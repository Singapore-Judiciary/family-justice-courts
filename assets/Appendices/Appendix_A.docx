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1.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1BF0FF2" w14:textId="77777777" w:rsidR="006828C7" w:rsidRPr="003104E7" w:rsidRDefault="006828C7" w:rsidP="006828C7">
      <w:pPr>
        <w:pStyle w:val="PDHeading"/>
        <w:jc w:val="center"/>
        <w:divId w:val="2116439976"/>
        <w:rPr>
          <w:rFonts w:cs="Times New Roman"/>
        </w:rPr>
      </w:pPr>
      <w:bookmarkStart w:id="0" w:name="RH_PD_TOC_BK"/>
      <w:r>
        <w:rPr>
          <w:rFonts w:cs="Times New Roman"/>
        </w:rPr>
        <w:t>APPE</w:t>
      </w:r>
      <w:r w:rsidR="00DD0919">
        <w:rPr>
          <w:rFonts w:cs="Times New Roman"/>
        </w:rPr>
        <w:t>N</w:t>
      </w:r>
      <w:r>
        <w:rPr>
          <w:rFonts w:cs="Times New Roman"/>
        </w:rPr>
        <w:t>DIX A</w:t>
      </w:r>
    </w:p>
    <w:bookmarkEnd w:id="0"/>
    <w:p w14:paraId="79D3935F" w14:textId="77777777" w:rsidR="006F2CA2" w:rsidRPr="006F2CA2" w:rsidRDefault="006F2CA2" w:rsidP="006F2CA2">
      <w:pPr>
        <w:keepNext/>
        <w:keepLines/>
        <w:suppressAutoHyphens/>
        <w:spacing w:before="240" w:after="120" w:line="240" w:lineRule="auto"/>
        <w:jc w:val="center"/>
        <w:divId w:val="2116439976"/>
        <w:rPr>
          <w:rFonts w:ascii="Times New Roman" w:hAnsi="Times New Roman" w:cs="Times New Roman"/>
          <w:caps/>
          <w:sz w:val="22"/>
          <w:szCs w:val="20"/>
          <w:lang w:val="en-GB" w:eastAsia="en-US"/>
        </w:rPr>
      </w:pPr>
      <w:r w:rsidRPr="006F2CA2">
        <w:rPr>
          <w:rFonts w:ascii="Times New Roman" w:hAnsi="Times New Roman" w:cs="Times New Roman"/>
          <w:caps/>
          <w:sz w:val="22"/>
          <w:szCs w:val="20"/>
          <w:lang w:val="en-GB" w:eastAsia="en-US"/>
        </w:rPr>
        <w:fldChar w:fldCharType="begin" w:fldLock="1"/>
      </w:r>
      <w:r w:rsidRPr="006F2CA2">
        <w:rPr>
          <w:rFonts w:ascii="Times New Roman" w:hAnsi="Times New Roman" w:cs="Times New Roman"/>
          <w:caps/>
          <w:sz w:val="22"/>
          <w:szCs w:val="20"/>
          <w:lang w:val="en-GB" w:eastAsia="en-US"/>
        </w:rPr>
        <w:instrText xml:space="preserve"> GUID=709c3300-ff57-48f8-b303-42484f0d3cf8 </w:instrText>
      </w:r>
      <w:r w:rsidRPr="006F2CA2">
        <w:rPr>
          <w:rFonts w:ascii="Times New Roman" w:hAnsi="Times New Roman" w:cs="Times New Roman"/>
          <w:caps/>
          <w:sz w:val="22"/>
          <w:szCs w:val="20"/>
          <w:lang w:val="en-GB" w:eastAsia="en-US"/>
        </w:rPr>
        <w:fldChar w:fldCharType="end"/>
      </w:r>
      <w:r w:rsidRPr="006F2CA2">
        <w:rPr>
          <w:rFonts w:ascii="Times New Roman" w:hAnsi="Times New Roman" w:cs="Times New Roman"/>
          <w:caps/>
          <w:sz w:val="22"/>
          <w:szCs w:val="20"/>
          <w:lang w:val="en-GB" w:eastAsia="en-US"/>
        </w:rPr>
        <w:t xml:space="preserve">Form </w:t>
      </w:r>
      <w:r w:rsidRPr="006F2CA2">
        <w:rPr>
          <w:rFonts w:ascii="Times New Roman" w:hAnsi="Times New Roman" w:cs="Times New Roman"/>
          <w:caps/>
          <w:sz w:val="22"/>
          <w:szCs w:val="20"/>
          <w:lang w:val="en-GB" w:eastAsia="en-US"/>
        </w:rPr>
        <w:fldChar w:fldCharType="begin" w:fldLock="1"/>
      </w:r>
      <w:r w:rsidRPr="006F2CA2">
        <w:rPr>
          <w:rFonts w:ascii="Times New Roman" w:hAnsi="Times New Roman" w:cs="Times New Roman"/>
          <w:caps/>
          <w:sz w:val="22"/>
          <w:szCs w:val="20"/>
          <w:lang w:val="en-GB" w:eastAsia="en-US"/>
        </w:rPr>
        <w:instrText>Quote "</w:instrText>
      </w:r>
      <w:r w:rsidRPr="006F2CA2">
        <w:rPr>
          <w:rFonts w:ascii="Times New Roman" w:hAnsi="Times New Roman" w:cs="Times New Roman"/>
          <w:caps/>
          <w:sz w:val="22"/>
          <w:szCs w:val="20"/>
          <w:lang w:val="en-GB" w:eastAsia="en-US"/>
        </w:rPr>
        <w:fldChar w:fldCharType="begin" w:fldLock="1"/>
      </w:r>
      <w:r w:rsidRPr="006F2CA2">
        <w:rPr>
          <w:rFonts w:ascii="Times New Roman" w:hAnsi="Times New Roman" w:cs="Times New Roman"/>
          <w:caps/>
          <w:sz w:val="22"/>
          <w:szCs w:val="20"/>
          <w:lang w:val="en-GB" w:eastAsia="en-US"/>
        </w:rPr>
        <w:instrText xml:space="preserve">SEQ FormScheduleDivisionHeading1 </w:instrText>
      </w:r>
      <w:r w:rsidRPr="006F2CA2">
        <w:rPr>
          <w:rFonts w:ascii="Times New Roman" w:hAnsi="Times New Roman" w:cs="Times New Roman"/>
          <w:caps/>
          <w:sz w:val="22"/>
          <w:szCs w:val="20"/>
          <w:lang w:val="en-GB" w:eastAsia="en-US"/>
        </w:rPr>
        <w:fldChar w:fldCharType="end"/>
      </w:r>
      <w:r w:rsidRPr="006F2CA2">
        <w:rPr>
          <w:rFonts w:ascii="Times New Roman" w:hAnsi="Times New Roman" w:cs="Times New Roman"/>
          <w:caps/>
          <w:sz w:val="22"/>
          <w:szCs w:val="20"/>
          <w:lang w:val="en-GB" w:eastAsia="en-US"/>
        </w:rPr>
        <w:instrText>" \* MERGEFORMAT</w:instrText>
      </w:r>
      <w:r w:rsidRPr="006F2CA2">
        <w:rPr>
          <w:rFonts w:ascii="Times New Roman" w:hAnsi="Times New Roman" w:cs="Times New Roman"/>
          <w:caps/>
          <w:sz w:val="22"/>
          <w:szCs w:val="20"/>
          <w:lang w:val="en-GB" w:eastAsia="en-US"/>
        </w:rPr>
        <w:fldChar w:fldCharType="separate"/>
      </w:r>
      <w:r w:rsidRPr="006F2CA2">
        <w:rPr>
          <w:rFonts w:ascii="Times New Roman" w:hAnsi="Times New Roman" w:cs="Times New Roman"/>
          <w:caps/>
          <w:sz w:val="22"/>
          <w:szCs w:val="20"/>
          <w:lang w:val="en-GB" w:eastAsia="en-US"/>
        </w:rPr>
        <w:t>1</w:t>
      </w:r>
      <w:r w:rsidRPr="006F2CA2">
        <w:rPr>
          <w:rFonts w:ascii="Times New Roman" w:hAnsi="Times New Roman" w:cs="Times New Roman"/>
          <w:caps/>
          <w:sz w:val="22"/>
          <w:szCs w:val="20"/>
          <w:lang w:val="en-GB" w:eastAsia="en-US"/>
        </w:rPr>
        <w:fldChar w:fldCharType="end"/>
      </w:r>
    </w:p>
    <w:tbl>
      <w:tblPr>
        <w:tblW w:w="7140" w:type="dxa"/>
        <w:jc w:val="center"/>
        <w:tblLook w:val="04A0" w:firstRow="1" w:lastRow="0" w:firstColumn="1" w:lastColumn="0" w:noHBand="0" w:noVBand="1"/>
      </w:tblPr>
      <w:tblGrid>
        <w:gridCol w:w="7140"/>
      </w:tblGrid>
      <w:tr w:rsidR="006F2CA2" w:rsidRPr="006F2CA2" w14:paraId="076F2BA9" w14:textId="77777777" w:rsidTr="006F2CA2">
        <w:trPr>
          <w:divId w:val="2116439976"/>
          <w:cantSplit/>
          <w:jc w:val="center"/>
        </w:trPr>
        <w:tc>
          <w:tcPr>
            <w:tcW w:w="7140" w:type="dxa"/>
          </w:tcPr>
          <w:p w14:paraId="44C9A942"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18"/>
                <w:szCs w:val="18"/>
                <w:lang w:val="en-GB" w:eastAsia="en-US"/>
              </w:rPr>
              <w:t>R. 39</w:t>
            </w:r>
          </w:p>
        </w:tc>
      </w:tr>
      <w:tr w:rsidR="006F2CA2" w:rsidRPr="006F2CA2" w14:paraId="1C2EFF12" w14:textId="77777777" w:rsidTr="006F2CA2">
        <w:trPr>
          <w:divId w:val="2116439976"/>
          <w:cantSplit/>
          <w:jc w:val="center"/>
        </w:trPr>
        <w:tc>
          <w:tcPr>
            <w:tcW w:w="7140" w:type="dxa"/>
          </w:tcPr>
          <w:p w14:paraId="4EEAAE56"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GUID=a0c4ef7a-ef13-4a24-919b-6bde3b225c57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(SECTION 94 ORIGINATING SUMMONS FORM)</w:t>
            </w:r>
          </w:p>
        </w:tc>
      </w:tr>
      <w:tr w:rsidR="006F2CA2" w:rsidRPr="006F2CA2" w14:paraId="51D517DE" w14:textId="77777777" w:rsidTr="006F2CA2">
        <w:trPr>
          <w:divId w:val="2116439976"/>
          <w:cantSplit/>
          <w:jc w:val="center"/>
        </w:trPr>
        <w:tc>
          <w:tcPr>
            <w:tcW w:w="7140" w:type="dxa"/>
          </w:tcPr>
          <w:p w14:paraId="51FC299C"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GUID=e63f3267-2f1c-44cf-8612-d177d76cb5cb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IN THE FAMILY JUSTICE COURTS OF THE REPUBLIC OF SINGAPORE</w:t>
            </w:r>
          </w:p>
        </w:tc>
      </w:tr>
      <w:tr w:rsidR="006F2CA2" w:rsidRPr="006F2CA2" w14:paraId="3C863C8D" w14:textId="77777777" w:rsidTr="006F2CA2">
        <w:trPr>
          <w:divId w:val="2116439976"/>
          <w:cantSplit/>
          <w:jc w:val="center"/>
        </w:trPr>
        <w:tc>
          <w:tcPr>
            <w:tcW w:w="7140" w:type="dxa"/>
          </w:tcPr>
          <w:p w14:paraId="77018373"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GUID=27627030-0492-4c49-9c47-0c9fb645ff69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Originating Summons</w:t>
            </w:r>
          </w:p>
          <w:p w14:paraId="101CD0E3"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GUID=cc36f499-ce64-49d4-b355-f49f2c76722f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No.</w:t>
            </w:r>
          </w:p>
        </w:tc>
      </w:tr>
      <w:tr w:rsidR="006F2CA2" w:rsidRPr="006F2CA2" w14:paraId="666016B7" w14:textId="77777777" w:rsidTr="006F2CA2">
        <w:trPr>
          <w:divId w:val="2116439976"/>
          <w:cantSplit/>
          <w:jc w:val="center"/>
        </w:trPr>
        <w:tc>
          <w:tcPr>
            <w:tcW w:w="7140" w:type="dxa"/>
          </w:tcPr>
          <w:p w14:paraId="04CDCDE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GUID=6e9069ac-a83f-4414-9dbc-8449e54b2f35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Between</w:t>
            </w:r>
          </w:p>
        </w:tc>
      </w:tr>
      <w:tr w:rsidR="006F2CA2" w:rsidRPr="006F2CA2" w14:paraId="3007215E" w14:textId="77777777" w:rsidTr="006F2CA2">
        <w:trPr>
          <w:divId w:val="2116439976"/>
          <w:cantSplit/>
          <w:jc w:val="center"/>
        </w:trPr>
        <w:tc>
          <w:tcPr>
            <w:tcW w:w="7140" w:type="dxa"/>
          </w:tcPr>
          <w:p w14:paraId="0F544C7D"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GUID=376a9944-3f9b-47e6-b427-4ad0034f9b83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Plaintiff’s Name</w:t>
            </w:r>
            <w:r w:rsidRPr="006F2CA2">
              <w:rPr>
                <w:rFonts w:ascii="Times New Roman" w:hAnsi="Times New Roman" w:cs="Times New Roman"/>
                <w:sz w:val="22"/>
                <w:szCs w:val="20"/>
                <w:lang w:val="en-GB" w:eastAsia="en-US"/>
              </w:rPr>
              <w:t>] (ID No.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w:t>
            </w:r>
            <w:r w:rsidRPr="006F2CA2">
              <w:rPr>
                <w:rFonts w:ascii="Times New Roman" w:hAnsi="Times New Roman" w:cs="Times New Roman"/>
                <w:i/>
                <w:sz w:val="22"/>
                <w:szCs w:val="20"/>
                <w:lang w:val="en-GB" w:eastAsia="en-US"/>
              </w:rPr>
              <w:t>Plaintiff</w:t>
            </w:r>
          </w:p>
        </w:tc>
      </w:tr>
      <w:tr w:rsidR="006F2CA2" w:rsidRPr="006F2CA2" w14:paraId="0746C74F" w14:textId="77777777" w:rsidTr="006F2CA2">
        <w:trPr>
          <w:divId w:val="2116439976"/>
          <w:cantSplit/>
          <w:jc w:val="center"/>
        </w:trPr>
        <w:tc>
          <w:tcPr>
            <w:tcW w:w="7140" w:type="dxa"/>
          </w:tcPr>
          <w:p w14:paraId="1C97D157"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GUID=e0237dd4-7e55-42dc-a5fa-fa86f9c79e4d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w:t>
            </w:r>
          </w:p>
        </w:tc>
      </w:tr>
      <w:tr w:rsidR="006F2CA2" w:rsidRPr="006F2CA2" w14:paraId="05D1E9BA" w14:textId="77777777" w:rsidTr="006F2CA2">
        <w:trPr>
          <w:divId w:val="2116439976"/>
          <w:cantSplit/>
          <w:jc w:val="center"/>
        </w:trPr>
        <w:tc>
          <w:tcPr>
            <w:tcW w:w="7140" w:type="dxa"/>
          </w:tcPr>
          <w:p w14:paraId="4158C6DD"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GUID=691af929-53f9-4584-8fb9-fd842b830119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Defendant’s Name</w:t>
            </w:r>
            <w:r w:rsidRPr="006F2CA2">
              <w:rPr>
                <w:rFonts w:ascii="Times New Roman" w:hAnsi="Times New Roman" w:cs="Times New Roman"/>
                <w:sz w:val="22"/>
                <w:szCs w:val="20"/>
                <w:lang w:val="en-GB" w:eastAsia="en-US"/>
              </w:rPr>
              <w:t>] (ID No.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w:t>
            </w:r>
            <w:r w:rsidRPr="006F2CA2">
              <w:rPr>
                <w:rFonts w:ascii="Times New Roman" w:hAnsi="Times New Roman" w:cs="Times New Roman"/>
                <w:i/>
                <w:sz w:val="22"/>
                <w:szCs w:val="20"/>
                <w:lang w:val="en-GB" w:eastAsia="en-US"/>
              </w:rPr>
              <w:t>Defendant</w:t>
            </w:r>
          </w:p>
        </w:tc>
      </w:tr>
      <w:tr w:rsidR="006F2CA2" w:rsidRPr="006F2CA2" w14:paraId="5D9BB6C0" w14:textId="77777777" w:rsidTr="006F2CA2">
        <w:trPr>
          <w:divId w:val="2116439976"/>
          <w:cantSplit/>
          <w:jc w:val="center"/>
        </w:trPr>
        <w:tc>
          <w:tcPr>
            <w:tcW w:w="7140" w:type="dxa"/>
          </w:tcPr>
          <w:p w14:paraId="61002516"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GUID=fc428236-0606-4076-82ca-6be897582de4 </w:instrText>
            </w:r>
            <w:r w:rsidRPr="006F2CA2">
              <w:rPr>
                <w:rFonts w:ascii="Times New Roman" w:hAnsi="Times New Roman" w:cs="Times New Roman"/>
                <w:sz w:val="22"/>
                <w:szCs w:val="20"/>
                <w:lang w:val="en-GB" w:eastAsia="en-US"/>
              </w:rPr>
              <w:fldChar w:fldCharType="end"/>
            </w:r>
          </w:p>
        </w:tc>
      </w:tr>
      <w:tr w:rsidR="006F2CA2" w:rsidRPr="006F2CA2" w14:paraId="66707088" w14:textId="77777777" w:rsidTr="006F2CA2">
        <w:trPr>
          <w:divId w:val="2116439976"/>
          <w:cantSplit/>
          <w:jc w:val="center"/>
        </w:trPr>
        <w:tc>
          <w:tcPr>
            <w:tcW w:w="7140" w:type="dxa"/>
          </w:tcPr>
          <w:p w14:paraId="39BEC3F5"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GUID=54160216-589b-4fdb-9b07-5f3dd155b75a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ORIGINATING SUMMONS FOR THE DISSOLUTION OF MARRIAGE </w:t>
            </w:r>
            <w:r w:rsidRPr="006F2CA2">
              <w:rPr>
                <w:rFonts w:ascii="Times New Roman" w:hAnsi="Times New Roman" w:cs="Times New Roman"/>
                <w:sz w:val="22"/>
                <w:szCs w:val="20"/>
                <w:lang w:val="en-GB" w:eastAsia="en-US"/>
              </w:rPr>
              <w:br/>
              <w:t>PURSUANT TO SECTION 94 OF THE WOMEN’S CHARTER (CAP. 353)</w:t>
            </w:r>
          </w:p>
        </w:tc>
      </w:tr>
      <w:tr w:rsidR="006F2CA2" w:rsidRPr="006F2CA2" w14:paraId="23C2ABED" w14:textId="77777777" w:rsidTr="006F2CA2">
        <w:trPr>
          <w:divId w:val="2116439976"/>
          <w:cantSplit/>
          <w:jc w:val="center"/>
        </w:trPr>
        <w:tc>
          <w:tcPr>
            <w:tcW w:w="7140" w:type="dxa"/>
          </w:tcPr>
          <w:p w14:paraId="029A0C25"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GUID=be27e130-12a9-4808-8c56-aa1e3e561da2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w:t>
            </w:r>
          </w:p>
          <w:p w14:paraId="6AD088C8"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GUID=86d9b6e8-e0fd-418a-8b29-0525d1e7cf23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Defendant</w:t>
            </w:r>
            <w:r w:rsidRPr="006F2CA2">
              <w:rPr>
                <w:rFonts w:ascii="Times New Roman" w:hAnsi="Times New Roman" w:cs="Times New Roman"/>
                <w:sz w:val="22"/>
                <w:szCs w:val="20"/>
                <w:lang w:val="en-GB" w:eastAsia="en-US"/>
              </w:rPr>
              <w:t>]</w:t>
            </w:r>
          </w:p>
          <w:p w14:paraId="5D1C5A57"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GUID=ae59a4e5-12bc-43df-b9ec-cb3a9fbb5696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Defendant’s address</w:t>
            </w:r>
            <w:r w:rsidRPr="006F2CA2">
              <w:rPr>
                <w:rFonts w:ascii="Times New Roman" w:hAnsi="Times New Roman" w:cs="Times New Roman"/>
                <w:sz w:val="22"/>
                <w:szCs w:val="20"/>
                <w:lang w:val="en-GB" w:eastAsia="en-US"/>
              </w:rPr>
              <w:t>]</w:t>
            </w:r>
          </w:p>
        </w:tc>
      </w:tr>
      <w:tr w:rsidR="006F2CA2" w:rsidRPr="006F2CA2" w14:paraId="701F33BB" w14:textId="77777777" w:rsidTr="006F2CA2">
        <w:trPr>
          <w:divId w:val="2116439976"/>
          <w:cantSplit/>
          <w:jc w:val="center"/>
        </w:trPr>
        <w:tc>
          <w:tcPr>
            <w:tcW w:w="7140" w:type="dxa"/>
          </w:tcPr>
          <w:p w14:paraId="7E4A6149" w14:textId="77777777" w:rsidR="006F2CA2" w:rsidRPr="006F2CA2" w:rsidRDefault="006F2CA2" w:rsidP="006F2CA2">
            <w:pPr>
              <w:spacing w:before="60" w:after="60" w:line="240" w:lineRule="auto"/>
              <w:ind w:left="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GUID=c85c3172-eeb0-4d04-9330-95eb9b5c8d67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Plaintiff applies for the following orders</w:t>
            </w:r>
          </w:p>
          <w:p w14:paraId="06832496"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GUID=2e256578-d1a7-4436-ba03-1d2160fa2d14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w:t>
            </w:r>
            <w:r w:rsidRPr="006F2CA2">
              <w:rPr>
                <w:rFonts w:ascii="Times New Roman" w:hAnsi="Times New Roman" w:cs="Times New Roman"/>
                <w:sz w:val="22"/>
                <w:szCs w:val="20"/>
                <w:lang w:val="en-GB" w:eastAsia="en-US"/>
              </w:rPr>
              <w:tab/>
              <w:t>That the Plaintiff be at liberty to file a writ of summons for dissolution of the marriage notwithstanding that 3 years have not passed since the marriage was registered on [</w:t>
            </w:r>
            <w:r w:rsidRPr="006F2CA2">
              <w:rPr>
                <w:rFonts w:ascii="Times New Roman" w:hAnsi="Times New Roman" w:cs="Times New Roman"/>
                <w:i/>
                <w:sz w:val="22"/>
                <w:szCs w:val="20"/>
                <w:lang w:val="en-GB" w:eastAsia="en-US"/>
              </w:rPr>
              <w:t>date of registration of marriage</w:t>
            </w:r>
            <w:r w:rsidRPr="006F2CA2">
              <w:rPr>
                <w:rFonts w:ascii="Times New Roman" w:hAnsi="Times New Roman" w:cs="Times New Roman"/>
                <w:sz w:val="22"/>
                <w:szCs w:val="20"/>
                <w:lang w:val="en-GB" w:eastAsia="en-US"/>
              </w:rPr>
              <w:t>].</w:t>
            </w:r>
          </w:p>
        </w:tc>
      </w:tr>
      <w:tr w:rsidR="006F2CA2" w:rsidRPr="006F2CA2" w14:paraId="29D8D95E" w14:textId="77777777" w:rsidTr="006F2CA2">
        <w:trPr>
          <w:divId w:val="2116439976"/>
          <w:cantSplit/>
          <w:jc w:val="center"/>
        </w:trPr>
        <w:tc>
          <w:tcPr>
            <w:tcW w:w="7140" w:type="dxa"/>
          </w:tcPr>
          <w:p w14:paraId="78107156"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GUID=5e5ec5f6-932c-4361-a3db-47a8b859eb96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w:t>
            </w:r>
            <w:r w:rsidRPr="006F2CA2">
              <w:rPr>
                <w:rFonts w:ascii="Times New Roman" w:hAnsi="Times New Roman" w:cs="Times New Roman"/>
                <w:i/>
                <w:sz w:val="22"/>
                <w:szCs w:val="20"/>
                <w:lang w:val="en-GB" w:eastAsia="en-US"/>
              </w:rPr>
              <w:t>Please specify if any other order(s) is/are sought</w:t>
            </w:r>
            <w:r w:rsidRPr="006F2CA2">
              <w:rPr>
                <w:rFonts w:ascii="Times New Roman" w:hAnsi="Times New Roman" w:cs="Times New Roman"/>
                <w:sz w:val="22"/>
                <w:szCs w:val="20"/>
                <w:lang w:val="en-GB" w:eastAsia="en-US"/>
              </w:rPr>
              <w:t>]</w:t>
            </w:r>
          </w:p>
        </w:tc>
      </w:tr>
      <w:tr w:rsidR="006F2CA2" w:rsidRPr="006F2CA2" w14:paraId="4D06F9ED" w14:textId="77777777" w:rsidTr="006F2CA2">
        <w:trPr>
          <w:divId w:val="2116439976"/>
          <w:cantSplit/>
          <w:jc w:val="center"/>
        </w:trPr>
        <w:tc>
          <w:tcPr>
            <w:tcW w:w="7140" w:type="dxa"/>
          </w:tcPr>
          <w:p w14:paraId="7F17BEFD"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GUID=547f9c10-af56-4602-9aed-31086b5d67c5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*This Summons is taken out by [</w:t>
            </w:r>
            <w:r w:rsidRPr="006F2CA2">
              <w:rPr>
                <w:rFonts w:ascii="Times New Roman" w:hAnsi="Times New Roman" w:cs="Times New Roman"/>
                <w:i/>
                <w:sz w:val="22"/>
                <w:szCs w:val="20"/>
                <w:lang w:val="en-GB" w:eastAsia="en-US"/>
              </w:rPr>
              <w:t>to state name</w:t>
            </w:r>
            <w:r w:rsidRPr="006F2CA2">
              <w:rPr>
                <w:rFonts w:ascii="Times New Roman" w:hAnsi="Times New Roman" w:cs="Times New Roman"/>
                <w:sz w:val="22"/>
                <w:szCs w:val="20"/>
                <w:lang w:val="en-GB" w:eastAsia="en-US"/>
              </w:rPr>
              <w:t>], solicitor for the abovenamed Plaintiff whose particulars are as follows [</w:t>
            </w:r>
            <w:r w:rsidRPr="006F2CA2">
              <w:rPr>
                <w:rFonts w:ascii="Times New Roman" w:hAnsi="Times New Roman" w:cs="Times New Roman"/>
                <w:i/>
                <w:sz w:val="22"/>
                <w:szCs w:val="20"/>
                <w:lang w:val="en-GB" w:eastAsia="en-US"/>
              </w:rPr>
              <w:t>to state address</w:t>
            </w:r>
            <w:r w:rsidRPr="006F2CA2">
              <w:rPr>
                <w:rFonts w:ascii="Times New Roman" w:hAnsi="Times New Roman" w:cs="Times New Roman"/>
                <w:sz w:val="22"/>
                <w:szCs w:val="20"/>
                <w:lang w:val="en-GB" w:eastAsia="en-US"/>
              </w:rPr>
              <w:t>].</w:t>
            </w:r>
          </w:p>
        </w:tc>
      </w:tr>
      <w:tr w:rsidR="006F2CA2" w:rsidRPr="006F2CA2" w14:paraId="143D6C11" w14:textId="77777777" w:rsidTr="006F2CA2">
        <w:trPr>
          <w:divId w:val="2116439976"/>
          <w:cantSplit/>
          <w:jc w:val="center"/>
        </w:trPr>
        <w:tc>
          <w:tcPr>
            <w:tcW w:w="7140" w:type="dxa"/>
          </w:tcPr>
          <w:p w14:paraId="1FAEE96B"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GUID=c3c2a31e-bc49-4167-99f4-b03a9f0501fe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If the Plaintiff is unrepresented</w:t>
            </w:r>
            <w:r w:rsidRPr="006F2CA2">
              <w:rPr>
                <w:rFonts w:ascii="Times New Roman" w:hAnsi="Times New Roman" w:cs="Times New Roman"/>
                <w:sz w:val="22"/>
                <w:szCs w:val="20"/>
                <w:lang w:val="en-GB" w:eastAsia="en-US"/>
              </w:rPr>
              <w:t>) This Summons is taken out by the abovenamed Plaintiff who resides at [</w:t>
            </w:r>
            <w:r w:rsidRPr="006F2CA2">
              <w:rPr>
                <w:rFonts w:ascii="Times New Roman" w:hAnsi="Times New Roman" w:cs="Times New Roman"/>
                <w:i/>
                <w:sz w:val="22"/>
                <w:szCs w:val="20"/>
                <w:lang w:val="en-GB" w:eastAsia="en-US"/>
              </w:rPr>
              <w:t>to state address</w:t>
            </w:r>
            <w:r w:rsidRPr="006F2CA2">
              <w:rPr>
                <w:rFonts w:ascii="Times New Roman" w:hAnsi="Times New Roman" w:cs="Times New Roman"/>
                <w:sz w:val="22"/>
                <w:szCs w:val="20"/>
                <w:lang w:val="en-GB" w:eastAsia="en-US"/>
              </w:rPr>
              <w:t>]</w:t>
            </w:r>
            <w:proofErr w:type="gramStart"/>
            <w:r w:rsidRPr="006F2CA2">
              <w:rPr>
                <w:rFonts w:ascii="Times New Roman" w:hAnsi="Times New Roman" w:cs="Times New Roman"/>
                <w:sz w:val="22"/>
                <w:szCs w:val="20"/>
                <w:lang w:val="en-GB" w:eastAsia="en-US"/>
              </w:rPr>
              <w:t>/(</w:t>
            </w:r>
            <w:proofErr w:type="gramEnd"/>
            <w:r w:rsidRPr="006F2CA2">
              <w:rPr>
                <w:rFonts w:ascii="Times New Roman" w:hAnsi="Times New Roman" w:cs="Times New Roman"/>
                <w:i/>
                <w:sz w:val="22"/>
                <w:szCs w:val="20"/>
                <w:lang w:val="en-GB" w:eastAsia="en-US"/>
              </w:rPr>
              <w:t>and if the Plaintiff does not reside within the jurisdiction</w:t>
            </w:r>
            <w:r w:rsidRPr="006F2CA2">
              <w:rPr>
                <w:rFonts w:ascii="Times New Roman" w:hAnsi="Times New Roman" w:cs="Times New Roman"/>
                <w:sz w:val="22"/>
                <w:szCs w:val="20"/>
                <w:lang w:val="en-GB" w:eastAsia="en-US"/>
              </w:rPr>
              <w:t>) whose address for service is [</w:t>
            </w:r>
            <w:r w:rsidRPr="006F2CA2">
              <w:rPr>
                <w:rFonts w:ascii="Times New Roman" w:hAnsi="Times New Roman" w:cs="Times New Roman"/>
                <w:i/>
                <w:sz w:val="22"/>
                <w:szCs w:val="20"/>
                <w:lang w:val="en-GB" w:eastAsia="en-US"/>
              </w:rPr>
              <w:t>to state address</w:t>
            </w:r>
            <w:r w:rsidRPr="006F2CA2">
              <w:rPr>
                <w:rFonts w:ascii="Times New Roman" w:hAnsi="Times New Roman" w:cs="Times New Roman"/>
                <w:sz w:val="22"/>
                <w:szCs w:val="20"/>
                <w:lang w:val="en-GB" w:eastAsia="en-US"/>
              </w:rPr>
              <w:t>].</w:t>
            </w:r>
          </w:p>
        </w:tc>
      </w:tr>
      <w:tr w:rsidR="006F2CA2" w:rsidRPr="006F2CA2" w14:paraId="7BFC9F08" w14:textId="77777777" w:rsidTr="006F2CA2">
        <w:trPr>
          <w:divId w:val="2116439976"/>
          <w:cantSplit/>
          <w:jc w:val="center"/>
        </w:trPr>
        <w:tc>
          <w:tcPr>
            <w:tcW w:w="7140" w:type="dxa"/>
          </w:tcPr>
          <w:p w14:paraId="13677283" w14:textId="77777777" w:rsidR="006F2CA2" w:rsidRPr="006F2CA2" w:rsidRDefault="006F2CA2" w:rsidP="006F2CA2">
            <w:pPr>
              <w:spacing w:before="60" w:after="60" w:line="240" w:lineRule="auto"/>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GUID=0d584542-585a-4868-9e55-902b5baab861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*Delete where inapplicable.</w:t>
            </w:r>
          </w:p>
          <w:p w14:paraId="02A0D71F" w14:textId="77777777" w:rsidR="006F2CA2" w:rsidRPr="006F2CA2" w:rsidRDefault="006F2CA2" w:rsidP="006F2CA2">
            <w:pPr>
              <w:spacing w:before="60" w:after="60" w:line="240" w:lineRule="auto"/>
              <w:jc w:val="right"/>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GUID=271a32c7-80ce-4612-af6a-56e396c15727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i/>
                <w:sz w:val="22"/>
                <w:szCs w:val="22"/>
                <w:lang w:val="en-GB" w:eastAsia="en-US"/>
              </w:rPr>
              <w:t>Registrar.</w:t>
            </w:r>
          </w:p>
          <w:p w14:paraId="6F697755" w14:textId="77777777" w:rsidR="006F2CA2" w:rsidRPr="006F2CA2" w:rsidRDefault="006F2CA2" w:rsidP="006F2CA2">
            <w:pPr>
              <w:spacing w:before="120" w:after="0" w:line="240" w:lineRule="auto"/>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GUID=66c5ba7c-bd4d-4ba7-b059-fca339ae6ad3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i/>
                <w:sz w:val="22"/>
                <w:szCs w:val="22"/>
                <w:lang w:val="en-GB" w:eastAsia="en-US"/>
              </w:rPr>
              <w:t>Note</w:t>
            </w:r>
            <w:r w:rsidRPr="006F2CA2">
              <w:rPr>
                <w:rFonts w:ascii="Times New Roman" w:hAnsi="Times New Roman" w:cs="Times New Roman"/>
                <w:sz w:val="22"/>
                <w:szCs w:val="22"/>
                <w:lang w:val="en-GB" w:eastAsia="en-US"/>
              </w:rPr>
              <w:t>:  </w:t>
            </w:r>
          </w:p>
          <w:p w14:paraId="3C13E521" w14:textId="77777777" w:rsidR="006F2CA2" w:rsidRPr="006F2CA2" w:rsidRDefault="006F2CA2" w:rsidP="006F2CA2">
            <w:pPr>
              <w:spacing w:before="120" w:after="0" w:line="240" w:lineRule="auto"/>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t>1.</w:t>
            </w:r>
            <w:r w:rsidRPr="006F2CA2">
              <w:rPr>
                <w:rFonts w:ascii="Times New Roman" w:hAnsi="Times New Roman" w:cs="Times New Roman"/>
                <w:sz w:val="22"/>
                <w:szCs w:val="22"/>
                <w:lang w:val="en-GB" w:eastAsia="en-US"/>
              </w:rPr>
              <w:tab/>
              <w:t>This originating summons may not be served more than 6 months after the above date unless renewed by order of the Court.</w:t>
            </w:r>
          </w:p>
          <w:p w14:paraId="6249E719" w14:textId="77777777" w:rsidR="006F2CA2" w:rsidRPr="006F2CA2" w:rsidRDefault="006F2CA2" w:rsidP="006F2CA2">
            <w:pPr>
              <w:spacing w:before="120" w:after="0" w:line="240" w:lineRule="auto"/>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t>2.</w:t>
            </w:r>
            <w:r w:rsidRPr="006F2CA2">
              <w:rPr>
                <w:rFonts w:ascii="Times New Roman" w:hAnsi="Times New Roman" w:cs="Times New Roman"/>
                <w:sz w:val="22"/>
                <w:szCs w:val="22"/>
                <w:lang w:val="en-GB" w:eastAsia="en-US"/>
              </w:rPr>
              <w:tab/>
            </w: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GUID=ccc1a475-b5c2-463c-9412-240ba01d64f1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If a defendant does not attend personally or by his counsel or solicitor at the time and place abovementioned, the Court may make such order(s) as it deems just and expedient.</w:t>
            </w:r>
          </w:p>
          <w:p w14:paraId="48338831" w14:textId="77777777" w:rsidR="006F2CA2" w:rsidRPr="006F2CA2" w:rsidRDefault="006F2CA2" w:rsidP="006F2CA2">
            <w:pPr>
              <w:spacing w:before="60" w:after="60" w:line="240" w:lineRule="auto"/>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t>3.</w:t>
            </w:r>
            <w:r w:rsidRPr="006F2CA2">
              <w:rPr>
                <w:rFonts w:ascii="Times New Roman" w:hAnsi="Times New Roman" w:cs="Times New Roman"/>
                <w:sz w:val="22"/>
                <w:szCs w:val="22"/>
                <w:lang w:val="en-GB" w:eastAsia="en-US"/>
              </w:rPr>
              <w:tab/>
            </w: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GUID=fcfc2d31-54cb-40b5-8d33-3288f3049054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Unless otherwise provided in any written law, where the plaintiff intends to adduce evidence in support of an originating summons, he must do so by affidavit, and must file the affidavit or affidavits and serve a copy thereof on every defendant not later than 7 days after the service of the originating summons.</w:t>
            </w:r>
          </w:p>
        </w:tc>
      </w:tr>
    </w:tbl>
    <w:p w14:paraId="256DF0F1" w14:textId="77777777" w:rsidR="006F2CA2" w:rsidRPr="006F2CA2" w:rsidRDefault="006F2CA2" w:rsidP="006F2CA2">
      <w:pPr>
        <w:framePr w:hSpace="180" w:wrap="around" w:vAnchor="text" w:hAnchor="text" w:y="1"/>
        <w:spacing w:before="120" w:after="0" w:line="240" w:lineRule="auto"/>
        <w:suppressOverlap/>
        <w:jc w:val="both"/>
        <w:divId w:val="2116439976"/>
        <w:rPr>
          <w:rFonts w:ascii="Times New Roman" w:hAnsi="Times New Roman" w:cs="Times New Roman"/>
          <w:sz w:val="22"/>
          <w:szCs w:val="22"/>
          <w:lang w:val="en-GB" w:eastAsia="en-US"/>
        </w:rPr>
      </w:pPr>
    </w:p>
    <w:p w14:paraId="05C10AEC" w14:textId="77777777" w:rsidR="006F2CA2" w:rsidRPr="006F2CA2" w:rsidRDefault="006F2CA2" w:rsidP="006F2CA2">
      <w:pPr>
        <w:keepNext/>
        <w:keepLines/>
        <w:suppressAutoHyphens/>
        <w:spacing w:before="240" w:after="120" w:line="240" w:lineRule="auto"/>
        <w:jc w:val="center"/>
        <w:divId w:val="2116439976"/>
        <w:rPr>
          <w:rFonts w:ascii="Times New Roman" w:hAnsi="Times New Roman" w:cs="Times New Roman"/>
          <w:caps/>
          <w:sz w:val="22"/>
          <w:szCs w:val="20"/>
          <w:lang w:val="en-GB" w:eastAsia="en-US"/>
        </w:rPr>
      </w:pPr>
      <w:r w:rsidRPr="006F2CA2">
        <w:rPr>
          <w:rFonts w:ascii="Times New Roman" w:hAnsi="Times New Roman" w:cs="Times New Roman"/>
          <w:caps/>
          <w:sz w:val="22"/>
          <w:szCs w:val="20"/>
          <w:lang w:val="en-GB" w:eastAsia="en-US"/>
        </w:rPr>
        <w:lastRenderedPageBreak/>
        <w:fldChar w:fldCharType="begin" w:fldLock="1"/>
      </w:r>
      <w:r w:rsidRPr="006F2CA2">
        <w:rPr>
          <w:rFonts w:ascii="Times New Roman" w:hAnsi="Times New Roman" w:cs="Times New Roman"/>
          <w:caps/>
          <w:sz w:val="22"/>
          <w:szCs w:val="20"/>
          <w:lang w:val="en-GB" w:eastAsia="en-US"/>
        </w:rPr>
        <w:instrText xml:space="preserve"> GUID=a73cdc5f-bf96-438f-ac50-4f6b1de064c7 </w:instrText>
      </w:r>
      <w:r w:rsidRPr="006F2CA2">
        <w:rPr>
          <w:rFonts w:ascii="Times New Roman" w:hAnsi="Times New Roman" w:cs="Times New Roman"/>
          <w:caps/>
          <w:sz w:val="22"/>
          <w:szCs w:val="20"/>
          <w:lang w:val="en-GB" w:eastAsia="en-US"/>
        </w:rPr>
        <w:fldChar w:fldCharType="end"/>
      </w:r>
      <w:r w:rsidRPr="006F2CA2">
        <w:rPr>
          <w:rFonts w:ascii="Times New Roman" w:hAnsi="Times New Roman" w:cs="Times New Roman"/>
          <w:caps/>
          <w:sz w:val="22"/>
          <w:szCs w:val="20"/>
          <w:lang w:val="en-GB" w:eastAsia="en-US"/>
        </w:rPr>
        <w:t>Form 2</w:t>
      </w:r>
    </w:p>
    <w:tbl>
      <w:tblPr>
        <w:tblW w:w="7140" w:type="dxa"/>
        <w:jc w:val="center"/>
        <w:tblLook w:val="04A0" w:firstRow="1" w:lastRow="0" w:firstColumn="1" w:lastColumn="0" w:noHBand="0" w:noVBand="1"/>
      </w:tblPr>
      <w:tblGrid>
        <w:gridCol w:w="7140"/>
      </w:tblGrid>
      <w:tr w:rsidR="006F2CA2" w:rsidRPr="006F2CA2" w14:paraId="1BA81FF1" w14:textId="77777777" w:rsidTr="006F2CA2">
        <w:trPr>
          <w:divId w:val="2116439976"/>
          <w:cantSplit/>
          <w:jc w:val="center"/>
        </w:trPr>
        <w:tc>
          <w:tcPr>
            <w:tcW w:w="7140" w:type="dxa"/>
          </w:tcPr>
          <w:p w14:paraId="59CCAA24"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GUID=653712f1-8ed5-4683-934c-2b851bb30a99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 39</w:t>
            </w:r>
          </w:p>
        </w:tc>
      </w:tr>
      <w:tr w:rsidR="006F2CA2" w:rsidRPr="006F2CA2" w14:paraId="319F031F" w14:textId="77777777" w:rsidTr="006F2CA2">
        <w:trPr>
          <w:divId w:val="2116439976"/>
          <w:cantSplit/>
          <w:jc w:val="center"/>
        </w:trPr>
        <w:tc>
          <w:tcPr>
            <w:tcW w:w="7140" w:type="dxa"/>
          </w:tcPr>
          <w:p w14:paraId="1BDE138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GUID=36fddbb1-4de1-43dc-81aa-c78fda8f3acd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(NOTICE OF SECTION 94 ORIGINATING SUMMONS FORM) </w:t>
            </w:r>
          </w:p>
        </w:tc>
      </w:tr>
      <w:tr w:rsidR="006F2CA2" w:rsidRPr="006F2CA2" w14:paraId="1FD7E652" w14:textId="77777777" w:rsidTr="006F2CA2">
        <w:trPr>
          <w:divId w:val="2116439976"/>
          <w:cantSplit/>
          <w:jc w:val="center"/>
        </w:trPr>
        <w:tc>
          <w:tcPr>
            <w:tcW w:w="7140" w:type="dxa"/>
          </w:tcPr>
          <w:p w14:paraId="3C478C23"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GUID=d85114bf-ce29-43cc-81e1-639ca3629b1f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IN THE FAMILY JUSTICE COURTS OF THE REPUBLIC OF SINGAPORE</w:t>
            </w:r>
          </w:p>
        </w:tc>
      </w:tr>
      <w:tr w:rsidR="006F2CA2" w:rsidRPr="006F2CA2" w14:paraId="72DA6BD8" w14:textId="77777777" w:rsidTr="006F2CA2">
        <w:trPr>
          <w:divId w:val="2116439976"/>
          <w:cantSplit/>
          <w:jc w:val="center"/>
        </w:trPr>
        <w:tc>
          <w:tcPr>
            <w:tcW w:w="7140" w:type="dxa"/>
          </w:tcPr>
          <w:p w14:paraId="38AB95D5"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GUID=42c378f1-c582-4393-8228-bcc3815e0f2e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Originating Summons</w:t>
            </w:r>
          </w:p>
          <w:p w14:paraId="299FCF24"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GUID=cf9fda82-0c4c-47c4-9383-8816eebc5569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No.</w:t>
            </w:r>
          </w:p>
        </w:tc>
      </w:tr>
      <w:tr w:rsidR="006F2CA2" w:rsidRPr="006F2CA2" w14:paraId="7A7FFC50" w14:textId="77777777" w:rsidTr="006F2CA2">
        <w:trPr>
          <w:divId w:val="2116439976"/>
          <w:cantSplit/>
          <w:jc w:val="center"/>
        </w:trPr>
        <w:tc>
          <w:tcPr>
            <w:tcW w:w="7140" w:type="dxa"/>
          </w:tcPr>
          <w:p w14:paraId="40684085"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GUID=0c3523bc-9e4d-4e04-a2f5-3d8857e62018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Between</w:t>
            </w:r>
          </w:p>
        </w:tc>
      </w:tr>
      <w:tr w:rsidR="006F2CA2" w:rsidRPr="006F2CA2" w14:paraId="58C3218E" w14:textId="77777777" w:rsidTr="006F2CA2">
        <w:trPr>
          <w:divId w:val="2116439976"/>
          <w:cantSplit/>
          <w:jc w:val="center"/>
        </w:trPr>
        <w:tc>
          <w:tcPr>
            <w:tcW w:w="7140" w:type="dxa"/>
          </w:tcPr>
          <w:p w14:paraId="1AFF8CA4"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GUID=415eb729-3366-4372-a4de-62dcf948e20f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Plaintiff’s Name</w:t>
            </w:r>
            <w:r w:rsidRPr="006F2CA2">
              <w:rPr>
                <w:rFonts w:ascii="Times New Roman" w:hAnsi="Times New Roman" w:cs="Times New Roman"/>
                <w:sz w:val="22"/>
                <w:szCs w:val="20"/>
                <w:lang w:val="en-GB" w:eastAsia="en-US"/>
              </w:rPr>
              <w:t>] (ID No.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w:t>
            </w:r>
            <w:r w:rsidRPr="006F2CA2">
              <w:rPr>
                <w:rFonts w:ascii="Times New Roman" w:hAnsi="Times New Roman" w:cs="Times New Roman"/>
                <w:i/>
                <w:sz w:val="22"/>
                <w:szCs w:val="20"/>
                <w:lang w:val="en-GB" w:eastAsia="en-US"/>
              </w:rPr>
              <w:t>Plaintiff</w:t>
            </w:r>
          </w:p>
        </w:tc>
      </w:tr>
      <w:tr w:rsidR="006F2CA2" w:rsidRPr="006F2CA2" w14:paraId="67DE230D" w14:textId="77777777" w:rsidTr="006F2CA2">
        <w:trPr>
          <w:divId w:val="2116439976"/>
          <w:cantSplit/>
          <w:jc w:val="center"/>
        </w:trPr>
        <w:tc>
          <w:tcPr>
            <w:tcW w:w="7140" w:type="dxa"/>
          </w:tcPr>
          <w:p w14:paraId="50EB2458"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GUID=d2ebcfbe-f60e-44f0-be41-9337e23296d9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w:t>
            </w:r>
          </w:p>
        </w:tc>
      </w:tr>
      <w:tr w:rsidR="006F2CA2" w:rsidRPr="006F2CA2" w14:paraId="4EEDBBBF" w14:textId="77777777" w:rsidTr="006F2CA2">
        <w:trPr>
          <w:divId w:val="2116439976"/>
          <w:cantSplit/>
          <w:jc w:val="center"/>
        </w:trPr>
        <w:tc>
          <w:tcPr>
            <w:tcW w:w="7140" w:type="dxa"/>
          </w:tcPr>
          <w:p w14:paraId="4FF396D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GUID=ddb36a86-854c-430c-aee7-555ec98de9f0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Defendant’s Name</w:t>
            </w:r>
            <w:r w:rsidRPr="006F2CA2">
              <w:rPr>
                <w:rFonts w:ascii="Times New Roman" w:hAnsi="Times New Roman" w:cs="Times New Roman"/>
                <w:sz w:val="22"/>
                <w:szCs w:val="20"/>
                <w:lang w:val="en-GB" w:eastAsia="en-US"/>
              </w:rPr>
              <w:t>] (ID No.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w:t>
            </w:r>
            <w:r w:rsidRPr="006F2CA2">
              <w:rPr>
                <w:rFonts w:ascii="Times New Roman" w:hAnsi="Times New Roman" w:cs="Times New Roman"/>
                <w:i/>
                <w:sz w:val="22"/>
                <w:szCs w:val="20"/>
                <w:lang w:val="en-GB" w:eastAsia="en-US"/>
              </w:rPr>
              <w:t>Defendant</w:t>
            </w:r>
          </w:p>
        </w:tc>
      </w:tr>
      <w:tr w:rsidR="006F2CA2" w:rsidRPr="006F2CA2" w14:paraId="2403D187" w14:textId="77777777" w:rsidTr="006F2CA2">
        <w:trPr>
          <w:divId w:val="2116439976"/>
          <w:cantSplit/>
          <w:jc w:val="center"/>
        </w:trPr>
        <w:tc>
          <w:tcPr>
            <w:tcW w:w="7140" w:type="dxa"/>
          </w:tcPr>
          <w:p w14:paraId="114876D7"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GUID=32bdc14e-305f-461d-8231-49cfae07c894 </w:instrText>
            </w:r>
            <w:r w:rsidRPr="006F2CA2">
              <w:rPr>
                <w:rFonts w:ascii="Times New Roman" w:hAnsi="Times New Roman" w:cs="Times New Roman"/>
                <w:sz w:val="22"/>
                <w:szCs w:val="20"/>
                <w:lang w:val="en-GB" w:eastAsia="en-US"/>
              </w:rPr>
              <w:fldChar w:fldCharType="end"/>
            </w:r>
          </w:p>
        </w:tc>
      </w:tr>
      <w:tr w:rsidR="006F2CA2" w:rsidRPr="006F2CA2" w14:paraId="60F3AC45" w14:textId="77777777" w:rsidTr="006F2CA2">
        <w:trPr>
          <w:divId w:val="2116439976"/>
          <w:cantSplit/>
          <w:jc w:val="center"/>
        </w:trPr>
        <w:tc>
          <w:tcPr>
            <w:tcW w:w="7140" w:type="dxa"/>
          </w:tcPr>
          <w:p w14:paraId="4189DD18"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GUID=5fe606fa-882c-4b0d-8861-296d281a961c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NOTICE TO DEFENDANT OF ORIGINATING SUMMONS </w:t>
            </w:r>
            <w:r w:rsidRPr="006F2CA2">
              <w:rPr>
                <w:rFonts w:ascii="Times New Roman" w:hAnsi="Times New Roman" w:cs="Times New Roman"/>
                <w:sz w:val="22"/>
                <w:szCs w:val="20"/>
                <w:lang w:val="en-GB" w:eastAsia="en-US"/>
              </w:rPr>
              <w:br/>
              <w:t>FOR THE DISSOLUTION OF MARRIAGE</w:t>
            </w:r>
          </w:p>
        </w:tc>
      </w:tr>
      <w:tr w:rsidR="006F2CA2" w:rsidRPr="006F2CA2" w14:paraId="41400175" w14:textId="77777777" w:rsidTr="006F2CA2">
        <w:trPr>
          <w:divId w:val="2116439976"/>
          <w:cantSplit/>
          <w:jc w:val="center"/>
        </w:trPr>
        <w:tc>
          <w:tcPr>
            <w:tcW w:w="7140" w:type="dxa"/>
          </w:tcPr>
          <w:p w14:paraId="7F24C900"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GUID=5f15e0d6-f0f3-4732-9e08-f4193909c379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Take Notice that the Plaintiff has taken out an Originating Summons in court seeking an order that he/she* be at liberty to file a writ of summons for dissolution of the marriage notwithstanding that 3 years have not passed since the date of the marriage.</w:t>
            </w:r>
          </w:p>
        </w:tc>
      </w:tr>
      <w:tr w:rsidR="006F2CA2" w:rsidRPr="006F2CA2" w14:paraId="30FE380A" w14:textId="77777777" w:rsidTr="006F2CA2">
        <w:trPr>
          <w:divId w:val="2116439976"/>
          <w:cantSplit/>
          <w:jc w:val="center"/>
        </w:trPr>
        <w:tc>
          <w:tcPr>
            <w:tcW w:w="7140" w:type="dxa"/>
          </w:tcPr>
          <w:p w14:paraId="4F84B41A"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GUID=9d0cc4e1-2242-4c1f-a925-33a76713480f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You are required to complete the acknowledgment below and send it to the Plaintiff’s solicitor/Plaintiff*.</w:t>
            </w:r>
          </w:p>
        </w:tc>
      </w:tr>
      <w:tr w:rsidR="006F2CA2" w:rsidRPr="006F2CA2" w14:paraId="0012B9E8" w14:textId="77777777" w:rsidTr="006F2CA2">
        <w:trPr>
          <w:divId w:val="2116439976"/>
          <w:cantSplit/>
          <w:jc w:val="center"/>
        </w:trPr>
        <w:tc>
          <w:tcPr>
            <w:tcW w:w="7140" w:type="dxa"/>
          </w:tcPr>
          <w:p w14:paraId="23B8B55F"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GUID=aef48ddf-2dab-4c84-b8a9-ce9cbe7d0dad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If you wish to be heard on the application, you must attend at the time and place specified on the front cover of the Originating Summons. If you do not attend, the court may proceed to hear the application in your absence and make such order as it thinks just and expedient.</w:t>
            </w:r>
          </w:p>
        </w:tc>
      </w:tr>
      <w:tr w:rsidR="006F2CA2" w:rsidRPr="006F2CA2" w14:paraId="71AA8582" w14:textId="77777777" w:rsidTr="006F2CA2">
        <w:trPr>
          <w:divId w:val="2116439976"/>
          <w:cantSplit/>
          <w:jc w:val="center"/>
        </w:trPr>
        <w:tc>
          <w:tcPr>
            <w:tcW w:w="7140" w:type="dxa"/>
          </w:tcPr>
          <w:p w14:paraId="6972BC31"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GUID=80162595-76ea-4ada-bbe4-a541cd7cc48d </w:instrText>
            </w:r>
            <w:r w:rsidRPr="006F2CA2">
              <w:rPr>
                <w:rFonts w:ascii="Times New Roman" w:hAnsi="Times New Roman" w:cs="Times New Roman"/>
                <w:sz w:val="22"/>
                <w:szCs w:val="20"/>
                <w:lang w:val="en-GB" w:eastAsia="en-US"/>
              </w:rPr>
              <w:fldChar w:fldCharType="end"/>
            </w:r>
          </w:p>
        </w:tc>
      </w:tr>
      <w:tr w:rsidR="006F2CA2" w:rsidRPr="006F2CA2" w14:paraId="21BBDDB3" w14:textId="77777777" w:rsidTr="006F2CA2">
        <w:trPr>
          <w:divId w:val="2116439976"/>
          <w:cantSplit/>
          <w:jc w:val="center"/>
        </w:trPr>
        <w:tc>
          <w:tcPr>
            <w:tcW w:w="7140" w:type="dxa"/>
          </w:tcPr>
          <w:p w14:paraId="35D0AE4F"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GUID=41868686-2ae3-41fe-8adf-e1ef31ada0b6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Acknowledgment</w:t>
            </w:r>
          </w:p>
        </w:tc>
      </w:tr>
      <w:tr w:rsidR="006F2CA2" w:rsidRPr="006F2CA2" w14:paraId="6A11A220" w14:textId="77777777" w:rsidTr="006F2CA2">
        <w:trPr>
          <w:divId w:val="2116439976"/>
          <w:cantSplit/>
          <w:jc w:val="center"/>
        </w:trPr>
        <w:tc>
          <w:tcPr>
            <w:tcW w:w="7140" w:type="dxa"/>
          </w:tcPr>
          <w:p w14:paraId="3F34DD11"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GUID=2d2d55d5-bc86-4eb1-b949-388e272f2fcd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 the Defendant, acknowledge that I have received a copy of the Originating Summons and the affidavit filed in support of the Originating Summons.</w:t>
            </w:r>
          </w:p>
        </w:tc>
      </w:tr>
      <w:tr w:rsidR="006F2CA2" w:rsidRPr="006F2CA2" w14:paraId="6044F7E0" w14:textId="77777777" w:rsidTr="006F2CA2">
        <w:trPr>
          <w:divId w:val="2116439976"/>
          <w:cantSplit/>
          <w:jc w:val="center"/>
        </w:trPr>
        <w:tc>
          <w:tcPr>
            <w:tcW w:w="7140" w:type="dxa"/>
          </w:tcPr>
          <w:p w14:paraId="4185945F"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GUID=94c242f4-30a3-4b53-adca-496dd4bc271f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Signed (Defendant):</w:t>
            </w:r>
          </w:p>
          <w:p w14:paraId="3C99C5D2"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GUID=90f2421a-6ed0-4c1d-b439-9681773c6663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Name:</w:t>
            </w:r>
          </w:p>
          <w:p w14:paraId="7246E3CD"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GUID=b5daa357-0df5-4d98-a5ec-d04a693955dc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ID No.:</w:t>
            </w:r>
          </w:p>
          <w:p w14:paraId="249E1980"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GUID=3bf2b587-28ac-46ce-85df-cb84ada531e5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w:t>
            </w:r>
          </w:p>
        </w:tc>
      </w:tr>
      <w:tr w:rsidR="006F2CA2" w:rsidRPr="006F2CA2" w14:paraId="2823FFDA" w14:textId="77777777" w:rsidTr="006F2CA2">
        <w:trPr>
          <w:divId w:val="2116439976"/>
          <w:cantSplit/>
          <w:jc w:val="center"/>
        </w:trPr>
        <w:tc>
          <w:tcPr>
            <w:tcW w:w="7140" w:type="dxa"/>
          </w:tcPr>
          <w:p w14:paraId="50E624F1"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GUID=5c1291c2-90a2-4ae1-9d30-ba6b863a0e70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*Delete where inapplicable.</w:t>
            </w:r>
          </w:p>
        </w:tc>
      </w:tr>
    </w:tbl>
    <w:p w14:paraId="081B20EB"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13CA9F3B"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5F4B5553"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68154883"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138BB0FE"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7111CD39"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52FAF273" w14:textId="77777777" w:rsidR="006F2CA2" w:rsidRPr="006F2CA2" w:rsidRDefault="006F2CA2" w:rsidP="006F2CA2">
      <w:pPr>
        <w:keepNext/>
        <w:keepLines/>
        <w:suppressAutoHyphens/>
        <w:spacing w:before="240" w:after="120" w:line="240" w:lineRule="auto"/>
        <w:jc w:val="center"/>
        <w:divId w:val="2116439976"/>
        <w:rPr>
          <w:rFonts w:ascii="Times New Roman" w:hAnsi="Times New Roman" w:cs="Times New Roman"/>
          <w:caps/>
          <w:sz w:val="22"/>
          <w:szCs w:val="20"/>
          <w:lang w:val="en-GB" w:eastAsia="en-US"/>
        </w:rPr>
      </w:pPr>
      <w:r w:rsidRPr="006F2CA2">
        <w:rPr>
          <w:rFonts w:ascii="Times New Roman" w:hAnsi="Times New Roman" w:cs="Times New Roman"/>
          <w:caps/>
          <w:sz w:val="22"/>
          <w:szCs w:val="20"/>
          <w:lang w:val="en-GB" w:eastAsia="en-US"/>
        </w:rPr>
        <w:lastRenderedPageBreak/>
        <w:fldChar w:fldCharType="begin" w:fldLock="1"/>
      </w:r>
      <w:r w:rsidRPr="006F2CA2">
        <w:rPr>
          <w:rFonts w:ascii="Times New Roman" w:hAnsi="Times New Roman" w:cs="Times New Roman"/>
          <w:caps/>
          <w:sz w:val="22"/>
          <w:szCs w:val="20"/>
          <w:lang w:val="en-GB" w:eastAsia="en-US"/>
        </w:rPr>
        <w:instrText xml:space="preserve"> GUID=74be7ee2-a980-467f-ad3a-f1641a4442ae </w:instrText>
      </w:r>
      <w:r w:rsidRPr="006F2CA2">
        <w:rPr>
          <w:rFonts w:ascii="Times New Roman" w:hAnsi="Times New Roman" w:cs="Times New Roman"/>
          <w:caps/>
          <w:sz w:val="22"/>
          <w:szCs w:val="20"/>
          <w:lang w:val="en-GB" w:eastAsia="en-US"/>
        </w:rPr>
        <w:fldChar w:fldCharType="end"/>
      </w:r>
      <w:r w:rsidRPr="006F2CA2">
        <w:rPr>
          <w:rFonts w:ascii="Times New Roman" w:hAnsi="Times New Roman" w:cs="Times New Roman"/>
          <w:caps/>
          <w:sz w:val="22"/>
          <w:szCs w:val="20"/>
          <w:lang w:val="en-GB" w:eastAsia="en-US"/>
        </w:rPr>
        <w:t xml:space="preserve">Form 3 </w:t>
      </w:r>
    </w:p>
    <w:tbl>
      <w:tblPr>
        <w:tblW w:w="7160" w:type="dxa"/>
        <w:jc w:val="center"/>
        <w:tblLook w:val="04A0" w:firstRow="1" w:lastRow="0" w:firstColumn="1" w:lastColumn="0" w:noHBand="0" w:noVBand="1"/>
      </w:tblPr>
      <w:tblGrid>
        <w:gridCol w:w="3580"/>
        <w:gridCol w:w="3580"/>
      </w:tblGrid>
      <w:tr w:rsidR="006F2CA2" w:rsidRPr="006F2CA2" w14:paraId="68940308" w14:textId="77777777" w:rsidTr="006F2CA2">
        <w:trPr>
          <w:divId w:val="2116439976"/>
          <w:cantSplit/>
          <w:jc w:val="center"/>
        </w:trPr>
        <w:tc>
          <w:tcPr>
            <w:tcW w:w="7160" w:type="dxa"/>
            <w:gridSpan w:val="2"/>
          </w:tcPr>
          <w:p w14:paraId="0034119A"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GUID=b725061f-58a4-4d57-87c1-c6494e1bfd8e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 41</w:t>
            </w:r>
          </w:p>
        </w:tc>
      </w:tr>
      <w:tr w:rsidR="006F2CA2" w:rsidRPr="006F2CA2" w14:paraId="25A9E8BD" w14:textId="77777777" w:rsidTr="006F2CA2">
        <w:trPr>
          <w:divId w:val="2116439976"/>
          <w:cantSplit/>
          <w:jc w:val="center"/>
        </w:trPr>
        <w:tc>
          <w:tcPr>
            <w:tcW w:w="7160" w:type="dxa"/>
            <w:gridSpan w:val="2"/>
          </w:tcPr>
          <w:p w14:paraId="11452BB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GUID=7942e2ba-4a0a-4a8a-b120-1cdca612158b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(WRIT FORM)</w:t>
            </w:r>
          </w:p>
        </w:tc>
      </w:tr>
      <w:tr w:rsidR="006F2CA2" w:rsidRPr="006F2CA2" w14:paraId="2D49C6D5" w14:textId="77777777" w:rsidTr="006F2CA2">
        <w:trPr>
          <w:divId w:val="2116439976"/>
          <w:cantSplit/>
          <w:jc w:val="center"/>
        </w:trPr>
        <w:tc>
          <w:tcPr>
            <w:tcW w:w="7160" w:type="dxa"/>
            <w:gridSpan w:val="2"/>
          </w:tcPr>
          <w:p w14:paraId="0252606C"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GUID=530ef3c1-7499-4b20-a742-5fc26047c7c3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IN THE FAMILY JUSTICE COURTS OF THE REPUBLIC OF SINGAPORE</w:t>
            </w:r>
          </w:p>
        </w:tc>
      </w:tr>
      <w:tr w:rsidR="006F2CA2" w:rsidRPr="006F2CA2" w14:paraId="5E69A2C3" w14:textId="77777777" w:rsidTr="006F2CA2">
        <w:trPr>
          <w:divId w:val="2116439976"/>
          <w:cantSplit/>
          <w:jc w:val="center"/>
        </w:trPr>
        <w:tc>
          <w:tcPr>
            <w:tcW w:w="7160" w:type="dxa"/>
            <w:gridSpan w:val="2"/>
          </w:tcPr>
          <w:p w14:paraId="025DAAAF"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GUID=14f7c360-e246-4d6a-a38e-a91e334dd9bd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Divorce Writ No.</w:t>
            </w:r>
          </w:p>
        </w:tc>
      </w:tr>
      <w:tr w:rsidR="006F2CA2" w:rsidRPr="006F2CA2" w14:paraId="33A2D804" w14:textId="77777777" w:rsidTr="006F2CA2">
        <w:trPr>
          <w:divId w:val="2116439976"/>
          <w:cantSplit/>
          <w:jc w:val="center"/>
        </w:trPr>
        <w:tc>
          <w:tcPr>
            <w:tcW w:w="7160" w:type="dxa"/>
            <w:gridSpan w:val="2"/>
          </w:tcPr>
          <w:p w14:paraId="1595EC9C"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GUID=9bbd1a48-58fd-464e-8cdd-5aa02c8edf31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Between</w:t>
            </w:r>
          </w:p>
        </w:tc>
      </w:tr>
      <w:tr w:rsidR="006F2CA2" w:rsidRPr="006F2CA2" w14:paraId="5991773A" w14:textId="77777777" w:rsidTr="006F2CA2">
        <w:trPr>
          <w:divId w:val="2116439976"/>
          <w:cantSplit/>
          <w:jc w:val="center"/>
        </w:trPr>
        <w:tc>
          <w:tcPr>
            <w:tcW w:w="7160" w:type="dxa"/>
            <w:gridSpan w:val="2"/>
          </w:tcPr>
          <w:p w14:paraId="0945E5E7"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GUID=41a013a2-75c5-4908-b9b6-e250df438261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Plaintiff’s Name</w:t>
            </w:r>
            <w:r w:rsidRPr="006F2CA2">
              <w:rPr>
                <w:rFonts w:ascii="Times New Roman" w:hAnsi="Times New Roman" w:cs="Times New Roman"/>
                <w:sz w:val="22"/>
                <w:szCs w:val="20"/>
                <w:lang w:val="en-GB" w:eastAsia="en-US"/>
              </w:rPr>
              <w:t>] (ID No.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w:t>
            </w:r>
            <w:r w:rsidRPr="006F2CA2">
              <w:rPr>
                <w:rFonts w:ascii="Times New Roman" w:hAnsi="Times New Roman" w:cs="Times New Roman"/>
                <w:i/>
                <w:sz w:val="22"/>
                <w:szCs w:val="20"/>
                <w:lang w:val="en-GB" w:eastAsia="en-US"/>
              </w:rPr>
              <w:t>Plaintiff</w:t>
            </w:r>
          </w:p>
        </w:tc>
      </w:tr>
      <w:tr w:rsidR="006F2CA2" w:rsidRPr="006F2CA2" w14:paraId="29B7DD78" w14:textId="77777777" w:rsidTr="006F2CA2">
        <w:trPr>
          <w:divId w:val="2116439976"/>
          <w:cantSplit/>
          <w:jc w:val="center"/>
        </w:trPr>
        <w:tc>
          <w:tcPr>
            <w:tcW w:w="7160" w:type="dxa"/>
            <w:gridSpan w:val="2"/>
          </w:tcPr>
          <w:p w14:paraId="3C97E1A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GUID=6ba88daa-36f9-4596-864d-a883ad8815e3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w:t>
            </w:r>
          </w:p>
        </w:tc>
      </w:tr>
      <w:tr w:rsidR="006F2CA2" w:rsidRPr="006F2CA2" w14:paraId="67190C2C" w14:textId="77777777" w:rsidTr="006F2CA2">
        <w:trPr>
          <w:divId w:val="2116439976"/>
          <w:cantSplit/>
          <w:jc w:val="center"/>
        </w:trPr>
        <w:tc>
          <w:tcPr>
            <w:tcW w:w="7160" w:type="dxa"/>
            <w:gridSpan w:val="2"/>
          </w:tcPr>
          <w:p w14:paraId="0DB8015D"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GUID=18e7e46f-0c33-4c51-9aa8-06a3a1820ec3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Defendant’s Name</w:t>
            </w:r>
            <w:r w:rsidRPr="006F2CA2">
              <w:rPr>
                <w:rFonts w:ascii="Times New Roman" w:hAnsi="Times New Roman" w:cs="Times New Roman"/>
                <w:sz w:val="22"/>
                <w:szCs w:val="20"/>
                <w:lang w:val="en-GB" w:eastAsia="en-US"/>
              </w:rPr>
              <w:t>] (ID No.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w:t>
            </w:r>
            <w:r w:rsidRPr="006F2CA2">
              <w:rPr>
                <w:rFonts w:ascii="Times New Roman" w:hAnsi="Times New Roman" w:cs="Times New Roman"/>
                <w:i/>
                <w:sz w:val="22"/>
                <w:szCs w:val="20"/>
                <w:lang w:val="en-GB" w:eastAsia="en-US"/>
              </w:rPr>
              <w:t>Defendant</w:t>
            </w:r>
          </w:p>
        </w:tc>
      </w:tr>
      <w:tr w:rsidR="006F2CA2" w:rsidRPr="006F2CA2" w14:paraId="3C5FFD18" w14:textId="77777777" w:rsidTr="006F2CA2">
        <w:trPr>
          <w:divId w:val="2116439976"/>
          <w:cantSplit/>
          <w:jc w:val="center"/>
        </w:trPr>
        <w:tc>
          <w:tcPr>
            <w:tcW w:w="7160" w:type="dxa"/>
            <w:gridSpan w:val="2"/>
          </w:tcPr>
          <w:p w14:paraId="46F4E773"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GUID=8779a555-8476-4961-92f9-536439d3715c </w:instrText>
            </w:r>
            <w:r w:rsidRPr="006F2CA2">
              <w:rPr>
                <w:rFonts w:ascii="Times New Roman" w:hAnsi="Times New Roman" w:cs="Times New Roman"/>
                <w:sz w:val="22"/>
                <w:szCs w:val="20"/>
                <w:lang w:val="en-GB" w:eastAsia="en-US"/>
              </w:rPr>
              <w:fldChar w:fldCharType="end"/>
            </w:r>
          </w:p>
        </w:tc>
      </w:tr>
      <w:tr w:rsidR="006F2CA2" w:rsidRPr="006F2CA2" w14:paraId="6A9E3E11" w14:textId="77777777" w:rsidTr="006F2CA2">
        <w:trPr>
          <w:divId w:val="2116439976"/>
          <w:cantSplit/>
          <w:jc w:val="center"/>
        </w:trPr>
        <w:tc>
          <w:tcPr>
            <w:tcW w:w="7160" w:type="dxa"/>
            <w:gridSpan w:val="2"/>
          </w:tcPr>
          <w:p w14:paraId="497D6526"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GUID=f3fff57f-5d61-45b0-a2eb-c7db252d4d21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WRIT FOR </w:t>
            </w:r>
            <w:r w:rsidRPr="006F2CA2">
              <w:rPr>
                <w:rFonts w:ascii="Times New Roman" w:hAnsi="Times New Roman" w:cs="Times New Roman"/>
                <w:sz w:val="22"/>
                <w:szCs w:val="20"/>
                <w:lang w:val="en-GB" w:eastAsia="en-US"/>
              </w:rPr>
              <w:br/>
              <w:t xml:space="preserve">DIVORCE/PRESUMPTION OF DEATH AND DIVORCE/JUDICIAL </w:t>
            </w:r>
            <w:r w:rsidRPr="006F2CA2">
              <w:rPr>
                <w:rFonts w:ascii="Times New Roman" w:hAnsi="Times New Roman" w:cs="Times New Roman"/>
                <w:sz w:val="22"/>
                <w:szCs w:val="20"/>
                <w:lang w:val="en-GB" w:eastAsia="en-US"/>
              </w:rPr>
              <w:br/>
              <w:t xml:space="preserve">SEPARATION/NULLITY OF MARRIAGE/RESCISSION OF JUDGMENT </w:t>
            </w:r>
            <w:r w:rsidRPr="006F2CA2">
              <w:rPr>
                <w:rFonts w:ascii="Times New Roman" w:hAnsi="Times New Roman" w:cs="Times New Roman"/>
                <w:sz w:val="22"/>
                <w:szCs w:val="20"/>
                <w:lang w:val="en-GB" w:eastAsia="en-US"/>
              </w:rPr>
              <w:br/>
              <w:t>OF JUDICIAL SEPARATION*</w:t>
            </w:r>
          </w:p>
        </w:tc>
      </w:tr>
      <w:tr w:rsidR="006F2CA2" w:rsidRPr="006F2CA2" w14:paraId="32FA306B" w14:textId="77777777" w:rsidTr="006F2CA2">
        <w:trPr>
          <w:divId w:val="2116439976"/>
          <w:cantSplit/>
          <w:jc w:val="center"/>
        </w:trPr>
        <w:tc>
          <w:tcPr>
            <w:tcW w:w="7160" w:type="dxa"/>
            <w:gridSpan w:val="2"/>
          </w:tcPr>
          <w:p w14:paraId="53BFF528"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GUID=c2421f28-65ad-4bbf-b0dc-b4293fae3a6b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Defendant</w:t>
            </w:r>
          </w:p>
          <w:p w14:paraId="062CD75A"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GUID=6af74d46-735f-4b38-ab20-0930870e5861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Defendant’s name</w:t>
            </w:r>
            <w:r w:rsidRPr="006F2CA2">
              <w:rPr>
                <w:rFonts w:ascii="Times New Roman" w:hAnsi="Times New Roman" w:cs="Times New Roman"/>
                <w:sz w:val="22"/>
                <w:szCs w:val="20"/>
                <w:lang w:val="en-GB" w:eastAsia="en-US"/>
              </w:rPr>
              <w:t>]</w:t>
            </w:r>
          </w:p>
          <w:p w14:paraId="014E46AE"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GUID=6414b363-7ba0-45af-a132-af5d4e45a057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Defendant’s address</w:t>
            </w:r>
            <w:r w:rsidRPr="006F2CA2">
              <w:rPr>
                <w:rFonts w:ascii="Times New Roman" w:hAnsi="Times New Roman" w:cs="Times New Roman"/>
                <w:sz w:val="22"/>
                <w:szCs w:val="20"/>
                <w:lang w:val="en-GB" w:eastAsia="en-US"/>
              </w:rPr>
              <w:t>]</w:t>
            </w:r>
          </w:p>
        </w:tc>
      </w:tr>
      <w:tr w:rsidR="006F2CA2" w:rsidRPr="006F2CA2" w14:paraId="41052397" w14:textId="77777777" w:rsidTr="006F2CA2">
        <w:trPr>
          <w:divId w:val="2116439976"/>
          <w:cantSplit/>
          <w:jc w:val="center"/>
        </w:trPr>
        <w:tc>
          <w:tcPr>
            <w:tcW w:w="7160" w:type="dxa"/>
            <w:gridSpan w:val="2"/>
          </w:tcPr>
          <w:p w14:paraId="43203CFB"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GUID=8ac4927f-247d-4157-8430-81ddfdbe05e7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*Defendant is a person under disability</w:t>
            </w:r>
          </w:p>
          <w:p w14:paraId="46D052CC"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GUID=13648563-eec9-44cd-a526-1d53f37729d7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To state particulars of disability</w:t>
            </w:r>
            <w:r w:rsidRPr="006F2CA2">
              <w:rPr>
                <w:rFonts w:ascii="Times New Roman" w:hAnsi="Times New Roman" w:cs="Times New Roman"/>
                <w:sz w:val="22"/>
                <w:szCs w:val="20"/>
                <w:lang w:val="en-GB" w:eastAsia="en-US"/>
              </w:rPr>
              <w:t>]</w:t>
            </w:r>
          </w:p>
        </w:tc>
      </w:tr>
      <w:tr w:rsidR="006F2CA2" w:rsidRPr="006F2CA2" w14:paraId="31A9F875" w14:textId="77777777" w:rsidTr="006F2CA2">
        <w:trPr>
          <w:divId w:val="2116439976"/>
          <w:cantSplit/>
          <w:jc w:val="center"/>
        </w:trPr>
        <w:tc>
          <w:tcPr>
            <w:tcW w:w="7160" w:type="dxa"/>
            <w:gridSpan w:val="2"/>
          </w:tcPr>
          <w:p w14:paraId="7D333CA1"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GUID=fc97260b-edff-409d-bdfd-1a72a500b492 </w:instrText>
            </w:r>
            <w:r w:rsidRPr="006F2CA2">
              <w:rPr>
                <w:rFonts w:ascii="Times New Roman" w:hAnsi="Times New Roman" w:cs="Times New Roman"/>
                <w:sz w:val="22"/>
                <w:szCs w:val="20"/>
                <w:lang w:val="en-GB" w:eastAsia="en-US"/>
              </w:rPr>
              <w:fldChar w:fldCharType="end"/>
            </w:r>
          </w:p>
        </w:tc>
      </w:tr>
      <w:tr w:rsidR="006F2CA2" w:rsidRPr="006F2CA2" w14:paraId="763C01AD" w14:textId="77777777" w:rsidTr="006F2CA2">
        <w:trPr>
          <w:divId w:val="2116439976"/>
          <w:cantSplit/>
          <w:jc w:val="center"/>
        </w:trPr>
        <w:tc>
          <w:tcPr>
            <w:tcW w:w="7160" w:type="dxa"/>
            <w:gridSpan w:val="2"/>
          </w:tcPr>
          <w:p w14:paraId="60AD5FAB"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GUID=d7fc8797-5f8a-46ce-a9ee-b46c37ca97c9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THIS WRIT OF SUMMONS has been issued against you by the Plaintiff in respect of the claim endorsed herein. Copies of the following documents are delivered with this Writ:</w:t>
            </w:r>
          </w:p>
        </w:tc>
      </w:tr>
      <w:tr w:rsidR="006F2CA2" w:rsidRPr="006F2CA2" w14:paraId="218DD736" w14:textId="77777777" w:rsidTr="006F2CA2">
        <w:trPr>
          <w:divId w:val="2116439976"/>
          <w:cantSplit/>
          <w:jc w:val="center"/>
        </w:trPr>
        <w:tc>
          <w:tcPr>
            <w:tcW w:w="7160" w:type="dxa"/>
            <w:gridSpan w:val="2"/>
          </w:tcPr>
          <w:p w14:paraId="771952E3"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GUID=026df818-049f-4a0c-bd18-0c0e33a76c98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Statement of Claim</w:t>
            </w:r>
          </w:p>
        </w:tc>
      </w:tr>
      <w:tr w:rsidR="006F2CA2" w:rsidRPr="006F2CA2" w14:paraId="03B3178C" w14:textId="77777777" w:rsidTr="006F2CA2">
        <w:trPr>
          <w:divId w:val="2116439976"/>
          <w:cantSplit/>
          <w:jc w:val="center"/>
        </w:trPr>
        <w:tc>
          <w:tcPr>
            <w:tcW w:w="7160" w:type="dxa"/>
            <w:gridSpan w:val="2"/>
          </w:tcPr>
          <w:p w14:paraId="5985F920"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GUID=eaef2b7b-38a9-45b0-8fd3-1b87ebf17971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Statement of Particulars</w:t>
            </w:r>
          </w:p>
        </w:tc>
      </w:tr>
      <w:tr w:rsidR="006F2CA2" w:rsidRPr="006F2CA2" w14:paraId="3D0D0D92" w14:textId="77777777" w:rsidTr="006F2CA2">
        <w:trPr>
          <w:divId w:val="2116439976"/>
          <w:cantSplit/>
          <w:jc w:val="center"/>
        </w:trPr>
        <w:tc>
          <w:tcPr>
            <w:tcW w:w="7160" w:type="dxa"/>
            <w:gridSpan w:val="2"/>
          </w:tcPr>
          <w:p w14:paraId="089AFDF3"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GUID=4ded104e-a2ce-4abd-bdd1-e278423fa1ce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c</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Acknowledgment of Service</w:t>
            </w:r>
          </w:p>
        </w:tc>
      </w:tr>
      <w:tr w:rsidR="006F2CA2" w:rsidRPr="006F2CA2" w14:paraId="6511FB75" w14:textId="77777777" w:rsidTr="006F2CA2">
        <w:trPr>
          <w:divId w:val="2116439976"/>
          <w:cantSplit/>
          <w:jc w:val="center"/>
        </w:trPr>
        <w:tc>
          <w:tcPr>
            <w:tcW w:w="7160" w:type="dxa"/>
            <w:gridSpan w:val="2"/>
          </w:tcPr>
          <w:p w14:paraId="38CE8004"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GUID=b7e13274-f5df-4500-8958-595d8f9a5ee7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d</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Memorandum of Appearance</w:t>
            </w:r>
          </w:p>
        </w:tc>
      </w:tr>
      <w:tr w:rsidR="006F2CA2" w:rsidRPr="006F2CA2" w14:paraId="617B07D7" w14:textId="77777777" w:rsidTr="006F2CA2">
        <w:trPr>
          <w:divId w:val="2116439976"/>
          <w:cantSplit/>
          <w:jc w:val="center"/>
        </w:trPr>
        <w:tc>
          <w:tcPr>
            <w:tcW w:w="7160" w:type="dxa"/>
            <w:gridSpan w:val="2"/>
          </w:tcPr>
          <w:p w14:paraId="7DE8A7D1"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GUID=79706c1a-303a-4817-bfb3-afe4bf42bece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e</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Agreed/Proposed* Parenting Plan*</w:t>
            </w:r>
          </w:p>
        </w:tc>
      </w:tr>
      <w:tr w:rsidR="006F2CA2" w:rsidRPr="006F2CA2" w14:paraId="46408EE4" w14:textId="77777777" w:rsidTr="006F2CA2">
        <w:trPr>
          <w:divId w:val="2116439976"/>
          <w:cantSplit/>
          <w:jc w:val="center"/>
        </w:trPr>
        <w:tc>
          <w:tcPr>
            <w:tcW w:w="7160" w:type="dxa"/>
            <w:gridSpan w:val="2"/>
          </w:tcPr>
          <w:p w14:paraId="47E8BA51"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GUID=2d45da1b-1f20-4628-a58f-af374d988fa6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f</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 xml:space="preserve">Agreed/Proposed* Matrimonial Property Plan (For Housing Development Board flats </w:t>
            </w:r>
            <w:proofErr w:type="gramStart"/>
            <w:r w:rsidRPr="006F2CA2">
              <w:rPr>
                <w:rFonts w:ascii="Times New Roman" w:hAnsi="Times New Roman" w:cs="Times New Roman"/>
                <w:sz w:val="22"/>
                <w:szCs w:val="20"/>
                <w:lang w:val="en-GB" w:eastAsia="en-US"/>
              </w:rPr>
              <w:t>only)*</w:t>
            </w:r>
            <w:proofErr w:type="gramEnd"/>
          </w:p>
        </w:tc>
      </w:tr>
      <w:tr w:rsidR="006F2CA2" w:rsidRPr="006F2CA2" w14:paraId="38A62BD0" w14:textId="77777777" w:rsidTr="006F2CA2">
        <w:trPr>
          <w:divId w:val="2116439976"/>
          <w:cantSplit/>
          <w:jc w:val="center"/>
        </w:trPr>
        <w:tc>
          <w:tcPr>
            <w:tcW w:w="7160" w:type="dxa"/>
            <w:gridSpan w:val="2"/>
          </w:tcPr>
          <w:p w14:paraId="35B69606"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GUID=f10611f4-bd35-4d7e-83d4-0aa24412207f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g</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 xml:space="preserve">Instructions to the Defendant on obtaining the relevant CPF statement and additional CPF information (if </w:t>
            </w:r>
            <w:proofErr w:type="gramStart"/>
            <w:r w:rsidRPr="006F2CA2">
              <w:rPr>
                <w:rFonts w:ascii="Times New Roman" w:hAnsi="Times New Roman" w:cs="Times New Roman"/>
                <w:sz w:val="22"/>
                <w:szCs w:val="20"/>
                <w:lang w:val="en-GB" w:eastAsia="en-US"/>
              </w:rPr>
              <w:t>applicable)*</w:t>
            </w:r>
            <w:proofErr w:type="gramEnd"/>
          </w:p>
        </w:tc>
      </w:tr>
      <w:tr w:rsidR="006F2CA2" w:rsidRPr="006F2CA2" w14:paraId="5C55AA80" w14:textId="77777777" w:rsidTr="006F2CA2">
        <w:trPr>
          <w:divId w:val="2116439976"/>
          <w:cantSplit/>
          <w:jc w:val="center"/>
        </w:trPr>
        <w:tc>
          <w:tcPr>
            <w:tcW w:w="3580" w:type="dxa"/>
          </w:tcPr>
          <w:p w14:paraId="59EB96EA"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GUID=166a7fc7-d673-4fea-be76-e42c0b65baf2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[Plaintiff’s Solicitor’s name]</w:t>
            </w:r>
          </w:p>
          <w:p w14:paraId="3E096C5E"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GUID=84907cae-338e-4717-a896-d7b630bddc4b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[Plaintiff’s Law Firm’s name]</w:t>
            </w:r>
          </w:p>
          <w:p w14:paraId="0A8F386E"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GUID=4e45f23a-d5ce-4834-af08-3f4afac302e6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Solicitor for the Plaintiff</w:t>
            </w:r>
          </w:p>
        </w:tc>
        <w:tc>
          <w:tcPr>
            <w:tcW w:w="3580" w:type="dxa"/>
          </w:tcPr>
          <w:p w14:paraId="3374851D"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GUID=1a687513-24cf-4beb-b750-69ceceb218ff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Registrar </w:t>
            </w:r>
          </w:p>
          <w:p w14:paraId="1823895F"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GUID=1fdd88e4-1f93-4162-b4a4-99b1fdaff927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Family Justice Courts </w:t>
            </w:r>
          </w:p>
          <w:p w14:paraId="2659C134"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GUID=350b8e55-0a22-4509-9907-b78ee8263444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Singapore</w:t>
            </w:r>
          </w:p>
        </w:tc>
      </w:tr>
      <w:tr w:rsidR="006F2CA2" w:rsidRPr="006F2CA2" w14:paraId="4D717D98" w14:textId="77777777" w:rsidTr="006F2CA2">
        <w:trPr>
          <w:divId w:val="2116439976"/>
          <w:cantSplit/>
          <w:jc w:val="center"/>
        </w:trPr>
        <w:tc>
          <w:tcPr>
            <w:tcW w:w="7160" w:type="dxa"/>
            <w:gridSpan w:val="2"/>
          </w:tcPr>
          <w:p w14:paraId="5D7ADCB2"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GUID=6faa95a0-316f-44cc-b7fc-10e4c1ae04c7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This Writ may not be served more than 12 calendar months after the date of its issue unless renewed by order of court.</w:t>
            </w:r>
          </w:p>
        </w:tc>
      </w:tr>
      <w:tr w:rsidR="006F2CA2" w:rsidRPr="006F2CA2" w14:paraId="1964E8FB" w14:textId="77777777" w:rsidTr="006F2CA2">
        <w:trPr>
          <w:divId w:val="2116439976"/>
          <w:cantSplit/>
          <w:jc w:val="center"/>
        </w:trPr>
        <w:tc>
          <w:tcPr>
            <w:tcW w:w="7160" w:type="dxa"/>
            <w:gridSpan w:val="2"/>
          </w:tcPr>
          <w:p w14:paraId="15EBFD66"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GUID=8bf052bf-5f9d-487b-95b1-d04121132feb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Notice to Defendant</w:t>
            </w:r>
          </w:p>
        </w:tc>
      </w:tr>
      <w:tr w:rsidR="006F2CA2" w:rsidRPr="006F2CA2" w14:paraId="7CA1339F" w14:textId="77777777" w:rsidTr="006F2CA2">
        <w:trPr>
          <w:divId w:val="2116439976"/>
          <w:cantSplit/>
          <w:jc w:val="center"/>
        </w:trPr>
        <w:tc>
          <w:tcPr>
            <w:tcW w:w="7160" w:type="dxa"/>
            <w:gridSpan w:val="2"/>
          </w:tcPr>
          <w:p w14:paraId="4F4A9E21"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GUID=bb32aa5e-e79b-4205-b1fb-dc10770e32c9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w:t>
            </w:r>
            <w:r w:rsidRPr="006F2CA2">
              <w:rPr>
                <w:rFonts w:ascii="Times New Roman" w:hAnsi="Times New Roman" w:cs="Times New Roman"/>
                <w:sz w:val="22"/>
                <w:szCs w:val="20"/>
                <w:lang w:val="en-GB" w:eastAsia="en-US"/>
              </w:rPr>
              <w:tab/>
              <w:t>You must complete the following documents which are annexed to this Writ:</w:t>
            </w:r>
          </w:p>
        </w:tc>
      </w:tr>
      <w:tr w:rsidR="006F2CA2" w:rsidRPr="006F2CA2" w14:paraId="59F41DDA" w14:textId="77777777" w:rsidTr="006F2CA2">
        <w:trPr>
          <w:divId w:val="2116439976"/>
          <w:cantSplit/>
          <w:jc w:val="center"/>
        </w:trPr>
        <w:tc>
          <w:tcPr>
            <w:tcW w:w="7160" w:type="dxa"/>
            <w:gridSpan w:val="2"/>
          </w:tcPr>
          <w:p w14:paraId="4F466095"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GUID=afbebee4-30e0-40f9-b3af-f467d8f487bb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the</w:t>
            </w:r>
            <w:r w:rsidRPr="006F2CA2">
              <w:rPr>
                <w:rFonts w:ascii="Times New Roman" w:hAnsi="Times New Roman" w:cs="Times New Roman"/>
                <w:i/>
                <w:sz w:val="22"/>
                <w:szCs w:val="20"/>
                <w:lang w:val="en-GB" w:eastAsia="en-US"/>
              </w:rPr>
              <w:t xml:space="preserve"> Acknowledgment of Service (Defendant) Form</w:t>
            </w:r>
            <w:r w:rsidRPr="006F2CA2">
              <w:rPr>
                <w:rFonts w:ascii="Times New Roman" w:hAnsi="Times New Roman" w:cs="Times New Roman"/>
                <w:sz w:val="22"/>
                <w:szCs w:val="20"/>
                <w:lang w:val="en-GB" w:eastAsia="en-US"/>
              </w:rPr>
              <w:t xml:space="preserve"> and return it immediately to the Plaintiff’s solicitor or the Plaintiff (if unrepresented).</w:t>
            </w:r>
          </w:p>
        </w:tc>
      </w:tr>
      <w:tr w:rsidR="006F2CA2" w:rsidRPr="006F2CA2" w14:paraId="3B1B4D6A" w14:textId="77777777" w:rsidTr="006F2CA2">
        <w:trPr>
          <w:divId w:val="2116439976"/>
          <w:cantSplit/>
          <w:jc w:val="center"/>
        </w:trPr>
        <w:tc>
          <w:tcPr>
            <w:tcW w:w="7160" w:type="dxa"/>
            <w:gridSpan w:val="2"/>
          </w:tcPr>
          <w:p w14:paraId="052A195A"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GUID=15148c03-e3bc-48b7-8354-9032918a4b23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the</w:t>
            </w:r>
            <w:r w:rsidRPr="006F2CA2">
              <w:rPr>
                <w:rFonts w:ascii="Times New Roman" w:hAnsi="Times New Roman" w:cs="Times New Roman"/>
                <w:i/>
                <w:sz w:val="22"/>
                <w:szCs w:val="20"/>
                <w:lang w:val="en-GB" w:eastAsia="en-US"/>
              </w:rPr>
              <w:t xml:space="preserve"> Memorandum of Appearance (Defendant) Form</w:t>
            </w:r>
            <w:r w:rsidRPr="006F2CA2">
              <w:rPr>
                <w:rFonts w:ascii="Times New Roman" w:hAnsi="Times New Roman" w:cs="Times New Roman"/>
                <w:sz w:val="22"/>
                <w:szCs w:val="20"/>
                <w:lang w:val="en-GB" w:eastAsia="en-US"/>
              </w:rPr>
              <w:t xml:space="preserve"> (MOA), and file** it in court within 8/21* days from the day on which you have received this Writ. If you do not file the MOA within the time</w:t>
            </w:r>
            <w:r w:rsidRPr="006F2CA2">
              <w:rPr>
                <w:rFonts w:ascii="Times New Roman" w:hAnsi="Times New Roman" w:cs="Times New Roman"/>
                <w:sz w:val="22"/>
                <w:szCs w:val="20"/>
                <w:lang w:val="en-GB" w:eastAsia="en-US"/>
              </w:rPr>
              <w:noBreakHyphen/>
              <w:t>frame above, you are NOT entitled to be heard in these proceedings. This means that the court may, without notice to you, proceed to hear the action and pronounce judgment in your absence, and make all further orders in the proceedings without further reference to you.</w:t>
            </w:r>
          </w:p>
        </w:tc>
      </w:tr>
      <w:tr w:rsidR="006F2CA2" w:rsidRPr="006F2CA2" w14:paraId="3A64D865" w14:textId="77777777" w:rsidTr="006F2CA2">
        <w:trPr>
          <w:divId w:val="2116439976"/>
          <w:cantSplit/>
          <w:jc w:val="center"/>
        </w:trPr>
        <w:tc>
          <w:tcPr>
            <w:tcW w:w="7160" w:type="dxa"/>
            <w:gridSpan w:val="2"/>
          </w:tcPr>
          <w:p w14:paraId="2175AC6F"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GUID=61acf876-b077-4676-ad2d-d43bc981b8c6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w:t>
            </w:r>
            <w:r w:rsidRPr="006F2CA2">
              <w:rPr>
                <w:rFonts w:ascii="Times New Roman" w:hAnsi="Times New Roman" w:cs="Times New Roman"/>
                <w:sz w:val="22"/>
                <w:szCs w:val="20"/>
                <w:lang w:val="en-GB" w:eastAsia="en-US"/>
              </w:rPr>
              <w:tab/>
              <w:t>If you intend to defend the Writ, you must file a Defence or a Defence and Counterclaim in court within 22/35* days from the day on which you have received this Writ. You must serve a copy of the said document on the Plaintiff’s solicitor or the Plaintiff (if unrepresented) within 2 working days after filing the Defence or Defence and Counterclaim.</w:t>
            </w:r>
          </w:p>
        </w:tc>
      </w:tr>
      <w:tr w:rsidR="006F2CA2" w:rsidRPr="006F2CA2" w14:paraId="0F090636" w14:textId="77777777" w:rsidTr="006F2CA2">
        <w:trPr>
          <w:divId w:val="2116439976"/>
          <w:cantSplit/>
          <w:jc w:val="center"/>
        </w:trPr>
        <w:tc>
          <w:tcPr>
            <w:tcW w:w="7160" w:type="dxa"/>
            <w:gridSpan w:val="2"/>
          </w:tcPr>
          <w:p w14:paraId="49CE6BC3"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GUID=923a048f-12d8-4c7b-b41e-f718eca460f7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3.</w:t>
            </w:r>
            <w:r w:rsidRPr="006F2CA2">
              <w:rPr>
                <w:rFonts w:ascii="Times New Roman" w:hAnsi="Times New Roman" w:cs="Times New Roman"/>
                <w:sz w:val="22"/>
                <w:szCs w:val="20"/>
                <w:lang w:val="en-GB" w:eastAsia="en-US"/>
              </w:rPr>
              <w:tab/>
              <w:t xml:space="preserve">*You have been served with a </w:t>
            </w:r>
            <w:r w:rsidRPr="006F2CA2">
              <w:rPr>
                <w:rFonts w:ascii="Times New Roman" w:hAnsi="Times New Roman" w:cs="Times New Roman"/>
                <w:i/>
                <w:sz w:val="22"/>
                <w:szCs w:val="20"/>
                <w:lang w:val="en-GB" w:eastAsia="en-US"/>
              </w:rPr>
              <w:t>Plaintiff’s Proposed Parenting Plan</w:t>
            </w:r>
            <w:r w:rsidRPr="006F2CA2">
              <w:rPr>
                <w:rFonts w:ascii="Times New Roman" w:hAnsi="Times New Roman" w:cs="Times New Roman"/>
                <w:sz w:val="22"/>
                <w:szCs w:val="20"/>
                <w:lang w:val="en-GB" w:eastAsia="en-US"/>
              </w:rPr>
              <w:t>. You must complete one of the following:</w:t>
            </w:r>
          </w:p>
        </w:tc>
      </w:tr>
      <w:tr w:rsidR="006F2CA2" w:rsidRPr="006F2CA2" w14:paraId="7C771A88" w14:textId="77777777" w:rsidTr="006F2CA2">
        <w:trPr>
          <w:divId w:val="2116439976"/>
          <w:cantSplit/>
          <w:jc w:val="center"/>
        </w:trPr>
        <w:tc>
          <w:tcPr>
            <w:tcW w:w="7160" w:type="dxa"/>
            <w:gridSpan w:val="2"/>
          </w:tcPr>
          <w:p w14:paraId="68400E72"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GUID=3e35a2cc-4dd4-4aa3-9440-cd53029f9a92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 xml:space="preserve">If you agree to the arrangements set out in </w:t>
            </w:r>
            <w:r w:rsidRPr="006F2CA2">
              <w:rPr>
                <w:rFonts w:ascii="Times New Roman" w:hAnsi="Times New Roman" w:cs="Times New Roman"/>
                <w:i/>
                <w:sz w:val="22"/>
                <w:szCs w:val="20"/>
                <w:lang w:val="en-GB" w:eastAsia="en-US"/>
              </w:rPr>
              <w:t>the</w:t>
            </w:r>
            <w:r w:rsidRPr="006F2CA2">
              <w:rPr>
                <w:rFonts w:ascii="Times New Roman" w:hAnsi="Times New Roman" w:cs="Times New Roman"/>
                <w:sz w:val="22"/>
                <w:szCs w:val="20"/>
                <w:lang w:val="en-GB" w:eastAsia="en-US"/>
              </w:rPr>
              <w:t xml:space="preserve"> </w:t>
            </w:r>
            <w:r w:rsidRPr="006F2CA2">
              <w:rPr>
                <w:rFonts w:ascii="Times New Roman" w:hAnsi="Times New Roman" w:cs="Times New Roman"/>
                <w:i/>
                <w:sz w:val="22"/>
                <w:szCs w:val="20"/>
                <w:lang w:val="en-GB" w:eastAsia="en-US"/>
              </w:rPr>
              <w:t>Plaintiff’s Proposed Parenting Plan</w:t>
            </w:r>
            <w:r w:rsidRPr="006F2CA2">
              <w:rPr>
                <w:rFonts w:ascii="Times New Roman" w:hAnsi="Times New Roman" w:cs="Times New Roman"/>
                <w:sz w:val="22"/>
                <w:szCs w:val="20"/>
                <w:lang w:val="en-GB" w:eastAsia="en-US"/>
              </w:rPr>
              <w:t>, you should sign the appropriate section in the form set out in Annex A [</w:t>
            </w:r>
            <w:r w:rsidRPr="006F2CA2">
              <w:rPr>
                <w:rFonts w:ascii="Times New Roman" w:hAnsi="Times New Roman" w:cs="Times New Roman"/>
                <w:i/>
                <w:sz w:val="22"/>
                <w:szCs w:val="20"/>
                <w:lang w:val="en-GB" w:eastAsia="en-US"/>
              </w:rPr>
              <w:t>Defendant’s Agreement (Parenting Plan) Form</w:t>
            </w:r>
            <w:r w:rsidRPr="006F2CA2">
              <w:rPr>
                <w:rFonts w:ascii="Times New Roman" w:hAnsi="Times New Roman" w:cs="Times New Roman"/>
                <w:sz w:val="22"/>
                <w:szCs w:val="20"/>
                <w:lang w:val="en-GB" w:eastAsia="en-US"/>
              </w:rPr>
              <w:t>]. You must return the signed relevant page to the Plaintiff’s solicitor or the Plaintiff (if unrepresented) within 22/35* days from the day on which you have received it.</w:t>
            </w:r>
          </w:p>
        </w:tc>
      </w:tr>
      <w:tr w:rsidR="006F2CA2" w:rsidRPr="006F2CA2" w14:paraId="74C52301" w14:textId="77777777" w:rsidTr="006F2CA2">
        <w:trPr>
          <w:divId w:val="2116439976"/>
          <w:cantSplit/>
          <w:jc w:val="center"/>
        </w:trPr>
        <w:tc>
          <w:tcPr>
            <w:tcW w:w="7160" w:type="dxa"/>
            <w:gridSpan w:val="2"/>
          </w:tcPr>
          <w:p w14:paraId="0041BB90"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GUID=2829d8c5-212f-46e0-b920-01b4bd33b2e7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If you do not agree to the arrangements set out in the</w:t>
            </w:r>
            <w:r w:rsidRPr="006F2CA2">
              <w:rPr>
                <w:rFonts w:ascii="Times New Roman" w:hAnsi="Times New Roman" w:cs="Times New Roman"/>
                <w:i/>
                <w:sz w:val="22"/>
                <w:szCs w:val="20"/>
                <w:lang w:val="en-GB" w:eastAsia="en-US"/>
              </w:rPr>
              <w:t xml:space="preserve"> Plaintiff’s Proposed Parenting Plan</w:t>
            </w:r>
            <w:r w:rsidRPr="006F2CA2">
              <w:rPr>
                <w:rFonts w:ascii="Times New Roman" w:hAnsi="Times New Roman" w:cs="Times New Roman"/>
                <w:sz w:val="22"/>
                <w:szCs w:val="20"/>
                <w:lang w:val="en-GB" w:eastAsia="en-US"/>
              </w:rPr>
              <w:t xml:space="preserve">, you must file a </w:t>
            </w:r>
            <w:r w:rsidRPr="006F2CA2">
              <w:rPr>
                <w:rFonts w:ascii="Times New Roman" w:hAnsi="Times New Roman" w:cs="Times New Roman"/>
                <w:i/>
                <w:sz w:val="22"/>
                <w:szCs w:val="20"/>
                <w:lang w:val="en-GB" w:eastAsia="en-US"/>
              </w:rPr>
              <w:t>Defendant’s Proposed Parenting Plan</w:t>
            </w:r>
            <w:r w:rsidRPr="006F2CA2">
              <w:rPr>
                <w:rFonts w:ascii="Times New Roman" w:hAnsi="Times New Roman" w:cs="Times New Roman"/>
                <w:sz w:val="22"/>
                <w:szCs w:val="20"/>
                <w:lang w:val="en-GB" w:eastAsia="en-US"/>
              </w:rPr>
              <w:t xml:space="preserve"> (in the form set out in Annex B) to state your proposed arrangements for the children of the family. Your plan must be filed in court within 22/35* days from the day on which you have received this Notice. If you do so, you must serve a copy of the said document on the Plaintiff’s solicitor or the Plaintiff (if unrepresented) within 2 working days after filing it in court.</w:t>
            </w:r>
          </w:p>
        </w:tc>
      </w:tr>
      <w:tr w:rsidR="006F2CA2" w:rsidRPr="006F2CA2" w14:paraId="38388EBA" w14:textId="77777777" w:rsidTr="006F2CA2">
        <w:trPr>
          <w:divId w:val="2116439976"/>
          <w:cantSplit/>
          <w:jc w:val="center"/>
        </w:trPr>
        <w:tc>
          <w:tcPr>
            <w:tcW w:w="7160" w:type="dxa"/>
            <w:gridSpan w:val="2"/>
          </w:tcPr>
          <w:p w14:paraId="49DCD733"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GUID=083bd79c-29c0-4b86-8c80-90d75e74ffc9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4.</w:t>
            </w:r>
            <w:r w:rsidRPr="006F2CA2">
              <w:rPr>
                <w:rFonts w:ascii="Times New Roman" w:hAnsi="Times New Roman" w:cs="Times New Roman"/>
                <w:sz w:val="22"/>
                <w:szCs w:val="20"/>
                <w:lang w:val="en-GB" w:eastAsia="en-US"/>
              </w:rPr>
              <w:tab/>
              <w:t xml:space="preserve">*You have been served with a </w:t>
            </w:r>
            <w:r w:rsidRPr="006F2CA2">
              <w:rPr>
                <w:rFonts w:ascii="Times New Roman" w:hAnsi="Times New Roman" w:cs="Times New Roman"/>
                <w:i/>
                <w:sz w:val="22"/>
                <w:szCs w:val="20"/>
                <w:lang w:val="en-GB" w:eastAsia="en-US"/>
              </w:rPr>
              <w:t>Plaintiff’s Proposed Matrimonial Property Plan (for Housing Development Board flats only)</w:t>
            </w:r>
            <w:r w:rsidRPr="006F2CA2">
              <w:rPr>
                <w:rFonts w:ascii="Times New Roman" w:hAnsi="Times New Roman" w:cs="Times New Roman"/>
                <w:sz w:val="22"/>
                <w:szCs w:val="20"/>
                <w:lang w:val="en-GB" w:eastAsia="en-US"/>
              </w:rPr>
              <w:t>. You must comply with the following:</w:t>
            </w:r>
          </w:p>
        </w:tc>
      </w:tr>
      <w:tr w:rsidR="006F2CA2" w:rsidRPr="006F2CA2" w14:paraId="5B92A134" w14:textId="77777777" w:rsidTr="006F2CA2">
        <w:trPr>
          <w:divId w:val="2116439976"/>
          <w:cantSplit/>
          <w:jc w:val="center"/>
        </w:trPr>
        <w:tc>
          <w:tcPr>
            <w:tcW w:w="7160" w:type="dxa"/>
            <w:gridSpan w:val="2"/>
          </w:tcPr>
          <w:p w14:paraId="6CC84F2F"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GUID=5fe586c5-8853-46ef-9428-daf78a0f2812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You must obtain the relevant CPF statements and additional CPF information (if applicable) within 22/35* days from the day on which you have received it. Please read the instructions delivered with this Writ on how to do this.</w:t>
            </w:r>
          </w:p>
        </w:tc>
      </w:tr>
      <w:tr w:rsidR="006F2CA2" w:rsidRPr="006F2CA2" w14:paraId="49C9BFEA" w14:textId="77777777" w:rsidTr="006F2CA2">
        <w:trPr>
          <w:divId w:val="2116439976"/>
          <w:cantSplit/>
          <w:jc w:val="center"/>
        </w:trPr>
        <w:tc>
          <w:tcPr>
            <w:tcW w:w="7160" w:type="dxa"/>
            <w:gridSpan w:val="2"/>
          </w:tcPr>
          <w:p w14:paraId="233F2DB8"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GUID=a2f1afb1-170e-475e-8dd0-1515bf0ed01e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 xml:space="preserve">If you agree to the arrangements set out in the </w:t>
            </w:r>
            <w:r w:rsidRPr="006F2CA2">
              <w:rPr>
                <w:rFonts w:ascii="Times New Roman" w:hAnsi="Times New Roman" w:cs="Times New Roman"/>
                <w:i/>
                <w:sz w:val="22"/>
                <w:szCs w:val="20"/>
                <w:lang w:val="en-GB" w:eastAsia="en-US"/>
              </w:rPr>
              <w:t>Plaintiff’s Proposed Matrimonial Property Plan (for Housing Development Board flats only)</w:t>
            </w:r>
            <w:r w:rsidRPr="006F2CA2">
              <w:rPr>
                <w:rFonts w:ascii="Times New Roman" w:hAnsi="Times New Roman" w:cs="Times New Roman"/>
                <w:sz w:val="22"/>
                <w:szCs w:val="20"/>
                <w:lang w:val="en-GB" w:eastAsia="en-US"/>
              </w:rPr>
              <w:t>, you should sign the appropriate section in the form set out in Annex A [</w:t>
            </w:r>
            <w:r w:rsidRPr="006F2CA2">
              <w:rPr>
                <w:rFonts w:ascii="Times New Roman" w:hAnsi="Times New Roman" w:cs="Times New Roman"/>
                <w:i/>
                <w:sz w:val="22"/>
                <w:szCs w:val="20"/>
                <w:lang w:val="en-GB" w:eastAsia="en-US"/>
              </w:rPr>
              <w:t>Defendant’s Agreement (Matrimonial Property Plan) Form</w:t>
            </w:r>
            <w:r w:rsidRPr="006F2CA2">
              <w:rPr>
                <w:rFonts w:ascii="Times New Roman" w:hAnsi="Times New Roman" w:cs="Times New Roman"/>
                <w:sz w:val="22"/>
                <w:szCs w:val="20"/>
                <w:lang w:val="en-GB" w:eastAsia="en-US"/>
              </w:rPr>
              <w:t>]. You must return the said document to the Plaintiff’s solicitor or the Plaintiff (if unrepresented) within 14 days from the day on which you have obtained the relevant CPF statements and additional CPF information (if applicable).</w:t>
            </w:r>
          </w:p>
        </w:tc>
      </w:tr>
      <w:tr w:rsidR="006F2CA2" w:rsidRPr="006F2CA2" w14:paraId="79961CB1" w14:textId="77777777" w:rsidTr="006F2CA2">
        <w:trPr>
          <w:divId w:val="2116439976"/>
          <w:cantSplit/>
          <w:jc w:val="center"/>
        </w:trPr>
        <w:tc>
          <w:tcPr>
            <w:tcW w:w="7160" w:type="dxa"/>
            <w:gridSpan w:val="2"/>
          </w:tcPr>
          <w:p w14:paraId="5BD44634"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GUID=0e18f5af-54df-408f-905c-64ffabff2234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c</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 xml:space="preserve">If you do not agree to the arrangements set out in the said </w:t>
            </w:r>
            <w:r w:rsidRPr="006F2CA2">
              <w:rPr>
                <w:rFonts w:ascii="Times New Roman" w:hAnsi="Times New Roman" w:cs="Times New Roman"/>
                <w:i/>
                <w:sz w:val="22"/>
                <w:szCs w:val="20"/>
                <w:lang w:val="en-GB" w:eastAsia="en-US"/>
              </w:rPr>
              <w:t>Plaintiff’s Proposed Matrimonial Property Plan</w:t>
            </w:r>
            <w:r w:rsidRPr="006F2CA2">
              <w:rPr>
                <w:rFonts w:ascii="Times New Roman" w:hAnsi="Times New Roman" w:cs="Times New Roman"/>
                <w:sz w:val="22"/>
                <w:szCs w:val="20"/>
                <w:lang w:val="en-GB" w:eastAsia="en-US"/>
              </w:rPr>
              <w:t xml:space="preserve"> (</w:t>
            </w:r>
            <w:r w:rsidRPr="006F2CA2">
              <w:rPr>
                <w:rFonts w:ascii="Times New Roman" w:hAnsi="Times New Roman" w:cs="Times New Roman"/>
                <w:i/>
                <w:sz w:val="22"/>
                <w:szCs w:val="20"/>
                <w:lang w:val="en-GB" w:eastAsia="en-US"/>
              </w:rPr>
              <w:t>for Housing Development Board flats only</w:t>
            </w:r>
            <w:r w:rsidRPr="006F2CA2">
              <w:rPr>
                <w:rFonts w:ascii="Times New Roman" w:hAnsi="Times New Roman" w:cs="Times New Roman"/>
                <w:sz w:val="22"/>
                <w:szCs w:val="20"/>
                <w:lang w:val="en-GB" w:eastAsia="en-US"/>
              </w:rPr>
              <w:t xml:space="preserve">), you must file a </w:t>
            </w:r>
            <w:r w:rsidRPr="006F2CA2">
              <w:rPr>
                <w:rFonts w:ascii="Times New Roman" w:hAnsi="Times New Roman" w:cs="Times New Roman"/>
                <w:i/>
                <w:sz w:val="22"/>
                <w:szCs w:val="20"/>
                <w:lang w:val="en-GB" w:eastAsia="en-US"/>
              </w:rPr>
              <w:t>Defendant’s Proposed Matrimonial Property Plan</w:t>
            </w:r>
            <w:r w:rsidRPr="006F2CA2">
              <w:rPr>
                <w:rFonts w:ascii="Times New Roman" w:hAnsi="Times New Roman" w:cs="Times New Roman"/>
                <w:sz w:val="22"/>
                <w:szCs w:val="20"/>
                <w:lang w:val="en-GB" w:eastAsia="en-US"/>
              </w:rPr>
              <w:t xml:space="preserve"> to state your proposed arrangements in respect of the matrimonial property. Your plan must be filed in court, within 14 days from the day on which you have obtained the relevant CPF statements and additional CPF information (if applicable). If you do so, you must serve a copy of the said document on the Plaintiff’s solicitor or the Plaintiff (if unrepresented) within 2 working days after filing it in court.</w:t>
            </w:r>
          </w:p>
        </w:tc>
      </w:tr>
      <w:tr w:rsidR="006F2CA2" w:rsidRPr="006F2CA2" w14:paraId="0397543C" w14:textId="77777777" w:rsidTr="006F2CA2">
        <w:trPr>
          <w:divId w:val="2116439976"/>
          <w:cantSplit/>
          <w:jc w:val="center"/>
        </w:trPr>
        <w:tc>
          <w:tcPr>
            <w:tcW w:w="7160" w:type="dxa"/>
            <w:gridSpan w:val="2"/>
          </w:tcPr>
          <w:p w14:paraId="0ED7B069"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GUID=6851608e-9ad3-4128-adb4-3fee569682eb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5.</w:t>
            </w:r>
            <w:r w:rsidRPr="006F2CA2">
              <w:rPr>
                <w:rFonts w:ascii="Times New Roman" w:hAnsi="Times New Roman" w:cs="Times New Roman"/>
                <w:sz w:val="22"/>
                <w:szCs w:val="20"/>
                <w:lang w:val="en-GB" w:eastAsia="en-US"/>
              </w:rPr>
              <w:tab/>
              <w:t>If you intend to instruct a solicitor to act for you, you should at once give him all the documents which have been served on you, so that he may complete the relevant forms on your behalf within the time specified in paragraphs 1/2/3/4* above.</w:t>
            </w:r>
          </w:p>
        </w:tc>
      </w:tr>
      <w:tr w:rsidR="006F2CA2" w:rsidRPr="006F2CA2" w14:paraId="7993B2E2" w14:textId="77777777" w:rsidTr="006F2CA2">
        <w:trPr>
          <w:divId w:val="2116439976"/>
          <w:cantSplit/>
          <w:jc w:val="center"/>
        </w:trPr>
        <w:tc>
          <w:tcPr>
            <w:tcW w:w="7160" w:type="dxa"/>
            <w:gridSpan w:val="2"/>
          </w:tcPr>
          <w:p w14:paraId="5F873C17"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GUID=40cbecf8-8f4b-4e3c-874b-6c3c965759f7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Plaintiff’s Address for Service</w:t>
            </w:r>
          </w:p>
          <w:p w14:paraId="62192455"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GUID=4c086587-e1f2-481d-ae16-b775c29da624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The Plaintiff’s address for service, if the Plaintiff sues by a solicitor, shall be the solicitor’s name or firm and address, or, if the Plaintiff sues in person, shall be his place of residence as given under paragraph 2(a) of the Statement of Claim or, if no place of residence in Singapore is given, the address of a place in Singapore at or to which documents for him may be delivered or sent.</w:t>
            </w:r>
            <w:r w:rsidRPr="006F2CA2">
              <w:rPr>
                <w:rFonts w:ascii="Times New Roman" w:hAnsi="Times New Roman" w:cs="Times New Roman"/>
                <w:sz w:val="22"/>
                <w:szCs w:val="20"/>
                <w:lang w:val="en-GB" w:eastAsia="en-US"/>
              </w:rPr>
              <w:t>]</w:t>
            </w:r>
          </w:p>
        </w:tc>
      </w:tr>
      <w:tr w:rsidR="006F2CA2" w:rsidRPr="006F2CA2" w14:paraId="3B128580" w14:textId="77777777" w:rsidTr="006F2CA2">
        <w:trPr>
          <w:divId w:val="2116439976"/>
          <w:cantSplit/>
          <w:jc w:val="center"/>
        </w:trPr>
        <w:tc>
          <w:tcPr>
            <w:tcW w:w="7160" w:type="dxa"/>
            <w:gridSpan w:val="2"/>
          </w:tcPr>
          <w:p w14:paraId="3242786C"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GUID=17ca4128-134c-426e-b0d3-b026eec09fff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*Delete where inapplicable.</w:t>
            </w:r>
          </w:p>
        </w:tc>
      </w:tr>
      <w:tr w:rsidR="006F2CA2" w:rsidRPr="006F2CA2" w14:paraId="7F54D406" w14:textId="77777777" w:rsidTr="006F2CA2">
        <w:trPr>
          <w:divId w:val="2116439976"/>
          <w:cantSplit/>
          <w:jc w:val="center"/>
        </w:trPr>
        <w:tc>
          <w:tcPr>
            <w:tcW w:w="7160" w:type="dxa"/>
            <w:gridSpan w:val="2"/>
          </w:tcPr>
          <w:p w14:paraId="5098572A"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GUID=025064c9-7a91-4887-9081-a822e407b08f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**All references to the filing of documents in court shall refer to filing by using the electronic filing service.</w:t>
            </w:r>
          </w:p>
        </w:tc>
      </w:tr>
    </w:tbl>
    <w:p w14:paraId="7456EE5A"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4602DC6B"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76CEDA19"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7891DA21"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0E6A174E"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170CD3CB"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6225DF05"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61E9BF92"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5F672E70"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146D55D5"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4182895F"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47DCD5CE"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7E0326EF"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59F99CA1" w14:textId="77777777" w:rsidR="006F2CA2" w:rsidRDefault="006F2CA2" w:rsidP="006F2CA2">
      <w:pPr>
        <w:spacing w:before="0" w:after="200" w:line="276" w:lineRule="auto"/>
        <w:divId w:val="2116439976"/>
        <w:rPr>
          <w:rFonts w:ascii="Calibri" w:eastAsia="Calibri" w:hAnsi="Calibri" w:cs="Times New Roman"/>
          <w:sz w:val="22"/>
          <w:szCs w:val="22"/>
          <w:lang w:eastAsia="en-US"/>
        </w:rPr>
      </w:pPr>
    </w:p>
    <w:p w14:paraId="57FAA56D" w14:textId="77777777" w:rsidR="00A04357" w:rsidRPr="006F2CA2" w:rsidRDefault="00A04357" w:rsidP="006F2CA2">
      <w:pPr>
        <w:spacing w:before="0" w:after="200" w:line="276" w:lineRule="auto"/>
        <w:divId w:val="2116439976"/>
        <w:rPr>
          <w:rFonts w:ascii="Calibri" w:eastAsia="Calibri" w:hAnsi="Calibri" w:cs="Times New Roman"/>
          <w:sz w:val="22"/>
          <w:szCs w:val="22"/>
          <w:lang w:eastAsia="en-US"/>
        </w:rPr>
      </w:pPr>
    </w:p>
    <w:p w14:paraId="45A937BD" w14:textId="77777777" w:rsidR="006F2CA2" w:rsidRPr="006F2CA2" w:rsidRDefault="006F2CA2" w:rsidP="006F2CA2">
      <w:pPr>
        <w:keepNext/>
        <w:keepLines/>
        <w:suppressAutoHyphens/>
        <w:spacing w:before="240" w:after="120" w:line="240" w:lineRule="auto"/>
        <w:jc w:val="center"/>
        <w:divId w:val="2116439976"/>
        <w:rPr>
          <w:rFonts w:ascii="Times New Roman" w:hAnsi="Times New Roman" w:cs="Times New Roman"/>
          <w:caps/>
          <w:sz w:val="22"/>
          <w:szCs w:val="20"/>
          <w:lang w:val="en-GB" w:eastAsia="en-US"/>
        </w:rPr>
      </w:pPr>
      <w:r w:rsidRPr="006F2CA2">
        <w:rPr>
          <w:rFonts w:ascii="Times New Roman" w:hAnsi="Times New Roman" w:cs="Times New Roman"/>
          <w:caps/>
          <w:sz w:val="22"/>
          <w:szCs w:val="20"/>
          <w:lang w:val="en-GB" w:eastAsia="en-US"/>
        </w:rPr>
        <w:lastRenderedPageBreak/>
        <w:fldChar w:fldCharType="begin" w:fldLock="1"/>
      </w:r>
      <w:r w:rsidRPr="006F2CA2">
        <w:rPr>
          <w:rFonts w:ascii="Times New Roman" w:hAnsi="Times New Roman" w:cs="Times New Roman"/>
          <w:caps/>
          <w:sz w:val="22"/>
          <w:szCs w:val="20"/>
          <w:lang w:val="en-GB" w:eastAsia="en-US"/>
        </w:rPr>
        <w:instrText xml:space="preserve"> GUID=d9f9c4bd-47df-46a8-bad6-cd64232490f0 </w:instrText>
      </w:r>
      <w:r w:rsidRPr="006F2CA2">
        <w:rPr>
          <w:rFonts w:ascii="Times New Roman" w:hAnsi="Times New Roman" w:cs="Times New Roman"/>
          <w:caps/>
          <w:sz w:val="22"/>
          <w:szCs w:val="20"/>
          <w:lang w:val="en-GB" w:eastAsia="en-US"/>
        </w:rPr>
        <w:fldChar w:fldCharType="end"/>
      </w:r>
      <w:r w:rsidRPr="006F2CA2">
        <w:rPr>
          <w:rFonts w:ascii="Times New Roman" w:hAnsi="Times New Roman" w:cs="Times New Roman"/>
          <w:caps/>
          <w:sz w:val="22"/>
          <w:szCs w:val="20"/>
          <w:lang w:val="en-GB" w:eastAsia="en-US"/>
        </w:rPr>
        <w:t xml:space="preserve">Form 4 </w:t>
      </w:r>
    </w:p>
    <w:tbl>
      <w:tblPr>
        <w:tblW w:w="7120" w:type="dxa"/>
        <w:jc w:val="center"/>
        <w:tblLook w:val="04A0" w:firstRow="1" w:lastRow="0" w:firstColumn="1" w:lastColumn="0" w:noHBand="0" w:noVBand="1"/>
      </w:tblPr>
      <w:tblGrid>
        <w:gridCol w:w="7120"/>
      </w:tblGrid>
      <w:tr w:rsidR="006F2CA2" w:rsidRPr="006F2CA2" w14:paraId="3FAC58CF" w14:textId="77777777" w:rsidTr="006F2CA2">
        <w:trPr>
          <w:divId w:val="2116439976"/>
          <w:cantSplit/>
          <w:jc w:val="center"/>
        </w:trPr>
        <w:tc>
          <w:tcPr>
            <w:tcW w:w="7120" w:type="dxa"/>
          </w:tcPr>
          <w:p w14:paraId="07CC3225"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GUID=c30d5f76-9748-4bde-a1d6-b47c50e86771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 41, 42</w:t>
            </w:r>
          </w:p>
        </w:tc>
      </w:tr>
      <w:tr w:rsidR="006F2CA2" w:rsidRPr="006F2CA2" w14:paraId="5EDA7DE4" w14:textId="77777777" w:rsidTr="006F2CA2">
        <w:trPr>
          <w:divId w:val="2116439976"/>
          <w:cantSplit/>
          <w:jc w:val="center"/>
        </w:trPr>
        <w:tc>
          <w:tcPr>
            <w:tcW w:w="7120" w:type="dxa"/>
          </w:tcPr>
          <w:p w14:paraId="51D7CCD9"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GUID=ac286a9e-d03c-4828-92e5-f3f863b236b6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(SUMMONS FORM)</w:t>
            </w:r>
          </w:p>
        </w:tc>
      </w:tr>
      <w:tr w:rsidR="006F2CA2" w:rsidRPr="006F2CA2" w14:paraId="0417A339" w14:textId="77777777" w:rsidTr="006F2CA2">
        <w:trPr>
          <w:divId w:val="2116439976"/>
          <w:cantSplit/>
          <w:jc w:val="center"/>
        </w:trPr>
        <w:tc>
          <w:tcPr>
            <w:tcW w:w="7120" w:type="dxa"/>
          </w:tcPr>
          <w:p w14:paraId="7F1C8497"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GUID=b7ac66b7-a318-4053-8143-7c75d2cd74f7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IN THE FAMILY JUSTICE COURTS OF THE REPUBLIC OF SINGAPORE</w:t>
            </w:r>
          </w:p>
        </w:tc>
      </w:tr>
      <w:tr w:rsidR="006F2CA2" w:rsidRPr="006F2CA2" w14:paraId="6091D5FC" w14:textId="77777777" w:rsidTr="006F2CA2">
        <w:trPr>
          <w:divId w:val="2116439976"/>
          <w:cantSplit/>
          <w:jc w:val="center"/>
        </w:trPr>
        <w:tc>
          <w:tcPr>
            <w:tcW w:w="7120" w:type="dxa"/>
          </w:tcPr>
          <w:p w14:paraId="19DD79AE" w14:textId="77777777" w:rsidR="006F2CA2" w:rsidRPr="006F2CA2" w:rsidRDefault="006F2CA2" w:rsidP="00895CBC">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GUID=1ba9911c-0c74-48d5-9012-e0fad7c70d5d </w:instrText>
            </w:r>
            <w:r w:rsidRPr="006F2CA2">
              <w:rPr>
                <w:rFonts w:ascii="Times New Roman" w:hAnsi="Times New Roman" w:cs="Times New Roman"/>
                <w:sz w:val="22"/>
                <w:szCs w:val="20"/>
                <w:lang w:val="en-GB" w:eastAsia="en-US"/>
              </w:rPr>
              <w:fldChar w:fldCharType="end"/>
            </w:r>
            <w:r w:rsidR="00895CBC">
              <w:rPr>
                <w:rFonts w:ascii="Times New Roman" w:hAnsi="Times New Roman" w:cs="Times New Roman"/>
                <w:sz w:val="22"/>
                <w:szCs w:val="20"/>
                <w:lang w:val="en-GB" w:eastAsia="en-US"/>
              </w:rPr>
              <w:t>Case</w:t>
            </w:r>
            <w:r w:rsidRPr="006F2CA2">
              <w:rPr>
                <w:rFonts w:ascii="Times New Roman" w:hAnsi="Times New Roman" w:cs="Times New Roman"/>
                <w:sz w:val="22"/>
                <w:szCs w:val="20"/>
                <w:lang w:val="en-GB" w:eastAsia="en-US"/>
              </w:rPr>
              <w:t xml:space="preserve"> No.</w:t>
            </w:r>
          </w:p>
        </w:tc>
      </w:tr>
      <w:tr w:rsidR="006F2CA2" w:rsidRPr="006F2CA2" w14:paraId="6AAD09AF" w14:textId="77777777" w:rsidTr="006F2CA2">
        <w:trPr>
          <w:divId w:val="2116439976"/>
          <w:cantSplit/>
          <w:jc w:val="center"/>
        </w:trPr>
        <w:tc>
          <w:tcPr>
            <w:tcW w:w="7120" w:type="dxa"/>
          </w:tcPr>
          <w:p w14:paraId="55CB1337"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GUID=0c9e160f-a804-432f-98dc-113c39f27dff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Between</w:t>
            </w:r>
          </w:p>
        </w:tc>
      </w:tr>
      <w:tr w:rsidR="006F2CA2" w:rsidRPr="006F2CA2" w14:paraId="7E59A3E6" w14:textId="77777777" w:rsidTr="006F2CA2">
        <w:trPr>
          <w:divId w:val="2116439976"/>
          <w:cantSplit/>
          <w:jc w:val="center"/>
        </w:trPr>
        <w:tc>
          <w:tcPr>
            <w:tcW w:w="7120" w:type="dxa"/>
          </w:tcPr>
          <w:p w14:paraId="0B595D36"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GUID=4c938f20-bd96-447b-8b98-ccb6e0a0b2ba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Plaintiff’s Name</w:t>
            </w:r>
            <w:r w:rsidRPr="006F2CA2">
              <w:rPr>
                <w:rFonts w:ascii="Times New Roman" w:hAnsi="Times New Roman" w:cs="Times New Roman"/>
                <w:sz w:val="22"/>
                <w:szCs w:val="20"/>
                <w:lang w:val="en-GB" w:eastAsia="en-US"/>
              </w:rPr>
              <w:t>] (ID No.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w:t>
            </w:r>
            <w:r w:rsidRPr="006F2CA2">
              <w:rPr>
                <w:rFonts w:ascii="Times New Roman" w:hAnsi="Times New Roman" w:cs="Times New Roman"/>
                <w:i/>
                <w:sz w:val="22"/>
                <w:szCs w:val="20"/>
                <w:lang w:val="en-GB" w:eastAsia="en-US"/>
              </w:rPr>
              <w:t>Plaintiff</w:t>
            </w:r>
          </w:p>
        </w:tc>
      </w:tr>
      <w:tr w:rsidR="006F2CA2" w:rsidRPr="006F2CA2" w14:paraId="0670D2BA" w14:textId="77777777" w:rsidTr="006F2CA2">
        <w:trPr>
          <w:divId w:val="2116439976"/>
          <w:cantSplit/>
          <w:jc w:val="center"/>
        </w:trPr>
        <w:tc>
          <w:tcPr>
            <w:tcW w:w="7120" w:type="dxa"/>
          </w:tcPr>
          <w:p w14:paraId="4FF1B31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GUID=02314eda-eeaa-48cd-8cc1-2e538de57773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w:t>
            </w:r>
          </w:p>
        </w:tc>
      </w:tr>
      <w:tr w:rsidR="006F2CA2" w:rsidRPr="006F2CA2" w14:paraId="05E3CB0B" w14:textId="77777777" w:rsidTr="006F2CA2">
        <w:trPr>
          <w:divId w:val="2116439976"/>
          <w:cantSplit/>
          <w:jc w:val="center"/>
        </w:trPr>
        <w:tc>
          <w:tcPr>
            <w:tcW w:w="7120" w:type="dxa"/>
          </w:tcPr>
          <w:p w14:paraId="3150DAB9"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GUID=7997e846-6396-4293-8681-5dd094de165f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Defendant’s Name</w:t>
            </w:r>
            <w:r w:rsidRPr="006F2CA2">
              <w:rPr>
                <w:rFonts w:ascii="Times New Roman" w:hAnsi="Times New Roman" w:cs="Times New Roman"/>
                <w:sz w:val="22"/>
                <w:szCs w:val="20"/>
                <w:lang w:val="en-GB" w:eastAsia="en-US"/>
              </w:rPr>
              <w:t>] (ID No.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w:t>
            </w:r>
            <w:r w:rsidRPr="006F2CA2">
              <w:rPr>
                <w:rFonts w:ascii="Times New Roman" w:hAnsi="Times New Roman" w:cs="Times New Roman"/>
                <w:i/>
                <w:sz w:val="22"/>
                <w:szCs w:val="20"/>
                <w:lang w:val="en-GB" w:eastAsia="en-US"/>
              </w:rPr>
              <w:t>Defendant</w:t>
            </w:r>
          </w:p>
        </w:tc>
      </w:tr>
      <w:tr w:rsidR="006F2CA2" w:rsidRPr="006F2CA2" w14:paraId="5419368C" w14:textId="77777777" w:rsidTr="006F2CA2">
        <w:trPr>
          <w:divId w:val="2116439976"/>
          <w:cantSplit/>
          <w:jc w:val="center"/>
        </w:trPr>
        <w:tc>
          <w:tcPr>
            <w:tcW w:w="7120" w:type="dxa"/>
          </w:tcPr>
          <w:p w14:paraId="0EF124B0"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GUID=77778f03-36e3-498e-9e9a-98c583d001bf </w:instrText>
            </w:r>
            <w:r w:rsidRPr="006F2CA2">
              <w:rPr>
                <w:rFonts w:ascii="Times New Roman" w:hAnsi="Times New Roman" w:cs="Times New Roman"/>
                <w:sz w:val="22"/>
                <w:szCs w:val="20"/>
                <w:lang w:val="en-GB" w:eastAsia="en-US"/>
              </w:rPr>
              <w:fldChar w:fldCharType="end"/>
            </w:r>
          </w:p>
        </w:tc>
      </w:tr>
      <w:tr w:rsidR="006F2CA2" w:rsidRPr="006F2CA2" w14:paraId="6D534F03" w14:textId="77777777" w:rsidTr="006F2CA2">
        <w:trPr>
          <w:divId w:val="2116439976"/>
          <w:cantSplit/>
          <w:jc w:val="center"/>
        </w:trPr>
        <w:tc>
          <w:tcPr>
            <w:tcW w:w="7120" w:type="dxa"/>
          </w:tcPr>
          <w:p w14:paraId="664E850E"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GUID=82268fdf-80b4-4a08-92c6-aec17a63e969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SUMMONS (EX-PARTE*)</w:t>
            </w:r>
          </w:p>
        </w:tc>
      </w:tr>
      <w:tr w:rsidR="006F2CA2" w:rsidRPr="006F2CA2" w14:paraId="34E312ED" w14:textId="77777777" w:rsidTr="006F2CA2">
        <w:trPr>
          <w:divId w:val="2116439976"/>
          <w:cantSplit/>
          <w:jc w:val="center"/>
        </w:trPr>
        <w:tc>
          <w:tcPr>
            <w:tcW w:w="7120" w:type="dxa"/>
          </w:tcPr>
          <w:p w14:paraId="300B19A1"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GUID=3db10056-3dd0-44a4-b7f6-21d5adc95532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w:t>
            </w:r>
            <w:r w:rsidRPr="006F2CA2">
              <w:rPr>
                <w:rFonts w:ascii="Times New Roman" w:hAnsi="Times New Roman" w:cs="Times New Roman"/>
                <w:sz w:val="22"/>
                <w:szCs w:val="20"/>
                <w:lang w:val="en-GB" w:eastAsia="en-US"/>
              </w:rPr>
              <w:tab/>
              <w:t>Orders Applied For</w:t>
            </w:r>
          </w:p>
        </w:tc>
      </w:tr>
      <w:tr w:rsidR="006F2CA2" w:rsidRPr="006F2CA2" w14:paraId="732131F9" w14:textId="77777777" w:rsidTr="006F2CA2">
        <w:trPr>
          <w:divId w:val="2116439976"/>
          <w:cantSplit/>
          <w:jc w:val="center"/>
        </w:trPr>
        <w:tc>
          <w:tcPr>
            <w:tcW w:w="7120" w:type="dxa"/>
          </w:tcPr>
          <w:p w14:paraId="0659D4FC"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GUID=e72650ac-8409-4356-97a1-3a88bca615dd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w:t>
            </w:r>
            <w:r w:rsidRPr="006F2CA2">
              <w:rPr>
                <w:rFonts w:ascii="Times New Roman" w:hAnsi="Times New Roman" w:cs="Times New Roman"/>
                <w:sz w:val="22"/>
                <w:szCs w:val="20"/>
                <w:lang w:val="en-GB" w:eastAsia="en-US"/>
              </w:rPr>
              <w:tab/>
              <w:t>Grounds of application</w:t>
            </w:r>
          </w:p>
          <w:p w14:paraId="3F4C7494"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GUID=38dc258a-7637-4396-b849-f1be7c83ceef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w:t>
            </w:r>
            <w:r w:rsidRPr="006F2CA2">
              <w:rPr>
                <w:rFonts w:ascii="Times New Roman" w:hAnsi="Times New Roman" w:cs="Times New Roman"/>
                <w:i/>
                <w:sz w:val="22"/>
                <w:szCs w:val="20"/>
                <w:lang w:val="en-GB" w:eastAsia="en-US"/>
              </w:rPr>
              <w:t>Choose one of the following.</w:t>
            </w:r>
            <w:r w:rsidRPr="006F2CA2">
              <w:rPr>
                <w:rFonts w:ascii="Times New Roman" w:hAnsi="Times New Roman" w:cs="Times New Roman"/>
                <w:sz w:val="22"/>
                <w:szCs w:val="20"/>
                <w:lang w:val="en-GB" w:eastAsia="en-US"/>
              </w:rPr>
              <w:t>]</w:t>
            </w:r>
          </w:p>
        </w:tc>
      </w:tr>
      <w:tr w:rsidR="006F2CA2" w:rsidRPr="006F2CA2" w14:paraId="6517615A" w14:textId="77777777" w:rsidTr="006F2CA2">
        <w:trPr>
          <w:divId w:val="2116439976"/>
          <w:cantSplit/>
          <w:jc w:val="center"/>
        </w:trPr>
        <w:tc>
          <w:tcPr>
            <w:tcW w:w="7120" w:type="dxa"/>
          </w:tcPr>
          <w:p w14:paraId="5B86FFFD"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GUID=7b42e874-07f1-42ce-87c7-045b8c0ad61d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The grounds of the application are set out in the affidavit(s)* filed in support of this application.</w:t>
            </w:r>
          </w:p>
        </w:tc>
      </w:tr>
      <w:tr w:rsidR="006F2CA2" w:rsidRPr="006F2CA2" w14:paraId="6182317F" w14:textId="77777777" w:rsidTr="006F2CA2">
        <w:trPr>
          <w:divId w:val="2116439976"/>
          <w:cantSplit/>
          <w:jc w:val="center"/>
        </w:trPr>
        <w:tc>
          <w:tcPr>
            <w:tcW w:w="7120" w:type="dxa"/>
          </w:tcPr>
          <w:p w14:paraId="4CFEAEBC"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GUID=6d3c6fd6-b7f3-4ae9-96c5-9790103015d6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The grounds of the application are set out herein.</w:t>
            </w:r>
          </w:p>
        </w:tc>
      </w:tr>
      <w:tr w:rsidR="006F2CA2" w:rsidRPr="006F2CA2" w14:paraId="6D89DEE1" w14:textId="77777777" w:rsidTr="006F2CA2">
        <w:trPr>
          <w:divId w:val="2116439976"/>
          <w:cantSplit/>
          <w:jc w:val="center"/>
        </w:trPr>
        <w:tc>
          <w:tcPr>
            <w:tcW w:w="7120" w:type="dxa"/>
          </w:tcPr>
          <w:p w14:paraId="5AB1AEC0"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GUID=56442267-a7f9-4a3a-b1fd-d550def49cf5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3.</w:t>
            </w:r>
            <w:r w:rsidRPr="006F2CA2">
              <w:rPr>
                <w:rFonts w:ascii="Times New Roman" w:hAnsi="Times New Roman" w:cs="Times New Roman"/>
                <w:sz w:val="22"/>
                <w:szCs w:val="20"/>
                <w:lang w:val="en-GB" w:eastAsia="en-US"/>
              </w:rPr>
              <w:tab/>
              <w:t>Party Filing this Summons (</w:t>
            </w:r>
            <w:proofErr w:type="gramStart"/>
            <w:r w:rsidRPr="006F2CA2">
              <w:rPr>
                <w:rFonts w:ascii="Times New Roman" w:hAnsi="Times New Roman" w:cs="Times New Roman"/>
                <w:sz w:val="22"/>
                <w:szCs w:val="20"/>
                <w:lang w:val="en-GB" w:eastAsia="en-US"/>
              </w:rPr>
              <w:t>e.g.</w:t>
            </w:r>
            <w:proofErr w:type="gramEnd"/>
            <w:r w:rsidRPr="006F2CA2">
              <w:rPr>
                <w:rFonts w:ascii="Times New Roman" w:hAnsi="Times New Roman" w:cs="Times New Roman"/>
                <w:sz w:val="22"/>
                <w:szCs w:val="20"/>
                <w:lang w:val="en-GB" w:eastAsia="en-US"/>
              </w:rPr>
              <w:t xml:space="preserve"> Plaintiff, Defendant, Co-Defendant, etc.)</w:t>
            </w:r>
          </w:p>
        </w:tc>
      </w:tr>
      <w:tr w:rsidR="006F2CA2" w:rsidRPr="006F2CA2" w14:paraId="52820606" w14:textId="77777777" w:rsidTr="006F2CA2">
        <w:trPr>
          <w:divId w:val="2116439976"/>
          <w:cantSplit/>
          <w:jc w:val="center"/>
        </w:trPr>
        <w:tc>
          <w:tcPr>
            <w:tcW w:w="7120" w:type="dxa"/>
          </w:tcPr>
          <w:p w14:paraId="5D38437D"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GUID=f8238682-bba8-440f-83f1-a2202fd78945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4.</w:t>
            </w:r>
            <w:r w:rsidRPr="006F2CA2">
              <w:rPr>
                <w:rFonts w:ascii="Times New Roman" w:hAnsi="Times New Roman" w:cs="Times New Roman"/>
                <w:sz w:val="22"/>
                <w:szCs w:val="20"/>
                <w:lang w:val="en-GB" w:eastAsia="en-US"/>
              </w:rPr>
              <w:tab/>
              <w:t>Party/Parties* to be Served with this Summons (</w:t>
            </w:r>
            <w:proofErr w:type="gramStart"/>
            <w:r w:rsidRPr="006F2CA2">
              <w:rPr>
                <w:rFonts w:ascii="Times New Roman" w:hAnsi="Times New Roman" w:cs="Times New Roman"/>
                <w:sz w:val="22"/>
                <w:szCs w:val="20"/>
                <w:lang w:val="en-GB" w:eastAsia="en-US"/>
              </w:rPr>
              <w:t>e.g.</w:t>
            </w:r>
            <w:proofErr w:type="gramEnd"/>
            <w:r w:rsidRPr="006F2CA2">
              <w:rPr>
                <w:rFonts w:ascii="Times New Roman" w:hAnsi="Times New Roman" w:cs="Times New Roman"/>
                <w:sz w:val="22"/>
                <w:szCs w:val="20"/>
                <w:lang w:val="en-GB" w:eastAsia="en-US"/>
              </w:rPr>
              <w:t xml:space="preserve"> Plaintiff, Defendant, Co-Defendant, etc.)</w:t>
            </w:r>
          </w:p>
        </w:tc>
      </w:tr>
      <w:tr w:rsidR="006F2CA2" w:rsidRPr="006F2CA2" w14:paraId="1A949E9B" w14:textId="77777777" w:rsidTr="006F2CA2">
        <w:trPr>
          <w:divId w:val="2116439976"/>
          <w:cantSplit/>
          <w:jc w:val="center"/>
        </w:trPr>
        <w:tc>
          <w:tcPr>
            <w:tcW w:w="7120" w:type="dxa"/>
          </w:tcPr>
          <w:p w14:paraId="612DF86F"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GUID=7e6f9b7c-c4e0-4924-9e14-ec222fc09af6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5.</w:t>
            </w:r>
            <w:r w:rsidRPr="006F2CA2">
              <w:rPr>
                <w:rFonts w:ascii="Times New Roman" w:hAnsi="Times New Roman" w:cs="Times New Roman"/>
                <w:sz w:val="22"/>
                <w:szCs w:val="20"/>
                <w:lang w:val="en-GB" w:eastAsia="en-US"/>
              </w:rPr>
              <w:tab/>
              <w:t>Consent*</w:t>
            </w:r>
          </w:p>
          <w:p w14:paraId="3BA09583"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GUID=c8da4008-1b3f-48e1-9cbb-504603cbac8a </w:instrText>
            </w:r>
            <w:r w:rsidRPr="006F2CA2">
              <w:rPr>
                <w:rFonts w:ascii="Times New Roman" w:hAnsi="Times New Roman" w:cs="Times New Roman"/>
                <w:sz w:val="22"/>
                <w:szCs w:val="20"/>
                <w:lang w:val="en-GB" w:eastAsia="en-US"/>
              </w:rPr>
              <w:fldChar w:fldCharType="end"/>
            </w:r>
            <w:r w:rsidR="00895CBC">
              <w:rPr>
                <w:rFonts w:ascii="Times New Roman" w:hAnsi="Times New Roman" w:cs="Times New Roman"/>
                <w:sz w:val="22"/>
                <w:szCs w:val="20"/>
                <w:lang w:val="en-GB" w:eastAsia="en-US"/>
              </w:rPr>
              <w:tab/>
              <w:t xml:space="preserve">I </w:t>
            </w:r>
            <w:r w:rsidRPr="006F2CA2">
              <w:rPr>
                <w:rFonts w:ascii="Times New Roman" w:hAnsi="Times New Roman" w:cs="Times New Roman"/>
                <w:sz w:val="22"/>
                <w:szCs w:val="20"/>
                <w:lang w:val="en-GB" w:eastAsia="en-US"/>
              </w:rPr>
              <w:t>hereby consent to this Summons.</w:t>
            </w:r>
            <w:r w:rsidR="00895CBC">
              <w:rPr>
                <w:rFonts w:ascii="Times New Roman" w:hAnsi="Times New Roman" w:cs="Times New Roman"/>
                <w:sz w:val="22"/>
                <w:szCs w:val="20"/>
                <w:lang w:val="en-GB" w:eastAsia="en-US"/>
              </w:rPr>
              <w:t xml:space="preserve"> I acknowledge that I have considered the terms of the agreement and have been informed of my right to seek independent legal </w:t>
            </w:r>
            <w:proofErr w:type="gramStart"/>
            <w:r w:rsidR="00895CBC">
              <w:rPr>
                <w:rFonts w:ascii="Times New Roman" w:hAnsi="Times New Roman" w:cs="Times New Roman"/>
                <w:sz w:val="22"/>
                <w:szCs w:val="20"/>
                <w:lang w:val="en-GB" w:eastAsia="en-US"/>
              </w:rPr>
              <w:t>advice./</w:t>
            </w:r>
            <w:proofErr w:type="gramEnd"/>
            <w:r w:rsidR="00895CBC">
              <w:rPr>
                <w:rFonts w:ascii="Times New Roman" w:hAnsi="Times New Roman" w:cs="Times New Roman"/>
                <w:sz w:val="22"/>
                <w:szCs w:val="20"/>
                <w:lang w:val="en-GB" w:eastAsia="en-US"/>
              </w:rPr>
              <w:t>We hereby consent to this Summons.*</w:t>
            </w:r>
          </w:p>
        </w:tc>
      </w:tr>
      <w:tr w:rsidR="006F2CA2" w:rsidRPr="006F2CA2" w14:paraId="7390AC33" w14:textId="77777777" w:rsidTr="006F2CA2">
        <w:trPr>
          <w:divId w:val="2116439976"/>
          <w:cantSplit/>
          <w:jc w:val="center"/>
        </w:trPr>
        <w:tc>
          <w:tcPr>
            <w:tcW w:w="7120" w:type="dxa"/>
          </w:tcPr>
          <w:p w14:paraId="529555E2"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GUID=88f9f981-d302-435a-83aa-cff84664da27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Signature:</w:t>
            </w:r>
          </w:p>
          <w:p w14:paraId="460C9412"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GUID=7fa4edcd-d565-4358-b754-bce5b44b48f8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Name and ID No. of Party consenting to this Summons/Name of the Solicitor of Party consenting to this Summons*:</w:t>
            </w:r>
          </w:p>
          <w:p w14:paraId="6B994FA0"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GUID=5dca6b96-0e65-41fe-95c0-bf3c3271d4bf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Date:</w:t>
            </w:r>
          </w:p>
        </w:tc>
      </w:tr>
      <w:tr w:rsidR="006F2CA2" w:rsidRPr="006F2CA2" w14:paraId="3A306B12" w14:textId="77777777" w:rsidTr="006F2CA2">
        <w:trPr>
          <w:divId w:val="2116439976"/>
          <w:cantSplit/>
          <w:jc w:val="center"/>
        </w:trPr>
        <w:tc>
          <w:tcPr>
            <w:tcW w:w="7120" w:type="dxa"/>
          </w:tcPr>
          <w:p w14:paraId="102B2321"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GUID=74a74045-e2c6-4111-b1c5-da7600aedd26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This Summons is taken out by [</w:t>
            </w:r>
            <w:r w:rsidRPr="006F2CA2">
              <w:rPr>
                <w:rFonts w:ascii="Times New Roman" w:hAnsi="Times New Roman" w:cs="Times New Roman"/>
                <w:i/>
                <w:sz w:val="22"/>
                <w:szCs w:val="20"/>
                <w:lang w:val="en-GB" w:eastAsia="en-US"/>
              </w:rPr>
              <w:t>to state name of party taking out this summons</w:t>
            </w:r>
            <w:r w:rsidRPr="006F2CA2">
              <w:rPr>
                <w:rFonts w:ascii="Times New Roman" w:hAnsi="Times New Roman" w:cs="Times New Roman"/>
                <w:sz w:val="22"/>
                <w:szCs w:val="20"/>
                <w:lang w:val="en-GB" w:eastAsia="en-US"/>
              </w:rPr>
              <w:t>]</w:t>
            </w:r>
          </w:p>
          <w:p w14:paraId="61EF738A"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GUID=8af735e0-cc13-4b2b-8244-d8b24c7a73b3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to state Plaintiff’s solicitor’s name and name and address of law firm (if Plaintiff represented by solicitor) or Plaintiff’s address for service in Singapore</w:t>
            </w:r>
            <w:r w:rsidRPr="006F2CA2">
              <w:rPr>
                <w:rFonts w:ascii="Times New Roman" w:hAnsi="Times New Roman" w:cs="Times New Roman"/>
                <w:sz w:val="22"/>
                <w:szCs w:val="20"/>
                <w:lang w:val="en-GB" w:eastAsia="en-US"/>
              </w:rPr>
              <w:t>]</w:t>
            </w:r>
          </w:p>
        </w:tc>
      </w:tr>
      <w:tr w:rsidR="006F2CA2" w:rsidRPr="006F2CA2" w14:paraId="01FC8061" w14:textId="77777777" w:rsidTr="006F2CA2">
        <w:trPr>
          <w:divId w:val="2116439976"/>
          <w:cantSplit/>
          <w:jc w:val="center"/>
        </w:trPr>
        <w:tc>
          <w:tcPr>
            <w:tcW w:w="7120" w:type="dxa"/>
          </w:tcPr>
          <w:p w14:paraId="6E8867A1"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GUID=e95f4a68-8bb1-454a-ac3b-fa08265daaff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*Delete where inapplicable.</w:t>
            </w:r>
          </w:p>
        </w:tc>
      </w:tr>
    </w:tbl>
    <w:p w14:paraId="4ED5CA80"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7AC6725B"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2A1E0672"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5CEA00C7"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182CC96F" w14:textId="77777777" w:rsidR="006F2CA2" w:rsidRDefault="006F2CA2" w:rsidP="006F2CA2">
      <w:pPr>
        <w:spacing w:before="0" w:after="200" w:line="276" w:lineRule="auto"/>
        <w:divId w:val="2116439976"/>
        <w:rPr>
          <w:rFonts w:ascii="Calibri" w:eastAsia="Calibri" w:hAnsi="Calibri" w:cs="Times New Roman"/>
          <w:sz w:val="22"/>
          <w:szCs w:val="22"/>
          <w:lang w:eastAsia="en-US"/>
        </w:rPr>
      </w:pPr>
    </w:p>
    <w:p w14:paraId="09385376" w14:textId="77777777" w:rsidR="00A04357" w:rsidRPr="006F2CA2" w:rsidRDefault="00A04357" w:rsidP="006F2CA2">
      <w:pPr>
        <w:spacing w:before="0" w:after="200" w:line="276" w:lineRule="auto"/>
        <w:divId w:val="2116439976"/>
        <w:rPr>
          <w:rFonts w:ascii="Calibri" w:eastAsia="Calibri" w:hAnsi="Calibri" w:cs="Times New Roman"/>
          <w:sz w:val="22"/>
          <w:szCs w:val="22"/>
          <w:lang w:eastAsia="en-US"/>
        </w:rPr>
      </w:pPr>
    </w:p>
    <w:p w14:paraId="50E688D1" w14:textId="77777777" w:rsidR="006F2CA2" w:rsidRPr="006F2CA2" w:rsidRDefault="006F2CA2" w:rsidP="006F2CA2">
      <w:pPr>
        <w:keepNext/>
        <w:keepLines/>
        <w:suppressAutoHyphens/>
        <w:spacing w:before="240" w:after="120" w:line="240" w:lineRule="auto"/>
        <w:jc w:val="center"/>
        <w:divId w:val="2116439976"/>
        <w:rPr>
          <w:rFonts w:ascii="Times New Roman" w:hAnsi="Times New Roman" w:cs="Times New Roman"/>
          <w:caps/>
          <w:sz w:val="22"/>
          <w:szCs w:val="20"/>
          <w:lang w:val="en-GB" w:eastAsia="en-US"/>
        </w:rPr>
      </w:pPr>
      <w:r w:rsidRPr="006F2CA2">
        <w:rPr>
          <w:rFonts w:ascii="Times New Roman" w:hAnsi="Times New Roman" w:cs="Times New Roman"/>
          <w:caps/>
          <w:sz w:val="22"/>
          <w:szCs w:val="20"/>
          <w:lang w:val="en-GB" w:eastAsia="en-US"/>
        </w:rPr>
        <w:lastRenderedPageBreak/>
        <w:fldChar w:fldCharType="begin" w:fldLock="1"/>
      </w:r>
      <w:r w:rsidRPr="006F2CA2">
        <w:rPr>
          <w:rFonts w:ascii="Times New Roman" w:hAnsi="Times New Roman" w:cs="Times New Roman"/>
          <w:caps/>
          <w:sz w:val="22"/>
          <w:szCs w:val="20"/>
          <w:lang w:val="en-GB" w:eastAsia="en-US"/>
        </w:rPr>
        <w:instrText xml:space="preserve"> GUID=03aaa205-9875-4632-bc77-fd432380fc40 </w:instrText>
      </w:r>
      <w:r w:rsidRPr="006F2CA2">
        <w:rPr>
          <w:rFonts w:ascii="Times New Roman" w:hAnsi="Times New Roman" w:cs="Times New Roman"/>
          <w:caps/>
          <w:sz w:val="22"/>
          <w:szCs w:val="20"/>
          <w:lang w:val="en-GB" w:eastAsia="en-US"/>
        </w:rPr>
        <w:fldChar w:fldCharType="end"/>
      </w:r>
      <w:r w:rsidRPr="006F2CA2">
        <w:rPr>
          <w:rFonts w:ascii="Times New Roman" w:hAnsi="Times New Roman" w:cs="Times New Roman"/>
          <w:caps/>
          <w:sz w:val="22"/>
          <w:szCs w:val="20"/>
          <w:lang w:val="en-GB" w:eastAsia="en-US"/>
        </w:rPr>
        <w:t xml:space="preserve">Form 5 </w:t>
      </w:r>
    </w:p>
    <w:tbl>
      <w:tblPr>
        <w:tblW w:w="7140" w:type="dxa"/>
        <w:jc w:val="center"/>
        <w:tblLook w:val="04A0" w:firstRow="1" w:lastRow="0" w:firstColumn="1" w:lastColumn="0" w:noHBand="0" w:noVBand="1"/>
      </w:tblPr>
      <w:tblGrid>
        <w:gridCol w:w="7140"/>
      </w:tblGrid>
      <w:tr w:rsidR="006F2CA2" w:rsidRPr="006F2CA2" w14:paraId="3AF775BC" w14:textId="77777777" w:rsidTr="006F2CA2">
        <w:trPr>
          <w:divId w:val="2116439976"/>
          <w:cantSplit/>
          <w:jc w:val="center"/>
        </w:trPr>
        <w:tc>
          <w:tcPr>
            <w:tcW w:w="7140" w:type="dxa"/>
          </w:tcPr>
          <w:p w14:paraId="371BA78C"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t>R. 43</w:t>
            </w:r>
          </w:p>
        </w:tc>
      </w:tr>
      <w:tr w:rsidR="006F2CA2" w:rsidRPr="006F2CA2" w14:paraId="5666F3F5" w14:textId="77777777" w:rsidTr="006F2CA2">
        <w:trPr>
          <w:divId w:val="2116439976"/>
          <w:cantSplit/>
          <w:jc w:val="center"/>
        </w:trPr>
        <w:tc>
          <w:tcPr>
            <w:tcW w:w="7140" w:type="dxa"/>
          </w:tcPr>
          <w:p w14:paraId="426C78E6"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GUID=d0248a40-467f-4dd4-98c8-0f76f1e492fc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(NOTICE OF RENEWAL FORM)</w:t>
            </w:r>
          </w:p>
        </w:tc>
      </w:tr>
      <w:tr w:rsidR="006F2CA2" w:rsidRPr="006F2CA2" w14:paraId="7F14B0C1" w14:textId="77777777" w:rsidTr="006F2CA2">
        <w:trPr>
          <w:divId w:val="2116439976"/>
          <w:cantSplit/>
          <w:jc w:val="center"/>
        </w:trPr>
        <w:tc>
          <w:tcPr>
            <w:tcW w:w="7140" w:type="dxa"/>
          </w:tcPr>
          <w:p w14:paraId="46A9E72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GUID=5675d292-10be-4822-8db4-f892b7a56268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NOTICE OF RENEWAL OF WRIT OF SUMMONS/ORIGINATING </w:t>
            </w:r>
            <w:r w:rsidRPr="006F2CA2">
              <w:rPr>
                <w:rFonts w:ascii="Times New Roman" w:hAnsi="Times New Roman" w:cs="Times New Roman"/>
                <w:sz w:val="22"/>
                <w:szCs w:val="20"/>
                <w:lang w:val="en-GB" w:eastAsia="en-US"/>
              </w:rPr>
              <w:br/>
              <w:t>SUMMONS*</w:t>
            </w:r>
          </w:p>
        </w:tc>
      </w:tr>
      <w:tr w:rsidR="006F2CA2" w:rsidRPr="006F2CA2" w14:paraId="0FF71C43" w14:textId="77777777" w:rsidTr="006F2CA2">
        <w:trPr>
          <w:divId w:val="2116439976"/>
          <w:cantSplit/>
          <w:jc w:val="center"/>
        </w:trPr>
        <w:tc>
          <w:tcPr>
            <w:tcW w:w="7140" w:type="dxa"/>
          </w:tcPr>
          <w:p w14:paraId="57CDDF29"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GUID=852632ad-ede9-4573-a414-505657b6f628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Renewed for [</w:t>
            </w:r>
            <w:r w:rsidRPr="006F2CA2">
              <w:rPr>
                <w:rFonts w:ascii="Times New Roman" w:hAnsi="Times New Roman" w:cs="Times New Roman"/>
                <w:i/>
                <w:sz w:val="22"/>
                <w:szCs w:val="20"/>
                <w:lang w:val="en-GB" w:eastAsia="en-US"/>
              </w:rPr>
              <w:t>to state number</w:t>
            </w:r>
            <w:r w:rsidRPr="006F2CA2">
              <w:rPr>
                <w:rFonts w:ascii="Times New Roman" w:hAnsi="Times New Roman" w:cs="Times New Roman"/>
                <w:sz w:val="22"/>
                <w:szCs w:val="20"/>
                <w:lang w:val="en-GB" w:eastAsia="en-US"/>
              </w:rPr>
              <w:t>] months from [</w:t>
            </w:r>
            <w:r w:rsidRPr="006F2CA2">
              <w:rPr>
                <w:rFonts w:ascii="Times New Roman" w:hAnsi="Times New Roman" w:cs="Times New Roman"/>
                <w:i/>
                <w:sz w:val="22"/>
                <w:szCs w:val="20"/>
                <w:lang w:val="en-GB" w:eastAsia="en-US"/>
              </w:rPr>
              <w:t>to state date</w:t>
            </w:r>
            <w:r w:rsidRPr="006F2CA2">
              <w:rPr>
                <w:rFonts w:ascii="Times New Roman" w:hAnsi="Times New Roman" w:cs="Times New Roman"/>
                <w:sz w:val="22"/>
                <w:szCs w:val="20"/>
                <w:lang w:val="en-GB" w:eastAsia="en-US"/>
              </w:rPr>
              <w:t>] by an order of court dated [</w:t>
            </w:r>
            <w:r w:rsidRPr="006F2CA2">
              <w:rPr>
                <w:rFonts w:ascii="Times New Roman" w:hAnsi="Times New Roman" w:cs="Times New Roman"/>
                <w:i/>
                <w:sz w:val="22"/>
                <w:szCs w:val="20"/>
                <w:lang w:val="en-GB" w:eastAsia="en-US"/>
              </w:rPr>
              <w:t>to state date</w:t>
            </w:r>
            <w:r w:rsidRPr="006F2CA2">
              <w:rPr>
                <w:rFonts w:ascii="Times New Roman" w:hAnsi="Times New Roman" w:cs="Times New Roman"/>
                <w:sz w:val="22"/>
                <w:szCs w:val="20"/>
                <w:lang w:val="en-GB" w:eastAsia="en-US"/>
              </w:rPr>
              <w:t>].</w:t>
            </w:r>
          </w:p>
        </w:tc>
      </w:tr>
      <w:tr w:rsidR="006F2CA2" w:rsidRPr="006F2CA2" w14:paraId="6CD60C0D" w14:textId="77777777" w:rsidTr="006F2CA2">
        <w:trPr>
          <w:divId w:val="2116439976"/>
          <w:cantSplit/>
          <w:jc w:val="center"/>
        </w:trPr>
        <w:tc>
          <w:tcPr>
            <w:tcW w:w="7140" w:type="dxa"/>
          </w:tcPr>
          <w:p w14:paraId="1603ED31"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GUID=9a9637e2-b53f-401b-b6ac-9725b074be81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 xml:space="preserve">Solicitor for the Plaintiff/Name of Plaintiff (if </w:t>
            </w:r>
            <w:proofErr w:type="gramStart"/>
            <w:r w:rsidRPr="006F2CA2">
              <w:rPr>
                <w:rFonts w:ascii="Times New Roman" w:hAnsi="Times New Roman" w:cs="Times New Roman"/>
                <w:i/>
                <w:sz w:val="22"/>
                <w:szCs w:val="20"/>
                <w:lang w:val="en-GB" w:eastAsia="en-US"/>
              </w:rPr>
              <w:t>unrepresented)*</w:t>
            </w:r>
            <w:proofErr w:type="gramEnd"/>
          </w:p>
          <w:p w14:paraId="2FAF22C7"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GUID=d07eb81b-83c7-4877-be85-02cb15676036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Name and address of Law Firm/Address of Plaintiff*</w:t>
            </w:r>
          </w:p>
        </w:tc>
      </w:tr>
      <w:tr w:rsidR="006F2CA2" w:rsidRPr="006F2CA2" w14:paraId="117F2502" w14:textId="77777777" w:rsidTr="006F2CA2">
        <w:trPr>
          <w:divId w:val="2116439976"/>
          <w:cantSplit/>
          <w:jc w:val="center"/>
        </w:trPr>
        <w:tc>
          <w:tcPr>
            <w:tcW w:w="7140" w:type="dxa"/>
          </w:tcPr>
          <w:p w14:paraId="6A992DCE"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GUID=a5c1ecff-69f4-4ec3-a124-bcd938f9106c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*Delete where inapplicable.</w:t>
            </w:r>
          </w:p>
        </w:tc>
      </w:tr>
    </w:tbl>
    <w:p w14:paraId="55BB8A27"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16AFDE80"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73F7904A"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7B676522"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489FCC1A"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3565D9F0"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1F669386"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3D362C29"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6248E860"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22078FA8"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171EDF46"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16683F99"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385C88C7"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50F81CF9"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597C5EC3"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134C44AC"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6FF32830"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5E59B1FF"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320E6784"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6DA611A9"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17007104"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06FC5A3B" w14:textId="77777777" w:rsidR="006F2CA2" w:rsidRPr="006F2CA2" w:rsidRDefault="006F2CA2" w:rsidP="006F2CA2">
      <w:pPr>
        <w:keepNext/>
        <w:keepLines/>
        <w:suppressAutoHyphens/>
        <w:spacing w:before="240" w:after="120" w:line="240" w:lineRule="auto"/>
        <w:jc w:val="center"/>
        <w:divId w:val="2116439976"/>
        <w:rPr>
          <w:rFonts w:ascii="Times New Roman" w:hAnsi="Times New Roman" w:cs="Times New Roman"/>
          <w:caps/>
          <w:sz w:val="22"/>
          <w:szCs w:val="20"/>
          <w:lang w:val="en-GB" w:eastAsia="en-US"/>
        </w:rPr>
      </w:pPr>
      <w:r w:rsidRPr="006F2CA2">
        <w:rPr>
          <w:rFonts w:ascii="Times New Roman" w:hAnsi="Times New Roman" w:cs="Times New Roman"/>
          <w:caps/>
          <w:sz w:val="22"/>
          <w:szCs w:val="20"/>
          <w:lang w:val="en-GB" w:eastAsia="en-US"/>
        </w:rPr>
        <w:lastRenderedPageBreak/>
        <w:fldChar w:fldCharType="begin" w:fldLock="1"/>
      </w:r>
      <w:r w:rsidRPr="006F2CA2">
        <w:rPr>
          <w:rFonts w:ascii="Times New Roman" w:hAnsi="Times New Roman" w:cs="Times New Roman"/>
          <w:caps/>
          <w:sz w:val="22"/>
          <w:szCs w:val="20"/>
          <w:lang w:val="en-GB" w:eastAsia="en-US"/>
        </w:rPr>
        <w:instrText xml:space="preserve"> GUID=88bfcdd2-cd21-40fd-9e0a-aebe7e233301 </w:instrText>
      </w:r>
      <w:r w:rsidRPr="006F2CA2">
        <w:rPr>
          <w:rFonts w:ascii="Times New Roman" w:hAnsi="Times New Roman" w:cs="Times New Roman"/>
          <w:caps/>
          <w:sz w:val="22"/>
          <w:szCs w:val="20"/>
          <w:lang w:val="en-GB" w:eastAsia="en-US"/>
        </w:rPr>
        <w:fldChar w:fldCharType="end"/>
      </w:r>
      <w:r w:rsidRPr="006F2CA2">
        <w:rPr>
          <w:rFonts w:ascii="Times New Roman" w:hAnsi="Times New Roman" w:cs="Times New Roman"/>
          <w:caps/>
          <w:sz w:val="22"/>
          <w:szCs w:val="20"/>
          <w:lang w:val="en-GB" w:eastAsia="en-US"/>
        </w:rPr>
        <w:t>Form 6</w:t>
      </w:r>
    </w:p>
    <w:tbl>
      <w:tblPr>
        <w:tblW w:w="7270" w:type="dxa"/>
        <w:jc w:val="center"/>
        <w:tblLook w:val="04A0" w:firstRow="1" w:lastRow="0" w:firstColumn="1" w:lastColumn="0" w:noHBand="0" w:noVBand="1"/>
      </w:tblPr>
      <w:tblGrid>
        <w:gridCol w:w="7270"/>
      </w:tblGrid>
      <w:tr w:rsidR="00E43EFB" w:rsidRPr="00E43EFB" w14:paraId="1807864E" w14:textId="77777777" w:rsidTr="00E43EFB">
        <w:trPr>
          <w:divId w:val="2116439976"/>
          <w:cantSplit/>
          <w:jc w:val="center"/>
        </w:trPr>
        <w:tc>
          <w:tcPr>
            <w:tcW w:w="7270" w:type="dxa"/>
          </w:tcPr>
          <w:p w14:paraId="1A1E509E" w14:textId="77777777" w:rsidR="00E43EFB" w:rsidRPr="00E43EFB" w:rsidRDefault="00E43EFB" w:rsidP="00E43EFB">
            <w:pPr>
              <w:spacing w:before="60" w:after="60" w:line="240" w:lineRule="auto"/>
              <w:rPr>
                <w:rFonts w:ascii="Times New Roman" w:hAnsi="Times New Roman" w:cs="Times New Roman"/>
                <w:sz w:val="18"/>
                <w:szCs w:val="18"/>
                <w:lang w:val="en-GB" w:eastAsia="en-US"/>
              </w:rPr>
            </w:pPr>
            <w:r w:rsidRPr="00E43EFB">
              <w:rPr>
                <w:rFonts w:ascii="Times New Roman" w:hAnsi="Times New Roman" w:cs="Times New Roman"/>
                <w:sz w:val="18"/>
                <w:szCs w:val="18"/>
                <w:lang w:val="en-GB" w:eastAsia="en-US"/>
              </w:rPr>
              <w:fldChar w:fldCharType="begin"/>
            </w:r>
            <w:r w:rsidRPr="00E43EFB">
              <w:rPr>
                <w:rFonts w:ascii="Times New Roman" w:hAnsi="Times New Roman" w:cs="Times New Roman"/>
                <w:sz w:val="18"/>
                <w:szCs w:val="18"/>
                <w:lang w:val="en-GB" w:eastAsia="en-US"/>
              </w:rPr>
              <w:instrText xml:space="preserve"> GUID=00bffd53-f00c-42ff-8409-6a1aca87ed2d </w:instrText>
            </w:r>
            <w:r w:rsidRPr="00E43EFB">
              <w:rPr>
                <w:rFonts w:ascii="Times New Roman" w:hAnsi="Times New Roman" w:cs="Times New Roman"/>
                <w:sz w:val="18"/>
                <w:szCs w:val="18"/>
                <w:lang w:val="en-GB" w:eastAsia="en-US"/>
              </w:rPr>
              <w:fldChar w:fldCharType="end"/>
            </w:r>
            <w:r w:rsidRPr="00E43EFB">
              <w:rPr>
                <w:rFonts w:ascii="Times New Roman" w:hAnsi="Times New Roman" w:cs="Times New Roman"/>
                <w:sz w:val="18"/>
                <w:szCs w:val="18"/>
                <w:lang w:val="en-GB" w:eastAsia="en-US"/>
              </w:rPr>
              <w:t>R. 44, 48, 83</w:t>
            </w:r>
          </w:p>
        </w:tc>
      </w:tr>
      <w:tr w:rsidR="00E43EFB" w:rsidRPr="00E43EFB" w14:paraId="7BCBD97A" w14:textId="77777777" w:rsidTr="00E43EFB">
        <w:trPr>
          <w:divId w:val="2116439976"/>
          <w:cantSplit/>
          <w:jc w:val="center"/>
        </w:trPr>
        <w:tc>
          <w:tcPr>
            <w:tcW w:w="7270" w:type="dxa"/>
          </w:tcPr>
          <w:p w14:paraId="73B82E0F" w14:textId="77777777" w:rsidR="00E43EFB" w:rsidRPr="00E43EFB" w:rsidRDefault="00E43EFB" w:rsidP="00E43EFB">
            <w:pPr>
              <w:spacing w:before="60" w:after="60" w:line="240" w:lineRule="auto"/>
              <w:jc w:val="center"/>
              <w:rPr>
                <w:rFonts w:ascii="Times New Roman" w:hAnsi="Times New Roman" w:cs="Times New Roman"/>
                <w:sz w:val="22"/>
                <w:szCs w:val="20"/>
                <w:lang w:val="en-GB" w:eastAsia="en-US"/>
              </w:rPr>
            </w:pPr>
            <w:r w:rsidRPr="00E43EFB">
              <w:rPr>
                <w:rFonts w:ascii="Times New Roman" w:hAnsi="Times New Roman" w:cs="Times New Roman"/>
                <w:sz w:val="22"/>
                <w:szCs w:val="20"/>
                <w:lang w:val="en-GB" w:eastAsia="en-US"/>
              </w:rPr>
              <w:fldChar w:fldCharType="begin"/>
            </w:r>
            <w:r w:rsidRPr="00E43EFB">
              <w:rPr>
                <w:rFonts w:ascii="Times New Roman" w:hAnsi="Times New Roman" w:cs="Times New Roman"/>
                <w:sz w:val="22"/>
                <w:szCs w:val="20"/>
                <w:lang w:val="en-GB" w:eastAsia="en-US"/>
              </w:rPr>
              <w:instrText xml:space="preserve"> GUID=cf7c0bcc-b654-4258-b329-2cc909ff8087 </w:instrText>
            </w:r>
            <w:r w:rsidRPr="00E43EFB">
              <w:rPr>
                <w:rFonts w:ascii="Times New Roman" w:hAnsi="Times New Roman" w:cs="Times New Roman"/>
                <w:sz w:val="22"/>
                <w:szCs w:val="20"/>
                <w:lang w:val="en-GB" w:eastAsia="en-US"/>
              </w:rPr>
              <w:fldChar w:fldCharType="end"/>
            </w:r>
            <w:r w:rsidRPr="00E43EFB">
              <w:rPr>
                <w:rFonts w:ascii="Times New Roman" w:hAnsi="Times New Roman" w:cs="Times New Roman"/>
                <w:sz w:val="22"/>
                <w:szCs w:val="20"/>
                <w:lang w:val="en-GB" w:eastAsia="en-US"/>
              </w:rPr>
              <w:t>(STATEMENT OF CLAIM (DIVORCE/JUDICIAL SEPARATION) FORM)</w:t>
            </w:r>
          </w:p>
        </w:tc>
      </w:tr>
      <w:tr w:rsidR="00E43EFB" w:rsidRPr="00E43EFB" w14:paraId="3085110D" w14:textId="77777777" w:rsidTr="00E43EFB">
        <w:trPr>
          <w:divId w:val="2116439976"/>
          <w:cantSplit/>
          <w:jc w:val="center"/>
        </w:trPr>
        <w:tc>
          <w:tcPr>
            <w:tcW w:w="7270" w:type="dxa"/>
          </w:tcPr>
          <w:p w14:paraId="56630A0A" w14:textId="77777777" w:rsidR="00E43EFB" w:rsidRPr="00E43EFB" w:rsidRDefault="00E43EFB" w:rsidP="00E43EFB">
            <w:pPr>
              <w:spacing w:before="60" w:after="60" w:line="240" w:lineRule="auto"/>
              <w:jc w:val="center"/>
              <w:rPr>
                <w:rFonts w:ascii="Times New Roman" w:hAnsi="Times New Roman" w:cs="Times New Roman"/>
                <w:sz w:val="22"/>
                <w:szCs w:val="20"/>
                <w:lang w:val="en-GB" w:eastAsia="en-US"/>
              </w:rPr>
            </w:pPr>
            <w:r w:rsidRPr="00E43EFB">
              <w:rPr>
                <w:rFonts w:ascii="Times New Roman" w:hAnsi="Times New Roman" w:cs="Times New Roman"/>
                <w:sz w:val="22"/>
                <w:szCs w:val="20"/>
                <w:lang w:val="en-GB" w:eastAsia="en-US"/>
              </w:rPr>
              <w:fldChar w:fldCharType="begin"/>
            </w:r>
            <w:r w:rsidRPr="00E43EFB">
              <w:rPr>
                <w:rFonts w:ascii="Times New Roman" w:hAnsi="Times New Roman" w:cs="Times New Roman"/>
                <w:sz w:val="22"/>
                <w:szCs w:val="20"/>
                <w:lang w:val="en-GB" w:eastAsia="en-US"/>
              </w:rPr>
              <w:instrText xml:space="preserve"> GUID=59372bca-8049-40c5-97f4-19e96fa5d81d </w:instrText>
            </w:r>
            <w:r w:rsidRPr="00E43EFB">
              <w:rPr>
                <w:rFonts w:ascii="Times New Roman" w:hAnsi="Times New Roman" w:cs="Times New Roman"/>
                <w:sz w:val="22"/>
                <w:szCs w:val="20"/>
                <w:lang w:val="en-GB" w:eastAsia="en-US"/>
              </w:rPr>
              <w:fldChar w:fldCharType="end"/>
            </w:r>
            <w:r w:rsidRPr="00E43EFB">
              <w:rPr>
                <w:rFonts w:ascii="Times New Roman" w:hAnsi="Times New Roman" w:cs="Times New Roman"/>
                <w:sz w:val="22"/>
                <w:szCs w:val="20"/>
                <w:lang w:val="en-GB" w:eastAsia="en-US"/>
              </w:rPr>
              <w:t>IN THE FAMILY JUSTICE COURTS OF THE REPUBLIC OF SINGAPORE</w:t>
            </w:r>
          </w:p>
        </w:tc>
      </w:tr>
      <w:tr w:rsidR="00E43EFB" w:rsidRPr="00E43EFB" w14:paraId="27647464" w14:textId="77777777" w:rsidTr="00E43EFB">
        <w:trPr>
          <w:divId w:val="2116439976"/>
          <w:cantSplit/>
          <w:jc w:val="center"/>
        </w:trPr>
        <w:tc>
          <w:tcPr>
            <w:tcW w:w="7270" w:type="dxa"/>
          </w:tcPr>
          <w:p w14:paraId="7BEBFD61" w14:textId="77777777" w:rsidR="00E43EFB" w:rsidRPr="00E43EFB" w:rsidRDefault="00E43EFB" w:rsidP="00E43EFB">
            <w:pPr>
              <w:spacing w:before="60" w:after="60" w:line="240" w:lineRule="auto"/>
              <w:rPr>
                <w:rFonts w:ascii="Times New Roman" w:hAnsi="Times New Roman" w:cs="Times New Roman"/>
                <w:sz w:val="22"/>
                <w:szCs w:val="20"/>
                <w:lang w:val="en-GB" w:eastAsia="en-US"/>
              </w:rPr>
            </w:pPr>
            <w:r w:rsidRPr="00E43EFB">
              <w:rPr>
                <w:rFonts w:ascii="Times New Roman" w:hAnsi="Times New Roman" w:cs="Times New Roman"/>
                <w:sz w:val="22"/>
                <w:szCs w:val="20"/>
                <w:lang w:val="en-GB" w:eastAsia="en-US"/>
              </w:rPr>
              <w:fldChar w:fldCharType="begin"/>
            </w:r>
            <w:r w:rsidRPr="00E43EFB">
              <w:rPr>
                <w:rFonts w:ascii="Times New Roman" w:hAnsi="Times New Roman" w:cs="Times New Roman"/>
                <w:sz w:val="22"/>
                <w:szCs w:val="20"/>
                <w:lang w:val="en-GB" w:eastAsia="en-US"/>
              </w:rPr>
              <w:instrText xml:space="preserve"> GUID=430f8956-1cf2-4304-8c2d-0c31c7205529 </w:instrText>
            </w:r>
            <w:r w:rsidRPr="00E43EFB">
              <w:rPr>
                <w:rFonts w:ascii="Times New Roman" w:hAnsi="Times New Roman" w:cs="Times New Roman"/>
                <w:sz w:val="22"/>
                <w:szCs w:val="20"/>
                <w:lang w:val="en-GB" w:eastAsia="en-US"/>
              </w:rPr>
              <w:fldChar w:fldCharType="end"/>
            </w:r>
            <w:r w:rsidRPr="00E43EFB">
              <w:rPr>
                <w:rFonts w:ascii="Times New Roman" w:hAnsi="Times New Roman" w:cs="Times New Roman"/>
                <w:sz w:val="22"/>
                <w:szCs w:val="20"/>
                <w:lang w:val="en-GB" w:eastAsia="en-US"/>
              </w:rPr>
              <w:t>Divorce Writ No.</w:t>
            </w:r>
          </w:p>
        </w:tc>
      </w:tr>
      <w:tr w:rsidR="00E43EFB" w:rsidRPr="00E43EFB" w14:paraId="36A875A0" w14:textId="77777777" w:rsidTr="00E43EFB">
        <w:trPr>
          <w:divId w:val="2116439976"/>
          <w:cantSplit/>
          <w:jc w:val="center"/>
        </w:trPr>
        <w:tc>
          <w:tcPr>
            <w:tcW w:w="7270" w:type="dxa"/>
          </w:tcPr>
          <w:p w14:paraId="53D1E76F" w14:textId="77777777" w:rsidR="00E43EFB" w:rsidRPr="00E43EFB" w:rsidRDefault="00E43EFB" w:rsidP="00E43EFB">
            <w:pPr>
              <w:spacing w:before="60" w:after="60" w:line="240" w:lineRule="auto"/>
              <w:jc w:val="center"/>
              <w:rPr>
                <w:rFonts w:ascii="Times New Roman" w:hAnsi="Times New Roman" w:cs="Times New Roman"/>
                <w:sz w:val="22"/>
                <w:szCs w:val="20"/>
                <w:lang w:val="en-GB" w:eastAsia="en-US"/>
              </w:rPr>
            </w:pPr>
            <w:r w:rsidRPr="00E43EFB">
              <w:rPr>
                <w:rFonts w:ascii="Times New Roman" w:hAnsi="Times New Roman" w:cs="Times New Roman"/>
                <w:sz w:val="22"/>
                <w:szCs w:val="20"/>
                <w:lang w:val="en-GB" w:eastAsia="en-US"/>
              </w:rPr>
              <w:fldChar w:fldCharType="begin"/>
            </w:r>
            <w:r w:rsidRPr="00E43EFB">
              <w:rPr>
                <w:rFonts w:ascii="Times New Roman" w:hAnsi="Times New Roman" w:cs="Times New Roman"/>
                <w:sz w:val="22"/>
                <w:szCs w:val="20"/>
                <w:lang w:val="en-GB" w:eastAsia="en-US"/>
              </w:rPr>
              <w:instrText xml:space="preserve"> GUID=b32a14ae-9ab2-4ba4-a4ce-4d9becfbcccc </w:instrText>
            </w:r>
            <w:r w:rsidRPr="00E43EFB">
              <w:rPr>
                <w:rFonts w:ascii="Times New Roman" w:hAnsi="Times New Roman" w:cs="Times New Roman"/>
                <w:sz w:val="22"/>
                <w:szCs w:val="20"/>
                <w:lang w:val="en-GB" w:eastAsia="en-US"/>
              </w:rPr>
              <w:fldChar w:fldCharType="end"/>
            </w:r>
            <w:r w:rsidRPr="00E43EFB">
              <w:rPr>
                <w:rFonts w:ascii="Times New Roman" w:hAnsi="Times New Roman" w:cs="Times New Roman"/>
                <w:sz w:val="22"/>
                <w:szCs w:val="20"/>
                <w:lang w:val="en-GB" w:eastAsia="en-US"/>
              </w:rPr>
              <w:t>Between</w:t>
            </w:r>
          </w:p>
        </w:tc>
      </w:tr>
      <w:tr w:rsidR="00E43EFB" w:rsidRPr="00E43EFB" w14:paraId="01A363C1" w14:textId="77777777" w:rsidTr="00E43EFB">
        <w:trPr>
          <w:divId w:val="2116439976"/>
          <w:cantSplit/>
          <w:jc w:val="center"/>
        </w:trPr>
        <w:tc>
          <w:tcPr>
            <w:tcW w:w="7270" w:type="dxa"/>
          </w:tcPr>
          <w:p w14:paraId="77B54EF7" w14:textId="77777777" w:rsidR="00E43EFB" w:rsidRPr="00E43EFB" w:rsidRDefault="00E43EFB" w:rsidP="00E43EFB">
            <w:pPr>
              <w:spacing w:before="60" w:after="60" w:line="240" w:lineRule="auto"/>
              <w:jc w:val="center"/>
              <w:rPr>
                <w:rFonts w:ascii="Times New Roman" w:hAnsi="Times New Roman" w:cs="Times New Roman"/>
                <w:sz w:val="22"/>
                <w:szCs w:val="20"/>
                <w:lang w:val="en-GB" w:eastAsia="en-US"/>
              </w:rPr>
            </w:pPr>
            <w:r w:rsidRPr="00E43EFB">
              <w:rPr>
                <w:rFonts w:ascii="Times New Roman" w:hAnsi="Times New Roman" w:cs="Times New Roman"/>
                <w:sz w:val="22"/>
                <w:szCs w:val="20"/>
                <w:lang w:val="en-GB" w:eastAsia="en-US"/>
              </w:rPr>
              <w:fldChar w:fldCharType="begin"/>
            </w:r>
            <w:r w:rsidRPr="00E43EFB">
              <w:rPr>
                <w:rFonts w:ascii="Times New Roman" w:hAnsi="Times New Roman" w:cs="Times New Roman"/>
                <w:sz w:val="22"/>
                <w:szCs w:val="20"/>
                <w:lang w:val="en-GB" w:eastAsia="en-US"/>
              </w:rPr>
              <w:instrText xml:space="preserve"> GUID=f37e4c85-d6f9-4c8b-bceb-3a9d90d273cd </w:instrText>
            </w:r>
            <w:r w:rsidRPr="00E43EFB">
              <w:rPr>
                <w:rFonts w:ascii="Times New Roman" w:hAnsi="Times New Roman" w:cs="Times New Roman"/>
                <w:sz w:val="22"/>
                <w:szCs w:val="20"/>
                <w:lang w:val="en-GB" w:eastAsia="en-US"/>
              </w:rPr>
              <w:fldChar w:fldCharType="end"/>
            </w:r>
            <w:r w:rsidRPr="00E43EFB">
              <w:rPr>
                <w:rFonts w:ascii="Times New Roman" w:hAnsi="Times New Roman" w:cs="Times New Roman"/>
                <w:sz w:val="22"/>
                <w:szCs w:val="20"/>
                <w:lang w:val="en-GB" w:eastAsia="en-US"/>
              </w:rPr>
              <w:t>[</w:t>
            </w:r>
            <w:r w:rsidRPr="00E43EFB">
              <w:rPr>
                <w:rFonts w:ascii="Times New Roman" w:hAnsi="Times New Roman" w:cs="Times New Roman"/>
                <w:i/>
                <w:sz w:val="22"/>
                <w:szCs w:val="20"/>
                <w:lang w:val="en-GB" w:eastAsia="en-US"/>
              </w:rPr>
              <w:t>Plaintiff’s Name</w:t>
            </w:r>
            <w:r w:rsidRPr="00E43EFB">
              <w:rPr>
                <w:rFonts w:ascii="Times New Roman" w:hAnsi="Times New Roman" w:cs="Times New Roman"/>
                <w:sz w:val="22"/>
                <w:szCs w:val="20"/>
                <w:lang w:val="en-GB" w:eastAsia="en-US"/>
              </w:rPr>
              <w:t>] (ID No.    </w:t>
            </w:r>
            <w:proofErr w:type="gramStart"/>
            <w:r w:rsidRPr="00E43EFB">
              <w:rPr>
                <w:rFonts w:ascii="Times New Roman" w:hAnsi="Times New Roman" w:cs="Times New Roman"/>
                <w:sz w:val="22"/>
                <w:szCs w:val="20"/>
                <w:lang w:val="en-GB" w:eastAsia="en-US"/>
              </w:rPr>
              <w:t>  )</w:t>
            </w:r>
            <w:proofErr w:type="gramEnd"/>
            <w:r w:rsidRPr="00E43EFB">
              <w:rPr>
                <w:rFonts w:ascii="Times New Roman" w:hAnsi="Times New Roman" w:cs="Times New Roman"/>
                <w:sz w:val="22"/>
                <w:szCs w:val="20"/>
                <w:lang w:val="en-GB" w:eastAsia="en-US"/>
              </w:rPr>
              <w:t>      </w:t>
            </w:r>
            <w:r w:rsidRPr="00E43EFB">
              <w:rPr>
                <w:rFonts w:ascii="Times New Roman" w:hAnsi="Times New Roman" w:cs="Times New Roman"/>
                <w:i/>
                <w:sz w:val="22"/>
                <w:szCs w:val="20"/>
                <w:lang w:val="en-GB" w:eastAsia="en-US"/>
              </w:rPr>
              <w:t>Plaintiff</w:t>
            </w:r>
          </w:p>
        </w:tc>
      </w:tr>
      <w:tr w:rsidR="00E43EFB" w:rsidRPr="00E43EFB" w14:paraId="6ADA8BF1" w14:textId="77777777" w:rsidTr="00E43EFB">
        <w:trPr>
          <w:divId w:val="2116439976"/>
          <w:cantSplit/>
          <w:jc w:val="center"/>
        </w:trPr>
        <w:tc>
          <w:tcPr>
            <w:tcW w:w="7270" w:type="dxa"/>
          </w:tcPr>
          <w:p w14:paraId="743686B4" w14:textId="77777777" w:rsidR="00E43EFB" w:rsidRPr="00E43EFB" w:rsidRDefault="00E43EFB" w:rsidP="00E43EFB">
            <w:pPr>
              <w:spacing w:before="60" w:after="60" w:line="240" w:lineRule="auto"/>
              <w:jc w:val="center"/>
              <w:rPr>
                <w:rFonts w:ascii="Times New Roman" w:hAnsi="Times New Roman" w:cs="Times New Roman"/>
                <w:sz w:val="22"/>
                <w:szCs w:val="20"/>
                <w:lang w:val="en-GB" w:eastAsia="en-US"/>
              </w:rPr>
            </w:pPr>
            <w:r w:rsidRPr="00E43EFB">
              <w:rPr>
                <w:rFonts w:ascii="Times New Roman" w:hAnsi="Times New Roman" w:cs="Times New Roman"/>
                <w:sz w:val="22"/>
                <w:szCs w:val="20"/>
                <w:lang w:val="en-GB" w:eastAsia="en-US"/>
              </w:rPr>
              <w:fldChar w:fldCharType="begin"/>
            </w:r>
            <w:r w:rsidRPr="00E43EFB">
              <w:rPr>
                <w:rFonts w:ascii="Times New Roman" w:hAnsi="Times New Roman" w:cs="Times New Roman"/>
                <w:sz w:val="22"/>
                <w:szCs w:val="20"/>
                <w:lang w:val="en-GB" w:eastAsia="en-US"/>
              </w:rPr>
              <w:instrText xml:space="preserve"> GUID=36a27054-869c-4b95-9405-645178b26c9d </w:instrText>
            </w:r>
            <w:r w:rsidRPr="00E43EFB">
              <w:rPr>
                <w:rFonts w:ascii="Times New Roman" w:hAnsi="Times New Roman" w:cs="Times New Roman"/>
                <w:sz w:val="22"/>
                <w:szCs w:val="20"/>
                <w:lang w:val="en-GB" w:eastAsia="en-US"/>
              </w:rPr>
              <w:fldChar w:fldCharType="end"/>
            </w:r>
            <w:r w:rsidRPr="00E43EFB">
              <w:rPr>
                <w:rFonts w:ascii="Times New Roman" w:hAnsi="Times New Roman" w:cs="Times New Roman"/>
                <w:sz w:val="22"/>
                <w:szCs w:val="20"/>
                <w:lang w:val="en-GB" w:eastAsia="en-US"/>
              </w:rPr>
              <w:t>And</w:t>
            </w:r>
          </w:p>
        </w:tc>
      </w:tr>
      <w:tr w:rsidR="00E43EFB" w:rsidRPr="00E43EFB" w14:paraId="39E165B9" w14:textId="77777777" w:rsidTr="00E43EFB">
        <w:trPr>
          <w:divId w:val="2116439976"/>
          <w:cantSplit/>
          <w:jc w:val="center"/>
        </w:trPr>
        <w:tc>
          <w:tcPr>
            <w:tcW w:w="7270" w:type="dxa"/>
          </w:tcPr>
          <w:p w14:paraId="5D379F26" w14:textId="77777777" w:rsidR="00E43EFB" w:rsidRPr="00E43EFB" w:rsidRDefault="00E43EFB" w:rsidP="00E43EFB">
            <w:pPr>
              <w:spacing w:before="60" w:after="60" w:line="240" w:lineRule="auto"/>
              <w:jc w:val="center"/>
              <w:rPr>
                <w:rFonts w:ascii="Times New Roman" w:hAnsi="Times New Roman" w:cs="Times New Roman"/>
                <w:sz w:val="22"/>
                <w:szCs w:val="20"/>
                <w:lang w:val="en-GB" w:eastAsia="en-US"/>
              </w:rPr>
            </w:pPr>
            <w:r w:rsidRPr="00E43EFB">
              <w:rPr>
                <w:rFonts w:ascii="Times New Roman" w:hAnsi="Times New Roman" w:cs="Times New Roman"/>
                <w:sz w:val="22"/>
                <w:szCs w:val="20"/>
                <w:lang w:val="en-GB" w:eastAsia="en-US"/>
              </w:rPr>
              <w:fldChar w:fldCharType="begin"/>
            </w:r>
            <w:r w:rsidRPr="00E43EFB">
              <w:rPr>
                <w:rFonts w:ascii="Times New Roman" w:hAnsi="Times New Roman" w:cs="Times New Roman"/>
                <w:sz w:val="22"/>
                <w:szCs w:val="20"/>
                <w:lang w:val="en-GB" w:eastAsia="en-US"/>
              </w:rPr>
              <w:instrText xml:space="preserve"> GUID=b9bd8851-1eaf-49ea-9dbf-a0d4a0fca66e </w:instrText>
            </w:r>
            <w:r w:rsidRPr="00E43EFB">
              <w:rPr>
                <w:rFonts w:ascii="Times New Roman" w:hAnsi="Times New Roman" w:cs="Times New Roman"/>
                <w:sz w:val="22"/>
                <w:szCs w:val="20"/>
                <w:lang w:val="en-GB" w:eastAsia="en-US"/>
              </w:rPr>
              <w:fldChar w:fldCharType="end"/>
            </w:r>
            <w:r w:rsidRPr="00E43EFB">
              <w:rPr>
                <w:rFonts w:ascii="Times New Roman" w:hAnsi="Times New Roman" w:cs="Times New Roman"/>
                <w:sz w:val="22"/>
                <w:szCs w:val="20"/>
                <w:lang w:val="en-GB" w:eastAsia="en-US"/>
              </w:rPr>
              <w:t>[</w:t>
            </w:r>
            <w:r w:rsidRPr="00E43EFB">
              <w:rPr>
                <w:rFonts w:ascii="Times New Roman" w:hAnsi="Times New Roman" w:cs="Times New Roman"/>
                <w:i/>
                <w:sz w:val="22"/>
                <w:szCs w:val="20"/>
                <w:lang w:val="en-GB" w:eastAsia="en-US"/>
              </w:rPr>
              <w:t>Defendant’s Name</w:t>
            </w:r>
            <w:r w:rsidRPr="00E43EFB">
              <w:rPr>
                <w:rFonts w:ascii="Times New Roman" w:hAnsi="Times New Roman" w:cs="Times New Roman"/>
                <w:sz w:val="22"/>
                <w:szCs w:val="20"/>
                <w:lang w:val="en-GB" w:eastAsia="en-US"/>
              </w:rPr>
              <w:t>] (ID No.    </w:t>
            </w:r>
            <w:proofErr w:type="gramStart"/>
            <w:r w:rsidRPr="00E43EFB">
              <w:rPr>
                <w:rFonts w:ascii="Times New Roman" w:hAnsi="Times New Roman" w:cs="Times New Roman"/>
                <w:sz w:val="22"/>
                <w:szCs w:val="20"/>
                <w:lang w:val="en-GB" w:eastAsia="en-US"/>
              </w:rPr>
              <w:t>  )</w:t>
            </w:r>
            <w:proofErr w:type="gramEnd"/>
            <w:r w:rsidRPr="00E43EFB">
              <w:rPr>
                <w:rFonts w:ascii="Times New Roman" w:hAnsi="Times New Roman" w:cs="Times New Roman"/>
                <w:sz w:val="22"/>
                <w:szCs w:val="20"/>
                <w:lang w:val="en-GB" w:eastAsia="en-US"/>
              </w:rPr>
              <w:t>      </w:t>
            </w:r>
            <w:r w:rsidRPr="00E43EFB">
              <w:rPr>
                <w:rFonts w:ascii="Times New Roman" w:hAnsi="Times New Roman" w:cs="Times New Roman"/>
                <w:i/>
                <w:sz w:val="22"/>
                <w:szCs w:val="20"/>
                <w:lang w:val="en-GB" w:eastAsia="en-US"/>
              </w:rPr>
              <w:t>Defendant</w:t>
            </w:r>
          </w:p>
        </w:tc>
      </w:tr>
      <w:tr w:rsidR="00E43EFB" w:rsidRPr="00E43EFB" w14:paraId="319D83C0" w14:textId="77777777" w:rsidTr="00E43EFB">
        <w:trPr>
          <w:divId w:val="2116439976"/>
          <w:cantSplit/>
          <w:jc w:val="center"/>
        </w:trPr>
        <w:tc>
          <w:tcPr>
            <w:tcW w:w="7270" w:type="dxa"/>
          </w:tcPr>
          <w:p w14:paraId="170839C9" w14:textId="77777777" w:rsidR="00E43EFB" w:rsidRPr="00E43EFB" w:rsidRDefault="00E43EFB" w:rsidP="00E43EFB">
            <w:pPr>
              <w:spacing w:before="60" w:after="60" w:line="240" w:lineRule="auto"/>
              <w:jc w:val="center"/>
              <w:rPr>
                <w:rFonts w:ascii="Times New Roman" w:hAnsi="Times New Roman" w:cs="Times New Roman"/>
                <w:sz w:val="22"/>
                <w:szCs w:val="20"/>
                <w:lang w:val="en-GB" w:eastAsia="en-US"/>
              </w:rPr>
            </w:pPr>
            <w:r w:rsidRPr="00E43EFB">
              <w:rPr>
                <w:rFonts w:ascii="Times New Roman" w:hAnsi="Times New Roman" w:cs="Times New Roman"/>
                <w:sz w:val="22"/>
                <w:szCs w:val="20"/>
                <w:lang w:val="en-GB" w:eastAsia="en-US"/>
              </w:rPr>
              <w:fldChar w:fldCharType="begin"/>
            </w:r>
            <w:r w:rsidRPr="00E43EFB">
              <w:rPr>
                <w:rFonts w:ascii="Times New Roman" w:hAnsi="Times New Roman" w:cs="Times New Roman"/>
                <w:sz w:val="22"/>
                <w:szCs w:val="20"/>
                <w:lang w:val="en-GB" w:eastAsia="en-US"/>
              </w:rPr>
              <w:instrText xml:space="preserve"> GUID=1a3d489e-4827-4470-ac3d-69410415bec5 </w:instrText>
            </w:r>
            <w:r w:rsidRPr="00E43EFB">
              <w:rPr>
                <w:rFonts w:ascii="Times New Roman" w:hAnsi="Times New Roman" w:cs="Times New Roman"/>
                <w:sz w:val="22"/>
                <w:szCs w:val="20"/>
                <w:lang w:val="en-GB" w:eastAsia="en-US"/>
              </w:rPr>
              <w:fldChar w:fldCharType="end"/>
            </w:r>
          </w:p>
        </w:tc>
      </w:tr>
      <w:tr w:rsidR="00E43EFB" w:rsidRPr="00E43EFB" w14:paraId="208D040F" w14:textId="77777777" w:rsidTr="00E43EFB">
        <w:trPr>
          <w:divId w:val="2116439976"/>
          <w:cantSplit/>
          <w:jc w:val="center"/>
        </w:trPr>
        <w:tc>
          <w:tcPr>
            <w:tcW w:w="7270" w:type="dxa"/>
          </w:tcPr>
          <w:p w14:paraId="02D42B47" w14:textId="77777777" w:rsidR="00E43EFB" w:rsidRPr="00E43EFB" w:rsidRDefault="00E43EFB" w:rsidP="00E43EFB">
            <w:pPr>
              <w:spacing w:before="60" w:after="60" w:line="240" w:lineRule="auto"/>
              <w:jc w:val="center"/>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GUID=8af1f178-e241-47e7-892c-9bc9dea3ed85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STATEMENT OF CLAIM FOR NULLITY*/DIVORCE*/JUDICIAL</w:t>
            </w:r>
            <w:r w:rsidRPr="00E43EFB">
              <w:rPr>
                <w:rFonts w:ascii="Times New Roman" w:hAnsi="Times New Roman" w:cs="Times New Roman"/>
                <w:sz w:val="22"/>
                <w:szCs w:val="22"/>
                <w:lang w:val="en-GB" w:eastAsia="en-US"/>
              </w:rPr>
              <w:br/>
              <w:t>SEPARATION*/PRESUMPTION OF DEATH AND DIVORCE*</w:t>
            </w:r>
          </w:p>
        </w:tc>
      </w:tr>
      <w:tr w:rsidR="00E43EFB" w:rsidRPr="00E43EFB" w14:paraId="4F6A0CEF" w14:textId="77777777" w:rsidTr="00E43EFB">
        <w:trPr>
          <w:divId w:val="2116439976"/>
          <w:cantSplit/>
          <w:jc w:val="center"/>
        </w:trPr>
        <w:tc>
          <w:tcPr>
            <w:tcW w:w="7270" w:type="dxa"/>
          </w:tcPr>
          <w:p w14:paraId="5CE16EF1" w14:textId="77777777" w:rsidR="00E43EFB" w:rsidRPr="00E43EFB" w:rsidRDefault="00E43EFB" w:rsidP="00E43EFB">
            <w:pPr>
              <w:spacing w:before="60" w:after="60" w:line="240" w:lineRule="auto"/>
              <w:ind w:left="475" w:hanging="475"/>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GUID=bae8d071-50d8-4680-823a-e9e55aec6373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1.</w:t>
            </w:r>
            <w:r w:rsidRPr="00E43EFB">
              <w:rPr>
                <w:rFonts w:ascii="Times New Roman" w:hAnsi="Times New Roman" w:cs="Times New Roman"/>
                <w:sz w:val="22"/>
                <w:szCs w:val="22"/>
                <w:lang w:val="en-GB" w:eastAsia="en-US"/>
              </w:rPr>
              <w:tab/>
              <w:t>The Marriage between Plaintiff and Defendant (the marriage)</w:t>
            </w:r>
          </w:p>
        </w:tc>
      </w:tr>
      <w:tr w:rsidR="00E43EFB" w:rsidRPr="00E43EFB" w14:paraId="4FAAE85C" w14:textId="77777777" w:rsidTr="00E43EFB">
        <w:trPr>
          <w:divId w:val="2116439976"/>
          <w:cantSplit/>
          <w:jc w:val="center"/>
        </w:trPr>
        <w:tc>
          <w:tcPr>
            <w:tcW w:w="7270" w:type="dxa"/>
          </w:tcPr>
          <w:p w14:paraId="327F108E"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GUID=2aba1f88-ea50-4b3e-90c4-cab79a2597dd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w:t>
            </w:r>
            <w:r w:rsidRPr="00E43EFB">
              <w:rPr>
                <w:rFonts w:ascii="Times New Roman" w:hAnsi="Times New Roman" w:cs="Times New Roman"/>
                <w:i/>
                <w:sz w:val="22"/>
                <w:szCs w:val="22"/>
                <w:lang w:val="en-GB" w:eastAsia="en-US"/>
              </w:rPr>
              <w:t>a</w:t>
            </w:r>
            <w:r w:rsidRPr="00E43EFB">
              <w:rPr>
                <w:rFonts w:ascii="Times New Roman" w:hAnsi="Times New Roman" w:cs="Times New Roman"/>
                <w:sz w:val="22"/>
                <w:szCs w:val="22"/>
                <w:lang w:val="en-GB" w:eastAsia="en-US"/>
              </w:rPr>
              <w:t>)</w:t>
            </w:r>
            <w:r w:rsidRPr="00E43EFB">
              <w:rPr>
                <w:rFonts w:ascii="Times New Roman" w:hAnsi="Times New Roman" w:cs="Times New Roman"/>
                <w:sz w:val="22"/>
                <w:szCs w:val="22"/>
                <w:lang w:val="en-GB" w:eastAsia="en-US"/>
              </w:rPr>
              <w:tab/>
              <w:t>Date and place of solemnization of the marriage:</w:t>
            </w:r>
          </w:p>
        </w:tc>
      </w:tr>
      <w:tr w:rsidR="00E43EFB" w:rsidRPr="00E43EFB" w14:paraId="395487B0" w14:textId="77777777" w:rsidTr="00E43EFB">
        <w:trPr>
          <w:divId w:val="2116439976"/>
          <w:cantSplit/>
          <w:jc w:val="center"/>
        </w:trPr>
        <w:tc>
          <w:tcPr>
            <w:tcW w:w="7270" w:type="dxa"/>
          </w:tcPr>
          <w:p w14:paraId="6AA0E3EA"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GUID=6282a3d1-97ba-4b7a-9e23-5e699fd51a8c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w:t>
            </w:r>
            <w:r w:rsidRPr="00E43EFB">
              <w:rPr>
                <w:rFonts w:ascii="Times New Roman" w:hAnsi="Times New Roman" w:cs="Times New Roman"/>
                <w:i/>
                <w:sz w:val="22"/>
                <w:szCs w:val="22"/>
                <w:lang w:val="en-GB" w:eastAsia="en-US"/>
              </w:rPr>
              <w:t>b</w:t>
            </w:r>
            <w:r w:rsidRPr="00E43EFB">
              <w:rPr>
                <w:rFonts w:ascii="Times New Roman" w:hAnsi="Times New Roman" w:cs="Times New Roman"/>
                <w:sz w:val="22"/>
                <w:szCs w:val="22"/>
                <w:lang w:val="en-GB" w:eastAsia="en-US"/>
              </w:rPr>
              <w:t>)</w:t>
            </w:r>
            <w:r w:rsidRPr="00E43EFB">
              <w:rPr>
                <w:rFonts w:ascii="Times New Roman" w:hAnsi="Times New Roman" w:cs="Times New Roman"/>
                <w:sz w:val="22"/>
                <w:szCs w:val="22"/>
                <w:lang w:val="en-GB" w:eastAsia="en-US"/>
              </w:rPr>
              <w:tab/>
              <w:t>Date and place of registration of the marriage:</w:t>
            </w:r>
          </w:p>
        </w:tc>
      </w:tr>
      <w:tr w:rsidR="00E43EFB" w:rsidRPr="00E43EFB" w14:paraId="6C207809" w14:textId="77777777" w:rsidTr="00E43EFB">
        <w:trPr>
          <w:divId w:val="2116439976"/>
          <w:cantSplit/>
          <w:jc w:val="center"/>
        </w:trPr>
        <w:tc>
          <w:tcPr>
            <w:tcW w:w="7270" w:type="dxa"/>
          </w:tcPr>
          <w:p w14:paraId="7AE63231"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GUID=dccb7f90-13b8-4c55-ae2e-660eb7b9a4db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w:t>
            </w:r>
            <w:r w:rsidRPr="00E43EFB">
              <w:rPr>
                <w:rFonts w:ascii="Times New Roman" w:hAnsi="Times New Roman" w:cs="Times New Roman"/>
                <w:i/>
                <w:sz w:val="22"/>
                <w:szCs w:val="22"/>
                <w:lang w:val="en-GB" w:eastAsia="en-US"/>
              </w:rPr>
              <w:t>c</w:t>
            </w:r>
            <w:r w:rsidRPr="00E43EFB">
              <w:rPr>
                <w:rFonts w:ascii="Times New Roman" w:hAnsi="Times New Roman" w:cs="Times New Roman"/>
                <w:sz w:val="22"/>
                <w:szCs w:val="22"/>
                <w:lang w:val="en-GB" w:eastAsia="en-US"/>
              </w:rPr>
              <w:t>)</w:t>
            </w:r>
            <w:r w:rsidRPr="00E43EFB">
              <w:rPr>
                <w:rFonts w:ascii="Times New Roman" w:hAnsi="Times New Roman" w:cs="Times New Roman"/>
                <w:sz w:val="22"/>
                <w:szCs w:val="22"/>
                <w:lang w:val="en-GB" w:eastAsia="en-US"/>
              </w:rPr>
              <w:tab/>
              <w:t>*Marriage Certificate Number (for marriage registered in Singapore):</w:t>
            </w:r>
          </w:p>
        </w:tc>
      </w:tr>
      <w:tr w:rsidR="00E43EFB" w:rsidRPr="00E43EFB" w14:paraId="74851904" w14:textId="77777777" w:rsidTr="00E43EFB">
        <w:trPr>
          <w:divId w:val="2116439976"/>
          <w:cantSplit/>
          <w:jc w:val="center"/>
        </w:trPr>
        <w:tc>
          <w:tcPr>
            <w:tcW w:w="7270" w:type="dxa"/>
          </w:tcPr>
          <w:p w14:paraId="34A9E363"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GUID=f1cf61e0-b24c-465e-95da-552ba385bd5d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w:t>
            </w:r>
            <w:r w:rsidRPr="00E43EFB">
              <w:rPr>
                <w:rFonts w:ascii="Times New Roman" w:hAnsi="Times New Roman" w:cs="Times New Roman"/>
                <w:i/>
                <w:sz w:val="22"/>
                <w:szCs w:val="22"/>
                <w:lang w:val="en-GB" w:eastAsia="en-US"/>
              </w:rPr>
              <w:t>d</w:t>
            </w:r>
            <w:r w:rsidRPr="00E43EFB">
              <w:rPr>
                <w:rFonts w:ascii="Times New Roman" w:hAnsi="Times New Roman" w:cs="Times New Roman"/>
                <w:sz w:val="22"/>
                <w:szCs w:val="22"/>
                <w:lang w:val="en-GB" w:eastAsia="en-US"/>
              </w:rPr>
              <w:t>)</w:t>
            </w:r>
            <w:r w:rsidRPr="00E43EFB">
              <w:rPr>
                <w:rFonts w:ascii="Times New Roman" w:hAnsi="Times New Roman" w:cs="Times New Roman"/>
                <w:sz w:val="22"/>
                <w:szCs w:val="22"/>
                <w:lang w:val="en-GB" w:eastAsia="en-US"/>
              </w:rPr>
              <w:tab/>
              <w:t>*The date of the marriage is less than 3 years before the date of filing of this Writ. The court has granted leave to the Plaintiff to file this Writ before the said 3 years have passed on [</w:t>
            </w:r>
            <w:r w:rsidRPr="00E43EFB">
              <w:rPr>
                <w:rFonts w:ascii="Times New Roman" w:hAnsi="Times New Roman" w:cs="Times New Roman"/>
                <w:i/>
                <w:sz w:val="22"/>
                <w:szCs w:val="22"/>
                <w:lang w:val="en-GB" w:eastAsia="en-US"/>
              </w:rPr>
              <w:t>to state date</w:t>
            </w:r>
            <w:r w:rsidRPr="00E43EFB">
              <w:rPr>
                <w:rFonts w:ascii="Times New Roman" w:hAnsi="Times New Roman" w:cs="Times New Roman"/>
                <w:sz w:val="22"/>
                <w:szCs w:val="22"/>
                <w:lang w:val="en-GB" w:eastAsia="en-US"/>
              </w:rPr>
              <w:t>] in Originating Summons Number [</w:t>
            </w:r>
            <w:r w:rsidRPr="00E43EFB">
              <w:rPr>
                <w:rFonts w:ascii="Times New Roman" w:hAnsi="Times New Roman" w:cs="Times New Roman"/>
                <w:i/>
                <w:sz w:val="22"/>
                <w:szCs w:val="22"/>
                <w:lang w:val="en-GB" w:eastAsia="en-US"/>
              </w:rPr>
              <w:t xml:space="preserve">to state </w:t>
            </w:r>
            <w:proofErr w:type="gramStart"/>
            <w:r w:rsidRPr="00E43EFB">
              <w:rPr>
                <w:rFonts w:ascii="Times New Roman" w:hAnsi="Times New Roman" w:cs="Times New Roman"/>
                <w:i/>
                <w:sz w:val="22"/>
                <w:szCs w:val="22"/>
                <w:lang w:val="en-GB" w:eastAsia="en-US"/>
              </w:rPr>
              <w:t>number</w:t>
            </w:r>
            <w:r w:rsidRPr="00E43EFB">
              <w:rPr>
                <w:rFonts w:ascii="Times New Roman" w:hAnsi="Times New Roman" w:cs="Times New Roman"/>
                <w:sz w:val="22"/>
                <w:szCs w:val="22"/>
                <w:lang w:val="en-GB" w:eastAsia="en-US"/>
              </w:rPr>
              <w:t>]*</w:t>
            </w:r>
            <w:proofErr w:type="gramEnd"/>
            <w:r w:rsidRPr="00E43EFB">
              <w:rPr>
                <w:rFonts w:ascii="Times New Roman" w:hAnsi="Times New Roman" w:cs="Times New Roman"/>
                <w:sz w:val="22"/>
                <w:szCs w:val="22"/>
                <w:lang w:val="en-GB" w:eastAsia="en-US"/>
              </w:rPr>
              <w:t>.</w:t>
            </w:r>
          </w:p>
        </w:tc>
      </w:tr>
      <w:tr w:rsidR="00E43EFB" w:rsidRPr="00E43EFB" w14:paraId="571BFEE2" w14:textId="77777777" w:rsidTr="00E43EFB">
        <w:trPr>
          <w:divId w:val="2116439976"/>
          <w:cantSplit/>
          <w:jc w:val="center"/>
        </w:trPr>
        <w:tc>
          <w:tcPr>
            <w:tcW w:w="7270" w:type="dxa"/>
          </w:tcPr>
          <w:p w14:paraId="311D964E" w14:textId="77777777" w:rsidR="00E43EFB" w:rsidRPr="00E43EFB" w:rsidRDefault="00E43EFB" w:rsidP="00E43EFB">
            <w:pPr>
              <w:spacing w:before="60" w:after="60" w:line="240" w:lineRule="auto"/>
              <w:ind w:left="475" w:hanging="475"/>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GUID=c34d84e1-ab2f-4102-8aa2-7bb752733ede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ab/>
              <w:t>[</w:t>
            </w:r>
            <w:r w:rsidRPr="00E43EFB">
              <w:rPr>
                <w:rFonts w:ascii="Times New Roman" w:hAnsi="Times New Roman" w:cs="Times New Roman"/>
                <w:i/>
                <w:sz w:val="22"/>
                <w:szCs w:val="22"/>
                <w:lang w:val="en-GB" w:eastAsia="en-US"/>
              </w:rPr>
              <w:t>The Statement of Particulars shall annex a copy of the marriage certificate.</w:t>
            </w:r>
            <w:r w:rsidRPr="00E43EFB">
              <w:rPr>
                <w:rFonts w:ascii="Times New Roman" w:hAnsi="Times New Roman" w:cs="Times New Roman"/>
                <w:sz w:val="22"/>
                <w:szCs w:val="22"/>
                <w:lang w:val="en-GB" w:eastAsia="en-US"/>
              </w:rPr>
              <w:t>]</w:t>
            </w:r>
          </w:p>
        </w:tc>
      </w:tr>
      <w:tr w:rsidR="00E43EFB" w:rsidRPr="00E43EFB" w14:paraId="7D57E6C3" w14:textId="77777777" w:rsidTr="00E43EFB">
        <w:trPr>
          <w:divId w:val="2116439976"/>
          <w:cantSplit/>
          <w:jc w:val="center"/>
        </w:trPr>
        <w:tc>
          <w:tcPr>
            <w:tcW w:w="7270" w:type="dxa"/>
          </w:tcPr>
          <w:p w14:paraId="680E080E" w14:textId="77777777" w:rsidR="00E43EFB" w:rsidRPr="00E43EFB" w:rsidRDefault="00E43EFB" w:rsidP="00E43EFB">
            <w:pPr>
              <w:spacing w:before="60" w:after="60" w:line="240" w:lineRule="auto"/>
              <w:ind w:left="475" w:hanging="475"/>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GUID=dab39b68-096a-4bc0-9443-0d53cbe134f2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2.</w:t>
            </w:r>
            <w:r w:rsidRPr="00E43EFB">
              <w:rPr>
                <w:rFonts w:ascii="Times New Roman" w:hAnsi="Times New Roman" w:cs="Times New Roman"/>
                <w:sz w:val="22"/>
                <w:szCs w:val="22"/>
                <w:lang w:val="en-GB" w:eastAsia="en-US"/>
              </w:rPr>
              <w:tab/>
            </w:r>
            <w:proofErr w:type="gramStart"/>
            <w:r w:rsidRPr="00E43EFB">
              <w:rPr>
                <w:rFonts w:ascii="Times New Roman" w:hAnsi="Times New Roman" w:cs="Times New Roman"/>
                <w:sz w:val="22"/>
                <w:szCs w:val="22"/>
                <w:lang w:val="en-GB" w:eastAsia="en-US"/>
              </w:rPr>
              <w:t>Particulars of</w:t>
            </w:r>
            <w:proofErr w:type="gramEnd"/>
            <w:r w:rsidRPr="00E43EFB">
              <w:rPr>
                <w:rFonts w:ascii="Times New Roman" w:hAnsi="Times New Roman" w:cs="Times New Roman"/>
                <w:sz w:val="22"/>
                <w:szCs w:val="22"/>
                <w:lang w:val="en-GB" w:eastAsia="en-US"/>
              </w:rPr>
              <w:t xml:space="preserve"> Parties</w:t>
            </w:r>
          </w:p>
        </w:tc>
      </w:tr>
      <w:tr w:rsidR="00E43EFB" w:rsidRPr="00E43EFB" w14:paraId="23B8C4AF" w14:textId="77777777" w:rsidTr="00E43EFB">
        <w:trPr>
          <w:divId w:val="2116439976"/>
          <w:cantSplit/>
          <w:jc w:val="center"/>
        </w:trPr>
        <w:tc>
          <w:tcPr>
            <w:tcW w:w="7270" w:type="dxa"/>
          </w:tcPr>
          <w:p w14:paraId="303CB356"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GUID=de8bee37-381b-42c8-865d-2922cc88fdfd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w:t>
            </w:r>
            <w:r w:rsidRPr="00E43EFB">
              <w:rPr>
                <w:rFonts w:ascii="Times New Roman" w:hAnsi="Times New Roman" w:cs="Times New Roman"/>
                <w:i/>
                <w:sz w:val="22"/>
                <w:szCs w:val="22"/>
                <w:lang w:val="en-GB" w:eastAsia="en-US"/>
              </w:rPr>
              <w:t>a</w:t>
            </w:r>
            <w:r w:rsidRPr="00E43EFB">
              <w:rPr>
                <w:rFonts w:ascii="Times New Roman" w:hAnsi="Times New Roman" w:cs="Times New Roman"/>
                <w:sz w:val="22"/>
                <w:szCs w:val="22"/>
                <w:lang w:val="en-GB" w:eastAsia="en-US"/>
              </w:rPr>
              <w:t>)</w:t>
            </w:r>
            <w:r w:rsidRPr="00E43EFB">
              <w:rPr>
                <w:rFonts w:ascii="Times New Roman" w:hAnsi="Times New Roman" w:cs="Times New Roman"/>
                <w:sz w:val="22"/>
                <w:szCs w:val="22"/>
                <w:lang w:val="en-GB" w:eastAsia="en-US"/>
              </w:rPr>
              <w:tab/>
              <w:t>Plaintiff</w:t>
            </w:r>
          </w:p>
        </w:tc>
      </w:tr>
      <w:tr w:rsidR="00E43EFB" w:rsidRPr="00E43EFB" w14:paraId="15C24F20" w14:textId="77777777" w:rsidTr="00E43EFB">
        <w:trPr>
          <w:divId w:val="2116439976"/>
          <w:cantSplit/>
          <w:jc w:val="center"/>
        </w:trPr>
        <w:tc>
          <w:tcPr>
            <w:tcW w:w="7270" w:type="dxa"/>
          </w:tcPr>
          <w:tbl>
            <w:tblPr>
              <w:tblW w:w="0" w:type="auto"/>
              <w:tblInd w:w="9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92"/>
              <w:gridCol w:w="1725"/>
              <w:gridCol w:w="1250"/>
              <w:gridCol w:w="1764"/>
            </w:tblGrid>
            <w:tr w:rsidR="00E43EFB" w:rsidRPr="00FC27C8" w14:paraId="015657DF" w14:textId="77777777" w:rsidTr="00FC27C8">
              <w:tc>
                <w:tcPr>
                  <w:tcW w:w="1292" w:type="dxa"/>
                  <w:shd w:val="clear" w:color="auto" w:fill="auto"/>
                </w:tcPr>
                <w:p w14:paraId="025E2A45" w14:textId="77777777" w:rsidR="00E43EFB" w:rsidRPr="00FC27C8" w:rsidRDefault="00E43EFB" w:rsidP="00FC27C8">
                  <w:pPr>
                    <w:spacing w:before="60" w:after="60" w:line="240" w:lineRule="auto"/>
                    <w:jc w:val="both"/>
                    <w:rPr>
                      <w:rFonts w:ascii="Times New Roman" w:hAnsi="Times New Roman" w:cs="Times New Roman"/>
                      <w:b/>
                      <w:sz w:val="20"/>
                      <w:szCs w:val="20"/>
                      <w:lang w:eastAsia="zh-CN"/>
                    </w:rPr>
                  </w:pPr>
                  <w:r w:rsidRPr="00FC27C8">
                    <w:rPr>
                      <w:rFonts w:ascii="Times New Roman" w:hAnsi="Times New Roman" w:cs="Times New Roman"/>
                      <w:b/>
                      <w:sz w:val="20"/>
                      <w:szCs w:val="20"/>
                      <w:lang w:eastAsia="zh-CN"/>
                    </w:rPr>
                    <w:t>Age:</w:t>
                  </w:r>
                </w:p>
              </w:tc>
              <w:tc>
                <w:tcPr>
                  <w:tcW w:w="1725" w:type="dxa"/>
                  <w:shd w:val="clear" w:color="auto" w:fill="auto"/>
                </w:tcPr>
                <w:p w14:paraId="7188517C" w14:textId="77777777" w:rsidR="00E43EFB" w:rsidRPr="00FC27C8" w:rsidRDefault="00E43EFB" w:rsidP="00FC27C8">
                  <w:pPr>
                    <w:spacing w:before="60" w:after="60" w:line="240" w:lineRule="auto"/>
                    <w:jc w:val="both"/>
                    <w:rPr>
                      <w:rFonts w:ascii="Times New Roman" w:hAnsi="Times New Roman" w:cs="Times New Roman"/>
                      <w:sz w:val="20"/>
                      <w:szCs w:val="20"/>
                      <w:lang w:eastAsia="zh-CN"/>
                    </w:rPr>
                  </w:pPr>
                </w:p>
              </w:tc>
              <w:tc>
                <w:tcPr>
                  <w:tcW w:w="1233" w:type="dxa"/>
                  <w:shd w:val="clear" w:color="auto" w:fill="auto"/>
                </w:tcPr>
                <w:p w14:paraId="15AAF9A3" w14:textId="77777777" w:rsidR="00E43EFB" w:rsidRPr="00FC27C8" w:rsidRDefault="00E43EFB" w:rsidP="00FC27C8">
                  <w:pPr>
                    <w:spacing w:before="60" w:after="60" w:line="240" w:lineRule="auto"/>
                    <w:jc w:val="both"/>
                    <w:rPr>
                      <w:rFonts w:ascii="Times New Roman" w:hAnsi="Times New Roman" w:cs="Times New Roman"/>
                      <w:b/>
                      <w:sz w:val="20"/>
                      <w:szCs w:val="20"/>
                      <w:lang w:eastAsia="zh-CN"/>
                    </w:rPr>
                  </w:pPr>
                  <w:r w:rsidRPr="00FC27C8">
                    <w:rPr>
                      <w:rFonts w:ascii="Times New Roman" w:hAnsi="Times New Roman" w:cs="Times New Roman"/>
                      <w:b/>
                      <w:sz w:val="20"/>
                      <w:szCs w:val="20"/>
                      <w:lang w:eastAsia="zh-CN"/>
                    </w:rPr>
                    <w:t>Citizenship:</w:t>
                  </w:r>
                </w:p>
              </w:tc>
              <w:tc>
                <w:tcPr>
                  <w:tcW w:w="1764" w:type="dxa"/>
                  <w:shd w:val="clear" w:color="auto" w:fill="auto"/>
                </w:tcPr>
                <w:p w14:paraId="5B37A8DF" w14:textId="77777777" w:rsidR="00E43EFB" w:rsidRPr="00FC27C8" w:rsidRDefault="00E43EFB" w:rsidP="00FC27C8">
                  <w:pPr>
                    <w:spacing w:before="60" w:after="60" w:line="240" w:lineRule="auto"/>
                    <w:jc w:val="both"/>
                    <w:rPr>
                      <w:rFonts w:ascii="Times New Roman" w:hAnsi="Times New Roman" w:cs="Times New Roman"/>
                      <w:sz w:val="20"/>
                      <w:szCs w:val="20"/>
                      <w:lang w:eastAsia="zh-CN"/>
                    </w:rPr>
                  </w:pPr>
                </w:p>
              </w:tc>
            </w:tr>
            <w:tr w:rsidR="00E43EFB" w:rsidRPr="00FC27C8" w14:paraId="0BAAE759" w14:textId="77777777" w:rsidTr="00FC27C8">
              <w:tc>
                <w:tcPr>
                  <w:tcW w:w="1292" w:type="dxa"/>
                  <w:shd w:val="clear" w:color="auto" w:fill="auto"/>
                </w:tcPr>
                <w:p w14:paraId="6875A5DB" w14:textId="77777777" w:rsidR="00E43EFB" w:rsidRPr="00FC27C8" w:rsidRDefault="00E43EFB" w:rsidP="00FC27C8">
                  <w:pPr>
                    <w:spacing w:before="60" w:after="60" w:line="240" w:lineRule="auto"/>
                    <w:jc w:val="both"/>
                    <w:rPr>
                      <w:rFonts w:ascii="Times New Roman" w:hAnsi="Times New Roman" w:cs="Times New Roman"/>
                      <w:b/>
                      <w:sz w:val="20"/>
                      <w:szCs w:val="20"/>
                      <w:lang w:eastAsia="zh-CN"/>
                    </w:rPr>
                  </w:pPr>
                  <w:r w:rsidRPr="00FC27C8">
                    <w:rPr>
                      <w:rFonts w:ascii="Times New Roman" w:hAnsi="Times New Roman" w:cs="Times New Roman"/>
                      <w:b/>
                      <w:sz w:val="20"/>
                      <w:szCs w:val="20"/>
                      <w:lang w:eastAsia="zh-CN"/>
                    </w:rPr>
                    <w:t>Religion:</w:t>
                  </w:r>
                </w:p>
              </w:tc>
              <w:tc>
                <w:tcPr>
                  <w:tcW w:w="1725" w:type="dxa"/>
                  <w:shd w:val="clear" w:color="auto" w:fill="auto"/>
                </w:tcPr>
                <w:p w14:paraId="0468A3F8" w14:textId="77777777" w:rsidR="00E43EFB" w:rsidRPr="00FC27C8" w:rsidRDefault="00E43EFB" w:rsidP="00FC27C8">
                  <w:pPr>
                    <w:spacing w:before="60" w:after="60" w:line="240" w:lineRule="auto"/>
                    <w:jc w:val="both"/>
                    <w:rPr>
                      <w:rFonts w:ascii="Times New Roman" w:hAnsi="Times New Roman" w:cs="Times New Roman"/>
                      <w:sz w:val="20"/>
                      <w:szCs w:val="20"/>
                      <w:lang w:eastAsia="zh-CN"/>
                    </w:rPr>
                  </w:pPr>
                </w:p>
              </w:tc>
              <w:tc>
                <w:tcPr>
                  <w:tcW w:w="1233" w:type="dxa"/>
                  <w:shd w:val="clear" w:color="auto" w:fill="auto"/>
                </w:tcPr>
                <w:p w14:paraId="3D672521" w14:textId="77777777" w:rsidR="00E43EFB" w:rsidRPr="00FC27C8" w:rsidRDefault="00E43EFB" w:rsidP="00FC27C8">
                  <w:pPr>
                    <w:spacing w:before="60" w:after="60" w:line="240" w:lineRule="auto"/>
                    <w:jc w:val="both"/>
                    <w:rPr>
                      <w:rFonts w:ascii="Times New Roman" w:hAnsi="Times New Roman" w:cs="Times New Roman"/>
                      <w:b/>
                      <w:sz w:val="20"/>
                      <w:szCs w:val="20"/>
                      <w:lang w:eastAsia="zh-CN"/>
                    </w:rPr>
                  </w:pPr>
                  <w:r w:rsidRPr="00FC27C8">
                    <w:rPr>
                      <w:rFonts w:ascii="Times New Roman" w:hAnsi="Times New Roman" w:cs="Times New Roman"/>
                      <w:b/>
                      <w:sz w:val="20"/>
                      <w:szCs w:val="20"/>
                      <w:lang w:eastAsia="zh-CN"/>
                    </w:rPr>
                    <w:t>Education Level:</w:t>
                  </w:r>
                </w:p>
              </w:tc>
              <w:tc>
                <w:tcPr>
                  <w:tcW w:w="1764" w:type="dxa"/>
                  <w:shd w:val="clear" w:color="auto" w:fill="auto"/>
                </w:tcPr>
                <w:p w14:paraId="39083A21" w14:textId="77777777" w:rsidR="00E43EFB" w:rsidRPr="00FC27C8" w:rsidRDefault="00E43EFB" w:rsidP="00FC27C8">
                  <w:pPr>
                    <w:spacing w:before="60" w:after="60" w:line="240" w:lineRule="auto"/>
                    <w:jc w:val="both"/>
                    <w:rPr>
                      <w:rFonts w:ascii="Times New Roman" w:hAnsi="Times New Roman" w:cs="Times New Roman"/>
                      <w:sz w:val="20"/>
                      <w:szCs w:val="20"/>
                      <w:lang w:eastAsia="zh-CN"/>
                    </w:rPr>
                  </w:pPr>
                </w:p>
              </w:tc>
            </w:tr>
            <w:tr w:rsidR="00E43EFB" w:rsidRPr="00FC27C8" w14:paraId="2A491356" w14:textId="77777777" w:rsidTr="00FC27C8">
              <w:tc>
                <w:tcPr>
                  <w:tcW w:w="1292" w:type="dxa"/>
                  <w:shd w:val="clear" w:color="auto" w:fill="auto"/>
                </w:tcPr>
                <w:p w14:paraId="3679EF44" w14:textId="77777777" w:rsidR="00E43EFB" w:rsidRPr="00FC27C8" w:rsidRDefault="00E43EFB" w:rsidP="00FC27C8">
                  <w:pPr>
                    <w:spacing w:before="60" w:after="60" w:line="240" w:lineRule="auto"/>
                    <w:jc w:val="both"/>
                    <w:rPr>
                      <w:rFonts w:ascii="Times New Roman" w:hAnsi="Times New Roman" w:cs="Times New Roman"/>
                      <w:b/>
                      <w:sz w:val="20"/>
                      <w:szCs w:val="20"/>
                      <w:lang w:eastAsia="zh-CN"/>
                    </w:rPr>
                  </w:pPr>
                  <w:r w:rsidRPr="00FC27C8">
                    <w:rPr>
                      <w:rFonts w:ascii="Times New Roman" w:hAnsi="Times New Roman" w:cs="Times New Roman"/>
                      <w:b/>
                      <w:sz w:val="20"/>
                      <w:szCs w:val="20"/>
                      <w:lang w:eastAsia="zh-CN"/>
                    </w:rPr>
                    <w:t>Occupation:</w:t>
                  </w:r>
                </w:p>
              </w:tc>
              <w:tc>
                <w:tcPr>
                  <w:tcW w:w="1725" w:type="dxa"/>
                  <w:shd w:val="clear" w:color="auto" w:fill="auto"/>
                </w:tcPr>
                <w:p w14:paraId="7EDCC470" w14:textId="77777777" w:rsidR="00E43EFB" w:rsidRPr="00FC27C8" w:rsidRDefault="00E43EFB" w:rsidP="00FC27C8">
                  <w:pPr>
                    <w:spacing w:before="60" w:after="60" w:line="240" w:lineRule="auto"/>
                    <w:jc w:val="both"/>
                    <w:rPr>
                      <w:rFonts w:ascii="Times New Roman" w:hAnsi="Times New Roman" w:cs="Times New Roman"/>
                      <w:sz w:val="20"/>
                      <w:szCs w:val="20"/>
                      <w:lang w:eastAsia="zh-CN"/>
                    </w:rPr>
                  </w:pPr>
                </w:p>
              </w:tc>
              <w:tc>
                <w:tcPr>
                  <w:tcW w:w="1233" w:type="dxa"/>
                  <w:shd w:val="clear" w:color="auto" w:fill="auto"/>
                </w:tcPr>
                <w:p w14:paraId="7668FA7D" w14:textId="77777777" w:rsidR="00E43EFB" w:rsidRPr="00FC27C8" w:rsidRDefault="00E43EFB" w:rsidP="00FC27C8">
                  <w:pPr>
                    <w:spacing w:before="60" w:after="60" w:line="240" w:lineRule="auto"/>
                    <w:jc w:val="both"/>
                    <w:rPr>
                      <w:rFonts w:ascii="Times New Roman" w:hAnsi="Times New Roman" w:cs="Times New Roman"/>
                      <w:b/>
                      <w:sz w:val="20"/>
                      <w:szCs w:val="20"/>
                      <w:lang w:eastAsia="zh-CN"/>
                    </w:rPr>
                  </w:pPr>
                  <w:r w:rsidRPr="00FC27C8">
                    <w:rPr>
                      <w:rFonts w:ascii="Times New Roman" w:hAnsi="Times New Roman" w:cs="Times New Roman"/>
                      <w:b/>
                      <w:sz w:val="20"/>
                      <w:szCs w:val="20"/>
                      <w:lang w:eastAsia="zh-CN"/>
                    </w:rPr>
                    <w:t>Current address:</w:t>
                  </w:r>
                </w:p>
              </w:tc>
              <w:tc>
                <w:tcPr>
                  <w:tcW w:w="1764" w:type="dxa"/>
                  <w:shd w:val="clear" w:color="auto" w:fill="auto"/>
                </w:tcPr>
                <w:p w14:paraId="345E8CB7" w14:textId="77777777" w:rsidR="00E43EFB" w:rsidRPr="00FC27C8" w:rsidRDefault="00E43EFB" w:rsidP="00FC27C8">
                  <w:pPr>
                    <w:spacing w:before="60" w:after="60" w:line="240" w:lineRule="auto"/>
                    <w:jc w:val="both"/>
                    <w:rPr>
                      <w:rFonts w:ascii="Times New Roman" w:hAnsi="Times New Roman" w:cs="Times New Roman"/>
                      <w:sz w:val="20"/>
                      <w:szCs w:val="20"/>
                      <w:lang w:eastAsia="zh-CN"/>
                    </w:rPr>
                  </w:pPr>
                </w:p>
              </w:tc>
            </w:tr>
          </w:tbl>
          <w:p w14:paraId="50778F53"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p>
        </w:tc>
      </w:tr>
      <w:tr w:rsidR="00E43EFB" w:rsidRPr="00E43EFB" w14:paraId="08700FD9" w14:textId="77777777" w:rsidTr="00E43EFB">
        <w:trPr>
          <w:divId w:val="2116439976"/>
          <w:cantSplit/>
          <w:jc w:val="center"/>
        </w:trPr>
        <w:tc>
          <w:tcPr>
            <w:tcW w:w="7270" w:type="dxa"/>
          </w:tcPr>
          <w:p w14:paraId="5A624EA6"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p>
        </w:tc>
      </w:tr>
      <w:tr w:rsidR="00E43EFB" w:rsidRPr="00E43EFB" w14:paraId="40A8EA9A" w14:textId="77777777" w:rsidTr="00E43EFB">
        <w:trPr>
          <w:divId w:val="2116439976"/>
          <w:cantSplit/>
          <w:jc w:val="center"/>
        </w:trPr>
        <w:tc>
          <w:tcPr>
            <w:tcW w:w="7270" w:type="dxa"/>
          </w:tcPr>
          <w:p w14:paraId="4E1CADA1" w14:textId="77777777" w:rsidR="00E43EFB" w:rsidRPr="00E43EFB" w:rsidRDefault="00E43EFB" w:rsidP="00E43EFB">
            <w:pPr>
              <w:spacing w:before="60" w:after="60" w:line="240" w:lineRule="auto"/>
              <w:ind w:left="940" w:hanging="564"/>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GUID=9839ff2d-a792-415c-9d15-6f09abe6b423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w:t>
            </w:r>
            <w:r w:rsidRPr="00E43EFB">
              <w:rPr>
                <w:rFonts w:ascii="Times New Roman" w:hAnsi="Times New Roman" w:cs="Times New Roman"/>
                <w:i/>
                <w:sz w:val="22"/>
                <w:szCs w:val="22"/>
                <w:lang w:val="en-GB" w:eastAsia="en-US"/>
              </w:rPr>
              <w:t>b</w:t>
            </w:r>
            <w:r w:rsidRPr="00E43EFB">
              <w:rPr>
                <w:rFonts w:ascii="Times New Roman" w:hAnsi="Times New Roman" w:cs="Times New Roman"/>
                <w:sz w:val="22"/>
                <w:szCs w:val="22"/>
                <w:lang w:val="en-GB" w:eastAsia="en-US"/>
              </w:rPr>
              <w:t>)</w:t>
            </w:r>
            <w:r w:rsidRPr="00E43EFB">
              <w:rPr>
                <w:rFonts w:ascii="Times New Roman" w:hAnsi="Times New Roman" w:cs="Times New Roman"/>
                <w:sz w:val="22"/>
                <w:szCs w:val="22"/>
                <w:lang w:val="en-GB" w:eastAsia="en-US"/>
              </w:rPr>
              <w:tab/>
              <w:t xml:space="preserve">Defendant </w:t>
            </w:r>
          </w:p>
          <w:tbl>
            <w:tblPr>
              <w:tblW w:w="0" w:type="auto"/>
              <w:tblInd w:w="9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92"/>
              <w:gridCol w:w="1725"/>
              <w:gridCol w:w="1250"/>
              <w:gridCol w:w="1764"/>
            </w:tblGrid>
            <w:tr w:rsidR="00E43EFB" w:rsidRPr="00FC27C8" w14:paraId="7EC8AB3D" w14:textId="77777777" w:rsidTr="00FC27C8">
              <w:tc>
                <w:tcPr>
                  <w:tcW w:w="1292" w:type="dxa"/>
                  <w:shd w:val="clear" w:color="auto" w:fill="auto"/>
                </w:tcPr>
                <w:p w14:paraId="3D3DE35D" w14:textId="77777777" w:rsidR="00E43EFB" w:rsidRPr="00FC27C8" w:rsidRDefault="00E43EFB" w:rsidP="00FC27C8">
                  <w:pPr>
                    <w:spacing w:before="60" w:after="60" w:line="240" w:lineRule="auto"/>
                    <w:jc w:val="both"/>
                    <w:rPr>
                      <w:rFonts w:ascii="Times New Roman" w:hAnsi="Times New Roman" w:cs="Times New Roman"/>
                      <w:b/>
                      <w:sz w:val="20"/>
                      <w:szCs w:val="20"/>
                      <w:lang w:eastAsia="zh-CN"/>
                    </w:rPr>
                  </w:pPr>
                  <w:r w:rsidRPr="00FC27C8">
                    <w:rPr>
                      <w:rFonts w:ascii="Times New Roman" w:hAnsi="Times New Roman" w:cs="Times New Roman"/>
                      <w:b/>
                      <w:sz w:val="20"/>
                      <w:szCs w:val="20"/>
                      <w:lang w:eastAsia="zh-CN"/>
                    </w:rPr>
                    <w:t>Age:</w:t>
                  </w:r>
                </w:p>
              </w:tc>
              <w:tc>
                <w:tcPr>
                  <w:tcW w:w="1725" w:type="dxa"/>
                  <w:shd w:val="clear" w:color="auto" w:fill="auto"/>
                </w:tcPr>
                <w:p w14:paraId="0A483384" w14:textId="77777777" w:rsidR="00E43EFB" w:rsidRPr="00FC27C8" w:rsidRDefault="00E43EFB" w:rsidP="00FC27C8">
                  <w:pPr>
                    <w:spacing w:before="60" w:after="60" w:line="240" w:lineRule="auto"/>
                    <w:jc w:val="both"/>
                    <w:rPr>
                      <w:rFonts w:ascii="Times New Roman" w:hAnsi="Times New Roman" w:cs="Times New Roman"/>
                      <w:sz w:val="20"/>
                      <w:szCs w:val="20"/>
                      <w:lang w:eastAsia="zh-CN"/>
                    </w:rPr>
                  </w:pPr>
                </w:p>
              </w:tc>
              <w:tc>
                <w:tcPr>
                  <w:tcW w:w="1233" w:type="dxa"/>
                  <w:shd w:val="clear" w:color="auto" w:fill="auto"/>
                </w:tcPr>
                <w:p w14:paraId="0EED026F" w14:textId="77777777" w:rsidR="00E43EFB" w:rsidRPr="00FC27C8" w:rsidRDefault="00E43EFB" w:rsidP="00FC27C8">
                  <w:pPr>
                    <w:spacing w:before="60" w:after="60" w:line="240" w:lineRule="auto"/>
                    <w:jc w:val="both"/>
                    <w:rPr>
                      <w:rFonts w:ascii="Times New Roman" w:hAnsi="Times New Roman" w:cs="Times New Roman"/>
                      <w:b/>
                      <w:sz w:val="20"/>
                      <w:szCs w:val="20"/>
                      <w:lang w:eastAsia="zh-CN"/>
                    </w:rPr>
                  </w:pPr>
                  <w:r w:rsidRPr="00FC27C8">
                    <w:rPr>
                      <w:rFonts w:ascii="Times New Roman" w:hAnsi="Times New Roman" w:cs="Times New Roman"/>
                      <w:b/>
                      <w:sz w:val="20"/>
                      <w:szCs w:val="20"/>
                      <w:lang w:eastAsia="zh-CN"/>
                    </w:rPr>
                    <w:t>Citizenship:</w:t>
                  </w:r>
                </w:p>
              </w:tc>
              <w:tc>
                <w:tcPr>
                  <w:tcW w:w="1764" w:type="dxa"/>
                  <w:shd w:val="clear" w:color="auto" w:fill="auto"/>
                </w:tcPr>
                <w:p w14:paraId="358307A2" w14:textId="77777777" w:rsidR="00E43EFB" w:rsidRPr="00FC27C8" w:rsidRDefault="00E43EFB" w:rsidP="00FC27C8">
                  <w:pPr>
                    <w:spacing w:before="60" w:after="60" w:line="240" w:lineRule="auto"/>
                    <w:jc w:val="both"/>
                    <w:rPr>
                      <w:rFonts w:ascii="Times New Roman" w:hAnsi="Times New Roman" w:cs="Times New Roman"/>
                      <w:sz w:val="20"/>
                      <w:szCs w:val="20"/>
                      <w:lang w:eastAsia="zh-CN"/>
                    </w:rPr>
                  </w:pPr>
                </w:p>
              </w:tc>
            </w:tr>
            <w:tr w:rsidR="00E43EFB" w:rsidRPr="00FC27C8" w14:paraId="7A67C7C8" w14:textId="77777777" w:rsidTr="00FC27C8">
              <w:tc>
                <w:tcPr>
                  <w:tcW w:w="1292" w:type="dxa"/>
                  <w:shd w:val="clear" w:color="auto" w:fill="auto"/>
                </w:tcPr>
                <w:p w14:paraId="735E37BF" w14:textId="77777777" w:rsidR="00E43EFB" w:rsidRPr="00FC27C8" w:rsidRDefault="00E43EFB" w:rsidP="00FC27C8">
                  <w:pPr>
                    <w:spacing w:before="60" w:after="60" w:line="240" w:lineRule="auto"/>
                    <w:jc w:val="both"/>
                    <w:rPr>
                      <w:rFonts w:ascii="Times New Roman" w:hAnsi="Times New Roman" w:cs="Times New Roman"/>
                      <w:b/>
                      <w:sz w:val="20"/>
                      <w:szCs w:val="20"/>
                      <w:lang w:eastAsia="zh-CN"/>
                    </w:rPr>
                  </w:pPr>
                  <w:r w:rsidRPr="00FC27C8">
                    <w:rPr>
                      <w:rFonts w:ascii="Times New Roman" w:hAnsi="Times New Roman" w:cs="Times New Roman"/>
                      <w:b/>
                      <w:sz w:val="20"/>
                      <w:szCs w:val="20"/>
                      <w:lang w:eastAsia="zh-CN"/>
                    </w:rPr>
                    <w:t>Religion:</w:t>
                  </w:r>
                </w:p>
              </w:tc>
              <w:tc>
                <w:tcPr>
                  <w:tcW w:w="1725" w:type="dxa"/>
                  <w:shd w:val="clear" w:color="auto" w:fill="auto"/>
                </w:tcPr>
                <w:p w14:paraId="008D8C82" w14:textId="77777777" w:rsidR="00E43EFB" w:rsidRPr="00FC27C8" w:rsidRDefault="00E43EFB" w:rsidP="00FC27C8">
                  <w:pPr>
                    <w:spacing w:before="60" w:after="60" w:line="240" w:lineRule="auto"/>
                    <w:jc w:val="both"/>
                    <w:rPr>
                      <w:rFonts w:ascii="Times New Roman" w:hAnsi="Times New Roman" w:cs="Times New Roman"/>
                      <w:sz w:val="20"/>
                      <w:szCs w:val="20"/>
                      <w:lang w:eastAsia="zh-CN"/>
                    </w:rPr>
                  </w:pPr>
                </w:p>
              </w:tc>
              <w:tc>
                <w:tcPr>
                  <w:tcW w:w="1233" w:type="dxa"/>
                  <w:shd w:val="clear" w:color="auto" w:fill="auto"/>
                </w:tcPr>
                <w:p w14:paraId="5153FCEA" w14:textId="77777777" w:rsidR="00E43EFB" w:rsidRPr="00FC27C8" w:rsidRDefault="00E43EFB" w:rsidP="00FC27C8">
                  <w:pPr>
                    <w:spacing w:before="60" w:after="60" w:line="240" w:lineRule="auto"/>
                    <w:jc w:val="both"/>
                    <w:rPr>
                      <w:rFonts w:ascii="Times New Roman" w:hAnsi="Times New Roman" w:cs="Times New Roman"/>
                      <w:b/>
                      <w:sz w:val="20"/>
                      <w:szCs w:val="20"/>
                      <w:lang w:eastAsia="zh-CN"/>
                    </w:rPr>
                  </w:pPr>
                  <w:r w:rsidRPr="00FC27C8">
                    <w:rPr>
                      <w:rFonts w:ascii="Times New Roman" w:hAnsi="Times New Roman" w:cs="Times New Roman"/>
                      <w:b/>
                      <w:sz w:val="20"/>
                      <w:szCs w:val="20"/>
                      <w:lang w:eastAsia="zh-CN"/>
                    </w:rPr>
                    <w:t>Education Level:</w:t>
                  </w:r>
                </w:p>
              </w:tc>
              <w:tc>
                <w:tcPr>
                  <w:tcW w:w="1764" w:type="dxa"/>
                  <w:shd w:val="clear" w:color="auto" w:fill="auto"/>
                </w:tcPr>
                <w:p w14:paraId="1E1A84DD" w14:textId="77777777" w:rsidR="00E43EFB" w:rsidRPr="00FC27C8" w:rsidRDefault="00E43EFB" w:rsidP="00FC27C8">
                  <w:pPr>
                    <w:spacing w:before="60" w:after="60" w:line="240" w:lineRule="auto"/>
                    <w:jc w:val="both"/>
                    <w:rPr>
                      <w:rFonts w:ascii="Times New Roman" w:hAnsi="Times New Roman" w:cs="Times New Roman"/>
                      <w:sz w:val="20"/>
                      <w:szCs w:val="20"/>
                      <w:lang w:eastAsia="zh-CN"/>
                    </w:rPr>
                  </w:pPr>
                </w:p>
              </w:tc>
            </w:tr>
            <w:tr w:rsidR="00E43EFB" w:rsidRPr="00FC27C8" w14:paraId="668F0719" w14:textId="77777777" w:rsidTr="00FC27C8">
              <w:tc>
                <w:tcPr>
                  <w:tcW w:w="1292" w:type="dxa"/>
                  <w:shd w:val="clear" w:color="auto" w:fill="auto"/>
                </w:tcPr>
                <w:p w14:paraId="7A683804" w14:textId="77777777" w:rsidR="00E43EFB" w:rsidRPr="00FC27C8" w:rsidRDefault="00E43EFB" w:rsidP="00FC27C8">
                  <w:pPr>
                    <w:spacing w:before="60" w:after="60" w:line="240" w:lineRule="auto"/>
                    <w:jc w:val="both"/>
                    <w:rPr>
                      <w:rFonts w:ascii="Times New Roman" w:hAnsi="Times New Roman" w:cs="Times New Roman"/>
                      <w:b/>
                      <w:sz w:val="20"/>
                      <w:szCs w:val="20"/>
                      <w:lang w:eastAsia="zh-CN"/>
                    </w:rPr>
                  </w:pPr>
                  <w:r w:rsidRPr="00FC27C8">
                    <w:rPr>
                      <w:rFonts w:ascii="Times New Roman" w:hAnsi="Times New Roman" w:cs="Times New Roman"/>
                      <w:b/>
                      <w:sz w:val="20"/>
                      <w:szCs w:val="20"/>
                      <w:lang w:eastAsia="zh-CN"/>
                    </w:rPr>
                    <w:t>Occupation:</w:t>
                  </w:r>
                </w:p>
              </w:tc>
              <w:tc>
                <w:tcPr>
                  <w:tcW w:w="1725" w:type="dxa"/>
                  <w:shd w:val="clear" w:color="auto" w:fill="auto"/>
                </w:tcPr>
                <w:p w14:paraId="0B39F51B" w14:textId="77777777" w:rsidR="00E43EFB" w:rsidRPr="00FC27C8" w:rsidRDefault="00E43EFB" w:rsidP="00FC27C8">
                  <w:pPr>
                    <w:spacing w:before="60" w:after="60" w:line="240" w:lineRule="auto"/>
                    <w:jc w:val="both"/>
                    <w:rPr>
                      <w:rFonts w:ascii="Times New Roman" w:hAnsi="Times New Roman" w:cs="Times New Roman"/>
                      <w:sz w:val="20"/>
                      <w:szCs w:val="20"/>
                      <w:lang w:eastAsia="zh-CN"/>
                    </w:rPr>
                  </w:pPr>
                </w:p>
              </w:tc>
              <w:tc>
                <w:tcPr>
                  <w:tcW w:w="1233" w:type="dxa"/>
                  <w:shd w:val="clear" w:color="auto" w:fill="auto"/>
                </w:tcPr>
                <w:p w14:paraId="497CC5D4" w14:textId="77777777" w:rsidR="00E43EFB" w:rsidRPr="00FC27C8" w:rsidRDefault="00E43EFB" w:rsidP="00FC27C8">
                  <w:pPr>
                    <w:spacing w:before="60" w:after="60" w:line="240" w:lineRule="auto"/>
                    <w:jc w:val="both"/>
                    <w:rPr>
                      <w:rFonts w:ascii="Times New Roman" w:hAnsi="Times New Roman" w:cs="Times New Roman"/>
                      <w:b/>
                      <w:sz w:val="20"/>
                      <w:szCs w:val="20"/>
                      <w:lang w:eastAsia="zh-CN"/>
                    </w:rPr>
                  </w:pPr>
                  <w:r w:rsidRPr="00FC27C8">
                    <w:rPr>
                      <w:rFonts w:ascii="Times New Roman" w:hAnsi="Times New Roman" w:cs="Times New Roman"/>
                      <w:b/>
                      <w:sz w:val="20"/>
                      <w:szCs w:val="20"/>
                      <w:lang w:eastAsia="zh-CN"/>
                    </w:rPr>
                    <w:t>Current address:</w:t>
                  </w:r>
                </w:p>
              </w:tc>
              <w:tc>
                <w:tcPr>
                  <w:tcW w:w="1764" w:type="dxa"/>
                  <w:shd w:val="clear" w:color="auto" w:fill="auto"/>
                </w:tcPr>
                <w:p w14:paraId="52BE389F" w14:textId="77777777" w:rsidR="00E43EFB" w:rsidRPr="00FC27C8" w:rsidRDefault="00E43EFB" w:rsidP="00FC27C8">
                  <w:pPr>
                    <w:spacing w:before="60" w:after="60" w:line="240" w:lineRule="auto"/>
                    <w:jc w:val="both"/>
                    <w:rPr>
                      <w:rFonts w:ascii="Times New Roman" w:hAnsi="Times New Roman" w:cs="Times New Roman"/>
                      <w:sz w:val="20"/>
                      <w:szCs w:val="20"/>
                      <w:lang w:eastAsia="zh-CN"/>
                    </w:rPr>
                  </w:pPr>
                </w:p>
              </w:tc>
            </w:tr>
          </w:tbl>
          <w:p w14:paraId="18103409" w14:textId="77777777" w:rsidR="00E43EFB" w:rsidRPr="00E43EFB" w:rsidRDefault="00E43EFB" w:rsidP="00E43EFB">
            <w:pPr>
              <w:spacing w:before="60" w:after="60" w:line="240" w:lineRule="auto"/>
              <w:ind w:left="940" w:hanging="564"/>
              <w:jc w:val="both"/>
              <w:rPr>
                <w:rFonts w:ascii="Times New Roman" w:hAnsi="Times New Roman" w:cs="Times New Roman"/>
                <w:sz w:val="22"/>
                <w:szCs w:val="22"/>
                <w:lang w:val="en-GB" w:eastAsia="en-US"/>
              </w:rPr>
            </w:pPr>
          </w:p>
        </w:tc>
      </w:tr>
      <w:tr w:rsidR="00E43EFB" w:rsidRPr="00E43EFB" w14:paraId="5B29AACE" w14:textId="77777777" w:rsidTr="00E43EFB">
        <w:trPr>
          <w:divId w:val="2116439976"/>
          <w:cantSplit/>
          <w:jc w:val="center"/>
        </w:trPr>
        <w:tc>
          <w:tcPr>
            <w:tcW w:w="7270" w:type="dxa"/>
          </w:tcPr>
          <w:p w14:paraId="2B3CEBAA"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GUID=b1bd1ef0-2d7a-40f4-880a-6adddb2ee720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w:t>
            </w:r>
            <w:r w:rsidRPr="00E43EFB">
              <w:rPr>
                <w:rFonts w:ascii="Times New Roman" w:hAnsi="Times New Roman" w:cs="Times New Roman"/>
                <w:i/>
                <w:sz w:val="22"/>
                <w:szCs w:val="22"/>
                <w:lang w:val="en-GB" w:eastAsia="en-US"/>
              </w:rPr>
              <w:t>c</w:t>
            </w:r>
            <w:r w:rsidRPr="00E43EFB">
              <w:rPr>
                <w:rFonts w:ascii="Times New Roman" w:hAnsi="Times New Roman" w:cs="Times New Roman"/>
                <w:sz w:val="22"/>
                <w:szCs w:val="22"/>
                <w:lang w:val="en-GB" w:eastAsia="en-US"/>
              </w:rPr>
              <w:t>)</w:t>
            </w:r>
            <w:r w:rsidRPr="00E43EFB">
              <w:rPr>
                <w:rFonts w:ascii="Times New Roman" w:hAnsi="Times New Roman" w:cs="Times New Roman"/>
                <w:sz w:val="22"/>
                <w:szCs w:val="22"/>
                <w:lang w:val="en-GB" w:eastAsia="en-US"/>
              </w:rPr>
              <w:tab/>
              <w:t>The last address at which the parties to the marriage have lived together as husband and wife:</w:t>
            </w:r>
          </w:p>
        </w:tc>
      </w:tr>
      <w:tr w:rsidR="00E43EFB" w:rsidRPr="00E43EFB" w14:paraId="22F8B760" w14:textId="77777777" w:rsidTr="00E43EFB">
        <w:trPr>
          <w:divId w:val="2116439976"/>
          <w:cantSplit/>
          <w:jc w:val="center"/>
        </w:trPr>
        <w:tc>
          <w:tcPr>
            <w:tcW w:w="7270" w:type="dxa"/>
          </w:tcPr>
          <w:p w14:paraId="688A76B4"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GUID=8e593957-0a4d-4fd7-ba4b-e3fcbc1702b5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ab/>
              <w:t>[</w:t>
            </w:r>
            <w:r w:rsidRPr="00E43EFB">
              <w:rPr>
                <w:rFonts w:ascii="Times New Roman" w:hAnsi="Times New Roman" w:cs="Times New Roman"/>
                <w:i/>
                <w:sz w:val="22"/>
                <w:szCs w:val="22"/>
                <w:lang w:val="en-GB" w:eastAsia="en-US"/>
              </w:rPr>
              <w:t>to state address</w:t>
            </w:r>
            <w:r w:rsidRPr="00E43EFB">
              <w:rPr>
                <w:rFonts w:ascii="Times New Roman" w:hAnsi="Times New Roman" w:cs="Times New Roman"/>
                <w:sz w:val="22"/>
                <w:szCs w:val="22"/>
                <w:lang w:val="en-GB" w:eastAsia="en-US"/>
              </w:rPr>
              <w:t>]</w:t>
            </w:r>
          </w:p>
        </w:tc>
      </w:tr>
      <w:tr w:rsidR="00E43EFB" w:rsidRPr="00E43EFB" w14:paraId="1A832E3C" w14:textId="77777777" w:rsidTr="00E43EFB">
        <w:trPr>
          <w:divId w:val="2116439976"/>
          <w:cantSplit/>
          <w:jc w:val="center"/>
        </w:trPr>
        <w:tc>
          <w:tcPr>
            <w:tcW w:w="7270" w:type="dxa"/>
          </w:tcPr>
          <w:p w14:paraId="3A9FAB80" w14:textId="77777777" w:rsidR="00E43EFB" w:rsidRPr="00E43EFB" w:rsidRDefault="00E43EFB" w:rsidP="00E43EFB">
            <w:pPr>
              <w:spacing w:before="60" w:after="60" w:line="240" w:lineRule="auto"/>
              <w:ind w:left="475" w:hanging="475"/>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GUID=81564268-9b03-40db-bd77-1f4e5a7f7e95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3.</w:t>
            </w:r>
            <w:r w:rsidRPr="00E43EFB">
              <w:rPr>
                <w:rFonts w:ascii="Times New Roman" w:hAnsi="Times New Roman" w:cs="Times New Roman"/>
                <w:sz w:val="22"/>
                <w:szCs w:val="22"/>
                <w:lang w:val="en-GB" w:eastAsia="en-US"/>
              </w:rPr>
              <w:tab/>
              <w:t>Jurisdiction</w:t>
            </w:r>
          </w:p>
        </w:tc>
      </w:tr>
      <w:tr w:rsidR="00E43EFB" w:rsidRPr="00E43EFB" w14:paraId="2910B920" w14:textId="77777777" w:rsidTr="00E43EFB">
        <w:trPr>
          <w:divId w:val="2116439976"/>
          <w:cantSplit/>
          <w:jc w:val="center"/>
        </w:trPr>
        <w:tc>
          <w:tcPr>
            <w:tcW w:w="7270" w:type="dxa"/>
          </w:tcPr>
          <w:p w14:paraId="35917A61"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GUID=b9eb15be-58b2-4bca-9414-9a421d17f679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w:t>
            </w:r>
            <w:r w:rsidRPr="00E43EFB">
              <w:rPr>
                <w:rFonts w:ascii="Times New Roman" w:hAnsi="Times New Roman" w:cs="Times New Roman"/>
                <w:i/>
                <w:sz w:val="22"/>
                <w:szCs w:val="22"/>
                <w:lang w:val="en-GB" w:eastAsia="en-US"/>
              </w:rPr>
              <w:t>a</w:t>
            </w:r>
            <w:r w:rsidRPr="00E43EFB">
              <w:rPr>
                <w:rFonts w:ascii="Times New Roman" w:hAnsi="Times New Roman" w:cs="Times New Roman"/>
                <w:sz w:val="22"/>
                <w:szCs w:val="22"/>
                <w:lang w:val="en-GB" w:eastAsia="en-US"/>
              </w:rPr>
              <w:t>)</w:t>
            </w:r>
            <w:r w:rsidRPr="00E43EFB">
              <w:rPr>
                <w:rFonts w:ascii="Times New Roman" w:hAnsi="Times New Roman" w:cs="Times New Roman"/>
                <w:sz w:val="22"/>
                <w:szCs w:val="22"/>
                <w:lang w:val="en-GB" w:eastAsia="en-US"/>
              </w:rPr>
              <w:tab/>
              <w:t>*The court has jurisdiction based on domicile. [</w:t>
            </w:r>
            <w:r w:rsidRPr="00E43EFB">
              <w:rPr>
                <w:rFonts w:ascii="Times New Roman" w:hAnsi="Times New Roman" w:cs="Times New Roman"/>
                <w:i/>
                <w:sz w:val="22"/>
                <w:szCs w:val="22"/>
                <w:lang w:val="en-GB" w:eastAsia="en-US"/>
              </w:rPr>
              <w:t>Choose one of the following</w:t>
            </w:r>
            <w:r w:rsidRPr="00E43EFB">
              <w:rPr>
                <w:rFonts w:ascii="Times New Roman" w:hAnsi="Times New Roman" w:cs="Times New Roman"/>
                <w:sz w:val="22"/>
                <w:szCs w:val="22"/>
                <w:lang w:val="en-GB" w:eastAsia="en-US"/>
              </w:rPr>
              <w:t>]</w:t>
            </w:r>
          </w:p>
        </w:tc>
      </w:tr>
      <w:tr w:rsidR="00E43EFB" w:rsidRPr="00E43EFB" w14:paraId="2A68D3AD" w14:textId="77777777" w:rsidTr="00E43EFB">
        <w:trPr>
          <w:divId w:val="2116439976"/>
          <w:cantSplit/>
          <w:jc w:val="center"/>
        </w:trPr>
        <w:tc>
          <w:tcPr>
            <w:tcW w:w="7270" w:type="dxa"/>
          </w:tcPr>
          <w:p w14:paraId="019ACAF5" w14:textId="77777777" w:rsidR="00E43EFB" w:rsidRPr="00E43EFB" w:rsidRDefault="00E43EFB" w:rsidP="00E43EFB">
            <w:pPr>
              <w:spacing w:before="60" w:after="60" w:line="240" w:lineRule="auto"/>
              <w:ind w:left="188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lastRenderedPageBreak/>
              <w:fldChar w:fldCharType="begin"/>
            </w:r>
            <w:r w:rsidRPr="00E43EFB">
              <w:rPr>
                <w:rFonts w:ascii="Times New Roman" w:hAnsi="Times New Roman" w:cs="Times New Roman"/>
                <w:sz w:val="22"/>
                <w:szCs w:val="22"/>
                <w:lang w:val="en-GB" w:eastAsia="en-US"/>
              </w:rPr>
              <w:instrText xml:space="preserve"> GUID=9318ba2e-1f87-4248-a51a-55e8e732fb08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w:t>
            </w:r>
            <w:proofErr w:type="spellStart"/>
            <w:r w:rsidRPr="00E43EFB">
              <w:rPr>
                <w:rFonts w:ascii="Times New Roman" w:hAnsi="Times New Roman" w:cs="Times New Roman"/>
                <w:sz w:val="22"/>
                <w:szCs w:val="22"/>
                <w:lang w:val="en-GB" w:eastAsia="en-US"/>
              </w:rPr>
              <w:t>i</w:t>
            </w:r>
            <w:proofErr w:type="spellEnd"/>
            <w:r w:rsidRPr="00E43EFB">
              <w:rPr>
                <w:rFonts w:ascii="Times New Roman" w:hAnsi="Times New Roman" w:cs="Times New Roman"/>
                <w:sz w:val="22"/>
                <w:szCs w:val="22"/>
                <w:lang w:val="en-GB" w:eastAsia="en-US"/>
              </w:rPr>
              <w:t>)</w:t>
            </w:r>
            <w:r w:rsidRPr="00E43EFB">
              <w:rPr>
                <w:rFonts w:ascii="Times New Roman" w:hAnsi="Times New Roman" w:cs="Times New Roman"/>
                <w:sz w:val="22"/>
                <w:szCs w:val="22"/>
                <w:lang w:val="en-GB" w:eastAsia="en-US"/>
              </w:rPr>
              <w:tab/>
              <w:t>The Plaintiff/The Defendant/Both the Plaintiff and the Defendant* is a/are* Singapore citizen(s).</w:t>
            </w:r>
          </w:p>
        </w:tc>
      </w:tr>
      <w:tr w:rsidR="00E43EFB" w:rsidRPr="00E43EFB" w14:paraId="5240A974" w14:textId="77777777" w:rsidTr="00E43EFB">
        <w:trPr>
          <w:divId w:val="2116439976"/>
          <w:cantSplit/>
          <w:jc w:val="center"/>
        </w:trPr>
        <w:tc>
          <w:tcPr>
            <w:tcW w:w="7270" w:type="dxa"/>
          </w:tcPr>
          <w:p w14:paraId="128D4FF2" w14:textId="77777777" w:rsidR="00E43EFB" w:rsidRPr="00E43EFB" w:rsidRDefault="00E43EFB" w:rsidP="00E43EFB">
            <w:pPr>
              <w:spacing w:before="60" w:after="60" w:line="240" w:lineRule="auto"/>
              <w:ind w:left="188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GUID=28320699-4ec5-4e07-b2fe-8cc825795ad7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(ii)</w:t>
            </w:r>
            <w:r w:rsidRPr="00E43EFB">
              <w:rPr>
                <w:rFonts w:ascii="Times New Roman" w:hAnsi="Times New Roman" w:cs="Times New Roman"/>
                <w:sz w:val="22"/>
                <w:szCs w:val="22"/>
                <w:lang w:val="en-GB" w:eastAsia="en-US"/>
              </w:rPr>
              <w:tab/>
              <w:t>Neither the Plaintiff nor the Defendant is a Singapore citizen. [</w:t>
            </w:r>
            <w:r w:rsidRPr="00E43EFB">
              <w:rPr>
                <w:rFonts w:ascii="Times New Roman" w:hAnsi="Times New Roman" w:cs="Times New Roman"/>
                <w:i/>
                <w:sz w:val="22"/>
                <w:szCs w:val="22"/>
                <w:lang w:val="en-GB" w:eastAsia="en-US"/>
              </w:rPr>
              <w:t>The Statement of Particulars shall set out the reasons for which the court has jurisdiction based on domicile.</w:t>
            </w:r>
            <w:r w:rsidRPr="00E43EFB">
              <w:rPr>
                <w:rFonts w:ascii="Times New Roman" w:hAnsi="Times New Roman" w:cs="Times New Roman"/>
                <w:sz w:val="22"/>
                <w:szCs w:val="22"/>
                <w:lang w:val="en-GB" w:eastAsia="en-US"/>
              </w:rPr>
              <w:t>]</w:t>
            </w:r>
          </w:p>
        </w:tc>
      </w:tr>
      <w:tr w:rsidR="00E43EFB" w:rsidRPr="00E43EFB" w14:paraId="5A91FDB8" w14:textId="77777777" w:rsidTr="00E43EFB">
        <w:trPr>
          <w:divId w:val="2116439976"/>
          <w:cantSplit/>
          <w:jc w:val="center"/>
        </w:trPr>
        <w:tc>
          <w:tcPr>
            <w:tcW w:w="7270" w:type="dxa"/>
          </w:tcPr>
          <w:p w14:paraId="15B1A19F"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GUID=e2aaf53e-a33c-4923-b0bb-467091a6a48b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w:t>
            </w:r>
            <w:r w:rsidRPr="00E43EFB">
              <w:rPr>
                <w:rFonts w:ascii="Times New Roman" w:hAnsi="Times New Roman" w:cs="Times New Roman"/>
                <w:i/>
                <w:sz w:val="22"/>
                <w:szCs w:val="22"/>
                <w:lang w:val="en-GB" w:eastAsia="en-US"/>
              </w:rPr>
              <w:t>b</w:t>
            </w:r>
            <w:r w:rsidRPr="00E43EFB">
              <w:rPr>
                <w:rFonts w:ascii="Times New Roman" w:hAnsi="Times New Roman" w:cs="Times New Roman"/>
                <w:sz w:val="22"/>
                <w:szCs w:val="22"/>
                <w:lang w:val="en-GB" w:eastAsia="en-US"/>
              </w:rPr>
              <w:t>)</w:t>
            </w:r>
            <w:r w:rsidRPr="00E43EFB">
              <w:rPr>
                <w:rFonts w:ascii="Times New Roman" w:hAnsi="Times New Roman" w:cs="Times New Roman"/>
                <w:sz w:val="22"/>
                <w:szCs w:val="22"/>
                <w:lang w:val="en-GB" w:eastAsia="en-US"/>
              </w:rPr>
              <w:tab/>
              <w:t>*The court has jurisdiction based on habitual residence. [</w:t>
            </w:r>
            <w:r w:rsidRPr="00E43EFB">
              <w:rPr>
                <w:rFonts w:ascii="Times New Roman" w:hAnsi="Times New Roman" w:cs="Times New Roman"/>
                <w:i/>
                <w:sz w:val="22"/>
                <w:szCs w:val="22"/>
                <w:lang w:val="en-GB" w:eastAsia="en-US"/>
              </w:rPr>
              <w:t>Choose one of the following</w:t>
            </w:r>
            <w:r w:rsidRPr="00E43EFB">
              <w:rPr>
                <w:rFonts w:ascii="Times New Roman" w:hAnsi="Times New Roman" w:cs="Times New Roman"/>
                <w:sz w:val="22"/>
                <w:szCs w:val="22"/>
                <w:lang w:val="en-GB" w:eastAsia="en-US"/>
              </w:rPr>
              <w:t>]</w:t>
            </w:r>
          </w:p>
        </w:tc>
      </w:tr>
      <w:tr w:rsidR="00E43EFB" w:rsidRPr="00E43EFB" w14:paraId="202FED48" w14:textId="77777777" w:rsidTr="00E43EFB">
        <w:trPr>
          <w:divId w:val="2116439976"/>
          <w:cantSplit/>
          <w:jc w:val="center"/>
        </w:trPr>
        <w:tc>
          <w:tcPr>
            <w:tcW w:w="7270" w:type="dxa"/>
          </w:tcPr>
          <w:p w14:paraId="2DBF5516" w14:textId="77777777" w:rsidR="00E43EFB" w:rsidRPr="00E43EFB" w:rsidRDefault="00E43EFB" w:rsidP="00E43EFB">
            <w:pPr>
              <w:spacing w:before="60" w:after="60" w:line="240" w:lineRule="auto"/>
              <w:ind w:left="188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GUID=8a8fa651-be95-4603-b0d2-997f6492f8b7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w:t>
            </w:r>
            <w:proofErr w:type="spellStart"/>
            <w:r w:rsidRPr="00E43EFB">
              <w:rPr>
                <w:rFonts w:ascii="Times New Roman" w:hAnsi="Times New Roman" w:cs="Times New Roman"/>
                <w:sz w:val="22"/>
                <w:szCs w:val="22"/>
                <w:lang w:val="en-GB" w:eastAsia="en-US"/>
              </w:rPr>
              <w:t>i</w:t>
            </w:r>
            <w:proofErr w:type="spellEnd"/>
            <w:r w:rsidRPr="00E43EFB">
              <w:rPr>
                <w:rFonts w:ascii="Times New Roman" w:hAnsi="Times New Roman" w:cs="Times New Roman"/>
                <w:sz w:val="22"/>
                <w:szCs w:val="22"/>
                <w:lang w:val="en-GB" w:eastAsia="en-US"/>
              </w:rPr>
              <w:t>)</w:t>
            </w:r>
            <w:r w:rsidRPr="00E43EFB">
              <w:rPr>
                <w:rFonts w:ascii="Times New Roman" w:hAnsi="Times New Roman" w:cs="Times New Roman"/>
                <w:sz w:val="22"/>
                <w:szCs w:val="22"/>
                <w:lang w:val="en-GB" w:eastAsia="en-US"/>
              </w:rPr>
              <w:tab/>
              <w:t>The Plaintiff has been habitually resident in Singapore for a period of 3 years immediately preceding the date of the filing of the writ.</w:t>
            </w:r>
          </w:p>
        </w:tc>
      </w:tr>
      <w:tr w:rsidR="00E43EFB" w:rsidRPr="00E43EFB" w14:paraId="6EB51E65" w14:textId="77777777" w:rsidTr="00E43EFB">
        <w:trPr>
          <w:divId w:val="2116439976"/>
          <w:cantSplit/>
          <w:jc w:val="center"/>
        </w:trPr>
        <w:tc>
          <w:tcPr>
            <w:tcW w:w="7270" w:type="dxa"/>
          </w:tcPr>
          <w:p w14:paraId="69AEB726" w14:textId="77777777" w:rsidR="00E43EFB" w:rsidRPr="00E43EFB" w:rsidRDefault="00E43EFB" w:rsidP="00E43EFB">
            <w:pPr>
              <w:spacing w:before="60" w:after="60" w:line="240" w:lineRule="auto"/>
              <w:ind w:left="188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GUID=b722be2e-f929-4960-ad56-6c185afa5369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(ii)</w:t>
            </w:r>
            <w:r w:rsidRPr="00E43EFB">
              <w:rPr>
                <w:rFonts w:ascii="Times New Roman" w:hAnsi="Times New Roman" w:cs="Times New Roman"/>
                <w:sz w:val="22"/>
                <w:szCs w:val="22"/>
                <w:lang w:val="en-GB" w:eastAsia="en-US"/>
              </w:rPr>
              <w:tab/>
              <w:t>The Defendant has been habitually resident in Singapore for a period of 3 years immediately preceding the date of the filing of the writ.</w:t>
            </w:r>
          </w:p>
        </w:tc>
      </w:tr>
      <w:tr w:rsidR="00E43EFB" w:rsidRPr="00E43EFB" w14:paraId="232AB4D8" w14:textId="77777777" w:rsidTr="00E43EFB">
        <w:trPr>
          <w:divId w:val="2116439976"/>
          <w:cantSplit/>
          <w:jc w:val="center"/>
        </w:trPr>
        <w:tc>
          <w:tcPr>
            <w:tcW w:w="7270" w:type="dxa"/>
          </w:tcPr>
          <w:p w14:paraId="355BF09E" w14:textId="77777777" w:rsidR="00E43EFB" w:rsidRPr="00E43EFB" w:rsidRDefault="00E43EFB" w:rsidP="00E43EFB">
            <w:pPr>
              <w:spacing w:before="60" w:after="60" w:line="240" w:lineRule="auto"/>
              <w:ind w:left="188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GUID=fee72315-cbb3-493a-9de3-6864f0f72067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ab/>
              <w:t>[</w:t>
            </w:r>
            <w:r w:rsidRPr="00E43EFB">
              <w:rPr>
                <w:rFonts w:ascii="Times New Roman" w:hAnsi="Times New Roman" w:cs="Times New Roman"/>
                <w:i/>
                <w:sz w:val="22"/>
                <w:szCs w:val="22"/>
                <w:lang w:val="en-GB" w:eastAsia="en-US"/>
              </w:rPr>
              <w:t>The Statement of Particulars is to state the relevant details in either case, including:</w:t>
            </w:r>
          </w:p>
        </w:tc>
      </w:tr>
      <w:tr w:rsidR="00E43EFB" w:rsidRPr="00E43EFB" w14:paraId="1A5C3845" w14:textId="77777777" w:rsidTr="00E43EFB">
        <w:trPr>
          <w:divId w:val="2116439976"/>
          <w:cantSplit/>
          <w:jc w:val="center"/>
        </w:trPr>
        <w:tc>
          <w:tcPr>
            <w:tcW w:w="7270" w:type="dxa"/>
          </w:tcPr>
          <w:p w14:paraId="386874F9" w14:textId="77777777" w:rsidR="00E43EFB" w:rsidRPr="00E43EFB" w:rsidRDefault="00E43EFB" w:rsidP="00E43EFB">
            <w:pPr>
              <w:spacing w:before="60" w:after="60" w:line="240" w:lineRule="auto"/>
              <w:ind w:left="188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GUID=800c2db3-19dc-43b4-8c2b-a2a48ca0fd56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ab/>
              <w:t>(A)</w:t>
            </w:r>
            <w:r w:rsidRPr="00E43EFB">
              <w:rPr>
                <w:rFonts w:ascii="Times New Roman" w:hAnsi="Times New Roman" w:cs="Times New Roman"/>
                <w:sz w:val="22"/>
                <w:szCs w:val="22"/>
                <w:lang w:val="en-GB" w:eastAsia="en-US"/>
              </w:rPr>
              <w:tab/>
            </w:r>
            <w:r w:rsidRPr="00E43EFB">
              <w:rPr>
                <w:rFonts w:ascii="Times New Roman" w:hAnsi="Times New Roman" w:cs="Times New Roman"/>
                <w:i/>
                <w:sz w:val="22"/>
                <w:szCs w:val="22"/>
                <w:lang w:val="en-GB" w:eastAsia="en-US"/>
              </w:rPr>
              <w:t>Address(es) of the place(s) of residence; and</w:t>
            </w:r>
          </w:p>
        </w:tc>
      </w:tr>
      <w:tr w:rsidR="00E43EFB" w:rsidRPr="00E43EFB" w14:paraId="6FF286B0" w14:textId="77777777" w:rsidTr="00E43EFB">
        <w:trPr>
          <w:divId w:val="2116439976"/>
          <w:cantSplit/>
          <w:jc w:val="center"/>
        </w:trPr>
        <w:tc>
          <w:tcPr>
            <w:tcW w:w="7270" w:type="dxa"/>
          </w:tcPr>
          <w:p w14:paraId="5EE7714D" w14:textId="77777777" w:rsidR="00E43EFB" w:rsidRPr="00E43EFB" w:rsidRDefault="00E43EFB" w:rsidP="00E43EFB">
            <w:pPr>
              <w:spacing w:before="60" w:after="60" w:line="240" w:lineRule="auto"/>
              <w:ind w:left="188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GUID=158ae78c-b183-4723-a60b-bec587907d6d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ab/>
              <w:t>(B)</w:t>
            </w:r>
            <w:r w:rsidRPr="00E43EFB">
              <w:rPr>
                <w:rFonts w:ascii="Times New Roman" w:hAnsi="Times New Roman" w:cs="Times New Roman"/>
                <w:sz w:val="22"/>
                <w:szCs w:val="22"/>
                <w:lang w:val="en-GB" w:eastAsia="en-US"/>
              </w:rPr>
              <w:tab/>
            </w:r>
            <w:r w:rsidRPr="00E43EFB">
              <w:rPr>
                <w:rFonts w:ascii="Times New Roman" w:hAnsi="Times New Roman" w:cs="Times New Roman"/>
                <w:i/>
                <w:sz w:val="22"/>
                <w:szCs w:val="22"/>
                <w:lang w:val="en-GB" w:eastAsia="en-US"/>
              </w:rPr>
              <w:t>The length of residence at each place.</w:t>
            </w:r>
            <w:r w:rsidRPr="00E43EFB">
              <w:rPr>
                <w:rFonts w:ascii="Times New Roman" w:hAnsi="Times New Roman" w:cs="Times New Roman"/>
                <w:sz w:val="22"/>
                <w:szCs w:val="22"/>
                <w:lang w:val="en-GB" w:eastAsia="en-US"/>
              </w:rPr>
              <w:t>]</w:t>
            </w:r>
          </w:p>
        </w:tc>
      </w:tr>
      <w:tr w:rsidR="00E43EFB" w:rsidRPr="00E43EFB" w14:paraId="3BF97869" w14:textId="77777777" w:rsidTr="00E43EFB">
        <w:trPr>
          <w:divId w:val="2116439976"/>
          <w:cantSplit/>
          <w:jc w:val="center"/>
        </w:trPr>
        <w:tc>
          <w:tcPr>
            <w:tcW w:w="7270" w:type="dxa"/>
          </w:tcPr>
          <w:p w14:paraId="46260779" w14:textId="77777777" w:rsidR="00E43EFB" w:rsidRPr="00E43EFB" w:rsidRDefault="00E43EFB" w:rsidP="00E43EFB">
            <w:pPr>
              <w:spacing w:before="60" w:after="60" w:line="240" w:lineRule="auto"/>
              <w:ind w:left="476" w:hanging="476"/>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GUID=b86c19d9-18f7-42a1-9ecb-8df18b6e826b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4.</w:t>
            </w:r>
            <w:r w:rsidRPr="00E43EFB">
              <w:rPr>
                <w:rFonts w:ascii="Times New Roman" w:hAnsi="Times New Roman" w:cs="Times New Roman"/>
                <w:sz w:val="22"/>
                <w:szCs w:val="22"/>
                <w:lang w:val="en-GB" w:eastAsia="en-US"/>
              </w:rPr>
              <w:tab/>
              <w:t>Children</w:t>
            </w:r>
          </w:p>
        </w:tc>
      </w:tr>
      <w:tr w:rsidR="00E43EFB" w:rsidRPr="00E43EFB" w14:paraId="40639480" w14:textId="77777777" w:rsidTr="00E43EFB">
        <w:trPr>
          <w:divId w:val="2116439976"/>
          <w:cantSplit/>
          <w:jc w:val="center"/>
        </w:trPr>
        <w:tc>
          <w:tcPr>
            <w:tcW w:w="7270" w:type="dxa"/>
          </w:tcPr>
          <w:p w14:paraId="6C8D2A9C" w14:textId="77777777" w:rsidR="00E43EFB" w:rsidRPr="00E43EFB" w:rsidRDefault="00E43EFB" w:rsidP="00E43EFB">
            <w:pPr>
              <w:spacing w:before="60" w:after="60" w:line="240" w:lineRule="auto"/>
              <w:ind w:left="846"/>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GUID=262a3575-7089-4690-99eb-1788a1107565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w:t>
            </w:r>
            <w:r w:rsidRPr="00E43EFB">
              <w:rPr>
                <w:rFonts w:ascii="Times New Roman" w:hAnsi="Times New Roman" w:cs="Times New Roman"/>
                <w:i/>
                <w:sz w:val="22"/>
                <w:szCs w:val="22"/>
                <w:lang w:val="en-GB" w:eastAsia="en-US"/>
              </w:rPr>
              <w:t>To state, in respect of each living child of the marriage</w:t>
            </w:r>
            <w:r w:rsidRPr="00E43EFB">
              <w:rPr>
                <w:rFonts w:ascii="Times New Roman" w:hAnsi="Times New Roman" w:cs="Times New Roman"/>
                <w:sz w:val="22"/>
                <w:szCs w:val="22"/>
                <w:lang w:val="en-GB" w:eastAsia="en-US"/>
              </w:rPr>
              <w:t>]</w:t>
            </w:r>
          </w:p>
          <w:tbl>
            <w:tblPr>
              <w:tblW w:w="6237" w:type="dxa"/>
              <w:tblInd w:w="7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58"/>
              <w:gridCol w:w="1949"/>
              <w:gridCol w:w="1006"/>
              <w:gridCol w:w="1374"/>
              <w:gridCol w:w="1350"/>
            </w:tblGrid>
            <w:tr w:rsidR="00E43EFB" w:rsidRPr="00FC27C8" w14:paraId="162CA67B" w14:textId="77777777" w:rsidTr="00FC27C8">
              <w:tc>
                <w:tcPr>
                  <w:tcW w:w="560" w:type="dxa"/>
                  <w:shd w:val="clear" w:color="auto" w:fill="auto"/>
                </w:tcPr>
                <w:p w14:paraId="7EA89409" w14:textId="77777777" w:rsidR="00E43EFB" w:rsidRPr="00FC27C8" w:rsidRDefault="00E43EFB" w:rsidP="00FC27C8">
                  <w:pPr>
                    <w:spacing w:before="60" w:after="60" w:line="240" w:lineRule="auto"/>
                    <w:contextualSpacing/>
                    <w:jc w:val="both"/>
                    <w:rPr>
                      <w:rFonts w:ascii="Times New Roman" w:hAnsi="Times New Roman" w:cs="Times New Roman"/>
                      <w:sz w:val="20"/>
                      <w:szCs w:val="20"/>
                      <w:lang w:eastAsia="zh-CN"/>
                    </w:rPr>
                  </w:pPr>
                  <w:r w:rsidRPr="00FC27C8">
                    <w:rPr>
                      <w:rFonts w:ascii="Times New Roman" w:hAnsi="Times New Roman" w:cs="Times New Roman"/>
                      <w:sz w:val="20"/>
                      <w:szCs w:val="20"/>
                      <w:lang w:eastAsia="zh-CN"/>
                    </w:rPr>
                    <w:t>S/N</w:t>
                  </w:r>
                </w:p>
              </w:tc>
              <w:tc>
                <w:tcPr>
                  <w:tcW w:w="1952" w:type="dxa"/>
                  <w:shd w:val="clear" w:color="auto" w:fill="auto"/>
                </w:tcPr>
                <w:p w14:paraId="244416BB" w14:textId="77777777" w:rsidR="00E43EFB" w:rsidRPr="00FC27C8" w:rsidRDefault="00E43EFB" w:rsidP="00FC27C8">
                  <w:pPr>
                    <w:spacing w:before="60" w:after="60" w:line="240" w:lineRule="auto"/>
                    <w:contextualSpacing/>
                    <w:jc w:val="both"/>
                    <w:rPr>
                      <w:rFonts w:ascii="Times New Roman" w:hAnsi="Times New Roman" w:cs="Times New Roman"/>
                      <w:b/>
                      <w:sz w:val="20"/>
                      <w:szCs w:val="20"/>
                      <w:lang w:eastAsia="zh-CN"/>
                    </w:rPr>
                  </w:pPr>
                  <w:r w:rsidRPr="00FC27C8">
                    <w:rPr>
                      <w:rFonts w:ascii="Times New Roman" w:hAnsi="Times New Roman" w:cs="Times New Roman"/>
                      <w:b/>
                      <w:sz w:val="20"/>
                      <w:szCs w:val="20"/>
                      <w:lang w:eastAsia="zh-CN"/>
                    </w:rPr>
                    <w:t>Name of child:</w:t>
                  </w:r>
                </w:p>
              </w:tc>
              <w:tc>
                <w:tcPr>
                  <w:tcW w:w="1039" w:type="dxa"/>
                  <w:shd w:val="clear" w:color="auto" w:fill="auto"/>
                </w:tcPr>
                <w:p w14:paraId="6328C857" w14:textId="77777777" w:rsidR="00E43EFB" w:rsidRPr="00FC27C8" w:rsidRDefault="00E43EFB" w:rsidP="00FC27C8">
                  <w:pPr>
                    <w:spacing w:before="60" w:after="60" w:line="240" w:lineRule="auto"/>
                    <w:contextualSpacing/>
                    <w:jc w:val="both"/>
                    <w:rPr>
                      <w:rFonts w:ascii="Times New Roman" w:hAnsi="Times New Roman" w:cs="Times New Roman"/>
                      <w:b/>
                      <w:sz w:val="20"/>
                      <w:szCs w:val="20"/>
                      <w:lang w:eastAsia="zh-CN"/>
                    </w:rPr>
                  </w:pPr>
                </w:p>
              </w:tc>
              <w:tc>
                <w:tcPr>
                  <w:tcW w:w="1391" w:type="dxa"/>
                  <w:shd w:val="clear" w:color="auto" w:fill="auto"/>
                </w:tcPr>
                <w:p w14:paraId="2E9AAB97" w14:textId="77777777" w:rsidR="00E43EFB" w:rsidRPr="00FC27C8" w:rsidRDefault="00E43EFB" w:rsidP="00FC27C8">
                  <w:pPr>
                    <w:spacing w:before="60" w:after="60" w:line="240" w:lineRule="auto"/>
                    <w:contextualSpacing/>
                    <w:jc w:val="both"/>
                    <w:rPr>
                      <w:rFonts w:ascii="Times New Roman" w:hAnsi="Times New Roman" w:cs="Times New Roman"/>
                      <w:b/>
                      <w:sz w:val="20"/>
                      <w:szCs w:val="20"/>
                      <w:lang w:eastAsia="zh-CN"/>
                    </w:rPr>
                  </w:pPr>
                  <w:r w:rsidRPr="00FC27C8">
                    <w:rPr>
                      <w:rFonts w:ascii="Times New Roman" w:hAnsi="Times New Roman" w:cs="Times New Roman"/>
                      <w:b/>
                      <w:sz w:val="20"/>
                      <w:szCs w:val="20"/>
                      <w:lang w:eastAsia="zh-CN"/>
                    </w:rPr>
                    <w:t>BC/ID number:</w:t>
                  </w:r>
                </w:p>
              </w:tc>
              <w:tc>
                <w:tcPr>
                  <w:tcW w:w="1295" w:type="dxa"/>
                  <w:shd w:val="clear" w:color="auto" w:fill="auto"/>
                </w:tcPr>
                <w:p w14:paraId="7EB58E9A" w14:textId="77777777" w:rsidR="00E43EFB" w:rsidRPr="00FC27C8" w:rsidRDefault="00E43EFB" w:rsidP="00FC27C8">
                  <w:pPr>
                    <w:spacing w:before="60" w:after="60" w:line="240" w:lineRule="auto"/>
                    <w:contextualSpacing/>
                    <w:jc w:val="both"/>
                    <w:rPr>
                      <w:rFonts w:ascii="Times New Roman" w:hAnsi="Times New Roman" w:cs="Times New Roman"/>
                      <w:sz w:val="20"/>
                      <w:szCs w:val="20"/>
                      <w:lang w:eastAsia="zh-CN"/>
                    </w:rPr>
                  </w:pPr>
                </w:p>
              </w:tc>
            </w:tr>
            <w:tr w:rsidR="00E43EFB" w:rsidRPr="00FC27C8" w14:paraId="50004433" w14:textId="77777777" w:rsidTr="00FC27C8">
              <w:tc>
                <w:tcPr>
                  <w:tcW w:w="560" w:type="dxa"/>
                  <w:shd w:val="clear" w:color="auto" w:fill="auto"/>
                </w:tcPr>
                <w:p w14:paraId="49FB6BF7" w14:textId="77777777" w:rsidR="00E43EFB" w:rsidRPr="00FC27C8" w:rsidRDefault="00E43EFB" w:rsidP="00FC27C8">
                  <w:pPr>
                    <w:spacing w:before="60" w:after="60" w:line="240" w:lineRule="auto"/>
                    <w:contextualSpacing/>
                    <w:jc w:val="both"/>
                    <w:rPr>
                      <w:rFonts w:ascii="Times New Roman" w:hAnsi="Times New Roman" w:cs="Times New Roman"/>
                      <w:sz w:val="20"/>
                      <w:szCs w:val="20"/>
                      <w:lang w:eastAsia="zh-CN"/>
                    </w:rPr>
                  </w:pPr>
                </w:p>
              </w:tc>
              <w:tc>
                <w:tcPr>
                  <w:tcW w:w="1952" w:type="dxa"/>
                  <w:shd w:val="clear" w:color="auto" w:fill="auto"/>
                </w:tcPr>
                <w:p w14:paraId="4D69ADCF" w14:textId="77777777" w:rsidR="00E43EFB" w:rsidRPr="00FC27C8" w:rsidRDefault="00E43EFB" w:rsidP="00FC27C8">
                  <w:pPr>
                    <w:spacing w:before="60" w:after="60" w:line="240" w:lineRule="auto"/>
                    <w:contextualSpacing/>
                    <w:jc w:val="both"/>
                    <w:rPr>
                      <w:rFonts w:ascii="Times New Roman" w:hAnsi="Times New Roman" w:cs="Times New Roman"/>
                      <w:b/>
                      <w:sz w:val="20"/>
                      <w:szCs w:val="20"/>
                      <w:lang w:eastAsia="zh-CN"/>
                    </w:rPr>
                  </w:pPr>
                  <w:r w:rsidRPr="00FC27C8">
                    <w:rPr>
                      <w:rFonts w:ascii="Times New Roman" w:hAnsi="Times New Roman" w:cs="Times New Roman"/>
                      <w:b/>
                      <w:sz w:val="20"/>
                      <w:szCs w:val="20"/>
                      <w:lang w:eastAsia="zh-CN"/>
                    </w:rPr>
                    <w:t>Date of Birth:</w:t>
                  </w:r>
                </w:p>
              </w:tc>
              <w:tc>
                <w:tcPr>
                  <w:tcW w:w="1039" w:type="dxa"/>
                  <w:shd w:val="clear" w:color="auto" w:fill="auto"/>
                </w:tcPr>
                <w:p w14:paraId="6A3DB830" w14:textId="77777777" w:rsidR="00E43EFB" w:rsidRPr="00FC27C8" w:rsidRDefault="00E43EFB" w:rsidP="00FC27C8">
                  <w:pPr>
                    <w:spacing w:before="60" w:after="60" w:line="240" w:lineRule="auto"/>
                    <w:contextualSpacing/>
                    <w:jc w:val="both"/>
                    <w:rPr>
                      <w:rFonts w:ascii="Times New Roman" w:hAnsi="Times New Roman" w:cs="Times New Roman"/>
                      <w:sz w:val="20"/>
                      <w:szCs w:val="20"/>
                      <w:lang w:eastAsia="zh-CN"/>
                    </w:rPr>
                  </w:pPr>
                </w:p>
              </w:tc>
              <w:tc>
                <w:tcPr>
                  <w:tcW w:w="1391" w:type="dxa"/>
                  <w:shd w:val="clear" w:color="auto" w:fill="auto"/>
                </w:tcPr>
                <w:p w14:paraId="5CCFE90B" w14:textId="77777777" w:rsidR="00E43EFB" w:rsidRPr="00FC27C8" w:rsidRDefault="00E43EFB" w:rsidP="00FC27C8">
                  <w:pPr>
                    <w:spacing w:before="60" w:after="60" w:line="240" w:lineRule="auto"/>
                    <w:contextualSpacing/>
                    <w:jc w:val="both"/>
                    <w:rPr>
                      <w:rFonts w:ascii="Times New Roman" w:hAnsi="Times New Roman" w:cs="Times New Roman"/>
                      <w:b/>
                      <w:sz w:val="20"/>
                      <w:szCs w:val="20"/>
                      <w:lang w:eastAsia="zh-CN"/>
                    </w:rPr>
                  </w:pPr>
                  <w:r w:rsidRPr="00FC27C8">
                    <w:rPr>
                      <w:rFonts w:ascii="Times New Roman" w:hAnsi="Times New Roman" w:cs="Times New Roman"/>
                      <w:b/>
                      <w:sz w:val="20"/>
                      <w:szCs w:val="20"/>
                      <w:lang w:eastAsia="zh-CN"/>
                    </w:rPr>
                    <w:t>Gender:</w:t>
                  </w:r>
                </w:p>
              </w:tc>
              <w:tc>
                <w:tcPr>
                  <w:tcW w:w="1295" w:type="dxa"/>
                  <w:shd w:val="clear" w:color="auto" w:fill="auto"/>
                </w:tcPr>
                <w:p w14:paraId="2F2C4282" w14:textId="77777777" w:rsidR="00E43EFB" w:rsidRPr="00FC27C8" w:rsidRDefault="00E43EFB" w:rsidP="00FC27C8">
                  <w:pPr>
                    <w:spacing w:before="60" w:after="60" w:line="240" w:lineRule="auto"/>
                    <w:contextualSpacing/>
                    <w:jc w:val="both"/>
                    <w:rPr>
                      <w:rFonts w:ascii="Times New Roman" w:hAnsi="Times New Roman" w:cs="Times New Roman"/>
                      <w:sz w:val="20"/>
                      <w:szCs w:val="20"/>
                      <w:lang w:eastAsia="zh-CN"/>
                    </w:rPr>
                  </w:pPr>
                </w:p>
              </w:tc>
            </w:tr>
            <w:tr w:rsidR="00E43EFB" w:rsidRPr="00FC27C8" w14:paraId="51EAB612" w14:textId="77777777" w:rsidTr="00FC27C8">
              <w:tc>
                <w:tcPr>
                  <w:tcW w:w="464" w:type="dxa"/>
                  <w:shd w:val="clear" w:color="auto" w:fill="auto"/>
                </w:tcPr>
                <w:p w14:paraId="3545439A" w14:textId="77777777" w:rsidR="00E43EFB" w:rsidRPr="00FC27C8" w:rsidRDefault="00E43EFB" w:rsidP="00FC27C8">
                  <w:pPr>
                    <w:spacing w:before="60" w:after="60" w:line="240" w:lineRule="auto"/>
                    <w:contextualSpacing/>
                    <w:jc w:val="both"/>
                    <w:rPr>
                      <w:rFonts w:ascii="Times New Roman" w:hAnsi="Times New Roman" w:cs="Times New Roman"/>
                      <w:sz w:val="20"/>
                      <w:szCs w:val="20"/>
                      <w:lang w:eastAsia="zh-CN"/>
                    </w:rPr>
                  </w:pPr>
                </w:p>
              </w:tc>
              <w:tc>
                <w:tcPr>
                  <w:tcW w:w="1875" w:type="dxa"/>
                  <w:shd w:val="clear" w:color="auto" w:fill="auto"/>
                </w:tcPr>
                <w:p w14:paraId="3D3F3413" w14:textId="77777777" w:rsidR="00E43EFB" w:rsidRPr="00FC27C8" w:rsidRDefault="00E43EFB" w:rsidP="00FC27C8">
                  <w:pPr>
                    <w:spacing w:before="60" w:after="60" w:line="240" w:lineRule="auto"/>
                    <w:contextualSpacing/>
                    <w:jc w:val="both"/>
                    <w:rPr>
                      <w:rFonts w:ascii="Times New Roman" w:hAnsi="Times New Roman" w:cs="Times New Roman"/>
                      <w:b/>
                      <w:sz w:val="20"/>
                      <w:szCs w:val="20"/>
                      <w:lang w:eastAsia="zh-CN"/>
                    </w:rPr>
                  </w:pPr>
                  <w:r w:rsidRPr="00FC27C8">
                    <w:rPr>
                      <w:rFonts w:ascii="Times New Roman" w:hAnsi="Times New Roman" w:cs="Times New Roman"/>
                      <w:b/>
                      <w:sz w:val="20"/>
                      <w:szCs w:val="20"/>
                      <w:lang w:eastAsia="zh-CN"/>
                    </w:rPr>
                    <w:t>Any disability or illness?</w:t>
                  </w:r>
                </w:p>
              </w:tc>
              <w:tc>
                <w:tcPr>
                  <w:tcW w:w="3828" w:type="dxa"/>
                  <w:gridSpan w:val="3"/>
                  <w:shd w:val="clear" w:color="auto" w:fill="auto"/>
                </w:tcPr>
                <w:p w14:paraId="3CBDA188" w14:textId="77777777" w:rsidR="00E43EFB" w:rsidRPr="00FC27C8" w:rsidRDefault="00E43EFB" w:rsidP="00FC27C8">
                  <w:pPr>
                    <w:spacing w:before="60" w:after="60" w:line="240" w:lineRule="auto"/>
                    <w:contextualSpacing/>
                    <w:jc w:val="both"/>
                    <w:rPr>
                      <w:rFonts w:ascii="Times New Roman" w:hAnsi="Times New Roman" w:cs="Times New Roman"/>
                      <w:sz w:val="20"/>
                      <w:szCs w:val="20"/>
                      <w:lang w:eastAsia="zh-CN"/>
                    </w:rPr>
                  </w:pPr>
                  <w:r w:rsidRPr="00FC27C8">
                    <w:rPr>
                      <w:rFonts w:ascii="Times New Roman" w:hAnsi="Times New Roman" w:cs="Times New Roman"/>
                      <w:sz w:val="20"/>
                      <w:szCs w:val="20"/>
                      <w:lang w:eastAsia="zh-CN"/>
                    </w:rPr>
                    <w:t>[</w:t>
                  </w:r>
                  <w:r w:rsidRPr="00FC27C8">
                    <w:rPr>
                      <w:rFonts w:ascii="Times New Roman" w:hAnsi="Times New Roman" w:cs="Times New Roman"/>
                      <w:i/>
                      <w:sz w:val="20"/>
                      <w:szCs w:val="20"/>
                      <w:lang w:eastAsia="zh-CN"/>
                    </w:rPr>
                    <w:t>If the child is suffering from serious disability or chronic illness or from the effects of that illness, state the nature of the disability or illness and in the Statement of Particulars, attach a copy of any up-to-date medical report which is available.</w:t>
                  </w:r>
                  <w:r w:rsidRPr="00FC27C8">
                    <w:rPr>
                      <w:rFonts w:ascii="Times New Roman" w:hAnsi="Times New Roman" w:cs="Times New Roman"/>
                      <w:sz w:val="20"/>
                      <w:szCs w:val="20"/>
                      <w:lang w:eastAsia="zh-CN"/>
                    </w:rPr>
                    <w:t>]</w:t>
                  </w:r>
                </w:p>
              </w:tc>
            </w:tr>
            <w:tr w:rsidR="00E43EFB" w:rsidRPr="00FC27C8" w14:paraId="403DAD6E" w14:textId="77777777" w:rsidTr="00FC27C8">
              <w:tc>
                <w:tcPr>
                  <w:tcW w:w="559" w:type="dxa"/>
                  <w:shd w:val="clear" w:color="auto" w:fill="auto"/>
                </w:tcPr>
                <w:p w14:paraId="3457BE4F" w14:textId="77777777" w:rsidR="00E43EFB" w:rsidRPr="00FC27C8" w:rsidRDefault="00E43EFB" w:rsidP="00FC27C8">
                  <w:pPr>
                    <w:spacing w:before="60" w:after="60" w:line="240" w:lineRule="auto"/>
                    <w:contextualSpacing/>
                    <w:jc w:val="both"/>
                    <w:rPr>
                      <w:rFonts w:ascii="Times New Roman" w:hAnsi="Times New Roman" w:cs="Times New Roman"/>
                      <w:sz w:val="20"/>
                      <w:szCs w:val="20"/>
                      <w:lang w:eastAsia="zh-CN"/>
                    </w:rPr>
                  </w:pPr>
                </w:p>
              </w:tc>
              <w:tc>
                <w:tcPr>
                  <w:tcW w:w="1850" w:type="dxa"/>
                  <w:shd w:val="clear" w:color="auto" w:fill="auto"/>
                </w:tcPr>
                <w:p w14:paraId="252CBA83" w14:textId="77777777" w:rsidR="00E43EFB" w:rsidRPr="00FC27C8" w:rsidRDefault="00E43EFB" w:rsidP="00FC27C8">
                  <w:pPr>
                    <w:spacing w:before="60" w:after="60" w:line="240" w:lineRule="auto"/>
                    <w:contextualSpacing/>
                    <w:jc w:val="both"/>
                    <w:rPr>
                      <w:rFonts w:ascii="Times New Roman" w:hAnsi="Times New Roman" w:cs="Times New Roman"/>
                      <w:b/>
                      <w:sz w:val="20"/>
                      <w:szCs w:val="20"/>
                      <w:lang w:eastAsia="zh-CN"/>
                    </w:rPr>
                  </w:pPr>
                  <w:r w:rsidRPr="00FC27C8">
                    <w:rPr>
                      <w:rFonts w:ascii="Times New Roman" w:hAnsi="Times New Roman" w:cs="Times New Roman"/>
                      <w:b/>
                      <w:sz w:val="20"/>
                      <w:szCs w:val="20"/>
                      <w:lang w:eastAsia="zh-CN"/>
                    </w:rPr>
                    <w:t>Child over 21 (whether in educational institution, national service, or mentally/physically disabled</w:t>
                  </w:r>
                </w:p>
              </w:tc>
              <w:tc>
                <w:tcPr>
                  <w:tcW w:w="3725" w:type="dxa"/>
                  <w:gridSpan w:val="3"/>
                  <w:shd w:val="clear" w:color="auto" w:fill="auto"/>
                </w:tcPr>
                <w:p w14:paraId="3FFBF6F3" w14:textId="77777777" w:rsidR="00E43EFB" w:rsidRPr="00FC27C8" w:rsidRDefault="00E43EFB" w:rsidP="00FC27C8">
                  <w:pPr>
                    <w:spacing w:before="60" w:after="60" w:line="240" w:lineRule="auto"/>
                    <w:contextualSpacing/>
                    <w:jc w:val="both"/>
                    <w:rPr>
                      <w:rFonts w:ascii="Times New Roman" w:hAnsi="Times New Roman" w:cs="Times New Roman"/>
                      <w:sz w:val="20"/>
                      <w:szCs w:val="20"/>
                      <w:lang w:eastAsia="zh-CN"/>
                    </w:rPr>
                  </w:pPr>
                  <w:r w:rsidRPr="00FC27C8">
                    <w:rPr>
                      <w:rFonts w:ascii="Times New Roman" w:hAnsi="Times New Roman" w:cs="Times New Roman"/>
                      <w:sz w:val="20"/>
                      <w:szCs w:val="20"/>
                      <w:lang w:eastAsia="zh-CN"/>
                    </w:rPr>
                    <w:t>[</w:t>
                  </w:r>
                  <w:r w:rsidRPr="00FC27C8">
                    <w:rPr>
                      <w:rFonts w:ascii="Times New Roman" w:hAnsi="Times New Roman" w:cs="Times New Roman"/>
                      <w:i/>
                      <w:sz w:val="20"/>
                      <w:szCs w:val="20"/>
                      <w:lang w:eastAsia="zh-CN"/>
                    </w:rPr>
                    <w:t>In the case of a child above the age of 21 years, to state whether he is receiving instruction at an educational establishment or undergoing training for a trade, profession or vocation and whether he is suffering from a mental or physical disability and whether he is or will be serving full</w:t>
                  </w:r>
                  <w:r w:rsidRPr="00FC27C8">
                    <w:rPr>
                      <w:rFonts w:ascii="Times New Roman" w:hAnsi="Times New Roman" w:cs="Times New Roman"/>
                      <w:i/>
                      <w:sz w:val="20"/>
                      <w:szCs w:val="20"/>
                      <w:lang w:eastAsia="zh-CN"/>
                    </w:rPr>
                    <w:noBreakHyphen/>
                    <w:t>time national service.*</w:t>
                  </w:r>
                  <w:r w:rsidRPr="00FC27C8">
                    <w:rPr>
                      <w:rFonts w:ascii="Times New Roman" w:hAnsi="Times New Roman" w:cs="Times New Roman"/>
                      <w:sz w:val="20"/>
                      <w:szCs w:val="20"/>
                      <w:lang w:eastAsia="zh-CN"/>
                    </w:rPr>
                    <w:t>]</w:t>
                  </w:r>
                </w:p>
              </w:tc>
            </w:tr>
            <w:tr w:rsidR="00E43EFB" w:rsidRPr="00FC27C8" w14:paraId="6A7EC3E8" w14:textId="77777777" w:rsidTr="00FC27C8">
              <w:tc>
                <w:tcPr>
                  <w:tcW w:w="560" w:type="dxa"/>
                  <w:shd w:val="clear" w:color="auto" w:fill="auto"/>
                </w:tcPr>
                <w:p w14:paraId="1933370B" w14:textId="77777777" w:rsidR="00E43EFB" w:rsidRPr="00FC27C8" w:rsidRDefault="00E43EFB" w:rsidP="00FC27C8">
                  <w:pPr>
                    <w:spacing w:before="60" w:after="60" w:line="240" w:lineRule="auto"/>
                    <w:contextualSpacing/>
                    <w:jc w:val="both"/>
                    <w:rPr>
                      <w:rFonts w:ascii="Times New Roman" w:hAnsi="Times New Roman" w:cs="Times New Roman"/>
                      <w:sz w:val="20"/>
                      <w:szCs w:val="20"/>
                      <w:lang w:eastAsia="zh-CN"/>
                    </w:rPr>
                  </w:pPr>
                </w:p>
              </w:tc>
              <w:tc>
                <w:tcPr>
                  <w:tcW w:w="1952" w:type="dxa"/>
                  <w:shd w:val="clear" w:color="auto" w:fill="auto"/>
                </w:tcPr>
                <w:p w14:paraId="5CD371EB" w14:textId="77777777" w:rsidR="00E43EFB" w:rsidRPr="00FC27C8" w:rsidRDefault="00E43EFB" w:rsidP="00FC27C8">
                  <w:pPr>
                    <w:spacing w:before="60" w:after="60" w:line="240" w:lineRule="auto"/>
                    <w:contextualSpacing/>
                    <w:jc w:val="both"/>
                    <w:rPr>
                      <w:rFonts w:ascii="Times New Roman" w:hAnsi="Times New Roman" w:cs="Times New Roman"/>
                      <w:b/>
                      <w:sz w:val="20"/>
                      <w:szCs w:val="20"/>
                      <w:lang w:eastAsia="zh-CN"/>
                    </w:rPr>
                  </w:pPr>
                  <w:r w:rsidRPr="00FC27C8">
                    <w:rPr>
                      <w:rFonts w:ascii="Times New Roman" w:hAnsi="Times New Roman" w:cs="Times New Roman"/>
                      <w:b/>
                      <w:sz w:val="20"/>
                      <w:szCs w:val="20"/>
                      <w:lang w:eastAsia="zh-CN"/>
                    </w:rPr>
                    <w:t>Is child under care?</w:t>
                  </w:r>
                </w:p>
              </w:tc>
              <w:tc>
                <w:tcPr>
                  <w:tcW w:w="3725" w:type="dxa"/>
                  <w:gridSpan w:val="3"/>
                  <w:shd w:val="clear" w:color="auto" w:fill="auto"/>
                </w:tcPr>
                <w:p w14:paraId="36C624CE" w14:textId="77777777" w:rsidR="00E43EFB" w:rsidRPr="00FC27C8" w:rsidRDefault="00E43EFB" w:rsidP="00FC27C8">
                  <w:pPr>
                    <w:spacing w:before="60" w:after="60" w:line="240" w:lineRule="auto"/>
                    <w:contextualSpacing/>
                    <w:jc w:val="both"/>
                    <w:rPr>
                      <w:rFonts w:ascii="Times New Roman" w:hAnsi="Times New Roman" w:cs="Times New Roman"/>
                      <w:sz w:val="20"/>
                      <w:szCs w:val="20"/>
                      <w:lang w:eastAsia="zh-CN"/>
                    </w:rPr>
                  </w:pPr>
                  <w:r w:rsidRPr="00FC27C8">
                    <w:rPr>
                      <w:rFonts w:ascii="Times New Roman" w:hAnsi="Times New Roman" w:cs="Times New Roman"/>
                      <w:sz w:val="20"/>
                      <w:szCs w:val="20"/>
                      <w:lang w:eastAsia="zh-CN"/>
                    </w:rPr>
                    <w:t>[</w:t>
                  </w:r>
                  <w:r w:rsidRPr="00FC27C8">
                    <w:rPr>
                      <w:rFonts w:ascii="Times New Roman" w:hAnsi="Times New Roman" w:cs="Times New Roman"/>
                      <w:i/>
                      <w:sz w:val="20"/>
                      <w:szCs w:val="20"/>
                      <w:lang w:eastAsia="zh-CN"/>
                    </w:rPr>
                    <w:t>If the child is under the care or custody of an approved school or approved home established under the Children and Young Persons Act (Cap. 38), give details, and state the date of any order for care or custody and the circumstances which gave rise to its being made.</w:t>
                  </w:r>
                  <w:r w:rsidRPr="00FC27C8">
                    <w:rPr>
                      <w:rFonts w:ascii="Times New Roman" w:hAnsi="Times New Roman" w:cs="Times New Roman"/>
                      <w:sz w:val="20"/>
                      <w:szCs w:val="20"/>
                      <w:lang w:eastAsia="zh-CN"/>
                    </w:rPr>
                    <w:t>]</w:t>
                  </w:r>
                </w:p>
              </w:tc>
            </w:tr>
          </w:tbl>
          <w:p w14:paraId="1C2E89A7" w14:textId="77777777" w:rsidR="00E43EFB" w:rsidRPr="00E43EFB" w:rsidRDefault="00E43EFB" w:rsidP="00E43EFB">
            <w:pPr>
              <w:spacing w:before="60" w:after="60" w:line="240" w:lineRule="auto"/>
              <w:ind w:left="1440"/>
              <w:contextualSpacing/>
              <w:jc w:val="both"/>
              <w:rPr>
                <w:rFonts w:ascii="Times New Roman" w:hAnsi="Times New Roman" w:cs="Times New Roman"/>
                <w:sz w:val="22"/>
                <w:szCs w:val="22"/>
                <w:lang w:val="en-GB" w:eastAsia="en-US"/>
              </w:rPr>
            </w:pPr>
          </w:p>
        </w:tc>
      </w:tr>
      <w:tr w:rsidR="00E43EFB" w:rsidRPr="00E43EFB" w14:paraId="43855E4D" w14:textId="77777777" w:rsidTr="00E43EFB">
        <w:trPr>
          <w:divId w:val="2116439976"/>
          <w:cantSplit/>
          <w:jc w:val="center"/>
        </w:trPr>
        <w:tc>
          <w:tcPr>
            <w:tcW w:w="7270" w:type="dxa"/>
          </w:tcPr>
          <w:p w14:paraId="4744BB41" w14:textId="77777777" w:rsidR="00E43EFB" w:rsidRPr="00E43EFB" w:rsidRDefault="00E43EFB" w:rsidP="00E43EFB">
            <w:pPr>
              <w:spacing w:before="60" w:after="60" w:line="240" w:lineRule="auto"/>
              <w:jc w:val="both"/>
              <w:rPr>
                <w:rFonts w:ascii="Times New Roman" w:hAnsi="Times New Roman" w:cs="Times New Roman"/>
                <w:sz w:val="22"/>
                <w:szCs w:val="22"/>
                <w:lang w:val="en-GB" w:eastAsia="en-US"/>
              </w:rPr>
            </w:pPr>
          </w:p>
          <w:p w14:paraId="32D094C4" w14:textId="77777777" w:rsidR="00E43EFB" w:rsidRPr="00E43EFB" w:rsidRDefault="00E43EFB" w:rsidP="00E43EFB">
            <w:pPr>
              <w:spacing w:before="60" w:after="60" w:line="240" w:lineRule="auto"/>
              <w:ind w:left="846"/>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t>The following child(ren) are born to the wife during the marriage:</w:t>
            </w:r>
          </w:p>
          <w:tbl>
            <w:tblPr>
              <w:tblW w:w="0" w:type="auto"/>
              <w:tblInd w:w="8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14"/>
              <w:gridCol w:w="1512"/>
              <w:gridCol w:w="1843"/>
              <w:gridCol w:w="1134"/>
              <w:gridCol w:w="1100"/>
            </w:tblGrid>
            <w:tr w:rsidR="00E43EFB" w:rsidRPr="00FC27C8" w14:paraId="2E3386D1" w14:textId="77777777" w:rsidTr="00FC27C8">
              <w:tc>
                <w:tcPr>
                  <w:tcW w:w="614" w:type="dxa"/>
                  <w:shd w:val="clear" w:color="auto" w:fill="auto"/>
                </w:tcPr>
                <w:p w14:paraId="06E7E91D" w14:textId="77777777" w:rsidR="00E43EFB" w:rsidRPr="00FC27C8" w:rsidRDefault="00E43EFB" w:rsidP="00FC27C8">
                  <w:pPr>
                    <w:spacing w:before="60" w:after="60" w:line="240" w:lineRule="auto"/>
                    <w:jc w:val="both"/>
                    <w:rPr>
                      <w:rFonts w:ascii="Times New Roman" w:hAnsi="Times New Roman" w:cs="Times New Roman"/>
                      <w:sz w:val="20"/>
                      <w:szCs w:val="20"/>
                      <w:lang w:eastAsia="zh-CN"/>
                    </w:rPr>
                  </w:pPr>
                  <w:r w:rsidRPr="00FC27C8">
                    <w:rPr>
                      <w:rFonts w:ascii="Times New Roman" w:hAnsi="Times New Roman" w:cs="Times New Roman"/>
                      <w:sz w:val="20"/>
                      <w:szCs w:val="20"/>
                      <w:lang w:eastAsia="zh-CN"/>
                    </w:rPr>
                    <w:t>S/N.</w:t>
                  </w:r>
                </w:p>
              </w:tc>
              <w:tc>
                <w:tcPr>
                  <w:tcW w:w="1512" w:type="dxa"/>
                  <w:shd w:val="clear" w:color="auto" w:fill="auto"/>
                </w:tcPr>
                <w:p w14:paraId="09E6C312" w14:textId="77777777" w:rsidR="00E43EFB" w:rsidRPr="00FC27C8" w:rsidRDefault="00E43EFB" w:rsidP="00FC27C8">
                  <w:pPr>
                    <w:spacing w:before="60" w:after="60" w:line="240" w:lineRule="auto"/>
                    <w:jc w:val="both"/>
                    <w:rPr>
                      <w:rFonts w:ascii="Times New Roman" w:hAnsi="Times New Roman" w:cs="Times New Roman"/>
                      <w:b/>
                      <w:sz w:val="20"/>
                      <w:szCs w:val="20"/>
                      <w:lang w:eastAsia="zh-CN"/>
                    </w:rPr>
                  </w:pPr>
                  <w:r w:rsidRPr="00FC27C8">
                    <w:rPr>
                      <w:rFonts w:ascii="Times New Roman" w:hAnsi="Times New Roman" w:cs="Times New Roman"/>
                      <w:b/>
                      <w:sz w:val="20"/>
                      <w:szCs w:val="20"/>
                      <w:lang w:eastAsia="zh-CN"/>
                    </w:rPr>
                    <w:t>Name of child:</w:t>
                  </w:r>
                </w:p>
              </w:tc>
              <w:tc>
                <w:tcPr>
                  <w:tcW w:w="1843" w:type="dxa"/>
                  <w:shd w:val="clear" w:color="auto" w:fill="auto"/>
                </w:tcPr>
                <w:p w14:paraId="74D65297" w14:textId="77777777" w:rsidR="00E43EFB" w:rsidRPr="00FC27C8" w:rsidRDefault="00E43EFB" w:rsidP="00FC27C8">
                  <w:pPr>
                    <w:spacing w:before="60" w:after="60" w:line="240" w:lineRule="auto"/>
                    <w:jc w:val="both"/>
                    <w:rPr>
                      <w:rFonts w:ascii="Times New Roman" w:hAnsi="Times New Roman" w:cs="Times New Roman"/>
                      <w:sz w:val="20"/>
                      <w:szCs w:val="20"/>
                      <w:lang w:eastAsia="zh-CN"/>
                    </w:rPr>
                  </w:pPr>
                </w:p>
              </w:tc>
              <w:tc>
                <w:tcPr>
                  <w:tcW w:w="1134" w:type="dxa"/>
                  <w:shd w:val="clear" w:color="auto" w:fill="auto"/>
                </w:tcPr>
                <w:p w14:paraId="5D2B6EE1" w14:textId="77777777" w:rsidR="00E43EFB" w:rsidRPr="00FC27C8" w:rsidRDefault="00E43EFB" w:rsidP="00FC27C8">
                  <w:pPr>
                    <w:spacing w:before="60" w:after="60" w:line="240" w:lineRule="auto"/>
                    <w:jc w:val="both"/>
                    <w:rPr>
                      <w:rFonts w:ascii="Times New Roman" w:hAnsi="Times New Roman" w:cs="Times New Roman"/>
                      <w:b/>
                      <w:sz w:val="20"/>
                      <w:szCs w:val="20"/>
                      <w:lang w:eastAsia="zh-CN"/>
                    </w:rPr>
                  </w:pPr>
                  <w:r w:rsidRPr="00FC27C8">
                    <w:rPr>
                      <w:rFonts w:ascii="Times New Roman" w:hAnsi="Times New Roman" w:cs="Times New Roman"/>
                      <w:b/>
                      <w:sz w:val="20"/>
                      <w:szCs w:val="20"/>
                      <w:lang w:eastAsia="zh-CN"/>
                    </w:rPr>
                    <w:t>BC/ID number:</w:t>
                  </w:r>
                </w:p>
              </w:tc>
              <w:tc>
                <w:tcPr>
                  <w:tcW w:w="1100" w:type="dxa"/>
                  <w:shd w:val="clear" w:color="auto" w:fill="auto"/>
                </w:tcPr>
                <w:p w14:paraId="664989AC" w14:textId="77777777" w:rsidR="00E43EFB" w:rsidRPr="00FC27C8" w:rsidRDefault="00E43EFB" w:rsidP="00FC27C8">
                  <w:pPr>
                    <w:spacing w:before="60" w:after="60" w:line="240" w:lineRule="auto"/>
                    <w:jc w:val="both"/>
                    <w:rPr>
                      <w:rFonts w:ascii="Times New Roman" w:hAnsi="Times New Roman" w:cs="Times New Roman"/>
                      <w:sz w:val="20"/>
                      <w:szCs w:val="20"/>
                      <w:lang w:eastAsia="zh-CN"/>
                    </w:rPr>
                  </w:pPr>
                </w:p>
              </w:tc>
            </w:tr>
            <w:tr w:rsidR="00E43EFB" w:rsidRPr="00FC27C8" w14:paraId="2285E265" w14:textId="77777777" w:rsidTr="00FC27C8">
              <w:tc>
                <w:tcPr>
                  <w:tcW w:w="614" w:type="dxa"/>
                  <w:shd w:val="clear" w:color="auto" w:fill="auto"/>
                </w:tcPr>
                <w:p w14:paraId="09C7D905" w14:textId="77777777" w:rsidR="00E43EFB" w:rsidRPr="00FC27C8" w:rsidRDefault="00E43EFB" w:rsidP="00FC27C8">
                  <w:pPr>
                    <w:spacing w:before="60" w:after="60" w:line="240" w:lineRule="auto"/>
                    <w:jc w:val="both"/>
                    <w:rPr>
                      <w:rFonts w:ascii="Times New Roman" w:hAnsi="Times New Roman" w:cs="Times New Roman"/>
                      <w:sz w:val="20"/>
                      <w:szCs w:val="20"/>
                      <w:lang w:eastAsia="zh-CN"/>
                    </w:rPr>
                  </w:pPr>
                </w:p>
              </w:tc>
              <w:tc>
                <w:tcPr>
                  <w:tcW w:w="1512" w:type="dxa"/>
                  <w:shd w:val="clear" w:color="auto" w:fill="auto"/>
                </w:tcPr>
                <w:p w14:paraId="52DD472B" w14:textId="77777777" w:rsidR="00E43EFB" w:rsidRPr="00FC27C8" w:rsidRDefault="00E43EFB" w:rsidP="00FC27C8">
                  <w:pPr>
                    <w:spacing w:before="60" w:after="60" w:line="240" w:lineRule="auto"/>
                    <w:jc w:val="both"/>
                    <w:rPr>
                      <w:rFonts w:ascii="Times New Roman" w:hAnsi="Times New Roman" w:cs="Times New Roman"/>
                      <w:b/>
                      <w:sz w:val="20"/>
                      <w:szCs w:val="20"/>
                      <w:lang w:eastAsia="zh-CN"/>
                    </w:rPr>
                  </w:pPr>
                  <w:r w:rsidRPr="00FC27C8">
                    <w:rPr>
                      <w:rFonts w:ascii="Times New Roman" w:hAnsi="Times New Roman" w:cs="Times New Roman"/>
                      <w:b/>
                      <w:sz w:val="20"/>
                      <w:szCs w:val="20"/>
                      <w:lang w:eastAsia="zh-CN"/>
                    </w:rPr>
                    <w:t>Date of Birth:</w:t>
                  </w:r>
                </w:p>
              </w:tc>
              <w:tc>
                <w:tcPr>
                  <w:tcW w:w="1843" w:type="dxa"/>
                  <w:shd w:val="clear" w:color="auto" w:fill="auto"/>
                </w:tcPr>
                <w:p w14:paraId="0E0018DC" w14:textId="77777777" w:rsidR="00E43EFB" w:rsidRPr="00FC27C8" w:rsidRDefault="00E43EFB" w:rsidP="00FC27C8">
                  <w:pPr>
                    <w:spacing w:before="60" w:after="60" w:line="240" w:lineRule="auto"/>
                    <w:jc w:val="both"/>
                    <w:rPr>
                      <w:rFonts w:ascii="Times New Roman" w:hAnsi="Times New Roman" w:cs="Times New Roman"/>
                      <w:sz w:val="20"/>
                      <w:szCs w:val="20"/>
                      <w:lang w:eastAsia="zh-CN"/>
                    </w:rPr>
                  </w:pPr>
                </w:p>
              </w:tc>
              <w:tc>
                <w:tcPr>
                  <w:tcW w:w="1134" w:type="dxa"/>
                  <w:shd w:val="clear" w:color="auto" w:fill="auto"/>
                </w:tcPr>
                <w:p w14:paraId="34C67A67" w14:textId="77777777" w:rsidR="00E43EFB" w:rsidRPr="00FC27C8" w:rsidRDefault="00E43EFB" w:rsidP="00FC27C8">
                  <w:pPr>
                    <w:spacing w:before="60" w:after="60" w:line="240" w:lineRule="auto"/>
                    <w:jc w:val="both"/>
                    <w:rPr>
                      <w:rFonts w:ascii="Times New Roman" w:hAnsi="Times New Roman" w:cs="Times New Roman"/>
                      <w:b/>
                      <w:sz w:val="20"/>
                      <w:szCs w:val="20"/>
                      <w:lang w:eastAsia="zh-CN"/>
                    </w:rPr>
                  </w:pPr>
                  <w:r w:rsidRPr="00FC27C8">
                    <w:rPr>
                      <w:rFonts w:ascii="Times New Roman" w:hAnsi="Times New Roman" w:cs="Times New Roman"/>
                      <w:b/>
                      <w:sz w:val="20"/>
                      <w:szCs w:val="20"/>
                      <w:lang w:eastAsia="zh-CN"/>
                    </w:rPr>
                    <w:t>Gender:</w:t>
                  </w:r>
                </w:p>
              </w:tc>
              <w:tc>
                <w:tcPr>
                  <w:tcW w:w="1100" w:type="dxa"/>
                  <w:shd w:val="clear" w:color="auto" w:fill="auto"/>
                </w:tcPr>
                <w:p w14:paraId="3D528A06" w14:textId="77777777" w:rsidR="00E43EFB" w:rsidRPr="00FC27C8" w:rsidRDefault="00E43EFB" w:rsidP="00FC27C8">
                  <w:pPr>
                    <w:spacing w:before="60" w:after="60" w:line="240" w:lineRule="auto"/>
                    <w:jc w:val="both"/>
                    <w:rPr>
                      <w:rFonts w:ascii="Times New Roman" w:hAnsi="Times New Roman" w:cs="Times New Roman"/>
                      <w:sz w:val="20"/>
                      <w:szCs w:val="20"/>
                      <w:lang w:eastAsia="zh-CN"/>
                    </w:rPr>
                  </w:pPr>
                </w:p>
              </w:tc>
            </w:tr>
            <w:tr w:rsidR="00E43EFB" w:rsidRPr="00FC27C8" w14:paraId="09D60CA1" w14:textId="77777777" w:rsidTr="00FC27C8">
              <w:tc>
                <w:tcPr>
                  <w:tcW w:w="614" w:type="dxa"/>
                  <w:shd w:val="clear" w:color="auto" w:fill="auto"/>
                </w:tcPr>
                <w:p w14:paraId="054B0AD8" w14:textId="77777777" w:rsidR="00E43EFB" w:rsidRPr="00FC27C8" w:rsidRDefault="00E43EFB" w:rsidP="00FC27C8">
                  <w:pPr>
                    <w:spacing w:before="60" w:after="60" w:line="240" w:lineRule="auto"/>
                    <w:jc w:val="both"/>
                    <w:rPr>
                      <w:rFonts w:ascii="Times New Roman" w:hAnsi="Times New Roman" w:cs="Times New Roman"/>
                      <w:sz w:val="20"/>
                      <w:szCs w:val="20"/>
                      <w:lang w:eastAsia="zh-CN"/>
                    </w:rPr>
                  </w:pPr>
                </w:p>
              </w:tc>
              <w:tc>
                <w:tcPr>
                  <w:tcW w:w="1512" w:type="dxa"/>
                  <w:shd w:val="clear" w:color="auto" w:fill="auto"/>
                </w:tcPr>
                <w:p w14:paraId="2AEBC541" w14:textId="77777777" w:rsidR="00E43EFB" w:rsidRPr="00FC27C8" w:rsidRDefault="00E43EFB" w:rsidP="00FC27C8">
                  <w:pPr>
                    <w:spacing w:before="60" w:after="60" w:line="240" w:lineRule="auto"/>
                    <w:jc w:val="both"/>
                    <w:rPr>
                      <w:rFonts w:ascii="Times New Roman" w:hAnsi="Times New Roman" w:cs="Times New Roman"/>
                      <w:b/>
                      <w:sz w:val="20"/>
                      <w:szCs w:val="20"/>
                      <w:lang w:eastAsia="zh-CN"/>
                    </w:rPr>
                  </w:pPr>
                  <w:r w:rsidRPr="00FC27C8">
                    <w:rPr>
                      <w:rFonts w:ascii="Times New Roman" w:hAnsi="Times New Roman" w:cs="Times New Roman"/>
                      <w:b/>
                      <w:sz w:val="20"/>
                      <w:szCs w:val="20"/>
                      <w:lang w:eastAsia="zh-CN"/>
                    </w:rPr>
                    <w:t>Is there a dispute whether the living child is a child of the marriage?</w:t>
                  </w:r>
                </w:p>
              </w:tc>
              <w:tc>
                <w:tcPr>
                  <w:tcW w:w="4077" w:type="dxa"/>
                  <w:gridSpan w:val="3"/>
                  <w:shd w:val="clear" w:color="auto" w:fill="auto"/>
                </w:tcPr>
                <w:p w14:paraId="31FB1EB6" w14:textId="77777777" w:rsidR="00E43EFB" w:rsidRPr="00FC27C8" w:rsidRDefault="00E43EFB" w:rsidP="00FC27C8">
                  <w:pPr>
                    <w:spacing w:before="60" w:after="60" w:line="240" w:lineRule="auto"/>
                    <w:jc w:val="both"/>
                    <w:rPr>
                      <w:rFonts w:ascii="Times New Roman" w:hAnsi="Times New Roman" w:cs="Times New Roman"/>
                      <w:sz w:val="20"/>
                      <w:szCs w:val="20"/>
                      <w:lang w:eastAsia="zh-CN"/>
                    </w:rPr>
                  </w:pPr>
                </w:p>
              </w:tc>
            </w:tr>
          </w:tbl>
          <w:p w14:paraId="73AF2E2A" w14:textId="77777777" w:rsidR="00E43EFB" w:rsidRPr="00E43EFB" w:rsidRDefault="00E43EFB" w:rsidP="00E43EFB">
            <w:pPr>
              <w:spacing w:before="60" w:after="60" w:line="240" w:lineRule="auto"/>
              <w:jc w:val="both"/>
              <w:rPr>
                <w:rFonts w:ascii="Times New Roman" w:hAnsi="Times New Roman" w:cs="Times New Roman"/>
                <w:sz w:val="22"/>
                <w:szCs w:val="22"/>
                <w:lang w:val="en-GB" w:eastAsia="en-US"/>
              </w:rPr>
            </w:pPr>
          </w:p>
          <w:p w14:paraId="228AEB82" w14:textId="77777777" w:rsidR="00E43EFB" w:rsidRPr="00E43EFB" w:rsidRDefault="00E43EFB" w:rsidP="00E43EFB">
            <w:pPr>
              <w:spacing w:before="60" w:after="60" w:line="240" w:lineRule="auto"/>
              <w:jc w:val="both"/>
              <w:rPr>
                <w:rFonts w:ascii="Times New Roman" w:hAnsi="Times New Roman" w:cs="Times New Roman"/>
                <w:sz w:val="22"/>
                <w:szCs w:val="22"/>
                <w:lang w:val="en-GB" w:eastAsia="en-US"/>
              </w:rPr>
            </w:pPr>
          </w:p>
          <w:p w14:paraId="4679A395" w14:textId="77777777" w:rsidR="00E43EFB" w:rsidRPr="00E43EFB" w:rsidRDefault="00E43EFB" w:rsidP="00E43EFB">
            <w:pPr>
              <w:spacing w:before="60" w:after="60" w:line="240" w:lineRule="auto"/>
              <w:ind w:left="476" w:hanging="476"/>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GUID=1156ee49-c715-4327-94ca-1089c1a563a6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5.</w:t>
            </w:r>
            <w:r w:rsidRPr="00E43EFB">
              <w:rPr>
                <w:rFonts w:ascii="Times New Roman" w:hAnsi="Times New Roman" w:cs="Times New Roman"/>
                <w:sz w:val="22"/>
                <w:szCs w:val="22"/>
                <w:lang w:val="en-GB" w:eastAsia="en-US"/>
              </w:rPr>
              <w:tab/>
              <w:t>Related Proceedings</w:t>
            </w:r>
          </w:p>
        </w:tc>
      </w:tr>
      <w:tr w:rsidR="00E43EFB" w:rsidRPr="00E43EFB" w14:paraId="2BA91B53" w14:textId="77777777" w:rsidTr="00E43EFB">
        <w:trPr>
          <w:divId w:val="2116439976"/>
          <w:cantSplit/>
          <w:jc w:val="center"/>
        </w:trPr>
        <w:tc>
          <w:tcPr>
            <w:tcW w:w="7270" w:type="dxa"/>
          </w:tcPr>
          <w:p w14:paraId="6E7F7B46" w14:textId="77777777" w:rsidR="00E43EFB" w:rsidRPr="00E43EFB" w:rsidRDefault="00E43EFB" w:rsidP="00E43EFB">
            <w:pPr>
              <w:spacing w:before="60" w:after="60" w:line="240" w:lineRule="auto"/>
              <w:ind w:left="476"/>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GUID=7cac322c-20bd-4a6f-8e63-15fd036565dd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To state if there are or have been other proceedings in [</w:t>
            </w:r>
            <w:r w:rsidRPr="00E43EFB">
              <w:rPr>
                <w:rFonts w:ascii="Times New Roman" w:hAnsi="Times New Roman" w:cs="Times New Roman"/>
                <w:i/>
                <w:sz w:val="22"/>
                <w:szCs w:val="22"/>
                <w:lang w:val="en-GB" w:eastAsia="en-US"/>
              </w:rPr>
              <w:t>Singapore/elsewhere (to specify)</w:t>
            </w:r>
            <w:r w:rsidRPr="00E43EFB">
              <w:rPr>
                <w:rFonts w:ascii="Times New Roman" w:hAnsi="Times New Roman" w:cs="Times New Roman"/>
                <w:sz w:val="22"/>
                <w:szCs w:val="22"/>
                <w:lang w:val="en-GB" w:eastAsia="en-US"/>
              </w:rPr>
              <w:t xml:space="preserve">] with reference to the marriage, or to any children of the marriage, or between the Plaintiff and the Defendant with reference to maintenance or to any property of either or </w:t>
            </w:r>
            <w:proofErr w:type="gramStart"/>
            <w:r w:rsidRPr="00E43EFB">
              <w:rPr>
                <w:rFonts w:ascii="Times New Roman" w:hAnsi="Times New Roman" w:cs="Times New Roman"/>
                <w:sz w:val="22"/>
                <w:szCs w:val="22"/>
                <w:lang w:val="en-GB" w:eastAsia="en-US"/>
              </w:rPr>
              <w:t>both of them</w:t>
            </w:r>
            <w:proofErr w:type="gramEnd"/>
            <w:r w:rsidRPr="00E43EFB">
              <w:rPr>
                <w:rFonts w:ascii="Times New Roman" w:hAnsi="Times New Roman" w:cs="Times New Roman"/>
                <w:sz w:val="22"/>
                <w:szCs w:val="22"/>
                <w:lang w:val="en-GB" w:eastAsia="en-US"/>
              </w:rPr>
              <w:t>.</w:t>
            </w:r>
          </w:p>
        </w:tc>
      </w:tr>
      <w:tr w:rsidR="00E43EFB" w:rsidRPr="00E43EFB" w14:paraId="161F6967" w14:textId="77777777" w:rsidTr="00E43EFB">
        <w:trPr>
          <w:divId w:val="2116439976"/>
          <w:cantSplit/>
          <w:jc w:val="center"/>
        </w:trPr>
        <w:tc>
          <w:tcPr>
            <w:tcW w:w="7270" w:type="dxa"/>
          </w:tcPr>
          <w:p w14:paraId="118A1267" w14:textId="77777777" w:rsidR="00E43EFB" w:rsidRPr="00E43EFB" w:rsidRDefault="00E43EFB" w:rsidP="00E43EFB">
            <w:pPr>
              <w:spacing w:before="60" w:after="60" w:line="240" w:lineRule="auto"/>
              <w:ind w:left="475" w:hanging="475"/>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GUID=5651e683-23b8-48ee-bdb5-47c70959ce4e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ab/>
              <w:t>If there are or have been such proceedings, to complete the following section:</w:t>
            </w:r>
          </w:p>
          <w:tbl>
            <w:tblPr>
              <w:tblW w:w="0" w:type="auto"/>
              <w:tblInd w:w="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57"/>
              <w:gridCol w:w="2408"/>
              <w:gridCol w:w="666"/>
              <w:gridCol w:w="2282"/>
              <w:gridCol w:w="656"/>
            </w:tblGrid>
            <w:tr w:rsidR="00E43EFB" w:rsidRPr="00FC27C8" w14:paraId="2999BF77" w14:textId="77777777" w:rsidTr="00FC27C8">
              <w:tc>
                <w:tcPr>
                  <w:tcW w:w="557" w:type="dxa"/>
                  <w:shd w:val="clear" w:color="auto" w:fill="auto"/>
                </w:tcPr>
                <w:p w14:paraId="78F0A553" w14:textId="77777777" w:rsidR="00E43EFB" w:rsidRPr="00FC27C8" w:rsidRDefault="00E43EFB" w:rsidP="00FC27C8">
                  <w:pPr>
                    <w:spacing w:before="60" w:after="60" w:line="240" w:lineRule="auto"/>
                    <w:jc w:val="both"/>
                    <w:rPr>
                      <w:rFonts w:ascii="Times New Roman" w:hAnsi="Times New Roman" w:cs="Times New Roman"/>
                      <w:sz w:val="20"/>
                      <w:szCs w:val="20"/>
                      <w:lang w:eastAsia="zh-CN"/>
                    </w:rPr>
                  </w:pPr>
                  <w:r w:rsidRPr="00FC27C8">
                    <w:rPr>
                      <w:rFonts w:ascii="Times New Roman" w:hAnsi="Times New Roman" w:cs="Times New Roman"/>
                      <w:sz w:val="20"/>
                      <w:szCs w:val="20"/>
                      <w:lang w:eastAsia="zh-CN"/>
                    </w:rPr>
                    <w:t>S/N</w:t>
                  </w:r>
                </w:p>
              </w:tc>
              <w:tc>
                <w:tcPr>
                  <w:tcW w:w="2408" w:type="dxa"/>
                  <w:shd w:val="clear" w:color="auto" w:fill="auto"/>
                </w:tcPr>
                <w:p w14:paraId="43034BED" w14:textId="77777777" w:rsidR="00E43EFB" w:rsidRPr="00FC27C8" w:rsidRDefault="00E43EFB" w:rsidP="00FC27C8">
                  <w:pPr>
                    <w:spacing w:before="60" w:after="60" w:line="240" w:lineRule="auto"/>
                    <w:jc w:val="both"/>
                    <w:rPr>
                      <w:rFonts w:ascii="Times New Roman" w:hAnsi="Times New Roman" w:cs="Times New Roman"/>
                      <w:b/>
                      <w:sz w:val="20"/>
                      <w:szCs w:val="20"/>
                      <w:lang w:eastAsia="zh-CN"/>
                    </w:rPr>
                  </w:pPr>
                  <w:r w:rsidRPr="00FC27C8">
                    <w:rPr>
                      <w:rFonts w:ascii="Times New Roman" w:hAnsi="Times New Roman" w:cs="Times New Roman"/>
                      <w:b/>
                      <w:sz w:val="20"/>
                      <w:szCs w:val="20"/>
                      <w:lang w:eastAsia="zh-CN"/>
                    </w:rPr>
                    <w:t>Nature of proceedings:</w:t>
                  </w:r>
                </w:p>
              </w:tc>
              <w:tc>
                <w:tcPr>
                  <w:tcW w:w="3604" w:type="dxa"/>
                  <w:gridSpan w:val="3"/>
                  <w:shd w:val="clear" w:color="auto" w:fill="auto"/>
                </w:tcPr>
                <w:p w14:paraId="708496CA" w14:textId="77777777" w:rsidR="00E43EFB" w:rsidRPr="00FC27C8" w:rsidRDefault="00E43EFB" w:rsidP="00FC27C8">
                  <w:pPr>
                    <w:spacing w:before="60" w:after="60" w:line="240" w:lineRule="auto"/>
                    <w:jc w:val="both"/>
                    <w:rPr>
                      <w:rFonts w:ascii="Times New Roman" w:hAnsi="Times New Roman" w:cs="Times New Roman"/>
                      <w:b/>
                      <w:sz w:val="20"/>
                      <w:szCs w:val="20"/>
                      <w:lang w:eastAsia="zh-CN"/>
                    </w:rPr>
                  </w:pPr>
                </w:p>
              </w:tc>
            </w:tr>
            <w:tr w:rsidR="00E43EFB" w:rsidRPr="00FC27C8" w14:paraId="5E39B966" w14:textId="77777777" w:rsidTr="00FC27C8">
              <w:tc>
                <w:tcPr>
                  <w:tcW w:w="557" w:type="dxa"/>
                  <w:shd w:val="clear" w:color="auto" w:fill="auto"/>
                </w:tcPr>
                <w:p w14:paraId="0A530A48" w14:textId="77777777" w:rsidR="00E43EFB" w:rsidRPr="00FC27C8" w:rsidRDefault="00E43EFB" w:rsidP="00FC27C8">
                  <w:pPr>
                    <w:spacing w:before="60" w:after="60" w:line="240" w:lineRule="auto"/>
                    <w:jc w:val="both"/>
                    <w:rPr>
                      <w:rFonts w:ascii="Times New Roman" w:hAnsi="Times New Roman" w:cs="Times New Roman"/>
                      <w:sz w:val="20"/>
                      <w:szCs w:val="20"/>
                      <w:lang w:eastAsia="zh-CN"/>
                    </w:rPr>
                  </w:pPr>
                </w:p>
              </w:tc>
              <w:tc>
                <w:tcPr>
                  <w:tcW w:w="2408" w:type="dxa"/>
                  <w:shd w:val="clear" w:color="auto" w:fill="auto"/>
                </w:tcPr>
                <w:p w14:paraId="2EBE1BAA" w14:textId="77777777" w:rsidR="00E43EFB" w:rsidRPr="00FC27C8" w:rsidRDefault="00E43EFB" w:rsidP="00FC27C8">
                  <w:pPr>
                    <w:spacing w:before="60" w:after="60" w:line="240" w:lineRule="auto"/>
                    <w:jc w:val="both"/>
                    <w:rPr>
                      <w:rFonts w:ascii="Times New Roman" w:hAnsi="Times New Roman" w:cs="Times New Roman"/>
                      <w:b/>
                      <w:sz w:val="20"/>
                      <w:szCs w:val="20"/>
                      <w:lang w:eastAsia="zh-CN"/>
                    </w:rPr>
                  </w:pPr>
                  <w:r w:rsidRPr="00FC27C8">
                    <w:rPr>
                      <w:rFonts w:ascii="Times New Roman" w:hAnsi="Times New Roman" w:cs="Times New Roman"/>
                      <w:b/>
                      <w:sz w:val="20"/>
                      <w:szCs w:val="20"/>
                      <w:lang w:eastAsia="zh-CN"/>
                    </w:rPr>
                    <w:t>Suit number:</w:t>
                  </w:r>
                </w:p>
              </w:tc>
              <w:tc>
                <w:tcPr>
                  <w:tcW w:w="666" w:type="dxa"/>
                  <w:shd w:val="clear" w:color="auto" w:fill="auto"/>
                </w:tcPr>
                <w:p w14:paraId="4E380261" w14:textId="77777777" w:rsidR="00E43EFB" w:rsidRPr="00FC27C8" w:rsidRDefault="00E43EFB" w:rsidP="00FC27C8">
                  <w:pPr>
                    <w:spacing w:before="60" w:after="60" w:line="240" w:lineRule="auto"/>
                    <w:jc w:val="both"/>
                    <w:rPr>
                      <w:rFonts w:ascii="Times New Roman" w:hAnsi="Times New Roman" w:cs="Times New Roman"/>
                      <w:b/>
                      <w:sz w:val="20"/>
                      <w:szCs w:val="20"/>
                      <w:lang w:eastAsia="zh-CN"/>
                    </w:rPr>
                  </w:pPr>
                </w:p>
              </w:tc>
              <w:tc>
                <w:tcPr>
                  <w:tcW w:w="2282" w:type="dxa"/>
                  <w:shd w:val="clear" w:color="auto" w:fill="auto"/>
                </w:tcPr>
                <w:p w14:paraId="55C010DD" w14:textId="77777777" w:rsidR="00E43EFB" w:rsidRPr="00FC27C8" w:rsidRDefault="00E43EFB" w:rsidP="00FC27C8">
                  <w:pPr>
                    <w:spacing w:before="60" w:after="60" w:line="240" w:lineRule="auto"/>
                    <w:jc w:val="both"/>
                    <w:rPr>
                      <w:rFonts w:ascii="Times New Roman" w:hAnsi="Times New Roman" w:cs="Times New Roman"/>
                      <w:b/>
                      <w:sz w:val="20"/>
                      <w:szCs w:val="20"/>
                      <w:lang w:eastAsia="zh-CN"/>
                    </w:rPr>
                  </w:pPr>
                  <w:r w:rsidRPr="00FC27C8">
                    <w:rPr>
                      <w:rFonts w:ascii="Times New Roman" w:hAnsi="Times New Roman" w:cs="Times New Roman"/>
                      <w:b/>
                      <w:sz w:val="20"/>
                      <w:szCs w:val="20"/>
                      <w:lang w:eastAsia="zh-CN"/>
                    </w:rPr>
                    <w:t>Date of Decree/order/judgment:</w:t>
                  </w:r>
                </w:p>
              </w:tc>
              <w:tc>
                <w:tcPr>
                  <w:tcW w:w="656" w:type="dxa"/>
                  <w:shd w:val="clear" w:color="auto" w:fill="auto"/>
                </w:tcPr>
                <w:p w14:paraId="4453CF05" w14:textId="77777777" w:rsidR="00E43EFB" w:rsidRPr="00FC27C8" w:rsidRDefault="00E43EFB" w:rsidP="00FC27C8">
                  <w:pPr>
                    <w:spacing w:before="60" w:after="60" w:line="240" w:lineRule="auto"/>
                    <w:jc w:val="both"/>
                    <w:rPr>
                      <w:rFonts w:ascii="Times New Roman" w:hAnsi="Times New Roman" w:cs="Times New Roman"/>
                      <w:b/>
                      <w:sz w:val="20"/>
                      <w:szCs w:val="20"/>
                      <w:lang w:eastAsia="zh-CN"/>
                    </w:rPr>
                  </w:pPr>
                </w:p>
              </w:tc>
            </w:tr>
            <w:tr w:rsidR="00E43EFB" w:rsidRPr="00FC27C8" w14:paraId="79339CF4" w14:textId="77777777" w:rsidTr="00FC27C8">
              <w:tc>
                <w:tcPr>
                  <w:tcW w:w="557" w:type="dxa"/>
                  <w:shd w:val="clear" w:color="auto" w:fill="auto"/>
                </w:tcPr>
                <w:p w14:paraId="678A5BF0" w14:textId="77777777" w:rsidR="00E43EFB" w:rsidRPr="00FC27C8" w:rsidRDefault="00E43EFB" w:rsidP="00FC27C8">
                  <w:pPr>
                    <w:spacing w:before="60" w:after="60" w:line="240" w:lineRule="auto"/>
                    <w:jc w:val="both"/>
                    <w:rPr>
                      <w:rFonts w:ascii="Times New Roman" w:hAnsi="Times New Roman" w:cs="Times New Roman"/>
                      <w:sz w:val="20"/>
                      <w:szCs w:val="20"/>
                      <w:lang w:eastAsia="zh-CN"/>
                    </w:rPr>
                  </w:pPr>
                </w:p>
              </w:tc>
              <w:tc>
                <w:tcPr>
                  <w:tcW w:w="2408" w:type="dxa"/>
                  <w:shd w:val="clear" w:color="auto" w:fill="auto"/>
                </w:tcPr>
                <w:p w14:paraId="41F5F6E1" w14:textId="77777777" w:rsidR="00E43EFB" w:rsidRPr="00FC27C8" w:rsidRDefault="00E43EFB" w:rsidP="00FC27C8">
                  <w:pPr>
                    <w:spacing w:before="60" w:after="60" w:line="240" w:lineRule="auto"/>
                    <w:jc w:val="both"/>
                    <w:rPr>
                      <w:rFonts w:ascii="Times New Roman" w:hAnsi="Times New Roman" w:cs="Times New Roman"/>
                      <w:b/>
                      <w:sz w:val="20"/>
                      <w:szCs w:val="20"/>
                      <w:lang w:eastAsia="zh-CN"/>
                    </w:rPr>
                  </w:pPr>
                  <w:r w:rsidRPr="00FC27C8">
                    <w:rPr>
                      <w:rFonts w:ascii="Times New Roman" w:hAnsi="Times New Roman" w:cs="Times New Roman"/>
                      <w:b/>
                      <w:sz w:val="20"/>
                      <w:szCs w:val="20"/>
                      <w:lang w:eastAsia="zh-CN"/>
                    </w:rPr>
                    <w:t>Date of application</w:t>
                  </w:r>
                </w:p>
              </w:tc>
              <w:tc>
                <w:tcPr>
                  <w:tcW w:w="666" w:type="dxa"/>
                  <w:shd w:val="clear" w:color="auto" w:fill="auto"/>
                </w:tcPr>
                <w:p w14:paraId="140CF6C6" w14:textId="77777777" w:rsidR="00E43EFB" w:rsidRPr="00FC27C8" w:rsidRDefault="00E43EFB" w:rsidP="00FC27C8">
                  <w:pPr>
                    <w:spacing w:before="60" w:after="60" w:line="240" w:lineRule="auto"/>
                    <w:jc w:val="both"/>
                    <w:rPr>
                      <w:rFonts w:ascii="Times New Roman" w:hAnsi="Times New Roman" w:cs="Times New Roman"/>
                      <w:b/>
                      <w:sz w:val="20"/>
                      <w:szCs w:val="20"/>
                      <w:lang w:eastAsia="zh-CN"/>
                    </w:rPr>
                  </w:pPr>
                </w:p>
              </w:tc>
              <w:tc>
                <w:tcPr>
                  <w:tcW w:w="2282" w:type="dxa"/>
                  <w:shd w:val="clear" w:color="auto" w:fill="auto"/>
                </w:tcPr>
                <w:p w14:paraId="5063C606" w14:textId="77777777" w:rsidR="00E43EFB" w:rsidRPr="00FC27C8" w:rsidRDefault="00E43EFB" w:rsidP="00FC27C8">
                  <w:pPr>
                    <w:spacing w:before="60" w:after="60" w:line="240" w:lineRule="auto"/>
                    <w:jc w:val="both"/>
                    <w:rPr>
                      <w:rFonts w:ascii="Times New Roman" w:hAnsi="Times New Roman" w:cs="Times New Roman"/>
                      <w:b/>
                      <w:sz w:val="20"/>
                      <w:szCs w:val="20"/>
                      <w:lang w:eastAsia="zh-CN"/>
                    </w:rPr>
                  </w:pPr>
                  <w:r w:rsidRPr="00FC27C8">
                    <w:rPr>
                      <w:rFonts w:ascii="Times New Roman" w:hAnsi="Times New Roman" w:cs="Times New Roman"/>
                      <w:b/>
                      <w:sz w:val="20"/>
                      <w:szCs w:val="20"/>
                      <w:lang w:eastAsia="zh-CN"/>
                    </w:rPr>
                    <w:t>Country where proceedings filed:</w:t>
                  </w:r>
                </w:p>
              </w:tc>
              <w:tc>
                <w:tcPr>
                  <w:tcW w:w="656" w:type="dxa"/>
                  <w:shd w:val="clear" w:color="auto" w:fill="auto"/>
                </w:tcPr>
                <w:p w14:paraId="1EB0A195" w14:textId="77777777" w:rsidR="00E43EFB" w:rsidRPr="00FC27C8" w:rsidRDefault="00E43EFB" w:rsidP="00FC27C8">
                  <w:pPr>
                    <w:spacing w:before="60" w:after="60" w:line="240" w:lineRule="auto"/>
                    <w:jc w:val="both"/>
                    <w:rPr>
                      <w:rFonts w:ascii="Times New Roman" w:hAnsi="Times New Roman" w:cs="Times New Roman"/>
                      <w:b/>
                      <w:sz w:val="20"/>
                      <w:szCs w:val="20"/>
                      <w:lang w:eastAsia="zh-CN"/>
                    </w:rPr>
                  </w:pPr>
                </w:p>
              </w:tc>
            </w:tr>
            <w:tr w:rsidR="00E43EFB" w:rsidRPr="00FC27C8" w14:paraId="0F15C335" w14:textId="77777777" w:rsidTr="00FC27C8">
              <w:tc>
                <w:tcPr>
                  <w:tcW w:w="557" w:type="dxa"/>
                  <w:shd w:val="clear" w:color="auto" w:fill="auto"/>
                </w:tcPr>
                <w:p w14:paraId="4C1935F3" w14:textId="77777777" w:rsidR="00E43EFB" w:rsidRPr="00FC27C8" w:rsidRDefault="00E43EFB" w:rsidP="00FC27C8">
                  <w:pPr>
                    <w:spacing w:before="60" w:after="60" w:line="240" w:lineRule="auto"/>
                    <w:jc w:val="both"/>
                    <w:rPr>
                      <w:rFonts w:ascii="Times New Roman" w:hAnsi="Times New Roman" w:cs="Times New Roman"/>
                      <w:sz w:val="20"/>
                      <w:szCs w:val="20"/>
                      <w:lang w:eastAsia="zh-CN"/>
                    </w:rPr>
                  </w:pPr>
                </w:p>
              </w:tc>
              <w:tc>
                <w:tcPr>
                  <w:tcW w:w="2408" w:type="dxa"/>
                  <w:shd w:val="clear" w:color="auto" w:fill="auto"/>
                </w:tcPr>
                <w:p w14:paraId="7E37881C" w14:textId="77777777" w:rsidR="00E43EFB" w:rsidRPr="00FC27C8" w:rsidRDefault="00E43EFB" w:rsidP="00FC27C8">
                  <w:pPr>
                    <w:spacing w:before="60" w:after="60" w:line="240" w:lineRule="auto"/>
                    <w:jc w:val="both"/>
                    <w:rPr>
                      <w:rFonts w:ascii="Times New Roman" w:hAnsi="Times New Roman" w:cs="Times New Roman"/>
                      <w:b/>
                      <w:sz w:val="20"/>
                      <w:szCs w:val="20"/>
                      <w:lang w:eastAsia="zh-CN"/>
                    </w:rPr>
                  </w:pPr>
                  <w:r w:rsidRPr="00FC27C8">
                    <w:rPr>
                      <w:rFonts w:ascii="Times New Roman" w:hAnsi="Times New Roman" w:cs="Times New Roman"/>
                      <w:b/>
                      <w:sz w:val="20"/>
                      <w:szCs w:val="20"/>
                      <w:lang w:eastAsia="zh-CN"/>
                    </w:rPr>
                    <w:t>Details of Order applied/made:</w:t>
                  </w:r>
                </w:p>
              </w:tc>
              <w:tc>
                <w:tcPr>
                  <w:tcW w:w="3604" w:type="dxa"/>
                  <w:gridSpan w:val="3"/>
                  <w:shd w:val="clear" w:color="auto" w:fill="auto"/>
                </w:tcPr>
                <w:p w14:paraId="336D9C66" w14:textId="77777777" w:rsidR="00E43EFB" w:rsidRPr="00FC27C8" w:rsidRDefault="00E43EFB" w:rsidP="00FC27C8">
                  <w:pPr>
                    <w:spacing w:before="60" w:after="60" w:line="240" w:lineRule="auto"/>
                    <w:jc w:val="both"/>
                    <w:rPr>
                      <w:rFonts w:ascii="Times New Roman" w:hAnsi="Times New Roman" w:cs="Times New Roman"/>
                      <w:b/>
                      <w:sz w:val="20"/>
                      <w:szCs w:val="20"/>
                      <w:lang w:eastAsia="zh-CN"/>
                    </w:rPr>
                  </w:pPr>
                </w:p>
              </w:tc>
            </w:tr>
            <w:tr w:rsidR="00E43EFB" w:rsidRPr="00FC27C8" w14:paraId="747D1D17" w14:textId="77777777" w:rsidTr="00FC27C8">
              <w:tc>
                <w:tcPr>
                  <w:tcW w:w="557" w:type="dxa"/>
                  <w:shd w:val="clear" w:color="auto" w:fill="auto"/>
                </w:tcPr>
                <w:p w14:paraId="50EE8D0A" w14:textId="77777777" w:rsidR="00E43EFB" w:rsidRPr="00FC27C8" w:rsidRDefault="00E43EFB" w:rsidP="00FC27C8">
                  <w:pPr>
                    <w:spacing w:before="60" w:after="60" w:line="240" w:lineRule="auto"/>
                    <w:jc w:val="both"/>
                    <w:rPr>
                      <w:rFonts w:ascii="Times New Roman" w:hAnsi="Times New Roman" w:cs="Times New Roman"/>
                      <w:sz w:val="20"/>
                      <w:szCs w:val="20"/>
                      <w:lang w:eastAsia="zh-CN"/>
                    </w:rPr>
                  </w:pPr>
                </w:p>
              </w:tc>
              <w:tc>
                <w:tcPr>
                  <w:tcW w:w="2408" w:type="dxa"/>
                  <w:shd w:val="clear" w:color="auto" w:fill="auto"/>
                </w:tcPr>
                <w:p w14:paraId="6AA588BB" w14:textId="77777777" w:rsidR="00E43EFB" w:rsidRPr="00FC27C8" w:rsidRDefault="00E43EFB" w:rsidP="00FC27C8">
                  <w:pPr>
                    <w:spacing w:before="60" w:after="60" w:line="240" w:lineRule="auto"/>
                    <w:jc w:val="both"/>
                    <w:rPr>
                      <w:rFonts w:ascii="Times New Roman" w:hAnsi="Times New Roman" w:cs="Times New Roman"/>
                      <w:b/>
                      <w:sz w:val="20"/>
                      <w:szCs w:val="20"/>
                      <w:lang w:eastAsia="zh-CN"/>
                    </w:rPr>
                  </w:pPr>
                  <w:r w:rsidRPr="00FC27C8">
                    <w:rPr>
                      <w:rFonts w:ascii="Times New Roman" w:hAnsi="Times New Roman" w:cs="Times New Roman"/>
                      <w:b/>
                      <w:sz w:val="20"/>
                      <w:szCs w:val="20"/>
                      <w:lang w:eastAsia="zh-CN"/>
                    </w:rPr>
                    <w:t>Status of Proceedings if no Decree/order/judgment made:</w:t>
                  </w:r>
                </w:p>
              </w:tc>
              <w:tc>
                <w:tcPr>
                  <w:tcW w:w="3604" w:type="dxa"/>
                  <w:gridSpan w:val="3"/>
                  <w:shd w:val="clear" w:color="auto" w:fill="auto"/>
                </w:tcPr>
                <w:p w14:paraId="6B7B4E70" w14:textId="77777777" w:rsidR="00E43EFB" w:rsidRPr="00FC27C8" w:rsidRDefault="00E43EFB" w:rsidP="00FC27C8">
                  <w:pPr>
                    <w:spacing w:before="60" w:after="60" w:line="240" w:lineRule="auto"/>
                    <w:jc w:val="both"/>
                    <w:rPr>
                      <w:rFonts w:ascii="Times New Roman" w:hAnsi="Times New Roman" w:cs="Times New Roman"/>
                      <w:b/>
                      <w:sz w:val="20"/>
                      <w:szCs w:val="20"/>
                      <w:lang w:eastAsia="zh-CN"/>
                    </w:rPr>
                  </w:pPr>
                </w:p>
              </w:tc>
            </w:tr>
            <w:tr w:rsidR="00E43EFB" w:rsidRPr="00FC27C8" w14:paraId="12E9ABF3" w14:textId="77777777" w:rsidTr="00FC27C8">
              <w:tc>
                <w:tcPr>
                  <w:tcW w:w="557" w:type="dxa"/>
                  <w:shd w:val="clear" w:color="auto" w:fill="auto"/>
                </w:tcPr>
                <w:p w14:paraId="7ED1E5AD" w14:textId="77777777" w:rsidR="00E43EFB" w:rsidRPr="00FC27C8" w:rsidRDefault="00E43EFB" w:rsidP="00FC27C8">
                  <w:pPr>
                    <w:spacing w:before="60" w:after="60" w:line="240" w:lineRule="auto"/>
                    <w:jc w:val="both"/>
                    <w:rPr>
                      <w:rFonts w:ascii="Times New Roman" w:hAnsi="Times New Roman" w:cs="Times New Roman"/>
                      <w:sz w:val="20"/>
                      <w:szCs w:val="20"/>
                      <w:lang w:eastAsia="zh-CN"/>
                    </w:rPr>
                  </w:pPr>
                </w:p>
              </w:tc>
              <w:tc>
                <w:tcPr>
                  <w:tcW w:w="2408" w:type="dxa"/>
                  <w:shd w:val="clear" w:color="auto" w:fill="auto"/>
                </w:tcPr>
                <w:p w14:paraId="55651475" w14:textId="77777777" w:rsidR="00E43EFB" w:rsidRPr="00FC27C8" w:rsidRDefault="00E43EFB" w:rsidP="00FC27C8">
                  <w:pPr>
                    <w:spacing w:before="60" w:after="60" w:line="240" w:lineRule="auto"/>
                    <w:jc w:val="both"/>
                    <w:rPr>
                      <w:rFonts w:ascii="Times New Roman" w:hAnsi="Times New Roman" w:cs="Times New Roman"/>
                      <w:b/>
                      <w:sz w:val="20"/>
                      <w:szCs w:val="20"/>
                      <w:lang w:eastAsia="zh-CN"/>
                    </w:rPr>
                  </w:pPr>
                  <w:r w:rsidRPr="00FC27C8">
                    <w:rPr>
                      <w:rFonts w:ascii="Times New Roman" w:hAnsi="Times New Roman" w:cs="Times New Roman"/>
                      <w:b/>
                      <w:sz w:val="20"/>
                      <w:szCs w:val="20"/>
                      <w:lang w:eastAsia="zh-CN"/>
                    </w:rPr>
                    <w:t>Plaintiff Bankruptcy Details:</w:t>
                  </w:r>
                </w:p>
              </w:tc>
              <w:tc>
                <w:tcPr>
                  <w:tcW w:w="3604" w:type="dxa"/>
                  <w:gridSpan w:val="3"/>
                  <w:shd w:val="clear" w:color="auto" w:fill="auto"/>
                </w:tcPr>
                <w:p w14:paraId="21CEBB06" w14:textId="77777777" w:rsidR="00E43EFB" w:rsidRPr="00FC27C8" w:rsidRDefault="00E43EFB" w:rsidP="00FC27C8">
                  <w:pPr>
                    <w:spacing w:before="60" w:after="60" w:line="240" w:lineRule="auto"/>
                    <w:jc w:val="both"/>
                    <w:rPr>
                      <w:rFonts w:ascii="Times New Roman" w:hAnsi="Times New Roman" w:cs="Times New Roman"/>
                      <w:b/>
                      <w:sz w:val="20"/>
                      <w:szCs w:val="20"/>
                      <w:lang w:eastAsia="zh-CN"/>
                    </w:rPr>
                  </w:pPr>
                </w:p>
              </w:tc>
            </w:tr>
            <w:tr w:rsidR="00E43EFB" w:rsidRPr="00FC27C8" w14:paraId="61E4B6A6" w14:textId="77777777" w:rsidTr="00FC27C8">
              <w:tc>
                <w:tcPr>
                  <w:tcW w:w="557" w:type="dxa"/>
                  <w:shd w:val="clear" w:color="auto" w:fill="auto"/>
                </w:tcPr>
                <w:p w14:paraId="297649CB" w14:textId="77777777" w:rsidR="00E43EFB" w:rsidRPr="00FC27C8" w:rsidRDefault="00E43EFB" w:rsidP="00FC27C8">
                  <w:pPr>
                    <w:spacing w:before="60" w:after="60" w:line="240" w:lineRule="auto"/>
                    <w:jc w:val="both"/>
                    <w:rPr>
                      <w:rFonts w:ascii="Times New Roman" w:hAnsi="Times New Roman" w:cs="Times New Roman"/>
                      <w:sz w:val="20"/>
                      <w:szCs w:val="20"/>
                      <w:lang w:eastAsia="zh-CN"/>
                    </w:rPr>
                  </w:pPr>
                </w:p>
              </w:tc>
              <w:tc>
                <w:tcPr>
                  <w:tcW w:w="2408" w:type="dxa"/>
                  <w:shd w:val="clear" w:color="auto" w:fill="auto"/>
                </w:tcPr>
                <w:p w14:paraId="39F9B348" w14:textId="77777777" w:rsidR="00E43EFB" w:rsidRPr="00FC27C8" w:rsidRDefault="00E43EFB" w:rsidP="00FC27C8">
                  <w:pPr>
                    <w:spacing w:before="60" w:after="60" w:line="240" w:lineRule="auto"/>
                    <w:jc w:val="both"/>
                    <w:rPr>
                      <w:rFonts w:ascii="Times New Roman" w:hAnsi="Times New Roman" w:cs="Times New Roman"/>
                      <w:b/>
                      <w:sz w:val="20"/>
                      <w:szCs w:val="20"/>
                      <w:lang w:eastAsia="zh-CN"/>
                    </w:rPr>
                  </w:pPr>
                  <w:r w:rsidRPr="00FC27C8">
                    <w:rPr>
                      <w:rFonts w:ascii="Times New Roman" w:hAnsi="Times New Roman" w:cs="Times New Roman"/>
                      <w:b/>
                      <w:sz w:val="20"/>
                      <w:szCs w:val="20"/>
                      <w:lang w:eastAsia="zh-CN"/>
                    </w:rPr>
                    <w:t>Pending Bankruptcy Details:</w:t>
                  </w:r>
                </w:p>
              </w:tc>
              <w:tc>
                <w:tcPr>
                  <w:tcW w:w="3604" w:type="dxa"/>
                  <w:gridSpan w:val="3"/>
                  <w:shd w:val="clear" w:color="auto" w:fill="auto"/>
                </w:tcPr>
                <w:p w14:paraId="3B5FB663" w14:textId="77777777" w:rsidR="00E43EFB" w:rsidRPr="00FC27C8" w:rsidRDefault="00E43EFB" w:rsidP="00FC27C8">
                  <w:pPr>
                    <w:spacing w:before="60" w:after="60" w:line="240" w:lineRule="auto"/>
                    <w:jc w:val="both"/>
                    <w:rPr>
                      <w:rFonts w:ascii="Times New Roman" w:hAnsi="Times New Roman" w:cs="Times New Roman"/>
                      <w:b/>
                      <w:sz w:val="20"/>
                      <w:szCs w:val="20"/>
                      <w:lang w:eastAsia="zh-CN"/>
                    </w:rPr>
                  </w:pPr>
                  <w:r w:rsidRPr="00FC27C8">
                    <w:rPr>
                      <w:rFonts w:ascii="Times New Roman" w:hAnsi="Times New Roman" w:cs="Times New Roman"/>
                      <w:sz w:val="20"/>
                      <w:szCs w:val="20"/>
                      <w:lang w:eastAsia="zh-CN"/>
                    </w:rPr>
                    <w:t>[</w:t>
                  </w:r>
                  <w:r w:rsidRPr="00FC27C8">
                    <w:rPr>
                      <w:rFonts w:ascii="Times New Roman" w:hAnsi="Times New Roman" w:cs="Times New Roman"/>
                      <w:i/>
                      <w:sz w:val="20"/>
                      <w:szCs w:val="20"/>
                      <w:lang w:eastAsia="zh-CN"/>
                    </w:rPr>
                    <w:t>The Statement of Particulars is to state details of the pending bankruptcy proceedings.</w:t>
                  </w:r>
                  <w:r w:rsidRPr="00FC27C8">
                    <w:rPr>
                      <w:rFonts w:ascii="Times New Roman" w:hAnsi="Times New Roman" w:cs="Times New Roman"/>
                      <w:sz w:val="20"/>
                      <w:szCs w:val="20"/>
                      <w:lang w:eastAsia="zh-CN"/>
                    </w:rPr>
                    <w:t>]</w:t>
                  </w:r>
                </w:p>
              </w:tc>
            </w:tr>
          </w:tbl>
          <w:p w14:paraId="1E3FF179" w14:textId="77777777" w:rsidR="00E43EFB" w:rsidRPr="00E43EFB" w:rsidRDefault="00E43EFB" w:rsidP="00E43EFB">
            <w:pPr>
              <w:spacing w:before="60" w:after="60" w:line="240" w:lineRule="auto"/>
              <w:ind w:left="475" w:hanging="475"/>
              <w:jc w:val="both"/>
              <w:rPr>
                <w:rFonts w:ascii="Times New Roman" w:hAnsi="Times New Roman" w:cs="Times New Roman"/>
                <w:sz w:val="22"/>
                <w:szCs w:val="22"/>
                <w:lang w:val="en-GB" w:eastAsia="en-US"/>
              </w:rPr>
            </w:pPr>
          </w:p>
        </w:tc>
      </w:tr>
      <w:tr w:rsidR="00E43EFB" w:rsidRPr="00E43EFB" w14:paraId="484BE811" w14:textId="77777777" w:rsidTr="00E43EFB">
        <w:trPr>
          <w:divId w:val="2116439976"/>
          <w:cantSplit/>
          <w:jc w:val="center"/>
        </w:trPr>
        <w:tc>
          <w:tcPr>
            <w:tcW w:w="7270" w:type="dxa"/>
          </w:tcPr>
          <w:p w14:paraId="4E1B61F8" w14:textId="77777777" w:rsidR="00E43EFB" w:rsidRPr="00E43EFB" w:rsidRDefault="00E43EFB" w:rsidP="00E43EFB">
            <w:pPr>
              <w:spacing w:before="60" w:after="60" w:line="240" w:lineRule="auto"/>
              <w:ind w:left="475" w:hanging="475"/>
              <w:jc w:val="both"/>
              <w:rPr>
                <w:rFonts w:ascii="Times New Roman" w:hAnsi="Times New Roman" w:cs="Times New Roman"/>
                <w:sz w:val="22"/>
                <w:szCs w:val="22"/>
                <w:lang w:val="en-GB" w:eastAsia="en-US"/>
              </w:rPr>
            </w:pPr>
          </w:p>
          <w:p w14:paraId="0B8A40DD" w14:textId="77777777" w:rsidR="00E43EFB" w:rsidRPr="00E43EFB" w:rsidRDefault="00E43EFB" w:rsidP="00E43EFB">
            <w:pPr>
              <w:spacing w:before="60" w:after="60" w:line="240" w:lineRule="auto"/>
              <w:ind w:left="475" w:hanging="475"/>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GUID=340b44ba-e0bd-4f97-a7d7-0362d96eef84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6.</w:t>
            </w:r>
            <w:r w:rsidRPr="00E43EFB">
              <w:rPr>
                <w:rFonts w:ascii="Times New Roman" w:hAnsi="Times New Roman" w:cs="Times New Roman"/>
                <w:sz w:val="22"/>
                <w:szCs w:val="22"/>
                <w:lang w:val="en-GB" w:eastAsia="en-US"/>
              </w:rPr>
              <w:tab/>
              <w:t>Ground on which Relief is Sought [</w:t>
            </w:r>
            <w:r w:rsidRPr="00E43EFB">
              <w:rPr>
                <w:rFonts w:ascii="Times New Roman" w:hAnsi="Times New Roman" w:cs="Times New Roman"/>
                <w:i/>
                <w:sz w:val="22"/>
                <w:szCs w:val="22"/>
                <w:lang w:val="en-GB" w:eastAsia="en-US"/>
              </w:rPr>
              <w:t>Choose one of the following</w:t>
            </w:r>
            <w:r w:rsidRPr="00E43EFB">
              <w:rPr>
                <w:rFonts w:ascii="Times New Roman" w:hAnsi="Times New Roman" w:cs="Times New Roman"/>
                <w:sz w:val="22"/>
                <w:szCs w:val="22"/>
                <w:lang w:val="en-GB" w:eastAsia="en-US"/>
              </w:rPr>
              <w:t>]</w:t>
            </w:r>
          </w:p>
          <w:p w14:paraId="51E702A0" w14:textId="77777777" w:rsidR="00E43EFB" w:rsidRPr="00E43EFB" w:rsidRDefault="00E43EFB" w:rsidP="00E43EFB">
            <w:pPr>
              <w:spacing w:before="60" w:after="60" w:line="240" w:lineRule="auto"/>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GUID=4916cb0d-12aa-4e75-88f0-19939877008f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The marriage is void</w:t>
            </w:r>
          </w:p>
          <w:p w14:paraId="265C91A3"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GUID=86990973-218c-4c4b-aeba-34a78c4d6fe5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w:t>
            </w:r>
            <w:r w:rsidRPr="00E43EFB">
              <w:rPr>
                <w:rFonts w:ascii="Times New Roman" w:hAnsi="Times New Roman" w:cs="Times New Roman"/>
                <w:i/>
                <w:sz w:val="22"/>
                <w:szCs w:val="22"/>
                <w:lang w:val="en-GB" w:eastAsia="en-US"/>
              </w:rPr>
              <w:t>a</w:t>
            </w:r>
            <w:r w:rsidRPr="00E43EFB">
              <w:rPr>
                <w:rFonts w:ascii="Times New Roman" w:hAnsi="Times New Roman" w:cs="Times New Roman"/>
                <w:sz w:val="22"/>
                <w:szCs w:val="22"/>
                <w:lang w:val="en-GB" w:eastAsia="en-US"/>
              </w:rPr>
              <w:t>)</w:t>
            </w:r>
            <w:r w:rsidRPr="00E43EFB">
              <w:rPr>
                <w:rFonts w:ascii="Times New Roman" w:hAnsi="Times New Roman" w:cs="Times New Roman"/>
                <w:sz w:val="22"/>
                <w:szCs w:val="22"/>
                <w:lang w:val="en-GB" w:eastAsia="en-US"/>
              </w:rPr>
              <w:tab/>
              <w:t>*(For marriages that took place after 1st June 1981) The marriage is not valid under section 105 of the Women’s Charter: [</w:t>
            </w:r>
            <w:r w:rsidRPr="00E43EFB">
              <w:rPr>
                <w:rFonts w:ascii="Times New Roman" w:hAnsi="Times New Roman" w:cs="Times New Roman"/>
                <w:i/>
                <w:sz w:val="22"/>
                <w:szCs w:val="22"/>
                <w:lang w:val="en-GB" w:eastAsia="en-US"/>
              </w:rPr>
              <w:t>Choose one or more of the following</w:t>
            </w:r>
            <w:r w:rsidRPr="00E43EFB">
              <w:rPr>
                <w:rFonts w:ascii="Times New Roman" w:hAnsi="Times New Roman" w:cs="Times New Roman"/>
                <w:sz w:val="22"/>
                <w:szCs w:val="22"/>
                <w:lang w:val="en-GB" w:eastAsia="en-US"/>
              </w:rPr>
              <w:t>]</w:t>
            </w:r>
          </w:p>
        </w:tc>
      </w:tr>
      <w:tr w:rsidR="00E43EFB" w:rsidRPr="00E43EFB" w14:paraId="1D15535D" w14:textId="77777777" w:rsidTr="00E43EFB">
        <w:trPr>
          <w:divId w:val="2116439976"/>
          <w:cantSplit/>
          <w:jc w:val="center"/>
        </w:trPr>
        <w:tc>
          <w:tcPr>
            <w:tcW w:w="7270" w:type="dxa"/>
          </w:tcPr>
          <w:p w14:paraId="2312A374" w14:textId="77777777" w:rsidR="00E43EFB" w:rsidRPr="00E43EFB" w:rsidRDefault="00E43EFB" w:rsidP="00E43EFB">
            <w:pPr>
              <w:spacing w:before="60" w:after="60" w:line="240" w:lineRule="auto"/>
              <w:ind w:left="188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GUID=01bd7a4e-20dc-4af2-8dd0-4e27cdc4ff08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w:t>
            </w:r>
            <w:proofErr w:type="spellStart"/>
            <w:r w:rsidRPr="00E43EFB">
              <w:rPr>
                <w:rFonts w:ascii="Times New Roman" w:hAnsi="Times New Roman" w:cs="Times New Roman"/>
                <w:sz w:val="22"/>
                <w:szCs w:val="22"/>
                <w:lang w:val="en-GB" w:eastAsia="en-US"/>
              </w:rPr>
              <w:t>i</w:t>
            </w:r>
            <w:proofErr w:type="spellEnd"/>
            <w:r w:rsidRPr="00E43EFB">
              <w:rPr>
                <w:rFonts w:ascii="Times New Roman" w:hAnsi="Times New Roman" w:cs="Times New Roman"/>
                <w:sz w:val="22"/>
                <w:szCs w:val="22"/>
                <w:lang w:val="en-GB" w:eastAsia="en-US"/>
              </w:rPr>
              <w:t>)</w:t>
            </w:r>
            <w:r w:rsidRPr="00E43EFB">
              <w:rPr>
                <w:rFonts w:ascii="Times New Roman" w:hAnsi="Times New Roman" w:cs="Times New Roman"/>
                <w:sz w:val="22"/>
                <w:szCs w:val="22"/>
                <w:lang w:val="en-GB" w:eastAsia="en-US"/>
              </w:rPr>
              <w:tab/>
              <w:t>by virtue of section 3(4)/5/9/10/11/12/22* of the Women’s Charter</w:t>
            </w:r>
          </w:p>
        </w:tc>
      </w:tr>
      <w:tr w:rsidR="00E43EFB" w:rsidRPr="00E43EFB" w14:paraId="69C19516" w14:textId="77777777" w:rsidTr="00E43EFB">
        <w:trPr>
          <w:divId w:val="2116439976"/>
          <w:cantSplit/>
          <w:jc w:val="center"/>
        </w:trPr>
        <w:tc>
          <w:tcPr>
            <w:tcW w:w="7270" w:type="dxa"/>
          </w:tcPr>
          <w:p w14:paraId="562BCF6E" w14:textId="77777777" w:rsidR="00E43EFB" w:rsidRPr="00E43EFB" w:rsidRDefault="00E43EFB" w:rsidP="00E43EFB">
            <w:pPr>
              <w:spacing w:before="60" w:after="60" w:line="240" w:lineRule="auto"/>
              <w:ind w:left="188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GUID=e4421b0f-2446-476d-b72a-e6bbc03fbcc7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(ii)</w:t>
            </w:r>
            <w:r w:rsidRPr="00E43EFB">
              <w:rPr>
                <w:rFonts w:ascii="Times New Roman" w:hAnsi="Times New Roman" w:cs="Times New Roman"/>
                <w:sz w:val="22"/>
                <w:szCs w:val="22"/>
                <w:lang w:val="en-GB" w:eastAsia="en-US"/>
              </w:rPr>
              <w:tab/>
              <w:t>(</w:t>
            </w:r>
            <w:r w:rsidRPr="00E43EFB">
              <w:rPr>
                <w:rFonts w:ascii="Times New Roman" w:hAnsi="Times New Roman" w:cs="Times New Roman"/>
                <w:i/>
                <w:sz w:val="22"/>
                <w:szCs w:val="22"/>
                <w:lang w:val="en-GB" w:eastAsia="en-US"/>
              </w:rPr>
              <w:t>for marriages celebrated outside Singapore</w:t>
            </w:r>
            <w:r w:rsidRPr="00E43EFB">
              <w:rPr>
                <w:rFonts w:ascii="Times New Roman" w:hAnsi="Times New Roman" w:cs="Times New Roman"/>
                <w:sz w:val="22"/>
                <w:szCs w:val="22"/>
                <w:lang w:val="en-GB" w:eastAsia="en-US"/>
              </w:rPr>
              <w:t>) for the lack of capacity</w:t>
            </w:r>
          </w:p>
        </w:tc>
      </w:tr>
      <w:tr w:rsidR="00E43EFB" w:rsidRPr="00E43EFB" w14:paraId="77D724E6" w14:textId="77777777" w:rsidTr="00E43EFB">
        <w:trPr>
          <w:divId w:val="2116439976"/>
          <w:cantSplit/>
          <w:jc w:val="center"/>
        </w:trPr>
        <w:tc>
          <w:tcPr>
            <w:tcW w:w="7270" w:type="dxa"/>
          </w:tcPr>
          <w:p w14:paraId="42815CEF" w14:textId="77777777" w:rsidR="00E43EFB" w:rsidRPr="00E43EFB" w:rsidRDefault="00E43EFB" w:rsidP="00E43EFB">
            <w:pPr>
              <w:spacing w:before="60" w:after="60" w:line="240" w:lineRule="auto"/>
              <w:ind w:left="188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GUID=9aa45afb-fdd4-4563-8ea1-8e4c99dd1571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(iii)</w:t>
            </w:r>
            <w:r w:rsidRPr="00E43EFB">
              <w:rPr>
                <w:rFonts w:ascii="Times New Roman" w:hAnsi="Times New Roman" w:cs="Times New Roman"/>
                <w:sz w:val="22"/>
                <w:szCs w:val="22"/>
                <w:lang w:val="en-GB" w:eastAsia="en-US"/>
              </w:rPr>
              <w:tab/>
              <w:t>(</w:t>
            </w:r>
            <w:r w:rsidRPr="00E43EFB">
              <w:rPr>
                <w:rFonts w:ascii="Times New Roman" w:hAnsi="Times New Roman" w:cs="Times New Roman"/>
                <w:i/>
                <w:sz w:val="22"/>
                <w:szCs w:val="22"/>
                <w:lang w:val="en-GB" w:eastAsia="en-US"/>
              </w:rPr>
              <w:t>for marriages celebrated outside Singapore</w:t>
            </w:r>
            <w:r w:rsidRPr="00E43EFB">
              <w:rPr>
                <w:rFonts w:ascii="Times New Roman" w:hAnsi="Times New Roman" w:cs="Times New Roman"/>
                <w:sz w:val="22"/>
                <w:szCs w:val="22"/>
                <w:lang w:val="en-GB" w:eastAsia="en-US"/>
              </w:rPr>
              <w:t>) under the law of the place in which the marriage was celebrated.</w:t>
            </w:r>
          </w:p>
        </w:tc>
      </w:tr>
      <w:tr w:rsidR="00E43EFB" w:rsidRPr="00E43EFB" w14:paraId="4FD70372" w14:textId="77777777" w:rsidTr="00E43EFB">
        <w:trPr>
          <w:divId w:val="2116439976"/>
          <w:cantSplit/>
          <w:jc w:val="center"/>
        </w:trPr>
        <w:tc>
          <w:tcPr>
            <w:tcW w:w="7270" w:type="dxa"/>
          </w:tcPr>
          <w:p w14:paraId="13AF70DC"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lastRenderedPageBreak/>
              <w:fldChar w:fldCharType="begin"/>
            </w:r>
            <w:r w:rsidRPr="00E43EFB">
              <w:rPr>
                <w:rFonts w:ascii="Times New Roman" w:hAnsi="Times New Roman" w:cs="Times New Roman"/>
                <w:sz w:val="22"/>
                <w:szCs w:val="22"/>
                <w:lang w:val="en-GB" w:eastAsia="en-US"/>
              </w:rPr>
              <w:instrText xml:space="preserve"> GUID=5cde8645-6065-4d83-8c78-8909b28fbada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w:t>
            </w:r>
            <w:r w:rsidRPr="00E43EFB">
              <w:rPr>
                <w:rFonts w:ascii="Times New Roman" w:hAnsi="Times New Roman" w:cs="Times New Roman"/>
                <w:i/>
                <w:sz w:val="22"/>
                <w:szCs w:val="22"/>
                <w:lang w:val="en-GB" w:eastAsia="en-US"/>
              </w:rPr>
              <w:t>b</w:t>
            </w:r>
            <w:r w:rsidRPr="00E43EFB">
              <w:rPr>
                <w:rFonts w:ascii="Times New Roman" w:hAnsi="Times New Roman" w:cs="Times New Roman"/>
                <w:sz w:val="22"/>
                <w:szCs w:val="22"/>
                <w:lang w:val="en-GB" w:eastAsia="en-US"/>
              </w:rPr>
              <w:t>)</w:t>
            </w:r>
            <w:r w:rsidRPr="00E43EFB">
              <w:rPr>
                <w:rFonts w:ascii="Times New Roman" w:hAnsi="Times New Roman" w:cs="Times New Roman"/>
                <w:sz w:val="22"/>
                <w:szCs w:val="22"/>
                <w:lang w:val="en-GB" w:eastAsia="en-US"/>
              </w:rPr>
              <w:tab/>
              <w:t xml:space="preserve">*(For marriages that took place on or before 1st June 1981) The marriage is not valid for the reasons stated in the Statement </w:t>
            </w:r>
            <w:proofErr w:type="gramStart"/>
            <w:r w:rsidRPr="00E43EFB">
              <w:rPr>
                <w:rFonts w:ascii="Times New Roman" w:hAnsi="Times New Roman" w:cs="Times New Roman"/>
                <w:sz w:val="22"/>
                <w:szCs w:val="22"/>
                <w:lang w:val="en-GB" w:eastAsia="en-US"/>
              </w:rPr>
              <w:t>of Particulars</w:t>
            </w:r>
            <w:proofErr w:type="gramEnd"/>
            <w:r w:rsidRPr="00E43EFB">
              <w:rPr>
                <w:rFonts w:ascii="Times New Roman" w:hAnsi="Times New Roman" w:cs="Times New Roman"/>
                <w:sz w:val="22"/>
                <w:szCs w:val="22"/>
                <w:lang w:val="en-GB" w:eastAsia="en-US"/>
              </w:rPr>
              <w:t>.</w:t>
            </w:r>
          </w:p>
          <w:p w14:paraId="4C897193"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t>(c)   *(For marriages that took place on or after 1 July 2016) The marriage is not valid by virtue of s11A of the Women’s Charter.</w:t>
            </w:r>
          </w:p>
        </w:tc>
      </w:tr>
      <w:tr w:rsidR="00E43EFB" w:rsidRPr="00E43EFB" w14:paraId="1192709D" w14:textId="77777777" w:rsidTr="00E43EFB">
        <w:trPr>
          <w:divId w:val="2116439976"/>
          <w:cantSplit/>
          <w:jc w:val="center"/>
        </w:trPr>
        <w:tc>
          <w:tcPr>
            <w:tcW w:w="7270" w:type="dxa"/>
          </w:tcPr>
          <w:p w14:paraId="06AC0D9A" w14:textId="77777777" w:rsidR="00E43EFB" w:rsidRPr="00E43EFB" w:rsidRDefault="00E43EFB" w:rsidP="00E43EFB">
            <w:pPr>
              <w:spacing w:before="60" w:after="60" w:line="240" w:lineRule="auto"/>
              <w:ind w:left="475" w:hanging="475"/>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GUID=09895bc8-411f-48c7-9d77-b196568b5485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OR</w:t>
            </w:r>
          </w:p>
        </w:tc>
      </w:tr>
      <w:tr w:rsidR="00E43EFB" w:rsidRPr="00E43EFB" w14:paraId="5335D6BD" w14:textId="77777777" w:rsidTr="00E43EFB">
        <w:trPr>
          <w:divId w:val="2116439976"/>
          <w:cantSplit/>
          <w:jc w:val="center"/>
        </w:trPr>
        <w:tc>
          <w:tcPr>
            <w:tcW w:w="7270" w:type="dxa"/>
          </w:tcPr>
          <w:p w14:paraId="39F6FC32" w14:textId="77777777" w:rsidR="00E43EFB" w:rsidRPr="00E43EFB" w:rsidRDefault="00E43EFB" w:rsidP="00E43EFB">
            <w:pPr>
              <w:spacing w:before="60" w:after="60" w:line="240" w:lineRule="auto"/>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GUID=8fff4afc-2cda-4aa2-8145-17cb5eb8aeb6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The marriage is voidable</w:t>
            </w:r>
          </w:p>
        </w:tc>
      </w:tr>
      <w:tr w:rsidR="00E43EFB" w:rsidRPr="00E43EFB" w14:paraId="57891803" w14:textId="77777777" w:rsidTr="00E43EFB">
        <w:trPr>
          <w:divId w:val="2116439976"/>
          <w:cantSplit/>
          <w:jc w:val="center"/>
        </w:trPr>
        <w:tc>
          <w:tcPr>
            <w:tcW w:w="7270" w:type="dxa"/>
          </w:tcPr>
          <w:p w14:paraId="537C02ED"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GUID=44a8c7b8-70d5-49f4-b316-cdfd2eebb39d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w:t>
            </w:r>
            <w:r w:rsidRPr="00E43EFB">
              <w:rPr>
                <w:rFonts w:ascii="Times New Roman" w:hAnsi="Times New Roman" w:cs="Times New Roman"/>
                <w:i/>
                <w:sz w:val="22"/>
                <w:szCs w:val="22"/>
                <w:lang w:val="en-GB" w:eastAsia="en-US"/>
              </w:rPr>
              <w:t>a</w:t>
            </w:r>
            <w:r w:rsidRPr="00E43EFB">
              <w:rPr>
                <w:rFonts w:ascii="Times New Roman" w:hAnsi="Times New Roman" w:cs="Times New Roman"/>
                <w:sz w:val="22"/>
                <w:szCs w:val="22"/>
                <w:lang w:val="en-GB" w:eastAsia="en-US"/>
              </w:rPr>
              <w:t>)</w:t>
            </w:r>
            <w:r w:rsidRPr="00E43EFB">
              <w:rPr>
                <w:rFonts w:ascii="Times New Roman" w:hAnsi="Times New Roman" w:cs="Times New Roman"/>
                <w:sz w:val="22"/>
                <w:szCs w:val="22"/>
                <w:lang w:val="en-GB" w:eastAsia="en-US"/>
              </w:rPr>
              <w:tab/>
              <w:t>*(For marriages that took place after 1st June 1981) The marriage is voidable under section 106 of the Women’s Charter on the following ground(s): [</w:t>
            </w:r>
            <w:r w:rsidRPr="00E43EFB">
              <w:rPr>
                <w:rFonts w:ascii="Times New Roman" w:hAnsi="Times New Roman" w:cs="Times New Roman"/>
                <w:i/>
                <w:sz w:val="22"/>
                <w:szCs w:val="22"/>
                <w:lang w:val="en-GB" w:eastAsia="en-US"/>
              </w:rPr>
              <w:t>Choose one or more of the following</w:t>
            </w:r>
            <w:r w:rsidRPr="00E43EFB">
              <w:rPr>
                <w:rFonts w:ascii="Times New Roman" w:hAnsi="Times New Roman" w:cs="Times New Roman"/>
                <w:sz w:val="22"/>
                <w:szCs w:val="22"/>
                <w:lang w:val="en-GB" w:eastAsia="en-US"/>
              </w:rPr>
              <w:t>]</w:t>
            </w:r>
          </w:p>
        </w:tc>
      </w:tr>
      <w:tr w:rsidR="00E43EFB" w:rsidRPr="00E43EFB" w14:paraId="417AF234" w14:textId="77777777" w:rsidTr="00E43EFB">
        <w:trPr>
          <w:divId w:val="2116439976"/>
          <w:cantSplit/>
          <w:jc w:val="center"/>
        </w:trPr>
        <w:tc>
          <w:tcPr>
            <w:tcW w:w="7270" w:type="dxa"/>
          </w:tcPr>
          <w:p w14:paraId="416B03BB" w14:textId="77777777" w:rsidR="00E43EFB" w:rsidRPr="00E43EFB" w:rsidRDefault="00E43EFB" w:rsidP="00E43EFB">
            <w:pPr>
              <w:spacing w:before="60" w:after="60" w:line="240" w:lineRule="auto"/>
              <w:ind w:left="188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GUID=5f0623bf-9b8e-4411-ba1b-9a4647793d57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w:t>
            </w:r>
            <w:proofErr w:type="spellStart"/>
            <w:r w:rsidRPr="00E43EFB">
              <w:rPr>
                <w:rFonts w:ascii="Times New Roman" w:hAnsi="Times New Roman" w:cs="Times New Roman"/>
                <w:sz w:val="22"/>
                <w:szCs w:val="22"/>
                <w:lang w:val="en-GB" w:eastAsia="en-US"/>
              </w:rPr>
              <w:t>i</w:t>
            </w:r>
            <w:proofErr w:type="spellEnd"/>
            <w:r w:rsidRPr="00E43EFB">
              <w:rPr>
                <w:rFonts w:ascii="Times New Roman" w:hAnsi="Times New Roman" w:cs="Times New Roman"/>
                <w:sz w:val="22"/>
                <w:szCs w:val="22"/>
                <w:lang w:val="en-GB" w:eastAsia="en-US"/>
              </w:rPr>
              <w:t>)</w:t>
            </w:r>
            <w:r w:rsidRPr="00E43EFB">
              <w:rPr>
                <w:rFonts w:ascii="Times New Roman" w:hAnsi="Times New Roman" w:cs="Times New Roman"/>
                <w:sz w:val="22"/>
                <w:szCs w:val="22"/>
                <w:lang w:val="en-GB" w:eastAsia="en-US"/>
              </w:rPr>
              <w:tab/>
              <w:t>That the marriage has not been consummated owing to the incapacity of either party [</w:t>
            </w:r>
            <w:r w:rsidRPr="00E43EFB">
              <w:rPr>
                <w:rFonts w:ascii="Times New Roman" w:hAnsi="Times New Roman" w:cs="Times New Roman"/>
                <w:i/>
                <w:sz w:val="22"/>
                <w:szCs w:val="22"/>
                <w:lang w:val="en-GB" w:eastAsia="en-US"/>
              </w:rPr>
              <w:t>please specify</w:t>
            </w:r>
            <w:r w:rsidRPr="00E43EFB">
              <w:rPr>
                <w:rFonts w:ascii="Times New Roman" w:hAnsi="Times New Roman" w:cs="Times New Roman"/>
                <w:sz w:val="22"/>
                <w:szCs w:val="22"/>
                <w:lang w:val="en-GB" w:eastAsia="en-US"/>
              </w:rPr>
              <w:t>] to consummate it.</w:t>
            </w:r>
          </w:p>
        </w:tc>
      </w:tr>
      <w:tr w:rsidR="00E43EFB" w:rsidRPr="00E43EFB" w14:paraId="3C834101" w14:textId="77777777" w:rsidTr="00E43EFB">
        <w:trPr>
          <w:divId w:val="2116439976"/>
          <w:cantSplit/>
          <w:jc w:val="center"/>
        </w:trPr>
        <w:tc>
          <w:tcPr>
            <w:tcW w:w="7270" w:type="dxa"/>
          </w:tcPr>
          <w:p w14:paraId="24AA837E" w14:textId="77777777" w:rsidR="00E43EFB" w:rsidRPr="00E43EFB" w:rsidRDefault="00E43EFB" w:rsidP="00E43EFB">
            <w:pPr>
              <w:spacing w:before="60" w:after="60" w:line="240" w:lineRule="auto"/>
              <w:ind w:left="188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GUID=af2081ae-022e-4899-bb3d-2426f6e80bf2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(ii)</w:t>
            </w:r>
            <w:r w:rsidRPr="00E43EFB">
              <w:rPr>
                <w:rFonts w:ascii="Times New Roman" w:hAnsi="Times New Roman" w:cs="Times New Roman"/>
                <w:sz w:val="22"/>
                <w:szCs w:val="22"/>
                <w:lang w:val="en-GB" w:eastAsia="en-US"/>
              </w:rPr>
              <w:tab/>
              <w:t>That the marriage has not been consummated owing to the wilful refusal of the Defendant to consummate it.</w:t>
            </w:r>
          </w:p>
        </w:tc>
      </w:tr>
      <w:tr w:rsidR="00E43EFB" w:rsidRPr="00E43EFB" w14:paraId="466E1ED6" w14:textId="77777777" w:rsidTr="00E43EFB">
        <w:trPr>
          <w:divId w:val="2116439976"/>
          <w:cantSplit/>
          <w:jc w:val="center"/>
        </w:trPr>
        <w:tc>
          <w:tcPr>
            <w:tcW w:w="7270" w:type="dxa"/>
          </w:tcPr>
          <w:p w14:paraId="1261A11A" w14:textId="77777777" w:rsidR="00E43EFB" w:rsidRPr="00E43EFB" w:rsidRDefault="00E43EFB" w:rsidP="00E43EFB">
            <w:pPr>
              <w:spacing w:before="60" w:after="60" w:line="240" w:lineRule="auto"/>
              <w:ind w:left="188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GUID=a461eb02-6ace-441f-a74e-77c802d5d4c1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(iii)</w:t>
            </w:r>
            <w:r w:rsidRPr="00E43EFB">
              <w:rPr>
                <w:rFonts w:ascii="Times New Roman" w:hAnsi="Times New Roman" w:cs="Times New Roman"/>
                <w:sz w:val="22"/>
                <w:szCs w:val="22"/>
                <w:lang w:val="en-GB" w:eastAsia="en-US"/>
              </w:rPr>
              <w:tab/>
              <w:t>That the Plaintiff/Defendant* did not validly consent to the marriage, in consequence of duress and/or mistake* and/or unsoundness of mind/lack of capacity* and/or the facts stated in the Statement of Particulars [</w:t>
            </w:r>
            <w:r w:rsidRPr="00E43EFB">
              <w:rPr>
                <w:rFonts w:ascii="Times New Roman" w:hAnsi="Times New Roman" w:cs="Times New Roman"/>
                <w:i/>
                <w:sz w:val="22"/>
                <w:szCs w:val="22"/>
                <w:lang w:val="en-GB" w:eastAsia="en-US"/>
              </w:rPr>
              <w:t>please specify in the Statement of Particulars</w:t>
            </w:r>
            <w:r w:rsidRPr="00E43EFB">
              <w:rPr>
                <w:rFonts w:ascii="Times New Roman" w:hAnsi="Times New Roman" w:cs="Times New Roman"/>
                <w:sz w:val="22"/>
                <w:szCs w:val="22"/>
                <w:lang w:val="en-GB" w:eastAsia="en-US"/>
              </w:rPr>
              <w:t>].</w:t>
            </w:r>
          </w:p>
        </w:tc>
      </w:tr>
      <w:tr w:rsidR="00E43EFB" w:rsidRPr="00E43EFB" w14:paraId="22423829" w14:textId="77777777" w:rsidTr="00E43EFB">
        <w:trPr>
          <w:divId w:val="2116439976"/>
          <w:cantSplit/>
          <w:jc w:val="center"/>
        </w:trPr>
        <w:tc>
          <w:tcPr>
            <w:tcW w:w="7270" w:type="dxa"/>
          </w:tcPr>
          <w:p w14:paraId="09A1E105" w14:textId="77777777" w:rsidR="00E43EFB" w:rsidRPr="00E43EFB" w:rsidRDefault="00E43EFB" w:rsidP="00E43EFB">
            <w:pPr>
              <w:spacing w:before="60" w:after="60" w:line="240" w:lineRule="auto"/>
              <w:ind w:left="188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GUID=c0886dce-9ebf-4468-9e3b-ae52f739794c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(iv)</w:t>
            </w:r>
            <w:r w:rsidRPr="00E43EFB">
              <w:rPr>
                <w:rFonts w:ascii="Times New Roman" w:hAnsi="Times New Roman" w:cs="Times New Roman"/>
                <w:sz w:val="22"/>
                <w:szCs w:val="22"/>
                <w:lang w:val="en-GB" w:eastAsia="en-US"/>
              </w:rPr>
              <w:tab/>
              <w:t>That at the time of the marriage the Plaintiff/Defendant* though capable of giving a valid consent, was suffering (whether continuously or intermittently) from mental disorder within the meaning of the Mental Health (Care and Treatment) Act (Cap. 178A) of such a kind or to such an extent as to be unfit for marriage.</w:t>
            </w:r>
          </w:p>
        </w:tc>
      </w:tr>
      <w:tr w:rsidR="00E43EFB" w:rsidRPr="00E43EFB" w14:paraId="534A4548" w14:textId="77777777" w:rsidTr="00E43EFB">
        <w:trPr>
          <w:divId w:val="2116439976"/>
          <w:cantSplit/>
          <w:jc w:val="center"/>
        </w:trPr>
        <w:tc>
          <w:tcPr>
            <w:tcW w:w="7270" w:type="dxa"/>
          </w:tcPr>
          <w:p w14:paraId="61715156" w14:textId="77777777" w:rsidR="00E43EFB" w:rsidRPr="00E43EFB" w:rsidRDefault="00E43EFB" w:rsidP="00E43EFB">
            <w:pPr>
              <w:spacing w:before="60" w:after="60" w:line="240" w:lineRule="auto"/>
              <w:ind w:left="188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GUID=9e4654c0-63c7-471d-959c-46f22221635b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(v)</w:t>
            </w:r>
            <w:r w:rsidRPr="00E43EFB">
              <w:rPr>
                <w:rFonts w:ascii="Times New Roman" w:hAnsi="Times New Roman" w:cs="Times New Roman"/>
                <w:sz w:val="22"/>
                <w:szCs w:val="22"/>
                <w:lang w:val="en-GB" w:eastAsia="en-US"/>
              </w:rPr>
              <w:tab/>
              <w:t>That at the time of the marriage the Defendant was suffering from venereal disease in a communicable form, and the Plaintiff was at the time of the marriage ignorant of the facts alleged.</w:t>
            </w:r>
          </w:p>
        </w:tc>
      </w:tr>
      <w:tr w:rsidR="00E43EFB" w:rsidRPr="00E43EFB" w14:paraId="28A43EAD" w14:textId="77777777" w:rsidTr="00E43EFB">
        <w:trPr>
          <w:divId w:val="2116439976"/>
          <w:cantSplit/>
          <w:jc w:val="center"/>
        </w:trPr>
        <w:tc>
          <w:tcPr>
            <w:tcW w:w="7270" w:type="dxa"/>
          </w:tcPr>
          <w:p w14:paraId="6350AA5B" w14:textId="77777777" w:rsidR="00E43EFB" w:rsidRPr="00E43EFB" w:rsidRDefault="00E43EFB" w:rsidP="00E43EFB">
            <w:pPr>
              <w:spacing w:before="60" w:after="60" w:line="240" w:lineRule="auto"/>
              <w:ind w:left="188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GUID=52df5f0c-c745-4bfd-b679-1923c14a0dc2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(vi)</w:t>
            </w:r>
            <w:r w:rsidRPr="00E43EFB">
              <w:rPr>
                <w:rFonts w:ascii="Times New Roman" w:hAnsi="Times New Roman" w:cs="Times New Roman"/>
                <w:sz w:val="22"/>
                <w:szCs w:val="22"/>
                <w:lang w:val="en-GB" w:eastAsia="en-US"/>
              </w:rPr>
              <w:tab/>
              <w:t>That at the time of the marriage the Defendant was pregnant by some person other than the Plaintiff and the Plaintiff was at the time of the marriage ignorant of the facts alleged.</w:t>
            </w:r>
          </w:p>
        </w:tc>
      </w:tr>
      <w:tr w:rsidR="00E43EFB" w:rsidRPr="00E43EFB" w14:paraId="0833357D" w14:textId="77777777" w:rsidTr="00E43EFB">
        <w:trPr>
          <w:divId w:val="2116439976"/>
          <w:cantSplit/>
          <w:jc w:val="center"/>
        </w:trPr>
        <w:tc>
          <w:tcPr>
            <w:tcW w:w="7270" w:type="dxa"/>
          </w:tcPr>
          <w:p w14:paraId="40052F9D"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GUID=596661de-4ae6-45f5-bdc7-91a10beafaf5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w:t>
            </w:r>
            <w:r w:rsidRPr="00E43EFB">
              <w:rPr>
                <w:rFonts w:ascii="Times New Roman" w:hAnsi="Times New Roman" w:cs="Times New Roman"/>
                <w:i/>
                <w:sz w:val="22"/>
                <w:szCs w:val="22"/>
                <w:lang w:val="en-GB" w:eastAsia="en-US"/>
              </w:rPr>
              <w:t>b</w:t>
            </w:r>
            <w:r w:rsidRPr="00E43EFB">
              <w:rPr>
                <w:rFonts w:ascii="Times New Roman" w:hAnsi="Times New Roman" w:cs="Times New Roman"/>
                <w:sz w:val="22"/>
                <w:szCs w:val="22"/>
                <w:lang w:val="en-GB" w:eastAsia="en-US"/>
              </w:rPr>
              <w:t>)</w:t>
            </w:r>
            <w:r w:rsidRPr="00E43EFB">
              <w:rPr>
                <w:rFonts w:ascii="Times New Roman" w:hAnsi="Times New Roman" w:cs="Times New Roman"/>
                <w:sz w:val="22"/>
                <w:szCs w:val="22"/>
                <w:lang w:val="en-GB" w:eastAsia="en-US"/>
              </w:rPr>
              <w:tab/>
              <w:t xml:space="preserve">*(For marriages that took place on or before 1st June 1981) The marriage is voidable for the reasons stated in the Statement </w:t>
            </w:r>
            <w:proofErr w:type="gramStart"/>
            <w:r w:rsidRPr="00E43EFB">
              <w:rPr>
                <w:rFonts w:ascii="Times New Roman" w:hAnsi="Times New Roman" w:cs="Times New Roman"/>
                <w:sz w:val="22"/>
                <w:szCs w:val="22"/>
                <w:lang w:val="en-GB" w:eastAsia="en-US"/>
              </w:rPr>
              <w:t>of Particulars</w:t>
            </w:r>
            <w:proofErr w:type="gramEnd"/>
            <w:r w:rsidRPr="00E43EFB">
              <w:rPr>
                <w:rFonts w:ascii="Times New Roman" w:hAnsi="Times New Roman" w:cs="Times New Roman"/>
                <w:sz w:val="22"/>
                <w:szCs w:val="22"/>
                <w:lang w:val="en-GB" w:eastAsia="en-US"/>
              </w:rPr>
              <w:t>.</w:t>
            </w:r>
          </w:p>
          <w:p w14:paraId="22007FCA"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GUID=151a62dd-2648-4782-900f-43330f220801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ab/>
              <w:t>[</w:t>
            </w:r>
            <w:r w:rsidRPr="00E43EFB">
              <w:rPr>
                <w:rFonts w:ascii="Times New Roman" w:hAnsi="Times New Roman" w:cs="Times New Roman"/>
                <w:i/>
                <w:sz w:val="22"/>
                <w:szCs w:val="22"/>
                <w:lang w:val="en-GB" w:eastAsia="en-US"/>
              </w:rPr>
              <w:t xml:space="preserve">Full particulars of the individual facts relied on but not the evidence by which they are to be proved, and any other relevant information, to be stated in the Statement </w:t>
            </w:r>
            <w:proofErr w:type="gramStart"/>
            <w:r w:rsidRPr="00E43EFB">
              <w:rPr>
                <w:rFonts w:ascii="Times New Roman" w:hAnsi="Times New Roman" w:cs="Times New Roman"/>
                <w:i/>
                <w:sz w:val="22"/>
                <w:szCs w:val="22"/>
                <w:lang w:val="en-GB" w:eastAsia="en-US"/>
              </w:rPr>
              <w:t>of Particulars</w:t>
            </w:r>
            <w:proofErr w:type="gramEnd"/>
            <w:r w:rsidRPr="00E43EFB">
              <w:rPr>
                <w:rFonts w:ascii="Times New Roman" w:hAnsi="Times New Roman" w:cs="Times New Roman"/>
                <w:i/>
                <w:sz w:val="22"/>
                <w:szCs w:val="22"/>
                <w:lang w:val="en-GB" w:eastAsia="en-US"/>
              </w:rPr>
              <w:t>.</w:t>
            </w:r>
            <w:r w:rsidRPr="00E43EFB">
              <w:rPr>
                <w:rFonts w:ascii="Times New Roman" w:hAnsi="Times New Roman" w:cs="Times New Roman"/>
                <w:sz w:val="22"/>
                <w:szCs w:val="22"/>
                <w:lang w:val="en-GB" w:eastAsia="en-US"/>
              </w:rPr>
              <w:t>]</w:t>
            </w:r>
          </w:p>
        </w:tc>
      </w:tr>
      <w:tr w:rsidR="00E43EFB" w:rsidRPr="00E43EFB" w14:paraId="68BC4F36" w14:textId="77777777" w:rsidTr="00E43EFB">
        <w:trPr>
          <w:divId w:val="2116439976"/>
          <w:cantSplit/>
          <w:jc w:val="center"/>
        </w:trPr>
        <w:tc>
          <w:tcPr>
            <w:tcW w:w="7270" w:type="dxa"/>
          </w:tcPr>
          <w:p w14:paraId="2F97AC5E" w14:textId="77777777" w:rsidR="00E43EFB" w:rsidRPr="00E43EFB" w:rsidRDefault="00E43EFB" w:rsidP="00E43EFB">
            <w:pPr>
              <w:spacing w:before="60" w:after="60" w:line="240" w:lineRule="auto"/>
              <w:ind w:left="475" w:hanging="475"/>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GUID=dea18d9f-3bc0-4bb5-a7cd-85d4d875a861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OR</w:t>
            </w:r>
          </w:p>
        </w:tc>
      </w:tr>
      <w:tr w:rsidR="00E43EFB" w:rsidRPr="00E43EFB" w14:paraId="46A34981" w14:textId="77777777" w:rsidTr="00E43EFB">
        <w:trPr>
          <w:divId w:val="2116439976"/>
          <w:cantSplit/>
          <w:jc w:val="center"/>
        </w:trPr>
        <w:tc>
          <w:tcPr>
            <w:tcW w:w="7270" w:type="dxa"/>
          </w:tcPr>
          <w:p w14:paraId="1B37CC3F" w14:textId="77777777" w:rsidR="00E43EFB" w:rsidRPr="00E43EFB" w:rsidRDefault="00E43EFB" w:rsidP="00E43EFB">
            <w:pPr>
              <w:spacing w:before="60" w:after="60" w:line="240" w:lineRule="auto"/>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GUID=b4654612-2416-46ac-b8db-5af224b4b9a2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The marriage has broken down irretrievably*</w:t>
            </w:r>
          </w:p>
        </w:tc>
      </w:tr>
      <w:tr w:rsidR="00E43EFB" w:rsidRPr="00E43EFB" w14:paraId="3678358E" w14:textId="77777777" w:rsidTr="00E43EFB">
        <w:trPr>
          <w:divId w:val="2116439976"/>
          <w:cantSplit/>
          <w:jc w:val="center"/>
        </w:trPr>
        <w:tc>
          <w:tcPr>
            <w:tcW w:w="7270" w:type="dxa"/>
          </w:tcPr>
          <w:p w14:paraId="0147B1AF" w14:textId="77777777" w:rsidR="00E43EFB" w:rsidRPr="00E43EFB" w:rsidRDefault="00E43EFB" w:rsidP="00E43EFB">
            <w:pPr>
              <w:spacing w:before="60" w:after="60" w:line="240" w:lineRule="auto"/>
              <w:ind w:left="475" w:hanging="475"/>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GUID=8fd24d7f-4284-4557-adce-dbbb7e0cf567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ab/>
              <w:t>Fact(s) relied upon for the irretrievable breakdown of the marriage (for the purposes of section 95(3) of the Women’s Charter): [</w:t>
            </w:r>
            <w:r w:rsidRPr="00E43EFB">
              <w:rPr>
                <w:rFonts w:ascii="Times New Roman" w:hAnsi="Times New Roman" w:cs="Times New Roman"/>
                <w:i/>
                <w:sz w:val="22"/>
                <w:szCs w:val="22"/>
                <w:lang w:val="en-GB" w:eastAsia="en-US"/>
              </w:rPr>
              <w:t>Choose one or more of the following</w:t>
            </w:r>
            <w:r w:rsidRPr="00E43EFB">
              <w:rPr>
                <w:rFonts w:ascii="Times New Roman" w:hAnsi="Times New Roman" w:cs="Times New Roman"/>
                <w:sz w:val="22"/>
                <w:szCs w:val="22"/>
                <w:lang w:val="en-GB" w:eastAsia="en-US"/>
              </w:rPr>
              <w:t>]</w:t>
            </w:r>
          </w:p>
        </w:tc>
      </w:tr>
      <w:tr w:rsidR="00E43EFB" w:rsidRPr="00E43EFB" w14:paraId="1547F41C" w14:textId="77777777" w:rsidTr="00E43EFB">
        <w:trPr>
          <w:divId w:val="2116439976"/>
          <w:cantSplit/>
          <w:jc w:val="center"/>
        </w:trPr>
        <w:tc>
          <w:tcPr>
            <w:tcW w:w="7270" w:type="dxa"/>
          </w:tcPr>
          <w:p w14:paraId="3CAB5E28"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GUID=3101440e-ab21-4337-882b-794950f4687e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w:t>
            </w:r>
            <w:r w:rsidRPr="00E43EFB">
              <w:rPr>
                <w:rFonts w:ascii="Times New Roman" w:hAnsi="Times New Roman" w:cs="Times New Roman"/>
                <w:i/>
                <w:sz w:val="22"/>
                <w:szCs w:val="22"/>
                <w:lang w:val="en-GB" w:eastAsia="en-US"/>
              </w:rPr>
              <w:t>a</w:t>
            </w:r>
            <w:r w:rsidRPr="00E43EFB">
              <w:rPr>
                <w:rFonts w:ascii="Times New Roman" w:hAnsi="Times New Roman" w:cs="Times New Roman"/>
                <w:sz w:val="22"/>
                <w:szCs w:val="22"/>
                <w:lang w:val="en-GB" w:eastAsia="en-US"/>
              </w:rPr>
              <w:t>)</w:t>
            </w:r>
            <w:r w:rsidRPr="00E43EFB">
              <w:rPr>
                <w:rFonts w:ascii="Times New Roman" w:hAnsi="Times New Roman" w:cs="Times New Roman"/>
                <w:sz w:val="22"/>
                <w:szCs w:val="22"/>
                <w:lang w:val="en-GB" w:eastAsia="en-US"/>
              </w:rPr>
              <w:tab/>
              <w:t>That the Defendant has committed adultery and the Plaintiff finds it intolerable to live with the Defendant.</w:t>
            </w:r>
          </w:p>
        </w:tc>
      </w:tr>
      <w:tr w:rsidR="00E43EFB" w:rsidRPr="00E43EFB" w14:paraId="5259BD71" w14:textId="77777777" w:rsidTr="00E43EFB">
        <w:trPr>
          <w:divId w:val="2116439976"/>
          <w:cantSplit/>
          <w:jc w:val="center"/>
        </w:trPr>
        <w:tc>
          <w:tcPr>
            <w:tcW w:w="7270" w:type="dxa"/>
          </w:tcPr>
          <w:p w14:paraId="046C85E8"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GUID=cdef7a32-602d-43dc-89d2-51d9060fdb42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w:t>
            </w:r>
            <w:r w:rsidRPr="00E43EFB">
              <w:rPr>
                <w:rFonts w:ascii="Times New Roman" w:hAnsi="Times New Roman" w:cs="Times New Roman"/>
                <w:i/>
                <w:sz w:val="22"/>
                <w:szCs w:val="22"/>
                <w:lang w:val="en-GB" w:eastAsia="en-US"/>
              </w:rPr>
              <w:t>b</w:t>
            </w:r>
            <w:r w:rsidRPr="00E43EFB">
              <w:rPr>
                <w:rFonts w:ascii="Times New Roman" w:hAnsi="Times New Roman" w:cs="Times New Roman"/>
                <w:sz w:val="22"/>
                <w:szCs w:val="22"/>
                <w:lang w:val="en-GB" w:eastAsia="en-US"/>
              </w:rPr>
              <w:t>)</w:t>
            </w:r>
            <w:r w:rsidRPr="00E43EFB">
              <w:rPr>
                <w:rFonts w:ascii="Times New Roman" w:hAnsi="Times New Roman" w:cs="Times New Roman"/>
                <w:sz w:val="22"/>
                <w:szCs w:val="22"/>
                <w:lang w:val="en-GB" w:eastAsia="en-US"/>
              </w:rPr>
              <w:tab/>
              <w:t>That the Defendant has behaved in such a way that the Plaintiff cannot reasonably be expected to live with the Defendant.</w:t>
            </w:r>
          </w:p>
        </w:tc>
      </w:tr>
      <w:tr w:rsidR="00E43EFB" w:rsidRPr="00E43EFB" w14:paraId="4EBFF1B4" w14:textId="77777777" w:rsidTr="00E43EFB">
        <w:trPr>
          <w:divId w:val="2116439976"/>
          <w:cantSplit/>
          <w:jc w:val="center"/>
        </w:trPr>
        <w:tc>
          <w:tcPr>
            <w:tcW w:w="7270" w:type="dxa"/>
          </w:tcPr>
          <w:p w14:paraId="57C57FAD"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lastRenderedPageBreak/>
              <w:fldChar w:fldCharType="begin"/>
            </w:r>
            <w:r w:rsidRPr="00E43EFB">
              <w:rPr>
                <w:rFonts w:ascii="Times New Roman" w:hAnsi="Times New Roman" w:cs="Times New Roman"/>
                <w:sz w:val="22"/>
                <w:szCs w:val="22"/>
                <w:lang w:val="en-GB" w:eastAsia="en-US"/>
              </w:rPr>
              <w:instrText xml:space="preserve"> GUID=3faeb197-01b4-4fdd-863f-60fbdba56670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w:t>
            </w:r>
            <w:r w:rsidRPr="00E43EFB">
              <w:rPr>
                <w:rFonts w:ascii="Times New Roman" w:hAnsi="Times New Roman" w:cs="Times New Roman"/>
                <w:i/>
                <w:sz w:val="22"/>
                <w:szCs w:val="22"/>
                <w:lang w:val="en-GB" w:eastAsia="en-US"/>
              </w:rPr>
              <w:t>c</w:t>
            </w:r>
            <w:r w:rsidRPr="00E43EFB">
              <w:rPr>
                <w:rFonts w:ascii="Times New Roman" w:hAnsi="Times New Roman" w:cs="Times New Roman"/>
                <w:sz w:val="22"/>
                <w:szCs w:val="22"/>
                <w:lang w:val="en-GB" w:eastAsia="en-US"/>
              </w:rPr>
              <w:t>)</w:t>
            </w:r>
            <w:r w:rsidRPr="00E43EFB">
              <w:rPr>
                <w:rFonts w:ascii="Times New Roman" w:hAnsi="Times New Roman" w:cs="Times New Roman"/>
                <w:sz w:val="22"/>
                <w:szCs w:val="22"/>
                <w:lang w:val="en-GB" w:eastAsia="en-US"/>
              </w:rPr>
              <w:tab/>
              <w:t>That the Defendant has deserted the Plaintiff for a continuous period of at least 2 years immediately preceding the filing of the writ.</w:t>
            </w:r>
          </w:p>
        </w:tc>
      </w:tr>
      <w:tr w:rsidR="00E43EFB" w:rsidRPr="00E43EFB" w14:paraId="3BC83A5D" w14:textId="77777777" w:rsidTr="00E43EFB">
        <w:trPr>
          <w:divId w:val="2116439976"/>
          <w:cantSplit/>
          <w:jc w:val="center"/>
        </w:trPr>
        <w:tc>
          <w:tcPr>
            <w:tcW w:w="7270" w:type="dxa"/>
          </w:tcPr>
          <w:p w14:paraId="34A868C6"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GUID=9b04cdbf-8906-4c6a-8a65-61b5a63a1b74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w:t>
            </w:r>
            <w:r w:rsidRPr="00E43EFB">
              <w:rPr>
                <w:rFonts w:ascii="Times New Roman" w:hAnsi="Times New Roman" w:cs="Times New Roman"/>
                <w:i/>
                <w:sz w:val="22"/>
                <w:szCs w:val="22"/>
                <w:lang w:val="en-GB" w:eastAsia="en-US"/>
              </w:rPr>
              <w:t>d</w:t>
            </w:r>
            <w:r w:rsidRPr="00E43EFB">
              <w:rPr>
                <w:rFonts w:ascii="Times New Roman" w:hAnsi="Times New Roman" w:cs="Times New Roman"/>
                <w:sz w:val="22"/>
                <w:szCs w:val="22"/>
                <w:lang w:val="en-GB" w:eastAsia="en-US"/>
              </w:rPr>
              <w:t>)</w:t>
            </w:r>
            <w:r w:rsidRPr="00E43EFB">
              <w:rPr>
                <w:rFonts w:ascii="Times New Roman" w:hAnsi="Times New Roman" w:cs="Times New Roman"/>
                <w:sz w:val="22"/>
                <w:szCs w:val="22"/>
                <w:lang w:val="en-GB" w:eastAsia="en-US"/>
              </w:rPr>
              <w:tab/>
              <w:t>That the parties to the marriage have lived apart for a continuous period of at least 3 years immediately preceding the filing of the writ and the Defendant consents to a judgment being granted. [</w:t>
            </w:r>
            <w:r w:rsidRPr="00E43EFB">
              <w:rPr>
                <w:rFonts w:ascii="Times New Roman" w:hAnsi="Times New Roman" w:cs="Times New Roman"/>
                <w:i/>
                <w:sz w:val="22"/>
                <w:szCs w:val="22"/>
                <w:lang w:val="en-GB" w:eastAsia="en-US"/>
              </w:rPr>
              <w:t>The Statement of Particulars is to annex a copy of the Defendant’s consent if available.</w:t>
            </w:r>
            <w:r w:rsidRPr="00E43EFB">
              <w:rPr>
                <w:rFonts w:ascii="Times New Roman" w:hAnsi="Times New Roman" w:cs="Times New Roman"/>
                <w:sz w:val="22"/>
                <w:szCs w:val="22"/>
                <w:lang w:val="en-GB" w:eastAsia="en-US"/>
              </w:rPr>
              <w:t>]</w:t>
            </w:r>
          </w:p>
        </w:tc>
      </w:tr>
      <w:tr w:rsidR="00E43EFB" w:rsidRPr="00E43EFB" w14:paraId="7541EBDD" w14:textId="77777777" w:rsidTr="00E43EFB">
        <w:trPr>
          <w:divId w:val="2116439976"/>
          <w:cantSplit/>
          <w:jc w:val="center"/>
        </w:trPr>
        <w:tc>
          <w:tcPr>
            <w:tcW w:w="7270" w:type="dxa"/>
          </w:tcPr>
          <w:p w14:paraId="0B73D1BD" w14:textId="77777777" w:rsidR="00E43EFB" w:rsidRPr="00E43EFB" w:rsidRDefault="00E43EFB" w:rsidP="00E43EFB">
            <w:pPr>
              <w:spacing w:before="60" w:after="60" w:line="240" w:lineRule="auto"/>
              <w:ind w:left="940" w:hanging="508"/>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GUID=2a76d668-83f8-4754-aa75-02ded8db285a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w:t>
            </w:r>
            <w:r w:rsidRPr="00E43EFB">
              <w:rPr>
                <w:rFonts w:ascii="Times New Roman" w:hAnsi="Times New Roman" w:cs="Times New Roman"/>
                <w:i/>
                <w:sz w:val="22"/>
                <w:szCs w:val="22"/>
                <w:lang w:val="en-GB" w:eastAsia="en-US"/>
              </w:rPr>
              <w:t>e</w:t>
            </w:r>
            <w:r w:rsidRPr="00E43EFB">
              <w:rPr>
                <w:rFonts w:ascii="Times New Roman" w:hAnsi="Times New Roman" w:cs="Times New Roman"/>
                <w:sz w:val="22"/>
                <w:szCs w:val="22"/>
                <w:lang w:val="en-GB" w:eastAsia="en-US"/>
              </w:rPr>
              <w:t>)</w:t>
            </w:r>
            <w:r w:rsidRPr="00E43EFB">
              <w:rPr>
                <w:rFonts w:ascii="Times New Roman" w:hAnsi="Times New Roman" w:cs="Times New Roman"/>
                <w:sz w:val="22"/>
                <w:szCs w:val="22"/>
                <w:lang w:val="en-GB" w:eastAsia="en-US"/>
              </w:rPr>
              <w:tab/>
              <w:t>That the parties to the marriage have lived apart for a continuous period of at least 4 years immediately preceding the filing of the writ.</w:t>
            </w:r>
          </w:p>
        </w:tc>
      </w:tr>
      <w:tr w:rsidR="00E43EFB" w:rsidRPr="00E43EFB" w14:paraId="648C2B08" w14:textId="77777777" w:rsidTr="00E43EFB">
        <w:trPr>
          <w:divId w:val="2116439976"/>
          <w:cantSplit/>
          <w:jc w:val="center"/>
        </w:trPr>
        <w:tc>
          <w:tcPr>
            <w:tcW w:w="7270" w:type="dxa"/>
          </w:tcPr>
          <w:p w14:paraId="7D0283EE" w14:textId="77777777" w:rsidR="00E43EFB" w:rsidRPr="00E43EFB" w:rsidRDefault="00E43EFB" w:rsidP="00E43EFB">
            <w:pPr>
              <w:spacing w:before="60" w:after="60" w:line="240" w:lineRule="auto"/>
              <w:ind w:left="940"/>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GUID=01867d7b-f2b6-4c84-8136-db78ec2377e5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w:t>
            </w:r>
            <w:r w:rsidRPr="00E43EFB">
              <w:rPr>
                <w:rFonts w:ascii="Times New Roman" w:hAnsi="Times New Roman" w:cs="Times New Roman"/>
                <w:i/>
                <w:sz w:val="22"/>
                <w:szCs w:val="22"/>
                <w:lang w:val="en-GB" w:eastAsia="en-US"/>
              </w:rPr>
              <w:t xml:space="preserve">Full particulars of the individual facts relied on but not the evidence by which they are to be proved, and any other relevant information, to be stated in the Statement </w:t>
            </w:r>
            <w:proofErr w:type="gramStart"/>
            <w:r w:rsidRPr="00E43EFB">
              <w:rPr>
                <w:rFonts w:ascii="Times New Roman" w:hAnsi="Times New Roman" w:cs="Times New Roman"/>
                <w:i/>
                <w:sz w:val="22"/>
                <w:szCs w:val="22"/>
                <w:lang w:val="en-GB" w:eastAsia="en-US"/>
              </w:rPr>
              <w:t>of Particulars</w:t>
            </w:r>
            <w:proofErr w:type="gramEnd"/>
            <w:r w:rsidRPr="00E43EFB">
              <w:rPr>
                <w:rFonts w:ascii="Times New Roman" w:hAnsi="Times New Roman" w:cs="Times New Roman"/>
                <w:i/>
                <w:sz w:val="22"/>
                <w:szCs w:val="22"/>
                <w:lang w:val="en-GB" w:eastAsia="en-US"/>
              </w:rPr>
              <w:t>.</w:t>
            </w:r>
            <w:r w:rsidRPr="00E43EFB">
              <w:rPr>
                <w:rFonts w:ascii="Times New Roman" w:hAnsi="Times New Roman" w:cs="Times New Roman"/>
                <w:sz w:val="22"/>
                <w:szCs w:val="22"/>
                <w:lang w:val="en-GB" w:eastAsia="en-US"/>
              </w:rPr>
              <w:t>]</w:t>
            </w:r>
          </w:p>
        </w:tc>
      </w:tr>
      <w:tr w:rsidR="00E43EFB" w:rsidRPr="00E43EFB" w14:paraId="0D36923F" w14:textId="77777777" w:rsidTr="00E43EFB">
        <w:trPr>
          <w:divId w:val="2116439976"/>
          <w:cantSplit/>
          <w:jc w:val="center"/>
        </w:trPr>
        <w:tc>
          <w:tcPr>
            <w:tcW w:w="7270" w:type="dxa"/>
          </w:tcPr>
          <w:p w14:paraId="705BCF8F" w14:textId="77777777" w:rsidR="00E43EFB" w:rsidRPr="00E43EFB" w:rsidRDefault="00E43EFB" w:rsidP="00E43EFB">
            <w:pPr>
              <w:spacing w:before="60" w:after="60" w:line="240" w:lineRule="auto"/>
              <w:ind w:left="475" w:hanging="475"/>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GUID=d3a64a31-dfd3-42b7-babc-52273bb936d4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OR</w:t>
            </w:r>
          </w:p>
        </w:tc>
      </w:tr>
      <w:tr w:rsidR="00E43EFB" w:rsidRPr="00E43EFB" w14:paraId="510F8F41" w14:textId="77777777" w:rsidTr="00E43EFB">
        <w:trPr>
          <w:divId w:val="2116439976"/>
          <w:cantSplit/>
          <w:jc w:val="center"/>
        </w:trPr>
        <w:tc>
          <w:tcPr>
            <w:tcW w:w="7270" w:type="dxa"/>
          </w:tcPr>
          <w:p w14:paraId="01952094" w14:textId="77777777" w:rsidR="00E43EFB" w:rsidRPr="00E43EFB" w:rsidRDefault="00E43EFB" w:rsidP="00E43EFB">
            <w:pPr>
              <w:spacing w:before="60" w:after="60" w:line="240" w:lineRule="auto"/>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GUID=b0d444fc-cd61-4b5d-af74-38a742848852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That the Defendant be presumed dead and the divorce be granted*</w:t>
            </w:r>
          </w:p>
        </w:tc>
      </w:tr>
      <w:tr w:rsidR="00E43EFB" w:rsidRPr="00E43EFB" w14:paraId="1E1D3193" w14:textId="77777777" w:rsidTr="00E43EFB">
        <w:trPr>
          <w:divId w:val="2116439976"/>
          <w:cantSplit/>
          <w:jc w:val="center"/>
        </w:trPr>
        <w:tc>
          <w:tcPr>
            <w:tcW w:w="7270" w:type="dxa"/>
          </w:tcPr>
          <w:p w14:paraId="5CF78103"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GUID=4d34924d-3f1b-449d-8f32-38271fb41660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w:t>
            </w:r>
            <w:r w:rsidRPr="00E43EFB">
              <w:rPr>
                <w:rFonts w:ascii="Times New Roman" w:hAnsi="Times New Roman" w:cs="Times New Roman"/>
                <w:i/>
                <w:sz w:val="22"/>
                <w:szCs w:val="22"/>
                <w:lang w:val="en-GB" w:eastAsia="en-US"/>
              </w:rPr>
              <w:t>a</w:t>
            </w:r>
            <w:r w:rsidRPr="00E43EFB">
              <w:rPr>
                <w:rFonts w:ascii="Times New Roman" w:hAnsi="Times New Roman" w:cs="Times New Roman"/>
                <w:sz w:val="22"/>
                <w:szCs w:val="22"/>
                <w:lang w:val="en-GB" w:eastAsia="en-US"/>
              </w:rPr>
              <w:t>)</w:t>
            </w:r>
            <w:r w:rsidRPr="00E43EFB">
              <w:rPr>
                <w:rFonts w:ascii="Times New Roman" w:hAnsi="Times New Roman" w:cs="Times New Roman"/>
                <w:sz w:val="22"/>
                <w:szCs w:val="22"/>
                <w:lang w:val="en-GB" w:eastAsia="en-US"/>
              </w:rPr>
              <w:tab/>
              <w:t>Circumstances in which Parties Ceased to Cohabit</w:t>
            </w:r>
          </w:p>
        </w:tc>
      </w:tr>
      <w:tr w:rsidR="00E43EFB" w:rsidRPr="00E43EFB" w14:paraId="614F5F96" w14:textId="77777777" w:rsidTr="00E43EFB">
        <w:trPr>
          <w:divId w:val="2116439976"/>
          <w:cantSplit/>
          <w:jc w:val="center"/>
        </w:trPr>
        <w:tc>
          <w:tcPr>
            <w:tcW w:w="7270" w:type="dxa"/>
          </w:tcPr>
          <w:p w14:paraId="610393F1"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GUID=4976c813-42cf-41f6-a3d4-4b1080cfc8e1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ab/>
              <w:t>[</w:t>
            </w:r>
            <w:r w:rsidRPr="00E43EFB">
              <w:rPr>
                <w:rFonts w:ascii="Times New Roman" w:hAnsi="Times New Roman" w:cs="Times New Roman"/>
                <w:i/>
                <w:sz w:val="22"/>
                <w:szCs w:val="22"/>
                <w:lang w:val="en-GB" w:eastAsia="en-US"/>
              </w:rPr>
              <w:t>To state the circumstances in which the parties ceased to cohabit, and the last place at which they cohabited.</w:t>
            </w:r>
            <w:r w:rsidRPr="00E43EFB">
              <w:rPr>
                <w:rFonts w:ascii="Times New Roman" w:hAnsi="Times New Roman" w:cs="Times New Roman"/>
                <w:sz w:val="22"/>
                <w:szCs w:val="22"/>
                <w:lang w:val="en-GB" w:eastAsia="en-US"/>
              </w:rPr>
              <w:t>]</w:t>
            </w:r>
          </w:p>
        </w:tc>
      </w:tr>
      <w:tr w:rsidR="00E43EFB" w:rsidRPr="00E43EFB" w14:paraId="1AD81BA5" w14:textId="77777777" w:rsidTr="00E43EFB">
        <w:trPr>
          <w:divId w:val="2116439976"/>
          <w:cantSplit/>
          <w:jc w:val="center"/>
        </w:trPr>
        <w:tc>
          <w:tcPr>
            <w:tcW w:w="7270" w:type="dxa"/>
          </w:tcPr>
          <w:p w14:paraId="3D12F1EE"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GUID=b1ec481a-8cbf-4627-9f70-3dbf76e8e988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w:t>
            </w:r>
            <w:r w:rsidRPr="00E43EFB">
              <w:rPr>
                <w:rFonts w:ascii="Times New Roman" w:hAnsi="Times New Roman" w:cs="Times New Roman"/>
                <w:i/>
                <w:sz w:val="22"/>
                <w:szCs w:val="22"/>
                <w:lang w:val="en-GB" w:eastAsia="en-US"/>
              </w:rPr>
              <w:t>b</w:t>
            </w:r>
            <w:r w:rsidRPr="00E43EFB">
              <w:rPr>
                <w:rFonts w:ascii="Times New Roman" w:hAnsi="Times New Roman" w:cs="Times New Roman"/>
                <w:sz w:val="22"/>
                <w:szCs w:val="22"/>
                <w:lang w:val="en-GB" w:eastAsia="en-US"/>
              </w:rPr>
              <w:t>)</w:t>
            </w:r>
            <w:r w:rsidRPr="00E43EFB">
              <w:rPr>
                <w:rFonts w:ascii="Times New Roman" w:hAnsi="Times New Roman" w:cs="Times New Roman"/>
                <w:sz w:val="22"/>
                <w:szCs w:val="22"/>
                <w:lang w:val="en-GB" w:eastAsia="en-US"/>
              </w:rPr>
              <w:tab/>
              <w:t>Last Contact with Defendant</w:t>
            </w:r>
          </w:p>
        </w:tc>
      </w:tr>
      <w:tr w:rsidR="00E43EFB" w:rsidRPr="00E43EFB" w14:paraId="49A8103E" w14:textId="77777777" w:rsidTr="00E43EFB">
        <w:trPr>
          <w:divId w:val="2116439976"/>
          <w:cantSplit/>
          <w:jc w:val="center"/>
        </w:trPr>
        <w:tc>
          <w:tcPr>
            <w:tcW w:w="7270" w:type="dxa"/>
          </w:tcPr>
          <w:p w14:paraId="6FA936CC" w14:textId="77777777" w:rsidR="00E43EFB" w:rsidRPr="00E43EFB" w:rsidRDefault="00E43EFB" w:rsidP="00E43EFB">
            <w:pPr>
              <w:spacing w:before="60" w:after="60" w:line="240" w:lineRule="auto"/>
              <w:ind w:left="188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GUID=ac17e25b-1751-453f-8412-b40b4d960de7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w:t>
            </w:r>
            <w:proofErr w:type="spellStart"/>
            <w:r w:rsidRPr="00E43EFB">
              <w:rPr>
                <w:rFonts w:ascii="Times New Roman" w:hAnsi="Times New Roman" w:cs="Times New Roman"/>
                <w:sz w:val="22"/>
                <w:szCs w:val="22"/>
                <w:lang w:val="en-GB" w:eastAsia="en-US"/>
              </w:rPr>
              <w:t>i</w:t>
            </w:r>
            <w:proofErr w:type="spellEnd"/>
            <w:r w:rsidRPr="00E43EFB">
              <w:rPr>
                <w:rFonts w:ascii="Times New Roman" w:hAnsi="Times New Roman" w:cs="Times New Roman"/>
                <w:sz w:val="22"/>
                <w:szCs w:val="22"/>
                <w:lang w:val="en-GB" w:eastAsia="en-US"/>
              </w:rPr>
              <w:t>)</w:t>
            </w:r>
            <w:r w:rsidRPr="00E43EFB">
              <w:rPr>
                <w:rFonts w:ascii="Times New Roman" w:hAnsi="Times New Roman" w:cs="Times New Roman"/>
                <w:sz w:val="22"/>
                <w:szCs w:val="22"/>
                <w:lang w:val="en-GB" w:eastAsia="en-US"/>
              </w:rPr>
              <w:tab/>
              <w:t>Date when the Defendant was last heard of:</w:t>
            </w:r>
          </w:p>
        </w:tc>
      </w:tr>
      <w:tr w:rsidR="00E43EFB" w:rsidRPr="00E43EFB" w14:paraId="1487625B" w14:textId="77777777" w:rsidTr="00E43EFB">
        <w:trPr>
          <w:divId w:val="2116439976"/>
          <w:cantSplit/>
          <w:jc w:val="center"/>
        </w:trPr>
        <w:tc>
          <w:tcPr>
            <w:tcW w:w="7270" w:type="dxa"/>
          </w:tcPr>
          <w:p w14:paraId="4F83F629" w14:textId="77777777" w:rsidR="00E43EFB" w:rsidRPr="00E43EFB" w:rsidRDefault="00E43EFB" w:rsidP="00E43EFB">
            <w:pPr>
              <w:spacing w:before="60" w:after="60" w:line="240" w:lineRule="auto"/>
              <w:ind w:left="188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GUID=9910e8da-7a36-4741-8520-088888d1cfa1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(ii)</w:t>
            </w:r>
            <w:r w:rsidRPr="00E43EFB">
              <w:rPr>
                <w:rFonts w:ascii="Times New Roman" w:hAnsi="Times New Roman" w:cs="Times New Roman"/>
                <w:sz w:val="22"/>
                <w:szCs w:val="22"/>
                <w:lang w:val="en-GB" w:eastAsia="en-US"/>
              </w:rPr>
              <w:tab/>
              <w:t>Place where the Defendant was last seen:</w:t>
            </w:r>
          </w:p>
        </w:tc>
      </w:tr>
      <w:tr w:rsidR="00E43EFB" w:rsidRPr="00E43EFB" w14:paraId="0E782E49" w14:textId="77777777" w:rsidTr="00E43EFB">
        <w:trPr>
          <w:divId w:val="2116439976"/>
          <w:cantSplit/>
          <w:jc w:val="center"/>
        </w:trPr>
        <w:tc>
          <w:tcPr>
            <w:tcW w:w="7270" w:type="dxa"/>
          </w:tcPr>
          <w:p w14:paraId="28D50045"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GUID=3d99fc4f-f753-4245-aab9-d11246afbeae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w:t>
            </w:r>
            <w:r w:rsidRPr="00E43EFB">
              <w:rPr>
                <w:rFonts w:ascii="Times New Roman" w:hAnsi="Times New Roman" w:cs="Times New Roman"/>
                <w:i/>
                <w:sz w:val="22"/>
                <w:szCs w:val="22"/>
                <w:lang w:val="en-GB" w:eastAsia="en-US"/>
              </w:rPr>
              <w:t>c</w:t>
            </w:r>
            <w:r w:rsidRPr="00E43EFB">
              <w:rPr>
                <w:rFonts w:ascii="Times New Roman" w:hAnsi="Times New Roman" w:cs="Times New Roman"/>
                <w:sz w:val="22"/>
                <w:szCs w:val="22"/>
                <w:lang w:val="en-GB" w:eastAsia="en-US"/>
              </w:rPr>
              <w:t>)</w:t>
            </w:r>
            <w:r w:rsidRPr="00E43EFB">
              <w:rPr>
                <w:rFonts w:ascii="Times New Roman" w:hAnsi="Times New Roman" w:cs="Times New Roman"/>
                <w:sz w:val="22"/>
                <w:szCs w:val="22"/>
                <w:lang w:val="en-GB" w:eastAsia="en-US"/>
              </w:rPr>
              <w:tab/>
              <w:t>Steps Taken to Trace the Defendant</w:t>
            </w:r>
          </w:p>
        </w:tc>
      </w:tr>
      <w:tr w:rsidR="00E43EFB" w:rsidRPr="00E43EFB" w14:paraId="5FC5C0DB" w14:textId="77777777" w:rsidTr="00E43EFB">
        <w:trPr>
          <w:divId w:val="2116439976"/>
          <w:cantSplit/>
          <w:jc w:val="center"/>
        </w:trPr>
        <w:tc>
          <w:tcPr>
            <w:tcW w:w="7270" w:type="dxa"/>
          </w:tcPr>
          <w:p w14:paraId="33946A7B"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GUID=80a9f673-183c-4f28-bbbb-9131b85eba0c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ab/>
              <w:t>[</w:t>
            </w:r>
            <w:r w:rsidRPr="00E43EFB">
              <w:rPr>
                <w:rFonts w:ascii="Times New Roman" w:hAnsi="Times New Roman" w:cs="Times New Roman"/>
                <w:i/>
                <w:sz w:val="22"/>
                <w:szCs w:val="22"/>
                <w:lang w:val="en-GB" w:eastAsia="en-US"/>
              </w:rPr>
              <w:t xml:space="preserve">To state particulars of steps taken to trace the Defendant and any other relevant information in the Statement </w:t>
            </w:r>
            <w:proofErr w:type="gramStart"/>
            <w:r w:rsidRPr="00E43EFB">
              <w:rPr>
                <w:rFonts w:ascii="Times New Roman" w:hAnsi="Times New Roman" w:cs="Times New Roman"/>
                <w:i/>
                <w:sz w:val="22"/>
                <w:szCs w:val="22"/>
                <w:lang w:val="en-GB" w:eastAsia="en-US"/>
              </w:rPr>
              <w:t>of Particulars</w:t>
            </w:r>
            <w:proofErr w:type="gramEnd"/>
            <w:r w:rsidRPr="00E43EFB">
              <w:rPr>
                <w:rFonts w:ascii="Times New Roman" w:hAnsi="Times New Roman" w:cs="Times New Roman"/>
                <w:sz w:val="22"/>
                <w:szCs w:val="22"/>
                <w:lang w:val="en-GB" w:eastAsia="en-US"/>
              </w:rPr>
              <w:t>.]</w:t>
            </w:r>
          </w:p>
        </w:tc>
      </w:tr>
      <w:tr w:rsidR="00E43EFB" w:rsidRPr="00E43EFB" w14:paraId="35242231" w14:textId="77777777" w:rsidTr="00E43EFB">
        <w:trPr>
          <w:divId w:val="2116439976"/>
          <w:cantSplit/>
          <w:jc w:val="center"/>
        </w:trPr>
        <w:tc>
          <w:tcPr>
            <w:tcW w:w="7270" w:type="dxa"/>
          </w:tcPr>
          <w:p w14:paraId="40847909"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GUID=60a9163f-91f4-4f88-9c19-872e0ee7fc91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ab/>
              <w:t>In the circumstances, from [</w:t>
            </w:r>
            <w:r w:rsidRPr="00E43EFB">
              <w:rPr>
                <w:rFonts w:ascii="Times New Roman" w:hAnsi="Times New Roman" w:cs="Times New Roman"/>
                <w:i/>
                <w:sz w:val="22"/>
                <w:szCs w:val="22"/>
                <w:lang w:val="en-GB" w:eastAsia="en-US"/>
              </w:rPr>
              <w:t>to state date</w:t>
            </w:r>
            <w:r w:rsidRPr="00E43EFB">
              <w:rPr>
                <w:rFonts w:ascii="Times New Roman" w:hAnsi="Times New Roman" w:cs="Times New Roman"/>
                <w:sz w:val="22"/>
                <w:szCs w:val="22"/>
                <w:lang w:val="en-GB" w:eastAsia="en-US"/>
              </w:rPr>
              <w:t>] until now, the Defendant has been continually absent from the marriage life with the Plaintiff and the Plaintiff has no reason to believe that the Defendant has been living within this time.</w:t>
            </w:r>
          </w:p>
        </w:tc>
      </w:tr>
      <w:tr w:rsidR="00E43EFB" w:rsidRPr="00E43EFB" w14:paraId="31FE097F" w14:textId="77777777" w:rsidTr="00E43EFB">
        <w:trPr>
          <w:divId w:val="2116439976"/>
          <w:cantSplit/>
          <w:jc w:val="center"/>
        </w:trPr>
        <w:tc>
          <w:tcPr>
            <w:tcW w:w="7270" w:type="dxa"/>
          </w:tcPr>
          <w:p w14:paraId="4640760F" w14:textId="77777777" w:rsidR="00E43EFB" w:rsidRPr="00E43EFB" w:rsidRDefault="00E43EFB" w:rsidP="00E43EFB">
            <w:pPr>
              <w:spacing w:before="60" w:after="60" w:line="240" w:lineRule="auto"/>
              <w:ind w:left="475" w:hanging="475"/>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GUID=84dc1b80-a927-4e4e-9d33-fa837943ee83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7.</w:t>
            </w:r>
            <w:r w:rsidRPr="00E43EFB">
              <w:rPr>
                <w:rFonts w:ascii="Times New Roman" w:hAnsi="Times New Roman" w:cs="Times New Roman"/>
                <w:sz w:val="22"/>
                <w:szCs w:val="22"/>
                <w:lang w:val="en-GB" w:eastAsia="en-US"/>
              </w:rPr>
              <w:tab/>
              <w:t>Relief Claimed</w:t>
            </w:r>
          </w:p>
        </w:tc>
      </w:tr>
      <w:tr w:rsidR="00E43EFB" w:rsidRPr="00E43EFB" w14:paraId="34D9DB68" w14:textId="77777777" w:rsidTr="00E43EFB">
        <w:trPr>
          <w:divId w:val="2116439976"/>
          <w:cantSplit/>
          <w:jc w:val="center"/>
        </w:trPr>
        <w:tc>
          <w:tcPr>
            <w:tcW w:w="7270" w:type="dxa"/>
          </w:tcPr>
          <w:p w14:paraId="79BF2420" w14:textId="77777777" w:rsidR="00E43EFB" w:rsidRPr="00E43EFB" w:rsidRDefault="00E43EFB" w:rsidP="00E43EFB">
            <w:pPr>
              <w:spacing w:before="60" w:after="60" w:line="240" w:lineRule="auto"/>
              <w:ind w:left="475" w:hanging="475"/>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GUID=47beb13e-20ef-4cc3-b675-e7de3db3c55a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ab/>
              <w:t>To state the particulars of relief claimed by the Plaintiff, including any claim for ancillary relief. [</w:t>
            </w:r>
            <w:r w:rsidRPr="00E43EFB">
              <w:rPr>
                <w:rFonts w:ascii="Times New Roman" w:hAnsi="Times New Roman" w:cs="Times New Roman"/>
                <w:i/>
                <w:sz w:val="22"/>
                <w:szCs w:val="22"/>
                <w:lang w:val="en-GB" w:eastAsia="en-US"/>
              </w:rPr>
              <w:t>Choose one or more of the following</w:t>
            </w:r>
            <w:r w:rsidRPr="00E43EFB">
              <w:rPr>
                <w:rFonts w:ascii="Times New Roman" w:hAnsi="Times New Roman" w:cs="Times New Roman"/>
                <w:sz w:val="22"/>
                <w:szCs w:val="22"/>
                <w:lang w:val="en-GB" w:eastAsia="en-US"/>
              </w:rPr>
              <w:t>]</w:t>
            </w:r>
          </w:p>
        </w:tc>
      </w:tr>
      <w:tr w:rsidR="00E43EFB" w:rsidRPr="00E43EFB" w14:paraId="681666C7" w14:textId="77777777" w:rsidTr="00E43EFB">
        <w:trPr>
          <w:divId w:val="2116439976"/>
          <w:cantSplit/>
          <w:jc w:val="center"/>
        </w:trPr>
        <w:tc>
          <w:tcPr>
            <w:tcW w:w="7270" w:type="dxa"/>
          </w:tcPr>
          <w:p w14:paraId="24C30152"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GUID=ceeae9bd-cd67-4aed-827b-7b37f9f19cb9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w:t>
            </w:r>
            <w:r w:rsidRPr="00E43EFB">
              <w:rPr>
                <w:rFonts w:ascii="Times New Roman" w:hAnsi="Times New Roman" w:cs="Times New Roman"/>
                <w:i/>
                <w:sz w:val="22"/>
                <w:szCs w:val="22"/>
                <w:lang w:val="en-GB" w:eastAsia="en-US"/>
              </w:rPr>
              <w:t>a</w:t>
            </w:r>
            <w:r w:rsidRPr="00E43EFB">
              <w:rPr>
                <w:rFonts w:ascii="Times New Roman" w:hAnsi="Times New Roman" w:cs="Times New Roman"/>
                <w:sz w:val="22"/>
                <w:szCs w:val="22"/>
                <w:lang w:val="en-GB" w:eastAsia="en-US"/>
              </w:rPr>
              <w:t>)</w:t>
            </w:r>
            <w:r w:rsidRPr="00E43EFB">
              <w:rPr>
                <w:rFonts w:ascii="Times New Roman" w:hAnsi="Times New Roman" w:cs="Times New Roman"/>
                <w:sz w:val="22"/>
                <w:szCs w:val="22"/>
                <w:lang w:val="en-GB" w:eastAsia="en-US"/>
              </w:rPr>
              <w:tab/>
              <w:t>That the marriage be declared null and void*.</w:t>
            </w:r>
          </w:p>
        </w:tc>
      </w:tr>
      <w:tr w:rsidR="00E43EFB" w:rsidRPr="00E43EFB" w14:paraId="2CB0B402" w14:textId="77777777" w:rsidTr="00E43EFB">
        <w:trPr>
          <w:divId w:val="2116439976"/>
          <w:cantSplit/>
          <w:jc w:val="center"/>
        </w:trPr>
        <w:tc>
          <w:tcPr>
            <w:tcW w:w="7270" w:type="dxa"/>
          </w:tcPr>
          <w:p w14:paraId="3E71BEC7"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GUID=4072f038-46d4-43c8-a7c3-7f9086538c7d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ab/>
              <w:t>OR</w:t>
            </w:r>
          </w:p>
        </w:tc>
      </w:tr>
      <w:tr w:rsidR="00E43EFB" w:rsidRPr="00E43EFB" w14:paraId="3651DAD6" w14:textId="77777777" w:rsidTr="00E43EFB">
        <w:trPr>
          <w:divId w:val="2116439976"/>
          <w:cantSplit/>
          <w:jc w:val="center"/>
        </w:trPr>
        <w:tc>
          <w:tcPr>
            <w:tcW w:w="7270" w:type="dxa"/>
          </w:tcPr>
          <w:p w14:paraId="11F670CB"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GUID=ed76a47d-72e8-4093-b7c6-dc0a1906c3f1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ab/>
              <w:t>That the marriage be dissolved*.</w:t>
            </w:r>
          </w:p>
        </w:tc>
      </w:tr>
      <w:tr w:rsidR="00E43EFB" w:rsidRPr="00E43EFB" w14:paraId="5F3672AE" w14:textId="77777777" w:rsidTr="00E43EFB">
        <w:trPr>
          <w:divId w:val="2116439976"/>
          <w:cantSplit/>
          <w:jc w:val="center"/>
        </w:trPr>
        <w:tc>
          <w:tcPr>
            <w:tcW w:w="7270" w:type="dxa"/>
          </w:tcPr>
          <w:p w14:paraId="7D451B54"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GUID=224954dd-49e9-406d-ac9c-b7cf09292449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ab/>
              <w:t>OR</w:t>
            </w:r>
          </w:p>
        </w:tc>
      </w:tr>
      <w:tr w:rsidR="00E43EFB" w:rsidRPr="00E43EFB" w14:paraId="4280D16D" w14:textId="77777777" w:rsidTr="00E43EFB">
        <w:trPr>
          <w:divId w:val="2116439976"/>
          <w:cantSplit/>
          <w:jc w:val="center"/>
        </w:trPr>
        <w:tc>
          <w:tcPr>
            <w:tcW w:w="7270" w:type="dxa"/>
          </w:tcPr>
          <w:p w14:paraId="46DA5F24"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GUID=605ed29a-cd7c-4ac6-81d7-a92ebe7569f0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ab/>
              <w:t>That a judgment of judicial separation be granted*.</w:t>
            </w:r>
          </w:p>
        </w:tc>
      </w:tr>
      <w:tr w:rsidR="00E43EFB" w:rsidRPr="00E43EFB" w14:paraId="0C5BECC2" w14:textId="77777777" w:rsidTr="00E43EFB">
        <w:trPr>
          <w:divId w:val="2116439976"/>
          <w:cantSplit/>
          <w:jc w:val="center"/>
        </w:trPr>
        <w:tc>
          <w:tcPr>
            <w:tcW w:w="7270" w:type="dxa"/>
          </w:tcPr>
          <w:p w14:paraId="62EF2B45"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GUID=f274c019-20f7-4d96-b641-0f1db93c359a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ab/>
              <w:t>OR</w:t>
            </w:r>
          </w:p>
        </w:tc>
      </w:tr>
      <w:tr w:rsidR="00E43EFB" w:rsidRPr="00E43EFB" w14:paraId="506651EF" w14:textId="77777777" w:rsidTr="00E43EFB">
        <w:trPr>
          <w:divId w:val="2116439976"/>
          <w:cantSplit/>
          <w:jc w:val="center"/>
        </w:trPr>
        <w:tc>
          <w:tcPr>
            <w:tcW w:w="7270" w:type="dxa"/>
          </w:tcPr>
          <w:p w14:paraId="3D96772A"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GUID=b14799ab-0605-4bbc-8a62-cd7fc4ff9fa0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ab/>
              <w:t>That a judgment of presumption of death and divorce be granted*.</w:t>
            </w:r>
          </w:p>
        </w:tc>
      </w:tr>
      <w:tr w:rsidR="00E43EFB" w:rsidRPr="00E43EFB" w14:paraId="50D3482B" w14:textId="77777777" w:rsidTr="00E43EFB">
        <w:trPr>
          <w:divId w:val="2116439976"/>
          <w:cantSplit/>
          <w:jc w:val="center"/>
        </w:trPr>
        <w:tc>
          <w:tcPr>
            <w:tcW w:w="7270" w:type="dxa"/>
          </w:tcPr>
          <w:p w14:paraId="00622933" w14:textId="77777777" w:rsidR="00E43EFB" w:rsidRPr="00E43EFB" w:rsidRDefault="00E43EFB" w:rsidP="00E43EFB">
            <w:pPr>
              <w:spacing w:before="60" w:after="60" w:line="240" w:lineRule="auto"/>
              <w:ind w:left="940" w:hanging="508"/>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GUID=2f55c46f-35df-4f83-8e80-1128e2b361ca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w:t>
            </w:r>
            <w:r w:rsidRPr="00E43EFB">
              <w:rPr>
                <w:rFonts w:ascii="Times New Roman" w:hAnsi="Times New Roman" w:cs="Times New Roman"/>
                <w:i/>
                <w:sz w:val="22"/>
                <w:szCs w:val="22"/>
                <w:lang w:val="en-GB" w:eastAsia="en-US"/>
              </w:rPr>
              <w:t>b</w:t>
            </w:r>
            <w:r w:rsidRPr="00E43EFB">
              <w:rPr>
                <w:rFonts w:ascii="Times New Roman" w:hAnsi="Times New Roman" w:cs="Times New Roman"/>
                <w:sz w:val="22"/>
                <w:szCs w:val="22"/>
                <w:lang w:val="en-GB" w:eastAsia="en-US"/>
              </w:rPr>
              <w:t>)</w:t>
            </w:r>
            <w:r w:rsidRPr="00E43EFB">
              <w:rPr>
                <w:rFonts w:ascii="Times New Roman" w:hAnsi="Times New Roman" w:cs="Times New Roman"/>
                <w:sz w:val="22"/>
                <w:szCs w:val="22"/>
                <w:lang w:val="en-GB" w:eastAsia="en-US"/>
              </w:rPr>
              <w:tab/>
              <w:t>Custody* of and/or care and control* of the child/children* of the marriage</w:t>
            </w:r>
          </w:p>
        </w:tc>
      </w:tr>
      <w:tr w:rsidR="00E43EFB" w:rsidRPr="00E43EFB" w14:paraId="7773DFC0" w14:textId="77777777" w:rsidTr="00E43EFB">
        <w:trPr>
          <w:divId w:val="2116439976"/>
          <w:cantSplit/>
          <w:jc w:val="center"/>
        </w:trPr>
        <w:tc>
          <w:tcPr>
            <w:tcW w:w="7270" w:type="dxa"/>
          </w:tcPr>
          <w:p w14:paraId="54846DC4" w14:textId="77777777" w:rsidR="00E43EFB" w:rsidRPr="00E43EFB" w:rsidRDefault="00E43EFB" w:rsidP="00E43EFB">
            <w:pPr>
              <w:spacing w:before="60" w:after="60" w:line="240" w:lineRule="auto"/>
              <w:ind w:left="940"/>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GUID=9d04d0b4-eabc-4030-906f-8677c611d19e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That the Plaintiff/Defendant* be granted sole/joint* custody of the child/children* of the marriage with care and control to the Defendant/Plaintiff*.</w:t>
            </w:r>
          </w:p>
        </w:tc>
      </w:tr>
      <w:tr w:rsidR="00E43EFB" w:rsidRPr="00E43EFB" w14:paraId="63614893" w14:textId="77777777" w:rsidTr="00E43EFB">
        <w:trPr>
          <w:divId w:val="2116439976"/>
          <w:cantSplit/>
          <w:jc w:val="center"/>
        </w:trPr>
        <w:tc>
          <w:tcPr>
            <w:tcW w:w="7270" w:type="dxa"/>
          </w:tcPr>
          <w:p w14:paraId="335BCA01"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GUID=291284e9-9161-45ae-8273-60a8bc4a6a7f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w:t>
            </w:r>
            <w:r w:rsidRPr="00E43EFB">
              <w:rPr>
                <w:rFonts w:ascii="Times New Roman" w:hAnsi="Times New Roman" w:cs="Times New Roman"/>
                <w:i/>
                <w:sz w:val="22"/>
                <w:szCs w:val="22"/>
                <w:lang w:val="en-GB" w:eastAsia="en-US"/>
              </w:rPr>
              <w:t>c</w:t>
            </w:r>
            <w:r w:rsidRPr="00E43EFB">
              <w:rPr>
                <w:rFonts w:ascii="Times New Roman" w:hAnsi="Times New Roman" w:cs="Times New Roman"/>
                <w:sz w:val="22"/>
                <w:szCs w:val="22"/>
                <w:lang w:val="en-GB" w:eastAsia="en-US"/>
              </w:rPr>
              <w:t>)</w:t>
            </w:r>
            <w:r w:rsidRPr="00E43EFB">
              <w:rPr>
                <w:rFonts w:ascii="Times New Roman" w:hAnsi="Times New Roman" w:cs="Times New Roman"/>
                <w:sz w:val="22"/>
                <w:szCs w:val="22"/>
                <w:lang w:val="en-GB" w:eastAsia="en-US"/>
              </w:rPr>
              <w:tab/>
              <w:t>Access to the child/the children* of the family</w:t>
            </w:r>
          </w:p>
        </w:tc>
      </w:tr>
      <w:tr w:rsidR="00E43EFB" w:rsidRPr="00E43EFB" w14:paraId="39859519" w14:textId="77777777" w:rsidTr="00E43EFB">
        <w:trPr>
          <w:divId w:val="2116439976"/>
          <w:cantSplit/>
          <w:jc w:val="center"/>
        </w:trPr>
        <w:tc>
          <w:tcPr>
            <w:tcW w:w="7270" w:type="dxa"/>
          </w:tcPr>
          <w:p w14:paraId="262A22CB"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lastRenderedPageBreak/>
              <w:fldChar w:fldCharType="begin"/>
            </w:r>
            <w:r w:rsidRPr="00E43EFB">
              <w:rPr>
                <w:rFonts w:ascii="Times New Roman" w:hAnsi="Times New Roman" w:cs="Times New Roman"/>
                <w:sz w:val="22"/>
                <w:szCs w:val="22"/>
                <w:lang w:val="en-GB" w:eastAsia="en-US"/>
              </w:rPr>
              <w:instrText xml:space="preserve"> GUID=f5c4d1d0-a674-4150-b3ea-591b9d537e6f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ab/>
              <w:t>That the Plaintiff/Defendant* be granted reasonable/liberal* access to the child/children* of the marriage or access as follows: [</w:t>
            </w:r>
            <w:r w:rsidRPr="00E43EFB">
              <w:rPr>
                <w:rFonts w:ascii="Times New Roman" w:hAnsi="Times New Roman" w:cs="Times New Roman"/>
                <w:i/>
                <w:sz w:val="22"/>
                <w:szCs w:val="22"/>
                <w:lang w:val="en-GB" w:eastAsia="en-US"/>
              </w:rPr>
              <w:t>to state terms of access</w:t>
            </w:r>
            <w:r w:rsidRPr="00E43EFB">
              <w:rPr>
                <w:rFonts w:ascii="Times New Roman" w:hAnsi="Times New Roman" w:cs="Times New Roman"/>
                <w:sz w:val="22"/>
                <w:szCs w:val="22"/>
                <w:lang w:val="en-GB" w:eastAsia="en-US"/>
              </w:rPr>
              <w:t>]</w:t>
            </w:r>
          </w:p>
        </w:tc>
      </w:tr>
      <w:tr w:rsidR="00E43EFB" w:rsidRPr="00E43EFB" w14:paraId="56F8AEF4" w14:textId="77777777" w:rsidTr="00E43EFB">
        <w:trPr>
          <w:divId w:val="2116439976"/>
          <w:cantSplit/>
          <w:jc w:val="center"/>
        </w:trPr>
        <w:tc>
          <w:tcPr>
            <w:tcW w:w="7270" w:type="dxa"/>
          </w:tcPr>
          <w:p w14:paraId="54B5A145"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GUID=69e11d4f-8c6f-4a84-9bb7-636631cb56d8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w:t>
            </w:r>
            <w:r w:rsidRPr="00E43EFB">
              <w:rPr>
                <w:rFonts w:ascii="Times New Roman" w:hAnsi="Times New Roman" w:cs="Times New Roman"/>
                <w:i/>
                <w:sz w:val="22"/>
                <w:szCs w:val="22"/>
                <w:lang w:val="en-GB" w:eastAsia="en-US"/>
              </w:rPr>
              <w:t>d</w:t>
            </w:r>
            <w:r w:rsidRPr="00E43EFB">
              <w:rPr>
                <w:rFonts w:ascii="Times New Roman" w:hAnsi="Times New Roman" w:cs="Times New Roman"/>
                <w:sz w:val="22"/>
                <w:szCs w:val="22"/>
                <w:lang w:val="en-GB" w:eastAsia="en-US"/>
              </w:rPr>
              <w:t>)</w:t>
            </w:r>
            <w:r w:rsidRPr="00E43EFB">
              <w:rPr>
                <w:rFonts w:ascii="Times New Roman" w:hAnsi="Times New Roman" w:cs="Times New Roman"/>
                <w:sz w:val="22"/>
                <w:szCs w:val="22"/>
                <w:lang w:val="en-GB" w:eastAsia="en-US"/>
              </w:rPr>
              <w:tab/>
              <w:t>Division of the matrimonial home</w:t>
            </w:r>
          </w:p>
        </w:tc>
      </w:tr>
      <w:tr w:rsidR="00E43EFB" w:rsidRPr="00E43EFB" w14:paraId="076B2A81" w14:textId="77777777" w:rsidTr="00E43EFB">
        <w:trPr>
          <w:divId w:val="2116439976"/>
          <w:cantSplit/>
          <w:jc w:val="center"/>
        </w:trPr>
        <w:tc>
          <w:tcPr>
            <w:tcW w:w="7270" w:type="dxa"/>
          </w:tcPr>
          <w:p w14:paraId="1D5CAD25"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GUID=66de9cb2-4d5f-4cc6-b878-a0f84c505314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ab/>
              <w:t>That the matrimonial home at [</w:t>
            </w:r>
            <w:r w:rsidRPr="00E43EFB">
              <w:rPr>
                <w:rFonts w:ascii="Times New Roman" w:hAnsi="Times New Roman" w:cs="Times New Roman"/>
                <w:i/>
                <w:sz w:val="22"/>
                <w:szCs w:val="22"/>
                <w:lang w:val="en-GB" w:eastAsia="en-US"/>
              </w:rPr>
              <w:t>to state the address of the matrimonial home</w:t>
            </w:r>
            <w:r w:rsidRPr="00E43EFB">
              <w:rPr>
                <w:rFonts w:ascii="Times New Roman" w:hAnsi="Times New Roman" w:cs="Times New Roman"/>
                <w:sz w:val="22"/>
                <w:szCs w:val="22"/>
                <w:lang w:val="en-GB" w:eastAsia="en-US"/>
              </w:rPr>
              <w:t>] be sold in the open market and the sale proceeds/loss*, after deducting the outstanding loan and costs and expenses of sale are to be divided [</w:t>
            </w:r>
            <w:r w:rsidRPr="00E43EFB">
              <w:rPr>
                <w:rFonts w:ascii="Times New Roman" w:hAnsi="Times New Roman" w:cs="Times New Roman"/>
                <w:i/>
                <w:sz w:val="22"/>
                <w:szCs w:val="22"/>
                <w:lang w:val="en-GB" w:eastAsia="en-US"/>
              </w:rPr>
              <w:t>to state the manner of division</w:t>
            </w:r>
            <w:r w:rsidRPr="00E43EFB">
              <w:rPr>
                <w:rFonts w:ascii="Times New Roman" w:hAnsi="Times New Roman" w:cs="Times New Roman"/>
                <w:sz w:val="22"/>
                <w:szCs w:val="22"/>
                <w:lang w:val="en-GB" w:eastAsia="en-US"/>
              </w:rPr>
              <w:t>]. Parties are to refund moneys into their respective CPF accounts from their own share of the sale proceeds.</w:t>
            </w:r>
          </w:p>
        </w:tc>
      </w:tr>
      <w:tr w:rsidR="00E43EFB" w:rsidRPr="00E43EFB" w14:paraId="7D1E6844" w14:textId="77777777" w:rsidTr="00E43EFB">
        <w:trPr>
          <w:divId w:val="2116439976"/>
          <w:cantSplit/>
          <w:jc w:val="center"/>
        </w:trPr>
        <w:tc>
          <w:tcPr>
            <w:tcW w:w="7270" w:type="dxa"/>
          </w:tcPr>
          <w:p w14:paraId="354A43F9"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GUID=b6b1cf9c-ebab-4f05-91b5-bc4482f2aa19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ab/>
              <w:t>OR</w:t>
            </w:r>
          </w:p>
        </w:tc>
      </w:tr>
      <w:tr w:rsidR="00E43EFB" w:rsidRPr="00E43EFB" w14:paraId="2C130611" w14:textId="77777777" w:rsidTr="00E43EFB">
        <w:trPr>
          <w:divId w:val="2116439976"/>
          <w:cantSplit/>
          <w:jc w:val="center"/>
        </w:trPr>
        <w:tc>
          <w:tcPr>
            <w:tcW w:w="7270" w:type="dxa"/>
          </w:tcPr>
          <w:p w14:paraId="1292FD7B"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GUID=049bab7a-bd3d-4e30-905b-416bd1e4e94b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ab/>
              <w:t>That Plaintiff’s/Defendant’s* right, title and interest in the matrimonial flat at [</w:t>
            </w:r>
            <w:r w:rsidRPr="00E43EFB">
              <w:rPr>
                <w:rFonts w:ascii="Times New Roman" w:hAnsi="Times New Roman" w:cs="Times New Roman"/>
                <w:i/>
                <w:sz w:val="22"/>
                <w:szCs w:val="22"/>
                <w:lang w:val="en-GB" w:eastAsia="en-US"/>
              </w:rPr>
              <w:t>to state the address of the matrimonial home</w:t>
            </w:r>
            <w:r w:rsidRPr="00E43EFB">
              <w:rPr>
                <w:rFonts w:ascii="Times New Roman" w:hAnsi="Times New Roman" w:cs="Times New Roman"/>
                <w:sz w:val="22"/>
                <w:szCs w:val="22"/>
                <w:lang w:val="en-GB" w:eastAsia="en-US"/>
              </w:rPr>
              <w:t>] shall be transferred (other than by way of a sale) to the Defendant/Plaintiff* upon the Plaintiff/Defendant* [</w:t>
            </w:r>
            <w:r w:rsidRPr="00E43EFB">
              <w:rPr>
                <w:rFonts w:ascii="Times New Roman" w:hAnsi="Times New Roman" w:cs="Times New Roman"/>
                <w:i/>
                <w:sz w:val="22"/>
                <w:szCs w:val="22"/>
                <w:lang w:val="en-GB" w:eastAsia="en-US"/>
              </w:rPr>
              <w:t>to state the consideration for the transfer</w:t>
            </w:r>
            <w:r w:rsidRPr="00E43EFB">
              <w:rPr>
                <w:rFonts w:ascii="Times New Roman" w:hAnsi="Times New Roman" w:cs="Times New Roman"/>
                <w:sz w:val="22"/>
                <w:szCs w:val="22"/>
                <w:lang w:val="en-GB" w:eastAsia="en-US"/>
              </w:rPr>
              <w:t>]. The Plaintiff/Defendant* is to bear the cost and expenses of the transfer.</w:t>
            </w:r>
          </w:p>
        </w:tc>
      </w:tr>
      <w:tr w:rsidR="00E43EFB" w:rsidRPr="00E43EFB" w14:paraId="55E87480" w14:textId="77777777" w:rsidTr="00E43EFB">
        <w:trPr>
          <w:divId w:val="2116439976"/>
          <w:cantSplit/>
          <w:jc w:val="center"/>
        </w:trPr>
        <w:tc>
          <w:tcPr>
            <w:tcW w:w="7270" w:type="dxa"/>
          </w:tcPr>
          <w:p w14:paraId="70DC7E5C"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GUID=b279d268-afe4-46ba-8f58-1e3130d247e5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ab/>
              <w:t>OR</w:t>
            </w:r>
          </w:p>
        </w:tc>
      </w:tr>
      <w:tr w:rsidR="00E43EFB" w:rsidRPr="00E43EFB" w14:paraId="544794F3" w14:textId="77777777" w:rsidTr="00E43EFB">
        <w:trPr>
          <w:divId w:val="2116439976"/>
          <w:cantSplit/>
          <w:jc w:val="center"/>
        </w:trPr>
        <w:tc>
          <w:tcPr>
            <w:tcW w:w="7270" w:type="dxa"/>
          </w:tcPr>
          <w:p w14:paraId="51CA2DB0"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GUID=225190a5-e68c-427d-894b-c68e2e80df98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ab/>
              <w:t>That Plaintiff’s/Defendant’s* right, title and interest in the matrimonial flat at [</w:t>
            </w:r>
            <w:r w:rsidRPr="00E43EFB">
              <w:rPr>
                <w:rFonts w:ascii="Times New Roman" w:hAnsi="Times New Roman" w:cs="Times New Roman"/>
                <w:i/>
                <w:sz w:val="22"/>
                <w:szCs w:val="22"/>
                <w:lang w:val="en-GB" w:eastAsia="en-US"/>
              </w:rPr>
              <w:t>to state the address of the matrimonial home</w:t>
            </w:r>
            <w:r w:rsidRPr="00E43EFB">
              <w:rPr>
                <w:rFonts w:ascii="Times New Roman" w:hAnsi="Times New Roman" w:cs="Times New Roman"/>
                <w:sz w:val="22"/>
                <w:szCs w:val="22"/>
                <w:lang w:val="en-GB" w:eastAsia="en-US"/>
              </w:rPr>
              <w:t>] shall be sold to the Defendant/Plaintiff* upon the Plaintiff/Defendant* [</w:t>
            </w:r>
            <w:r w:rsidRPr="00E43EFB">
              <w:rPr>
                <w:rFonts w:ascii="Times New Roman" w:hAnsi="Times New Roman" w:cs="Times New Roman"/>
                <w:i/>
                <w:sz w:val="22"/>
                <w:szCs w:val="22"/>
                <w:lang w:val="en-GB" w:eastAsia="en-US"/>
              </w:rPr>
              <w:t>to state the consideration for the sale</w:t>
            </w:r>
            <w:r w:rsidRPr="00E43EFB">
              <w:rPr>
                <w:rFonts w:ascii="Times New Roman" w:hAnsi="Times New Roman" w:cs="Times New Roman"/>
                <w:sz w:val="22"/>
                <w:szCs w:val="22"/>
                <w:lang w:val="en-GB" w:eastAsia="en-US"/>
              </w:rPr>
              <w:t>]. The Plaintiff/Defendant* is to bear the cost and expenses of the sale.</w:t>
            </w:r>
          </w:p>
        </w:tc>
      </w:tr>
      <w:tr w:rsidR="00E43EFB" w:rsidRPr="00E43EFB" w14:paraId="3CD6B4F3" w14:textId="77777777" w:rsidTr="00E43EFB">
        <w:trPr>
          <w:divId w:val="2116439976"/>
          <w:cantSplit/>
          <w:jc w:val="center"/>
        </w:trPr>
        <w:tc>
          <w:tcPr>
            <w:tcW w:w="7270" w:type="dxa"/>
          </w:tcPr>
          <w:p w14:paraId="592A0A37"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GUID=85975df3-60bb-4925-9064-d9c4ab1641f1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ab/>
              <w:t>OR</w:t>
            </w:r>
          </w:p>
        </w:tc>
      </w:tr>
      <w:tr w:rsidR="00E43EFB" w:rsidRPr="00E43EFB" w14:paraId="5F6999DD" w14:textId="77777777" w:rsidTr="00E43EFB">
        <w:trPr>
          <w:divId w:val="2116439976"/>
          <w:cantSplit/>
          <w:jc w:val="center"/>
        </w:trPr>
        <w:tc>
          <w:tcPr>
            <w:tcW w:w="7270" w:type="dxa"/>
          </w:tcPr>
          <w:p w14:paraId="13E8A75F"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GUID=b618d82c-8991-46d7-b45a-80f8e584c702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ab/>
              <w:t>That the matrimonial home at [</w:t>
            </w:r>
            <w:r w:rsidRPr="00E43EFB">
              <w:rPr>
                <w:rFonts w:ascii="Times New Roman" w:hAnsi="Times New Roman" w:cs="Times New Roman"/>
                <w:i/>
                <w:sz w:val="22"/>
                <w:szCs w:val="22"/>
                <w:lang w:val="en-GB" w:eastAsia="en-US"/>
              </w:rPr>
              <w:t>to state the address of the matrimonial home</w:t>
            </w:r>
            <w:r w:rsidRPr="00E43EFB">
              <w:rPr>
                <w:rFonts w:ascii="Times New Roman" w:hAnsi="Times New Roman" w:cs="Times New Roman"/>
                <w:sz w:val="22"/>
                <w:szCs w:val="22"/>
                <w:lang w:val="en-GB" w:eastAsia="en-US"/>
              </w:rPr>
              <w:t>] be surrendered to the Housing Development Board and any proceeds/loss* to be divided [</w:t>
            </w:r>
            <w:r w:rsidRPr="00E43EFB">
              <w:rPr>
                <w:rFonts w:ascii="Times New Roman" w:hAnsi="Times New Roman" w:cs="Times New Roman"/>
                <w:i/>
                <w:sz w:val="22"/>
                <w:szCs w:val="22"/>
                <w:lang w:val="en-GB" w:eastAsia="en-US"/>
              </w:rPr>
              <w:t>to state the manner of division</w:t>
            </w:r>
            <w:r w:rsidRPr="00E43EFB">
              <w:rPr>
                <w:rFonts w:ascii="Times New Roman" w:hAnsi="Times New Roman" w:cs="Times New Roman"/>
                <w:sz w:val="22"/>
                <w:szCs w:val="22"/>
                <w:lang w:val="en-GB" w:eastAsia="en-US"/>
              </w:rPr>
              <w:t>] between the parties.</w:t>
            </w:r>
          </w:p>
        </w:tc>
      </w:tr>
      <w:tr w:rsidR="00E43EFB" w:rsidRPr="00E43EFB" w14:paraId="54CED228" w14:textId="77777777" w:rsidTr="00E43EFB">
        <w:trPr>
          <w:divId w:val="2116439976"/>
          <w:cantSplit/>
          <w:jc w:val="center"/>
        </w:trPr>
        <w:tc>
          <w:tcPr>
            <w:tcW w:w="7270" w:type="dxa"/>
          </w:tcPr>
          <w:p w14:paraId="71408F85"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GUID=83df7097-40c1-4938-889e-394106f442f4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ab/>
              <w:t>OR</w:t>
            </w:r>
          </w:p>
        </w:tc>
      </w:tr>
      <w:tr w:rsidR="00E43EFB" w:rsidRPr="00E43EFB" w14:paraId="35A0C375" w14:textId="77777777" w:rsidTr="00E43EFB">
        <w:trPr>
          <w:divId w:val="2116439976"/>
          <w:cantSplit/>
          <w:jc w:val="center"/>
        </w:trPr>
        <w:tc>
          <w:tcPr>
            <w:tcW w:w="7270" w:type="dxa"/>
          </w:tcPr>
          <w:p w14:paraId="1D6137A7"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GUID=b0d15447-7635-44fe-a148-4ae50e66c006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ab/>
              <w:t>Others [</w:t>
            </w:r>
            <w:r w:rsidRPr="00E43EFB">
              <w:rPr>
                <w:rFonts w:ascii="Times New Roman" w:hAnsi="Times New Roman" w:cs="Times New Roman"/>
                <w:i/>
                <w:sz w:val="22"/>
                <w:szCs w:val="22"/>
                <w:lang w:val="en-GB" w:eastAsia="en-US"/>
              </w:rPr>
              <w:t>please specify</w:t>
            </w:r>
            <w:r w:rsidRPr="00E43EFB">
              <w:rPr>
                <w:rFonts w:ascii="Times New Roman" w:hAnsi="Times New Roman" w:cs="Times New Roman"/>
                <w:sz w:val="22"/>
                <w:szCs w:val="22"/>
                <w:lang w:val="en-GB" w:eastAsia="en-US"/>
              </w:rPr>
              <w:t>]</w:t>
            </w:r>
          </w:p>
        </w:tc>
      </w:tr>
      <w:tr w:rsidR="00E43EFB" w:rsidRPr="00E43EFB" w14:paraId="3CE3190B" w14:textId="77777777" w:rsidTr="00E43EFB">
        <w:trPr>
          <w:divId w:val="2116439976"/>
          <w:cantSplit/>
          <w:jc w:val="center"/>
        </w:trPr>
        <w:tc>
          <w:tcPr>
            <w:tcW w:w="7270" w:type="dxa"/>
          </w:tcPr>
          <w:p w14:paraId="73772569" w14:textId="77777777" w:rsidR="00E43EFB" w:rsidRPr="00E43EFB" w:rsidRDefault="00E43EFB" w:rsidP="00E43EFB">
            <w:pPr>
              <w:spacing w:before="60" w:after="60" w:line="240" w:lineRule="auto"/>
              <w:ind w:left="940" w:hanging="508"/>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GUID=fe2aa1e4-945c-4b89-8560-6f9d1f913980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w:t>
            </w:r>
            <w:r w:rsidRPr="00E43EFB">
              <w:rPr>
                <w:rFonts w:ascii="Times New Roman" w:hAnsi="Times New Roman" w:cs="Times New Roman"/>
                <w:i/>
                <w:sz w:val="22"/>
                <w:szCs w:val="22"/>
                <w:lang w:val="en-GB" w:eastAsia="en-US"/>
              </w:rPr>
              <w:t>e</w:t>
            </w:r>
            <w:r w:rsidRPr="00E43EFB">
              <w:rPr>
                <w:rFonts w:ascii="Times New Roman" w:hAnsi="Times New Roman" w:cs="Times New Roman"/>
                <w:sz w:val="22"/>
                <w:szCs w:val="22"/>
                <w:lang w:val="en-GB" w:eastAsia="en-US"/>
              </w:rPr>
              <w:t>)</w:t>
            </w:r>
            <w:r w:rsidRPr="00E43EFB">
              <w:rPr>
                <w:rFonts w:ascii="Times New Roman" w:hAnsi="Times New Roman" w:cs="Times New Roman"/>
                <w:sz w:val="22"/>
                <w:szCs w:val="22"/>
                <w:lang w:val="en-GB" w:eastAsia="en-US"/>
              </w:rPr>
              <w:tab/>
              <w:t>Division of the matrimonial assets (other than the matrimonial home)</w:t>
            </w:r>
          </w:p>
        </w:tc>
      </w:tr>
      <w:tr w:rsidR="00E43EFB" w:rsidRPr="00E43EFB" w14:paraId="328AC462" w14:textId="77777777" w:rsidTr="00E43EFB">
        <w:trPr>
          <w:divId w:val="2116439976"/>
          <w:cantSplit/>
          <w:jc w:val="center"/>
        </w:trPr>
        <w:tc>
          <w:tcPr>
            <w:tcW w:w="7270" w:type="dxa"/>
          </w:tcPr>
          <w:p w14:paraId="6F44840C" w14:textId="77777777" w:rsidR="00E43EFB" w:rsidRPr="00E43EFB" w:rsidRDefault="00E43EFB" w:rsidP="00E43EFB">
            <w:pPr>
              <w:spacing w:before="60" w:after="60" w:line="240" w:lineRule="auto"/>
              <w:ind w:left="940"/>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GUID=bc11c7a4-0de0-41dd-8f7c-a68f112eefc0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 xml:space="preserve"> [</w:t>
            </w:r>
            <w:r w:rsidRPr="00E43EFB">
              <w:rPr>
                <w:rFonts w:ascii="Times New Roman" w:hAnsi="Times New Roman" w:cs="Times New Roman"/>
                <w:i/>
                <w:sz w:val="22"/>
                <w:szCs w:val="22"/>
                <w:lang w:val="en-GB" w:eastAsia="en-US"/>
              </w:rPr>
              <w:t>To specify the asset and the nature of division</w:t>
            </w:r>
            <w:r w:rsidRPr="00E43EFB">
              <w:rPr>
                <w:rFonts w:ascii="Times New Roman" w:hAnsi="Times New Roman" w:cs="Times New Roman"/>
                <w:sz w:val="22"/>
                <w:szCs w:val="22"/>
                <w:lang w:val="en-GB" w:eastAsia="en-US"/>
              </w:rPr>
              <w:t>]</w:t>
            </w:r>
          </w:p>
        </w:tc>
      </w:tr>
      <w:tr w:rsidR="00E43EFB" w:rsidRPr="00E43EFB" w14:paraId="686CE619" w14:textId="77777777" w:rsidTr="00E43EFB">
        <w:trPr>
          <w:divId w:val="2116439976"/>
          <w:cantSplit/>
          <w:jc w:val="center"/>
        </w:trPr>
        <w:tc>
          <w:tcPr>
            <w:tcW w:w="7270" w:type="dxa"/>
          </w:tcPr>
          <w:p w14:paraId="109CBF8B"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GUID=3d18e24b-1525-4ba8-a46b-c119de4965e0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w:t>
            </w:r>
            <w:r w:rsidRPr="00E43EFB">
              <w:rPr>
                <w:rFonts w:ascii="Times New Roman" w:hAnsi="Times New Roman" w:cs="Times New Roman"/>
                <w:i/>
                <w:sz w:val="22"/>
                <w:szCs w:val="22"/>
                <w:lang w:val="en-GB" w:eastAsia="en-US"/>
              </w:rPr>
              <w:t>f</w:t>
            </w:r>
            <w:r w:rsidRPr="00E43EFB">
              <w:rPr>
                <w:rFonts w:ascii="Times New Roman" w:hAnsi="Times New Roman" w:cs="Times New Roman"/>
                <w:sz w:val="22"/>
                <w:szCs w:val="22"/>
                <w:lang w:val="en-GB" w:eastAsia="en-US"/>
              </w:rPr>
              <w:t>)</w:t>
            </w:r>
            <w:r w:rsidRPr="00E43EFB">
              <w:rPr>
                <w:rFonts w:ascii="Times New Roman" w:hAnsi="Times New Roman" w:cs="Times New Roman"/>
                <w:sz w:val="22"/>
                <w:szCs w:val="22"/>
                <w:lang w:val="en-GB" w:eastAsia="en-US"/>
              </w:rPr>
              <w:tab/>
              <w:t>Maintenance for the wife / incapacitated husband*</w:t>
            </w:r>
          </w:p>
        </w:tc>
      </w:tr>
      <w:tr w:rsidR="00E43EFB" w:rsidRPr="00E43EFB" w14:paraId="69B8FC7B" w14:textId="77777777" w:rsidTr="00E43EFB">
        <w:trPr>
          <w:divId w:val="2116439976"/>
          <w:cantSplit/>
          <w:jc w:val="center"/>
        </w:trPr>
        <w:tc>
          <w:tcPr>
            <w:tcW w:w="7270" w:type="dxa"/>
          </w:tcPr>
          <w:p w14:paraId="34C44C89"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GUID=56bc9b03-ebc8-4aca-9cc7-51f7b210f820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ab/>
              <w:t>That the Plaintiff/Defendant* shall pay $[</w:t>
            </w:r>
            <w:r w:rsidRPr="00E43EFB">
              <w:rPr>
                <w:rFonts w:ascii="Times New Roman" w:hAnsi="Times New Roman" w:cs="Times New Roman"/>
                <w:i/>
                <w:sz w:val="22"/>
                <w:szCs w:val="22"/>
                <w:lang w:val="en-GB" w:eastAsia="en-US"/>
              </w:rPr>
              <w:t>to state the amount</w:t>
            </w:r>
            <w:r w:rsidRPr="00E43EFB">
              <w:rPr>
                <w:rFonts w:ascii="Times New Roman" w:hAnsi="Times New Roman" w:cs="Times New Roman"/>
                <w:sz w:val="22"/>
                <w:szCs w:val="22"/>
                <w:lang w:val="en-GB" w:eastAsia="en-US"/>
              </w:rPr>
              <w:t>] each month as maintenance for the Plaintiff/Defendant* with effect from [</w:t>
            </w:r>
            <w:r w:rsidRPr="00E43EFB">
              <w:rPr>
                <w:rFonts w:ascii="Times New Roman" w:hAnsi="Times New Roman" w:cs="Times New Roman"/>
                <w:i/>
                <w:sz w:val="22"/>
                <w:szCs w:val="22"/>
                <w:lang w:val="en-GB" w:eastAsia="en-US"/>
              </w:rPr>
              <w:t>date</w:t>
            </w:r>
            <w:r w:rsidRPr="00E43EFB">
              <w:rPr>
                <w:rFonts w:ascii="Times New Roman" w:hAnsi="Times New Roman" w:cs="Times New Roman"/>
                <w:sz w:val="22"/>
                <w:szCs w:val="22"/>
                <w:lang w:val="en-GB" w:eastAsia="en-US"/>
              </w:rPr>
              <w:t>] and thereafter on the [</w:t>
            </w:r>
            <w:r w:rsidRPr="00E43EFB">
              <w:rPr>
                <w:rFonts w:ascii="Times New Roman" w:hAnsi="Times New Roman" w:cs="Times New Roman"/>
                <w:i/>
                <w:sz w:val="22"/>
                <w:szCs w:val="22"/>
                <w:lang w:val="en-GB" w:eastAsia="en-US"/>
              </w:rPr>
              <w:t>day of the month</w:t>
            </w:r>
            <w:r w:rsidRPr="00E43EFB">
              <w:rPr>
                <w:rFonts w:ascii="Times New Roman" w:hAnsi="Times New Roman" w:cs="Times New Roman"/>
                <w:sz w:val="22"/>
                <w:szCs w:val="22"/>
                <w:lang w:val="en-GB" w:eastAsia="en-US"/>
              </w:rPr>
              <w:t>] of each month. Payment into the Plaintiff’s/Defendant’s [</w:t>
            </w:r>
            <w:r w:rsidRPr="00E43EFB">
              <w:rPr>
                <w:rFonts w:ascii="Times New Roman" w:hAnsi="Times New Roman" w:cs="Times New Roman"/>
                <w:i/>
                <w:sz w:val="22"/>
                <w:szCs w:val="22"/>
                <w:lang w:val="en-GB" w:eastAsia="en-US"/>
              </w:rPr>
              <w:t>to state name of bank</w:t>
            </w:r>
            <w:r w:rsidRPr="00E43EFB">
              <w:rPr>
                <w:rFonts w:ascii="Times New Roman" w:hAnsi="Times New Roman" w:cs="Times New Roman"/>
                <w:sz w:val="22"/>
                <w:szCs w:val="22"/>
                <w:lang w:val="en-GB" w:eastAsia="en-US"/>
              </w:rPr>
              <w:t>] bank account number [</w:t>
            </w:r>
            <w:r w:rsidRPr="00E43EFB">
              <w:rPr>
                <w:rFonts w:ascii="Times New Roman" w:hAnsi="Times New Roman" w:cs="Times New Roman"/>
                <w:i/>
                <w:sz w:val="22"/>
                <w:szCs w:val="22"/>
                <w:lang w:val="en-GB" w:eastAsia="en-US"/>
              </w:rPr>
              <w:t>to state the bank account number</w:t>
            </w:r>
            <w:r w:rsidRPr="00E43EFB">
              <w:rPr>
                <w:rFonts w:ascii="Times New Roman" w:hAnsi="Times New Roman" w:cs="Times New Roman"/>
                <w:sz w:val="22"/>
                <w:szCs w:val="22"/>
                <w:lang w:val="en-GB" w:eastAsia="en-US"/>
              </w:rPr>
              <w:t>].</w:t>
            </w:r>
          </w:p>
        </w:tc>
      </w:tr>
      <w:tr w:rsidR="00E43EFB" w:rsidRPr="00E43EFB" w14:paraId="3893A400" w14:textId="77777777" w:rsidTr="00E43EFB">
        <w:trPr>
          <w:divId w:val="2116439976"/>
          <w:cantSplit/>
          <w:jc w:val="center"/>
        </w:trPr>
        <w:tc>
          <w:tcPr>
            <w:tcW w:w="7270" w:type="dxa"/>
          </w:tcPr>
          <w:p w14:paraId="78BAFD48"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GUID=4d51cbef-b7b9-4891-9e6a-3323ab47c09e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ab/>
              <w:t>OR</w:t>
            </w:r>
          </w:p>
        </w:tc>
      </w:tr>
      <w:tr w:rsidR="00E43EFB" w:rsidRPr="00E43EFB" w14:paraId="1C7E4044" w14:textId="77777777" w:rsidTr="00E43EFB">
        <w:trPr>
          <w:divId w:val="2116439976"/>
          <w:cantSplit/>
          <w:jc w:val="center"/>
        </w:trPr>
        <w:tc>
          <w:tcPr>
            <w:tcW w:w="7270" w:type="dxa"/>
          </w:tcPr>
          <w:p w14:paraId="13075CC2"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GUID=5b0b4126-bc4b-4814-89ae-24e938d15ea5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ab/>
              <w:t>That there be no maintenance for Plaintiff/Defendant*.</w:t>
            </w:r>
          </w:p>
        </w:tc>
      </w:tr>
      <w:tr w:rsidR="00E43EFB" w:rsidRPr="00E43EFB" w14:paraId="2F5FEA92" w14:textId="77777777" w:rsidTr="00E43EFB">
        <w:trPr>
          <w:divId w:val="2116439976"/>
          <w:cantSplit/>
          <w:jc w:val="center"/>
        </w:trPr>
        <w:tc>
          <w:tcPr>
            <w:tcW w:w="7270" w:type="dxa"/>
          </w:tcPr>
          <w:p w14:paraId="3274369D"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GUID=1c0ba1af-2a65-4846-ae79-80dbfac87cef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ab/>
              <w:t>OR</w:t>
            </w:r>
          </w:p>
        </w:tc>
      </w:tr>
      <w:tr w:rsidR="00E43EFB" w:rsidRPr="00E43EFB" w14:paraId="33F4F261" w14:textId="77777777" w:rsidTr="00E43EFB">
        <w:trPr>
          <w:divId w:val="2116439976"/>
          <w:cantSplit/>
          <w:jc w:val="center"/>
        </w:trPr>
        <w:tc>
          <w:tcPr>
            <w:tcW w:w="7270" w:type="dxa"/>
          </w:tcPr>
          <w:p w14:paraId="0DB6AC19"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GUID=703993b7-82c7-4a16-8e17-0fd31868b657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ab/>
              <w:t>Others [</w:t>
            </w:r>
            <w:r w:rsidRPr="00E43EFB">
              <w:rPr>
                <w:rFonts w:ascii="Times New Roman" w:hAnsi="Times New Roman" w:cs="Times New Roman"/>
                <w:i/>
                <w:sz w:val="22"/>
                <w:szCs w:val="22"/>
                <w:lang w:val="en-GB" w:eastAsia="en-US"/>
              </w:rPr>
              <w:t>please specify</w:t>
            </w:r>
            <w:r w:rsidRPr="00E43EFB">
              <w:rPr>
                <w:rFonts w:ascii="Times New Roman" w:hAnsi="Times New Roman" w:cs="Times New Roman"/>
                <w:sz w:val="22"/>
                <w:szCs w:val="22"/>
                <w:lang w:val="en-GB" w:eastAsia="en-US"/>
              </w:rPr>
              <w:t>]</w:t>
            </w:r>
          </w:p>
        </w:tc>
      </w:tr>
      <w:tr w:rsidR="00E43EFB" w:rsidRPr="00E43EFB" w14:paraId="34FB8693" w14:textId="77777777" w:rsidTr="00E43EFB">
        <w:trPr>
          <w:divId w:val="2116439976"/>
          <w:cantSplit/>
          <w:jc w:val="center"/>
        </w:trPr>
        <w:tc>
          <w:tcPr>
            <w:tcW w:w="7270" w:type="dxa"/>
          </w:tcPr>
          <w:p w14:paraId="57034F06"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GUID=114b3f88-c552-4a63-8feb-67e55656a304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w:t>
            </w:r>
            <w:r w:rsidRPr="00E43EFB">
              <w:rPr>
                <w:rFonts w:ascii="Times New Roman" w:hAnsi="Times New Roman" w:cs="Times New Roman"/>
                <w:i/>
                <w:sz w:val="22"/>
                <w:szCs w:val="22"/>
                <w:lang w:val="en-GB" w:eastAsia="en-US"/>
              </w:rPr>
              <w:t>g</w:t>
            </w:r>
            <w:r w:rsidRPr="00E43EFB">
              <w:rPr>
                <w:rFonts w:ascii="Times New Roman" w:hAnsi="Times New Roman" w:cs="Times New Roman"/>
                <w:sz w:val="22"/>
                <w:szCs w:val="22"/>
                <w:lang w:val="en-GB" w:eastAsia="en-US"/>
              </w:rPr>
              <w:t>)</w:t>
            </w:r>
            <w:r w:rsidRPr="00E43EFB">
              <w:rPr>
                <w:rFonts w:ascii="Times New Roman" w:hAnsi="Times New Roman" w:cs="Times New Roman"/>
                <w:sz w:val="22"/>
                <w:szCs w:val="22"/>
                <w:lang w:val="en-GB" w:eastAsia="en-US"/>
              </w:rPr>
              <w:tab/>
              <w:t>Maintenance for the child/children* of the marriage</w:t>
            </w:r>
          </w:p>
        </w:tc>
      </w:tr>
      <w:tr w:rsidR="00E43EFB" w:rsidRPr="00E43EFB" w14:paraId="6AB18243" w14:textId="77777777" w:rsidTr="00E43EFB">
        <w:trPr>
          <w:divId w:val="2116439976"/>
          <w:cantSplit/>
          <w:jc w:val="center"/>
        </w:trPr>
        <w:tc>
          <w:tcPr>
            <w:tcW w:w="7270" w:type="dxa"/>
          </w:tcPr>
          <w:p w14:paraId="306696BC"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lastRenderedPageBreak/>
              <w:fldChar w:fldCharType="begin"/>
            </w:r>
            <w:r w:rsidRPr="00E43EFB">
              <w:rPr>
                <w:rFonts w:ascii="Times New Roman" w:hAnsi="Times New Roman" w:cs="Times New Roman"/>
                <w:sz w:val="22"/>
                <w:szCs w:val="22"/>
                <w:lang w:val="en-GB" w:eastAsia="en-US"/>
              </w:rPr>
              <w:instrText xml:space="preserve"> GUID=9cd49b0d-a04d-4107-b5e9-9ae8c538b9ac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ab/>
              <w:t>That the Plaintiff/Defendant* shall pay $[</w:t>
            </w:r>
            <w:r w:rsidRPr="00E43EFB">
              <w:rPr>
                <w:rFonts w:ascii="Times New Roman" w:hAnsi="Times New Roman" w:cs="Times New Roman"/>
                <w:i/>
                <w:sz w:val="22"/>
                <w:szCs w:val="22"/>
                <w:lang w:val="en-GB" w:eastAsia="en-US"/>
              </w:rPr>
              <w:t>to state the amount</w:t>
            </w:r>
            <w:r w:rsidRPr="00E43EFB">
              <w:rPr>
                <w:rFonts w:ascii="Times New Roman" w:hAnsi="Times New Roman" w:cs="Times New Roman"/>
                <w:sz w:val="22"/>
                <w:szCs w:val="22"/>
                <w:lang w:val="en-GB" w:eastAsia="en-US"/>
              </w:rPr>
              <w:t>] each month as maintenance for the child/children* of the marriage with effect from [</w:t>
            </w:r>
            <w:r w:rsidRPr="00E43EFB">
              <w:rPr>
                <w:rFonts w:ascii="Times New Roman" w:hAnsi="Times New Roman" w:cs="Times New Roman"/>
                <w:i/>
                <w:sz w:val="22"/>
                <w:szCs w:val="22"/>
                <w:lang w:val="en-GB" w:eastAsia="en-US"/>
              </w:rPr>
              <w:t>date</w:t>
            </w:r>
            <w:r w:rsidRPr="00E43EFB">
              <w:rPr>
                <w:rFonts w:ascii="Times New Roman" w:hAnsi="Times New Roman" w:cs="Times New Roman"/>
                <w:sz w:val="22"/>
                <w:szCs w:val="22"/>
                <w:lang w:val="en-GB" w:eastAsia="en-US"/>
              </w:rPr>
              <w:t>] and thereafter on the [</w:t>
            </w:r>
            <w:r w:rsidRPr="00E43EFB">
              <w:rPr>
                <w:rFonts w:ascii="Times New Roman" w:hAnsi="Times New Roman" w:cs="Times New Roman"/>
                <w:i/>
                <w:sz w:val="22"/>
                <w:szCs w:val="22"/>
                <w:lang w:val="en-GB" w:eastAsia="en-US"/>
              </w:rPr>
              <w:t>day of the month</w:t>
            </w:r>
            <w:r w:rsidRPr="00E43EFB">
              <w:rPr>
                <w:rFonts w:ascii="Times New Roman" w:hAnsi="Times New Roman" w:cs="Times New Roman"/>
                <w:sz w:val="22"/>
                <w:szCs w:val="22"/>
                <w:lang w:val="en-GB" w:eastAsia="en-US"/>
              </w:rPr>
              <w:t>] of each month. Payment into the Plaintiff’s/Defendant’s/Child’s [</w:t>
            </w:r>
            <w:r w:rsidRPr="00E43EFB">
              <w:rPr>
                <w:rFonts w:ascii="Times New Roman" w:hAnsi="Times New Roman" w:cs="Times New Roman"/>
                <w:i/>
                <w:sz w:val="22"/>
                <w:szCs w:val="22"/>
                <w:lang w:val="en-GB" w:eastAsia="en-US"/>
              </w:rPr>
              <w:t>to state the name of the child</w:t>
            </w:r>
            <w:r w:rsidRPr="00E43EFB">
              <w:rPr>
                <w:rFonts w:ascii="Times New Roman" w:hAnsi="Times New Roman" w:cs="Times New Roman"/>
                <w:sz w:val="22"/>
                <w:szCs w:val="22"/>
                <w:lang w:val="en-GB" w:eastAsia="en-US"/>
              </w:rPr>
              <w:t>] [</w:t>
            </w:r>
            <w:r w:rsidRPr="00E43EFB">
              <w:rPr>
                <w:rFonts w:ascii="Times New Roman" w:hAnsi="Times New Roman" w:cs="Times New Roman"/>
                <w:i/>
                <w:sz w:val="22"/>
                <w:szCs w:val="22"/>
                <w:lang w:val="en-GB" w:eastAsia="en-US"/>
              </w:rPr>
              <w:t>to state name of bank</w:t>
            </w:r>
            <w:r w:rsidRPr="00E43EFB">
              <w:rPr>
                <w:rFonts w:ascii="Times New Roman" w:hAnsi="Times New Roman" w:cs="Times New Roman"/>
                <w:sz w:val="22"/>
                <w:szCs w:val="22"/>
                <w:lang w:val="en-GB" w:eastAsia="en-US"/>
              </w:rPr>
              <w:t>] bank account number [</w:t>
            </w:r>
            <w:r w:rsidRPr="00E43EFB">
              <w:rPr>
                <w:rFonts w:ascii="Times New Roman" w:hAnsi="Times New Roman" w:cs="Times New Roman"/>
                <w:i/>
                <w:sz w:val="22"/>
                <w:szCs w:val="22"/>
                <w:lang w:val="en-GB" w:eastAsia="en-US"/>
              </w:rPr>
              <w:t>to state the bank account number</w:t>
            </w:r>
            <w:r w:rsidRPr="00E43EFB">
              <w:rPr>
                <w:rFonts w:ascii="Times New Roman" w:hAnsi="Times New Roman" w:cs="Times New Roman"/>
                <w:sz w:val="22"/>
                <w:szCs w:val="22"/>
                <w:lang w:val="en-GB" w:eastAsia="en-US"/>
              </w:rPr>
              <w:t>].</w:t>
            </w:r>
          </w:p>
        </w:tc>
      </w:tr>
      <w:tr w:rsidR="00E43EFB" w:rsidRPr="00E43EFB" w14:paraId="29FFCC17" w14:textId="77777777" w:rsidTr="00E43EFB">
        <w:trPr>
          <w:divId w:val="2116439976"/>
          <w:cantSplit/>
          <w:jc w:val="center"/>
        </w:trPr>
        <w:tc>
          <w:tcPr>
            <w:tcW w:w="7270" w:type="dxa"/>
          </w:tcPr>
          <w:p w14:paraId="36DF279F"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GUID=2824a466-c9b8-4022-b05c-f79f23703def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w:t>
            </w:r>
            <w:r w:rsidRPr="00E43EFB">
              <w:rPr>
                <w:rFonts w:ascii="Times New Roman" w:hAnsi="Times New Roman" w:cs="Times New Roman"/>
                <w:i/>
                <w:sz w:val="22"/>
                <w:szCs w:val="22"/>
                <w:lang w:val="en-GB" w:eastAsia="en-US"/>
              </w:rPr>
              <w:t>h</w:t>
            </w:r>
            <w:r w:rsidRPr="00E43EFB">
              <w:rPr>
                <w:rFonts w:ascii="Times New Roman" w:hAnsi="Times New Roman" w:cs="Times New Roman"/>
                <w:sz w:val="22"/>
                <w:szCs w:val="22"/>
                <w:lang w:val="en-GB" w:eastAsia="en-US"/>
              </w:rPr>
              <w:t>)</w:t>
            </w:r>
            <w:r w:rsidRPr="00E43EFB">
              <w:rPr>
                <w:rFonts w:ascii="Times New Roman" w:hAnsi="Times New Roman" w:cs="Times New Roman"/>
                <w:sz w:val="22"/>
                <w:szCs w:val="22"/>
                <w:lang w:val="en-GB" w:eastAsia="en-US"/>
              </w:rPr>
              <w:tab/>
              <w:t>Costs</w:t>
            </w:r>
          </w:p>
        </w:tc>
      </w:tr>
      <w:tr w:rsidR="00E43EFB" w:rsidRPr="00E43EFB" w14:paraId="5F963C0C" w14:textId="77777777" w:rsidTr="00E43EFB">
        <w:trPr>
          <w:divId w:val="2116439976"/>
          <w:cantSplit/>
          <w:jc w:val="center"/>
        </w:trPr>
        <w:tc>
          <w:tcPr>
            <w:tcW w:w="7270" w:type="dxa"/>
          </w:tcPr>
          <w:p w14:paraId="55455337"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GUID=634a3de0-230a-4288-8bea-0aa3b624845f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ab/>
              <w:t>That there is no order as to costs.</w:t>
            </w:r>
          </w:p>
        </w:tc>
      </w:tr>
      <w:tr w:rsidR="00E43EFB" w:rsidRPr="00E43EFB" w14:paraId="57AD9BCD" w14:textId="77777777" w:rsidTr="00E43EFB">
        <w:trPr>
          <w:divId w:val="2116439976"/>
          <w:cantSplit/>
          <w:jc w:val="center"/>
        </w:trPr>
        <w:tc>
          <w:tcPr>
            <w:tcW w:w="7270" w:type="dxa"/>
          </w:tcPr>
          <w:p w14:paraId="218A74C0"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GUID=b5d23f21-49ef-49b7-8b83-1887b77bad9e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ab/>
              <w:t>OR</w:t>
            </w:r>
          </w:p>
        </w:tc>
      </w:tr>
      <w:tr w:rsidR="00E43EFB" w:rsidRPr="00E43EFB" w14:paraId="1B44F57E" w14:textId="77777777" w:rsidTr="00E43EFB">
        <w:trPr>
          <w:divId w:val="2116439976"/>
          <w:cantSplit/>
          <w:jc w:val="center"/>
        </w:trPr>
        <w:tc>
          <w:tcPr>
            <w:tcW w:w="7270" w:type="dxa"/>
          </w:tcPr>
          <w:p w14:paraId="3A3EEE33"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GUID=e48b92ab-7636-41e2-91ae-297b70bcf1e3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ab/>
              <w:t>That the Defendant pay costs of the divorce proceedings fixed at</w:t>
            </w:r>
          </w:p>
        </w:tc>
      </w:tr>
      <w:tr w:rsidR="00E43EFB" w:rsidRPr="00E43EFB" w14:paraId="45A4050A" w14:textId="77777777" w:rsidTr="00E43EFB">
        <w:trPr>
          <w:divId w:val="2116439976"/>
          <w:cantSplit/>
          <w:jc w:val="center"/>
        </w:trPr>
        <w:tc>
          <w:tcPr>
            <w:tcW w:w="7270" w:type="dxa"/>
          </w:tcPr>
          <w:p w14:paraId="3F8AA9E1"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GUID=64dbacd5-d735-49c3-9df6-dc883ce406a9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ab/>
              <w:t>[</w:t>
            </w:r>
            <w:r w:rsidRPr="00E43EFB">
              <w:rPr>
                <w:rFonts w:ascii="Times New Roman" w:hAnsi="Times New Roman" w:cs="Times New Roman"/>
                <w:i/>
                <w:sz w:val="22"/>
                <w:szCs w:val="22"/>
                <w:lang w:val="en-GB" w:eastAsia="en-US"/>
              </w:rPr>
              <w:t>to state amount of costs</w:t>
            </w:r>
            <w:r w:rsidRPr="00E43EFB">
              <w:rPr>
                <w:rFonts w:ascii="Times New Roman" w:hAnsi="Times New Roman" w:cs="Times New Roman"/>
                <w:sz w:val="22"/>
                <w:szCs w:val="22"/>
                <w:lang w:val="en-GB" w:eastAsia="en-US"/>
              </w:rPr>
              <w:t>].</w:t>
            </w:r>
          </w:p>
        </w:tc>
      </w:tr>
      <w:tr w:rsidR="00E43EFB" w:rsidRPr="00E43EFB" w14:paraId="101E3FFA" w14:textId="77777777" w:rsidTr="00E43EFB">
        <w:trPr>
          <w:divId w:val="2116439976"/>
          <w:cantSplit/>
          <w:jc w:val="center"/>
        </w:trPr>
        <w:tc>
          <w:tcPr>
            <w:tcW w:w="7270" w:type="dxa"/>
          </w:tcPr>
          <w:p w14:paraId="4062247A"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GUID=ab2b649a-bb4f-407d-b028-c50b39632929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w:t>
            </w:r>
            <w:proofErr w:type="spellStart"/>
            <w:r w:rsidRPr="00E43EFB">
              <w:rPr>
                <w:rFonts w:ascii="Times New Roman" w:hAnsi="Times New Roman" w:cs="Times New Roman"/>
                <w:i/>
                <w:sz w:val="22"/>
                <w:szCs w:val="22"/>
                <w:lang w:val="en-GB" w:eastAsia="en-US"/>
              </w:rPr>
              <w:t>i</w:t>
            </w:r>
            <w:proofErr w:type="spellEnd"/>
            <w:r w:rsidRPr="00E43EFB">
              <w:rPr>
                <w:rFonts w:ascii="Times New Roman" w:hAnsi="Times New Roman" w:cs="Times New Roman"/>
                <w:sz w:val="22"/>
                <w:szCs w:val="22"/>
                <w:lang w:val="en-GB" w:eastAsia="en-US"/>
              </w:rPr>
              <w:t>)</w:t>
            </w:r>
            <w:r w:rsidRPr="00E43EFB">
              <w:rPr>
                <w:rFonts w:ascii="Times New Roman" w:hAnsi="Times New Roman" w:cs="Times New Roman"/>
                <w:sz w:val="22"/>
                <w:szCs w:val="22"/>
                <w:lang w:val="en-GB" w:eastAsia="en-US"/>
              </w:rPr>
              <w:tab/>
              <w:t>Others [</w:t>
            </w:r>
            <w:r w:rsidRPr="00E43EFB">
              <w:rPr>
                <w:rFonts w:ascii="Times New Roman" w:hAnsi="Times New Roman" w:cs="Times New Roman"/>
                <w:i/>
                <w:sz w:val="22"/>
                <w:szCs w:val="22"/>
                <w:lang w:val="en-GB" w:eastAsia="en-US"/>
              </w:rPr>
              <w:t>please specify</w:t>
            </w:r>
            <w:r w:rsidRPr="00E43EFB">
              <w:rPr>
                <w:rFonts w:ascii="Times New Roman" w:hAnsi="Times New Roman" w:cs="Times New Roman"/>
                <w:sz w:val="22"/>
                <w:szCs w:val="22"/>
                <w:lang w:val="en-GB" w:eastAsia="en-US"/>
              </w:rPr>
              <w:t>]:</w:t>
            </w:r>
          </w:p>
        </w:tc>
      </w:tr>
      <w:tr w:rsidR="00E43EFB" w:rsidRPr="00E43EFB" w14:paraId="6F2887BD" w14:textId="77777777" w:rsidTr="00E43EFB">
        <w:trPr>
          <w:divId w:val="2116439976"/>
          <w:cantSplit/>
          <w:jc w:val="center"/>
        </w:trPr>
        <w:tc>
          <w:tcPr>
            <w:tcW w:w="7270" w:type="dxa"/>
          </w:tcPr>
          <w:p w14:paraId="7389239F" w14:textId="77777777" w:rsidR="00E43EFB" w:rsidRPr="00E43EFB" w:rsidRDefault="00E43EFB" w:rsidP="00E43EFB">
            <w:pPr>
              <w:spacing w:before="60" w:after="60" w:line="240" w:lineRule="auto"/>
              <w:ind w:left="475" w:hanging="475"/>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GUID=b5cec9fd-d227-4527-826c-eb5d16fd9a8c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8.</w:t>
            </w:r>
            <w:r w:rsidRPr="00E43EFB">
              <w:rPr>
                <w:rFonts w:ascii="Times New Roman" w:hAnsi="Times New Roman" w:cs="Times New Roman"/>
                <w:sz w:val="22"/>
                <w:szCs w:val="22"/>
                <w:lang w:val="en-GB" w:eastAsia="en-US"/>
              </w:rPr>
              <w:tab/>
              <w:t>Housing and Development Board (HDB) flat</w:t>
            </w:r>
          </w:p>
        </w:tc>
      </w:tr>
      <w:tr w:rsidR="00E43EFB" w:rsidRPr="00E43EFB" w14:paraId="06B73A96" w14:textId="77777777" w:rsidTr="00E43EFB">
        <w:trPr>
          <w:divId w:val="2116439976"/>
          <w:cantSplit/>
          <w:jc w:val="center"/>
        </w:trPr>
        <w:tc>
          <w:tcPr>
            <w:tcW w:w="7270" w:type="dxa"/>
          </w:tcPr>
          <w:p w14:paraId="00EC5CF8" w14:textId="77777777" w:rsidR="00E43EFB" w:rsidRPr="00E43EFB" w:rsidRDefault="00E43EFB" w:rsidP="00E43EFB">
            <w:pPr>
              <w:spacing w:before="60" w:after="60" w:line="240" w:lineRule="auto"/>
              <w:ind w:left="475" w:hanging="475"/>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GUID=8d709ea9-33b8-45ed-829f-0c2a9cb56d28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ab/>
              <w:t>One of the matrimonial assets in respect of which relief is being sought is an HDB flat.</w:t>
            </w:r>
          </w:p>
        </w:tc>
      </w:tr>
      <w:tr w:rsidR="00E43EFB" w:rsidRPr="00E43EFB" w14:paraId="03F96BE1" w14:textId="77777777" w:rsidTr="00E43EFB">
        <w:trPr>
          <w:divId w:val="2116439976"/>
          <w:cantSplit/>
          <w:jc w:val="center"/>
        </w:trPr>
        <w:tc>
          <w:tcPr>
            <w:tcW w:w="7270" w:type="dxa"/>
          </w:tcPr>
          <w:p w14:paraId="3E4F5194"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GUID=1822ff77-0028-4df7-a938-370b1c5ff821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w:t>
            </w:r>
            <w:r w:rsidRPr="00E43EFB">
              <w:rPr>
                <w:rFonts w:ascii="Times New Roman" w:hAnsi="Times New Roman" w:cs="Times New Roman"/>
                <w:i/>
                <w:sz w:val="22"/>
                <w:szCs w:val="22"/>
                <w:lang w:val="en-GB" w:eastAsia="en-US"/>
              </w:rPr>
              <w:t>a</w:t>
            </w:r>
            <w:r w:rsidRPr="00E43EFB">
              <w:rPr>
                <w:rFonts w:ascii="Times New Roman" w:hAnsi="Times New Roman" w:cs="Times New Roman"/>
                <w:sz w:val="22"/>
                <w:szCs w:val="22"/>
                <w:lang w:val="en-GB" w:eastAsia="en-US"/>
              </w:rPr>
              <w:t>)</w:t>
            </w:r>
            <w:r w:rsidRPr="00E43EFB">
              <w:rPr>
                <w:rFonts w:ascii="Times New Roman" w:hAnsi="Times New Roman" w:cs="Times New Roman"/>
                <w:sz w:val="22"/>
                <w:szCs w:val="22"/>
                <w:lang w:val="en-GB" w:eastAsia="en-US"/>
              </w:rPr>
              <w:tab/>
              <w:t>The Agreed/Proposed* Matrimonial Property Plan (For Housing and Development Board flats only) is filed together with this Writ.</w:t>
            </w:r>
          </w:p>
        </w:tc>
      </w:tr>
      <w:tr w:rsidR="00E43EFB" w:rsidRPr="00E43EFB" w14:paraId="7762C93E" w14:textId="77777777" w:rsidTr="00E43EFB">
        <w:trPr>
          <w:divId w:val="2116439976"/>
          <w:cantSplit/>
          <w:jc w:val="center"/>
        </w:trPr>
        <w:tc>
          <w:tcPr>
            <w:tcW w:w="7270" w:type="dxa"/>
          </w:tcPr>
          <w:p w14:paraId="12AC4F16"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GUID=92e44c06-4390-413c-86bc-4716ca91d66b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w:t>
            </w:r>
            <w:r w:rsidRPr="00E43EFB">
              <w:rPr>
                <w:rFonts w:ascii="Times New Roman" w:hAnsi="Times New Roman" w:cs="Times New Roman"/>
                <w:i/>
                <w:sz w:val="22"/>
                <w:szCs w:val="22"/>
                <w:lang w:val="en-GB" w:eastAsia="en-US"/>
              </w:rPr>
              <w:t>b</w:t>
            </w:r>
            <w:r w:rsidRPr="00E43EFB">
              <w:rPr>
                <w:rFonts w:ascii="Times New Roman" w:hAnsi="Times New Roman" w:cs="Times New Roman"/>
                <w:sz w:val="22"/>
                <w:szCs w:val="22"/>
                <w:lang w:val="en-GB" w:eastAsia="en-US"/>
              </w:rPr>
              <w:t>)</w:t>
            </w:r>
            <w:r w:rsidRPr="00E43EFB">
              <w:rPr>
                <w:rFonts w:ascii="Times New Roman" w:hAnsi="Times New Roman" w:cs="Times New Roman"/>
                <w:sz w:val="22"/>
                <w:szCs w:val="22"/>
                <w:lang w:val="en-GB" w:eastAsia="en-US"/>
              </w:rPr>
              <w:tab/>
              <w:t xml:space="preserve">The Plaintiff/Plaintiff’s Solicitor* has made enquiries with HDB/HDB and the Central Provident Fund Board (CPFB)* on </w:t>
            </w:r>
            <w:r w:rsidRPr="00E43EFB">
              <w:rPr>
                <w:rFonts w:ascii="Times New Roman" w:hAnsi="Times New Roman" w:cs="Times New Roman"/>
                <w:sz w:val="22"/>
                <w:szCs w:val="22"/>
                <w:lang w:val="en-GB" w:eastAsia="en-US"/>
              </w:rPr>
              <w:br/>
              <w:t>[</w:t>
            </w:r>
            <w:r w:rsidRPr="00E43EFB">
              <w:rPr>
                <w:rFonts w:ascii="Times New Roman" w:hAnsi="Times New Roman" w:cs="Times New Roman"/>
                <w:i/>
                <w:sz w:val="22"/>
                <w:szCs w:val="22"/>
                <w:lang w:val="en-GB" w:eastAsia="en-US"/>
              </w:rPr>
              <w:t>to set out respective dates</w:t>
            </w:r>
            <w:r w:rsidRPr="00E43EFB">
              <w:rPr>
                <w:rFonts w:ascii="Times New Roman" w:hAnsi="Times New Roman" w:cs="Times New Roman"/>
                <w:sz w:val="22"/>
                <w:szCs w:val="22"/>
                <w:lang w:val="en-GB" w:eastAsia="en-US"/>
              </w:rPr>
              <w:t>] and has not received any reply from HDB/CPFB/HDB and CPFB*. [</w:t>
            </w:r>
            <w:r w:rsidRPr="00E43EFB">
              <w:rPr>
                <w:rFonts w:ascii="Times New Roman" w:hAnsi="Times New Roman" w:cs="Times New Roman"/>
                <w:i/>
                <w:sz w:val="22"/>
                <w:szCs w:val="22"/>
                <w:lang w:val="en-GB" w:eastAsia="en-US"/>
              </w:rPr>
              <w:t>The Statement of Particulars shall annex copies of the said letters.</w:t>
            </w:r>
            <w:r w:rsidRPr="00E43EFB">
              <w:rPr>
                <w:rFonts w:ascii="Times New Roman" w:hAnsi="Times New Roman" w:cs="Times New Roman"/>
                <w:sz w:val="22"/>
                <w:szCs w:val="22"/>
                <w:lang w:val="en-GB" w:eastAsia="en-US"/>
              </w:rPr>
              <w:t>]</w:t>
            </w:r>
          </w:p>
        </w:tc>
      </w:tr>
      <w:tr w:rsidR="00E43EFB" w:rsidRPr="00E43EFB" w14:paraId="633B0401" w14:textId="77777777" w:rsidTr="00E43EFB">
        <w:trPr>
          <w:divId w:val="2116439976"/>
          <w:cantSplit/>
          <w:jc w:val="center"/>
        </w:trPr>
        <w:tc>
          <w:tcPr>
            <w:tcW w:w="7270" w:type="dxa"/>
          </w:tcPr>
          <w:p w14:paraId="23CF4FF4" w14:textId="77777777" w:rsidR="00E43EFB" w:rsidRPr="00E43EFB" w:rsidRDefault="00E43EFB" w:rsidP="00E43EFB">
            <w:pPr>
              <w:spacing w:before="60" w:after="60" w:line="240" w:lineRule="auto"/>
              <w:jc w:val="both"/>
              <w:rPr>
                <w:rFonts w:ascii="Times New Roman" w:hAnsi="Times New Roman" w:cs="Times New Roman"/>
                <w:sz w:val="26"/>
                <w:szCs w:val="20"/>
                <w:lang w:val="en-GB" w:eastAsia="en-US"/>
              </w:rPr>
            </w:pPr>
            <w:r w:rsidRPr="00E43EFB">
              <w:rPr>
                <w:rFonts w:ascii="Times New Roman" w:hAnsi="Times New Roman" w:cs="Times New Roman"/>
                <w:sz w:val="26"/>
                <w:szCs w:val="20"/>
                <w:lang w:val="en-GB" w:eastAsia="en-US"/>
              </w:rPr>
              <w:fldChar w:fldCharType="begin"/>
            </w:r>
            <w:r w:rsidRPr="00E43EFB">
              <w:rPr>
                <w:rFonts w:ascii="Times New Roman" w:hAnsi="Times New Roman" w:cs="Times New Roman"/>
                <w:sz w:val="26"/>
                <w:szCs w:val="20"/>
                <w:lang w:val="en-GB" w:eastAsia="en-US"/>
              </w:rPr>
              <w:instrText xml:space="preserve"> GUID=a132fe3a-a162-47fa-aaa7-9e4db156aa55 </w:instrText>
            </w:r>
            <w:r w:rsidRPr="00E43EFB">
              <w:rPr>
                <w:rFonts w:ascii="Times New Roman" w:hAnsi="Times New Roman" w:cs="Times New Roman"/>
                <w:sz w:val="26"/>
                <w:szCs w:val="20"/>
                <w:lang w:val="en-GB" w:eastAsia="en-US"/>
              </w:rPr>
              <w:fldChar w:fldCharType="end"/>
            </w:r>
            <w:r w:rsidRPr="00E43EFB">
              <w:rPr>
                <w:rFonts w:ascii="Times New Roman" w:hAnsi="Times New Roman" w:cs="Times New Roman"/>
                <w:sz w:val="18"/>
                <w:szCs w:val="18"/>
                <w:lang w:val="en-GB" w:eastAsia="en-US"/>
              </w:rPr>
              <w:t>*Delete where inapplicable.</w:t>
            </w:r>
          </w:p>
        </w:tc>
      </w:tr>
    </w:tbl>
    <w:p w14:paraId="6A157553"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5442DE9F"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24636210"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13B5D3A9"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4185B7B0"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41E4A4BE"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7B90E3A3"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0079E386"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5F1A302B" w14:textId="77777777" w:rsidR="006F2CA2" w:rsidRPr="006F2CA2" w:rsidRDefault="006F2CA2" w:rsidP="001C6677">
      <w:pPr>
        <w:spacing w:before="0" w:after="200" w:line="276" w:lineRule="auto"/>
        <w:jc w:val="center"/>
        <w:divId w:val="2116439976"/>
        <w:rPr>
          <w:rFonts w:ascii="Times New Roman" w:hAnsi="Times New Roman" w:cs="Times New Roman"/>
          <w:caps/>
          <w:sz w:val="22"/>
          <w:szCs w:val="20"/>
          <w:lang w:val="en-GB" w:eastAsia="en-US"/>
        </w:rPr>
      </w:pPr>
      <w:r w:rsidRPr="006F2CA2">
        <w:rPr>
          <w:rFonts w:ascii="Calibri" w:eastAsia="Calibri" w:hAnsi="Calibri" w:cs="Times New Roman"/>
          <w:sz w:val="22"/>
          <w:szCs w:val="22"/>
          <w:lang w:eastAsia="en-US"/>
        </w:rPr>
        <w:br w:type="page"/>
      </w:r>
      <w:r w:rsidRPr="006F2CA2">
        <w:rPr>
          <w:rFonts w:ascii="Times New Roman" w:hAnsi="Times New Roman" w:cs="Times New Roman"/>
          <w:caps/>
          <w:sz w:val="22"/>
          <w:szCs w:val="20"/>
          <w:lang w:val="en-GB" w:eastAsia="en-US"/>
        </w:rPr>
        <w:lastRenderedPageBreak/>
        <w:fldChar w:fldCharType="begin" w:fldLock="1"/>
      </w:r>
      <w:r w:rsidRPr="006F2CA2">
        <w:rPr>
          <w:rFonts w:ascii="Times New Roman" w:hAnsi="Times New Roman" w:cs="Times New Roman"/>
          <w:caps/>
          <w:sz w:val="22"/>
          <w:szCs w:val="20"/>
          <w:lang w:val="en-GB" w:eastAsia="en-US"/>
        </w:rPr>
        <w:instrText xml:space="preserve"> GUID=69af4df9-309a-49fe-9ce6-e5fd5c74fbb0 </w:instrText>
      </w:r>
      <w:r w:rsidRPr="006F2CA2">
        <w:rPr>
          <w:rFonts w:ascii="Times New Roman" w:hAnsi="Times New Roman" w:cs="Times New Roman"/>
          <w:caps/>
          <w:sz w:val="22"/>
          <w:szCs w:val="20"/>
          <w:lang w:val="en-GB" w:eastAsia="en-US"/>
        </w:rPr>
        <w:fldChar w:fldCharType="end"/>
      </w:r>
      <w:r w:rsidRPr="006F2CA2">
        <w:rPr>
          <w:rFonts w:ascii="Times New Roman" w:hAnsi="Times New Roman" w:cs="Times New Roman"/>
          <w:caps/>
          <w:sz w:val="22"/>
          <w:szCs w:val="20"/>
          <w:lang w:val="en-GB" w:eastAsia="en-US"/>
        </w:rPr>
        <w:t>Form 7</w:t>
      </w:r>
    </w:p>
    <w:tbl>
      <w:tblPr>
        <w:tblW w:w="7120" w:type="dxa"/>
        <w:jc w:val="center"/>
        <w:tblLook w:val="04A0" w:firstRow="1" w:lastRow="0" w:firstColumn="1" w:lastColumn="0" w:noHBand="0" w:noVBand="1"/>
      </w:tblPr>
      <w:tblGrid>
        <w:gridCol w:w="7120"/>
      </w:tblGrid>
      <w:tr w:rsidR="006F2CA2" w:rsidRPr="006F2CA2" w14:paraId="21E5FC9D" w14:textId="77777777" w:rsidTr="006F2CA2">
        <w:trPr>
          <w:divId w:val="2116439976"/>
          <w:cantSplit/>
          <w:jc w:val="center"/>
        </w:trPr>
        <w:tc>
          <w:tcPr>
            <w:tcW w:w="7120" w:type="dxa"/>
          </w:tcPr>
          <w:p w14:paraId="0AB6CD13"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GUID=186ffb57-1d3f-498f-a4bb-7acd83c4c4f9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 xml:space="preserve">R. 44, 48 </w:t>
            </w:r>
          </w:p>
        </w:tc>
      </w:tr>
      <w:tr w:rsidR="006F2CA2" w:rsidRPr="006F2CA2" w14:paraId="4797FDD4" w14:textId="77777777" w:rsidTr="006F2CA2">
        <w:trPr>
          <w:divId w:val="2116439976"/>
          <w:cantSplit/>
          <w:jc w:val="center"/>
        </w:trPr>
        <w:tc>
          <w:tcPr>
            <w:tcW w:w="7120" w:type="dxa"/>
          </w:tcPr>
          <w:p w14:paraId="0F18DB0B"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GUID=b6ea1da4-b028-44a5-9e61-75fab83661b7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(STATEMENT OF CLAIM (RESCISSION OF JUDGMENT OF JUDICIAL</w:t>
            </w:r>
            <w:r w:rsidRPr="006F2CA2">
              <w:rPr>
                <w:rFonts w:ascii="Times New Roman" w:hAnsi="Times New Roman" w:cs="Times New Roman"/>
                <w:sz w:val="22"/>
                <w:szCs w:val="20"/>
                <w:lang w:val="en-GB" w:eastAsia="en-US"/>
              </w:rPr>
              <w:br/>
              <w:t>SEPARATION) FORM)</w:t>
            </w:r>
          </w:p>
        </w:tc>
      </w:tr>
      <w:tr w:rsidR="006F2CA2" w:rsidRPr="006F2CA2" w14:paraId="46664BB7" w14:textId="77777777" w:rsidTr="006F2CA2">
        <w:trPr>
          <w:divId w:val="2116439976"/>
          <w:cantSplit/>
          <w:jc w:val="center"/>
        </w:trPr>
        <w:tc>
          <w:tcPr>
            <w:tcW w:w="7120" w:type="dxa"/>
          </w:tcPr>
          <w:p w14:paraId="2CF176C6"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GUID=2e415d6b-cba7-43ab-a7c3-0d8d73d25cb2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IN THE FAMILY JUSTICE COURTS OF THE REPUBLIC OF SINGAPORE</w:t>
            </w:r>
          </w:p>
        </w:tc>
      </w:tr>
      <w:tr w:rsidR="006F2CA2" w:rsidRPr="006F2CA2" w14:paraId="36918CA6" w14:textId="77777777" w:rsidTr="006F2CA2">
        <w:trPr>
          <w:divId w:val="2116439976"/>
          <w:cantSplit/>
          <w:jc w:val="center"/>
        </w:trPr>
        <w:tc>
          <w:tcPr>
            <w:tcW w:w="7120" w:type="dxa"/>
          </w:tcPr>
          <w:p w14:paraId="5D7397C0"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GUID=7f7f91ab-967f-492b-bcc2-75edb5e94e45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Divorce Writ No.</w:t>
            </w:r>
          </w:p>
        </w:tc>
      </w:tr>
      <w:tr w:rsidR="006F2CA2" w:rsidRPr="006F2CA2" w14:paraId="4F81F815" w14:textId="77777777" w:rsidTr="006F2CA2">
        <w:trPr>
          <w:divId w:val="2116439976"/>
          <w:cantSplit/>
          <w:jc w:val="center"/>
        </w:trPr>
        <w:tc>
          <w:tcPr>
            <w:tcW w:w="7120" w:type="dxa"/>
          </w:tcPr>
          <w:p w14:paraId="08CD855D"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GUID=5254031f-18f0-4341-abe1-6beeb3383b16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Between</w:t>
            </w:r>
          </w:p>
        </w:tc>
      </w:tr>
      <w:tr w:rsidR="006F2CA2" w:rsidRPr="006F2CA2" w14:paraId="3936E4E7" w14:textId="77777777" w:rsidTr="006F2CA2">
        <w:trPr>
          <w:divId w:val="2116439976"/>
          <w:cantSplit/>
          <w:jc w:val="center"/>
        </w:trPr>
        <w:tc>
          <w:tcPr>
            <w:tcW w:w="7120" w:type="dxa"/>
          </w:tcPr>
          <w:p w14:paraId="4817196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GUID=68fedaeb-e1ab-49bc-9e09-2c401dd315d4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Plaintiff’s Name</w:t>
            </w:r>
            <w:r w:rsidRPr="006F2CA2">
              <w:rPr>
                <w:rFonts w:ascii="Times New Roman" w:hAnsi="Times New Roman" w:cs="Times New Roman"/>
                <w:sz w:val="22"/>
                <w:szCs w:val="20"/>
                <w:lang w:val="en-GB" w:eastAsia="en-US"/>
              </w:rPr>
              <w:t>] (ID No.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w:t>
            </w:r>
            <w:r w:rsidRPr="006F2CA2">
              <w:rPr>
                <w:rFonts w:ascii="Times New Roman" w:hAnsi="Times New Roman" w:cs="Times New Roman"/>
                <w:i/>
                <w:sz w:val="22"/>
                <w:szCs w:val="20"/>
                <w:lang w:val="en-GB" w:eastAsia="en-US"/>
              </w:rPr>
              <w:t>Plaintiff</w:t>
            </w:r>
          </w:p>
        </w:tc>
      </w:tr>
      <w:tr w:rsidR="006F2CA2" w:rsidRPr="006F2CA2" w14:paraId="169E9638" w14:textId="77777777" w:rsidTr="006F2CA2">
        <w:trPr>
          <w:divId w:val="2116439976"/>
          <w:cantSplit/>
          <w:jc w:val="center"/>
        </w:trPr>
        <w:tc>
          <w:tcPr>
            <w:tcW w:w="7120" w:type="dxa"/>
          </w:tcPr>
          <w:p w14:paraId="09F8534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GUID=d982b542-8eea-45df-ab51-4c4952763884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w:t>
            </w:r>
          </w:p>
        </w:tc>
      </w:tr>
      <w:tr w:rsidR="006F2CA2" w:rsidRPr="006F2CA2" w14:paraId="55EB9AAA" w14:textId="77777777" w:rsidTr="006F2CA2">
        <w:trPr>
          <w:divId w:val="2116439976"/>
          <w:cantSplit/>
          <w:jc w:val="center"/>
        </w:trPr>
        <w:tc>
          <w:tcPr>
            <w:tcW w:w="7120" w:type="dxa"/>
          </w:tcPr>
          <w:p w14:paraId="5CF59F4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GUID=99e987e9-13e3-4650-bd84-4ea7250fce21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Defendant’s Name</w:t>
            </w:r>
            <w:r w:rsidRPr="006F2CA2">
              <w:rPr>
                <w:rFonts w:ascii="Times New Roman" w:hAnsi="Times New Roman" w:cs="Times New Roman"/>
                <w:sz w:val="22"/>
                <w:szCs w:val="20"/>
                <w:lang w:val="en-GB" w:eastAsia="en-US"/>
              </w:rPr>
              <w:t>] (ID No.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w:t>
            </w:r>
            <w:r w:rsidRPr="006F2CA2">
              <w:rPr>
                <w:rFonts w:ascii="Times New Roman" w:hAnsi="Times New Roman" w:cs="Times New Roman"/>
                <w:i/>
                <w:sz w:val="22"/>
                <w:szCs w:val="20"/>
                <w:lang w:val="en-GB" w:eastAsia="en-US"/>
              </w:rPr>
              <w:t>Defendant</w:t>
            </w:r>
          </w:p>
        </w:tc>
      </w:tr>
      <w:tr w:rsidR="006F2CA2" w:rsidRPr="006F2CA2" w14:paraId="77AAB23F" w14:textId="77777777" w:rsidTr="006F2CA2">
        <w:trPr>
          <w:divId w:val="2116439976"/>
          <w:cantSplit/>
          <w:jc w:val="center"/>
        </w:trPr>
        <w:tc>
          <w:tcPr>
            <w:tcW w:w="7120" w:type="dxa"/>
          </w:tcPr>
          <w:p w14:paraId="4A9956FB"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GUID=8ca35025-77e2-4cde-b5eb-78a0eae4dad4 </w:instrText>
            </w:r>
            <w:r w:rsidRPr="006F2CA2">
              <w:rPr>
                <w:rFonts w:ascii="Times New Roman" w:hAnsi="Times New Roman" w:cs="Times New Roman"/>
                <w:sz w:val="22"/>
                <w:szCs w:val="20"/>
                <w:lang w:val="en-GB" w:eastAsia="en-US"/>
              </w:rPr>
              <w:fldChar w:fldCharType="end"/>
            </w:r>
          </w:p>
        </w:tc>
      </w:tr>
      <w:tr w:rsidR="006F2CA2" w:rsidRPr="006F2CA2" w14:paraId="0FCECEB5" w14:textId="77777777" w:rsidTr="006F2CA2">
        <w:trPr>
          <w:divId w:val="2116439976"/>
          <w:cantSplit/>
          <w:jc w:val="center"/>
        </w:trPr>
        <w:tc>
          <w:tcPr>
            <w:tcW w:w="7120" w:type="dxa"/>
          </w:tcPr>
          <w:p w14:paraId="6A851DA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GUID=91864e2a-aeed-4e88-ad7e-0cb4eae96139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STATEMENT OF CLAIM FOR THE RESCISSION OF JUDGMENT OF </w:t>
            </w:r>
            <w:r w:rsidRPr="006F2CA2">
              <w:rPr>
                <w:rFonts w:ascii="Times New Roman" w:hAnsi="Times New Roman" w:cs="Times New Roman"/>
                <w:sz w:val="22"/>
                <w:szCs w:val="20"/>
                <w:lang w:val="en-GB" w:eastAsia="en-US"/>
              </w:rPr>
              <w:br/>
              <w:t xml:space="preserve">JUDICIAL SEPARATION (BY SPOUSE AGAINST WHOM JUDGMENT </w:t>
            </w:r>
            <w:r w:rsidRPr="006F2CA2">
              <w:rPr>
                <w:rFonts w:ascii="Times New Roman" w:hAnsi="Times New Roman" w:cs="Times New Roman"/>
                <w:sz w:val="22"/>
                <w:szCs w:val="20"/>
                <w:lang w:val="en-GB" w:eastAsia="en-US"/>
              </w:rPr>
              <w:br/>
              <w:t>OF JUDICIAL SEPARATION IS MADE)</w:t>
            </w:r>
          </w:p>
        </w:tc>
      </w:tr>
      <w:tr w:rsidR="006F2CA2" w:rsidRPr="006F2CA2" w14:paraId="2E4ECBD6" w14:textId="77777777" w:rsidTr="006F2CA2">
        <w:trPr>
          <w:divId w:val="2116439976"/>
          <w:cantSplit/>
          <w:jc w:val="center"/>
        </w:trPr>
        <w:tc>
          <w:tcPr>
            <w:tcW w:w="7120" w:type="dxa"/>
          </w:tcPr>
          <w:p w14:paraId="0BDCBD17"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GUID=726a1bbc-1074-4dfe-ab1e-2fb72a22209d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w:t>
            </w:r>
            <w:r w:rsidRPr="006F2CA2">
              <w:rPr>
                <w:rFonts w:ascii="Times New Roman" w:hAnsi="Times New Roman" w:cs="Times New Roman"/>
                <w:sz w:val="22"/>
                <w:szCs w:val="20"/>
                <w:lang w:val="en-GB" w:eastAsia="en-US"/>
              </w:rPr>
              <w:tab/>
              <w:t>Proceedings in which the Plaintiff is seeking the Rescission of Judgment of Judicial Separation</w:t>
            </w:r>
          </w:p>
        </w:tc>
      </w:tr>
      <w:tr w:rsidR="006F2CA2" w:rsidRPr="006F2CA2" w14:paraId="1F52A77D" w14:textId="77777777" w:rsidTr="006F2CA2">
        <w:trPr>
          <w:divId w:val="2116439976"/>
          <w:cantSplit/>
          <w:jc w:val="center"/>
        </w:trPr>
        <w:tc>
          <w:tcPr>
            <w:tcW w:w="7120" w:type="dxa"/>
          </w:tcPr>
          <w:p w14:paraId="1FEE983A"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GUID=02efdc9b-86ad-49b0-9552-4db78ea3ed0a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Petition/Divorce Suit* Number:</w:t>
            </w:r>
          </w:p>
        </w:tc>
      </w:tr>
      <w:tr w:rsidR="006F2CA2" w:rsidRPr="006F2CA2" w14:paraId="57E136D5" w14:textId="77777777" w:rsidTr="006F2CA2">
        <w:trPr>
          <w:divId w:val="2116439976"/>
          <w:cantSplit/>
          <w:jc w:val="center"/>
        </w:trPr>
        <w:tc>
          <w:tcPr>
            <w:tcW w:w="7120" w:type="dxa"/>
          </w:tcPr>
          <w:p w14:paraId="40F025A6" w14:textId="77777777" w:rsidR="006F2CA2" w:rsidRPr="006F2CA2" w:rsidRDefault="006F2CA2" w:rsidP="006F2CA2">
            <w:pPr>
              <w:spacing w:before="60" w:after="60" w:line="240" w:lineRule="auto"/>
              <w:ind w:left="940" w:hanging="533"/>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GUID=717f20a4-fae1-4329-b0d3-41e09a766e21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Date of Grant of Judgment of Judicial Separation:</w:t>
            </w:r>
          </w:p>
        </w:tc>
      </w:tr>
      <w:tr w:rsidR="006F2CA2" w:rsidRPr="006F2CA2" w14:paraId="2EFD44DF" w14:textId="77777777" w:rsidTr="006F2CA2">
        <w:trPr>
          <w:divId w:val="2116439976"/>
          <w:cantSplit/>
          <w:jc w:val="center"/>
        </w:trPr>
        <w:tc>
          <w:tcPr>
            <w:tcW w:w="7120" w:type="dxa"/>
          </w:tcPr>
          <w:p w14:paraId="760167EF"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GUID=ad537f27-0091-4142-9cb4-dc5af3940797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w:t>
            </w:r>
            <w:r w:rsidRPr="006F2CA2">
              <w:rPr>
                <w:rFonts w:ascii="Times New Roman" w:hAnsi="Times New Roman" w:cs="Times New Roman"/>
                <w:sz w:val="22"/>
                <w:szCs w:val="20"/>
                <w:lang w:val="en-GB" w:eastAsia="en-US"/>
              </w:rPr>
              <w:tab/>
              <w:t>Grounds for Rescission of Judgment of Judicial Separation</w:t>
            </w:r>
          </w:p>
        </w:tc>
      </w:tr>
      <w:tr w:rsidR="006F2CA2" w:rsidRPr="006F2CA2" w14:paraId="70AA8856" w14:textId="77777777" w:rsidTr="006F2CA2">
        <w:trPr>
          <w:divId w:val="2116439976"/>
          <w:cantSplit/>
          <w:jc w:val="center"/>
        </w:trPr>
        <w:tc>
          <w:tcPr>
            <w:tcW w:w="7120" w:type="dxa"/>
          </w:tcPr>
          <w:p w14:paraId="4547DB07"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GUID=a84015db-4466-458a-a22c-7ffc38a9fa14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*Judgment of Judicial Separation obtained in the absence of the Plaintiff.</w:t>
            </w:r>
          </w:p>
        </w:tc>
      </w:tr>
      <w:tr w:rsidR="006F2CA2" w:rsidRPr="006F2CA2" w14:paraId="1E08B73C" w14:textId="77777777" w:rsidTr="006F2CA2">
        <w:trPr>
          <w:divId w:val="2116439976"/>
          <w:cantSplit/>
          <w:jc w:val="center"/>
        </w:trPr>
        <w:tc>
          <w:tcPr>
            <w:tcW w:w="7120" w:type="dxa"/>
          </w:tcPr>
          <w:p w14:paraId="593D418E"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GUID=1d8e7360-dfc5-4f55-b7d5-b2a053775a97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*The ground of the Judgment of Judicial Separation was desertion and the Plaintiff had reasonable cause for the alleged desertion.</w:t>
            </w:r>
          </w:p>
        </w:tc>
      </w:tr>
      <w:tr w:rsidR="006F2CA2" w:rsidRPr="006F2CA2" w14:paraId="3933D3F4" w14:textId="77777777" w:rsidTr="006F2CA2">
        <w:trPr>
          <w:divId w:val="2116439976"/>
          <w:cantSplit/>
          <w:jc w:val="center"/>
        </w:trPr>
        <w:tc>
          <w:tcPr>
            <w:tcW w:w="7120" w:type="dxa"/>
          </w:tcPr>
          <w:p w14:paraId="4F6A39AF"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GUID=0fcea79e-ba73-4dd3-b149-7fc7fadefa62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w:t>
            </w:r>
            <w:r w:rsidRPr="006F2CA2">
              <w:rPr>
                <w:rFonts w:ascii="Times New Roman" w:hAnsi="Times New Roman" w:cs="Times New Roman"/>
                <w:i/>
                <w:sz w:val="22"/>
                <w:szCs w:val="20"/>
                <w:lang w:val="en-GB" w:eastAsia="en-US"/>
              </w:rPr>
              <w:t xml:space="preserve">Full particulars of the individual facts relied on but not the evidence by which they are to be proved, together with any other relevant information, to be stated in the Statement </w:t>
            </w:r>
            <w:proofErr w:type="gramStart"/>
            <w:r w:rsidRPr="006F2CA2">
              <w:rPr>
                <w:rFonts w:ascii="Times New Roman" w:hAnsi="Times New Roman" w:cs="Times New Roman"/>
                <w:i/>
                <w:sz w:val="22"/>
                <w:szCs w:val="20"/>
                <w:lang w:val="en-GB" w:eastAsia="en-US"/>
              </w:rPr>
              <w:t>of Particulars</w:t>
            </w:r>
            <w:proofErr w:type="gramEnd"/>
            <w:r w:rsidRPr="006F2CA2">
              <w:rPr>
                <w:rFonts w:ascii="Times New Roman" w:hAnsi="Times New Roman" w:cs="Times New Roman"/>
                <w:i/>
                <w:sz w:val="22"/>
                <w:szCs w:val="20"/>
                <w:lang w:val="en-GB" w:eastAsia="en-US"/>
              </w:rPr>
              <w:t>.</w:t>
            </w:r>
            <w:r w:rsidRPr="006F2CA2">
              <w:rPr>
                <w:rFonts w:ascii="Times New Roman" w:hAnsi="Times New Roman" w:cs="Times New Roman"/>
                <w:sz w:val="22"/>
                <w:szCs w:val="20"/>
                <w:lang w:val="en-GB" w:eastAsia="en-US"/>
              </w:rPr>
              <w:t>]</w:t>
            </w:r>
          </w:p>
        </w:tc>
      </w:tr>
      <w:tr w:rsidR="006F2CA2" w:rsidRPr="006F2CA2" w14:paraId="69E4DD43" w14:textId="77777777" w:rsidTr="006F2CA2">
        <w:trPr>
          <w:divId w:val="2116439976"/>
          <w:cantSplit/>
          <w:jc w:val="center"/>
        </w:trPr>
        <w:tc>
          <w:tcPr>
            <w:tcW w:w="7120" w:type="dxa"/>
          </w:tcPr>
          <w:p w14:paraId="14570844" w14:textId="77777777" w:rsidR="006F2CA2" w:rsidRPr="006F2CA2" w:rsidRDefault="006F2CA2" w:rsidP="006F2CA2">
            <w:pPr>
              <w:spacing w:before="60" w:after="60" w:line="240" w:lineRule="auto"/>
              <w:ind w:left="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GUID=e6e4a829-b7e2-48e7-8ced-a551b4e252e9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3.</w:t>
            </w:r>
            <w:r w:rsidRPr="006F2CA2">
              <w:rPr>
                <w:rFonts w:ascii="Times New Roman" w:hAnsi="Times New Roman" w:cs="Times New Roman"/>
                <w:sz w:val="22"/>
                <w:szCs w:val="20"/>
                <w:lang w:val="en-GB" w:eastAsia="en-US"/>
              </w:rPr>
              <w:tab/>
              <w:t>Relief Claimed</w:t>
            </w:r>
          </w:p>
        </w:tc>
      </w:tr>
      <w:tr w:rsidR="006F2CA2" w:rsidRPr="006F2CA2" w14:paraId="583F2210" w14:textId="77777777" w:rsidTr="006F2CA2">
        <w:trPr>
          <w:divId w:val="2116439976"/>
          <w:cantSplit/>
          <w:jc w:val="center"/>
        </w:trPr>
        <w:tc>
          <w:tcPr>
            <w:tcW w:w="7120" w:type="dxa"/>
          </w:tcPr>
          <w:p w14:paraId="0C0934E6" w14:textId="77777777" w:rsidR="006F2CA2" w:rsidRPr="006F2CA2" w:rsidRDefault="006F2CA2" w:rsidP="006F2CA2">
            <w:pPr>
              <w:spacing w:before="60" w:after="60" w:line="240" w:lineRule="auto"/>
              <w:ind w:left="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GUID=0829c724-9aa8-4507-83fe-cab37837f80a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To state the particulars of relief claimed by the Plaintiff, including any claim for ancillary relief.</w:t>
            </w:r>
          </w:p>
        </w:tc>
      </w:tr>
      <w:tr w:rsidR="006F2CA2" w:rsidRPr="006F2CA2" w14:paraId="76455261" w14:textId="77777777" w:rsidTr="006F2CA2">
        <w:trPr>
          <w:divId w:val="2116439976"/>
          <w:cantSplit/>
          <w:jc w:val="center"/>
        </w:trPr>
        <w:tc>
          <w:tcPr>
            <w:tcW w:w="7120" w:type="dxa"/>
          </w:tcPr>
          <w:p w14:paraId="090A96BC" w14:textId="77777777" w:rsidR="006F2CA2" w:rsidRPr="006F2CA2" w:rsidRDefault="006F2CA2" w:rsidP="006F2CA2">
            <w:pPr>
              <w:spacing w:before="60" w:after="60" w:line="240" w:lineRule="auto"/>
              <w:ind w:left="940" w:hanging="533"/>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GUID=08cee4ad-c5d3-43d0-a74d-3772f14665dc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That the Judgment of Judicial Separation be rescinded</w:t>
            </w:r>
          </w:p>
        </w:tc>
      </w:tr>
      <w:tr w:rsidR="006F2CA2" w:rsidRPr="006F2CA2" w14:paraId="43717C1B" w14:textId="77777777" w:rsidTr="006F2CA2">
        <w:trPr>
          <w:divId w:val="2116439976"/>
          <w:cantSplit/>
          <w:jc w:val="center"/>
        </w:trPr>
        <w:tc>
          <w:tcPr>
            <w:tcW w:w="7120" w:type="dxa"/>
          </w:tcPr>
          <w:p w14:paraId="5C765A42" w14:textId="77777777" w:rsidR="006F2CA2" w:rsidRPr="006F2CA2" w:rsidRDefault="006F2CA2" w:rsidP="006F2CA2">
            <w:pPr>
              <w:spacing w:before="60" w:after="60" w:line="240" w:lineRule="auto"/>
              <w:ind w:left="940" w:hanging="533"/>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GUID=c4f0fe17-c136-4b17-aa24-4392784e4527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Costs</w:t>
            </w:r>
          </w:p>
        </w:tc>
      </w:tr>
      <w:tr w:rsidR="006F2CA2" w:rsidRPr="006F2CA2" w14:paraId="307D7B0B" w14:textId="77777777" w:rsidTr="006F2CA2">
        <w:trPr>
          <w:divId w:val="2116439976"/>
          <w:cantSplit/>
          <w:jc w:val="center"/>
        </w:trPr>
        <w:tc>
          <w:tcPr>
            <w:tcW w:w="7120" w:type="dxa"/>
          </w:tcPr>
          <w:p w14:paraId="73B2E163" w14:textId="77777777" w:rsidR="006F2CA2" w:rsidRPr="006F2CA2" w:rsidRDefault="006F2CA2" w:rsidP="006F2CA2">
            <w:pPr>
              <w:spacing w:before="60" w:after="60" w:line="240" w:lineRule="auto"/>
              <w:ind w:left="940" w:hanging="533"/>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GUID=21c17bc7-f3be-4fd4-bff5-98bed830d9d6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c</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Others [</w:t>
            </w:r>
            <w:r w:rsidRPr="006F2CA2">
              <w:rPr>
                <w:rFonts w:ascii="Times New Roman" w:hAnsi="Times New Roman" w:cs="Times New Roman"/>
                <w:i/>
                <w:sz w:val="22"/>
                <w:szCs w:val="20"/>
                <w:lang w:val="en-GB" w:eastAsia="en-US"/>
              </w:rPr>
              <w:t>please specify</w:t>
            </w:r>
            <w:r w:rsidRPr="006F2CA2">
              <w:rPr>
                <w:rFonts w:ascii="Times New Roman" w:hAnsi="Times New Roman" w:cs="Times New Roman"/>
                <w:sz w:val="22"/>
                <w:szCs w:val="20"/>
                <w:lang w:val="en-GB" w:eastAsia="en-US"/>
              </w:rPr>
              <w:t>]:</w:t>
            </w:r>
          </w:p>
        </w:tc>
      </w:tr>
      <w:tr w:rsidR="006F2CA2" w:rsidRPr="006F2CA2" w14:paraId="0D9A87B7" w14:textId="77777777" w:rsidTr="006F2CA2">
        <w:trPr>
          <w:divId w:val="2116439976"/>
          <w:cantSplit/>
          <w:jc w:val="center"/>
        </w:trPr>
        <w:tc>
          <w:tcPr>
            <w:tcW w:w="7120" w:type="dxa"/>
          </w:tcPr>
          <w:p w14:paraId="58E61402"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GUID=9d168250-b99a-4d86-b14f-519c6012cdba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*Delete where inapplicable.</w:t>
            </w:r>
          </w:p>
        </w:tc>
      </w:tr>
    </w:tbl>
    <w:p w14:paraId="7C553C09"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6CED2D30"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61EB7775"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2152A86F" w14:textId="77777777" w:rsidR="006F2CA2" w:rsidRDefault="006F2CA2" w:rsidP="006F2CA2">
      <w:pPr>
        <w:spacing w:before="0" w:after="200" w:line="276" w:lineRule="auto"/>
        <w:divId w:val="2116439976"/>
        <w:rPr>
          <w:rFonts w:ascii="Calibri" w:eastAsia="Calibri" w:hAnsi="Calibri" w:cs="Times New Roman"/>
          <w:sz w:val="22"/>
          <w:szCs w:val="22"/>
          <w:lang w:eastAsia="en-US"/>
        </w:rPr>
      </w:pPr>
    </w:p>
    <w:p w14:paraId="7B14777F" w14:textId="77777777" w:rsidR="005D3525" w:rsidRPr="006F2CA2" w:rsidRDefault="005D3525" w:rsidP="006F2CA2">
      <w:pPr>
        <w:spacing w:before="0" w:after="200" w:line="276" w:lineRule="auto"/>
        <w:divId w:val="2116439976"/>
        <w:rPr>
          <w:rFonts w:ascii="Calibri" w:eastAsia="Calibri" w:hAnsi="Calibri" w:cs="Times New Roman"/>
          <w:sz w:val="22"/>
          <w:szCs w:val="22"/>
          <w:lang w:eastAsia="en-US"/>
        </w:rPr>
      </w:pPr>
    </w:p>
    <w:p w14:paraId="5B3946C9" w14:textId="77777777" w:rsidR="006F2CA2" w:rsidRPr="006F2CA2" w:rsidRDefault="006F2CA2" w:rsidP="006F2CA2">
      <w:pPr>
        <w:keepNext/>
        <w:keepLines/>
        <w:suppressAutoHyphens/>
        <w:spacing w:before="240" w:after="120" w:line="240" w:lineRule="auto"/>
        <w:jc w:val="center"/>
        <w:divId w:val="2116439976"/>
        <w:rPr>
          <w:rFonts w:ascii="Times New Roman" w:hAnsi="Times New Roman" w:cs="Times New Roman"/>
          <w:caps/>
          <w:sz w:val="22"/>
          <w:szCs w:val="20"/>
          <w:lang w:val="en-GB" w:eastAsia="en-US"/>
        </w:rPr>
      </w:pPr>
      <w:r w:rsidRPr="006F2CA2">
        <w:rPr>
          <w:rFonts w:ascii="Times New Roman" w:hAnsi="Times New Roman" w:cs="Times New Roman"/>
          <w:caps/>
          <w:sz w:val="22"/>
          <w:szCs w:val="20"/>
          <w:lang w:val="en-GB" w:eastAsia="en-US"/>
        </w:rPr>
        <w:lastRenderedPageBreak/>
        <w:fldChar w:fldCharType="begin" w:fldLock="1"/>
      </w:r>
      <w:r w:rsidRPr="006F2CA2">
        <w:rPr>
          <w:rFonts w:ascii="Times New Roman" w:hAnsi="Times New Roman" w:cs="Times New Roman"/>
          <w:caps/>
          <w:sz w:val="22"/>
          <w:szCs w:val="20"/>
          <w:lang w:val="en-GB" w:eastAsia="en-US"/>
        </w:rPr>
        <w:instrText xml:space="preserve"> GUID=4112f0be-97d3-42aa-aabf-fe5be5ac408d </w:instrText>
      </w:r>
      <w:r w:rsidRPr="006F2CA2">
        <w:rPr>
          <w:rFonts w:ascii="Times New Roman" w:hAnsi="Times New Roman" w:cs="Times New Roman"/>
          <w:caps/>
          <w:sz w:val="22"/>
          <w:szCs w:val="20"/>
          <w:lang w:val="en-GB" w:eastAsia="en-US"/>
        </w:rPr>
        <w:fldChar w:fldCharType="end"/>
      </w:r>
      <w:r w:rsidRPr="006F2CA2">
        <w:rPr>
          <w:rFonts w:ascii="Times New Roman" w:hAnsi="Times New Roman" w:cs="Times New Roman"/>
          <w:caps/>
          <w:sz w:val="22"/>
          <w:szCs w:val="20"/>
          <w:lang w:val="en-GB" w:eastAsia="en-US"/>
        </w:rPr>
        <w:t>Form 8</w:t>
      </w:r>
    </w:p>
    <w:tbl>
      <w:tblPr>
        <w:tblW w:w="7120" w:type="dxa"/>
        <w:jc w:val="center"/>
        <w:tblLook w:val="04A0" w:firstRow="1" w:lastRow="0" w:firstColumn="1" w:lastColumn="0" w:noHBand="0" w:noVBand="1"/>
      </w:tblPr>
      <w:tblGrid>
        <w:gridCol w:w="7120"/>
      </w:tblGrid>
      <w:tr w:rsidR="00E43EFB" w:rsidRPr="00E43EFB" w14:paraId="7E148E05" w14:textId="77777777" w:rsidTr="00E43EFB">
        <w:trPr>
          <w:divId w:val="2116439976"/>
          <w:cantSplit/>
          <w:jc w:val="center"/>
        </w:trPr>
        <w:tc>
          <w:tcPr>
            <w:tcW w:w="7120" w:type="dxa"/>
          </w:tcPr>
          <w:p w14:paraId="3F5D6C67" w14:textId="77777777" w:rsidR="00E43EFB" w:rsidRPr="00E43EFB" w:rsidRDefault="00E43EFB" w:rsidP="00E43EFB">
            <w:pPr>
              <w:spacing w:before="60" w:after="60" w:line="240" w:lineRule="auto"/>
              <w:rPr>
                <w:rFonts w:ascii="Times New Roman" w:hAnsi="Times New Roman" w:cs="Times New Roman"/>
                <w:sz w:val="18"/>
                <w:szCs w:val="18"/>
                <w:lang w:val="en-GB" w:eastAsia="en-US"/>
              </w:rPr>
            </w:pPr>
            <w:r w:rsidRPr="00E43EFB">
              <w:rPr>
                <w:rFonts w:ascii="Times New Roman" w:hAnsi="Times New Roman" w:cs="Times New Roman"/>
                <w:sz w:val="18"/>
                <w:szCs w:val="18"/>
                <w:lang w:val="en-GB" w:eastAsia="en-US"/>
              </w:rPr>
              <w:fldChar w:fldCharType="begin"/>
            </w:r>
            <w:r w:rsidRPr="00E43EFB">
              <w:rPr>
                <w:rFonts w:ascii="Times New Roman" w:hAnsi="Times New Roman" w:cs="Times New Roman"/>
                <w:sz w:val="18"/>
                <w:szCs w:val="18"/>
                <w:lang w:val="en-GB" w:eastAsia="en-US"/>
              </w:rPr>
              <w:instrText xml:space="preserve"> GUID=d5cd7b79-06b3-4bf2-95cf-af2d3cec3bb4 </w:instrText>
            </w:r>
            <w:r w:rsidRPr="00E43EFB">
              <w:rPr>
                <w:rFonts w:ascii="Times New Roman" w:hAnsi="Times New Roman" w:cs="Times New Roman"/>
                <w:sz w:val="18"/>
                <w:szCs w:val="18"/>
                <w:lang w:val="en-GB" w:eastAsia="en-US"/>
              </w:rPr>
              <w:fldChar w:fldCharType="end"/>
            </w:r>
            <w:r w:rsidRPr="00E43EFB">
              <w:rPr>
                <w:rFonts w:ascii="Times New Roman" w:hAnsi="Times New Roman" w:cs="Times New Roman"/>
                <w:sz w:val="18"/>
                <w:szCs w:val="18"/>
                <w:lang w:val="en-GB" w:eastAsia="en-US"/>
              </w:rPr>
              <w:t>R. 44, 48, 83</w:t>
            </w:r>
          </w:p>
        </w:tc>
      </w:tr>
      <w:tr w:rsidR="00E43EFB" w:rsidRPr="00E43EFB" w14:paraId="16BF4CFB" w14:textId="77777777" w:rsidTr="00E43EFB">
        <w:trPr>
          <w:divId w:val="2116439976"/>
          <w:cantSplit/>
          <w:jc w:val="center"/>
        </w:trPr>
        <w:tc>
          <w:tcPr>
            <w:tcW w:w="7120" w:type="dxa"/>
          </w:tcPr>
          <w:p w14:paraId="75995784" w14:textId="77777777" w:rsidR="00E43EFB" w:rsidRPr="00E43EFB" w:rsidRDefault="00E43EFB" w:rsidP="00E43EFB">
            <w:pPr>
              <w:spacing w:before="60" w:after="60" w:line="240" w:lineRule="auto"/>
              <w:jc w:val="center"/>
              <w:rPr>
                <w:rFonts w:ascii="Times New Roman" w:hAnsi="Times New Roman" w:cs="Times New Roman"/>
                <w:sz w:val="22"/>
                <w:szCs w:val="20"/>
                <w:lang w:val="en-GB" w:eastAsia="en-US"/>
              </w:rPr>
            </w:pPr>
            <w:r w:rsidRPr="00E43EFB">
              <w:rPr>
                <w:rFonts w:ascii="Times New Roman" w:hAnsi="Times New Roman" w:cs="Times New Roman"/>
                <w:sz w:val="22"/>
                <w:szCs w:val="20"/>
                <w:lang w:val="en-GB" w:eastAsia="en-US"/>
              </w:rPr>
              <w:fldChar w:fldCharType="begin"/>
            </w:r>
            <w:r w:rsidRPr="00E43EFB">
              <w:rPr>
                <w:rFonts w:ascii="Times New Roman" w:hAnsi="Times New Roman" w:cs="Times New Roman"/>
                <w:sz w:val="22"/>
                <w:szCs w:val="20"/>
                <w:lang w:val="en-GB" w:eastAsia="en-US"/>
              </w:rPr>
              <w:instrText xml:space="preserve"> GUID=57f3f231-bd3e-420a-ae30-ba3a69070d65 </w:instrText>
            </w:r>
            <w:r w:rsidRPr="00E43EFB">
              <w:rPr>
                <w:rFonts w:ascii="Times New Roman" w:hAnsi="Times New Roman" w:cs="Times New Roman"/>
                <w:sz w:val="22"/>
                <w:szCs w:val="20"/>
                <w:lang w:val="en-GB" w:eastAsia="en-US"/>
              </w:rPr>
              <w:fldChar w:fldCharType="end"/>
            </w:r>
            <w:r w:rsidRPr="00E43EFB">
              <w:rPr>
                <w:rFonts w:ascii="Times New Roman" w:hAnsi="Times New Roman" w:cs="Times New Roman"/>
                <w:sz w:val="22"/>
                <w:szCs w:val="20"/>
                <w:lang w:val="en-GB" w:eastAsia="en-US"/>
              </w:rPr>
              <w:t>(STATEMENT OF PARTICULARS FORM)</w:t>
            </w:r>
          </w:p>
        </w:tc>
      </w:tr>
      <w:tr w:rsidR="00E43EFB" w:rsidRPr="00E43EFB" w14:paraId="3FBE5F84" w14:textId="77777777" w:rsidTr="00E43EFB">
        <w:trPr>
          <w:divId w:val="2116439976"/>
          <w:cantSplit/>
          <w:jc w:val="center"/>
        </w:trPr>
        <w:tc>
          <w:tcPr>
            <w:tcW w:w="7120" w:type="dxa"/>
          </w:tcPr>
          <w:p w14:paraId="43F8ED8F" w14:textId="77777777" w:rsidR="00E43EFB" w:rsidRPr="00E43EFB" w:rsidRDefault="00E43EFB" w:rsidP="00E43EFB">
            <w:pPr>
              <w:spacing w:before="60" w:after="60" w:line="240" w:lineRule="auto"/>
              <w:jc w:val="center"/>
              <w:rPr>
                <w:rFonts w:ascii="Times New Roman" w:hAnsi="Times New Roman" w:cs="Times New Roman"/>
                <w:sz w:val="22"/>
                <w:szCs w:val="20"/>
                <w:lang w:val="en-GB" w:eastAsia="en-US"/>
              </w:rPr>
            </w:pPr>
            <w:r w:rsidRPr="00E43EFB">
              <w:rPr>
                <w:rFonts w:ascii="Times New Roman" w:hAnsi="Times New Roman" w:cs="Times New Roman"/>
                <w:sz w:val="22"/>
                <w:szCs w:val="20"/>
                <w:lang w:val="en-GB" w:eastAsia="en-US"/>
              </w:rPr>
              <w:fldChar w:fldCharType="begin"/>
            </w:r>
            <w:r w:rsidRPr="00E43EFB">
              <w:rPr>
                <w:rFonts w:ascii="Times New Roman" w:hAnsi="Times New Roman" w:cs="Times New Roman"/>
                <w:sz w:val="22"/>
                <w:szCs w:val="20"/>
                <w:lang w:val="en-GB" w:eastAsia="en-US"/>
              </w:rPr>
              <w:instrText xml:space="preserve"> GUID=f862303d-5ab8-4401-b2c7-28ff6fed9e4a </w:instrText>
            </w:r>
            <w:r w:rsidRPr="00E43EFB">
              <w:rPr>
                <w:rFonts w:ascii="Times New Roman" w:hAnsi="Times New Roman" w:cs="Times New Roman"/>
                <w:sz w:val="22"/>
                <w:szCs w:val="20"/>
                <w:lang w:val="en-GB" w:eastAsia="en-US"/>
              </w:rPr>
              <w:fldChar w:fldCharType="end"/>
            </w:r>
            <w:r w:rsidRPr="00E43EFB">
              <w:rPr>
                <w:rFonts w:ascii="Times New Roman" w:hAnsi="Times New Roman" w:cs="Times New Roman"/>
                <w:sz w:val="22"/>
                <w:szCs w:val="20"/>
                <w:lang w:val="en-GB" w:eastAsia="en-US"/>
              </w:rPr>
              <w:t>IN THE FAMILY JUSTICE COURTS OF THE REPUBLIC OF SINGAPORE</w:t>
            </w:r>
          </w:p>
        </w:tc>
      </w:tr>
      <w:tr w:rsidR="00E43EFB" w:rsidRPr="00E43EFB" w14:paraId="45CCA556" w14:textId="77777777" w:rsidTr="00E43EFB">
        <w:trPr>
          <w:divId w:val="2116439976"/>
          <w:cantSplit/>
          <w:jc w:val="center"/>
        </w:trPr>
        <w:tc>
          <w:tcPr>
            <w:tcW w:w="7120" w:type="dxa"/>
          </w:tcPr>
          <w:p w14:paraId="05631942" w14:textId="77777777" w:rsidR="00E43EFB" w:rsidRPr="00E43EFB" w:rsidRDefault="00E43EFB" w:rsidP="00E43EFB">
            <w:pPr>
              <w:spacing w:before="60" w:after="60" w:line="240" w:lineRule="auto"/>
              <w:rPr>
                <w:rFonts w:ascii="Times New Roman" w:hAnsi="Times New Roman" w:cs="Times New Roman"/>
                <w:sz w:val="22"/>
                <w:szCs w:val="20"/>
                <w:lang w:val="en-GB" w:eastAsia="en-US"/>
              </w:rPr>
            </w:pPr>
            <w:r w:rsidRPr="00E43EFB">
              <w:rPr>
                <w:rFonts w:ascii="Times New Roman" w:hAnsi="Times New Roman" w:cs="Times New Roman"/>
                <w:sz w:val="22"/>
                <w:szCs w:val="20"/>
                <w:lang w:val="en-GB" w:eastAsia="en-US"/>
              </w:rPr>
              <w:fldChar w:fldCharType="begin"/>
            </w:r>
            <w:r w:rsidRPr="00E43EFB">
              <w:rPr>
                <w:rFonts w:ascii="Times New Roman" w:hAnsi="Times New Roman" w:cs="Times New Roman"/>
                <w:sz w:val="22"/>
                <w:szCs w:val="20"/>
                <w:lang w:val="en-GB" w:eastAsia="en-US"/>
              </w:rPr>
              <w:instrText xml:space="preserve"> GUID=133f2d6c-2e3e-498f-aa90-8d3607c4b6b7 </w:instrText>
            </w:r>
            <w:r w:rsidRPr="00E43EFB">
              <w:rPr>
                <w:rFonts w:ascii="Times New Roman" w:hAnsi="Times New Roman" w:cs="Times New Roman"/>
                <w:sz w:val="22"/>
                <w:szCs w:val="20"/>
                <w:lang w:val="en-GB" w:eastAsia="en-US"/>
              </w:rPr>
              <w:fldChar w:fldCharType="end"/>
            </w:r>
            <w:r w:rsidRPr="00E43EFB">
              <w:rPr>
                <w:rFonts w:ascii="Times New Roman" w:hAnsi="Times New Roman" w:cs="Times New Roman"/>
                <w:sz w:val="22"/>
                <w:szCs w:val="20"/>
                <w:lang w:val="en-GB" w:eastAsia="en-US"/>
              </w:rPr>
              <w:t>Divorce Writ No.</w:t>
            </w:r>
          </w:p>
        </w:tc>
      </w:tr>
      <w:tr w:rsidR="00E43EFB" w:rsidRPr="00E43EFB" w14:paraId="41444C57" w14:textId="77777777" w:rsidTr="00E43EFB">
        <w:trPr>
          <w:divId w:val="2116439976"/>
          <w:cantSplit/>
          <w:jc w:val="center"/>
        </w:trPr>
        <w:tc>
          <w:tcPr>
            <w:tcW w:w="7120" w:type="dxa"/>
          </w:tcPr>
          <w:p w14:paraId="56EF9C19" w14:textId="77777777" w:rsidR="00E43EFB" w:rsidRPr="00E43EFB" w:rsidRDefault="00E43EFB" w:rsidP="00E43EFB">
            <w:pPr>
              <w:spacing w:before="60" w:after="60" w:line="240" w:lineRule="auto"/>
              <w:jc w:val="center"/>
              <w:rPr>
                <w:rFonts w:ascii="Times New Roman" w:hAnsi="Times New Roman" w:cs="Times New Roman"/>
                <w:sz w:val="22"/>
                <w:szCs w:val="20"/>
                <w:lang w:val="en-GB" w:eastAsia="en-US"/>
              </w:rPr>
            </w:pPr>
            <w:r w:rsidRPr="00E43EFB">
              <w:rPr>
                <w:rFonts w:ascii="Times New Roman" w:hAnsi="Times New Roman" w:cs="Times New Roman"/>
                <w:sz w:val="22"/>
                <w:szCs w:val="20"/>
                <w:lang w:val="en-GB" w:eastAsia="en-US"/>
              </w:rPr>
              <w:fldChar w:fldCharType="begin"/>
            </w:r>
            <w:r w:rsidRPr="00E43EFB">
              <w:rPr>
                <w:rFonts w:ascii="Times New Roman" w:hAnsi="Times New Roman" w:cs="Times New Roman"/>
                <w:sz w:val="22"/>
                <w:szCs w:val="20"/>
                <w:lang w:val="en-GB" w:eastAsia="en-US"/>
              </w:rPr>
              <w:instrText xml:space="preserve"> GUID=bfb799df-b366-41c6-8a33-bcee9404da6c </w:instrText>
            </w:r>
            <w:r w:rsidRPr="00E43EFB">
              <w:rPr>
                <w:rFonts w:ascii="Times New Roman" w:hAnsi="Times New Roman" w:cs="Times New Roman"/>
                <w:sz w:val="22"/>
                <w:szCs w:val="20"/>
                <w:lang w:val="en-GB" w:eastAsia="en-US"/>
              </w:rPr>
              <w:fldChar w:fldCharType="end"/>
            </w:r>
            <w:r w:rsidRPr="00E43EFB">
              <w:rPr>
                <w:rFonts w:ascii="Times New Roman" w:hAnsi="Times New Roman" w:cs="Times New Roman"/>
                <w:sz w:val="22"/>
                <w:szCs w:val="20"/>
                <w:lang w:val="en-GB" w:eastAsia="en-US"/>
              </w:rPr>
              <w:t>Between</w:t>
            </w:r>
          </w:p>
        </w:tc>
      </w:tr>
      <w:tr w:rsidR="00E43EFB" w:rsidRPr="00E43EFB" w14:paraId="289FD959" w14:textId="77777777" w:rsidTr="00E43EFB">
        <w:trPr>
          <w:divId w:val="2116439976"/>
          <w:cantSplit/>
          <w:jc w:val="center"/>
        </w:trPr>
        <w:tc>
          <w:tcPr>
            <w:tcW w:w="7120" w:type="dxa"/>
          </w:tcPr>
          <w:p w14:paraId="7431769A" w14:textId="77777777" w:rsidR="00E43EFB" w:rsidRPr="00E43EFB" w:rsidRDefault="00E43EFB" w:rsidP="00E43EFB">
            <w:pPr>
              <w:spacing w:before="60" w:after="60" w:line="240" w:lineRule="auto"/>
              <w:jc w:val="center"/>
              <w:rPr>
                <w:rFonts w:ascii="Times New Roman" w:hAnsi="Times New Roman" w:cs="Times New Roman"/>
                <w:sz w:val="22"/>
                <w:szCs w:val="20"/>
                <w:lang w:val="en-GB" w:eastAsia="en-US"/>
              </w:rPr>
            </w:pPr>
            <w:r w:rsidRPr="00E43EFB">
              <w:rPr>
                <w:rFonts w:ascii="Times New Roman" w:hAnsi="Times New Roman" w:cs="Times New Roman"/>
                <w:sz w:val="22"/>
                <w:szCs w:val="20"/>
                <w:lang w:val="en-GB" w:eastAsia="en-US"/>
              </w:rPr>
              <w:fldChar w:fldCharType="begin"/>
            </w:r>
            <w:r w:rsidRPr="00E43EFB">
              <w:rPr>
                <w:rFonts w:ascii="Times New Roman" w:hAnsi="Times New Roman" w:cs="Times New Roman"/>
                <w:sz w:val="22"/>
                <w:szCs w:val="20"/>
                <w:lang w:val="en-GB" w:eastAsia="en-US"/>
              </w:rPr>
              <w:instrText xml:space="preserve"> GUID=455dfa2f-bc19-4979-9a48-1f5e0aca3961 </w:instrText>
            </w:r>
            <w:r w:rsidRPr="00E43EFB">
              <w:rPr>
                <w:rFonts w:ascii="Times New Roman" w:hAnsi="Times New Roman" w:cs="Times New Roman"/>
                <w:sz w:val="22"/>
                <w:szCs w:val="20"/>
                <w:lang w:val="en-GB" w:eastAsia="en-US"/>
              </w:rPr>
              <w:fldChar w:fldCharType="end"/>
            </w:r>
            <w:r w:rsidRPr="00E43EFB">
              <w:rPr>
                <w:rFonts w:ascii="Times New Roman" w:hAnsi="Times New Roman" w:cs="Times New Roman"/>
                <w:sz w:val="22"/>
                <w:szCs w:val="20"/>
                <w:lang w:val="en-GB" w:eastAsia="en-US"/>
              </w:rPr>
              <w:t>[</w:t>
            </w:r>
            <w:r w:rsidRPr="00E43EFB">
              <w:rPr>
                <w:rFonts w:ascii="Times New Roman" w:hAnsi="Times New Roman" w:cs="Times New Roman"/>
                <w:i/>
                <w:sz w:val="22"/>
                <w:szCs w:val="20"/>
                <w:lang w:val="en-GB" w:eastAsia="en-US"/>
              </w:rPr>
              <w:t>Plaintiff’s Name</w:t>
            </w:r>
            <w:r w:rsidRPr="00E43EFB">
              <w:rPr>
                <w:rFonts w:ascii="Times New Roman" w:hAnsi="Times New Roman" w:cs="Times New Roman"/>
                <w:sz w:val="22"/>
                <w:szCs w:val="20"/>
                <w:lang w:val="en-GB" w:eastAsia="en-US"/>
              </w:rPr>
              <w:t>] (ID No.    </w:t>
            </w:r>
            <w:proofErr w:type="gramStart"/>
            <w:r w:rsidRPr="00E43EFB">
              <w:rPr>
                <w:rFonts w:ascii="Times New Roman" w:hAnsi="Times New Roman" w:cs="Times New Roman"/>
                <w:sz w:val="22"/>
                <w:szCs w:val="20"/>
                <w:lang w:val="en-GB" w:eastAsia="en-US"/>
              </w:rPr>
              <w:t>  )</w:t>
            </w:r>
            <w:proofErr w:type="gramEnd"/>
            <w:r w:rsidRPr="00E43EFB">
              <w:rPr>
                <w:rFonts w:ascii="Times New Roman" w:hAnsi="Times New Roman" w:cs="Times New Roman"/>
                <w:sz w:val="22"/>
                <w:szCs w:val="20"/>
                <w:lang w:val="en-GB" w:eastAsia="en-US"/>
              </w:rPr>
              <w:t>      </w:t>
            </w:r>
            <w:r w:rsidRPr="00E43EFB">
              <w:rPr>
                <w:rFonts w:ascii="Times New Roman" w:hAnsi="Times New Roman" w:cs="Times New Roman"/>
                <w:i/>
                <w:sz w:val="22"/>
                <w:szCs w:val="20"/>
                <w:lang w:val="en-GB" w:eastAsia="en-US"/>
              </w:rPr>
              <w:t>Plaintiff</w:t>
            </w:r>
          </w:p>
        </w:tc>
      </w:tr>
      <w:tr w:rsidR="00E43EFB" w:rsidRPr="00E43EFB" w14:paraId="247ED0E7" w14:textId="77777777" w:rsidTr="00E43EFB">
        <w:trPr>
          <w:divId w:val="2116439976"/>
          <w:cantSplit/>
          <w:jc w:val="center"/>
        </w:trPr>
        <w:tc>
          <w:tcPr>
            <w:tcW w:w="7120" w:type="dxa"/>
          </w:tcPr>
          <w:p w14:paraId="1761F849" w14:textId="77777777" w:rsidR="00E43EFB" w:rsidRPr="00E43EFB" w:rsidRDefault="00E43EFB" w:rsidP="00E43EFB">
            <w:pPr>
              <w:spacing w:before="60" w:after="60" w:line="240" w:lineRule="auto"/>
              <w:jc w:val="center"/>
              <w:rPr>
                <w:rFonts w:ascii="Times New Roman" w:hAnsi="Times New Roman" w:cs="Times New Roman"/>
                <w:sz w:val="22"/>
                <w:szCs w:val="20"/>
                <w:lang w:val="en-GB" w:eastAsia="en-US"/>
              </w:rPr>
            </w:pPr>
            <w:r w:rsidRPr="00E43EFB">
              <w:rPr>
                <w:rFonts w:ascii="Times New Roman" w:hAnsi="Times New Roman" w:cs="Times New Roman"/>
                <w:sz w:val="22"/>
                <w:szCs w:val="20"/>
                <w:lang w:val="en-GB" w:eastAsia="en-US"/>
              </w:rPr>
              <w:fldChar w:fldCharType="begin"/>
            </w:r>
            <w:r w:rsidRPr="00E43EFB">
              <w:rPr>
                <w:rFonts w:ascii="Times New Roman" w:hAnsi="Times New Roman" w:cs="Times New Roman"/>
                <w:sz w:val="22"/>
                <w:szCs w:val="20"/>
                <w:lang w:val="en-GB" w:eastAsia="en-US"/>
              </w:rPr>
              <w:instrText xml:space="preserve"> GUID=db2b083d-9b0d-492e-ab84-3fbdf229fb57 </w:instrText>
            </w:r>
            <w:r w:rsidRPr="00E43EFB">
              <w:rPr>
                <w:rFonts w:ascii="Times New Roman" w:hAnsi="Times New Roman" w:cs="Times New Roman"/>
                <w:sz w:val="22"/>
                <w:szCs w:val="20"/>
                <w:lang w:val="en-GB" w:eastAsia="en-US"/>
              </w:rPr>
              <w:fldChar w:fldCharType="end"/>
            </w:r>
            <w:r w:rsidRPr="00E43EFB">
              <w:rPr>
                <w:rFonts w:ascii="Times New Roman" w:hAnsi="Times New Roman" w:cs="Times New Roman"/>
                <w:sz w:val="22"/>
                <w:szCs w:val="20"/>
                <w:lang w:val="en-GB" w:eastAsia="en-US"/>
              </w:rPr>
              <w:t>And</w:t>
            </w:r>
          </w:p>
        </w:tc>
      </w:tr>
      <w:tr w:rsidR="00E43EFB" w:rsidRPr="00E43EFB" w14:paraId="7B1FD295" w14:textId="77777777" w:rsidTr="00E43EFB">
        <w:trPr>
          <w:divId w:val="2116439976"/>
          <w:cantSplit/>
          <w:jc w:val="center"/>
        </w:trPr>
        <w:tc>
          <w:tcPr>
            <w:tcW w:w="7120" w:type="dxa"/>
          </w:tcPr>
          <w:p w14:paraId="3020F33A" w14:textId="77777777" w:rsidR="00E43EFB" w:rsidRPr="00E43EFB" w:rsidRDefault="00E43EFB" w:rsidP="00E43EFB">
            <w:pPr>
              <w:spacing w:before="60" w:after="60" w:line="240" w:lineRule="auto"/>
              <w:jc w:val="center"/>
              <w:rPr>
                <w:rFonts w:ascii="Times New Roman" w:hAnsi="Times New Roman" w:cs="Times New Roman"/>
                <w:sz w:val="22"/>
                <w:szCs w:val="20"/>
                <w:lang w:val="en-GB" w:eastAsia="en-US"/>
              </w:rPr>
            </w:pPr>
            <w:r w:rsidRPr="00E43EFB">
              <w:rPr>
                <w:rFonts w:ascii="Times New Roman" w:hAnsi="Times New Roman" w:cs="Times New Roman"/>
                <w:sz w:val="22"/>
                <w:szCs w:val="20"/>
                <w:lang w:val="en-GB" w:eastAsia="en-US"/>
              </w:rPr>
              <w:fldChar w:fldCharType="begin"/>
            </w:r>
            <w:r w:rsidRPr="00E43EFB">
              <w:rPr>
                <w:rFonts w:ascii="Times New Roman" w:hAnsi="Times New Roman" w:cs="Times New Roman"/>
                <w:sz w:val="22"/>
                <w:szCs w:val="20"/>
                <w:lang w:val="en-GB" w:eastAsia="en-US"/>
              </w:rPr>
              <w:instrText xml:space="preserve"> GUID=c356bc18-d004-433e-9fe8-6f2ec1e29a8b </w:instrText>
            </w:r>
            <w:r w:rsidRPr="00E43EFB">
              <w:rPr>
                <w:rFonts w:ascii="Times New Roman" w:hAnsi="Times New Roman" w:cs="Times New Roman"/>
                <w:sz w:val="22"/>
                <w:szCs w:val="20"/>
                <w:lang w:val="en-GB" w:eastAsia="en-US"/>
              </w:rPr>
              <w:fldChar w:fldCharType="end"/>
            </w:r>
            <w:r w:rsidRPr="00E43EFB">
              <w:rPr>
                <w:rFonts w:ascii="Times New Roman" w:hAnsi="Times New Roman" w:cs="Times New Roman"/>
                <w:sz w:val="22"/>
                <w:szCs w:val="20"/>
                <w:lang w:val="en-GB" w:eastAsia="en-US"/>
              </w:rPr>
              <w:t>[</w:t>
            </w:r>
            <w:r w:rsidRPr="00E43EFB">
              <w:rPr>
                <w:rFonts w:ascii="Times New Roman" w:hAnsi="Times New Roman" w:cs="Times New Roman"/>
                <w:i/>
                <w:sz w:val="22"/>
                <w:szCs w:val="20"/>
                <w:lang w:val="en-GB" w:eastAsia="en-US"/>
              </w:rPr>
              <w:t>Defendant’s Name</w:t>
            </w:r>
            <w:r w:rsidRPr="00E43EFB">
              <w:rPr>
                <w:rFonts w:ascii="Times New Roman" w:hAnsi="Times New Roman" w:cs="Times New Roman"/>
                <w:sz w:val="22"/>
                <w:szCs w:val="20"/>
                <w:lang w:val="en-GB" w:eastAsia="en-US"/>
              </w:rPr>
              <w:t>] (ID No.    </w:t>
            </w:r>
            <w:proofErr w:type="gramStart"/>
            <w:r w:rsidRPr="00E43EFB">
              <w:rPr>
                <w:rFonts w:ascii="Times New Roman" w:hAnsi="Times New Roman" w:cs="Times New Roman"/>
                <w:sz w:val="22"/>
                <w:szCs w:val="20"/>
                <w:lang w:val="en-GB" w:eastAsia="en-US"/>
              </w:rPr>
              <w:t>  )</w:t>
            </w:r>
            <w:proofErr w:type="gramEnd"/>
            <w:r w:rsidRPr="00E43EFB">
              <w:rPr>
                <w:rFonts w:ascii="Times New Roman" w:hAnsi="Times New Roman" w:cs="Times New Roman"/>
                <w:sz w:val="22"/>
                <w:szCs w:val="20"/>
                <w:lang w:val="en-GB" w:eastAsia="en-US"/>
              </w:rPr>
              <w:t>      </w:t>
            </w:r>
            <w:r w:rsidRPr="00E43EFB">
              <w:rPr>
                <w:rFonts w:ascii="Times New Roman" w:hAnsi="Times New Roman" w:cs="Times New Roman"/>
                <w:i/>
                <w:sz w:val="22"/>
                <w:szCs w:val="20"/>
                <w:lang w:val="en-GB" w:eastAsia="en-US"/>
              </w:rPr>
              <w:t>Defendant</w:t>
            </w:r>
          </w:p>
        </w:tc>
      </w:tr>
      <w:tr w:rsidR="00E43EFB" w:rsidRPr="00E43EFB" w14:paraId="0A1A1AE9" w14:textId="77777777" w:rsidTr="00E43EFB">
        <w:trPr>
          <w:divId w:val="2116439976"/>
          <w:cantSplit/>
          <w:jc w:val="center"/>
        </w:trPr>
        <w:tc>
          <w:tcPr>
            <w:tcW w:w="7120" w:type="dxa"/>
          </w:tcPr>
          <w:p w14:paraId="0EDE8828" w14:textId="77777777" w:rsidR="00E43EFB" w:rsidRPr="00E43EFB" w:rsidRDefault="00E43EFB" w:rsidP="00E43EFB">
            <w:pPr>
              <w:spacing w:before="60" w:after="60" w:line="240" w:lineRule="auto"/>
              <w:jc w:val="center"/>
              <w:rPr>
                <w:rFonts w:ascii="Times New Roman" w:hAnsi="Times New Roman" w:cs="Times New Roman"/>
                <w:sz w:val="22"/>
                <w:szCs w:val="20"/>
                <w:lang w:val="en-GB" w:eastAsia="en-US"/>
              </w:rPr>
            </w:pPr>
            <w:r w:rsidRPr="00E43EFB">
              <w:rPr>
                <w:rFonts w:ascii="Times New Roman" w:hAnsi="Times New Roman" w:cs="Times New Roman"/>
                <w:sz w:val="22"/>
                <w:szCs w:val="20"/>
                <w:lang w:val="en-GB" w:eastAsia="en-US"/>
              </w:rPr>
              <w:fldChar w:fldCharType="begin"/>
            </w:r>
            <w:r w:rsidRPr="00E43EFB">
              <w:rPr>
                <w:rFonts w:ascii="Times New Roman" w:hAnsi="Times New Roman" w:cs="Times New Roman"/>
                <w:sz w:val="22"/>
                <w:szCs w:val="20"/>
                <w:lang w:val="en-GB" w:eastAsia="en-US"/>
              </w:rPr>
              <w:instrText xml:space="preserve"> GUID=90af2a2d-ea6f-422a-9581-d68159dff3e2 </w:instrText>
            </w:r>
            <w:r w:rsidRPr="00E43EFB">
              <w:rPr>
                <w:rFonts w:ascii="Times New Roman" w:hAnsi="Times New Roman" w:cs="Times New Roman"/>
                <w:sz w:val="22"/>
                <w:szCs w:val="20"/>
                <w:lang w:val="en-GB" w:eastAsia="en-US"/>
              </w:rPr>
              <w:fldChar w:fldCharType="end"/>
            </w:r>
          </w:p>
        </w:tc>
      </w:tr>
      <w:tr w:rsidR="00E43EFB" w:rsidRPr="00E43EFB" w14:paraId="26516922" w14:textId="77777777" w:rsidTr="00E43EFB">
        <w:trPr>
          <w:divId w:val="2116439976"/>
          <w:cantSplit/>
          <w:jc w:val="center"/>
        </w:trPr>
        <w:tc>
          <w:tcPr>
            <w:tcW w:w="7120" w:type="dxa"/>
          </w:tcPr>
          <w:p w14:paraId="26870ED9" w14:textId="77777777" w:rsidR="00E43EFB" w:rsidRPr="00E43EFB" w:rsidRDefault="00E43EFB" w:rsidP="00E43EFB">
            <w:pPr>
              <w:spacing w:before="60" w:after="60" w:line="240" w:lineRule="auto"/>
              <w:jc w:val="center"/>
              <w:rPr>
                <w:rFonts w:ascii="Times New Roman" w:hAnsi="Times New Roman" w:cs="Times New Roman"/>
                <w:sz w:val="22"/>
                <w:szCs w:val="20"/>
                <w:lang w:val="en-GB" w:eastAsia="en-US"/>
              </w:rPr>
            </w:pPr>
            <w:r w:rsidRPr="00E43EFB">
              <w:rPr>
                <w:rFonts w:ascii="Times New Roman" w:hAnsi="Times New Roman" w:cs="Times New Roman"/>
                <w:sz w:val="22"/>
                <w:szCs w:val="20"/>
                <w:lang w:val="en-GB" w:eastAsia="en-US"/>
              </w:rPr>
              <w:fldChar w:fldCharType="begin"/>
            </w:r>
            <w:r w:rsidRPr="00E43EFB">
              <w:rPr>
                <w:rFonts w:ascii="Times New Roman" w:hAnsi="Times New Roman" w:cs="Times New Roman"/>
                <w:sz w:val="22"/>
                <w:szCs w:val="20"/>
                <w:lang w:val="en-GB" w:eastAsia="en-US"/>
              </w:rPr>
              <w:instrText xml:space="preserve"> GUID=b9e71fd8-3262-465d-a686-1fc966980959 </w:instrText>
            </w:r>
            <w:r w:rsidRPr="00E43EFB">
              <w:rPr>
                <w:rFonts w:ascii="Times New Roman" w:hAnsi="Times New Roman" w:cs="Times New Roman"/>
                <w:sz w:val="22"/>
                <w:szCs w:val="20"/>
                <w:lang w:val="en-GB" w:eastAsia="en-US"/>
              </w:rPr>
              <w:fldChar w:fldCharType="end"/>
            </w:r>
            <w:r w:rsidRPr="00E43EFB">
              <w:rPr>
                <w:rFonts w:ascii="Times New Roman" w:hAnsi="Times New Roman" w:cs="Times New Roman"/>
                <w:sz w:val="22"/>
                <w:szCs w:val="20"/>
                <w:lang w:val="en-GB" w:eastAsia="en-US"/>
              </w:rPr>
              <w:t>STATEMENT OF PARTICULARS</w:t>
            </w:r>
          </w:p>
        </w:tc>
      </w:tr>
      <w:tr w:rsidR="00E43EFB" w:rsidRPr="00E43EFB" w14:paraId="3D84344B" w14:textId="77777777" w:rsidTr="00E43EFB">
        <w:trPr>
          <w:divId w:val="2116439976"/>
          <w:cantSplit/>
          <w:jc w:val="center"/>
        </w:trPr>
        <w:tc>
          <w:tcPr>
            <w:tcW w:w="7120" w:type="dxa"/>
          </w:tcPr>
          <w:p w14:paraId="1C3B1013" w14:textId="77777777" w:rsidR="00E43EFB" w:rsidRPr="00E43EFB" w:rsidRDefault="00E43EFB" w:rsidP="00E43EFB">
            <w:pPr>
              <w:spacing w:before="60" w:after="60" w:line="240" w:lineRule="auto"/>
              <w:ind w:left="475" w:hanging="475"/>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GUID=c5e5f8d9-0b8c-4307-b218-8d838cc9a6ef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1.</w:t>
            </w:r>
            <w:r w:rsidRPr="00E43EFB">
              <w:rPr>
                <w:rFonts w:ascii="Times New Roman" w:hAnsi="Times New Roman" w:cs="Times New Roman"/>
                <w:sz w:val="22"/>
                <w:szCs w:val="22"/>
                <w:lang w:val="en-GB" w:eastAsia="en-US"/>
              </w:rPr>
              <w:tab/>
              <w:t>The particulars of paragraph(s) [</w:t>
            </w:r>
            <w:r w:rsidRPr="00E43EFB">
              <w:rPr>
                <w:rFonts w:ascii="Times New Roman" w:hAnsi="Times New Roman" w:cs="Times New Roman"/>
                <w:i/>
                <w:sz w:val="22"/>
                <w:szCs w:val="22"/>
                <w:lang w:val="en-GB" w:eastAsia="en-US"/>
              </w:rPr>
              <w:t>to state the relevant paragraphs</w:t>
            </w:r>
            <w:r w:rsidRPr="00E43EFB">
              <w:rPr>
                <w:rFonts w:ascii="Times New Roman" w:hAnsi="Times New Roman" w:cs="Times New Roman"/>
                <w:sz w:val="22"/>
                <w:szCs w:val="22"/>
                <w:lang w:val="en-GB" w:eastAsia="en-US"/>
              </w:rPr>
              <w:t>] of the Statement of Claim are set out below:</w:t>
            </w:r>
          </w:p>
          <w:p w14:paraId="20E470C3" w14:textId="77777777" w:rsidR="00E43EFB" w:rsidRPr="00E43EFB" w:rsidRDefault="00E43EFB" w:rsidP="00E43EFB">
            <w:pPr>
              <w:spacing w:before="60" w:after="60" w:line="240" w:lineRule="auto"/>
              <w:ind w:left="475" w:hanging="475"/>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GUID=6bb9432b-270f-419a-8180-8db88b56fa16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ab/>
              <w:t>[</w:t>
            </w:r>
            <w:r w:rsidRPr="00E43EFB">
              <w:rPr>
                <w:rFonts w:ascii="Times New Roman" w:hAnsi="Times New Roman" w:cs="Times New Roman"/>
                <w:i/>
                <w:sz w:val="22"/>
                <w:szCs w:val="22"/>
                <w:lang w:val="en-GB" w:eastAsia="en-US"/>
              </w:rPr>
              <w:t>to state particulars</w:t>
            </w:r>
            <w:r w:rsidRPr="00E43EFB">
              <w:rPr>
                <w:rFonts w:ascii="Times New Roman" w:hAnsi="Times New Roman" w:cs="Times New Roman"/>
                <w:sz w:val="22"/>
                <w:szCs w:val="22"/>
                <w:lang w:val="en-GB" w:eastAsia="en-US"/>
              </w:rPr>
              <w:t>]</w:t>
            </w:r>
          </w:p>
          <w:p w14:paraId="76C6A3BB" w14:textId="77777777" w:rsidR="00E43EFB" w:rsidRPr="00E43EFB" w:rsidRDefault="00E43EFB" w:rsidP="00E43EFB">
            <w:pPr>
              <w:spacing w:before="60" w:after="60" w:line="240" w:lineRule="auto"/>
              <w:ind w:left="475" w:hanging="475"/>
              <w:jc w:val="both"/>
              <w:rPr>
                <w:rFonts w:ascii="Times New Roman" w:hAnsi="Times New Roman" w:cs="Times New Roman"/>
                <w:sz w:val="22"/>
                <w:szCs w:val="22"/>
                <w:lang w:val="en-GB" w:eastAsia="en-US"/>
              </w:rPr>
            </w:pPr>
          </w:p>
        </w:tc>
      </w:tr>
      <w:tr w:rsidR="00E43EFB" w:rsidRPr="00E43EFB" w14:paraId="3B767521" w14:textId="77777777" w:rsidTr="00E43EFB">
        <w:trPr>
          <w:divId w:val="2116439976"/>
          <w:cantSplit/>
          <w:jc w:val="center"/>
        </w:trPr>
        <w:tc>
          <w:tcPr>
            <w:tcW w:w="7120" w:type="dxa"/>
          </w:tcPr>
          <w:p w14:paraId="13D708BA" w14:textId="77777777" w:rsidR="00E43EFB" w:rsidRPr="00E43EFB" w:rsidRDefault="00E43EFB" w:rsidP="00E43EFB">
            <w:pPr>
              <w:spacing w:before="60" w:after="60" w:line="240" w:lineRule="auto"/>
              <w:ind w:left="475" w:hanging="475"/>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GUID=c7d6e442-80eb-423a-bd63-1b50b250c438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2.</w:t>
            </w:r>
            <w:r w:rsidRPr="00E43EFB">
              <w:rPr>
                <w:rFonts w:ascii="Times New Roman" w:hAnsi="Times New Roman" w:cs="Times New Roman"/>
                <w:sz w:val="22"/>
                <w:szCs w:val="22"/>
                <w:lang w:val="en-GB" w:eastAsia="en-US"/>
              </w:rPr>
              <w:tab/>
              <w:t>*If there are any pending bankruptcy proceedings stated in paragraph 5 of the Statement of Claim, to state the following particulars of the bankruptcy proceedings:</w:t>
            </w:r>
          </w:p>
        </w:tc>
      </w:tr>
      <w:tr w:rsidR="00E43EFB" w:rsidRPr="00E43EFB" w14:paraId="00EC57F0" w14:textId="77777777" w:rsidTr="00E43EFB">
        <w:trPr>
          <w:divId w:val="2116439976"/>
          <w:cantSplit/>
          <w:jc w:val="center"/>
        </w:trPr>
        <w:tc>
          <w:tcPr>
            <w:tcW w:w="7120" w:type="dxa"/>
          </w:tcPr>
          <w:p w14:paraId="4A78373F"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GUID=d5b2774d-76be-43b3-b68d-c26b5ee069b8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w:t>
            </w:r>
            <w:r w:rsidRPr="00E43EFB">
              <w:rPr>
                <w:rFonts w:ascii="Times New Roman" w:hAnsi="Times New Roman" w:cs="Times New Roman"/>
                <w:i/>
                <w:sz w:val="22"/>
                <w:szCs w:val="22"/>
                <w:lang w:val="en-GB" w:eastAsia="en-US"/>
              </w:rPr>
              <w:t>a</w:t>
            </w:r>
            <w:r w:rsidRPr="00E43EFB">
              <w:rPr>
                <w:rFonts w:ascii="Times New Roman" w:hAnsi="Times New Roman" w:cs="Times New Roman"/>
                <w:sz w:val="22"/>
                <w:szCs w:val="22"/>
                <w:lang w:val="en-GB" w:eastAsia="en-US"/>
              </w:rPr>
              <w:t>)</w:t>
            </w:r>
            <w:r w:rsidRPr="00E43EFB">
              <w:rPr>
                <w:rFonts w:ascii="Times New Roman" w:hAnsi="Times New Roman" w:cs="Times New Roman"/>
                <w:sz w:val="22"/>
                <w:szCs w:val="22"/>
                <w:lang w:val="en-GB" w:eastAsia="en-US"/>
              </w:rPr>
              <w:tab/>
              <w:t>The suit number:</w:t>
            </w:r>
          </w:p>
        </w:tc>
      </w:tr>
      <w:tr w:rsidR="00E43EFB" w:rsidRPr="00E43EFB" w14:paraId="536E2158" w14:textId="77777777" w:rsidTr="00E43EFB">
        <w:trPr>
          <w:divId w:val="2116439976"/>
          <w:cantSplit/>
          <w:jc w:val="center"/>
        </w:trPr>
        <w:tc>
          <w:tcPr>
            <w:tcW w:w="7120" w:type="dxa"/>
          </w:tcPr>
          <w:p w14:paraId="05F642D2"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GUID=ad699ae7-cd11-4186-a0fd-141b83580f3f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w:t>
            </w:r>
            <w:r w:rsidRPr="00E43EFB">
              <w:rPr>
                <w:rFonts w:ascii="Times New Roman" w:hAnsi="Times New Roman" w:cs="Times New Roman"/>
                <w:i/>
                <w:sz w:val="22"/>
                <w:szCs w:val="22"/>
                <w:lang w:val="en-GB" w:eastAsia="en-US"/>
              </w:rPr>
              <w:t>b</w:t>
            </w:r>
            <w:r w:rsidRPr="00E43EFB">
              <w:rPr>
                <w:rFonts w:ascii="Times New Roman" w:hAnsi="Times New Roman" w:cs="Times New Roman"/>
                <w:sz w:val="22"/>
                <w:szCs w:val="22"/>
                <w:lang w:val="en-GB" w:eastAsia="en-US"/>
              </w:rPr>
              <w:t>)</w:t>
            </w:r>
            <w:r w:rsidRPr="00E43EFB">
              <w:rPr>
                <w:rFonts w:ascii="Times New Roman" w:hAnsi="Times New Roman" w:cs="Times New Roman"/>
                <w:sz w:val="22"/>
                <w:szCs w:val="22"/>
                <w:lang w:val="en-GB" w:eastAsia="en-US"/>
              </w:rPr>
              <w:tab/>
              <w:t>Whether creditor’s bankruptcy application or debtor’s bankruptcy application:</w:t>
            </w:r>
          </w:p>
        </w:tc>
      </w:tr>
      <w:tr w:rsidR="00E43EFB" w:rsidRPr="00E43EFB" w14:paraId="41EC8E65" w14:textId="77777777" w:rsidTr="00E43EFB">
        <w:trPr>
          <w:divId w:val="2116439976"/>
          <w:cantSplit/>
          <w:jc w:val="center"/>
        </w:trPr>
        <w:tc>
          <w:tcPr>
            <w:tcW w:w="7120" w:type="dxa"/>
          </w:tcPr>
          <w:p w14:paraId="43021501"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GUID=2750d177-3a93-40ab-834d-51d63101f53a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w:t>
            </w:r>
            <w:r w:rsidRPr="00E43EFB">
              <w:rPr>
                <w:rFonts w:ascii="Times New Roman" w:hAnsi="Times New Roman" w:cs="Times New Roman"/>
                <w:i/>
                <w:sz w:val="22"/>
                <w:szCs w:val="22"/>
                <w:lang w:val="en-GB" w:eastAsia="en-US"/>
              </w:rPr>
              <w:t>c</w:t>
            </w:r>
            <w:r w:rsidRPr="00E43EFB">
              <w:rPr>
                <w:rFonts w:ascii="Times New Roman" w:hAnsi="Times New Roman" w:cs="Times New Roman"/>
                <w:sz w:val="22"/>
                <w:szCs w:val="22"/>
                <w:lang w:val="en-GB" w:eastAsia="en-US"/>
              </w:rPr>
              <w:t>)</w:t>
            </w:r>
            <w:r w:rsidRPr="00E43EFB">
              <w:rPr>
                <w:rFonts w:ascii="Times New Roman" w:hAnsi="Times New Roman" w:cs="Times New Roman"/>
                <w:sz w:val="22"/>
                <w:szCs w:val="22"/>
                <w:lang w:val="en-GB" w:eastAsia="en-US"/>
              </w:rPr>
              <w:tab/>
              <w:t>Name of Creditor:</w:t>
            </w:r>
          </w:p>
        </w:tc>
      </w:tr>
      <w:tr w:rsidR="00E43EFB" w:rsidRPr="00E43EFB" w14:paraId="7664B024" w14:textId="77777777" w:rsidTr="00E43EFB">
        <w:trPr>
          <w:divId w:val="2116439976"/>
          <w:cantSplit/>
          <w:jc w:val="center"/>
        </w:trPr>
        <w:tc>
          <w:tcPr>
            <w:tcW w:w="7120" w:type="dxa"/>
          </w:tcPr>
          <w:p w14:paraId="2B1F9A06"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GUID=fd854503-de98-4f2a-8b5f-3bd3b5f9b5c7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w:t>
            </w:r>
            <w:r w:rsidRPr="00E43EFB">
              <w:rPr>
                <w:rFonts w:ascii="Times New Roman" w:hAnsi="Times New Roman" w:cs="Times New Roman"/>
                <w:i/>
                <w:sz w:val="22"/>
                <w:szCs w:val="22"/>
                <w:lang w:val="en-GB" w:eastAsia="en-US"/>
              </w:rPr>
              <w:t>d</w:t>
            </w:r>
            <w:r w:rsidRPr="00E43EFB">
              <w:rPr>
                <w:rFonts w:ascii="Times New Roman" w:hAnsi="Times New Roman" w:cs="Times New Roman"/>
                <w:sz w:val="22"/>
                <w:szCs w:val="22"/>
                <w:lang w:val="en-GB" w:eastAsia="en-US"/>
              </w:rPr>
              <w:t>)</w:t>
            </w:r>
            <w:r w:rsidRPr="00E43EFB">
              <w:rPr>
                <w:rFonts w:ascii="Times New Roman" w:hAnsi="Times New Roman" w:cs="Times New Roman"/>
                <w:sz w:val="22"/>
                <w:szCs w:val="22"/>
                <w:lang w:val="en-GB" w:eastAsia="en-US"/>
              </w:rPr>
              <w:tab/>
              <w:t>Amount of debt claimed:</w:t>
            </w:r>
          </w:p>
        </w:tc>
      </w:tr>
      <w:tr w:rsidR="00E43EFB" w:rsidRPr="00E43EFB" w14:paraId="74E6A87F" w14:textId="77777777" w:rsidTr="00E43EFB">
        <w:trPr>
          <w:divId w:val="2116439976"/>
          <w:cantSplit/>
          <w:jc w:val="center"/>
        </w:trPr>
        <w:tc>
          <w:tcPr>
            <w:tcW w:w="7120" w:type="dxa"/>
          </w:tcPr>
          <w:p w14:paraId="0FC65EBA"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GUID=e1735c5c-7113-4c38-9782-02320a851467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w:t>
            </w:r>
            <w:r w:rsidRPr="00E43EFB">
              <w:rPr>
                <w:rFonts w:ascii="Times New Roman" w:hAnsi="Times New Roman" w:cs="Times New Roman"/>
                <w:i/>
                <w:sz w:val="22"/>
                <w:szCs w:val="22"/>
                <w:lang w:val="en-GB" w:eastAsia="en-US"/>
              </w:rPr>
              <w:t>e</w:t>
            </w:r>
            <w:r w:rsidRPr="00E43EFB">
              <w:rPr>
                <w:rFonts w:ascii="Times New Roman" w:hAnsi="Times New Roman" w:cs="Times New Roman"/>
                <w:sz w:val="22"/>
                <w:szCs w:val="22"/>
                <w:lang w:val="en-GB" w:eastAsia="en-US"/>
              </w:rPr>
              <w:t>)</w:t>
            </w:r>
            <w:r w:rsidRPr="00E43EFB">
              <w:rPr>
                <w:rFonts w:ascii="Times New Roman" w:hAnsi="Times New Roman" w:cs="Times New Roman"/>
                <w:sz w:val="22"/>
                <w:szCs w:val="22"/>
                <w:lang w:val="en-GB" w:eastAsia="en-US"/>
              </w:rPr>
              <w:tab/>
              <w:t>Status of proceedings:</w:t>
            </w:r>
          </w:p>
          <w:p w14:paraId="482CAC9C"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p>
        </w:tc>
      </w:tr>
      <w:tr w:rsidR="00E43EFB" w:rsidRPr="00E43EFB" w14:paraId="21063741" w14:textId="77777777" w:rsidTr="00E43EFB">
        <w:trPr>
          <w:divId w:val="2116439976"/>
          <w:cantSplit/>
          <w:jc w:val="center"/>
        </w:trPr>
        <w:tc>
          <w:tcPr>
            <w:tcW w:w="7120" w:type="dxa"/>
          </w:tcPr>
          <w:p w14:paraId="4FDB0972" w14:textId="77777777" w:rsidR="00E43EFB" w:rsidRPr="00E43EFB" w:rsidRDefault="00E43EFB" w:rsidP="00E43EFB">
            <w:pPr>
              <w:spacing w:before="60" w:after="60" w:line="240" w:lineRule="auto"/>
              <w:ind w:left="475" w:hanging="475"/>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GUID=796db495-821f-46e5-9f9a-8eb9f8236ca2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3.</w:t>
            </w:r>
            <w:r w:rsidRPr="00E43EFB">
              <w:rPr>
                <w:rFonts w:ascii="Times New Roman" w:hAnsi="Times New Roman" w:cs="Times New Roman"/>
                <w:sz w:val="22"/>
                <w:szCs w:val="22"/>
                <w:lang w:val="en-GB" w:eastAsia="en-US"/>
              </w:rPr>
              <w:tab/>
              <w:t>The following documents are annexed herein:</w:t>
            </w:r>
          </w:p>
        </w:tc>
      </w:tr>
      <w:tr w:rsidR="00E43EFB" w:rsidRPr="00E43EFB" w14:paraId="54C71C89" w14:textId="77777777" w:rsidTr="00E43EFB">
        <w:trPr>
          <w:divId w:val="2116439976"/>
          <w:cantSplit/>
          <w:jc w:val="center"/>
        </w:trPr>
        <w:tc>
          <w:tcPr>
            <w:tcW w:w="7120" w:type="dxa"/>
          </w:tcPr>
          <w:p w14:paraId="06826E1E"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GUID=ed89a07d-d975-4352-a543-9bef92c47c5c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w:t>
            </w:r>
            <w:r w:rsidRPr="00E43EFB">
              <w:rPr>
                <w:rFonts w:ascii="Times New Roman" w:hAnsi="Times New Roman" w:cs="Times New Roman"/>
                <w:i/>
                <w:sz w:val="22"/>
                <w:szCs w:val="22"/>
                <w:lang w:val="en-GB" w:eastAsia="en-US"/>
              </w:rPr>
              <w:t>a</w:t>
            </w:r>
            <w:r w:rsidRPr="00E43EFB">
              <w:rPr>
                <w:rFonts w:ascii="Times New Roman" w:hAnsi="Times New Roman" w:cs="Times New Roman"/>
                <w:sz w:val="22"/>
                <w:szCs w:val="22"/>
                <w:lang w:val="en-GB" w:eastAsia="en-US"/>
              </w:rPr>
              <w:t>)</w:t>
            </w:r>
            <w:r w:rsidRPr="00E43EFB">
              <w:rPr>
                <w:rFonts w:ascii="Times New Roman" w:hAnsi="Times New Roman" w:cs="Times New Roman"/>
                <w:sz w:val="22"/>
                <w:szCs w:val="22"/>
                <w:lang w:val="en-GB" w:eastAsia="en-US"/>
              </w:rPr>
              <w:tab/>
              <w:t>Copy of the Marriage Certificate (Exhibit [</w:t>
            </w:r>
            <w:r w:rsidRPr="00E43EFB">
              <w:rPr>
                <w:rFonts w:ascii="Times New Roman" w:hAnsi="Times New Roman" w:cs="Times New Roman"/>
                <w:i/>
                <w:sz w:val="22"/>
                <w:szCs w:val="22"/>
                <w:lang w:val="en-GB" w:eastAsia="en-US"/>
              </w:rPr>
              <w:t>to state number</w:t>
            </w:r>
            <w:r w:rsidRPr="00E43EFB">
              <w:rPr>
                <w:rFonts w:ascii="Times New Roman" w:hAnsi="Times New Roman" w:cs="Times New Roman"/>
                <w:sz w:val="22"/>
                <w:szCs w:val="22"/>
                <w:lang w:val="en-GB" w:eastAsia="en-US"/>
              </w:rPr>
              <w:t>])</w:t>
            </w:r>
          </w:p>
        </w:tc>
      </w:tr>
      <w:tr w:rsidR="00E43EFB" w:rsidRPr="00E43EFB" w14:paraId="5F2CC586" w14:textId="77777777" w:rsidTr="00E43EFB">
        <w:trPr>
          <w:divId w:val="2116439976"/>
          <w:cantSplit/>
          <w:jc w:val="center"/>
        </w:trPr>
        <w:tc>
          <w:tcPr>
            <w:tcW w:w="7120" w:type="dxa"/>
          </w:tcPr>
          <w:p w14:paraId="759E90FA"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GUID=dd890fb4-fe7b-4f5c-9fff-490592e690f1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w:t>
            </w:r>
            <w:r w:rsidRPr="00E43EFB">
              <w:rPr>
                <w:rFonts w:ascii="Times New Roman" w:hAnsi="Times New Roman" w:cs="Times New Roman"/>
                <w:i/>
                <w:sz w:val="22"/>
                <w:szCs w:val="22"/>
                <w:lang w:val="en-GB" w:eastAsia="en-US"/>
              </w:rPr>
              <w:t>b</w:t>
            </w:r>
            <w:r w:rsidRPr="00E43EFB">
              <w:rPr>
                <w:rFonts w:ascii="Times New Roman" w:hAnsi="Times New Roman" w:cs="Times New Roman"/>
                <w:sz w:val="22"/>
                <w:szCs w:val="22"/>
                <w:lang w:val="en-GB" w:eastAsia="en-US"/>
              </w:rPr>
              <w:t>)</w:t>
            </w:r>
            <w:r w:rsidRPr="00E43EFB">
              <w:rPr>
                <w:rFonts w:ascii="Times New Roman" w:hAnsi="Times New Roman" w:cs="Times New Roman"/>
                <w:sz w:val="22"/>
                <w:szCs w:val="22"/>
                <w:lang w:val="en-GB" w:eastAsia="en-US"/>
              </w:rPr>
              <w:tab/>
              <w:t>*Consent of the Defendant to a judgment being granted on the ground of 3 years’ separation (Exhibit [</w:t>
            </w:r>
            <w:r w:rsidRPr="00E43EFB">
              <w:rPr>
                <w:rFonts w:ascii="Times New Roman" w:hAnsi="Times New Roman" w:cs="Times New Roman"/>
                <w:i/>
                <w:sz w:val="22"/>
                <w:szCs w:val="22"/>
                <w:lang w:val="en-GB" w:eastAsia="en-US"/>
              </w:rPr>
              <w:t>to state number</w:t>
            </w:r>
            <w:r w:rsidRPr="00E43EFB">
              <w:rPr>
                <w:rFonts w:ascii="Times New Roman" w:hAnsi="Times New Roman" w:cs="Times New Roman"/>
                <w:sz w:val="22"/>
                <w:szCs w:val="22"/>
                <w:lang w:val="en-GB" w:eastAsia="en-US"/>
              </w:rPr>
              <w:t>])</w:t>
            </w:r>
          </w:p>
        </w:tc>
      </w:tr>
      <w:tr w:rsidR="00E43EFB" w:rsidRPr="00E43EFB" w14:paraId="1CE8D8A5" w14:textId="77777777" w:rsidTr="00E43EFB">
        <w:trPr>
          <w:divId w:val="2116439976"/>
          <w:cantSplit/>
          <w:jc w:val="center"/>
        </w:trPr>
        <w:tc>
          <w:tcPr>
            <w:tcW w:w="7120" w:type="dxa"/>
          </w:tcPr>
          <w:p w14:paraId="53A28583"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GUID=8aa10991-f981-4801-a353-a56ecf24c499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w:t>
            </w:r>
            <w:r w:rsidRPr="00E43EFB">
              <w:rPr>
                <w:rFonts w:ascii="Times New Roman" w:hAnsi="Times New Roman" w:cs="Times New Roman"/>
                <w:i/>
                <w:sz w:val="22"/>
                <w:szCs w:val="22"/>
                <w:lang w:val="en-GB" w:eastAsia="en-US"/>
              </w:rPr>
              <w:t>c</w:t>
            </w:r>
            <w:r w:rsidRPr="00E43EFB">
              <w:rPr>
                <w:rFonts w:ascii="Times New Roman" w:hAnsi="Times New Roman" w:cs="Times New Roman"/>
                <w:sz w:val="22"/>
                <w:szCs w:val="22"/>
                <w:lang w:val="en-GB" w:eastAsia="en-US"/>
              </w:rPr>
              <w:t>)</w:t>
            </w:r>
            <w:r w:rsidRPr="00E43EFB">
              <w:rPr>
                <w:rFonts w:ascii="Times New Roman" w:hAnsi="Times New Roman" w:cs="Times New Roman"/>
                <w:sz w:val="22"/>
                <w:szCs w:val="22"/>
                <w:lang w:val="en-GB" w:eastAsia="en-US"/>
              </w:rPr>
              <w:tab/>
              <w:t>Copy of the search result on information relating to bankruptcy proceedings against the Plaintiff and the Defendant pending as at (</w:t>
            </w:r>
            <w:r w:rsidRPr="00E43EFB">
              <w:rPr>
                <w:rFonts w:ascii="Times New Roman" w:hAnsi="Times New Roman" w:cs="Times New Roman"/>
                <w:i/>
                <w:sz w:val="22"/>
                <w:szCs w:val="22"/>
                <w:lang w:val="en-GB" w:eastAsia="en-US"/>
              </w:rPr>
              <w:t>to state date, which shall not be later than 7 days immediately preceding the date of filing of this Writ</w:t>
            </w:r>
            <w:r w:rsidRPr="00E43EFB">
              <w:rPr>
                <w:rFonts w:ascii="Times New Roman" w:hAnsi="Times New Roman" w:cs="Times New Roman"/>
                <w:sz w:val="22"/>
                <w:szCs w:val="22"/>
                <w:lang w:val="en-GB" w:eastAsia="en-US"/>
              </w:rPr>
              <w:t>]. (Exhibit [</w:t>
            </w:r>
            <w:r w:rsidRPr="00E43EFB">
              <w:rPr>
                <w:rFonts w:ascii="Times New Roman" w:hAnsi="Times New Roman" w:cs="Times New Roman"/>
                <w:i/>
                <w:sz w:val="22"/>
                <w:szCs w:val="22"/>
                <w:lang w:val="en-GB" w:eastAsia="en-US"/>
              </w:rPr>
              <w:t>to state number</w:t>
            </w:r>
            <w:r w:rsidRPr="00E43EFB">
              <w:rPr>
                <w:rFonts w:ascii="Times New Roman" w:hAnsi="Times New Roman" w:cs="Times New Roman"/>
                <w:sz w:val="22"/>
                <w:szCs w:val="22"/>
                <w:lang w:val="en-GB" w:eastAsia="en-US"/>
              </w:rPr>
              <w:t>])</w:t>
            </w:r>
          </w:p>
        </w:tc>
      </w:tr>
      <w:tr w:rsidR="00E43EFB" w:rsidRPr="00E43EFB" w14:paraId="31CC97A6" w14:textId="77777777" w:rsidTr="00E43EFB">
        <w:trPr>
          <w:divId w:val="2116439976"/>
          <w:cantSplit/>
          <w:jc w:val="center"/>
        </w:trPr>
        <w:tc>
          <w:tcPr>
            <w:tcW w:w="7120" w:type="dxa"/>
          </w:tcPr>
          <w:p w14:paraId="2BCBF48E"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GUID=de11d129-0715-433e-b9aa-6db3a158b7e3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w:t>
            </w:r>
            <w:r w:rsidRPr="00E43EFB">
              <w:rPr>
                <w:rFonts w:ascii="Times New Roman" w:hAnsi="Times New Roman" w:cs="Times New Roman"/>
                <w:i/>
                <w:sz w:val="22"/>
                <w:szCs w:val="22"/>
                <w:lang w:val="en-GB" w:eastAsia="en-US"/>
              </w:rPr>
              <w:t>d</w:t>
            </w:r>
            <w:r w:rsidRPr="00E43EFB">
              <w:rPr>
                <w:rFonts w:ascii="Times New Roman" w:hAnsi="Times New Roman" w:cs="Times New Roman"/>
                <w:sz w:val="22"/>
                <w:szCs w:val="22"/>
                <w:lang w:val="en-GB" w:eastAsia="en-US"/>
              </w:rPr>
              <w:t>)</w:t>
            </w:r>
            <w:r w:rsidRPr="00E43EFB">
              <w:rPr>
                <w:rFonts w:ascii="Times New Roman" w:hAnsi="Times New Roman" w:cs="Times New Roman"/>
                <w:sz w:val="22"/>
                <w:szCs w:val="22"/>
                <w:lang w:val="en-GB" w:eastAsia="en-US"/>
              </w:rPr>
              <w:tab/>
              <w:t>*Any relevant up-to-date medical report for a maintenance claim by an incapacitated husband (Exhibit [</w:t>
            </w:r>
            <w:r w:rsidRPr="00E43EFB">
              <w:rPr>
                <w:rFonts w:ascii="Times New Roman" w:hAnsi="Times New Roman" w:cs="Times New Roman"/>
                <w:i/>
                <w:sz w:val="22"/>
                <w:szCs w:val="22"/>
                <w:lang w:val="en-GB" w:eastAsia="en-US"/>
              </w:rPr>
              <w:t>to state number</w:t>
            </w:r>
            <w:r w:rsidRPr="00E43EFB">
              <w:rPr>
                <w:rFonts w:ascii="Times New Roman" w:hAnsi="Times New Roman" w:cs="Times New Roman"/>
                <w:sz w:val="22"/>
                <w:szCs w:val="22"/>
                <w:lang w:val="en-GB" w:eastAsia="en-US"/>
              </w:rPr>
              <w:t>])</w:t>
            </w:r>
          </w:p>
          <w:p w14:paraId="4A71B16B"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t>(e)      Any other document(s) [</w:t>
            </w:r>
            <w:r w:rsidRPr="00E43EFB">
              <w:rPr>
                <w:rFonts w:ascii="Times New Roman" w:hAnsi="Times New Roman" w:cs="Times New Roman"/>
                <w:i/>
                <w:sz w:val="22"/>
                <w:szCs w:val="22"/>
                <w:lang w:val="en-GB" w:eastAsia="en-US"/>
              </w:rPr>
              <w:t>please specify</w:t>
            </w:r>
            <w:r w:rsidRPr="00E43EFB">
              <w:rPr>
                <w:rFonts w:ascii="Times New Roman" w:hAnsi="Times New Roman" w:cs="Times New Roman"/>
                <w:sz w:val="22"/>
                <w:szCs w:val="22"/>
                <w:lang w:val="en-GB" w:eastAsia="en-US"/>
              </w:rPr>
              <w:t>] (Exhibit [</w:t>
            </w:r>
            <w:r w:rsidRPr="00E43EFB">
              <w:rPr>
                <w:rFonts w:ascii="Times New Roman" w:hAnsi="Times New Roman" w:cs="Times New Roman"/>
                <w:i/>
                <w:sz w:val="22"/>
                <w:szCs w:val="22"/>
                <w:lang w:val="en-GB" w:eastAsia="en-US"/>
              </w:rPr>
              <w:t>to state number</w:t>
            </w:r>
            <w:r w:rsidRPr="00E43EFB">
              <w:rPr>
                <w:rFonts w:ascii="Times New Roman" w:hAnsi="Times New Roman" w:cs="Times New Roman"/>
                <w:sz w:val="22"/>
                <w:szCs w:val="22"/>
                <w:lang w:val="en-GB" w:eastAsia="en-US"/>
              </w:rPr>
              <w:t>])</w:t>
            </w:r>
          </w:p>
          <w:p w14:paraId="06B03ACE"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p>
        </w:tc>
      </w:tr>
      <w:tr w:rsidR="00E43EFB" w:rsidRPr="00E43EFB" w14:paraId="3019FEE5" w14:textId="77777777" w:rsidTr="00E43EFB">
        <w:trPr>
          <w:divId w:val="2116439976"/>
          <w:cantSplit/>
          <w:jc w:val="center"/>
        </w:trPr>
        <w:tc>
          <w:tcPr>
            <w:tcW w:w="7120" w:type="dxa"/>
          </w:tcPr>
          <w:p w14:paraId="10E29898" w14:textId="77777777" w:rsidR="00E43EFB" w:rsidRPr="00E43EFB" w:rsidRDefault="00E43EFB" w:rsidP="00E43EFB">
            <w:pPr>
              <w:spacing w:before="60" w:after="60" w:line="240" w:lineRule="auto"/>
              <w:ind w:left="475" w:hanging="475"/>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GUID=fd0442a9-565b-4774-892e-cba942a2a4f9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4.</w:t>
            </w:r>
            <w:r w:rsidRPr="00E43EFB">
              <w:rPr>
                <w:rFonts w:ascii="Times New Roman" w:hAnsi="Times New Roman" w:cs="Times New Roman"/>
                <w:sz w:val="22"/>
                <w:szCs w:val="22"/>
                <w:lang w:val="en-GB" w:eastAsia="en-US"/>
              </w:rPr>
              <w:tab/>
              <w:t>The Plaintiff is aware of</w:t>
            </w:r>
            <w:proofErr w:type="gramStart"/>
            <w:r w:rsidRPr="00E43EFB">
              <w:rPr>
                <w:rFonts w:ascii="Times New Roman" w:hAnsi="Times New Roman" w:cs="Times New Roman"/>
                <w:sz w:val="22"/>
                <w:szCs w:val="22"/>
                <w:lang w:val="en-GB" w:eastAsia="en-US"/>
              </w:rPr>
              <w:t>*, or</w:t>
            </w:r>
            <w:proofErr w:type="gramEnd"/>
            <w:r w:rsidRPr="00E43EFB">
              <w:rPr>
                <w:rFonts w:ascii="Times New Roman" w:hAnsi="Times New Roman" w:cs="Times New Roman"/>
                <w:sz w:val="22"/>
                <w:szCs w:val="22"/>
                <w:lang w:val="en-GB" w:eastAsia="en-US"/>
              </w:rPr>
              <w:t xml:space="preserve"> has been informed by the solicitor acting for him about*, the options of family mediation or counselling, before filing the writ.</w:t>
            </w:r>
          </w:p>
          <w:p w14:paraId="6004B82A" w14:textId="77777777" w:rsidR="00E43EFB" w:rsidRPr="00E43EFB" w:rsidRDefault="00E43EFB" w:rsidP="00E43EFB">
            <w:pPr>
              <w:spacing w:before="60" w:after="60" w:line="240" w:lineRule="auto"/>
              <w:ind w:left="475" w:hanging="475"/>
              <w:jc w:val="both"/>
              <w:rPr>
                <w:rFonts w:ascii="Times New Roman" w:hAnsi="Times New Roman" w:cs="Times New Roman"/>
                <w:sz w:val="22"/>
                <w:szCs w:val="22"/>
                <w:lang w:val="en-GB" w:eastAsia="en-US"/>
              </w:rPr>
            </w:pPr>
          </w:p>
        </w:tc>
      </w:tr>
      <w:tr w:rsidR="00E43EFB" w:rsidRPr="00E43EFB" w14:paraId="01180FEA" w14:textId="77777777" w:rsidTr="00E43EFB">
        <w:trPr>
          <w:divId w:val="2116439976"/>
          <w:cantSplit/>
          <w:jc w:val="center"/>
        </w:trPr>
        <w:tc>
          <w:tcPr>
            <w:tcW w:w="7120" w:type="dxa"/>
          </w:tcPr>
          <w:p w14:paraId="705476A6" w14:textId="77777777" w:rsidR="00E43EFB" w:rsidRPr="00E43EFB" w:rsidRDefault="00E43EFB" w:rsidP="00E43EFB">
            <w:pPr>
              <w:spacing w:before="60" w:after="60" w:line="240" w:lineRule="auto"/>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lastRenderedPageBreak/>
              <w:fldChar w:fldCharType="begin"/>
            </w:r>
            <w:r w:rsidRPr="00E43EFB">
              <w:rPr>
                <w:rFonts w:ascii="Times New Roman" w:hAnsi="Times New Roman" w:cs="Times New Roman"/>
                <w:sz w:val="22"/>
                <w:szCs w:val="22"/>
                <w:lang w:val="en-GB" w:eastAsia="en-US"/>
              </w:rPr>
              <w:instrText xml:space="preserve"> GUID=5b716c8b-773b-4b73-96e8-913c92326d45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 xml:space="preserve">Signature: </w:t>
            </w:r>
          </w:p>
          <w:p w14:paraId="7358A7E0" w14:textId="77777777" w:rsidR="00E43EFB" w:rsidRPr="00E43EFB" w:rsidRDefault="00E43EFB" w:rsidP="00E43EFB">
            <w:pPr>
              <w:spacing w:before="60" w:after="60" w:line="240" w:lineRule="auto"/>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GUID=0b1c474a-8d04-405e-9bd4-9a33385ad5b5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Name of Plaintiff/Plaintiff’s Solicitor*</w:t>
            </w:r>
          </w:p>
          <w:p w14:paraId="2B2D3A08" w14:textId="77777777" w:rsidR="00E43EFB" w:rsidRPr="00E43EFB" w:rsidRDefault="00E43EFB" w:rsidP="00E43EFB">
            <w:pPr>
              <w:spacing w:before="60" w:after="60" w:line="240" w:lineRule="auto"/>
              <w:ind w:left="475" w:hanging="475"/>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GUID=c6b79d62-27fb-4061-bc96-0ac9acdff4a4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Date:</w:t>
            </w:r>
          </w:p>
        </w:tc>
      </w:tr>
      <w:tr w:rsidR="00E43EFB" w:rsidRPr="00E43EFB" w14:paraId="6182CD7D" w14:textId="77777777" w:rsidTr="00E43EFB">
        <w:trPr>
          <w:divId w:val="2116439976"/>
          <w:cantSplit/>
          <w:jc w:val="center"/>
        </w:trPr>
        <w:tc>
          <w:tcPr>
            <w:tcW w:w="7120" w:type="dxa"/>
          </w:tcPr>
          <w:p w14:paraId="132730AB" w14:textId="77777777" w:rsidR="00E43EFB" w:rsidRPr="00E43EFB" w:rsidRDefault="00E43EFB" w:rsidP="00E43EFB">
            <w:pPr>
              <w:spacing w:before="60" w:after="60" w:line="240" w:lineRule="auto"/>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GUID=7c17ce3d-cf0f-4fe9-ad94-90443496bf83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*Delete where inapplicable.</w:t>
            </w:r>
          </w:p>
        </w:tc>
      </w:tr>
    </w:tbl>
    <w:p w14:paraId="721210AE"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3A16EAAF"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1C35FEA3"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5E767C7E"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0292E058"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57B53907"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5E59B010"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31C44395"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516188F0"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25CF48EA"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1C2CF7CD"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042B2F32"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07BE3BBA"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280608A4"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0A864CA7"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5D376AAC"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320437AE"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66D8D6F7" w14:textId="77777777" w:rsidR="006F2CA2" w:rsidRDefault="006F2CA2" w:rsidP="006F2CA2">
      <w:pPr>
        <w:spacing w:before="0" w:after="200" w:line="276" w:lineRule="auto"/>
        <w:divId w:val="2116439976"/>
        <w:rPr>
          <w:rFonts w:ascii="Calibri" w:eastAsia="Calibri" w:hAnsi="Calibri" w:cs="Times New Roman"/>
          <w:sz w:val="22"/>
          <w:szCs w:val="22"/>
          <w:lang w:eastAsia="en-US"/>
        </w:rPr>
      </w:pPr>
    </w:p>
    <w:p w14:paraId="27BBA9E2" w14:textId="77777777" w:rsidR="00EB2667" w:rsidRDefault="00EB2667" w:rsidP="006F2CA2">
      <w:pPr>
        <w:spacing w:before="0" w:after="200" w:line="276" w:lineRule="auto"/>
        <w:divId w:val="2116439976"/>
        <w:rPr>
          <w:rFonts w:ascii="Calibri" w:eastAsia="Calibri" w:hAnsi="Calibri" w:cs="Times New Roman"/>
          <w:sz w:val="22"/>
          <w:szCs w:val="22"/>
          <w:lang w:eastAsia="en-US"/>
        </w:rPr>
      </w:pPr>
    </w:p>
    <w:p w14:paraId="65710902" w14:textId="77777777" w:rsidR="00EB2667" w:rsidRPr="006F2CA2" w:rsidRDefault="00EB2667" w:rsidP="006F2CA2">
      <w:pPr>
        <w:spacing w:before="0" w:after="200" w:line="276" w:lineRule="auto"/>
        <w:divId w:val="2116439976"/>
        <w:rPr>
          <w:rFonts w:ascii="Calibri" w:eastAsia="Calibri" w:hAnsi="Calibri" w:cs="Times New Roman"/>
          <w:sz w:val="22"/>
          <w:szCs w:val="22"/>
          <w:lang w:eastAsia="en-US"/>
        </w:rPr>
      </w:pPr>
    </w:p>
    <w:p w14:paraId="3C737DA0" w14:textId="77777777" w:rsidR="006F2CA2" w:rsidRDefault="006F2CA2" w:rsidP="006F2CA2">
      <w:pPr>
        <w:spacing w:before="0" w:after="200" w:line="276" w:lineRule="auto"/>
        <w:divId w:val="2116439976"/>
        <w:rPr>
          <w:rFonts w:ascii="Calibri" w:eastAsia="Calibri" w:hAnsi="Calibri" w:cs="Times New Roman"/>
          <w:sz w:val="22"/>
          <w:szCs w:val="22"/>
          <w:lang w:eastAsia="en-US"/>
        </w:rPr>
      </w:pPr>
    </w:p>
    <w:p w14:paraId="35A72C2E" w14:textId="77777777" w:rsidR="00A04357" w:rsidRDefault="00A04357" w:rsidP="006F2CA2">
      <w:pPr>
        <w:spacing w:before="0" w:after="200" w:line="276" w:lineRule="auto"/>
        <w:divId w:val="2116439976"/>
        <w:rPr>
          <w:rFonts w:ascii="Calibri" w:eastAsia="Calibri" w:hAnsi="Calibri" w:cs="Times New Roman"/>
          <w:sz w:val="22"/>
          <w:szCs w:val="22"/>
          <w:lang w:eastAsia="en-US"/>
        </w:rPr>
      </w:pPr>
    </w:p>
    <w:p w14:paraId="6956BE5E" w14:textId="77777777" w:rsidR="00A04357" w:rsidRDefault="00A04357" w:rsidP="006F2CA2">
      <w:pPr>
        <w:spacing w:before="0" w:after="200" w:line="276" w:lineRule="auto"/>
        <w:divId w:val="2116439976"/>
        <w:rPr>
          <w:rFonts w:ascii="Calibri" w:eastAsia="Calibri" w:hAnsi="Calibri" w:cs="Times New Roman"/>
          <w:sz w:val="22"/>
          <w:szCs w:val="22"/>
          <w:lang w:eastAsia="en-US"/>
        </w:rPr>
      </w:pPr>
    </w:p>
    <w:p w14:paraId="3FD21E4D" w14:textId="77777777" w:rsidR="00A04357" w:rsidRDefault="00A04357" w:rsidP="006F2CA2">
      <w:pPr>
        <w:spacing w:before="0" w:after="200" w:line="276" w:lineRule="auto"/>
        <w:divId w:val="2116439976"/>
        <w:rPr>
          <w:rFonts w:ascii="Calibri" w:eastAsia="Calibri" w:hAnsi="Calibri" w:cs="Times New Roman"/>
          <w:sz w:val="22"/>
          <w:szCs w:val="22"/>
          <w:lang w:eastAsia="en-US"/>
        </w:rPr>
      </w:pPr>
    </w:p>
    <w:p w14:paraId="7AE13700" w14:textId="77777777" w:rsidR="005D3525" w:rsidRPr="006F2CA2" w:rsidRDefault="005D3525" w:rsidP="006F2CA2">
      <w:pPr>
        <w:spacing w:before="0" w:after="200" w:line="276" w:lineRule="auto"/>
        <w:divId w:val="2116439976"/>
        <w:rPr>
          <w:rFonts w:ascii="Calibri" w:eastAsia="Calibri" w:hAnsi="Calibri" w:cs="Times New Roman"/>
          <w:sz w:val="22"/>
          <w:szCs w:val="22"/>
          <w:lang w:eastAsia="en-US"/>
        </w:rPr>
      </w:pPr>
    </w:p>
    <w:p w14:paraId="2D0802B2" w14:textId="77777777" w:rsidR="006F2CA2" w:rsidRPr="006F2CA2" w:rsidRDefault="006F2CA2" w:rsidP="006F2CA2">
      <w:pPr>
        <w:keepNext/>
        <w:keepLines/>
        <w:suppressAutoHyphens/>
        <w:spacing w:before="240" w:after="120" w:line="240" w:lineRule="auto"/>
        <w:jc w:val="center"/>
        <w:divId w:val="2116439976"/>
        <w:rPr>
          <w:rFonts w:ascii="Times New Roman" w:hAnsi="Times New Roman" w:cs="Times New Roman"/>
          <w:caps/>
          <w:sz w:val="22"/>
          <w:szCs w:val="20"/>
          <w:lang w:val="en-GB" w:eastAsia="en-US"/>
        </w:rPr>
      </w:pPr>
      <w:r w:rsidRPr="006F2CA2">
        <w:rPr>
          <w:rFonts w:ascii="Times New Roman" w:hAnsi="Times New Roman" w:cs="Times New Roman"/>
          <w:caps/>
          <w:sz w:val="22"/>
          <w:szCs w:val="20"/>
          <w:lang w:val="en-GB" w:eastAsia="en-US"/>
        </w:rPr>
        <w:lastRenderedPageBreak/>
        <w:fldChar w:fldCharType="begin" w:fldLock="1"/>
      </w:r>
      <w:r w:rsidRPr="006F2CA2">
        <w:rPr>
          <w:rFonts w:ascii="Times New Roman" w:hAnsi="Times New Roman" w:cs="Times New Roman"/>
          <w:caps/>
          <w:sz w:val="22"/>
          <w:szCs w:val="20"/>
          <w:lang w:val="en-GB" w:eastAsia="en-US"/>
        </w:rPr>
        <w:instrText xml:space="preserve"> GUID=f7cf8892-f223-463f-9ed3-c38035ca5c78 </w:instrText>
      </w:r>
      <w:r w:rsidRPr="006F2CA2">
        <w:rPr>
          <w:rFonts w:ascii="Times New Roman" w:hAnsi="Times New Roman" w:cs="Times New Roman"/>
          <w:caps/>
          <w:sz w:val="22"/>
          <w:szCs w:val="20"/>
          <w:lang w:val="en-GB" w:eastAsia="en-US"/>
        </w:rPr>
        <w:fldChar w:fldCharType="end"/>
      </w:r>
      <w:r w:rsidRPr="006F2CA2">
        <w:rPr>
          <w:rFonts w:ascii="Times New Roman" w:hAnsi="Times New Roman" w:cs="Times New Roman"/>
          <w:caps/>
          <w:sz w:val="22"/>
          <w:szCs w:val="20"/>
          <w:lang w:val="en-GB" w:eastAsia="en-US"/>
        </w:rPr>
        <w:t>Form 9</w:t>
      </w:r>
    </w:p>
    <w:tbl>
      <w:tblPr>
        <w:tblW w:w="7120" w:type="dxa"/>
        <w:jc w:val="center"/>
        <w:tblLook w:val="04A0" w:firstRow="1" w:lastRow="0" w:firstColumn="1" w:lastColumn="0" w:noHBand="0" w:noVBand="1"/>
      </w:tblPr>
      <w:tblGrid>
        <w:gridCol w:w="7120"/>
      </w:tblGrid>
      <w:tr w:rsidR="006F2CA2" w:rsidRPr="006F2CA2" w14:paraId="18DE69A4" w14:textId="77777777" w:rsidTr="006F2CA2">
        <w:trPr>
          <w:divId w:val="2116439976"/>
          <w:cantSplit/>
          <w:jc w:val="center"/>
        </w:trPr>
        <w:tc>
          <w:tcPr>
            <w:tcW w:w="7120" w:type="dxa"/>
          </w:tcPr>
          <w:p w14:paraId="275C3EB5"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GUID=20981491-e056-459c-882c-0fec8672c50e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 44, 47, 48, 60, 84</w:t>
            </w:r>
          </w:p>
        </w:tc>
      </w:tr>
      <w:tr w:rsidR="006F2CA2" w:rsidRPr="006F2CA2" w14:paraId="148AC142" w14:textId="77777777" w:rsidTr="006F2CA2">
        <w:trPr>
          <w:divId w:val="2116439976"/>
          <w:cantSplit/>
          <w:jc w:val="center"/>
        </w:trPr>
        <w:tc>
          <w:tcPr>
            <w:tcW w:w="7120" w:type="dxa"/>
          </w:tcPr>
          <w:p w14:paraId="278781C9"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GUID=708aa6bf-1752-46a1-b9e4-6ae468c1d672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(NOTICE OF PROCEEDINGS (OTHER PARTY) FORM)</w:t>
            </w:r>
          </w:p>
        </w:tc>
      </w:tr>
      <w:tr w:rsidR="006F2CA2" w:rsidRPr="006F2CA2" w14:paraId="5C3A22AD" w14:textId="77777777" w:rsidTr="006F2CA2">
        <w:trPr>
          <w:divId w:val="2116439976"/>
          <w:cantSplit/>
          <w:jc w:val="center"/>
        </w:trPr>
        <w:tc>
          <w:tcPr>
            <w:tcW w:w="7120" w:type="dxa"/>
          </w:tcPr>
          <w:p w14:paraId="2A24AE29"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GUID=0a20c7d1-1b51-4fb0-a683-af1ed4a66053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IN THE FAMILY JUSTICE COURTS OF THE REPUBLIC OF SINGAPORE</w:t>
            </w:r>
          </w:p>
        </w:tc>
      </w:tr>
      <w:tr w:rsidR="006F2CA2" w:rsidRPr="006F2CA2" w14:paraId="6C7110D5" w14:textId="77777777" w:rsidTr="006F2CA2">
        <w:trPr>
          <w:divId w:val="2116439976"/>
          <w:cantSplit/>
          <w:jc w:val="center"/>
        </w:trPr>
        <w:tc>
          <w:tcPr>
            <w:tcW w:w="7120" w:type="dxa"/>
          </w:tcPr>
          <w:p w14:paraId="3D512123"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GUID=2538d8f9-270f-4441-9fcd-32547bb6826d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Divorce Writ No.</w:t>
            </w:r>
          </w:p>
        </w:tc>
      </w:tr>
      <w:tr w:rsidR="006F2CA2" w:rsidRPr="006F2CA2" w14:paraId="2F264055" w14:textId="77777777" w:rsidTr="006F2CA2">
        <w:trPr>
          <w:divId w:val="2116439976"/>
          <w:cantSplit/>
          <w:jc w:val="center"/>
        </w:trPr>
        <w:tc>
          <w:tcPr>
            <w:tcW w:w="7120" w:type="dxa"/>
          </w:tcPr>
          <w:p w14:paraId="489FA268"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GUID=0ed917b1-8169-4c70-81cc-a70c4c5b41d0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Between</w:t>
            </w:r>
          </w:p>
        </w:tc>
      </w:tr>
      <w:tr w:rsidR="006F2CA2" w:rsidRPr="006F2CA2" w14:paraId="3DC47346" w14:textId="77777777" w:rsidTr="006F2CA2">
        <w:trPr>
          <w:divId w:val="2116439976"/>
          <w:cantSplit/>
          <w:jc w:val="center"/>
        </w:trPr>
        <w:tc>
          <w:tcPr>
            <w:tcW w:w="7120" w:type="dxa"/>
          </w:tcPr>
          <w:p w14:paraId="697EBA78"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GUID=fef6f9b6-32c5-4778-88d2-8da207d79e36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Plaintiff’s Name</w:t>
            </w:r>
            <w:r w:rsidRPr="006F2CA2">
              <w:rPr>
                <w:rFonts w:ascii="Times New Roman" w:hAnsi="Times New Roman" w:cs="Times New Roman"/>
                <w:sz w:val="22"/>
                <w:szCs w:val="20"/>
                <w:lang w:val="en-GB" w:eastAsia="en-US"/>
              </w:rPr>
              <w:t>] (ID No.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w:t>
            </w:r>
            <w:r w:rsidRPr="006F2CA2">
              <w:rPr>
                <w:rFonts w:ascii="Times New Roman" w:hAnsi="Times New Roman" w:cs="Times New Roman"/>
                <w:i/>
                <w:sz w:val="22"/>
                <w:szCs w:val="20"/>
                <w:lang w:val="en-GB" w:eastAsia="en-US"/>
              </w:rPr>
              <w:t>Plaintiff</w:t>
            </w:r>
          </w:p>
        </w:tc>
      </w:tr>
      <w:tr w:rsidR="006F2CA2" w:rsidRPr="006F2CA2" w14:paraId="3BAD10C0" w14:textId="77777777" w:rsidTr="006F2CA2">
        <w:trPr>
          <w:divId w:val="2116439976"/>
          <w:cantSplit/>
          <w:jc w:val="center"/>
        </w:trPr>
        <w:tc>
          <w:tcPr>
            <w:tcW w:w="7120" w:type="dxa"/>
          </w:tcPr>
          <w:p w14:paraId="34870A9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GUID=067816cd-57f2-4074-957b-8d18e87baa0d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w:t>
            </w:r>
          </w:p>
        </w:tc>
      </w:tr>
      <w:tr w:rsidR="006F2CA2" w:rsidRPr="006F2CA2" w14:paraId="37EF559F" w14:textId="77777777" w:rsidTr="006F2CA2">
        <w:trPr>
          <w:divId w:val="2116439976"/>
          <w:cantSplit/>
          <w:jc w:val="center"/>
        </w:trPr>
        <w:tc>
          <w:tcPr>
            <w:tcW w:w="7120" w:type="dxa"/>
          </w:tcPr>
          <w:p w14:paraId="796878CD"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GUID=740287cd-4064-486b-9d4e-fcc48a288c55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Defendant’s Name</w:t>
            </w:r>
            <w:r w:rsidRPr="006F2CA2">
              <w:rPr>
                <w:rFonts w:ascii="Times New Roman" w:hAnsi="Times New Roman" w:cs="Times New Roman"/>
                <w:sz w:val="22"/>
                <w:szCs w:val="20"/>
                <w:lang w:val="en-GB" w:eastAsia="en-US"/>
              </w:rPr>
              <w:t>] (ID No.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w:t>
            </w:r>
            <w:r w:rsidRPr="006F2CA2">
              <w:rPr>
                <w:rFonts w:ascii="Times New Roman" w:hAnsi="Times New Roman" w:cs="Times New Roman"/>
                <w:i/>
                <w:sz w:val="22"/>
                <w:szCs w:val="20"/>
                <w:lang w:val="en-GB" w:eastAsia="en-US"/>
              </w:rPr>
              <w:t>Defendant</w:t>
            </w:r>
          </w:p>
        </w:tc>
      </w:tr>
      <w:tr w:rsidR="006F2CA2" w:rsidRPr="006F2CA2" w14:paraId="6F87CA5C" w14:textId="77777777" w:rsidTr="006F2CA2">
        <w:trPr>
          <w:divId w:val="2116439976"/>
          <w:cantSplit/>
          <w:jc w:val="center"/>
        </w:trPr>
        <w:tc>
          <w:tcPr>
            <w:tcW w:w="7120" w:type="dxa"/>
          </w:tcPr>
          <w:p w14:paraId="73B4860E"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GUID=3c2b992f-05bc-4927-9d76-c1be493cff3d </w:instrText>
            </w:r>
            <w:r w:rsidRPr="006F2CA2">
              <w:rPr>
                <w:rFonts w:ascii="Times New Roman" w:hAnsi="Times New Roman" w:cs="Times New Roman"/>
                <w:sz w:val="22"/>
                <w:szCs w:val="20"/>
                <w:lang w:val="en-GB" w:eastAsia="en-US"/>
              </w:rPr>
              <w:fldChar w:fldCharType="end"/>
            </w:r>
          </w:p>
        </w:tc>
      </w:tr>
      <w:tr w:rsidR="006F2CA2" w:rsidRPr="006F2CA2" w14:paraId="710E9D91" w14:textId="77777777" w:rsidTr="006F2CA2">
        <w:trPr>
          <w:divId w:val="2116439976"/>
          <w:cantSplit/>
          <w:jc w:val="center"/>
        </w:trPr>
        <w:tc>
          <w:tcPr>
            <w:tcW w:w="7120" w:type="dxa"/>
          </w:tcPr>
          <w:p w14:paraId="476B0E4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GUID=fbaf9f53-73a8-4308-b3b2-dbf4508d4528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NOTICE TO A CO-DEFENDANT/DEFENDANT IN</w:t>
            </w:r>
            <w:r w:rsidRPr="006F2CA2">
              <w:rPr>
                <w:rFonts w:ascii="Times New Roman" w:hAnsi="Times New Roman" w:cs="Times New Roman"/>
                <w:sz w:val="22"/>
                <w:szCs w:val="20"/>
                <w:lang w:val="en-GB" w:eastAsia="en-US"/>
              </w:rPr>
              <w:br/>
              <w:t xml:space="preserve">COUNTERCLAIM/PERSON ENTITLED TO </w:t>
            </w:r>
            <w:r w:rsidRPr="006F2CA2">
              <w:rPr>
                <w:rFonts w:ascii="Times New Roman" w:hAnsi="Times New Roman" w:cs="Times New Roman"/>
                <w:sz w:val="22"/>
                <w:szCs w:val="20"/>
                <w:lang w:val="en-GB" w:eastAsia="en-US"/>
              </w:rPr>
              <w:br/>
              <w:t>INTERVENE/OTHER PARTY</w:t>
            </w:r>
          </w:p>
        </w:tc>
      </w:tr>
      <w:tr w:rsidR="006F2CA2" w:rsidRPr="006F2CA2" w14:paraId="4BA5B048" w14:textId="77777777" w:rsidTr="006F2CA2">
        <w:trPr>
          <w:divId w:val="2116439976"/>
          <w:cantSplit/>
          <w:jc w:val="center"/>
        </w:trPr>
        <w:tc>
          <w:tcPr>
            <w:tcW w:w="7120" w:type="dxa"/>
          </w:tcPr>
          <w:p w14:paraId="58BFA83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GUID=91fc8fc8-a5e7-4c1b-b735-59f8f3b93547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(TO </w:t>
            </w:r>
            <w:proofErr w:type="gramStart"/>
            <w:r w:rsidRPr="006F2CA2">
              <w:rPr>
                <w:rFonts w:ascii="Times New Roman" w:hAnsi="Times New Roman" w:cs="Times New Roman"/>
                <w:sz w:val="22"/>
                <w:szCs w:val="20"/>
                <w:lang w:val="en-GB" w:eastAsia="en-US"/>
              </w:rPr>
              <w:t>SPECIFY)*</w:t>
            </w:r>
            <w:proofErr w:type="gramEnd"/>
          </w:p>
        </w:tc>
      </w:tr>
      <w:tr w:rsidR="006F2CA2" w:rsidRPr="006F2CA2" w14:paraId="7CF40FF4" w14:textId="77777777" w:rsidTr="006F2CA2">
        <w:trPr>
          <w:divId w:val="2116439976"/>
          <w:cantSplit/>
          <w:jc w:val="center"/>
        </w:trPr>
        <w:tc>
          <w:tcPr>
            <w:tcW w:w="7120" w:type="dxa"/>
          </w:tcPr>
          <w:p w14:paraId="2E68939F"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GUID=cc214af1-2ae9-4529-96d1-2102901ac1c7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(in the case of a Writ of Summons and Statement of</w:t>
            </w:r>
            <w:r w:rsidRPr="006F2CA2">
              <w:rPr>
                <w:rFonts w:ascii="Times New Roman" w:hAnsi="Times New Roman" w:cs="Times New Roman"/>
                <w:sz w:val="22"/>
                <w:szCs w:val="20"/>
                <w:lang w:val="en-GB" w:eastAsia="en-US"/>
              </w:rPr>
              <w:br/>
              <w:t>Claim/Defence/Counterclaim based on adultery or improper association)</w:t>
            </w:r>
          </w:p>
        </w:tc>
      </w:tr>
      <w:tr w:rsidR="006F2CA2" w:rsidRPr="006F2CA2" w14:paraId="5086C691" w14:textId="77777777" w:rsidTr="006F2CA2">
        <w:trPr>
          <w:divId w:val="2116439976"/>
          <w:cantSplit/>
          <w:jc w:val="center"/>
        </w:trPr>
        <w:tc>
          <w:tcPr>
            <w:tcW w:w="7120" w:type="dxa"/>
          </w:tcPr>
          <w:p w14:paraId="3A14F1A3"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GUID=b4c754ad-8c86-4370-824e-30dfa2d7b710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w:t>
            </w:r>
            <w:r w:rsidRPr="006F2CA2">
              <w:rPr>
                <w:rFonts w:ascii="Times New Roman" w:hAnsi="Times New Roman" w:cs="Times New Roman"/>
                <w:sz w:val="22"/>
                <w:szCs w:val="20"/>
                <w:lang w:val="en-GB" w:eastAsia="en-US"/>
              </w:rPr>
              <w:tab/>
              <w:t>NOTICE OF PROCEEDINGS</w:t>
            </w:r>
          </w:p>
        </w:tc>
      </w:tr>
      <w:tr w:rsidR="006F2CA2" w:rsidRPr="006F2CA2" w14:paraId="0D2EED8D" w14:textId="77777777" w:rsidTr="006F2CA2">
        <w:trPr>
          <w:divId w:val="2116439976"/>
          <w:cantSplit/>
          <w:jc w:val="center"/>
        </w:trPr>
        <w:tc>
          <w:tcPr>
            <w:tcW w:w="7120" w:type="dxa"/>
          </w:tcPr>
          <w:p w14:paraId="5D7C8609"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GUID=e7482bdb-0754-4f43-872a-62127e77b348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w:t>
            </w:r>
            <w:r w:rsidRPr="006F2CA2">
              <w:rPr>
                <w:rFonts w:ascii="Times New Roman" w:hAnsi="Times New Roman" w:cs="Times New Roman"/>
                <w:sz w:val="22"/>
                <w:szCs w:val="20"/>
                <w:lang w:val="en-GB" w:eastAsia="en-US"/>
              </w:rPr>
              <w:tab/>
              <w:t>ACKNOWLEDGMENT OF SERVICE/MEMORANDUM OF APPEARANCE</w:t>
            </w:r>
          </w:p>
        </w:tc>
      </w:tr>
      <w:tr w:rsidR="006F2CA2" w:rsidRPr="006F2CA2" w14:paraId="4D61A1B5" w14:textId="77777777" w:rsidTr="006F2CA2">
        <w:trPr>
          <w:divId w:val="2116439976"/>
          <w:cantSplit/>
          <w:jc w:val="center"/>
        </w:trPr>
        <w:tc>
          <w:tcPr>
            <w:tcW w:w="7120" w:type="dxa"/>
          </w:tcPr>
          <w:p w14:paraId="5C5BEB60"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GUID=5e276c2f-048a-4efe-93a2-0b5074db21e6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To: </w:t>
            </w:r>
            <w:r w:rsidRPr="006F2CA2">
              <w:rPr>
                <w:rFonts w:ascii="Times New Roman" w:hAnsi="Times New Roman" w:cs="Times New Roman"/>
                <w:sz w:val="22"/>
                <w:szCs w:val="20"/>
                <w:lang w:val="en-GB" w:eastAsia="en-US"/>
              </w:rPr>
              <w:tab/>
              <w:t>[</w:t>
            </w:r>
            <w:r w:rsidRPr="006F2CA2">
              <w:rPr>
                <w:rFonts w:ascii="Times New Roman" w:hAnsi="Times New Roman" w:cs="Times New Roman"/>
                <w:i/>
                <w:sz w:val="22"/>
                <w:szCs w:val="20"/>
                <w:lang w:val="en-GB" w:eastAsia="en-US"/>
              </w:rPr>
              <w:t xml:space="preserve">state name and ID number of Co-Defendant/Defendant in Counterclaim/Person Entitled to Intervene/Other Party (To </w:t>
            </w:r>
            <w:proofErr w:type="gramStart"/>
            <w:r w:rsidRPr="006F2CA2">
              <w:rPr>
                <w:rFonts w:ascii="Times New Roman" w:hAnsi="Times New Roman" w:cs="Times New Roman"/>
                <w:i/>
                <w:sz w:val="22"/>
                <w:szCs w:val="20"/>
                <w:lang w:val="en-GB" w:eastAsia="en-US"/>
              </w:rPr>
              <w:t>specify)*</w:t>
            </w:r>
            <w:proofErr w:type="gramEnd"/>
            <w:r w:rsidRPr="006F2CA2">
              <w:rPr>
                <w:rFonts w:ascii="Times New Roman" w:hAnsi="Times New Roman" w:cs="Times New Roman"/>
                <w:sz w:val="22"/>
                <w:szCs w:val="20"/>
                <w:lang w:val="en-GB" w:eastAsia="en-US"/>
              </w:rPr>
              <w:t>]</w:t>
            </w:r>
          </w:p>
        </w:tc>
      </w:tr>
      <w:tr w:rsidR="006F2CA2" w:rsidRPr="006F2CA2" w14:paraId="5DF801CF" w14:textId="77777777" w:rsidTr="006F2CA2">
        <w:trPr>
          <w:divId w:val="2116439976"/>
          <w:cantSplit/>
          <w:jc w:val="center"/>
        </w:trPr>
        <w:tc>
          <w:tcPr>
            <w:tcW w:w="7120" w:type="dxa"/>
          </w:tcPr>
          <w:p w14:paraId="358582CF"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GUID=d7bff08e-ee32-4358-a4ac-2419bf58011a </w:instrText>
            </w:r>
            <w:r w:rsidRPr="006F2CA2">
              <w:rPr>
                <w:rFonts w:ascii="Times New Roman" w:hAnsi="Times New Roman" w:cs="Times New Roman"/>
                <w:sz w:val="22"/>
                <w:szCs w:val="20"/>
                <w:lang w:val="en-GB" w:eastAsia="en-US"/>
              </w:rPr>
              <w:fldChar w:fldCharType="end"/>
            </w:r>
          </w:p>
        </w:tc>
      </w:tr>
      <w:tr w:rsidR="006F2CA2" w:rsidRPr="006F2CA2" w14:paraId="1F4E5D9F" w14:textId="77777777" w:rsidTr="006F2CA2">
        <w:trPr>
          <w:divId w:val="2116439976"/>
          <w:cantSplit/>
          <w:jc w:val="center"/>
        </w:trPr>
        <w:tc>
          <w:tcPr>
            <w:tcW w:w="7120" w:type="dxa"/>
          </w:tcPr>
          <w:p w14:paraId="0E6A4E66"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GUID=ca6eed8c-6f0a-4143-9a0c-5ce1469a20c7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0"/>
                <w:szCs w:val="20"/>
                <w:lang w:val="en-GB" w:eastAsia="en-US"/>
              </w:rPr>
              <w:t>1.</w:t>
            </w:r>
            <w:r w:rsidRPr="006F2CA2">
              <w:rPr>
                <w:rFonts w:ascii="Times New Roman" w:hAnsi="Times New Roman" w:cs="Times New Roman"/>
                <w:sz w:val="20"/>
                <w:szCs w:val="20"/>
                <w:lang w:val="en-GB" w:eastAsia="en-US"/>
              </w:rPr>
              <w:tab/>
              <w:t>NOTICE OF PROCEEDINGS</w:t>
            </w:r>
          </w:p>
        </w:tc>
      </w:tr>
      <w:tr w:rsidR="006F2CA2" w:rsidRPr="006F2CA2" w14:paraId="396EF979" w14:textId="77777777" w:rsidTr="006F2CA2">
        <w:trPr>
          <w:divId w:val="2116439976"/>
          <w:cantSplit/>
          <w:jc w:val="center"/>
        </w:trPr>
        <w:tc>
          <w:tcPr>
            <w:tcW w:w="7120" w:type="dxa"/>
          </w:tcPr>
          <w:p w14:paraId="1C6A69F1" w14:textId="39651FE9"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GUID=c56b2fa9-1f21-42e8-a516-85312fc96818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Take Notice that a Writ of Summons and Statement of Claim/Defence/Defence and Counterclaim/Other Document [</w:t>
            </w:r>
            <w:r w:rsidRPr="006F2CA2">
              <w:rPr>
                <w:rFonts w:ascii="Times New Roman" w:hAnsi="Times New Roman" w:cs="Times New Roman"/>
                <w:i/>
                <w:sz w:val="22"/>
                <w:szCs w:val="20"/>
                <w:lang w:val="en-GB" w:eastAsia="en-US"/>
              </w:rPr>
              <w:t xml:space="preserve">please </w:t>
            </w:r>
            <w:proofErr w:type="gramStart"/>
            <w:r w:rsidRPr="006F2CA2">
              <w:rPr>
                <w:rFonts w:ascii="Times New Roman" w:hAnsi="Times New Roman" w:cs="Times New Roman"/>
                <w:i/>
                <w:sz w:val="22"/>
                <w:szCs w:val="20"/>
                <w:lang w:val="en-GB" w:eastAsia="en-US"/>
              </w:rPr>
              <w:t>specify</w:t>
            </w:r>
            <w:r w:rsidRPr="006F2CA2">
              <w:rPr>
                <w:rFonts w:ascii="Times New Roman" w:hAnsi="Times New Roman" w:cs="Times New Roman"/>
                <w:sz w:val="22"/>
                <w:szCs w:val="20"/>
                <w:lang w:val="en-GB" w:eastAsia="en-US"/>
              </w:rPr>
              <w:t>]*</w:t>
            </w:r>
            <w:proofErr w:type="gramEnd"/>
            <w:r w:rsidRPr="006F2CA2">
              <w:rPr>
                <w:rFonts w:ascii="Times New Roman" w:hAnsi="Times New Roman" w:cs="Times New Roman"/>
                <w:sz w:val="22"/>
                <w:szCs w:val="20"/>
                <w:lang w:val="en-GB" w:eastAsia="en-US"/>
              </w:rPr>
              <w:t xml:space="preserve"> has been filed in the </w:t>
            </w:r>
            <w:r w:rsidR="00AB1B6B" w:rsidRPr="00AB1B6B">
              <w:rPr>
                <w:rFonts w:ascii="Times New Roman" w:hAnsi="Times New Roman" w:cs="Times New Roman"/>
                <w:sz w:val="22"/>
                <w:szCs w:val="20"/>
                <w:lang w:val="en-GB" w:eastAsia="en-US"/>
              </w:rPr>
              <w:t>Family Justice Courts</w:t>
            </w:r>
            <w:r w:rsidRPr="006F2CA2">
              <w:rPr>
                <w:rFonts w:ascii="Times New Roman" w:hAnsi="Times New Roman" w:cs="Times New Roman"/>
                <w:sz w:val="22"/>
                <w:szCs w:val="20"/>
                <w:lang w:val="en-GB" w:eastAsia="en-US"/>
              </w:rPr>
              <w:t xml:space="preserve"> by [</w:t>
            </w:r>
            <w:r w:rsidRPr="006F2CA2">
              <w:rPr>
                <w:rFonts w:ascii="Times New Roman" w:hAnsi="Times New Roman" w:cs="Times New Roman"/>
                <w:i/>
                <w:sz w:val="22"/>
                <w:szCs w:val="20"/>
                <w:lang w:val="en-GB" w:eastAsia="en-US"/>
              </w:rPr>
              <w:t>Plaintiff’s/Defendant’s Name</w:t>
            </w:r>
            <w:r w:rsidRPr="006F2CA2">
              <w:rPr>
                <w:rFonts w:ascii="Times New Roman" w:hAnsi="Times New Roman" w:cs="Times New Roman"/>
                <w:sz w:val="22"/>
                <w:szCs w:val="20"/>
                <w:lang w:val="en-GB" w:eastAsia="en-US"/>
              </w:rPr>
              <w:t>].</w:t>
            </w:r>
          </w:p>
        </w:tc>
      </w:tr>
      <w:tr w:rsidR="006F2CA2" w:rsidRPr="006F2CA2" w14:paraId="5C76EA57" w14:textId="77777777" w:rsidTr="006F2CA2">
        <w:trPr>
          <w:divId w:val="2116439976"/>
          <w:cantSplit/>
          <w:jc w:val="center"/>
        </w:trPr>
        <w:tc>
          <w:tcPr>
            <w:tcW w:w="7120" w:type="dxa"/>
          </w:tcPr>
          <w:p w14:paraId="71657643"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GUID=9be7ba38-2253-4242-8c0e-cb76a47998aa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A copy of the Writ of Summons and Statement of Claim/Defence/Defence and Counterclaim/Other Document [</w:t>
            </w:r>
            <w:r w:rsidRPr="006F2CA2">
              <w:rPr>
                <w:rFonts w:ascii="Times New Roman" w:hAnsi="Times New Roman" w:cs="Times New Roman"/>
                <w:i/>
                <w:sz w:val="22"/>
                <w:szCs w:val="20"/>
                <w:lang w:val="en-GB" w:eastAsia="en-US"/>
              </w:rPr>
              <w:t xml:space="preserve">please </w:t>
            </w:r>
            <w:proofErr w:type="gramStart"/>
            <w:r w:rsidRPr="006F2CA2">
              <w:rPr>
                <w:rFonts w:ascii="Times New Roman" w:hAnsi="Times New Roman" w:cs="Times New Roman"/>
                <w:i/>
                <w:sz w:val="22"/>
                <w:szCs w:val="20"/>
                <w:lang w:val="en-GB" w:eastAsia="en-US"/>
              </w:rPr>
              <w:t>specify</w:t>
            </w:r>
            <w:r w:rsidRPr="006F2CA2">
              <w:rPr>
                <w:rFonts w:ascii="Times New Roman" w:hAnsi="Times New Roman" w:cs="Times New Roman"/>
                <w:sz w:val="22"/>
                <w:szCs w:val="20"/>
                <w:lang w:val="en-GB" w:eastAsia="en-US"/>
              </w:rPr>
              <w:t>]*</w:t>
            </w:r>
            <w:proofErr w:type="gramEnd"/>
            <w:r w:rsidRPr="006F2CA2">
              <w:rPr>
                <w:rFonts w:ascii="Times New Roman" w:hAnsi="Times New Roman" w:cs="Times New Roman"/>
                <w:sz w:val="22"/>
                <w:szCs w:val="20"/>
                <w:lang w:val="en-GB" w:eastAsia="en-US"/>
              </w:rPr>
              <w:t xml:space="preserve"> is delivered with this Notice.</w:t>
            </w:r>
          </w:p>
        </w:tc>
      </w:tr>
      <w:tr w:rsidR="006F2CA2" w:rsidRPr="006F2CA2" w14:paraId="46318E42" w14:textId="77777777" w:rsidTr="006F2CA2">
        <w:trPr>
          <w:divId w:val="2116439976"/>
          <w:cantSplit/>
          <w:jc w:val="center"/>
        </w:trPr>
        <w:tc>
          <w:tcPr>
            <w:tcW w:w="7120" w:type="dxa"/>
          </w:tcPr>
          <w:p w14:paraId="5908EB23"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GUID=473a49e4-f505-44b9-93fd-2568f50eeac6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c</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Please read the instructions set out in Part 2 of this Notice carefully.</w:t>
            </w:r>
          </w:p>
        </w:tc>
      </w:tr>
      <w:tr w:rsidR="006F2CA2" w:rsidRPr="006F2CA2" w14:paraId="7638963C" w14:textId="77777777" w:rsidTr="006F2CA2">
        <w:trPr>
          <w:divId w:val="2116439976"/>
          <w:cantSplit/>
          <w:jc w:val="center"/>
        </w:trPr>
        <w:tc>
          <w:tcPr>
            <w:tcW w:w="7120" w:type="dxa"/>
          </w:tcPr>
          <w:p w14:paraId="762B4D12"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GUID=fe59a121-3c80-462c-b0bf-620f954519ba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*Delete where inapplicable.</w:t>
            </w:r>
          </w:p>
        </w:tc>
      </w:tr>
      <w:tr w:rsidR="006F2CA2" w:rsidRPr="006F2CA2" w14:paraId="36EFF482" w14:textId="77777777" w:rsidTr="006F2CA2">
        <w:trPr>
          <w:divId w:val="2116439976"/>
          <w:cantSplit/>
          <w:jc w:val="center"/>
        </w:trPr>
        <w:tc>
          <w:tcPr>
            <w:tcW w:w="7120" w:type="dxa"/>
          </w:tcPr>
          <w:p w14:paraId="73E86ECF" w14:textId="77777777" w:rsidR="006F2CA2" w:rsidRPr="006F2CA2" w:rsidRDefault="006F2CA2" w:rsidP="006F2CA2">
            <w:pPr>
              <w:spacing w:before="60" w:after="60" w:line="240" w:lineRule="auto"/>
              <w:ind w:left="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GUID=1b418a72-7baa-4648-8907-5ece909deb8a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w:t>
            </w:r>
            <w:r w:rsidRPr="006F2CA2">
              <w:rPr>
                <w:rFonts w:ascii="Times New Roman" w:hAnsi="Times New Roman" w:cs="Times New Roman"/>
                <w:sz w:val="22"/>
                <w:szCs w:val="20"/>
                <w:lang w:val="en-GB" w:eastAsia="en-US"/>
              </w:rPr>
              <w:tab/>
              <w:t>ACKNOWLEDGMENT OF SERVICE/MEMORANDUM OF APPEARANCE</w:t>
            </w:r>
          </w:p>
        </w:tc>
      </w:tr>
      <w:tr w:rsidR="006F2CA2" w:rsidRPr="006F2CA2" w14:paraId="1869CDAD" w14:textId="77777777" w:rsidTr="006F2CA2">
        <w:trPr>
          <w:divId w:val="2116439976"/>
          <w:cantSplit/>
          <w:jc w:val="center"/>
        </w:trPr>
        <w:tc>
          <w:tcPr>
            <w:tcW w:w="7120" w:type="dxa"/>
          </w:tcPr>
          <w:p w14:paraId="2E83FC10" w14:textId="77777777" w:rsidR="006F2CA2" w:rsidRPr="006F2CA2" w:rsidRDefault="006F2CA2" w:rsidP="006F2CA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GUID=8af2272d-980d-45a2-b2ff-3c2d423056c5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 xml:space="preserve">You must complete the form in Annex A which is known as the </w:t>
            </w:r>
            <w:r w:rsidRPr="006F2CA2">
              <w:rPr>
                <w:rFonts w:ascii="Times New Roman" w:hAnsi="Times New Roman" w:cs="Times New Roman"/>
                <w:i/>
                <w:sz w:val="22"/>
                <w:szCs w:val="20"/>
                <w:lang w:val="en-GB" w:eastAsia="en-US"/>
              </w:rPr>
              <w:t>Acknowledgment of Service (Other Party)</w:t>
            </w:r>
            <w:r w:rsidRPr="006F2CA2">
              <w:rPr>
                <w:rFonts w:ascii="Times New Roman" w:hAnsi="Times New Roman" w:cs="Times New Roman"/>
                <w:sz w:val="22"/>
                <w:szCs w:val="20"/>
                <w:lang w:val="en-GB" w:eastAsia="en-US"/>
              </w:rPr>
              <w:t xml:space="preserve"> </w:t>
            </w:r>
            <w:r w:rsidRPr="006F2CA2">
              <w:rPr>
                <w:rFonts w:ascii="Times New Roman" w:hAnsi="Times New Roman" w:cs="Times New Roman"/>
                <w:i/>
                <w:sz w:val="22"/>
                <w:szCs w:val="20"/>
                <w:lang w:val="en-GB" w:eastAsia="en-US"/>
              </w:rPr>
              <w:t>Form</w:t>
            </w:r>
            <w:r w:rsidRPr="006F2CA2">
              <w:rPr>
                <w:rFonts w:ascii="Times New Roman" w:hAnsi="Times New Roman" w:cs="Times New Roman"/>
                <w:sz w:val="22"/>
                <w:szCs w:val="20"/>
                <w:lang w:val="en-GB" w:eastAsia="en-US"/>
              </w:rPr>
              <w:t xml:space="preserve"> and return it immediately to the Plaintiff’s solicitor or the Plaintiff (if unrepresented).</w:t>
            </w:r>
          </w:p>
        </w:tc>
      </w:tr>
      <w:tr w:rsidR="006F2CA2" w:rsidRPr="006F2CA2" w14:paraId="7245E90A" w14:textId="77777777" w:rsidTr="006F2CA2">
        <w:trPr>
          <w:divId w:val="2116439976"/>
          <w:cantSplit/>
          <w:jc w:val="center"/>
        </w:trPr>
        <w:tc>
          <w:tcPr>
            <w:tcW w:w="7120" w:type="dxa"/>
          </w:tcPr>
          <w:p w14:paraId="2E0433D9"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GUID=aaf6db5f-5620-4854-a789-cad9f8b518fa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 xml:space="preserve">You must also complete the form in Annex B which is known as the </w:t>
            </w:r>
            <w:r w:rsidRPr="006F2CA2">
              <w:rPr>
                <w:rFonts w:ascii="Times New Roman" w:hAnsi="Times New Roman" w:cs="Times New Roman"/>
                <w:i/>
                <w:sz w:val="22"/>
                <w:szCs w:val="20"/>
                <w:lang w:val="en-GB" w:eastAsia="en-US"/>
              </w:rPr>
              <w:t>Memorandum of Appearance (Other Party)</w:t>
            </w:r>
            <w:r w:rsidRPr="006F2CA2">
              <w:rPr>
                <w:rFonts w:ascii="Times New Roman" w:hAnsi="Times New Roman" w:cs="Times New Roman"/>
                <w:sz w:val="22"/>
                <w:szCs w:val="20"/>
                <w:lang w:val="en-GB" w:eastAsia="en-US"/>
              </w:rPr>
              <w:t xml:space="preserve"> </w:t>
            </w:r>
            <w:r w:rsidRPr="006F2CA2">
              <w:rPr>
                <w:rFonts w:ascii="Times New Roman" w:hAnsi="Times New Roman" w:cs="Times New Roman"/>
                <w:i/>
                <w:sz w:val="22"/>
                <w:szCs w:val="20"/>
                <w:lang w:val="en-GB" w:eastAsia="en-US"/>
              </w:rPr>
              <w:t>Form</w:t>
            </w:r>
            <w:r w:rsidRPr="006F2CA2">
              <w:rPr>
                <w:rFonts w:ascii="Times New Roman" w:hAnsi="Times New Roman" w:cs="Times New Roman"/>
                <w:sz w:val="22"/>
                <w:szCs w:val="20"/>
                <w:lang w:val="en-GB" w:eastAsia="en-US"/>
              </w:rPr>
              <w:t xml:space="preserve"> (MOA), and file** it within 8/21* days from the day on which you have received this Writ/Defence/Defence and Counterclaim/Other Document [</w:t>
            </w:r>
            <w:r w:rsidRPr="006F2CA2">
              <w:rPr>
                <w:rFonts w:ascii="Times New Roman" w:hAnsi="Times New Roman" w:cs="Times New Roman"/>
                <w:i/>
                <w:sz w:val="22"/>
                <w:szCs w:val="20"/>
                <w:lang w:val="en-GB" w:eastAsia="en-US"/>
              </w:rPr>
              <w:t xml:space="preserve">please </w:t>
            </w:r>
            <w:proofErr w:type="gramStart"/>
            <w:r w:rsidRPr="006F2CA2">
              <w:rPr>
                <w:rFonts w:ascii="Times New Roman" w:hAnsi="Times New Roman" w:cs="Times New Roman"/>
                <w:i/>
                <w:sz w:val="22"/>
                <w:szCs w:val="20"/>
                <w:lang w:val="en-GB" w:eastAsia="en-US"/>
              </w:rPr>
              <w:t>specify</w:t>
            </w:r>
            <w:r w:rsidRPr="006F2CA2">
              <w:rPr>
                <w:rFonts w:ascii="Times New Roman" w:hAnsi="Times New Roman" w:cs="Times New Roman"/>
                <w:sz w:val="22"/>
                <w:szCs w:val="20"/>
                <w:lang w:val="en-GB" w:eastAsia="en-US"/>
              </w:rPr>
              <w:t>]*</w:t>
            </w:r>
            <w:proofErr w:type="gramEnd"/>
            <w:r w:rsidRPr="006F2CA2">
              <w:rPr>
                <w:rFonts w:ascii="Times New Roman" w:hAnsi="Times New Roman" w:cs="Times New Roman"/>
                <w:sz w:val="22"/>
                <w:szCs w:val="20"/>
                <w:lang w:val="en-GB" w:eastAsia="en-US"/>
              </w:rPr>
              <w:t>. If you do not file the MOA within such time, you are NOT entitled to be heard in these proceedings. This means that the court may, without notice to you, proceed to hear the action and pronounce judgment in your absence, and make all further orders in the proceedings without further reference to you.</w:t>
            </w:r>
          </w:p>
        </w:tc>
      </w:tr>
      <w:tr w:rsidR="006F2CA2" w:rsidRPr="006F2CA2" w14:paraId="42FA7A13" w14:textId="77777777" w:rsidTr="006F2CA2">
        <w:trPr>
          <w:divId w:val="2116439976"/>
          <w:cantSplit/>
          <w:jc w:val="center"/>
        </w:trPr>
        <w:tc>
          <w:tcPr>
            <w:tcW w:w="7120" w:type="dxa"/>
          </w:tcPr>
          <w:p w14:paraId="7F0A2355"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GUID=234977c9-c3c7-4300-a134-11b538c5f19a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c</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If you intend to instruct a solicitor to act for you, you should at once give him all the documents which have been served on you, so that he may complete the relevant forms on your behalf within the time specified in paragraphs (</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 and (</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 above.</w:t>
            </w:r>
          </w:p>
        </w:tc>
      </w:tr>
      <w:tr w:rsidR="006F2CA2" w:rsidRPr="006F2CA2" w14:paraId="4EDC297C" w14:textId="77777777" w:rsidTr="006F2CA2">
        <w:trPr>
          <w:divId w:val="2116439976"/>
          <w:cantSplit/>
          <w:jc w:val="center"/>
        </w:trPr>
        <w:tc>
          <w:tcPr>
            <w:tcW w:w="7120" w:type="dxa"/>
          </w:tcPr>
          <w:p w14:paraId="1E2A1108"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GUID=38cf4348-3b4f-474d-8abc-cfb952595ecc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*Delete where inapplicable.</w:t>
            </w:r>
          </w:p>
        </w:tc>
      </w:tr>
      <w:tr w:rsidR="006F2CA2" w:rsidRPr="006F2CA2" w14:paraId="2E312491" w14:textId="77777777" w:rsidTr="006F2CA2">
        <w:trPr>
          <w:divId w:val="2116439976"/>
          <w:cantSplit/>
          <w:jc w:val="center"/>
        </w:trPr>
        <w:tc>
          <w:tcPr>
            <w:tcW w:w="7120" w:type="dxa"/>
          </w:tcPr>
          <w:p w14:paraId="6F30621F"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GUID=5ac7ebf2-819e-459e-910d-441e789ed118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**All references to the filing of documents in court shall refer to filing by using the electronic filing service.</w:t>
            </w:r>
          </w:p>
        </w:tc>
      </w:tr>
      <w:tr w:rsidR="006F2CA2" w:rsidRPr="006F2CA2" w14:paraId="7E64BD8E" w14:textId="77777777" w:rsidTr="006F2CA2">
        <w:trPr>
          <w:divId w:val="2116439976"/>
          <w:cantSplit/>
          <w:jc w:val="center"/>
        </w:trPr>
        <w:tc>
          <w:tcPr>
            <w:tcW w:w="7120" w:type="dxa"/>
          </w:tcPr>
          <w:p w14:paraId="2E549855"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GUID=37f57a91-80a7-4759-9408-9fd124b69433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[Attach Annexes A and B to this form on separate pages.]</w:t>
            </w:r>
          </w:p>
        </w:tc>
      </w:tr>
      <w:tr w:rsidR="006F2CA2" w:rsidRPr="006F2CA2" w14:paraId="2DE3FA75" w14:textId="77777777" w:rsidTr="006F2CA2">
        <w:trPr>
          <w:divId w:val="2116439976"/>
          <w:cantSplit/>
          <w:jc w:val="center"/>
        </w:trPr>
        <w:tc>
          <w:tcPr>
            <w:tcW w:w="7120" w:type="dxa"/>
          </w:tcPr>
          <w:p w14:paraId="79C8F821"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GUID=ae1a453d-815d-43e1-b432-078b6d004edc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Annex A — Acknowledgment of Service (Other Party) Form</w:t>
            </w:r>
          </w:p>
        </w:tc>
      </w:tr>
      <w:tr w:rsidR="006F2CA2" w:rsidRPr="006F2CA2" w14:paraId="5335BD2D" w14:textId="77777777" w:rsidTr="006F2CA2">
        <w:trPr>
          <w:divId w:val="2116439976"/>
          <w:cantSplit/>
          <w:jc w:val="center"/>
        </w:trPr>
        <w:tc>
          <w:tcPr>
            <w:tcW w:w="7120" w:type="dxa"/>
          </w:tcPr>
          <w:p w14:paraId="1E0C26B5"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GUID=7b6e65ac-5b1e-4b2c-82c1-4d818bf002c4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[Set out Form 15]</w:t>
            </w:r>
          </w:p>
        </w:tc>
      </w:tr>
      <w:tr w:rsidR="006F2CA2" w:rsidRPr="006F2CA2" w14:paraId="6195FC6A" w14:textId="77777777" w:rsidTr="006F2CA2">
        <w:trPr>
          <w:divId w:val="2116439976"/>
          <w:cantSplit/>
          <w:jc w:val="center"/>
        </w:trPr>
        <w:tc>
          <w:tcPr>
            <w:tcW w:w="7120" w:type="dxa"/>
          </w:tcPr>
          <w:p w14:paraId="4FA755DE"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GUID=3a6c6bf8-fe8c-4245-b9a3-fdcb51f05c33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Annex B — Memorandum of Appearance (Other Party) Form</w:t>
            </w:r>
          </w:p>
        </w:tc>
      </w:tr>
      <w:tr w:rsidR="006F2CA2" w:rsidRPr="006F2CA2" w14:paraId="18357981" w14:textId="77777777" w:rsidTr="006F2CA2">
        <w:trPr>
          <w:divId w:val="2116439976"/>
          <w:cantSplit/>
          <w:jc w:val="center"/>
        </w:trPr>
        <w:tc>
          <w:tcPr>
            <w:tcW w:w="7120" w:type="dxa"/>
          </w:tcPr>
          <w:p w14:paraId="52015562"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GUID=98396e38-5965-41a1-b36e-08fcc6d64bed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[Set out Form 16]</w:t>
            </w:r>
          </w:p>
        </w:tc>
      </w:tr>
    </w:tbl>
    <w:p w14:paraId="568308BA"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7BF2B09E"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286E9091"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34ACC532"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6315E3AE"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59CC8637"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1645DD6D"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114C523A"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37FB3451"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3B12D893"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5D0B4E60"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15CAA3F3"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1A006A69"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1CFEFC6A"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7D261FCF"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3A9F35F8" w14:textId="77777777" w:rsidR="006F2CA2" w:rsidRPr="006F2CA2" w:rsidRDefault="006F2CA2" w:rsidP="006F2CA2">
      <w:pPr>
        <w:keepNext/>
        <w:keepLines/>
        <w:suppressAutoHyphens/>
        <w:spacing w:before="240" w:after="120" w:line="240" w:lineRule="auto"/>
        <w:jc w:val="center"/>
        <w:divId w:val="2116439976"/>
        <w:rPr>
          <w:rFonts w:ascii="Times New Roman" w:hAnsi="Times New Roman" w:cs="Times New Roman"/>
          <w:caps/>
          <w:sz w:val="22"/>
          <w:szCs w:val="20"/>
          <w:lang w:val="en-GB" w:eastAsia="en-US"/>
        </w:rPr>
      </w:pPr>
      <w:r w:rsidRPr="006F2CA2">
        <w:rPr>
          <w:rFonts w:ascii="Times New Roman" w:hAnsi="Times New Roman" w:cs="Times New Roman"/>
          <w:caps/>
          <w:sz w:val="22"/>
          <w:szCs w:val="20"/>
          <w:lang w:val="en-GB" w:eastAsia="en-US"/>
        </w:rPr>
        <w:lastRenderedPageBreak/>
        <w:fldChar w:fldCharType="begin" w:fldLock="1"/>
      </w:r>
      <w:r w:rsidRPr="006F2CA2">
        <w:rPr>
          <w:rFonts w:ascii="Times New Roman" w:hAnsi="Times New Roman" w:cs="Times New Roman"/>
          <w:caps/>
          <w:sz w:val="22"/>
          <w:szCs w:val="20"/>
          <w:lang w:val="en-GB" w:eastAsia="en-US"/>
        </w:rPr>
        <w:instrText xml:space="preserve"> GUID=af1d0ee4-ebff-441d-b948-f69216b9109a </w:instrText>
      </w:r>
      <w:r w:rsidRPr="006F2CA2">
        <w:rPr>
          <w:rFonts w:ascii="Times New Roman" w:hAnsi="Times New Roman" w:cs="Times New Roman"/>
          <w:caps/>
          <w:sz w:val="22"/>
          <w:szCs w:val="20"/>
          <w:lang w:val="en-GB" w:eastAsia="en-US"/>
        </w:rPr>
        <w:fldChar w:fldCharType="end"/>
      </w:r>
      <w:r w:rsidRPr="006F2CA2">
        <w:rPr>
          <w:rFonts w:ascii="Times New Roman" w:hAnsi="Times New Roman" w:cs="Times New Roman"/>
          <w:caps/>
          <w:sz w:val="22"/>
          <w:szCs w:val="20"/>
          <w:lang w:val="en-GB" w:eastAsia="en-US"/>
        </w:rPr>
        <w:t xml:space="preserve">Form 10 </w:t>
      </w:r>
    </w:p>
    <w:tbl>
      <w:tblPr>
        <w:tblW w:w="7120" w:type="dxa"/>
        <w:jc w:val="center"/>
        <w:tblLook w:val="04A0" w:firstRow="1" w:lastRow="0" w:firstColumn="1" w:lastColumn="0" w:noHBand="0" w:noVBand="1"/>
      </w:tblPr>
      <w:tblGrid>
        <w:gridCol w:w="7120"/>
      </w:tblGrid>
      <w:tr w:rsidR="006F2CA2" w:rsidRPr="006F2CA2" w14:paraId="058A8F84" w14:textId="77777777" w:rsidTr="006F2CA2">
        <w:trPr>
          <w:divId w:val="2116439976"/>
          <w:cantSplit/>
          <w:jc w:val="center"/>
        </w:trPr>
        <w:tc>
          <w:tcPr>
            <w:tcW w:w="7120" w:type="dxa"/>
          </w:tcPr>
          <w:p w14:paraId="08E648FC"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GUID=03d0b132-6680-4ff3-b7e9-5dffbbbf940c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 45</w:t>
            </w:r>
          </w:p>
        </w:tc>
      </w:tr>
      <w:tr w:rsidR="006F2CA2" w:rsidRPr="006F2CA2" w14:paraId="1F9D3738" w14:textId="77777777" w:rsidTr="006F2CA2">
        <w:trPr>
          <w:divId w:val="2116439976"/>
          <w:cantSplit/>
          <w:jc w:val="center"/>
        </w:trPr>
        <w:tc>
          <w:tcPr>
            <w:tcW w:w="7120" w:type="dxa"/>
          </w:tcPr>
          <w:p w14:paraId="2FB075A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GUID=1962269b-c0e3-4ba1-8015-d79ef307c4ba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(AGREED PARENTING PLAN FORM)</w:t>
            </w:r>
          </w:p>
        </w:tc>
      </w:tr>
      <w:tr w:rsidR="006F2CA2" w:rsidRPr="006F2CA2" w14:paraId="042D6738" w14:textId="77777777" w:rsidTr="006F2CA2">
        <w:trPr>
          <w:divId w:val="2116439976"/>
          <w:cantSplit/>
          <w:jc w:val="center"/>
        </w:trPr>
        <w:tc>
          <w:tcPr>
            <w:tcW w:w="7120" w:type="dxa"/>
          </w:tcPr>
          <w:p w14:paraId="6D5C2CBE"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GUID=cce66258-531a-47d8-b6d3-118653e4064c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IN THE FAMILY JUSTICE COURTS OF THE REPUBLIC OF SINGAPORE</w:t>
            </w:r>
          </w:p>
        </w:tc>
      </w:tr>
      <w:tr w:rsidR="006F2CA2" w:rsidRPr="006F2CA2" w14:paraId="37E80FDC" w14:textId="77777777" w:rsidTr="006F2CA2">
        <w:trPr>
          <w:divId w:val="2116439976"/>
          <w:cantSplit/>
          <w:jc w:val="center"/>
        </w:trPr>
        <w:tc>
          <w:tcPr>
            <w:tcW w:w="7120" w:type="dxa"/>
          </w:tcPr>
          <w:p w14:paraId="5CDD7BED"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GUID=f12e3511-eb08-410f-b0c9-4ccc5598e7a7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Divorce Writ No.</w:t>
            </w:r>
          </w:p>
        </w:tc>
      </w:tr>
      <w:tr w:rsidR="006F2CA2" w:rsidRPr="006F2CA2" w14:paraId="305E070C" w14:textId="77777777" w:rsidTr="006F2CA2">
        <w:trPr>
          <w:divId w:val="2116439976"/>
          <w:cantSplit/>
          <w:jc w:val="center"/>
        </w:trPr>
        <w:tc>
          <w:tcPr>
            <w:tcW w:w="7120" w:type="dxa"/>
          </w:tcPr>
          <w:p w14:paraId="5CB53FD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GUID=105d741a-2374-4902-9123-1f7267f71c37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Between</w:t>
            </w:r>
          </w:p>
        </w:tc>
      </w:tr>
      <w:tr w:rsidR="006F2CA2" w:rsidRPr="006F2CA2" w14:paraId="3A7C3E07" w14:textId="77777777" w:rsidTr="006F2CA2">
        <w:trPr>
          <w:divId w:val="2116439976"/>
          <w:cantSplit/>
          <w:jc w:val="center"/>
        </w:trPr>
        <w:tc>
          <w:tcPr>
            <w:tcW w:w="7120" w:type="dxa"/>
          </w:tcPr>
          <w:p w14:paraId="22413433"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GUID=c7aab703-fd1a-4dc8-aaea-cc8be384ce88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Plaintiff’s Name</w:t>
            </w:r>
            <w:r w:rsidRPr="006F2CA2">
              <w:rPr>
                <w:rFonts w:ascii="Times New Roman" w:hAnsi="Times New Roman" w:cs="Times New Roman"/>
                <w:sz w:val="22"/>
                <w:szCs w:val="20"/>
                <w:lang w:val="en-GB" w:eastAsia="en-US"/>
              </w:rPr>
              <w:t>] (ID No.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w:t>
            </w:r>
            <w:r w:rsidRPr="006F2CA2">
              <w:rPr>
                <w:rFonts w:ascii="Times New Roman" w:hAnsi="Times New Roman" w:cs="Times New Roman"/>
                <w:i/>
                <w:sz w:val="22"/>
                <w:szCs w:val="20"/>
                <w:lang w:val="en-GB" w:eastAsia="en-US"/>
              </w:rPr>
              <w:t>Plaintiff</w:t>
            </w:r>
          </w:p>
        </w:tc>
      </w:tr>
      <w:tr w:rsidR="006F2CA2" w:rsidRPr="006F2CA2" w14:paraId="64D891B4" w14:textId="77777777" w:rsidTr="006F2CA2">
        <w:trPr>
          <w:divId w:val="2116439976"/>
          <w:cantSplit/>
          <w:jc w:val="center"/>
        </w:trPr>
        <w:tc>
          <w:tcPr>
            <w:tcW w:w="7120" w:type="dxa"/>
          </w:tcPr>
          <w:p w14:paraId="4B64608B"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GUID=8864065f-bf3c-49d8-8e0f-c80f06d47db4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w:t>
            </w:r>
          </w:p>
        </w:tc>
      </w:tr>
      <w:tr w:rsidR="006F2CA2" w:rsidRPr="006F2CA2" w14:paraId="277C697B" w14:textId="77777777" w:rsidTr="006F2CA2">
        <w:trPr>
          <w:divId w:val="2116439976"/>
          <w:cantSplit/>
          <w:jc w:val="center"/>
        </w:trPr>
        <w:tc>
          <w:tcPr>
            <w:tcW w:w="7120" w:type="dxa"/>
          </w:tcPr>
          <w:p w14:paraId="635AA518"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GUID=b63cb5da-0dcf-480a-997a-551b5b768def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Defendant’s Name</w:t>
            </w:r>
            <w:r w:rsidRPr="006F2CA2">
              <w:rPr>
                <w:rFonts w:ascii="Times New Roman" w:hAnsi="Times New Roman" w:cs="Times New Roman"/>
                <w:sz w:val="22"/>
                <w:szCs w:val="20"/>
                <w:lang w:val="en-GB" w:eastAsia="en-US"/>
              </w:rPr>
              <w:t>] (ID No.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w:t>
            </w:r>
            <w:r w:rsidRPr="006F2CA2">
              <w:rPr>
                <w:rFonts w:ascii="Times New Roman" w:hAnsi="Times New Roman" w:cs="Times New Roman"/>
                <w:i/>
                <w:sz w:val="22"/>
                <w:szCs w:val="20"/>
                <w:lang w:val="en-GB" w:eastAsia="en-US"/>
              </w:rPr>
              <w:t>Defendant</w:t>
            </w:r>
          </w:p>
        </w:tc>
      </w:tr>
      <w:tr w:rsidR="006F2CA2" w:rsidRPr="006F2CA2" w14:paraId="466AF883" w14:textId="77777777" w:rsidTr="006F2CA2">
        <w:trPr>
          <w:divId w:val="2116439976"/>
          <w:cantSplit/>
          <w:jc w:val="center"/>
        </w:trPr>
        <w:tc>
          <w:tcPr>
            <w:tcW w:w="7120" w:type="dxa"/>
          </w:tcPr>
          <w:p w14:paraId="6AE74C67"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GUID=07974600-2005-44ec-b194-3dfe7331cfda </w:instrText>
            </w:r>
            <w:r w:rsidRPr="006F2CA2">
              <w:rPr>
                <w:rFonts w:ascii="Times New Roman" w:hAnsi="Times New Roman" w:cs="Times New Roman"/>
                <w:sz w:val="22"/>
                <w:szCs w:val="20"/>
                <w:lang w:val="en-GB" w:eastAsia="en-US"/>
              </w:rPr>
              <w:fldChar w:fldCharType="end"/>
            </w:r>
          </w:p>
        </w:tc>
      </w:tr>
      <w:tr w:rsidR="006F2CA2" w:rsidRPr="006F2CA2" w14:paraId="15F29599" w14:textId="77777777" w:rsidTr="006F2CA2">
        <w:trPr>
          <w:divId w:val="2116439976"/>
          <w:cantSplit/>
          <w:jc w:val="center"/>
        </w:trPr>
        <w:tc>
          <w:tcPr>
            <w:tcW w:w="7120" w:type="dxa"/>
          </w:tcPr>
          <w:p w14:paraId="10CCA56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GUID=d71adc22-1a65-4e73-a702-dfb1eb7cdf25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AGREED PARENTING PLAN</w:t>
            </w:r>
          </w:p>
        </w:tc>
      </w:tr>
      <w:tr w:rsidR="006F2CA2" w:rsidRPr="006F2CA2" w14:paraId="408F3D6A" w14:textId="77777777" w:rsidTr="006F2CA2">
        <w:trPr>
          <w:divId w:val="2116439976"/>
          <w:cantSplit/>
          <w:jc w:val="center"/>
        </w:trPr>
        <w:tc>
          <w:tcPr>
            <w:tcW w:w="7120" w:type="dxa"/>
          </w:tcPr>
          <w:p w14:paraId="1661CA01"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GUID=cd57e31a-0995-4ea4-8a12-9a508bbc8947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w:t>
            </w:r>
            <w:r w:rsidRPr="006F2CA2">
              <w:rPr>
                <w:rFonts w:ascii="Times New Roman" w:hAnsi="Times New Roman" w:cs="Times New Roman"/>
                <w:sz w:val="22"/>
                <w:szCs w:val="20"/>
                <w:lang w:val="en-GB" w:eastAsia="en-US"/>
              </w:rPr>
              <w:tab/>
            </w:r>
            <w:proofErr w:type="gramStart"/>
            <w:r w:rsidRPr="006F2CA2">
              <w:rPr>
                <w:rFonts w:ascii="Times New Roman" w:hAnsi="Times New Roman" w:cs="Times New Roman"/>
                <w:sz w:val="22"/>
                <w:szCs w:val="20"/>
                <w:lang w:val="en-GB" w:eastAsia="en-US"/>
              </w:rPr>
              <w:t>Particulars of</w:t>
            </w:r>
            <w:proofErr w:type="gramEnd"/>
            <w:r w:rsidRPr="006F2CA2">
              <w:rPr>
                <w:rFonts w:ascii="Times New Roman" w:hAnsi="Times New Roman" w:cs="Times New Roman"/>
                <w:sz w:val="22"/>
                <w:szCs w:val="20"/>
                <w:lang w:val="en-GB" w:eastAsia="en-US"/>
              </w:rPr>
              <w:t xml:space="preserve"> the child/children* of the Marriage</w:t>
            </w:r>
          </w:p>
        </w:tc>
      </w:tr>
      <w:tr w:rsidR="006F2CA2" w:rsidRPr="006F2CA2" w14:paraId="29A7F363" w14:textId="77777777" w:rsidTr="006F2CA2">
        <w:trPr>
          <w:divId w:val="2116439976"/>
          <w:cantSplit/>
          <w:jc w:val="center"/>
        </w:trPr>
        <w:tc>
          <w:tcPr>
            <w:tcW w:w="7120" w:type="dxa"/>
          </w:tcPr>
          <w:p w14:paraId="5233D610"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GUID=449acdef-3070-4cca-a4c2-6efa3720f022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w:t>
            </w:r>
            <w:r w:rsidRPr="006F2CA2">
              <w:rPr>
                <w:rFonts w:ascii="Times New Roman" w:hAnsi="Times New Roman" w:cs="Times New Roman"/>
                <w:i/>
                <w:sz w:val="22"/>
                <w:szCs w:val="20"/>
                <w:lang w:val="en-GB" w:eastAsia="en-US"/>
              </w:rPr>
              <w:t>to state, in respect of each child</w:t>
            </w:r>
            <w:r w:rsidRPr="006F2CA2">
              <w:rPr>
                <w:rFonts w:ascii="Times New Roman" w:hAnsi="Times New Roman" w:cs="Times New Roman"/>
                <w:sz w:val="22"/>
                <w:szCs w:val="20"/>
                <w:lang w:val="en-GB" w:eastAsia="en-US"/>
              </w:rPr>
              <w:t>]:</w:t>
            </w:r>
          </w:p>
        </w:tc>
      </w:tr>
      <w:tr w:rsidR="006F2CA2" w:rsidRPr="006F2CA2" w14:paraId="0FE954FA" w14:textId="77777777" w:rsidTr="006F2CA2">
        <w:trPr>
          <w:divId w:val="2116439976"/>
          <w:cantSplit/>
          <w:jc w:val="center"/>
        </w:trPr>
        <w:tc>
          <w:tcPr>
            <w:tcW w:w="7120" w:type="dxa"/>
          </w:tcPr>
          <w:p w14:paraId="2B30F30F"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GUID=03bddd26-c5e6-41f2-8b59-628bc5ef03a7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 xml:space="preserve">Name: </w:t>
            </w:r>
          </w:p>
        </w:tc>
      </w:tr>
      <w:tr w:rsidR="006F2CA2" w:rsidRPr="006F2CA2" w14:paraId="5DD5537C" w14:textId="77777777" w:rsidTr="006F2CA2">
        <w:trPr>
          <w:divId w:val="2116439976"/>
          <w:cantSplit/>
          <w:jc w:val="center"/>
        </w:trPr>
        <w:tc>
          <w:tcPr>
            <w:tcW w:w="7120" w:type="dxa"/>
          </w:tcPr>
          <w:p w14:paraId="056DBC16" w14:textId="77777777" w:rsidR="006F2CA2" w:rsidRPr="006F2CA2" w:rsidRDefault="006F2CA2" w:rsidP="006F2CA2">
            <w:pPr>
              <w:spacing w:before="60" w:after="60" w:line="240" w:lineRule="auto"/>
              <w:ind w:left="940" w:hanging="533"/>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GUID=d61b55e4-e8ee-4d23-8094-6bfdeb547b18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Birth Certificate/ID Number:</w:t>
            </w:r>
          </w:p>
        </w:tc>
      </w:tr>
      <w:tr w:rsidR="006F2CA2" w:rsidRPr="006F2CA2" w14:paraId="031AFAA5" w14:textId="77777777" w:rsidTr="006F2CA2">
        <w:trPr>
          <w:divId w:val="2116439976"/>
          <w:cantSplit/>
          <w:jc w:val="center"/>
        </w:trPr>
        <w:tc>
          <w:tcPr>
            <w:tcW w:w="7120" w:type="dxa"/>
          </w:tcPr>
          <w:p w14:paraId="5BF09E6D"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GUID=5afc69bf-f3ea-4aff-a9ef-700dc53a2a04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w:t>
            </w:r>
            <w:r w:rsidRPr="006F2CA2">
              <w:rPr>
                <w:rFonts w:ascii="Times New Roman" w:hAnsi="Times New Roman" w:cs="Times New Roman"/>
                <w:sz w:val="22"/>
                <w:szCs w:val="20"/>
                <w:lang w:val="en-GB" w:eastAsia="en-US"/>
              </w:rPr>
              <w:tab/>
              <w:t>Agreement in Respect of Arrangements for the child/children*</w:t>
            </w:r>
          </w:p>
          <w:p w14:paraId="38FAA865"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GUID=8ad4d016-50d5-4c72-99f8-a8cc4517b4eb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The following arrangements have been agreed for the children:</w:t>
            </w:r>
          </w:p>
        </w:tc>
      </w:tr>
      <w:tr w:rsidR="006F2CA2" w:rsidRPr="006F2CA2" w14:paraId="658CEA17" w14:textId="77777777" w:rsidTr="006F2CA2">
        <w:trPr>
          <w:divId w:val="2116439976"/>
          <w:cantSplit/>
          <w:jc w:val="center"/>
        </w:trPr>
        <w:tc>
          <w:tcPr>
            <w:tcW w:w="7120" w:type="dxa"/>
          </w:tcPr>
          <w:p w14:paraId="3D0E3826" w14:textId="77777777" w:rsidR="006F2CA2" w:rsidRPr="006F2CA2" w:rsidRDefault="006F2CA2" w:rsidP="006F2CA2">
            <w:pPr>
              <w:spacing w:before="60" w:after="60" w:line="240" w:lineRule="auto"/>
              <w:ind w:left="940" w:hanging="533"/>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GUID=27f01456-6ad0-428f-9791-74b92b0494d4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w:t>
            </w:r>
            <w:r w:rsidRPr="006F2CA2">
              <w:rPr>
                <w:rFonts w:ascii="Times New Roman" w:hAnsi="Times New Roman" w:cs="Times New Roman"/>
                <w:i/>
                <w:sz w:val="22"/>
                <w:szCs w:val="20"/>
                <w:lang w:val="en-GB" w:eastAsia="en-US"/>
              </w:rPr>
              <w:t>to state, in respect of each child</w:t>
            </w:r>
            <w:r w:rsidRPr="006F2CA2">
              <w:rPr>
                <w:rFonts w:ascii="Times New Roman" w:hAnsi="Times New Roman" w:cs="Times New Roman"/>
                <w:sz w:val="22"/>
                <w:szCs w:val="20"/>
                <w:lang w:val="en-GB" w:eastAsia="en-US"/>
              </w:rPr>
              <w:t>]</w:t>
            </w:r>
          </w:p>
        </w:tc>
      </w:tr>
      <w:tr w:rsidR="006F2CA2" w:rsidRPr="006F2CA2" w14:paraId="35B92552" w14:textId="77777777" w:rsidTr="006F2CA2">
        <w:trPr>
          <w:divId w:val="2116439976"/>
          <w:cantSplit/>
          <w:jc w:val="center"/>
        </w:trPr>
        <w:tc>
          <w:tcPr>
            <w:tcW w:w="7120" w:type="dxa"/>
          </w:tcPr>
          <w:p w14:paraId="69FD4E7E" w14:textId="77777777" w:rsidR="006F2CA2" w:rsidRPr="006F2CA2" w:rsidRDefault="006F2CA2" w:rsidP="006F2CA2">
            <w:pPr>
              <w:spacing w:before="60" w:after="60" w:line="240" w:lineRule="auto"/>
              <w:ind w:left="188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GUID=a5ef8f39-9e09-4321-88f1-cfc848a1762b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roofErr w:type="spellStart"/>
            <w:r w:rsidRPr="006F2CA2">
              <w:rPr>
                <w:rFonts w:ascii="Times New Roman" w:hAnsi="Times New Roman" w:cs="Times New Roman"/>
                <w:sz w:val="22"/>
                <w:szCs w:val="20"/>
                <w:lang w:val="en-GB" w:eastAsia="en-US"/>
              </w:rPr>
              <w:t>i</w:t>
            </w:r>
            <w:proofErr w:type="spellEnd"/>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Residence [</w:t>
            </w:r>
            <w:r w:rsidRPr="006F2CA2">
              <w:rPr>
                <w:rFonts w:ascii="Times New Roman" w:hAnsi="Times New Roman" w:cs="Times New Roman"/>
                <w:i/>
                <w:sz w:val="22"/>
                <w:szCs w:val="20"/>
                <w:lang w:val="en-GB" w:eastAsia="en-US"/>
              </w:rPr>
              <w:t>state where the child is to live with particulars of accommodation and what other persons live there, with their names and relationship to the child stated</w:t>
            </w:r>
            <w:r w:rsidRPr="006F2CA2">
              <w:rPr>
                <w:rFonts w:ascii="Times New Roman" w:hAnsi="Times New Roman" w:cs="Times New Roman"/>
                <w:sz w:val="22"/>
                <w:szCs w:val="20"/>
                <w:lang w:val="en-GB" w:eastAsia="en-US"/>
              </w:rPr>
              <w:t>]</w:t>
            </w:r>
          </w:p>
        </w:tc>
      </w:tr>
      <w:tr w:rsidR="006F2CA2" w:rsidRPr="006F2CA2" w14:paraId="259E1364" w14:textId="77777777" w:rsidTr="006F2CA2">
        <w:trPr>
          <w:divId w:val="2116439976"/>
          <w:cantSplit/>
          <w:jc w:val="center"/>
        </w:trPr>
        <w:tc>
          <w:tcPr>
            <w:tcW w:w="7120" w:type="dxa"/>
          </w:tcPr>
          <w:p w14:paraId="1AD983B2" w14:textId="77777777" w:rsidR="006F2CA2" w:rsidRPr="006F2CA2" w:rsidRDefault="006F2CA2" w:rsidP="006F2CA2">
            <w:pPr>
              <w:spacing w:before="60" w:after="60" w:line="240" w:lineRule="auto"/>
              <w:ind w:left="188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GUID=1293ebf5-3ecc-472e-a60b-6c1044bee5a4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(ii)</w:t>
            </w:r>
            <w:r w:rsidRPr="006F2CA2">
              <w:rPr>
                <w:rFonts w:ascii="Times New Roman" w:hAnsi="Times New Roman" w:cs="Times New Roman"/>
                <w:sz w:val="22"/>
                <w:szCs w:val="20"/>
                <w:lang w:val="en-GB" w:eastAsia="en-US"/>
              </w:rPr>
              <w:tab/>
              <w:t>Care giver [</w:t>
            </w:r>
            <w:r w:rsidRPr="006F2CA2">
              <w:rPr>
                <w:rFonts w:ascii="Times New Roman" w:hAnsi="Times New Roman" w:cs="Times New Roman"/>
                <w:i/>
                <w:sz w:val="22"/>
                <w:szCs w:val="20"/>
                <w:lang w:val="en-GB" w:eastAsia="en-US"/>
              </w:rPr>
              <w:t>state who is to look after the child during the day, at night, during weekends and school holidays</w:t>
            </w:r>
            <w:r w:rsidRPr="006F2CA2">
              <w:rPr>
                <w:rFonts w:ascii="Times New Roman" w:hAnsi="Times New Roman" w:cs="Times New Roman"/>
                <w:sz w:val="22"/>
                <w:szCs w:val="20"/>
                <w:lang w:val="en-GB" w:eastAsia="en-US"/>
              </w:rPr>
              <w:t>]</w:t>
            </w:r>
          </w:p>
        </w:tc>
      </w:tr>
      <w:tr w:rsidR="006F2CA2" w:rsidRPr="006F2CA2" w14:paraId="7BDF1CEB" w14:textId="77777777" w:rsidTr="006F2CA2">
        <w:trPr>
          <w:divId w:val="2116439976"/>
          <w:cantSplit/>
          <w:jc w:val="center"/>
        </w:trPr>
        <w:tc>
          <w:tcPr>
            <w:tcW w:w="7120" w:type="dxa"/>
          </w:tcPr>
          <w:p w14:paraId="3C5AA0FF" w14:textId="77777777" w:rsidR="006F2CA2" w:rsidRPr="006F2CA2" w:rsidRDefault="006F2CA2" w:rsidP="006F2CA2">
            <w:pPr>
              <w:spacing w:before="60" w:after="60" w:line="240" w:lineRule="auto"/>
              <w:ind w:left="188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GUID=bddd225f-8d73-44f0-9de6-28f14d6a1d06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(iii)</w:t>
            </w:r>
            <w:r w:rsidRPr="006F2CA2">
              <w:rPr>
                <w:rFonts w:ascii="Times New Roman" w:hAnsi="Times New Roman" w:cs="Times New Roman"/>
                <w:sz w:val="22"/>
                <w:szCs w:val="20"/>
                <w:lang w:val="en-GB" w:eastAsia="en-US"/>
              </w:rPr>
              <w:tab/>
              <w:t>Education, etc. [</w:t>
            </w:r>
            <w:r w:rsidRPr="006F2CA2">
              <w:rPr>
                <w:rFonts w:ascii="Times New Roman" w:hAnsi="Times New Roman" w:cs="Times New Roman"/>
                <w:i/>
                <w:sz w:val="22"/>
                <w:szCs w:val="20"/>
                <w:lang w:val="en-GB" w:eastAsia="en-US"/>
              </w:rPr>
              <w:t>state the school or other educational establishment which the child will attend, or if he is working, his place of employment, the nature of his work and details of any training he will receive</w:t>
            </w:r>
            <w:r w:rsidRPr="006F2CA2">
              <w:rPr>
                <w:rFonts w:ascii="Times New Roman" w:hAnsi="Times New Roman" w:cs="Times New Roman"/>
                <w:sz w:val="22"/>
                <w:szCs w:val="20"/>
                <w:lang w:val="en-GB" w:eastAsia="en-US"/>
              </w:rPr>
              <w:t>]</w:t>
            </w:r>
          </w:p>
        </w:tc>
      </w:tr>
      <w:tr w:rsidR="006F2CA2" w:rsidRPr="006F2CA2" w14:paraId="7E17B945" w14:textId="77777777" w:rsidTr="006F2CA2">
        <w:trPr>
          <w:divId w:val="2116439976"/>
          <w:cantSplit/>
          <w:jc w:val="center"/>
        </w:trPr>
        <w:tc>
          <w:tcPr>
            <w:tcW w:w="7120" w:type="dxa"/>
          </w:tcPr>
          <w:p w14:paraId="39654BBF" w14:textId="77777777" w:rsidR="006F2CA2" w:rsidRPr="006F2CA2" w:rsidRDefault="006F2CA2" w:rsidP="006F2CA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GUID=beac0177-ce92-4b7f-95c2-96d31a5f7baa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Orders Sought</w:t>
            </w:r>
          </w:p>
        </w:tc>
      </w:tr>
      <w:tr w:rsidR="006F2CA2" w:rsidRPr="006F2CA2" w14:paraId="7696CEE1" w14:textId="77777777" w:rsidTr="006F2CA2">
        <w:trPr>
          <w:divId w:val="2116439976"/>
          <w:cantSplit/>
          <w:jc w:val="center"/>
        </w:trPr>
        <w:tc>
          <w:tcPr>
            <w:tcW w:w="7120" w:type="dxa"/>
          </w:tcPr>
          <w:p w14:paraId="6F2B98EE" w14:textId="77777777" w:rsidR="006F2CA2" w:rsidRPr="006F2CA2" w:rsidRDefault="006F2CA2" w:rsidP="006F2CA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GUID=2fe1e2ce-a0f1-4922-a349-05dedabdbab8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I am seeking, with the Defendant’s consent, the following orders to be made by the court:</w:t>
            </w:r>
          </w:p>
        </w:tc>
      </w:tr>
      <w:tr w:rsidR="006F2CA2" w:rsidRPr="006F2CA2" w14:paraId="0DDFB32A" w14:textId="77777777" w:rsidTr="006F2CA2">
        <w:trPr>
          <w:divId w:val="2116439976"/>
          <w:cantSplit/>
          <w:jc w:val="center"/>
        </w:trPr>
        <w:tc>
          <w:tcPr>
            <w:tcW w:w="7120" w:type="dxa"/>
          </w:tcPr>
          <w:p w14:paraId="128B87A6" w14:textId="77777777" w:rsidR="006F2CA2" w:rsidRPr="006F2CA2" w:rsidRDefault="006F2CA2" w:rsidP="006F2CA2">
            <w:pPr>
              <w:spacing w:before="60" w:after="60" w:line="240" w:lineRule="auto"/>
              <w:ind w:left="188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GUID=0f6ced3c-ed57-413c-9d74-980abbad3fce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roofErr w:type="spellStart"/>
            <w:r w:rsidRPr="006F2CA2">
              <w:rPr>
                <w:rFonts w:ascii="Times New Roman" w:hAnsi="Times New Roman" w:cs="Times New Roman"/>
                <w:sz w:val="22"/>
                <w:szCs w:val="20"/>
                <w:lang w:val="en-GB" w:eastAsia="en-US"/>
              </w:rPr>
              <w:t>i</w:t>
            </w:r>
            <w:proofErr w:type="spellEnd"/>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w:t>
            </w:r>
            <w:r w:rsidRPr="006F2CA2">
              <w:rPr>
                <w:rFonts w:ascii="Times New Roman" w:hAnsi="Times New Roman" w:cs="Times New Roman"/>
                <w:i/>
                <w:sz w:val="22"/>
                <w:szCs w:val="20"/>
                <w:lang w:val="en-GB" w:eastAsia="en-US"/>
              </w:rPr>
              <w:t xml:space="preserve">Set out details of any agreement between parties regarding custody, </w:t>
            </w:r>
            <w:proofErr w:type="gramStart"/>
            <w:r w:rsidRPr="006F2CA2">
              <w:rPr>
                <w:rFonts w:ascii="Times New Roman" w:hAnsi="Times New Roman" w:cs="Times New Roman"/>
                <w:i/>
                <w:sz w:val="22"/>
                <w:szCs w:val="20"/>
                <w:lang w:val="en-GB" w:eastAsia="en-US"/>
              </w:rPr>
              <w:t>care</w:t>
            </w:r>
            <w:proofErr w:type="gramEnd"/>
            <w:r w:rsidRPr="006F2CA2">
              <w:rPr>
                <w:rFonts w:ascii="Times New Roman" w:hAnsi="Times New Roman" w:cs="Times New Roman"/>
                <w:i/>
                <w:sz w:val="22"/>
                <w:szCs w:val="20"/>
                <w:lang w:val="en-GB" w:eastAsia="en-US"/>
              </w:rPr>
              <w:t xml:space="preserve"> and control of and access to the children of the marriage.</w:t>
            </w:r>
          </w:p>
        </w:tc>
      </w:tr>
      <w:tr w:rsidR="006F2CA2" w:rsidRPr="006F2CA2" w14:paraId="5CAA622A" w14:textId="77777777" w:rsidTr="006F2CA2">
        <w:trPr>
          <w:divId w:val="2116439976"/>
          <w:cantSplit/>
          <w:jc w:val="center"/>
        </w:trPr>
        <w:tc>
          <w:tcPr>
            <w:tcW w:w="7120" w:type="dxa"/>
          </w:tcPr>
          <w:p w14:paraId="59E90D26" w14:textId="77777777" w:rsidR="006F2CA2" w:rsidRPr="006F2CA2" w:rsidRDefault="006F2CA2" w:rsidP="006F2CA2">
            <w:pPr>
              <w:spacing w:before="60" w:after="60" w:line="240" w:lineRule="auto"/>
              <w:ind w:left="188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GUID=178f0f1d-f343-4bd1-afe0-485538859e31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ab/>
              <w:t xml:space="preserve">If orders for split care and control of the children of the marriage are being sought, </w:t>
            </w:r>
            <w:proofErr w:type="gramStart"/>
            <w:r w:rsidRPr="006F2CA2">
              <w:rPr>
                <w:rFonts w:ascii="Times New Roman" w:hAnsi="Times New Roman" w:cs="Times New Roman"/>
                <w:i/>
                <w:sz w:val="22"/>
                <w:szCs w:val="20"/>
                <w:lang w:val="en-GB" w:eastAsia="en-US"/>
              </w:rPr>
              <w:t>e.g.</w:t>
            </w:r>
            <w:proofErr w:type="gramEnd"/>
            <w:r w:rsidRPr="006F2CA2">
              <w:rPr>
                <w:rFonts w:ascii="Times New Roman" w:hAnsi="Times New Roman" w:cs="Times New Roman"/>
                <w:i/>
                <w:sz w:val="22"/>
                <w:szCs w:val="20"/>
                <w:lang w:val="en-GB" w:eastAsia="en-US"/>
              </w:rPr>
              <w:t xml:space="preserve"> for care and control of one child to be granted to one parent, and for care and control of the other child to be granted to the other parent, to set out the reasons why such orders for split care and control are in the best interests of the children of the marriage in an affidavit, which should be attached to this Parenting Plan</w:t>
            </w:r>
            <w:r w:rsidRPr="006F2CA2">
              <w:rPr>
                <w:rFonts w:ascii="Times New Roman" w:hAnsi="Times New Roman" w:cs="Times New Roman"/>
                <w:sz w:val="22"/>
                <w:szCs w:val="20"/>
                <w:lang w:val="en-GB" w:eastAsia="en-US"/>
              </w:rPr>
              <w:t>]</w:t>
            </w:r>
          </w:p>
        </w:tc>
      </w:tr>
      <w:tr w:rsidR="006F2CA2" w:rsidRPr="006F2CA2" w14:paraId="74AC3C58" w14:textId="77777777" w:rsidTr="006F2CA2">
        <w:trPr>
          <w:divId w:val="2116439976"/>
          <w:cantSplit/>
          <w:jc w:val="center"/>
        </w:trPr>
        <w:tc>
          <w:tcPr>
            <w:tcW w:w="7120" w:type="dxa"/>
          </w:tcPr>
          <w:p w14:paraId="0F84CCAA" w14:textId="77777777" w:rsidR="006F2CA2" w:rsidRPr="006F2CA2" w:rsidRDefault="006F2CA2" w:rsidP="006F2CA2">
            <w:pPr>
              <w:spacing w:before="60" w:after="60" w:line="240" w:lineRule="auto"/>
              <w:ind w:left="188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GUID=a0553905-a0f4-40ba-a242-e92b10e6c170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(ii)</w:t>
            </w:r>
            <w:r w:rsidRPr="006F2CA2">
              <w:rPr>
                <w:rFonts w:ascii="Times New Roman" w:hAnsi="Times New Roman" w:cs="Times New Roman"/>
                <w:sz w:val="22"/>
                <w:szCs w:val="20"/>
                <w:lang w:val="en-GB" w:eastAsia="en-US"/>
              </w:rPr>
              <w:tab/>
              <w:t>[</w:t>
            </w:r>
            <w:r w:rsidRPr="006F2CA2">
              <w:rPr>
                <w:rFonts w:ascii="Times New Roman" w:hAnsi="Times New Roman" w:cs="Times New Roman"/>
                <w:i/>
                <w:sz w:val="22"/>
                <w:szCs w:val="20"/>
                <w:lang w:val="en-GB" w:eastAsia="en-US"/>
              </w:rPr>
              <w:t>Set out details of any agreement between parties regarding maintenance for the children of the marriage</w:t>
            </w:r>
            <w:r w:rsidRPr="006F2CA2">
              <w:rPr>
                <w:rFonts w:ascii="Times New Roman" w:hAnsi="Times New Roman" w:cs="Times New Roman"/>
                <w:sz w:val="22"/>
                <w:szCs w:val="20"/>
                <w:lang w:val="en-GB" w:eastAsia="en-US"/>
              </w:rPr>
              <w:t>]</w:t>
            </w:r>
          </w:p>
        </w:tc>
      </w:tr>
      <w:tr w:rsidR="006F2CA2" w:rsidRPr="006F2CA2" w14:paraId="5BA033F0" w14:textId="77777777" w:rsidTr="006F2CA2">
        <w:trPr>
          <w:divId w:val="2116439976"/>
          <w:cantSplit/>
          <w:jc w:val="center"/>
        </w:trPr>
        <w:tc>
          <w:tcPr>
            <w:tcW w:w="7120" w:type="dxa"/>
          </w:tcPr>
          <w:p w14:paraId="0E93EAB7"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GUID=4659572a-4b14-4e66-b07c-d4d8af5ac88a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3.</w:t>
            </w:r>
            <w:r w:rsidRPr="006F2CA2">
              <w:rPr>
                <w:rFonts w:ascii="Times New Roman" w:hAnsi="Times New Roman" w:cs="Times New Roman"/>
                <w:sz w:val="22"/>
                <w:szCs w:val="20"/>
                <w:lang w:val="en-GB" w:eastAsia="en-US"/>
              </w:rPr>
              <w:tab/>
              <w:t>Defendant’s Agreement</w:t>
            </w:r>
          </w:p>
        </w:tc>
      </w:tr>
      <w:tr w:rsidR="006F2CA2" w:rsidRPr="006F2CA2" w14:paraId="006F5D00" w14:textId="77777777" w:rsidTr="006F2CA2">
        <w:trPr>
          <w:divId w:val="2116439976"/>
          <w:cantSplit/>
          <w:jc w:val="center"/>
        </w:trPr>
        <w:tc>
          <w:tcPr>
            <w:tcW w:w="7120" w:type="dxa"/>
          </w:tcPr>
          <w:p w14:paraId="2BF566A4"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GUID=3fa965a8-608f-48d3-83df-f2eef2d914bb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w:t>
            </w:r>
            <w:r w:rsidRPr="006F2CA2">
              <w:rPr>
                <w:rFonts w:ascii="Times New Roman" w:hAnsi="Times New Roman" w:cs="Times New Roman"/>
                <w:i/>
                <w:sz w:val="22"/>
                <w:szCs w:val="20"/>
                <w:lang w:val="en-GB" w:eastAsia="en-US"/>
              </w:rPr>
              <w:t>The Defendant’s agreement can be confirmed by completing either option (a) or option (b) below.</w:t>
            </w:r>
            <w:r w:rsidRPr="006F2CA2">
              <w:rPr>
                <w:rFonts w:ascii="Times New Roman" w:hAnsi="Times New Roman" w:cs="Times New Roman"/>
                <w:sz w:val="22"/>
                <w:szCs w:val="20"/>
                <w:lang w:val="en-GB" w:eastAsia="en-US"/>
              </w:rPr>
              <w:t>]</w:t>
            </w:r>
          </w:p>
        </w:tc>
      </w:tr>
      <w:tr w:rsidR="006F2CA2" w:rsidRPr="006F2CA2" w14:paraId="43A38347" w14:textId="77777777" w:rsidTr="006F2CA2">
        <w:trPr>
          <w:divId w:val="2116439976"/>
          <w:cantSplit/>
          <w:jc w:val="center"/>
        </w:trPr>
        <w:tc>
          <w:tcPr>
            <w:tcW w:w="7120" w:type="dxa"/>
          </w:tcPr>
          <w:p w14:paraId="4B4F7E0D"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GUID=259998fb-e491-4a76-a066-3640ee465805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I, the Defendant, agree with the arrangements set out in this paragraph.</w:t>
            </w:r>
          </w:p>
        </w:tc>
      </w:tr>
      <w:tr w:rsidR="006F2CA2" w:rsidRPr="006F2CA2" w14:paraId="7F825A73" w14:textId="77777777" w:rsidTr="006F2CA2">
        <w:trPr>
          <w:divId w:val="2116439976"/>
          <w:cantSplit/>
          <w:jc w:val="center"/>
        </w:trPr>
        <w:tc>
          <w:tcPr>
            <w:tcW w:w="7120" w:type="dxa"/>
          </w:tcPr>
          <w:p w14:paraId="72F015D4"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GUID=21df999a-fe9f-435d-822c-addb78278c77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Signature of Defendant:</w:t>
            </w:r>
          </w:p>
        </w:tc>
      </w:tr>
      <w:tr w:rsidR="006F2CA2" w:rsidRPr="006F2CA2" w14:paraId="734CF5D2" w14:textId="77777777" w:rsidTr="006F2CA2">
        <w:trPr>
          <w:divId w:val="2116439976"/>
          <w:cantSplit/>
          <w:jc w:val="center"/>
        </w:trPr>
        <w:tc>
          <w:tcPr>
            <w:tcW w:w="7120" w:type="dxa"/>
          </w:tcPr>
          <w:p w14:paraId="46D4F878"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GUID=029519fe-8d07-4c8e-9b08-483b215b3481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Name:</w:t>
            </w:r>
          </w:p>
        </w:tc>
      </w:tr>
      <w:tr w:rsidR="006F2CA2" w:rsidRPr="006F2CA2" w14:paraId="38253FEE" w14:textId="77777777" w:rsidTr="006F2CA2">
        <w:trPr>
          <w:divId w:val="2116439976"/>
          <w:cantSplit/>
          <w:jc w:val="center"/>
        </w:trPr>
        <w:tc>
          <w:tcPr>
            <w:tcW w:w="7120" w:type="dxa"/>
          </w:tcPr>
          <w:p w14:paraId="6A7F7E82"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GUID=cfdca0df-b7b9-40d7-82e2-746bc1dfbeb0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ID No.:</w:t>
            </w:r>
          </w:p>
        </w:tc>
      </w:tr>
      <w:tr w:rsidR="006F2CA2" w:rsidRPr="006F2CA2" w14:paraId="45F4DC6D" w14:textId="77777777" w:rsidTr="006F2CA2">
        <w:trPr>
          <w:divId w:val="2116439976"/>
          <w:cantSplit/>
          <w:jc w:val="center"/>
        </w:trPr>
        <w:tc>
          <w:tcPr>
            <w:tcW w:w="7120" w:type="dxa"/>
          </w:tcPr>
          <w:p w14:paraId="08126D39"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GUID=ccd25c9c-7fcb-4837-a1eb-333372a91fbb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Date:</w:t>
            </w:r>
          </w:p>
        </w:tc>
      </w:tr>
      <w:tr w:rsidR="006F2CA2" w:rsidRPr="006F2CA2" w14:paraId="24412820" w14:textId="77777777" w:rsidTr="006F2CA2">
        <w:trPr>
          <w:divId w:val="2116439976"/>
          <w:cantSplit/>
          <w:jc w:val="center"/>
        </w:trPr>
        <w:tc>
          <w:tcPr>
            <w:tcW w:w="7120" w:type="dxa"/>
          </w:tcPr>
          <w:p w14:paraId="5DB92EB1"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GUID=036581c0-86b3-48b1-9b7b-23fddf800cc4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Signed by the Defendant before me, a Commissioner for Oaths:</w:t>
            </w:r>
          </w:p>
        </w:tc>
      </w:tr>
      <w:tr w:rsidR="006F2CA2" w:rsidRPr="006F2CA2" w14:paraId="7526C8E5" w14:textId="77777777" w:rsidTr="006F2CA2">
        <w:trPr>
          <w:divId w:val="2116439976"/>
          <w:cantSplit/>
          <w:jc w:val="center"/>
        </w:trPr>
        <w:tc>
          <w:tcPr>
            <w:tcW w:w="7120" w:type="dxa"/>
          </w:tcPr>
          <w:p w14:paraId="72AD15B6"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GUID=d7786814-75bd-4873-b38f-df7ab285e0ff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The Defendant agrees with the arrangements set out in this paragraph.</w:t>
            </w:r>
          </w:p>
        </w:tc>
      </w:tr>
      <w:tr w:rsidR="006F2CA2" w:rsidRPr="006F2CA2" w14:paraId="56ACA698" w14:textId="77777777" w:rsidTr="006F2CA2">
        <w:trPr>
          <w:divId w:val="2116439976"/>
          <w:cantSplit/>
          <w:jc w:val="center"/>
        </w:trPr>
        <w:tc>
          <w:tcPr>
            <w:tcW w:w="7120" w:type="dxa"/>
          </w:tcPr>
          <w:p w14:paraId="6BF5FB0A"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GUID=acdebc58-663e-467a-a53a-128d5c3539ee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Signed on behalf of the Defendant by the Defendant’s solicitor:</w:t>
            </w:r>
          </w:p>
        </w:tc>
      </w:tr>
      <w:tr w:rsidR="006F2CA2" w:rsidRPr="006F2CA2" w14:paraId="1601C95E" w14:textId="77777777" w:rsidTr="006F2CA2">
        <w:trPr>
          <w:divId w:val="2116439976"/>
          <w:cantSplit/>
          <w:jc w:val="center"/>
        </w:trPr>
        <w:tc>
          <w:tcPr>
            <w:tcW w:w="7120" w:type="dxa"/>
          </w:tcPr>
          <w:p w14:paraId="387FE7B7"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GUID=28fec4ad-d2a5-4678-953c-bce5d2c714eb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Signed (Plaintiff/Plaintiff’s Solicitor*):</w:t>
            </w:r>
          </w:p>
          <w:p w14:paraId="1DE930CC"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GUID=a9f34951-f730-4cf7-8637-b7bf619edbe1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w:t>
            </w:r>
          </w:p>
        </w:tc>
      </w:tr>
      <w:tr w:rsidR="006F2CA2" w:rsidRPr="006F2CA2" w14:paraId="01C310C9" w14:textId="77777777" w:rsidTr="006F2CA2">
        <w:trPr>
          <w:divId w:val="2116439976"/>
          <w:cantSplit/>
          <w:jc w:val="center"/>
        </w:trPr>
        <w:tc>
          <w:tcPr>
            <w:tcW w:w="7120" w:type="dxa"/>
          </w:tcPr>
          <w:p w14:paraId="5D96EB05"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GUID=00358a80-384a-4230-8c1c-33a5359c2b87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*Delete where inapplicable.</w:t>
            </w:r>
          </w:p>
        </w:tc>
      </w:tr>
    </w:tbl>
    <w:p w14:paraId="3367AD10"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2B670194"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29B44F2D"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054E44F9"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26B8ACD8"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15CBB0A4"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424432B5"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4D5A2D42"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17871F36"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35C5131D"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647B17B9"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614A0C64"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70CA3FA7"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19F8D604"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7A37241A" w14:textId="77777777" w:rsidR="006F2CA2" w:rsidRDefault="006F2CA2" w:rsidP="006F2CA2">
      <w:pPr>
        <w:spacing w:before="0" w:after="200" w:line="276" w:lineRule="auto"/>
        <w:divId w:val="2116439976"/>
        <w:rPr>
          <w:rFonts w:ascii="Calibri" w:eastAsia="Calibri" w:hAnsi="Calibri" w:cs="Times New Roman"/>
          <w:sz w:val="22"/>
          <w:szCs w:val="22"/>
          <w:lang w:eastAsia="en-US"/>
        </w:rPr>
      </w:pPr>
    </w:p>
    <w:p w14:paraId="3070F2AE" w14:textId="77777777" w:rsidR="00A04357" w:rsidRDefault="00A04357" w:rsidP="006F2CA2">
      <w:pPr>
        <w:spacing w:before="0" w:after="200" w:line="276" w:lineRule="auto"/>
        <w:divId w:val="2116439976"/>
        <w:rPr>
          <w:rFonts w:ascii="Calibri" w:eastAsia="Calibri" w:hAnsi="Calibri" w:cs="Times New Roman"/>
          <w:sz w:val="22"/>
          <w:szCs w:val="22"/>
          <w:lang w:eastAsia="en-US"/>
        </w:rPr>
      </w:pPr>
    </w:p>
    <w:p w14:paraId="781AD327" w14:textId="77777777" w:rsidR="005D3525" w:rsidRDefault="005D3525" w:rsidP="006F2CA2">
      <w:pPr>
        <w:spacing w:before="0" w:after="200" w:line="276" w:lineRule="auto"/>
        <w:divId w:val="2116439976"/>
        <w:rPr>
          <w:rFonts w:ascii="Calibri" w:eastAsia="Calibri" w:hAnsi="Calibri" w:cs="Times New Roman"/>
          <w:sz w:val="22"/>
          <w:szCs w:val="22"/>
          <w:lang w:eastAsia="en-US"/>
        </w:rPr>
      </w:pPr>
    </w:p>
    <w:p w14:paraId="3823661F" w14:textId="77777777" w:rsidR="005D3525" w:rsidRPr="006F2CA2" w:rsidRDefault="005D3525" w:rsidP="006F2CA2">
      <w:pPr>
        <w:spacing w:before="0" w:after="200" w:line="276" w:lineRule="auto"/>
        <w:divId w:val="2116439976"/>
        <w:rPr>
          <w:rFonts w:ascii="Calibri" w:eastAsia="Calibri" w:hAnsi="Calibri" w:cs="Times New Roman"/>
          <w:sz w:val="22"/>
          <w:szCs w:val="22"/>
          <w:lang w:eastAsia="en-US"/>
        </w:rPr>
      </w:pPr>
    </w:p>
    <w:p w14:paraId="41117CEB" w14:textId="77777777" w:rsidR="006F2CA2" w:rsidRPr="006F2CA2" w:rsidRDefault="006F2CA2" w:rsidP="006F2CA2">
      <w:pPr>
        <w:keepNext/>
        <w:keepLines/>
        <w:suppressAutoHyphens/>
        <w:spacing w:before="240" w:after="120" w:line="240" w:lineRule="auto"/>
        <w:jc w:val="center"/>
        <w:divId w:val="2116439976"/>
        <w:rPr>
          <w:rFonts w:ascii="Times New Roman" w:hAnsi="Times New Roman" w:cs="Times New Roman"/>
          <w:caps/>
          <w:sz w:val="22"/>
          <w:szCs w:val="20"/>
          <w:lang w:val="en-GB" w:eastAsia="en-US"/>
        </w:rPr>
      </w:pPr>
      <w:r w:rsidRPr="006F2CA2">
        <w:rPr>
          <w:rFonts w:ascii="Times New Roman" w:hAnsi="Times New Roman" w:cs="Times New Roman"/>
          <w:caps/>
          <w:sz w:val="22"/>
          <w:szCs w:val="20"/>
          <w:lang w:val="en-GB" w:eastAsia="en-US"/>
        </w:rPr>
        <w:lastRenderedPageBreak/>
        <w:fldChar w:fldCharType="begin" w:fldLock="1"/>
      </w:r>
      <w:r w:rsidRPr="006F2CA2">
        <w:rPr>
          <w:rFonts w:ascii="Times New Roman" w:hAnsi="Times New Roman" w:cs="Times New Roman"/>
          <w:caps/>
          <w:sz w:val="22"/>
          <w:szCs w:val="20"/>
          <w:lang w:val="en-GB" w:eastAsia="en-US"/>
        </w:rPr>
        <w:instrText xml:space="preserve"> GUID=f1bd3c4a-dbc1-44da-bba5-22ca6731c1e6 </w:instrText>
      </w:r>
      <w:r w:rsidRPr="006F2CA2">
        <w:rPr>
          <w:rFonts w:ascii="Times New Roman" w:hAnsi="Times New Roman" w:cs="Times New Roman"/>
          <w:caps/>
          <w:sz w:val="22"/>
          <w:szCs w:val="20"/>
          <w:lang w:val="en-GB" w:eastAsia="en-US"/>
        </w:rPr>
        <w:fldChar w:fldCharType="end"/>
      </w:r>
      <w:r w:rsidRPr="006F2CA2">
        <w:rPr>
          <w:rFonts w:ascii="Times New Roman" w:hAnsi="Times New Roman" w:cs="Times New Roman"/>
          <w:caps/>
          <w:sz w:val="22"/>
          <w:szCs w:val="20"/>
          <w:lang w:val="en-GB" w:eastAsia="en-US"/>
        </w:rPr>
        <w:t>Form 11</w:t>
      </w:r>
    </w:p>
    <w:tbl>
      <w:tblPr>
        <w:tblW w:w="7120" w:type="dxa"/>
        <w:jc w:val="center"/>
        <w:tblLook w:val="04A0" w:firstRow="1" w:lastRow="0" w:firstColumn="1" w:lastColumn="0" w:noHBand="0" w:noVBand="1"/>
      </w:tblPr>
      <w:tblGrid>
        <w:gridCol w:w="7120"/>
      </w:tblGrid>
      <w:tr w:rsidR="006F2CA2" w:rsidRPr="006F2CA2" w14:paraId="1EC52FE8" w14:textId="77777777" w:rsidTr="006F2CA2">
        <w:trPr>
          <w:divId w:val="2116439976"/>
          <w:cantSplit/>
          <w:jc w:val="center"/>
        </w:trPr>
        <w:tc>
          <w:tcPr>
            <w:tcW w:w="7120" w:type="dxa"/>
          </w:tcPr>
          <w:p w14:paraId="56F20C0D"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GUID=0564345f-f425-4770-aa2c-510c61d65400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 45</w:t>
            </w:r>
          </w:p>
        </w:tc>
      </w:tr>
      <w:tr w:rsidR="006F2CA2" w:rsidRPr="006F2CA2" w14:paraId="57F83F38" w14:textId="77777777" w:rsidTr="006F2CA2">
        <w:trPr>
          <w:divId w:val="2116439976"/>
          <w:cantSplit/>
          <w:jc w:val="center"/>
        </w:trPr>
        <w:tc>
          <w:tcPr>
            <w:tcW w:w="7120" w:type="dxa"/>
          </w:tcPr>
          <w:p w14:paraId="0DCBA15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GUID=4c8bfd96-34a7-424b-aa6f-476e196bfe12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(PLAINTIFF’S PROPOSED PARENTING PLAN FORM)</w:t>
            </w:r>
          </w:p>
        </w:tc>
      </w:tr>
      <w:tr w:rsidR="006F2CA2" w:rsidRPr="006F2CA2" w14:paraId="762ECE6B" w14:textId="77777777" w:rsidTr="006F2CA2">
        <w:trPr>
          <w:divId w:val="2116439976"/>
          <w:cantSplit/>
          <w:jc w:val="center"/>
        </w:trPr>
        <w:tc>
          <w:tcPr>
            <w:tcW w:w="7120" w:type="dxa"/>
          </w:tcPr>
          <w:p w14:paraId="699E3A48"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GUID=2f87433c-733a-44ab-ad0a-d00d5684af4d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IN THE FAMILY JUSTICE COURTS OF THE REPUBLIC OF SINGAPORE</w:t>
            </w:r>
          </w:p>
        </w:tc>
      </w:tr>
      <w:tr w:rsidR="006F2CA2" w:rsidRPr="006F2CA2" w14:paraId="4ECA8D72" w14:textId="77777777" w:rsidTr="006F2CA2">
        <w:trPr>
          <w:divId w:val="2116439976"/>
          <w:cantSplit/>
          <w:jc w:val="center"/>
        </w:trPr>
        <w:tc>
          <w:tcPr>
            <w:tcW w:w="7120" w:type="dxa"/>
          </w:tcPr>
          <w:p w14:paraId="7CB1DF25"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GUID=9dff6f75-cb7c-47b8-9380-d7c1957b766b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Divorce Writ No.</w:t>
            </w:r>
          </w:p>
        </w:tc>
      </w:tr>
      <w:tr w:rsidR="006F2CA2" w:rsidRPr="006F2CA2" w14:paraId="7FE59F0B" w14:textId="77777777" w:rsidTr="006F2CA2">
        <w:trPr>
          <w:divId w:val="2116439976"/>
          <w:cantSplit/>
          <w:jc w:val="center"/>
        </w:trPr>
        <w:tc>
          <w:tcPr>
            <w:tcW w:w="7120" w:type="dxa"/>
          </w:tcPr>
          <w:p w14:paraId="4BA123C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GUID=09ae5921-e11e-4df8-8a98-2733db7e4be8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Between</w:t>
            </w:r>
          </w:p>
        </w:tc>
      </w:tr>
      <w:tr w:rsidR="006F2CA2" w:rsidRPr="006F2CA2" w14:paraId="2B7600C8" w14:textId="77777777" w:rsidTr="006F2CA2">
        <w:trPr>
          <w:divId w:val="2116439976"/>
          <w:cantSplit/>
          <w:jc w:val="center"/>
        </w:trPr>
        <w:tc>
          <w:tcPr>
            <w:tcW w:w="7120" w:type="dxa"/>
          </w:tcPr>
          <w:p w14:paraId="27135379"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GUID=5fc79c49-7fd7-44d7-9597-f350f446706a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Plaintiff’s Name</w:t>
            </w:r>
            <w:r w:rsidRPr="006F2CA2">
              <w:rPr>
                <w:rFonts w:ascii="Times New Roman" w:hAnsi="Times New Roman" w:cs="Times New Roman"/>
                <w:sz w:val="22"/>
                <w:szCs w:val="20"/>
                <w:lang w:val="en-GB" w:eastAsia="en-US"/>
              </w:rPr>
              <w:t>] (ID No.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w:t>
            </w:r>
            <w:r w:rsidRPr="006F2CA2">
              <w:rPr>
                <w:rFonts w:ascii="Times New Roman" w:hAnsi="Times New Roman" w:cs="Times New Roman"/>
                <w:i/>
                <w:sz w:val="22"/>
                <w:szCs w:val="20"/>
                <w:lang w:val="en-GB" w:eastAsia="en-US"/>
              </w:rPr>
              <w:t>Plaintiff</w:t>
            </w:r>
          </w:p>
        </w:tc>
      </w:tr>
      <w:tr w:rsidR="006F2CA2" w:rsidRPr="006F2CA2" w14:paraId="0E9AB0B0" w14:textId="77777777" w:rsidTr="006F2CA2">
        <w:trPr>
          <w:divId w:val="2116439976"/>
          <w:cantSplit/>
          <w:jc w:val="center"/>
        </w:trPr>
        <w:tc>
          <w:tcPr>
            <w:tcW w:w="7120" w:type="dxa"/>
          </w:tcPr>
          <w:p w14:paraId="6908B87E"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GUID=b2d445bb-2e70-435f-bc90-040627a0a9fc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w:t>
            </w:r>
          </w:p>
        </w:tc>
      </w:tr>
      <w:tr w:rsidR="006F2CA2" w:rsidRPr="006F2CA2" w14:paraId="4208D9B9" w14:textId="77777777" w:rsidTr="006F2CA2">
        <w:trPr>
          <w:divId w:val="2116439976"/>
          <w:cantSplit/>
          <w:jc w:val="center"/>
        </w:trPr>
        <w:tc>
          <w:tcPr>
            <w:tcW w:w="7120" w:type="dxa"/>
          </w:tcPr>
          <w:p w14:paraId="5F790D87"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GUID=5bdfe73f-0fb4-4d60-8831-2e05b889dd72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Defendant’s Name</w:t>
            </w:r>
            <w:r w:rsidRPr="006F2CA2">
              <w:rPr>
                <w:rFonts w:ascii="Times New Roman" w:hAnsi="Times New Roman" w:cs="Times New Roman"/>
                <w:sz w:val="22"/>
                <w:szCs w:val="20"/>
                <w:lang w:val="en-GB" w:eastAsia="en-US"/>
              </w:rPr>
              <w:t>] (ID No.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w:t>
            </w:r>
            <w:r w:rsidRPr="006F2CA2">
              <w:rPr>
                <w:rFonts w:ascii="Times New Roman" w:hAnsi="Times New Roman" w:cs="Times New Roman"/>
                <w:i/>
                <w:sz w:val="22"/>
                <w:szCs w:val="20"/>
                <w:lang w:val="en-GB" w:eastAsia="en-US"/>
              </w:rPr>
              <w:t>Defendant</w:t>
            </w:r>
          </w:p>
        </w:tc>
      </w:tr>
      <w:tr w:rsidR="006F2CA2" w:rsidRPr="006F2CA2" w14:paraId="43D1680B" w14:textId="77777777" w:rsidTr="006F2CA2">
        <w:trPr>
          <w:divId w:val="2116439976"/>
          <w:cantSplit/>
          <w:jc w:val="center"/>
        </w:trPr>
        <w:tc>
          <w:tcPr>
            <w:tcW w:w="7120" w:type="dxa"/>
          </w:tcPr>
          <w:p w14:paraId="68955456"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GUID=fe879ec9-e808-429c-a5bb-2154f54e30b3 </w:instrText>
            </w:r>
            <w:r w:rsidRPr="006F2CA2">
              <w:rPr>
                <w:rFonts w:ascii="Times New Roman" w:hAnsi="Times New Roman" w:cs="Times New Roman"/>
                <w:sz w:val="22"/>
                <w:szCs w:val="20"/>
                <w:lang w:val="en-GB" w:eastAsia="en-US"/>
              </w:rPr>
              <w:fldChar w:fldCharType="end"/>
            </w:r>
          </w:p>
        </w:tc>
      </w:tr>
      <w:tr w:rsidR="006F2CA2" w:rsidRPr="006F2CA2" w14:paraId="08DF3E83" w14:textId="77777777" w:rsidTr="006F2CA2">
        <w:trPr>
          <w:divId w:val="2116439976"/>
          <w:cantSplit/>
          <w:jc w:val="center"/>
        </w:trPr>
        <w:tc>
          <w:tcPr>
            <w:tcW w:w="7120" w:type="dxa"/>
          </w:tcPr>
          <w:p w14:paraId="5391510D"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GUID=bba738b6-e159-4195-aaa7-23c0b9e55893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PLAINTIFF’S PROPOSED PARENTING PLAN</w:t>
            </w:r>
          </w:p>
        </w:tc>
      </w:tr>
      <w:tr w:rsidR="006F2CA2" w:rsidRPr="006F2CA2" w14:paraId="4B2F5BB8" w14:textId="77777777" w:rsidTr="006F2CA2">
        <w:trPr>
          <w:divId w:val="2116439976"/>
          <w:cantSplit/>
          <w:jc w:val="center"/>
        </w:trPr>
        <w:tc>
          <w:tcPr>
            <w:tcW w:w="7120" w:type="dxa"/>
          </w:tcPr>
          <w:p w14:paraId="776DD272"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GUID=741db62e-7c3a-459c-a5a8-15ac0688e79f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w:t>
            </w:r>
            <w:r w:rsidRPr="006F2CA2">
              <w:rPr>
                <w:rFonts w:ascii="Times New Roman" w:hAnsi="Times New Roman" w:cs="Times New Roman"/>
                <w:sz w:val="22"/>
                <w:szCs w:val="20"/>
                <w:lang w:val="en-GB" w:eastAsia="en-US"/>
              </w:rPr>
              <w:tab/>
            </w:r>
            <w:proofErr w:type="gramStart"/>
            <w:r w:rsidRPr="006F2CA2">
              <w:rPr>
                <w:rFonts w:ascii="Times New Roman" w:hAnsi="Times New Roman" w:cs="Times New Roman"/>
                <w:sz w:val="22"/>
                <w:szCs w:val="20"/>
                <w:lang w:val="en-GB" w:eastAsia="en-US"/>
              </w:rPr>
              <w:t>Particulars of</w:t>
            </w:r>
            <w:proofErr w:type="gramEnd"/>
            <w:r w:rsidRPr="006F2CA2">
              <w:rPr>
                <w:rFonts w:ascii="Times New Roman" w:hAnsi="Times New Roman" w:cs="Times New Roman"/>
                <w:sz w:val="22"/>
                <w:szCs w:val="20"/>
                <w:lang w:val="en-GB" w:eastAsia="en-US"/>
              </w:rPr>
              <w:t xml:space="preserve"> the Child/Children* of the Marriage</w:t>
            </w:r>
          </w:p>
        </w:tc>
      </w:tr>
      <w:tr w:rsidR="006F2CA2" w:rsidRPr="006F2CA2" w14:paraId="5E35A37C" w14:textId="77777777" w:rsidTr="006F2CA2">
        <w:trPr>
          <w:divId w:val="2116439976"/>
          <w:cantSplit/>
          <w:jc w:val="center"/>
        </w:trPr>
        <w:tc>
          <w:tcPr>
            <w:tcW w:w="7120" w:type="dxa"/>
          </w:tcPr>
          <w:p w14:paraId="72DE88DE"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GUID=c15bd34c-b9bb-4c50-9b29-6a8d20ec77d2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w:t>
            </w:r>
            <w:r w:rsidRPr="006F2CA2">
              <w:rPr>
                <w:rFonts w:ascii="Times New Roman" w:hAnsi="Times New Roman" w:cs="Times New Roman"/>
                <w:i/>
                <w:sz w:val="22"/>
                <w:szCs w:val="20"/>
                <w:lang w:val="en-GB" w:eastAsia="en-US"/>
              </w:rPr>
              <w:t>to state, in respect of each child</w:t>
            </w:r>
            <w:r w:rsidRPr="006F2CA2">
              <w:rPr>
                <w:rFonts w:ascii="Times New Roman" w:hAnsi="Times New Roman" w:cs="Times New Roman"/>
                <w:sz w:val="22"/>
                <w:szCs w:val="20"/>
                <w:lang w:val="en-GB" w:eastAsia="en-US"/>
              </w:rPr>
              <w:t>]:</w:t>
            </w:r>
          </w:p>
        </w:tc>
      </w:tr>
      <w:tr w:rsidR="006F2CA2" w:rsidRPr="006F2CA2" w14:paraId="4EE04172" w14:textId="77777777" w:rsidTr="006F2CA2">
        <w:trPr>
          <w:divId w:val="2116439976"/>
          <w:cantSplit/>
          <w:jc w:val="center"/>
        </w:trPr>
        <w:tc>
          <w:tcPr>
            <w:tcW w:w="7120" w:type="dxa"/>
          </w:tcPr>
          <w:p w14:paraId="4ACDA92F"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GUID=56d53596-be0a-4a32-96cb-88354b8bc3c9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Name:</w:t>
            </w:r>
          </w:p>
        </w:tc>
      </w:tr>
      <w:tr w:rsidR="006F2CA2" w:rsidRPr="006F2CA2" w14:paraId="650199F4" w14:textId="77777777" w:rsidTr="006F2CA2">
        <w:trPr>
          <w:divId w:val="2116439976"/>
          <w:cantSplit/>
          <w:jc w:val="center"/>
        </w:trPr>
        <w:tc>
          <w:tcPr>
            <w:tcW w:w="7120" w:type="dxa"/>
          </w:tcPr>
          <w:p w14:paraId="0C3B964C" w14:textId="77777777" w:rsidR="006F2CA2" w:rsidRPr="006F2CA2" w:rsidRDefault="006F2CA2" w:rsidP="006F2CA2">
            <w:pPr>
              <w:spacing w:before="60" w:after="60" w:line="240" w:lineRule="auto"/>
              <w:ind w:left="940" w:hanging="533"/>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GUID=8b9b8aca-3d0e-41d4-bd67-edfd0e01f22b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Birth Certificate/ID Number:</w:t>
            </w:r>
          </w:p>
        </w:tc>
      </w:tr>
      <w:tr w:rsidR="006F2CA2" w:rsidRPr="006F2CA2" w14:paraId="786EBC0A" w14:textId="77777777" w:rsidTr="006F2CA2">
        <w:trPr>
          <w:divId w:val="2116439976"/>
          <w:cantSplit/>
          <w:jc w:val="center"/>
        </w:trPr>
        <w:tc>
          <w:tcPr>
            <w:tcW w:w="7120" w:type="dxa"/>
          </w:tcPr>
          <w:p w14:paraId="097C1643"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GUID=11674491-31dd-48df-8e90-bdaae220974e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w:t>
            </w:r>
            <w:r w:rsidRPr="006F2CA2">
              <w:rPr>
                <w:rFonts w:ascii="Times New Roman" w:hAnsi="Times New Roman" w:cs="Times New Roman"/>
                <w:sz w:val="22"/>
                <w:szCs w:val="20"/>
                <w:lang w:val="en-GB" w:eastAsia="en-US"/>
              </w:rPr>
              <w:tab/>
              <w:t>Current Arrangements</w:t>
            </w:r>
          </w:p>
        </w:tc>
      </w:tr>
      <w:tr w:rsidR="006F2CA2" w:rsidRPr="006F2CA2" w14:paraId="26318EB8" w14:textId="77777777" w:rsidTr="006F2CA2">
        <w:trPr>
          <w:divId w:val="2116439976"/>
          <w:cantSplit/>
          <w:jc w:val="center"/>
        </w:trPr>
        <w:tc>
          <w:tcPr>
            <w:tcW w:w="7120" w:type="dxa"/>
          </w:tcPr>
          <w:p w14:paraId="4B30B236"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GUID=8fda1fc7-c668-4ee0-afc2-584afca07c60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The current arrangements for the child/children* of the marriage are as follows:</w:t>
            </w:r>
          </w:p>
        </w:tc>
      </w:tr>
      <w:tr w:rsidR="006F2CA2" w:rsidRPr="006F2CA2" w14:paraId="7D15AB52" w14:textId="77777777" w:rsidTr="006F2CA2">
        <w:trPr>
          <w:divId w:val="2116439976"/>
          <w:cantSplit/>
          <w:jc w:val="center"/>
        </w:trPr>
        <w:tc>
          <w:tcPr>
            <w:tcW w:w="7120" w:type="dxa"/>
          </w:tcPr>
          <w:p w14:paraId="563CFF29"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GUID=0018c468-166a-4443-a008-bef6afe2a3ae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w:t>
            </w:r>
            <w:r w:rsidRPr="006F2CA2">
              <w:rPr>
                <w:rFonts w:ascii="Times New Roman" w:hAnsi="Times New Roman" w:cs="Times New Roman"/>
                <w:i/>
                <w:sz w:val="22"/>
                <w:szCs w:val="20"/>
                <w:lang w:val="en-GB" w:eastAsia="en-US"/>
              </w:rPr>
              <w:t>to state, in respect of each child</w:t>
            </w:r>
            <w:r w:rsidRPr="006F2CA2">
              <w:rPr>
                <w:rFonts w:ascii="Times New Roman" w:hAnsi="Times New Roman" w:cs="Times New Roman"/>
                <w:sz w:val="22"/>
                <w:szCs w:val="20"/>
                <w:lang w:val="en-GB" w:eastAsia="en-US"/>
              </w:rPr>
              <w:t>]</w:t>
            </w:r>
          </w:p>
        </w:tc>
      </w:tr>
      <w:tr w:rsidR="006F2CA2" w:rsidRPr="006F2CA2" w14:paraId="7EB147A2" w14:textId="77777777" w:rsidTr="006F2CA2">
        <w:trPr>
          <w:divId w:val="2116439976"/>
          <w:cantSplit/>
          <w:jc w:val="center"/>
        </w:trPr>
        <w:tc>
          <w:tcPr>
            <w:tcW w:w="7120" w:type="dxa"/>
          </w:tcPr>
          <w:p w14:paraId="435A6A6A"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GUID=8e1c144c-2d8b-46a8-8267-78c2168095d2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Residence [</w:t>
            </w:r>
            <w:r w:rsidRPr="006F2CA2">
              <w:rPr>
                <w:rFonts w:ascii="Times New Roman" w:hAnsi="Times New Roman" w:cs="Times New Roman"/>
                <w:i/>
                <w:sz w:val="22"/>
                <w:szCs w:val="20"/>
                <w:lang w:val="en-GB" w:eastAsia="en-US"/>
              </w:rPr>
              <w:t>state where the child is currently living with particulars of accommodation and what other persons live there, with their names and relationship to the child stated</w:t>
            </w:r>
            <w:r w:rsidRPr="006F2CA2">
              <w:rPr>
                <w:rFonts w:ascii="Times New Roman" w:hAnsi="Times New Roman" w:cs="Times New Roman"/>
                <w:sz w:val="22"/>
                <w:szCs w:val="20"/>
                <w:lang w:val="en-GB" w:eastAsia="en-US"/>
              </w:rPr>
              <w:t>]</w:t>
            </w:r>
          </w:p>
        </w:tc>
      </w:tr>
      <w:tr w:rsidR="006F2CA2" w:rsidRPr="006F2CA2" w14:paraId="55888058" w14:textId="77777777" w:rsidTr="006F2CA2">
        <w:trPr>
          <w:divId w:val="2116439976"/>
          <w:cantSplit/>
          <w:jc w:val="center"/>
        </w:trPr>
        <w:tc>
          <w:tcPr>
            <w:tcW w:w="7120" w:type="dxa"/>
          </w:tcPr>
          <w:p w14:paraId="72161DF7"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GUID=581b1f84-06ed-4e4f-a207-94274c8ef784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Care arrangements (this section need not be completed if the child is already working at the present time)</w:t>
            </w:r>
          </w:p>
        </w:tc>
      </w:tr>
      <w:tr w:rsidR="006F2CA2" w:rsidRPr="006F2CA2" w14:paraId="413609C4" w14:textId="77777777" w:rsidTr="006F2CA2">
        <w:trPr>
          <w:divId w:val="2116439976"/>
          <w:cantSplit/>
          <w:jc w:val="center"/>
        </w:trPr>
        <w:tc>
          <w:tcPr>
            <w:tcW w:w="7120" w:type="dxa"/>
          </w:tcPr>
          <w:p w14:paraId="70B0944C" w14:textId="77777777" w:rsidR="006F2CA2" w:rsidRPr="006F2CA2" w:rsidRDefault="006F2CA2" w:rsidP="006F2CA2">
            <w:pPr>
              <w:spacing w:before="60" w:after="60" w:line="240" w:lineRule="auto"/>
              <w:ind w:left="188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GUID=3dbffec0-c239-49fe-bbab-59c04b0f5a86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roofErr w:type="spellStart"/>
            <w:r w:rsidRPr="006F2CA2">
              <w:rPr>
                <w:rFonts w:ascii="Times New Roman" w:hAnsi="Times New Roman" w:cs="Times New Roman"/>
                <w:sz w:val="22"/>
                <w:szCs w:val="20"/>
                <w:lang w:val="en-GB" w:eastAsia="en-US"/>
              </w:rPr>
              <w:t>i</w:t>
            </w:r>
            <w:proofErr w:type="spellEnd"/>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 xml:space="preserve">*If the child is presently not attending school </w:t>
            </w:r>
            <w:proofErr w:type="gramStart"/>
            <w:r w:rsidRPr="006F2CA2">
              <w:rPr>
                <w:rFonts w:ascii="Times New Roman" w:hAnsi="Times New Roman" w:cs="Times New Roman"/>
                <w:sz w:val="22"/>
                <w:szCs w:val="20"/>
                <w:lang w:val="en-GB" w:eastAsia="en-US"/>
              </w:rPr>
              <w:t>on a daily basis</w:t>
            </w:r>
            <w:proofErr w:type="gramEnd"/>
            <w:r w:rsidRPr="006F2CA2">
              <w:rPr>
                <w:rFonts w:ascii="Times New Roman" w:hAnsi="Times New Roman" w:cs="Times New Roman"/>
                <w:sz w:val="22"/>
                <w:szCs w:val="20"/>
                <w:lang w:val="en-GB" w:eastAsia="en-US"/>
              </w:rPr>
              <w:t>, to complete the following section:</w:t>
            </w:r>
          </w:p>
        </w:tc>
      </w:tr>
      <w:tr w:rsidR="006F2CA2" w:rsidRPr="006F2CA2" w14:paraId="0CA840C6" w14:textId="77777777" w:rsidTr="006F2CA2">
        <w:trPr>
          <w:divId w:val="2116439976"/>
          <w:cantSplit/>
          <w:jc w:val="center"/>
        </w:trPr>
        <w:tc>
          <w:tcPr>
            <w:tcW w:w="7120" w:type="dxa"/>
          </w:tcPr>
          <w:p w14:paraId="51217C3E" w14:textId="77777777" w:rsidR="006F2CA2" w:rsidRPr="006F2CA2" w:rsidRDefault="006F2CA2" w:rsidP="006F2CA2">
            <w:pPr>
              <w:spacing w:before="60" w:after="60" w:line="240" w:lineRule="auto"/>
              <w:ind w:left="2820" w:hanging="490"/>
              <w:jc w:val="both"/>
              <w:rPr>
                <w:rFonts w:ascii="Times New Roman" w:hAnsi="Times New Roman" w:cs="Times New Roman"/>
                <w:sz w:val="22"/>
                <w:szCs w:val="20"/>
                <w:lang w:val="en-GB" w:eastAsia="zh-CN"/>
              </w:rPr>
            </w:pPr>
            <w:r w:rsidRPr="006F2CA2">
              <w:rPr>
                <w:rFonts w:ascii="Times New Roman" w:hAnsi="Times New Roman" w:cs="Times New Roman"/>
                <w:sz w:val="22"/>
                <w:szCs w:val="20"/>
                <w:lang w:val="en-GB" w:eastAsia="zh-CN"/>
              </w:rPr>
              <w:fldChar w:fldCharType="begin"/>
            </w:r>
            <w:r w:rsidRPr="006F2CA2">
              <w:rPr>
                <w:rFonts w:ascii="Times New Roman" w:hAnsi="Times New Roman" w:cs="Times New Roman"/>
                <w:sz w:val="22"/>
                <w:szCs w:val="20"/>
                <w:lang w:val="en-GB" w:eastAsia="zh-CN"/>
              </w:rPr>
              <w:instrText xml:space="preserve"> GUID=447738aa-97a5-4601-967d-f778e635cd40 </w:instrText>
            </w:r>
            <w:r w:rsidRPr="006F2CA2">
              <w:rPr>
                <w:rFonts w:ascii="Times New Roman" w:hAnsi="Times New Roman" w:cs="Times New Roman"/>
                <w:sz w:val="22"/>
                <w:szCs w:val="20"/>
                <w:lang w:val="en-GB" w:eastAsia="zh-CN"/>
              </w:rPr>
              <w:fldChar w:fldCharType="end"/>
            </w:r>
            <w:r w:rsidRPr="006F2CA2">
              <w:rPr>
                <w:rFonts w:ascii="Times New Roman" w:hAnsi="Times New Roman" w:cs="Times New Roman"/>
                <w:sz w:val="22"/>
                <w:szCs w:val="20"/>
                <w:lang w:val="en-GB" w:eastAsia="zh-CN"/>
              </w:rPr>
              <w:t>(A)</w:t>
            </w:r>
            <w:r w:rsidRPr="006F2CA2">
              <w:rPr>
                <w:rFonts w:ascii="Times New Roman" w:hAnsi="Times New Roman" w:cs="Times New Roman"/>
                <w:sz w:val="22"/>
                <w:szCs w:val="20"/>
                <w:lang w:val="en-GB" w:eastAsia="zh-CN"/>
              </w:rPr>
              <w:tab/>
              <w:t>Are both parents working?</w:t>
            </w:r>
          </w:p>
        </w:tc>
      </w:tr>
      <w:tr w:rsidR="006F2CA2" w:rsidRPr="006F2CA2" w14:paraId="2E36C4F3" w14:textId="77777777" w:rsidTr="006F2CA2">
        <w:trPr>
          <w:divId w:val="2116439976"/>
          <w:cantSplit/>
          <w:jc w:val="center"/>
        </w:trPr>
        <w:tc>
          <w:tcPr>
            <w:tcW w:w="7120" w:type="dxa"/>
          </w:tcPr>
          <w:p w14:paraId="2DC9B523" w14:textId="77777777" w:rsidR="006F2CA2" w:rsidRPr="006F2CA2" w:rsidRDefault="006F2CA2" w:rsidP="006F2CA2">
            <w:pPr>
              <w:spacing w:before="60" w:after="60" w:line="240" w:lineRule="auto"/>
              <w:ind w:left="2820" w:hanging="490"/>
              <w:jc w:val="both"/>
              <w:rPr>
                <w:rFonts w:ascii="Times New Roman" w:hAnsi="Times New Roman" w:cs="Times New Roman"/>
                <w:sz w:val="22"/>
                <w:szCs w:val="20"/>
                <w:lang w:val="en-GB" w:eastAsia="zh-CN"/>
              </w:rPr>
            </w:pPr>
            <w:r w:rsidRPr="006F2CA2">
              <w:rPr>
                <w:rFonts w:ascii="Times New Roman" w:hAnsi="Times New Roman" w:cs="Times New Roman"/>
                <w:sz w:val="22"/>
                <w:szCs w:val="20"/>
                <w:lang w:val="en-GB" w:eastAsia="zh-CN"/>
              </w:rPr>
              <w:fldChar w:fldCharType="begin"/>
            </w:r>
            <w:r w:rsidRPr="006F2CA2">
              <w:rPr>
                <w:rFonts w:ascii="Times New Roman" w:hAnsi="Times New Roman" w:cs="Times New Roman"/>
                <w:sz w:val="22"/>
                <w:szCs w:val="20"/>
                <w:lang w:val="en-GB" w:eastAsia="zh-CN"/>
              </w:rPr>
              <w:instrText xml:space="preserve"> GUID=260901dd-88c5-43cc-924a-e671417b03f1 </w:instrText>
            </w:r>
            <w:r w:rsidRPr="006F2CA2">
              <w:rPr>
                <w:rFonts w:ascii="Times New Roman" w:hAnsi="Times New Roman" w:cs="Times New Roman"/>
                <w:sz w:val="22"/>
                <w:szCs w:val="20"/>
                <w:lang w:val="en-GB" w:eastAsia="zh-CN"/>
              </w:rPr>
              <w:fldChar w:fldCharType="end"/>
            </w:r>
            <w:r w:rsidRPr="006F2CA2">
              <w:rPr>
                <w:rFonts w:ascii="Times New Roman" w:hAnsi="Times New Roman" w:cs="Times New Roman"/>
                <w:sz w:val="22"/>
                <w:szCs w:val="20"/>
                <w:lang w:val="en-GB" w:eastAsia="zh-CN"/>
              </w:rPr>
              <w:t>(B)</w:t>
            </w:r>
            <w:r w:rsidRPr="006F2CA2">
              <w:rPr>
                <w:rFonts w:ascii="Times New Roman" w:hAnsi="Times New Roman" w:cs="Times New Roman"/>
                <w:sz w:val="22"/>
                <w:szCs w:val="20"/>
                <w:lang w:val="en-GB" w:eastAsia="zh-CN"/>
              </w:rPr>
              <w:tab/>
              <w:t>Who looks after the child during the day and at night?</w:t>
            </w:r>
          </w:p>
        </w:tc>
      </w:tr>
      <w:tr w:rsidR="006F2CA2" w:rsidRPr="006F2CA2" w14:paraId="3ED1736F" w14:textId="77777777" w:rsidTr="006F2CA2">
        <w:trPr>
          <w:divId w:val="2116439976"/>
          <w:cantSplit/>
          <w:jc w:val="center"/>
        </w:trPr>
        <w:tc>
          <w:tcPr>
            <w:tcW w:w="7120" w:type="dxa"/>
          </w:tcPr>
          <w:p w14:paraId="062E71D4" w14:textId="77777777" w:rsidR="006F2CA2" w:rsidRPr="006F2CA2" w:rsidRDefault="006F2CA2" w:rsidP="006F2CA2">
            <w:pPr>
              <w:spacing w:before="60" w:after="60" w:line="240" w:lineRule="auto"/>
              <w:ind w:left="2820" w:hanging="490"/>
              <w:jc w:val="both"/>
              <w:rPr>
                <w:rFonts w:ascii="Times New Roman" w:hAnsi="Times New Roman" w:cs="Times New Roman"/>
                <w:sz w:val="22"/>
                <w:szCs w:val="20"/>
                <w:lang w:val="en-GB" w:eastAsia="zh-CN"/>
              </w:rPr>
            </w:pPr>
            <w:r w:rsidRPr="006F2CA2">
              <w:rPr>
                <w:rFonts w:ascii="Times New Roman" w:hAnsi="Times New Roman" w:cs="Times New Roman"/>
                <w:sz w:val="22"/>
                <w:szCs w:val="20"/>
                <w:lang w:val="en-GB" w:eastAsia="zh-CN"/>
              </w:rPr>
              <w:fldChar w:fldCharType="begin"/>
            </w:r>
            <w:r w:rsidRPr="006F2CA2">
              <w:rPr>
                <w:rFonts w:ascii="Times New Roman" w:hAnsi="Times New Roman" w:cs="Times New Roman"/>
                <w:sz w:val="22"/>
                <w:szCs w:val="20"/>
                <w:lang w:val="en-GB" w:eastAsia="zh-CN"/>
              </w:rPr>
              <w:instrText xml:space="preserve"> GUID=f0e3cbb4-3f7f-4d59-8793-fb9f6522e637 </w:instrText>
            </w:r>
            <w:r w:rsidRPr="006F2CA2">
              <w:rPr>
                <w:rFonts w:ascii="Times New Roman" w:hAnsi="Times New Roman" w:cs="Times New Roman"/>
                <w:sz w:val="22"/>
                <w:szCs w:val="20"/>
                <w:lang w:val="en-GB" w:eastAsia="zh-CN"/>
              </w:rPr>
              <w:fldChar w:fldCharType="end"/>
            </w:r>
            <w:r w:rsidRPr="006F2CA2">
              <w:rPr>
                <w:rFonts w:ascii="Times New Roman" w:hAnsi="Times New Roman" w:cs="Times New Roman"/>
                <w:sz w:val="22"/>
                <w:szCs w:val="20"/>
                <w:lang w:val="en-GB" w:eastAsia="zh-CN"/>
              </w:rPr>
              <w:tab/>
              <w:t>(i.e. father/mother/maid/elder siblings/relatives [</w:t>
            </w:r>
            <w:r w:rsidRPr="006F2CA2">
              <w:rPr>
                <w:rFonts w:ascii="Times New Roman" w:hAnsi="Times New Roman" w:cs="Times New Roman"/>
                <w:i/>
                <w:sz w:val="22"/>
                <w:szCs w:val="20"/>
                <w:lang w:val="en-GB" w:eastAsia="zh-CN"/>
              </w:rPr>
              <w:t>to</w:t>
            </w:r>
            <w:r w:rsidRPr="006F2CA2">
              <w:rPr>
                <w:rFonts w:ascii="Times New Roman" w:hAnsi="Times New Roman" w:cs="Times New Roman"/>
                <w:sz w:val="22"/>
                <w:szCs w:val="20"/>
                <w:lang w:val="en-GB" w:eastAsia="zh-CN"/>
              </w:rPr>
              <w:t xml:space="preserve"> </w:t>
            </w:r>
            <w:r w:rsidRPr="006F2CA2">
              <w:rPr>
                <w:rFonts w:ascii="Times New Roman" w:hAnsi="Times New Roman" w:cs="Times New Roman"/>
                <w:i/>
                <w:sz w:val="22"/>
                <w:szCs w:val="20"/>
                <w:lang w:val="en-GB" w:eastAsia="zh-CN"/>
              </w:rPr>
              <w:t>specify nature of relationship to the child</w:t>
            </w:r>
            <w:r w:rsidRPr="006F2CA2">
              <w:rPr>
                <w:rFonts w:ascii="Times New Roman" w:hAnsi="Times New Roman" w:cs="Times New Roman"/>
                <w:sz w:val="22"/>
                <w:szCs w:val="20"/>
                <w:lang w:val="en-GB" w:eastAsia="zh-CN"/>
              </w:rPr>
              <w:t>]/a combination of the above/others [</w:t>
            </w:r>
            <w:r w:rsidRPr="006F2CA2">
              <w:rPr>
                <w:rFonts w:ascii="Times New Roman" w:hAnsi="Times New Roman" w:cs="Times New Roman"/>
                <w:i/>
                <w:sz w:val="22"/>
                <w:szCs w:val="20"/>
                <w:lang w:val="en-GB" w:eastAsia="zh-CN"/>
              </w:rPr>
              <w:t xml:space="preserve">to </w:t>
            </w:r>
            <w:proofErr w:type="gramStart"/>
            <w:r w:rsidRPr="006F2CA2">
              <w:rPr>
                <w:rFonts w:ascii="Times New Roman" w:hAnsi="Times New Roman" w:cs="Times New Roman"/>
                <w:i/>
                <w:sz w:val="22"/>
                <w:szCs w:val="20"/>
                <w:lang w:val="en-GB" w:eastAsia="zh-CN"/>
              </w:rPr>
              <w:t>specify</w:t>
            </w:r>
            <w:r w:rsidRPr="006F2CA2">
              <w:rPr>
                <w:rFonts w:ascii="Times New Roman" w:hAnsi="Times New Roman" w:cs="Times New Roman"/>
                <w:sz w:val="22"/>
                <w:szCs w:val="20"/>
                <w:lang w:val="en-GB" w:eastAsia="zh-CN"/>
              </w:rPr>
              <w:t>]*</w:t>
            </w:r>
            <w:proofErr w:type="gramEnd"/>
            <w:r w:rsidRPr="006F2CA2">
              <w:rPr>
                <w:rFonts w:ascii="Times New Roman" w:hAnsi="Times New Roman" w:cs="Times New Roman"/>
                <w:sz w:val="22"/>
                <w:szCs w:val="20"/>
                <w:lang w:val="en-GB" w:eastAsia="zh-CN"/>
              </w:rPr>
              <w:t>)</w:t>
            </w:r>
          </w:p>
        </w:tc>
      </w:tr>
      <w:tr w:rsidR="006F2CA2" w:rsidRPr="006F2CA2" w14:paraId="169CB328" w14:textId="77777777" w:rsidTr="006F2CA2">
        <w:trPr>
          <w:divId w:val="2116439976"/>
          <w:cantSplit/>
          <w:jc w:val="center"/>
        </w:trPr>
        <w:tc>
          <w:tcPr>
            <w:tcW w:w="7120" w:type="dxa"/>
          </w:tcPr>
          <w:p w14:paraId="0446439E" w14:textId="77777777" w:rsidR="006F2CA2" w:rsidRPr="006F2CA2" w:rsidRDefault="006F2CA2" w:rsidP="006F2CA2">
            <w:pPr>
              <w:spacing w:before="60" w:after="60" w:line="240" w:lineRule="auto"/>
              <w:ind w:left="2820"/>
              <w:jc w:val="both"/>
              <w:rPr>
                <w:rFonts w:ascii="Times New Roman" w:hAnsi="Times New Roman" w:cs="Times New Roman"/>
                <w:sz w:val="22"/>
                <w:szCs w:val="20"/>
                <w:lang w:val="en-GB" w:eastAsia="zh-CN"/>
              </w:rPr>
            </w:pPr>
            <w:r w:rsidRPr="006F2CA2">
              <w:rPr>
                <w:rFonts w:ascii="Times New Roman" w:hAnsi="Times New Roman" w:cs="Times New Roman"/>
                <w:sz w:val="22"/>
                <w:szCs w:val="20"/>
                <w:lang w:val="en-GB" w:eastAsia="zh-CN"/>
              </w:rPr>
              <w:fldChar w:fldCharType="begin"/>
            </w:r>
            <w:r w:rsidRPr="006F2CA2">
              <w:rPr>
                <w:rFonts w:ascii="Times New Roman" w:hAnsi="Times New Roman" w:cs="Times New Roman"/>
                <w:sz w:val="22"/>
                <w:szCs w:val="20"/>
                <w:lang w:val="en-GB" w:eastAsia="zh-CN"/>
              </w:rPr>
              <w:instrText xml:space="preserve"> GUID=5a680b48-9a28-49fb-81b9-a789026e729b </w:instrText>
            </w:r>
            <w:r w:rsidRPr="006F2CA2">
              <w:rPr>
                <w:rFonts w:ascii="Times New Roman" w:hAnsi="Times New Roman" w:cs="Times New Roman"/>
                <w:sz w:val="22"/>
                <w:szCs w:val="20"/>
                <w:lang w:val="en-GB" w:eastAsia="zh-CN"/>
              </w:rPr>
              <w:fldChar w:fldCharType="end"/>
            </w:r>
            <w:r w:rsidRPr="006F2CA2">
              <w:rPr>
                <w:rFonts w:ascii="Times New Roman" w:hAnsi="Times New Roman" w:cs="Times New Roman"/>
                <w:sz w:val="22"/>
                <w:szCs w:val="20"/>
                <w:lang w:val="en-GB" w:eastAsia="zh-CN"/>
              </w:rPr>
              <w:t>(C)</w:t>
            </w:r>
            <w:r w:rsidRPr="006F2CA2">
              <w:rPr>
                <w:rFonts w:ascii="Times New Roman" w:hAnsi="Times New Roman" w:cs="Times New Roman"/>
                <w:sz w:val="22"/>
                <w:szCs w:val="20"/>
                <w:lang w:val="en-GB" w:eastAsia="zh-CN"/>
              </w:rPr>
              <w:tab/>
              <w:t xml:space="preserve">Where is the </w:t>
            </w:r>
            <w:proofErr w:type="gramStart"/>
            <w:r w:rsidRPr="006F2CA2">
              <w:rPr>
                <w:rFonts w:ascii="Times New Roman" w:hAnsi="Times New Roman" w:cs="Times New Roman"/>
                <w:sz w:val="22"/>
                <w:szCs w:val="20"/>
                <w:lang w:val="en-GB" w:eastAsia="zh-CN"/>
              </w:rPr>
              <w:t>child cared</w:t>
            </w:r>
            <w:proofErr w:type="gramEnd"/>
            <w:r w:rsidRPr="006F2CA2">
              <w:rPr>
                <w:rFonts w:ascii="Times New Roman" w:hAnsi="Times New Roman" w:cs="Times New Roman"/>
                <w:sz w:val="22"/>
                <w:szCs w:val="20"/>
                <w:lang w:val="en-GB" w:eastAsia="zh-CN"/>
              </w:rPr>
              <w:t xml:space="preserve"> for during the day and at night?</w:t>
            </w:r>
          </w:p>
        </w:tc>
      </w:tr>
      <w:tr w:rsidR="006F2CA2" w:rsidRPr="006F2CA2" w14:paraId="376D3CA3" w14:textId="77777777" w:rsidTr="006F2CA2">
        <w:trPr>
          <w:divId w:val="2116439976"/>
          <w:cantSplit/>
          <w:jc w:val="center"/>
        </w:trPr>
        <w:tc>
          <w:tcPr>
            <w:tcW w:w="7120" w:type="dxa"/>
          </w:tcPr>
          <w:p w14:paraId="1491C633" w14:textId="77777777" w:rsidR="006F2CA2" w:rsidRPr="006F2CA2" w:rsidRDefault="006F2CA2" w:rsidP="006F2CA2">
            <w:pPr>
              <w:spacing w:before="60" w:after="60" w:line="240" w:lineRule="auto"/>
              <w:ind w:left="2820"/>
              <w:jc w:val="both"/>
              <w:rPr>
                <w:rFonts w:ascii="Times New Roman" w:hAnsi="Times New Roman" w:cs="Times New Roman"/>
                <w:sz w:val="22"/>
                <w:szCs w:val="20"/>
                <w:lang w:val="en-GB" w:eastAsia="zh-CN"/>
              </w:rPr>
            </w:pPr>
            <w:r w:rsidRPr="006F2CA2">
              <w:rPr>
                <w:rFonts w:ascii="Times New Roman" w:hAnsi="Times New Roman" w:cs="Times New Roman"/>
                <w:sz w:val="22"/>
                <w:szCs w:val="20"/>
                <w:lang w:val="en-GB" w:eastAsia="zh-CN"/>
              </w:rPr>
              <w:fldChar w:fldCharType="begin"/>
            </w:r>
            <w:r w:rsidRPr="006F2CA2">
              <w:rPr>
                <w:rFonts w:ascii="Times New Roman" w:hAnsi="Times New Roman" w:cs="Times New Roman"/>
                <w:sz w:val="22"/>
                <w:szCs w:val="20"/>
                <w:lang w:val="en-GB" w:eastAsia="zh-CN"/>
              </w:rPr>
              <w:instrText xml:space="preserve"> GUID=12da72a7-505d-4b3f-84a0-6c50e850d029 </w:instrText>
            </w:r>
            <w:r w:rsidRPr="006F2CA2">
              <w:rPr>
                <w:rFonts w:ascii="Times New Roman" w:hAnsi="Times New Roman" w:cs="Times New Roman"/>
                <w:sz w:val="22"/>
                <w:szCs w:val="20"/>
                <w:lang w:val="en-GB" w:eastAsia="zh-CN"/>
              </w:rPr>
              <w:fldChar w:fldCharType="end"/>
            </w:r>
            <w:r w:rsidRPr="006F2CA2">
              <w:rPr>
                <w:rFonts w:ascii="Times New Roman" w:hAnsi="Times New Roman" w:cs="Times New Roman"/>
                <w:sz w:val="22"/>
                <w:szCs w:val="20"/>
                <w:lang w:val="en-GB" w:eastAsia="zh-CN"/>
              </w:rPr>
              <w:tab/>
              <w:t>(i.e. at the matrimonial home/childcare centre/babysitter/relative’s home [</w:t>
            </w:r>
            <w:r w:rsidRPr="006F2CA2">
              <w:rPr>
                <w:rFonts w:ascii="Times New Roman" w:hAnsi="Times New Roman" w:cs="Times New Roman"/>
                <w:i/>
                <w:sz w:val="22"/>
                <w:szCs w:val="20"/>
                <w:lang w:val="en-GB" w:eastAsia="zh-CN"/>
              </w:rPr>
              <w:t>to specify nature of person’s relationship to the child</w:t>
            </w:r>
            <w:r w:rsidRPr="006F2CA2">
              <w:rPr>
                <w:rFonts w:ascii="Times New Roman" w:hAnsi="Times New Roman" w:cs="Times New Roman"/>
                <w:sz w:val="22"/>
                <w:szCs w:val="20"/>
                <w:lang w:val="en-GB" w:eastAsia="zh-CN"/>
              </w:rPr>
              <w:t>]/others [</w:t>
            </w:r>
            <w:r w:rsidRPr="006F2CA2">
              <w:rPr>
                <w:rFonts w:ascii="Times New Roman" w:hAnsi="Times New Roman" w:cs="Times New Roman"/>
                <w:i/>
                <w:sz w:val="22"/>
                <w:szCs w:val="20"/>
                <w:lang w:val="en-GB" w:eastAsia="zh-CN"/>
              </w:rPr>
              <w:t xml:space="preserve">to </w:t>
            </w:r>
            <w:proofErr w:type="gramStart"/>
            <w:r w:rsidRPr="006F2CA2">
              <w:rPr>
                <w:rFonts w:ascii="Times New Roman" w:hAnsi="Times New Roman" w:cs="Times New Roman"/>
                <w:i/>
                <w:sz w:val="22"/>
                <w:szCs w:val="20"/>
                <w:lang w:val="en-GB" w:eastAsia="zh-CN"/>
              </w:rPr>
              <w:t>specify</w:t>
            </w:r>
            <w:r w:rsidRPr="006F2CA2">
              <w:rPr>
                <w:rFonts w:ascii="Times New Roman" w:hAnsi="Times New Roman" w:cs="Times New Roman"/>
                <w:sz w:val="22"/>
                <w:szCs w:val="20"/>
                <w:lang w:val="en-GB" w:eastAsia="zh-CN"/>
              </w:rPr>
              <w:t>]*</w:t>
            </w:r>
            <w:proofErr w:type="gramEnd"/>
            <w:r w:rsidRPr="006F2CA2">
              <w:rPr>
                <w:rFonts w:ascii="Times New Roman" w:hAnsi="Times New Roman" w:cs="Times New Roman"/>
                <w:sz w:val="22"/>
                <w:szCs w:val="20"/>
                <w:lang w:val="en-GB" w:eastAsia="zh-CN"/>
              </w:rPr>
              <w:t>)</w:t>
            </w:r>
          </w:p>
        </w:tc>
      </w:tr>
      <w:tr w:rsidR="006F2CA2" w:rsidRPr="006F2CA2" w14:paraId="6EAC8C53" w14:textId="77777777" w:rsidTr="006F2CA2">
        <w:trPr>
          <w:divId w:val="2116439976"/>
          <w:cantSplit/>
          <w:jc w:val="center"/>
        </w:trPr>
        <w:tc>
          <w:tcPr>
            <w:tcW w:w="7120" w:type="dxa"/>
          </w:tcPr>
          <w:p w14:paraId="74BC1633" w14:textId="77777777" w:rsidR="006F2CA2" w:rsidRPr="006F2CA2" w:rsidRDefault="006F2CA2" w:rsidP="006F2CA2">
            <w:pPr>
              <w:spacing w:before="60" w:after="60" w:line="240" w:lineRule="auto"/>
              <w:ind w:left="2820" w:hanging="490"/>
              <w:jc w:val="both"/>
              <w:rPr>
                <w:rFonts w:ascii="Times New Roman" w:hAnsi="Times New Roman" w:cs="Times New Roman"/>
                <w:sz w:val="22"/>
                <w:szCs w:val="20"/>
                <w:lang w:val="en-GB" w:eastAsia="zh-CN"/>
              </w:rPr>
            </w:pPr>
            <w:r w:rsidRPr="006F2CA2">
              <w:rPr>
                <w:rFonts w:ascii="Times New Roman" w:hAnsi="Times New Roman" w:cs="Times New Roman"/>
                <w:sz w:val="22"/>
                <w:szCs w:val="20"/>
                <w:lang w:val="en-GB" w:eastAsia="zh-CN"/>
              </w:rPr>
              <w:fldChar w:fldCharType="begin"/>
            </w:r>
            <w:r w:rsidRPr="006F2CA2">
              <w:rPr>
                <w:rFonts w:ascii="Times New Roman" w:hAnsi="Times New Roman" w:cs="Times New Roman"/>
                <w:sz w:val="22"/>
                <w:szCs w:val="20"/>
                <w:lang w:val="en-GB" w:eastAsia="zh-CN"/>
              </w:rPr>
              <w:instrText xml:space="preserve"> GUID=38fcd9c7-b40b-4012-9910-41ec14d05306 </w:instrText>
            </w:r>
            <w:r w:rsidRPr="006F2CA2">
              <w:rPr>
                <w:rFonts w:ascii="Times New Roman" w:hAnsi="Times New Roman" w:cs="Times New Roman"/>
                <w:sz w:val="22"/>
                <w:szCs w:val="20"/>
                <w:lang w:val="en-GB" w:eastAsia="zh-CN"/>
              </w:rPr>
              <w:fldChar w:fldCharType="end"/>
            </w:r>
            <w:r w:rsidRPr="006F2CA2">
              <w:rPr>
                <w:rFonts w:ascii="Times New Roman" w:hAnsi="Times New Roman" w:cs="Times New Roman"/>
                <w:sz w:val="22"/>
                <w:szCs w:val="20"/>
                <w:lang w:val="en-GB" w:eastAsia="zh-CN"/>
              </w:rPr>
              <w:t>(D)</w:t>
            </w:r>
            <w:r w:rsidRPr="006F2CA2">
              <w:rPr>
                <w:rFonts w:ascii="Times New Roman" w:hAnsi="Times New Roman" w:cs="Times New Roman"/>
                <w:sz w:val="22"/>
                <w:szCs w:val="20"/>
                <w:lang w:val="en-GB" w:eastAsia="zh-CN"/>
              </w:rPr>
              <w:tab/>
              <w:t xml:space="preserve">For how long </w:t>
            </w:r>
            <w:proofErr w:type="gramStart"/>
            <w:r w:rsidRPr="006F2CA2">
              <w:rPr>
                <w:rFonts w:ascii="Times New Roman" w:hAnsi="Times New Roman" w:cs="Times New Roman"/>
                <w:sz w:val="22"/>
                <w:szCs w:val="20"/>
                <w:lang w:val="en-GB" w:eastAsia="zh-CN"/>
              </w:rPr>
              <w:t>has this arrangement</w:t>
            </w:r>
            <w:proofErr w:type="gramEnd"/>
            <w:r w:rsidRPr="006F2CA2">
              <w:rPr>
                <w:rFonts w:ascii="Times New Roman" w:hAnsi="Times New Roman" w:cs="Times New Roman"/>
                <w:sz w:val="22"/>
                <w:szCs w:val="20"/>
                <w:lang w:val="en-GB" w:eastAsia="zh-CN"/>
              </w:rPr>
              <w:t xml:space="preserve"> been in place?</w:t>
            </w:r>
          </w:p>
        </w:tc>
      </w:tr>
      <w:tr w:rsidR="006F2CA2" w:rsidRPr="006F2CA2" w14:paraId="73CBB376" w14:textId="77777777" w:rsidTr="006F2CA2">
        <w:trPr>
          <w:divId w:val="2116439976"/>
          <w:cantSplit/>
          <w:jc w:val="center"/>
        </w:trPr>
        <w:tc>
          <w:tcPr>
            <w:tcW w:w="7120" w:type="dxa"/>
          </w:tcPr>
          <w:p w14:paraId="6C903845" w14:textId="77777777" w:rsidR="006F2CA2" w:rsidRPr="006F2CA2" w:rsidRDefault="006F2CA2" w:rsidP="006F2CA2">
            <w:pPr>
              <w:spacing w:before="60" w:after="60" w:line="240" w:lineRule="auto"/>
              <w:ind w:left="2820" w:hanging="490"/>
              <w:jc w:val="both"/>
              <w:rPr>
                <w:rFonts w:ascii="Times New Roman" w:hAnsi="Times New Roman" w:cs="Times New Roman"/>
                <w:sz w:val="22"/>
                <w:szCs w:val="20"/>
                <w:lang w:val="en-GB" w:eastAsia="zh-CN"/>
              </w:rPr>
            </w:pPr>
            <w:r w:rsidRPr="006F2CA2">
              <w:rPr>
                <w:rFonts w:ascii="Times New Roman" w:hAnsi="Times New Roman" w:cs="Times New Roman"/>
                <w:sz w:val="22"/>
                <w:szCs w:val="20"/>
                <w:lang w:val="en-GB" w:eastAsia="zh-CN"/>
              </w:rPr>
              <w:fldChar w:fldCharType="begin"/>
            </w:r>
            <w:r w:rsidRPr="006F2CA2">
              <w:rPr>
                <w:rFonts w:ascii="Times New Roman" w:hAnsi="Times New Roman" w:cs="Times New Roman"/>
                <w:sz w:val="22"/>
                <w:szCs w:val="20"/>
                <w:lang w:val="en-GB" w:eastAsia="zh-CN"/>
              </w:rPr>
              <w:instrText xml:space="preserve"> GUID=2fbb5615-328c-4c68-be0d-d5874388e686 </w:instrText>
            </w:r>
            <w:r w:rsidRPr="006F2CA2">
              <w:rPr>
                <w:rFonts w:ascii="Times New Roman" w:hAnsi="Times New Roman" w:cs="Times New Roman"/>
                <w:sz w:val="22"/>
                <w:szCs w:val="20"/>
                <w:lang w:val="en-GB" w:eastAsia="zh-CN"/>
              </w:rPr>
              <w:fldChar w:fldCharType="end"/>
            </w:r>
            <w:r w:rsidRPr="006F2CA2">
              <w:rPr>
                <w:rFonts w:ascii="Times New Roman" w:hAnsi="Times New Roman" w:cs="Times New Roman"/>
                <w:sz w:val="22"/>
                <w:szCs w:val="20"/>
                <w:lang w:val="en-GB" w:eastAsia="zh-CN"/>
              </w:rPr>
              <w:tab/>
              <w:t>[</w:t>
            </w:r>
            <w:r w:rsidRPr="006F2CA2">
              <w:rPr>
                <w:rFonts w:ascii="Times New Roman" w:hAnsi="Times New Roman" w:cs="Times New Roman"/>
                <w:i/>
                <w:sz w:val="22"/>
                <w:szCs w:val="20"/>
                <w:lang w:val="en-GB" w:eastAsia="zh-CN"/>
              </w:rPr>
              <w:t xml:space="preserve">State estimated period of time, </w:t>
            </w:r>
            <w:proofErr w:type="gramStart"/>
            <w:r w:rsidRPr="006F2CA2">
              <w:rPr>
                <w:rFonts w:ascii="Times New Roman" w:hAnsi="Times New Roman" w:cs="Times New Roman"/>
                <w:i/>
                <w:sz w:val="22"/>
                <w:szCs w:val="20"/>
                <w:lang w:val="en-GB" w:eastAsia="zh-CN"/>
              </w:rPr>
              <w:t>i.e.</w:t>
            </w:r>
            <w:proofErr w:type="gramEnd"/>
            <w:r w:rsidRPr="006F2CA2">
              <w:rPr>
                <w:rFonts w:ascii="Times New Roman" w:hAnsi="Times New Roman" w:cs="Times New Roman"/>
                <w:i/>
                <w:sz w:val="22"/>
                <w:szCs w:val="20"/>
                <w:lang w:val="en-GB" w:eastAsia="zh-CN"/>
              </w:rPr>
              <w:t xml:space="preserve"> from which date till the present date</w:t>
            </w:r>
            <w:r w:rsidRPr="006F2CA2">
              <w:rPr>
                <w:rFonts w:ascii="Times New Roman" w:hAnsi="Times New Roman" w:cs="Times New Roman"/>
                <w:sz w:val="22"/>
                <w:szCs w:val="20"/>
                <w:lang w:val="en-GB" w:eastAsia="zh-CN"/>
              </w:rPr>
              <w:t>]</w:t>
            </w:r>
          </w:p>
        </w:tc>
      </w:tr>
      <w:tr w:rsidR="006F2CA2" w:rsidRPr="006F2CA2" w14:paraId="5E0C24DF" w14:textId="77777777" w:rsidTr="006F2CA2">
        <w:trPr>
          <w:divId w:val="2116439976"/>
          <w:cantSplit/>
          <w:jc w:val="center"/>
        </w:trPr>
        <w:tc>
          <w:tcPr>
            <w:tcW w:w="7120" w:type="dxa"/>
          </w:tcPr>
          <w:p w14:paraId="68B0B492" w14:textId="77777777" w:rsidR="006F2CA2" w:rsidRPr="006F2CA2" w:rsidRDefault="006F2CA2" w:rsidP="006F2CA2">
            <w:pPr>
              <w:spacing w:before="60" w:after="60" w:line="240" w:lineRule="auto"/>
              <w:ind w:left="188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GUID=799e8ba9-4afe-41c4-ac5d-ff943601757e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(ii)</w:t>
            </w:r>
            <w:r w:rsidRPr="006F2CA2">
              <w:rPr>
                <w:rFonts w:ascii="Times New Roman" w:hAnsi="Times New Roman" w:cs="Times New Roman"/>
                <w:sz w:val="22"/>
                <w:szCs w:val="20"/>
                <w:lang w:val="en-GB" w:eastAsia="en-US"/>
              </w:rPr>
              <w:tab/>
              <w:t xml:space="preserve">*If child is presently attending school </w:t>
            </w:r>
            <w:proofErr w:type="gramStart"/>
            <w:r w:rsidRPr="006F2CA2">
              <w:rPr>
                <w:rFonts w:ascii="Times New Roman" w:hAnsi="Times New Roman" w:cs="Times New Roman"/>
                <w:sz w:val="22"/>
                <w:szCs w:val="20"/>
                <w:lang w:val="en-GB" w:eastAsia="en-US"/>
              </w:rPr>
              <w:t>on a daily basis</w:t>
            </w:r>
            <w:proofErr w:type="gramEnd"/>
            <w:r w:rsidRPr="006F2CA2">
              <w:rPr>
                <w:rFonts w:ascii="Times New Roman" w:hAnsi="Times New Roman" w:cs="Times New Roman"/>
                <w:sz w:val="22"/>
                <w:szCs w:val="20"/>
                <w:lang w:val="en-GB" w:eastAsia="en-US"/>
              </w:rPr>
              <w:t>, to state:</w:t>
            </w:r>
          </w:p>
        </w:tc>
      </w:tr>
      <w:tr w:rsidR="006F2CA2" w:rsidRPr="006F2CA2" w14:paraId="0504FFCA" w14:textId="77777777" w:rsidTr="006F2CA2">
        <w:trPr>
          <w:divId w:val="2116439976"/>
          <w:cantSplit/>
          <w:jc w:val="center"/>
        </w:trPr>
        <w:tc>
          <w:tcPr>
            <w:tcW w:w="7120" w:type="dxa"/>
          </w:tcPr>
          <w:p w14:paraId="12EF6511" w14:textId="77777777" w:rsidR="006F2CA2" w:rsidRPr="006F2CA2" w:rsidRDefault="006F2CA2" w:rsidP="006F2CA2">
            <w:pPr>
              <w:spacing w:before="60" w:after="60" w:line="240" w:lineRule="auto"/>
              <w:ind w:left="2820" w:hanging="490"/>
              <w:jc w:val="both"/>
              <w:rPr>
                <w:rFonts w:ascii="Times New Roman" w:hAnsi="Times New Roman" w:cs="Times New Roman"/>
                <w:sz w:val="22"/>
                <w:szCs w:val="20"/>
                <w:lang w:val="en-GB" w:eastAsia="zh-CN"/>
              </w:rPr>
            </w:pPr>
            <w:r w:rsidRPr="006F2CA2">
              <w:rPr>
                <w:rFonts w:ascii="Times New Roman" w:hAnsi="Times New Roman" w:cs="Times New Roman"/>
                <w:sz w:val="22"/>
                <w:szCs w:val="20"/>
                <w:lang w:val="en-GB" w:eastAsia="zh-CN"/>
              </w:rPr>
              <w:fldChar w:fldCharType="begin"/>
            </w:r>
            <w:r w:rsidRPr="006F2CA2">
              <w:rPr>
                <w:rFonts w:ascii="Times New Roman" w:hAnsi="Times New Roman" w:cs="Times New Roman"/>
                <w:sz w:val="22"/>
                <w:szCs w:val="20"/>
                <w:lang w:val="en-GB" w:eastAsia="zh-CN"/>
              </w:rPr>
              <w:instrText xml:space="preserve"> GUID=c47be00b-cab1-4e5a-a6f2-1c01dfd85755 </w:instrText>
            </w:r>
            <w:r w:rsidRPr="006F2CA2">
              <w:rPr>
                <w:rFonts w:ascii="Times New Roman" w:hAnsi="Times New Roman" w:cs="Times New Roman"/>
                <w:sz w:val="22"/>
                <w:szCs w:val="20"/>
                <w:lang w:val="en-GB" w:eastAsia="zh-CN"/>
              </w:rPr>
              <w:fldChar w:fldCharType="end"/>
            </w:r>
            <w:r w:rsidRPr="006F2CA2">
              <w:rPr>
                <w:rFonts w:ascii="Times New Roman" w:hAnsi="Times New Roman" w:cs="Times New Roman"/>
                <w:sz w:val="22"/>
                <w:szCs w:val="20"/>
                <w:lang w:val="en-GB" w:eastAsia="zh-CN"/>
              </w:rPr>
              <w:t>(A)</w:t>
            </w:r>
            <w:r w:rsidRPr="006F2CA2">
              <w:rPr>
                <w:rFonts w:ascii="Times New Roman" w:hAnsi="Times New Roman" w:cs="Times New Roman"/>
                <w:sz w:val="22"/>
                <w:szCs w:val="20"/>
                <w:lang w:val="en-GB" w:eastAsia="zh-CN"/>
              </w:rPr>
              <w:tab/>
              <w:t>The child’s school hours.</w:t>
            </w:r>
          </w:p>
        </w:tc>
      </w:tr>
      <w:tr w:rsidR="006F2CA2" w:rsidRPr="006F2CA2" w14:paraId="3F8958E9" w14:textId="77777777" w:rsidTr="006F2CA2">
        <w:trPr>
          <w:divId w:val="2116439976"/>
          <w:cantSplit/>
          <w:jc w:val="center"/>
        </w:trPr>
        <w:tc>
          <w:tcPr>
            <w:tcW w:w="7120" w:type="dxa"/>
          </w:tcPr>
          <w:p w14:paraId="2BD5AE38" w14:textId="77777777" w:rsidR="006F2CA2" w:rsidRPr="006F2CA2" w:rsidRDefault="006F2CA2" w:rsidP="006F2CA2">
            <w:pPr>
              <w:spacing w:before="60" w:after="60" w:line="240" w:lineRule="auto"/>
              <w:ind w:left="2820" w:hanging="490"/>
              <w:jc w:val="both"/>
              <w:rPr>
                <w:rFonts w:ascii="Times New Roman" w:hAnsi="Times New Roman" w:cs="Times New Roman"/>
                <w:sz w:val="22"/>
                <w:szCs w:val="20"/>
                <w:lang w:val="en-GB" w:eastAsia="zh-CN"/>
              </w:rPr>
            </w:pPr>
            <w:r w:rsidRPr="006F2CA2">
              <w:rPr>
                <w:rFonts w:ascii="Times New Roman" w:hAnsi="Times New Roman" w:cs="Times New Roman"/>
                <w:sz w:val="22"/>
                <w:szCs w:val="20"/>
                <w:lang w:val="en-GB" w:eastAsia="zh-CN"/>
              </w:rPr>
              <w:fldChar w:fldCharType="begin"/>
            </w:r>
            <w:r w:rsidRPr="006F2CA2">
              <w:rPr>
                <w:rFonts w:ascii="Times New Roman" w:hAnsi="Times New Roman" w:cs="Times New Roman"/>
                <w:sz w:val="22"/>
                <w:szCs w:val="20"/>
                <w:lang w:val="en-GB" w:eastAsia="zh-CN"/>
              </w:rPr>
              <w:instrText xml:space="preserve"> GUID=e548e4ae-0715-41e5-9ea9-cc5e07d5191a </w:instrText>
            </w:r>
            <w:r w:rsidRPr="006F2CA2">
              <w:rPr>
                <w:rFonts w:ascii="Times New Roman" w:hAnsi="Times New Roman" w:cs="Times New Roman"/>
                <w:sz w:val="22"/>
                <w:szCs w:val="20"/>
                <w:lang w:val="en-GB" w:eastAsia="zh-CN"/>
              </w:rPr>
              <w:fldChar w:fldCharType="end"/>
            </w:r>
            <w:r w:rsidRPr="006F2CA2">
              <w:rPr>
                <w:rFonts w:ascii="Times New Roman" w:hAnsi="Times New Roman" w:cs="Times New Roman"/>
                <w:sz w:val="22"/>
                <w:szCs w:val="20"/>
                <w:lang w:val="en-GB" w:eastAsia="zh-CN"/>
              </w:rPr>
              <w:t>(B)</w:t>
            </w:r>
            <w:r w:rsidRPr="006F2CA2">
              <w:rPr>
                <w:rFonts w:ascii="Times New Roman" w:hAnsi="Times New Roman" w:cs="Times New Roman"/>
                <w:sz w:val="22"/>
                <w:szCs w:val="20"/>
                <w:lang w:val="en-GB" w:eastAsia="zh-CN"/>
              </w:rPr>
              <w:tab/>
              <w:t>Where and by whom is the child being cared for before and after school hours?</w:t>
            </w:r>
          </w:p>
        </w:tc>
      </w:tr>
      <w:tr w:rsidR="006F2CA2" w:rsidRPr="006F2CA2" w14:paraId="0179E894" w14:textId="77777777" w:rsidTr="006F2CA2">
        <w:trPr>
          <w:divId w:val="2116439976"/>
          <w:cantSplit/>
          <w:jc w:val="center"/>
        </w:trPr>
        <w:tc>
          <w:tcPr>
            <w:tcW w:w="7120" w:type="dxa"/>
          </w:tcPr>
          <w:p w14:paraId="1324AFD3" w14:textId="77777777" w:rsidR="006F2CA2" w:rsidRPr="006F2CA2" w:rsidRDefault="006F2CA2" w:rsidP="006F2CA2">
            <w:pPr>
              <w:spacing w:before="60" w:after="60" w:line="240" w:lineRule="auto"/>
              <w:ind w:left="188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GUID=f7f6a9a5-6e48-404f-aa62-9b6ed6360aea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(iii)</w:t>
            </w:r>
            <w:r w:rsidRPr="006F2CA2">
              <w:rPr>
                <w:rFonts w:ascii="Times New Roman" w:hAnsi="Times New Roman" w:cs="Times New Roman"/>
                <w:sz w:val="22"/>
                <w:szCs w:val="20"/>
                <w:lang w:val="en-GB" w:eastAsia="en-US"/>
              </w:rPr>
              <w:tab/>
              <w:t>*Where parties are no longer residing at the same address, to state:</w:t>
            </w:r>
          </w:p>
        </w:tc>
      </w:tr>
      <w:tr w:rsidR="006F2CA2" w:rsidRPr="006F2CA2" w14:paraId="65F8D7C1" w14:textId="77777777" w:rsidTr="006F2CA2">
        <w:trPr>
          <w:divId w:val="2116439976"/>
          <w:cantSplit/>
          <w:jc w:val="center"/>
        </w:trPr>
        <w:tc>
          <w:tcPr>
            <w:tcW w:w="7120" w:type="dxa"/>
          </w:tcPr>
          <w:p w14:paraId="3CDC2EB6" w14:textId="77777777" w:rsidR="006F2CA2" w:rsidRPr="006F2CA2" w:rsidRDefault="006F2CA2" w:rsidP="006F2CA2">
            <w:pPr>
              <w:spacing w:before="60" w:after="60" w:line="240" w:lineRule="auto"/>
              <w:ind w:left="2820" w:hanging="490"/>
              <w:jc w:val="both"/>
              <w:rPr>
                <w:rFonts w:ascii="Times New Roman" w:hAnsi="Times New Roman" w:cs="Times New Roman"/>
                <w:sz w:val="22"/>
                <w:szCs w:val="20"/>
                <w:lang w:val="en-GB" w:eastAsia="zh-CN"/>
              </w:rPr>
            </w:pPr>
            <w:r w:rsidRPr="006F2CA2">
              <w:rPr>
                <w:rFonts w:ascii="Times New Roman" w:hAnsi="Times New Roman" w:cs="Times New Roman"/>
                <w:sz w:val="22"/>
                <w:szCs w:val="20"/>
                <w:lang w:val="en-GB" w:eastAsia="zh-CN"/>
              </w:rPr>
              <w:fldChar w:fldCharType="begin"/>
            </w:r>
            <w:r w:rsidRPr="006F2CA2">
              <w:rPr>
                <w:rFonts w:ascii="Times New Roman" w:hAnsi="Times New Roman" w:cs="Times New Roman"/>
                <w:sz w:val="22"/>
                <w:szCs w:val="20"/>
                <w:lang w:val="en-GB" w:eastAsia="zh-CN"/>
              </w:rPr>
              <w:instrText xml:space="preserve"> GUID=08d3e031-8296-4e3a-a069-11e4cbe984a9 </w:instrText>
            </w:r>
            <w:r w:rsidRPr="006F2CA2">
              <w:rPr>
                <w:rFonts w:ascii="Times New Roman" w:hAnsi="Times New Roman" w:cs="Times New Roman"/>
                <w:sz w:val="22"/>
                <w:szCs w:val="20"/>
                <w:lang w:val="en-GB" w:eastAsia="zh-CN"/>
              </w:rPr>
              <w:fldChar w:fldCharType="end"/>
            </w:r>
            <w:r w:rsidRPr="006F2CA2">
              <w:rPr>
                <w:rFonts w:ascii="Times New Roman" w:hAnsi="Times New Roman" w:cs="Times New Roman"/>
                <w:sz w:val="22"/>
                <w:szCs w:val="20"/>
                <w:lang w:val="en-GB" w:eastAsia="zh-CN"/>
              </w:rPr>
              <w:t>(A)</w:t>
            </w:r>
            <w:r w:rsidRPr="006F2CA2">
              <w:rPr>
                <w:rFonts w:ascii="Times New Roman" w:hAnsi="Times New Roman" w:cs="Times New Roman"/>
                <w:sz w:val="22"/>
                <w:szCs w:val="20"/>
                <w:lang w:val="en-GB" w:eastAsia="zh-CN"/>
              </w:rPr>
              <w:tab/>
              <w:t>Who is the parent who does NOT live with the child (the non-custodial parent)?</w:t>
            </w:r>
          </w:p>
        </w:tc>
      </w:tr>
      <w:tr w:rsidR="006F2CA2" w:rsidRPr="006F2CA2" w14:paraId="5F4724D3" w14:textId="77777777" w:rsidTr="006F2CA2">
        <w:trPr>
          <w:divId w:val="2116439976"/>
          <w:cantSplit/>
          <w:jc w:val="center"/>
        </w:trPr>
        <w:tc>
          <w:tcPr>
            <w:tcW w:w="7120" w:type="dxa"/>
          </w:tcPr>
          <w:p w14:paraId="1679F20A" w14:textId="77777777" w:rsidR="006F2CA2" w:rsidRPr="006F2CA2" w:rsidRDefault="006F2CA2" w:rsidP="006F2CA2">
            <w:pPr>
              <w:spacing w:before="60" w:after="60" w:line="240" w:lineRule="auto"/>
              <w:ind w:left="2820" w:hanging="490"/>
              <w:jc w:val="both"/>
              <w:rPr>
                <w:rFonts w:ascii="Times New Roman" w:hAnsi="Times New Roman" w:cs="Times New Roman"/>
                <w:sz w:val="22"/>
                <w:szCs w:val="20"/>
                <w:lang w:val="en-GB" w:eastAsia="zh-CN"/>
              </w:rPr>
            </w:pPr>
            <w:r w:rsidRPr="006F2CA2">
              <w:rPr>
                <w:rFonts w:ascii="Times New Roman" w:hAnsi="Times New Roman" w:cs="Times New Roman"/>
                <w:sz w:val="22"/>
                <w:szCs w:val="20"/>
                <w:lang w:val="en-GB" w:eastAsia="zh-CN"/>
              </w:rPr>
              <w:fldChar w:fldCharType="begin"/>
            </w:r>
            <w:r w:rsidRPr="006F2CA2">
              <w:rPr>
                <w:rFonts w:ascii="Times New Roman" w:hAnsi="Times New Roman" w:cs="Times New Roman"/>
                <w:sz w:val="22"/>
                <w:szCs w:val="20"/>
                <w:lang w:val="en-GB" w:eastAsia="zh-CN"/>
              </w:rPr>
              <w:instrText xml:space="preserve"> GUID=c598f38b-5036-405c-a3f6-3203a1d210c2 </w:instrText>
            </w:r>
            <w:r w:rsidRPr="006F2CA2">
              <w:rPr>
                <w:rFonts w:ascii="Times New Roman" w:hAnsi="Times New Roman" w:cs="Times New Roman"/>
                <w:sz w:val="22"/>
                <w:szCs w:val="20"/>
                <w:lang w:val="en-GB" w:eastAsia="zh-CN"/>
              </w:rPr>
              <w:fldChar w:fldCharType="end"/>
            </w:r>
            <w:r w:rsidRPr="006F2CA2">
              <w:rPr>
                <w:rFonts w:ascii="Times New Roman" w:hAnsi="Times New Roman" w:cs="Times New Roman"/>
                <w:sz w:val="22"/>
                <w:szCs w:val="20"/>
                <w:lang w:val="en-GB" w:eastAsia="zh-CN"/>
              </w:rPr>
              <w:t>(B)</w:t>
            </w:r>
            <w:r w:rsidRPr="006F2CA2">
              <w:rPr>
                <w:rFonts w:ascii="Times New Roman" w:hAnsi="Times New Roman" w:cs="Times New Roman"/>
                <w:sz w:val="22"/>
                <w:szCs w:val="20"/>
                <w:lang w:val="en-GB" w:eastAsia="zh-CN"/>
              </w:rPr>
              <w:tab/>
              <w:t>When was the last time the non-custodial parent visited the child?</w:t>
            </w:r>
          </w:p>
        </w:tc>
      </w:tr>
      <w:tr w:rsidR="006F2CA2" w:rsidRPr="006F2CA2" w14:paraId="4760AE99" w14:textId="77777777" w:rsidTr="006F2CA2">
        <w:trPr>
          <w:divId w:val="2116439976"/>
          <w:cantSplit/>
          <w:jc w:val="center"/>
        </w:trPr>
        <w:tc>
          <w:tcPr>
            <w:tcW w:w="7120" w:type="dxa"/>
          </w:tcPr>
          <w:p w14:paraId="475C9F86" w14:textId="77777777" w:rsidR="006F2CA2" w:rsidRPr="006F2CA2" w:rsidRDefault="006F2CA2" w:rsidP="006F2CA2">
            <w:pPr>
              <w:spacing w:before="60" w:after="60" w:line="240" w:lineRule="auto"/>
              <w:ind w:left="2820" w:hanging="490"/>
              <w:jc w:val="both"/>
              <w:rPr>
                <w:rFonts w:ascii="Times New Roman" w:hAnsi="Times New Roman" w:cs="Times New Roman"/>
                <w:sz w:val="22"/>
                <w:szCs w:val="20"/>
                <w:lang w:val="en-GB" w:eastAsia="zh-CN"/>
              </w:rPr>
            </w:pPr>
            <w:r w:rsidRPr="006F2CA2">
              <w:rPr>
                <w:rFonts w:ascii="Times New Roman" w:hAnsi="Times New Roman" w:cs="Times New Roman"/>
                <w:sz w:val="22"/>
                <w:szCs w:val="20"/>
                <w:lang w:val="en-GB" w:eastAsia="zh-CN"/>
              </w:rPr>
              <w:fldChar w:fldCharType="begin"/>
            </w:r>
            <w:r w:rsidRPr="006F2CA2">
              <w:rPr>
                <w:rFonts w:ascii="Times New Roman" w:hAnsi="Times New Roman" w:cs="Times New Roman"/>
                <w:sz w:val="22"/>
                <w:szCs w:val="20"/>
                <w:lang w:val="en-GB" w:eastAsia="zh-CN"/>
              </w:rPr>
              <w:instrText xml:space="preserve"> GUID=52504ed0-f67d-451a-b867-4933b5d23b3f </w:instrText>
            </w:r>
            <w:r w:rsidRPr="006F2CA2">
              <w:rPr>
                <w:rFonts w:ascii="Times New Roman" w:hAnsi="Times New Roman" w:cs="Times New Roman"/>
                <w:sz w:val="22"/>
                <w:szCs w:val="20"/>
                <w:lang w:val="en-GB" w:eastAsia="zh-CN"/>
              </w:rPr>
              <w:fldChar w:fldCharType="end"/>
            </w:r>
            <w:r w:rsidRPr="006F2CA2">
              <w:rPr>
                <w:rFonts w:ascii="Times New Roman" w:hAnsi="Times New Roman" w:cs="Times New Roman"/>
                <w:sz w:val="22"/>
                <w:szCs w:val="20"/>
                <w:lang w:val="en-GB" w:eastAsia="zh-CN"/>
              </w:rPr>
              <w:t>(C)</w:t>
            </w:r>
            <w:r w:rsidRPr="006F2CA2">
              <w:rPr>
                <w:rFonts w:ascii="Times New Roman" w:hAnsi="Times New Roman" w:cs="Times New Roman"/>
                <w:sz w:val="22"/>
                <w:szCs w:val="20"/>
                <w:lang w:val="en-GB" w:eastAsia="zh-CN"/>
              </w:rPr>
              <w:tab/>
              <w:t>How often does the non-custodial parent visit the child?</w:t>
            </w:r>
          </w:p>
        </w:tc>
      </w:tr>
      <w:tr w:rsidR="006F2CA2" w:rsidRPr="006F2CA2" w14:paraId="024FFD91" w14:textId="77777777" w:rsidTr="006F2CA2">
        <w:trPr>
          <w:divId w:val="2116439976"/>
          <w:cantSplit/>
          <w:jc w:val="center"/>
        </w:trPr>
        <w:tc>
          <w:tcPr>
            <w:tcW w:w="7120" w:type="dxa"/>
          </w:tcPr>
          <w:p w14:paraId="6316F208" w14:textId="77777777" w:rsidR="006F2CA2" w:rsidRPr="006F2CA2" w:rsidRDefault="006F2CA2" w:rsidP="006F2CA2">
            <w:pPr>
              <w:spacing w:before="60" w:after="60" w:line="240" w:lineRule="auto"/>
              <w:ind w:left="2820" w:hanging="490"/>
              <w:jc w:val="both"/>
              <w:rPr>
                <w:rFonts w:ascii="Times New Roman" w:hAnsi="Times New Roman" w:cs="Times New Roman"/>
                <w:sz w:val="22"/>
                <w:szCs w:val="20"/>
                <w:lang w:val="en-GB" w:eastAsia="zh-CN"/>
              </w:rPr>
            </w:pPr>
            <w:r w:rsidRPr="006F2CA2">
              <w:rPr>
                <w:rFonts w:ascii="Times New Roman" w:hAnsi="Times New Roman" w:cs="Times New Roman"/>
                <w:sz w:val="22"/>
                <w:szCs w:val="20"/>
                <w:lang w:val="en-GB" w:eastAsia="zh-CN"/>
              </w:rPr>
              <w:fldChar w:fldCharType="begin"/>
            </w:r>
            <w:r w:rsidRPr="006F2CA2">
              <w:rPr>
                <w:rFonts w:ascii="Times New Roman" w:hAnsi="Times New Roman" w:cs="Times New Roman"/>
                <w:sz w:val="22"/>
                <w:szCs w:val="20"/>
                <w:lang w:val="en-GB" w:eastAsia="zh-CN"/>
              </w:rPr>
              <w:instrText xml:space="preserve"> GUID=70d2bcd3-11dd-4e2c-9ed7-8c77ce86f742 </w:instrText>
            </w:r>
            <w:r w:rsidRPr="006F2CA2">
              <w:rPr>
                <w:rFonts w:ascii="Times New Roman" w:hAnsi="Times New Roman" w:cs="Times New Roman"/>
                <w:sz w:val="22"/>
                <w:szCs w:val="20"/>
                <w:lang w:val="en-GB" w:eastAsia="zh-CN"/>
              </w:rPr>
              <w:fldChar w:fldCharType="end"/>
            </w:r>
            <w:r w:rsidRPr="006F2CA2">
              <w:rPr>
                <w:rFonts w:ascii="Times New Roman" w:hAnsi="Times New Roman" w:cs="Times New Roman"/>
                <w:sz w:val="22"/>
                <w:szCs w:val="20"/>
                <w:lang w:val="en-GB" w:eastAsia="zh-CN"/>
              </w:rPr>
              <w:t>(D)</w:t>
            </w:r>
            <w:r w:rsidRPr="006F2CA2">
              <w:rPr>
                <w:rFonts w:ascii="Times New Roman" w:hAnsi="Times New Roman" w:cs="Times New Roman"/>
                <w:sz w:val="22"/>
                <w:szCs w:val="20"/>
                <w:lang w:val="en-GB" w:eastAsia="zh-CN"/>
              </w:rPr>
              <w:tab/>
              <w:t>Does the child sometimes stay overnight with the non</w:t>
            </w:r>
            <w:r w:rsidRPr="006F2CA2">
              <w:rPr>
                <w:rFonts w:ascii="Times New Roman" w:hAnsi="Times New Roman" w:cs="Times New Roman"/>
                <w:sz w:val="22"/>
                <w:szCs w:val="20"/>
                <w:lang w:val="en-GB" w:eastAsia="zh-CN"/>
              </w:rPr>
              <w:noBreakHyphen/>
              <w:t>custodial parent?</w:t>
            </w:r>
          </w:p>
        </w:tc>
      </w:tr>
      <w:tr w:rsidR="006F2CA2" w:rsidRPr="006F2CA2" w14:paraId="3650EFE4" w14:textId="77777777" w:rsidTr="006F2CA2">
        <w:trPr>
          <w:divId w:val="2116439976"/>
          <w:cantSplit/>
          <w:jc w:val="center"/>
        </w:trPr>
        <w:tc>
          <w:tcPr>
            <w:tcW w:w="7120" w:type="dxa"/>
          </w:tcPr>
          <w:p w14:paraId="51BF634A"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GUID=d1d15977-7ec0-4433-8b50-d61e642a2718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c</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Education/Employment* [</w:t>
            </w:r>
            <w:r w:rsidRPr="006F2CA2">
              <w:rPr>
                <w:rFonts w:ascii="Times New Roman" w:hAnsi="Times New Roman" w:cs="Times New Roman"/>
                <w:i/>
                <w:sz w:val="22"/>
                <w:szCs w:val="20"/>
                <w:lang w:val="en-GB" w:eastAsia="en-US"/>
              </w:rPr>
              <w:t>state the school or other educational establishment which the child has been and is currently attending, or if he is working, his place of employment, the nature of his work and details of any training he is receiving</w:t>
            </w:r>
            <w:r w:rsidRPr="006F2CA2">
              <w:rPr>
                <w:rFonts w:ascii="Times New Roman" w:hAnsi="Times New Roman" w:cs="Times New Roman"/>
                <w:sz w:val="22"/>
                <w:szCs w:val="20"/>
                <w:lang w:val="en-GB" w:eastAsia="en-US"/>
              </w:rPr>
              <w:t>]</w:t>
            </w:r>
          </w:p>
        </w:tc>
      </w:tr>
      <w:tr w:rsidR="006F2CA2" w:rsidRPr="006F2CA2" w14:paraId="2DE2A082" w14:textId="77777777" w:rsidTr="006F2CA2">
        <w:trPr>
          <w:divId w:val="2116439976"/>
          <w:cantSplit/>
          <w:jc w:val="center"/>
        </w:trPr>
        <w:tc>
          <w:tcPr>
            <w:tcW w:w="7120" w:type="dxa"/>
          </w:tcPr>
          <w:p w14:paraId="5A0FDEC9"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GUID=4f506b51-930c-48ca-88cc-6305fe57f014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d</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Financial provision [</w:t>
            </w:r>
            <w:r w:rsidRPr="006F2CA2">
              <w:rPr>
                <w:rFonts w:ascii="Times New Roman" w:hAnsi="Times New Roman" w:cs="Times New Roman"/>
                <w:i/>
                <w:sz w:val="22"/>
                <w:szCs w:val="20"/>
                <w:lang w:val="en-GB" w:eastAsia="en-US"/>
              </w:rPr>
              <w:t>state who has been and is presently supporting the child or contributing to his support and the extent thereof</w:t>
            </w:r>
            <w:r w:rsidRPr="006F2CA2">
              <w:rPr>
                <w:rFonts w:ascii="Times New Roman" w:hAnsi="Times New Roman" w:cs="Times New Roman"/>
                <w:sz w:val="22"/>
                <w:szCs w:val="20"/>
                <w:lang w:val="en-GB" w:eastAsia="en-US"/>
              </w:rPr>
              <w:t>]</w:t>
            </w:r>
          </w:p>
        </w:tc>
      </w:tr>
      <w:tr w:rsidR="006F2CA2" w:rsidRPr="006F2CA2" w14:paraId="783CCD33" w14:textId="77777777" w:rsidTr="006F2CA2">
        <w:trPr>
          <w:divId w:val="2116439976"/>
          <w:cantSplit/>
          <w:jc w:val="center"/>
        </w:trPr>
        <w:tc>
          <w:tcPr>
            <w:tcW w:w="7120" w:type="dxa"/>
          </w:tcPr>
          <w:p w14:paraId="6A346CBF"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GUID=ca7b1e01-0c7a-4f29-a1c6-90f6a4e4c08c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e</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Access [</w:t>
            </w:r>
            <w:r w:rsidRPr="006F2CA2">
              <w:rPr>
                <w:rFonts w:ascii="Times New Roman" w:hAnsi="Times New Roman" w:cs="Times New Roman"/>
                <w:i/>
                <w:sz w:val="22"/>
                <w:szCs w:val="20"/>
                <w:lang w:val="en-GB" w:eastAsia="en-US"/>
              </w:rPr>
              <w:t>state what are the current arrangements for access and the extent to which access has been given</w:t>
            </w:r>
            <w:r w:rsidRPr="006F2CA2">
              <w:rPr>
                <w:rFonts w:ascii="Times New Roman" w:hAnsi="Times New Roman" w:cs="Times New Roman"/>
                <w:sz w:val="22"/>
                <w:szCs w:val="20"/>
                <w:lang w:val="en-GB" w:eastAsia="en-US"/>
              </w:rPr>
              <w:t>]</w:t>
            </w:r>
          </w:p>
        </w:tc>
      </w:tr>
      <w:tr w:rsidR="006F2CA2" w:rsidRPr="006F2CA2" w14:paraId="3F950693" w14:textId="77777777" w:rsidTr="006F2CA2">
        <w:trPr>
          <w:divId w:val="2116439976"/>
          <w:cantSplit/>
          <w:jc w:val="center"/>
        </w:trPr>
        <w:tc>
          <w:tcPr>
            <w:tcW w:w="7120" w:type="dxa"/>
          </w:tcPr>
          <w:p w14:paraId="4F991A5B" w14:textId="77777777" w:rsidR="006F2CA2" w:rsidRPr="006F2CA2" w:rsidRDefault="006F2CA2" w:rsidP="006F2CA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GUID=6aa53186-ac9a-4293-8e3b-816bd9da1337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f</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Other relevant information</w:t>
            </w:r>
          </w:p>
        </w:tc>
      </w:tr>
      <w:tr w:rsidR="006F2CA2" w:rsidRPr="006F2CA2" w14:paraId="10A8A2EA" w14:textId="77777777" w:rsidTr="006F2CA2">
        <w:trPr>
          <w:divId w:val="2116439976"/>
          <w:cantSplit/>
          <w:jc w:val="center"/>
        </w:trPr>
        <w:tc>
          <w:tcPr>
            <w:tcW w:w="7120" w:type="dxa"/>
          </w:tcPr>
          <w:p w14:paraId="532A165C" w14:textId="77777777" w:rsidR="006F2CA2" w:rsidRPr="006F2CA2" w:rsidRDefault="006F2CA2" w:rsidP="006F2CA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GUID=d19e304f-a1cc-493e-b324-f89514c1cb83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w:t>
            </w:r>
            <w:r w:rsidRPr="006F2CA2">
              <w:rPr>
                <w:rFonts w:ascii="Times New Roman" w:hAnsi="Times New Roman" w:cs="Times New Roman"/>
                <w:i/>
                <w:sz w:val="22"/>
                <w:szCs w:val="20"/>
                <w:lang w:val="en-GB" w:eastAsia="en-US"/>
              </w:rPr>
              <w:t>State any other information which is relevant to the matters concerning the arrangements for the child, for example, whether the Plaintiff or Defendant is suffering from any physical or mental disability, whether the Plaintiff or Defendant has any previous convictions and if so, the nature of the conviction, and whether the Plaintiff or Defendant has been committed to a drug rehabilitation centre and if so, when and for how long.</w:t>
            </w:r>
            <w:r w:rsidRPr="006F2CA2">
              <w:rPr>
                <w:rFonts w:ascii="Times New Roman" w:hAnsi="Times New Roman" w:cs="Times New Roman"/>
                <w:sz w:val="22"/>
                <w:szCs w:val="20"/>
                <w:lang w:val="en-GB" w:eastAsia="en-US"/>
              </w:rPr>
              <w:t>]</w:t>
            </w:r>
          </w:p>
        </w:tc>
      </w:tr>
      <w:tr w:rsidR="006F2CA2" w:rsidRPr="006F2CA2" w14:paraId="0353BB14" w14:textId="77777777" w:rsidTr="006F2CA2">
        <w:trPr>
          <w:divId w:val="2116439976"/>
          <w:cantSplit/>
          <w:jc w:val="center"/>
        </w:trPr>
        <w:tc>
          <w:tcPr>
            <w:tcW w:w="7120" w:type="dxa"/>
          </w:tcPr>
          <w:p w14:paraId="307E962B"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GUID=2c20f1e8-0099-4515-ad0b-afa48122dd05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3.</w:t>
            </w:r>
            <w:r w:rsidRPr="006F2CA2">
              <w:rPr>
                <w:rFonts w:ascii="Times New Roman" w:hAnsi="Times New Roman" w:cs="Times New Roman"/>
                <w:sz w:val="22"/>
                <w:szCs w:val="20"/>
                <w:lang w:val="en-GB" w:eastAsia="en-US"/>
              </w:rPr>
              <w:tab/>
              <w:t>Proposed Arrangements</w:t>
            </w:r>
          </w:p>
        </w:tc>
      </w:tr>
      <w:tr w:rsidR="006F2CA2" w:rsidRPr="006F2CA2" w14:paraId="36946D85" w14:textId="77777777" w:rsidTr="006F2CA2">
        <w:trPr>
          <w:divId w:val="2116439976"/>
          <w:cantSplit/>
          <w:jc w:val="center"/>
        </w:trPr>
        <w:tc>
          <w:tcPr>
            <w:tcW w:w="7120" w:type="dxa"/>
          </w:tcPr>
          <w:p w14:paraId="3E3C9E5F"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GUID=25eb8ead-7798-48bb-b4dd-68e8b3160ccf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The proposed arrangements for the child/children* of the marriage are as follows:</w:t>
            </w:r>
          </w:p>
        </w:tc>
      </w:tr>
      <w:tr w:rsidR="006F2CA2" w:rsidRPr="006F2CA2" w14:paraId="125B337D" w14:textId="77777777" w:rsidTr="006F2CA2">
        <w:trPr>
          <w:divId w:val="2116439976"/>
          <w:cantSplit/>
          <w:jc w:val="center"/>
        </w:trPr>
        <w:tc>
          <w:tcPr>
            <w:tcW w:w="7120" w:type="dxa"/>
          </w:tcPr>
          <w:p w14:paraId="773A4AF9"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GUID=119e2f12-0389-41e6-83cb-bf10d8d39f17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w:t>
            </w:r>
            <w:r w:rsidRPr="006F2CA2">
              <w:rPr>
                <w:rFonts w:ascii="Times New Roman" w:hAnsi="Times New Roman" w:cs="Times New Roman"/>
                <w:i/>
                <w:sz w:val="22"/>
                <w:szCs w:val="20"/>
                <w:lang w:val="en-GB" w:eastAsia="en-US"/>
              </w:rPr>
              <w:t>State, in respect of each child, for those matters which have not been agreed</w:t>
            </w:r>
            <w:r w:rsidRPr="006F2CA2">
              <w:rPr>
                <w:rFonts w:ascii="Times New Roman" w:hAnsi="Times New Roman" w:cs="Times New Roman"/>
                <w:sz w:val="22"/>
                <w:szCs w:val="20"/>
                <w:lang w:val="en-GB" w:eastAsia="en-US"/>
              </w:rPr>
              <w:t>]</w:t>
            </w:r>
          </w:p>
        </w:tc>
      </w:tr>
      <w:tr w:rsidR="006F2CA2" w:rsidRPr="006F2CA2" w14:paraId="69F9651A" w14:textId="77777777" w:rsidTr="006F2CA2">
        <w:trPr>
          <w:divId w:val="2116439976"/>
          <w:cantSplit/>
          <w:jc w:val="center"/>
        </w:trPr>
        <w:tc>
          <w:tcPr>
            <w:tcW w:w="7120" w:type="dxa"/>
          </w:tcPr>
          <w:p w14:paraId="4FD2EDCB"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GUID=87ec6829-7759-40f4-b52e-3c126c078f7a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Residence [</w:t>
            </w:r>
            <w:r w:rsidRPr="006F2CA2">
              <w:rPr>
                <w:rFonts w:ascii="Times New Roman" w:hAnsi="Times New Roman" w:cs="Times New Roman"/>
                <w:i/>
                <w:sz w:val="22"/>
                <w:szCs w:val="20"/>
                <w:lang w:val="en-GB" w:eastAsia="en-US"/>
              </w:rPr>
              <w:t>state where the child is to live with particulars of accommodation and what other persons live there, with their names and relationship to the child stated</w:t>
            </w:r>
            <w:r w:rsidRPr="006F2CA2">
              <w:rPr>
                <w:rFonts w:ascii="Times New Roman" w:hAnsi="Times New Roman" w:cs="Times New Roman"/>
                <w:sz w:val="22"/>
                <w:szCs w:val="20"/>
                <w:lang w:val="en-GB" w:eastAsia="en-US"/>
              </w:rPr>
              <w:t>]</w:t>
            </w:r>
          </w:p>
        </w:tc>
      </w:tr>
      <w:tr w:rsidR="006F2CA2" w:rsidRPr="006F2CA2" w14:paraId="1F4C8B23" w14:textId="77777777" w:rsidTr="006F2CA2">
        <w:trPr>
          <w:divId w:val="2116439976"/>
          <w:cantSplit/>
          <w:jc w:val="center"/>
        </w:trPr>
        <w:tc>
          <w:tcPr>
            <w:tcW w:w="7120" w:type="dxa"/>
          </w:tcPr>
          <w:p w14:paraId="1FA886EA"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GUID=568c3492-f623-4de0-90e7-1a772ab0825c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Care giver [</w:t>
            </w:r>
            <w:r w:rsidRPr="006F2CA2">
              <w:rPr>
                <w:rFonts w:ascii="Times New Roman" w:hAnsi="Times New Roman" w:cs="Times New Roman"/>
                <w:i/>
                <w:sz w:val="22"/>
                <w:szCs w:val="20"/>
                <w:lang w:val="en-GB" w:eastAsia="en-US"/>
              </w:rPr>
              <w:t>state who is to look after the child during the day, at night, during weekends and school holidays</w:t>
            </w:r>
            <w:r w:rsidRPr="006F2CA2">
              <w:rPr>
                <w:rFonts w:ascii="Times New Roman" w:hAnsi="Times New Roman" w:cs="Times New Roman"/>
                <w:sz w:val="22"/>
                <w:szCs w:val="20"/>
                <w:lang w:val="en-GB" w:eastAsia="en-US"/>
              </w:rPr>
              <w:t>]</w:t>
            </w:r>
          </w:p>
        </w:tc>
      </w:tr>
      <w:tr w:rsidR="006F2CA2" w:rsidRPr="006F2CA2" w14:paraId="68621242" w14:textId="77777777" w:rsidTr="006F2CA2">
        <w:trPr>
          <w:divId w:val="2116439976"/>
          <w:cantSplit/>
          <w:jc w:val="center"/>
        </w:trPr>
        <w:tc>
          <w:tcPr>
            <w:tcW w:w="7120" w:type="dxa"/>
          </w:tcPr>
          <w:p w14:paraId="5682862B"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GUID=1bd0839a-4a06-40dc-b62f-1f7486aaed70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c</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Education, etc. [</w:t>
            </w:r>
            <w:r w:rsidRPr="006F2CA2">
              <w:rPr>
                <w:rFonts w:ascii="Times New Roman" w:hAnsi="Times New Roman" w:cs="Times New Roman"/>
                <w:i/>
                <w:sz w:val="22"/>
                <w:szCs w:val="20"/>
                <w:lang w:val="en-GB" w:eastAsia="en-US"/>
              </w:rPr>
              <w:t>state the school or other educational establishment which the child will attend, or if he is working, his place of employment, the nature of his work and details of any training he will receive</w:t>
            </w:r>
            <w:r w:rsidRPr="006F2CA2">
              <w:rPr>
                <w:rFonts w:ascii="Times New Roman" w:hAnsi="Times New Roman" w:cs="Times New Roman"/>
                <w:sz w:val="22"/>
                <w:szCs w:val="20"/>
                <w:lang w:val="en-GB" w:eastAsia="en-US"/>
              </w:rPr>
              <w:t>]</w:t>
            </w:r>
          </w:p>
        </w:tc>
      </w:tr>
      <w:tr w:rsidR="006F2CA2" w:rsidRPr="006F2CA2" w14:paraId="22027255" w14:textId="77777777" w:rsidTr="006F2CA2">
        <w:trPr>
          <w:divId w:val="2116439976"/>
          <w:cantSplit/>
          <w:jc w:val="center"/>
        </w:trPr>
        <w:tc>
          <w:tcPr>
            <w:tcW w:w="7120" w:type="dxa"/>
          </w:tcPr>
          <w:p w14:paraId="15636ABC"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GUID=0adc214c-ed83-4eaa-87d1-3b6624bff79c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4.</w:t>
            </w:r>
            <w:r w:rsidRPr="006F2CA2">
              <w:rPr>
                <w:rFonts w:ascii="Times New Roman" w:hAnsi="Times New Roman" w:cs="Times New Roman"/>
                <w:sz w:val="22"/>
                <w:szCs w:val="20"/>
                <w:lang w:val="en-GB" w:eastAsia="en-US"/>
              </w:rPr>
              <w:tab/>
              <w:t>Orders Sought</w:t>
            </w:r>
          </w:p>
        </w:tc>
      </w:tr>
      <w:tr w:rsidR="006F2CA2" w:rsidRPr="006F2CA2" w14:paraId="4F65E92C" w14:textId="77777777" w:rsidTr="006F2CA2">
        <w:trPr>
          <w:divId w:val="2116439976"/>
          <w:cantSplit/>
          <w:jc w:val="center"/>
        </w:trPr>
        <w:tc>
          <w:tcPr>
            <w:tcW w:w="7120" w:type="dxa"/>
          </w:tcPr>
          <w:p w14:paraId="52E8FE05"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GUID=0e4f7c13-dc00-4343-b3bc-ef447e92d513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I am seeking the following orders to be made by the court:</w:t>
            </w:r>
          </w:p>
        </w:tc>
      </w:tr>
      <w:tr w:rsidR="006F2CA2" w:rsidRPr="006F2CA2" w14:paraId="3E36B7E5" w14:textId="77777777" w:rsidTr="006F2CA2">
        <w:trPr>
          <w:divId w:val="2116439976"/>
          <w:cantSplit/>
          <w:jc w:val="center"/>
        </w:trPr>
        <w:tc>
          <w:tcPr>
            <w:tcW w:w="7120" w:type="dxa"/>
          </w:tcPr>
          <w:p w14:paraId="13AF1148"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GUID=c231c618-5c0a-4dbd-af00-e1192b762cf8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w:t>
            </w:r>
            <w:r w:rsidRPr="006F2CA2">
              <w:rPr>
                <w:rFonts w:ascii="Times New Roman" w:hAnsi="Times New Roman" w:cs="Times New Roman"/>
                <w:i/>
                <w:sz w:val="22"/>
                <w:szCs w:val="20"/>
                <w:lang w:val="en-GB" w:eastAsia="en-US"/>
              </w:rPr>
              <w:t xml:space="preserve">Set out details of any orders sought regarding custody, </w:t>
            </w:r>
            <w:proofErr w:type="gramStart"/>
            <w:r w:rsidRPr="006F2CA2">
              <w:rPr>
                <w:rFonts w:ascii="Times New Roman" w:hAnsi="Times New Roman" w:cs="Times New Roman"/>
                <w:i/>
                <w:sz w:val="22"/>
                <w:szCs w:val="20"/>
                <w:lang w:val="en-GB" w:eastAsia="en-US"/>
              </w:rPr>
              <w:t>care</w:t>
            </w:r>
            <w:proofErr w:type="gramEnd"/>
            <w:r w:rsidRPr="006F2CA2">
              <w:rPr>
                <w:rFonts w:ascii="Times New Roman" w:hAnsi="Times New Roman" w:cs="Times New Roman"/>
                <w:i/>
                <w:sz w:val="22"/>
                <w:szCs w:val="20"/>
                <w:lang w:val="en-GB" w:eastAsia="en-US"/>
              </w:rPr>
              <w:t xml:space="preserve"> and control of and access to the children of the marriage.</w:t>
            </w:r>
          </w:p>
        </w:tc>
      </w:tr>
      <w:tr w:rsidR="006F2CA2" w:rsidRPr="006F2CA2" w14:paraId="424756B7" w14:textId="77777777" w:rsidTr="006F2CA2">
        <w:trPr>
          <w:divId w:val="2116439976"/>
          <w:cantSplit/>
          <w:jc w:val="center"/>
        </w:trPr>
        <w:tc>
          <w:tcPr>
            <w:tcW w:w="7120" w:type="dxa"/>
          </w:tcPr>
          <w:p w14:paraId="5439A3A2"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GUID=81d48964-842d-44b7-b93a-ec43b973da6d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ab/>
              <w:t xml:space="preserve">If orders for split care and control of the children of the marriage are being sought, </w:t>
            </w:r>
            <w:proofErr w:type="gramStart"/>
            <w:r w:rsidRPr="006F2CA2">
              <w:rPr>
                <w:rFonts w:ascii="Times New Roman" w:hAnsi="Times New Roman" w:cs="Times New Roman"/>
                <w:i/>
                <w:sz w:val="22"/>
                <w:szCs w:val="20"/>
                <w:lang w:val="en-GB" w:eastAsia="en-US"/>
              </w:rPr>
              <w:t>e.g.</w:t>
            </w:r>
            <w:proofErr w:type="gramEnd"/>
            <w:r w:rsidRPr="006F2CA2">
              <w:rPr>
                <w:rFonts w:ascii="Times New Roman" w:hAnsi="Times New Roman" w:cs="Times New Roman"/>
                <w:i/>
                <w:sz w:val="22"/>
                <w:szCs w:val="20"/>
                <w:lang w:val="en-GB" w:eastAsia="en-US"/>
              </w:rPr>
              <w:t xml:space="preserve"> for care and control of one child to be granted to one parent, and for care and control of the other child to be granted to the other parent, to set out the reasons why such orders for split care and control are in the best interests of the children of the marriage.</w:t>
            </w:r>
            <w:r w:rsidRPr="006F2CA2">
              <w:rPr>
                <w:rFonts w:ascii="Times New Roman" w:hAnsi="Times New Roman" w:cs="Times New Roman"/>
                <w:sz w:val="22"/>
                <w:szCs w:val="20"/>
                <w:lang w:val="en-GB" w:eastAsia="en-US"/>
              </w:rPr>
              <w:t>]</w:t>
            </w:r>
          </w:p>
        </w:tc>
      </w:tr>
      <w:tr w:rsidR="006F2CA2" w:rsidRPr="006F2CA2" w14:paraId="5411B344" w14:textId="77777777" w:rsidTr="006F2CA2">
        <w:trPr>
          <w:divId w:val="2116439976"/>
          <w:cantSplit/>
          <w:jc w:val="center"/>
        </w:trPr>
        <w:tc>
          <w:tcPr>
            <w:tcW w:w="7120" w:type="dxa"/>
          </w:tcPr>
          <w:p w14:paraId="45D694A7"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GUID=33c178af-a9cf-4a40-8ff0-f5f120abeac1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w:t>
            </w:r>
            <w:r w:rsidRPr="006F2CA2">
              <w:rPr>
                <w:rFonts w:ascii="Times New Roman" w:hAnsi="Times New Roman" w:cs="Times New Roman"/>
                <w:i/>
                <w:sz w:val="22"/>
                <w:szCs w:val="20"/>
                <w:lang w:val="en-GB" w:eastAsia="en-US"/>
              </w:rPr>
              <w:t>Set out details of any orders sought regarding maintenance for the children of the marriage.</w:t>
            </w:r>
            <w:r w:rsidRPr="006F2CA2">
              <w:rPr>
                <w:rFonts w:ascii="Times New Roman" w:hAnsi="Times New Roman" w:cs="Times New Roman"/>
                <w:sz w:val="22"/>
                <w:szCs w:val="20"/>
                <w:lang w:val="en-GB" w:eastAsia="en-US"/>
              </w:rPr>
              <w:t>]</w:t>
            </w:r>
          </w:p>
        </w:tc>
      </w:tr>
      <w:tr w:rsidR="006F2CA2" w:rsidRPr="006F2CA2" w14:paraId="01502D69" w14:textId="77777777" w:rsidTr="006F2CA2">
        <w:trPr>
          <w:divId w:val="2116439976"/>
          <w:cantSplit/>
          <w:jc w:val="center"/>
        </w:trPr>
        <w:tc>
          <w:tcPr>
            <w:tcW w:w="7120" w:type="dxa"/>
          </w:tcPr>
          <w:p w14:paraId="4617276C"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GUID=5027d2ec-59f7-4fae-9eb4-db6540c99d1a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 confirm that all the matters set out in this Proposed Parenting Plan are true and correct.</w:t>
            </w:r>
          </w:p>
        </w:tc>
      </w:tr>
      <w:tr w:rsidR="006F2CA2" w:rsidRPr="006F2CA2" w14:paraId="5D956EF4" w14:textId="77777777" w:rsidTr="006F2CA2">
        <w:trPr>
          <w:divId w:val="2116439976"/>
          <w:cantSplit/>
          <w:jc w:val="center"/>
        </w:trPr>
        <w:tc>
          <w:tcPr>
            <w:tcW w:w="7120" w:type="dxa"/>
          </w:tcPr>
          <w:p w14:paraId="7BEABA15"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GUID=5635e295-7596-4470-a0c8-3dfe32c8734f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Signed (Plaintiff):</w:t>
            </w:r>
          </w:p>
          <w:p w14:paraId="76F1A685"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GUID=f30c7c3d-53d9-4245-ab8c-526508a5c1c9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Name:</w:t>
            </w:r>
          </w:p>
          <w:p w14:paraId="2F8E4177"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GUID=77bf8ebb-6c5b-4b78-a9d8-0c125f5b48f8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ID Number:</w:t>
            </w:r>
          </w:p>
          <w:p w14:paraId="7F724386"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GUID=547104a4-d54e-47b9-96ce-0aa953794631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w:t>
            </w:r>
          </w:p>
        </w:tc>
      </w:tr>
      <w:tr w:rsidR="006F2CA2" w:rsidRPr="006F2CA2" w14:paraId="31B110D6" w14:textId="77777777" w:rsidTr="006F2CA2">
        <w:trPr>
          <w:divId w:val="2116439976"/>
          <w:cantSplit/>
          <w:jc w:val="center"/>
        </w:trPr>
        <w:tc>
          <w:tcPr>
            <w:tcW w:w="7120" w:type="dxa"/>
          </w:tcPr>
          <w:p w14:paraId="48CE6979"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GUID=fa0c0a8c-dfcc-463e-8686-decd5118855a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*Delete where inapplicable.</w:t>
            </w:r>
          </w:p>
        </w:tc>
      </w:tr>
      <w:tr w:rsidR="006F2CA2" w:rsidRPr="006F2CA2" w14:paraId="227D1B45" w14:textId="77777777" w:rsidTr="006F2CA2">
        <w:trPr>
          <w:divId w:val="2116439976"/>
          <w:cantSplit/>
          <w:jc w:val="center"/>
        </w:trPr>
        <w:tc>
          <w:tcPr>
            <w:tcW w:w="7120" w:type="dxa"/>
          </w:tcPr>
          <w:p w14:paraId="70DFBF53"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GUID=3c497624-fe3c-4d99-8076-caeb69bd38b9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[Attach Annexes A and B to this form on separate pages.]</w:t>
            </w:r>
          </w:p>
          <w:p w14:paraId="52BBCE55"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GUID=b25edb3a-250a-4d38-8bab-54f5bdcd4348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Annex A — Defendant’s Agreement (Parenting Plan) Form</w:t>
            </w:r>
          </w:p>
          <w:p w14:paraId="09E78466"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GUID=26a0e663-ada7-4ea4-84db-921b54aca1f6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[Set out Form 23]</w:t>
            </w:r>
          </w:p>
          <w:p w14:paraId="11CEF7A7"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GUID=4b7b98c0-ffe6-4961-92ec-29200b242cd9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Annex B — Defendant’s Proposed Parenting Plan Form</w:t>
            </w:r>
          </w:p>
          <w:p w14:paraId="4BFF76CB"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GUID=5ff54a7f-d9ef-42ff-9806-c3e6ca595197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[Set out Form 24]</w:t>
            </w:r>
          </w:p>
        </w:tc>
      </w:tr>
    </w:tbl>
    <w:p w14:paraId="348BF185"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77BD51C8"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34F75706"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0FD25447"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12F7EC21"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4C2A7AA4"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14AFB874"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3443E992"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2C645F0E"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219F6DD6" w14:textId="77777777" w:rsidR="006F2CA2" w:rsidRDefault="006F2CA2" w:rsidP="006F2CA2">
      <w:pPr>
        <w:spacing w:before="0" w:after="200" w:line="276" w:lineRule="auto"/>
        <w:divId w:val="2116439976"/>
        <w:rPr>
          <w:rFonts w:ascii="Calibri" w:eastAsia="Calibri" w:hAnsi="Calibri" w:cs="Times New Roman"/>
          <w:sz w:val="22"/>
          <w:szCs w:val="22"/>
          <w:lang w:eastAsia="en-US"/>
        </w:rPr>
      </w:pPr>
    </w:p>
    <w:p w14:paraId="7C4564BC" w14:textId="77777777" w:rsidR="005D3525" w:rsidRDefault="005D3525" w:rsidP="006F2CA2">
      <w:pPr>
        <w:spacing w:before="0" w:after="200" w:line="276" w:lineRule="auto"/>
        <w:divId w:val="2116439976"/>
        <w:rPr>
          <w:rFonts w:ascii="Calibri" w:eastAsia="Calibri" w:hAnsi="Calibri" w:cs="Times New Roman"/>
          <w:sz w:val="22"/>
          <w:szCs w:val="22"/>
          <w:lang w:eastAsia="en-US"/>
        </w:rPr>
      </w:pPr>
    </w:p>
    <w:p w14:paraId="0D3670C5" w14:textId="77777777" w:rsidR="005D3525" w:rsidRDefault="005D3525" w:rsidP="006F2CA2">
      <w:pPr>
        <w:spacing w:before="0" w:after="200" w:line="276" w:lineRule="auto"/>
        <w:divId w:val="2116439976"/>
        <w:rPr>
          <w:rFonts w:ascii="Calibri" w:eastAsia="Calibri" w:hAnsi="Calibri" w:cs="Times New Roman"/>
          <w:sz w:val="22"/>
          <w:szCs w:val="22"/>
          <w:lang w:eastAsia="en-US"/>
        </w:rPr>
      </w:pPr>
    </w:p>
    <w:p w14:paraId="7C90DB67" w14:textId="77777777" w:rsidR="005D3525" w:rsidRDefault="005D3525" w:rsidP="006F2CA2">
      <w:pPr>
        <w:spacing w:before="0" w:after="200" w:line="276" w:lineRule="auto"/>
        <w:divId w:val="2116439976"/>
        <w:rPr>
          <w:rFonts w:ascii="Calibri" w:eastAsia="Calibri" w:hAnsi="Calibri" w:cs="Times New Roman"/>
          <w:sz w:val="22"/>
          <w:szCs w:val="22"/>
          <w:lang w:eastAsia="en-US"/>
        </w:rPr>
      </w:pPr>
    </w:p>
    <w:p w14:paraId="5C3DF434" w14:textId="77777777" w:rsidR="005D3525" w:rsidRPr="006F2CA2" w:rsidRDefault="005D3525" w:rsidP="006F2CA2">
      <w:pPr>
        <w:spacing w:before="0" w:after="200" w:line="276" w:lineRule="auto"/>
        <w:divId w:val="2116439976"/>
        <w:rPr>
          <w:rFonts w:ascii="Calibri" w:eastAsia="Calibri" w:hAnsi="Calibri" w:cs="Times New Roman"/>
          <w:sz w:val="22"/>
          <w:szCs w:val="22"/>
          <w:lang w:eastAsia="en-US"/>
        </w:rPr>
      </w:pPr>
    </w:p>
    <w:p w14:paraId="4FCE5D69" w14:textId="77777777" w:rsidR="006F2CA2" w:rsidRPr="006F2CA2" w:rsidRDefault="006F2CA2" w:rsidP="006F2CA2">
      <w:pPr>
        <w:keepNext/>
        <w:keepLines/>
        <w:suppressAutoHyphens/>
        <w:spacing w:before="240" w:after="120" w:line="240" w:lineRule="auto"/>
        <w:jc w:val="center"/>
        <w:divId w:val="2116439976"/>
        <w:rPr>
          <w:rFonts w:ascii="Times New Roman" w:hAnsi="Times New Roman" w:cs="Times New Roman"/>
          <w:caps/>
          <w:sz w:val="22"/>
          <w:szCs w:val="20"/>
          <w:lang w:val="en-GB" w:eastAsia="en-US"/>
        </w:rPr>
      </w:pPr>
      <w:r w:rsidRPr="006F2CA2">
        <w:rPr>
          <w:rFonts w:ascii="Times New Roman" w:hAnsi="Times New Roman" w:cs="Times New Roman"/>
          <w:caps/>
          <w:sz w:val="22"/>
          <w:szCs w:val="20"/>
          <w:lang w:val="en-GB" w:eastAsia="en-US"/>
        </w:rPr>
        <w:lastRenderedPageBreak/>
        <w:fldChar w:fldCharType="begin" w:fldLock="1"/>
      </w:r>
      <w:r w:rsidRPr="006F2CA2">
        <w:rPr>
          <w:rFonts w:ascii="Times New Roman" w:hAnsi="Times New Roman" w:cs="Times New Roman"/>
          <w:caps/>
          <w:sz w:val="22"/>
          <w:szCs w:val="20"/>
          <w:lang w:val="en-GB" w:eastAsia="en-US"/>
        </w:rPr>
        <w:instrText xml:space="preserve"> GUID=626f70f6-45bc-4a93-b6f0-2777bf41e530 </w:instrText>
      </w:r>
      <w:r w:rsidRPr="006F2CA2">
        <w:rPr>
          <w:rFonts w:ascii="Times New Roman" w:hAnsi="Times New Roman" w:cs="Times New Roman"/>
          <w:caps/>
          <w:sz w:val="22"/>
          <w:szCs w:val="20"/>
          <w:lang w:val="en-GB" w:eastAsia="en-US"/>
        </w:rPr>
        <w:fldChar w:fldCharType="end"/>
      </w:r>
      <w:r w:rsidRPr="006F2CA2">
        <w:rPr>
          <w:rFonts w:ascii="Times New Roman" w:hAnsi="Times New Roman" w:cs="Times New Roman"/>
          <w:caps/>
          <w:sz w:val="22"/>
          <w:szCs w:val="20"/>
          <w:lang w:val="en-GB" w:eastAsia="en-US"/>
        </w:rPr>
        <w:t>Form 12</w:t>
      </w:r>
    </w:p>
    <w:tbl>
      <w:tblPr>
        <w:tblW w:w="7120" w:type="dxa"/>
        <w:jc w:val="center"/>
        <w:tblLook w:val="04A0" w:firstRow="1" w:lastRow="0" w:firstColumn="1" w:lastColumn="0" w:noHBand="0" w:noVBand="1"/>
      </w:tblPr>
      <w:tblGrid>
        <w:gridCol w:w="7120"/>
      </w:tblGrid>
      <w:tr w:rsidR="006F2CA2" w:rsidRPr="006F2CA2" w14:paraId="18ECE086" w14:textId="77777777" w:rsidTr="006F2CA2">
        <w:trPr>
          <w:divId w:val="2116439976"/>
          <w:cantSplit/>
          <w:jc w:val="center"/>
        </w:trPr>
        <w:tc>
          <w:tcPr>
            <w:tcW w:w="7120" w:type="dxa"/>
          </w:tcPr>
          <w:p w14:paraId="3AE25BEA"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GUID=3c1fc3bb-94ed-4c82-961a-ea92605c1230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 46, 48</w:t>
            </w:r>
          </w:p>
        </w:tc>
      </w:tr>
      <w:tr w:rsidR="006F2CA2" w:rsidRPr="006F2CA2" w14:paraId="69491E35" w14:textId="77777777" w:rsidTr="006F2CA2">
        <w:trPr>
          <w:divId w:val="2116439976"/>
          <w:cantSplit/>
          <w:jc w:val="center"/>
        </w:trPr>
        <w:tc>
          <w:tcPr>
            <w:tcW w:w="7120" w:type="dxa"/>
          </w:tcPr>
          <w:p w14:paraId="526E3737"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GUID=2a163522-1b92-4b8a-82e5-680c8a58e4ff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(AGREED MATRIMONIAL PROPERTY PLAN FORM)</w:t>
            </w:r>
          </w:p>
        </w:tc>
      </w:tr>
      <w:tr w:rsidR="006F2CA2" w:rsidRPr="006F2CA2" w14:paraId="11963D24" w14:textId="77777777" w:rsidTr="006F2CA2">
        <w:trPr>
          <w:divId w:val="2116439976"/>
          <w:cantSplit/>
          <w:jc w:val="center"/>
        </w:trPr>
        <w:tc>
          <w:tcPr>
            <w:tcW w:w="7120" w:type="dxa"/>
          </w:tcPr>
          <w:p w14:paraId="3518C04E"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GUID=2fe65b4b-464a-4de6-adef-7b638e046d6f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IN THE FAMILY JUSTICE COURTS OF THE REPUBLIC OF SINGAPORE</w:t>
            </w:r>
          </w:p>
        </w:tc>
      </w:tr>
      <w:tr w:rsidR="006F2CA2" w:rsidRPr="006F2CA2" w14:paraId="5E4F0A3B" w14:textId="77777777" w:rsidTr="006F2CA2">
        <w:trPr>
          <w:divId w:val="2116439976"/>
          <w:cantSplit/>
          <w:jc w:val="center"/>
        </w:trPr>
        <w:tc>
          <w:tcPr>
            <w:tcW w:w="7120" w:type="dxa"/>
          </w:tcPr>
          <w:p w14:paraId="4BB44886"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GUID=141cc67a-1eb2-4ad5-952d-d6226c3958ca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Divorce Writ No.</w:t>
            </w:r>
          </w:p>
        </w:tc>
      </w:tr>
      <w:tr w:rsidR="006F2CA2" w:rsidRPr="006F2CA2" w14:paraId="06AC963C" w14:textId="77777777" w:rsidTr="006F2CA2">
        <w:trPr>
          <w:divId w:val="2116439976"/>
          <w:cantSplit/>
          <w:jc w:val="center"/>
        </w:trPr>
        <w:tc>
          <w:tcPr>
            <w:tcW w:w="7120" w:type="dxa"/>
          </w:tcPr>
          <w:p w14:paraId="19485333"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GUID=7fd68021-ec40-4228-b899-4d740986d46b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Between</w:t>
            </w:r>
          </w:p>
        </w:tc>
      </w:tr>
      <w:tr w:rsidR="006F2CA2" w:rsidRPr="006F2CA2" w14:paraId="3D0B3BC4" w14:textId="77777777" w:rsidTr="006F2CA2">
        <w:trPr>
          <w:divId w:val="2116439976"/>
          <w:cantSplit/>
          <w:jc w:val="center"/>
        </w:trPr>
        <w:tc>
          <w:tcPr>
            <w:tcW w:w="7120" w:type="dxa"/>
          </w:tcPr>
          <w:p w14:paraId="260C32F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GUID=f0a15002-ae7d-4b38-a95b-527c61ab8fc9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Plaintiff’s Name</w:t>
            </w:r>
            <w:r w:rsidRPr="006F2CA2">
              <w:rPr>
                <w:rFonts w:ascii="Times New Roman" w:hAnsi="Times New Roman" w:cs="Times New Roman"/>
                <w:sz w:val="22"/>
                <w:szCs w:val="20"/>
                <w:lang w:val="en-GB" w:eastAsia="en-US"/>
              </w:rPr>
              <w:t>] (ID No.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w:t>
            </w:r>
            <w:r w:rsidRPr="006F2CA2">
              <w:rPr>
                <w:rFonts w:ascii="Times New Roman" w:hAnsi="Times New Roman" w:cs="Times New Roman"/>
                <w:i/>
                <w:sz w:val="22"/>
                <w:szCs w:val="20"/>
                <w:lang w:val="en-GB" w:eastAsia="en-US"/>
              </w:rPr>
              <w:t>Plaintiff</w:t>
            </w:r>
          </w:p>
        </w:tc>
      </w:tr>
      <w:tr w:rsidR="006F2CA2" w:rsidRPr="006F2CA2" w14:paraId="79A631E6" w14:textId="77777777" w:rsidTr="006F2CA2">
        <w:trPr>
          <w:divId w:val="2116439976"/>
          <w:cantSplit/>
          <w:jc w:val="center"/>
        </w:trPr>
        <w:tc>
          <w:tcPr>
            <w:tcW w:w="7120" w:type="dxa"/>
          </w:tcPr>
          <w:p w14:paraId="73009D79"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GUID=b3187244-810b-4b88-a1ad-74dc7f20a647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w:t>
            </w:r>
          </w:p>
        </w:tc>
      </w:tr>
      <w:tr w:rsidR="006F2CA2" w:rsidRPr="006F2CA2" w14:paraId="4C84CF2C" w14:textId="77777777" w:rsidTr="006F2CA2">
        <w:trPr>
          <w:divId w:val="2116439976"/>
          <w:cantSplit/>
          <w:jc w:val="center"/>
        </w:trPr>
        <w:tc>
          <w:tcPr>
            <w:tcW w:w="7120" w:type="dxa"/>
          </w:tcPr>
          <w:p w14:paraId="77D54A0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GUID=2d592c3b-0097-4b66-bc7b-5f42fddc8be5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Defendant’s Name</w:t>
            </w:r>
            <w:r w:rsidRPr="006F2CA2">
              <w:rPr>
                <w:rFonts w:ascii="Times New Roman" w:hAnsi="Times New Roman" w:cs="Times New Roman"/>
                <w:sz w:val="22"/>
                <w:szCs w:val="20"/>
                <w:lang w:val="en-GB" w:eastAsia="en-US"/>
              </w:rPr>
              <w:t>] (ID No.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w:t>
            </w:r>
            <w:r w:rsidRPr="006F2CA2">
              <w:rPr>
                <w:rFonts w:ascii="Times New Roman" w:hAnsi="Times New Roman" w:cs="Times New Roman"/>
                <w:i/>
                <w:sz w:val="22"/>
                <w:szCs w:val="20"/>
                <w:lang w:val="en-GB" w:eastAsia="en-US"/>
              </w:rPr>
              <w:t>Defendant</w:t>
            </w:r>
          </w:p>
        </w:tc>
      </w:tr>
      <w:tr w:rsidR="006F2CA2" w:rsidRPr="006F2CA2" w14:paraId="641C5B58" w14:textId="77777777" w:rsidTr="006F2CA2">
        <w:trPr>
          <w:divId w:val="2116439976"/>
          <w:cantSplit/>
          <w:jc w:val="center"/>
        </w:trPr>
        <w:tc>
          <w:tcPr>
            <w:tcW w:w="7120" w:type="dxa"/>
          </w:tcPr>
          <w:p w14:paraId="1E0C977D"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GUID=f2c8b9aa-6c5b-458a-a5dc-641d0c8191e7 </w:instrText>
            </w:r>
            <w:r w:rsidRPr="006F2CA2">
              <w:rPr>
                <w:rFonts w:ascii="Times New Roman" w:hAnsi="Times New Roman" w:cs="Times New Roman"/>
                <w:sz w:val="22"/>
                <w:szCs w:val="20"/>
                <w:lang w:val="en-GB" w:eastAsia="en-US"/>
              </w:rPr>
              <w:fldChar w:fldCharType="end"/>
            </w:r>
          </w:p>
        </w:tc>
      </w:tr>
      <w:tr w:rsidR="006F2CA2" w:rsidRPr="006F2CA2" w14:paraId="400A87A1" w14:textId="77777777" w:rsidTr="006F2CA2">
        <w:trPr>
          <w:divId w:val="2116439976"/>
          <w:cantSplit/>
          <w:jc w:val="center"/>
        </w:trPr>
        <w:tc>
          <w:tcPr>
            <w:tcW w:w="7120" w:type="dxa"/>
          </w:tcPr>
          <w:p w14:paraId="2EE91D0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GUID=ef8cf915-f180-42ad-8840-8d9dd4d9cba5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AGREED MATRIMONIAL PROPERTY PLAN </w:t>
            </w:r>
            <w:r w:rsidRPr="006F2CA2">
              <w:rPr>
                <w:rFonts w:ascii="Times New Roman" w:hAnsi="Times New Roman" w:cs="Times New Roman"/>
                <w:sz w:val="22"/>
                <w:szCs w:val="20"/>
                <w:lang w:val="en-GB" w:eastAsia="en-US"/>
              </w:rPr>
              <w:br/>
              <w:t>(FOR HOUSING AND DEVELOPMENT BOARD FLATS ONLY)</w:t>
            </w:r>
          </w:p>
        </w:tc>
      </w:tr>
      <w:tr w:rsidR="006F2CA2" w:rsidRPr="006F2CA2" w14:paraId="3B6AFB00" w14:textId="77777777" w:rsidTr="006F2CA2">
        <w:trPr>
          <w:divId w:val="2116439976"/>
          <w:cantSplit/>
          <w:jc w:val="center"/>
        </w:trPr>
        <w:tc>
          <w:tcPr>
            <w:tcW w:w="7120" w:type="dxa"/>
          </w:tcPr>
          <w:p w14:paraId="6F020447"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GUID=73f44cc2-24a3-4744-90ac-f97d08380908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w:t>
            </w:r>
            <w:r w:rsidRPr="006F2CA2">
              <w:rPr>
                <w:rFonts w:ascii="Times New Roman" w:hAnsi="Times New Roman" w:cs="Times New Roman"/>
                <w:sz w:val="22"/>
                <w:szCs w:val="20"/>
                <w:lang w:val="en-GB" w:eastAsia="en-US"/>
              </w:rPr>
              <w:tab/>
            </w:r>
            <w:proofErr w:type="gramStart"/>
            <w:r w:rsidRPr="006F2CA2">
              <w:rPr>
                <w:rFonts w:ascii="Times New Roman" w:hAnsi="Times New Roman" w:cs="Times New Roman"/>
                <w:sz w:val="22"/>
                <w:szCs w:val="20"/>
                <w:lang w:val="en-GB" w:eastAsia="en-US"/>
              </w:rPr>
              <w:t>Particulars of</w:t>
            </w:r>
            <w:proofErr w:type="gramEnd"/>
            <w:r w:rsidRPr="006F2CA2">
              <w:rPr>
                <w:rFonts w:ascii="Times New Roman" w:hAnsi="Times New Roman" w:cs="Times New Roman"/>
                <w:sz w:val="22"/>
                <w:szCs w:val="20"/>
                <w:lang w:val="en-GB" w:eastAsia="en-US"/>
              </w:rPr>
              <w:t xml:space="preserve"> the Property</w:t>
            </w:r>
          </w:p>
        </w:tc>
      </w:tr>
      <w:tr w:rsidR="006F2CA2" w:rsidRPr="006F2CA2" w14:paraId="3B709367" w14:textId="77777777" w:rsidTr="006F2CA2">
        <w:trPr>
          <w:divId w:val="2116439976"/>
          <w:cantSplit/>
          <w:jc w:val="center"/>
        </w:trPr>
        <w:tc>
          <w:tcPr>
            <w:tcW w:w="7120" w:type="dxa"/>
          </w:tcPr>
          <w:p w14:paraId="122BF55C"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GUID=d0bd4d3f-ca7f-4e94-95a9-7a57a8e4d412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Address of matrimonial property (the Flat):</w:t>
            </w:r>
          </w:p>
        </w:tc>
      </w:tr>
      <w:tr w:rsidR="006F2CA2" w:rsidRPr="006F2CA2" w14:paraId="1BA4EB15" w14:textId="77777777" w:rsidTr="006F2CA2">
        <w:trPr>
          <w:divId w:val="2116439976"/>
          <w:cantSplit/>
          <w:jc w:val="center"/>
        </w:trPr>
        <w:tc>
          <w:tcPr>
            <w:tcW w:w="7120" w:type="dxa"/>
          </w:tcPr>
          <w:p w14:paraId="68D3AD1C"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GUID=7901bb0e-cd65-4f33-9a6f-91fa6d8ca738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Sales Registration Number* [</w:t>
            </w:r>
            <w:r w:rsidRPr="006F2CA2">
              <w:rPr>
                <w:rFonts w:ascii="Times New Roman" w:hAnsi="Times New Roman" w:cs="Times New Roman"/>
                <w:i/>
                <w:sz w:val="22"/>
                <w:szCs w:val="20"/>
                <w:lang w:val="en-GB" w:eastAsia="en-US"/>
              </w:rPr>
              <w:t>if there is only an Agreement for Lease and the buyers have not taken possession of the flat</w:t>
            </w:r>
            <w:r w:rsidRPr="006F2CA2">
              <w:rPr>
                <w:rFonts w:ascii="Times New Roman" w:hAnsi="Times New Roman" w:cs="Times New Roman"/>
                <w:sz w:val="22"/>
                <w:szCs w:val="20"/>
                <w:lang w:val="en-GB" w:eastAsia="en-US"/>
              </w:rPr>
              <w:t>]:</w:t>
            </w:r>
          </w:p>
        </w:tc>
      </w:tr>
      <w:tr w:rsidR="006F2CA2" w:rsidRPr="006F2CA2" w14:paraId="17E41460" w14:textId="77777777" w:rsidTr="006F2CA2">
        <w:trPr>
          <w:divId w:val="2116439976"/>
          <w:cantSplit/>
          <w:jc w:val="center"/>
        </w:trPr>
        <w:tc>
          <w:tcPr>
            <w:tcW w:w="7120" w:type="dxa"/>
          </w:tcPr>
          <w:p w14:paraId="20DB4B4A"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GUID=b2cd44f9-7e45-44a6-82d6-ca27d8502bb7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c</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Name of lessee(s):</w:t>
            </w:r>
          </w:p>
        </w:tc>
      </w:tr>
      <w:tr w:rsidR="006F2CA2" w:rsidRPr="006F2CA2" w14:paraId="0CDBA00A" w14:textId="77777777" w:rsidTr="006F2CA2">
        <w:trPr>
          <w:divId w:val="2116439976"/>
          <w:cantSplit/>
          <w:jc w:val="center"/>
        </w:trPr>
        <w:tc>
          <w:tcPr>
            <w:tcW w:w="7120" w:type="dxa"/>
          </w:tcPr>
          <w:p w14:paraId="23EE6D16"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GUID=78265df4-4bcb-47e6-8b70-38b6375facb0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d</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Names of permitted occupiers and relationship with each lessee:</w:t>
            </w:r>
          </w:p>
        </w:tc>
      </w:tr>
      <w:tr w:rsidR="006F2CA2" w:rsidRPr="006F2CA2" w14:paraId="291FA20D" w14:textId="77777777" w:rsidTr="006F2CA2">
        <w:trPr>
          <w:divId w:val="2116439976"/>
          <w:cantSplit/>
          <w:jc w:val="center"/>
        </w:trPr>
        <w:tc>
          <w:tcPr>
            <w:tcW w:w="7120" w:type="dxa"/>
          </w:tcPr>
          <w:p w14:paraId="60975834"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GUID=43aa6a9c-f7c1-42d2-a3b6-b125a222b195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e</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Sole tenancy/Joint tenancy/Tenancy in common [</w:t>
            </w:r>
            <w:r w:rsidRPr="006F2CA2">
              <w:rPr>
                <w:rFonts w:ascii="Times New Roman" w:hAnsi="Times New Roman" w:cs="Times New Roman"/>
                <w:i/>
                <w:sz w:val="22"/>
                <w:szCs w:val="20"/>
                <w:lang w:val="en-GB" w:eastAsia="en-US"/>
              </w:rPr>
              <w:t xml:space="preserve">please specify </w:t>
            </w:r>
            <w:proofErr w:type="gramStart"/>
            <w:r w:rsidRPr="006F2CA2">
              <w:rPr>
                <w:rFonts w:ascii="Times New Roman" w:hAnsi="Times New Roman" w:cs="Times New Roman"/>
                <w:i/>
                <w:sz w:val="22"/>
                <w:szCs w:val="20"/>
                <w:lang w:val="en-GB" w:eastAsia="en-US"/>
              </w:rPr>
              <w:t>shares</w:t>
            </w:r>
            <w:r w:rsidRPr="006F2CA2">
              <w:rPr>
                <w:rFonts w:ascii="Times New Roman" w:hAnsi="Times New Roman" w:cs="Times New Roman"/>
                <w:sz w:val="22"/>
                <w:szCs w:val="20"/>
                <w:lang w:val="en-GB" w:eastAsia="en-US"/>
              </w:rPr>
              <w:t>]*</w:t>
            </w:r>
            <w:proofErr w:type="gramEnd"/>
            <w:r w:rsidRPr="006F2CA2">
              <w:rPr>
                <w:rFonts w:ascii="Times New Roman" w:hAnsi="Times New Roman" w:cs="Times New Roman"/>
                <w:sz w:val="22"/>
                <w:szCs w:val="20"/>
                <w:lang w:val="en-GB" w:eastAsia="en-US"/>
              </w:rPr>
              <w:t>:</w:t>
            </w:r>
          </w:p>
        </w:tc>
      </w:tr>
      <w:tr w:rsidR="006F2CA2" w:rsidRPr="006F2CA2" w14:paraId="226908F0" w14:textId="77777777" w:rsidTr="006F2CA2">
        <w:trPr>
          <w:divId w:val="2116439976"/>
          <w:cantSplit/>
          <w:jc w:val="center"/>
        </w:trPr>
        <w:tc>
          <w:tcPr>
            <w:tcW w:w="7120" w:type="dxa"/>
          </w:tcPr>
          <w:p w14:paraId="3D989A6C"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GUID=74fabc3a-9d2f-4f01-a21b-a3925510c2ba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f</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Type of flat [</w:t>
            </w:r>
            <w:proofErr w:type="gramStart"/>
            <w:r w:rsidRPr="006F2CA2">
              <w:rPr>
                <w:rFonts w:ascii="Times New Roman" w:hAnsi="Times New Roman" w:cs="Times New Roman"/>
                <w:i/>
                <w:sz w:val="22"/>
                <w:szCs w:val="20"/>
                <w:lang w:val="en-GB" w:eastAsia="en-US"/>
              </w:rPr>
              <w:t>i.e.</w:t>
            </w:r>
            <w:proofErr w:type="gramEnd"/>
            <w:r w:rsidRPr="006F2CA2">
              <w:rPr>
                <w:rFonts w:ascii="Times New Roman" w:hAnsi="Times New Roman" w:cs="Times New Roman"/>
                <w:i/>
                <w:sz w:val="22"/>
                <w:szCs w:val="20"/>
                <w:lang w:val="en-GB" w:eastAsia="en-US"/>
              </w:rPr>
              <w:t xml:space="preserve"> whether 3-room, 4-room, 5-room, Executive, etc.</w:t>
            </w:r>
            <w:r w:rsidRPr="006F2CA2">
              <w:rPr>
                <w:rFonts w:ascii="Times New Roman" w:hAnsi="Times New Roman" w:cs="Times New Roman"/>
                <w:sz w:val="22"/>
                <w:szCs w:val="20"/>
                <w:lang w:val="en-GB" w:eastAsia="en-US"/>
              </w:rPr>
              <w:t>]:</w:t>
            </w:r>
          </w:p>
        </w:tc>
      </w:tr>
      <w:tr w:rsidR="006F2CA2" w:rsidRPr="006F2CA2" w14:paraId="3EAE3B91" w14:textId="77777777" w:rsidTr="006F2CA2">
        <w:trPr>
          <w:divId w:val="2116439976"/>
          <w:cantSplit/>
          <w:jc w:val="center"/>
        </w:trPr>
        <w:tc>
          <w:tcPr>
            <w:tcW w:w="7120" w:type="dxa"/>
          </w:tcPr>
          <w:p w14:paraId="3288A1A6"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GUID=7d2975eb-bb56-4751-a956-b39ac6e89277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w:t>
            </w:r>
            <w:r w:rsidRPr="006F2CA2">
              <w:rPr>
                <w:rFonts w:ascii="Times New Roman" w:hAnsi="Times New Roman" w:cs="Times New Roman"/>
                <w:sz w:val="22"/>
                <w:szCs w:val="20"/>
                <w:lang w:val="en-GB" w:eastAsia="en-US"/>
              </w:rPr>
              <w:tab/>
              <w:t>Agreed Arrangements</w:t>
            </w:r>
          </w:p>
        </w:tc>
      </w:tr>
      <w:tr w:rsidR="006F2CA2" w:rsidRPr="006F2CA2" w14:paraId="73299179" w14:textId="77777777" w:rsidTr="006F2CA2">
        <w:trPr>
          <w:divId w:val="2116439976"/>
          <w:cantSplit/>
          <w:jc w:val="center"/>
        </w:trPr>
        <w:tc>
          <w:tcPr>
            <w:tcW w:w="7120" w:type="dxa"/>
          </w:tcPr>
          <w:p w14:paraId="3D2FF07C"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GUID=b551f3aa-9f24-4a67-88f5-c1b66c169d7b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parties’ agreement with respect to the Flat is as follows:</w:t>
            </w:r>
          </w:p>
        </w:tc>
      </w:tr>
      <w:tr w:rsidR="006F2CA2" w:rsidRPr="006F2CA2" w14:paraId="5AF0D9C0" w14:textId="77777777" w:rsidTr="006F2CA2">
        <w:trPr>
          <w:divId w:val="2116439976"/>
          <w:cantSplit/>
          <w:jc w:val="center"/>
        </w:trPr>
        <w:tc>
          <w:tcPr>
            <w:tcW w:w="7120" w:type="dxa"/>
          </w:tcPr>
          <w:p w14:paraId="1CBEB34A"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GUID=5d3e9ea5-98e5-4042-9fd7-ec49e3582cef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Choose one of the following</w:t>
            </w:r>
            <w:r w:rsidRPr="006F2CA2">
              <w:rPr>
                <w:rFonts w:ascii="Times New Roman" w:hAnsi="Times New Roman" w:cs="Times New Roman"/>
                <w:sz w:val="22"/>
                <w:szCs w:val="20"/>
                <w:lang w:val="en-GB" w:eastAsia="en-US"/>
              </w:rPr>
              <w:t>]</w:t>
            </w:r>
          </w:p>
        </w:tc>
      </w:tr>
      <w:tr w:rsidR="006F2CA2" w:rsidRPr="006F2CA2" w14:paraId="45EC2DDD" w14:textId="77777777" w:rsidTr="006F2CA2">
        <w:trPr>
          <w:divId w:val="2116439976"/>
          <w:cantSplit/>
          <w:jc w:val="center"/>
        </w:trPr>
        <w:tc>
          <w:tcPr>
            <w:tcW w:w="7120" w:type="dxa"/>
          </w:tcPr>
          <w:p w14:paraId="64DE799B"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GUID=650710be-5ccf-43f3-a1c6-94cff7fc941c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Option 1: The Flat will be surrendered to the HDB.</w:t>
            </w:r>
          </w:p>
        </w:tc>
      </w:tr>
      <w:tr w:rsidR="006F2CA2" w:rsidRPr="006F2CA2" w14:paraId="23097823" w14:textId="77777777" w:rsidTr="006F2CA2">
        <w:trPr>
          <w:divId w:val="2116439976"/>
          <w:cantSplit/>
          <w:jc w:val="center"/>
        </w:trPr>
        <w:tc>
          <w:tcPr>
            <w:tcW w:w="7120" w:type="dxa"/>
          </w:tcPr>
          <w:p w14:paraId="10A8491C"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GUID=c5e9e813-bf70-45f7-8311-eaf855d5e493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Option 2: The Agreement for Lease with the HDB will be terminated.</w:t>
            </w:r>
          </w:p>
        </w:tc>
      </w:tr>
      <w:tr w:rsidR="006F2CA2" w:rsidRPr="006F2CA2" w14:paraId="25524B88" w14:textId="77777777" w:rsidTr="006F2CA2">
        <w:trPr>
          <w:divId w:val="2116439976"/>
          <w:cantSplit/>
          <w:jc w:val="center"/>
        </w:trPr>
        <w:tc>
          <w:tcPr>
            <w:tcW w:w="7120" w:type="dxa"/>
          </w:tcPr>
          <w:p w14:paraId="3D529CB3"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GUID=faf42e79-bcf6-4f09-b226-e1d2b5bc965b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c</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Option 3: The Flat will be sold in the open market.</w:t>
            </w:r>
          </w:p>
        </w:tc>
      </w:tr>
      <w:tr w:rsidR="006F2CA2" w:rsidRPr="006F2CA2" w14:paraId="65C498A3" w14:textId="77777777" w:rsidTr="006F2CA2">
        <w:trPr>
          <w:divId w:val="2116439976"/>
          <w:cantSplit/>
          <w:jc w:val="center"/>
        </w:trPr>
        <w:tc>
          <w:tcPr>
            <w:tcW w:w="7120" w:type="dxa"/>
          </w:tcPr>
          <w:p w14:paraId="61286557"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GUID=2cddc616-3ff5-4b51-a994-41a25e14c971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d</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Option 4: The Plaintiff’s share in the Flat will be sold/transferred* to:</w:t>
            </w:r>
          </w:p>
        </w:tc>
      </w:tr>
      <w:tr w:rsidR="006F2CA2" w:rsidRPr="006F2CA2" w14:paraId="793A6E41" w14:textId="77777777" w:rsidTr="006F2CA2">
        <w:trPr>
          <w:divId w:val="2116439976"/>
          <w:cantSplit/>
          <w:jc w:val="center"/>
        </w:trPr>
        <w:tc>
          <w:tcPr>
            <w:tcW w:w="7120" w:type="dxa"/>
          </w:tcPr>
          <w:p w14:paraId="4220A3D8" w14:textId="77777777" w:rsidR="006F2CA2" w:rsidRPr="006F2CA2" w:rsidRDefault="006F2CA2" w:rsidP="006F2CA2">
            <w:pPr>
              <w:spacing w:before="60" w:after="60" w:line="240" w:lineRule="auto"/>
              <w:ind w:left="188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GUID=663d23ad-2717-425f-a884-c911661a8672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roofErr w:type="spellStart"/>
            <w:r w:rsidRPr="006F2CA2">
              <w:rPr>
                <w:rFonts w:ascii="Times New Roman" w:hAnsi="Times New Roman" w:cs="Times New Roman"/>
                <w:sz w:val="22"/>
                <w:szCs w:val="20"/>
                <w:lang w:val="en-GB" w:eastAsia="en-US"/>
              </w:rPr>
              <w:t>i</w:t>
            </w:r>
            <w:proofErr w:type="spellEnd"/>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The Defendant</w:t>
            </w:r>
          </w:p>
        </w:tc>
      </w:tr>
      <w:tr w:rsidR="006F2CA2" w:rsidRPr="006F2CA2" w14:paraId="37FA7A6F" w14:textId="77777777" w:rsidTr="006F2CA2">
        <w:trPr>
          <w:divId w:val="2116439976"/>
          <w:cantSplit/>
          <w:jc w:val="center"/>
        </w:trPr>
        <w:tc>
          <w:tcPr>
            <w:tcW w:w="7120" w:type="dxa"/>
          </w:tcPr>
          <w:p w14:paraId="51A4BD2E" w14:textId="77777777" w:rsidR="006F2CA2" w:rsidRPr="006F2CA2" w:rsidRDefault="006F2CA2" w:rsidP="006F2CA2">
            <w:pPr>
              <w:spacing w:before="60" w:after="60" w:line="240" w:lineRule="auto"/>
              <w:ind w:left="188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GUID=aa2c3bd4-a13e-4d9e-9a21-dd66374cb179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(ii)</w:t>
            </w:r>
            <w:r w:rsidRPr="006F2CA2">
              <w:rPr>
                <w:rFonts w:ascii="Times New Roman" w:hAnsi="Times New Roman" w:cs="Times New Roman"/>
                <w:sz w:val="22"/>
                <w:szCs w:val="20"/>
                <w:lang w:val="en-GB" w:eastAsia="en-US"/>
              </w:rPr>
              <w:tab/>
              <w:t>The Defendant and [</w:t>
            </w:r>
            <w:r w:rsidRPr="006F2CA2">
              <w:rPr>
                <w:rFonts w:ascii="Times New Roman" w:hAnsi="Times New Roman" w:cs="Times New Roman"/>
                <w:i/>
                <w:sz w:val="22"/>
                <w:szCs w:val="20"/>
                <w:lang w:val="en-GB" w:eastAsia="en-US"/>
              </w:rPr>
              <w:t>state name and relationship with the Defendant</w:t>
            </w:r>
            <w:r w:rsidRPr="006F2CA2">
              <w:rPr>
                <w:rFonts w:ascii="Times New Roman" w:hAnsi="Times New Roman" w:cs="Times New Roman"/>
                <w:sz w:val="22"/>
                <w:szCs w:val="20"/>
                <w:lang w:val="en-GB" w:eastAsia="en-US"/>
              </w:rPr>
              <w:t>]</w:t>
            </w:r>
          </w:p>
        </w:tc>
      </w:tr>
      <w:tr w:rsidR="006F2CA2" w:rsidRPr="006F2CA2" w14:paraId="38663007" w14:textId="77777777" w:rsidTr="006F2CA2">
        <w:trPr>
          <w:divId w:val="2116439976"/>
          <w:cantSplit/>
          <w:jc w:val="center"/>
        </w:trPr>
        <w:tc>
          <w:tcPr>
            <w:tcW w:w="7120" w:type="dxa"/>
          </w:tcPr>
          <w:p w14:paraId="1F37BD4F" w14:textId="77777777" w:rsidR="006F2CA2" w:rsidRPr="006F2CA2" w:rsidRDefault="006F2CA2" w:rsidP="006F2CA2">
            <w:pPr>
              <w:spacing w:before="60" w:after="60" w:line="240" w:lineRule="auto"/>
              <w:ind w:left="188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GUID=125f1436-aa3e-45f7-b0a8-c713e02e8c40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(iii)</w:t>
            </w:r>
            <w:r w:rsidRPr="006F2CA2">
              <w:rPr>
                <w:rFonts w:ascii="Times New Roman" w:hAnsi="Times New Roman" w:cs="Times New Roman"/>
                <w:sz w:val="22"/>
                <w:szCs w:val="20"/>
                <w:lang w:val="en-GB" w:eastAsia="en-US"/>
              </w:rPr>
              <w:tab/>
              <w:t>[</w:t>
            </w:r>
            <w:r w:rsidRPr="006F2CA2">
              <w:rPr>
                <w:rFonts w:ascii="Times New Roman" w:hAnsi="Times New Roman" w:cs="Times New Roman"/>
                <w:i/>
                <w:sz w:val="22"/>
                <w:szCs w:val="20"/>
                <w:lang w:val="en-GB" w:eastAsia="en-US"/>
              </w:rPr>
              <w:t>state name and relationship with the Plaintiff/the Defendant</w:t>
            </w:r>
            <w:r w:rsidRPr="006F2CA2">
              <w:rPr>
                <w:rFonts w:ascii="Times New Roman" w:hAnsi="Times New Roman" w:cs="Times New Roman"/>
                <w:sz w:val="22"/>
                <w:szCs w:val="20"/>
                <w:lang w:val="en-GB" w:eastAsia="en-US"/>
              </w:rPr>
              <w:t>]</w:t>
            </w:r>
          </w:p>
        </w:tc>
      </w:tr>
      <w:tr w:rsidR="006F2CA2" w:rsidRPr="006F2CA2" w14:paraId="07B93AF7" w14:textId="77777777" w:rsidTr="006F2CA2">
        <w:trPr>
          <w:divId w:val="2116439976"/>
          <w:cantSplit/>
          <w:jc w:val="center"/>
        </w:trPr>
        <w:tc>
          <w:tcPr>
            <w:tcW w:w="7120" w:type="dxa"/>
          </w:tcPr>
          <w:p w14:paraId="434D5C74"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GUID=ea9e6bae-2839-4785-8059-b05244463bdb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e</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Option 5: The Defendant’s share in the Flat will be sold/transferred* to:</w:t>
            </w:r>
          </w:p>
          <w:p w14:paraId="09E094CD" w14:textId="77777777" w:rsidR="006F2CA2" w:rsidRPr="006F2CA2" w:rsidRDefault="006F2CA2" w:rsidP="006F2CA2">
            <w:pPr>
              <w:spacing w:before="60" w:after="60" w:line="240" w:lineRule="auto"/>
              <w:ind w:left="188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GUID=53c23667-2c02-4a09-b091-9bef2ebc8124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roofErr w:type="spellStart"/>
            <w:r w:rsidRPr="006F2CA2">
              <w:rPr>
                <w:rFonts w:ascii="Times New Roman" w:hAnsi="Times New Roman" w:cs="Times New Roman"/>
                <w:sz w:val="22"/>
                <w:szCs w:val="20"/>
                <w:lang w:val="en-GB" w:eastAsia="en-US"/>
              </w:rPr>
              <w:t>i</w:t>
            </w:r>
            <w:proofErr w:type="spellEnd"/>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The Plaintiff</w:t>
            </w:r>
          </w:p>
        </w:tc>
      </w:tr>
      <w:tr w:rsidR="006F2CA2" w:rsidRPr="006F2CA2" w14:paraId="765D6797" w14:textId="77777777" w:rsidTr="006F2CA2">
        <w:trPr>
          <w:divId w:val="2116439976"/>
          <w:cantSplit/>
          <w:jc w:val="center"/>
        </w:trPr>
        <w:tc>
          <w:tcPr>
            <w:tcW w:w="7120" w:type="dxa"/>
          </w:tcPr>
          <w:p w14:paraId="6817DBF0" w14:textId="77777777" w:rsidR="006F2CA2" w:rsidRPr="006F2CA2" w:rsidRDefault="006F2CA2" w:rsidP="006F2CA2">
            <w:pPr>
              <w:spacing w:before="60" w:after="60" w:line="240" w:lineRule="auto"/>
              <w:ind w:left="188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GUID=52a41c22-3489-4612-9f50-ebc26fe4fd7a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(ii)</w:t>
            </w:r>
            <w:r w:rsidRPr="006F2CA2">
              <w:rPr>
                <w:rFonts w:ascii="Times New Roman" w:hAnsi="Times New Roman" w:cs="Times New Roman"/>
                <w:sz w:val="22"/>
                <w:szCs w:val="20"/>
                <w:lang w:val="en-GB" w:eastAsia="en-US"/>
              </w:rPr>
              <w:tab/>
              <w:t>The Plaintiff and [</w:t>
            </w:r>
            <w:r w:rsidRPr="006F2CA2">
              <w:rPr>
                <w:rFonts w:ascii="Times New Roman" w:hAnsi="Times New Roman" w:cs="Times New Roman"/>
                <w:i/>
                <w:sz w:val="22"/>
                <w:szCs w:val="20"/>
                <w:lang w:val="en-GB" w:eastAsia="en-US"/>
              </w:rPr>
              <w:t>state name and relationship with the Plaintiff</w:t>
            </w:r>
            <w:r w:rsidRPr="006F2CA2">
              <w:rPr>
                <w:rFonts w:ascii="Times New Roman" w:hAnsi="Times New Roman" w:cs="Times New Roman"/>
                <w:sz w:val="22"/>
                <w:szCs w:val="20"/>
                <w:lang w:val="en-GB" w:eastAsia="en-US"/>
              </w:rPr>
              <w:t>]</w:t>
            </w:r>
          </w:p>
        </w:tc>
      </w:tr>
      <w:tr w:rsidR="006F2CA2" w:rsidRPr="006F2CA2" w14:paraId="7F0AE466" w14:textId="77777777" w:rsidTr="006F2CA2">
        <w:trPr>
          <w:divId w:val="2116439976"/>
          <w:cantSplit/>
          <w:jc w:val="center"/>
        </w:trPr>
        <w:tc>
          <w:tcPr>
            <w:tcW w:w="7120" w:type="dxa"/>
          </w:tcPr>
          <w:p w14:paraId="785C1126" w14:textId="77777777" w:rsidR="006F2CA2" w:rsidRPr="006F2CA2" w:rsidRDefault="006F2CA2" w:rsidP="006F2CA2">
            <w:pPr>
              <w:spacing w:before="60" w:after="60" w:line="240" w:lineRule="auto"/>
              <w:ind w:left="188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GUID=8331db90-a872-485e-89ab-a9b7f73b0ad9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(iii)</w:t>
            </w:r>
            <w:r w:rsidRPr="006F2CA2">
              <w:rPr>
                <w:rFonts w:ascii="Times New Roman" w:hAnsi="Times New Roman" w:cs="Times New Roman"/>
                <w:sz w:val="22"/>
                <w:szCs w:val="20"/>
                <w:lang w:val="en-GB" w:eastAsia="en-US"/>
              </w:rPr>
              <w:tab/>
              <w:t>[</w:t>
            </w:r>
            <w:r w:rsidRPr="006F2CA2">
              <w:rPr>
                <w:rFonts w:ascii="Times New Roman" w:hAnsi="Times New Roman" w:cs="Times New Roman"/>
                <w:i/>
                <w:sz w:val="22"/>
                <w:szCs w:val="20"/>
                <w:lang w:val="en-GB" w:eastAsia="en-US"/>
              </w:rPr>
              <w:t>state name and relationship with the Defendant/the Plaintiff</w:t>
            </w:r>
            <w:r w:rsidRPr="006F2CA2">
              <w:rPr>
                <w:rFonts w:ascii="Times New Roman" w:hAnsi="Times New Roman" w:cs="Times New Roman"/>
                <w:sz w:val="22"/>
                <w:szCs w:val="20"/>
                <w:lang w:val="en-GB" w:eastAsia="en-US"/>
              </w:rPr>
              <w:t>]</w:t>
            </w:r>
          </w:p>
        </w:tc>
      </w:tr>
      <w:tr w:rsidR="006F2CA2" w:rsidRPr="006F2CA2" w14:paraId="0C50C785" w14:textId="77777777" w:rsidTr="006F2CA2">
        <w:trPr>
          <w:divId w:val="2116439976"/>
          <w:cantSplit/>
          <w:jc w:val="center"/>
        </w:trPr>
        <w:tc>
          <w:tcPr>
            <w:tcW w:w="7120" w:type="dxa"/>
          </w:tcPr>
          <w:p w14:paraId="5FE91829"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GUID=6ce1881c-0fe3-4918-ba57-e40c7095c3af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f</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Option 6: Others [</w:t>
            </w:r>
            <w:r w:rsidRPr="006F2CA2">
              <w:rPr>
                <w:rFonts w:ascii="Times New Roman" w:hAnsi="Times New Roman" w:cs="Times New Roman"/>
                <w:i/>
                <w:sz w:val="22"/>
                <w:szCs w:val="20"/>
                <w:lang w:val="en-GB" w:eastAsia="en-US"/>
              </w:rPr>
              <w:t>please state brief details</w:t>
            </w:r>
            <w:r w:rsidRPr="006F2CA2">
              <w:rPr>
                <w:rFonts w:ascii="Times New Roman" w:hAnsi="Times New Roman" w:cs="Times New Roman"/>
                <w:sz w:val="22"/>
                <w:szCs w:val="20"/>
                <w:lang w:val="en-GB" w:eastAsia="en-US"/>
              </w:rPr>
              <w:t>]</w:t>
            </w:r>
          </w:p>
        </w:tc>
      </w:tr>
      <w:tr w:rsidR="006F2CA2" w:rsidRPr="006F2CA2" w14:paraId="17FD79FF" w14:textId="77777777" w:rsidTr="006F2CA2">
        <w:trPr>
          <w:divId w:val="2116439976"/>
          <w:cantSplit/>
          <w:jc w:val="center"/>
        </w:trPr>
        <w:tc>
          <w:tcPr>
            <w:tcW w:w="7120" w:type="dxa"/>
          </w:tcPr>
          <w:p w14:paraId="1202FF01"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GUID=629e26f4-7e73-44a4-8304-c18966bedb04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r>
            <w:proofErr w:type="gramStart"/>
            <w:r w:rsidRPr="006F2CA2">
              <w:rPr>
                <w:rFonts w:ascii="Times New Roman" w:hAnsi="Times New Roman" w:cs="Times New Roman"/>
                <w:sz w:val="22"/>
                <w:szCs w:val="20"/>
                <w:lang w:val="en-GB" w:eastAsia="en-US"/>
              </w:rPr>
              <w:t>Particulars of</w:t>
            </w:r>
            <w:proofErr w:type="gramEnd"/>
            <w:r w:rsidRPr="006F2CA2">
              <w:rPr>
                <w:rFonts w:ascii="Times New Roman" w:hAnsi="Times New Roman" w:cs="Times New Roman"/>
                <w:sz w:val="22"/>
                <w:szCs w:val="20"/>
                <w:lang w:val="en-GB" w:eastAsia="en-US"/>
              </w:rPr>
              <w:t xml:space="preserve"> the agreement are attached as Annex [</w:t>
            </w:r>
            <w:r w:rsidRPr="006F2CA2">
              <w:rPr>
                <w:rFonts w:ascii="Times New Roman" w:hAnsi="Times New Roman" w:cs="Times New Roman"/>
                <w:i/>
                <w:sz w:val="22"/>
                <w:szCs w:val="20"/>
                <w:lang w:val="en-GB" w:eastAsia="en-US"/>
              </w:rPr>
              <w:t>to state number</w:t>
            </w:r>
            <w:r w:rsidRPr="006F2CA2">
              <w:rPr>
                <w:rFonts w:ascii="Times New Roman" w:hAnsi="Times New Roman" w:cs="Times New Roman"/>
                <w:sz w:val="22"/>
                <w:szCs w:val="20"/>
                <w:lang w:val="en-GB" w:eastAsia="en-US"/>
              </w:rPr>
              <w:t>].</w:t>
            </w:r>
          </w:p>
        </w:tc>
      </w:tr>
      <w:tr w:rsidR="006F2CA2" w:rsidRPr="006F2CA2" w14:paraId="49FB94D6" w14:textId="77777777" w:rsidTr="006F2CA2">
        <w:trPr>
          <w:divId w:val="2116439976"/>
          <w:cantSplit/>
          <w:jc w:val="center"/>
        </w:trPr>
        <w:tc>
          <w:tcPr>
            <w:tcW w:w="7120" w:type="dxa"/>
          </w:tcPr>
          <w:p w14:paraId="723DDAB0"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GUID=4192525c-9823-47c9-91de-68191c5bae85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w:t>
            </w:r>
            <w:r w:rsidRPr="006F2CA2">
              <w:rPr>
                <w:rFonts w:ascii="Times New Roman" w:hAnsi="Times New Roman" w:cs="Times New Roman"/>
                <w:i/>
                <w:sz w:val="22"/>
                <w:szCs w:val="20"/>
                <w:lang w:val="en-GB" w:eastAsia="en-US"/>
              </w:rPr>
              <w:t>To fill in the details of Option 1, 2, 3, 4, 5 or 6 as set out in Form 108, and to attach only the relevant pages to this form.</w:t>
            </w:r>
            <w:r w:rsidRPr="006F2CA2">
              <w:rPr>
                <w:rFonts w:ascii="Times New Roman" w:hAnsi="Times New Roman" w:cs="Times New Roman"/>
                <w:sz w:val="22"/>
                <w:szCs w:val="20"/>
                <w:lang w:val="en-GB" w:eastAsia="en-US"/>
              </w:rPr>
              <w:t>]</w:t>
            </w:r>
          </w:p>
        </w:tc>
      </w:tr>
      <w:tr w:rsidR="006F2CA2" w:rsidRPr="006F2CA2" w14:paraId="6604A312" w14:textId="77777777" w:rsidTr="006F2CA2">
        <w:trPr>
          <w:divId w:val="2116439976"/>
          <w:cantSplit/>
          <w:jc w:val="center"/>
        </w:trPr>
        <w:tc>
          <w:tcPr>
            <w:tcW w:w="7120" w:type="dxa"/>
          </w:tcPr>
          <w:p w14:paraId="5389BC2B"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GUID=fe2a4822-5bc6-4309-b6c7-4c056b745428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3.</w:t>
            </w:r>
            <w:r w:rsidRPr="006F2CA2">
              <w:rPr>
                <w:rFonts w:ascii="Times New Roman" w:hAnsi="Times New Roman" w:cs="Times New Roman"/>
                <w:sz w:val="22"/>
                <w:szCs w:val="20"/>
                <w:lang w:val="en-GB" w:eastAsia="en-US"/>
              </w:rPr>
              <w:tab/>
              <w:t>Defendant’s Agreement</w:t>
            </w:r>
          </w:p>
        </w:tc>
      </w:tr>
      <w:tr w:rsidR="006F2CA2" w:rsidRPr="006F2CA2" w14:paraId="66EDB393" w14:textId="77777777" w:rsidTr="006F2CA2">
        <w:trPr>
          <w:divId w:val="2116439976"/>
          <w:cantSplit/>
          <w:jc w:val="center"/>
        </w:trPr>
        <w:tc>
          <w:tcPr>
            <w:tcW w:w="7120" w:type="dxa"/>
          </w:tcPr>
          <w:p w14:paraId="5AF0E77E"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GUID=ed7004fa-3e54-4c8e-bd61-3a2b0ba7e8ed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w:t>
            </w:r>
            <w:r w:rsidRPr="006F2CA2">
              <w:rPr>
                <w:rFonts w:ascii="Times New Roman" w:hAnsi="Times New Roman" w:cs="Times New Roman"/>
                <w:i/>
                <w:sz w:val="22"/>
                <w:szCs w:val="20"/>
                <w:lang w:val="en-GB" w:eastAsia="en-US"/>
              </w:rPr>
              <w:t>The Defendant’s agreement can be confirmed by completing either option (a) or option (b) below.</w:t>
            </w:r>
            <w:r w:rsidRPr="006F2CA2">
              <w:rPr>
                <w:rFonts w:ascii="Times New Roman" w:hAnsi="Times New Roman" w:cs="Times New Roman"/>
                <w:sz w:val="22"/>
                <w:szCs w:val="20"/>
                <w:lang w:val="en-GB" w:eastAsia="en-US"/>
              </w:rPr>
              <w:t>]</w:t>
            </w:r>
          </w:p>
        </w:tc>
      </w:tr>
      <w:tr w:rsidR="006F2CA2" w:rsidRPr="006F2CA2" w14:paraId="0026D63B" w14:textId="77777777" w:rsidTr="006F2CA2">
        <w:trPr>
          <w:divId w:val="2116439976"/>
          <w:cantSplit/>
          <w:jc w:val="center"/>
        </w:trPr>
        <w:tc>
          <w:tcPr>
            <w:tcW w:w="7120" w:type="dxa"/>
          </w:tcPr>
          <w:p w14:paraId="480EF055"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GUID=1ac44de9-27b1-42b3-aaff-9bfd02ec1552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I, the Defendant, agree with the arrangements set out in this paragraph.</w:t>
            </w:r>
          </w:p>
        </w:tc>
      </w:tr>
      <w:tr w:rsidR="006F2CA2" w:rsidRPr="006F2CA2" w14:paraId="1B340AB7" w14:textId="77777777" w:rsidTr="006F2CA2">
        <w:trPr>
          <w:divId w:val="2116439976"/>
          <w:cantSplit/>
          <w:jc w:val="center"/>
        </w:trPr>
        <w:tc>
          <w:tcPr>
            <w:tcW w:w="7120" w:type="dxa"/>
          </w:tcPr>
          <w:p w14:paraId="6CF557BE"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GUID=4c26283a-97cc-403d-8a57-cfab64f2edee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Signature of Defendant:</w:t>
            </w:r>
          </w:p>
        </w:tc>
      </w:tr>
      <w:tr w:rsidR="006F2CA2" w:rsidRPr="006F2CA2" w14:paraId="2B269F78" w14:textId="77777777" w:rsidTr="006F2CA2">
        <w:trPr>
          <w:divId w:val="2116439976"/>
          <w:cantSplit/>
          <w:jc w:val="center"/>
        </w:trPr>
        <w:tc>
          <w:tcPr>
            <w:tcW w:w="7120" w:type="dxa"/>
          </w:tcPr>
          <w:p w14:paraId="368BC58E"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GUID=de8575d3-ddc5-40c9-a864-282496edfffa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Name:</w:t>
            </w:r>
          </w:p>
        </w:tc>
      </w:tr>
      <w:tr w:rsidR="006F2CA2" w:rsidRPr="006F2CA2" w14:paraId="0DAD771F" w14:textId="77777777" w:rsidTr="006F2CA2">
        <w:trPr>
          <w:divId w:val="2116439976"/>
          <w:cantSplit/>
          <w:jc w:val="center"/>
        </w:trPr>
        <w:tc>
          <w:tcPr>
            <w:tcW w:w="7120" w:type="dxa"/>
          </w:tcPr>
          <w:p w14:paraId="03C091FE"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GUID=21d42108-c813-424a-9e5a-1c945fade1dc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ID No.:</w:t>
            </w:r>
          </w:p>
        </w:tc>
      </w:tr>
      <w:tr w:rsidR="006F2CA2" w:rsidRPr="006F2CA2" w14:paraId="1BE0FC55" w14:textId="77777777" w:rsidTr="006F2CA2">
        <w:trPr>
          <w:divId w:val="2116439976"/>
          <w:cantSplit/>
          <w:jc w:val="center"/>
        </w:trPr>
        <w:tc>
          <w:tcPr>
            <w:tcW w:w="7120" w:type="dxa"/>
          </w:tcPr>
          <w:p w14:paraId="52BF9C6E"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GUID=3c8b6a43-1355-4593-a6cf-46bb8630c20b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Date:</w:t>
            </w:r>
          </w:p>
        </w:tc>
      </w:tr>
      <w:tr w:rsidR="006F2CA2" w:rsidRPr="006F2CA2" w14:paraId="3EB21DD0" w14:textId="77777777" w:rsidTr="006F2CA2">
        <w:trPr>
          <w:divId w:val="2116439976"/>
          <w:cantSplit/>
          <w:jc w:val="center"/>
        </w:trPr>
        <w:tc>
          <w:tcPr>
            <w:tcW w:w="7120" w:type="dxa"/>
          </w:tcPr>
          <w:p w14:paraId="213D1096"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GUID=17d00d41-52ba-41b0-b640-879228dfb685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Signed by the Defendant before me, a Commissioner for Oaths:</w:t>
            </w:r>
          </w:p>
        </w:tc>
      </w:tr>
      <w:tr w:rsidR="006F2CA2" w:rsidRPr="006F2CA2" w14:paraId="5F02D81F" w14:textId="77777777" w:rsidTr="006F2CA2">
        <w:trPr>
          <w:divId w:val="2116439976"/>
          <w:cantSplit/>
          <w:jc w:val="center"/>
        </w:trPr>
        <w:tc>
          <w:tcPr>
            <w:tcW w:w="7120" w:type="dxa"/>
          </w:tcPr>
          <w:p w14:paraId="522E8DCD"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GUID=01bab106-e752-4309-9880-8aa40243a69b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The Defendant agrees with the arrangements set out in this paragraph.</w:t>
            </w:r>
          </w:p>
        </w:tc>
      </w:tr>
      <w:tr w:rsidR="006F2CA2" w:rsidRPr="006F2CA2" w14:paraId="68D8F9FD" w14:textId="77777777" w:rsidTr="006F2CA2">
        <w:trPr>
          <w:divId w:val="2116439976"/>
          <w:cantSplit/>
          <w:jc w:val="center"/>
        </w:trPr>
        <w:tc>
          <w:tcPr>
            <w:tcW w:w="7120" w:type="dxa"/>
          </w:tcPr>
          <w:p w14:paraId="0B2A17A0"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GUID=c981218e-87bc-4dfb-b43f-9eef892c55f6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Signed on behalf of the Defendant by the Defendant’s solicitor:</w:t>
            </w:r>
          </w:p>
        </w:tc>
      </w:tr>
      <w:tr w:rsidR="006F2CA2" w:rsidRPr="006F2CA2" w14:paraId="50D9571C" w14:textId="77777777" w:rsidTr="006F2CA2">
        <w:trPr>
          <w:divId w:val="2116439976"/>
          <w:cantSplit/>
          <w:jc w:val="center"/>
        </w:trPr>
        <w:tc>
          <w:tcPr>
            <w:tcW w:w="7120" w:type="dxa"/>
          </w:tcPr>
          <w:p w14:paraId="66FB46D5" w14:textId="77777777" w:rsidR="006F2CA2" w:rsidRPr="006F2CA2" w:rsidRDefault="006F2CA2" w:rsidP="006F2CA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GUID=d1cf19fe-3df6-4733-b738-b52bf7b39176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4.</w:t>
            </w:r>
            <w:r w:rsidRPr="006F2CA2">
              <w:rPr>
                <w:rFonts w:ascii="Times New Roman" w:hAnsi="Times New Roman" w:cs="Times New Roman"/>
                <w:sz w:val="22"/>
                <w:szCs w:val="20"/>
                <w:lang w:val="en-GB" w:eastAsia="en-US"/>
              </w:rPr>
              <w:tab/>
              <w:t>HDB’s Approval for Option</w:t>
            </w:r>
          </w:p>
        </w:tc>
      </w:tr>
      <w:tr w:rsidR="006F2CA2" w:rsidRPr="006F2CA2" w14:paraId="4FB63D78" w14:textId="77777777" w:rsidTr="006F2CA2">
        <w:trPr>
          <w:divId w:val="2116439976"/>
          <w:cantSplit/>
          <w:jc w:val="center"/>
        </w:trPr>
        <w:tc>
          <w:tcPr>
            <w:tcW w:w="7120" w:type="dxa"/>
          </w:tcPr>
          <w:p w14:paraId="3CEF9F12" w14:textId="77777777" w:rsidR="006F2CA2" w:rsidRPr="006F2CA2" w:rsidRDefault="006F2CA2" w:rsidP="006F2CA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GUID=08a377a5-c008-4706-97f8-8cc908b036cb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The agreed arrangements between parties have been approved by the HDB.</w:t>
            </w:r>
          </w:p>
        </w:tc>
      </w:tr>
      <w:tr w:rsidR="006F2CA2" w:rsidRPr="006F2CA2" w14:paraId="2F35A12B" w14:textId="77777777" w:rsidTr="006F2CA2">
        <w:trPr>
          <w:divId w:val="2116439976"/>
          <w:cantSplit/>
          <w:jc w:val="center"/>
        </w:trPr>
        <w:tc>
          <w:tcPr>
            <w:tcW w:w="7120" w:type="dxa"/>
          </w:tcPr>
          <w:p w14:paraId="1D610CD2" w14:textId="77777777" w:rsidR="006F2CA2" w:rsidRPr="006F2CA2" w:rsidRDefault="006F2CA2" w:rsidP="006F2CA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GUID=54e7e639-9838-480c-adc2-0fbd61fad0c2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5.</w:t>
            </w:r>
            <w:r w:rsidRPr="006F2CA2">
              <w:rPr>
                <w:rFonts w:ascii="Times New Roman" w:hAnsi="Times New Roman" w:cs="Times New Roman"/>
                <w:sz w:val="22"/>
                <w:szCs w:val="20"/>
                <w:lang w:val="en-GB" w:eastAsia="en-US"/>
              </w:rPr>
              <w:tab/>
              <w:t>CPF Information</w:t>
            </w:r>
          </w:p>
        </w:tc>
      </w:tr>
      <w:tr w:rsidR="006F2CA2" w:rsidRPr="006F2CA2" w14:paraId="129212B4" w14:textId="77777777" w:rsidTr="006F2CA2">
        <w:trPr>
          <w:divId w:val="2116439976"/>
          <w:cantSplit/>
          <w:jc w:val="center"/>
        </w:trPr>
        <w:tc>
          <w:tcPr>
            <w:tcW w:w="7120" w:type="dxa"/>
          </w:tcPr>
          <w:p w14:paraId="3774B009"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GUID=eead5a33-2e2b-4976-a276-04394fd1a9e3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The relevant CPF statement and additional CPF information (if applicable) of each party are annexed to this plan as Annex [</w:t>
            </w:r>
            <w:r w:rsidRPr="006F2CA2">
              <w:rPr>
                <w:rFonts w:ascii="Times New Roman" w:hAnsi="Times New Roman" w:cs="Times New Roman"/>
                <w:i/>
                <w:sz w:val="22"/>
                <w:szCs w:val="20"/>
                <w:lang w:val="en-GB" w:eastAsia="en-US"/>
              </w:rPr>
              <w:t>to state number</w:t>
            </w:r>
            <w:r w:rsidRPr="006F2CA2">
              <w:rPr>
                <w:rFonts w:ascii="Times New Roman" w:hAnsi="Times New Roman" w:cs="Times New Roman"/>
                <w:sz w:val="22"/>
                <w:szCs w:val="20"/>
                <w:lang w:val="en-GB" w:eastAsia="en-US"/>
              </w:rPr>
              <w:t>].</w:t>
            </w:r>
          </w:p>
        </w:tc>
      </w:tr>
      <w:tr w:rsidR="006F2CA2" w:rsidRPr="006F2CA2" w14:paraId="4C412EBE" w14:textId="77777777" w:rsidTr="006F2CA2">
        <w:trPr>
          <w:divId w:val="2116439976"/>
          <w:cantSplit/>
          <w:jc w:val="center"/>
        </w:trPr>
        <w:tc>
          <w:tcPr>
            <w:tcW w:w="7120" w:type="dxa"/>
          </w:tcPr>
          <w:p w14:paraId="08E4372B"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GUID=f4463e9b-518a-4029-822c-e91624bc8cc2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Signed (Plaintiff/Plaintiff’s Solicitor*):</w:t>
            </w:r>
          </w:p>
          <w:p w14:paraId="362533CE"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GUID=23caa7e5-92a3-4de2-ac01-d665f653c038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w:t>
            </w:r>
          </w:p>
        </w:tc>
      </w:tr>
      <w:tr w:rsidR="006F2CA2" w:rsidRPr="006F2CA2" w14:paraId="69FBC96A" w14:textId="77777777" w:rsidTr="006F2CA2">
        <w:trPr>
          <w:divId w:val="2116439976"/>
          <w:cantSplit/>
          <w:jc w:val="center"/>
        </w:trPr>
        <w:tc>
          <w:tcPr>
            <w:tcW w:w="7120" w:type="dxa"/>
          </w:tcPr>
          <w:p w14:paraId="7BAAFEBE"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GUID=6c2ff5a0-ab79-463f-9009-4af21e3bcfb5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*Delete where inapplicable.</w:t>
            </w:r>
          </w:p>
        </w:tc>
      </w:tr>
      <w:tr w:rsidR="006F2CA2" w:rsidRPr="006F2CA2" w14:paraId="4C5CA46A" w14:textId="77777777" w:rsidTr="006F2CA2">
        <w:trPr>
          <w:divId w:val="2116439976"/>
          <w:cantSplit/>
          <w:jc w:val="center"/>
        </w:trPr>
        <w:tc>
          <w:tcPr>
            <w:tcW w:w="7120" w:type="dxa"/>
          </w:tcPr>
          <w:p w14:paraId="7B6AD43A"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p>
        </w:tc>
      </w:tr>
    </w:tbl>
    <w:p w14:paraId="191C4D5A"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6DD03D2D"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68C7CC20"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53EECD4D"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0B46EF79"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3B5DA908"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132A7AF7" w14:textId="77777777" w:rsidR="006F2CA2" w:rsidRDefault="006F2CA2" w:rsidP="006F2CA2">
      <w:pPr>
        <w:spacing w:before="0" w:after="200" w:line="276" w:lineRule="auto"/>
        <w:divId w:val="2116439976"/>
        <w:rPr>
          <w:rFonts w:ascii="Calibri" w:eastAsia="Calibri" w:hAnsi="Calibri" w:cs="Times New Roman"/>
          <w:sz w:val="22"/>
          <w:szCs w:val="22"/>
          <w:lang w:eastAsia="en-US"/>
        </w:rPr>
      </w:pPr>
    </w:p>
    <w:p w14:paraId="5FBC0E26" w14:textId="77777777" w:rsidR="005D3525" w:rsidRPr="006F2CA2" w:rsidRDefault="005D3525" w:rsidP="006F2CA2">
      <w:pPr>
        <w:spacing w:before="0" w:after="200" w:line="276" w:lineRule="auto"/>
        <w:divId w:val="2116439976"/>
        <w:rPr>
          <w:rFonts w:ascii="Calibri" w:eastAsia="Calibri" w:hAnsi="Calibri" w:cs="Times New Roman"/>
          <w:sz w:val="22"/>
          <w:szCs w:val="22"/>
          <w:lang w:eastAsia="en-US"/>
        </w:rPr>
      </w:pPr>
    </w:p>
    <w:p w14:paraId="4C77BF64" w14:textId="77777777" w:rsidR="006F2CA2" w:rsidRPr="006F2CA2" w:rsidRDefault="006F2CA2" w:rsidP="006F2CA2">
      <w:pPr>
        <w:keepNext/>
        <w:keepLines/>
        <w:suppressAutoHyphens/>
        <w:spacing w:before="240" w:after="120" w:line="240" w:lineRule="auto"/>
        <w:jc w:val="center"/>
        <w:divId w:val="2116439976"/>
        <w:rPr>
          <w:rFonts w:ascii="Times New Roman" w:hAnsi="Times New Roman" w:cs="Times New Roman"/>
          <w:caps/>
          <w:sz w:val="22"/>
          <w:szCs w:val="20"/>
          <w:lang w:val="en-GB" w:eastAsia="en-US"/>
        </w:rPr>
      </w:pPr>
      <w:r w:rsidRPr="006F2CA2">
        <w:rPr>
          <w:rFonts w:ascii="Times New Roman" w:hAnsi="Times New Roman" w:cs="Times New Roman"/>
          <w:caps/>
          <w:sz w:val="22"/>
          <w:szCs w:val="20"/>
          <w:lang w:val="en-GB" w:eastAsia="en-US"/>
        </w:rPr>
        <w:lastRenderedPageBreak/>
        <w:fldChar w:fldCharType="begin" w:fldLock="1"/>
      </w:r>
      <w:r w:rsidRPr="006F2CA2">
        <w:rPr>
          <w:rFonts w:ascii="Times New Roman" w:hAnsi="Times New Roman" w:cs="Times New Roman"/>
          <w:caps/>
          <w:sz w:val="22"/>
          <w:szCs w:val="20"/>
          <w:lang w:val="en-GB" w:eastAsia="en-US"/>
        </w:rPr>
        <w:instrText xml:space="preserve"> GUID=c56e9007-4204-47cf-a4c8-18c2d1f3bd3a </w:instrText>
      </w:r>
      <w:r w:rsidRPr="006F2CA2">
        <w:rPr>
          <w:rFonts w:ascii="Times New Roman" w:hAnsi="Times New Roman" w:cs="Times New Roman"/>
          <w:caps/>
          <w:sz w:val="22"/>
          <w:szCs w:val="20"/>
          <w:lang w:val="en-GB" w:eastAsia="en-US"/>
        </w:rPr>
        <w:fldChar w:fldCharType="end"/>
      </w:r>
      <w:r w:rsidRPr="006F2CA2">
        <w:rPr>
          <w:rFonts w:ascii="Times New Roman" w:hAnsi="Times New Roman" w:cs="Times New Roman"/>
          <w:caps/>
          <w:sz w:val="22"/>
          <w:szCs w:val="20"/>
          <w:lang w:val="en-GB" w:eastAsia="en-US"/>
        </w:rPr>
        <w:t>Form 13</w:t>
      </w:r>
    </w:p>
    <w:tbl>
      <w:tblPr>
        <w:tblW w:w="9050" w:type="dxa"/>
        <w:jc w:val="center"/>
        <w:tblLook w:val="04A0" w:firstRow="1" w:lastRow="0" w:firstColumn="1" w:lastColumn="0" w:noHBand="0" w:noVBand="1"/>
      </w:tblPr>
      <w:tblGrid>
        <w:gridCol w:w="168"/>
        <w:gridCol w:w="244"/>
        <w:gridCol w:w="246"/>
        <w:gridCol w:w="168"/>
        <w:gridCol w:w="7222"/>
        <w:gridCol w:w="222"/>
        <w:gridCol w:w="780"/>
      </w:tblGrid>
      <w:tr w:rsidR="006F2CA2" w:rsidRPr="006F2CA2" w14:paraId="08667F06" w14:textId="77777777" w:rsidTr="00A04357">
        <w:trPr>
          <w:divId w:val="2116439976"/>
          <w:cantSplit/>
          <w:jc w:val="center"/>
        </w:trPr>
        <w:tc>
          <w:tcPr>
            <w:tcW w:w="9050" w:type="dxa"/>
            <w:gridSpan w:val="7"/>
          </w:tcPr>
          <w:p w14:paraId="28F63546"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GUID=6adc382b-6200-4653-bcc8-e127bded1457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 46, 56</w:t>
            </w:r>
          </w:p>
        </w:tc>
      </w:tr>
      <w:tr w:rsidR="006F2CA2" w:rsidRPr="006F2CA2" w14:paraId="7696A6E5" w14:textId="77777777" w:rsidTr="00A04357">
        <w:trPr>
          <w:divId w:val="2116439976"/>
          <w:cantSplit/>
          <w:jc w:val="center"/>
        </w:trPr>
        <w:tc>
          <w:tcPr>
            <w:tcW w:w="9050" w:type="dxa"/>
            <w:gridSpan w:val="7"/>
          </w:tcPr>
          <w:p w14:paraId="5F23AC5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GUID=f39d45a0-2ecb-41f3-9298-a029400b9b00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(PARTICULARS OF HOUSING ARRANGEMENT FORM)</w:t>
            </w:r>
          </w:p>
        </w:tc>
      </w:tr>
      <w:tr w:rsidR="006F2CA2" w:rsidRPr="006F2CA2" w14:paraId="2CBEDEC1" w14:textId="77777777" w:rsidTr="00A04357">
        <w:trPr>
          <w:divId w:val="2116439976"/>
          <w:cantSplit/>
          <w:jc w:val="center"/>
        </w:trPr>
        <w:tc>
          <w:tcPr>
            <w:tcW w:w="9050" w:type="dxa"/>
            <w:gridSpan w:val="7"/>
          </w:tcPr>
          <w:p w14:paraId="0C8D889E"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GUID=7acc2fe4-0bfa-4f8a-89c7-3f8c3f3fd646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PARTICULARS OF ARRANGEMENTS FOR HOUSING</w:t>
            </w:r>
          </w:p>
        </w:tc>
      </w:tr>
      <w:tr w:rsidR="000B7944" w14:paraId="1681A330" w14:textId="77777777" w:rsidTr="00A04357">
        <w:trPr>
          <w:gridBefore w:val="1"/>
          <w:gridAfter w:val="2"/>
          <w:divId w:val="2116439976"/>
          <w:wBefore w:w="169" w:type="dxa"/>
          <w:wAfter w:w="997" w:type="dxa"/>
          <w:cantSplit/>
          <w:jc w:val="center"/>
        </w:trPr>
        <w:tc>
          <w:tcPr>
            <w:tcW w:w="490" w:type="dxa"/>
            <w:gridSpan w:val="2"/>
          </w:tcPr>
          <w:p w14:paraId="31746549"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GUID=ec6fd47f-15c7-4c84-8a1b-0a3a62ac6d35 </w:instrText>
            </w:r>
            <w:r w:rsidRPr="006F2CA2">
              <w:rPr>
                <w:rFonts w:ascii="Times New Roman" w:hAnsi="Times New Roman" w:cs="Times New Roman"/>
                <w:sz w:val="22"/>
                <w:szCs w:val="20"/>
                <w:lang w:val="en-GB" w:eastAsia="en-US"/>
              </w:rPr>
              <w:fldChar w:fldCharType="end"/>
            </w:r>
          </w:p>
        </w:tc>
        <w:tc>
          <w:tcPr>
            <w:tcW w:w="7394" w:type="dxa"/>
            <w:gridSpan w:val="2"/>
          </w:tcPr>
          <w:p w14:paraId="595E6CD2" w14:textId="77777777" w:rsidR="006F2CA2" w:rsidRPr="006F2CA2" w:rsidRDefault="005A22FC" w:rsidP="006F2CA2">
            <w:pPr>
              <w:spacing w:before="60" w:after="60" w:line="240" w:lineRule="auto"/>
              <w:jc w:val="center"/>
              <w:rPr>
                <w:rFonts w:ascii="Times New Roman" w:hAnsi="Times New Roman" w:cs="Times New Roman"/>
                <w:sz w:val="22"/>
                <w:szCs w:val="20"/>
                <w:lang w:val="en-GB" w:eastAsia="en-US"/>
              </w:rPr>
            </w:pPr>
            <w:r>
              <w:continuationSeparator/>
            </w:r>
            <w:r w:rsidR="006F2CA2" w:rsidRPr="006F2CA2">
              <w:rPr>
                <w:rFonts w:ascii="Times New Roman" w:hAnsi="Times New Roman" w:cs="Times New Roman"/>
                <w:sz w:val="22"/>
                <w:szCs w:val="20"/>
                <w:lang w:val="en-GB" w:eastAsia="en-US"/>
              </w:rPr>
              <w:fldChar w:fldCharType="begin"/>
            </w:r>
            <w:r w:rsidR="006F2CA2" w:rsidRPr="006F2CA2">
              <w:rPr>
                <w:rFonts w:ascii="Times New Roman" w:hAnsi="Times New Roman" w:cs="Times New Roman"/>
                <w:sz w:val="22"/>
                <w:szCs w:val="20"/>
                <w:lang w:val="en-GB" w:eastAsia="en-US"/>
              </w:rPr>
              <w:instrText xml:space="preserve"> GUID=669c9bef-9abd-4d18-b8b5-6044e6ee5a49 </w:instrText>
            </w:r>
            <w:r w:rsidR="006F2CA2" w:rsidRPr="006F2CA2">
              <w:rPr>
                <w:rFonts w:ascii="Times New Roman" w:hAnsi="Times New Roman" w:cs="Times New Roman"/>
                <w:sz w:val="22"/>
                <w:szCs w:val="20"/>
                <w:lang w:val="en-GB" w:eastAsia="en-US"/>
              </w:rPr>
              <w:fldChar w:fldCharType="end"/>
            </w:r>
            <w:r w:rsidR="006F2CA2" w:rsidRPr="006F2CA2">
              <w:rPr>
                <w:rFonts w:ascii="Times New Roman" w:hAnsi="Times New Roman" w:cs="Times New Roman"/>
                <w:sz w:val="22"/>
                <w:szCs w:val="20"/>
                <w:lang w:val="en-GB" w:eastAsia="en-US"/>
              </w:rPr>
              <w:t>Plaintiff’s/Defendant’s*</w:t>
            </w:r>
          </w:p>
        </w:tc>
      </w:tr>
      <w:tr w:rsidR="005A22FC" w14:paraId="6264BD0F" w14:textId="77777777" w:rsidTr="00A04357">
        <w:trPr>
          <w:divId w:val="2116439976"/>
          <w:cantSplit/>
          <w:jc w:val="center"/>
        </w:trPr>
        <w:tc>
          <w:tcPr>
            <w:tcW w:w="9050" w:type="dxa"/>
            <w:gridSpan w:val="7"/>
          </w:tcPr>
          <w:p w14:paraId="065E1553"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GUID=d4d4e536-eac6-4535-9404-a6f9f0261762 </w:instrText>
            </w:r>
            <w:r w:rsidRPr="006F2CA2">
              <w:rPr>
                <w:rFonts w:ascii="Times New Roman" w:hAnsi="Times New Roman" w:cs="Times New Roman"/>
                <w:sz w:val="22"/>
                <w:szCs w:val="20"/>
                <w:lang w:val="en-GB" w:eastAsia="en-US"/>
              </w:rPr>
              <w:fldChar w:fldCharType="end"/>
            </w:r>
            <w:proofErr w:type="gramStart"/>
            <w:r w:rsidRPr="006F2CA2">
              <w:rPr>
                <w:rFonts w:ascii="Times New Roman" w:hAnsi="Times New Roman" w:cs="Times New Roman"/>
                <w:sz w:val="22"/>
                <w:szCs w:val="20"/>
                <w:lang w:val="en-GB" w:eastAsia="en-US"/>
              </w:rPr>
              <w:t>Particulars of</w:t>
            </w:r>
            <w:proofErr w:type="gramEnd"/>
            <w:r w:rsidRPr="006F2CA2">
              <w:rPr>
                <w:rFonts w:ascii="Times New Roman" w:hAnsi="Times New Roman" w:cs="Times New Roman"/>
                <w:sz w:val="22"/>
                <w:szCs w:val="20"/>
                <w:lang w:val="en-GB" w:eastAsia="en-US"/>
              </w:rPr>
              <w:t xml:space="preserve"> Proposed/Agreed* Arrangements for Housing</w:t>
            </w:r>
          </w:p>
        </w:tc>
      </w:tr>
      <w:tr w:rsidR="005A22FC" w14:paraId="53750553" w14:textId="77777777" w:rsidTr="00A04357">
        <w:trPr>
          <w:divId w:val="2116439976"/>
          <w:cantSplit/>
          <w:jc w:val="center"/>
        </w:trPr>
        <w:tc>
          <w:tcPr>
            <w:tcW w:w="9050" w:type="dxa"/>
            <w:gridSpan w:val="7"/>
          </w:tcPr>
          <w:p w14:paraId="4DB5D339"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GUID=d841d5fe-1bcf-43ec-9a61-bde209ffdaec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Housing and Development Board (HDB) Flat — List of Options</w:t>
            </w:r>
          </w:p>
        </w:tc>
      </w:tr>
      <w:tr w:rsidR="005A22FC" w14:paraId="5EE0A4DE" w14:textId="77777777" w:rsidTr="00A04357">
        <w:trPr>
          <w:divId w:val="2116439976"/>
          <w:cantSplit/>
          <w:jc w:val="center"/>
        </w:trPr>
        <w:tc>
          <w:tcPr>
            <w:tcW w:w="9050" w:type="dxa"/>
            <w:gridSpan w:val="7"/>
          </w:tcPr>
          <w:p w14:paraId="4B5A3644"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GUID=6994df22-1c7d-468d-abbf-0f3e1ac7f360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Select one or more options and complete the details in the following pages for the option(s) selected.</w:t>
            </w:r>
          </w:p>
        </w:tc>
      </w:tr>
      <w:tr w:rsidR="005A22FC" w14:paraId="0132C462" w14:textId="77777777" w:rsidTr="00A04357">
        <w:trPr>
          <w:divId w:val="2116439976"/>
          <w:cantSplit/>
          <w:jc w:val="center"/>
        </w:trPr>
        <w:tc>
          <w:tcPr>
            <w:tcW w:w="413" w:type="dxa"/>
            <w:gridSpan w:val="2"/>
          </w:tcPr>
          <w:p w14:paraId="6B21D481"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GUID=05797273-b71d-4145-afcd-ac6570763d56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8637" w:type="dxa"/>
            <w:gridSpan w:val="5"/>
          </w:tcPr>
          <w:p w14:paraId="0BE23C5F"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GUID=186ae460-5186-497e-a86c-a435be87f7d6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b/>
                <w:sz w:val="22"/>
                <w:szCs w:val="20"/>
                <w:lang w:val="en-GB" w:eastAsia="en-US"/>
              </w:rPr>
              <w:t>Option 1:</w:t>
            </w:r>
            <w:r w:rsidRPr="006F2CA2">
              <w:rPr>
                <w:rFonts w:ascii="Times New Roman" w:hAnsi="Times New Roman" w:cs="Times New Roman"/>
                <w:sz w:val="22"/>
                <w:szCs w:val="20"/>
                <w:lang w:val="en-GB" w:eastAsia="en-US"/>
              </w:rPr>
              <w:t xml:space="preserve"> The flat will be surrendered to the HDB.</w:t>
            </w:r>
          </w:p>
        </w:tc>
      </w:tr>
      <w:tr w:rsidR="005A22FC" w14:paraId="3DF2B1C1" w14:textId="77777777" w:rsidTr="00A04357">
        <w:trPr>
          <w:divId w:val="2116439976"/>
          <w:cantSplit/>
          <w:jc w:val="center"/>
        </w:trPr>
        <w:tc>
          <w:tcPr>
            <w:tcW w:w="413" w:type="dxa"/>
            <w:gridSpan w:val="2"/>
          </w:tcPr>
          <w:p w14:paraId="13A49C1A"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GUID=0a3f372c-d88c-4a6c-a028-726deb68022e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8637" w:type="dxa"/>
            <w:gridSpan w:val="5"/>
          </w:tcPr>
          <w:p w14:paraId="2D054346"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GUID=80f82069-f18a-4653-8195-2b063d94677c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b/>
                <w:sz w:val="22"/>
                <w:szCs w:val="20"/>
                <w:lang w:val="en-GB" w:eastAsia="en-US"/>
              </w:rPr>
              <w:t>Option 2:</w:t>
            </w:r>
            <w:r w:rsidRPr="006F2CA2">
              <w:rPr>
                <w:rFonts w:ascii="Times New Roman" w:hAnsi="Times New Roman" w:cs="Times New Roman"/>
                <w:sz w:val="22"/>
                <w:szCs w:val="20"/>
                <w:lang w:val="en-GB" w:eastAsia="en-US"/>
              </w:rPr>
              <w:t xml:space="preserve"> The Agreement for Lease with the HDB will be terminated.</w:t>
            </w:r>
          </w:p>
        </w:tc>
      </w:tr>
      <w:tr w:rsidR="005A22FC" w14:paraId="5C4D8C4F" w14:textId="77777777" w:rsidTr="00A04357">
        <w:trPr>
          <w:divId w:val="2116439976"/>
          <w:cantSplit/>
          <w:jc w:val="center"/>
        </w:trPr>
        <w:tc>
          <w:tcPr>
            <w:tcW w:w="413" w:type="dxa"/>
            <w:gridSpan w:val="2"/>
          </w:tcPr>
          <w:p w14:paraId="229A08BA"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GUID=d98014b6-895d-41db-b14c-65fbb7ee9914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8637" w:type="dxa"/>
            <w:gridSpan w:val="5"/>
          </w:tcPr>
          <w:p w14:paraId="0A4D8E02"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GUID=275c2ffd-92eb-4730-92c7-ee4938c8d28a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b/>
                <w:sz w:val="22"/>
                <w:szCs w:val="20"/>
                <w:lang w:val="en-GB" w:eastAsia="en-US"/>
              </w:rPr>
              <w:t>Option 3:</w:t>
            </w:r>
            <w:r w:rsidRPr="006F2CA2">
              <w:rPr>
                <w:rFonts w:ascii="Times New Roman" w:hAnsi="Times New Roman" w:cs="Times New Roman"/>
                <w:sz w:val="22"/>
                <w:szCs w:val="20"/>
                <w:lang w:val="en-GB" w:eastAsia="en-US"/>
              </w:rPr>
              <w:t xml:space="preserve"> The flat will be sold in the open market.</w:t>
            </w:r>
          </w:p>
        </w:tc>
      </w:tr>
      <w:tr w:rsidR="005A22FC" w14:paraId="4A8C6FDA" w14:textId="77777777" w:rsidTr="00A04357">
        <w:trPr>
          <w:divId w:val="2116439976"/>
          <w:cantSplit/>
          <w:jc w:val="center"/>
        </w:trPr>
        <w:tc>
          <w:tcPr>
            <w:tcW w:w="413" w:type="dxa"/>
            <w:gridSpan w:val="2"/>
          </w:tcPr>
          <w:p w14:paraId="260CABA3"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GUID=cc3f6a7d-3599-4dfc-8a3a-a30e12bd8801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8637" w:type="dxa"/>
            <w:gridSpan w:val="5"/>
          </w:tcPr>
          <w:p w14:paraId="4F214622"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GUID=e9779cb0-1eb0-4b10-8f25-792dc5d19edc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b/>
                <w:sz w:val="22"/>
                <w:szCs w:val="20"/>
                <w:lang w:val="en-GB" w:eastAsia="en-US"/>
              </w:rPr>
              <w:t>Option 4:</w:t>
            </w:r>
            <w:r w:rsidRPr="006F2CA2">
              <w:rPr>
                <w:rFonts w:ascii="Times New Roman" w:hAnsi="Times New Roman" w:cs="Times New Roman"/>
                <w:sz w:val="22"/>
                <w:szCs w:val="20"/>
                <w:lang w:val="en-GB" w:eastAsia="en-US"/>
              </w:rPr>
              <w:t xml:space="preserve"> The Plaintiff’s share in the flat will be sold/transferred* to:</w:t>
            </w:r>
          </w:p>
        </w:tc>
      </w:tr>
      <w:tr w:rsidR="005A22FC" w14:paraId="179261D3" w14:textId="77777777" w:rsidTr="00A04357">
        <w:trPr>
          <w:divId w:val="2116439976"/>
          <w:cantSplit/>
          <w:jc w:val="center"/>
        </w:trPr>
        <w:tc>
          <w:tcPr>
            <w:tcW w:w="413" w:type="dxa"/>
            <w:gridSpan w:val="2"/>
          </w:tcPr>
          <w:p w14:paraId="08ABCE72"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GUID=9ad2a263-79b1-445c-be6c-55403d79843d </w:instrText>
            </w:r>
            <w:r w:rsidRPr="006F2CA2">
              <w:rPr>
                <w:rFonts w:ascii="Times New Roman" w:hAnsi="Times New Roman" w:cs="Times New Roman"/>
                <w:sz w:val="22"/>
                <w:szCs w:val="20"/>
                <w:lang w:val="en-GB" w:eastAsia="en-US"/>
              </w:rPr>
              <w:fldChar w:fldCharType="end"/>
            </w:r>
          </w:p>
        </w:tc>
        <w:tc>
          <w:tcPr>
            <w:tcW w:w="414" w:type="dxa"/>
            <w:gridSpan w:val="2"/>
          </w:tcPr>
          <w:p w14:paraId="421BB37F"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GUID=e18fd0aa-29de-4213-b15e-d7d7b45763c5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8223" w:type="dxa"/>
            <w:gridSpan w:val="3"/>
          </w:tcPr>
          <w:p w14:paraId="3BC1DEF0"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GUID=1de5740d-4c9e-4417-bd8b-3e9973a70daa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Defendant</w:t>
            </w:r>
          </w:p>
        </w:tc>
      </w:tr>
      <w:tr w:rsidR="005A22FC" w14:paraId="055D36FE" w14:textId="77777777" w:rsidTr="00A04357">
        <w:trPr>
          <w:divId w:val="2116439976"/>
          <w:cantSplit/>
          <w:jc w:val="center"/>
        </w:trPr>
        <w:tc>
          <w:tcPr>
            <w:tcW w:w="413" w:type="dxa"/>
            <w:gridSpan w:val="2"/>
          </w:tcPr>
          <w:p w14:paraId="65BF9DD0"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GUID=dcb0e1fb-19f8-4c63-bc20-b2a0548155d5 </w:instrText>
            </w:r>
            <w:r w:rsidRPr="006F2CA2">
              <w:rPr>
                <w:rFonts w:ascii="Times New Roman" w:hAnsi="Times New Roman" w:cs="Times New Roman"/>
                <w:sz w:val="22"/>
                <w:szCs w:val="20"/>
                <w:lang w:val="en-GB" w:eastAsia="en-US"/>
              </w:rPr>
              <w:fldChar w:fldCharType="end"/>
            </w:r>
          </w:p>
        </w:tc>
        <w:tc>
          <w:tcPr>
            <w:tcW w:w="414" w:type="dxa"/>
            <w:gridSpan w:val="2"/>
          </w:tcPr>
          <w:p w14:paraId="03161D51"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GUID=28b60d79-ee30-4efe-b85d-c0a8674b4e4a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8223" w:type="dxa"/>
            <w:gridSpan w:val="3"/>
          </w:tcPr>
          <w:p w14:paraId="026F5D5C"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GUID=d162aec5-00ab-4194-ae3d-d6a8a8ce31d3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Defendant and a third party</w:t>
            </w:r>
          </w:p>
        </w:tc>
      </w:tr>
      <w:tr w:rsidR="005A22FC" w14:paraId="2DA0A656" w14:textId="77777777" w:rsidTr="00A04357">
        <w:trPr>
          <w:divId w:val="2116439976"/>
          <w:cantSplit/>
          <w:jc w:val="center"/>
        </w:trPr>
        <w:tc>
          <w:tcPr>
            <w:tcW w:w="413" w:type="dxa"/>
            <w:gridSpan w:val="2"/>
          </w:tcPr>
          <w:p w14:paraId="64136AF5"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GUID=45d939bd-a823-46ec-8027-2c5d1b49fab8 </w:instrText>
            </w:r>
            <w:r w:rsidRPr="006F2CA2">
              <w:rPr>
                <w:rFonts w:ascii="Times New Roman" w:hAnsi="Times New Roman" w:cs="Times New Roman"/>
                <w:sz w:val="22"/>
                <w:szCs w:val="20"/>
                <w:lang w:val="en-GB" w:eastAsia="en-US"/>
              </w:rPr>
              <w:fldChar w:fldCharType="end"/>
            </w:r>
          </w:p>
        </w:tc>
        <w:tc>
          <w:tcPr>
            <w:tcW w:w="414" w:type="dxa"/>
            <w:gridSpan w:val="2"/>
          </w:tcPr>
          <w:p w14:paraId="57FB3686"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GUID=6932c8ca-af31-40a8-9a00-192af61f21a9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8223" w:type="dxa"/>
            <w:gridSpan w:val="3"/>
          </w:tcPr>
          <w:p w14:paraId="5B678686"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GUID=7b1aede6-83c2-452f-ae6b-9662dcc2140a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 third party</w:t>
            </w:r>
          </w:p>
        </w:tc>
      </w:tr>
      <w:tr w:rsidR="005A22FC" w14:paraId="22443CC3" w14:textId="77777777" w:rsidTr="00A04357">
        <w:trPr>
          <w:divId w:val="2116439976"/>
          <w:cantSplit/>
          <w:jc w:val="center"/>
        </w:trPr>
        <w:tc>
          <w:tcPr>
            <w:tcW w:w="413" w:type="dxa"/>
            <w:gridSpan w:val="2"/>
          </w:tcPr>
          <w:p w14:paraId="0719FB0D"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GUID=152dafc2-e4a4-4a8b-b49d-ec4d89ba6ede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8637" w:type="dxa"/>
            <w:gridSpan w:val="5"/>
          </w:tcPr>
          <w:p w14:paraId="0AC0D1FB"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GUID=08bc76ae-decb-4c63-9756-e83e8cb47f51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b/>
                <w:sz w:val="22"/>
                <w:szCs w:val="20"/>
                <w:lang w:val="en-GB" w:eastAsia="en-US"/>
              </w:rPr>
              <w:t>Option 5:</w:t>
            </w:r>
            <w:r w:rsidRPr="006F2CA2">
              <w:rPr>
                <w:rFonts w:ascii="Times New Roman" w:hAnsi="Times New Roman" w:cs="Times New Roman"/>
                <w:sz w:val="22"/>
                <w:szCs w:val="20"/>
                <w:lang w:val="en-GB" w:eastAsia="en-US"/>
              </w:rPr>
              <w:t xml:space="preserve"> The Defendant’s share in the flat will be sold/transferred* to:</w:t>
            </w:r>
          </w:p>
        </w:tc>
      </w:tr>
      <w:tr w:rsidR="005A22FC" w14:paraId="20EF8C3F" w14:textId="77777777" w:rsidTr="00A04357">
        <w:trPr>
          <w:divId w:val="2116439976"/>
          <w:cantSplit/>
          <w:jc w:val="center"/>
        </w:trPr>
        <w:tc>
          <w:tcPr>
            <w:tcW w:w="413" w:type="dxa"/>
            <w:gridSpan w:val="2"/>
          </w:tcPr>
          <w:p w14:paraId="2EDBCF9F"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GUID=3803cc29-99ba-4107-8434-29c5e8ea250b </w:instrText>
            </w:r>
            <w:r w:rsidRPr="006F2CA2">
              <w:rPr>
                <w:rFonts w:ascii="Times New Roman" w:hAnsi="Times New Roman" w:cs="Times New Roman"/>
                <w:sz w:val="22"/>
                <w:szCs w:val="20"/>
                <w:lang w:val="en-GB" w:eastAsia="en-US"/>
              </w:rPr>
              <w:fldChar w:fldCharType="end"/>
            </w:r>
          </w:p>
        </w:tc>
        <w:tc>
          <w:tcPr>
            <w:tcW w:w="414" w:type="dxa"/>
            <w:gridSpan w:val="2"/>
          </w:tcPr>
          <w:p w14:paraId="41B8C4E1"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GUID=1f5dfe6d-6864-4948-a8c0-d5b2e3e42aab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8223" w:type="dxa"/>
            <w:gridSpan w:val="3"/>
          </w:tcPr>
          <w:p w14:paraId="6865B577"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GUID=84d9aa6c-4940-43dc-809b-1772f862e9b5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Plaintiff</w:t>
            </w:r>
          </w:p>
        </w:tc>
      </w:tr>
      <w:tr w:rsidR="005A22FC" w14:paraId="51625E22" w14:textId="77777777" w:rsidTr="00A04357">
        <w:trPr>
          <w:divId w:val="2116439976"/>
          <w:cantSplit/>
          <w:jc w:val="center"/>
        </w:trPr>
        <w:tc>
          <w:tcPr>
            <w:tcW w:w="413" w:type="dxa"/>
            <w:gridSpan w:val="2"/>
          </w:tcPr>
          <w:p w14:paraId="20E40396"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GUID=dfe8ed0b-fb51-4119-80fd-60473b994a2c </w:instrText>
            </w:r>
            <w:r w:rsidRPr="006F2CA2">
              <w:rPr>
                <w:rFonts w:ascii="Times New Roman" w:hAnsi="Times New Roman" w:cs="Times New Roman"/>
                <w:sz w:val="22"/>
                <w:szCs w:val="20"/>
                <w:lang w:val="en-GB" w:eastAsia="en-US"/>
              </w:rPr>
              <w:fldChar w:fldCharType="end"/>
            </w:r>
          </w:p>
        </w:tc>
        <w:tc>
          <w:tcPr>
            <w:tcW w:w="414" w:type="dxa"/>
            <w:gridSpan w:val="2"/>
          </w:tcPr>
          <w:p w14:paraId="666A5BE5"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GUID=bada7466-75bd-4dff-b87a-0e12dcf8c4ba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8223" w:type="dxa"/>
            <w:gridSpan w:val="3"/>
          </w:tcPr>
          <w:p w14:paraId="19544832"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GUID=11ffbc7b-8e58-46bf-8fdc-4da16e7977f6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Plaintiff and a third party</w:t>
            </w:r>
          </w:p>
        </w:tc>
      </w:tr>
      <w:tr w:rsidR="005A22FC" w14:paraId="17E2F3BB" w14:textId="77777777" w:rsidTr="00A04357">
        <w:trPr>
          <w:divId w:val="2116439976"/>
          <w:cantSplit/>
          <w:jc w:val="center"/>
        </w:trPr>
        <w:tc>
          <w:tcPr>
            <w:tcW w:w="413" w:type="dxa"/>
            <w:gridSpan w:val="2"/>
          </w:tcPr>
          <w:p w14:paraId="45C2327E"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GUID=17510b36-ed46-48e7-af7b-915a79b882a9 </w:instrText>
            </w:r>
            <w:r w:rsidRPr="006F2CA2">
              <w:rPr>
                <w:rFonts w:ascii="Times New Roman" w:hAnsi="Times New Roman" w:cs="Times New Roman"/>
                <w:sz w:val="22"/>
                <w:szCs w:val="20"/>
                <w:lang w:val="en-GB" w:eastAsia="en-US"/>
              </w:rPr>
              <w:fldChar w:fldCharType="end"/>
            </w:r>
          </w:p>
        </w:tc>
        <w:tc>
          <w:tcPr>
            <w:tcW w:w="414" w:type="dxa"/>
            <w:gridSpan w:val="2"/>
          </w:tcPr>
          <w:p w14:paraId="4617D414"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GUID=0f550a50-56c3-48a0-81a9-934fb34e8e68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8223" w:type="dxa"/>
            <w:gridSpan w:val="3"/>
          </w:tcPr>
          <w:p w14:paraId="1B2FE7F9"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GUID=e87c90da-6285-4e1c-bb2a-eaeac72c7bad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 third party</w:t>
            </w:r>
          </w:p>
        </w:tc>
      </w:tr>
      <w:tr w:rsidR="005A22FC" w14:paraId="0E57AB53" w14:textId="77777777" w:rsidTr="00A04357">
        <w:trPr>
          <w:divId w:val="2116439976"/>
          <w:cantSplit/>
          <w:jc w:val="center"/>
        </w:trPr>
        <w:tc>
          <w:tcPr>
            <w:tcW w:w="413" w:type="dxa"/>
            <w:gridSpan w:val="2"/>
          </w:tcPr>
          <w:p w14:paraId="78AD1037"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GUID=b39a7ceb-b28d-42f1-92f2-75a47abe2682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8637" w:type="dxa"/>
            <w:gridSpan w:val="5"/>
          </w:tcPr>
          <w:p w14:paraId="22541288"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GUID=17fe09e3-56bb-4cff-9c42-7cbc9e5100d2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b/>
                <w:sz w:val="22"/>
                <w:szCs w:val="20"/>
                <w:lang w:val="en-GB" w:eastAsia="en-US"/>
              </w:rPr>
              <w:t>Option 6:</w:t>
            </w:r>
            <w:r w:rsidRPr="006F2CA2">
              <w:rPr>
                <w:rFonts w:ascii="Times New Roman" w:hAnsi="Times New Roman" w:cs="Times New Roman"/>
                <w:sz w:val="22"/>
                <w:szCs w:val="20"/>
                <w:lang w:val="en-GB" w:eastAsia="en-US"/>
              </w:rPr>
              <w:t xml:space="preserve"> Others:</w:t>
            </w:r>
          </w:p>
        </w:tc>
      </w:tr>
      <w:tr w:rsidR="005A22FC" w14:paraId="41C5E7AC" w14:textId="77777777" w:rsidTr="00A04357">
        <w:trPr>
          <w:divId w:val="2116439976"/>
          <w:cantSplit/>
          <w:jc w:val="center"/>
        </w:trPr>
        <w:tc>
          <w:tcPr>
            <w:tcW w:w="413" w:type="dxa"/>
            <w:gridSpan w:val="2"/>
          </w:tcPr>
          <w:p w14:paraId="5454404E"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GUID=4e7d3189-0519-47d4-be7c-a71bc25dc0d8 </w:instrText>
            </w:r>
            <w:r w:rsidRPr="006F2CA2">
              <w:rPr>
                <w:rFonts w:ascii="Times New Roman" w:hAnsi="Times New Roman" w:cs="Times New Roman"/>
                <w:sz w:val="22"/>
                <w:szCs w:val="20"/>
                <w:lang w:val="en-GB" w:eastAsia="en-US"/>
              </w:rPr>
              <w:fldChar w:fldCharType="end"/>
            </w:r>
          </w:p>
        </w:tc>
        <w:tc>
          <w:tcPr>
            <w:tcW w:w="8637" w:type="dxa"/>
            <w:gridSpan w:val="5"/>
          </w:tcPr>
          <w:p w14:paraId="3F33D02B"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GUID=00ff97ab-427f-4470-9964-758031f5610b </w:instrText>
            </w:r>
            <w:r w:rsidRPr="006F2CA2">
              <w:rPr>
                <w:rFonts w:ascii="Times New Roman" w:hAnsi="Times New Roman" w:cs="Times New Roman"/>
                <w:sz w:val="22"/>
                <w:szCs w:val="20"/>
                <w:lang w:val="en-GB" w:eastAsia="en-US"/>
              </w:rPr>
              <w:fldChar w:fldCharType="end"/>
            </w:r>
          </w:p>
        </w:tc>
      </w:tr>
      <w:tr w:rsidR="006F2CA2" w:rsidRPr="006F2CA2" w14:paraId="6052152E" w14:textId="77777777" w:rsidTr="00A04357">
        <w:trPr>
          <w:divId w:val="2116439976"/>
          <w:cantSplit/>
          <w:jc w:val="center"/>
        </w:trPr>
        <w:tc>
          <w:tcPr>
            <w:tcW w:w="8053" w:type="dxa"/>
            <w:gridSpan w:val="5"/>
          </w:tcPr>
          <w:p w14:paraId="60559A75"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GUID=991944f6-703e-4b5b-832e-636bb0c4436a </w:instrText>
            </w:r>
            <w:r w:rsidRPr="006F2CA2">
              <w:rPr>
                <w:rFonts w:ascii="Times New Roman" w:hAnsi="Times New Roman" w:cs="Times New Roman"/>
                <w:sz w:val="22"/>
                <w:szCs w:val="20"/>
                <w:lang w:val="en-GB" w:eastAsia="en-US"/>
              </w:rPr>
              <w:fldChar w:fldCharType="end"/>
            </w:r>
          </w:p>
        </w:tc>
        <w:tc>
          <w:tcPr>
            <w:tcW w:w="217" w:type="dxa"/>
          </w:tcPr>
          <w:p w14:paraId="4F1366B3"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GUID=3bb62172-45d7-47b0-8f29-6729f58f0765 </w:instrText>
            </w:r>
            <w:r w:rsidRPr="006F2CA2">
              <w:rPr>
                <w:rFonts w:ascii="Times New Roman" w:hAnsi="Times New Roman" w:cs="Times New Roman"/>
                <w:sz w:val="22"/>
                <w:szCs w:val="20"/>
                <w:lang w:val="en-GB" w:eastAsia="en-US"/>
              </w:rPr>
              <w:fldChar w:fldCharType="end"/>
            </w:r>
          </w:p>
        </w:tc>
        <w:tc>
          <w:tcPr>
            <w:tcW w:w="780" w:type="dxa"/>
          </w:tcPr>
          <w:p w14:paraId="3657C5F5"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GUID=8d00b0a8-6fc6-4ebd-90cf-86cc4f89baa9 </w:instrText>
            </w:r>
            <w:r w:rsidRPr="006F2CA2">
              <w:rPr>
                <w:rFonts w:ascii="Times New Roman" w:hAnsi="Times New Roman" w:cs="Times New Roman"/>
                <w:sz w:val="22"/>
                <w:szCs w:val="20"/>
                <w:lang w:val="en-GB" w:eastAsia="en-US"/>
              </w:rPr>
              <w:fldChar w:fldCharType="end"/>
            </w:r>
          </w:p>
        </w:tc>
      </w:tr>
      <w:tr w:rsidR="00A04357" w:rsidRPr="006F2CA2" w14:paraId="39DFB28D" w14:textId="77777777" w:rsidTr="00A04357">
        <w:trPr>
          <w:gridAfter w:val="1"/>
          <w:divId w:val="2116439976"/>
          <w:wAfter w:w="780" w:type="dxa"/>
          <w:cantSplit/>
          <w:jc w:val="center"/>
        </w:trPr>
        <w:tc>
          <w:tcPr>
            <w:tcW w:w="8053" w:type="dxa"/>
            <w:gridSpan w:val="5"/>
          </w:tcPr>
          <w:p w14:paraId="480362FF" w14:textId="77777777" w:rsidR="00A04357" w:rsidRPr="006F2CA2" w:rsidRDefault="00A04357" w:rsidP="00A04357">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GUID=d7483cf3-ba75-4944-baab-d641c43e79ea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_______________________</w:t>
            </w:r>
            <w:r>
              <w:rPr>
                <w:rFonts w:ascii="Times New Roman" w:hAnsi="Times New Roman" w:cs="Times New Roman"/>
                <w:sz w:val="22"/>
                <w:szCs w:val="20"/>
                <w:lang w:val="en-GB" w:eastAsia="en-US"/>
              </w:rPr>
              <w:t xml:space="preserve">                                                 </w:t>
            </w:r>
            <w:r w:rsidRPr="006F2CA2">
              <w:rPr>
                <w:rFonts w:ascii="Times New Roman" w:hAnsi="Times New Roman" w:cs="Times New Roman"/>
                <w:sz w:val="22"/>
                <w:szCs w:val="20"/>
                <w:lang w:val="en-GB" w:eastAsia="en-US"/>
              </w:rPr>
              <w:t>_______________________</w:t>
            </w:r>
            <w:r w:rsidRPr="006F2CA2">
              <w:rPr>
                <w:rFonts w:ascii="Times New Roman" w:hAnsi="Times New Roman" w:cs="Times New Roman"/>
                <w:sz w:val="22"/>
                <w:szCs w:val="20"/>
                <w:lang w:val="en-GB" w:eastAsia="en-US"/>
              </w:rPr>
              <w:br/>
            </w:r>
            <w:r>
              <w:rPr>
                <w:rFonts w:ascii="Times New Roman" w:hAnsi="Times New Roman" w:cs="Times New Roman"/>
                <w:sz w:val="22"/>
                <w:szCs w:val="20"/>
                <w:lang w:val="en-GB" w:eastAsia="en-US"/>
              </w:rPr>
              <w:t xml:space="preserve">             </w:t>
            </w:r>
            <w:r w:rsidRPr="006F2CA2">
              <w:rPr>
                <w:rFonts w:ascii="Times New Roman" w:hAnsi="Times New Roman" w:cs="Times New Roman"/>
                <w:sz w:val="22"/>
                <w:szCs w:val="20"/>
                <w:lang w:val="en-GB" w:eastAsia="en-US"/>
              </w:rPr>
              <w:t>Plaintiff*</w:t>
            </w:r>
            <w:r>
              <w:rPr>
                <w:rFonts w:ascii="Times New Roman" w:hAnsi="Times New Roman" w:cs="Times New Roman"/>
                <w:sz w:val="22"/>
                <w:szCs w:val="20"/>
                <w:lang w:val="en-GB" w:eastAsia="en-US"/>
              </w:rPr>
              <w:t xml:space="preserve">                                                                                 Defendant</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br/>
            </w:r>
          </w:p>
        </w:tc>
        <w:tc>
          <w:tcPr>
            <w:tcW w:w="217" w:type="dxa"/>
          </w:tcPr>
          <w:p w14:paraId="44F9AFF2" w14:textId="77777777" w:rsidR="00A04357" w:rsidRPr="006F2CA2" w:rsidRDefault="00A04357"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GUID=cc9665ff-ab89-463e-a32b-76120c4bffea </w:instrText>
            </w:r>
            <w:r w:rsidRPr="006F2CA2">
              <w:rPr>
                <w:rFonts w:ascii="Times New Roman" w:hAnsi="Times New Roman" w:cs="Times New Roman"/>
                <w:sz w:val="22"/>
                <w:szCs w:val="20"/>
                <w:lang w:val="en-GB" w:eastAsia="en-US"/>
              </w:rPr>
              <w:fldChar w:fldCharType="end"/>
            </w:r>
          </w:p>
        </w:tc>
      </w:tr>
      <w:tr w:rsidR="00A04357" w:rsidRPr="006F2CA2" w14:paraId="43DCFC3C" w14:textId="77777777" w:rsidTr="00A04357">
        <w:trPr>
          <w:gridAfter w:val="1"/>
          <w:divId w:val="2116439976"/>
          <w:wAfter w:w="780" w:type="dxa"/>
          <w:cantSplit/>
          <w:jc w:val="center"/>
        </w:trPr>
        <w:tc>
          <w:tcPr>
            <w:tcW w:w="8053" w:type="dxa"/>
            <w:gridSpan w:val="5"/>
          </w:tcPr>
          <w:p w14:paraId="55D1AAAE" w14:textId="77777777" w:rsidR="00A04357" w:rsidRPr="006F2CA2" w:rsidRDefault="00A04357" w:rsidP="00A04357">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GUID=d24771ca-8b49-432c-bc39-4ba78b4d2e17 </w:instrText>
            </w:r>
            <w:r w:rsidRPr="006F2CA2">
              <w:rPr>
                <w:rFonts w:ascii="Times New Roman" w:hAnsi="Times New Roman" w:cs="Times New Roman"/>
                <w:sz w:val="22"/>
                <w:szCs w:val="20"/>
                <w:lang w:val="en-GB" w:eastAsia="en-US"/>
              </w:rPr>
              <w:fldChar w:fldCharType="end"/>
            </w:r>
            <w:proofErr w:type="gramStart"/>
            <w:r w:rsidRPr="006F2CA2">
              <w:rPr>
                <w:rFonts w:ascii="Times New Roman" w:hAnsi="Times New Roman" w:cs="Times New Roman"/>
                <w:sz w:val="22"/>
                <w:szCs w:val="20"/>
                <w:lang w:val="en-GB" w:eastAsia="en-US"/>
              </w:rPr>
              <w:t>Date:_</w:t>
            </w:r>
            <w:proofErr w:type="gramEnd"/>
            <w:r w:rsidRPr="006F2CA2">
              <w:rPr>
                <w:rFonts w:ascii="Times New Roman" w:hAnsi="Times New Roman" w:cs="Times New Roman"/>
                <w:sz w:val="22"/>
                <w:szCs w:val="20"/>
                <w:lang w:val="en-GB" w:eastAsia="en-US"/>
              </w:rPr>
              <w:t>_________________</w:t>
            </w:r>
            <w:r>
              <w:rPr>
                <w:rFonts w:ascii="Times New Roman" w:hAnsi="Times New Roman" w:cs="Times New Roman"/>
                <w:sz w:val="22"/>
                <w:szCs w:val="20"/>
                <w:lang w:val="en-GB" w:eastAsia="en-US"/>
              </w:rPr>
              <w:t xml:space="preserve">   </w:t>
            </w:r>
            <w:r w:rsidRPr="006F2CA2">
              <w:rPr>
                <w:rFonts w:ascii="Times New Roman" w:hAnsi="Times New Roman" w:cs="Times New Roman"/>
                <w:sz w:val="22"/>
                <w:szCs w:val="20"/>
                <w:lang w:val="en-GB" w:eastAsia="en-US"/>
              </w:rPr>
              <w:t xml:space="preserve"> </w:t>
            </w:r>
            <w:r>
              <w:rPr>
                <w:rFonts w:ascii="Times New Roman" w:hAnsi="Times New Roman" w:cs="Times New Roman"/>
                <w:sz w:val="22"/>
                <w:szCs w:val="20"/>
                <w:lang w:val="en-GB" w:eastAsia="en-US"/>
              </w:rPr>
              <w:t xml:space="preserve">                                              </w:t>
            </w:r>
            <w:r w:rsidRPr="006F2CA2">
              <w:rPr>
                <w:rFonts w:ascii="Times New Roman" w:hAnsi="Times New Roman" w:cs="Times New Roman"/>
                <w:sz w:val="22"/>
                <w:szCs w:val="20"/>
                <w:lang w:val="en-GB" w:eastAsia="en-US"/>
              </w:rPr>
              <w:t>Date:__________________</w:t>
            </w:r>
            <w:r>
              <w:rPr>
                <w:rFonts w:ascii="Times New Roman" w:hAnsi="Times New Roman" w:cs="Times New Roman"/>
                <w:sz w:val="22"/>
                <w:szCs w:val="20"/>
                <w:lang w:val="en-GB" w:eastAsia="en-US"/>
              </w:rPr>
              <w:t>_</w:t>
            </w:r>
          </w:p>
        </w:tc>
        <w:tc>
          <w:tcPr>
            <w:tcW w:w="217" w:type="dxa"/>
          </w:tcPr>
          <w:p w14:paraId="678DBEC8" w14:textId="77777777" w:rsidR="00A04357" w:rsidRPr="006F2CA2" w:rsidRDefault="00A04357"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GUID=be568121-ddbf-47b1-8e28-0de8cf57341a </w:instrText>
            </w:r>
            <w:r w:rsidRPr="006F2CA2">
              <w:rPr>
                <w:rFonts w:ascii="Times New Roman" w:hAnsi="Times New Roman" w:cs="Times New Roman"/>
                <w:sz w:val="22"/>
                <w:szCs w:val="20"/>
                <w:lang w:val="en-GB" w:eastAsia="en-US"/>
              </w:rPr>
              <w:fldChar w:fldCharType="end"/>
            </w:r>
          </w:p>
        </w:tc>
      </w:tr>
      <w:tr w:rsidR="006F2CA2" w:rsidRPr="006F2CA2" w14:paraId="25049970" w14:textId="77777777" w:rsidTr="00A04357">
        <w:trPr>
          <w:divId w:val="2116439976"/>
          <w:cantSplit/>
          <w:jc w:val="center"/>
        </w:trPr>
        <w:tc>
          <w:tcPr>
            <w:tcW w:w="9050" w:type="dxa"/>
            <w:gridSpan w:val="7"/>
          </w:tcPr>
          <w:p w14:paraId="0FC57420"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GUID=7db41a0d-4968-4ef0-ae24-b3817f9e04aa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*Delete where inapplicable.</w:t>
            </w:r>
          </w:p>
        </w:tc>
      </w:tr>
    </w:tbl>
    <w:p w14:paraId="3C7F1ECD" w14:textId="77777777" w:rsidR="006F2CA2" w:rsidRDefault="006F2CA2" w:rsidP="006F2CA2">
      <w:pPr>
        <w:spacing w:before="0" w:after="200" w:line="276" w:lineRule="auto"/>
        <w:divId w:val="2116439976"/>
        <w:rPr>
          <w:rFonts w:ascii="Calibri" w:eastAsia="Calibri" w:hAnsi="Calibri" w:cs="Times New Roman"/>
          <w:sz w:val="22"/>
          <w:szCs w:val="22"/>
          <w:lang w:eastAsia="en-US"/>
        </w:rPr>
      </w:pPr>
    </w:p>
    <w:p w14:paraId="73CD7264" w14:textId="77777777" w:rsidR="000562D5" w:rsidRDefault="000562D5" w:rsidP="006F2CA2">
      <w:pPr>
        <w:spacing w:before="0" w:after="200" w:line="276" w:lineRule="auto"/>
        <w:divId w:val="2116439976"/>
        <w:rPr>
          <w:rFonts w:ascii="Calibri" w:eastAsia="Calibri" w:hAnsi="Calibri" w:cs="Times New Roman"/>
          <w:sz w:val="22"/>
          <w:szCs w:val="22"/>
          <w:lang w:eastAsia="en-US"/>
        </w:rPr>
      </w:pPr>
    </w:p>
    <w:p w14:paraId="2BAA50F4" w14:textId="77777777" w:rsidR="000562D5" w:rsidRDefault="000562D5" w:rsidP="006F2CA2">
      <w:pPr>
        <w:spacing w:before="0" w:after="200" w:line="276" w:lineRule="auto"/>
        <w:divId w:val="2116439976"/>
        <w:rPr>
          <w:rFonts w:ascii="Calibri" w:eastAsia="Calibri" w:hAnsi="Calibri" w:cs="Times New Roman"/>
          <w:sz w:val="22"/>
          <w:szCs w:val="22"/>
          <w:lang w:eastAsia="en-US"/>
        </w:rPr>
      </w:pPr>
    </w:p>
    <w:p w14:paraId="3FF06666" w14:textId="77777777" w:rsidR="000562D5" w:rsidRDefault="000562D5" w:rsidP="006F2CA2">
      <w:pPr>
        <w:spacing w:before="0" w:after="200" w:line="276" w:lineRule="auto"/>
        <w:divId w:val="2116439976"/>
        <w:rPr>
          <w:rFonts w:ascii="Calibri" w:eastAsia="Calibri" w:hAnsi="Calibri" w:cs="Times New Roman"/>
          <w:sz w:val="22"/>
          <w:szCs w:val="22"/>
          <w:lang w:eastAsia="en-US"/>
        </w:rPr>
      </w:pPr>
    </w:p>
    <w:p w14:paraId="04953505" w14:textId="77777777" w:rsidR="000562D5" w:rsidRDefault="000562D5" w:rsidP="006F2CA2">
      <w:pPr>
        <w:spacing w:before="0" w:after="200" w:line="276" w:lineRule="auto"/>
        <w:divId w:val="2116439976"/>
        <w:rPr>
          <w:rFonts w:ascii="Calibri" w:eastAsia="Calibri" w:hAnsi="Calibri" w:cs="Times New Roman"/>
          <w:sz w:val="22"/>
          <w:szCs w:val="22"/>
          <w:lang w:eastAsia="en-US"/>
        </w:rPr>
      </w:pPr>
    </w:p>
    <w:p w14:paraId="6B1FABBF" w14:textId="77777777" w:rsidR="000562D5" w:rsidRDefault="000562D5" w:rsidP="006F2CA2">
      <w:pPr>
        <w:spacing w:before="0" w:after="200" w:line="276" w:lineRule="auto"/>
        <w:divId w:val="2116439976"/>
        <w:rPr>
          <w:rFonts w:ascii="Calibri" w:eastAsia="Calibri" w:hAnsi="Calibri" w:cs="Times New Roman"/>
          <w:sz w:val="22"/>
          <w:szCs w:val="22"/>
          <w:lang w:eastAsia="en-US"/>
        </w:rPr>
      </w:pPr>
    </w:p>
    <w:p w14:paraId="390CC1A9" w14:textId="77777777" w:rsidR="000562D5" w:rsidRDefault="000562D5" w:rsidP="006F2CA2">
      <w:pPr>
        <w:spacing w:before="0" w:after="200" w:line="276" w:lineRule="auto"/>
        <w:divId w:val="2116439976"/>
        <w:rPr>
          <w:rFonts w:ascii="Calibri" w:eastAsia="Calibri" w:hAnsi="Calibri" w:cs="Times New Roman"/>
          <w:sz w:val="22"/>
          <w:szCs w:val="22"/>
          <w:lang w:eastAsia="en-US"/>
        </w:rPr>
      </w:pPr>
    </w:p>
    <w:p w14:paraId="396E533A" w14:textId="77777777" w:rsidR="000562D5" w:rsidRDefault="000562D5" w:rsidP="006F2CA2">
      <w:pPr>
        <w:spacing w:before="0" w:after="200" w:line="276" w:lineRule="auto"/>
        <w:divId w:val="2116439976"/>
        <w:rPr>
          <w:rFonts w:ascii="Calibri" w:eastAsia="Calibri" w:hAnsi="Calibri" w:cs="Times New Roman"/>
          <w:sz w:val="22"/>
          <w:szCs w:val="22"/>
          <w:lang w:eastAsia="en-US"/>
        </w:rPr>
      </w:pPr>
    </w:p>
    <w:p w14:paraId="587BA1F3" w14:textId="77777777" w:rsidR="000562D5" w:rsidRPr="006F2CA2" w:rsidRDefault="000562D5" w:rsidP="006F2CA2">
      <w:pPr>
        <w:spacing w:before="0" w:after="200" w:line="276" w:lineRule="auto"/>
        <w:divId w:val="2116439976"/>
        <w:rPr>
          <w:rFonts w:ascii="Calibri" w:eastAsia="Calibri" w:hAnsi="Calibri" w:cs="Times New Roman"/>
          <w:sz w:val="22"/>
          <w:szCs w:val="22"/>
          <w:lang w:eastAsia="en-US"/>
        </w:rPr>
      </w:pPr>
    </w:p>
    <w:tbl>
      <w:tblPr>
        <w:tblW w:w="8505" w:type="dxa"/>
        <w:tblLook w:val="04A0" w:firstRow="1" w:lastRow="0" w:firstColumn="1" w:lastColumn="0" w:noHBand="0" w:noVBand="1"/>
      </w:tblPr>
      <w:tblGrid>
        <w:gridCol w:w="236"/>
        <w:gridCol w:w="222"/>
        <w:gridCol w:w="349"/>
        <w:gridCol w:w="1949"/>
        <w:gridCol w:w="111"/>
        <w:gridCol w:w="111"/>
        <w:gridCol w:w="5527"/>
      </w:tblGrid>
      <w:tr w:rsidR="005A22FC" w14:paraId="2A8D271B" w14:textId="77777777" w:rsidTr="000562D5">
        <w:trPr>
          <w:divId w:val="2116439976"/>
          <w:cantSplit/>
        </w:trPr>
        <w:tc>
          <w:tcPr>
            <w:tcW w:w="8505" w:type="dxa"/>
            <w:gridSpan w:val="7"/>
          </w:tcPr>
          <w:p w14:paraId="1A00C4DE"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GUID=569b8fe5-054e-4b87-8d08-c9811715b6c1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b/>
                <w:sz w:val="22"/>
                <w:szCs w:val="20"/>
                <w:lang w:val="en-GB" w:eastAsia="en-US"/>
              </w:rPr>
              <w:t>Option 1</w:t>
            </w:r>
            <w:r w:rsidRPr="006F2CA2">
              <w:rPr>
                <w:rFonts w:ascii="Times New Roman" w:hAnsi="Times New Roman" w:cs="Times New Roman"/>
                <w:sz w:val="22"/>
                <w:szCs w:val="20"/>
                <w:lang w:val="en-GB" w:eastAsia="en-US"/>
              </w:rPr>
              <w:t>: The flat will be surrendered to the HDB.</w:t>
            </w:r>
          </w:p>
        </w:tc>
      </w:tr>
      <w:tr w:rsidR="005A22FC" w14:paraId="27B21B54" w14:textId="77777777" w:rsidTr="000562D5">
        <w:trPr>
          <w:divId w:val="2116439976"/>
          <w:cantSplit/>
        </w:trPr>
        <w:tc>
          <w:tcPr>
            <w:tcW w:w="8505" w:type="dxa"/>
            <w:gridSpan w:val="7"/>
          </w:tcPr>
          <w:p w14:paraId="042201F7"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GUID=8464d37f-ae52-46c0-9d72-8bc7f5ed2fb3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w:t>
            </w:r>
            <w:r w:rsidRPr="006F2CA2">
              <w:rPr>
                <w:rFonts w:ascii="Times New Roman" w:hAnsi="Times New Roman" w:cs="Times New Roman"/>
                <w:sz w:val="22"/>
                <w:szCs w:val="20"/>
                <w:lang w:val="en-GB" w:eastAsia="en-US"/>
              </w:rPr>
              <w:tab/>
              <w:t>The compensation for the surrender of the flat will be used to [please tick if applicable]:</w:t>
            </w:r>
          </w:p>
        </w:tc>
      </w:tr>
      <w:tr w:rsidR="005A22FC" w14:paraId="7308812F" w14:textId="77777777" w:rsidTr="000562D5">
        <w:trPr>
          <w:divId w:val="2116439976"/>
          <w:cantSplit/>
        </w:trPr>
        <w:tc>
          <w:tcPr>
            <w:tcW w:w="236" w:type="dxa"/>
          </w:tcPr>
          <w:p w14:paraId="76CF1AA3"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GUID=40544102-6c94-4fbb-9d8d-0e0aa13b0920 </w:instrText>
            </w:r>
            <w:r w:rsidRPr="006F2CA2">
              <w:rPr>
                <w:rFonts w:ascii="Times New Roman" w:hAnsi="Times New Roman" w:cs="Times New Roman"/>
                <w:sz w:val="22"/>
                <w:szCs w:val="20"/>
                <w:lang w:val="en-GB" w:eastAsia="en-US"/>
              </w:rPr>
              <w:fldChar w:fldCharType="end"/>
            </w:r>
          </w:p>
        </w:tc>
        <w:tc>
          <w:tcPr>
            <w:tcW w:w="222" w:type="dxa"/>
          </w:tcPr>
          <w:p w14:paraId="023DD71B"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GUID=1edb1ae3-df7e-40da-8a31-773688bb5776 </w:instrText>
            </w:r>
            <w:r w:rsidRPr="006F2CA2">
              <w:rPr>
                <w:rFonts w:ascii="Times New Roman" w:hAnsi="Times New Roman" w:cs="Times New Roman"/>
                <w:sz w:val="22"/>
                <w:szCs w:val="20"/>
                <w:lang w:val="en-GB" w:eastAsia="en-US"/>
              </w:rPr>
              <w:fldChar w:fldCharType="end"/>
            </w:r>
          </w:p>
        </w:tc>
        <w:tc>
          <w:tcPr>
            <w:tcW w:w="349" w:type="dxa"/>
          </w:tcPr>
          <w:p w14:paraId="1971CBE7"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GUID=25997991-27c4-457a-9db2-190e58f35adf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7698" w:type="dxa"/>
            <w:gridSpan w:val="4"/>
          </w:tcPr>
          <w:p w14:paraId="3DA80D06"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GUID=892616cb-bf3e-4d7d-8d63-b289b751cdc6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repay the outstanding HDB mortgage loan and all moneys due to the HDB.</w:t>
            </w:r>
          </w:p>
        </w:tc>
      </w:tr>
      <w:tr w:rsidR="005A22FC" w14:paraId="725077A3" w14:textId="77777777" w:rsidTr="000562D5">
        <w:trPr>
          <w:divId w:val="2116439976"/>
          <w:cantSplit/>
        </w:trPr>
        <w:tc>
          <w:tcPr>
            <w:tcW w:w="236" w:type="dxa"/>
          </w:tcPr>
          <w:p w14:paraId="2850D865"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GUID=ad4d9fa9-8d4a-49da-9be3-cc19fa240c3b </w:instrText>
            </w:r>
            <w:r w:rsidRPr="006F2CA2">
              <w:rPr>
                <w:rFonts w:ascii="Times New Roman" w:hAnsi="Times New Roman" w:cs="Times New Roman"/>
                <w:sz w:val="22"/>
                <w:szCs w:val="20"/>
                <w:lang w:val="en-GB" w:eastAsia="en-US"/>
              </w:rPr>
              <w:fldChar w:fldCharType="end"/>
            </w:r>
          </w:p>
        </w:tc>
        <w:tc>
          <w:tcPr>
            <w:tcW w:w="222" w:type="dxa"/>
          </w:tcPr>
          <w:p w14:paraId="408A58F5"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GUID=12cff97e-e697-4bf5-b614-3fdd121c4e97 </w:instrText>
            </w:r>
            <w:r w:rsidRPr="006F2CA2">
              <w:rPr>
                <w:rFonts w:ascii="Times New Roman" w:hAnsi="Times New Roman" w:cs="Times New Roman"/>
                <w:sz w:val="22"/>
                <w:szCs w:val="20"/>
                <w:lang w:val="en-GB" w:eastAsia="en-US"/>
              </w:rPr>
              <w:fldChar w:fldCharType="end"/>
            </w:r>
          </w:p>
        </w:tc>
        <w:tc>
          <w:tcPr>
            <w:tcW w:w="349" w:type="dxa"/>
          </w:tcPr>
          <w:p w14:paraId="168386AC"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GUID=42abd174-0fcc-4039-ac65-b934dd58640a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7698" w:type="dxa"/>
            <w:gridSpan w:val="4"/>
          </w:tcPr>
          <w:p w14:paraId="4ED23BE4"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GUID=9bb1b017-21d4-4d05-a0ff-fc599f94a201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refund the Plaintiff’s CPF moneys used for the flat and the accrued interest*.</w:t>
            </w:r>
          </w:p>
        </w:tc>
      </w:tr>
      <w:tr w:rsidR="005A22FC" w14:paraId="5080885F" w14:textId="77777777" w:rsidTr="000562D5">
        <w:trPr>
          <w:divId w:val="2116439976"/>
          <w:cantSplit/>
        </w:trPr>
        <w:tc>
          <w:tcPr>
            <w:tcW w:w="236" w:type="dxa"/>
          </w:tcPr>
          <w:p w14:paraId="140A91F1"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GUID=ce7ee22c-4d2d-462a-8b7b-18a0d7081c60 </w:instrText>
            </w:r>
            <w:r w:rsidRPr="006F2CA2">
              <w:rPr>
                <w:rFonts w:ascii="Times New Roman" w:hAnsi="Times New Roman" w:cs="Times New Roman"/>
                <w:sz w:val="22"/>
                <w:szCs w:val="20"/>
                <w:lang w:val="en-GB" w:eastAsia="en-US"/>
              </w:rPr>
              <w:fldChar w:fldCharType="end"/>
            </w:r>
          </w:p>
        </w:tc>
        <w:tc>
          <w:tcPr>
            <w:tcW w:w="222" w:type="dxa"/>
          </w:tcPr>
          <w:p w14:paraId="748D896A"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GUID=e26c1079-31c3-4928-90b2-20127bb888b8 </w:instrText>
            </w:r>
            <w:r w:rsidRPr="006F2CA2">
              <w:rPr>
                <w:rFonts w:ascii="Times New Roman" w:hAnsi="Times New Roman" w:cs="Times New Roman"/>
                <w:sz w:val="22"/>
                <w:szCs w:val="20"/>
                <w:lang w:val="en-GB" w:eastAsia="en-US"/>
              </w:rPr>
              <w:fldChar w:fldCharType="end"/>
            </w:r>
          </w:p>
        </w:tc>
        <w:tc>
          <w:tcPr>
            <w:tcW w:w="349" w:type="dxa"/>
          </w:tcPr>
          <w:p w14:paraId="74DD908E"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GUID=0c6099e8-8ff5-4dbb-aaac-b00d7625ca62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7698" w:type="dxa"/>
            <w:gridSpan w:val="4"/>
          </w:tcPr>
          <w:p w14:paraId="72FF8AE6"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GUID=366622fb-55f7-43cf-b425-ed58b28e0fdc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c</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refund the Defendant’s CPF moneys used for the flat and the accrued interest*.</w:t>
            </w:r>
          </w:p>
        </w:tc>
      </w:tr>
      <w:tr w:rsidR="005A22FC" w14:paraId="5FB1CE76" w14:textId="77777777" w:rsidTr="000562D5">
        <w:trPr>
          <w:divId w:val="2116439976"/>
          <w:cantSplit/>
        </w:trPr>
        <w:tc>
          <w:tcPr>
            <w:tcW w:w="236" w:type="dxa"/>
          </w:tcPr>
          <w:p w14:paraId="6DFC9739"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GUID=224afce3-1bb9-4e6d-89b0-c6e132c7dbfa </w:instrText>
            </w:r>
            <w:r w:rsidRPr="006F2CA2">
              <w:rPr>
                <w:rFonts w:ascii="Times New Roman" w:hAnsi="Times New Roman" w:cs="Times New Roman"/>
                <w:sz w:val="22"/>
                <w:szCs w:val="20"/>
                <w:lang w:val="en-GB" w:eastAsia="en-US"/>
              </w:rPr>
              <w:fldChar w:fldCharType="end"/>
            </w:r>
          </w:p>
        </w:tc>
        <w:tc>
          <w:tcPr>
            <w:tcW w:w="222" w:type="dxa"/>
          </w:tcPr>
          <w:p w14:paraId="0E42696F"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GUID=26c9db95-46db-4137-9359-85391b02fd5e </w:instrText>
            </w:r>
            <w:r w:rsidRPr="006F2CA2">
              <w:rPr>
                <w:rFonts w:ascii="Times New Roman" w:hAnsi="Times New Roman" w:cs="Times New Roman"/>
                <w:sz w:val="22"/>
                <w:szCs w:val="20"/>
                <w:lang w:val="en-GB" w:eastAsia="en-US"/>
              </w:rPr>
              <w:fldChar w:fldCharType="end"/>
            </w:r>
          </w:p>
        </w:tc>
        <w:tc>
          <w:tcPr>
            <w:tcW w:w="349" w:type="dxa"/>
          </w:tcPr>
          <w:p w14:paraId="24D38764"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GUID=bcf215cf-6a92-4dec-85de-81228a31e953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7698" w:type="dxa"/>
            <w:gridSpan w:val="4"/>
          </w:tcPr>
          <w:p w14:paraId="61FDC66A"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GUID=2258822a-b7f8-40b8-92eb-b796994cfaf1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d</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others [</w:t>
            </w:r>
            <w:r w:rsidRPr="006F2CA2">
              <w:rPr>
                <w:rFonts w:ascii="Times New Roman" w:hAnsi="Times New Roman" w:cs="Times New Roman"/>
                <w:i/>
                <w:sz w:val="22"/>
                <w:szCs w:val="20"/>
                <w:lang w:val="en-GB" w:eastAsia="en-US"/>
              </w:rPr>
              <w:t>please specify</w:t>
            </w:r>
            <w:r w:rsidRPr="006F2CA2">
              <w:rPr>
                <w:rFonts w:ascii="Times New Roman" w:hAnsi="Times New Roman" w:cs="Times New Roman"/>
                <w:sz w:val="22"/>
                <w:szCs w:val="20"/>
                <w:lang w:val="en-GB" w:eastAsia="en-US"/>
              </w:rPr>
              <w:t>] _____________________________.</w:t>
            </w:r>
          </w:p>
        </w:tc>
      </w:tr>
      <w:tr w:rsidR="005A22FC" w14:paraId="1911610E" w14:textId="77777777" w:rsidTr="000562D5">
        <w:trPr>
          <w:divId w:val="2116439976"/>
          <w:cantSplit/>
        </w:trPr>
        <w:tc>
          <w:tcPr>
            <w:tcW w:w="8505" w:type="dxa"/>
            <w:gridSpan w:val="7"/>
          </w:tcPr>
          <w:p w14:paraId="434A6BAB"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GUID=00e5b0ac-2b34-4ab9-a048-9f79505f75fb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w:t>
            </w:r>
            <w:r w:rsidRPr="006F2CA2">
              <w:rPr>
                <w:rFonts w:ascii="Times New Roman" w:hAnsi="Times New Roman" w:cs="Times New Roman"/>
                <w:sz w:val="22"/>
                <w:szCs w:val="20"/>
                <w:lang w:val="en-GB" w:eastAsia="en-US"/>
              </w:rPr>
              <w:tab/>
              <w:t xml:space="preserve">[If </w:t>
            </w:r>
            <w:r w:rsidRPr="006F2CA2">
              <w:rPr>
                <w:rFonts w:ascii="Times New Roman" w:hAnsi="Times New Roman" w:cs="Times New Roman"/>
                <w:sz w:val="22"/>
                <w:szCs w:val="20"/>
                <w:u w:val="single"/>
                <w:lang w:val="en-GB" w:eastAsia="en-US"/>
              </w:rPr>
              <w:t>1(</w:t>
            </w:r>
            <w:r w:rsidRPr="006F2CA2">
              <w:rPr>
                <w:rFonts w:ascii="Times New Roman" w:hAnsi="Times New Roman" w:cs="Times New Roman"/>
                <w:i/>
                <w:sz w:val="22"/>
                <w:szCs w:val="20"/>
                <w:u w:val="single"/>
                <w:lang w:val="en-GB" w:eastAsia="en-US"/>
              </w:rPr>
              <w:t>a</w:t>
            </w:r>
            <w:r w:rsidRPr="006F2CA2">
              <w:rPr>
                <w:rFonts w:ascii="Times New Roman" w:hAnsi="Times New Roman" w:cs="Times New Roman"/>
                <w:sz w:val="22"/>
                <w:szCs w:val="20"/>
                <w:u w:val="single"/>
                <w:lang w:val="en-GB" w:eastAsia="en-US"/>
              </w:rPr>
              <w:t>)</w:t>
            </w:r>
            <w:r w:rsidRPr="006F2CA2">
              <w:rPr>
                <w:rFonts w:ascii="Times New Roman" w:hAnsi="Times New Roman" w:cs="Times New Roman"/>
                <w:sz w:val="22"/>
                <w:szCs w:val="20"/>
                <w:lang w:val="en-GB" w:eastAsia="en-US"/>
              </w:rPr>
              <w:t xml:space="preserve"> above is </w:t>
            </w:r>
            <w:r w:rsidRPr="006F2CA2">
              <w:rPr>
                <w:rFonts w:ascii="Times New Roman" w:hAnsi="Times New Roman" w:cs="Times New Roman"/>
                <w:sz w:val="22"/>
                <w:szCs w:val="20"/>
                <w:u w:val="single"/>
                <w:lang w:val="en-GB" w:eastAsia="en-US"/>
              </w:rPr>
              <w:t>not</w:t>
            </w:r>
            <w:r w:rsidRPr="006F2CA2">
              <w:rPr>
                <w:rFonts w:ascii="Times New Roman" w:hAnsi="Times New Roman" w:cs="Times New Roman"/>
                <w:sz w:val="22"/>
                <w:szCs w:val="20"/>
                <w:lang w:val="en-GB" w:eastAsia="en-US"/>
              </w:rPr>
              <w:t xml:space="preserve"> selected and there is an outstanding mortgage loan or moneys due to the HDB]. The outstanding mortgage loan or moneys due to the HDB will be borne by:</w:t>
            </w:r>
          </w:p>
        </w:tc>
      </w:tr>
      <w:tr w:rsidR="005A22FC" w14:paraId="635BA8F3" w14:textId="77777777" w:rsidTr="000562D5">
        <w:trPr>
          <w:divId w:val="2116439976"/>
          <w:cantSplit/>
        </w:trPr>
        <w:tc>
          <w:tcPr>
            <w:tcW w:w="236" w:type="dxa"/>
          </w:tcPr>
          <w:p w14:paraId="4AC51912"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GUID=765b52ad-6659-4333-825d-3edf9c1ae99c </w:instrText>
            </w:r>
            <w:r w:rsidRPr="006F2CA2">
              <w:rPr>
                <w:rFonts w:ascii="Times New Roman" w:hAnsi="Times New Roman" w:cs="Times New Roman"/>
                <w:sz w:val="22"/>
                <w:szCs w:val="20"/>
                <w:lang w:val="en-GB" w:eastAsia="en-US"/>
              </w:rPr>
              <w:fldChar w:fldCharType="end"/>
            </w:r>
          </w:p>
        </w:tc>
        <w:tc>
          <w:tcPr>
            <w:tcW w:w="222" w:type="dxa"/>
          </w:tcPr>
          <w:p w14:paraId="065FB038"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GUID=ce8da563-deb1-45ee-a468-95d9951aea0d </w:instrText>
            </w:r>
            <w:r w:rsidRPr="006F2CA2">
              <w:rPr>
                <w:rFonts w:ascii="Times New Roman" w:hAnsi="Times New Roman" w:cs="Times New Roman"/>
                <w:sz w:val="22"/>
                <w:szCs w:val="20"/>
                <w:lang w:val="en-GB" w:eastAsia="en-US"/>
              </w:rPr>
              <w:fldChar w:fldCharType="end"/>
            </w:r>
          </w:p>
        </w:tc>
        <w:tc>
          <w:tcPr>
            <w:tcW w:w="349" w:type="dxa"/>
          </w:tcPr>
          <w:p w14:paraId="1FF7FE4E"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GUID=9531e696-14b7-42f6-bd39-69a8a70cdb3d </w:instrText>
            </w:r>
            <w:r w:rsidRPr="006F2CA2">
              <w:rPr>
                <w:rFonts w:ascii="Times New Roman" w:hAnsi="Times New Roman" w:cs="Times New Roman"/>
                <w:sz w:val="22"/>
                <w:szCs w:val="20"/>
                <w:lang w:val="en-GB" w:eastAsia="en-US"/>
              </w:rPr>
              <w:fldChar w:fldCharType="end"/>
            </w:r>
          </w:p>
        </w:tc>
        <w:tc>
          <w:tcPr>
            <w:tcW w:w="2060" w:type="dxa"/>
            <w:gridSpan w:val="2"/>
          </w:tcPr>
          <w:p w14:paraId="07E3C564"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GUID=b422249e-4bfe-4f8b-92ed-22c369d57c90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Plaintiff ____________%</w:t>
            </w:r>
          </w:p>
        </w:tc>
        <w:tc>
          <w:tcPr>
            <w:tcW w:w="5638" w:type="dxa"/>
            <w:gridSpan w:val="2"/>
          </w:tcPr>
          <w:p w14:paraId="481832A4"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GUID=c330bfc1-ab19-4015-a985-2a5b45cc7879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$____________*</w:t>
            </w:r>
          </w:p>
        </w:tc>
      </w:tr>
      <w:tr w:rsidR="005A22FC" w14:paraId="3A5A65D7" w14:textId="77777777" w:rsidTr="000562D5">
        <w:trPr>
          <w:divId w:val="2116439976"/>
          <w:cantSplit/>
        </w:trPr>
        <w:tc>
          <w:tcPr>
            <w:tcW w:w="236" w:type="dxa"/>
          </w:tcPr>
          <w:p w14:paraId="4E6D5748"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GUID=bfcca8f8-6453-4989-9e9c-16153c687408 </w:instrText>
            </w:r>
            <w:r w:rsidRPr="006F2CA2">
              <w:rPr>
                <w:rFonts w:ascii="Times New Roman" w:hAnsi="Times New Roman" w:cs="Times New Roman"/>
                <w:sz w:val="22"/>
                <w:szCs w:val="20"/>
                <w:lang w:val="en-GB" w:eastAsia="en-US"/>
              </w:rPr>
              <w:fldChar w:fldCharType="end"/>
            </w:r>
          </w:p>
        </w:tc>
        <w:tc>
          <w:tcPr>
            <w:tcW w:w="222" w:type="dxa"/>
          </w:tcPr>
          <w:p w14:paraId="53BA394D"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GUID=825dfe74-21b3-499e-b81c-46764bebfc1d </w:instrText>
            </w:r>
            <w:r w:rsidRPr="006F2CA2">
              <w:rPr>
                <w:rFonts w:ascii="Times New Roman" w:hAnsi="Times New Roman" w:cs="Times New Roman"/>
                <w:sz w:val="22"/>
                <w:szCs w:val="20"/>
                <w:lang w:val="en-GB" w:eastAsia="en-US"/>
              </w:rPr>
              <w:fldChar w:fldCharType="end"/>
            </w:r>
          </w:p>
        </w:tc>
        <w:tc>
          <w:tcPr>
            <w:tcW w:w="349" w:type="dxa"/>
          </w:tcPr>
          <w:p w14:paraId="2A351824"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GUID=a67bbe14-6e27-43e1-b04b-75f84ba34124 </w:instrText>
            </w:r>
            <w:r w:rsidRPr="006F2CA2">
              <w:rPr>
                <w:rFonts w:ascii="Times New Roman" w:hAnsi="Times New Roman" w:cs="Times New Roman"/>
                <w:sz w:val="22"/>
                <w:szCs w:val="20"/>
                <w:lang w:val="en-GB" w:eastAsia="en-US"/>
              </w:rPr>
              <w:fldChar w:fldCharType="end"/>
            </w:r>
          </w:p>
        </w:tc>
        <w:tc>
          <w:tcPr>
            <w:tcW w:w="2060" w:type="dxa"/>
            <w:gridSpan w:val="2"/>
          </w:tcPr>
          <w:p w14:paraId="51EBD666"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GUID=f6464de7-ea7d-4d08-a691-a1cb10711b3f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Defendant __________%</w:t>
            </w:r>
          </w:p>
        </w:tc>
        <w:tc>
          <w:tcPr>
            <w:tcW w:w="5638" w:type="dxa"/>
            <w:gridSpan w:val="2"/>
          </w:tcPr>
          <w:p w14:paraId="5F8CDF2B"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GUID=b2adee71-ab10-441e-bc28-66bd9098fef2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$____________*</w:t>
            </w:r>
          </w:p>
        </w:tc>
      </w:tr>
      <w:tr w:rsidR="005A22FC" w14:paraId="1084536A" w14:textId="77777777" w:rsidTr="000562D5">
        <w:trPr>
          <w:divId w:val="2116439976"/>
          <w:cantSplit/>
        </w:trPr>
        <w:tc>
          <w:tcPr>
            <w:tcW w:w="8505" w:type="dxa"/>
            <w:gridSpan w:val="7"/>
          </w:tcPr>
          <w:p w14:paraId="3901AE31"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GUID=6ee79745-f54f-49cd-98a1-3eb3944c3d1d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3.</w:t>
            </w:r>
            <w:r w:rsidRPr="006F2CA2">
              <w:rPr>
                <w:rFonts w:ascii="Times New Roman" w:hAnsi="Times New Roman" w:cs="Times New Roman"/>
                <w:sz w:val="22"/>
                <w:szCs w:val="20"/>
                <w:lang w:val="en-GB" w:eastAsia="en-US"/>
              </w:rPr>
              <w:tab/>
              <w:t xml:space="preserve">If </w:t>
            </w:r>
            <w:r w:rsidRPr="006F2CA2">
              <w:rPr>
                <w:rFonts w:ascii="Times New Roman" w:hAnsi="Times New Roman" w:cs="Times New Roman"/>
                <w:sz w:val="22"/>
                <w:szCs w:val="20"/>
                <w:u w:val="single"/>
                <w:lang w:val="en-GB" w:eastAsia="en-US"/>
              </w:rPr>
              <w:t>1(</w:t>
            </w:r>
            <w:r w:rsidRPr="006F2CA2">
              <w:rPr>
                <w:rFonts w:ascii="Times New Roman" w:hAnsi="Times New Roman" w:cs="Times New Roman"/>
                <w:i/>
                <w:sz w:val="22"/>
                <w:szCs w:val="20"/>
                <w:u w:val="single"/>
                <w:lang w:val="en-GB" w:eastAsia="en-US"/>
              </w:rPr>
              <w:t>b</w:t>
            </w:r>
            <w:r w:rsidRPr="006F2CA2">
              <w:rPr>
                <w:rFonts w:ascii="Times New Roman" w:hAnsi="Times New Roman" w:cs="Times New Roman"/>
                <w:sz w:val="22"/>
                <w:szCs w:val="20"/>
                <w:u w:val="single"/>
                <w:lang w:val="en-GB" w:eastAsia="en-US"/>
              </w:rPr>
              <w:t>) or (</w:t>
            </w:r>
            <w:r w:rsidRPr="006F2CA2">
              <w:rPr>
                <w:rFonts w:ascii="Times New Roman" w:hAnsi="Times New Roman" w:cs="Times New Roman"/>
                <w:i/>
                <w:sz w:val="22"/>
                <w:szCs w:val="20"/>
                <w:u w:val="single"/>
                <w:lang w:val="en-GB" w:eastAsia="en-US"/>
              </w:rPr>
              <w:t>c</w:t>
            </w:r>
            <w:r w:rsidRPr="006F2CA2">
              <w:rPr>
                <w:rFonts w:ascii="Times New Roman" w:hAnsi="Times New Roman" w:cs="Times New Roman"/>
                <w:sz w:val="22"/>
                <w:szCs w:val="20"/>
                <w:u w:val="single"/>
                <w:lang w:val="en-GB" w:eastAsia="en-US"/>
              </w:rPr>
              <w:t>)</w:t>
            </w:r>
            <w:r w:rsidRPr="006F2CA2">
              <w:rPr>
                <w:rFonts w:ascii="Times New Roman" w:hAnsi="Times New Roman" w:cs="Times New Roman"/>
                <w:sz w:val="22"/>
                <w:szCs w:val="20"/>
                <w:lang w:val="en-GB" w:eastAsia="en-US"/>
              </w:rPr>
              <w:t xml:space="preserve"> above is </w:t>
            </w:r>
            <w:r w:rsidRPr="006F2CA2">
              <w:rPr>
                <w:rFonts w:ascii="Times New Roman" w:hAnsi="Times New Roman" w:cs="Times New Roman"/>
                <w:sz w:val="22"/>
                <w:szCs w:val="20"/>
                <w:u w:val="single"/>
                <w:lang w:val="en-GB" w:eastAsia="en-US"/>
              </w:rPr>
              <w:t>not</w:t>
            </w:r>
            <w:r w:rsidRPr="006F2CA2">
              <w:rPr>
                <w:rFonts w:ascii="Times New Roman" w:hAnsi="Times New Roman" w:cs="Times New Roman"/>
                <w:sz w:val="22"/>
                <w:szCs w:val="20"/>
                <w:lang w:val="en-GB" w:eastAsia="en-US"/>
              </w:rPr>
              <w:t xml:space="preserve"> selected and the CPF moneys of the Plaintiff and/or the Defendant have been used for the flat [please tick if applicable]:</w:t>
            </w:r>
          </w:p>
        </w:tc>
      </w:tr>
      <w:tr w:rsidR="005A22FC" w14:paraId="1DA9C719" w14:textId="77777777" w:rsidTr="000562D5">
        <w:trPr>
          <w:divId w:val="2116439976"/>
          <w:cantSplit/>
        </w:trPr>
        <w:tc>
          <w:tcPr>
            <w:tcW w:w="236" w:type="dxa"/>
          </w:tcPr>
          <w:p w14:paraId="3F80B32B"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GUID=25e9babe-2289-4c82-9915-fe6a4699c545 </w:instrText>
            </w:r>
            <w:r w:rsidRPr="006F2CA2">
              <w:rPr>
                <w:rFonts w:ascii="Times New Roman" w:hAnsi="Times New Roman" w:cs="Times New Roman"/>
                <w:sz w:val="22"/>
                <w:szCs w:val="20"/>
                <w:lang w:val="en-GB" w:eastAsia="en-US"/>
              </w:rPr>
              <w:fldChar w:fldCharType="end"/>
            </w:r>
          </w:p>
        </w:tc>
        <w:tc>
          <w:tcPr>
            <w:tcW w:w="222" w:type="dxa"/>
          </w:tcPr>
          <w:p w14:paraId="47665229"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GUID=e754a939-a408-4dfa-b79b-52491cb613c1 </w:instrText>
            </w:r>
            <w:r w:rsidRPr="006F2CA2">
              <w:rPr>
                <w:rFonts w:ascii="Times New Roman" w:hAnsi="Times New Roman" w:cs="Times New Roman"/>
                <w:sz w:val="22"/>
                <w:szCs w:val="20"/>
                <w:lang w:val="en-GB" w:eastAsia="en-US"/>
              </w:rPr>
              <w:fldChar w:fldCharType="end"/>
            </w:r>
          </w:p>
        </w:tc>
        <w:tc>
          <w:tcPr>
            <w:tcW w:w="349" w:type="dxa"/>
          </w:tcPr>
          <w:p w14:paraId="3B6ACB0F"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GUID=7fe3ee08-3b7a-4243-8c9d-56285b3884f7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7698" w:type="dxa"/>
            <w:gridSpan w:val="4"/>
          </w:tcPr>
          <w:p w14:paraId="0AFCC1F7"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GUID=772e703b-d1c2-4151-bc54-5a88abea26b1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The Plaintiff/The Defendant* will refund the Plaintiff’s CPF moneys used for the flat and the accrued interest.</w:t>
            </w:r>
          </w:p>
        </w:tc>
      </w:tr>
      <w:tr w:rsidR="005A22FC" w14:paraId="3E8D7951" w14:textId="77777777" w:rsidTr="000562D5">
        <w:trPr>
          <w:divId w:val="2116439976"/>
          <w:cantSplit/>
        </w:trPr>
        <w:tc>
          <w:tcPr>
            <w:tcW w:w="236" w:type="dxa"/>
          </w:tcPr>
          <w:p w14:paraId="1547BD90"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GUID=22a0538e-3eee-4a88-9c7b-5731ac89ee25 </w:instrText>
            </w:r>
            <w:r w:rsidRPr="006F2CA2">
              <w:rPr>
                <w:rFonts w:ascii="Times New Roman" w:hAnsi="Times New Roman" w:cs="Times New Roman"/>
                <w:sz w:val="22"/>
                <w:szCs w:val="20"/>
                <w:lang w:val="en-GB" w:eastAsia="en-US"/>
              </w:rPr>
              <w:fldChar w:fldCharType="end"/>
            </w:r>
          </w:p>
        </w:tc>
        <w:tc>
          <w:tcPr>
            <w:tcW w:w="222" w:type="dxa"/>
          </w:tcPr>
          <w:p w14:paraId="7C3FE89E"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GUID=258e6863-5ddf-4e21-b2c3-0e1d3dd356aa </w:instrText>
            </w:r>
            <w:r w:rsidRPr="006F2CA2">
              <w:rPr>
                <w:rFonts w:ascii="Times New Roman" w:hAnsi="Times New Roman" w:cs="Times New Roman"/>
                <w:sz w:val="22"/>
                <w:szCs w:val="20"/>
                <w:lang w:val="en-GB" w:eastAsia="en-US"/>
              </w:rPr>
              <w:fldChar w:fldCharType="end"/>
            </w:r>
          </w:p>
        </w:tc>
        <w:tc>
          <w:tcPr>
            <w:tcW w:w="349" w:type="dxa"/>
          </w:tcPr>
          <w:p w14:paraId="3ACBF527"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GUID=2f47e3ed-063e-4215-93ea-1b5ecd9fb9fd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7698" w:type="dxa"/>
            <w:gridSpan w:val="4"/>
          </w:tcPr>
          <w:p w14:paraId="3D88A778"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GUID=78095c15-165d-44f2-b89a-9f17a10fbc96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The Plaintiff/The Defendant* will refund the Defendant’s CPF moneys used for the flat and the accrued interest.</w:t>
            </w:r>
          </w:p>
        </w:tc>
      </w:tr>
      <w:tr w:rsidR="005A22FC" w14:paraId="7C700B69" w14:textId="77777777" w:rsidTr="000562D5">
        <w:trPr>
          <w:divId w:val="2116439976"/>
          <w:cantSplit/>
        </w:trPr>
        <w:tc>
          <w:tcPr>
            <w:tcW w:w="8505" w:type="dxa"/>
            <w:gridSpan w:val="7"/>
          </w:tcPr>
          <w:p w14:paraId="5473E048"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GUID=b5b44dab-25f1-4e60-900b-3be26f24c343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4.</w:t>
            </w:r>
            <w:r w:rsidRPr="006F2CA2">
              <w:rPr>
                <w:rFonts w:ascii="Times New Roman" w:hAnsi="Times New Roman" w:cs="Times New Roman"/>
                <w:sz w:val="22"/>
                <w:szCs w:val="20"/>
                <w:lang w:val="en-GB" w:eastAsia="en-US"/>
              </w:rPr>
              <w:tab/>
              <w:t xml:space="preserve">The conveyancing, stamp, </w:t>
            </w:r>
            <w:proofErr w:type="gramStart"/>
            <w:r w:rsidRPr="006F2CA2">
              <w:rPr>
                <w:rFonts w:ascii="Times New Roman" w:hAnsi="Times New Roman" w:cs="Times New Roman"/>
                <w:sz w:val="22"/>
                <w:szCs w:val="20"/>
                <w:lang w:val="en-GB" w:eastAsia="en-US"/>
              </w:rPr>
              <w:t>registration</w:t>
            </w:r>
            <w:proofErr w:type="gramEnd"/>
            <w:r w:rsidRPr="006F2CA2">
              <w:rPr>
                <w:rFonts w:ascii="Times New Roman" w:hAnsi="Times New Roman" w:cs="Times New Roman"/>
                <w:sz w:val="22"/>
                <w:szCs w:val="20"/>
                <w:lang w:val="en-GB" w:eastAsia="en-US"/>
              </w:rPr>
              <w:t xml:space="preserve"> and administrative fees of the surrender will be borne by:</w:t>
            </w:r>
          </w:p>
        </w:tc>
      </w:tr>
      <w:tr w:rsidR="005A22FC" w14:paraId="40711303" w14:textId="77777777" w:rsidTr="000562D5">
        <w:trPr>
          <w:divId w:val="2116439976"/>
          <w:cantSplit/>
        </w:trPr>
        <w:tc>
          <w:tcPr>
            <w:tcW w:w="236" w:type="dxa"/>
          </w:tcPr>
          <w:p w14:paraId="7172B281"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GUID=4a0faeb9-0d23-49df-bddf-feca790b86bb </w:instrText>
            </w:r>
            <w:r w:rsidRPr="006F2CA2">
              <w:rPr>
                <w:rFonts w:ascii="Times New Roman" w:hAnsi="Times New Roman" w:cs="Times New Roman"/>
                <w:sz w:val="22"/>
                <w:szCs w:val="20"/>
                <w:lang w:val="en-GB" w:eastAsia="en-US"/>
              </w:rPr>
              <w:fldChar w:fldCharType="end"/>
            </w:r>
          </w:p>
        </w:tc>
        <w:tc>
          <w:tcPr>
            <w:tcW w:w="222" w:type="dxa"/>
          </w:tcPr>
          <w:p w14:paraId="5836E657"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GUID=75e8cf6f-54b0-49d6-8a17-270763c57709 </w:instrText>
            </w:r>
            <w:r w:rsidRPr="006F2CA2">
              <w:rPr>
                <w:rFonts w:ascii="Times New Roman" w:hAnsi="Times New Roman" w:cs="Times New Roman"/>
                <w:sz w:val="22"/>
                <w:szCs w:val="20"/>
                <w:lang w:val="en-GB" w:eastAsia="en-US"/>
              </w:rPr>
              <w:fldChar w:fldCharType="end"/>
            </w:r>
          </w:p>
        </w:tc>
        <w:tc>
          <w:tcPr>
            <w:tcW w:w="349" w:type="dxa"/>
          </w:tcPr>
          <w:p w14:paraId="4D2F6B99"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GUID=ce8b5c2d-d30d-41b9-9eb0-cfe408d02669 </w:instrText>
            </w:r>
            <w:r w:rsidRPr="006F2CA2">
              <w:rPr>
                <w:rFonts w:ascii="Times New Roman" w:hAnsi="Times New Roman" w:cs="Times New Roman"/>
                <w:sz w:val="22"/>
                <w:szCs w:val="20"/>
                <w:lang w:val="en-GB" w:eastAsia="en-US"/>
              </w:rPr>
              <w:fldChar w:fldCharType="end"/>
            </w:r>
          </w:p>
        </w:tc>
        <w:tc>
          <w:tcPr>
            <w:tcW w:w="2060" w:type="dxa"/>
            <w:gridSpan w:val="2"/>
          </w:tcPr>
          <w:p w14:paraId="2F3FBE2D"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GUID=c0da353a-ee14-4ba5-9716-cf9f6ffb3632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Plaintiff ____________%</w:t>
            </w:r>
          </w:p>
        </w:tc>
        <w:tc>
          <w:tcPr>
            <w:tcW w:w="5638" w:type="dxa"/>
            <w:gridSpan w:val="2"/>
          </w:tcPr>
          <w:p w14:paraId="3B6F85E9"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GUID=3e31d68f-9f76-4545-ba3b-6561b31ae992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$____________*</w:t>
            </w:r>
          </w:p>
        </w:tc>
      </w:tr>
      <w:tr w:rsidR="005A22FC" w14:paraId="74121C54" w14:textId="77777777" w:rsidTr="000562D5">
        <w:trPr>
          <w:divId w:val="2116439976"/>
          <w:cantSplit/>
        </w:trPr>
        <w:tc>
          <w:tcPr>
            <w:tcW w:w="236" w:type="dxa"/>
          </w:tcPr>
          <w:p w14:paraId="4CF32BFC"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GUID=48c3b967-e567-427b-b4e2-b2e921a78b0d </w:instrText>
            </w:r>
            <w:r w:rsidRPr="006F2CA2">
              <w:rPr>
                <w:rFonts w:ascii="Times New Roman" w:hAnsi="Times New Roman" w:cs="Times New Roman"/>
                <w:sz w:val="22"/>
                <w:szCs w:val="20"/>
                <w:lang w:val="en-GB" w:eastAsia="en-US"/>
              </w:rPr>
              <w:fldChar w:fldCharType="end"/>
            </w:r>
          </w:p>
        </w:tc>
        <w:tc>
          <w:tcPr>
            <w:tcW w:w="222" w:type="dxa"/>
          </w:tcPr>
          <w:p w14:paraId="27EB50D8"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GUID=5d931985-46b6-46d2-8d0a-9101d359e94e </w:instrText>
            </w:r>
            <w:r w:rsidRPr="006F2CA2">
              <w:rPr>
                <w:rFonts w:ascii="Times New Roman" w:hAnsi="Times New Roman" w:cs="Times New Roman"/>
                <w:sz w:val="22"/>
                <w:szCs w:val="20"/>
                <w:lang w:val="en-GB" w:eastAsia="en-US"/>
              </w:rPr>
              <w:fldChar w:fldCharType="end"/>
            </w:r>
          </w:p>
        </w:tc>
        <w:tc>
          <w:tcPr>
            <w:tcW w:w="349" w:type="dxa"/>
          </w:tcPr>
          <w:p w14:paraId="09893056"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GUID=c55f8f30-c024-4a71-968e-dd0804d05322 </w:instrText>
            </w:r>
            <w:r w:rsidRPr="006F2CA2">
              <w:rPr>
                <w:rFonts w:ascii="Times New Roman" w:hAnsi="Times New Roman" w:cs="Times New Roman"/>
                <w:sz w:val="22"/>
                <w:szCs w:val="20"/>
                <w:lang w:val="en-GB" w:eastAsia="en-US"/>
              </w:rPr>
              <w:fldChar w:fldCharType="end"/>
            </w:r>
          </w:p>
        </w:tc>
        <w:tc>
          <w:tcPr>
            <w:tcW w:w="2060" w:type="dxa"/>
            <w:gridSpan w:val="2"/>
          </w:tcPr>
          <w:p w14:paraId="6F0FF9C1"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GUID=1099d9b4-2066-4eca-82fe-ea454aac3196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Defendant __________%</w:t>
            </w:r>
          </w:p>
        </w:tc>
        <w:tc>
          <w:tcPr>
            <w:tcW w:w="5638" w:type="dxa"/>
            <w:gridSpan w:val="2"/>
          </w:tcPr>
          <w:p w14:paraId="52ED48E3"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GUID=5554dd6a-5f8d-4552-b3fd-3ce515f689f5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$____________*</w:t>
            </w:r>
          </w:p>
        </w:tc>
      </w:tr>
      <w:tr w:rsidR="005A22FC" w14:paraId="25B2B1F9" w14:textId="77777777" w:rsidTr="000562D5">
        <w:trPr>
          <w:divId w:val="2116439976"/>
          <w:cantSplit/>
        </w:trPr>
        <w:tc>
          <w:tcPr>
            <w:tcW w:w="8505" w:type="dxa"/>
            <w:gridSpan w:val="7"/>
          </w:tcPr>
          <w:p w14:paraId="75D5C9FC"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GUID=af676838-2e9b-4978-bd5f-42ff80235008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5.</w:t>
            </w:r>
            <w:r w:rsidRPr="006F2CA2">
              <w:rPr>
                <w:rFonts w:ascii="Times New Roman" w:hAnsi="Times New Roman" w:cs="Times New Roman"/>
                <w:sz w:val="22"/>
                <w:szCs w:val="20"/>
                <w:lang w:val="en-GB" w:eastAsia="en-US"/>
              </w:rPr>
              <w:tab/>
              <w:t>The balance or shortfall will be divided in the following manner:</w:t>
            </w:r>
          </w:p>
        </w:tc>
      </w:tr>
      <w:tr w:rsidR="005A22FC" w14:paraId="0A9E832A" w14:textId="77777777" w:rsidTr="000562D5">
        <w:trPr>
          <w:divId w:val="2116439976"/>
          <w:cantSplit/>
        </w:trPr>
        <w:tc>
          <w:tcPr>
            <w:tcW w:w="236" w:type="dxa"/>
          </w:tcPr>
          <w:p w14:paraId="536266D0"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GUID=e9242a4b-c844-4cc7-90c7-d19a22708e8b </w:instrText>
            </w:r>
            <w:r w:rsidRPr="006F2CA2">
              <w:rPr>
                <w:rFonts w:ascii="Times New Roman" w:hAnsi="Times New Roman" w:cs="Times New Roman"/>
                <w:sz w:val="22"/>
                <w:szCs w:val="20"/>
                <w:lang w:val="en-GB" w:eastAsia="en-US"/>
              </w:rPr>
              <w:fldChar w:fldCharType="end"/>
            </w:r>
          </w:p>
        </w:tc>
        <w:tc>
          <w:tcPr>
            <w:tcW w:w="222" w:type="dxa"/>
          </w:tcPr>
          <w:p w14:paraId="010F0CBD"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GUID=49f8cbd1-9a2a-42e2-a17a-30da77d7e176 </w:instrText>
            </w:r>
            <w:r w:rsidRPr="006F2CA2">
              <w:rPr>
                <w:rFonts w:ascii="Times New Roman" w:hAnsi="Times New Roman" w:cs="Times New Roman"/>
                <w:sz w:val="22"/>
                <w:szCs w:val="20"/>
                <w:lang w:val="en-GB" w:eastAsia="en-US"/>
              </w:rPr>
              <w:fldChar w:fldCharType="end"/>
            </w:r>
          </w:p>
        </w:tc>
        <w:tc>
          <w:tcPr>
            <w:tcW w:w="349" w:type="dxa"/>
          </w:tcPr>
          <w:p w14:paraId="3968539A"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GUID=b81b1c67-53e9-484c-9357-c6dd5e25a674 </w:instrText>
            </w:r>
            <w:r w:rsidRPr="006F2CA2">
              <w:rPr>
                <w:rFonts w:ascii="Times New Roman" w:hAnsi="Times New Roman" w:cs="Times New Roman"/>
                <w:sz w:val="22"/>
                <w:szCs w:val="20"/>
                <w:lang w:val="en-GB" w:eastAsia="en-US"/>
              </w:rPr>
              <w:fldChar w:fldCharType="end"/>
            </w:r>
          </w:p>
        </w:tc>
        <w:tc>
          <w:tcPr>
            <w:tcW w:w="2060" w:type="dxa"/>
            <w:gridSpan w:val="2"/>
          </w:tcPr>
          <w:p w14:paraId="725C0379"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GUID=9006860e-1a12-4486-92f0-d09ce2d00f78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Plaintiff ____________%</w:t>
            </w:r>
          </w:p>
        </w:tc>
        <w:tc>
          <w:tcPr>
            <w:tcW w:w="5638" w:type="dxa"/>
            <w:gridSpan w:val="2"/>
          </w:tcPr>
          <w:p w14:paraId="4EFE3E07"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GUID=ca282eda-0228-4759-a817-3c824c5625c0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$____________*</w:t>
            </w:r>
          </w:p>
        </w:tc>
      </w:tr>
      <w:tr w:rsidR="005A22FC" w14:paraId="0035BCFA" w14:textId="77777777" w:rsidTr="000562D5">
        <w:trPr>
          <w:divId w:val="2116439976"/>
          <w:cantSplit/>
        </w:trPr>
        <w:tc>
          <w:tcPr>
            <w:tcW w:w="236" w:type="dxa"/>
          </w:tcPr>
          <w:p w14:paraId="7E1A95F4"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GUID=6806a283-a1ac-4897-b00f-32a1da59d3bd </w:instrText>
            </w:r>
            <w:r w:rsidRPr="006F2CA2">
              <w:rPr>
                <w:rFonts w:ascii="Times New Roman" w:hAnsi="Times New Roman" w:cs="Times New Roman"/>
                <w:sz w:val="22"/>
                <w:szCs w:val="20"/>
                <w:lang w:val="en-GB" w:eastAsia="en-US"/>
              </w:rPr>
              <w:fldChar w:fldCharType="end"/>
            </w:r>
          </w:p>
        </w:tc>
        <w:tc>
          <w:tcPr>
            <w:tcW w:w="222" w:type="dxa"/>
          </w:tcPr>
          <w:p w14:paraId="5CF7BE94"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GUID=5e056d13-fac1-4401-8d2e-42752de19f09 </w:instrText>
            </w:r>
            <w:r w:rsidRPr="006F2CA2">
              <w:rPr>
                <w:rFonts w:ascii="Times New Roman" w:hAnsi="Times New Roman" w:cs="Times New Roman"/>
                <w:sz w:val="22"/>
                <w:szCs w:val="20"/>
                <w:lang w:val="en-GB" w:eastAsia="en-US"/>
              </w:rPr>
              <w:fldChar w:fldCharType="end"/>
            </w:r>
          </w:p>
        </w:tc>
        <w:tc>
          <w:tcPr>
            <w:tcW w:w="349" w:type="dxa"/>
          </w:tcPr>
          <w:p w14:paraId="2757273B"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GUID=1cf5d70d-42a2-4d30-bcfd-03b1de92b4ec </w:instrText>
            </w:r>
            <w:r w:rsidRPr="006F2CA2">
              <w:rPr>
                <w:rFonts w:ascii="Times New Roman" w:hAnsi="Times New Roman" w:cs="Times New Roman"/>
                <w:sz w:val="22"/>
                <w:szCs w:val="20"/>
                <w:lang w:val="en-GB" w:eastAsia="en-US"/>
              </w:rPr>
              <w:fldChar w:fldCharType="end"/>
            </w:r>
          </w:p>
        </w:tc>
        <w:tc>
          <w:tcPr>
            <w:tcW w:w="2060" w:type="dxa"/>
            <w:gridSpan w:val="2"/>
          </w:tcPr>
          <w:p w14:paraId="5588D8C0"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GUID=0f45b70e-c86c-4584-b007-a13ceac5e95b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Defendant __________%</w:t>
            </w:r>
          </w:p>
        </w:tc>
        <w:tc>
          <w:tcPr>
            <w:tcW w:w="5638" w:type="dxa"/>
            <w:gridSpan w:val="2"/>
          </w:tcPr>
          <w:p w14:paraId="7DF0212D"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GUID=31eb7b3c-b6b9-4152-803d-e6ef97ff07e0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$____________*</w:t>
            </w:r>
          </w:p>
        </w:tc>
      </w:tr>
      <w:tr w:rsidR="005A22FC" w14:paraId="5248D8B1" w14:textId="77777777" w:rsidTr="000562D5">
        <w:trPr>
          <w:divId w:val="2116439976"/>
          <w:cantSplit/>
        </w:trPr>
        <w:tc>
          <w:tcPr>
            <w:tcW w:w="236" w:type="dxa"/>
          </w:tcPr>
          <w:p w14:paraId="289F7F97"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GUID=79254958-17e0-46e1-a435-b4d29642a43b </w:instrText>
            </w:r>
            <w:r w:rsidRPr="006F2CA2">
              <w:rPr>
                <w:rFonts w:ascii="Times New Roman" w:hAnsi="Times New Roman" w:cs="Times New Roman"/>
                <w:sz w:val="22"/>
                <w:szCs w:val="20"/>
                <w:lang w:val="en-GB" w:eastAsia="en-US"/>
              </w:rPr>
              <w:fldChar w:fldCharType="end"/>
            </w:r>
          </w:p>
        </w:tc>
        <w:tc>
          <w:tcPr>
            <w:tcW w:w="222" w:type="dxa"/>
          </w:tcPr>
          <w:p w14:paraId="09EE8340"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GUID=663ab322-4d49-4958-85ba-8bb418849657 </w:instrText>
            </w:r>
            <w:r w:rsidRPr="006F2CA2">
              <w:rPr>
                <w:rFonts w:ascii="Times New Roman" w:hAnsi="Times New Roman" w:cs="Times New Roman"/>
                <w:sz w:val="22"/>
                <w:szCs w:val="20"/>
                <w:lang w:val="en-GB" w:eastAsia="en-US"/>
              </w:rPr>
              <w:fldChar w:fldCharType="end"/>
            </w:r>
          </w:p>
        </w:tc>
        <w:tc>
          <w:tcPr>
            <w:tcW w:w="349" w:type="dxa"/>
          </w:tcPr>
          <w:p w14:paraId="1E2DE360"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GUID=aa8a0f76-eb2d-4d68-a7ac-1ba03f2b1c5e </w:instrText>
            </w:r>
            <w:r w:rsidRPr="006F2CA2">
              <w:rPr>
                <w:rFonts w:ascii="Times New Roman" w:hAnsi="Times New Roman" w:cs="Times New Roman"/>
                <w:sz w:val="22"/>
                <w:szCs w:val="20"/>
                <w:lang w:val="en-GB" w:eastAsia="en-US"/>
              </w:rPr>
              <w:fldChar w:fldCharType="end"/>
            </w:r>
          </w:p>
        </w:tc>
        <w:tc>
          <w:tcPr>
            <w:tcW w:w="2060" w:type="dxa"/>
            <w:gridSpan w:val="2"/>
          </w:tcPr>
          <w:p w14:paraId="6178AB65"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GUID=76242584-b27f-475c-9374-e2700417d381 </w:instrText>
            </w:r>
            <w:r w:rsidRPr="006F2CA2">
              <w:rPr>
                <w:rFonts w:ascii="Times New Roman" w:hAnsi="Times New Roman" w:cs="Times New Roman"/>
                <w:sz w:val="22"/>
                <w:szCs w:val="20"/>
                <w:lang w:val="en-GB" w:eastAsia="en-US"/>
              </w:rPr>
              <w:fldChar w:fldCharType="end"/>
            </w:r>
          </w:p>
        </w:tc>
        <w:tc>
          <w:tcPr>
            <w:tcW w:w="5638" w:type="dxa"/>
            <w:gridSpan w:val="2"/>
          </w:tcPr>
          <w:p w14:paraId="6D543381"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GUID=932d85df-7b1b-4f95-930c-2393ba2e7e91 </w:instrText>
            </w:r>
            <w:r w:rsidRPr="006F2CA2">
              <w:rPr>
                <w:rFonts w:ascii="Times New Roman" w:hAnsi="Times New Roman" w:cs="Times New Roman"/>
                <w:sz w:val="22"/>
                <w:szCs w:val="20"/>
                <w:lang w:val="en-GB" w:eastAsia="en-US"/>
              </w:rPr>
              <w:fldChar w:fldCharType="end"/>
            </w:r>
          </w:p>
        </w:tc>
      </w:tr>
      <w:tr w:rsidR="005A22FC" w14:paraId="5ED605E2" w14:textId="77777777" w:rsidTr="000562D5">
        <w:trPr>
          <w:divId w:val="2116439976"/>
          <w:cantSplit/>
          <w:trHeight w:val="380"/>
        </w:trPr>
        <w:tc>
          <w:tcPr>
            <w:tcW w:w="8505" w:type="dxa"/>
            <w:gridSpan w:val="7"/>
          </w:tcPr>
          <w:p w14:paraId="4FADEFD1"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GUID=c512aca0-a8e7-4535-b3cb-d8816427d52e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Time Frame</w:t>
            </w:r>
          </w:p>
        </w:tc>
      </w:tr>
      <w:tr w:rsidR="005A22FC" w14:paraId="1D4D9461" w14:textId="77777777" w:rsidTr="000562D5">
        <w:trPr>
          <w:divId w:val="2116439976"/>
          <w:cantSplit/>
          <w:trHeight w:val="380"/>
        </w:trPr>
        <w:tc>
          <w:tcPr>
            <w:tcW w:w="8505" w:type="dxa"/>
            <w:gridSpan w:val="7"/>
          </w:tcPr>
          <w:p w14:paraId="53AC8A97"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GUID=27dad4a4-c7a7-43c5-b95f-a47fe6531a5c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parties will apply to the HDB to surrender the flat:</w:t>
            </w:r>
          </w:p>
        </w:tc>
      </w:tr>
      <w:tr w:rsidR="005A22FC" w14:paraId="063F7810" w14:textId="77777777" w:rsidTr="000562D5">
        <w:trPr>
          <w:divId w:val="2116439976"/>
          <w:cantSplit/>
          <w:trHeight w:val="460"/>
        </w:trPr>
        <w:tc>
          <w:tcPr>
            <w:tcW w:w="458" w:type="dxa"/>
            <w:gridSpan w:val="2"/>
          </w:tcPr>
          <w:p w14:paraId="444218B1"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GUID=393d0f07-9fab-42be-8e22-c4416ec793d8 </w:instrText>
            </w:r>
            <w:r w:rsidRPr="006F2CA2">
              <w:rPr>
                <w:rFonts w:ascii="Times New Roman" w:hAnsi="Times New Roman" w:cs="Times New Roman"/>
                <w:sz w:val="22"/>
                <w:szCs w:val="20"/>
                <w:lang w:val="en-GB" w:eastAsia="en-US"/>
              </w:rPr>
              <w:fldChar w:fldCharType="end"/>
            </w:r>
          </w:p>
        </w:tc>
        <w:tc>
          <w:tcPr>
            <w:tcW w:w="349" w:type="dxa"/>
          </w:tcPr>
          <w:p w14:paraId="36BA14C5"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GUID=85d5d037-5b36-44b4-abf7-22ea81770157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7698" w:type="dxa"/>
            <w:gridSpan w:val="4"/>
          </w:tcPr>
          <w:p w14:paraId="1BBB9492"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GUID=0e279b68-ec2a-4f33-8121-17feeffde7a8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by [please specify the date] ____________________;</w:t>
            </w:r>
          </w:p>
        </w:tc>
      </w:tr>
      <w:tr w:rsidR="005A22FC" w14:paraId="4FAADCE3" w14:textId="77777777" w:rsidTr="000562D5">
        <w:trPr>
          <w:divId w:val="2116439976"/>
          <w:cantSplit/>
        </w:trPr>
        <w:tc>
          <w:tcPr>
            <w:tcW w:w="458" w:type="dxa"/>
            <w:gridSpan w:val="2"/>
          </w:tcPr>
          <w:p w14:paraId="4BEDBB2E"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GUID=13974235-e0ab-421b-8962-5c1df4c5f4b9 </w:instrText>
            </w:r>
            <w:r w:rsidRPr="006F2CA2">
              <w:rPr>
                <w:rFonts w:ascii="Times New Roman" w:hAnsi="Times New Roman" w:cs="Times New Roman"/>
                <w:sz w:val="22"/>
                <w:szCs w:val="20"/>
                <w:lang w:val="en-GB" w:eastAsia="en-US"/>
              </w:rPr>
              <w:fldChar w:fldCharType="end"/>
            </w:r>
          </w:p>
        </w:tc>
        <w:tc>
          <w:tcPr>
            <w:tcW w:w="349" w:type="dxa"/>
          </w:tcPr>
          <w:p w14:paraId="7A32A47B"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GUID=3d862fbe-70b1-4aa1-ba16-993a4c4345d9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7698" w:type="dxa"/>
            <w:gridSpan w:val="4"/>
          </w:tcPr>
          <w:p w14:paraId="03DCFB8C"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GUID=dcc4bb9b-09ce-48e1-8978-248ca10e4c9b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within ________ weeks/months of the order of court on the HDB flat;</w:t>
            </w:r>
          </w:p>
        </w:tc>
      </w:tr>
      <w:tr w:rsidR="005A22FC" w14:paraId="27DB8FB2" w14:textId="77777777" w:rsidTr="000562D5">
        <w:trPr>
          <w:divId w:val="2116439976"/>
          <w:cantSplit/>
        </w:trPr>
        <w:tc>
          <w:tcPr>
            <w:tcW w:w="458" w:type="dxa"/>
            <w:gridSpan w:val="2"/>
          </w:tcPr>
          <w:p w14:paraId="68E8BEB0"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GUID=83fc6997-aa0b-443d-ae5b-93f4240017e9 </w:instrText>
            </w:r>
            <w:r w:rsidRPr="006F2CA2">
              <w:rPr>
                <w:rFonts w:ascii="Times New Roman" w:hAnsi="Times New Roman" w:cs="Times New Roman"/>
                <w:sz w:val="22"/>
                <w:szCs w:val="20"/>
                <w:lang w:val="en-GB" w:eastAsia="en-US"/>
              </w:rPr>
              <w:fldChar w:fldCharType="end"/>
            </w:r>
          </w:p>
        </w:tc>
        <w:tc>
          <w:tcPr>
            <w:tcW w:w="349" w:type="dxa"/>
          </w:tcPr>
          <w:p w14:paraId="43E8580E"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GUID=c03407c9-4103-4ce0-b751-669de2c603dc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7698" w:type="dxa"/>
            <w:gridSpan w:val="4"/>
          </w:tcPr>
          <w:p w14:paraId="4386DD10"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GUID=9b1a5771-52d6-48a4-9107-dcb3424c9504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within ________ weeks/months of the grant of the Final Judgment;</w:t>
            </w:r>
          </w:p>
        </w:tc>
      </w:tr>
      <w:tr w:rsidR="005A22FC" w14:paraId="7DF924B8" w14:textId="77777777" w:rsidTr="000562D5">
        <w:trPr>
          <w:divId w:val="2116439976"/>
          <w:cantSplit/>
          <w:trHeight w:val="540"/>
        </w:trPr>
        <w:tc>
          <w:tcPr>
            <w:tcW w:w="458" w:type="dxa"/>
            <w:gridSpan w:val="2"/>
          </w:tcPr>
          <w:p w14:paraId="2D24742F"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GUID=d278fbae-cbee-42e2-b8e6-7cbcc1744c93 </w:instrText>
            </w:r>
            <w:r w:rsidRPr="006F2CA2">
              <w:rPr>
                <w:rFonts w:ascii="Times New Roman" w:hAnsi="Times New Roman" w:cs="Times New Roman"/>
                <w:sz w:val="22"/>
                <w:szCs w:val="20"/>
                <w:lang w:val="en-GB" w:eastAsia="en-US"/>
              </w:rPr>
              <w:fldChar w:fldCharType="end"/>
            </w:r>
          </w:p>
        </w:tc>
        <w:tc>
          <w:tcPr>
            <w:tcW w:w="349" w:type="dxa"/>
          </w:tcPr>
          <w:p w14:paraId="6A8A04B7"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GUID=40070b39-c5a0-41a0-8796-c09e7b9da8bc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7698" w:type="dxa"/>
            <w:gridSpan w:val="4"/>
          </w:tcPr>
          <w:p w14:paraId="4BE3D1EC"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GUID=f34f0661-34ce-407a-a1a9-a220d957f3df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others [</w:t>
            </w:r>
            <w:r w:rsidRPr="006F2CA2">
              <w:rPr>
                <w:rFonts w:ascii="Times New Roman" w:hAnsi="Times New Roman" w:cs="Times New Roman"/>
                <w:i/>
                <w:sz w:val="22"/>
                <w:szCs w:val="20"/>
                <w:lang w:val="en-GB" w:eastAsia="en-US"/>
              </w:rPr>
              <w:t>please specify</w:t>
            </w:r>
            <w:r w:rsidRPr="006F2CA2">
              <w:rPr>
                <w:rFonts w:ascii="Times New Roman" w:hAnsi="Times New Roman" w:cs="Times New Roman"/>
                <w:sz w:val="22"/>
                <w:szCs w:val="20"/>
                <w:lang w:val="en-GB" w:eastAsia="en-US"/>
              </w:rPr>
              <w:t>] ___________________________________.</w:t>
            </w:r>
          </w:p>
        </w:tc>
      </w:tr>
      <w:tr w:rsidR="005A22FC" w14:paraId="6793FE72" w14:textId="77777777" w:rsidTr="000562D5">
        <w:trPr>
          <w:divId w:val="2116439976"/>
          <w:cantSplit/>
        </w:trPr>
        <w:tc>
          <w:tcPr>
            <w:tcW w:w="2756" w:type="dxa"/>
            <w:gridSpan w:val="4"/>
          </w:tcPr>
          <w:p w14:paraId="5A02ACD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GUID=1cd6f179-efc1-489d-8f2e-6003ec190c18 </w:instrText>
            </w:r>
            <w:r w:rsidRPr="006F2CA2">
              <w:rPr>
                <w:rFonts w:ascii="Times New Roman" w:hAnsi="Times New Roman" w:cs="Times New Roman"/>
                <w:sz w:val="22"/>
                <w:szCs w:val="20"/>
                <w:lang w:val="en-GB" w:eastAsia="en-US"/>
              </w:rPr>
              <w:fldChar w:fldCharType="end"/>
            </w:r>
          </w:p>
        </w:tc>
        <w:tc>
          <w:tcPr>
            <w:tcW w:w="222" w:type="dxa"/>
            <w:gridSpan w:val="2"/>
          </w:tcPr>
          <w:p w14:paraId="33AC9F13"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GUID=e67880a8-1d3e-4f8c-90c9-c3fe13dd10d1 </w:instrText>
            </w:r>
            <w:r w:rsidRPr="006F2CA2">
              <w:rPr>
                <w:rFonts w:ascii="Times New Roman" w:hAnsi="Times New Roman" w:cs="Times New Roman"/>
                <w:sz w:val="22"/>
                <w:szCs w:val="20"/>
                <w:lang w:val="en-GB" w:eastAsia="en-US"/>
              </w:rPr>
              <w:fldChar w:fldCharType="end"/>
            </w:r>
          </w:p>
        </w:tc>
        <w:tc>
          <w:tcPr>
            <w:tcW w:w="5527" w:type="dxa"/>
          </w:tcPr>
          <w:p w14:paraId="005F6AE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GUID=9e64d092-f294-46b2-a154-b16dfd995253 </w:instrText>
            </w:r>
            <w:r w:rsidRPr="006F2CA2">
              <w:rPr>
                <w:rFonts w:ascii="Times New Roman" w:hAnsi="Times New Roman" w:cs="Times New Roman"/>
                <w:sz w:val="22"/>
                <w:szCs w:val="20"/>
                <w:lang w:val="en-GB" w:eastAsia="en-US"/>
              </w:rPr>
              <w:fldChar w:fldCharType="end"/>
            </w:r>
          </w:p>
        </w:tc>
      </w:tr>
      <w:tr w:rsidR="005A22FC" w14:paraId="483B037A" w14:textId="77777777" w:rsidTr="000562D5">
        <w:trPr>
          <w:divId w:val="2116439976"/>
          <w:cantSplit/>
        </w:trPr>
        <w:tc>
          <w:tcPr>
            <w:tcW w:w="2756" w:type="dxa"/>
            <w:gridSpan w:val="4"/>
          </w:tcPr>
          <w:p w14:paraId="33954AE9"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GUID=16d7f67a-92c2-4295-be69-c08ef977d912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_____________________</w:t>
            </w:r>
            <w:r w:rsidRPr="006F2CA2">
              <w:rPr>
                <w:rFonts w:ascii="Times New Roman" w:hAnsi="Times New Roman" w:cs="Times New Roman"/>
                <w:sz w:val="22"/>
                <w:szCs w:val="20"/>
                <w:lang w:val="en-GB" w:eastAsia="en-US"/>
              </w:rPr>
              <w:br/>
              <w:t>Plaintiff*</w:t>
            </w:r>
          </w:p>
        </w:tc>
        <w:tc>
          <w:tcPr>
            <w:tcW w:w="222" w:type="dxa"/>
            <w:gridSpan w:val="2"/>
          </w:tcPr>
          <w:p w14:paraId="0167994D"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GUID=82d753b8-3625-4ad6-8fc8-69147b4a2b22 </w:instrText>
            </w:r>
            <w:r w:rsidRPr="006F2CA2">
              <w:rPr>
                <w:rFonts w:ascii="Times New Roman" w:hAnsi="Times New Roman" w:cs="Times New Roman"/>
                <w:sz w:val="22"/>
                <w:szCs w:val="20"/>
                <w:lang w:val="en-GB" w:eastAsia="en-US"/>
              </w:rPr>
              <w:fldChar w:fldCharType="end"/>
            </w:r>
          </w:p>
        </w:tc>
        <w:tc>
          <w:tcPr>
            <w:tcW w:w="5527" w:type="dxa"/>
          </w:tcPr>
          <w:p w14:paraId="7E70CB7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GUID=89643272-7e7c-48b7-b4d8-3355f2487b29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_______________________</w:t>
            </w:r>
            <w:r w:rsidRPr="006F2CA2">
              <w:rPr>
                <w:rFonts w:ascii="Times New Roman" w:hAnsi="Times New Roman" w:cs="Times New Roman"/>
                <w:sz w:val="22"/>
                <w:szCs w:val="20"/>
                <w:lang w:val="en-GB" w:eastAsia="en-US"/>
              </w:rPr>
              <w:br/>
              <w:t>Defendant*</w:t>
            </w:r>
          </w:p>
        </w:tc>
      </w:tr>
      <w:tr w:rsidR="005A22FC" w14:paraId="35937E9A" w14:textId="77777777" w:rsidTr="000562D5">
        <w:trPr>
          <w:divId w:val="2116439976"/>
          <w:cantSplit/>
        </w:trPr>
        <w:tc>
          <w:tcPr>
            <w:tcW w:w="2756" w:type="dxa"/>
            <w:gridSpan w:val="4"/>
          </w:tcPr>
          <w:p w14:paraId="1B0143F4"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GUID=a73a7636-c5fb-49e4-b08e-416bfb25558e </w:instrText>
            </w:r>
            <w:r w:rsidRPr="006F2CA2">
              <w:rPr>
                <w:rFonts w:ascii="Times New Roman" w:hAnsi="Times New Roman" w:cs="Times New Roman"/>
                <w:sz w:val="22"/>
                <w:szCs w:val="20"/>
                <w:lang w:val="en-GB" w:eastAsia="en-US"/>
              </w:rPr>
              <w:fldChar w:fldCharType="end"/>
            </w:r>
            <w:proofErr w:type="gramStart"/>
            <w:r w:rsidRPr="006F2CA2">
              <w:rPr>
                <w:rFonts w:ascii="Times New Roman" w:hAnsi="Times New Roman" w:cs="Times New Roman"/>
                <w:sz w:val="22"/>
                <w:szCs w:val="20"/>
                <w:lang w:val="en-GB" w:eastAsia="en-US"/>
              </w:rPr>
              <w:t>Date:_</w:t>
            </w:r>
            <w:proofErr w:type="gramEnd"/>
            <w:r w:rsidRPr="006F2CA2">
              <w:rPr>
                <w:rFonts w:ascii="Times New Roman" w:hAnsi="Times New Roman" w:cs="Times New Roman"/>
                <w:sz w:val="22"/>
                <w:szCs w:val="20"/>
                <w:lang w:val="en-GB" w:eastAsia="en-US"/>
              </w:rPr>
              <w:t>_______________</w:t>
            </w:r>
          </w:p>
        </w:tc>
        <w:tc>
          <w:tcPr>
            <w:tcW w:w="222" w:type="dxa"/>
            <w:gridSpan w:val="2"/>
          </w:tcPr>
          <w:p w14:paraId="1A9898F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GUID=5a48c758-29bf-4f28-a259-b419b70c75b6 </w:instrText>
            </w:r>
            <w:r w:rsidRPr="006F2CA2">
              <w:rPr>
                <w:rFonts w:ascii="Times New Roman" w:hAnsi="Times New Roman" w:cs="Times New Roman"/>
                <w:sz w:val="22"/>
                <w:szCs w:val="20"/>
                <w:lang w:val="en-GB" w:eastAsia="en-US"/>
              </w:rPr>
              <w:fldChar w:fldCharType="end"/>
            </w:r>
          </w:p>
        </w:tc>
        <w:tc>
          <w:tcPr>
            <w:tcW w:w="5527" w:type="dxa"/>
          </w:tcPr>
          <w:p w14:paraId="6B30435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GUID=a1460a1f-edef-45ea-8d0c-3a1b236c26fa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 _________________</w:t>
            </w:r>
          </w:p>
        </w:tc>
      </w:tr>
      <w:tr w:rsidR="005A22FC" w14:paraId="3FDB9E7D" w14:textId="77777777" w:rsidTr="000562D5">
        <w:trPr>
          <w:divId w:val="2116439976"/>
          <w:cantSplit/>
        </w:trPr>
        <w:tc>
          <w:tcPr>
            <w:tcW w:w="8505" w:type="dxa"/>
            <w:gridSpan w:val="7"/>
          </w:tcPr>
          <w:p w14:paraId="766C9D4E"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GUID=5ff4a266-b599-498f-8399-cfb3c85abffd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*Delete where inapplicable.</w:t>
            </w:r>
          </w:p>
        </w:tc>
      </w:tr>
    </w:tbl>
    <w:p w14:paraId="675C03A4" w14:textId="77777777" w:rsidR="00A04357" w:rsidRPr="006F2CA2" w:rsidRDefault="00A04357" w:rsidP="006F2CA2">
      <w:pPr>
        <w:spacing w:before="0" w:after="200" w:line="276" w:lineRule="auto"/>
        <w:divId w:val="2116439976"/>
        <w:rPr>
          <w:rFonts w:ascii="Calibri" w:eastAsia="Calibri" w:hAnsi="Calibri" w:cs="Times New Roman"/>
          <w:sz w:val="22"/>
          <w:szCs w:val="22"/>
          <w:lang w:eastAsia="en-US"/>
        </w:rPr>
      </w:pPr>
    </w:p>
    <w:tbl>
      <w:tblPr>
        <w:tblW w:w="9639" w:type="dxa"/>
        <w:tblLook w:val="04A0" w:firstRow="1" w:lastRow="0" w:firstColumn="1" w:lastColumn="0" w:noHBand="0" w:noVBand="1"/>
      </w:tblPr>
      <w:tblGrid>
        <w:gridCol w:w="481"/>
        <w:gridCol w:w="219"/>
        <w:gridCol w:w="201"/>
        <w:gridCol w:w="493"/>
        <w:gridCol w:w="508"/>
        <w:gridCol w:w="508"/>
        <w:gridCol w:w="442"/>
        <w:gridCol w:w="603"/>
        <w:gridCol w:w="134"/>
        <w:gridCol w:w="99"/>
        <w:gridCol w:w="405"/>
        <w:gridCol w:w="2905"/>
        <w:gridCol w:w="2641"/>
      </w:tblGrid>
      <w:tr w:rsidR="005A22FC" w14:paraId="591965E0" w14:textId="77777777" w:rsidTr="000562D5">
        <w:trPr>
          <w:gridAfter w:val="1"/>
          <w:divId w:val="2116439976"/>
          <w:wAfter w:w="2641" w:type="dxa"/>
          <w:cantSplit/>
          <w:trHeight w:val="460"/>
        </w:trPr>
        <w:tc>
          <w:tcPr>
            <w:tcW w:w="6998" w:type="dxa"/>
            <w:gridSpan w:val="12"/>
          </w:tcPr>
          <w:p w14:paraId="50048970"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GUID=eff715c8-e2dc-488d-be92-991ae43b8fe0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b/>
                <w:sz w:val="22"/>
                <w:szCs w:val="20"/>
                <w:lang w:val="en-GB" w:eastAsia="en-US"/>
              </w:rPr>
              <w:t>Option 2</w:t>
            </w:r>
            <w:r w:rsidRPr="006F2CA2">
              <w:rPr>
                <w:rFonts w:ascii="Times New Roman" w:hAnsi="Times New Roman" w:cs="Times New Roman"/>
                <w:sz w:val="22"/>
                <w:szCs w:val="20"/>
                <w:lang w:val="en-GB" w:eastAsia="en-US"/>
              </w:rPr>
              <w:t>: The Agreement for Lease will be terminated.</w:t>
            </w:r>
          </w:p>
        </w:tc>
      </w:tr>
      <w:tr w:rsidR="005A22FC" w14:paraId="72E16746" w14:textId="77777777" w:rsidTr="000562D5">
        <w:trPr>
          <w:gridAfter w:val="1"/>
          <w:divId w:val="2116439976"/>
          <w:wAfter w:w="2641" w:type="dxa"/>
          <w:cantSplit/>
          <w:trHeight w:val="460"/>
        </w:trPr>
        <w:tc>
          <w:tcPr>
            <w:tcW w:w="6998" w:type="dxa"/>
            <w:gridSpan w:val="12"/>
          </w:tcPr>
          <w:p w14:paraId="3E663A8F"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GUID=e388565d-4523-49b8-a4fd-f3e71627db79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w:t>
            </w:r>
            <w:r w:rsidRPr="006F2CA2">
              <w:rPr>
                <w:rFonts w:ascii="Times New Roman" w:hAnsi="Times New Roman" w:cs="Times New Roman"/>
                <w:sz w:val="22"/>
                <w:szCs w:val="20"/>
                <w:lang w:val="en-GB" w:eastAsia="en-US"/>
              </w:rPr>
              <w:tab/>
              <w:t>The deposit to be refunded by the HDB will be used to [please tick if applicable]:</w:t>
            </w:r>
          </w:p>
        </w:tc>
      </w:tr>
      <w:tr w:rsidR="005A22FC" w14:paraId="295324D0" w14:textId="77777777" w:rsidTr="000562D5">
        <w:trPr>
          <w:gridAfter w:val="1"/>
          <w:divId w:val="2116439976"/>
          <w:wAfter w:w="2641" w:type="dxa"/>
          <w:cantSplit/>
          <w:trHeight w:val="460"/>
        </w:trPr>
        <w:tc>
          <w:tcPr>
            <w:tcW w:w="481" w:type="dxa"/>
          </w:tcPr>
          <w:p w14:paraId="4C43D4C7"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GUID=b2163da6-febb-47c1-a748-c81863c2b14b </w:instrText>
            </w:r>
            <w:r w:rsidRPr="006F2CA2">
              <w:rPr>
                <w:rFonts w:ascii="Times New Roman" w:hAnsi="Times New Roman" w:cs="Times New Roman"/>
                <w:sz w:val="22"/>
                <w:szCs w:val="20"/>
                <w:lang w:val="en-GB" w:eastAsia="en-US"/>
              </w:rPr>
              <w:fldChar w:fldCharType="end"/>
            </w:r>
          </w:p>
        </w:tc>
        <w:tc>
          <w:tcPr>
            <w:tcW w:w="420" w:type="dxa"/>
            <w:gridSpan w:val="2"/>
          </w:tcPr>
          <w:p w14:paraId="6146A2F1"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GUID=80a3a0dd-2da0-435a-a6e4-92b1699c215a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6097" w:type="dxa"/>
            <w:gridSpan w:val="9"/>
          </w:tcPr>
          <w:p w14:paraId="6DE5F0C8"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GUID=c1b27e15-0ef1-46cd-a20a-83f32d19cea7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pay all moneys due to the HDB.</w:t>
            </w:r>
          </w:p>
        </w:tc>
      </w:tr>
      <w:tr w:rsidR="005A22FC" w14:paraId="19881096" w14:textId="77777777" w:rsidTr="000562D5">
        <w:trPr>
          <w:gridAfter w:val="1"/>
          <w:divId w:val="2116439976"/>
          <w:wAfter w:w="2641" w:type="dxa"/>
          <w:cantSplit/>
        </w:trPr>
        <w:tc>
          <w:tcPr>
            <w:tcW w:w="481" w:type="dxa"/>
          </w:tcPr>
          <w:p w14:paraId="75B818A6"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GUID=aae954d6-77bc-47cc-9be3-f4f4f61229c9 </w:instrText>
            </w:r>
            <w:r w:rsidRPr="006F2CA2">
              <w:rPr>
                <w:rFonts w:ascii="Times New Roman" w:hAnsi="Times New Roman" w:cs="Times New Roman"/>
                <w:sz w:val="22"/>
                <w:szCs w:val="20"/>
                <w:lang w:val="en-GB" w:eastAsia="en-US"/>
              </w:rPr>
              <w:fldChar w:fldCharType="end"/>
            </w:r>
          </w:p>
        </w:tc>
        <w:tc>
          <w:tcPr>
            <w:tcW w:w="420" w:type="dxa"/>
            <w:gridSpan w:val="2"/>
          </w:tcPr>
          <w:p w14:paraId="32969762"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GUID=eb1b1218-7268-4670-9b03-a92b16235ec9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6097" w:type="dxa"/>
            <w:gridSpan w:val="9"/>
          </w:tcPr>
          <w:p w14:paraId="563A66D6"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GUID=081dada4-7807-420c-a223-7c993b939589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refund the Plaintiff’s CPF moneys used for the flat and the accrued interest*.</w:t>
            </w:r>
          </w:p>
        </w:tc>
      </w:tr>
      <w:tr w:rsidR="005A22FC" w14:paraId="15C44AA0" w14:textId="77777777" w:rsidTr="000562D5">
        <w:trPr>
          <w:gridAfter w:val="1"/>
          <w:divId w:val="2116439976"/>
          <w:wAfter w:w="2641" w:type="dxa"/>
          <w:cantSplit/>
        </w:trPr>
        <w:tc>
          <w:tcPr>
            <w:tcW w:w="481" w:type="dxa"/>
          </w:tcPr>
          <w:p w14:paraId="13F1131A"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GUID=a20ee2f7-b043-471e-9f8b-6163ceb63ac2 </w:instrText>
            </w:r>
            <w:r w:rsidRPr="006F2CA2">
              <w:rPr>
                <w:rFonts w:ascii="Times New Roman" w:hAnsi="Times New Roman" w:cs="Times New Roman"/>
                <w:sz w:val="22"/>
                <w:szCs w:val="20"/>
                <w:lang w:val="en-GB" w:eastAsia="en-US"/>
              </w:rPr>
              <w:fldChar w:fldCharType="end"/>
            </w:r>
          </w:p>
        </w:tc>
        <w:tc>
          <w:tcPr>
            <w:tcW w:w="420" w:type="dxa"/>
            <w:gridSpan w:val="2"/>
          </w:tcPr>
          <w:p w14:paraId="2276804C"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GUID=89e4d5e4-b30e-4d4a-ac97-640af998192d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6097" w:type="dxa"/>
            <w:gridSpan w:val="9"/>
          </w:tcPr>
          <w:p w14:paraId="3724B1C3"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GUID=1307fd79-306b-4b40-9945-62861671605a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c</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refund the Defendant’s CPF moneys used for the flat and the accrued interest*.</w:t>
            </w:r>
          </w:p>
        </w:tc>
      </w:tr>
      <w:tr w:rsidR="005A22FC" w14:paraId="3E590711" w14:textId="77777777" w:rsidTr="000562D5">
        <w:trPr>
          <w:gridAfter w:val="1"/>
          <w:divId w:val="2116439976"/>
          <w:wAfter w:w="2641" w:type="dxa"/>
          <w:cantSplit/>
        </w:trPr>
        <w:tc>
          <w:tcPr>
            <w:tcW w:w="481" w:type="dxa"/>
          </w:tcPr>
          <w:p w14:paraId="266FAC3A"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GUID=dd744885-e4b7-4b4d-9ded-47c2c4ba20e9 </w:instrText>
            </w:r>
            <w:r w:rsidRPr="006F2CA2">
              <w:rPr>
                <w:rFonts w:ascii="Times New Roman" w:hAnsi="Times New Roman" w:cs="Times New Roman"/>
                <w:sz w:val="22"/>
                <w:szCs w:val="20"/>
                <w:lang w:val="en-GB" w:eastAsia="en-US"/>
              </w:rPr>
              <w:fldChar w:fldCharType="end"/>
            </w:r>
          </w:p>
        </w:tc>
        <w:tc>
          <w:tcPr>
            <w:tcW w:w="420" w:type="dxa"/>
            <w:gridSpan w:val="2"/>
          </w:tcPr>
          <w:p w14:paraId="252EE737"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GUID=9b54eda5-1520-4de5-a643-c73671db8094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6097" w:type="dxa"/>
            <w:gridSpan w:val="9"/>
          </w:tcPr>
          <w:p w14:paraId="13690106"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GUID=41227f3d-8d4a-4474-9863-640e2f6fc299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d</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others [</w:t>
            </w:r>
            <w:r w:rsidRPr="006F2CA2">
              <w:rPr>
                <w:rFonts w:ascii="Times New Roman" w:hAnsi="Times New Roman" w:cs="Times New Roman"/>
                <w:i/>
                <w:sz w:val="22"/>
                <w:szCs w:val="20"/>
                <w:lang w:val="en-GB" w:eastAsia="en-US"/>
              </w:rPr>
              <w:t>please specify</w:t>
            </w:r>
            <w:r w:rsidRPr="006F2CA2">
              <w:rPr>
                <w:rFonts w:ascii="Times New Roman" w:hAnsi="Times New Roman" w:cs="Times New Roman"/>
                <w:sz w:val="22"/>
                <w:szCs w:val="20"/>
                <w:lang w:val="en-GB" w:eastAsia="en-US"/>
              </w:rPr>
              <w:t>] _____________________________.</w:t>
            </w:r>
          </w:p>
        </w:tc>
      </w:tr>
      <w:tr w:rsidR="005A22FC" w14:paraId="1D5CD4D6" w14:textId="77777777" w:rsidTr="000562D5">
        <w:trPr>
          <w:gridAfter w:val="1"/>
          <w:divId w:val="2116439976"/>
          <w:wAfter w:w="2641" w:type="dxa"/>
          <w:cantSplit/>
        </w:trPr>
        <w:tc>
          <w:tcPr>
            <w:tcW w:w="6998" w:type="dxa"/>
            <w:gridSpan w:val="12"/>
          </w:tcPr>
          <w:p w14:paraId="7870E061"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GUID=5345bcd6-08dc-46d7-82d1-1ad020b58fff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w:t>
            </w:r>
            <w:r w:rsidRPr="006F2CA2">
              <w:rPr>
                <w:rFonts w:ascii="Times New Roman" w:hAnsi="Times New Roman" w:cs="Times New Roman"/>
                <w:sz w:val="22"/>
                <w:szCs w:val="20"/>
                <w:lang w:val="en-GB" w:eastAsia="en-US"/>
              </w:rPr>
              <w:tab/>
              <w:t xml:space="preserve">[If </w:t>
            </w:r>
            <w:r w:rsidRPr="006F2CA2">
              <w:rPr>
                <w:rFonts w:ascii="Times New Roman" w:hAnsi="Times New Roman" w:cs="Times New Roman"/>
                <w:sz w:val="22"/>
                <w:szCs w:val="20"/>
                <w:u w:val="single"/>
                <w:lang w:val="en-GB" w:eastAsia="en-US"/>
              </w:rPr>
              <w:t>1(</w:t>
            </w:r>
            <w:r w:rsidRPr="006F2CA2">
              <w:rPr>
                <w:rFonts w:ascii="Times New Roman" w:hAnsi="Times New Roman" w:cs="Times New Roman"/>
                <w:i/>
                <w:sz w:val="22"/>
                <w:szCs w:val="20"/>
                <w:u w:val="single"/>
                <w:lang w:val="en-GB" w:eastAsia="en-US"/>
              </w:rPr>
              <w:t>a</w:t>
            </w:r>
            <w:r w:rsidRPr="006F2CA2">
              <w:rPr>
                <w:rFonts w:ascii="Times New Roman" w:hAnsi="Times New Roman" w:cs="Times New Roman"/>
                <w:sz w:val="22"/>
                <w:szCs w:val="20"/>
                <w:u w:val="single"/>
                <w:lang w:val="en-GB" w:eastAsia="en-US"/>
              </w:rPr>
              <w:t>)</w:t>
            </w:r>
            <w:r w:rsidRPr="006F2CA2">
              <w:rPr>
                <w:rFonts w:ascii="Times New Roman" w:hAnsi="Times New Roman" w:cs="Times New Roman"/>
                <w:sz w:val="22"/>
                <w:szCs w:val="20"/>
                <w:lang w:val="en-GB" w:eastAsia="en-US"/>
              </w:rPr>
              <w:t xml:space="preserve"> above is </w:t>
            </w:r>
            <w:r w:rsidRPr="006F2CA2">
              <w:rPr>
                <w:rFonts w:ascii="Times New Roman" w:hAnsi="Times New Roman" w:cs="Times New Roman"/>
                <w:sz w:val="22"/>
                <w:szCs w:val="20"/>
                <w:u w:val="single"/>
                <w:lang w:val="en-GB" w:eastAsia="en-US"/>
              </w:rPr>
              <w:t>not</w:t>
            </w:r>
            <w:r w:rsidRPr="006F2CA2">
              <w:rPr>
                <w:rFonts w:ascii="Times New Roman" w:hAnsi="Times New Roman" w:cs="Times New Roman"/>
                <w:sz w:val="22"/>
                <w:szCs w:val="20"/>
                <w:lang w:val="en-GB" w:eastAsia="en-US"/>
              </w:rPr>
              <w:t xml:space="preserve"> selected and there are moneys due to the HDB]. The moneys due to the HDB will be borne by:</w:t>
            </w:r>
          </w:p>
        </w:tc>
      </w:tr>
      <w:tr w:rsidR="005A22FC" w14:paraId="5DC32F58" w14:textId="77777777" w:rsidTr="000562D5">
        <w:trPr>
          <w:gridAfter w:val="1"/>
          <w:divId w:val="2116439976"/>
          <w:wAfter w:w="2641" w:type="dxa"/>
          <w:cantSplit/>
        </w:trPr>
        <w:tc>
          <w:tcPr>
            <w:tcW w:w="481" w:type="dxa"/>
          </w:tcPr>
          <w:p w14:paraId="0D5DE94A"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GUID=094e1b1d-2423-4a82-a260-2d257a0d3dcd </w:instrText>
            </w:r>
            <w:r w:rsidRPr="006F2CA2">
              <w:rPr>
                <w:rFonts w:ascii="Times New Roman" w:hAnsi="Times New Roman" w:cs="Times New Roman"/>
                <w:sz w:val="22"/>
                <w:szCs w:val="20"/>
                <w:lang w:val="en-GB" w:eastAsia="en-US"/>
              </w:rPr>
              <w:fldChar w:fldCharType="end"/>
            </w:r>
          </w:p>
        </w:tc>
        <w:tc>
          <w:tcPr>
            <w:tcW w:w="420" w:type="dxa"/>
            <w:gridSpan w:val="2"/>
          </w:tcPr>
          <w:p w14:paraId="66CB83A9"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GUID=aa74fd92-a3df-488f-9755-ac6c8e209587 </w:instrText>
            </w:r>
            <w:r w:rsidRPr="006F2CA2">
              <w:rPr>
                <w:rFonts w:ascii="Times New Roman" w:hAnsi="Times New Roman" w:cs="Times New Roman"/>
                <w:sz w:val="22"/>
                <w:szCs w:val="20"/>
                <w:lang w:val="en-GB" w:eastAsia="en-US"/>
              </w:rPr>
              <w:fldChar w:fldCharType="end"/>
            </w:r>
          </w:p>
        </w:tc>
        <w:tc>
          <w:tcPr>
            <w:tcW w:w="3192" w:type="dxa"/>
            <w:gridSpan w:val="8"/>
          </w:tcPr>
          <w:p w14:paraId="2886EB0C"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GUID=79b2db85-73e5-4f4d-baee-845c6d06a042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Plaintiff ____________%</w:t>
            </w:r>
          </w:p>
        </w:tc>
        <w:tc>
          <w:tcPr>
            <w:tcW w:w="2905" w:type="dxa"/>
          </w:tcPr>
          <w:p w14:paraId="5AF4007A"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GUID=6e5919b5-cffd-4d3e-9e52-3bd4d807e3b1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$____________*</w:t>
            </w:r>
          </w:p>
        </w:tc>
      </w:tr>
      <w:tr w:rsidR="005A22FC" w14:paraId="5F44B092" w14:textId="77777777" w:rsidTr="000562D5">
        <w:trPr>
          <w:gridAfter w:val="1"/>
          <w:divId w:val="2116439976"/>
          <w:wAfter w:w="2641" w:type="dxa"/>
          <w:cantSplit/>
        </w:trPr>
        <w:tc>
          <w:tcPr>
            <w:tcW w:w="481" w:type="dxa"/>
          </w:tcPr>
          <w:p w14:paraId="23FC39CF"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GUID=4193526e-8771-472a-8e44-e26f398cb7b1 </w:instrText>
            </w:r>
            <w:r w:rsidRPr="006F2CA2">
              <w:rPr>
                <w:rFonts w:ascii="Times New Roman" w:hAnsi="Times New Roman" w:cs="Times New Roman"/>
                <w:sz w:val="22"/>
                <w:szCs w:val="20"/>
                <w:lang w:val="en-GB" w:eastAsia="en-US"/>
              </w:rPr>
              <w:fldChar w:fldCharType="end"/>
            </w:r>
          </w:p>
        </w:tc>
        <w:tc>
          <w:tcPr>
            <w:tcW w:w="420" w:type="dxa"/>
            <w:gridSpan w:val="2"/>
          </w:tcPr>
          <w:p w14:paraId="1E4270D3"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GUID=d017dc9e-421e-4d4d-b458-64674c087458 </w:instrText>
            </w:r>
            <w:r w:rsidRPr="006F2CA2">
              <w:rPr>
                <w:rFonts w:ascii="Times New Roman" w:hAnsi="Times New Roman" w:cs="Times New Roman"/>
                <w:sz w:val="22"/>
                <w:szCs w:val="20"/>
                <w:lang w:val="en-GB" w:eastAsia="en-US"/>
              </w:rPr>
              <w:fldChar w:fldCharType="end"/>
            </w:r>
          </w:p>
        </w:tc>
        <w:tc>
          <w:tcPr>
            <w:tcW w:w="3192" w:type="dxa"/>
            <w:gridSpan w:val="8"/>
          </w:tcPr>
          <w:p w14:paraId="75EF1216"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GUID=ea401fa6-036f-47ce-be58-5f0814f96e1c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Defendant __________%</w:t>
            </w:r>
          </w:p>
        </w:tc>
        <w:tc>
          <w:tcPr>
            <w:tcW w:w="2905" w:type="dxa"/>
          </w:tcPr>
          <w:p w14:paraId="6F95C21C"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GUID=08c27670-ad79-456b-bd7e-20d6bcd432c2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$____________*</w:t>
            </w:r>
          </w:p>
        </w:tc>
      </w:tr>
      <w:tr w:rsidR="005A22FC" w14:paraId="710CCDFE" w14:textId="77777777" w:rsidTr="000562D5">
        <w:trPr>
          <w:gridAfter w:val="1"/>
          <w:divId w:val="2116439976"/>
          <w:wAfter w:w="2641" w:type="dxa"/>
          <w:cantSplit/>
        </w:trPr>
        <w:tc>
          <w:tcPr>
            <w:tcW w:w="6998" w:type="dxa"/>
            <w:gridSpan w:val="12"/>
          </w:tcPr>
          <w:p w14:paraId="6936A961"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GUID=5dec3b24-5da1-4d42-8007-88fafe5f6203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3.</w:t>
            </w:r>
            <w:r w:rsidRPr="006F2CA2">
              <w:rPr>
                <w:rFonts w:ascii="Times New Roman" w:hAnsi="Times New Roman" w:cs="Times New Roman"/>
                <w:sz w:val="22"/>
                <w:szCs w:val="20"/>
                <w:lang w:val="en-GB" w:eastAsia="en-US"/>
              </w:rPr>
              <w:tab/>
              <w:t xml:space="preserve">If </w:t>
            </w:r>
            <w:r w:rsidRPr="006F2CA2">
              <w:rPr>
                <w:rFonts w:ascii="Times New Roman" w:hAnsi="Times New Roman" w:cs="Times New Roman"/>
                <w:sz w:val="22"/>
                <w:szCs w:val="20"/>
                <w:u w:val="single"/>
                <w:lang w:val="en-GB" w:eastAsia="en-US"/>
              </w:rPr>
              <w:t>1(</w:t>
            </w:r>
            <w:r w:rsidRPr="006F2CA2">
              <w:rPr>
                <w:rFonts w:ascii="Times New Roman" w:hAnsi="Times New Roman" w:cs="Times New Roman"/>
                <w:i/>
                <w:sz w:val="22"/>
                <w:szCs w:val="20"/>
                <w:u w:val="single"/>
                <w:lang w:val="en-GB" w:eastAsia="en-US"/>
              </w:rPr>
              <w:t>b</w:t>
            </w:r>
            <w:r w:rsidRPr="006F2CA2">
              <w:rPr>
                <w:rFonts w:ascii="Times New Roman" w:hAnsi="Times New Roman" w:cs="Times New Roman"/>
                <w:sz w:val="22"/>
                <w:szCs w:val="20"/>
                <w:u w:val="single"/>
                <w:lang w:val="en-GB" w:eastAsia="en-US"/>
              </w:rPr>
              <w:t>) or (</w:t>
            </w:r>
            <w:r w:rsidRPr="006F2CA2">
              <w:rPr>
                <w:rFonts w:ascii="Times New Roman" w:hAnsi="Times New Roman" w:cs="Times New Roman"/>
                <w:i/>
                <w:sz w:val="22"/>
                <w:szCs w:val="20"/>
                <w:u w:val="single"/>
                <w:lang w:val="en-GB" w:eastAsia="en-US"/>
              </w:rPr>
              <w:t>c</w:t>
            </w:r>
            <w:r w:rsidRPr="006F2CA2">
              <w:rPr>
                <w:rFonts w:ascii="Times New Roman" w:hAnsi="Times New Roman" w:cs="Times New Roman"/>
                <w:sz w:val="22"/>
                <w:szCs w:val="20"/>
                <w:u w:val="single"/>
                <w:lang w:val="en-GB" w:eastAsia="en-US"/>
              </w:rPr>
              <w:t>)</w:t>
            </w:r>
            <w:r w:rsidRPr="006F2CA2">
              <w:rPr>
                <w:rFonts w:ascii="Times New Roman" w:hAnsi="Times New Roman" w:cs="Times New Roman"/>
                <w:sz w:val="22"/>
                <w:szCs w:val="20"/>
                <w:lang w:val="en-GB" w:eastAsia="en-US"/>
              </w:rPr>
              <w:t xml:space="preserve"> above is </w:t>
            </w:r>
            <w:r w:rsidRPr="006F2CA2">
              <w:rPr>
                <w:rFonts w:ascii="Times New Roman" w:hAnsi="Times New Roman" w:cs="Times New Roman"/>
                <w:sz w:val="22"/>
                <w:szCs w:val="20"/>
                <w:u w:val="single"/>
                <w:lang w:val="en-GB" w:eastAsia="en-US"/>
              </w:rPr>
              <w:t>not</w:t>
            </w:r>
            <w:r w:rsidRPr="006F2CA2">
              <w:rPr>
                <w:rFonts w:ascii="Times New Roman" w:hAnsi="Times New Roman" w:cs="Times New Roman"/>
                <w:sz w:val="22"/>
                <w:szCs w:val="20"/>
                <w:lang w:val="en-GB" w:eastAsia="en-US"/>
              </w:rPr>
              <w:t xml:space="preserve"> selected and the CPF moneys of the Plaintiff and/or the Defendant have been used for the flat [please tick if applicable]:</w:t>
            </w:r>
          </w:p>
        </w:tc>
      </w:tr>
      <w:tr w:rsidR="005A22FC" w14:paraId="76AC9310" w14:textId="77777777" w:rsidTr="000562D5">
        <w:trPr>
          <w:gridAfter w:val="1"/>
          <w:divId w:val="2116439976"/>
          <w:wAfter w:w="2641" w:type="dxa"/>
          <w:cantSplit/>
        </w:trPr>
        <w:tc>
          <w:tcPr>
            <w:tcW w:w="481" w:type="dxa"/>
          </w:tcPr>
          <w:p w14:paraId="13478EB9"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GUID=a222983d-c712-4310-a26b-fda38f01c15f </w:instrText>
            </w:r>
            <w:r w:rsidRPr="006F2CA2">
              <w:rPr>
                <w:rFonts w:ascii="Times New Roman" w:hAnsi="Times New Roman" w:cs="Times New Roman"/>
                <w:sz w:val="22"/>
                <w:szCs w:val="20"/>
                <w:lang w:val="en-GB" w:eastAsia="en-US"/>
              </w:rPr>
              <w:fldChar w:fldCharType="end"/>
            </w:r>
          </w:p>
        </w:tc>
        <w:tc>
          <w:tcPr>
            <w:tcW w:w="420" w:type="dxa"/>
            <w:gridSpan w:val="2"/>
          </w:tcPr>
          <w:p w14:paraId="3B3B1604"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GUID=887049c7-10f9-41c2-9243-5e2ed292ef06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6097" w:type="dxa"/>
            <w:gridSpan w:val="9"/>
          </w:tcPr>
          <w:p w14:paraId="64C863E1"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GUID=91fe4e5b-a90e-4a21-836e-8cd7e312b8e1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The Plaintiff/The Defendant* will refund the Plaintiff’s CPF moneys used for the flat and the accrued interest.</w:t>
            </w:r>
          </w:p>
        </w:tc>
      </w:tr>
      <w:tr w:rsidR="005A22FC" w14:paraId="2725F71E" w14:textId="77777777" w:rsidTr="000562D5">
        <w:trPr>
          <w:gridAfter w:val="1"/>
          <w:divId w:val="2116439976"/>
          <w:wAfter w:w="2641" w:type="dxa"/>
          <w:cantSplit/>
        </w:trPr>
        <w:tc>
          <w:tcPr>
            <w:tcW w:w="481" w:type="dxa"/>
          </w:tcPr>
          <w:p w14:paraId="5592D555"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GUID=2ad6d91c-9fd5-41e1-a261-80eedd2ba9be </w:instrText>
            </w:r>
            <w:r w:rsidRPr="006F2CA2">
              <w:rPr>
                <w:rFonts w:ascii="Times New Roman" w:hAnsi="Times New Roman" w:cs="Times New Roman"/>
                <w:sz w:val="22"/>
                <w:szCs w:val="20"/>
                <w:lang w:val="en-GB" w:eastAsia="en-US"/>
              </w:rPr>
              <w:fldChar w:fldCharType="end"/>
            </w:r>
          </w:p>
        </w:tc>
        <w:tc>
          <w:tcPr>
            <w:tcW w:w="420" w:type="dxa"/>
            <w:gridSpan w:val="2"/>
          </w:tcPr>
          <w:p w14:paraId="7D0EF5EB"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GUID=2ea1e2bd-988d-43b0-b0ad-19cd2e981d8f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6097" w:type="dxa"/>
            <w:gridSpan w:val="9"/>
          </w:tcPr>
          <w:p w14:paraId="41FD229F"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GUID=32d6d1e4-f915-486c-bd18-82e8291b96ee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The Plaintiff/The Defendant* will refund the Defendant’s CPF moneys used for the flat and the accrued interest.</w:t>
            </w:r>
          </w:p>
        </w:tc>
      </w:tr>
      <w:tr w:rsidR="005A22FC" w14:paraId="0FB036D8" w14:textId="77777777" w:rsidTr="000562D5">
        <w:trPr>
          <w:gridAfter w:val="1"/>
          <w:divId w:val="2116439976"/>
          <w:wAfter w:w="2641" w:type="dxa"/>
          <w:cantSplit/>
        </w:trPr>
        <w:tc>
          <w:tcPr>
            <w:tcW w:w="6998" w:type="dxa"/>
            <w:gridSpan w:val="12"/>
          </w:tcPr>
          <w:p w14:paraId="76860D11"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GUID=f93dd683-f020-4b0b-ab79-cd533e053245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4.</w:t>
            </w:r>
            <w:r w:rsidRPr="006F2CA2">
              <w:rPr>
                <w:rFonts w:ascii="Times New Roman" w:hAnsi="Times New Roman" w:cs="Times New Roman"/>
                <w:sz w:val="22"/>
                <w:szCs w:val="20"/>
                <w:lang w:val="en-GB" w:eastAsia="en-US"/>
              </w:rPr>
              <w:tab/>
              <w:t xml:space="preserve">The conveyancing, stamp, </w:t>
            </w:r>
            <w:proofErr w:type="gramStart"/>
            <w:r w:rsidRPr="006F2CA2">
              <w:rPr>
                <w:rFonts w:ascii="Times New Roman" w:hAnsi="Times New Roman" w:cs="Times New Roman"/>
                <w:sz w:val="22"/>
                <w:szCs w:val="20"/>
                <w:lang w:val="en-GB" w:eastAsia="en-US"/>
              </w:rPr>
              <w:t>registration</w:t>
            </w:r>
            <w:proofErr w:type="gramEnd"/>
            <w:r w:rsidRPr="006F2CA2">
              <w:rPr>
                <w:rFonts w:ascii="Times New Roman" w:hAnsi="Times New Roman" w:cs="Times New Roman"/>
                <w:sz w:val="22"/>
                <w:szCs w:val="20"/>
                <w:lang w:val="en-GB" w:eastAsia="en-US"/>
              </w:rPr>
              <w:t xml:space="preserve"> and administrative fees of the termination of the Agreement for Lease will be borne by:</w:t>
            </w:r>
          </w:p>
        </w:tc>
      </w:tr>
      <w:tr w:rsidR="005A22FC" w14:paraId="488F8F53" w14:textId="77777777" w:rsidTr="000562D5">
        <w:trPr>
          <w:gridAfter w:val="1"/>
          <w:divId w:val="2116439976"/>
          <w:wAfter w:w="2641" w:type="dxa"/>
          <w:cantSplit/>
        </w:trPr>
        <w:tc>
          <w:tcPr>
            <w:tcW w:w="481" w:type="dxa"/>
          </w:tcPr>
          <w:p w14:paraId="7634C512"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GUID=15d5b592-bca7-4696-a0e6-56f8704ef645 </w:instrText>
            </w:r>
            <w:r w:rsidRPr="006F2CA2">
              <w:rPr>
                <w:rFonts w:ascii="Times New Roman" w:hAnsi="Times New Roman" w:cs="Times New Roman"/>
                <w:sz w:val="22"/>
                <w:szCs w:val="20"/>
                <w:lang w:val="en-GB" w:eastAsia="en-US"/>
              </w:rPr>
              <w:fldChar w:fldCharType="end"/>
            </w:r>
          </w:p>
        </w:tc>
        <w:tc>
          <w:tcPr>
            <w:tcW w:w="420" w:type="dxa"/>
            <w:gridSpan w:val="2"/>
          </w:tcPr>
          <w:p w14:paraId="6179441D"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GUID=4e7c641e-cce0-40f5-b1f8-de5c03cbf2ba </w:instrText>
            </w:r>
            <w:r w:rsidRPr="006F2CA2">
              <w:rPr>
                <w:rFonts w:ascii="Times New Roman" w:hAnsi="Times New Roman" w:cs="Times New Roman"/>
                <w:sz w:val="22"/>
                <w:szCs w:val="20"/>
                <w:lang w:val="en-GB" w:eastAsia="en-US"/>
              </w:rPr>
              <w:fldChar w:fldCharType="end"/>
            </w:r>
          </w:p>
        </w:tc>
        <w:tc>
          <w:tcPr>
            <w:tcW w:w="3192" w:type="dxa"/>
            <w:gridSpan w:val="8"/>
          </w:tcPr>
          <w:p w14:paraId="0437010D"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GUID=3e32ab03-e1b5-44cd-a491-8d32ddf18360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Plaintiff ____________%</w:t>
            </w:r>
          </w:p>
        </w:tc>
        <w:tc>
          <w:tcPr>
            <w:tcW w:w="2905" w:type="dxa"/>
          </w:tcPr>
          <w:p w14:paraId="4D301482"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GUID=d7669f6d-4ffe-420f-8841-05ab4d0811c1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$____________*</w:t>
            </w:r>
          </w:p>
        </w:tc>
      </w:tr>
      <w:tr w:rsidR="005A22FC" w14:paraId="15552BE9" w14:textId="77777777" w:rsidTr="000562D5">
        <w:trPr>
          <w:gridAfter w:val="1"/>
          <w:divId w:val="2116439976"/>
          <w:wAfter w:w="2641" w:type="dxa"/>
          <w:cantSplit/>
        </w:trPr>
        <w:tc>
          <w:tcPr>
            <w:tcW w:w="481" w:type="dxa"/>
          </w:tcPr>
          <w:p w14:paraId="467A43A9"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GUID=0af9f5f4-b6fe-42c0-94b7-63cd98eddab9 </w:instrText>
            </w:r>
            <w:r w:rsidRPr="006F2CA2">
              <w:rPr>
                <w:rFonts w:ascii="Times New Roman" w:hAnsi="Times New Roman" w:cs="Times New Roman"/>
                <w:sz w:val="22"/>
                <w:szCs w:val="20"/>
                <w:lang w:val="en-GB" w:eastAsia="en-US"/>
              </w:rPr>
              <w:fldChar w:fldCharType="end"/>
            </w:r>
          </w:p>
        </w:tc>
        <w:tc>
          <w:tcPr>
            <w:tcW w:w="420" w:type="dxa"/>
            <w:gridSpan w:val="2"/>
          </w:tcPr>
          <w:p w14:paraId="5B82826F"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GUID=11e175ff-6860-4fd4-9f9c-50b34ce3eff1 </w:instrText>
            </w:r>
            <w:r w:rsidRPr="006F2CA2">
              <w:rPr>
                <w:rFonts w:ascii="Times New Roman" w:hAnsi="Times New Roman" w:cs="Times New Roman"/>
                <w:sz w:val="22"/>
                <w:szCs w:val="20"/>
                <w:lang w:val="en-GB" w:eastAsia="en-US"/>
              </w:rPr>
              <w:fldChar w:fldCharType="end"/>
            </w:r>
          </w:p>
        </w:tc>
        <w:tc>
          <w:tcPr>
            <w:tcW w:w="3192" w:type="dxa"/>
            <w:gridSpan w:val="8"/>
          </w:tcPr>
          <w:p w14:paraId="38D2C693"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GUID=afaecd37-6dcf-4192-9f39-a47494906499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Defendant __________%</w:t>
            </w:r>
          </w:p>
        </w:tc>
        <w:tc>
          <w:tcPr>
            <w:tcW w:w="2905" w:type="dxa"/>
          </w:tcPr>
          <w:p w14:paraId="0918BE9C"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GUID=a3b7b249-4d21-4aec-9b54-c729ccc40a3c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$____________*</w:t>
            </w:r>
          </w:p>
        </w:tc>
      </w:tr>
      <w:tr w:rsidR="005A22FC" w14:paraId="417E2ACC" w14:textId="77777777" w:rsidTr="000562D5">
        <w:trPr>
          <w:gridAfter w:val="1"/>
          <w:divId w:val="2116439976"/>
          <w:wAfter w:w="2641" w:type="dxa"/>
          <w:cantSplit/>
        </w:trPr>
        <w:tc>
          <w:tcPr>
            <w:tcW w:w="6998" w:type="dxa"/>
            <w:gridSpan w:val="12"/>
          </w:tcPr>
          <w:p w14:paraId="7F8236D3"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GUID=fde5ab6a-e2bb-4a3b-bfaf-9e36380bc91f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5.</w:t>
            </w:r>
            <w:r w:rsidRPr="006F2CA2">
              <w:rPr>
                <w:rFonts w:ascii="Times New Roman" w:hAnsi="Times New Roman" w:cs="Times New Roman"/>
                <w:sz w:val="22"/>
                <w:szCs w:val="20"/>
                <w:lang w:val="en-GB" w:eastAsia="en-US"/>
              </w:rPr>
              <w:tab/>
              <w:t>The balance or shortfall will be divided in the following manner:</w:t>
            </w:r>
          </w:p>
        </w:tc>
      </w:tr>
      <w:tr w:rsidR="005A22FC" w14:paraId="10C1D20A" w14:textId="77777777" w:rsidTr="000562D5">
        <w:trPr>
          <w:gridAfter w:val="1"/>
          <w:divId w:val="2116439976"/>
          <w:wAfter w:w="2641" w:type="dxa"/>
          <w:cantSplit/>
        </w:trPr>
        <w:tc>
          <w:tcPr>
            <w:tcW w:w="481" w:type="dxa"/>
          </w:tcPr>
          <w:p w14:paraId="203CAE8D"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GUID=50652b84-5738-4f77-9a9f-98b56a95a16e </w:instrText>
            </w:r>
            <w:r w:rsidRPr="006F2CA2">
              <w:rPr>
                <w:rFonts w:ascii="Times New Roman" w:hAnsi="Times New Roman" w:cs="Times New Roman"/>
                <w:sz w:val="22"/>
                <w:szCs w:val="20"/>
                <w:lang w:val="en-GB" w:eastAsia="en-US"/>
              </w:rPr>
              <w:fldChar w:fldCharType="end"/>
            </w:r>
          </w:p>
        </w:tc>
        <w:tc>
          <w:tcPr>
            <w:tcW w:w="420" w:type="dxa"/>
            <w:gridSpan w:val="2"/>
          </w:tcPr>
          <w:p w14:paraId="530113EA"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GUID=16ecbd66-615d-42d9-8a17-f725c4d46532 </w:instrText>
            </w:r>
            <w:r w:rsidRPr="006F2CA2">
              <w:rPr>
                <w:rFonts w:ascii="Times New Roman" w:hAnsi="Times New Roman" w:cs="Times New Roman"/>
                <w:sz w:val="22"/>
                <w:szCs w:val="20"/>
                <w:lang w:val="en-GB" w:eastAsia="en-US"/>
              </w:rPr>
              <w:fldChar w:fldCharType="end"/>
            </w:r>
          </w:p>
        </w:tc>
        <w:tc>
          <w:tcPr>
            <w:tcW w:w="3192" w:type="dxa"/>
            <w:gridSpan w:val="8"/>
          </w:tcPr>
          <w:p w14:paraId="6B65D6CA"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GUID=df22f68f-44f4-4f12-86fa-f1692339773a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Plaintiff ____________%</w:t>
            </w:r>
          </w:p>
        </w:tc>
        <w:tc>
          <w:tcPr>
            <w:tcW w:w="2905" w:type="dxa"/>
          </w:tcPr>
          <w:p w14:paraId="3CEDFAF8"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GUID=5d7a92d5-63a7-4f1c-b9d4-b619180cd084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$____________*</w:t>
            </w:r>
          </w:p>
        </w:tc>
      </w:tr>
      <w:tr w:rsidR="005A22FC" w14:paraId="0AE039F9" w14:textId="77777777" w:rsidTr="000562D5">
        <w:trPr>
          <w:gridAfter w:val="1"/>
          <w:divId w:val="2116439976"/>
          <w:wAfter w:w="2641" w:type="dxa"/>
          <w:cantSplit/>
        </w:trPr>
        <w:tc>
          <w:tcPr>
            <w:tcW w:w="481" w:type="dxa"/>
          </w:tcPr>
          <w:p w14:paraId="76A38A38"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GUID=9f08efea-6f3e-4273-a23c-5ea89f2012ac </w:instrText>
            </w:r>
            <w:r w:rsidRPr="006F2CA2">
              <w:rPr>
                <w:rFonts w:ascii="Times New Roman" w:hAnsi="Times New Roman" w:cs="Times New Roman"/>
                <w:sz w:val="22"/>
                <w:szCs w:val="20"/>
                <w:lang w:val="en-GB" w:eastAsia="en-US"/>
              </w:rPr>
              <w:fldChar w:fldCharType="end"/>
            </w:r>
          </w:p>
        </w:tc>
        <w:tc>
          <w:tcPr>
            <w:tcW w:w="420" w:type="dxa"/>
            <w:gridSpan w:val="2"/>
          </w:tcPr>
          <w:p w14:paraId="7AFA7635"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GUID=ef461d43-5310-4a95-ba78-79d7fb9896c6 </w:instrText>
            </w:r>
            <w:r w:rsidRPr="006F2CA2">
              <w:rPr>
                <w:rFonts w:ascii="Times New Roman" w:hAnsi="Times New Roman" w:cs="Times New Roman"/>
                <w:sz w:val="22"/>
                <w:szCs w:val="20"/>
                <w:lang w:val="en-GB" w:eastAsia="en-US"/>
              </w:rPr>
              <w:fldChar w:fldCharType="end"/>
            </w:r>
          </w:p>
        </w:tc>
        <w:tc>
          <w:tcPr>
            <w:tcW w:w="3192" w:type="dxa"/>
            <w:gridSpan w:val="8"/>
          </w:tcPr>
          <w:p w14:paraId="7595D6CC"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GUID=f4b8768f-bb2f-442d-ad73-a1728c98ee91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Defendant __________%</w:t>
            </w:r>
          </w:p>
        </w:tc>
        <w:tc>
          <w:tcPr>
            <w:tcW w:w="2905" w:type="dxa"/>
          </w:tcPr>
          <w:p w14:paraId="105E4094"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GUID=a0b252cd-858e-4e1f-b736-40833e85ad93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$____________*</w:t>
            </w:r>
          </w:p>
        </w:tc>
      </w:tr>
      <w:tr w:rsidR="005A22FC" w14:paraId="313A9988" w14:textId="77777777" w:rsidTr="000562D5">
        <w:trPr>
          <w:gridAfter w:val="1"/>
          <w:divId w:val="2116439976"/>
          <w:wAfter w:w="2641" w:type="dxa"/>
          <w:cantSplit/>
        </w:trPr>
        <w:tc>
          <w:tcPr>
            <w:tcW w:w="481" w:type="dxa"/>
          </w:tcPr>
          <w:p w14:paraId="571CAE84"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GUID=95b91111-3524-4798-a960-7810ed341dbc </w:instrText>
            </w:r>
            <w:r w:rsidRPr="006F2CA2">
              <w:rPr>
                <w:rFonts w:ascii="Times New Roman" w:hAnsi="Times New Roman" w:cs="Times New Roman"/>
                <w:sz w:val="22"/>
                <w:szCs w:val="20"/>
                <w:lang w:val="en-GB" w:eastAsia="en-US"/>
              </w:rPr>
              <w:fldChar w:fldCharType="end"/>
            </w:r>
          </w:p>
        </w:tc>
        <w:tc>
          <w:tcPr>
            <w:tcW w:w="420" w:type="dxa"/>
            <w:gridSpan w:val="2"/>
          </w:tcPr>
          <w:p w14:paraId="025FEC7A"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GUID=1899e612-8001-45f0-8e75-2787e4e63f2b </w:instrText>
            </w:r>
            <w:r w:rsidRPr="006F2CA2">
              <w:rPr>
                <w:rFonts w:ascii="Times New Roman" w:hAnsi="Times New Roman" w:cs="Times New Roman"/>
                <w:sz w:val="22"/>
                <w:szCs w:val="20"/>
                <w:lang w:val="en-GB" w:eastAsia="en-US"/>
              </w:rPr>
              <w:fldChar w:fldCharType="end"/>
            </w:r>
          </w:p>
        </w:tc>
        <w:tc>
          <w:tcPr>
            <w:tcW w:w="3192" w:type="dxa"/>
            <w:gridSpan w:val="8"/>
          </w:tcPr>
          <w:p w14:paraId="34FFB4BA"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GUID=120c3c58-073c-43aa-8aca-52ab5488c36f </w:instrText>
            </w:r>
            <w:r w:rsidRPr="006F2CA2">
              <w:rPr>
                <w:rFonts w:ascii="Times New Roman" w:hAnsi="Times New Roman" w:cs="Times New Roman"/>
                <w:sz w:val="22"/>
                <w:szCs w:val="20"/>
                <w:lang w:val="en-GB" w:eastAsia="en-US"/>
              </w:rPr>
              <w:fldChar w:fldCharType="end"/>
            </w:r>
          </w:p>
        </w:tc>
        <w:tc>
          <w:tcPr>
            <w:tcW w:w="2905" w:type="dxa"/>
          </w:tcPr>
          <w:p w14:paraId="50C50416"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GUID=ebbc446f-9639-4ba3-9626-f77e9bb7e105 </w:instrText>
            </w:r>
            <w:r w:rsidRPr="006F2CA2">
              <w:rPr>
                <w:rFonts w:ascii="Times New Roman" w:hAnsi="Times New Roman" w:cs="Times New Roman"/>
                <w:sz w:val="22"/>
                <w:szCs w:val="20"/>
                <w:lang w:val="en-GB" w:eastAsia="en-US"/>
              </w:rPr>
              <w:fldChar w:fldCharType="end"/>
            </w:r>
          </w:p>
        </w:tc>
      </w:tr>
      <w:tr w:rsidR="005A22FC" w14:paraId="763AEE8C" w14:textId="77777777" w:rsidTr="000562D5">
        <w:trPr>
          <w:gridAfter w:val="1"/>
          <w:divId w:val="2116439976"/>
          <w:wAfter w:w="2641" w:type="dxa"/>
          <w:cantSplit/>
        </w:trPr>
        <w:tc>
          <w:tcPr>
            <w:tcW w:w="6998" w:type="dxa"/>
            <w:gridSpan w:val="12"/>
          </w:tcPr>
          <w:p w14:paraId="3020D292"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GUID=026230b1-cec0-4f61-97bb-cfd0b5b85fa8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Time Frame</w:t>
            </w:r>
          </w:p>
        </w:tc>
      </w:tr>
      <w:tr w:rsidR="005A22FC" w14:paraId="67AD3B1D" w14:textId="77777777" w:rsidTr="000562D5">
        <w:trPr>
          <w:gridAfter w:val="1"/>
          <w:divId w:val="2116439976"/>
          <w:wAfter w:w="2641" w:type="dxa"/>
          <w:cantSplit/>
        </w:trPr>
        <w:tc>
          <w:tcPr>
            <w:tcW w:w="6998" w:type="dxa"/>
            <w:gridSpan w:val="12"/>
          </w:tcPr>
          <w:p w14:paraId="4DDE63F3"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GUID=fb90df5b-310f-433b-ad43-4e9c1e9b465a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parties will apply to the HDB to terminate the Agreement for Lease:</w:t>
            </w:r>
          </w:p>
        </w:tc>
      </w:tr>
      <w:tr w:rsidR="005A22FC" w14:paraId="3A4D8410" w14:textId="77777777" w:rsidTr="000562D5">
        <w:trPr>
          <w:gridAfter w:val="1"/>
          <w:divId w:val="2116439976"/>
          <w:wAfter w:w="2641" w:type="dxa"/>
          <w:cantSplit/>
        </w:trPr>
        <w:tc>
          <w:tcPr>
            <w:tcW w:w="481" w:type="dxa"/>
          </w:tcPr>
          <w:p w14:paraId="7BC1BF91"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GUID=31edca56-1eba-4fb8-89d1-3b9767d88666 </w:instrText>
            </w:r>
            <w:r w:rsidRPr="006F2CA2">
              <w:rPr>
                <w:rFonts w:ascii="Times New Roman" w:hAnsi="Times New Roman" w:cs="Times New Roman"/>
                <w:sz w:val="22"/>
                <w:szCs w:val="20"/>
                <w:lang w:val="en-GB" w:eastAsia="en-US"/>
              </w:rPr>
              <w:fldChar w:fldCharType="end"/>
            </w:r>
          </w:p>
        </w:tc>
        <w:tc>
          <w:tcPr>
            <w:tcW w:w="420" w:type="dxa"/>
            <w:gridSpan w:val="2"/>
          </w:tcPr>
          <w:p w14:paraId="52DF1D6D"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GUID=1872da1f-8e4d-430a-908f-2bbc952c829e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6097" w:type="dxa"/>
            <w:gridSpan w:val="9"/>
          </w:tcPr>
          <w:p w14:paraId="5478D343"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GUID=943630dc-011f-49f4-b9ca-159ca1e99c44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by [</w:t>
            </w:r>
            <w:r w:rsidRPr="006F2CA2">
              <w:rPr>
                <w:rFonts w:ascii="Times New Roman" w:hAnsi="Times New Roman" w:cs="Times New Roman"/>
                <w:i/>
                <w:sz w:val="22"/>
                <w:szCs w:val="20"/>
                <w:lang w:val="en-GB" w:eastAsia="en-US"/>
              </w:rPr>
              <w:t>please specify the date</w:t>
            </w:r>
            <w:r w:rsidRPr="006F2CA2">
              <w:rPr>
                <w:rFonts w:ascii="Times New Roman" w:hAnsi="Times New Roman" w:cs="Times New Roman"/>
                <w:sz w:val="22"/>
                <w:szCs w:val="20"/>
                <w:lang w:val="en-GB" w:eastAsia="en-US"/>
              </w:rPr>
              <w:t>] ____________________;</w:t>
            </w:r>
          </w:p>
        </w:tc>
      </w:tr>
      <w:tr w:rsidR="005A22FC" w14:paraId="43B28533" w14:textId="77777777" w:rsidTr="000562D5">
        <w:trPr>
          <w:gridAfter w:val="1"/>
          <w:divId w:val="2116439976"/>
          <w:wAfter w:w="2641" w:type="dxa"/>
          <w:cantSplit/>
        </w:trPr>
        <w:tc>
          <w:tcPr>
            <w:tcW w:w="481" w:type="dxa"/>
          </w:tcPr>
          <w:p w14:paraId="4AD021AB"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GUID=bd1fcb7e-75a5-4e85-ade8-19e5a301b87d </w:instrText>
            </w:r>
            <w:r w:rsidRPr="006F2CA2">
              <w:rPr>
                <w:rFonts w:ascii="Times New Roman" w:hAnsi="Times New Roman" w:cs="Times New Roman"/>
                <w:sz w:val="22"/>
                <w:szCs w:val="20"/>
                <w:lang w:val="en-GB" w:eastAsia="en-US"/>
              </w:rPr>
              <w:fldChar w:fldCharType="end"/>
            </w:r>
          </w:p>
        </w:tc>
        <w:tc>
          <w:tcPr>
            <w:tcW w:w="420" w:type="dxa"/>
            <w:gridSpan w:val="2"/>
          </w:tcPr>
          <w:p w14:paraId="2DA87E61"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GUID=1c5d502f-be84-474f-897b-f8f97c7d24ce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6097" w:type="dxa"/>
            <w:gridSpan w:val="9"/>
          </w:tcPr>
          <w:p w14:paraId="3405203D"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GUID=fa4d007c-2c68-4f16-9f45-9f002ab2daa7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within _____ weeks/months of the order of court on the HDB flat;</w:t>
            </w:r>
          </w:p>
        </w:tc>
      </w:tr>
      <w:tr w:rsidR="005A22FC" w14:paraId="70C2D58F" w14:textId="77777777" w:rsidTr="000562D5">
        <w:trPr>
          <w:gridAfter w:val="1"/>
          <w:divId w:val="2116439976"/>
          <w:wAfter w:w="2641" w:type="dxa"/>
          <w:cantSplit/>
        </w:trPr>
        <w:tc>
          <w:tcPr>
            <w:tcW w:w="481" w:type="dxa"/>
          </w:tcPr>
          <w:p w14:paraId="32ACC27B"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GUID=2eb121bf-6ae4-4d22-90bb-c4f5f00d6c7a </w:instrText>
            </w:r>
            <w:r w:rsidRPr="006F2CA2">
              <w:rPr>
                <w:rFonts w:ascii="Times New Roman" w:hAnsi="Times New Roman" w:cs="Times New Roman"/>
                <w:sz w:val="22"/>
                <w:szCs w:val="20"/>
                <w:lang w:val="en-GB" w:eastAsia="en-US"/>
              </w:rPr>
              <w:fldChar w:fldCharType="end"/>
            </w:r>
          </w:p>
        </w:tc>
        <w:tc>
          <w:tcPr>
            <w:tcW w:w="420" w:type="dxa"/>
            <w:gridSpan w:val="2"/>
          </w:tcPr>
          <w:p w14:paraId="28ADB111"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GUID=0a2afcd7-569e-4067-bf1b-4929232c6f31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6097" w:type="dxa"/>
            <w:gridSpan w:val="9"/>
          </w:tcPr>
          <w:p w14:paraId="2A6E9E7C"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GUID=adc1a067-5ce8-45d9-a16b-32a64be3ccbf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within _____ weeks/months of the grant of the Final Judgment;</w:t>
            </w:r>
          </w:p>
        </w:tc>
      </w:tr>
      <w:tr w:rsidR="005A22FC" w14:paraId="12DC4D1C" w14:textId="77777777" w:rsidTr="000562D5">
        <w:trPr>
          <w:gridAfter w:val="1"/>
          <w:divId w:val="2116439976"/>
          <w:wAfter w:w="2641" w:type="dxa"/>
          <w:cantSplit/>
        </w:trPr>
        <w:tc>
          <w:tcPr>
            <w:tcW w:w="481" w:type="dxa"/>
          </w:tcPr>
          <w:p w14:paraId="7D87B8F8"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GUID=3ead0a40-195c-4620-b493-fab2c90500bb </w:instrText>
            </w:r>
            <w:r w:rsidRPr="006F2CA2">
              <w:rPr>
                <w:rFonts w:ascii="Times New Roman" w:hAnsi="Times New Roman" w:cs="Times New Roman"/>
                <w:sz w:val="22"/>
                <w:szCs w:val="20"/>
                <w:lang w:val="en-GB" w:eastAsia="en-US"/>
              </w:rPr>
              <w:fldChar w:fldCharType="end"/>
            </w:r>
          </w:p>
        </w:tc>
        <w:tc>
          <w:tcPr>
            <w:tcW w:w="420" w:type="dxa"/>
            <w:gridSpan w:val="2"/>
          </w:tcPr>
          <w:p w14:paraId="5AD00332"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GUID=f567a015-78b1-40ef-937d-0597142a6034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6097" w:type="dxa"/>
            <w:gridSpan w:val="9"/>
          </w:tcPr>
          <w:p w14:paraId="79176DCD"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GUID=ebfc17e0-4feb-4f2a-954e-4ce1306c37fd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others [</w:t>
            </w:r>
            <w:r w:rsidRPr="006F2CA2">
              <w:rPr>
                <w:rFonts w:ascii="Times New Roman" w:hAnsi="Times New Roman" w:cs="Times New Roman"/>
                <w:i/>
                <w:sz w:val="22"/>
                <w:szCs w:val="20"/>
                <w:lang w:val="en-GB" w:eastAsia="en-US"/>
              </w:rPr>
              <w:t>please specify</w:t>
            </w:r>
            <w:r w:rsidRPr="006F2CA2">
              <w:rPr>
                <w:rFonts w:ascii="Times New Roman" w:hAnsi="Times New Roman" w:cs="Times New Roman"/>
                <w:sz w:val="22"/>
                <w:szCs w:val="20"/>
                <w:lang w:val="en-GB" w:eastAsia="en-US"/>
              </w:rPr>
              <w:t>] __________________________________.</w:t>
            </w:r>
          </w:p>
        </w:tc>
      </w:tr>
      <w:tr w:rsidR="005A22FC" w14:paraId="6174E6D5" w14:textId="77777777" w:rsidTr="000562D5">
        <w:trPr>
          <w:gridAfter w:val="1"/>
          <w:divId w:val="2116439976"/>
          <w:wAfter w:w="2641" w:type="dxa"/>
          <w:cantSplit/>
        </w:trPr>
        <w:tc>
          <w:tcPr>
            <w:tcW w:w="481" w:type="dxa"/>
          </w:tcPr>
          <w:p w14:paraId="2886D38F"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GUID=e59f65c2-85e6-48fd-b314-4bbae8624ec2 </w:instrText>
            </w:r>
            <w:r w:rsidRPr="006F2CA2">
              <w:rPr>
                <w:rFonts w:ascii="Times New Roman" w:hAnsi="Times New Roman" w:cs="Times New Roman"/>
                <w:sz w:val="22"/>
                <w:szCs w:val="20"/>
                <w:lang w:val="en-GB" w:eastAsia="en-US"/>
              </w:rPr>
              <w:fldChar w:fldCharType="end"/>
            </w:r>
          </w:p>
        </w:tc>
        <w:tc>
          <w:tcPr>
            <w:tcW w:w="420" w:type="dxa"/>
            <w:gridSpan w:val="2"/>
          </w:tcPr>
          <w:p w14:paraId="576EEB1E"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GUID=38238c00-d3af-4cff-8267-6f19ae745f88 </w:instrText>
            </w:r>
            <w:r w:rsidRPr="006F2CA2">
              <w:rPr>
                <w:rFonts w:ascii="Times New Roman" w:hAnsi="Times New Roman" w:cs="Times New Roman"/>
                <w:sz w:val="22"/>
                <w:szCs w:val="20"/>
                <w:lang w:val="en-GB" w:eastAsia="en-US"/>
              </w:rPr>
              <w:fldChar w:fldCharType="end"/>
            </w:r>
          </w:p>
        </w:tc>
        <w:tc>
          <w:tcPr>
            <w:tcW w:w="6097" w:type="dxa"/>
            <w:gridSpan w:val="9"/>
          </w:tcPr>
          <w:p w14:paraId="553EB364"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GUID=a8869749-43e1-48fb-adaa-6ffe9fea485c </w:instrText>
            </w:r>
            <w:r w:rsidRPr="006F2CA2">
              <w:rPr>
                <w:rFonts w:ascii="Times New Roman" w:hAnsi="Times New Roman" w:cs="Times New Roman"/>
                <w:sz w:val="22"/>
                <w:szCs w:val="20"/>
                <w:lang w:val="en-GB" w:eastAsia="en-US"/>
              </w:rPr>
              <w:fldChar w:fldCharType="end"/>
            </w:r>
          </w:p>
        </w:tc>
      </w:tr>
      <w:tr w:rsidR="005A22FC" w14:paraId="4FA5B267" w14:textId="77777777" w:rsidTr="000562D5">
        <w:trPr>
          <w:gridAfter w:val="1"/>
          <w:divId w:val="2116439976"/>
          <w:wAfter w:w="2641" w:type="dxa"/>
          <w:cantSplit/>
        </w:trPr>
        <w:tc>
          <w:tcPr>
            <w:tcW w:w="2852" w:type="dxa"/>
            <w:gridSpan w:val="7"/>
          </w:tcPr>
          <w:p w14:paraId="5CC85B9C"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GUID=f95a9bd3-f215-40ce-bf44-dababd9d3293 </w:instrText>
            </w:r>
            <w:r w:rsidRPr="006F2CA2">
              <w:rPr>
                <w:rFonts w:ascii="Times New Roman" w:hAnsi="Times New Roman" w:cs="Times New Roman"/>
                <w:sz w:val="22"/>
                <w:szCs w:val="20"/>
                <w:lang w:val="en-GB" w:eastAsia="en-US"/>
              </w:rPr>
              <w:fldChar w:fldCharType="end"/>
            </w:r>
          </w:p>
        </w:tc>
        <w:tc>
          <w:tcPr>
            <w:tcW w:w="1241" w:type="dxa"/>
            <w:gridSpan w:val="4"/>
          </w:tcPr>
          <w:p w14:paraId="0D6F4E89"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GUID=0a63ebd7-50ac-45a5-bfd9-a6a828da9f3e </w:instrText>
            </w:r>
            <w:r w:rsidRPr="006F2CA2">
              <w:rPr>
                <w:rFonts w:ascii="Times New Roman" w:hAnsi="Times New Roman" w:cs="Times New Roman"/>
                <w:sz w:val="22"/>
                <w:szCs w:val="20"/>
                <w:lang w:val="en-GB" w:eastAsia="en-US"/>
              </w:rPr>
              <w:fldChar w:fldCharType="end"/>
            </w:r>
          </w:p>
        </w:tc>
        <w:tc>
          <w:tcPr>
            <w:tcW w:w="2905" w:type="dxa"/>
          </w:tcPr>
          <w:p w14:paraId="02248F9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GUID=ff9d8e5a-32ed-4aeb-8ca9-4d512a6886c8 </w:instrText>
            </w:r>
            <w:r w:rsidRPr="006F2CA2">
              <w:rPr>
                <w:rFonts w:ascii="Times New Roman" w:hAnsi="Times New Roman" w:cs="Times New Roman"/>
                <w:sz w:val="22"/>
                <w:szCs w:val="20"/>
                <w:lang w:val="en-GB" w:eastAsia="en-US"/>
              </w:rPr>
              <w:fldChar w:fldCharType="end"/>
            </w:r>
          </w:p>
        </w:tc>
      </w:tr>
      <w:tr w:rsidR="005A22FC" w14:paraId="7159ECD1" w14:textId="77777777" w:rsidTr="000562D5">
        <w:trPr>
          <w:gridAfter w:val="1"/>
          <w:divId w:val="2116439976"/>
          <w:wAfter w:w="2641" w:type="dxa"/>
          <w:cantSplit/>
        </w:trPr>
        <w:tc>
          <w:tcPr>
            <w:tcW w:w="2852" w:type="dxa"/>
            <w:gridSpan w:val="7"/>
          </w:tcPr>
          <w:p w14:paraId="22BA00C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GUID=a1cfc824-03fe-495f-9ac1-3e248f8ddda5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_____________________</w:t>
            </w:r>
            <w:r w:rsidRPr="006F2CA2">
              <w:rPr>
                <w:rFonts w:ascii="Times New Roman" w:hAnsi="Times New Roman" w:cs="Times New Roman"/>
                <w:sz w:val="22"/>
                <w:szCs w:val="20"/>
                <w:lang w:val="en-GB" w:eastAsia="en-US"/>
              </w:rPr>
              <w:br/>
              <w:t>Plaintiff*</w:t>
            </w:r>
          </w:p>
        </w:tc>
        <w:tc>
          <w:tcPr>
            <w:tcW w:w="1241" w:type="dxa"/>
            <w:gridSpan w:val="4"/>
          </w:tcPr>
          <w:p w14:paraId="54BB7C5F"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GUID=ec98f927-beac-4268-aead-788f38a26ddc </w:instrText>
            </w:r>
            <w:r w:rsidRPr="006F2CA2">
              <w:rPr>
                <w:rFonts w:ascii="Times New Roman" w:hAnsi="Times New Roman" w:cs="Times New Roman"/>
                <w:sz w:val="22"/>
                <w:szCs w:val="20"/>
                <w:lang w:val="en-GB" w:eastAsia="en-US"/>
              </w:rPr>
              <w:fldChar w:fldCharType="end"/>
            </w:r>
          </w:p>
        </w:tc>
        <w:tc>
          <w:tcPr>
            <w:tcW w:w="2905" w:type="dxa"/>
          </w:tcPr>
          <w:p w14:paraId="379F325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GUID=6c18e20b-7e0b-42a7-a4a3-89c61b965af8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_______________________</w:t>
            </w:r>
            <w:r w:rsidRPr="006F2CA2">
              <w:rPr>
                <w:rFonts w:ascii="Times New Roman" w:hAnsi="Times New Roman" w:cs="Times New Roman"/>
                <w:sz w:val="22"/>
                <w:szCs w:val="20"/>
                <w:lang w:val="en-GB" w:eastAsia="en-US"/>
              </w:rPr>
              <w:br/>
              <w:t>Defendant*</w:t>
            </w:r>
          </w:p>
        </w:tc>
      </w:tr>
      <w:tr w:rsidR="005A22FC" w14:paraId="05B7592F" w14:textId="77777777" w:rsidTr="000562D5">
        <w:trPr>
          <w:gridAfter w:val="1"/>
          <w:divId w:val="2116439976"/>
          <w:wAfter w:w="2641" w:type="dxa"/>
          <w:cantSplit/>
        </w:trPr>
        <w:tc>
          <w:tcPr>
            <w:tcW w:w="2852" w:type="dxa"/>
            <w:gridSpan w:val="7"/>
          </w:tcPr>
          <w:p w14:paraId="21DF124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GUID=2309eb76-2562-4bea-9017-db84af3046a2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 ________________</w:t>
            </w:r>
          </w:p>
        </w:tc>
        <w:tc>
          <w:tcPr>
            <w:tcW w:w="1241" w:type="dxa"/>
            <w:gridSpan w:val="4"/>
          </w:tcPr>
          <w:p w14:paraId="05CBF2B3"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GUID=e37807d8-f639-4585-a603-13d6bd861a09 </w:instrText>
            </w:r>
            <w:r w:rsidRPr="006F2CA2">
              <w:rPr>
                <w:rFonts w:ascii="Times New Roman" w:hAnsi="Times New Roman" w:cs="Times New Roman"/>
                <w:sz w:val="22"/>
                <w:szCs w:val="20"/>
                <w:lang w:val="en-GB" w:eastAsia="en-US"/>
              </w:rPr>
              <w:fldChar w:fldCharType="end"/>
            </w:r>
          </w:p>
        </w:tc>
        <w:tc>
          <w:tcPr>
            <w:tcW w:w="2905" w:type="dxa"/>
          </w:tcPr>
          <w:p w14:paraId="7C2A818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GUID=47fc1050-d079-4947-8099-f5b2b42b0d96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 _________________</w:t>
            </w:r>
          </w:p>
        </w:tc>
      </w:tr>
      <w:tr w:rsidR="005A22FC" w14:paraId="1DE73405" w14:textId="77777777" w:rsidTr="000562D5">
        <w:trPr>
          <w:gridAfter w:val="1"/>
          <w:divId w:val="2116439976"/>
          <w:wAfter w:w="2641" w:type="dxa"/>
          <w:cantSplit/>
        </w:trPr>
        <w:tc>
          <w:tcPr>
            <w:tcW w:w="6998" w:type="dxa"/>
            <w:gridSpan w:val="12"/>
          </w:tcPr>
          <w:p w14:paraId="65E5046A"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GUID=b1d87929-7f83-4de2-a94a-0a6df32b20bd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*Delete where inapplicable.</w:t>
            </w:r>
          </w:p>
        </w:tc>
      </w:tr>
      <w:tr w:rsidR="000562D5" w14:paraId="69EC7C65" w14:textId="77777777" w:rsidTr="000562D5">
        <w:trPr>
          <w:divId w:val="2116439976"/>
          <w:cantSplit/>
        </w:trPr>
        <w:tc>
          <w:tcPr>
            <w:tcW w:w="9639" w:type="dxa"/>
            <w:gridSpan w:val="13"/>
          </w:tcPr>
          <w:p w14:paraId="49C371AB" w14:textId="77777777" w:rsidR="000562D5" w:rsidRDefault="000562D5" w:rsidP="000562D5">
            <w:pPr>
              <w:spacing w:before="0" w:after="0" w:line="240" w:lineRule="auto"/>
              <w:jc w:val="both"/>
              <w:rPr>
                <w:rFonts w:ascii="Times New Roman" w:hAnsi="Times New Roman" w:cs="Times New Roman"/>
                <w:sz w:val="22"/>
                <w:szCs w:val="20"/>
                <w:lang w:val="en-GB" w:eastAsia="en-US"/>
              </w:rPr>
            </w:pPr>
          </w:p>
        </w:tc>
      </w:tr>
      <w:tr w:rsidR="005A22FC" w14:paraId="24F5E1D1" w14:textId="77777777" w:rsidTr="000562D5">
        <w:trPr>
          <w:divId w:val="2116439976"/>
          <w:cantSplit/>
        </w:trPr>
        <w:tc>
          <w:tcPr>
            <w:tcW w:w="9639" w:type="dxa"/>
            <w:gridSpan w:val="13"/>
          </w:tcPr>
          <w:p w14:paraId="306D0F46" w14:textId="77777777" w:rsidR="000562D5" w:rsidRDefault="000562D5" w:rsidP="000562D5">
            <w:pPr>
              <w:spacing w:before="0" w:after="0" w:line="240" w:lineRule="auto"/>
              <w:jc w:val="both"/>
              <w:rPr>
                <w:rFonts w:ascii="Times New Roman" w:hAnsi="Times New Roman" w:cs="Times New Roman"/>
                <w:sz w:val="22"/>
                <w:szCs w:val="20"/>
                <w:lang w:val="en-GB" w:eastAsia="en-US"/>
              </w:rPr>
            </w:pPr>
          </w:p>
          <w:p w14:paraId="62EFCF70" w14:textId="77777777" w:rsidR="006F2CA2" w:rsidRPr="006F2CA2" w:rsidRDefault="006F2CA2" w:rsidP="000562D5">
            <w:pPr>
              <w:spacing w:before="0" w:after="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GUID=aa69fd9b-d632-491b-8bdb-78a41002342d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b/>
                <w:sz w:val="22"/>
                <w:szCs w:val="20"/>
                <w:lang w:val="en-GB" w:eastAsia="en-US"/>
              </w:rPr>
              <w:t>Option 3</w:t>
            </w:r>
            <w:r w:rsidRPr="006F2CA2">
              <w:rPr>
                <w:rFonts w:ascii="Times New Roman" w:hAnsi="Times New Roman" w:cs="Times New Roman"/>
                <w:sz w:val="22"/>
                <w:szCs w:val="20"/>
                <w:lang w:val="en-GB" w:eastAsia="en-US"/>
              </w:rPr>
              <w:t>: The flat will be sold in the open market.</w:t>
            </w:r>
          </w:p>
        </w:tc>
      </w:tr>
      <w:tr w:rsidR="005A22FC" w14:paraId="7152B4F0" w14:textId="77777777" w:rsidTr="000562D5">
        <w:trPr>
          <w:divId w:val="2116439976"/>
          <w:cantSplit/>
        </w:trPr>
        <w:tc>
          <w:tcPr>
            <w:tcW w:w="9639" w:type="dxa"/>
            <w:gridSpan w:val="13"/>
          </w:tcPr>
          <w:p w14:paraId="07E4D882"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GUID=07065dc3-2c0a-4d22-a7c9-b2404c185b3e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w:t>
            </w:r>
            <w:r w:rsidRPr="006F2CA2">
              <w:rPr>
                <w:rFonts w:ascii="Times New Roman" w:hAnsi="Times New Roman" w:cs="Times New Roman"/>
                <w:sz w:val="22"/>
                <w:szCs w:val="20"/>
                <w:lang w:val="en-GB" w:eastAsia="en-US"/>
              </w:rPr>
              <w:tab/>
              <w:t>The selling price shall be determined in the following manner [please tick where appropriate]:</w:t>
            </w:r>
          </w:p>
        </w:tc>
      </w:tr>
      <w:tr w:rsidR="005A22FC" w14:paraId="61C0ABC2" w14:textId="77777777" w:rsidTr="000562D5">
        <w:trPr>
          <w:divId w:val="2116439976"/>
          <w:cantSplit/>
        </w:trPr>
        <w:tc>
          <w:tcPr>
            <w:tcW w:w="700" w:type="dxa"/>
            <w:gridSpan w:val="2"/>
          </w:tcPr>
          <w:p w14:paraId="0CF4407E"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GUID=495e6814-57de-4c44-9b61-12beafe71394 </w:instrText>
            </w:r>
            <w:r w:rsidRPr="006F2CA2">
              <w:rPr>
                <w:rFonts w:ascii="Times New Roman" w:hAnsi="Times New Roman" w:cs="Times New Roman"/>
                <w:sz w:val="22"/>
                <w:szCs w:val="20"/>
                <w:lang w:val="en-GB" w:eastAsia="en-US"/>
              </w:rPr>
              <w:fldChar w:fldCharType="end"/>
            </w:r>
          </w:p>
        </w:tc>
        <w:tc>
          <w:tcPr>
            <w:tcW w:w="694" w:type="dxa"/>
            <w:gridSpan w:val="2"/>
          </w:tcPr>
          <w:p w14:paraId="115AEB6E"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GUID=2eabf273-b5d9-4370-81ef-88c43ea50d2c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8245" w:type="dxa"/>
            <w:gridSpan w:val="9"/>
          </w:tcPr>
          <w:p w14:paraId="6806A3A4"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GUID=41be2010-e194-4e7f-bc97-13c709fa4371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By mutual agreement;</w:t>
            </w:r>
          </w:p>
        </w:tc>
      </w:tr>
      <w:tr w:rsidR="005A22FC" w14:paraId="45340937" w14:textId="77777777" w:rsidTr="000562D5">
        <w:trPr>
          <w:divId w:val="2116439976"/>
          <w:cantSplit/>
        </w:trPr>
        <w:tc>
          <w:tcPr>
            <w:tcW w:w="700" w:type="dxa"/>
            <w:gridSpan w:val="2"/>
          </w:tcPr>
          <w:p w14:paraId="378A21DF"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GUID=b1fe9ac8-1523-4905-972f-0343f6bcdae0 </w:instrText>
            </w:r>
            <w:r w:rsidRPr="006F2CA2">
              <w:rPr>
                <w:rFonts w:ascii="Times New Roman" w:hAnsi="Times New Roman" w:cs="Times New Roman"/>
                <w:sz w:val="22"/>
                <w:szCs w:val="20"/>
                <w:lang w:val="en-GB" w:eastAsia="en-US"/>
              </w:rPr>
              <w:fldChar w:fldCharType="end"/>
            </w:r>
          </w:p>
        </w:tc>
        <w:tc>
          <w:tcPr>
            <w:tcW w:w="694" w:type="dxa"/>
            <w:gridSpan w:val="2"/>
          </w:tcPr>
          <w:p w14:paraId="49422D2C"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GUID=c341003b-a608-4c4a-8fad-238e49611e90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8245" w:type="dxa"/>
            <w:gridSpan w:val="9"/>
          </w:tcPr>
          <w:p w14:paraId="0ACBBD91"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GUID=02ffaa5b-1dce-4e6f-bba8-e418770baddf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Not lower than $____________;</w:t>
            </w:r>
          </w:p>
        </w:tc>
      </w:tr>
      <w:tr w:rsidR="005A22FC" w14:paraId="64B24BC6" w14:textId="77777777" w:rsidTr="000562D5">
        <w:trPr>
          <w:divId w:val="2116439976"/>
          <w:cantSplit/>
        </w:trPr>
        <w:tc>
          <w:tcPr>
            <w:tcW w:w="700" w:type="dxa"/>
            <w:gridSpan w:val="2"/>
          </w:tcPr>
          <w:p w14:paraId="78525CE4"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GUID=74ef8aa8-ff95-436a-8b01-caa9e3c21a92 </w:instrText>
            </w:r>
            <w:r w:rsidRPr="006F2CA2">
              <w:rPr>
                <w:rFonts w:ascii="Times New Roman" w:hAnsi="Times New Roman" w:cs="Times New Roman"/>
                <w:sz w:val="22"/>
                <w:szCs w:val="20"/>
                <w:lang w:val="en-GB" w:eastAsia="en-US"/>
              </w:rPr>
              <w:fldChar w:fldCharType="end"/>
            </w:r>
          </w:p>
        </w:tc>
        <w:tc>
          <w:tcPr>
            <w:tcW w:w="694" w:type="dxa"/>
            <w:gridSpan w:val="2"/>
          </w:tcPr>
          <w:p w14:paraId="0AC295D6"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GUID=ddf7503f-a536-482d-89cb-2617ce788f2f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8245" w:type="dxa"/>
            <w:gridSpan w:val="9"/>
          </w:tcPr>
          <w:p w14:paraId="65FAE1B8"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GUID=71f2c029-0601-469a-904e-a4a7de58e6d8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Not lower than __________% of the valuation and the valuation is to be determined by:</w:t>
            </w:r>
          </w:p>
        </w:tc>
      </w:tr>
      <w:tr w:rsidR="005A22FC" w14:paraId="5E9EDA51" w14:textId="77777777" w:rsidTr="000562D5">
        <w:trPr>
          <w:divId w:val="2116439976"/>
          <w:cantSplit/>
        </w:trPr>
        <w:tc>
          <w:tcPr>
            <w:tcW w:w="700" w:type="dxa"/>
            <w:gridSpan w:val="2"/>
          </w:tcPr>
          <w:p w14:paraId="2711D568"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GUID=042273c4-493f-49b5-9994-e5c512bac767 </w:instrText>
            </w:r>
            <w:r w:rsidRPr="006F2CA2">
              <w:rPr>
                <w:rFonts w:ascii="Times New Roman" w:hAnsi="Times New Roman" w:cs="Times New Roman"/>
                <w:sz w:val="22"/>
                <w:szCs w:val="20"/>
                <w:lang w:val="en-GB" w:eastAsia="en-US"/>
              </w:rPr>
              <w:fldChar w:fldCharType="end"/>
            </w:r>
          </w:p>
        </w:tc>
        <w:tc>
          <w:tcPr>
            <w:tcW w:w="694" w:type="dxa"/>
            <w:gridSpan w:val="2"/>
          </w:tcPr>
          <w:p w14:paraId="7234AE86"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GUID=ddf8ae99-9b5d-4a9d-bb1a-010d45ac92ab </w:instrText>
            </w:r>
            <w:r w:rsidRPr="006F2CA2">
              <w:rPr>
                <w:rFonts w:ascii="Times New Roman" w:hAnsi="Times New Roman" w:cs="Times New Roman"/>
                <w:sz w:val="22"/>
                <w:szCs w:val="20"/>
                <w:lang w:val="en-GB" w:eastAsia="en-US"/>
              </w:rPr>
              <w:fldChar w:fldCharType="end"/>
            </w:r>
          </w:p>
        </w:tc>
        <w:tc>
          <w:tcPr>
            <w:tcW w:w="508" w:type="dxa"/>
          </w:tcPr>
          <w:p w14:paraId="6A185046" w14:textId="77777777" w:rsidR="006F2CA2" w:rsidRPr="006F2CA2" w:rsidRDefault="006F2CA2" w:rsidP="006F2CA2">
            <w:pPr>
              <w:spacing w:before="60" w:after="60" w:line="240" w:lineRule="auto"/>
              <w:ind w:left="475" w:hanging="475"/>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GUID=e12881db-4d98-45e0-aba7-db77cf0ffc29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7737" w:type="dxa"/>
            <w:gridSpan w:val="8"/>
          </w:tcPr>
          <w:p w14:paraId="41CC8889"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GUID=8ab37129-84c6-4a02-8de2-97c827ef99f9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 valuer appointed by the HDB on a loan basis;</w:t>
            </w:r>
          </w:p>
        </w:tc>
      </w:tr>
      <w:tr w:rsidR="005A22FC" w14:paraId="47877290" w14:textId="77777777" w:rsidTr="000562D5">
        <w:trPr>
          <w:divId w:val="2116439976"/>
          <w:cantSplit/>
        </w:trPr>
        <w:tc>
          <w:tcPr>
            <w:tcW w:w="700" w:type="dxa"/>
            <w:gridSpan w:val="2"/>
          </w:tcPr>
          <w:p w14:paraId="0F2A3A82"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GUID=ce7ab767-a8b7-4014-8ac9-5ff1ba667df2 </w:instrText>
            </w:r>
            <w:r w:rsidRPr="006F2CA2">
              <w:rPr>
                <w:rFonts w:ascii="Times New Roman" w:hAnsi="Times New Roman" w:cs="Times New Roman"/>
                <w:sz w:val="22"/>
                <w:szCs w:val="20"/>
                <w:lang w:val="en-GB" w:eastAsia="en-US"/>
              </w:rPr>
              <w:fldChar w:fldCharType="end"/>
            </w:r>
          </w:p>
        </w:tc>
        <w:tc>
          <w:tcPr>
            <w:tcW w:w="694" w:type="dxa"/>
            <w:gridSpan w:val="2"/>
          </w:tcPr>
          <w:p w14:paraId="621341F9"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GUID=5c121973-87f9-4b44-8797-1a82a8b3df4b </w:instrText>
            </w:r>
            <w:r w:rsidRPr="006F2CA2">
              <w:rPr>
                <w:rFonts w:ascii="Times New Roman" w:hAnsi="Times New Roman" w:cs="Times New Roman"/>
                <w:sz w:val="22"/>
                <w:szCs w:val="20"/>
                <w:lang w:val="en-GB" w:eastAsia="en-US"/>
              </w:rPr>
              <w:fldChar w:fldCharType="end"/>
            </w:r>
          </w:p>
        </w:tc>
        <w:tc>
          <w:tcPr>
            <w:tcW w:w="508" w:type="dxa"/>
          </w:tcPr>
          <w:p w14:paraId="17D6E8DE" w14:textId="77777777" w:rsidR="006F2CA2" w:rsidRPr="006F2CA2" w:rsidRDefault="006F2CA2" w:rsidP="006F2CA2">
            <w:pPr>
              <w:spacing w:before="60" w:after="60" w:line="240" w:lineRule="auto"/>
              <w:ind w:left="475" w:hanging="475"/>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GUID=553f58d0-53a2-4507-8459-653ccbcf7552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7737" w:type="dxa"/>
            <w:gridSpan w:val="8"/>
          </w:tcPr>
          <w:p w14:paraId="2AB04658"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GUID=8b179fe5-229f-4ff7-9b4f-0bccd8cb6c89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Others [</w:t>
            </w:r>
            <w:r w:rsidRPr="006F2CA2">
              <w:rPr>
                <w:rFonts w:ascii="Times New Roman" w:hAnsi="Times New Roman" w:cs="Times New Roman"/>
                <w:i/>
                <w:sz w:val="22"/>
                <w:szCs w:val="20"/>
                <w:lang w:val="en-GB" w:eastAsia="en-US"/>
              </w:rPr>
              <w:t>please specify</w:t>
            </w:r>
            <w:r w:rsidRPr="006F2CA2">
              <w:rPr>
                <w:rFonts w:ascii="Times New Roman" w:hAnsi="Times New Roman" w:cs="Times New Roman"/>
                <w:sz w:val="22"/>
                <w:szCs w:val="20"/>
                <w:lang w:val="en-GB" w:eastAsia="en-US"/>
              </w:rPr>
              <w:t>] ___________________________on:</w:t>
            </w:r>
          </w:p>
        </w:tc>
      </w:tr>
      <w:tr w:rsidR="005A22FC" w14:paraId="444460A6" w14:textId="77777777" w:rsidTr="000562D5">
        <w:trPr>
          <w:divId w:val="2116439976"/>
          <w:cantSplit/>
        </w:trPr>
        <w:tc>
          <w:tcPr>
            <w:tcW w:w="700" w:type="dxa"/>
            <w:gridSpan w:val="2"/>
          </w:tcPr>
          <w:p w14:paraId="3242DAED"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GUID=9dc6f937-faee-49b2-b608-e81b6f111a79 </w:instrText>
            </w:r>
            <w:r w:rsidRPr="006F2CA2">
              <w:rPr>
                <w:rFonts w:ascii="Times New Roman" w:hAnsi="Times New Roman" w:cs="Times New Roman"/>
                <w:sz w:val="22"/>
                <w:szCs w:val="20"/>
                <w:lang w:val="en-GB" w:eastAsia="en-US"/>
              </w:rPr>
              <w:fldChar w:fldCharType="end"/>
            </w:r>
          </w:p>
        </w:tc>
        <w:tc>
          <w:tcPr>
            <w:tcW w:w="694" w:type="dxa"/>
            <w:gridSpan w:val="2"/>
          </w:tcPr>
          <w:p w14:paraId="49D57D0E"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GUID=f44c1560-429a-4e2b-8268-d7871327cb7c </w:instrText>
            </w:r>
            <w:r w:rsidRPr="006F2CA2">
              <w:rPr>
                <w:rFonts w:ascii="Times New Roman" w:hAnsi="Times New Roman" w:cs="Times New Roman"/>
                <w:sz w:val="22"/>
                <w:szCs w:val="20"/>
                <w:lang w:val="en-GB" w:eastAsia="en-US"/>
              </w:rPr>
              <w:fldChar w:fldCharType="end"/>
            </w:r>
          </w:p>
        </w:tc>
        <w:tc>
          <w:tcPr>
            <w:tcW w:w="508" w:type="dxa"/>
          </w:tcPr>
          <w:p w14:paraId="1E2B5C74"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GUID=9c7574ed-8ea0-49cb-b53b-c44c103f9cd0 </w:instrText>
            </w:r>
            <w:r w:rsidRPr="006F2CA2">
              <w:rPr>
                <w:rFonts w:ascii="Times New Roman" w:hAnsi="Times New Roman" w:cs="Times New Roman"/>
                <w:sz w:val="22"/>
                <w:szCs w:val="20"/>
                <w:lang w:val="en-GB" w:eastAsia="en-US"/>
              </w:rPr>
              <w:fldChar w:fldCharType="end"/>
            </w:r>
          </w:p>
        </w:tc>
        <w:tc>
          <w:tcPr>
            <w:tcW w:w="508" w:type="dxa"/>
          </w:tcPr>
          <w:p w14:paraId="008683DE"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GUID=eb020f3d-fc90-4e9d-bf47-2607df9c9042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7229" w:type="dxa"/>
            <w:gridSpan w:val="7"/>
          </w:tcPr>
          <w:p w14:paraId="437D9831"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GUID=8c0a050e-2b44-4d31-bca5-465dee16e783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 open market basis;</w:t>
            </w:r>
          </w:p>
        </w:tc>
      </w:tr>
      <w:tr w:rsidR="005A22FC" w14:paraId="11EE836A" w14:textId="77777777" w:rsidTr="000562D5">
        <w:trPr>
          <w:divId w:val="2116439976"/>
          <w:cantSplit/>
        </w:trPr>
        <w:tc>
          <w:tcPr>
            <w:tcW w:w="700" w:type="dxa"/>
            <w:gridSpan w:val="2"/>
          </w:tcPr>
          <w:p w14:paraId="0E3CA53D"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GUID=61eaf269-c1b7-4ef7-9c57-de3be2d7000e </w:instrText>
            </w:r>
            <w:r w:rsidRPr="006F2CA2">
              <w:rPr>
                <w:rFonts w:ascii="Times New Roman" w:hAnsi="Times New Roman" w:cs="Times New Roman"/>
                <w:sz w:val="22"/>
                <w:szCs w:val="20"/>
                <w:lang w:val="en-GB" w:eastAsia="en-US"/>
              </w:rPr>
              <w:fldChar w:fldCharType="end"/>
            </w:r>
          </w:p>
        </w:tc>
        <w:tc>
          <w:tcPr>
            <w:tcW w:w="694" w:type="dxa"/>
            <w:gridSpan w:val="2"/>
          </w:tcPr>
          <w:p w14:paraId="479BBBF9"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GUID=6104ea15-75c7-477d-a299-67a2e42219e5 </w:instrText>
            </w:r>
            <w:r w:rsidRPr="006F2CA2">
              <w:rPr>
                <w:rFonts w:ascii="Times New Roman" w:hAnsi="Times New Roman" w:cs="Times New Roman"/>
                <w:sz w:val="22"/>
                <w:szCs w:val="20"/>
                <w:lang w:val="en-GB" w:eastAsia="en-US"/>
              </w:rPr>
              <w:fldChar w:fldCharType="end"/>
            </w:r>
          </w:p>
        </w:tc>
        <w:tc>
          <w:tcPr>
            <w:tcW w:w="508" w:type="dxa"/>
          </w:tcPr>
          <w:p w14:paraId="3C871CBE"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GUID=9ade05b7-4dd8-43e0-922c-43227ebafad2 </w:instrText>
            </w:r>
            <w:r w:rsidRPr="006F2CA2">
              <w:rPr>
                <w:rFonts w:ascii="Times New Roman" w:hAnsi="Times New Roman" w:cs="Times New Roman"/>
                <w:sz w:val="22"/>
                <w:szCs w:val="20"/>
                <w:lang w:val="en-GB" w:eastAsia="en-US"/>
              </w:rPr>
              <w:fldChar w:fldCharType="end"/>
            </w:r>
          </w:p>
        </w:tc>
        <w:tc>
          <w:tcPr>
            <w:tcW w:w="508" w:type="dxa"/>
          </w:tcPr>
          <w:p w14:paraId="26668456"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GUID=5b348f55-2998-4441-9120-49a39ec71127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7229" w:type="dxa"/>
            <w:gridSpan w:val="7"/>
          </w:tcPr>
          <w:p w14:paraId="45EF8C84"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GUID=2c8029b6-54bf-4a84-92a8-8c0bb4eeb869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 loan basis;</w:t>
            </w:r>
          </w:p>
        </w:tc>
      </w:tr>
      <w:tr w:rsidR="005A22FC" w14:paraId="5FDD8CA7" w14:textId="77777777" w:rsidTr="000562D5">
        <w:trPr>
          <w:divId w:val="2116439976"/>
          <w:cantSplit/>
        </w:trPr>
        <w:tc>
          <w:tcPr>
            <w:tcW w:w="700" w:type="dxa"/>
            <w:gridSpan w:val="2"/>
          </w:tcPr>
          <w:p w14:paraId="06343CB9"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GUID=5142bb67-dce8-4757-8ba0-d675d591b227 </w:instrText>
            </w:r>
            <w:r w:rsidRPr="006F2CA2">
              <w:rPr>
                <w:rFonts w:ascii="Times New Roman" w:hAnsi="Times New Roman" w:cs="Times New Roman"/>
                <w:sz w:val="22"/>
                <w:szCs w:val="20"/>
                <w:lang w:val="en-GB" w:eastAsia="en-US"/>
              </w:rPr>
              <w:fldChar w:fldCharType="end"/>
            </w:r>
          </w:p>
        </w:tc>
        <w:tc>
          <w:tcPr>
            <w:tcW w:w="694" w:type="dxa"/>
            <w:gridSpan w:val="2"/>
          </w:tcPr>
          <w:p w14:paraId="1D0A3610"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GUID=5c31da0a-3724-46e7-a9e3-5bfd0f0fa2d2 </w:instrText>
            </w:r>
            <w:r w:rsidRPr="006F2CA2">
              <w:rPr>
                <w:rFonts w:ascii="Times New Roman" w:hAnsi="Times New Roman" w:cs="Times New Roman"/>
                <w:sz w:val="22"/>
                <w:szCs w:val="20"/>
                <w:lang w:val="en-GB" w:eastAsia="en-US"/>
              </w:rPr>
              <w:fldChar w:fldCharType="end"/>
            </w:r>
          </w:p>
        </w:tc>
        <w:tc>
          <w:tcPr>
            <w:tcW w:w="508" w:type="dxa"/>
          </w:tcPr>
          <w:p w14:paraId="2BC8C7C6"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GUID=d84a4180-757d-45f7-8522-eb174d58072c </w:instrText>
            </w:r>
            <w:r w:rsidRPr="006F2CA2">
              <w:rPr>
                <w:rFonts w:ascii="Times New Roman" w:hAnsi="Times New Roman" w:cs="Times New Roman"/>
                <w:sz w:val="22"/>
                <w:szCs w:val="20"/>
                <w:lang w:val="en-GB" w:eastAsia="en-US"/>
              </w:rPr>
              <w:fldChar w:fldCharType="end"/>
            </w:r>
          </w:p>
        </w:tc>
        <w:tc>
          <w:tcPr>
            <w:tcW w:w="508" w:type="dxa"/>
          </w:tcPr>
          <w:p w14:paraId="50A4C71A"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GUID=f953d95f-fd93-491c-afd9-f2ad99cb6864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7229" w:type="dxa"/>
            <w:gridSpan w:val="7"/>
          </w:tcPr>
          <w:p w14:paraId="5C7717EB"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GUID=d9a45798-b1c9-4e65-a0c9-fffcc352e6c4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others [</w:t>
            </w:r>
            <w:r w:rsidRPr="006F2CA2">
              <w:rPr>
                <w:rFonts w:ascii="Times New Roman" w:hAnsi="Times New Roman" w:cs="Times New Roman"/>
                <w:i/>
                <w:sz w:val="22"/>
                <w:szCs w:val="20"/>
                <w:lang w:val="en-GB" w:eastAsia="en-US"/>
              </w:rPr>
              <w:t>please specify</w:t>
            </w:r>
            <w:r w:rsidRPr="006F2CA2">
              <w:rPr>
                <w:rFonts w:ascii="Times New Roman" w:hAnsi="Times New Roman" w:cs="Times New Roman"/>
                <w:sz w:val="22"/>
                <w:szCs w:val="20"/>
                <w:lang w:val="en-GB" w:eastAsia="en-US"/>
              </w:rPr>
              <w:t>] _________________________.</w:t>
            </w:r>
          </w:p>
        </w:tc>
      </w:tr>
      <w:tr w:rsidR="005A22FC" w14:paraId="62F57BED" w14:textId="77777777" w:rsidTr="000562D5">
        <w:trPr>
          <w:divId w:val="2116439976"/>
          <w:cantSplit/>
        </w:trPr>
        <w:tc>
          <w:tcPr>
            <w:tcW w:w="9639" w:type="dxa"/>
            <w:gridSpan w:val="13"/>
          </w:tcPr>
          <w:p w14:paraId="5169CD4A"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GUID=e41156bc-e7d9-49a1-a668-4131c9e7df74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w:t>
            </w:r>
            <w:r w:rsidRPr="006F2CA2">
              <w:rPr>
                <w:rFonts w:ascii="Times New Roman" w:hAnsi="Times New Roman" w:cs="Times New Roman"/>
                <w:sz w:val="22"/>
                <w:szCs w:val="20"/>
                <w:lang w:val="en-GB" w:eastAsia="en-US"/>
              </w:rPr>
              <w:tab/>
              <w:t>The sale proceeds will be used to [please tick if applicable]:</w:t>
            </w:r>
          </w:p>
        </w:tc>
      </w:tr>
      <w:tr w:rsidR="005A22FC" w14:paraId="5E857C66" w14:textId="77777777" w:rsidTr="000562D5">
        <w:trPr>
          <w:divId w:val="2116439976"/>
          <w:cantSplit/>
        </w:trPr>
        <w:tc>
          <w:tcPr>
            <w:tcW w:w="700" w:type="dxa"/>
            <w:gridSpan w:val="2"/>
          </w:tcPr>
          <w:p w14:paraId="7EA03073"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GUID=be60f7da-a836-4cf6-9b92-a74c075ac926 </w:instrText>
            </w:r>
            <w:r w:rsidRPr="006F2CA2">
              <w:rPr>
                <w:rFonts w:ascii="Times New Roman" w:hAnsi="Times New Roman" w:cs="Times New Roman"/>
                <w:sz w:val="22"/>
                <w:szCs w:val="20"/>
                <w:lang w:val="en-GB" w:eastAsia="en-US"/>
              </w:rPr>
              <w:fldChar w:fldCharType="end"/>
            </w:r>
          </w:p>
        </w:tc>
        <w:tc>
          <w:tcPr>
            <w:tcW w:w="694" w:type="dxa"/>
            <w:gridSpan w:val="2"/>
          </w:tcPr>
          <w:p w14:paraId="626FA78F"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GUID=77316601-2269-40b8-b951-2b3b97632167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8245" w:type="dxa"/>
            <w:gridSpan w:val="9"/>
          </w:tcPr>
          <w:p w14:paraId="707BF57C"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GUID=375e7b58-7ff4-4189-98b6-d2c1998f46f1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repay the outstanding mortgage loan;</w:t>
            </w:r>
          </w:p>
        </w:tc>
      </w:tr>
      <w:tr w:rsidR="005A22FC" w14:paraId="0AAE1B0E" w14:textId="77777777" w:rsidTr="000562D5">
        <w:trPr>
          <w:divId w:val="2116439976"/>
          <w:cantSplit/>
        </w:trPr>
        <w:tc>
          <w:tcPr>
            <w:tcW w:w="700" w:type="dxa"/>
            <w:gridSpan w:val="2"/>
          </w:tcPr>
          <w:p w14:paraId="420233B0"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GUID=6dbebea6-63a2-4575-a9c1-cc1ca8022f28 </w:instrText>
            </w:r>
            <w:r w:rsidRPr="006F2CA2">
              <w:rPr>
                <w:rFonts w:ascii="Times New Roman" w:hAnsi="Times New Roman" w:cs="Times New Roman"/>
                <w:sz w:val="22"/>
                <w:szCs w:val="20"/>
                <w:lang w:val="en-GB" w:eastAsia="en-US"/>
              </w:rPr>
              <w:fldChar w:fldCharType="end"/>
            </w:r>
          </w:p>
        </w:tc>
        <w:tc>
          <w:tcPr>
            <w:tcW w:w="694" w:type="dxa"/>
            <w:gridSpan w:val="2"/>
          </w:tcPr>
          <w:p w14:paraId="6985D096"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GUID=23c65e66-0ffc-48fb-96a5-62a224f7b4b1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8245" w:type="dxa"/>
            <w:gridSpan w:val="9"/>
          </w:tcPr>
          <w:p w14:paraId="4D9FE8AD"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GUID=d848397a-b2ca-4f69-a371-8df7ae12387b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 xml:space="preserve">pay all moneys due to the HDB (including resale levy and upgrading levy, if applicable, but excluding the conveyancing, stamp, </w:t>
            </w:r>
            <w:proofErr w:type="gramStart"/>
            <w:r w:rsidRPr="006F2CA2">
              <w:rPr>
                <w:rFonts w:ascii="Times New Roman" w:hAnsi="Times New Roman" w:cs="Times New Roman"/>
                <w:sz w:val="22"/>
                <w:szCs w:val="20"/>
                <w:lang w:val="en-GB" w:eastAsia="en-US"/>
              </w:rPr>
              <w:t>registration</w:t>
            </w:r>
            <w:proofErr w:type="gramEnd"/>
            <w:r w:rsidRPr="006F2CA2">
              <w:rPr>
                <w:rFonts w:ascii="Times New Roman" w:hAnsi="Times New Roman" w:cs="Times New Roman"/>
                <w:sz w:val="22"/>
                <w:szCs w:val="20"/>
                <w:lang w:val="en-GB" w:eastAsia="en-US"/>
              </w:rPr>
              <w:t xml:space="preserve"> and administrative fees of the sale);</w:t>
            </w:r>
          </w:p>
        </w:tc>
      </w:tr>
      <w:tr w:rsidR="005A22FC" w14:paraId="5401EC45" w14:textId="77777777" w:rsidTr="000562D5">
        <w:trPr>
          <w:divId w:val="2116439976"/>
          <w:cantSplit/>
        </w:trPr>
        <w:tc>
          <w:tcPr>
            <w:tcW w:w="700" w:type="dxa"/>
            <w:gridSpan w:val="2"/>
          </w:tcPr>
          <w:p w14:paraId="54509245"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GUID=ac28304e-eae7-471d-9df0-c99cca9627ee </w:instrText>
            </w:r>
            <w:r w:rsidRPr="006F2CA2">
              <w:rPr>
                <w:rFonts w:ascii="Times New Roman" w:hAnsi="Times New Roman" w:cs="Times New Roman"/>
                <w:sz w:val="22"/>
                <w:szCs w:val="20"/>
                <w:lang w:val="en-GB" w:eastAsia="en-US"/>
              </w:rPr>
              <w:fldChar w:fldCharType="end"/>
            </w:r>
          </w:p>
        </w:tc>
        <w:tc>
          <w:tcPr>
            <w:tcW w:w="694" w:type="dxa"/>
            <w:gridSpan w:val="2"/>
          </w:tcPr>
          <w:p w14:paraId="32084506"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GUID=7eeadfb6-51fb-4a64-a5ce-31e9fb0dee6a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8245" w:type="dxa"/>
            <w:gridSpan w:val="9"/>
          </w:tcPr>
          <w:p w14:paraId="024CB680"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GUID=103dd5be-10b3-4a29-8e4d-a3d523fe6e8f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c</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refund the Plaintiff’s CPF moneys used for the flat and the accrued interest*;</w:t>
            </w:r>
          </w:p>
        </w:tc>
      </w:tr>
      <w:tr w:rsidR="005A22FC" w14:paraId="5F679A2F" w14:textId="77777777" w:rsidTr="000562D5">
        <w:trPr>
          <w:divId w:val="2116439976"/>
          <w:cantSplit/>
        </w:trPr>
        <w:tc>
          <w:tcPr>
            <w:tcW w:w="700" w:type="dxa"/>
            <w:gridSpan w:val="2"/>
          </w:tcPr>
          <w:p w14:paraId="68D1ED81"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GUID=9ab0f61e-bcae-4702-b375-0cfc2094c4b8 </w:instrText>
            </w:r>
            <w:r w:rsidRPr="006F2CA2">
              <w:rPr>
                <w:rFonts w:ascii="Times New Roman" w:hAnsi="Times New Roman" w:cs="Times New Roman"/>
                <w:sz w:val="22"/>
                <w:szCs w:val="20"/>
                <w:lang w:val="en-GB" w:eastAsia="en-US"/>
              </w:rPr>
              <w:fldChar w:fldCharType="end"/>
            </w:r>
          </w:p>
        </w:tc>
        <w:tc>
          <w:tcPr>
            <w:tcW w:w="694" w:type="dxa"/>
            <w:gridSpan w:val="2"/>
          </w:tcPr>
          <w:p w14:paraId="589167EC"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GUID=d438e7c9-8531-4275-8150-448fe6b43510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8245" w:type="dxa"/>
            <w:gridSpan w:val="9"/>
          </w:tcPr>
          <w:p w14:paraId="5D4C9E73"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GUID=6bdfb5dd-7cd5-4921-97d6-aee7e3380475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d</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refund the Defendant’s CPF moneys used for the flat and the accrued interest*;</w:t>
            </w:r>
          </w:p>
        </w:tc>
      </w:tr>
      <w:tr w:rsidR="005A22FC" w14:paraId="49A40B3D" w14:textId="77777777" w:rsidTr="000562D5">
        <w:trPr>
          <w:divId w:val="2116439976"/>
          <w:cantSplit/>
        </w:trPr>
        <w:tc>
          <w:tcPr>
            <w:tcW w:w="700" w:type="dxa"/>
            <w:gridSpan w:val="2"/>
          </w:tcPr>
          <w:p w14:paraId="2492F94F"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GUID=76b9f953-2b72-49c2-b964-0f59ad72a255 </w:instrText>
            </w:r>
            <w:r w:rsidRPr="006F2CA2">
              <w:rPr>
                <w:rFonts w:ascii="Times New Roman" w:hAnsi="Times New Roman" w:cs="Times New Roman"/>
                <w:sz w:val="22"/>
                <w:szCs w:val="20"/>
                <w:lang w:val="en-GB" w:eastAsia="en-US"/>
              </w:rPr>
              <w:fldChar w:fldCharType="end"/>
            </w:r>
          </w:p>
        </w:tc>
        <w:tc>
          <w:tcPr>
            <w:tcW w:w="694" w:type="dxa"/>
            <w:gridSpan w:val="2"/>
          </w:tcPr>
          <w:p w14:paraId="35730552"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GUID=5624e84c-f9db-4876-bd5a-d8704f45cdb7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8245" w:type="dxa"/>
            <w:gridSpan w:val="9"/>
          </w:tcPr>
          <w:p w14:paraId="189FE86B"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GUID=c6e51c63-8f7d-4894-9345-82dbb4272d93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e</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others [</w:t>
            </w:r>
            <w:r w:rsidRPr="006F2CA2">
              <w:rPr>
                <w:rFonts w:ascii="Times New Roman" w:hAnsi="Times New Roman" w:cs="Times New Roman"/>
                <w:i/>
                <w:sz w:val="22"/>
                <w:szCs w:val="20"/>
                <w:lang w:val="en-GB" w:eastAsia="en-US"/>
              </w:rPr>
              <w:t>please specify</w:t>
            </w:r>
            <w:r w:rsidRPr="006F2CA2">
              <w:rPr>
                <w:rFonts w:ascii="Times New Roman" w:hAnsi="Times New Roman" w:cs="Times New Roman"/>
                <w:sz w:val="22"/>
                <w:szCs w:val="20"/>
                <w:lang w:val="en-GB" w:eastAsia="en-US"/>
              </w:rPr>
              <w:t>] _____________________________.</w:t>
            </w:r>
          </w:p>
        </w:tc>
      </w:tr>
      <w:tr w:rsidR="005A22FC" w14:paraId="5B86B9B1" w14:textId="77777777" w:rsidTr="000562D5">
        <w:trPr>
          <w:divId w:val="2116439976"/>
          <w:cantSplit/>
        </w:trPr>
        <w:tc>
          <w:tcPr>
            <w:tcW w:w="9639" w:type="dxa"/>
            <w:gridSpan w:val="13"/>
          </w:tcPr>
          <w:p w14:paraId="3550101B"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GUID=39451f5c-8889-460c-96ff-1a41d65f603d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3.</w:t>
            </w:r>
            <w:r w:rsidRPr="006F2CA2">
              <w:rPr>
                <w:rFonts w:ascii="Times New Roman" w:hAnsi="Times New Roman" w:cs="Times New Roman"/>
                <w:sz w:val="22"/>
                <w:szCs w:val="20"/>
                <w:lang w:val="en-GB" w:eastAsia="en-US"/>
              </w:rPr>
              <w:tab/>
              <w:t xml:space="preserve">If </w:t>
            </w:r>
            <w:r w:rsidRPr="006F2CA2">
              <w:rPr>
                <w:rFonts w:ascii="Times New Roman" w:hAnsi="Times New Roman" w:cs="Times New Roman"/>
                <w:sz w:val="22"/>
                <w:szCs w:val="20"/>
                <w:u w:val="single"/>
                <w:lang w:val="en-GB" w:eastAsia="en-US"/>
              </w:rPr>
              <w:t>2(</w:t>
            </w:r>
            <w:r w:rsidRPr="006F2CA2">
              <w:rPr>
                <w:rFonts w:ascii="Times New Roman" w:hAnsi="Times New Roman" w:cs="Times New Roman"/>
                <w:i/>
                <w:sz w:val="22"/>
                <w:szCs w:val="20"/>
                <w:u w:val="single"/>
                <w:lang w:val="en-GB" w:eastAsia="en-US"/>
              </w:rPr>
              <w:t>a</w:t>
            </w:r>
            <w:r w:rsidRPr="006F2CA2">
              <w:rPr>
                <w:rFonts w:ascii="Times New Roman" w:hAnsi="Times New Roman" w:cs="Times New Roman"/>
                <w:sz w:val="22"/>
                <w:szCs w:val="20"/>
                <w:u w:val="single"/>
                <w:lang w:val="en-GB" w:eastAsia="en-US"/>
              </w:rPr>
              <w:t>) or (</w:t>
            </w:r>
            <w:r w:rsidRPr="006F2CA2">
              <w:rPr>
                <w:rFonts w:ascii="Times New Roman" w:hAnsi="Times New Roman" w:cs="Times New Roman"/>
                <w:i/>
                <w:sz w:val="22"/>
                <w:szCs w:val="20"/>
                <w:u w:val="single"/>
                <w:lang w:val="en-GB" w:eastAsia="en-US"/>
              </w:rPr>
              <w:t>b</w:t>
            </w:r>
            <w:r w:rsidRPr="006F2CA2">
              <w:rPr>
                <w:rFonts w:ascii="Times New Roman" w:hAnsi="Times New Roman" w:cs="Times New Roman"/>
                <w:sz w:val="22"/>
                <w:szCs w:val="20"/>
                <w:u w:val="single"/>
                <w:lang w:val="en-GB" w:eastAsia="en-US"/>
              </w:rPr>
              <w:t>)</w:t>
            </w:r>
            <w:r w:rsidRPr="006F2CA2">
              <w:rPr>
                <w:rFonts w:ascii="Times New Roman" w:hAnsi="Times New Roman" w:cs="Times New Roman"/>
                <w:sz w:val="22"/>
                <w:szCs w:val="20"/>
                <w:lang w:val="en-GB" w:eastAsia="en-US"/>
              </w:rPr>
              <w:t xml:space="preserve"> above is </w:t>
            </w:r>
            <w:r w:rsidRPr="006F2CA2">
              <w:rPr>
                <w:rFonts w:ascii="Times New Roman" w:hAnsi="Times New Roman" w:cs="Times New Roman"/>
                <w:sz w:val="22"/>
                <w:szCs w:val="20"/>
                <w:u w:val="single"/>
                <w:lang w:val="en-GB" w:eastAsia="en-US"/>
              </w:rPr>
              <w:t>not</w:t>
            </w:r>
            <w:r w:rsidRPr="006F2CA2">
              <w:rPr>
                <w:rFonts w:ascii="Times New Roman" w:hAnsi="Times New Roman" w:cs="Times New Roman"/>
                <w:sz w:val="22"/>
                <w:szCs w:val="20"/>
                <w:lang w:val="en-GB" w:eastAsia="en-US"/>
              </w:rPr>
              <w:t xml:space="preserve"> selected and there is an outstanding mortgage loan or moneys due to the HDB [please tick if applicable]:</w:t>
            </w:r>
          </w:p>
        </w:tc>
      </w:tr>
      <w:tr w:rsidR="005A22FC" w14:paraId="0A11D327" w14:textId="77777777" w:rsidTr="000562D5">
        <w:trPr>
          <w:divId w:val="2116439976"/>
          <w:cantSplit/>
        </w:trPr>
        <w:tc>
          <w:tcPr>
            <w:tcW w:w="700" w:type="dxa"/>
            <w:gridSpan w:val="2"/>
          </w:tcPr>
          <w:p w14:paraId="5A8EABFE"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GUID=bebc10fb-1d44-4512-9962-46cf5e135908 </w:instrText>
            </w:r>
            <w:r w:rsidRPr="006F2CA2">
              <w:rPr>
                <w:rFonts w:ascii="Times New Roman" w:hAnsi="Times New Roman" w:cs="Times New Roman"/>
                <w:sz w:val="22"/>
                <w:szCs w:val="20"/>
                <w:lang w:val="en-GB" w:eastAsia="en-US"/>
              </w:rPr>
              <w:fldChar w:fldCharType="end"/>
            </w:r>
          </w:p>
        </w:tc>
        <w:tc>
          <w:tcPr>
            <w:tcW w:w="694" w:type="dxa"/>
            <w:gridSpan w:val="2"/>
          </w:tcPr>
          <w:p w14:paraId="2E69104F"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GUID=99b9504b-408b-4cdf-909e-c9d52548a2b4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8245" w:type="dxa"/>
            <w:gridSpan w:val="9"/>
          </w:tcPr>
          <w:p w14:paraId="0FA362CC"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GUID=e7d5984d-deff-45bc-88e0-fd4e2f61309c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outstanding mortgage loan will be repaid by:</w:t>
            </w:r>
          </w:p>
        </w:tc>
      </w:tr>
      <w:tr w:rsidR="005A22FC" w14:paraId="6BBEB866" w14:textId="77777777" w:rsidTr="000562D5">
        <w:trPr>
          <w:divId w:val="2116439976"/>
          <w:cantSplit/>
        </w:trPr>
        <w:tc>
          <w:tcPr>
            <w:tcW w:w="700" w:type="dxa"/>
            <w:gridSpan w:val="2"/>
          </w:tcPr>
          <w:p w14:paraId="68DE24A1"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GUID=ecfedde5-47e4-4188-9dc6-5f7d8ef88a4b </w:instrText>
            </w:r>
            <w:r w:rsidRPr="006F2CA2">
              <w:rPr>
                <w:rFonts w:ascii="Times New Roman" w:hAnsi="Times New Roman" w:cs="Times New Roman"/>
                <w:sz w:val="22"/>
                <w:szCs w:val="20"/>
                <w:lang w:val="en-GB" w:eastAsia="en-US"/>
              </w:rPr>
              <w:fldChar w:fldCharType="end"/>
            </w:r>
          </w:p>
        </w:tc>
        <w:tc>
          <w:tcPr>
            <w:tcW w:w="694" w:type="dxa"/>
            <w:gridSpan w:val="2"/>
          </w:tcPr>
          <w:p w14:paraId="2D302DCC"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GUID=2610f76d-b7ae-4091-a337-01eb38726800 </w:instrText>
            </w:r>
            <w:r w:rsidRPr="006F2CA2">
              <w:rPr>
                <w:rFonts w:ascii="Times New Roman" w:hAnsi="Times New Roman" w:cs="Times New Roman"/>
                <w:sz w:val="22"/>
                <w:szCs w:val="20"/>
                <w:lang w:val="en-GB" w:eastAsia="en-US"/>
              </w:rPr>
              <w:fldChar w:fldCharType="end"/>
            </w:r>
          </w:p>
        </w:tc>
        <w:tc>
          <w:tcPr>
            <w:tcW w:w="2195" w:type="dxa"/>
            <w:gridSpan w:val="5"/>
          </w:tcPr>
          <w:p w14:paraId="2C59C7DF"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GUID=7e0e47b5-e857-4091-a215-4dce063ee1ac </w:instrText>
            </w:r>
            <w:r w:rsidRPr="006F2CA2">
              <w:rPr>
                <w:rFonts w:ascii="Times New Roman" w:hAnsi="Times New Roman" w:cs="Times New Roman"/>
                <w:sz w:val="22"/>
                <w:szCs w:val="20"/>
                <w:lang w:val="en-GB" w:eastAsia="en-US"/>
              </w:rPr>
              <w:fldChar w:fldCharType="end"/>
            </w:r>
            <w:r w:rsidR="001C6677">
              <w:rPr>
                <w:rFonts w:ascii="Times New Roman" w:hAnsi="Times New Roman" w:cs="Times New Roman"/>
                <w:sz w:val="22"/>
                <w:szCs w:val="20"/>
                <w:lang w:val="en-GB" w:eastAsia="en-US"/>
              </w:rPr>
              <w:t>Plaintiff ____</w:t>
            </w:r>
            <w:r w:rsidRPr="006F2CA2">
              <w:rPr>
                <w:rFonts w:ascii="Times New Roman" w:hAnsi="Times New Roman" w:cs="Times New Roman"/>
                <w:sz w:val="22"/>
                <w:szCs w:val="20"/>
                <w:lang w:val="en-GB" w:eastAsia="en-US"/>
              </w:rPr>
              <w:t>____%</w:t>
            </w:r>
          </w:p>
        </w:tc>
        <w:tc>
          <w:tcPr>
            <w:tcW w:w="6050" w:type="dxa"/>
            <w:gridSpan w:val="4"/>
          </w:tcPr>
          <w:p w14:paraId="0B558AE9"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GUID=20d9cfa2-ad83-4bdd-b88e-71537b09dc96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$____________*</w:t>
            </w:r>
          </w:p>
        </w:tc>
      </w:tr>
      <w:tr w:rsidR="005A22FC" w14:paraId="0843FA9F" w14:textId="77777777" w:rsidTr="000562D5">
        <w:trPr>
          <w:divId w:val="2116439976"/>
          <w:cantSplit/>
        </w:trPr>
        <w:tc>
          <w:tcPr>
            <w:tcW w:w="700" w:type="dxa"/>
            <w:gridSpan w:val="2"/>
          </w:tcPr>
          <w:p w14:paraId="0EB52442"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GUID=e8e83f07-c64d-4f13-8cc4-b92f1827b377 </w:instrText>
            </w:r>
            <w:r w:rsidRPr="006F2CA2">
              <w:rPr>
                <w:rFonts w:ascii="Times New Roman" w:hAnsi="Times New Roman" w:cs="Times New Roman"/>
                <w:sz w:val="22"/>
                <w:szCs w:val="20"/>
                <w:lang w:val="en-GB" w:eastAsia="en-US"/>
              </w:rPr>
              <w:fldChar w:fldCharType="end"/>
            </w:r>
          </w:p>
        </w:tc>
        <w:tc>
          <w:tcPr>
            <w:tcW w:w="694" w:type="dxa"/>
            <w:gridSpan w:val="2"/>
          </w:tcPr>
          <w:p w14:paraId="563CAD8D"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GUID=ef7367eb-70d4-4454-96b1-7a6be613c357 </w:instrText>
            </w:r>
            <w:r w:rsidRPr="006F2CA2">
              <w:rPr>
                <w:rFonts w:ascii="Times New Roman" w:hAnsi="Times New Roman" w:cs="Times New Roman"/>
                <w:sz w:val="22"/>
                <w:szCs w:val="20"/>
                <w:lang w:val="en-GB" w:eastAsia="en-US"/>
              </w:rPr>
              <w:fldChar w:fldCharType="end"/>
            </w:r>
          </w:p>
        </w:tc>
        <w:tc>
          <w:tcPr>
            <w:tcW w:w="2195" w:type="dxa"/>
            <w:gridSpan w:val="5"/>
          </w:tcPr>
          <w:p w14:paraId="70DACF30"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GUID=55e484dd-cbed-4d33-bac3-c272db436b16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Defendant __________%</w:t>
            </w:r>
          </w:p>
        </w:tc>
        <w:tc>
          <w:tcPr>
            <w:tcW w:w="6050" w:type="dxa"/>
            <w:gridSpan w:val="4"/>
          </w:tcPr>
          <w:p w14:paraId="154B63E5"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GUID=4d318229-c14f-493f-9e28-42056de96390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$____________*</w:t>
            </w:r>
          </w:p>
        </w:tc>
      </w:tr>
      <w:tr w:rsidR="005A22FC" w14:paraId="302ACB23" w14:textId="77777777" w:rsidTr="000562D5">
        <w:trPr>
          <w:divId w:val="2116439976"/>
          <w:cantSplit/>
        </w:trPr>
        <w:tc>
          <w:tcPr>
            <w:tcW w:w="700" w:type="dxa"/>
            <w:gridSpan w:val="2"/>
          </w:tcPr>
          <w:p w14:paraId="32F2629B"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GUID=009648aa-eae0-42bd-a28b-bae2931676a1 </w:instrText>
            </w:r>
            <w:r w:rsidRPr="006F2CA2">
              <w:rPr>
                <w:rFonts w:ascii="Times New Roman" w:hAnsi="Times New Roman" w:cs="Times New Roman"/>
                <w:sz w:val="22"/>
                <w:szCs w:val="20"/>
                <w:lang w:val="en-GB" w:eastAsia="en-US"/>
              </w:rPr>
              <w:fldChar w:fldCharType="end"/>
            </w:r>
          </w:p>
        </w:tc>
        <w:tc>
          <w:tcPr>
            <w:tcW w:w="694" w:type="dxa"/>
            <w:gridSpan w:val="2"/>
          </w:tcPr>
          <w:p w14:paraId="17BD9AAB"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GUID=d5e4231e-b5a8-493e-ab5d-1b24e190feb9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8245" w:type="dxa"/>
            <w:gridSpan w:val="9"/>
          </w:tcPr>
          <w:p w14:paraId="5FE35B1A"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GUID=92fc5d5f-9749-4228-8425-881995ac0404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moneys due to the HDB will be repaid by:</w:t>
            </w:r>
          </w:p>
        </w:tc>
      </w:tr>
      <w:tr w:rsidR="005A22FC" w14:paraId="309ADA47" w14:textId="77777777" w:rsidTr="000562D5">
        <w:trPr>
          <w:divId w:val="2116439976"/>
          <w:cantSplit/>
        </w:trPr>
        <w:tc>
          <w:tcPr>
            <w:tcW w:w="700" w:type="dxa"/>
            <w:gridSpan w:val="2"/>
          </w:tcPr>
          <w:p w14:paraId="74BFDD9F"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GUID=8c325a21-fe4f-4571-b995-ea872a9dbab5 </w:instrText>
            </w:r>
            <w:r w:rsidRPr="006F2CA2">
              <w:rPr>
                <w:rFonts w:ascii="Times New Roman" w:hAnsi="Times New Roman" w:cs="Times New Roman"/>
                <w:sz w:val="22"/>
                <w:szCs w:val="20"/>
                <w:lang w:val="en-GB" w:eastAsia="en-US"/>
              </w:rPr>
              <w:fldChar w:fldCharType="end"/>
            </w:r>
          </w:p>
        </w:tc>
        <w:tc>
          <w:tcPr>
            <w:tcW w:w="694" w:type="dxa"/>
            <w:gridSpan w:val="2"/>
          </w:tcPr>
          <w:p w14:paraId="7FA609C7"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GUID=647a6440-3287-4dc1-a1bb-44dc6c170db7 </w:instrText>
            </w:r>
            <w:r w:rsidRPr="006F2CA2">
              <w:rPr>
                <w:rFonts w:ascii="Times New Roman" w:hAnsi="Times New Roman" w:cs="Times New Roman"/>
                <w:sz w:val="22"/>
                <w:szCs w:val="20"/>
                <w:lang w:val="en-GB" w:eastAsia="en-US"/>
              </w:rPr>
              <w:fldChar w:fldCharType="end"/>
            </w:r>
          </w:p>
        </w:tc>
        <w:tc>
          <w:tcPr>
            <w:tcW w:w="2195" w:type="dxa"/>
            <w:gridSpan w:val="5"/>
          </w:tcPr>
          <w:p w14:paraId="1FD22296"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GUID=8563b71d-c54d-45bf-b074-6b75f17f056d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Plaintiff ____________%</w:t>
            </w:r>
          </w:p>
        </w:tc>
        <w:tc>
          <w:tcPr>
            <w:tcW w:w="6050" w:type="dxa"/>
            <w:gridSpan w:val="4"/>
          </w:tcPr>
          <w:p w14:paraId="5B85A1BE"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GUID=f5b2fc25-2339-41fa-b4ae-724d1801a480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$____________*</w:t>
            </w:r>
          </w:p>
        </w:tc>
      </w:tr>
      <w:tr w:rsidR="005A22FC" w14:paraId="42110499" w14:textId="77777777" w:rsidTr="000562D5">
        <w:trPr>
          <w:divId w:val="2116439976"/>
          <w:cantSplit/>
        </w:trPr>
        <w:tc>
          <w:tcPr>
            <w:tcW w:w="700" w:type="dxa"/>
            <w:gridSpan w:val="2"/>
          </w:tcPr>
          <w:p w14:paraId="3FB4B0FB"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GUID=d64db52f-b0c8-4d27-85f8-8246f621ce41 </w:instrText>
            </w:r>
            <w:r w:rsidRPr="006F2CA2">
              <w:rPr>
                <w:rFonts w:ascii="Times New Roman" w:hAnsi="Times New Roman" w:cs="Times New Roman"/>
                <w:sz w:val="22"/>
                <w:szCs w:val="20"/>
                <w:lang w:val="en-GB" w:eastAsia="en-US"/>
              </w:rPr>
              <w:fldChar w:fldCharType="end"/>
            </w:r>
          </w:p>
        </w:tc>
        <w:tc>
          <w:tcPr>
            <w:tcW w:w="694" w:type="dxa"/>
            <w:gridSpan w:val="2"/>
          </w:tcPr>
          <w:p w14:paraId="11F66933"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GUID=c24eab3f-b418-490c-82c1-6ced7d2ef949 </w:instrText>
            </w:r>
            <w:r w:rsidRPr="006F2CA2">
              <w:rPr>
                <w:rFonts w:ascii="Times New Roman" w:hAnsi="Times New Roman" w:cs="Times New Roman"/>
                <w:sz w:val="22"/>
                <w:szCs w:val="20"/>
                <w:lang w:val="en-GB" w:eastAsia="en-US"/>
              </w:rPr>
              <w:fldChar w:fldCharType="end"/>
            </w:r>
          </w:p>
        </w:tc>
        <w:tc>
          <w:tcPr>
            <w:tcW w:w="2195" w:type="dxa"/>
            <w:gridSpan w:val="5"/>
          </w:tcPr>
          <w:p w14:paraId="352E7F1A"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GUID=780ea086-7cd2-49e9-ae7e-7326b34e3613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Defendant __________%</w:t>
            </w:r>
          </w:p>
        </w:tc>
        <w:tc>
          <w:tcPr>
            <w:tcW w:w="6050" w:type="dxa"/>
            <w:gridSpan w:val="4"/>
          </w:tcPr>
          <w:p w14:paraId="53CEDD6A"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GUID=608fd468-e55c-45c6-94c9-cd64a11aecf0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$____________*</w:t>
            </w:r>
          </w:p>
        </w:tc>
      </w:tr>
      <w:tr w:rsidR="005A22FC" w14:paraId="31CB51D9" w14:textId="77777777" w:rsidTr="000562D5">
        <w:trPr>
          <w:divId w:val="2116439976"/>
          <w:cantSplit/>
        </w:trPr>
        <w:tc>
          <w:tcPr>
            <w:tcW w:w="9639" w:type="dxa"/>
            <w:gridSpan w:val="13"/>
          </w:tcPr>
          <w:p w14:paraId="21EA3A4D"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GUID=b49a3fbc-e96e-4aa3-91a3-acbd4419ff2b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4.</w:t>
            </w:r>
            <w:r w:rsidRPr="006F2CA2">
              <w:rPr>
                <w:rFonts w:ascii="Times New Roman" w:hAnsi="Times New Roman" w:cs="Times New Roman"/>
                <w:sz w:val="22"/>
                <w:szCs w:val="20"/>
                <w:lang w:val="en-GB" w:eastAsia="en-US"/>
              </w:rPr>
              <w:tab/>
              <w:t xml:space="preserve">If </w:t>
            </w:r>
            <w:r w:rsidRPr="006F2CA2">
              <w:rPr>
                <w:rFonts w:ascii="Times New Roman" w:hAnsi="Times New Roman" w:cs="Times New Roman"/>
                <w:sz w:val="22"/>
                <w:szCs w:val="20"/>
                <w:u w:val="single"/>
                <w:lang w:val="en-GB" w:eastAsia="en-US"/>
              </w:rPr>
              <w:t>2(</w:t>
            </w:r>
            <w:r w:rsidRPr="006F2CA2">
              <w:rPr>
                <w:rFonts w:ascii="Times New Roman" w:hAnsi="Times New Roman" w:cs="Times New Roman"/>
                <w:i/>
                <w:sz w:val="22"/>
                <w:szCs w:val="20"/>
                <w:u w:val="single"/>
                <w:lang w:val="en-GB" w:eastAsia="en-US"/>
              </w:rPr>
              <w:t>c</w:t>
            </w:r>
            <w:r w:rsidRPr="006F2CA2">
              <w:rPr>
                <w:rFonts w:ascii="Times New Roman" w:hAnsi="Times New Roman" w:cs="Times New Roman"/>
                <w:sz w:val="22"/>
                <w:szCs w:val="20"/>
                <w:u w:val="single"/>
                <w:lang w:val="en-GB" w:eastAsia="en-US"/>
              </w:rPr>
              <w:t>) or (</w:t>
            </w:r>
            <w:r w:rsidRPr="006F2CA2">
              <w:rPr>
                <w:rFonts w:ascii="Times New Roman" w:hAnsi="Times New Roman" w:cs="Times New Roman"/>
                <w:i/>
                <w:sz w:val="22"/>
                <w:szCs w:val="20"/>
                <w:u w:val="single"/>
                <w:lang w:val="en-GB" w:eastAsia="en-US"/>
              </w:rPr>
              <w:t>d</w:t>
            </w:r>
            <w:r w:rsidRPr="006F2CA2">
              <w:rPr>
                <w:rFonts w:ascii="Times New Roman" w:hAnsi="Times New Roman" w:cs="Times New Roman"/>
                <w:sz w:val="22"/>
                <w:szCs w:val="20"/>
                <w:u w:val="single"/>
                <w:lang w:val="en-GB" w:eastAsia="en-US"/>
              </w:rPr>
              <w:t>)</w:t>
            </w:r>
            <w:r w:rsidRPr="006F2CA2">
              <w:rPr>
                <w:rFonts w:ascii="Times New Roman" w:hAnsi="Times New Roman" w:cs="Times New Roman"/>
                <w:sz w:val="22"/>
                <w:szCs w:val="20"/>
                <w:lang w:val="en-GB" w:eastAsia="en-US"/>
              </w:rPr>
              <w:t xml:space="preserve"> above is </w:t>
            </w:r>
            <w:r w:rsidRPr="006F2CA2">
              <w:rPr>
                <w:rFonts w:ascii="Times New Roman" w:hAnsi="Times New Roman" w:cs="Times New Roman"/>
                <w:sz w:val="22"/>
                <w:szCs w:val="20"/>
                <w:u w:val="single"/>
                <w:lang w:val="en-GB" w:eastAsia="en-US"/>
              </w:rPr>
              <w:t>not</w:t>
            </w:r>
            <w:r w:rsidRPr="006F2CA2">
              <w:rPr>
                <w:rFonts w:ascii="Times New Roman" w:hAnsi="Times New Roman" w:cs="Times New Roman"/>
                <w:sz w:val="22"/>
                <w:szCs w:val="20"/>
                <w:lang w:val="en-GB" w:eastAsia="en-US"/>
              </w:rPr>
              <w:t xml:space="preserve"> selected and the CPF moneys of the Plaintiff and/or the Defendant have been used for the flat [please tick if applicable]:</w:t>
            </w:r>
          </w:p>
        </w:tc>
      </w:tr>
      <w:tr w:rsidR="005A22FC" w14:paraId="58425C64" w14:textId="77777777" w:rsidTr="000562D5">
        <w:trPr>
          <w:divId w:val="2116439976"/>
          <w:cantSplit/>
        </w:trPr>
        <w:tc>
          <w:tcPr>
            <w:tcW w:w="700" w:type="dxa"/>
            <w:gridSpan w:val="2"/>
          </w:tcPr>
          <w:p w14:paraId="600FBC4F"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GUID=f07d5a03-f257-4ed7-a3fb-ae274f6b7809 </w:instrText>
            </w:r>
            <w:r w:rsidRPr="006F2CA2">
              <w:rPr>
                <w:rFonts w:ascii="Times New Roman" w:hAnsi="Times New Roman" w:cs="Times New Roman"/>
                <w:sz w:val="22"/>
                <w:szCs w:val="20"/>
                <w:lang w:val="en-GB" w:eastAsia="en-US"/>
              </w:rPr>
              <w:fldChar w:fldCharType="end"/>
            </w:r>
          </w:p>
        </w:tc>
        <w:tc>
          <w:tcPr>
            <w:tcW w:w="694" w:type="dxa"/>
            <w:gridSpan w:val="2"/>
          </w:tcPr>
          <w:p w14:paraId="56B811AB" w14:textId="77777777" w:rsidR="006F2CA2" w:rsidRPr="006F2CA2" w:rsidRDefault="006F2CA2" w:rsidP="006F2CA2">
            <w:pPr>
              <w:spacing w:before="60" w:after="60" w:line="240" w:lineRule="auto"/>
              <w:ind w:left="475" w:hanging="475"/>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GUID=c8f3626f-b915-46af-80a9-3843642c0bf5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8245" w:type="dxa"/>
            <w:gridSpan w:val="9"/>
          </w:tcPr>
          <w:p w14:paraId="6E8AA755"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GUID=a0cf54c2-e074-45c6-83f6-31975f358e19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The Plaintiff/The Defendant* will refund the Plaintiff’s CPF moneys used for the flat and the accrued interest.</w:t>
            </w:r>
          </w:p>
        </w:tc>
      </w:tr>
      <w:tr w:rsidR="005A22FC" w14:paraId="64D4CD7B" w14:textId="77777777" w:rsidTr="000562D5">
        <w:trPr>
          <w:divId w:val="2116439976"/>
          <w:cantSplit/>
        </w:trPr>
        <w:tc>
          <w:tcPr>
            <w:tcW w:w="700" w:type="dxa"/>
            <w:gridSpan w:val="2"/>
          </w:tcPr>
          <w:p w14:paraId="04DF538E"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GUID=f970ef9e-d10a-44c7-9ba9-99a081393bae </w:instrText>
            </w:r>
            <w:r w:rsidRPr="006F2CA2">
              <w:rPr>
                <w:rFonts w:ascii="Times New Roman" w:hAnsi="Times New Roman" w:cs="Times New Roman"/>
                <w:sz w:val="22"/>
                <w:szCs w:val="20"/>
                <w:lang w:val="en-GB" w:eastAsia="en-US"/>
              </w:rPr>
              <w:fldChar w:fldCharType="end"/>
            </w:r>
          </w:p>
        </w:tc>
        <w:tc>
          <w:tcPr>
            <w:tcW w:w="694" w:type="dxa"/>
            <w:gridSpan w:val="2"/>
          </w:tcPr>
          <w:p w14:paraId="06951F4B" w14:textId="77777777" w:rsidR="006F2CA2" w:rsidRPr="006F2CA2" w:rsidRDefault="006F2CA2" w:rsidP="006F2CA2">
            <w:pPr>
              <w:spacing w:before="60" w:after="60" w:line="240" w:lineRule="auto"/>
              <w:ind w:left="475" w:hanging="475"/>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GUID=873ec17c-bf6c-4049-9088-d262ee8ad897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8245" w:type="dxa"/>
            <w:gridSpan w:val="9"/>
          </w:tcPr>
          <w:p w14:paraId="21DE3646"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GUID=6f1845e8-46a2-455b-b513-9a11116326cf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The Plaintiff/The Defendant* will refund the Defendant’s CPF moneys used for the flat and the accrued interest.</w:t>
            </w:r>
          </w:p>
        </w:tc>
      </w:tr>
      <w:tr w:rsidR="005A22FC" w14:paraId="558A6D1B" w14:textId="77777777" w:rsidTr="000562D5">
        <w:trPr>
          <w:divId w:val="2116439976"/>
          <w:cantSplit/>
        </w:trPr>
        <w:tc>
          <w:tcPr>
            <w:tcW w:w="9639" w:type="dxa"/>
            <w:gridSpan w:val="13"/>
          </w:tcPr>
          <w:p w14:paraId="52DBCE69"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GUID=ec797a84-a3db-4f4c-94d6-a82e9ced4137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5.</w:t>
            </w:r>
            <w:r w:rsidRPr="006F2CA2">
              <w:rPr>
                <w:rFonts w:ascii="Times New Roman" w:hAnsi="Times New Roman" w:cs="Times New Roman"/>
                <w:sz w:val="22"/>
                <w:szCs w:val="20"/>
                <w:lang w:val="en-GB" w:eastAsia="en-US"/>
              </w:rPr>
              <w:tab/>
              <w:t xml:space="preserve">The conveyancing, stamp, </w:t>
            </w:r>
            <w:proofErr w:type="gramStart"/>
            <w:r w:rsidRPr="006F2CA2">
              <w:rPr>
                <w:rFonts w:ascii="Times New Roman" w:hAnsi="Times New Roman" w:cs="Times New Roman"/>
                <w:sz w:val="22"/>
                <w:szCs w:val="20"/>
                <w:lang w:val="en-GB" w:eastAsia="en-US"/>
              </w:rPr>
              <w:t>registration</w:t>
            </w:r>
            <w:proofErr w:type="gramEnd"/>
            <w:r w:rsidRPr="006F2CA2">
              <w:rPr>
                <w:rFonts w:ascii="Times New Roman" w:hAnsi="Times New Roman" w:cs="Times New Roman"/>
                <w:sz w:val="22"/>
                <w:szCs w:val="20"/>
                <w:lang w:val="en-GB" w:eastAsia="en-US"/>
              </w:rPr>
              <w:t xml:space="preserve"> and administrative fees of the sale will be borne by:</w:t>
            </w:r>
          </w:p>
        </w:tc>
      </w:tr>
      <w:tr w:rsidR="005A22FC" w14:paraId="5514E8E6" w14:textId="77777777" w:rsidTr="000562D5">
        <w:trPr>
          <w:divId w:val="2116439976"/>
          <w:cantSplit/>
        </w:trPr>
        <w:tc>
          <w:tcPr>
            <w:tcW w:w="700" w:type="dxa"/>
            <w:gridSpan w:val="2"/>
          </w:tcPr>
          <w:p w14:paraId="3A889248"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GUID=c30ab84a-ae4e-4742-ae81-66f352ff27ab </w:instrText>
            </w:r>
            <w:r w:rsidRPr="006F2CA2">
              <w:rPr>
                <w:rFonts w:ascii="Times New Roman" w:hAnsi="Times New Roman" w:cs="Times New Roman"/>
                <w:sz w:val="22"/>
                <w:szCs w:val="20"/>
                <w:lang w:val="en-GB" w:eastAsia="en-US"/>
              </w:rPr>
              <w:fldChar w:fldCharType="end"/>
            </w:r>
          </w:p>
        </w:tc>
        <w:tc>
          <w:tcPr>
            <w:tcW w:w="694" w:type="dxa"/>
            <w:gridSpan w:val="2"/>
          </w:tcPr>
          <w:p w14:paraId="24609618"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GUID=1fd6f67f-d346-49f1-9549-a976570b9200 </w:instrText>
            </w:r>
            <w:r w:rsidRPr="006F2CA2">
              <w:rPr>
                <w:rFonts w:ascii="Times New Roman" w:hAnsi="Times New Roman" w:cs="Times New Roman"/>
                <w:sz w:val="22"/>
                <w:szCs w:val="20"/>
                <w:lang w:val="en-GB" w:eastAsia="en-US"/>
              </w:rPr>
              <w:fldChar w:fldCharType="end"/>
            </w:r>
          </w:p>
        </w:tc>
        <w:tc>
          <w:tcPr>
            <w:tcW w:w="2195" w:type="dxa"/>
            <w:gridSpan w:val="5"/>
          </w:tcPr>
          <w:p w14:paraId="286AEA91"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GUID=ef1122fd-6d59-4427-af1b-61be4afd401c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Plaintiff ____________%</w:t>
            </w:r>
          </w:p>
        </w:tc>
        <w:tc>
          <w:tcPr>
            <w:tcW w:w="6050" w:type="dxa"/>
            <w:gridSpan w:val="4"/>
          </w:tcPr>
          <w:p w14:paraId="28B579F8"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GUID=de5c9644-283f-47e6-8b00-513c442f29a2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$____________*</w:t>
            </w:r>
          </w:p>
        </w:tc>
      </w:tr>
      <w:tr w:rsidR="005A22FC" w14:paraId="648C004A" w14:textId="77777777" w:rsidTr="000562D5">
        <w:trPr>
          <w:divId w:val="2116439976"/>
          <w:cantSplit/>
        </w:trPr>
        <w:tc>
          <w:tcPr>
            <w:tcW w:w="700" w:type="dxa"/>
            <w:gridSpan w:val="2"/>
          </w:tcPr>
          <w:p w14:paraId="1E37962D"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GUID=f7349299-199f-4f6f-ace3-d2cefdd2d1ea </w:instrText>
            </w:r>
            <w:r w:rsidRPr="006F2CA2">
              <w:rPr>
                <w:rFonts w:ascii="Times New Roman" w:hAnsi="Times New Roman" w:cs="Times New Roman"/>
                <w:sz w:val="22"/>
                <w:szCs w:val="20"/>
                <w:lang w:val="en-GB" w:eastAsia="en-US"/>
              </w:rPr>
              <w:fldChar w:fldCharType="end"/>
            </w:r>
          </w:p>
        </w:tc>
        <w:tc>
          <w:tcPr>
            <w:tcW w:w="694" w:type="dxa"/>
            <w:gridSpan w:val="2"/>
          </w:tcPr>
          <w:p w14:paraId="5588EEEC"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GUID=cabce235-2293-444f-9229-24344b208ffd </w:instrText>
            </w:r>
            <w:r w:rsidRPr="006F2CA2">
              <w:rPr>
                <w:rFonts w:ascii="Times New Roman" w:hAnsi="Times New Roman" w:cs="Times New Roman"/>
                <w:sz w:val="22"/>
                <w:szCs w:val="20"/>
                <w:lang w:val="en-GB" w:eastAsia="en-US"/>
              </w:rPr>
              <w:fldChar w:fldCharType="end"/>
            </w:r>
          </w:p>
        </w:tc>
        <w:tc>
          <w:tcPr>
            <w:tcW w:w="2195" w:type="dxa"/>
            <w:gridSpan w:val="5"/>
          </w:tcPr>
          <w:p w14:paraId="0142C4E1"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GUID=45827acc-c472-4c0b-b8d3-c8c9c5d0d4ba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Defendant __________%</w:t>
            </w:r>
          </w:p>
        </w:tc>
        <w:tc>
          <w:tcPr>
            <w:tcW w:w="6050" w:type="dxa"/>
            <w:gridSpan w:val="4"/>
          </w:tcPr>
          <w:p w14:paraId="7987A9DA"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GUID=e4b3b3fc-275e-4853-ab49-e249607fd4f5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$____________*</w:t>
            </w:r>
          </w:p>
        </w:tc>
      </w:tr>
      <w:tr w:rsidR="005A22FC" w14:paraId="4E9A788D" w14:textId="77777777" w:rsidTr="000562D5">
        <w:trPr>
          <w:divId w:val="2116439976"/>
          <w:cantSplit/>
        </w:trPr>
        <w:tc>
          <w:tcPr>
            <w:tcW w:w="9639" w:type="dxa"/>
            <w:gridSpan w:val="13"/>
          </w:tcPr>
          <w:p w14:paraId="69F3F211"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GUID=ee98e971-3306-4c84-887e-d42381602b1f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6.</w:t>
            </w:r>
            <w:r w:rsidRPr="006F2CA2">
              <w:rPr>
                <w:rFonts w:ascii="Times New Roman" w:hAnsi="Times New Roman" w:cs="Times New Roman"/>
                <w:sz w:val="22"/>
                <w:szCs w:val="20"/>
                <w:lang w:val="en-GB" w:eastAsia="en-US"/>
              </w:rPr>
              <w:tab/>
              <w:t>The balance of the proceeds/shortfall will be divided in the following manner:</w:t>
            </w:r>
          </w:p>
        </w:tc>
      </w:tr>
      <w:tr w:rsidR="005A22FC" w14:paraId="5BCE5D17" w14:textId="77777777" w:rsidTr="000562D5">
        <w:trPr>
          <w:divId w:val="2116439976"/>
          <w:cantSplit/>
        </w:trPr>
        <w:tc>
          <w:tcPr>
            <w:tcW w:w="700" w:type="dxa"/>
            <w:gridSpan w:val="2"/>
          </w:tcPr>
          <w:p w14:paraId="170F952A" w14:textId="77777777" w:rsidR="006F2CA2" w:rsidRPr="006F2CA2" w:rsidRDefault="006F2CA2" w:rsidP="006F2CA2">
            <w:pPr>
              <w:spacing w:before="60" w:after="60" w:line="240" w:lineRule="auto"/>
              <w:ind w:left="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GUID=37b86d3c-4f09-4cf5-bf04-32f8c370e7f3 </w:instrText>
            </w:r>
            <w:r w:rsidRPr="006F2CA2">
              <w:rPr>
                <w:rFonts w:ascii="Times New Roman" w:hAnsi="Times New Roman" w:cs="Times New Roman"/>
                <w:sz w:val="22"/>
                <w:szCs w:val="20"/>
                <w:lang w:val="en-GB" w:eastAsia="en-US"/>
              </w:rPr>
              <w:fldChar w:fldCharType="end"/>
            </w:r>
          </w:p>
        </w:tc>
        <w:tc>
          <w:tcPr>
            <w:tcW w:w="694" w:type="dxa"/>
            <w:gridSpan w:val="2"/>
          </w:tcPr>
          <w:p w14:paraId="4BDA1ADD" w14:textId="77777777" w:rsidR="006F2CA2" w:rsidRPr="006F2CA2" w:rsidRDefault="006F2CA2" w:rsidP="006F2CA2">
            <w:pPr>
              <w:spacing w:before="60" w:after="60" w:line="240" w:lineRule="auto"/>
              <w:ind w:left="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GUID=d94f65d9-b151-44bb-90bd-207f955dde88 </w:instrText>
            </w:r>
            <w:r w:rsidRPr="006F2CA2">
              <w:rPr>
                <w:rFonts w:ascii="Times New Roman" w:hAnsi="Times New Roman" w:cs="Times New Roman"/>
                <w:sz w:val="22"/>
                <w:szCs w:val="20"/>
                <w:lang w:val="en-GB" w:eastAsia="en-US"/>
              </w:rPr>
              <w:fldChar w:fldCharType="end"/>
            </w:r>
          </w:p>
        </w:tc>
        <w:tc>
          <w:tcPr>
            <w:tcW w:w="2195" w:type="dxa"/>
            <w:gridSpan w:val="5"/>
          </w:tcPr>
          <w:p w14:paraId="09456961"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GUID=65515369-f4d3-4127-910f-d0c70694d92c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Plaintiff ____________%</w:t>
            </w:r>
          </w:p>
        </w:tc>
        <w:tc>
          <w:tcPr>
            <w:tcW w:w="6050" w:type="dxa"/>
            <w:gridSpan w:val="4"/>
          </w:tcPr>
          <w:p w14:paraId="46E86097"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GUID=af592c97-0371-442e-9fe5-ebe92f60a440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$____________*</w:t>
            </w:r>
          </w:p>
        </w:tc>
      </w:tr>
      <w:tr w:rsidR="005A22FC" w14:paraId="49C500CD" w14:textId="77777777" w:rsidTr="000562D5">
        <w:trPr>
          <w:divId w:val="2116439976"/>
          <w:cantSplit/>
        </w:trPr>
        <w:tc>
          <w:tcPr>
            <w:tcW w:w="700" w:type="dxa"/>
            <w:gridSpan w:val="2"/>
          </w:tcPr>
          <w:p w14:paraId="16D62C33" w14:textId="77777777" w:rsidR="006F2CA2" w:rsidRPr="006F2CA2" w:rsidRDefault="006F2CA2" w:rsidP="006F2CA2">
            <w:pPr>
              <w:spacing w:before="60" w:after="60" w:line="240" w:lineRule="auto"/>
              <w:ind w:left="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GUID=54c716aa-3d90-48d1-914c-95461a7b1e4c </w:instrText>
            </w:r>
            <w:r w:rsidRPr="006F2CA2">
              <w:rPr>
                <w:rFonts w:ascii="Times New Roman" w:hAnsi="Times New Roman" w:cs="Times New Roman"/>
                <w:sz w:val="22"/>
                <w:szCs w:val="20"/>
                <w:lang w:val="en-GB" w:eastAsia="en-US"/>
              </w:rPr>
              <w:fldChar w:fldCharType="end"/>
            </w:r>
          </w:p>
        </w:tc>
        <w:tc>
          <w:tcPr>
            <w:tcW w:w="694" w:type="dxa"/>
            <w:gridSpan w:val="2"/>
          </w:tcPr>
          <w:p w14:paraId="316A6922" w14:textId="77777777" w:rsidR="006F2CA2" w:rsidRPr="006F2CA2" w:rsidRDefault="006F2CA2" w:rsidP="006F2CA2">
            <w:pPr>
              <w:spacing w:before="60" w:after="60" w:line="240" w:lineRule="auto"/>
              <w:ind w:left="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GUID=9d279361-509b-495f-a534-30eba59eeed3 </w:instrText>
            </w:r>
            <w:r w:rsidRPr="006F2CA2">
              <w:rPr>
                <w:rFonts w:ascii="Times New Roman" w:hAnsi="Times New Roman" w:cs="Times New Roman"/>
                <w:sz w:val="22"/>
                <w:szCs w:val="20"/>
                <w:lang w:val="en-GB" w:eastAsia="en-US"/>
              </w:rPr>
              <w:fldChar w:fldCharType="end"/>
            </w:r>
          </w:p>
        </w:tc>
        <w:tc>
          <w:tcPr>
            <w:tcW w:w="2195" w:type="dxa"/>
            <w:gridSpan w:val="5"/>
          </w:tcPr>
          <w:p w14:paraId="5A501790"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GUID=6241d025-5a84-46a4-b57f-d35f72e1dffd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Defendant __________%</w:t>
            </w:r>
          </w:p>
        </w:tc>
        <w:tc>
          <w:tcPr>
            <w:tcW w:w="6050" w:type="dxa"/>
            <w:gridSpan w:val="4"/>
          </w:tcPr>
          <w:p w14:paraId="4DA4E3D3"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GUID=2992bd92-b85d-4778-8672-df88fb5ca817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$____________*</w:t>
            </w:r>
          </w:p>
        </w:tc>
      </w:tr>
      <w:tr w:rsidR="005A22FC" w14:paraId="6278940A" w14:textId="77777777" w:rsidTr="000562D5">
        <w:trPr>
          <w:divId w:val="2116439976"/>
          <w:cantSplit/>
        </w:trPr>
        <w:tc>
          <w:tcPr>
            <w:tcW w:w="700" w:type="dxa"/>
            <w:gridSpan w:val="2"/>
          </w:tcPr>
          <w:p w14:paraId="25BC8893" w14:textId="77777777" w:rsidR="006F2CA2" w:rsidRPr="006F2CA2" w:rsidRDefault="006F2CA2" w:rsidP="006F2CA2">
            <w:pPr>
              <w:spacing w:before="60" w:after="60" w:line="240" w:lineRule="auto"/>
              <w:ind w:left="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GUID=f3057b8a-d316-4611-97cd-f4ff59cbde3b </w:instrText>
            </w:r>
            <w:r w:rsidRPr="006F2CA2">
              <w:rPr>
                <w:rFonts w:ascii="Times New Roman" w:hAnsi="Times New Roman" w:cs="Times New Roman"/>
                <w:sz w:val="22"/>
                <w:szCs w:val="20"/>
                <w:lang w:val="en-GB" w:eastAsia="en-US"/>
              </w:rPr>
              <w:fldChar w:fldCharType="end"/>
            </w:r>
          </w:p>
        </w:tc>
        <w:tc>
          <w:tcPr>
            <w:tcW w:w="694" w:type="dxa"/>
            <w:gridSpan w:val="2"/>
          </w:tcPr>
          <w:p w14:paraId="4CD0298C" w14:textId="77777777" w:rsidR="006F2CA2" w:rsidRPr="006F2CA2" w:rsidRDefault="006F2CA2" w:rsidP="006F2CA2">
            <w:pPr>
              <w:spacing w:before="60" w:after="60" w:line="240" w:lineRule="auto"/>
              <w:ind w:left="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GUID=bbb789fe-2085-4aab-b584-3f95c2d85d11 </w:instrText>
            </w:r>
            <w:r w:rsidRPr="006F2CA2">
              <w:rPr>
                <w:rFonts w:ascii="Times New Roman" w:hAnsi="Times New Roman" w:cs="Times New Roman"/>
                <w:sz w:val="22"/>
                <w:szCs w:val="20"/>
                <w:lang w:val="en-GB" w:eastAsia="en-US"/>
              </w:rPr>
              <w:fldChar w:fldCharType="end"/>
            </w:r>
          </w:p>
        </w:tc>
        <w:tc>
          <w:tcPr>
            <w:tcW w:w="2195" w:type="dxa"/>
            <w:gridSpan w:val="5"/>
          </w:tcPr>
          <w:p w14:paraId="68D6B7E6"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GUID=d806bbe6-e292-4486-a71d-6f87fb43b38a </w:instrText>
            </w:r>
            <w:r w:rsidRPr="006F2CA2">
              <w:rPr>
                <w:rFonts w:ascii="Times New Roman" w:hAnsi="Times New Roman" w:cs="Times New Roman"/>
                <w:sz w:val="22"/>
                <w:szCs w:val="20"/>
                <w:lang w:val="en-GB" w:eastAsia="en-US"/>
              </w:rPr>
              <w:fldChar w:fldCharType="end"/>
            </w:r>
          </w:p>
        </w:tc>
        <w:tc>
          <w:tcPr>
            <w:tcW w:w="6050" w:type="dxa"/>
            <w:gridSpan w:val="4"/>
          </w:tcPr>
          <w:p w14:paraId="1059DCCE"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GUID=5e1121c6-7d38-46de-8090-17325777101f </w:instrText>
            </w:r>
            <w:r w:rsidRPr="006F2CA2">
              <w:rPr>
                <w:rFonts w:ascii="Times New Roman" w:hAnsi="Times New Roman" w:cs="Times New Roman"/>
                <w:sz w:val="22"/>
                <w:szCs w:val="20"/>
                <w:lang w:val="en-GB" w:eastAsia="en-US"/>
              </w:rPr>
              <w:fldChar w:fldCharType="end"/>
            </w:r>
          </w:p>
        </w:tc>
      </w:tr>
      <w:tr w:rsidR="005A22FC" w14:paraId="5524BDFA" w14:textId="77777777" w:rsidTr="000562D5">
        <w:trPr>
          <w:divId w:val="2116439976"/>
          <w:cantSplit/>
        </w:trPr>
        <w:tc>
          <w:tcPr>
            <w:tcW w:w="9639" w:type="dxa"/>
            <w:gridSpan w:val="13"/>
          </w:tcPr>
          <w:p w14:paraId="46D42F3B"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GUID=9e3886b3-b6f7-4375-85d2-ed7f79c93390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Time Frame</w:t>
            </w:r>
          </w:p>
        </w:tc>
      </w:tr>
      <w:tr w:rsidR="005A22FC" w14:paraId="73B99704" w14:textId="77777777" w:rsidTr="000562D5">
        <w:trPr>
          <w:divId w:val="2116439976"/>
          <w:cantSplit/>
        </w:trPr>
        <w:tc>
          <w:tcPr>
            <w:tcW w:w="9639" w:type="dxa"/>
            <w:gridSpan w:val="13"/>
          </w:tcPr>
          <w:p w14:paraId="7D990DF6"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GUID=700d9a93-96ad-4b5a-8d51-b848865bdab2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parties will apply to the HDB to sell the flat in the open market:</w:t>
            </w:r>
          </w:p>
        </w:tc>
      </w:tr>
      <w:tr w:rsidR="005A22FC" w14:paraId="2B04C034" w14:textId="77777777" w:rsidTr="000562D5">
        <w:trPr>
          <w:divId w:val="2116439976"/>
          <w:cantSplit/>
        </w:trPr>
        <w:tc>
          <w:tcPr>
            <w:tcW w:w="700" w:type="dxa"/>
            <w:gridSpan w:val="2"/>
          </w:tcPr>
          <w:p w14:paraId="31E37003"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GUID=80db4c7b-6319-4b3d-a0e4-5804a45d9980 </w:instrText>
            </w:r>
            <w:r w:rsidRPr="006F2CA2">
              <w:rPr>
                <w:rFonts w:ascii="Times New Roman" w:hAnsi="Times New Roman" w:cs="Times New Roman"/>
                <w:sz w:val="22"/>
                <w:szCs w:val="20"/>
                <w:lang w:val="en-GB" w:eastAsia="en-US"/>
              </w:rPr>
              <w:fldChar w:fldCharType="end"/>
            </w:r>
          </w:p>
        </w:tc>
        <w:tc>
          <w:tcPr>
            <w:tcW w:w="694" w:type="dxa"/>
            <w:gridSpan w:val="2"/>
          </w:tcPr>
          <w:p w14:paraId="7D4CEACB"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GUID=c4a985e7-f528-4e76-9090-fa0fc9edf05f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8245" w:type="dxa"/>
            <w:gridSpan w:val="9"/>
          </w:tcPr>
          <w:p w14:paraId="0AD8676F"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GUID=caf695ae-451c-4afd-9939-925d470caf30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by [</w:t>
            </w:r>
            <w:r w:rsidRPr="006F2CA2">
              <w:rPr>
                <w:rFonts w:ascii="Times New Roman" w:hAnsi="Times New Roman" w:cs="Times New Roman"/>
                <w:i/>
                <w:sz w:val="22"/>
                <w:szCs w:val="20"/>
                <w:lang w:val="en-GB" w:eastAsia="en-US"/>
              </w:rPr>
              <w:t>please specify the date</w:t>
            </w:r>
            <w:r w:rsidRPr="006F2CA2">
              <w:rPr>
                <w:rFonts w:ascii="Times New Roman" w:hAnsi="Times New Roman" w:cs="Times New Roman"/>
                <w:sz w:val="22"/>
                <w:szCs w:val="20"/>
                <w:lang w:val="en-GB" w:eastAsia="en-US"/>
              </w:rPr>
              <w:t>] ____________________;</w:t>
            </w:r>
          </w:p>
        </w:tc>
      </w:tr>
      <w:tr w:rsidR="005A22FC" w14:paraId="2BE455FB" w14:textId="77777777" w:rsidTr="000562D5">
        <w:trPr>
          <w:divId w:val="2116439976"/>
          <w:cantSplit/>
        </w:trPr>
        <w:tc>
          <w:tcPr>
            <w:tcW w:w="700" w:type="dxa"/>
            <w:gridSpan w:val="2"/>
          </w:tcPr>
          <w:p w14:paraId="704E4B2D"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GUID=15223ed2-1013-4f2e-99d6-2d4c94a709d8 </w:instrText>
            </w:r>
            <w:r w:rsidRPr="006F2CA2">
              <w:rPr>
                <w:rFonts w:ascii="Times New Roman" w:hAnsi="Times New Roman" w:cs="Times New Roman"/>
                <w:sz w:val="22"/>
                <w:szCs w:val="20"/>
                <w:lang w:val="en-GB" w:eastAsia="en-US"/>
              </w:rPr>
              <w:fldChar w:fldCharType="end"/>
            </w:r>
          </w:p>
        </w:tc>
        <w:tc>
          <w:tcPr>
            <w:tcW w:w="694" w:type="dxa"/>
            <w:gridSpan w:val="2"/>
          </w:tcPr>
          <w:p w14:paraId="06A6F7B6"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GUID=defe9b31-5841-4c9a-a1dc-4030e57e4a24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8245" w:type="dxa"/>
            <w:gridSpan w:val="9"/>
          </w:tcPr>
          <w:p w14:paraId="4E79A60E"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GUID=86793ee2-1cdd-4e79-a694-486cbb09b1cf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within _____ weeks/months of the order of court on the HDB flat;</w:t>
            </w:r>
          </w:p>
        </w:tc>
      </w:tr>
      <w:tr w:rsidR="005A22FC" w14:paraId="5E7ED1B0" w14:textId="77777777" w:rsidTr="000562D5">
        <w:trPr>
          <w:divId w:val="2116439976"/>
          <w:cantSplit/>
        </w:trPr>
        <w:tc>
          <w:tcPr>
            <w:tcW w:w="700" w:type="dxa"/>
            <w:gridSpan w:val="2"/>
          </w:tcPr>
          <w:p w14:paraId="71C3516D"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GUID=44ecdbcb-3806-43d1-aaa0-a3fb8fbdc5cc </w:instrText>
            </w:r>
            <w:r w:rsidRPr="006F2CA2">
              <w:rPr>
                <w:rFonts w:ascii="Times New Roman" w:hAnsi="Times New Roman" w:cs="Times New Roman"/>
                <w:sz w:val="22"/>
                <w:szCs w:val="20"/>
                <w:lang w:val="en-GB" w:eastAsia="en-US"/>
              </w:rPr>
              <w:fldChar w:fldCharType="end"/>
            </w:r>
          </w:p>
        </w:tc>
        <w:tc>
          <w:tcPr>
            <w:tcW w:w="694" w:type="dxa"/>
            <w:gridSpan w:val="2"/>
          </w:tcPr>
          <w:p w14:paraId="6D17BB3B"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GUID=dfe0b9b5-52e4-432f-a799-41977ab4e31e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8245" w:type="dxa"/>
            <w:gridSpan w:val="9"/>
          </w:tcPr>
          <w:p w14:paraId="4276B15B"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GUID=07cefe90-3ce2-49b9-a034-87e6c2f62085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within _____ weeks/months of the grant of the Final Judgment;</w:t>
            </w:r>
          </w:p>
        </w:tc>
      </w:tr>
      <w:tr w:rsidR="005A22FC" w14:paraId="3A2A2BD9" w14:textId="77777777" w:rsidTr="000562D5">
        <w:trPr>
          <w:divId w:val="2116439976"/>
          <w:cantSplit/>
        </w:trPr>
        <w:tc>
          <w:tcPr>
            <w:tcW w:w="700" w:type="dxa"/>
            <w:gridSpan w:val="2"/>
          </w:tcPr>
          <w:p w14:paraId="423F40C7"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GUID=9557bfac-8333-465e-9ed0-b9a393850ef9 </w:instrText>
            </w:r>
            <w:r w:rsidRPr="006F2CA2">
              <w:rPr>
                <w:rFonts w:ascii="Times New Roman" w:hAnsi="Times New Roman" w:cs="Times New Roman"/>
                <w:sz w:val="22"/>
                <w:szCs w:val="20"/>
                <w:lang w:val="en-GB" w:eastAsia="en-US"/>
              </w:rPr>
              <w:fldChar w:fldCharType="end"/>
            </w:r>
          </w:p>
        </w:tc>
        <w:tc>
          <w:tcPr>
            <w:tcW w:w="694" w:type="dxa"/>
            <w:gridSpan w:val="2"/>
          </w:tcPr>
          <w:p w14:paraId="0FA4E518"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GUID=dc94a45f-af8f-4196-ad68-984338d1eb22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8245" w:type="dxa"/>
            <w:gridSpan w:val="9"/>
          </w:tcPr>
          <w:p w14:paraId="43F5722E"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GUID=dacad690-e186-475d-9a23-51a390a28d5f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others [</w:t>
            </w:r>
            <w:r w:rsidRPr="006F2CA2">
              <w:rPr>
                <w:rFonts w:ascii="Times New Roman" w:hAnsi="Times New Roman" w:cs="Times New Roman"/>
                <w:i/>
                <w:sz w:val="22"/>
                <w:szCs w:val="20"/>
                <w:lang w:val="en-GB" w:eastAsia="en-US"/>
              </w:rPr>
              <w:t>please specify</w:t>
            </w:r>
            <w:r w:rsidRPr="006F2CA2">
              <w:rPr>
                <w:rFonts w:ascii="Times New Roman" w:hAnsi="Times New Roman" w:cs="Times New Roman"/>
                <w:sz w:val="22"/>
                <w:szCs w:val="20"/>
                <w:lang w:val="en-GB" w:eastAsia="en-US"/>
              </w:rPr>
              <w:t>] __________________________________.</w:t>
            </w:r>
          </w:p>
        </w:tc>
      </w:tr>
      <w:tr w:rsidR="005A22FC" w14:paraId="46D808EB" w14:textId="77777777" w:rsidTr="000562D5">
        <w:trPr>
          <w:divId w:val="2116439976"/>
          <w:cantSplit/>
        </w:trPr>
        <w:tc>
          <w:tcPr>
            <w:tcW w:w="700" w:type="dxa"/>
            <w:gridSpan w:val="2"/>
          </w:tcPr>
          <w:p w14:paraId="7EE0F533"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GUID=31c5c410-5cc5-4a5d-a4a3-b55040500914 </w:instrText>
            </w:r>
            <w:r w:rsidRPr="006F2CA2">
              <w:rPr>
                <w:rFonts w:ascii="Times New Roman" w:hAnsi="Times New Roman" w:cs="Times New Roman"/>
                <w:sz w:val="22"/>
                <w:szCs w:val="20"/>
                <w:lang w:val="en-GB" w:eastAsia="en-US"/>
              </w:rPr>
              <w:fldChar w:fldCharType="end"/>
            </w:r>
          </w:p>
        </w:tc>
        <w:tc>
          <w:tcPr>
            <w:tcW w:w="694" w:type="dxa"/>
            <w:gridSpan w:val="2"/>
          </w:tcPr>
          <w:p w14:paraId="172BAFC6"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GUID=0d381ad6-ba9d-499c-b4ec-c0bc17ea048b </w:instrText>
            </w:r>
            <w:r w:rsidRPr="006F2CA2">
              <w:rPr>
                <w:rFonts w:ascii="Times New Roman" w:hAnsi="Times New Roman" w:cs="Times New Roman"/>
                <w:sz w:val="22"/>
                <w:szCs w:val="20"/>
                <w:lang w:val="en-GB" w:eastAsia="en-US"/>
              </w:rPr>
              <w:fldChar w:fldCharType="end"/>
            </w:r>
          </w:p>
        </w:tc>
        <w:tc>
          <w:tcPr>
            <w:tcW w:w="8245" w:type="dxa"/>
            <w:gridSpan w:val="9"/>
          </w:tcPr>
          <w:p w14:paraId="0202F75B"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GUID=8b8135dc-a0d3-497b-a6a2-724a0af1dfc1 </w:instrText>
            </w:r>
            <w:r w:rsidRPr="006F2CA2">
              <w:rPr>
                <w:rFonts w:ascii="Times New Roman" w:hAnsi="Times New Roman" w:cs="Times New Roman"/>
                <w:sz w:val="22"/>
                <w:szCs w:val="20"/>
                <w:lang w:val="en-GB" w:eastAsia="en-US"/>
              </w:rPr>
              <w:fldChar w:fldCharType="end"/>
            </w:r>
          </w:p>
        </w:tc>
      </w:tr>
      <w:tr w:rsidR="005A22FC" w14:paraId="7798FB8B" w14:textId="77777777" w:rsidTr="000562D5">
        <w:trPr>
          <w:divId w:val="2116439976"/>
          <w:cantSplit/>
        </w:trPr>
        <w:tc>
          <w:tcPr>
            <w:tcW w:w="3455" w:type="dxa"/>
            <w:gridSpan w:val="8"/>
          </w:tcPr>
          <w:p w14:paraId="68DAF55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GUID=c3db2cfb-39e8-4c81-8965-86748a524737 </w:instrText>
            </w:r>
            <w:r w:rsidRPr="006F2CA2">
              <w:rPr>
                <w:rFonts w:ascii="Times New Roman" w:hAnsi="Times New Roman" w:cs="Times New Roman"/>
                <w:sz w:val="22"/>
                <w:szCs w:val="20"/>
                <w:lang w:val="en-GB" w:eastAsia="en-US"/>
              </w:rPr>
              <w:fldChar w:fldCharType="end"/>
            </w:r>
          </w:p>
        </w:tc>
        <w:tc>
          <w:tcPr>
            <w:tcW w:w="233" w:type="dxa"/>
            <w:gridSpan w:val="2"/>
          </w:tcPr>
          <w:p w14:paraId="3301FC05"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GUID=cdf78f56-c5ef-447f-9292-14b3e69e0922 </w:instrText>
            </w:r>
            <w:r w:rsidRPr="006F2CA2">
              <w:rPr>
                <w:rFonts w:ascii="Times New Roman" w:hAnsi="Times New Roman" w:cs="Times New Roman"/>
                <w:sz w:val="22"/>
                <w:szCs w:val="20"/>
                <w:lang w:val="en-GB" w:eastAsia="en-US"/>
              </w:rPr>
              <w:fldChar w:fldCharType="end"/>
            </w:r>
          </w:p>
        </w:tc>
        <w:tc>
          <w:tcPr>
            <w:tcW w:w="5951" w:type="dxa"/>
            <w:gridSpan w:val="3"/>
          </w:tcPr>
          <w:p w14:paraId="6E2E0C4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GUID=a3fbc305-b56f-4d53-a8a6-655340011da4 </w:instrText>
            </w:r>
            <w:r w:rsidRPr="006F2CA2">
              <w:rPr>
                <w:rFonts w:ascii="Times New Roman" w:hAnsi="Times New Roman" w:cs="Times New Roman"/>
                <w:sz w:val="22"/>
                <w:szCs w:val="20"/>
                <w:lang w:val="en-GB" w:eastAsia="en-US"/>
              </w:rPr>
              <w:fldChar w:fldCharType="end"/>
            </w:r>
          </w:p>
        </w:tc>
      </w:tr>
      <w:tr w:rsidR="005A22FC" w14:paraId="14145259" w14:textId="77777777" w:rsidTr="000562D5">
        <w:trPr>
          <w:divId w:val="2116439976"/>
          <w:cantSplit/>
        </w:trPr>
        <w:tc>
          <w:tcPr>
            <w:tcW w:w="3455" w:type="dxa"/>
            <w:gridSpan w:val="8"/>
          </w:tcPr>
          <w:p w14:paraId="42F6ECEC"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GUID=f173215b-2bf2-4cf4-a324-a41f2ecb464a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_____________________</w:t>
            </w:r>
            <w:r w:rsidRPr="006F2CA2">
              <w:rPr>
                <w:rFonts w:ascii="Times New Roman" w:hAnsi="Times New Roman" w:cs="Times New Roman"/>
                <w:sz w:val="22"/>
                <w:szCs w:val="20"/>
                <w:lang w:val="en-GB" w:eastAsia="en-US"/>
              </w:rPr>
              <w:br/>
              <w:t>Plaintiff*</w:t>
            </w:r>
          </w:p>
        </w:tc>
        <w:tc>
          <w:tcPr>
            <w:tcW w:w="233" w:type="dxa"/>
            <w:gridSpan w:val="2"/>
          </w:tcPr>
          <w:p w14:paraId="15EBE318"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GUID=b6b3ee0c-fa57-44f2-b51b-1066cb324099 </w:instrText>
            </w:r>
            <w:r w:rsidRPr="006F2CA2">
              <w:rPr>
                <w:rFonts w:ascii="Times New Roman" w:hAnsi="Times New Roman" w:cs="Times New Roman"/>
                <w:sz w:val="22"/>
                <w:szCs w:val="20"/>
                <w:lang w:val="en-GB" w:eastAsia="en-US"/>
              </w:rPr>
              <w:fldChar w:fldCharType="end"/>
            </w:r>
          </w:p>
        </w:tc>
        <w:tc>
          <w:tcPr>
            <w:tcW w:w="5951" w:type="dxa"/>
            <w:gridSpan w:val="3"/>
          </w:tcPr>
          <w:p w14:paraId="1573BC87"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GUID=3e5031d0-b684-43c3-8eec-ee420c2bceaa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_______________________</w:t>
            </w:r>
            <w:r w:rsidRPr="006F2CA2">
              <w:rPr>
                <w:rFonts w:ascii="Times New Roman" w:hAnsi="Times New Roman" w:cs="Times New Roman"/>
                <w:sz w:val="22"/>
                <w:szCs w:val="20"/>
                <w:lang w:val="en-GB" w:eastAsia="en-US"/>
              </w:rPr>
              <w:br/>
              <w:t>Defendant*</w:t>
            </w:r>
          </w:p>
        </w:tc>
      </w:tr>
      <w:tr w:rsidR="005A22FC" w14:paraId="6F4F1F9E" w14:textId="77777777" w:rsidTr="000562D5">
        <w:trPr>
          <w:divId w:val="2116439976"/>
          <w:cantSplit/>
        </w:trPr>
        <w:tc>
          <w:tcPr>
            <w:tcW w:w="3455" w:type="dxa"/>
            <w:gridSpan w:val="8"/>
          </w:tcPr>
          <w:p w14:paraId="6AA7E8DC"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GUID=df40261b-58a2-4c46-9250-07b92d88e017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 _________________</w:t>
            </w:r>
          </w:p>
        </w:tc>
        <w:tc>
          <w:tcPr>
            <w:tcW w:w="233" w:type="dxa"/>
            <w:gridSpan w:val="2"/>
          </w:tcPr>
          <w:p w14:paraId="469D3988"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GUID=93e9c576-39fa-420a-b695-55aede2a2f04 </w:instrText>
            </w:r>
            <w:r w:rsidRPr="006F2CA2">
              <w:rPr>
                <w:rFonts w:ascii="Times New Roman" w:hAnsi="Times New Roman" w:cs="Times New Roman"/>
                <w:sz w:val="22"/>
                <w:szCs w:val="20"/>
                <w:lang w:val="en-GB" w:eastAsia="en-US"/>
              </w:rPr>
              <w:fldChar w:fldCharType="end"/>
            </w:r>
          </w:p>
        </w:tc>
        <w:tc>
          <w:tcPr>
            <w:tcW w:w="5951" w:type="dxa"/>
            <w:gridSpan w:val="3"/>
          </w:tcPr>
          <w:p w14:paraId="18B4E8AE"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GUID=72693502-b825-4618-b6cd-06632cba702a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 _________________</w:t>
            </w:r>
          </w:p>
        </w:tc>
      </w:tr>
      <w:tr w:rsidR="005A22FC" w14:paraId="5838805A" w14:textId="77777777" w:rsidTr="000562D5">
        <w:trPr>
          <w:divId w:val="2116439976"/>
          <w:cantSplit/>
        </w:trPr>
        <w:tc>
          <w:tcPr>
            <w:tcW w:w="9639" w:type="dxa"/>
            <w:gridSpan w:val="13"/>
          </w:tcPr>
          <w:p w14:paraId="497CEA62"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GUID=cb8b5983-6c69-4b4f-b44f-38e3d6d3a49d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*Delete where inapplicable.</w:t>
            </w:r>
          </w:p>
        </w:tc>
      </w:tr>
    </w:tbl>
    <w:p w14:paraId="0AA0D2DE" w14:textId="77777777" w:rsidR="006F2CA2" w:rsidRDefault="006F2CA2" w:rsidP="006F2CA2">
      <w:pPr>
        <w:spacing w:before="0" w:after="200" w:line="276" w:lineRule="auto"/>
        <w:divId w:val="2116439976"/>
        <w:rPr>
          <w:rFonts w:ascii="Calibri" w:eastAsia="Calibri" w:hAnsi="Calibri" w:cs="Times New Roman"/>
          <w:sz w:val="22"/>
          <w:szCs w:val="22"/>
          <w:lang w:eastAsia="en-US"/>
        </w:rPr>
      </w:pPr>
    </w:p>
    <w:p w14:paraId="56C63DC7" w14:textId="77777777" w:rsidR="000562D5" w:rsidRDefault="000562D5" w:rsidP="006F2CA2">
      <w:pPr>
        <w:spacing w:before="0" w:after="200" w:line="276" w:lineRule="auto"/>
        <w:divId w:val="2116439976"/>
        <w:rPr>
          <w:rFonts w:ascii="Calibri" w:eastAsia="Calibri" w:hAnsi="Calibri" w:cs="Times New Roman"/>
          <w:sz w:val="22"/>
          <w:szCs w:val="22"/>
          <w:lang w:eastAsia="en-US"/>
        </w:rPr>
      </w:pPr>
    </w:p>
    <w:p w14:paraId="0E3CDECD" w14:textId="77777777" w:rsidR="000562D5" w:rsidRDefault="000562D5" w:rsidP="006F2CA2">
      <w:pPr>
        <w:spacing w:before="0" w:after="200" w:line="276" w:lineRule="auto"/>
        <w:divId w:val="2116439976"/>
        <w:rPr>
          <w:rFonts w:ascii="Calibri" w:eastAsia="Calibri" w:hAnsi="Calibri" w:cs="Times New Roman"/>
          <w:sz w:val="22"/>
          <w:szCs w:val="22"/>
          <w:lang w:eastAsia="en-US"/>
        </w:rPr>
      </w:pPr>
    </w:p>
    <w:p w14:paraId="503C1A57" w14:textId="77777777" w:rsidR="000562D5" w:rsidRDefault="000562D5" w:rsidP="006F2CA2">
      <w:pPr>
        <w:spacing w:before="0" w:after="200" w:line="276" w:lineRule="auto"/>
        <w:divId w:val="2116439976"/>
        <w:rPr>
          <w:rFonts w:ascii="Calibri" w:eastAsia="Calibri" w:hAnsi="Calibri" w:cs="Times New Roman"/>
          <w:sz w:val="22"/>
          <w:szCs w:val="22"/>
          <w:lang w:eastAsia="en-US"/>
        </w:rPr>
      </w:pPr>
    </w:p>
    <w:p w14:paraId="2CCB5A77" w14:textId="77777777" w:rsidR="000562D5" w:rsidRDefault="000562D5" w:rsidP="006F2CA2">
      <w:pPr>
        <w:spacing w:before="0" w:after="200" w:line="276" w:lineRule="auto"/>
        <w:divId w:val="2116439976"/>
        <w:rPr>
          <w:rFonts w:ascii="Calibri" w:eastAsia="Calibri" w:hAnsi="Calibri" w:cs="Times New Roman"/>
          <w:sz w:val="22"/>
          <w:szCs w:val="22"/>
          <w:lang w:eastAsia="en-US"/>
        </w:rPr>
      </w:pPr>
    </w:p>
    <w:p w14:paraId="105A5F6D" w14:textId="77777777" w:rsidR="000562D5" w:rsidRDefault="000562D5" w:rsidP="006F2CA2">
      <w:pPr>
        <w:spacing w:before="0" w:after="200" w:line="276" w:lineRule="auto"/>
        <w:divId w:val="2116439976"/>
        <w:rPr>
          <w:rFonts w:ascii="Calibri" w:eastAsia="Calibri" w:hAnsi="Calibri" w:cs="Times New Roman"/>
          <w:sz w:val="22"/>
          <w:szCs w:val="22"/>
          <w:lang w:eastAsia="en-US"/>
        </w:rPr>
      </w:pPr>
    </w:p>
    <w:p w14:paraId="760B840E" w14:textId="77777777" w:rsidR="000562D5" w:rsidRDefault="000562D5" w:rsidP="006F2CA2">
      <w:pPr>
        <w:spacing w:before="0" w:after="200" w:line="276" w:lineRule="auto"/>
        <w:divId w:val="2116439976"/>
        <w:rPr>
          <w:rFonts w:ascii="Calibri" w:eastAsia="Calibri" w:hAnsi="Calibri" w:cs="Times New Roman"/>
          <w:sz w:val="22"/>
          <w:szCs w:val="22"/>
          <w:lang w:eastAsia="en-US"/>
        </w:rPr>
      </w:pPr>
    </w:p>
    <w:p w14:paraId="32D5F46A" w14:textId="77777777" w:rsidR="000562D5" w:rsidRDefault="000562D5" w:rsidP="006F2CA2">
      <w:pPr>
        <w:spacing w:before="0" w:after="200" w:line="276" w:lineRule="auto"/>
        <w:divId w:val="2116439976"/>
        <w:rPr>
          <w:rFonts w:ascii="Calibri" w:eastAsia="Calibri" w:hAnsi="Calibri" w:cs="Times New Roman"/>
          <w:sz w:val="22"/>
          <w:szCs w:val="22"/>
          <w:lang w:eastAsia="en-US"/>
        </w:rPr>
      </w:pPr>
    </w:p>
    <w:p w14:paraId="550E4C91" w14:textId="77777777" w:rsidR="000562D5" w:rsidRDefault="000562D5" w:rsidP="006F2CA2">
      <w:pPr>
        <w:spacing w:before="0" w:after="200" w:line="276" w:lineRule="auto"/>
        <w:divId w:val="2116439976"/>
        <w:rPr>
          <w:rFonts w:ascii="Calibri" w:eastAsia="Calibri" w:hAnsi="Calibri" w:cs="Times New Roman"/>
          <w:sz w:val="22"/>
          <w:szCs w:val="22"/>
          <w:lang w:eastAsia="en-US"/>
        </w:rPr>
      </w:pPr>
    </w:p>
    <w:p w14:paraId="209C2A26" w14:textId="77777777" w:rsidR="000562D5" w:rsidRDefault="000562D5" w:rsidP="006F2CA2">
      <w:pPr>
        <w:spacing w:before="0" w:after="200" w:line="276" w:lineRule="auto"/>
        <w:divId w:val="2116439976"/>
        <w:rPr>
          <w:rFonts w:ascii="Calibri" w:eastAsia="Calibri" w:hAnsi="Calibri" w:cs="Times New Roman"/>
          <w:sz w:val="22"/>
          <w:szCs w:val="22"/>
          <w:lang w:eastAsia="en-US"/>
        </w:rPr>
      </w:pPr>
    </w:p>
    <w:p w14:paraId="2209B49F" w14:textId="77777777" w:rsidR="000562D5" w:rsidRDefault="000562D5" w:rsidP="006F2CA2">
      <w:pPr>
        <w:spacing w:before="0" w:after="200" w:line="276" w:lineRule="auto"/>
        <w:divId w:val="2116439976"/>
        <w:rPr>
          <w:rFonts w:ascii="Calibri" w:eastAsia="Calibri" w:hAnsi="Calibri" w:cs="Times New Roman"/>
          <w:sz w:val="22"/>
          <w:szCs w:val="22"/>
          <w:lang w:eastAsia="en-US"/>
        </w:rPr>
      </w:pPr>
    </w:p>
    <w:p w14:paraId="6962EFCE" w14:textId="77777777" w:rsidR="000562D5" w:rsidRDefault="000562D5" w:rsidP="006F2CA2">
      <w:pPr>
        <w:spacing w:before="0" w:after="200" w:line="276" w:lineRule="auto"/>
        <w:divId w:val="2116439976"/>
        <w:rPr>
          <w:rFonts w:ascii="Calibri" w:eastAsia="Calibri" w:hAnsi="Calibri" w:cs="Times New Roman"/>
          <w:sz w:val="22"/>
          <w:szCs w:val="22"/>
          <w:lang w:eastAsia="en-US"/>
        </w:rPr>
      </w:pPr>
    </w:p>
    <w:p w14:paraId="1396ACF2" w14:textId="77777777" w:rsidR="000562D5" w:rsidRDefault="000562D5" w:rsidP="006F2CA2">
      <w:pPr>
        <w:spacing w:before="0" w:after="200" w:line="276" w:lineRule="auto"/>
        <w:divId w:val="2116439976"/>
        <w:rPr>
          <w:rFonts w:ascii="Calibri" w:eastAsia="Calibri" w:hAnsi="Calibri" w:cs="Times New Roman"/>
          <w:sz w:val="22"/>
          <w:szCs w:val="22"/>
          <w:lang w:eastAsia="en-US"/>
        </w:rPr>
      </w:pPr>
    </w:p>
    <w:p w14:paraId="1675841A" w14:textId="77777777" w:rsidR="000562D5" w:rsidRDefault="000562D5" w:rsidP="006F2CA2">
      <w:pPr>
        <w:spacing w:before="0" w:after="200" w:line="276" w:lineRule="auto"/>
        <w:divId w:val="2116439976"/>
        <w:rPr>
          <w:rFonts w:ascii="Calibri" w:eastAsia="Calibri" w:hAnsi="Calibri" w:cs="Times New Roman"/>
          <w:sz w:val="22"/>
          <w:szCs w:val="22"/>
          <w:lang w:eastAsia="en-US"/>
        </w:rPr>
      </w:pPr>
    </w:p>
    <w:p w14:paraId="35599829" w14:textId="77777777" w:rsidR="000562D5" w:rsidRDefault="000562D5" w:rsidP="006F2CA2">
      <w:pPr>
        <w:spacing w:before="0" w:after="200" w:line="276" w:lineRule="auto"/>
        <w:divId w:val="2116439976"/>
        <w:rPr>
          <w:rFonts w:ascii="Calibri" w:eastAsia="Calibri" w:hAnsi="Calibri" w:cs="Times New Roman"/>
          <w:sz w:val="22"/>
          <w:szCs w:val="22"/>
          <w:lang w:eastAsia="en-US"/>
        </w:rPr>
      </w:pPr>
    </w:p>
    <w:p w14:paraId="492F3802" w14:textId="77777777" w:rsidR="000562D5" w:rsidRDefault="000562D5" w:rsidP="006F2CA2">
      <w:pPr>
        <w:spacing w:before="0" w:after="200" w:line="276" w:lineRule="auto"/>
        <w:divId w:val="2116439976"/>
        <w:rPr>
          <w:rFonts w:ascii="Calibri" w:eastAsia="Calibri" w:hAnsi="Calibri" w:cs="Times New Roman"/>
          <w:sz w:val="22"/>
          <w:szCs w:val="22"/>
          <w:lang w:eastAsia="en-US"/>
        </w:rPr>
      </w:pPr>
    </w:p>
    <w:p w14:paraId="338479C5" w14:textId="77777777" w:rsidR="000562D5" w:rsidRPr="006F2CA2" w:rsidRDefault="000562D5" w:rsidP="006F2CA2">
      <w:pPr>
        <w:spacing w:before="0" w:after="200" w:line="276" w:lineRule="auto"/>
        <w:divId w:val="2116439976"/>
        <w:rPr>
          <w:rFonts w:ascii="Calibri" w:eastAsia="Calibri" w:hAnsi="Calibri" w:cs="Times New Roman"/>
          <w:sz w:val="22"/>
          <w:szCs w:val="22"/>
          <w:lang w:eastAsia="en-US"/>
        </w:rPr>
      </w:pPr>
    </w:p>
    <w:tbl>
      <w:tblPr>
        <w:tblW w:w="7060" w:type="dxa"/>
        <w:tblLook w:val="04A0" w:firstRow="1" w:lastRow="0" w:firstColumn="1" w:lastColumn="0" w:noHBand="0" w:noVBand="1"/>
      </w:tblPr>
      <w:tblGrid>
        <w:gridCol w:w="446"/>
        <w:gridCol w:w="395"/>
        <w:gridCol w:w="542"/>
        <w:gridCol w:w="326"/>
        <w:gridCol w:w="683"/>
        <w:gridCol w:w="542"/>
        <w:gridCol w:w="127"/>
        <w:gridCol w:w="111"/>
        <w:gridCol w:w="111"/>
        <w:gridCol w:w="3777"/>
      </w:tblGrid>
      <w:tr w:rsidR="005A22FC" w14:paraId="4BE180B8" w14:textId="77777777" w:rsidTr="000562D5">
        <w:trPr>
          <w:divId w:val="2116439976"/>
          <w:cantSplit/>
        </w:trPr>
        <w:tc>
          <w:tcPr>
            <w:tcW w:w="7060" w:type="dxa"/>
            <w:gridSpan w:val="10"/>
          </w:tcPr>
          <w:p w14:paraId="7C405A9F"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GUID=a99cd0f6-f714-4c51-8e64-aa93222b75c3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b/>
                <w:sz w:val="22"/>
                <w:szCs w:val="20"/>
                <w:lang w:val="en-GB" w:eastAsia="en-US"/>
              </w:rPr>
              <w:t>Option 4</w:t>
            </w:r>
            <w:r w:rsidRPr="006F2CA2">
              <w:rPr>
                <w:rFonts w:ascii="Times New Roman" w:hAnsi="Times New Roman" w:cs="Times New Roman"/>
                <w:sz w:val="22"/>
                <w:szCs w:val="20"/>
                <w:lang w:val="en-GB" w:eastAsia="en-US"/>
              </w:rPr>
              <w:t>: The Plaintiff’s share in the flat will be sold/transferred* to the Defendant and/or other(s).</w:t>
            </w:r>
          </w:p>
        </w:tc>
      </w:tr>
      <w:tr w:rsidR="005A22FC" w14:paraId="08D90256" w14:textId="77777777" w:rsidTr="000562D5">
        <w:trPr>
          <w:divId w:val="2116439976"/>
          <w:cantSplit/>
        </w:trPr>
        <w:tc>
          <w:tcPr>
            <w:tcW w:w="7060" w:type="dxa"/>
            <w:gridSpan w:val="10"/>
          </w:tcPr>
          <w:p w14:paraId="2513EF88"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GUID=a5dc2e3a-8d1c-4f9a-90c3-5e0fe6ff5b1a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w:t>
            </w:r>
            <w:r w:rsidRPr="006F2CA2">
              <w:rPr>
                <w:rFonts w:ascii="Times New Roman" w:hAnsi="Times New Roman" w:cs="Times New Roman"/>
                <w:sz w:val="22"/>
                <w:szCs w:val="20"/>
                <w:lang w:val="en-GB" w:eastAsia="en-US"/>
              </w:rPr>
              <w:tab/>
              <w:t>The sale/transfer* is [please tick one]:</w:t>
            </w:r>
          </w:p>
        </w:tc>
      </w:tr>
      <w:tr w:rsidR="005A22FC" w14:paraId="5FBE8576" w14:textId="77777777" w:rsidTr="000562D5">
        <w:trPr>
          <w:divId w:val="2116439976"/>
          <w:cantSplit/>
        </w:trPr>
        <w:tc>
          <w:tcPr>
            <w:tcW w:w="480" w:type="dxa"/>
          </w:tcPr>
          <w:p w14:paraId="083B4D20"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GUID=f39e32cf-b981-4462-b991-1e1c5a1df58c </w:instrText>
            </w:r>
            <w:r w:rsidRPr="006F2CA2">
              <w:rPr>
                <w:rFonts w:ascii="Times New Roman" w:hAnsi="Times New Roman" w:cs="Times New Roman"/>
                <w:sz w:val="22"/>
                <w:szCs w:val="20"/>
                <w:lang w:val="en-GB" w:eastAsia="en-US"/>
              </w:rPr>
              <w:fldChar w:fldCharType="end"/>
            </w:r>
          </w:p>
        </w:tc>
        <w:tc>
          <w:tcPr>
            <w:tcW w:w="420" w:type="dxa"/>
          </w:tcPr>
          <w:p w14:paraId="660A7AB9"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GUID=0218fccc-7376-4ae9-94cc-8aa381a9f2e9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1960" w:type="dxa"/>
            <w:gridSpan w:val="8"/>
          </w:tcPr>
          <w:p w14:paraId="3B12EA97"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GUID=bb02a7c3-5e98-438c-ab45-9d6bb24791c9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with no cash consideration.</w:t>
            </w:r>
          </w:p>
        </w:tc>
      </w:tr>
      <w:tr w:rsidR="005A22FC" w14:paraId="15C62832" w14:textId="77777777" w:rsidTr="000562D5">
        <w:trPr>
          <w:divId w:val="2116439976"/>
          <w:cantSplit/>
        </w:trPr>
        <w:tc>
          <w:tcPr>
            <w:tcW w:w="480" w:type="dxa"/>
          </w:tcPr>
          <w:p w14:paraId="2B12DB35"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GUID=c46af7b1-f750-4255-a08e-3b5a4f2e6fc0 </w:instrText>
            </w:r>
            <w:r w:rsidRPr="006F2CA2">
              <w:rPr>
                <w:rFonts w:ascii="Times New Roman" w:hAnsi="Times New Roman" w:cs="Times New Roman"/>
                <w:sz w:val="22"/>
                <w:szCs w:val="20"/>
                <w:lang w:val="en-GB" w:eastAsia="en-US"/>
              </w:rPr>
              <w:fldChar w:fldCharType="end"/>
            </w:r>
          </w:p>
        </w:tc>
        <w:tc>
          <w:tcPr>
            <w:tcW w:w="420" w:type="dxa"/>
          </w:tcPr>
          <w:p w14:paraId="0D7043D8"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GUID=2e3b6b70-c965-4d5e-a5ec-2e86f7ef8a18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1960" w:type="dxa"/>
            <w:gridSpan w:val="8"/>
          </w:tcPr>
          <w:p w14:paraId="26E762CD"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GUID=f79bf23f-018d-42c8-b8ac-e4fed662b25b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with cash consideration and the Defendant will pay the Plaintiff [please tick where applicable]:</w:t>
            </w:r>
          </w:p>
        </w:tc>
      </w:tr>
      <w:tr w:rsidR="005A22FC" w14:paraId="4B522EFE" w14:textId="77777777" w:rsidTr="000562D5">
        <w:trPr>
          <w:divId w:val="2116439976"/>
          <w:cantSplit/>
        </w:trPr>
        <w:tc>
          <w:tcPr>
            <w:tcW w:w="480" w:type="dxa"/>
          </w:tcPr>
          <w:p w14:paraId="6E00B1D8"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GUID=a0c54a4a-da16-4338-a65d-464d2ec0978c </w:instrText>
            </w:r>
            <w:r w:rsidRPr="006F2CA2">
              <w:rPr>
                <w:rFonts w:ascii="Times New Roman" w:hAnsi="Times New Roman" w:cs="Times New Roman"/>
                <w:sz w:val="22"/>
                <w:szCs w:val="20"/>
                <w:lang w:val="en-GB" w:eastAsia="en-US"/>
              </w:rPr>
              <w:fldChar w:fldCharType="end"/>
            </w:r>
          </w:p>
        </w:tc>
        <w:tc>
          <w:tcPr>
            <w:tcW w:w="420" w:type="dxa"/>
          </w:tcPr>
          <w:p w14:paraId="2BB3A7B4"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GUID=c6b19a0b-4fe5-4591-8d7f-997e923f4a7a </w:instrText>
            </w:r>
            <w:r w:rsidRPr="006F2CA2">
              <w:rPr>
                <w:rFonts w:ascii="Times New Roman" w:hAnsi="Times New Roman" w:cs="Times New Roman"/>
                <w:sz w:val="22"/>
                <w:szCs w:val="20"/>
                <w:lang w:val="en-GB" w:eastAsia="en-US"/>
              </w:rPr>
              <w:fldChar w:fldCharType="end"/>
            </w:r>
          </w:p>
        </w:tc>
        <w:tc>
          <w:tcPr>
            <w:tcW w:w="420" w:type="dxa"/>
          </w:tcPr>
          <w:p w14:paraId="26355E2A" w14:textId="77777777" w:rsidR="006F2CA2" w:rsidRPr="006F2CA2" w:rsidRDefault="006F2CA2" w:rsidP="006F2CA2">
            <w:pPr>
              <w:spacing w:before="60" w:after="60" w:line="240" w:lineRule="auto"/>
              <w:ind w:left="475" w:hanging="475"/>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GUID=80e014a5-e887-48ca-928f-f8840ffe69ec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1420" w:type="dxa"/>
            <w:gridSpan w:val="7"/>
          </w:tcPr>
          <w:p w14:paraId="686A2674"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GUID=a225b2f1-2b6a-4db1-a1cd-d44e3dbcfb1b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$____________</w:t>
            </w:r>
          </w:p>
        </w:tc>
      </w:tr>
      <w:tr w:rsidR="005A22FC" w14:paraId="1092A229" w14:textId="77777777" w:rsidTr="000562D5">
        <w:trPr>
          <w:divId w:val="2116439976"/>
          <w:cantSplit/>
        </w:trPr>
        <w:tc>
          <w:tcPr>
            <w:tcW w:w="480" w:type="dxa"/>
          </w:tcPr>
          <w:p w14:paraId="2AE1B3F8"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GUID=5bf87997-bedc-49c6-9a65-b5a131ee7674 </w:instrText>
            </w:r>
            <w:r w:rsidRPr="006F2CA2">
              <w:rPr>
                <w:rFonts w:ascii="Times New Roman" w:hAnsi="Times New Roman" w:cs="Times New Roman"/>
                <w:sz w:val="22"/>
                <w:szCs w:val="20"/>
                <w:lang w:val="en-GB" w:eastAsia="en-US"/>
              </w:rPr>
              <w:fldChar w:fldCharType="end"/>
            </w:r>
          </w:p>
        </w:tc>
        <w:tc>
          <w:tcPr>
            <w:tcW w:w="420" w:type="dxa"/>
          </w:tcPr>
          <w:p w14:paraId="2FC207F0"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GUID=acd86609-9db8-471b-aa22-a102e63d7ee1 </w:instrText>
            </w:r>
            <w:r w:rsidRPr="006F2CA2">
              <w:rPr>
                <w:rFonts w:ascii="Times New Roman" w:hAnsi="Times New Roman" w:cs="Times New Roman"/>
                <w:sz w:val="22"/>
                <w:szCs w:val="20"/>
                <w:lang w:val="en-GB" w:eastAsia="en-US"/>
              </w:rPr>
              <w:fldChar w:fldCharType="end"/>
            </w:r>
          </w:p>
        </w:tc>
        <w:tc>
          <w:tcPr>
            <w:tcW w:w="420" w:type="dxa"/>
          </w:tcPr>
          <w:p w14:paraId="41B749AB" w14:textId="77777777" w:rsidR="006F2CA2" w:rsidRPr="006F2CA2" w:rsidRDefault="006F2CA2" w:rsidP="006F2CA2">
            <w:pPr>
              <w:spacing w:before="60" w:after="60" w:line="240" w:lineRule="auto"/>
              <w:ind w:left="475" w:hanging="475"/>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GUID=3656eeba-2370-47a0-8d07-225fb7812833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1420" w:type="dxa"/>
            <w:gridSpan w:val="7"/>
          </w:tcPr>
          <w:p w14:paraId="2F9209E7"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GUID=1c2ea98a-09e3-4384-bdc7-38e812a62b51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__________% of the net value:</w:t>
            </w:r>
          </w:p>
        </w:tc>
      </w:tr>
      <w:tr w:rsidR="005A22FC" w14:paraId="7E88A05B" w14:textId="77777777" w:rsidTr="000562D5">
        <w:trPr>
          <w:divId w:val="2116439976"/>
          <w:cantSplit/>
        </w:trPr>
        <w:tc>
          <w:tcPr>
            <w:tcW w:w="480" w:type="dxa"/>
          </w:tcPr>
          <w:p w14:paraId="6463BE0F"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GUID=1287a763-b699-4597-ade1-dfbba116a67c </w:instrText>
            </w:r>
            <w:r w:rsidRPr="006F2CA2">
              <w:rPr>
                <w:rFonts w:ascii="Times New Roman" w:hAnsi="Times New Roman" w:cs="Times New Roman"/>
                <w:sz w:val="22"/>
                <w:szCs w:val="20"/>
                <w:lang w:val="en-GB" w:eastAsia="en-US"/>
              </w:rPr>
              <w:fldChar w:fldCharType="end"/>
            </w:r>
          </w:p>
        </w:tc>
        <w:tc>
          <w:tcPr>
            <w:tcW w:w="420" w:type="dxa"/>
          </w:tcPr>
          <w:p w14:paraId="617F2402"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GUID=0c7d8dbb-9ffc-4a0e-aa10-07dae3d9ced1 </w:instrText>
            </w:r>
            <w:r w:rsidRPr="006F2CA2">
              <w:rPr>
                <w:rFonts w:ascii="Times New Roman" w:hAnsi="Times New Roman" w:cs="Times New Roman"/>
                <w:sz w:val="22"/>
                <w:szCs w:val="20"/>
                <w:lang w:val="en-GB" w:eastAsia="en-US"/>
              </w:rPr>
              <w:fldChar w:fldCharType="end"/>
            </w:r>
          </w:p>
        </w:tc>
        <w:tc>
          <w:tcPr>
            <w:tcW w:w="420" w:type="dxa"/>
          </w:tcPr>
          <w:p w14:paraId="65954368" w14:textId="77777777" w:rsidR="006F2CA2" w:rsidRPr="006F2CA2" w:rsidRDefault="006F2CA2" w:rsidP="006F2CA2">
            <w:pPr>
              <w:spacing w:before="60" w:after="60" w:line="240" w:lineRule="auto"/>
              <w:ind w:left="475" w:hanging="475"/>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GUID=75eb7c78-543e-402c-a8c3-469335988654 </w:instrText>
            </w:r>
            <w:r w:rsidRPr="006F2CA2">
              <w:rPr>
                <w:rFonts w:ascii="Times New Roman" w:hAnsi="Times New Roman" w:cs="Times New Roman"/>
                <w:sz w:val="22"/>
                <w:szCs w:val="20"/>
                <w:lang w:val="en-GB" w:eastAsia="en-US"/>
              </w:rPr>
              <w:fldChar w:fldCharType="end"/>
            </w:r>
          </w:p>
        </w:tc>
        <w:tc>
          <w:tcPr>
            <w:tcW w:w="1420" w:type="dxa"/>
            <w:gridSpan w:val="7"/>
          </w:tcPr>
          <w:p w14:paraId="2A47CF17"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GUID=aff97041-ef5d-4c00-b530-9698d8c0d045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the net value is:</w:t>
            </w:r>
          </w:p>
          <w:p w14:paraId="1FE064D2"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GUID=79370fc1-8a83-42f5-bd5c-8b9ebfe088d0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$_________________/the valuation/others [</w:t>
            </w:r>
            <w:r w:rsidRPr="006F2CA2">
              <w:rPr>
                <w:rFonts w:ascii="Times New Roman" w:hAnsi="Times New Roman" w:cs="Times New Roman"/>
                <w:i/>
                <w:sz w:val="22"/>
                <w:szCs w:val="20"/>
                <w:lang w:val="en-GB" w:eastAsia="en-US"/>
              </w:rPr>
              <w:t xml:space="preserve">please </w:t>
            </w:r>
            <w:proofErr w:type="gramStart"/>
            <w:r w:rsidRPr="006F2CA2">
              <w:rPr>
                <w:rFonts w:ascii="Times New Roman" w:hAnsi="Times New Roman" w:cs="Times New Roman"/>
                <w:i/>
                <w:sz w:val="22"/>
                <w:szCs w:val="20"/>
                <w:lang w:val="en-GB" w:eastAsia="en-US"/>
              </w:rPr>
              <w:t>specify</w:t>
            </w:r>
            <w:r w:rsidRPr="006F2CA2">
              <w:rPr>
                <w:rFonts w:ascii="Times New Roman" w:hAnsi="Times New Roman" w:cs="Times New Roman"/>
                <w:sz w:val="22"/>
                <w:szCs w:val="20"/>
                <w:lang w:val="en-GB" w:eastAsia="en-US"/>
              </w:rPr>
              <w:t>]*</w:t>
            </w:r>
            <w:proofErr w:type="gramEnd"/>
            <w:r w:rsidRPr="006F2CA2">
              <w:rPr>
                <w:rFonts w:ascii="Times New Roman" w:hAnsi="Times New Roman" w:cs="Times New Roman"/>
                <w:sz w:val="22"/>
                <w:szCs w:val="20"/>
                <w:lang w:val="en-GB" w:eastAsia="en-US"/>
              </w:rPr>
              <w:t xml:space="preserve"> _______________ less the following:</w:t>
            </w:r>
          </w:p>
        </w:tc>
      </w:tr>
      <w:tr w:rsidR="005A22FC" w14:paraId="74993CF0" w14:textId="77777777" w:rsidTr="000562D5">
        <w:trPr>
          <w:divId w:val="2116439976"/>
          <w:cantSplit/>
        </w:trPr>
        <w:tc>
          <w:tcPr>
            <w:tcW w:w="480" w:type="dxa"/>
          </w:tcPr>
          <w:p w14:paraId="5A7CBB9E"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GUID=f88c78d7-3bdd-4130-ba4c-885cb01466cf </w:instrText>
            </w:r>
            <w:r w:rsidRPr="006F2CA2">
              <w:rPr>
                <w:rFonts w:ascii="Times New Roman" w:hAnsi="Times New Roman" w:cs="Times New Roman"/>
                <w:sz w:val="22"/>
                <w:szCs w:val="20"/>
                <w:lang w:val="en-GB" w:eastAsia="en-US"/>
              </w:rPr>
              <w:fldChar w:fldCharType="end"/>
            </w:r>
          </w:p>
        </w:tc>
        <w:tc>
          <w:tcPr>
            <w:tcW w:w="420" w:type="dxa"/>
          </w:tcPr>
          <w:p w14:paraId="7E368046"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GUID=96ce1b8d-dd82-42cf-851a-1f11d750fbfd </w:instrText>
            </w:r>
            <w:r w:rsidRPr="006F2CA2">
              <w:rPr>
                <w:rFonts w:ascii="Times New Roman" w:hAnsi="Times New Roman" w:cs="Times New Roman"/>
                <w:sz w:val="22"/>
                <w:szCs w:val="20"/>
                <w:lang w:val="en-GB" w:eastAsia="en-US"/>
              </w:rPr>
              <w:fldChar w:fldCharType="end"/>
            </w:r>
          </w:p>
        </w:tc>
        <w:tc>
          <w:tcPr>
            <w:tcW w:w="420" w:type="dxa"/>
          </w:tcPr>
          <w:p w14:paraId="0BE40281"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GUID=758ba49b-7cb6-4b16-8df1-2210897cef94 </w:instrText>
            </w:r>
            <w:r w:rsidRPr="006F2CA2">
              <w:rPr>
                <w:rFonts w:ascii="Times New Roman" w:hAnsi="Times New Roman" w:cs="Times New Roman"/>
                <w:sz w:val="22"/>
                <w:szCs w:val="20"/>
                <w:lang w:val="en-GB" w:eastAsia="en-US"/>
              </w:rPr>
              <w:fldChar w:fldCharType="end"/>
            </w:r>
          </w:p>
        </w:tc>
        <w:tc>
          <w:tcPr>
            <w:tcW w:w="240" w:type="dxa"/>
          </w:tcPr>
          <w:p w14:paraId="4540D91E"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GUID=496bcdad-5b7c-4542-aec9-7cea6c4a7c7c </w:instrText>
            </w:r>
            <w:r w:rsidRPr="006F2CA2">
              <w:rPr>
                <w:rFonts w:ascii="Times New Roman" w:hAnsi="Times New Roman" w:cs="Times New Roman"/>
                <w:sz w:val="22"/>
                <w:szCs w:val="20"/>
                <w:lang w:val="en-GB" w:eastAsia="en-US"/>
              </w:rPr>
              <w:fldChar w:fldCharType="end"/>
            </w:r>
          </w:p>
        </w:tc>
        <w:tc>
          <w:tcPr>
            <w:tcW w:w="620" w:type="dxa"/>
          </w:tcPr>
          <w:p w14:paraId="63D62DF6"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GUID=0e3e29d7-4723-400e-af7f-90065f742c32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0" w:type="dxa"/>
            <w:gridSpan w:val="5"/>
          </w:tcPr>
          <w:p w14:paraId="2AAE1CF2"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GUID=00ee8113-1c07-4638-a3ae-d5228f5cc055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Plaintiff’s CPF moneys used for the flat;</w:t>
            </w:r>
          </w:p>
        </w:tc>
      </w:tr>
      <w:tr w:rsidR="005A22FC" w14:paraId="286CC672" w14:textId="77777777" w:rsidTr="000562D5">
        <w:trPr>
          <w:divId w:val="2116439976"/>
          <w:cantSplit/>
        </w:trPr>
        <w:tc>
          <w:tcPr>
            <w:tcW w:w="480" w:type="dxa"/>
          </w:tcPr>
          <w:p w14:paraId="35C3B8E7"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GUID=5dcb9a1d-db8d-47f1-9cde-bd817bcbaf98 </w:instrText>
            </w:r>
            <w:r w:rsidRPr="006F2CA2">
              <w:rPr>
                <w:rFonts w:ascii="Times New Roman" w:hAnsi="Times New Roman" w:cs="Times New Roman"/>
                <w:sz w:val="22"/>
                <w:szCs w:val="20"/>
                <w:lang w:val="en-GB" w:eastAsia="en-US"/>
              </w:rPr>
              <w:fldChar w:fldCharType="end"/>
            </w:r>
          </w:p>
        </w:tc>
        <w:tc>
          <w:tcPr>
            <w:tcW w:w="420" w:type="dxa"/>
          </w:tcPr>
          <w:p w14:paraId="3099372F"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GUID=0c372afc-8267-4177-9e3a-8577a20d433b </w:instrText>
            </w:r>
            <w:r w:rsidRPr="006F2CA2">
              <w:rPr>
                <w:rFonts w:ascii="Times New Roman" w:hAnsi="Times New Roman" w:cs="Times New Roman"/>
                <w:sz w:val="22"/>
                <w:szCs w:val="20"/>
                <w:lang w:val="en-GB" w:eastAsia="en-US"/>
              </w:rPr>
              <w:fldChar w:fldCharType="end"/>
            </w:r>
          </w:p>
        </w:tc>
        <w:tc>
          <w:tcPr>
            <w:tcW w:w="420" w:type="dxa"/>
          </w:tcPr>
          <w:p w14:paraId="00E6C192"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GUID=664756ff-d545-42cf-9a25-e20880ed1ebc </w:instrText>
            </w:r>
            <w:r w:rsidRPr="006F2CA2">
              <w:rPr>
                <w:rFonts w:ascii="Times New Roman" w:hAnsi="Times New Roman" w:cs="Times New Roman"/>
                <w:sz w:val="22"/>
                <w:szCs w:val="20"/>
                <w:lang w:val="en-GB" w:eastAsia="en-US"/>
              </w:rPr>
              <w:fldChar w:fldCharType="end"/>
            </w:r>
          </w:p>
        </w:tc>
        <w:tc>
          <w:tcPr>
            <w:tcW w:w="240" w:type="dxa"/>
          </w:tcPr>
          <w:p w14:paraId="2F9CBA0F"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GUID=9aa3537b-bdb2-41ec-adb6-acb9a06fcf01 </w:instrText>
            </w:r>
            <w:r w:rsidRPr="006F2CA2">
              <w:rPr>
                <w:rFonts w:ascii="Times New Roman" w:hAnsi="Times New Roman" w:cs="Times New Roman"/>
                <w:sz w:val="22"/>
                <w:szCs w:val="20"/>
                <w:lang w:val="en-GB" w:eastAsia="en-US"/>
              </w:rPr>
              <w:fldChar w:fldCharType="end"/>
            </w:r>
          </w:p>
        </w:tc>
        <w:tc>
          <w:tcPr>
            <w:tcW w:w="620" w:type="dxa"/>
          </w:tcPr>
          <w:p w14:paraId="2A9A97E2"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GUID=31eb6e8b-e721-43e3-8dd1-9acb3682bc56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0" w:type="dxa"/>
            <w:gridSpan w:val="5"/>
          </w:tcPr>
          <w:p w14:paraId="07C1948E"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GUID=16fff2ae-1031-45f2-b7d7-9d07204544af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Plaintiff’s accrued interest on CPF moneys used;</w:t>
            </w:r>
          </w:p>
        </w:tc>
      </w:tr>
      <w:tr w:rsidR="005A22FC" w14:paraId="76AA3E53" w14:textId="77777777" w:rsidTr="000562D5">
        <w:trPr>
          <w:divId w:val="2116439976"/>
          <w:cantSplit/>
        </w:trPr>
        <w:tc>
          <w:tcPr>
            <w:tcW w:w="480" w:type="dxa"/>
          </w:tcPr>
          <w:p w14:paraId="7005BDBE"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GUID=831a0e37-d01f-4956-b94a-7e17461d71c8 </w:instrText>
            </w:r>
            <w:r w:rsidRPr="006F2CA2">
              <w:rPr>
                <w:rFonts w:ascii="Times New Roman" w:hAnsi="Times New Roman" w:cs="Times New Roman"/>
                <w:sz w:val="22"/>
                <w:szCs w:val="20"/>
                <w:lang w:val="en-GB" w:eastAsia="en-US"/>
              </w:rPr>
              <w:fldChar w:fldCharType="end"/>
            </w:r>
          </w:p>
        </w:tc>
        <w:tc>
          <w:tcPr>
            <w:tcW w:w="420" w:type="dxa"/>
          </w:tcPr>
          <w:p w14:paraId="274D1EAB"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GUID=965f4bce-28ae-4e23-9f87-fc707df4cde5 </w:instrText>
            </w:r>
            <w:r w:rsidRPr="006F2CA2">
              <w:rPr>
                <w:rFonts w:ascii="Times New Roman" w:hAnsi="Times New Roman" w:cs="Times New Roman"/>
                <w:sz w:val="22"/>
                <w:szCs w:val="20"/>
                <w:lang w:val="en-GB" w:eastAsia="en-US"/>
              </w:rPr>
              <w:fldChar w:fldCharType="end"/>
            </w:r>
          </w:p>
        </w:tc>
        <w:tc>
          <w:tcPr>
            <w:tcW w:w="420" w:type="dxa"/>
          </w:tcPr>
          <w:p w14:paraId="549E52EC"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GUID=9ddf80d6-4db1-479f-b0aa-3c8284aabfbd </w:instrText>
            </w:r>
            <w:r w:rsidRPr="006F2CA2">
              <w:rPr>
                <w:rFonts w:ascii="Times New Roman" w:hAnsi="Times New Roman" w:cs="Times New Roman"/>
                <w:sz w:val="22"/>
                <w:szCs w:val="20"/>
                <w:lang w:val="en-GB" w:eastAsia="en-US"/>
              </w:rPr>
              <w:fldChar w:fldCharType="end"/>
            </w:r>
          </w:p>
        </w:tc>
        <w:tc>
          <w:tcPr>
            <w:tcW w:w="240" w:type="dxa"/>
          </w:tcPr>
          <w:p w14:paraId="58E0088A"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GUID=36d3bf0b-5c6f-4b6b-b2db-d07f264f3916 </w:instrText>
            </w:r>
            <w:r w:rsidRPr="006F2CA2">
              <w:rPr>
                <w:rFonts w:ascii="Times New Roman" w:hAnsi="Times New Roman" w:cs="Times New Roman"/>
                <w:sz w:val="22"/>
                <w:szCs w:val="20"/>
                <w:lang w:val="en-GB" w:eastAsia="en-US"/>
              </w:rPr>
              <w:fldChar w:fldCharType="end"/>
            </w:r>
          </w:p>
        </w:tc>
        <w:tc>
          <w:tcPr>
            <w:tcW w:w="620" w:type="dxa"/>
          </w:tcPr>
          <w:p w14:paraId="25B48A0C"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GUID=553a43ec-107d-4705-a380-8523e05f8418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0" w:type="dxa"/>
            <w:gridSpan w:val="5"/>
          </w:tcPr>
          <w:p w14:paraId="1A20C820"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GUID=602fc5a0-caea-445e-abf2-26d77c9fd730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Defendant’s CPF moneys used for the flat;</w:t>
            </w:r>
          </w:p>
        </w:tc>
      </w:tr>
      <w:tr w:rsidR="005A22FC" w14:paraId="3A92A612" w14:textId="77777777" w:rsidTr="000562D5">
        <w:trPr>
          <w:divId w:val="2116439976"/>
          <w:cantSplit/>
        </w:trPr>
        <w:tc>
          <w:tcPr>
            <w:tcW w:w="480" w:type="dxa"/>
          </w:tcPr>
          <w:p w14:paraId="7C25FA06"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GUID=46bbf362-5714-402b-9fa8-201d9d1b0a0d </w:instrText>
            </w:r>
            <w:r w:rsidRPr="006F2CA2">
              <w:rPr>
                <w:rFonts w:ascii="Times New Roman" w:hAnsi="Times New Roman" w:cs="Times New Roman"/>
                <w:sz w:val="22"/>
                <w:szCs w:val="20"/>
                <w:lang w:val="en-GB" w:eastAsia="en-US"/>
              </w:rPr>
              <w:fldChar w:fldCharType="end"/>
            </w:r>
          </w:p>
        </w:tc>
        <w:tc>
          <w:tcPr>
            <w:tcW w:w="420" w:type="dxa"/>
          </w:tcPr>
          <w:p w14:paraId="57F5AC64"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GUID=7e1e58ba-0382-44d8-a992-c27d95451dd2 </w:instrText>
            </w:r>
            <w:r w:rsidRPr="006F2CA2">
              <w:rPr>
                <w:rFonts w:ascii="Times New Roman" w:hAnsi="Times New Roman" w:cs="Times New Roman"/>
                <w:sz w:val="22"/>
                <w:szCs w:val="20"/>
                <w:lang w:val="en-GB" w:eastAsia="en-US"/>
              </w:rPr>
              <w:fldChar w:fldCharType="end"/>
            </w:r>
          </w:p>
        </w:tc>
        <w:tc>
          <w:tcPr>
            <w:tcW w:w="420" w:type="dxa"/>
          </w:tcPr>
          <w:p w14:paraId="06E36E0B"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GUID=a9de0ac0-1dfe-45d7-8adb-9d4748b0da00 </w:instrText>
            </w:r>
            <w:r w:rsidRPr="006F2CA2">
              <w:rPr>
                <w:rFonts w:ascii="Times New Roman" w:hAnsi="Times New Roman" w:cs="Times New Roman"/>
                <w:sz w:val="22"/>
                <w:szCs w:val="20"/>
                <w:lang w:val="en-GB" w:eastAsia="en-US"/>
              </w:rPr>
              <w:fldChar w:fldCharType="end"/>
            </w:r>
          </w:p>
        </w:tc>
        <w:tc>
          <w:tcPr>
            <w:tcW w:w="240" w:type="dxa"/>
          </w:tcPr>
          <w:p w14:paraId="5E015D2F"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GUID=03579329-b2c4-46f8-8919-ea67a0957687 </w:instrText>
            </w:r>
            <w:r w:rsidRPr="006F2CA2">
              <w:rPr>
                <w:rFonts w:ascii="Times New Roman" w:hAnsi="Times New Roman" w:cs="Times New Roman"/>
                <w:sz w:val="22"/>
                <w:szCs w:val="20"/>
                <w:lang w:val="en-GB" w:eastAsia="en-US"/>
              </w:rPr>
              <w:fldChar w:fldCharType="end"/>
            </w:r>
          </w:p>
        </w:tc>
        <w:tc>
          <w:tcPr>
            <w:tcW w:w="620" w:type="dxa"/>
          </w:tcPr>
          <w:p w14:paraId="7560AEF6"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GUID=532c5d49-2641-4e4c-a063-15cd93d2afed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0" w:type="dxa"/>
            <w:gridSpan w:val="5"/>
          </w:tcPr>
          <w:p w14:paraId="1924F9DF"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GUID=e75c7d97-e4b9-478d-9cbe-0a5a31ad936a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Defendant’s accrued interest on CPF moneys used;</w:t>
            </w:r>
          </w:p>
        </w:tc>
      </w:tr>
      <w:tr w:rsidR="005A22FC" w14:paraId="5E295E96" w14:textId="77777777" w:rsidTr="000562D5">
        <w:trPr>
          <w:divId w:val="2116439976"/>
          <w:cantSplit/>
        </w:trPr>
        <w:tc>
          <w:tcPr>
            <w:tcW w:w="480" w:type="dxa"/>
          </w:tcPr>
          <w:p w14:paraId="26F9D403"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GUID=485d7825-978e-4e52-b35a-0aa0c3925c99 </w:instrText>
            </w:r>
            <w:r w:rsidRPr="006F2CA2">
              <w:rPr>
                <w:rFonts w:ascii="Times New Roman" w:hAnsi="Times New Roman" w:cs="Times New Roman"/>
                <w:sz w:val="22"/>
                <w:szCs w:val="20"/>
                <w:lang w:val="en-GB" w:eastAsia="en-US"/>
              </w:rPr>
              <w:fldChar w:fldCharType="end"/>
            </w:r>
          </w:p>
        </w:tc>
        <w:tc>
          <w:tcPr>
            <w:tcW w:w="420" w:type="dxa"/>
          </w:tcPr>
          <w:p w14:paraId="594737E7"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GUID=99fb427b-c6ce-453e-bdb4-7507ea512234 </w:instrText>
            </w:r>
            <w:r w:rsidRPr="006F2CA2">
              <w:rPr>
                <w:rFonts w:ascii="Times New Roman" w:hAnsi="Times New Roman" w:cs="Times New Roman"/>
                <w:sz w:val="22"/>
                <w:szCs w:val="20"/>
                <w:lang w:val="en-GB" w:eastAsia="en-US"/>
              </w:rPr>
              <w:fldChar w:fldCharType="end"/>
            </w:r>
          </w:p>
        </w:tc>
        <w:tc>
          <w:tcPr>
            <w:tcW w:w="420" w:type="dxa"/>
          </w:tcPr>
          <w:p w14:paraId="1C387755"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GUID=1a456ec6-41b1-499d-9212-85e7729ffc54 </w:instrText>
            </w:r>
            <w:r w:rsidRPr="006F2CA2">
              <w:rPr>
                <w:rFonts w:ascii="Times New Roman" w:hAnsi="Times New Roman" w:cs="Times New Roman"/>
                <w:sz w:val="22"/>
                <w:szCs w:val="20"/>
                <w:lang w:val="en-GB" w:eastAsia="en-US"/>
              </w:rPr>
              <w:fldChar w:fldCharType="end"/>
            </w:r>
          </w:p>
        </w:tc>
        <w:tc>
          <w:tcPr>
            <w:tcW w:w="240" w:type="dxa"/>
          </w:tcPr>
          <w:p w14:paraId="3D46A643"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GUID=ac6512f3-2bb7-4bc1-b9d3-0b6c48901f39 </w:instrText>
            </w:r>
            <w:r w:rsidRPr="006F2CA2">
              <w:rPr>
                <w:rFonts w:ascii="Times New Roman" w:hAnsi="Times New Roman" w:cs="Times New Roman"/>
                <w:sz w:val="22"/>
                <w:szCs w:val="20"/>
                <w:lang w:val="en-GB" w:eastAsia="en-US"/>
              </w:rPr>
              <w:fldChar w:fldCharType="end"/>
            </w:r>
          </w:p>
        </w:tc>
        <w:tc>
          <w:tcPr>
            <w:tcW w:w="620" w:type="dxa"/>
          </w:tcPr>
          <w:p w14:paraId="5A651C86"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GUID=db255f45-f159-4f37-aed6-e959b64ff02f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0" w:type="dxa"/>
            <w:gridSpan w:val="5"/>
          </w:tcPr>
          <w:p w14:paraId="740425C1"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GUID=df6e2de6-e6a5-47f4-bb2e-c733db0735ca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amount of outstanding mortgage loan;</w:t>
            </w:r>
          </w:p>
        </w:tc>
      </w:tr>
      <w:tr w:rsidR="005A22FC" w14:paraId="5E7CB222" w14:textId="77777777" w:rsidTr="000562D5">
        <w:trPr>
          <w:divId w:val="2116439976"/>
          <w:cantSplit/>
        </w:trPr>
        <w:tc>
          <w:tcPr>
            <w:tcW w:w="480" w:type="dxa"/>
          </w:tcPr>
          <w:p w14:paraId="741E9BE5"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GUID=20ab3ce8-1453-4f66-a734-1baa06e14566 </w:instrText>
            </w:r>
            <w:r w:rsidRPr="006F2CA2">
              <w:rPr>
                <w:rFonts w:ascii="Times New Roman" w:hAnsi="Times New Roman" w:cs="Times New Roman"/>
                <w:sz w:val="22"/>
                <w:szCs w:val="20"/>
                <w:lang w:val="en-GB" w:eastAsia="en-US"/>
              </w:rPr>
              <w:fldChar w:fldCharType="end"/>
            </w:r>
          </w:p>
        </w:tc>
        <w:tc>
          <w:tcPr>
            <w:tcW w:w="420" w:type="dxa"/>
          </w:tcPr>
          <w:p w14:paraId="554FA69D"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GUID=90a9127b-f85c-4c5a-ad30-c27e43491f2c </w:instrText>
            </w:r>
            <w:r w:rsidRPr="006F2CA2">
              <w:rPr>
                <w:rFonts w:ascii="Times New Roman" w:hAnsi="Times New Roman" w:cs="Times New Roman"/>
                <w:sz w:val="22"/>
                <w:szCs w:val="20"/>
                <w:lang w:val="en-GB" w:eastAsia="en-US"/>
              </w:rPr>
              <w:fldChar w:fldCharType="end"/>
            </w:r>
          </w:p>
        </w:tc>
        <w:tc>
          <w:tcPr>
            <w:tcW w:w="420" w:type="dxa"/>
          </w:tcPr>
          <w:p w14:paraId="6BB7A9C7"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GUID=ef8b0982-473e-4aa0-aa37-29cf5265d1c0 </w:instrText>
            </w:r>
            <w:r w:rsidRPr="006F2CA2">
              <w:rPr>
                <w:rFonts w:ascii="Times New Roman" w:hAnsi="Times New Roman" w:cs="Times New Roman"/>
                <w:sz w:val="22"/>
                <w:szCs w:val="20"/>
                <w:lang w:val="en-GB" w:eastAsia="en-US"/>
              </w:rPr>
              <w:fldChar w:fldCharType="end"/>
            </w:r>
          </w:p>
        </w:tc>
        <w:tc>
          <w:tcPr>
            <w:tcW w:w="240" w:type="dxa"/>
          </w:tcPr>
          <w:p w14:paraId="7FF921D6"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GUID=425a9499-b38f-4470-b5cf-d5f7ea315f19 </w:instrText>
            </w:r>
            <w:r w:rsidRPr="006F2CA2">
              <w:rPr>
                <w:rFonts w:ascii="Times New Roman" w:hAnsi="Times New Roman" w:cs="Times New Roman"/>
                <w:sz w:val="22"/>
                <w:szCs w:val="20"/>
                <w:lang w:val="en-GB" w:eastAsia="en-US"/>
              </w:rPr>
              <w:fldChar w:fldCharType="end"/>
            </w:r>
          </w:p>
        </w:tc>
        <w:tc>
          <w:tcPr>
            <w:tcW w:w="620" w:type="dxa"/>
          </w:tcPr>
          <w:p w14:paraId="13941A56"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GUID=156da3df-eb98-4377-b7cb-a1d2ff03ca4e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0" w:type="dxa"/>
            <w:gridSpan w:val="5"/>
          </w:tcPr>
          <w:p w14:paraId="33C31801"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GUID=ee52d08d-09c1-47ff-ac1d-5c6cd787d306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moneys due to the HDB;</w:t>
            </w:r>
          </w:p>
        </w:tc>
      </w:tr>
      <w:tr w:rsidR="005A22FC" w14:paraId="450D9EE6" w14:textId="77777777" w:rsidTr="000562D5">
        <w:trPr>
          <w:divId w:val="2116439976"/>
          <w:cantSplit/>
        </w:trPr>
        <w:tc>
          <w:tcPr>
            <w:tcW w:w="480" w:type="dxa"/>
          </w:tcPr>
          <w:p w14:paraId="70CA9F09"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GUID=6f0f50f5-8b8d-4f46-b748-62327813b542 </w:instrText>
            </w:r>
            <w:r w:rsidRPr="006F2CA2">
              <w:rPr>
                <w:rFonts w:ascii="Times New Roman" w:hAnsi="Times New Roman" w:cs="Times New Roman"/>
                <w:sz w:val="22"/>
                <w:szCs w:val="20"/>
                <w:lang w:val="en-GB" w:eastAsia="en-US"/>
              </w:rPr>
              <w:fldChar w:fldCharType="end"/>
            </w:r>
          </w:p>
        </w:tc>
        <w:tc>
          <w:tcPr>
            <w:tcW w:w="420" w:type="dxa"/>
          </w:tcPr>
          <w:p w14:paraId="2844108F"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GUID=16f15e15-7d55-4f36-913c-970b2376410c </w:instrText>
            </w:r>
            <w:r w:rsidRPr="006F2CA2">
              <w:rPr>
                <w:rFonts w:ascii="Times New Roman" w:hAnsi="Times New Roman" w:cs="Times New Roman"/>
                <w:sz w:val="22"/>
                <w:szCs w:val="20"/>
                <w:lang w:val="en-GB" w:eastAsia="en-US"/>
              </w:rPr>
              <w:fldChar w:fldCharType="end"/>
            </w:r>
          </w:p>
        </w:tc>
        <w:tc>
          <w:tcPr>
            <w:tcW w:w="420" w:type="dxa"/>
          </w:tcPr>
          <w:p w14:paraId="563C1431"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GUID=1cabcd48-ba7a-448e-8a34-37375a02d3f5 </w:instrText>
            </w:r>
            <w:r w:rsidRPr="006F2CA2">
              <w:rPr>
                <w:rFonts w:ascii="Times New Roman" w:hAnsi="Times New Roman" w:cs="Times New Roman"/>
                <w:sz w:val="22"/>
                <w:szCs w:val="20"/>
                <w:lang w:val="en-GB" w:eastAsia="en-US"/>
              </w:rPr>
              <w:fldChar w:fldCharType="end"/>
            </w:r>
          </w:p>
        </w:tc>
        <w:tc>
          <w:tcPr>
            <w:tcW w:w="240" w:type="dxa"/>
          </w:tcPr>
          <w:p w14:paraId="59DF7843"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GUID=07fb326d-c458-4f53-a13c-acebe72b5977 </w:instrText>
            </w:r>
            <w:r w:rsidRPr="006F2CA2">
              <w:rPr>
                <w:rFonts w:ascii="Times New Roman" w:hAnsi="Times New Roman" w:cs="Times New Roman"/>
                <w:sz w:val="22"/>
                <w:szCs w:val="20"/>
                <w:lang w:val="en-GB" w:eastAsia="en-US"/>
              </w:rPr>
              <w:fldChar w:fldCharType="end"/>
            </w:r>
          </w:p>
        </w:tc>
        <w:tc>
          <w:tcPr>
            <w:tcW w:w="620" w:type="dxa"/>
          </w:tcPr>
          <w:p w14:paraId="6D1581B9"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GUID=df96828d-2a2a-4a8e-8aa9-6de19dde44f8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0" w:type="dxa"/>
            <w:gridSpan w:val="5"/>
          </w:tcPr>
          <w:p w14:paraId="6D1E78CF"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GUID=94bf80fc-2518-4fc1-8643-520f80f50522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the conveyancing, stamp, </w:t>
            </w:r>
            <w:proofErr w:type="gramStart"/>
            <w:r w:rsidRPr="006F2CA2">
              <w:rPr>
                <w:rFonts w:ascii="Times New Roman" w:hAnsi="Times New Roman" w:cs="Times New Roman"/>
                <w:sz w:val="22"/>
                <w:szCs w:val="20"/>
                <w:lang w:val="en-GB" w:eastAsia="en-US"/>
              </w:rPr>
              <w:t>registration</w:t>
            </w:r>
            <w:proofErr w:type="gramEnd"/>
            <w:r w:rsidRPr="006F2CA2">
              <w:rPr>
                <w:rFonts w:ascii="Times New Roman" w:hAnsi="Times New Roman" w:cs="Times New Roman"/>
                <w:sz w:val="22"/>
                <w:szCs w:val="20"/>
                <w:lang w:val="en-GB" w:eastAsia="en-US"/>
              </w:rPr>
              <w:t xml:space="preserve"> and administrative fees of the sale/transfer*;</w:t>
            </w:r>
          </w:p>
        </w:tc>
      </w:tr>
      <w:tr w:rsidR="005A22FC" w14:paraId="426F2279" w14:textId="77777777" w:rsidTr="000562D5">
        <w:trPr>
          <w:divId w:val="2116439976"/>
          <w:cantSplit/>
        </w:trPr>
        <w:tc>
          <w:tcPr>
            <w:tcW w:w="480" w:type="dxa"/>
          </w:tcPr>
          <w:p w14:paraId="3695C794"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GUID=1975f3e4-3846-4e40-bae1-cf6b8ee61e1a </w:instrText>
            </w:r>
            <w:r w:rsidRPr="006F2CA2">
              <w:rPr>
                <w:rFonts w:ascii="Times New Roman" w:hAnsi="Times New Roman" w:cs="Times New Roman"/>
                <w:sz w:val="22"/>
                <w:szCs w:val="20"/>
                <w:lang w:val="en-GB" w:eastAsia="en-US"/>
              </w:rPr>
              <w:fldChar w:fldCharType="end"/>
            </w:r>
          </w:p>
        </w:tc>
        <w:tc>
          <w:tcPr>
            <w:tcW w:w="420" w:type="dxa"/>
          </w:tcPr>
          <w:p w14:paraId="2B16536E"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GUID=c3fa5c39-cdca-4090-a69e-1807ce95435f </w:instrText>
            </w:r>
            <w:r w:rsidRPr="006F2CA2">
              <w:rPr>
                <w:rFonts w:ascii="Times New Roman" w:hAnsi="Times New Roman" w:cs="Times New Roman"/>
                <w:sz w:val="22"/>
                <w:szCs w:val="20"/>
                <w:lang w:val="en-GB" w:eastAsia="en-US"/>
              </w:rPr>
              <w:fldChar w:fldCharType="end"/>
            </w:r>
          </w:p>
        </w:tc>
        <w:tc>
          <w:tcPr>
            <w:tcW w:w="420" w:type="dxa"/>
          </w:tcPr>
          <w:p w14:paraId="128B7490"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GUID=c4468443-4d21-41e5-8df8-eabc1305a001 </w:instrText>
            </w:r>
            <w:r w:rsidRPr="006F2CA2">
              <w:rPr>
                <w:rFonts w:ascii="Times New Roman" w:hAnsi="Times New Roman" w:cs="Times New Roman"/>
                <w:sz w:val="22"/>
                <w:szCs w:val="20"/>
                <w:lang w:val="en-GB" w:eastAsia="en-US"/>
              </w:rPr>
              <w:fldChar w:fldCharType="end"/>
            </w:r>
          </w:p>
        </w:tc>
        <w:tc>
          <w:tcPr>
            <w:tcW w:w="240" w:type="dxa"/>
          </w:tcPr>
          <w:p w14:paraId="0B036460"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GUID=dfe12ae0-fe2f-463d-bc0e-d2bcf46ed489 </w:instrText>
            </w:r>
            <w:r w:rsidRPr="006F2CA2">
              <w:rPr>
                <w:rFonts w:ascii="Times New Roman" w:hAnsi="Times New Roman" w:cs="Times New Roman"/>
                <w:sz w:val="22"/>
                <w:szCs w:val="20"/>
                <w:lang w:val="en-GB" w:eastAsia="en-US"/>
              </w:rPr>
              <w:fldChar w:fldCharType="end"/>
            </w:r>
          </w:p>
        </w:tc>
        <w:tc>
          <w:tcPr>
            <w:tcW w:w="620" w:type="dxa"/>
          </w:tcPr>
          <w:p w14:paraId="1C2E62DC"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GUID=bb8fce70-ae1d-4c8d-adb0-37c1aeaa0084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0" w:type="dxa"/>
            <w:gridSpan w:val="5"/>
          </w:tcPr>
          <w:p w14:paraId="3A935D4D"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GUID=3b9eaf94-afa0-48c8-9423-b716dfaaff67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others [</w:t>
            </w:r>
            <w:r w:rsidRPr="006F2CA2">
              <w:rPr>
                <w:rFonts w:ascii="Times New Roman" w:hAnsi="Times New Roman" w:cs="Times New Roman"/>
                <w:i/>
                <w:sz w:val="22"/>
                <w:szCs w:val="20"/>
                <w:lang w:val="en-GB" w:eastAsia="en-US"/>
              </w:rPr>
              <w:t>please specify</w:t>
            </w:r>
            <w:r w:rsidRPr="006F2CA2">
              <w:rPr>
                <w:rFonts w:ascii="Times New Roman" w:hAnsi="Times New Roman" w:cs="Times New Roman"/>
                <w:sz w:val="22"/>
                <w:szCs w:val="20"/>
                <w:lang w:val="en-GB" w:eastAsia="en-US"/>
              </w:rPr>
              <w:t>] ______________________.</w:t>
            </w:r>
          </w:p>
        </w:tc>
      </w:tr>
      <w:tr w:rsidR="005A22FC" w14:paraId="4171207B" w14:textId="77777777" w:rsidTr="000562D5">
        <w:trPr>
          <w:divId w:val="2116439976"/>
          <w:cantSplit/>
        </w:trPr>
        <w:tc>
          <w:tcPr>
            <w:tcW w:w="480" w:type="dxa"/>
          </w:tcPr>
          <w:p w14:paraId="3C8A4B15"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GUID=9b34fa40-3139-4db1-ba2f-177d3a08f53f </w:instrText>
            </w:r>
            <w:r w:rsidRPr="006F2CA2">
              <w:rPr>
                <w:rFonts w:ascii="Times New Roman" w:hAnsi="Times New Roman" w:cs="Times New Roman"/>
                <w:sz w:val="22"/>
                <w:szCs w:val="20"/>
                <w:lang w:val="en-GB" w:eastAsia="en-US"/>
              </w:rPr>
              <w:fldChar w:fldCharType="end"/>
            </w:r>
          </w:p>
        </w:tc>
        <w:tc>
          <w:tcPr>
            <w:tcW w:w="420" w:type="dxa"/>
          </w:tcPr>
          <w:p w14:paraId="206F3747"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GUID=25d09313-22ef-42f7-9b20-b1ff2178d1b4 </w:instrText>
            </w:r>
            <w:r w:rsidRPr="006F2CA2">
              <w:rPr>
                <w:rFonts w:ascii="Times New Roman" w:hAnsi="Times New Roman" w:cs="Times New Roman"/>
                <w:sz w:val="22"/>
                <w:szCs w:val="20"/>
                <w:lang w:val="en-GB" w:eastAsia="en-US"/>
              </w:rPr>
              <w:fldChar w:fldCharType="end"/>
            </w:r>
          </w:p>
        </w:tc>
        <w:tc>
          <w:tcPr>
            <w:tcW w:w="420" w:type="dxa"/>
          </w:tcPr>
          <w:p w14:paraId="65A85FAE"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GUID=774a6f01-50a1-4a84-80ac-45224fb1ec9f </w:instrText>
            </w:r>
            <w:r w:rsidRPr="006F2CA2">
              <w:rPr>
                <w:rFonts w:ascii="Times New Roman" w:hAnsi="Times New Roman" w:cs="Times New Roman"/>
                <w:sz w:val="22"/>
                <w:szCs w:val="20"/>
                <w:lang w:val="en-GB" w:eastAsia="en-US"/>
              </w:rPr>
              <w:fldChar w:fldCharType="end"/>
            </w:r>
          </w:p>
        </w:tc>
        <w:tc>
          <w:tcPr>
            <w:tcW w:w="1420" w:type="dxa"/>
            <w:gridSpan w:val="7"/>
          </w:tcPr>
          <w:p w14:paraId="076B7B98"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GUID=819322df-f047-41fa-a848-46f00010464d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*the valuation is to be determined by:</w:t>
            </w:r>
          </w:p>
        </w:tc>
      </w:tr>
      <w:tr w:rsidR="005A22FC" w14:paraId="6E8E7177" w14:textId="77777777" w:rsidTr="000562D5">
        <w:trPr>
          <w:divId w:val="2116439976"/>
          <w:cantSplit/>
        </w:trPr>
        <w:tc>
          <w:tcPr>
            <w:tcW w:w="480" w:type="dxa"/>
          </w:tcPr>
          <w:p w14:paraId="2BF7D33F"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GUID=6761a53c-9ad8-4da6-b304-3d0d68f46195 </w:instrText>
            </w:r>
            <w:r w:rsidRPr="006F2CA2">
              <w:rPr>
                <w:rFonts w:ascii="Times New Roman" w:hAnsi="Times New Roman" w:cs="Times New Roman"/>
                <w:sz w:val="22"/>
                <w:szCs w:val="20"/>
                <w:lang w:val="en-GB" w:eastAsia="en-US"/>
              </w:rPr>
              <w:fldChar w:fldCharType="end"/>
            </w:r>
          </w:p>
        </w:tc>
        <w:tc>
          <w:tcPr>
            <w:tcW w:w="420" w:type="dxa"/>
          </w:tcPr>
          <w:p w14:paraId="5D6FD314"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GUID=7438ee88-e1ae-4697-a0f7-6298a6b4816a </w:instrText>
            </w:r>
            <w:r w:rsidRPr="006F2CA2">
              <w:rPr>
                <w:rFonts w:ascii="Times New Roman" w:hAnsi="Times New Roman" w:cs="Times New Roman"/>
                <w:sz w:val="22"/>
                <w:szCs w:val="20"/>
                <w:lang w:val="en-GB" w:eastAsia="en-US"/>
              </w:rPr>
              <w:fldChar w:fldCharType="end"/>
            </w:r>
          </w:p>
        </w:tc>
        <w:tc>
          <w:tcPr>
            <w:tcW w:w="420" w:type="dxa"/>
          </w:tcPr>
          <w:p w14:paraId="26019323"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GUID=5eae871e-1df0-4f48-9cad-4612c28d871a </w:instrText>
            </w:r>
            <w:r w:rsidRPr="006F2CA2">
              <w:rPr>
                <w:rFonts w:ascii="Times New Roman" w:hAnsi="Times New Roman" w:cs="Times New Roman"/>
                <w:sz w:val="22"/>
                <w:szCs w:val="20"/>
                <w:lang w:val="en-GB" w:eastAsia="en-US"/>
              </w:rPr>
              <w:fldChar w:fldCharType="end"/>
            </w:r>
          </w:p>
        </w:tc>
        <w:tc>
          <w:tcPr>
            <w:tcW w:w="240" w:type="dxa"/>
          </w:tcPr>
          <w:p w14:paraId="25767CA2"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GUID=0e50b904-f5e8-4789-8901-004ecd9e2ebc </w:instrText>
            </w:r>
            <w:r w:rsidRPr="006F2CA2">
              <w:rPr>
                <w:rFonts w:ascii="Times New Roman" w:hAnsi="Times New Roman" w:cs="Times New Roman"/>
                <w:sz w:val="22"/>
                <w:szCs w:val="20"/>
                <w:lang w:val="en-GB" w:eastAsia="en-US"/>
              </w:rPr>
              <w:fldChar w:fldCharType="end"/>
            </w:r>
          </w:p>
        </w:tc>
        <w:tc>
          <w:tcPr>
            <w:tcW w:w="620" w:type="dxa"/>
          </w:tcPr>
          <w:p w14:paraId="4D98214D"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GUID=e1e9d2be-342d-45e6-af8a-433cd11d3318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0" w:type="dxa"/>
            <w:gridSpan w:val="5"/>
          </w:tcPr>
          <w:p w14:paraId="604267A1"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GUID=63184d2e-d59f-4606-abd8-ac216f03497e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 valuer appointed by the HDB on a loan basis;</w:t>
            </w:r>
          </w:p>
        </w:tc>
      </w:tr>
      <w:tr w:rsidR="005A22FC" w14:paraId="7ACED6D6" w14:textId="77777777" w:rsidTr="000562D5">
        <w:trPr>
          <w:divId w:val="2116439976"/>
          <w:cantSplit/>
        </w:trPr>
        <w:tc>
          <w:tcPr>
            <w:tcW w:w="480" w:type="dxa"/>
          </w:tcPr>
          <w:p w14:paraId="69A3C43C"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GUID=ebe1dd0e-1df8-4654-b1b4-ccef07dcd78e </w:instrText>
            </w:r>
            <w:r w:rsidRPr="006F2CA2">
              <w:rPr>
                <w:rFonts w:ascii="Times New Roman" w:hAnsi="Times New Roman" w:cs="Times New Roman"/>
                <w:sz w:val="22"/>
                <w:szCs w:val="20"/>
                <w:lang w:val="en-GB" w:eastAsia="en-US"/>
              </w:rPr>
              <w:fldChar w:fldCharType="end"/>
            </w:r>
          </w:p>
        </w:tc>
        <w:tc>
          <w:tcPr>
            <w:tcW w:w="420" w:type="dxa"/>
          </w:tcPr>
          <w:p w14:paraId="4AAC221D"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GUID=cfbbbf4f-5df9-4b00-94e3-8c8ae9fc32d1 </w:instrText>
            </w:r>
            <w:r w:rsidRPr="006F2CA2">
              <w:rPr>
                <w:rFonts w:ascii="Times New Roman" w:hAnsi="Times New Roman" w:cs="Times New Roman"/>
                <w:sz w:val="22"/>
                <w:szCs w:val="20"/>
                <w:lang w:val="en-GB" w:eastAsia="en-US"/>
              </w:rPr>
              <w:fldChar w:fldCharType="end"/>
            </w:r>
          </w:p>
        </w:tc>
        <w:tc>
          <w:tcPr>
            <w:tcW w:w="420" w:type="dxa"/>
          </w:tcPr>
          <w:p w14:paraId="48A59717"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GUID=dbea3fc4-5059-4a7b-a44d-64fd1d364e66 </w:instrText>
            </w:r>
            <w:r w:rsidRPr="006F2CA2">
              <w:rPr>
                <w:rFonts w:ascii="Times New Roman" w:hAnsi="Times New Roman" w:cs="Times New Roman"/>
                <w:sz w:val="22"/>
                <w:szCs w:val="20"/>
                <w:lang w:val="en-GB" w:eastAsia="en-US"/>
              </w:rPr>
              <w:fldChar w:fldCharType="end"/>
            </w:r>
          </w:p>
        </w:tc>
        <w:tc>
          <w:tcPr>
            <w:tcW w:w="240" w:type="dxa"/>
          </w:tcPr>
          <w:p w14:paraId="13A21E0E"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GUID=c706f218-2b20-4ed5-9471-023f368248e1 </w:instrText>
            </w:r>
            <w:r w:rsidRPr="006F2CA2">
              <w:rPr>
                <w:rFonts w:ascii="Times New Roman" w:hAnsi="Times New Roman" w:cs="Times New Roman"/>
                <w:sz w:val="22"/>
                <w:szCs w:val="20"/>
                <w:lang w:val="en-GB" w:eastAsia="en-US"/>
              </w:rPr>
              <w:fldChar w:fldCharType="end"/>
            </w:r>
          </w:p>
        </w:tc>
        <w:tc>
          <w:tcPr>
            <w:tcW w:w="620" w:type="dxa"/>
          </w:tcPr>
          <w:p w14:paraId="4D67CA9D"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GUID=7798be86-d83e-48c8-b61f-8f685ed1283f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0" w:type="dxa"/>
            <w:gridSpan w:val="5"/>
          </w:tcPr>
          <w:p w14:paraId="21D4C679"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GUID=86b35c39-91e9-4427-88df-f13a91b047ff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others [</w:t>
            </w:r>
            <w:r w:rsidRPr="006F2CA2">
              <w:rPr>
                <w:rFonts w:ascii="Times New Roman" w:hAnsi="Times New Roman" w:cs="Times New Roman"/>
                <w:i/>
                <w:sz w:val="22"/>
                <w:szCs w:val="20"/>
                <w:lang w:val="en-GB" w:eastAsia="en-US"/>
              </w:rPr>
              <w:t>please specify</w:t>
            </w:r>
            <w:r w:rsidRPr="006F2CA2">
              <w:rPr>
                <w:rFonts w:ascii="Times New Roman" w:hAnsi="Times New Roman" w:cs="Times New Roman"/>
                <w:sz w:val="22"/>
                <w:szCs w:val="20"/>
                <w:lang w:val="en-GB" w:eastAsia="en-US"/>
              </w:rPr>
              <w:t>] ___________________ on:</w:t>
            </w:r>
          </w:p>
        </w:tc>
      </w:tr>
      <w:tr w:rsidR="005A22FC" w14:paraId="71A8AD4C" w14:textId="77777777" w:rsidTr="000562D5">
        <w:trPr>
          <w:divId w:val="2116439976"/>
          <w:cantSplit/>
        </w:trPr>
        <w:tc>
          <w:tcPr>
            <w:tcW w:w="480" w:type="dxa"/>
          </w:tcPr>
          <w:p w14:paraId="6C14C980"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GUID=ed4f0d9b-b76b-41cb-a116-7120d2e77e5c </w:instrText>
            </w:r>
            <w:r w:rsidRPr="006F2CA2">
              <w:rPr>
                <w:rFonts w:ascii="Times New Roman" w:hAnsi="Times New Roman" w:cs="Times New Roman"/>
                <w:sz w:val="22"/>
                <w:szCs w:val="20"/>
                <w:lang w:val="en-GB" w:eastAsia="en-US"/>
              </w:rPr>
              <w:fldChar w:fldCharType="end"/>
            </w:r>
          </w:p>
        </w:tc>
        <w:tc>
          <w:tcPr>
            <w:tcW w:w="420" w:type="dxa"/>
          </w:tcPr>
          <w:p w14:paraId="748313C8"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GUID=70561fb2-b27c-4e08-a2d5-9435cde26f8f </w:instrText>
            </w:r>
            <w:r w:rsidRPr="006F2CA2">
              <w:rPr>
                <w:rFonts w:ascii="Times New Roman" w:hAnsi="Times New Roman" w:cs="Times New Roman"/>
                <w:sz w:val="22"/>
                <w:szCs w:val="20"/>
                <w:lang w:val="en-GB" w:eastAsia="en-US"/>
              </w:rPr>
              <w:fldChar w:fldCharType="end"/>
            </w:r>
          </w:p>
        </w:tc>
        <w:tc>
          <w:tcPr>
            <w:tcW w:w="420" w:type="dxa"/>
          </w:tcPr>
          <w:p w14:paraId="639AC93A"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GUID=086b6494-3e9a-4378-8133-9c417c83bcbe </w:instrText>
            </w:r>
            <w:r w:rsidRPr="006F2CA2">
              <w:rPr>
                <w:rFonts w:ascii="Times New Roman" w:hAnsi="Times New Roman" w:cs="Times New Roman"/>
                <w:sz w:val="22"/>
                <w:szCs w:val="20"/>
                <w:lang w:val="en-GB" w:eastAsia="en-US"/>
              </w:rPr>
              <w:fldChar w:fldCharType="end"/>
            </w:r>
          </w:p>
        </w:tc>
        <w:tc>
          <w:tcPr>
            <w:tcW w:w="240" w:type="dxa"/>
          </w:tcPr>
          <w:p w14:paraId="4426B3BA"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GUID=4d761ed2-8f01-4920-b1c6-c1a3d9cd9884 </w:instrText>
            </w:r>
            <w:r w:rsidRPr="006F2CA2">
              <w:rPr>
                <w:rFonts w:ascii="Times New Roman" w:hAnsi="Times New Roman" w:cs="Times New Roman"/>
                <w:sz w:val="22"/>
                <w:szCs w:val="20"/>
                <w:lang w:val="en-GB" w:eastAsia="en-US"/>
              </w:rPr>
              <w:fldChar w:fldCharType="end"/>
            </w:r>
          </w:p>
        </w:tc>
        <w:tc>
          <w:tcPr>
            <w:tcW w:w="620" w:type="dxa"/>
          </w:tcPr>
          <w:p w14:paraId="1BC9B180"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GUID=ebbf5636-4731-4a5b-b0e0-656a7344f088 </w:instrText>
            </w:r>
            <w:r w:rsidRPr="006F2CA2">
              <w:rPr>
                <w:rFonts w:ascii="Times New Roman" w:hAnsi="Times New Roman" w:cs="Times New Roman"/>
                <w:sz w:val="22"/>
                <w:szCs w:val="20"/>
                <w:lang w:val="en-GB" w:eastAsia="en-US"/>
              </w:rPr>
              <w:fldChar w:fldCharType="end"/>
            </w:r>
          </w:p>
        </w:tc>
        <w:tc>
          <w:tcPr>
            <w:tcW w:w="420" w:type="dxa"/>
          </w:tcPr>
          <w:p w14:paraId="23AB478E"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GUID=f455ed53-3d1a-45f2-8c05-f8699d6086b8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0" w:type="dxa"/>
            <w:gridSpan w:val="4"/>
          </w:tcPr>
          <w:p w14:paraId="7CE4D412"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GUID=64ad6e62-05d0-4386-8a36-c603488aea7c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 open market basis;</w:t>
            </w:r>
          </w:p>
        </w:tc>
      </w:tr>
      <w:tr w:rsidR="005A22FC" w14:paraId="61A80FAB" w14:textId="77777777" w:rsidTr="000562D5">
        <w:trPr>
          <w:divId w:val="2116439976"/>
          <w:cantSplit/>
        </w:trPr>
        <w:tc>
          <w:tcPr>
            <w:tcW w:w="480" w:type="dxa"/>
          </w:tcPr>
          <w:p w14:paraId="6F0D3910"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GUID=32b83b55-ed29-49c5-8dda-43b5287d406c </w:instrText>
            </w:r>
            <w:r w:rsidRPr="006F2CA2">
              <w:rPr>
                <w:rFonts w:ascii="Times New Roman" w:hAnsi="Times New Roman" w:cs="Times New Roman"/>
                <w:sz w:val="22"/>
                <w:szCs w:val="20"/>
                <w:lang w:val="en-GB" w:eastAsia="en-US"/>
              </w:rPr>
              <w:fldChar w:fldCharType="end"/>
            </w:r>
          </w:p>
        </w:tc>
        <w:tc>
          <w:tcPr>
            <w:tcW w:w="420" w:type="dxa"/>
          </w:tcPr>
          <w:p w14:paraId="69530FC6"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GUID=047d4e14-ce1b-4332-9b5e-de89b3a16897 </w:instrText>
            </w:r>
            <w:r w:rsidRPr="006F2CA2">
              <w:rPr>
                <w:rFonts w:ascii="Times New Roman" w:hAnsi="Times New Roman" w:cs="Times New Roman"/>
                <w:sz w:val="22"/>
                <w:szCs w:val="20"/>
                <w:lang w:val="en-GB" w:eastAsia="en-US"/>
              </w:rPr>
              <w:fldChar w:fldCharType="end"/>
            </w:r>
          </w:p>
        </w:tc>
        <w:tc>
          <w:tcPr>
            <w:tcW w:w="420" w:type="dxa"/>
          </w:tcPr>
          <w:p w14:paraId="32910D9A"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GUID=92935133-026b-446e-904d-03ff863c9058 </w:instrText>
            </w:r>
            <w:r w:rsidRPr="006F2CA2">
              <w:rPr>
                <w:rFonts w:ascii="Times New Roman" w:hAnsi="Times New Roman" w:cs="Times New Roman"/>
                <w:sz w:val="22"/>
                <w:szCs w:val="20"/>
                <w:lang w:val="en-GB" w:eastAsia="en-US"/>
              </w:rPr>
              <w:fldChar w:fldCharType="end"/>
            </w:r>
          </w:p>
        </w:tc>
        <w:tc>
          <w:tcPr>
            <w:tcW w:w="240" w:type="dxa"/>
          </w:tcPr>
          <w:p w14:paraId="01C38B4A"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GUID=bb39e764-43b6-46d6-87c4-59cb914e9349 </w:instrText>
            </w:r>
            <w:r w:rsidRPr="006F2CA2">
              <w:rPr>
                <w:rFonts w:ascii="Times New Roman" w:hAnsi="Times New Roman" w:cs="Times New Roman"/>
                <w:sz w:val="22"/>
                <w:szCs w:val="20"/>
                <w:lang w:val="en-GB" w:eastAsia="en-US"/>
              </w:rPr>
              <w:fldChar w:fldCharType="end"/>
            </w:r>
          </w:p>
        </w:tc>
        <w:tc>
          <w:tcPr>
            <w:tcW w:w="620" w:type="dxa"/>
          </w:tcPr>
          <w:p w14:paraId="45C34E27"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GUID=d449fa0a-6dc5-4881-bcf3-8155f7227826 </w:instrText>
            </w:r>
            <w:r w:rsidRPr="006F2CA2">
              <w:rPr>
                <w:rFonts w:ascii="Times New Roman" w:hAnsi="Times New Roman" w:cs="Times New Roman"/>
                <w:sz w:val="22"/>
                <w:szCs w:val="20"/>
                <w:lang w:val="en-GB" w:eastAsia="en-US"/>
              </w:rPr>
              <w:fldChar w:fldCharType="end"/>
            </w:r>
          </w:p>
        </w:tc>
        <w:tc>
          <w:tcPr>
            <w:tcW w:w="420" w:type="dxa"/>
          </w:tcPr>
          <w:p w14:paraId="709A17D1"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GUID=8b0961b8-a9cb-4289-959a-b81738a53b17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0" w:type="dxa"/>
            <w:gridSpan w:val="4"/>
          </w:tcPr>
          <w:p w14:paraId="6290A21D"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GUID=e50f8c1f-22f9-421a-972a-790fbbc845b6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 loan basis;</w:t>
            </w:r>
          </w:p>
        </w:tc>
      </w:tr>
      <w:tr w:rsidR="005A22FC" w14:paraId="40830BE7" w14:textId="77777777" w:rsidTr="000562D5">
        <w:trPr>
          <w:divId w:val="2116439976"/>
          <w:cantSplit/>
        </w:trPr>
        <w:tc>
          <w:tcPr>
            <w:tcW w:w="480" w:type="dxa"/>
          </w:tcPr>
          <w:p w14:paraId="076E0ADC"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GUID=016214ea-26e1-4555-9793-886d756bf9b9 </w:instrText>
            </w:r>
            <w:r w:rsidRPr="006F2CA2">
              <w:rPr>
                <w:rFonts w:ascii="Times New Roman" w:hAnsi="Times New Roman" w:cs="Times New Roman"/>
                <w:sz w:val="22"/>
                <w:szCs w:val="20"/>
                <w:lang w:val="en-GB" w:eastAsia="en-US"/>
              </w:rPr>
              <w:fldChar w:fldCharType="end"/>
            </w:r>
          </w:p>
        </w:tc>
        <w:tc>
          <w:tcPr>
            <w:tcW w:w="420" w:type="dxa"/>
          </w:tcPr>
          <w:p w14:paraId="23A35771"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GUID=84148e86-2514-4d22-af40-ef2c80f5ce14 </w:instrText>
            </w:r>
            <w:r w:rsidRPr="006F2CA2">
              <w:rPr>
                <w:rFonts w:ascii="Times New Roman" w:hAnsi="Times New Roman" w:cs="Times New Roman"/>
                <w:sz w:val="22"/>
                <w:szCs w:val="20"/>
                <w:lang w:val="en-GB" w:eastAsia="en-US"/>
              </w:rPr>
              <w:fldChar w:fldCharType="end"/>
            </w:r>
          </w:p>
        </w:tc>
        <w:tc>
          <w:tcPr>
            <w:tcW w:w="420" w:type="dxa"/>
          </w:tcPr>
          <w:p w14:paraId="4C5E4265"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GUID=05df23bf-c15d-44f1-b4e2-491adf8cf6ed </w:instrText>
            </w:r>
            <w:r w:rsidRPr="006F2CA2">
              <w:rPr>
                <w:rFonts w:ascii="Times New Roman" w:hAnsi="Times New Roman" w:cs="Times New Roman"/>
                <w:sz w:val="22"/>
                <w:szCs w:val="20"/>
                <w:lang w:val="en-GB" w:eastAsia="en-US"/>
              </w:rPr>
              <w:fldChar w:fldCharType="end"/>
            </w:r>
          </w:p>
        </w:tc>
        <w:tc>
          <w:tcPr>
            <w:tcW w:w="240" w:type="dxa"/>
          </w:tcPr>
          <w:p w14:paraId="57260D4F"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GUID=ba926cc4-a657-4506-b9b9-18413f05ba9a </w:instrText>
            </w:r>
            <w:r w:rsidRPr="006F2CA2">
              <w:rPr>
                <w:rFonts w:ascii="Times New Roman" w:hAnsi="Times New Roman" w:cs="Times New Roman"/>
                <w:sz w:val="22"/>
                <w:szCs w:val="20"/>
                <w:lang w:val="en-GB" w:eastAsia="en-US"/>
              </w:rPr>
              <w:fldChar w:fldCharType="end"/>
            </w:r>
          </w:p>
        </w:tc>
        <w:tc>
          <w:tcPr>
            <w:tcW w:w="620" w:type="dxa"/>
          </w:tcPr>
          <w:p w14:paraId="69D969C3"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GUID=c0e0eed2-7f70-43c6-827f-3e798f85c643 </w:instrText>
            </w:r>
            <w:r w:rsidRPr="006F2CA2">
              <w:rPr>
                <w:rFonts w:ascii="Times New Roman" w:hAnsi="Times New Roman" w:cs="Times New Roman"/>
                <w:sz w:val="22"/>
                <w:szCs w:val="20"/>
                <w:lang w:val="en-GB" w:eastAsia="en-US"/>
              </w:rPr>
              <w:fldChar w:fldCharType="end"/>
            </w:r>
          </w:p>
        </w:tc>
        <w:tc>
          <w:tcPr>
            <w:tcW w:w="420" w:type="dxa"/>
          </w:tcPr>
          <w:p w14:paraId="54BB446A"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GUID=c4ca5774-e6ec-4aa1-8dce-7bac474d87b2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0" w:type="dxa"/>
            <w:gridSpan w:val="4"/>
          </w:tcPr>
          <w:p w14:paraId="2F3C89E6"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GUID=7954a6be-b2b8-4c9d-8843-9ad6b739ba6b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others [</w:t>
            </w:r>
            <w:r w:rsidRPr="006F2CA2">
              <w:rPr>
                <w:rFonts w:ascii="Times New Roman" w:hAnsi="Times New Roman" w:cs="Times New Roman"/>
                <w:i/>
                <w:sz w:val="22"/>
                <w:szCs w:val="20"/>
                <w:lang w:val="en-GB" w:eastAsia="en-US"/>
              </w:rPr>
              <w:t>please specify</w:t>
            </w:r>
            <w:r w:rsidRPr="006F2CA2">
              <w:rPr>
                <w:rFonts w:ascii="Times New Roman" w:hAnsi="Times New Roman" w:cs="Times New Roman"/>
                <w:sz w:val="22"/>
                <w:szCs w:val="20"/>
                <w:lang w:val="en-GB" w:eastAsia="en-US"/>
              </w:rPr>
              <w:t>] _________________.</w:t>
            </w:r>
          </w:p>
        </w:tc>
      </w:tr>
      <w:tr w:rsidR="005A22FC" w14:paraId="6089525D" w14:textId="77777777" w:rsidTr="000562D5">
        <w:trPr>
          <w:divId w:val="2116439976"/>
          <w:cantSplit/>
        </w:trPr>
        <w:tc>
          <w:tcPr>
            <w:tcW w:w="480" w:type="dxa"/>
          </w:tcPr>
          <w:p w14:paraId="7E6C8477"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GUID=8329701f-0252-4426-961e-ee0e187e5800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w:t>
            </w:r>
          </w:p>
        </w:tc>
        <w:tc>
          <w:tcPr>
            <w:tcW w:w="420" w:type="dxa"/>
          </w:tcPr>
          <w:p w14:paraId="2422CA7C"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GUID=730b8562-d2b3-4971-8d20-dcff48ef3bfc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1960" w:type="dxa"/>
            <w:gridSpan w:val="8"/>
          </w:tcPr>
          <w:p w14:paraId="65BEB742"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GUID=8ce4a5dc-ded1-4dc4-8eef-0b3f35368af5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Plaintiff/Defendant* will refund the Plaintiff’s CPF moneys used for the flat.</w:t>
            </w:r>
          </w:p>
        </w:tc>
      </w:tr>
      <w:tr w:rsidR="005A22FC" w14:paraId="1516A928" w14:textId="77777777" w:rsidTr="000562D5">
        <w:trPr>
          <w:divId w:val="2116439976"/>
          <w:cantSplit/>
        </w:trPr>
        <w:tc>
          <w:tcPr>
            <w:tcW w:w="480" w:type="dxa"/>
          </w:tcPr>
          <w:p w14:paraId="0F29AF80"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GUID=bf3cff95-1805-4c92-b42a-006304620fd0 </w:instrText>
            </w:r>
            <w:r w:rsidRPr="006F2CA2">
              <w:rPr>
                <w:rFonts w:ascii="Times New Roman" w:hAnsi="Times New Roman" w:cs="Times New Roman"/>
                <w:sz w:val="22"/>
                <w:szCs w:val="20"/>
                <w:lang w:val="en-GB" w:eastAsia="en-US"/>
              </w:rPr>
              <w:fldChar w:fldCharType="end"/>
            </w:r>
          </w:p>
        </w:tc>
        <w:tc>
          <w:tcPr>
            <w:tcW w:w="420" w:type="dxa"/>
          </w:tcPr>
          <w:p w14:paraId="4D3E82B0"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GUID=2f298576-35ef-4053-912c-a1d34a0b4000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1960" w:type="dxa"/>
            <w:gridSpan w:val="8"/>
          </w:tcPr>
          <w:p w14:paraId="722874D3"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GUID=e7a2292d-272e-45fe-aa5e-e3e426e3675b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Plaintiff/Defendant* will refund the accrued interest on the Plaintiff’s CPF moneys used for the flat.</w:t>
            </w:r>
          </w:p>
        </w:tc>
      </w:tr>
      <w:tr w:rsidR="005A22FC" w14:paraId="1A9C5954" w14:textId="77777777" w:rsidTr="000562D5">
        <w:trPr>
          <w:divId w:val="2116439976"/>
          <w:cantSplit/>
        </w:trPr>
        <w:tc>
          <w:tcPr>
            <w:tcW w:w="7060" w:type="dxa"/>
            <w:gridSpan w:val="10"/>
          </w:tcPr>
          <w:p w14:paraId="21642997"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GUID=5337759a-58a6-4118-a356-a4c59ce07614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3.</w:t>
            </w:r>
            <w:r w:rsidRPr="006F2CA2">
              <w:rPr>
                <w:rFonts w:ascii="Times New Roman" w:hAnsi="Times New Roman" w:cs="Times New Roman"/>
                <w:sz w:val="22"/>
                <w:szCs w:val="20"/>
                <w:lang w:val="en-GB" w:eastAsia="en-US"/>
              </w:rPr>
              <w:tab/>
              <w:t>The outstanding mortgage loan will be borne by:</w:t>
            </w:r>
          </w:p>
        </w:tc>
      </w:tr>
      <w:tr w:rsidR="005A22FC" w14:paraId="0971ED9F" w14:textId="77777777" w:rsidTr="000562D5">
        <w:trPr>
          <w:divId w:val="2116439976"/>
          <w:cantSplit/>
        </w:trPr>
        <w:tc>
          <w:tcPr>
            <w:tcW w:w="480" w:type="dxa"/>
          </w:tcPr>
          <w:p w14:paraId="7B1BAC53"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GUID=3a03d310-01de-4e12-9c1c-50ca82aa71d3 </w:instrText>
            </w:r>
            <w:r w:rsidRPr="006F2CA2">
              <w:rPr>
                <w:rFonts w:ascii="Times New Roman" w:hAnsi="Times New Roman" w:cs="Times New Roman"/>
                <w:sz w:val="22"/>
                <w:szCs w:val="20"/>
                <w:lang w:val="en-GB" w:eastAsia="en-US"/>
              </w:rPr>
              <w:fldChar w:fldCharType="end"/>
            </w:r>
          </w:p>
        </w:tc>
        <w:tc>
          <w:tcPr>
            <w:tcW w:w="420" w:type="dxa"/>
          </w:tcPr>
          <w:p w14:paraId="6FAEF0EC"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GUID=708e8378-3d57-4d01-81bb-891633752c34 </w:instrText>
            </w:r>
            <w:r w:rsidRPr="006F2CA2">
              <w:rPr>
                <w:rFonts w:ascii="Times New Roman" w:hAnsi="Times New Roman" w:cs="Times New Roman"/>
                <w:sz w:val="22"/>
                <w:szCs w:val="20"/>
                <w:lang w:val="en-GB" w:eastAsia="en-US"/>
              </w:rPr>
              <w:fldChar w:fldCharType="end"/>
            </w:r>
          </w:p>
        </w:tc>
        <w:tc>
          <w:tcPr>
            <w:tcW w:w="1700" w:type="dxa"/>
            <w:gridSpan w:val="6"/>
          </w:tcPr>
          <w:p w14:paraId="255D88D8"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GUID=9e8e4497-09c3-4f3b-af7c-fd7087dfd0ea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Plaintiff ____________%</w:t>
            </w:r>
          </w:p>
        </w:tc>
        <w:tc>
          <w:tcPr>
            <w:tcW w:w="0" w:type="dxa"/>
            <w:gridSpan w:val="2"/>
          </w:tcPr>
          <w:p w14:paraId="10578ABB"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GUID=d66d5272-e3b9-482e-b545-60eee2273d5f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$____________*</w:t>
            </w:r>
          </w:p>
        </w:tc>
      </w:tr>
      <w:tr w:rsidR="005A22FC" w14:paraId="3C54B37A" w14:textId="77777777" w:rsidTr="000562D5">
        <w:trPr>
          <w:divId w:val="2116439976"/>
          <w:cantSplit/>
        </w:trPr>
        <w:tc>
          <w:tcPr>
            <w:tcW w:w="480" w:type="dxa"/>
          </w:tcPr>
          <w:p w14:paraId="72B59D63"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GUID=500bc353-37c6-4b6b-b485-2864d7c06c9f </w:instrText>
            </w:r>
            <w:r w:rsidRPr="006F2CA2">
              <w:rPr>
                <w:rFonts w:ascii="Times New Roman" w:hAnsi="Times New Roman" w:cs="Times New Roman"/>
                <w:sz w:val="22"/>
                <w:szCs w:val="20"/>
                <w:lang w:val="en-GB" w:eastAsia="en-US"/>
              </w:rPr>
              <w:fldChar w:fldCharType="end"/>
            </w:r>
          </w:p>
        </w:tc>
        <w:tc>
          <w:tcPr>
            <w:tcW w:w="420" w:type="dxa"/>
          </w:tcPr>
          <w:p w14:paraId="3C63DABF"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GUID=8f5bb98a-56ef-48b8-b129-0c09d556daf4 </w:instrText>
            </w:r>
            <w:r w:rsidRPr="006F2CA2">
              <w:rPr>
                <w:rFonts w:ascii="Times New Roman" w:hAnsi="Times New Roman" w:cs="Times New Roman"/>
                <w:sz w:val="22"/>
                <w:szCs w:val="20"/>
                <w:lang w:val="en-GB" w:eastAsia="en-US"/>
              </w:rPr>
              <w:fldChar w:fldCharType="end"/>
            </w:r>
          </w:p>
        </w:tc>
        <w:tc>
          <w:tcPr>
            <w:tcW w:w="1700" w:type="dxa"/>
            <w:gridSpan w:val="6"/>
          </w:tcPr>
          <w:p w14:paraId="5DCBADEC"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GUID=295c8900-d8d9-4802-b14c-e40b9aa311d7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Defendant __________%</w:t>
            </w:r>
          </w:p>
        </w:tc>
        <w:tc>
          <w:tcPr>
            <w:tcW w:w="0" w:type="dxa"/>
            <w:gridSpan w:val="2"/>
          </w:tcPr>
          <w:p w14:paraId="69DC1D16"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GUID=fd07e62d-c323-45f1-9e0e-4b89880084f8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$____________*</w:t>
            </w:r>
          </w:p>
        </w:tc>
      </w:tr>
      <w:tr w:rsidR="005A22FC" w14:paraId="085DB856" w14:textId="77777777" w:rsidTr="000562D5">
        <w:trPr>
          <w:divId w:val="2116439976"/>
          <w:cantSplit/>
        </w:trPr>
        <w:tc>
          <w:tcPr>
            <w:tcW w:w="7060" w:type="dxa"/>
            <w:gridSpan w:val="10"/>
          </w:tcPr>
          <w:p w14:paraId="18762B09"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GUID=fbf3de12-ca2d-403f-9070-a2f7863b74d9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4.</w:t>
            </w:r>
            <w:r w:rsidRPr="006F2CA2">
              <w:rPr>
                <w:rFonts w:ascii="Times New Roman" w:hAnsi="Times New Roman" w:cs="Times New Roman"/>
                <w:sz w:val="22"/>
                <w:szCs w:val="20"/>
                <w:lang w:val="en-GB" w:eastAsia="en-US"/>
              </w:rPr>
              <w:tab/>
              <w:t>All moneys due to the HDB, if any, will be borne by:</w:t>
            </w:r>
          </w:p>
        </w:tc>
      </w:tr>
      <w:tr w:rsidR="005A22FC" w14:paraId="2422211D" w14:textId="77777777" w:rsidTr="000562D5">
        <w:trPr>
          <w:divId w:val="2116439976"/>
          <w:cantSplit/>
        </w:trPr>
        <w:tc>
          <w:tcPr>
            <w:tcW w:w="480" w:type="dxa"/>
          </w:tcPr>
          <w:p w14:paraId="0E757A56"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GUID=c3f57192-be9b-4ec6-8935-eff586088993 </w:instrText>
            </w:r>
            <w:r w:rsidRPr="006F2CA2">
              <w:rPr>
                <w:rFonts w:ascii="Times New Roman" w:hAnsi="Times New Roman" w:cs="Times New Roman"/>
                <w:sz w:val="22"/>
                <w:szCs w:val="20"/>
                <w:lang w:val="en-GB" w:eastAsia="en-US"/>
              </w:rPr>
              <w:fldChar w:fldCharType="end"/>
            </w:r>
          </w:p>
        </w:tc>
        <w:tc>
          <w:tcPr>
            <w:tcW w:w="420" w:type="dxa"/>
          </w:tcPr>
          <w:p w14:paraId="4BE2E678"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GUID=0643311c-6d33-4710-860c-9e9c7a9aadf3 </w:instrText>
            </w:r>
            <w:r w:rsidRPr="006F2CA2">
              <w:rPr>
                <w:rFonts w:ascii="Times New Roman" w:hAnsi="Times New Roman" w:cs="Times New Roman"/>
                <w:sz w:val="22"/>
                <w:szCs w:val="20"/>
                <w:lang w:val="en-GB" w:eastAsia="en-US"/>
              </w:rPr>
              <w:fldChar w:fldCharType="end"/>
            </w:r>
          </w:p>
        </w:tc>
        <w:tc>
          <w:tcPr>
            <w:tcW w:w="1700" w:type="dxa"/>
            <w:gridSpan w:val="6"/>
          </w:tcPr>
          <w:p w14:paraId="5AB07065"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GUID=a7740d70-7653-4fa9-935a-45a32f4feb46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Plaintiff ____________%</w:t>
            </w:r>
          </w:p>
        </w:tc>
        <w:tc>
          <w:tcPr>
            <w:tcW w:w="0" w:type="dxa"/>
            <w:gridSpan w:val="2"/>
          </w:tcPr>
          <w:p w14:paraId="3DD4B4A0"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GUID=98e2fb8f-dbd5-4b86-9609-594cbdfe9f3e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$____________*</w:t>
            </w:r>
          </w:p>
        </w:tc>
      </w:tr>
      <w:tr w:rsidR="005A22FC" w14:paraId="712F7235" w14:textId="77777777" w:rsidTr="000562D5">
        <w:trPr>
          <w:divId w:val="2116439976"/>
          <w:cantSplit/>
        </w:trPr>
        <w:tc>
          <w:tcPr>
            <w:tcW w:w="480" w:type="dxa"/>
          </w:tcPr>
          <w:p w14:paraId="4C5D17D9"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GUID=88c51413-5e9d-4f02-b9ba-d5296776099d </w:instrText>
            </w:r>
            <w:r w:rsidRPr="006F2CA2">
              <w:rPr>
                <w:rFonts w:ascii="Times New Roman" w:hAnsi="Times New Roman" w:cs="Times New Roman"/>
                <w:sz w:val="22"/>
                <w:szCs w:val="20"/>
                <w:lang w:val="en-GB" w:eastAsia="en-US"/>
              </w:rPr>
              <w:fldChar w:fldCharType="end"/>
            </w:r>
          </w:p>
        </w:tc>
        <w:tc>
          <w:tcPr>
            <w:tcW w:w="420" w:type="dxa"/>
          </w:tcPr>
          <w:p w14:paraId="2A68B028"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GUID=f4d4951b-eb6f-4ce7-96fc-b46f3cf9703e </w:instrText>
            </w:r>
            <w:r w:rsidRPr="006F2CA2">
              <w:rPr>
                <w:rFonts w:ascii="Times New Roman" w:hAnsi="Times New Roman" w:cs="Times New Roman"/>
                <w:sz w:val="22"/>
                <w:szCs w:val="20"/>
                <w:lang w:val="en-GB" w:eastAsia="en-US"/>
              </w:rPr>
              <w:fldChar w:fldCharType="end"/>
            </w:r>
          </w:p>
        </w:tc>
        <w:tc>
          <w:tcPr>
            <w:tcW w:w="1700" w:type="dxa"/>
            <w:gridSpan w:val="6"/>
          </w:tcPr>
          <w:p w14:paraId="0D3ABD96"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GUID=f80ac8ef-98d2-4167-8992-a9ab3a4d2ed5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Defendant __________%</w:t>
            </w:r>
          </w:p>
        </w:tc>
        <w:tc>
          <w:tcPr>
            <w:tcW w:w="0" w:type="dxa"/>
            <w:gridSpan w:val="2"/>
          </w:tcPr>
          <w:p w14:paraId="2187C8CF"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GUID=2d856a64-a411-48d3-926d-14d9f3e82fc1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$____________*</w:t>
            </w:r>
          </w:p>
        </w:tc>
      </w:tr>
      <w:tr w:rsidR="005A22FC" w14:paraId="7CD6F81E" w14:textId="77777777" w:rsidTr="000562D5">
        <w:trPr>
          <w:divId w:val="2116439976"/>
          <w:cantSplit/>
        </w:trPr>
        <w:tc>
          <w:tcPr>
            <w:tcW w:w="7060" w:type="dxa"/>
            <w:gridSpan w:val="10"/>
          </w:tcPr>
          <w:p w14:paraId="443D4042"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GUID=452062c8-8096-4584-9839-45561049cd54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5.</w:t>
            </w:r>
            <w:r w:rsidRPr="006F2CA2">
              <w:rPr>
                <w:rFonts w:ascii="Times New Roman" w:hAnsi="Times New Roman" w:cs="Times New Roman"/>
                <w:sz w:val="22"/>
                <w:szCs w:val="20"/>
                <w:lang w:val="en-GB" w:eastAsia="en-US"/>
              </w:rPr>
              <w:tab/>
              <w:t xml:space="preserve">The conveyancing, stamp, </w:t>
            </w:r>
            <w:proofErr w:type="gramStart"/>
            <w:r w:rsidRPr="006F2CA2">
              <w:rPr>
                <w:rFonts w:ascii="Times New Roman" w:hAnsi="Times New Roman" w:cs="Times New Roman"/>
                <w:sz w:val="22"/>
                <w:szCs w:val="20"/>
                <w:lang w:val="en-GB" w:eastAsia="en-US"/>
              </w:rPr>
              <w:t>registration</w:t>
            </w:r>
            <w:proofErr w:type="gramEnd"/>
            <w:r w:rsidRPr="006F2CA2">
              <w:rPr>
                <w:rFonts w:ascii="Times New Roman" w:hAnsi="Times New Roman" w:cs="Times New Roman"/>
                <w:sz w:val="22"/>
                <w:szCs w:val="20"/>
                <w:lang w:val="en-GB" w:eastAsia="en-US"/>
              </w:rPr>
              <w:t xml:space="preserve"> and administrative fees of the sale/transfer* will be borne by:</w:t>
            </w:r>
          </w:p>
        </w:tc>
      </w:tr>
      <w:tr w:rsidR="005A22FC" w14:paraId="70152F02" w14:textId="77777777" w:rsidTr="000562D5">
        <w:trPr>
          <w:divId w:val="2116439976"/>
          <w:cantSplit/>
        </w:trPr>
        <w:tc>
          <w:tcPr>
            <w:tcW w:w="480" w:type="dxa"/>
          </w:tcPr>
          <w:p w14:paraId="5DF9966D"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GUID=a8221523-0b5f-4eaa-81ab-bf284b66be6e </w:instrText>
            </w:r>
            <w:r w:rsidRPr="006F2CA2">
              <w:rPr>
                <w:rFonts w:ascii="Times New Roman" w:hAnsi="Times New Roman" w:cs="Times New Roman"/>
                <w:sz w:val="22"/>
                <w:szCs w:val="20"/>
                <w:lang w:val="en-GB" w:eastAsia="en-US"/>
              </w:rPr>
              <w:fldChar w:fldCharType="end"/>
            </w:r>
          </w:p>
        </w:tc>
        <w:tc>
          <w:tcPr>
            <w:tcW w:w="420" w:type="dxa"/>
          </w:tcPr>
          <w:p w14:paraId="4B0CB36E"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GUID=b12440fa-53ef-444f-928c-51431d93e45b </w:instrText>
            </w:r>
            <w:r w:rsidRPr="006F2CA2">
              <w:rPr>
                <w:rFonts w:ascii="Times New Roman" w:hAnsi="Times New Roman" w:cs="Times New Roman"/>
                <w:sz w:val="22"/>
                <w:szCs w:val="20"/>
                <w:lang w:val="en-GB" w:eastAsia="en-US"/>
              </w:rPr>
              <w:fldChar w:fldCharType="end"/>
            </w:r>
          </w:p>
        </w:tc>
        <w:tc>
          <w:tcPr>
            <w:tcW w:w="1700" w:type="dxa"/>
            <w:gridSpan w:val="6"/>
          </w:tcPr>
          <w:p w14:paraId="414C6903"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GUID=b77efe00-971f-44d1-bd6e-fa2c6c2e0304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Plaintiff ____________%</w:t>
            </w:r>
          </w:p>
        </w:tc>
        <w:tc>
          <w:tcPr>
            <w:tcW w:w="0" w:type="dxa"/>
            <w:gridSpan w:val="2"/>
          </w:tcPr>
          <w:p w14:paraId="2B658111"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GUID=8c4c9c83-43d0-434f-a208-ab3d281b2cf3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$____________*</w:t>
            </w:r>
          </w:p>
        </w:tc>
      </w:tr>
      <w:tr w:rsidR="005A22FC" w14:paraId="3DE4E1C8" w14:textId="77777777" w:rsidTr="000562D5">
        <w:trPr>
          <w:divId w:val="2116439976"/>
          <w:cantSplit/>
        </w:trPr>
        <w:tc>
          <w:tcPr>
            <w:tcW w:w="480" w:type="dxa"/>
          </w:tcPr>
          <w:p w14:paraId="77B944A7"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GUID=8c7e79e1-a1f0-451f-822c-bafa3ba37cf3 </w:instrText>
            </w:r>
            <w:r w:rsidRPr="006F2CA2">
              <w:rPr>
                <w:rFonts w:ascii="Times New Roman" w:hAnsi="Times New Roman" w:cs="Times New Roman"/>
                <w:sz w:val="22"/>
                <w:szCs w:val="20"/>
                <w:lang w:val="en-GB" w:eastAsia="en-US"/>
              </w:rPr>
              <w:fldChar w:fldCharType="end"/>
            </w:r>
          </w:p>
        </w:tc>
        <w:tc>
          <w:tcPr>
            <w:tcW w:w="420" w:type="dxa"/>
          </w:tcPr>
          <w:p w14:paraId="198BAE49"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GUID=ac7173b7-60d9-4c8f-9188-2087c868d141 </w:instrText>
            </w:r>
            <w:r w:rsidRPr="006F2CA2">
              <w:rPr>
                <w:rFonts w:ascii="Times New Roman" w:hAnsi="Times New Roman" w:cs="Times New Roman"/>
                <w:sz w:val="22"/>
                <w:szCs w:val="20"/>
                <w:lang w:val="en-GB" w:eastAsia="en-US"/>
              </w:rPr>
              <w:fldChar w:fldCharType="end"/>
            </w:r>
          </w:p>
        </w:tc>
        <w:tc>
          <w:tcPr>
            <w:tcW w:w="1700" w:type="dxa"/>
            <w:gridSpan w:val="6"/>
          </w:tcPr>
          <w:p w14:paraId="1EA9E47D"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GUID=f58dcec4-a06f-4d58-b3f6-ff91241d747f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Defendant __________%</w:t>
            </w:r>
          </w:p>
        </w:tc>
        <w:tc>
          <w:tcPr>
            <w:tcW w:w="0" w:type="dxa"/>
            <w:gridSpan w:val="2"/>
          </w:tcPr>
          <w:p w14:paraId="76AF4B33"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GUID=4aa275c2-964e-4c13-9973-c60edb6ae8a6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$____________*</w:t>
            </w:r>
          </w:p>
        </w:tc>
      </w:tr>
      <w:tr w:rsidR="005A22FC" w14:paraId="470D8869" w14:textId="77777777" w:rsidTr="000562D5">
        <w:trPr>
          <w:divId w:val="2116439976"/>
          <w:cantSplit/>
        </w:trPr>
        <w:tc>
          <w:tcPr>
            <w:tcW w:w="7060" w:type="dxa"/>
            <w:gridSpan w:val="10"/>
          </w:tcPr>
          <w:p w14:paraId="10B6920C"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GUID=50e00f70-9de5-47f3-9052-237875d93b0d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6.</w:t>
            </w:r>
            <w:r w:rsidRPr="006F2CA2">
              <w:rPr>
                <w:rFonts w:ascii="Times New Roman" w:hAnsi="Times New Roman" w:cs="Times New Roman"/>
                <w:sz w:val="22"/>
                <w:szCs w:val="20"/>
                <w:lang w:val="en-GB" w:eastAsia="en-US"/>
              </w:rPr>
              <w:tab/>
              <w:t>Other details [please specify] ________________________.</w:t>
            </w:r>
          </w:p>
        </w:tc>
      </w:tr>
      <w:tr w:rsidR="005A22FC" w14:paraId="73A8E7F9" w14:textId="77777777" w:rsidTr="000562D5">
        <w:trPr>
          <w:divId w:val="2116439976"/>
          <w:cantSplit/>
        </w:trPr>
        <w:tc>
          <w:tcPr>
            <w:tcW w:w="7060" w:type="dxa"/>
            <w:gridSpan w:val="10"/>
          </w:tcPr>
          <w:p w14:paraId="6D370ADE"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GUID=a8c59bf3-9661-4f47-a1cd-9166800f8d78 </w:instrText>
            </w:r>
            <w:r w:rsidRPr="006F2CA2">
              <w:rPr>
                <w:rFonts w:ascii="Times New Roman" w:hAnsi="Times New Roman" w:cs="Times New Roman"/>
                <w:sz w:val="22"/>
                <w:szCs w:val="20"/>
                <w:lang w:val="en-GB" w:eastAsia="en-US"/>
              </w:rPr>
              <w:fldChar w:fldCharType="end"/>
            </w:r>
          </w:p>
        </w:tc>
      </w:tr>
      <w:tr w:rsidR="005A22FC" w14:paraId="4CACB437" w14:textId="77777777" w:rsidTr="000562D5">
        <w:trPr>
          <w:divId w:val="2116439976"/>
          <w:cantSplit/>
        </w:trPr>
        <w:tc>
          <w:tcPr>
            <w:tcW w:w="7060" w:type="dxa"/>
            <w:gridSpan w:val="10"/>
          </w:tcPr>
          <w:p w14:paraId="31D82914"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GUID=6c51757b-60c1-46ce-b25e-3846c303ffad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Time Frame</w:t>
            </w:r>
          </w:p>
        </w:tc>
      </w:tr>
      <w:tr w:rsidR="005A22FC" w14:paraId="12A62582" w14:textId="77777777" w:rsidTr="000562D5">
        <w:trPr>
          <w:divId w:val="2116439976"/>
          <w:cantSplit/>
        </w:trPr>
        <w:tc>
          <w:tcPr>
            <w:tcW w:w="7060" w:type="dxa"/>
            <w:gridSpan w:val="10"/>
          </w:tcPr>
          <w:p w14:paraId="188A748E"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GUID=79a79725-0ce8-4776-a447-64c90369b07f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parties will apply to the HDB to sell or transfer the Plaintiff’s share in the flat:</w:t>
            </w:r>
          </w:p>
        </w:tc>
      </w:tr>
      <w:tr w:rsidR="005A22FC" w14:paraId="547B747E" w14:textId="77777777" w:rsidTr="000562D5">
        <w:trPr>
          <w:divId w:val="2116439976"/>
          <w:cantSplit/>
        </w:trPr>
        <w:tc>
          <w:tcPr>
            <w:tcW w:w="480" w:type="dxa"/>
          </w:tcPr>
          <w:p w14:paraId="0AF9AF5E"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GUID=290ab6b3-4adb-451d-8bbb-23c6ac887e13 </w:instrText>
            </w:r>
            <w:r w:rsidRPr="006F2CA2">
              <w:rPr>
                <w:rFonts w:ascii="Times New Roman" w:hAnsi="Times New Roman" w:cs="Times New Roman"/>
                <w:sz w:val="22"/>
                <w:szCs w:val="20"/>
                <w:lang w:val="en-GB" w:eastAsia="en-US"/>
              </w:rPr>
              <w:fldChar w:fldCharType="end"/>
            </w:r>
          </w:p>
        </w:tc>
        <w:tc>
          <w:tcPr>
            <w:tcW w:w="420" w:type="dxa"/>
          </w:tcPr>
          <w:p w14:paraId="27C95309"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GUID=1296890c-85c0-4b5b-86ee-7848411647fa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1960" w:type="dxa"/>
            <w:gridSpan w:val="8"/>
          </w:tcPr>
          <w:p w14:paraId="71834859"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GUID=5ea1bee8-bf42-422c-b6db-7d2e184520e3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by [</w:t>
            </w:r>
            <w:r w:rsidRPr="006F2CA2">
              <w:rPr>
                <w:rFonts w:ascii="Times New Roman" w:hAnsi="Times New Roman" w:cs="Times New Roman"/>
                <w:i/>
                <w:sz w:val="22"/>
                <w:szCs w:val="20"/>
                <w:lang w:val="en-GB" w:eastAsia="en-US"/>
              </w:rPr>
              <w:t>please specify the date</w:t>
            </w:r>
            <w:r w:rsidRPr="006F2CA2">
              <w:rPr>
                <w:rFonts w:ascii="Times New Roman" w:hAnsi="Times New Roman" w:cs="Times New Roman"/>
                <w:sz w:val="22"/>
                <w:szCs w:val="20"/>
                <w:lang w:val="en-GB" w:eastAsia="en-US"/>
              </w:rPr>
              <w:t>] ____________________;</w:t>
            </w:r>
          </w:p>
        </w:tc>
      </w:tr>
      <w:tr w:rsidR="005A22FC" w14:paraId="41CB504E" w14:textId="77777777" w:rsidTr="000562D5">
        <w:trPr>
          <w:divId w:val="2116439976"/>
          <w:cantSplit/>
        </w:trPr>
        <w:tc>
          <w:tcPr>
            <w:tcW w:w="480" w:type="dxa"/>
          </w:tcPr>
          <w:p w14:paraId="1F30F0D9"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GUID=5dd0290a-de56-42f4-a260-429f86f5dfa2 </w:instrText>
            </w:r>
            <w:r w:rsidRPr="006F2CA2">
              <w:rPr>
                <w:rFonts w:ascii="Times New Roman" w:hAnsi="Times New Roman" w:cs="Times New Roman"/>
                <w:sz w:val="22"/>
                <w:szCs w:val="20"/>
                <w:lang w:val="en-GB" w:eastAsia="en-US"/>
              </w:rPr>
              <w:fldChar w:fldCharType="end"/>
            </w:r>
          </w:p>
        </w:tc>
        <w:tc>
          <w:tcPr>
            <w:tcW w:w="420" w:type="dxa"/>
          </w:tcPr>
          <w:p w14:paraId="33947DF7"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GUID=a1bdcac0-e302-46d4-bc23-07af9b8ddd00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1960" w:type="dxa"/>
            <w:gridSpan w:val="8"/>
          </w:tcPr>
          <w:p w14:paraId="62B12AFE"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GUID=795638d5-f5ed-46ed-8f2d-e86e97f79284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within _____ weeks/months of the order of court on the HDB flat;</w:t>
            </w:r>
          </w:p>
        </w:tc>
      </w:tr>
      <w:tr w:rsidR="005A22FC" w14:paraId="61895499" w14:textId="77777777" w:rsidTr="000562D5">
        <w:trPr>
          <w:divId w:val="2116439976"/>
          <w:cantSplit/>
        </w:trPr>
        <w:tc>
          <w:tcPr>
            <w:tcW w:w="480" w:type="dxa"/>
          </w:tcPr>
          <w:p w14:paraId="2FD487BE"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GUID=0e3c9d10-0b29-4a0e-87d8-02bc5e4a4ec9 </w:instrText>
            </w:r>
            <w:r w:rsidRPr="006F2CA2">
              <w:rPr>
                <w:rFonts w:ascii="Times New Roman" w:hAnsi="Times New Roman" w:cs="Times New Roman"/>
                <w:sz w:val="22"/>
                <w:szCs w:val="20"/>
                <w:lang w:val="en-GB" w:eastAsia="en-US"/>
              </w:rPr>
              <w:fldChar w:fldCharType="end"/>
            </w:r>
          </w:p>
        </w:tc>
        <w:tc>
          <w:tcPr>
            <w:tcW w:w="420" w:type="dxa"/>
          </w:tcPr>
          <w:p w14:paraId="076861D6"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GUID=dc445de7-c22f-4c9b-9ccc-fa72898e4ea0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1960" w:type="dxa"/>
            <w:gridSpan w:val="8"/>
          </w:tcPr>
          <w:p w14:paraId="4A7E121A"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GUID=7c365582-7de4-49c5-a596-654eae73a649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within _____ weeks/months of the grant of the Final Judgment;</w:t>
            </w:r>
          </w:p>
        </w:tc>
      </w:tr>
      <w:tr w:rsidR="005A22FC" w14:paraId="0C648B18" w14:textId="77777777" w:rsidTr="000562D5">
        <w:trPr>
          <w:divId w:val="2116439976"/>
          <w:cantSplit/>
        </w:trPr>
        <w:tc>
          <w:tcPr>
            <w:tcW w:w="480" w:type="dxa"/>
          </w:tcPr>
          <w:p w14:paraId="6C7F53A9"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GUID=73f24a88-e856-498e-9330-1c5ae48beb03 </w:instrText>
            </w:r>
            <w:r w:rsidRPr="006F2CA2">
              <w:rPr>
                <w:rFonts w:ascii="Times New Roman" w:hAnsi="Times New Roman" w:cs="Times New Roman"/>
                <w:sz w:val="22"/>
                <w:szCs w:val="20"/>
                <w:lang w:val="en-GB" w:eastAsia="en-US"/>
              </w:rPr>
              <w:fldChar w:fldCharType="end"/>
            </w:r>
          </w:p>
        </w:tc>
        <w:tc>
          <w:tcPr>
            <w:tcW w:w="420" w:type="dxa"/>
          </w:tcPr>
          <w:p w14:paraId="6BB971AE"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GUID=daff6b2c-f46b-4c37-b59d-1da742d8dde3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1960" w:type="dxa"/>
            <w:gridSpan w:val="8"/>
          </w:tcPr>
          <w:p w14:paraId="444B00A5"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GUID=cc89fca3-54a4-4a7e-b648-6ac97f8b25df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others [</w:t>
            </w:r>
            <w:r w:rsidRPr="006F2CA2">
              <w:rPr>
                <w:rFonts w:ascii="Times New Roman" w:hAnsi="Times New Roman" w:cs="Times New Roman"/>
                <w:i/>
                <w:sz w:val="22"/>
                <w:szCs w:val="20"/>
                <w:lang w:val="en-GB" w:eastAsia="en-US"/>
              </w:rPr>
              <w:t>please specify</w:t>
            </w:r>
            <w:r w:rsidRPr="006F2CA2">
              <w:rPr>
                <w:rFonts w:ascii="Times New Roman" w:hAnsi="Times New Roman" w:cs="Times New Roman"/>
                <w:sz w:val="22"/>
                <w:szCs w:val="20"/>
                <w:lang w:val="en-GB" w:eastAsia="en-US"/>
              </w:rPr>
              <w:t>] _________________________________.</w:t>
            </w:r>
          </w:p>
        </w:tc>
      </w:tr>
      <w:tr w:rsidR="005A22FC" w14:paraId="5204D62D" w14:textId="77777777" w:rsidTr="000562D5">
        <w:trPr>
          <w:divId w:val="2116439976"/>
          <w:cantSplit/>
        </w:trPr>
        <w:tc>
          <w:tcPr>
            <w:tcW w:w="480" w:type="dxa"/>
          </w:tcPr>
          <w:p w14:paraId="0838C055"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GUID=3ee47fd9-9c5e-47ea-b970-fcd6971853d7 </w:instrText>
            </w:r>
            <w:r w:rsidRPr="006F2CA2">
              <w:rPr>
                <w:rFonts w:ascii="Times New Roman" w:hAnsi="Times New Roman" w:cs="Times New Roman"/>
                <w:sz w:val="22"/>
                <w:szCs w:val="20"/>
                <w:lang w:val="en-GB" w:eastAsia="en-US"/>
              </w:rPr>
              <w:fldChar w:fldCharType="end"/>
            </w:r>
          </w:p>
        </w:tc>
        <w:tc>
          <w:tcPr>
            <w:tcW w:w="420" w:type="dxa"/>
          </w:tcPr>
          <w:p w14:paraId="04374198"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GUID=bc3bd7ad-e436-41b1-ba80-de5c68357037 </w:instrText>
            </w:r>
            <w:r w:rsidRPr="006F2CA2">
              <w:rPr>
                <w:rFonts w:ascii="Times New Roman" w:hAnsi="Times New Roman" w:cs="Times New Roman"/>
                <w:sz w:val="22"/>
                <w:szCs w:val="20"/>
                <w:lang w:val="en-GB" w:eastAsia="en-US"/>
              </w:rPr>
              <w:fldChar w:fldCharType="end"/>
            </w:r>
          </w:p>
        </w:tc>
        <w:tc>
          <w:tcPr>
            <w:tcW w:w="1960" w:type="dxa"/>
            <w:gridSpan w:val="8"/>
          </w:tcPr>
          <w:p w14:paraId="56DC06FC"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GUID=4983357f-1313-4b44-97f1-05474fd1dbc6 </w:instrText>
            </w:r>
            <w:r w:rsidRPr="006F2CA2">
              <w:rPr>
                <w:rFonts w:ascii="Times New Roman" w:hAnsi="Times New Roman" w:cs="Times New Roman"/>
                <w:sz w:val="22"/>
                <w:szCs w:val="20"/>
                <w:lang w:val="en-GB" w:eastAsia="en-US"/>
              </w:rPr>
              <w:fldChar w:fldCharType="end"/>
            </w:r>
          </w:p>
        </w:tc>
      </w:tr>
      <w:tr w:rsidR="005A22FC" w14:paraId="246C54A9" w14:textId="77777777" w:rsidTr="000562D5">
        <w:trPr>
          <w:divId w:val="2116439976"/>
          <w:cantSplit/>
        </w:trPr>
        <w:tc>
          <w:tcPr>
            <w:tcW w:w="2740" w:type="dxa"/>
            <w:gridSpan w:val="7"/>
          </w:tcPr>
          <w:p w14:paraId="1E995404"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GUID=864ea0f4-344e-4200-8eba-c5e6361b139e </w:instrText>
            </w:r>
            <w:r w:rsidRPr="006F2CA2">
              <w:rPr>
                <w:rFonts w:ascii="Times New Roman" w:hAnsi="Times New Roman" w:cs="Times New Roman"/>
                <w:sz w:val="22"/>
                <w:szCs w:val="20"/>
                <w:lang w:val="en-GB" w:eastAsia="en-US"/>
              </w:rPr>
              <w:fldChar w:fldCharType="end"/>
            </w:r>
          </w:p>
        </w:tc>
        <w:tc>
          <w:tcPr>
            <w:tcW w:w="0" w:type="dxa"/>
            <w:gridSpan w:val="2"/>
          </w:tcPr>
          <w:p w14:paraId="7B38E4DB"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GUID=7d6e95a7-0400-4d75-bd8f-406329888d82 </w:instrText>
            </w:r>
            <w:r w:rsidRPr="006F2CA2">
              <w:rPr>
                <w:rFonts w:ascii="Times New Roman" w:hAnsi="Times New Roman" w:cs="Times New Roman"/>
                <w:sz w:val="22"/>
                <w:szCs w:val="20"/>
                <w:lang w:val="en-GB" w:eastAsia="en-US"/>
              </w:rPr>
              <w:fldChar w:fldCharType="end"/>
            </w:r>
          </w:p>
        </w:tc>
        <w:tc>
          <w:tcPr>
            <w:tcW w:w="4080" w:type="dxa"/>
          </w:tcPr>
          <w:p w14:paraId="50B0A9BB"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GUID=ea2dcf13-5372-492d-bc60-ee92e5569854 </w:instrText>
            </w:r>
            <w:r w:rsidRPr="006F2CA2">
              <w:rPr>
                <w:rFonts w:ascii="Times New Roman" w:hAnsi="Times New Roman" w:cs="Times New Roman"/>
                <w:sz w:val="22"/>
                <w:szCs w:val="20"/>
                <w:lang w:val="en-GB" w:eastAsia="en-US"/>
              </w:rPr>
              <w:fldChar w:fldCharType="end"/>
            </w:r>
          </w:p>
        </w:tc>
      </w:tr>
      <w:tr w:rsidR="005A22FC" w14:paraId="75595871" w14:textId="77777777" w:rsidTr="000562D5">
        <w:trPr>
          <w:divId w:val="2116439976"/>
          <w:cantSplit/>
        </w:trPr>
        <w:tc>
          <w:tcPr>
            <w:tcW w:w="2740" w:type="dxa"/>
            <w:gridSpan w:val="7"/>
          </w:tcPr>
          <w:p w14:paraId="6AF8962F"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GUID=19512a08-5c79-414a-9b9f-04af444abc9b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_____________________</w:t>
            </w:r>
            <w:r w:rsidRPr="006F2CA2">
              <w:rPr>
                <w:rFonts w:ascii="Times New Roman" w:hAnsi="Times New Roman" w:cs="Times New Roman"/>
                <w:sz w:val="22"/>
                <w:szCs w:val="20"/>
                <w:lang w:val="en-GB" w:eastAsia="en-US"/>
              </w:rPr>
              <w:br/>
              <w:t>Plaintiff*</w:t>
            </w:r>
          </w:p>
        </w:tc>
        <w:tc>
          <w:tcPr>
            <w:tcW w:w="0" w:type="dxa"/>
            <w:gridSpan w:val="2"/>
          </w:tcPr>
          <w:p w14:paraId="5DA66B27"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GUID=4b9cba31-e0ff-4699-89b0-fe734e07a5cc </w:instrText>
            </w:r>
            <w:r w:rsidRPr="006F2CA2">
              <w:rPr>
                <w:rFonts w:ascii="Times New Roman" w:hAnsi="Times New Roman" w:cs="Times New Roman"/>
                <w:sz w:val="22"/>
                <w:szCs w:val="20"/>
                <w:lang w:val="en-GB" w:eastAsia="en-US"/>
              </w:rPr>
              <w:fldChar w:fldCharType="end"/>
            </w:r>
          </w:p>
        </w:tc>
        <w:tc>
          <w:tcPr>
            <w:tcW w:w="4080" w:type="dxa"/>
          </w:tcPr>
          <w:p w14:paraId="5469AE87"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GUID=363017ab-d6f5-48ac-a624-481607b371f5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_______________________</w:t>
            </w:r>
            <w:r w:rsidRPr="006F2CA2">
              <w:rPr>
                <w:rFonts w:ascii="Times New Roman" w:hAnsi="Times New Roman" w:cs="Times New Roman"/>
                <w:sz w:val="22"/>
                <w:szCs w:val="20"/>
                <w:lang w:val="en-GB" w:eastAsia="en-US"/>
              </w:rPr>
              <w:br/>
              <w:t>Defendant*</w:t>
            </w:r>
          </w:p>
        </w:tc>
      </w:tr>
      <w:tr w:rsidR="005A22FC" w14:paraId="769CEEC1" w14:textId="77777777" w:rsidTr="000562D5">
        <w:trPr>
          <w:divId w:val="2116439976"/>
          <w:cantSplit/>
        </w:trPr>
        <w:tc>
          <w:tcPr>
            <w:tcW w:w="2740" w:type="dxa"/>
            <w:gridSpan w:val="7"/>
          </w:tcPr>
          <w:p w14:paraId="7FA2DA5D"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GUID=24b56b75-28d5-4136-9050-0b6ac9a9d374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 _________________</w:t>
            </w:r>
          </w:p>
        </w:tc>
        <w:tc>
          <w:tcPr>
            <w:tcW w:w="0" w:type="dxa"/>
            <w:gridSpan w:val="2"/>
          </w:tcPr>
          <w:p w14:paraId="25A0109B"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GUID=8103f003-c13c-4acc-936f-2e55da651384 </w:instrText>
            </w:r>
            <w:r w:rsidRPr="006F2CA2">
              <w:rPr>
                <w:rFonts w:ascii="Times New Roman" w:hAnsi="Times New Roman" w:cs="Times New Roman"/>
                <w:sz w:val="22"/>
                <w:szCs w:val="20"/>
                <w:lang w:val="en-GB" w:eastAsia="en-US"/>
              </w:rPr>
              <w:fldChar w:fldCharType="end"/>
            </w:r>
          </w:p>
        </w:tc>
        <w:tc>
          <w:tcPr>
            <w:tcW w:w="4080" w:type="dxa"/>
          </w:tcPr>
          <w:p w14:paraId="08A9D6AA"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GUID=869e0f48-9269-4aac-a5df-93844d7b32d4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 _________________</w:t>
            </w:r>
          </w:p>
        </w:tc>
      </w:tr>
      <w:tr w:rsidR="005A22FC" w14:paraId="3D65FBEB" w14:textId="77777777" w:rsidTr="000562D5">
        <w:trPr>
          <w:divId w:val="2116439976"/>
          <w:cantSplit/>
        </w:trPr>
        <w:tc>
          <w:tcPr>
            <w:tcW w:w="7060" w:type="dxa"/>
            <w:gridSpan w:val="10"/>
          </w:tcPr>
          <w:p w14:paraId="7D804863"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GUID=d60c51a1-6887-4d45-bb3c-76901a458888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*Delete where inapplicable.</w:t>
            </w:r>
          </w:p>
        </w:tc>
      </w:tr>
    </w:tbl>
    <w:p w14:paraId="0C7E4D40" w14:textId="77777777" w:rsidR="006F2CA2" w:rsidRDefault="006F2CA2" w:rsidP="006F2CA2">
      <w:pPr>
        <w:spacing w:before="0" w:after="200" w:line="276" w:lineRule="auto"/>
        <w:divId w:val="2116439976"/>
        <w:rPr>
          <w:rFonts w:ascii="Calibri" w:eastAsia="Calibri" w:hAnsi="Calibri" w:cs="Times New Roman"/>
          <w:sz w:val="22"/>
          <w:szCs w:val="22"/>
          <w:lang w:eastAsia="en-US"/>
        </w:rPr>
      </w:pPr>
    </w:p>
    <w:p w14:paraId="646652C9" w14:textId="77777777" w:rsidR="000562D5" w:rsidRDefault="000562D5" w:rsidP="006F2CA2">
      <w:pPr>
        <w:spacing w:before="0" w:after="200" w:line="276" w:lineRule="auto"/>
        <w:divId w:val="2116439976"/>
        <w:rPr>
          <w:rFonts w:ascii="Calibri" w:eastAsia="Calibri" w:hAnsi="Calibri" w:cs="Times New Roman"/>
          <w:sz w:val="22"/>
          <w:szCs w:val="22"/>
          <w:lang w:eastAsia="en-US"/>
        </w:rPr>
      </w:pPr>
    </w:p>
    <w:p w14:paraId="4482CE3F" w14:textId="77777777" w:rsidR="000562D5" w:rsidRDefault="000562D5" w:rsidP="006F2CA2">
      <w:pPr>
        <w:spacing w:before="0" w:after="200" w:line="276" w:lineRule="auto"/>
        <w:divId w:val="2116439976"/>
        <w:rPr>
          <w:rFonts w:ascii="Calibri" w:eastAsia="Calibri" w:hAnsi="Calibri" w:cs="Times New Roman"/>
          <w:sz w:val="22"/>
          <w:szCs w:val="22"/>
          <w:lang w:eastAsia="en-US"/>
        </w:rPr>
      </w:pPr>
    </w:p>
    <w:p w14:paraId="692F2FEF" w14:textId="77777777" w:rsidR="000562D5" w:rsidRDefault="000562D5" w:rsidP="006F2CA2">
      <w:pPr>
        <w:spacing w:before="0" w:after="200" w:line="276" w:lineRule="auto"/>
        <w:divId w:val="2116439976"/>
        <w:rPr>
          <w:rFonts w:ascii="Calibri" w:eastAsia="Calibri" w:hAnsi="Calibri" w:cs="Times New Roman"/>
          <w:sz w:val="22"/>
          <w:szCs w:val="22"/>
          <w:lang w:eastAsia="en-US"/>
        </w:rPr>
      </w:pPr>
    </w:p>
    <w:p w14:paraId="524ED6FD" w14:textId="77777777" w:rsidR="000562D5" w:rsidRDefault="000562D5" w:rsidP="006F2CA2">
      <w:pPr>
        <w:spacing w:before="0" w:after="200" w:line="276" w:lineRule="auto"/>
        <w:divId w:val="2116439976"/>
        <w:rPr>
          <w:rFonts w:ascii="Calibri" w:eastAsia="Calibri" w:hAnsi="Calibri" w:cs="Times New Roman"/>
          <w:sz w:val="22"/>
          <w:szCs w:val="22"/>
          <w:lang w:eastAsia="en-US"/>
        </w:rPr>
      </w:pPr>
    </w:p>
    <w:p w14:paraId="359A88B8" w14:textId="77777777" w:rsidR="000562D5" w:rsidRDefault="000562D5" w:rsidP="006F2CA2">
      <w:pPr>
        <w:spacing w:before="0" w:after="200" w:line="276" w:lineRule="auto"/>
        <w:divId w:val="2116439976"/>
        <w:rPr>
          <w:rFonts w:ascii="Calibri" w:eastAsia="Calibri" w:hAnsi="Calibri" w:cs="Times New Roman"/>
          <w:sz w:val="22"/>
          <w:szCs w:val="22"/>
          <w:lang w:eastAsia="en-US"/>
        </w:rPr>
      </w:pPr>
    </w:p>
    <w:p w14:paraId="047BC866" w14:textId="77777777" w:rsidR="000562D5" w:rsidRDefault="000562D5" w:rsidP="006F2CA2">
      <w:pPr>
        <w:spacing w:before="0" w:after="200" w:line="276" w:lineRule="auto"/>
        <w:divId w:val="2116439976"/>
        <w:rPr>
          <w:rFonts w:ascii="Calibri" w:eastAsia="Calibri" w:hAnsi="Calibri" w:cs="Times New Roman"/>
          <w:sz w:val="22"/>
          <w:szCs w:val="22"/>
          <w:lang w:eastAsia="en-US"/>
        </w:rPr>
      </w:pPr>
    </w:p>
    <w:p w14:paraId="1BC3A475" w14:textId="77777777" w:rsidR="000562D5" w:rsidRDefault="000562D5" w:rsidP="006F2CA2">
      <w:pPr>
        <w:spacing w:before="0" w:after="200" w:line="276" w:lineRule="auto"/>
        <w:divId w:val="2116439976"/>
        <w:rPr>
          <w:rFonts w:ascii="Calibri" w:eastAsia="Calibri" w:hAnsi="Calibri" w:cs="Times New Roman"/>
          <w:sz w:val="22"/>
          <w:szCs w:val="22"/>
          <w:lang w:eastAsia="en-US"/>
        </w:rPr>
      </w:pPr>
    </w:p>
    <w:p w14:paraId="3B88E735" w14:textId="77777777" w:rsidR="000562D5" w:rsidRDefault="000562D5" w:rsidP="006F2CA2">
      <w:pPr>
        <w:spacing w:before="0" w:after="200" w:line="276" w:lineRule="auto"/>
        <w:divId w:val="2116439976"/>
        <w:rPr>
          <w:rFonts w:ascii="Calibri" w:eastAsia="Calibri" w:hAnsi="Calibri" w:cs="Times New Roman"/>
          <w:sz w:val="22"/>
          <w:szCs w:val="22"/>
          <w:lang w:eastAsia="en-US"/>
        </w:rPr>
      </w:pPr>
    </w:p>
    <w:p w14:paraId="0E1AB9C5" w14:textId="77777777" w:rsidR="000562D5" w:rsidRDefault="000562D5" w:rsidP="006F2CA2">
      <w:pPr>
        <w:spacing w:before="0" w:after="200" w:line="276" w:lineRule="auto"/>
        <w:divId w:val="2116439976"/>
        <w:rPr>
          <w:rFonts w:ascii="Calibri" w:eastAsia="Calibri" w:hAnsi="Calibri" w:cs="Times New Roman"/>
          <w:sz w:val="22"/>
          <w:szCs w:val="22"/>
          <w:lang w:eastAsia="en-US"/>
        </w:rPr>
      </w:pPr>
    </w:p>
    <w:p w14:paraId="3255620E" w14:textId="77777777" w:rsidR="000562D5" w:rsidRDefault="000562D5" w:rsidP="006F2CA2">
      <w:pPr>
        <w:spacing w:before="0" w:after="200" w:line="276" w:lineRule="auto"/>
        <w:divId w:val="2116439976"/>
        <w:rPr>
          <w:rFonts w:ascii="Calibri" w:eastAsia="Calibri" w:hAnsi="Calibri" w:cs="Times New Roman"/>
          <w:sz w:val="22"/>
          <w:szCs w:val="22"/>
          <w:lang w:eastAsia="en-US"/>
        </w:rPr>
      </w:pPr>
    </w:p>
    <w:p w14:paraId="109F825D" w14:textId="77777777" w:rsidR="000562D5" w:rsidRDefault="000562D5" w:rsidP="006F2CA2">
      <w:pPr>
        <w:spacing w:before="0" w:after="200" w:line="276" w:lineRule="auto"/>
        <w:divId w:val="2116439976"/>
        <w:rPr>
          <w:rFonts w:ascii="Calibri" w:eastAsia="Calibri" w:hAnsi="Calibri" w:cs="Times New Roman"/>
          <w:sz w:val="22"/>
          <w:szCs w:val="22"/>
          <w:lang w:eastAsia="en-US"/>
        </w:rPr>
      </w:pPr>
    </w:p>
    <w:p w14:paraId="5258E401" w14:textId="77777777" w:rsidR="000562D5" w:rsidRDefault="000562D5" w:rsidP="006F2CA2">
      <w:pPr>
        <w:spacing w:before="0" w:after="200" w:line="276" w:lineRule="auto"/>
        <w:divId w:val="2116439976"/>
        <w:rPr>
          <w:rFonts w:ascii="Calibri" w:eastAsia="Calibri" w:hAnsi="Calibri" w:cs="Times New Roman"/>
          <w:sz w:val="22"/>
          <w:szCs w:val="22"/>
          <w:lang w:eastAsia="en-US"/>
        </w:rPr>
      </w:pPr>
    </w:p>
    <w:p w14:paraId="372FD960" w14:textId="77777777" w:rsidR="000562D5" w:rsidRDefault="000562D5" w:rsidP="006F2CA2">
      <w:pPr>
        <w:spacing w:before="0" w:after="200" w:line="276" w:lineRule="auto"/>
        <w:divId w:val="2116439976"/>
        <w:rPr>
          <w:rFonts w:ascii="Calibri" w:eastAsia="Calibri" w:hAnsi="Calibri" w:cs="Times New Roman"/>
          <w:sz w:val="22"/>
          <w:szCs w:val="22"/>
          <w:lang w:eastAsia="en-US"/>
        </w:rPr>
      </w:pPr>
    </w:p>
    <w:p w14:paraId="41B2F7A4" w14:textId="77777777" w:rsidR="000562D5" w:rsidRPr="006F2CA2" w:rsidRDefault="000562D5" w:rsidP="006F2CA2">
      <w:pPr>
        <w:spacing w:before="0" w:after="200" w:line="276" w:lineRule="auto"/>
        <w:divId w:val="2116439976"/>
        <w:rPr>
          <w:rFonts w:ascii="Calibri" w:eastAsia="Calibri" w:hAnsi="Calibri" w:cs="Times New Roman"/>
          <w:sz w:val="22"/>
          <w:szCs w:val="22"/>
          <w:lang w:eastAsia="en-US"/>
        </w:rPr>
      </w:pPr>
    </w:p>
    <w:tbl>
      <w:tblPr>
        <w:tblW w:w="8222" w:type="dxa"/>
        <w:jc w:val="center"/>
        <w:tblLook w:val="04A0" w:firstRow="1" w:lastRow="0" w:firstColumn="1" w:lastColumn="0" w:noHBand="0" w:noVBand="1"/>
      </w:tblPr>
      <w:tblGrid>
        <w:gridCol w:w="381"/>
        <w:gridCol w:w="356"/>
        <w:gridCol w:w="420"/>
        <w:gridCol w:w="312"/>
        <w:gridCol w:w="419"/>
        <w:gridCol w:w="1720"/>
        <w:gridCol w:w="111"/>
        <w:gridCol w:w="111"/>
        <w:gridCol w:w="1800"/>
        <w:gridCol w:w="2592"/>
      </w:tblGrid>
      <w:tr w:rsidR="005A22FC" w14:paraId="02529E9C" w14:textId="77777777" w:rsidTr="00A04357">
        <w:trPr>
          <w:divId w:val="2116439976"/>
          <w:cantSplit/>
          <w:jc w:val="center"/>
        </w:trPr>
        <w:tc>
          <w:tcPr>
            <w:tcW w:w="8222" w:type="dxa"/>
            <w:gridSpan w:val="10"/>
          </w:tcPr>
          <w:p w14:paraId="09D31829"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GUID=b1301727-04a1-4115-865c-d9ca75299b5e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b/>
                <w:sz w:val="22"/>
                <w:szCs w:val="20"/>
                <w:lang w:val="en-GB" w:eastAsia="en-US"/>
              </w:rPr>
              <w:t>Option 5</w:t>
            </w:r>
            <w:r w:rsidRPr="006F2CA2">
              <w:rPr>
                <w:rFonts w:ascii="Times New Roman" w:hAnsi="Times New Roman" w:cs="Times New Roman"/>
                <w:sz w:val="22"/>
                <w:szCs w:val="20"/>
                <w:lang w:val="en-GB" w:eastAsia="en-US"/>
              </w:rPr>
              <w:t>: The Defendant’s share in the flat will be sold/transferred* to the Plaintiff and/or other(s).</w:t>
            </w:r>
          </w:p>
        </w:tc>
      </w:tr>
      <w:tr w:rsidR="005A22FC" w14:paraId="0761A1B2" w14:textId="77777777" w:rsidTr="00A04357">
        <w:trPr>
          <w:divId w:val="2116439976"/>
          <w:cantSplit/>
          <w:jc w:val="center"/>
        </w:trPr>
        <w:tc>
          <w:tcPr>
            <w:tcW w:w="8222" w:type="dxa"/>
            <w:gridSpan w:val="10"/>
          </w:tcPr>
          <w:p w14:paraId="369B859D"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GUID=3e8a988b-a326-47d7-b672-857b145a9a19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w:t>
            </w:r>
            <w:r w:rsidRPr="006F2CA2">
              <w:rPr>
                <w:rFonts w:ascii="Times New Roman" w:hAnsi="Times New Roman" w:cs="Times New Roman"/>
                <w:sz w:val="22"/>
                <w:szCs w:val="20"/>
                <w:lang w:val="en-GB" w:eastAsia="en-US"/>
              </w:rPr>
              <w:tab/>
              <w:t>The sale/transfer* is [please tick one]:</w:t>
            </w:r>
          </w:p>
        </w:tc>
      </w:tr>
      <w:tr w:rsidR="005A22FC" w14:paraId="7E761D1E" w14:textId="77777777" w:rsidTr="00A04357">
        <w:trPr>
          <w:divId w:val="2116439976"/>
          <w:cantSplit/>
          <w:jc w:val="center"/>
        </w:trPr>
        <w:tc>
          <w:tcPr>
            <w:tcW w:w="381" w:type="dxa"/>
          </w:tcPr>
          <w:p w14:paraId="4784E2FC"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GUID=0f9cbc2c-5ae6-443e-a3cb-48a91ca88207 </w:instrText>
            </w:r>
            <w:r w:rsidRPr="006F2CA2">
              <w:rPr>
                <w:rFonts w:ascii="Times New Roman" w:hAnsi="Times New Roman" w:cs="Times New Roman"/>
                <w:sz w:val="22"/>
                <w:szCs w:val="20"/>
                <w:lang w:val="en-GB" w:eastAsia="en-US"/>
              </w:rPr>
              <w:fldChar w:fldCharType="end"/>
            </w:r>
          </w:p>
        </w:tc>
        <w:tc>
          <w:tcPr>
            <w:tcW w:w="356" w:type="dxa"/>
          </w:tcPr>
          <w:p w14:paraId="5004B5A9"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GUID=6737c93d-957b-4c75-9efc-3488923ce8fe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7485" w:type="dxa"/>
            <w:gridSpan w:val="8"/>
          </w:tcPr>
          <w:p w14:paraId="5FBA059C"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GUID=d0604999-9697-4170-a7ef-c3a206fd3a52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with no cash consideration.</w:t>
            </w:r>
          </w:p>
        </w:tc>
      </w:tr>
      <w:tr w:rsidR="005A22FC" w14:paraId="5B218740" w14:textId="77777777" w:rsidTr="00A04357">
        <w:trPr>
          <w:divId w:val="2116439976"/>
          <w:cantSplit/>
          <w:jc w:val="center"/>
        </w:trPr>
        <w:tc>
          <w:tcPr>
            <w:tcW w:w="381" w:type="dxa"/>
          </w:tcPr>
          <w:p w14:paraId="1447F3E0"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GUID=f97eadd2-5912-4cc8-b05f-0ea7842a4117 </w:instrText>
            </w:r>
            <w:r w:rsidRPr="006F2CA2">
              <w:rPr>
                <w:rFonts w:ascii="Times New Roman" w:hAnsi="Times New Roman" w:cs="Times New Roman"/>
                <w:sz w:val="22"/>
                <w:szCs w:val="20"/>
                <w:lang w:val="en-GB" w:eastAsia="en-US"/>
              </w:rPr>
              <w:fldChar w:fldCharType="end"/>
            </w:r>
          </w:p>
        </w:tc>
        <w:tc>
          <w:tcPr>
            <w:tcW w:w="356" w:type="dxa"/>
          </w:tcPr>
          <w:p w14:paraId="2763821D"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GUID=0f0b0913-e56c-454c-bc40-20a6e7d5eda6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7485" w:type="dxa"/>
            <w:gridSpan w:val="8"/>
          </w:tcPr>
          <w:p w14:paraId="2F834CAE"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GUID=6ee761c0-a341-4ac6-bc39-b7b6691fd174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with cash consideration and the Plaintiff will pay the Defendant [please tick where applicable]:</w:t>
            </w:r>
          </w:p>
        </w:tc>
      </w:tr>
      <w:tr w:rsidR="005A22FC" w14:paraId="064D1C4A" w14:textId="77777777" w:rsidTr="00A04357">
        <w:trPr>
          <w:divId w:val="2116439976"/>
          <w:cantSplit/>
          <w:jc w:val="center"/>
        </w:trPr>
        <w:tc>
          <w:tcPr>
            <w:tcW w:w="381" w:type="dxa"/>
          </w:tcPr>
          <w:p w14:paraId="304E8C80"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GUID=d98b1357-e1f4-4c72-9f02-8072c2581388 </w:instrText>
            </w:r>
            <w:r w:rsidRPr="006F2CA2">
              <w:rPr>
                <w:rFonts w:ascii="Times New Roman" w:hAnsi="Times New Roman" w:cs="Times New Roman"/>
                <w:sz w:val="22"/>
                <w:szCs w:val="20"/>
                <w:lang w:val="en-GB" w:eastAsia="en-US"/>
              </w:rPr>
              <w:fldChar w:fldCharType="end"/>
            </w:r>
          </w:p>
        </w:tc>
        <w:tc>
          <w:tcPr>
            <w:tcW w:w="356" w:type="dxa"/>
          </w:tcPr>
          <w:p w14:paraId="5070D3B4"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GUID=b0e5e1b3-f555-4247-a740-0c049bace4d2 </w:instrText>
            </w:r>
            <w:r w:rsidRPr="006F2CA2">
              <w:rPr>
                <w:rFonts w:ascii="Times New Roman" w:hAnsi="Times New Roman" w:cs="Times New Roman"/>
                <w:sz w:val="22"/>
                <w:szCs w:val="20"/>
                <w:lang w:val="en-GB" w:eastAsia="en-US"/>
              </w:rPr>
              <w:fldChar w:fldCharType="end"/>
            </w:r>
          </w:p>
        </w:tc>
        <w:tc>
          <w:tcPr>
            <w:tcW w:w="420" w:type="dxa"/>
          </w:tcPr>
          <w:p w14:paraId="13768BFE"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GUID=d2ffa9e8-b74a-4f70-a729-c0f58e6e0821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7065" w:type="dxa"/>
            <w:gridSpan w:val="7"/>
          </w:tcPr>
          <w:p w14:paraId="45E53C75"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GUID=2a3e9fa8-8c18-4450-b36e-43f40f025f17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$____________</w:t>
            </w:r>
          </w:p>
        </w:tc>
      </w:tr>
      <w:tr w:rsidR="005A22FC" w14:paraId="1063802D" w14:textId="77777777" w:rsidTr="00A04357">
        <w:trPr>
          <w:divId w:val="2116439976"/>
          <w:cantSplit/>
          <w:jc w:val="center"/>
        </w:trPr>
        <w:tc>
          <w:tcPr>
            <w:tcW w:w="381" w:type="dxa"/>
          </w:tcPr>
          <w:p w14:paraId="5742F6CF"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GUID=ae05070f-bf34-4d32-bbac-ca99c6f147ff </w:instrText>
            </w:r>
            <w:r w:rsidRPr="006F2CA2">
              <w:rPr>
                <w:rFonts w:ascii="Times New Roman" w:hAnsi="Times New Roman" w:cs="Times New Roman"/>
                <w:sz w:val="22"/>
                <w:szCs w:val="20"/>
                <w:lang w:val="en-GB" w:eastAsia="en-US"/>
              </w:rPr>
              <w:fldChar w:fldCharType="end"/>
            </w:r>
          </w:p>
        </w:tc>
        <w:tc>
          <w:tcPr>
            <w:tcW w:w="356" w:type="dxa"/>
          </w:tcPr>
          <w:p w14:paraId="3F033851"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GUID=57914ba4-0b5c-4c33-9bda-c45db3fb61ea </w:instrText>
            </w:r>
            <w:r w:rsidRPr="006F2CA2">
              <w:rPr>
                <w:rFonts w:ascii="Times New Roman" w:hAnsi="Times New Roman" w:cs="Times New Roman"/>
                <w:sz w:val="22"/>
                <w:szCs w:val="20"/>
                <w:lang w:val="en-GB" w:eastAsia="en-US"/>
              </w:rPr>
              <w:fldChar w:fldCharType="end"/>
            </w:r>
          </w:p>
        </w:tc>
        <w:tc>
          <w:tcPr>
            <w:tcW w:w="420" w:type="dxa"/>
          </w:tcPr>
          <w:p w14:paraId="79946273"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GUID=1d6d8603-d83c-49d3-aa87-49ebda7c5723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7065" w:type="dxa"/>
            <w:gridSpan w:val="7"/>
          </w:tcPr>
          <w:p w14:paraId="4C91CC9D"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GUID=82f15bcf-04ac-45d2-a9d8-a43fe744ee1e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__________% of the net value:</w:t>
            </w:r>
          </w:p>
        </w:tc>
      </w:tr>
      <w:tr w:rsidR="005A22FC" w14:paraId="22F140EB" w14:textId="77777777" w:rsidTr="00A04357">
        <w:trPr>
          <w:divId w:val="2116439976"/>
          <w:cantSplit/>
          <w:jc w:val="center"/>
        </w:trPr>
        <w:tc>
          <w:tcPr>
            <w:tcW w:w="381" w:type="dxa"/>
          </w:tcPr>
          <w:p w14:paraId="5438E95B"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GUID=35c51703-8165-47d4-9ed3-a17422155eef </w:instrText>
            </w:r>
            <w:r w:rsidRPr="006F2CA2">
              <w:rPr>
                <w:rFonts w:ascii="Times New Roman" w:hAnsi="Times New Roman" w:cs="Times New Roman"/>
                <w:sz w:val="22"/>
                <w:szCs w:val="20"/>
                <w:lang w:val="en-GB" w:eastAsia="en-US"/>
              </w:rPr>
              <w:fldChar w:fldCharType="end"/>
            </w:r>
          </w:p>
        </w:tc>
        <w:tc>
          <w:tcPr>
            <w:tcW w:w="356" w:type="dxa"/>
          </w:tcPr>
          <w:p w14:paraId="265D2BF1"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GUID=8bfbdedb-2063-4bdb-b586-49bb789b5792 </w:instrText>
            </w:r>
            <w:r w:rsidRPr="006F2CA2">
              <w:rPr>
                <w:rFonts w:ascii="Times New Roman" w:hAnsi="Times New Roman" w:cs="Times New Roman"/>
                <w:sz w:val="22"/>
                <w:szCs w:val="20"/>
                <w:lang w:val="en-GB" w:eastAsia="en-US"/>
              </w:rPr>
              <w:fldChar w:fldCharType="end"/>
            </w:r>
          </w:p>
        </w:tc>
        <w:tc>
          <w:tcPr>
            <w:tcW w:w="420" w:type="dxa"/>
          </w:tcPr>
          <w:p w14:paraId="5F6B74E5"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GUID=e934940f-914b-432a-9cbd-c66b1391f1b0 </w:instrText>
            </w:r>
            <w:r w:rsidRPr="006F2CA2">
              <w:rPr>
                <w:rFonts w:ascii="Times New Roman" w:hAnsi="Times New Roman" w:cs="Times New Roman"/>
                <w:sz w:val="22"/>
                <w:szCs w:val="20"/>
                <w:lang w:val="en-GB" w:eastAsia="en-US"/>
              </w:rPr>
              <w:fldChar w:fldCharType="end"/>
            </w:r>
          </w:p>
        </w:tc>
        <w:tc>
          <w:tcPr>
            <w:tcW w:w="7065" w:type="dxa"/>
            <w:gridSpan w:val="7"/>
          </w:tcPr>
          <w:p w14:paraId="387065CF"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GUID=1213fe7d-ad7e-43b7-b029-c75cc39abfc2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the net value is:</w:t>
            </w:r>
          </w:p>
          <w:p w14:paraId="4AFE9043"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GUID=2b073f10-d52e-4086-8beb-af95b38868a4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$____________/the valuation/others [</w:t>
            </w:r>
            <w:r w:rsidRPr="006F2CA2">
              <w:rPr>
                <w:rFonts w:ascii="Times New Roman" w:hAnsi="Times New Roman" w:cs="Times New Roman"/>
                <w:i/>
                <w:sz w:val="22"/>
                <w:szCs w:val="20"/>
                <w:lang w:val="en-GB" w:eastAsia="en-US"/>
              </w:rPr>
              <w:t xml:space="preserve">please </w:t>
            </w:r>
            <w:proofErr w:type="gramStart"/>
            <w:r w:rsidRPr="006F2CA2">
              <w:rPr>
                <w:rFonts w:ascii="Times New Roman" w:hAnsi="Times New Roman" w:cs="Times New Roman"/>
                <w:i/>
                <w:sz w:val="22"/>
                <w:szCs w:val="20"/>
                <w:lang w:val="en-GB" w:eastAsia="en-US"/>
              </w:rPr>
              <w:t>specify</w:t>
            </w:r>
            <w:r w:rsidRPr="006F2CA2">
              <w:rPr>
                <w:rFonts w:ascii="Times New Roman" w:hAnsi="Times New Roman" w:cs="Times New Roman"/>
                <w:sz w:val="22"/>
                <w:szCs w:val="20"/>
                <w:lang w:val="en-GB" w:eastAsia="en-US"/>
              </w:rPr>
              <w:t>]*</w:t>
            </w:r>
            <w:proofErr w:type="gramEnd"/>
            <w:r w:rsidRPr="006F2CA2">
              <w:rPr>
                <w:rFonts w:ascii="Times New Roman" w:hAnsi="Times New Roman" w:cs="Times New Roman"/>
                <w:sz w:val="22"/>
                <w:szCs w:val="20"/>
                <w:lang w:val="en-GB" w:eastAsia="en-US"/>
              </w:rPr>
              <w:t xml:space="preserve"> ___________________ less the following:</w:t>
            </w:r>
          </w:p>
        </w:tc>
      </w:tr>
      <w:tr w:rsidR="005A22FC" w14:paraId="743C7C1B" w14:textId="77777777" w:rsidTr="00A04357">
        <w:trPr>
          <w:divId w:val="2116439976"/>
          <w:cantSplit/>
          <w:jc w:val="center"/>
        </w:trPr>
        <w:tc>
          <w:tcPr>
            <w:tcW w:w="381" w:type="dxa"/>
          </w:tcPr>
          <w:p w14:paraId="1C544466"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GUID=ca248692-e6f2-49c4-a13c-67393dec304c </w:instrText>
            </w:r>
            <w:r w:rsidRPr="006F2CA2">
              <w:rPr>
                <w:rFonts w:ascii="Times New Roman" w:hAnsi="Times New Roman" w:cs="Times New Roman"/>
                <w:sz w:val="22"/>
                <w:szCs w:val="20"/>
                <w:lang w:val="en-GB" w:eastAsia="en-US"/>
              </w:rPr>
              <w:fldChar w:fldCharType="end"/>
            </w:r>
          </w:p>
        </w:tc>
        <w:tc>
          <w:tcPr>
            <w:tcW w:w="356" w:type="dxa"/>
          </w:tcPr>
          <w:p w14:paraId="67D0CC67"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GUID=c3182084-bf82-4068-9456-c6271964d455 </w:instrText>
            </w:r>
            <w:r w:rsidRPr="006F2CA2">
              <w:rPr>
                <w:rFonts w:ascii="Times New Roman" w:hAnsi="Times New Roman" w:cs="Times New Roman"/>
                <w:sz w:val="22"/>
                <w:szCs w:val="20"/>
                <w:lang w:val="en-GB" w:eastAsia="en-US"/>
              </w:rPr>
              <w:fldChar w:fldCharType="end"/>
            </w:r>
          </w:p>
        </w:tc>
        <w:tc>
          <w:tcPr>
            <w:tcW w:w="420" w:type="dxa"/>
          </w:tcPr>
          <w:p w14:paraId="503E72F8"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GUID=1e39f2ca-2b99-46b1-b1cd-60e17c49c2a8 </w:instrText>
            </w:r>
            <w:r w:rsidRPr="006F2CA2">
              <w:rPr>
                <w:rFonts w:ascii="Times New Roman" w:hAnsi="Times New Roman" w:cs="Times New Roman"/>
                <w:sz w:val="22"/>
                <w:szCs w:val="20"/>
                <w:lang w:val="en-GB" w:eastAsia="en-US"/>
              </w:rPr>
              <w:fldChar w:fldCharType="end"/>
            </w:r>
          </w:p>
        </w:tc>
        <w:tc>
          <w:tcPr>
            <w:tcW w:w="312" w:type="dxa"/>
          </w:tcPr>
          <w:p w14:paraId="06CD6EFC"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GUID=8c9bd3ae-9b72-45ae-b12f-c1827ce521f8 </w:instrText>
            </w:r>
            <w:r w:rsidRPr="006F2CA2">
              <w:rPr>
                <w:rFonts w:ascii="Times New Roman" w:hAnsi="Times New Roman" w:cs="Times New Roman"/>
                <w:sz w:val="22"/>
                <w:szCs w:val="20"/>
                <w:lang w:val="en-GB" w:eastAsia="en-US"/>
              </w:rPr>
              <w:fldChar w:fldCharType="end"/>
            </w:r>
          </w:p>
        </w:tc>
        <w:tc>
          <w:tcPr>
            <w:tcW w:w="419" w:type="dxa"/>
          </w:tcPr>
          <w:p w14:paraId="122779B0"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GUID=07e34c36-87da-4fea-b880-e6d3e3317d96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6334" w:type="dxa"/>
            <w:gridSpan w:val="5"/>
          </w:tcPr>
          <w:p w14:paraId="0F741B00"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GUID=50896534-651e-4f2b-b23d-dd325446bdf9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Plaintiff’s CPF moneys used for the flat;</w:t>
            </w:r>
          </w:p>
        </w:tc>
      </w:tr>
      <w:tr w:rsidR="005A22FC" w14:paraId="325C5FDC" w14:textId="77777777" w:rsidTr="00A04357">
        <w:trPr>
          <w:divId w:val="2116439976"/>
          <w:cantSplit/>
          <w:jc w:val="center"/>
        </w:trPr>
        <w:tc>
          <w:tcPr>
            <w:tcW w:w="381" w:type="dxa"/>
          </w:tcPr>
          <w:p w14:paraId="4F71FEFC"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GUID=a009ca48-e8fd-48c7-8d2e-dd37fe08a170 </w:instrText>
            </w:r>
            <w:r w:rsidRPr="006F2CA2">
              <w:rPr>
                <w:rFonts w:ascii="Times New Roman" w:hAnsi="Times New Roman" w:cs="Times New Roman"/>
                <w:sz w:val="22"/>
                <w:szCs w:val="20"/>
                <w:lang w:val="en-GB" w:eastAsia="en-US"/>
              </w:rPr>
              <w:fldChar w:fldCharType="end"/>
            </w:r>
          </w:p>
        </w:tc>
        <w:tc>
          <w:tcPr>
            <w:tcW w:w="356" w:type="dxa"/>
          </w:tcPr>
          <w:p w14:paraId="634FE808"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GUID=1d4d2056-7f5b-4d17-baac-1849bdcb5e45 </w:instrText>
            </w:r>
            <w:r w:rsidRPr="006F2CA2">
              <w:rPr>
                <w:rFonts w:ascii="Times New Roman" w:hAnsi="Times New Roman" w:cs="Times New Roman"/>
                <w:sz w:val="22"/>
                <w:szCs w:val="20"/>
                <w:lang w:val="en-GB" w:eastAsia="en-US"/>
              </w:rPr>
              <w:fldChar w:fldCharType="end"/>
            </w:r>
          </w:p>
        </w:tc>
        <w:tc>
          <w:tcPr>
            <w:tcW w:w="420" w:type="dxa"/>
          </w:tcPr>
          <w:p w14:paraId="0B85569F"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GUID=f9f1c308-99bf-46c6-986c-06a795b2b100 </w:instrText>
            </w:r>
            <w:r w:rsidRPr="006F2CA2">
              <w:rPr>
                <w:rFonts w:ascii="Times New Roman" w:hAnsi="Times New Roman" w:cs="Times New Roman"/>
                <w:sz w:val="22"/>
                <w:szCs w:val="20"/>
                <w:lang w:val="en-GB" w:eastAsia="en-US"/>
              </w:rPr>
              <w:fldChar w:fldCharType="end"/>
            </w:r>
          </w:p>
        </w:tc>
        <w:tc>
          <w:tcPr>
            <w:tcW w:w="312" w:type="dxa"/>
          </w:tcPr>
          <w:p w14:paraId="1558D1D4"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GUID=3eced0f3-43df-40ab-9a17-7a47cd4de6a8 </w:instrText>
            </w:r>
            <w:r w:rsidRPr="006F2CA2">
              <w:rPr>
                <w:rFonts w:ascii="Times New Roman" w:hAnsi="Times New Roman" w:cs="Times New Roman"/>
                <w:sz w:val="22"/>
                <w:szCs w:val="20"/>
                <w:lang w:val="en-GB" w:eastAsia="en-US"/>
              </w:rPr>
              <w:fldChar w:fldCharType="end"/>
            </w:r>
          </w:p>
        </w:tc>
        <w:tc>
          <w:tcPr>
            <w:tcW w:w="419" w:type="dxa"/>
          </w:tcPr>
          <w:p w14:paraId="0B76711C"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GUID=c26f6bac-489c-42f2-9f1f-83fb45cdbd37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6334" w:type="dxa"/>
            <w:gridSpan w:val="5"/>
          </w:tcPr>
          <w:p w14:paraId="59DDF066"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GUID=92efa083-643e-440b-8423-167c801243ff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Plaintiff’s accrued interest on CPF moneys used;</w:t>
            </w:r>
          </w:p>
        </w:tc>
      </w:tr>
      <w:tr w:rsidR="005A22FC" w14:paraId="522F80E3" w14:textId="77777777" w:rsidTr="00A04357">
        <w:trPr>
          <w:divId w:val="2116439976"/>
          <w:cantSplit/>
          <w:jc w:val="center"/>
        </w:trPr>
        <w:tc>
          <w:tcPr>
            <w:tcW w:w="381" w:type="dxa"/>
          </w:tcPr>
          <w:p w14:paraId="1CD6367E"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GUID=30121b08-fd6c-4dd8-8785-0ee9c64e80cb </w:instrText>
            </w:r>
            <w:r w:rsidRPr="006F2CA2">
              <w:rPr>
                <w:rFonts w:ascii="Times New Roman" w:hAnsi="Times New Roman" w:cs="Times New Roman"/>
                <w:sz w:val="22"/>
                <w:szCs w:val="20"/>
                <w:lang w:val="en-GB" w:eastAsia="en-US"/>
              </w:rPr>
              <w:fldChar w:fldCharType="end"/>
            </w:r>
          </w:p>
        </w:tc>
        <w:tc>
          <w:tcPr>
            <w:tcW w:w="356" w:type="dxa"/>
          </w:tcPr>
          <w:p w14:paraId="60F542C2"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GUID=617021d4-31cf-4907-bc50-9fc33f3d11fe </w:instrText>
            </w:r>
            <w:r w:rsidRPr="006F2CA2">
              <w:rPr>
                <w:rFonts w:ascii="Times New Roman" w:hAnsi="Times New Roman" w:cs="Times New Roman"/>
                <w:sz w:val="22"/>
                <w:szCs w:val="20"/>
                <w:lang w:val="en-GB" w:eastAsia="en-US"/>
              </w:rPr>
              <w:fldChar w:fldCharType="end"/>
            </w:r>
          </w:p>
        </w:tc>
        <w:tc>
          <w:tcPr>
            <w:tcW w:w="420" w:type="dxa"/>
          </w:tcPr>
          <w:p w14:paraId="3C0EF527"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GUID=994523c4-08d8-4ff0-a71f-aa1414fec60c </w:instrText>
            </w:r>
            <w:r w:rsidRPr="006F2CA2">
              <w:rPr>
                <w:rFonts w:ascii="Times New Roman" w:hAnsi="Times New Roman" w:cs="Times New Roman"/>
                <w:sz w:val="22"/>
                <w:szCs w:val="20"/>
                <w:lang w:val="en-GB" w:eastAsia="en-US"/>
              </w:rPr>
              <w:fldChar w:fldCharType="end"/>
            </w:r>
          </w:p>
        </w:tc>
        <w:tc>
          <w:tcPr>
            <w:tcW w:w="312" w:type="dxa"/>
          </w:tcPr>
          <w:p w14:paraId="24DFA97E"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GUID=9a861dcc-bff1-4af4-ab6c-c283e91523f4 </w:instrText>
            </w:r>
            <w:r w:rsidRPr="006F2CA2">
              <w:rPr>
                <w:rFonts w:ascii="Times New Roman" w:hAnsi="Times New Roman" w:cs="Times New Roman"/>
                <w:sz w:val="22"/>
                <w:szCs w:val="20"/>
                <w:lang w:val="en-GB" w:eastAsia="en-US"/>
              </w:rPr>
              <w:fldChar w:fldCharType="end"/>
            </w:r>
          </w:p>
        </w:tc>
        <w:tc>
          <w:tcPr>
            <w:tcW w:w="419" w:type="dxa"/>
          </w:tcPr>
          <w:p w14:paraId="337615D3"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GUID=6b8dfae8-7b1c-4ca7-8efd-d384cd3b06ea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6334" w:type="dxa"/>
            <w:gridSpan w:val="5"/>
          </w:tcPr>
          <w:p w14:paraId="54300B54"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GUID=c994905e-3f6e-4894-b872-1a8647354bde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Defendant’s CPF moneys used for the flat;</w:t>
            </w:r>
          </w:p>
        </w:tc>
      </w:tr>
      <w:tr w:rsidR="005A22FC" w14:paraId="180574E1" w14:textId="77777777" w:rsidTr="00A04357">
        <w:trPr>
          <w:divId w:val="2116439976"/>
          <w:cantSplit/>
          <w:jc w:val="center"/>
        </w:trPr>
        <w:tc>
          <w:tcPr>
            <w:tcW w:w="381" w:type="dxa"/>
          </w:tcPr>
          <w:p w14:paraId="03706979"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GUID=83cd6111-074d-4313-bada-2eb90da49153 </w:instrText>
            </w:r>
            <w:r w:rsidRPr="006F2CA2">
              <w:rPr>
                <w:rFonts w:ascii="Times New Roman" w:hAnsi="Times New Roman" w:cs="Times New Roman"/>
                <w:sz w:val="22"/>
                <w:szCs w:val="20"/>
                <w:lang w:val="en-GB" w:eastAsia="en-US"/>
              </w:rPr>
              <w:fldChar w:fldCharType="end"/>
            </w:r>
          </w:p>
        </w:tc>
        <w:tc>
          <w:tcPr>
            <w:tcW w:w="356" w:type="dxa"/>
          </w:tcPr>
          <w:p w14:paraId="0A8AF4BE"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GUID=86806c1e-bacd-4e8e-85e7-712a1dd5cb3a </w:instrText>
            </w:r>
            <w:r w:rsidRPr="006F2CA2">
              <w:rPr>
                <w:rFonts w:ascii="Times New Roman" w:hAnsi="Times New Roman" w:cs="Times New Roman"/>
                <w:sz w:val="22"/>
                <w:szCs w:val="20"/>
                <w:lang w:val="en-GB" w:eastAsia="en-US"/>
              </w:rPr>
              <w:fldChar w:fldCharType="end"/>
            </w:r>
          </w:p>
        </w:tc>
        <w:tc>
          <w:tcPr>
            <w:tcW w:w="420" w:type="dxa"/>
          </w:tcPr>
          <w:p w14:paraId="0FDBCFD4"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GUID=44e8de15-0fed-484a-9df7-65c68b84c7e2 </w:instrText>
            </w:r>
            <w:r w:rsidRPr="006F2CA2">
              <w:rPr>
                <w:rFonts w:ascii="Times New Roman" w:hAnsi="Times New Roman" w:cs="Times New Roman"/>
                <w:sz w:val="22"/>
                <w:szCs w:val="20"/>
                <w:lang w:val="en-GB" w:eastAsia="en-US"/>
              </w:rPr>
              <w:fldChar w:fldCharType="end"/>
            </w:r>
          </w:p>
        </w:tc>
        <w:tc>
          <w:tcPr>
            <w:tcW w:w="312" w:type="dxa"/>
          </w:tcPr>
          <w:p w14:paraId="7EC0B155"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GUID=8018c50b-1362-487e-9186-37b8802ccb3e </w:instrText>
            </w:r>
            <w:r w:rsidRPr="006F2CA2">
              <w:rPr>
                <w:rFonts w:ascii="Times New Roman" w:hAnsi="Times New Roman" w:cs="Times New Roman"/>
                <w:sz w:val="22"/>
                <w:szCs w:val="20"/>
                <w:lang w:val="en-GB" w:eastAsia="en-US"/>
              </w:rPr>
              <w:fldChar w:fldCharType="end"/>
            </w:r>
          </w:p>
        </w:tc>
        <w:tc>
          <w:tcPr>
            <w:tcW w:w="419" w:type="dxa"/>
          </w:tcPr>
          <w:p w14:paraId="4160085C"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GUID=64c94f7e-2e02-471f-9c4b-6b1782e80ac2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6334" w:type="dxa"/>
            <w:gridSpan w:val="5"/>
          </w:tcPr>
          <w:p w14:paraId="1C2D7C47"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GUID=7aad0195-ae4b-4318-ab2b-c3204a2254b8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Defendant’s accrued interest on CPF moneys used;</w:t>
            </w:r>
          </w:p>
        </w:tc>
      </w:tr>
      <w:tr w:rsidR="005A22FC" w14:paraId="12E7657F" w14:textId="77777777" w:rsidTr="00A04357">
        <w:trPr>
          <w:divId w:val="2116439976"/>
          <w:cantSplit/>
          <w:jc w:val="center"/>
        </w:trPr>
        <w:tc>
          <w:tcPr>
            <w:tcW w:w="381" w:type="dxa"/>
          </w:tcPr>
          <w:p w14:paraId="2461A159"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GUID=660b40ea-a905-44ad-86d2-ea20cf989ef8 </w:instrText>
            </w:r>
            <w:r w:rsidRPr="006F2CA2">
              <w:rPr>
                <w:rFonts w:ascii="Times New Roman" w:hAnsi="Times New Roman" w:cs="Times New Roman"/>
                <w:sz w:val="22"/>
                <w:szCs w:val="20"/>
                <w:lang w:val="en-GB" w:eastAsia="en-US"/>
              </w:rPr>
              <w:fldChar w:fldCharType="end"/>
            </w:r>
          </w:p>
        </w:tc>
        <w:tc>
          <w:tcPr>
            <w:tcW w:w="356" w:type="dxa"/>
          </w:tcPr>
          <w:p w14:paraId="5077A35B"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GUID=ed6411bb-f788-4f68-8ef1-27c23c449afc </w:instrText>
            </w:r>
            <w:r w:rsidRPr="006F2CA2">
              <w:rPr>
                <w:rFonts w:ascii="Times New Roman" w:hAnsi="Times New Roman" w:cs="Times New Roman"/>
                <w:sz w:val="22"/>
                <w:szCs w:val="20"/>
                <w:lang w:val="en-GB" w:eastAsia="en-US"/>
              </w:rPr>
              <w:fldChar w:fldCharType="end"/>
            </w:r>
          </w:p>
        </w:tc>
        <w:tc>
          <w:tcPr>
            <w:tcW w:w="420" w:type="dxa"/>
          </w:tcPr>
          <w:p w14:paraId="18C2B39A"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GUID=c5181269-c679-401b-a2f7-8f800f2e56fe </w:instrText>
            </w:r>
            <w:r w:rsidRPr="006F2CA2">
              <w:rPr>
                <w:rFonts w:ascii="Times New Roman" w:hAnsi="Times New Roman" w:cs="Times New Roman"/>
                <w:sz w:val="22"/>
                <w:szCs w:val="20"/>
                <w:lang w:val="en-GB" w:eastAsia="en-US"/>
              </w:rPr>
              <w:fldChar w:fldCharType="end"/>
            </w:r>
          </w:p>
        </w:tc>
        <w:tc>
          <w:tcPr>
            <w:tcW w:w="312" w:type="dxa"/>
          </w:tcPr>
          <w:p w14:paraId="0070D0BF"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GUID=b77b2f87-7b38-4d72-a266-9c1ca3ca4db6 </w:instrText>
            </w:r>
            <w:r w:rsidRPr="006F2CA2">
              <w:rPr>
                <w:rFonts w:ascii="Times New Roman" w:hAnsi="Times New Roman" w:cs="Times New Roman"/>
                <w:sz w:val="22"/>
                <w:szCs w:val="20"/>
                <w:lang w:val="en-GB" w:eastAsia="en-US"/>
              </w:rPr>
              <w:fldChar w:fldCharType="end"/>
            </w:r>
          </w:p>
        </w:tc>
        <w:tc>
          <w:tcPr>
            <w:tcW w:w="419" w:type="dxa"/>
          </w:tcPr>
          <w:p w14:paraId="0304F2E7"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GUID=3f5512c9-ee74-4587-a8d5-f7d085e146e3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6334" w:type="dxa"/>
            <w:gridSpan w:val="5"/>
          </w:tcPr>
          <w:p w14:paraId="6FE72E48"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GUID=332c3664-ce52-4359-b133-37e1c6a7c26d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amount of outstanding mortgage loan;</w:t>
            </w:r>
          </w:p>
        </w:tc>
      </w:tr>
      <w:tr w:rsidR="005A22FC" w14:paraId="07BE60AF" w14:textId="77777777" w:rsidTr="00A04357">
        <w:trPr>
          <w:divId w:val="2116439976"/>
          <w:cantSplit/>
          <w:jc w:val="center"/>
        </w:trPr>
        <w:tc>
          <w:tcPr>
            <w:tcW w:w="381" w:type="dxa"/>
          </w:tcPr>
          <w:p w14:paraId="522D827E"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GUID=25251309-09b2-47b7-88a4-5f90e506c6f0 </w:instrText>
            </w:r>
            <w:r w:rsidRPr="006F2CA2">
              <w:rPr>
                <w:rFonts w:ascii="Times New Roman" w:hAnsi="Times New Roman" w:cs="Times New Roman"/>
                <w:sz w:val="22"/>
                <w:szCs w:val="20"/>
                <w:lang w:val="en-GB" w:eastAsia="en-US"/>
              </w:rPr>
              <w:fldChar w:fldCharType="end"/>
            </w:r>
          </w:p>
        </w:tc>
        <w:tc>
          <w:tcPr>
            <w:tcW w:w="356" w:type="dxa"/>
          </w:tcPr>
          <w:p w14:paraId="36F3EEF2"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GUID=d2d5117e-d275-456a-bfbe-c2a6334909c0 </w:instrText>
            </w:r>
            <w:r w:rsidRPr="006F2CA2">
              <w:rPr>
                <w:rFonts w:ascii="Times New Roman" w:hAnsi="Times New Roman" w:cs="Times New Roman"/>
                <w:sz w:val="22"/>
                <w:szCs w:val="20"/>
                <w:lang w:val="en-GB" w:eastAsia="en-US"/>
              </w:rPr>
              <w:fldChar w:fldCharType="end"/>
            </w:r>
          </w:p>
        </w:tc>
        <w:tc>
          <w:tcPr>
            <w:tcW w:w="420" w:type="dxa"/>
          </w:tcPr>
          <w:p w14:paraId="47228538"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GUID=15da9db8-aa1f-4231-bbef-809556a3eefc </w:instrText>
            </w:r>
            <w:r w:rsidRPr="006F2CA2">
              <w:rPr>
                <w:rFonts w:ascii="Times New Roman" w:hAnsi="Times New Roman" w:cs="Times New Roman"/>
                <w:sz w:val="22"/>
                <w:szCs w:val="20"/>
                <w:lang w:val="en-GB" w:eastAsia="en-US"/>
              </w:rPr>
              <w:fldChar w:fldCharType="end"/>
            </w:r>
          </w:p>
        </w:tc>
        <w:tc>
          <w:tcPr>
            <w:tcW w:w="312" w:type="dxa"/>
          </w:tcPr>
          <w:p w14:paraId="125D7DE1"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GUID=5797805f-3fbc-4081-958f-fca763a92715 </w:instrText>
            </w:r>
            <w:r w:rsidRPr="006F2CA2">
              <w:rPr>
                <w:rFonts w:ascii="Times New Roman" w:hAnsi="Times New Roman" w:cs="Times New Roman"/>
                <w:sz w:val="22"/>
                <w:szCs w:val="20"/>
                <w:lang w:val="en-GB" w:eastAsia="en-US"/>
              </w:rPr>
              <w:fldChar w:fldCharType="end"/>
            </w:r>
          </w:p>
        </w:tc>
        <w:tc>
          <w:tcPr>
            <w:tcW w:w="419" w:type="dxa"/>
          </w:tcPr>
          <w:p w14:paraId="27B2CD9F"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GUID=964ff8e5-82a7-4d5e-88ef-2472f846ca08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6334" w:type="dxa"/>
            <w:gridSpan w:val="5"/>
          </w:tcPr>
          <w:p w14:paraId="11871F09"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GUID=f99f54d4-a904-478e-9f4b-bc73e0f9a382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moneys due to the HDB;</w:t>
            </w:r>
          </w:p>
        </w:tc>
      </w:tr>
      <w:tr w:rsidR="005A22FC" w14:paraId="7817F219" w14:textId="77777777" w:rsidTr="00A04357">
        <w:trPr>
          <w:divId w:val="2116439976"/>
          <w:cantSplit/>
          <w:jc w:val="center"/>
        </w:trPr>
        <w:tc>
          <w:tcPr>
            <w:tcW w:w="381" w:type="dxa"/>
          </w:tcPr>
          <w:p w14:paraId="2D8FC6D5"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GUID=085beb16-ec94-49e7-a5ea-3320e38599ce </w:instrText>
            </w:r>
            <w:r w:rsidRPr="006F2CA2">
              <w:rPr>
                <w:rFonts w:ascii="Times New Roman" w:hAnsi="Times New Roman" w:cs="Times New Roman"/>
                <w:sz w:val="22"/>
                <w:szCs w:val="20"/>
                <w:lang w:val="en-GB" w:eastAsia="en-US"/>
              </w:rPr>
              <w:fldChar w:fldCharType="end"/>
            </w:r>
          </w:p>
        </w:tc>
        <w:tc>
          <w:tcPr>
            <w:tcW w:w="356" w:type="dxa"/>
          </w:tcPr>
          <w:p w14:paraId="7FCBA820"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GUID=9c19ae62-1e31-4d9b-95bb-04ee3f293b1e </w:instrText>
            </w:r>
            <w:r w:rsidRPr="006F2CA2">
              <w:rPr>
                <w:rFonts w:ascii="Times New Roman" w:hAnsi="Times New Roman" w:cs="Times New Roman"/>
                <w:sz w:val="22"/>
                <w:szCs w:val="20"/>
                <w:lang w:val="en-GB" w:eastAsia="en-US"/>
              </w:rPr>
              <w:fldChar w:fldCharType="end"/>
            </w:r>
          </w:p>
        </w:tc>
        <w:tc>
          <w:tcPr>
            <w:tcW w:w="420" w:type="dxa"/>
          </w:tcPr>
          <w:p w14:paraId="42FDD028"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GUID=62357da9-95f6-4826-84ee-f05e34919bd5 </w:instrText>
            </w:r>
            <w:r w:rsidRPr="006F2CA2">
              <w:rPr>
                <w:rFonts w:ascii="Times New Roman" w:hAnsi="Times New Roman" w:cs="Times New Roman"/>
                <w:sz w:val="22"/>
                <w:szCs w:val="20"/>
                <w:lang w:val="en-GB" w:eastAsia="en-US"/>
              </w:rPr>
              <w:fldChar w:fldCharType="end"/>
            </w:r>
          </w:p>
        </w:tc>
        <w:tc>
          <w:tcPr>
            <w:tcW w:w="312" w:type="dxa"/>
          </w:tcPr>
          <w:p w14:paraId="1E27642D"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GUID=a934c79d-15f4-4b70-90bf-053f559c5134 </w:instrText>
            </w:r>
            <w:r w:rsidRPr="006F2CA2">
              <w:rPr>
                <w:rFonts w:ascii="Times New Roman" w:hAnsi="Times New Roman" w:cs="Times New Roman"/>
                <w:sz w:val="22"/>
                <w:szCs w:val="20"/>
                <w:lang w:val="en-GB" w:eastAsia="en-US"/>
              </w:rPr>
              <w:fldChar w:fldCharType="end"/>
            </w:r>
          </w:p>
        </w:tc>
        <w:tc>
          <w:tcPr>
            <w:tcW w:w="419" w:type="dxa"/>
          </w:tcPr>
          <w:p w14:paraId="683ADD6C"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GUID=5a57dd51-f940-489b-9021-5e5a28f02df3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6334" w:type="dxa"/>
            <w:gridSpan w:val="5"/>
          </w:tcPr>
          <w:p w14:paraId="354D7896"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GUID=9851b969-35ef-46b9-b98d-6ee214456d72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the conveyancing, stamp, </w:t>
            </w:r>
            <w:proofErr w:type="gramStart"/>
            <w:r w:rsidRPr="006F2CA2">
              <w:rPr>
                <w:rFonts w:ascii="Times New Roman" w:hAnsi="Times New Roman" w:cs="Times New Roman"/>
                <w:sz w:val="22"/>
                <w:szCs w:val="20"/>
                <w:lang w:val="en-GB" w:eastAsia="en-US"/>
              </w:rPr>
              <w:t>registration</w:t>
            </w:r>
            <w:proofErr w:type="gramEnd"/>
            <w:r w:rsidRPr="006F2CA2">
              <w:rPr>
                <w:rFonts w:ascii="Times New Roman" w:hAnsi="Times New Roman" w:cs="Times New Roman"/>
                <w:sz w:val="22"/>
                <w:szCs w:val="20"/>
                <w:lang w:val="en-GB" w:eastAsia="en-US"/>
              </w:rPr>
              <w:t xml:space="preserve"> and administrative fees of the sale/transfer*;</w:t>
            </w:r>
          </w:p>
        </w:tc>
      </w:tr>
      <w:tr w:rsidR="005A22FC" w14:paraId="400AB1C5" w14:textId="77777777" w:rsidTr="00A04357">
        <w:trPr>
          <w:divId w:val="2116439976"/>
          <w:cantSplit/>
          <w:jc w:val="center"/>
        </w:trPr>
        <w:tc>
          <w:tcPr>
            <w:tcW w:w="381" w:type="dxa"/>
          </w:tcPr>
          <w:p w14:paraId="49AFA098"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GUID=45fa2a6d-e53e-4fa4-857c-de2653ec8328 </w:instrText>
            </w:r>
            <w:r w:rsidRPr="006F2CA2">
              <w:rPr>
                <w:rFonts w:ascii="Times New Roman" w:hAnsi="Times New Roman" w:cs="Times New Roman"/>
                <w:sz w:val="22"/>
                <w:szCs w:val="20"/>
                <w:lang w:val="en-GB" w:eastAsia="en-US"/>
              </w:rPr>
              <w:fldChar w:fldCharType="end"/>
            </w:r>
          </w:p>
        </w:tc>
        <w:tc>
          <w:tcPr>
            <w:tcW w:w="356" w:type="dxa"/>
          </w:tcPr>
          <w:p w14:paraId="71B0B644"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GUID=051d1d94-0b09-4f3b-92cd-0c4916a64893 </w:instrText>
            </w:r>
            <w:r w:rsidRPr="006F2CA2">
              <w:rPr>
                <w:rFonts w:ascii="Times New Roman" w:hAnsi="Times New Roman" w:cs="Times New Roman"/>
                <w:sz w:val="22"/>
                <w:szCs w:val="20"/>
                <w:lang w:val="en-GB" w:eastAsia="en-US"/>
              </w:rPr>
              <w:fldChar w:fldCharType="end"/>
            </w:r>
          </w:p>
        </w:tc>
        <w:tc>
          <w:tcPr>
            <w:tcW w:w="420" w:type="dxa"/>
          </w:tcPr>
          <w:p w14:paraId="234D40BF"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GUID=b3f4b825-ecbe-4d51-a3cd-389259ea7693 </w:instrText>
            </w:r>
            <w:r w:rsidRPr="006F2CA2">
              <w:rPr>
                <w:rFonts w:ascii="Times New Roman" w:hAnsi="Times New Roman" w:cs="Times New Roman"/>
                <w:sz w:val="22"/>
                <w:szCs w:val="20"/>
                <w:lang w:val="en-GB" w:eastAsia="en-US"/>
              </w:rPr>
              <w:fldChar w:fldCharType="end"/>
            </w:r>
          </w:p>
        </w:tc>
        <w:tc>
          <w:tcPr>
            <w:tcW w:w="312" w:type="dxa"/>
          </w:tcPr>
          <w:p w14:paraId="65B9A48B"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GUID=713afa88-96c5-4085-a7be-3b1f1c3f0420 </w:instrText>
            </w:r>
            <w:r w:rsidRPr="006F2CA2">
              <w:rPr>
                <w:rFonts w:ascii="Times New Roman" w:hAnsi="Times New Roman" w:cs="Times New Roman"/>
                <w:sz w:val="22"/>
                <w:szCs w:val="20"/>
                <w:lang w:val="en-GB" w:eastAsia="en-US"/>
              </w:rPr>
              <w:fldChar w:fldCharType="end"/>
            </w:r>
          </w:p>
        </w:tc>
        <w:tc>
          <w:tcPr>
            <w:tcW w:w="419" w:type="dxa"/>
          </w:tcPr>
          <w:p w14:paraId="1DEA5B70"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GUID=2dd3fe11-bf8e-45be-8ea2-290e90d5da5b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6334" w:type="dxa"/>
            <w:gridSpan w:val="5"/>
          </w:tcPr>
          <w:p w14:paraId="42C2A397"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GUID=4d6cb0ec-3810-4cd9-9b1a-3eebe865c04b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others [</w:t>
            </w:r>
            <w:r w:rsidRPr="006F2CA2">
              <w:rPr>
                <w:rFonts w:ascii="Times New Roman" w:hAnsi="Times New Roman" w:cs="Times New Roman"/>
                <w:i/>
                <w:sz w:val="22"/>
                <w:szCs w:val="20"/>
                <w:lang w:val="en-GB" w:eastAsia="en-US"/>
              </w:rPr>
              <w:t>please specify</w:t>
            </w:r>
            <w:r w:rsidRPr="006F2CA2">
              <w:rPr>
                <w:rFonts w:ascii="Times New Roman" w:hAnsi="Times New Roman" w:cs="Times New Roman"/>
                <w:sz w:val="22"/>
                <w:szCs w:val="20"/>
                <w:lang w:val="en-GB" w:eastAsia="en-US"/>
              </w:rPr>
              <w:t>] ______________________.</w:t>
            </w:r>
          </w:p>
        </w:tc>
      </w:tr>
      <w:tr w:rsidR="005A22FC" w14:paraId="1FB3255B" w14:textId="77777777" w:rsidTr="00A04357">
        <w:trPr>
          <w:divId w:val="2116439976"/>
          <w:cantSplit/>
          <w:jc w:val="center"/>
        </w:trPr>
        <w:tc>
          <w:tcPr>
            <w:tcW w:w="381" w:type="dxa"/>
          </w:tcPr>
          <w:p w14:paraId="7552AB34"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GUID=dc0eb67f-1196-4b23-a1ae-c71c9e2907cc </w:instrText>
            </w:r>
            <w:r w:rsidRPr="006F2CA2">
              <w:rPr>
                <w:rFonts w:ascii="Times New Roman" w:hAnsi="Times New Roman" w:cs="Times New Roman"/>
                <w:sz w:val="22"/>
                <w:szCs w:val="20"/>
                <w:lang w:val="en-GB" w:eastAsia="en-US"/>
              </w:rPr>
              <w:fldChar w:fldCharType="end"/>
            </w:r>
          </w:p>
        </w:tc>
        <w:tc>
          <w:tcPr>
            <w:tcW w:w="356" w:type="dxa"/>
          </w:tcPr>
          <w:p w14:paraId="7F7EE585"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GUID=ec90dfdb-065c-43a4-933f-4453471974be </w:instrText>
            </w:r>
            <w:r w:rsidRPr="006F2CA2">
              <w:rPr>
                <w:rFonts w:ascii="Times New Roman" w:hAnsi="Times New Roman" w:cs="Times New Roman"/>
                <w:sz w:val="22"/>
                <w:szCs w:val="20"/>
                <w:lang w:val="en-GB" w:eastAsia="en-US"/>
              </w:rPr>
              <w:fldChar w:fldCharType="end"/>
            </w:r>
          </w:p>
        </w:tc>
        <w:tc>
          <w:tcPr>
            <w:tcW w:w="420" w:type="dxa"/>
          </w:tcPr>
          <w:p w14:paraId="4238146E"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GUID=4ecb6595-0741-4d8e-bb69-6baf4a318cab </w:instrText>
            </w:r>
            <w:r w:rsidRPr="006F2CA2">
              <w:rPr>
                <w:rFonts w:ascii="Times New Roman" w:hAnsi="Times New Roman" w:cs="Times New Roman"/>
                <w:sz w:val="22"/>
                <w:szCs w:val="20"/>
                <w:lang w:val="en-GB" w:eastAsia="en-US"/>
              </w:rPr>
              <w:fldChar w:fldCharType="end"/>
            </w:r>
          </w:p>
        </w:tc>
        <w:tc>
          <w:tcPr>
            <w:tcW w:w="7065" w:type="dxa"/>
            <w:gridSpan w:val="7"/>
          </w:tcPr>
          <w:p w14:paraId="7C749633"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GUID=3eee9153-56c2-41d9-b9de-3880330bbae4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the valuation is to be determined by:</w:t>
            </w:r>
          </w:p>
        </w:tc>
      </w:tr>
      <w:tr w:rsidR="005A22FC" w14:paraId="4527E05D" w14:textId="77777777" w:rsidTr="00A04357">
        <w:trPr>
          <w:divId w:val="2116439976"/>
          <w:cantSplit/>
          <w:jc w:val="center"/>
        </w:trPr>
        <w:tc>
          <w:tcPr>
            <w:tcW w:w="381" w:type="dxa"/>
          </w:tcPr>
          <w:p w14:paraId="36ACCD3B"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GUID=a1548085-fd2a-4802-ac3f-5c0cb31ee5ce </w:instrText>
            </w:r>
            <w:r w:rsidRPr="006F2CA2">
              <w:rPr>
                <w:rFonts w:ascii="Times New Roman" w:hAnsi="Times New Roman" w:cs="Times New Roman"/>
                <w:sz w:val="22"/>
                <w:szCs w:val="20"/>
                <w:lang w:val="en-GB" w:eastAsia="en-US"/>
              </w:rPr>
              <w:fldChar w:fldCharType="end"/>
            </w:r>
          </w:p>
        </w:tc>
        <w:tc>
          <w:tcPr>
            <w:tcW w:w="356" w:type="dxa"/>
          </w:tcPr>
          <w:p w14:paraId="1E4A1A9D"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GUID=4baba440-f112-488e-894b-8392af339065 </w:instrText>
            </w:r>
            <w:r w:rsidRPr="006F2CA2">
              <w:rPr>
                <w:rFonts w:ascii="Times New Roman" w:hAnsi="Times New Roman" w:cs="Times New Roman"/>
                <w:sz w:val="22"/>
                <w:szCs w:val="20"/>
                <w:lang w:val="en-GB" w:eastAsia="en-US"/>
              </w:rPr>
              <w:fldChar w:fldCharType="end"/>
            </w:r>
          </w:p>
        </w:tc>
        <w:tc>
          <w:tcPr>
            <w:tcW w:w="420" w:type="dxa"/>
          </w:tcPr>
          <w:p w14:paraId="1BEBCC22"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GUID=4803e3dc-3d6d-4c6f-a11e-7c9523e8d199 </w:instrText>
            </w:r>
            <w:r w:rsidRPr="006F2CA2">
              <w:rPr>
                <w:rFonts w:ascii="Times New Roman" w:hAnsi="Times New Roman" w:cs="Times New Roman"/>
                <w:sz w:val="22"/>
                <w:szCs w:val="20"/>
                <w:lang w:val="en-GB" w:eastAsia="en-US"/>
              </w:rPr>
              <w:fldChar w:fldCharType="end"/>
            </w:r>
          </w:p>
        </w:tc>
        <w:tc>
          <w:tcPr>
            <w:tcW w:w="312" w:type="dxa"/>
          </w:tcPr>
          <w:p w14:paraId="4002F8B0"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GUID=d59bde48-7301-47d7-b7c1-b2db29442228 </w:instrText>
            </w:r>
            <w:r w:rsidRPr="006F2CA2">
              <w:rPr>
                <w:rFonts w:ascii="Times New Roman" w:hAnsi="Times New Roman" w:cs="Times New Roman"/>
                <w:sz w:val="22"/>
                <w:szCs w:val="20"/>
                <w:lang w:val="en-GB" w:eastAsia="en-US"/>
              </w:rPr>
              <w:fldChar w:fldCharType="end"/>
            </w:r>
          </w:p>
        </w:tc>
        <w:tc>
          <w:tcPr>
            <w:tcW w:w="419" w:type="dxa"/>
          </w:tcPr>
          <w:p w14:paraId="4D0B4497"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GUID=507b22b4-d67b-47ea-9b2e-ff682b2a874f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6334" w:type="dxa"/>
            <w:gridSpan w:val="5"/>
          </w:tcPr>
          <w:p w14:paraId="445327BA"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GUID=d56fbdb3-6dc5-410f-9991-aa0d1b5827a6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 valuer appointed by the HDB on a loan basis;</w:t>
            </w:r>
          </w:p>
        </w:tc>
      </w:tr>
      <w:tr w:rsidR="005A22FC" w14:paraId="05E3D72D" w14:textId="77777777" w:rsidTr="00A04357">
        <w:trPr>
          <w:divId w:val="2116439976"/>
          <w:cantSplit/>
          <w:jc w:val="center"/>
        </w:trPr>
        <w:tc>
          <w:tcPr>
            <w:tcW w:w="381" w:type="dxa"/>
          </w:tcPr>
          <w:p w14:paraId="25D728CD"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GUID=5b1dfec6-1f90-4cb4-90ae-520c45fd126f </w:instrText>
            </w:r>
            <w:r w:rsidRPr="006F2CA2">
              <w:rPr>
                <w:rFonts w:ascii="Times New Roman" w:hAnsi="Times New Roman" w:cs="Times New Roman"/>
                <w:sz w:val="22"/>
                <w:szCs w:val="20"/>
                <w:lang w:val="en-GB" w:eastAsia="en-US"/>
              </w:rPr>
              <w:fldChar w:fldCharType="end"/>
            </w:r>
          </w:p>
        </w:tc>
        <w:tc>
          <w:tcPr>
            <w:tcW w:w="356" w:type="dxa"/>
          </w:tcPr>
          <w:p w14:paraId="4A451238"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GUID=45ef9556-e4dc-4786-9712-2c104eccb1c4 </w:instrText>
            </w:r>
            <w:r w:rsidRPr="006F2CA2">
              <w:rPr>
                <w:rFonts w:ascii="Times New Roman" w:hAnsi="Times New Roman" w:cs="Times New Roman"/>
                <w:sz w:val="22"/>
                <w:szCs w:val="20"/>
                <w:lang w:val="en-GB" w:eastAsia="en-US"/>
              </w:rPr>
              <w:fldChar w:fldCharType="end"/>
            </w:r>
          </w:p>
        </w:tc>
        <w:tc>
          <w:tcPr>
            <w:tcW w:w="420" w:type="dxa"/>
          </w:tcPr>
          <w:p w14:paraId="56D8CEB3"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GUID=bd3047c3-15f6-44b6-8654-64c53ef1d908 </w:instrText>
            </w:r>
            <w:r w:rsidRPr="006F2CA2">
              <w:rPr>
                <w:rFonts w:ascii="Times New Roman" w:hAnsi="Times New Roman" w:cs="Times New Roman"/>
                <w:sz w:val="22"/>
                <w:szCs w:val="20"/>
                <w:lang w:val="en-GB" w:eastAsia="en-US"/>
              </w:rPr>
              <w:fldChar w:fldCharType="end"/>
            </w:r>
          </w:p>
        </w:tc>
        <w:tc>
          <w:tcPr>
            <w:tcW w:w="312" w:type="dxa"/>
          </w:tcPr>
          <w:p w14:paraId="567E997E"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GUID=83ea56a8-9379-44c0-abcf-327b7ab8eab6 </w:instrText>
            </w:r>
            <w:r w:rsidRPr="006F2CA2">
              <w:rPr>
                <w:rFonts w:ascii="Times New Roman" w:hAnsi="Times New Roman" w:cs="Times New Roman"/>
                <w:sz w:val="22"/>
                <w:szCs w:val="20"/>
                <w:lang w:val="en-GB" w:eastAsia="en-US"/>
              </w:rPr>
              <w:fldChar w:fldCharType="end"/>
            </w:r>
          </w:p>
        </w:tc>
        <w:tc>
          <w:tcPr>
            <w:tcW w:w="419" w:type="dxa"/>
          </w:tcPr>
          <w:p w14:paraId="51D36943"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GUID=10a96e8d-6eb4-4385-a30e-abf659b076ab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6334" w:type="dxa"/>
            <w:gridSpan w:val="5"/>
          </w:tcPr>
          <w:p w14:paraId="367A1E29"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GUID=9d2dafce-c4dd-413c-9e8b-7882c892c8e7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others [</w:t>
            </w:r>
            <w:r w:rsidRPr="006F2CA2">
              <w:rPr>
                <w:rFonts w:ascii="Times New Roman" w:hAnsi="Times New Roman" w:cs="Times New Roman"/>
                <w:i/>
                <w:sz w:val="22"/>
                <w:szCs w:val="20"/>
                <w:lang w:val="en-GB" w:eastAsia="en-US"/>
              </w:rPr>
              <w:t>please specify</w:t>
            </w:r>
            <w:r w:rsidRPr="006F2CA2">
              <w:rPr>
                <w:rFonts w:ascii="Times New Roman" w:hAnsi="Times New Roman" w:cs="Times New Roman"/>
                <w:sz w:val="22"/>
                <w:szCs w:val="20"/>
                <w:lang w:val="en-GB" w:eastAsia="en-US"/>
              </w:rPr>
              <w:t>] ____________________ on:</w:t>
            </w:r>
          </w:p>
        </w:tc>
      </w:tr>
      <w:tr w:rsidR="005A22FC" w14:paraId="1B2BCE6A" w14:textId="77777777" w:rsidTr="00A04357">
        <w:trPr>
          <w:divId w:val="2116439976"/>
          <w:cantSplit/>
          <w:jc w:val="center"/>
        </w:trPr>
        <w:tc>
          <w:tcPr>
            <w:tcW w:w="381" w:type="dxa"/>
          </w:tcPr>
          <w:p w14:paraId="10C28961"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GUID=16acf168-35a4-43fa-b2a0-4d7ddfaf8a38 </w:instrText>
            </w:r>
            <w:r w:rsidRPr="006F2CA2">
              <w:rPr>
                <w:rFonts w:ascii="Times New Roman" w:hAnsi="Times New Roman" w:cs="Times New Roman"/>
                <w:sz w:val="22"/>
                <w:szCs w:val="20"/>
                <w:lang w:val="en-GB" w:eastAsia="en-US"/>
              </w:rPr>
              <w:fldChar w:fldCharType="end"/>
            </w:r>
          </w:p>
        </w:tc>
        <w:tc>
          <w:tcPr>
            <w:tcW w:w="356" w:type="dxa"/>
          </w:tcPr>
          <w:p w14:paraId="121D1247"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GUID=5f932379-64bb-4e51-b330-baac4bc44c42 </w:instrText>
            </w:r>
            <w:r w:rsidRPr="006F2CA2">
              <w:rPr>
                <w:rFonts w:ascii="Times New Roman" w:hAnsi="Times New Roman" w:cs="Times New Roman"/>
                <w:sz w:val="22"/>
                <w:szCs w:val="20"/>
                <w:lang w:val="en-GB" w:eastAsia="en-US"/>
              </w:rPr>
              <w:fldChar w:fldCharType="end"/>
            </w:r>
          </w:p>
        </w:tc>
        <w:tc>
          <w:tcPr>
            <w:tcW w:w="420" w:type="dxa"/>
          </w:tcPr>
          <w:p w14:paraId="0052DE93"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GUID=523494ed-b887-48c8-abfd-559153f45630 </w:instrText>
            </w:r>
            <w:r w:rsidRPr="006F2CA2">
              <w:rPr>
                <w:rFonts w:ascii="Times New Roman" w:hAnsi="Times New Roman" w:cs="Times New Roman"/>
                <w:sz w:val="22"/>
                <w:szCs w:val="20"/>
                <w:lang w:val="en-GB" w:eastAsia="en-US"/>
              </w:rPr>
              <w:fldChar w:fldCharType="end"/>
            </w:r>
          </w:p>
        </w:tc>
        <w:tc>
          <w:tcPr>
            <w:tcW w:w="312" w:type="dxa"/>
          </w:tcPr>
          <w:p w14:paraId="06316A66"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GUID=66cfd6d8-3ee6-40de-bb1d-c643b2388a62 </w:instrText>
            </w:r>
            <w:r w:rsidRPr="006F2CA2">
              <w:rPr>
                <w:rFonts w:ascii="Times New Roman" w:hAnsi="Times New Roman" w:cs="Times New Roman"/>
                <w:sz w:val="22"/>
                <w:szCs w:val="20"/>
                <w:lang w:val="en-GB" w:eastAsia="en-US"/>
              </w:rPr>
              <w:fldChar w:fldCharType="end"/>
            </w:r>
          </w:p>
        </w:tc>
        <w:tc>
          <w:tcPr>
            <w:tcW w:w="419" w:type="dxa"/>
          </w:tcPr>
          <w:p w14:paraId="30CB78FD"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GUID=7c23e9b1-114c-4176-a0be-1c81651170e8 </w:instrText>
            </w:r>
            <w:r w:rsidRPr="006F2CA2">
              <w:rPr>
                <w:rFonts w:ascii="Times New Roman" w:hAnsi="Times New Roman" w:cs="Times New Roman"/>
                <w:sz w:val="22"/>
                <w:szCs w:val="20"/>
                <w:lang w:val="en-GB" w:eastAsia="en-US"/>
              </w:rPr>
              <w:fldChar w:fldCharType="end"/>
            </w:r>
          </w:p>
        </w:tc>
        <w:tc>
          <w:tcPr>
            <w:tcW w:w="1831" w:type="dxa"/>
            <w:gridSpan w:val="2"/>
          </w:tcPr>
          <w:p w14:paraId="08ED5106"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GUID=92682528-21a5-4e35-9ab9-9f9a65a33a0a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4503" w:type="dxa"/>
            <w:gridSpan w:val="3"/>
          </w:tcPr>
          <w:p w14:paraId="134A0EF0"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GUID=8e4b0acb-82df-433c-a7b6-a671e8ac212e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 open market basis;</w:t>
            </w:r>
          </w:p>
        </w:tc>
      </w:tr>
      <w:tr w:rsidR="005A22FC" w14:paraId="6A011C14" w14:textId="77777777" w:rsidTr="00A04357">
        <w:trPr>
          <w:divId w:val="2116439976"/>
          <w:cantSplit/>
          <w:jc w:val="center"/>
        </w:trPr>
        <w:tc>
          <w:tcPr>
            <w:tcW w:w="381" w:type="dxa"/>
          </w:tcPr>
          <w:p w14:paraId="7A9A83B2"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GUID=8187897c-f664-4ad2-9353-4c7c6c06930c </w:instrText>
            </w:r>
            <w:r w:rsidRPr="006F2CA2">
              <w:rPr>
                <w:rFonts w:ascii="Times New Roman" w:hAnsi="Times New Roman" w:cs="Times New Roman"/>
                <w:sz w:val="22"/>
                <w:szCs w:val="20"/>
                <w:lang w:val="en-GB" w:eastAsia="en-US"/>
              </w:rPr>
              <w:fldChar w:fldCharType="end"/>
            </w:r>
          </w:p>
        </w:tc>
        <w:tc>
          <w:tcPr>
            <w:tcW w:w="356" w:type="dxa"/>
          </w:tcPr>
          <w:p w14:paraId="14BB3B4A"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GUID=3ec81ecc-9c53-4b95-b99c-4e4bfcb76c81 </w:instrText>
            </w:r>
            <w:r w:rsidRPr="006F2CA2">
              <w:rPr>
                <w:rFonts w:ascii="Times New Roman" w:hAnsi="Times New Roman" w:cs="Times New Roman"/>
                <w:sz w:val="22"/>
                <w:szCs w:val="20"/>
                <w:lang w:val="en-GB" w:eastAsia="en-US"/>
              </w:rPr>
              <w:fldChar w:fldCharType="end"/>
            </w:r>
          </w:p>
        </w:tc>
        <w:tc>
          <w:tcPr>
            <w:tcW w:w="420" w:type="dxa"/>
          </w:tcPr>
          <w:p w14:paraId="6DDE4C3D"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GUID=85f275b7-e071-4099-8f0d-829d75a590d6 </w:instrText>
            </w:r>
            <w:r w:rsidRPr="006F2CA2">
              <w:rPr>
                <w:rFonts w:ascii="Times New Roman" w:hAnsi="Times New Roman" w:cs="Times New Roman"/>
                <w:sz w:val="22"/>
                <w:szCs w:val="20"/>
                <w:lang w:val="en-GB" w:eastAsia="en-US"/>
              </w:rPr>
              <w:fldChar w:fldCharType="end"/>
            </w:r>
          </w:p>
        </w:tc>
        <w:tc>
          <w:tcPr>
            <w:tcW w:w="312" w:type="dxa"/>
          </w:tcPr>
          <w:p w14:paraId="041FAF82"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GUID=38e4450b-5604-44ed-b14c-bcef7c03d5de </w:instrText>
            </w:r>
            <w:r w:rsidRPr="006F2CA2">
              <w:rPr>
                <w:rFonts w:ascii="Times New Roman" w:hAnsi="Times New Roman" w:cs="Times New Roman"/>
                <w:sz w:val="22"/>
                <w:szCs w:val="20"/>
                <w:lang w:val="en-GB" w:eastAsia="en-US"/>
              </w:rPr>
              <w:fldChar w:fldCharType="end"/>
            </w:r>
          </w:p>
        </w:tc>
        <w:tc>
          <w:tcPr>
            <w:tcW w:w="419" w:type="dxa"/>
          </w:tcPr>
          <w:p w14:paraId="4E9CBEB4"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GUID=074e0880-5a91-4dd1-921c-140368ac7f3f </w:instrText>
            </w:r>
            <w:r w:rsidRPr="006F2CA2">
              <w:rPr>
                <w:rFonts w:ascii="Times New Roman" w:hAnsi="Times New Roman" w:cs="Times New Roman"/>
                <w:sz w:val="22"/>
                <w:szCs w:val="20"/>
                <w:lang w:val="en-GB" w:eastAsia="en-US"/>
              </w:rPr>
              <w:fldChar w:fldCharType="end"/>
            </w:r>
          </w:p>
        </w:tc>
        <w:tc>
          <w:tcPr>
            <w:tcW w:w="1831" w:type="dxa"/>
            <w:gridSpan w:val="2"/>
          </w:tcPr>
          <w:p w14:paraId="6E4CED3C"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GUID=e88eab57-7681-4a12-b6a8-7d49ff32363d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4503" w:type="dxa"/>
            <w:gridSpan w:val="3"/>
          </w:tcPr>
          <w:p w14:paraId="1835FB94"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GUID=5f33c54f-c5e0-40ed-b70b-11a951eca077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 loan basis;</w:t>
            </w:r>
          </w:p>
        </w:tc>
      </w:tr>
      <w:tr w:rsidR="005A22FC" w14:paraId="2F4E1F7A" w14:textId="77777777" w:rsidTr="00A04357">
        <w:trPr>
          <w:divId w:val="2116439976"/>
          <w:cantSplit/>
          <w:jc w:val="center"/>
        </w:trPr>
        <w:tc>
          <w:tcPr>
            <w:tcW w:w="381" w:type="dxa"/>
          </w:tcPr>
          <w:p w14:paraId="479F17C3"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GUID=3d2e5ae4-ab2a-4259-b6d2-0ff78aedc982 </w:instrText>
            </w:r>
            <w:r w:rsidRPr="006F2CA2">
              <w:rPr>
                <w:rFonts w:ascii="Times New Roman" w:hAnsi="Times New Roman" w:cs="Times New Roman"/>
                <w:sz w:val="22"/>
                <w:szCs w:val="20"/>
                <w:lang w:val="en-GB" w:eastAsia="en-US"/>
              </w:rPr>
              <w:fldChar w:fldCharType="end"/>
            </w:r>
          </w:p>
        </w:tc>
        <w:tc>
          <w:tcPr>
            <w:tcW w:w="356" w:type="dxa"/>
          </w:tcPr>
          <w:p w14:paraId="3D5F6E47"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GUID=8cbfd2e6-c1db-4060-9b86-009148b0a979 </w:instrText>
            </w:r>
            <w:r w:rsidRPr="006F2CA2">
              <w:rPr>
                <w:rFonts w:ascii="Times New Roman" w:hAnsi="Times New Roman" w:cs="Times New Roman"/>
                <w:sz w:val="22"/>
                <w:szCs w:val="20"/>
                <w:lang w:val="en-GB" w:eastAsia="en-US"/>
              </w:rPr>
              <w:fldChar w:fldCharType="end"/>
            </w:r>
          </w:p>
        </w:tc>
        <w:tc>
          <w:tcPr>
            <w:tcW w:w="420" w:type="dxa"/>
          </w:tcPr>
          <w:p w14:paraId="11167CDA"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GUID=bcaf0846-bfa1-4f90-b490-2f4f1d2dd6c6 </w:instrText>
            </w:r>
            <w:r w:rsidRPr="006F2CA2">
              <w:rPr>
                <w:rFonts w:ascii="Times New Roman" w:hAnsi="Times New Roman" w:cs="Times New Roman"/>
                <w:sz w:val="22"/>
                <w:szCs w:val="20"/>
                <w:lang w:val="en-GB" w:eastAsia="en-US"/>
              </w:rPr>
              <w:fldChar w:fldCharType="end"/>
            </w:r>
          </w:p>
        </w:tc>
        <w:tc>
          <w:tcPr>
            <w:tcW w:w="312" w:type="dxa"/>
          </w:tcPr>
          <w:p w14:paraId="26C06F9E"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GUID=d998c743-dcd4-4a58-a2ef-54592f89800a </w:instrText>
            </w:r>
            <w:r w:rsidRPr="006F2CA2">
              <w:rPr>
                <w:rFonts w:ascii="Times New Roman" w:hAnsi="Times New Roman" w:cs="Times New Roman"/>
                <w:sz w:val="22"/>
                <w:szCs w:val="20"/>
                <w:lang w:val="en-GB" w:eastAsia="en-US"/>
              </w:rPr>
              <w:fldChar w:fldCharType="end"/>
            </w:r>
          </w:p>
        </w:tc>
        <w:tc>
          <w:tcPr>
            <w:tcW w:w="419" w:type="dxa"/>
          </w:tcPr>
          <w:p w14:paraId="3F86D19F"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GUID=62408e67-2db1-465c-a0dd-29251caed0db </w:instrText>
            </w:r>
            <w:r w:rsidRPr="006F2CA2">
              <w:rPr>
                <w:rFonts w:ascii="Times New Roman" w:hAnsi="Times New Roman" w:cs="Times New Roman"/>
                <w:sz w:val="22"/>
                <w:szCs w:val="20"/>
                <w:lang w:val="en-GB" w:eastAsia="en-US"/>
              </w:rPr>
              <w:fldChar w:fldCharType="end"/>
            </w:r>
          </w:p>
        </w:tc>
        <w:tc>
          <w:tcPr>
            <w:tcW w:w="1831" w:type="dxa"/>
            <w:gridSpan w:val="2"/>
          </w:tcPr>
          <w:p w14:paraId="322496B5"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GUID=faf79a47-0ca2-44ff-8c0a-1bca8e4d032b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4503" w:type="dxa"/>
            <w:gridSpan w:val="3"/>
          </w:tcPr>
          <w:p w14:paraId="40B65E58"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GUID=228a777f-b7c0-40eb-9f5d-b3523cfafbb6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others [</w:t>
            </w:r>
            <w:r w:rsidRPr="006F2CA2">
              <w:rPr>
                <w:rFonts w:ascii="Times New Roman" w:hAnsi="Times New Roman" w:cs="Times New Roman"/>
                <w:i/>
                <w:sz w:val="22"/>
                <w:szCs w:val="20"/>
                <w:lang w:val="en-GB" w:eastAsia="en-US"/>
              </w:rPr>
              <w:t>please specify</w:t>
            </w:r>
            <w:r w:rsidRPr="006F2CA2">
              <w:rPr>
                <w:rFonts w:ascii="Times New Roman" w:hAnsi="Times New Roman" w:cs="Times New Roman"/>
                <w:sz w:val="22"/>
                <w:szCs w:val="20"/>
                <w:lang w:val="en-GB" w:eastAsia="en-US"/>
              </w:rPr>
              <w:t>] __________________.</w:t>
            </w:r>
          </w:p>
        </w:tc>
      </w:tr>
      <w:tr w:rsidR="005A22FC" w14:paraId="58CE3941" w14:textId="77777777" w:rsidTr="00A04357">
        <w:trPr>
          <w:divId w:val="2116439976"/>
          <w:cantSplit/>
          <w:jc w:val="center"/>
        </w:trPr>
        <w:tc>
          <w:tcPr>
            <w:tcW w:w="381" w:type="dxa"/>
          </w:tcPr>
          <w:p w14:paraId="631A4610"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GUID=53fbf38b-581f-4526-bb00-28821a842d5b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w:t>
            </w:r>
          </w:p>
        </w:tc>
        <w:tc>
          <w:tcPr>
            <w:tcW w:w="356" w:type="dxa"/>
          </w:tcPr>
          <w:p w14:paraId="01FEBD3E"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GUID=8fff593e-5e1f-48a6-8aeb-31abfd79b840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7485" w:type="dxa"/>
            <w:gridSpan w:val="8"/>
          </w:tcPr>
          <w:p w14:paraId="24AE9671"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GUID=77d7aff3-4616-48c8-9085-e1a978460485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Plaintiff/Defendant* will refund the Defendant’s CPF moneys used for the flat.</w:t>
            </w:r>
          </w:p>
        </w:tc>
      </w:tr>
      <w:tr w:rsidR="005A22FC" w14:paraId="0BF2BBAD" w14:textId="77777777" w:rsidTr="00A04357">
        <w:trPr>
          <w:divId w:val="2116439976"/>
          <w:cantSplit/>
          <w:jc w:val="center"/>
        </w:trPr>
        <w:tc>
          <w:tcPr>
            <w:tcW w:w="381" w:type="dxa"/>
          </w:tcPr>
          <w:p w14:paraId="7A775909"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GUID=90dd2a7d-a4c8-4ae5-82c4-f00dd5c18aad </w:instrText>
            </w:r>
            <w:r w:rsidRPr="006F2CA2">
              <w:rPr>
                <w:rFonts w:ascii="Times New Roman" w:hAnsi="Times New Roman" w:cs="Times New Roman"/>
                <w:sz w:val="22"/>
                <w:szCs w:val="20"/>
                <w:lang w:val="en-GB" w:eastAsia="en-US"/>
              </w:rPr>
              <w:fldChar w:fldCharType="end"/>
            </w:r>
          </w:p>
        </w:tc>
        <w:tc>
          <w:tcPr>
            <w:tcW w:w="356" w:type="dxa"/>
          </w:tcPr>
          <w:p w14:paraId="4F9FBA16"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GUID=7da80b20-0e70-43be-88d5-d80b516ad394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7485" w:type="dxa"/>
            <w:gridSpan w:val="8"/>
          </w:tcPr>
          <w:p w14:paraId="3DB2B5BC"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GUID=909776c6-fac6-4b8b-ae6d-d289ddb8d5ae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Plaintiff/Defendant* will refund the accrued interest on the Defendant’s CPF moneys used for the flat.</w:t>
            </w:r>
          </w:p>
        </w:tc>
      </w:tr>
      <w:tr w:rsidR="005A22FC" w14:paraId="4E7F7515" w14:textId="77777777" w:rsidTr="00A04357">
        <w:trPr>
          <w:divId w:val="2116439976"/>
          <w:cantSplit/>
          <w:jc w:val="center"/>
        </w:trPr>
        <w:tc>
          <w:tcPr>
            <w:tcW w:w="8222" w:type="dxa"/>
            <w:gridSpan w:val="10"/>
          </w:tcPr>
          <w:p w14:paraId="7A168F2C"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GUID=5397b5f0-ff05-40dc-a1a0-773747724665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3.</w:t>
            </w:r>
            <w:r w:rsidRPr="006F2CA2">
              <w:rPr>
                <w:rFonts w:ascii="Times New Roman" w:hAnsi="Times New Roman" w:cs="Times New Roman"/>
                <w:sz w:val="22"/>
                <w:szCs w:val="20"/>
                <w:lang w:val="en-GB" w:eastAsia="en-US"/>
              </w:rPr>
              <w:tab/>
              <w:t>The outstanding mortgage loan will be borne by:</w:t>
            </w:r>
          </w:p>
        </w:tc>
      </w:tr>
      <w:tr w:rsidR="005A22FC" w14:paraId="6F4A2406" w14:textId="77777777" w:rsidTr="00A04357">
        <w:trPr>
          <w:divId w:val="2116439976"/>
          <w:cantSplit/>
          <w:jc w:val="center"/>
        </w:trPr>
        <w:tc>
          <w:tcPr>
            <w:tcW w:w="381" w:type="dxa"/>
          </w:tcPr>
          <w:p w14:paraId="0ABB8844"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GUID=f45d51d8-c6e5-42bc-8fbb-ecfa2d40192c </w:instrText>
            </w:r>
            <w:r w:rsidRPr="006F2CA2">
              <w:rPr>
                <w:rFonts w:ascii="Times New Roman" w:hAnsi="Times New Roman" w:cs="Times New Roman"/>
                <w:sz w:val="22"/>
                <w:szCs w:val="20"/>
                <w:lang w:val="en-GB" w:eastAsia="en-US"/>
              </w:rPr>
              <w:fldChar w:fldCharType="end"/>
            </w:r>
          </w:p>
        </w:tc>
        <w:tc>
          <w:tcPr>
            <w:tcW w:w="356" w:type="dxa"/>
          </w:tcPr>
          <w:p w14:paraId="57673FD1"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GUID=0ab1fc54-bd63-469d-902c-9bac2095d2c7 </w:instrText>
            </w:r>
            <w:r w:rsidRPr="006F2CA2">
              <w:rPr>
                <w:rFonts w:ascii="Times New Roman" w:hAnsi="Times New Roman" w:cs="Times New Roman"/>
                <w:sz w:val="22"/>
                <w:szCs w:val="20"/>
                <w:lang w:val="en-GB" w:eastAsia="en-US"/>
              </w:rPr>
              <w:fldChar w:fldCharType="end"/>
            </w:r>
          </w:p>
        </w:tc>
        <w:tc>
          <w:tcPr>
            <w:tcW w:w="1151" w:type="dxa"/>
            <w:gridSpan w:val="3"/>
          </w:tcPr>
          <w:p w14:paraId="2F0807B9"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GUID=184ec224-ef21-46f1-a507-be2aa9bd273e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Plaintiff</w:t>
            </w:r>
          </w:p>
        </w:tc>
        <w:tc>
          <w:tcPr>
            <w:tcW w:w="1942" w:type="dxa"/>
            <w:gridSpan w:val="3"/>
          </w:tcPr>
          <w:p w14:paraId="621D1308"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GUID=29507daf-67ba-4b9b-94a7-1155b4047603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____________%</w:t>
            </w:r>
          </w:p>
        </w:tc>
        <w:tc>
          <w:tcPr>
            <w:tcW w:w="1800" w:type="dxa"/>
          </w:tcPr>
          <w:p w14:paraId="106FF70C"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GUID=28473a96-615f-4780-b703-21c1446118dd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$____________*</w:t>
            </w:r>
          </w:p>
        </w:tc>
        <w:tc>
          <w:tcPr>
            <w:tcW w:w="2592" w:type="dxa"/>
          </w:tcPr>
          <w:p w14:paraId="3265325F"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GUID=7acb6074-16c1-45f4-bf41-91adb514e696 </w:instrText>
            </w:r>
            <w:r w:rsidRPr="006F2CA2">
              <w:rPr>
                <w:rFonts w:ascii="Times New Roman" w:hAnsi="Times New Roman" w:cs="Times New Roman"/>
                <w:sz w:val="22"/>
                <w:szCs w:val="20"/>
                <w:lang w:val="en-GB" w:eastAsia="en-US"/>
              </w:rPr>
              <w:fldChar w:fldCharType="end"/>
            </w:r>
          </w:p>
        </w:tc>
      </w:tr>
      <w:tr w:rsidR="005A22FC" w14:paraId="2D568643" w14:textId="77777777" w:rsidTr="00A04357">
        <w:trPr>
          <w:divId w:val="2116439976"/>
          <w:cantSplit/>
          <w:jc w:val="center"/>
        </w:trPr>
        <w:tc>
          <w:tcPr>
            <w:tcW w:w="381" w:type="dxa"/>
          </w:tcPr>
          <w:p w14:paraId="0A54FF42"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GUID=e8cdb982-ccbd-4ec7-825f-d285f892fbcf </w:instrText>
            </w:r>
            <w:r w:rsidRPr="006F2CA2">
              <w:rPr>
                <w:rFonts w:ascii="Times New Roman" w:hAnsi="Times New Roman" w:cs="Times New Roman"/>
                <w:sz w:val="22"/>
                <w:szCs w:val="20"/>
                <w:lang w:val="en-GB" w:eastAsia="en-US"/>
              </w:rPr>
              <w:fldChar w:fldCharType="end"/>
            </w:r>
          </w:p>
        </w:tc>
        <w:tc>
          <w:tcPr>
            <w:tcW w:w="356" w:type="dxa"/>
          </w:tcPr>
          <w:p w14:paraId="79D12ADD"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GUID=cdeccdf4-9257-4f63-bb90-ff6f5285a1d3 </w:instrText>
            </w:r>
            <w:r w:rsidRPr="006F2CA2">
              <w:rPr>
                <w:rFonts w:ascii="Times New Roman" w:hAnsi="Times New Roman" w:cs="Times New Roman"/>
                <w:sz w:val="22"/>
                <w:szCs w:val="20"/>
                <w:lang w:val="en-GB" w:eastAsia="en-US"/>
              </w:rPr>
              <w:fldChar w:fldCharType="end"/>
            </w:r>
          </w:p>
        </w:tc>
        <w:tc>
          <w:tcPr>
            <w:tcW w:w="1151" w:type="dxa"/>
            <w:gridSpan w:val="3"/>
          </w:tcPr>
          <w:p w14:paraId="686660B6"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GUID=e83aa0e4-3678-473d-8fc7-92675061818c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Defendant</w:t>
            </w:r>
          </w:p>
        </w:tc>
        <w:tc>
          <w:tcPr>
            <w:tcW w:w="1942" w:type="dxa"/>
            <w:gridSpan w:val="3"/>
          </w:tcPr>
          <w:p w14:paraId="3A990CD8"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GUID=f58d3ddd-821b-4aed-be65-9bab1f267911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____________%</w:t>
            </w:r>
          </w:p>
        </w:tc>
        <w:tc>
          <w:tcPr>
            <w:tcW w:w="1800" w:type="dxa"/>
          </w:tcPr>
          <w:p w14:paraId="1C8E956F"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GUID=cef0c808-99d9-48a6-9178-42b8193742c0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$____________*</w:t>
            </w:r>
          </w:p>
        </w:tc>
        <w:tc>
          <w:tcPr>
            <w:tcW w:w="2592" w:type="dxa"/>
          </w:tcPr>
          <w:p w14:paraId="25078A6F"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GUID=8695ddd8-2999-461f-bd78-650d2603da5e </w:instrText>
            </w:r>
            <w:r w:rsidRPr="006F2CA2">
              <w:rPr>
                <w:rFonts w:ascii="Times New Roman" w:hAnsi="Times New Roman" w:cs="Times New Roman"/>
                <w:sz w:val="22"/>
                <w:szCs w:val="20"/>
                <w:lang w:val="en-GB" w:eastAsia="en-US"/>
              </w:rPr>
              <w:fldChar w:fldCharType="end"/>
            </w:r>
          </w:p>
        </w:tc>
      </w:tr>
      <w:tr w:rsidR="005A22FC" w14:paraId="4B33CABA" w14:textId="77777777" w:rsidTr="00A04357">
        <w:trPr>
          <w:divId w:val="2116439976"/>
          <w:cantSplit/>
          <w:jc w:val="center"/>
        </w:trPr>
        <w:tc>
          <w:tcPr>
            <w:tcW w:w="8222" w:type="dxa"/>
            <w:gridSpan w:val="10"/>
          </w:tcPr>
          <w:p w14:paraId="6B698C2F"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GUID=b293fd79-107b-4419-89f4-4dc593d68b50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4.</w:t>
            </w:r>
            <w:r w:rsidRPr="006F2CA2">
              <w:rPr>
                <w:rFonts w:ascii="Times New Roman" w:hAnsi="Times New Roman" w:cs="Times New Roman"/>
                <w:sz w:val="22"/>
                <w:szCs w:val="20"/>
                <w:lang w:val="en-GB" w:eastAsia="en-US"/>
              </w:rPr>
              <w:tab/>
              <w:t>All moneys due to the HDB, if any, will be borne by:</w:t>
            </w:r>
          </w:p>
        </w:tc>
      </w:tr>
      <w:tr w:rsidR="005A22FC" w14:paraId="4BE633D6" w14:textId="77777777" w:rsidTr="00A04357">
        <w:trPr>
          <w:divId w:val="2116439976"/>
          <w:cantSplit/>
          <w:jc w:val="center"/>
        </w:trPr>
        <w:tc>
          <w:tcPr>
            <w:tcW w:w="381" w:type="dxa"/>
          </w:tcPr>
          <w:p w14:paraId="1CF531E4"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GUID=cd1e5f2d-b804-4a85-95db-5156f2097444 </w:instrText>
            </w:r>
            <w:r w:rsidRPr="006F2CA2">
              <w:rPr>
                <w:rFonts w:ascii="Times New Roman" w:hAnsi="Times New Roman" w:cs="Times New Roman"/>
                <w:sz w:val="22"/>
                <w:szCs w:val="20"/>
                <w:lang w:val="en-GB" w:eastAsia="en-US"/>
              </w:rPr>
              <w:fldChar w:fldCharType="end"/>
            </w:r>
          </w:p>
        </w:tc>
        <w:tc>
          <w:tcPr>
            <w:tcW w:w="356" w:type="dxa"/>
          </w:tcPr>
          <w:p w14:paraId="0587B606"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GUID=cefb7c37-ce2b-4c2f-b443-56401e096d10 </w:instrText>
            </w:r>
            <w:r w:rsidRPr="006F2CA2">
              <w:rPr>
                <w:rFonts w:ascii="Times New Roman" w:hAnsi="Times New Roman" w:cs="Times New Roman"/>
                <w:sz w:val="22"/>
                <w:szCs w:val="20"/>
                <w:lang w:val="en-GB" w:eastAsia="en-US"/>
              </w:rPr>
              <w:fldChar w:fldCharType="end"/>
            </w:r>
          </w:p>
        </w:tc>
        <w:tc>
          <w:tcPr>
            <w:tcW w:w="1151" w:type="dxa"/>
            <w:gridSpan w:val="3"/>
          </w:tcPr>
          <w:p w14:paraId="425EAE84"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GUID=2bec6fef-fb65-4d2e-94ca-1aa9fd27242d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Plaintiff</w:t>
            </w:r>
          </w:p>
        </w:tc>
        <w:tc>
          <w:tcPr>
            <w:tcW w:w="1942" w:type="dxa"/>
            <w:gridSpan w:val="3"/>
          </w:tcPr>
          <w:p w14:paraId="4559C97B"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GUID=6fcd8e95-8388-4162-ae83-410f6a5281be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____________%</w:t>
            </w:r>
          </w:p>
        </w:tc>
        <w:tc>
          <w:tcPr>
            <w:tcW w:w="1800" w:type="dxa"/>
          </w:tcPr>
          <w:p w14:paraId="2093511F"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GUID=c4e1141d-ba25-43ba-b3ac-c3e005b5c804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$____________*</w:t>
            </w:r>
          </w:p>
        </w:tc>
        <w:tc>
          <w:tcPr>
            <w:tcW w:w="2592" w:type="dxa"/>
          </w:tcPr>
          <w:p w14:paraId="4E9BD925"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GUID=82d6427a-4380-4ae6-a91f-fd93daa6b1c1 </w:instrText>
            </w:r>
            <w:r w:rsidRPr="006F2CA2">
              <w:rPr>
                <w:rFonts w:ascii="Times New Roman" w:hAnsi="Times New Roman" w:cs="Times New Roman"/>
                <w:sz w:val="22"/>
                <w:szCs w:val="20"/>
                <w:lang w:val="en-GB" w:eastAsia="en-US"/>
              </w:rPr>
              <w:fldChar w:fldCharType="end"/>
            </w:r>
          </w:p>
        </w:tc>
      </w:tr>
      <w:tr w:rsidR="005A22FC" w14:paraId="02D17FD2" w14:textId="77777777" w:rsidTr="00A04357">
        <w:trPr>
          <w:divId w:val="2116439976"/>
          <w:cantSplit/>
          <w:jc w:val="center"/>
        </w:trPr>
        <w:tc>
          <w:tcPr>
            <w:tcW w:w="381" w:type="dxa"/>
          </w:tcPr>
          <w:p w14:paraId="595F78F3"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GUID=912bd594-2713-473f-be0d-39963948c843 </w:instrText>
            </w:r>
            <w:r w:rsidRPr="006F2CA2">
              <w:rPr>
                <w:rFonts w:ascii="Times New Roman" w:hAnsi="Times New Roman" w:cs="Times New Roman"/>
                <w:sz w:val="22"/>
                <w:szCs w:val="20"/>
                <w:lang w:val="en-GB" w:eastAsia="en-US"/>
              </w:rPr>
              <w:fldChar w:fldCharType="end"/>
            </w:r>
          </w:p>
        </w:tc>
        <w:tc>
          <w:tcPr>
            <w:tcW w:w="356" w:type="dxa"/>
          </w:tcPr>
          <w:p w14:paraId="3EAFE4CF"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GUID=0b72751a-c073-4f16-9ac7-9b0f2c722857 </w:instrText>
            </w:r>
            <w:r w:rsidRPr="006F2CA2">
              <w:rPr>
                <w:rFonts w:ascii="Times New Roman" w:hAnsi="Times New Roman" w:cs="Times New Roman"/>
                <w:sz w:val="22"/>
                <w:szCs w:val="20"/>
                <w:lang w:val="en-GB" w:eastAsia="en-US"/>
              </w:rPr>
              <w:fldChar w:fldCharType="end"/>
            </w:r>
          </w:p>
        </w:tc>
        <w:tc>
          <w:tcPr>
            <w:tcW w:w="1151" w:type="dxa"/>
            <w:gridSpan w:val="3"/>
          </w:tcPr>
          <w:p w14:paraId="7CE9AD91"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GUID=0c643f90-59f0-44fb-8ff3-f9250c72fc1d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Defendant</w:t>
            </w:r>
          </w:p>
        </w:tc>
        <w:tc>
          <w:tcPr>
            <w:tcW w:w="1942" w:type="dxa"/>
            <w:gridSpan w:val="3"/>
          </w:tcPr>
          <w:p w14:paraId="2BB481BF"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GUID=03b180c3-aacd-4edc-b88c-2a55fd63f04b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____________%</w:t>
            </w:r>
          </w:p>
        </w:tc>
        <w:tc>
          <w:tcPr>
            <w:tcW w:w="1800" w:type="dxa"/>
          </w:tcPr>
          <w:p w14:paraId="46E24FC8"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GUID=86228da7-fc83-49d4-8370-d6a28469081f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$____________*</w:t>
            </w:r>
          </w:p>
        </w:tc>
        <w:tc>
          <w:tcPr>
            <w:tcW w:w="2592" w:type="dxa"/>
          </w:tcPr>
          <w:p w14:paraId="731B8BDD"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GUID=778fff5b-5d4a-422f-be8e-e852afbd4c17 </w:instrText>
            </w:r>
            <w:r w:rsidRPr="006F2CA2">
              <w:rPr>
                <w:rFonts w:ascii="Times New Roman" w:hAnsi="Times New Roman" w:cs="Times New Roman"/>
                <w:sz w:val="22"/>
                <w:szCs w:val="20"/>
                <w:lang w:val="en-GB" w:eastAsia="en-US"/>
              </w:rPr>
              <w:fldChar w:fldCharType="end"/>
            </w:r>
          </w:p>
        </w:tc>
      </w:tr>
      <w:tr w:rsidR="005A22FC" w14:paraId="2A089031" w14:textId="77777777" w:rsidTr="00A04357">
        <w:trPr>
          <w:divId w:val="2116439976"/>
          <w:cantSplit/>
          <w:jc w:val="center"/>
        </w:trPr>
        <w:tc>
          <w:tcPr>
            <w:tcW w:w="8222" w:type="dxa"/>
            <w:gridSpan w:val="10"/>
          </w:tcPr>
          <w:p w14:paraId="3A21495F"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GUID=34ab081f-7148-43fa-93f5-8bd51d22c9c9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5.</w:t>
            </w:r>
            <w:r w:rsidRPr="006F2CA2">
              <w:rPr>
                <w:rFonts w:ascii="Times New Roman" w:hAnsi="Times New Roman" w:cs="Times New Roman"/>
                <w:sz w:val="22"/>
                <w:szCs w:val="20"/>
                <w:lang w:val="en-GB" w:eastAsia="en-US"/>
              </w:rPr>
              <w:tab/>
              <w:t xml:space="preserve">The conveyancing, stamp, </w:t>
            </w:r>
            <w:proofErr w:type="gramStart"/>
            <w:r w:rsidRPr="006F2CA2">
              <w:rPr>
                <w:rFonts w:ascii="Times New Roman" w:hAnsi="Times New Roman" w:cs="Times New Roman"/>
                <w:sz w:val="22"/>
                <w:szCs w:val="20"/>
                <w:lang w:val="en-GB" w:eastAsia="en-US"/>
              </w:rPr>
              <w:t>registration</w:t>
            </w:r>
            <w:proofErr w:type="gramEnd"/>
            <w:r w:rsidRPr="006F2CA2">
              <w:rPr>
                <w:rFonts w:ascii="Times New Roman" w:hAnsi="Times New Roman" w:cs="Times New Roman"/>
                <w:sz w:val="22"/>
                <w:szCs w:val="20"/>
                <w:lang w:val="en-GB" w:eastAsia="en-US"/>
              </w:rPr>
              <w:t xml:space="preserve"> and administrative fees of the sale/transfer* will be borne by:</w:t>
            </w:r>
          </w:p>
        </w:tc>
      </w:tr>
      <w:tr w:rsidR="005A22FC" w14:paraId="639EE58E" w14:textId="77777777" w:rsidTr="00A04357">
        <w:trPr>
          <w:divId w:val="2116439976"/>
          <w:cantSplit/>
          <w:jc w:val="center"/>
        </w:trPr>
        <w:tc>
          <w:tcPr>
            <w:tcW w:w="381" w:type="dxa"/>
          </w:tcPr>
          <w:p w14:paraId="259067A4"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GUID=a00e81c9-9ae9-4e69-81ee-0226c9f53ee9 </w:instrText>
            </w:r>
            <w:r w:rsidRPr="006F2CA2">
              <w:rPr>
                <w:rFonts w:ascii="Times New Roman" w:hAnsi="Times New Roman" w:cs="Times New Roman"/>
                <w:sz w:val="22"/>
                <w:szCs w:val="20"/>
                <w:lang w:val="en-GB" w:eastAsia="en-US"/>
              </w:rPr>
              <w:fldChar w:fldCharType="end"/>
            </w:r>
          </w:p>
        </w:tc>
        <w:tc>
          <w:tcPr>
            <w:tcW w:w="356" w:type="dxa"/>
          </w:tcPr>
          <w:p w14:paraId="2FE4CF21"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GUID=606f2eae-0664-49bb-9af8-f69d92fc8803 </w:instrText>
            </w:r>
            <w:r w:rsidRPr="006F2CA2">
              <w:rPr>
                <w:rFonts w:ascii="Times New Roman" w:hAnsi="Times New Roman" w:cs="Times New Roman"/>
                <w:sz w:val="22"/>
                <w:szCs w:val="20"/>
                <w:lang w:val="en-GB" w:eastAsia="en-US"/>
              </w:rPr>
              <w:fldChar w:fldCharType="end"/>
            </w:r>
          </w:p>
        </w:tc>
        <w:tc>
          <w:tcPr>
            <w:tcW w:w="1151" w:type="dxa"/>
            <w:gridSpan w:val="3"/>
          </w:tcPr>
          <w:p w14:paraId="77EAE294"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GUID=60cc3592-c3e6-4c29-9152-3b4debefe82b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Plaintiff</w:t>
            </w:r>
          </w:p>
        </w:tc>
        <w:tc>
          <w:tcPr>
            <w:tcW w:w="1942" w:type="dxa"/>
            <w:gridSpan w:val="3"/>
          </w:tcPr>
          <w:p w14:paraId="09032D72"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GUID=ac16ad2d-7976-4320-b00f-cbcb3eab6010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____________%</w:t>
            </w:r>
          </w:p>
        </w:tc>
        <w:tc>
          <w:tcPr>
            <w:tcW w:w="1800" w:type="dxa"/>
          </w:tcPr>
          <w:p w14:paraId="59F3349F"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GUID=c1726d43-0c83-4145-9f62-4a2d75c934b8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$____________*</w:t>
            </w:r>
          </w:p>
        </w:tc>
        <w:tc>
          <w:tcPr>
            <w:tcW w:w="2592" w:type="dxa"/>
          </w:tcPr>
          <w:p w14:paraId="6236992B"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GUID=80e03646-f4ed-402d-8dc4-c3d2552f6fdb </w:instrText>
            </w:r>
            <w:r w:rsidRPr="006F2CA2">
              <w:rPr>
                <w:rFonts w:ascii="Times New Roman" w:hAnsi="Times New Roman" w:cs="Times New Roman"/>
                <w:sz w:val="22"/>
                <w:szCs w:val="20"/>
                <w:lang w:val="en-GB" w:eastAsia="en-US"/>
              </w:rPr>
              <w:fldChar w:fldCharType="end"/>
            </w:r>
          </w:p>
        </w:tc>
      </w:tr>
      <w:tr w:rsidR="005A22FC" w14:paraId="1E6CAF9A" w14:textId="77777777" w:rsidTr="00A04357">
        <w:trPr>
          <w:divId w:val="2116439976"/>
          <w:cantSplit/>
          <w:jc w:val="center"/>
        </w:trPr>
        <w:tc>
          <w:tcPr>
            <w:tcW w:w="381" w:type="dxa"/>
          </w:tcPr>
          <w:p w14:paraId="61D957BE"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GUID=5afd2a93-d2e5-4044-a4a5-7d2720462768 </w:instrText>
            </w:r>
            <w:r w:rsidRPr="006F2CA2">
              <w:rPr>
                <w:rFonts w:ascii="Times New Roman" w:hAnsi="Times New Roman" w:cs="Times New Roman"/>
                <w:sz w:val="22"/>
                <w:szCs w:val="20"/>
                <w:lang w:val="en-GB" w:eastAsia="en-US"/>
              </w:rPr>
              <w:fldChar w:fldCharType="end"/>
            </w:r>
          </w:p>
        </w:tc>
        <w:tc>
          <w:tcPr>
            <w:tcW w:w="356" w:type="dxa"/>
          </w:tcPr>
          <w:p w14:paraId="6A080816"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GUID=89e04abc-3c4e-4647-b861-4b40e549d4f6 </w:instrText>
            </w:r>
            <w:r w:rsidRPr="006F2CA2">
              <w:rPr>
                <w:rFonts w:ascii="Times New Roman" w:hAnsi="Times New Roman" w:cs="Times New Roman"/>
                <w:sz w:val="22"/>
                <w:szCs w:val="20"/>
                <w:lang w:val="en-GB" w:eastAsia="en-US"/>
              </w:rPr>
              <w:fldChar w:fldCharType="end"/>
            </w:r>
          </w:p>
        </w:tc>
        <w:tc>
          <w:tcPr>
            <w:tcW w:w="1151" w:type="dxa"/>
            <w:gridSpan w:val="3"/>
          </w:tcPr>
          <w:p w14:paraId="512B1BB1"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GUID=183a059b-05df-48e1-b6c4-c295f711962f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Defendant</w:t>
            </w:r>
          </w:p>
        </w:tc>
        <w:tc>
          <w:tcPr>
            <w:tcW w:w="1942" w:type="dxa"/>
            <w:gridSpan w:val="3"/>
          </w:tcPr>
          <w:p w14:paraId="7DD23E1F"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GUID=b163a077-dd2a-49ef-a2be-df5af4c8faff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____________%</w:t>
            </w:r>
          </w:p>
        </w:tc>
        <w:tc>
          <w:tcPr>
            <w:tcW w:w="1800" w:type="dxa"/>
          </w:tcPr>
          <w:p w14:paraId="05A62FE4"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GUID=c6af539c-cadd-4a60-80d0-32c9a7ce1e36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$____________*</w:t>
            </w:r>
          </w:p>
        </w:tc>
        <w:tc>
          <w:tcPr>
            <w:tcW w:w="2592" w:type="dxa"/>
          </w:tcPr>
          <w:p w14:paraId="5387DE6C"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GUID=883aef44-53dc-46db-aaae-57f78cf7b816 </w:instrText>
            </w:r>
            <w:r w:rsidRPr="006F2CA2">
              <w:rPr>
                <w:rFonts w:ascii="Times New Roman" w:hAnsi="Times New Roman" w:cs="Times New Roman"/>
                <w:sz w:val="22"/>
                <w:szCs w:val="20"/>
                <w:lang w:val="en-GB" w:eastAsia="en-US"/>
              </w:rPr>
              <w:fldChar w:fldCharType="end"/>
            </w:r>
          </w:p>
        </w:tc>
      </w:tr>
      <w:tr w:rsidR="005A22FC" w14:paraId="7884EF06" w14:textId="77777777" w:rsidTr="00A04357">
        <w:trPr>
          <w:divId w:val="2116439976"/>
          <w:cantSplit/>
          <w:jc w:val="center"/>
        </w:trPr>
        <w:tc>
          <w:tcPr>
            <w:tcW w:w="8222" w:type="dxa"/>
            <w:gridSpan w:val="10"/>
          </w:tcPr>
          <w:p w14:paraId="4A995CAB"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GUID=6ccbb168-d12a-4ea3-82a7-b6c3c3217452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6.</w:t>
            </w:r>
            <w:r w:rsidRPr="006F2CA2">
              <w:rPr>
                <w:rFonts w:ascii="Times New Roman" w:hAnsi="Times New Roman" w:cs="Times New Roman"/>
                <w:sz w:val="22"/>
                <w:szCs w:val="20"/>
                <w:lang w:val="en-GB" w:eastAsia="en-US"/>
              </w:rPr>
              <w:tab/>
              <w:t>Other details [</w:t>
            </w:r>
            <w:r w:rsidRPr="006F2CA2">
              <w:rPr>
                <w:rFonts w:ascii="Times New Roman" w:hAnsi="Times New Roman" w:cs="Times New Roman"/>
                <w:i/>
                <w:sz w:val="22"/>
                <w:szCs w:val="20"/>
                <w:lang w:val="en-GB" w:eastAsia="en-US"/>
              </w:rPr>
              <w:t>please specify</w:t>
            </w:r>
            <w:r w:rsidRPr="006F2CA2">
              <w:rPr>
                <w:rFonts w:ascii="Times New Roman" w:hAnsi="Times New Roman" w:cs="Times New Roman"/>
                <w:sz w:val="22"/>
                <w:szCs w:val="20"/>
                <w:lang w:val="en-GB" w:eastAsia="en-US"/>
              </w:rPr>
              <w:t>] ________________________________.</w:t>
            </w:r>
          </w:p>
        </w:tc>
      </w:tr>
      <w:tr w:rsidR="005A22FC" w14:paraId="13C5C5DF" w14:textId="77777777" w:rsidTr="00A04357">
        <w:trPr>
          <w:divId w:val="2116439976"/>
          <w:cantSplit/>
          <w:jc w:val="center"/>
        </w:trPr>
        <w:tc>
          <w:tcPr>
            <w:tcW w:w="8222" w:type="dxa"/>
            <w:gridSpan w:val="10"/>
          </w:tcPr>
          <w:p w14:paraId="1ED2B065"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GUID=9fc465f2-db1f-4a7b-9d9c-953c4c7f99d8 </w:instrText>
            </w:r>
            <w:r w:rsidRPr="006F2CA2">
              <w:rPr>
                <w:rFonts w:ascii="Times New Roman" w:hAnsi="Times New Roman" w:cs="Times New Roman"/>
                <w:sz w:val="22"/>
                <w:szCs w:val="20"/>
                <w:lang w:val="en-GB" w:eastAsia="en-US"/>
              </w:rPr>
              <w:fldChar w:fldCharType="end"/>
            </w:r>
          </w:p>
        </w:tc>
      </w:tr>
      <w:tr w:rsidR="005A22FC" w14:paraId="57663C12" w14:textId="77777777" w:rsidTr="00A04357">
        <w:trPr>
          <w:divId w:val="2116439976"/>
          <w:cantSplit/>
          <w:jc w:val="center"/>
        </w:trPr>
        <w:tc>
          <w:tcPr>
            <w:tcW w:w="8222" w:type="dxa"/>
            <w:gridSpan w:val="10"/>
          </w:tcPr>
          <w:p w14:paraId="2544B1D0"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GUID=67f009ba-6cd1-45c4-99f2-76760ab6ea84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Time Frame</w:t>
            </w:r>
          </w:p>
        </w:tc>
      </w:tr>
      <w:tr w:rsidR="005A22FC" w14:paraId="1FE30754" w14:textId="77777777" w:rsidTr="00A04357">
        <w:trPr>
          <w:divId w:val="2116439976"/>
          <w:cantSplit/>
          <w:jc w:val="center"/>
        </w:trPr>
        <w:tc>
          <w:tcPr>
            <w:tcW w:w="8222" w:type="dxa"/>
            <w:gridSpan w:val="10"/>
          </w:tcPr>
          <w:p w14:paraId="081B71A2"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GUID=1dc91903-b147-4cc5-9c4d-cbf8598b256a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parties will apply to the HDB to sell or transfer the Defendant’s share in the flat:</w:t>
            </w:r>
          </w:p>
        </w:tc>
      </w:tr>
      <w:tr w:rsidR="005A22FC" w14:paraId="75201646" w14:textId="77777777" w:rsidTr="00A04357">
        <w:trPr>
          <w:divId w:val="2116439976"/>
          <w:cantSplit/>
          <w:jc w:val="center"/>
        </w:trPr>
        <w:tc>
          <w:tcPr>
            <w:tcW w:w="381" w:type="dxa"/>
          </w:tcPr>
          <w:p w14:paraId="639CF330"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GUID=fc46c22a-8fe5-440d-ad74-5dcb17745755 </w:instrText>
            </w:r>
            <w:r w:rsidRPr="006F2CA2">
              <w:rPr>
                <w:rFonts w:ascii="Times New Roman" w:hAnsi="Times New Roman" w:cs="Times New Roman"/>
                <w:sz w:val="22"/>
                <w:szCs w:val="20"/>
                <w:lang w:val="en-GB" w:eastAsia="en-US"/>
              </w:rPr>
              <w:fldChar w:fldCharType="end"/>
            </w:r>
          </w:p>
        </w:tc>
        <w:tc>
          <w:tcPr>
            <w:tcW w:w="356" w:type="dxa"/>
          </w:tcPr>
          <w:p w14:paraId="172A51D4"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GUID=50477d10-541e-42c5-b5a3-280004b00f52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7485" w:type="dxa"/>
            <w:gridSpan w:val="8"/>
          </w:tcPr>
          <w:p w14:paraId="4D92003E"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GUID=45eab753-ecac-4a3f-8281-a6ef03f4e329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by [</w:t>
            </w:r>
            <w:r w:rsidRPr="006F2CA2">
              <w:rPr>
                <w:rFonts w:ascii="Times New Roman" w:hAnsi="Times New Roman" w:cs="Times New Roman"/>
                <w:i/>
                <w:sz w:val="22"/>
                <w:szCs w:val="20"/>
                <w:lang w:val="en-GB" w:eastAsia="en-US"/>
              </w:rPr>
              <w:t>please specify the date</w:t>
            </w:r>
            <w:r w:rsidRPr="006F2CA2">
              <w:rPr>
                <w:rFonts w:ascii="Times New Roman" w:hAnsi="Times New Roman" w:cs="Times New Roman"/>
                <w:sz w:val="22"/>
                <w:szCs w:val="20"/>
                <w:lang w:val="en-GB" w:eastAsia="en-US"/>
              </w:rPr>
              <w:t>] ____________________;</w:t>
            </w:r>
          </w:p>
        </w:tc>
      </w:tr>
      <w:tr w:rsidR="005A22FC" w14:paraId="1EC4F3FB" w14:textId="77777777" w:rsidTr="00A04357">
        <w:trPr>
          <w:divId w:val="2116439976"/>
          <w:cantSplit/>
          <w:jc w:val="center"/>
        </w:trPr>
        <w:tc>
          <w:tcPr>
            <w:tcW w:w="381" w:type="dxa"/>
          </w:tcPr>
          <w:p w14:paraId="6B036DC5"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GUID=71a39bde-d1f3-4c6b-9aa7-24d9437bf978 </w:instrText>
            </w:r>
            <w:r w:rsidRPr="006F2CA2">
              <w:rPr>
                <w:rFonts w:ascii="Times New Roman" w:hAnsi="Times New Roman" w:cs="Times New Roman"/>
                <w:sz w:val="22"/>
                <w:szCs w:val="20"/>
                <w:lang w:val="en-GB" w:eastAsia="en-US"/>
              </w:rPr>
              <w:fldChar w:fldCharType="end"/>
            </w:r>
          </w:p>
        </w:tc>
        <w:tc>
          <w:tcPr>
            <w:tcW w:w="356" w:type="dxa"/>
          </w:tcPr>
          <w:p w14:paraId="7D96FF98"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GUID=0aba8344-f8f2-4c52-a0e6-174ae1fca214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7485" w:type="dxa"/>
            <w:gridSpan w:val="8"/>
          </w:tcPr>
          <w:p w14:paraId="24D8731D"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GUID=ce35f932-fba8-4b5e-98d9-7f20128107de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within _____ weeks/months of the order of court on the HDB flat;</w:t>
            </w:r>
          </w:p>
        </w:tc>
      </w:tr>
      <w:tr w:rsidR="005A22FC" w14:paraId="7E3CF380" w14:textId="77777777" w:rsidTr="00A04357">
        <w:trPr>
          <w:divId w:val="2116439976"/>
          <w:cantSplit/>
          <w:jc w:val="center"/>
        </w:trPr>
        <w:tc>
          <w:tcPr>
            <w:tcW w:w="381" w:type="dxa"/>
          </w:tcPr>
          <w:p w14:paraId="04D0B2DD"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GUID=6b4b5bfe-54e3-4fd8-9ffc-67dafcd8d258 </w:instrText>
            </w:r>
            <w:r w:rsidRPr="006F2CA2">
              <w:rPr>
                <w:rFonts w:ascii="Times New Roman" w:hAnsi="Times New Roman" w:cs="Times New Roman"/>
                <w:sz w:val="22"/>
                <w:szCs w:val="20"/>
                <w:lang w:val="en-GB" w:eastAsia="en-US"/>
              </w:rPr>
              <w:fldChar w:fldCharType="end"/>
            </w:r>
          </w:p>
        </w:tc>
        <w:tc>
          <w:tcPr>
            <w:tcW w:w="356" w:type="dxa"/>
          </w:tcPr>
          <w:p w14:paraId="556A711F"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GUID=988f41f0-c0ee-4b4f-8959-423458e3a1dc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7485" w:type="dxa"/>
            <w:gridSpan w:val="8"/>
          </w:tcPr>
          <w:p w14:paraId="6F828BE0"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GUID=c8454749-d85a-4e5f-bca2-b72dc62b449a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within _____ weeks/months of the grant of the Final Judgment;</w:t>
            </w:r>
          </w:p>
        </w:tc>
      </w:tr>
      <w:tr w:rsidR="005A22FC" w14:paraId="6426B272" w14:textId="77777777" w:rsidTr="00A04357">
        <w:trPr>
          <w:divId w:val="2116439976"/>
          <w:cantSplit/>
          <w:jc w:val="center"/>
        </w:trPr>
        <w:tc>
          <w:tcPr>
            <w:tcW w:w="381" w:type="dxa"/>
          </w:tcPr>
          <w:p w14:paraId="035681B2"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GUID=60ed331f-48fa-4aca-ba5b-a618f9ca257d </w:instrText>
            </w:r>
            <w:r w:rsidRPr="006F2CA2">
              <w:rPr>
                <w:rFonts w:ascii="Times New Roman" w:hAnsi="Times New Roman" w:cs="Times New Roman"/>
                <w:sz w:val="22"/>
                <w:szCs w:val="20"/>
                <w:lang w:val="en-GB" w:eastAsia="en-US"/>
              </w:rPr>
              <w:fldChar w:fldCharType="end"/>
            </w:r>
          </w:p>
        </w:tc>
        <w:tc>
          <w:tcPr>
            <w:tcW w:w="356" w:type="dxa"/>
          </w:tcPr>
          <w:p w14:paraId="28BA3772"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GUID=f7e4b1f1-a816-4d65-bd50-e11e4acd4a04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7485" w:type="dxa"/>
            <w:gridSpan w:val="8"/>
          </w:tcPr>
          <w:p w14:paraId="0AEDE995"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GUID=c4106814-3160-4fb7-afb1-dc6b138f4d05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others [</w:t>
            </w:r>
            <w:r w:rsidRPr="006F2CA2">
              <w:rPr>
                <w:rFonts w:ascii="Times New Roman" w:hAnsi="Times New Roman" w:cs="Times New Roman"/>
                <w:i/>
                <w:sz w:val="22"/>
                <w:szCs w:val="20"/>
                <w:lang w:val="en-GB" w:eastAsia="en-US"/>
              </w:rPr>
              <w:t>please specify</w:t>
            </w:r>
            <w:r w:rsidRPr="006F2CA2">
              <w:rPr>
                <w:rFonts w:ascii="Times New Roman" w:hAnsi="Times New Roman" w:cs="Times New Roman"/>
                <w:sz w:val="22"/>
                <w:szCs w:val="20"/>
                <w:lang w:val="en-GB" w:eastAsia="en-US"/>
              </w:rPr>
              <w:t>] ________________________________.</w:t>
            </w:r>
          </w:p>
        </w:tc>
      </w:tr>
      <w:tr w:rsidR="005A22FC" w14:paraId="613B352C" w14:textId="77777777" w:rsidTr="00A04357">
        <w:trPr>
          <w:divId w:val="2116439976"/>
          <w:cantSplit/>
          <w:jc w:val="center"/>
        </w:trPr>
        <w:tc>
          <w:tcPr>
            <w:tcW w:w="381" w:type="dxa"/>
          </w:tcPr>
          <w:p w14:paraId="3B98BDE5"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GUID=ad8636ab-4af4-4b7e-8fb3-ab8674d2d9a3 </w:instrText>
            </w:r>
            <w:r w:rsidRPr="006F2CA2">
              <w:rPr>
                <w:rFonts w:ascii="Times New Roman" w:hAnsi="Times New Roman" w:cs="Times New Roman"/>
                <w:sz w:val="22"/>
                <w:szCs w:val="20"/>
                <w:lang w:val="en-GB" w:eastAsia="en-US"/>
              </w:rPr>
              <w:fldChar w:fldCharType="end"/>
            </w:r>
          </w:p>
        </w:tc>
        <w:tc>
          <w:tcPr>
            <w:tcW w:w="356" w:type="dxa"/>
          </w:tcPr>
          <w:p w14:paraId="6DB9C50B"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GUID=2e7263e9-8395-4206-94fd-ba0493b7e59b </w:instrText>
            </w:r>
            <w:r w:rsidRPr="006F2CA2">
              <w:rPr>
                <w:rFonts w:ascii="Times New Roman" w:hAnsi="Times New Roman" w:cs="Times New Roman"/>
                <w:sz w:val="22"/>
                <w:szCs w:val="20"/>
                <w:lang w:val="en-GB" w:eastAsia="en-US"/>
              </w:rPr>
              <w:fldChar w:fldCharType="end"/>
            </w:r>
          </w:p>
        </w:tc>
        <w:tc>
          <w:tcPr>
            <w:tcW w:w="7485" w:type="dxa"/>
            <w:gridSpan w:val="8"/>
          </w:tcPr>
          <w:p w14:paraId="0AC92272"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GUID=7a51847c-04af-4490-8f5e-05b1c3ba3d29 </w:instrText>
            </w:r>
            <w:r w:rsidRPr="006F2CA2">
              <w:rPr>
                <w:rFonts w:ascii="Times New Roman" w:hAnsi="Times New Roman" w:cs="Times New Roman"/>
                <w:sz w:val="22"/>
                <w:szCs w:val="20"/>
                <w:lang w:val="en-GB" w:eastAsia="en-US"/>
              </w:rPr>
              <w:fldChar w:fldCharType="end"/>
            </w:r>
          </w:p>
        </w:tc>
      </w:tr>
      <w:tr w:rsidR="005A22FC" w14:paraId="4C72CCDF" w14:textId="77777777" w:rsidTr="00A04357">
        <w:trPr>
          <w:divId w:val="2116439976"/>
          <w:cantSplit/>
          <w:jc w:val="center"/>
        </w:trPr>
        <w:tc>
          <w:tcPr>
            <w:tcW w:w="3608" w:type="dxa"/>
            <w:gridSpan w:val="6"/>
          </w:tcPr>
          <w:p w14:paraId="3773B6F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GUID=09f69fea-f172-49be-af18-43c484e98864 </w:instrText>
            </w:r>
            <w:r w:rsidRPr="006F2CA2">
              <w:rPr>
                <w:rFonts w:ascii="Times New Roman" w:hAnsi="Times New Roman" w:cs="Times New Roman"/>
                <w:sz w:val="22"/>
                <w:szCs w:val="20"/>
                <w:lang w:val="en-GB" w:eastAsia="en-US"/>
              </w:rPr>
              <w:fldChar w:fldCharType="end"/>
            </w:r>
          </w:p>
        </w:tc>
        <w:tc>
          <w:tcPr>
            <w:tcW w:w="222" w:type="dxa"/>
            <w:gridSpan w:val="2"/>
          </w:tcPr>
          <w:p w14:paraId="6D3E3335"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GUID=d9744bb6-618a-4a79-9128-4a7903dc7339 </w:instrText>
            </w:r>
            <w:r w:rsidRPr="006F2CA2">
              <w:rPr>
                <w:rFonts w:ascii="Times New Roman" w:hAnsi="Times New Roman" w:cs="Times New Roman"/>
                <w:sz w:val="22"/>
                <w:szCs w:val="20"/>
                <w:lang w:val="en-GB" w:eastAsia="en-US"/>
              </w:rPr>
              <w:fldChar w:fldCharType="end"/>
            </w:r>
          </w:p>
        </w:tc>
        <w:tc>
          <w:tcPr>
            <w:tcW w:w="4392" w:type="dxa"/>
            <w:gridSpan w:val="2"/>
          </w:tcPr>
          <w:p w14:paraId="063F7B88"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GUID=8d024d1e-7566-4659-8215-47d7ba3a4e5a </w:instrText>
            </w:r>
            <w:r w:rsidRPr="006F2CA2">
              <w:rPr>
                <w:rFonts w:ascii="Times New Roman" w:hAnsi="Times New Roman" w:cs="Times New Roman"/>
                <w:sz w:val="22"/>
                <w:szCs w:val="20"/>
                <w:lang w:val="en-GB" w:eastAsia="en-US"/>
              </w:rPr>
              <w:fldChar w:fldCharType="end"/>
            </w:r>
          </w:p>
        </w:tc>
      </w:tr>
      <w:tr w:rsidR="005A22FC" w14:paraId="6F7DFC5A" w14:textId="77777777" w:rsidTr="00A04357">
        <w:trPr>
          <w:divId w:val="2116439976"/>
          <w:cantSplit/>
          <w:jc w:val="center"/>
        </w:trPr>
        <w:tc>
          <w:tcPr>
            <w:tcW w:w="3608" w:type="dxa"/>
            <w:gridSpan w:val="6"/>
          </w:tcPr>
          <w:p w14:paraId="6B2A774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GUID=462d7108-b0b7-46d7-afac-8cb32ebb784c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_____________________</w:t>
            </w:r>
            <w:r w:rsidRPr="006F2CA2">
              <w:rPr>
                <w:rFonts w:ascii="Times New Roman" w:hAnsi="Times New Roman" w:cs="Times New Roman"/>
                <w:sz w:val="22"/>
                <w:szCs w:val="20"/>
                <w:lang w:val="en-GB" w:eastAsia="en-US"/>
              </w:rPr>
              <w:br/>
              <w:t>Plaintiff*</w:t>
            </w:r>
          </w:p>
        </w:tc>
        <w:tc>
          <w:tcPr>
            <w:tcW w:w="222" w:type="dxa"/>
            <w:gridSpan w:val="2"/>
          </w:tcPr>
          <w:p w14:paraId="572DD633"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GUID=3e7e6972-3c89-4425-ad04-b97b4df35e0e </w:instrText>
            </w:r>
            <w:r w:rsidRPr="006F2CA2">
              <w:rPr>
                <w:rFonts w:ascii="Times New Roman" w:hAnsi="Times New Roman" w:cs="Times New Roman"/>
                <w:sz w:val="22"/>
                <w:szCs w:val="20"/>
                <w:lang w:val="en-GB" w:eastAsia="en-US"/>
              </w:rPr>
              <w:fldChar w:fldCharType="end"/>
            </w:r>
          </w:p>
        </w:tc>
        <w:tc>
          <w:tcPr>
            <w:tcW w:w="4392" w:type="dxa"/>
            <w:gridSpan w:val="2"/>
          </w:tcPr>
          <w:p w14:paraId="147F376D"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GUID=ee61b5f4-1b1a-4fa0-a35e-a3e1c9f2f3df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_______________________</w:t>
            </w:r>
            <w:r w:rsidRPr="006F2CA2">
              <w:rPr>
                <w:rFonts w:ascii="Times New Roman" w:hAnsi="Times New Roman" w:cs="Times New Roman"/>
                <w:sz w:val="22"/>
                <w:szCs w:val="20"/>
                <w:lang w:val="en-GB" w:eastAsia="en-US"/>
              </w:rPr>
              <w:br/>
              <w:t>Defendant*</w:t>
            </w:r>
          </w:p>
        </w:tc>
      </w:tr>
      <w:tr w:rsidR="005A22FC" w14:paraId="71490A3E" w14:textId="77777777" w:rsidTr="00A04357">
        <w:trPr>
          <w:divId w:val="2116439976"/>
          <w:cantSplit/>
          <w:jc w:val="center"/>
        </w:trPr>
        <w:tc>
          <w:tcPr>
            <w:tcW w:w="3608" w:type="dxa"/>
            <w:gridSpan w:val="6"/>
          </w:tcPr>
          <w:p w14:paraId="4F470BE5"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GUID=03cdc0d1-68b9-4e85-a992-35a7a169bfab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 ________________</w:t>
            </w:r>
          </w:p>
        </w:tc>
        <w:tc>
          <w:tcPr>
            <w:tcW w:w="222" w:type="dxa"/>
            <w:gridSpan w:val="2"/>
          </w:tcPr>
          <w:p w14:paraId="73A02C2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GUID=a42e39b0-b9ce-4cfb-9358-a11ad7f0a9a2 </w:instrText>
            </w:r>
            <w:r w:rsidRPr="006F2CA2">
              <w:rPr>
                <w:rFonts w:ascii="Times New Roman" w:hAnsi="Times New Roman" w:cs="Times New Roman"/>
                <w:sz w:val="22"/>
                <w:szCs w:val="20"/>
                <w:lang w:val="en-GB" w:eastAsia="en-US"/>
              </w:rPr>
              <w:fldChar w:fldCharType="end"/>
            </w:r>
          </w:p>
        </w:tc>
        <w:tc>
          <w:tcPr>
            <w:tcW w:w="4392" w:type="dxa"/>
            <w:gridSpan w:val="2"/>
          </w:tcPr>
          <w:p w14:paraId="62C9C2F5"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GUID=a1432f70-db29-4209-9ffb-9d59c443ffed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 _________________</w:t>
            </w:r>
          </w:p>
        </w:tc>
      </w:tr>
      <w:tr w:rsidR="005A22FC" w14:paraId="1224397F" w14:textId="77777777" w:rsidTr="00A04357">
        <w:trPr>
          <w:divId w:val="2116439976"/>
          <w:cantSplit/>
          <w:jc w:val="center"/>
        </w:trPr>
        <w:tc>
          <w:tcPr>
            <w:tcW w:w="8222" w:type="dxa"/>
            <w:gridSpan w:val="10"/>
          </w:tcPr>
          <w:p w14:paraId="1A1AD32E"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GUID=a26350cc-101d-419c-8534-6f17eb6f5cbc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*Delete where inapplicable.</w:t>
            </w:r>
          </w:p>
        </w:tc>
      </w:tr>
    </w:tbl>
    <w:p w14:paraId="12BE6FF1" w14:textId="77777777" w:rsidR="006F2CA2" w:rsidRDefault="006F2CA2" w:rsidP="006F2CA2">
      <w:pPr>
        <w:spacing w:before="0" w:after="200" w:line="276" w:lineRule="auto"/>
        <w:divId w:val="2116439976"/>
        <w:rPr>
          <w:rFonts w:ascii="Calibri" w:eastAsia="Calibri" w:hAnsi="Calibri" w:cs="Times New Roman"/>
          <w:sz w:val="22"/>
          <w:szCs w:val="22"/>
          <w:lang w:eastAsia="en-US"/>
        </w:rPr>
      </w:pPr>
    </w:p>
    <w:p w14:paraId="2ED929DF" w14:textId="77777777" w:rsidR="000562D5" w:rsidRDefault="000562D5" w:rsidP="006F2CA2">
      <w:pPr>
        <w:spacing w:before="0" w:after="200" w:line="276" w:lineRule="auto"/>
        <w:divId w:val="2116439976"/>
        <w:rPr>
          <w:rFonts w:ascii="Calibri" w:eastAsia="Calibri" w:hAnsi="Calibri" w:cs="Times New Roman"/>
          <w:sz w:val="22"/>
          <w:szCs w:val="22"/>
          <w:lang w:eastAsia="en-US"/>
        </w:rPr>
      </w:pPr>
    </w:p>
    <w:p w14:paraId="5C282820" w14:textId="77777777" w:rsidR="000562D5" w:rsidRDefault="000562D5" w:rsidP="006F2CA2">
      <w:pPr>
        <w:spacing w:before="0" w:after="200" w:line="276" w:lineRule="auto"/>
        <w:divId w:val="2116439976"/>
        <w:rPr>
          <w:rFonts w:ascii="Calibri" w:eastAsia="Calibri" w:hAnsi="Calibri" w:cs="Times New Roman"/>
          <w:sz w:val="22"/>
          <w:szCs w:val="22"/>
          <w:lang w:eastAsia="en-US"/>
        </w:rPr>
      </w:pPr>
    </w:p>
    <w:p w14:paraId="0B9844D8" w14:textId="77777777" w:rsidR="000562D5" w:rsidRDefault="000562D5" w:rsidP="006F2CA2">
      <w:pPr>
        <w:spacing w:before="0" w:after="200" w:line="276" w:lineRule="auto"/>
        <w:divId w:val="2116439976"/>
        <w:rPr>
          <w:rFonts w:ascii="Calibri" w:eastAsia="Calibri" w:hAnsi="Calibri" w:cs="Times New Roman"/>
          <w:sz w:val="22"/>
          <w:szCs w:val="22"/>
          <w:lang w:eastAsia="en-US"/>
        </w:rPr>
      </w:pPr>
    </w:p>
    <w:p w14:paraId="6B95D78D" w14:textId="77777777" w:rsidR="000562D5" w:rsidRDefault="000562D5" w:rsidP="006F2CA2">
      <w:pPr>
        <w:spacing w:before="0" w:after="200" w:line="276" w:lineRule="auto"/>
        <w:divId w:val="2116439976"/>
        <w:rPr>
          <w:rFonts w:ascii="Calibri" w:eastAsia="Calibri" w:hAnsi="Calibri" w:cs="Times New Roman"/>
          <w:sz w:val="22"/>
          <w:szCs w:val="22"/>
          <w:lang w:eastAsia="en-US"/>
        </w:rPr>
      </w:pPr>
    </w:p>
    <w:p w14:paraId="6E7B2831" w14:textId="77777777" w:rsidR="000562D5" w:rsidRDefault="000562D5" w:rsidP="006F2CA2">
      <w:pPr>
        <w:spacing w:before="0" w:after="200" w:line="276" w:lineRule="auto"/>
        <w:divId w:val="2116439976"/>
        <w:rPr>
          <w:rFonts w:ascii="Calibri" w:eastAsia="Calibri" w:hAnsi="Calibri" w:cs="Times New Roman"/>
          <w:sz w:val="22"/>
          <w:szCs w:val="22"/>
          <w:lang w:eastAsia="en-US"/>
        </w:rPr>
      </w:pPr>
    </w:p>
    <w:p w14:paraId="05C1D644" w14:textId="77777777" w:rsidR="000562D5" w:rsidRDefault="000562D5" w:rsidP="006F2CA2">
      <w:pPr>
        <w:spacing w:before="0" w:after="200" w:line="276" w:lineRule="auto"/>
        <w:divId w:val="2116439976"/>
        <w:rPr>
          <w:rFonts w:ascii="Calibri" w:eastAsia="Calibri" w:hAnsi="Calibri" w:cs="Times New Roman"/>
          <w:sz w:val="22"/>
          <w:szCs w:val="22"/>
          <w:lang w:eastAsia="en-US"/>
        </w:rPr>
      </w:pPr>
    </w:p>
    <w:p w14:paraId="7845A8EB" w14:textId="77777777" w:rsidR="000562D5" w:rsidRDefault="000562D5" w:rsidP="006F2CA2">
      <w:pPr>
        <w:spacing w:before="0" w:after="200" w:line="276" w:lineRule="auto"/>
        <w:divId w:val="2116439976"/>
        <w:rPr>
          <w:rFonts w:ascii="Calibri" w:eastAsia="Calibri" w:hAnsi="Calibri" w:cs="Times New Roman"/>
          <w:sz w:val="22"/>
          <w:szCs w:val="22"/>
          <w:lang w:eastAsia="en-US"/>
        </w:rPr>
      </w:pPr>
    </w:p>
    <w:p w14:paraId="236E44BF" w14:textId="77777777" w:rsidR="000562D5" w:rsidRDefault="000562D5" w:rsidP="006F2CA2">
      <w:pPr>
        <w:spacing w:before="0" w:after="200" w:line="276" w:lineRule="auto"/>
        <w:divId w:val="2116439976"/>
        <w:rPr>
          <w:rFonts w:ascii="Calibri" w:eastAsia="Calibri" w:hAnsi="Calibri" w:cs="Times New Roman"/>
          <w:sz w:val="22"/>
          <w:szCs w:val="22"/>
          <w:lang w:eastAsia="en-US"/>
        </w:rPr>
      </w:pPr>
    </w:p>
    <w:p w14:paraId="58501326" w14:textId="77777777" w:rsidR="000562D5" w:rsidRDefault="000562D5" w:rsidP="006F2CA2">
      <w:pPr>
        <w:spacing w:before="0" w:after="200" w:line="276" w:lineRule="auto"/>
        <w:divId w:val="2116439976"/>
        <w:rPr>
          <w:rFonts w:ascii="Calibri" w:eastAsia="Calibri" w:hAnsi="Calibri" w:cs="Times New Roman"/>
          <w:sz w:val="22"/>
          <w:szCs w:val="22"/>
          <w:lang w:eastAsia="en-US"/>
        </w:rPr>
      </w:pPr>
    </w:p>
    <w:p w14:paraId="12FB88C0" w14:textId="77777777" w:rsidR="000562D5" w:rsidRDefault="000562D5" w:rsidP="006F2CA2">
      <w:pPr>
        <w:spacing w:before="0" w:after="200" w:line="276" w:lineRule="auto"/>
        <w:divId w:val="2116439976"/>
        <w:rPr>
          <w:rFonts w:ascii="Calibri" w:eastAsia="Calibri" w:hAnsi="Calibri" w:cs="Times New Roman"/>
          <w:sz w:val="22"/>
          <w:szCs w:val="22"/>
          <w:lang w:eastAsia="en-US"/>
        </w:rPr>
      </w:pPr>
    </w:p>
    <w:p w14:paraId="56B9EF76" w14:textId="77777777" w:rsidR="000562D5" w:rsidRDefault="000562D5" w:rsidP="006F2CA2">
      <w:pPr>
        <w:spacing w:before="0" w:after="200" w:line="276" w:lineRule="auto"/>
        <w:divId w:val="2116439976"/>
        <w:rPr>
          <w:rFonts w:ascii="Calibri" w:eastAsia="Calibri" w:hAnsi="Calibri" w:cs="Times New Roman"/>
          <w:sz w:val="22"/>
          <w:szCs w:val="22"/>
          <w:lang w:eastAsia="en-US"/>
        </w:rPr>
      </w:pPr>
    </w:p>
    <w:p w14:paraId="3624672C" w14:textId="77777777" w:rsidR="000562D5" w:rsidRDefault="000562D5" w:rsidP="006F2CA2">
      <w:pPr>
        <w:spacing w:before="0" w:after="200" w:line="276" w:lineRule="auto"/>
        <w:divId w:val="2116439976"/>
        <w:rPr>
          <w:rFonts w:ascii="Calibri" w:eastAsia="Calibri" w:hAnsi="Calibri" w:cs="Times New Roman"/>
          <w:sz w:val="22"/>
          <w:szCs w:val="22"/>
          <w:lang w:eastAsia="en-US"/>
        </w:rPr>
      </w:pPr>
    </w:p>
    <w:p w14:paraId="2D96CCA4" w14:textId="77777777" w:rsidR="000562D5" w:rsidRDefault="000562D5" w:rsidP="006F2CA2">
      <w:pPr>
        <w:spacing w:before="0" w:after="200" w:line="276" w:lineRule="auto"/>
        <w:divId w:val="2116439976"/>
        <w:rPr>
          <w:rFonts w:ascii="Calibri" w:eastAsia="Calibri" w:hAnsi="Calibri" w:cs="Times New Roman"/>
          <w:sz w:val="22"/>
          <w:szCs w:val="22"/>
          <w:lang w:eastAsia="en-US"/>
        </w:rPr>
      </w:pPr>
    </w:p>
    <w:p w14:paraId="0D357843" w14:textId="77777777" w:rsidR="000562D5" w:rsidRDefault="000562D5" w:rsidP="006F2CA2">
      <w:pPr>
        <w:spacing w:before="0" w:after="200" w:line="276" w:lineRule="auto"/>
        <w:divId w:val="2116439976"/>
        <w:rPr>
          <w:rFonts w:ascii="Calibri" w:eastAsia="Calibri" w:hAnsi="Calibri" w:cs="Times New Roman"/>
          <w:sz w:val="22"/>
          <w:szCs w:val="22"/>
          <w:lang w:eastAsia="en-US"/>
        </w:rPr>
      </w:pPr>
    </w:p>
    <w:p w14:paraId="57535D28" w14:textId="77777777" w:rsidR="000562D5" w:rsidRDefault="000562D5" w:rsidP="006F2CA2">
      <w:pPr>
        <w:spacing w:before="0" w:after="200" w:line="276" w:lineRule="auto"/>
        <w:divId w:val="2116439976"/>
        <w:rPr>
          <w:rFonts w:ascii="Calibri" w:eastAsia="Calibri" w:hAnsi="Calibri" w:cs="Times New Roman"/>
          <w:sz w:val="22"/>
          <w:szCs w:val="22"/>
          <w:lang w:eastAsia="en-US"/>
        </w:rPr>
      </w:pPr>
    </w:p>
    <w:p w14:paraId="3429B7ED" w14:textId="77777777" w:rsidR="000562D5" w:rsidRDefault="000562D5" w:rsidP="006F2CA2">
      <w:pPr>
        <w:spacing w:before="0" w:after="200" w:line="276" w:lineRule="auto"/>
        <w:divId w:val="2116439976"/>
        <w:rPr>
          <w:rFonts w:ascii="Calibri" w:eastAsia="Calibri" w:hAnsi="Calibri" w:cs="Times New Roman"/>
          <w:sz w:val="22"/>
          <w:szCs w:val="22"/>
          <w:lang w:eastAsia="en-US"/>
        </w:rPr>
      </w:pPr>
    </w:p>
    <w:p w14:paraId="3F81C442" w14:textId="77777777" w:rsidR="000562D5" w:rsidRDefault="000562D5" w:rsidP="006F2CA2">
      <w:pPr>
        <w:spacing w:before="0" w:after="200" w:line="276" w:lineRule="auto"/>
        <w:divId w:val="2116439976"/>
        <w:rPr>
          <w:rFonts w:ascii="Calibri" w:eastAsia="Calibri" w:hAnsi="Calibri" w:cs="Times New Roman"/>
          <w:sz w:val="22"/>
          <w:szCs w:val="22"/>
          <w:lang w:eastAsia="en-US"/>
        </w:rPr>
      </w:pPr>
    </w:p>
    <w:p w14:paraId="7052E48D" w14:textId="77777777" w:rsidR="000562D5" w:rsidRPr="006F2CA2" w:rsidRDefault="000562D5" w:rsidP="006F2CA2">
      <w:pPr>
        <w:spacing w:before="0" w:after="200" w:line="276" w:lineRule="auto"/>
        <w:divId w:val="2116439976"/>
        <w:rPr>
          <w:rFonts w:ascii="Calibri" w:eastAsia="Calibri" w:hAnsi="Calibri" w:cs="Times New Roman"/>
          <w:sz w:val="22"/>
          <w:szCs w:val="22"/>
          <w:lang w:eastAsia="en-US"/>
        </w:rPr>
      </w:pPr>
    </w:p>
    <w:tbl>
      <w:tblPr>
        <w:tblW w:w="8222" w:type="dxa"/>
        <w:jc w:val="center"/>
        <w:tblLook w:val="04A0" w:firstRow="1" w:lastRow="0" w:firstColumn="1" w:lastColumn="0" w:noHBand="0" w:noVBand="1"/>
      </w:tblPr>
      <w:tblGrid>
        <w:gridCol w:w="240"/>
        <w:gridCol w:w="460"/>
        <w:gridCol w:w="1920"/>
        <w:gridCol w:w="1280"/>
        <w:gridCol w:w="4322"/>
      </w:tblGrid>
      <w:tr w:rsidR="005A22FC" w14:paraId="04BB8067" w14:textId="77777777" w:rsidTr="00A04357">
        <w:trPr>
          <w:divId w:val="2116439976"/>
          <w:cantSplit/>
          <w:jc w:val="center"/>
        </w:trPr>
        <w:tc>
          <w:tcPr>
            <w:tcW w:w="8222" w:type="dxa"/>
            <w:gridSpan w:val="5"/>
          </w:tcPr>
          <w:p w14:paraId="3716E77D"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GUID=b86b729c-d9a2-412b-a3d7-71ece2515288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b/>
                <w:sz w:val="22"/>
                <w:szCs w:val="20"/>
                <w:lang w:val="en-GB" w:eastAsia="en-US"/>
              </w:rPr>
              <w:t>Option 6</w:t>
            </w:r>
            <w:r w:rsidRPr="006F2CA2">
              <w:rPr>
                <w:rFonts w:ascii="Times New Roman" w:hAnsi="Times New Roman" w:cs="Times New Roman"/>
                <w:sz w:val="22"/>
                <w:szCs w:val="20"/>
                <w:lang w:val="en-GB" w:eastAsia="en-US"/>
              </w:rPr>
              <w:t>: Others</w:t>
            </w:r>
          </w:p>
        </w:tc>
      </w:tr>
      <w:tr w:rsidR="005A22FC" w14:paraId="470852E8" w14:textId="77777777" w:rsidTr="00A04357">
        <w:trPr>
          <w:divId w:val="2116439976"/>
          <w:cantSplit/>
          <w:jc w:val="center"/>
        </w:trPr>
        <w:tc>
          <w:tcPr>
            <w:tcW w:w="8222" w:type="dxa"/>
            <w:gridSpan w:val="5"/>
          </w:tcPr>
          <w:p w14:paraId="2839A8AA"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GUID=0806cafa-3e37-453f-8ac4-8e03b07abf81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Please state the full details of the agreement.</w:t>
            </w:r>
          </w:p>
        </w:tc>
      </w:tr>
      <w:tr w:rsidR="005A22FC" w14:paraId="234371B0" w14:textId="77777777" w:rsidTr="00A04357">
        <w:trPr>
          <w:divId w:val="2116439976"/>
          <w:cantSplit/>
          <w:jc w:val="center"/>
        </w:trPr>
        <w:tc>
          <w:tcPr>
            <w:tcW w:w="8222" w:type="dxa"/>
            <w:gridSpan w:val="5"/>
          </w:tcPr>
          <w:p w14:paraId="25615D42"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GUID=60abd98e-d623-49f3-9a7e-580f4ffcd7bf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Time Frame</w:t>
            </w:r>
          </w:p>
        </w:tc>
      </w:tr>
      <w:tr w:rsidR="005A22FC" w14:paraId="11C00ECF" w14:textId="77777777" w:rsidTr="00A04357">
        <w:trPr>
          <w:divId w:val="2116439976"/>
          <w:cantSplit/>
          <w:jc w:val="center"/>
        </w:trPr>
        <w:tc>
          <w:tcPr>
            <w:tcW w:w="8222" w:type="dxa"/>
            <w:gridSpan w:val="5"/>
          </w:tcPr>
          <w:p w14:paraId="6D6D3611"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GUID=68a0e3de-0e2c-4896-b09a-494156264144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parties will apply to the HDB to surrender/sell in the open market/sell or transfer a party’s share in* the flat:</w:t>
            </w:r>
          </w:p>
        </w:tc>
      </w:tr>
      <w:tr w:rsidR="005A22FC" w14:paraId="7FFAA74C" w14:textId="77777777" w:rsidTr="00A04357">
        <w:trPr>
          <w:divId w:val="2116439976"/>
          <w:cantSplit/>
          <w:jc w:val="center"/>
        </w:trPr>
        <w:tc>
          <w:tcPr>
            <w:tcW w:w="240" w:type="dxa"/>
          </w:tcPr>
          <w:p w14:paraId="1004CC95"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GUID=841097d1-6307-44b9-a5c3-2d83f3355bc2 </w:instrText>
            </w:r>
            <w:r w:rsidRPr="006F2CA2">
              <w:rPr>
                <w:rFonts w:ascii="Times New Roman" w:hAnsi="Times New Roman" w:cs="Times New Roman"/>
                <w:sz w:val="22"/>
                <w:szCs w:val="20"/>
                <w:lang w:val="en-GB" w:eastAsia="en-US"/>
              </w:rPr>
              <w:fldChar w:fldCharType="end"/>
            </w:r>
          </w:p>
        </w:tc>
        <w:tc>
          <w:tcPr>
            <w:tcW w:w="460" w:type="dxa"/>
          </w:tcPr>
          <w:p w14:paraId="23291825"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GUID=2460a2fe-4513-4356-a455-70969f164795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7522" w:type="dxa"/>
            <w:gridSpan w:val="3"/>
          </w:tcPr>
          <w:p w14:paraId="7A8FF6C4"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GUID=b4bc5e53-d551-4a4a-9914-eaba3b2b9e78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by [</w:t>
            </w:r>
            <w:r w:rsidRPr="006F2CA2">
              <w:rPr>
                <w:rFonts w:ascii="Times New Roman" w:hAnsi="Times New Roman" w:cs="Times New Roman"/>
                <w:i/>
                <w:sz w:val="22"/>
                <w:szCs w:val="20"/>
                <w:lang w:val="en-GB" w:eastAsia="en-US"/>
              </w:rPr>
              <w:t>please specify the date</w:t>
            </w:r>
            <w:r w:rsidRPr="006F2CA2">
              <w:rPr>
                <w:rFonts w:ascii="Times New Roman" w:hAnsi="Times New Roman" w:cs="Times New Roman"/>
                <w:sz w:val="22"/>
                <w:szCs w:val="20"/>
                <w:lang w:val="en-GB" w:eastAsia="en-US"/>
              </w:rPr>
              <w:t>] ____________________;</w:t>
            </w:r>
          </w:p>
        </w:tc>
      </w:tr>
      <w:tr w:rsidR="005A22FC" w14:paraId="6A2C04A4" w14:textId="77777777" w:rsidTr="00A04357">
        <w:trPr>
          <w:divId w:val="2116439976"/>
          <w:cantSplit/>
          <w:jc w:val="center"/>
        </w:trPr>
        <w:tc>
          <w:tcPr>
            <w:tcW w:w="240" w:type="dxa"/>
          </w:tcPr>
          <w:p w14:paraId="4DF1169B"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GUID=f56e227e-7c7d-463f-ad41-b67b4f26d1d1 </w:instrText>
            </w:r>
            <w:r w:rsidRPr="006F2CA2">
              <w:rPr>
                <w:rFonts w:ascii="Times New Roman" w:hAnsi="Times New Roman" w:cs="Times New Roman"/>
                <w:sz w:val="22"/>
                <w:szCs w:val="20"/>
                <w:lang w:val="en-GB" w:eastAsia="en-US"/>
              </w:rPr>
              <w:fldChar w:fldCharType="end"/>
            </w:r>
          </w:p>
        </w:tc>
        <w:tc>
          <w:tcPr>
            <w:tcW w:w="460" w:type="dxa"/>
          </w:tcPr>
          <w:p w14:paraId="34FD05DC"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GUID=95c0cad0-a10b-4f49-aa74-fb75f03cd727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7522" w:type="dxa"/>
            <w:gridSpan w:val="3"/>
          </w:tcPr>
          <w:p w14:paraId="69D6A2AF"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GUID=ef453e3c-d50f-489b-afbb-067906603dad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within _______ weeks/months of the order of court on the HDB flat;</w:t>
            </w:r>
          </w:p>
        </w:tc>
      </w:tr>
      <w:tr w:rsidR="005A22FC" w14:paraId="53BB94A0" w14:textId="77777777" w:rsidTr="00A04357">
        <w:trPr>
          <w:divId w:val="2116439976"/>
          <w:cantSplit/>
          <w:jc w:val="center"/>
        </w:trPr>
        <w:tc>
          <w:tcPr>
            <w:tcW w:w="240" w:type="dxa"/>
          </w:tcPr>
          <w:p w14:paraId="35BAE517"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GUID=3d5a3e33-ff18-4cb1-8ee9-d1a4fafb5715 </w:instrText>
            </w:r>
            <w:r w:rsidRPr="006F2CA2">
              <w:rPr>
                <w:rFonts w:ascii="Times New Roman" w:hAnsi="Times New Roman" w:cs="Times New Roman"/>
                <w:sz w:val="22"/>
                <w:szCs w:val="20"/>
                <w:lang w:val="en-GB" w:eastAsia="en-US"/>
              </w:rPr>
              <w:fldChar w:fldCharType="end"/>
            </w:r>
          </w:p>
        </w:tc>
        <w:tc>
          <w:tcPr>
            <w:tcW w:w="460" w:type="dxa"/>
          </w:tcPr>
          <w:p w14:paraId="5DF37134"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GUID=c27ec4ac-b543-49b6-9a5c-603a90153451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7522" w:type="dxa"/>
            <w:gridSpan w:val="3"/>
          </w:tcPr>
          <w:p w14:paraId="5F4ACD87"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GUID=169e3c15-4abf-4e91-9e2e-1a0781cbe3b3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within _______ weeks/months of the grant of the Final Judgment;</w:t>
            </w:r>
          </w:p>
        </w:tc>
      </w:tr>
      <w:tr w:rsidR="005A22FC" w14:paraId="2454C96B" w14:textId="77777777" w:rsidTr="00A04357">
        <w:trPr>
          <w:divId w:val="2116439976"/>
          <w:cantSplit/>
          <w:trHeight w:val="480"/>
          <w:jc w:val="center"/>
        </w:trPr>
        <w:tc>
          <w:tcPr>
            <w:tcW w:w="240" w:type="dxa"/>
          </w:tcPr>
          <w:p w14:paraId="5E419D22"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GUID=d8f73470-7cdc-40c7-adba-e58be40489d9 </w:instrText>
            </w:r>
            <w:r w:rsidRPr="006F2CA2">
              <w:rPr>
                <w:rFonts w:ascii="Times New Roman" w:hAnsi="Times New Roman" w:cs="Times New Roman"/>
                <w:sz w:val="22"/>
                <w:szCs w:val="20"/>
                <w:lang w:val="en-GB" w:eastAsia="en-US"/>
              </w:rPr>
              <w:fldChar w:fldCharType="end"/>
            </w:r>
          </w:p>
        </w:tc>
        <w:tc>
          <w:tcPr>
            <w:tcW w:w="460" w:type="dxa"/>
          </w:tcPr>
          <w:p w14:paraId="1636077B"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GUID=8893bbdf-14b6-4cff-af51-5a0730727265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7522" w:type="dxa"/>
            <w:gridSpan w:val="3"/>
          </w:tcPr>
          <w:p w14:paraId="31C9C344"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GUID=a27f020b-9874-4c23-b9a7-e3c2f97c856f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others [</w:t>
            </w:r>
            <w:r w:rsidRPr="006F2CA2">
              <w:rPr>
                <w:rFonts w:ascii="Times New Roman" w:hAnsi="Times New Roman" w:cs="Times New Roman"/>
                <w:i/>
                <w:sz w:val="22"/>
                <w:szCs w:val="20"/>
                <w:lang w:val="en-GB" w:eastAsia="en-US"/>
              </w:rPr>
              <w:t>please specify</w:t>
            </w:r>
            <w:r w:rsidRPr="006F2CA2">
              <w:rPr>
                <w:rFonts w:ascii="Times New Roman" w:hAnsi="Times New Roman" w:cs="Times New Roman"/>
                <w:sz w:val="22"/>
                <w:szCs w:val="20"/>
                <w:lang w:val="en-GB" w:eastAsia="en-US"/>
              </w:rPr>
              <w:t>] ________________________________.</w:t>
            </w:r>
          </w:p>
        </w:tc>
      </w:tr>
      <w:tr w:rsidR="005A22FC" w14:paraId="18F0795D" w14:textId="77777777" w:rsidTr="00A04357">
        <w:trPr>
          <w:divId w:val="2116439976"/>
          <w:cantSplit/>
          <w:jc w:val="center"/>
        </w:trPr>
        <w:tc>
          <w:tcPr>
            <w:tcW w:w="2620" w:type="dxa"/>
            <w:gridSpan w:val="3"/>
          </w:tcPr>
          <w:p w14:paraId="63BFCCCF"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GUID=5e8be9f3-e53f-4e80-9c6b-1e3b1074c4e0 </w:instrText>
            </w:r>
            <w:r w:rsidRPr="006F2CA2">
              <w:rPr>
                <w:rFonts w:ascii="Times New Roman" w:hAnsi="Times New Roman" w:cs="Times New Roman"/>
                <w:sz w:val="22"/>
                <w:szCs w:val="20"/>
                <w:lang w:val="en-GB" w:eastAsia="en-US"/>
              </w:rPr>
              <w:fldChar w:fldCharType="end"/>
            </w:r>
          </w:p>
        </w:tc>
        <w:tc>
          <w:tcPr>
            <w:tcW w:w="1280" w:type="dxa"/>
          </w:tcPr>
          <w:p w14:paraId="50211137"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GUID=848ad174-61c7-42d0-8dbb-942fc10e7f9f </w:instrText>
            </w:r>
            <w:r w:rsidRPr="006F2CA2">
              <w:rPr>
                <w:rFonts w:ascii="Times New Roman" w:hAnsi="Times New Roman" w:cs="Times New Roman"/>
                <w:sz w:val="22"/>
                <w:szCs w:val="20"/>
                <w:lang w:val="en-GB" w:eastAsia="en-US"/>
              </w:rPr>
              <w:fldChar w:fldCharType="end"/>
            </w:r>
          </w:p>
        </w:tc>
        <w:tc>
          <w:tcPr>
            <w:tcW w:w="4322" w:type="dxa"/>
          </w:tcPr>
          <w:p w14:paraId="1F9E5A07"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GUID=59a81fdd-8f2e-457d-8254-c9de44c0d2e9 </w:instrText>
            </w:r>
            <w:r w:rsidRPr="006F2CA2">
              <w:rPr>
                <w:rFonts w:ascii="Times New Roman" w:hAnsi="Times New Roman" w:cs="Times New Roman"/>
                <w:sz w:val="22"/>
                <w:szCs w:val="20"/>
                <w:lang w:val="en-GB" w:eastAsia="en-US"/>
              </w:rPr>
              <w:fldChar w:fldCharType="end"/>
            </w:r>
          </w:p>
        </w:tc>
      </w:tr>
      <w:tr w:rsidR="005A22FC" w14:paraId="7F33D9F0" w14:textId="77777777" w:rsidTr="00A04357">
        <w:trPr>
          <w:divId w:val="2116439976"/>
          <w:cantSplit/>
          <w:jc w:val="center"/>
        </w:trPr>
        <w:tc>
          <w:tcPr>
            <w:tcW w:w="2620" w:type="dxa"/>
            <w:gridSpan w:val="3"/>
          </w:tcPr>
          <w:p w14:paraId="5C6CAED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GUID=64bee079-da9a-41ed-9bd9-b7df24a4331d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_____________________</w:t>
            </w:r>
            <w:r w:rsidRPr="006F2CA2">
              <w:rPr>
                <w:rFonts w:ascii="Times New Roman" w:hAnsi="Times New Roman" w:cs="Times New Roman"/>
                <w:sz w:val="22"/>
                <w:szCs w:val="20"/>
                <w:lang w:val="en-GB" w:eastAsia="en-US"/>
              </w:rPr>
              <w:br/>
              <w:t>Plaintiff*</w:t>
            </w:r>
          </w:p>
        </w:tc>
        <w:tc>
          <w:tcPr>
            <w:tcW w:w="1280" w:type="dxa"/>
          </w:tcPr>
          <w:p w14:paraId="507B4D15"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GUID=b48e939d-51dc-445a-be9a-d7c6f09875bb </w:instrText>
            </w:r>
            <w:r w:rsidRPr="006F2CA2">
              <w:rPr>
                <w:rFonts w:ascii="Times New Roman" w:hAnsi="Times New Roman" w:cs="Times New Roman"/>
                <w:sz w:val="22"/>
                <w:szCs w:val="20"/>
                <w:lang w:val="en-GB" w:eastAsia="en-US"/>
              </w:rPr>
              <w:fldChar w:fldCharType="end"/>
            </w:r>
          </w:p>
        </w:tc>
        <w:tc>
          <w:tcPr>
            <w:tcW w:w="4322" w:type="dxa"/>
          </w:tcPr>
          <w:p w14:paraId="2549119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GUID=3f00f3e7-2807-4a35-8c75-20f347926eed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_______________________</w:t>
            </w:r>
            <w:r w:rsidRPr="006F2CA2">
              <w:rPr>
                <w:rFonts w:ascii="Times New Roman" w:hAnsi="Times New Roman" w:cs="Times New Roman"/>
                <w:sz w:val="22"/>
                <w:szCs w:val="20"/>
                <w:lang w:val="en-GB" w:eastAsia="en-US"/>
              </w:rPr>
              <w:br/>
              <w:t>Defendant*</w:t>
            </w:r>
          </w:p>
        </w:tc>
      </w:tr>
      <w:tr w:rsidR="005A22FC" w14:paraId="0FC3C0C3" w14:textId="77777777" w:rsidTr="00A04357">
        <w:trPr>
          <w:divId w:val="2116439976"/>
          <w:cantSplit/>
          <w:jc w:val="center"/>
        </w:trPr>
        <w:tc>
          <w:tcPr>
            <w:tcW w:w="2620" w:type="dxa"/>
            <w:gridSpan w:val="3"/>
          </w:tcPr>
          <w:p w14:paraId="033CCC78"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GUID=832a681d-c32d-41f3-b78c-4a929a17d0d4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 ________________</w:t>
            </w:r>
          </w:p>
        </w:tc>
        <w:tc>
          <w:tcPr>
            <w:tcW w:w="1280" w:type="dxa"/>
          </w:tcPr>
          <w:p w14:paraId="4E7CC9DF"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GUID=4ffabd7a-f548-4894-9276-af21b213d2a9 </w:instrText>
            </w:r>
            <w:r w:rsidRPr="006F2CA2">
              <w:rPr>
                <w:rFonts w:ascii="Times New Roman" w:hAnsi="Times New Roman" w:cs="Times New Roman"/>
                <w:sz w:val="22"/>
                <w:szCs w:val="20"/>
                <w:lang w:val="en-GB" w:eastAsia="en-US"/>
              </w:rPr>
              <w:fldChar w:fldCharType="end"/>
            </w:r>
          </w:p>
        </w:tc>
        <w:tc>
          <w:tcPr>
            <w:tcW w:w="4322" w:type="dxa"/>
          </w:tcPr>
          <w:p w14:paraId="24594549"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GUID=fefeeac2-2e0e-4855-9725-aec3ce6441ce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 _________________</w:t>
            </w:r>
          </w:p>
        </w:tc>
      </w:tr>
      <w:tr w:rsidR="005A22FC" w14:paraId="598DDCEC" w14:textId="77777777" w:rsidTr="00A04357">
        <w:trPr>
          <w:divId w:val="2116439976"/>
          <w:cantSplit/>
          <w:trHeight w:val="400"/>
          <w:jc w:val="center"/>
        </w:trPr>
        <w:tc>
          <w:tcPr>
            <w:tcW w:w="8222" w:type="dxa"/>
            <w:gridSpan w:val="5"/>
          </w:tcPr>
          <w:p w14:paraId="63C6B801"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GUID=57f535e8-e631-4dea-bc5f-f64fb2eed84b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*Delete where inapplicable.</w:t>
            </w:r>
          </w:p>
        </w:tc>
      </w:tr>
    </w:tbl>
    <w:p w14:paraId="32612C6B" w14:textId="77777777" w:rsidR="006F2CA2" w:rsidRDefault="006F2CA2" w:rsidP="006F2CA2">
      <w:pPr>
        <w:spacing w:before="0" w:after="200" w:line="276" w:lineRule="auto"/>
        <w:divId w:val="2116439976"/>
        <w:rPr>
          <w:rFonts w:ascii="Calibri" w:eastAsia="Calibri" w:hAnsi="Calibri" w:cs="Times New Roman"/>
          <w:sz w:val="22"/>
          <w:szCs w:val="22"/>
          <w:lang w:eastAsia="en-US"/>
        </w:rPr>
      </w:pPr>
    </w:p>
    <w:p w14:paraId="54F1C0D0" w14:textId="77777777" w:rsidR="005D3525" w:rsidRDefault="005D3525" w:rsidP="006F2CA2">
      <w:pPr>
        <w:spacing w:before="0" w:after="200" w:line="276" w:lineRule="auto"/>
        <w:divId w:val="2116439976"/>
        <w:rPr>
          <w:rFonts w:ascii="Calibri" w:eastAsia="Calibri" w:hAnsi="Calibri" w:cs="Times New Roman"/>
          <w:sz w:val="22"/>
          <w:szCs w:val="22"/>
          <w:lang w:eastAsia="en-US"/>
        </w:rPr>
      </w:pPr>
    </w:p>
    <w:p w14:paraId="597ED164" w14:textId="77777777" w:rsidR="005D3525" w:rsidRDefault="005D3525" w:rsidP="006F2CA2">
      <w:pPr>
        <w:spacing w:before="0" w:after="200" w:line="276" w:lineRule="auto"/>
        <w:divId w:val="2116439976"/>
        <w:rPr>
          <w:rFonts w:ascii="Calibri" w:eastAsia="Calibri" w:hAnsi="Calibri" w:cs="Times New Roman"/>
          <w:sz w:val="22"/>
          <w:szCs w:val="22"/>
          <w:lang w:eastAsia="en-US"/>
        </w:rPr>
      </w:pPr>
    </w:p>
    <w:p w14:paraId="7133BD65" w14:textId="77777777" w:rsidR="005D3525" w:rsidRDefault="005D3525" w:rsidP="006F2CA2">
      <w:pPr>
        <w:spacing w:before="0" w:after="200" w:line="276" w:lineRule="auto"/>
        <w:divId w:val="2116439976"/>
        <w:rPr>
          <w:rFonts w:ascii="Calibri" w:eastAsia="Calibri" w:hAnsi="Calibri" w:cs="Times New Roman"/>
          <w:sz w:val="22"/>
          <w:szCs w:val="22"/>
          <w:lang w:eastAsia="en-US"/>
        </w:rPr>
      </w:pPr>
    </w:p>
    <w:p w14:paraId="68F5C440" w14:textId="77777777" w:rsidR="000562D5" w:rsidRDefault="000562D5" w:rsidP="006F2CA2">
      <w:pPr>
        <w:spacing w:before="0" w:after="200" w:line="276" w:lineRule="auto"/>
        <w:divId w:val="2116439976"/>
        <w:rPr>
          <w:rFonts w:ascii="Calibri" w:eastAsia="Calibri" w:hAnsi="Calibri" w:cs="Times New Roman"/>
          <w:sz w:val="22"/>
          <w:szCs w:val="22"/>
          <w:lang w:eastAsia="en-US"/>
        </w:rPr>
      </w:pPr>
    </w:p>
    <w:p w14:paraId="3776AF21" w14:textId="77777777" w:rsidR="000562D5" w:rsidRDefault="000562D5" w:rsidP="006F2CA2">
      <w:pPr>
        <w:spacing w:before="0" w:after="200" w:line="276" w:lineRule="auto"/>
        <w:divId w:val="2116439976"/>
        <w:rPr>
          <w:rFonts w:ascii="Calibri" w:eastAsia="Calibri" w:hAnsi="Calibri" w:cs="Times New Roman"/>
          <w:sz w:val="22"/>
          <w:szCs w:val="22"/>
          <w:lang w:eastAsia="en-US"/>
        </w:rPr>
      </w:pPr>
    </w:p>
    <w:p w14:paraId="5F2963B2" w14:textId="77777777" w:rsidR="000562D5" w:rsidRDefault="000562D5" w:rsidP="006F2CA2">
      <w:pPr>
        <w:spacing w:before="0" w:after="200" w:line="276" w:lineRule="auto"/>
        <w:divId w:val="2116439976"/>
        <w:rPr>
          <w:rFonts w:ascii="Calibri" w:eastAsia="Calibri" w:hAnsi="Calibri" w:cs="Times New Roman"/>
          <w:sz w:val="22"/>
          <w:szCs w:val="22"/>
          <w:lang w:eastAsia="en-US"/>
        </w:rPr>
      </w:pPr>
    </w:p>
    <w:p w14:paraId="51E29448" w14:textId="77777777" w:rsidR="000562D5" w:rsidRDefault="000562D5" w:rsidP="006F2CA2">
      <w:pPr>
        <w:spacing w:before="0" w:after="200" w:line="276" w:lineRule="auto"/>
        <w:divId w:val="2116439976"/>
        <w:rPr>
          <w:rFonts w:ascii="Calibri" w:eastAsia="Calibri" w:hAnsi="Calibri" w:cs="Times New Roman"/>
          <w:sz w:val="22"/>
          <w:szCs w:val="22"/>
          <w:lang w:eastAsia="en-US"/>
        </w:rPr>
      </w:pPr>
    </w:p>
    <w:p w14:paraId="7C5F6837" w14:textId="77777777" w:rsidR="000562D5" w:rsidRDefault="000562D5" w:rsidP="006F2CA2">
      <w:pPr>
        <w:spacing w:before="0" w:after="200" w:line="276" w:lineRule="auto"/>
        <w:divId w:val="2116439976"/>
        <w:rPr>
          <w:rFonts w:ascii="Calibri" w:eastAsia="Calibri" w:hAnsi="Calibri" w:cs="Times New Roman"/>
          <w:sz w:val="22"/>
          <w:szCs w:val="22"/>
          <w:lang w:eastAsia="en-US"/>
        </w:rPr>
      </w:pPr>
    </w:p>
    <w:p w14:paraId="732E12EB" w14:textId="77777777" w:rsidR="000562D5" w:rsidRDefault="000562D5" w:rsidP="006F2CA2">
      <w:pPr>
        <w:spacing w:before="0" w:after="200" w:line="276" w:lineRule="auto"/>
        <w:divId w:val="2116439976"/>
        <w:rPr>
          <w:rFonts w:ascii="Calibri" w:eastAsia="Calibri" w:hAnsi="Calibri" w:cs="Times New Roman"/>
          <w:sz w:val="22"/>
          <w:szCs w:val="22"/>
          <w:lang w:eastAsia="en-US"/>
        </w:rPr>
      </w:pPr>
    </w:p>
    <w:p w14:paraId="4998B4D6" w14:textId="77777777" w:rsidR="000562D5" w:rsidRDefault="000562D5" w:rsidP="006F2CA2">
      <w:pPr>
        <w:spacing w:before="0" w:after="200" w:line="276" w:lineRule="auto"/>
        <w:divId w:val="2116439976"/>
        <w:rPr>
          <w:rFonts w:ascii="Calibri" w:eastAsia="Calibri" w:hAnsi="Calibri" w:cs="Times New Roman"/>
          <w:sz w:val="22"/>
          <w:szCs w:val="22"/>
          <w:lang w:eastAsia="en-US"/>
        </w:rPr>
      </w:pPr>
    </w:p>
    <w:p w14:paraId="025E4C23" w14:textId="77777777" w:rsidR="000562D5" w:rsidRDefault="000562D5" w:rsidP="006F2CA2">
      <w:pPr>
        <w:spacing w:before="0" w:after="200" w:line="276" w:lineRule="auto"/>
        <w:divId w:val="2116439976"/>
        <w:rPr>
          <w:rFonts w:ascii="Calibri" w:eastAsia="Calibri" w:hAnsi="Calibri" w:cs="Times New Roman"/>
          <w:sz w:val="22"/>
          <w:szCs w:val="22"/>
          <w:lang w:eastAsia="en-US"/>
        </w:rPr>
      </w:pPr>
    </w:p>
    <w:p w14:paraId="769B9EBF" w14:textId="77777777" w:rsidR="000562D5" w:rsidRDefault="000562D5" w:rsidP="006F2CA2">
      <w:pPr>
        <w:spacing w:before="0" w:after="200" w:line="276" w:lineRule="auto"/>
        <w:divId w:val="2116439976"/>
        <w:rPr>
          <w:rFonts w:ascii="Calibri" w:eastAsia="Calibri" w:hAnsi="Calibri" w:cs="Times New Roman"/>
          <w:sz w:val="22"/>
          <w:szCs w:val="22"/>
          <w:lang w:eastAsia="en-US"/>
        </w:rPr>
      </w:pPr>
    </w:p>
    <w:p w14:paraId="4B2602E5" w14:textId="77777777" w:rsidR="000562D5" w:rsidRDefault="000562D5" w:rsidP="006F2CA2">
      <w:pPr>
        <w:spacing w:before="0" w:after="200" w:line="276" w:lineRule="auto"/>
        <w:divId w:val="2116439976"/>
        <w:rPr>
          <w:rFonts w:ascii="Calibri" w:eastAsia="Calibri" w:hAnsi="Calibri" w:cs="Times New Roman"/>
          <w:sz w:val="22"/>
          <w:szCs w:val="22"/>
          <w:lang w:eastAsia="en-US"/>
        </w:rPr>
      </w:pPr>
    </w:p>
    <w:p w14:paraId="0C49DF31" w14:textId="77777777" w:rsidR="000562D5" w:rsidRDefault="000562D5" w:rsidP="006F2CA2">
      <w:pPr>
        <w:spacing w:before="0" w:after="200" w:line="276" w:lineRule="auto"/>
        <w:divId w:val="2116439976"/>
        <w:rPr>
          <w:rFonts w:ascii="Calibri" w:eastAsia="Calibri" w:hAnsi="Calibri" w:cs="Times New Roman"/>
          <w:sz w:val="22"/>
          <w:szCs w:val="22"/>
          <w:lang w:eastAsia="en-US"/>
        </w:rPr>
      </w:pPr>
    </w:p>
    <w:p w14:paraId="0903FFAB" w14:textId="77777777" w:rsidR="000562D5" w:rsidRDefault="000562D5" w:rsidP="006F2CA2">
      <w:pPr>
        <w:spacing w:before="0" w:after="200" w:line="276" w:lineRule="auto"/>
        <w:divId w:val="2116439976"/>
        <w:rPr>
          <w:rFonts w:ascii="Calibri" w:eastAsia="Calibri" w:hAnsi="Calibri" w:cs="Times New Roman"/>
          <w:sz w:val="22"/>
          <w:szCs w:val="22"/>
          <w:lang w:eastAsia="en-US"/>
        </w:rPr>
      </w:pPr>
    </w:p>
    <w:p w14:paraId="797404AE" w14:textId="77777777" w:rsidR="000562D5" w:rsidRDefault="000562D5" w:rsidP="006F2CA2">
      <w:pPr>
        <w:spacing w:before="0" w:after="200" w:line="276" w:lineRule="auto"/>
        <w:divId w:val="2116439976"/>
        <w:rPr>
          <w:rFonts w:ascii="Calibri" w:eastAsia="Calibri" w:hAnsi="Calibri" w:cs="Times New Roman"/>
          <w:sz w:val="22"/>
          <w:szCs w:val="22"/>
          <w:lang w:eastAsia="en-US"/>
        </w:rPr>
      </w:pPr>
    </w:p>
    <w:p w14:paraId="72E484F0" w14:textId="77777777" w:rsidR="000562D5" w:rsidRPr="006F2CA2" w:rsidRDefault="000562D5" w:rsidP="006F2CA2">
      <w:pPr>
        <w:spacing w:before="0" w:after="200" w:line="276" w:lineRule="auto"/>
        <w:divId w:val="2116439976"/>
        <w:rPr>
          <w:rFonts w:ascii="Calibri" w:eastAsia="Calibri" w:hAnsi="Calibri" w:cs="Times New Roman"/>
          <w:sz w:val="22"/>
          <w:szCs w:val="22"/>
          <w:lang w:eastAsia="en-US"/>
        </w:rPr>
      </w:pPr>
    </w:p>
    <w:p w14:paraId="43CCE399" w14:textId="77777777" w:rsidR="006F2CA2" w:rsidRPr="006F2CA2" w:rsidRDefault="006F2CA2" w:rsidP="006F2CA2">
      <w:pPr>
        <w:keepNext/>
        <w:keepLines/>
        <w:suppressAutoHyphens/>
        <w:spacing w:before="240" w:after="120" w:line="240" w:lineRule="auto"/>
        <w:jc w:val="center"/>
        <w:divId w:val="2116439976"/>
        <w:rPr>
          <w:rFonts w:ascii="Times New Roman" w:hAnsi="Times New Roman" w:cs="Times New Roman"/>
          <w:caps/>
          <w:sz w:val="22"/>
          <w:szCs w:val="20"/>
          <w:lang w:val="en-GB" w:eastAsia="en-US"/>
        </w:rPr>
      </w:pPr>
      <w:r w:rsidRPr="006F2CA2">
        <w:rPr>
          <w:rFonts w:ascii="Times New Roman" w:hAnsi="Times New Roman" w:cs="Times New Roman"/>
          <w:caps/>
          <w:sz w:val="22"/>
          <w:szCs w:val="20"/>
          <w:lang w:val="en-GB" w:eastAsia="en-US"/>
        </w:rPr>
        <w:lastRenderedPageBreak/>
        <w:fldChar w:fldCharType="begin" w:fldLock="1"/>
      </w:r>
      <w:r w:rsidRPr="006F2CA2">
        <w:rPr>
          <w:rFonts w:ascii="Times New Roman" w:hAnsi="Times New Roman" w:cs="Times New Roman"/>
          <w:caps/>
          <w:sz w:val="22"/>
          <w:szCs w:val="20"/>
          <w:lang w:val="en-GB" w:eastAsia="en-US"/>
        </w:rPr>
        <w:instrText xml:space="preserve"> GUID=03513c54-a72a-4057-9445-6a8322e4b282 </w:instrText>
      </w:r>
      <w:r w:rsidRPr="006F2CA2">
        <w:rPr>
          <w:rFonts w:ascii="Times New Roman" w:hAnsi="Times New Roman" w:cs="Times New Roman"/>
          <w:caps/>
          <w:sz w:val="22"/>
          <w:szCs w:val="20"/>
          <w:lang w:val="en-GB" w:eastAsia="en-US"/>
        </w:rPr>
        <w:fldChar w:fldCharType="end"/>
      </w:r>
      <w:r w:rsidRPr="006F2CA2">
        <w:rPr>
          <w:rFonts w:ascii="Times New Roman" w:hAnsi="Times New Roman" w:cs="Times New Roman"/>
          <w:caps/>
          <w:sz w:val="22"/>
          <w:szCs w:val="20"/>
          <w:lang w:val="en-GB" w:eastAsia="en-US"/>
        </w:rPr>
        <w:t>Form 14</w:t>
      </w:r>
    </w:p>
    <w:tbl>
      <w:tblPr>
        <w:tblW w:w="7175" w:type="dxa"/>
        <w:jc w:val="center"/>
        <w:tblLook w:val="04A0" w:firstRow="1" w:lastRow="0" w:firstColumn="1" w:lastColumn="0" w:noHBand="0" w:noVBand="1"/>
      </w:tblPr>
      <w:tblGrid>
        <w:gridCol w:w="7175"/>
      </w:tblGrid>
      <w:tr w:rsidR="006F2CA2" w:rsidRPr="006F2CA2" w14:paraId="22860DA2" w14:textId="77777777" w:rsidTr="00401B50">
        <w:trPr>
          <w:divId w:val="2116439976"/>
          <w:cantSplit/>
          <w:trHeight w:val="133"/>
          <w:jc w:val="center"/>
        </w:trPr>
        <w:tc>
          <w:tcPr>
            <w:tcW w:w="7175" w:type="dxa"/>
          </w:tcPr>
          <w:p w14:paraId="26443A87"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GUID=6bfbc86b-7206-4ed0-91ce-c4e17e41ca15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 46</w:t>
            </w:r>
          </w:p>
        </w:tc>
      </w:tr>
      <w:tr w:rsidR="006F2CA2" w:rsidRPr="006F2CA2" w14:paraId="3DCA892B" w14:textId="77777777" w:rsidTr="00401B50">
        <w:trPr>
          <w:divId w:val="2116439976"/>
          <w:cantSplit/>
          <w:trHeight w:val="133"/>
          <w:jc w:val="center"/>
        </w:trPr>
        <w:tc>
          <w:tcPr>
            <w:tcW w:w="7175" w:type="dxa"/>
          </w:tcPr>
          <w:p w14:paraId="0BC5C95C"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GUID=e0812e1c-b364-4255-b188-e1b5b91e1190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(PLAINTIFF’S PROPOSED MATRIMONIAL PROPERTY PLAN FORM)</w:t>
            </w:r>
          </w:p>
        </w:tc>
      </w:tr>
      <w:tr w:rsidR="006F2CA2" w:rsidRPr="006F2CA2" w14:paraId="0D0377DC" w14:textId="77777777" w:rsidTr="00401B50">
        <w:trPr>
          <w:divId w:val="2116439976"/>
          <w:cantSplit/>
          <w:trHeight w:val="133"/>
          <w:jc w:val="center"/>
        </w:trPr>
        <w:tc>
          <w:tcPr>
            <w:tcW w:w="7175" w:type="dxa"/>
          </w:tcPr>
          <w:p w14:paraId="1DFCF9AF"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GUID=7ec865e4-6aac-4d92-9024-33edccc3e136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IN THE FAMILY JUSTICE COURTS OF THE REPUBLIC OF SINGAPORE</w:t>
            </w:r>
          </w:p>
        </w:tc>
      </w:tr>
      <w:tr w:rsidR="006F2CA2" w:rsidRPr="006F2CA2" w14:paraId="4F9D8043" w14:textId="77777777" w:rsidTr="00401B50">
        <w:trPr>
          <w:divId w:val="2116439976"/>
          <w:cantSplit/>
          <w:trHeight w:val="133"/>
          <w:jc w:val="center"/>
        </w:trPr>
        <w:tc>
          <w:tcPr>
            <w:tcW w:w="7175" w:type="dxa"/>
          </w:tcPr>
          <w:p w14:paraId="5919D8C2"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GUID=8a34686c-6bbb-41c4-82bb-6f9e572849d4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Divorce Writ No.</w:t>
            </w:r>
          </w:p>
        </w:tc>
      </w:tr>
      <w:tr w:rsidR="006F2CA2" w:rsidRPr="006F2CA2" w14:paraId="257F66B1" w14:textId="77777777" w:rsidTr="00401B50">
        <w:trPr>
          <w:divId w:val="2116439976"/>
          <w:cantSplit/>
          <w:trHeight w:val="133"/>
          <w:jc w:val="center"/>
        </w:trPr>
        <w:tc>
          <w:tcPr>
            <w:tcW w:w="7175" w:type="dxa"/>
          </w:tcPr>
          <w:p w14:paraId="684E78DB"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GUID=88ebc9c6-90d5-4fdc-bbf7-107272218352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Between</w:t>
            </w:r>
          </w:p>
        </w:tc>
      </w:tr>
      <w:tr w:rsidR="006F2CA2" w:rsidRPr="006F2CA2" w14:paraId="66299876" w14:textId="77777777" w:rsidTr="00401B50">
        <w:trPr>
          <w:divId w:val="2116439976"/>
          <w:cantSplit/>
          <w:trHeight w:val="133"/>
          <w:jc w:val="center"/>
        </w:trPr>
        <w:tc>
          <w:tcPr>
            <w:tcW w:w="7175" w:type="dxa"/>
          </w:tcPr>
          <w:p w14:paraId="239354D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GUID=fe534344-b659-4dec-b69e-852351f5e274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Plaintiff’s Name</w:t>
            </w:r>
            <w:r w:rsidRPr="006F2CA2">
              <w:rPr>
                <w:rFonts w:ascii="Times New Roman" w:hAnsi="Times New Roman" w:cs="Times New Roman"/>
                <w:sz w:val="22"/>
                <w:szCs w:val="20"/>
                <w:lang w:val="en-GB" w:eastAsia="en-US"/>
              </w:rPr>
              <w:t>] (ID No.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w:t>
            </w:r>
            <w:r w:rsidRPr="006F2CA2">
              <w:rPr>
                <w:rFonts w:ascii="Times New Roman" w:hAnsi="Times New Roman" w:cs="Times New Roman"/>
                <w:i/>
                <w:sz w:val="22"/>
                <w:szCs w:val="20"/>
                <w:lang w:val="en-GB" w:eastAsia="en-US"/>
              </w:rPr>
              <w:t>Plaintiff</w:t>
            </w:r>
          </w:p>
        </w:tc>
      </w:tr>
      <w:tr w:rsidR="006F2CA2" w:rsidRPr="006F2CA2" w14:paraId="53049DC4" w14:textId="77777777" w:rsidTr="00401B50">
        <w:trPr>
          <w:divId w:val="2116439976"/>
          <w:cantSplit/>
          <w:trHeight w:val="133"/>
          <w:jc w:val="center"/>
        </w:trPr>
        <w:tc>
          <w:tcPr>
            <w:tcW w:w="7175" w:type="dxa"/>
          </w:tcPr>
          <w:p w14:paraId="64CACC18"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GUID=8adad682-40c6-4123-a866-c915809741dd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w:t>
            </w:r>
          </w:p>
        </w:tc>
      </w:tr>
      <w:tr w:rsidR="006F2CA2" w:rsidRPr="006F2CA2" w14:paraId="7B2F05F4" w14:textId="77777777" w:rsidTr="00401B50">
        <w:trPr>
          <w:divId w:val="2116439976"/>
          <w:cantSplit/>
          <w:trHeight w:val="133"/>
          <w:jc w:val="center"/>
        </w:trPr>
        <w:tc>
          <w:tcPr>
            <w:tcW w:w="7175" w:type="dxa"/>
          </w:tcPr>
          <w:p w14:paraId="73255B5D"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GUID=79fd423d-c1e2-4c7e-a33f-0e34e73564bc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Defendant’s Name</w:t>
            </w:r>
            <w:r w:rsidRPr="006F2CA2">
              <w:rPr>
                <w:rFonts w:ascii="Times New Roman" w:hAnsi="Times New Roman" w:cs="Times New Roman"/>
                <w:sz w:val="22"/>
                <w:szCs w:val="20"/>
                <w:lang w:val="en-GB" w:eastAsia="en-US"/>
              </w:rPr>
              <w:t>] (ID No.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w:t>
            </w:r>
            <w:r w:rsidRPr="006F2CA2">
              <w:rPr>
                <w:rFonts w:ascii="Times New Roman" w:hAnsi="Times New Roman" w:cs="Times New Roman"/>
                <w:i/>
                <w:sz w:val="22"/>
                <w:szCs w:val="20"/>
                <w:lang w:val="en-GB" w:eastAsia="en-US"/>
              </w:rPr>
              <w:t>Defendant</w:t>
            </w:r>
          </w:p>
        </w:tc>
      </w:tr>
      <w:tr w:rsidR="006F2CA2" w:rsidRPr="006F2CA2" w14:paraId="7F53026C" w14:textId="77777777" w:rsidTr="00401B50">
        <w:trPr>
          <w:divId w:val="2116439976"/>
          <w:cantSplit/>
          <w:trHeight w:val="133"/>
          <w:jc w:val="center"/>
        </w:trPr>
        <w:tc>
          <w:tcPr>
            <w:tcW w:w="7175" w:type="dxa"/>
          </w:tcPr>
          <w:p w14:paraId="5604558E"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GUID=89ee7864-20a2-4d3b-92bb-8e954e091ef4 </w:instrText>
            </w:r>
            <w:r w:rsidRPr="006F2CA2">
              <w:rPr>
                <w:rFonts w:ascii="Times New Roman" w:hAnsi="Times New Roman" w:cs="Times New Roman"/>
                <w:sz w:val="22"/>
                <w:szCs w:val="20"/>
                <w:lang w:val="en-GB" w:eastAsia="en-US"/>
              </w:rPr>
              <w:fldChar w:fldCharType="end"/>
            </w:r>
          </w:p>
        </w:tc>
      </w:tr>
      <w:tr w:rsidR="006F2CA2" w:rsidRPr="006F2CA2" w14:paraId="071EED9C" w14:textId="77777777" w:rsidTr="00401B50">
        <w:trPr>
          <w:divId w:val="2116439976"/>
          <w:cantSplit/>
          <w:trHeight w:val="133"/>
          <w:jc w:val="center"/>
        </w:trPr>
        <w:tc>
          <w:tcPr>
            <w:tcW w:w="7175" w:type="dxa"/>
          </w:tcPr>
          <w:p w14:paraId="2E90E145"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GUID=5e7a5bc0-b65f-478d-8dd0-3ca20857cf22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PLAINTIFF’S PROPOSED MATRIMONIAL PROPERTY PLAN </w:t>
            </w:r>
            <w:r w:rsidRPr="006F2CA2">
              <w:rPr>
                <w:rFonts w:ascii="Times New Roman" w:hAnsi="Times New Roman" w:cs="Times New Roman"/>
                <w:sz w:val="22"/>
                <w:szCs w:val="20"/>
                <w:lang w:val="en-GB" w:eastAsia="en-US"/>
              </w:rPr>
              <w:br/>
              <w:t>(FOR HOUSING AND DEVELOPMENT BOARD FLATS ONLY)</w:t>
            </w:r>
          </w:p>
        </w:tc>
      </w:tr>
      <w:tr w:rsidR="006F2CA2" w:rsidRPr="006F2CA2" w14:paraId="11BFF878" w14:textId="77777777" w:rsidTr="00401B50">
        <w:trPr>
          <w:divId w:val="2116439976"/>
          <w:cantSplit/>
          <w:trHeight w:val="133"/>
          <w:jc w:val="center"/>
        </w:trPr>
        <w:tc>
          <w:tcPr>
            <w:tcW w:w="7175" w:type="dxa"/>
          </w:tcPr>
          <w:p w14:paraId="488E2F78"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GUID=e6ba71a1-9a22-4daf-bc11-e8707eaef325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w:t>
            </w:r>
            <w:r w:rsidRPr="006F2CA2">
              <w:rPr>
                <w:rFonts w:ascii="Times New Roman" w:hAnsi="Times New Roman" w:cs="Times New Roman"/>
                <w:sz w:val="22"/>
                <w:szCs w:val="20"/>
                <w:lang w:val="en-GB" w:eastAsia="en-US"/>
              </w:rPr>
              <w:tab/>
            </w:r>
            <w:proofErr w:type="gramStart"/>
            <w:r w:rsidRPr="006F2CA2">
              <w:rPr>
                <w:rFonts w:ascii="Times New Roman" w:hAnsi="Times New Roman" w:cs="Times New Roman"/>
                <w:sz w:val="22"/>
                <w:szCs w:val="20"/>
                <w:lang w:val="en-GB" w:eastAsia="en-US"/>
              </w:rPr>
              <w:t>Particulars of</w:t>
            </w:r>
            <w:proofErr w:type="gramEnd"/>
            <w:r w:rsidRPr="006F2CA2">
              <w:rPr>
                <w:rFonts w:ascii="Times New Roman" w:hAnsi="Times New Roman" w:cs="Times New Roman"/>
                <w:sz w:val="22"/>
                <w:szCs w:val="20"/>
                <w:lang w:val="en-GB" w:eastAsia="en-US"/>
              </w:rPr>
              <w:t xml:space="preserve"> the Property</w:t>
            </w:r>
          </w:p>
        </w:tc>
      </w:tr>
      <w:tr w:rsidR="006F2CA2" w:rsidRPr="006F2CA2" w14:paraId="38C983A1" w14:textId="77777777" w:rsidTr="00401B50">
        <w:trPr>
          <w:divId w:val="2116439976"/>
          <w:cantSplit/>
          <w:trHeight w:val="133"/>
          <w:jc w:val="center"/>
        </w:trPr>
        <w:tc>
          <w:tcPr>
            <w:tcW w:w="7175" w:type="dxa"/>
          </w:tcPr>
          <w:p w14:paraId="0CABE053"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GUID=af81c523-3713-4b80-aeb7-bd52c7d375c5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Address of matrimonial property (the Flat):</w:t>
            </w:r>
          </w:p>
        </w:tc>
      </w:tr>
      <w:tr w:rsidR="006F2CA2" w:rsidRPr="006F2CA2" w14:paraId="0C59C34A" w14:textId="77777777" w:rsidTr="00401B50">
        <w:trPr>
          <w:divId w:val="2116439976"/>
          <w:cantSplit/>
          <w:trHeight w:val="133"/>
          <w:jc w:val="center"/>
        </w:trPr>
        <w:tc>
          <w:tcPr>
            <w:tcW w:w="7175" w:type="dxa"/>
          </w:tcPr>
          <w:p w14:paraId="25CB8929"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GUID=248fee68-9fff-40f3-a4b7-50adb66cbf4e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Sales Registration Number*: [</w:t>
            </w:r>
            <w:r w:rsidRPr="006F2CA2">
              <w:rPr>
                <w:rFonts w:ascii="Times New Roman" w:hAnsi="Times New Roman" w:cs="Times New Roman"/>
                <w:i/>
                <w:sz w:val="22"/>
                <w:szCs w:val="20"/>
                <w:lang w:val="en-GB" w:eastAsia="en-US"/>
              </w:rPr>
              <w:t>if there is only an Agreement for Lease and the buyers have not taken possession of the flat</w:t>
            </w:r>
            <w:r w:rsidRPr="006F2CA2">
              <w:rPr>
                <w:rFonts w:ascii="Times New Roman" w:hAnsi="Times New Roman" w:cs="Times New Roman"/>
                <w:sz w:val="22"/>
                <w:szCs w:val="20"/>
                <w:lang w:val="en-GB" w:eastAsia="en-US"/>
              </w:rPr>
              <w:t>]:</w:t>
            </w:r>
          </w:p>
        </w:tc>
      </w:tr>
      <w:tr w:rsidR="006F2CA2" w:rsidRPr="006F2CA2" w14:paraId="6D6E8C23" w14:textId="77777777" w:rsidTr="00401B50">
        <w:trPr>
          <w:divId w:val="2116439976"/>
          <w:cantSplit/>
          <w:trHeight w:val="133"/>
          <w:jc w:val="center"/>
        </w:trPr>
        <w:tc>
          <w:tcPr>
            <w:tcW w:w="7175" w:type="dxa"/>
          </w:tcPr>
          <w:p w14:paraId="6AA595BE"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GUID=2e2c0092-ee48-47db-8d7c-72b028a93f2d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c</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Name of lessee(s):</w:t>
            </w:r>
          </w:p>
        </w:tc>
      </w:tr>
      <w:tr w:rsidR="006F2CA2" w:rsidRPr="006F2CA2" w14:paraId="2118B31F" w14:textId="77777777" w:rsidTr="00401B50">
        <w:trPr>
          <w:divId w:val="2116439976"/>
          <w:cantSplit/>
          <w:trHeight w:val="133"/>
          <w:jc w:val="center"/>
        </w:trPr>
        <w:tc>
          <w:tcPr>
            <w:tcW w:w="7175" w:type="dxa"/>
          </w:tcPr>
          <w:p w14:paraId="45030D0E"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GUID=bced2f2b-828b-4698-a574-8da8aa3687c6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d</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Names of permitted occupiers and relationship with each lessee:</w:t>
            </w:r>
          </w:p>
        </w:tc>
      </w:tr>
      <w:tr w:rsidR="006F2CA2" w:rsidRPr="006F2CA2" w14:paraId="4A5C3876" w14:textId="77777777" w:rsidTr="00401B50">
        <w:trPr>
          <w:divId w:val="2116439976"/>
          <w:cantSplit/>
          <w:trHeight w:val="133"/>
          <w:jc w:val="center"/>
        </w:trPr>
        <w:tc>
          <w:tcPr>
            <w:tcW w:w="7175" w:type="dxa"/>
          </w:tcPr>
          <w:p w14:paraId="4B9C685B"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GUID=a9ef557f-37e7-4126-9fa1-8ca0db2ccb81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e</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Sole tenancy/Joint tenancy/Tenancy in common [</w:t>
            </w:r>
            <w:r w:rsidRPr="006F2CA2">
              <w:rPr>
                <w:rFonts w:ascii="Times New Roman" w:hAnsi="Times New Roman" w:cs="Times New Roman"/>
                <w:i/>
                <w:sz w:val="22"/>
                <w:szCs w:val="20"/>
                <w:lang w:val="en-GB" w:eastAsia="en-US"/>
              </w:rPr>
              <w:t xml:space="preserve">please specify </w:t>
            </w:r>
            <w:proofErr w:type="gramStart"/>
            <w:r w:rsidRPr="006F2CA2">
              <w:rPr>
                <w:rFonts w:ascii="Times New Roman" w:hAnsi="Times New Roman" w:cs="Times New Roman"/>
                <w:i/>
                <w:sz w:val="22"/>
                <w:szCs w:val="20"/>
                <w:lang w:val="en-GB" w:eastAsia="en-US"/>
              </w:rPr>
              <w:t>shares</w:t>
            </w:r>
            <w:r w:rsidRPr="006F2CA2">
              <w:rPr>
                <w:rFonts w:ascii="Times New Roman" w:hAnsi="Times New Roman" w:cs="Times New Roman"/>
                <w:sz w:val="22"/>
                <w:szCs w:val="20"/>
                <w:lang w:val="en-GB" w:eastAsia="en-US"/>
              </w:rPr>
              <w:t>]*</w:t>
            </w:r>
            <w:proofErr w:type="gramEnd"/>
            <w:r w:rsidRPr="006F2CA2">
              <w:rPr>
                <w:rFonts w:ascii="Times New Roman" w:hAnsi="Times New Roman" w:cs="Times New Roman"/>
                <w:sz w:val="22"/>
                <w:szCs w:val="20"/>
                <w:lang w:val="en-GB" w:eastAsia="en-US"/>
              </w:rPr>
              <w:t>:</w:t>
            </w:r>
          </w:p>
        </w:tc>
      </w:tr>
      <w:tr w:rsidR="006F2CA2" w:rsidRPr="006F2CA2" w14:paraId="3B15C99C" w14:textId="77777777" w:rsidTr="00401B50">
        <w:trPr>
          <w:divId w:val="2116439976"/>
          <w:cantSplit/>
          <w:trHeight w:val="133"/>
          <w:jc w:val="center"/>
        </w:trPr>
        <w:tc>
          <w:tcPr>
            <w:tcW w:w="7175" w:type="dxa"/>
          </w:tcPr>
          <w:p w14:paraId="4EEED2B2"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GUID=34f6b11d-1f93-439c-ab94-8490b34dcae1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f</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Type of flat [</w:t>
            </w:r>
            <w:proofErr w:type="gramStart"/>
            <w:r w:rsidRPr="006F2CA2">
              <w:rPr>
                <w:rFonts w:ascii="Times New Roman" w:hAnsi="Times New Roman" w:cs="Times New Roman"/>
                <w:i/>
                <w:sz w:val="22"/>
                <w:szCs w:val="20"/>
                <w:lang w:val="en-GB" w:eastAsia="en-US"/>
              </w:rPr>
              <w:t>i.e.</w:t>
            </w:r>
            <w:proofErr w:type="gramEnd"/>
            <w:r w:rsidRPr="006F2CA2">
              <w:rPr>
                <w:rFonts w:ascii="Times New Roman" w:hAnsi="Times New Roman" w:cs="Times New Roman"/>
                <w:i/>
                <w:sz w:val="22"/>
                <w:szCs w:val="20"/>
                <w:lang w:val="en-GB" w:eastAsia="en-US"/>
              </w:rPr>
              <w:t xml:space="preserve"> whether 3-room, 4-room, 5-room, Executive, etc.</w:t>
            </w:r>
            <w:r w:rsidRPr="006F2CA2">
              <w:rPr>
                <w:rFonts w:ascii="Times New Roman" w:hAnsi="Times New Roman" w:cs="Times New Roman"/>
                <w:sz w:val="22"/>
                <w:szCs w:val="20"/>
                <w:lang w:val="en-GB" w:eastAsia="en-US"/>
              </w:rPr>
              <w:t>]:</w:t>
            </w:r>
          </w:p>
        </w:tc>
      </w:tr>
      <w:tr w:rsidR="006F2CA2" w:rsidRPr="006F2CA2" w14:paraId="48D57138" w14:textId="77777777" w:rsidTr="00401B50">
        <w:trPr>
          <w:divId w:val="2116439976"/>
          <w:cantSplit/>
          <w:trHeight w:val="133"/>
          <w:jc w:val="center"/>
        </w:trPr>
        <w:tc>
          <w:tcPr>
            <w:tcW w:w="7175" w:type="dxa"/>
          </w:tcPr>
          <w:p w14:paraId="4DE4426F"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GUID=29dda7a3-aabe-4308-9ca1-8fd398e3b26b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g</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Date of purchase of flat:</w:t>
            </w:r>
          </w:p>
        </w:tc>
      </w:tr>
      <w:tr w:rsidR="006F2CA2" w:rsidRPr="006F2CA2" w14:paraId="2ADA0911" w14:textId="77777777" w:rsidTr="00401B50">
        <w:trPr>
          <w:divId w:val="2116439976"/>
          <w:cantSplit/>
          <w:trHeight w:val="133"/>
          <w:jc w:val="center"/>
        </w:trPr>
        <w:tc>
          <w:tcPr>
            <w:tcW w:w="7175" w:type="dxa"/>
          </w:tcPr>
          <w:p w14:paraId="3F654377"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GUID=5759b12f-f966-40b9-8567-a8f020210e73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h</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Purchase price of flat:</w:t>
            </w:r>
          </w:p>
        </w:tc>
      </w:tr>
      <w:tr w:rsidR="006F2CA2" w:rsidRPr="006F2CA2" w14:paraId="0DED26A3" w14:textId="77777777" w:rsidTr="00401B50">
        <w:trPr>
          <w:divId w:val="2116439976"/>
          <w:cantSplit/>
          <w:trHeight w:val="133"/>
          <w:jc w:val="center"/>
        </w:trPr>
        <w:tc>
          <w:tcPr>
            <w:tcW w:w="7175" w:type="dxa"/>
          </w:tcPr>
          <w:p w14:paraId="099AAD0B"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GUID=919758ed-fde7-4b80-bb36-91e65e73bb70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w:t>
            </w:r>
            <w:r w:rsidRPr="006F2CA2">
              <w:rPr>
                <w:rFonts w:ascii="Times New Roman" w:hAnsi="Times New Roman" w:cs="Times New Roman"/>
                <w:sz w:val="22"/>
                <w:szCs w:val="20"/>
                <w:lang w:val="en-GB" w:eastAsia="en-US"/>
              </w:rPr>
              <w:tab/>
              <w:t>Proposed Arrangements</w:t>
            </w:r>
          </w:p>
        </w:tc>
      </w:tr>
      <w:tr w:rsidR="006F2CA2" w:rsidRPr="006F2CA2" w14:paraId="59262827" w14:textId="77777777" w:rsidTr="00401B50">
        <w:trPr>
          <w:divId w:val="2116439976"/>
          <w:cantSplit/>
          <w:trHeight w:val="133"/>
          <w:jc w:val="center"/>
        </w:trPr>
        <w:tc>
          <w:tcPr>
            <w:tcW w:w="7175" w:type="dxa"/>
          </w:tcPr>
          <w:p w14:paraId="5DEFF210"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GUID=605b0ac0-953f-4e0f-95e8-5943adc3e002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Payments made by each lessee towards the purchase of the Flat.</w:t>
            </w:r>
          </w:p>
        </w:tc>
      </w:tr>
      <w:tr w:rsidR="006F2CA2" w:rsidRPr="006F2CA2" w14:paraId="3AA4462F" w14:textId="77777777" w:rsidTr="00401B50">
        <w:trPr>
          <w:divId w:val="2116439976"/>
          <w:cantSplit/>
          <w:trHeight w:val="133"/>
          <w:jc w:val="center"/>
        </w:trPr>
        <w:tc>
          <w:tcPr>
            <w:tcW w:w="7175" w:type="dxa"/>
          </w:tcPr>
          <w:p w14:paraId="27DF3FEE"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GUID=e1de49ee-e3af-4bea-acce-b494fbafe733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w:t>
            </w:r>
            <w:r w:rsidRPr="006F2CA2">
              <w:rPr>
                <w:rFonts w:ascii="Times New Roman" w:hAnsi="Times New Roman" w:cs="Times New Roman"/>
                <w:i/>
                <w:sz w:val="22"/>
                <w:szCs w:val="20"/>
                <w:lang w:val="en-GB" w:eastAsia="en-US"/>
              </w:rPr>
              <w:t>To state in respect of each lessee</w:t>
            </w:r>
            <w:r w:rsidRPr="006F2CA2">
              <w:rPr>
                <w:rFonts w:ascii="Times New Roman" w:hAnsi="Times New Roman" w:cs="Times New Roman"/>
                <w:sz w:val="22"/>
                <w:szCs w:val="20"/>
                <w:lang w:val="en-GB" w:eastAsia="en-US"/>
              </w:rPr>
              <w:t>]</w:t>
            </w:r>
          </w:p>
        </w:tc>
      </w:tr>
      <w:tr w:rsidR="006F2CA2" w:rsidRPr="006F2CA2" w14:paraId="6F0DADA8" w14:textId="77777777" w:rsidTr="00401B50">
        <w:trPr>
          <w:divId w:val="2116439976"/>
          <w:cantSplit/>
          <w:trHeight w:val="133"/>
          <w:jc w:val="center"/>
        </w:trPr>
        <w:tc>
          <w:tcPr>
            <w:tcW w:w="7175" w:type="dxa"/>
          </w:tcPr>
          <w:p w14:paraId="4B253FCE" w14:textId="4D45C91C" w:rsidR="006F2CA2" w:rsidRPr="006F2CA2" w:rsidRDefault="006F2CA2" w:rsidP="006F2CA2">
            <w:pPr>
              <w:spacing w:before="60" w:after="60" w:line="240" w:lineRule="auto"/>
              <w:ind w:left="188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GUID=0e12f98f-3ac3-49ae-9fa3-7123b5d71a53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roofErr w:type="spellStart"/>
            <w:r w:rsidRPr="006F2CA2">
              <w:rPr>
                <w:rFonts w:ascii="Times New Roman" w:hAnsi="Times New Roman" w:cs="Times New Roman"/>
                <w:sz w:val="22"/>
                <w:szCs w:val="20"/>
                <w:lang w:val="en-GB" w:eastAsia="en-US"/>
              </w:rPr>
              <w:t>i</w:t>
            </w:r>
            <w:proofErr w:type="spellEnd"/>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r>
            <w:r w:rsidR="00C02720" w:rsidRPr="00C02720">
              <w:rPr>
                <w:rFonts w:ascii="Times New Roman" w:hAnsi="Times New Roman" w:cs="Times New Roman"/>
                <w:sz w:val="22"/>
                <w:szCs w:val="20"/>
                <w:lang w:val="en-GB" w:eastAsia="en-US"/>
              </w:rPr>
              <w:t>Initial capital payment [derived from the difference between the purchase price and HDB loan amount (where applicable). To also state whether in Central Provident Fund (CPF) moneys or cash]:</w:t>
            </w:r>
          </w:p>
        </w:tc>
      </w:tr>
      <w:tr w:rsidR="006F2CA2" w:rsidRPr="006F2CA2" w14:paraId="7C88C69D" w14:textId="77777777" w:rsidTr="00401B50">
        <w:trPr>
          <w:divId w:val="2116439976"/>
          <w:cantSplit/>
          <w:trHeight w:val="133"/>
          <w:jc w:val="center"/>
        </w:trPr>
        <w:tc>
          <w:tcPr>
            <w:tcW w:w="7175" w:type="dxa"/>
          </w:tcPr>
          <w:p w14:paraId="7ACBEE7A" w14:textId="77777777" w:rsidR="006F2CA2" w:rsidRPr="006F2CA2" w:rsidRDefault="006F2CA2" w:rsidP="006F2CA2">
            <w:pPr>
              <w:spacing w:before="60" w:after="60" w:line="240" w:lineRule="auto"/>
              <w:ind w:left="188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GUID=61bc45cd-6233-45b5-aad5-d3e66046d59f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(ii)</w:t>
            </w:r>
            <w:r w:rsidRPr="006F2CA2">
              <w:rPr>
                <w:rFonts w:ascii="Times New Roman" w:hAnsi="Times New Roman" w:cs="Times New Roman"/>
                <w:sz w:val="22"/>
                <w:szCs w:val="20"/>
                <w:lang w:val="en-GB" w:eastAsia="en-US"/>
              </w:rPr>
              <w:tab/>
              <w:t xml:space="preserve">Conveyancing, stamp, </w:t>
            </w:r>
            <w:proofErr w:type="gramStart"/>
            <w:r w:rsidRPr="006F2CA2">
              <w:rPr>
                <w:rFonts w:ascii="Times New Roman" w:hAnsi="Times New Roman" w:cs="Times New Roman"/>
                <w:sz w:val="22"/>
                <w:szCs w:val="20"/>
                <w:lang w:val="en-GB" w:eastAsia="en-US"/>
              </w:rPr>
              <w:t>registration</w:t>
            </w:r>
            <w:proofErr w:type="gramEnd"/>
            <w:r w:rsidRPr="006F2CA2">
              <w:rPr>
                <w:rFonts w:ascii="Times New Roman" w:hAnsi="Times New Roman" w:cs="Times New Roman"/>
                <w:sz w:val="22"/>
                <w:szCs w:val="20"/>
                <w:lang w:val="en-GB" w:eastAsia="en-US"/>
              </w:rPr>
              <w:t xml:space="preserve"> and administrative fees [</w:t>
            </w:r>
            <w:r w:rsidRPr="006F2CA2">
              <w:rPr>
                <w:rFonts w:ascii="Times New Roman" w:hAnsi="Times New Roman" w:cs="Times New Roman"/>
                <w:i/>
                <w:sz w:val="22"/>
                <w:szCs w:val="20"/>
                <w:lang w:val="en-GB" w:eastAsia="en-US"/>
              </w:rPr>
              <w:t>to state whether in CPF moneys or cash</w:t>
            </w:r>
            <w:r w:rsidRPr="006F2CA2">
              <w:rPr>
                <w:rFonts w:ascii="Times New Roman" w:hAnsi="Times New Roman" w:cs="Times New Roman"/>
                <w:sz w:val="22"/>
                <w:szCs w:val="20"/>
                <w:lang w:val="en-GB" w:eastAsia="en-US"/>
              </w:rPr>
              <w:t>]:</w:t>
            </w:r>
          </w:p>
        </w:tc>
      </w:tr>
      <w:tr w:rsidR="006F2CA2" w:rsidRPr="006F2CA2" w14:paraId="5B8C9E38" w14:textId="77777777" w:rsidTr="00401B50">
        <w:trPr>
          <w:divId w:val="2116439976"/>
          <w:cantSplit/>
          <w:trHeight w:val="133"/>
          <w:jc w:val="center"/>
        </w:trPr>
        <w:tc>
          <w:tcPr>
            <w:tcW w:w="7175" w:type="dxa"/>
          </w:tcPr>
          <w:p w14:paraId="26385E76" w14:textId="77777777" w:rsidR="006F2CA2" w:rsidRPr="006F2CA2" w:rsidRDefault="006F2CA2" w:rsidP="006F2CA2">
            <w:pPr>
              <w:spacing w:before="60" w:after="60" w:line="240" w:lineRule="auto"/>
              <w:ind w:left="188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GUID=2044b23e-a65e-4aaa-8425-d83c2e8ed844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(iii)</w:t>
            </w:r>
            <w:r w:rsidRPr="006F2CA2">
              <w:rPr>
                <w:rFonts w:ascii="Times New Roman" w:hAnsi="Times New Roman" w:cs="Times New Roman"/>
                <w:sz w:val="22"/>
                <w:szCs w:val="20"/>
                <w:lang w:val="en-GB" w:eastAsia="en-US"/>
              </w:rPr>
              <w:tab/>
              <w:t>Instalments per month [</w:t>
            </w:r>
            <w:r w:rsidRPr="006F2CA2">
              <w:rPr>
                <w:rFonts w:ascii="Times New Roman" w:hAnsi="Times New Roman" w:cs="Times New Roman"/>
                <w:i/>
                <w:sz w:val="22"/>
                <w:szCs w:val="20"/>
                <w:lang w:val="en-GB" w:eastAsia="en-US"/>
              </w:rPr>
              <w:t>to state whether in CPF moneys or cash</w:t>
            </w:r>
            <w:r w:rsidRPr="006F2CA2">
              <w:rPr>
                <w:rFonts w:ascii="Times New Roman" w:hAnsi="Times New Roman" w:cs="Times New Roman"/>
                <w:sz w:val="22"/>
                <w:szCs w:val="20"/>
                <w:lang w:val="en-GB" w:eastAsia="en-US"/>
              </w:rPr>
              <w:t>]:</w:t>
            </w:r>
          </w:p>
        </w:tc>
      </w:tr>
      <w:tr w:rsidR="006F2CA2" w:rsidRPr="006F2CA2" w14:paraId="31CD5A0B" w14:textId="77777777" w:rsidTr="00401B50">
        <w:trPr>
          <w:divId w:val="2116439976"/>
          <w:cantSplit/>
          <w:trHeight w:val="133"/>
          <w:jc w:val="center"/>
        </w:trPr>
        <w:tc>
          <w:tcPr>
            <w:tcW w:w="7175" w:type="dxa"/>
          </w:tcPr>
          <w:p w14:paraId="3C9EC3E1" w14:textId="77777777" w:rsidR="006F2CA2" w:rsidRPr="006F2CA2" w:rsidRDefault="006F2CA2" w:rsidP="006F2CA2">
            <w:pPr>
              <w:spacing w:before="60" w:after="60" w:line="240" w:lineRule="auto"/>
              <w:ind w:left="1880" w:hanging="533"/>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GUID=16b31642-7817-4137-8e62-f1a11c8ed220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(iv)</w:t>
            </w:r>
            <w:r w:rsidRPr="006F2CA2">
              <w:rPr>
                <w:rFonts w:ascii="Times New Roman" w:hAnsi="Times New Roman" w:cs="Times New Roman"/>
                <w:sz w:val="22"/>
                <w:szCs w:val="20"/>
                <w:lang w:val="en-GB" w:eastAsia="en-US"/>
              </w:rPr>
              <w:tab/>
              <w:t>Indirect contributions:</w:t>
            </w:r>
          </w:p>
        </w:tc>
      </w:tr>
      <w:tr w:rsidR="006F2CA2" w:rsidRPr="006F2CA2" w14:paraId="6F60AE49" w14:textId="77777777" w:rsidTr="00401B50">
        <w:trPr>
          <w:divId w:val="2116439976"/>
          <w:cantSplit/>
          <w:trHeight w:val="133"/>
          <w:jc w:val="center"/>
        </w:trPr>
        <w:tc>
          <w:tcPr>
            <w:tcW w:w="7175" w:type="dxa"/>
          </w:tcPr>
          <w:p w14:paraId="2E042087"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GUID=5b5bb07a-7ce1-4a93-a495-bd4ab5c6db26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Amount of loan granted by the HDB/Financial institution:</w:t>
            </w:r>
          </w:p>
        </w:tc>
      </w:tr>
      <w:tr w:rsidR="006F2CA2" w:rsidRPr="006F2CA2" w14:paraId="24B70618" w14:textId="77777777" w:rsidTr="00401B50">
        <w:trPr>
          <w:divId w:val="2116439976"/>
          <w:cantSplit/>
          <w:trHeight w:val="133"/>
          <w:jc w:val="center"/>
        </w:trPr>
        <w:tc>
          <w:tcPr>
            <w:tcW w:w="7175" w:type="dxa"/>
          </w:tcPr>
          <w:p w14:paraId="6B0B1F27" w14:textId="47386264"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GUID=726eda0a-165c-4b29-8e41-5161b18bd5e5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c</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 xml:space="preserve">Amount of outstanding loan due to the HDB/Financial institution as at date of enquiry </w:t>
            </w:r>
            <w:r w:rsidR="00C02720">
              <w:rPr>
                <w:rFonts w:ascii="Times New Roman" w:hAnsi="Times New Roman" w:cs="Times New Roman"/>
                <w:sz w:val="22"/>
                <w:szCs w:val="20"/>
                <w:lang w:val="en-GB" w:eastAsia="en-US"/>
              </w:rPr>
              <w:t>with</w:t>
            </w:r>
            <w:r w:rsidRPr="006F2CA2">
              <w:rPr>
                <w:rFonts w:ascii="Times New Roman" w:hAnsi="Times New Roman" w:cs="Times New Roman"/>
                <w:sz w:val="22"/>
                <w:szCs w:val="20"/>
                <w:lang w:val="en-GB" w:eastAsia="en-US"/>
              </w:rPr>
              <w:t xml:space="preserve"> </w:t>
            </w:r>
            <w:proofErr w:type="gramStart"/>
            <w:r w:rsidRPr="006F2CA2">
              <w:rPr>
                <w:rFonts w:ascii="Times New Roman" w:hAnsi="Times New Roman" w:cs="Times New Roman"/>
                <w:sz w:val="22"/>
                <w:szCs w:val="20"/>
                <w:lang w:val="en-GB" w:eastAsia="en-US"/>
              </w:rPr>
              <w:t>HDB</w:t>
            </w:r>
            <w:r w:rsidR="00C02720">
              <w:rPr>
                <w:rFonts w:ascii="Times New Roman" w:hAnsi="Times New Roman" w:cs="Times New Roman"/>
                <w:sz w:val="22"/>
                <w:szCs w:val="20"/>
                <w:lang w:val="en-GB" w:eastAsia="en-US"/>
              </w:rPr>
              <w:t>(</w:t>
            </w:r>
            <w:proofErr w:type="gramEnd"/>
            <w:r w:rsidR="00C02720">
              <w:rPr>
                <w:rFonts w:ascii="Times New Roman" w:hAnsi="Times New Roman" w:cs="Times New Roman"/>
                <w:sz w:val="22"/>
                <w:szCs w:val="20"/>
                <w:lang w:val="en-GB" w:eastAsia="en-US"/>
              </w:rPr>
              <w:t>via “</w:t>
            </w:r>
            <w:proofErr w:type="spellStart"/>
            <w:r w:rsidR="00C02720">
              <w:rPr>
                <w:rFonts w:ascii="Times New Roman" w:hAnsi="Times New Roman" w:cs="Times New Roman"/>
                <w:sz w:val="22"/>
                <w:szCs w:val="20"/>
                <w:lang w:val="en-GB" w:eastAsia="en-US"/>
              </w:rPr>
              <w:t>myHDBpage</w:t>
            </w:r>
            <w:proofErr w:type="spellEnd"/>
            <w:r w:rsidR="00C02720">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/Financial institution, i.e. [</w:t>
            </w:r>
            <w:r w:rsidRPr="006F2CA2">
              <w:rPr>
                <w:rFonts w:ascii="Times New Roman" w:hAnsi="Times New Roman" w:cs="Times New Roman"/>
                <w:i/>
                <w:sz w:val="22"/>
                <w:szCs w:val="20"/>
                <w:lang w:val="en-GB" w:eastAsia="en-US"/>
              </w:rPr>
              <w:t>to state exact date</w:t>
            </w:r>
            <w:r w:rsidRPr="006F2CA2">
              <w:rPr>
                <w:rFonts w:ascii="Times New Roman" w:hAnsi="Times New Roman" w:cs="Times New Roman"/>
                <w:sz w:val="22"/>
                <w:szCs w:val="20"/>
                <w:lang w:val="en-GB" w:eastAsia="en-US"/>
              </w:rPr>
              <w:t>]:</w:t>
            </w:r>
          </w:p>
        </w:tc>
      </w:tr>
      <w:tr w:rsidR="006F2CA2" w:rsidRPr="006F2CA2" w14:paraId="49949463" w14:textId="77777777" w:rsidTr="00401B50">
        <w:trPr>
          <w:divId w:val="2116439976"/>
          <w:cantSplit/>
          <w:trHeight w:val="133"/>
          <w:jc w:val="center"/>
        </w:trPr>
        <w:tc>
          <w:tcPr>
            <w:tcW w:w="7175" w:type="dxa"/>
          </w:tcPr>
          <w:p w14:paraId="1C7181FD"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GUID=bf651492-b020-4350-9ca5-fcb5ab51333b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d</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The relevant CPF statements and additional CPF information (if applicable) dated [</w:t>
            </w:r>
            <w:r w:rsidRPr="006F2CA2">
              <w:rPr>
                <w:rFonts w:ascii="Times New Roman" w:hAnsi="Times New Roman" w:cs="Times New Roman"/>
                <w:i/>
                <w:sz w:val="22"/>
                <w:szCs w:val="20"/>
                <w:lang w:val="en-GB" w:eastAsia="en-US"/>
              </w:rPr>
              <w:t>to state date</w:t>
            </w:r>
            <w:r w:rsidRPr="006F2CA2">
              <w:rPr>
                <w:rFonts w:ascii="Times New Roman" w:hAnsi="Times New Roman" w:cs="Times New Roman"/>
                <w:sz w:val="22"/>
                <w:szCs w:val="20"/>
                <w:lang w:val="en-GB" w:eastAsia="en-US"/>
              </w:rPr>
              <w:t>] are annexed to this plan as Annex [</w:t>
            </w:r>
            <w:r w:rsidRPr="006F2CA2">
              <w:rPr>
                <w:rFonts w:ascii="Times New Roman" w:hAnsi="Times New Roman" w:cs="Times New Roman"/>
                <w:i/>
                <w:sz w:val="22"/>
                <w:szCs w:val="20"/>
                <w:lang w:val="en-GB" w:eastAsia="en-US"/>
              </w:rPr>
              <w:t>to state number</w:t>
            </w:r>
            <w:r w:rsidRPr="006F2CA2">
              <w:rPr>
                <w:rFonts w:ascii="Times New Roman" w:hAnsi="Times New Roman" w:cs="Times New Roman"/>
                <w:sz w:val="22"/>
                <w:szCs w:val="20"/>
                <w:lang w:val="en-GB" w:eastAsia="en-US"/>
              </w:rPr>
              <w:t>].</w:t>
            </w:r>
          </w:p>
        </w:tc>
      </w:tr>
      <w:tr w:rsidR="006F2CA2" w:rsidRPr="006F2CA2" w14:paraId="721243A9" w14:textId="77777777" w:rsidTr="00401B50">
        <w:trPr>
          <w:divId w:val="2116439976"/>
          <w:cantSplit/>
          <w:trHeight w:val="1051"/>
          <w:jc w:val="center"/>
        </w:trPr>
        <w:tc>
          <w:tcPr>
            <w:tcW w:w="7175" w:type="dxa"/>
          </w:tcPr>
          <w:p w14:paraId="640D6CC2"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GUID=313a058b-9956-44e5-8f91-eb546a94d9f0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e</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w:t>
            </w:r>
            <w:r w:rsidRPr="006F2CA2">
              <w:rPr>
                <w:rFonts w:ascii="Times New Roman" w:hAnsi="Times New Roman" w:cs="Times New Roman"/>
                <w:i/>
                <w:sz w:val="22"/>
                <w:szCs w:val="20"/>
                <w:lang w:val="en-GB" w:eastAsia="en-US"/>
              </w:rPr>
              <w:t>For Plaintiffs who are above the age of 55</w:t>
            </w:r>
            <w:r w:rsidRPr="006F2CA2">
              <w:rPr>
                <w:rFonts w:ascii="Times New Roman" w:hAnsi="Times New Roman" w:cs="Times New Roman"/>
                <w:sz w:val="22"/>
                <w:szCs w:val="20"/>
                <w:lang w:val="en-GB" w:eastAsia="en-US"/>
              </w:rPr>
              <w:t>) I am/The Plaintiff is* above the age of 55 years and the amount required to be refunded into my/his/her* CPF account in the event of a sale of the flat/transfer in ownership of the flat:</w:t>
            </w:r>
          </w:p>
        </w:tc>
      </w:tr>
      <w:tr w:rsidR="006F2CA2" w:rsidRPr="006F2CA2" w14:paraId="31ADFBA4" w14:textId="77777777" w:rsidTr="00401B50">
        <w:trPr>
          <w:divId w:val="2116439976"/>
          <w:cantSplit/>
          <w:trHeight w:val="576"/>
          <w:jc w:val="center"/>
        </w:trPr>
        <w:tc>
          <w:tcPr>
            <w:tcW w:w="7175" w:type="dxa"/>
          </w:tcPr>
          <w:p w14:paraId="41BAADE5" w14:textId="12D917C0"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GUID=7a729cce-a8fd-41b9-a82b-befde69756a6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f</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r>
            <w:r w:rsidR="00C02720" w:rsidRPr="006F2CA2">
              <w:rPr>
                <w:rFonts w:ascii="Times New Roman" w:hAnsi="Times New Roman" w:cs="Times New Roman"/>
                <w:sz w:val="22"/>
                <w:szCs w:val="20"/>
                <w:lang w:val="en-GB" w:eastAsia="en-US"/>
              </w:rPr>
              <w:t>Parties are required/not required* to surrender the Flat to the HDB. [</w:t>
            </w:r>
            <w:r w:rsidR="00C02720" w:rsidRPr="006F2CA2">
              <w:rPr>
                <w:rFonts w:ascii="Times New Roman" w:hAnsi="Times New Roman" w:cs="Times New Roman"/>
                <w:i/>
                <w:sz w:val="22"/>
                <w:szCs w:val="20"/>
                <w:lang w:val="en-GB" w:eastAsia="en-US"/>
              </w:rPr>
              <w:t>If parties are required to surrender the Flat to the HDB, state the estimated surrender value of the Flat (if known</w:t>
            </w:r>
            <w:r w:rsidR="00C02720" w:rsidRPr="006F2CA2">
              <w:rPr>
                <w:rFonts w:ascii="Times New Roman" w:hAnsi="Times New Roman" w:cs="Times New Roman"/>
                <w:sz w:val="22"/>
                <w:szCs w:val="20"/>
                <w:lang w:val="en-GB" w:eastAsia="en-US"/>
              </w:rPr>
              <w:t>)]</w:t>
            </w:r>
          </w:p>
        </w:tc>
      </w:tr>
      <w:tr w:rsidR="006F2CA2" w:rsidRPr="006F2CA2" w14:paraId="3CDCC370" w14:textId="77777777" w:rsidTr="00401B50">
        <w:trPr>
          <w:divId w:val="2116439976"/>
          <w:cantSplit/>
          <w:trHeight w:val="813"/>
          <w:jc w:val="center"/>
        </w:trPr>
        <w:tc>
          <w:tcPr>
            <w:tcW w:w="7175" w:type="dxa"/>
          </w:tcPr>
          <w:p w14:paraId="1FACA258" w14:textId="35E10C41"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GUID=3b7b7308-db31-48a8-8ed7-4e2c3ffade08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g</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r>
            <w:r w:rsidR="00C02720" w:rsidRPr="006F2CA2">
              <w:rPr>
                <w:rFonts w:ascii="Times New Roman" w:hAnsi="Times New Roman" w:cs="Times New Roman"/>
                <w:sz w:val="22"/>
                <w:szCs w:val="20"/>
                <w:lang w:val="en-GB" w:eastAsia="en-US"/>
              </w:rPr>
              <w:t>Parties are eligible/not eligible* to sell the Flat on the open market. [</w:t>
            </w:r>
            <w:r w:rsidR="00C02720" w:rsidRPr="006F2CA2">
              <w:rPr>
                <w:rFonts w:ascii="Times New Roman" w:hAnsi="Times New Roman" w:cs="Times New Roman"/>
                <w:i/>
                <w:sz w:val="22"/>
                <w:szCs w:val="20"/>
                <w:lang w:val="en-GB" w:eastAsia="en-US"/>
              </w:rPr>
              <w:t>If parties are not eligible to sell the Flat on the open market, state the reasons why</w:t>
            </w:r>
            <w:r w:rsidR="00C02720" w:rsidRPr="006F2CA2">
              <w:rPr>
                <w:rFonts w:ascii="Times New Roman" w:hAnsi="Times New Roman" w:cs="Times New Roman"/>
                <w:sz w:val="22"/>
                <w:szCs w:val="20"/>
                <w:lang w:val="en-GB" w:eastAsia="en-US"/>
              </w:rPr>
              <w:t>].</w:t>
            </w:r>
          </w:p>
        </w:tc>
      </w:tr>
      <w:tr w:rsidR="006F2CA2" w:rsidRPr="006F2CA2" w14:paraId="1F118CA3" w14:textId="77777777" w:rsidTr="00401B50">
        <w:trPr>
          <w:divId w:val="2116439976"/>
          <w:cantSplit/>
          <w:trHeight w:val="813"/>
          <w:jc w:val="center"/>
        </w:trPr>
        <w:tc>
          <w:tcPr>
            <w:tcW w:w="7175" w:type="dxa"/>
          </w:tcPr>
          <w:p w14:paraId="0298C44A" w14:textId="77777777" w:rsidR="00C02720" w:rsidRPr="006F2CA2" w:rsidRDefault="006F2CA2" w:rsidP="00C02720">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GUID=ed1763d5-b138-4ee8-bbcb-19f56a11f58b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h</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r>
            <w:r w:rsidR="00C02720" w:rsidRPr="006F2CA2">
              <w:rPr>
                <w:rFonts w:ascii="Times New Roman" w:hAnsi="Times New Roman" w:cs="Times New Roman"/>
                <w:sz w:val="22"/>
                <w:szCs w:val="20"/>
                <w:lang w:val="en-GB" w:eastAsia="en-US"/>
              </w:rPr>
              <w:t>Valuation of the Flat</w:t>
            </w:r>
          </w:p>
          <w:p w14:paraId="7C4285BD" w14:textId="39AEF12C" w:rsidR="006F2CA2" w:rsidRPr="006F2CA2" w:rsidRDefault="00C02720" w:rsidP="00C02720">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GUID=4e3b5af7-c99a-4979-a379-62048bdabf26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The estimated value of the Flat is: [</w:t>
            </w:r>
            <w:r w:rsidRPr="006F2CA2">
              <w:rPr>
                <w:rFonts w:ascii="Times New Roman" w:hAnsi="Times New Roman" w:cs="Times New Roman"/>
                <w:i/>
                <w:sz w:val="22"/>
                <w:szCs w:val="20"/>
                <w:lang w:val="en-GB" w:eastAsia="en-US"/>
              </w:rPr>
              <w:t>to state estimated value of the Flat and the basis of the valuation</w:t>
            </w:r>
            <w:r w:rsidRPr="006F2CA2">
              <w:rPr>
                <w:rFonts w:ascii="Times New Roman" w:hAnsi="Times New Roman" w:cs="Times New Roman"/>
                <w:sz w:val="22"/>
                <w:szCs w:val="20"/>
                <w:lang w:val="en-GB" w:eastAsia="en-US"/>
              </w:rPr>
              <w:t>]</w:t>
            </w:r>
          </w:p>
        </w:tc>
      </w:tr>
      <w:tr w:rsidR="00C02720" w:rsidRPr="006F2CA2" w14:paraId="418D2B87" w14:textId="77777777" w:rsidTr="00401B50">
        <w:trPr>
          <w:divId w:val="2116439976"/>
          <w:cantSplit/>
          <w:trHeight w:val="339"/>
          <w:jc w:val="center"/>
        </w:trPr>
        <w:tc>
          <w:tcPr>
            <w:tcW w:w="7175" w:type="dxa"/>
          </w:tcPr>
          <w:p w14:paraId="04C62BDB" w14:textId="78BBCEF9" w:rsidR="00C02720" w:rsidRPr="006F2CA2" w:rsidRDefault="00C02720" w:rsidP="00C02720">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GUID=16f73f9e-d838-4412-8698-40d50bc9b4ac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roofErr w:type="spellStart"/>
            <w:r>
              <w:rPr>
                <w:rFonts w:ascii="Times New Roman" w:hAnsi="Times New Roman" w:cs="Times New Roman"/>
                <w:sz w:val="22"/>
                <w:szCs w:val="20"/>
                <w:lang w:val="en-GB" w:eastAsia="en-US"/>
              </w:rPr>
              <w:t>i</w:t>
            </w:r>
            <w:proofErr w:type="spellEnd"/>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Plaintiff’s proposal with respect to the Flat</w:t>
            </w:r>
          </w:p>
        </w:tc>
      </w:tr>
      <w:tr w:rsidR="00C02720" w:rsidRPr="006F2CA2" w14:paraId="2478DA02" w14:textId="77777777" w:rsidTr="00401B50">
        <w:trPr>
          <w:divId w:val="2116439976"/>
          <w:cantSplit/>
          <w:trHeight w:val="356"/>
          <w:jc w:val="center"/>
        </w:trPr>
        <w:tc>
          <w:tcPr>
            <w:tcW w:w="7175" w:type="dxa"/>
          </w:tcPr>
          <w:p w14:paraId="5FCBB202" w14:textId="67C1C32B" w:rsidR="00C02720" w:rsidRPr="006F2CA2" w:rsidRDefault="00C02720" w:rsidP="00C02720">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GUID=4d06c31c-0d80-45dc-ade9-e3c85ba5edb5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The Plaintiff’s proposal with respect to the Flat is as follows:</w:t>
            </w:r>
          </w:p>
        </w:tc>
      </w:tr>
      <w:tr w:rsidR="00C02720" w:rsidRPr="006F2CA2" w14:paraId="628279F1" w14:textId="77777777" w:rsidTr="00401B50">
        <w:trPr>
          <w:divId w:val="2116439976"/>
          <w:cantSplit/>
          <w:trHeight w:val="813"/>
          <w:jc w:val="center"/>
        </w:trPr>
        <w:tc>
          <w:tcPr>
            <w:tcW w:w="7175" w:type="dxa"/>
          </w:tcPr>
          <w:p w14:paraId="4B504C0D" w14:textId="0F6947DA" w:rsidR="00C02720" w:rsidRPr="006F2CA2" w:rsidRDefault="00C02720" w:rsidP="00C02720">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GUID=c8a3ad33-531d-415f-8052-9fc3b8799b31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w:t>
            </w:r>
            <w:r w:rsidRPr="006F2CA2">
              <w:rPr>
                <w:rFonts w:ascii="Times New Roman" w:hAnsi="Times New Roman" w:cs="Times New Roman"/>
                <w:i/>
                <w:sz w:val="22"/>
                <w:szCs w:val="20"/>
                <w:lang w:val="en-GB" w:eastAsia="en-US"/>
              </w:rPr>
              <w:t>Choose one or more of the following options. If more than one option is chosen, state the order of preference in brackets beside the option.</w:t>
            </w:r>
            <w:r w:rsidRPr="006F2CA2">
              <w:rPr>
                <w:rFonts w:ascii="Times New Roman" w:hAnsi="Times New Roman" w:cs="Times New Roman"/>
                <w:sz w:val="22"/>
                <w:szCs w:val="20"/>
                <w:lang w:val="en-GB" w:eastAsia="en-US"/>
              </w:rPr>
              <w:t>)</w:t>
            </w:r>
          </w:p>
        </w:tc>
      </w:tr>
      <w:tr w:rsidR="00C02720" w:rsidRPr="006F2CA2" w14:paraId="38AAEC92" w14:textId="77777777" w:rsidTr="00401B50">
        <w:trPr>
          <w:divId w:val="2116439976"/>
          <w:cantSplit/>
          <w:trHeight w:val="356"/>
          <w:jc w:val="center"/>
        </w:trPr>
        <w:tc>
          <w:tcPr>
            <w:tcW w:w="7175" w:type="dxa"/>
          </w:tcPr>
          <w:p w14:paraId="428D0FFB" w14:textId="54F63A01" w:rsidR="00C02720" w:rsidRPr="006F2CA2" w:rsidRDefault="00C02720" w:rsidP="00C02720">
            <w:pPr>
              <w:spacing w:before="60" w:after="60" w:line="240" w:lineRule="auto"/>
              <w:ind w:left="188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GUID=a1ae30a8-58a1-4972-8198-d273416f3853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roofErr w:type="spellStart"/>
            <w:r w:rsidRPr="006F2CA2">
              <w:rPr>
                <w:rFonts w:ascii="Times New Roman" w:hAnsi="Times New Roman" w:cs="Times New Roman"/>
                <w:sz w:val="22"/>
                <w:szCs w:val="20"/>
                <w:lang w:val="en-GB" w:eastAsia="en-US"/>
              </w:rPr>
              <w:t>i</w:t>
            </w:r>
            <w:proofErr w:type="spellEnd"/>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Option 1: The Flat will be surrendered to the HDB.</w:t>
            </w:r>
          </w:p>
        </w:tc>
      </w:tr>
      <w:tr w:rsidR="00C02720" w:rsidRPr="006F2CA2" w14:paraId="60A0C9DE" w14:textId="77777777" w:rsidTr="00401B50">
        <w:trPr>
          <w:divId w:val="2116439976"/>
          <w:cantSplit/>
          <w:trHeight w:val="576"/>
          <w:jc w:val="center"/>
        </w:trPr>
        <w:tc>
          <w:tcPr>
            <w:tcW w:w="7175" w:type="dxa"/>
          </w:tcPr>
          <w:p w14:paraId="10427575" w14:textId="051C20F8" w:rsidR="00C02720" w:rsidRPr="006F2CA2" w:rsidRDefault="00C02720" w:rsidP="00C02720">
            <w:pPr>
              <w:spacing w:before="60" w:after="60" w:line="240" w:lineRule="auto"/>
              <w:ind w:left="188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GUID=8e3c19eb-f20e-4c5a-8d96-662e490aa777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(ii)</w:t>
            </w:r>
            <w:r w:rsidRPr="006F2CA2">
              <w:rPr>
                <w:rFonts w:ascii="Times New Roman" w:hAnsi="Times New Roman" w:cs="Times New Roman"/>
                <w:sz w:val="22"/>
                <w:szCs w:val="20"/>
                <w:lang w:val="en-GB" w:eastAsia="en-US"/>
              </w:rPr>
              <w:tab/>
              <w:t>Option 2: The Agreement for Lease with the HDB will be terminated.</w:t>
            </w:r>
          </w:p>
        </w:tc>
      </w:tr>
      <w:tr w:rsidR="00C02720" w:rsidRPr="006F2CA2" w14:paraId="5D226224" w14:textId="77777777" w:rsidTr="00401B50">
        <w:trPr>
          <w:divId w:val="2116439976"/>
          <w:cantSplit/>
          <w:trHeight w:val="339"/>
          <w:jc w:val="center"/>
        </w:trPr>
        <w:tc>
          <w:tcPr>
            <w:tcW w:w="7175" w:type="dxa"/>
          </w:tcPr>
          <w:p w14:paraId="136D249D" w14:textId="23296D16" w:rsidR="00C02720" w:rsidRPr="006F2CA2" w:rsidRDefault="00C02720" w:rsidP="00C02720">
            <w:pPr>
              <w:spacing w:before="60" w:after="60" w:line="240" w:lineRule="auto"/>
              <w:ind w:left="188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GUID=882b0a9c-66bb-40b5-ad0e-ffa1f11b8bad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(iii)</w:t>
            </w:r>
            <w:r w:rsidRPr="006F2CA2">
              <w:rPr>
                <w:rFonts w:ascii="Times New Roman" w:hAnsi="Times New Roman" w:cs="Times New Roman"/>
                <w:sz w:val="22"/>
                <w:szCs w:val="20"/>
                <w:lang w:val="en-GB" w:eastAsia="en-US"/>
              </w:rPr>
              <w:tab/>
              <w:t>Option 3: The Flat will be sold in the open market.</w:t>
            </w:r>
          </w:p>
        </w:tc>
      </w:tr>
      <w:tr w:rsidR="00C02720" w:rsidRPr="006F2CA2" w14:paraId="48884815" w14:textId="77777777" w:rsidTr="00401B50">
        <w:trPr>
          <w:divId w:val="2116439976"/>
          <w:cantSplit/>
          <w:trHeight w:val="593"/>
          <w:jc w:val="center"/>
        </w:trPr>
        <w:tc>
          <w:tcPr>
            <w:tcW w:w="7175" w:type="dxa"/>
          </w:tcPr>
          <w:p w14:paraId="0B1BE762" w14:textId="074AB82B" w:rsidR="00C02720" w:rsidRPr="006F2CA2" w:rsidRDefault="00C02720" w:rsidP="00C02720">
            <w:pPr>
              <w:spacing w:before="60" w:after="60" w:line="240" w:lineRule="auto"/>
              <w:ind w:left="188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GUID=49658464-dd46-4b9c-9a49-88d8eed08c07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(iv)</w:t>
            </w:r>
            <w:r w:rsidRPr="006F2CA2">
              <w:rPr>
                <w:rFonts w:ascii="Times New Roman" w:hAnsi="Times New Roman" w:cs="Times New Roman"/>
                <w:sz w:val="22"/>
                <w:szCs w:val="20"/>
                <w:lang w:val="en-GB" w:eastAsia="en-US"/>
              </w:rPr>
              <w:tab/>
              <w:t>Option 4: The Plaintiff’s share in the Flat will be sold/transferred* to:</w:t>
            </w:r>
          </w:p>
        </w:tc>
      </w:tr>
      <w:tr w:rsidR="00C02720" w:rsidRPr="006F2CA2" w14:paraId="19698754" w14:textId="77777777" w:rsidTr="00401B50">
        <w:trPr>
          <w:divId w:val="2116439976"/>
          <w:cantSplit/>
          <w:trHeight w:val="339"/>
          <w:jc w:val="center"/>
        </w:trPr>
        <w:tc>
          <w:tcPr>
            <w:tcW w:w="7175" w:type="dxa"/>
          </w:tcPr>
          <w:p w14:paraId="2F423149" w14:textId="5887EE8F" w:rsidR="00C02720" w:rsidRPr="006F2CA2" w:rsidRDefault="00C02720" w:rsidP="00C02720">
            <w:pPr>
              <w:spacing w:before="60" w:after="60" w:line="240" w:lineRule="auto"/>
              <w:ind w:left="2820" w:hanging="490"/>
              <w:jc w:val="both"/>
              <w:rPr>
                <w:rFonts w:ascii="Times New Roman" w:hAnsi="Times New Roman" w:cs="Times New Roman"/>
                <w:sz w:val="22"/>
                <w:szCs w:val="20"/>
                <w:lang w:val="en-GB" w:eastAsia="zh-CN"/>
              </w:rPr>
            </w:pPr>
            <w:r w:rsidRPr="006F2CA2">
              <w:rPr>
                <w:rFonts w:ascii="Times New Roman" w:hAnsi="Times New Roman" w:cs="Times New Roman"/>
                <w:sz w:val="22"/>
                <w:szCs w:val="20"/>
                <w:lang w:val="en-GB" w:eastAsia="zh-CN"/>
              </w:rPr>
              <w:fldChar w:fldCharType="begin"/>
            </w:r>
            <w:r w:rsidRPr="006F2CA2">
              <w:rPr>
                <w:rFonts w:ascii="Times New Roman" w:hAnsi="Times New Roman" w:cs="Times New Roman"/>
                <w:sz w:val="22"/>
                <w:szCs w:val="20"/>
                <w:lang w:val="en-GB" w:eastAsia="zh-CN"/>
              </w:rPr>
              <w:instrText xml:space="preserve"> GUID=b2981007-9215-4e0b-83eb-bfac00a9b5ee </w:instrText>
            </w:r>
            <w:r w:rsidRPr="006F2CA2">
              <w:rPr>
                <w:rFonts w:ascii="Times New Roman" w:hAnsi="Times New Roman" w:cs="Times New Roman"/>
                <w:sz w:val="22"/>
                <w:szCs w:val="20"/>
                <w:lang w:val="en-GB" w:eastAsia="zh-CN"/>
              </w:rPr>
              <w:fldChar w:fldCharType="end"/>
            </w:r>
            <w:r w:rsidRPr="006F2CA2">
              <w:rPr>
                <w:rFonts w:ascii="Times New Roman" w:hAnsi="Times New Roman" w:cs="Times New Roman"/>
                <w:sz w:val="22"/>
                <w:szCs w:val="20"/>
                <w:lang w:val="en-GB" w:eastAsia="zh-CN"/>
              </w:rPr>
              <w:t>(A)</w:t>
            </w:r>
            <w:r w:rsidRPr="006F2CA2">
              <w:rPr>
                <w:rFonts w:ascii="Times New Roman" w:hAnsi="Times New Roman" w:cs="Times New Roman"/>
                <w:sz w:val="22"/>
                <w:szCs w:val="20"/>
                <w:lang w:val="en-GB" w:eastAsia="zh-CN"/>
              </w:rPr>
              <w:tab/>
              <w:t>The Defendant</w:t>
            </w:r>
          </w:p>
        </w:tc>
      </w:tr>
      <w:tr w:rsidR="00C02720" w:rsidRPr="006F2CA2" w14:paraId="4942CB82" w14:textId="77777777" w:rsidTr="00401B50">
        <w:trPr>
          <w:divId w:val="2116439976"/>
          <w:cantSplit/>
          <w:trHeight w:val="593"/>
          <w:jc w:val="center"/>
        </w:trPr>
        <w:tc>
          <w:tcPr>
            <w:tcW w:w="7175" w:type="dxa"/>
          </w:tcPr>
          <w:p w14:paraId="007951C6" w14:textId="71D7D2D7" w:rsidR="00C02720" w:rsidRPr="006F2CA2" w:rsidRDefault="00C02720" w:rsidP="00C02720">
            <w:pPr>
              <w:spacing w:before="60" w:after="60" w:line="240" w:lineRule="auto"/>
              <w:ind w:left="2820" w:hanging="490"/>
              <w:jc w:val="both"/>
              <w:rPr>
                <w:rFonts w:ascii="Times New Roman" w:hAnsi="Times New Roman" w:cs="Times New Roman"/>
                <w:sz w:val="22"/>
                <w:szCs w:val="20"/>
                <w:lang w:val="en-GB" w:eastAsia="zh-CN"/>
              </w:rPr>
            </w:pPr>
            <w:r w:rsidRPr="006F2CA2">
              <w:rPr>
                <w:rFonts w:ascii="Times New Roman" w:hAnsi="Times New Roman" w:cs="Times New Roman"/>
                <w:sz w:val="22"/>
                <w:szCs w:val="20"/>
                <w:lang w:val="en-GB" w:eastAsia="zh-CN"/>
              </w:rPr>
              <w:fldChar w:fldCharType="begin"/>
            </w:r>
            <w:r w:rsidRPr="006F2CA2">
              <w:rPr>
                <w:rFonts w:ascii="Times New Roman" w:hAnsi="Times New Roman" w:cs="Times New Roman"/>
                <w:sz w:val="22"/>
                <w:szCs w:val="20"/>
                <w:lang w:val="en-GB" w:eastAsia="zh-CN"/>
              </w:rPr>
              <w:instrText xml:space="preserve"> GUID=285bf1e0-1bef-4a73-a4ef-56b03ce7ed5e </w:instrText>
            </w:r>
            <w:r w:rsidRPr="006F2CA2">
              <w:rPr>
                <w:rFonts w:ascii="Times New Roman" w:hAnsi="Times New Roman" w:cs="Times New Roman"/>
                <w:sz w:val="22"/>
                <w:szCs w:val="20"/>
                <w:lang w:val="en-GB" w:eastAsia="zh-CN"/>
              </w:rPr>
              <w:fldChar w:fldCharType="end"/>
            </w:r>
            <w:r w:rsidRPr="006F2CA2">
              <w:rPr>
                <w:rFonts w:ascii="Times New Roman" w:hAnsi="Times New Roman" w:cs="Times New Roman"/>
                <w:sz w:val="22"/>
                <w:szCs w:val="20"/>
                <w:lang w:val="en-GB" w:eastAsia="zh-CN"/>
              </w:rPr>
              <w:t>(B)</w:t>
            </w:r>
            <w:r w:rsidRPr="006F2CA2">
              <w:rPr>
                <w:rFonts w:ascii="Times New Roman" w:hAnsi="Times New Roman" w:cs="Times New Roman"/>
                <w:sz w:val="22"/>
                <w:szCs w:val="20"/>
                <w:lang w:val="en-GB" w:eastAsia="zh-CN"/>
              </w:rPr>
              <w:tab/>
              <w:t>The Defendant and [</w:t>
            </w:r>
            <w:r w:rsidRPr="006F2CA2">
              <w:rPr>
                <w:rFonts w:ascii="Times New Roman" w:hAnsi="Times New Roman" w:cs="Times New Roman"/>
                <w:i/>
                <w:sz w:val="22"/>
                <w:szCs w:val="20"/>
                <w:lang w:val="en-GB" w:eastAsia="zh-CN"/>
              </w:rPr>
              <w:t>state name and relationship with the Defendant</w:t>
            </w:r>
            <w:r w:rsidRPr="006F2CA2">
              <w:rPr>
                <w:rFonts w:ascii="Times New Roman" w:hAnsi="Times New Roman" w:cs="Times New Roman"/>
                <w:sz w:val="22"/>
                <w:szCs w:val="20"/>
                <w:lang w:val="en-GB" w:eastAsia="zh-CN"/>
              </w:rPr>
              <w:t>]</w:t>
            </w:r>
          </w:p>
        </w:tc>
      </w:tr>
      <w:tr w:rsidR="00C02720" w:rsidRPr="006F2CA2" w14:paraId="0A7AE74F" w14:textId="77777777" w:rsidTr="00401B50">
        <w:trPr>
          <w:divId w:val="2116439976"/>
          <w:cantSplit/>
          <w:trHeight w:val="576"/>
          <w:jc w:val="center"/>
        </w:trPr>
        <w:tc>
          <w:tcPr>
            <w:tcW w:w="7175" w:type="dxa"/>
          </w:tcPr>
          <w:p w14:paraId="22860502" w14:textId="7FC07BB6" w:rsidR="00C02720" w:rsidRPr="006F2CA2" w:rsidRDefault="00C02720" w:rsidP="00C02720">
            <w:pPr>
              <w:spacing w:before="60" w:after="60" w:line="240" w:lineRule="auto"/>
              <w:ind w:left="2820" w:hanging="490"/>
              <w:jc w:val="both"/>
              <w:rPr>
                <w:rFonts w:ascii="Times New Roman" w:hAnsi="Times New Roman" w:cs="Times New Roman"/>
                <w:sz w:val="22"/>
                <w:szCs w:val="20"/>
                <w:lang w:val="en-GB" w:eastAsia="zh-CN"/>
              </w:rPr>
            </w:pPr>
            <w:r w:rsidRPr="006F2CA2">
              <w:rPr>
                <w:rFonts w:ascii="Times New Roman" w:hAnsi="Times New Roman" w:cs="Times New Roman"/>
                <w:sz w:val="22"/>
                <w:szCs w:val="20"/>
                <w:lang w:val="en-GB" w:eastAsia="zh-CN"/>
              </w:rPr>
              <w:fldChar w:fldCharType="begin"/>
            </w:r>
            <w:r w:rsidRPr="006F2CA2">
              <w:rPr>
                <w:rFonts w:ascii="Times New Roman" w:hAnsi="Times New Roman" w:cs="Times New Roman"/>
                <w:sz w:val="22"/>
                <w:szCs w:val="20"/>
                <w:lang w:val="en-GB" w:eastAsia="zh-CN"/>
              </w:rPr>
              <w:instrText xml:space="preserve"> GUID=1d9cc0ba-2b4b-4949-b92e-13cd99a2afef </w:instrText>
            </w:r>
            <w:r w:rsidRPr="006F2CA2">
              <w:rPr>
                <w:rFonts w:ascii="Times New Roman" w:hAnsi="Times New Roman" w:cs="Times New Roman"/>
                <w:sz w:val="22"/>
                <w:szCs w:val="20"/>
                <w:lang w:val="en-GB" w:eastAsia="zh-CN"/>
              </w:rPr>
              <w:fldChar w:fldCharType="end"/>
            </w:r>
            <w:r w:rsidRPr="006F2CA2">
              <w:rPr>
                <w:rFonts w:ascii="Times New Roman" w:hAnsi="Times New Roman" w:cs="Times New Roman"/>
                <w:sz w:val="22"/>
                <w:szCs w:val="20"/>
                <w:lang w:val="en-GB" w:eastAsia="zh-CN"/>
              </w:rPr>
              <w:t>(C)</w:t>
            </w:r>
            <w:r w:rsidRPr="006F2CA2">
              <w:rPr>
                <w:rFonts w:ascii="Times New Roman" w:hAnsi="Times New Roman" w:cs="Times New Roman"/>
                <w:sz w:val="22"/>
                <w:szCs w:val="20"/>
                <w:lang w:val="en-GB" w:eastAsia="zh-CN"/>
              </w:rPr>
              <w:tab/>
              <w:t>[</w:t>
            </w:r>
            <w:r w:rsidRPr="006F2CA2">
              <w:rPr>
                <w:rFonts w:ascii="Times New Roman" w:hAnsi="Times New Roman" w:cs="Times New Roman"/>
                <w:i/>
                <w:sz w:val="22"/>
                <w:szCs w:val="20"/>
                <w:lang w:val="en-GB" w:eastAsia="zh-CN"/>
              </w:rPr>
              <w:t>state name and relationship with the Plaintiff/the Defendant</w:t>
            </w:r>
            <w:r w:rsidRPr="006F2CA2">
              <w:rPr>
                <w:rFonts w:ascii="Times New Roman" w:hAnsi="Times New Roman" w:cs="Times New Roman"/>
                <w:sz w:val="22"/>
                <w:szCs w:val="20"/>
                <w:lang w:val="en-GB" w:eastAsia="zh-CN"/>
              </w:rPr>
              <w:t>]</w:t>
            </w:r>
          </w:p>
        </w:tc>
      </w:tr>
      <w:tr w:rsidR="00C02720" w:rsidRPr="006F2CA2" w14:paraId="69A63872" w14:textId="77777777" w:rsidTr="00401B50">
        <w:trPr>
          <w:divId w:val="2116439976"/>
          <w:cantSplit/>
          <w:trHeight w:val="576"/>
          <w:jc w:val="center"/>
        </w:trPr>
        <w:tc>
          <w:tcPr>
            <w:tcW w:w="7175" w:type="dxa"/>
          </w:tcPr>
          <w:p w14:paraId="2808836A" w14:textId="1656EDD4" w:rsidR="00C02720" w:rsidRPr="006F2CA2" w:rsidRDefault="00C02720" w:rsidP="00C02720">
            <w:pPr>
              <w:spacing w:before="60" w:after="60" w:line="240" w:lineRule="auto"/>
              <w:ind w:left="188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GUID=d535dbd3-9b79-4eb9-818c-504d85cbc9ef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(v)</w:t>
            </w:r>
            <w:r w:rsidRPr="006F2CA2">
              <w:rPr>
                <w:rFonts w:ascii="Times New Roman" w:hAnsi="Times New Roman" w:cs="Times New Roman"/>
                <w:sz w:val="22"/>
                <w:szCs w:val="20"/>
                <w:lang w:val="en-GB" w:eastAsia="en-US"/>
              </w:rPr>
              <w:tab/>
              <w:t>Option 5: The Defendant’s share in the Flat will be sold/transferred* to:</w:t>
            </w:r>
          </w:p>
        </w:tc>
      </w:tr>
      <w:tr w:rsidR="00C02720" w:rsidRPr="006F2CA2" w14:paraId="5C9D3401" w14:textId="77777777" w:rsidTr="00401B50">
        <w:trPr>
          <w:divId w:val="2116439976"/>
          <w:cantSplit/>
          <w:trHeight w:val="356"/>
          <w:jc w:val="center"/>
        </w:trPr>
        <w:tc>
          <w:tcPr>
            <w:tcW w:w="7175" w:type="dxa"/>
          </w:tcPr>
          <w:p w14:paraId="28D05D6F" w14:textId="1FEEA978" w:rsidR="00C02720" w:rsidRPr="006F2CA2" w:rsidRDefault="00C02720" w:rsidP="00C02720">
            <w:pPr>
              <w:spacing w:before="60" w:after="60" w:line="240" w:lineRule="auto"/>
              <w:ind w:left="2820" w:hanging="490"/>
              <w:jc w:val="both"/>
              <w:rPr>
                <w:rFonts w:ascii="Times New Roman" w:hAnsi="Times New Roman" w:cs="Times New Roman"/>
                <w:sz w:val="22"/>
                <w:szCs w:val="20"/>
                <w:lang w:val="en-GB" w:eastAsia="zh-CN"/>
              </w:rPr>
            </w:pPr>
            <w:r w:rsidRPr="006F2CA2">
              <w:rPr>
                <w:rFonts w:ascii="Times New Roman" w:hAnsi="Times New Roman" w:cs="Times New Roman"/>
                <w:sz w:val="22"/>
                <w:szCs w:val="20"/>
                <w:lang w:val="en-GB" w:eastAsia="zh-CN"/>
              </w:rPr>
              <w:fldChar w:fldCharType="begin"/>
            </w:r>
            <w:r w:rsidRPr="006F2CA2">
              <w:rPr>
                <w:rFonts w:ascii="Times New Roman" w:hAnsi="Times New Roman" w:cs="Times New Roman"/>
                <w:sz w:val="22"/>
                <w:szCs w:val="20"/>
                <w:lang w:val="en-GB" w:eastAsia="zh-CN"/>
              </w:rPr>
              <w:instrText xml:space="preserve"> GUID=0ba93e0a-bbd7-44cc-89f0-c8c3b6451409 </w:instrText>
            </w:r>
            <w:r w:rsidRPr="006F2CA2">
              <w:rPr>
                <w:rFonts w:ascii="Times New Roman" w:hAnsi="Times New Roman" w:cs="Times New Roman"/>
                <w:sz w:val="22"/>
                <w:szCs w:val="20"/>
                <w:lang w:val="en-GB" w:eastAsia="zh-CN"/>
              </w:rPr>
              <w:fldChar w:fldCharType="end"/>
            </w:r>
            <w:r w:rsidRPr="006F2CA2">
              <w:rPr>
                <w:rFonts w:ascii="Times New Roman" w:hAnsi="Times New Roman" w:cs="Times New Roman"/>
                <w:sz w:val="22"/>
                <w:szCs w:val="20"/>
                <w:lang w:val="en-GB" w:eastAsia="zh-CN"/>
              </w:rPr>
              <w:t>(A)</w:t>
            </w:r>
            <w:r w:rsidRPr="006F2CA2">
              <w:rPr>
                <w:rFonts w:ascii="Times New Roman" w:hAnsi="Times New Roman" w:cs="Times New Roman"/>
                <w:sz w:val="22"/>
                <w:szCs w:val="20"/>
                <w:lang w:val="en-GB" w:eastAsia="zh-CN"/>
              </w:rPr>
              <w:tab/>
              <w:t xml:space="preserve">The Plaintiff </w:t>
            </w:r>
          </w:p>
        </w:tc>
      </w:tr>
      <w:tr w:rsidR="00C02720" w:rsidRPr="006F2CA2" w14:paraId="70B923E3" w14:textId="77777777" w:rsidTr="00401B50">
        <w:trPr>
          <w:divId w:val="2116439976"/>
          <w:cantSplit/>
          <w:trHeight w:val="576"/>
          <w:jc w:val="center"/>
        </w:trPr>
        <w:tc>
          <w:tcPr>
            <w:tcW w:w="7175" w:type="dxa"/>
          </w:tcPr>
          <w:p w14:paraId="15E0EB8C" w14:textId="21E83710" w:rsidR="00C02720" w:rsidRPr="006F2CA2" w:rsidRDefault="00C02720" w:rsidP="00C02720">
            <w:pPr>
              <w:spacing w:before="60" w:after="60" w:line="240" w:lineRule="auto"/>
              <w:ind w:left="2820" w:hanging="490"/>
              <w:jc w:val="both"/>
              <w:rPr>
                <w:rFonts w:ascii="Times New Roman" w:hAnsi="Times New Roman" w:cs="Times New Roman"/>
                <w:sz w:val="22"/>
                <w:szCs w:val="20"/>
                <w:lang w:val="en-GB" w:eastAsia="zh-CN"/>
              </w:rPr>
            </w:pPr>
            <w:r w:rsidRPr="006F2CA2">
              <w:rPr>
                <w:rFonts w:ascii="Times New Roman" w:hAnsi="Times New Roman" w:cs="Times New Roman"/>
                <w:sz w:val="22"/>
                <w:szCs w:val="20"/>
                <w:lang w:val="en-GB" w:eastAsia="zh-CN"/>
              </w:rPr>
              <w:fldChar w:fldCharType="begin"/>
            </w:r>
            <w:r w:rsidRPr="006F2CA2">
              <w:rPr>
                <w:rFonts w:ascii="Times New Roman" w:hAnsi="Times New Roman" w:cs="Times New Roman"/>
                <w:sz w:val="22"/>
                <w:szCs w:val="20"/>
                <w:lang w:val="en-GB" w:eastAsia="zh-CN"/>
              </w:rPr>
              <w:instrText xml:space="preserve"> GUID=8d0b81a7-9725-4dab-ad66-ad441358b193 </w:instrText>
            </w:r>
            <w:r w:rsidRPr="006F2CA2">
              <w:rPr>
                <w:rFonts w:ascii="Times New Roman" w:hAnsi="Times New Roman" w:cs="Times New Roman"/>
                <w:sz w:val="22"/>
                <w:szCs w:val="20"/>
                <w:lang w:val="en-GB" w:eastAsia="zh-CN"/>
              </w:rPr>
              <w:fldChar w:fldCharType="end"/>
            </w:r>
            <w:r w:rsidRPr="006F2CA2">
              <w:rPr>
                <w:rFonts w:ascii="Times New Roman" w:hAnsi="Times New Roman" w:cs="Times New Roman"/>
                <w:sz w:val="22"/>
                <w:szCs w:val="20"/>
                <w:lang w:val="en-GB" w:eastAsia="zh-CN"/>
              </w:rPr>
              <w:t>(B)</w:t>
            </w:r>
            <w:r w:rsidRPr="006F2CA2">
              <w:rPr>
                <w:rFonts w:ascii="Times New Roman" w:hAnsi="Times New Roman" w:cs="Times New Roman"/>
                <w:sz w:val="22"/>
                <w:szCs w:val="20"/>
                <w:lang w:val="en-GB" w:eastAsia="zh-CN"/>
              </w:rPr>
              <w:tab/>
              <w:t>The Plaintiff and [</w:t>
            </w:r>
            <w:r w:rsidRPr="006F2CA2">
              <w:rPr>
                <w:rFonts w:ascii="Times New Roman" w:hAnsi="Times New Roman" w:cs="Times New Roman"/>
                <w:i/>
                <w:sz w:val="22"/>
                <w:szCs w:val="20"/>
                <w:lang w:val="en-GB" w:eastAsia="zh-CN"/>
              </w:rPr>
              <w:t>state name and relationship with the Plaintiff</w:t>
            </w:r>
            <w:r w:rsidRPr="006F2CA2">
              <w:rPr>
                <w:rFonts w:ascii="Times New Roman" w:hAnsi="Times New Roman" w:cs="Times New Roman"/>
                <w:sz w:val="22"/>
                <w:szCs w:val="20"/>
                <w:lang w:val="en-GB" w:eastAsia="zh-CN"/>
              </w:rPr>
              <w:t>]</w:t>
            </w:r>
          </w:p>
        </w:tc>
      </w:tr>
      <w:tr w:rsidR="00C02720" w:rsidRPr="006F2CA2" w14:paraId="3FED0490" w14:textId="77777777" w:rsidTr="00401B50">
        <w:trPr>
          <w:divId w:val="2116439976"/>
          <w:cantSplit/>
          <w:trHeight w:val="576"/>
          <w:jc w:val="center"/>
        </w:trPr>
        <w:tc>
          <w:tcPr>
            <w:tcW w:w="7175" w:type="dxa"/>
          </w:tcPr>
          <w:p w14:paraId="09A2A6FE" w14:textId="64952BD0" w:rsidR="00C02720" w:rsidRPr="006F2CA2" w:rsidRDefault="00C02720" w:rsidP="00C02720">
            <w:pPr>
              <w:spacing w:before="60" w:after="60" w:line="240" w:lineRule="auto"/>
              <w:ind w:left="2820" w:hanging="490"/>
              <w:jc w:val="both"/>
              <w:rPr>
                <w:rFonts w:ascii="Times New Roman" w:hAnsi="Times New Roman" w:cs="Times New Roman"/>
                <w:sz w:val="22"/>
                <w:szCs w:val="20"/>
                <w:lang w:val="en-GB" w:eastAsia="zh-CN"/>
              </w:rPr>
            </w:pPr>
            <w:r w:rsidRPr="006F2CA2">
              <w:rPr>
                <w:rFonts w:ascii="Times New Roman" w:hAnsi="Times New Roman" w:cs="Times New Roman"/>
                <w:sz w:val="22"/>
                <w:szCs w:val="20"/>
                <w:lang w:val="en-GB" w:eastAsia="zh-CN"/>
              </w:rPr>
              <w:fldChar w:fldCharType="begin"/>
            </w:r>
            <w:r w:rsidRPr="006F2CA2">
              <w:rPr>
                <w:rFonts w:ascii="Times New Roman" w:hAnsi="Times New Roman" w:cs="Times New Roman"/>
                <w:sz w:val="22"/>
                <w:szCs w:val="20"/>
                <w:lang w:val="en-GB" w:eastAsia="zh-CN"/>
              </w:rPr>
              <w:instrText xml:space="preserve"> GUID=5efd1f35-50dd-4249-8bbf-515f11c9dae7 </w:instrText>
            </w:r>
            <w:r w:rsidRPr="006F2CA2">
              <w:rPr>
                <w:rFonts w:ascii="Times New Roman" w:hAnsi="Times New Roman" w:cs="Times New Roman"/>
                <w:sz w:val="22"/>
                <w:szCs w:val="20"/>
                <w:lang w:val="en-GB" w:eastAsia="zh-CN"/>
              </w:rPr>
              <w:fldChar w:fldCharType="end"/>
            </w:r>
            <w:r w:rsidRPr="006F2CA2">
              <w:rPr>
                <w:rFonts w:ascii="Times New Roman" w:hAnsi="Times New Roman" w:cs="Times New Roman"/>
                <w:sz w:val="22"/>
                <w:szCs w:val="20"/>
                <w:lang w:val="en-GB" w:eastAsia="zh-CN"/>
              </w:rPr>
              <w:t>(C)</w:t>
            </w:r>
            <w:r w:rsidRPr="006F2CA2">
              <w:rPr>
                <w:rFonts w:ascii="Times New Roman" w:hAnsi="Times New Roman" w:cs="Times New Roman"/>
                <w:sz w:val="22"/>
                <w:szCs w:val="20"/>
                <w:lang w:val="en-GB" w:eastAsia="zh-CN"/>
              </w:rPr>
              <w:tab/>
              <w:t>[</w:t>
            </w:r>
            <w:r w:rsidRPr="006F2CA2">
              <w:rPr>
                <w:rFonts w:ascii="Times New Roman" w:hAnsi="Times New Roman" w:cs="Times New Roman"/>
                <w:i/>
                <w:sz w:val="22"/>
                <w:szCs w:val="20"/>
                <w:lang w:val="en-GB" w:eastAsia="zh-CN"/>
              </w:rPr>
              <w:t>state name and relationship with the Defendant/the Plaintiff</w:t>
            </w:r>
            <w:r w:rsidRPr="006F2CA2">
              <w:rPr>
                <w:rFonts w:ascii="Times New Roman" w:hAnsi="Times New Roman" w:cs="Times New Roman"/>
                <w:sz w:val="22"/>
                <w:szCs w:val="20"/>
                <w:lang w:val="en-GB" w:eastAsia="zh-CN"/>
              </w:rPr>
              <w:t>]</w:t>
            </w:r>
          </w:p>
        </w:tc>
      </w:tr>
      <w:tr w:rsidR="00C02720" w:rsidRPr="006F2CA2" w14:paraId="3AE96FDE" w14:textId="77777777" w:rsidTr="00401B50">
        <w:trPr>
          <w:divId w:val="2116439976"/>
          <w:cantSplit/>
          <w:trHeight w:val="339"/>
          <w:jc w:val="center"/>
        </w:trPr>
        <w:tc>
          <w:tcPr>
            <w:tcW w:w="7175" w:type="dxa"/>
          </w:tcPr>
          <w:p w14:paraId="02D4DB30" w14:textId="49BEC3F2" w:rsidR="00C02720" w:rsidRPr="006F2CA2" w:rsidRDefault="00C02720" w:rsidP="00C02720">
            <w:pPr>
              <w:spacing w:before="60" w:after="60" w:line="240" w:lineRule="auto"/>
              <w:ind w:left="188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GUID=0fe8cc6a-779a-4d77-a2ce-08d3b2c42233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(vi)</w:t>
            </w:r>
            <w:r w:rsidRPr="006F2CA2">
              <w:rPr>
                <w:rFonts w:ascii="Times New Roman" w:hAnsi="Times New Roman" w:cs="Times New Roman"/>
                <w:sz w:val="22"/>
                <w:szCs w:val="20"/>
                <w:lang w:val="en-GB" w:eastAsia="en-US"/>
              </w:rPr>
              <w:tab/>
              <w:t>Option 6: Others [</w:t>
            </w:r>
            <w:r w:rsidRPr="006F2CA2">
              <w:rPr>
                <w:rFonts w:ascii="Times New Roman" w:hAnsi="Times New Roman" w:cs="Times New Roman"/>
                <w:i/>
                <w:sz w:val="22"/>
                <w:szCs w:val="20"/>
                <w:lang w:val="en-GB" w:eastAsia="en-US"/>
              </w:rPr>
              <w:t>please state brief details</w:t>
            </w:r>
            <w:r w:rsidRPr="006F2CA2">
              <w:rPr>
                <w:rFonts w:ascii="Times New Roman" w:hAnsi="Times New Roman" w:cs="Times New Roman"/>
                <w:sz w:val="22"/>
                <w:szCs w:val="20"/>
                <w:lang w:val="en-GB" w:eastAsia="en-US"/>
              </w:rPr>
              <w:t>]</w:t>
            </w:r>
          </w:p>
        </w:tc>
      </w:tr>
      <w:tr w:rsidR="00C02720" w:rsidRPr="006F2CA2" w14:paraId="3C701282" w14:textId="77777777" w:rsidTr="00401B50">
        <w:trPr>
          <w:divId w:val="2116439976"/>
          <w:cantSplit/>
          <w:trHeight w:val="1067"/>
          <w:jc w:val="center"/>
        </w:trPr>
        <w:tc>
          <w:tcPr>
            <w:tcW w:w="7175" w:type="dxa"/>
          </w:tcPr>
          <w:p w14:paraId="287570AB" w14:textId="366FFEA5" w:rsidR="00C02720" w:rsidRPr="006F2CA2" w:rsidRDefault="00C02720" w:rsidP="00C02720">
            <w:pPr>
              <w:spacing w:before="60" w:after="60" w:line="240" w:lineRule="auto"/>
              <w:ind w:left="188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GUID=824a8a45-fc7b-4aec-a3b0-512d70dc3593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r>
            <w:proofErr w:type="gramStart"/>
            <w:r w:rsidRPr="006F2CA2">
              <w:rPr>
                <w:rFonts w:ascii="Times New Roman" w:hAnsi="Times New Roman" w:cs="Times New Roman"/>
                <w:sz w:val="22"/>
                <w:szCs w:val="20"/>
                <w:lang w:val="en-GB" w:eastAsia="en-US"/>
              </w:rPr>
              <w:t>Particulars of</w:t>
            </w:r>
            <w:proofErr w:type="gramEnd"/>
            <w:r w:rsidRPr="006F2CA2">
              <w:rPr>
                <w:rFonts w:ascii="Times New Roman" w:hAnsi="Times New Roman" w:cs="Times New Roman"/>
                <w:sz w:val="22"/>
                <w:szCs w:val="20"/>
                <w:lang w:val="en-GB" w:eastAsia="en-US"/>
              </w:rPr>
              <w:t xml:space="preserve"> my/the Plaintiff’s* proposal (for each option selected) are attached as Annex [</w:t>
            </w:r>
            <w:r w:rsidRPr="006F2CA2">
              <w:rPr>
                <w:rFonts w:ascii="Times New Roman" w:hAnsi="Times New Roman" w:cs="Times New Roman"/>
                <w:i/>
                <w:sz w:val="22"/>
                <w:szCs w:val="20"/>
                <w:lang w:val="en-GB" w:eastAsia="en-US"/>
              </w:rPr>
              <w:t>to state number</w:t>
            </w:r>
            <w:r w:rsidRPr="006F2CA2">
              <w:rPr>
                <w:rFonts w:ascii="Times New Roman" w:hAnsi="Times New Roman" w:cs="Times New Roman"/>
                <w:sz w:val="22"/>
                <w:szCs w:val="20"/>
                <w:lang w:val="en-GB" w:eastAsia="en-US"/>
              </w:rPr>
              <w:t>]. [</w:t>
            </w:r>
            <w:r w:rsidRPr="006F2CA2">
              <w:rPr>
                <w:rFonts w:ascii="Times New Roman" w:hAnsi="Times New Roman" w:cs="Times New Roman"/>
                <w:i/>
                <w:sz w:val="22"/>
                <w:szCs w:val="20"/>
                <w:lang w:val="en-GB" w:eastAsia="en-US"/>
              </w:rPr>
              <w:t>To fill in Option 1, 2, 3, 4, 5 or 6 as set out in Form 89, and to attach only the relevant pages to this form.</w:t>
            </w:r>
            <w:r w:rsidRPr="006F2CA2">
              <w:rPr>
                <w:rFonts w:ascii="Times New Roman" w:hAnsi="Times New Roman" w:cs="Times New Roman"/>
                <w:sz w:val="22"/>
                <w:szCs w:val="20"/>
                <w:lang w:val="en-GB" w:eastAsia="en-US"/>
              </w:rPr>
              <w:t>]</w:t>
            </w:r>
          </w:p>
        </w:tc>
      </w:tr>
      <w:tr w:rsidR="00C02720" w:rsidRPr="006F2CA2" w14:paraId="6152A53E" w14:textId="77777777" w:rsidTr="00401B50">
        <w:trPr>
          <w:divId w:val="2116439976"/>
          <w:cantSplit/>
          <w:trHeight w:val="339"/>
          <w:jc w:val="center"/>
        </w:trPr>
        <w:tc>
          <w:tcPr>
            <w:tcW w:w="7175" w:type="dxa"/>
          </w:tcPr>
          <w:p w14:paraId="3282DC85" w14:textId="77777777" w:rsidR="00C02720" w:rsidRPr="006F2CA2" w:rsidRDefault="00C02720" w:rsidP="00C02720">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GUID=c45030e4-93dc-490c-9b6b-a86e38e35b53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3.</w:t>
            </w:r>
            <w:r w:rsidRPr="006F2CA2">
              <w:rPr>
                <w:rFonts w:ascii="Times New Roman" w:hAnsi="Times New Roman" w:cs="Times New Roman"/>
                <w:sz w:val="22"/>
                <w:szCs w:val="20"/>
                <w:lang w:val="en-GB" w:eastAsia="en-US"/>
              </w:rPr>
              <w:tab/>
              <w:t>Confirmation Statement</w:t>
            </w:r>
          </w:p>
        </w:tc>
      </w:tr>
      <w:tr w:rsidR="00C02720" w:rsidRPr="006F2CA2" w14:paraId="47E1380A" w14:textId="77777777" w:rsidTr="00401B50">
        <w:trPr>
          <w:divId w:val="2116439976"/>
          <w:cantSplit/>
          <w:trHeight w:val="1526"/>
          <w:jc w:val="center"/>
        </w:trPr>
        <w:tc>
          <w:tcPr>
            <w:tcW w:w="7175" w:type="dxa"/>
          </w:tcPr>
          <w:p w14:paraId="3A9A2DF1" w14:textId="7EC9FA15" w:rsidR="00C02720" w:rsidRPr="006F2CA2" w:rsidRDefault="00C02720" w:rsidP="00C02720">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GUID=8251e398-fb15-4dda-977f-0f0d27d1a8ba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I confirm/The Plaintiff confirms* that enquiries have been made with the HDB/HDB and the Central Provident Fund Board (CPFB)* on [</w:t>
            </w:r>
            <w:r w:rsidRPr="006F2CA2">
              <w:rPr>
                <w:rFonts w:ascii="Times New Roman" w:hAnsi="Times New Roman" w:cs="Times New Roman"/>
                <w:i/>
                <w:sz w:val="22"/>
                <w:szCs w:val="20"/>
                <w:lang w:val="en-GB" w:eastAsia="en-US"/>
              </w:rPr>
              <w:t>to state date</w:t>
            </w:r>
            <w:r w:rsidRPr="006F2CA2">
              <w:rPr>
                <w:rFonts w:ascii="Times New Roman" w:hAnsi="Times New Roman" w:cs="Times New Roman"/>
                <w:sz w:val="22"/>
                <w:szCs w:val="20"/>
                <w:lang w:val="en-GB" w:eastAsia="en-US"/>
              </w:rPr>
              <w:t>], and that the contents of this document are a true and accurate reflection of the</w:t>
            </w:r>
            <w:r>
              <w:rPr>
                <w:rFonts w:ascii="Times New Roman" w:hAnsi="Times New Roman" w:cs="Times New Roman"/>
                <w:sz w:val="22"/>
                <w:szCs w:val="20"/>
                <w:lang w:val="en-GB" w:eastAsia="en-US"/>
              </w:rPr>
              <w:t xml:space="preserve"> information obtained from the</w:t>
            </w:r>
            <w:r w:rsidRPr="006F2CA2">
              <w:rPr>
                <w:rFonts w:ascii="Times New Roman" w:hAnsi="Times New Roman" w:cs="Times New Roman"/>
                <w:sz w:val="22"/>
                <w:szCs w:val="20"/>
                <w:lang w:val="en-GB" w:eastAsia="en-US"/>
              </w:rPr>
              <w:t xml:space="preserve"> HDB/CPFB/HDB and CPFB* on [</w:t>
            </w:r>
            <w:r w:rsidRPr="006F2CA2">
              <w:rPr>
                <w:rFonts w:ascii="Times New Roman" w:hAnsi="Times New Roman" w:cs="Times New Roman"/>
                <w:i/>
                <w:sz w:val="22"/>
                <w:szCs w:val="20"/>
                <w:lang w:val="en-GB" w:eastAsia="en-US"/>
              </w:rPr>
              <w:t>to state date</w:t>
            </w:r>
            <w:r w:rsidRPr="006F2CA2">
              <w:rPr>
                <w:rFonts w:ascii="Times New Roman" w:hAnsi="Times New Roman" w:cs="Times New Roman"/>
                <w:sz w:val="22"/>
                <w:szCs w:val="20"/>
                <w:lang w:val="en-GB" w:eastAsia="en-US"/>
              </w:rPr>
              <w:t>].</w:t>
            </w:r>
          </w:p>
        </w:tc>
      </w:tr>
      <w:tr w:rsidR="00C02720" w:rsidRPr="006F2CA2" w14:paraId="06EC1BA8" w14:textId="77777777" w:rsidTr="00401B50">
        <w:trPr>
          <w:divId w:val="2116439976"/>
          <w:cantSplit/>
          <w:trHeight w:val="644"/>
          <w:jc w:val="center"/>
        </w:trPr>
        <w:tc>
          <w:tcPr>
            <w:tcW w:w="7175" w:type="dxa"/>
          </w:tcPr>
          <w:p w14:paraId="262FA808" w14:textId="77777777" w:rsidR="00C02720" w:rsidRPr="006F2CA2" w:rsidRDefault="00C02720" w:rsidP="00C02720">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GUID=afd71637-e2d8-4e5d-b3de-6b881b5d5aab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Signature (Plaintiff/Plaintiff’s Solicitor*):</w:t>
            </w:r>
          </w:p>
          <w:p w14:paraId="0D4E10ED" w14:textId="77777777" w:rsidR="00C02720" w:rsidRPr="006F2CA2" w:rsidRDefault="00C02720" w:rsidP="00C02720">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GUID=3dbef986-ac99-4ab1-8cc0-c84e2a30b24e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w:t>
            </w:r>
          </w:p>
        </w:tc>
      </w:tr>
      <w:tr w:rsidR="00C02720" w:rsidRPr="006F2CA2" w14:paraId="25125FAF" w14:textId="77777777" w:rsidTr="00401B50">
        <w:trPr>
          <w:divId w:val="2116439976"/>
          <w:cantSplit/>
          <w:trHeight w:val="2322"/>
          <w:jc w:val="center"/>
        </w:trPr>
        <w:tc>
          <w:tcPr>
            <w:tcW w:w="7175" w:type="dxa"/>
          </w:tcPr>
          <w:p w14:paraId="2AEDC16B" w14:textId="77777777" w:rsidR="00C02720" w:rsidRDefault="00C02720" w:rsidP="00C02720">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GUID=66e0b0b9-c5d3-49c2-b1dd-d20a9c6083d1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*Delete where inapplicable.</w:t>
            </w:r>
          </w:p>
          <w:p w14:paraId="7E21E0FC" w14:textId="77777777" w:rsidR="00C02720" w:rsidRDefault="00C02720" w:rsidP="00C02720">
            <w:pPr>
              <w:spacing w:before="60" w:after="60" w:line="240" w:lineRule="auto"/>
              <w:rPr>
                <w:rFonts w:ascii="Times New Roman" w:hAnsi="Times New Roman" w:cs="Times New Roman"/>
                <w:sz w:val="18"/>
                <w:szCs w:val="18"/>
                <w:lang w:val="en-GB" w:eastAsia="en-US"/>
              </w:rPr>
            </w:pPr>
          </w:p>
          <w:p w14:paraId="74C12FCF" w14:textId="77777777" w:rsidR="00C02720" w:rsidRDefault="00C02720" w:rsidP="00C02720">
            <w:pPr>
              <w:spacing w:before="60" w:after="60" w:line="240" w:lineRule="auto"/>
              <w:rPr>
                <w:rFonts w:ascii="Times New Roman" w:hAnsi="Times New Roman" w:cs="Times New Roman"/>
                <w:sz w:val="18"/>
                <w:szCs w:val="18"/>
                <w:lang w:val="en-GB" w:eastAsia="en-US"/>
              </w:rPr>
            </w:pPr>
          </w:p>
          <w:p w14:paraId="3254199A" w14:textId="77777777" w:rsidR="00C02720" w:rsidRDefault="00C02720" w:rsidP="00C02720">
            <w:pPr>
              <w:spacing w:before="60" w:after="60" w:line="240" w:lineRule="auto"/>
              <w:rPr>
                <w:rFonts w:ascii="Times New Roman" w:hAnsi="Times New Roman" w:cs="Times New Roman"/>
                <w:sz w:val="18"/>
                <w:szCs w:val="18"/>
                <w:lang w:val="en-GB" w:eastAsia="en-US"/>
              </w:rPr>
            </w:pPr>
          </w:p>
          <w:p w14:paraId="5F66F718" w14:textId="77777777" w:rsidR="00C02720" w:rsidRDefault="00C02720" w:rsidP="00C02720">
            <w:pPr>
              <w:spacing w:before="60" w:after="60" w:line="240" w:lineRule="auto"/>
              <w:rPr>
                <w:rFonts w:ascii="Times New Roman" w:hAnsi="Times New Roman" w:cs="Times New Roman"/>
                <w:sz w:val="18"/>
                <w:szCs w:val="18"/>
                <w:lang w:val="en-GB" w:eastAsia="en-US"/>
              </w:rPr>
            </w:pPr>
          </w:p>
          <w:p w14:paraId="0C223EDF" w14:textId="77777777" w:rsidR="00C02720" w:rsidRDefault="00C02720" w:rsidP="00C02720">
            <w:pPr>
              <w:spacing w:before="60" w:after="60" w:line="240" w:lineRule="auto"/>
              <w:rPr>
                <w:rFonts w:ascii="Times New Roman" w:hAnsi="Times New Roman" w:cs="Times New Roman"/>
                <w:sz w:val="18"/>
                <w:szCs w:val="18"/>
                <w:lang w:val="en-GB" w:eastAsia="en-US"/>
              </w:rPr>
            </w:pPr>
          </w:p>
          <w:p w14:paraId="18D29AC0" w14:textId="77777777" w:rsidR="00C02720" w:rsidRDefault="00C02720" w:rsidP="00C02720">
            <w:pPr>
              <w:spacing w:before="60" w:after="60" w:line="240" w:lineRule="auto"/>
              <w:rPr>
                <w:rFonts w:ascii="Times New Roman" w:hAnsi="Times New Roman" w:cs="Times New Roman"/>
                <w:sz w:val="18"/>
                <w:szCs w:val="18"/>
                <w:lang w:val="en-GB" w:eastAsia="en-US"/>
              </w:rPr>
            </w:pPr>
          </w:p>
          <w:p w14:paraId="628771E4" w14:textId="77777777" w:rsidR="00C02720" w:rsidRDefault="00C02720" w:rsidP="00C02720">
            <w:pPr>
              <w:spacing w:before="60" w:after="60" w:line="240" w:lineRule="auto"/>
              <w:rPr>
                <w:rFonts w:ascii="Times New Roman" w:hAnsi="Times New Roman" w:cs="Times New Roman"/>
                <w:sz w:val="18"/>
                <w:szCs w:val="18"/>
                <w:lang w:val="en-GB" w:eastAsia="en-US"/>
              </w:rPr>
            </w:pPr>
          </w:p>
          <w:p w14:paraId="0129363C" w14:textId="77777777" w:rsidR="00C02720" w:rsidRPr="006F2CA2" w:rsidRDefault="00C02720" w:rsidP="00C02720">
            <w:pPr>
              <w:spacing w:before="60" w:after="60" w:line="240" w:lineRule="auto"/>
              <w:rPr>
                <w:rFonts w:ascii="Times New Roman" w:hAnsi="Times New Roman" w:cs="Times New Roman"/>
                <w:sz w:val="22"/>
                <w:szCs w:val="20"/>
                <w:lang w:val="en-GB" w:eastAsia="en-US"/>
              </w:rPr>
            </w:pPr>
          </w:p>
        </w:tc>
      </w:tr>
    </w:tbl>
    <w:tbl>
      <w:tblPr>
        <w:tblpPr w:leftFromText="180" w:rightFromText="180" w:vertAnchor="text" w:horzAnchor="margin" w:tblpXSpec="center" w:tblpY="-166"/>
        <w:tblW w:w="7120" w:type="dxa"/>
        <w:tblLook w:val="04A0" w:firstRow="1" w:lastRow="0" w:firstColumn="1" w:lastColumn="0" w:noHBand="0" w:noVBand="1"/>
      </w:tblPr>
      <w:tblGrid>
        <w:gridCol w:w="7120"/>
      </w:tblGrid>
      <w:tr w:rsidR="00401B50" w:rsidRPr="006F2CA2" w14:paraId="502B507C" w14:textId="77777777" w:rsidTr="00401B50">
        <w:trPr>
          <w:divId w:val="2116439976"/>
          <w:cantSplit/>
        </w:trPr>
        <w:tc>
          <w:tcPr>
            <w:tcW w:w="7120" w:type="dxa"/>
          </w:tcPr>
          <w:p w14:paraId="4CED85C8" w14:textId="77777777" w:rsidR="00401B50" w:rsidRPr="00401B50" w:rsidRDefault="00401B50" w:rsidP="00401B50">
            <w:pPr>
              <w:keepNext/>
              <w:keepLines/>
              <w:suppressAutoHyphens/>
              <w:spacing w:before="240" w:after="120" w:line="240" w:lineRule="auto"/>
              <w:jc w:val="center"/>
              <w:rPr>
                <w:rFonts w:ascii="Times New Roman" w:hAnsi="Times New Roman" w:cs="Times New Roman"/>
                <w:caps/>
                <w:sz w:val="22"/>
                <w:szCs w:val="20"/>
                <w:lang w:val="en-GB" w:eastAsia="en-US"/>
              </w:rPr>
            </w:pPr>
            <w:r w:rsidRPr="006F2CA2">
              <w:rPr>
                <w:rFonts w:ascii="Times New Roman" w:hAnsi="Times New Roman" w:cs="Times New Roman"/>
                <w:caps/>
                <w:sz w:val="22"/>
                <w:szCs w:val="20"/>
                <w:lang w:val="en-GB" w:eastAsia="en-US"/>
              </w:rPr>
              <w:lastRenderedPageBreak/>
              <w:fldChar w:fldCharType="begin" w:fldLock="1"/>
            </w:r>
            <w:r w:rsidRPr="006F2CA2">
              <w:rPr>
                <w:rFonts w:ascii="Times New Roman" w:hAnsi="Times New Roman" w:cs="Times New Roman"/>
                <w:caps/>
                <w:sz w:val="22"/>
                <w:szCs w:val="20"/>
                <w:lang w:val="en-GB" w:eastAsia="en-US"/>
              </w:rPr>
              <w:instrText xml:space="preserve"> GUID=d359c1e5-6c2b-42ff-919b-67f32c062cf1 </w:instrText>
            </w:r>
            <w:r w:rsidRPr="006F2CA2">
              <w:rPr>
                <w:rFonts w:ascii="Times New Roman" w:hAnsi="Times New Roman" w:cs="Times New Roman"/>
                <w:caps/>
                <w:sz w:val="22"/>
                <w:szCs w:val="20"/>
                <w:lang w:val="en-GB" w:eastAsia="en-US"/>
              </w:rPr>
              <w:fldChar w:fldCharType="end"/>
            </w:r>
            <w:r>
              <w:rPr>
                <w:rFonts w:ascii="Times New Roman" w:hAnsi="Times New Roman" w:cs="Times New Roman"/>
                <w:caps/>
                <w:sz w:val="22"/>
                <w:szCs w:val="20"/>
                <w:lang w:val="en-GB" w:eastAsia="en-US"/>
              </w:rPr>
              <w:t>Form 15</w:t>
            </w:r>
          </w:p>
          <w:p w14:paraId="4F321A64" w14:textId="77777777" w:rsidR="00401B50" w:rsidRPr="006F2CA2" w:rsidRDefault="00401B50" w:rsidP="00401B50">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GUID=324010ca-7b16-469e-9a82-1d150493548c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 47, 48, 49, 51, 60, 84</w:t>
            </w:r>
          </w:p>
        </w:tc>
      </w:tr>
      <w:tr w:rsidR="00401B50" w:rsidRPr="006F2CA2" w14:paraId="3BB4DF80" w14:textId="77777777" w:rsidTr="00401B50">
        <w:trPr>
          <w:divId w:val="2116439976"/>
          <w:cantSplit/>
        </w:trPr>
        <w:tc>
          <w:tcPr>
            <w:tcW w:w="7120" w:type="dxa"/>
          </w:tcPr>
          <w:p w14:paraId="28BB7CF1" w14:textId="77777777" w:rsidR="00401B50" w:rsidRPr="006F2CA2" w:rsidRDefault="00401B50" w:rsidP="00401B50">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GUID=8eed1b6e-8d4e-47ac-88e4-628a0754bede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(ACKNOWLEDGMENT OF SERVICE (OTHER PARTY) FORM)</w:t>
            </w:r>
          </w:p>
        </w:tc>
      </w:tr>
      <w:tr w:rsidR="00401B50" w:rsidRPr="006F2CA2" w14:paraId="0050E8C4" w14:textId="77777777" w:rsidTr="00401B50">
        <w:trPr>
          <w:divId w:val="2116439976"/>
          <w:cantSplit/>
        </w:trPr>
        <w:tc>
          <w:tcPr>
            <w:tcW w:w="7120" w:type="dxa"/>
          </w:tcPr>
          <w:p w14:paraId="24EF02F3" w14:textId="77777777" w:rsidR="00401B50" w:rsidRPr="006F2CA2" w:rsidRDefault="00401B50" w:rsidP="00401B50">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GUID=e5c261fa-32c8-4373-809a-d59702fbeb37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IN THE FAMILY JUSTICE COURTS OF THE REPUBLIC OF SINGAPORE</w:t>
            </w:r>
          </w:p>
        </w:tc>
      </w:tr>
      <w:tr w:rsidR="00401B50" w:rsidRPr="006F2CA2" w14:paraId="4B065597" w14:textId="77777777" w:rsidTr="00401B50">
        <w:trPr>
          <w:divId w:val="2116439976"/>
          <w:cantSplit/>
        </w:trPr>
        <w:tc>
          <w:tcPr>
            <w:tcW w:w="7120" w:type="dxa"/>
          </w:tcPr>
          <w:p w14:paraId="3AFE5B6E" w14:textId="77777777" w:rsidR="00401B50" w:rsidRPr="006F2CA2" w:rsidRDefault="00401B50" w:rsidP="00401B50">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GUID=bde689ff-51a2-414f-bb60-1c3a57cde020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Divorce Writ No.</w:t>
            </w:r>
          </w:p>
        </w:tc>
      </w:tr>
      <w:tr w:rsidR="00401B50" w:rsidRPr="006F2CA2" w14:paraId="3C89FA32" w14:textId="77777777" w:rsidTr="00401B50">
        <w:trPr>
          <w:divId w:val="2116439976"/>
          <w:cantSplit/>
        </w:trPr>
        <w:tc>
          <w:tcPr>
            <w:tcW w:w="7120" w:type="dxa"/>
          </w:tcPr>
          <w:p w14:paraId="4D0E66C9" w14:textId="77777777" w:rsidR="00401B50" w:rsidRPr="006F2CA2" w:rsidRDefault="00401B50" w:rsidP="00401B50">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GUID=1b42748b-9161-495e-b39e-2200b05b4bbf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Between</w:t>
            </w:r>
          </w:p>
        </w:tc>
      </w:tr>
      <w:tr w:rsidR="00401B50" w:rsidRPr="006F2CA2" w14:paraId="62EC7416" w14:textId="77777777" w:rsidTr="00401B50">
        <w:trPr>
          <w:divId w:val="2116439976"/>
          <w:cantSplit/>
        </w:trPr>
        <w:tc>
          <w:tcPr>
            <w:tcW w:w="7120" w:type="dxa"/>
          </w:tcPr>
          <w:p w14:paraId="14502D74" w14:textId="77777777" w:rsidR="00401B50" w:rsidRPr="006F2CA2" w:rsidRDefault="00401B50" w:rsidP="00401B50">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GUID=f7f5f129-b43a-4d9b-a6df-1a02bf196293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Plaintiff’s Name</w:t>
            </w:r>
            <w:r w:rsidRPr="006F2CA2">
              <w:rPr>
                <w:rFonts w:ascii="Times New Roman" w:hAnsi="Times New Roman" w:cs="Times New Roman"/>
                <w:sz w:val="22"/>
                <w:szCs w:val="20"/>
                <w:lang w:val="en-GB" w:eastAsia="en-US"/>
              </w:rPr>
              <w:t>] (ID No.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w:t>
            </w:r>
            <w:r w:rsidRPr="006F2CA2">
              <w:rPr>
                <w:rFonts w:ascii="Times New Roman" w:hAnsi="Times New Roman" w:cs="Times New Roman"/>
                <w:i/>
                <w:sz w:val="22"/>
                <w:szCs w:val="20"/>
                <w:lang w:val="en-GB" w:eastAsia="en-US"/>
              </w:rPr>
              <w:t>Plaintiff</w:t>
            </w:r>
          </w:p>
        </w:tc>
      </w:tr>
      <w:tr w:rsidR="00401B50" w:rsidRPr="006F2CA2" w14:paraId="1F183EF3" w14:textId="77777777" w:rsidTr="00401B50">
        <w:trPr>
          <w:divId w:val="2116439976"/>
          <w:cantSplit/>
        </w:trPr>
        <w:tc>
          <w:tcPr>
            <w:tcW w:w="7120" w:type="dxa"/>
          </w:tcPr>
          <w:p w14:paraId="242E4BA2" w14:textId="77777777" w:rsidR="00401B50" w:rsidRPr="006F2CA2" w:rsidRDefault="00401B50" w:rsidP="00401B50">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GUID=d47e8614-2edc-4690-8997-7a47211d25bf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w:t>
            </w:r>
          </w:p>
        </w:tc>
      </w:tr>
      <w:tr w:rsidR="00401B50" w:rsidRPr="006F2CA2" w14:paraId="5A7999A0" w14:textId="77777777" w:rsidTr="00401B50">
        <w:trPr>
          <w:divId w:val="2116439976"/>
          <w:cantSplit/>
        </w:trPr>
        <w:tc>
          <w:tcPr>
            <w:tcW w:w="7120" w:type="dxa"/>
          </w:tcPr>
          <w:p w14:paraId="0033B37E" w14:textId="77777777" w:rsidR="00401B50" w:rsidRPr="006F2CA2" w:rsidRDefault="00401B50" w:rsidP="00401B50">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GUID=b5c873b6-a747-418e-b2a1-6e7c16887362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Defendant’s Name</w:t>
            </w:r>
            <w:r w:rsidRPr="006F2CA2">
              <w:rPr>
                <w:rFonts w:ascii="Times New Roman" w:hAnsi="Times New Roman" w:cs="Times New Roman"/>
                <w:sz w:val="22"/>
                <w:szCs w:val="20"/>
                <w:lang w:val="en-GB" w:eastAsia="en-US"/>
              </w:rPr>
              <w:t>] (ID No.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w:t>
            </w:r>
            <w:r w:rsidRPr="006F2CA2">
              <w:rPr>
                <w:rFonts w:ascii="Times New Roman" w:hAnsi="Times New Roman" w:cs="Times New Roman"/>
                <w:i/>
                <w:sz w:val="22"/>
                <w:szCs w:val="20"/>
                <w:lang w:val="en-GB" w:eastAsia="en-US"/>
              </w:rPr>
              <w:t>Defendant</w:t>
            </w:r>
          </w:p>
        </w:tc>
      </w:tr>
      <w:tr w:rsidR="00401B50" w:rsidRPr="006F2CA2" w14:paraId="67CB0F56" w14:textId="77777777" w:rsidTr="00401B50">
        <w:trPr>
          <w:divId w:val="2116439976"/>
          <w:cantSplit/>
        </w:trPr>
        <w:tc>
          <w:tcPr>
            <w:tcW w:w="7120" w:type="dxa"/>
          </w:tcPr>
          <w:p w14:paraId="06077974" w14:textId="77777777" w:rsidR="00401B50" w:rsidRPr="006F2CA2" w:rsidRDefault="00401B50" w:rsidP="00401B50">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GUID=4f35c6f4-77c0-4397-a0c0-ff32b707106a </w:instrText>
            </w:r>
            <w:r w:rsidRPr="006F2CA2">
              <w:rPr>
                <w:rFonts w:ascii="Times New Roman" w:hAnsi="Times New Roman" w:cs="Times New Roman"/>
                <w:sz w:val="22"/>
                <w:szCs w:val="20"/>
                <w:lang w:val="en-GB" w:eastAsia="en-US"/>
              </w:rPr>
              <w:fldChar w:fldCharType="end"/>
            </w:r>
          </w:p>
        </w:tc>
      </w:tr>
      <w:tr w:rsidR="00401B50" w:rsidRPr="006F2CA2" w14:paraId="604C980A" w14:textId="77777777" w:rsidTr="00401B50">
        <w:trPr>
          <w:divId w:val="2116439976"/>
          <w:cantSplit/>
        </w:trPr>
        <w:tc>
          <w:tcPr>
            <w:tcW w:w="7120" w:type="dxa"/>
          </w:tcPr>
          <w:p w14:paraId="741838EB" w14:textId="77777777" w:rsidR="00401B50" w:rsidRPr="006F2CA2" w:rsidRDefault="00401B50" w:rsidP="00401B50">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GUID=96dea689-708a-45a2-84c9-df6ce2001ecf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ACKNOWLEDGMENT OF SERVICE </w:t>
            </w:r>
            <w:r w:rsidRPr="006F2CA2">
              <w:rPr>
                <w:rFonts w:ascii="Times New Roman" w:hAnsi="Times New Roman" w:cs="Times New Roman"/>
                <w:sz w:val="22"/>
                <w:szCs w:val="20"/>
                <w:lang w:val="en-GB" w:eastAsia="en-US"/>
              </w:rPr>
              <w:br/>
              <w:t xml:space="preserve">(CO-DEFENDANT/DEFENDANT IN COUNTERCLAIM/PERSON </w:t>
            </w:r>
            <w:r w:rsidRPr="006F2CA2">
              <w:rPr>
                <w:rFonts w:ascii="Times New Roman" w:hAnsi="Times New Roman" w:cs="Times New Roman"/>
                <w:sz w:val="22"/>
                <w:szCs w:val="20"/>
                <w:lang w:val="en-GB" w:eastAsia="en-US"/>
              </w:rPr>
              <w:br/>
              <w:t xml:space="preserve">ENTITLED TO INTERVENE/OTHER PARTY [TO </w:t>
            </w:r>
            <w:proofErr w:type="gramStart"/>
            <w:r w:rsidRPr="006F2CA2">
              <w:rPr>
                <w:rFonts w:ascii="Times New Roman" w:hAnsi="Times New Roman" w:cs="Times New Roman"/>
                <w:sz w:val="22"/>
                <w:szCs w:val="20"/>
                <w:lang w:val="en-GB" w:eastAsia="en-US"/>
              </w:rPr>
              <w:t>SPECIFY]*</w:t>
            </w:r>
            <w:proofErr w:type="gramEnd"/>
            <w:r w:rsidRPr="006F2CA2">
              <w:rPr>
                <w:rFonts w:ascii="Times New Roman" w:hAnsi="Times New Roman" w:cs="Times New Roman"/>
                <w:sz w:val="22"/>
                <w:szCs w:val="20"/>
                <w:lang w:val="en-GB" w:eastAsia="en-US"/>
              </w:rPr>
              <w:t>)</w:t>
            </w:r>
          </w:p>
        </w:tc>
      </w:tr>
      <w:tr w:rsidR="00401B50" w:rsidRPr="006F2CA2" w14:paraId="22B28BF0" w14:textId="77777777" w:rsidTr="00401B50">
        <w:trPr>
          <w:divId w:val="2116439976"/>
          <w:cantSplit/>
        </w:trPr>
        <w:tc>
          <w:tcPr>
            <w:tcW w:w="7120" w:type="dxa"/>
          </w:tcPr>
          <w:p w14:paraId="75719D75" w14:textId="77777777" w:rsidR="00401B50" w:rsidRPr="006F2CA2" w:rsidRDefault="00401B50" w:rsidP="00401B50">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GUID=5ea17b24-a7ea-407a-ab6a-69383d26f022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w:t>
            </w:r>
            <w:r w:rsidRPr="006F2CA2">
              <w:rPr>
                <w:rFonts w:ascii="Times New Roman" w:hAnsi="Times New Roman" w:cs="Times New Roman"/>
                <w:sz w:val="22"/>
                <w:szCs w:val="20"/>
                <w:lang w:val="en-GB" w:eastAsia="en-US"/>
              </w:rPr>
              <w:tab/>
              <w:t>I acknowledge that I am [</w:t>
            </w:r>
            <w:r w:rsidRPr="006F2CA2">
              <w:rPr>
                <w:rFonts w:ascii="Times New Roman" w:hAnsi="Times New Roman" w:cs="Times New Roman"/>
                <w:i/>
                <w:sz w:val="22"/>
                <w:szCs w:val="20"/>
                <w:lang w:val="en-GB" w:eastAsia="en-US"/>
              </w:rPr>
              <w:t>state name</w:t>
            </w:r>
            <w:r w:rsidRPr="006F2CA2">
              <w:rPr>
                <w:rFonts w:ascii="Times New Roman" w:hAnsi="Times New Roman" w:cs="Times New Roman"/>
                <w:sz w:val="22"/>
                <w:szCs w:val="20"/>
                <w:lang w:val="en-GB" w:eastAsia="en-US"/>
              </w:rPr>
              <w:t>]</w:t>
            </w:r>
          </w:p>
        </w:tc>
      </w:tr>
      <w:tr w:rsidR="00401B50" w:rsidRPr="006F2CA2" w14:paraId="7D7E7B25" w14:textId="77777777" w:rsidTr="00401B50">
        <w:trPr>
          <w:divId w:val="2116439976"/>
          <w:cantSplit/>
        </w:trPr>
        <w:tc>
          <w:tcPr>
            <w:tcW w:w="7120" w:type="dxa"/>
          </w:tcPr>
          <w:p w14:paraId="36AF4889" w14:textId="77777777" w:rsidR="00401B50" w:rsidRPr="006F2CA2" w:rsidRDefault="00401B50" w:rsidP="00401B50">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GUID=01b589ff-e11a-4263-92de-540f4d57005f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w:t>
            </w:r>
            <w:r w:rsidRPr="006F2CA2">
              <w:rPr>
                <w:rFonts w:ascii="Times New Roman" w:hAnsi="Times New Roman" w:cs="Times New Roman"/>
                <w:sz w:val="22"/>
                <w:szCs w:val="20"/>
                <w:lang w:val="en-GB" w:eastAsia="en-US"/>
              </w:rPr>
              <w:tab/>
              <w:t>I acknowledge that I have received the following documents: (</w:t>
            </w:r>
            <w:r w:rsidRPr="006F2CA2">
              <w:rPr>
                <w:rFonts w:ascii="Times New Roman" w:hAnsi="Times New Roman" w:cs="Times New Roman"/>
                <w:i/>
                <w:sz w:val="22"/>
                <w:szCs w:val="20"/>
                <w:lang w:val="en-GB" w:eastAsia="en-US"/>
              </w:rPr>
              <w:t>Choose one or more of the following</w:t>
            </w:r>
            <w:r w:rsidRPr="006F2CA2">
              <w:rPr>
                <w:rFonts w:ascii="Times New Roman" w:hAnsi="Times New Roman" w:cs="Times New Roman"/>
                <w:sz w:val="22"/>
                <w:szCs w:val="20"/>
                <w:lang w:val="en-GB" w:eastAsia="en-US"/>
              </w:rPr>
              <w:t>)</w:t>
            </w:r>
          </w:p>
        </w:tc>
      </w:tr>
      <w:tr w:rsidR="00401B50" w:rsidRPr="006F2CA2" w14:paraId="5E14EF89" w14:textId="77777777" w:rsidTr="00401B50">
        <w:trPr>
          <w:divId w:val="2116439976"/>
          <w:cantSplit/>
        </w:trPr>
        <w:tc>
          <w:tcPr>
            <w:tcW w:w="7120" w:type="dxa"/>
          </w:tcPr>
          <w:p w14:paraId="7847304D" w14:textId="77777777" w:rsidR="00401B50" w:rsidRPr="006F2CA2" w:rsidRDefault="00401B50" w:rsidP="00401B50">
            <w:pPr>
              <w:spacing w:before="60" w:after="60" w:line="240" w:lineRule="auto"/>
              <w:ind w:left="940" w:hanging="533"/>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GUID=df6f601c-7686-47e7-bb5f-929e8eda4f9d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Writ of Summons</w:t>
            </w:r>
          </w:p>
        </w:tc>
      </w:tr>
      <w:tr w:rsidR="00401B50" w:rsidRPr="006F2CA2" w14:paraId="0E87569B" w14:textId="77777777" w:rsidTr="00401B50">
        <w:trPr>
          <w:divId w:val="2116439976"/>
          <w:cantSplit/>
        </w:trPr>
        <w:tc>
          <w:tcPr>
            <w:tcW w:w="7120" w:type="dxa"/>
          </w:tcPr>
          <w:p w14:paraId="64363475" w14:textId="77777777" w:rsidR="00401B50" w:rsidRPr="006F2CA2" w:rsidRDefault="00401B50" w:rsidP="00401B50">
            <w:pPr>
              <w:spacing w:before="60" w:after="60" w:line="240" w:lineRule="auto"/>
              <w:ind w:left="940" w:hanging="533"/>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GUID=77f1e60b-759c-4e1b-be9f-546847b0c815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Statement of Claim</w:t>
            </w:r>
          </w:p>
        </w:tc>
      </w:tr>
      <w:tr w:rsidR="00401B50" w:rsidRPr="006F2CA2" w14:paraId="4A51823E" w14:textId="77777777" w:rsidTr="00401B50">
        <w:trPr>
          <w:divId w:val="2116439976"/>
          <w:cantSplit/>
        </w:trPr>
        <w:tc>
          <w:tcPr>
            <w:tcW w:w="7120" w:type="dxa"/>
          </w:tcPr>
          <w:p w14:paraId="79123393" w14:textId="77777777" w:rsidR="00401B50" w:rsidRPr="006F2CA2" w:rsidRDefault="00401B50" w:rsidP="00401B50">
            <w:pPr>
              <w:spacing w:before="60" w:after="60" w:line="240" w:lineRule="auto"/>
              <w:ind w:left="940" w:hanging="533"/>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GUID=ab660e35-8b69-4e68-af42-097bdcdcfa6e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c</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Statement of Particulars</w:t>
            </w:r>
          </w:p>
        </w:tc>
      </w:tr>
      <w:tr w:rsidR="00401B50" w:rsidRPr="006F2CA2" w14:paraId="3F6E735B" w14:textId="77777777" w:rsidTr="00401B50">
        <w:trPr>
          <w:divId w:val="2116439976"/>
          <w:cantSplit/>
        </w:trPr>
        <w:tc>
          <w:tcPr>
            <w:tcW w:w="7120" w:type="dxa"/>
          </w:tcPr>
          <w:p w14:paraId="33FE5778" w14:textId="77777777" w:rsidR="00401B50" w:rsidRPr="006F2CA2" w:rsidRDefault="00401B50" w:rsidP="00401B50">
            <w:pPr>
              <w:spacing w:before="60" w:after="60" w:line="240" w:lineRule="auto"/>
              <w:ind w:left="940" w:hanging="533"/>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GUID=d8d09abe-cceb-4986-a4b3-4048d6e579e4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d</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Defence/Defence and Counterclaim</w:t>
            </w:r>
          </w:p>
        </w:tc>
      </w:tr>
      <w:tr w:rsidR="00401B50" w:rsidRPr="006F2CA2" w14:paraId="0717E8C4" w14:textId="77777777" w:rsidTr="00401B50">
        <w:trPr>
          <w:divId w:val="2116439976"/>
          <w:cantSplit/>
        </w:trPr>
        <w:tc>
          <w:tcPr>
            <w:tcW w:w="7120" w:type="dxa"/>
          </w:tcPr>
          <w:p w14:paraId="0B4C3EF5" w14:textId="77777777" w:rsidR="00401B50" w:rsidRPr="006F2CA2" w:rsidRDefault="00401B50" w:rsidP="00401B50">
            <w:pPr>
              <w:spacing w:before="60" w:after="60" w:line="240" w:lineRule="auto"/>
              <w:ind w:left="940" w:hanging="533"/>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GUID=713a28ab-22f9-473f-82ce-f4f42cbc9e48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e</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Other documents [</w:t>
            </w:r>
            <w:r w:rsidRPr="006F2CA2">
              <w:rPr>
                <w:rFonts w:ascii="Times New Roman" w:hAnsi="Times New Roman" w:cs="Times New Roman"/>
                <w:i/>
                <w:sz w:val="22"/>
                <w:szCs w:val="20"/>
                <w:lang w:val="en-GB" w:eastAsia="en-US"/>
              </w:rPr>
              <w:t xml:space="preserve">please </w:t>
            </w:r>
            <w:proofErr w:type="gramStart"/>
            <w:r w:rsidRPr="006F2CA2">
              <w:rPr>
                <w:rFonts w:ascii="Times New Roman" w:hAnsi="Times New Roman" w:cs="Times New Roman"/>
                <w:i/>
                <w:sz w:val="22"/>
                <w:szCs w:val="20"/>
                <w:lang w:val="en-GB" w:eastAsia="en-US"/>
              </w:rPr>
              <w:t>specify</w:t>
            </w:r>
            <w:r w:rsidRPr="006F2CA2">
              <w:rPr>
                <w:rFonts w:ascii="Times New Roman" w:hAnsi="Times New Roman" w:cs="Times New Roman"/>
                <w:sz w:val="22"/>
                <w:szCs w:val="20"/>
                <w:lang w:val="en-GB" w:eastAsia="en-US"/>
              </w:rPr>
              <w:t>]*</w:t>
            </w:r>
            <w:proofErr w:type="gramEnd"/>
          </w:p>
        </w:tc>
      </w:tr>
      <w:tr w:rsidR="00401B50" w:rsidRPr="006F2CA2" w14:paraId="089B91B7" w14:textId="77777777" w:rsidTr="00401B50">
        <w:trPr>
          <w:divId w:val="2116439976"/>
          <w:cantSplit/>
        </w:trPr>
        <w:tc>
          <w:tcPr>
            <w:tcW w:w="7120" w:type="dxa"/>
          </w:tcPr>
          <w:p w14:paraId="3B495DAD" w14:textId="77777777" w:rsidR="00401B50" w:rsidRPr="006F2CA2" w:rsidRDefault="00401B50" w:rsidP="00401B50">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GUID=f6d63af9-2fcb-44e4-909e-75a2f03741c0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(Collectively, the documents)</w:t>
            </w:r>
          </w:p>
        </w:tc>
      </w:tr>
      <w:tr w:rsidR="00401B50" w:rsidRPr="006F2CA2" w14:paraId="36CA791C" w14:textId="77777777" w:rsidTr="00401B50">
        <w:trPr>
          <w:divId w:val="2116439976"/>
          <w:cantSplit/>
        </w:trPr>
        <w:tc>
          <w:tcPr>
            <w:tcW w:w="7120" w:type="dxa"/>
          </w:tcPr>
          <w:p w14:paraId="5331C11E" w14:textId="77777777" w:rsidR="00401B50" w:rsidRPr="006F2CA2" w:rsidRDefault="00401B50" w:rsidP="00401B50">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GUID=0f19ad1a-828e-4c7a-9ad6-bc0a93df1ec9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3.</w:t>
            </w:r>
            <w:r w:rsidRPr="006F2CA2">
              <w:rPr>
                <w:rFonts w:ascii="Times New Roman" w:hAnsi="Times New Roman" w:cs="Times New Roman"/>
                <w:sz w:val="22"/>
                <w:szCs w:val="20"/>
                <w:lang w:val="en-GB" w:eastAsia="en-US"/>
              </w:rPr>
              <w:tab/>
              <w:t>I received the documents on [</w:t>
            </w:r>
            <w:r w:rsidRPr="006F2CA2">
              <w:rPr>
                <w:rFonts w:ascii="Times New Roman" w:hAnsi="Times New Roman" w:cs="Times New Roman"/>
                <w:i/>
                <w:sz w:val="22"/>
                <w:szCs w:val="20"/>
                <w:lang w:val="en-GB" w:eastAsia="en-US"/>
              </w:rPr>
              <w:t>to state date</w:t>
            </w:r>
            <w:r w:rsidRPr="006F2CA2">
              <w:rPr>
                <w:rFonts w:ascii="Times New Roman" w:hAnsi="Times New Roman" w:cs="Times New Roman"/>
                <w:sz w:val="22"/>
                <w:szCs w:val="20"/>
                <w:lang w:val="en-GB" w:eastAsia="en-US"/>
              </w:rPr>
              <w:t>] at [</w:t>
            </w:r>
            <w:r w:rsidRPr="006F2CA2">
              <w:rPr>
                <w:rFonts w:ascii="Times New Roman" w:hAnsi="Times New Roman" w:cs="Times New Roman"/>
                <w:i/>
                <w:sz w:val="22"/>
                <w:szCs w:val="20"/>
                <w:lang w:val="en-GB" w:eastAsia="en-US"/>
              </w:rPr>
              <w:t>to state address</w:t>
            </w:r>
            <w:r w:rsidRPr="006F2CA2">
              <w:rPr>
                <w:rFonts w:ascii="Times New Roman" w:hAnsi="Times New Roman" w:cs="Times New Roman"/>
                <w:sz w:val="22"/>
                <w:szCs w:val="20"/>
                <w:lang w:val="en-GB" w:eastAsia="en-US"/>
              </w:rPr>
              <w:t>].</w:t>
            </w:r>
          </w:p>
        </w:tc>
      </w:tr>
      <w:tr w:rsidR="00401B50" w:rsidRPr="006F2CA2" w14:paraId="02B183C5" w14:textId="77777777" w:rsidTr="00401B50">
        <w:trPr>
          <w:divId w:val="2116439976"/>
          <w:cantSplit/>
        </w:trPr>
        <w:tc>
          <w:tcPr>
            <w:tcW w:w="7120" w:type="dxa"/>
          </w:tcPr>
          <w:p w14:paraId="1094FF84" w14:textId="77777777" w:rsidR="00401B50" w:rsidRPr="006F2CA2" w:rsidRDefault="00401B50" w:rsidP="00401B50">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GUID=2fe621ea-3ef8-4632-b6f7-8a6981957822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Signed (Co-Defendant/Defendant in Counterclaim/Person Entitled to Intervene/Other Party [</w:t>
            </w:r>
            <w:r w:rsidRPr="006F2CA2">
              <w:rPr>
                <w:rFonts w:ascii="Times New Roman" w:hAnsi="Times New Roman" w:cs="Times New Roman"/>
                <w:i/>
                <w:sz w:val="22"/>
                <w:szCs w:val="20"/>
                <w:lang w:val="en-GB" w:eastAsia="en-US"/>
              </w:rPr>
              <w:t xml:space="preserve">to </w:t>
            </w:r>
            <w:proofErr w:type="gramStart"/>
            <w:r w:rsidRPr="006F2CA2">
              <w:rPr>
                <w:rFonts w:ascii="Times New Roman" w:hAnsi="Times New Roman" w:cs="Times New Roman"/>
                <w:i/>
                <w:sz w:val="22"/>
                <w:szCs w:val="20"/>
                <w:lang w:val="en-GB" w:eastAsia="en-US"/>
              </w:rPr>
              <w:t>specify</w:t>
            </w:r>
            <w:r w:rsidRPr="006F2CA2">
              <w:rPr>
                <w:rFonts w:ascii="Times New Roman" w:hAnsi="Times New Roman" w:cs="Times New Roman"/>
                <w:sz w:val="22"/>
                <w:szCs w:val="20"/>
                <w:lang w:val="en-GB" w:eastAsia="en-US"/>
              </w:rPr>
              <w:t>]*</w:t>
            </w:r>
            <w:proofErr w:type="gramEnd"/>
            <w:r w:rsidRPr="006F2CA2">
              <w:rPr>
                <w:rFonts w:ascii="Times New Roman" w:hAnsi="Times New Roman" w:cs="Times New Roman"/>
                <w:sz w:val="22"/>
                <w:szCs w:val="20"/>
                <w:lang w:val="en-GB" w:eastAsia="en-US"/>
              </w:rPr>
              <w:t>):</w:t>
            </w:r>
          </w:p>
          <w:p w14:paraId="3F1B2459" w14:textId="77777777" w:rsidR="00401B50" w:rsidRPr="006F2CA2" w:rsidRDefault="00401B50" w:rsidP="00401B50">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GUID=382acf47-307d-4cc4-ab8c-d62cf5d9ae98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Name:</w:t>
            </w:r>
          </w:p>
          <w:p w14:paraId="0F4E496B" w14:textId="77777777" w:rsidR="00401B50" w:rsidRPr="006F2CA2" w:rsidRDefault="00401B50" w:rsidP="00401B50">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GUID=8c08607f-8f84-444a-b469-d4a8371c20b2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ID No.:</w:t>
            </w:r>
          </w:p>
          <w:p w14:paraId="4963549A" w14:textId="77777777" w:rsidR="00401B50" w:rsidRPr="006F2CA2" w:rsidRDefault="00401B50" w:rsidP="00401B50">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GUID=9707dff3-c3d1-4c05-8415-628be597e00d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w:t>
            </w:r>
          </w:p>
        </w:tc>
      </w:tr>
      <w:tr w:rsidR="00401B50" w:rsidRPr="006F2CA2" w14:paraId="28228E74" w14:textId="77777777" w:rsidTr="00401B50">
        <w:trPr>
          <w:divId w:val="2116439976"/>
          <w:cantSplit/>
        </w:trPr>
        <w:tc>
          <w:tcPr>
            <w:tcW w:w="7120" w:type="dxa"/>
          </w:tcPr>
          <w:p w14:paraId="6F18DEA7" w14:textId="77777777" w:rsidR="00401B50" w:rsidRPr="006F2CA2" w:rsidRDefault="00401B50" w:rsidP="00401B50">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GUID=30634321-b50d-4324-a54e-f40f791c1b27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*Delete where inapplicable.</w:t>
            </w:r>
          </w:p>
        </w:tc>
      </w:tr>
    </w:tbl>
    <w:p w14:paraId="50BFC431" w14:textId="77777777" w:rsidR="00401B50" w:rsidRDefault="00401B50" w:rsidP="00401B50">
      <w:pPr>
        <w:keepNext/>
        <w:keepLines/>
        <w:suppressAutoHyphens/>
        <w:spacing w:before="0" w:after="0" w:line="240" w:lineRule="auto"/>
        <w:divId w:val="2116439976"/>
        <w:rPr>
          <w:rFonts w:ascii="Times New Roman" w:hAnsi="Times New Roman" w:cs="Times New Roman"/>
          <w:caps/>
          <w:sz w:val="22"/>
          <w:szCs w:val="20"/>
          <w:lang w:val="en-GB" w:eastAsia="en-US"/>
        </w:rPr>
      </w:pPr>
    </w:p>
    <w:p w14:paraId="67D673A6" w14:textId="77777777" w:rsidR="00401B50" w:rsidRDefault="00401B50" w:rsidP="00401B50">
      <w:pPr>
        <w:keepNext/>
        <w:keepLines/>
        <w:suppressAutoHyphens/>
        <w:spacing w:before="0" w:after="0" w:line="240" w:lineRule="auto"/>
        <w:jc w:val="center"/>
        <w:divId w:val="2116439976"/>
        <w:rPr>
          <w:rFonts w:ascii="Times New Roman" w:hAnsi="Times New Roman" w:cs="Times New Roman"/>
          <w:caps/>
          <w:sz w:val="22"/>
          <w:szCs w:val="20"/>
          <w:lang w:val="en-GB" w:eastAsia="en-US"/>
        </w:rPr>
      </w:pPr>
    </w:p>
    <w:p w14:paraId="291F9E11" w14:textId="77777777" w:rsidR="00401B50" w:rsidRDefault="00401B50" w:rsidP="00401B50">
      <w:pPr>
        <w:keepNext/>
        <w:keepLines/>
        <w:suppressAutoHyphens/>
        <w:spacing w:before="0" w:after="0" w:line="240" w:lineRule="auto"/>
        <w:jc w:val="center"/>
        <w:divId w:val="2116439976"/>
        <w:rPr>
          <w:rFonts w:ascii="Times New Roman" w:hAnsi="Times New Roman" w:cs="Times New Roman"/>
          <w:caps/>
          <w:sz w:val="22"/>
          <w:szCs w:val="20"/>
          <w:lang w:val="en-GB" w:eastAsia="en-US"/>
        </w:rPr>
      </w:pPr>
    </w:p>
    <w:p w14:paraId="3CFFC832" w14:textId="77777777" w:rsidR="00401B50" w:rsidRDefault="00401B50" w:rsidP="00401B50">
      <w:pPr>
        <w:keepNext/>
        <w:keepLines/>
        <w:suppressAutoHyphens/>
        <w:spacing w:before="0" w:after="0" w:line="240" w:lineRule="auto"/>
        <w:jc w:val="center"/>
        <w:divId w:val="2116439976"/>
        <w:rPr>
          <w:rFonts w:ascii="Times New Roman" w:hAnsi="Times New Roman" w:cs="Times New Roman"/>
          <w:caps/>
          <w:sz w:val="22"/>
          <w:szCs w:val="20"/>
          <w:lang w:val="en-GB" w:eastAsia="en-US"/>
        </w:rPr>
      </w:pPr>
    </w:p>
    <w:p w14:paraId="3BAFEDB9" w14:textId="77777777" w:rsidR="00401B50" w:rsidRDefault="00401B50" w:rsidP="00401B50">
      <w:pPr>
        <w:keepNext/>
        <w:keepLines/>
        <w:suppressAutoHyphens/>
        <w:spacing w:before="0" w:after="0" w:line="240" w:lineRule="auto"/>
        <w:jc w:val="center"/>
        <w:divId w:val="2116439976"/>
        <w:rPr>
          <w:rFonts w:ascii="Times New Roman" w:hAnsi="Times New Roman" w:cs="Times New Roman"/>
          <w:caps/>
          <w:sz w:val="22"/>
          <w:szCs w:val="20"/>
          <w:lang w:val="en-GB" w:eastAsia="en-US"/>
        </w:rPr>
      </w:pPr>
    </w:p>
    <w:p w14:paraId="673F9797" w14:textId="77777777" w:rsidR="00401B50" w:rsidRDefault="00401B50" w:rsidP="00401B50">
      <w:pPr>
        <w:keepNext/>
        <w:keepLines/>
        <w:suppressAutoHyphens/>
        <w:spacing w:before="0" w:after="0" w:line="240" w:lineRule="auto"/>
        <w:jc w:val="center"/>
        <w:divId w:val="2116439976"/>
        <w:rPr>
          <w:rFonts w:ascii="Times New Roman" w:hAnsi="Times New Roman" w:cs="Times New Roman"/>
          <w:caps/>
          <w:sz w:val="22"/>
          <w:szCs w:val="20"/>
          <w:lang w:val="en-GB" w:eastAsia="en-US"/>
        </w:rPr>
      </w:pPr>
    </w:p>
    <w:p w14:paraId="0DA75D57" w14:textId="77777777" w:rsidR="00401B50" w:rsidRDefault="00401B50" w:rsidP="00401B50">
      <w:pPr>
        <w:keepNext/>
        <w:keepLines/>
        <w:suppressAutoHyphens/>
        <w:spacing w:before="0" w:after="0" w:line="240" w:lineRule="auto"/>
        <w:jc w:val="center"/>
        <w:divId w:val="2116439976"/>
        <w:rPr>
          <w:rFonts w:ascii="Times New Roman" w:hAnsi="Times New Roman" w:cs="Times New Roman"/>
          <w:caps/>
          <w:sz w:val="22"/>
          <w:szCs w:val="20"/>
          <w:lang w:val="en-GB" w:eastAsia="en-US"/>
        </w:rPr>
      </w:pPr>
    </w:p>
    <w:p w14:paraId="68B49224" w14:textId="77777777" w:rsidR="00401B50" w:rsidRDefault="00401B50" w:rsidP="00401B50">
      <w:pPr>
        <w:keepNext/>
        <w:keepLines/>
        <w:suppressAutoHyphens/>
        <w:spacing w:before="0" w:after="0" w:line="240" w:lineRule="auto"/>
        <w:jc w:val="center"/>
        <w:divId w:val="2116439976"/>
        <w:rPr>
          <w:rFonts w:ascii="Times New Roman" w:hAnsi="Times New Roman" w:cs="Times New Roman"/>
          <w:caps/>
          <w:sz w:val="22"/>
          <w:szCs w:val="20"/>
          <w:lang w:val="en-GB" w:eastAsia="en-US"/>
        </w:rPr>
      </w:pPr>
    </w:p>
    <w:p w14:paraId="7257707A" w14:textId="77777777" w:rsidR="00401B50" w:rsidRDefault="00401B50" w:rsidP="00401B50">
      <w:pPr>
        <w:keepNext/>
        <w:keepLines/>
        <w:suppressAutoHyphens/>
        <w:spacing w:before="0" w:after="0" w:line="240" w:lineRule="auto"/>
        <w:jc w:val="center"/>
        <w:divId w:val="2116439976"/>
        <w:rPr>
          <w:rFonts w:ascii="Times New Roman" w:hAnsi="Times New Roman" w:cs="Times New Roman"/>
          <w:caps/>
          <w:sz w:val="22"/>
          <w:szCs w:val="20"/>
          <w:lang w:val="en-GB" w:eastAsia="en-US"/>
        </w:rPr>
      </w:pPr>
    </w:p>
    <w:p w14:paraId="1F82ECC3" w14:textId="77777777" w:rsidR="00401B50" w:rsidRDefault="00401B50" w:rsidP="00401B50">
      <w:pPr>
        <w:keepNext/>
        <w:keepLines/>
        <w:suppressAutoHyphens/>
        <w:spacing w:before="0" w:after="0" w:line="240" w:lineRule="auto"/>
        <w:jc w:val="center"/>
        <w:divId w:val="2116439976"/>
        <w:rPr>
          <w:rFonts w:ascii="Times New Roman" w:hAnsi="Times New Roman" w:cs="Times New Roman"/>
          <w:caps/>
          <w:sz w:val="22"/>
          <w:szCs w:val="20"/>
          <w:lang w:val="en-GB" w:eastAsia="en-US"/>
        </w:rPr>
      </w:pPr>
    </w:p>
    <w:p w14:paraId="7CC1B2CD" w14:textId="77777777" w:rsidR="00401B50" w:rsidRDefault="00401B50" w:rsidP="00401B50">
      <w:pPr>
        <w:keepNext/>
        <w:keepLines/>
        <w:suppressAutoHyphens/>
        <w:spacing w:before="0" w:after="0" w:line="240" w:lineRule="auto"/>
        <w:jc w:val="center"/>
        <w:divId w:val="2116439976"/>
        <w:rPr>
          <w:rFonts w:ascii="Times New Roman" w:hAnsi="Times New Roman" w:cs="Times New Roman"/>
          <w:caps/>
          <w:sz w:val="22"/>
          <w:szCs w:val="20"/>
          <w:lang w:val="en-GB" w:eastAsia="en-US"/>
        </w:rPr>
      </w:pPr>
    </w:p>
    <w:p w14:paraId="2DF56AFE" w14:textId="77777777" w:rsidR="00401B50" w:rsidRDefault="00401B50" w:rsidP="00401B50">
      <w:pPr>
        <w:keepNext/>
        <w:keepLines/>
        <w:suppressAutoHyphens/>
        <w:spacing w:before="0" w:after="0" w:line="240" w:lineRule="auto"/>
        <w:jc w:val="center"/>
        <w:divId w:val="2116439976"/>
        <w:rPr>
          <w:rFonts w:ascii="Times New Roman" w:hAnsi="Times New Roman" w:cs="Times New Roman"/>
          <w:caps/>
          <w:sz w:val="22"/>
          <w:szCs w:val="20"/>
          <w:lang w:val="en-GB" w:eastAsia="en-US"/>
        </w:rPr>
      </w:pPr>
    </w:p>
    <w:p w14:paraId="3B166A51" w14:textId="77777777" w:rsidR="00401B50" w:rsidRDefault="00401B50" w:rsidP="00401B50">
      <w:pPr>
        <w:keepNext/>
        <w:keepLines/>
        <w:suppressAutoHyphens/>
        <w:spacing w:before="0" w:after="0" w:line="240" w:lineRule="auto"/>
        <w:jc w:val="center"/>
        <w:divId w:val="2116439976"/>
        <w:rPr>
          <w:rFonts w:ascii="Times New Roman" w:hAnsi="Times New Roman" w:cs="Times New Roman"/>
          <w:caps/>
          <w:sz w:val="22"/>
          <w:szCs w:val="20"/>
          <w:lang w:val="en-GB" w:eastAsia="en-US"/>
        </w:rPr>
      </w:pPr>
    </w:p>
    <w:p w14:paraId="65F9694F" w14:textId="77777777" w:rsidR="00401B50" w:rsidRDefault="00401B50" w:rsidP="00401B50">
      <w:pPr>
        <w:keepNext/>
        <w:keepLines/>
        <w:suppressAutoHyphens/>
        <w:spacing w:before="0" w:after="0" w:line="240" w:lineRule="auto"/>
        <w:jc w:val="center"/>
        <w:divId w:val="2116439976"/>
        <w:rPr>
          <w:rFonts w:ascii="Times New Roman" w:hAnsi="Times New Roman" w:cs="Times New Roman"/>
          <w:caps/>
          <w:sz w:val="22"/>
          <w:szCs w:val="20"/>
          <w:lang w:val="en-GB" w:eastAsia="en-US"/>
        </w:rPr>
      </w:pPr>
    </w:p>
    <w:p w14:paraId="2C49EB45" w14:textId="77777777" w:rsidR="00401B50" w:rsidRDefault="00401B50" w:rsidP="00401B50">
      <w:pPr>
        <w:keepNext/>
        <w:keepLines/>
        <w:suppressAutoHyphens/>
        <w:spacing w:before="0" w:after="0" w:line="240" w:lineRule="auto"/>
        <w:jc w:val="center"/>
        <w:divId w:val="2116439976"/>
        <w:rPr>
          <w:rFonts w:ascii="Times New Roman" w:hAnsi="Times New Roman" w:cs="Times New Roman"/>
          <w:caps/>
          <w:sz w:val="22"/>
          <w:szCs w:val="20"/>
          <w:lang w:val="en-GB" w:eastAsia="en-US"/>
        </w:rPr>
      </w:pPr>
    </w:p>
    <w:p w14:paraId="2AD37B4D" w14:textId="77777777" w:rsidR="00401B50" w:rsidRDefault="00401B50" w:rsidP="00401B50">
      <w:pPr>
        <w:keepNext/>
        <w:keepLines/>
        <w:suppressAutoHyphens/>
        <w:spacing w:before="0" w:after="0" w:line="240" w:lineRule="auto"/>
        <w:jc w:val="center"/>
        <w:divId w:val="2116439976"/>
        <w:rPr>
          <w:rFonts w:ascii="Times New Roman" w:hAnsi="Times New Roman" w:cs="Times New Roman"/>
          <w:caps/>
          <w:sz w:val="22"/>
          <w:szCs w:val="20"/>
          <w:lang w:val="en-GB" w:eastAsia="en-US"/>
        </w:rPr>
      </w:pPr>
    </w:p>
    <w:p w14:paraId="0E2E0C85" w14:textId="77777777" w:rsidR="00401B50" w:rsidRDefault="00401B50" w:rsidP="00401B50">
      <w:pPr>
        <w:keepNext/>
        <w:keepLines/>
        <w:suppressAutoHyphens/>
        <w:spacing w:before="0" w:after="0" w:line="240" w:lineRule="auto"/>
        <w:jc w:val="center"/>
        <w:divId w:val="2116439976"/>
        <w:rPr>
          <w:rFonts w:ascii="Times New Roman" w:hAnsi="Times New Roman" w:cs="Times New Roman"/>
          <w:caps/>
          <w:sz w:val="22"/>
          <w:szCs w:val="20"/>
          <w:lang w:val="en-GB" w:eastAsia="en-US"/>
        </w:rPr>
      </w:pPr>
    </w:p>
    <w:p w14:paraId="17A3121A" w14:textId="77777777" w:rsidR="00401B50" w:rsidRDefault="00401B50" w:rsidP="00401B50">
      <w:pPr>
        <w:keepNext/>
        <w:keepLines/>
        <w:suppressAutoHyphens/>
        <w:spacing w:before="0" w:after="0" w:line="240" w:lineRule="auto"/>
        <w:jc w:val="center"/>
        <w:divId w:val="2116439976"/>
        <w:rPr>
          <w:rFonts w:ascii="Times New Roman" w:hAnsi="Times New Roman" w:cs="Times New Roman"/>
          <w:caps/>
          <w:sz w:val="22"/>
          <w:szCs w:val="20"/>
          <w:lang w:val="en-GB" w:eastAsia="en-US"/>
        </w:rPr>
      </w:pPr>
    </w:p>
    <w:p w14:paraId="65FA235E" w14:textId="77777777" w:rsidR="00401B50" w:rsidRDefault="00401B50" w:rsidP="00401B50">
      <w:pPr>
        <w:keepNext/>
        <w:keepLines/>
        <w:suppressAutoHyphens/>
        <w:spacing w:before="0" w:after="0" w:line="240" w:lineRule="auto"/>
        <w:jc w:val="center"/>
        <w:divId w:val="2116439976"/>
        <w:rPr>
          <w:rFonts w:ascii="Times New Roman" w:hAnsi="Times New Roman" w:cs="Times New Roman"/>
          <w:caps/>
          <w:sz w:val="22"/>
          <w:szCs w:val="20"/>
          <w:lang w:val="en-GB" w:eastAsia="en-US"/>
        </w:rPr>
      </w:pPr>
    </w:p>
    <w:p w14:paraId="482BC8A1" w14:textId="77777777" w:rsidR="00401B50" w:rsidRDefault="00401B50" w:rsidP="00401B50">
      <w:pPr>
        <w:keepNext/>
        <w:keepLines/>
        <w:suppressAutoHyphens/>
        <w:spacing w:before="0" w:after="0" w:line="240" w:lineRule="auto"/>
        <w:jc w:val="center"/>
        <w:divId w:val="2116439976"/>
        <w:rPr>
          <w:rFonts w:ascii="Times New Roman" w:hAnsi="Times New Roman" w:cs="Times New Roman"/>
          <w:caps/>
          <w:sz w:val="22"/>
          <w:szCs w:val="20"/>
          <w:lang w:val="en-GB" w:eastAsia="en-US"/>
        </w:rPr>
      </w:pPr>
    </w:p>
    <w:p w14:paraId="52BCAF84" w14:textId="77777777" w:rsidR="00401B50" w:rsidRDefault="00401B50" w:rsidP="00401B50">
      <w:pPr>
        <w:keepNext/>
        <w:keepLines/>
        <w:suppressAutoHyphens/>
        <w:spacing w:before="0" w:after="0" w:line="240" w:lineRule="auto"/>
        <w:jc w:val="center"/>
        <w:divId w:val="2116439976"/>
        <w:rPr>
          <w:rFonts w:ascii="Times New Roman" w:hAnsi="Times New Roman" w:cs="Times New Roman"/>
          <w:caps/>
          <w:sz w:val="22"/>
          <w:szCs w:val="20"/>
          <w:lang w:val="en-GB" w:eastAsia="en-US"/>
        </w:rPr>
      </w:pPr>
    </w:p>
    <w:p w14:paraId="2BA62B6D" w14:textId="77777777" w:rsidR="00401B50" w:rsidRDefault="00401B50" w:rsidP="00401B50">
      <w:pPr>
        <w:keepNext/>
        <w:keepLines/>
        <w:suppressAutoHyphens/>
        <w:spacing w:before="0" w:after="0" w:line="240" w:lineRule="auto"/>
        <w:jc w:val="center"/>
        <w:divId w:val="2116439976"/>
        <w:rPr>
          <w:rFonts w:ascii="Times New Roman" w:hAnsi="Times New Roman" w:cs="Times New Roman"/>
          <w:caps/>
          <w:sz w:val="22"/>
          <w:szCs w:val="20"/>
          <w:lang w:val="en-GB" w:eastAsia="en-US"/>
        </w:rPr>
      </w:pPr>
    </w:p>
    <w:p w14:paraId="20DCD196" w14:textId="77777777" w:rsidR="00401B50" w:rsidRDefault="00401B50" w:rsidP="00401B50">
      <w:pPr>
        <w:keepNext/>
        <w:keepLines/>
        <w:suppressAutoHyphens/>
        <w:spacing w:before="0" w:after="0" w:line="240" w:lineRule="auto"/>
        <w:jc w:val="center"/>
        <w:divId w:val="2116439976"/>
        <w:rPr>
          <w:rFonts w:ascii="Times New Roman" w:hAnsi="Times New Roman" w:cs="Times New Roman"/>
          <w:caps/>
          <w:sz w:val="22"/>
          <w:szCs w:val="20"/>
          <w:lang w:val="en-GB" w:eastAsia="en-US"/>
        </w:rPr>
      </w:pPr>
    </w:p>
    <w:p w14:paraId="52612AED" w14:textId="77777777" w:rsidR="00401B50" w:rsidRDefault="00401B50" w:rsidP="00401B50">
      <w:pPr>
        <w:keepNext/>
        <w:keepLines/>
        <w:suppressAutoHyphens/>
        <w:spacing w:before="0" w:after="0" w:line="240" w:lineRule="auto"/>
        <w:jc w:val="center"/>
        <w:divId w:val="2116439976"/>
        <w:rPr>
          <w:rFonts w:ascii="Times New Roman" w:hAnsi="Times New Roman" w:cs="Times New Roman"/>
          <w:caps/>
          <w:sz w:val="22"/>
          <w:szCs w:val="20"/>
          <w:lang w:val="en-GB" w:eastAsia="en-US"/>
        </w:rPr>
      </w:pPr>
    </w:p>
    <w:p w14:paraId="74B8B237" w14:textId="77777777" w:rsidR="00401B50" w:rsidRDefault="00401B50" w:rsidP="00401B50">
      <w:pPr>
        <w:keepNext/>
        <w:keepLines/>
        <w:suppressAutoHyphens/>
        <w:spacing w:before="0" w:after="0" w:line="240" w:lineRule="auto"/>
        <w:jc w:val="center"/>
        <w:divId w:val="2116439976"/>
        <w:rPr>
          <w:rFonts w:ascii="Times New Roman" w:hAnsi="Times New Roman" w:cs="Times New Roman"/>
          <w:caps/>
          <w:sz w:val="22"/>
          <w:szCs w:val="20"/>
          <w:lang w:val="en-GB" w:eastAsia="en-US"/>
        </w:rPr>
      </w:pPr>
    </w:p>
    <w:p w14:paraId="6C99EC4D" w14:textId="77777777" w:rsidR="00401B50" w:rsidRDefault="00401B50" w:rsidP="00401B50">
      <w:pPr>
        <w:keepNext/>
        <w:keepLines/>
        <w:suppressAutoHyphens/>
        <w:spacing w:before="0" w:after="0" w:line="240" w:lineRule="auto"/>
        <w:jc w:val="center"/>
        <w:divId w:val="2116439976"/>
        <w:rPr>
          <w:rFonts w:ascii="Times New Roman" w:hAnsi="Times New Roman" w:cs="Times New Roman"/>
          <w:caps/>
          <w:sz w:val="22"/>
          <w:szCs w:val="20"/>
          <w:lang w:val="en-GB" w:eastAsia="en-US"/>
        </w:rPr>
      </w:pPr>
    </w:p>
    <w:p w14:paraId="680B3DC8" w14:textId="77777777" w:rsidR="00401B50" w:rsidRDefault="00401B50" w:rsidP="00401B50">
      <w:pPr>
        <w:keepNext/>
        <w:keepLines/>
        <w:suppressAutoHyphens/>
        <w:spacing w:before="0" w:after="0" w:line="240" w:lineRule="auto"/>
        <w:jc w:val="center"/>
        <w:divId w:val="2116439976"/>
        <w:rPr>
          <w:rFonts w:ascii="Times New Roman" w:hAnsi="Times New Roman" w:cs="Times New Roman"/>
          <w:caps/>
          <w:sz w:val="22"/>
          <w:szCs w:val="20"/>
          <w:lang w:val="en-GB" w:eastAsia="en-US"/>
        </w:rPr>
      </w:pPr>
    </w:p>
    <w:p w14:paraId="124E0C95" w14:textId="77777777" w:rsidR="00401B50" w:rsidRDefault="00401B50" w:rsidP="00401B50">
      <w:pPr>
        <w:keepNext/>
        <w:keepLines/>
        <w:suppressAutoHyphens/>
        <w:spacing w:before="0" w:after="0" w:line="240" w:lineRule="auto"/>
        <w:jc w:val="center"/>
        <w:divId w:val="2116439976"/>
        <w:rPr>
          <w:rFonts w:ascii="Times New Roman" w:hAnsi="Times New Roman" w:cs="Times New Roman"/>
          <w:caps/>
          <w:sz w:val="22"/>
          <w:szCs w:val="20"/>
          <w:lang w:val="en-GB" w:eastAsia="en-US"/>
        </w:rPr>
      </w:pPr>
    </w:p>
    <w:p w14:paraId="57456B52" w14:textId="77777777" w:rsidR="00401B50" w:rsidRDefault="00401B50" w:rsidP="00401B50">
      <w:pPr>
        <w:keepNext/>
        <w:keepLines/>
        <w:suppressAutoHyphens/>
        <w:spacing w:before="0" w:after="0" w:line="240" w:lineRule="auto"/>
        <w:jc w:val="center"/>
        <w:divId w:val="2116439976"/>
        <w:rPr>
          <w:rFonts w:ascii="Times New Roman" w:hAnsi="Times New Roman" w:cs="Times New Roman"/>
          <w:caps/>
          <w:sz w:val="22"/>
          <w:szCs w:val="20"/>
          <w:lang w:val="en-GB" w:eastAsia="en-US"/>
        </w:rPr>
      </w:pPr>
    </w:p>
    <w:p w14:paraId="1D3315AA" w14:textId="77777777" w:rsidR="00401B50" w:rsidRDefault="00401B50" w:rsidP="00401B50">
      <w:pPr>
        <w:keepNext/>
        <w:keepLines/>
        <w:suppressAutoHyphens/>
        <w:spacing w:before="0" w:after="0" w:line="240" w:lineRule="auto"/>
        <w:jc w:val="center"/>
        <w:divId w:val="2116439976"/>
        <w:rPr>
          <w:rFonts w:ascii="Times New Roman" w:hAnsi="Times New Roman" w:cs="Times New Roman"/>
          <w:caps/>
          <w:sz w:val="22"/>
          <w:szCs w:val="20"/>
          <w:lang w:val="en-GB" w:eastAsia="en-US"/>
        </w:rPr>
      </w:pPr>
    </w:p>
    <w:p w14:paraId="4BD2CB50" w14:textId="77777777" w:rsidR="00401B50" w:rsidRDefault="00401B50" w:rsidP="00401B50">
      <w:pPr>
        <w:keepNext/>
        <w:keepLines/>
        <w:suppressAutoHyphens/>
        <w:spacing w:before="0" w:after="0" w:line="240" w:lineRule="auto"/>
        <w:jc w:val="center"/>
        <w:divId w:val="2116439976"/>
        <w:rPr>
          <w:rFonts w:ascii="Times New Roman" w:hAnsi="Times New Roman" w:cs="Times New Roman"/>
          <w:caps/>
          <w:sz w:val="22"/>
          <w:szCs w:val="20"/>
          <w:lang w:val="en-GB" w:eastAsia="en-US"/>
        </w:rPr>
      </w:pPr>
    </w:p>
    <w:p w14:paraId="70CE8A83" w14:textId="77777777" w:rsidR="00401B50" w:rsidRDefault="00401B50" w:rsidP="00401B50">
      <w:pPr>
        <w:keepNext/>
        <w:keepLines/>
        <w:suppressAutoHyphens/>
        <w:spacing w:before="0" w:after="0" w:line="240" w:lineRule="auto"/>
        <w:jc w:val="center"/>
        <w:divId w:val="2116439976"/>
        <w:rPr>
          <w:rFonts w:ascii="Times New Roman" w:hAnsi="Times New Roman" w:cs="Times New Roman"/>
          <w:caps/>
          <w:sz w:val="22"/>
          <w:szCs w:val="20"/>
          <w:lang w:val="en-GB" w:eastAsia="en-US"/>
        </w:rPr>
      </w:pPr>
    </w:p>
    <w:p w14:paraId="3EA4A43F" w14:textId="77777777" w:rsidR="00401B50" w:rsidRDefault="00401B50" w:rsidP="00401B50">
      <w:pPr>
        <w:keepNext/>
        <w:keepLines/>
        <w:suppressAutoHyphens/>
        <w:spacing w:before="0" w:after="0" w:line="240" w:lineRule="auto"/>
        <w:jc w:val="center"/>
        <w:divId w:val="2116439976"/>
        <w:rPr>
          <w:rFonts w:ascii="Times New Roman" w:hAnsi="Times New Roman" w:cs="Times New Roman"/>
          <w:caps/>
          <w:sz w:val="22"/>
          <w:szCs w:val="20"/>
          <w:lang w:val="en-GB" w:eastAsia="en-US"/>
        </w:rPr>
      </w:pPr>
    </w:p>
    <w:p w14:paraId="4D3DEB03" w14:textId="77777777" w:rsidR="00401B50" w:rsidRDefault="00401B50" w:rsidP="00401B50">
      <w:pPr>
        <w:keepNext/>
        <w:keepLines/>
        <w:suppressAutoHyphens/>
        <w:spacing w:before="0" w:after="0" w:line="240" w:lineRule="auto"/>
        <w:jc w:val="center"/>
        <w:divId w:val="2116439976"/>
        <w:rPr>
          <w:rFonts w:ascii="Times New Roman" w:hAnsi="Times New Roman" w:cs="Times New Roman"/>
          <w:caps/>
          <w:sz w:val="22"/>
          <w:szCs w:val="20"/>
          <w:lang w:val="en-GB" w:eastAsia="en-US"/>
        </w:rPr>
      </w:pPr>
    </w:p>
    <w:p w14:paraId="5B6DC208" w14:textId="77777777" w:rsidR="00401B50" w:rsidRDefault="00401B50" w:rsidP="00401B50">
      <w:pPr>
        <w:keepNext/>
        <w:keepLines/>
        <w:suppressAutoHyphens/>
        <w:spacing w:before="0" w:after="0" w:line="240" w:lineRule="auto"/>
        <w:jc w:val="center"/>
        <w:divId w:val="2116439976"/>
        <w:rPr>
          <w:rFonts w:ascii="Times New Roman" w:hAnsi="Times New Roman" w:cs="Times New Roman"/>
          <w:caps/>
          <w:sz w:val="22"/>
          <w:szCs w:val="20"/>
          <w:lang w:val="en-GB" w:eastAsia="en-US"/>
        </w:rPr>
      </w:pPr>
    </w:p>
    <w:p w14:paraId="1CB994FC" w14:textId="77777777" w:rsidR="00401B50" w:rsidRDefault="00401B50" w:rsidP="00401B50">
      <w:pPr>
        <w:keepNext/>
        <w:keepLines/>
        <w:suppressAutoHyphens/>
        <w:spacing w:before="0" w:after="0" w:line="240" w:lineRule="auto"/>
        <w:jc w:val="center"/>
        <w:divId w:val="2116439976"/>
        <w:rPr>
          <w:rFonts w:ascii="Times New Roman" w:hAnsi="Times New Roman" w:cs="Times New Roman"/>
          <w:caps/>
          <w:sz w:val="22"/>
          <w:szCs w:val="20"/>
          <w:lang w:val="en-GB" w:eastAsia="en-US"/>
        </w:rPr>
      </w:pPr>
    </w:p>
    <w:p w14:paraId="1695467D" w14:textId="77777777" w:rsidR="00401B50" w:rsidRDefault="00401B50" w:rsidP="00401B50">
      <w:pPr>
        <w:keepNext/>
        <w:keepLines/>
        <w:suppressAutoHyphens/>
        <w:spacing w:before="0" w:after="0" w:line="240" w:lineRule="auto"/>
        <w:jc w:val="center"/>
        <w:divId w:val="2116439976"/>
        <w:rPr>
          <w:rFonts w:ascii="Times New Roman" w:hAnsi="Times New Roman" w:cs="Times New Roman"/>
          <w:caps/>
          <w:sz w:val="22"/>
          <w:szCs w:val="20"/>
          <w:lang w:val="en-GB" w:eastAsia="en-US"/>
        </w:rPr>
      </w:pPr>
    </w:p>
    <w:p w14:paraId="77BDF310" w14:textId="77777777" w:rsidR="006F2CA2" w:rsidRPr="006F2CA2" w:rsidRDefault="006F2CA2" w:rsidP="00401B50">
      <w:pPr>
        <w:keepNext/>
        <w:keepLines/>
        <w:suppressAutoHyphens/>
        <w:spacing w:before="0" w:after="0" w:line="240" w:lineRule="auto"/>
        <w:jc w:val="center"/>
        <w:divId w:val="2116439976"/>
        <w:rPr>
          <w:rFonts w:ascii="Times New Roman" w:hAnsi="Times New Roman" w:cs="Times New Roman"/>
          <w:caps/>
          <w:sz w:val="22"/>
          <w:szCs w:val="20"/>
          <w:lang w:val="en-GB" w:eastAsia="en-US"/>
        </w:rPr>
      </w:pPr>
      <w:r w:rsidRPr="006F2CA2">
        <w:rPr>
          <w:rFonts w:ascii="Times New Roman" w:hAnsi="Times New Roman" w:cs="Times New Roman"/>
          <w:caps/>
          <w:sz w:val="22"/>
          <w:szCs w:val="20"/>
          <w:lang w:val="en-GB" w:eastAsia="en-US"/>
        </w:rPr>
        <w:fldChar w:fldCharType="begin" w:fldLock="1"/>
      </w:r>
      <w:r w:rsidRPr="006F2CA2">
        <w:rPr>
          <w:rFonts w:ascii="Times New Roman" w:hAnsi="Times New Roman" w:cs="Times New Roman"/>
          <w:caps/>
          <w:sz w:val="22"/>
          <w:szCs w:val="20"/>
          <w:lang w:val="en-GB" w:eastAsia="en-US"/>
        </w:rPr>
        <w:instrText xml:space="preserve"> GUID=f643978d-2016-4c63-87d3-5c583c813b04 </w:instrText>
      </w:r>
      <w:r w:rsidRPr="006F2CA2">
        <w:rPr>
          <w:rFonts w:ascii="Times New Roman" w:hAnsi="Times New Roman" w:cs="Times New Roman"/>
          <w:caps/>
          <w:sz w:val="22"/>
          <w:szCs w:val="20"/>
          <w:lang w:val="en-GB" w:eastAsia="en-US"/>
        </w:rPr>
        <w:fldChar w:fldCharType="end"/>
      </w:r>
      <w:r w:rsidR="00401B50">
        <w:rPr>
          <w:rFonts w:ascii="Times New Roman" w:hAnsi="Times New Roman" w:cs="Times New Roman"/>
          <w:caps/>
          <w:sz w:val="22"/>
          <w:szCs w:val="20"/>
          <w:lang w:val="en-GB" w:eastAsia="en-US"/>
        </w:rPr>
        <w:t xml:space="preserve"> </w:t>
      </w:r>
    </w:p>
    <w:p w14:paraId="4D229BDB"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43C201E4"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04CF5FCC"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229AD207"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287823DF"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2404E6DF"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6B19D013"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58506BA7" w14:textId="77777777" w:rsidR="00401B50" w:rsidRDefault="00401B50" w:rsidP="006F2CA2">
      <w:pPr>
        <w:keepNext/>
        <w:keepLines/>
        <w:suppressAutoHyphens/>
        <w:spacing w:before="240" w:after="120" w:line="240" w:lineRule="auto"/>
        <w:jc w:val="center"/>
        <w:divId w:val="2116439976"/>
        <w:rPr>
          <w:rFonts w:ascii="Times New Roman" w:hAnsi="Times New Roman" w:cs="Times New Roman"/>
          <w:caps/>
          <w:sz w:val="22"/>
          <w:szCs w:val="20"/>
          <w:lang w:val="en-GB" w:eastAsia="en-US"/>
        </w:rPr>
      </w:pPr>
    </w:p>
    <w:p w14:paraId="203EBE29" w14:textId="77777777" w:rsidR="005D3525" w:rsidRDefault="005D3525" w:rsidP="006F2CA2">
      <w:pPr>
        <w:keepNext/>
        <w:keepLines/>
        <w:suppressAutoHyphens/>
        <w:spacing w:before="240" w:after="120" w:line="240" w:lineRule="auto"/>
        <w:jc w:val="center"/>
        <w:divId w:val="2116439976"/>
        <w:rPr>
          <w:rFonts w:ascii="Times New Roman" w:hAnsi="Times New Roman" w:cs="Times New Roman"/>
          <w:caps/>
          <w:sz w:val="22"/>
          <w:szCs w:val="20"/>
          <w:lang w:val="en-GB" w:eastAsia="en-US"/>
        </w:rPr>
      </w:pPr>
    </w:p>
    <w:p w14:paraId="2211F23A" w14:textId="77777777" w:rsidR="006F2CA2" w:rsidRPr="006F2CA2" w:rsidRDefault="006F2CA2" w:rsidP="006F2CA2">
      <w:pPr>
        <w:keepNext/>
        <w:keepLines/>
        <w:suppressAutoHyphens/>
        <w:spacing w:before="240" w:after="120" w:line="240" w:lineRule="auto"/>
        <w:jc w:val="center"/>
        <w:divId w:val="2116439976"/>
        <w:rPr>
          <w:rFonts w:ascii="Times New Roman" w:hAnsi="Times New Roman" w:cs="Times New Roman"/>
          <w:caps/>
          <w:sz w:val="22"/>
          <w:szCs w:val="20"/>
          <w:lang w:val="en-GB" w:eastAsia="en-US"/>
        </w:rPr>
      </w:pPr>
      <w:r w:rsidRPr="006F2CA2">
        <w:rPr>
          <w:rFonts w:ascii="Times New Roman" w:hAnsi="Times New Roman" w:cs="Times New Roman"/>
          <w:caps/>
          <w:sz w:val="22"/>
          <w:szCs w:val="20"/>
          <w:lang w:val="en-GB" w:eastAsia="en-US"/>
        </w:rPr>
        <w:fldChar w:fldCharType="begin" w:fldLock="1"/>
      </w:r>
      <w:r w:rsidRPr="006F2CA2">
        <w:rPr>
          <w:rFonts w:ascii="Times New Roman" w:hAnsi="Times New Roman" w:cs="Times New Roman"/>
          <w:caps/>
          <w:sz w:val="22"/>
          <w:szCs w:val="20"/>
          <w:lang w:val="en-GB" w:eastAsia="en-US"/>
        </w:rPr>
        <w:instrText xml:space="preserve"> GUID=d359c1e5-6c2b-42ff-919b-67f32c062cf1 </w:instrText>
      </w:r>
      <w:r w:rsidRPr="006F2CA2">
        <w:rPr>
          <w:rFonts w:ascii="Times New Roman" w:hAnsi="Times New Roman" w:cs="Times New Roman"/>
          <w:caps/>
          <w:sz w:val="22"/>
          <w:szCs w:val="20"/>
          <w:lang w:val="en-GB" w:eastAsia="en-US"/>
        </w:rPr>
        <w:fldChar w:fldCharType="end"/>
      </w:r>
      <w:r w:rsidRPr="006F2CA2">
        <w:rPr>
          <w:rFonts w:ascii="Times New Roman" w:hAnsi="Times New Roman" w:cs="Times New Roman"/>
          <w:caps/>
          <w:sz w:val="22"/>
          <w:szCs w:val="20"/>
          <w:lang w:val="en-GB" w:eastAsia="en-US"/>
        </w:rPr>
        <w:t>Form 16</w:t>
      </w:r>
    </w:p>
    <w:tbl>
      <w:tblPr>
        <w:tblW w:w="7120" w:type="dxa"/>
        <w:jc w:val="center"/>
        <w:tblLook w:val="04A0" w:firstRow="1" w:lastRow="0" w:firstColumn="1" w:lastColumn="0" w:noHBand="0" w:noVBand="1"/>
      </w:tblPr>
      <w:tblGrid>
        <w:gridCol w:w="7120"/>
      </w:tblGrid>
      <w:tr w:rsidR="006F2CA2" w:rsidRPr="006F2CA2" w14:paraId="31CCE57E" w14:textId="77777777" w:rsidTr="006F2CA2">
        <w:trPr>
          <w:divId w:val="2116439976"/>
          <w:cantSplit/>
          <w:jc w:val="center"/>
        </w:trPr>
        <w:tc>
          <w:tcPr>
            <w:tcW w:w="7120" w:type="dxa"/>
          </w:tcPr>
          <w:p w14:paraId="258671EA"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GUID=267dbb49-716f-4cd2-a29b-d966f6ae8b91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 47, 48, 54, 56, 60, 84</w:t>
            </w:r>
          </w:p>
        </w:tc>
      </w:tr>
      <w:tr w:rsidR="006F2CA2" w:rsidRPr="006F2CA2" w14:paraId="6142040A" w14:textId="77777777" w:rsidTr="006F2CA2">
        <w:trPr>
          <w:divId w:val="2116439976"/>
          <w:cantSplit/>
          <w:jc w:val="center"/>
        </w:trPr>
        <w:tc>
          <w:tcPr>
            <w:tcW w:w="7120" w:type="dxa"/>
          </w:tcPr>
          <w:p w14:paraId="1C8CD13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GUID=2ab06598-be4d-4bf2-b081-883d1246d580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(MEMORANDUM OF APPEARANCE (OTHER PARTY) FORM)</w:t>
            </w:r>
          </w:p>
        </w:tc>
      </w:tr>
      <w:tr w:rsidR="006F2CA2" w:rsidRPr="006F2CA2" w14:paraId="2814D875" w14:textId="77777777" w:rsidTr="006F2CA2">
        <w:trPr>
          <w:divId w:val="2116439976"/>
          <w:cantSplit/>
          <w:jc w:val="center"/>
        </w:trPr>
        <w:tc>
          <w:tcPr>
            <w:tcW w:w="7120" w:type="dxa"/>
          </w:tcPr>
          <w:p w14:paraId="3CA1D929"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GUID=e466451b-9d65-4d2e-ab69-3f8d89ec76c7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IN THE FAMILY JUSTICE COURTS OF THE REPUBLIC OF SINGAPORE</w:t>
            </w:r>
          </w:p>
        </w:tc>
      </w:tr>
      <w:tr w:rsidR="006F2CA2" w:rsidRPr="006F2CA2" w14:paraId="7718A698" w14:textId="77777777" w:rsidTr="006F2CA2">
        <w:trPr>
          <w:divId w:val="2116439976"/>
          <w:cantSplit/>
          <w:jc w:val="center"/>
        </w:trPr>
        <w:tc>
          <w:tcPr>
            <w:tcW w:w="7120" w:type="dxa"/>
          </w:tcPr>
          <w:p w14:paraId="42C0BCD2"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GUID=1c75781f-50b9-4667-b091-3149a6279803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Divorce Writ No.</w:t>
            </w:r>
          </w:p>
        </w:tc>
      </w:tr>
      <w:tr w:rsidR="006F2CA2" w:rsidRPr="006F2CA2" w14:paraId="519ACF81" w14:textId="77777777" w:rsidTr="006F2CA2">
        <w:trPr>
          <w:divId w:val="2116439976"/>
          <w:cantSplit/>
          <w:jc w:val="center"/>
        </w:trPr>
        <w:tc>
          <w:tcPr>
            <w:tcW w:w="7120" w:type="dxa"/>
          </w:tcPr>
          <w:p w14:paraId="07BBFB0D"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GUID=c71f72de-645a-4073-850d-bed24ff345d4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Between</w:t>
            </w:r>
          </w:p>
        </w:tc>
      </w:tr>
      <w:tr w:rsidR="006F2CA2" w:rsidRPr="006F2CA2" w14:paraId="0AF2293B" w14:textId="77777777" w:rsidTr="006F2CA2">
        <w:trPr>
          <w:divId w:val="2116439976"/>
          <w:cantSplit/>
          <w:jc w:val="center"/>
        </w:trPr>
        <w:tc>
          <w:tcPr>
            <w:tcW w:w="7120" w:type="dxa"/>
          </w:tcPr>
          <w:p w14:paraId="3B176107"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GUID=5ad38566-96aa-48ce-a1be-45eff2dbd135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Plaintiff’s Name</w:t>
            </w:r>
            <w:r w:rsidRPr="006F2CA2">
              <w:rPr>
                <w:rFonts w:ascii="Times New Roman" w:hAnsi="Times New Roman" w:cs="Times New Roman"/>
                <w:sz w:val="22"/>
                <w:szCs w:val="20"/>
                <w:lang w:val="en-GB" w:eastAsia="en-US"/>
              </w:rPr>
              <w:t>] (ID No.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w:t>
            </w:r>
            <w:r w:rsidRPr="006F2CA2">
              <w:rPr>
                <w:rFonts w:ascii="Times New Roman" w:hAnsi="Times New Roman" w:cs="Times New Roman"/>
                <w:i/>
                <w:sz w:val="22"/>
                <w:szCs w:val="20"/>
                <w:lang w:val="en-GB" w:eastAsia="en-US"/>
              </w:rPr>
              <w:t>Plaintiff</w:t>
            </w:r>
          </w:p>
        </w:tc>
      </w:tr>
      <w:tr w:rsidR="006F2CA2" w:rsidRPr="006F2CA2" w14:paraId="1BA3F24B" w14:textId="77777777" w:rsidTr="006F2CA2">
        <w:trPr>
          <w:divId w:val="2116439976"/>
          <w:cantSplit/>
          <w:jc w:val="center"/>
        </w:trPr>
        <w:tc>
          <w:tcPr>
            <w:tcW w:w="7120" w:type="dxa"/>
          </w:tcPr>
          <w:p w14:paraId="07246E3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GUID=1b8591d7-441e-4d3a-bc0d-9ad24038ef10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w:t>
            </w:r>
          </w:p>
        </w:tc>
      </w:tr>
      <w:tr w:rsidR="006F2CA2" w:rsidRPr="006F2CA2" w14:paraId="4E813E7D" w14:textId="77777777" w:rsidTr="006F2CA2">
        <w:trPr>
          <w:divId w:val="2116439976"/>
          <w:cantSplit/>
          <w:jc w:val="center"/>
        </w:trPr>
        <w:tc>
          <w:tcPr>
            <w:tcW w:w="7120" w:type="dxa"/>
          </w:tcPr>
          <w:p w14:paraId="7B92EC54"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GUID=67579503-2b0f-4586-9e59-ed328e25ec84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Defendant’s Name</w:t>
            </w:r>
            <w:r w:rsidRPr="006F2CA2">
              <w:rPr>
                <w:rFonts w:ascii="Times New Roman" w:hAnsi="Times New Roman" w:cs="Times New Roman"/>
                <w:sz w:val="22"/>
                <w:szCs w:val="20"/>
                <w:lang w:val="en-GB" w:eastAsia="en-US"/>
              </w:rPr>
              <w:t>] (ID No.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w:t>
            </w:r>
            <w:r w:rsidRPr="006F2CA2">
              <w:rPr>
                <w:rFonts w:ascii="Times New Roman" w:hAnsi="Times New Roman" w:cs="Times New Roman"/>
                <w:i/>
                <w:sz w:val="22"/>
                <w:szCs w:val="20"/>
                <w:lang w:val="en-GB" w:eastAsia="en-US"/>
              </w:rPr>
              <w:t>Defendant</w:t>
            </w:r>
          </w:p>
        </w:tc>
      </w:tr>
      <w:tr w:rsidR="006F2CA2" w:rsidRPr="006F2CA2" w14:paraId="747788BB" w14:textId="77777777" w:rsidTr="006F2CA2">
        <w:trPr>
          <w:divId w:val="2116439976"/>
          <w:cantSplit/>
          <w:jc w:val="center"/>
        </w:trPr>
        <w:tc>
          <w:tcPr>
            <w:tcW w:w="7120" w:type="dxa"/>
          </w:tcPr>
          <w:p w14:paraId="4F47118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GUID=48cec625-97d0-4adc-9d7a-3a5f600081bb </w:instrText>
            </w:r>
            <w:r w:rsidRPr="006F2CA2">
              <w:rPr>
                <w:rFonts w:ascii="Times New Roman" w:hAnsi="Times New Roman" w:cs="Times New Roman"/>
                <w:sz w:val="22"/>
                <w:szCs w:val="20"/>
                <w:lang w:val="en-GB" w:eastAsia="en-US"/>
              </w:rPr>
              <w:fldChar w:fldCharType="end"/>
            </w:r>
          </w:p>
        </w:tc>
      </w:tr>
      <w:tr w:rsidR="006F2CA2" w:rsidRPr="006F2CA2" w14:paraId="38DA0991" w14:textId="77777777" w:rsidTr="006F2CA2">
        <w:trPr>
          <w:divId w:val="2116439976"/>
          <w:cantSplit/>
          <w:jc w:val="center"/>
        </w:trPr>
        <w:tc>
          <w:tcPr>
            <w:tcW w:w="7120" w:type="dxa"/>
          </w:tcPr>
          <w:p w14:paraId="28C56C57"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GUID=e31abb08-0e13-40ba-bf4d-26a7bfc7ce07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MEMORANDUM OF APPEARANCE </w:t>
            </w:r>
            <w:r w:rsidRPr="006F2CA2">
              <w:rPr>
                <w:rFonts w:ascii="Times New Roman" w:hAnsi="Times New Roman" w:cs="Times New Roman"/>
                <w:sz w:val="22"/>
                <w:szCs w:val="20"/>
                <w:lang w:val="en-GB" w:eastAsia="en-US"/>
              </w:rPr>
              <w:br/>
              <w:t xml:space="preserve">(CO-DEFENDANT/DEFENDANT IN COUNTERCLAIM/PERSON ENTITLED TO INTERVENE/OTHER PARTY [TO </w:t>
            </w:r>
            <w:proofErr w:type="gramStart"/>
            <w:r w:rsidRPr="006F2CA2">
              <w:rPr>
                <w:rFonts w:ascii="Times New Roman" w:hAnsi="Times New Roman" w:cs="Times New Roman"/>
                <w:sz w:val="22"/>
                <w:szCs w:val="20"/>
                <w:lang w:val="en-GB" w:eastAsia="en-US"/>
              </w:rPr>
              <w:t>SPECIFY]*</w:t>
            </w:r>
            <w:proofErr w:type="gramEnd"/>
            <w:r w:rsidRPr="006F2CA2">
              <w:rPr>
                <w:rFonts w:ascii="Times New Roman" w:hAnsi="Times New Roman" w:cs="Times New Roman"/>
                <w:sz w:val="22"/>
                <w:szCs w:val="20"/>
                <w:lang w:val="en-GB" w:eastAsia="en-US"/>
              </w:rPr>
              <w:t>)</w:t>
            </w:r>
          </w:p>
        </w:tc>
      </w:tr>
      <w:tr w:rsidR="006F2CA2" w:rsidRPr="006F2CA2" w14:paraId="6A0B9F4E" w14:textId="77777777" w:rsidTr="006F2CA2">
        <w:trPr>
          <w:divId w:val="2116439976"/>
          <w:cantSplit/>
          <w:jc w:val="center"/>
        </w:trPr>
        <w:tc>
          <w:tcPr>
            <w:tcW w:w="7120" w:type="dxa"/>
          </w:tcPr>
          <w:p w14:paraId="1FADCFDA"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GUID=7d7095aa-c0ad-40d7-8bbd-a66887cd19b0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w:t>
            </w:r>
            <w:r w:rsidRPr="006F2CA2">
              <w:rPr>
                <w:rFonts w:ascii="Times New Roman" w:hAnsi="Times New Roman" w:cs="Times New Roman"/>
                <w:sz w:val="22"/>
                <w:szCs w:val="20"/>
                <w:lang w:val="en-GB" w:eastAsia="en-US"/>
              </w:rPr>
              <w:tab/>
              <w:t>I am the Co-Defendant/Defendant in Counterclaim/Other Party [</w:t>
            </w:r>
            <w:r w:rsidRPr="006F2CA2">
              <w:rPr>
                <w:rFonts w:ascii="Times New Roman" w:hAnsi="Times New Roman" w:cs="Times New Roman"/>
                <w:i/>
                <w:sz w:val="22"/>
                <w:szCs w:val="20"/>
                <w:lang w:val="en-GB" w:eastAsia="en-US"/>
              </w:rPr>
              <w:t xml:space="preserve">to </w:t>
            </w:r>
            <w:proofErr w:type="gramStart"/>
            <w:r w:rsidRPr="006F2CA2">
              <w:rPr>
                <w:rFonts w:ascii="Times New Roman" w:hAnsi="Times New Roman" w:cs="Times New Roman"/>
                <w:i/>
                <w:sz w:val="22"/>
                <w:szCs w:val="20"/>
                <w:lang w:val="en-GB" w:eastAsia="en-US"/>
              </w:rPr>
              <w:t>specify</w:t>
            </w:r>
            <w:r w:rsidRPr="006F2CA2">
              <w:rPr>
                <w:rFonts w:ascii="Times New Roman" w:hAnsi="Times New Roman" w:cs="Times New Roman"/>
                <w:sz w:val="22"/>
                <w:szCs w:val="20"/>
                <w:lang w:val="en-GB" w:eastAsia="en-US"/>
              </w:rPr>
              <w:t>]*</w:t>
            </w:r>
            <w:proofErr w:type="gramEnd"/>
            <w:r w:rsidRPr="006F2CA2">
              <w:rPr>
                <w:rFonts w:ascii="Times New Roman" w:hAnsi="Times New Roman" w:cs="Times New Roman"/>
                <w:sz w:val="22"/>
                <w:szCs w:val="20"/>
                <w:lang w:val="en-GB" w:eastAsia="en-US"/>
              </w:rPr>
              <w:t xml:space="preserve"> and I intend/do not intend* to defend the action by denying the following allegations:</w:t>
            </w:r>
          </w:p>
        </w:tc>
      </w:tr>
      <w:tr w:rsidR="006F2CA2" w:rsidRPr="006F2CA2" w14:paraId="14D93106" w14:textId="77777777" w:rsidTr="006F2CA2">
        <w:trPr>
          <w:divId w:val="2116439976"/>
          <w:cantSplit/>
          <w:jc w:val="center"/>
        </w:trPr>
        <w:tc>
          <w:tcPr>
            <w:tcW w:w="7120" w:type="dxa"/>
          </w:tcPr>
          <w:p w14:paraId="5AEB6D9E" w14:textId="77777777" w:rsidR="006F2CA2" w:rsidRPr="006F2CA2" w:rsidRDefault="006F2CA2" w:rsidP="006F2CA2">
            <w:pPr>
              <w:spacing w:before="60" w:after="60" w:line="240" w:lineRule="auto"/>
              <w:ind w:left="940" w:hanging="533"/>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GUID=2074e595-176a-4bc5-b68d-2293361dbd2b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adultery*</w:t>
            </w:r>
          </w:p>
        </w:tc>
      </w:tr>
      <w:tr w:rsidR="006F2CA2" w:rsidRPr="006F2CA2" w14:paraId="3D3B8D47" w14:textId="77777777" w:rsidTr="006F2CA2">
        <w:trPr>
          <w:divId w:val="2116439976"/>
          <w:cantSplit/>
          <w:jc w:val="center"/>
        </w:trPr>
        <w:tc>
          <w:tcPr>
            <w:tcW w:w="7120" w:type="dxa"/>
          </w:tcPr>
          <w:p w14:paraId="6B3A78DC" w14:textId="77777777" w:rsidR="006F2CA2" w:rsidRPr="006F2CA2" w:rsidRDefault="006F2CA2" w:rsidP="006F2CA2">
            <w:pPr>
              <w:spacing w:before="60" w:after="60" w:line="240" w:lineRule="auto"/>
              <w:ind w:left="940" w:hanging="533"/>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GUID=7fc8ba48-92ad-4f87-a16e-2c6f1b0a0cc8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any other allegation [</w:t>
            </w:r>
            <w:r w:rsidRPr="006F2CA2">
              <w:rPr>
                <w:rFonts w:ascii="Times New Roman" w:hAnsi="Times New Roman" w:cs="Times New Roman"/>
                <w:i/>
                <w:sz w:val="22"/>
                <w:szCs w:val="20"/>
                <w:lang w:val="en-GB" w:eastAsia="en-US"/>
              </w:rPr>
              <w:t xml:space="preserve">to </w:t>
            </w:r>
            <w:proofErr w:type="gramStart"/>
            <w:r w:rsidRPr="006F2CA2">
              <w:rPr>
                <w:rFonts w:ascii="Times New Roman" w:hAnsi="Times New Roman" w:cs="Times New Roman"/>
                <w:i/>
                <w:sz w:val="22"/>
                <w:szCs w:val="20"/>
                <w:lang w:val="en-GB" w:eastAsia="en-US"/>
              </w:rPr>
              <w:t>specify</w:t>
            </w:r>
            <w:r w:rsidRPr="006F2CA2">
              <w:rPr>
                <w:rFonts w:ascii="Times New Roman" w:hAnsi="Times New Roman" w:cs="Times New Roman"/>
                <w:sz w:val="22"/>
                <w:szCs w:val="20"/>
                <w:lang w:val="en-GB" w:eastAsia="en-US"/>
              </w:rPr>
              <w:t>]*</w:t>
            </w:r>
            <w:proofErr w:type="gramEnd"/>
          </w:p>
        </w:tc>
      </w:tr>
      <w:tr w:rsidR="006F2CA2" w:rsidRPr="006F2CA2" w14:paraId="2C6F7E07" w14:textId="77777777" w:rsidTr="006F2CA2">
        <w:trPr>
          <w:divId w:val="2116439976"/>
          <w:cantSplit/>
          <w:jc w:val="center"/>
        </w:trPr>
        <w:tc>
          <w:tcPr>
            <w:tcW w:w="7120" w:type="dxa"/>
          </w:tcPr>
          <w:p w14:paraId="30A7B24A"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GUID=0e6952e0-4c0a-4096-85a1-84824b9165bd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OR</w:t>
            </w:r>
          </w:p>
        </w:tc>
      </w:tr>
      <w:tr w:rsidR="006F2CA2" w:rsidRPr="006F2CA2" w14:paraId="305E3101" w14:textId="77777777" w:rsidTr="006F2CA2">
        <w:trPr>
          <w:divId w:val="2116439976"/>
          <w:cantSplit/>
          <w:jc w:val="center"/>
        </w:trPr>
        <w:tc>
          <w:tcPr>
            <w:tcW w:w="7120" w:type="dxa"/>
          </w:tcPr>
          <w:p w14:paraId="4C428E69"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GUID=55056da3-75ee-4561-aea9-d326e90a44e7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I am the person entitled to intervene in this matter, and I intend/do not intend* to intervene in this matter and defend the action by denying the following allegations:</w:t>
            </w:r>
          </w:p>
        </w:tc>
      </w:tr>
      <w:tr w:rsidR="006F2CA2" w:rsidRPr="006F2CA2" w14:paraId="6FAFD868" w14:textId="77777777" w:rsidTr="006F2CA2">
        <w:trPr>
          <w:divId w:val="2116439976"/>
          <w:cantSplit/>
          <w:jc w:val="center"/>
        </w:trPr>
        <w:tc>
          <w:tcPr>
            <w:tcW w:w="7120" w:type="dxa"/>
          </w:tcPr>
          <w:p w14:paraId="288ACB8E"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GUID=1aff23ed-8ab2-4f1d-9f07-448cf0ac4943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adultery*</w:t>
            </w:r>
          </w:p>
        </w:tc>
      </w:tr>
      <w:tr w:rsidR="006F2CA2" w:rsidRPr="006F2CA2" w14:paraId="5A80F93B" w14:textId="77777777" w:rsidTr="006F2CA2">
        <w:trPr>
          <w:divId w:val="2116439976"/>
          <w:cantSplit/>
          <w:jc w:val="center"/>
        </w:trPr>
        <w:tc>
          <w:tcPr>
            <w:tcW w:w="7120" w:type="dxa"/>
          </w:tcPr>
          <w:p w14:paraId="480DF51B"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GUID=395c5f66-87da-4ddd-888f-79a935a68830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any other allegation [</w:t>
            </w:r>
            <w:r w:rsidRPr="006F2CA2">
              <w:rPr>
                <w:rFonts w:ascii="Times New Roman" w:hAnsi="Times New Roman" w:cs="Times New Roman"/>
                <w:i/>
                <w:sz w:val="22"/>
                <w:szCs w:val="20"/>
                <w:lang w:val="en-GB" w:eastAsia="en-US"/>
              </w:rPr>
              <w:t xml:space="preserve">to </w:t>
            </w:r>
            <w:proofErr w:type="gramStart"/>
            <w:r w:rsidRPr="006F2CA2">
              <w:rPr>
                <w:rFonts w:ascii="Times New Roman" w:hAnsi="Times New Roman" w:cs="Times New Roman"/>
                <w:i/>
                <w:sz w:val="22"/>
                <w:szCs w:val="20"/>
                <w:lang w:val="en-GB" w:eastAsia="en-US"/>
              </w:rPr>
              <w:t>specify</w:t>
            </w:r>
            <w:r w:rsidRPr="006F2CA2">
              <w:rPr>
                <w:rFonts w:ascii="Times New Roman" w:hAnsi="Times New Roman" w:cs="Times New Roman"/>
                <w:sz w:val="22"/>
                <w:szCs w:val="20"/>
                <w:lang w:val="en-GB" w:eastAsia="en-US"/>
              </w:rPr>
              <w:t>]*</w:t>
            </w:r>
            <w:proofErr w:type="gramEnd"/>
          </w:p>
        </w:tc>
      </w:tr>
      <w:tr w:rsidR="006F2CA2" w:rsidRPr="006F2CA2" w14:paraId="3762C818" w14:textId="77777777" w:rsidTr="006F2CA2">
        <w:trPr>
          <w:divId w:val="2116439976"/>
          <w:cantSplit/>
          <w:jc w:val="center"/>
        </w:trPr>
        <w:tc>
          <w:tcPr>
            <w:tcW w:w="7120" w:type="dxa"/>
          </w:tcPr>
          <w:p w14:paraId="20E61FE8"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GUID=1677b876-f966-4707-8811-d3381721093e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w:t>
            </w:r>
            <w:r w:rsidRPr="006F2CA2">
              <w:rPr>
                <w:rFonts w:ascii="Times New Roman" w:hAnsi="Times New Roman" w:cs="Times New Roman"/>
                <w:sz w:val="22"/>
                <w:szCs w:val="20"/>
                <w:lang w:val="en-GB" w:eastAsia="en-US"/>
              </w:rPr>
              <w:tab/>
              <w:t>I received the Writ of Summons and Statement of Claim/Defence/Defence and Counterclaim/Other Document [</w:t>
            </w:r>
            <w:r w:rsidRPr="006F2CA2">
              <w:rPr>
                <w:rFonts w:ascii="Times New Roman" w:hAnsi="Times New Roman" w:cs="Times New Roman"/>
                <w:i/>
                <w:sz w:val="22"/>
                <w:szCs w:val="20"/>
                <w:lang w:val="en-GB" w:eastAsia="en-US"/>
              </w:rPr>
              <w:t xml:space="preserve">please </w:t>
            </w:r>
            <w:proofErr w:type="gramStart"/>
            <w:r w:rsidRPr="006F2CA2">
              <w:rPr>
                <w:rFonts w:ascii="Times New Roman" w:hAnsi="Times New Roman" w:cs="Times New Roman"/>
                <w:i/>
                <w:sz w:val="22"/>
                <w:szCs w:val="20"/>
                <w:lang w:val="en-GB" w:eastAsia="en-US"/>
              </w:rPr>
              <w:t>specify</w:t>
            </w:r>
            <w:r w:rsidRPr="006F2CA2">
              <w:rPr>
                <w:rFonts w:ascii="Times New Roman" w:hAnsi="Times New Roman" w:cs="Times New Roman"/>
                <w:sz w:val="22"/>
                <w:szCs w:val="20"/>
                <w:lang w:val="en-GB" w:eastAsia="en-US"/>
              </w:rPr>
              <w:t>]*</w:t>
            </w:r>
            <w:proofErr w:type="gramEnd"/>
            <w:r w:rsidRPr="006F2CA2">
              <w:rPr>
                <w:rFonts w:ascii="Times New Roman" w:hAnsi="Times New Roman" w:cs="Times New Roman"/>
                <w:sz w:val="22"/>
                <w:szCs w:val="20"/>
                <w:lang w:val="en-GB" w:eastAsia="en-US"/>
              </w:rPr>
              <w:t xml:space="preserve"> on [</w:t>
            </w:r>
            <w:r w:rsidRPr="006F2CA2">
              <w:rPr>
                <w:rFonts w:ascii="Times New Roman" w:hAnsi="Times New Roman" w:cs="Times New Roman"/>
                <w:i/>
                <w:sz w:val="22"/>
                <w:szCs w:val="20"/>
                <w:lang w:val="en-GB" w:eastAsia="en-US"/>
              </w:rPr>
              <w:t>to state date</w:t>
            </w:r>
            <w:r w:rsidRPr="006F2CA2">
              <w:rPr>
                <w:rFonts w:ascii="Times New Roman" w:hAnsi="Times New Roman" w:cs="Times New Roman"/>
                <w:sz w:val="22"/>
                <w:szCs w:val="20"/>
                <w:lang w:val="en-GB" w:eastAsia="en-US"/>
              </w:rPr>
              <w:t>] at [</w:t>
            </w:r>
            <w:r w:rsidRPr="006F2CA2">
              <w:rPr>
                <w:rFonts w:ascii="Times New Roman" w:hAnsi="Times New Roman" w:cs="Times New Roman"/>
                <w:i/>
                <w:sz w:val="22"/>
                <w:szCs w:val="20"/>
                <w:lang w:val="en-GB" w:eastAsia="en-US"/>
              </w:rPr>
              <w:t>to state address</w:t>
            </w:r>
            <w:r w:rsidRPr="006F2CA2">
              <w:rPr>
                <w:rFonts w:ascii="Times New Roman" w:hAnsi="Times New Roman" w:cs="Times New Roman"/>
                <w:sz w:val="22"/>
                <w:szCs w:val="20"/>
                <w:lang w:val="en-GB" w:eastAsia="en-US"/>
              </w:rPr>
              <w:t>].</w:t>
            </w:r>
          </w:p>
        </w:tc>
      </w:tr>
      <w:tr w:rsidR="006F2CA2" w:rsidRPr="006F2CA2" w14:paraId="03EE09BC" w14:textId="77777777" w:rsidTr="006F2CA2">
        <w:trPr>
          <w:divId w:val="2116439976"/>
          <w:cantSplit/>
          <w:jc w:val="center"/>
        </w:trPr>
        <w:tc>
          <w:tcPr>
            <w:tcW w:w="7120" w:type="dxa"/>
          </w:tcPr>
          <w:p w14:paraId="63A31F20"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GUID=6fe6ce82-8f1d-420f-884b-01bcd3d3f9b9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w:t>
            </w:r>
            <w:r w:rsidRPr="006F2CA2">
              <w:rPr>
                <w:rFonts w:ascii="Times New Roman" w:hAnsi="Times New Roman" w:cs="Times New Roman"/>
                <w:i/>
                <w:sz w:val="22"/>
                <w:szCs w:val="20"/>
                <w:lang w:val="en-GB" w:eastAsia="en-US"/>
              </w:rPr>
              <w:t>Note: You must, within 22/35* days after receiving the Writ and Statement of Claim, file a Defence in court and serve a copy of the same on all the other parties to these proceedings within 2 working days of filing the Defence, unless you do not intend to defend the action.</w:t>
            </w:r>
            <w:r w:rsidRPr="006F2CA2">
              <w:rPr>
                <w:rFonts w:ascii="Times New Roman" w:hAnsi="Times New Roman" w:cs="Times New Roman"/>
                <w:sz w:val="22"/>
                <w:szCs w:val="20"/>
                <w:lang w:val="en-GB" w:eastAsia="en-US"/>
              </w:rPr>
              <w:t>)</w:t>
            </w:r>
          </w:p>
        </w:tc>
      </w:tr>
      <w:tr w:rsidR="006F2CA2" w:rsidRPr="006F2CA2" w14:paraId="162894C4" w14:textId="77777777" w:rsidTr="006F2CA2">
        <w:trPr>
          <w:divId w:val="2116439976"/>
          <w:cantSplit/>
          <w:jc w:val="center"/>
        </w:trPr>
        <w:tc>
          <w:tcPr>
            <w:tcW w:w="7120" w:type="dxa"/>
          </w:tcPr>
          <w:p w14:paraId="5DF8357B"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GUID=41e4fcbf-e3a7-426e-a206-f6f2854d5f5f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3.</w:t>
            </w:r>
            <w:r w:rsidRPr="006F2CA2">
              <w:rPr>
                <w:rFonts w:ascii="Times New Roman" w:hAnsi="Times New Roman" w:cs="Times New Roman"/>
                <w:sz w:val="22"/>
                <w:szCs w:val="20"/>
                <w:lang w:val="en-GB" w:eastAsia="en-US"/>
              </w:rPr>
              <w:tab/>
              <w:t>I wish/do not wish* to be heard on the claim for costs against me.</w:t>
            </w:r>
          </w:p>
        </w:tc>
      </w:tr>
      <w:tr w:rsidR="006F2CA2" w:rsidRPr="006F2CA2" w14:paraId="7F6C80AE" w14:textId="77777777" w:rsidTr="006F2CA2">
        <w:trPr>
          <w:divId w:val="2116439976"/>
          <w:cantSplit/>
          <w:jc w:val="center"/>
        </w:trPr>
        <w:tc>
          <w:tcPr>
            <w:tcW w:w="7120" w:type="dxa"/>
          </w:tcPr>
          <w:p w14:paraId="2DDFD7F4" w14:textId="77777777" w:rsidR="006F2CA2" w:rsidRPr="006F2CA2" w:rsidRDefault="006F2CA2" w:rsidP="00AC0F9E">
            <w:pPr>
              <w:spacing w:before="60" w:after="60" w:line="240" w:lineRule="auto"/>
              <w:ind w:left="460" w:hanging="460"/>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GUID=777a2b2b-5984-410a-8a2b-bf8fb3ad957a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4.</w:t>
            </w:r>
            <w:r w:rsidRPr="006F2CA2">
              <w:rPr>
                <w:rFonts w:ascii="Times New Roman" w:hAnsi="Times New Roman" w:cs="Times New Roman"/>
                <w:sz w:val="22"/>
                <w:szCs w:val="20"/>
                <w:lang w:val="en-GB" w:eastAsia="en-US"/>
              </w:rPr>
              <w:tab/>
              <w:t>The address to which communications to me should be sent is:</w:t>
            </w:r>
          </w:p>
        </w:tc>
      </w:tr>
      <w:tr w:rsidR="006F2CA2" w:rsidRPr="006F2CA2" w14:paraId="6CBFB098" w14:textId="77777777" w:rsidTr="006F2CA2">
        <w:trPr>
          <w:divId w:val="2116439976"/>
          <w:cantSplit/>
          <w:jc w:val="center"/>
        </w:trPr>
        <w:tc>
          <w:tcPr>
            <w:tcW w:w="7120" w:type="dxa"/>
          </w:tcPr>
          <w:p w14:paraId="009199A3" w14:textId="77777777" w:rsidR="006F2CA2" w:rsidRPr="006F2CA2" w:rsidRDefault="006F2CA2" w:rsidP="00AC0F9E">
            <w:pPr>
              <w:spacing w:before="60" w:after="60" w:line="240" w:lineRule="auto"/>
              <w:ind w:left="4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GUID=3c3b7594-6bad-4313-888f-9b19442c8eca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(Note: This must be an address in Singapore. If a solicitor is acting for you, give the name and address of your solicitor. If you do not give an address in Singapore, you will have no right to be heard in these proceedings.)</w:t>
            </w:r>
          </w:p>
        </w:tc>
      </w:tr>
      <w:tr w:rsidR="006F2CA2" w:rsidRPr="006F2CA2" w14:paraId="6A366E5A" w14:textId="77777777" w:rsidTr="006F2CA2">
        <w:trPr>
          <w:divId w:val="2116439976"/>
          <w:cantSplit/>
          <w:jc w:val="center"/>
        </w:trPr>
        <w:tc>
          <w:tcPr>
            <w:tcW w:w="7120" w:type="dxa"/>
          </w:tcPr>
          <w:p w14:paraId="10E6A1C5"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GUID=9a806826-06f8-4d73-bfb6-fe6baaf9958c </w:instrText>
            </w:r>
            <w:r w:rsidRPr="006F2CA2">
              <w:rPr>
                <w:rFonts w:ascii="Times New Roman" w:hAnsi="Times New Roman" w:cs="Times New Roman"/>
                <w:sz w:val="22"/>
                <w:szCs w:val="20"/>
                <w:lang w:val="en-GB" w:eastAsia="en-US"/>
              </w:rPr>
              <w:fldChar w:fldCharType="end"/>
            </w:r>
            <w:r w:rsidR="00AC0F9E">
              <w:rPr>
                <w:rFonts w:ascii="Times New Roman" w:hAnsi="Times New Roman" w:cs="Times New Roman"/>
                <w:sz w:val="22"/>
                <w:szCs w:val="20"/>
                <w:lang w:val="en-GB" w:eastAsia="en-US"/>
              </w:rPr>
              <w:t>5</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My other contact particulars are:</w:t>
            </w:r>
          </w:p>
          <w:p w14:paraId="7AD8CCD1"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GUID=4d842095-0d40-4310-b969-ebbc9042a181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Telephone:</w:t>
            </w:r>
          </w:p>
        </w:tc>
      </w:tr>
      <w:tr w:rsidR="006F2CA2" w:rsidRPr="006F2CA2" w14:paraId="04575F34" w14:textId="77777777" w:rsidTr="006F2CA2">
        <w:trPr>
          <w:divId w:val="2116439976"/>
          <w:cantSplit/>
          <w:jc w:val="center"/>
        </w:trPr>
        <w:tc>
          <w:tcPr>
            <w:tcW w:w="7120" w:type="dxa"/>
          </w:tcPr>
          <w:p w14:paraId="4534596C"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GUID=5e8b76c4-8ffc-4016-9472-af8a209fd99f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Handphone Number:</w:t>
            </w:r>
          </w:p>
        </w:tc>
      </w:tr>
      <w:tr w:rsidR="006F2CA2" w:rsidRPr="006F2CA2" w14:paraId="442EA527" w14:textId="77777777" w:rsidTr="006F2CA2">
        <w:trPr>
          <w:divId w:val="2116439976"/>
          <w:cantSplit/>
          <w:jc w:val="center"/>
        </w:trPr>
        <w:tc>
          <w:tcPr>
            <w:tcW w:w="7120" w:type="dxa"/>
          </w:tcPr>
          <w:p w14:paraId="26EBEEA3"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GUID=d7ad9f84-78ef-426b-a31b-986670670e07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Fax:</w:t>
            </w:r>
          </w:p>
        </w:tc>
      </w:tr>
      <w:tr w:rsidR="006F2CA2" w:rsidRPr="006F2CA2" w14:paraId="258DE3D0" w14:textId="77777777" w:rsidTr="006F2CA2">
        <w:trPr>
          <w:divId w:val="2116439976"/>
          <w:cantSplit/>
          <w:jc w:val="center"/>
        </w:trPr>
        <w:tc>
          <w:tcPr>
            <w:tcW w:w="7120" w:type="dxa"/>
          </w:tcPr>
          <w:p w14:paraId="4C829D03"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GUID=fb75d94c-2c22-4efd-88da-a5005ba550db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Signed (Co-Defendant/Defendant in Counterclaim/Person Entitled to Intervene/Other Party [</w:t>
            </w:r>
            <w:r w:rsidRPr="006F2CA2">
              <w:rPr>
                <w:rFonts w:ascii="Times New Roman" w:hAnsi="Times New Roman" w:cs="Times New Roman"/>
                <w:i/>
                <w:sz w:val="22"/>
                <w:szCs w:val="20"/>
                <w:lang w:val="en-GB" w:eastAsia="en-US"/>
              </w:rPr>
              <w:t xml:space="preserve">please </w:t>
            </w:r>
            <w:proofErr w:type="gramStart"/>
            <w:r w:rsidRPr="006F2CA2">
              <w:rPr>
                <w:rFonts w:ascii="Times New Roman" w:hAnsi="Times New Roman" w:cs="Times New Roman"/>
                <w:i/>
                <w:sz w:val="22"/>
                <w:szCs w:val="20"/>
                <w:lang w:val="en-GB" w:eastAsia="en-US"/>
              </w:rPr>
              <w:t>specify</w:t>
            </w:r>
            <w:r w:rsidRPr="006F2CA2">
              <w:rPr>
                <w:rFonts w:ascii="Times New Roman" w:hAnsi="Times New Roman" w:cs="Times New Roman"/>
                <w:sz w:val="22"/>
                <w:szCs w:val="20"/>
                <w:lang w:val="en-GB" w:eastAsia="en-US"/>
              </w:rPr>
              <w:t>]*</w:t>
            </w:r>
            <w:proofErr w:type="gramEnd"/>
            <w:r w:rsidRPr="006F2CA2">
              <w:rPr>
                <w:rFonts w:ascii="Times New Roman" w:hAnsi="Times New Roman" w:cs="Times New Roman"/>
                <w:sz w:val="22"/>
                <w:szCs w:val="20"/>
                <w:lang w:val="en-GB" w:eastAsia="en-US"/>
              </w:rPr>
              <w:t>):</w:t>
            </w:r>
          </w:p>
          <w:p w14:paraId="49CE5FBF"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GUID=6b0dfce7-7636-404d-99cf-5566e7a8c89f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Name:</w:t>
            </w:r>
          </w:p>
          <w:p w14:paraId="0D3BEC32"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GUID=284088e6-9c2a-479f-96dd-633d584e62d4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ID No.:</w:t>
            </w:r>
          </w:p>
          <w:p w14:paraId="4EE0EA6B"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GUID=d787f206-158b-4235-aed1-f95a95eda98e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w:t>
            </w:r>
          </w:p>
        </w:tc>
      </w:tr>
      <w:tr w:rsidR="006F2CA2" w:rsidRPr="006F2CA2" w14:paraId="1A948716" w14:textId="77777777" w:rsidTr="006F2CA2">
        <w:trPr>
          <w:divId w:val="2116439976"/>
          <w:cantSplit/>
          <w:jc w:val="center"/>
        </w:trPr>
        <w:tc>
          <w:tcPr>
            <w:tcW w:w="7120" w:type="dxa"/>
          </w:tcPr>
          <w:p w14:paraId="4F696D57"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GUID=56b964f1-2d32-4d94-9f7f-5caad24ff642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*Delete where inapplicable.</w:t>
            </w:r>
          </w:p>
        </w:tc>
      </w:tr>
    </w:tbl>
    <w:p w14:paraId="4F0F20B9"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126728DC"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1A97369F"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36173C2B"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346BFF42"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2E2C6550"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78377BD6"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0396AF6A"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46D433EC"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55D8CA56"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78D72AC4"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7190A620"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5541FC74"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5F7EDE75"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2129130F"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3FCCF726"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35323855"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62A7F250"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6007D44E"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2768AE19"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75EBAEEC"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6DA29CA0"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125FA0F0"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79ADBF92" w14:textId="77777777" w:rsidR="006F2CA2" w:rsidRPr="006F2CA2" w:rsidRDefault="006F2CA2" w:rsidP="006F2CA2">
      <w:pPr>
        <w:keepNext/>
        <w:keepLines/>
        <w:suppressAutoHyphens/>
        <w:spacing w:before="240" w:after="120" w:line="240" w:lineRule="auto"/>
        <w:jc w:val="center"/>
        <w:divId w:val="2116439976"/>
        <w:rPr>
          <w:rFonts w:ascii="Times New Roman" w:hAnsi="Times New Roman" w:cs="Times New Roman"/>
          <w:caps/>
          <w:sz w:val="22"/>
          <w:szCs w:val="20"/>
          <w:lang w:val="en-GB" w:eastAsia="en-US"/>
        </w:rPr>
      </w:pPr>
      <w:r w:rsidRPr="006F2CA2">
        <w:rPr>
          <w:rFonts w:ascii="Times New Roman" w:hAnsi="Times New Roman" w:cs="Times New Roman"/>
          <w:caps/>
          <w:sz w:val="22"/>
          <w:szCs w:val="20"/>
          <w:lang w:val="en-GB" w:eastAsia="en-US"/>
        </w:rPr>
        <w:lastRenderedPageBreak/>
        <w:fldChar w:fldCharType="begin" w:fldLock="1"/>
      </w:r>
      <w:r w:rsidRPr="006F2CA2">
        <w:rPr>
          <w:rFonts w:ascii="Times New Roman" w:hAnsi="Times New Roman" w:cs="Times New Roman"/>
          <w:caps/>
          <w:sz w:val="22"/>
          <w:szCs w:val="20"/>
          <w:lang w:val="en-GB" w:eastAsia="en-US"/>
        </w:rPr>
        <w:instrText xml:space="preserve"> GUID=56c7f190-85f3-409b-a425-3a2b0f7e38e3 </w:instrText>
      </w:r>
      <w:r w:rsidRPr="006F2CA2">
        <w:rPr>
          <w:rFonts w:ascii="Times New Roman" w:hAnsi="Times New Roman" w:cs="Times New Roman"/>
          <w:caps/>
          <w:sz w:val="22"/>
          <w:szCs w:val="20"/>
          <w:lang w:val="en-GB" w:eastAsia="en-US"/>
        </w:rPr>
        <w:fldChar w:fldCharType="end"/>
      </w:r>
      <w:r w:rsidRPr="006F2CA2">
        <w:rPr>
          <w:rFonts w:ascii="Times New Roman" w:hAnsi="Times New Roman" w:cs="Times New Roman"/>
          <w:caps/>
          <w:sz w:val="22"/>
          <w:szCs w:val="20"/>
          <w:lang w:val="en-GB" w:eastAsia="en-US"/>
        </w:rPr>
        <w:t xml:space="preserve">Form 17 </w:t>
      </w:r>
      <w:r w:rsidRPr="006F2CA2">
        <w:rPr>
          <w:rFonts w:ascii="Times New Roman" w:hAnsi="Times New Roman" w:cs="Times New Roman"/>
          <w:caps/>
          <w:sz w:val="22"/>
          <w:szCs w:val="20"/>
          <w:lang w:val="en-GB" w:eastAsia="en-US"/>
        </w:rPr>
        <w:fldChar w:fldCharType="begin" w:fldLock="1"/>
      </w:r>
      <w:r w:rsidRPr="006F2CA2">
        <w:rPr>
          <w:rFonts w:ascii="Times New Roman" w:hAnsi="Times New Roman" w:cs="Times New Roman"/>
          <w:caps/>
          <w:sz w:val="22"/>
          <w:szCs w:val="20"/>
          <w:lang w:val="en-GB" w:eastAsia="en-US"/>
        </w:rPr>
        <w:instrText>Quote "</w:instrText>
      </w:r>
      <w:r w:rsidRPr="006F2CA2">
        <w:rPr>
          <w:rFonts w:ascii="Times New Roman" w:hAnsi="Times New Roman" w:cs="Times New Roman"/>
          <w:caps/>
          <w:sz w:val="22"/>
          <w:szCs w:val="20"/>
          <w:lang w:val="en-GB" w:eastAsia="en-US"/>
        </w:rPr>
        <w:fldChar w:fldCharType="begin" w:fldLock="1"/>
      </w:r>
      <w:r w:rsidRPr="006F2CA2">
        <w:rPr>
          <w:rFonts w:ascii="Times New Roman" w:hAnsi="Times New Roman" w:cs="Times New Roman"/>
          <w:caps/>
          <w:sz w:val="22"/>
          <w:szCs w:val="20"/>
          <w:lang w:val="en-GB" w:eastAsia="en-US"/>
        </w:rPr>
        <w:instrText xml:space="preserve">SEQ FormScheduleDivisionHeading1 </w:instrText>
      </w:r>
      <w:r w:rsidRPr="006F2CA2">
        <w:rPr>
          <w:rFonts w:ascii="Times New Roman" w:hAnsi="Times New Roman" w:cs="Times New Roman"/>
          <w:caps/>
          <w:sz w:val="22"/>
          <w:szCs w:val="20"/>
          <w:lang w:val="en-GB" w:eastAsia="en-US"/>
        </w:rPr>
        <w:fldChar w:fldCharType="end"/>
      </w:r>
      <w:r w:rsidRPr="006F2CA2">
        <w:rPr>
          <w:rFonts w:ascii="Times New Roman" w:hAnsi="Times New Roman" w:cs="Times New Roman"/>
          <w:caps/>
          <w:sz w:val="22"/>
          <w:szCs w:val="20"/>
          <w:lang w:val="en-GB" w:eastAsia="en-US"/>
        </w:rPr>
        <w:instrText>" \* MERGEFORMAT</w:instrText>
      </w:r>
      <w:r w:rsidRPr="006F2CA2">
        <w:rPr>
          <w:rFonts w:ascii="Times New Roman" w:hAnsi="Times New Roman" w:cs="Times New Roman"/>
          <w:caps/>
          <w:sz w:val="22"/>
          <w:szCs w:val="20"/>
          <w:lang w:val="en-GB" w:eastAsia="en-US"/>
        </w:rPr>
        <w:fldChar w:fldCharType="end"/>
      </w:r>
      <w:r w:rsidRPr="006F2CA2">
        <w:rPr>
          <w:rFonts w:ascii="Times New Roman" w:hAnsi="Times New Roman" w:cs="Times New Roman"/>
          <w:caps/>
          <w:sz w:val="22"/>
          <w:szCs w:val="20"/>
          <w:lang w:val="en-GB" w:eastAsia="en-US"/>
        </w:rPr>
        <w:t xml:space="preserve"> </w:t>
      </w:r>
    </w:p>
    <w:tbl>
      <w:tblPr>
        <w:tblW w:w="7120" w:type="dxa"/>
        <w:tblInd w:w="100" w:type="dxa"/>
        <w:tblLook w:val="04A0" w:firstRow="1" w:lastRow="0" w:firstColumn="1" w:lastColumn="0" w:noHBand="0" w:noVBand="1"/>
      </w:tblPr>
      <w:tblGrid>
        <w:gridCol w:w="7120"/>
      </w:tblGrid>
      <w:tr w:rsidR="006F2CA2" w:rsidRPr="006F2CA2" w14:paraId="7408F6AE" w14:textId="77777777" w:rsidTr="006F2CA2">
        <w:trPr>
          <w:divId w:val="2116439976"/>
          <w:cantSplit/>
        </w:trPr>
        <w:tc>
          <w:tcPr>
            <w:tcW w:w="7120" w:type="dxa"/>
          </w:tcPr>
          <w:p w14:paraId="199B4093" w14:textId="77777777" w:rsidR="006F2CA2" w:rsidRPr="006F2CA2" w:rsidRDefault="006F2CA2" w:rsidP="006F2CA2">
            <w:pPr>
              <w:tabs>
                <w:tab w:val="left" w:pos="1477"/>
              </w:tabs>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GUID=b33a8ba0-6a23-4340-8b95-7ade7f0a5282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 48, 49, 51</w:t>
            </w:r>
          </w:p>
        </w:tc>
      </w:tr>
      <w:tr w:rsidR="006F2CA2" w:rsidRPr="006F2CA2" w14:paraId="05917AD0" w14:textId="77777777" w:rsidTr="006F2CA2">
        <w:trPr>
          <w:divId w:val="2116439976"/>
          <w:cantSplit/>
        </w:trPr>
        <w:tc>
          <w:tcPr>
            <w:tcW w:w="7120" w:type="dxa"/>
          </w:tcPr>
          <w:p w14:paraId="16EC62A8"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GUID=64b3c8bd-d92e-4100-8e17-1b15527eafe5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(ACKNOWLEDGMENT OF SERVICE (DEFENDANT) FORM)</w:t>
            </w:r>
          </w:p>
        </w:tc>
      </w:tr>
      <w:tr w:rsidR="006F2CA2" w:rsidRPr="006F2CA2" w14:paraId="46975E82" w14:textId="77777777" w:rsidTr="006F2CA2">
        <w:trPr>
          <w:divId w:val="2116439976"/>
          <w:cantSplit/>
        </w:trPr>
        <w:tc>
          <w:tcPr>
            <w:tcW w:w="7120" w:type="dxa"/>
          </w:tcPr>
          <w:p w14:paraId="39211E6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GUID=69722401-7d29-4cd8-bb7c-25d2ab497cdb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IN THE FAMILY JUSTICE COURTS OF THE REPUBLIC OF SINGAPORE</w:t>
            </w:r>
          </w:p>
        </w:tc>
      </w:tr>
      <w:tr w:rsidR="006F2CA2" w:rsidRPr="006F2CA2" w14:paraId="1026FE4F" w14:textId="77777777" w:rsidTr="006F2CA2">
        <w:trPr>
          <w:divId w:val="2116439976"/>
          <w:cantSplit/>
        </w:trPr>
        <w:tc>
          <w:tcPr>
            <w:tcW w:w="7120" w:type="dxa"/>
          </w:tcPr>
          <w:p w14:paraId="381170F3"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GUID=6294bda3-d84f-4cec-ad12-a68ea4d4d5b7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Divorce Writ No.</w:t>
            </w:r>
          </w:p>
        </w:tc>
      </w:tr>
      <w:tr w:rsidR="006F2CA2" w:rsidRPr="006F2CA2" w14:paraId="146E9F90" w14:textId="77777777" w:rsidTr="006F2CA2">
        <w:trPr>
          <w:divId w:val="2116439976"/>
          <w:cantSplit/>
        </w:trPr>
        <w:tc>
          <w:tcPr>
            <w:tcW w:w="7120" w:type="dxa"/>
          </w:tcPr>
          <w:p w14:paraId="42F6E2FB"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GUID=655e919c-ab7a-4e47-a737-327e55350c05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Between</w:t>
            </w:r>
          </w:p>
        </w:tc>
      </w:tr>
      <w:tr w:rsidR="006F2CA2" w:rsidRPr="006F2CA2" w14:paraId="648C175F" w14:textId="77777777" w:rsidTr="006F2CA2">
        <w:trPr>
          <w:divId w:val="2116439976"/>
          <w:cantSplit/>
        </w:trPr>
        <w:tc>
          <w:tcPr>
            <w:tcW w:w="7120" w:type="dxa"/>
          </w:tcPr>
          <w:p w14:paraId="72EC0BC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GUID=9ba2a536-1ac7-477a-81f1-8647ff0a9321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Plaintiff’s Name</w:t>
            </w:r>
            <w:r w:rsidRPr="006F2CA2">
              <w:rPr>
                <w:rFonts w:ascii="Times New Roman" w:hAnsi="Times New Roman" w:cs="Times New Roman"/>
                <w:sz w:val="22"/>
                <w:szCs w:val="20"/>
                <w:lang w:val="en-GB" w:eastAsia="en-US"/>
              </w:rPr>
              <w:t>] (ID No.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w:t>
            </w:r>
            <w:r w:rsidRPr="006F2CA2">
              <w:rPr>
                <w:rFonts w:ascii="Times New Roman" w:hAnsi="Times New Roman" w:cs="Times New Roman"/>
                <w:i/>
                <w:sz w:val="22"/>
                <w:szCs w:val="20"/>
                <w:lang w:val="en-GB" w:eastAsia="en-US"/>
              </w:rPr>
              <w:t>Plaintiff</w:t>
            </w:r>
          </w:p>
        </w:tc>
      </w:tr>
      <w:tr w:rsidR="006F2CA2" w:rsidRPr="006F2CA2" w14:paraId="0498340E" w14:textId="77777777" w:rsidTr="006F2CA2">
        <w:trPr>
          <w:divId w:val="2116439976"/>
          <w:cantSplit/>
        </w:trPr>
        <w:tc>
          <w:tcPr>
            <w:tcW w:w="7120" w:type="dxa"/>
          </w:tcPr>
          <w:p w14:paraId="6D69882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GUID=4ff33dc1-7039-47b9-93c5-ea92968ef2f2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w:t>
            </w:r>
          </w:p>
        </w:tc>
      </w:tr>
      <w:tr w:rsidR="006F2CA2" w:rsidRPr="006F2CA2" w14:paraId="699DBFBD" w14:textId="77777777" w:rsidTr="006F2CA2">
        <w:trPr>
          <w:divId w:val="2116439976"/>
          <w:cantSplit/>
        </w:trPr>
        <w:tc>
          <w:tcPr>
            <w:tcW w:w="7120" w:type="dxa"/>
          </w:tcPr>
          <w:p w14:paraId="5E11BD73"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GUID=6bba929a-5c08-42c6-9106-69acacb3e998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Defendant’s Name</w:t>
            </w:r>
            <w:r w:rsidRPr="006F2CA2">
              <w:rPr>
                <w:rFonts w:ascii="Times New Roman" w:hAnsi="Times New Roman" w:cs="Times New Roman"/>
                <w:sz w:val="22"/>
                <w:szCs w:val="20"/>
                <w:lang w:val="en-GB" w:eastAsia="en-US"/>
              </w:rPr>
              <w:t>] (ID No.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w:t>
            </w:r>
            <w:r w:rsidRPr="006F2CA2">
              <w:rPr>
                <w:rFonts w:ascii="Times New Roman" w:hAnsi="Times New Roman" w:cs="Times New Roman"/>
                <w:i/>
                <w:sz w:val="22"/>
                <w:szCs w:val="20"/>
                <w:lang w:val="en-GB" w:eastAsia="en-US"/>
              </w:rPr>
              <w:t>Defendant</w:t>
            </w:r>
          </w:p>
        </w:tc>
      </w:tr>
      <w:tr w:rsidR="006F2CA2" w:rsidRPr="006F2CA2" w14:paraId="7C6C1149" w14:textId="77777777" w:rsidTr="006F2CA2">
        <w:trPr>
          <w:divId w:val="2116439976"/>
          <w:cantSplit/>
        </w:trPr>
        <w:tc>
          <w:tcPr>
            <w:tcW w:w="7120" w:type="dxa"/>
          </w:tcPr>
          <w:p w14:paraId="63D1A32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GUID=34d57e01-f0e4-4a45-aa1e-c6bfb214f6e4 </w:instrText>
            </w:r>
            <w:r w:rsidRPr="006F2CA2">
              <w:rPr>
                <w:rFonts w:ascii="Times New Roman" w:hAnsi="Times New Roman" w:cs="Times New Roman"/>
                <w:sz w:val="22"/>
                <w:szCs w:val="20"/>
                <w:lang w:val="en-GB" w:eastAsia="en-US"/>
              </w:rPr>
              <w:fldChar w:fldCharType="end"/>
            </w:r>
          </w:p>
        </w:tc>
      </w:tr>
      <w:tr w:rsidR="006F2CA2" w:rsidRPr="006F2CA2" w14:paraId="27FB1E4D" w14:textId="77777777" w:rsidTr="006F2CA2">
        <w:trPr>
          <w:divId w:val="2116439976"/>
          <w:cantSplit/>
        </w:trPr>
        <w:tc>
          <w:tcPr>
            <w:tcW w:w="7120" w:type="dxa"/>
          </w:tcPr>
          <w:p w14:paraId="58E017B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GUID=268e0608-0507-4ef7-92ad-d4ab540748da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ACKNOWLEDGMENT OF SERVICE (DEFENDANT)</w:t>
            </w:r>
          </w:p>
        </w:tc>
      </w:tr>
      <w:tr w:rsidR="006F2CA2" w:rsidRPr="006F2CA2" w14:paraId="3BAEB1E2" w14:textId="77777777" w:rsidTr="006F2CA2">
        <w:trPr>
          <w:divId w:val="2116439976"/>
          <w:cantSplit/>
        </w:trPr>
        <w:tc>
          <w:tcPr>
            <w:tcW w:w="7120" w:type="dxa"/>
          </w:tcPr>
          <w:p w14:paraId="67C640BE"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GUID=c6a9c427-fc57-473a-8589-b9c2b9fc6446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w:t>
            </w:r>
            <w:r w:rsidRPr="006F2CA2">
              <w:rPr>
                <w:rFonts w:ascii="Times New Roman" w:hAnsi="Times New Roman" w:cs="Times New Roman"/>
                <w:sz w:val="22"/>
                <w:szCs w:val="20"/>
                <w:lang w:val="en-GB" w:eastAsia="en-US"/>
              </w:rPr>
              <w:tab/>
              <w:t>I acknowledge that I am [</w:t>
            </w:r>
            <w:r w:rsidRPr="006F2CA2">
              <w:rPr>
                <w:rFonts w:ascii="Times New Roman" w:hAnsi="Times New Roman" w:cs="Times New Roman"/>
                <w:i/>
                <w:sz w:val="22"/>
                <w:szCs w:val="20"/>
                <w:lang w:val="en-GB" w:eastAsia="en-US"/>
              </w:rPr>
              <w:t>state name</w:t>
            </w:r>
            <w:r w:rsidRPr="006F2CA2">
              <w:rPr>
                <w:rFonts w:ascii="Times New Roman" w:hAnsi="Times New Roman" w:cs="Times New Roman"/>
                <w:sz w:val="22"/>
                <w:szCs w:val="20"/>
                <w:lang w:val="en-GB" w:eastAsia="en-US"/>
              </w:rPr>
              <w:t>]</w:t>
            </w:r>
          </w:p>
        </w:tc>
      </w:tr>
      <w:tr w:rsidR="006F2CA2" w:rsidRPr="006F2CA2" w14:paraId="4E154421" w14:textId="77777777" w:rsidTr="006F2CA2">
        <w:trPr>
          <w:divId w:val="2116439976"/>
          <w:cantSplit/>
        </w:trPr>
        <w:tc>
          <w:tcPr>
            <w:tcW w:w="7120" w:type="dxa"/>
          </w:tcPr>
          <w:p w14:paraId="37EB046B"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GUID=ff54635d-0ffc-4d02-a681-8b8cd54fd2db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w:t>
            </w:r>
            <w:r w:rsidRPr="006F2CA2">
              <w:rPr>
                <w:rFonts w:ascii="Times New Roman" w:hAnsi="Times New Roman" w:cs="Times New Roman"/>
                <w:sz w:val="22"/>
                <w:szCs w:val="20"/>
                <w:lang w:val="en-GB" w:eastAsia="en-US"/>
              </w:rPr>
              <w:tab/>
              <w:t>I acknowledge that I have received the following documents: [</w:t>
            </w:r>
            <w:r w:rsidRPr="006F2CA2">
              <w:rPr>
                <w:rFonts w:ascii="Times New Roman" w:hAnsi="Times New Roman" w:cs="Times New Roman"/>
                <w:i/>
                <w:sz w:val="22"/>
                <w:szCs w:val="20"/>
                <w:lang w:val="en-GB" w:eastAsia="en-US"/>
              </w:rPr>
              <w:t>Choose one or more of the following</w:t>
            </w:r>
            <w:r w:rsidRPr="006F2CA2">
              <w:rPr>
                <w:rFonts w:ascii="Times New Roman" w:hAnsi="Times New Roman" w:cs="Times New Roman"/>
                <w:sz w:val="22"/>
                <w:szCs w:val="20"/>
                <w:lang w:val="en-GB" w:eastAsia="en-US"/>
              </w:rPr>
              <w:t>]</w:t>
            </w:r>
          </w:p>
        </w:tc>
      </w:tr>
      <w:tr w:rsidR="006F2CA2" w:rsidRPr="006F2CA2" w14:paraId="512D6AE3" w14:textId="77777777" w:rsidTr="006F2CA2">
        <w:trPr>
          <w:divId w:val="2116439976"/>
          <w:cantSplit/>
        </w:trPr>
        <w:tc>
          <w:tcPr>
            <w:tcW w:w="7120" w:type="dxa"/>
          </w:tcPr>
          <w:p w14:paraId="20E375DD" w14:textId="77777777" w:rsidR="006F2CA2" w:rsidRPr="006F2CA2" w:rsidRDefault="006F2CA2" w:rsidP="006F2CA2">
            <w:pPr>
              <w:spacing w:before="60" w:after="60" w:line="240" w:lineRule="auto"/>
              <w:ind w:left="940" w:hanging="533"/>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GUID=58f5f5d9-9a68-4c1d-855a-fa6e2c84e0f9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Writ of Summons</w:t>
            </w:r>
          </w:p>
        </w:tc>
      </w:tr>
      <w:tr w:rsidR="006F2CA2" w:rsidRPr="006F2CA2" w14:paraId="4B92AFC6" w14:textId="77777777" w:rsidTr="006F2CA2">
        <w:trPr>
          <w:divId w:val="2116439976"/>
          <w:cantSplit/>
        </w:trPr>
        <w:tc>
          <w:tcPr>
            <w:tcW w:w="7120" w:type="dxa"/>
          </w:tcPr>
          <w:p w14:paraId="566A6ADE" w14:textId="77777777" w:rsidR="006F2CA2" w:rsidRPr="006F2CA2" w:rsidRDefault="006F2CA2" w:rsidP="006F2CA2">
            <w:pPr>
              <w:spacing w:before="60" w:after="60" w:line="240" w:lineRule="auto"/>
              <w:ind w:left="940" w:hanging="533"/>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GUID=ac94259c-45ca-4d05-9d82-81211c9adc32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Statement of Claim</w:t>
            </w:r>
          </w:p>
        </w:tc>
      </w:tr>
      <w:tr w:rsidR="006F2CA2" w:rsidRPr="006F2CA2" w14:paraId="7AD039B6" w14:textId="77777777" w:rsidTr="006F2CA2">
        <w:trPr>
          <w:divId w:val="2116439976"/>
          <w:cantSplit/>
        </w:trPr>
        <w:tc>
          <w:tcPr>
            <w:tcW w:w="7120" w:type="dxa"/>
          </w:tcPr>
          <w:p w14:paraId="556E12B3" w14:textId="77777777" w:rsidR="006F2CA2" w:rsidRPr="006F2CA2" w:rsidRDefault="006F2CA2" w:rsidP="006F2CA2">
            <w:pPr>
              <w:spacing w:before="60" w:after="60" w:line="240" w:lineRule="auto"/>
              <w:ind w:left="940" w:hanging="533"/>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GUID=31a94b16-77d0-47f5-b890-e4490ec60b8f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c</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Statement of Particulars</w:t>
            </w:r>
          </w:p>
        </w:tc>
      </w:tr>
      <w:tr w:rsidR="006F2CA2" w:rsidRPr="006F2CA2" w14:paraId="1FE73F07" w14:textId="77777777" w:rsidTr="006F2CA2">
        <w:trPr>
          <w:divId w:val="2116439976"/>
          <w:cantSplit/>
        </w:trPr>
        <w:tc>
          <w:tcPr>
            <w:tcW w:w="7120" w:type="dxa"/>
          </w:tcPr>
          <w:p w14:paraId="2142EF68" w14:textId="77777777" w:rsidR="006F2CA2" w:rsidRPr="006F2CA2" w:rsidRDefault="006F2CA2" w:rsidP="006F2CA2">
            <w:pPr>
              <w:spacing w:before="60" w:after="60" w:line="240" w:lineRule="auto"/>
              <w:ind w:left="940" w:hanging="533"/>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GUID=1470c073-89a5-438e-bcf8-c9e94d1fe8f9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d</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 xml:space="preserve">Agreed/Proposed* Parenting Plan (By </w:t>
            </w:r>
            <w:proofErr w:type="gramStart"/>
            <w:r w:rsidRPr="006F2CA2">
              <w:rPr>
                <w:rFonts w:ascii="Times New Roman" w:hAnsi="Times New Roman" w:cs="Times New Roman"/>
                <w:sz w:val="22"/>
                <w:szCs w:val="20"/>
                <w:lang w:val="en-GB" w:eastAsia="en-US"/>
              </w:rPr>
              <w:t>Plaintiff)*</w:t>
            </w:r>
            <w:proofErr w:type="gramEnd"/>
          </w:p>
        </w:tc>
      </w:tr>
      <w:tr w:rsidR="006F2CA2" w:rsidRPr="006F2CA2" w14:paraId="410463F6" w14:textId="77777777" w:rsidTr="006F2CA2">
        <w:trPr>
          <w:divId w:val="2116439976"/>
          <w:cantSplit/>
        </w:trPr>
        <w:tc>
          <w:tcPr>
            <w:tcW w:w="7120" w:type="dxa"/>
          </w:tcPr>
          <w:p w14:paraId="0569A5A5" w14:textId="77777777" w:rsidR="006F2CA2" w:rsidRPr="006F2CA2" w:rsidRDefault="006F2CA2" w:rsidP="006F2CA2">
            <w:pPr>
              <w:spacing w:before="60" w:after="60" w:line="240" w:lineRule="auto"/>
              <w:ind w:left="940" w:hanging="533"/>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GUID=a803f033-8e5b-466a-acff-81464b094b65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e</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 xml:space="preserve">Agreed/Proposed* Matrimonial Property Plan (By </w:t>
            </w:r>
            <w:proofErr w:type="gramStart"/>
            <w:r w:rsidRPr="006F2CA2">
              <w:rPr>
                <w:rFonts w:ascii="Times New Roman" w:hAnsi="Times New Roman" w:cs="Times New Roman"/>
                <w:sz w:val="22"/>
                <w:szCs w:val="20"/>
                <w:lang w:val="en-GB" w:eastAsia="en-US"/>
              </w:rPr>
              <w:t>Plaintiff)*</w:t>
            </w:r>
            <w:proofErr w:type="gramEnd"/>
          </w:p>
        </w:tc>
      </w:tr>
      <w:tr w:rsidR="006F2CA2" w:rsidRPr="006F2CA2" w14:paraId="052749CC" w14:textId="77777777" w:rsidTr="006F2CA2">
        <w:trPr>
          <w:divId w:val="2116439976"/>
          <w:cantSplit/>
        </w:trPr>
        <w:tc>
          <w:tcPr>
            <w:tcW w:w="7120" w:type="dxa"/>
          </w:tcPr>
          <w:p w14:paraId="607BB6F9" w14:textId="77777777" w:rsidR="006F2CA2" w:rsidRPr="006F2CA2" w:rsidRDefault="006F2CA2" w:rsidP="006F2CA2">
            <w:pPr>
              <w:spacing w:before="60" w:after="60" w:line="240" w:lineRule="auto"/>
              <w:ind w:left="940" w:hanging="533"/>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GUID=2f6efdfb-e3b1-4391-b59f-108bc7cd5983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f</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Other documents [</w:t>
            </w:r>
            <w:r w:rsidRPr="006F2CA2">
              <w:rPr>
                <w:rFonts w:ascii="Times New Roman" w:hAnsi="Times New Roman" w:cs="Times New Roman"/>
                <w:i/>
                <w:sz w:val="22"/>
                <w:szCs w:val="20"/>
                <w:lang w:val="en-GB" w:eastAsia="en-US"/>
              </w:rPr>
              <w:t>please specify</w:t>
            </w:r>
            <w:r w:rsidRPr="006F2CA2">
              <w:rPr>
                <w:rFonts w:ascii="Times New Roman" w:hAnsi="Times New Roman" w:cs="Times New Roman"/>
                <w:sz w:val="22"/>
                <w:szCs w:val="20"/>
                <w:lang w:val="en-GB" w:eastAsia="en-US"/>
              </w:rPr>
              <w:t>]</w:t>
            </w:r>
          </w:p>
        </w:tc>
      </w:tr>
      <w:tr w:rsidR="006F2CA2" w:rsidRPr="006F2CA2" w14:paraId="6C40B25B" w14:textId="77777777" w:rsidTr="006F2CA2">
        <w:trPr>
          <w:divId w:val="2116439976"/>
          <w:cantSplit/>
        </w:trPr>
        <w:tc>
          <w:tcPr>
            <w:tcW w:w="7120" w:type="dxa"/>
          </w:tcPr>
          <w:p w14:paraId="4F46DAB2"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GUID=6f2498d7-2a77-41bb-8fc4-d453799546f0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(Collectively, the documents)</w:t>
            </w:r>
          </w:p>
        </w:tc>
      </w:tr>
      <w:tr w:rsidR="006F2CA2" w:rsidRPr="006F2CA2" w14:paraId="778DBC1F" w14:textId="77777777" w:rsidTr="006F2CA2">
        <w:trPr>
          <w:divId w:val="2116439976"/>
          <w:cantSplit/>
        </w:trPr>
        <w:tc>
          <w:tcPr>
            <w:tcW w:w="7120" w:type="dxa"/>
          </w:tcPr>
          <w:p w14:paraId="09074925"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GUID=5cb33bf8-7d95-43c4-8199-9b12fbc5b168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3.</w:t>
            </w:r>
            <w:r w:rsidRPr="006F2CA2">
              <w:rPr>
                <w:rFonts w:ascii="Times New Roman" w:hAnsi="Times New Roman" w:cs="Times New Roman"/>
                <w:sz w:val="22"/>
                <w:szCs w:val="20"/>
                <w:lang w:val="en-GB" w:eastAsia="en-US"/>
              </w:rPr>
              <w:tab/>
              <w:t>I received the documents on [</w:t>
            </w:r>
            <w:r w:rsidRPr="006F2CA2">
              <w:rPr>
                <w:rFonts w:ascii="Times New Roman" w:hAnsi="Times New Roman" w:cs="Times New Roman"/>
                <w:i/>
                <w:sz w:val="22"/>
                <w:szCs w:val="20"/>
                <w:lang w:val="en-GB" w:eastAsia="en-US"/>
              </w:rPr>
              <w:t>to state date</w:t>
            </w:r>
            <w:r w:rsidRPr="006F2CA2">
              <w:rPr>
                <w:rFonts w:ascii="Times New Roman" w:hAnsi="Times New Roman" w:cs="Times New Roman"/>
                <w:sz w:val="22"/>
                <w:szCs w:val="20"/>
                <w:lang w:val="en-GB" w:eastAsia="en-US"/>
              </w:rPr>
              <w:t>] at [</w:t>
            </w:r>
            <w:r w:rsidRPr="006F2CA2">
              <w:rPr>
                <w:rFonts w:ascii="Times New Roman" w:hAnsi="Times New Roman" w:cs="Times New Roman"/>
                <w:i/>
                <w:sz w:val="22"/>
                <w:szCs w:val="20"/>
                <w:lang w:val="en-GB" w:eastAsia="en-US"/>
              </w:rPr>
              <w:t>to state address</w:t>
            </w:r>
            <w:r w:rsidRPr="006F2CA2">
              <w:rPr>
                <w:rFonts w:ascii="Times New Roman" w:hAnsi="Times New Roman" w:cs="Times New Roman"/>
                <w:sz w:val="22"/>
                <w:szCs w:val="20"/>
                <w:lang w:val="en-GB" w:eastAsia="en-US"/>
              </w:rPr>
              <w:t>]</w:t>
            </w:r>
          </w:p>
        </w:tc>
      </w:tr>
      <w:tr w:rsidR="006F2CA2" w:rsidRPr="006F2CA2" w14:paraId="19425BB4" w14:textId="77777777" w:rsidTr="006F2CA2">
        <w:trPr>
          <w:divId w:val="2116439976"/>
          <w:cantSplit/>
        </w:trPr>
        <w:tc>
          <w:tcPr>
            <w:tcW w:w="7120" w:type="dxa"/>
          </w:tcPr>
          <w:p w14:paraId="1376ED7F"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GUID=c13aeec5-e7b4-4cef-a9a4-740e4f0b0240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Signed (Defendant):</w:t>
            </w:r>
          </w:p>
          <w:p w14:paraId="5481DAE8"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GUID=7243b94b-c939-4096-a1c0-3c388edfe611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Name:</w:t>
            </w:r>
          </w:p>
          <w:p w14:paraId="14B7D1D9"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GUID=01548c03-0ef5-42aa-955c-23e12790a2d0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ID No.:</w:t>
            </w:r>
          </w:p>
          <w:p w14:paraId="6AFA23F5"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GUID=7964ffc9-ee56-434e-9f3b-4f7fdfcd20fd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w:t>
            </w:r>
          </w:p>
        </w:tc>
      </w:tr>
      <w:tr w:rsidR="006F2CA2" w:rsidRPr="006F2CA2" w14:paraId="12F50A7F" w14:textId="77777777" w:rsidTr="006F2CA2">
        <w:trPr>
          <w:divId w:val="2116439976"/>
          <w:cantSplit/>
        </w:trPr>
        <w:tc>
          <w:tcPr>
            <w:tcW w:w="7120" w:type="dxa"/>
          </w:tcPr>
          <w:p w14:paraId="21C4B8DF"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GUID=98b2f81a-0018-4b53-9397-9e6b2b4e33ca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*Delete where inapplicable.</w:t>
            </w:r>
          </w:p>
        </w:tc>
      </w:tr>
    </w:tbl>
    <w:p w14:paraId="5DA0688D"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6DD7CED3"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0B265A2F"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595E7558"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17C89A9F"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05E07D96"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103EA356" w14:textId="77777777" w:rsidR="006F2CA2" w:rsidRDefault="006F2CA2" w:rsidP="006F2CA2">
      <w:pPr>
        <w:spacing w:before="0" w:after="200" w:line="276" w:lineRule="auto"/>
        <w:divId w:val="2116439976"/>
        <w:rPr>
          <w:rFonts w:ascii="Calibri" w:eastAsia="Calibri" w:hAnsi="Calibri" w:cs="Times New Roman"/>
          <w:sz w:val="22"/>
          <w:szCs w:val="22"/>
          <w:lang w:eastAsia="en-US"/>
        </w:rPr>
      </w:pPr>
    </w:p>
    <w:p w14:paraId="4E0CC46D" w14:textId="77777777" w:rsidR="00401B50" w:rsidRPr="006F2CA2" w:rsidRDefault="00401B50" w:rsidP="006F2CA2">
      <w:pPr>
        <w:spacing w:before="0" w:after="200" w:line="276" w:lineRule="auto"/>
        <w:divId w:val="2116439976"/>
        <w:rPr>
          <w:rFonts w:ascii="Calibri" w:eastAsia="Calibri" w:hAnsi="Calibri" w:cs="Times New Roman"/>
          <w:sz w:val="22"/>
          <w:szCs w:val="22"/>
          <w:lang w:eastAsia="en-US"/>
        </w:rPr>
      </w:pPr>
    </w:p>
    <w:p w14:paraId="5AD86D8D" w14:textId="77777777" w:rsidR="006F2CA2" w:rsidRPr="006F2CA2" w:rsidRDefault="006F2CA2" w:rsidP="006F2CA2">
      <w:pPr>
        <w:keepNext/>
        <w:keepLines/>
        <w:suppressAutoHyphens/>
        <w:spacing w:before="240" w:after="120" w:line="240" w:lineRule="auto"/>
        <w:jc w:val="center"/>
        <w:divId w:val="2116439976"/>
        <w:rPr>
          <w:rFonts w:ascii="Times New Roman" w:hAnsi="Times New Roman" w:cs="Times New Roman"/>
          <w:caps/>
          <w:sz w:val="22"/>
          <w:szCs w:val="20"/>
          <w:lang w:val="en-GB" w:eastAsia="en-US"/>
        </w:rPr>
      </w:pPr>
      <w:r w:rsidRPr="006F2CA2">
        <w:rPr>
          <w:rFonts w:ascii="Times New Roman" w:hAnsi="Times New Roman" w:cs="Times New Roman"/>
          <w:caps/>
          <w:sz w:val="22"/>
          <w:szCs w:val="20"/>
          <w:lang w:val="en-GB" w:eastAsia="en-US"/>
        </w:rPr>
        <w:lastRenderedPageBreak/>
        <w:fldChar w:fldCharType="begin" w:fldLock="1"/>
      </w:r>
      <w:r w:rsidRPr="006F2CA2">
        <w:rPr>
          <w:rFonts w:ascii="Times New Roman" w:hAnsi="Times New Roman" w:cs="Times New Roman"/>
          <w:caps/>
          <w:sz w:val="22"/>
          <w:szCs w:val="20"/>
          <w:lang w:val="en-GB" w:eastAsia="en-US"/>
        </w:rPr>
        <w:instrText xml:space="preserve"> GUID=74db3e24-ab7e-4f3d-829c-1a244a666fab </w:instrText>
      </w:r>
      <w:r w:rsidRPr="006F2CA2">
        <w:rPr>
          <w:rFonts w:ascii="Times New Roman" w:hAnsi="Times New Roman" w:cs="Times New Roman"/>
          <w:caps/>
          <w:sz w:val="22"/>
          <w:szCs w:val="20"/>
          <w:lang w:val="en-GB" w:eastAsia="en-US"/>
        </w:rPr>
        <w:fldChar w:fldCharType="end"/>
      </w:r>
      <w:r w:rsidRPr="006F2CA2">
        <w:rPr>
          <w:rFonts w:ascii="Times New Roman" w:hAnsi="Times New Roman" w:cs="Times New Roman"/>
          <w:caps/>
          <w:sz w:val="22"/>
          <w:szCs w:val="20"/>
          <w:lang w:val="en-GB" w:eastAsia="en-US"/>
        </w:rPr>
        <w:t>Form 18</w:t>
      </w:r>
    </w:p>
    <w:tbl>
      <w:tblPr>
        <w:tblW w:w="7120" w:type="dxa"/>
        <w:jc w:val="center"/>
        <w:tblLook w:val="04A0" w:firstRow="1" w:lastRow="0" w:firstColumn="1" w:lastColumn="0" w:noHBand="0" w:noVBand="1"/>
      </w:tblPr>
      <w:tblGrid>
        <w:gridCol w:w="7120"/>
      </w:tblGrid>
      <w:tr w:rsidR="006F2CA2" w:rsidRPr="006F2CA2" w14:paraId="72D6270C" w14:textId="77777777" w:rsidTr="006F2CA2">
        <w:trPr>
          <w:divId w:val="2116439976"/>
          <w:cantSplit/>
          <w:jc w:val="center"/>
        </w:trPr>
        <w:tc>
          <w:tcPr>
            <w:tcW w:w="7120" w:type="dxa"/>
          </w:tcPr>
          <w:p w14:paraId="3BEF9FE7"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GUID=6598a086-288c-41d1-95d4-bb5215161b14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 xml:space="preserve">R. 48, 54, 56, </w:t>
            </w:r>
          </w:p>
        </w:tc>
      </w:tr>
      <w:tr w:rsidR="006F2CA2" w:rsidRPr="006F2CA2" w14:paraId="7FD12005" w14:textId="77777777" w:rsidTr="006F2CA2">
        <w:trPr>
          <w:divId w:val="2116439976"/>
          <w:cantSplit/>
          <w:jc w:val="center"/>
        </w:trPr>
        <w:tc>
          <w:tcPr>
            <w:tcW w:w="7120" w:type="dxa"/>
          </w:tcPr>
          <w:p w14:paraId="1CA4F82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GUID=89d5d62c-d51a-4861-bed1-66634346b9b0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(MEMORANDUM OF APPEARANCE (DEFENDANT) FORM)</w:t>
            </w:r>
          </w:p>
        </w:tc>
      </w:tr>
      <w:tr w:rsidR="006F2CA2" w:rsidRPr="006F2CA2" w14:paraId="1B277D14" w14:textId="77777777" w:rsidTr="006F2CA2">
        <w:trPr>
          <w:divId w:val="2116439976"/>
          <w:cantSplit/>
          <w:jc w:val="center"/>
        </w:trPr>
        <w:tc>
          <w:tcPr>
            <w:tcW w:w="7120" w:type="dxa"/>
          </w:tcPr>
          <w:p w14:paraId="14C66BEF"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GUID=900d376b-3b8d-4e8d-9fd4-f9a735493cee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IN THE FAMILY JUSTICE COURTS OF THE REPUBLIC OF SINGAPORE</w:t>
            </w:r>
          </w:p>
        </w:tc>
      </w:tr>
      <w:tr w:rsidR="006F2CA2" w:rsidRPr="006F2CA2" w14:paraId="0222A7B9" w14:textId="77777777" w:rsidTr="006F2CA2">
        <w:trPr>
          <w:divId w:val="2116439976"/>
          <w:cantSplit/>
          <w:jc w:val="center"/>
        </w:trPr>
        <w:tc>
          <w:tcPr>
            <w:tcW w:w="7120" w:type="dxa"/>
          </w:tcPr>
          <w:p w14:paraId="54F62628"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GUID=6d03fc8e-9cdc-4f68-8e6e-49b7eadfb093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Divorce Writ No.</w:t>
            </w:r>
          </w:p>
        </w:tc>
      </w:tr>
      <w:tr w:rsidR="006F2CA2" w:rsidRPr="006F2CA2" w14:paraId="54B1C27F" w14:textId="77777777" w:rsidTr="006F2CA2">
        <w:trPr>
          <w:divId w:val="2116439976"/>
          <w:cantSplit/>
          <w:jc w:val="center"/>
        </w:trPr>
        <w:tc>
          <w:tcPr>
            <w:tcW w:w="7120" w:type="dxa"/>
          </w:tcPr>
          <w:p w14:paraId="068919DC"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GUID=028b67be-9925-4f3e-8de3-b00762045afe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Between</w:t>
            </w:r>
          </w:p>
        </w:tc>
      </w:tr>
      <w:tr w:rsidR="006F2CA2" w:rsidRPr="006F2CA2" w14:paraId="2DAF9C2F" w14:textId="77777777" w:rsidTr="006F2CA2">
        <w:trPr>
          <w:divId w:val="2116439976"/>
          <w:cantSplit/>
          <w:jc w:val="center"/>
        </w:trPr>
        <w:tc>
          <w:tcPr>
            <w:tcW w:w="7120" w:type="dxa"/>
          </w:tcPr>
          <w:p w14:paraId="427F6E19"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GUID=fdec6b20-802a-4b41-8e3f-2968c715df64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Plaintiff’s Name</w:t>
            </w:r>
            <w:r w:rsidRPr="006F2CA2">
              <w:rPr>
                <w:rFonts w:ascii="Times New Roman" w:hAnsi="Times New Roman" w:cs="Times New Roman"/>
                <w:sz w:val="22"/>
                <w:szCs w:val="20"/>
                <w:lang w:val="en-GB" w:eastAsia="en-US"/>
              </w:rPr>
              <w:t>] (ID No.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w:t>
            </w:r>
            <w:r w:rsidRPr="006F2CA2">
              <w:rPr>
                <w:rFonts w:ascii="Times New Roman" w:hAnsi="Times New Roman" w:cs="Times New Roman"/>
                <w:i/>
                <w:sz w:val="22"/>
                <w:szCs w:val="20"/>
                <w:lang w:val="en-GB" w:eastAsia="en-US"/>
              </w:rPr>
              <w:t>Plaintiff</w:t>
            </w:r>
          </w:p>
        </w:tc>
      </w:tr>
      <w:tr w:rsidR="006F2CA2" w:rsidRPr="006F2CA2" w14:paraId="4DF336D1" w14:textId="77777777" w:rsidTr="006F2CA2">
        <w:trPr>
          <w:divId w:val="2116439976"/>
          <w:cantSplit/>
          <w:jc w:val="center"/>
        </w:trPr>
        <w:tc>
          <w:tcPr>
            <w:tcW w:w="7120" w:type="dxa"/>
          </w:tcPr>
          <w:p w14:paraId="45078E84"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GUID=b86336e2-a62b-438f-b501-8c99126b7bf9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w:t>
            </w:r>
          </w:p>
        </w:tc>
      </w:tr>
      <w:tr w:rsidR="006F2CA2" w:rsidRPr="006F2CA2" w14:paraId="17DDD9AF" w14:textId="77777777" w:rsidTr="006F2CA2">
        <w:trPr>
          <w:divId w:val="2116439976"/>
          <w:cantSplit/>
          <w:jc w:val="center"/>
        </w:trPr>
        <w:tc>
          <w:tcPr>
            <w:tcW w:w="7120" w:type="dxa"/>
          </w:tcPr>
          <w:p w14:paraId="068ADA1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GUID=f6f675d2-8852-44ec-86ac-a225c62b78b2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Defendant’s Name</w:t>
            </w:r>
            <w:r w:rsidRPr="006F2CA2">
              <w:rPr>
                <w:rFonts w:ascii="Times New Roman" w:hAnsi="Times New Roman" w:cs="Times New Roman"/>
                <w:sz w:val="22"/>
                <w:szCs w:val="20"/>
                <w:lang w:val="en-GB" w:eastAsia="en-US"/>
              </w:rPr>
              <w:t>] (ID No.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w:t>
            </w:r>
            <w:r w:rsidRPr="006F2CA2">
              <w:rPr>
                <w:rFonts w:ascii="Times New Roman" w:hAnsi="Times New Roman" w:cs="Times New Roman"/>
                <w:i/>
                <w:sz w:val="22"/>
                <w:szCs w:val="20"/>
                <w:lang w:val="en-GB" w:eastAsia="en-US"/>
              </w:rPr>
              <w:t>Defendant</w:t>
            </w:r>
          </w:p>
        </w:tc>
      </w:tr>
      <w:tr w:rsidR="006F2CA2" w:rsidRPr="006F2CA2" w14:paraId="300C98A2" w14:textId="77777777" w:rsidTr="006F2CA2">
        <w:trPr>
          <w:divId w:val="2116439976"/>
          <w:cantSplit/>
          <w:jc w:val="center"/>
        </w:trPr>
        <w:tc>
          <w:tcPr>
            <w:tcW w:w="7120" w:type="dxa"/>
          </w:tcPr>
          <w:p w14:paraId="34F4D7EE"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GUID=0b44f2af-06c2-42ac-9a8e-f72c25b0fcc9 </w:instrText>
            </w:r>
            <w:r w:rsidRPr="006F2CA2">
              <w:rPr>
                <w:rFonts w:ascii="Times New Roman" w:hAnsi="Times New Roman" w:cs="Times New Roman"/>
                <w:sz w:val="22"/>
                <w:szCs w:val="20"/>
                <w:lang w:val="en-GB" w:eastAsia="en-US"/>
              </w:rPr>
              <w:fldChar w:fldCharType="end"/>
            </w:r>
          </w:p>
        </w:tc>
      </w:tr>
      <w:tr w:rsidR="006F2CA2" w:rsidRPr="006F2CA2" w14:paraId="6651A90F" w14:textId="77777777" w:rsidTr="006F2CA2">
        <w:trPr>
          <w:divId w:val="2116439976"/>
          <w:cantSplit/>
          <w:jc w:val="center"/>
        </w:trPr>
        <w:tc>
          <w:tcPr>
            <w:tcW w:w="7120" w:type="dxa"/>
          </w:tcPr>
          <w:p w14:paraId="6E484A27"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GUID=41f0e4a2-5abd-430b-a6ae-176b797264c9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MEMORANDUM OF APPEARANCE (DEFENDANT)</w:t>
            </w:r>
          </w:p>
        </w:tc>
      </w:tr>
      <w:tr w:rsidR="006F2CA2" w:rsidRPr="006F2CA2" w14:paraId="68EF77B8" w14:textId="77777777" w:rsidTr="006F2CA2">
        <w:trPr>
          <w:divId w:val="2116439976"/>
          <w:cantSplit/>
          <w:jc w:val="center"/>
        </w:trPr>
        <w:tc>
          <w:tcPr>
            <w:tcW w:w="7120" w:type="dxa"/>
          </w:tcPr>
          <w:p w14:paraId="65CF9E0E"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GUID=9e4ddb68-74c7-4611-bdaf-1916b37c43f4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1.</w:t>
            </w:r>
            <w:r w:rsidRPr="006F2CA2">
              <w:rPr>
                <w:rFonts w:ascii="Times New Roman" w:hAnsi="Times New Roman" w:cs="Times New Roman"/>
                <w:sz w:val="22"/>
                <w:szCs w:val="22"/>
                <w:lang w:val="en-GB" w:eastAsia="en-US"/>
              </w:rPr>
              <w:tab/>
              <w:t>I am the Defendant and I intend/do not intend* to defend the action.</w:t>
            </w:r>
          </w:p>
        </w:tc>
      </w:tr>
      <w:tr w:rsidR="006F2CA2" w:rsidRPr="006F2CA2" w14:paraId="73475904" w14:textId="77777777" w:rsidTr="006F2CA2">
        <w:trPr>
          <w:divId w:val="2116439976"/>
          <w:cantSplit/>
          <w:jc w:val="center"/>
        </w:trPr>
        <w:tc>
          <w:tcPr>
            <w:tcW w:w="7120" w:type="dxa"/>
          </w:tcPr>
          <w:p w14:paraId="45D0B89E"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GUID=8298f756-e45f-427f-b803-4526f6bae512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ab/>
              <w:t>I am/am not* a bankrupt.</w:t>
            </w:r>
          </w:p>
        </w:tc>
      </w:tr>
      <w:tr w:rsidR="006F2CA2" w:rsidRPr="006F2CA2" w14:paraId="08DD07EC" w14:textId="77777777" w:rsidTr="006F2CA2">
        <w:trPr>
          <w:divId w:val="2116439976"/>
          <w:cantSplit/>
          <w:jc w:val="center"/>
        </w:trPr>
        <w:tc>
          <w:tcPr>
            <w:tcW w:w="7120" w:type="dxa"/>
          </w:tcPr>
          <w:p w14:paraId="132EE392"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GUID=6798cf34-2199-47b4-8324-c2ad6da5707f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ab/>
              <w:t>I received the Writ of Summons (Writ) and Statement of Claim on [</w:t>
            </w:r>
            <w:r w:rsidRPr="006F2CA2">
              <w:rPr>
                <w:rFonts w:ascii="Times New Roman" w:hAnsi="Times New Roman" w:cs="Times New Roman"/>
                <w:i/>
                <w:sz w:val="22"/>
                <w:szCs w:val="22"/>
                <w:lang w:val="en-GB" w:eastAsia="en-US"/>
              </w:rPr>
              <w:t>to state date</w:t>
            </w:r>
            <w:r w:rsidRPr="006F2CA2">
              <w:rPr>
                <w:rFonts w:ascii="Times New Roman" w:hAnsi="Times New Roman" w:cs="Times New Roman"/>
                <w:sz w:val="22"/>
                <w:szCs w:val="22"/>
                <w:lang w:val="en-GB" w:eastAsia="en-US"/>
              </w:rPr>
              <w:t>] at [</w:t>
            </w:r>
            <w:r w:rsidRPr="006F2CA2">
              <w:rPr>
                <w:rFonts w:ascii="Times New Roman" w:hAnsi="Times New Roman" w:cs="Times New Roman"/>
                <w:i/>
                <w:sz w:val="22"/>
                <w:szCs w:val="22"/>
                <w:lang w:val="en-GB" w:eastAsia="en-US"/>
              </w:rPr>
              <w:t>to state address</w:t>
            </w:r>
            <w:r w:rsidRPr="006F2CA2">
              <w:rPr>
                <w:rFonts w:ascii="Times New Roman" w:hAnsi="Times New Roman" w:cs="Times New Roman"/>
                <w:sz w:val="22"/>
                <w:szCs w:val="22"/>
                <w:lang w:val="en-GB" w:eastAsia="en-US"/>
              </w:rPr>
              <w:t>]:</w:t>
            </w:r>
          </w:p>
        </w:tc>
      </w:tr>
      <w:tr w:rsidR="006F2CA2" w:rsidRPr="006F2CA2" w14:paraId="7B2B30C2" w14:textId="77777777" w:rsidTr="006F2CA2">
        <w:trPr>
          <w:divId w:val="2116439976"/>
          <w:cantSplit/>
          <w:jc w:val="center"/>
        </w:trPr>
        <w:tc>
          <w:tcPr>
            <w:tcW w:w="7120" w:type="dxa"/>
          </w:tcPr>
          <w:p w14:paraId="22859ED6"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GUID=be314ab6-fafb-4088-848e-13117211fbc2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2.</w:t>
            </w:r>
            <w:r w:rsidRPr="006F2CA2">
              <w:rPr>
                <w:rFonts w:ascii="Times New Roman" w:hAnsi="Times New Roman" w:cs="Times New Roman"/>
                <w:sz w:val="22"/>
                <w:szCs w:val="22"/>
                <w:lang w:val="en-GB" w:eastAsia="en-US"/>
              </w:rPr>
              <w:tab/>
              <w:t>*The Statement of Claim alleges that there has been 3 years’ separation and that you the Defendant consent to a judgment being granted</w:t>
            </w:r>
            <w:r w:rsidRPr="006F2CA2">
              <w:rPr>
                <w:rFonts w:ascii="Times New Roman" w:hAnsi="Times New Roman" w:cs="Times New Roman"/>
                <w:i/>
                <w:sz w:val="22"/>
                <w:szCs w:val="22"/>
                <w:lang w:val="en-GB" w:eastAsia="en-US"/>
              </w:rPr>
              <w:t>.</w:t>
            </w:r>
            <w:r w:rsidRPr="006F2CA2">
              <w:rPr>
                <w:rFonts w:ascii="Times New Roman" w:hAnsi="Times New Roman" w:cs="Times New Roman"/>
                <w:sz w:val="22"/>
                <w:szCs w:val="22"/>
                <w:lang w:val="en-GB" w:eastAsia="en-US"/>
              </w:rPr>
              <w:t xml:space="preserve"> I consent/do not consent* to a judgment being granted.</w:t>
            </w:r>
          </w:p>
        </w:tc>
      </w:tr>
      <w:tr w:rsidR="006F2CA2" w:rsidRPr="006F2CA2" w14:paraId="20C46FC1" w14:textId="77777777" w:rsidTr="006F2CA2">
        <w:trPr>
          <w:divId w:val="2116439976"/>
          <w:cantSplit/>
          <w:jc w:val="center"/>
        </w:trPr>
        <w:tc>
          <w:tcPr>
            <w:tcW w:w="7120" w:type="dxa"/>
          </w:tcPr>
          <w:p w14:paraId="42FA8B72"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GUID=7aebd7c2-87ca-4ad6-b754-6ab1d211e9b6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ab/>
              <w:t>(</w:t>
            </w:r>
            <w:r w:rsidRPr="006F2CA2">
              <w:rPr>
                <w:rFonts w:ascii="Times New Roman" w:hAnsi="Times New Roman" w:cs="Times New Roman"/>
                <w:i/>
                <w:sz w:val="22"/>
                <w:szCs w:val="22"/>
                <w:lang w:val="en-GB" w:eastAsia="en-US"/>
              </w:rPr>
              <w:t>Note: Before you answer this question, you should understand that —</w:t>
            </w:r>
          </w:p>
        </w:tc>
      </w:tr>
      <w:tr w:rsidR="006F2CA2" w:rsidRPr="006F2CA2" w14:paraId="3A7460B9" w14:textId="77777777" w:rsidTr="006F2CA2">
        <w:trPr>
          <w:divId w:val="2116439976"/>
          <w:cantSplit/>
          <w:jc w:val="center"/>
        </w:trPr>
        <w:tc>
          <w:tcPr>
            <w:tcW w:w="7120" w:type="dxa"/>
          </w:tcPr>
          <w:p w14:paraId="2B0002B3"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GUID=0f5bcdb5-10cb-49fd-a100-9b0b20f905b3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i/>
                <w:sz w:val="22"/>
                <w:szCs w:val="22"/>
                <w:lang w:val="en-GB" w:eastAsia="en-US"/>
              </w:rPr>
              <w:t>(a)</w:t>
            </w:r>
            <w:r w:rsidRPr="006F2CA2">
              <w:rPr>
                <w:rFonts w:ascii="Times New Roman" w:hAnsi="Times New Roman" w:cs="Times New Roman"/>
                <w:i/>
                <w:sz w:val="22"/>
                <w:szCs w:val="22"/>
                <w:lang w:val="en-GB" w:eastAsia="en-US"/>
              </w:rPr>
              <w:tab/>
              <w:t>if the Plaintiff satisfies the court that the Plaintiff and you have lived apart for 3 years immediately before the filing of the Writ and that you consent to a judgment being granted, the court will grant one unless it considers that the marriage has not broken down irretrievably; and</w:t>
            </w:r>
          </w:p>
        </w:tc>
      </w:tr>
      <w:tr w:rsidR="006F2CA2" w:rsidRPr="006F2CA2" w14:paraId="6E3F4C24" w14:textId="77777777" w:rsidTr="006F2CA2">
        <w:trPr>
          <w:divId w:val="2116439976"/>
          <w:cantSplit/>
          <w:jc w:val="center"/>
        </w:trPr>
        <w:tc>
          <w:tcPr>
            <w:tcW w:w="7120" w:type="dxa"/>
          </w:tcPr>
          <w:p w14:paraId="1DAF6EED"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GUID=daf9d471-6311-4d22-8790-e9e6115b5eae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i/>
                <w:sz w:val="22"/>
                <w:szCs w:val="22"/>
                <w:lang w:val="en-GB" w:eastAsia="en-US"/>
              </w:rPr>
              <w:t>(b)</w:t>
            </w:r>
            <w:r w:rsidRPr="006F2CA2">
              <w:rPr>
                <w:rFonts w:ascii="Times New Roman" w:hAnsi="Times New Roman" w:cs="Times New Roman"/>
                <w:i/>
                <w:sz w:val="22"/>
                <w:szCs w:val="22"/>
                <w:lang w:val="en-GB" w:eastAsia="en-US"/>
              </w:rPr>
              <w:tab/>
              <w:t xml:space="preserve">a final judgment will end your marriage and may have consequences in your case depending on your </w:t>
            </w:r>
            <w:proofErr w:type="gramStart"/>
            <w:r w:rsidRPr="006F2CA2">
              <w:rPr>
                <w:rFonts w:ascii="Times New Roman" w:hAnsi="Times New Roman" w:cs="Times New Roman"/>
                <w:i/>
                <w:sz w:val="22"/>
                <w:szCs w:val="22"/>
                <w:lang w:val="en-GB" w:eastAsia="en-US"/>
              </w:rPr>
              <w:t>particular circumstances</w:t>
            </w:r>
            <w:proofErr w:type="gramEnd"/>
            <w:r w:rsidRPr="006F2CA2">
              <w:rPr>
                <w:rFonts w:ascii="Times New Roman" w:hAnsi="Times New Roman" w:cs="Times New Roman"/>
                <w:i/>
                <w:sz w:val="22"/>
                <w:szCs w:val="22"/>
                <w:lang w:val="en-GB" w:eastAsia="en-US"/>
              </w:rPr>
              <w:t>. If you are unsure about the consequences, you should consult a lawyer.</w:t>
            </w:r>
          </w:p>
        </w:tc>
      </w:tr>
      <w:tr w:rsidR="006F2CA2" w:rsidRPr="006F2CA2" w14:paraId="29FA9FD5" w14:textId="77777777" w:rsidTr="006F2CA2">
        <w:trPr>
          <w:divId w:val="2116439976"/>
          <w:cantSplit/>
          <w:jc w:val="center"/>
        </w:trPr>
        <w:tc>
          <w:tcPr>
            <w:tcW w:w="7120" w:type="dxa"/>
          </w:tcPr>
          <w:p w14:paraId="0D58FD50"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GUID=d7f6e6d2-5927-4c1a-a466-03a25d07f5cd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i/>
                <w:sz w:val="22"/>
                <w:szCs w:val="22"/>
                <w:lang w:val="en-GB" w:eastAsia="en-US"/>
              </w:rPr>
              <w:tab/>
              <w:t>If after consenting you wish to withdraw your consent, you must immediately inform the court and give notice to the Plaintiff.)</w:t>
            </w:r>
          </w:p>
        </w:tc>
      </w:tr>
      <w:tr w:rsidR="006F2CA2" w:rsidRPr="006F2CA2" w14:paraId="3E02BB0B" w14:textId="77777777" w:rsidTr="006F2CA2">
        <w:trPr>
          <w:divId w:val="2116439976"/>
          <w:cantSplit/>
          <w:jc w:val="center"/>
        </w:trPr>
        <w:tc>
          <w:tcPr>
            <w:tcW w:w="7120" w:type="dxa"/>
          </w:tcPr>
          <w:p w14:paraId="0ED289F2"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GUID=130b4999-f062-49c7-ac0b-c793f0fcd71a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3.</w:t>
            </w:r>
            <w:r w:rsidRPr="006F2CA2">
              <w:rPr>
                <w:rFonts w:ascii="Times New Roman" w:hAnsi="Times New Roman" w:cs="Times New Roman"/>
                <w:sz w:val="22"/>
                <w:szCs w:val="22"/>
                <w:lang w:val="en-GB" w:eastAsia="en-US"/>
              </w:rPr>
              <w:tab/>
              <w:t>*The Plaintiff is also making various claims for relief in this Writ. I wish to be heard on all these claims/some of these claims*.</w:t>
            </w:r>
          </w:p>
        </w:tc>
      </w:tr>
      <w:tr w:rsidR="006F2CA2" w:rsidRPr="006F2CA2" w14:paraId="4CB8D95B" w14:textId="77777777" w:rsidTr="006F2CA2">
        <w:trPr>
          <w:divId w:val="2116439976"/>
          <w:cantSplit/>
          <w:jc w:val="center"/>
        </w:trPr>
        <w:tc>
          <w:tcPr>
            <w:tcW w:w="7120" w:type="dxa"/>
          </w:tcPr>
          <w:p w14:paraId="09CE5C55"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GUID=4888215b-116c-47f3-b8e3-16e83084d5a3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ab/>
              <w:t>(</w:t>
            </w:r>
            <w:r w:rsidRPr="006F2CA2">
              <w:rPr>
                <w:rFonts w:ascii="Times New Roman" w:hAnsi="Times New Roman" w:cs="Times New Roman"/>
                <w:i/>
                <w:sz w:val="22"/>
                <w:szCs w:val="22"/>
                <w:lang w:val="en-GB" w:eastAsia="en-US"/>
              </w:rPr>
              <w:t>To choose one or more of the following, circle the relevant item(s)</w:t>
            </w:r>
            <w:r w:rsidRPr="006F2CA2">
              <w:rPr>
                <w:rFonts w:ascii="Times New Roman" w:hAnsi="Times New Roman" w:cs="Times New Roman"/>
                <w:sz w:val="22"/>
                <w:szCs w:val="22"/>
                <w:lang w:val="en-GB" w:eastAsia="en-US"/>
              </w:rPr>
              <w:t>)</w:t>
            </w:r>
          </w:p>
        </w:tc>
      </w:tr>
      <w:tr w:rsidR="006F2CA2" w:rsidRPr="006F2CA2" w14:paraId="018D33B3" w14:textId="77777777" w:rsidTr="006F2CA2">
        <w:trPr>
          <w:divId w:val="2116439976"/>
          <w:cantSplit/>
          <w:jc w:val="center"/>
        </w:trPr>
        <w:tc>
          <w:tcPr>
            <w:tcW w:w="7120" w:type="dxa"/>
          </w:tcPr>
          <w:p w14:paraId="6A7765E7"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GUID=9317a24d-df34-4d17-adf4-21ec0805659e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w:t>
            </w:r>
            <w:r w:rsidRPr="006F2CA2">
              <w:rPr>
                <w:rFonts w:ascii="Times New Roman" w:hAnsi="Times New Roman" w:cs="Times New Roman"/>
                <w:i/>
                <w:sz w:val="22"/>
                <w:szCs w:val="22"/>
                <w:lang w:val="en-GB" w:eastAsia="en-US"/>
              </w:rPr>
              <w:t>a</w:t>
            </w:r>
            <w:r w:rsidRPr="006F2CA2">
              <w:rPr>
                <w:rFonts w:ascii="Times New Roman" w:hAnsi="Times New Roman" w:cs="Times New Roman"/>
                <w:sz w:val="22"/>
                <w:szCs w:val="22"/>
                <w:lang w:val="en-GB" w:eastAsia="en-US"/>
              </w:rPr>
              <w:t>)</w:t>
            </w:r>
            <w:r w:rsidRPr="006F2CA2">
              <w:rPr>
                <w:rFonts w:ascii="Times New Roman" w:hAnsi="Times New Roman" w:cs="Times New Roman"/>
                <w:sz w:val="22"/>
                <w:szCs w:val="22"/>
                <w:lang w:val="en-GB" w:eastAsia="en-US"/>
              </w:rPr>
              <w:tab/>
              <w:t>Custody* of and/or care and control* of the child/children* of the marriage</w:t>
            </w:r>
          </w:p>
        </w:tc>
      </w:tr>
      <w:tr w:rsidR="006F2CA2" w:rsidRPr="006F2CA2" w14:paraId="5BA72B3B" w14:textId="77777777" w:rsidTr="006F2CA2">
        <w:trPr>
          <w:divId w:val="2116439976"/>
          <w:cantSplit/>
          <w:jc w:val="center"/>
        </w:trPr>
        <w:tc>
          <w:tcPr>
            <w:tcW w:w="7120" w:type="dxa"/>
          </w:tcPr>
          <w:p w14:paraId="21051945"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GUID=2525fc07-a7e6-449d-8e5a-27bff04eb124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w:t>
            </w:r>
            <w:r w:rsidRPr="006F2CA2">
              <w:rPr>
                <w:rFonts w:ascii="Times New Roman" w:hAnsi="Times New Roman" w:cs="Times New Roman"/>
                <w:i/>
                <w:sz w:val="22"/>
                <w:szCs w:val="22"/>
                <w:lang w:val="en-GB" w:eastAsia="en-US"/>
              </w:rPr>
              <w:t>b</w:t>
            </w:r>
            <w:r w:rsidRPr="006F2CA2">
              <w:rPr>
                <w:rFonts w:ascii="Times New Roman" w:hAnsi="Times New Roman" w:cs="Times New Roman"/>
                <w:sz w:val="22"/>
                <w:szCs w:val="22"/>
                <w:lang w:val="en-GB" w:eastAsia="en-US"/>
              </w:rPr>
              <w:t>)</w:t>
            </w:r>
            <w:r w:rsidRPr="006F2CA2">
              <w:rPr>
                <w:rFonts w:ascii="Times New Roman" w:hAnsi="Times New Roman" w:cs="Times New Roman"/>
                <w:sz w:val="22"/>
                <w:szCs w:val="22"/>
                <w:lang w:val="en-GB" w:eastAsia="en-US"/>
              </w:rPr>
              <w:tab/>
              <w:t>Access to the child/children* of the marriage. I will be filing my Agreement to Plaintiff’s Proposed Parenting Plan/Defendant’s Proposed Parenting Plan*</w:t>
            </w:r>
          </w:p>
        </w:tc>
      </w:tr>
      <w:tr w:rsidR="006F2CA2" w:rsidRPr="006F2CA2" w14:paraId="22ACB311" w14:textId="77777777" w:rsidTr="006F2CA2">
        <w:trPr>
          <w:divId w:val="2116439976"/>
          <w:cantSplit/>
          <w:jc w:val="center"/>
        </w:trPr>
        <w:tc>
          <w:tcPr>
            <w:tcW w:w="7120" w:type="dxa"/>
          </w:tcPr>
          <w:p w14:paraId="3732607F"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GUID=dae9190a-9e6e-4b32-b6d2-4d8b71b09f83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w:t>
            </w:r>
            <w:r w:rsidRPr="006F2CA2">
              <w:rPr>
                <w:rFonts w:ascii="Times New Roman" w:hAnsi="Times New Roman" w:cs="Times New Roman"/>
                <w:i/>
                <w:sz w:val="22"/>
                <w:szCs w:val="22"/>
                <w:lang w:val="en-GB" w:eastAsia="en-US"/>
              </w:rPr>
              <w:t>c</w:t>
            </w:r>
            <w:r w:rsidRPr="006F2CA2">
              <w:rPr>
                <w:rFonts w:ascii="Times New Roman" w:hAnsi="Times New Roman" w:cs="Times New Roman"/>
                <w:sz w:val="22"/>
                <w:szCs w:val="22"/>
                <w:lang w:val="en-GB" w:eastAsia="en-US"/>
              </w:rPr>
              <w:t>)</w:t>
            </w:r>
            <w:r w:rsidRPr="006F2CA2">
              <w:rPr>
                <w:rFonts w:ascii="Times New Roman" w:hAnsi="Times New Roman" w:cs="Times New Roman"/>
                <w:sz w:val="22"/>
                <w:szCs w:val="22"/>
                <w:lang w:val="en-GB" w:eastAsia="en-US"/>
              </w:rPr>
              <w:tab/>
              <w:t>Division of the matrimonial home. I will be filing my Agreement to Plaintiff’s Proposed Matrimonial Property Plan/Defendant’s Proposed Matrimonial Property Plan*</w:t>
            </w:r>
          </w:p>
        </w:tc>
      </w:tr>
      <w:tr w:rsidR="006F2CA2" w:rsidRPr="006F2CA2" w14:paraId="7D781BEB" w14:textId="77777777" w:rsidTr="006F2CA2">
        <w:trPr>
          <w:divId w:val="2116439976"/>
          <w:cantSplit/>
          <w:jc w:val="center"/>
        </w:trPr>
        <w:tc>
          <w:tcPr>
            <w:tcW w:w="7120" w:type="dxa"/>
          </w:tcPr>
          <w:p w14:paraId="565E5F3A"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GUID=5c32c70d-465e-4a83-90b3-f11f082b1a2f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w:t>
            </w:r>
            <w:r w:rsidRPr="006F2CA2">
              <w:rPr>
                <w:rFonts w:ascii="Times New Roman" w:hAnsi="Times New Roman" w:cs="Times New Roman"/>
                <w:i/>
                <w:sz w:val="22"/>
                <w:szCs w:val="22"/>
                <w:lang w:val="en-GB" w:eastAsia="en-US"/>
              </w:rPr>
              <w:t>d</w:t>
            </w:r>
            <w:r w:rsidRPr="006F2CA2">
              <w:rPr>
                <w:rFonts w:ascii="Times New Roman" w:hAnsi="Times New Roman" w:cs="Times New Roman"/>
                <w:sz w:val="22"/>
                <w:szCs w:val="22"/>
                <w:lang w:val="en-GB" w:eastAsia="en-US"/>
              </w:rPr>
              <w:t>)</w:t>
            </w:r>
            <w:r w:rsidRPr="006F2CA2">
              <w:rPr>
                <w:rFonts w:ascii="Times New Roman" w:hAnsi="Times New Roman" w:cs="Times New Roman"/>
                <w:sz w:val="22"/>
                <w:szCs w:val="22"/>
                <w:lang w:val="en-GB" w:eastAsia="en-US"/>
              </w:rPr>
              <w:tab/>
              <w:t>Division of the matrimonial assets (other than the matrimonial home)</w:t>
            </w:r>
          </w:p>
        </w:tc>
      </w:tr>
      <w:tr w:rsidR="006F2CA2" w:rsidRPr="006F2CA2" w14:paraId="76A2D771" w14:textId="77777777" w:rsidTr="006F2CA2">
        <w:trPr>
          <w:divId w:val="2116439976"/>
          <w:cantSplit/>
          <w:jc w:val="center"/>
        </w:trPr>
        <w:tc>
          <w:tcPr>
            <w:tcW w:w="7120" w:type="dxa"/>
          </w:tcPr>
          <w:p w14:paraId="03D3FD23"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GUID=2b979ed6-c0ef-40eb-8bd0-4bc92364f409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w:t>
            </w:r>
            <w:r w:rsidRPr="006F2CA2">
              <w:rPr>
                <w:rFonts w:ascii="Times New Roman" w:hAnsi="Times New Roman" w:cs="Times New Roman"/>
                <w:i/>
                <w:sz w:val="22"/>
                <w:szCs w:val="22"/>
                <w:lang w:val="en-GB" w:eastAsia="en-US"/>
              </w:rPr>
              <w:t>e</w:t>
            </w:r>
            <w:r w:rsidRPr="006F2CA2">
              <w:rPr>
                <w:rFonts w:ascii="Times New Roman" w:hAnsi="Times New Roman" w:cs="Times New Roman"/>
                <w:sz w:val="22"/>
                <w:szCs w:val="22"/>
                <w:lang w:val="en-GB" w:eastAsia="en-US"/>
              </w:rPr>
              <w:t>)</w:t>
            </w:r>
            <w:r w:rsidRPr="006F2CA2">
              <w:rPr>
                <w:rFonts w:ascii="Times New Roman" w:hAnsi="Times New Roman" w:cs="Times New Roman"/>
                <w:sz w:val="22"/>
                <w:szCs w:val="22"/>
                <w:lang w:val="en-GB" w:eastAsia="en-US"/>
              </w:rPr>
              <w:tab/>
              <w:t>Maintenance for the wife / incapacitated husband*</w:t>
            </w:r>
          </w:p>
        </w:tc>
      </w:tr>
      <w:tr w:rsidR="006F2CA2" w:rsidRPr="006F2CA2" w14:paraId="2C5424D1" w14:textId="77777777" w:rsidTr="006F2CA2">
        <w:trPr>
          <w:divId w:val="2116439976"/>
          <w:cantSplit/>
          <w:jc w:val="center"/>
        </w:trPr>
        <w:tc>
          <w:tcPr>
            <w:tcW w:w="7120" w:type="dxa"/>
          </w:tcPr>
          <w:p w14:paraId="602FFEF0"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lastRenderedPageBreak/>
              <w:fldChar w:fldCharType="begin"/>
            </w:r>
            <w:r w:rsidRPr="006F2CA2">
              <w:rPr>
                <w:rFonts w:ascii="Times New Roman" w:hAnsi="Times New Roman" w:cs="Times New Roman"/>
                <w:sz w:val="22"/>
                <w:szCs w:val="22"/>
                <w:lang w:val="en-GB" w:eastAsia="en-US"/>
              </w:rPr>
              <w:instrText xml:space="preserve"> GUID=02d8543b-25b4-4952-8648-ba2d0daa2f44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w:t>
            </w:r>
            <w:r w:rsidRPr="006F2CA2">
              <w:rPr>
                <w:rFonts w:ascii="Times New Roman" w:hAnsi="Times New Roman" w:cs="Times New Roman"/>
                <w:i/>
                <w:sz w:val="22"/>
                <w:szCs w:val="22"/>
                <w:lang w:val="en-GB" w:eastAsia="en-US"/>
              </w:rPr>
              <w:t>f</w:t>
            </w:r>
            <w:r w:rsidRPr="006F2CA2">
              <w:rPr>
                <w:rFonts w:ascii="Times New Roman" w:hAnsi="Times New Roman" w:cs="Times New Roman"/>
                <w:sz w:val="22"/>
                <w:szCs w:val="22"/>
                <w:lang w:val="en-GB" w:eastAsia="en-US"/>
              </w:rPr>
              <w:t>)</w:t>
            </w:r>
            <w:r w:rsidRPr="006F2CA2">
              <w:rPr>
                <w:rFonts w:ascii="Times New Roman" w:hAnsi="Times New Roman" w:cs="Times New Roman"/>
                <w:sz w:val="22"/>
                <w:szCs w:val="22"/>
                <w:lang w:val="en-GB" w:eastAsia="en-US"/>
              </w:rPr>
              <w:tab/>
              <w:t>Maintenance for the child/children* of the marriage</w:t>
            </w:r>
          </w:p>
        </w:tc>
      </w:tr>
      <w:tr w:rsidR="006F2CA2" w:rsidRPr="006F2CA2" w14:paraId="4CAFE840" w14:textId="77777777" w:rsidTr="006F2CA2">
        <w:trPr>
          <w:divId w:val="2116439976"/>
          <w:cantSplit/>
          <w:jc w:val="center"/>
        </w:trPr>
        <w:tc>
          <w:tcPr>
            <w:tcW w:w="7120" w:type="dxa"/>
          </w:tcPr>
          <w:p w14:paraId="3315216C"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GUID=7959a1f5-dbe1-4143-a833-b4a2c3f37c1e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w:t>
            </w:r>
            <w:r w:rsidRPr="006F2CA2">
              <w:rPr>
                <w:rFonts w:ascii="Times New Roman" w:hAnsi="Times New Roman" w:cs="Times New Roman"/>
                <w:i/>
                <w:sz w:val="22"/>
                <w:szCs w:val="22"/>
                <w:lang w:val="en-GB" w:eastAsia="en-US"/>
              </w:rPr>
              <w:t>g</w:t>
            </w:r>
            <w:r w:rsidRPr="006F2CA2">
              <w:rPr>
                <w:rFonts w:ascii="Times New Roman" w:hAnsi="Times New Roman" w:cs="Times New Roman"/>
                <w:sz w:val="22"/>
                <w:szCs w:val="22"/>
                <w:lang w:val="en-GB" w:eastAsia="en-US"/>
              </w:rPr>
              <w:t>)</w:t>
            </w:r>
            <w:r w:rsidRPr="006F2CA2">
              <w:rPr>
                <w:rFonts w:ascii="Times New Roman" w:hAnsi="Times New Roman" w:cs="Times New Roman"/>
                <w:sz w:val="22"/>
                <w:szCs w:val="22"/>
                <w:lang w:val="en-GB" w:eastAsia="en-US"/>
              </w:rPr>
              <w:tab/>
              <w:t>Costs</w:t>
            </w:r>
          </w:p>
        </w:tc>
      </w:tr>
      <w:tr w:rsidR="006F2CA2" w:rsidRPr="006F2CA2" w14:paraId="7639B84E" w14:textId="77777777" w:rsidTr="006F2CA2">
        <w:trPr>
          <w:divId w:val="2116439976"/>
          <w:cantSplit/>
          <w:jc w:val="center"/>
        </w:trPr>
        <w:tc>
          <w:tcPr>
            <w:tcW w:w="7120" w:type="dxa"/>
          </w:tcPr>
          <w:p w14:paraId="136DCC0D"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GUID=1db2bdf3-f50b-4722-8a90-d73d3b94611c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w:t>
            </w:r>
            <w:r w:rsidRPr="006F2CA2">
              <w:rPr>
                <w:rFonts w:ascii="Times New Roman" w:hAnsi="Times New Roman" w:cs="Times New Roman"/>
                <w:i/>
                <w:sz w:val="22"/>
                <w:szCs w:val="22"/>
                <w:lang w:val="en-GB" w:eastAsia="en-US"/>
              </w:rPr>
              <w:t>h</w:t>
            </w:r>
            <w:r w:rsidRPr="006F2CA2">
              <w:rPr>
                <w:rFonts w:ascii="Times New Roman" w:hAnsi="Times New Roman" w:cs="Times New Roman"/>
                <w:sz w:val="22"/>
                <w:szCs w:val="22"/>
                <w:lang w:val="en-GB" w:eastAsia="en-US"/>
              </w:rPr>
              <w:t>)</w:t>
            </w:r>
            <w:r w:rsidRPr="006F2CA2">
              <w:rPr>
                <w:rFonts w:ascii="Times New Roman" w:hAnsi="Times New Roman" w:cs="Times New Roman"/>
                <w:sz w:val="22"/>
                <w:szCs w:val="22"/>
                <w:lang w:val="en-GB" w:eastAsia="en-US"/>
              </w:rPr>
              <w:tab/>
              <w:t>Others [</w:t>
            </w:r>
            <w:r w:rsidRPr="006F2CA2">
              <w:rPr>
                <w:rFonts w:ascii="Times New Roman" w:hAnsi="Times New Roman" w:cs="Times New Roman"/>
                <w:i/>
                <w:sz w:val="22"/>
                <w:szCs w:val="22"/>
                <w:lang w:val="en-GB" w:eastAsia="en-US"/>
              </w:rPr>
              <w:t>to specify</w:t>
            </w:r>
            <w:r w:rsidRPr="006F2CA2">
              <w:rPr>
                <w:rFonts w:ascii="Times New Roman" w:hAnsi="Times New Roman" w:cs="Times New Roman"/>
                <w:sz w:val="22"/>
                <w:szCs w:val="22"/>
                <w:lang w:val="en-GB" w:eastAsia="en-US"/>
              </w:rPr>
              <w:t>]:</w:t>
            </w:r>
          </w:p>
        </w:tc>
      </w:tr>
      <w:tr w:rsidR="006F2CA2" w:rsidRPr="006F2CA2" w14:paraId="544C1480" w14:textId="77777777" w:rsidTr="006F2CA2">
        <w:trPr>
          <w:divId w:val="2116439976"/>
          <w:cantSplit/>
          <w:jc w:val="center"/>
        </w:trPr>
        <w:tc>
          <w:tcPr>
            <w:tcW w:w="7120" w:type="dxa"/>
          </w:tcPr>
          <w:p w14:paraId="1F608146"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GUID=ac5ae7ac-08e1-4e28-9f6d-25a8989e15fa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ab/>
              <w:t>(</w:t>
            </w:r>
            <w:r w:rsidRPr="006F2CA2">
              <w:rPr>
                <w:rFonts w:ascii="Times New Roman" w:hAnsi="Times New Roman" w:cs="Times New Roman"/>
                <w:i/>
                <w:sz w:val="22"/>
                <w:szCs w:val="22"/>
                <w:lang w:val="en-GB" w:eastAsia="en-US"/>
              </w:rPr>
              <w:t>Please note that you may be heard on these claims even if you do not defend the action and do not file a Defence or Defence and Counterclaim in court.</w:t>
            </w:r>
            <w:r w:rsidRPr="006F2CA2">
              <w:rPr>
                <w:rFonts w:ascii="Times New Roman" w:hAnsi="Times New Roman" w:cs="Times New Roman"/>
                <w:sz w:val="22"/>
                <w:szCs w:val="22"/>
                <w:lang w:val="en-GB" w:eastAsia="en-US"/>
              </w:rPr>
              <w:t>)</w:t>
            </w:r>
          </w:p>
        </w:tc>
      </w:tr>
      <w:tr w:rsidR="006F2CA2" w:rsidRPr="006F2CA2" w14:paraId="7C1C2668" w14:textId="77777777" w:rsidTr="006F2CA2">
        <w:trPr>
          <w:divId w:val="2116439976"/>
          <w:cantSplit/>
          <w:jc w:val="center"/>
        </w:trPr>
        <w:tc>
          <w:tcPr>
            <w:tcW w:w="7120" w:type="dxa"/>
          </w:tcPr>
          <w:p w14:paraId="05BB4394"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GUID=adbf242f-89e0-455c-9e51-4d74fb63f66c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4.</w:t>
            </w:r>
            <w:r w:rsidRPr="006F2CA2">
              <w:rPr>
                <w:rFonts w:ascii="Times New Roman" w:hAnsi="Times New Roman" w:cs="Times New Roman"/>
                <w:sz w:val="22"/>
                <w:szCs w:val="22"/>
                <w:lang w:val="en-GB" w:eastAsia="en-US"/>
              </w:rPr>
              <w:tab/>
              <w:t>*I wish to make claims for relief in the following matters, which have not been dealt with in the Writ:</w:t>
            </w:r>
          </w:p>
        </w:tc>
      </w:tr>
      <w:tr w:rsidR="006F2CA2" w:rsidRPr="006F2CA2" w14:paraId="444E0993" w14:textId="77777777" w:rsidTr="006F2CA2">
        <w:trPr>
          <w:divId w:val="2116439976"/>
          <w:cantSplit/>
          <w:jc w:val="center"/>
        </w:trPr>
        <w:tc>
          <w:tcPr>
            <w:tcW w:w="7120" w:type="dxa"/>
          </w:tcPr>
          <w:p w14:paraId="5EFA52F9"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GUID=51cb381f-9ca8-47b5-99b3-6270386ab16d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ab/>
              <w:t>(</w:t>
            </w:r>
            <w:r w:rsidRPr="006F2CA2">
              <w:rPr>
                <w:rFonts w:ascii="Times New Roman" w:hAnsi="Times New Roman" w:cs="Times New Roman"/>
                <w:i/>
                <w:sz w:val="22"/>
                <w:szCs w:val="22"/>
                <w:lang w:val="en-GB" w:eastAsia="en-US"/>
              </w:rPr>
              <w:t>To choose one or more of the following, circle the relevant item(s)</w:t>
            </w:r>
            <w:r w:rsidRPr="006F2CA2">
              <w:rPr>
                <w:rFonts w:ascii="Times New Roman" w:hAnsi="Times New Roman" w:cs="Times New Roman"/>
                <w:sz w:val="22"/>
                <w:szCs w:val="22"/>
                <w:lang w:val="en-GB" w:eastAsia="en-US"/>
              </w:rPr>
              <w:t>)</w:t>
            </w:r>
          </w:p>
        </w:tc>
      </w:tr>
      <w:tr w:rsidR="006F2CA2" w:rsidRPr="006F2CA2" w14:paraId="1B36F17F" w14:textId="77777777" w:rsidTr="006F2CA2">
        <w:trPr>
          <w:divId w:val="2116439976"/>
          <w:cantSplit/>
          <w:jc w:val="center"/>
        </w:trPr>
        <w:tc>
          <w:tcPr>
            <w:tcW w:w="7120" w:type="dxa"/>
          </w:tcPr>
          <w:p w14:paraId="00D2348F"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GUID=4465350f-f49f-408b-84bb-460e687be665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w:t>
            </w:r>
            <w:r w:rsidRPr="006F2CA2">
              <w:rPr>
                <w:rFonts w:ascii="Times New Roman" w:hAnsi="Times New Roman" w:cs="Times New Roman"/>
                <w:i/>
                <w:sz w:val="22"/>
                <w:szCs w:val="22"/>
                <w:lang w:val="en-GB" w:eastAsia="en-US"/>
              </w:rPr>
              <w:t>a</w:t>
            </w:r>
            <w:r w:rsidRPr="006F2CA2">
              <w:rPr>
                <w:rFonts w:ascii="Times New Roman" w:hAnsi="Times New Roman" w:cs="Times New Roman"/>
                <w:sz w:val="22"/>
                <w:szCs w:val="22"/>
                <w:lang w:val="en-GB" w:eastAsia="en-US"/>
              </w:rPr>
              <w:t>)</w:t>
            </w:r>
            <w:r w:rsidRPr="006F2CA2">
              <w:rPr>
                <w:rFonts w:ascii="Times New Roman" w:hAnsi="Times New Roman" w:cs="Times New Roman"/>
                <w:sz w:val="22"/>
                <w:szCs w:val="22"/>
                <w:lang w:val="en-GB" w:eastAsia="en-US"/>
              </w:rPr>
              <w:tab/>
              <w:t>Custody* of and/or care and control* of the child/children* of the marriage</w:t>
            </w:r>
          </w:p>
        </w:tc>
      </w:tr>
      <w:tr w:rsidR="006F2CA2" w:rsidRPr="006F2CA2" w14:paraId="6B324D0A" w14:textId="77777777" w:rsidTr="006F2CA2">
        <w:trPr>
          <w:divId w:val="2116439976"/>
          <w:cantSplit/>
          <w:jc w:val="center"/>
        </w:trPr>
        <w:tc>
          <w:tcPr>
            <w:tcW w:w="7120" w:type="dxa"/>
          </w:tcPr>
          <w:p w14:paraId="25DB5AAC"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GUID=42f64471-330e-4339-96ed-9050aac64167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w:t>
            </w:r>
            <w:r w:rsidRPr="006F2CA2">
              <w:rPr>
                <w:rFonts w:ascii="Times New Roman" w:hAnsi="Times New Roman" w:cs="Times New Roman"/>
                <w:i/>
                <w:sz w:val="22"/>
                <w:szCs w:val="22"/>
                <w:lang w:val="en-GB" w:eastAsia="en-US"/>
              </w:rPr>
              <w:t>b</w:t>
            </w:r>
            <w:r w:rsidRPr="006F2CA2">
              <w:rPr>
                <w:rFonts w:ascii="Times New Roman" w:hAnsi="Times New Roman" w:cs="Times New Roman"/>
                <w:sz w:val="22"/>
                <w:szCs w:val="22"/>
                <w:lang w:val="en-GB" w:eastAsia="en-US"/>
              </w:rPr>
              <w:t>)</w:t>
            </w:r>
            <w:r w:rsidRPr="006F2CA2">
              <w:rPr>
                <w:rFonts w:ascii="Times New Roman" w:hAnsi="Times New Roman" w:cs="Times New Roman"/>
                <w:sz w:val="22"/>
                <w:szCs w:val="22"/>
                <w:lang w:val="en-GB" w:eastAsia="en-US"/>
              </w:rPr>
              <w:tab/>
              <w:t>Access to the child/children* of the marriage</w:t>
            </w:r>
          </w:p>
        </w:tc>
      </w:tr>
      <w:tr w:rsidR="006F2CA2" w:rsidRPr="006F2CA2" w14:paraId="53A74DC9" w14:textId="77777777" w:rsidTr="006F2CA2">
        <w:trPr>
          <w:divId w:val="2116439976"/>
          <w:cantSplit/>
          <w:jc w:val="center"/>
        </w:trPr>
        <w:tc>
          <w:tcPr>
            <w:tcW w:w="7120" w:type="dxa"/>
          </w:tcPr>
          <w:p w14:paraId="03C264F2"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GUID=2c8a62a4-239f-4b24-b6f2-39abf5226fd7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w:t>
            </w:r>
            <w:r w:rsidRPr="006F2CA2">
              <w:rPr>
                <w:rFonts w:ascii="Times New Roman" w:hAnsi="Times New Roman" w:cs="Times New Roman"/>
                <w:i/>
                <w:sz w:val="22"/>
                <w:szCs w:val="22"/>
                <w:lang w:val="en-GB" w:eastAsia="en-US"/>
              </w:rPr>
              <w:t>c</w:t>
            </w:r>
            <w:r w:rsidRPr="006F2CA2">
              <w:rPr>
                <w:rFonts w:ascii="Times New Roman" w:hAnsi="Times New Roman" w:cs="Times New Roman"/>
                <w:sz w:val="22"/>
                <w:szCs w:val="22"/>
                <w:lang w:val="en-GB" w:eastAsia="en-US"/>
              </w:rPr>
              <w:t>)</w:t>
            </w:r>
            <w:r w:rsidRPr="006F2CA2">
              <w:rPr>
                <w:rFonts w:ascii="Times New Roman" w:hAnsi="Times New Roman" w:cs="Times New Roman"/>
                <w:sz w:val="22"/>
                <w:szCs w:val="22"/>
                <w:lang w:val="en-GB" w:eastAsia="en-US"/>
              </w:rPr>
              <w:tab/>
              <w:t>Division of the matrimonial home</w:t>
            </w:r>
          </w:p>
        </w:tc>
      </w:tr>
      <w:tr w:rsidR="006F2CA2" w:rsidRPr="006F2CA2" w14:paraId="0340CEE5" w14:textId="77777777" w:rsidTr="006F2CA2">
        <w:trPr>
          <w:divId w:val="2116439976"/>
          <w:cantSplit/>
          <w:jc w:val="center"/>
        </w:trPr>
        <w:tc>
          <w:tcPr>
            <w:tcW w:w="7120" w:type="dxa"/>
          </w:tcPr>
          <w:p w14:paraId="546008DC"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GUID=82681e63-63ae-4b12-9d89-7d4621c5da60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w:t>
            </w:r>
            <w:r w:rsidRPr="006F2CA2">
              <w:rPr>
                <w:rFonts w:ascii="Times New Roman" w:hAnsi="Times New Roman" w:cs="Times New Roman"/>
                <w:i/>
                <w:sz w:val="22"/>
                <w:szCs w:val="22"/>
                <w:lang w:val="en-GB" w:eastAsia="en-US"/>
              </w:rPr>
              <w:t>d</w:t>
            </w:r>
            <w:r w:rsidRPr="006F2CA2">
              <w:rPr>
                <w:rFonts w:ascii="Times New Roman" w:hAnsi="Times New Roman" w:cs="Times New Roman"/>
                <w:sz w:val="22"/>
                <w:szCs w:val="22"/>
                <w:lang w:val="en-GB" w:eastAsia="en-US"/>
              </w:rPr>
              <w:t>)</w:t>
            </w:r>
            <w:r w:rsidRPr="006F2CA2">
              <w:rPr>
                <w:rFonts w:ascii="Times New Roman" w:hAnsi="Times New Roman" w:cs="Times New Roman"/>
                <w:sz w:val="22"/>
                <w:szCs w:val="22"/>
                <w:lang w:val="en-GB" w:eastAsia="en-US"/>
              </w:rPr>
              <w:tab/>
              <w:t>Division of the matrimonial assets (other than the matrimonial home)</w:t>
            </w:r>
          </w:p>
        </w:tc>
      </w:tr>
      <w:tr w:rsidR="006F2CA2" w:rsidRPr="006F2CA2" w14:paraId="0DD90327" w14:textId="77777777" w:rsidTr="006F2CA2">
        <w:trPr>
          <w:divId w:val="2116439976"/>
          <w:cantSplit/>
          <w:jc w:val="center"/>
        </w:trPr>
        <w:tc>
          <w:tcPr>
            <w:tcW w:w="7120" w:type="dxa"/>
          </w:tcPr>
          <w:p w14:paraId="684DDB0A"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GUID=cf94672d-123c-4a38-aab0-21caf4914e11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w:t>
            </w:r>
            <w:r w:rsidRPr="006F2CA2">
              <w:rPr>
                <w:rFonts w:ascii="Times New Roman" w:hAnsi="Times New Roman" w:cs="Times New Roman"/>
                <w:i/>
                <w:sz w:val="22"/>
                <w:szCs w:val="22"/>
                <w:lang w:val="en-GB" w:eastAsia="en-US"/>
              </w:rPr>
              <w:t>e</w:t>
            </w:r>
            <w:r w:rsidRPr="006F2CA2">
              <w:rPr>
                <w:rFonts w:ascii="Times New Roman" w:hAnsi="Times New Roman" w:cs="Times New Roman"/>
                <w:sz w:val="22"/>
                <w:szCs w:val="22"/>
                <w:lang w:val="en-GB" w:eastAsia="en-US"/>
              </w:rPr>
              <w:t>)</w:t>
            </w:r>
            <w:r w:rsidRPr="006F2CA2">
              <w:rPr>
                <w:rFonts w:ascii="Times New Roman" w:hAnsi="Times New Roman" w:cs="Times New Roman"/>
                <w:sz w:val="22"/>
                <w:szCs w:val="22"/>
                <w:lang w:val="en-GB" w:eastAsia="en-US"/>
              </w:rPr>
              <w:tab/>
              <w:t>Maintenance for the wife</w:t>
            </w:r>
          </w:p>
        </w:tc>
      </w:tr>
      <w:tr w:rsidR="006F2CA2" w:rsidRPr="006F2CA2" w14:paraId="05692241" w14:textId="77777777" w:rsidTr="006F2CA2">
        <w:trPr>
          <w:divId w:val="2116439976"/>
          <w:cantSplit/>
          <w:jc w:val="center"/>
        </w:trPr>
        <w:tc>
          <w:tcPr>
            <w:tcW w:w="7120" w:type="dxa"/>
          </w:tcPr>
          <w:p w14:paraId="595AA497"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GUID=a7081823-5896-4b7c-99d8-36c9af017cb8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w:t>
            </w:r>
            <w:r w:rsidRPr="006F2CA2">
              <w:rPr>
                <w:rFonts w:ascii="Times New Roman" w:hAnsi="Times New Roman" w:cs="Times New Roman"/>
                <w:i/>
                <w:sz w:val="22"/>
                <w:szCs w:val="22"/>
                <w:lang w:val="en-GB" w:eastAsia="en-US"/>
              </w:rPr>
              <w:t>f</w:t>
            </w:r>
            <w:r w:rsidRPr="006F2CA2">
              <w:rPr>
                <w:rFonts w:ascii="Times New Roman" w:hAnsi="Times New Roman" w:cs="Times New Roman"/>
                <w:sz w:val="22"/>
                <w:szCs w:val="22"/>
                <w:lang w:val="en-GB" w:eastAsia="en-US"/>
              </w:rPr>
              <w:t>)</w:t>
            </w:r>
            <w:r w:rsidRPr="006F2CA2">
              <w:rPr>
                <w:rFonts w:ascii="Times New Roman" w:hAnsi="Times New Roman" w:cs="Times New Roman"/>
                <w:sz w:val="22"/>
                <w:szCs w:val="22"/>
                <w:lang w:val="en-GB" w:eastAsia="en-US"/>
              </w:rPr>
              <w:tab/>
              <w:t>Maintenance for the child/children* of the marriage</w:t>
            </w:r>
          </w:p>
        </w:tc>
      </w:tr>
      <w:tr w:rsidR="006F2CA2" w:rsidRPr="006F2CA2" w14:paraId="03C27619" w14:textId="77777777" w:rsidTr="006F2CA2">
        <w:trPr>
          <w:divId w:val="2116439976"/>
          <w:cantSplit/>
          <w:jc w:val="center"/>
        </w:trPr>
        <w:tc>
          <w:tcPr>
            <w:tcW w:w="7120" w:type="dxa"/>
          </w:tcPr>
          <w:p w14:paraId="2D53D295"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GUID=b2bb5517-fe7c-4990-bba3-6a74aebf697c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w:t>
            </w:r>
            <w:r w:rsidRPr="006F2CA2">
              <w:rPr>
                <w:rFonts w:ascii="Times New Roman" w:hAnsi="Times New Roman" w:cs="Times New Roman"/>
                <w:i/>
                <w:sz w:val="22"/>
                <w:szCs w:val="22"/>
                <w:lang w:val="en-GB" w:eastAsia="en-US"/>
              </w:rPr>
              <w:t>g</w:t>
            </w:r>
            <w:r w:rsidRPr="006F2CA2">
              <w:rPr>
                <w:rFonts w:ascii="Times New Roman" w:hAnsi="Times New Roman" w:cs="Times New Roman"/>
                <w:sz w:val="22"/>
                <w:szCs w:val="22"/>
                <w:lang w:val="en-GB" w:eastAsia="en-US"/>
              </w:rPr>
              <w:t>)</w:t>
            </w:r>
            <w:r w:rsidRPr="006F2CA2">
              <w:rPr>
                <w:rFonts w:ascii="Times New Roman" w:hAnsi="Times New Roman" w:cs="Times New Roman"/>
                <w:sz w:val="22"/>
                <w:szCs w:val="22"/>
                <w:lang w:val="en-GB" w:eastAsia="en-US"/>
              </w:rPr>
              <w:tab/>
              <w:t>Costs</w:t>
            </w:r>
          </w:p>
        </w:tc>
      </w:tr>
      <w:tr w:rsidR="006F2CA2" w:rsidRPr="006F2CA2" w14:paraId="713E7F53" w14:textId="77777777" w:rsidTr="006F2CA2">
        <w:trPr>
          <w:divId w:val="2116439976"/>
          <w:cantSplit/>
          <w:jc w:val="center"/>
        </w:trPr>
        <w:tc>
          <w:tcPr>
            <w:tcW w:w="7120" w:type="dxa"/>
          </w:tcPr>
          <w:p w14:paraId="563959FF"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GUID=c17d61e6-073d-4372-a469-03693809ab75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w:t>
            </w:r>
            <w:r w:rsidRPr="006F2CA2">
              <w:rPr>
                <w:rFonts w:ascii="Times New Roman" w:hAnsi="Times New Roman" w:cs="Times New Roman"/>
                <w:i/>
                <w:sz w:val="22"/>
                <w:szCs w:val="22"/>
                <w:lang w:val="en-GB" w:eastAsia="en-US"/>
              </w:rPr>
              <w:t>h</w:t>
            </w:r>
            <w:r w:rsidRPr="006F2CA2">
              <w:rPr>
                <w:rFonts w:ascii="Times New Roman" w:hAnsi="Times New Roman" w:cs="Times New Roman"/>
                <w:sz w:val="22"/>
                <w:szCs w:val="22"/>
                <w:lang w:val="en-GB" w:eastAsia="en-US"/>
              </w:rPr>
              <w:t>)</w:t>
            </w:r>
            <w:r w:rsidRPr="006F2CA2">
              <w:rPr>
                <w:rFonts w:ascii="Times New Roman" w:hAnsi="Times New Roman" w:cs="Times New Roman"/>
                <w:sz w:val="22"/>
                <w:szCs w:val="22"/>
                <w:lang w:val="en-GB" w:eastAsia="en-US"/>
              </w:rPr>
              <w:tab/>
              <w:t>Others [</w:t>
            </w:r>
            <w:r w:rsidRPr="006F2CA2">
              <w:rPr>
                <w:rFonts w:ascii="Times New Roman" w:hAnsi="Times New Roman" w:cs="Times New Roman"/>
                <w:i/>
                <w:sz w:val="22"/>
                <w:szCs w:val="22"/>
                <w:lang w:val="en-GB" w:eastAsia="en-US"/>
              </w:rPr>
              <w:t>to specify</w:t>
            </w:r>
            <w:r w:rsidRPr="006F2CA2">
              <w:rPr>
                <w:rFonts w:ascii="Times New Roman" w:hAnsi="Times New Roman" w:cs="Times New Roman"/>
                <w:sz w:val="22"/>
                <w:szCs w:val="22"/>
                <w:lang w:val="en-GB" w:eastAsia="en-US"/>
              </w:rPr>
              <w:t>]:</w:t>
            </w:r>
          </w:p>
        </w:tc>
      </w:tr>
      <w:tr w:rsidR="006F2CA2" w:rsidRPr="006F2CA2" w14:paraId="05A80005" w14:textId="77777777" w:rsidTr="006F2CA2">
        <w:trPr>
          <w:divId w:val="2116439976"/>
          <w:cantSplit/>
          <w:jc w:val="center"/>
        </w:trPr>
        <w:tc>
          <w:tcPr>
            <w:tcW w:w="7120" w:type="dxa"/>
          </w:tcPr>
          <w:p w14:paraId="05A77E61"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GUID=2e110c60-9f52-4618-9834-b4065d01cf29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5.</w:t>
            </w:r>
            <w:r w:rsidRPr="006F2CA2">
              <w:rPr>
                <w:rFonts w:ascii="Times New Roman" w:hAnsi="Times New Roman" w:cs="Times New Roman"/>
                <w:sz w:val="22"/>
                <w:szCs w:val="22"/>
                <w:lang w:val="en-GB" w:eastAsia="en-US"/>
              </w:rPr>
              <w:tab/>
              <w:t>*I am a wife Defendant /incapacitated husband Defendant*.</w:t>
            </w:r>
          </w:p>
        </w:tc>
      </w:tr>
      <w:tr w:rsidR="006F2CA2" w:rsidRPr="006F2CA2" w14:paraId="6861E57E" w14:textId="77777777" w:rsidTr="006F2CA2">
        <w:trPr>
          <w:divId w:val="2116439976"/>
          <w:cantSplit/>
          <w:jc w:val="center"/>
        </w:trPr>
        <w:tc>
          <w:tcPr>
            <w:tcW w:w="7120" w:type="dxa"/>
          </w:tcPr>
          <w:p w14:paraId="19157CD0"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GUID=23f9a121-6419-42a5-8bd2-81730bd9da8b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ab/>
              <w:t>I wish to/do not wish to* make a claim for maintenance for myself.</w:t>
            </w:r>
          </w:p>
        </w:tc>
      </w:tr>
      <w:tr w:rsidR="006F2CA2" w:rsidRPr="006F2CA2" w14:paraId="4357DDD1" w14:textId="77777777" w:rsidTr="006F2CA2">
        <w:trPr>
          <w:divId w:val="2116439976"/>
          <w:cantSplit/>
          <w:jc w:val="center"/>
        </w:trPr>
        <w:tc>
          <w:tcPr>
            <w:tcW w:w="7120" w:type="dxa"/>
          </w:tcPr>
          <w:p w14:paraId="0EADF9E1" w14:textId="77777777" w:rsidR="006F2CA2" w:rsidRPr="006F2CA2" w:rsidRDefault="006F2CA2" w:rsidP="006F2CA2">
            <w:pPr>
              <w:spacing w:before="60" w:after="60" w:line="240" w:lineRule="auto"/>
              <w:ind w:left="510" w:hanging="510"/>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GUID=5f068960-d490-477c-a17a-b310d9e46921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6.</w:t>
            </w:r>
            <w:r w:rsidRPr="006F2CA2">
              <w:rPr>
                <w:rFonts w:ascii="Times New Roman" w:hAnsi="Times New Roman" w:cs="Times New Roman"/>
                <w:sz w:val="22"/>
                <w:szCs w:val="22"/>
                <w:lang w:val="en-GB" w:eastAsia="en-US"/>
              </w:rPr>
              <w:tab/>
              <w:t>The address to which communications to me should be sent is:</w:t>
            </w:r>
          </w:p>
        </w:tc>
      </w:tr>
      <w:tr w:rsidR="006F2CA2" w:rsidRPr="006F2CA2" w14:paraId="2997F68F" w14:textId="77777777" w:rsidTr="006F2CA2">
        <w:trPr>
          <w:divId w:val="2116439976"/>
          <w:cantSplit/>
          <w:jc w:val="center"/>
        </w:trPr>
        <w:tc>
          <w:tcPr>
            <w:tcW w:w="7120" w:type="dxa"/>
          </w:tcPr>
          <w:p w14:paraId="1CE573CB" w14:textId="77777777" w:rsidR="006F2CA2" w:rsidRPr="006F2CA2" w:rsidRDefault="006F2CA2" w:rsidP="006F2CA2">
            <w:pPr>
              <w:spacing w:before="60" w:after="60" w:line="240" w:lineRule="auto"/>
              <w:ind w:left="510"/>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GUID=9736b0d4-fe22-4aca-ae17-bb650c45637a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 xml:space="preserve"> (</w:t>
            </w:r>
            <w:r w:rsidRPr="006F2CA2">
              <w:rPr>
                <w:rFonts w:ascii="Times New Roman" w:hAnsi="Times New Roman" w:cs="Times New Roman"/>
                <w:i/>
                <w:sz w:val="22"/>
                <w:szCs w:val="22"/>
                <w:lang w:val="en-GB" w:eastAsia="en-US"/>
              </w:rPr>
              <w:t>Note: This must be an address in Singapore. If a solicitor is acting for you, give the name and address of your solicitor in Singapore. If you do not give an address in Singapore, you will have no right to be heard in these proceedings.</w:t>
            </w:r>
            <w:r w:rsidRPr="006F2CA2">
              <w:rPr>
                <w:rFonts w:ascii="Times New Roman" w:hAnsi="Times New Roman" w:cs="Times New Roman"/>
                <w:sz w:val="22"/>
                <w:szCs w:val="22"/>
                <w:lang w:val="en-GB" w:eastAsia="en-US"/>
              </w:rPr>
              <w:t>)</w:t>
            </w:r>
          </w:p>
        </w:tc>
      </w:tr>
      <w:tr w:rsidR="006F2CA2" w:rsidRPr="006F2CA2" w14:paraId="6C8D90CA" w14:textId="77777777" w:rsidTr="006F2CA2">
        <w:trPr>
          <w:divId w:val="2116439976"/>
          <w:cantSplit/>
          <w:jc w:val="center"/>
        </w:trPr>
        <w:tc>
          <w:tcPr>
            <w:tcW w:w="7120" w:type="dxa"/>
          </w:tcPr>
          <w:p w14:paraId="45DA8E30"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GUID=16799759-17c0-4317-9887-8f64f8ceb5de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7.</w:t>
            </w:r>
            <w:r w:rsidRPr="006F2CA2">
              <w:rPr>
                <w:rFonts w:ascii="Times New Roman" w:hAnsi="Times New Roman" w:cs="Times New Roman"/>
                <w:sz w:val="22"/>
                <w:szCs w:val="22"/>
                <w:lang w:val="en-GB" w:eastAsia="en-US"/>
              </w:rPr>
              <w:tab/>
              <w:t>My other contact particulars are:</w:t>
            </w:r>
          </w:p>
        </w:tc>
      </w:tr>
      <w:tr w:rsidR="006F2CA2" w:rsidRPr="006F2CA2" w14:paraId="138F98D4" w14:textId="77777777" w:rsidTr="006F2CA2">
        <w:trPr>
          <w:divId w:val="2116439976"/>
          <w:cantSplit/>
          <w:jc w:val="center"/>
        </w:trPr>
        <w:tc>
          <w:tcPr>
            <w:tcW w:w="7120" w:type="dxa"/>
          </w:tcPr>
          <w:p w14:paraId="0DF88EEB"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GUID=c4b02425-ec8b-4a78-aff0-681453d81b0b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ab/>
              <w:t>Telephone:</w:t>
            </w:r>
          </w:p>
        </w:tc>
      </w:tr>
      <w:tr w:rsidR="006F2CA2" w:rsidRPr="006F2CA2" w14:paraId="5A8C4943" w14:textId="77777777" w:rsidTr="006F2CA2">
        <w:trPr>
          <w:divId w:val="2116439976"/>
          <w:cantSplit/>
          <w:jc w:val="center"/>
        </w:trPr>
        <w:tc>
          <w:tcPr>
            <w:tcW w:w="7120" w:type="dxa"/>
          </w:tcPr>
          <w:p w14:paraId="06E6AD20"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GUID=f01bb5e3-48b3-464c-a6db-e3a4cf260b8a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ab/>
              <w:t>Handphone Number:</w:t>
            </w:r>
          </w:p>
        </w:tc>
      </w:tr>
      <w:tr w:rsidR="006F2CA2" w:rsidRPr="006F2CA2" w14:paraId="7E0104EF" w14:textId="77777777" w:rsidTr="006F2CA2">
        <w:trPr>
          <w:divId w:val="2116439976"/>
          <w:cantSplit/>
          <w:jc w:val="center"/>
        </w:trPr>
        <w:tc>
          <w:tcPr>
            <w:tcW w:w="7120" w:type="dxa"/>
          </w:tcPr>
          <w:p w14:paraId="52E388B9"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GUID=13cab016-93d3-4c18-b842-5dc5be88e439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ab/>
              <w:t>Fax:</w:t>
            </w:r>
          </w:p>
        </w:tc>
      </w:tr>
      <w:tr w:rsidR="006F2CA2" w:rsidRPr="006F2CA2" w14:paraId="461C4F2B" w14:textId="77777777" w:rsidTr="006F2CA2">
        <w:trPr>
          <w:divId w:val="2116439976"/>
          <w:cantSplit/>
          <w:jc w:val="center"/>
        </w:trPr>
        <w:tc>
          <w:tcPr>
            <w:tcW w:w="7120" w:type="dxa"/>
          </w:tcPr>
          <w:p w14:paraId="08273BF7" w14:textId="77777777" w:rsidR="006F2CA2" w:rsidRPr="006F2CA2" w:rsidRDefault="006F2CA2" w:rsidP="006F2CA2">
            <w:pPr>
              <w:spacing w:before="60" w:after="60" w:line="240" w:lineRule="auto"/>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GUID=6ef418a1-4556-4a78-aa44-17a9aabd02b2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Signed (Defendant/Defendant’s solicitor*):</w:t>
            </w:r>
          </w:p>
          <w:p w14:paraId="64341F03" w14:textId="77777777" w:rsidR="006F2CA2" w:rsidRPr="006F2CA2" w:rsidRDefault="006F2CA2" w:rsidP="006F2CA2">
            <w:pPr>
              <w:spacing w:before="60" w:after="60" w:line="240" w:lineRule="auto"/>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GUID=8dbbf6db-3d5a-4ee5-abce-86d9febd9790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Name:</w:t>
            </w:r>
          </w:p>
          <w:p w14:paraId="3E969D57" w14:textId="77777777" w:rsidR="006F2CA2" w:rsidRPr="006F2CA2" w:rsidRDefault="006F2CA2" w:rsidP="006F2CA2">
            <w:pPr>
              <w:spacing w:before="60" w:after="60" w:line="240" w:lineRule="auto"/>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GUID=9a269a25-0407-4746-a66a-f1e1b95994e0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ID No.:</w:t>
            </w:r>
          </w:p>
          <w:p w14:paraId="331EF7FC" w14:textId="77777777" w:rsidR="006F2CA2" w:rsidRPr="006F2CA2" w:rsidRDefault="006F2CA2" w:rsidP="006F2CA2">
            <w:pPr>
              <w:spacing w:before="60" w:after="60" w:line="240" w:lineRule="auto"/>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GUID=9398abd1-8601-4d47-a943-1a5248697f81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Date:</w:t>
            </w:r>
          </w:p>
        </w:tc>
      </w:tr>
      <w:tr w:rsidR="006F2CA2" w:rsidRPr="006F2CA2" w14:paraId="345F290E" w14:textId="77777777" w:rsidTr="006F2CA2">
        <w:trPr>
          <w:divId w:val="2116439976"/>
          <w:cantSplit/>
          <w:jc w:val="center"/>
        </w:trPr>
        <w:tc>
          <w:tcPr>
            <w:tcW w:w="7120" w:type="dxa"/>
          </w:tcPr>
          <w:p w14:paraId="47160F8B" w14:textId="77777777" w:rsidR="006F2CA2" w:rsidRPr="006F2CA2" w:rsidRDefault="006F2CA2" w:rsidP="006F2CA2">
            <w:pPr>
              <w:spacing w:before="60" w:after="60" w:line="240" w:lineRule="auto"/>
              <w:jc w:val="both"/>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fldChar w:fldCharType="begin"/>
            </w:r>
            <w:r w:rsidRPr="006F2CA2">
              <w:rPr>
                <w:rFonts w:ascii="Times New Roman" w:hAnsi="Times New Roman" w:cs="Times New Roman"/>
                <w:sz w:val="26"/>
                <w:szCs w:val="20"/>
                <w:lang w:val="en-GB" w:eastAsia="en-US"/>
              </w:rPr>
              <w:instrText xml:space="preserve"> GUID=0157321a-6dab-4a41-951e-29c6a98e03e6 </w:instrText>
            </w:r>
            <w:r w:rsidRPr="006F2CA2">
              <w:rPr>
                <w:rFonts w:ascii="Times New Roman" w:hAnsi="Times New Roman" w:cs="Times New Roman"/>
                <w:sz w:val="26"/>
                <w:szCs w:val="20"/>
                <w:lang w:val="en-GB" w:eastAsia="en-US"/>
              </w:rPr>
              <w:fldChar w:fldCharType="end"/>
            </w:r>
            <w:r w:rsidRPr="006F2CA2">
              <w:rPr>
                <w:rFonts w:ascii="Times New Roman" w:hAnsi="Times New Roman" w:cs="Times New Roman"/>
                <w:sz w:val="18"/>
                <w:szCs w:val="18"/>
                <w:lang w:val="en-GB" w:eastAsia="en-US"/>
              </w:rPr>
              <w:t>*Delete where inapplicable.</w:t>
            </w:r>
          </w:p>
        </w:tc>
      </w:tr>
    </w:tbl>
    <w:p w14:paraId="41B6C498"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1BA0D223" w14:textId="77777777" w:rsidR="006F2CA2" w:rsidRDefault="006F2CA2" w:rsidP="006F2CA2">
      <w:pPr>
        <w:spacing w:before="0" w:after="200" w:line="276" w:lineRule="auto"/>
        <w:divId w:val="2116439976"/>
        <w:rPr>
          <w:rFonts w:ascii="Calibri" w:eastAsia="Calibri" w:hAnsi="Calibri" w:cs="Times New Roman"/>
          <w:sz w:val="22"/>
          <w:szCs w:val="22"/>
          <w:lang w:eastAsia="en-US"/>
        </w:rPr>
      </w:pPr>
    </w:p>
    <w:p w14:paraId="03AA572B" w14:textId="77777777" w:rsidR="00401B50" w:rsidRDefault="00401B50" w:rsidP="006F2CA2">
      <w:pPr>
        <w:spacing w:before="0" w:after="200" w:line="276" w:lineRule="auto"/>
        <w:divId w:val="2116439976"/>
        <w:rPr>
          <w:rFonts w:ascii="Calibri" w:eastAsia="Calibri" w:hAnsi="Calibri" w:cs="Times New Roman"/>
          <w:sz w:val="22"/>
          <w:szCs w:val="22"/>
          <w:lang w:eastAsia="en-US"/>
        </w:rPr>
      </w:pPr>
    </w:p>
    <w:p w14:paraId="38DEC6EB" w14:textId="77777777" w:rsidR="00401B50" w:rsidRPr="006F2CA2" w:rsidRDefault="00401B50" w:rsidP="006F2CA2">
      <w:pPr>
        <w:spacing w:before="0" w:after="200" w:line="276" w:lineRule="auto"/>
        <w:divId w:val="2116439976"/>
        <w:rPr>
          <w:rFonts w:ascii="Calibri" w:eastAsia="Calibri" w:hAnsi="Calibri" w:cs="Times New Roman"/>
          <w:sz w:val="22"/>
          <w:szCs w:val="22"/>
          <w:lang w:eastAsia="en-US"/>
        </w:rPr>
      </w:pPr>
    </w:p>
    <w:p w14:paraId="5581E4FC" w14:textId="77777777" w:rsidR="006F2CA2" w:rsidRPr="006F2CA2" w:rsidRDefault="006F2CA2" w:rsidP="006F2CA2">
      <w:pPr>
        <w:keepNext/>
        <w:keepLines/>
        <w:suppressAutoHyphens/>
        <w:spacing w:before="240" w:after="120" w:line="240" w:lineRule="auto"/>
        <w:jc w:val="center"/>
        <w:divId w:val="2116439976"/>
        <w:rPr>
          <w:rFonts w:ascii="Times New Roman" w:hAnsi="Times New Roman" w:cs="Times New Roman"/>
          <w:caps/>
          <w:sz w:val="22"/>
          <w:szCs w:val="20"/>
          <w:lang w:val="en-GB" w:eastAsia="en-US"/>
        </w:rPr>
      </w:pPr>
      <w:r w:rsidRPr="006F2CA2">
        <w:rPr>
          <w:rFonts w:ascii="Times New Roman" w:hAnsi="Times New Roman" w:cs="Times New Roman"/>
          <w:caps/>
          <w:sz w:val="22"/>
          <w:szCs w:val="20"/>
          <w:lang w:val="en-GB" w:eastAsia="en-US"/>
        </w:rPr>
        <w:lastRenderedPageBreak/>
        <w:fldChar w:fldCharType="begin" w:fldLock="1"/>
      </w:r>
      <w:r w:rsidRPr="006F2CA2">
        <w:rPr>
          <w:rFonts w:ascii="Times New Roman" w:hAnsi="Times New Roman" w:cs="Times New Roman"/>
          <w:caps/>
          <w:sz w:val="22"/>
          <w:szCs w:val="20"/>
          <w:lang w:val="en-GB" w:eastAsia="en-US"/>
        </w:rPr>
        <w:instrText xml:space="preserve"> GUID=e6899536-201e-49f4-96c4-25a2c4495ff6 </w:instrText>
      </w:r>
      <w:r w:rsidRPr="006F2CA2">
        <w:rPr>
          <w:rFonts w:ascii="Times New Roman" w:hAnsi="Times New Roman" w:cs="Times New Roman"/>
          <w:caps/>
          <w:sz w:val="22"/>
          <w:szCs w:val="20"/>
          <w:lang w:val="en-GB" w:eastAsia="en-US"/>
        </w:rPr>
        <w:fldChar w:fldCharType="end"/>
      </w:r>
      <w:r w:rsidRPr="006F2CA2">
        <w:rPr>
          <w:rFonts w:ascii="Times New Roman" w:hAnsi="Times New Roman" w:cs="Times New Roman"/>
          <w:caps/>
          <w:sz w:val="22"/>
          <w:szCs w:val="20"/>
          <w:lang w:val="en-GB" w:eastAsia="en-US"/>
        </w:rPr>
        <w:t xml:space="preserve">Form </w:t>
      </w:r>
      <w:r w:rsidRPr="006F2CA2">
        <w:rPr>
          <w:rFonts w:ascii="Times New Roman" w:hAnsi="Times New Roman" w:cs="Times New Roman"/>
          <w:caps/>
          <w:sz w:val="22"/>
          <w:szCs w:val="20"/>
          <w:lang w:val="en-GB" w:eastAsia="en-US"/>
        </w:rPr>
        <w:fldChar w:fldCharType="begin" w:fldLock="1"/>
      </w:r>
      <w:r w:rsidRPr="006F2CA2">
        <w:rPr>
          <w:rFonts w:ascii="Times New Roman" w:hAnsi="Times New Roman" w:cs="Times New Roman"/>
          <w:caps/>
          <w:sz w:val="22"/>
          <w:szCs w:val="20"/>
          <w:lang w:val="en-GB" w:eastAsia="en-US"/>
        </w:rPr>
        <w:instrText>Quote "</w:instrText>
      </w:r>
      <w:r w:rsidRPr="006F2CA2">
        <w:rPr>
          <w:rFonts w:ascii="Times New Roman" w:hAnsi="Times New Roman" w:cs="Times New Roman"/>
          <w:caps/>
          <w:sz w:val="22"/>
          <w:szCs w:val="20"/>
          <w:lang w:val="en-GB" w:eastAsia="en-US"/>
        </w:rPr>
        <w:fldChar w:fldCharType="begin" w:fldLock="1"/>
      </w:r>
      <w:r w:rsidRPr="006F2CA2">
        <w:rPr>
          <w:rFonts w:ascii="Times New Roman" w:hAnsi="Times New Roman" w:cs="Times New Roman"/>
          <w:caps/>
          <w:sz w:val="22"/>
          <w:szCs w:val="20"/>
          <w:lang w:val="en-GB" w:eastAsia="en-US"/>
        </w:rPr>
        <w:instrText xml:space="preserve">SEQ FormScheduleDivisionHeading1 </w:instrText>
      </w:r>
      <w:r w:rsidRPr="006F2CA2">
        <w:rPr>
          <w:rFonts w:ascii="Times New Roman" w:hAnsi="Times New Roman" w:cs="Times New Roman"/>
          <w:caps/>
          <w:sz w:val="22"/>
          <w:szCs w:val="20"/>
          <w:lang w:val="en-GB" w:eastAsia="en-US"/>
        </w:rPr>
        <w:fldChar w:fldCharType="end"/>
      </w:r>
      <w:r w:rsidRPr="006F2CA2">
        <w:rPr>
          <w:rFonts w:ascii="Times New Roman" w:hAnsi="Times New Roman" w:cs="Times New Roman"/>
          <w:caps/>
          <w:sz w:val="22"/>
          <w:szCs w:val="20"/>
          <w:lang w:val="en-GB" w:eastAsia="en-US"/>
        </w:rPr>
        <w:instrText>" \* MERGEFORMAT</w:instrText>
      </w:r>
      <w:r w:rsidRPr="006F2CA2">
        <w:rPr>
          <w:rFonts w:ascii="Times New Roman" w:hAnsi="Times New Roman" w:cs="Times New Roman"/>
          <w:caps/>
          <w:sz w:val="22"/>
          <w:szCs w:val="20"/>
          <w:lang w:val="en-GB" w:eastAsia="en-US"/>
        </w:rPr>
        <w:fldChar w:fldCharType="separate"/>
      </w:r>
      <w:r w:rsidRPr="006F2CA2">
        <w:rPr>
          <w:rFonts w:ascii="Times New Roman" w:hAnsi="Times New Roman" w:cs="Times New Roman"/>
          <w:caps/>
          <w:sz w:val="22"/>
          <w:szCs w:val="20"/>
          <w:lang w:val="en-GB" w:eastAsia="en-US"/>
        </w:rPr>
        <w:t>19</w:t>
      </w:r>
      <w:r w:rsidRPr="006F2CA2">
        <w:rPr>
          <w:rFonts w:ascii="Times New Roman" w:hAnsi="Times New Roman" w:cs="Times New Roman"/>
          <w:caps/>
          <w:sz w:val="22"/>
          <w:szCs w:val="20"/>
          <w:lang w:val="en-GB" w:eastAsia="en-US"/>
        </w:rPr>
        <w:fldChar w:fldCharType="end"/>
      </w:r>
    </w:p>
    <w:tbl>
      <w:tblPr>
        <w:tblW w:w="7120" w:type="dxa"/>
        <w:jc w:val="center"/>
        <w:tblLook w:val="04A0" w:firstRow="1" w:lastRow="0" w:firstColumn="1" w:lastColumn="0" w:noHBand="0" w:noVBand="1"/>
      </w:tblPr>
      <w:tblGrid>
        <w:gridCol w:w="7120"/>
      </w:tblGrid>
      <w:tr w:rsidR="006F2CA2" w:rsidRPr="006F2CA2" w14:paraId="2556068B" w14:textId="77777777" w:rsidTr="006F2CA2">
        <w:trPr>
          <w:divId w:val="2116439976"/>
          <w:cantSplit/>
          <w:trHeight w:val="420"/>
          <w:jc w:val="center"/>
        </w:trPr>
        <w:tc>
          <w:tcPr>
            <w:tcW w:w="7120" w:type="dxa"/>
          </w:tcPr>
          <w:p w14:paraId="733A798D"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GUID=bcf78b0f-0122-4571-aaad-ad83e43bb39e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 50</w:t>
            </w:r>
          </w:p>
        </w:tc>
      </w:tr>
      <w:tr w:rsidR="006F2CA2" w:rsidRPr="006F2CA2" w14:paraId="3F00D082" w14:textId="77777777" w:rsidTr="006F2CA2">
        <w:trPr>
          <w:divId w:val="2116439976"/>
          <w:cantSplit/>
          <w:trHeight w:val="420"/>
          <w:jc w:val="center"/>
        </w:trPr>
        <w:tc>
          <w:tcPr>
            <w:tcW w:w="7120" w:type="dxa"/>
          </w:tcPr>
          <w:p w14:paraId="7045C0C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GUID=01b29655-0e7b-459b-86bc-7697416b27fd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(NOTICE OF PROCEEDINGS (ADVERTISEMENT) FORM)</w:t>
            </w:r>
          </w:p>
        </w:tc>
      </w:tr>
      <w:tr w:rsidR="006F2CA2" w:rsidRPr="006F2CA2" w14:paraId="00E22E68" w14:textId="77777777" w:rsidTr="006F2CA2">
        <w:trPr>
          <w:divId w:val="2116439976"/>
          <w:cantSplit/>
          <w:trHeight w:val="580"/>
          <w:jc w:val="center"/>
        </w:trPr>
        <w:tc>
          <w:tcPr>
            <w:tcW w:w="7120" w:type="dxa"/>
          </w:tcPr>
          <w:p w14:paraId="1D4BD2C9"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GUID=e81c542e-3642-4d0d-8edb-65a392610a46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NOTICE OF PROCEEDINGS FOR ADVERTISEMENT</w:t>
            </w:r>
            <w:r w:rsidRPr="006F2CA2">
              <w:rPr>
                <w:rFonts w:ascii="Times New Roman" w:hAnsi="Times New Roman" w:cs="Times New Roman"/>
                <w:sz w:val="22"/>
                <w:szCs w:val="20"/>
                <w:lang w:val="en-GB" w:eastAsia="en-US"/>
              </w:rPr>
              <w:br/>
              <w:t>IN THE NEWSPAPERS</w:t>
            </w:r>
          </w:p>
        </w:tc>
      </w:tr>
      <w:tr w:rsidR="006F2CA2" w:rsidRPr="006F2CA2" w14:paraId="27E48B76" w14:textId="77777777" w:rsidTr="006F2CA2">
        <w:trPr>
          <w:divId w:val="2116439976"/>
          <w:cantSplit/>
          <w:trHeight w:val="260"/>
          <w:jc w:val="center"/>
        </w:trPr>
        <w:tc>
          <w:tcPr>
            <w:tcW w:w="7120" w:type="dxa"/>
          </w:tcPr>
          <w:p w14:paraId="001B06E7"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GUID=13e9af20-3b28-4fbb-ab53-db6ab11dd3e9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NOTICE OF PROCEEDINGS</w:t>
            </w:r>
          </w:p>
        </w:tc>
      </w:tr>
      <w:tr w:rsidR="006F2CA2" w:rsidRPr="006F2CA2" w14:paraId="3BA6E49A" w14:textId="77777777" w:rsidTr="006F2CA2">
        <w:trPr>
          <w:divId w:val="2116439976"/>
          <w:cantSplit/>
          <w:jc w:val="center"/>
        </w:trPr>
        <w:tc>
          <w:tcPr>
            <w:tcW w:w="7120" w:type="dxa"/>
          </w:tcPr>
          <w:p w14:paraId="05C6EE0C"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GUID=9af081cd-4cd1-469d-b4be-cd9bbcd9fc32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w:t>
            </w:r>
            <w:r w:rsidRPr="006F2CA2">
              <w:rPr>
                <w:rFonts w:ascii="Times New Roman" w:hAnsi="Times New Roman" w:cs="Times New Roman"/>
                <w:sz w:val="22"/>
                <w:szCs w:val="20"/>
                <w:lang w:val="en-GB" w:eastAsia="en-US"/>
              </w:rPr>
              <w:tab/>
              <w:t>[</w:t>
            </w:r>
            <w:r w:rsidRPr="006F2CA2">
              <w:rPr>
                <w:rFonts w:ascii="Times New Roman" w:hAnsi="Times New Roman" w:cs="Times New Roman"/>
                <w:i/>
                <w:sz w:val="22"/>
                <w:szCs w:val="20"/>
                <w:lang w:val="en-GB" w:eastAsia="en-US"/>
              </w:rPr>
              <w:t xml:space="preserve">State name and ID number of the Defendant/Co-Defendant/Defendant in Counterclaim/Person Entitled to Intervene/Other Party </w:t>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 xml:space="preserve">to </w:t>
            </w:r>
            <w:proofErr w:type="gramStart"/>
            <w:r w:rsidRPr="006F2CA2">
              <w:rPr>
                <w:rFonts w:ascii="Times New Roman" w:hAnsi="Times New Roman" w:cs="Times New Roman"/>
                <w:i/>
                <w:sz w:val="22"/>
                <w:szCs w:val="20"/>
                <w:lang w:val="en-GB" w:eastAsia="en-US"/>
              </w:rPr>
              <w:t>specify</w:t>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w:t>
            </w:r>
            <w:proofErr w:type="gramEnd"/>
            <w:r w:rsidRPr="006F2CA2">
              <w:rPr>
                <w:rFonts w:ascii="Times New Roman" w:hAnsi="Times New Roman" w:cs="Times New Roman"/>
                <w:sz w:val="22"/>
                <w:szCs w:val="20"/>
                <w:lang w:val="en-GB" w:eastAsia="en-US"/>
              </w:rPr>
              <w:t>]</w:t>
            </w:r>
          </w:p>
        </w:tc>
      </w:tr>
      <w:tr w:rsidR="006F2CA2" w:rsidRPr="006F2CA2" w14:paraId="74D16D0B" w14:textId="77777777" w:rsidTr="006F2CA2">
        <w:trPr>
          <w:divId w:val="2116439976"/>
          <w:cantSplit/>
          <w:jc w:val="center"/>
        </w:trPr>
        <w:tc>
          <w:tcPr>
            <w:tcW w:w="7120" w:type="dxa"/>
          </w:tcPr>
          <w:p w14:paraId="0C9CC22A"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GUID=267efcf3-9849-4aaa-b8c7-307e57d44674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w:t>
            </w:r>
            <w:r w:rsidRPr="006F2CA2">
              <w:rPr>
                <w:rFonts w:ascii="Times New Roman" w:hAnsi="Times New Roman" w:cs="Times New Roman"/>
                <w:sz w:val="22"/>
                <w:szCs w:val="20"/>
                <w:lang w:val="en-GB" w:eastAsia="en-US"/>
              </w:rPr>
              <w:tab/>
              <w:t>Take Notice that a Writ of Summons and Statement of Claim/Defence/Defence and Counterclaim/other document [</w:t>
            </w:r>
            <w:r w:rsidRPr="006F2CA2">
              <w:rPr>
                <w:rFonts w:ascii="Times New Roman" w:hAnsi="Times New Roman" w:cs="Times New Roman"/>
                <w:i/>
                <w:sz w:val="22"/>
                <w:szCs w:val="20"/>
                <w:lang w:val="en-GB" w:eastAsia="en-US"/>
              </w:rPr>
              <w:t xml:space="preserve">to </w:t>
            </w:r>
            <w:proofErr w:type="gramStart"/>
            <w:r w:rsidRPr="006F2CA2">
              <w:rPr>
                <w:rFonts w:ascii="Times New Roman" w:hAnsi="Times New Roman" w:cs="Times New Roman"/>
                <w:i/>
                <w:sz w:val="22"/>
                <w:szCs w:val="20"/>
                <w:lang w:val="en-GB" w:eastAsia="en-US"/>
              </w:rPr>
              <w:t>specify</w:t>
            </w:r>
            <w:r w:rsidRPr="006F2CA2">
              <w:rPr>
                <w:rFonts w:ascii="Times New Roman" w:hAnsi="Times New Roman" w:cs="Times New Roman"/>
                <w:sz w:val="22"/>
                <w:szCs w:val="20"/>
                <w:lang w:val="en-GB" w:eastAsia="en-US"/>
              </w:rPr>
              <w:t>]*</w:t>
            </w:r>
            <w:proofErr w:type="gramEnd"/>
            <w:r w:rsidRPr="006F2CA2">
              <w:rPr>
                <w:rFonts w:ascii="Times New Roman" w:hAnsi="Times New Roman" w:cs="Times New Roman"/>
                <w:sz w:val="22"/>
                <w:szCs w:val="20"/>
                <w:lang w:val="en-GB" w:eastAsia="en-US"/>
              </w:rPr>
              <w:t xml:space="preserve"> in Divorce Writ No. [</w:t>
            </w:r>
            <w:r w:rsidRPr="006F2CA2">
              <w:rPr>
                <w:rFonts w:ascii="Times New Roman" w:hAnsi="Times New Roman" w:cs="Times New Roman"/>
                <w:i/>
                <w:sz w:val="22"/>
                <w:szCs w:val="20"/>
                <w:lang w:val="en-GB" w:eastAsia="en-US"/>
              </w:rPr>
              <w:t>to state number</w:t>
            </w:r>
            <w:r w:rsidRPr="006F2CA2">
              <w:rPr>
                <w:rFonts w:ascii="Times New Roman" w:hAnsi="Times New Roman" w:cs="Times New Roman"/>
                <w:sz w:val="22"/>
                <w:szCs w:val="20"/>
                <w:lang w:val="en-GB" w:eastAsia="en-US"/>
              </w:rPr>
              <w:t>] has been filed in court by [</w:t>
            </w:r>
            <w:r w:rsidRPr="006F2CA2">
              <w:rPr>
                <w:rFonts w:ascii="Times New Roman" w:hAnsi="Times New Roman" w:cs="Times New Roman"/>
                <w:i/>
                <w:sz w:val="22"/>
                <w:szCs w:val="20"/>
                <w:lang w:val="en-GB" w:eastAsia="en-US"/>
              </w:rPr>
              <w:t>Plaintiff’s/Defendant’s Name</w:t>
            </w:r>
            <w:r w:rsidRPr="006F2CA2">
              <w:rPr>
                <w:rFonts w:ascii="Times New Roman" w:hAnsi="Times New Roman" w:cs="Times New Roman"/>
                <w:sz w:val="22"/>
                <w:szCs w:val="20"/>
                <w:lang w:val="en-GB" w:eastAsia="en-US"/>
              </w:rPr>
              <w:t>] on [</w:t>
            </w:r>
            <w:r w:rsidRPr="006F2CA2">
              <w:rPr>
                <w:rFonts w:ascii="Times New Roman" w:hAnsi="Times New Roman" w:cs="Times New Roman"/>
                <w:i/>
                <w:sz w:val="22"/>
                <w:szCs w:val="20"/>
                <w:lang w:val="en-GB" w:eastAsia="en-US"/>
              </w:rPr>
              <w:t>date</w:t>
            </w:r>
            <w:r w:rsidRPr="006F2CA2">
              <w:rPr>
                <w:rFonts w:ascii="Times New Roman" w:hAnsi="Times New Roman" w:cs="Times New Roman"/>
                <w:sz w:val="22"/>
                <w:szCs w:val="20"/>
                <w:lang w:val="en-GB" w:eastAsia="en-US"/>
              </w:rPr>
              <w:t>]. You are the Defendant/Co</w:t>
            </w:r>
            <w:r w:rsidRPr="006F2CA2">
              <w:rPr>
                <w:rFonts w:ascii="Times New Roman" w:hAnsi="Times New Roman" w:cs="Times New Roman"/>
                <w:sz w:val="22"/>
                <w:szCs w:val="20"/>
                <w:lang w:val="en-GB" w:eastAsia="en-US"/>
              </w:rPr>
              <w:noBreakHyphen/>
              <w:t>Defendant/Defendant in Counterclaim/Person Entitled to Intervene/Other Party [</w:t>
            </w:r>
            <w:r w:rsidRPr="006F2CA2">
              <w:rPr>
                <w:rFonts w:ascii="Times New Roman" w:hAnsi="Times New Roman" w:cs="Times New Roman"/>
                <w:i/>
                <w:sz w:val="22"/>
                <w:szCs w:val="20"/>
                <w:lang w:val="en-GB" w:eastAsia="en-US"/>
              </w:rPr>
              <w:t xml:space="preserve">to </w:t>
            </w:r>
            <w:proofErr w:type="gramStart"/>
            <w:r w:rsidRPr="006F2CA2">
              <w:rPr>
                <w:rFonts w:ascii="Times New Roman" w:hAnsi="Times New Roman" w:cs="Times New Roman"/>
                <w:i/>
                <w:sz w:val="22"/>
                <w:szCs w:val="20"/>
                <w:lang w:val="en-GB" w:eastAsia="en-US"/>
              </w:rPr>
              <w:t>specify</w:t>
            </w:r>
            <w:r w:rsidRPr="006F2CA2">
              <w:rPr>
                <w:rFonts w:ascii="Times New Roman" w:hAnsi="Times New Roman" w:cs="Times New Roman"/>
                <w:sz w:val="22"/>
                <w:szCs w:val="20"/>
                <w:lang w:val="en-GB" w:eastAsia="en-US"/>
              </w:rPr>
              <w:t>]*</w:t>
            </w:r>
            <w:proofErr w:type="gramEnd"/>
            <w:r w:rsidRPr="006F2CA2">
              <w:rPr>
                <w:rFonts w:ascii="Times New Roman" w:hAnsi="Times New Roman" w:cs="Times New Roman"/>
                <w:sz w:val="22"/>
                <w:szCs w:val="20"/>
                <w:lang w:val="en-GB" w:eastAsia="en-US"/>
              </w:rPr>
              <w:t xml:space="preserve"> in these proceedings.</w:t>
            </w:r>
          </w:p>
        </w:tc>
      </w:tr>
      <w:tr w:rsidR="006F2CA2" w:rsidRPr="006F2CA2" w14:paraId="41CA9DB1" w14:textId="77777777" w:rsidTr="006F2CA2">
        <w:trPr>
          <w:divId w:val="2116439976"/>
          <w:cantSplit/>
          <w:jc w:val="center"/>
        </w:trPr>
        <w:tc>
          <w:tcPr>
            <w:tcW w:w="7120" w:type="dxa"/>
          </w:tcPr>
          <w:p w14:paraId="21512A25"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GUID=7c8673f1-9a2e-40dd-8372-58c5c0fa789e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w:t>
            </w:r>
            <w:r w:rsidRPr="006F2CA2">
              <w:rPr>
                <w:rFonts w:ascii="Times New Roman" w:hAnsi="Times New Roman" w:cs="Times New Roman"/>
                <w:sz w:val="22"/>
                <w:szCs w:val="20"/>
                <w:lang w:val="en-GB" w:eastAsia="en-US"/>
              </w:rPr>
              <w:tab/>
              <w:t xml:space="preserve">It has been ordered that service of the abovementioned document on you be </w:t>
            </w:r>
            <w:proofErr w:type="gramStart"/>
            <w:r w:rsidRPr="006F2CA2">
              <w:rPr>
                <w:rFonts w:ascii="Times New Roman" w:hAnsi="Times New Roman" w:cs="Times New Roman"/>
                <w:sz w:val="22"/>
                <w:szCs w:val="20"/>
                <w:lang w:val="en-GB" w:eastAsia="en-US"/>
              </w:rPr>
              <w:t>effected</w:t>
            </w:r>
            <w:proofErr w:type="gramEnd"/>
            <w:r w:rsidRPr="006F2CA2">
              <w:rPr>
                <w:rFonts w:ascii="Times New Roman" w:hAnsi="Times New Roman" w:cs="Times New Roman"/>
                <w:sz w:val="22"/>
                <w:szCs w:val="20"/>
                <w:lang w:val="en-GB" w:eastAsia="en-US"/>
              </w:rPr>
              <w:t xml:space="preserve"> by this advertisement. If you intend to defend this action, you must file the Memorandum of Appearance (Defendant) Form/Memorandum of Appearance (Other Party) Form* (MOA) within 8/21* days from the publication of this advertisement. If you do not file the MOA within such time, you are NOT entitled to be heard in these proceedings. This means that the court may, without notice to you, proceed to hear the action and pronounce judgment in your absence, and make all further orders in the proceedings without further reference to you.</w:t>
            </w:r>
          </w:p>
        </w:tc>
      </w:tr>
      <w:tr w:rsidR="006F2CA2" w:rsidRPr="006F2CA2" w14:paraId="2EF51A67" w14:textId="77777777" w:rsidTr="006F2CA2">
        <w:trPr>
          <w:divId w:val="2116439976"/>
          <w:cantSplit/>
          <w:trHeight w:val="340"/>
          <w:jc w:val="center"/>
        </w:trPr>
        <w:tc>
          <w:tcPr>
            <w:tcW w:w="7120" w:type="dxa"/>
          </w:tcPr>
          <w:p w14:paraId="15105762"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GUID=42083749-5612-4945-8898-58c2ffff7e78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Contact particulars of Plaintiff/Plaintiff’s Solicitor*:</w:t>
            </w:r>
          </w:p>
        </w:tc>
      </w:tr>
      <w:tr w:rsidR="006F2CA2" w:rsidRPr="006F2CA2" w14:paraId="5CA9293F" w14:textId="77777777" w:rsidTr="006F2CA2">
        <w:trPr>
          <w:divId w:val="2116439976"/>
          <w:cantSplit/>
          <w:jc w:val="center"/>
        </w:trPr>
        <w:tc>
          <w:tcPr>
            <w:tcW w:w="7120" w:type="dxa"/>
          </w:tcPr>
          <w:p w14:paraId="0C02A60E"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GUID=bc675693-a721-4540-90fe-b2ecb06d3baa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w:t>
            </w:r>
            <w:r w:rsidRPr="006F2CA2">
              <w:rPr>
                <w:rFonts w:ascii="Times New Roman" w:hAnsi="Times New Roman" w:cs="Times New Roman"/>
                <w:sz w:val="22"/>
                <w:szCs w:val="20"/>
                <w:lang w:val="en-GB" w:eastAsia="en-US"/>
              </w:rPr>
              <w:tab/>
              <w:t>Name and ID Number of Plaintiff/Plaintiff’s Solicitor*:</w:t>
            </w:r>
          </w:p>
        </w:tc>
      </w:tr>
      <w:tr w:rsidR="006F2CA2" w:rsidRPr="006F2CA2" w14:paraId="7E8FCA81" w14:textId="77777777" w:rsidTr="006F2CA2">
        <w:trPr>
          <w:divId w:val="2116439976"/>
          <w:cantSplit/>
          <w:jc w:val="center"/>
        </w:trPr>
        <w:tc>
          <w:tcPr>
            <w:tcW w:w="7120" w:type="dxa"/>
          </w:tcPr>
          <w:p w14:paraId="60A03EA3"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GUID=678c5b69-ac54-4ed8-8901-eb751ec10c9f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w:t>
            </w:r>
            <w:r w:rsidRPr="006F2CA2">
              <w:rPr>
                <w:rFonts w:ascii="Times New Roman" w:hAnsi="Times New Roman" w:cs="Times New Roman"/>
                <w:sz w:val="22"/>
                <w:szCs w:val="20"/>
                <w:lang w:val="en-GB" w:eastAsia="en-US"/>
              </w:rPr>
              <w:tab/>
              <w:t>Contact Particulars of Plaintiff/Plaintiff’s Solicitor’s Firm*:</w:t>
            </w:r>
          </w:p>
        </w:tc>
      </w:tr>
      <w:tr w:rsidR="006F2CA2" w:rsidRPr="006F2CA2" w14:paraId="7D37D294" w14:textId="77777777" w:rsidTr="006F2CA2">
        <w:trPr>
          <w:divId w:val="2116439976"/>
          <w:cantSplit/>
          <w:jc w:val="center"/>
        </w:trPr>
        <w:tc>
          <w:tcPr>
            <w:tcW w:w="7120" w:type="dxa"/>
          </w:tcPr>
          <w:p w14:paraId="6D58A827"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GUID=4101ff47-4172-4a1d-81ca-556d237552fa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Firm name*:</w:t>
            </w:r>
          </w:p>
        </w:tc>
      </w:tr>
      <w:tr w:rsidR="006F2CA2" w:rsidRPr="006F2CA2" w14:paraId="66A19E86" w14:textId="77777777" w:rsidTr="006F2CA2">
        <w:trPr>
          <w:divId w:val="2116439976"/>
          <w:cantSplit/>
          <w:jc w:val="center"/>
        </w:trPr>
        <w:tc>
          <w:tcPr>
            <w:tcW w:w="7120" w:type="dxa"/>
          </w:tcPr>
          <w:p w14:paraId="6196860D"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GUID=2fc5c835-d32e-4c4d-a708-a8b944051a64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Address:</w:t>
            </w:r>
          </w:p>
        </w:tc>
      </w:tr>
      <w:tr w:rsidR="006F2CA2" w:rsidRPr="006F2CA2" w14:paraId="2790A375" w14:textId="77777777" w:rsidTr="006F2CA2">
        <w:trPr>
          <w:divId w:val="2116439976"/>
          <w:cantSplit/>
          <w:jc w:val="center"/>
        </w:trPr>
        <w:tc>
          <w:tcPr>
            <w:tcW w:w="7120" w:type="dxa"/>
          </w:tcPr>
          <w:p w14:paraId="614B79E8"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GUID=9e44eb04-5392-4f85-9fe0-522525a90758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Telephone Number:</w:t>
            </w:r>
          </w:p>
        </w:tc>
      </w:tr>
      <w:tr w:rsidR="006F2CA2" w:rsidRPr="006F2CA2" w14:paraId="6A0D1F60" w14:textId="77777777" w:rsidTr="006F2CA2">
        <w:trPr>
          <w:divId w:val="2116439976"/>
          <w:cantSplit/>
          <w:jc w:val="center"/>
        </w:trPr>
        <w:tc>
          <w:tcPr>
            <w:tcW w:w="7120" w:type="dxa"/>
          </w:tcPr>
          <w:p w14:paraId="72DB81BD"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GUID=0b64b58f-ab86-45f1-a7d9-dde248c028c2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Fax Number*:</w:t>
            </w:r>
          </w:p>
        </w:tc>
      </w:tr>
      <w:tr w:rsidR="006F2CA2" w:rsidRPr="006F2CA2" w14:paraId="18E82A52" w14:textId="77777777" w:rsidTr="006F2CA2">
        <w:trPr>
          <w:divId w:val="2116439976"/>
          <w:cantSplit/>
          <w:jc w:val="center"/>
        </w:trPr>
        <w:tc>
          <w:tcPr>
            <w:tcW w:w="7120" w:type="dxa"/>
          </w:tcPr>
          <w:p w14:paraId="14799F7D"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GUID=80165fd8-46be-4d74-bcd9-16e77f12690b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File Reference Number*:</w:t>
            </w:r>
          </w:p>
        </w:tc>
      </w:tr>
      <w:tr w:rsidR="006F2CA2" w:rsidRPr="006F2CA2" w14:paraId="768D8825" w14:textId="77777777" w:rsidTr="006F2CA2">
        <w:trPr>
          <w:divId w:val="2116439976"/>
          <w:cantSplit/>
          <w:jc w:val="center"/>
        </w:trPr>
        <w:tc>
          <w:tcPr>
            <w:tcW w:w="7120" w:type="dxa"/>
          </w:tcPr>
          <w:p w14:paraId="1DAC5033"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GUID=22e8d750-3125-42e0-af26-058476217453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*Delete where inapplicable.</w:t>
            </w:r>
          </w:p>
        </w:tc>
      </w:tr>
    </w:tbl>
    <w:p w14:paraId="2EACE88E"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3A6265D4"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6BE9527A"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710DF1B4"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3EFE6912"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4111B9EC" w14:textId="77777777" w:rsidR="006F2CA2" w:rsidRDefault="006F2CA2" w:rsidP="006F2CA2">
      <w:pPr>
        <w:spacing w:before="0" w:after="200" w:line="276" w:lineRule="auto"/>
        <w:divId w:val="2116439976"/>
        <w:rPr>
          <w:rFonts w:ascii="Calibri" w:eastAsia="Calibri" w:hAnsi="Calibri" w:cs="Times New Roman"/>
          <w:sz w:val="22"/>
          <w:szCs w:val="22"/>
          <w:lang w:eastAsia="en-US"/>
        </w:rPr>
      </w:pPr>
    </w:p>
    <w:p w14:paraId="6016592A" w14:textId="77777777" w:rsidR="00401B50" w:rsidRPr="006F2CA2" w:rsidRDefault="00401B50" w:rsidP="006F2CA2">
      <w:pPr>
        <w:spacing w:before="0" w:after="200" w:line="276" w:lineRule="auto"/>
        <w:divId w:val="2116439976"/>
        <w:rPr>
          <w:rFonts w:ascii="Calibri" w:eastAsia="Calibri" w:hAnsi="Calibri" w:cs="Times New Roman"/>
          <w:sz w:val="22"/>
          <w:szCs w:val="22"/>
          <w:lang w:eastAsia="en-US"/>
        </w:rPr>
      </w:pPr>
    </w:p>
    <w:p w14:paraId="54679692" w14:textId="77777777" w:rsidR="006F2CA2" w:rsidRPr="006F2CA2" w:rsidRDefault="006F2CA2" w:rsidP="006F2CA2">
      <w:pPr>
        <w:keepNext/>
        <w:keepLines/>
        <w:suppressAutoHyphens/>
        <w:spacing w:before="240" w:after="120" w:line="240" w:lineRule="auto"/>
        <w:jc w:val="center"/>
        <w:divId w:val="2116439976"/>
        <w:rPr>
          <w:rFonts w:ascii="Times New Roman" w:hAnsi="Times New Roman" w:cs="Times New Roman"/>
          <w:caps/>
          <w:sz w:val="22"/>
          <w:szCs w:val="20"/>
          <w:lang w:val="en-GB" w:eastAsia="en-US"/>
        </w:rPr>
      </w:pPr>
      <w:r w:rsidRPr="006F2CA2">
        <w:rPr>
          <w:rFonts w:ascii="Times New Roman" w:hAnsi="Times New Roman" w:cs="Times New Roman"/>
          <w:caps/>
          <w:sz w:val="22"/>
          <w:szCs w:val="20"/>
          <w:lang w:val="en-GB" w:eastAsia="en-US"/>
        </w:rPr>
        <w:lastRenderedPageBreak/>
        <w:fldChar w:fldCharType="begin" w:fldLock="1"/>
      </w:r>
      <w:r w:rsidRPr="006F2CA2">
        <w:rPr>
          <w:rFonts w:ascii="Times New Roman" w:hAnsi="Times New Roman" w:cs="Times New Roman"/>
          <w:caps/>
          <w:sz w:val="22"/>
          <w:szCs w:val="20"/>
          <w:lang w:val="en-GB" w:eastAsia="en-US"/>
        </w:rPr>
        <w:instrText xml:space="preserve"> GUID=ced4f721-a44a-47a8-a46f-d47fa4da2ebc </w:instrText>
      </w:r>
      <w:r w:rsidRPr="006F2CA2">
        <w:rPr>
          <w:rFonts w:ascii="Times New Roman" w:hAnsi="Times New Roman" w:cs="Times New Roman"/>
          <w:caps/>
          <w:sz w:val="22"/>
          <w:szCs w:val="20"/>
          <w:lang w:val="en-GB" w:eastAsia="en-US"/>
        </w:rPr>
        <w:fldChar w:fldCharType="end"/>
      </w:r>
      <w:r w:rsidRPr="006F2CA2">
        <w:rPr>
          <w:rFonts w:ascii="Times New Roman" w:hAnsi="Times New Roman" w:cs="Times New Roman"/>
          <w:caps/>
          <w:sz w:val="22"/>
          <w:szCs w:val="20"/>
          <w:lang w:val="en-GB" w:eastAsia="en-US"/>
        </w:rPr>
        <w:t xml:space="preserve">Form </w:t>
      </w:r>
      <w:r w:rsidRPr="006F2CA2">
        <w:rPr>
          <w:rFonts w:ascii="Times New Roman" w:hAnsi="Times New Roman" w:cs="Times New Roman"/>
          <w:caps/>
          <w:sz w:val="22"/>
          <w:szCs w:val="20"/>
          <w:lang w:val="en-GB" w:eastAsia="en-US"/>
        </w:rPr>
        <w:fldChar w:fldCharType="begin" w:fldLock="1"/>
      </w:r>
      <w:r w:rsidRPr="006F2CA2">
        <w:rPr>
          <w:rFonts w:ascii="Times New Roman" w:hAnsi="Times New Roman" w:cs="Times New Roman"/>
          <w:caps/>
          <w:sz w:val="22"/>
          <w:szCs w:val="20"/>
          <w:lang w:val="en-GB" w:eastAsia="en-US"/>
        </w:rPr>
        <w:instrText>Quote "</w:instrText>
      </w:r>
      <w:r w:rsidRPr="006F2CA2">
        <w:rPr>
          <w:rFonts w:ascii="Times New Roman" w:hAnsi="Times New Roman" w:cs="Times New Roman"/>
          <w:caps/>
          <w:sz w:val="22"/>
          <w:szCs w:val="20"/>
          <w:lang w:val="en-GB" w:eastAsia="en-US"/>
        </w:rPr>
        <w:fldChar w:fldCharType="begin" w:fldLock="1"/>
      </w:r>
      <w:r w:rsidRPr="006F2CA2">
        <w:rPr>
          <w:rFonts w:ascii="Times New Roman" w:hAnsi="Times New Roman" w:cs="Times New Roman"/>
          <w:caps/>
          <w:sz w:val="22"/>
          <w:szCs w:val="20"/>
          <w:lang w:val="en-GB" w:eastAsia="en-US"/>
        </w:rPr>
        <w:instrText xml:space="preserve">SEQ FormScheduleDivisionHeading1 </w:instrText>
      </w:r>
      <w:r w:rsidRPr="006F2CA2">
        <w:rPr>
          <w:rFonts w:ascii="Times New Roman" w:hAnsi="Times New Roman" w:cs="Times New Roman"/>
          <w:caps/>
          <w:sz w:val="22"/>
          <w:szCs w:val="20"/>
          <w:lang w:val="en-GB" w:eastAsia="en-US"/>
        </w:rPr>
        <w:fldChar w:fldCharType="end"/>
      </w:r>
      <w:r w:rsidRPr="006F2CA2">
        <w:rPr>
          <w:rFonts w:ascii="Times New Roman" w:hAnsi="Times New Roman" w:cs="Times New Roman"/>
          <w:caps/>
          <w:sz w:val="22"/>
          <w:szCs w:val="20"/>
          <w:lang w:val="en-GB" w:eastAsia="en-US"/>
        </w:rPr>
        <w:instrText>" \* MERGEFORMAT</w:instrText>
      </w:r>
      <w:r w:rsidRPr="006F2CA2">
        <w:rPr>
          <w:rFonts w:ascii="Times New Roman" w:hAnsi="Times New Roman" w:cs="Times New Roman"/>
          <w:caps/>
          <w:sz w:val="22"/>
          <w:szCs w:val="20"/>
          <w:lang w:val="en-GB" w:eastAsia="en-US"/>
        </w:rPr>
        <w:fldChar w:fldCharType="separate"/>
      </w:r>
      <w:r w:rsidRPr="006F2CA2">
        <w:rPr>
          <w:rFonts w:ascii="Times New Roman" w:hAnsi="Times New Roman" w:cs="Times New Roman"/>
          <w:caps/>
          <w:sz w:val="22"/>
          <w:szCs w:val="20"/>
          <w:lang w:val="en-GB" w:eastAsia="en-US"/>
        </w:rPr>
        <w:t>20</w:t>
      </w:r>
      <w:r w:rsidRPr="006F2CA2">
        <w:rPr>
          <w:rFonts w:ascii="Times New Roman" w:hAnsi="Times New Roman" w:cs="Times New Roman"/>
          <w:caps/>
          <w:sz w:val="22"/>
          <w:szCs w:val="20"/>
          <w:lang w:val="en-GB" w:eastAsia="en-US"/>
        </w:rPr>
        <w:fldChar w:fldCharType="end"/>
      </w:r>
      <w:r w:rsidRPr="006F2CA2">
        <w:rPr>
          <w:rFonts w:ascii="Times New Roman" w:hAnsi="Times New Roman" w:cs="Times New Roman"/>
          <w:caps/>
          <w:sz w:val="22"/>
          <w:szCs w:val="20"/>
          <w:lang w:val="en-GB" w:eastAsia="en-US"/>
        </w:rPr>
        <w:t xml:space="preserve"> </w:t>
      </w:r>
    </w:p>
    <w:tbl>
      <w:tblPr>
        <w:tblW w:w="7120" w:type="dxa"/>
        <w:jc w:val="center"/>
        <w:tblLook w:val="04A0" w:firstRow="1" w:lastRow="0" w:firstColumn="1" w:lastColumn="0" w:noHBand="0" w:noVBand="1"/>
      </w:tblPr>
      <w:tblGrid>
        <w:gridCol w:w="7120"/>
      </w:tblGrid>
      <w:tr w:rsidR="006F2CA2" w:rsidRPr="006F2CA2" w14:paraId="46640DF4" w14:textId="77777777" w:rsidTr="006F2CA2">
        <w:trPr>
          <w:divId w:val="2116439976"/>
          <w:cantSplit/>
          <w:jc w:val="center"/>
        </w:trPr>
        <w:tc>
          <w:tcPr>
            <w:tcW w:w="7120" w:type="dxa"/>
          </w:tcPr>
          <w:p w14:paraId="2508319D"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GUID=98222012-69e6-4a86-9468-78d4c3ecee54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 51</w:t>
            </w:r>
          </w:p>
        </w:tc>
      </w:tr>
      <w:tr w:rsidR="006F2CA2" w:rsidRPr="006F2CA2" w14:paraId="294EBC54" w14:textId="77777777" w:rsidTr="006F2CA2">
        <w:trPr>
          <w:divId w:val="2116439976"/>
          <w:cantSplit/>
          <w:jc w:val="center"/>
        </w:trPr>
        <w:tc>
          <w:tcPr>
            <w:tcW w:w="7120" w:type="dxa"/>
          </w:tcPr>
          <w:p w14:paraId="07783325"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GUID=6b076956-1e27-426f-a2dc-313074a72733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(AFFIDAVIT OF SERVICE FORM)</w:t>
            </w:r>
          </w:p>
        </w:tc>
      </w:tr>
      <w:tr w:rsidR="006F2CA2" w:rsidRPr="006F2CA2" w14:paraId="0AEC7F62" w14:textId="77777777" w:rsidTr="006F2CA2">
        <w:trPr>
          <w:divId w:val="2116439976"/>
          <w:cantSplit/>
          <w:jc w:val="center"/>
        </w:trPr>
        <w:tc>
          <w:tcPr>
            <w:tcW w:w="7120" w:type="dxa"/>
          </w:tcPr>
          <w:p w14:paraId="4C9BAA99"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GUID=d37ab178-5050-42cd-bf21-a4a43ddca023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IN THE FAMILY JUSTICE COURTS OF THE REPUBLIC OF SINGAPORE</w:t>
            </w:r>
          </w:p>
        </w:tc>
      </w:tr>
      <w:tr w:rsidR="006F2CA2" w:rsidRPr="006F2CA2" w14:paraId="75B9C152" w14:textId="77777777" w:rsidTr="006F2CA2">
        <w:trPr>
          <w:divId w:val="2116439976"/>
          <w:cantSplit/>
          <w:jc w:val="center"/>
        </w:trPr>
        <w:tc>
          <w:tcPr>
            <w:tcW w:w="7120" w:type="dxa"/>
          </w:tcPr>
          <w:p w14:paraId="2DDF973D"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GUID=c319ed9c-c628-4533-bcde-217edf85d6b1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Divorce Writ No.</w:t>
            </w:r>
          </w:p>
        </w:tc>
      </w:tr>
      <w:tr w:rsidR="006F2CA2" w:rsidRPr="006F2CA2" w14:paraId="420A3893" w14:textId="77777777" w:rsidTr="006F2CA2">
        <w:trPr>
          <w:divId w:val="2116439976"/>
          <w:cantSplit/>
          <w:jc w:val="center"/>
        </w:trPr>
        <w:tc>
          <w:tcPr>
            <w:tcW w:w="7120" w:type="dxa"/>
          </w:tcPr>
          <w:p w14:paraId="723A4F89"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GUID=165fb6aa-0bec-48b4-83d5-1b840d0e8d15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Between</w:t>
            </w:r>
          </w:p>
        </w:tc>
      </w:tr>
      <w:tr w:rsidR="006F2CA2" w:rsidRPr="006F2CA2" w14:paraId="516352BF" w14:textId="77777777" w:rsidTr="006F2CA2">
        <w:trPr>
          <w:divId w:val="2116439976"/>
          <w:cantSplit/>
          <w:jc w:val="center"/>
        </w:trPr>
        <w:tc>
          <w:tcPr>
            <w:tcW w:w="7120" w:type="dxa"/>
          </w:tcPr>
          <w:p w14:paraId="1D293858"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GUID=72d9800d-2f5a-4fc2-b72b-e1f20b63f25e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Plaintiff’s Name</w:t>
            </w:r>
            <w:r w:rsidRPr="006F2CA2">
              <w:rPr>
                <w:rFonts w:ascii="Times New Roman" w:hAnsi="Times New Roman" w:cs="Times New Roman"/>
                <w:sz w:val="22"/>
                <w:szCs w:val="20"/>
                <w:lang w:val="en-GB" w:eastAsia="en-US"/>
              </w:rPr>
              <w:t>] (ID No.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w:t>
            </w:r>
            <w:r w:rsidRPr="006F2CA2">
              <w:rPr>
                <w:rFonts w:ascii="Times New Roman" w:hAnsi="Times New Roman" w:cs="Times New Roman"/>
                <w:i/>
                <w:sz w:val="22"/>
                <w:szCs w:val="20"/>
                <w:lang w:val="en-GB" w:eastAsia="en-US"/>
              </w:rPr>
              <w:t>Plaintiff</w:t>
            </w:r>
          </w:p>
        </w:tc>
      </w:tr>
      <w:tr w:rsidR="006F2CA2" w:rsidRPr="006F2CA2" w14:paraId="0B3A0762" w14:textId="77777777" w:rsidTr="006F2CA2">
        <w:trPr>
          <w:divId w:val="2116439976"/>
          <w:cantSplit/>
          <w:jc w:val="center"/>
        </w:trPr>
        <w:tc>
          <w:tcPr>
            <w:tcW w:w="7120" w:type="dxa"/>
          </w:tcPr>
          <w:p w14:paraId="6A6A4DDD"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GUID=c66baf21-0efb-4ad3-8064-0447891e6384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w:t>
            </w:r>
          </w:p>
        </w:tc>
      </w:tr>
      <w:tr w:rsidR="006F2CA2" w:rsidRPr="006F2CA2" w14:paraId="63E85886" w14:textId="77777777" w:rsidTr="006F2CA2">
        <w:trPr>
          <w:divId w:val="2116439976"/>
          <w:cantSplit/>
          <w:jc w:val="center"/>
        </w:trPr>
        <w:tc>
          <w:tcPr>
            <w:tcW w:w="7120" w:type="dxa"/>
          </w:tcPr>
          <w:p w14:paraId="4C39E3E3"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GUID=bf526e74-dd97-4861-a7d4-fea407fa4803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Defendant’s Name</w:t>
            </w:r>
            <w:r w:rsidRPr="006F2CA2">
              <w:rPr>
                <w:rFonts w:ascii="Times New Roman" w:hAnsi="Times New Roman" w:cs="Times New Roman"/>
                <w:sz w:val="22"/>
                <w:szCs w:val="20"/>
                <w:lang w:val="en-GB" w:eastAsia="en-US"/>
              </w:rPr>
              <w:t>] (ID No.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w:t>
            </w:r>
            <w:r w:rsidRPr="006F2CA2">
              <w:rPr>
                <w:rFonts w:ascii="Times New Roman" w:hAnsi="Times New Roman" w:cs="Times New Roman"/>
                <w:i/>
                <w:sz w:val="22"/>
                <w:szCs w:val="20"/>
                <w:lang w:val="en-GB" w:eastAsia="en-US"/>
              </w:rPr>
              <w:t>Defendant</w:t>
            </w:r>
          </w:p>
        </w:tc>
      </w:tr>
      <w:tr w:rsidR="006F2CA2" w:rsidRPr="006F2CA2" w14:paraId="7F3FE669" w14:textId="77777777" w:rsidTr="006F2CA2">
        <w:trPr>
          <w:divId w:val="2116439976"/>
          <w:cantSplit/>
          <w:jc w:val="center"/>
        </w:trPr>
        <w:tc>
          <w:tcPr>
            <w:tcW w:w="7120" w:type="dxa"/>
          </w:tcPr>
          <w:p w14:paraId="6398FD7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GUID=bf3184e1-1d9a-4d51-a2b7-1e123de77938 </w:instrText>
            </w:r>
            <w:r w:rsidRPr="006F2CA2">
              <w:rPr>
                <w:rFonts w:ascii="Times New Roman" w:hAnsi="Times New Roman" w:cs="Times New Roman"/>
                <w:sz w:val="22"/>
                <w:szCs w:val="20"/>
                <w:lang w:val="en-GB" w:eastAsia="en-US"/>
              </w:rPr>
              <w:fldChar w:fldCharType="end"/>
            </w:r>
          </w:p>
        </w:tc>
      </w:tr>
      <w:tr w:rsidR="006F2CA2" w:rsidRPr="006F2CA2" w14:paraId="69188251" w14:textId="77777777" w:rsidTr="006F2CA2">
        <w:trPr>
          <w:divId w:val="2116439976"/>
          <w:cantSplit/>
          <w:jc w:val="center"/>
        </w:trPr>
        <w:tc>
          <w:tcPr>
            <w:tcW w:w="7120" w:type="dxa"/>
          </w:tcPr>
          <w:p w14:paraId="51774ED8"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GUID=69b645cb-51f8-4d4b-8a7d-5e122ed45422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AFFIDAVIT OF SERVICE</w:t>
            </w:r>
          </w:p>
        </w:tc>
      </w:tr>
      <w:tr w:rsidR="006F2CA2" w:rsidRPr="006F2CA2" w14:paraId="471B6D65" w14:textId="77777777" w:rsidTr="006F2CA2">
        <w:trPr>
          <w:divId w:val="2116439976"/>
          <w:cantSplit/>
          <w:jc w:val="center"/>
        </w:trPr>
        <w:tc>
          <w:tcPr>
            <w:tcW w:w="7120" w:type="dxa"/>
          </w:tcPr>
          <w:p w14:paraId="6C4C5310"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GUID=57175d09-6c0c-46ce-ae6f-36f677da7267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*Affidavit of Personal Service</w:t>
            </w:r>
          </w:p>
        </w:tc>
      </w:tr>
      <w:tr w:rsidR="006F2CA2" w:rsidRPr="006F2CA2" w14:paraId="037E8B08" w14:textId="77777777" w:rsidTr="006F2CA2">
        <w:trPr>
          <w:divId w:val="2116439976"/>
          <w:cantSplit/>
          <w:jc w:val="center"/>
        </w:trPr>
        <w:tc>
          <w:tcPr>
            <w:tcW w:w="7120" w:type="dxa"/>
          </w:tcPr>
          <w:p w14:paraId="02409AC8"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GUID=af5094d1-64ce-44bf-a613-5d52f3e5acb6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 [</w:t>
            </w:r>
            <w:r w:rsidRPr="006F2CA2">
              <w:rPr>
                <w:rFonts w:ascii="Times New Roman" w:hAnsi="Times New Roman" w:cs="Times New Roman"/>
                <w:i/>
                <w:sz w:val="22"/>
                <w:szCs w:val="20"/>
                <w:lang w:val="en-GB" w:eastAsia="en-US"/>
              </w:rPr>
              <w:t>to state name and ID No.</w:t>
            </w:r>
            <w:r w:rsidRPr="006F2CA2">
              <w:rPr>
                <w:rFonts w:ascii="Times New Roman" w:hAnsi="Times New Roman" w:cs="Times New Roman"/>
                <w:sz w:val="22"/>
                <w:szCs w:val="20"/>
                <w:lang w:val="en-GB" w:eastAsia="en-US"/>
              </w:rPr>
              <w:t>] of [</w:t>
            </w:r>
            <w:r w:rsidRPr="006F2CA2">
              <w:rPr>
                <w:rFonts w:ascii="Times New Roman" w:hAnsi="Times New Roman" w:cs="Times New Roman"/>
                <w:i/>
                <w:sz w:val="22"/>
                <w:szCs w:val="20"/>
                <w:lang w:val="en-GB" w:eastAsia="en-US"/>
              </w:rPr>
              <w:t>to state address</w:t>
            </w:r>
            <w:r w:rsidRPr="006F2CA2">
              <w:rPr>
                <w:rFonts w:ascii="Times New Roman" w:hAnsi="Times New Roman" w:cs="Times New Roman"/>
                <w:sz w:val="22"/>
                <w:szCs w:val="20"/>
                <w:lang w:val="en-GB" w:eastAsia="en-US"/>
              </w:rPr>
              <w:t>], make oath and say/affirm* as follows:</w:t>
            </w:r>
          </w:p>
        </w:tc>
      </w:tr>
      <w:tr w:rsidR="006F2CA2" w:rsidRPr="006F2CA2" w14:paraId="5C386C71" w14:textId="77777777" w:rsidTr="006F2CA2">
        <w:trPr>
          <w:divId w:val="2116439976"/>
          <w:cantSplit/>
          <w:jc w:val="center"/>
        </w:trPr>
        <w:tc>
          <w:tcPr>
            <w:tcW w:w="7120" w:type="dxa"/>
          </w:tcPr>
          <w:p w14:paraId="28A85101"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GUID=d4b15c78-cddb-45f9-8add-4245aedd3c7c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following document(s) was/were* duly served by me on [</w:t>
            </w:r>
            <w:r w:rsidRPr="006F2CA2">
              <w:rPr>
                <w:rFonts w:ascii="Times New Roman" w:hAnsi="Times New Roman" w:cs="Times New Roman"/>
                <w:i/>
                <w:sz w:val="22"/>
                <w:szCs w:val="20"/>
                <w:lang w:val="en-GB" w:eastAsia="en-US"/>
              </w:rPr>
              <w:t>to state name of recipient of documents</w:t>
            </w:r>
            <w:r w:rsidRPr="006F2CA2">
              <w:rPr>
                <w:rFonts w:ascii="Times New Roman" w:hAnsi="Times New Roman" w:cs="Times New Roman"/>
                <w:sz w:val="22"/>
                <w:szCs w:val="20"/>
                <w:lang w:val="en-GB" w:eastAsia="en-US"/>
              </w:rPr>
              <w:t>] by delivering to him/her* personally a copy/copies* of the same on [</w:t>
            </w:r>
            <w:r w:rsidRPr="006F2CA2">
              <w:rPr>
                <w:rFonts w:ascii="Times New Roman" w:hAnsi="Times New Roman" w:cs="Times New Roman"/>
                <w:i/>
                <w:sz w:val="22"/>
                <w:szCs w:val="20"/>
                <w:lang w:val="en-GB" w:eastAsia="en-US"/>
              </w:rPr>
              <w:t>to state date and time of service</w:t>
            </w:r>
            <w:r w:rsidRPr="006F2CA2">
              <w:rPr>
                <w:rFonts w:ascii="Times New Roman" w:hAnsi="Times New Roman" w:cs="Times New Roman"/>
                <w:sz w:val="22"/>
                <w:szCs w:val="20"/>
                <w:lang w:val="en-GB" w:eastAsia="en-US"/>
              </w:rPr>
              <w:t>] at [</w:t>
            </w:r>
            <w:r w:rsidRPr="006F2CA2">
              <w:rPr>
                <w:rFonts w:ascii="Times New Roman" w:hAnsi="Times New Roman" w:cs="Times New Roman"/>
                <w:i/>
                <w:sz w:val="22"/>
                <w:szCs w:val="20"/>
                <w:lang w:val="en-GB" w:eastAsia="en-US"/>
              </w:rPr>
              <w:t>to state address</w:t>
            </w:r>
            <w:r w:rsidRPr="006F2CA2">
              <w:rPr>
                <w:rFonts w:ascii="Times New Roman" w:hAnsi="Times New Roman" w:cs="Times New Roman"/>
                <w:sz w:val="22"/>
                <w:szCs w:val="20"/>
                <w:lang w:val="en-GB" w:eastAsia="en-US"/>
              </w:rPr>
              <w:t>]:</w:t>
            </w:r>
          </w:p>
        </w:tc>
      </w:tr>
      <w:tr w:rsidR="006F2CA2" w:rsidRPr="006F2CA2" w14:paraId="08051A96" w14:textId="77777777" w:rsidTr="006F2CA2">
        <w:trPr>
          <w:divId w:val="2116439976"/>
          <w:cantSplit/>
          <w:jc w:val="center"/>
        </w:trPr>
        <w:tc>
          <w:tcPr>
            <w:tcW w:w="7120" w:type="dxa"/>
          </w:tcPr>
          <w:p w14:paraId="7BA51AE1"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GUID=6eb29e1f-c0c0-4b4d-b869-0b2bb982ce82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Please choose one or more of the following</w:t>
            </w:r>
            <w:r w:rsidRPr="006F2CA2">
              <w:rPr>
                <w:rFonts w:ascii="Times New Roman" w:hAnsi="Times New Roman" w:cs="Times New Roman"/>
                <w:sz w:val="22"/>
                <w:szCs w:val="20"/>
                <w:lang w:val="en-GB" w:eastAsia="en-US"/>
              </w:rPr>
              <w:t>)</w:t>
            </w:r>
          </w:p>
        </w:tc>
      </w:tr>
      <w:tr w:rsidR="006F2CA2" w:rsidRPr="006F2CA2" w14:paraId="234B5C41" w14:textId="77777777" w:rsidTr="006F2CA2">
        <w:trPr>
          <w:divId w:val="2116439976"/>
          <w:cantSplit/>
          <w:jc w:val="center"/>
        </w:trPr>
        <w:tc>
          <w:tcPr>
            <w:tcW w:w="7120" w:type="dxa"/>
          </w:tcPr>
          <w:p w14:paraId="46D98EE2"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GUID=322a0c16-3b2c-4697-9faa-9caf0805cfa7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Writ of Summons</w:t>
            </w:r>
          </w:p>
        </w:tc>
      </w:tr>
      <w:tr w:rsidR="006F2CA2" w:rsidRPr="006F2CA2" w14:paraId="46D7AD37" w14:textId="77777777" w:rsidTr="006F2CA2">
        <w:trPr>
          <w:divId w:val="2116439976"/>
          <w:cantSplit/>
          <w:jc w:val="center"/>
        </w:trPr>
        <w:tc>
          <w:tcPr>
            <w:tcW w:w="7120" w:type="dxa"/>
          </w:tcPr>
          <w:p w14:paraId="1D1EEF86"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GUID=6643bf00-3124-4c67-8c2f-a9f55e48bbce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Statement of Claim</w:t>
            </w:r>
          </w:p>
        </w:tc>
      </w:tr>
      <w:tr w:rsidR="006F2CA2" w:rsidRPr="006F2CA2" w14:paraId="7DCB96ED" w14:textId="77777777" w:rsidTr="006F2CA2">
        <w:trPr>
          <w:divId w:val="2116439976"/>
          <w:cantSplit/>
          <w:jc w:val="center"/>
        </w:trPr>
        <w:tc>
          <w:tcPr>
            <w:tcW w:w="7120" w:type="dxa"/>
          </w:tcPr>
          <w:p w14:paraId="5B1CE009"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GUID=0e6e32ee-7d8e-4b84-9948-43e081cdf2e8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c</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Statement of Particulars</w:t>
            </w:r>
          </w:p>
        </w:tc>
      </w:tr>
      <w:tr w:rsidR="006F2CA2" w:rsidRPr="006F2CA2" w14:paraId="2C31D25C" w14:textId="77777777" w:rsidTr="006F2CA2">
        <w:trPr>
          <w:divId w:val="2116439976"/>
          <w:cantSplit/>
          <w:jc w:val="center"/>
        </w:trPr>
        <w:tc>
          <w:tcPr>
            <w:tcW w:w="7120" w:type="dxa"/>
          </w:tcPr>
          <w:p w14:paraId="066A0440"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GUID=f9b122c2-9389-4aed-97f4-79a676b486ab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d</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Notice to a Co-Defendant/Defendant in Counterclaim/Person Entitled to Intervene/Other Party [</w:t>
            </w:r>
            <w:r w:rsidRPr="006F2CA2">
              <w:rPr>
                <w:rFonts w:ascii="Times New Roman" w:hAnsi="Times New Roman" w:cs="Times New Roman"/>
                <w:i/>
                <w:sz w:val="22"/>
                <w:szCs w:val="20"/>
                <w:lang w:val="en-GB" w:eastAsia="en-US"/>
              </w:rPr>
              <w:t xml:space="preserve">to </w:t>
            </w:r>
            <w:proofErr w:type="gramStart"/>
            <w:r w:rsidRPr="006F2CA2">
              <w:rPr>
                <w:rFonts w:ascii="Times New Roman" w:hAnsi="Times New Roman" w:cs="Times New Roman"/>
                <w:i/>
                <w:sz w:val="22"/>
                <w:szCs w:val="20"/>
                <w:lang w:val="en-GB" w:eastAsia="en-US"/>
              </w:rPr>
              <w:t>specify</w:t>
            </w:r>
            <w:r w:rsidRPr="006F2CA2">
              <w:rPr>
                <w:rFonts w:ascii="Times New Roman" w:hAnsi="Times New Roman" w:cs="Times New Roman"/>
                <w:sz w:val="22"/>
                <w:szCs w:val="20"/>
                <w:lang w:val="en-GB" w:eastAsia="en-US"/>
              </w:rPr>
              <w:t>]*</w:t>
            </w:r>
            <w:proofErr w:type="gramEnd"/>
          </w:p>
        </w:tc>
      </w:tr>
      <w:tr w:rsidR="006F2CA2" w:rsidRPr="006F2CA2" w14:paraId="0D88FE45" w14:textId="77777777" w:rsidTr="006F2CA2">
        <w:trPr>
          <w:divId w:val="2116439976"/>
          <w:cantSplit/>
          <w:jc w:val="center"/>
        </w:trPr>
        <w:tc>
          <w:tcPr>
            <w:tcW w:w="7120" w:type="dxa"/>
          </w:tcPr>
          <w:p w14:paraId="0E5FD55D"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GUID=030a321d-9589-403c-95b9-97936cae82f1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e</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 xml:space="preserve">Agreed/Proposed* Parenting Plan (By </w:t>
            </w:r>
            <w:proofErr w:type="gramStart"/>
            <w:r w:rsidRPr="006F2CA2">
              <w:rPr>
                <w:rFonts w:ascii="Times New Roman" w:hAnsi="Times New Roman" w:cs="Times New Roman"/>
                <w:sz w:val="22"/>
                <w:szCs w:val="20"/>
                <w:lang w:val="en-GB" w:eastAsia="en-US"/>
              </w:rPr>
              <w:t>Plaintiff)*</w:t>
            </w:r>
            <w:proofErr w:type="gramEnd"/>
          </w:p>
        </w:tc>
      </w:tr>
      <w:tr w:rsidR="006F2CA2" w:rsidRPr="006F2CA2" w14:paraId="258A453A" w14:textId="77777777" w:rsidTr="006F2CA2">
        <w:trPr>
          <w:divId w:val="2116439976"/>
          <w:cantSplit/>
          <w:jc w:val="center"/>
        </w:trPr>
        <w:tc>
          <w:tcPr>
            <w:tcW w:w="7120" w:type="dxa"/>
          </w:tcPr>
          <w:p w14:paraId="5B8F5A5B"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GUID=b9439e97-a78f-4a9c-8aba-19e0df2bea66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f</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 xml:space="preserve">Agreed/Proposed* Matrimonial Property Plan (For Housing Development Board flats Only) (By </w:t>
            </w:r>
            <w:proofErr w:type="gramStart"/>
            <w:r w:rsidRPr="006F2CA2">
              <w:rPr>
                <w:rFonts w:ascii="Times New Roman" w:hAnsi="Times New Roman" w:cs="Times New Roman"/>
                <w:sz w:val="22"/>
                <w:szCs w:val="20"/>
                <w:lang w:val="en-GB" w:eastAsia="en-US"/>
              </w:rPr>
              <w:t>Plaintiff)*</w:t>
            </w:r>
            <w:proofErr w:type="gramEnd"/>
          </w:p>
        </w:tc>
      </w:tr>
      <w:tr w:rsidR="006F2CA2" w:rsidRPr="006F2CA2" w14:paraId="2D8470E1" w14:textId="77777777" w:rsidTr="006F2CA2">
        <w:trPr>
          <w:divId w:val="2116439976"/>
          <w:cantSplit/>
          <w:jc w:val="center"/>
        </w:trPr>
        <w:tc>
          <w:tcPr>
            <w:tcW w:w="7120" w:type="dxa"/>
          </w:tcPr>
          <w:p w14:paraId="448E98B0"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GUID=4ff9bf0f-d24a-4060-b16e-7c1a2a0f099e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g</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Defence</w:t>
            </w:r>
          </w:p>
        </w:tc>
      </w:tr>
      <w:tr w:rsidR="006F2CA2" w:rsidRPr="006F2CA2" w14:paraId="75FDD66E" w14:textId="77777777" w:rsidTr="006F2CA2">
        <w:trPr>
          <w:divId w:val="2116439976"/>
          <w:cantSplit/>
          <w:jc w:val="center"/>
        </w:trPr>
        <w:tc>
          <w:tcPr>
            <w:tcW w:w="7120" w:type="dxa"/>
          </w:tcPr>
          <w:p w14:paraId="4CEB3284"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GUID=2ce23aa4-1541-4535-a3df-fa4871c2b423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h</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Defence and Counterclaim</w:t>
            </w:r>
          </w:p>
        </w:tc>
      </w:tr>
      <w:tr w:rsidR="006F2CA2" w:rsidRPr="006F2CA2" w14:paraId="08122ABD" w14:textId="77777777" w:rsidTr="006F2CA2">
        <w:trPr>
          <w:divId w:val="2116439976"/>
          <w:cantSplit/>
          <w:jc w:val="center"/>
        </w:trPr>
        <w:tc>
          <w:tcPr>
            <w:tcW w:w="7120" w:type="dxa"/>
          </w:tcPr>
          <w:p w14:paraId="26182A0E"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GUID=5bc158ac-3f8a-4446-acce-88459bc8e578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roofErr w:type="spellStart"/>
            <w:r w:rsidRPr="006F2CA2">
              <w:rPr>
                <w:rFonts w:ascii="Times New Roman" w:hAnsi="Times New Roman" w:cs="Times New Roman"/>
                <w:i/>
                <w:sz w:val="22"/>
                <w:szCs w:val="20"/>
                <w:lang w:val="en-GB" w:eastAsia="en-US"/>
              </w:rPr>
              <w:t>i</w:t>
            </w:r>
            <w:proofErr w:type="spellEnd"/>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Other documents [</w:t>
            </w:r>
            <w:r w:rsidRPr="006F2CA2">
              <w:rPr>
                <w:rFonts w:ascii="Times New Roman" w:hAnsi="Times New Roman" w:cs="Times New Roman"/>
                <w:i/>
                <w:sz w:val="22"/>
                <w:szCs w:val="20"/>
                <w:lang w:val="en-GB" w:eastAsia="en-US"/>
              </w:rPr>
              <w:t>please specify</w:t>
            </w:r>
            <w:r w:rsidRPr="006F2CA2">
              <w:rPr>
                <w:rFonts w:ascii="Times New Roman" w:hAnsi="Times New Roman" w:cs="Times New Roman"/>
                <w:sz w:val="22"/>
                <w:szCs w:val="20"/>
                <w:lang w:val="en-GB" w:eastAsia="en-US"/>
              </w:rPr>
              <w:t>]</w:t>
            </w:r>
          </w:p>
        </w:tc>
      </w:tr>
      <w:tr w:rsidR="006F2CA2" w:rsidRPr="006F2CA2" w14:paraId="259DD2D4" w14:textId="77777777" w:rsidTr="006F2CA2">
        <w:trPr>
          <w:divId w:val="2116439976"/>
          <w:cantSplit/>
          <w:jc w:val="center"/>
        </w:trPr>
        <w:tc>
          <w:tcPr>
            <w:tcW w:w="7120" w:type="dxa"/>
          </w:tcPr>
          <w:p w14:paraId="3BFE4B5C"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GUID=9d0fa953-23f7-46a2-b2e8-6f4287a62f72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person served with the document(s), [</w:t>
            </w:r>
            <w:r w:rsidRPr="006F2CA2">
              <w:rPr>
                <w:rFonts w:ascii="Times New Roman" w:hAnsi="Times New Roman" w:cs="Times New Roman"/>
                <w:i/>
                <w:sz w:val="22"/>
                <w:szCs w:val="20"/>
                <w:lang w:val="en-GB" w:eastAsia="en-US"/>
              </w:rPr>
              <w:t>to state name of recipient of documents</w:t>
            </w:r>
            <w:r w:rsidRPr="006F2CA2">
              <w:rPr>
                <w:rFonts w:ascii="Times New Roman" w:hAnsi="Times New Roman" w:cs="Times New Roman"/>
                <w:sz w:val="22"/>
                <w:szCs w:val="20"/>
                <w:lang w:val="en-GB" w:eastAsia="en-US"/>
              </w:rPr>
              <w:t>], is known to me/was pointed out to me by [</w:t>
            </w:r>
            <w:r w:rsidRPr="006F2CA2">
              <w:rPr>
                <w:rFonts w:ascii="Times New Roman" w:hAnsi="Times New Roman" w:cs="Times New Roman"/>
                <w:i/>
                <w:sz w:val="22"/>
                <w:szCs w:val="20"/>
                <w:lang w:val="en-GB" w:eastAsia="en-US"/>
              </w:rPr>
              <w:t>to state name</w:t>
            </w:r>
            <w:r w:rsidRPr="006F2CA2">
              <w:rPr>
                <w:rFonts w:ascii="Times New Roman" w:hAnsi="Times New Roman" w:cs="Times New Roman"/>
                <w:sz w:val="22"/>
                <w:szCs w:val="20"/>
                <w:lang w:val="en-GB" w:eastAsia="en-US"/>
              </w:rPr>
              <w:t>]/admitted to me that he/she* was [</w:t>
            </w:r>
            <w:r w:rsidRPr="006F2CA2">
              <w:rPr>
                <w:rFonts w:ascii="Times New Roman" w:hAnsi="Times New Roman" w:cs="Times New Roman"/>
                <w:i/>
                <w:sz w:val="22"/>
                <w:szCs w:val="20"/>
                <w:lang w:val="en-GB" w:eastAsia="en-US"/>
              </w:rPr>
              <w:t xml:space="preserve">to state name of recipient of </w:t>
            </w:r>
            <w:proofErr w:type="gramStart"/>
            <w:r w:rsidRPr="006F2CA2">
              <w:rPr>
                <w:rFonts w:ascii="Times New Roman" w:hAnsi="Times New Roman" w:cs="Times New Roman"/>
                <w:i/>
                <w:sz w:val="22"/>
                <w:szCs w:val="20"/>
                <w:lang w:val="en-GB" w:eastAsia="en-US"/>
              </w:rPr>
              <w:t>documents</w:t>
            </w:r>
            <w:r w:rsidRPr="006F2CA2">
              <w:rPr>
                <w:rFonts w:ascii="Times New Roman" w:hAnsi="Times New Roman" w:cs="Times New Roman"/>
                <w:sz w:val="22"/>
                <w:szCs w:val="20"/>
                <w:lang w:val="en-GB" w:eastAsia="en-US"/>
              </w:rPr>
              <w:t>]*</w:t>
            </w:r>
            <w:proofErr w:type="gramEnd"/>
            <w:r w:rsidRPr="006F2CA2">
              <w:rPr>
                <w:rFonts w:ascii="Times New Roman" w:hAnsi="Times New Roman" w:cs="Times New Roman"/>
                <w:sz w:val="22"/>
                <w:szCs w:val="20"/>
                <w:lang w:val="en-GB" w:eastAsia="en-US"/>
              </w:rPr>
              <w:t>.</w:t>
            </w:r>
          </w:p>
        </w:tc>
      </w:tr>
      <w:tr w:rsidR="006F2CA2" w:rsidRPr="006F2CA2" w14:paraId="512A7501" w14:textId="77777777" w:rsidTr="006F2CA2">
        <w:trPr>
          <w:divId w:val="2116439976"/>
          <w:cantSplit/>
          <w:jc w:val="center"/>
        </w:trPr>
        <w:tc>
          <w:tcPr>
            <w:tcW w:w="7120" w:type="dxa"/>
          </w:tcPr>
          <w:p w14:paraId="32ADD0A7"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GUID=6ace01d8-1a85-4bd0-bd9e-e7ac5498d01c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[Sworn (or affirmed) as in Form 132 in Appendix A of the Practice Directions.]</w:t>
            </w:r>
          </w:p>
        </w:tc>
      </w:tr>
      <w:tr w:rsidR="006F2CA2" w:rsidRPr="006F2CA2" w14:paraId="38B5AE62" w14:textId="77777777" w:rsidTr="006F2CA2">
        <w:trPr>
          <w:divId w:val="2116439976"/>
          <w:cantSplit/>
          <w:jc w:val="center"/>
        </w:trPr>
        <w:tc>
          <w:tcPr>
            <w:tcW w:w="7120" w:type="dxa"/>
          </w:tcPr>
          <w:p w14:paraId="64D77523"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GUID=bc9152f1-0cd7-4f0e-b54e-349ab29130b1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OR</w:t>
            </w:r>
          </w:p>
        </w:tc>
      </w:tr>
      <w:tr w:rsidR="006F2CA2" w:rsidRPr="006F2CA2" w14:paraId="0630F0F9" w14:textId="77777777" w:rsidTr="006F2CA2">
        <w:trPr>
          <w:divId w:val="2116439976"/>
          <w:cantSplit/>
          <w:jc w:val="center"/>
        </w:trPr>
        <w:tc>
          <w:tcPr>
            <w:tcW w:w="7120" w:type="dxa"/>
          </w:tcPr>
          <w:p w14:paraId="2CEFCA4F"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GUID=1ae323c2-ca30-4ebb-b82a-76c5304c471e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*Affidavit of Substituted Service by Post or other Process (Excluding Newspaper Advertisement)</w:t>
            </w:r>
          </w:p>
        </w:tc>
      </w:tr>
      <w:tr w:rsidR="006F2CA2" w:rsidRPr="006F2CA2" w14:paraId="78C8AE35" w14:textId="77777777" w:rsidTr="006F2CA2">
        <w:trPr>
          <w:divId w:val="2116439976"/>
          <w:cantSplit/>
          <w:jc w:val="center"/>
        </w:trPr>
        <w:tc>
          <w:tcPr>
            <w:tcW w:w="7120" w:type="dxa"/>
          </w:tcPr>
          <w:p w14:paraId="1E9943BF"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GUID=07387e2f-2053-4d85-b02a-82020aff0fe1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 [</w:t>
            </w:r>
            <w:r w:rsidRPr="006F2CA2">
              <w:rPr>
                <w:rFonts w:ascii="Times New Roman" w:hAnsi="Times New Roman" w:cs="Times New Roman"/>
                <w:i/>
                <w:sz w:val="22"/>
                <w:szCs w:val="20"/>
                <w:lang w:val="en-GB" w:eastAsia="en-US"/>
              </w:rPr>
              <w:t>to state name and ID No.</w:t>
            </w:r>
            <w:r w:rsidRPr="006F2CA2">
              <w:rPr>
                <w:rFonts w:ascii="Times New Roman" w:hAnsi="Times New Roman" w:cs="Times New Roman"/>
                <w:sz w:val="22"/>
                <w:szCs w:val="20"/>
                <w:lang w:val="en-GB" w:eastAsia="en-US"/>
              </w:rPr>
              <w:t>] of [</w:t>
            </w:r>
            <w:r w:rsidRPr="006F2CA2">
              <w:rPr>
                <w:rFonts w:ascii="Times New Roman" w:hAnsi="Times New Roman" w:cs="Times New Roman"/>
                <w:i/>
                <w:sz w:val="22"/>
                <w:szCs w:val="20"/>
                <w:lang w:val="en-GB" w:eastAsia="en-US"/>
              </w:rPr>
              <w:t>to state address</w:t>
            </w:r>
            <w:r w:rsidRPr="006F2CA2">
              <w:rPr>
                <w:rFonts w:ascii="Times New Roman" w:hAnsi="Times New Roman" w:cs="Times New Roman"/>
                <w:sz w:val="22"/>
                <w:szCs w:val="20"/>
                <w:lang w:val="en-GB" w:eastAsia="en-US"/>
              </w:rPr>
              <w:t>], make oath and say/affirm* as follows:</w:t>
            </w:r>
          </w:p>
        </w:tc>
      </w:tr>
      <w:tr w:rsidR="006F2CA2" w:rsidRPr="006F2CA2" w14:paraId="59A1120D" w14:textId="77777777" w:rsidTr="006F2CA2">
        <w:trPr>
          <w:divId w:val="2116439976"/>
          <w:cantSplit/>
          <w:jc w:val="center"/>
        </w:trPr>
        <w:tc>
          <w:tcPr>
            <w:tcW w:w="7120" w:type="dxa"/>
          </w:tcPr>
          <w:p w14:paraId="45D00D75"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GUID=b7e138cd-fd29-4f7b-8838-23eccfc00b4e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following document(s) was/were* duly served by me on [</w:t>
            </w:r>
            <w:r w:rsidRPr="006F2CA2">
              <w:rPr>
                <w:rFonts w:ascii="Times New Roman" w:hAnsi="Times New Roman" w:cs="Times New Roman"/>
                <w:i/>
                <w:sz w:val="22"/>
                <w:szCs w:val="20"/>
                <w:lang w:val="en-GB" w:eastAsia="en-US"/>
              </w:rPr>
              <w:t>to state name of recipient of documents</w:t>
            </w:r>
            <w:r w:rsidRPr="006F2CA2">
              <w:rPr>
                <w:rFonts w:ascii="Times New Roman" w:hAnsi="Times New Roman" w:cs="Times New Roman"/>
                <w:sz w:val="22"/>
                <w:szCs w:val="20"/>
                <w:lang w:val="en-GB" w:eastAsia="en-US"/>
              </w:rPr>
              <w:t>] by [</w:t>
            </w:r>
            <w:r w:rsidRPr="006F2CA2">
              <w:rPr>
                <w:rFonts w:ascii="Times New Roman" w:hAnsi="Times New Roman" w:cs="Times New Roman"/>
                <w:i/>
                <w:sz w:val="22"/>
                <w:szCs w:val="20"/>
                <w:lang w:val="en-GB" w:eastAsia="en-US"/>
              </w:rPr>
              <w:t>to state mode of service and date and time of service</w:t>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 xml:space="preserve">, in accordance with the order for substituted service dated </w:t>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to state date of substituted service order</w:t>
            </w:r>
            <w:r w:rsidRPr="006F2CA2">
              <w:rPr>
                <w:rFonts w:ascii="Times New Roman" w:hAnsi="Times New Roman" w:cs="Times New Roman"/>
                <w:sz w:val="22"/>
                <w:szCs w:val="20"/>
                <w:lang w:val="en-GB" w:eastAsia="en-US"/>
              </w:rPr>
              <w:t>]:</w:t>
            </w:r>
          </w:p>
        </w:tc>
      </w:tr>
      <w:tr w:rsidR="006F2CA2" w:rsidRPr="006F2CA2" w14:paraId="5B0FB286" w14:textId="77777777" w:rsidTr="006F2CA2">
        <w:trPr>
          <w:divId w:val="2116439976"/>
          <w:cantSplit/>
          <w:jc w:val="center"/>
        </w:trPr>
        <w:tc>
          <w:tcPr>
            <w:tcW w:w="7120" w:type="dxa"/>
          </w:tcPr>
          <w:p w14:paraId="133E60AE"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GUID=adc8f995-8f68-4138-a31c-2c7a2a0b49d2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Order of Court for Substituted Service of Documents</w:t>
            </w:r>
          </w:p>
        </w:tc>
      </w:tr>
      <w:tr w:rsidR="006F2CA2" w:rsidRPr="006F2CA2" w14:paraId="3FF3B7C9" w14:textId="77777777" w:rsidTr="006F2CA2">
        <w:trPr>
          <w:divId w:val="2116439976"/>
          <w:cantSplit/>
          <w:jc w:val="center"/>
        </w:trPr>
        <w:tc>
          <w:tcPr>
            <w:tcW w:w="7120" w:type="dxa"/>
          </w:tcPr>
          <w:p w14:paraId="0440AB2E"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GUID=bdf723b8-6c8a-453f-a5fb-cdffde45a6bc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Writ of Summons</w:t>
            </w:r>
          </w:p>
        </w:tc>
      </w:tr>
      <w:tr w:rsidR="006F2CA2" w:rsidRPr="006F2CA2" w14:paraId="097120B1" w14:textId="77777777" w:rsidTr="006F2CA2">
        <w:trPr>
          <w:divId w:val="2116439976"/>
          <w:cantSplit/>
          <w:jc w:val="center"/>
        </w:trPr>
        <w:tc>
          <w:tcPr>
            <w:tcW w:w="7120" w:type="dxa"/>
          </w:tcPr>
          <w:p w14:paraId="03DE7D14"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GUID=a6f2d684-6be8-4190-a118-a2500673f3e3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c</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Statement of Claim</w:t>
            </w:r>
          </w:p>
        </w:tc>
      </w:tr>
      <w:tr w:rsidR="006F2CA2" w:rsidRPr="006F2CA2" w14:paraId="1807E7D7" w14:textId="77777777" w:rsidTr="006F2CA2">
        <w:trPr>
          <w:divId w:val="2116439976"/>
          <w:cantSplit/>
          <w:jc w:val="center"/>
        </w:trPr>
        <w:tc>
          <w:tcPr>
            <w:tcW w:w="7120" w:type="dxa"/>
          </w:tcPr>
          <w:p w14:paraId="53FFD129"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GUID=cbf2afd7-657c-4093-b2d2-1f621ce9a234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d</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Statement of Particulars</w:t>
            </w:r>
          </w:p>
        </w:tc>
      </w:tr>
      <w:tr w:rsidR="006F2CA2" w:rsidRPr="006F2CA2" w14:paraId="340CED2B" w14:textId="77777777" w:rsidTr="006F2CA2">
        <w:trPr>
          <w:divId w:val="2116439976"/>
          <w:cantSplit/>
          <w:jc w:val="center"/>
        </w:trPr>
        <w:tc>
          <w:tcPr>
            <w:tcW w:w="7120" w:type="dxa"/>
          </w:tcPr>
          <w:p w14:paraId="0255E3B3"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GUID=d3b0e0a4-f88d-4c84-a892-19ca7978a2a9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e</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Notice to a Co-Defendant/Defendant in Counterclaim/Person Entitled to Intervene/Other Party [</w:t>
            </w:r>
            <w:r w:rsidRPr="006F2CA2">
              <w:rPr>
                <w:rFonts w:ascii="Times New Roman" w:hAnsi="Times New Roman" w:cs="Times New Roman"/>
                <w:i/>
                <w:sz w:val="22"/>
                <w:szCs w:val="20"/>
                <w:lang w:val="en-GB" w:eastAsia="en-US"/>
              </w:rPr>
              <w:t xml:space="preserve">to </w:t>
            </w:r>
            <w:proofErr w:type="gramStart"/>
            <w:r w:rsidRPr="006F2CA2">
              <w:rPr>
                <w:rFonts w:ascii="Times New Roman" w:hAnsi="Times New Roman" w:cs="Times New Roman"/>
                <w:i/>
                <w:sz w:val="22"/>
                <w:szCs w:val="20"/>
                <w:lang w:val="en-GB" w:eastAsia="en-US"/>
              </w:rPr>
              <w:t>specify</w:t>
            </w:r>
            <w:r w:rsidRPr="006F2CA2">
              <w:rPr>
                <w:rFonts w:ascii="Times New Roman" w:hAnsi="Times New Roman" w:cs="Times New Roman"/>
                <w:sz w:val="22"/>
                <w:szCs w:val="20"/>
                <w:lang w:val="en-GB" w:eastAsia="en-US"/>
              </w:rPr>
              <w:t>]*</w:t>
            </w:r>
            <w:proofErr w:type="gramEnd"/>
          </w:p>
        </w:tc>
      </w:tr>
      <w:tr w:rsidR="006F2CA2" w:rsidRPr="006F2CA2" w14:paraId="0B78BF00" w14:textId="77777777" w:rsidTr="006F2CA2">
        <w:trPr>
          <w:divId w:val="2116439976"/>
          <w:cantSplit/>
          <w:jc w:val="center"/>
        </w:trPr>
        <w:tc>
          <w:tcPr>
            <w:tcW w:w="7120" w:type="dxa"/>
          </w:tcPr>
          <w:p w14:paraId="6EF36BBA"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GUID=a85abf19-dd28-4fc6-98cd-4e026579c330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f</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 xml:space="preserve">Agreed/Proposed* Parenting Plan (By </w:t>
            </w:r>
            <w:proofErr w:type="gramStart"/>
            <w:r w:rsidRPr="006F2CA2">
              <w:rPr>
                <w:rFonts w:ascii="Times New Roman" w:hAnsi="Times New Roman" w:cs="Times New Roman"/>
                <w:sz w:val="22"/>
                <w:szCs w:val="20"/>
                <w:lang w:val="en-GB" w:eastAsia="en-US"/>
              </w:rPr>
              <w:t>Plaintiff)*</w:t>
            </w:r>
            <w:proofErr w:type="gramEnd"/>
          </w:p>
        </w:tc>
      </w:tr>
      <w:tr w:rsidR="006F2CA2" w:rsidRPr="006F2CA2" w14:paraId="7B0D81BF" w14:textId="77777777" w:rsidTr="006F2CA2">
        <w:trPr>
          <w:divId w:val="2116439976"/>
          <w:cantSplit/>
          <w:jc w:val="center"/>
        </w:trPr>
        <w:tc>
          <w:tcPr>
            <w:tcW w:w="7120" w:type="dxa"/>
          </w:tcPr>
          <w:p w14:paraId="3244235D"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GUID=4854b6f0-ced8-41af-94f8-cc8cb94a14bc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g</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 xml:space="preserve">Agreed/Proposed* Matrimonial Property Plan (For Housing Development Board flats Only) (By </w:t>
            </w:r>
            <w:proofErr w:type="gramStart"/>
            <w:r w:rsidRPr="006F2CA2">
              <w:rPr>
                <w:rFonts w:ascii="Times New Roman" w:hAnsi="Times New Roman" w:cs="Times New Roman"/>
                <w:sz w:val="22"/>
                <w:szCs w:val="20"/>
                <w:lang w:val="en-GB" w:eastAsia="en-US"/>
              </w:rPr>
              <w:t>Plaintiff)*</w:t>
            </w:r>
            <w:proofErr w:type="gramEnd"/>
          </w:p>
        </w:tc>
      </w:tr>
      <w:tr w:rsidR="006F2CA2" w:rsidRPr="006F2CA2" w14:paraId="78E4DEEE" w14:textId="77777777" w:rsidTr="006F2CA2">
        <w:trPr>
          <w:divId w:val="2116439976"/>
          <w:cantSplit/>
          <w:jc w:val="center"/>
        </w:trPr>
        <w:tc>
          <w:tcPr>
            <w:tcW w:w="7120" w:type="dxa"/>
          </w:tcPr>
          <w:p w14:paraId="503769DB"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GUID=567e192a-b90d-4f83-aba8-6e5a6ba27bb4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h</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Defence</w:t>
            </w:r>
          </w:p>
        </w:tc>
      </w:tr>
      <w:tr w:rsidR="006F2CA2" w:rsidRPr="006F2CA2" w14:paraId="3ACDB9C0" w14:textId="77777777" w:rsidTr="006F2CA2">
        <w:trPr>
          <w:divId w:val="2116439976"/>
          <w:cantSplit/>
          <w:jc w:val="center"/>
        </w:trPr>
        <w:tc>
          <w:tcPr>
            <w:tcW w:w="7120" w:type="dxa"/>
          </w:tcPr>
          <w:p w14:paraId="7F4951A2"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GUID=b04d11aa-7466-4796-a6ab-c9328cdc8b46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roofErr w:type="spellStart"/>
            <w:r w:rsidRPr="006F2CA2">
              <w:rPr>
                <w:rFonts w:ascii="Times New Roman" w:hAnsi="Times New Roman" w:cs="Times New Roman"/>
                <w:i/>
                <w:sz w:val="22"/>
                <w:szCs w:val="20"/>
                <w:lang w:val="en-GB" w:eastAsia="en-US"/>
              </w:rPr>
              <w:t>i</w:t>
            </w:r>
            <w:proofErr w:type="spellEnd"/>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Defence and Counterclaim</w:t>
            </w:r>
          </w:p>
        </w:tc>
      </w:tr>
      <w:tr w:rsidR="006F2CA2" w:rsidRPr="006F2CA2" w14:paraId="38A1916E" w14:textId="77777777" w:rsidTr="006F2CA2">
        <w:trPr>
          <w:divId w:val="2116439976"/>
          <w:cantSplit/>
          <w:jc w:val="center"/>
        </w:trPr>
        <w:tc>
          <w:tcPr>
            <w:tcW w:w="7120" w:type="dxa"/>
          </w:tcPr>
          <w:p w14:paraId="015BC502"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GUID=475b665c-7256-48db-bfae-b87e6a7e7275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j</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Other documents [</w:t>
            </w:r>
            <w:r w:rsidRPr="006F2CA2">
              <w:rPr>
                <w:rFonts w:ascii="Times New Roman" w:hAnsi="Times New Roman" w:cs="Times New Roman"/>
                <w:i/>
                <w:sz w:val="22"/>
                <w:szCs w:val="20"/>
                <w:lang w:val="en-GB" w:eastAsia="en-US"/>
              </w:rPr>
              <w:t>please specify</w:t>
            </w:r>
            <w:r w:rsidRPr="006F2CA2">
              <w:rPr>
                <w:rFonts w:ascii="Times New Roman" w:hAnsi="Times New Roman" w:cs="Times New Roman"/>
                <w:sz w:val="22"/>
                <w:szCs w:val="20"/>
                <w:lang w:val="en-GB" w:eastAsia="en-US"/>
              </w:rPr>
              <w:t>]</w:t>
            </w:r>
          </w:p>
        </w:tc>
      </w:tr>
      <w:tr w:rsidR="006F2CA2" w:rsidRPr="006F2CA2" w14:paraId="39823BD7" w14:textId="77777777" w:rsidTr="006F2CA2">
        <w:trPr>
          <w:divId w:val="2116439976"/>
          <w:cantSplit/>
          <w:jc w:val="center"/>
        </w:trPr>
        <w:tc>
          <w:tcPr>
            <w:tcW w:w="7120" w:type="dxa"/>
          </w:tcPr>
          <w:p w14:paraId="2954E92D"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GUID=aea3d49a-0ebb-4fb4-9b1c-72f14d96df09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[Sworn (or affirmed) as in Form 132 in Appendix A of the Practice Directions.]</w:t>
            </w:r>
          </w:p>
        </w:tc>
      </w:tr>
      <w:tr w:rsidR="006F2CA2" w:rsidRPr="006F2CA2" w14:paraId="7A1F9587" w14:textId="77777777" w:rsidTr="006F2CA2">
        <w:trPr>
          <w:divId w:val="2116439976"/>
          <w:cantSplit/>
          <w:jc w:val="center"/>
        </w:trPr>
        <w:tc>
          <w:tcPr>
            <w:tcW w:w="7120" w:type="dxa"/>
          </w:tcPr>
          <w:p w14:paraId="543E6E70"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GUID=32771c64-c61a-4638-8ef7-0964360f7821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OR</w:t>
            </w:r>
          </w:p>
        </w:tc>
      </w:tr>
      <w:tr w:rsidR="006F2CA2" w:rsidRPr="006F2CA2" w14:paraId="40F76E65" w14:textId="77777777" w:rsidTr="006F2CA2">
        <w:trPr>
          <w:divId w:val="2116439976"/>
          <w:cantSplit/>
          <w:jc w:val="center"/>
        </w:trPr>
        <w:tc>
          <w:tcPr>
            <w:tcW w:w="7120" w:type="dxa"/>
          </w:tcPr>
          <w:p w14:paraId="28B849E4"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GUID=7b7a3ff5-1270-4fde-bb96-2b7f1d269b82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*Affidavit of Service by Advertisement</w:t>
            </w:r>
          </w:p>
        </w:tc>
      </w:tr>
      <w:tr w:rsidR="006F2CA2" w:rsidRPr="006F2CA2" w14:paraId="5A4952EF" w14:textId="77777777" w:rsidTr="006F2CA2">
        <w:trPr>
          <w:divId w:val="2116439976"/>
          <w:cantSplit/>
          <w:jc w:val="center"/>
        </w:trPr>
        <w:tc>
          <w:tcPr>
            <w:tcW w:w="7120" w:type="dxa"/>
          </w:tcPr>
          <w:p w14:paraId="6F52E5DD"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GUID=24bb3c53-7597-427b-83d6-50455808203b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 [</w:t>
            </w:r>
            <w:r w:rsidRPr="006F2CA2">
              <w:rPr>
                <w:rFonts w:ascii="Times New Roman" w:hAnsi="Times New Roman" w:cs="Times New Roman"/>
                <w:i/>
                <w:sz w:val="22"/>
                <w:szCs w:val="20"/>
                <w:lang w:val="en-GB" w:eastAsia="en-US"/>
              </w:rPr>
              <w:t>to state name and ID No</w:t>
            </w:r>
            <w:r w:rsidRPr="006F2CA2">
              <w:rPr>
                <w:rFonts w:ascii="Times New Roman" w:hAnsi="Times New Roman" w:cs="Times New Roman"/>
                <w:sz w:val="22"/>
                <w:szCs w:val="20"/>
                <w:lang w:val="en-GB" w:eastAsia="en-US"/>
              </w:rPr>
              <w:t>.] of [</w:t>
            </w:r>
            <w:r w:rsidRPr="006F2CA2">
              <w:rPr>
                <w:rFonts w:ascii="Times New Roman" w:hAnsi="Times New Roman" w:cs="Times New Roman"/>
                <w:i/>
                <w:sz w:val="22"/>
                <w:szCs w:val="20"/>
                <w:lang w:val="en-GB" w:eastAsia="en-US"/>
              </w:rPr>
              <w:t>to state address</w:t>
            </w:r>
            <w:r w:rsidRPr="006F2CA2">
              <w:rPr>
                <w:rFonts w:ascii="Times New Roman" w:hAnsi="Times New Roman" w:cs="Times New Roman"/>
                <w:sz w:val="22"/>
                <w:szCs w:val="20"/>
                <w:lang w:val="en-GB" w:eastAsia="en-US"/>
              </w:rPr>
              <w:t>], make oath and say/affirm* as follows:</w:t>
            </w:r>
          </w:p>
        </w:tc>
      </w:tr>
      <w:tr w:rsidR="006F2CA2" w:rsidRPr="006F2CA2" w14:paraId="690025DB" w14:textId="77777777" w:rsidTr="006F2CA2">
        <w:trPr>
          <w:divId w:val="2116439976"/>
          <w:cantSplit/>
          <w:jc w:val="center"/>
        </w:trPr>
        <w:tc>
          <w:tcPr>
            <w:tcW w:w="7120" w:type="dxa"/>
          </w:tcPr>
          <w:p w14:paraId="49FF7A35"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GUID=600fe5d5-352d-4498-a09f-dbaebbae5272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Writ of Summons and Statement of Claim/Defence/Defence and Counterclaim* and Order of Court for Substituted Service were duly served by me on [</w:t>
            </w:r>
            <w:r w:rsidRPr="006F2CA2">
              <w:rPr>
                <w:rFonts w:ascii="Times New Roman" w:hAnsi="Times New Roman" w:cs="Times New Roman"/>
                <w:i/>
                <w:sz w:val="22"/>
                <w:szCs w:val="20"/>
                <w:lang w:val="en-GB" w:eastAsia="en-US"/>
              </w:rPr>
              <w:t>to state name of recipient of documents</w:t>
            </w:r>
            <w:r w:rsidRPr="006F2CA2">
              <w:rPr>
                <w:rFonts w:ascii="Times New Roman" w:hAnsi="Times New Roman" w:cs="Times New Roman"/>
                <w:sz w:val="22"/>
                <w:szCs w:val="20"/>
                <w:lang w:val="en-GB" w:eastAsia="en-US"/>
              </w:rPr>
              <w:t>] by causing to be inserted in [</w:t>
            </w:r>
            <w:r w:rsidRPr="006F2CA2">
              <w:rPr>
                <w:rFonts w:ascii="Times New Roman" w:hAnsi="Times New Roman" w:cs="Times New Roman"/>
                <w:i/>
                <w:sz w:val="22"/>
                <w:szCs w:val="20"/>
                <w:lang w:val="en-GB" w:eastAsia="en-US"/>
              </w:rPr>
              <w:t>name of paper or papers as ordered</w:t>
            </w:r>
            <w:r w:rsidRPr="006F2CA2">
              <w:rPr>
                <w:rFonts w:ascii="Times New Roman" w:hAnsi="Times New Roman" w:cs="Times New Roman"/>
                <w:sz w:val="22"/>
                <w:szCs w:val="20"/>
                <w:lang w:val="en-GB" w:eastAsia="en-US"/>
              </w:rPr>
              <w:t>] an advertisement on [</w:t>
            </w:r>
            <w:r w:rsidRPr="006F2CA2">
              <w:rPr>
                <w:rFonts w:ascii="Times New Roman" w:hAnsi="Times New Roman" w:cs="Times New Roman"/>
                <w:i/>
                <w:sz w:val="22"/>
                <w:szCs w:val="20"/>
                <w:lang w:val="en-GB" w:eastAsia="en-US"/>
              </w:rPr>
              <w:t>to state date</w:t>
            </w:r>
            <w:r w:rsidRPr="006F2CA2">
              <w:rPr>
                <w:rFonts w:ascii="Times New Roman" w:hAnsi="Times New Roman" w:cs="Times New Roman"/>
                <w:sz w:val="22"/>
                <w:szCs w:val="20"/>
                <w:lang w:val="en-GB" w:eastAsia="en-US"/>
              </w:rPr>
              <w:t>].</w:t>
            </w:r>
          </w:p>
        </w:tc>
      </w:tr>
      <w:tr w:rsidR="006F2CA2" w:rsidRPr="006F2CA2" w14:paraId="6F7C81EC" w14:textId="77777777" w:rsidTr="006F2CA2">
        <w:trPr>
          <w:divId w:val="2116439976"/>
          <w:cantSplit/>
          <w:jc w:val="center"/>
        </w:trPr>
        <w:tc>
          <w:tcPr>
            <w:tcW w:w="7120" w:type="dxa"/>
          </w:tcPr>
          <w:p w14:paraId="45B94442"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GUID=9662ab4f-972f-4aee-827a-bef9fff6e848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 copy of the said advertisement is annexed to this affidavit.</w:t>
            </w:r>
          </w:p>
        </w:tc>
      </w:tr>
      <w:tr w:rsidR="006F2CA2" w:rsidRPr="006F2CA2" w14:paraId="5BA3258A" w14:textId="77777777" w:rsidTr="006F2CA2">
        <w:trPr>
          <w:divId w:val="2116439976"/>
          <w:cantSplit/>
          <w:jc w:val="center"/>
        </w:trPr>
        <w:tc>
          <w:tcPr>
            <w:tcW w:w="7120" w:type="dxa"/>
          </w:tcPr>
          <w:p w14:paraId="169134CC"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GUID=6a794f2d-4624-4dd2-8b0d-605c22b08f22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[Sworn (or affirmed) as in Form 132 in Appendix A of the Practice Directions.]</w:t>
            </w:r>
          </w:p>
        </w:tc>
      </w:tr>
      <w:tr w:rsidR="006F2CA2" w:rsidRPr="006F2CA2" w14:paraId="70B39B8C" w14:textId="77777777" w:rsidTr="006F2CA2">
        <w:trPr>
          <w:divId w:val="2116439976"/>
          <w:cantSplit/>
          <w:jc w:val="center"/>
        </w:trPr>
        <w:tc>
          <w:tcPr>
            <w:tcW w:w="7120" w:type="dxa"/>
          </w:tcPr>
          <w:p w14:paraId="1CE3F826"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GUID=7c7e3f3f-3133-44f7-82f8-54d0367960c2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*Delete where inapplicable.</w:t>
            </w:r>
          </w:p>
        </w:tc>
      </w:tr>
    </w:tbl>
    <w:p w14:paraId="35635095"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3E172E62"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1A5B3FAB"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39A64356"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3A720745"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438DB16A"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2DDC170F"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6F6D7556" w14:textId="77777777" w:rsidR="006F2CA2" w:rsidRDefault="006F2CA2" w:rsidP="006F2CA2">
      <w:pPr>
        <w:spacing w:before="0" w:after="200" w:line="276" w:lineRule="auto"/>
        <w:divId w:val="2116439976"/>
        <w:rPr>
          <w:rFonts w:ascii="Calibri" w:eastAsia="Calibri" w:hAnsi="Calibri" w:cs="Times New Roman"/>
          <w:sz w:val="22"/>
          <w:szCs w:val="22"/>
          <w:lang w:eastAsia="en-US"/>
        </w:rPr>
      </w:pPr>
    </w:p>
    <w:p w14:paraId="553B4ABE" w14:textId="77777777" w:rsidR="00401B50" w:rsidRDefault="00401B50" w:rsidP="006F2CA2">
      <w:pPr>
        <w:spacing w:before="0" w:after="200" w:line="276" w:lineRule="auto"/>
        <w:divId w:val="2116439976"/>
        <w:rPr>
          <w:rFonts w:ascii="Calibri" w:eastAsia="Calibri" w:hAnsi="Calibri" w:cs="Times New Roman"/>
          <w:sz w:val="22"/>
          <w:szCs w:val="22"/>
          <w:lang w:eastAsia="en-US"/>
        </w:rPr>
      </w:pPr>
    </w:p>
    <w:p w14:paraId="5EAF4771" w14:textId="77777777" w:rsidR="00054E07" w:rsidRDefault="00054E07" w:rsidP="006F2CA2">
      <w:pPr>
        <w:spacing w:before="0" w:after="200" w:line="276" w:lineRule="auto"/>
        <w:divId w:val="2116439976"/>
        <w:rPr>
          <w:rFonts w:ascii="Calibri" w:eastAsia="Calibri" w:hAnsi="Calibri" w:cs="Times New Roman"/>
          <w:sz w:val="22"/>
          <w:szCs w:val="22"/>
          <w:lang w:eastAsia="en-US"/>
        </w:rPr>
      </w:pPr>
    </w:p>
    <w:p w14:paraId="0554B3E3" w14:textId="77777777" w:rsidR="00054E07" w:rsidRPr="006F2CA2" w:rsidRDefault="00054E07" w:rsidP="006F2CA2">
      <w:pPr>
        <w:spacing w:before="0" w:after="200" w:line="276" w:lineRule="auto"/>
        <w:divId w:val="2116439976"/>
        <w:rPr>
          <w:rFonts w:ascii="Calibri" w:eastAsia="Calibri" w:hAnsi="Calibri" w:cs="Times New Roman"/>
          <w:sz w:val="22"/>
          <w:szCs w:val="22"/>
          <w:lang w:eastAsia="en-US"/>
        </w:rPr>
      </w:pPr>
    </w:p>
    <w:p w14:paraId="1D85CC48" w14:textId="77777777" w:rsidR="006F2CA2" w:rsidRPr="003C7C9F" w:rsidRDefault="006F2CA2" w:rsidP="006F2CA2">
      <w:pPr>
        <w:keepNext/>
        <w:keepLines/>
        <w:suppressAutoHyphens/>
        <w:spacing w:before="240" w:after="120" w:line="240" w:lineRule="auto"/>
        <w:jc w:val="center"/>
        <w:divId w:val="2116439976"/>
        <w:rPr>
          <w:rFonts w:ascii="Times New Roman" w:hAnsi="Times New Roman" w:cs="Times New Roman"/>
          <w:caps/>
          <w:lang w:val="en-GB" w:eastAsia="en-US"/>
        </w:rPr>
      </w:pPr>
      <w:r w:rsidRPr="003C7C9F">
        <w:rPr>
          <w:rFonts w:ascii="Times New Roman" w:hAnsi="Times New Roman" w:cs="Times New Roman"/>
          <w:caps/>
          <w:lang w:val="en-GB" w:eastAsia="en-US"/>
        </w:rPr>
        <w:lastRenderedPageBreak/>
        <w:fldChar w:fldCharType="begin" w:fldLock="1"/>
      </w:r>
      <w:r w:rsidRPr="003C7C9F">
        <w:rPr>
          <w:rFonts w:ascii="Times New Roman" w:hAnsi="Times New Roman" w:cs="Times New Roman"/>
          <w:caps/>
          <w:lang w:val="en-GB" w:eastAsia="en-US"/>
        </w:rPr>
        <w:instrText xml:space="preserve"> GUID=64cc4cf9-3c2a-4a3c-afbe-6143291cf91e </w:instrText>
      </w:r>
      <w:r w:rsidRPr="003C7C9F">
        <w:rPr>
          <w:rFonts w:ascii="Times New Roman" w:hAnsi="Times New Roman" w:cs="Times New Roman"/>
          <w:caps/>
          <w:lang w:val="en-GB" w:eastAsia="en-US"/>
        </w:rPr>
        <w:fldChar w:fldCharType="end"/>
      </w:r>
      <w:r w:rsidRPr="003C7C9F">
        <w:rPr>
          <w:rFonts w:ascii="Times New Roman" w:hAnsi="Times New Roman" w:cs="Times New Roman"/>
          <w:caps/>
          <w:lang w:val="en-GB" w:eastAsia="en-US"/>
        </w:rPr>
        <w:t xml:space="preserve">Form </w:t>
      </w:r>
      <w:r w:rsidRPr="003C7C9F">
        <w:rPr>
          <w:rFonts w:ascii="Times New Roman" w:hAnsi="Times New Roman" w:cs="Times New Roman"/>
          <w:caps/>
          <w:lang w:val="en-GB" w:eastAsia="en-US"/>
        </w:rPr>
        <w:fldChar w:fldCharType="begin" w:fldLock="1"/>
      </w:r>
      <w:r w:rsidRPr="003C7C9F">
        <w:rPr>
          <w:rFonts w:ascii="Times New Roman" w:hAnsi="Times New Roman" w:cs="Times New Roman"/>
          <w:caps/>
          <w:lang w:val="en-GB" w:eastAsia="en-US"/>
        </w:rPr>
        <w:instrText>Quote "</w:instrText>
      </w:r>
      <w:r w:rsidRPr="003C7C9F">
        <w:rPr>
          <w:rFonts w:ascii="Times New Roman" w:hAnsi="Times New Roman" w:cs="Times New Roman"/>
          <w:caps/>
          <w:lang w:val="en-GB" w:eastAsia="en-US"/>
        </w:rPr>
        <w:fldChar w:fldCharType="begin" w:fldLock="1"/>
      </w:r>
      <w:r w:rsidRPr="003C7C9F">
        <w:rPr>
          <w:rFonts w:ascii="Times New Roman" w:hAnsi="Times New Roman" w:cs="Times New Roman"/>
          <w:caps/>
          <w:lang w:val="en-GB" w:eastAsia="en-US"/>
        </w:rPr>
        <w:instrText xml:space="preserve">SEQ FormScheduleDivisionHeading1 </w:instrText>
      </w:r>
      <w:r w:rsidRPr="003C7C9F">
        <w:rPr>
          <w:rFonts w:ascii="Times New Roman" w:hAnsi="Times New Roman" w:cs="Times New Roman"/>
          <w:caps/>
          <w:lang w:val="en-GB" w:eastAsia="en-US"/>
        </w:rPr>
        <w:fldChar w:fldCharType="end"/>
      </w:r>
      <w:r w:rsidRPr="003C7C9F">
        <w:rPr>
          <w:rFonts w:ascii="Times New Roman" w:hAnsi="Times New Roman" w:cs="Times New Roman"/>
          <w:caps/>
          <w:lang w:val="en-GB" w:eastAsia="en-US"/>
        </w:rPr>
        <w:instrText>" \* MERGEFORMAT</w:instrText>
      </w:r>
      <w:r w:rsidRPr="003C7C9F">
        <w:rPr>
          <w:rFonts w:ascii="Times New Roman" w:hAnsi="Times New Roman" w:cs="Times New Roman"/>
          <w:caps/>
          <w:lang w:val="en-GB" w:eastAsia="en-US"/>
        </w:rPr>
        <w:fldChar w:fldCharType="separate"/>
      </w:r>
      <w:r w:rsidRPr="003C7C9F">
        <w:rPr>
          <w:rFonts w:ascii="Times New Roman" w:hAnsi="Times New Roman" w:cs="Times New Roman"/>
          <w:caps/>
          <w:lang w:val="en-GB" w:eastAsia="en-US"/>
        </w:rPr>
        <w:t>21</w:t>
      </w:r>
      <w:r w:rsidRPr="003C7C9F">
        <w:rPr>
          <w:rFonts w:ascii="Times New Roman" w:hAnsi="Times New Roman" w:cs="Times New Roman"/>
          <w:caps/>
          <w:lang w:val="en-GB" w:eastAsia="en-US"/>
        </w:rPr>
        <w:fldChar w:fldCharType="end"/>
      </w:r>
      <w:r w:rsidRPr="003C7C9F">
        <w:rPr>
          <w:rFonts w:ascii="Times New Roman" w:hAnsi="Times New Roman" w:cs="Times New Roman"/>
          <w:caps/>
          <w:lang w:val="en-GB" w:eastAsia="en-US"/>
        </w:rPr>
        <w:t xml:space="preserve"> </w:t>
      </w:r>
    </w:p>
    <w:tbl>
      <w:tblPr>
        <w:tblW w:w="7120" w:type="dxa"/>
        <w:tblLook w:val="04A0" w:firstRow="1" w:lastRow="0" w:firstColumn="1" w:lastColumn="0" w:noHBand="0" w:noVBand="1"/>
      </w:tblPr>
      <w:tblGrid>
        <w:gridCol w:w="7120"/>
      </w:tblGrid>
      <w:tr w:rsidR="004066EF" w:rsidRPr="00841158" w14:paraId="199405A3" w14:textId="77777777" w:rsidTr="00841158">
        <w:trPr>
          <w:divId w:val="2116439976"/>
        </w:trPr>
        <w:tc>
          <w:tcPr>
            <w:tcW w:w="7120" w:type="dxa"/>
            <w:shd w:val="clear" w:color="auto" w:fill="auto"/>
          </w:tcPr>
          <w:p w14:paraId="30FA9E34" w14:textId="77777777" w:rsidR="004066EF" w:rsidRPr="00841158" w:rsidRDefault="004066EF" w:rsidP="00841158">
            <w:pPr>
              <w:spacing w:before="60" w:after="60" w:line="240" w:lineRule="auto"/>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GUID=f7109a9b-26ca-4d93-8b5e-db7b65d038b2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R. 56</w:t>
            </w:r>
          </w:p>
        </w:tc>
      </w:tr>
      <w:tr w:rsidR="004066EF" w:rsidRPr="00841158" w14:paraId="14CDE823" w14:textId="77777777" w:rsidTr="00841158">
        <w:trPr>
          <w:divId w:val="2116439976"/>
        </w:trPr>
        <w:tc>
          <w:tcPr>
            <w:tcW w:w="7120" w:type="dxa"/>
            <w:shd w:val="clear" w:color="auto" w:fill="auto"/>
          </w:tcPr>
          <w:p w14:paraId="5EA90266" w14:textId="77777777" w:rsidR="004066EF" w:rsidRPr="00841158" w:rsidRDefault="004066EF" w:rsidP="00841158">
            <w:pPr>
              <w:spacing w:before="60" w:after="60" w:line="240" w:lineRule="auto"/>
              <w:jc w:val="center"/>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GUID=f171f1fa-aa87-4933-96bb-1b7987b824c7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(DEFENCE AND/OR COUNTERCLAIM FORM)</w:t>
            </w:r>
          </w:p>
        </w:tc>
      </w:tr>
      <w:tr w:rsidR="004066EF" w:rsidRPr="00841158" w14:paraId="0CA91947" w14:textId="77777777" w:rsidTr="00841158">
        <w:trPr>
          <w:divId w:val="2116439976"/>
        </w:trPr>
        <w:tc>
          <w:tcPr>
            <w:tcW w:w="7120" w:type="dxa"/>
            <w:shd w:val="clear" w:color="auto" w:fill="auto"/>
          </w:tcPr>
          <w:p w14:paraId="3A4F3B77" w14:textId="77777777" w:rsidR="004066EF" w:rsidRPr="00841158" w:rsidRDefault="004066EF" w:rsidP="00841158">
            <w:pPr>
              <w:spacing w:before="60" w:after="60" w:line="240" w:lineRule="auto"/>
              <w:jc w:val="center"/>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GUID=18d7490c-6b09-43a1-be6b-248bc4210deb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IN THE FAMILY JUSTICE COURTS OF THE REPUBLIC OF SINGAPORE</w:t>
            </w:r>
          </w:p>
        </w:tc>
      </w:tr>
      <w:tr w:rsidR="004066EF" w:rsidRPr="00841158" w14:paraId="59A3FA01" w14:textId="77777777" w:rsidTr="00841158">
        <w:trPr>
          <w:divId w:val="2116439976"/>
        </w:trPr>
        <w:tc>
          <w:tcPr>
            <w:tcW w:w="7120" w:type="dxa"/>
            <w:shd w:val="clear" w:color="auto" w:fill="auto"/>
          </w:tcPr>
          <w:p w14:paraId="4E3B727D" w14:textId="77777777" w:rsidR="004066EF" w:rsidRPr="00841158" w:rsidRDefault="004066EF" w:rsidP="00841158">
            <w:pPr>
              <w:spacing w:before="60" w:after="60" w:line="240" w:lineRule="auto"/>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GUID=773d1588-adcb-4fa1-bf76-e74c6bd169a5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Divorce Writ No.</w:t>
            </w:r>
          </w:p>
        </w:tc>
      </w:tr>
      <w:tr w:rsidR="004066EF" w:rsidRPr="00841158" w14:paraId="548941C7" w14:textId="77777777" w:rsidTr="00841158">
        <w:trPr>
          <w:divId w:val="2116439976"/>
        </w:trPr>
        <w:tc>
          <w:tcPr>
            <w:tcW w:w="7120" w:type="dxa"/>
            <w:shd w:val="clear" w:color="auto" w:fill="auto"/>
          </w:tcPr>
          <w:p w14:paraId="02BAD4FB" w14:textId="77777777" w:rsidR="004066EF" w:rsidRPr="00841158" w:rsidRDefault="004066EF" w:rsidP="00841158">
            <w:pPr>
              <w:spacing w:before="60" w:after="60" w:line="240" w:lineRule="auto"/>
              <w:jc w:val="center"/>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GUID=23537490-76a9-4e2a-88a7-4bb2db8497b5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Between</w:t>
            </w:r>
          </w:p>
        </w:tc>
      </w:tr>
      <w:tr w:rsidR="004066EF" w:rsidRPr="00841158" w14:paraId="02EFA520" w14:textId="77777777" w:rsidTr="00841158">
        <w:trPr>
          <w:divId w:val="2116439976"/>
        </w:trPr>
        <w:tc>
          <w:tcPr>
            <w:tcW w:w="7120" w:type="dxa"/>
            <w:shd w:val="clear" w:color="auto" w:fill="auto"/>
          </w:tcPr>
          <w:p w14:paraId="30AD49A9" w14:textId="77777777" w:rsidR="004066EF" w:rsidRPr="00841158" w:rsidRDefault="004066EF" w:rsidP="00841158">
            <w:pPr>
              <w:spacing w:before="60" w:after="60" w:line="240" w:lineRule="auto"/>
              <w:jc w:val="center"/>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GUID=61c80a43-b2c9-4c4b-a295-d92e61b051dd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w:t>
            </w:r>
            <w:r w:rsidRPr="00841158">
              <w:rPr>
                <w:rFonts w:ascii="Times New Roman" w:hAnsi="Times New Roman" w:cs="Times New Roman"/>
                <w:i/>
                <w:lang w:val="en-GB" w:eastAsia="en-US"/>
              </w:rPr>
              <w:t>Plaintiff’s Name</w:t>
            </w:r>
            <w:r w:rsidRPr="00841158">
              <w:rPr>
                <w:rFonts w:ascii="Times New Roman" w:hAnsi="Times New Roman" w:cs="Times New Roman"/>
                <w:lang w:val="en-GB" w:eastAsia="en-US"/>
              </w:rPr>
              <w:t>] (ID No.    </w:t>
            </w:r>
            <w:proofErr w:type="gramStart"/>
            <w:r w:rsidRPr="00841158">
              <w:rPr>
                <w:rFonts w:ascii="Times New Roman" w:hAnsi="Times New Roman" w:cs="Times New Roman"/>
                <w:lang w:val="en-GB" w:eastAsia="en-US"/>
              </w:rPr>
              <w:t>  )</w:t>
            </w:r>
            <w:proofErr w:type="gramEnd"/>
            <w:r w:rsidRPr="00841158">
              <w:rPr>
                <w:rFonts w:ascii="Times New Roman" w:hAnsi="Times New Roman" w:cs="Times New Roman"/>
                <w:lang w:val="en-GB" w:eastAsia="en-US"/>
              </w:rPr>
              <w:t>      </w:t>
            </w:r>
            <w:r w:rsidRPr="00841158">
              <w:rPr>
                <w:rFonts w:ascii="Times New Roman" w:hAnsi="Times New Roman" w:cs="Times New Roman"/>
                <w:i/>
                <w:lang w:val="en-GB" w:eastAsia="en-US"/>
              </w:rPr>
              <w:t>Plaintiff</w:t>
            </w:r>
          </w:p>
        </w:tc>
      </w:tr>
      <w:tr w:rsidR="004066EF" w:rsidRPr="00841158" w14:paraId="5F3F671E" w14:textId="77777777" w:rsidTr="00841158">
        <w:trPr>
          <w:divId w:val="2116439976"/>
        </w:trPr>
        <w:tc>
          <w:tcPr>
            <w:tcW w:w="7120" w:type="dxa"/>
            <w:shd w:val="clear" w:color="auto" w:fill="auto"/>
          </w:tcPr>
          <w:p w14:paraId="3E9E701A" w14:textId="77777777" w:rsidR="004066EF" w:rsidRPr="00841158" w:rsidRDefault="004066EF" w:rsidP="00841158">
            <w:pPr>
              <w:spacing w:before="60" w:after="60" w:line="240" w:lineRule="auto"/>
              <w:jc w:val="center"/>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GUID=65dc5158-7dfc-42c8-891c-7cf3a6d6e89d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And</w:t>
            </w:r>
          </w:p>
        </w:tc>
      </w:tr>
      <w:tr w:rsidR="004066EF" w:rsidRPr="00841158" w14:paraId="77BA3467" w14:textId="77777777" w:rsidTr="00841158">
        <w:trPr>
          <w:divId w:val="2116439976"/>
        </w:trPr>
        <w:tc>
          <w:tcPr>
            <w:tcW w:w="7120" w:type="dxa"/>
            <w:shd w:val="clear" w:color="auto" w:fill="auto"/>
          </w:tcPr>
          <w:p w14:paraId="1E63DA4B" w14:textId="77777777" w:rsidR="004066EF" w:rsidRPr="00841158" w:rsidRDefault="004066EF" w:rsidP="00841158">
            <w:pPr>
              <w:spacing w:before="60" w:after="60" w:line="240" w:lineRule="auto"/>
              <w:jc w:val="center"/>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GUID=9419c2cc-95d7-43d4-9294-fc6cb6b9ff84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w:t>
            </w:r>
            <w:r w:rsidRPr="00841158">
              <w:rPr>
                <w:rFonts w:ascii="Times New Roman" w:hAnsi="Times New Roman" w:cs="Times New Roman"/>
                <w:i/>
                <w:lang w:val="en-GB" w:eastAsia="en-US"/>
              </w:rPr>
              <w:t>Defendant’s Name</w:t>
            </w:r>
            <w:r w:rsidRPr="00841158">
              <w:rPr>
                <w:rFonts w:ascii="Times New Roman" w:hAnsi="Times New Roman" w:cs="Times New Roman"/>
                <w:lang w:val="en-GB" w:eastAsia="en-US"/>
              </w:rPr>
              <w:t>] (ID No.    </w:t>
            </w:r>
            <w:proofErr w:type="gramStart"/>
            <w:r w:rsidRPr="00841158">
              <w:rPr>
                <w:rFonts w:ascii="Times New Roman" w:hAnsi="Times New Roman" w:cs="Times New Roman"/>
                <w:lang w:val="en-GB" w:eastAsia="en-US"/>
              </w:rPr>
              <w:t>  )</w:t>
            </w:r>
            <w:proofErr w:type="gramEnd"/>
            <w:r w:rsidRPr="00841158">
              <w:rPr>
                <w:rFonts w:ascii="Times New Roman" w:hAnsi="Times New Roman" w:cs="Times New Roman"/>
                <w:lang w:val="en-GB" w:eastAsia="en-US"/>
              </w:rPr>
              <w:t>      </w:t>
            </w:r>
            <w:r w:rsidRPr="00841158">
              <w:rPr>
                <w:rFonts w:ascii="Times New Roman" w:hAnsi="Times New Roman" w:cs="Times New Roman"/>
                <w:i/>
                <w:lang w:val="en-GB" w:eastAsia="en-US"/>
              </w:rPr>
              <w:t>Defendant</w:t>
            </w:r>
          </w:p>
        </w:tc>
      </w:tr>
      <w:tr w:rsidR="004066EF" w:rsidRPr="00841158" w14:paraId="708D0379" w14:textId="77777777" w:rsidTr="00841158">
        <w:trPr>
          <w:divId w:val="2116439976"/>
        </w:trPr>
        <w:tc>
          <w:tcPr>
            <w:tcW w:w="7120" w:type="dxa"/>
            <w:shd w:val="clear" w:color="auto" w:fill="auto"/>
          </w:tcPr>
          <w:p w14:paraId="3D79465C" w14:textId="77777777" w:rsidR="004066EF" w:rsidRPr="00841158" w:rsidRDefault="004066EF" w:rsidP="00841158">
            <w:pPr>
              <w:spacing w:before="60" w:after="60" w:line="240" w:lineRule="auto"/>
              <w:jc w:val="center"/>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GUID=769c74a9-f943-46b8-b4f2-20123e860535 </w:instrText>
            </w:r>
            <w:r w:rsidRPr="00841158">
              <w:rPr>
                <w:rFonts w:ascii="Times New Roman" w:hAnsi="Times New Roman" w:cs="Times New Roman"/>
                <w:lang w:val="en-GB" w:eastAsia="en-US"/>
              </w:rPr>
              <w:fldChar w:fldCharType="end"/>
            </w:r>
          </w:p>
        </w:tc>
      </w:tr>
      <w:tr w:rsidR="004066EF" w:rsidRPr="00841158" w14:paraId="47B675BF" w14:textId="77777777" w:rsidTr="00841158">
        <w:trPr>
          <w:divId w:val="2116439976"/>
        </w:trPr>
        <w:tc>
          <w:tcPr>
            <w:tcW w:w="7120" w:type="dxa"/>
            <w:shd w:val="clear" w:color="auto" w:fill="auto"/>
          </w:tcPr>
          <w:p w14:paraId="6CCB20CE" w14:textId="77777777" w:rsidR="004066EF" w:rsidRPr="00841158" w:rsidRDefault="004066EF" w:rsidP="00841158">
            <w:pPr>
              <w:spacing w:before="60" w:after="60" w:line="240" w:lineRule="auto"/>
              <w:jc w:val="center"/>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GUID=fa92dfb6-b052-4f72-8436-998f1c99f8ee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DEFENCE* AND COUNTERCLAIM*</w:t>
            </w:r>
          </w:p>
        </w:tc>
      </w:tr>
      <w:tr w:rsidR="004066EF" w:rsidRPr="00841158" w14:paraId="70464327" w14:textId="77777777" w:rsidTr="00841158">
        <w:trPr>
          <w:divId w:val="2116439976"/>
        </w:trPr>
        <w:tc>
          <w:tcPr>
            <w:tcW w:w="7120" w:type="dxa"/>
            <w:shd w:val="clear" w:color="auto" w:fill="auto"/>
          </w:tcPr>
          <w:p w14:paraId="3DD0046B" w14:textId="77777777" w:rsidR="004066EF" w:rsidRPr="00841158" w:rsidRDefault="004066EF" w:rsidP="00841158">
            <w:pPr>
              <w:spacing w:before="60" w:after="60" w:line="240" w:lineRule="auto"/>
              <w:ind w:left="475" w:hanging="475"/>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GUID=e2457e75-a7ea-4c10-9aa8-3ae0fcf37f0f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1.</w:t>
            </w:r>
            <w:r w:rsidRPr="00841158">
              <w:rPr>
                <w:rFonts w:ascii="Times New Roman" w:hAnsi="Times New Roman" w:cs="Times New Roman"/>
                <w:lang w:val="en-GB" w:eastAsia="en-US"/>
              </w:rPr>
              <w:tab/>
            </w:r>
            <w:proofErr w:type="gramStart"/>
            <w:r w:rsidRPr="00841158">
              <w:rPr>
                <w:rFonts w:ascii="Times New Roman" w:hAnsi="Times New Roman" w:cs="Times New Roman"/>
                <w:lang w:val="en-GB" w:eastAsia="en-US"/>
              </w:rPr>
              <w:t>Particulars of</w:t>
            </w:r>
            <w:proofErr w:type="gramEnd"/>
            <w:r w:rsidRPr="00841158">
              <w:rPr>
                <w:rFonts w:ascii="Times New Roman" w:hAnsi="Times New Roman" w:cs="Times New Roman"/>
                <w:lang w:val="en-GB" w:eastAsia="en-US"/>
              </w:rPr>
              <w:t xml:space="preserve"> Defendant</w:t>
            </w:r>
          </w:p>
        </w:tc>
      </w:tr>
      <w:tr w:rsidR="004066EF" w:rsidRPr="00841158" w14:paraId="3D130A62" w14:textId="77777777" w:rsidTr="00841158">
        <w:trPr>
          <w:divId w:val="2116439976"/>
        </w:trPr>
        <w:tc>
          <w:tcPr>
            <w:tcW w:w="7120" w:type="dxa"/>
            <w:shd w:val="clear" w:color="auto" w:fill="auto"/>
          </w:tcPr>
          <w:p w14:paraId="528B178B" w14:textId="77777777" w:rsidR="004066EF" w:rsidRPr="00841158" w:rsidRDefault="004066EF" w:rsidP="00841158">
            <w:pPr>
              <w:spacing w:before="60" w:after="60" w:line="240" w:lineRule="auto"/>
              <w:ind w:left="475" w:hanging="475"/>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GUID=4b5d849a-9949-4cfc-88fa-7d0595ce3eb1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ab/>
              <w:t xml:space="preserve">Age: </w:t>
            </w:r>
          </w:p>
        </w:tc>
      </w:tr>
      <w:tr w:rsidR="004066EF" w:rsidRPr="00841158" w14:paraId="04AF29DF" w14:textId="77777777" w:rsidTr="00841158">
        <w:trPr>
          <w:divId w:val="2116439976"/>
        </w:trPr>
        <w:tc>
          <w:tcPr>
            <w:tcW w:w="7120" w:type="dxa"/>
            <w:shd w:val="clear" w:color="auto" w:fill="auto"/>
          </w:tcPr>
          <w:p w14:paraId="1E82381B" w14:textId="77777777" w:rsidR="004066EF" w:rsidRPr="00841158" w:rsidRDefault="004066EF" w:rsidP="00841158">
            <w:pPr>
              <w:spacing w:before="60" w:after="60" w:line="240" w:lineRule="auto"/>
              <w:ind w:left="475" w:hanging="475"/>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GUID=e479c93f-1e6f-4ce8-9d4e-4d367478b027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ab/>
              <w:t>Citizenship:</w:t>
            </w:r>
          </w:p>
        </w:tc>
      </w:tr>
      <w:tr w:rsidR="004066EF" w:rsidRPr="00841158" w14:paraId="682C4F13" w14:textId="77777777" w:rsidTr="00841158">
        <w:trPr>
          <w:divId w:val="2116439976"/>
        </w:trPr>
        <w:tc>
          <w:tcPr>
            <w:tcW w:w="7120" w:type="dxa"/>
            <w:shd w:val="clear" w:color="auto" w:fill="auto"/>
          </w:tcPr>
          <w:p w14:paraId="4EE5FD1E" w14:textId="77777777" w:rsidR="004066EF" w:rsidRPr="00841158" w:rsidRDefault="004066EF" w:rsidP="00841158">
            <w:pPr>
              <w:spacing w:before="60" w:after="60" w:line="240" w:lineRule="auto"/>
              <w:ind w:left="475" w:hanging="475"/>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GUID=73ee5db2-8424-4da4-a411-d22bf8e81130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ab/>
              <w:t>Religion:</w:t>
            </w:r>
          </w:p>
        </w:tc>
      </w:tr>
      <w:tr w:rsidR="004066EF" w:rsidRPr="00841158" w14:paraId="371553CF" w14:textId="77777777" w:rsidTr="00841158">
        <w:trPr>
          <w:divId w:val="2116439976"/>
        </w:trPr>
        <w:tc>
          <w:tcPr>
            <w:tcW w:w="7120" w:type="dxa"/>
            <w:shd w:val="clear" w:color="auto" w:fill="auto"/>
          </w:tcPr>
          <w:p w14:paraId="06E26A51" w14:textId="77777777" w:rsidR="004066EF" w:rsidRPr="00841158" w:rsidRDefault="004066EF" w:rsidP="00841158">
            <w:pPr>
              <w:spacing w:before="60" w:after="60" w:line="240" w:lineRule="auto"/>
              <w:ind w:left="475" w:hanging="475"/>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GUID=63dd41a7-3342-4a12-8ee2-e38c8b6b8807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ab/>
              <w:t>Educational Level:</w:t>
            </w:r>
          </w:p>
        </w:tc>
      </w:tr>
      <w:tr w:rsidR="004066EF" w:rsidRPr="00841158" w14:paraId="64DEC4AE" w14:textId="77777777" w:rsidTr="00841158">
        <w:trPr>
          <w:divId w:val="2116439976"/>
        </w:trPr>
        <w:tc>
          <w:tcPr>
            <w:tcW w:w="7120" w:type="dxa"/>
            <w:shd w:val="clear" w:color="auto" w:fill="auto"/>
          </w:tcPr>
          <w:p w14:paraId="483CF062" w14:textId="77777777" w:rsidR="004066EF" w:rsidRPr="00841158" w:rsidRDefault="004066EF" w:rsidP="00841158">
            <w:pPr>
              <w:spacing w:before="60" w:after="60" w:line="240" w:lineRule="auto"/>
              <w:ind w:left="475" w:hanging="475"/>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GUID=503b0abd-0542-411c-a9bd-f43391fd1546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ab/>
              <w:t>Current occupation:</w:t>
            </w:r>
          </w:p>
        </w:tc>
      </w:tr>
      <w:tr w:rsidR="004066EF" w:rsidRPr="00841158" w14:paraId="252D9F33" w14:textId="77777777" w:rsidTr="00841158">
        <w:trPr>
          <w:divId w:val="2116439976"/>
        </w:trPr>
        <w:tc>
          <w:tcPr>
            <w:tcW w:w="7120" w:type="dxa"/>
            <w:shd w:val="clear" w:color="auto" w:fill="auto"/>
          </w:tcPr>
          <w:p w14:paraId="512C2253" w14:textId="77777777" w:rsidR="004066EF" w:rsidRPr="00841158" w:rsidRDefault="004066EF" w:rsidP="00841158">
            <w:pPr>
              <w:spacing w:before="60" w:after="60" w:line="240" w:lineRule="auto"/>
              <w:ind w:left="475" w:hanging="475"/>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GUID=68025950-b46e-4b2d-abd1-a616d88c579b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ab/>
              <w:t>Current address:</w:t>
            </w:r>
          </w:p>
        </w:tc>
      </w:tr>
      <w:tr w:rsidR="00552017" w:rsidRPr="00841158" w14:paraId="77A45C4C" w14:textId="77777777" w:rsidTr="00841158">
        <w:trPr>
          <w:divId w:val="2116439976"/>
        </w:trPr>
        <w:tc>
          <w:tcPr>
            <w:tcW w:w="7120" w:type="dxa"/>
            <w:shd w:val="clear" w:color="auto" w:fill="auto"/>
          </w:tcPr>
          <w:p w14:paraId="62412138" w14:textId="77777777" w:rsidR="00552017" w:rsidRPr="00841158" w:rsidRDefault="00552017" w:rsidP="00841158">
            <w:pPr>
              <w:spacing w:before="60" w:after="60" w:line="240" w:lineRule="auto"/>
              <w:ind w:left="475" w:hanging="475"/>
              <w:rPr>
                <w:rFonts w:ascii="Times New Roman" w:hAnsi="Times New Roman" w:cs="Times New Roman"/>
                <w:sz w:val="22"/>
                <w:szCs w:val="22"/>
                <w:lang w:val="en-GB" w:eastAsia="en-US"/>
              </w:rPr>
            </w:pPr>
          </w:p>
        </w:tc>
      </w:tr>
      <w:tr w:rsidR="004066EF" w:rsidRPr="00841158" w14:paraId="7E1C8B72" w14:textId="77777777" w:rsidTr="00841158">
        <w:trPr>
          <w:divId w:val="2116439976"/>
        </w:trPr>
        <w:tc>
          <w:tcPr>
            <w:tcW w:w="7120" w:type="dxa"/>
            <w:shd w:val="clear" w:color="auto" w:fill="auto"/>
          </w:tcPr>
          <w:p w14:paraId="7775D295" w14:textId="77777777" w:rsidR="004066EF" w:rsidRPr="00841158" w:rsidRDefault="004066EF" w:rsidP="00841158">
            <w:pPr>
              <w:spacing w:before="60" w:after="60" w:line="240" w:lineRule="auto"/>
              <w:ind w:left="475" w:hanging="475"/>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GUID=dfdd413a-86ac-465a-a1e4-48a6f8ddda13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2.</w:t>
            </w:r>
            <w:r w:rsidRPr="00841158">
              <w:rPr>
                <w:rFonts w:ascii="Times New Roman" w:hAnsi="Times New Roman" w:cs="Times New Roman"/>
                <w:lang w:val="en-GB" w:eastAsia="en-US"/>
              </w:rPr>
              <w:tab/>
              <w:t>Defence</w:t>
            </w:r>
          </w:p>
        </w:tc>
      </w:tr>
      <w:tr w:rsidR="004066EF" w:rsidRPr="00841158" w14:paraId="384F421D" w14:textId="77777777" w:rsidTr="00841158">
        <w:trPr>
          <w:divId w:val="2116439976"/>
        </w:trPr>
        <w:tc>
          <w:tcPr>
            <w:tcW w:w="7120" w:type="dxa"/>
            <w:shd w:val="clear" w:color="auto" w:fill="auto"/>
          </w:tcPr>
          <w:p w14:paraId="281E9538" w14:textId="77777777" w:rsidR="004066EF" w:rsidRPr="00841158" w:rsidRDefault="004066EF" w:rsidP="00841158">
            <w:pPr>
              <w:spacing w:before="60" w:after="60" w:line="240" w:lineRule="auto"/>
              <w:ind w:left="940" w:hanging="533"/>
              <w:jc w:val="both"/>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GUID=b999cda9-5fd4-4a3d-9f8d-4afd55c70ef5 </w:instrText>
            </w:r>
            <w:r w:rsidRPr="00841158">
              <w:rPr>
                <w:rFonts w:ascii="Times New Roman" w:hAnsi="Times New Roman" w:cs="Times New Roman"/>
                <w:lang w:val="en-GB" w:eastAsia="en-US"/>
              </w:rPr>
              <w:fldChar w:fldCharType="end"/>
            </w:r>
            <w:r w:rsidRPr="00841158">
              <w:rPr>
                <w:rFonts w:ascii="Times New Roman" w:hAnsi="Times New Roman" w:cs="Times New Roman"/>
                <w:i/>
                <w:lang w:val="en-GB" w:eastAsia="en-US"/>
              </w:rPr>
              <w:t>(a)</w:t>
            </w:r>
            <w:r w:rsidRPr="00841158">
              <w:rPr>
                <w:rFonts w:ascii="Times New Roman" w:hAnsi="Times New Roman" w:cs="Times New Roman"/>
                <w:i/>
                <w:lang w:val="en-GB" w:eastAsia="en-US"/>
              </w:rPr>
              <w:tab/>
            </w:r>
            <w:r w:rsidRPr="00841158">
              <w:rPr>
                <w:rFonts w:ascii="Times New Roman" w:hAnsi="Times New Roman" w:cs="Times New Roman"/>
                <w:lang w:val="en-GB" w:eastAsia="en-US"/>
              </w:rPr>
              <w:t>To deny or admit the paragraphs of the Statement of Claim (and Statement of Particulars). To state full particulars of the facts relied on but not the evidence by which they are to be proved.</w:t>
            </w:r>
          </w:p>
        </w:tc>
      </w:tr>
      <w:tr w:rsidR="004066EF" w:rsidRPr="00841158" w14:paraId="71C47E32" w14:textId="77777777" w:rsidTr="00841158">
        <w:trPr>
          <w:divId w:val="2116439976"/>
        </w:trPr>
        <w:tc>
          <w:tcPr>
            <w:tcW w:w="7120" w:type="dxa"/>
            <w:shd w:val="clear" w:color="auto" w:fill="auto"/>
          </w:tcPr>
          <w:p w14:paraId="53A811EC" w14:textId="77777777" w:rsidR="004066EF" w:rsidRPr="00841158" w:rsidRDefault="004066EF" w:rsidP="00841158">
            <w:pPr>
              <w:spacing w:before="60" w:after="60" w:line="240" w:lineRule="auto"/>
              <w:ind w:left="940" w:hanging="533"/>
              <w:jc w:val="both"/>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GUID=e9501c6e-2f35-4e6e-9c8d-3f84b4d9f8d5 </w:instrText>
            </w:r>
            <w:r w:rsidRPr="00841158">
              <w:rPr>
                <w:rFonts w:ascii="Times New Roman" w:hAnsi="Times New Roman" w:cs="Times New Roman"/>
                <w:lang w:val="en-GB" w:eastAsia="en-US"/>
              </w:rPr>
              <w:fldChar w:fldCharType="end"/>
            </w:r>
            <w:r w:rsidRPr="00841158">
              <w:rPr>
                <w:rFonts w:ascii="Times New Roman" w:hAnsi="Times New Roman" w:cs="Times New Roman"/>
                <w:i/>
                <w:lang w:val="en-GB" w:eastAsia="en-US"/>
              </w:rPr>
              <w:t>(b)</w:t>
            </w:r>
            <w:r w:rsidRPr="00841158">
              <w:rPr>
                <w:rFonts w:ascii="Times New Roman" w:hAnsi="Times New Roman" w:cs="Times New Roman"/>
                <w:i/>
                <w:lang w:val="en-GB" w:eastAsia="en-US"/>
              </w:rPr>
              <w:tab/>
            </w:r>
            <w:r w:rsidRPr="00841158">
              <w:rPr>
                <w:rFonts w:ascii="Times New Roman" w:hAnsi="Times New Roman" w:cs="Times New Roman"/>
                <w:lang w:val="en-GB" w:eastAsia="en-US"/>
              </w:rPr>
              <w:t>To state whether any, and if so what, agreement or arrangement has been made or is proposed to be made between the parties for the support of the wife or any child of the marriage.</w:t>
            </w:r>
          </w:p>
        </w:tc>
      </w:tr>
      <w:tr w:rsidR="004066EF" w:rsidRPr="00841158" w14:paraId="620681E6" w14:textId="77777777" w:rsidTr="00841158">
        <w:trPr>
          <w:divId w:val="2116439976"/>
        </w:trPr>
        <w:tc>
          <w:tcPr>
            <w:tcW w:w="7120" w:type="dxa"/>
            <w:shd w:val="clear" w:color="auto" w:fill="auto"/>
          </w:tcPr>
          <w:p w14:paraId="1A2A40D9" w14:textId="77777777" w:rsidR="004066EF" w:rsidRPr="00841158" w:rsidRDefault="004066EF" w:rsidP="00841158">
            <w:pPr>
              <w:spacing w:before="60" w:after="60" w:line="240" w:lineRule="auto"/>
              <w:ind w:left="940" w:hanging="533"/>
              <w:jc w:val="both"/>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GUID=88562cea-3514-4b89-8b87-4c950e3c59dc </w:instrText>
            </w:r>
            <w:r w:rsidRPr="00841158">
              <w:rPr>
                <w:rFonts w:ascii="Times New Roman" w:hAnsi="Times New Roman" w:cs="Times New Roman"/>
                <w:lang w:val="en-GB" w:eastAsia="en-US"/>
              </w:rPr>
              <w:fldChar w:fldCharType="end"/>
            </w:r>
            <w:r w:rsidRPr="00841158">
              <w:rPr>
                <w:rFonts w:ascii="Times New Roman" w:hAnsi="Times New Roman" w:cs="Times New Roman"/>
                <w:i/>
                <w:lang w:val="en-GB" w:eastAsia="en-US"/>
              </w:rPr>
              <w:t>(c)</w:t>
            </w:r>
            <w:r w:rsidRPr="00841158">
              <w:rPr>
                <w:rFonts w:ascii="Times New Roman" w:hAnsi="Times New Roman" w:cs="Times New Roman"/>
                <w:i/>
                <w:lang w:val="en-GB" w:eastAsia="en-US"/>
              </w:rPr>
              <w:tab/>
            </w:r>
            <w:r w:rsidRPr="00841158">
              <w:rPr>
                <w:rFonts w:ascii="Times New Roman" w:hAnsi="Times New Roman" w:cs="Times New Roman"/>
                <w:lang w:val="en-GB" w:eastAsia="en-US"/>
              </w:rPr>
              <w:t>If any statements set out in the Statement of Claim concerning the living children of the marriage are disputed, full particulars of the facts relied on are to be stated in the Defence.</w:t>
            </w:r>
          </w:p>
        </w:tc>
      </w:tr>
      <w:tr w:rsidR="004066EF" w:rsidRPr="00841158" w14:paraId="04E147E9" w14:textId="77777777" w:rsidTr="00841158">
        <w:trPr>
          <w:divId w:val="2116439976"/>
        </w:trPr>
        <w:tc>
          <w:tcPr>
            <w:tcW w:w="7120" w:type="dxa"/>
            <w:shd w:val="clear" w:color="auto" w:fill="auto"/>
          </w:tcPr>
          <w:p w14:paraId="2EB22FD2" w14:textId="77777777" w:rsidR="004066EF" w:rsidRPr="00841158" w:rsidRDefault="004066EF" w:rsidP="00841158">
            <w:pPr>
              <w:spacing w:before="60" w:after="60" w:line="240" w:lineRule="auto"/>
              <w:ind w:left="941" w:hanging="533"/>
              <w:jc w:val="both"/>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GUID=3bbb6b04-4268-4804-a2f4-ee50bf27e10c </w:instrText>
            </w:r>
            <w:r w:rsidRPr="00841158">
              <w:rPr>
                <w:rFonts w:ascii="Times New Roman" w:hAnsi="Times New Roman" w:cs="Times New Roman"/>
                <w:lang w:val="en-GB" w:eastAsia="en-US"/>
              </w:rPr>
              <w:fldChar w:fldCharType="end"/>
            </w:r>
            <w:r w:rsidRPr="00841158">
              <w:rPr>
                <w:rFonts w:ascii="Times New Roman" w:hAnsi="Times New Roman" w:cs="Times New Roman"/>
                <w:i/>
                <w:lang w:val="en-GB" w:eastAsia="en-US"/>
              </w:rPr>
              <w:t>(d)</w:t>
            </w:r>
            <w:r w:rsidRPr="00841158">
              <w:rPr>
                <w:rFonts w:ascii="Times New Roman" w:hAnsi="Times New Roman" w:cs="Times New Roman"/>
                <w:i/>
                <w:lang w:val="en-GB" w:eastAsia="en-US"/>
              </w:rPr>
              <w:tab/>
            </w:r>
            <w:r w:rsidRPr="00841158">
              <w:rPr>
                <w:rFonts w:ascii="Times New Roman" w:hAnsi="Times New Roman" w:cs="Times New Roman"/>
                <w:lang w:val="en-GB" w:eastAsia="en-US"/>
              </w:rPr>
              <w:t>If any information on the following matters has not been provided in the Statement of Claim, or if any statement set out in relation to the following matters in the Statement of Claim is disputed, the Defence is to furnish information on the same, with the details as set out in sub-paragraphs (</w:t>
            </w:r>
            <w:proofErr w:type="spellStart"/>
            <w:r w:rsidRPr="00841158">
              <w:rPr>
                <w:rFonts w:ascii="Times New Roman" w:hAnsi="Times New Roman" w:cs="Times New Roman"/>
                <w:lang w:val="en-GB" w:eastAsia="en-US"/>
              </w:rPr>
              <w:t>i</w:t>
            </w:r>
            <w:proofErr w:type="spellEnd"/>
            <w:r w:rsidRPr="00841158">
              <w:rPr>
                <w:rFonts w:ascii="Times New Roman" w:hAnsi="Times New Roman" w:cs="Times New Roman"/>
                <w:lang w:val="en-GB" w:eastAsia="en-US"/>
              </w:rPr>
              <w:t>) and (ii) below:</w:t>
            </w:r>
          </w:p>
        </w:tc>
      </w:tr>
      <w:tr w:rsidR="004066EF" w:rsidRPr="00841158" w14:paraId="2BCFFF6D" w14:textId="77777777" w:rsidTr="00841158">
        <w:trPr>
          <w:divId w:val="2116439976"/>
        </w:trPr>
        <w:tc>
          <w:tcPr>
            <w:tcW w:w="7120" w:type="dxa"/>
            <w:shd w:val="clear" w:color="auto" w:fill="auto"/>
          </w:tcPr>
          <w:p w14:paraId="51906719" w14:textId="77777777" w:rsidR="004066EF" w:rsidRPr="00841158" w:rsidRDefault="004066EF" w:rsidP="00841158">
            <w:pPr>
              <w:spacing w:before="60" w:after="60" w:line="240" w:lineRule="auto"/>
              <w:ind w:left="940" w:hanging="533"/>
              <w:jc w:val="both"/>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GUID=ce8698fa-8f0d-4e45-b3c5-b723beead18e </w:instrText>
            </w:r>
            <w:r w:rsidRPr="00841158">
              <w:rPr>
                <w:rFonts w:ascii="Times New Roman" w:hAnsi="Times New Roman" w:cs="Times New Roman"/>
                <w:lang w:val="en-GB" w:eastAsia="en-US"/>
              </w:rPr>
              <w:fldChar w:fldCharType="end"/>
            </w:r>
            <w:r w:rsidRPr="00841158">
              <w:rPr>
                <w:rFonts w:ascii="Times New Roman" w:hAnsi="Times New Roman" w:cs="Times New Roman"/>
                <w:i/>
                <w:lang w:val="en-GB" w:eastAsia="en-US"/>
              </w:rPr>
              <w:tab/>
            </w:r>
            <w:r w:rsidRPr="00841158">
              <w:rPr>
                <w:rFonts w:ascii="Times New Roman" w:hAnsi="Times New Roman" w:cs="Times New Roman"/>
                <w:lang w:val="en-GB" w:eastAsia="en-US"/>
              </w:rPr>
              <w:t xml:space="preserve">Whether there are or have been other proceedings in Singapore or elsewhere with reference to the marriage, or to any children of the marriage, or between the Plaintiff and the Defendant </w:t>
            </w:r>
            <w:r w:rsidRPr="00841158">
              <w:rPr>
                <w:rFonts w:ascii="Times New Roman" w:hAnsi="Times New Roman" w:cs="Times New Roman"/>
                <w:lang w:val="en-GB" w:eastAsia="en-US"/>
              </w:rPr>
              <w:lastRenderedPageBreak/>
              <w:t xml:space="preserve">with reference to maintenance or to any property of either or </w:t>
            </w:r>
            <w:proofErr w:type="gramStart"/>
            <w:r w:rsidRPr="00841158">
              <w:rPr>
                <w:rFonts w:ascii="Times New Roman" w:hAnsi="Times New Roman" w:cs="Times New Roman"/>
                <w:lang w:val="en-GB" w:eastAsia="en-US"/>
              </w:rPr>
              <w:t>both of them</w:t>
            </w:r>
            <w:proofErr w:type="gramEnd"/>
            <w:r w:rsidRPr="00841158">
              <w:rPr>
                <w:rFonts w:ascii="Times New Roman" w:hAnsi="Times New Roman" w:cs="Times New Roman"/>
                <w:lang w:val="en-GB" w:eastAsia="en-US"/>
              </w:rPr>
              <w:t>.</w:t>
            </w:r>
          </w:p>
        </w:tc>
      </w:tr>
      <w:tr w:rsidR="004066EF" w:rsidRPr="00841158" w14:paraId="7FA00BBA" w14:textId="77777777" w:rsidTr="00841158">
        <w:trPr>
          <w:divId w:val="2116439976"/>
        </w:trPr>
        <w:tc>
          <w:tcPr>
            <w:tcW w:w="7120" w:type="dxa"/>
            <w:shd w:val="clear" w:color="auto" w:fill="auto"/>
          </w:tcPr>
          <w:p w14:paraId="6586CE2A" w14:textId="77777777" w:rsidR="004066EF" w:rsidRPr="00841158" w:rsidRDefault="004066EF" w:rsidP="00841158">
            <w:pPr>
              <w:spacing w:before="60" w:after="60" w:line="240" w:lineRule="auto"/>
              <w:ind w:left="1474" w:hanging="533"/>
              <w:jc w:val="both"/>
              <w:rPr>
                <w:rFonts w:ascii="Times New Roman" w:hAnsi="Times New Roman" w:cs="Times New Roman"/>
                <w:lang w:val="en-GB" w:eastAsia="en-US"/>
              </w:rPr>
            </w:pPr>
            <w:r w:rsidRPr="00841158">
              <w:rPr>
                <w:rFonts w:ascii="Times New Roman" w:hAnsi="Times New Roman" w:cs="Times New Roman"/>
                <w:lang w:val="en-GB" w:eastAsia="en-US"/>
              </w:rPr>
              <w:lastRenderedPageBreak/>
              <w:fldChar w:fldCharType="begin"/>
            </w:r>
            <w:r w:rsidRPr="00841158">
              <w:rPr>
                <w:rFonts w:ascii="Times New Roman" w:hAnsi="Times New Roman" w:cs="Times New Roman"/>
                <w:lang w:val="en-GB" w:eastAsia="en-US"/>
              </w:rPr>
              <w:instrText xml:space="preserve"> GUID=ea296bce-0481-411c-b62e-fea0a76ae9eb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w:t>
            </w:r>
            <w:proofErr w:type="spellStart"/>
            <w:r w:rsidRPr="00841158">
              <w:rPr>
                <w:rFonts w:ascii="Times New Roman" w:hAnsi="Times New Roman" w:cs="Times New Roman"/>
                <w:lang w:val="en-GB" w:eastAsia="en-US"/>
              </w:rPr>
              <w:t>i</w:t>
            </w:r>
            <w:proofErr w:type="spellEnd"/>
            <w:r w:rsidRPr="00841158">
              <w:rPr>
                <w:rFonts w:ascii="Times New Roman" w:hAnsi="Times New Roman" w:cs="Times New Roman"/>
                <w:lang w:val="en-GB" w:eastAsia="en-US"/>
              </w:rPr>
              <w:t>)</w:t>
            </w:r>
            <w:r w:rsidRPr="00841158">
              <w:rPr>
                <w:rFonts w:ascii="Times New Roman" w:hAnsi="Times New Roman" w:cs="Times New Roman"/>
                <w:lang w:val="en-GB" w:eastAsia="en-US"/>
              </w:rPr>
              <w:tab/>
              <w:t xml:space="preserve">Nature of the proceedings, </w:t>
            </w:r>
            <w:proofErr w:type="gramStart"/>
            <w:r w:rsidRPr="00841158">
              <w:rPr>
                <w:rFonts w:ascii="Times New Roman" w:hAnsi="Times New Roman" w:cs="Times New Roman"/>
                <w:lang w:val="en-GB" w:eastAsia="en-US"/>
              </w:rPr>
              <w:t>i.e.</w:t>
            </w:r>
            <w:proofErr w:type="gramEnd"/>
            <w:r w:rsidRPr="00841158">
              <w:rPr>
                <w:rFonts w:ascii="Times New Roman" w:hAnsi="Times New Roman" w:cs="Times New Roman"/>
                <w:lang w:val="en-GB" w:eastAsia="en-US"/>
              </w:rPr>
              <w:t xml:space="preserve"> whether:</w:t>
            </w:r>
          </w:p>
        </w:tc>
      </w:tr>
      <w:tr w:rsidR="004066EF" w:rsidRPr="00841158" w14:paraId="1C88FC3C" w14:textId="77777777" w:rsidTr="00841158">
        <w:trPr>
          <w:divId w:val="2116439976"/>
        </w:trPr>
        <w:tc>
          <w:tcPr>
            <w:tcW w:w="7120" w:type="dxa"/>
            <w:shd w:val="clear" w:color="auto" w:fill="auto"/>
          </w:tcPr>
          <w:p w14:paraId="39EEE30B" w14:textId="77777777" w:rsidR="004066EF" w:rsidRPr="00841158" w:rsidRDefault="004066EF" w:rsidP="00841158">
            <w:pPr>
              <w:spacing w:before="60" w:after="60" w:line="240" w:lineRule="auto"/>
              <w:ind w:left="2007" w:hanging="533"/>
              <w:jc w:val="both"/>
              <w:rPr>
                <w:rFonts w:ascii="Times New Roman" w:hAnsi="Times New Roman" w:cs="Times New Roman"/>
                <w:lang w:val="en-GB" w:eastAsia="zh-CN"/>
              </w:rPr>
            </w:pPr>
            <w:r w:rsidRPr="00841158">
              <w:rPr>
                <w:rFonts w:ascii="Times New Roman" w:hAnsi="Times New Roman" w:cs="Times New Roman"/>
                <w:lang w:val="en-GB" w:eastAsia="zh-CN"/>
              </w:rPr>
              <w:fldChar w:fldCharType="begin"/>
            </w:r>
            <w:r w:rsidRPr="00841158">
              <w:rPr>
                <w:rFonts w:ascii="Times New Roman" w:hAnsi="Times New Roman" w:cs="Times New Roman"/>
                <w:lang w:val="en-GB" w:eastAsia="zh-CN"/>
              </w:rPr>
              <w:instrText xml:space="preserve"> GUID=2e5a2505-b2bf-467c-88ab-ec3750197462 </w:instrText>
            </w:r>
            <w:r w:rsidRPr="00841158">
              <w:rPr>
                <w:rFonts w:ascii="Times New Roman" w:hAnsi="Times New Roman" w:cs="Times New Roman"/>
                <w:lang w:val="en-GB" w:eastAsia="zh-CN"/>
              </w:rPr>
              <w:fldChar w:fldCharType="end"/>
            </w:r>
            <w:r w:rsidRPr="00841158">
              <w:rPr>
                <w:rFonts w:ascii="Times New Roman" w:hAnsi="Times New Roman" w:cs="Times New Roman"/>
                <w:lang w:val="en-GB" w:eastAsia="zh-CN"/>
              </w:rPr>
              <w:t>(A)</w:t>
            </w:r>
            <w:r w:rsidRPr="00841158">
              <w:rPr>
                <w:rFonts w:ascii="Times New Roman" w:hAnsi="Times New Roman" w:cs="Times New Roman"/>
                <w:lang w:val="en-GB" w:eastAsia="zh-CN"/>
              </w:rPr>
              <w:tab/>
              <w:t>Matrimonial proceedings; and/or</w:t>
            </w:r>
          </w:p>
        </w:tc>
      </w:tr>
      <w:tr w:rsidR="004066EF" w:rsidRPr="00841158" w14:paraId="37122107" w14:textId="77777777" w:rsidTr="00841158">
        <w:trPr>
          <w:divId w:val="2116439976"/>
        </w:trPr>
        <w:tc>
          <w:tcPr>
            <w:tcW w:w="7120" w:type="dxa"/>
            <w:shd w:val="clear" w:color="auto" w:fill="auto"/>
          </w:tcPr>
          <w:p w14:paraId="4E41381A" w14:textId="77777777" w:rsidR="004066EF" w:rsidRPr="00841158" w:rsidRDefault="004066EF" w:rsidP="00841158">
            <w:pPr>
              <w:spacing w:before="60" w:after="60" w:line="240" w:lineRule="auto"/>
              <w:ind w:left="2007" w:hanging="533"/>
              <w:jc w:val="both"/>
              <w:rPr>
                <w:rFonts w:ascii="Times New Roman" w:hAnsi="Times New Roman" w:cs="Times New Roman"/>
                <w:lang w:val="en-GB" w:eastAsia="zh-CN"/>
              </w:rPr>
            </w:pPr>
            <w:r w:rsidRPr="00841158">
              <w:rPr>
                <w:rFonts w:ascii="Times New Roman" w:hAnsi="Times New Roman" w:cs="Times New Roman"/>
                <w:lang w:val="en-GB" w:eastAsia="zh-CN"/>
              </w:rPr>
              <w:fldChar w:fldCharType="begin"/>
            </w:r>
            <w:r w:rsidRPr="00841158">
              <w:rPr>
                <w:rFonts w:ascii="Times New Roman" w:hAnsi="Times New Roman" w:cs="Times New Roman"/>
                <w:lang w:val="en-GB" w:eastAsia="zh-CN"/>
              </w:rPr>
              <w:instrText xml:space="preserve"> GUID=cdc3d6ad-b55e-42a8-84f2-f1b8ca1381de </w:instrText>
            </w:r>
            <w:r w:rsidRPr="00841158">
              <w:rPr>
                <w:rFonts w:ascii="Times New Roman" w:hAnsi="Times New Roman" w:cs="Times New Roman"/>
                <w:lang w:val="en-GB" w:eastAsia="zh-CN"/>
              </w:rPr>
              <w:fldChar w:fldCharType="end"/>
            </w:r>
            <w:r w:rsidRPr="00841158">
              <w:rPr>
                <w:rFonts w:ascii="Times New Roman" w:hAnsi="Times New Roman" w:cs="Times New Roman"/>
                <w:lang w:val="en-GB" w:eastAsia="zh-CN"/>
              </w:rPr>
              <w:t>(B)</w:t>
            </w:r>
            <w:r w:rsidRPr="00841158">
              <w:rPr>
                <w:rFonts w:ascii="Times New Roman" w:hAnsi="Times New Roman" w:cs="Times New Roman"/>
                <w:lang w:val="en-GB" w:eastAsia="zh-CN"/>
              </w:rPr>
              <w:tab/>
              <w:t xml:space="preserve">Family violence (between the Plaintiff, </w:t>
            </w:r>
            <w:proofErr w:type="gramStart"/>
            <w:r w:rsidRPr="00841158">
              <w:rPr>
                <w:rFonts w:ascii="Times New Roman" w:hAnsi="Times New Roman" w:cs="Times New Roman"/>
                <w:lang w:val="en-GB" w:eastAsia="zh-CN"/>
              </w:rPr>
              <w:t>Defendant</w:t>
            </w:r>
            <w:proofErr w:type="gramEnd"/>
            <w:r w:rsidRPr="00841158">
              <w:rPr>
                <w:rFonts w:ascii="Times New Roman" w:hAnsi="Times New Roman" w:cs="Times New Roman"/>
                <w:lang w:val="en-GB" w:eastAsia="zh-CN"/>
              </w:rPr>
              <w:t xml:space="preserve"> and any children of the marriage); and/or</w:t>
            </w:r>
          </w:p>
        </w:tc>
      </w:tr>
      <w:tr w:rsidR="004066EF" w:rsidRPr="00841158" w14:paraId="3A727FFA" w14:textId="77777777" w:rsidTr="00841158">
        <w:trPr>
          <w:divId w:val="2116439976"/>
        </w:trPr>
        <w:tc>
          <w:tcPr>
            <w:tcW w:w="7120" w:type="dxa"/>
            <w:shd w:val="clear" w:color="auto" w:fill="auto"/>
          </w:tcPr>
          <w:p w14:paraId="4D89CC61" w14:textId="77777777" w:rsidR="004066EF" w:rsidRPr="00841158" w:rsidRDefault="004066EF" w:rsidP="00841158">
            <w:pPr>
              <w:spacing w:before="60" w:after="60" w:line="240" w:lineRule="auto"/>
              <w:ind w:left="2007" w:hanging="533"/>
              <w:jc w:val="both"/>
              <w:rPr>
                <w:rFonts w:ascii="Times New Roman" w:hAnsi="Times New Roman" w:cs="Times New Roman"/>
                <w:lang w:val="en-GB" w:eastAsia="zh-CN"/>
              </w:rPr>
            </w:pPr>
            <w:r w:rsidRPr="00841158">
              <w:rPr>
                <w:rFonts w:ascii="Times New Roman" w:hAnsi="Times New Roman" w:cs="Times New Roman"/>
                <w:lang w:val="en-GB" w:eastAsia="zh-CN"/>
              </w:rPr>
              <w:fldChar w:fldCharType="begin"/>
            </w:r>
            <w:r w:rsidRPr="00841158">
              <w:rPr>
                <w:rFonts w:ascii="Times New Roman" w:hAnsi="Times New Roman" w:cs="Times New Roman"/>
                <w:lang w:val="en-GB" w:eastAsia="zh-CN"/>
              </w:rPr>
              <w:instrText xml:space="preserve"> GUID=1deb5a89-c5d6-4f26-8cb3-9b45c5dc82cf </w:instrText>
            </w:r>
            <w:r w:rsidRPr="00841158">
              <w:rPr>
                <w:rFonts w:ascii="Times New Roman" w:hAnsi="Times New Roman" w:cs="Times New Roman"/>
                <w:lang w:val="en-GB" w:eastAsia="zh-CN"/>
              </w:rPr>
              <w:fldChar w:fldCharType="end"/>
            </w:r>
            <w:r w:rsidRPr="00841158">
              <w:rPr>
                <w:rFonts w:ascii="Times New Roman" w:hAnsi="Times New Roman" w:cs="Times New Roman"/>
                <w:lang w:val="en-GB" w:eastAsia="zh-CN"/>
              </w:rPr>
              <w:t>(C)</w:t>
            </w:r>
            <w:r w:rsidRPr="00841158">
              <w:rPr>
                <w:rFonts w:ascii="Times New Roman" w:hAnsi="Times New Roman" w:cs="Times New Roman"/>
                <w:lang w:val="en-GB" w:eastAsia="zh-CN"/>
              </w:rPr>
              <w:tab/>
              <w:t xml:space="preserve">Custody, </w:t>
            </w:r>
            <w:proofErr w:type="gramStart"/>
            <w:r w:rsidRPr="00841158">
              <w:rPr>
                <w:rFonts w:ascii="Times New Roman" w:hAnsi="Times New Roman" w:cs="Times New Roman"/>
                <w:lang w:val="en-GB" w:eastAsia="zh-CN"/>
              </w:rPr>
              <w:t>care</w:t>
            </w:r>
            <w:proofErr w:type="gramEnd"/>
            <w:r w:rsidRPr="00841158">
              <w:rPr>
                <w:rFonts w:ascii="Times New Roman" w:hAnsi="Times New Roman" w:cs="Times New Roman"/>
                <w:lang w:val="en-GB" w:eastAsia="zh-CN"/>
              </w:rPr>
              <w:t xml:space="preserve"> and control and/or access to the children of the marriage; and/or</w:t>
            </w:r>
          </w:p>
        </w:tc>
      </w:tr>
      <w:tr w:rsidR="004066EF" w:rsidRPr="00841158" w14:paraId="20C50E44" w14:textId="77777777" w:rsidTr="00841158">
        <w:trPr>
          <w:divId w:val="2116439976"/>
        </w:trPr>
        <w:tc>
          <w:tcPr>
            <w:tcW w:w="7120" w:type="dxa"/>
            <w:shd w:val="clear" w:color="auto" w:fill="auto"/>
          </w:tcPr>
          <w:p w14:paraId="55A47262" w14:textId="77777777" w:rsidR="004066EF" w:rsidRPr="00841158" w:rsidRDefault="004066EF" w:rsidP="00841158">
            <w:pPr>
              <w:spacing w:before="60" w:after="60" w:line="240" w:lineRule="auto"/>
              <w:ind w:left="2007" w:hanging="533"/>
              <w:jc w:val="both"/>
              <w:rPr>
                <w:rFonts w:ascii="Times New Roman" w:hAnsi="Times New Roman" w:cs="Times New Roman"/>
                <w:lang w:val="en-GB" w:eastAsia="zh-CN"/>
              </w:rPr>
            </w:pPr>
            <w:r w:rsidRPr="00841158">
              <w:rPr>
                <w:rFonts w:ascii="Times New Roman" w:hAnsi="Times New Roman" w:cs="Times New Roman"/>
                <w:lang w:val="en-GB" w:eastAsia="zh-CN"/>
              </w:rPr>
              <w:fldChar w:fldCharType="begin"/>
            </w:r>
            <w:r w:rsidRPr="00841158">
              <w:rPr>
                <w:rFonts w:ascii="Times New Roman" w:hAnsi="Times New Roman" w:cs="Times New Roman"/>
                <w:lang w:val="en-GB" w:eastAsia="zh-CN"/>
              </w:rPr>
              <w:instrText xml:space="preserve"> GUID=3ccdd00e-f5bc-444a-a814-b3955bd79ad9 </w:instrText>
            </w:r>
            <w:r w:rsidRPr="00841158">
              <w:rPr>
                <w:rFonts w:ascii="Times New Roman" w:hAnsi="Times New Roman" w:cs="Times New Roman"/>
                <w:lang w:val="en-GB" w:eastAsia="zh-CN"/>
              </w:rPr>
              <w:fldChar w:fldCharType="end"/>
            </w:r>
            <w:r w:rsidRPr="00841158">
              <w:rPr>
                <w:rFonts w:ascii="Times New Roman" w:hAnsi="Times New Roman" w:cs="Times New Roman"/>
                <w:lang w:val="en-GB" w:eastAsia="zh-CN"/>
              </w:rPr>
              <w:t>(D)</w:t>
            </w:r>
            <w:r w:rsidRPr="00841158">
              <w:rPr>
                <w:rFonts w:ascii="Times New Roman" w:hAnsi="Times New Roman" w:cs="Times New Roman"/>
                <w:lang w:val="en-GB" w:eastAsia="zh-CN"/>
              </w:rPr>
              <w:tab/>
              <w:t>Proceedings in any juvenile or youth court in respect of the children of the marriage; and/or</w:t>
            </w:r>
          </w:p>
        </w:tc>
      </w:tr>
      <w:tr w:rsidR="004066EF" w:rsidRPr="00841158" w14:paraId="04F93275" w14:textId="77777777" w:rsidTr="00841158">
        <w:trPr>
          <w:divId w:val="2116439976"/>
        </w:trPr>
        <w:tc>
          <w:tcPr>
            <w:tcW w:w="7120" w:type="dxa"/>
            <w:shd w:val="clear" w:color="auto" w:fill="auto"/>
          </w:tcPr>
          <w:p w14:paraId="42C1196D" w14:textId="77777777" w:rsidR="004066EF" w:rsidRPr="00841158" w:rsidRDefault="004066EF" w:rsidP="00841158">
            <w:pPr>
              <w:spacing w:before="60" w:after="60" w:line="240" w:lineRule="auto"/>
              <w:ind w:left="2007" w:hanging="533"/>
              <w:jc w:val="both"/>
              <w:rPr>
                <w:rFonts w:ascii="Times New Roman" w:hAnsi="Times New Roman" w:cs="Times New Roman"/>
                <w:lang w:val="en-GB" w:eastAsia="zh-CN"/>
              </w:rPr>
            </w:pPr>
            <w:r w:rsidRPr="00841158">
              <w:rPr>
                <w:rFonts w:ascii="Times New Roman" w:hAnsi="Times New Roman" w:cs="Times New Roman"/>
                <w:lang w:val="en-GB" w:eastAsia="zh-CN"/>
              </w:rPr>
              <w:fldChar w:fldCharType="begin"/>
            </w:r>
            <w:r w:rsidRPr="00841158">
              <w:rPr>
                <w:rFonts w:ascii="Times New Roman" w:hAnsi="Times New Roman" w:cs="Times New Roman"/>
                <w:lang w:val="en-GB" w:eastAsia="zh-CN"/>
              </w:rPr>
              <w:instrText xml:space="preserve"> GUID=0a05b144-5ecc-4dad-bdc6-b44865607f6f </w:instrText>
            </w:r>
            <w:r w:rsidRPr="00841158">
              <w:rPr>
                <w:rFonts w:ascii="Times New Roman" w:hAnsi="Times New Roman" w:cs="Times New Roman"/>
                <w:lang w:val="en-GB" w:eastAsia="zh-CN"/>
              </w:rPr>
              <w:fldChar w:fldCharType="end"/>
            </w:r>
            <w:r w:rsidRPr="00841158">
              <w:rPr>
                <w:rFonts w:ascii="Times New Roman" w:hAnsi="Times New Roman" w:cs="Times New Roman"/>
                <w:lang w:val="en-GB" w:eastAsia="zh-CN"/>
              </w:rPr>
              <w:t>(E)</w:t>
            </w:r>
            <w:r w:rsidRPr="00841158">
              <w:rPr>
                <w:rFonts w:ascii="Times New Roman" w:hAnsi="Times New Roman" w:cs="Times New Roman"/>
                <w:lang w:val="en-GB" w:eastAsia="zh-CN"/>
              </w:rPr>
              <w:tab/>
              <w:t>Maintenance (for wife and any children of the marriage); and/or</w:t>
            </w:r>
          </w:p>
        </w:tc>
      </w:tr>
      <w:tr w:rsidR="004066EF" w:rsidRPr="00841158" w14:paraId="229EB30E" w14:textId="77777777" w:rsidTr="00841158">
        <w:trPr>
          <w:divId w:val="2116439976"/>
        </w:trPr>
        <w:tc>
          <w:tcPr>
            <w:tcW w:w="7120" w:type="dxa"/>
            <w:shd w:val="clear" w:color="auto" w:fill="auto"/>
          </w:tcPr>
          <w:p w14:paraId="67116D65" w14:textId="77777777" w:rsidR="004066EF" w:rsidRPr="00841158" w:rsidRDefault="004066EF" w:rsidP="00841158">
            <w:pPr>
              <w:spacing w:before="60" w:after="60" w:line="240" w:lineRule="auto"/>
              <w:ind w:left="2007" w:hanging="533"/>
              <w:jc w:val="both"/>
              <w:rPr>
                <w:rFonts w:ascii="Times New Roman" w:hAnsi="Times New Roman" w:cs="Times New Roman"/>
                <w:lang w:val="en-GB" w:eastAsia="zh-CN"/>
              </w:rPr>
            </w:pPr>
            <w:r w:rsidRPr="00841158">
              <w:rPr>
                <w:rFonts w:ascii="Times New Roman" w:hAnsi="Times New Roman" w:cs="Times New Roman"/>
                <w:lang w:val="en-GB" w:eastAsia="zh-CN"/>
              </w:rPr>
              <w:fldChar w:fldCharType="begin"/>
            </w:r>
            <w:r w:rsidRPr="00841158">
              <w:rPr>
                <w:rFonts w:ascii="Times New Roman" w:hAnsi="Times New Roman" w:cs="Times New Roman"/>
                <w:lang w:val="en-GB" w:eastAsia="zh-CN"/>
              </w:rPr>
              <w:instrText xml:space="preserve"> GUID=4b8bf299-2e46-4b57-b475-bcb9368b1156 </w:instrText>
            </w:r>
            <w:r w:rsidRPr="00841158">
              <w:rPr>
                <w:rFonts w:ascii="Times New Roman" w:hAnsi="Times New Roman" w:cs="Times New Roman"/>
                <w:lang w:val="en-GB" w:eastAsia="zh-CN"/>
              </w:rPr>
              <w:fldChar w:fldCharType="end"/>
            </w:r>
            <w:r w:rsidRPr="00841158">
              <w:rPr>
                <w:rFonts w:ascii="Times New Roman" w:hAnsi="Times New Roman" w:cs="Times New Roman"/>
                <w:lang w:val="en-GB" w:eastAsia="zh-CN"/>
              </w:rPr>
              <w:t>(F)</w:t>
            </w:r>
            <w:r w:rsidRPr="00841158">
              <w:rPr>
                <w:rFonts w:ascii="Times New Roman" w:hAnsi="Times New Roman" w:cs="Times New Roman"/>
                <w:lang w:val="en-GB" w:eastAsia="zh-CN"/>
              </w:rPr>
              <w:tab/>
              <w:t>Matrimonial Property; and/or</w:t>
            </w:r>
          </w:p>
        </w:tc>
      </w:tr>
      <w:tr w:rsidR="004066EF" w:rsidRPr="00841158" w14:paraId="09945594" w14:textId="77777777" w:rsidTr="00841158">
        <w:trPr>
          <w:divId w:val="2116439976"/>
        </w:trPr>
        <w:tc>
          <w:tcPr>
            <w:tcW w:w="7120" w:type="dxa"/>
            <w:shd w:val="clear" w:color="auto" w:fill="auto"/>
          </w:tcPr>
          <w:p w14:paraId="3D47E120" w14:textId="77777777" w:rsidR="004066EF" w:rsidRPr="00841158" w:rsidRDefault="004066EF" w:rsidP="00841158">
            <w:pPr>
              <w:spacing w:before="60" w:after="60" w:line="240" w:lineRule="auto"/>
              <w:ind w:left="2007" w:hanging="533"/>
              <w:jc w:val="both"/>
              <w:rPr>
                <w:rFonts w:ascii="Times New Roman" w:hAnsi="Times New Roman" w:cs="Times New Roman"/>
                <w:lang w:val="en-GB" w:eastAsia="zh-CN"/>
              </w:rPr>
            </w:pPr>
            <w:r w:rsidRPr="00841158">
              <w:rPr>
                <w:rFonts w:ascii="Times New Roman" w:hAnsi="Times New Roman" w:cs="Times New Roman"/>
                <w:lang w:val="en-GB" w:eastAsia="zh-CN"/>
              </w:rPr>
              <w:fldChar w:fldCharType="begin"/>
            </w:r>
            <w:r w:rsidRPr="00841158">
              <w:rPr>
                <w:rFonts w:ascii="Times New Roman" w:hAnsi="Times New Roman" w:cs="Times New Roman"/>
                <w:lang w:val="en-GB" w:eastAsia="zh-CN"/>
              </w:rPr>
              <w:instrText xml:space="preserve"> GUID=93828e00-6572-4d27-a200-a204b81a1130 </w:instrText>
            </w:r>
            <w:r w:rsidRPr="00841158">
              <w:rPr>
                <w:rFonts w:ascii="Times New Roman" w:hAnsi="Times New Roman" w:cs="Times New Roman"/>
                <w:lang w:val="en-GB" w:eastAsia="zh-CN"/>
              </w:rPr>
              <w:fldChar w:fldCharType="end"/>
            </w:r>
            <w:r w:rsidRPr="00841158">
              <w:rPr>
                <w:rFonts w:ascii="Times New Roman" w:hAnsi="Times New Roman" w:cs="Times New Roman"/>
                <w:lang w:val="en-GB" w:eastAsia="zh-CN"/>
              </w:rPr>
              <w:t>(G)</w:t>
            </w:r>
            <w:r w:rsidRPr="00841158">
              <w:rPr>
                <w:rFonts w:ascii="Times New Roman" w:hAnsi="Times New Roman" w:cs="Times New Roman"/>
                <w:lang w:val="en-GB" w:eastAsia="zh-CN"/>
              </w:rPr>
              <w:tab/>
              <w:t>Other proceedings which may be relevant to the present proceedings (such as bankruptcy proceedings).</w:t>
            </w:r>
          </w:p>
        </w:tc>
      </w:tr>
      <w:tr w:rsidR="004066EF" w:rsidRPr="00841158" w14:paraId="1A81921E" w14:textId="77777777" w:rsidTr="00841158">
        <w:trPr>
          <w:divId w:val="2116439976"/>
        </w:trPr>
        <w:tc>
          <w:tcPr>
            <w:tcW w:w="7120" w:type="dxa"/>
            <w:shd w:val="clear" w:color="auto" w:fill="auto"/>
          </w:tcPr>
          <w:p w14:paraId="1AA3D726" w14:textId="77777777" w:rsidR="004066EF" w:rsidRPr="00841158" w:rsidRDefault="004066EF" w:rsidP="00841158">
            <w:pPr>
              <w:spacing w:before="60" w:after="60" w:line="240" w:lineRule="auto"/>
              <w:ind w:left="1474" w:hanging="533"/>
              <w:jc w:val="both"/>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GUID=102c5af9-83ab-4c66-bc22-b77d44a33257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(ii)</w:t>
            </w:r>
            <w:r w:rsidRPr="00841158">
              <w:rPr>
                <w:rFonts w:ascii="Times New Roman" w:hAnsi="Times New Roman" w:cs="Times New Roman"/>
                <w:lang w:val="en-GB" w:eastAsia="en-US"/>
              </w:rPr>
              <w:tab/>
              <w:t>Details of the proceedings</w:t>
            </w:r>
          </w:p>
        </w:tc>
      </w:tr>
      <w:tr w:rsidR="004066EF" w:rsidRPr="00841158" w14:paraId="6465DF62" w14:textId="77777777" w:rsidTr="00841158">
        <w:trPr>
          <w:divId w:val="2116439976"/>
        </w:trPr>
        <w:tc>
          <w:tcPr>
            <w:tcW w:w="7120" w:type="dxa"/>
            <w:shd w:val="clear" w:color="auto" w:fill="auto"/>
          </w:tcPr>
          <w:p w14:paraId="77CF3D0C" w14:textId="77777777" w:rsidR="004066EF" w:rsidRPr="00841158" w:rsidRDefault="004066EF" w:rsidP="00841158">
            <w:pPr>
              <w:spacing w:before="60" w:after="60" w:line="240" w:lineRule="auto"/>
              <w:ind w:left="1880" w:hanging="533"/>
              <w:jc w:val="both"/>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GUID=836ff7e1-9b19-4cab-9e13-224bc554f9fa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ab/>
              <w:t>[</w:t>
            </w:r>
            <w:r w:rsidRPr="00841158">
              <w:rPr>
                <w:rFonts w:ascii="Times New Roman" w:hAnsi="Times New Roman" w:cs="Times New Roman"/>
                <w:i/>
                <w:lang w:val="en-GB" w:eastAsia="en-US"/>
              </w:rPr>
              <w:t>to state in relation to each of the proceedings set out in paragraph</w:t>
            </w:r>
            <w:r w:rsidRPr="00841158">
              <w:rPr>
                <w:rFonts w:ascii="Times New Roman" w:hAnsi="Times New Roman" w:cs="Times New Roman"/>
                <w:lang w:val="en-GB" w:eastAsia="en-US"/>
              </w:rPr>
              <w:t xml:space="preserve"> (</w:t>
            </w:r>
            <w:proofErr w:type="spellStart"/>
            <w:r w:rsidRPr="00841158">
              <w:rPr>
                <w:rFonts w:ascii="Times New Roman" w:hAnsi="Times New Roman" w:cs="Times New Roman"/>
                <w:lang w:val="en-GB" w:eastAsia="en-US"/>
              </w:rPr>
              <w:t>i</w:t>
            </w:r>
            <w:proofErr w:type="spellEnd"/>
            <w:r w:rsidRPr="00841158">
              <w:rPr>
                <w:rFonts w:ascii="Times New Roman" w:hAnsi="Times New Roman" w:cs="Times New Roman"/>
                <w:lang w:val="en-GB" w:eastAsia="en-US"/>
              </w:rPr>
              <w:t xml:space="preserve">) </w:t>
            </w:r>
            <w:r w:rsidRPr="00841158">
              <w:rPr>
                <w:rFonts w:ascii="Times New Roman" w:hAnsi="Times New Roman" w:cs="Times New Roman"/>
                <w:i/>
                <w:lang w:val="en-GB" w:eastAsia="en-US"/>
              </w:rPr>
              <w:t>above</w:t>
            </w:r>
            <w:r w:rsidRPr="00841158">
              <w:rPr>
                <w:rFonts w:ascii="Times New Roman" w:hAnsi="Times New Roman" w:cs="Times New Roman"/>
                <w:lang w:val="en-GB" w:eastAsia="en-US"/>
              </w:rPr>
              <w:t>]</w:t>
            </w:r>
          </w:p>
        </w:tc>
      </w:tr>
      <w:tr w:rsidR="004066EF" w:rsidRPr="00841158" w14:paraId="75361B2B" w14:textId="77777777" w:rsidTr="00841158">
        <w:trPr>
          <w:divId w:val="2116439976"/>
        </w:trPr>
        <w:tc>
          <w:tcPr>
            <w:tcW w:w="7120" w:type="dxa"/>
            <w:shd w:val="clear" w:color="auto" w:fill="auto"/>
          </w:tcPr>
          <w:p w14:paraId="33378D57" w14:textId="77777777" w:rsidR="004066EF" w:rsidRPr="00841158" w:rsidRDefault="004066EF" w:rsidP="00841158">
            <w:pPr>
              <w:spacing w:before="60" w:after="60" w:line="240" w:lineRule="auto"/>
              <w:ind w:left="2007" w:hanging="533"/>
              <w:jc w:val="both"/>
              <w:rPr>
                <w:rFonts w:ascii="Times New Roman" w:hAnsi="Times New Roman" w:cs="Times New Roman"/>
                <w:lang w:val="en-GB" w:eastAsia="zh-CN"/>
              </w:rPr>
            </w:pPr>
            <w:r w:rsidRPr="00841158">
              <w:rPr>
                <w:rFonts w:ascii="Times New Roman" w:hAnsi="Times New Roman" w:cs="Times New Roman"/>
                <w:lang w:val="en-GB" w:eastAsia="zh-CN"/>
              </w:rPr>
              <w:fldChar w:fldCharType="begin"/>
            </w:r>
            <w:r w:rsidRPr="00841158">
              <w:rPr>
                <w:rFonts w:ascii="Times New Roman" w:hAnsi="Times New Roman" w:cs="Times New Roman"/>
                <w:lang w:val="en-GB" w:eastAsia="zh-CN"/>
              </w:rPr>
              <w:instrText xml:space="preserve"> GUID=30d09b05-ed8a-40fc-90c6-4670d3d3a12c </w:instrText>
            </w:r>
            <w:r w:rsidRPr="00841158">
              <w:rPr>
                <w:rFonts w:ascii="Times New Roman" w:hAnsi="Times New Roman" w:cs="Times New Roman"/>
                <w:lang w:val="en-GB" w:eastAsia="zh-CN"/>
              </w:rPr>
              <w:fldChar w:fldCharType="end"/>
            </w:r>
            <w:r w:rsidRPr="00841158">
              <w:rPr>
                <w:rFonts w:ascii="Times New Roman" w:hAnsi="Times New Roman" w:cs="Times New Roman"/>
                <w:lang w:val="en-GB" w:eastAsia="zh-CN"/>
              </w:rPr>
              <w:t>(A)</w:t>
            </w:r>
            <w:r w:rsidRPr="00841158">
              <w:rPr>
                <w:rFonts w:ascii="Times New Roman" w:hAnsi="Times New Roman" w:cs="Times New Roman"/>
                <w:lang w:val="en-GB" w:eastAsia="zh-CN"/>
              </w:rPr>
              <w:tab/>
              <w:t>The suit number:</w:t>
            </w:r>
          </w:p>
        </w:tc>
      </w:tr>
      <w:tr w:rsidR="004066EF" w:rsidRPr="00841158" w14:paraId="70B20450" w14:textId="77777777" w:rsidTr="00841158">
        <w:trPr>
          <w:divId w:val="2116439976"/>
        </w:trPr>
        <w:tc>
          <w:tcPr>
            <w:tcW w:w="7120" w:type="dxa"/>
            <w:shd w:val="clear" w:color="auto" w:fill="auto"/>
          </w:tcPr>
          <w:p w14:paraId="37BD3549" w14:textId="77777777" w:rsidR="004066EF" w:rsidRPr="00841158" w:rsidRDefault="004066EF" w:rsidP="00841158">
            <w:pPr>
              <w:spacing w:before="60" w:after="60" w:line="240" w:lineRule="auto"/>
              <w:ind w:left="2007" w:hanging="533"/>
              <w:jc w:val="both"/>
              <w:rPr>
                <w:rFonts w:ascii="Times New Roman" w:hAnsi="Times New Roman" w:cs="Times New Roman"/>
                <w:lang w:val="en-GB" w:eastAsia="zh-CN"/>
              </w:rPr>
            </w:pPr>
            <w:r w:rsidRPr="00841158">
              <w:rPr>
                <w:rFonts w:ascii="Times New Roman" w:hAnsi="Times New Roman" w:cs="Times New Roman"/>
                <w:lang w:val="en-GB" w:eastAsia="zh-CN"/>
              </w:rPr>
              <w:fldChar w:fldCharType="begin"/>
            </w:r>
            <w:r w:rsidRPr="00841158">
              <w:rPr>
                <w:rFonts w:ascii="Times New Roman" w:hAnsi="Times New Roman" w:cs="Times New Roman"/>
                <w:lang w:val="en-GB" w:eastAsia="zh-CN"/>
              </w:rPr>
              <w:instrText xml:space="preserve"> GUID=a80dd022-f64c-43ae-a91f-6889929d8c48 </w:instrText>
            </w:r>
            <w:r w:rsidRPr="00841158">
              <w:rPr>
                <w:rFonts w:ascii="Times New Roman" w:hAnsi="Times New Roman" w:cs="Times New Roman"/>
                <w:lang w:val="en-GB" w:eastAsia="zh-CN"/>
              </w:rPr>
              <w:fldChar w:fldCharType="end"/>
            </w:r>
            <w:r w:rsidRPr="00841158">
              <w:rPr>
                <w:rFonts w:ascii="Times New Roman" w:hAnsi="Times New Roman" w:cs="Times New Roman"/>
                <w:lang w:val="en-GB" w:eastAsia="zh-CN"/>
              </w:rPr>
              <w:t>(B)</w:t>
            </w:r>
            <w:r w:rsidRPr="00841158">
              <w:rPr>
                <w:rFonts w:ascii="Times New Roman" w:hAnsi="Times New Roman" w:cs="Times New Roman"/>
                <w:lang w:val="en-GB" w:eastAsia="zh-CN"/>
              </w:rPr>
              <w:tab/>
              <w:t>The date of any decree or order or judgment:</w:t>
            </w:r>
          </w:p>
        </w:tc>
      </w:tr>
      <w:tr w:rsidR="004066EF" w:rsidRPr="00841158" w14:paraId="0BCB8264" w14:textId="77777777" w:rsidTr="00841158">
        <w:trPr>
          <w:divId w:val="2116439976"/>
        </w:trPr>
        <w:tc>
          <w:tcPr>
            <w:tcW w:w="7120" w:type="dxa"/>
            <w:shd w:val="clear" w:color="auto" w:fill="auto"/>
          </w:tcPr>
          <w:p w14:paraId="785C663F" w14:textId="77777777" w:rsidR="004066EF" w:rsidRPr="00841158" w:rsidRDefault="004066EF" w:rsidP="00841158">
            <w:pPr>
              <w:spacing w:before="60" w:after="60" w:line="240" w:lineRule="auto"/>
              <w:ind w:left="2007" w:hanging="533"/>
              <w:jc w:val="both"/>
              <w:rPr>
                <w:rFonts w:ascii="Times New Roman" w:hAnsi="Times New Roman" w:cs="Times New Roman"/>
                <w:lang w:val="en-GB" w:eastAsia="zh-CN"/>
              </w:rPr>
            </w:pPr>
            <w:r w:rsidRPr="00841158">
              <w:rPr>
                <w:rFonts w:ascii="Times New Roman" w:hAnsi="Times New Roman" w:cs="Times New Roman"/>
                <w:lang w:val="en-GB" w:eastAsia="zh-CN"/>
              </w:rPr>
              <w:fldChar w:fldCharType="begin"/>
            </w:r>
            <w:r w:rsidRPr="00841158">
              <w:rPr>
                <w:rFonts w:ascii="Times New Roman" w:hAnsi="Times New Roman" w:cs="Times New Roman"/>
                <w:lang w:val="en-GB" w:eastAsia="zh-CN"/>
              </w:rPr>
              <w:instrText xml:space="preserve"> GUID=91535acf-42cf-4fd2-a464-aa0a58f34ef1 </w:instrText>
            </w:r>
            <w:r w:rsidRPr="00841158">
              <w:rPr>
                <w:rFonts w:ascii="Times New Roman" w:hAnsi="Times New Roman" w:cs="Times New Roman"/>
                <w:lang w:val="en-GB" w:eastAsia="zh-CN"/>
              </w:rPr>
              <w:fldChar w:fldCharType="end"/>
            </w:r>
            <w:r w:rsidRPr="00841158">
              <w:rPr>
                <w:rFonts w:ascii="Times New Roman" w:hAnsi="Times New Roman" w:cs="Times New Roman"/>
                <w:lang w:val="en-GB" w:eastAsia="zh-CN"/>
              </w:rPr>
              <w:t>(C)</w:t>
            </w:r>
            <w:r w:rsidRPr="00841158">
              <w:rPr>
                <w:rFonts w:ascii="Times New Roman" w:hAnsi="Times New Roman" w:cs="Times New Roman"/>
                <w:lang w:val="en-GB" w:eastAsia="zh-CN"/>
              </w:rPr>
              <w:tab/>
              <w:t>Decree or order or judgment made:</w:t>
            </w:r>
          </w:p>
        </w:tc>
      </w:tr>
      <w:tr w:rsidR="004066EF" w:rsidRPr="00841158" w14:paraId="0EB563FF" w14:textId="77777777" w:rsidTr="00841158">
        <w:trPr>
          <w:divId w:val="2116439976"/>
        </w:trPr>
        <w:tc>
          <w:tcPr>
            <w:tcW w:w="7120" w:type="dxa"/>
            <w:shd w:val="clear" w:color="auto" w:fill="auto"/>
          </w:tcPr>
          <w:p w14:paraId="1955E16A" w14:textId="77777777" w:rsidR="004066EF" w:rsidRPr="00841158" w:rsidRDefault="004066EF" w:rsidP="00841158">
            <w:pPr>
              <w:spacing w:before="60" w:after="60" w:line="240" w:lineRule="auto"/>
              <w:ind w:left="2007" w:hanging="533"/>
              <w:jc w:val="both"/>
              <w:rPr>
                <w:rFonts w:ascii="Times New Roman" w:hAnsi="Times New Roman" w:cs="Times New Roman"/>
                <w:lang w:val="en-GB" w:eastAsia="zh-CN"/>
              </w:rPr>
            </w:pPr>
            <w:r w:rsidRPr="00841158">
              <w:rPr>
                <w:rFonts w:ascii="Times New Roman" w:hAnsi="Times New Roman" w:cs="Times New Roman"/>
                <w:lang w:val="en-GB" w:eastAsia="zh-CN"/>
              </w:rPr>
              <w:fldChar w:fldCharType="begin"/>
            </w:r>
            <w:r w:rsidRPr="00841158">
              <w:rPr>
                <w:rFonts w:ascii="Times New Roman" w:hAnsi="Times New Roman" w:cs="Times New Roman"/>
                <w:lang w:val="en-GB" w:eastAsia="zh-CN"/>
              </w:rPr>
              <w:instrText xml:space="preserve"> GUID=60ee56e9-2597-4f4b-88e4-0ec585653c81 </w:instrText>
            </w:r>
            <w:r w:rsidRPr="00841158">
              <w:rPr>
                <w:rFonts w:ascii="Times New Roman" w:hAnsi="Times New Roman" w:cs="Times New Roman"/>
                <w:lang w:val="en-GB" w:eastAsia="zh-CN"/>
              </w:rPr>
              <w:fldChar w:fldCharType="end"/>
            </w:r>
            <w:r w:rsidRPr="00841158">
              <w:rPr>
                <w:rFonts w:ascii="Times New Roman" w:hAnsi="Times New Roman" w:cs="Times New Roman"/>
                <w:lang w:val="en-GB" w:eastAsia="zh-CN"/>
              </w:rPr>
              <w:t>(D)</w:t>
            </w:r>
            <w:r w:rsidRPr="00841158">
              <w:rPr>
                <w:rFonts w:ascii="Times New Roman" w:hAnsi="Times New Roman" w:cs="Times New Roman"/>
                <w:lang w:val="en-GB" w:eastAsia="zh-CN"/>
              </w:rPr>
              <w:tab/>
              <w:t>If no decree or order or judgment has been made, the status of the proceedings:</w:t>
            </w:r>
          </w:p>
        </w:tc>
      </w:tr>
      <w:tr w:rsidR="004066EF" w:rsidRPr="00841158" w14:paraId="5EEAA5EA" w14:textId="77777777" w:rsidTr="00841158">
        <w:trPr>
          <w:divId w:val="2116439976"/>
        </w:trPr>
        <w:tc>
          <w:tcPr>
            <w:tcW w:w="7120" w:type="dxa"/>
            <w:shd w:val="clear" w:color="auto" w:fill="auto"/>
          </w:tcPr>
          <w:p w14:paraId="5FC9E1DC" w14:textId="77777777" w:rsidR="004066EF" w:rsidRPr="00841158" w:rsidRDefault="004066EF" w:rsidP="00841158">
            <w:pPr>
              <w:spacing w:before="60" w:after="60" w:line="240" w:lineRule="auto"/>
              <w:ind w:left="1474" w:hanging="533"/>
              <w:jc w:val="both"/>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GUID=185f9828-15e5-4bf6-9b23-da2a2c2ec5d5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(iii)</w:t>
            </w:r>
            <w:r w:rsidRPr="00841158">
              <w:rPr>
                <w:rFonts w:ascii="Times New Roman" w:hAnsi="Times New Roman" w:cs="Times New Roman"/>
                <w:lang w:val="en-GB" w:eastAsia="en-US"/>
              </w:rPr>
              <w:tab/>
              <w:t>There are bankruptcy proceedings against the Defendant pending as at [</w:t>
            </w:r>
            <w:r w:rsidRPr="00841158">
              <w:rPr>
                <w:rFonts w:ascii="Times New Roman" w:hAnsi="Times New Roman" w:cs="Times New Roman"/>
                <w:i/>
                <w:lang w:val="en-GB" w:eastAsia="en-US"/>
              </w:rPr>
              <w:t>to state date, which shall not be later than 7 days immediately preceding the filing of the Defence and/or Counterclaim</w:t>
            </w:r>
            <w:r w:rsidRPr="00841158">
              <w:rPr>
                <w:rFonts w:ascii="Times New Roman" w:hAnsi="Times New Roman" w:cs="Times New Roman"/>
                <w:lang w:val="en-GB" w:eastAsia="en-US"/>
              </w:rPr>
              <w:t>]:</w:t>
            </w:r>
          </w:p>
        </w:tc>
      </w:tr>
      <w:tr w:rsidR="004066EF" w:rsidRPr="00841158" w14:paraId="74DF6B31" w14:textId="77777777" w:rsidTr="00841158">
        <w:trPr>
          <w:divId w:val="2116439976"/>
        </w:trPr>
        <w:tc>
          <w:tcPr>
            <w:tcW w:w="7120" w:type="dxa"/>
            <w:shd w:val="clear" w:color="auto" w:fill="auto"/>
          </w:tcPr>
          <w:p w14:paraId="6AEBD88C" w14:textId="77777777" w:rsidR="004066EF" w:rsidRPr="00841158" w:rsidRDefault="004066EF" w:rsidP="00841158">
            <w:pPr>
              <w:spacing w:before="60" w:after="60" w:line="240" w:lineRule="auto"/>
              <w:ind w:left="2007" w:hanging="533"/>
              <w:rPr>
                <w:rFonts w:ascii="Times New Roman" w:hAnsi="Times New Roman" w:cs="Times New Roman"/>
                <w:lang w:val="en-GB" w:eastAsia="zh-CN"/>
              </w:rPr>
            </w:pPr>
            <w:r w:rsidRPr="00841158">
              <w:rPr>
                <w:rFonts w:ascii="Times New Roman" w:hAnsi="Times New Roman" w:cs="Times New Roman"/>
                <w:lang w:val="en-GB" w:eastAsia="zh-CN"/>
              </w:rPr>
              <w:fldChar w:fldCharType="begin"/>
            </w:r>
            <w:r w:rsidRPr="00841158">
              <w:rPr>
                <w:rFonts w:ascii="Times New Roman" w:hAnsi="Times New Roman" w:cs="Times New Roman"/>
                <w:lang w:val="en-GB" w:eastAsia="zh-CN"/>
              </w:rPr>
              <w:instrText xml:space="preserve"> GUID=d23583ae-cff8-48d3-814c-34117f3d4b0a </w:instrText>
            </w:r>
            <w:r w:rsidRPr="00841158">
              <w:rPr>
                <w:rFonts w:ascii="Times New Roman" w:hAnsi="Times New Roman" w:cs="Times New Roman"/>
                <w:lang w:val="en-GB" w:eastAsia="zh-CN"/>
              </w:rPr>
              <w:fldChar w:fldCharType="end"/>
            </w:r>
            <w:r w:rsidRPr="00841158">
              <w:rPr>
                <w:rFonts w:ascii="Times New Roman" w:hAnsi="Times New Roman" w:cs="Times New Roman"/>
                <w:lang w:val="en-GB" w:eastAsia="zh-CN"/>
              </w:rPr>
              <w:t>(A)</w:t>
            </w:r>
            <w:r w:rsidRPr="00841158">
              <w:rPr>
                <w:rFonts w:ascii="Times New Roman" w:hAnsi="Times New Roman" w:cs="Times New Roman"/>
                <w:lang w:val="en-GB" w:eastAsia="zh-CN"/>
              </w:rPr>
              <w:tab/>
              <w:t>The suit number:</w:t>
            </w:r>
          </w:p>
        </w:tc>
      </w:tr>
      <w:tr w:rsidR="004066EF" w:rsidRPr="00841158" w14:paraId="7F4D05BB" w14:textId="77777777" w:rsidTr="00841158">
        <w:trPr>
          <w:divId w:val="2116439976"/>
        </w:trPr>
        <w:tc>
          <w:tcPr>
            <w:tcW w:w="7120" w:type="dxa"/>
            <w:shd w:val="clear" w:color="auto" w:fill="auto"/>
          </w:tcPr>
          <w:p w14:paraId="3A202C37" w14:textId="77777777" w:rsidR="004066EF" w:rsidRPr="00841158" w:rsidRDefault="004066EF" w:rsidP="00841158">
            <w:pPr>
              <w:spacing w:before="60" w:after="60" w:line="240" w:lineRule="auto"/>
              <w:ind w:left="2007" w:hanging="533"/>
              <w:rPr>
                <w:rFonts w:ascii="Times New Roman" w:hAnsi="Times New Roman" w:cs="Times New Roman"/>
                <w:lang w:val="en-GB" w:eastAsia="zh-CN"/>
              </w:rPr>
            </w:pPr>
            <w:r w:rsidRPr="00841158">
              <w:rPr>
                <w:rFonts w:ascii="Times New Roman" w:hAnsi="Times New Roman" w:cs="Times New Roman"/>
                <w:lang w:val="en-GB" w:eastAsia="zh-CN"/>
              </w:rPr>
              <w:fldChar w:fldCharType="begin"/>
            </w:r>
            <w:r w:rsidRPr="00841158">
              <w:rPr>
                <w:rFonts w:ascii="Times New Roman" w:hAnsi="Times New Roman" w:cs="Times New Roman"/>
                <w:lang w:val="en-GB" w:eastAsia="zh-CN"/>
              </w:rPr>
              <w:instrText xml:space="preserve"> GUID=f157281a-f4cd-4b7b-abad-a630f98f9d77 </w:instrText>
            </w:r>
            <w:r w:rsidRPr="00841158">
              <w:rPr>
                <w:rFonts w:ascii="Times New Roman" w:hAnsi="Times New Roman" w:cs="Times New Roman"/>
                <w:lang w:val="en-GB" w:eastAsia="zh-CN"/>
              </w:rPr>
              <w:fldChar w:fldCharType="end"/>
            </w:r>
            <w:r w:rsidRPr="00841158">
              <w:rPr>
                <w:rFonts w:ascii="Times New Roman" w:hAnsi="Times New Roman" w:cs="Times New Roman"/>
                <w:lang w:val="en-GB" w:eastAsia="zh-CN"/>
              </w:rPr>
              <w:t>(B)</w:t>
            </w:r>
            <w:r w:rsidRPr="00841158">
              <w:rPr>
                <w:rFonts w:ascii="Times New Roman" w:hAnsi="Times New Roman" w:cs="Times New Roman"/>
                <w:lang w:val="en-GB" w:eastAsia="zh-CN"/>
              </w:rPr>
              <w:tab/>
              <w:t>Whether creditor’s bankruptcy application or debtor’s bankruptcy application:</w:t>
            </w:r>
          </w:p>
        </w:tc>
      </w:tr>
      <w:tr w:rsidR="004066EF" w:rsidRPr="00841158" w14:paraId="18F36377" w14:textId="77777777" w:rsidTr="00841158">
        <w:trPr>
          <w:divId w:val="2116439976"/>
        </w:trPr>
        <w:tc>
          <w:tcPr>
            <w:tcW w:w="7120" w:type="dxa"/>
            <w:shd w:val="clear" w:color="auto" w:fill="auto"/>
          </w:tcPr>
          <w:p w14:paraId="48E1C946" w14:textId="77777777" w:rsidR="004066EF" w:rsidRPr="00841158" w:rsidRDefault="004066EF" w:rsidP="00841158">
            <w:pPr>
              <w:spacing w:before="60" w:after="60" w:line="240" w:lineRule="auto"/>
              <w:ind w:left="2007" w:hanging="533"/>
              <w:rPr>
                <w:rFonts w:ascii="Times New Roman" w:hAnsi="Times New Roman" w:cs="Times New Roman"/>
                <w:lang w:val="en-GB" w:eastAsia="zh-CN"/>
              </w:rPr>
            </w:pPr>
            <w:r w:rsidRPr="00841158">
              <w:rPr>
                <w:rFonts w:ascii="Times New Roman" w:hAnsi="Times New Roman" w:cs="Times New Roman"/>
                <w:lang w:val="en-GB" w:eastAsia="zh-CN"/>
              </w:rPr>
              <w:fldChar w:fldCharType="begin"/>
            </w:r>
            <w:r w:rsidRPr="00841158">
              <w:rPr>
                <w:rFonts w:ascii="Times New Roman" w:hAnsi="Times New Roman" w:cs="Times New Roman"/>
                <w:lang w:val="en-GB" w:eastAsia="zh-CN"/>
              </w:rPr>
              <w:instrText xml:space="preserve"> GUID=448bc23f-0428-4edd-adc9-c1208c1e7393 </w:instrText>
            </w:r>
            <w:r w:rsidRPr="00841158">
              <w:rPr>
                <w:rFonts w:ascii="Times New Roman" w:hAnsi="Times New Roman" w:cs="Times New Roman"/>
                <w:lang w:val="en-GB" w:eastAsia="zh-CN"/>
              </w:rPr>
              <w:fldChar w:fldCharType="end"/>
            </w:r>
            <w:r w:rsidRPr="00841158">
              <w:rPr>
                <w:rFonts w:ascii="Times New Roman" w:hAnsi="Times New Roman" w:cs="Times New Roman"/>
                <w:lang w:val="en-GB" w:eastAsia="zh-CN"/>
              </w:rPr>
              <w:t>(C)</w:t>
            </w:r>
            <w:r w:rsidRPr="00841158">
              <w:rPr>
                <w:rFonts w:ascii="Times New Roman" w:hAnsi="Times New Roman" w:cs="Times New Roman"/>
                <w:lang w:val="en-GB" w:eastAsia="zh-CN"/>
              </w:rPr>
              <w:tab/>
              <w:t>Name of Creditor:</w:t>
            </w:r>
          </w:p>
        </w:tc>
      </w:tr>
      <w:tr w:rsidR="004066EF" w:rsidRPr="00841158" w14:paraId="78810469" w14:textId="77777777" w:rsidTr="00841158">
        <w:trPr>
          <w:divId w:val="2116439976"/>
        </w:trPr>
        <w:tc>
          <w:tcPr>
            <w:tcW w:w="7120" w:type="dxa"/>
            <w:shd w:val="clear" w:color="auto" w:fill="auto"/>
          </w:tcPr>
          <w:p w14:paraId="4C3B8853" w14:textId="77777777" w:rsidR="004066EF" w:rsidRDefault="004066EF" w:rsidP="00841158">
            <w:pPr>
              <w:spacing w:before="60" w:after="60" w:line="240" w:lineRule="auto"/>
              <w:ind w:left="2007" w:hanging="533"/>
              <w:rPr>
                <w:rFonts w:ascii="Times New Roman" w:hAnsi="Times New Roman" w:cs="Times New Roman"/>
                <w:lang w:val="en-GB" w:eastAsia="zh-CN"/>
              </w:rPr>
            </w:pPr>
            <w:r w:rsidRPr="00841158">
              <w:rPr>
                <w:rFonts w:ascii="Times New Roman" w:hAnsi="Times New Roman" w:cs="Times New Roman"/>
                <w:lang w:val="en-GB" w:eastAsia="zh-CN"/>
              </w:rPr>
              <w:fldChar w:fldCharType="begin"/>
            </w:r>
            <w:r w:rsidRPr="00841158">
              <w:rPr>
                <w:rFonts w:ascii="Times New Roman" w:hAnsi="Times New Roman" w:cs="Times New Roman"/>
                <w:lang w:val="en-GB" w:eastAsia="zh-CN"/>
              </w:rPr>
              <w:instrText xml:space="preserve"> GUID=e14572a6-9a19-4a2f-b02b-c42c89db6cf0 </w:instrText>
            </w:r>
            <w:r w:rsidRPr="00841158">
              <w:rPr>
                <w:rFonts w:ascii="Times New Roman" w:hAnsi="Times New Roman" w:cs="Times New Roman"/>
                <w:lang w:val="en-GB" w:eastAsia="zh-CN"/>
              </w:rPr>
              <w:fldChar w:fldCharType="end"/>
            </w:r>
            <w:r w:rsidR="00401B50">
              <w:rPr>
                <w:rFonts w:ascii="Times New Roman" w:hAnsi="Times New Roman" w:cs="Times New Roman"/>
                <w:lang w:val="en-GB" w:eastAsia="zh-CN"/>
              </w:rPr>
              <w:t>(D)</w:t>
            </w:r>
            <w:r w:rsidR="00401B50">
              <w:rPr>
                <w:rFonts w:ascii="Times New Roman" w:hAnsi="Times New Roman" w:cs="Times New Roman"/>
                <w:lang w:val="en-GB" w:eastAsia="zh-CN"/>
              </w:rPr>
              <w:tab/>
              <w:t>Amount of debt claimed:</w:t>
            </w:r>
          </w:p>
          <w:p w14:paraId="22E9A58E" w14:textId="77777777" w:rsidR="00401B50" w:rsidRPr="00841158" w:rsidRDefault="00401B50" w:rsidP="00841158">
            <w:pPr>
              <w:spacing w:before="60" w:after="60" w:line="240" w:lineRule="auto"/>
              <w:ind w:left="2007" w:hanging="533"/>
              <w:rPr>
                <w:rFonts w:ascii="Times New Roman" w:hAnsi="Times New Roman" w:cs="Times New Roman"/>
                <w:lang w:val="en-GB" w:eastAsia="zh-CN"/>
              </w:rPr>
            </w:pPr>
            <w:r>
              <w:rPr>
                <w:rFonts w:ascii="Times New Roman" w:hAnsi="Times New Roman" w:cs="Times New Roman"/>
                <w:lang w:val="en-GB" w:eastAsia="zh-CN"/>
              </w:rPr>
              <w:t xml:space="preserve">(E)    Status of proceedings; </w:t>
            </w:r>
          </w:p>
        </w:tc>
      </w:tr>
      <w:tr w:rsidR="004066EF" w:rsidRPr="00841158" w14:paraId="10AA23FB" w14:textId="77777777" w:rsidTr="00841158">
        <w:trPr>
          <w:divId w:val="2116439976"/>
        </w:trPr>
        <w:tc>
          <w:tcPr>
            <w:tcW w:w="7120" w:type="dxa"/>
            <w:shd w:val="clear" w:color="auto" w:fill="auto"/>
          </w:tcPr>
          <w:p w14:paraId="08932975" w14:textId="77777777" w:rsidR="004A0AC1" w:rsidRPr="00841158" w:rsidRDefault="004A0AC1" w:rsidP="00401B50">
            <w:pPr>
              <w:spacing w:before="60" w:after="60" w:line="240" w:lineRule="auto"/>
              <w:rPr>
                <w:rFonts w:ascii="Times New Roman" w:hAnsi="Times New Roman" w:cs="Times New Roman"/>
                <w:lang w:val="en-GB" w:eastAsia="zh-CN"/>
              </w:rPr>
            </w:pPr>
          </w:p>
        </w:tc>
      </w:tr>
      <w:tr w:rsidR="004066EF" w:rsidRPr="00841158" w14:paraId="0A11809E" w14:textId="77777777" w:rsidTr="00841158">
        <w:trPr>
          <w:divId w:val="2116439976"/>
        </w:trPr>
        <w:tc>
          <w:tcPr>
            <w:tcW w:w="7120" w:type="dxa"/>
            <w:shd w:val="clear" w:color="auto" w:fill="auto"/>
          </w:tcPr>
          <w:p w14:paraId="6A3309AE" w14:textId="77777777" w:rsidR="004A0AC1" w:rsidRPr="00841158" w:rsidRDefault="004066EF" w:rsidP="006172E9">
            <w:pPr>
              <w:numPr>
                <w:ilvl w:val="0"/>
                <w:numId w:val="114"/>
              </w:numPr>
              <w:spacing w:before="60" w:after="60" w:line="240" w:lineRule="auto"/>
              <w:jc w:val="both"/>
              <w:rPr>
                <w:rFonts w:ascii="Times New Roman" w:hAnsi="Times New Roman" w:cs="Times New Roman"/>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GUID=ff7fcdac-2a48-4580-ae68-7c6fe58ce5e1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Counterclaim*</w:t>
            </w:r>
            <w:r w:rsidR="004A0AC1" w:rsidRPr="00841158">
              <w:rPr>
                <w:rFonts w:ascii="Times New Roman" w:hAnsi="Times New Roman" w:cs="Times New Roman"/>
              </w:rPr>
              <w:t xml:space="preserve"> </w:t>
            </w:r>
          </w:p>
          <w:p w14:paraId="43074C93" w14:textId="77777777" w:rsidR="004066EF" w:rsidRPr="00841158" w:rsidRDefault="004A0AC1" w:rsidP="00841158">
            <w:pPr>
              <w:spacing w:before="60" w:after="60" w:line="240" w:lineRule="auto"/>
              <w:ind w:left="720"/>
              <w:jc w:val="both"/>
              <w:rPr>
                <w:rFonts w:ascii="Times New Roman" w:hAnsi="Times New Roman" w:cs="Times New Roman"/>
                <w:lang w:val="en-GB" w:eastAsia="en-US"/>
              </w:rPr>
            </w:pPr>
            <w:r w:rsidRPr="00841158">
              <w:rPr>
                <w:rFonts w:ascii="Times New Roman" w:hAnsi="Times New Roman" w:cs="Times New Roman"/>
              </w:rPr>
              <w:t xml:space="preserve">The Defendant is required to attend a parenting programme by the Ministry of Social and Family Development before filing a Counterclaim. </w:t>
            </w:r>
            <w:r w:rsidR="00CA7B16" w:rsidRPr="00841158">
              <w:rPr>
                <w:rFonts w:ascii="Times New Roman" w:hAnsi="Times New Roman" w:cs="Times New Roman"/>
              </w:rPr>
              <w:t xml:space="preserve">        </w:t>
            </w:r>
          </w:p>
        </w:tc>
      </w:tr>
      <w:tr w:rsidR="004066EF" w:rsidRPr="00841158" w14:paraId="66D51D36" w14:textId="77777777" w:rsidTr="00841158">
        <w:trPr>
          <w:divId w:val="2116439976"/>
        </w:trPr>
        <w:tc>
          <w:tcPr>
            <w:tcW w:w="7120" w:type="dxa"/>
            <w:shd w:val="clear" w:color="auto" w:fill="auto"/>
          </w:tcPr>
          <w:p w14:paraId="5C7FDF60" w14:textId="77777777" w:rsidR="00552017" w:rsidRPr="00841158" w:rsidRDefault="00552017" w:rsidP="00841158">
            <w:pPr>
              <w:spacing w:before="60" w:after="60" w:line="240" w:lineRule="auto"/>
              <w:ind w:left="770" w:hanging="567"/>
              <w:jc w:val="both"/>
              <w:rPr>
                <w:rFonts w:ascii="Times New Roman" w:hAnsi="Times New Roman" w:cs="Times New Roman"/>
              </w:rPr>
            </w:pPr>
            <w:r w:rsidRPr="00841158">
              <w:rPr>
                <w:rFonts w:ascii="Times New Roman" w:hAnsi="Times New Roman" w:cs="Times New Roman"/>
                <w:sz w:val="22"/>
                <w:szCs w:val="22"/>
              </w:rPr>
              <w:tab/>
            </w:r>
            <w:r w:rsidRPr="00841158">
              <w:rPr>
                <w:rFonts w:ascii="Times New Roman" w:hAnsi="Times New Roman" w:cs="Times New Roman"/>
              </w:rPr>
              <w:t xml:space="preserve">*The Defendant has participated in a parenting programme and has been issued with a Certificate of Completion by the Ministry </w:t>
            </w:r>
            <w:r w:rsidRPr="00841158">
              <w:rPr>
                <w:rFonts w:ascii="Times New Roman" w:hAnsi="Times New Roman" w:cs="Times New Roman"/>
              </w:rPr>
              <w:lastRenderedPageBreak/>
              <w:t>of Social and Family Development, before filing the Counterclaim.</w:t>
            </w:r>
          </w:p>
          <w:p w14:paraId="30A945A2" w14:textId="77777777" w:rsidR="00552017" w:rsidRPr="00841158" w:rsidRDefault="00552017" w:rsidP="00841158">
            <w:pPr>
              <w:spacing w:before="60" w:after="60" w:line="240" w:lineRule="auto"/>
              <w:ind w:left="770" w:hanging="567"/>
              <w:jc w:val="both"/>
              <w:rPr>
                <w:rFonts w:ascii="Times New Roman" w:hAnsi="Times New Roman" w:cs="Times New Roman"/>
              </w:rPr>
            </w:pPr>
            <w:r w:rsidRPr="00841158">
              <w:rPr>
                <w:rFonts w:ascii="Times New Roman" w:hAnsi="Times New Roman" w:cs="Times New Roman"/>
              </w:rPr>
              <w:tab/>
              <w:t>A copy of the Certificate of Completion is annexed herein (Annex [</w:t>
            </w:r>
            <w:r w:rsidRPr="00841158">
              <w:rPr>
                <w:rFonts w:ascii="Times New Roman" w:hAnsi="Times New Roman" w:cs="Times New Roman"/>
                <w:i/>
              </w:rPr>
              <w:t>to state number</w:t>
            </w:r>
            <w:r w:rsidRPr="00841158">
              <w:rPr>
                <w:rFonts w:ascii="Times New Roman" w:hAnsi="Times New Roman" w:cs="Times New Roman"/>
              </w:rPr>
              <w:t>])</w:t>
            </w:r>
          </w:p>
          <w:p w14:paraId="68E136EF" w14:textId="77777777" w:rsidR="004A0AC1" w:rsidRPr="00841158" w:rsidRDefault="004A0AC1" w:rsidP="00841158">
            <w:pPr>
              <w:spacing w:before="60" w:after="60" w:line="240" w:lineRule="auto"/>
              <w:jc w:val="both"/>
              <w:rPr>
                <w:rFonts w:ascii="Times New Roman" w:hAnsi="Times New Roman" w:cs="Times New Roman"/>
              </w:rPr>
            </w:pPr>
            <w:r w:rsidRPr="00841158">
              <w:rPr>
                <w:rFonts w:ascii="Times New Roman" w:hAnsi="Times New Roman" w:cs="Times New Roman"/>
              </w:rPr>
              <w:t>OR</w:t>
            </w:r>
          </w:p>
          <w:p w14:paraId="23055BEC" w14:textId="77777777" w:rsidR="004A0AC1" w:rsidRPr="00841158" w:rsidRDefault="004A0AC1" w:rsidP="00841158">
            <w:pPr>
              <w:spacing w:before="60" w:after="60" w:line="240" w:lineRule="auto"/>
              <w:ind w:left="475" w:hanging="475"/>
              <w:jc w:val="both"/>
              <w:rPr>
                <w:rFonts w:ascii="Times New Roman" w:hAnsi="Times New Roman" w:cs="Times New Roman"/>
              </w:rPr>
            </w:pPr>
            <w:r w:rsidRPr="00841158">
              <w:rPr>
                <w:rFonts w:ascii="Times New Roman" w:hAnsi="Times New Roman" w:cs="Times New Roman"/>
              </w:rPr>
              <w:t xml:space="preserve"> </w:t>
            </w:r>
            <w:r w:rsidRPr="00841158">
              <w:rPr>
                <w:rFonts w:ascii="Times New Roman" w:hAnsi="Times New Roman" w:cs="Times New Roman"/>
              </w:rPr>
              <w:tab/>
              <w:t>*The Defendant has not participated in a parenting programme but:</w:t>
            </w:r>
          </w:p>
          <w:p w14:paraId="1FA43232" w14:textId="77777777" w:rsidR="004A0AC1" w:rsidRPr="00841158" w:rsidRDefault="004A0AC1" w:rsidP="00841158">
            <w:pPr>
              <w:spacing w:before="60" w:after="60" w:line="240" w:lineRule="auto"/>
              <w:ind w:left="475" w:hanging="475"/>
              <w:jc w:val="both"/>
              <w:rPr>
                <w:rFonts w:ascii="Times New Roman" w:hAnsi="Times New Roman" w:cs="Times New Roman"/>
              </w:rPr>
            </w:pPr>
            <w:r w:rsidRPr="00841158">
              <w:rPr>
                <w:rFonts w:ascii="Times New Roman" w:hAnsi="Times New Roman" w:cs="Times New Roman"/>
              </w:rPr>
              <w:t>(a)</w:t>
            </w:r>
            <w:r w:rsidRPr="00841158">
              <w:rPr>
                <w:rFonts w:ascii="Times New Roman" w:hAnsi="Times New Roman" w:cs="Times New Roman"/>
              </w:rPr>
              <w:tab/>
              <w:t>has been issued with a Note of Exclusion by the Ministry of Social and Family Development; or</w:t>
            </w:r>
          </w:p>
          <w:p w14:paraId="79266A3F" w14:textId="77777777" w:rsidR="004A0AC1" w:rsidRPr="00841158" w:rsidRDefault="004A0AC1" w:rsidP="00841158">
            <w:pPr>
              <w:spacing w:before="60" w:after="60" w:line="240" w:lineRule="auto"/>
              <w:ind w:left="475" w:hanging="475"/>
              <w:jc w:val="both"/>
              <w:rPr>
                <w:rFonts w:ascii="Times New Roman" w:hAnsi="Times New Roman" w:cs="Times New Roman"/>
              </w:rPr>
            </w:pPr>
            <w:r w:rsidRPr="00841158">
              <w:rPr>
                <w:rFonts w:ascii="Times New Roman" w:hAnsi="Times New Roman" w:cs="Times New Roman"/>
              </w:rPr>
              <w:t>(b)</w:t>
            </w:r>
            <w:r w:rsidRPr="00841158">
              <w:rPr>
                <w:rFonts w:ascii="Times New Roman" w:hAnsi="Times New Roman" w:cs="Times New Roman"/>
              </w:rPr>
              <w:tab/>
              <w:t>has obtained an Order of Court allowing the Defendant to file the Counterclaim pursuant to section 94</w:t>
            </w:r>
            <w:proofErr w:type="gramStart"/>
            <w:r w:rsidRPr="00841158">
              <w:rPr>
                <w:rFonts w:ascii="Times New Roman" w:hAnsi="Times New Roman" w:cs="Times New Roman"/>
              </w:rPr>
              <w:t>A(</w:t>
            </w:r>
            <w:proofErr w:type="gramEnd"/>
            <w:r w:rsidRPr="00841158">
              <w:rPr>
                <w:rFonts w:ascii="Times New Roman" w:hAnsi="Times New Roman" w:cs="Times New Roman"/>
              </w:rPr>
              <w:t xml:space="preserve">4) of the Women’s Charter. </w:t>
            </w:r>
          </w:p>
          <w:p w14:paraId="51C6FB08" w14:textId="77777777" w:rsidR="004A0AC1" w:rsidRPr="00841158" w:rsidRDefault="004A0AC1" w:rsidP="00841158">
            <w:pPr>
              <w:spacing w:before="60" w:after="60" w:line="240" w:lineRule="auto"/>
              <w:ind w:left="940" w:hanging="533"/>
              <w:jc w:val="both"/>
              <w:rPr>
                <w:rFonts w:ascii="Times New Roman" w:hAnsi="Times New Roman" w:cs="Times New Roman"/>
                <w:lang w:val="en-GB" w:eastAsia="en-US"/>
              </w:rPr>
            </w:pPr>
            <w:r w:rsidRPr="00841158">
              <w:rPr>
                <w:rFonts w:ascii="Times New Roman" w:hAnsi="Times New Roman" w:cs="Times New Roman"/>
              </w:rPr>
              <w:t xml:space="preserve">        A copy of the Note of Exclusion/Order of Court* is annexed herein (Annex [</w:t>
            </w:r>
            <w:r w:rsidRPr="00841158">
              <w:rPr>
                <w:rFonts w:ascii="Times New Roman" w:hAnsi="Times New Roman" w:cs="Times New Roman"/>
                <w:i/>
              </w:rPr>
              <w:t>to state number</w:t>
            </w:r>
            <w:r w:rsidRPr="00841158">
              <w:rPr>
                <w:rFonts w:ascii="Times New Roman" w:hAnsi="Times New Roman" w:cs="Times New Roman"/>
              </w:rPr>
              <w:t xml:space="preserve">]).         </w:t>
            </w:r>
          </w:p>
          <w:p w14:paraId="59993D64" w14:textId="77777777" w:rsidR="004066EF" w:rsidRPr="00841158" w:rsidRDefault="004066EF" w:rsidP="00841158">
            <w:pPr>
              <w:spacing w:before="60" w:after="60" w:line="240" w:lineRule="auto"/>
              <w:ind w:left="940" w:hanging="533"/>
              <w:jc w:val="both"/>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GUID=537569ed-4378-4b2f-afae-14271028a15e </w:instrText>
            </w:r>
            <w:r w:rsidRPr="00841158">
              <w:rPr>
                <w:rFonts w:ascii="Times New Roman" w:hAnsi="Times New Roman" w:cs="Times New Roman"/>
                <w:lang w:val="en-GB" w:eastAsia="en-US"/>
              </w:rPr>
              <w:fldChar w:fldCharType="end"/>
            </w:r>
          </w:p>
        </w:tc>
      </w:tr>
      <w:tr w:rsidR="003C7C9F" w:rsidRPr="00841158" w14:paraId="47D482CB" w14:textId="77777777" w:rsidTr="00841158">
        <w:trPr>
          <w:divId w:val="2116439976"/>
        </w:trPr>
        <w:tc>
          <w:tcPr>
            <w:tcW w:w="7120" w:type="dxa"/>
            <w:shd w:val="clear" w:color="auto" w:fill="auto"/>
          </w:tcPr>
          <w:p w14:paraId="18CE9270" w14:textId="77777777" w:rsidR="003C7C9F" w:rsidRPr="00841158" w:rsidRDefault="003C7C9F" w:rsidP="00841158">
            <w:pPr>
              <w:spacing w:before="60" w:after="60" w:line="240" w:lineRule="auto"/>
              <w:ind w:left="851" w:hanging="425"/>
              <w:jc w:val="both"/>
              <w:rPr>
                <w:rFonts w:ascii="Times New Roman" w:hAnsi="Times New Roman" w:cs="Times New Roman"/>
                <w:color w:val="FF0000"/>
                <w:sz w:val="22"/>
                <w:szCs w:val="22"/>
              </w:rPr>
            </w:pPr>
            <w:r w:rsidRPr="00841158">
              <w:rPr>
                <w:rFonts w:ascii="Times New Roman" w:hAnsi="Times New Roman" w:cs="Times New Roman"/>
                <w:lang w:val="en-GB" w:eastAsia="en-US"/>
              </w:rPr>
              <w:lastRenderedPageBreak/>
              <w:t>(1)</w:t>
            </w:r>
            <w:r w:rsidRPr="00841158">
              <w:rPr>
                <w:rFonts w:ascii="Times New Roman" w:hAnsi="Times New Roman" w:cs="Times New Roman"/>
                <w:i/>
                <w:lang w:val="en-GB" w:eastAsia="en-US"/>
              </w:rPr>
              <w:tab/>
            </w:r>
            <w:r w:rsidRPr="00841158">
              <w:rPr>
                <w:rFonts w:ascii="Times New Roman" w:hAnsi="Times New Roman" w:cs="Times New Roman"/>
                <w:lang w:val="en-GB" w:eastAsia="en-US"/>
              </w:rPr>
              <w:t>The Defendant repeats paragraph(s) [</w:t>
            </w:r>
            <w:r w:rsidRPr="00841158">
              <w:rPr>
                <w:rFonts w:ascii="Times New Roman" w:hAnsi="Times New Roman" w:cs="Times New Roman"/>
                <w:i/>
                <w:lang w:val="en-GB" w:eastAsia="en-US"/>
              </w:rPr>
              <w:t>to state the numbers of the relevant paragraphs</w:t>
            </w:r>
            <w:r w:rsidRPr="00841158">
              <w:rPr>
                <w:rFonts w:ascii="Times New Roman" w:hAnsi="Times New Roman" w:cs="Times New Roman"/>
                <w:lang w:val="en-GB" w:eastAsia="en-US"/>
              </w:rPr>
              <w:t>] of the Statement of Claim.</w:t>
            </w:r>
          </w:p>
        </w:tc>
      </w:tr>
      <w:tr w:rsidR="004066EF" w:rsidRPr="00841158" w14:paraId="2BB448C6" w14:textId="77777777" w:rsidTr="00841158">
        <w:trPr>
          <w:divId w:val="2116439976"/>
        </w:trPr>
        <w:tc>
          <w:tcPr>
            <w:tcW w:w="7120" w:type="dxa"/>
            <w:shd w:val="clear" w:color="auto" w:fill="auto"/>
          </w:tcPr>
          <w:p w14:paraId="3EAA70C0" w14:textId="77777777" w:rsidR="004066EF" w:rsidRPr="00841158" w:rsidRDefault="004066EF" w:rsidP="00841158">
            <w:pPr>
              <w:spacing w:before="60" w:after="60" w:line="240" w:lineRule="auto"/>
              <w:ind w:left="940" w:hanging="533"/>
              <w:jc w:val="both"/>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GUID=fe0bd7f1-480d-424e-9e38-e48f3337d685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(2)</w:t>
            </w:r>
            <w:r w:rsidRPr="00841158">
              <w:rPr>
                <w:rFonts w:ascii="Times New Roman" w:hAnsi="Times New Roman" w:cs="Times New Roman"/>
                <w:i/>
                <w:lang w:val="en-GB" w:eastAsia="en-US"/>
              </w:rPr>
              <w:tab/>
            </w:r>
            <w:r w:rsidRPr="00841158">
              <w:rPr>
                <w:rFonts w:ascii="Times New Roman" w:hAnsi="Times New Roman" w:cs="Times New Roman"/>
                <w:lang w:val="en-GB" w:eastAsia="en-US"/>
              </w:rPr>
              <w:t xml:space="preserve">The Defendant is/is not* a bankrupt. </w:t>
            </w:r>
          </w:p>
        </w:tc>
      </w:tr>
      <w:tr w:rsidR="004066EF" w:rsidRPr="00841158" w14:paraId="66CAE161" w14:textId="77777777" w:rsidTr="00841158">
        <w:trPr>
          <w:divId w:val="2116439976"/>
        </w:trPr>
        <w:tc>
          <w:tcPr>
            <w:tcW w:w="7120" w:type="dxa"/>
            <w:shd w:val="clear" w:color="auto" w:fill="auto"/>
          </w:tcPr>
          <w:p w14:paraId="3E58914C" w14:textId="77777777" w:rsidR="004066EF" w:rsidRPr="00841158" w:rsidRDefault="004066EF" w:rsidP="00841158">
            <w:pPr>
              <w:spacing w:before="60" w:after="60" w:line="240" w:lineRule="auto"/>
              <w:ind w:left="940" w:hanging="533"/>
              <w:jc w:val="both"/>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GUID=652885bc-bb05-4588-9547-e8afcfd6d738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(3)</w:t>
            </w:r>
            <w:r w:rsidRPr="00841158">
              <w:rPr>
                <w:rFonts w:ascii="Times New Roman" w:hAnsi="Times New Roman" w:cs="Times New Roman"/>
                <w:i/>
                <w:lang w:val="en-GB" w:eastAsia="en-US"/>
              </w:rPr>
              <w:tab/>
            </w:r>
            <w:r w:rsidRPr="00841158">
              <w:rPr>
                <w:rFonts w:ascii="Times New Roman" w:hAnsi="Times New Roman" w:cs="Times New Roman"/>
                <w:lang w:val="en-GB" w:eastAsia="en-US"/>
              </w:rPr>
              <w:t>Ground on which Relief is Sought.</w:t>
            </w:r>
          </w:p>
        </w:tc>
      </w:tr>
      <w:tr w:rsidR="004066EF" w:rsidRPr="00841158" w14:paraId="65C27B65" w14:textId="77777777" w:rsidTr="00841158">
        <w:trPr>
          <w:divId w:val="2116439976"/>
        </w:trPr>
        <w:tc>
          <w:tcPr>
            <w:tcW w:w="7120" w:type="dxa"/>
            <w:shd w:val="clear" w:color="auto" w:fill="auto"/>
          </w:tcPr>
          <w:p w14:paraId="10353F1A" w14:textId="77777777" w:rsidR="004066EF" w:rsidRPr="00841158" w:rsidRDefault="004066EF" w:rsidP="00841158">
            <w:pPr>
              <w:spacing w:before="60" w:after="60" w:line="240" w:lineRule="auto"/>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GUID=41d87b09-ad81-460a-b41f-48ab5594acd5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The marriage is void</w:t>
            </w:r>
          </w:p>
        </w:tc>
      </w:tr>
      <w:tr w:rsidR="004066EF" w:rsidRPr="00841158" w14:paraId="5E2C2FEF" w14:textId="77777777" w:rsidTr="00841158">
        <w:trPr>
          <w:divId w:val="2116439976"/>
        </w:trPr>
        <w:tc>
          <w:tcPr>
            <w:tcW w:w="7120" w:type="dxa"/>
            <w:shd w:val="clear" w:color="auto" w:fill="auto"/>
          </w:tcPr>
          <w:p w14:paraId="7104BF4F" w14:textId="77777777" w:rsidR="004066EF" w:rsidRPr="00841158" w:rsidRDefault="004066EF" w:rsidP="00841158">
            <w:pPr>
              <w:spacing w:before="60" w:after="60" w:line="240" w:lineRule="auto"/>
              <w:ind w:left="940" w:hanging="533"/>
              <w:jc w:val="both"/>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GUID=83a65779-45b9-407d-831a-374f69c2f0b5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w:t>
            </w:r>
            <w:r w:rsidRPr="00841158">
              <w:rPr>
                <w:rFonts w:ascii="Times New Roman" w:hAnsi="Times New Roman" w:cs="Times New Roman"/>
                <w:i/>
                <w:lang w:val="en-GB" w:eastAsia="en-US"/>
              </w:rPr>
              <w:t>a</w:t>
            </w:r>
            <w:r w:rsidRPr="00841158">
              <w:rPr>
                <w:rFonts w:ascii="Times New Roman" w:hAnsi="Times New Roman" w:cs="Times New Roman"/>
                <w:lang w:val="en-GB" w:eastAsia="en-US"/>
              </w:rPr>
              <w:t>)</w:t>
            </w:r>
            <w:r w:rsidRPr="00841158">
              <w:rPr>
                <w:rFonts w:ascii="Times New Roman" w:hAnsi="Times New Roman" w:cs="Times New Roman"/>
                <w:lang w:val="en-GB" w:eastAsia="en-US"/>
              </w:rPr>
              <w:tab/>
              <w:t>*(For marriages that took place after 1st June 1981) The marriage is not valid under section 105 of the Women’s Charter: (</w:t>
            </w:r>
            <w:r w:rsidRPr="00841158">
              <w:rPr>
                <w:rFonts w:ascii="Times New Roman" w:hAnsi="Times New Roman" w:cs="Times New Roman"/>
                <w:i/>
                <w:lang w:val="en-GB" w:eastAsia="en-US"/>
              </w:rPr>
              <w:t>Choose one or more of the following</w:t>
            </w:r>
            <w:r w:rsidRPr="00841158">
              <w:rPr>
                <w:rFonts w:ascii="Times New Roman" w:hAnsi="Times New Roman" w:cs="Times New Roman"/>
                <w:lang w:val="en-GB" w:eastAsia="en-US"/>
              </w:rPr>
              <w:t>)</w:t>
            </w:r>
          </w:p>
        </w:tc>
      </w:tr>
      <w:tr w:rsidR="004066EF" w:rsidRPr="00841158" w14:paraId="59174A87" w14:textId="77777777" w:rsidTr="00841158">
        <w:trPr>
          <w:divId w:val="2116439976"/>
        </w:trPr>
        <w:tc>
          <w:tcPr>
            <w:tcW w:w="7120" w:type="dxa"/>
            <w:shd w:val="clear" w:color="auto" w:fill="auto"/>
          </w:tcPr>
          <w:p w14:paraId="6037D5F0" w14:textId="77777777" w:rsidR="004066EF" w:rsidRPr="00841158" w:rsidRDefault="004066EF" w:rsidP="00841158">
            <w:pPr>
              <w:spacing w:before="60" w:after="60" w:line="240" w:lineRule="auto"/>
              <w:ind w:left="1474" w:hanging="533"/>
              <w:jc w:val="both"/>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GUID=ca3577b0-1a47-46be-adc3-429e13987552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w:t>
            </w:r>
            <w:proofErr w:type="spellStart"/>
            <w:r w:rsidRPr="00841158">
              <w:rPr>
                <w:rFonts w:ascii="Times New Roman" w:hAnsi="Times New Roman" w:cs="Times New Roman"/>
                <w:lang w:val="en-GB" w:eastAsia="en-US"/>
              </w:rPr>
              <w:t>i</w:t>
            </w:r>
            <w:proofErr w:type="spellEnd"/>
            <w:r w:rsidRPr="00841158">
              <w:rPr>
                <w:rFonts w:ascii="Times New Roman" w:hAnsi="Times New Roman" w:cs="Times New Roman"/>
                <w:lang w:val="en-GB" w:eastAsia="en-US"/>
              </w:rPr>
              <w:t>)</w:t>
            </w:r>
            <w:r w:rsidRPr="00841158">
              <w:rPr>
                <w:rFonts w:ascii="Times New Roman" w:hAnsi="Times New Roman" w:cs="Times New Roman"/>
                <w:lang w:val="en-GB" w:eastAsia="en-US"/>
              </w:rPr>
              <w:tab/>
              <w:t>by virtue of section 3(4)/5/9/10/11/12/22* of the Women’s Charter</w:t>
            </w:r>
          </w:p>
        </w:tc>
      </w:tr>
      <w:tr w:rsidR="004066EF" w:rsidRPr="00841158" w14:paraId="3B24419E" w14:textId="77777777" w:rsidTr="00841158">
        <w:trPr>
          <w:divId w:val="2116439976"/>
        </w:trPr>
        <w:tc>
          <w:tcPr>
            <w:tcW w:w="7120" w:type="dxa"/>
            <w:shd w:val="clear" w:color="auto" w:fill="auto"/>
          </w:tcPr>
          <w:p w14:paraId="6D92FDEC" w14:textId="77777777" w:rsidR="004066EF" w:rsidRPr="00841158" w:rsidRDefault="004066EF" w:rsidP="00841158">
            <w:pPr>
              <w:spacing w:before="60" w:after="60" w:line="240" w:lineRule="auto"/>
              <w:ind w:left="1474" w:hanging="533"/>
              <w:jc w:val="both"/>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GUID=75f7a372-a1a2-4346-959d-d3070c2de2bc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(ii)</w:t>
            </w:r>
            <w:r w:rsidRPr="00841158">
              <w:rPr>
                <w:rFonts w:ascii="Times New Roman" w:hAnsi="Times New Roman" w:cs="Times New Roman"/>
                <w:lang w:val="en-GB" w:eastAsia="en-US"/>
              </w:rPr>
              <w:tab/>
              <w:t>(</w:t>
            </w:r>
            <w:r w:rsidRPr="00841158">
              <w:rPr>
                <w:rFonts w:ascii="Times New Roman" w:hAnsi="Times New Roman" w:cs="Times New Roman"/>
                <w:i/>
                <w:lang w:val="en-GB" w:eastAsia="en-US"/>
              </w:rPr>
              <w:t>for marriages celebrated outside Singapore</w:t>
            </w:r>
            <w:r w:rsidRPr="00841158">
              <w:rPr>
                <w:rFonts w:ascii="Times New Roman" w:hAnsi="Times New Roman" w:cs="Times New Roman"/>
                <w:lang w:val="en-GB" w:eastAsia="en-US"/>
              </w:rPr>
              <w:t>) for the lack of capacity</w:t>
            </w:r>
          </w:p>
        </w:tc>
      </w:tr>
      <w:tr w:rsidR="004066EF" w:rsidRPr="00841158" w14:paraId="15381114" w14:textId="77777777" w:rsidTr="00841158">
        <w:trPr>
          <w:divId w:val="2116439976"/>
        </w:trPr>
        <w:tc>
          <w:tcPr>
            <w:tcW w:w="7120" w:type="dxa"/>
            <w:shd w:val="clear" w:color="auto" w:fill="auto"/>
          </w:tcPr>
          <w:p w14:paraId="78F6200A" w14:textId="77777777" w:rsidR="004066EF" w:rsidRPr="00841158" w:rsidRDefault="004066EF" w:rsidP="00841158">
            <w:pPr>
              <w:spacing w:before="60" w:after="60" w:line="240" w:lineRule="auto"/>
              <w:ind w:left="1474" w:hanging="533"/>
              <w:jc w:val="both"/>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GUID=dd868d19-6373-499c-bc39-18268a2a68d6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(iii)</w:t>
            </w:r>
            <w:r w:rsidRPr="00841158">
              <w:rPr>
                <w:rFonts w:ascii="Times New Roman" w:hAnsi="Times New Roman" w:cs="Times New Roman"/>
                <w:lang w:val="en-GB" w:eastAsia="en-US"/>
              </w:rPr>
              <w:tab/>
              <w:t>(</w:t>
            </w:r>
            <w:r w:rsidRPr="00841158">
              <w:rPr>
                <w:rFonts w:ascii="Times New Roman" w:hAnsi="Times New Roman" w:cs="Times New Roman"/>
                <w:i/>
                <w:lang w:val="en-GB" w:eastAsia="en-US"/>
              </w:rPr>
              <w:t>for marriages celebrated outside Singapore</w:t>
            </w:r>
            <w:r w:rsidRPr="00841158">
              <w:rPr>
                <w:rFonts w:ascii="Times New Roman" w:hAnsi="Times New Roman" w:cs="Times New Roman"/>
                <w:lang w:val="en-GB" w:eastAsia="en-US"/>
              </w:rPr>
              <w:t>) under the law of the place in which the marriage was celebrated.</w:t>
            </w:r>
          </w:p>
        </w:tc>
      </w:tr>
      <w:tr w:rsidR="004066EF" w:rsidRPr="00841158" w14:paraId="315A269E" w14:textId="77777777" w:rsidTr="00841158">
        <w:trPr>
          <w:divId w:val="2116439976"/>
        </w:trPr>
        <w:tc>
          <w:tcPr>
            <w:tcW w:w="7120" w:type="dxa"/>
            <w:shd w:val="clear" w:color="auto" w:fill="auto"/>
          </w:tcPr>
          <w:p w14:paraId="22F3E00B" w14:textId="77777777" w:rsidR="004066EF" w:rsidRPr="00841158" w:rsidRDefault="004066EF" w:rsidP="00841158">
            <w:pPr>
              <w:spacing w:before="60" w:after="60" w:line="240" w:lineRule="auto"/>
              <w:ind w:left="940" w:hanging="533"/>
              <w:jc w:val="both"/>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GUID=9bbef546-1527-415e-82d2-76641508d463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w:t>
            </w:r>
            <w:r w:rsidRPr="00841158">
              <w:rPr>
                <w:rFonts w:ascii="Times New Roman" w:hAnsi="Times New Roman" w:cs="Times New Roman"/>
                <w:i/>
                <w:lang w:val="en-GB" w:eastAsia="en-US"/>
              </w:rPr>
              <w:t>b</w:t>
            </w:r>
            <w:r w:rsidRPr="00841158">
              <w:rPr>
                <w:rFonts w:ascii="Times New Roman" w:hAnsi="Times New Roman" w:cs="Times New Roman"/>
                <w:lang w:val="en-GB" w:eastAsia="en-US"/>
              </w:rPr>
              <w:t>)</w:t>
            </w:r>
            <w:r w:rsidRPr="00841158">
              <w:rPr>
                <w:rFonts w:ascii="Times New Roman" w:hAnsi="Times New Roman" w:cs="Times New Roman"/>
                <w:lang w:val="en-GB" w:eastAsia="en-US"/>
              </w:rPr>
              <w:tab/>
              <w:t>*(For marriages that took place on or before 1st June 1981) The marriage is not valid for the reasons stated in the Counterclaim.</w:t>
            </w:r>
          </w:p>
          <w:p w14:paraId="00E6CD2F" w14:textId="77777777" w:rsidR="004066EF" w:rsidRPr="00841158" w:rsidRDefault="004066EF" w:rsidP="00841158">
            <w:pPr>
              <w:spacing w:before="60" w:after="60" w:line="240" w:lineRule="auto"/>
              <w:ind w:left="940" w:hanging="533"/>
              <w:jc w:val="both"/>
              <w:rPr>
                <w:rFonts w:ascii="Times New Roman" w:hAnsi="Times New Roman" w:cs="Times New Roman"/>
                <w:lang w:val="en-GB" w:eastAsia="en-US"/>
              </w:rPr>
            </w:pPr>
            <w:r w:rsidRPr="00841158">
              <w:rPr>
                <w:rFonts w:ascii="Times New Roman" w:hAnsi="Times New Roman" w:cs="Times New Roman"/>
                <w:lang w:val="en-GB" w:eastAsia="en-US"/>
              </w:rPr>
              <w:t>(c)   *(For marriages that took place on or after 1 July 2016) The marriage is not valid by virtue of s11A of the Women’s Charter.</w:t>
            </w:r>
          </w:p>
        </w:tc>
      </w:tr>
      <w:tr w:rsidR="003C7C9F" w:rsidRPr="00841158" w14:paraId="09B6D3CC" w14:textId="77777777" w:rsidTr="00841158">
        <w:trPr>
          <w:divId w:val="2116439976"/>
        </w:trPr>
        <w:tc>
          <w:tcPr>
            <w:tcW w:w="7120" w:type="dxa"/>
            <w:shd w:val="clear" w:color="auto" w:fill="auto"/>
          </w:tcPr>
          <w:p w14:paraId="6A884B1F" w14:textId="77777777" w:rsidR="003C7C9F" w:rsidRPr="00841158" w:rsidRDefault="003C7C9F" w:rsidP="00841158">
            <w:pPr>
              <w:spacing w:before="60" w:after="60" w:line="240" w:lineRule="auto"/>
              <w:ind w:left="940" w:hanging="533"/>
              <w:jc w:val="both"/>
              <w:rPr>
                <w:rFonts w:ascii="Times New Roman" w:hAnsi="Times New Roman" w:cs="Times New Roman"/>
                <w:sz w:val="22"/>
                <w:szCs w:val="22"/>
                <w:lang w:val="en-GB" w:eastAsia="en-US"/>
              </w:rPr>
            </w:pPr>
          </w:p>
        </w:tc>
      </w:tr>
      <w:tr w:rsidR="004066EF" w:rsidRPr="00841158" w14:paraId="6CB13091" w14:textId="77777777" w:rsidTr="00841158">
        <w:trPr>
          <w:divId w:val="2116439976"/>
        </w:trPr>
        <w:tc>
          <w:tcPr>
            <w:tcW w:w="7120" w:type="dxa"/>
            <w:shd w:val="clear" w:color="auto" w:fill="auto"/>
          </w:tcPr>
          <w:p w14:paraId="45E7E7B7" w14:textId="77777777" w:rsidR="004066EF" w:rsidRPr="00841158" w:rsidRDefault="004066EF" w:rsidP="00841158">
            <w:pPr>
              <w:spacing w:before="60" w:after="60" w:line="240" w:lineRule="auto"/>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GUID=6a5f0133-087c-4c77-bdff-42271bb560a5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OR</w:t>
            </w:r>
          </w:p>
        </w:tc>
      </w:tr>
      <w:tr w:rsidR="004066EF" w:rsidRPr="00841158" w14:paraId="15CBAD5A" w14:textId="77777777" w:rsidTr="00841158">
        <w:trPr>
          <w:divId w:val="2116439976"/>
        </w:trPr>
        <w:tc>
          <w:tcPr>
            <w:tcW w:w="7120" w:type="dxa"/>
            <w:shd w:val="clear" w:color="auto" w:fill="auto"/>
          </w:tcPr>
          <w:p w14:paraId="64A129C1" w14:textId="77777777" w:rsidR="004066EF" w:rsidRPr="00841158" w:rsidRDefault="004066EF" w:rsidP="00841158">
            <w:pPr>
              <w:spacing w:before="60" w:after="60" w:line="240" w:lineRule="auto"/>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GUID=2e4b3ce1-ad31-4df1-bb95-e847980609e4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The marriage is voidable</w:t>
            </w:r>
          </w:p>
        </w:tc>
      </w:tr>
      <w:tr w:rsidR="004066EF" w:rsidRPr="00841158" w14:paraId="68CD26F3" w14:textId="77777777" w:rsidTr="00841158">
        <w:trPr>
          <w:divId w:val="2116439976"/>
        </w:trPr>
        <w:tc>
          <w:tcPr>
            <w:tcW w:w="7120" w:type="dxa"/>
            <w:shd w:val="clear" w:color="auto" w:fill="auto"/>
          </w:tcPr>
          <w:p w14:paraId="41C6202D" w14:textId="77777777" w:rsidR="004066EF" w:rsidRPr="00841158" w:rsidRDefault="004066EF" w:rsidP="00841158">
            <w:pPr>
              <w:spacing w:before="60" w:after="60" w:line="240" w:lineRule="auto"/>
              <w:ind w:left="941" w:hanging="533"/>
              <w:jc w:val="both"/>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GUID=92e6f15c-3c9e-4c31-82b1-2cb2aed102dd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w:t>
            </w:r>
            <w:r w:rsidRPr="00841158">
              <w:rPr>
                <w:rFonts w:ascii="Times New Roman" w:hAnsi="Times New Roman" w:cs="Times New Roman"/>
                <w:i/>
                <w:lang w:val="en-GB" w:eastAsia="en-US"/>
              </w:rPr>
              <w:t>a</w:t>
            </w:r>
            <w:r w:rsidRPr="00841158">
              <w:rPr>
                <w:rFonts w:ascii="Times New Roman" w:hAnsi="Times New Roman" w:cs="Times New Roman"/>
                <w:lang w:val="en-GB" w:eastAsia="en-US"/>
              </w:rPr>
              <w:t>)</w:t>
            </w:r>
            <w:r w:rsidRPr="00841158">
              <w:rPr>
                <w:rFonts w:ascii="Times New Roman" w:hAnsi="Times New Roman" w:cs="Times New Roman"/>
                <w:lang w:val="en-GB" w:eastAsia="en-US"/>
              </w:rPr>
              <w:tab/>
              <w:t>*(For marriages that took place after 1st June 1981) The marriage is voidable under section 106 of the Women’s Charter on the following ground(s): (</w:t>
            </w:r>
            <w:r w:rsidRPr="00841158">
              <w:rPr>
                <w:rFonts w:ascii="Times New Roman" w:hAnsi="Times New Roman" w:cs="Times New Roman"/>
                <w:i/>
                <w:lang w:val="en-GB" w:eastAsia="en-US"/>
              </w:rPr>
              <w:t>Choose one or more of the following</w:t>
            </w:r>
            <w:r w:rsidRPr="00841158">
              <w:rPr>
                <w:rFonts w:ascii="Times New Roman" w:hAnsi="Times New Roman" w:cs="Times New Roman"/>
                <w:lang w:val="en-GB" w:eastAsia="en-US"/>
              </w:rPr>
              <w:t>)</w:t>
            </w:r>
          </w:p>
        </w:tc>
      </w:tr>
      <w:tr w:rsidR="004066EF" w:rsidRPr="00841158" w14:paraId="69FDF7B5" w14:textId="77777777" w:rsidTr="00841158">
        <w:trPr>
          <w:divId w:val="2116439976"/>
        </w:trPr>
        <w:tc>
          <w:tcPr>
            <w:tcW w:w="7120" w:type="dxa"/>
            <w:shd w:val="clear" w:color="auto" w:fill="auto"/>
          </w:tcPr>
          <w:p w14:paraId="215C38DB" w14:textId="77777777" w:rsidR="004066EF" w:rsidRPr="00841158" w:rsidRDefault="004066EF" w:rsidP="00841158">
            <w:pPr>
              <w:spacing w:before="60" w:after="60" w:line="240" w:lineRule="auto"/>
              <w:ind w:left="1474" w:hanging="533"/>
              <w:jc w:val="both"/>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GUID=d422ebb4-a6b4-4862-b21b-904b2aa1cfe4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w:t>
            </w:r>
            <w:proofErr w:type="spellStart"/>
            <w:r w:rsidRPr="00841158">
              <w:rPr>
                <w:rFonts w:ascii="Times New Roman" w:hAnsi="Times New Roman" w:cs="Times New Roman"/>
                <w:lang w:val="en-GB" w:eastAsia="en-US"/>
              </w:rPr>
              <w:t>i</w:t>
            </w:r>
            <w:proofErr w:type="spellEnd"/>
            <w:r w:rsidRPr="00841158">
              <w:rPr>
                <w:rFonts w:ascii="Times New Roman" w:hAnsi="Times New Roman" w:cs="Times New Roman"/>
                <w:lang w:val="en-GB" w:eastAsia="en-US"/>
              </w:rPr>
              <w:t>)</w:t>
            </w:r>
            <w:r w:rsidRPr="00841158">
              <w:rPr>
                <w:rFonts w:ascii="Times New Roman" w:hAnsi="Times New Roman" w:cs="Times New Roman"/>
                <w:lang w:val="en-GB" w:eastAsia="en-US"/>
              </w:rPr>
              <w:tab/>
              <w:t>That the marriage has not been consummated owing to the incapacity of either party [</w:t>
            </w:r>
            <w:r w:rsidRPr="00841158">
              <w:rPr>
                <w:rFonts w:ascii="Times New Roman" w:hAnsi="Times New Roman" w:cs="Times New Roman"/>
                <w:i/>
                <w:lang w:val="en-GB" w:eastAsia="en-US"/>
              </w:rPr>
              <w:t>please specify</w:t>
            </w:r>
            <w:r w:rsidRPr="00841158">
              <w:rPr>
                <w:rFonts w:ascii="Times New Roman" w:hAnsi="Times New Roman" w:cs="Times New Roman"/>
                <w:lang w:val="en-GB" w:eastAsia="en-US"/>
              </w:rPr>
              <w:t>] to consummate it.</w:t>
            </w:r>
          </w:p>
        </w:tc>
      </w:tr>
      <w:tr w:rsidR="004066EF" w:rsidRPr="00841158" w14:paraId="6AF8FF04" w14:textId="77777777" w:rsidTr="00841158">
        <w:trPr>
          <w:divId w:val="2116439976"/>
        </w:trPr>
        <w:tc>
          <w:tcPr>
            <w:tcW w:w="7120" w:type="dxa"/>
            <w:shd w:val="clear" w:color="auto" w:fill="auto"/>
          </w:tcPr>
          <w:p w14:paraId="4F14C5E7" w14:textId="77777777" w:rsidR="004066EF" w:rsidRPr="00841158" w:rsidRDefault="004066EF" w:rsidP="00841158">
            <w:pPr>
              <w:spacing w:before="60" w:after="60" w:line="240" w:lineRule="auto"/>
              <w:ind w:left="1474" w:hanging="533"/>
              <w:jc w:val="both"/>
              <w:rPr>
                <w:rFonts w:ascii="Times New Roman" w:hAnsi="Times New Roman" w:cs="Times New Roman"/>
                <w:lang w:val="en-GB" w:eastAsia="en-US"/>
              </w:rPr>
            </w:pPr>
            <w:r w:rsidRPr="00841158">
              <w:rPr>
                <w:rFonts w:ascii="Times New Roman" w:hAnsi="Times New Roman" w:cs="Times New Roman"/>
                <w:lang w:val="en-GB" w:eastAsia="en-US"/>
              </w:rPr>
              <w:lastRenderedPageBreak/>
              <w:fldChar w:fldCharType="begin"/>
            </w:r>
            <w:r w:rsidRPr="00841158">
              <w:rPr>
                <w:rFonts w:ascii="Times New Roman" w:hAnsi="Times New Roman" w:cs="Times New Roman"/>
                <w:lang w:val="en-GB" w:eastAsia="en-US"/>
              </w:rPr>
              <w:instrText xml:space="preserve"> GUID=f0646eed-db5d-405c-a5c6-3edbd98f641c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(ii)</w:t>
            </w:r>
            <w:r w:rsidRPr="00841158">
              <w:rPr>
                <w:rFonts w:ascii="Times New Roman" w:hAnsi="Times New Roman" w:cs="Times New Roman"/>
                <w:lang w:val="en-GB" w:eastAsia="en-US"/>
              </w:rPr>
              <w:tab/>
              <w:t>That the marriage has not been consummated owing to the wilful refusal of the Plaintiff to consummate it.</w:t>
            </w:r>
          </w:p>
        </w:tc>
      </w:tr>
      <w:tr w:rsidR="004066EF" w:rsidRPr="00841158" w14:paraId="01CFE169" w14:textId="77777777" w:rsidTr="00841158">
        <w:trPr>
          <w:divId w:val="2116439976"/>
        </w:trPr>
        <w:tc>
          <w:tcPr>
            <w:tcW w:w="7120" w:type="dxa"/>
            <w:shd w:val="clear" w:color="auto" w:fill="auto"/>
          </w:tcPr>
          <w:p w14:paraId="6D5C1CF5" w14:textId="77777777" w:rsidR="004066EF" w:rsidRPr="00841158" w:rsidRDefault="004066EF" w:rsidP="00841158">
            <w:pPr>
              <w:spacing w:before="60" w:after="60" w:line="240" w:lineRule="auto"/>
              <w:ind w:left="1474" w:hanging="533"/>
              <w:jc w:val="both"/>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GUID=dd7c5876-d24b-425b-b721-49f3e550ae48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(iii)</w:t>
            </w:r>
            <w:r w:rsidRPr="00841158">
              <w:rPr>
                <w:rFonts w:ascii="Times New Roman" w:hAnsi="Times New Roman" w:cs="Times New Roman"/>
                <w:lang w:val="en-GB" w:eastAsia="en-US"/>
              </w:rPr>
              <w:tab/>
              <w:t>That the Plaintiff/Defendant* did not validly consent to the marriage, in consequence of duress* and/or mistake* and/or unsoundness of mind/lack of capacity* and/or the facts stated in the Statement of Particulars [</w:t>
            </w:r>
            <w:r w:rsidRPr="00841158">
              <w:rPr>
                <w:rFonts w:ascii="Times New Roman" w:hAnsi="Times New Roman" w:cs="Times New Roman"/>
                <w:i/>
                <w:lang w:val="en-GB" w:eastAsia="en-US"/>
              </w:rPr>
              <w:t xml:space="preserve">please specify in the Statement of </w:t>
            </w:r>
            <w:proofErr w:type="gramStart"/>
            <w:r w:rsidRPr="00841158">
              <w:rPr>
                <w:rFonts w:ascii="Times New Roman" w:hAnsi="Times New Roman" w:cs="Times New Roman"/>
                <w:i/>
                <w:lang w:val="en-GB" w:eastAsia="en-US"/>
              </w:rPr>
              <w:t>Particulars</w:t>
            </w:r>
            <w:r w:rsidRPr="00841158">
              <w:rPr>
                <w:rFonts w:ascii="Times New Roman" w:hAnsi="Times New Roman" w:cs="Times New Roman"/>
                <w:lang w:val="en-GB" w:eastAsia="en-US"/>
              </w:rPr>
              <w:t>]*</w:t>
            </w:r>
            <w:proofErr w:type="gramEnd"/>
            <w:r w:rsidRPr="00841158">
              <w:rPr>
                <w:rFonts w:ascii="Times New Roman" w:hAnsi="Times New Roman" w:cs="Times New Roman"/>
                <w:lang w:val="en-GB" w:eastAsia="en-US"/>
              </w:rPr>
              <w:t>.</w:t>
            </w:r>
          </w:p>
        </w:tc>
      </w:tr>
      <w:tr w:rsidR="004066EF" w:rsidRPr="00841158" w14:paraId="73C004FB" w14:textId="77777777" w:rsidTr="00841158">
        <w:trPr>
          <w:divId w:val="2116439976"/>
        </w:trPr>
        <w:tc>
          <w:tcPr>
            <w:tcW w:w="7120" w:type="dxa"/>
            <w:shd w:val="clear" w:color="auto" w:fill="auto"/>
          </w:tcPr>
          <w:p w14:paraId="1F073D1B" w14:textId="77777777" w:rsidR="004066EF" w:rsidRPr="00841158" w:rsidRDefault="004066EF" w:rsidP="00841158">
            <w:pPr>
              <w:spacing w:before="60" w:after="60" w:line="240" w:lineRule="auto"/>
              <w:ind w:left="1474" w:hanging="533"/>
              <w:jc w:val="both"/>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GUID=c18e5d70-07b8-4270-aaec-ccb1d53cac5f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(iv)</w:t>
            </w:r>
            <w:r w:rsidRPr="00841158">
              <w:rPr>
                <w:rFonts w:ascii="Times New Roman" w:hAnsi="Times New Roman" w:cs="Times New Roman"/>
                <w:lang w:val="en-GB" w:eastAsia="en-US"/>
              </w:rPr>
              <w:tab/>
              <w:t>That at the time of the marriage the Plaintiff/Defendant* though capable of giving a valid consent, was suffering (whether continuously or intermittently) from mental disorder within the meaning of the Mental Health (Care and Treatment) Act (Cap. 178A) of such a kind or to such an extent as to be unfit for marriage.</w:t>
            </w:r>
          </w:p>
        </w:tc>
      </w:tr>
      <w:tr w:rsidR="004066EF" w:rsidRPr="00841158" w14:paraId="2041B79D" w14:textId="77777777" w:rsidTr="00841158">
        <w:trPr>
          <w:divId w:val="2116439976"/>
        </w:trPr>
        <w:tc>
          <w:tcPr>
            <w:tcW w:w="7120" w:type="dxa"/>
            <w:shd w:val="clear" w:color="auto" w:fill="auto"/>
          </w:tcPr>
          <w:p w14:paraId="288C0FAA" w14:textId="77777777" w:rsidR="004066EF" w:rsidRPr="00841158" w:rsidRDefault="004066EF" w:rsidP="00841158">
            <w:pPr>
              <w:spacing w:before="60" w:after="60" w:line="240" w:lineRule="auto"/>
              <w:ind w:left="1474" w:hanging="533"/>
              <w:jc w:val="both"/>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GUID=d358d6d2-6a4a-4cbf-8f74-e705558802c9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(v)</w:t>
            </w:r>
            <w:r w:rsidRPr="00841158">
              <w:rPr>
                <w:rFonts w:ascii="Times New Roman" w:hAnsi="Times New Roman" w:cs="Times New Roman"/>
                <w:lang w:val="en-GB" w:eastAsia="en-US"/>
              </w:rPr>
              <w:tab/>
              <w:t>That at the time of the marriage the Plaintiff was suffering from venereal disease in a communicable form, and the Defendant was at the time of the marriage ignorant of the facts alleged.</w:t>
            </w:r>
          </w:p>
        </w:tc>
      </w:tr>
      <w:tr w:rsidR="004066EF" w:rsidRPr="00841158" w14:paraId="3B3CB5DF" w14:textId="77777777" w:rsidTr="00841158">
        <w:trPr>
          <w:divId w:val="2116439976"/>
        </w:trPr>
        <w:tc>
          <w:tcPr>
            <w:tcW w:w="7120" w:type="dxa"/>
            <w:shd w:val="clear" w:color="auto" w:fill="auto"/>
          </w:tcPr>
          <w:p w14:paraId="142DC71F" w14:textId="77777777" w:rsidR="004066EF" w:rsidRPr="00841158" w:rsidRDefault="004066EF" w:rsidP="00841158">
            <w:pPr>
              <w:spacing w:before="60" w:after="60" w:line="240" w:lineRule="auto"/>
              <w:ind w:left="1474" w:hanging="533"/>
              <w:jc w:val="both"/>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GUID=432aa9f5-1931-4f10-b820-5a9b6f3f97a9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(vi)</w:t>
            </w:r>
            <w:r w:rsidRPr="00841158">
              <w:rPr>
                <w:rFonts w:ascii="Times New Roman" w:hAnsi="Times New Roman" w:cs="Times New Roman"/>
                <w:lang w:val="en-GB" w:eastAsia="en-US"/>
              </w:rPr>
              <w:tab/>
              <w:t>That at the time of the marriage the Plaintiff was pregnant by some person other than the Defendant and the Defendant was at the time of the marriage ignorant of the facts alleged.</w:t>
            </w:r>
          </w:p>
        </w:tc>
      </w:tr>
      <w:tr w:rsidR="004066EF" w:rsidRPr="00841158" w14:paraId="36E6BECF" w14:textId="77777777" w:rsidTr="00841158">
        <w:trPr>
          <w:divId w:val="2116439976"/>
        </w:trPr>
        <w:tc>
          <w:tcPr>
            <w:tcW w:w="7120" w:type="dxa"/>
            <w:shd w:val="clear" w:color="auto" w:fill="auto"/>
          </w:tcPr>
          <w:p w14:paraId="2319FC0A" w14:textId="77777777" w:rsidR="004066EF" w:rsidRPr="00841158" w:rsidRDefault="004066EF" w:rsidP="00841158">
            <w:pPr>
              <w:spacing w:before="60" w:after="60" w:line="240" w:lineRule="auto"/>
              <w:ind w:left="940" w:hanging="533"/>
              <w:jc w:val="both"/>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GUID=c83119b1-3ff9-499b-85ab-37e3978ac1ab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w:t>
            </w:r>
            <w:r w:rsidRPr="00841158">
              <w:rPr>
                <w:rFonts w:ascii="Times New Roman" w:hAnsi="Times New Roman" w:cs="Times New Roman"/>
                <w:i/>
                <w:lang w:val="en-GB" w:eastAsia="en-US"/>
              </w:rPr>
              <w:t>b</w:t>
            </w:r>
            <w:r w:rsidRPr="00841158">
              <w:rPr>
                <w:rFonts w:ascii="Times New Roman" w:hAnsi="Times New Roman" w:cs="Times New Roman"/>
                <w:lang w:val="en-GB" w:eastAsia="en-US"/>
              </w:rPr>
              <w:t>)</w:t>
            </w:r>
            <w:r w:rsidRPr="00841158">
              <w:rPr>
                <w:rFonts w:ascii="Times New Roman" w:hAnsi="Times New Roman" w:cs="Times New Roman"/>
                <w:lang w:val="en-GB" w:eastAsia="en-US"/>
              </w:rPr>
              <w:tab/>
              <w:t>*(For marriages that took place on or before 1st June 1981) The marriage is voidable for the reasons stated in the Counterclaim.</w:t>
            </w:r>
          </w:p>
        </w:tc>
      </w:tr>
      <w:tr w:rsidR="004066EF" w:rsidRPr="00841158" w14:paraId="34E29E4C" w14:textId="77777777" w:rsidTr="00841158">
        <w:trPr>
          <w:divId w:val="2116439976"/>
        </w:trPr>
        <w:tc>
          <w:tcPr>
            <w:tcW w:w="7120" w:type="dxa"/>
            <w:shd w:val="clear" w:color="auto" w:fill="auto"/>
          </w:tcPr>
          <w:p w14:paraId="4D32E75C" w14:textId="77777777" w:rsidR="004066EF" w:rsidRPr="00841158" w:rsidRDefault="004066EF" w:rsidP="00841158">
            <w:pPr>
              <w:spacing w:before="60" w:after="60" w:line="240" w:lineRule="auto"/>
              <w:ind w:left="940" w:hanging="533"/>
              <w:jc w:val="both"/>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GUID=c16de887-1429-48d2-98e0-79539573f855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ab/>
              <w:t>[</w:t>
            </w:r>
            <w:r w:rsidRPr="00841158">
              <w:rPr>
                <w:rFonts w:ascii="Times New Roman" w:hAnsi="Times New Roman" w:cs="Times New Roman"/>
                <w:i/>
                <w:lang w:val="en-GB" w:eastAsia="en-US"/>
              </w:rPr>
              <w:t>Full particulars of the individual facts relied on but not the evidence by which they are to be proved.</w:t>
            </w:r>
            <w:r w:rsidRPr="00841158">
              <w:rPr>
                <w:rFonts w:ascii="Times New Roman" w:hAnsi="Times New Roman" w:cs="Times New Roman"/>
                <w:lang w:val="en-GB" w:eastAsia="en-US"/>
              </w:rPr>
              <w:t>]</w:t>
            </w:r>
          </w:p>
        </w:tc>
      </w:tr>
      <w:tr w:rsidR="004066EF" w:rsidRPr="00841158" w14:paraId="40973B15" w14:textId="77777777" w:rsidTr="00841158">
        <w:trPr>
          <w:divId w:val="2116439976"/>
        </w:trPr>
        <w:tc>
          <w:tcPr>
            <w:tcW w:w="7120" w:type="dxa"/>
            <w:shd w:val="clear" w:color="auto" w:fill="auto"/>
          </w:tcPr>
          <w:p w14:paraId="74DF9655" w14:textId="77777777" w:rsidR="004066EF" w:rsidRPr="00841158" w:rsidRDefault="004066EF" w:rsidP="00841158">
            <w:pPr>
              <w:spacing w:before="60" w:after="60" w:line="240" w:lineRule="auto"/>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GUID=c2707b4b-6b89-4a7e-9abc-c41ee2315999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OR</w:t>
            </w:r>
          </w:p>
        </w:tc>
      </w:tr>
      <w:tr w:rsidR="004066EF" w:rsidRPr="00841158" w14:paraId="30DE513C" w14:textId="77777777" w:rsidTr="00841158">
        <w:trPr>
          <w:divId w:val="2116439976"/>
        </w:trPr>
        <w:tc>
          <w:tcPr>
            <w:tcW w:w="7120" w:type="dxa"/>
            <w:shd w:val="clear" w:color="auto" w:fill="auto"/>
          </w:tcPr>
          <w:p w14:paraId="04C26661" w14:textId="77777777" w:rsidR="004066EF" w:rsidRPr="00841158" w:rsidRDefault="004066EF" w:rsidP="00841158">
            <w:pPr>
              <w:spacing w:before="60" w:after="60" w:line="240" w:lineRule="auto"/>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GUID=ae21068b-a6de-44c8-8385-5b486670dd12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The marriage has broken down irretrievably</w:t>
            </w:r>
          </w:p>
        </w:tc>
      </w:tr>
      <w:tr w:rsidR="004066EF" w:rsidRPr="00841158" w14:paraId="1CFD4E0C" w14:textId="77777777" w:rsidTr="00841158">
        <w:trPr>
          <w:divId w:val="2116439976"/>
        </w:trPr>
        <w:tc>
          <w:tcPr>
            <w:tcW w:w="7120" w:type="dxa"/>
            <w:shd w:val="clear" w:color="auto" w:fill="auto"/>
          </w:tcPr>
          <w:p w14:paraId="5BDF34E6" w14:textId="77777777" w:rsidR="004066EF" w:rsidRPr="00841158" w:rsidRDefault="004066EF" w:rsidP="00841158">
            <w:pPr>
              <w:spacing w:before="60" w:after="60" w:line="240" w:lineRule="auto"/>
              <w:ind w:left="475" w:hanging="475"/>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GUID=c02315e5-1414-48f5-ad47-53b76de42a03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ab/>
              <w:t xml:space="preserve">Fact(s) relied on for the irretrievable breakdown of the marriage (for the purposes of section 95(3) of the Women’s Charter): </w:t>
            </w:r>
          </w:p>
        </w:tc>
      </w:tr>
      <w:tr w:rsidR="004066EF" w:rsidRPr="00841158" w14:paraId="10E82035" w14:textId="77777777" w:rsidTr="00841158">
        <w:trPr>
          <w:divId w:val="2116439976"/>
        </w:trPr>
        <w:tc>
          <w:tcPr>
            <w:tcW w:w="7120" w:type="dxa"/>
            <w:shd w:val="clear" w:color="auto" w:fill="auto"/>
          </w:tcPr>
          <w:p w14:paraId="3CA7EAD1" w14:textId="77777777" w:rsidR="004066EF" w:rsidRPr="00841158" w:rsidRDefault="004066EF" w:rsidP="00841158">
            <w:pPr>
              <w:spacing w:before="60" w:after="60" w:line="240" w:lineRule="auto"/>
              <w:ind w:left="475" w:hanging="475"/>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GUID=22121fd1-be7a-4b36-bb84-ad6b9d867ea1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ab/>
              <w:t>(</w:t>
            </w:r>
            <w:r w:rsidRPr="00841158">
              <w:rPr>
                <w:rFonts w:ascii="Times New Roman" w:hAnsi="Times New Roman" w:cs="Times New Roman"/>
                <w:i/>
                <w:lang w:val="en-GB" w:eastAsia="en-US"/>
              </w:rPr>
              <w:t>Choose one of the following</w:t>
            </w:r>
            <w:r w:rsidRPr="00841158">
              <w:rPr>
                <w:rFonts w:ascii="Times New Roman" w:hAnsi="Times New Roman" w:cs="Times New Roman"/>
                <w:lang w:val="en-GB" w:eastAsia="en-US"/>
              </w:rPr>
              <w:t>)</w:t>
            </w:r>
          </w:p>
        </w:tc>
      </w:tr>
      <w:tr w:rsidR="004066EF" w:rsidRPr="00841158" w14:paraId="075D518F" w14:textId="77777777" w:rsidTr="00841158">
        <w:trPr>
          <w:divId w:val="2116439976"/>
        </w:trPr>
        <w:tc>
          <w:tcPr>
            <w:tcW w:w="7120" w:type="dxa"/>
            <w:shd w:val="clear" w:color="auto" w:fill="auto"/>
          </w:tcPr>
          <w:p w14:paraId="34284149" w14:textId="77777777" w:rsidR="004066EF" w:rsidRPr="00841158" w:rsidRDefault="004066EF" w:rsidP="00841158">
            <w:pPr>
              <w:spacing w:before="60" w:after="60" w:line="240" w:lineRule="auto"/>
              <w:ind w:left="940" w:hanging="533"/>
              <w:jc w:val="both"/>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GUID=8465901e-bb90-458e-acb2-c536f24469fd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w:t>
            </w:r>
            <w:r w:rsidRPr="00841158">
              <w:rPr>
                <w:rFonts w:ascii="Times New Roman" w:hAnsi="Times New Roman" w:cs="Times New Roman"/>
                <w:i/>
                <w:lang w:val="en-GB" w:eastAsia="en-US"/>
              </w:rPr>
              <w:t>a</w:t>
            </w:r>
            <w:r w:rsidRPr="00841158">
              <w:rPr>
                <w:rFonts w:ascii="Times New Roman" w:hAnsi="Times New Roman" w:cs="Times New Roman"/>
                <w:lang w:val="en-GB" w:eastAsia="en-US"/>
              </w:rPr>
              <w:t>)</w:t>
            </w:r>
            <w:r w:rsidRPr="00841158">
              <w:rPr>
                <w:rFonts w:ascii="Times New Roman" w:hAnsi="Times New Roman" w:cs="Times New Roman"/>
                <w:lang w:val="en-GB" w:eastAsia="en-US"/>
              </w:rPr>
              <w:tab/>
              <w:t>That the Plaintiff has committed adultery and the Defendant finds it intolerable to live with the Plaintiff.</w:t>
            </w:r>
          </w:p>
        </w:tc>
      </w:tr>
      <w:tr w:rsidR="004066EF" w:rsidRPr="00841158" w14:paraId="231341ED" w14:textId="77777777" w:rsidTr="00841158">
        <w:trPr>
          <w:divId w:val="2116439976"/>
        </w:trPr>
        <w:tc>
          <w:tcPr>
            <w:tcW w:w="7120" w:type="dxa"/>
            <w:shd w:val="clear" w:color="auto" w:fill="auto"/>
          </w:tcPr>
          <w:p w14:paraId="220E8BBB" w14:textId="77777777" w:rsidR="004066EF" w:rsidRPr="00841158" w:rsidRDefault="004066EF" w:rsidP="00841158">
            <w:pPr>
              <w:spacing w:before="60" w:after="60" w:line="240" w:lineRule="auto"/>
              <w:ind w:left="940" w:hanging="533"/>
              <w:jc w:val="both"/>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GUID=375687da-1afa-48c2-9bf1-b285527d6cdd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w:t>
            </w:r>
            <w:r w:rsidRPr="00841158">
              <w:rPr>
                <w:rFonts w:ascii="Times New Roman" w:hAnsi="Times New Roman" w:cs="Times New Roman"/>
                <w:i/>
                <w:lang w:val="en-GB" w:eastAsia="en-US"/>
              </w:rPr>
              <w:t>b</w:t>
            </w:r>
            <w:r w:rsidRPr="00841158">
              <w:rPr>
                <w:rFonts w:ascii="Times New Roman" w:hAnsi="Times New Roman" w:cs="Times New Roman"/>
                <w:lang w:val="en-GB" w:eastAsia="en-US"/>
              </w:rPr>
              <w:t>)</w:t>
            </w:r>
            <w:r w:rsidRPr="00841158">
              <w:rPr>
                <w:rFonts w:ascii="Times New Roman" w:hAnsi="Times New Roman" w:cs="Times New Roman"/>
                <w:lang w:val="en-GB" w:eastAsia="en-US"/>
              </w:rPr>
              <w:tab/>
              <w:t>That the Plaintiff has behaved in such a way that the Defendant cannot reasonably be expected to live with the Plaintiff.</w:t>
            </w:r>
          </w:p>
        </w:tc>
      </w:tr>
      <w:tr w:rsidR="004066EF" w:rsidRPr="00841158" w14:paraId="68D6E46D" w14:textId="77777777" w:rsidTr="00841158">
        <w:trPr>
          <w:divId w:val="2116439976"/>
        </w:trPr>
        <w:tc>
          <w:tcPr>
            <w:tcW w:w="7120" w:type="dxa"/>
            <w:shd w:val="clear" w:color="auto" w:fill="auto"/>
          </w:tcPr>
          <w:p w14:paraId="34D4F565" w14:textId="77777777" w:rsidR="004066EF" w:rsidRPr="00841158" w:rsidRDefault="004066EF" w:rsidP="00841158">
            <w:pPr>
              <w:spacing w:before="60" w:after="60" w:line="240" w:lineRule="auto"/>
              <w:ind w:left="940" w:hanging="533"/>
              <w:jc w:val="both"/>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GUID=f7042437-5fb7-4083-a3ab-bc82620965cd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w:t>
            </w:r>
            <w:r w:rsidRPr="00841158">
              <w:rPr>
                <w:rFonts w:ascii="Times New Roman" w:hAnsi="Times New Roman" w:cs="Times New Roman"/>
                <w:i/>
                <w:lang w:val="en-GB" w:eastAsia="en-US"/>
              </w:rPr>
              <w:t>c</w:t>
            </w:r>
            <w:r w:rsidRPr="00841158">
              <w:rPr>
                <w:rFonts w:ascii="Times New Roman" w:hAnsi="Times New Roman" w:cs="Times New Roman"/>
                <w:lang w:val="en-GB" w:eastAsia="en-US"/>
              </w:rPr>
              <w:t>)</w:t>
            </w:r>
            <w:r w:rsidRPr="00841158">
              <w:rPr>
                <w:rFonts w:ascii="Times New Roman" w:hAnsi="Times New Roman" w:cs="Times New Roman"/>
                <w:lang w:val="en-GB" w:eastAsia="en-US"/>
              </w:rPr>
              <w:tab/>
              <w:t>That the Plaintiff has deserted the Defendant for a continuous period of at least 2 years immediately preceding the filing of the writ.</w:t>
            </w:r>
          </w:p>
        </w:tc>
      </w:tr>
      <w:tr w:rsidR="004066EF" w:rsidRPr="00841158" w14:paraId="62227348" w14:textId="77777777" w:rsidTr="00841158">
        <w:trPr>
          <w:divId w:val="2116439976"/>
        </w:trPr>
        <w:tc>
          <w:tcPr>
            <w:tcW w:w="7120" w:type="dxa"/>
            <w:shd w:val="clear" w:color="auto" w:fill="auto"/>
          </w:tcPr>
          <w:p w14:paraId="17062768" w14:textId="77777777" w:rsidR="004066EF" w:rsidRPr="00841158" w:rsidRDefault="004066EF" w:rsidP="00841158">
            <w:pPr>
              <w:spacing w:before="60" w:after="60" w:line="240" w:lineRule="auto"/>
              <w:ind w:left="940" w:hanging="533"/>
              <w:jc w:val="both"/>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GUID=a172092e-3696-4866-9e44-25ecb0ffe24b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w:t>
            </w:r>
            <w:r w:rsidRPr="00841158">
              <w:rPr>
                <w:rFonts w:ascii="Times New Roman" w:hAnsi="Times New Roman" w:cs="Times New Roman"/>
                <w:i/>
                <w:lang w:val="en-GB" w:eastAsia="en-US"/>
              </w:rPr>
              <w:t>d</w:t>
            </w:r>
            <w:r w:rsidRPr="00841158">
              <w:rPr>
                <w:rFonts w:ascii="Times New Roman" w:hAnsi="Times New Roman" w:cs="Times New Roman"/>
                <w:lang w:val="en-GB" w:eastAsia="en-US"/>
              </w:rPr>
              <w:t>)</w:t>
            </w:r>
            <w:r w:rsidRPr="00841158">
              <w:rPr>
                <w:rFonts w:ascii="Times New Roman" w:hAnsi="Times New Roman" w:cs="Times New Roman"/>
                <w:lang w:val="en-GB" w:eastAsia="en-US"/>
              </w:rPr>
              <w:tab/>
              <w:t>That the parties to the marriage have lived apart for a continuous period of at least 3 years immediately preceding the filing of the writ and the Plaintiff consents to a judgment being granted. The Plaintiff’s consent is exhibited at Annex [</w:t>
            </w:r>
            <w:r w:rsidRPr="00841158">
              <w:rPr>
                <w:rFonts w:ascii="Times New Roman" w:hAnsi="Times New Roman" w:cs="Times New Roman"/>
                <w:i/>
                <w:lang w:val="en-GB" w:eastAsia="en-US"/>
              </w:rPr>
              <w:t xml:space="preserve">to state </w:t>
            </w:r>
            <w:proofErr w:type="gramStart"/>
            <w:r w:rsidRPr="00841158">
              <w:rPr>
                <w:rFonts w:ascii="Times New Roman" w:hAnsi="Times New Roman" w:cs="Times New Roman"/>
                <w:i/>
                <w:lang w:val="en-GB" w:eastAsia="en-US"/>
              </w:rPr>
              <w:t>number</w:t>
            </w:r>
            <w:r w:rsidRPr="00841158">
              <w:rPr>
                <w:rFonts w:ascii="Times New Roman" w:hAnsi="Times New Roman" w:cs="Times New Roman"/>
                <w:lang w:val="en-GB" w:eastAsia="en-US"/>
              </w:rPr>
              <w:t>]*</w:t>
            </w:r>
            <w:proofErr w:type="gramEnd"/>
            <w:r w:rsidRPr="00841158">
              <w:rPr>
                <w:rFonts w:ascii="Times New Roman" w:hAnsi="Times New Roman" w:cs="Times New Roman"/>
                <w:lang w:val="en-GB" w:eastAsia="en-US"/>
              </w:rPr>
              <w:t xml:space="preserve"> (if available).</w:t>
            </w:r>
          </w:p>
        </w:tc>
      </w:tr>
      <w:tr w:rsidR="004066EF" w:rsidRPr="00841158" w14:paraId="40612E1E" w14:textId="77777777" w:rsidTr="00841158">
        <w:trPr>
          <w:divId w:val="2116439976"/>
        </w:trPr>
        <w:tc>
          <w:tcPr>
            <w:tcW w:w="7120" w:type="dxa"/>
            <w:shd w:val="clear" w:color="auto" w:fill="auto"/>
          </w:tcPr>
          <w:p w14:paraId="5EAD7B54" w14:textId="77777777" w:rsidR="004066EF" w:rsidRPr="00841158" w:rsidRDefault="004066EF" w:rsidP="00841158">
            <w:pPr>
              <w:spacing w:before="60" w:after="60" w:line="240" w:lineRule="auto"/>
              <w:ind w:left="940" w:hanging="533"/>
              <w:jc w:val="both"/>
              <w:rPr>
                <w:rFonts w:ascii="Times New Roman" w:hAnsi="Times New Roman" w:cs="Times New Roman"/>
                <w:lang w:val="en-GB" w:eastAsia="en-US"/>
              </w:rPr>
            </w:pPr>
            <w:r w:rsidRPr="00841158">
              <w:rPr>
                <w:rFonts w:ascii="Times New Roman" w:hAnsi="Times New Roman" w:cs="Times New Roman"/>
                <w:lang w:val="en-GB" w:eastAsia="en-US"/>
              </w:rPr>
              <w:lastRenderedPageBreak/>
              <w:fldChar w:fldCharType="begin"/>
            </w:r>
            <w:r w:rsidRPr="00841158">
              <w:rPr>
                <w:rFonts w:ascii="Times New Roman" w:hAnsi="Times New Roman" w:cs="Times New Roman"/>
                <w:lang w:val="en-GB" w:eastAsia="en-US"/>
              </w:rPr>
              <w:instrText xml:space="preserve"> GUID=173d6c3d-55f8-4464-9e0f-43c7d65480cd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w:t>
            </w:r>
            <w:r w:rsidRPr="00841158">
              <w:rPr>
                <w:rFonts w:ascii="Times New Roman" w:hAnsi="Times New Roman" w:cs="Times New Roman"/>
                <w:i/>
                <w:lang w:val="en-GB" w:eastAsia="en-US"/>
              </w:rPr>
              <w:t>e</w:t>
            </w:r>
            <w:r w:rsidRPr="00841158">
              <w:rPr>
                <w:rFonts w:ascii="Times New Roman" w:hAnsi="Times New Roman" w:cs="Times New Roman"/>
                <w:lang w:val="en-GB" w:eastAsia="en-US"/>
              </w:rPr>
              <w:t>)</w:t>
            </w:r>
            <w:r w:rsidRPr="00841158">
              <w:rPr>
                <w:rFonts w:ascii="Times New Roman" w:hAnsi="Times New Roman" w:cs="Times New Roman"/>
                <w:lang w:val="en-GB" w:eastAsia="en-US"/>
              </w:rPr>
              <w:tab/>
              <w:t>That the parties to the marriage have lived apart for a continuous period of at least 4 years immediately preceding the filing of the writ.</w:t>
            </w:r>
          </w:p>
        </w:tc>
      </w:tr>
      <w:tr w:rsidR="004066EF" w:rsidRPr="00841158" w14:paraId="1E50D6C9" w14:textId="77777777" w:rsidTr="00841158">
        <w:trPr>
          <w:divId w:val="2116439976"/>
        </w:trPr>
        <w:tc>
          <w:tcPr>
            <w:tcW w:w="7120" w:type="dxa"/>
            <w:shd w:val="clear" w:color="auto" w:fill="auto"/>
          </w:tcPr>
          <w:p w14:paraId="6B32FE40" w14:textId="77777777" w:rsidR="004066EF" w:rsidRPr="00841158" w:rsidRDefault="004066EF" w:rsidP="00841158">
            <w:pPr>
              <w:spacing w:before="60" w:after="60" w:line="240" w:lineRule="auto"/>
              <w:ind w:left="475" w:hanging="475"/>
              <w:jc w:val="both"/>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GUID=077a9b6d-ab2a-4731-b931-383e49f75c93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ab/>
              <w:t>[</w:t>
            </w:r>
            <w:r w:rsidRPr="00841158">
              <w:rPr>
                <w:rFonts w:ascii="Times New Roman" w:hAnsi="Times New Roman" w:cs="Times New Roman"/>
                <w:i/>
                <w:lang w:val="en-GB" w:eastAsia="en-US"/>
              </w:rPr>
              <w:t>Full particulars of the individual facts relied on to be stated but not the evidence by which they are to be proved.</w:t>
            </w:r>
            <w:r w:rsidRPr="00841158">
              <w:rPr>
                <w:rFonts w:ascii="Times New Roman" w:hAnsi="Times New Roman" w:cs="Times New Roman"/>
                <w:lang w:val="en-GB" w:eastAsia="en-US"/>
              </w:rPr>
              <w:t>]</w:t>
            </w:r>
          </w:p>
        </w:tc>
      </w:tr>
      <w:tr w:rsidR="004066EF" w:rsidRPr="00841158" w14:paraId="7DE8006C" w14:textId="77777777" w:rsidTr="00841158">
        <w:trPr>
          <w:divId w:val="2116439976"/>
        </w:trPr>
        <w:tc>
          <w:tcPr>
            <w:tcW w:w="7120" w:type="dxa"/>
            <w:shd w:val="clear" w:color="auto" w:fill="auto"/>
          </w:tcPr>
          <w:p w14:paraId="1E4CA87A" w14:textId="77777777" w:rsidR="004066EF" w:rsidRPr="00841158" w:rsidRDefault="004066EF" w:rsidP="00841158">
            <w:pPr>
              <w:spacing w:before="60" w:after="60" w:line="240" w:lineRule="auto"/>
              <w:ind w:left="475" w:hanging="475"/>
              <w:jc w:val="both"/>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GUID=f9260a8f-90eb-438f-b2bd-1f920198adc9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4.</w:t>
            </w:r>
            <w:r w:rsidRPr="00841158">
              <w:rPr>
                <w:rFonts w:ascii="Times New Roman" w:hAnsi="Times New Roman" w:cs="Times New Roman"/>
                <w:lang w:val="en-GB" w:eastAsia="en-US"/>
              </w:rPr>
              <w:tab/>
              <w:t>Relief Claimed</w:t>
            </w:r>
          </w:p>
        </w:tc>
      </w:tr>
      <w:tr w:rsidR="004066EF" w:rsidRPr="00841158" w14:paraId="6AA0870A" w14:textId="77777777" w:rsidTr="00841158">
        <w:trPr>
          <w:divId w:val="2116439976"/>
        </w:trPr>
        <w:tc>
          <w:tcPr>
            <w:tcW w:w="7120" w:type="dxa"/>
            <w:shd w:val="clear" w:color="auto" w:fill="auto"/>
          </w:tcPr>
          <w:p w14:paraId="4865209A" w14:textId="77777777" w:rsidR="004066EF" w:rsidRPr="00841158" w:rsidRDefault="004066EF" w:rsidP="00841158">
            <w:pPr>
              <w:spacing w:before="60" w:after="60" w:line="240" w:lineRule="auto"/>
              <w:ind w:left="475" w:hanging="475"/>
              <w:jc w:val="both"/>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GUID=80726574-a9e4-4d42-bcb3-bd5f72d7b22c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ab/>
              <w:t>[</w:t>
            </w:r>
            <w:r w:rsidRPr="00841158">
              <w:rPr>
                <w:rFonts w:ascii="Times New Roman" w:hAnsi="Times New Roman" w:cs="Times New Roman"/>
                <w:i/>
                <w:lang w:val="en-GB" w:eastAsia="en-US"/>
              </w:rPr>
              <w:t>To state the particulars of relief claimed by the Defendant.</w:t>
            </w:r>
            <w:r w:rsidRPr="00841158">
              <w:rPr>
                <w:rFonts w:ascii="Times New Roman" w:hAnsi="Times New Roman" w:cs="Times New Roman"/>
                <w:lang w:val="en-GB" w:eastAsia="en-US"/>
              </w:rPr>
              <w:t>]</w:t>
            </w:r>
          </w:p>
        </w:tc>
      </w:tr>
      <w:tr w:rsidR="004066EF" w:rsidRPr="00841158" w14:paraId="07C70A89" w14:textId="77777777" w:rsidTr="00841158">
        <w:trPr>
          <w:divId w:val="2116439976"/>
        </w:trPr>
        <w:tc>
          <w:tcPr>
            <w:tcW w:w="7120" w:type="dxa"/>
            <w:shd w:val="clear" w:color="auto" w:fill="auto"/>
          </w:tcPr>
          <w:p w14:paraId="2B697555" w14:textId="77777777" w:rsidR="004066EF" w:rsidRPr="00841158" w:rsidRDefault="004066EF" w:rsidP="00841158">
            <w:pPr>
              <w:spacing w:before="60" w:after="60" w:line="240" w:lineRule="auto"/>
              <w:ind w:left="940" w:hanging="533"/>
              <w:jc w:val="both"/>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GUID=1cfcdfce-4871-40ca-9fca-8ae3cb6ac2e7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w:t>
            </w:r>
            <w:r w:rsidRPr="00841158">
              <w:rPr>
                <w:rFonts w:ascii="Times New Roman" w:hAnsi="Times New Roman" w:cs="Times New Roman"/>
                <w:i/>
                <w:lang w:val="en-GB" w:eastAsia="en-US"/>
              </w:rPr>
              <w:t>a</w:t>
            </w:r>
            <w:r w:rsidRPr="00841158">
              <w:rPr>
                <w:rFonts w:ascii="Times New Roman" w:hAnsi="Times New Roman" w:cs="Times New Roman"/>
                <w:lang w:val="en-GB" w:eastAsia="en-US"/>
              </w:rPr>
              <w:t>)</w:t>
            </w:r>
            <w:r w:rsidRPr="00841158">
              <w:rPr>
                <w:rFonts w:ascii="Times New Roman" w:hAnsi="Times New Roman" w:cs="Times New Roman"/>
                <w:lang w:val="en-GB" w:eastAsia="en-US"/>
              </w:rPr>
              <w:tab/>
              <w:t>That the claim be dismissed</w:t>
            </w:r>
          </w:p>
        </w:tc>
      </w:tr>
      <w:tr w:rsidR="004066EF" w:rsidRPr="00841158" w14:paraId="67883795" w14:textId="77777777" w:rsidTr="00841158">
        <w:trPr>
          <w:divId w:val="2116439976"/>
        </w:trPr>
        <w:tc>
          <w:tcPr>
            <w:tcW w:w="7120" w:type="dxa"/>
            <w:shd w:val="clear" w:color="auto" w:fill="auto"/>
          </w:tcPr>
          <w:p w14:paraId="79EBD646" w14:textId="77777777" w:rsidR="004066EF" w:rsidRPr="00841158" w:rsidRDefault="004066EF" w:rsidP="00841158">
            <w:pPr>
              <w:spacing w:before="60" w:after="60" w:line="240" w:lineRule="auto"/>
              <w:ind w:left="940" w:hanging="533"/>
              <w:jc w:val="both"/>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GUID=bd5b1a86-d468-4435-9034-e55133cdaa6b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w:t>
            </w:r>
            <w:r w:rsidRPr="00841158">
              <w:rPr>
                <w:rFonts w:ascii="Times New Roman" w:hAnsi="Times New Roman" w:cs="Times New Roman"/>
                <w:i/>
                <w:lang w:val="en-GB" w:eastAsia="en-US"/>
              </w:rPr>
              <w:t>b</w:t>
            </w:r>
            <w:r w:rsidRPr="00841158">
              <w:rPr>
                <w:rFonts w:ascii="Times New Roman" w:hAnsi="Times New Roman" w:cs="Times New Roman"/>
                <w:lang w:val="en-GB" w:eastAsia="en-US"/>
              </w:rPr>
              <w:t>)</w:t>
            </w:r>
            <w:r w:rsidRPr="00841158">
              <w:rPr>
                <w:rFonts w:ascii="Times New Roman" w:hAnsi="Times New Roman" w:cs="Times New Roman"/>
                <w:lang w:val="en-GB" w:eastAsia="en-US"/>
              </w:rPr>
              <w:tab/>
              <w:t>Costs</w:t>
            </w:r>
          </w:p>
        </w:tc>
      </w:tr>
      <w:tr w:rsidR="004066EF" w:rsidRPr="00841158" w14:paraId="18D882D9" w14:textId="77777777" w:rsidTr="00841158">
        <w:trPr>
          <w:divId w:val="2116439976"/>
        </w:trPr>
        <w:tc>
          <w:tcPr>
            <w:tcW w:w="7120" w:type="dxa"/>
            <w:shd w:val="clear" w:color="auto" w:fill="auto"/>
          </w:tcPr>
          <w:p w14:paraId="6FC94E94" w14:textId="77777777" w:rsidR="004066EF" w:rsidRPr="00841158" w:rsidRDefault="004066EF" w:rsidP="00841158">
            <w:pPr>
              <w:spacing w:before="60" w:after="60" w:line="240" w:lineRule="auto"/>
              <w:ind w:left="940" w:hanging="533"/>
              <w:jc w:val="both"/>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GUID=297ec902-05de-4a42-922a-4c7c1308c148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w:t>
            </w:r>
            <w:r w:rsidRPr="00841158">
              <w:rPr>
                <w:rFonts w:ascii="Times New Roman" w:hAnsi="Times New Roman" w:cs="Times New Roman"/>
                <w:i/>
                <w:lang w:val="en-GB" w:eastAsia="en-US"/>
              </w:rPr>
              <w:t>c</w:t>
            </w:r>
            <w:r w:rsidRPr="00841158">
              <w:rPr>
                <w:rFonts w:ascii="Times New Roman" w:hAnsi="Times New Roman" w:cs="Times New Roman"/>
                <w:lang w:val="en-GB" w:eastAsia="en-US"/>
              </w:rPr>
              <w:t>)</w:t>
            </w:r>
            <w:r w:rsidRPr="00841158">
              <w:rPr>
                <w:rFonts w:ascii="Times New Roman" w:hAnsi="Times New Roman" w:cs="Times New Roman"/>
                <w:lang w:val="en-GB" w:eastAsia="en-US"/>
              </w:rPr>
              <w:tab/>
              <w:t>Others [</w:t>
            </w:r>
            <w:r w:rsidRPr="00841158">
              <w:rPr>
                <w:rFonts w:ascii="Times New Roman" w:hAnsi="Times New Roman" w:cs="Times New Roman"/>
                <w:i/>
                <w:lang w:val="en-GB" w:eastAsia="en-US"/>
              </w:rPr>
              <w:t>please specify</w:t>
            </w:r>
            <w:r w:rsidRPr="00841158">
              <w:rPr>
                <w:rFonts w:ascii="Times New Roman" w:hAnsi="Times New Roman" w:cs="Times New Roman"/>
                <w:lang w:val="en-GB" w:eastAsia="en-US"/>
              </w:rPr>
              <w:t>]</w:t>
            </w:r>
          </w:p>
        </w:tc>
      </w:tr>
      <w:tr w:rsidR="004066EF" w:rsidRPr="00841158" w14:paraId="092A0E3C" w14:textId="77777777" w:rsidTr="00841158">
        <w:trPr>
          <w:divId w:val="2116439976"/>
        </w:trPr>
        <w:tc>
          <w:tcPr>
            <w:tcW w:w="7120" w:type="dxa"/>
            <w:shd w:val="clear" w:color="auto" w:fill="auto"/>
          </w:tcPr>
          <w:p w14:paraId="452074B5" w14:textId="77777777" w:rsidR="004066EF" w:rsidRPr="00841158" w:rsidRDefault="004066EF" w:rsidP="00841158">
            <w:pPr>
              <w:spacing w:before="60" w:after="60" w:line="240" w:lineRule="auto"/>
              <w:ind w:left="475" w:hanging="475"/>
              <w:jc w:val="both"/>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GUID=a453bbcb-1df6-489c-bf52-0a1dbea9c649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ab/>
              <w:t xml:space="preserve">For cases where a Counterclaim has been filed*: </w:t>
            </w:r>
          </w:p>
        </w:tc>
      </w:tr>
      <w:tr w:rsidR="004066EF" w:rsidRPr="00841158" w14:paraId="5DC435A1" w14:textId="77777777" w:rsidTr="00841158">
        <w:trPr>
          <w:divId w:val="2116439976"/>
        </w:trPr>
        <w:tc>
          <w:tcPr>
            <w:tcW w:w="7120" w:type="dxa"/>
            <w:shd w:val="clear" w:color="auto" w:fill="auto"/>
          </w:tcPr>
          <w:p w14:paraId="2D70DC67" w14:textId="77777777" w:rsidR="004066EF" w:rsidRPr="00841158" w:rsidRDefault="004066EF" w:rsidP="00841158">
            <w:pPr>
              <w:spacing w:before="60" w:after="60" w:line="240" w:lineRule="auto"/>
              <w:ind w:left="475" w:hanging="475"/>
              <w:jc w:val="both"/>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GUID=a82d7e22-0a0f-4b6d-9a93-00f7bbdc8953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ab/>
              <w:t>(</w:t>
            </w:r>
            <w:r w:rsidRPr="00841158">
              <w:rPr>
                <w:rFonts w:ascii="Times New Roman" w:hAnsi="Times New Roman" w:cs="Times New Roman"/>
                <w:i/>
                <w:lang w:val="en-GB" w:eastAsia="en-US"/>
              </w:rPr>
              <w:t>Choose one or more of the following, providing particulars of the relief claimed where possible.</w:t>
            </w:r>
            <w:r w:rsidRPr="00841158">
              <w:rPr>
                <w:rFonts w:ascii="Times New Roman" w:hAnsi="Times New Roman" w:cs="Times New Roman"/>
                <w:lang w:val="en-GB" w:eastAsia="en-US"/>
              </w:rPr>
              <w:t>)</w:t>
            </w:r>
          </w:p>
        </w:tc>
      </w:tr>
      <w:tr w:rsidR="004066EF" w:rsidRPr="00841158" w14:paraId="7DD22925" w14:textId="77777777" w:rsidTr="00841158">
        <w:trPr>
          <w:divId w:val="2116439976"/>
        </w:trPr>
        <w:tc>
          <w:tcPr>
            <w:tcW w:w="7120" w:type="dxa"/>
            <w:shd w:val="clear" w:color="auto" w:fill="auto"/>
          </w:tcPr>
          <w:p w14:paraId="4B4A5600" w14:textId="77777777" w:rsidR="004066EF" w:rsidRPr="00841158" w:rsidRDefault="004066EF" w:rsidP="00841158">
            <w:pPr>
              <w:spacing w:before="60" w:after="60" w:line="240" w:lineRule="auto"/>
              <w:ind w:left="940" w:hanging="533"/>
              <w:jc w:val="both"/>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GUID=603eaa93-51fe-4b83-a6ed-e837b7723263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w:t>
            </w:r>
            <w:r w:rsidRPr="00841158">
              <w:rPr>
                <w:rFonts w:ascii="Times New Roman" w:hAnsi="Times New Roman" w:cs="Times New Roman"/>
                <w:i/>
                <w:lang w:val="en-GB" w:eastAsia="en-US"/>
              </w:rPr>
              <w:t>a</w:t>
            </w:r>
            <w:r w:rsidRPr="00841158">
              <w:rPr>
                <w:rFonts w:ascii="Times New Roman" w:hAnsi="Times New Roman" w:cs="Times New Roman"/>
                <w:lang w:val="en-GB" w:eastAsia="en-US"/>
              </w:rPr>
              <w:t>)</w:t>
            </w:r>
            <w:r w:rsidRPr="00841158">
              <w:rPr>
                <w:rFonts w:ascii="Times New Roman" w:hAnsi="Times New Roman" w:cs="Times New Roman"/>
                <w:lang w:val="en-GB" w:eastAsia="en-US"/>
              </w:rPr>
              <w:tab/>
              <w:t>That the claim be dismissed.</w:t>
            </w:r>
          </w:p>
        </w:tc>
      </w:tr>
      <w:tr w:rsidR="004066EF" w:rsidRPr="00841158" w14:paraId="39558C80" w14:textId="77777777" w:rsidTr="00841158">
        <w:trPr>
          <w:divId w:val="2116439976"/>
        </w:trPr>
        <w:tc>
          <w:tcPr>
            <w:tcW w:w="7120" w:type="dxa"/>
            <w:shd w:val="clear" w:color="auto" w:fill="auto"/>
          </w:tcPr>
          <w:p w14:paraId="028166E8" w14:textId="77777777" w:rsidR="004066EF" w:rsidRPr="00841158" w:rsidRDefault="004066EF" w:rsidP="00841158">
            <w:pPr>
              <w:spacing w:before="60" w:after="60" w:line="240" w:lineRule="auto"/>
              <w:ind w:left="940" w:hanging="533"/>
              <w:jc w:val="both"/>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GUID=be0cb817-6ac7-4f17-8c71-bff2ccacdc6e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w:t>
            </w:r>
            <w:r w:rsidRPr="00841158">
              <w:rPr>
                <w:rFonts w:ascii="Times New Roman" w:hAnsi="Times New Roman" w:cs="Times New Roman"/>
                <w:i/>
                <w:lang w:val="en-GB" w:eastAsia="en-US"/>
              </w:rPr>
              <w:t>b</w:t>
            </w:r>
            <w:r w:rsidR="00AE0457" w:rsidRPr="00841158">
              <w:rPr>
                <w:rFonts w:ascii="Times New Roman" w:hAnsi="Times New Roman" w:cs="Times New Roman"/>
                <w:lang w:val="en-GB" w:eastAsia="en-US"/>
              </w:rPr>
              <w:t>)</w:t>
            </w:r>
            <w:r w:rsidR="00AE0457" w:rsidRPr="00841158">
              <w:rPr>
                <w:rFonts w:ascii="Times New Roman" w:hAnsi="Times New Roman" w:cs="Times New Roman"/>
                <w:lang w:val="en-GB" w:eastAsia="en-US"/>
              </w:rPr>
              <w:tab/>
              <w:t>On the C</w:t>
            </w:r>
            <w:r w:rsidRPr="00841158">
              <w:rPr>
                <w:rFonts w:ascii="Times New Roman" w:hAnsi="Times New Roman" w:cs="Times New Roman"/>
                <w:lang w:val="en-GB" w:eastAsia="en-US"/>
              </w:rPr>
              <w:t>ounterclaim: That the marriage be declared null and void*.</w:t>
            </w:r>
          </w:p>
        </w:tc>
      </w:tr>
      <w:tr w:rsidR="004066EF" w:rsidRPr="00841158" w14:paraId="583A1D5B" w14:textId="77777777" w:rsidTr="00841158">
        <w:trPr>
          <w:divId w:val="2116439976"/>
        </w:trPr>
        <w:tc>
          <w:tcPr>
            <w:tcW w:w="7120" w:type="dxa"/>
            <w:shd w:val="clear" w:color="auto" w:fill="auto"/>
          </w:tcPr>
          <w:p w14:paraId="21FBE983" w14:textId="77777777" w:rsidR="004066EF" w:rsidRPr="00841158" w:rsidRDefault="004066EF" w:rsidP="00841158">
            <w:pPr>
              <w:spacing w:before="60" w:after="60" w:line="240" w:lineRule="auto"/>
              <w:ind w:left="940" w:hanging="533"/>
              <w:jc w:val="both"/>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GUID=cb4041f4-bab9-45b9-b832-a5e48c9154cd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ab/>
              <w:t>OR</w:t>
            </w:r>
          </w:p>
        </w:tc>
      </w:tr>
      <w:tr w:rsidR="004066EF" w:rsidRPr="00841158" w14:paraId="343443BA" w14:textId="77777777" w:rsidTr="00841158">
        <w:trPr>
          <w:divId w:val="2116439976"/>
        </w:trPr>
        <w:tc>
          <w:tcPr>
            <w:tcW w:w="7120" w:type="dxa"/>
            <w:shd w:val="clear" w:color="auto" w:fill="auto"/>
          </w:tcPr>
          <w:p w14:paraId="488512EF" w14:textId="77777777" w:rsidR="004066EF" w:rsidRPr="00841158" w:rsidRDefault="004066EF" w:rsidP="00841158">
            <w:pPr>
              <w:spacing w:before="60" w:after="60" w:line="240" w:lineRule="auto"/>
              <w:ind w:left="940" w:hanging="533"/>
              <w:jc w:val="both"/>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GUID=e5df8be0-73d0-4aca-9a4c-944dcfd97494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ab/>
              <w:t>That the marriage be dissolved*.</w:t>
            </w:r>
          </w:p>
        </w:tc>
      </w:tr>
      <w:tr w:rsidR="004066EF" w:rsidRPr="00841158" w14:paraId="0FD28C60" w14:textId="77777777" w:rsidTr="00841158">
        <w:trPr>
          <w:divId w:val="2116439976"/>
        </w:trPr>
        <w:tc>
          <w:tcPr>
            <w:tcW w:w="7120" w:type="dxa"/>
            <w:shd w:val="clear" w:color="auto" w:fill="auto"/>
          </w:tcPr>
          <w:p w14:paraId="5416F56F" w14:textId="77777777" w:rsidR="004066EF" w:rsidRPr="00841158" w:rsidRDefault="004066EF" w:rsidP="00841158">
            <w:pPr>
              <w:spacing w:before="60" w:after="60" w:line="240" w:lineRule="auto"/>
              <w:ind w:left="940" w:hanging="533"/>
              <w:jc w:val="both"/>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GUID=4908f892-451d-40ed-9efc-837b73841a1c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ab/>
              <w:t>OR</w:t>
            </w:r>
          </w:p>
        </w:tc>
      </w:tr>
      <w:tr w:rsidR="004066EF" w:rsidRPr="00841158" w14:paraId="4EACCCA8" w14:textId="77777777" w:rsidTr="00841158">
        <w:trPr>
          <w:divId w:val="2116439976"/>
        </w:trPr>
        <w:tc>
          <w:tcPr>
            <w:tcW w:w="7120" w:type="dxa"/>
            <w:shd w:val="clear" w:color="auto" w:fill="auto"/>
          </w:tcPr>
          <w:p w14:paraId="1B600BAE" w14:textId="77777777" w:rsidR="004066EF" w:rsidRPr="00841158" w:rsidRDefault="004066EF" w:rsidP="00841158">
            <w:pPr>
              <w:spacing w:before="60" w:after="60" w:line="240" w:lineRule="auto"/>
              <w:ind w:left="940" w:hanging="533"/>
              <w:jc w:val="both"/>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GUID=cf0d3f1d-4536-4e1b-9458-465d9f6dfabf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ab/>
              <w:t>That a judgment of judicial separation be granted*.</w:t>
            </w:r>
          </w:p>
        </w:tc>
      </w:tr>
      <w:tr w:rsidR="004066EF" w:rsidRPr="00841158" w14:paraId="27532BE5" w14:textId="77777777" w:rsidTr="00841158">
        <w:trPr>
          <w:divId w:val="2116439976"/>
        </w:trPr>
        <w:tc>
          <w:tcPr>
            <w:tcW w:w="7120" w:type="dxa"/>
            <w:shd w:val="clear" w:color="auto" w:fill="auto"/>
          </w:tcPr>
          <w:p w14:paraId="56341695" w14:textId="77777777" w:rsidR="004066EF" w:rsidRPr="00841158" w:rsidRDefault="004066EF" w:rsidP="00841158">
            <w:pPr>
              <w:spacing w:before="60" w:after="60" w:line="240" w:lineRule="auto"/>
              <w:ind w:left="940" w:hanging="533"/>
              <w:jc w:val="both"/>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GUID=ee782e92-7abf-4238-8ff5-35ad60591d34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w:t>
            </w:r>
            <w:r w:rsidRPr="00841158">
              <w:rPr>
                <w:rFonts w:ascii="Times New Roman" w:hAnsi="Times New Roman" w:cs="Times New Roman"/>
                <w:i/>
                <w:lang w:val="en-GB" w:eastAsia="en-US"/>
              </w:rPr>
              <w:t>c</w:t>
            </w:r>
            <w:r w:rsidRPr="00841158">
              <w:rPr>
                <w:rFonts w:ascii="Times New Roman" w:hAnsi="Times New Roman" w:cs="Times New Roman"/>
                <w:lang w:val="en-GB" w:eastAsia="en-US"/>
              </w:rPr>
              <w:t>)</w:t>
            </w:r>
            <w:r w:rsidRPr="00841158">
              <w:rPr>
                <w:rFonts w:ascii="Times New Roman" w:hAnsi="Times New Roman" w:cs="Times New Roman"/>
                <w:lang w:val="en-GB" w:eastAsia="en-US"/>
              </w:rPr>
              <w:tab/>
              <w:t>Custody* of and/or care and control* of the child/children* of the marriage</w:t>
            </w:r>
          </w:p>
        </w:tc>
      </w:tr>
      <w:tr w:rsidR="004066EF" w:rsidRPr="00841158" w14:paraId="5559C0B3" w14:textId="77777777" w:rsidTr="00841158">
        <w:trPr>
          <w:divId w:val="2116439976"/>
        </w:trPr>
        <w:tc>
          <w:tcPr>
            <w:tcW w:w="7120" w:type="dxa"/>
            <w:shd w:val="clear" w:color="auto" w:fill="auto"/>
          </w:tcPr>
          <w:p w14:paraId="3CC7BAE5" w14:textId="77777777" w:rsidR="004066EF" w:rsidRPr="00841158" w:rsidRDefault="004066EF" w:rsidP="00841158">
            <w:pPr>
              <w:spacing w:before="60" w:after="60" w:line="240" w:lineRule="auto"/>
              <w:ind w:left="940" w:hanging="533"/>
              <w:jc w:val="both"/>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GUID=e1d5dcf6-e301-4496-815f-aae9b9d36790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w:t>
            </w:r>
            <w:r w:rsidRPr="00841158">
              <w:rPr>
                <w:rFonts w:ascii="Times New Roman" w:hAnsi="Times New Roman" w:cs="Times New Roman"/>
                <w:i/>
                <w:lang w:val="en-GB" w:eastAsia="en-US"/>
              </w:rPr>
              <w:t>d</w:t>
            </w:r>
            <w:r w:rsidRPr="00841158">
              <w:rPr>
                <w:rFonts w:ascii="Times New Roman" w:hAnsi="Times New Roman" w:cs="Times New Roman"/>
                <w:lang w:val="en-GB" w:eastAsia="en-US"/>
              </w:rPr>
              <w:t>)</w:t>
            </w:r>
            <w:r w:rsidRPr="00841158">
              <w:rPr>
                <w:rFonts w:ascii="Times New Roman" w:hAnsi="Times New Roman" w:cs="Times New Roman"/>
                <w:lang w:val="en-GB" w:eastAsia="en-US"/>
              </w:rPr>
              <w:tab/>
              <w:t>Access to the child/children* of the marriage</w:t>
            </w:r>
          </w:p>
        </w:tc>
      </w:tr>
      <w:tr w:rsidR="004066EF" w:rsidRPr="00841158" w14:paraId="664B24CC" w14:textId="77777777" w:rsidTr="00841158">
        <w:trPr>
          <w:divId w:val="2116439976"/>
        </w:trPr>
        <w:tc>
          <w:tcPr>
            <w:tcW w:w="7120" w:type="dxa"/>
            <w:shd w:val="clear" w:color="auto" w:fill="auto"/>
          </w:tcPr>
          <w:p w14:paraId="6F42873D" w14:textId="77777777" w:rsidR="004066EF" w:rsidRPr="00841158" w:rsidRDefault="004066EF" w:rsidP="00841158">
            <w:pPr>
              <w:spacing w:before="60" w:after="60" w:line="240" w:lineRule="auto"/>
              <w:ind w:left="940" w:hanging="533"/>
              <w:jc w:val="both"/>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GUID=4decab6c-e1c4-4cdb-84fa-daab275d73ec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w:t>
            </w:r>
            <w:r w:rsidRPr="00841158">
              <w:rPr>
                <w:rFonts w:ascii="Times New Roman" w:hAnsi="Times New Roman" w:cs="Times New Roman"/>
                <w:i/>
                <w:lang w:val="en-GB" w:eastAsia="en-US"/>
              </w:rPr>
              <w:t>e</w:t>
            </w:r>
            <w:r w:rsidRPr="00841158">
              <w:rPr>
                <w:rFonts w:ascii="Times New Roman" w:hAnsi="Times New Roman" w:cs="Times New Roman"/>
                <w:lang w:val="en-GB" w:eastAsia="en-US"/>
              </w:rPr>
              <w:t>)</w:t>
            </w:r>
            <w:r w:rsidRPr="00841158">
              <w:rPr>
                <w:rFonts w:ascii="Times New Roman" w:hAnsi="Times New Roman" w:cs="Times New Roman"/>
                <w:lang w:val="en-GB" w:eastAsia="en-US"/>
              </w:rPr>
              <w:tab/>
              <w:t>Division of the matrimonial home</w:t>
            </w:r>
          </w:p>
        </w:tc>
      </w:tr>
      <w:tr w:rsidR="004066EF" w:rsidRPr="00841158" w14:paraId="1374D30E" w14:textId="77777777" w:rsidTr="00841158">
        <w:trPr>
          <w:divId w:val="2116439976"/>
        </w:trPr>
        <w:tc>
          <w:tcPr>
            <w:tcW w:w="7120" w:type="dxa"/>
            <w:shd w:val="clear" w:color="auto" w:fill="auto"/>
          </w:tcPr>
          <w:p w14:paraId="6BCF86D7" w14:textId="77777777" w:rsidR="004066EF" w:rsidRPr="00841158" w:rsidRDefault="004066EF" w:rsidP="00841158">
            <w:pPr>
              <w:spacing w:before="60" w:after="60" w:line="240" w:lineRule="auto"/>
              <w:ind w:left="940" w:hanging="533"/>
              <w:jc w:val="both"/>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GUID=78690605-2378-49ab-b506-bc9abdba484d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w:t>
            </w:r>
            <w:r w:rsidRPr="00841158">
              <w:rPr>
                <w:rFonts w:ascii="Times New Roman" w:hAnsi="Times New Roman" w:cs="Times New Roman"/>
                <w:i/>
                <w:lang w:val="en-GB" w:eastAsia="en-US"/>
              </w:rPr>
              <w:t>f</w:t>
            </w:r>
            <w:r w:rsidRPr="00841158">
              <w:rPr>
                <w:rFonts w:ascii="Times New Roman" w:hAnsi="Times New Roman" w:cs="Times New Roman"/>
                <w:lang w:val="en-GB" w:eastAsia="en-US"/>
              </w:rPr>
              <w:t>)</w:t>
            </w:r>
            <w:r w:rsidRPr="00841158">
              <w:rPr>
                <w:rFonts w:ascii="Times New Roman" w:hAnsi="Times New Roman" w:cs="Times New Roman"/>
                <w:lang w:val="en-GB" w:eastAsia="en-US"/>
              </w:rPr>
              <w:tab/>
              <w:t>Division of the matrimonial assets (other than the matrimonial home)</w:t>
            </w:r>
          </w:p>
        </w:tc>
      </w:tr>
      <w:tr w:rsidR="004066EF" w:rsidRPr="00841158" w14:paraId="15EC25BF" w14:textId="77777777" w:rsidTr="00841158">
        <w:trPr>
          <w:divId w:val="2116439976"/>
        </w:trPr>
        <w:tc>
          <w:tcPr>
            <w:tcW w:w="7120" w:type="dxa"/>
            <w:shd w:val="clear" w:color="auto" w:fill="auto"/>
          </w:tcPr>
          <w:p w14:paraId="03D177C3" w14:textId="77777777" w:rsidR="004066EF" w:rsidRPr="00841158" w:rsidRDefault="004066EF" w:rsidP="00841158">
            <w:pPr>
              <w:spacing w:before="60" w:after="60" w:line="240" w:lineRule="auto"/>
              <w:ind w:left="940" w:hanging="533"/>
              <w:jc w:val="both"/>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GUID=0b98b7fd-f7ad-4611-abd5-a00276ce574b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w:t>
            </w:r>
            <w:r w:rsidRPr="00841158">
              <w:rPr>
                <w:rFonts w:ascii="Times New Roman" w:hAnsi="Times New Roman" w:cs="Times New Roman"/>
                <w:i/>
                <w:lang w:val="en-GB" w:eastAsia="en-US"/>
              </w:rPr>
              <w:t>g</w:t>
            </w:r>
            <w:r w:rsidRPr="00841158">
              <w:rPr>
                <w:rFonts w:ascii="Times New Roman" w:hAnsi="Times New Roman" w:cs="Times New Roman"/>
                <w:lang w:val="en-GB" w:eastAsia="en-US"/>
              </w:rPr>
              <w:t>)</w:t>
            </w:r>
            <w:r w:rsidRPr="00841158">
              <w:rPr>
                <w:rFonts w:ascii="Times New Roman" w:hAnsi="Times New Roman" w:cs="Times New Roman"/>
                <w:lang w:val="en-GB" w:eastAsia="en-US"/>
              </w:rPr>
              <w:tab/>
              <w:t>Maintenance for the wife/incapacitated husband*</w:t>
            </w:r>
          </w:p>
        </w:tc>
      </w:tr>
      <w:tr w:rsidR="004066EF" w:rsidRPr="00841158" w14:paraId="43EE88C5" w14:textId="77777777" w:rsidTr="00841158">
        <w:trPr>
          <w:divId w:val="2116439976"/>
        </w:trPr>
        <w:tc>
          <w:tcPr>
            <w:tcW w:w="7120" w:type="dxa"/>
            <w:shd w:val="clear" w:color="auto" w:fill="auto"/>
          </w:tcPr>
          <w:p w14:paraId="1F70C2D1" w14:textId="77777777" w:rsidR="004066EF" w:rsidRPr="00841158" w:rsidRDefault="004066EF" w:rsidP="00841158">
            <w:pPr>
              <w:spacing w:before="60" w:after="60" w:line="240" w:lineRule="auto"/>
              <w:ind w:left="940" w:hanging="533"/>
              <w:jc w:val="both"/>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GUID=4e1f4527-580d-4a59-b77c-29edc33ead9f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w:t>
            </w:r>
            <w:r w:rsidRPr="00841158">
              <w:rPr>
                <w:rFonts w:ascii="Times New Roman" w:hAnsi="Times New Roman" w:cs="Times New Roman"/>
                <w:i/>
                <w:lang w:val="en-GB" w:eastAsia="en-US"/>
              </w:rPr>
              <w:t>h</w:t>
            </w:r>
            <w:r w:rsidRPr="00841158">
              <w:rPr>
                <w:rFonts w:ascii="Times New Roman" w:hAnsi="Times New Roman" w:cs="Times New Roman"/>
                <w:lang w:val="en-GB" w:eastAsia="en-US"/>
              </w:rPr>
              <w:t>)</w:t>
            </w:r>
            <w:r w:rsidRPr="00841158">
              <w:rPr>
                <w:rFonts w:ascii="Times New Roman" w:hAnsi="Times New Roman" w:cs="Times New Roman"/>
                <w:lang w:val="en-GB" w:eastAsia="en-US"/>
              </w:rPr>
              <w:tab/>
              <w:t>Maintenance for the child/children* of the marriage</w:t>
            </w:r>
          </w:p>
        </w:tc>
      </w:tr>
      <w:tr w:rsidR="004066EF" w:rsidRPr="00841158" w14:paraId="29605414" w14:textId="77777777" w:rsidTr="00841158">
        <w:trPr>
          <w:divId w:val="2116439976"/>
        </w:trPr>
        <w:tc>
          <w:tcPr>
            <w:tcW w:w="7120" w:type="dxa"/>
            <w:shd w:val="clear" w:color="auto" w:fill="auto"/>
          </w:tcPr>
          <w:p w14:paraId="3101B3ED" w14:textId="77777777" w:rsidR="004066EF" w:rsidRPr="00841158" w:rsidRDefault="004066EF" w:rsidP="00841158">
            <w:pPr>
              <w:spacing w:before="60" w:after="60" w:line="240" w:lineRule="auto"/>
              <w:ind w:left="940" w:hanging="533"/>
              <w:jc w:val="both"/>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GUID=2c078aaa-2d7f-4975-ba9e-b93ad1ddaad3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w:t>
            </w:r>
            <w:proofErr w:type="spellStart"/>
            <w:r w:rsidRPr="00841158">
              <w:rPr>
                <w:rFonts w:ascii="Times New Roman" w:hAnsi="Times New Roman" w:cs="Times New Roman"/>
                <w:i/>
                <w:lang w:val="en-GB" w:eastAsia="en-US"/>
              </w:rPr>
              <w:t>i</w:t>
            </w:r>
            <w:proofErr w:type="spellEnd"/>
            <w:r w:rsidRPr="00841158">
              <w:rPr>
                <w:rFonts w:ascii="Times New Roman" w:hAnsi="Times New Roman" w:cs="Times New Roman"/>
                <w:lang w:val="en-GB" w:eastAsia="en-US"/>
              </w:rPr>
              <w:t>)</w:t>
            </w:r>
            <w:r w:rsidRPr="00841158">
              <w:rPr>
                <w:rFonts w:ascii="Times New Roman" w:hAnsi="Times New Roman" w:cs="Times New Roman"/>
                <w:lang w:val="en-GB" w:eastAsia="en-US"/>
              </w:rPr>
              <w:tab/>
              <w:t>Costs</w:t>
            </w:r>
          </w:p>
        </w:tc>
      </w:tr>
      <w:tr w:rsidR="004066EF" w:rsidRPr="00841158" w14:paraId="1035EBEA" w14:textId="77777777" w:rsidTr="00841158">
        <w:trPr>
          <w:divId w:val="2116439976"/>
        </w:trPr>
        <w:tc>
          <w:tcPr>
            <w:tcW w:w="7120" w:type="dxa"/>
            <w:shd w:val="clear" w:color="auto" w:fill="auto"/>
          </w:tcPr>
          <w:p w14:paraId="6F8659F5" w14:textId="77777777" w:rsidR="004066EF" w:rsidRPr="00841158" w:rsidRDefault="004066EF" w:rsidP="00841158">
            <w:pPr>
              <w:spacing w:before="60" w:after="60" w:line="240" w:lineRule="auto"/>
              <w:ind w:left="940" w:hanging="533"/>
              <w:jc w:val="both"/>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GUID=e13dfd3e-49d9-410b-8b62-6f3d53b44491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w:t>
            </w:r>
            <w:r w:rsidRPr="00841158">
              <w:rPr>
                <w:rFonts w:ascii="Times New Roman" w:hAnsi="Times New Roman" w:cs="Times New Roman"/>
                <w:i/>
                <w:lang w:val="en-GB" w:eastAsia="en-US"/>
              </w:rPr>
              <w:t>j</w:t>
            </w:r>
            <w:r w:rsidRPr="00841158">
              <w:rPr>
                <w:rFonts w:ascii="Times New Roman" w:hAnsi="Times New Roman" w:cs="Times New Roman"/>
                <w:lang w:val="en-GB" w:eastAsia="en-US"/>
              </w:rPr>
              <w:t>)</w:t>
            </w:r>
            <w:r w:rsidRPr="00841158">
              <w:rPr>
                <w:rFonts w:ascii="Times New Roman" w:hAnsi="Times New Roman" w:cs="Times New Roman"/>
                <w:lang w:val="en-GB" w:eastAsia="en-US"/>
              </w:rPr>
              <w:tab/>
              <w:t>Others [</w:t>
            </w:r>
            <w:r w:rsidRPr="00841158">
              <w:rPr>
                <w:rFonts w:ascii="Times New Roman" w:hAnsi="Times New Roman" w:cs="Times New Roman"/>
                <w:i/>
                <w:lang w:val="en-GB" w:eastAsia="en-US"/>
              </w:rPr>
              <w:t>please specify</w:t>
            </w:r>
            <w:r w:rsidRPr="00841158">
              <w:rPr>
                <w:rFonts w:ascii="Times New Roman" w:hAnsi="Times New Roman" w:cs="Times New Roman"/>
                <w:lang w:val="en-GB" w:eastAsia="en-US"/>
              </w:rPr>
              <w:t>]</w:t>
            </w:r>
          </w:p>
        </w:tc>
      </w:tr>
      <w:tr w:rsidR="004066EF" w:rsidRPr="00841158" w14:paraId="7345FC9C" w14:textId="77777777" w:rsidTr="00841158">
        <w:trPr>
          <w:divId w:val="2116439976"/>
        </w:trPr>
        <w:tc>
          <w:tcPr>
            <w:tcW w:w="7120" w:type="dxa"/>
            <w:shd w:val="clear" w:color="auto" w:fill="auto"/>
          </w:tcPr>
          <w:p w14:paraId="7FA836A9" w14:textId="77777777" w:rsidR="004066EF" w:rsidRPr="00841158" w:rsidRDefault="004066EF" w:rsidP="00841158">
            <w:pPr>
              <w:spacing w:before="60" w:after="60" w:line="240" w:lineRule="auto"/>
              <w:ind w:left="476" w:hanging="476"/>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GUID=521c5208-f46a-40bc-a893-f7c9aac76137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5.</w:t>
            </w:r>
            <w:r w:rsidRPr="00841158">
              <w:rPr>
                <w:rFonts w:ascii="Times New Roman" w:hAnsi="Times New Roman" w:cs="Times New Roman"/>
                <w:lang w:val="en-GB" w:eastAsia="en-US"/>
              </w:rPr>
              <w:tab/>
              <w:t>Persons to be served with this Defence/Defence and Counterclaim*</w:t>
            </w:r>
          </w:p>
        </w:tc>
      </w:tr>
      <w:tr w:rsidR="004066EF" w:rsidRPr="00841158" w14:paraId="0BB8C0C0" w14:textId="77777777" w:rsidTr="00841158">
        <w:trPr>
          <w:divId w:val="2116439976"/>
        </w:trPr>
        <w:tc>
          <w:tcPr>
            <w:tcW w:w="7120" w:type="dxa"/>
            <w:shd w:val="clear" w:color="auto" w:fill="auto"/>
          </w:tcPr>
          <w:p w14:paraId="5EF8D964" w14:textId="77777777" w:rsidR="004066EF" w:rsidRPr="00841158" w:rsidRDefault="004066EF" w:rsidP="00841158">
            <w:pPr>
              <w:spacing w:before="60" w:after="60" w:line="240" w:lineRule="auto"/>
              <w:ind w:left="941" w:hanging="533"/>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GUID=bee47107-8d60-4e5b-b6e4-17dec4fbe11c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w:t>
            </w:r>
            <w:r w:rsidRPr="00841158">
              <w:rPr>
                <w:rFonts w:ascii="Times New Roman" w:hAnsi="Times New Roman" w:cs="Times New Roman"/>
                <w:i/>
                <w:lang w:val="en-GB" w:eastAsia="en-US"/>
              </w:rPr>
              <w:t>a</w:t>
            </w:r>
            <w:r w:rsidRPr="00841158">
              <w:rPr>
                <w:rFonts w:ascii="Times New Roman" w:hAnsi="Times New Roman" w:cs="Times New Roman"/>
                <w:lang w:val="en-GB" w:eastAsia="en-US"/>
              </w:rPr>
              <w:t>)</w:t>
            </w:r>
            <w:r w:rsidRPr="00841158">
              <w:rPr>
                <w:rFonts w:ascii="Times New Roman" w:hAnsi="Times New Roman" w:cs="Times New Roman"/>
                <w:lang w:val="en-GB" w:eastAsia="en-US"/>
              </w:rPr>
              <w:tab/>
              <w:t>Plaintiff</w:t>
            </w:r>
          </w:p>
        </w:tc>
      </w:tr>
      <w:tr w:rsidR="004066EF" w:rsidRPr="00841158" w14:paraId="7B7DD125" w14:textId="77777777" w:rsidTr="00841158">
        <w:trPr>
          <w:divId w:val="2116439976"/>
        </w:trPr>
        <w:tc>
          <w:tcPr>
            <w:tcW w:w="7120" w:type="dxa"/>
            <w:shd w:val="clear" w:color="auto" w:fill="auto"/>
          </w:tcPr>
          <w:p w14:paraId="49C73D0C" w14:textId="77777777" w:rsidR="004066EF" w:rsidRPr="00841158" w:rsidRDefault="004066EF" w:rsidP="00841158">
            <w:pPr>
              <w:spacing w:before="60" w:after="60" w:line="240" w:lineRule="auto"/>
              <w:ind w:left="1474" w:hanging="533"/>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GUID=2ebbe59e-92c5-45da-b9a2-c5c543b4a19a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Name:</w:t>
            </w:r>
          </w:p>
        </w:tc>
      </w:tr>
      <w:tr w:rsidR="004066EF" w:rsidRPr="00841158" w14:paraId="76C8A412" w14:textId="77777777" w:rsidTr="00841158">
        <w:trPr>
          <w:divId w:val="2116439976"/>
        </w:trPr>
        <w:tc>
          <w:tcPr>
            <w:tcW w:w="7120" w:type="dxa"/>
            <w:shd w:val="clear" w:color="auto" w:fill="auto"/>
          </w:tcPr>
          <w:p w14:paraId="24CD65D7" w14:textId="77777777" w:rsidR="004066EF" w:rsidRPr="00841158" w:rsidRDefault="004066EF" w:rsidP="00841158">
            <w:pPr>
              <w:spacing w:before="60" w:after="60" w:line="240" w:lineRule="auto"/>
              <w:ind w:left="1474" w:hanging="533"/>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GUID=88a0fbad-22df-4af0-87b4-c39a71d474cd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Address: Plaintiff is a person under a disability*.</w:t>
            </w:r>
          </w:p>
        </w:tc>
      </w:tr>
      <w:tr w:rsidR="004066EF" w:rsidRPr="00841158" w14:paraId="049DDC15" w14:textId="77777777" w:rsidTr="00841158">
        <w:trPr>
          <w:divId w:val="2116439976"/>
        </w:trPr>
        <w:tc>
          <w:tcPr>
            <w:tcW w:w="7120" w:type="dxa"/>
            <w:shd w:val="clear" w:color="auto" w:fill="auto"/>
          </w:tcPr>
          <w:p w14:paraId="0A4B44DF" w14:textId="77777777" w:rsidR="004066EF" w:rsidRPr="00841158" w:rsidRDefault="004066EF" w:rsidP="00841158">
            <w:pPr>
              <w:spacing w:before="60" w:after="60" w:line="240" w:lineRule="auto"/>
              <w:ind w:left="940" w:hanging="533"/>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GUID=848f3ac8-262a-4bd6-b393-89fa842a3d24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ab/>
              <w:t>[</w:t>
            </w:r>
            <w:r w:rsidRPr="00841158">
              <w:rPr>
                <w:rFonts w:ascii="Times New Roman" w:hAnsi="Times New Roman" w:cs="Times New Roman"/>
                <w:i/>
                <w:lang w:val="en-GB" w:eastAsia="en-US"/>
              </w:rPr>
              <w:t>To state particulars of Plaintiff’s disability</w:t>
            </w:r>
            <w:r w:rsidRPr="00841158">
              <w:rPr>
                <w:rFonts w:ascii="Times New Roman" w:hAnsi="Times New Roman" w:cs="Times New Roman"/>
                <w:lang w:val="en-GB" w:eastAsia="en-US"/>
              </w:rPr>
              <w:t>]</w:t>
            </w:r>
          </w:p>
        </w:tc>
      </w:tr>
      <w:tr w:rsidR="004066EF" w:rsidRPr="00841158" w14:paraId="199D0C07" w14:textId="77777777" w:rsidTr="00841158">
        <w:trPr>
          <w:divId w:val="2116439976"/>
        </w:trPr>
        <w:tc>
          <w:tcPr>
            <w:tcW w:w="7120" w:type="dxa"/>
            <w:shd w:val="clear" w:color="auto" w:fill="auto"/>
          </w:tcPr>
          <w:p w14:paraId="3710C687" w14:textId="77777777" w:rsidR="004066EF" w:rsidRPr="00841158" w:rsidRDefault="004066EF" w:rsidP="00841158">
            <w:pPr>
              <w:spacing w:before="60" w:after="60" w:line="240" w:lineRule="auto"/>
              <w:ind w:left="940" w:hanging="533"/>
              <w:jc w:val="both"/>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GUID=4151a05f-b8de-4342-8e13-da29cef052c0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w:t>
            </w:r>
            <w:r w:rsidRPr="00841158">
              <w:rPr>
                <w:rFonts w:ascii="Times New Roman" w:hAnsi="Times New Roman" w:cs="Times New Roman"/>
                <w:i/>
                <w:lang w:val="en-GB" w:eastAsia="en-US"/>
              </w:rPr>
              <w:t>b</w:t>
            </w:r>
            <w:r w:rsidRPr="00841158">
              <w:rPr>
                <w:rFonts w:ascii="Times New Roman" w:hAnsi="Times New Roman" w:cs="Times New Roman"/>
                <w:lang w:val="en-GB" w:eastAsia="en-US"/>
              </w:rPr>
              <w:t>)</w:t>
            </w:r>
            <w:r w:rsidRPr="00841158">
              <w:rPr>
                <w:rFonts w:ascii="Times New Roman" w:hAnsi="Times New Roman" w:cs="Times New Roman"/>
                <w:lang w:val="en-GB" w:eastAsia="en-US"/>
              </w:rPr>
              <w:tab/>
              <w:t>Co-Defendant/Defendant in Counterclaim/Other Party (</w:t>
            </w:r>
            <w:r w:rsidRPr="00841158">
              <w:rPr>
                <w:rFonts w:ascii="Times New Roman" w:hAnsi="Times New Roman" w:cs="Times New Roman"/>
                <w:i/>
                <w:lang w:val="en-GB" w:eastAsia="en-US"/>
              </w:rPr>
              <w:t xml:space="preserve">please </w:t>
            </w:r>
            <w:proofErr w:type="gramStart"/>
            <w:r w:rsidRPr="00841158">
              <w:rPr>
                <w:rFonts w:ascii="Times New Roman" w:hAnsi="Times New Roman" w:cs="Times New Roman"/>
                <w:i/>
                <w:lang w:val="en-GB" w:eastAsia="en-US"/>
              </w:rPr>
              <w:t>specify</w:t>
            </w:r>
            <w:r w:rsidRPr="00841158">
              <w:rPr>
                <w:rFonts w:ascii="Times New Roman" w:hAnsi="Times New Roman" w:cs="Times New Roman"/>
                <w:lang w:val="en-GB" w:eastAsia="en-US"/>
              </w:rPr>
              <w:t>)*</w:t>
            </w:r>
            <w:proofErr w:type="gramEnd"/>
          </w:p>
        </w:tc>
      </w:tr>
      <w:tr w:rsidR="004066EF" w:rsidRPr="00841158" w14:paraId="7B6920FA" w14:textId="77777777" w:rsidTr="00841158">
        <w:trPr>
          <w:divId w:val="2116439976"/>
        </w:trPr>
        <w:tc>
          <w:tcPr>
            <w:tcW w:w="7120" w:type="dxa"/>
            <w:shd w:val="clear" w:color="auto" w:fill="auto"/>
          </w:tcPr>
          <w:p w14:paraId="38E319FF" w14:textId="77777777" w:rsidR="004066EF" w:rsidRPr="00841158" w:rsidRDefault="004066EF" w:rsidP="00841158">
            <w:pPr>
              <w:spacing w:before="60" w:after="60" w:line="240" w:lineRule="auto"/>
              <w:ind w:left="940" w:hanging="533"/>
              <w:jc w:val="both"/>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GUID=40d60250-907d-4e3c-8197-82d7a41fedc0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ab/>
              <w:t>Name:</w:t>
            </w:r>
          </w:p>
        </w:tc>
      </w:tr>
      <w:tr w:rsidR="004066EF" w:rsidRPr="00841158" w14:paraId="5B933A5F" w14:textId="77777777" w:rsidTr="00841158">
        <w:trPr>
          <w:divId w:val="2116439976"/>
        </w:trPr>
        <w:tc>
          <w:tcPr>
            <w:tcW w:w="7120" w:type="dxa"/>
            <w:shd w:val="clear" w:color="auto" w:fill="auto"/>
          </w:tcPr>
          <w:p w14:paraId="0B2312C1" w14:textId="77777777" w:rsidR="004066EF" w:rsidRPr="00841158" w:rsidRDefault="004066EF" w:rsidP="00841158">
            <w:pPr>
              <w:spacing w:before="60" w:after="60" w:line="240" w:lineRule="auto"/>
              <w:ind w:left="940" w:hanging="533"/>
              <w:jc w:val="both"/>
              <w:rPr>
                <w:rFonts w:ascii="Times New Roman" w:hAnsi="Times New Roman" w:cs="Times New Roman"/>
                <w:lang w:val="en-GB" w:eastAsia="en-US"/>
              </w:rPr>
            </w:pPr>
            <w:r w:rsidRPr="00841158">
              <w:rPr>
                <w:rFonts w:ascii="Times New Roman" w:hAnsi="Times New Roman" w:cs="Times New Roman"/>
                <w:lang w:val="en-GB" w:eastAsia="en-US"/>
              </w:rPr>
              <w:lastRenderedPageBreak/>
              <w:fldChar w:fldCharType="begin"/>
            </w:r>
            <w:r w:rsidRPr="00841158">
              <w:rPr>
                <w:rFonts w:ascii="Times New Roman" w:hAnsi="Times New Roman" w:cs="Times New Roman"/>
                <w:lang w:val="en-GB" w:eastAsia="en-US"/>
              </w:rPr>
              <w:instrText xml:space="preserve"> GUID=b3149208-374b-427d-93b3-fd1ff7b83b7e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ab/>
              <w:t>Address:</w:t>
            </w:r>
          </w:p>
        </w:tc>
      </w:tr>
      <w:tr w:rsidR="004066EF" w:rsidRPr="00841158" w14:paraId="5A5A56F1" w14:textId="77777777" w:rsidTr="00841158">
        <w:trPr>
          <w:divId w:val="2116439976"/>
        </w:trPr>
        <w:tc>
          <w:tcPr>
            <w:tcW w:w="7120" w:type="dxa"/>
            <w:shd w:val="clear" w:color="auto" w:fill="auto"/>
          </w:tcPr>
          <w:p w14:paraId="3A333A8F" w14:textId="77777777" w:rsidR="004066EF" w:rsidRPr="00841158" w:rsidRDefault="004066EF" w:rsidP="00841158">
            <w:pPr>
              <w:spacing w:before="60" w:after="60" w:line="240" w:lineRule="auto"/>
              <w:ind w:left="940" w:hanging="533"/>
              <w:jc w:val="both"/>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GUID=7e7da78a-3702-4dde-8045-563d2efe4e0b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ab/>
              <w:t>Co-Defendant/Defendant in Counterclaim/Other Party (</w:t>
            </w:r>
            <w:r w:rsidRPr="00841158">
              <w:rPr>
                <w:rFonts w:ascii="Times New Roman" w:hAnsi="Times New Roman" w:cs="Times New Roman"/>
                <w:i/>
                <w:lang w:val="en-GB" w:eastAsia="en-US"/>
              </w:rPr>
              <w:t xml:space="preserve">please </w:t>
            </w:r>
            <w:proofErr w:type="gramStart"/>
            <w:r w:rsidRPr="00841158">
              <w:rPr>
                <w:rFonts w:ascii="Times New Roman" w:hAnsi="Times New Roman" w:cs="Times New Roman"/>
                <w:i/>
                <w:lang w:val="en-GB" w:eastAsia="en-US"/>
              </w:rPr>
              <w:t>specify</w:t>
            </w:r>
            <w:r w:rsidRPr="00841158">
              <w:rPr>
                <w:rFonts w:ascii="Times New Roman" w:hAnsi="Times New Roman" w:cs="Times New Roman"/>
                <w:lang w:val="en-GB" w:eastAsia="en-US"/>
              </w:rPr>
              <w:t>)*</w:t>
            </w:r>
            <w:proofErr w:type="gramEnd"/>
            <w:r w:rsidRPr="00841158">
              <w:rPr>
                <w:rFonts w:ascii="Times New Roman" w:hAnsi="Times New Roman" w:cs="Times New Roman"/>
                <w:lang w:val="en-GB" w:eastAsia="en-US"/>
              </w:rPr>
              <w:t xml:space="preserve"> is a person under a disability*.</w:t>
            </w:r>
          </w:p>
        </w:tc>
      </w:tr>
      <w:tr w:rsidR="004066EF" w:rsidRPr="00841158" w14:paraId="0C5176A2" w14:textId="77777777" w:rsidTr="00841158">
        <w:trPr>
          <w:divId w:val="2116439976"/>
        </w:trPr>
        <w:tc>
          <w:tcPr>
            <w:tcW w:w="7120" w:type="dxa"/>
            <w:shd w:val="clear" w:color="auto" w:fill="auto"/>
          </w:tcPr>
          <w:p w14:paraId="56C630F8" w14:textId="77777777" w:rsidR="004066EF" w:rsidRPr="00841158" w:rsidRDefault="004066EF" w:rsidP="00841158">
            <w:pPr>
              <w:spacing w:before="60" w:after="60" w:line="240" w:lineRule="auto"/>
              <w:ind w:left="940" w:hanging="533"/>
              <w:jc w:val="both"/>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GUID=94497d02-a854-4577-8f2a-57cfdbd0db60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ab/>
              <w:t>[</w:t>
            </w:r>
            <w:r w:rsidRPr="00841158">
              <w:rPr>
                <w:rFonts w:ascii="Times New Roman" w:hAnsi="Times New Roman" w:cs="Times New Roman"/>
                <w:i/>
                <w:lang w:val="en-GB" w:eastAsia="en-US"/>
              </w:rPr>
              <w:t>To state particulars of Co-Defendant’s/Defendant in Counterclaim’s/Other Party’s disability</w:t>
            </w:r>
            <w:r w:rsidRPr="00841158">
              <w:rPr>
                <w:rFonts w:ascii="Times New Roman" w:hAnsi="Times New Roman" w:cs="Times New Roman"/>
                <w:lang w:val="en-GB" w:eastAsia="en-US"/>
              </w:rPr>
              <w:t>]</w:t>
            </w:r>
          </w:p>
        </w:tc>
      </w:tr>
      <w:tr w:rsidR="004066EF" w:rsidRPr="00841158" w14:paraId="5097EA97" w14:textId="77777777" w:rsidTr="00841158">
        <w:trPr>
          <w:divId w:val="2116439976"/>
        </w:trPr>
        <w:tc>
          <w:tcPr>
            <w:tcW w:w="7120" w:type="dxa"/>
            <w:shd w:val="clear" w:color="auto" w:fill="auto"/>
          </w:tcPr>
          <w:p w14:paraId="2C40E4D8" w14:textId="77777777" w:rsidR="004066EF" w:rsidRPr="00841158" w:rsidRDefault="004066EF" w:rsidP="00841158">
            <w:pPr>
              <w:spacing w:before="60" w:after="60" w:line="240" w:lineRule="auto"/>
              <w:ind w:left="475" w:hanging="475"/>
              <w:jc w:val="both"/>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GUID=412228ad-b15e-4df3-9767-c0413aa3d56f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6.</w:t>
            </w:r>
            <w:r w:rsidRPr="00841158">
              <w:rPr>
                <w:rFonts w:ascii="Times New Roman" w:hAnsi="Times New Roman" w:cs="Times New Roman"/>
                <w:lang w:val="en-GB" w:eastAsia="en-US"/>
              </w:rPr>
              <w:tab/>
              <w:t>The Defendant is aware of</w:t>
            </w:r>
            <w:proofErr w:type="gramStart"/>
            <w:r w:rsidRPr="00841158">
              <w:rPr>
                <w:rFonts w:ascii="Times New Roman" w:hAnsi="Times New Roman" w:cs="Times New Roman"/>
                <w:lang w:val="en-GB" w:eastAsia="en-US"/>
              </w:rPr>
              <w:t>*, or</w:t>
            </w:r>
            <w:proofErr w:type="gramEnd"/>
            <w:r w:rsidRPr="00841158">
              <w:rPr>
                <w:rFonts w:ascii="Times New Roman" w:hAnsi="Times New Roman" w:cs="Times New Roman"/>
                <w:lang w:val="en-GB" w:eastAsia="en-US"/>
              </w:rPr>
              <w:t xml:space="preserve"> has been informed by the solicitor acting for him about*, the options of family mediation or counselling, before filing the defence.</w:t>
            </w:r>
          </w:p>
        </w:tc>
      </w:tr>
      <w:tr w:rsidR="004066EF" w:rsidRPr="00841158" w14:paraId="0C127005" w14:textId="77777777" w:rsidTr="00841158">
        <w:trPr>
          <w:divId w:val="2116439976"/>
        </w:trPr>
        <w:tc>
          <w:tcPr>
            <w:tcW w:w="7120" w:type="dxa"/>
            <w:shd w:val="clear" w:color="auto" w:fill="auto"/>
          </w:tcPr>
          <w:p w14:paraId="6F0F7E91" w14:textId="77777777" w:rsidR="004066EF" w:rsidRPr="00841158" w:rsidRDefault="004066EF" w:rsidP="00841158">
            <w:pPr>
              <w:spacing w:before="60" w:after="60" w:line="240" w:lineRule="auto"/>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GUID=6baf702a-c14d-440e-a371-9a5ea9f36b55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Signature:</w:t>
            </w:r>
          </w:p>
          <w:p w14:paraId="4077671A" w14:textId="77777777" w:rsidR="004066EF" w:rsidRPr="00841158" w:rsidRDefault="004066EF" w:rsidP="00841158">
            <w:pPr>
              <w:spacing w:before="60" w:after="60" w:line="240" w:lineRule="auto"/>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GUID=ecbb80c2-0ffa-478c-8118-02216a690c4e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Name of Defendant/Defendant’s Solicitor*:</w:t>
            </w:r>
          </w:p>
          <w:p w14:paraId="3FBB35F9" w14:textId="77777777" w:rsidR="004066EF" w:rsidRPr="00841158" w:rsidRDefault="004066EF" w:rsidP="00841158">
            <w:pPr>
              <w:spacing w:before="60" w:after="60" w:line="240" w:lineRule="auto"/>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GUID=8e3dbc45-1845-450f-934f-af725286e8f3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Date:</w:t>
            </w:r>
          </w:p>
        </w:tc>
      </w:tr>
      <w:tr w:rsidR="004066EF" w:rsidRPr="00841158" w14:paraId="1689F6A9" w14:textId="77777777" w:rsidTr="00841158">
        <w:trPr>
          <w:divId w:val="2116439976"/>
        </w:trPr>
        <w:tc>
          <w:tcPr>
            <w:tcW w:w="7120" w:type="dxa"/>
            <w:shd w:val="clear" w:color="auto" w:fill="auto"/>
          </w:tcPr>
          <w:p w14:paraId="3A602C22" w14:textId="77777777" w:rsidR="004066EF" w:rsidRPr="00841158" w:rsidRDefault="004066EF" w:rsidP="00841158">
            <w:pPr>
              <w:spacing w:before="60" w:after="60" w:line="240" w:lineRule="auto"/>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GUID=672ef74d-e90f-4686-bd37-fddef4810d4e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*Delete where inapplicable.</w:t>
            </w:r>
          </w:p>
        </w:tc>
      </w:tr>
    </w:tbl>
    <w:p w14:paraId="45C870DC"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359E7BFE" w14:textId="77777777" w:rsidR="006F2CA2" w:rsidRPr="006F2CA2" w:rsidRDefault="003C7C9F" w:rsidP="00401B50">
      <w:pPr>
        <w:spacing w:before="0" w:after="200" w:line="276" w:lineRule="auto"/>
        <w:jc w:val="center"/>
        <w:divId w:val="2116439976"/>
        <w:rPr>
          <w:rFonts w:ascii="Times New Roman" w:hAnsi="Times New Roman" w:cs="Times New Roman"/>
          <w:caps/>
          <w:sz w:val="22"/>
          <w:szCs w:val="20"/>
          <w:lang w:val="en-GB" w:eastAsia="en-US"/>
        </w:rPr>
      </w:pPr>
      <w:r>
        <w:rPr>
          <w:rFonts w:ascii="Calibri" w:eastAsia="Calibri" w:hAnsi="Calibri" w:cs="Times New Roman"/>
          <w:sz w:val="22"/>
          <w:szCs w:val="22"/>
          <w:lang w:eastAsia="en-US"/>
        </w:rPr>
        <w:br w:type="page"/>
      </w:r>
      <w:r w:rsidR="006F2CA2" w:rsidRPr="006F2CA2">
        <w:rPr>
          <w:rFonts w:ascii="Times New Roman" w:hAnsi="Times New Roman" w:cs="Times New Roman"/>
          <w:caps/>
          <w:sz w:val="22"/>
          <w:szCs w:val="20"/>
          <w:lang w:val="en-GB" w:eastAsia="en-US"/>
        </w:rPr>
        <w:lastRenderedPageBreak/>
        <w:fldChar w:fldCharType="begin" w:fldLock="1"/>
      </w:r>
      <w:r w:rsidR="006F2CA2" w:rsidRPr="006F2CA2">
        <w:rPr>
          <w:rFonts w:ascii="Times New Roman" w:hAnsi="Times New Roman" w:cs="Times New Roman"/>
          <w:caps/>
          <w:sz w:val="22"/>
          <w:szCs w:val="20"/>
          <w:lang w:val="en-GB" w:eastAsia="en-US"/>
        </w:rPr>
        <w:instrText xml:space="preserve"> GUID=688f786d-4916-4565-b585-562efe5cd18c </w:instrText>
      </w:r>
      <w:r w:rsidR="006F2CA2" w:rsidRPr="006F2CA2">
        <w:rPr>
          <w:rFonts w:ascii="Times New Roman" w:hAnsi="Times New Roman" w:cs="Times New Roman"/>
          <w:caps/>
          <w:sz w:val="22"/>
          <w:szCs w:val="20"/>
          <w:lang w:val="en-GB" w:eastAsia="en-US"/>
        </w:rPr>
        <w:fldChar w:fldCharType="end"/>
      </w:r>
      <w:r w:rsidR="006F2CA2" w:rsidRPr="006F2CA2">
        <w:rPr>
          <w:rFonts w:ascii="Times New Roman" w:hAnsi="Times New Roman" w:cs="Times New Roman"/>
          <w:caps/>
          <w:sz w:val="22"/>
          <w:szCs w:val="20"/>
          <w:lang w:val="en-GB" w:eastAsia="en-US"/>
        </w:rPr>
        <w:t xml:space="preserve">Form </w:t>
      </w:r>
      <w:r w:rsidR="006F2CA2" w:rsidRPr="006F2CA2">
        <w:rPr>
          <w:rFonts w:ascii="Times New Roman" w:hAnsi="Times New Roman" w:cs="Times New Roman"/>
          <w:caps/>
          <w:sz w:val="22"/>
          <w:szCs w:val="20"/>
          <w:lang w:val="en-GB" w:eastAsia="en-US"/>
        </w:rPr>
        <w:fldChar w:fldCharType="begin" w:fldLock="1"/>
      </w:r>
      <w:r w:rsidR="006F2CA2" w:rsidRPr="006F2CA2">
        <w:rPr>
          <w:rFonts w:ascii="Times New Roman" w:hAnsi="Times New Roman" w:cs="Times New Roman"/>
          <w:caps/>
          <w:sz w:val="22"/>
          <w:szCs w:val="20"/>
          <w:lang w:val="en-GB" w:eastAsia="en-US"/>
        </w:rPr>
        <w:instrText>Quote "</w:instrText>
      </w:r>
      <w:r w:rsidR="006F2CA2" w:rsidRPr="006F2CA2">
        <w:rPr>
          <w:rFonts w:ascii="Times New Roman" w:hAnsi="Times New Roman" w:cs="Times New Roman"/>
          <w:caps/>
          <w:sz w:val="22"/>
          <w:szCs w:val="20"/>
          <w:lang w:val="en-GB" w:eastAsia="en-US"/>
        </w:rPr>
        <w:fldChar w:fldCharType="begin" w:fldLock="1"/>
      </w:r>
      <w:r w:rsidR="006F2CA2" w:rsidRPr="006F2CA2">
        <w:rPr>
          <w:rFonts w:ascii="Times New Roman" w:hAnsi="Times New Roman" w:cs="Times New Roman"/>
          <w:caps/>
          <w:sz w:val="22"/>
          <w:szCs w:val="20"/>
          <w:lang w:val="en-GB" w:eastAsia="en-US"/>
        </w:rPr>
        <w:instrText xml:space="preserve">SEQ FormScheduleDivisionHeading1 </w:instrText>
      </w:r>
      <w:r w:rsidR="006F2CA2" w:rsidRPr="006F2CA2">
        <w:rPr>
          <w:rFonts w:ascii="Times New Roman" w:hAnsi="Times New Roman" w:cs="Times New Roman"/>
          <w:caps/>
          <w:sz w:val="22"/>
          <w:szCs w:val="20"/>
          <w:lang w:val="en-GB" w:eastAsia="en-US"/>
        </w:rPr>
        <w:fldChar w:fldCharType="end"/>
      </w:r>
      <w:r w:rsidR="006F2CA2" w:rsidRPr="006F2CA2">
        <w:rPr>
          <w:rFonts w:ascii="Times New Roman" w:hAnsi="Times New Roman" w:cs="Times New Roman"/>
          <w:caps/>
          <w:sz w:val="22"/>
          <w:szCs w:val="20"/>
          <w:lang w:val="en-GB" w:eastAsia="en-US"/>
        </w:rPr>
        <w:instrText>" \* MERGEFORMAT</w:instrText>
      </w:r>
      <w:r w:rsidR="006F2CA2" w:rsidRPr="006F2CA2">
        <w:rPr>
          <w:rFonts w:ascii="Times New Roman" w:hAnsi="Times New Roman" w:cs="Times New Roman"/>
          <w:caps/>
          <w:sz w:val="22"/>
          <w:szCs w:val="20"/>
          <w:lang w:val="en-GB" w:eastAsia="en-US"/>
        </w:rPr>
        <w:fldChar w:fldCharType="separate"/>
      </w:r>
      <w:r w:rsidR="006F2CA2" w:rsidRPr="006F2CA2">
        <w:rPr>
          <w:rFonts w:ascii="Times New Roman" w:hAnsi="Times New Roman" w:cs="Times New Roman"/>
          <w:caps/>
          <w:sz w:val="22"/>
          <w:szCs w:val="20"/>
          <w:lang w:val="en-GB" w:eastAsia="en-US"/>
        </w:rPr>
        <w:t>22</w:t>
      </w:r>
      <w:r w:rsidR="006F2CA2" w:rsidRPr="006F2CA2">
        <w:rPr>
          <w:rFonts w:ascii="Times New Roman" w:hAnsi="Times New Roman" w:cs="Times New Roman"/>
          <w:caps/>
          <w:sz w:val="22"/>
          <w:szCs w:val="20"/>
          <w:lang w:val="en-GB" w:eastAsia="en-US"/>
        </w:rPr>
        <w:fldChar w:fldCharType="end"/>
      </w:r>
    </w:p>
    <w:tbl>
      <w:tblPr>
        <w:tblW w:w="7120" w:type="dxa"/>
        <w:jc w:val="center"/>
        <w:tblLook w:val="04A0" w:firstRow="1" w:lastRow="0" w:firstColumn="1" w:lastColumn="0" w:noHBand="0" w:noVBand="1"/>
      </w:tblPr>
      <w:tblGrid>
        <w:gridCol w:w="7120"/>
      </w:tblGrid>
      <w:tr w:rsidR="006F2CA2" w:rsidRPr="006F2CA2" w14:paraId="69648C65" w14:textId="77777777" w:rsidTr="006F2CA2">
        <w:trPr>
          <w:divId w:val="2116439976"/>
          <w:cantSplit/>
          <w:jc w:val="center"/>
        </w:trPr>
        <w:tc>
          <w:tcPr>
            <w:tcW w:w="7120" w:type="dxa"/>
          </w:tcPr>
          <w:p w14:paraId="1C079179"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GUID=5291063b-6e0e-4a53-9f1f-accf5493af84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 56, 57</w:t>
            </w:r>
          </w:p>
        </w:tc>
      </w:tr>
      <w:tr w:rsidR="006F2CA2" w:rsidRPr="006F2CA2" w14:paraId="1070EC7D" w14:textId="77777777" w:rsidTr="006F2CA2">
        <w:trPr>
          <w:divId w:val="2116439976"/>
          <w:cantSplit/>
          <w:jc w:val="center"/>
        </w:trPr>
        <w:tc>
          <w:tcPr>
            <w:tcW w:w="7120" w:type="dxa"/>
          </w:tcPr>
          <w:p w14:paraId="516AFCCC"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GUID=de5d2968-7c91-4055-87ab-77468264d37a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(OTHER PLEADING FORM)</w:t>
            </w:r>
          </w:p>
        </w:tc>
      </w:tr>
      <w:tr w:rsidR="006F2CA2" w:rsidRPr="006F2CA2" w14:paraId="7ACD5864" w14:textId="77777777" w:rsidTr="006F2CA2">
        <w:trPr>
          <w:divId w:val="2116439976"/>
          <w:cantSplit/>
          <w:jc w:val="center"/>
        </w:trPr>
        <w:tc>
          <w:tcPr>
            <w:tcW w:w="7120" w:type="dxa"/>
          </w:tcPr>
          <w:p w14:paraId="572D2ABC"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GUID=dc6a8676-8337-4901-8cd2-76cf8eb39adb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IN THE FAMILY JUSTICE COURTS OF THE REPUBLIC OF SINGAPORE</w:t>
            </w:r>
          </w:p>
        </w:tc>
      </w:tr>
      <w:tr w:rsidR="006F2CA2" w:rsidRPr="006F2CA2" w14:paraId="4A10C9B4" w14:textId="77777777" w:rsidTr="006F2CA2">
        <w:trPr>
          <w:divId w:val="2116439976"/>
          <w:cantSplit/>
          <w:jc w:val="center"/>
        </w:trPr>
        <w:tc>
          <w:tcPr>
            <w:tcW w:w="7120" w:type="dxa"/>
          </w:tcPr>
          <w:p w14:paraId="32C4FC53"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GUID=ea36a596-14a8-4c64-a6eb-743e494aee41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Divorce Writ No.</w:t>
            </w:r>
          </w:p>
        </w:tc>
      </w:tr>
      <w:tr w:rsidR="006F2CA2" w:rsidRPr="006F2CA2" w14:paraId="646F413C" w14:textId="77777777" w:rsidTr="006F2CA2">
        <w:trPr>
          <w:divId w:val="2116439976"/>
          <w:cantSplit/>
          <w:jc w:val="center"/>
        </w:trPr>
        <w:tc>
          <w:tcPr>
            <w:tcW w:w="7120" w:type="dxa"/>
          </w:tcPr>
          <w:p w14:paraId="0116D829"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GUID=f46e0494-7263-403f-b8a1-9316ead318fd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Between</w:t>
            </w:r>
          </w:p>
        </w:tc>
      </w:tr>
      <w:tr w:rsidR="006F2CA2" w:rsidRPr="006F2CA2" w14:paraId="2DE24804" w14:textId="77777777" w:rsidTr="006F2CA2">
        <w:trPr>
          <w:divId w:val="2116439976"/>
          <w:cantSplit/>
          <w:jc w:val="center"/>
        </w:trPr>
        <w:tc>
          <w:tcPr>
            <w:tcW w:w="7120" w:type="dxa"/>
          </w:tcPr>
          <w:p w14:paraId="1B26785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GUID=a744d7b1-7c20-47a9-9267-28102e226b6f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Plaintiff’s Name</w:t>
            </w:r>
            <w:r w:rsidRPr="006F2CA2">
              <w:rPr>
                <w:rFonts w:ascii="Times New Roman" w:hAnsi="Times New Roman" w:cs="Times New Roman"/>
                <w:sz w:val="22"/>
                <w:szCs w:val="20"/>
                <w:lang w:val="en-GB" w:eastAsia="en-US"/>
              </w:rPr>
              <w:t>] (ID No.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w:t>
            </w:r>
            <w:r w:rsidRPr="006F2CA2">
              <w:rPr>
                <w:rFonts w:ascii="Times New Roman" w:hAnsi="Times New Roman" w:cs="Times New Roman"/>
                <w:i/>
                <w:sz w:val="22"/>
                <w:szCs w:val="20"/>
                <w:lang w:val="en-GB" w:eastAsia="en-US"/>
              </w:rPr>
              <w:t>Plaintiff</w:t>
            </w:r>
          </w:p>
        </w:tc>
      </w:tr>
      <w:tr w:rsidR="006F2CA2" w:rsidRPr="006F2CA2" w14:paraId="39167DFE" w14:textId="77777777" w:rsidTr="006F2CA2">
        <w:trPr>
          <w:divId w:val="2116439976"/>
          <w:cantSplit/>
          <w:jc w:val="center"/>
        </w:trPr>
        <w:tc>
          <w:tcPr>
            <w:tcW w:w="7120" w:type="dxa"/>
          </w:tcPr>
          <w:p w14:paraId="5CF188B5"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GUID=5ff4786d-7a2d-4ba3-9749-503031f2c945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w:t>
            </w:r>
          </w:p>
        </w:tc>
      </w:tr>
      <w:tr w:rsidR="006F2CA2" w:rsidRPr="006F2CA2" w14:paraId="391B29C8" w14:textId="77777777" w:rsidTr="006F2CA2">
        <w:trPr>
          <w:divId w:val="2116439976"/>
          <w:cantSplit/>
          <w:jc w:val="center"/>
        </w:trPr>
        <w:tc>
          <w:tcPr>
            <w:tcW w:w="7120" w:type="dxa"/>
          </w:tcPr>
          <w:p w14:paraId="2EEC44E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GUID=e243a901-240c-4b56-a5fd-02a922e56711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Defendant’s Name</w:t>
            </w:r>
            <w:r w:rsidRPr="006F2CA2">
              <w:rPr>
                <w:rFonts w:ascii="Times New Roman" w:hAnsi="Times New Roman" w:cs="Times New Roman"/>
                <w:sz w:val="22"/>
                <w:szCs w:val="20"/>
                <w:lang w:val="en-GB" w:eastAsia="en-US"/>
              </w:rPr>
              <w:t>] (ID No.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w:t>
            </w:r>
            <w:r w:rsidRPr="006F2CA2">
              <w:rPr>
                <w:rFonts w:ascii="Times New Roman" w:hAnsi="Times New Roman" w:cs="Times New Roman"/>
                <w:i/>
                <w:sz w:val="22"/>
                <w:szCs w:val="20"/>
                <w:lang w:val="en-GB" w:eastAsia="en-US"/>
              </w:rPr>
              <w:t>Defendant</w:t>
            </w:r>
          </w:p>
        </w:tc>
      </w:tr>
      <w:tr w:rsidR="006F2CA2" w:rsidRPr="006F2CA2" w14:paraId="4BFCFCA4" w14:textId="77777777" w:rsidTr="006F2CA2">
        <w:trPr>
          <w:divId w:val="2116439976"/>
          <w:cantSplit/>
          <w:jc w:val="center"/>
        </w:trPr>
        <w:tc>
          <w:tcPr>
            <w:tcW w:w="7120" w:type="dxa"/>
          </w:tcPr>
          <w:p w14:paraId="621EA06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GUID=00b515a6-cacc-45cc-9c56-bf99511045cd </w:instrText>
            </w:r>
            <w:r w:rsidRPr="006F2CA2">
              <w:rPr>
                <w:rFonts w:ascii="Times New Roman" w:hAnsi="Times New Roman" w:cs="Times New Roman"/>
                <w:sz w:val="22"/>
                <w:szCs w:val="20"/>
                <w:lang w:val="en-GB" w:eastAsia="en-US"/>
              </w:rPr>
              <w:fldChar w:fldCharType="end"/>
            </w:r>
          </w:p>
        </w:tc>
      </w:tr>
      <w:tr w:rsidR="006F2CA2" w:rsidRPr="006F2CA2" w14:paraId="79FE8AA0" w14:textId="77777777" w:rsidTr="006F2CA2">
        <w:trPr>
          <w:divId w:val="2116439976"/>
          <w:cantSplit/>
          <w:jc w:val="center"/>
        </w:trPr>
        <w:tc>
          <w:tcPr>
            <w:tcW w:w="7120" w:type="dxa"/>
          </w:tcPr>
          <w:p w14:paraId="4374FC44"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GUID=86ceffaa-f078-4c2b-b671-c159455077d9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DEFENCE TO COUNTERCLAIM*/REPLY*/REPLY AND DEFENCE TO</w:t>
            </w:r>
            <w:r w:rsidRPr="006F2CA2">
              <w:rPr>
                <w:rFonts w:ascii="Times New Roman" w:hAnsi="Times New Roman" w:cs="Times New Roman"/>
                <w:sz w:val="22"/>
                <w:szCs w:val="20"/>
                <w:lang w:val="en-GB" w:eastAsia="en-US"/>
              </w:rPr>
              <w:br/>
              <w:t>COUNTERCLAIM*/REPLY TO DEFENCE TO</w:t>
            </w:r>
            <w:r w:rsidRPr="006F2CA2">
              <w:rPr>
                <w:rFonts w:ascii="Times New Roman" w:hAnsi="Times New Roman" w:cs="Times New Roman"/>
                <w:sz w:val="22"/>
                <w:szCs w:val="20"/>
                <w:lang w:val="en-GB" w:eastAsia="en-US"/>
              </w:rPr>
              <w:br/>
              <w:t xml:space="preserve">COUNTERCLAIM*/OTHER PLEADING (TO </w:t>
            </w:r>
            <w:proofErr w:type="gramStart"/>
            <w:r w:rsidRPr="006F2CA2">
              <w:rPr>
                <w:rFonts w:ascii="Times New Roman" w:hAnsi="Times New Roman" w:cs="Times New Roman"/>
                <w:sz w:val="22"/>
                <w:szCs w:val="20"/>
                <w:lang w:val="en-GB" w:eastAsia="en-US"/>
              </w:rPr>
              <w:t>SPECIFY)*</w:t>
            </w:r>
            <w:proofErr w:type="gramEnd"/>
          </w:p>
        </w:tc>
      </w:tr>
      <w:tr w:rsidR="006F2CA2" w:rsidRPr="006F2CA2" w14:paraId="1ED69A79" w14:textId="77777777" w:rsidTr="006F2CA2">
        <w:trPr>
          <w:divId w:val="2116439976"/>
          <w:cantSplit/>
          <w:jc w:val="center"/>
        </w:trPr>
        <w:tc>
          <w:tcPr>
            <w:tcW w:w="7120" w:type="dxa"/>
          </w:tcPr>
          <w:p w14:paraId="351918BB"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GUID=e05e3614-6fbc-4669-a7a7-5290e2ba3dc8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w:t>
            </w:r>
            <w:r w:rsidRPr="006F2CA2">
              <w:rPr>
                <w:rFonts w:ascii="Times New Roman" w:hAnsi="Times New Roman" w:cs="Times New Roman"/>
                <w:sz w:val="22"/>
                <w:szCs w:val="20"/>
                <w:lang w:val="en-GB" w:eastAsia="en-US"/>
              </w:rPr>
              <w:tab/>
              <w:t>[</w:t>
            </w:r>
            <w:r w:rsidRPr="006F2CA2">
              <w:rPr>
                <w:rFonts w:ascii="Times New Roman" w:hAnsi="Times New Roman" w:cs="Times New Roman"/>
                <w:i/>
                <w:sz w:val="22"/>
                <w:szCs w:val="20"/>
                <w:lang w:val="en-GB" w:eastAsia="en-US"/>
              </w:rPr>
              <w:t>To deny or admit the paragraphs of the previous pleading. To state full particulars of the facts relied on but not the evidence by which they are to be proved.</w:t>
            </w:r>
            <w:r w:rsidRPr="006F2CA2">
              <w:rPr>
                <w:rFonts w:ascii="Times New Roman" w:hAnsi="Times New Roman" w:cs="Times New Roman"/>
                <w:sz w:val="22"/>
                <w:szCs w:val="20"/>
                <w:lang w:val="en-GB" w:eastAsia="en-US"/>
              </w:rPr>
              <w:t>]</w:t>
            </w:r>
          </w:p>
        </w:tc>
      </w:tr>
      <w:tr w:rsidR="006F2CA2" w:rsidRPr="006F2CA2" w14:paraId="16FFC967" w14:textId="77777777" w:rsidTr="006F2CA2">
        <w:trPr>
          <w:divId w:val="2116439976"/>
          <w:cantSplit/>
          <w:jc w:val="center"/>
        </w:trPr>
        <w:tc>
          <w:tcPr>
            <w:tcW w:w="7120" w:type="dxa"/>
          </w:tcPr>
          <w:p w14:paraId="29F0D3F3"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GUID=ee832cd2-e4c3-419b-b99c-bdbb206b0d8e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w:t>
            </w:r>
            <w:r w:rsidRPr="006F2CA2">
              <w:rPr>
                <w:rFonts w:ascii="Times New Roman" w:hAnsi="Times New Roman" w:cs="Times New Roman"/>
                <w:sz w:val="22"/>
                <w:szCs w:val="20"/>
                <w:lang w:val="en-GB" w:eastAsia="en-US"/>
              </w:rPr>
              <w:tab/>
              <w:t>Persons to be served with this pleading*</w:t>
            </w:r>
          </w:p>
        </w:tc>
      </w:tr>
      <w:tr w:rsidR="006F2CA2" w:rsidRPr="006F2CA2" w14:paraId="7EF52AA0" w14:textId="77777777" w:rsidTr="006F2CA2">
        <w:trPr>
          <w:divId w:val="2116439976"/>
          <w:cantSplit/>
          <w:jc w:val="center"/>
        </w:trPr>
        <w:tc>
          <w:tcPr>
            <w:tcW w:w="7120" w:type="dxa"/>
          </w:tcPr>
          <w:p w14:paraId="6DDE29C4" w14:textId="77777777" w:rsidR="006F2CA2" w:rsidRPr="006F2CA2" w:rsidRDefault="006F2CA2" w:rsidP="006F2CA2">
            <w:pPr>
              <w:spacing w:before="60" w:after="60" w:line="240" w:lineRule="auto"/>
              <w:ind w:left="940" w:hanging="533"/>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GUID=3f961414-4898-41af-9aae-e215d8ed2a40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Plaintiff/Defendant*</w:t>
            </w:r>
          </w:p>
        </w:tc>
      </w:tr>
      <w:tr w:rsidR="006F2CA2" w:rsidRPr="006F2CA2" w14:paraId="7AE4A016" w14:textId="77777777" w:rsidTr="006F2CA2">
        <w:trPr>
          <w:divId w:val="2116439976"/>
          <w:cantSplit/>
          <w:jc w:val="center"/>
        </w:trPr>
        <w:tc>
          <w:tcPr>
            <w:tcW w:w="7120" w:type="dxa"/>
          </w:tcPr>
          <w:p w14:paraId="1E714805"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GUID=804be818-c828-4539-a11b-a11c57a944d3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 xml:space="preserve">Name: </w:t>
            </w:r>
          </w:p>
        </w:tc>
      </w:tr>
      <w:tr w:rsidR="006F2CA2" w:rsidRPr="006F2CA2" w14:paraId="7F8852E9" w14:textId="77777777" w:rsidTr="006F2CA2">
        <w:trPr>
          <w:divId w:val="2116439976"/>
          <w:cantSplit/>
          <w:jc w:val="center"/>
        </w:trPr>
        <w:tc>
          <w:tcPr>
            <w:tcW w:w="7120" w:type="dxa"/>
          </w:tcPr>
          <w:p w14:paraId="2FDE55A4"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GUID=55a23e80-cca8-46f8-9e98-2809583d9445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 xml:space="preserve">Address: </w:t>
            </w:r>
          </w:p>
        </w:tc>
      </w:tr>
      <w:tr w:rsidR="006F2CA2" w:rsidRPr="006F2CA2" w14:paraId="0B14EF7B" w14:textId="77777777" w:rsidTr="006F2CA2">
        <w:trPr>
          <w:divId w:val="2116439976"/>
          <w:cantSplit/>
          <w:jc w:val="center"/>
        </w:trPr>
        <w:tc>
          <w:tcPr>
            <w:tcW w:w="7120" w:type="dxa"/>
          </w:tcPr>
          <w:p w14:paraId="2BE1A8C9"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GUID=1e9dfc67-0afc-4210-afdd-0fa484475bac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Plaintiff/Defendant* is a person under a disability*.</w:t>
            </w:r>
          </w:p>
        </w:tc>
      </w:tr>
      <w:tr w:rsidR="006F2CA2" w:rsidRPr="006F2CA2" w14:paraId="0B48AEFA" w14:textId="77777777" w:rsidTr="006F2CA2">
        <w:trPr>
          <w:divId w:val="2116439976"/>
          <w:cantSplit/>
          <w:jc w:val="center"/>
        </w:trPr>
        <w:tc>
          <w:tcPr>
            <w:tcW w:w="7120" w:type="dxa"/>
          </w:tcPr>
          <w:p w14:paraId="3D33E799"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GUID=389a5aaa-cff1-4ed7-b629-7731ae9be29d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w:t>
            </w:r>
            <w:r w:rsidRPr="006F2CA2">
              <w:rPr>
                <w:rFonts w:ascii="Times New Roman" w:hAnsi="Times New Roman" w:cs="Times New Roman"/>
                <w:i/>
                <w:sz w:val="22"/>
                <w:szCs w:val="20"/>
                <w:lang w:val="en-GB" w:eastAsia="en-US"/>
              </w:rPr>
              <w:t>To state particulars of Plaintiff’s/Defendant’s* disability.</w:t>
            </w:r>
            <w:r w:rsidRPr="006F2CA2">
              <w:rPr>
                <w:rFonts w:ascii="Times New Roman" w:hAnsi="Times New Roman" w:cs="Times New Roman"/>
                <w:sz w:val="22"/>
                <w:szCs w:val="20"/>
                <w:lang w:val="en-GB" w:eastAsia="en-US"/>
              </w:rPr>
              <w:t>]</w:t>
            </w:r>
          </w:p>
        </w:tc>
      </w:tr>
      <w:tr w:rsidR="006F2CA2" w:rsidRPr="006F2CA2" w14:paraId="478F58B3" w14:textId="77777777" w:rsidTr="006F2CA2">
        <w:trPr>
          <w:divId w:val="2116439976"/>
          <w:cantSplit/>
          <w:jc w:val="center"/>
        </w:trPr>
        <w:tc>
          <w:tcPr>
            <w:tcW w:w="7120" w:type="dxa"/>
          </w:tcPr>
          <w:p w14:paraId="7E6D70DA"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GUID=f57535ce-629b-48b7-8146-0b53c1636fbe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Co-Defendant/Defendant in Counterclaim/Other Party [</w:t>
            </w:r>
            <w:r w:rsidRPr="006F2CA2">
              <w:rPr>
                <w:rFonts w:ascii="Times New Roman" w:hAnsi="Times New Roman" w:cs="Times New Roman"/>
                <w:i/>
                <w:sz w:val="22"/>
                <w:szCs w:val="20"/>
                <w:lang w:val="en-GB" w:eastAsia="en-US"/>
              </w:rPr>
              <w:t xml:space="preserve">please </w:t>
            </w:r>
            <w:proofErr w:type="gramStart"/>
            <w:r w:rsidRPr="006F2CA2">
              <w:rPr>
                <w:rFonts w:ascii="Times New Roman" w:hAnsi="Times New Roman" w:cs="Times New Roman"/>
                <w:i/>
                <w:sz w:val="22"/>
                <w:szCs w:val="20"/>
                <w:lang w:val="en-GB" w:eastAsia="en-US"/>
              </w:rPr>
              <w:t>specify</w:t>
            </w:r>
            <w:r w:rsidRPr="006F2CA2">
              <w:rPr>
                <w:rFonts w:ascii="Times New Roman" w:hAnsi="Times New Roman" w:cs="Times New Roman"/>
                <w:sz w:val="22"/>
                <w:szCs w:val="20"/>
                <w:lang w:val="en-GB" w:eastAsia="en-US"/>
              </w:rPr>
              <w:t>]*</w:t>
            </w:r>
            <w:proofErr w:type="gramEnd"/>
          </w:p>
        </w:tc>
      </w:tr>
      <w:tr w:rsidR="006F2CA2" w:rsidRPr="006F2CA2" w14:paraId="091399C5" w14:textId="77777777" w:rsidTr="006F2CA2">
        <w:trPr>
          <w:divId w:val="2116439976"/>
          <w:cantSplit/>
          <w:jc w:val="center"/>
        </w:trPr>
        <w:tc>
          <w:tcPr>
            <w:tcW w:w="7120" w:type="dxa"/>
          </w:tcPr>
          <w:p w14:paraId="614AAE75"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GUID=a3475b4c-594a-4aa6-92fa-13c83d960ca4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 xml:space="preserve">Name: </w:t>
            </w:r>
          </w:p>
        </w:tc>
      </w:tr>
      <w:tr w:rsidR="006F2CA2" w:rsidRPr="006F2CA2" w14:paraId="7E91FDE3" w14:textId="77777777" w:rsidTr="006F2CA2">
        <w:trPr>
          <w:divId w:val="2116439976"/>
          <w:cantSplit/>
          <w:jc w:val="center"/>
        </w:trPr>
        <w:tc>
          <w:tcPr>
            <w:tcW w:w="7120" w:type="dxa"/>
          </w:tcPr>
          <w:p w14:paraId="4FFED72F"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GUID=3d1318c8-f217-4644-b308-0ba1c7faea7f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 xml:space="preserve">Address: </w:t>
            </w:r>
          </w:p>
        </w:tc>
      </w:tr>
      <w:tr w:rsidR="006F2CA2" w:rsidRPr="006F2CA2" w14:paraId="608F12A0" w14:textId="77777777" w:rsidTr="006F2CA2">
        <w:trPr>
          <w:divId w:val="2116439976"/>
          <w:cantSplit/>
          <w:jc w:val="center"/>
        </w:trPr>
        <w:tc>
          <w:tcPr>
            <w:tcW w:w="7120" w:type="dxa"/>
          </w:tcPr>
          <w:p w14:paraId="41C5E92C"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GUID=3da62769-8b9e-42ba-b805-0ecdd3637854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Co-Defendant/Defendant in Counterclaim/Other Party [</w:t>
            </w:r>
            <w:r w:rsidRPr="006F2CA2">
              <w:rPr>
                <w:rFonts w:ascii="Times New Roman" w:hAnsi="Times New Roman" w:cs="Times New Roman"/>
                <w:i/>
                <w:sz w:val="22"/>
                <w:szCs w:val="20"/>
                <w:lang w:val="en-GB" w:eastAsia="en-US"/>
              </w:rPr>
              <w:t xml:space="preserve">please </w:t>
            </w:r>
            <w:proofErr w:type="gramStart"/>
            <w:r w:rsidRPr="006F2CA2">
              <w:rPr>
                <w:rFonts w:ascii="Times New Roman" w:hAnsi="Times New Roman" w:cs="Times New Roman"/>
                <w:i/>
                <w:sz w:val="22"/>
                <w:szCs w:val="20"/>
                <w:lang w:val="en-GB" w:eastAsia="en-US"/>
              </w:rPr>
              <w:t>specify</w:t>
            </w:r>
            <w:r w:rsidRPr="006F2CA2">
              <w:rPr>
                <w:rFonts w:ascii="Times New Roman" w:hAnsi="Times New Roman" w:cs="Times New Roman"/>
                <w:sz w:val="22"/>
                <w:szCs w:val="20"/>
                <w:lang w:val="en-GB" w:eastAsia="en-US"/>
              </w:rPr>
              <w:t>]*</w:t>
            </w:r>
            <w:proofErr w:type="gramEnd"/>
            <w:r w:rsidRPr="006F2CA2">
              <w:rPr>
                <w:rFonts w:ascii="Times New Roman" w:hAnsi="Times New Roman" w:cs="Times New Roman"/>
                <w:sz w:val="22"/>
                <w:szCs w:val="20"/>
                <w:lang w:val="en-GB" w:eastAsia="en-US"/>
              </w:rPr>
              <w:t xml:space="preserve"> is a person under a disability*.</w:t>
            </w:r>
          </w:p>
        </w:tc>
      </w:tr>
      <w:tr w:rsidR="006F2CA2" w:rsidRPr="006F2CA2" w14:paraId="510D15AA" w14:textId="77777777" w:rsidTr="006F2CA2">
        <w:trPr>
          <w:divId w:val="2116439976"/>
          <w:cantSplit/>
          <w:jc w:val="center"/>
        </w:trPr>
        <w:tc>
          <w:tcPr>
            <w:tcW w:w="7120" w:type="dxa"/>
          </w:tcPr>
          <w:p w14:paraId="6BCA7590"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GUID=8094a461-eeb3-4db7-a241-e59c085d50a6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w:t>
            </w:r>
            <w:r w:rsidRPr="006F2CA2">
              <w:rPr>
                <w:rFonts w:ascii="Times New Roman" w:hAnsi="Times New Roman" w:cs="Times New Roman"/>
                <w:i/>
                <w:sz w:val="22"/>
                <w:szCs w:val="20"/>
                <w:lang w:val="en-GB" w:eastAsia="en-US"/>
              </w:rPr>
              <w:t>To state particulars of Co-Defendant’s/Defendant in Counterclaim’s/Other Party’s disability</w:t>
            </w:r>
            <w:r w:rsidRPr="006F2CA2">
              <w:rPr>
                <w:rFonts w:ascii="Times New Roman" w:hAnsi="Times New Roman" w:cs="Times New Roman"/>
                <w:sz w:val="22"/>
                <w:szCs w:val="20"/>
                <w:lang w:val="en-GB" w:eastAsia="en-US"/>
              </w:rPr>
              <w:t>]</w:t>
            </w:r>
          </w:p>
        </w:tc>
      </w:tr>
      <w:tr w:rsidR="006F2CA2" w:rsidRPr="006F2CA2" w14:paraId="72B8FA67" w14:textId="77777777" w:rsidTr="006F2CA2">
        <w:trPr>
          <w:divId w:val="2116439976"/>
          <w:cantSplit/>
          <w:jc w:val="center"/>
        </w:trPr>
        <w:tc>
          <w:tcPr>
            <w:tcW w:w="7120" w:type="dxa"/>
          </w:tcPr>
          <w:p w14:paraId="7E04FA70"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GUID=05ab5cc3-fd7c-4fa9-91ff-a29d5e1d7eea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Signature:</w:t>
            </w:r>
          </w:p>
          <w:p w14:paraId="2008992B"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GUID=85a14bf3-79a3-4681-87fd-75d9d82e2990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Name of Party/Party’s Solicitor*:</w:t>
            </w:r>
          </w:p>
          <w:p w14:paraId="04E8D17A"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GUID=9e554af7-fcfe-48f0-84c6-ec283cc8a193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w:t>
            </w:r>
          </w:p>
        </w:tc>
      </w:tr>
      <w:tr w:rsidR="006F2CA2" w:rsidRPr="006F2CA2" w14:paraId="53B9256D" w14:textId="77777777" w:rsidTr="006F2CA2">
        <w:trPr>
          <w:divId w:val="2116439976"/>
          <w:cantSplit/>
          <w:jc w:val="center"/>
        </w:trPr>
        <w:tc>
          <w:tcPr>
            <w:tcW w:w="7120" w:type="dxa"/>
          </w:tcPr>
          <w:p w14:paraId="3D6B2D64"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GUID=1696a516-2b40-40f0-9fbf-a5bc665bba26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*Delete where inapplicable.</w:t>
            </w:r>
          </w:p>
        </w:tc>
      </w:tr>
    </w:tbl>
    <w:p w14:paraId="00DDA71C"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52608ED9"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5D550514"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21B0CB4D"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16740631" w14:textId="77777777" w:rsidR="006F2CA2" w:rsidRPr="006F2CA2" w:rsidRDefault="006F2CA2" w:rsidP="006F2CA2">
      <w:pPr>
        <w:keepNext/>
        <w:keepLines/>
        <w:suppressAutoHyphens/>
        <w:spacing w:before="240" w:after="120" w:line="240" w:lineRule="auto"/>
        <w:jc w:val="center"/>
        <w:divId w:val="2116439976"/>
        <w:rPr>
          <w:rFonts w:ascii="Times New Roman" w:hAnsi="Times New Roman" w:cs="Times New Roman"/>
          <w:caps/>
          <w:sz w:val="22"/>
          <w:szCs w:val="20"/>
          <w:lang w:val="en-GB" w:eastAsia="en-US"/>
        </w:rPr>
      </w:pPr>
      <w:r w:rsidRPr="006F2CA2">
        <w:rPr>
          <w:rFonts w:ascii="Times New Roman" w:hAnsi="Times New Roman" w:cs="Times New Roman"/>
          <w:caps/>
          <w:sz w:val="22"/>
          <w:szCs w:val="20"/>
          <w:lang w:val="en-GB" w:eastAsia="en-US"/>
        </w:rPr>
        <w:lastRenderedPageBreak/>
        <w:fldChar w:fldCharType="begin" w:fldLock="1"/>
      </w:r>
      <w:r w:rsidRPr="006F2CA2">
        <w:rPr>
          <w:rFonts w:ascii="Times New Roman" w:hAnsi="Times New Roman" w:cs="Times New Roman"/>
          <w:caps/>
          <w:sz w:val="22"/>
          <w:szCs w:val="20"/>
          <w:lang w:val="en-GB" w:eastAsia="en-US"/>
        </w:rPr>
        <w:instrText xml:space="preserve"> GUID=acb612cc-1d81-4731-a52c-3bb7d592d6a4 </w:instrText>
      </w:r>
      <w:r w:rsidRPr="006F2CA2">
        <w:rPr>
          <w:rFonts w:ascii="Times New Roman" w:hAnsi="Times New Roman" w:cs="Times New Roman"/>
          <w:caps/>
          <w:sz w:val="22"/>
          <w:szCs w:val="20"/>
          <w:lang w:val="en-GB" w:eastAsia="en-US"/>
        </w:rPr>
        <w:fldChar w:fldCharType="end"/>
      </w:r>
      <w:r w:rsidRPr="006F2CA2">
        <w:rPr>
          <w:rFonts w:ascii="Times New Roman" w:hAnsi="Times New Roman" w:cs="Times New Roman"/>
          <w:caps/>
          <w:sz w:val="22"/>
          <w:szCs w:val="20"/>
          <w:lang w:val="en-GB" w:eastAsia="en-US"/>
        </w:rPr>
        <w:t xml:space="preserve">Form </w:t>
      </w:r>
      <w:r w:rsidRPr="006F2CA2">
        <w:rPr>
          <w:rFonts w:ascii="Times New Roman" w:hAnsi="Times New Roman" w:cs="Times New Roman"/>
          <w:caps/>
          <w:sz w:val="22"/>
          <w:szCs w:val="20"/>
          <w:lang w:val="en-GB" w:eastAsia="en-US"/>
        </w:rPr>
        <w:fldChar w:fldCharType="begin" w:fldLock="1"/>
      </w:r>
      <w:r w:rsidRPr="006F2CA2">
        <w:rPr>
          <w:rFonts w:ascii="Times New Roman" w:hAnsi="Times New Roman" w:cs="Times New Roman"/>
          <w:caps/>
          <w:sz w:val="22"/>
          <w:szCs w:val="20"/>
          <w:lang w:val="en-GB" w:eastAsia="en-US"/>
        </w:rPr>
        <w:instrText>Quote "</w:instrText>
      </w:r>
      <w:r w:rsidRPr="006F2CA2">
        <w:rPr>
          <w:rFonts w:ascii="Times New Roman" w:hAnsi="Times New Roman" w:cs="Times New Roman"/>
          <w:caps/>
          <w:sz w:val="22"/>
          <w:szCs w:val="20"/>
          <w:lang w:val="en-GB" w:eastAsia="en-US"/>
        </w:rPr>
        <w:fldChar w:fldCharType="begin" w:fldLock="1"/>
      </w:r>
      <w:r w:rsidRPr="006F2CA2">
        <w:rPr>
          <w:rFonts w:ascii="Times New Roman" w:hAnsi="Times New Roman" w:cs="Times New Roman"/>
          <w:caps/>
          <w:sz w:val="22"/>
          <w:szCs w:val="20"/>
          <w:lang w:val="en-GB" w:eastAsia="en-US"/>
        </w:rPr>
        <w:instrText xml:space="preserve">SEQ FormScheduleDivisionHeading1 </w:instrText>
      </w:r>
      <w:r w:rsidRPr="006F2CA2">
        <w:rPr>
          <w:rFonts w:ascii="Times New Roman" w:hAnsi="Times New Roman" w:cs="Times New Roman"/>
          <w:caps/>
          <w:sz w:val="22"/>
          <w:szCs w:val="20"/>
          <w:lang w:val="en-GB" w:eastAsia="en-US"/>
        </w:rPr>
        <w:fldChar w:fldCharType="end"/>
      </w:r>
      <w:r w:rsidRPr="006F2CA2">
        <w:rPr>
          <w:rFonts w:ascii="Times New Roman" w:hAnsi="Times New Roman" w:cs="Times New Roman"/>
          <w:caps/>
          <w:sz w:val="22"/>
          <w:szCs w:val="20"/>
          <w:lang w:val="en-GB" w:eastAsia="en-US"/>
        </w:rPr>
        <w:instrText>" \* MERGEFORMAT</w:instrText>
      </w:r>
      <w:r w:rsidRPr="006F2CA2">
        <w:rPr>
          <w:rFonts w:ascii="Times New Roman" w:hAnsi="Times New Roman" w:cs="Times New Roman"/>
          <w:caps/>
          <w:sz w:val="22"/>
          <w:szCs w:val="20"/>
          <w:lang w:val="en-GB" w:eastAsia="en-US"/>
        </w:rPr>
        <w:fldChar w:fldCharType="separate"/>
      </w:r>
      <w:r w:rsidRPr="006F2CA2">
        <w:rPr>
          <w:rFonts w:ascii="Times New Roman" w:hAnsi="Times New Roman" w:cs="Times New Roman"/>
          <w:caps/>
          <w:sz w:val="22"/>
          <w:szCs w:val="20"/>
          <w:lang w:val="en-GB" w:eastAsia="en-US"/>
        </w:rPr>
        <w:t>23</w:t>
      </w:r>
      <w:r w:rsidRPr="006F2CA2">
        <w:rPr>
          <w:rFonts w:ascii="Times New Roman" w:hAnsi="Times New Roman" w:cs="Times New Roman"/>
          <w:caps/>
          <w:sz w:val="22"/>
          <w:szCs w:val="20"/>
          <w:lang w:val="en-GB" w:eastAsia="en-US"/>
        </w:rPr>
        <w:fldChar w:fldCharType="end"/>
      </w:r>
      <w:r w:rsidRPr="006F2CA2">
        <w:rPr>
          <w:rFonts w:ascii="Times New Roman" w:hAnsi="Times New Roman" w:cs="Times New Roman"/>
          <w:caps/>
          <w:sz w:val="22"/>
          <w:szCs w:val="20"/>
          <w:lang w:val="en-GB" w:eastAsia="en-US"/>
        </w:rPr>
        <w:t xml:space="preserve"> </w:t>
      </w:r>
    </w:p>
    <w:tbl>
      <w:tblPr>
        <w:tblW w:w="7120" w:type="dxa"/>
        <w:jc w:val="center"/>
        <w:tblLook w:val="04A0" w:firstRow="1" w:lastRow="0" w:firstColumn="1" w:lastColumn="0" w:noHBand="0" w:noVBand="1"/>
      </w:tblPr>
      <w:tblGrid>
        <w:gridCol w:w="7120"/>
      </w:tblGrid>
      <w:tr w:rsidR="006F2CA2" w:rsidRPr="006F2CA2" w14:paraId="30D56FF4" w14:textId="77777777" w:rsidTr="006F2CA2">
        <w:trPr>
          <w:divId w:val="2116439976"/>
          <w:cantSplit/>
          <w:jc w:val="center"/>
        </w:trPr>
        <w:tc>
          <w:tcPr>
            <w:tcW w:w="7120" w:type="dxa"/>
          </w:tcPr>
          <w:p w14:paraId="7C1E48A2"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GUID=6ed77046-d773-4ab2-ad5f-a3991d4d0e63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 56</w:t>
            </w:r>
          </w:p>
        </w:tc>
      </w:tr>
      <w:tr w:rsidR="006F2CA2" w:rsidRPr="006F2CA2" w14:paraId="0D27EB6E" w14:textId="77777777" w:rsidTr="006F2CA2">
        <w:trPr>
          <w:divId w:val="2116439976"/>
          <w:cantSplit/>
          <w:jc w:val="center"/>
        </w:trPr>
        <w:tc>
          <w:tcPr>
            <w:tcW w:w="7120" w:type="dxa"/>
          </w:tcPr>
          <w:p w14:paraId="0734BC49"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GUID=cde1f5da-afbe-421c-86ae-4add460ca81d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(DEFENDANT’S AGREEMENT (PARENTING PLAN) FORM)</w:t>
            </w:r>
          </w:p>
        </w:tc>
      </w:tr>
      <w:tr w:rsidR="006F2CA2" w:rsidRPr="006F2CA2" w14:paraId="69D903C2" w14:textId="77777777" w:rsidTr="006F2CA2">
        <w:trPr>
          <w:divId w:val="2116439976"/>
          <w:cantSplit/>
          <w:jc w:val="center"/>
        </w:trPr>
        <w:tc>
          <w:tcPr>
            <w:tcW w:w="7120" w:type="dxa"/>
          </w:tcPr>
          <w:p w14:paraId="4F7F833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GUID=3d211d5b-c61b-4c98-aae6-b11fbb09e5b7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IN THE FAMILY JUSTICE COURTS OF THE REPUBLIC OF SINGAPORE</w:t>
            </w:r>
          </w:p>
        </w:tc>
      </w:tr>
      <w:tr w:rsidR="006F2CA2" w:rsidRPr="006F2CA2" w14:paraId="428B855F" w14:textId="77777777" w:rsidTr="006F2CA2">
        <w:trPr>
          <w:divId w:val="2116439976"/>
          <w:cantSplit/>
          <w:jc w:val="center"/>
        </w:trPr>
        <w:tc>
          <w:tcPr>
            <w:tcW w:w="7120" w:type="dxa"/>
          </w:tcPr>
          <w:p w14:paraId="45720736"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GUID=cc802972-70a0-442e-8679-940deff0364f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Divorce Writ No.</w:t>
            </w:r>
          </w:p>
        </w:tc>
      </w:tr>
      <w:tr w:rsidR="006F2CA2" w:rsidRPr="006F2CA2" w14:paraId="7741DEB9" w14:textId="77777777" w:rsidTr="006F2CA2">
        <w:trPr>
          <w:divId w:val="2116439976"/>
          <w:cantSplit/>
          <w:jc w:val="center"/>
        </w:trPr>
        <w:tc>
          <w:tcPr>
            <w:tcW w:w="7120" w:type="dxa"/>
          </w:tcPr>
          <w:p w14:paraId="7D8876C8"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GUID=e6d20426-9e28-45b6-9a60-973b704c521c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Between</w:t>
            </w:r>
          </w:p>
        </w:tc>
      </w:tr>
      <w:tr w:rsidR="006F2CA2" w:rsidRPr="006F2CA2" w14:paraId="692C1A33" w14:textId="77777777" w:rsidTr="006F2CA2">
        <w:trPr>
          <w:divId w:val="2116439976"/>
          <w:cantSplit/>
          <w:jc w:val="center"/>
        </w:trPr>
        <w:tc>
          <w:tcPr>
            <w:tcW w:w="7120" w:type="dxa"/>
          </w:tcPr>
          <w:p w14:paraId="350A5A04"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GUID=f1980fee-308f-4309-81b3-f0c217fbf45e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Plaintiff’s Name</w:t>
            </w:r>
            <w:r w:rsidRPr="006F2CA2">
              <w:rPr>
                <w:rFonts w:ascii="Times New Roman" w:hAnsi="Times New Roman" w:cs="Times New Roman"/>
                <w:sz w:val="22"/>
                <w:szCs w:val="20"/>
                <w:lang w:val="en-GB" w:eastAsia="en-US"/>
              </w:rPr>
              <w:t>] (ID No.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w:t>
            </w:r>
            <w:r w:rsidRPr="006F2CA2">
              <w:rPr>
                <w:rFonts w:ascii="Times New Roman" w:hAnsi="Times New Roman" w:cs="Times New Roman"/>
                <w:i/>
                <w:sz w:val="22"/>
                <w:szCs w:val="20"/>
                <w:lang w:val="en-GB" w:eastAsia="en-US"/>
              </w:rPr>
              <w:t>Plaintiff</w:t>
            </w:r>
          </w:p>
        </w:tc>
      </w:tr>
      <w:tr w:rsidR="006F2CA2" w:rsidRPr="006F2CA2" w14:paraId="0A45FBF2" w14:textId="77777777" w:rsidTr="006F2CA2">
        <w:trPr>
          <w:divId w:val="2116439976"/>
          <w:cantSplit/>
          <w:jc w:val="center"/>
        </w:trPr>
        <w:tc>
          <w:tcPr>
            <w:tcW w:w="7120" w:type="dxa"/>
          </w:tcPr>
          <w:p w14:paraId="5BF6130F"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GUID=3746c36d-9511-4c0f-a0e6-608c4d81cc46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w:t>
            </w:r>
          </w:p>
        </w:tc>
      </w:tr>
      <w:tr w:rsidR="006F2CA2" w:rsidRPr="006F2CA2" w14:paraId="42436B51" w14:textId="77777777" w:rsidTr="006F2CA2">
        <w:trPr>
          <w:divId w:val="2116439976"/>
          <w:cantSplit/>
          <w:jc w:val="center"/>
        </w:trPr>
        <w:tc>
          <w:tcPr>
            <w:tcW w:w="7120" w:type="dxa"/>
          </w:tcPr>
          <w:p w14:paraId="39DF300E"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GUID=9302f91e-bc39-4697-a2bf-620e957bb0b0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Defendant’s Name</w:t>
            </w:r>
            <w:r w:rsidRPr="006F2CA2">
              <w:rPr>
                <w:rFonts w:ascii="Times New Roman" w:hAnsi="Times New Roman" w:cs="Times New Roman"/>
                <w:sz w:val="22"/>
                <w:szCs w:val="20"/>
                <w:lang w:val="en-GB" w:eastAsia="en-US"/>
              </w:rPr>
              <w:t>] (ID No.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w:t>
            </w:r>
            <w:r w:rsidRPr="006F2CA2">
              <w:rPr>
                <w:rFonts w:ascii="Times New Roman" w:hAnsi="Times New Roman" w:cs="Times New Roman"/>
                <w:i/>
                <w:sz w:val="22"/>
                <w:szCs w:val="20"/>
                <w:lang w:val="en-GB" w:eastAsia="en-US"/>
              </w:rPr>
              <w:t>Defendant</w:t>
            </w:r>
          </w:p>
        </w:tc>
      </w:tr>
      <w:tr w:rsidR="006F2CA2" w:rsidRPr="006F2CA2" w14:paraId="4B6785B6" w14:textId="77777777" w:rsidTr="006F2CA2">
        <w:trPr>
          <w:divId w:val="2116439976"/>
          <w:cantSplit/>
          <w:jc w:val="center"/>
        </w:trPr>
        <w:tc>
          <w:tcPr>
            <w:tcW w:w="7120" w:type="dxa"/>
          </w:tcPr>
          <w:p w14:paraId="2F78E149"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GUID=b5d27a9b-ba16-42a8-8f17-57e40f45038f </w:instrText>
            </w:r>
            <w:r w:rsidRPr="006F2CA2">
              <w:rPr>
                <w:rFonts w:ascii="Times New Roman" w:hAnsi="Times New Roman" w:cs="Times New Roman"/>
                <w:sz w:val="22"/>
                <w:szCs w:val="20"/>
                <w:lang w:val="en-GB" w:eastAsia="en-US"/>
              </w:rPr>
              <w:fldChar w:fldCharType="end"/>
            </w:r>
          </w:p>
        </w:tc>
      </w:tr>
      <w:tr w:rsidR="006F2CA2" w:rsidRPr="006F2CA2" w14:paraId="48A3A683" w14:textId="77777777" w:rsidTr="006F2CA2">
        <w:trPr>
          <w:divId w:val="2116439976"/>
          <w:cantSplit/>
          <w:jc w:val="center"/>
        </w:trPr>
        <w:tc>
          <w:tcPr>
            <w:tcW w:w="7120" w:type="dxa"/>
          </w:tcPr>
          <w:p w14:paraId="5D8168F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GUID=ec5c90a9-7cc6-4eda-a502-3ee7f2819ed2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DEFENDANT’S AGREEMENT TO PLAINTIFF’S PROPOSED</w:t>
            </w:r>
            <w:r w:rsidRPr="006F2CA2">
              <w:rPr>
                <w:rFonts w:ascii="Times New Roman" w:hAnsi="Times New Roman" w:cs="Times New Roman"/>
                <w:sz w:val="22"/>
                <w:szCs w:val="20"/>
                <w:lang w:val="en-GB" w:eastAsia="en-US"/>
              </w:rPr>
              <w:br/>
              <w:t xml:space="preserve">PARENTING PLAN </w:t>
            </w:r>
          </w:p>
        </w:tc>
      </w:tr>
      <w:tr w:rsidR="006F2CA2" w:rsidRPr="006F2CA2" w14:paraId="7EFD52B0" w14:textId="77777777" w:rsidTr="006F2CA2">
        <w:trPr>
          <w:divId w:val="2116439976"/>
          <w:cantSplit/>
          <w:jc w:val="center"/>
        </w:trPr>
        <w:tc>
          <w:tcPr>
            <w:tcW w:w="7120" w:type="dxa"/>
          </w:tcPr>
          <w:p w14:paraId="4937DBF0"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GUID=00f62f32-a577-4e6c-8fc6-7988d2395259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Defendant’s Agreement</w:t>
            </w:r>
          </w:p>
        </w:tc>
      </w:tr>
      <w:tr w:rsidR="006F2CA2" w:rsidRPr="006F2CA2" w14:paraId="35ED7CD5" w14:textId="77777777" w:rsidTr="006F2CA2">
        <w:trPr>
          <w:divId w:val="2116439976"/>
          <w:cantSplit/>
          <w:jc w:val="center"/>
        </w:trPr>
        <w:tc>
          <w:tcPr>
            <w:tcW w:w="7120" w:type="dxa"/>
          </w:tcPr>
          <w:p w14:paraId="575A153C"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GUID=648d906d-003f-449e-b6fa-328bcbe45149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The Defendant’s agreement can be confirmed by completing either option (a) or option (b) below.</w:t>
            </w:r>
            <w:r w:rsidRPr="006F2CA2">
              <w:rPr>
                <w:rFonts w:ascii="Times New Roman" w:hAnsi="Times New Roman" w:cs="Times New Roman"/>
                <w:sz w:val="22"/>
                <w:szCs w:val="20"/>
                <w:lang w:val="en-GB" w:eastAsia="en-US"/>
              </w:rPr>
              <w:t>]</w:t>
            </w:r>
          </w:p>
        </w:tc>
      </w:tr>
      <w:tr w:rsidR="006F2CA2" w:rsidRPr="006F2CA2" w14:paraId="4F5CC5BB" w14:textId="77777777" w:rsidTr="006F2CA2">
        <w:trPr>
          <w:divId w:val="2116439976"/>
          <w:cantSplit/>
          <w:jc w:val="center"/>
        </w:trPr>
        <w:tc>
          <w:tcPr>
            <w:tcW w:w="7120" w:type="dxa"/>
          </w:tcPr>
          <w:p w14:paraId="72DACFA4" w14:textId="77777777" w:rsidR="006F2CA2" w:rsidRPr="006F2CA2" w:rsidRDefault="006F2CA2" w:rsidP="006F2CA2">
            <w:pPr>
              <w:spacing w:before="60" w:after="60" w:line="240" w:lineRule="auto"/>
              <w:ind w:left="940" w:hanging="533"/>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GUID=b6f63475-520f-4020-adea-7007e6f0277f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I, the Defendant, agree with the following order(s) sought in paragraph 4 of the Plaintiff’s Proposed Parenting Plan</w:t>
            </w:r>
          </w:p>
        </w:tc>
      </w:tr>
      <w:tr w:rsidR="006F2CA2" w:rsidRPr="006F2CA2" w14:paraId="53CF5D4E" w14:textId="77777777" w:rsidTr="006F2CA2">
        <w:trPr>
          <w:divId w:val="2116439976"/>
          <w:cantSplit/>
          <w:jc w:val="center"/>
        </w:trPr>
        <w:tc>
          <w:tcPr>
            <w:tcW w:w="7120" w:type="dxa"/>
          </w:tcPr>
          <w:p w14:paraId="351A7A37" w14:textId="77777777" w:rsidR="006F2CA2" w:rsidRPr="006F2CA2" w:rsidRDefault="006F2CA2" w:rsidP="006F2CA2">
            <w:pPr>
              <w:spacing w:before="60" w:after="60" w:line="240" w:lineRule="auto"/>
              <w:ind w:left="940" w:hanging="533"/>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GUID=9b48a014-10aa-4761-b1d9-b6b8c033790e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w:t>
            </w:r>
            <w:r w:rsidRPr="006F2CA2">
              <w:rPr>
                <w:rFonts w:ascii="Times New Roman" w:hAnsi="Times New Roman" w:cs="Times New Roman"/>
                <w:i/>
                <w:sz w:val="22"/>
                <w:szCs w:val="20"/>
                <w:lang w:val="en-GB" w:eastAsia="en-US"/>
              </w:rPr>
              <w:t>to state the specific order(s) agreed to</w:t>
            </w:r>
            <w:r w:rsidRPr="006F2CA2">
              <w:rPr>
                <w:rFonts w:ascii="Times New Roman" w:hAnsi="Times New Roman" w:cs="Times New Roman"/>
                <w:sz w:val="22"/>
                <w:szCs w:val="20"/>
                <w:lang w:val="en-GB" w:eastAsia="en-US"/>
              </w:rPr>
              <w:t>]</w:t>
            </w:r>
          </w:p>
        </w:tc>
      </w:tr>
      <w:tr w:rsidR="006F2CA2" w:rsidRPr="006F2CA2" w14:paraId="628D9904" w14:textId="77777777" w:rsidTr="006F2CA2">
        <w:trPr>
          <w:divId w:val="2116439976"/>
          <w:cantSplit/>
          <w:jc w:val="center"/>
        </w:trPr>
        <w:tc>
          <w:tcPr>
            <w:tcW w:w="7120" w:type="dxa"/>
          </w:tcPr>
          <w:p w14:paraId="553B648F" w14:textId="77777777" w:rsidR="006F2CA2" w:rsidRPr="006F2CA2" w:rsidRDefault="006F2CA2" w:rsidP="006F2CA2">
            <w:pPr>
              <w:spacing w:before="60" w:after="60" w:line="240" w:lineRule="auto"/>
              <w:ind w:left="940" w:hanging="533"/>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GUID=6c3a6071-8395-4969-a688-32560ea2d2e2 </w:instrText>
            </w:r>
            <w:r w:rsidRPr="006F2CA2">
              <w:rPr>
                <w:rFonts w:ascii="Times New Roman" w:hAnsi="Times New Roman" w:cs="Times New Roman"/>
                <w:sz w:val="22"/>
                <w:szCs w:val="20"/>
                <w:lang w:val="en-GB" w:eastAsia="en-US"/>
              </w:rPr>
              <w:fldChar w:fldCharType="end"/>
            </w:r>
          </w:p>
        </w:tc>
      </w:tr>
      <w:tr w:rsidR="006F2CA2" w:rsidRPr="006F2CA2" w14:paraId="0090B286" w14:textId="77777777" w:rsidTr="006F2CA2">
        <w:trPr>
          <w:divId w:val="2116439976"/>
          <w:cantSplit/>
          <w:jc w:val="center"/>
        </w:trPr>
        <w:tc>
          <w:tcPr>
            <w:tcW w:w="7120" w:type="dxa"/>
          </w:tcPr>
          <w:p w14:paraId="6D340AD6" w14:textId="77777777" w:rsidR="006F2CA2" w:rsidRPr="006F2CA2" w:rsidRDefault="006F2CA2" w:rsidP="006F2CA2">
            <w:pPr>
              <w:spacing w:before="60" w:after="60" w:line="240" w:lineRule="auto"/>
              <w:ind w:left="940" w:hanging="533"/>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GUID=acb74007-c9a1-42c7-9399-67f06939c8e0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Signature (Defendant):</w:t>
            </w:r>
          </w:p>
        </w:tc>
      </w:tr>
      <w:tr w:rsidR="006F2CA2" w:rsidRPr="006F2CA2" w14:paraId="689FA3F5" w14:textId="77777777" w:rsidTr="006F2CA2">
        <w:trPr>
          <w:divId w:val="2116439976"/>
          <w:cantSplit/>
          <w:jc w:val="center"/>
        </w:trPr>
        <w:tc>
          <w:tcPr>
            <w:tcW w:w="7120" w:type="dxa"/>
          </w:tcPr>
          <w:p w14:paraId="4A1D7F0B" w14:textId="77777777" w:rsidR="006F2CA2" w:rsidRPr="006F2CA2" w:rsidRDefault="006F2CA2" w:rsidP="006F2CA2">
            <w:pPr>
              <w:spacing w:before="60" w:after="60" w:line="240" w:lineRule="auto"/>
              <w:ind w:left="940" w:hanging="533"/>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GUID=9c98f522-f59d-46e2-8382-988f050da138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Name:</w:t>
            </w:r>
          </w:p>
        </w:tc>
      </w:tr>
      <w:tr w:rsidR="006F2CA2" w:rsidRPr="006F2CA2" w14:paraId="79E56578" w14:textId="77777777" w:rsidTr="006F2CA2">
        <w:trPr>
          <w:divId w:val="2116439976"/>
          <w:cantSplit/>
          <w:jc w:val="center"/>
        </w:trPr>
        <w:tc>
          <w:tcPr>
            <w:tcW w:w="7120" w:type="dxa"/>
          </w:tcPr>
          <w:p w14:paraId="4F61E6F0" w14:textId="77777777" w:rsidR="006F2CA2" w:rsidRPr="006F2CA2" w:rsidRDefault="006F2CA2" w:rsidP="006F2CA2">
            <w:pPr>
              <w:spacing w:before="60" w:after="60" w:line="240" w:lineRule="auto"/>
              <w:ind w:left="940" w:hanging="533"/>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GUID=8c3d3314-7c3c-40c5-8818-7a85d64336a6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ID No.:</w:t>
            </w:r>
          </w:p>
        </w:tc>
      </w:tr>
      <w:tr w:rsidR="006F2CA2" w:rsidRPr="006F2CA2" w14:paraId="76F4E6F7" w14:textId="77777777" w:rsidTr="006F2CA2">
        <w:trPr>
          <w:divId w:val="2116439976"/>
          <w:cantSplit/>
          <w:jc w:val="center"/>
        </w:trPr>
        <w:tc>
          <w:tcPr>
            <w:tcW w:w="7120" w:type="dxa"/>
          </w:tcPr>
          <w:p w14:paraId="70729617" w14:textId="77777777" w:rsidR="006F2CA2" w:rsidRPr="006F2CA2" w:rsidRDefault="006F2CA2" w:rsidP="006F2CA2">
            <w:pPr>
              <w:spacing w:before="60" w:after="60" w:line="240" w:lineRule="auto"/>
              <w:ind w:left="940" w:hanging="533"/>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GUID=989a8385-4ff3-42d2-bc90-c0868de102e7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Date:</w:t>
            </w:r>
          </w:p>
        </w:tc>
      </w:tr>
      <w:tr w:rsidR="006F2CA2" w:rsidRPr="006F2CA2" w14:paraId="343DEE18" w14:textId="77777777" w:rsidTr="006F2CA2">
        <w:trPr>
          <w:divId w:val="2116439976"/>
          <w:cantSplit/>
          <w:jc w:val="center"/>
        </w:trPr>
        <w:tc>
          <w:tcPr>
            <w:tcW w:w="7120" w:type="dxa"/>
          </w:tcPr>
          <w:p w14:paraId="2C4D8040" w14:textId="77777777" w:rsidR="006F2CA2" w:rsidRPr="006F2CA2" w:rsidRDefault="006F2CA2" w:rsidP="006F2CA2">
            <w:pPr>
              <w:spacing w:before="60" w:after="60" w:line="240" w:lineRule="auto"/>
              <w:ind w:left="940" w:hanging="533"/>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GUID=eff355c6-aa16-4095-a6a5-1da17aaa8033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The Defendant agrees with the following order(s) sought in paragraph 4 of the Proposed Parenting Plan (By Plaintiff).</w:t>
            </w:r>
          </w:p>
        </w:tc>
      </w:tr>
      <w:tr w:rsidR="006F2CA2" w:rsidRPr="006F2CA2" w14:paraId="2D9D474F" w14:textId="77777777" w:rsidTr="006F2CA2">
        <w:trPr>
          <w:divId w:val="2116439976"/>
          <w:cantSplit/>
          <w:jc w:val="center"/>
        </w:trPr>
        <w:tc>
          <w:tcPr>
            <w:tcW w:w="7120" w:type="dxa"/>
          </w:tcPr>
          <w:p w14:paraId="46E3D633" w14:textId="77777777" w:rsidR="006F2CA2" w:rsidRPr="006F2CA2" w:rsidRDefault="006F2CA2" w:rsidP="006F2CA2">
            <w:pPr>
              <w:spacing w:before="60" w:after="60" w:line="240" w:lineRule="auto"/>
              <w:ind w:left="940" w:hanging="533"/>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GUID=0a074355-b81d-4ad1-a189-56cb9babaf54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w:t>
            </w:r>
            <w:r w:rsidRPr="006F2CA2">
              <w:rPr>
                <w:rFonts w:ascii="Times New Roman" w:hAnsi="Times New Roman" w:cs="Times New Roman"/>
                <w:i/>
                <w:sz w:val="22"/>
                <w:szCs w:val="20"/>
                <w:lang w:val="en-GB" w:eastAsia="en-US"/>
              </w:rPr>
              <w:t>to state the specific order(s) agreed to</w:t>
            </w:r>
            <w:r w:rsidRPr="006F2CA2">
              <w:rPr>
                <w:rFonts w:ascii="Times New Roman" w:hAnsi="Times New Roman" w:cs="Times New Roman"/>
                <w:sz w:val="22"/>
                <w:szCs w:val="20"/>
                <w:lang w:val="en-GB" w:eastAsia="en-US"/>
              </w:rPr>
              <w:t>]</w:t>
            </w:r>
          </w:p>
        </w:tc>
      </w:tr>
      <w:tr w:rsidR="006F2CA2" w:rsidRPr="006F2CA2" w14:paraId="0024BCB8" w14:textId="77777777" w:rsidTr="006F2CA2">
        <w:trPr>
          <w:divId w:val="2116439976"/>
          <w:cantSplit/>
          <w:jc w:val="center"/>
        </w:trPr>
        <w:tc>
          <w:tcPr>
            <w:tcW w:w="7120" w:type="dxa"/>
          </w:tcPr>
          <w:p w14:paraId="05C560F1" w14:textId="77777777" w:rsidR="006F2CA2" w:rsidRPr="006F2CA2" w:rsidRDefault="006F2CA2" w:rsidP="006F2CA2">
            <w:pPr>
              <w:spacing w:before="60" w:after="60" w:line="240" w:lineRule="auto"/>
              <w:ind w:left="940" w:hanging="533"/>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GUID=afa9f508-c98f-4b49-9214-9cbbb4b4b12c </w:instrText>
            </w:r>
            <w:r w:rsidRPr="006F2CA2">
              <w:rPr>
                <w:rFonts w:ascii="Times New Roman" w:hAnsi="Times New Roman" w:cs="Times New Roman"/>
                <w:sz w:val="22"/>
                <w:szCs w:val="20"/>
                <w:lang w:val="en-GB" w:eastAsia="en-US"/>
              </w:rPr>
              <w:fldChar w:fldCharType="end"/>
            </w:r>
          </w:p>
        </w:tc>
      </w:tr>
      <w:tr w:rsidR="006F2CA2" w:rsidRPr="006F2CA2" w14:paraId="73773D50" w14:textId="77777777" w:rsidTr="006F2CA2">
        <w:trPr>
          <w:divId w:val="2116439976"/>
          <w:cantSplit/>
          <w:jc w:val="center"/>
        </w:trPr>
        <w:tc>
          <w:tcPr>
            <w:tcW w:w="7120" w:type="dxa"/>
          </w:tcPr>
          <w:p w14:paraId="1C68970B" w14:textId="77777777" w:rsidR="006F2CA2" w:rsidRPr="006F2CA2" w:rsidRDefault="006F2CA2" w:rsidP="006F2CA2">
            <w:pPr>
              <w:spacing w:before="60" w:after="60" w:line="240" w:lineRule="auto"/>
              <w:ind w:left="940" w:hanging="533"/>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GUID=8d64a11f-2af3-4bbd-a2df-b70a920e26da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Signed on behalf of the Defendant by the Defendant’s solicitor:</w:t>
            </w:r>
          </w:p>
        </w:tc>
      </w:tr>
    </w:tbl>
    <w:p w14:paraId="407816C1"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5A0DCB25"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5E372CE5"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05C240F6"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0842C2D6"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04393854"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2232A4EA" w14:textId="77777777" w:rsidR="006F2CA2" w:rsidRDefault="006F2CA2" w:rsidP="006F2CA2">
      <w:pPr>
        <w:spacing w:before="0" w:after="200" w:line="276" w:lineRule="auto"/>
        <w:divId w:val="2116439976"/>
        <w:rPr>
          <w:rFonts w:ascii="Calibri" w:eastAsia="Calibri" w:hAnsi="Calibri" w:cs="Times New Roman"/>
          <w:sz w:val="22"/>
          <w:szCs w:val="22"/>
          <w:lang w:eastAsia="en-US"/>
        </w:rPr>
      </w:pPr>
    </w:p>
    <w:p w14:paraId="0BED79E8" w14:textId="77777777" w:rsidR="005523E5" w:rsidRPr="006F2CA2" w:rsidRDefault="005523E5" w:rsidP="006F2CA2">
      <w:pPr>
        <w:spacing w:before="0" w:after="200" w:line="276" w:lineRule="auto"/>
        <w:divId w:val="2116439976"/>
        <w:rPr>
          <w:rFonts w:ascii="Calibri" w:eastAsia="Calibri" w:hAnsi="Calibri" w:cs="Times New Roman"/>
          <w:sz w:val="22"/>
          <w:szCs w:val="22"/>
          <w:lang w:eastAsia="en-US"/>
        </w:rPr>
      </w:pPr>
    </w:p>
    <w:p w14:paraId="306A650A" w14:textId="77777777" w:rsidR="006F2CA2" w:rsidRPr="006F2CA2" w:rsidRDefault="006F2CA2" w:rsidP="006F2CA2">
      <w:pPr>
        <w:keepNext/>
        <w:keepLines/>
        <w:suppressAutoHyphens/>
        <w:spacing w:before="240" w:after="120" w:line="240" w:lineRule="auto"/>
        <w:jc w:val="center"/>
        <w:divId w:val="2116439976"/>
        <w:rPr>
          <w:rFonts w:ascii="Times New Roman" w:hAnsi="Times New Roman" w:cs="Times New Roman"/>
          <w:caps/>
          <w:sz w:val="22"/>
          <w:szCs w:val="20"/>
          <w:lang w:val="en-GB" w:eastAsia="en-US"/>
        </w:rPr>
      </w:pPr>
      <w:r w:rsidRPr="006F2CA2">
        <w:rPr>
          <w:rFonts w:ascii="Times New Roman" w:hAnsi="Times New Roman" w:cs="Times New Roman"/>
          <w:caps/>
          <w:sz w:val="22"/>
          <w:szCs w:val="20"/>
          <w:lang w:val="en-GB" w:eastAsia="en-US"/>
        </w:rPr>
        <w:lastRenderedPageBreak/>
        <w:fldChar w:fldCharType="begin" w:fldLock="1"/>
      </w:r>
      <w:r w:rsidRPr="006F2CA2">
        <w:rPr>
          <w:rFonts w:ascii="Times New Roman" w:hAnsi="Times New Roman" w:cs="Times New Roman"/>
          <w:caps/>
          <w:sz w:val="22"/>
          <w:szCs w:val="20"/>
          <w:lang w:val="en-GB" w:eastAsia="en-US"/>
        </w:rPr>
        <w:instrText xml:space="preserve"> GUID=6444ebb9-f980-49fa-9dd7-f9fb2f871027 </w:instrText>
      </w:r>
      <w:r w:rsidRPr="006F2CA2">
        <w:rPr>
          <w:rFonts w:ascii="Times New Roman" w:hAnsi="Times New Roman" w:cs="Times New Roman"/>
          <w:caps/>
          <w:sz w:val="22"/>
          <w:szCs w:val="20"/>
          <w:lang w:val="en-GB" w:eastAsia="en-US"/>
        </w:rPr>
        <w:fldChar w:fldCharType="end"/>
      </w:r>
      <w:r w:rsidRPr="006F2CA2">
        <w:rPr>
          <w:rFonts w:ascii="Times New Roman" w:hAnsi="Times New Roman" w:cs="Times New Roman"/>
          <w:caps/>
          <w:sz w:val="22"/>
          <w:szCs w:val="20"/>
          <w:lang w:val="en-GB" w:eastAsia="en-US"/>
        </w:rPr>
        <w:t xml:space="preserve">Form </w:t>
      </w:r>
      <w:r w:rsidRPr="006F2CA2">
        <w:rPr>
          <w:rFonts w:ascii="Times New Roman" w:hAnsi="Times New Roman" w:cs="Times New Roman"/>
          <w:caps/>
          <w:sz w:val="22"/>
          <w:szCs w:val="20"/>
          <w:lang w:val="en-GB" w:eastAsia="en-US"/>
        </w:rPr>
        <w:fldChar w:fldCharType="begin" w:fldLock="1"/>
      </w:r>
      <w:r w:rsidRPr="006F2CA2">
        <w:rPr>
          <w:rFonts w:ascii="Times New Roman" w:hAnsi="Times New Roman" w:cs="Times New Roman"/>
          <w:caps/>
          <w:sz w:val="22"/>
          <w:szCs w:val="20"/>
          <w:lang w:val="en-GB" w:eastAsia="en-US"/>
        </w:rPr>
        <w:instrText>Quote "</w:instrText>
      </w:r>
      <w:r w:rsidRPr="006F2CA2">
        <w:rPr>
          <w:rFonts w:ascii="Times New Roman" w:hAnsi="Times New Roman" w:cs="Times New Roman"/>
          <w:caps/>
          <w:sz w:val="22"/>
          <w:szCs w:val="20"/>
          <w:lang w:val="en-GB" w:eastAsia="en-US"/>
        </w:rPr>
        <w:fldChar w:fldCharType="begin" w:fldLock="1"/>
      </w:r>
      <w:r w:rsidRPr="006F2CA2">
        <w:rPr>
          <w:rFonts w:ascii="Times New Roman" w:hAnsi="Times New Roman" w:cs="Times New Roman"/>
          <w:caps/>
          <w:sz w:val="22"/>
          <w:szCs w:val="20"/>
          <w:lang w:val="en-GB" w:eastAsia="en-US"/>
        </w:rPr>
        <w:instrText xml:space="preserve">SEQ FormScheduleDivisionHeading1 </w:instrText>
      </w:r>
      <w:r w:rsidRPr="006F2CA2">
        <w:rPr>
          <w:rFonts w:ascii="Times New Roman" w:hAnsi="Times New Roman" w:cs="Times New Roman"/>
          <w:caps/>
          <w:sz w:val="22"/>
          <w:szCs w:val="20"/>
          <w:lang w:val="en-GB" w:eastAsia="en-US"/>
        </w:rPr>
        <w:fldChar w:fldCharType="end"/>
      </w:r>
      <w:r w:rsidRPr="006F2CA2">
        <w:rPr>
          <w:rFonts w:ascii="Times New Roman" w:hAnsi="Times New Roman" w:cs="Times New Roman"/>
          <w:caps/>
          <w:sz w:val="22"/>
          <w:szCs w:val="20"/>
          <w:lang w:val="en-GB" w:eastAsia="en-US"/>
        </w:rPr>
        <w:instrText>" \* MERGEFORMAT</w:instrText>
      </w:r>
      <w:r w:rsidRPr="006F2CA2">
        <w:rPr>
          <w:rFonts w:ascii="Times New Roman" w:hAnsi="Times New Roman" w:cs="Times New Roman"/>
          <w:caps/>
          <w:sz w:val="22"/>
          <w:szCs w:val="20"/>
          <w:lang w:val="en-GB" w:eastAsia="en-US"/>
        </w:rPr>
        <w:fldChar w:fldCharType="separate"/>
      </w:r>
      <w:r w:rsidRPr="006F2CA2">
        <w:rPr>
          <w:rFonts w:ascii="Times New Roman" w:hAnsi="Times New Roman" w:cs="Times New Roman"/>
          <w:caps/>
          <w:sz w:val="22"/>
          <w:szCs w:val="20"/>
          <w:lang w:val="en-GB" w:eastAsia="en-US"/>
        </w:rPr>
        <w:t>24</w:t>
      </w:r>
      <w:r w:rsidRPr="006F2CA2">
        <w:rPr>
          <w:rFonts w:ascii="Times New Roman" w:hAnsi="Times New Roman" w:cs="Times New Roman"/>
          <w:caps/>
          <w:sz w:val="22"/>
          <w:szCs w:val="20"/>
          <w:lang w:val="en-GB" w:eastAsia="en-US"/>
        </w:rPr>
        <w:fldChar w:fldCharType="end"/>
      </w:r>
    </w:p>
    <w:tbl>
      <w:tblPr>
        <w:tblW w:w="7120" w:type="dxa"/>
        <w:jc w:val="center"/>
        <w:tblLook w:val="04A0" w:firstRow="1" w:lastRow="0" w:firstColumn="1" w:lastColumn="0" w:noHBand="0" w:noVBand="1"/>
      </w:tblPr>
      <w:tblGrid>
        <w:gridCol w:w="7120"/>
      </w:tblGrid>
      <w:tr w:rsidR="006F2CA2" w:rsidRPr="006F2CA2" w14:paraId="7C189074" w14:textId="77777777" w:rsidTr="006F2CA2">
        <w:trPr>
          <w:divId w:val="2116439976"/>
          <w:cantSplit/>
          <w:jc w:val="center"/>
        </w:trPr>
        <w:tc>
          <w:tcPr>
            <w:tcW w:w="7120" w:type="dxa"/>
          </w:tcPr>
          <w:p w14:paraId="7CB30D77"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GUID=a3c30cb7-ecf8-4d39-b223-4a82fcdd4a31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 56</w:t>
            </w:r>
          </w:p>
        </w:tc>
      </w:tr>
      <w:tr w:rsidR="006F2CA2" w:rsidRPr="006F2CA2" w14:paraId="77883FE3" w14:textId="77777777" w:rsidTr="006F2CA2">
        <w:trPr>
          <w:divId w:val="2116439976"/>
          <w:cantSplit/>
          <w:jc w:val="center"/>
        </w:trPr>
        <w:tc>
          <w:tcPr>
            <w:tcW w:w="7120" w:type="dxa"/>
          </w:tcPr>
          <w:p w14:paraId="556AA6A7"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GUID=81182de7-932c-4d0d-bde5-680c69f3c67d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(DEFENDANT’S PROPOSED PARENTING PLAN FORM) </w:t>
            </w:r>
          </w:p>
        </w:tc>
      </w:tr>
      <w:tr w:rsidR="006F2CA2" w:rsidRPr="006F2CA2" w14:paraId="66E501BA" w14:textId="77777777" w:rsidTr="006F2CA2">
        <w:trPr>
          <w:divId w:val="2116439976"/>
          <w:cantSplit/>
          <w:jc w:val="center"/>
        </w:trPr>
        <w:tc>
          <w:tcPr>
            <w:tcW w:w="7120" w:type="dxa"/>
          </w:tcPr>
          <w:p w14:paraId="4107E4E5"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GUID=83a5c498-b79f-426c-b286-ecdf4feed9ac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IN THE FAMILY JUSTICE COURTS OF THE REPUBLIC OF SINGAPORE</w:t>
            </w:r>
          </w:p>
        </w:tc>
      </w:tr>
      <w:tr w:rsidR="006F2CA2" w:rsidRPr="006F2CA2" w14:paraId="20C89639" w14:textId="77777777" w:rsidTr="006F2CA2">
        <w:trPr>
          <w:divId w:val="2116439976"/>
          <w:cantSplit/>
          <w:jc w:val="center"/>
        </w:trPr>
        <w:tc>
          <w:tcPr>
            <w:tcW w:w="7120" w:type="dxa"/>
          </w:tcPr>
          <w:p w14:paraId="7A8022EB"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GUID=dcd87469-7bf2-47d4-9035-8d64844d329f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Divorce Writ No.</w:t>
            </w:r>
          </w:p>
        </w:tc>
      </w:tr>
      <w:tr w:rsidR="006F2CA2" w:rsidRPr="006F2CA2" w14:paraId="5785E562" w14:textId="77777777" w:rsidTr="006F2CA2">
        <w:trPr>
          <w:divId w:val="2116439976"/>
          <w:cantSplit/>
          <w:jc w:val="center"/>
        </w:trPr>
        <w:tc>
          <w:tcPr>
            <w:tcW w:w="7120" w:type="dxa"/>
          </w:tcPr>
          <w:p w14:paraId="4A37BE2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GUID=7499acaf-b6af-45b4-96e6-cf739ee494dd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Between</w:t>
            </w:r>
          </w:p>
        </w:tc>
      </w:tr>
      <w:tr w:rsidR="006F2CA2" w:rsidRPr="006F2CA2" w14:paraId="78C5C5C9" w14:textId="77777777" w:rsidTr="006F2CA2">
        <w:trPr>
          <w:divId w:val="2116439976"/>
          <w:cantSplit/>
          <w:jc w:val="center"/>
        </w:trPr>
        <w:tc>
          <w:tcPr>
            <w:tcW w:w="7120" w:type="dxa"/>
          </w:tcPr>
          <w:p w14:paraId="46BDC1EF"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GUID=88290140-aca9-493c-8154-71b38f7e942b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Plaintiff’s Name</w:t>
            </w:r>
            <w:r w:rsidRPr="006F2CA2">
              <w:rPr>
                <w:rFonts w:ascii="Times New Roman" w:hAnsi="Times New Roman" w:cs="Times New Roman"/>
                <w:sz w:val="22"/>
                <w:szCs w:val="20"/>
                <w:lang w:val="en-GB" w:eastAsia="en-US"/>
              </w:rPr>
              <w:t>] (ID No.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w:t>
            </w:r>
            <w:r w:rsidRPr="006F2CA2">
              <w:rPr>
                <w:rFonts w:ascii="Times New Roman" w:hAnsi="Times New Roman" w:cs="Times New Roman"/>
                <w:i/>
                <w:sz w:val="22"/>
                <w:szCs w:val="20"/>
                <w:lang w:val="en-GB" w:eastAsia="en-US"/>
              </w:rPr>
              <w:t>Plaintiff</w:t>
            </w:r>
          </w:p>
        </w:tc>
      </w:tr>
      <w:tr w:rsidR="006F2CA2" w:rsidRPr="006F2CA2" w14:paraId="327C7C29" w14:textId="77777777" w:rsidTr="006F2CA2">
        <w:trPr>
          <w:divId w:val="2116439976"/>
          <w:cantSplit/>
          <w:jc w:val="center"/>
        </w:trPr>
        <w:tc>
          <w:tcPr>
            <w:tcW w:w="7120" w:type="dxa"/>
          </w:tcPr>
          <w:p w14:paraId="5641B9A9"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GUID=fddab8a2-3266-4f44-9ac4-67a0be08ba2b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w:t>
            </w:r>
          </w:p>
        </w:tc>
      </w:tr>
      <w:tr w:rsidR="006F2CA2" w:rsidRPr="006F2CA2" w14:paraId="4FF31827" w14:textId="77777777" w:rsidTr="006F2CA2">
        <w:trPr>
          <w:divId w:val="2116439976"/>
          <w:cantSplit/>
          <w:jc w:val="center"/>
        </w:trPr>
        <w:tc>
          <w:tcPr>
            <w:tcW w:w="7120" w:type="dxa"/>
          </w:tcPr>
          <w:p w14:paraId="6CB3FCB8"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GUID=d11e2cf9-08ea-4472-b75f-917a421d406a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Defendant’s Name</w:t>
            </w:r>
            <w:r w:rsidRPr="006F2CA2">
              <w:rPr>
                <w:rFonts w:ascii="Times New Roman" w:hAnsi="Times New Roman" w:cs="Times New Roman"/>
                <w:sz w:val="22"/>
                <w:szCs w:val="20"/>
                <w:lang w:val="en-GB" w:eastAsia="en-US"/>
              </w:rPr>
              <w:t>] (ID No.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w:t>
            </w:r>
            <w:r w:rsidRPr="006F2CA2">
              <w:rPr>
                <w:rFonts w:ascii="Times New Roman" w:hAnsi="Times New Roman" w:cs="Times New Roman"/>
                <w:i/>
                <w:sz w:val="22"/>
                <w:szCs w:val="20"/>
                <w:lang w:val="en-GB" w:eastAsia="en-US"/>
              </w:rPr>
              <w:t>Defendant</w:t>
            </w:r>
          </w:p>
        </w:tc>
      </w:tr>
      <w:tr w:rsidR="006F2CA2" w:rsidRPr="006F2CA2" w14:paraId="5E4C9B39" w14:textId="77777777" w:rsidTr="006F2CA2">
        <w:trPr>
          <w:divId w:val="2116439976"/>
          <w:cantSplit/>
          <w:jc w:val="center"/>
        </w:trPr>
        <w:tc>
          <w:tcPr>
            <w:tcW w:w="7120" w:type="dxa"/>
          </w:tcPr>
          <w:p w14:paraId="3BF26D0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GUID=1d46ca3f-8df6-4052-91eb-ebb3df9de720 </w:instrText>
            </w:r>
            <w:r w:rsidRPr="006F2CA2">
              <w:rPr>
                <w:rFonts w:ascii="Times New Roman" w:hAnsi="Times New Roman" w:cs="Times New Roman"/>
                <w:sz w:val="22"/>
                <w:szCs w:val="20"/>
                <w:lang w:val="en-GB" w:eastAsia="en-US"/>
              </w:rPr>
              <w:fldChar w:fldCharType="end"/>
            </w:r>
          </w:p>
        </w:tc>
      </w:tr>
      <w:tr w:rsidR="006F2CA2" w:rsidRPr="006F2CA2" w14:paraId="604D65C0" w14:textId="77777777" w:rsidTr="006F2CA2">
        <w:trPr>
          <w:divId w:val="2116439976"/>
          <w:cantSplit/>
          <w:jc w:val="center"/>
        </w:trPr>
        <w:tc>
          <w:tcPr>
            <w:tcW w:w="7120" w:type="dxa"/>
          </w:tcPr>
          <w:p w14:paraId="3BEBCE1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GUID=f8bdd65f-45d1-4eb4-92a8-ad5aefe5fb5a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PROPOSED PARENTING PLAN (BY DEFENDANT)</w:t>
            </w:r>
          </w:p>
        </w:tc>
      </w:tr>
      <w:tr w:rsidR="006F2CA2" w:rsidRPr="006F2CA2" w14:paraId="41F8051D" w14:textId="77777777" w:rsidTr="006F2CA2">
        <w:trPr>
          <w:divId w:val="2116439976"/>
          <w:cantSplit/>
          <w:jc w:val="center"/>
        </w:trPr>
        <w:tc>
          <w:tcPr>
            <w:tcW w:w="7120" w:type="dxa"/>
          </w:tcPr>
          <w:p w14:paraId="14454F18"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GUID=fda4c223-444d-44dd-873a-68e163bfc442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 the Defendant, do not agree with the orders sought in paragraph 4 of the Proposed Parenting Plan (by Plaintiff), and I wish to be heard by the court on the issues of custody, care and control and access. I set out my position on the current arrangements as well as my proposed arrangements for the children of the marriage below.</w:t>
            </w:r>
          </w:p>
        </w:tc>
      </w:tr>
      <w:tr w:rsidR="006F2CA2" w:rsidRPr="006F2CA2" w14:paraId="20FC827F" w14:textId="77777777" w:rsidTr="006F2CA2">
        <w:trPr>
          <w:divId w:val="2116439976"/>
          <w:cantSplit/>
          <w:jc w:val="center"/>
        </w:trPr>
        <w:tc>
          <w:tcPr>
            <w:tcW w:w="7120" w:type="dxa"/>
          </w:tcPr>
          <w:p w14:paraId="62E9089E"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GUID=d3eebf23-b001-4a89-a81d-8b8f67e0a1af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w:t>
            </w:r>
            <w:r w:rsidRPr="006F2CA2">
              <w:rPr>
                <w:rFonts w:ascii="Times New Roman" w:hAnsi="Times New Roman" w:cs="Times New Roman"/>
                <w:sz w:val="22"/>
                <w:szCs w:val="20"/>
                <w:lang w:val="en-GB" w:eastAsia="en-US"/>
              </w:rPr>
              <w:tab/>
              <w:t>Current Arrangements</w:t>
            </w:r>
          </w:p>
        </w:tc>
      </w:tr>
      <w:tr w:rsidR="006F2CA2" w:rsidRPr="006F2CA2" w14:paraId="7E5B3AAA" w14:textId="77777777" w:rsidTr="006F2CA2">
        <w:trPr>
          <w:divId w:val="2116439976"/>
          <w:cantSplit/>
          <w:jc w:val="center"/>
        </w:trPr>
        <w:tc>
          <w:tcPr>
            <w:tcW w:w="7120" w:type="dxa"/>
          </w:tcPr>
          <w:p w14:paraId="12270799"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GUID=f39a5059-19ae-40c0-9f31-a47c683b8306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The current arrangements for the child/children* of the marriage are as follows:</w:t>
            </w:r>
          </w:p>
        </w:tc>
      </w:tr>
      <w:tr w:rsidR="006F2CA2" w:rsidRPr="006F2CA2" w14:paraId="04C4E069" w14:textId="77777777" w:rsidTr="006F2CA2">
        <w:trPr>
          <w:divId w:val="2116439976"/>
          <w:cantSplit/>
          <w:jc w:val="center"/>
        </w:trPr>
        <w:tc>
          <w:tcPr>
            <w:tcW w:w="7120" w:type="dxa"/>
          </w:tcPr>
          <w:p w14:paraId="0CE693E8"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GUID=5eceb5f6-6a11-4668-93bc-92d6b86fa9eb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w:t>
            </w:r>
            <w:r w:rsidRPr="006F2CA2">
              <w:rPr>
                <w:rFonts w:ascii="Times New Roman" w:hAnsi="Times New Roman" w:cs="Times New Roman"/>
                <w:i/>
                <w:sz w:val="22"/>
                <w:szCs w:val="20"/>
                <w:lang w:val="en-GB" w:eastAsia="en-US"/>
              </w:rPr>
              <w:t>to state in respect of each child</w:t>
            </w:r>
            <w:r w:rsidRPr="006F2CA2">
              <w:rPr>
                <w:rFonts w:ascii="Times New Roman" w:hAnsi="Times New Roman" w:cs="Times New Roman"/>
                <w:sz w:val="22"/>
                <w:szCs w:val="20"/>
                <w:lang w:val="en-GB" w:eastAsia="en-US"/>
              </w:rPr>
              <w:t>]</w:t>
            </w:r>
          </w:p>
        </w:tc>
      </w:tr>
      <w:tr w:rsidR="006F2CA2" w:rsidRPr="006F2CA2" w14:paraId="63A7C6C9" w14:textId="77777777" w:rsidTr="006F2CA2">
        <w:trPr>
          <w:divId w:val="2116439976"/>
          <w:cantSplit/>
          <w:jc w:val="center"/>
        </w:trPr>
        <w:tc>
          <w:tcPr>
            <w:tcW w:w="7120" w:type="dxa"/>
          </w:tcPr>
          <w:p w14:paraId="0FE1C74E"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GUID=429ece55-1fe2-4242-a200-840dc9990215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Residence [</w:t>
            </w:r>
            <w:r w:rsidRPr="006F2CA2">
              <w:rPr>
                <w:rFonts w:ascii="Times New Roman" w:hAnsi="Times New Roman" w:cs="Times New Roman"/>
                <w:i/>
                <w:sz w:val="22"/>
                <w:szCs w:val="20"/>
                <w:lang w:val="en-GB" w:eastAsia="en-US"/>
              </w:rPr>
              <w:t>state where the child is currently living with particulars of accommodation and what other persons live there, with their names and relationship to the child stated.</w:t>
            </w:r>
            <w:r w:rsidRPr="006F2CA2">
              <w:rPr>
                <w:rFonts w:ascii="Times New Roman" w:hAnsi="Times New Roman" w:cs="Times New Roman"/>
                <w:sz w:val="22"/>
                <w:szCs w:val="20"/>
                <w:lang w:val="en-GB" w:eastAsia="en-US"/>
              </w:rPr>
              <w:t>]</w:t>
            </w:r>
          </w:p>
        </w:tc>
      </w:tr>
      <w:tr w:rsidR="006F2CA2" w:rsidRPr="006F2CA2" w14:paraId="35C0BB33" w14:textId="77777777" w:rsidTr="006F2CA2">
        <w:trPr>
          <w:divId w:val="2116439976"/>
          <w:cantSplit/>
          <w:jc w:val="center"/>
        </w:trPr>
        <w:tc>
          <w:tcPr>
            <w:tcW w:w="7120" w:type="dxa"/>
          </w:tcPr>
          <w:p w14:paraId="368209DA"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GUID=35f3f90d-3e70-488d-99a5-6493c4078744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Care arrangements (this section need not be completed if the child is already working at the present time)</w:t>
            </w:r>
          </w:p>
        </w:tc>
      </w:tr>
      <w:tr w:rsidR="006F2CA2" w:rsidRPr="006F2CA2" w14:paraId="7E9CEC96" w14:textId="77777777" w:rsidTr="006F2CA2">
        <w:trPr>
          <w:divId w:val="2116439976"/>
          <w:cantSplit/>
          <w:jc w:val="center"/>
        </w:trPr>
        <w:tc>
          <w:tcPr>
            <w:tcW w:w="7120" w:type="dxa"/>
          </w:tcPr>
          <w:p w14:paraId="3DDA668C" w14:textId="77777777" w:rsidR="006F2CA2" w:rsidRPr="006F2CA2" w:rsidRDefault="006F2CA2" w:rsidP="006F2CA2">
            <w:pPr>
              <w:spacing w:before="60" w:after="60" w:line="240" w:lineRule="auto"/>
              <w:ind w:left="188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GUID=1c52d09c-c305-4a6e-9c3c-644655989df0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roofErr w:type="spellStart"/>
            <w:r w:rsidRPr="006F2CA2">
              <w:rPr>
                <w:rFonts w:ascii="Times New Roman" w:hAnsi="Times New Roman" w:cs="Times New Roman"/>
                <w:sz w:val="22"/>
                <w:szCs w:val="20"/>
                <w:lang w:val="en-GB" w:eastAsia="en-US"/>
              </w:rPr>
              <w:t>i</w:t>
            </w:r>
            <w:proofErr w:type="spellEnd"/>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 xml:space="preserve">*If the child is presently not attending school </w:t>
            </w:r>
            <w:proofErr w:type="gramStart"/>
            <w:r w:rsidRPr="006F2CA2">
              <w:rPr>
                <w:rFonts w:ascii="Times New Roman" w:hAnsi="Times New Roman" w:cs="Times New Roman"/>
                <w:sz w:val="22"/>
                <w:szCs w:val="20"/>
                <w:lang w:val="en-GB" w:eastAsia="en-US"/>
              </w:rPr>
              <w:t>on a daily basis</w:t>
            </w:r>
            <w:proofErr w:type="gramEnd"/>
            <w:r w:rsidRPr="006F2CA2">
              <w:rPr>
                <w:rFonts w:ascii="Times New Roman" w:hAnsi="Times New Roman" w:cs="Times New Roman"/>
                <w:sz w:val="22"/>
                <w:szCs w:val="20"/>
                <w:lang w:val="en-GB" w:eastAsia="en-US"/>
              </w:rPr>
              <w:t>, to complete the following section:</w:t>
            </w:r>
          </w:p>
        </w:tc>
      </w:tr>
      <w:tr w:rsidR="006F2CA2" w:rsidRPr="006F2CA2" w14:paraId="113C4C23" w14:textId="77777777" w:rsidTr="006F2CA2">
        <w:trPr>
          <w:divId w:val="2116439976"/>
          <w:cantSplit/>
          <w:jc w:val="center"/>
        </w:trPr>
        <w:tc>
          <w:tcPr>
            <w:tcW w:w="7120" w:type="dxa"/>
          </w:tcPr>
          <w:p w14:paraId="652D2DA0" w14:textId="77777777" w:rsidR="006F2CA2" w:rsidRPr="006F2CA2" w:rsidRDefault="006F2CA2" w:rsidP="006F2CA2">
            <w:pPr>
              <w:spacing w:before="60" w:after="60" w:line="240" w:lineRule="auto"/>
              <w:ind w:left="2820" w:hanging="490"/>
              <w:jc w:val="both"/>
              <w:rPr>
                <w:rFonts w:ascii="Times New Roman" w:hAnsi="Times New Roman" w:cs="Times New Roman"/>
                <w:sz w:val="22"/>
                <w:szCs w:val="20"/>
                <w:lang w:val="en-GB" w:eastAsia="zh-CN"/>
              </w:rPr>
            </w:pPr>
            <w:r w:rsidRPr="006F2CA2">
              <w:rPr>
                <w:rFonts w:ascii="Times New Roman" w:hAnsi="Times New Roman" w:cs="Times New Roman"/>
                <w:sz w:val="22"/>
                <w:szCs w:val="20"/>
                <w:lang w:val="en-GB" w:eastAsia="zh-CN"/>
              </w:rPr>
              <w:fldChar w:fldCharType="begin"/>
            </w:r>
            <w:r w:rsidRPr="006F2CA2">
              <w:rPr>
                <w:rFonts w:ascii="Times New Roman" w:hAnsi="Times New Roman" w:cs="Times New Roman"/>
                <w:sz w:val="22"/>
                <w:szCs w:val="20"/>
                <w:lang w:val="en-GB" w:eastAsia="zh-CN"/>
              </w:rPr>
              <w:instrText xml:space="preserve"> GUID=9dac7a89-6842-4e0f-aece-92d8f8792a7f </w:instrText>
            </w:r>
            <w:r w:rsidRPr="006F2CA2">
              <w:rPr>
                <w:rFonts w:ascii="Times New Roman" w:hAnsi="Times New Roman" w:cs="Times New Roman"/>
                <w:sz w:val="22"/>
                <w:szCs w:val="20"/>
                <w:lang w:val="en-GB" w:eastAsia="zh-CN"/>
              </w:rPr>
              <w:fldChar w:fldCharType="end"/>
            </w:r>
            <w:r w:rsidRPr="006F2CA2">
              <w:rPr>
                <w:rFonts w:ascii="Times New Roman" w:hAnsi="Times New Roman" w:cs="Times New Roman"/>
                <w:sz w:val="22"/>
                <w:szCs w:val="20"/>
                <w:lang w:val="en-GB" w:eastAsia="zh-CN"/>
              </w:rPr>
              <w:t>(A)</w:t>
            </w:r>
            <w:r w:rsidRPr="006F2CA2">
              <w:rPr>
                <w:rFonts w:ascii="Times New Roman" w:hAnsi="Times New Roman" w:cs="Times New Roman"/>
                <w:sz w:val="22"/>
                <w:szCs w:val="20"/>
                <w:lang w:val="en-GB" w:eastAsia="zh-CN"/>
              </w:rPr>
              <w:tab/>
              <w:t>Are both parents working?</w:t>
            </w:r>
          </w:p>
        </w:tc>
      </w:tr>
      <w:tr w:rsidR="006F2CA2" w:rsidRPr="006F2CA2" w14:paraId="5CFB4852" w14:textId="77777777" w:rsidTr="006F2CA2">
        <w:trPr>
          <w:divId w:val="2116439976"/>
          <w:cantSplit/>
          <w:jc w:val="center"/>
        </w:trPr>
        <w:tc>
          <w:tcPr>
            <w:tcW w:w="7120" w:type="dxa"/>
          </w:tcPr>
          <w:p w14:paraId="51419B9A" w14:textId="77777777" w:rsidR="006F2CA2" w:rsidRPr="006F2CA2" w:rsidRDefault="006F2CA2" w:rsidP="006F2CA2">
            <w:pPr>
              <w:spacing w:before="60" w:after="60" w:line="240" w:lineRule="auto"/>
              <w:ind w:left="2820" w:hanging="490"/>
              <w:jc w:val="both"/>
              <w:rPr>
                <w:rFonts w:ascii="Times New Roman" w:hAnsi="Times New Roman" w:cs="Times New Roman"/>
                <w:sz w:val="22"/>
                <w:szCs w:val="20"/>
                <w:lang w:val="en-GB" w:eastAsia="zh-CN"/>
              </w:rPr>
            </w:pPr>
            <w:r w:rsidRPr="006F2CA2">
              <w:rPr>
                <w:rFonts w:ascii="Times New Roman" w:hAnsi="Times New Roman" w:cs="Times New Roman"/>
                <w:sz w:val="22"/>
                <w:szCs w:val="20"/>
                <w:lang w:val="en-GB" w:eastAsia="zh-CN"/>
              </w:rPr>
              <w:fldChar w:fldCharType="begin"/>
            </w:r>
            <w:r w:rsidRPr="006F2CA2">
              <w:rPr>
                <w:rFonts w:ascii="Times New Roman" w:hAnsi="Times New Roman" w:cs="Times New Roman"/>
                <w:sz w:val="22"/>
                <w:szCs w:val="20"/>
                <w:lang w:val="en-GB" w:eastAsia="zh-CN"/>
              </w:rPr>
              <w:instrText xml:space="preserve"> GUID=b00c93ef-62b9-4eeb-b0b4-597e4f6b7338 </w:instrText>
            </w:r>
            <w:r w:rsidRPr="006F2CA2">
              <w:rPr>
                <w:rFonts w:ascii="Times New Roman" w:hAnsi="Times New Roman" w:cs="Times New Roman"/>
                <w:sz w:val="22"/>
                <w:szCs w:val="20"/>
                <w:lang w:val="en-GB" w:eastAsia="zh-CN"/>
              </w:rPr>
              <w:fldChar w:fldCharType="end"/>
            </w:r>
            <w:r w:rsidRPr="006F2CA2">
              <w:rPr>
                <w:rFonts w:ascii="Times New Roman" w:hAnsi="Times New Roman" w:cs="Times New Roman"/>
                <w:sz w:val="22"/>
                <w:szCs w:val="20"/>
                <w:lang w:val="en-GB" w:eastAsia="zh-CN"/>
              </w:rPr>
              <w:t>(B)</w:t>
            </w:r>
            <w:r w:rsidRPr="006F2CA2">
              <w:rPr>
                <w:rFonts w:ascii="Times New Roman" w:hAnsi="Times New Roman" w:cs="Times New Roman"/>
                <w:sz w:val="22"/>
                <w:szCs w:val="20"/>
                <w:lang w:val="en-GB" w:eastAsia="zh-CN"/>
              </w:rPr>
              <w:tab/>
              <w:t>Who looks after the child during the day and at night?</w:t>
            </w:r>
          </w:p>
        </w:tc>
      </w:tr>
      <w:tr w:rsidR="006F2CA2" w:rsidRPr="006F2CA2" w14:paraId="704A5EDA" w14:textId="77777777" w:rsidTr="006F2CA2">
        <w:trPr>
          <w:divId w:val="2116439976"/>
          <w:cantSplit/>
          <w:jc w:val="center"/>
        </w:trPr>
        <w:tc>
          <w:tcPr>
            <w:tcW w:w="7120" w:type="dxa"/>
          </w:tcPr>
          <w:p w14:paraId="2F1268C7" w14:textId="77777777" w:rsidR="006F2CA2" w:rsidRPr="006F2CA2" w:rsidRDefault="006F2CA2" w:rsidP="006F2CA2">
            <w:pPr>
              <w:spacing w:before="60" w:after="60" w:line="240" w:lineRule="auto"/>
              <w:ind w:left="2820" w:hanging="490"/>
              <w:jc w:val="both"/>
              <w:rPr>
                <w:rFonts w:ascii="Times New Roman" w:hAnsi="Times New Roman" w:cs="Times New Roman"/>
                <w:sz w:val="22"/>
                <w:szCs w:val="20"/>
                <w:lang w:val="en-GB" w:eastAsia="zh-CN"/>
              </w:rPr>
            </w:pPr>
            <w:r w:rsidRPr="006F2CA2">
              <w:rPr>
                <w:rFonts w:ascii="Times New Roman" w:hAnsi="Times New Roman" w:cs="Times New Roman"/>
                <w:sz w:val="22"/>
                <w:szCs w:val="20"/>
                <w:lang w:val="en-GB" w:eastAsia="zh-CN"/>
              </w:rPr>
              <w:fldChar w:fldCharType="begin"/>
            </w:r>
            <w:r w:rsidRPr="006F2CA2">
              <w:rPr>
                <w:rFonts w:ascii="Times New Roman" w:hAnsi="Times New Roman" w:cs="Times New Roman"/>
                <w:sz w:val="22"/>
                <w:szCs w:val="20"/>
                <w:lang w:val="en-GB" w:eastAsia="zh-CN"/>
              </w:rPr>
              <w:instrText xml:space="preserve"> GUID=a9120dab-ba13-4716-ad33-ea3b74cefb5b </w:instrText>
            </w:r>
            <w:r w:rsidRPr="006F2CA2">
              <w:rPr>
                <w:rFonts w:ascii="Times New Roman" w:hAnsi="Times New Roman" w:cs="Times New Roman"/>
                <w:sz w:val="22"/>
                <w:szCs w:val="20"/>
                <w:lang w:val="en-GB" w:eastAsia="zh-CN"/>
              </w:rPr>
              <w:fldChar w:fldCharType="end"/>
            </w:r>
            <w:r w:rsidRPr="006F2CA2">
              <w:rPr>
                <w:rFonts w:ascii="Times New Roman" w:hAnsi="Times New Roman" w:cs="Times New Roman"/>
                <w:sz w:val="22"/>
                <w:szCs w:val="20"/>
                <w:lang w:val="en-GB" w:eastAsia="zh-CN"/>
              </w:rPr>
              <w:tab/>
              <w:t>(i.e. father/mother/maid/elder siblings/relatives [</w:t>
            </w:r>
            <w:r w:rsidRPr="006F2CA2">
              <w:rPr>
                <w:rFonts w:ascii="Times New Roman" w:hAnsi="Times New Roman" w:cs="Times New Roman"/>
                <w:i/>
                <w:sz w:val="22"/>
                <w:szCs w:val="20"/>
                <w:lang w:val="en-GB" w:eastAsia="zh-CN"/>
              </w:rPr>
              <w:t>to specify nature of relationship to the child</w:t>
            </w:r>
            <w:r w:rsidRPr="006F2CA2">
              <w:rPr>
                <w:rFonts w:ascii="Times New Roman" w:hAnsi="Times New Roman" w:cs="Times New Roman"/>
                <w:sz w:val="22"/>
                <w:szCs w:val="20"/>
                <w:lang w:val="en-GB" w:eastAsia="zh-CN"/>
              </w:rPr>
              <w:t>]/a combination of the above/others [</w:t>
            </w:r>
            <w:r w:rsidRPr="006F2CA2">
              <w:rPr>
                <w:rFonts w:ascii="Times New Roman" w:hAnsi="Times New Roman" w:cs="Times New Roman"/>
                <w:i/>
                <w:sz w:val="22"/>
                <w:szCs w:val="20"/>
                <w:lang w:val="en-GB" w:eastAsia="zh-CN"/>
              </w:rPr>
              <w:t xml:space="preserve">to </w:t>
            </w:r>
            <w:proofErr w:type="gramStart"/>
            <w:r w:rsidRPr="006F2CA2">
              <w:rPr>
                <w:rFonts w:ascii="Times New Roman" w:hAnsi="Times New Roman" w:cs="Times New Roman"/>
                <w:i/>
                <w:sz w:val="22"/>
                <w:szCs w:val="20"/>
                <w:lang w:val="en-GB" w:eastAsia="zh-CN"/>
              </w:rPr>
              <w:t>specify</w:t>
            </w:r>
            <w:r w:rsidRPr="006F2CA2">
              <w:rPr>
                <w:rFonts w:ascii="Times New Roman" w:hAnsi="Times New Roman" w:cs="Times New Roman"/>
                <w:sz w:val="22"/>
                <w:szCs w:val="20"/>
                <w:lang w:val="en-GB" w:eastAsia="zh-CN"/>
              </w:rPr>
              <w:t>]*</w:t>
            </w:r>
            <w:proofErr w:type="gramEnd"/>
            <w:r w:rsidRPr="006F2CA2">
              <w:rPr>
                <w:rFonts w:ascii="Times New Roman" w:hAnsi="Times New Roman" w:cs="Times New Roman"/>
                <w:sz w:val="22"/>
                <w:szCs w:val="20"/>
                <w:lang w:val="en-GB" w:eastAsia="zh-CN"/>
              </w:rPr>
              <w:t>)</w:t>
            </w:r>
          </w:p>
        </w:tc>
      </w:tr>
      <w:tr w:rsidR="006F2CA2" w:rsidRPr="006F2CA2" w14:paraId="71475CC5" w14:textId="77777777" w:rsidTr="006F2CA2">
        <w:trPr>
          <w:divId w:val="2116439976"/>
          <w:cantSplit/>
          <w:jc w:val="center"/>
        </w:trPr>
        <w:tc>
          <w:tcPr>
            <w:tcW w:w="7120" w:type="dxa"/>
          </w:tcPr>
          <w:p w14:paraId="7025B2C0" w14:textId="77777777" w:rsidR="006F2CA2" w:rsidRPr="006F2CA2" w:rsidRDefault="006F2CA2" w:rsidP="006F2CA2">
            <w:pPr>
              <w:spacing w:before="60" w:after="60" w:line="240" w:lineRule="auto"/>
              <w:ind w:left="2820"/>
              <w:jc w:val="both"/>
              <w:rPr>
                <w:rFonts w:ascii="Times New Roman" w:hAnsi="Times New Roman" w:cs="Times New Roman"/>
                <w:sz w:val="22"/>
                <w:szCs w:val="20"/>
                <w:lang w:val="en-GB" w:eastAsia="zh-CN"/>
              </w:rPr>
            </w:pPr>
            <w:r w:rsidRPr="006F2CA2">
              <w:rPr>
                <w:rFonts w:ascii="Times New Roman" w:hAnsi="Times New Roman" w:cs="Times New Roman"/>
                <w:sz w:val="22"/>
                <w:szCs w:val="20"/>
                <w:lang w:val="en-GB" w:eastAsia="zh-CN"/>
              </w:rPr>
              <w:fldChar w:fldCharType="begin"/>
            </w:r>
            <w:r w:rsidRPr="006F2CA2">
              <w:rPr>
                <w:rFonts w:ascii="Times New Roman" w:hAnsi="Times New Roman" w:cs="Times New Roman"/>
                <w:sz w:val="22"/>
                <w:szCs w:val="20"/>
                <w:lang w:val="en-GB" w:eastAsia="zh-CN"/>
              </w:rPr>
              <w:instrText xml:space="preserve"> GUID=93010dd0-9d62-4ca3-ac32-3866a8a67b05 </w:instrText>
            </w:r>
            <w:r w:rsidRPr="006F2CA2">
              <w:rPr>
                <w:rFonts w:ascii="Times New Roman" w:hAnsi="Times New Roman" w:cs="Times New Roman"/>
                <w:sz w:val="22"/>
                <w:szCs w:val="20"/>
                <w:lang w:val="en-GB" w:eastAsia="zh-CN"/>
              </w:rPr>
              <w:fldChar w:fldCharType="end"/>
            </w:r>
            <w:r w:rsidRPr="006F2CA2">
              <w:rPr>
                <w:rFonts w:ascii="Times New Roman" w:hAnsi="Times New Roman" w:cs="Times New Roman"/>
                <w:sz w:val="22"/>
                <w:szCs w:val="20"/>
                <w:lang w:val="en-GB" w:eastAsia="zh-CN"/>
              </w:rPr>
              <w:t>(C)</w:t>
            </w:r>
            <w:r w:rsidRPr="006F2CA2">
              <w:rPr>
                <w:rFonts w:ascii="Times New Roman" w:hAnsi="Times New Roman" w:cs="Times New Roman"/>
                <w:sz w:val="22"/>
                <w:szCs w:val="20"/>
                <w:lang w:val="en-GB" w:eastAsia="zh-CN"/>
              </w:rPr>
              <w:tab/>
              <w:t xml:space="preserve">Where is the </w:t>
            </w:r>
            <w:proofErr w:type="gramStart"/>
            <w:r w:rsidRPr="006F2CA2">
              <w:rPr>
                <w:rFonts w:ascii="Times New Roman" w:hAnsi="Times New Roman" w:cs="Times New Roman"/>
                <w:sz w:val="22"/>
                <w:szCs w:val="20"/>
                <w:lang w:val="en-GB" w:eastAsia="zh-CN"/>
              </w:rPr>
              <w:t>child cared</w:t>
            </w:r>
            <w:proofErr w:type="gramEnd"/>
            <w:r w:rsidRPr="006F2CA2">
              <w:rPr>
                <w:rFonts w:ascii="Times New Roman" w:hAnsi="Times New Roman" w:cs="Times New Roman"/>
                <w:sz w:val="22"/>
                <w:szCs w:val="20"/>
                <w:lang w:val="en-GB" w:eastAsia="zh-CN"/>
              </w:rPr>
              <w:t xml:space="preserve"> for during the day and at night?</w:t>
            </w:r>
          </w:p>
        </w:tc>
      </w:tr>
      <w:tr w:rsidR="006F2CA2" w:rsidRPr="006F2CA2" w14:paraId="09379364" w14:textId="77777777" w:rsidTr="006F2CA2">
        <w:trPr>
          <w:divId w:val="2116439976"/>
          <w:cantSplit/>
          <w:jc w:val="center"/>
        </w:trPr>
        <w:tc>
          <w:tcPr>
            <w:tcW w:w="7120" w:type="dxa"/>
          </w:tcPr>
          <w:p w14:paraId="59BED67E" w14:textId="77777777" w:rsidR="006F2CA2" w:rsidRPr="006F2CA2" w:rsidRDefault="006F2CA2" w:rsidP="006F2CA2">
            <w:pPr>
              <w:spacing w:before="60" w:after="60" w:line="240" w:lineRule="auto"/>
              <w:ind w:left="2820"/>
              <w:jc w:val="both"/>
              <w:rPr>
                <w:rFonts w:ascii="Times New Roman" w:hAnsi="Times New Roman" w:cs="Times New Roman"/>
                <w:sz w:val="22"/>
                <w:szCs w:val="20"/>
                <w:lang w:val="en-GB" w:eastAsia="zh-CN"/>
              </w:rPr>
            </w:pPr>
            <w:r w:rsidRPr="006F2CA2">
              <w:rPr>
                <w:rFonts w:ascii="Times New Roman" w:hAnsi="Times New Roman" w:cs="Times New Roman"/>
                <w:sz w:val="22"/>
                <w:szCs w:val="20"/>
                <w:lang w:val="en-GB" w:eastAsia="zh-CN"/>
              </w:rPr>
              <w:fldChar w:fldCharType="begin"/>
            </w:r>
            <w:r w:rsidRPr="006F2CA2">
              <w:rPr>
                <w:rFonts w:ascii="Times New Roman" w:hAnsi="Times New Roman" w:cs="Times New Roman"/>
                <w:sz w:val="22"/>
                <w:szCs w:val="20"/>
                <w:lang w:val="en-GB" w:eastAsia="zh-CN"/>
              </w:rPr>
              <w:instrText xml:space="preserve"> GUID=25a1a058-645f-43f1-8c2b-fcfb687a711a </w:instrText>
            </w:r>
            <w:r w:rsidRPr="006F2CA2">
              <w:rPr>
                <w:rFonts w:ascii="Times New Roman" w:hAnsi="Times New Roman" w:cs="Times New Roman"/>
                <w:sz w:val="22"/>
                <w:szCs w:val="20"/>
                <w:lang w:val="en-GB" w:eastAsia="zh-CN"/>
              </w:rPr>
              <w:fldChar w:fldCharType="end"/>
            </w:r>
            <w:r w:rsidRPr="006F2CA2">
              <w:rPr>
                <w:rFonts w:ascii="Times New Roman" w:hAnsi="Times New Roman" w:cs="Times New Roman"/>
                <w:sz w:val="22"/>
                <w:szCs w:val="20"/>
                <w:lang w:val="en-GB" w:eastAsia="zh-CN"/>
              </w:rPr>
              <w:tab/>
              <w:t>(i.e. at the matrimonial home/childcare centre/babysitter/relative’s home [</w:t>
            </w:r>
            <w:r w:rsidRPr="006F2CA2">
              <w:rPr>
                <w:rFonts w:ascii="Times New Roman" w:hAnsi="Times New Roman" w:cs="Times New Roman"/>
                <w:i/>
                <w:sz w:val="22"/>
                <w:szCs w:val="20"/>
                <w:lang w:val="en-GB" w:eastAsia="zh-CN"/>
              </w:rPr>
              <w:t>to specify nature of person’s relationship to the child</w:t>
            </w:r>
            <w:r w:rsidRPr="006F2CA2">
              <w:rPr>
                <w:rFonts w:ascii="Times New Roman" w:hAnsi="Times New Roman" w:cs="Times New Roman"/>
                <w:sz w:val="22"/>
                <w:szCs w:val="20"/>
                <w:lang w:val="en-GB" w:eastAsia="zh-CN"/>
              </w:rPr>
              <w:t>]/others [</w:t>
            </w:r>
            <w:r w:rsidRPr="006F2CA2">
              <w:rPr>
                <w:rFonts w:ascii="Times New Roman" w:hAnsi="Times New Roman" w:cs="Times New Roman"/>
                <w:i/>
                <w:sz w:val="22"/>
                <w:szCs w:val="20"/>
                <w:lang w:val="en-GB" w:eastAsia="zh-CN"/>
              </w:rPr>
              <w:t xml:space="preserve">to </w:t>
            </w:r>
            <w:proofErr w:type="gramStart"/>
            <w:r w:rsidRPr="006F2CA2">
              <w:rPr>
                <w:rFonts w:ascii="Times New Roman" w:hAnsi="Times New Roman" w:cs="Times New Roman"/>
                <w:i/>
                <w:sz w:val="22"/>
                <w:szCs w:val="20"/>
                <w:lang w:val="en-GB" w:eastAsia="zh-CN"/>
              </w:rPr>
              <w:t>specify</w:t>
            </w:r>
            <w:r w:rsidRPr="006F2CA2">
              <w:rPr>
                <w:rFonts w:ascii="Times New Roman" w:hAnsi="Times New Roman" w:cs="Times New Roman"/>
                <w:sz w:val="22"/>
                <w:szCs w:val="20"/>
                <w:lang w:val="en-GB" w:eastAsia="zh-CN"/>
              </w:rPr>
              <w:t>]*</w:t>
            </w:r>
            <w:proofErr w:type="gramEnd"/>
            <w:r w:rsidRPr="006F2CA2">
              <w:rPr>
                <w:rFonts w:ascii="Times New Roman" w:hAnsi="Times New Roman" w:cs="Times New Roman"/>
                <w:sz w:val="22"/>
                <w:szCs w:val="20"/>
                <w:lang w:val="en-GB" w:eastAsia="zh-CN"/>
              </w:rPr>
              <w:t>)</w:t>
            </w:r>
          </w:p>
        </w:tc>
      </w:tr>
      <w:tr w:rsidR="006F2CA2" w:rsidRPr="006F2CA2" w14:paraId="02ED3C89" w14:textId="77777777" w:rsidTr="006F2CA2">
        <w:trPr>
          <w:divId w:val="2116439976"/>
          <w:cantSplit/>
          <w:jc w:val="center"/>
        </w:trPr>
        <w:tc>
          <w:tcPr>
            <w:tcW w:w="7120" w:type="dxa"/>
          </w:tcPr>
          <w:p w14:paraId="341E2138" w14:textId="77777777" w:rsidR="006F2CA2" w:rsidRPr="006F2CA2" w:rsidRDefault="006F2CA2" w:rsidP="006F2CA2">
            <w:pPr>
              <w:spacing w:before="60" w:after="60" w:line="240" w:lineRule="auto"/>
              <w:ind w:left="2820" w:hanging="490"/>
              <w:jc w:val="both"/>
              <w:rPr>
                <w:rFonts w:ascii="Times New Roman" w:hAnsi="Times New Roman" w:cs="Times New Roman"/>
                <w:sz w:val="22"/>
                <w:szCs w:val="20"/>
                <w:lang w:val="en-GB" w:eastAsia="zh-CN"/>
              </w:rPr>
            </w:pPr>
            <w:r w:rsidRPr="006F2CA2">
              <w:rPr>
                <w:rFonts w:ascii="Times New Roman" w:hAnsi="Times New Roman" w:cs="Times New Roman"/>
                <w:sz w:val="22"/>
                <w:szCs w:val="20"/>
                <w:lang w:val="en-GB" w:eastAsia="zh-CN"/>
              </w:rPr>
              <w:fldChar w:fldCharType="begin"/>
            </w:r>
            <w:r w:rsidRPr="006F2CA2">
              <w:rPr>
                <w:rFonts w:ascii="Times New Roman" w:hAnsi="Times New Roman" w:cs="Times New Roman"/>
                <w:sz w:val="22"/>
                <w:szCs w:val="20"/>
                <w:lang w:val="en-GB" w:eastAsia="zh-CN"/>
              </w:rPr>
              <w:instrText xml:space="preserve"> GUID=a1e06acd-6865-45cf-92d0-4184223c7391 </w:instrText>
            </w:r>
            <w:r w:rsidRPr="006F2CA2">
              <w:rPr>
                <w:rFonts w:ascii="Times New Roman" w:hAnsi="Times New Roman" w:cs="Times New Roman"/>
                <w:sz w:val="22"/>
                <w:szCs w:val="20"/>
                <w:lang w:val="en-GB" w:eastAsia="zh-CN"/>
              </w:rPr>
              <w:fldChar w:fldCharType="end"/>
            </w:r>
            <w:r w:rsidRPr="006F2CA2">
              <w:rPr>
                <w:rFonts w:ascii="Times New Roman" w:hAnsi="Times New Roman" w:cs="Times New Roman"/>
                <w:sz w:val="22"/>
                <w:szCs w:val="20"/>
                <w:lang w:val="en-GB" w:eastAsia="zh-CN"/>
              </w:rPr>
              <w:t>(D)</w:t>
            </w:r>
            <w:r w:rsidRPr="006F2CA2">
              <w:rPr>
                <w:rFonts w:ascii="Times New Roman" w:hAnsi="Times New Roman" w:cs="Times New Roman"/>
                <w:sz w:val="22"/>
                <w:szCs w:val="20"/>
                <w:lang w:val="en-GB" w:eastAsia="zh-CN"/>
              </w:rPr>
              <w:tab/>
              <w:t xml:space="preserve">For how long </w:t>
            </w:r>
            <w:proofErr w:type="gramStart"/>
            <w:r w:rsidRPr="006F2CA2">
              <w:rPr>
                <w:rFonts w:ascii="Times New Roman" w:hAnsi="Times New Roman" w:cs="Times New Roman"/>
                <w:sz w:val="22"/>
                <w:szCs w:val="20"/>
                <w:lang w:val="en-GB" w:eastAsia="zh-CN"/>
              </w:rPr>
              <w:t>has this arrangement</w:t>
            </w:r>
            <w:proofErr w:type="gramEnd"/>
            <w:r w:rsidRPr="006F2CA2">
              <w:rPr>
                <w:rFonts w:ascii="Times New Roman" w:hAnsi="Times New Roman" w:cs="Times New Roman"/>
                <w:sz w:val="22"/>
                <w:szCs w:val="20"/>
                <w:lang w:val="en-GB" w:eastAsia="zh-CN"/>
              </w:rPr>
              <w:t xml:space="preserve"> been in place?</w:t>
            </w:r>
          </w:p>
        </w:tc>
      </w:tr>
      <w:tr w:rsidR="006F2CA2" w:rsidRPr="006F2CA2" w14:paraId="1ACE29D0" w14:textId="77777777" w:rsidTr="006F2CA2">
        <w:trPr>
          <w:divId w:val="2116439976"/>
          <w:cantSplit/>
          <w:jc w:val="center"/>
        </w:trPr>
        <w:tc>
          <w:tcPr>
            <w:tcW w:w="7120" w:type="dxa"/>
          </w:tcPr>
          <w:p w14:paraId="6238096B" w14:textId="77777777" w:rsidR="006F2CA2" w:rsidRPr="006F2CA2" w:rsidRDefault="006F2CA2" w:rsidP="006F2CA2">
            <w:pPr>
              <w:spacing w:before="60" w:after="60" w:line="240" w:lineRule="auto"/>
              <w:ind w:left="2820" w:hanging="490"/>
              <w:jc w:val="both"/>
              <w:rPr>
                <w:rFonts w:ascii="Times New Roman" w:hAnsi="Times New Roman" w:cs="Times New Roman"/>
                <w:sz w:val="22"/>
                <w:szCs w:val="20"/>
                <w:lang w:val="en-GB" w:eastAsia="zh-CN"/>
              </w:rPr>
            </w:pPr>
            <w:r w:rsidRPr="006F2CA2">
              <w:rPr>
                <w:rFonts w:ascii="Times New Roman" w:hAnsi="Times New Roman" w:cs="Times New Roman"/>
                <w:sz w:val="22"/>
                <w:szCs w:val="20"/>
                <w:lang w:val="en-GB" w:eastAsia="zh-CN"/>
              </w:rPr>
              <w:fldChar w:fldCharType="begin"/>
            </w:r>
            <w:r w:rsidRPr="006F2CA2">
              <w:rPr>
                <w:rFonts w:ascii="Times New Roman" w:hAnsi="Times New Roman" w:cs="Times New Roman"/>
                <w:sz w:val="22"/>
                <w:szCs w:val="20"/>
                <w:lang w:val="en-GB" w:eastAsia="zh-CN"/>
              </w:rPr>
              <w:instrText xml:space="preserve"> GUID=76e4f761-7210-4542-ab46-349049f4cf9b </w:instrText>
            </w:r>
            <w:r w:rsidRPr="006F2CA2">
              <w:rPr>
                <w:rFonts w:ascii="Times New Roman" w:hAnsi="Times New Roman" w:cs="Times New Roman"/>
                <w:sz w:val="22"/>
                <w:szCs w:val="20"/>
                <w:lang w:val="en-GB" w:eastAsia="zh-CN"/>
              </w:rPr>
              <w:fldChar w:fldCharType="end"/>
            </w:r>
            <w:r w:rsidRPr="006F2CA2">
              <w:rPr>
                <w:rFonts w:ascii="Times New Roman" w:hAnsi="Times New Roman" w:cs="Times New Roman"/>
                <w:sz w:val="22"/>
                <w:szCs w:val="20"/>
                <w:lang w:val="en-GB" w:eastAsia="zh-CN"/>
              </w:rPr>
              <w:tab/>
              <w:t>[</w:t>
            </w:r>
            <w:r w:rsidRPr="006F2CA2">
              <w:rPr>
                <w:rFonts w:ascii="Times New Roman" w:hAnsi="Times New Roman" w:cs="Times New Roman"/>
                <w:i/>
                <w:sz w:val="22"/>
                <w:szCs w:val="20"/>
                <w:lang w:val="en-GB" w:eastAsia="zh-CN"/>
              </w:rPr>
              <w:t xml:space="preserve">State estimated period of time, </w:t>
            </w:r>
            <w:proofErr w:type="gramStart"/>
            <w:r w:rsidRPr="006F2CA2">
              <w:rPr>
                <w:rFonts w:ascii="Times New Roman" w:hAnsi="Times New Roman" w:cs="Times New Roman"/>
                <w:i/>
                <w:sz w:val="22"/>
                <w:szCs w:val="20"/>
                <w:lang w:val="en-GB" w:eastAsia="zh-CN"/>
              </w:rPr>
              <w:t>i.e.</w:t>
            </w:r>
            <w:proofErr w:type="gramEnd"/>
            <w:r w:rsidRPr="006F2CA2">
              <w:rPr>
                <w:rFonts w:ascii="Times New Roman" w:hAnsi="Times New Roman" w:cs="Times New Roman"/>
                <w:i/>
                <w:sz w:val="22"/>
                <w:szCs w:val="20"/>
                <w:lang w:val="en-GB" w:eastAsia="zh-CN"/>
              </w:rPr>
              <w:t xml:space="preserve"> from which date till the present date</w:t>
            </w:r>
            <w:r w:rsidRPr="006F2CA2">
              <w:rPr>
                <w:rFonts w:ascii="Times New Roman" w:hAnsi="Times New Roman" w:cs="Times New Roman"/>
                <w:sz w:val="22"/>
                <w:szCs w:val="20"/>
                <w:lang w:val="en-GB" w:eastAsia="zh-CN"/>
              </w:rPr>
              <w:t>]</w:t>
            </w:r>
          </w:p>
        </w:tc>
      </w:tr>
      <w:tr w:rsidR="006F2CA2" w:rsidRPr="006F2CA2" w14:paraId="56F32602" w14:textId="77777777" w:rsidTr="006F2CA2">
        <w:trPr>
          <w:divId w:val="2116439976"/>
          <w:cantSplit/>
          <w:jc w:val="center"/>
        </w:trPr>
        <w:tc>
          <w:tcPr>
            <w:tcW w:w="7120" w:type="dxa"/>
          </w:tcPr>
          <w:p w14:paraId="7226D62B" w14:textId="77777777" w:rsidR="006F2CA2" w:rsidRPr="006F2CA2" w:rsidRDefault="006F2CA2" w:rsidP="006F2CA2">
            <w:pPr>
              <w:spacing w:before="60" w:after="60" w:line="240" w:lineRule="auto"/>
              <w:ind w:left="188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GUID=eb60565c-d324-414d-8a13-32a708e96f68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(ii)</w:t>
            </w:r>
            <w:r w:rsidRPr="006F2CA2">
              <w:rPr>
                <w:rFonts w:ascii="Times New Roman" w:hAnsi="Times New Roman" w:cs="Times New Roman"/>
                <w:sz w:val="22"/>
                <w:szCs w:val="20"/>
                <w:lang w:val="en-GB" w:eastAsia="en-US"/>
              </w:rPr>
              <w:tab/>
              <w:t xml:space="preserve">*If child is presently attending school </w:t>
            </w:r>
            <w:proofErr w:type="gramStart"/>
            <w:r w:rsidRPr="006F2CA2">
              <w:rPr>
                <w:rFonts w:ascii="Times New Roman" w:hAnsi="Times New Roman" w:cs="Times New Roman"/>
                <w:sz w:val="22"/>
                <w:szCs w:val="20"/>
                <w:lang w:val="en-GB" w:eastAsia="en-US"/>
              </w:rPr>
              <w:t>on a daily basis</w:t>
            </w:r>
            <w:proofErr w:type="gramEnd"/>
            <w:r w:rsidRPr="006F2CA2">
              <w:rPr>
                <w:rFonts w:ascii="Times New Roman" w:hAnsi="Times New Roman" w:cs="Times New Roman"/>
                <w:sz w:val="22"/>
                <w:szCs w:val="20"/>
                <w:lang w:val="en-GB" w:eastAsia="en-US"/>
              </w:rPr>
              <w:t>, to state:</w:t>
            </w:r>
          </w:p>
        </w:tc>
      </w:tr>
      <w:tr w:rsidR="006F2CA2" w:rsidRPr="006F2CA2" w14:paraId="0478B0DE" w14:textId="77777777" w:rsidTr="006F2CA2">
        <w:trPr>
          <w:divId w:val="2116439976"/>
          <w:cantSplit/>
          <w:jc w:val="center"/>
        </w:trPr>
        <w:tc>
          <w:tcPr>
            <w:tcW w:w="7120" w:type="dxa"/>
          </w:tcPr>
          <w:p w14:paraId="4905F444" w14:textId="77777777" w:rsidR="006F2CA2" w:rsidRPr="006F2CA2" w:rsidRDefault="006F2CA2" w:rsidP="006F2CA2">
            <w:pPr>
              <w:spacing w:before="60" w:after="60" w:line="240" w:lineRule="auto"/>
              <w:ind w:left="2820" w:hanging="490"/>
              <w:jc w:val="both"/>
              <w:rPr>
                <w:rFonts w:ascii="Times New Roman" w:hAnsi="Times New Roman" w:cs="Times New Roman"/>
                <w:sz w:val="22"/>
                <w:szCs w:val="20"/>
                <w:lang w:val="en-GB" w:eastAsia="zh-CN"/>
              </w:rPr>
            </w:pPr>
            <w:r w:rsidRPr="006F2CA2">
              <w:rPr>
                <w:rFonts w:ascii="Times New Roman" w:hAnsi="Times New Roman" w:cs="Times New Roman"/>
                <w:sz w:val="22"/>
                <w:szCs w:val="20"/>
                <w:lang w:val="en-GB" w:eastAsia="zh-CN"/>
              </w:rPr>
              <w:fldChar w:fldCharType="begin"/>
            </w:r>
            <w:r w:rsidRPr="006F2CA2">
              <w:rPr>
                <w:rFonts w:ascii="Times New Roman" w:hAnsi="Times New Roman" w:cs="Times New Roman"/>
                <w:sz w:val="22"/>
                <w:szCs w:val="20"/>
                <w:lang w:val="en-GB" w:eastAsia="zh-CN"/>
              </w:rPr>
              <w:instrText xml:space="preserve"> GUID=21c70157-5cf5-4c9d-8030-a6687fb9873d </w:instrText>
            </w:r>
            <w:r w:rsidRPr="006F2CA2">
              <w:rPr>
                <w:rFonts w:ascii="Times New Roman" w:hAnsi="Times New Roman" w:cs="Times New Roman"/>
                <w:sz w:val="22"/>
                <w:szCs w:val="20"/>
                <w:lang w:val="en-GB" w:eastAsia="zh-CN"/>
              </w:rPr>
              <w:fldChar w:fldCharType="end"/>
            </w:r>
            <w:r w:rsidRPr="006F2CA2">
              <w:rPr>
                <w:rFonts w:ascii="Times New Roman" w:hAnsi="Times New Roman" w:cs="Times New Roman"/>
                <w:sz w:val="22"/>
                <w:szCs w:val="20"/>
                <w:lang w:val="en-GB" w:eastAsia="zh-CN"/>
              </w:rPr>
              <w:t>(A)</w:t>
            </w:r>
            <w:r w:rsidRPr="006F2CA2">
              <w:rPr>
                <w:rFonts w:ascii="Times New Roman" w:hAnsi="Times New Roman" w:cs="Times New Roman"/>
                <w:sz w:val="22"/>
                <w:szCs w:val="20"/>
                <w:lang w:val="en-GB" w:eastAsia="zh-CN"/>
              </w:rPr>
              <w:tab/>
              <w:t>The child’s school hours.</w:t>
            </w:r>
          </w:p>
        </w:tc>
      </w:tr>
      <w:tr w:rsidR="006F2CA2" w:rsidRPr="006F2CA2" w14:paraId="3CAE099F" w14:textId="77777777" w:rsidTr="006F2CA2">
        <w:trPr>
          <w:divId w:val="2116439976"/>
          <w:cantSplit/>
          <w:jc w:val="center"/>
        </w:trPr>
        <w:tc>
          <w:tcPr>
            <w:tcW w:w="7120" w:type="dxa"/>
          </w:tcPr>
          <w:p w14:paraId="2525F829" w14:textId="77777777" w:rsidR="006F2CA2" w:rsidRPr="006F2CA2" w:rsidRDefault="006F2CA2" w:rsidP="006F2CA2">
            <w:pPr>
              <w:spacing w:before="60" w:after="60" w:line="240" w:lineRule="auto"/>
              <w:ind w:left="2820" w:hanging="490"/>
              <w:jc w:val="both"/>
              <w:rPr>
                <w:rFonts w:ascii="Times New Roman" w:hAnsi="Times New Roman" w:cs="Times New Roman"/>
                <w:sz w:val="22"/>
                <w:szCs w:val="20"/>
                <w:lang w:val="en-GB" w:eastAsia="zh-CN"/>
              </w:rPr>
            </w:pPr>
            <w:r w:rsidRPr="006F2CA2">
              <w:rPr>
                <w:rFonts w:ascii="Times New Roman" w:hAnsi="Times New Roman" w:cs="Times New Roman"/>
                <w:sz w:val="22"/>
                <w:szCs w:val="20"/>
                <w:lang w:val="en-GB" w:eastAsia="zh-CN"/>
              </w:rPr>
              <w:fldChar w:fldCharType="begin"/>
            </w:r>
            <w:r w:rsidRPr="006F2CA2">
              <w:rPr>
                <w:rFonts w:ascii="Times New Roman" w:hAnsi="Times New Roman" w:cs="Times New Roman"/>
                <w:sz w:val="22"/>
                <w:szCs w:val="20"/>
                <w:lang w:val="en-GB" w:eastAsia="zh-CN"/>
              </w:rPr>
              <w:instrText xml:space="preserve"> GUID=db591fd6-23e7-4504-bcfb-018ace58aafc </w:instrText>
            </w:r>
            <w:r w:rsidRPr="006F2CA2">
              <w:rPr>
                <w:rFonts w:ascii="Times New Roman" w:hAnsi="Times New Roman" w:cs="Times New Roman"/>
                <w:sz w:val="22"/>
                <w:szCs w:val="20"/>
                <w:lang w:val="en-GB" w:eastAsia="zh-CN"/>
              </w:rPr>
              <w:fldChar w:fldCharType="end"/>
            </w:r>
            <w:r w:rsidRPr="006F2CA2">
              <w:rPr>
                <w:rFonts w:ascii="Times New Roman" w:hAnsi="Times New Roman" w:cs="Times New Roman"/>
                <w:sz w:val="22"/>
                <w:szCs w:val="20"/>
                <w:lang w:val="en-GB" w:eastAsia="zh-CN"/>
              </w:rPr>
              <w:t>(B)</w:t>
            </w:r>
            <w:r w:rsidRPr="006F2CA2">
              <w:rPr>
                <w:rFonts w:ascii="Times New Roman" w:hAnsi="Times New Roman" w:cs="Times New Roman"/>
                <w:sz w:val="22"/>
                <w:szCs w:val="20"/>
                <w:lang w:val="en-GB" w:eastAsia="zh-CN"/>
              </w:rPr>
              <w:tab/>
              <w:t>Where and by whom is the child being cared for before and after school hours?</w:t>
            </w:r>
          </w:p>
        </w:tc>
      </w:tr>
      <w:tr w:rsidR="006F2CA2" w:rsidRPr="006F2CA2" w14:paraId="416ECF9E" w14:textId="77777777" w:rsidTr="006F2CA2">
        <w:trPr>
          <w:divId w:val="2116439976"/>
          <w:cantSplit/>
          <w:jc w:val="center"/>
        </w:trPr>
        <w:tc>
          <w:tcPr>
            <w:tcW w:w="7120" w:type="dxa"/>
          </w:tcPr>
          <w:p w14:paraId="7BB3F299" w14:textId="77777777" w:rsidR="006F2CA2" w:rsidRPr="006F2CA2" w:rsidRDefault="006F2CA2" w:rsidP="006F2CA2">
            <w:pPr>
              <w:spacing w:before="60" w:after="60" w:line="240" w:lineRule="auto"/>
              <w:ind w:left="188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GUID=1d90da42-c1f4-4784-a9ee-2b272c5bfa93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(iii)</w:t>
            </w:r>
            <w:r w:rsidRPr="006F2CA2">
              <w:rPr>
                <w:rFonts w:ascii="Times New Roman" w:hAnsi="Times New Roman" w:cs="Times New Roman"/>
                <w:sz w:val="22"/>
                <w:szCs w:val="20"/>
                <w:lang w:val="en-GB" w:eastAsia="en-US"/>
              </w:rPr>
              <w:tab/>
              <w:t>*Where parties are no longer residing at the same address, to state:</w:t>
            </w:r>
          </w:p>
        </w:tc>
      </w:tr>
      <w:tr w:rsidR="006F2CA2" w:rsidRPr="006F2CA2" w14:paraId="032D085A" w14:textId="77777777" w:rsidTr="006F2CA2">
        <w:trPr>
          <w:divId w:val="2116439976"/>
          <w:cantSplit/>
          <w:jc w:val="center"/>
        </w:trPr>
        <w:tc>
          <w:tcPr>
            <w:tcW w:w="7120" w:type="dxa"/>
          </w:tcPr>
          <w:p w14:paraId="531FB9F0" w14:textId="77777777" w:rsidR="006F2CA2" w:rsidRPr="006F2CA2" w:rsidRDefault="006F2CA2" w:rsidP="006F2CA2">
            <w:pPr>
              <w:spacing w:before="60" w:after="60" w:line="240" w:lineRule="auto"/>
              <w:ind w:left="2820" w:hanging="490"/>
              <w:jc w:val="both"/>
              <w:rPr>
                <w:rFonts w:ascii="Times New Roman" w:hAnsi="Times New Roman" w:cs="Times New Roman"/>
                <w:sz w:val="22"/>
                <w:szCs w:val="20"/>
                <w:lang w:val="en-GB" w:eastAsia="zh-CN"/>
              </w:rPr>
            </w:pPr>
            <w:r w:rsidRPr="006F2CA2">
              <w:rPr>
                <w:rFonts w:ascii="Times New Roman" w:hAnsi="Times New Roman" w:cs="Times New Roman"/>
                <w:sz w:val="22"/>
                <w:szCs w:val="20"/>
                <w:lang w:val="en-GB" w:eastAsia="zh-CN"/>
              </w:rPr>
              <w:fldChar w:fldCharType="begin"/>
            </w:r>
            <w:r w:rsidRPr="006F2CA2">
              <w:rPr>
                <w:rFonts w:ascii="Times New Roman" w:hAnsi="Times New Roman" w:cs="Times New Roman"/>
                <w:sz w:val="22"/>
                <w:szCs w:val="20"/>
                <w:lang w:val="en-GB" w:eastAsia="zh-CN"/>
              </w:rPr>
              <w:instrText xml:space="preserve"> GUID=56506ebb-77aa-42fb-8076-047c4eee686f </w:instrText>
            </w:r>
            <w:r w:rsidRPr="006F2CA2">
              <w:rPr>
                <w:rFonts w:ascii="Times New Roman" w:hAnsi="Times New Roman" w:cs="Times New Roman"/>
                <w:sz w:val="22"/>
                <w:szCs w:val="20"/>
                <w:lang w:val="en-GB" w:eastAsia="zh-CN"/>
              </w:rPr>
              <w:fldChar w:fldCharType="end"/>
            </w:r>
            <w:r w:rsidRPr="006F2CA2">
              <w:rPr>
                <w:rFonts w:ascii="Times New Roman" w:hAnsi="Times New Roman" w:cs="Times New Roman"/>
                <w:sz w:val="22"/>
                <w:szCs w:val="20"/>
                <w:lang w:val="en-GB" w:eastAsia="zh-CN"/>
              </w:rPr>
              <w:t>(A)</w:t>
            </w:r>
            <w:r w:rsidRPr="006F2CA2">
              <w:rPr>
                <w:rFonts w:ascii="Times New Roman" w:hAnsi="Times New Roman" w:cs="Times New Roman"/>
                <w:sz w:val="22"/>
                <w:szCs w:val="20"/>
                <w:lang w:val="en-GB" w:eastAsia="zh-CN"/>
              </w:rPr>
              <w:tab/>
              <w:t>Who is the parent who does NOT live with the child (the non-custodial parent)?</w:t>
            </w:r>
          </w:p>
        </w:tc>
      </w:tr>
      <w:tr w:rsidR="006F2CA2" w:rsidRPr="006F2CA2" w14:paraId="0E6145FC" w14:textId="77777777" w:rsidTr="006F2CA2">
        <w:trPr>
          <w:divId w:val="2116439976"/>
          <w:cantSplit/>
          <w:jc w:val="center"/>
        </w:trPr>
        <w:tc>
          <w:tcPr>
            <w:tcW w:w="7120" w:type="dxa"/>
          </w:tcPr>
          <w:p w14:paraId="71A62834" w14:textId="77777777" w:rsidR="006F2CA2" w:rsidRPr="006F2CA2" w:rsidRDefault="006F2CA2" w:rsidP="006F2CA2">
            <w:pPr>
              <w:spacing w:before="60" w:after="60" w:line="240" w:lineRule="auto"/>
              <w:ind w:left="2820" w:hanging="490"/>
              <w:jc w:val="both"/>
              <w:rPr>
                <w:rFonts w:ascii="Times New Roman" w:hAnsi="Times New Roman" w:cs="Times New Roman"/>
                <w:sz w:val="22"/>
                <w:szCs w:val="20"/>
                <w:lang w:val="en-GB" w:eastAsia="zh-CN"/>
              </w:rPr>
            </w:pPr>
            <w:r w:rsidRPr="006F2CA2">
              <w:rPr>
                <w:rFonts w:ascii="Times New Roman" w:hAnsi="Times New Roman" w:cs="Times New Roman"/>
                <w:sz w:val="22"/>
                <w:szCs w:val="20"/>
                <w:lang w:val="en-GB" w:eastAsia="zh-CN"/>
              </w:rPr>
              <w:fldChar w:fldCharType="begin"/>
            </w:r>
            <w:r w:rsidRPr="006F2CA2">
              <w:rPr>
                <w:rFonts w:ascii="Times New Roman" w:hAnsi="Times New Roman" w:cs="Times New Roman"/>
                <w:sz w:val="22"/>
                <w:szCs w:val="20"/>
                <w:lang w:val="en-GB" w:eastAsia="zh-CN"/>
              </w:rPr>
              <w:instrText xml:space="preserve"> GUID=fa5ad68f-ec61-444c-8c1b-901bebae1f6d </w:instrText>
            </w:r>
            <w:r w:rsidRPr="006F2CA2">
              <w:rPr>
                <w:rFonts w:ascii="Times New Roman" w:hAnsi="Times New Roman" w:cs="Times New Roman"/>
                <w:sz w:val="22"/>
                <w:szCs w:val="20"/>
                <w:lang w:val="en-GB" w:eastAsia="zh-CN"/>
              </w:rPr>
              <w:fldChar w:fldCharType="end"/>
            </w:r>
            <w:r w:rsidRPr="006F2CA2">
              <w:rPr>
                <w:rFonts w:ascii="Times New Roman" w:hAnsi="Times New Roman" w:cs="Times New Roman"/>
                <w:sz w:val="22"/>
                <w:szCs w:val="20"/>
                <w:lang w:val="en-GB" w:eastAsia="zh-CN"/>
              </w:rPr>
              <w:t>(B)</w:t>
            </w:r>
            <w:r w:rsidRPr="006F2CA2">
              <w:rPr>
                <w:rFonts w:ascii="Times New Roman" w:hAnsi="Times New Roman" w:cs="Times New Roman"/>
                <w:sz w:val="22"/>
                <w:szCs w:val="20"/>
                <w:lang w:val="en-GB" w:eastAsia="zh-CN"/>
              </w:rPr>
              <w:tab/>
              <w:t>When was the last time the non-custodial parent visited the child?</w:t>
            </w:r>
          </w:p>
        </w:tc>
      </w:tr>
      <w:tr w:rsidR="006F2CA2" w:rsidRPr="006F2CA2" w14:paraId="12D27806" w14:textId="77777777" w:rsidTr="006F2CA2">
        <w:trPr>
          <w:divId w:val="2116439976"/>
          <w:cantSplit/>
          <w:jc w:val="center"/>
        </w:trPr>
        <w:tc>
          <w:tcPr>
            <w:tcW w:w="7120" w:type="dxa"/>
          </w:tcPr>
          <w:p w14:paraId="44C69F1A" w14:textId="77777777" w:rsidR="006F2CA2" w:rsidRPr="006F2CA2" w:rsidRDefault="006F2CA2" w:rsidP="006F2CA2">
            <w:pPr>
              <w:spacing w:before="60" w:after="60" w:line="240" w:lineRule="auto"/>
              <w:ind w:left="2820" w:hanging="490"/>
              <w:jc w:val="both"/>
              <w:rPr>
                <w:rFonts w:ascii="Times New Roman" w:hAnsi="Times New Roman" w:cs="Times New Roman"/>
                <w:sz w:val="22"/>
                <w:szCs w:val="20"/>
                <w:lang w:val="en-GB" w:eastAsia="zh-CN"/>
              </w:rPr>
            </w:pPr>
            <w:r w:rsidRPr="006F2CA2">
              <w:rPr>
                <w:rFonts w:ascii="Times New Roman" w:hAnsi="Times New Roman" w:cs="Times New Roman"/>
                <w:sz w:val="22"/>
                <w:szCs w:val="20"/>
                <w:lang w:val="en-GB" w:eastAsia="zh-CN"/>
              </w:rPr>
              <w:fldChar w:fldCharType="begin"/>
            </w:r>
            <w:r w:rsidRPr="006F2CA2">
              <w:rPr>
                <w:rFonts w:ascii="Times New Roman" w:hAnsi="Times New Roman" w:cs="Times New Roman"/>
                <w:sz w:val="22"/>
                <w:szCs w:val="20"/>
                <w:lang w:val="en-GB" w:eastAsia="zh-CN"/>
              </w:rPr>
              <w:instrText xml:space="preserve"> GUID=ec43e7c1-1e07-4996-a655-f346ff58f8ee </w:instrText>
            </w:r>
            <w:r w:rsidRPr="006F2CA2">
              <w:rPr>
                <w:rFonts w:ascii="Times New Roman" w:hAnsi="Times New Roman" w:cs="Times New Roman"/>
                <w:sz w:val="22"/>
                <w:szCs w:val="20"/>
                <w:lang w:val="en-GB" w:eastAsia="zh-CN"/>
              </w:rPr>
              <w:fldChar w:fldCharType="end"/>
            </w:r>
            <w:r w:rsidRPr="006F2CA2">
              <w:rPr>
                <w:rFonts w:ascii="Times New Roman" w:hAnsi="Times New Roman" w:cs="Times New Roman"/>
                <w:sz w:val="22"/>
                <w:szCs w:val="20"/>
                <w:lang w:val="en-GB" w:eastAsia="zh-CN"/>
              </w:rPr>
              <w:t>(C)</w:t>
            </w:r>
            <w:r w:rsidRPr="006F2CA2">
              <w:rPr>
                <w:rFonts w:ascii="Times New Roman" w:hAnsi="Times New Roman" w:cs="Times New Roman"/>
                <w:sz w:val="22"/>
                <w:szCs w:val="20"/>
                <w:lang w:val="en-GB" w:eastAsia="zh-CN"/>
              </w:rPr>
              <w:tab/>
              <w:t>How often does the non-custodial parent visit the child?</w:t>
            </w:r>
          </w:p>
        </w:tc>
      </w:tr>
      <w:tr w:rsidR="006F2CA2" w:rsidRPr="006F2CA2" w14:paraId="2515122C" w14:textId="77777777" w:rsidTr="006F2CA2">
        <w:trPr>
          <w:divId w:val="2116439976"/>
          <w:cantSplit/>
          <w:jc w:val="center"/>
        </w:trPr>
        <w:tc>
          <w:tcPr>
            <w:tcW w:w="7120" w:type="dxa"/>
          </w:tcPr>
          <w:p w14:paraId="2F532DE9" w14:textId="77777777" w:rsidR="006F2CA2" w:rsidRPr="006F2CA2" w:rsidRDefault="006F2CA2" w:rsidP="006F2CA2">
            <w:pPr>
              <w:spacing w:before="60" w:after="60" w:line="240" w:lineRule="auto"/>
              <w:ind w:left="2820" w:hanging="490"/>
              <w:jc w:val="both"/>
              <w:rPr>
                <w:rFonts w:ascii="Times New Roman" w:hAnsi="Times New Roman" w:cs="Times New Roman"/>
                <w:sz w:val="22"/>
                <w:szCs w:val="20"/>
                <w:lang w:val="en-GB" w:eastAsia="zh-CN"/>
              </w:rPr>
            </w:pPr>
            <w:r w:rsidRPr="006F2CA2">
              <w:rPr>
                <w:rFonts w:ascii="Times New Roman" w:hAnsi="Times New Roman" w:cs="Times New Roman"/>
                <w:sz w:val="22"/>
                <w:szCs w:val="20"/>
                <w:lang w:val="en-GB" w:eastAsia="zh-CN"/>
              </w:rPr>
              <w:fldChar w:fldCharType="begin"/>
            </w:r>
            <w:r w:rsidRPr="006F2CA2">
              <w:rPr>
                <w:rFonts w:ascii="Times New Roman" w:hAnsi="Times New Roman" w:cs="Times New Roman"/>
                <w:sz w:val="22"/>
                <w:szCs w:val="20"/>
                <w:lang w:val="en-GB" w:eastAsia="zh-CN"/>
              </w:rPr>
              <w:instrText xml:space="preserve"> GUID=00b1e9e4-c092-44c9-a5a0-dd38a1536f26 </w:instrText>
            </w:r>
            <w:r w:rsidRPr="006F2CA2">
              <w:rPr>
                <w:rFonts w:ascii="Times New Roman" w:hAnsi="Times New Roman" w:cs="Times New Roman"/>
                <w:sz w:val="22"/>
                <w:szCs w:val="20"/>
                <w:lang w:val="en-GB" w:eastAsia="zh-CN"/>
              </w:rPr>
              <w:fldChar w:fldCharType="end"/>
            </w:r>
            <w:r w:rsidRPr="006F2CA2">
              <w:rPr>
                <w:rFonts w:ascii="Times New Roman" w:hAnsi="Times New Roman" w:cs="Times New Roman"/>
                <w:sz w:val="22"/>
                <w:szCs w:val="20"/>
                <w:lang w:val="en-GB" w:eastAsia="zh-CN"/>
              </w:rPr>
              <w:t>(D)</w:t>
            </w:r>
            <w:r w:rsidRPr="006F2CA2">
              <w:rPr>
                <w:rFonts w:ascii="Times New Roman" w:hAnsi="Times New Roman" w:cs="Times New Roman"/>
                <w:sz w:val="22"/>
                <w:szCs w:val="20"/>
                <w:lang w:val="en-GB" w:eastAsia="zh-CN"/>
              </w:rPr>
              <w:tab/>
              <w:t>Does the child sometimes stay overnight with the non</w:t>
            </w:r>
            <w:r w:rsidRPr="006F2CA2">
              <w:rPr>
                <w:rFonts w:ascii="Times New Roman" w:hAnsi="Times New Roman" w:cs="Times New Roman"/>
                <w:sz w:val="22"/>
                <w:szCs w:val="20"/>
                <w:lang w:val="en-GB" w:eastAsia="zh-CN"/>
              </w:rPr>
              <w:noBreakHyphen/>
              <w:t>custodial parent?</w:t>
            </w:r>
          </w:p>
        </w:tc>
      </w:tr>
      <w:tr w:rsidR="006F2CA2" w:rsidRPr="006F2CA2" w14:paraId="6A28C9BE" w14:textId="77777777" w:rsidTr="006F2CA2">
        <w:trPr>
          <w:divId w:val="2116439976"/>
          <w:cantSplit/>
          <w:jc w:val="center"/>
        </w:trPr>
        <w:tc>
          <w:tcPr>
            <w:tcW w:w="7120" w:type="dxa"/>
          </w:tcPr>
          <w:p w14:paraId="3466E33F"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GUID=8b448a82-b971-4c09-b91d-2d7441fe4fea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c</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Education/Employment* [</w:t>
            </w:r>
            <w:r w:rsidRPr="006F2CA2">
              <w:rPr>
                <w:rFonts w:ascii="Times New Roman" w:hAnsi="Times New Roman" w:cs="Times New Roman"/>
                <w:i/>
                <w:sz w:val="22"/>
                <w:szCs w:val="20"/>
                <w:lang w:val="en-GB" w:eastAsia="en-US"/>
              </w:rPr>
              <w:t>state the school or other educational establishment which the child has been and is currently attending, or if he is working, his place of employment, the nature of his work and details of any training he is receiving.</w:t>
            </w:r>
            <w:r w:rsidRPr="006F2CA2">
              <w:rPr>
                <w:rFonts w:ascii="Times New Roman" w:hAnsi="Times New Roman" w:cs="Times New Roman"/>
                <w:sz w:val="22"/>
                <w:szCs w:val="20"/>
                <w:lang w:val="en-GB" w:eastAsia="en-US"/>
              </w:rPr>
              <w:t>];</w:t>
            </w:r>
          </w:p>
        </w:tc>
      </w:tr>
      <w:tr w:rsidR="006F2CA2" w:rsidRPr="006F2CA2" w14:paraId="0A0F3C38" w14:textId="77777777" w:rsidTr="006F2CA2">
        <w:trPr>
          <w:divId w:val="2116439976"/>
          <w:cantSplit/>
          <w:jc w:val="center"/>
        </w:trPr>
        <w:tc>
          <w:tcPr>
            <w:tcW w:w="7120" w:type="dxa"/>
          </w:tcPr>
          <w:p w14:paraId="39D06068"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GUID=bdec2a1f-0b6b-46e9-b0c6-dfebb5eb14b8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d</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Financial provision [</w:t>
            </w:r>
            <w:r w:rsidRPr="006F2CA2">
              <w:rPr>
                <w:rFonts w:ascii="Times New Roman" w:hAnsi="Times New Roman" w:cs="Times New Roman"/>
                <w:i/>
                <w:sz w:val="22"/>
                <w:szCs w:val="20"/>
                <w:lang w:val="en-GB" w:eastAsia="en-US"/>
              </w:rPr>
              <w:t>state who has been and is presently supporting the child or contributing to his support and the extent thereof.</w:t>
            </w:r>
            <w:r w:rsidRPr="006F2CA2">
              <w:rPr>
                <w:rFonts w:ascii="Times New Roman" w:hAnsi="Times New Roman" w:cs="Times New Roman"/>
                <w:sz w:val="22"/>
                <w:szCs w:val="20"/>
                <w:lang w:val="en-GB" w:eastAsia="en-US"/>
              </w:rPr>
              <w:t>]; and</w:t>
            </w:r>
          </w:p>
        </w:tc>
      </w:tr>
      <w:tr w:rsidR="006F2CA2" w:rsidRPr="006F2CA2" w14:paraId="7B065207" w14:textId="77777777" w:rsidTr="006F2CA2">
        <w:trPr>
          <w:divId w:val="2116439976"/>
          <w:cantSplit/>
          <w:jc w:val="center"/>
        </w:trPr>
        <w:tc>
          <w:tcPr>
            <w:tcW w:w="7120" w:type="dxa"/>
          </w:tcPr>
          <w:p w14:paraId="0585D9EF"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GUID=f2a6eb6f-01d6-4a34-aaae-f2a1c1aa2736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e</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Access [</w:t>
            </w:r>
            <w:r w:rsidRPr="006F2CA2">
              <w:rPr>
                <w:rFonts w:ascii="Times New Roman" w:hAnsi="Times New Roman" w:cs="Times New Roman"/>
                <w:i/>
                <w:sz w:val="22"/>
                <w:szCs w:val="20"/>
                <w:lang w:val="en-GB" w:eastAsia="en-US"/>
              </w:rPr>
              <w:t>state what are the current arrangements for access and the extent to which access has been given.</w:t>
            </w:r>
            <w:r w:rsidRPr="006F2CA2">
              <w:rPr>
                <w:rFonts w:ascii="Times New Roman" w:hAnsi="Times New Roman" w:cs="Times New Roman"/>
                <w:sz w:val="22"/>
                <w:szCs w:val="20"/>
                <w:lang w:val="en-GB" w:eastAsia="en-US"/>
              </w:rPr>
              <w:t>]</w:t>
            </w:r>
          </w:p>
        </w:tc>
      </w:tr>
      <w:tr w:rsidR="006F2CA2" w:rsidRPr="006F2CA2" w14:paraId="76836402" w14:textId="77777777" w:rsidTr="006F2CA2">
        <w:trPr>
          <w:divId w:val="2116439976"/>
          <w:cantSplit/>
          <w:jc w:val="center"/>
        </w:trPr>
        <w:tc>
          <w:tcPr>
            <w:tcW w:w="7120" w:type="dxa"/>
          </w:tcPr>
          <w:p w14:paraId="3C85DD31" w14:textId="77777777" w:rsidR="006F2CA2" w:rsidRPr="006F2CA2" w:rsidRDefault="006F2CA2" w:rsidP="006F2CA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GUID=51dc7684-e5c7-4a40-8b51-0cd01ab23944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f</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Other relevant information</w:t>
            </w:r>
          </w:p>
        </w:tc>
      </w:tr>
      <w:tr w:rsidR="006F2CA2" w:rsidRPr="006F2CA2" w14:paraId="11E600AA" w14:textId="77777777" w:rsidTr="006F2CA2">
        <w:trPr>
          <w:divId w:val="2116439976"/>
          <w:cantSplit/>
          <w:jc w:val="center"/>
        </w:trPr>
        <w:tc>
          <w:tcPr>
            <w:tcW w:w="7120" w:type="dxa"/>
          </w:tcPr>
          <w:p w14:paraId="29A09E4F" w14:textId="77777777" w:rsidR="006F2CA2" w:rsidRPr="006F2CA2" w:rsidRDefault="006F2CA2" w:rsidP="006F2CA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GUID=feba0578-36d6-4c95-9135-e8c8611e8d51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w:t>
            </w:r>
            <w:r w:rsidRPr="006F2CA2">
              <w:rPr>
                <w:rFonts w:ascii="Times New Roman" w:hAnsi="Times New Roman" w:cs="Times New Roman"/>
                <w:i/>
                <w:sz w:val="22"/>
                <w:szCs w:val="20"/>
                <w:lang w:val="en-GB" w:eastAsia="en-US"/>
              </w:rPr>
              <w:t>State any other information which is relevant to the matters concerning the arrangements for the child, for example, whether the Plaintiff or Defendant is suffering from any physical or mental disability, whether the Plaintiff or Defendant has any previous convictions and if so, the nature of the conviction, and whether the Plaintiff or Defendant has been committed to a drug rehabilitation centre and if so, when and for how long.</w:t>
            </w:r>
            <w:r w:rsidRPr="006F2CA2">
              <w:rPr>
                <w:rFonts w:ascii="Times New Roman" w:hAnsi="Times New Roman" w:cs="Times New Roman"/>
                <w:sz w:val="22"/>
                <w:szCs w:val="20"/>
                <w:lang w:val="en-GB" w:eastAsia="en-US"/>
              </w:rPr>
              <w:t>]</w:t>
            </w:r>
          </w:p>
        </w:tc>
      </w:tr>
      <w:tr w:rsidR="006F2CA2" w:rsidRPr="006F2CA2" w14:paraId="7CC55926" w14:textId="77777777" w:rsidTr="006F2CA2">
        <w:trPr>
          <w:divId w:val="2116439976"/>
          <w:cantSplit/>
          <w:jc w:val="center"/>
        </w:trPr>
        <w:tc>
          <w:tcPr>
            <w:tcW w:w="7120" w:type="dxa"/>
          </w:tcPr>
          <w:p w14:paraId="3FB42391"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GUID=f7828a77-9fef-4368-b534-6ec4575499df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w:t>
            </w:r>
            <w:r w:rsidRPr="006F2CA2">
              <w:rPr>
                <w:rFonts w:ascii="Times New Roman" w:hAnsi="Times New Roman" w:cs="Times New Roman"/>
                <w:sz w:val="22"/>
                <w:szCs w:val="20"/>
                <w:lang w:val="en-GB" w:eastAsia="en-US"/>
              </w:rPr>
              <w:tab/>
              <w:t>Proposed Arrangements</w:t>
            </w:r>
          </w:p>
        </w:tc>
      </w:tr>
      <w:tr w:rsidR="006F2CA2" w:rsidRPr="006F2CA2" w14:paraId="4708939D" w14:textId="77777777" w:rsidTr="006F2CA2">
        <w:trPr>
          <w:divId w:val="2116439976"/>
          <w:cantSplit/>
          <w:jc w:val="center"/>
        </w:trPr>
        <w:tc>
          <w:tcPr>
            <w:tcW w:w="7120" w:type="dxa"/>
          </w:tcPr>
          <w:p w14:paraId="39FA0117"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GUID=7d7fc6e6-b98e-460b-9dad-930f4d0b5622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The proposed arrangements for the child/children* of the marriage are as follows:</w:t>
            </w:r>
          </w:p>
        </w:tc>
      </w:tr>
      <w:tr w:rsidR="006F2CA2" w:rsidRPr="006F2CA2" w14:paraId="27A22E9F" w14:textId="77777777" w:rsidTr="006F2CA2">
        <w:trPr>
          <w:divId w:val="2116439976"/>
          <w:cantSplit/>
          <w:jc w:val="center"/>
        </w:trPr>
        <w:tc>
          <w:tcPr>
            <w:tcW w:w="7120" w:type="dxa"/>
          </w:tcPr>
          <w:p w14:paraId="2F13DA15"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GUID=629aa1f8-3128-418e-ac23-84e3bc3d4708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w:t>
            </w:r>
            <w:r w:rsidRPr="006F2CA2">
              <w:rPr>
                <w:rFonts w:ascii="Times New Roman" w:hAnsi="Times New Roman" w:cs="Times New Roman"/>
                <w:i/>
                <w:sz w:val="22"/>
                <w:szCs w:val="20"/>
                <w:lang w:val="en-GB" w:eastAsia="en-US"/>
              </w:rPr>
              <w:t>State in respect of each child for those matters which have not been agreed</w:t>
            </w:r>
            <w:r w:rsidRPr="006F2CA2">
              <w:rPr>
                <w:rFonts w:ascii="Times New Roman" w:hAnsi="Times New Roman" w:cs="Times New Roman"/>
                <w:sz w:val="22"/>
                <w:szCs w:val="20"/>
                <w:lang w:val="en-GB" w:eastAsia="en-US"/>
              </w:rPr>
              <w:t>]</w:t>
            </w:r>
          </w:p>
        </w:tc>
      </w:tr>
      <w:tr w:rsidR="006F2CA2" w:rsidRPr="006F2CA2" w14:paraId="14C74440" w14:textId="77777777" w:rsidTr="006F2CA2">
        <w:trPr>
          <w:divId w:val="2116439976"/>
          <w:cantSplit/>
          <w:jc w:val="center"/>
        </w:trPr>
        <w:tc>
          <w:tcPr>
            <w:tcW w:w="7120" w:type="dxa"/>
          </w:tcPr>
          <w:p w14:paraId="13E35F2F"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GUID=cd970baa-9c40-42ec-befd-4630898ff459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Residence [</w:t>
            </w:r>
            <w:r w:rsidRPr="006F2CA2">
              <w:rPr>
                <w:rFonts w:ascii="Times New Roman" w:hAnsi="Times New Roman" w:cs="Times New Roman"/>
                <w:i/>
                <w:sz w:val="22"/>
                <w:szCs w:val="20"/>
                <w:lang w:val="en-GB" w:eastAsia="en-US"/>
              </w:rPr>
              <w:t>state where the child is to live with particulars of accommodation and what other persons live there, with their names and relationship to the child stated.</w:t>
            </w:r>
            <w:r w:rsidRPr="006F2CA2">
              <w:rPr>
                <w:rFonts w:ascii="Times New Roman" w:hAnsi="Times New Roman" w:cs="Times New Roman"/>
                <w:sz w:val="22"/>
                <w:szCs w:val="20"/>
                <w:lang w:val="en-GB" w:eastAsia="en-US"/>
              </w:rPr>
              <w:t>]</w:t>
            </w:r>
          </w:p>
        </w:tc>
      </w:tr>
      <w:tr w:rsidR="006F2CA2" w:rsidRPr="006F2CA2" w14:paraId="6CC601A4" w14:textId="77777777" w:rsidTr="006F2CA2">
        <w:trPr>
          <w:divId w:val="2116439976"/>
          <w:cantSplit/>
          <w:jc w:val="center"/>
        </w:trPr>
        <w:tc>
          <w:tcPr>
            <w:tcW w:w="7120" w:type="dxa"/>
          </w:tcPr>
          <w:p w14:paraId="3B920B3D"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GUID=9a9e135b-03b6-4500-b574-891bdab4e56f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Care giver [</w:t>
            </w:r>
            <w:r w:rsidRPr="006F2CA2">
              <w:rPr>
                <w:rFonts w:ascii="Times New Roman" w:hAnsi="Times New Roman" w:cs="Times New Roman"/>
                <w:i/>
                <w:sz w:val="22"/>
                <w:szCs w:val="20"/>
                <w:lang w:val="en-GB" w:eastAsia="en-US"/>
              </w:rPr>
              <w:t>state who is to look after the child during the day, at night, during weekends and school holidays.</w:t>
            </w:r>
            <w:r w:rsidRPr="006F2CA2">
              <w:rPr>
                <w:rFonts w:ascii="Times New Roman" w:hAnsi="Times New Roman" w:cs="Times New Roman"/>
                <w:sz w:val="22"/>
                <w:szCs w:val="20"/>
                <w:lang w:val="en-GB" w:eastAsia="en-US"/>
              </w:rPr>
              <w:t>]</w:t>
            </w:r>
          </w:p>
        </w:tc>
      </w:tr>
      <w:tr w:rsidR="006F2CA2" w:rsidRPr="006F2CA2" w14:paraId="611ED718" w14:textId="77777777" w:rsidTr="006F2CA2">
        <w:trPr>
          <w:divId w:val="2116439976"/>
          <w:cantSplit/>
          <w:jc w:val="center"/>
        </w:trPr>
        <w:tc>
          <w:tcPr>
            <w:tcW w:w="7120" w:type="dxa"/>
          </w:tcPr>
          <w:p w14:paraId="0339F2A8"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GUID=7ca4ec6f-c4e8-4ca2-aa4a-024dee72681f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c</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Education, etc. [</w:t>
            </w:r>
            <w:r w:rsidRPr="006F2CA2">
              <w:rPr>
                <w:rFonts w:ascii="Times New Roman" w:hAnsi="Times New Roman" w:cs="Times New Roman"/>
                <w:i/>
                <w:sz w:val="22"/>
                <w:szCs w:val="20"/>
                <w:lang w:val="en-GB" w:eastAsia="en-US"/>
              </w:rPr>
              <w:t>state the school or other educational establishment which the child will attend, or if he is working, his place of employment, the nature of his work and details of any training he will receive.</w:t>
            </w:r>
            <w:r w:rsidRPr="006F2CA2">
              <w:rPr>
                <w:rFonts w:ascii="Times New Roman" w:hAnsi="Times New Roman" w:cs="Times New Roman"/>
                <w:sz w:val="22"/>
                <w:szCs w:val="20"/>
                <w:lang w:val="en-GB" w:eastAsia="en-US"/>
              </w:rPr>
              <w:t>].</w:t>
            </w:r>
          </w:p>
        </w:tc>
      </w:tr>
      <w:tr w:rsidR="006F2CA2" w:rsidRPr="006F2CA2" w14:paraId="51B71B94" w14:textId="77777777" w:rsidTr="006F2CA2">
        <w:trPr>
          <w:divId w:val="2116439976"/>
          <w:cantSplit/>
          <w:jc w:val="center"/>
        </w:trPr>
        <w:tc>
          <w:tcPr>
            <w:tcW w:w="7120" w:type="dxa"/>
          </w:tcPr>
          <w:p w14:paraId="772E992C"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GUID=cbbad177-24c5-4e61-bcd9-3cb828886466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3.</w:t>
            </w:r>
            <w:r w:rsidRPr="006F2CA2">
              <w:rPr>
                <w:rFonts w:ascii="Times New Roman" w:hAnsi="Times New Roman" w:cs="Times New Roman"/>
                <w:sz w:val="22"/>
                <w:szCs w:val="20"/>
                <w:lang w:val="en-GB" w:eastAsia="en-US"/>
              </w:rPr>
              <w:tab/>
              <w:t>Orders Sought</w:t>
            </w:r>
          </w:p>
        </w:tc>
      </w:tr>
      <w:tr w:rsidR="006F2CA2" w:rsidRPr="006F2CA2" w14:paraId="27304342" w14:textId="77777777" w:rsidTr="006F2CA2">
        <w:trPr>
          <w:divId w:val="2116439976"/>
          <w:cantSplit/>
          <w:jc w:val="center"/>
        </w:trPr>
        <w:tc>
          <w:tcPr>
            <w:tcW w:w="7120" w:type="dxa"/>
          </w:tcPr>
          <w:p w14:paraId="78A9DA7F"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GUID=0cb151d0-50e4-4c5d-9e9f-fc80a0ee4c84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I am seeking the following orders to be made by the court:</w:t>
            </w:r>
          </w:p>
        </w:tc>
      </w:tr>
      <w:tr w:rsidR="006F2CA2" w:rsidRPr="006F2CA2" w14:paraId="326E8EEA" w14:textId="77777777" w:rsidTr="006F2CA2">
        <w:trPr>
          <w:divId w:val="2116439976"/>
          <w:cantSplit/>
          <w:jc w:val="center"/>
        </w:trPr>
        <w:tc>
          <w:tcPr>
            <w:tcW w:w="7120" w:type="dxa"/>
          </w:tcPr>
          <w:p w14:paraId="0190FE0B"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GUID=2200085e-e7b0-46c4-a464-647e71228ee2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w:t>
            </w:r>
            <w:r w:rsidRPr="006F2CA2">
              <w:rPr>
                <w:rFonts w:ascii="Times New Roman" w:hAnsi="Times New Roman" w:cs="Times New Roman"/>
                <w:i/>
                <w:sz w:val="22"/>
                <w:szCs w:val="20"/>
                <w:lang w:val="en-GB" w:eastAsia="en-US"/>
              </w:rPr>
              <w:t xml:space="preserve">Set out details of any orders sought regarding custody, </w:t>
            </w:r>
            <w:proofErr w:type="gramStart"/>
            <w:r w:rsidRPr="006F2CA2">
              <w:rPr>
                <w:rFonts w:ascii="Times New Roman" w:hAnsi="Times New Roman" w:cs="Times New Roman"/>
                <w:i/>
                <w:sz w:val="22"/>
                <w:szCs w:val="20"/>
                <w:lang w:val="en-GB" w:eastAsia="en-US"/>
              </w:rPr>
              <w:t>care</w:t>
            </w:r>
            <w:proofErr w:type="gramEnd"/>
            <w:r w:rsidRPr="006F2CA2">
              <w:rPr>
                <w:rFonts w:ascii="Times New Roman" w:hAnsi="Times New Roman" w:cs="Times New Roman"/>
                <w:i/>
                <w:sz w:val="22"/>
                <w:szCs w:val="20"/>
                <w:lang w:val="en-GB" w:eastAsia="en-US"/>
              </w:rPr>
              <w:t xml:space="preserve"> and control of and access to the children of the marriage. If orders for split care and control of the children of the marriage are being sought, e.g. for care and control of one child to be granted to one parent, and for care and control of the other child to be granted to the other parent, to set out the reasons why such orders for split care and control are in the best interests of the children of the marriage.</w:t>
            </w:r>
            <w:r w:rsidRPr="006F2CA2">
              <w:rPr>
                <w:rFonts w:ascii="Times New Roman" w:hAnsi="Times New Roman" w:cs="Times New Roman"/>
                <w:sz w:val="22"/>
                <w:szCs w:val="20"/>
                <w:lang w:val="en-GB" w:eastAsia="en-US"/>
              </w:rPr>
              <w:t>]</w:t>
            </w:r>
          </w:p>
        </w:tc>
      </w:tr>
      <w:tr w:rsidR="006F2CA2" w:rsidRPr="006F2CA2" w14:paraId="3FE9B98B" w14:textId="77777777" w:rsidTr="006F2CA2">
        <w:trPr>
          <w:divId w:val="2116439976"/>
          <w:cantSplit/>
          <w:jc w:val="center"/>
        </w:trPr>
        <w:tc>
          <w:tcPr>
            <w:tcW w:w="7120" w:type="dxa"/>
          </w:tcPr>
          <w:p w14:paraId="566D7336" w14:textId="77777777" w:rsidR="006F2CA2" w:rsidRPr="006F2CA2" w:rsidRDefault="006F2CA2" w:rsidP="006F2CA2">
            <w:pPr>
              <w:spacing w:before="60" w:after="60" w:line="240" w:lineRule="auto"/>
              <w:ind w:left="940" w:hanging="533"/>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GUID=86fee656-a618-4efc-ba24-ac8d8cc7e30e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w:t>
            </w:r>
            <w:r w:rsidRPr="006F2CA2">
              <w:rPr>
                <w:rFonts w:ascii="Times New Roman" w:hAnsi="Times New Roman" w:cs="Times New Roman"/>
                <w:i/>
                <w:sz w:val="22"/>
                <w:szCs w:val="20"/>
                <w:lang w:val="en-GB" w:eastAsia="en-US"/>
              </w:rPr>
              <w:t>Set out details of any orders sought regarding maintenance for the children of the marriage</w:t>
            </w:r>
            <w:r w:rsidRPr="006F2CA2">
              <w:rPr>
                <w:rFonts w:ascii="Times New Roman" w:hAnsi="Times New Roman" w:cs="Times New Roman"/>
                <w:sz w:val="22"/>
                <w:szCs w:val="20"/>
                <w:lang w:val="en-GB" w:eastAsia="en-US"/>
              </w:rPr>
              <w:t>]</w:t>
            </w:r>
          </w:p>
        </w:tc>
      </w:tr>
      <w:tr w:rsidR="006F2CA2" w:rsidRPr="006F2CA2" w14:paraId="38CB5138" w14:textId="77777777" w:rsidTr="006F2CA2">
        <w:trPr>
          <w:divId w:val="2116439976"/>
          <w:cantSplit/>
          <w:jc w:val="center"/>
        </w:trPr>
        <w:tc>
          <w:tcPr>
            <w:tcW w:w="7120" w:type="dxa"/>
          </w:tcPr>
          <w:p w14:paraId="047FE044"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GUID=40b7b2be-bca2-4d9e-9079-7577727c31ed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 confirm that all the matters set out in this Proposed Parenting Plan are true and correct.</w:t>
            </w:r>
          </w:p>
        </w:tc>
      </w:tr>
      <w:tr w:rsidR="006F2CA2" w:rsidRPr="006F2CA2" w14:paraId="60A7BF33" w14:textId="77777777" w:rsidTr="006F2CA2">
        <w:trPr>
          <w:divId w:val="2116439976"/>
          <w:cantSplit/>
          <w:jc w:val="center"/>
        </w:trPr>
        <w:tc>
          <w:tcPr>
            <w:tcW w:w="7120" w:type="dxa"/>
          </w:tcPr>
          <w:p w14:paraId="6AF793E1"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GUID=f2cf291f-42a2-42ee-9387-0f1d3579b1e2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Signed (Defendant):</w:t>
            </w:r>
          </w:p>
          <w:p w14:paraId="36F103F8"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GUID=b70fc3f3-c9a6-4095-aef3-cc66439bd2e8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Name:</w:t>
            </w:r>
          </w:p>
          <w:p w14:paraId="573203DB"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GUID=ac891549-f69a-452a-821e-747d9aaeb990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ID Number:</w:t>
            </w:r>
          </w:p>
          <w:p w14:paraId="34CABC54"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GUID=bfa70833-4939-4ce8-a486-68f997940a19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w:t>
            </w:r>
          </w:p>
        </w:tc>
      </w:tr>
      <w:tr w:rsidR="006F2CA2" w:rsidRPr="006F2CA2" w14:paraId="3CEF572B" w14:textId="77777777" w:rsidTr="006F2CA2">
        <w:trPr>
          <w:divId w:val="2116439976"/>
          <w:cantSplit/>
          <w:jc w:val="center"/>
        </w:trPr>
        <w:tc>
          <w:tcPr>
            <w:tcW w:w="7120" w:type="dxa"/>
          </w:tcPr>
          <w:p w14:paraId="1E5EFBD2"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GUID=7c22ed1e-d8f3-470a-a58c-86baa1c04c65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*Delete where inapplicable.</w:t>
            </w:r>
          </w:p>
        </w:tc>
      </w:tr>
    </w:tbl>
    <w:p w14:paraId="44EFE915"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42CDAA03"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670017B2"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0999E301"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6FA660F2"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5CE21DF9"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69A4AF3F"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6DE40343"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5F5E1973"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38033136"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6D83B5B0"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70DE0F4E"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11FE129C"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5B1C941B" w14:textId="77777777" w:rsidR="006F2CA2" w:rsidRDefault="006F2CA2" w:rsidP="006F2CA2">
      <w:pPr>
        <w:spacing w:before="0" w:after="200" w:line="276" w:lineRule="auto"/>
        <w:divId w:val="2116439976"/>
        <w:rPr>
          <w:rFonts w:ascii="Calibri" w:eastAsia="Calibri" w:hAnsi="Calibri" w:cs="Times New Roman"/>
          <w:sz w:val="22"/>
          <w:szCs w:val="22"/>
          <w:lang w:eastAsia="en-US"/>
        </w:rPr>
      </w:pPr>
    </w:p>
    <w:p w14:paraId="726ABACE" w14:textId="77777777" w:rsidR="00054E07" w:rsidRDefault="00054E07" w:rsidP="006F2CA2">
      <w:pPr>
        <w:spacing w:before="0" w:after="200" w:line="276" w:lineRule="auto"/>
        <w:divId w:val="2116439976"/>
        <w:rPr>
          <w:rFonts w:ascii="Calibri" w:eastAsia="Calibri" w:hAnsi="Calibri" w:cs="Times New Roman"/>
          <w:sz w:val="22"/>
          <w:szCs w:val="22"/>
          <w:lang w:eastAsia="en-US"/>
        </w:rPr>
      </w:pPr>
    </w:p>
    <w:p w14:paraId="038D595D" w14:textId="77777777" w:rsidR="00054E07" w:rsidRDefault="00054E07" w:rsidP="006F2CA2">
      <w:pPr>
        <w:spacing w:before="0" w:after="200" w:line="276" w:lineRule="auto"/>
        <w:divId w:val="2116439976"/>
        <w:rPr>
          <w:rFonts w:ascii="Calibri" w:eastAsia="Calibri" w:hAnsi="Calibri" w:cs="Times New Roman"/>
          <w:sz w:val="22"/>
          <w:szCs w:val="22"/>
          <w:lang w:eastAsia="en-US"/>
        </w:rPr>
      </w:pPr>
    </w:p>
    <w:p w14:paraId="60AA073F" w14:textId="77777777" w:rsidR="00054E07" w:rsidRDefault="00054E07" w:rsidP="006F2CA2">
      <w:pPr>
        <w:spacing w:before="0" w:after="200" w:line="276" w:lineRule="auto"/>
        <w:divId w:val="2116439976"/>
        <w:rPr>
          <w:rFonts w:ascii="Calibri" w:eastAsia="Calibri" w:hAnsi="Calibri" w:cs="Times New Roman"/>
          <w:sz w:val="22"/>
          <w:szCs w:val="22"/>
          <w:lang w:eastAsia="en-US"/>
        </w:rPr>
      </w:pPr>
    </w:p>
    <w:p w14:paraId="75E4DA25" w14:textId="77777777" w:rsidR="00054E07" w:rsidRPr="006F2CA2" w:rsidRDefault="00054E07" w:rsidP="006F2CA2">
      <w:pPr>
        <w:spacing w:before="0" w:after="200" w:line="276" w:lineRule="auto"/>
        <w:divId w:val="2116439976"/>
        <w:rPr>
          <w:rFonts w:ascii="Calibri" w:eastAsia="Calibri" w:hAnsi="Calibri" w:cs="Times New Roman"/>
          <w:sz w:val="22"/>
          <w:szCs w:val="22"/>
          <w:lang w:eastAsia="en-US"/>
        </w:rPr>
      </w:pPr>
    </w:p>
    <w:p w14:paraId="6791AA9C" w14:textId="77777777" w:rsidR="006F2CA2" w:rsidRPr="006F2CA2" w:rsidRDefault="006F2CA2" w:rsidP="006F2CA2">
      <w:pPr>
        <w:keepNext/>
        <w:keepLines/>
        <w:suppressAutoHyphens/>
        <w:spacing w:before="240" w:after="120" w:line="240" w:lineRule="auto"/>
        <w:jc w:val="center"/>
        <w:divId w:val="2116439976"/>
        <w:rPr>
          <w:rFonts w:ascii="Times New Roman" w:hAnsi="Times New Roman" w:cs="Times New Roman"/>
          <w:caps/>
          <w:sz w:val="22"/>
          <w:szCs w:val="20"/>
          <w:lang w:val="en-GB" w:eastAsia="en-US"/>
        </w:rPr>
      </w:pPr>
      <w:r w:rsidRPr="006F2CA2">
        <w:rPr>
          <w:rFonts w:ascii="Times New Roman" w:hAnsi="Times New Roman" w:cs="Times New Roman"/>
          <w:caps/>
          <w:sz w:val="22"/>
          <w:szCs w:val="20"/>
          <w:lang w:val="en-GB" w:eastAsia="en-US"/>
        </w:rPr>
        <w:lastRenderedPageBreak/>
        <w:fldChar w:fldCharType="begin" w:fldLock="1"/>
      </w:r>
      <w:r w:rsidRPr="006F2CA2">
        <w:rPr>
          <w:rFonts w:ascii="Times New Roman" w:hAnsi="Times New Roman" w:cs="Times New Roman"/>
          <w:caps/>
          <w:sz w:val="22"/>
          <w:szCs w:val="20"/>
          <w:lang w:val="en-GB" w:eastAsia="en-US"/>
        </w:rPr>
        <w:instrText xml:space="preserve"> GUID=5f125337-e15c-4b20-b2d0-c774be352164 </w:instrText>
      </w:r>
      <w:r w:rsidRPr="006F2CA2">
        <w:rPr>
          <w:rFonts w:ascii="Times New Roman" w:hAnsi="Times New Roman" w:cs="Times New Roman"/>
          <w:caps/>
          <w:sz w:val="22"/>
          <w:szCs w:val="20"/>
          <w:lang w:val="en-GB" w:eastAsia="en-US"/>
        </w:rPr>
        <w:fldChar w:fldCharType="end"/>
      </w:r>
      <w:r w:rsidRPr="006F2CA2">
        <w:rPr>
          <w:rFonts w:ascii="Times New Roman" w:hAnsi="Times New Roman" w:cs="Times New Roman"/>
          <w:caps/>
          <w:sz w:val="22"/>
          <w:szCs w:val="20"/>
          <w:lang w:val="en-GB" w:eastAsia="en-US"/>
        </w:rPr>
        <w:t xml:space="preserve">Form </w:t>
      </w:r>
      <w:r w:rsidRPr="006F2CA2">
        <w:rPr>
          <w:rFonts w:ascii="Times New Roman" w:hAnsi="Times New Roman" w:cs="Times New Roman"/>
          <w:caps/>
          <w:sz w:val="22"/>
          <w:szCs w:val="20"/>
          <w:lang w:val="en-GB" w:eastAsia="en-US"/>
        </w:rPr>
        <w:fldChar w:fldCharType="begin" w:fldLock="1"/>
      </w:r>
      <w:r w:rsidRPr="006F2CA2">
        <w:rPr>
          <w:rFonts w:ascii="Times New Roman" w:hAnsi="Times New Roman" w:cs="Times New Roman"/>
          <w:caps/>
          <w:sz w:val="22"/>
          <w:szCs w:val="20"/>
          <w:lang w:val="en-GB" w:eastAsia="en-US"/>
        </w:rPr>
        <w:instrText>Quote "</w:instrText>
      </w:r>
      <w:r w:rsidRPr="006F2CA2">
        <w:rPr>
          <w:rFonts w:ascii="Times New Roman" w:hAnsi="Times New Roman" w:cs="Times New Roman"/>
          <w:caps/>
          <w:sz w:val="22"/>
          <w:szCs w:val="20"/>
          <w:lang w:val="en-GB" w:eastAsia="en-US"/>
        </w:rPr>
        <w:fldChar w:fldCharType="begin" w:fldLock="1"/>
      </w:r>
      <w:r w:rsidRPr="006F2CA2">
        <w:rPr>
          <w:rFonts w:ascii="Times New Roman" w:hAnsi="Times New Roman" w:cs="Times New Roman"/>
          <w:caps/>
          <w:sz w:val="22"/>
          <w:szCs w:val="20"/>
          <w:lang w:val="en-GB" w:eastAsia="en-US"/>
        </w:rPr>
        <w:instrText xml:space="preserve">SEQ FormScheduleDivisionHeading1 </w:instrText>
      </w:r>
      <w:r w:rsidRPr="006F2CA2">
        <w:rPr>
          <w:rFonts w:ascii="Times New Roman" w:hAnsi="Times New Roman" w:cs="Times New Roman"/>
          <w:caps/>
          <w:sz w:val="22"/>
          <w:szCs w:val="20"/>
          <w:lang w:val="en-GB" w:eastAsia="en-US"/>
        </w:rPr>
        <w:fldChar w:fldCharType="end"/>
      </w:r>
      <w:r w:rsidRPr="006F2CA2">
        <w:rPr>
          <w:rFonts w:ascii="Times New Roman" w:hAnsi="Times New Roman" w:cs="Times New Roman"/>
          <w:caps/>
          <w:sz w:val="22"/>
          <w:szCs w:val="20"/>
          <w:lang w:val="en-GB" w:eastAsia="en-US"/>
        </w:rPr>
        <w:instrText>" \* MERGEFORMAT</w:instrText>
      </w:r>
      <w:r w:rsidRPr="006F2CA2">
        <w:rPr>
          <w:rFonts w:ascii="Times New Roman" w:hAnsi="Times New Roman" w:cs="Times New Roman"/>
          <w:caps/>
          <w:sz w:val="22"/>
          <w:szCs w:val="20"/>
          <w:lang w:val="en-GB" w:eastAsia="en-US"/>
        </w:rPr>
        <w:fldChar w:fldCharType="separate"/>
      </w:r>
      <w:r w:rsidRPr="006F2CA2">
        <w:rPr>
          <w:rFonts w:ascii="Times New Roman" w:hAnsi="Times New Roman" w:cs="Times New Roman"/>
          <w:caps/>
          <w:sz w:val="22"/>
          <w:szCs w:val="20"/>
          <w:lang w:val="en-GB" w:eastAsia="en-US"/>
        </w:rPr>
        <w:t>25</w:t>
      </w:r>
      <w:r w:rsidRPr="006F2CA2">
        <w:rPr>
          <w:rFonts w:ascii="Times New Roman" w:hAnsi="Times New Roman" w:cs="Times New Roman"/>
          <w:caps/>
          <w:sz w:val="22"/>
          <w:szCs w:val="20"/>
          <w:lang w:val="en-GB" w:eastAsia="en-US"/>
        </w:rPr>
        <w:fldChar w:fldCharType="end"/>
      </w:r>
    </w:p>
    <w:tbl>
      <w:tblPr>
        <w:tblW w:w="7120" w:type="dxa"/>
        <w:jc w:val="center"/>
        <w:tblLook w:val="04A0" w:firstRow="1" w:lastRow="0" w:firstColumn="1" w:lastColumn="0" w:noHBand="0" w:noVBand="1"/>
      </w:tblPr>
      <w:tblGrid>
        <w:gridCol w:w="7120"/>
      </w:tblGrid>
      <w:tr w:rsidR="006F2CA2" w:rsidRPr="006F2CA2" w14:paraId="0D861412" w14:textId="77777777" w:rsidTr="006F2CA2">
        <w:trPr>
          <w:divId w:val="2116439976"/>
          <w:cantSplit/>
          <w:jc w:val="center"/>
        </w:trPr>
        <w:tc>
          <w:tcPr>
            <w:tcW w:w="7120" w:type="dxa"/>
          </w:tcPr>
          <w:p w14:paraId="5A4B1589"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GUID=ec8db0b5-7215-4256-a94f-aeb8abb37da6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 56</w:t>
            </w:r>
          </w:p>
        </w:tc>
      </w:tr>
      <w:tr w:rsidR="006F2CA2" w:rsidRPr="006F2CA2" w14:paraId="407425E2" w14:textId="77777777" w:rsidTr="006F2CA2">
        <w:trPr>
          <w:divId w:val="2116439976"/>
          <w:cantSplit/>
          <w:jc w:val="center"/>
        </w:trPr>
        <w:tc>
          <w:tcPr>
            <w:tcW w:w="7120" w:type="dxa"/>
          </w:tcPr>
          <w:p w14:paraId="6BBCAE35"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GUID=cc20abc6-4e20-4adb-81ae-6ce280e97e36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(DEFENDANT’S AGREEMENT </w:t>
            </w:r>
            <w:r w:rsidRPr="006F2CA2">
              <w:rPr>
                <w:rFonts w:ascii="Times New Roman" w:hAnsi="Times New Roman" w:cs="Times New Roman"/>
                <w:sz w:val="22"/>
                <w:szCs w:val="20"/>
                <w:lang w:val="en-GB" w:eastAsia="en-US"/>
              </w:rPr>
              <w:br/>
              <w:t xml:space="preserve">(MATRIMONIAL PROPERTY PLAN) FORM) </w:t>
            </w:r>
          </w:p>
        </w:tc>
      </w:tr>
      <w:tr w:rsidR="006F2CA2" w:rsidRPr="006F2CA2" w14:paraId="5FB2F8C6" w14:textId="77777777" w:rsidTr="006F2CA2">
        <w:trPr>
          <w:divId w:val="2116439976"/>
          <w:cantSplit/>
          <w:jc w:val="center"/>
        </w:trPr>
        <w:tc>
          <w:tcPr>
            <w:tcW w:w="7120" w:type="dxa"/>
          </w:tcPr>
          <w:p w14:paraId="42DE280B"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GUID=64127ba2-54fb-4eb6-bf70-58144e6da0ae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IN THE FAMILY JUSTICE COURTS OF THE REPUBLIC OF SINGAPORE</w:t>
            </w:r>
          </w:p>
        </w:tc>
      </w:tr>
      <w:tr w:rsidR="006F2CA2" w:rsidRPr="006F2CA2" w14:paraId="178F8DE0" w14:textId="77777777" w:rsidTr="006F2CA2">
        <w:trPr>
          <w:divId w:val="2116439976"/>
          <w:cantSplit/>
          <w:jc w:val="center"/>
        </w:trPr>
        <w:tc>
          <w:tcPr>
            <w:tcW w:w="7120" w:type="dxa"/>
          </w:tcPr>
          <w:p w14:paraId="6FFEA868"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GUID=4d27fbfb-7e42-42e6-a8d9-7ee728e115a1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Divorce Writ No.</w:t>
            </w:r>
          </w:p>
        </w:tc>
      </w:tr>
      <w:tr w:rsidR="006F2CA2" w:rsidRPr="006F2CA2" w14:paraId="0B1BB53F" w14:textId="77777777" w:rsidTr="006F2CA2">
        <w:trPr>
          <w:divId w:val="2116439976"/>
          <w:cantSplit/>
          <w:jc w:val="center"/>
        </w:trPr>
        <w:tc>
          <w:tcPr>
            <w:tcW w:w="7120" w:type="dxa"/>
          </w:tcPr>
          <w:p w14:paraId="79429A05"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GUID=5da63eda-f41b-4e13-b41d-d93a4399585c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Between</w:t>
            </w:r>
          </w:p>
        </w:tc>
      </w:tr>
      <w:tr w:rsidR="006F2CA2" w:rsidRPr="006F2CA2" w14:paraId="71958CD6" w14:textId="77777777" w:rsidTr="006F2CA2">
        <w:trPr>
          <w:divId w:val="2116439976"/>
          <w:cantSplit/>
          <w:jc w:val="center"/>
        </w:trPr>
        <w:tc>
          <w:tcPr>
            <w:tcW w:w="7120" w:type="dxa"/>
          </w:tcPr>
          <w:p w14:paraId="4104D614"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GUID=522f369b-8337-4133-934f-17824962a092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Plaintiff’s Name</w:t>
            </w:r>
            <w:r w:rsidRPr="006F2CA2">
              <w:rPr>
                <w:rFonts w:ascii="Times New Roman" w:hAnsi="Times New Roman" w:cs="Times New Roman"/>
                <w:sz w:val="22"/>
                <w:szCs w:val="20"/>
                <w:lang w:val="en-GB" w:eastAsia="en-US"/>
              </w:rPr>
              <w:t>] (ID No.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w:t>
            </w:r>
            <w:r w:rsidRPr="006F2CA2">
              <w:rPr>
                <w:rFonts w:ascii="Times New Roman" w:hAnsi="Times New Roman" w:cs="Times New Roman"/>
                <w:i/>
                <w:sz w:val="22"/>
                <w:szCs w:val="20"/>
                <w:lang w:val="en-GB" w:eastAsia="en-US"/>
              </w:rPr>
              <w:t>Plaintiff</w:t>
            </w:r>
          </w:p>
        </w:tc>
      </w:tr>
      <w:tr w:rsidR="006F2CA2" w:rsidRPr="006F2CA2" w14:paraId="354D7521" w14:textId="77777777" w:rsidTr="006F2CA2">
        <w:trPr>
          <w:divId w:val="2116439976"/>
          <w:cantSplit/>
          <w:jc w:val="center"/>
        </w:trPr>
        <w:tc>
          <w:tcPr>
            <w:tcW w:w="7120" w:type="dxa"/>
          </w:tcPr>
          <w:p w14:paraId="1148EA34"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GUID=e4b6c0bc-40db-4687-bb6f-d7d89924bda5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w:t>
            </w:r>
          </w:p>
        </w:tc>
      </w:tr>
      <w:tr w:rsidR="006F2CA2" w:rsidRPr="006F2CA2" w14:paraId="6653B114" w14:textId="77777777" w:rsidTr="006F2CA2">
        <w:trPr>
          <w:divId w:val="2116439976"/>
          <w:cantSplit/>
          <w:jc w:val="center"/>
        </w:trPr>
        <w:tc>
          <w:tcPr>
            <w:tcW w:w="7120" w:type="dxa"/>
          </w:tcPr>
          <w:p w14:paraId="77933B37"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GUID=d8b5a066-dae4-4954-be5b-324b1fbb680b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Defendant’s Name</w:t>
            </w:r>
            <w:r w:rsidRPr="006F2CA2">
              <w:rPr>
                <w:rFonts w:ascii="Times New Roman" w:hAnsi="Times New Roman" w:cs="Times New Roman"/>
                <w:sz w:val="22"/>
                <w:szCs w:val="20"/>
                <w:lang w:val="en-GB" w:eastAsia="en-US"/>
              </w:rPr>
              <w:t>] (ID No.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w:t>
            </w:r>
            <w:r w:rsidRPr="006F2CA2">
              <w:rPr>
                <w:rFonts w:ascii="Times New Roman" w:hAnsi="Times New Roman" w:cs="Times New Roman"/>
                <w:i/>
                <w:sz w:val="22"/>
                <w:szCs w:val="20"/>
                <w:lang w:val="en-GB" w:eastAsia="en-US"/>
              </w:rPr>
              <w:t>Defendant</w:t>
            </w:r>
          </w:p>
        </w:tc>
      </w:tr>
      <w:tr w:rsidR="006F2CA2" w:rsidRPr="006F2CA2" w14:paraId="7BC49BF5" w14:textId="77777777" w:rsidTr="006F2CA2">
        <w:trPr>
          <w:divId w:val="2116439976"/>
          <w:cantSplit/>
          <w:jc w:val="center"/>
        </w:trPr>
        <w:tc>
          <w:tcPr>
            <w:tcW w:w="7120" w:type="dxa"/>
          </w:tcPr>
          <w:p w14:paraId="33BD2F19"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GUID=62574e55-f32c-498e-8e9f-5b4d9af42869 </w:instrText>
            </w:r>
            <w:r w:rsidRPr="006F2CA2">
              <w:rPr>
                <w:rFonts w:ascii="Times New Roman" w:hAnsi="Times New Roman" w:cs="Times New Roman"/>
                <w:sz w:val="22"/>
                <w:szCs w:val="20"/>
                <w:lang w:val="en-GB" w:eastAsia="en-US"/>
              </w:rPr>
              <w:fldChar w:fldCharType="end"/>
            </w:r>
          </w:p>
        </w:tc>
      </w:tr>
      <w:tr w:rsidR="006F2CA2" w:rsidRPr="006F2CA2" w14:paraId="56AAAA89" w14:textId="77777777" w:rsidTr="006F2CA2">
        <w:trPr>
          <w:divId w:val="2116439976"/>
          <w:cantSplit/>
          <w:jc w:val="center"/>
        </w:trPr>
        <w:tc>
          <w:tcPr>
            <w:tcW w:w="7120" w:type="dxa"/>
          </w:tcPr>
          <w:p w14:paraId="40A009F4"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GUID=9018cba3-7d92-4698-841f-68bb9c9724a5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DEFENDANT’S AGREEMENT TO PLAINTIFF’S PROPOSED </w:t>
            </w:r>
            <w:r w:rsidRPr="006F2CA2">
              <w:rPr>
                <w:rFonts w:ascii="Times New Roman" w:hAnsi="Times New Roman" w:cs="Times New Roman"/>
                <w:sz w:val="22"/>
                <w:szCs w:val="20"/>
                <w:lang w:val="en-GB" w:eastAsia="en-US"/>
              </w:rPr>
              <w:br/>
              <w:t xml:space="preserve">MATRIMONIAL PROPERTY PLAN </w:t>
            </w:r>
            <w:r w:rsidRPr="006F2CA2">
              <w:rPr>
                <w:rFonts w:ascii="Times New Roman" w:hAnsi="Times New Roman" w:cs="Times New Roman"/>
                <w:sz w:val="22"/>
                <w:szCs w:val="20"/>
                <w:lang w:val="en-GB" w:eastAsia="en-US"/>
              </w:rPr>
              <w:br/>
              <w:t>(FOR HOUSING AND DEVELOPMENT BOARD FLATS ONLY)</w:t>
            </w:r>
          </w:p>
        </w:tc>
      </w:tr>
      <w:tr w:rsidR="006F2CA2" w:rsidRPr="006F2CA2" w14:paraId="4B03D6AA" w14:textId="77777777" w:rsidTr="006F2CA2">
        <w:trPr>
          <w:divId w:val="2116439976"/>
          <w:cantSplit/>
          <w:trHeight w:val="200"/>
          <w:jc w:val="center"/>
        </w:trPr>
        <w:tc>
          <w:tcPr>
            <w:tcW w:w="7120" w:type="dxa"/>
          </w:tcPr>
          <w:p w14:paraId="6C5D1BE3"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GUID=3993aaf0-9651-4da1-a4f5-80f885a92de2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w:t>
            </w:r>
            <w:r w:rsidRPr="006F2CA2">
              <w:rPr>
                <w:rFonts w:ascii="Times New Roman" w:hAnsi="Times New Roman" w:cs="Times New Roman"/>
                <w:sz w:val="22"/>
                <w:szCs w:val="20"/>
                <w:lang w:val="en-GB" w:eastAsia="en-US"/>
              </w:rPr>
              <w:tab/>
              <w:t>Defendant’s Agreement</w:t>
            </w:r>
          </w:p>
        </w:tc>
      </w:tr>
      <w:tr w:rsidR="006F2CA2" w:rsidRPr="006F2CA2" w14:paraId="0DB368A3" w14:textId="77777777" w:rsidTr="006F2CA2">
        <w:trPr>
          <w:divId w:val="2116439976"/>
          <w:cantSplit/>
          <w:trHeight w:val="200"/>
          <w:jc w:val="center"/>
        </w:trPr>
        <w:tc>
          <w:tcPr>
            <w:tcW w:w="7120" w:type="dxa"/>
          </w:tcPr>
          <w:p w14:paraId="6D4F13B1"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GUID=387d14c4-e045-43f9-87b7-044163b09cb4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w:t>
            </w:r>
            <w:r w:rsidRPr="006F2CA2">
              <w:rPr>
                <w:rFonts w:ascii="Times New Roman" w:hAnsi="Times New Roman" w:cs="Times New Roman"/>
                <w:i/>
                <w:sz w:val="22"/>
                <w:szCs w:val="20"/>
                <w:lang w:val="en-GB" w:eastAsia="en-US"/>
              </w:rPr>
              <w:t>The Defendant’s agreement can be confirmed by completing either option (a) or option (b) below.</w:t>
            </w:r>
            <w:r w:rsidRPr="006F2CA2">
              <w:rPr>
                <w:rFonts w:ascii="Times New Roman" w:hAnsi="Times New Roman" w:cs="Times New Roman"/>
                <w:sz w:val="22"/>
                <w:szCs w:val="20"/>
                <w:lang w:val="en-GB" w:eastAsia="en-US"/>
              </w:rPr>
              <w:t>]</w:t>
            </w:r>
          </w:p>
        </w:tc>
      </w:tr>
      <w:tr w:rsidR="006F2CA2" w:rsidRPr="006F2CA2" w14:paraId="47F1A102" w14:textId="77777777" w:rsidTr="006F2CA2">
        <w:trPr>
          <w:divId w:val="2116439976"/>
          <w:cantSplit/>
          <w:trHeight w:val="200"/>
          <w:jc w:val="center"/>
        </w:trPr>
        <w:tc>
          <w:tcPr>
            <w:tcW w:w="7120" w:type="dxa"/>
          </w:tcPr>
          <w:p w14:paraId="36C1E818"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GUID=122467a0-5f9b-4f2d-b43d-36ec4b30eff6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 xml:space="preserve">I, the Defendant, agree with the proposed arrangements set out in the Plaintiff’s Proposed Matrimonial Property Plan (For Housing Development Board </w:t>
            </w:r>
            <w:proofErr w:type="gramStart"/>
            <w:r w:rsidRPr="006F2CA2">
              <w:rPr>
                <w:rFonts w:ascii="Times New Roman" w:hAnsi="Times New Roman" w:cs="Times New Roman"/>
                <w:sz w:val="22"/>
                <w:szCs w:val="20"/>
                <w:lang w:val="en-GB" w:eastAsia="en-US"/>
              </w:rPr>
              <w:t>flats</w:t>
            </w:r>
            <w:proofErr w:type="gramEnd"/>
            <w:r w:rsidRPr="006F2CA2">
              <w:rPr>
                <w:rFonts w:ascii="Times New Roman" w:hAnsi="Times New Roman" w:cs="Times New Roman"/>
                <w:sz w:val="22"/>
                <w:szCs w:val="20"/>
                <w:lang w:val="en-GB" w:eastAsia="en-US"/>
              </w:rPr>
              <w:t xml:space="preserve"> Only).</w:t>
            </w:r>
          </w:p>
        </w:tc>
      </w:tr>
      <w:tr w:rsidR="006F2CA2" w:rsidRPr="006F2CA2" w14:paraId="61418D6F" w14:textId="77777777" w:rsidTr="006F2CA2">
        <w:trPr>
          <w:divId w:val="2116439976"/>
          <w:cantSplit/>
          <w:trHeight w:val="200"/>
          <w:jc w:val="center"/>
        </w:trPr>
        <w:tc>
          <w:tcPr>
            <w:tcW w:w="7120" w:type="dxa"/>
          </w:tcPr>
          <w:p w14:paraId="1BBA9DB9" w14:textId="77777777" w:rsidR="006F2CA2" w:rsidRPr="006F2CA2" w:rsidRDefault="006F2CA2" w:rsidP="006F2CA2">
            <w:pPr>
              <w:spacing w:before="60" w:after="60" w:line="240" w:lineRule="auto"/>
              <w:ind w:left="940" w:hanging="533"/>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GUID=1db6de18-cc49-4398-a31f-fc2f26088b2a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w:t>
            </w:r>
            <w:r w:rsidRPr="006F2CA2">
              <w:rPr>
                <w:rFonts w:ascii="Times New Roman" w:hAnsi="Times New Roman" w:cs="Times New Roman"/>
                <w:i/>
                <w:sz w:val="22"/>
                <w:szCs w:val="20"/>
                <w:lang w:val="en-GB" w:eastAsia="en-US"/>
              </w:rPr>
              <w:t>to state the exact arrangements agreed to</w:t>
            </w:r>
            <w:r w:rsidRPr="006F2CA2">
              <w:rPr>
                <w:rFonts w:ascii="Times New Roman" w:hAnsi="Times New Roman" w:cs="Times New Roman"/>
                <w:sz w:val="22"/>
                <w:szCs w:val="20"/>
                <w:lang w:val="en-GB" w:eastAsia="en-US"/>
              </w:rPr>
              <w:t>]</w:t>
            </w:r>
          </w:p>
        </w:tc>
      </w:tr>
      <w:tr w:rsidR="006F2CA2" w:rsidRPr="006F2CA2" w14:paraId="4BDE459E" w14:textId="77777777" w:rsidTr="006F2CA2">
        <w:trPr>
          <w:divId w:val="2116439976"/>
          <w:cantSplit/>
          <w:trHeight w:val="200"/>
          <w:jc w:val="center"/>
        </w:trPr>
        <w:tc>
          <w:tcPr>
            <w:tcW w:w="7120" w:type="dxa"/>
          </w:tcPr>
          <w:p w14:paraId="2ADBC340" w14:textId="77777777" w:rsidR="006F2CA2" w:rsidRPr="006F2CA2" w:rsidRDefault="006F2CA2" w:rsidP="006F2CA2">
            <w:pPr>
              <w:spacing w:before="60" w:after="60" w:line="240" w:lineRule="auto"/>
              <w:ind w:left="940" w:hanging="533"/>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GUID=5d99a3dc-9cb0-40c6-813a-5fcf62bba9aa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Signature (Defendant):</w:t>
            </w:r>
          </w:p>
        </w:tc>
      </w:tr>
      <w:tr w:rsidR="006F2CA2" w:rsidRPr="006F2CA2" w14:paraId="07A97B8B" w14:textId="77777777" w:rsidTr="006F2CA2">
        <w:trPr>
          <w:divId w:val="2116439976"/>
          <w:cantSplit/>
          <w:trHeight w:val="200"/>
          <w:jc w:val="center"/>
        </w:trPr>
        <w:tc>
          <w:tcPr>
            <w:tcW w:w="7120" w:type="dxa"/>
          </w:tcPr>
          <w:p w14:paraId="2921904C" w14:textId="77777777" w:rsidR="006F2CA2" w:rsidRPr="006F2CA2" w:rsidRDefault="006F2CA2" w:rsidP="006F2CA2">
            <w:pPr>
              <w:spacing w:before="60" w:after="60" w:line="240" w:lineRule="auto"/>
              <w:ind w:left="940" w:hanging="533"/>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GUID=dd0f92cd-aa1f-47da-a009-6100de243b80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Name:</w:t>
            </w:r>
          </w:p>
        </w:tc>
      </w:tr>
      <w:tr w:rsidR="006F2CA2" w:rsidRPr="006F2CA2" w14:paraId="5B72A74C" w14:textId="77777777" w:rsidTr="006F2CA2">
        <w:trPr>
          <w:divId w:val="2116439976"/>
          <w:cantSplit/>
          <w:trHeight w:val="200"/>
          <w:jc w:val="center"/>
        </w:trPr>
        <w:tc>
          <w:tcPr>
            <w:tcW w:w="7120" w:type="dxa"/>
          </w:tcPr>
          <w:p w14:paraId="0BF5455D" w14:textId="77777777" w:rsidR="006F2CA2" w:rsidRPr="006F2CA2" w:rsidRDefault="006F2CA2" w:rsidP="006F2CA2">
            <w:pPr>
              <w:spacing w:before="60" w:after="60" w:line="240" w:lineRule="auto"/>
              <w:ind w:left="940" w:hanging="533"/>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GUID=e97447f7-738b-4f4e-bc25-0a6655fd5006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ID No.:</w:t>
            </w:r>
          </w:p>
        </w:tc>
      </w:tr>
      <w:tr w:rsidR="006F2CA2" w:rsidRPr="006F2CA2" w14:paraId="1960FD66" w14:textId="77777777" w:rsidTr="006F2CA2">
        <w:trPr>
          <w:divId w:val="2116439976"/>
          <w:cantSplit/>
          <w:trHeight w:val="200"/>
          <w:jc w:val="center"/>
        </w:trPr>
        <w:tc>
          <w:tcPr>
            <w:tcW w:w="7120" w:type="dxa"/>
          </w:tcPr>
          <w:p w14:paraId="5888F662" w14:textId="77777777" w:rsidR="006F2CA2" w:rsidRPr="006F2CA2" w:rsidRDefault="006F2CA2" w:rsidP="006F2CA2">
            <w:pPr>
              <w:spacing w:before="60" w:after="60" w:line="240" w:lineRule="auto"/>
              <w:ind w:left="940" w:hanging="533"/>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GUID=bf327e52-da5d-4bce-b808-38959a0e4f34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Date:</w:t>
            </w:r>
          </w:p>
        </w:tc>
      </w:tr>
      <w:tr w:rsidR="006F2CA2" w:rsidRPr="006F2CA2" w14:paraId="66AEE38F" w14:textId="77777777" w:rsidTr="006F2CA2">
        <w:trPr>
          <w:divId w:val="2116439976"/>
          <w:cantSplit/>
          <w:trHeight w:val="200"/>
          <w:jc w:val="center"/>
        </w:trPr>
        <w:tc>
          <w:tcPr>
            <w:tcW w:w="7120" w:type="dxa"/>
          </w:tcPr>
          <w:p w14:paraId="38E5E5D5"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GUID=4defb86b-e762-4568-9b8f-9976ae0ab13d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 xml:space="preserve">The Defendant agrees with the proposed arrangements set out in the Plaintiff’s Proposed Matrimonial Property Plan (For Housing Development Board </w:t>
            </w:r>
            <w:proofErr w:type="gramStart"/>
            <w:r w:rsidRPr="006F2CA2">
              <w:rPr>
                <w:rFonts w:ascii="Times New Roman" w:hAnsi="Times New Roman" w:cs="Times New Roman"/>
                <w:sz w:val="22"/>
                <w:szCs w:val="20"/>
                <w:lang w:val="en-GB" w:eastAsia="en-US"/>
              </w:rPr>
              <w:t>flats</w:t>
            </w:r>
            <w:proofErr w:type="gramEnd"/>
            <w:r w:rsidRPr="006F2CA2">
              <w:rPr>
                <w:rFonts w:ascii="Times New Roman" w:hAnsi="Times New Roman" w:cs="Times New Roman"/>
                <w:sz w:val="22"/>
                <w:szCs w:val="20"/>
                <w:lang w:val="en-GB" w:eastAsia="en-US"/>
              </w:rPr>
              <w:t xml:space="preserve"> Only).</w:t>
            </w:r>
          </w:p>
        </w:tc>
      </w:tr>
      <w:tr w:rsidR="006F2CA2" w:rsidRPr="006F2CA2" w14:paraId="2A463812" w14:textId="77777777" w:rsidTr="006F2CA2">
        <w:trPr>
          <w:divId w:val="2116439976"/>
          <w:cantSplit/>
          <w:trHeight w:val="200"/>
          <w:jc w:val="center"/>
        </w:trPr>
        <w:tc>
          <w:tcPr>
            <w:tcW w:w="7120" w:type="dxa"/>
          </w:tcPr>
          <w:p w14:paraId="5E5CD437"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GUID=6507cd00-9c39-422f-876e-7b03965b6d6c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w:t>
            </w:r>
            <w:r w:rsidRPr="006F2CA2">
              <w:rPr>
                <w:rFonts w:ascii="Times New Roman" w:hAnsi="Times New Roman" w:cs="Times New Roman"/>
                <w:i/>
                <w:sz w:val="22"/>
                <w:szCs w:val="20"/>
                <w:lang w:val="en-GB" w:eastAsia="en-US"/>
              </w:rPr>
              <w:t>to state the exact arrangements agreed to</w:t>
            </w:r>
            <w:r w:rsidRPr="006F2CA2">
              <w:rPr>
                <w:rFonts w:ascii="Times New Roman" w:hAnsi="Times New Roman" w:cs="Times New Roman"/>
                <w:sz w:val="22"/>
                <w:szCs w:val="20"/>
                <w:lang w:val="en-GB" w:eastAsia="en-US"/>
              </w:rPr>
              <w:t>]</w:t>
            </w:r>
          </w:p>
        </w:tc>
      </w:tr>
      <w:tr w:rsidR="006F2CA2" w:rsidRPr="006F2CA2" w14:paraId="0ACA5F8A" w14:textId="77777777" w:rsidTr="006F2CA2">
        <w:trPr>
          <w:divId w:val="2116439976"/>
          <w:cantSplit/>
          <w:jc w:val="center"/>
        </w:trPr>
        <w:tc>
          <w:tcPr>
            <w:tcW w:w="7120" w:type="dxa"/>
          </w:tcPr>
          <w:p w14:paraId="62E1C834"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GUID=3ffc0fc7-6810-4c1a-9552-7eb22e8adcf1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Signed on behalf of the Defendant by the Defendant’s solicitor.</w:t>
            </w:r>
          </w:p>
        </w:tc>
      </w:tr>
      <w:tr w:rsidR="006F2CA2" w:rsidRPr="006F2CA2" w14:paraId="50EF59FC" w14:textId="77777777" w:rsidTr="006F2CA2">
        <w:trPr>
          <w:divId w:val="2116439976"/>
          <w:cantSplit/>
          <w:jc w:val="center"/>
        </w:trPr>
        <w:tc>
          <w:tcPr>
            <w:tcW w:w="7120" w:type="dxa"/>
          </w:tcPr>
          <w:p w14:paraId="10BFF326"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GUID=730f8417-7223-4b3b-ba09-2e90a7c56a47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w:t>
            </w:r>
            <w:r w:rsidRPr="006F2CA2">
              <w:rPr>
                <w:rFonts w:ascii="Times New Roman" w:hAnsi="Times New Roman" w:cs="Times New Roman"/>
                <w:sz w:val="22"/>
                <w:szCs w:val="20"/>
                <w:lang w:val="en-GB" w:eastAsia="en-US"/>
              </w:rPr>
              <w:tab/>
              <w:t>The Defendant’s relevant CPF statement and additional CPF information (if applicable) dated [</w:t>
            </w:r>
            <w:r w:rsidRPr="006F2CA2">
              <w:rPr>
                <w:rFonts w:ascii="Times New Roman" w:hAnsi="Times New Roman" w:cs="Times New Roman"/>
                <w:i/>
                <w:sz w:val="22"/>
                <w:szCs w:val="20"/>
                <w:lang w:val="en-GB" w:eastAsia="en-US"/>
              </w:rPr>
              <w:t>to state date</w:t>
            </w:r>
            <w:r w:rsidRPr="006F2CA2">
              <w:rPr>
                <w:rFonts w:ascii="Times New Roman" w:hAnsi="Times New Roman" w:cs="Times New Roman"/>
                <w:sz w:val="22"/>
                <w:szCs w:val="20"/>
                <w:lang w:val="en-GB" w:eastAsia="en-US"/>
              </w:rPr>
              <w:t>] are annexed to this plan as Annex [</w:t>
            </w:r>
            <w:r w:rsidRPr="006F2CA2">
              <w:rPr>
                <w:rFonts w:ascii="Times New Roman" w:hAnsi="Times New Roman" w:cs="Times New Roman"/>
                <w:i/>
                <w:sz w:val="22"/>
                <w:szCs w:val="20"/>
                <w:lang w:val="en-GB" w:eastAsia="en-US"/>
              </w:rPr>
              <w:t>to state number</w:t>
            </w:r>
            <w:r w:rsidRPr="006F2CA2">
              <w:rPr>
                <w:rFonts w:ascii="Times New Roman" w:hAnsi="Times New Roman" w:cs="Times New Roman"/>
                <w:sz w:val="22"/>
                <w:szCs w:val="20"/>
                <w:lang w:val="en-GB" w:eastAsia="en-US"/>
              </w:rPr>
              <w:t>].</w:t>
            </w:r>
          </w:p>
          <w:p w14:paraId="2EDFAD42"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p>
          <w:p w14:paraId="56067625"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p>
        </w:tc>
      </w:tr>
    </w:tbl>
    <w:p w14:paraId="095BEBA5"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266BDD47"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1314B973"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1D1B1D4A"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343F4F50" w14:textId="77777777" w:rsidR="006F2CA2" w:rsidRPr="006F2CA2" w:rsidRDefault="006F2CA2" w:rsidP="006F2CA2">
      <w:pPr>
        <w:keepNext/>
        <w:keepLines/>
        <w:suppressAutoHyphens/>
        <w:spacing w:before="240" w:after="120" w:line="240" w:lineRule="auto"/>
        <w:jc w:val="center"/>
        <w:divId w:val="2116439976"/>
        <w:rPr>
          <w:rFonts w:ascii="Times New Roman" w:hAnsi="Times New Roman" w:cs="Times New Roman"/>
          <w:caps/>
          <w:sz w:val="22"/>
          <w:szCs w:val="20"/>
          <w:lang w:val="en-GB" w:eastAsia="en-US"/>
        </w:rPr>
      </w:pPr>
      <w:r w:rsidRPr="006F2CA2">
        <w:rPr>
          <w:rFonts w:ascii="Times New Roman" w:hAnsi="Times New Roman" w:cs="Times New Roman"/>
          <w:caps/>
          <w:sz w:val="22"/>
          <w:szCs w:val="20"/>
          <w:lang w:val="en-GB" w:eastAsia="en-US"/>
        </w:rPr>
        <w:lastRenderedPageBreak/>
        <w:fldChar w:fldCharType="begin" w:fldLock="1"/>
      </w:r>
      <w:r w:rsidRPr="006F2CA2">
        <w:rPr>
          <w:rFonts w:ascii="Times New Roman" w:hAnsi="Times New Roman" w:cs="Times New Roman"/>
          <w:caps/>
          <w:sz w:val="22"/>
          <w:szCs w:val="20"/>
          <w:lang w:val="en-GB" w:eastAsia="en-US"/>
        </w:rPr>
        <w:instrText xml:space="preserve"> GUID=f73098d7-6527-4eb5-9b0c-d4ffbaea0eb6 </w:instrText>
      </w:r>
      <w:r w:rsidRPr="006F2CA2">
        <w:rPr>
          <w:rFonts w:ascii="Times New Roman" w:hAnsi="Times New Roman" w:cs="Times New Roman"/>
          <w:caps/>
          <w:sz w:val="22"/>
          <w:szCs w:val="20"/>
          <w:lang w:val="en-GB" w:eastAsia="en-US"/>
        </w:rPr>
        <w:fldChar w:fldCharType="end"/>
      </w:r>
      <w:r w:rsidRPr="006F2CA2">
        <w:rPr>
          <w:rFonts w:ascii="Times New Roman" w:hAnsi="Times New Roman" w:cs="Times New Roman"/>
          <w:caps/>
          <w:sz w:val="22"/>
          <w:szCs w:val="20"/>
          <w:lang w:val="en-GB" w:eastAsia="en-US"/>
        </w:rPr>
        <w:t xml:space="preserve">Form </w:t>
      </w:r>
      <w:r w:rsidRPr="006F2CA2">
        <w:rPr>
          <w:rFonts w:ascii="Times New Roman" w:hAnsi="Times New Roman" w:cs="Times New Roman"/>
          <w:caps/>
          <w:sz w:val="22"/>
          <w:szCs w:val="20"/>
          <w:lang w:val="en-GB" w:eastAsia="en-US"/>
        </w:rPr>
        <w:fldChar w:fldCharType="begin" w:fldLock="1"/>
      </w:r>
      <w:r w:rsidRPr="006F2CA2">
        <w:rPr>
          <w:rFonts w:ascii="Times New Roman" w:hAnsi="Times New Roman" w:cs="Times New Roman"/>
          <w:caps/>
          <w:sz w:val="22"/>
          <w:szCs w:val="20"/>
          <w:lang w:val="en-GB" w:eastAsia="en-US"/>
        </w:rPr>
        <w:instrText>Quote "</w:instrText>
      </w:r>
      <w:r w:rsidRPr="006F2CA2">
        <w:rPr>
          <w:rFonts w:ascii="Times New Roman" w:hAnsi="Times New Roman" w:cs="Times New Roman"/>
          <w:caps/>
          <w:sz w:val="22"/>
          <w:szCs w:val="20"/>
          <w:lang w:val="en-GB" w:eastAsia="en-US"/>
        </w:rPr>
        <w:fldChar w:fldCharType="begin" w:fldLock="1"/>
      </w:r>
      <w:r w:rsidRPr="006F2CA2">
        <w:rPr>
          <w:rFonts w:ascii="Times New Roman" w:hAnsi="Times New Roman" w:cs="Times New Roman"/>
          <w:caps/>
          <w:sz w:val="22"/>
          <w:szCs w:val="20"/>
          <w:lang w:val="en-GB" w:eastAsia="en-US"/>
        </w:rPr>
        <w:instrText xml:space="preserve">SEQ FormScheduleDivisionHeading1 </w:instrText>
      </w:r>
      <w:r w:rsidRPr="006F2CA2">
        <w:rPr>
          <w:rFonts w:ascii="Times New Roman" w:hAnsi="Times New Roman" w:cs="Times New Roman"/>
          <w:caps/>
          <w:sz w:val="22"/>
          <w:szCs w:val="20"/>
          <w:lang w:val="en-GB" w:eastAsia="en-US"/>
        </w:rPr>
        <w:fldChar w:fldCharType="end"/>
      </w:r>
      <w:r w:rsidRPr="006F2CA2">
        <w:rPr>
          <w:rFonts w:ascii="Times New Roman" w:hAnsi="Times New Roman" w:cs="Times New Roman"/>
          <w:caps/>
          <w:sz w:val="22"/>
          <w:szCs w:val="20"/>
          <w:lang w:val="en-GB" w:eastAsia="en-US"/>
        </w:rPr>
        <w:instrText>" \* MERGEFORMAT</w:instrText>
      </w:r>
      <w:r w:rsidRPr="006F2CA2">
        <w:rPr>
          <w:rFonts w:ascii="Times New Roman" w:hAnsi="Times New Roman" w:cs="Times New Roman"/>
          <w:caps/>
          <w:sz w:val="22"/>
          <w:szCs w:val="20"/>
          <w:lang w:val="en-GB" w:eastAsia="en-US"/>
        </w:rPr>
        <w:fldChar w:fldCharType="separate"/>
      </w:r>
      <w:r w:rsidRPr="006F2CA2">
        <w:rPr>
          <w:rFonts w:ascii="Times New Roman" w:hAnsi="Times New Roman" w:cs="Times New Roman"/>
          <w:caps/>
          <w:sz w:val="22"/>
          <w:szCs w:val="20"/>
          <w:lang w:val="en-GB" w:eastAsia="en-US"/>
        </w:rPr>
        <w:t>26</w:t>
      </w:r>
      <w:r w:rsidRPr="006F2CA2">
        <w:rPr>
          <w:rFonts w:ascii="Times New Roman" w:hAnsi="Times New Roman" w:cs="Times New Roman"/>
          <w:caps/>
          <w:sz w:val="22"/>
          <w:szCs w:val="20"/>
          <w:lang w:val="en-GB" w:eastAsia="en-US"/>
        </w:rPr>
        <w:fldChar w:fldCharType="end"/>
      </w:r>
      <w:r w:rsidRPr="006F2CA2">
        <w:rPr>
          <w:rFonts w:ascii="Times New Roman" w:hAnsi="Times New Roman" w:cs="Times New Roman"/>
          <w:caps/>
          <w:sz w:val="22"/>
          <w:szCs w:val="20"/>
          <w:lang w:val="en-GB" w:eastAsia="en-US"/>
        </w:rPr>
        <w:t xml:space="preserve"> </w:t>
      </w:r>
    </w:p>
    <w:tbl>
      <w:tblPr>
        <w:tblW w:w="7120" w:type="dxa"/>
        <w:jc w:val="center"/>
        <w:tblLook w:val="04A0" w:firstRow="1" w:lastRow="0" w:firstColumn="1" w:lastColumn="0" w:noHBand="0" w:noVBand="1"/>
      </w:tblPr>
      <w:tblGrid>
        <w:gridCol w:w="7120"/>
      </w:tblGrid>
      <w:tr w:rsidR="006F2CA2" w:rsidRPr="006F2CA2" w14:paraId="56E19603" w14:textId="77777777" w:rsidTr="006F2CA2">
        <w:trPr>
          <w:divId w:val="2116439976"/>
          <w:cantSplit/>
          <w:jc w:val="center"/>
        </w:trPr>
        <w:tc>
          <w:tcPr>
            <w:tcW w:w="7120" w:type="dxa"/>
          </w:tcPr>
          <w:p w14:paraId="7BD28913"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GUID=758aff91-b021-492f-885e-7cb005078cdc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 56</w:t>
            </w:r>
          </w:p>
        </w:tc>
      </w:tr>
      <w:tr w:rsidR="006F2CA2" w:rsidRPr="006F2CA2" w14:paraId="1626D2C1" w14:textId="77777777" w:rsidTr="006F2CA2">
        <w:trPr>
          <w:divId w:val="2116439976"/>
          <w:cantSplit/>
          <w:jc w:val="center"/>
        </w:trPr>
        <w:tc>
          <w:tcPr>
            <w:tcW w:w="7120" w:type="dxa"/>
          </w:tcPr>
          <w:p w14:paraId="2744D186"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GUID=d238dc1b-bead-41f2-93f4-1e1f856867ae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(DEFENDANT’S PROPOSED </w:t>
            </w:r>
            <w:r w:rsidRPr="006F2CA2">
              <w:rPr>
                <w:rFonts w:ascii="Times New Roman" w:hAnsi="Times New Roman" w:cs="Times New Roman"/>
                <w:sz w:val="22"/>
                <w:szCs w:val="20"/>
                <w:lang w:val="en-GB" w:eastAsia="en-US"/>
              </w:rPr>
              <w:br/>
              <w:t>MATRIMONIAL PROPERTY PLAN FORM)</w:t>
            </w:r>
          </w:p>
        </w:tc>
      </w:tr>
      <w:tr w:rsidR="006F2CA2" w:rsidRPr="006F2CA2" w14:paraId="6574B417" w14:textId="77777777" w:rsidTr="006F2CA2">
        <w:trPr>
          <w:divId w:val="2116439976"/>
          <w:cantSplit/>
          <w:jc w:val="center"/>
        </w:trPr>
        <w:tc>
          <w:tcPr>
            <w:tcW w:w="7120" w:type="dxa"/>
          </w:tcPr>
          <w:p w14:paraId="6A6FFE1E"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GUID=4be4ab1d-fa76-470d-bb83-1cd2b9d17013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IN THE FAMILY JUSTICE COURTS OF THE REPUBLIC OF SINGAPORE</w:t>
            </w:r>
          </w:p>
        </w:tc>
      </w:tr>
      <w:tr w:rsidR="006F2CA2" w:rsidRPr="006F2CA2" w14:paraId="7BFD9B1B" w14:textId="77777777" w:rsidTr="006F2CA2">
        <w:trPr>
          <w:divId w:val="2116439976"/>
          <w:cantSplit/>
          <w:jc w:val="center"/>
        </w:trPr>
        <w:tc>
          <w:tcPr>
            <w:tcW w:w="7120" w:type="dxa"/>
          </w:tcPr>
          <w:p w14:paraId="492DC579"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GUID=4025c065-dcb3-4782-b82f-000efd621694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Divorce Writ No.</w:t>
            </w:r>
          </w:p>
        </w:tc>
      </w:tr>
      <w:tr w:rsidR="006F2CA2" w:rsidRPr="006F2CA2" w14:paraId="2F97B63D" w14:textId="77777777" w:rsidTr="006F2CA2">
        <w:trPr>
          <w:divId w:val="2116439976"/>
          <w:cantSplit/>
          <w:jc w:val="center"/>
        </w:trPr>
        <w:tc>
          <w:tcPr>
            <w:tcW w:w="7120" w:type="dxa"/>
          </w:tcPr>
          <w:p w14:paraId="4B344714"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GUID=c022ea30-960a-4b78-bcf7-c115708a260f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Between</w:t>
            </w:r>
          </w:p>
        </w:tc>
      </w:tr>
      <w:tr w:rsidR="006F2CA2" w:rsidRPr="006F2CA2" w14:paraId="5DC16E9D" w14:textId="77777777" w:rsidTr="006F2CA2">
        <w:trPr>
          <w:divId w:val="2116439976"/>
          <w:cantSplit/>
          <w:jc w:val="center"/>
        </w:trPr>
        <w:tc>
          <w:tcPr>
            <w:tcW w:w="7120" w:type="dxa"/>
          </w:tcPr>
          <w:p w14:paraId="6A37122E"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GUID=ed1d21c8-21f4-4019-841a-72590c5f9745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Plaintiff’s Name</w:t>
            </w:r>
            <w:r w:rsidRPr="006F2CA2">
              <w:rPr>
                <w:rFonts w:ascii="Times New Roman" w:hAnsi="Times New Roman" w:cs="Times New Roman"/>
                <w:sz w:val="22"/>
                <w:szCs w:val="20"/>
                <w:lang w:val="en-GB" w:eastAsia="en-US"/>
              </w:rPr>
              <w:t>] (ID No.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w:t>
            </w:r>
            <w:r w:rsidRPr="006F2CA2">
              <w:rPr>
                <w:rFonts w:ascii="Times New Roman" w:hAnsi="Times New Roman" w:cs="Times New Roman"/>
                <w:i/>
                <w:sz w:val="22"/>
                <w:szCs w:val="20"/>
                <w:lang w:val="en-GB" w:eastAsia="en-US"/>
              </w:rPr>
              <w:t>Plaintiff</w:t>
            </w:r>
          </w:p>
        </w:tc>
      </w:tr>
      <w:tr w:rsidR="006F2CA2" w:rsidRPr="006F2CA2" w14:paraId="5B13BD09" w14:textId="77777777" w:rsidTr="006F2CA2">
        <w:trPr>
          <w:divId w:val="2116439976"/>
          <w:cantSplit/>
          <w:jc w:val="center"/>
        </w:trPr>
        <w:tc>
          <w:tcPr>
            <w:tcW w:w="7120" w:type="dxa"/>
          </w:tcPr>
          <w:p w14:paraId="60BD593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GUID=1858748b-26f1-4f27-b816-57f109b42d5d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w:t>
            </w:r>
          </w:p>
        </w:tc>
      </w:tr>
      <w:tr w:rsidR="006F2CA2" w:rsidRPr="006F2CA2" w14:paraId="269CA443" w14:textId="77777777" w:rsidTr="006F2CA2">
        <w:trPr>
          <w:divId w:val="2116439976"/>
          <w:cantSplit/>
          <w:jc w:val="center"/>
        </w:trPr>
        <w:tc>
          <w:tcPr>
            <w:tcW w:w="7120" w:type="dxa"/>
          </w:tcPr>
          <w:p w14:paraId="1F47F55D"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GUID=93f1b608-d3d5-4cb7-9a41-02fe2dbc49fe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Defendant’s Name</w:t>
            </w:r>
            <w:r w:rsidRPr="006F2CA2">
              <w:rPr>
                <w:rFonts w:ascii="Times New Roman" w:hAnsi="Times New Roman" w:cs="Times New Roman"/>
                <w:sz w:val="22"/>
                <w:szCs w:val="20"/>
                <w:lang w:val="en-GB" w:eastAsia="en-US"/>
              </w:rPr>
              <w:t>] (ID No.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w:t>
            </w:r>
            <w:r w:rsidRPr="006F2CA2">
              <w:rPr>
                <w:rFonts w:ascii="Times New Roman" w:hAnsi="Times New Roman" w:cs="Times New Roman"/>
                <w:i/>
                <w:sz w:val="22"/>
                <w:szCs w:val="20"/>
                <w:lang w:val="en-GB" w:eastAsia="en-US"/>
              </w:rPr>
              <w:t>Defendant</w:t>
            </w:r>
          </w:p>
        </w:tc>
      </w:tr>
      <w:tr w:rsidR="006F2CA2" w:rsidRPr="006F2CA2" w14:paraId="2913FC7B" w14:textId="77777777" w:rsidTr="006F2CA2">
        <w:trPr>
          <w:divId w:val="2116439976"/>
          <w:cantSplit/>
          <w:jc w:val="center"/>
        </w:trPr>
        <w:tc>
          <w:tcPr>
            <w:tcW w:w="7120" w:type="dxa"/>
          </w:tcPr>
          <w:p w14:paraId="62567003"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GUID=56f83135-9505-4d76-9bb3-06d2d0676c47 </w:instrText>
            </w:r>
            <w:r w:rsidRPr="006F2CA2">
              <w:rPr>
                <w:rFonts w:ascii="Times New Roman" w:hAnsi="Times New Roman" w:cs="Times New Roman"/>
                <w:sz w:val="22"/>
                <w:szCs w:val="20"/>
                <w:lang w:val="en-GB" w:eastAsia="en-US"/>
              </w:rPr>
              <w:fldChar w:fldCharType="end"/>
            </w:r>
          </w:p>
        </w:tc>
      </w:tr>
      <w:tr w:rsidR="006F2CA2" w:rsidRPr="006F2CA2" w14:paraId="1E2D5E66" w14:textId="77777777" w:rsidTr="006F2CA2">
        <w:trPr>
          <w:divId w:val="2116439976"/>
          <w:cantSplit/>
          <w:jc w:val="center"/>
        </w:trPr>
        <w:tc>
          <w:tcPr>
            <w:tcW w:w="7120" w:type="dxa"/>
          </w:tcPr>
          <w:p w14:paraId="7EC9C8E8"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GUID=7136b580-b78e-41ff-b456-00ccdd248a15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DEFENDANT’S PROPOSED MATRIMONIAL PROPERTY PLAN</w:t>
            </w:r>
            <w:r w:rsidRPr="006F2CA2">
              <w:rPr>
                <w:rFonts w:ascii="Times New Roman" w:hAnsi="Times New Roman" w:cs="Times New Roman"/>
                <w:sz w:val="22"/>
                <w:szCs w:val="20"/>
                <w:lang w:val="en-GB" w:eastAsia="en-US"/>
              </w:rPr>
              <w:br/>
              <w:t>(FOR HOUSING AND DEVELOPMENT BOARD FLATS ONLY)</w:t>
            </w:r>
          </w:p>
        </w:tc>
      </w:tr>
      <w:tr w:rsidR="006F2CA2" w:rsidRPr="006F2CA2" w14:paraId="716762A8" w14:textId="77777777" w:rsidTr="006F2CA2">
        <w:trPr>
          <w:divId w:val="2116439976"/>
          <w:cantSplit/>
          <w:jc w:val="center"/>
        </w:trPr>
        <w:tc>
          <w:tcPr>
            <w:tcW w:w="7120" w:type="dxa"/>
          </w:tcPr>
          <w:p w14:paraId="4D8B3B1B"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GUID=326c2d91-8286-451f-afc7-5ddbd8621358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w:t>
            </w:r>
            <w:r w:rsidRPr="006F2CA2">
              <w:rPr>
                <w:rFonts w:ascii="Times New Roman" w:hAnsi="Times New Roman" w:cs="Times New Roman"/>
                <w:sz w:val="22"/>
                <w:szCs w:val="20"/>
                <w:lang w:val="en-GB" w:eastAsia="en-US"/>
              </w:rPr>
              <w:tab/>
              <w:t xml:space="preserve">I, the Defendant, disagree with the proposed arrangements set out in the Plaintiff’s Proposed Matrimonial Property Plan (For Housing Development Board </w:t>
            </w:r>
            <w:proofErr w:type="gramStart"/>
            <w:r w:rsidRPr="006F2CA2">
              <w:rPr>
                <w:rFonts w:ascii="Times New Roman" w:hAnsi="Times New Roman" w:cs="Times New Roman"/>
                <w:sz w:val="22"/>
                <w:szCs w:val="20"/>
                <w:lang w:val="en-GB" w:eastAsia="en-US"/>
              </w:rPr>
              <w:t>flats</w:t>
            </w:r>
            <w:proofErr w:type="gramEnd"/>
            <w:r w:rsidRPr="006F2CA2">
              <w:rPr>
                <w:rFonts w:ascii="Times New Roman" w:hAnsi="Times New Roman" w:cs="Times New Roman"/>
                <w:sz w:val="22"/>
                <w:szCs w:val="20"/>
                <w:lang w:val="en-GB" w:eastAsia="en-US"/>
              </w:rPr>
              <w:t xml:space="preserve"> Only).</w:t>
            </w:r>
          </w:p>
        </w:tc>
      </w:tr>
      <w:tr w:rsidR="006F2CA2" w:rsidRPr="006F2CA2" w14:paraId="1CBDEAD7" w14:textId="77777777" w:rsidTr="006F2CA2">
        <w:trPr>
          <w:divId w:val="2116439976"/>
          <w:cantSplit/>
          <w:jc w:val="center"/>
        </w:trPr>
        <w:tc>
          <w:tcPr>
            <w:tcW w:w="7120" w:type="dxa"/>
          </w:tcPr>
          <w:p w14:paraId="2640BDCB"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GUID=b61323c7-4a57-484f-aed7-eb92f9b3a87b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w:t>
            </w:r>
            <w:r w:rsidRPr="006F2CA2">
              <w:rPr>
                <w:rFonts w:ascii="Times New Roman" w:hAnsi="Times New Roman" w:cs="Times New Roman"/>
                <w:sz w:val="22"/>
                <w:szCs w:val="20"/>
                <w:lang w:val="en-GB" w:eastAsia="en-US"/>
              </w:rPr>
              <w:tab/>
              <w:t>The relevant CPF statements and additional CPF information (if applicable) dated [</w:t>
            </w:r>
            <w:r w:rsidRPr="006F2CA2">
              <w:rPr>
                <w:rFonts w:ascii="Times New Roman" w:hAnsi="Times New Roman" w:cs="Times New Roman"/>
                <w:i/>
                <w:sz w:val="22"/>
                <w:szCs w:val="20"/>
                <w:lang w:val="en-GB" w:eastAsia="en-US"/>
              </w:rPr>
              <w:t>to state date</w:t>
            </w:r>
            <w:r w:rsidRPr="006F2CA2">
              <w:rPr>
                <w:rFonts w:ascii="Times New Roman" w:hAnsi="Times New Roman" w:cs="Times New Roman"/>
                <w:sz w:val="22"/>
                <w:szCs w:val="20"/>
                <w:lang w:val="en-GB" w:eastAsia="en-US"/>
              </w:rPr>
              <w:t xml:space="preserve">] are annexed to this plan as Annex </w:t>
            </w:r>
            <w:r w:rsidRPr="006F2CA2">
              <w:rPr>
                <w:rFonts w:ascii="Times New Roman" w:hAnsi="Times New Roman" w:cs="Times New Roman"/>
                <w:sz w:val="22"/>
                <w:szCs w:val="20"/>
                <w:lang w:val="en-GB" w:eastAsia="en-US"/>
              </w:rPr>
              <w:br/>
              <w:t>[</w:t>
            </w:r>
            <w:r w:rsidRPr="006F2CA2">
              <w:rPr>
                <w:rFonts w:ascii="Times New Roman" w:hAnsi="Times New Roman" w:cs="Times New Roman"/>
                <w:i/>
                <w:sz w:val="22"/>
                <w:szCs w:val="20"/>
                <w:lang w:val="en-GB" w:eastAsia="en-US"/>
              </w:rPr>
              <w:t>to state number</w:t>
            </w:r>
            <w:r w:rsidRPr="006F2CA2">
              <w:rPr>
                <w:rFonts w:ascii="Times New Roman" w:hAnsi="Times New Roman" w:cs="Times New Roman"/>
                <w:sz w:val="22"/>
                <w:szCs w:val="20"/>
                <w:lang w:val="en-GB" w:eastAsia="en-US"/>
              </w:rPr>
              <w:t>].</w:t>
            </w:r>
          </w:p>
        </w:tc>
      </w:tr>
      <w:tr w:rsidR="006F2CA2" w:rsidRPr="006F2CA2" w14:paraId="0642F01E" w14:textId="77777777" w:rsidTr="006F2CA2">
        <w:trPr>
          <w:divId w:val="2116439976"/>
          <w:cantSplit/>
          <w:jc w:val="center"/>
        </w:trPr>
        <w:tc>
          <w:tcPr>
            <w:tcW w:w="7120" w:type="dxa"/>
          </w:tcPr>
          <w:p w14:paraId="3CE708A1"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GUID=756b0ff6-4d7f-45a9-9d96-cd26aaf17eb3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3.</w:t>
            </w:r>
            <w:r w:rsidRPr="006F2CA2">
              <w:rPr>
                <w:rFonts w:ascii="Times New Roman" w:hAnsi="Times New Roman" w:cs="Times New Roman"/>
                <w:sz w:val="22"/>
                <w:szCs w:val="20"/>
                <w:lang w:val="en-GB" w:eastAsia="en-US"/>
              </w:rPr>
              <w:tab/>
              <w:t>*(</w:t>
            </w:r>
            <w:r w:rsidRPr="006F2CA2">
              <w:rPr>
                <w:rFonts w:ascii="Times New Roman" w:hAnsi="Times New Roman" w:cs="Times New Roman"/>
                <w:i/>
                <w:sz w:val="22"/>
                <w:szCs w:val="20"/>
                <w:lang w:val="en-GB" w:eastAsia="en-US"/>
              </w:rPr>
              <w:t>For Defendants who are above the age of 55 years</w:t>
            </w:r>
            <w:r w:rsidRPr="006F2CA2">
              <w:rPr>
                <w:rFonts w:ascii="Times New Roman" w:hAnsi="Times New Roman" w:cs="Times New Roman"/>
                <w:sz w:val="22"/>
                <w:szCs w:val="20"/>
                <w:lang w:val="en-GB" w:eastAsia="en-US"/>
              </w:rPr>
              <w:t>) I am above the age of 55 years and the amount required to be refunded into my CPF account in the event of a sale of the flat/transfer in ownership of the flat is:</w:t>
            </w:r>
          </w:p>
        </w:tc>
      </w:tr>
      <w:tr w:rsidR="006F2CA2" w:rsidRPr="006F2CA2" w14:paraId="64B860B5" w14:textId="77777777" w:rsidTr="006F2CA2">
        <w:trPr>
          <w:divId w:val="2116439976"/>
          <w:cantSplit/>
          <w:jc w:val="center"/>
        </w:trPr>
        <w:tc>
          <w:tcPr>
            <w:tcW w:w="7120" w:type="dxa"/>
          </w:tcPr>
          <w:p w14:paraId="51026A64"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GUID=80025d62-67fa-4eb3-8f43-8d29d04e043e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4.</w:t>
            </w:r>
            <w:r w:rsidRPr="006F2CA2">
              <w:rPr>
                <w:rFonts w:ascii="Times New Roman" w:hAnsi="Times New Roman" w:cs="Times New Roman"/>
                <w:sz w:val="22"/>
                <w:szCs w:val="20"/>
                <w:lang w:val="en-GB" w:eastAsia="en-US"/>
              </w:rPr>
              <w:tab/>
              <w:t>My proposal in relation to the matrimonial property is as follows*:</w:t>
            </w:r>
          </w:p>
        </w:tc>
      </w:tr>
      <w:tr w:rsidR="006F2CA2" w:rsidRPr="006F2CA2" w14:paraId="3E19AD2C" w14:textId="77777777" w:rsidTr="006F2CA2">
        <w:trPr>
          <w:divId w:val="2116439976"/>
          <w:cantSplit/>
          <w:jc w:val="center"/>
        </w:trPr>
        <w:tc>
          <w:tcPr>
            <w:tcW w:w="7120" w:type="dxa"/>
          </w:tcPr>
          <w:p w14:paraId="1062EC8E"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GUID=06f3bfdd-e0fe-41bb-8d51-0e5b00fe0f6d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w:t>
            </w:r>
            <w:r w:rsidRPr="006F2CA2">
              <w:rPr>
                <w:rFonts w:ascii="Times New Roman" w:hAnsi="Times New Roman" w:cs="Times New Roman"/>
                <w:i/>
                <w:sz w:val="22"/>
                <w:szCs w:val="20"/>
                <w:lang w:val="en-GB" w:eastAsia="en-US"/>
              </w:rPr>
              <w:t>Choose one or more of the following options. If more than one option is chosen, state the order of preference in brackets beside the option.</w:t>
            </w:r>
            <w:r w:rsidRPr="006F2CA2">
              <w:rPr>
                <w:rFonts w:ascii="Times New Roman" w:hAnsi="Times New Roman" w:cs="Times New Roman"/>
                <w:sz w:val="22"/>
                <w:szCs w:val="20"/>
                <w:lang w:val="en-GB" w:eastAsia="en-US"/>
              </w:rPr>
              <w:t>)</w:t>
            </w:r>
          </w:p>
        </w:tc>
      </w:tr>
      <w:tr w:rsidR="006F2CA2" w:rsidRPr="006F2CA2" w14:paraId="1CCD7EDF" w14:textId="77777777" w:rsidTr="006F2CA2">
        <w:trPr>
          <w:divId w:val="2116439976"/>
          <w:cantSplit/>
          <w:jc w:val="center"/>
        </w:trPr>
        <w:tc>
          <w:tcPr>
            <w:tcW w:w="7120" w:type="dxa"/>
          </w:tcPr>
          <w:p w14:paraId="7A15438D" w14:textId="77777777" w:rsidR="006F2CA2" w:rsidRPr="006F2CA2" w:rsidRDefault="006F2CA2" w:rsidP="006F2CA2">
            <w:pPr>
              <w:spacing w:before="60" w:after="60" w:line="240" w:lineRule="auto"/>
              <w:ind w:left="188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GUID=d9f63d5d-5c60-4374-bcc8-f47d4465e0b3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roofErr w:type="spellStart"/>
            <w:r w:rsidRPr="006F2CA2">
              <w:rPr>
                <w:rFonts w:ascii="Times New Roman" w:hAnsi="Times New Roman" w:cs="Times New Roman"/>
                <w:sz w:val="22"/>
                <w:szCs w:val="20"/>
                <w:lang w:val="en-GB" w:eastAsia="en-US"/>
              </w:rPr>
              <w:t>i</w:t>
            </w:r>
            <w:proofErr w:type="spellEnd"/>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Option 1: The Flat will be surrendered to the HDB.</w:t>
            </w:r>
          </w:p>
        </w:tc>
      </w:tr>
      <w:tr w:rsidR="006F2CA2" w:rsidRPr="006F2CA2" w14:paraId="2B0E05ED" w14:textId="77777777" w:rsidTr="006F2CA2">
        <w:trPr>
          <w:divId w:val="2116439976"/>
          <w:cantSplit/>
          <w:jc w:val="center"/>
        </w:trPr>
        <w:tc>
          <w:tcPr>
            <w:tcW w:w="7120" w:type="dxa"/>
          </w:tcPr>
          <w:p w14:paraId="1288F43A" w14:textId="77777777" w:rsidR="006F2CA2" w:rsidRPr="006F2CA2" w:rsidRDefault="006F2CA2" w:rsidP="006F2CA2">
            <w:pPr>
              <w:spacing w:before="60" w:after="60" w:line="240" w:lineRule="auto"/>
              <w:ind w:left="188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GUID=6b8167a0-08c5-4ba5-93df-2434a0b74e88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(ii)</w:t>
            </w:r>
            <w:r w:rsidRPr="006F2CA2">
              <w:rPr>
                <w:rFonts w:ascii="Times New Roman" w:hAnsi="Times New Roman" w:cs="Times New Roman"/>
                <w:sz w:val="22"/>
                <w:szCs w:val="20"/>
                <w:lang w:val="en-GB" w:eastAsia="en-US"/>
              </w:rPr>
              <w:tab/>
              <w:t>Option 2: The Agreement for Lease with the HDB will be terminated.</w:t>
            </w:r>
          </w:p>
        </w:tc>
      </w:tr>
      <w:tr w:rsidR="006F2CA2" w:rsidRPr="006F2CA2" w14:paraId="08FC24A0" w14:textId="77777777" w:rsidTr="006F2CA2">
        <w:trPr>
          <w:divId w:val="2116439976"/>
          <w:cantSplit/>
          <w:jc w:val="center"/>
        </w:trPr>
        <w:tc>
          <w:tcPr>
            <w:tcW w:w="7120" w:type="dxa"/>
          </w:tcPr>
          <w:p w14:paraId="5406190F" w14:textId="77777777" w:rsidR="006F2CA2" w:rsidRPr="006F2CA2" w:rsidRDefault="006F2CA2" w:rsidP="006F2CA2">
            <w:pPr>
              <w:spacing w:before="60" w:after="60" w:line="240" w:lineRule="auto"/>
              <w:ind w:left="188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GUID=5b4f42dc-bf6b-40c3-a1e6-bd45b7c84926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(iii)</w:t>
            </w:r>
            <w:r w:rsidRPr="006F2CA2">
              <w:rPr>
                <w:rFonts w:ascii="Times New Roman" w:hAnsi="Times New Roman" w:cs="Times New Roman"/>
                <w:sz w:val="22"/>
                <w:szCs w:val="20"/>
                <w:lang w:val="en-GB" w:eastAsia="en-US"/>
              </w:rPr>
              <w:tab/>
              <w:t>Option 3: The Flat will be sold in the open market.</w:t>
            </w:r>
          </w:p>
        </w:tc>
      </w:tr>
      <w:tr w:rsidR="006F2CA2" w:rsidRPr="006F2CA2" w14:paraId="7BBC2B14" w14:textId="77777777" w:rsidTr="006F2CA2">
        <w:trPr>
          <w:divId w:val="2116439976"/>
          <w:cantSplit/>
          <w:jc w:val="center"/>
        </w:trPr>
        <w:tc>
          <w:tcPr>
            <w:tcW w:w="7120" w:type="dxa"/>
          </w:tcPr>
          <w:p w14:paraId="4C15CF3D" w14:textId="77777777" w:rsidR="006F2CA2" w:rsidRPr="006F2CA2" w:rsidRDefault="006F2CA2" w:rsidP="006F2CA2">
            <w:pPr>
              <w:spacing w:before="60" w:after="60" w:line="240" w:lineRule="auto"/>
              <w:ind w:left="188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GUID=6f02e7cd-9afc-49d5-8a19-582f0fa74606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(iv)</w:t>
            </w:r>
            <w:r w:rsidRPr="006F2CA2">
              <w:rPr>
                <w:rFonts w:ascii="Times New Roman" w:hAnsi="Times New Roman" w:cs="Times New Roman"/>
                <w:sz w:val="22"/>
                <w:szCs w:val="20"/>
                <w:lang w:val="en-GB" w:eastAsia="en-US"/>
              </w:rPr>
              <w:tab/>
              <w:t>Option 4: The Plaintiff’s share in the Flat will be sold/transferred* to:</w:t>
            </w:r>
          </w:p>
        </w:tc>
      </w:tr>
      <w:tr w:rsidR="006F2CA2" w:rsidRPr="006F2CA2" w14:paraId="74095895" w14:textId="77777777" w:rsidTr="006F2CA2">
        <w:trPr>
          <w:divId w:val="2116439976"/>
          <w:cantSplit/>
          <w:jc w:val="center"/>
        </w:trPr>
        <w:tc>
          <w:tcPr>
            <w:tcW w:w="7120" w:type="dxa"/>
          </w:tcPr>
          <w:p w14:paraId="7CCD88E3" w14:textId="77777777" w:rsidR="006F2CA2" w:rsidRPr="006F2CA2" w:rsidRDefault="006F2CA2" w:rsidP="006F2CA2">
            <w:pPr>
              <w:spacing w:before="60" w:after="60" w:line="240" w:lineRule="auto"/>
              <w:ind w:left="2820" w:hanging="490"/>
              <w:jc w:val="both"/>
              <w:rPr>
                <w:rFonts w:ascii="Times New Roman" w:hAnsi="Times New Roman" w:cs="Times New Roman"/>
                <w:sz w:val="22"/>
                <w:szCs w:val="20"/>
                <w:lang w:val="en-GB" w:eastAsia="zh-CN"/>
              </w:rPr>
            </w:pPr>
            <w:r w:rsidRPr="006F2CA2">
              <w:rPr>
                <w:rFonts w:ascii="Times New Roman" w:hAnsi="Times New Roman" w:cs="Times New Roman"/>
                <w:sz w:val="22"/>
                <w:szCs w:val="20"/>
                <w:lang w:val="en-GB" w:eastAsia="zh-CN"/>
              </w:rPr>
              <w:fldChar w:fldCharType="begin"/>
            </w:r>
            <w:r w:rsidRPr="006F2CA2">
              <w:rPr>
                <w:rFonts w:ascii="Times New Roman" w:hAnsi="Times New Roman" w:cs="Times New Roman"/>
                <w:sz w:val="22"/>
                <w:szCs w:val="20"/>
                <w:lang w:val="en-GB" w:eastAsia="zh-CN"/>
              </w:rPr>
              <w:instrText xml:space="preserve"> GUID=b8ed058c-6e1b-4b23-b37b-9b621cb482b7 </w:instrText>
            </w:r>
            <w:r w:rsidRPr="006F2CA2">
              <w:rPr>
                <w:rFonts w:ascii="Times New Roman" w:hAnsi="Times New Roman" w:cs="Times New Roman"/>
                <w:sz w:val="22"/>
                <w:szCs w:val="20"/>
                <w:lang w:val="en-GB" w:eastAsia="zh-CN"/>
              </w:rPr>
              <w:fldChar w:fldCharType="end"/>
            </w:r>
            <w:r w:rsidRPr="006F2CA2">
              <w:rPr>
                <w:rFonts w:ascii="Times New Roman" w:hAnsi="Times New Roman" w:cs="Times New Roman"/>
                <w:sz w:val="22"/>
                <w:szCs w:val="20"/>
                <w:lang w:val="en-GB" w:eastAsia="zh-CN"/>
              </w:rPr>
              <w:t>(A)</w:t>
            </w:r>
            <w:r w:rsidRPr="006F2CA2">
              <w:rPr>
                <w:rFonts w:ascii="Times New Roman" w:hAnsi="Times New Roman" w:cs="Times New Roman"/>
                <w:sz w:val="22"/>
                <w:szCs w:val="20"/>
                <w:lang w:val="en-GB" w:eastAsia="zh-CN"/>
              </w:rPr>
              <w:tab/>
              <w:t>The Defendant</w:t>
            </w:r>
          </w:p>
        </w:tc>
      </w:tr>
      <w:tr w:rsidR="006F2CA2" w:rsidRPr="006F2CA2" w14:paraId="5F562362" w14:textId="77777777" w:rsidTr="006F2CA2">
        <w:trPr>
          <w:divId w:val="2116439976"/>
          <w:cantSplit/>
          <w:jc w:val="center"/>
        </w:trPr>
        <w:tc>
          <w:tcPr>
            <w:tcW w:w="7120" w:type="dxa"/>
          </w:tcPr>
          <w:p w14:paraId="25985087" w14:textId="77777777" w:rsidR="006F2CA2" w:rsidRPr="006F2CA2" w:rsidRDefault="006F2CA2" w:rsidP="006F2CA2">
            <w:pPr>
              <w:spacing w:before="60" w:after="60" w:line="240" w:lineRule="auto"/>
              <w:ind w:left="2820" w:hanging="490"/>
              <w:jc w:val="both"/>
              <w:rPr>
                <w:rFonts w:ascii="Times New Roman" w:hAnsi="Times New Roman" w:cs="Times New Roman"/>
                <w:sz w:val="22"/>
                <w:szCs w:val="20"/>
                <w:lang w:val="en-GB" w:eastAsia="zh-CN"/>
              </w:rPr>
            </w:pPr>
            <w:r w:rsidRPr="006F2CA2">
              <w:rPr>
                <w:rFonts w:ascii="Times New Roman" w:hAnsi="Times New Roman" w:cs="Times New Roman"/>
                <w:sz w:val="22"/>
                <w:szCs w:val="20"/>
                <w:lang w:val="en-GB" w:eastAsia="zh-CN"/>
              </w:rPr>
              <w:fldChar w:fldCharType="begin"/>
            </w:r>
            <w:r w:rsidRPr="006F2CA2">
              <w:rPr>
                <w:rFonts w:ascii="Times New Roman" w:hAnsi="Times New Roman" w:cs="Times New Roman"/>
                <w:sz w:val="22"/>
                <w:szCs w:val="20"/>
                <w:lang w:val="en-GB" w:eastAsia="zh-CN"/>
              </w:rPr>
              <w:instrText xml:space="preserve"> GUID=842d358a-b520-4f0e-a96a-22a691061d28 </w:instrText>
            </w:r>
            <w:r w:rsidRPr="006F2CA2">
              <w:rPr>
                <w:rFonts w:ascii="Times New Roman" w:hAnsi="Times New Roman" w:cs="Times New Roman"/>
                <w:sz w:val="22"/>
                <w:szCs w:val="20"/>
                <w:lang w:val="en-GB" w:eastAsia="zh-CN"/>
              </w:rPr>
              <w:fldChar w:fldCharType="end"/>
            </w:r>
            <w:r w:rsidRPr="006F2CA2">
              <w:rPr>
                <w:rFonts w:ascii="Times New Roman" w:hAnsi="Times New Roman" w:cs="Times New Roman"/>
                <w:sz w:val="22"/>
                <w:szCs w:val="20"/>
                <w:lang w:val="en-GB" w:eastAsia="zh-CN"/>
              </w:rPr>
              <w:t>(B)</w:t>
            </w:r>
            <w:r w:rsidRPr="006F2CA2">
              <w:rPr>
                <w:rFonts w:ascii="Times New Roman" w:hAnsi="Times New Roman" w:cs="Times New Roman"/>
                <w:sz w:val="22"/>
                <w:szCs w:val="20"/>
                <w:lang w:val="en-GB" w:eastAsia="zh-CN"/>
              </w:rPr>
              <w:tab/>
              <w:t>The Defendant and [</w:t>
            </w:r>
            <w:r w:rsidRPr="006F2CA2">
              <w:rPr>
                <w:rFonts w:ascii="Times New Roman" w:hAnsi="Times New Roman" w:cs="Times New Roman"/>
                <w:i/>
                <w:sz w:val="22"/>
                <w:szCs w:val="20"/>
                <w:lang w:val="en-GB" w:eastAsia="zh-CN"/>
              </w:rPr>
              <w:t>state name and relationship with the Defendant</w:t>
            </w:r>
            <w:r w:rsidRPr="006F2CA2">
              <w:rPr>
                <w:rFonts w:ascii="Times New Roman" w:hAnsi="Times New Roman" w:cs="Times New Roman"/>
                <w:sz w:val="22"/>
                <w:szCs w:val="20"/>
                <w:lang w:val="en-GB" w:eastAsia="zh-CN"/>
              </w:rPr>
              <w:t>]</w:t>
            </w:r>
          </w:p>
        </w:tc>
      </w:tr>
      <w:tr w:rsidR="006F2CA2" w:rsidRPr="006F2CA2" w14:paraId="1AD01682" w14:textId="77777777" w:rsidTr="006F2CA2">
        <w:trPr>
          <w:divId w:val="2116439976"/>
          <w:cantSplit/>
          <w:jc w:val="center"/>
        </w:trPr>
        <w:tc>
          <w:tcPr>
            <w:tcW w:w="7120" w:type="dxa"/>
          </w:tcPr>
          <w:p w14:paraId="0698465D" w14:textId="77777777" w:rsidR="006F2CA2" w:rsidRPr="006F2CA2" w:rsidRDefault="006F2CA2" w:rsidP="006F2CA2">
            <w:pPr>
              <w:spacing w:before="60" w:after="60" w:line="240" w:lineRule="auto"/>
              <w:ind w:left="2820" w:hanging="490"/>
              <w:jc w:val="both"/>
              <w:rPr>
                <w:rFonts w:ascii="Times New Roman" w:hAnsi="Times New Roman" w:cs="Times New Roman"/>
                <w:sz w:val="22"/>
                <w:szCs w:val="20"/>
                <w:lang w:val="en-GB" w:eastAsia="zh-CN"/>
              </w:rPr>
            </w:pPr>
            <w:r w:rsidRPr="006F2CA2">
              <w:rPr>
                <w:rFonts w:ascii="Times New Roman" w:hAnsi="Times New Roman" w:cs="Times New Roman"/>
                <w:sz w:val="22"/>
                <w:szCs w:val="20"/>
                <w:lang w:val="en-GB" w:eastAsia="zh-CN"/>
              </w:rPr>
              <w:fldChar w:fldCharType="begin"/>
            </w:r>
            <w:r w:rsidRPr="006F2CA2">
              <w:rPr>
                <w:rFonts w:ascii="Times New Roman" w:hAnsi="Times New Roman" w:cs="Times New Roman"/>
                <w:sz w:val="22"/>
                <w:szCs w:val="20"/>
                <w:lang w:val="en-GB" w:eastAsia="zh-CN"/>
              </w:rPr>
              <w:instrText xml:space="preserve"> GUID=5972147c-8dd4-43d4-b2d5-36728f3e6532 </w:instrText>
            </w:r>
            <w:r w:rsidRPr="006F2CA2">
              <w:rPr>
                <w:rFonts w:ascii="Times New Roman" w:hAnsi="Times New Roman" w:cs="Times New Roman"/>
                <w:sz w:val="22"/>
                <w:szCs w:val="20"/>
                <w:lang w:val="en-GB" w:eastAsia="zh-CN"/>
              </w:rPr>
              <w:fldChar w:fldCharType="end"/>
            </w:r>
            <w:r w:rsidRPr="006F2CA2">
              <w:rPr>
                <w:rFonts w:ascii="Times New Roman" w:hAnsi="Times New Roman" w:cs="Times New Roman"/>
                <w:sz w:val="22"/>
                <w:szCs w:val="20"/>
                <w:lang w:val="en-GB" w:eastAsia="zh-CN"/>
              </w:rPr>
              <w:t>(C)</w:t>
            </w:r>
            <w:r w:rsidRPr="006F2CA2">
              <w:rPr>
                <w:rFonts w:ascii="Times New Roman" w:hAnsi="Times New Roman" w:cs="Times New Roman"/>
                <w:sz w:val="22"/>
                <w:szCs w:val="20"/>
                <w:lang w:val="en-GB" w:eastAsia="zh-CN"/>
              </w:rPr>
              <w:tab/>
              <w:t>[</w:t>
            </w:r>
            <w:r w:rsidRPr="006F2CA2">
              <w:rPr>
                <w:rFonts w:ascii="Times New Roman" w:hAnsi="Times New Roman" w:cs="Times New Roman"/>
                <w:i/>
                <w:sz w:val="22"/>
                <w:szCs w:val="20"/>
                <w:lang w:val="en-GB" w:eastAsia="zh-CN"/>
              </w:rPr>
              <w:t>state name and relationship with the Plaintiff/the Defendant</w:t>
            </w:r>
            <w:r w:rsidRPr="006F2CA2">
              <w:rPr>
                <w:rFonts w:ascii="Times New Roman" w:hAnsi="Times New Roman" w:cs="Times New Roman"/>
                <w:sz w:val="22"/>
                <w:szCs w:val="20"/>
                <w:lang w:val="en-GB" w:eastAsia="zh-CN"/>
              </w:rPr>
              <w:t>]</w:t>
            </w:r>
          </w:p>
        </w:tc>
      </w:tr>
      <w:tr w:rsidR="006F2CA2" w:rsidRPr="006F2CA2" w14:paraId="572E85D3" w14:textId="77777777" w:rsidTr="006F2CA2">
        <w:trPr>
          <w:divId w:val="2116439976"/>
          <w:cantSplit/>
          <w:jc w:val="center"/>
        </w:trPr>
        <w:tc>
          <w:tcPr>
            <w:tcW w:w="7120" w:type="dxa"/>
          </w:tcPr>
          <w:p w14:paraId="3BFC3FF6" w14:textId="77777777" w:rsidR="006F2CA2" w:rsidRPr="006F2CA2" w:rsidRDefault="006F2CA2" w:rsidP="006F2CA2">
            <w:pPr>
              <w:spacing w:before="60" w:after="60" w:line="240" w:lineRule="auto"/>
              <w:ind w:left="188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GUID=0c2b14de-687a-464e-805d-a987e6b51d27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(v)</w:t>
            </w:r>
            <w:r w:rsidRPr="006F2CA2">
              <w:rPr>
                <w:rFonts w:ascii="Times New Roman" w:hAnsi="Times New Roman" w:cs="Times New Roman"/>
                <w:sz w:val="22"/>
                <w:szCs w:val="20"/>
                <w:lang w:val="en-GB" w:eastAsia="en-US"/>
              </w:rPr>
              <w:tab/>
              <w:t>Option 5: The Defendant’s share in the Flat will be sold/transferred* to:</w:t>
            </w:r>
          </w:p>
        </w:tc>
      </w:tr>
      <w:tr w:rsidR="006F2CA2" w:rsidRPr="006F2CA2" w14:paraId="1CFF3F3B" w14:textId="77777777" w:rsidTr="006F2CA2">
        <w:trPr>
          <w:divId w:val="2116439976"/>
          <w:cantSplit/>
          <w:jc w:val="center"/>
        </w:trPr>
        <w:tc>
          <w:tcPr>
            <w:tcW w:w="7120" w:type="dxa"/>
          </w:tcPr>
          <w:p w14:paraId="2ED0D81B" w14:textId="77777777" w:rsidR="006F2CA2" w:rsidRPr="006F2CA2" w:rsidRDefault="006F2CA2" w:rsidP="006F2CA2">
            <w:pPr>
              <w:spacing w:before="60" w:after="60" w:line="240" w:lineRule="auto"/>
              <w:ind w:left="2820" w:hanging="490"/>
              <w:jc w:val="both"/>
              <w:rPr>
                <w:rFonts w:ascii="Times New Roman" w:hAnsi="Times New Roman" w:cs="Times New Roman"/>
                <w:sz w:val="22"/>
                <w:szCs w:val="20"/>
                <w:lang w:val="en-GB" w:eastAsia="zh-CN"/>
              </w:rPr>
            </w:pPr>
            <w:r w:rsidRPr="006F2CA2">
              <w:rPr>
                <w:rFonts w:ascii="Times New Roman" w:hAnsi="Times New Roman" w:cs="Times New Roman"/>
                <w:sz w:val="22"/>
                <w:szCs w:val="20"/>
                <w:lang w:val="en-GB" w:eastAsia="zh-CN"/>
              </w:rPr>
              <w:fldChar w:fldCharType="begin"/>
            </w:r>
            <w:r w:rsidRPr="006F2CA2">
              <w:rPr>
                <w:rFonts w:ascii="Times New Roman" w:hAnsi="Times New Roman" w:cs="Times New Roman"/>
                <w:sz w:val="22"/>
                <w:szCs w:val="20"/>
                <w:lang w:val="en-GB" w:eastAsia="zh-CN"/>
              </w:rPr>
              <w:instrText xml:space="preserve"> GUID=7f1213f4-496c-4404-8b7b-218307ee6cbd </w:instrText>
            </w:r>
            <w:r w:rsidRPr="006F2CA2">
              <w:rPr>
                <w:rFonts w:ascii="Times New Roman" w:hAnsi="Times New Roman" w:cs="Times New Roman"/>
                <w:sz w:val="22"/>
                <w:szCs w:val="20"/>
                <w:lang w:val="en-GB" w:eastAsia="zh-CN"/>
              </w:rPr>
              <w:fldChar w:fldCharType="end"/>
            </w:r>
            <w:r w:rsidRPr="006F2CA2">
              <w:rPr>
                <w:rFonts w:ascii="Times New Roman" w:hAnsi="Times New Roman" w:cs="Times New Roman"/>
                <w:sz w:val="22"/>
                <w:szCs w:val="20"/>
                <w:lang w:val="en-GB" w:eastAsia="zh-CN"/>
              </w:rPr>
              <w:t>(A)</w:t>
            </w:r>
            <w:r w:rsidRPr="006F2CA2">
              <w:rPr>
                <w:rFonts w:ascii="Times New Roman" w:hAnsi="Times New Roman" w:cs="Times New Roman"/>
                <w:sz w:val="22"/>
                <w:szCs w:val="20"/>
                <w:lang w:val="en-GB" w:eastAsia="zh-CN"/>
              </w:rPr>
              <w:tab/>
              <w:t>The Plaintiff</w:t>
            </w:r>
          </w:p>
        </w:tc>
      </w:tr>
      <w:tr w:rsidR="006F2CA2" w:rsidRPr="006F2CA2" w14:paraId="5BA6B299" w14:textId="77777777" w:rsidTr="006F2CA2">
        <w:trPr>
          <w:divId w:val="2116439976"/>
          <w:cantSplit/>
          <w:jc w:val="center"/>
        </w:trPr>
        <w:tc>
          <w:tcPr>
            <w:tcW w:w="7120" w:type="dxa"/>
          </w:tcPr>
          <w:p w14:paraId="07296F7D" w14:textId="77777777" w:rsidR="006F2CA2" w:rsidRPr="006F2CA2" w:rsidRDefault="006F2CA2" w:rsidP="006F2CA2">
            <w:pPr>
              <w:spacing w:before="60" w:after="60" w:line="240" w:lineRule="auto"/>
              <w:ind w:left="2820" w:hanging="490"/>
              <w:jc w:val="both"/>
              <w:rPr>
                <w:rFonts w:ascii="Times New Roman" w:hAnsi="Times New Roman" w:cs="Times New Roman"/>
                <w:sz w:val="22"/>
                <w:szCs w:val="20"/>
                <w:lang w:val="en-GB" w:eastAsia="zh-CN"/>
              </w:rPr>
            </w:pPr>
            <w:r w:rsidRPr="006F2CA2">
              <w:rPr>
                <w:rFonts w:ascii="Times New Roman" w:hAnsi="Times New Roman" w:cs="Times New Roman"/>
                <w:sz w:val="22"/>
                <w:szCs w:val="20"/>
                <w:lang w:val="en-GB" w:eastAsia="zh-CN"/>
              </w:rPr>
              <w:fldChar w:fldCharType="begin"/>
            </w:r>
            <w:r w:rsidRPr="006F2CA2">
              <w:rPr>
                <w:rFonts w:ascii="Times New Roman" w:hAnsi="Times New Roman" w:cs="Times New Roman"/>
                <w:sz w:val="22"/>
                <w:szCs w:val="20"/>
                <w:lang w:val="en-GB" w:eastAsia="zh-CN"/>
              </w:rPr>
              <w:instrText xml:space="preserve"> GUID=c7dc9b9b-8b53-4fe4-995c-891569fb3ed1 </w:instrText>
            </w:r>
            <w:r w:rsidRPr="006F2CA2">
              <w:rPr>
                <w:rFonts w:ascii="Times New Roman" w:hAnsi="Times New Roman" w:cs="Times New Roman"/>
                <w:sz w:val="22"/>
                <w:szCs w:val="20"/>
                <w:lang w:val="en-GB" w:eastAsia="zh-CN"/>
              </w:rPr>
              <w:fldChar w:fldCharType="end"/>
            </w:r>
            <w:r w:rsidRPr="006F2CA2">
              <w:rPr>
                <w:rFonts w:ascii="Times New Roman" w:hAnsi="Times New Roman" w:cs="Times New Roman"/>
                <w:sz w:val="22"/>
                <w:szCs w:val="20"/>
                <w:lang w:val="en-GB" w:eastAsia="zh-CN"/>
              </w:rPr>
              <w:t>(B)</w:t>
            </w:r>
            <w:r w:rsidRPr="006F2CA2">
              <w:rPr>
                <w:rFonts w:ascii="Times New Roman" w:hAnsi="Times New Roman" w:cs="Times New Roman"/>
                <w:sz w:val="22"/>
                <w:szCs w:val="20"/>
                <w:lang w:val="en-GB" w:eastAsia="zh-CN"/>
              </w:rPr>
              <w:tab/>
              <w:t>The Plaintiff and [</w:t>
            </w:r>
            <w:r w:rsidRPr="006F2CA2">
              <w:rPr>
                <w:rFonts w:ascii="Times New Roman" w:hAnsi="Times New Roman" w:cs="Times New Roman"/>
                <w:i/>
                <w:sz w:val="22"/>
                <w:szCs w:val="20"/>
                <w:lang w:val="en-GB" w:eastAsia="zh-CN"/>
              </w:rPr>
              <w:t>state name and relationship with the Plaintiff</w:t>
            </w:r>
            <w:r w:rsidRPr="006F2CA2">
              <w:rPr>
                <w:rFonts w:ascii="Times New Roman" w:hAnsi="Times New Roman" w:cs="Times New Roman"/>
                <w:sz w:val="22"/>
                <w:szCs w:val="20"/>
                <w:lang w:val="en-GB" w:eastAsia="zh-CN"/>
              </w:rPr>
              <w:t>]</w:t>
            </w:r>
          </w:p>
        </w:tc>
      </w:tr>
      <w:tr w:rsidR="006F2CA2" w:rsidRPr="006F2CA2" w14:paraId="2027FD69" w14:textId="77777777" w:rsidTr="006F2CA2">
        <w:trPr>
          <w:divId w:val="2116439976"/>
          <w:cantSplit/>
          <w:jc w:val="center"/>
        </w:trPr>
        <w:tc>
          <w:tcPr>
            <w:tcW w:w="7120" w:type="dxa"/>
          </w:tcPr>
          <w:p w14:paraId="251E8D85" w14:textId="77777777" w:rsidR="006F2CA2" w:rsidRPr="006F2CA2" w:rsidRDefault="006F2CA2" w:rsidP="006F2CA2">
            <w:pPr>
              <w:spacing w:before="60" w:after="60" w:line="240" w:lineRule="auto"/>
              <w:ind w:left="2820" w:hanging="490"/>
              <w:jc w:val="both"/>
              <w:rPr>
                <w:rFonts w:ascii="Times New Roman" w:hAnsi="Times New Roman" w:cs="Times New Roman"/>
                <w:sz w:val="22"/>
                <w:szCs w:val="20"/>
                <w:lang w:val="en-GB" w:eastAsia="zh-CN"/>
              </w:rPr>
            </w:pPr>
            <w:r w:rsidRPr="006F2CA2">
              <w:rPr>
                <w:rFonts w:ascii="Times New Roman" w:hAnsi="Times New Roman" w:cs="Times New Roman"/>
                <w:sz w:val="22"/>
                <w:szCs w:val="20"/>
                <w:lang w:val="en-GB" w:eastAsia="zh-CN"/>
              </w:rPr>
              <w:fldChar w:fldCharType="begin"/>
            </w:r>
            <w:r w:rsidRPr="006F2CA2">
              <w:rPr>
                <w:rFonts w:ascii="Times New Roman" w:hAnsi="Times New Roman" w:cs="Times New Roman"/>
                <w:sz w:val="22"/>
                <w:szCs w:val="20"/>
                <w:lang w:val="en-GB" w:eastAsia="zh-CN"/>
              </w:rPr>
              <w:instrText xml:space="preserve"> GUID=839194f5-8dc8-430c-93f0-75e59f7abbf1 </w:instrText>
            </w:r>
            <w:r w:rsidRPr="006F2CA2">
              <w:rPr>
                <w:rFonts w:ascii="Times New Roman" w:hAnsi="Times New Roman" w:cs="Times New Roman"/>
                <w:sz w:val="22"/>
                <w:szCs w:val="20"/>
                <w:lang w:val="en-GB" w:eastAsia="zh-CN"/>
              </w:rPr>
              <w:fldChar w:fldCharType="end"/>
            </w:r>
            <w:r w:rsidRPr="006F2CA2">
              <w:rPr>
                <w:rFonts w:ascii="Times New Roman" w:hAnsi="Times New Roman" w:cs="Times New Roman"/>
                <w:sz w:val="22"/>
                <w:szCs w:val="20"/>
                <w:lang w:val="en-GB" w:eastAsia="zh-CN"/>
              </w:rPr>
              <w:t>(C)</w:t>
            </w:r>
            <w:r w:rsidRPr="006F2CA2">
              <w:rPr>
                <w:rFonts w:ascii="Times New Roman" w:hAnsi="Times New Roman" w:cs="Times New Roman"/>
                <w:sz w:val="22"/>
                <w:szCs w:val="20"/>
                <w:lang w:val="en-GB" w:eastAsia="zh-CN"/>
              </w:rPr>
              <w:tab/>
              <w:t>[</w:t>
            </w:r>
            <w:r w:rsidRPr="006F2CA2">
              <w:rPr>
                <w:rFonts w:ascii="Times New Roman" w:hAnsi="Times New Roman" w:cs="Times New Roman"/>
                <w:i/>
                <w:sz w:val="22"/>
                <w:szCs w:val="20"/>
                <w:lang w:val="en-GB" w:eastAsia="zh-CN"/>
              </w:rPr>
              <w:t>state name and relationship with the Defendant/the Plaintiff</w:t>
            </w:r>
            <w:r w:rsidRPr="006F2CA2">
              <w:rPr>
                <w:rFonts w:ascii="Times New Roman" w:hAnsi="Times New Roman" w:cs="Times New Roman"/>
                <w:sz w:val="22"/>
                <w:szCs w:val="20"/>
                <w:lang w:val="en-GB" w:eastAsia="zh-CN"/>
              </w:rPr>
              <w:t>]</w:t>
            </w:r>
          </w:p>
        </w:tc>
      </w:tr>
      <w:tr w:rsidR="006F2CA2" w:rsidRPr="006F2CA2" w14:paraId="392F4EBF" w14:textId="77777777" w:rsidTr="006F2CA2">
        <w:trPr>
          <w:divId w:val="2116439976"/>
          <w:cantSplit/>
          <w:jc w:val="center"/>
        </w:trPr>
        <w:tc>
          <w:tcPr>
            <w:tcW w:w="7120" w:type="dxa"/>
          </w:tcPr>
          <w:p w14:paraId="393173AC" w14:textId="77777777" w:rsidR="006F2CA2" w:rsidRPr="006F2CA2" w:rsidRDefault="006F2CA2" w:rsidP="006F2CA2">
            <w:pPr>
              <w:spacing w:before="60" w:after="60" w:line="240" w:lineRule="auto"/>
              <w:ind w:left="188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GUID=8e5673bd-72ce-4892-b4fd-1dd586cc732d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(vi)</w:t>
            </w:r>
            <w:r w:rsidRPr="006F2CA2">
              <w:rPr>
                <w:rFonts w:ascii="Times New Roman" w:hAnsi="Times New Roman" w:cs="Times New Roman"/>
                <w:sz w:val="22"/>
                <w:szCs w:val="20"/>
                <w:lang w:val="en-GB" w:eastAsia="en-US"/>
              </w:rPr>
              <w:tab/>
              <w:t>Option 6: Others (please state brief details)</w:t>
            </w:r>
          </w:p>
        </w:tc>
      </w:tr>
      <w:tr w:rsidR="006F2CA2" w:rsidRPr="006F2CA2" w14:paraId="270A47E8" w14:textId="77777777" w:rsidTr="006F2CA2">
        <w:trPr>
          <w:divId w:val="2116439976"/>
          <w:cantSplit/>
          <w:jc w:val="center"/>
        </w:trPr>
        <w:tc>
          <w:tcPr>
            <w:tcW w:w="7120" w:type="dxa"/>
          </w:tcPr>
          <w:p w14:paraId="66ECD73E" w14:textId="77777777" w:rsidR="006F2CA2" w:rsidRPr="006F2CA2" w:rsidRDefault="006F2CA2" w:rsidP="006F2CA2">
            <w:pPr>
              <w:spacing w:before="60" w:after="60" w:line="240" w:lineRule="auto"/>
              <w:ind w:left="188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GUID=5fee0e7e-dc1b-4bf3-9778-b8b4742306bc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r>
            <w:proofErr w:type="gramStart"/>
            <w:r w:rsidRPr="006F2CA2">
              <w:rPr>
                <w:rFonts w:ascii="Times New Roman" w:hAnsi="Times New Roman" w:cs="Times New Roman"/>
                <w:sz w:val="22"/>
                <w:szCs w:val="20"/>
                <w:lang w:val="en-GB" w:eastAsia="en-US"/>
              </w:rPr>
              <w:t>Particulars of</w:t>
            </w:r>
            <w:proofErr w:type="gramEnd"/>
            <w:r w:rsidRPr="006F2CA2">
              <w:rPr>
                <w:rFonts w:ascii="Times New Roman" w:hAnsi="Times New Roman" w:cs="Times New Roman"/>
                <w:sz w:val="22"/>
                <w:szCs w:val="20"/>
                <w:lang w:val="en-GB" w:eastAsia="en-US"/>
              </w:rPr>
              <w:t xml:space="preserve"> my proposal (for each option selected) are attached as Annex [</w:t>
            </w:r>
            <w:r w:rsidRPr="006F2CA2">
              <w:rPr>
                <w:rFonts w:ascii="Times New Roman" w:hAnsi="Times New Roman" w:cs="Times New Roman"/>
                <w:i/>
                <w:sz w:val="22"/>
                <w:szCs w:val="20"/>
                <w:lang w:val="en-GB" w:eastAsia="en-US"/>
              </w:rPr>
              <w:t>to state number</w:t>
            </w:r>
            <w:r w:rsidRPr="006F2CA2">
              <w:rPr>
                <w:rFonts w:ascii="Times New Roman" w:hAnsi="Times New Roman" w:cs="Times New Roman"/>
                <w:sz w:val="22"/>
                <w:szCs w:val="20"/>
                <w:lang w:val="en-GB" w:eastAsia="en-US"/>
              </w:rPr>
              <w:t>].</w:t>
            </w:r>
          </w:p>
        </w:tc>
      </w:tr>
      <w:tr w:rsidR="006F2CA2" w:rsidRPr="006F2CA2" w14:paraId="40661D6E" w14:textId="77777777" w:rsidTr="006F2CA2">
        <w:trPr>
          <w:divId w:val="2116439976"/>
          <w:cantSplit/>
          <w:jc w:val="center"/>
        </w:trPr>
        <w:tc>
          <w:tcPr>
            <w:tcW w:w="7120" w:type="dxa"/>
          </w:tcPr>
          <w:p w14:paraId="507555B7" w14:textId="77777777" w:rsidR="006F2CA2" w:rsidRPr="006F2CA2" w:rsidRDefault="006F2CA2" w:rsidP="006F2CA2">
            <w:pPr>
              <w:spacing w:before="60" w:after="60" w:line="240" w:lineRule="auto"/>
              <w:ind w:left="188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GUID=9ee9e936-8b7d-4612-93da-ab6d2aba610b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w:t>
            </w:r>
            <w:r w:rsidRPr="006F2CA2">
              <w:rPr>
                <w:rFonts w:ascii="Times New Roman" w:hAnsi="Times New Roman" w:cs="Times New Roman"/>
                <w:i/>
                <w:sz w:val="22"/>
                <w:szCs w:val="20"/>
                <w:lang w:val="en-GB" w:eastAsia="en-US"/>
              </w:rPr>
              <w:t>To fill in Option 1, 2, 3, 4, 5 or 6 as set out in Form 32, and to attach only the relevant pages to this form.</w:t>
            </w:r>
            <w:r w:rsidRPr="006F2CA2">
              <w:rPr>
                <w:rFonts w:ascii="Times New Roman" w:hAnsi="Times New Roman" w:cs="Times New Roman"/>
                <w:sz w:val="22"/>
                <w:szCs w:val="20"/>
                <w:lang w:val="en-GB" w:eastAsia="en-US"/>
              </w:rPr>
              <w:t>]</w:t>
            </w:r>
          </w:p>
        </w:tc>
      </w:tr>
      <w:tr w:rsidR="006F2CA2" w:rsidRPr="006F2CA2" w14:paraId="37D01458" w14:textId="77777777" w:rsidTr="006F2CA2">
        <w:trPr>
          <w:divId w:val="2116439976"/>
          <w:cantSplit/>
          <w:jc w:val="center"/>
        </w:trPr>
        <w:tc>
          <w:tcPr>
            <w:tcW w:w="7120" w:type="dxa"/>
          </w:tcPr>
          <w:p w14:paraId="2883D789"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GUID=9c3c5642-daf7-48e3-88c4-391ad96bfa91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Signature (Defendant):</w:t>
            </w:r>
          </w:p>
          <w:p w14:paraId="64F05CB0"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GUID=e7cb65f6-4e52-4ad6-bf3b-e477da2125fd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Name:</w:t>
            </w:r>
          </w:p>
          <w:p w14:paraId="7420B56F"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GUID=90226fa8-eb4f-490e-b24e-cafe829d42c4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ID No.:</w:t>
            </w:r>
          </w:p>
          <w:p w14:paraId="25DD59F0"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GUID=43c44841-95f4-443a-92a0-c5afa88341e3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w:t>
            </w:r>
          </w:p>
        </w:tc>
      </w:tr>
      <w:tr w:rsidR="006F2CA2" w:rsidRPr="006F2CA2" w14:paraId="2DA4F52D" w14:textId="77777777" w:rsidTr="006F2CA2">
        <w:trPr>
          <w:divId w:val="2116439976"/>
          <w:cantSplit/>
          <w:jc w:val="center"/>
        </w:trPr>
        <w:tc>
          <w:tcPr>
            <w:tcW w:w="7120" w:type="dxa"/>
          </w:tcPr>
          <w:p w14:paraId="44A94ABC"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GUID=f922d4e4-ed07-41c2-a44c-5761fb032217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*Delete where inapplicable.</w:t>
            </w:r>
          </w:p>
        </w:tc>
      </w:tr>
    </w:tbl>
    <w:p w14:paraId="2C5E81E3"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40A9A054"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46789F91"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1C8E4A7B"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19CC0B21"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43D3BE8A"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2D418DE6"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46ED7B42"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1F9E707D"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1C4E3943"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7FF78E9C"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5726FD9E"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0DDC757C"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5D93DCC7"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0C89AA1E"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185002FD"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508F5F54"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2748F4EE"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34E91904"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6D717E06" w14:textId="77777777" w:rsidR="006F2CA2" w:rsidRDefault="006F2CA2" w:rsidP="006F2CA2">
      <w:pPr>
        <w:spacing w:before="0" w:after="200" w:line="276" w:lineRule="auto"/>
        <w:divId w:val="2116439976"/>
        <w:rPr>
          <w:rFonts w:ascii="Calibri" w:eastAsia="Calibri" w:hAnsi="Calibri" w:cs="Times New Roman"/>
          <w:sz w:val="22"/>
          <w:szCs w:val="22"/>
          <w:lang w:eastAsia="en-US"/>
        </w:rPr>
      </w:pPr>
    </w:p>
    <w:p w14:paraId="35FCA8A3" w14:textId="77777777" w:rsidR="00054E07" w:rsidRPr="006F2CA2" w:rsidRDefault="00054E07" w:rsidP="006F2CA2">
      <w:pPr>
        <w:spacing w:before="0" w:after="200" w:line="276" w:lineRule="auto"/>
        <w:divId w:val="2116439976"/>
        <w:rPr>
          <w:rFonts w:ascii="Calibri" w:eastAsia="Calibri" w:hAnsi="Calibri" w:cs="Times New Roman"/>
          <w:sz w:val="22"/>
          <w:szCs w:val="22"/>
          <w:lang w:eastAsia="en-US"/>
        </w:rPr>
      </w:pPr>
    </w:p>
    <w:p w14:paraId="38DE43D1" w14:textId="77777777" w:rsidR="006F2CA2" w:rsidRPr="006F2CA2" w:rsidRDefault="006F2CA2" w:rsidP="006F2CA2">
      <w:pPr>
        <w:keepNext/>
        <w:keepLines/>
        <w:suppressAutoHyphens/>
        <w:spacing w:before="240" w:after="120" w:line="240" w:lineRule="auto"/>
        <w:jc w:val="center"/>
        <w:divId w:val="2116439976"/>
        <w:rPr>
          <w:rFonts w:ascii="Times New Roman" w:hAnsi="Times New Roman" w:cs="Times New Roman"/>
          <w:caps/>
          <w:sz w:val="22"/>
          <w:szCs w:val="20"/>
          <w:lang w:val="en-GB" w:eastAsia="en-US"/>
        </w:rPr>
      </w:pPr>
      <w:r w:rsidRPr="006F2CA2">
        <w:rPr>
          <w:rFonts w:ascii="Times New Roman" w:hAnsi="Times New Roman" w:cs="Times New Roman"/>
          <w:caps/>
          <w:sz w:val="22"/>
          <w:szCs w:val="20"/>
          <w:lang w:val="en-GB" w:eastAsia="en-US"/>
        </w:rPr>
        <w:lastRenderedPageBreak/>
        <w:fldChar w:fldCharType="begin" w:fldLock="1"/>
      </w:r>
      <w:r w:rsidRPr="006F2CA2">
        <w:rPr>
          <w:rFonts w:ascii="Times New Roman" w:hAnsi="Times New Roman" w:cs="Times New Roman"/>
          <w:caps/>
          <w:sz w:val="22"/>
          <w:szCs w:val="20"/>
          <w:lang w:val="en-GB" w:eastAsia="en-US"/>
        </w:rPr>
        <w:instrText xml:space="preserve"> GUID=4c08c05b-24c4-43c9-ad90-3af2d2aa79de </w:instrText>
      </w:r>
      <w:r w:rsidRPr="006F2CA2">
        <w:rPr>
          <w:rFonts w:ascii="Times New Roman" w:hAnsi="Times New Roman" w:cs="Times New Roman"/>
          <w:caps/>
          <w:sz w:val="22"/>
          <w:szCs w:val="20"/>
          <w:lang w:val="en-GB" w:eastAsia="en-US"/>
        </w:rPr>
        <w:fldChar w:fldCharType="end"/>
      </w:r>
      <w:r w:rsidRPr="006F2CA2">
        <w:rPr>
          <w:rFonts w:ascii="Times New Roman" w:hAnsi="Times New Roman" w:cs="Times New Roman"/>
          <w:caps/>
          <w:sz w:val="22"/>
          <w:szCs w:val="20"/>
          <w:lang w:val="en-GB" w:eastAsia="en-US"/>
        </w:rPr>
        <w:t xml:space="preserve">Form </w:t>
      </w:r>
      <w:r w:rsidRPr="006F2CA2">
        <w:rPr>
          <w:rFonts w:ascii="Times New Roman" w:hAnsi="Times New Roman" w:cs="Times New Roman"/>
          <w:caps/>
          <w:sz w:val="22"/>
          <w:szCs w:val="20"/>
          <w:lang w:val="en-GB" w:eastAsia="en-US"/>
        </w:rPr>
        <w:fldChar w:fldCharType="begin" w:fldLock="1"/>
      </w:r>
      <w:r w:rsidRPr="006F2CA2">
        <w:rPr>
          <w:rFonts w:ascii="Times New Roman" w:hAnsi="Times New Roman" w:cs="Times New Roman"/>
          <w:caps/>
          <w:sz w:val="22"/>
          <w:szCs w:val="20"/>
          <w:lang w:val="en-GB" w:eastAsia="en-US"/>
        </w:rPr>
        <w:instrText>Quote "</w:instrText>
      </w:r>
      <w:r w:rsidRPr="006F2CA2">
        <w:rPr>
          <w:rFonts w:ascii="Times New Roman" w:hAnsi="Times New Roman" w:cs="Times New Roman"/>
          <w:caps/>
          <w:sz w:val="22"/>
          <w:szCs w:val="20"/>
          <w:lang w:val="en-GB" w:eastAsia="en-US"/>
        </w:rPr>
        <w:fldChar w:fldCharType="begin" w:fldLock="1"/>
      </w:r>
      <w:r w:rsidRPr="006F2CA2">
        <w:rPr>
          <w:rFonts w:ascii="Times New Roman" w:hAnsi="Times New Roman" w:cs="Times New Roman"/>
          <w:caps/>
          <w:sz w:val="22"/>
          <w:szCs w:val="20"/>
          <w:lang w:val="en-GB" w:eastAsia="en-US"/>
        </w:rPr>
        <w:instrText xml:space="preserve">SEQ FormScheduleDivisionHeading1 </w:instrText>
      </w:r>
      <w:r w:rsidRPr="006F2CA2">
        <w:rPr>
          <w:rFonts w:ascii="Times New Roman" w:hAnsi="Times New Roman" w:cs="Times New Roman"/>
          <w:caps/>
          <w:sz w:val="22"/>
          <w:szCs w:val="20"/>
          <w:lang w:val="en-GB" w:eastAsia="en-US"/>
        </w:rPr>
        <w:fldChar w:fldCharType="end"/>
      </w:r>
      <w:r w:rsidRPr="006F2CA2">
        <w:rPr>
          <w:rFonts w:ascii="Times New Roman" w:hAnsi="Times New Roman" w:cs="Times New Roman"/>
          <w:caps/>
          <w:sz w:val="22"/>
          <w:szCs w:val="20"/>
          <w:lang w:val="en-GB" w:eastAsia="en-US"/>
        </w:rPr>
        <w:instrText>" \* MERGEFORMAT</w:instrText>
      </w:r>
      <w:r w:rsidRPr="006F2CA2">
        <w:rPr>
          <w:rFonts w:ascii="Times New Roman" w:hAnsi="Times New Roman" w:cs="Times New Roman"/>
          <w:caps/>
          <w:sz w:val="22"/>
          <w:szCs w:val="20"/>
          <w:lang w:val="en-GB" w:eastAsia="en-US"/>
        </w:rPr>
        <w:fldChar w:fldCharType="separate"/>
      </w:r>
      <w:r w:rsidRPr="006F2CA2">
        <w:rPr>
          <w:rFonts w:ascii="Times New Roman" w:hAnsi="Times New Roman" w:cs="Times New Roman"/>
          <w:caps/>
          <w:sz w:val="22"/>
          <w:szCs w:val="20"/>
          <w:lang w:val="en-GB" w:eastAsia="en-US"/>
        </w:rPr>
        <w:t>27</w:t>
      </w:r>
      <w:r w:rsidRPr="006F2CA2">
        <w:rPr>
          <w:rFonts w:ascii="Times New Roman" w:hAnsi="Times New Roman" w:cs="Times New Roman"/>
          <w:caps/>
          <w:sz w:val="22"/>
          <w:szCs w:val="20"/>
          <w:lang w:val="en-GB" w:eastAsia="en-US"/>
        </w:rPr>
        <w:fldChar w:fldCharType="end"/>
      </w:r>
      <w:r w:rsidRPr="006F2CA2">
        <w:rPr>
          <w:rFonts w:ascii="Times New Roman" w:hAnsi="Times New Roman" w:cs="Times New Roman"/>
          <w:caps/>
          <w:sz w:val="22"/>
          <w:szCs w:val="20"/>
          <w:lang w:val="en-GB" w:eastAsia="en-US"/>
        </w:rPr>
        <w:t xml:space="preserve"> </w:t>
      </w:r>
    </w:p>
    <w:tbl>
      <w:tblPr>
        <w:tblW w:w="7120" w:type="dxa"/>
        <w:jc w:val="center"/>
        <w:tblLook w:val="04A0" w:firstRow="1" w:lastRow="0" w:firstColumn="1" w:lastColumn="0" w:noHBand="0" w:noVBand="1"/>
      </w:tblPr>
      <w:tblGrid>
        <w:gridCol w:w="7120"/>
      </w:tblGrid>
      <w:tr w:rsidR="006F2CA2" w:rsidRPr="006F2CA2" w14:paraId="40EDE944" w14:textId="77777777" w:rsidTr="006F2CA2">
        <w:trPr>
          <w:divId w:val="2116439976"/>
          <w:cantSplit/>
          <w:jc w:val="center"/>
        </w:trPr>
        <w:tc>
          <w:tcPr>
            <w:tcW w:w="7120" w:type="dxa"/>
          </w:tcPr>
          <w:p w14:paraId="41DC7128"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GUID=add93bc0-cd2d-4854-9b1f-4fcc1976cfb4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 61</w:t>
            </w:r>
          </w:p>
        </w:tc>
      </w:tr>
      <w:tr w:rsidR="006F2CA2" w:rsidRPr="006F2CA2" w14:paraId="562349C7" w14:textId="77777777" w:rsidTr="006F2CA2">
        <w:trPr>
          <w:divId w:val="2116439976"/>
          <w:cantSplit/>
          <w:jc w:val="center"/>
        </w:trPr>
        <w:tc>
          <w:tcPr>
            <w:tcW w:w="7120" w:type="dxa"/>
          </w:tcPr>
          <w:p w14:paraId="021AB876"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GUID=5a4101ae-a5bd-496c-ba1a-c86b6a6bc2ad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(NOTICE OF DISCONTINUANCE FORM)</w:t>
            </w:r>
          </w:p>
        </w:tc>
      </w:tr>
      <w:tr w:rsidR="006F2CA2" w:rsidRPr="006F2CA2" w14:paraId="75E1A072" w14:textId="77777777" w:rsidTr="006F2CA2">
        <w:trPr>
          <w:divId w:val="2116439976"/>
          <w:cantSplit/>
          <w:jc w:val="center"/>
        </w:trPr>
        <w:tc>
          <w:tcPr>
            <w:tcW w:w="7120" w:type="dxa"/>
          </w:tcPr>
          <w:p w14:paraId="22D2390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GUID=32498492-b364-41b7-a4fd-461982c0daa7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IN THE FAMILY JUSTICE COURTS OF THE REPUBLIC OF SINGAPORE</w:t>
            </w:r>
          </w:p>
        </w:tc>
      </w:tr>
      <w:tr w:rsidR="006F2CA2" w:rsidRPr="006F2CA2" w14:paraId="6A6EA310" w14:textId="77777777" w:rsidTr="006F2CA2">
        <w:trPr>
          <w:divId w:val="2116439976"/>
          <w:cantSplit/>
          <w:jc w:val="center"/>
        </w:trPr>
        <w:tc>
          <w:tcPr>
            <w:tcW w:w="7120" w:type="dxa"/>
          </w:tcPr>
          <w:p w14:paraId="6BD52162"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GUID=8aea5922-f1d1-4555-a520-0a4a2be84a1c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Divorce Writ No.</w:t>
            </w:r>
          </w:p>
        </w:tc>
      </w:tr>
      <w:tr w:rsidR="006F2CA2" w:rsidRPr="006F2CA2" w14:paraId="10416AB4" w14:textId="77777777" w:rsidTr="006F2CA2">
        <w:trPr>
          <w:divId w:val="2116439976"/>
          <w:cantSplit/>
          <w:jc w:val="center"/>
        </w:trPr>
        <w:tc>
          <w:tcPr>
            <w:tcW w:w="7120" w:type="dxa"/>
          </w:tcPr>
          <w:p w14:paraId="31727D65"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GUID=b9a2a39a-8877-46bd-8e2b-963e673bd7f1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Between</w:t>
            </w:r>
          </w:p>
        </w:tc>
      </w:tr>
      <w:tr w:rsidR="006F2CA2" w:rsidRPr="006F2CA2" w14:paraId="0295371D" w14:textId="77777777" w:rsidTr="006F2CA2">
        <w:trPr>
          <w:divId w:val="2116439976"/>
          <w:cantSplit/>
          <w:jc w:val="center"/>
        </w:trPr>
        <w:tc>
          <w:tcPr>
            <w:tcW w:w="7120" w:type="dxa"/>
          </w:tcPr>
          <w:p w14:paraId="38A73B28"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GUID=cff8f7ac-b4d5-4164-a79e-94158c99daf6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Plaintiff’s Name</w:t>
            </w:r>
            <w:r w:rsidRPr="006F2CA2">
              <w:rPr>
                <w:rFonts w:ascii="Times New Roman" w:hAnsi="Times New Roman" w:cs="Times New Roman"/>
                <w:sz w:val="22"/>
                <w:szCs w:val="20"/>
                <w:lang w:val="en-GB" w:eastAsia="en-US"/>
              </w:rPr>
              <w:t>] (ID No.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w:t>
            </w:r>
            <w:r w:rsidRPr="006F2CA2">
              <w:rPr>
                <w:rFonts w:ascii="Times New Roman" w:hAnsi="Times New Roman" w:cs="Times New Roman"/>
                <w:i/>
                <w:sz w:val="22"/>
                <w:szCs w:val="20"/>
                <w:lang w:val="en-GB" w:eastAsia="en-US"/>
              </w:rPr>
              <w:t>Plaintiff</w:t>
            </w:r>
          </w:p>
        </w:tc>
      </w:tr>
      <w:tr w:rsidR="006F2CA2" w:rsidRPr="006F2CA2" w14:paraId="33EBF731" w14:textId="77777777" w:rsidTr="006F2CA2">
        <w:trPr>
          <w:divId w:val="2116439976"/>
          <w:cantSplit/>
          <w:jc w:val="center"/>
        </w:trPr>
        <w:tc>
          <w:tcPr>
            <w:tcW w:w="7120" w:type="dxa"/>
          </w:tcPr>
          <w:p w14:paraId="3170154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GUID=ee09c3be-f03d-45ac-b27f-718a7307e0bf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w:t>
            </w:r>
          </w:p>
        </w:tc>
      </w:tr>
      <w:tr w:rsidR="006F2CA2" w:rsidRPr="006F2CA2" w14:paraId="3466B57B" w14:textId="77777777" w:rsidTr="006F2CA2">
        <w:trPr>
          <w:divId w:val="2116439976"/>
          <w:cantSplit/>
          <w:jc w:val="center"/>
        </w:trPr>
        <w:tc>
          <w:tcPr>
            <w:tcW w:w="7120" w:type="dxa"/>
          </w:tcPr>
          <w:p w14:paraId="7E76F374"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GUID=a8f2d42e-cb4e-4680-8920-9652c5bb6edd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Defendant’s Name</w:t>
            </w:r>
            <w:r w:rsidRPr="006F2CA2">
              <w:rPr>
                <w:rFonts w:ascii="Times New Roman" w:hAnsi="Times New Roman" w:cs="Times New Roman"/>
                <w:sz w:val="22"/>
                <w:szCs w:val="20"/>
                <w:lang w:val="en-GB" w:eastAsia="en-US"/>
              </w:rPr>
              <w:t>] (ID No.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w:t>
            </w:r>
            <w:r w:rsidRPr="006F2CA2">
              <w:rPr>
                <w:rFonts w:ascii="Times New Roman" w:hAnsi="Times New Roman" w:cs="Times New Roman"/>
                <w:i/>
                <w:sz w:val="22"/>
                <w:szCs w:val="20"/>
                <w:lang w:val="en-GB" w:eastAsia="en-US"/>
              </w:rPr>
              <w:t>Defendant</w:t>
            </w:r>
          </w:p>
        </w:tc>
      </w:tr>
      <w:tr w:rsidR="006F2CA2" w:rsidRPr="006F2CA2" w14:paraId="1EAF5D21" w14:textId="77777777" w:rsidTr="006F2CA2">
        <w:trPr>
          <w:divId w:val="2116439976"/>
          <w:cantSplit/>
          <w:jc w:val="center"/>
        </w:trPr>
        <w:tc>
          <w:tcPr>
            <w:tcW w:w="7120" w:type="dxa"/>
          </w:tcPr>
          <w:p w14:paraId="634D11C3"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GUID=e6eda773-8f46-4ee4-8d53-1b719cb5a8e6 </w:instrText>
            </w:r>
            <w:r w:rsidRPr="006F2CA2">
              <w:rPr>
                <w:rFonts w:ascii="Times New Roman" w:hAnsi="Times New Roman" w:cs="Times New Roman"/>
                <w:sz w:val="22"/>
                <w:szCs w:val="20"/>
                <w:lang w:val="en-GB" w:eastAsia="en-US"/>
              </w:rPr>
              <w:fldChar w:fldCharType="end"/>
            </w:r>
          </w:p>
        </w:tc>
      </w:tr>
      <w:tr w:rsidR="006F2CA2" w:rsidRPr="006F2CA2" w14:paraId="025B9187" w14:textId="77777777" w:rsidTr="006F2CA2">
        <w:trPr>
          <w:divId w:val="2116439976"/>
          <w:cantSplit/>
          <w:jc w:val="center"/>
        </w:trPr>
        <w:tc>
          <w:tcPr>
            <w:tcW w:w="7120" w:type="dxa"/>
          </w:tcPr>
          <w:p w14:paraId="4894750F"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GUID=0bff22a1-0945-49a0-a910-d91efc430365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NOTICE OF DISCONTINUANCE</w:t>
            </w:r>
          </w:p>
        </w:tc>
      </w:tr>
      <w:tr w:rsidR="006F2CA2" w:rsidRPr="006F2CA2" w14:paraId="79B0EDC4" w14:textId="77777777" w:rsidTr="006F2CA2">
        <w:trPr>
          <w:divId w:val="2116439976"/>
          <w:cantSplit/>
          <w:jc w:val="center"/>
        </w:trPr>
        <w:tc>
          <w:tcPr>
            <w:tcW w:w="7120" w:type="dxa"/>
          </w:tcPr>
          <w:p w14:paraId="0DEA89B0"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GUID=c926d740-8000-4fdf-b51b-84286f453561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Take Notice that the Plaintiff wholly discontinues this action.</w:t>
            </w:r>
          </w:p>
        </w:tc>
      </w:tr>
      <w:tr w:rsidR="006F2CA2" w:rsidRPr="006F2CA2" w14:paraId="42611563" w14:textId="77777777" w:rsidTr="006F2CA2">
        <w:trPr>
          <w:divId w:val="2116439976"/>
          <w:cantSplit/>
          <w:jc w:val="center"/>
        </w:trPr>
        <w:tc>
          <w:tcPr>
            <w:tcW w:w="7120" w:type="dxa"/>
          </w:tcPr>
          <w:p w14:paraId="139E7E54"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GUID=82e1f95c-becd-4519-b1f3-adc6bd5f6612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tc>
      </w:tr>
      <w:tr w:rsidR="006F2CA2" w:rsidRPr="006F2CA2" w14:paraId="0528696F" w14:textId="77777777" w:rsidTr="006F2CA2">
        <w:trPr>
          <w:divId w:val="2116439976"/>
          <w:cantSplit/>
          <w:jc w:val="center"/>
        </w:trPr>
        <w:tc>
          <w:tcPr>
            <w:tcW w:w="7120" w:type="dxa"/>
          </w:tcPr>
          <w:p w14:paraId="217E4BA3"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GUID=1579bb87-0bef-48d6-b015-ccdb9449780a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Solicitor for the Plaintiff/Name of Plaintiff (if unrepresented)</w:t>
            </w:r>
          </w:p>
        </w:tc>
      </w:tr>
      <w:tr w:rsidR="006F2CA2" w:rsidRPr="006F2CA2" w14:paraId="0AFE21A3" w14:textId="77777777" w:rsidTr="006F2CA2">
        <w:trPr>
          <w:divId w:val="2116439976"/>
          <w:cantSplit/>
          <w:jc w:val="center"/>
        </w:trPr>
        <w:tc>
          <w:tcPr>
            <w:tcW w:w="7120" w:type="dxa"/>
          </w:tcPr>
          <w:p w14:paraId="7A618A28"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GUID=5ee6ac04-8450-4f02-84fc-a95b27726284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Name and address of Law Firm/Address of Plaintiff</w:t>
            </w:r>
          </w:p>
        </w:tc>
      </w:tr>
      <w:tr w:rsidR="006F2CA2" w:rsidRPr="006F2CA2" w14:paraId="591AE30A" w14:textId="77777777" w:rsidTr="006F2CA2">
        <w:trPr>
          <w:divId w:val="2116439976"/>
          <w:cantSplit/>
          <w:jc w:val="center"/>
        </w:trPr>
        <w:tc>
          <w:tcPr>
            <w:tcW w:w="7120" w:type="dxa"/>
          </w:tcPr>
          <w:p w14:paraId="525D1C7E"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GUID=702f3a9c-1829-47c9-9d52-9423be726c9c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 xml:space="preserve">The Defendant*/Co-Defendant*/Other Party </w:t>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 xml:space="preserve">to </w:t>
            </w:r>
            <w:proofErr w:type="gramStart"/>
            <w:r w:rsidRPr="006F2CA2">
              <w:rPr>
                <w:rFonts w:ascii="Times New Roman" w:hAnsi="Times New Roman" w:cs="Times New Roman"/>
                <w:i/>
                <w:sz w:val="22"/>
                <w:szCs w:val="20"/>
                <w:lang w:val="en-GB" w:eastAsia="en-US"/>
              </w:rPr>
              <w:t>specify</w:t>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w:t>
            </w:r>
            <w:proofErr w:type="gramEnd"/>
            <w:r w:rsidRPr="006F2CA2">
              <w:rPr>
                <w:rFonts w:ascii="Times New Roman" w:hAnsi="Times New Roman" w:cs="Times New Roman"/>
                <w:i/>
                <w:sz w:val="22"/>
                <w:szCs w:val="20"/>
                <w:lang w:val="en-GB" w:eastAsia="en-US"/>
              </w:rPr>
              <w:t xml:space="preserve"> hereby consents to the discontinuance of this action.</w:t>
            </w:r>
          </w:p>
        </w:tc>
      </w:tr>
      <w:tr w:rsidR="006F2CA2" w:rsidRPr="006F2CA2" w14:paraId="414F14D0" w14:textId="77777777" w:rsidTr="006F2CA2">
        <w:trPr>
          <w:divId w:val="2116439976"/>
          <w:cantSplit/>
          <w:jc w:val="center"/>
        </w:trPr>
        <w:tc>
          <w:tcPr>
            <w:tcW w:w="7120" w:type="dxa"/>
          </w:tcPr>
          <w:p w14:paraId="7784EB98"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GUID=e2daa714-071b-475d-941b-20f0352c090a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 xml:space="preserve">Solicitor for the Defendant*/Co-Defendant*/Other Party </w:t>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 xml:space="preserve">to </w:t>
            </w:r>
            <w:proofErr w:type="gramStart"/>
            <w:r w:rsidRPr="006F2CA2">
              <w:rPr>
                <w:rFonts w:ascii="Times New Roman" w:hAnsi="Times New Roman" w:cs="Times New Roman"/>
                <w:i/>
                <w:sz w:val="22"/>
                <w:szCs w:val="20"/>
                <w:lang w:val="en-GB" w:eastAsia="en-US"/>
              </w:rPr>
              <w:t>specify</w:t>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w:t>
            </w:r>
            <w:proofErr w:type="gramEnd"/>
          </w:p>
        </w:tc>
      </w:tr>
      <w:tr w:rsidR="006F2CA2" w:rsidRPr="006F2CA2" w14:paraId="18483F5E" w14:textId="77777777" w:rsidTr="006F2CA2">
        <w:trPr>
          <w:divId w:val="2116439976"/>
          <w:cantSplit/>
          <w:jc w:val="center"/>
        </w:trPr>
        <w:tc>
          <w:tcPr>
            <w:tcW w:w="7120" w:type="dxa"/>
          </w:tcPr>
          <w:p w14:paraId="11DE4D4D"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GUID=906b44d2-a56b-408c-9362-57b8bf7224f6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*Delete where inapplicable.</w:t>
            </w:r>
          </w:p>
        </w:tc>
      </w:tr>
    </w:tbl>
    <w:p w14:paraId="26B3BC10"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58426D28"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07626BFB"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65D5247E"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3CE5EB56"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5B821BDB"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297383B1"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4F8FDCB1"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5D123F67"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201728BD"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338297BA"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340395D6" w14:textId="77777777" w:rsidR="006F2CA2" w:rsidRDefault="006F2CA2" w:rsidP="006F2CA2">
      <w:pPr>
        <w:spacing w:before="0" w:after="200" w:line="276" w:lineRule="auto"/>
        <w:divId w:val="2116439976"/>
        <w:rPr>
          <w:rFonts w:ascii="Calibri" w:eastAsia="Calibri" w:hAnsi="Calibri" w:cs="Times New Roman"/>
          <w:sz w:val="22"/>
          <w:szCs w:val="22"/>
          <w:lang w:eastAsia="en-US"/>
        </w:rPr>
      </w:pPr>
    </w:p>
    <w:p w14:paraId="0897EF5D" w14:textId="77777777" w:rsidR="00054E07" w:rsidRDefault="00054E07" w:rsidP="006F2CA2">
      <w:pPr>
        <w:spacing w:before="0" w:after="200" w:line="276" w:lineRule="auto"/>
        <w:divId w:val="2116439976"/>
        <w:rPr>
          <w:rFonts w:ascii="Calibri" w:eastAsia="Calibri" w:hAnsi="Calibri" w:cs="Times New Roman"/>
          <w:sz w:val="22"/>
          <w:szCs w:val="22"/>
          <w:lang w:eastAsia="en-US"/>
        </w:rPr>
      </w:pPr>
    </w:p>
    <w:p w14:paraId="47C6743D" w14:textId="77777777" w:rsidR="00054E07" w:rsidRPr="006F2CA2" w:rsidRDefault="00054E07" w:rsidP="006F2CA2">
      <w:pPr>
        <w:spacing w:before="0" w:after="200" w:line="276" w:lineRule="auto"/>
        <w:divId w:val="2116439976"/>
        <w:rPr>
          <w:rFonts w:ascii="Calibri" w:eastAsia="Calibri" w:hAnsi="Calibri" w:cs="Times New Roman"/>
          <w:sz w:val="22"/>
          <w:szCs w:val="22"/>
          <w:lang w:eastAsia="en-US"/>
        </w:rPr>
      </w:pPr>
    </w:p>
    <w:p w14:paraId="23661D81" w14:textId="77777777" w:rsidR="006F2CA2" w:rsidRPr="006F2CA2" w:rsidRDefault="006F2CA2" w:rsidP="006F2CA2">
      <w:pPr>
        <w:keepNext/>
        <w:keepLines/>
        <w:suppressAutoHyphens/>
        <w:spacing w:before="240" w:after="120" w:line="240" w:lineRule="auto"/>
        <w:jc w:val="center"/>
        <w:divId w:val="2116439976"/>
        <w:rPr>
          <w:rFonts w:ascii="Times New Roman" w:hAnsi="Times New Roman" w:cs="Times New Roman"/>
          <w:caps/>
          <w:sz w:val="22"/>
          <w:szCs w:val="20"/>
          <w:lang w:val="en-GB" w:eastAsia="en-US"/>
        </w:rPr>
      </w:pPr>
      <w:r w:rsidRPr="006F2CA2">
        <w:rPr>
          <w:rFonts w:ascii="Times New Roman" w:hAnsi="Times New Roman" w:cs="Times New Roman"/>
          <w:caps/>
          <w:sz w:val="22"/>
          <w:szCs w:val="20"/>
          <w:lang w:val="en-GB" w:eastAsia="en-US"/>
        </w:rPr>
        <w:lastRenderedPageBreak/>
        <w:fldChar w:fldCharType="begin" w:fldLock="1"/>
      </w:r>
      <w:r w:rsidRPr="006F2CA2">
        <w:rPr>
          <w:rFonts w:ascii="Times New Roman" w:hAnsi="Times New Roman" w:cs="Times New Roman"/>
          <w:caps/>
          <w:sz w:val="22"/>
          <w:szCs w:val="20"/>
          <w:lang w:val="en-GB" w:eastAsia="en-US"/>
        </w:rPr>
        <w:instrText xml:space="preserve"> GUID=88fcd42f-dd20-42e2-8bec-a2358c8f8f9f </w:instrText>
      </w:r>
      <w:r w:rsidRPr="006F2CA2">
        <w:rPr>
          <w:rFonts w:ascii="Times New Roman" w:hAnsi="Times New Roman" w:cs="Times New Roman"/>
          <w:caps/>
          <w:sz w:val="22"/>
          <w:szCs w:val="20"/>
          <w:lang w:val="en-GB" w:eastAsia="en-US"/>
        </w:rPr>
        <w:fldChar w:fldCharType="end"/>
      </w:r>
      <w:r w:rsidRPr="006F2CA2">
        <w:rPr>
          <w:rFonts w:ascii="Times New Roman" w:hAnsi="Times New Roman" w:cs="Times New Roman"/>
          <w:caps/>
          <w:sz w:val="22"/>
          <w:szCs w:val="20"/>
          <w:lang w:val="en-GB" w:eastAsia="en-US"/>
        </w:rPr>
        <w:t xml:space="preserve">Form </w:t>
      </w:r>
      <w:r w:rsidRPr="006F2CA2">
        <w:rPr>
          <w:rFonts w:ascii="Times New Roman" w:hAnsi="Times New Roman" w:cs="Times New Roman"/>
          <w:caps/>
          <w:sz w:val="22"/>
          <w:szCs w:val="20"/>
          <w:lang w:val="en-GB" w:eastAsia="en-US"/>
        </w:rPr>
        <w:fldChar w:fldCharType="begin" w:fldLock="1"/>
      </w:r>
      <w:r w:rsidRPr="006F2CA2">
        <w:rPr>
          <w:rFonts w:ascii="Times New Roman" w:hAnsi="Times New Roman" w:cs="Times New Roman"/>
          <w:caps/>
          <w:sz w:val="22"/>
          <w:szCs w:val="20"/>
          <w:lang w:val="en-GB" w:eastAsia="en-US"/>
        </w:rPr>
        <w:instrText>Quote "</w:instrText>
      </w:r>
      <w:r w:rsidRPr="006F2CA2">
        <w:rPr>
          <w:rFonts w:ascii="Times New Roman" w:hAnsi="Times New Roman" w:cs="Times New Roman"/>
          <w:caps/>
          <w:sz w:val="22"/>
          <w:szCs w:val="20"/>
          <w:lang w:val="en-GB" w:eastAsia="en-US"/>
        </w:rPr>
        <w:fldChar w:fldCharType="begin" w:fldLock="1"/>
      </w:r>
      <w:r w:rsidRPr="006F2CA2">
        <w:rPr>
          <w:rFonts w:ascii="Times New Roman" w:hAnsi="Times New Roman" w:cs="Times New Roman"/>
          <w:caps/>
          <w:sz w:val="22"/>
          <w:szCs w:val="20"/>
          <w:lang w:val="en-GB" w:eastAsia="en-US"/>
        </w:rPr>
        <w:instrText xml:space="preserve">SEQ FormScheduleDivisionHeading1 </w:instrText>
      </w:r>
      <w:r w:rsidRPr="006F2CA2">
        <w:rPr>
          <w:rFonts w:ascii="Times New Roman" w:hAnsi="Times New Roman" w:cs="Times New Roman"/>
          <w:caps/>
          <w:sz w:val="22"/>
          <w:szCs w:val="20"/>
          <w:lang w:val="en-GB" w:eastAsia="en-US"/>
        </w:rPr>
        <w:fldChar w:fldCharType="end"/>
      </w:r>
      <w:r w:rsidRPr="006F2CA2">
        <w:rPr>
          <w:rFonts w:ascii="Times New Roman" w:hAnsi="Times New Roman" w:cs="Times New Roman"/>
          <w:caps/>
          <w:sz w:val="22"/>
          <w:szCs w:val="20"/>
          <w:lang w:val="en-GB" w:eastAsia="en-US"/>
        </w:rPr>
        <w:instrText>" \* MERGEFORMAT</w:instrText>
      </w:r>
      <w:r w:rsidRPr="006F2CA2">
        <w:rPr>
          <w:rFonts w:ascii="Times New Roman" w:hAnsi="Times New Roman" w:cs="Times New Roman"/>
          <w:caps/>
          <w:sz w:val="22"/>
          <w:szCs w:val="20"/>
          <w:lang w:val="en-GB" w:eastAsia="en-US"/>
        </w:rPr>
        <w:fldChar w:fldCharType="separate"/>
      </w:r>
      <w:r w:rsidRPr="006F2CA2">
        <w:rPr>
          <w:rFonts w:ascii="Times New Roman" w:hAnsi="Times New Roman" w:cs="Times New Roman"/>
          <w:caps/>
          <w:sz w:val="22"/>
          <w:szCs w:val="20"/>
          <w:lang w:val="en-GB" w:eastAsia="en-US"/>
        </w:rPr>
        <w:t>28</w:t>
      </w:r>
      <w:r w:rsidRPr="006F2CA2">
        <w:rPr>
          <w:rFonts w:ascii="Times New Roman" w:hAnsi="Times New Roman" w:cs="Times New Roman"/>
          <w:caps/>
          <w:sz w:val="22"/>
          <w:szCs w:val="20"/>
          <w:lang w:val="en-GB" w:eastAsia="en-US"/>
        </w:rPr>
        <w:fldChar w:fldCharType="end"/>
      </w:r>
    </w:p>
    <w:tbl>
      <w:tblPr>
        <w:tblW w:w="7160" w:type="dxa"/>
        <w:jc w:val="center"/>
        <w:tblLook w:val="04A0" w:firstRow="1" w:lastRow="0" w:firstColumn="1" w:lastColumn="0" w:noHBand="0" w:noVBand="1"/>
      </w:tblPr>
      <w:tblGrid>
        <w:gridCol w:w="7160"/>
      </w:tblGrid>
      <w:tr w:rsidR="004066EF" w:rsidRPr="004066EF" w14:paraId="0D9E6D70" w14:textId="77777777" w:rsidTr="004066EF">
        <w:trPr>
          <w:divId w:val="2116439976"/>
          <w:cantSplit/>
          <w:jc w:val="center"/>
        </w:trPr>
        <w:tc>
          <w:tcPr>
            <w:tcW w:w="7160" w:type="dxa"/>
          </w:tcPr>
          <w:p w14:paraId="1F86B36F" w14:textId="77777777" w:rsidR="004066EF" w:rsidRPr="004066EF" w:rsidRDefault="004066EF" w:rsidP="004066EF">
            <w:pPr>
              <w:spacing w:before="60" w:after="60" w:line="240" w:lineRule="auto"/>
              <w:rPr>
                <w:rFonts w:ascii="Times New Roman" w:hAnsi="Times New Roman" w:cs="Times New Roman"/>
                <w:sz w:val="18"/>
                <w:szCs w:val="18"/>
                <w:lang w:val="en-GB" w:eastAsia="en-US"/>
              </w:rPr>
            </w:pPr>
            <w:r w:rsidRPr="004066EF">
              <w:rPr>
                <w:rFonts w:ascii="Times New Roman" w:hAnsi="Times New Roman" w:cs="Times New Roman"/>
                <w:sz w:val="18"/>
                <w:szCs w:val="18"/>
                <w:lang w:val="en-GB" w:eastAsia="en-US"/>
              </w:rPr>
              <w:fldChar w:fldCharType="begin"/>
            </w:r>
            <w:r w:rsidRPr="004066EF">
              <w:rPr>
                <w:rFonts w:ascii="Times New Roman" w:hAnsi="Times New Roman" w:cs="Times New Roman"/>
                <w:sz w:val="18"/>
                <w:szCs w:val="18"/>
                <w:lang w:val="en-GB" w:eastAsia="en-US"/>
              </w:rPr>
              <w:instrText xml:space="preserve"> GUID=25748208-eafa-4d05-b848-f744d0a88b26 </w:instrText>
            </w:r>
            <w:r w:rsidRPr="004066EF">
              <w:rPr>
                <w:rFonts w:ascii="Times New Roman" w:hAnsi="Times New Roman" w:cs="Times New Roman"/>
                <w:sz w:val="18"/>
                <w:szCs w:val="18"/>
                <w:lang w:val="en-GB" w:eastAsia="en-US"/>
              </w:rPr>
              <w:fldChar w:fldCharType="end"/>
            </w:r>
            <w:r w:rsidRPr="004066EF">
              <w:rPr>
                <w:rFonts w:ascii="Times New Roman" w:hAnsi="Times New Roman" w:cs="Times New Roman"/>
                <w:sz w:val="18"/>
                <w:szCs w:val="18"/>
                <w:lang w:val="en-GB" w:eastAsia="en-US"/>
              </w:rPr>
              <w:t>R. 82</w:t>
            </w:r>
          </w:p>
        </w:tc>
      </w:tr>
      <w:tr w:rsidR="004066EF" w:rsidRPr="004066EF" w14:paraId="50B1968F" w14:textId="77777777" w:rsidTr="004066EF">
        <w:trPr>
          <w:divId w:val="2116439976"/>
          <w:cantSplit/>
          <w:jc w:val="center"/>
        </w:trPr>
        <w:tc>
          <w:tcPr>
            <w:tcW w:w="7160" w:type="dxa"/>
          </w:tcPr>
          <w:p w14:paraId="11D91970" w14:textId="77777777" w:rsidR="004066EF" w:rsidRPr="004066EF" w:rsidRDefault="004066EF" w:rsidP="004066EF">
            <w:pPr>
              <w:tabs>
                <w:tab w:val="left" w:pos="369"/>
                <w:tab w:val="center" w:pos="3472"/>
              </w:tabs>
              <w:spacing w:before="60" w:after="60" w:line="240" w:lineRule="auto"/>
              <w:rPr>
                <w:rFonts w:ascii="Times New Roman" w:hAnsi="Times New Roman" w:cs="Times New Roman"/>
                <w:sz w:val="22"/>
                <w:szCs w:val="20"/>
                <w:lang w:val="en-GB" w:eastAsia="en-US"/>
              </w:rPr>
            </w:pPr>
            <w:r w:rsidRPr="004066EF">
              <w:rPr>
                <w:rFonts w:ascii="Times New Roman" w:hAnsi="Times New Roman" w:cs="Times New Roman"/>
                <w:sz w:val="22"/>
                <w:szCs w:val="20"/>
                <w:lang w:val="en-GB" w:eastAsia="en-US"/>
              </w:rPr>
              <w:tab/>
            </w:r>
            <w:r w:rsidRPr="004066EF">
              <w:rPr>
                <w:rFonts w:ascii="Times New Roman" w:hAnsi="Times New Roman" w:cs="Times New Roman"/>
                <w:sz w:val="22"/>
                <w:szCs w:val="20"/>
                <w:lang w:val="en-GB" w:eastAsia="en-US"/>
              </w:rPr>
              <w:tab/>
            </w:r>
            <w:r w:rsidRPr="004066EF">
              <w:rPr>
                <w:rFonts w:ascii="Times New Roman" w:hAnsi="Times New Roman" w:cs="Times New Roman"/>
                <w:sz w:val="22"/>
                <w:szCs w:val="20"/>
                <w:lang w:val="en-GB" w:eastAsia="en-US"/>
              </w:rPr>
              <w:fldChar w:fldCharType="begin"/>
            </w:r>
            <w:r w:rsidRPr="004066EF">
              <w:rPr>
                <w:rFonts w:ascii="Times New Roman" w:hAnsi="Times New Roman" w:cs="Times New Roman"/>
                <w:sz w:val="22"/>
                <w:szCs w:val="20"/>
                <w:lang w:val="en-GB" w:eastAsia="en-US"/>
              </w:rPr>
              <w:instrText xml:space="preserve"> GUID=36266a1f-c6f0-463b-bb45-988009ee98bb </w:instrText>
            </w:r>
            <w:r w:rsidRPr="004066EF">
              <w:rPr>
                <w:rFonts w:ascii="Times New Roman" w:hAnsi="Times New Roman" w:cs="Times New Roman"/>
                <w:sz w:val="22"/>
                <w:szCs w:val="20"/>
                <w:lang w:val="en-GB" w:eastAsia="en-US"/>
              </w:rPr>
              <w:fldChar w:fldCharType="end"/>
            </w:r>
            <w:r w:rsidRPr="004066EF">
              <w:rPr>
                <w:rFonts w:ascii="Times New Roman" w:hAnsi="Times New Roman" w:cs="Times New Roman"/>
                <w:sz w:val="22"/>
                <w:szCs w:val="20"/>
                <w:lang w:val="en-GB" w:eastAsia="en-US"/>
              </w:rPr>
              <w:t>(REQUEST FOR SETTING DOWN FORM)</w:t>
            </w:r>
          </w:p>
        </w:tc>
      </w:tr>
      <w:tr w:rsidR="004066EF" w:rsidRPr="004066EF" w14:paraId="6D8F50FA" w14:textId="77777777" w:rsidTr="004066EF">
        <w:trPr>
          <w:divId w:val="2116439976"/>
          <w:cantSplit/>
          <w:jc w:val="center"/>
        </w:trPr>
        <w:tc>
          <w:tcPr>
            <w:tcW w:w="7160" w:type="dxa"/>
          </w:tcPr>
          <w:p w14:paraId="47E9C09E" w14:textId="77777777" w:rsidR="004066EF" w:rsidRPr="004066EF" w:rsidRDefault="004066EF" w:rsidP="004066EF">
            <w:pPr>
              <w:spacing w:before="60" w:after="60" w:line="240" w:lineRule="auto"/>
              <w:jc w:val="center"/>
              <w:rPr>
                <w:rFonts w:ascii="Times New Roman" w:hAnsi="Times New Roman" w:cs="Times New Roman"/>
                <w:sz w:val="22"/>
                <w:szCs w:val="20"/>
                <w:lang w:val="en-GB" w:eastAsia="en-US"/>
              </w:rPr>
            </w:pPr>
            <w:r w:rsidRPr="004066EF">
              <w:rPr>
                <w:rFonts w:ascii="Times New Roman" w:hAnsi="Times New Roman" w:cs="Times New Roman"/>
                <w:sz w:val="22"/>
                <w:szCs w:val="20"/>
                <w:lang w:val="en-GB" w:eastAsia="en-US"/>
              </w:rPr>
              <w:fldChar w:fldCharType="begin"/>
            </w:r>
            <w:r w:rsidRPr="004066EF">
              <w:rPr>
                <w:rFonts w:ascii="Times New Roman" w:hAnsi="Times New Roman" w:cs="Times New Roman"/>
                <w:sz w:val="22"/>
                <w:szCs w:val="20"/>
                <w:lang w:val="en-GB" w:eastAsia="en-US"/>
              </w:rPr>
              <w:instrText xml:space="preserve"> GUID=4041b8c9-f2fd-47e3-adf2-5fcac3b50803 </w:instrText>
            </w:r>
            <w:r w:rsidRPr="004066EF">
              <w:rPr>
                <w:rFonts w:ascii="Times New Roman" w:hAnsi="Times New Roman" w:cs="Times New Roman"/>
                <w:sz w:val="22"/>
                <w:szCs w:val="20"/>
                <w:lang w:val="en-GB" w:eastAsia="en-US"/>
              </w:rPr>
              <w:fldChar w:fldCharType="end"/>
            </w:r>
            <w:r w:rsidRPr="004066EF">
              <w:rPr>
                <w:rFonts w:ascii="Times New Roman" w:hAnsi="Times New Roman" w:cs="Times New Roman"/>
                <w:sz w:val="22"/>
                <w:szCs w:val="20"/>
                <w:lang w:val="en-GB" w:eastAsia="en-US"/>
              </w:rPr>
              <w:t>IN THE FAMILY JUSTICE COURTS OF THE REPUBLIC OF SINGAPORE</w:t>
            </w:r>
          </w:p>
        </w:tc>
      </w:tr>
      <w:tr w:rsidR="004066EF" w:rsidRPr="004066EF" w14:paraId="7A304A8D" w14:textId="77777777" w:rsidTr="004066EF">
        <w:trPr>
          <w:divId w:val="2116439976"/>
          <w:cantSplit/>
          <w:jc w:val="center"/>
        </w:trPr>
        <w:tc>
          <w:tcPr>
            <w:tcW w:w="7160" w:type="dxa"/>
          </w:tcPr>
          <w:p w14:paraId="2E227005" w14:textId="77777777" w:rsidR="004066EF" w:rsidRPr="004066EF" w:rsidRDefault="004066EF" w:rsidP="004066EF">
            <w:pPr>
              <w:spacing w:before="60" w:after="60" w:line="240" w:lineRule="auto"/>
              <w:rPr>
                <w:rFonts w:ascii="Times New Roman" w:hAnsi="Times New Roman" w:cs="Times New Roman"/>
                <w:sz w:val="22"/>
                <w:szCs w:val="20"/>
                <w:lang w:val="en-GB" w:eastAsia="en-US"/>
              </w:rPr>
            </w:pPr>
            <w:r w:rsidRPr="004066EF">
              <w:rPr>
                <w:rFonts w:ascii="Times New Roman" w:hAnsi="Times New Roman" w:cs="Times New Roman"/>
                <w:sz w:val="22"/>
                <w:szCs w:val="20"/>
                <w:lang w:val="en-GB" w:eastAsia="en-US"/>
              </w:rPr>
              <w:fldChar w:fldCharType="begin"/>
            </w:r>
            <w:r w:rsidRPr="004066EF">
              <w:rPr>
                <w:rFonts w:ascii="Times New Roman" w:hAnsi="Times New Roman" w:cs="Times New Roman"/>
                <w:sz w:val="22"/>
                <w:szCs w:val="20"/>
                <w:lang w:val="en-GB" w:eastAsia="en-US"/>
              </w:rPr>
              <w:instrText xml:space="preserve"> GUID=94eb3b03-2766-47f4-8b43-e5294b0c4821 </w:instrText>
            </w:r>
            <w:r w:rsidRPr="004066EF">
              <w:rPr>
                <w:rFonts w:ascii="Times New Roman" w:hAnsi="Times New Roman" w:cs="Times New Roman"/>
                <w:sz w:val="22"/>
                <w:szCs w:val="20"/>
                <w:lang w:val="en-GB" w:eastAsia="en-US"/>
              </w:rPr>
              <w:fldChar w:fldCharType="end"/>
            </w:r>
            <w:r w:rsidRPr="004066EF">
              <w:rPr>
                <w:rFonts w:ascii="Times New Roman" w:hAnsi="Times New Roman" w:cs="Times New Roman"/>
                <w:sz w:val="22"/>
                <w:szCs w:val="20"/>
                <w:lang w:val="en-GB" w:eastAsia="en-US"/>
              </w:rPr>
              <w:t>Divorce Writ No.</w:t>
            </w:r>
          </w:p>
        </w:tc>
      </w:tr>
      <w:tr w:rsidR="004066EF" w:rsidRPr="004066EF" w14:paraId="53C4609E" w14:textId="77777777" w:rsidTr="004066EF">
        <w:trPr>
          <w:divId w:val="2116439976"/>
          <w:cantSplit/>
          <w:jc w:val="center"/>
        </w:trPr>
        <w:tc>
          <w:tcPr>
            <w:tcW w:w="7160" w:type="dxa"/>
          </w:tcPr>
          <w:p w14:paraId="29A90227" w14:textId="77777777" w:rsidR="004066EF" w:rsidRPr="004066EF" w:rsidRDefault="004066EF" w:rsidP="004066EF">
            <w:pPr>
              <w:spacing w:before="60" w:after="60" w:line="240" w:lineRule="auto"/>
              <w:jc w:val="center"/>
              <w:rPr>
                <w:rFonts w:ascii="Times New Roman" w:hAnsi="Times New Roman" w:cs="Times New Roman"/>
                <w:sz w:val="22"/>
                <w:szCs w:val="20"/>
                <w:lang w:val="en-GB" w:eastAsia="en-US"/>
              </w:rPr>
            </w:pPr>
            <w:r w:rsidRPr="004066EF">
              <w:rPr>
                <w:rFonts w:ascii="Times New Roman" w:hAnsi="Times New Roman" w:cs="Times New Roman"/>
                <w:sz w:val="22"/>
                <w:szCs w:val="20"/>
                <w:lang w:val="en-GB" w:eastAsia="en-US"/>
              </w:rPr>
              <w:fldChar w:fldCharType="begin"/>
            </w:r>
            <w:r w:rsidRPr="004066EF">
              <w:rPr>
                <w:rFonts w:ascii="Times New Roman" w:hAnsi="Times New Roman" w:cs="Times New Roman"/>
                <w:sz w:val="22"/>
                <w:szCs w:val="20"/>
                <w:lang w:val="en-GB" w:eastAsia="en-US"/>
              </w:rPr>
              <w:instrText xml:space="preserve"> GUID=f8dc00ac-e61c-454f-90ac-d0e6aa984079 </w:instrText>
            </w:r>
            <w:r w:rsidRPr="004066EF">
              <w:rPr>
                <w:rFonts w:ascii="Times New Roman" w:hAnsi="Times New Roman" w:cs="Times New Roman"/>
                <w:sz w:val="22"/>
                <w:szCs w:val="20"/>
                <w:lang w:val="en-GB" w:eastAsia="en-US"/>
              </w:rPr>
              <w:fldChar w:fldCharType="end"/>
            </w:r>
            <w:r w:rsidRPr="004066EF">
              <w:rPr>
                <w:rFonts w:ascii="Times New Roman" w:hAnsi="Times New Roman" w:cs="Times New Roman"/>
                <w:sz w:val="22"/>
                <w:szCs w:val="20"/>
                <w:lang w:val="en-GB" w:eastAsia="en-US"/>
              </w:rPr>
              <w:t>Between</w:t>
            </w:r>
          </w:p>
        </w:tc>
      </w:tr>
      <w:tr w:rsidR="004066EF" w:rsidRPr="004066EF" w14:paraId="4479F510" w14:textId="77777777" w:rsidTr="004066EF">
        <w:trPr>
          <w:divId w:val="2116439976"/>
          <w:cantSplit/>
          <w:jc w:val="center"/>
        </w:trPr>
        <w:tc>
          <w:tcPr>
            <w:tcW w:w="7160" w:type="dxa"/>
          </w:tcPr>
          <w:p w14:paraId="2FBB6E0F" w14:textId="77777777" w:rsidR="004066EF" w:rsidRPr="004066EF" w:rsidRDefault="004066EF" w:rsidP="004066EF">
            <w:pPr>
              <w:spacing w:before="60" w:after="60" w:line="240" w:lineRule="auto"/>
              <w:jc w:val="center"/>
              <w:rPr>
                <w:rFonts w:ascii="Times New Roman" w:hAnsi="Times New Roman" w:cs="Times New Roman"/>
                <w:sz w:val="22"/>
                <w:szCs w:val="20"/>
                <w:lang w:val="en-GB" w:eastAsia="en-US"/>
              </w:rPr>
            </w:pPr>
            <w:r w:rsidRPr="004066EF">
              <w:rPr>
                <w:rFonts w:ascii="Times New Roman" w:hAnsi="Times New Roman" w:cs="Times New Roman"/>
                <w:sz w:val="22"/>
                <w:szCs w:val="20"/>
                <w:lang w:val="en-GB" w:eastAsia="en-US"/>
              </w:rPr>
              <w:fldChar w:fldCharType="begin"/>
            </w:r>
            <w:r w:rsidRPr="004066EF">
              <w:rPr>
                <w:rFonts w:ascii="Times New Roman" w:hAnsi="Times New Roman" w:cs="Times New Roman"/>
                <w:sz w:val="22"/>
                <w:szCs w:val="20"/>
                <w:lang w:val="en-GB" w:eastAsia="en-US"/>
              </w:rPr>
              <w:instrText xml:space="preserve"> GUID=f3df6a7c-5214-4741-945e-d4c861b489de </w:instrText>
            </w:r>
            <w:r w:rsidRPr="004066EF">
              <w:rPr>
                <w:rFonts w:ascii="Times New Roman" w:hAnsi="Times New Roman" w:cs="Times New Roman"/>
                <w:sz w:val="22"/>
                <w:szCs w:val="20"/>
                <w:lang w:val="en-GB" w:eastAsia="en-US"/>
              </w:rPr>
              <w:fldChar w:fldCharType="end"/>
            </w:r>
            <w:r w:rsidRPr="004066EF">
              <w:rPr>
                <w:rFonts w:ascii="Times New Roman" w:hAnsi="Times New Roman" w:cs="Times New Roman"/>
                <w:sz w:val="22"/>
                <w:szCs w:val="20"/>
                <w:lang w:val="en-GB" w:eastAsia="en-US"/>
              </w:rPr>
              <w:t>[</w:t>
            </w:r>
            <w:r w:rsidRPr="004066EF">
              <w:rPr>
                <w:rFonts w:ascii="Times New Roman" w:hAnsi="Times New Roman" w:cs="Times New Roman"/>
                <w:i/>
                <w:sz w:val="22"/>
                <w:szCs w:val="20"/>
                <w:lang w:val="en-GB" w:eastAsia="en-US"/>
              </w:rPr>
              <w:t>Plaintiff’s Name</w:t>
            </w:r>
            <w:r w:rsidRPr="004066EF">
              <w:rPr>
                <w:rFonts w:ascii="Times New Roman" w:hAnsi="Times New Roman" w:cs="Times New Roman"/>
                <w:sz w:val="22"/>
                <w:szCs w:val="20"/>
                <w:lang w:val="en-GB" w:eastAsia="en-US"/>
              </w:rPr>
              <w:t>] (ID No.    </w:t>
            </w:r>
            <w:proofErr w:type="gramStart"/>
            <w:r w:rsidRPr="004066EF">
              <w:rPr>
                <w:rFonts w:ascii="Times New Roman" w:hAnsi="Times New Roman" w:cs="Times New Roman"/>
                <w:sz w:val="22"/>
                <w:szCs w:val="20"/>
                <w:lang w:val="en-GB" w:eastAsia="en-US"/>
              </w:rPr>
              <w:t>  )</w:t>
            </w:r>
            <w:proofErr w:type="gramEnd"/>
            <w:r w:rsidRPr="004066EF">
              <w:rPr>
                <w:rFonts w:ascii="Times New Roman" w:hAnsi="Times New Roman" w:cs="Times New Roman"/>
                <w:sz w:val="22"/>
                <w:szCs w:val="20"/>
                <w:lang w:val="en-GB" w:eastAsia="en-US"/>
              </w:rPr>
              <w:t>      </w:t>
            </w:r>
            <w:r w:rsidRPr="004066EF">
              <w:rPr>
                <w:rFonts w:ascii="Times New Roman" w:hAnsi="Times New Roman" w:cs="Times New Roman"/>
                <w:i/>
                <w:sz w:val="22"/>
                <w:szCs w:val="20"/>
                <w:lang w:val="en-GB" w:eastAsia="en-US"/>
              </w:rPr>
              <w:t>Plaintiff</w:t>
            </w:r>
          </w:p>
        </w:tc>
      </w:tr>
      <w:tr w:rsidR="004066EF" w:rsidRPr="004066EF" w14:paraId="4CE56A3E" w14:textId="77777777" w:rsidTr="004066EF">
        <w:trPr>
          <w:divId w:val="2116439976"/>
          <w:cantSplit/>
          <w:jc w:val="center"/>
        </w:trPr>
        <w:tc>
          <w:tcPr>
            <w:tcW w:w="7160" w:type="dxa"/>
          </w:tcPr>
          <w:p w14:paraId="15BB48D2" w14:textId="77777777" w:rsidR="004066EF" w:rsidRPr="004066EF" w:rsidRDefault="004066EF" w:rsidP="004066EF">
            <w:pPr>
              <w:spacing w:before="60" w:after="60" w:line="240" w:lineRule="auto"/>
              <w:jc w:val="center"/>
              <w:rPr>
                <w:rFonts w:ascii="Times New Roman" w:hAnsi="Times New Roman" w:cs="Times New Roman"/>
                <w:sz w:val="22"/>
                <w:szCs w:val="20"/>
                <w:lang w:val="en-GB" w:eastAsia="en-US"/>
              </w:rPr>
            </w:pPr>
            <w:r w:rsidRPr="004066EF">
              <w:rPr>
                <w:rFonts w:ascii="Times New Roman" w:hAnsi="Times New Roman" w:cs="Times New Roman"/>
                <w:sz w:val="22"/>
                <w:szCs w:val="20"/>
                <w:lang w:val="en-GB" w:eastAsia="en-US"/>
              </w:rPr>
              <w:fldChar w:fldCharType="begin"/>
            </w:r>
            <w:r w:rsidRPr="004066EF">
              <w:rPr>
                <w:rFonts w:ascii="Times New Roman" w:hAnsi="Times New Roman" w:cs="Times New Roman"/>
                <w:sz w:val="22"/>
                <w:szCs w:val="20"/>
                <w:lang w:val="en-GB" w:eastAsia="en-US"/>
              </w:rPr>
              <w:instrText xml:space="preserve"> GUID=234a5d1c-397a-4b79-8f13-44da0cbbe3a4 </w:instrText>
            </w:r>
            <w:r w:rsidRPr="004066EF">
              <w:rPr>
                <w:rFonts w:ascii="Times New Roman" w:hAnsi="Times New Roman" w:cs="Times New Roman"/>
                <w:sz w:val="22"/>
                <w:szCs w:val="20"/>
                <w:lang w:val="en-GB" w:eastAsia="en-US"/>
              </w:rPr>
              <w:fldChar w:fldCharType="end"/>
            </w:r>
            <w:r w:rsidRPr="004066EF">
              <w:rPr>
                <w:rFonts w:ascii="Times New Roman" w:hAnsi="Times New Roman" w:cs="Times New Roman"/>
                <w:sz w:val="22"/>
                <w:szCs w:val="20"/>
                <w:lang w:val="en-GB" w:eastAsia="en-US"/>
              </w:rPr>
              <w:t>And</w:t>
            </w:r>
          </w:p>
        </w:tc>
      </w:tr>
      <w:tr w:rsidR="004066EF" w:rsidRPr="004066EF" w14:paraId="127B1CF7" w14:textId="77777777" w:rsidTr="004066EF">
        <w:trPr>
          <w:divId w:val="2116439976"/>
          <w:cantSplit/>
          <w:jc w:val="center"/>
        </w:trPr>
        <w:tc>
          <w:tcPr>
            <w:tcW w:w="7160" w:type="dxa"/>
          </w:tcPr>
          <w:p w14:paraId="1829B114" w14:textId="77777777" w:rsidR="004066EF" w:rsidRPr="004066EF" w:rsidRDefault="004066EF" w:rsidP="004066EF">
            <w:pPr>
              <w:spacing w:before="60" w:after="60" w:line="240" w:lineRule="auto"/>
              <w:jc w:val="center"/>
              <w:rPr>
                <w:rFonts w:ascii="Times New Roman" w:hAnsi="Times New Roman" w:cs="Times New Roman"/>
                <w:sz w:val="22"/>
                <w:szCs w:val="20"/>
                <w:lang w:val="en-GB" w:eastAsia="en-US"/>
              </w:rPr>
            </w:pPr>
            <w:r w:rsidRPr="004066EF">
              <w:rPr>
                <w:rFonts w:ascii="Times New Roman" w:hAnsi="Times New Roman" w:cs="Times New Roman"/>
                <w:sz w:val="22"/>
                <w:szCs w:val="20"/>
                <w:lang w:val="en-GB" w:eastAsia="en-US"/>
              </w:rPr>
              <w:fldChar w:fldCharType="begin"/>
            </w:r>
            <w:r w:rsidRPr="004066EF">
              <w:rPr>
                <w:rFonts w:ascii="Times New Roman" w:hAnsi="Times New Roman" w:cs="Times New Roman"/>
                <w:sz w:val="22"/>
                <w:szCs w:val="20"/>
                <w:lang w:val="en-GB" w:eastAsia="en-US"/>
              </w:rPr>
              <w:instrText xml:space="preserve"> GUID=6ae7acce-1cbf-4637-b62d-ad08bfa59e69 </w:instrText>
            </w:r>
            <w:r w:rsidRPr="004066EF">
              <w:rPr>
                <w:rFonts w:ascii="Times New Roman" w:hAnsi="Times New Roman" w:cs="Times New Roman"/>
                <w:sz w:val="22"/>
                <w:szCs w:val="20"/>
                <w:lang w:val="en-GB" w:eastAsia="en-US"/>
              </w:rPr>
              <w:fldChar w:fldCharType="end"/>
            </w:r>
            <w:r w:rsidRPr="004066EF">
              <w:rPr>
                <w:rFonts w:ascii="Times New Roman" w:hAnsi="Times New Roman" w:cs="Times New Roman"/>
                <w:sz w:val="22"/>
                <w:szCs w:val="20"/>
                <w:lang w:val="en-GB" w:eastAsia="en-US"/>
              </w:rPr>
              <w:t>[</w:t>
            </w:r>
            <w:r w:rsidRPr="004066EF">
              <w:rPr>
                <w:rFonts w:ascii="Times New Roman" w:hAnsi="Times New Roman" w:cs="Times New Roman"/>
                <w:i/>
                <w:sz w:val="22"/>
                <w:szCs w:val="20"/>
                <w:lang w:val="en-GB" w:eastAsia="en-US"/>
              </w:rPr>
              <w:t>Defendant’s Name</w:t>
            </w:r>
            <w:r w:rsidRPr="004066EF">
              <w:rPr>
                <w:rFonts w:ascii="Times New Roman" w:hAnsi="Times New Roman" w:cs="Times New Roman"/>
                <w:sz w:val="22"/>
                <w:szCs w:val="20"/>
                <w:lang w:val="en-GB" w:eastAsia="en-US"/>
              </w:rPr>
              <w:t>] (ID No.    </w:t>
            </w:r>
            <w:proofErr w:type="gramStart"/>
            <w:r w:rsidRPr="004066EF">
              <w:rPr>
                <w:rFonts w:ascii="Times New Roman" w:hAnsi="Times New Roman" w:cs="Times New Roman"/>
                <w:sz w:val="22"/>
                <w:szCs w:val="20"/>
                <w:lang w:val="en-GB" w:eastAsia="en-US"/>
              </w:rPr>
              <w:t>  )</w:t>
            </w:r>
            <w:proofErr w:type="gramEnd"/>
            <w:r w:rsidRPr="004066EF">
              <w:rPr>
                <w:rFonts w:ascii="Times New Roman" w:hAnsi="Times New Roman" w:cs="Times New Roman"/>
                <w:sz w:val="22"/>
                <w:szCs w:val="20"/>
                <w:lang w:val="en-GB" w:eastAsia="en-US"/>
              </w:rPr>
              <w:t>      </w:t>
            </w:r>
            <w:r w:rsidRPr="004066EF">
              <w:rPr>
                <w:rFonts w:ascii="Times New Roman" w:hAnsi="Times New Roman" w:cs="Times New Roman"/>
                <w:i/>
                <w:sz w:val="22"/>
                <w:szCs w:val="20"/>
                <w:lang w:val="en-GB" w:eastAsia="en-US"/>
              </w:rPr>
              <w:t>Defendant</w:t>
            </w:r>
          </w:p>
        </w:tc>
      </w:tr>
      <w:tr w:rsidR="004066EF" w:rsidRPr="004066EF" w14:paraId="2B3DF06A" w14:textId="77777777" w:rsidTr="004066EF">
        <w:trPr>
          <w:divId w:val="2116439976"/>
          <w:cantSplit/>
          <w:jc w:val="center"/>
        </w:trPr>
        <w:tc>
          <w:tcPr>
            <w:tcW w:w="7160" w:type="dxa"/>
          </w:tcPr>
          <w:p w14:paraId="1812FB43" w14:textId="77777777" w:rsidR="004066EF" w:rsidRPr="004066EF" w:rsidRDefault="004066EF" w:rsidP="004066EF">
            <w:pPr>
              <w:spacing w:before="60" w:after="60" w:line="240" w:lineRule="auto"/>
              <w:jc w:val="center"/>
              <w:rPr>
                <w:rFonts w:ascii="Times New Roman" w:hAnsi="Times New Roman" w:cs="Times New Roman"/>
                <w:sz w:val="22"/>
                <w:szCs w:val="20"/>
                <w:lang w:val="en-GB" w:eastAsia="en-US"/>
              </w:rPr>
            </w:pPr>
            <w:r w:rsidRPr="004066EF">
              <w:rPr>
                <w:rFonts w:ascii="Times New Roman" w:hAnsi="Times New Roman" w:cs="Times New Roman"/>
                <w:sz w:val="22"/>
                <w:szCs w:val="20"/>
                <w:lang w:val="en-GB" w:eastAsia="en-US"/>
              </w:rPr>
              <w:fldChar w:fldCharType="begin"/>
            </w:r>
            <w:r w:rsidRPr="004066EF">
              <w:rPr>
                <w:rFonts w:ascii="Times New Roman" w:hAnsi="Times New Roman" w:cs="Times New Roman"/>
                <w:sz w:val="22"/>
                <w:szCs w:val="20"/>
                <w:lang w:val="en-GB" w:eastAsia="en-US"/>
              </w:rPr>
              <w:instrText xml:space="preserve"> GUID=3ab64f4e-f02c-4188-80ca-42f5d3c7ffe0 </w:instrText>
            </w:r>
            <w:r w:rsidRPr="004066EF">
              <w:rPr>
                <w:rFonts w:ascii="Times New Roman" w:hAnsi="Times New Roman" w:cs="Times New Roman"/>
                <w:sz w:val="22"/>
                <w:szCs w:val="20"/>
                <w:lang w:val="en-GB" w:eastAsia="en-US"/>
              </w:rPr>
              <w:fldChar w:fldCharType="end"/>
            </w:r>
          </w:p>
        </w:tc>
      </w:tr>
      <w:tr w:rsidR="004066EF" w:rsidRPr="004066EF" w14:paraId="736CA4B8" w14:textId="77777777" w:rsidTr="004066EF">
        <w:trPr>
          <w:divId w:val="2116439976"/>
          <w:cantSplit/>
          <w:jc w:val="center"/>
        </w:trPr>
        <w:tc>
          <w:tcPr>
            <w:tcW w:w="7160" w:type="dxa"/>
          </w:tcPr>
          <w:p w14:paraId="023CD965" w14:textId="77777777" w:rsidR="004066EF" w:rsidRPr="004066EF" w:rsidRDefault="004066EF" w:rsidP="004066EF">
            <w:pPr>
              <w:spacing w:before="60" w:after="60" w:line="240" w:lineRule="auto"/>
              <w:jc w:val="center"/>
              <w:rPr>
                <w:rFonts w:ascii="Times New Roman" w:hAnsi="Times New Roman" w:cs="Times New Roman"/>
                <w:sz w:val="22"/>
                <w:szCs w:val="20"/>
                <w:lang w:val="en-GB" w:eastAsia="en-US"/>
              </w:rPr>
            </w:pPr>
            <w:r w:rsidRPr="004066EF">
              <w:rPr>
                <w:rFonts w:ascii="Times New Roman" w:hAnsi="Times New Roman" w:cs="Times New Roman"/>
                <w:sz w:val="22"/>
                <w:szCs w:val="20"/>
                <w:lang w:val="en-GB" w:eastAsia="en-US"/>
              </w:rPr>
              <w:fldChar w:fldCharType="begin"/>
            </w:r>
            <w:r w:rsidRPr="004066EF">
              <w:rPr>
                <w:rFonts w:ascii="Times New Roman" w:hAnsi="Times New Roman" w:cs="Times New Roman"/>
                <w:sz w:val="22"/>
                <w:szCs w:val="20"/>
                <w:lang w:val="en-GB" w:eastAsia="en-US"/>
              </w:rPr>
              <w:instrText xml:space="preserve"> GUID=ea16c9da-debb-4e74-b50d-fa051baeb548 </w:instrText>
            </w:r>
            <w:r w:rsidRPr="004066EF">
              <w:rPr>
                <w:rFonts w:ascii="Times New Roman" w:hAnsi="Times New Roman" w:cs="Times New Roman"/>
                <w:sz w:val="22"/>
                <w:szCs w:val="20"/>
                <w:lang w:val="en-GB" w:eastAsia="en-US"/>
              </w:rPr>
              <w:fldChar w:fldCharType="end"/>
            </w:r>
            <w:r w:rsidRPr="004066EF">
              <w:rPr>
                <w:rFonts w:ascii="Times New Roman" w:hAnsi="Times New Roman" w:cs="Times New Roman"/>
                <w:sz w:val="22"/>
                <w:szCs w:val="20"/>
                <w:lang w:val="en-GB" w:eastAsia="en-US"/>
              </w:rPr>
              <w:t>REQUEST FOR SETTING DOWN ACTION FOR TRIAL</w:t>
            </w:r>
          </w:p>
        </w:tc>
      </w:tr>
      <w:tr w:rsidR="004066EF" w:rsidRPr="004066EF" w14:paraId="7D49922B" w14:textId="77777777" w:rsidTr="004066EF">
        <w:trPr>
          <w:divId w:val="2116439976"/>
          <w:cantSplit/>
          <w:jc w:val="center"/>
        </w:trPr>
        <w:tc>
          <w:tcPr>
            <w:tcW w:w="7160" w:type="dxa"/>
          </w:tcPr>
          <w:p w14:paraId="29F82D6B" w14:textId="77777777" w:rsidR="004066EF" w:rsidRPr="004066EF" w:rsidRDefault="004066EF" w:rsidP="004066EF">
            <w:pPr>
              <w:spacing w:before="60" w:after="60" w:line="240" w:lineRule="auto"/>
              <w:ind w:left="475" w:hanging="475"/>
              <w:rPr>
                <w:rFonts w:ascii="Times New Roman" w:hAnsi="Times New Roman" w:cs="Times New Roman"/>
                <w:sz w:val="22"/>
                <w:szCs w:val="20"/>
                <w:lang w:val="en-GB" w:eastAsia="en-US"/>
              </w:rPr>
            </w:pPr>
          </w:p>
          <w:p w14:paraId="30F3351E" w14:textId="77777777" w:rsidR="004066EF" w:rsidRPr="004066EF" w:rsidRDefault="004066EF" w:rsidP="004066EF">
            <w:pPr>
              <w:spacing w:before="60" w:after="60" w:line="240" w:lineRule="auto"/>
              <w:ind w:left="475" w:hanging="475"/>
              <w:rPr>
                <w:rFonts w:ascii="Times New Roman" w:hAnsi="Times New Roman" w:cs="Times New Roman"/>
                <w:sz w:val="22"/>
                <w:szCs w:val="20"/>
                <w:lang w:val="en-GB" w:eastAsia="en-US"/>
              </w:rPr>
            </w:pPr>
            <w:r w:rsidRPr="004066EF">
              <w:rPr>
                <w:rFonts w:ascii="Times New Roman" w:hAnsi="Times New Roman" w:cs="Times New Roman"/>
                <w:sz w:val="22"/>
                <w:szCs w:val="20"/>
                <w:lang w:val="en-GB" w:eastAsia="en-US"/>
              </w:rPr>
              <w:fldChar w:fldCharType="begin"/>
            </w:r>
            <w:r w:rsidRPr="004066EF">
              <w:rPr>
                <w:rFonts w:ascii="Times New Roman" w:hAnsi="Times New Roman" w:cs="Times New Roman"/>
                <w:sz w:val="22"/>
                <w:szCs w:val="20"/>
                <w:lang w:val="en-GB" w:eastAsia="en-US"/>
              </w:rPr>
              <w:instrText xml:space="preserve"> GUID=0caece26-c83f-42dd-94a4-91af47a3ef17 </w:instrText>
            </w:r>
            <w:r w:rsidRPr="004066EF">
              <w:rPr>
                <w:rFonts w:ascii="Times New Roman" w:hAnsi="Times New Roman" w:cs="Times New Roman"/>
                <w:sz w:val="22"/>
                <w:szCs w:val="20"/>
                <w:lang w:val="en-GB" w:eastAsia="en-US"/>
              </w:rPr>
              <w:fldChar w:fldCharType="end"/>
            </w:r>
            <w:r w:rsidRPr="004066EF">
              <w:rPr>
                <w:rFonts w:ascii="Times New Roman" w:hAnsi="Times New Roman" w:cs="Times New Roman"/>
                <w:sz w:val="22"/>
                <w:szCs w:val="20"/>
                <w:lang w:val="en-GB" w:eastAsia="en-US"/>
              </w:rPr>
              <w:t>1.</w:t>
            </w:r>
            <w:r w:rsidRPr="004066EF">
              <w:rPr>
                <w:rFonts w:ascii="Times New Roman" w:hAnsi="Times New Roman" w:cs="Times New Roman"/>
                <w:sz w:val="22"/>
                <w:szCs w:val="20"/>
                <w:lang w:val="en-GB" w:eastAsia="en-US"/>
              </w:rPr>
              <w:tab/>
              <w:t>Request for Setting Down</w:t>
            </w:r>
          </w:p>
        </w:tc>
      </w:tr>
      <w:tr w:rsidR="004066EF" w:rsidRPr="004066EF" w14:paraId="6E5A0462" w14:textId="77777777" w:rsidTr="004066EF">
        <w:trPr>
          <w:divId w:val="2116439976"/>
          <w:cantSplit/>
          <w:jc w:val="center"/>
        </w:trPr>
        <w:tc>
          <w:tcPr>
            <w:tcW w:w="7160" w:type="dxa"/>
          </w:tcPr>
          <w:p w14:paraId="0A796666" w14:textId="77777777" w:rsidR="004066EF" w:rsidRPr="004066EF" w:rsidRDefault="004066EF" w:rsidP="004066EF">
            <w:pPr>
              <w:spacing w:before="60" w:after="60" w:line="240" w:lineRule="auto"/>
              <w:ind w:left="940" w:hanging="533"/>
              <w:jc w:val="both"/>
              <w:rPr>
                <w:rFonts w:ascii="Times New Roman" w:hAnsi="Times New Roman" w:cs="Times New Roman"/>
                <w:sz w:val="22"/>
                <w:szCs w:val="20"/>
                <w:lang w:val="en-GB" w:eastAsia="en-US"/>
              </w:rPr>
            </w:pPr>
            <w:r w:rsidRPr="004066EF">
              <w:rPr>
                <w:rFonts w:ascii="Times New Roman" w:hAnsi="Times New Roman" w:cs="Times New Roman"/>
                <w:sz w:val="22"/>
                <w:szCs w:val="20"/>
                <w:lang w:val="en-GB" w:eastAsia="en-US"/>
              </w:rPr>
              <w:fldChar w:fldCharType="begin"/>
            </w:r>
            <w:r w:rsidRPr="004066EF">
              <w:rPr>
                <w:rFonts w:ascii="Times New Roman" w:hAnsi="Times New Roman" w:cs="Times New Roman"/>
                <w:sz w:val="22"/>
                <w:szCs w:val="20"/>
                <w:lang w:val="en-GB" w:eastAsia="en-US"/>
              </w:rPr>
              <w:instrText xml:space="preserve"> GUID=d9d5355a-8218-4409-b87e-c35ece174502 </w:instrText>
            </w:r>
            <w:r w:rsidRPr="004066EF">
              <w:rPr>
                <w:rFonts w:ascii="Times New Roman" w:hAnsi="Times New Roman" w:cs="Times New Roman"/>
                <w:sz w:val="22"/>
                <w:szCs w:val="20"/>
                <w:lang w:val="en-GB" w:eastAsia="en-US"/>
              </w:rPr>
              <w:fldChar w:fldCharType="end"/>
            </w:r>
            <w:r w:rsidRPr="004066EF">
              <w:rPr>
                <w:rFonts w:ascii="Times New Roman" w:hAnsi="Times New Roman" w:cs="Times New Roman"/>
                <w:sz w:val="22"/>
                <w:szCs w:val="20"/>
                <w:lang w:val="en-GB" w:eastAsia="en-US"/>
              </w:rPr>
              <w:t>(</w:t>
            </w:r>
            <w:r w:rsidRPr="004066EF">
              <w:rPr>
                <w:rFonts w:ascii="Times New Roman" w:hAnsi="Times New Roman" w:cs="Times New Roman"/>
                <w:i/>
                <w:sz w:val="22"/>
                <w:szCs w:val="20"/>
                <w:lang w:val="en-GB" w:eastAsia="en-US"/>
              </w:rPr>
              <w:t>a</w:t>
            </w:r>
            <w:r w:rsidRPr="004066EF">
              <w:rPr>
                <w:rFonts w:ascii="Times New Roman" w:hAnsi="Times New Roman" w:cs="Times New Roman"/>
                <w:sz w:val="22"/>
                <w:szCs w:val="20"/>
                <w:lang w:val="en-GB" w:eastAsia="en-US"/>
              </w:rPr>
              <w:t>)</w:t>
            </w:r>
            <w:r w:rsidRPr="004066EF">
              <w:rPr>
                <w:rFonts w:ascii="Times New Roman" w:hAnsi="Times New Roman" w:cs="Times New Roman"/>
                <w:sz w:val="22"/>
                <w:szCs w:val="20"/>
                <w:lang w:val="en-GB" w:eastAsia="en-US"/>
              </w:rPr>
              <w:tab/>
              <w:t>I request that the Plaintiff/Defendant* be at liberty to set down this action for trial.</w:t>
            </w:r>
          </w:p>
        </w:tc>
      </w:tr>
      <w:tr w:rsidR="004066EF" w:rsidRPr="004066EF" w14:paraId="25374E9F" w14:textId="77777777" w:rsidTr="004066EF">
        <w:trPr>
          <w:divId w:val="2116439976"/>
          <w:cantSplit/>
          <w:jc w:val="center"/>
        </w:trPr>
        <w:tc>
          <w:tcPr>
            <w:tcW w:w="7160" w:type="dxa"/>
          </w:tcPr>
          <w:p w14:paraId="0E671FB0" w14:textId="77777777" w:rsidR="004066EF" w:rsidRPr="004066EF" w:rsidRDefault="004066EF" w:rsidP="004066EF">
            <w:pPr>
              <w:spacing w:before="60" w:after="60" w:line="240" w:lineRule="auto"/>
              <w:ind w:left="940" w:hanging="533"/>
              <w:jc w:val="both"/>
              <w:rPr>
                <w:rFonts w:ascii="Times New Roman" w:hAnsi="Times New Roman" w:cs="Times New Roman"/>
                <w:sz w:val="22"/>
                <w:szCs w:val="20"/>
                <w:lang w:val="en-GB" w:eastAsia="en-US"/>
              </w:rPr>
            </w:pPr>
            <w:r w:rsidRPr="004066EF">
              <w:rPr>
                <w:rFonts w:ascii="Times New Roman" w:hAnsi="Times New Roman" w:cs="Times New Roman"/>
                <w:sz w:val="22"/>
                <w:szCs w:val="20"/>
                <w:lang w:val="en-GB" w:eastAsia="en-US"/>
              </w:rPr>
              <w:fldChar w:fldCharType="begin"/>
            </w:r>
            <w:r w:rsidRPr="004066EF">
              <w:rPr>
                <w:rFonts w:ascii="Times New Roman" w:hAnsi="Times New Roman" w:cs="Times New Roman"/>
                <w:sz w:val="22"/>
                <w:szCs w:val="20"/>
                <w:lang w:val="en-GB" w:eastAsia="en-US"/>
              </w:rPr>
              <w:instrText xml:space="preserve"> GUID=51d44bcf-4819-44f3-8e26-e44403bd8266 </w:instrText>
            </w:r>
            <w:r w:rsidRPr="004066EF">
              <w:rPr>
                <w:rFonts w:ascii="Times New Roman" w:hAnsi="Times New Roman" w:cs="Times New Roman"/>
                <w:sz w:val="22"/>
                <w:szCs w:val="20"/>
                <w:lang w:val="en-GB" w:eastAsia="en-US"/>
              </w:rPr>
              <w:fldChar w:fldCharType="end"/>
            </w:r>
            <w:r w:rsidRPr="004066EF">
              <w:rPr>
                <w:rFonts w:ascii="Times New Roman" w:hAnsi="Times New Roman" w:cs="Times New Roman"/>
                <w:sz w:val="22"/>
                <w:szCs w:val="20"/>
                <w:lang w:val="en-GB" w:eastAsia="en-US"/>
              </w:rPr>
              <w:t>(</w:t>
            </w:r>
            <w:r w:rsidRPr="004066EF">
              <w:rPr>
                <w:rFonts w:ascii="Times New Roman" w:hAnsi="Times New Roman" w:cs="Times New Roman"/>
                <w:i/>
                <w:sz w:val="22"/>
                <w:szCs w:val="20"/>
                <w:lang w:val="en-GB" w:eastAsia="en-US"/>
              </w:rPr>
              <w:t>b</w:t>
            </w:r>
            <w:r w:rsidRPr="004066EF">
              <w:rPr>
                <w:rFonts w:ascii="Times New Roman" w:hAnsi="Times New Roman" w:cs="Times New Roman"/>
                <w:sz w:val="22"/>
                <w:szCs w:val="20"/>
                <w:lang w:val="en-GB" w:eastAsia="en-US"/>
              </w:rPr>
              <w:t>)</w:t>
            </w:r>
            <w:r w:rsidRPr="004066EF">
              <w:rPr>
                <w:rFonts w:ascii="Times New Roman" w:hAnsi="Times New Roman" w:cs="Times New Roman"/>
                <w:sz w:val="22"/>
                <w:szCs w:val="20"/>
                <w:lang w:val="en-GB" w:eastAsia="en-US"/>
              </w:rPr>
              <w:tab/>
              <w:t>The duration of the trial is estimated to be [</w:t>
            </w:r>
            <w:r w:rsidRPr="004066EF">
              <w:rPr>
                <w:rFonts w:ascii="Times New Roman" w:hAnsi="Times New Roman" w:cs="Times New Roman"/>
                <w:i/>
                <w:sz w:val="22"/>
                <w:szCs w:val="20"/>
                <w:lang w:val="en-GB" w:eastAsia="en-US"/>
              </w:rPr>
              <w:t>to state number of days</w:t>
            </w:r>
            <w:r w:rsidRPr="004066EF">
              <w:rPr>
                <w:rFonts w:ascii="Times New Roman" w:hAnsi="Times New Roman" w:cs="Times New Roman"/>
                <w:sz w:val="22"/>
                <w:szCs w:val="20"/>
                <w:lang w:val="en-GB" w:eastAsia="en-US"/>
              </w:rPr>
              <w:t>], and the matter will be contested/uncontested*.</w:t>
            </w:r>
          </w:p>
        </w:tc>
      </w:tr>
      <w:tr w:rsidR="004066EF" w:rsidRPr="004066EF" w14:paraId="26222696" w14:textId="77777777" w:rsidTr="004066EF">
        <w:trPr>
          <w:divId w:val="2116439976"/>
          <w:cantSplit/>
          <w:jc w:val="center"/>
        </w:trPr>
        <w:tc>
          <w:tcPr>
            <w:tcW w:w="7160" w:type="dxa"/>
          </w:tcPr>
          <w:p w14:paraId="55CFFFA1" w14:textId="77777777" w:rsidR="004066EF" w:rsidRPr="004066EF" w:rsidRDefault="004066EF" w:rsidP="004066EF">
            <w:pPr>
              <w:spacing w:before="60" w:after="60" w:line="240" w:lineRule="auto"/>
              <w:ind w:left="475" w:hanging="475"/>
              <w:jc w:val="both"/>
              <w:rPr>
                <w:rFonts w:ascii="Times New Roman" w:hAnsi="Times New Roman" w:cs="Times New Roman"/>
                <w:sz w:val="22"/>
                <w:szCs w:val="20"/>
                <w:lang w:val="en-GB" w:eastAsia="en-US"/>
              </w:rPr>
            </w:pPr>
          </w:p>
          <w:p w14:paraId="278EA379" w14:textId="77777777" w:rsidR="004066EF" w:rsidRPr="004066EF" w:rsidRDefault="004066EF" w:rsidP="004066EF">
            <w:pPr>
              <w:spacing w:before="60" w:after="60" w:line="240" w:lineRule="auto"/>
              <w:ind w:left="475" w:hanging="475"/>
              <w:jc w:val="both"/>
              <w:rPr>
                <w:rFonts w:ascii="Times New Roman" w:hAnsi="Times New Roman" w:cs="Times New Roman"/>
                <w:sz w:val="22"/>
                <w:szCs w:val="20"/>
                <w:lang w:val="en-GB" w:eastAsia="en-US"/>
              </w:rPr>
            </w:pPr>
            <w:r w:rsidRPr="004066EF">
              <w:rPr>
                <w:rFonts w:ascii="Times New Roman" w:hAnsi="Times New Roman" w:cs="Times New Roman"/>
                <w:sz w:val="22"/>
                <w:szCs w:val="20"/>
                <w:lang w:val="en-GB" w:eastAsia="en-US"/>
              </w:rPr>
              <w:fldChar w:fldCharType="begin"/>
            </w:r>
            <w:r w:rsidRPr="004066EF">
              <w:rPr>
                <w:rFonts w:ascii="Times New Roman" w:hAnsi="Times New Roman" w:cs="Times New Roman"/>
                <w:sz w:val="22"/>
                <w:szCs w:val="20"/>
                <w:lang w:val="en-GB" w:eastAsia="en-US"/>
              </w:rPr>
              <w:instrText xml:space="preserve"> GUID=a54495c0-7e45-4410-a54d-94c5ae1b3926 </w:instrText>
            </w:r>
            <w:r w:rsidRPr="004066EF">
              <w:rPr>
                <w:rFonts w:ascii="Times New Roman" w:hAnsi="Times New Roman" w:cs="Times New Roman"/>
                <w:sz w:val="22"/>
                <w:szCs w:val="20"/>
                <w:lang w:val="en-GB" w:eastAsia="en-US"/>
              </w:rPr>
              <w:fldChar w:fldCharType="end"/>
            </w:r>
            <w:r w:rsidRPr="004066EF">
              <w:rPr>
                <w:rFonts w:ascii="Times New Roman" w:hAnsi="Times New Roman" w:cs="Times New Roman"/>
                <w:sz w:val="22"/>
                <w:szCs w:val="20"/>
                <w:lang w:val="en-GB" w:eastAsia="en-US"/>
              </w:rPr>
              <w:t>2.</w:t>
            </w:r>
            <w:r w:rsidRPr="004066EF">
              <w:rPr>
                <w:rFonts w:ascii="Times New Roman" w:hAnsi="Times New Roman" w:cs="Times New Roman"/>
                <w:sz w:val="22"/>
                <w:szCs w:val="20"/>
                <w:lang w:val="en-GB" w:eastAsia="en-US"/>
              </w:rPr>
              <w:tab/>
              <w:t>Mediation/Counselling Statement**</w:t>
            </w:r>
          </w:p>
        </w:tc>
      </w:tr>
      <w:tr w:rsidR="004066EF" w:rsidRPr="004066EF" w14:paraId="318D9EDE" w14:textId="77777777" w:rsidTr="004066EF">
        <w:trPr>
          <w:divId w:val="2116439976"/>
          <w:cantSplit/>
          <w:jc w:val="center"/>
        </w:trPr>
        <w:tc>
          <w:tcPr>
            <w:tcW w:w="7160" w:type="dxa"/>
          </w:tcPr>
          <w:p w14:paraId="072F02DD" w14:textId="77777777" w:rsidR="004066EF" w:rsidRPr="004066EF" w:rsidRDefault="004066EF" w:rsidP="004066EF">
            <w:pPr>
              <w:spacing w:before="60" w:after="60" w:line="240" w:lineRule="auto"/>
              <w:ind w:left="940" w:hanging="533"/>
              <w:jc w:val="both"/>
              <w:rPr>
                <w:rFonts w:ascii="Times New Roman" w:hAnsi="Times New Roman" w:cs="Times New Roman"/>
                <w:sz w:val="22"/>
                <w:szCs w:val="20"/>
                <w:lang w:val="en-GB" w:eastAsia="en-US"/>
              </w:rPr>
            </w:pPr>
            <w:r w:rsidRPr="004066EF">
              <w:rPr>
                <w:rFonts w:ascii="Times New Roman" w:hAnsi="Times New Roman" w:cs="Times New Roman"/>
                <w:sz w:val="22"/>
                <w:szCs w:val="20"/>
                <w:lang w:val="en-GB" w:eastAsia="en-US"/>
              </w:rPr>
              <w:fldChar w:fldCharType="begin"/>
            </w:r>
            <w:r w:rsidRPr="004066EF">
              <w:rPr>
                <w:rFonts w:ascii="Times New Roman" w:hAnsi="Times New Roman" w:cs="Times New Roman"/>
                <w:sz w:val="22"/>
                <w:szCs w:val="20"/>
                <w:lang w:val="en-GB" w:eastAsia="en-US"/>
              </w:rPr>
              <w:instrText xml:space="preserve"> GUID=06ff1842-8180-4401-b8d8-b89e3ff2ca24 </w:instrText>
            </w:r>
            <w:r w:rsidRPr="004066EF">
              <w:rPr>
                <w:rFonts w:ascii="Times New Roman" w:hAnsi="Times New Roman" w:cs="Times New Roman"/>
                <w:sz w:val="22"/>
                <w:szCs w:val="20"/>
                <w:lang w:val="en-GB" w:eastAsia="en-US"/>
              </w:rPr>
              <w:fldChar w:fldCharType="end"/>
            </w:r>
            <w:r w:rsidRPr="004066EF">
              <w:rPr>
                <w:rFonts w:ascii="Times New Roman" w:hAnsi="Times New Roman" w:cs="Times New Roman"/>
                <w:sz w:val="22"/>
                <w:szCs w:val="20"/>
                <w:lang w:val="en-GB" w:eastAsia="en-US"/>
              </w:rPr>
              <w:t>(</w:t>
            </w:r>
            <w:r w:rsidRPr="004066EF">
              <w:rPr>
                <w:rFonts w:ascii="Times New Roman" w:hAnsi="Times New Roman" w:cs="Times New Roman"/>
                <w:i/>
                <w:sz w:val="22"/>
                <w:szCs w:val="20"/>
                <w:lang w:val="en-GB" w:eastAsia="en-US"/>
              </w:rPr>
              <w:t>a</w:t>
            </w:r>
            <w:r w:rsidRPr="004066EF">
              <w:rPr>
                <w:rFonts w:ascii="Times New Roman" w:hAnsi="Times New Roman" w:cs="Times New Roman"/>
                <w:sz w:val="22"/>
                <w:szCs w:val="20"/>
                <w:lang w:val="en-GB" w:eastAsia="en-US"/>
              </w:rPr>
              <w:t>)</w:t>
            </w:r>
            <w:r w:rsidRPr="004066EF">
              <w:rPr>
                <w:rFonts w:ascii="Times New Roman" w:hAnsi="Times New Roman" w:cs="Times New Roman"/>
                <w:sz w:val="22"/>
                <w:szCs w:val="20"/>
                <w:lang w:val="en-GB" w:eastAsia="en-US"/>
              </w:rPr>
              <w:tab/>
              <w:t>I have informed my client about*/I, the Plaintiff/Defendant*, am aware of* the options of mediation and counselling services at the court.</w:t>
            </w:r>
          </w:p>
        </w:tc>
      </w:tr>
      <w:tr w:rsidR="004066EF" w:rsidRPr="004066EF" w14:paraId="2BC6BA1A" w14:textId="77777777" w:rsidTr="004066EF">
        <w:trPr>
          <w:divId w:val="2116439976"/>
          <w:cantSplit/>
          <w:jc w:val="center"/>
        </w:trPr>
        <w:tc>
          <w:tcPr>
            <w:tcW w:w="7160" w:type="dxa"/>
          </w:tcPr>
          <w:p w14:paraId="21148889" w14:textId="77777777" w:rsidR="004066EF" w:rsidRPr="004066EF" w:rsidRDefault="004066EF" w:rsidP="004066EF">
            <w:pPr>
              <w:spacing w:before="60" w:after="60" w:line="240" w:lineRule="auto"/>
              <w:ind w:left="940" w:hanging="533"/>
              <w:jc w:val="both"/>
              <w:rPr>
                <w:rFonts w:ascii="Times New Roman" w:hAnsi="Times New Roman" w:cs="Times New Roman"/>
                <w:sz w:val="22"/>
                <w:szCs w:val="20"/>
                <w:lang w:val="en-GB" w:eastAsia="en-US"/>
              </w:rPr>
            </w:pPr>
            <w:r w:rsidRPr="004066EF">
              <w:rPr>
                <w:rFonts w:ascii="Times New Roman" w:hAnsi="Times New Roman" w:cs="Times New Roman"/>
                <w:sz w:val="22"/>
                <w:szCs w:val="20"/>
                <w:lang w:val="en-GB" w:eastAsia="en-US"/>
              </w:rPr>
              <w:fldChar w:fldCharType="begin"/>
            </w:r>
            <w:r w:rsidRPr="004066EF">
              <w:rPr>
                <w:rFonts w:ascii="Times New Roman" w:hAnsi="Times New Roman" w:cs="Times New Roman"/>
                <w:sz w:val="22"/>
                <w:szCs w:val="20"/>
                <w:lang w:val="en-GB" w:eastAsia="en-US"/>
              </w:rPr>
              <w:instrText xml:space="preserve"> GUID=1db2fbc6-53f2-494a-a39b-776f736c5643 </w:instrText>
            </w:r>
            <w:r w:rsidRPr="004066EF">
              <w:rPr>
                <w:rFonts w:ascii="Times New Roman" w:hAnsi="Times New Roman" w:cs="Times New Roman"/>
                <w:sz w:val="22"/>
                <w:szCs w:val="20"/>
                <w:lang w:val="en-GB" w:eastAsia="en-US"/>
              </w:rPr>
              <w:fldChar w:fldCharType="end"/>
            </w:r>
            <w:r w:rsidRPr="004066EF">
              <w:rPr>
                <w:rFonts w:ascii="Times New Roman" w:hAnsi="Times New Roman" w:cs="Times New Roman"/>
                <w:sz w:val="22"/>
                <w:szCs w:val="20"/>
                <w:lang w:val="en-GB" w:eastAsia="en-US"/>
              </w:rPr>
              <w:t>(</w:t>
            </w:r>
            <w:r w:rsidRPr="004066EF">
              <w:rPr>
                <w:rFonts w:ascii="Times New Roman" w:hAnsi="Times New Roman" w:cs="Times New Roman"/>
                <w:i/>
                <w:sz w:val="22"/>
                <w:szCs w:val="20"/>
                <w:lang w:val="en-GB" w:eastAsia="en-US"/>
              </w:rPr>
              <w:t>b</w:t>
            </w:r>
            <w:r w:rsidRPr="004066EF">
              <w:rPr>
                <w:rFonts w:ascii="Times New Roman" w:hAnsi="Times New Roman" w:cs="Times New Roman"/>
                <w:sz w:val="22"/>
                <w:szCs w:val="20"/>
                <w:lang w:val="en-GB" w:eastAsia="en-US"/>
              </w:rPr>
              <w:t>)</w:t>
            </w:r>
            <w:r w:rsidRPr="004066EF">
              <w:rPr>
                <w:rFonts w:ascii="Times New Roman" w:hAnsi="Times New Roman" w:cs="Times New Roman"/>
                <w:sz w:val="22"/>
                <w:szCs w:val="20"/>
                <w:lang w:val="en-GB" w:eastAsia="en-US"/>
              </w:rPr>
              <w:tab/>
              <w:t>Parties do not have any child*/have children* who are ____ years old.</w:t>
            </w:r>
          </w:p>
        </w:tc>
      </w:tr>
      <w:tr w:rsidR="004066EF" w:rsidRPr="004066EF" w14:paraId="443564FE" w14:textId="77777777" w:rsidTr="004066EF">
        <w:trPr>
          <w:divId w:val="2116439976"/>
          <w:cantSplit/>
          <w:jc w:val="center"/>
        </w:trPr>
        <w:tc>
          <w:tcPr>
            <w:tcW w:w="7160" w:type="dxa"/>
          </w:tcPr>
          <w:p w14:paraId="01DE321E" w14:textId="77777777" w:rsidR="004066EF" w:rsidRPr="004066EF" w:rsidRDefault="004066EF" w:rsidP="004066EF">
            <w:pPr>
              <w:spacing w:before="60" w:after="60" w:line="240" w:lineRule="auto"/>
              <w:ind w:left="940" w:hanging="533"/>
              <w:jc w:val="both"/>
              <w:rPr>
                <w:rFonts w:ascii="Times New Roman" w:hAnsi="Times New Roman" w:cs="Times New Roman"/>
                <w:sz w:val="22"/>
                <w:szCs w:val="20"/>
                <w:lang w:val="en-GB" w:eastAsia="en-US"/>
              </w:rPr>
            </w:pPr>
            <w:r w:rsidRPr="004066EF">
              <w:rPr>
                <w:rFonts w:ascii="Times New Roman" w:hAnsi="Times New Roman" w:cs="Times New Roman"/>
                <w:sz w:val="22"/>
                <w:szCs w:val="20"/>
                <w:lang w:val="en-GB" w:eastAsia="en-US"/>
              </w:rPr>
              <w:fldChar w:fldCharType="begin"/>
            </w:r>
            <w:r w:rsidRPr="004066EF">
              <w:rPr>
                <w:rFonts w:ascii="Times New Roman" w:hAnsi="Times New Roman" w:cs="Times New Roman"/>
                <w:sz w:val="22"/>
                <w:szCs w:val="20"/>
                <w:lang w:val="en-GB" w:eastAsia="en-US"/>
              </w:rPr>
              <w:instrText xml:space="preserve"> GUID=0e4d454f-5144-48c8-ac3a-ea1a1cb4edcf </w:instrText>
            </w:r>
            <w:r w:rsidRPr="004066EF">
              <w:rPr>
                <w:rFonts w:ascii="Times New Roman" w:hAnsi="Times New Roman" w:cs="Times New Roman"/>
                <w:sz w:val="22"/>
                <w:szCs w:val="20"/>
                <w:lang w:val="en-GB" w:eastAsia="en-US"/>
              </w:rPr>
              <w:fldChar w:fldCharType="end"/>
            </w:r>
            <w:r w:rsidRPr="004066EF">
              <w:rPr>
                <w:rFonts w:ascii="Times New Roman" w:hAnsi="Times New Roman" w:cs="Times New Roman"/>
                <w:sz w:val="22"/>
                <w:szCs w:val="20"/>
                <w:lang w:val="en-GB" w:eastAsia="en-US"/>
              </w:rPr>
              <w:t>(</w:t>
            </w:r>
            <w:r w:rsidRPr="004066EF">
              <w:rPr>
                <w:rFonts w:ascii="Times New Roman" w:hAnsi="Times New Roman" w:cs="Times New Roman"/>
                <w:i/>
                <w:sz w:val="22"/>
                <w:szCs w:val="20"/>
                <w:lang w:val="en-GB" w:eastAsia="en-US"/>
              </w:rPr>
              <w:t>c</w:t>
            </w:r>
            <w:r w:rsidRPr="004066EF">
              <w:rPr>
                <w:rFonts w:ascii="Times New Roman" w:hAnsi="Times New Roman" w:cs="Times New Roman"/>
                <w:sz w:val="22"/>
                <w:szCs w:val="20"/>
                <w:lang w:val="en-GB" w:eastAsia="en-US"/>
              </w:rPr>
              <w:t>)</w:t>
            </w:r>
            <w:r w:rsidRPr="004066EF">
              <w:rPr>
                <w:rFonts w:ascii="Times New Roman" w:hAnsi="Times New Roman" w:cs="Times New Roman"/>
                <w:sz w:val="22"/>
                <w:szCs w:val="20"/>
                <w:lang w:val="en-GB" w:eastAsia="en-US"/>
              </w:rPr>
              <w:tab/>
              <w:t>The Plaintiff and/or Defendant have:</w:t>
            </w:r>
          </w:p>
        </w:tc>
      </w:tr>
      <w:tr w:rsidR="004066EF" w:rsidRPr="004066EF" w14:paraId="1E2E9CAE" w14:textId="77777777" w:rsidTr="004066EF">
        <w:trPr>
          <w:divId w:val="2116439976"/>
          <w:cantSplit/>
          <w:jc w:val="center"/>
        </w:trPr>
        <w:tc>
          <w:tcPr>
            <w:tcW w:w="7160" w:type="dxa"/>
          </w:tcPr>
          <w:p w14:paraId="4F7031AD" w14:textId="77777777" w:rsidR="004066EF" w:rsidRPr="004066EF" w:rsidRDefault="004066EF" w:rsidP="004066EF">
            <w:pPr>
              <w:spacing w:before="60" w:after="60" w:line="240" w:lineRule="auto"/>
              <w:ind w:left="1474" w:hanging="533"/>
              <w:jc w:val="both"/>
              <w:rPr>
                <w:rFonts w:ascii="Times New Roman" w:hAnsi="Times New Roman" w:cs="Times New Roman"/>
                <w:sz w:val="22"/>
                <w:szCs w:val="20"/>
                <w:lang w:val="en-GB" w:eastAsia="en-US"/>
              </w:rPr>
            </w:pPr>
            <w:r w:rsidRPr="004066EF">
              <w:rPr>
                <w:rFonts w:ascii="Times New Roman" w:hAnsi="Times New Roman" w:cs="Times New Roman"/>
                <w:sz w:val="22"/>
                <w:szCs w:val="20"/>
                <w:lang w:val="en-GB" w:eastAsia="en-US"/>
              </w:rPr>
              <w:fldChar w:fldCharType="begin"/>
            </w:r>
            <w:r w:rsidRPr="004066EF">
              <w:rPr>
                <w:rFonts w:ascii="Times New Roman" w:hAnsi="Times New Roman" w:cs="Times New Roman"/>
                <w:sz w:val="22"/>
                <w:szCs w:val="20"/>
                <w:lang w:val="en-GB" w:eastAsia="en-US"/>
              </w:rPr>
              <w:instrText xml:space="preserve"> GUID=f6f84001-7408-4949-bbf3-2542fb278fa3 </w:instrText>
            </w:r>
            <w:r w:rsidRPr="004066EF">
              <w:rPr>
                <w:rFonts w:ascii="Times New Roman" w:hAnsi="Times New Roman" w:cs="Times New Roman"/>
                <w:sz w:val="22"/>
                <w:szCs w:val="20"/>
                <w:lang w:val="en-GB" w:eastAsia="en-US"/>
              </w:rPr>
              <w:fldChar w:fldCharType="end"/>
            </w:r>
            <w:r w:rsidRPr="004066EF">
              <w:rPr>
                <w:rFonts w:ascii="Times New Roman" w:hAnsi="Times New Roman" w:cs="Times New Roman"/>
                <w:sz w:val="22"/>
                <w:szCs w:val="20"/>
                <w:lang w:val="en-GB" w:eastAsia="en-US"/>
              </w:rPr>
              <w:t>(</w:t>
            </w:r>
            <w:proofErr w:type="spellStart"/>
            <w:r w:rsidRPr="004066EF">
              <w:rPr>
                <w:rFonts w:ascii="Times New Roman" w:hAnsi="Times New Roman" w:cs="Times New Roman"/>
                <w:sz w:val="22"/>
                <w:szCs w:val="20"/>
                <w:lang w:val="en-GB" w:eastAsia="en-US"/>
              </w:rPr>
              <w:t>i</w:t>
            </w:r>
            <w:proofErr w:type="spellEnd"/>
            <w:r w:rsidRPr="004066EF">
              <w:rPr>
                <w:rFonts w:ascii="Times New Roman" w:hAnsi="Times New Roman" w:cs="Times New Roman"/>
                <w:sz w:val="22"/>
                <w:szCs w:val="20"/>
                <w:lang w:val="en-GB" w:eastAsia="en-US"/>
              </w:rPr>
              <w:t>)</w:t>
            </w:r>
            <w:r w:rsidRPr="004066EF">
              <w:rPr>
                <w:rFonts w:ascii="Times New Roman" w:hAnsi="Times New Roman" w:cs="Times New Roman"/>
                <w:sz w:val="22"/>
                <w:szCs w:val="20"/>
                <w:lang w:val="en-GB" w:eastAsia="en-US"/>
              </w:rPr>
              <w:tab/>
              <w:t>*been notified to attend/are attending counselling/mediation at Child Focused Resolution Centre (the CFRC);</w:t>
            </w:r>
          </w:p>
        </w:tc>
      </w:tr>
      <w:tr w:rsidR="004066EF" w:rsidRPr="004066EF" w14:paraId="3CC114F1" w14:textId="77777777" w:rsidTr="004066EF">
        <w:trPr>
          <w:divId w:val="2116439976"/>
          <w:cantSplit/>
          <w:jc w:val="center"/>
        </w:trPr>
        <w:tc>
          <w:tcPr>
            <w:tcW w:w="7160" w:type="dxa"/>
          </w:tcPr>
          <w:p w14:paraId="7D3D8916" w14:textId="77777777" w:rsidR="004066EF" w:rsidRPr="004066EF" w:rsidRDefault="004066EF" w:rsidP="004066EF">
            <w:pPr>
              <w:spacing w:before="60" w:after="60" w:line="240" w:lineRule="auto"/>
              <w:ind w:left="1474" w:hanging="533"/>
              <w:jc w:val="both"/>
              <w:rPr>
                <w:rFonts w:ascii="Times New Roman" w:hAnsi="Times New Roman" w:cs="Times New Roman"/>
                <w:sz w:val="22"/>
                <w:szCs w:val="20"/>
                <w:lang w:val="en-GB" w:eastAsia="en-US"/>
              </w:rPr>
            </w:pPr>
            <w:r w:rsidRPr="004066EF">
              <w:rPr>
                <w:rFonts w:ascii="Times New Roman" w:hAnsi="Times New Roman" w:cs="Times New Roman"/>
                <w:sz w:val="22"/>
                <w:szCs w:val="20"/>
                <w:lang w:val="en-GB" w:eastAsia="en-US"/>
              </w:rPr>
              <w:fldChar w:fldCharType="begin"/>
            </w:r>
            <w:r w:rsidRPr="004066EF">
              <w:rPr>
                <w:rFonts w:ascii="Times New Roman" w:hAnsi="Times New Roman" w:cs="Times New Roman"/>
                <w:sz w:val="22"/>
                <w:szCs w:val="20"/>
                <w:lang w:val="en-GB" w:eastAsia="en-US"/>
              </w:rPr>
              <w:instrText xml:space="preserve"> GUID=5cf94307-e7f8-4d7d-9163-cd35325bf9f9 </w:instrText>
            </w:r>
            <w:r w:rsidRPr="004066EF">
              <w:rPr>
                <w:rFonts w:ascii="Times New Roman" w:hAnsi="Times New Roman" w:cs="Times New Roman"/>
                <w:sz w:val="22"/>
                <w:szCs w:val="20"/>
                <w:lang w:val="en-GB" w:eastAsia="en-US"/>
              </w:rPr>
              <w:fldChar w:fldCharType="end"/>
            </w:r>
            <w:r w:rsidRPr="004066EF">
              <w:rPr>
                <w:rFonts w:ascii="Times New Roman" w:hAnsi="Times New Roman" w:cs="Times New Roman"/>
                <w:sz w:val="22"/>
                <w:szCs w:val="20"/>
                <w:lang w:val="en-GB" w:eastAsia="en-US"/>
              </w:rPr>
              <w:t>(ii)</w:t>
            </w:r>
            <w:r w:rsidRPr="004066EF">
              <w:rPr>
                <w:rFonts w:ascii="Times New Roman" w:hAnsi="Times New Roman" w:cs="Times New Roman"/>
                <w:sz w:val="22"/>
                <w:szCs w:val="20"/>
                <w:lang w:val="en-GB" w:eastAsia="en-US"/>
              </w:rPr>
              <w:tab/>
              <w:t>*not been notified to attend counselling/mediation at the CFRC and are persons prescribed under section 50(3A) of the Women’s Charter as persons who are required to attend mediation/counselling;</w:t>
            </w:r>
          </w:p>
        </w:tc>
      </w:tr>
      <w:tr w:rsidR="004066EF" w:rsidRPr="004066EF" w14:paraId="6B2E8588" w14:textId="77777777" w:rsidTr="004066EF">
        <w:trPr>
          <w:divId w:val="2116439976"/>
          <w:cantSplit/>
          <w:jc w:val="center"/>
        </w:trPr>
        <w:tc>
          <w:tcPr>
            <w:tcW w:w="7160" w:type="dxa"/>
          </w:tcPr>
          <w:p w14:paraId="564D3672" w14:textId="77777777" w:rsidR="004066EF" w:rsidRPr="004066EF" w:rsidRDefault="004066EF" w:rsidP="004066EF">
            <w:pPr>
              <w:spacing w:before="60" w:after="60" w:line="240" w:lineRule="auto"/>
              <w:ind w:left="1474" w:hanging="533"/>
              <w:jc w:val="both"/>
              <w:rPr>
                <w:rFonts w:ascii="Times New Roman" w:hAnsi="Times New Roman" w:cs="Times New Roman"/>
                <w:sz w:val="22"/>
                <w:szCs w:val="20"/>
                <w:lang w:val="en-GB" w:eastAsia="en-US"/>
              </w:rPr>
            </w:pPr>
            <w:r w:rsidRPr="004066EF">
              <w:rPr>
                <w:rFonts w:ascii="Times New Roman" w:hAnsi="Times New Roman" w:cs="Times New Roman"/>
                <w:sz w:val="22"/>
                <w:szCs w:val="20"/>
                <w:lang w:val="en-GB" w:eastAsia="en-US"/>
              </w:rPr>
              <w:fldChar w:fldCharType="begin"/>
            </w:r>
            <w:r w:rsidRPr="004066EF">
              <w:rPr>
                <w:rFonts w:ascii="Times New Roman" w:hAnsi="Times New Roman" w:cs="Times New Roman"/>
                <w:sz w:val="22"/>
                <w:szCs w:val="20"/>
                <w:lang w:val="en-GB" w:eastAsia="en-US"/>
              </w:rPr>
              <w:instrText xml:space="preserve"> GUID=b8f45256-2296-40be-aea3-6746949493fc </w:instrText>
            </w:r>
            <w:r w:rsidRPr="004066EF">
              <w:rPr>
                <w:rFonts w:ascii="Times New Roman" w:hAnsi="Times New Roman" w:cs="Times New Roman"/>
                <w:sz w:val="22"/>
                <w:szCs w:val="20"/>
                <w:lang w:val="en-GB" w:eastAsia="en-US"/>
              </w:rPr>
              <w:fldChar w:fldCharType="end"/>
            </w:r>
            <w:r w:rsidRPr="004066EF">
              <w:rPr>
                <w:rFonts w:ascii="Times New Roman" w:hAnsi="Times New Roman" w:cs="Times New Roman"/>
                <w:sz w:val="22"/>
                <w:szCs w:val="20"/>
                <w:lang w:val="en-GB" w:eastAsia="en-US"/>
              </w:rPr>
              <w:t>(iii)</w:t>
            </w:r>
            <w:r w:rsidRPr="004066EF">
              <w:rPr>
                <w:rFonts w:ascii="Times New Roman" w:hAnsi="Times New Roman" w:cs="Times New Roman"/>
                <w:sz w:val="22"/>
                <w:szCs w:val="20"/>
                <w:lang w:val="en-GB" w:eastAsia="en-US"/>
              </w:rPr>
              <w:tab/>
              <w:t>*completed counselling/mediation at the CFRC or are not required to attend counselling/mediation at the CFRC*.</w:t>
            </w:r>
          </w:p>
        </w:tc>
      </w:tr>
      <w:tr w:rsidR="004066EF" w:rsidRPr="004066EF" w14:paraId="715260ED" w14:textId="77777777" w:rsidTr="004066EF">
        <w:trPr>
          <w:divId w:val="2116439976"/>
          <w:cantSplit/>
          <w:jc w:val="center"/>
        </w:trPr>
        <w:tc>
          <w:tcPr>
            <w:tcW w:w="7160" w:type="dxa"/>
          </w:tcPr>
          <w:p w14:paraId="72C5B59A" w14:textId="77777777" w:rsidR="004066EF" w:rsidRPr="004066EF" w:rsidRDefault="004066EF" w:rsidP="004066EF">
            <w:pPr>
              <w:spacing w:before="60" w:after="60" w:line="240" w:lineRule="auto"/>
              <w:ind w:left="476" w:hanging="476"/>
              <w:jc w:val="both"/>
              <w:rPr>
                <w:rFonts w:ascii="Times New Roman" w:hAnsi="Times New Roman" w:cs="Times New Roman"/>
                <w:sz w:val="22"/>
                <w:szCs w:val="20"/>
                <w:lang w:val="en-GB" w:eastAsia="en-US"/>
              </w:rPr>
            </w:pPr>
          </w:p>
          <w:p w14:paraId="25D4D73F" w14:textId="77777777" w:rsidR="004066EF" w:rsidRPr="004066EF" w:rsidRDefault="004066EF" w:rsidP="004066EF">
            <w:pPr>
              <w:spacing w:before="60" w:after="60" w:line="240" w:lineRule="auto"/>
              <w:ind w:left="476" w:hanging="476"/>
              <w:jc w:val="both"/>
              <w:rPr>
                <w:rFonts w:ascii="Times New Roman" w:hAnsi="Times New Roman" w:cs="Times New Roman"/>
                <w:sz w:val="22"/>
                <w:szCs w:val="20"/>
                <w:lang w:val="en-GB" w:eastAsia="en-US"/>
              </w:rPr>
            </w:pPr>
            <w:r w:rsidRPr="004066EF">
              <w:rPr>
                <w:rFonts w:ascii="Times New Roman" w:hAnsi="Times New Roman" w:cs="Times New Roman"/>
                <w:sz w:val="22"/>
                <w:szCs w:val="20"/>
                <w:lang w:val="en-GB" w:eastAsia="en-US"/>
              </w:rPr>
              <w:fldChar w:fldCharType="begin"/>
            </w:r>
            <w:r w:rsidRPr="004066EF">
              <w:rPr>
                <w:rFonts w:ascii="Times New Roman" w:hAnsi="Times New Roman" w:cs="Times New Roman"/>
                <w:sz w:val="22"/>
                <w:szCs w:val="20"/>
                <w:lang w:val="en-GB" w:eastAsia="en-US"/>
              </w:rPr>
              <w:instrText xml:space="preserve"> GUID=10d6a264-b5d8-444c-8db2-b70e4dba5536 </w:instrText>
            </w:r>
            <w:r w:rsidRPr="004066EF">
              <w:rPr>
                <w:rFonts w:ascii="Times New Roman" w:hAnsi="Times New Roman" w:cs="Times New Roman"/>
                <w:sz w:val="22"/>
                <w:szCs w:val="20"/>
                <w:lang w:val="en-GB" w:eastAsia="en-US"/>
              </w:rPr>
              <w:fldChar w:fldCharType="end"/>
            </w:r>
            <w:r w:rsidRPr="004066EF">
              <w:rPr>
                <w:rFonts w:ascii="Times New Roman" w:hAnsi="Times New Roman" w:cs="Times New Roman"/>
                <w:sz w:val="22"/>
                <w:szCs w:val="20"/>
                <w:lang w:val="en-GB" w:eastAsia="en-US"/>
              </w:rPr>
              <w:t>3.</w:t>
            </w:r>
            <w:r w:rsidRPr="004066EF">
              <w:rPr>
                <w:rFonts w:ascii="Times New Roman" w:hAnsi="Times New Roman" w:cs="Times New Roman"/>
                <w:sz w:val="22"/>
                <w:szCs w:val="20"/>
                <w:lang w:val="en-GB" w:eastAsia="en-US"/>
              </w:rPr>
              <w:tab/>
            </w:r>
            <w:proofErr w:type="gramStart"/>
            <w:r w:rsidRPr="004066EF">
              <w:rPr>
                <w:rFonts w:ascii="Times New Roman" w:hAnsi="Times New Roman" w:cs="Times New Roman"/>
                <w:sz w:val="22"/>
                <w:szCs w:val="20"/>
                <w:lang w:val="en-GB" w:eastAsia="en-US"/>
              </w:rPr>
              <w:t>Particulars of</w:t>
            </w:r>
            <w:proofErr w:type="gramEnd"/>
            <w:r w:rsidRPr="004066EF">
              <w:rPr>
                <w:rFonts w:ascii="Times New Roman" w:hAnsi="Times New Roman" w:cs="Times New Roman"/>
                <w:sz w:val="22"/>
                <w:szCs w:val="20"/>
                <w:lang w:val="en-GB" w:eastAsia="en-US"/>
              </w:rPr>
              <w:t xml:space="preserve"> Bankruptcy (if applicable)</w:t>
            </w:r>
          </w:p>
        </w:tc>
      </w:tr>
      <w:tr w:rsidR="004066EF" w:rsidRPr="004066EF" w14:paraId="1ACC4510" w14:textId="77777777" w:rsidTr="004066EF">
        <w:trPr>
          <w:divId w:val="2116439976"/>
          <w:cantSplit/>
          <w:jc w:val="center"/>
        </w:trPr>
        <w:tc>
          <w:tcPr>
            <w:tcW w:w="7160" w:type="dxa"/>
          </w:tcPr>
          <w:p w14:paraId="005D6A86" w14:textId="77777777" w:rsidR="004066EF" w:rsidRPr="004066EF" w:rsidRDefault="004066EF" w:rsidP="004066EF">
            <w:pPr>
              <w:spacing w:before="60" w:after="60" w:line="240" w:lineRule="auto"/>
              <w:ind w:left="475"/>
              <w:jc w:val="both"/>
              <w:rPr>
                <w:rFonts w:ascii="Times New Roman" w:hAnsi="Times New Roman" w:cs="Times New Roman"/>
                <w:sz w:val="22"/>
                <w:szCs w:val="20"/>
                <w:lang w:val="en-GB" w:eastAsia="en-US"/>
              </w:rPr>
            </w:pPr>
            <w:r w:rsidRPr="004066EF">
              <w:rPr>
                <w:rFonts w:ascii="Times New Roman" w:hAnsi="Times New Roman" w:cs="Times New Roman"/>
                <w:sz w:val="22"/>
                <w:szCs w:val="20"/>
                <w:lang w:val="en-GB" w:eastAsia="en-US"/>
              </w:rPr>
              <w:fldChar w:fldCharType="begin"/>
            </w:r>
            <w:r w:rsidRPr="004066EF">
              <w:rPr>
                <w:rFonts w:ascii="Times New Roman" w:hAnsi="Times New Roman" w:cs="Times New Roman"/>
                <w:sz w:val="22"/>
                <w:szCs w:val="20"/>
                <w:lang w:val="en-GB" w:eastAsia="en-US"/>
              </w:rPr>
              <w:instrText xml:space="preserve"> GUID=34e85807-a46e-47fe-b79e-3d8c0df7e47c </w:instrText>
            </w:r>
            <w:r w:rsidRPr="004066EF">
              <w:rPr>
                <w:rFonts w:ascii="Times New Roman" w:hAnsi="Times New Roman" w:cs="Times New Roman"/>
                <w:sz w:val="22"/>
                <w:szCs w:val="20"/>
                <w:lang w:val="en-GB" w:eastAsia="en-US"/>
              </w:rPr>
              <w:fldChar w:fldCharType="end"/>
            </w:r>
            <w:r w:rsidRPr="004066EF">
              <w:rPr>
                <w:rFonts w:ascii="Times New Roman" w:hAnsi="Times New Roman" w:cs="Times New Roman"/>
                <w:sz w:val="22"/>
                <w:szCs w:val="20"/>
                <w:lang w:val="en-GB" w:eastAsia="en-US"/>
              </w:rPr>
              <w:t>[</w:t>
            </w:r>
            <w:r w:rsidRPr="004066EF">
              <w:rPr>
                <w:rFonts w:ascii="Times New Roman" w:hAnsi="Times New Roman" w:cs="Times New Roman"/>
                <w:i/>
                <w:sz w:val="22"/>
                <w:szCs w:val="20"/>
                <w:lang w:val="en-GB" w:eastAsia="en-US"/>
              </w:rPr>
              <w:t>State if either the Plaintiff or the Defendant is a bankrupt and if so, furnish details concerning the bankruptcy proceedings and whether the Official Assignee has been notified of the proceedings.</w:t>
            </w:r>
            <w:r w:rsidRPr="004066EF">
              <w:rPr>
                <w:rFonts w:ascii="Times New Roman" w:hAnsi="Times New Roman" w:cs="Times New Roman"/>
                <w:sz w:val="22"/>
                <w:szCs w:val="20"/>
                <w:lang w:val="en-GB" w:eastAsia="en-US"/>
              </w:rPr>
              <w:t>]</w:t>
            </w:r>
          </w:p>
        </w:tc>
      </w:tr>
      <w:tr w:rsidR="004066EF" w:rsidRPr="004066EF" w14:paraId="041E3C1B" w14:textId="77777777" w:rsidTr="004066EF">
        <w:trPr>
          <w:divId w:val="2116439976"/>
          <w:cantSplit/>
          <w:trHeight w:val="220"/>
          <w:jc w:val="center"/>
        </w:trPr>
        <w:tc>
          <w:tcPr>
            <w:tcW w:w="7160" w:type="dxa"/>
          </w:tcPr>
          <w:p w14:paraId="29823B00" w14:textId="77777777" w:rsidR="004066EF" w:rsidRPr="004066EF" w:rsidRDefault="004066EF" w:rsidP="004066EF">
            <w:pPr>
              <w:spacing w:before="60" w:after="60" w:line="240" w:lineRule="auto"/>
              <w:ind w:left="940" w:hanging="563"/>
              <w:jc w:val="both"/>
              <w:rPr>
                <w:rFonts w:ascii="Times New Roman" w:hAnsi="Times New Roman" w:cs="Times New Roman"/>
                <w:sz w:val="22"/>
                <w:szCs w:val="20"/>
                <w:lang w:val="en-GB" w:eastAsia="en-US"/>
              </w:rPr>
            </w:pPr>
            <w:r w:rsidRPr="004066EF">
              <w:rPr>
                <w:rFonts w:ascii="Times New Roman" w:hAnsi="Times New Roman" w:cs="Times New Roman"/>
                <w:sz w:val="22"/>
                <w:szCs w:val="20"/>
                <w:lang w:val="en-GB" w:eastAsia="en-US"/>
              </w:rPr>
              <w:fldChar w:fldCharType="begin"/>
            </w:r>
            <w:r w:rsidRPr="004066EF">
              <w:rPr>
                <w:rFonts w:ascii="Times New Roman" w:hAnsi="Times New Roman" w:cs="Times New Roman"/>
                <w:sz w:val="22"/>
                <w:szCs w:val="20"/>
                <w:lang w:val="en-GB" w:eastAsia="en-US"/>
              </w:rPr>
              <w:instrText xml:space="preserve"> GUID=1cd13fec-1075-4629-b95e-8248c4635a5f </w:instrText>
            </w:r>
            <w:r w:rsidRPr="004066EF">
              <w:rPr>
                <w:rFonts w:ascii="Times New Roman" w:hAnsi="Times New Roman" w:cs="Times New Roman"/>
                <w:sz w:val="22"/>
                <w:szCs w:val="20"/>
                <w:lang w:val="en-GB" w:eastAsia="en-US"/>
              </w:rPr>
              <w:fldChar w:fldCharType="end"/>
            </w:r>
            <w:r w:rsidRPr="004066EF">
              <w:rPr>
                <w:rFonts w:ascii="Times New Roman" w:hAnsi="Times New Roman" w:cs="Times New Roman"/>
                <w:sz w:val="22"/>
                <w:szCs w:val="20"/>
                <w:lang w:val="en-GB" w:eastAsia="en-US"/>
              </w:rPr>
              <w:t>(</w:t>
            </w:r>
            <w:r w:rsidRPr="004066EF">
              <w:rPr>
                <w:rFonts w:ascii="Times New Roman" w:hAnsi="Times New Roman" w:cs="Times New Roman"/>
                <w:i/>
                <w:sz w:val="22"/>
                <w:szCs w:val="20"/>
                <w:lang w:val="en-GB" w:eastAsia="en-US"/>
              </w:rPr>
              <w:t>a</w:t>
            </w:r>
            <w:r w:rsidRPr="004066EF">
              <w:rPr>
                <w:rFonts w:ascii="Times New Roman" w:hAnsi="Times New Roman" w:cs="Times New Roman"/>
                <w:sz w:val="22"/>
                <w:szCs w:val="20"/>
                <w:lang w:val="en-GB" w:eastAsia="en-US"/>
              </w:rPr>
              <w:t>)</w:t>
            </w:r>
            <w:r w:rsidRPr="004066EF">
              <w:rPr>
                <w:rFonts w:ascii="Times New Roman" w:hAnsi="Times New Roman" w:cs="Times New Roman"/>
                <w:sz w:val="22"/>
                <w:szCs w:val="20"/>
                <w:lang w:val="en-GB" w:eastAsia="en-US"/>
              </w:rPr>
              <w:tab/>
              <w:t>The Plaintiff* and/or Defendant* is a bankrupt.</w:t>
            </w:r>
          </w:p>
        </w:tc>
      </w:tr>
      <w:tr w:rsidR="004066EF" w:rsidRPr="004066EF" w14:paraId="3E092745" w14:textId="77777777" w:rsidTr="004066EF">
        <w:trPr>
          <w:divId w:val="2116439976"/>
          <w:cantSplit/>
          <w:trHeight w:val="220"/>
          <w:jc w:val="center"/>
        </w:trPr>
        <w:tc>
          <w:tcPr>
            <w:tcW w:w="7160" w:type="dxa"/>
          </w:tcPr>
          <w:p w14:paraId="16F487C4" w14:textId="77777777" w:rsidR="004066EF" w:rsidRPr="004066EF" w:rsidRDefault="004066EF" w:rsidP="004066EF">
            <w:pPr>
              <w:spacing w:before="60" w:after="60" w:line="240" w:lineRule="auto"/>
              <w:ind w:left="940" w:hanging="533"/>
              <w:jc w:val="both"/>
              <w:rPr>
                <w:rFonts w:ascii="Times New Roman" w:hAnsi="Times New Roman" w:cs="Times New Roman"/>
                <w:sz w:val="22"/>
                <w:szCs w:val="20"/>
                <w:lang w:val="en-GB" w:eastAsia="en-US"/>
              </w:rPr>
            </w:pPr>
            <w:r w:rsidRPr="004066EF">
              <w:rPr>
                <w:rFonts w:ascii="Times New Roman" w:hAnsi="Times New Roman" w:cs="Times New Roman"/>
                <w:sz w:val="22"/>
                <w:szCs w:val="20"/>
                <w:lang w:val="en-GB" w:eastAsia="en-US"/>
              </w:rPr>
              <w:fldChar w:fldCharType="begin"/>
            </w:r>
            <w:r w:rsidRPr="004066EF">
              <w:rPr>
                <w:rFonts w:ascii="Times New Roman" w:hAnsi="Times New Roman" w:cs="Times New Roman"/>
                <w:sz w:val="22"/>
                <w:szCs w:val="20"/>
                <w:lang w:val="en-GB" w:eastAsia="en-US"/>
              </w:rPr>
              <w:instrText xml:space="preserve"> GUID=2459ccd4-fa16-4f2d-a828-947c4d83e03d </w:instrText>
            </w:r>
            <w:r w:rsidRPr="004066EF">
              <w:rPr>
                <w:rFonts w:ascii="Times New Roman" w:hAnsi="Times New Roman" w:cs="Times New Roman"/>
                <w:sz w:val="22"/>
                <w:szCs w:val="20"/>
                <w:lang w:val="en-GB" w:eastAsia="en-US"/>
              </w:rPr>
              <w:fldChar w:fldCharType="end"/>
            </w:r>
            <w:r w:rsidRPr="004066EF">
              <w:rPr>
                <w:rFonts w:ascii="Times New Roman" w:hAnsi="Times New Roman" w:cs="Times New Roman"/>
                <w:sz w:val="22"/>
                <w:szCs w:val="20"/>
                <w:lang w:val="en-GB" w:eastAsia="en-US"/>
              </w:rPr>
              <w:t>(</w:t>
            </w:r>
            <w:r w:rsidRPr="004066EF">
              <w:rPr>
                <w:rFonts w:ascii="Times New Roman" w:hAnsi="Times New Roman" w:cs="Times New Roman"/>
                <w:i/>
                <w:sz w:val="22"/>
                <w:szCs w:val="20"/>
                <w:lang w:val="en-GB" w:eastAsia="en-US"/>
              </w:rPr>
              <w:t>b</w:t>
            </w:r>
            <w:r w:rsidRPr="004066EF">
              <w:rPr>
                <w:rFonts w:ascii="Times New Roman" w:hAnsi="Times New Roman" w:cs="Times New Roman"/>
                <w:sz w:val="22"/>
                <w:szCs w:val="20"/>
                <w:lang w:val="en-GB" w:eastAsia="en-US"/>
              </w:rPr>
              <w:t>)</w:t>
            </w:r>
            <w:r w:rsidRPr="004066EF">
              <w:rPr>
                <w:rFonts w:ascii="Times New Roman" w:hAnsi="Times New Roman" w:cs="Times New Roman"/>
                <w:sz w:val="22"/>
                <w:szCs w:val="20"/>
                <w:lang w:val="en-GB" w:eastAsia="en-US"/>
              </w:rPr>
              <w:tab/>
              <w:t>Date of bankruptcy order and bankruptcy number [</w:t>
            </w:r>
            <w:r w:rsidRPr="004066EF">
              <w:rPr>
                <w:rFonts w:ascii="Times New Roman" w:hAnsi="Times New Roman" w:cs="Times New Roman"/>
                <w:i/>
                <w:sz w:val="22"/>
                <w:szCs w:val="20"/>
                <w:lang w:val="en-GB" w:eastAsia="en-US"/>
              </w:rPr>
              <w:t>please specify</w:t>
            </w:r>
            <w:r w:rsidRPr="004066EF">
              <w:rPr>
                <w:rFonts w:ascii="Times New Roman" w:hAnsi="Times New Roman" w:cs="Times New Roman"/>
                <w:sz w:val="22"/>
                <w:szCs w:val="20"/>
                <w:lang w:val="en-GB" w:eastAsia="en-US"/>
              </w:rPr>
              <w:t>].</w:t>
            </w:r>
          </w:p>
        </w:tc>
      </w:tr>
      <w:tr w:rsidR="004066EF" w:rsidRPr="004066EF" w14:paraId="73ED427E" w14:textId="77777777" w:rsidTr="004066EF">
        <w:trPr>
          <w:divId w:val="2116439976"/>
          <w:cantSplit/>
          <w:trHeight w:val="220"/>
          <w:jc w:val="center"/>
        </w:trPr>
        <w:tc>
          <w:tcPr>
            <w:tcW w:w="7160" w:type="dxa"/>
          </w:tcPr>
          <w:p w14:paraId="00345D55" w14:textId="77777777" w:rsidR="004066EF" w:rsidRPr="004066EF" w:rsidRDefault="004066EF" w:rsidP="004066EF">
            <w:pPr>
              <w:spacing w:before="60" w:after="60" w:line="240" w:lineRule="auto"/>
              <w:ind w:left="940" w:hanging="533"/>
              <w:jc w:val="both"/>
              <w:rPr>
                <w:rFonts w:ascii="Times New Roman" w:hAnsi="Times New Roman" w:cs="Times New Roman"/>
                <w:sz w:val="22"/>
                <w:szCs w:val="20"/>
                <w:lang w:val="en-GB" w:eastAsia="en-US"/>
              </w:rPr>
            </w:pPr>
            <w:r w:rsidRPr="004066EF">
              <w:rPr>
                <w:rFonts w:ascii="Times New Roman" w:hAnsi="Times New Roman" w:cs="Times New Roman"/>
                <w:sz w:val="22"/>
                <w:szCs w:val="20"/>
                <w:lang w:val="en-GB" w:eastAsia="en-US"/>
              </w:rPr>
              <w:fldChar w:fldCharType="begin"/>
            </w:r>
            <w:r w:rsidRPr="004066EF">
              <w:rPr>
                <w:rFonts w:ascii="Times New Roman" w:hAnsi="Times New Roman" w:cs="Times New Roman"/>
                <w:sz w:val="22"/>
                <w:szCs w:val="20"/>
                <w:lang w:val="en-GB" w:eastAsia="en-US"/>
              </w:rPr>
              <w:instrText xml:space="preserve"> GUID=76c08373-c0e0-4cfa-99c0-4ad0d4cbc0b7 </w:instrText>
            </w:r>
            <w:r w:rsidRPr="004066EF">
              <w:rPr>
                <w:rFonts w:ascii="Times New Roman" w:hAnsi="Times New Roman" w:cs="Times New Roman"/>
                <w:sz w:val="22"/>
                <w:szCs w:val="20"/>
                <w:lang w:val="en-GB" w:eastAsia="en-US"/>
              </w:rPr>
              <w:fldChar w:fldCharType="end"/>
            </w:r>
            <w:r w:rsidRPr="004066EF">
              <w:rPr>
                <w:rFonts w:ascii="Times New Roman" w:hAnsi="Times New Roman" w:cs="Times New Roman"/>
                <w:sz w:val="22"/>
                <w:szCs w:val="20"/>
                <w:lang w:val="en-GB" w:eastAsia="en-US"/>
              </w:rPr>
              <w:t>(</w:t>
            </w:r>
            <w:r w:rsidRPr="004066EF">
              <w:rPr>
                <w:rFonts w:ascii="Times New Roman" w:hAnsi="Times New Roman" w:cs="Times New Roman"/>
                <w:i/>
                <w:sz w:val="22"/>
                <w:szCs w:val="20"/>
                <w:lang w:val="en-GB" w:eastAsia="en-US"/>
              </w:rPr>
              <w:t>c</w:t>
            </w:r>
            <w:r w:rsidRPr="004066EF">
              <w:rPr>
                <w:rFonts w:ascii="Times New Roman" w:hAnsi="Times New Roman" w:cs="Times New Roman"/>
                <w:sz w:val="22"/>
                <w:szCs w:val="20"/>
                <w:lang w:val="en-GB" w:eastAsia="en-US"/>
              </w:rPr>
              <w:t>)</w:t>
            </w:r>
            <w:r w:rsidRPr="004066EF">
              <w:rPr>
                <w:rFonts w:ascii="Times New Roman" w:hAnsi="Times New Roman" w:cs="Times New Roman"/>
                <w:sz w:val="22"/>
                <w:szCs w:val="20"/>
                <w:lang w:val="en-GB" w:eastAsia="en-US"/>
              </w:rPr>
              <w:tab/>
              <w:t>The Official Assignee has been notified of these proceedings in writing on [</w:t>
            </w:r>
            <w:r w:rsidRPr="004066EF">
              <w:rPr>
                <w:rFonts w:ascii="Times New Roman" w:hAnsi="Times New Roman" w:cs="Times New Roman"/>
                <w:i/>
                <w:sz w:val="22"/>
                <w:szCs w:val="20"/>
                <w:lang w:val="en-GB" w:eastAsia="en-US"/>
              </w:rPr>
              <w:t>to state date</w:t>
            </w:r>
            <w:r w:rsidRPr="004066EF">
              <w:rPr>
                <w:rFonts w:ascii="Times New Roman" w:hAnsi="Times New Roman" w:cs="Times New Roman"/>
                <w:sz w:val="22"/>
                <w:szCs w:val="20"/>
                <w:lang w:val="en-GB" w:eastAsia="en-US"/>
              </w:rPr>
              <w:t>].</w:t>
            </w:r>
          </w:p>
        </w:tc>
      </w:tr>
      <w:tr w:rsidR="004066EF" w:rsidRPr="004066EF" w14:paraId="1DE2495F" w14:textId="77777777" w:rsidTr="004066EF">
        <w:trPr>
          <w:divId w:val="2116439976"/>
          <w:cantSplit/>
          <w:trHeight w:val="220"/>
          <w:jc w:val="center"/>
        </w:trPr>
        <w:tc>
          <w:tcPr>
            <w:tcW w:w="7160" w:type="dxa"/>
          </w:tcPr>
          <w:p w14:paraId="701CD9F4" w14:textId="77777777" w:rsidR="004066EF" w:rsidRPr="004066EF" w:rsidRDefault="004066EF" w:rsidP="004066EF">
            <w:pPr>
              <w:spacing w:before="60" w:after="60" w:line="240" w:lineRule="auto"/>
              <w:ind w:left="940" w:hanging="533"/>
              <w:jc w:val="both"/>
              <w:rPr>
                <w:rFonts w:ascii="Times New Roman" w:hAnsi="Times New Roman" w:cs="Times New Roman"/>
                <w:sz w:val="22"/>
                <w:szCs w:val="20"/>
                <w:lang w:val="en-GB" w:eastAsia="en-US"/>
              </w:rPr>
            </w:pPr>
            <w:r w:rsidRPr="004066EF">
              <w:rPr>
                <w:rFonts w:ascii="Times New Roman" w:hAnsi="Times New Roman" w:cs="Times New Roman"/>
                <w:sz w:val="22"/>
                <w:szCs w:val="20"/>
                <w:lang w:val="en-GB" w:eastAsia="en-US"/>
              </w:rPr>
              <w:fldChar w:fldCharType="begin"/>
            </w:r>
            <w:r w:rsidRPr="004066EF">
              <w:rPr>
                <w:rFonts w:ascii="Times New Roman" w:hAnsi="Times New Roman" w:cs="Times New Roman"/>
                <w:sz w:val="22"/>
                <w:szCs w:val="20"/>
                <w:lang w:val="en-GB" w:eastAsia="en-US"/>
              </w:rPr>
              <w:instrText xml:space="preserve"> GUID=ee8bd931-b1dc-4fc4-b4af-f5448293ac6c </w:instrText>
            </w:r>
            <w:r w:rsidRPr="004066EF">
              <w:rPr>
                <w:rFonts w:ascii="Times New Roman" w:hAnsi="Times New Roman" w:cs="Times New Roman"/>
                <w:sz w:val="22"/>
                <w:szCs w:val="20"/>
                <w:lang w:val="en-GB" w:eastAsia="en-US"/>
              </w:rPr>
              <w:fldChar w:fldCharType="end"/>
            </w:r>
          </w:p>
        </w:tc>
      </w:tr>
      <w:tr w:rsidR="004066EF" w:rsidRPr="004066EF" w14:paraId="6A6744C3" w14:textId="77777777" w:rsidTr="004066EF">
        <w:trPr>
          <w:divId w:val="2116439976"/>
          <w:cantSplit/>
          <w:trHeight w:val="220"/>
          <w:jc w:val="center"/>
        </w:trPr>
        <w:tc>
          <w:tcPr>
            <w:tcW w:w="7160" w:type="dxa"/>
          </w:tcPr>
          <w:p w14:paraId="0D25925D" w14:textId="77777777" w:rsidR="004066EF" w:rsidRPr="004066EF" w:rsidRDefault="004066EF" w:rsidP="004066EF">
            <w:pPr>
              <w:spacing w:before="60" w:after="60" w:line="240" w:lineRule="auto"/>
              <w:rPr>
                <w:rFonts w:ascii="Times New Roman" w:hAnsi="Times New Roman" w:cs="Times New Roman"/>
                <w:sz w:val="22"/>
                <w:szCs w:val="20"/>
                <w:lang w:val="en-GB" w:eastAsia="en-US"/>
              </w:rPr>
            </w:pPr>
            <w:r w:rsidRPr="004066EF">
              <w:rPr>
                <w:rFonts w:ascii="Times New Roman" w:hAnsi="Times New Roman" w:cs="Times New Roman"/>
                <w:sz w:val="22"/>
                <w:szCs w:val="20"/>
                <w:lang w:val="en-GB" w:eastAsia="en-US"/>
              </w:rPr>
              <w:lastRenderedPageBreak/>
              <w:fldChar w:fldCharType="begin"/>
            </w:r>
            <w:r w:rsidRPr="004066EF">
              <w:rPr>
                <w:rFonts w:ascii="Times New Roman" w:hAnsi="Times New Roman" w:cs="Times New Roman"/>
                <w:sz w:val="22"/>
                <w:szCs w:val="20"/>
                <w:lang w:val="en-GB" w:eastAsia="en-US"/>
              </w:rPr>
              <w:instrText xml:space="preserve"> GUID=070f42e9-e4bd-4fb3-8a8e-5e59700b1536 </w:instrText>
            </w:r>
            <w:r w:rsidRPr="004066EF">
              <w:rPr>
                <w:rFonts w:ascii="Times New Roman" w:hAnsi="Times New Roman" w:cs="Times New Roman"/>
                <w:sz w:val="22"/>
                <w:szCs w:val="20"/>
                <w:lang w:val="en-GB" w:eastAsia="en-US"/>
              </w:rPr>
              <w:fldChar w:fldCharType="end"/>
            </w:r>
            <w:r w:rsidRPr="004066EF">
              <w:rPr>
                <w:rFonts w:ascii="Times New Roman" w:hAnsi="Times New Roman" w:cs="Times New Roman"/>
                <w:sz w:val="22"/>
                <w:szCs w:val="20"/>
                <w:lang w:val="en-GB" w:eastAsia="en-US"/>
              </w:rPr>
              <w:t>Signature:</w:t>
            </w:r>
          </w:p>
          <w:p w14:paraId="756CACE2" w14:textId="77777777" w:rsidR="004066EF" w:rsidRPr="004066EF" w:rsidRDefault="004066EF" w:rsidP="004066EF">
            <w:pPr>
              <w:spacing w:before="60" w:after="60" w:line="240" w:lineRule="auto"/>
              <w:rPr>
                <w:rFonts w:ascii="Times New Roman" w:hAnsi="Times New Roman" w:cs="Times New Roman"/>
                <w:sz w:val="22"/>
                <w:szCs w:val="20"/>
                <w:lang w:val="en-GB" w:eastAsia="en-US"/>
              </w:rPr>
            </w:pPr>
            <w:r w:rsidRPr="004066EF">
              <w:rPr>
                <w:rFonts w:ascii="Times New Roman" w:hAnsi="Times New Roman" w:cs="Times New Roman"/>
                <w:sz w:val="22"/>
                <w:szCs w:val="20"/>
                <w:lang w:val="en-GB" w:eastAsia="en-US"/>
              </w:rPr>
              <w:fldChar w:fldCharType="begin"/>
            </w:r>
            <w:r w:rsidRPr="004066EF">
              <w:rPr>
                <w:rFonts w:ascii="Times New Roman" w:hAnsi="Times New Roman" w:cs="Times New Roman"/>
                <w:sz w:val="22"/>
                <w:szCs w:val="20"/>
                <w:lang w:val="en-GB" w:eastAsia="en-US"/>
              </w:rPr>
              <w:instrText xml:space="preserve"> GUID=7c45254d-3f5e-416e-b736-c21cb71e98d5 </w:instrText>
            </w:r>
            <w:r w:rsidRPr="004066EF">
              <w:rPr>
                <w:rFonts w:ascii="Times New Roman" w:hAnsi="Times New Roman" w:cs="Times New Roman"/>
                <w:sz w:val="22"/>
                <w:szCs w:val="20"/>
                <w:lang w:val="en-GB" w:eastAsia="en-US"/>
              </w:rPr>
              <w:fldChar w:fldCharType="end"/>
            </w:r>
            <w:r w:rsidRPr="004066EF">
              <w:rPr>
                <w:rFonts w:ascii="Times New Roman" w:hAnsi="Times New Roman" w:cs="Times New Roman"/>
                <w:sz w:val="22"/>
                <w:szCs w:val="20"/>
                <w:lang w:val="en-GB" w:eastAsia="en-US"/>
              </w:rPr>
              <w:t>Name of Party/Party’s Solicitor*:</w:t>
            </w:r>
          </w:p>
          <w:p w14:paraId="653155A8" w14:textId="77777777" w:rsidR="004066EF" w:rsidRPr="004066EF" w:rsidRDefault="004066EF" w:rsidP="004066EF">
            <w:pPr>
              <w:spacing w:before="60" w:after="60" w:line="240" w:lineRule="auto"/>
              <w:rPr>
                <w:rFonts w:ascii="Times New Roman" w:hAnsi="Times New Roman" w:cs="Times New Roman"/>
                <w:sz w:val="22"/>
                <w:szCs w:val="20"/>
                <w:lang w:val="en-GB" w:eastAsia="en-US"/>
              </w:rPr>
            </w:pPr>
            <w:r w:rsidRPr="004066EF">
              <w:rPr>
                <w:rFonts w:ascii="Times New Roman" w:hAnsi="Times New Roman" w:cs="Times New Roman"/>
                <w:sz w:val="22"/>
                <w:szCs w:val="20"/>
                <w:lang w:val="en-GB" w:eastAsia="en-US"/>
              </w:rPr>
              <w:fldChar w:fldCharType="begin"/>
            </w:r>
            <w:r w:rsidRPr="004066EF">
              <w:rPr>
                <w:rFonts w:ascii="Times New Roman" w:hAnsi="Times New Roman" w:cs="Times New Roman"/>
                <w:sz w:val="22"/>
                <w:szCs w:val="20"/>
                <w:lang w:val="en-GB" w:eastAsia="en-US"/>
              </w:rPr>
              <w:instrText xml:space="preserve"> GUID=7dd27279-11dd-42c7-afc8-adbddfc4b497 </w:instrText>
            </w:r>
            <w:r w:rsidRPr="004066EF">
              <w:rPr>
                <w:rFonts w:ascii="Times New Roman" w:hAnsi="Times New Roman" w:cs="Times New Roman"/>
                <w:sz w:val="22"/>
                <w:szCs w:val="20"/>
                <w:lang w:val="en-GB" w:eastAsia="en-US"/>
              </w:rPr>
              <w:fldChar w:fldCharType="end"/>
            </w:r>
            <w:r w:rsidRPr="004066EF">
              <w:rPr>
                <w:rFonts w:ascii="Times New Roman" w:hAnsi="Times New Roman" w:cs="Times New Roman"/>
                <w:sz w:val="22"/>
                <w:szCs w:val="20"/>
                <w:lang w:val="en-GB" w:eastAsia="en-US"/>
              </w:rPr>
              <w:t>Party Type (</w:t>
            </w:r>
            <w:proofErr w:type="gramStart"/>
            <w:r w:rsidRPr="004066EF">
              <w:rPr>
                <w:rFonts w:ascii="Times New Roman" w:hAnsi="Times New Roman" w:cs="Times New Roman"/>
                <w:sz w:val="22"/>
                <w:szCs w:val="20"/>
                <w:lang w:val="en-GB" w:eastAsia="en-US"/>
              </w:rPr>
              <w:t>i.e.</w:t>
            </w:r>
            <w:proofErr w:type="gramEnd"/>
            <w:r w:rsidRPr="004066EF">
              <w:rPr>
                <w:rFonts w:ascii="Times New Roman" w:hAnsi="Times New Roman" w:cs="Times New Roman"/>
                <w:sz w:val="22"/>
                <w:szCs w:val="20"/>
                <w:lang w:val="en-GB" w:eastAsia="en-US"/>
              </w:rPr>
              <w:t xml:space="preserve"> Plaintiff or Defendant):</w:t>
            </w:r>
          </w:p>
          <w:p w14:paraId="30AFFC1A" w14:textId="77777777" w:rsidR="004066EF" w:rsidRPr="004066EF" w:rsidRDefault="004066EF" w:rsidP="004066EF">
            <w:pPr>
              <w:spacing w:before="60" w:after="60" w:line="240" w:lineRule="auto"/>
              <w:rPr>
                <w:rFonts w:ascii="Times New Roman" w:hAnsi="Times New Roman" w:cs="Times New Roman"/>
                <w:sz w:val="22"/>
                <w:szCs w:val="20"/>
                <w:lang w:val="en-GB" w:eastAsia="en-US"/>
              </w:rPr>
            </w:pPr>
            <w:r w:rsidRPr="004066EF">
              <w:rPr>
                <w:rFonts w:ascii="Times New Roman" w:hAnsi="Times New Roman" w:cs="Times New Roman"/>
                <w:sz w:val="22"/>
                <w:szCs w:val="20"/>
                <w:lang w:val="en-GB" w:eastAsia="en-US"/>
              </w:rPr>
              <w:fldChar w:fldCharType="begin"/>
            </w:r>
            <w:r w:rsidRPr="004066EF">
              <w:rPr>
                <w:rFonts w:ascii="Times New Roman" w:hAnsi="Times New Roman" w:cs="Times New Roman"/>
                <w:sz w:val="22"/>
                <w:szCs w:val="20"/>
                <w:lang w:val="en-GB" w:eastAsia="en-US"/>
              </w:rPr>
              <w:instrText xml:space="preserve"> GUID=06bcd40f-1767-41bc-beb6-f80b0356d66a </w:instrText>
            </w:r>
            <w:r w:rsidRPr="004066EF">
              <w:rPr>
                <w:rFonts w:ascii="Times New Roman" w:hAnsi="Times New Roman" w:cs="Times New Roman"/>
                <w:sz w:val="22"/>
                <w:szCs w:val="20"/>
                <w:lang w:val="en-GB" w:eastAsia="en-US"/>
              </w:rPr>
              <w:fldChar w:fldCharType="end"/>
            </w:r>
            <w:r w:rsidRPr="004066EF">
              <w:rPr>
                <w:rFonts w:ascii="Times New Roman" w:hAnsi="Times New Roman" w:cs="Times New Roman"/>
                <w:sz w:val="22"/>
                <w:szCs w:val="20"/>
                <w:lang w:val="en-GB" w:eastAsia="en-US"/>
              </w:rPr>
              <w:t>Date:</w:t>
            </w:r>
          </w:p>
        </w:tc>
      </w:tr>
      <w:tr w:rsidR="004066EF" w:rsidRPr="004066EF" w14:paraId="420C91B4" w14:textId="77777777" w:rsidTr="004066EF">
        <w:trPr>
          <w:divId w:val="2116439976"/>
          <w:cantSplit/>
          <w:jc w:val="center"/>
        </w:trPr>
        <w:tc>
          <w:tcPr>
            <w:tcW w:w="7160" w:type="dxa"/>
          </w:tcPr>
          <w:p w14:paraId="16C5EC72" w14:textId="77777777" w:rsidR="004066EF" w:rsidRPr="004066EF" w:rsidRDefault="004066EF" w:rsidP="004066EF">
            <w:pPr>
              <w:spacing w:before="60" w:after="60" w:line="240" w:lineRule="auto"/>
              <w:jc w:val="both"/>
              <w:rPr>
                <w:rFonts w:ascii="Times New Roman" w:hAnsi="Times New Roman" w:cs="Times New Roman"/>
                <w:sz w:val="22"/>
                <w:szCs w:val="20"/>
                <w:lang w:val="en-GB" w:eastAsia="en-US"/>
              </w:rPr>
            </w:pPr>
            <w:r w:rsidRPr="004066EF">
              <w:rPr>
                <w:rFonts w:ascii="Times New Roman" w:hAnsi="Times New Roman" w:cs="Times New Roman"/>
                <w:sz w:val="22"/>
                <w:szCs w:val="20"/>
                <w:lang w:val="en-GB" w:eastAsia="en-US"/>
              </w:rPr>
              <w:fldChar w:fldCharType="begin"/>
            </w:r>
            <w:r w:rsidRPr="004066EF">
              <w:rPr>
                <w:rFonts w:ascii="Times New Roman" w:hAnsi="Times New Roman" w:cs="Times New Roman"/>
                <w:sz w:val="22"/>
                <w:szCs w:val="20"/>
                <w:lang w:val="en-GB" w:eastAsia="en-US"/>
              </w:rPr>
              <w:instrText xml:space="preserve"> GUID=2cff6c88-873b-4fc6-b49a-a5f719a1c91a </w:instrText>
            </w:r>
            <w:r w:rsidRPr="004066EF">
              <w:rPr>
                <w:rFonts w:ascii="Times New Roman" w:hAnsi="Times New Roman" w:cs="Times New Roman"/>
                <w:sz w:val="22"/>
                <w:szCs w:val="20"/>
                <w:lang w:val="en-GB" w:eastAsia="en-US"/>
              </w:rPr>
              <w:fldChar w:fldCharType="end"/>
            </w:r>
            <w:r w:rsidRPr="004066EF">
              <w:rPr>
                <w:rFonts w:ascii="Times New Roman" w:hAnsi="Times New Roman" w:cs="Times New Roman"/>
                <w:sz w:val="18"/>
                <w:szCs w:val="18"/>
                <w:lang w:val="en-GB" w:eastAsia="en-US"/>
              </w:rPr>
              <w:t>*Delete where inapplicable.</w:t>
            </w:r>
          </w:p>
        </w:tc>
      </w:tr>
      <w:tr w:rsidR="004066EF" w:rsidRPr="004066EF" w14:paraId="32E9F332" w14:textId="77777777" w:rsidTr="004066EF">
        <w:trPr>
          <w:divId w:val="2116439976"/>
          <w:cantSplit/>
          <w:jc w:val="center"/>
        </w:trPr>
        <w:tc>
          <w:tcPr>
            <w:tcW w:w="7160" w:type="dxa"/>
          </w:tcPr>
          <w:p w14:paraId="773E7A62" w14:textId="77777777" w:rsidR="004066EF" w:rsidRPr="004066EF" w:rsidRDefault="004066EF" w:rsidP="004066EF">
            <w:pPr>
              <w:spacing w:before="60" w:after="60" w:line="240" w:lineRule="auto"/>
              <w:jc w:val="both"/>
              <w:rPr>
                <w:rFonts w:ascii="Times New Roman" w:hAnsi="Times New Roman" w:cs="Times New Roman"/>
                <w:sz w:val="22"/>
                <w:szCs w:val="20"/>
                <w:lang w:val="en-GB" w:eastAsia="en-US"/>
              </w:rPr>
            </w:pPr>
            <w:r w:rsidRPr="004066EF">
              <w:rPr>
                <w:rFonts w:ascii="Times New Roman" w:hAnsi="Times New Roman" w:cs="Times New Roman"/>
                <w:sz w:val="22"/>
                <w:szCs w:val="20"/>
                <w:lang w:val="en-GB" w:eastAsia="en-US"/>
              </w:rPr>
              <w:fldChar w:fldCharType="begin"/>
            </w:r>
            <w:r w:rsidRPr="004066EF">
              <w:rPr>
                <w:rFonts w:ascii="Times New Roman" w:hAnsi="Times New Roman" w:cs="Times New Roman"/>
                <w:sz w:val="22"/>
                <w:szCs w:val="20"/>
                <w:lang w:val="en-GB" w:eastAsia="en-US"/>
              </w:rPr>
              <w:instrText xml:space="preserve"> GUID=f0e9b61c-270d-4aed-be21-db2dc923aa3b </w:instrText>
            </w:r>
            <w:r w:rsidRPr="004066EF">
              <w:rPr>
                <w:rFonts w:ascii="Times New Roman" w:hAnsi="Times New Roman" w:cs="Times New Roman"/>
                <w:sz w:val="22"/>
                <w:szCs w:val="20"/>
                <w:lang w:val="en-GB" w:eastAsia="en-US"/>
              </w:rPr>
              <w:fldChar w:fldCharType="end"/>
            </w:r>
            <w:r w:rsidRPr="004066EF">
              <w:rPr>
                <w:rFonts w:ascii="Times New Roman" w:hAnsi="Times New Roman" w:cs="Times New Roman"/>
                <w:sz w:val="18"/>
                <w:szCs w:val="18"/>
                <w:lang w:val="en-GB" w:eastAsia="en-US"/>
              </w:rPr>
              <w:t>**If there are any outstanding issues between the parties as at the date of the filing of this Request for Setting Down Action for Trial, this section must be completed by the party filing this Request for Setting Down Action for Trial.</w:t>
            </w:r>
          </w:p>
        </w:tc>
      </w:tr>
    </w:tbl>
    <w:p w14:paraId="542386BA"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71F464EF"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47D11D15"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3C559D00"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3B74D1D5"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0BA2A123"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790C7D80"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6F3783C5"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3FC7088A"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519F663B"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6B21C5F0"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09B38698"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473F392E"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5F8169E2"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02C7EA95"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4A7F03AF"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05BD3B34"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4794F037"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37D03BE8" w14:textId="77777777" w:rsidR="006F2CA2" w:rsidRDefault="006F2CA2" w:rsidP="006F2CA2">
      <w:pPr>
        <w:spacing w:before="0" w:after="200" w:line="276" w:lineRule="auto"/>
        <w:divId w:val="2116439976"/>
        <w:rPr>
          <w:rFonts w:ascii="Calibri" w:eastAsia="Calibri" w:hAnsi="Calibri" w:cs="Times New Roman"/>
          <w:sz w:val="22"/>
          <w:szCs w:val="22"/>
          <w:lang w:eastAsia="en-US"/>
        </w:rPr>
      </w:pPr>
    </w:p>
    <w:p w14:paraId="4A970986" w14:textId="77777777" w:rsidR="004066EF" w:rsidRDefault="004066EF" w:rsidP="006F2CA2">
      <w:pPr>
        <w:spacing w:before="0" w:after="200" w:line="276" w:lineRule="auto"/>
        <w:divId w:val="2116439976"/>
        <w:rPr>
          <w:rFonts w:ascii="Calibri" w:eastAsia="Calibri" w:hAnsi="Calibri" w:cs="Times New Roman"/>
          <w:sz w:val="22"/>
          <w:szCs w:val="22"/>
          <w:lang w:eastAsia="en-US"/>
        </w:rPr>
      </w:pPr>
    </w:p>
    <w:p w14:paraId="1F553625" w14:textId="77777777" w:rsidR="00A13D0C" w:rsidRDefault="00A13D0C" w:rsidP="006F2CA2">
      <w:pPr>
        <w:spacing w:before="0" w:after="200" w:line="276" w:lineRule="auto"/>
        <w:divId w:val="2116439976"/>
        <w:rPr>
          <w:rFonts w:ascii="Calibri" w:eastAsia="Calibri" w:hAnsi="Calibri" w:cs="Times New Roman"/>
          <w:sz w:val="22"/>
          <w:szCs w:val="22"/>
          <w:lang w:eastAsia="en-US"/>
        </w:rPr>
      </w:pPr>
    </w:p>
    <w:p w14:paraId="230AE277" w14:textId="77777777" w:rsidR="00A13D0C" w:rsidRDefault="00A13D0C" w:rsidP="006F2CA2">
      <w:pPr>
        <w:spacing w:before="0" w:after="200" w:line="276" w:lineRule="auto"/>
        <w:divId w:val="2116439976"/>
        <w:rPr>
          <w:rFonts w:ascii="Calibri" w:eastAsia="Calibri" w:hAnsi="Calibri" w:cs="Times New Roman"/>
          <w:sz w:val="22"/>
          <w:szCs w:val="22"/>
          <w:lang w:eastAsia="en-US"/>
        </w:rPr>
      </w:pPr>
    </w:p>
    <w:p w14:paraId="739EAB78" w14:textId="77777777" w:rsidR="00054E07" w:rsidRPr="006F2CA2" w:rsidRDefault="00054E07" w:rsidP="006F2CA2">
      <w:pPr>
        <w:spacing w:before="0" w:after="200" w:line="276" w:lineRule="auto"/>
        <w:divId w:val="2116439976"/>
        <w:rPr>
          <w:rFonts w:ascii="Calibri" w:eastAsia="Calibri" w:hAnsi="Calibri" w:cs="Times New Roman"/>
          <w:sz w:val="22"/>
          <w:szCs w:val="22"/>
          <w:lang w:eastAsia="en-US"/>
        </w:rPr>
      </w:pPr>
    </w:p>
    <w:p w14:paraId="29251C4C" w14:textId="77777777" w:rsidR="006F2CA2" w:rsidRPr="006F2CA2" w:rsidRDefault="006F2CA2" w:rsidP="006F2CA2">
      <w:pPr>
        <w:keepNext/>
        <w:keepLines/>
        <w:suppressAutoHyphens/>
        <w:spacing w:before="240" w:after="120" w:line="240" w:lineRule="auto"/>
        <w:jc w:val="center"/>
        <w:divId w:val="2116439976"/>
        <w:rPr>
          <w:rFonts w:ascii="Times New Roman" w:hAnsi="Times New Roman" w:cs="Times New Roman"/>
          <w:caps/>
          <w:sz w:val="22"/>
          <w:szCs w:val="20"/>
          <w:lang w:val="en-GB" w:eastAsia="en-US"/>
        </w:rPr>
      </w:pPr>
      <w:r w:rsidRPr="006F2CA2">
        <w:rPr>
          <w:rFonts w:ascii="Times New Roman" w:hAnsi="Times New Roman" w:cs="Times New Roman"/>
          <w:caps/>
          <w:sz w:val="22"/>
          <w:szCs w:val="20"/>
          <w:lang w:val="en-GB" w:eastAsia="en-US"/>
        </w:rPr>
        <w:lastRenderedPageBreak/>
        <w:fldChar w:fldCharType="begin" w:fldLock="1"/>
      </w:r>
      <w:r w:rsidRPr="006F2CA2">
        <w:rPr>
          <w:rFonts w:ascii="Times New Roman" w:hAnsi="Times New Roman" w:cs="Times New Roman"/>
          <w:caps/>
          <w:sz w:val="22"/>
          <w:szCs w:val="20"/>
          <w:lang w:val="en-GB" w:eastAsia="en-US"/>
        </w:rPr>
        <w:instrText xml:space="preserve"> GUID=31aca2d3-7bfa-4b60-b91d-41f8fe0e1b0e </w:instrText>
      </w:r>
      <w:r w:rsidRPr="006F2CA2">
        <w:rPr>
          <w:rFonts w:ascii="Times New Roman" w:hAnsi="Times New Roman" w:cs="Times New Roman"/>
          <w:caps/>
          <w:sz w:val="22"/>
          <w:szCs w:val="20"/>
          <w:lang w:val="en-GB" w:eastAsia="en-US"/>
        </w:rPr>
        <w:fldChar w:fldCharType="end"/>
      </w:r>
      <w:r w:rsidRPr="006F2CA2">
        <w:rPr>
          <w:rFonts w:ascii="Times New Roman" w:hAnsi="Times New Roman" w:cs="Times New Roman"/>
          <w:caps/>
          <w:sz w:val="22"/>
          <w:szCs w:val="20"/>
          <w:lang w:val="en-GB" w:eastAsia="en-US"/>
        </w:rPr>
        <w:t xml:space="preserve">Form </w:t>
      </w:r>
      <w:r w:rsidRPr="006F2CA2">
        <w:rPr>
          <w:rFonts w:ascii="Times New Roman" w:hAnsi="Times New Roman" w:cs="Times New Roman"/>
          <w:caps/>
          <w:sz w:val="22"/>
          <w:szCs w:val="20"/>
          <w:lang w:val="en-GB" w:eastAsia="en-US"/>
        </w:rPr>
        <w:fldChar w:fldCharType="begin" w:fldLock="1"/>
      </w:r>
      <w:r w:rsidRPr="006F2CA2">
        <w:rPr>
          <w:rFonts w:ascii="Times New Roman" w:hAnsi="Times New Roman" w:cs="Times New Roman"/>
          <w:caps/>
          <w:sz w:val="22"/>
          <w:szCs w:val="20"/>
          <w:lang w:val="en-GB" w:eastAsia="en-US"/>
        </w:rPr>
        <w:instrText>Quote "</w:instrText>
      </w:r>
      <w:r w:rsidRPr="006F2CA2">
        <w:rPr>
          <w:rFonts w:ascii="Times New Roman" w:hAnsi="Times New Roman" w:cs="Times New Roman"/>
          <w:caps/>
          <w:sz w:val="22"/>
          <w:szCs w:val="20"/>
          <w:lang w:val="en-GB" w:eastAsia="en-US"/>
        </w:rPr>
        <w:fldChar w:fldCharType="begin" w:fldLock="1"/>
      </w:r>
      <w:r w:rsidRPr="006F2CA2">
        <w:rPr>
          <w:rFonts w:ascii="Times New Roman" w:hAnsi="Times New Roman" w:cs="Times New Roman"/>
          <w:caps/>
          <w:sz w:val="22"/>
          <w:szCs w:val="20"/>
          <w:lang w:val="en-GB" w:eastAsia="en-US"/>
        </w:rPr>
        <w:instrText xml:space="preserve">SEQ FormScheduleDivisionHeading1 </w:instrText>
      </w:r>
      <w:r w:rsidRPr="006F2CA2">
        <w:rPr>
          <w:rFonts w:ascii="Times New Roman" w:hAnsi="Times New Roman" w:cs="Times New Roman"/>
          <w:caps/>
          <w:sz w:val="22"/>
          <w:szCs w:val="20"/>
          <w:lang w:val="en-GB" w:eastAsia="en-US"/>
        </w:rPr>
        <w:fldChar w:fldCharType="end"/>
      </w:r>
      <w:r w:rsidRPr="006F2CA2">
        <w:rPr>
          <w:rFonts w:ascii="Times New Roman" w:hAnsi="Times New Roman" w:cs="Times New Roman"/>
          <w:caps/>
          <w:sz w:val="22"/>
          <w:szCs w:val="20"/>
          <w:lang w:val="en-GB" w:eastAsia="en-US"/>
        </w:rPr>
        <w:instrText>" \* MERGEFORMAT</w:instrText>
      </w:r>
      <w:r w:rsidRPr="006F2CA2">
        <w:rPr>
          <w:rFonts w:ascii="Times New Roman" w:hAnsi="Times New Roman" w:cs="Times New Roman"/>
          <w:caps/>
          <w:sz w:val="22"/>
          <w:szCs w:val="20"/>
          <w:lang w:val="en-GB" w:eastAsia="en-US"/>
        </w:rPr>
        <w:fldChar w:fldCharType="separate"/>
      </w:r>
      <w:r w:rsidRPr="006F2CA2">
        <w:rPr>
          <w:rFonts w:ascii="Times New Roman" w:hAnsi="Times New Roman" w:cs="Times New Roman"/>
          <w:caps/>
          <w:sz w:val="22"/>
          <w:szCs w:val="20"/>
          <w:lang w:val="en-GB" w:eastAsia="en-US"/>
        </w:rPr>
        <w:t>29</w:t>
      </w:r>
      <w:r w:rsidRPr="006F2CA2">
        <w:rPr>
          <w:rFonts w:ascii="Times New Roman" w:hAnsi="Times New Roman" w:cs="Times New Roman"/>
          <w:caps/>
          <w:sz w:val="22"/>
          <w:szCs w:val="20"/>
          <w:lang w:val="en-GB" w:eastAsia="en-US"/>
        </w:rPr>
        <w:fldChar w:fldCharType="end"/>
      </w:r>
      <w:r w:rsidRPr="006F2CA2">
        <w:rPr>
          <w:rFonts w:ascii="Times New Roman" w:hAnsi="Times New Roman" w:cs="Times New Roman"/>
          <w:caps/>
          <w:sz w:val="22"/>
          <w:szCs w:val="20"/>
          <w:lang w:val="en-GB" w:eastAsia="en-US"/>
        </w:rPr>
        <w:t xml:space="preserve"> </w:t>
      </w:r>
    </w:p>
    <w:tbl>
      <w:tblPr>
        <w:tblW w:w="7120" w:type="dxa"/>
        <w:jc w:val="center"/>
        <w:tblLook w:val="04A0" w:firstRow="1" w:lastRow="0" w:firstColumn="1" w:lastColumn="0" w:noHBand="0" w:noVBand="1"/>
      </w:tblPr>
      <w:tblGrid>
        <w:gridCol w:w="7120"/>
      </w:tblGrid>
      <w:tr w:rsidR="006F2CA2" w:rsidRPr="006F2CA2" w14:paraId="207658BB" w14:textId="77777777" w:rsidTr="006F2CA2">
        <w:trPr>
          <w:divId w:val="2116439976"/>
          <w:cantSplit/>
          <w:jc w:val="center"/>
        </w:trPr>
        <w:tc>
          <w:tcPr>
            <w:tcW w:w="7120" w:type="dxa"/>
          </w:tcPr>
          <w:p w14:paraId="0FBB5346"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GUID=bd653694-f5a5-429c-a732-b4b8d3022c6f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 83</w:t>
            </w:r>
          </w:p>
        </w:tc>
      </w:tr>
      <w:tr w:rsidR="006F2CA2" w:rsidRPr="006F2CA2" w14:paraId="0CC466D5" w14:textId="77777777" w:rsidTr="006F2CA2">
        <w:trPr>
          <w:divId w:val="2116439976"/>
          <w:cantSplit/>
          <w:jc w:val="center"/>
        </w:trPr>
        <w:tc>
          <w:tcPr>
            <w:tcW w:w="7120" w:type="dxa"/>
          </w:tcPr>
          <w:p w14:paraId="7736CF87"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GUID=bb8bec47-266e-4442-b9b7-ab9add3ec72f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(REQUEST FOR SETTING DOWN FORM)</w:t>
            </w:r>
          </w:p>
        </w:tc>
      </w:tr>
      <w:tr w:rsidR="006F2CA2" w:rsidRPr="006F2CA2" w14:paraId="3839AC2A" w14:textId="77777777" w:rsidTr="006F2CA2">
        <w:trPr>
          <w:divId w:val="2116439976"/>
          <w:cantSplit/>
          <w:jc w:val="center"/>
        </w:trPr>
        <w:tc>
          <w:tcPr>
            <w:tcW w:w="7120" w:type="dxa"/>
          </w:tcPr>
          <w:p w14:paraId="65A9A55C"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GUID=69971552-b589-4fa4-930d-6978a33a4706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IN THE FAMILY JUSTICE COURTS OF THE REPUBLIC OF SINGAPORE</w:t>
            </w:r>
          </w:p>
        </w:tc>
      </w:tr>
      <w:tr w:rsidR="006F2CA2" w:rsidRPr="006F2CA2" w14:paraId="543A5F9A" w14:textId="77777777" w:rsidTr="006F2CA2">
        <w:trPr>
          <w:divId w:val="2116439976"/>
          <w:cantSplit/>
          <w:jc w:val="center"/>
        </w:trPr>
        <w:tc>
          <w:tcPr>
            <w:tcW w:w="7120" w:type="dxa"/>
          </w:tcPr>
          <w:p w14:paraId="178E96C2"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GUID=dcaba7c8-b134-402f-bebf-b5e991f00043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Divorce Writ No.</w:t>
            </w:r>
          </w:p>
        </w:tc>
      </w:tr>
      <w:tr w:rsidR="006F2CA2" w:rsidRPr="006F2CA2" w14:paraId="6649AD1B" w14:textId="77777777" w:rsidTr="006F2CA2">
        <w:trPr>
          <w:divId w:val="2116439976"/>
          <w:cantSplit/>
          <w:jc w:val="center"/>
        </w:trPr>
        <w:tc>
          <w:tcPr>
            <w:tcW w:w="7120" w:type="dxa"/>
          </w:tcPr>
          <w:p w14:paraId="5E726997"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GUID=97eb3468-23e7-4467-9314-42103888b888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Between</w:t>
            </w:r>
          </w:p>
        </w:tc>
      </w:tr>
      <w:tr w:rsidR="006F2CA2" w:rsidRPr="006F2CA2" w14:paraId="3B936410" w14:textId="77777777" w:rsidTr="006F2CA2">
        <w:trPr>
          <w:divId w:val="2116439976"/>
          <w:cantSplit/>
          <w:jc w:val="center"/>
        </w:trPr>
        <w:tc>
          <w:tcPr>
            <w:tcW w:w="7120" w:type="dxa"/>
          </w:tcPr>
          <w:p w14:paraId="3382CA30" w14:textId="77777777" w:rsidR="006F2CA2" w:rsidRPr="006F2CA2" w:rsidRDefault="006F2CA2" w:rsidP="006F2CA2">
            <w:pPr>
              <w:spacing w:before="60" w:after="60" w:line="240" w:lineRule="auto"/>
              <w:jc w:val="center"/>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GUID=5046b902-a1a3-4292-9793-d48c931680d6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w:t>
            </w:r>
            <w:r w:rsidRPr="006F2CA2">
              <w:rPr>
                <w:rFonts w:ascii="Times New Roman" w:hAnsi="Times New Roman" w:cs="Times New Roman"/>
                <w:i/>
                <w:sz w:val="22"/>
                <w:szCs w:val="22"/>
                <w:lang w:val="en-GB" w:eastAsia="en-US"/>
              </w:rPr>
              <w:t>Plaintiff’s Name</w:t>
            </w:r>
            <w:r w:rsidRPr="006F2CA2">
              <w:rPr>
                <w:rFonts w:ascii="Times New Roman" w:hAnsi="Times New Roman" w:cs="Times New Roman"/>
                <w:sz w:val="22"/>
                <w:szCs w:val="22"/>
                <w:lang w:val="en-GB" w:eastAsia="en-US"/>
              </w:rPr>
              <w:t>] (ID No.    </w:t>
            </w:r>
            <w:proofErr w:type="gramStart"/>
            <w:r w:rsidRPr="006F2CA2">
              <w:rPr>
                <w:rFonts w:ascii="Times New Roman" w:hAnsi="Times New Roman" w:cs="Times New Roman"/>
                <w:sz w:val="22"/>
                <w:szCs w:val="22"/>
                <w:lang w:val="en-GB" w:eastAsia="en-US"/>
              </w:rPr>
              <w:t>  )</w:t>
            </w:r>
            <w:proofErr w:type="gramEnd"/>
            <w:r w:rsidRPr="006F2CA2">
              <w:rPr>
                <w:rFonts w:ascii="Times New Roman" w:hAnsi="Times New Roman" w:cs="Times New Roman"/>
                <w:sz w:val="22"/>
                <w:szCs w:val="22"/>
                <w:lang w:val="en-GB" w:eastAsia="en-US"/>
              </w:rPr>
              <w:t>      </w:t>
            </w:r>
            <w:r w:rsidRPr="006F2CA2">
              <w:rPr>
                <w:rFonts w:ascii="Times New Roman" w:hAnsi="Times New Roman" w:cs="Times New Roman"/>
                <w:i/>
                <w:sz w:val="22"/>
                <w:szCs w:val="22"/>
                <w:lang w:val="en-GB" w:eastAsia="en-US"/>
              </w:rPr>
              <w:t>Plaintiff</w:t>
            </w:r>
          </w:p>
        </w:tc>
      </w:tr>
      <w:tr w:rsidR="006F2CA2" w:rsidRPr="006F2CA2" w14:paraId="6366E411" w14:textId="77777777" w:rsidTr="006F2CA2">
        <w:trPr>
          <w:divId w:val="2116439976"/>
          <w:cantSplit/>
          <w:jc w:val="center"/>
        </w:trPr>
        <w:tc>
          <w:tcPr>
            <w:tcW w:w="7120" w:type="dxa"/>
          </w:tcPr>
          <w:p w14:paraId="20727E60" w14:textId="77777777" w:rsidR="006F2CA2" w:rsidRPr="006F2CA2" w:rsidRDefault="006F2CA2" w:rsidP="006F2CA2">
            <w:pPr>
              <w:spacing w:before="60" w:after="60" w:line="240" w:lineRule="auto"/>
              <w:jc w:val="center"/>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GUID=1850592d-234c-43dc-b97e-eaeef7cc0a4a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And</w:t>
            </w:r>
          </w:p>
        </w:tc>
      </w:tr>
      <w:tr w:rsidR="006F2CA2" w:rsidRPr="006F2CA2" w14:paraId="59C09C46" w14:textId="77777777" w:rsidTr="006F2CA2">
        <w:trPr>
          <w:divId w:val="2116439976"/>
          <w:cantSplit/>
          <w:jc w:val="center"/>
        </w:trPr>
        <w:tc>
          <w:tcPr>
            <w:tcW w:w="7120" w:type="dxa"/>
          </w:tcPr>
          <w:p w14:paraId="7D484D0B" w14:textId="77777777" w:rsidR="006F2CA2" w:rsidRPr="006F2CA2" w:rsidRDefault="006F2CA2" w:rsidP="006F2CA2">
            <w:pPr>
              <w:spacing w:before="60" w:after="60" w:line="240" w:lineRule="auto"/>
              <w:jc w:val="center"/>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GUID=e405ebb0-461b-4832-90b6-3ecc0dd9905f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w:t>
            </w:r>
            <w:r w:rsidRPr="006F2CA2">
              <w:rPr>
                <w:rFonts w:ascii="Times New Roman" w:hAnsi="Times New Roman" w:cs="Times New Roman"/>
                <w:i/>
                <w:sz w:val="22"/>
                <w:szCs w:val="22"/>
                <w:lang w:val="en-GB" w:eastAsia="en-US"/>
              </w:rPr>
              <w:t>Defendant’s Name</w:t>
            </w:r>
            <w:r w:rsidRPr="006F2CA2">
              <w:rPr>
                <w:rFonts w:ascii="Times New Roman" w:hAnsi="Times New Roman" w:cs="Times New Roman"/>
                <w:sz w:val="22"/>
                <w:szCs w:val="22"/>
                <w:lang w:val="en-GB" w:eastAsia="en-US"/>
              </w:rPr>
              <w:t>] (ID No.    </w:t>
            </w:r>
            <w:proofErr w:type="gramStart"/>
            <w:r w:rsidRPr="006F2CA2">
              <w:rPr>
                <w:rFonts w:ascii="Times New Roman" w:hAnsi="Times New Roman" w:cs="Times New Roman"/>
                <w:sz w:val="22"/>
                <w:szCs w:val="22"/>
                <w:lang w:val="en-GB" w:eastAsia="en-US"/>
              </w:rPr>
              <w:t>  )</w:t>
            </w:r>
            <w:proofErr w:type="gramEnd"/>
            <w:r w:rsidRPr="006F2CA2">
              <w:rPr>
                <w:rFonts w:ascii="Times New Roman" w:hAnsi="Times New Roman" w:cs="Times New Roman"/>
                <w:sz w:val="22"/>
                <w:szCs w:val="22"/>
                <w:lang w:val="en-GB" w:eastAsia="en-US"/>
              </w:rPr>
              <w:t>      </w:t>
            </w:r>
            <w:r w:rsidRPr="006F2CA2">
              <w:rPr>
                <w:rFonts w:ascii="Times New Roman" w:hAnsi="Times New Roman" w:cs="Times New Roman"/>
                <w:i/>
                <w:sz w:val="22"/>
                <w:szCs w:val="22"/>
                <w:lang w:val="en-GB" w:eastAsia="en-US"/>
              </w:rPr>
              <w:t>Defendant</w:t>
            </w:r>
          </w:p>
        </w:tc>
      </w:tr>
      <w:tr w:rsidR="006F2CA2" w:rsidRPr="006F2CA2" w14:paraId="7CED112D" w14:textId="77777777" w:rsidTr="006F2CA2">
        <w:trPr>
          <w:divId w:val="2116439976"/>
          <w:cantSplit/>
          <w:jc w:val="center"/>
        </w:trPr>
        <w:tc>
          <w:tcPr>
            <w:tcW w:w="7120" w:type="dxa"/>
          </w:tcPr>
          <w:p w14:paraId="4D381E3E" w14:textId="77777777" w:rsidR="006F2CA2" w:rsidRPr="006F2CA2" w:rsidRDefault="006F2CA2" w:rsidP="006F2CA2">
            <w:pPr>
              <w:spacing w:before="60" w:after="60" w:line="240" w:lineRule="auto"/>
              <w:jc w:val="center"/>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GUID=a6ede148-2da4-4ad6-ae37-c83417e85e08 </w:instrText>
            </w:r>
            <w:r w:rsidRPr="006F2CA2">
              <w:rPr>
                <w:rFonts w:ascii="Times New Roman" w:hAnsi="Times New Roman" w:cs="Times New Roman"/>
                <w:sz w:val="22"/>
                <w:szCs w:val="22"/>
                <w:lang w:val="en-GB" w:eastAsia="en-US"/>
              </w:rPr>
              <w:fldChar w:fldCharType="end"/>
            </w:r>
          </w:p>
        </w:tc>
      </w:tr>
      <w:tr w:rsidR="006F2CA2" w:rsidRPr="006F2CA2" w14:paraId="2C02FD05" w14:textId="77777777" w:rsidTr="006F2CA2">
        <w:trPr>
          <w:divId w:val="2116439976"/>
          <w:cantSplit/>
          <w:jc w:val="center"/>
        </w:trPr>
        <w:tc>
          <w:tcPr>
            <w:tcW w:w="7120" w:type="dxa"/>
            <w:vAlign w:val="center"/>
          </w:tcPr>
          <w:p w14:paraId="2DB8F7B1" w14:textId="77777777" w:rsidR="006F2CA2" w:rsidRPr="006F2CA2" w:rsidRDefault="006F2CA2" w:rsidP="006F2CA2">
            <w:pPr>
              <w:spacing w:before="0" w:after="0" w:line="240" w:lineRule="auto"/>
              <w:jc w:val="center"/>
              <w:rPr>
                <w:rFonts w:ascii="Times New Roman" w:hAnsi="Times New Roman" w:cs="Times New Roman"/>
                <w:sz w:val="22"/>
                <w:szCs w:val="22"/>
                <w:lang w:val="en-GB" w:eastAsia="en-GB"/>
              </w:rPr>
            </w:pPr>
            <w:r w:rsidRPr="006F2CA2">
              <w:rPr>
                <w:rFonts w:ascii="Times New Roman" w:hAnsi="Times New Roman" w:cs="Times New Roman"/>
                <w:sz w:val="22"/>
                <w:szCs w:val="22"/>
                <w:lang w:val="en-GB" w:eastAsia="en-GB"/>
              </w:rPr>
              <w:t>REQUEST FOR SETTING DOWN ACTION FOR TRIAL</w:t>
            </w:r>
          </w:p>
        </w:tc>
      </w:tr>
      <w:tr w:rsidR="006F2CA2" w:rsidRPr="006F2CA2" w14:paraId="69CC1C7B" w14:textId="77777777" w:rsidTr="006F2CA2">
        <w:trPr>
          <w:divId w:val="2116439976"/>
          <w:cantSplit/>
          <w:jc w:val="center"/>
        </w:trPr>
        <w:tc>
          <w:tcPr>
            <w:tcW w:w="7120" w:type="dxa"/>
            <w:vAlign w:val="center"/>
          </w:tcPr>
          <w:p w14:paraId="09B179BE" w14:textId="77777777" w:rsidR="006F2CA2" w:rsidRPr="006F2CA2" w:rsidRDefault="006F2CA2" w:rsidP="006F2CA2">
            <w:pPr>
              <w:spacing w:before="0" w:after="0" w:line="240" w:lineRule="auto"/>
              <w:rPr>
                <w:rFonts w:ascii="Times New Roman" w:hAnsi="Times New Roman" w:cs="Times New Roman"/>
                <w:sz w:val="22"/>
                <w:szCs w:val="22"/>
                <w:lang w:val="en-GB" w:eastAsia="en-GB"/>
              </w:rPr>
            </w:pPr>
          </w:p>
          <w:p w14:paraId="78982817" w14:textId="77777777" w:rsidR="006F2CA2" w:rsidRPr="006F2CA2" w:rsidRDefault="006F2CA2" w:rsidP="006F2CA2">
            <w:pPr>
              <w:spacing w:before="0" w:after="0" w:line="240" w:lineRule="auto"/>
              <w:rPr>
                <w:rFonts w:ascii="Times New Roman" w:hAnsi="Times New Roman" w:cs="Times New Roman"/>
                <w:sz w:val="22"/>
                <w:szCs w:val="22"/>
                <w:lang w:val="en-GB" w:eastAsia="en-GB"/>
              </w:rPr>
            </w:pPr>
            <w:r w:rsidRPr="006F2CA2">
              <w:rPr>
                <w:rFonts w:ascii="Times New Roman" w:hAnsi="Times New Roman" w:cs="Times New Roman"/>
                <w:sz w:val="22"/>
                <w:szCs w:val="22"/>
                <w:lang w:val="en-GB" w:eastAsia="en-GB"/>
              </w:rPr>
              <w:t xml:space="preserve">The Plaintiff confirms </w:t>
            </w:r>
            <w:proofErr w:type="gramStart"/>
            <w:r w:rsidRPr="006F2CA2">
              <w:rPr>
                <w:rFonts w:ascii="Times New Roman" w:hAnsi="Times New Roman" w:cs="Times New Roman"/>
                <w:sz w:val="22"/>
                <w:szCs w:val="22"/>
                <w:lang w:val="en-GB" w:eastAsia="en-GB"/>
              </w:rPr>
              <w:t>and  requests</w:t>
            </w:r>
            <w:proofErr w:type="gramEnd"/>
            <w:r w:rsidRPr="006F2CA2">
              <w:rPr>
                <w:rFonts w:ascii="Times New Roman" w:hAnsi="Times New Roman" w:cs="Times New Roman"/>
                <w:sz w:val="22"/>
                <w:szCs w:val="22"/>
                <w:lang w:val="en-GB" w:eastAsia="en-GB"/>
              </w:rPr>
              <w:t xml:space="preserve"> the following:</w:t>
            </w:r>
          </w:p>
          <w:p w14:paraId="0046F1CC" w14:textId="77777777" w:rsidR="006F2CA2" w:rsidRPr="006F2CA2" w:rsidRDefault="006F2CA2" w:rsidP="006F2CA2">
            <w:pPr>
              <w:spacing w:before="0" w:after="0" w:line="240" w:lineRule="auto"/>
              <w:rPr>
                <w:rFonts w:ascii="Times New Roman" w:hAnsi="Times New Roman" w:cs="Times New Roman"/>
                <w:sz w:val="22"/>
                <w:szCs w:val="22"/>
                <w:lang w:val="en-GB" w:eastAsia="en-GB"/>
              </w:rPr>
            </w:pPr>
          </w:p>
          <w:p w14:paraId="3CB6C0E7" w14:textId="77777777" w:rsidR="006F2CA2" w:rsidRPr="006F2CA2" w:rsidRDefault="006F2CA2" w:rsidP="006172E9">
            <w:pPr>
              <w:numPr>
                <w:ilvl w:val="0"/>
                <w:numId w:val="3"/>
              </w:numPr>
              <w:spacing w:before="0" w:after="200" w:line="276" w:lineRule="auto"/>
              <w:contextualSpacing/>
              <w:jc w:val="both"/>
              <w:rPr>
                <w:rFonts w:ascii="Times New Roman" w:hAnsi="Times New Roman" w:cs="Times New Roman"/>
                <w:sz w:val="22"/>
                <w:szCs w:val="22"/>
                <w:lang w:val="en-GB" w:eastAsia="en-GB"/>
              </w:rPr>
            </w:pPr>
            <w:r w:rsidRPr="006F2CA2">
              <w:rPr>
                <w:rFonts w:ascii="Times New Roman" w:hAnsi="Times New Roman" w:cs="Times New Roman"/>
                <w:sz w:val="22"/>
                <w:szCs w:val="22"/>
                <w:lang w:val="en-GB" w:eastAsia="en-US"/>
              </w:rPr>
              <w:t>Both the Plaintiff and the Defendant have agreed on the divorce and the ancillary matters prior to the filing of this action.</w:t>
            </w:r>
          </w:p>
          <w:p w14:paraId="4A1334B0" w14:textId="77777777" w:rsidR="006F2CA2" w:rsidRPr="006F2CA2" w:rsidRDefault="006F2CA2" w:rsidP="006F2CA2">
            <w:pPr>
              <w:spacing w:before="120" w:after="0" w:line="240" w:lineRule="auto"/>
              <w:ind w:left="720"/>
              <w:contextualSpacing/>
              <w:jc w:val="both"/>
              <w:rPr>
                <w:rFonts w:ascii="Times New Roman" w:hAnsi="Times New Roman" w:cs="Times New Roman"/>
                <w:sz w:val="22"/>
                <w:szCs w:val="22"/>
                <w:lang w:val="en-GB" w:eastAsia="en-GB"/>
              </w:rPr>
            </w:pPr>
          </w:p>
          <w:p w14:paraId="5DD912D6" w14:textId="77777777" w:rsidR="006F2CA2" w:rsidRPr="006F2CA2" w:rsidRDefault="006F2CA2" w:rsidP="006172E9">
            <w:pPr>
              <w:numPr>
                <w:ilvl w:val="0"/>
                <w:numId w:val="3"/>
              </w:numPr>
              <w:spacing w:before="0" w:after="200" w:line="276" w:lineRule="auto"/>
              <w:contextualSpacing/>
              <w:jc w:val="both"/>
              <w:rPr>
                <w:rFonts w:ascii="Times New Roman" w:hAnsi="Times New Roman" w:cs="Times New Roman"/>
                <w:sz w:val="22"/>
                <w:szCs w:val="22"/>
                <w:lang w:val="en-GB" w:eastAsia="en-GB"/>
              </w:rPr>
            </w:pPr>
            <w:r w:rsidRPr="006F2CA2">
              <w:rPr>
                <w:rFonts w:ascii="Times New Roman" w:hAnsi="Times New Roman" w:cs="Times New Roman"/>
                <w:sz w:val="22"/>
                <w:szCs w:val="22"/>
                <w:lang w:val="en-GB" w:eastAsia="en-GB"/>
              </w:rPr>
              <w:t>The Plaintiff be at liberty to set down this action for trial on an uncontested basis in chambers.</w:t>
            </w:r>
          </w:p>
          <w:p w14:paraId="6BB47FD8" w14:textId="77777777" w:rsidR="006F2CA2" w:rsidRPr="006F2CA2" w:rsidRDefault="006F2CA2" w:rsidP="006F2CA2">
            <w:pPr>
              <w:spacing w:before="120" w:after="0" w:line="240" w:lineRule="auto"/>
              <w:ind w:left="720"/>
              <w:contextualSpacing/>
              <w:jc w:val="both"/>
              <w:rPr>
                <w:rFonts w:ascii="Times New Roman" w:hAnsi="Times New Roman" w:cs="Times New Roman"/>
                <w:sz w:val="22"/>
                <w:szCs w:val="22"/>
                <w:lang w:val="en-GB" w:eastAsia="en-GB"/>
              </w:rPr>
            </w:pPr>
          </w:p>
          <w:p w14:paraId="06997516" w14:textId="77777777" w:rsidR="006F2CA2" w:rsidRPr="006F2CA2" w:rsidRDefault="006F2CA2" w:rsidP="006172E9">
            <w:pPr>
              <w:numPr>
                <w:ilvl w:val="0"/>
                <w:numId w:val="3"/>
              </w:numPr>
              <w:spacing w:before="0" w:after="200" w:line="276" w:lineRule="auto"/>
              <w:contextualSpacing/>
              <w:jc w:val="both"/>
              <w:rPr>
                <w:rFonts w:ascii="Times New Roman" w:hAnsi="Times New Roman" w:cs="Times New Roman"/>
                <w:sz w:val="22"/>
                <w:szCs w:val="22"/>
                <w:lang w:val="en-GB" w:eastAsia="en-GB"/>
              </w:rPr>
            </w:pPr>
            <w:r w:rsidRPr="006F2CA2">
              <w:rPr>
                <w:rFonts w:ascii="Times New Roman" w:hAnsi="Times New Roman" w:cs="Times New Roman"/>
                <w:sz w:val="22"/>
                <w:szCs w:val="22"/>
                <w:lang w:val="en-GB" w:eastAsia="en-GB"/>
              </w:rPr>
              <w:t xml:space="preserve">Grounds of Divorce </w:t>
            </w:r>
          </w:p>
          <w:p w14:paraId="482D8AF5" w14:textId="77777777" w:rsidR="006F2CA2" w:rsidRPr="006F2CA2" w:rsidRDefault="006F2CA2" w:rsidP="006172E9">
            <w:pPr>
              <w:numPr>
                <w:ilvl w:val="0"/>
                <w:numId w:val="4"/>
              </w:numPr>
              <w:tabs>
                <w:tab w:val="left" w:pos="1231"/>
              </w:tabs>
              <w:autoSpaceDE w:val="0"/>
              <w:autoSpaceDN w:val="0"/>
              <w:adjustRightInd w:val="0"/>
              <w:spacing w:before="0" w:after="200" w:line="276" w:lineRule="auto"/>
              <w:ind w:left="948" w:hanging="142"/>
              <w:jc w:val="both"/>
              <w:rPr>
                <w:rFonts w:ascii="Times New Roman" w:eastAsia="Calibri" w:hAnsi="Times New Roman" w:cs="Times New Roman"/>
                <w:color w:val="000000"/>
                <w:sz w:val="22"/>
                <w:szCs w:val="22"/>
                <w:lang w:val="en-GB" w:eastAsia="en-US"/>
              </w:rPr>
            </w:pPr>
            <w:r w:rsidRPr="006F2CA2">
              <w:rPr>
                <w:rFonts w:ascii="Times New Roman" w:eastAsia="Calibri" w:hAnsi="Times New Roman" w:cs="Times New Roman"/>
                <w:color w:val="000000"/>
                <w:sz w:val="22"/>
                <w:szCs w:val="22"/>
                <w:lang w:val="en-GB" w:eastAsia="en-US"/>
              </w:rPr>
              <w:t xml:space="preserve">adultery by Plaintiff and/or Defendant* </w:t>
            </w:r>
          </w:p>
          <w:p w14:paraId="1638BB2A" w14:textId="77777777" w:rsidR="006F2CA2" w:rsidRPr="006F2CA2" w:rsidRDefault="006F2CA2" w:rsidP="006172E9">
            <w:pPr>
              <w:numPr>
                <w:ilvl w:val="0"/>
                <w:numId w:val="4"/>
              </w:numPr>
              <w:tabs>
                <w:tab w:val="left" w:pos="1231"/>
              </w:tabs>
              <w:autoSpaceDE w:val="0"/>
              <w:autoSpaceDN w:val="0"/>
              <w:adjustRightInd w:val="0"/>
              <w:spacing w:before="0" w:after="200" w:line="276" w:lineRule="auto"/>
              <w:ind w:left="948" w:hanging="142"/>
              <w:jc w:val="both"/>
              <w:rPr>
                <w:rFonts w:ascii="Times New Roman" w:eastAsia="Calibri" w:hAnsi="Times New Roman" w:cs="Times New Roman"/>
                <w:color w:val="000000"/>
                <w:sz w:val="22"/>
                <w:szCs w:val="22"/>
                <w:lang w:val="en-GB" w:eastAsia="en-US"/>
              </w:rPr>
            </w:pPr>
            <w:r w:rsidRPr="006F2CA2">
              <w:rPr>
                <w:rFonts w:ascii="Times New Roman" w:eastAsia="Calibri" w:hAnsi="Times New Roman" w:cs="Times New Roman"/>
                <w:color w:val="000000"/>
                <w:sz w:val="22"/>
                <w:szCs w:val="22"/>
                <w:lang w:val="en-GB" w:eastAsia="en-US"/>
              </w:rPr>
              <w:t xml:space="preserve">unreasonable behaviour by Plaintiff and/or Defendant* </w:t>
            </w:r>
          </w:p>
          <w:p w14:paraId="1970EBCA" w14:textId="77777777" w:rsidR="006F2CA2" w:rsidRPr="006F2CA2" w:rsidRDefault="006F2CA2" w:rsidP="006172E9">
            <w:pPr>
              <w:numPr>
                <w:ilvl w:val="0"/>
                <w:numId w:val="4"/>
              </w:numPr>
              <w:tabs>
                <w:tab w:val="left" w:pos="1231"/>
              </w:tabs>
              <w:autoSpaceDE w:val="0"/>
              <w:autoSpaceDN w:val="0"/>
              <w:adjustRightInd w:val="0"/>
              <w:spacing w:before="0" w:after="200" w:line="276" w:lineRule="auto"/>
              <w:ind w:left="948" w:hanging="142"/>
              <w:jc w:val="both"/>
              <w:rPr>
                <w:rFonts w:ascii="Times New Roman" w:eastAsia="Calibri" w:hAnsi="Times New Roman" w:cs="Times New Roman"/>
                <w:color w:val="000000"/>
                <w:sz w:val="22"/>
                <w:szCs w:val="22"/>
                <w:lang w:val="en-GB" w:eastAsia="en-US"/>
              </w:rPr>
            </w:pPr>
            <w:r w:rsidRPr="006F2CA2">
              <w:rPr>
                <w:rFonts w:ascii="Times New Roman" w:eastAsia="Calibri" w:hAnsi="Times New Roman" w:cs="Times New Roman"/>
                <w:color w:val="000000"/>
                <w:sz w:val="22"/>
                <w:szCs w:val="22"/>
                <w:lang w:val="en-GB" w:eastAsia="en-US"/>
              </w:rPr>
              <w:t xml:space="preserve">2 years’ desertion by Plaintiff/Defendant* </w:t>
            </w:r>
          </w:p>
          <w:p w14:paraId="1C125A55" w14:textId="77777777" w:rsidR="006F2CA2" w:rsidRPr="006F2CA2" w:rsidRDefault="006F2CA2" w:rsidP="006172E9">
            <w:pPr>
              <w:numPr>
                <w:ilvl w:val="0"/>
                <w:numId w:val="4"/>
              </w:numPr>
              <w:tabs>
                <w:tab w:val="left" w:pos="1231"/>
              </w:tabs>
              <w:autoSpaceDE w:val="0"/>
              <w:autoSpaceDN w:val="0"/>
              <w:adjustRightInd w:val="0"/>
              <w:spacing w:before="0" w:after="200" w:line="276" w:lineRule="auto"/>
              <w:ind w:left="948" w:hanging="142"/>
              <w:jc w:val="both"/>
              <w:rPr>
                <w:rFonts w:ascii="Times New Roman" w:eastAsia="Calibri" w:hAnsi="Times New Roman" w:cs="Times New Roman"/>
                <w:color w:val="000000"/>
                <w:sz w:val="22"/>
                <w:szCs w:val="22"/>
                <w:lang w:val="en-GB" w:eastAsia="en-US"/>
              </w:rPr>
            </w:pPr>
            <w:r w:rsidRPr="006F2CA2">
              <w:rPr>
                <w:rFonts w:ascii="Times New Roman" w:eastAsia="Calibri" w:hAnsi="Times New Roman" w:cs="Times New Roman"/>
                <w:color w:val="000000"/>
                <w:sz w:val="22"/>
                <w:szCs w:val="22"/>
                <w:lang w:val="en-GB" w:eastAsia="en-US"/>
              </w:rPr>
              <w:t xml:space="preserve">3 years’ separation with consent* </w:t>
            </w:r>
          </w:p>
          <w:p w14:paraId="07204054" w14:textId="77777777" w:rsidR="006F2CA2" w:rsidRPr="006F2CA2" w:rsidRDefault="00A13D0C" w:rsidP="006172E9">
            <w:pPr>
              <w:numPr>
                <w:ilvl w:val="0"/>
                <w:numId w:val="4"/>
              </w:numPr>
              <w:tabs>
                <w:tab w:val="left" w:pos="1231"/>
              </w:tabs>
              <w:autoSpaceDE w:val="0"/>
              <w:autoSpaceDN w:val="0"/>
              <w:adjustRightInd w:val="0"/>
              <w:spacing w:before="0" w:after="200" w:line="276" w:lineRule="auto"/>
              <w:ind w:left="948" w:hanging="142"/>
              <w:jc w:val="both"/>
              <w:rPr>
                <w:rFonts w:ascii="Times New Roman" w:eastAsia="Calibri" w:hAnsi="Times New Roman" w:cs="Times New Roman"/>
                <w:color w:val="000000"/>
                <w:sz w:val="22"/>
                <w:szCs w:val="22"/>
                <w:lang w:val="en-GB" w:eastAsia="en-US"/>
              </w:rPr>
            </w:pPr>
            <w:r>
              <w:rPr>
                <w:rFonts w:ascii="Times New Roman" w:eastAsia="Calibri" w:hAnsi="Times New Roman" w:cs="Times New Roman"/>
                <w:color w:val="000000"/>
                <w:sz w:val="22"/>
                <w:szCs w:val="22"/>
                <w:lang w:val="en-GB" w:eastAsia="en-US"/>
              </w:rPr>
              <w:t>4 yea</w:t>
            </w:r>
            <w:r w:rsidR="006F2CA2" w:rsidRPr="006F2CA2">
              <w:rPr>
                <w:rFonts w:ascii="Times New Roman" w:eastAsia="Calibri" w:hAnsi="Times New Roman" w:cs="Times New Roman"/>
                <w:color w:val="000000"/>
                <w:sz w:val="22"/>
                <w:szCs w:val="22"/>
                <w:lang w:val="en-GB" w:eastAsia="en-US"/>
              </w:rPr>
              <w:t>rs’ separation*</w:t>
            </w:r>
          </w:p>
          <w:p w14:paraId="7B509AFF" w14:textId="77777777" w:rsidR="006F2CA2" w:rsidRPr="006F2CA2" w:rsidRDefault="006F2CA2" w:rsidP="006172E9">
            <w:pPr>
              <w:numPr>
                <w:ilvl w:val="0"/>
                <w:numId w:val="3"/>
              </w:numPr>
              <w:spacing w:before="0" w:after="200" w:line="276" w:lineRule="auto"/>
              <w:contextualSpacing/>
              <w:jc w:val="both"/>
              <w:rPr>
                <w:rFonts w:ascii="Times New Roman" w:hAnsi="Times New Roman" w:cs="Times New Roman"/>
                <w:sz w:val="22"/>
                <w:szCs w:val="22"/>
                <w:lang w:val="en-GB" w:eastAsia="en-GB"/>
              </w:rPr>
            </w:pPr>
            <w:r w:rsidRPr="006F2CA2">
              <w:rPr>
                <w:rFonts w:ascii="Times New Roman" w:hAnsi="Times New Roman" w:cs="Times New Roman"/>
                <w:sz w:val="22"/>
                <w:szCs w:val="22"/>
                <w:lang w:val="en-GB" w:eastAsia="en-GB"/>
              </w:rPr>
              <w:t>Ancillary Matters</w:t>
            </w:r>
          </w:p>
          <w:p w14:paraId="5E572996" w14:textId="77777777" w:rsidR="006F2CA2" w:rsidRPr="006F2CA2" w:rsidRDefault="006F2CA2" w:rsidP="006F2CA2">
            <w:pPr>
              <w:spacing w:before="120" w:after="0" w:line="240" w:lineRule="auto"/>
              <w:ind w:left="720"/>
              <w:contextualSpacing/>
              <w:jc w:val="both"/>
              <w:rPr>
                <w:rFonts w:ascii="Times New Roman" w:hAnsi="Times New Roman" w:cs="Times New Roman"/>
                <w:sz w:val="22"/>
                <w:szCs w:val="22"/>
                <w:lang w:val="en-GB" w:eastAsia="en-US"/>
              </w:rPr>
            </w:pPr>
            <w:proofErr w:type="gramStart"/>
            <w:r w:rsidRPr="006F2CA2">
              <w:rPr>
                <w:rFonts w:ascii="Times New Roman" w:hAnsi="Times New Roman" w:cs="Times New Roman"/>
                <w:sz w:val="22"/>
                <w:szCs w:val="22"/>
                <w:lang w:val="en-GB" w:eastAsia="en-US"/>
              </w:rPr>
              <w:t>All of</w:t>
            </w:r>
            <w:proofErr w:type="gramEnd"/>
            <w:r w:rsidRPr="006F2CA2">
              <w:rPr>
                <w:rFonts w:ascii="Times New Roman" w:hAnsi="Times New Roman" w:cs="Times New Roman"/>
                <w:sz w:val="22"/>
                <w:szCs w:val="22"/>
                <w:lang w:val="en-GB" w:eastAsia="en-US"/>
              </w:rPr>
              <w:t xml:space="preserve"> the ancillary matters have been agreed and the signed Draft Consent Order is exhibited in the Statement of Particulars.</w:t>
            </w:r>
          </w:p>
          <w:p w14:paraId="50E3508F" w14:textId="77777777" w:rsidR="006F2CA2" w:rsidRPr="006F2CA2" w:rsidRDefault="006F2CA2" w:rsidP="006F2CA2">
            <w:pPr>
              <w:spacing w:before="120" w:after="0" w:line="240" w:lineRule="auto"/>
              <w:ind w:left="720"/>
              <w:contextualSpacing/>
              <w:jc w:val="both"/>
              <w:rPr>
                <w:rFonts w:ascii="Times New Roman" w:hAnsi="Times New Roman" w:cs="Times New Roman"/>
                <w:sz w:val="22"/>
                <w:szCs w:val="22"/>
                <w:lang w:val="en-GB" w:eastAsia="en-GB"/>
              </w:rPr>
            </w:pPr>
          </w:p>
          <w:p w14:paraId="3B965B76" w14:textId="77777777" w:rsidR="006F2CA2" w:rsidRPr="006F2CA2" w:rsidRDefault="006F2CA2" w:rsidP="006172E9">
            <w:pPr>
              <w:numPr>
                <w:ilvl w:val="0"/>
                <w:numId w:val="3"/>
              </w:numPr>
              <w:spacing w:before="0" w:after="200" w:line="276" w:lineRule="auto"/>
              <w:contextualSpacing/>
              <w:jc w:val="both"/>
              <w:rPr>
                <w:rFonts w:ascii="Times New Roman" w:hAnsi="Times New Roman" w:cs="Times New Roman"/>
                <w:sz w:val="22"/>
                <w:szCs w:val="22"/>
                <w:lang w:val="en-GB" w:eastAsia="en-GB"/>
              </w:rPr>
            </w:pPr>
            <w:r w:rsidRPr="006F2CA2">
              <w:rPr>
                <w:rFonts w:ascii="Times New Roman" w:hAnsi="Times New Roman" w:cs="Times New Roman"/>
                <w:sz w:val="22"/>
                <w:szCs w:val="22"/>
                <w:lang w:val="en-GB" w:eastAsia="en-US"/>
              </w:rPr>
              <w:t>I confirm that parties will not be making any further applications (</w:t>
            </w:r>
            <w:proofErr w:type="gramStart"/>
            <w:r w:rsidRPr="006F2CA2">
              <w:rPr>
                <w:rFonts w:ascii="Times New Roman" w:hAnsi="Times New Roman" w:cs="Times New Roman"/>
                <w:sz w:val="22"/>
                <w:szCs w:val="22"/>
                <w:lang w:val="en-GB" w:eastAsia="en-US"/>
              </w:rPr>
              <w:t>e.g.</w:t>
            </w:r>
            <w:proofErr w:type="gramEnd"/>
            <w:r w:rsidRPr="006F2CA2">
              <w:rPr>
                <w:rFonts w:ascii="Times New Roman" w:hAnsi="Times New Roman" w:cs="Times New Roman"/>
                <w:sz w:val="22"/>
                <w:szCs w:val="22"/>
                <w:lang w:val="en-GB" w:eastAsia="en-US"/>
              </w:rPr>
              <w:t xml:space="preserve"> abridgment of time, cost, withdrawal or amendment of pleadings etc.). </w:t>
            </w:r>
          </w:p>
          <w:p w14:paraId="123F8BB9" w14:textId="77777777" w:rsidR="006F2CA2" w:rsidRPr="006F2CA2" w:rsidRDefault="006F2CA2" w:rsidP="006F2CA2">
            <w:pPr>
              <w:spacing w:before="120" w:after="0" w:line="240" w:lineRule="auto"/>
              <w:ind w:left="720"/>
              <w:contextualSpacing/>
              <w:jc w:val="both"/>
              <w:rPr>
                <w:rFonts w:ascii="Times New Roman" w:hAnsi="Times New Roman" w:cs="Times New Roman"/>
                <w:sz w:val="22"/>
                <w:szCs w:val="22"/>
                <w:lang w:val="en-GB" w:eastAsia="en-GB"/>
              </w:rPr>
            </w:pPr>
          </w:p>
          <w:p w14:paraId="2ADFE11F" w14:textId="77777777" w:rsidR="006F2CA2" w:rsidRPr="006F2CA2" w:rsidRDefault="006F2CA2" w:rsidP="006172E9">
            <w:pPr>
              <w:numPr>
                <w:ilvl w:val="0"/>
                <w:numId w:val="3"/>
              </w:numPr>
              <w:spacing w:before="0" w:after="200" w:line="276" w:lineRule="auto"/>
              <w:contextualSpacing/>
              <w:jc w:val="both"/>
              <w:rPr>
                <w:rFonts w:ascii="Times New Roman" w:hAnsi="Times New Roman" w:cs="Times New Roman"/>
                <w:sz w:val="22"/>
                <w:szCs w:val="22"/>
                <w:lang w:val="en-GB" w:eastAsia="en-GB"/>
              </w:rPr>
            </w:pPr>
            <w:r w:rsidRPr="006F2CA2">
              <w:rPr>
                <w:rFonts w:ascii="Times New Roman" w:hAnsi="Times New Roman" w:cs="Times New Roman"/>
                <w:sz w:val="22"/>
                <w:szCs w:val="22"/>
                <w:lang w:val="en-GB" w:eastAsia="en-US"/>
              </w:rPr>
              <w:t xml:space="preserve">Parties understand that the Court may not make the required orders as requested if any of the papers are not in order, in which case a further hearing (in court or in chambers with counsel present) will be scheduled. </w:t>
            </w:r>
          </w:p>
        </w:tc>
      </w:tr>
      <w:tr w:rsidR="006F2CA2" w:rsidRPr="006F2CA2" w14:paraId="40E2616E" w14:textId="77777777" w:rsidTr="006F2CA2">
        <w:trPr>
          <w:divId w:val="2116439976"/>
          <w:cantSplit/>
          <w:jc w:val="center"/>
        </w:trPr>
        <w:tc>
          <w:tcPr>
            <w:tcW w:w="7120" w:type="dxa"/>
            <w:vAlign w:val="center"/>
          </w:tcPr>
          <w:p w14:paraId="566D79B1" w14:textId="77777777" w:rsidR="006F2CA2" w:rsidRPr="006F2CA2" w:rsidRDefault="006F2CA2" w:rsidP="006F2CA2">
            <w:pPr>
              <w:spacing w:before="0" w:after="0" w:line="240" w:lineRule="auto"/>
              <w:rPr>
                <w:rFonts w:ascii="Times New Roman" w:hAnsi="Times New Roman" w:cs="Times New Roman"/>
                <w:sz w:val="22"/>
                <w:szCs w:val="22"/>
                <w:lang w:val="en-GB" w:eastAsia="en-GB"/>
              </w:rPr>
            </w:pPr>
          </w:p>
        </w:tc>
      </w:tr>
      <w:tr w:rsidR="006F2CA2" w:rsidRPr="006F2CA2" w14:paraId="3F5CD035" w14:textId="77777777" w:rsidTr="006F2CA2">
        <w:trPr>
          <w:divId w:val="2116439976"/>
          <w:cantSplit/>
          <w:jc w:val="center"/>
        </w:trPr>
        <w:tc>
          <w:tcPr>
            <w:tcW w:w="7120" w:type="dxa"/>
            <w:vAlign w:val="center"/>
          </w:tcPr>
          <w:p w14:paraId="47C0828A" w14:textId="77777777" w:rsidR="006F2CA2" w:rsidRPr="006F2CA2" w:rsidRDefault="006F2CA2" w:rsidP="006F2CA2">
            <w:pPr>
              <w:spacing w:before="0" w:after="0" w:line="240" w:lineRule="auto"/>
              <w:rPr>
                <w:rFonts w:ascii="Times New Roman" w:hAnsi="Times New Roman" w:cs="Times New Roman"/>
                <w:sz w:val="22"/>
                <w:szCs w:val="22"/>
                <w:lang w:val="en-GB" w:eastAsia="en-GB"/>
              </w:rPr>
            </w:pPr>
          </w:p>
        </w:tc>
      </w:tr>
      <w:tr w:rsidR="006F2CA2" w:rsidRPr="006F2CA2" w14:paraId="70D7CC7D" w14:textId="77777777" w:rsidTr="006F2CA2">
        <w:trPr>
          <w:divId w:val="2116439976"/>
          <w:cantSplit/>
          <w:jc w:val="center"/>
        </w:trPr>
        <w:tc>
          <w:tcPr>
            <w:tcW w:w="7120" w:type="dxa"/>
            <w:vAlign w:val="center"/>
          </w:tcPr>
          <w:p w14:paraId="66AC668E" w14:textId="77777777" w:rsidR="006F2CA2" w:rsidRPr="006F2CA2" w:rsidRDefault="006F2CA2" w:rsidP="006F2CA2">
            <w:pPr>
              <w:spacing w:before="0" w:after="0" w:line="240" w:lineRule="auto"/>
              <w:rPr>
                <w:rFonts w:ascii="Times New Roman" w:hAnsi="Times New Roman" w:cs="Times New Roman"/>
                <w:sz w:val="22"/>
                <w:szCs w:val="22"/>
                <w:lang w:val="en-GB" w:eastAsia="en-GB"/>
              </w:rPr>
            </w:pPr>
            <w:r w:rsidRPr="006F2CA2">
              <w:rPr>
                <w:rFonts w:ascii="Times New Roman" w:hAnsi="Times New Roman" w:cs="Times New Roman"/>
                <w:sz w:val="22"/>
                <w:szCs w:val="22"/>
                <w:lang w:val="en-GB" w:eastAsia="en-GB"/>
              </w:rPr>
              <w:t>Signature:</w:t>
            </w:r>
          </w:p>
          <w:p w14:paraId="7EE7459A" w14:textId="77777777" w:rsidR="006F2CA2" w:rsidRPr="006F2CA2" w:rsidRDefault="006F2CA2" w:rsidP="006F2CA2">
            <w:pPr>
              <w:spacing w:before="0" w:after="0" w:line="240" w:lineRule="auto"/>
              <w:rPr>
                <w:rFonts w:ascii="Times New Roman" w:hAnsi="Times New Roman" w:cs="Times New Roman"/>
                <w:sz w:val="22"/>
                <w:szCs w:val="22"/>
                <w:lang w:val="en-GB" w:eastAsia="en-GB"/>
              </w:rPr>
            </w:pPr>
            <w:r w:rsidRPr="006F2CA2">
              <w:rPr>
                <w:rFonts w:ascii="Times New Roman" w:hAnsi="Times New Roman" w:cs="Times New Roman"/>
                <w:sz w:val="22"/>
                <w:szCs w:val="22"/>
                <w:lang w:val="en-GB" w:eastAsia="en-GB"/>
              </w:rPr>
              <w:t>Name of Party/Party’s Solicitor*:</w:t>
            </w:r>
          </w:p>
          <w:p w14:paraId="096613FE" w14:textId="77777777" w:rsidR="006F2CA2" w:rsidRPr="006F2CA2" w:rsidRDefault="006F2CA2" w:rsidP="006F2CA2">
            <w:pPr>
              <w:spacing w:before="0" w:after="0" w:line="240" w:lineRule="auto"/>
              <w:rPr>
                <w:rFonts w:ascii="Times New Roman" w:hAnsi="Times New Roman" w:cs="Times New Roman"/>
                <w:sz w:val="22"/>
                <w:szCs w:val="22"/>
                <w:lang w:val="en-GB" w:eastAsia="en-GB"/>
              </w:rPr>
            </w:pPr>
            <w:r w:rsidRPr="006F2CA2">
              <w:rPr>
                <w:rFonts w:ascii="Times New Roman" w:hAnsi="Times New Roman" w:cs="Times New Roman"/>
                <w:sz w:val="22"/>
                <w:szCs w:val="22"/>
                <w:lang w:val="en-GB" w:eastAsia="en-GB"/>
              </w:rPr>
              <w:t>Party Type (i.e. Plaintiff or Defendant):</w:t>
            </w:r>
          </w:p>
          <w:p w14:paraId="2C19B23E" w14:textId="77777777" w:rsidR="006F2CA2" w:rsidRPr="006F2CA2" w:rsidRDefault="006F2CA2" w:rsidP="006F2CA2">
            <w:pPr>
              <w:spacing w:before="0" w:after="0" w:line="240" w:lineRule="auto"/>
              <w:rPr>
                <w:rFonts w:ascii="Times New Roman" w:hAnsi="Times New Roman" w:cs="Times New Roman"/>
                <w:sz w:val="22"/>
                <w:szCs w:val="22"/>
                <w:lang w:val="en-GB" w:eastAsia="en-GB"/>
              </w:rPr>
            </w:pPr>
            <w:r w:rsidRPr="006F2CA2">
              <w:rPr>
                <w:rFonts w:ascii="Times New Roman" w:hAnsi="Times New Roman" w:cs="Times New Roman"/>
                <w:sz w:val="22"/>
                <w:szCs w:val="22"/>
                <w:lang w:val="en-GB" w:eastAsia="en-GB"/>
              </w:rPr>
              <w:t>Date:</w:t>
            </w:r>
          </w:p>
        </w:tc>
      </w:tr>
      <w:tr w:rsidR="006F2CA2" w:rsidRPr="006F2CA2" w14:paraId="4622E5B4" w14:textId="77777777" w:rsidTr="006F2CA2">
        <w:trPr>
          <w:divId w:val="2116439976"/>
          <w:cantSplit/>
          <w:jc w:val="center"/>
        </w:trPr>
        <w:tc>
          <w:tcPr>
            <w:tcW w:w="7120" w:type="dxa"/>
            <w:vAlign w:val="center"/>
          </w:tcPr>
          <w:p w14:paraId="21CCBAB1" w14:textId="77777777" w:rsidR="006F2CA2" w:rsidRPr="006F2CA2" w:rsidRDefault="006F2CA2" w:rsidP="006F2CA2">
            <w:pPr>
              <w:spacing w:before="0" w:after="0" w:line="240" w:lineRule="auto"/>
              <w:jc w:val="both"/>
              <w:rPr>
                <w:rFonts w:ascii="Times New Roman" w:hAnsi="Times New Roman" w:cs="Times New Roman"/>
                <w:sz w:val="22"/>
                <w:szCs w:val="22"/>
                <w:lang w:val="en-GB" w:eastAsia="en-GB"/>
              </w:rPr>
            </w:pPr>
            <w:r w:rsidRPr="006F2CA2">
              <w:rPr>
                <w:rFonts w:ascii="Times New Roman" w:hAnsi="Times New Roman" w:cs="Times New Roman"/>
                <w:sz w:val="22"/>
                <w:szCs w:val="22"/>
                <w:lang w:val="en-GB" w:eastAsia="en-GB"/>
              </w:rPr>
              <w:t>*Delete where inapplicable.</w:t>
            </w:r>
          </w:p>
        </w:tc>
      </w:tr>
    </w:tbl>
    <w:p w14:paraId="43D2F638" w14:textId="77777777" w:rsidR="006F2CA2" w:rsidRPr="006F2CA2" w:rsidRDefault="006F2CA2" w:rsidP="006F2CA2">
      <w:pPr>
        <w:keepNext/>
        <w:keepLines/>
        <w:suppressAutoHyphens/>
        <w:spacing w:before="240" w:after="120" w:line="240" w:lineRule="auto"/>
        <w:jc w:val="center"/>
        <w:divId w:val="2116439976"/>
        <w:rPr>
          <w:rFonts w:ascii="Times New Roman" w:hAnsi="Times New Roman" w:cs="Times New Roman"/>
          <w:caps/>
          <w:sz w:val="22"/>
          <w:szCs w:val="20"/>
          <w:lang w:val="en-GB" w:eastAsia="en-US"/>
        </w:rPr>
      </w:pPr>
      <w:r w:rsidRPr="006F2CA2">
        <w:rPr>
          <w:rFonts w:ascii="Times New Roman" w:hAnsi="Times New Roman" w:cs="Times New Roman"/>
          <w:caps/>
          <w:sz w:val="22"/>
          <w:szCs w:val="20"/>
          <w:lang w:val="en-GB" w:eastAsia="en-US"/>
        </w:rPr>
        <w:lastRenderedPageBreak/>
        <w:fldChar w:fldCharType="begin" w:fldLock="1"/>
      </w:r>
      <w:r w:rsidRPr="006F2CA2">
        <w:rPr>
          <w:rFonts w:ascii="Times New Roman" w:hAnsi="Times New Roman" w:cs="Times New Roman"/>
          <w:caps/>
          <w:sz w:val="22"/>
          <w:szCs w:val="20"/>
          <w:lang w:val="en-GB" w:eastAsia="en-US"/>
        </w:rPr>
        <w:instrText xml:space="preserve"> GUID=31aca2d3-7bfa-4b60-b91d-41f8fe0e1b0e </w:instrText>
      </w:r>
      <w:r w:rsidRPr="006F2CA2">
        <w:rPr>
          <w:rFonts w:ascii="Times New Roman" w:hAnsi="Times New Roman" w:cs="Times New Roman"/>
          <w:caps/>
          <w:sz w:val="22"/>
          <w:szCs w:val="20"/>
          <w:lang w:val="en-GB" w:eastAsia="en-US"/>
        </w:rPr>
        <w:fldChar w:fldCharType="end"/>
      </w:r>
      <w:r w:rsidRPr="006F2CA2">
        <w:rPr>
          <w:rFonts w:ascii="Times New Roman" w:hAnsi="Times New Roman" w:cs="Times New Roman"/>
          <w:caps/>
          <w:sz w:val="22"/>
          <w:szCs w:val="20"/>
          <w:lang w:val="en-GB" w:eastAsia="en-US"/>
        </w:rPr>
        <w:t>Form 30</w:t>
      </w:r>
    </w:p>
    <w:tbl>
      <w:tblPr>
        <w:tblW w:w="7120" w:type="dxa"/>
        <w:jc w:val="center"/>
        <w:tblLook w:val="04A0" w:firstRow="1" w:lastRow="0" w:firstColumn="1" w:lastColumn="0" w:noHBand="0" w:noVBand="1"/>
      </w:tblPr>
      <w:tblGrid>
        <w:gridCol w:w="7120"/>
      </w:tblGrid>
      <w:tr w:rsidR="006F2CA2" w:rsidRPr="006F2CA2" w14:paraId="223814A5" w14:textId="77777777" w:rsidTr="006F2CA2">
        <w:trPr>
          <w:divId w:val="2116439976"/>
          <w:cantSplit/>
          <w:jc w:val="center"/>
        </w:trPr>
        <w:tc>
          <w:tcPr>
            <w:tcW w:w="7120" w:type="dxa"/>
          </w:tcPr>
          <w:p w14:paraId="0F3C954B"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GUID=bd653694-f5a5-429c-a732-b4b8d3022c6f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 95</w:t>
            </w:r>
          </w:p>
        </w:tc>
      </w:tr>
      <w:tr w:rsidR="006F2CA2" w:rsidRPr="006F2CA2" w14:paraId="3BB12DDD" w14:textId="77777777" w:rsidTr="006F2CA2">
        <w:trPr>
          <w:divId w:val="2116439976"/>
          <w:cantSplit/>
          <w:jc w:val="center"/>
        </w:trPr>
        <w:tc>
          <w:tcPr>
            <w:tcW w:w="7120" w:type="dxa"/>
          </w:tcPr>
          <w:p w14:paraId="5C7CD2D5"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GUID=bb8bec47-266e-4442-b9b7-ab9add3ec72f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(INTERIM JUDGMENT FORM)</w:t>
            </w:r>
          </w:p>
        </w:tc>
      </w:tr>
      <w:tr w:rsidR="006F2CA2" w:rsidRPr="006F2CA2" w14:paraId="0D5D0521" w14:textId="77777777" w:rsidTr="006F2CA2">
        <w:trPr>
          <w:divId w:val="2116439976"/>
          <w:cantSplit/>
          <w:jc w:val="center"/>
        </w:trPr>
        <w:tc>
          <w:tcPr>
            <w:tcW w:w="7120" w:type="dxa"/>
          </w:tcPr>
          <w:p w14:paraId="1739542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GUID=69971552-b589-4fa4-930d-6978a33a4706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IN THE FAMILY JUSTICE COURTS OF THE REPUBLIC OF SINGAPORE</w:t>
            </w:r>
          </w:p>
        </w:tc>
      </w:tr>
      <w:tr w:rsidR="006F2CA2" w:rsidRPr="006F2CA2" w14:paraId="72F95955" w14:textId="77777777" w:rsidTr="006F2CA2">
        <w:trPr>
          <w:divId w:val="2116439976"/>
          <w:cantSplit/>
          <w:jc w:val="center"/>
        </w:trPr>
        <w:tc>
          <w:tcPr>
            <w:tcW w:w="7120" w:type="dxa"/>
          </w:tcPr>
          <w:p w14:paraId="449A6AA0"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GUID=dcaba7c8-b134-402f-bebf-b5e991f00043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Divorce Writ No.</w:t>
            </w:r>
          </w:p>
        </w:tc>
      </w:tr>
      <w:tr w:rsidR="006F2CA2" w:rsidRPr="006F2CA2" w14:paraId="08BA03F7" w14:textId="77777777" w:rsidTr="006F2CA2">
        <w:trPr>
          <w:divId w:val="2116439976"/>
          <w:cantSplit/>
          <w:jc w:val="center"/>
        </w:trPr>
        <w:tc>
          <w:tcPr>
            <w:tcW w:w="7120" w:type="dxa"/>
          </w:tcPr>
          <w:p w14:paraId="62E51095"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GUID=97eb3468-23e7-4467-9314-42103888b888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Between</w:t>
            </w:r>
          </w:p>
        </w:tc>
      </w:tr>
      <w:tr w:rsidR="006F2CA2" w:rsidRPr="006F2CA2" w14:paraId="4A6623D8" w14:textId="77777777" w:rsidTr="006F2CA2">
        <w:trPr>
          <w:divId w:val="2116439976"/>
          <w:cantSplit/>
          <w:jc w:val="center"/>
        </w:trPr>
        <w:tc>
          <w:tcPr>
            <w:tcW w:w="7120" w:type="dxa"/>
          </w:tcPr>
          <w:p w14:paraId="6336DA6B"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GUID=5046b902-a1a3-4292-9793-d48c931680d6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Plaintiff’s Name</w:t>
            </w:r>
            <w:r w:rsidRPr="006F2CA2">
              <w:rPr>
                <w:rFonts w:ascii="Times New Roman" w:hAnsi="Times New Roman" w:cs="Times New Roman"/>
                <w:sz w:val="22"/>
                <w:szCs w:val="20"/>
                <w:lang w:val="en-GB" w:eastAsia="en-US"/>
              </w:rPr>
              <w:t>] (ID No.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w:t>
            </w:r>
            <w:r w:rsidRPr="006F2CA2">
              <w:rPr>
                <w:rFonts w:ascii="Times New Roman" w:hAnsi="Times New Roman" w:cs="Times New Roman"/>
                <w:i/>
                <w:sz w:val="22"/>
                <w:szCs w:val="20"/>
                <w:lang w:val="en-GB" w:eastAsia="en-US"/>
              </w:rPr>
              <w:t>Plaintiff</w:t>
            </w:r>
          </w:p>
        </w:tc>
      </w:tr>
      <w:tr w:rsidR="006F2CA2" w:rsidRPr="006F2CA2" w14:paraId="229EBBB0" w14:textId="77777777" w:rsidTr="006F2CA2">
        <w:trPr>
          <w:divId w:val="2116439976"/>
          <w:cantSplit/>
          <w:jc w:val="center"/>
        </w:trPr>
        <w:tc>
          <w:tcPr>
            <w:tcW w:w="7120" w:type="dxa"/>
          </w:tcPr>
          <w:p w14:paraId="4B7A01A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GUID=1850592d-234c-43dc-b97e-eaeef7cc0a4a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w:t>
            </w:r>
          </w:p>
        </w:tc>
      </w:tr>
      <w:tr w:rsidR="006F2CA2" w:rsidRPr="006F2CA2" w14:paraId="2CAA61D3" w14:textId="77777777" w:rsidTr="006F2CA2">
        <w:trPr>
          <w:divId w:val="2116439976"/>
          <w:cantSplit/>
          <w:jc w:val="center"/>
        </w:trPr>
        <w:tc>
          <w:tcPr>
            <w:tcW w:w="7120" w:type="dxa"/>
          </w:tcPr>
          <w:p w14:paraId="3E931C1D"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GUID=e405ebb0-461b-4832-90b6-3ecc0dd9905f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Defendant’s Name</w:t>
            </w:r>
            <w:r w:rsidRPr="006F2CA2">
              <w:rPr>
                <w:rFonts w:ascii="Times New Roman" w:hAnsi="Times New Roman" w:cs="Times New Roman"/>
                <w:sz w:val="22"/>
                <w:szCs w:val="20"/>
                <w:lang w:val="en-GB" w:eastAsia="en-US"/>
              </w:rPr>
              <w:t>] (ID No.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w:t>
            </w:r>
            <w:r w:rsidRPr="006F2CA2">
              <w:rPr>
                <w:rFonts w:ascii="Times New Roman" w:hAnsi="Times New Roman" w:cs="Times New Roman"/>
                <w:i/>
                <w:sz w:val="22"/>
                <w:szCs w:val="20"/>
                <w:lang w:val="en-GB" w:eastAsia="en-US"/>
              </w:rPr>
              <w:t>Defendant</w:t>
            </w:r>
          </w:p>
        </w:tc>
      </w:tr>
      <w:tr w:rsidR="006F2CA2" w:rsidRPr="006F2CA2" w14:paraId="498C8D38" w14:textId="77777777" w:rsidTr="006F2CA2">
        <w:trPr>
          <w:divId w:val="2116439976"/>
          <w:cantSplit/>
          <w:jc w:val="center"/>
        </w:trPr>
        <w:tc>
          <w:tcPr>
            <w:tcW w:w="7120" w:type="dxa"/>
          </w:tcPr>
          <w:p w14:paraId="1F77949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GUID=a6ede148-2da4-4ad6-ae37-c83417e85e08 </w:instrText>
            </w:r>
            <w:r w:rsidRPr="006F2CA2">
              <w:rPr>
                <w:rFonts w:ascii="Times New Roman" w:hAnsi="Times New Roman" w:cs="Times New Roman"/>
                <w:sz w:val="22"/>
                <w:szCs w:val="20"/>
                <w:lang w:val="en-GB" w:eastAsia="en-US"/>
              </w:rPr>
              <w:fldChar w:fldCharType="end"/>
            </w:r>
          </w:p>
        </w:tc>
      </w:tr>
      <w:tr w:rsidR="006F2CA2" w:rsidRPr="006F2CA2" w14:paraId="504AAE0C" w14:textId="77777777" w:rsidTr="006F2CA2">
        <w:trPr>
          <w:divId w:val="2116439976"/>
          <w:cantSplit/>
          <w:jc w:val="center"/>
        </w:trPr>
        <w:tc>
          <w:tcPr>
            <w:tcW w:w="7120" w:type="dxa"/>
          </w:tcPr>
          <w:p w14:paraId="30127CCE"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GUID=d247000b-c14a-44cc-b189-969efc1d66d4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INTERIM JUDGMENT</w:t>
            </w:r>
          </w:p>
        </w:tc>
      </w:tr>
      <w:tr w:rsidR="006F2CA2" w:rsidRPr="006F2CA2" w14:paraId="1ABEC6BA" w14:textId="77777777" w:rsidTr="006F2CA2">
        <w:trPr>
          <w:divId w:val="2116439976"/>
          <w:cantSplit/>
          <w:jc w:val="center"/>
        </w:trPr>
        <w:tc>
          <w:tcPr>
            <w:tcW w:w="7120" w:type="dxa"/>
          </w:tcPr>
          <w:p w14:paraId="5C03D993"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GUID=b32b60c8-c381-4608-bd9e-77870839b951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w:t>
            </w:r>
            <w:r w:rsidRPr="006F2CA2">
              <w:rPr>
                <w:rFonts w:ascii="Times New Roman" w:hAnsi="Times New Roman" w:cs="Times New Roman"/>
                <w:sz w:val="22"/>
                <w:szCs w:val="20"/>
                <w:lang w:val="en-GB" w:eastAsia="en-US"/>
              </w:rPr>
              <w:tab/>
            </w:r>
            <w:proofErr w:type="gramStart"/>
            <w:r w:rsidRPr="006F2CA2">
              <w:rPr>
                <w:rFonts w:ascii="Times New Roman" w:hAnsi="Times New Roman" w:cs="Times New Roman"/>
                <w:sz w:val="22"/>
                <w:szCs w:val="20"/>
                <w:lang w:val="en-GB" w:eastAsia="en-US"/>
              </w:rPr>
              <w:t>Particulars of</w:t>
            </w:r>
            <w:proofErr w:type="gramEnd"/>
            <w:r w:rsidRPr="006F2CA2">
              <w:rPr>
                <w:rFonts w:ascii="Times New Roman" w:hAnsi="Times New Roman" w:cs="Times New Roman"/>
                <w:sz w:val="22"/>
                <w:szCs w:val="20"/>
                <w:lang w:val="en-GB" w:eastAsia="en-US"/>
              </w:rPr>
              <w:t xml:space="preserve"> Marriage to which this Interim Judgment Relates (the Marriage)</w:t>
            </w:r>
          </w:p>
        </w:tc>
      </w:tr>
      <w:tr w:rsidR="006F2CA2" w:rsidRPr="006F2CA2" w14:paraId="14E26981" w14:textId="77777777" w:rsidTr="006F2CA2">
        <w:trPr>
          <w:divId w:val="2116439976"/>
          <w:cantSplit/>
          <w:jc w:val="center"/>
        </w:trPr>
        <w:tc>
          <w:tcPr>
            <w:tcW w:w="7120" w:type="dxa"/>
          </w:tcPr>
          <w:p w14:paraId="23DA9DBF" w14:textId="77777777" w:rsidR="006F2CA2" w:rsidRPr="006F2CA2" w:rsidRDefault="006F2CA2" w:rsidP="006F2CA2">
            <w:pPr>
              <w:spacing w:before="60" w:after="60" w:line="240" w:lineRule="auto"/>
              <w:ind w:left="940" w:hanging="533"/>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GUID=f8cefaa0-bc79-4e91-825b-b0078520ed45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Date and place of solemnization of marriage:</w:t>
            </w:r>
          </w:p>
        </w:tc>
      </w:tr>
      <w:tr w:rsidR="006F2CA2" w:rsidRPr="006F2CA2" w14:paraId="1A531E7F" w14:textId="77777777" w:rsidTr="006F2CA2">
        <w:trPr>
          <w:divId w:val="2116439976"/>
          <w:cantSplit/>
          <w:jc w:val="center"/>
        </w:trPr>
        <w:tc>
          <w:tcPr>
            <w:tcW w:w="7120" w:type="dxa"/>
          </w:tcPr>
          <w:p w14:paraId="4CF6276B" w14:textId="77777777" w:rsidR="006F2CA2" w:rsidRPr="006F2CA2" w:rsidRDefault="006F2CA2" w:rsidP="006F2CA2">
            <w:pPr>
              <w:spacing w:before="60" w:after="60" w:line="240" w:lineRule="auto"/>
              <w:ind w:left="940" w:hanging="533"/>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GUID=3ae1e0e5-3ea2-4e0f-a97a-d9e295a1b35c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Date and place of registration of marriage:</w:t>
            </w:r>
          </w:p>
        </w:tc>
      </w:tr>
      <w:tr w:rsidR="006F2CA2" w:rsidRPr="006F2CA2" w14:paraId="18905649" w14:textId="77777777" w:rsidTr="006F2CA2">
        <w:trPr>
          <w:divId w:val="2116439976"/>
          <w:cantSplit/>
          <w:jc w:val="center"/>
        </w:trPr>
        <w:tc>
          <w:tcPr>
            <w:tcW w:w="7120" w:type="dxa"/>
          </w:tcPr>
          <w:p w14:paraId="01C5B3D3"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GUID=6fa742b9-4bda-4000-98ee-b758b644a6a6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w:t>
            </w:r>
            <w:r w:rsidRPr="006F2CA2">
              <w:rPr>
                <w:rFonts w:ascii="Times New Roman" w:hAnsi="Times New Roman" w:cs="Times New Roman"/>
                <w:sz w:val="22"/>
                <w:szCs w:val="20"/>
                <w:lang w:val="en-GB" w:eastAsia="en-US"/>
              </w:rPr>
              <w:tab/>
              <w:t>Interim Judgment Granted in Open Court/Chambers*</w:t>
            </w:r>
          </w:p>
        </w:tc>
      </w:tr>
      <w:tr w:rsidR="006F2CA2" w:rsidRPr="006F2CA2" w14:paraId="772343F0" w14:textId="77777777" w:rsidTr="006F2CA2">
        <w:trPr>
          <w:divId w:val="2116439976"/>
          <w:cantSplit/>
          <w:jc w:val="center"/>
        </w:trPr>
        <w:tc>
          <w:tcPr>
            <w:tcW w:w="7120" w:type="dxa"/>
          </w:tcPr>
          <w:p w14:paraId="744ADD93"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GUID=a1b14bad-c3f6-4158-b3b9-f9f03b98fc9b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Parties present: [</w:t>
            </w:r>
            <w:r w:rsidRPr="006F2CA2">
              <w:rPr>
                <w:rFonts w:ascii="Times New Roman" w:hAnsi="Times New Roman" w:cs="Times New Roman"/>
                <w:i/>
                <w:sz w:val="22"/>
                <w:szCs w:val="20"/>
                <w:lang w:val="en-GB" w:eastAsia="en-US"/>
              </w:rPr>
              <w:t>Choose one or more of the following</w:t>
            </w:r>
            <w:r w:rsidRPr="006F2CA2">
              <w:rPr>
                <w:rFonts w:ascii="Times New Roman" w:hAnsi="Times New Roman" w:cs="Times New Roman"/>
                <w:sz w:val="22"/>
                <w:szCs w:val="20"/>
                <w:lang w:val="en-GB" w:eastAsia="en-US"/>
              </w:rPr>
              <w:t>]</w:t>
            </w:r>
          </w:p>
        </w:tc>
      </w:tr>
      <w:tr w:rsidR="006F2CA2" w:rsidRPr="006F2CA2" w14:paraId="51401DDE" w14:textId="77777777" w:rsidTr="006F2CA2">
        <w:trPr>
          <w:divId w:val="2116439976"/>
          <w:cantSplit/>
          <w:jc w:val="center"/>
        </w:trPr>
        <w:tc>
          <w:tcPr>
            <w:tcW w:w="7120" w:type="dxa"/>
          </w:tcPr>
          <w:p w14:paraId="1EF251FD" w14:textId="77777777" w:rsidR="006F2CA2" w:rsidRPr="006F2CA2" w:rsidRDefault="006F2CA2" w:rsidP="006F2CA2">
            <w:pPr>
              <w:spacing w:before="60" w:after="60" w:line="240" w:lineRule="auto"/>
              <w:ind w:left="188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GUID=301b47a4-05f7-4cdd-a380-3546340b0f39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roofErr w:type="spellStart"/>
            <w:r w:rsidRPr="006F2CA2">
              <w:rPr>
                <w:rFonts w:ascii="Times New Roman" w:hAnsi="Times New Roman" w:cs="Times New Roman"/>
                <w:sz w:val="22"/>
                <w:szCs w:val="20"/>
                <w:lang w:val="en-GB" w:eastAsia="en-US"/>
              </w:rPr>
              <w:t>i</w:t>
            </w:r>
            <w:proofErr w:type="spellEnd"/>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Plaintiff*</w:t>
            </w:r>
          </w:p>
        </w:tc>
      </w:tr>
      <w:tr w:rsidR="006F2CA2" w:rsidRPr="006F2CA2" w14:paraId="1728572E" w14:textId="77777777" w:rsidTr="006F2CA2">
        <w:trPr>
          <w:divId w:val="2116439976"/>
          <w:cantSplit/>
          <w:jc w:val="center"/>
        </w:trPr>
        <w:tc>
          <w:tcPr>
            <w:tcW w:w="7120" w:type="dxa"/>
          </w:tcPr>
          <w:p w14:paraId="23C6A804" w14:textId="77777777" w:rsidR="006F2CA2" w:rsidRPr="006F2CA2" w:rsidRDefault="006F2CA2" w:rsidP="006F2CA2">
            <w:pPr>
              <w:spacing w:before="60" w:after="60" w:line="240" w:lineRule="auto"/>
              <w:ind w:left="188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GUID=bb65d1a0-ff73-4292-82d8-8081353f2d88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(ii)</w:t>
            </w:r>
            <w:r w:rsidRPr="006F2CA2">
              <w:rPr>
                <w:rFonts w:ascii="Times New Roman" w:hAnsi="Times New Roman" w:cs="Times New Roman"/>
                <w:sz w:val="22"/>
                <w:szCs w:val="20"/>
                <w:lang w:val="en-GB" w:eastAsia="en-US"/>
              </w:rPr>
              <w:tab/>
              <w:t>Plaintiff’s Counsel*</w:t>
            </w:r>
          </w:p>
        </w:tc>
      </w:tr>
      <w:tr w:rsidR="006F2CA2" w:rsidRPr="006F2CA2" w14:paraId="3B055A76" w14:textId="77777777" w:rsidTr="006F2CA2">
        <w:trPr>
          <w:divId w:val="2116439976"/>
          <w:cantSplit/>
          <w:jc w:val="center"/>
        </w:trPr>
        <w:tc>
          <w:tcPr>
            <w:tcW w:w="7120" w:type="dxa"/>
          </w:tcPr>
          <w:p w14:paraId="01A53C42" w14:textId="77777777" w:rsidR="006F2CA2" w:rsidRPr="006F2CA2" w:rsidRDefault="006F2CA2" w:rsidP="006F2CA2">
            <w:pPr>
              <w:spacing w:before="60" w:after="60" w:line="240" w:lineRule="auto"/>
              <w:ind w:left="188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GUID=c37c6486-184f-487e-8ae5-963f1e9bc26b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(iii)</w:t>
            </w:r>
            <w:r w:rsidRPr="006F2CA2">
              <w:rPr>
                <w:rFonts w:ascii="Times New Roman" w:hAnsi="Times New Roman" w:cs="Times New Roman"/>
                <w:sz w:val="22"/>
                <w:szCs w:val="20"/>
                <w:lang w:val="en-GB" w:eastAsia="en-US"/>
              </w:rPr>
              <w:tab/>
              <w:t>Defendant*</w:t>
            </w:r>
          </w:p>
        </w:tc>
      </w:tr>
      <w:tr w:rsidR="006F2CA2" w:rsidRPr="006F2CA2" w14:paraId="6E06AF89" w14:textId="77777777" w:rsidTr="006F2CA2">
        <w:trPr>
          <w:divId w:val="2116439976"/>
          <w:cantSplit/>
          <w:jc w:val="center"/>
        </w:trPr>
        <w:tc>
          <w:tcPr>
            <w:tcW w:w="7120" w:type="dxa"/>
          </w:tcPr>
          <w:p w14:paraId="576C3A55" w14:textId="77777777" w:rsidR="006F2CA2" w:rsidRPr="006F2CA2" w:rsidRDefault="006F2CA2" w:rsidP="006F2CA2">
            <w:pPr>
              <w:spacing w:before="60" w:after="60" w:line="240" w:lineRule="auto"/>
              <w:ind w:left="188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GUID=360e4d75-a5cd-4589-b98d-125d52cdd943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(iv)</w:t>
            </w:r>
            <w:r w:rsidRPr="006F2CA2">
              <w:rPr>
                <w:rFonts w:ascii="Times New Roman" w:hAnsi="Times New Roman" w:cs="Times New Roman"/>
                <w:sz w:val="22"/>
                <w:szCs w:val="20"/>
                <w:lang w:val="en-GB" w:eastAsia="en-US"/>
              </w:rPr>
              <w:tab/>
              <w:t>Defendant’s Counsel*</w:t>
            </w:r>
          </w:p>
        </w:tc>
      </w:tr>
      <w:tr w:rsidR="006F2CA2" w:rsidRPr="006F2CA2" w14:paraId="4FEE8178" w14:textId="77777777" w:rsidTr="006F2CA2">
        <w:trPr>
          <w:divId w:val="2116439976"/>
          <w:cantSplit/>
          <w:jc w:val="center"/>
        </w:trPr>
        <w:tc>
          <w:tcPr>
            <w:tcW w:w="7120" w:type="dxa"/>
          </w:tcPr>
          <w:p w14:paraId="118900C0" w14:textId="77777777" w:rsidR="006F2CA2" w:rsidRPr="006F2CA2" w:rsidRDefault="006F2CA2" w:rsidP="006F2CA2">
            <w:pPr>
              <w:spacing w:before="60" w:after="60" w:line="240" w:lineRule="auto"/>
              <w:ind w:left="188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GUID=3f8b08dc-e416-44ce-acd6-2015815b03fd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(v)</w:t>
            </w:r>
            <w:r w:rsidRPr="006F2CA2">
              <w:rPr>
                <w:rFonts w:ascii="Times New Roman" w:hAnsi="Times New Roman" w:cs="Times New Roman"/>
                <w:sz w:val="22"/>
                <w:szCs w:val="20"/>
                <w:lang w:val="en-GB" w:eastAsia="en-US"/>
              </w:rPr>
              <w:tab/>
              <w:t>Other Party [</w:t>
            </w:r>
            <w:r w:rsidRPr="006F2CA2">
              <w:rPr>
                <w:rFonts w:ascii="Times New Roman" w:hAnsi="Times New Roman" w:cs="Times New Roman"/>
                <w:i/>
                <w:sz w:val="22"/>
                <w:szCs w:val="20"/>
                <w:lang w:val="en-GB" w:eastAsia="en-US"/>
              </w:rPr>
              <w:t xml:space="preserve">to </w:t>
            </w:r>
            <w:proofErr w:type="gramStart"/>
            <w:r w:rsidRPr="006F2CA2">
              <w:rPr>
                <w:rFonts w:ascii="Times New Roman" w:hAnsi="Times New Roman" w:cs="Times New Roman"/>
                <w:i/>
                <w:sz w:val="22"/>
                <w:szCs w:val="20"/>
                <w:lang w:val="en-GB" w:eastAsia="en-US"/>
              </w:rPr>
              <w:t>specify</w:t>
            </w:r>
            <w:r w:rsidRPr="006F2CA2">
              <w:rPr>
                <w:rFonts w:ascii="Times New Roman" w:hAnsi="Times New Roman" w:cs="Times New Roman"/>
                <w:sz w:val="22"/>
                <w:szCs w:val="20"/>
                <w:lang w:val="en-GB" w:eastAsia="en-US"/>
              </w:rPr>
              <w:t>]*</w:t>
            </w:r>
            <w:proofErr w:type="gramEnd"/>
          </w:p>
        </w:tc>
      </w:tr>
      <w:tr w:rsidR="006F2CA2" w:rsidRPr="006F2CA2" w14:paraId="1E190D63" w14:textId="77777777" w:rsidTr="006F2CA2">
        <w:trPr>
          <w:divId w:val="2116439976"/>
          <w:cantSplit/>
          <w:jc w:val="center"/>
        </w:trPr>
        <w:tc>
          <w:tcPr>
            <w:tcW w:w="7120" w:type="dxa"/>
          </w:tcPr>
          <w:p w14:paraId="0BE9A985"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GUID=e0b42423-2e20-4a26-866b-9a64a4d5c56a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Pronouncement by the Judge:</w:t>
            </w:r>
          </w:p>
        </w:tc>
      </w:tr>
      <w:tr w:rsidR="006F2CA2" w:rsidRPr="006F2CA2" w14:paraId="622827A3" w14:textId="77777777" w:rsidTr="006F2CA2">
        <w:trPr>
          <w:divId w:val="2116439976"/>
          <w:cantSplit/>
          <w:jc w:val="center"/>
        </w:trPr>
        <w:tc>
          <w:tcPr>
            <w:tcW w:w="7120" w:type="dxa"/>
          </w:tcPr>
          <w:p w14:paraId="4223600A" w14:textId="77777777" w:rsidR="006F2CA2" w:rsidRPr="006F2CA2" w:rsidRDefault="006F2CA2" w:rsidP="006F2CA2">
            <w:pPr>
              <w:spacing w:before="60" w:after="60" w:line="240" w:lineRule="auto"/>
              <w:ind w:left="188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GUID=7c6a0a78-9cad-4a5d-911b-ba1b03983b24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roofErr w:type="spellStart"/>
            <w:r w:rsidRPr="006F2CA2">
              <w:rPr>
                <w:rFonts w:ascii="Times New Roman" w:hAnsi="Times New Roman" w:cs="Times New Roman"/>
                <w:sz w:val="22"/>
                <w:szCs w:val="20"/>
                <w:lang w:val="en-GB" w:eastAsia="en-US"/>
              </w:rPr>
              <w:t>i</w:t>
            </w:r>
            <w:proofErr w:type="spellEnd"/>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*That the Plaintiff has sufficiently proven the contents of the Statement of Claim;</w:t>
            </w:r>
          </w:p>
        </w:tc>
      </w:tr>
      <w:tr w:rsidR="006F2CA2" w:rsidRPr="006F2CA2" w14:paraId="52A88FE6" w14:textId="77777777" w:rsidTr="006F2CA2">
        <w:trPr>
          <w:divId w:val="2116439976"/>
          <w:cantSplit/>
          <w:jc w:val="center"/>
        </w:trPr>
        <w:tc>
          <w:tcPr>
            <w:tcW w:w="7120" w:type="dxa"/>
          </w:tcPr>
          <w:p w14:paraId="39858769" w14:textId="77777777" w:rsidR="006F2CA2" w:rsidRPr="006F2CA2" w:rsidRDefault="006F2CA2" w:rsidP="006F2CA2">
            <w:pPr>
              <w:spacing w:before="60" w:after="60" w:line="240" w:lineRule="auto"/>
              <w:ind w:left="188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GUID=0073eb89-2218-4078-bf7d-b61e5badf6f6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*That the Defendant has sufficiently proven the contents of the Counterclaim;</w:t>
            </w:r>
          </w:p>
        </w:tc>
      </w:tr>
      <w:tr w:rsidR="006F2CA2" w:rsidRPr="006F2CA2" w14:paraId="0C62AFAA" w14:textId="77777777" w:rsidTr="006F2CA2">
        <w:trPr>
          <w:divId w:val="2116439976"/>
          <w:cantSplit/>
          <w:jc w:val="center"/>
        </w:trPr>
        <w:tc>
          <w:tcPr>
            <w:tcW w:w="7120" w:type="dxa"/>
          </w:tcPr>
          <w:p w14:paraId="27A552B5" w14:textId="77777777" w:rsidR="006F2CA2" w:rsidRPr="006F2CA2" w:rsidRDefault="006F2CA2" w:rsidP="006F2CA2">
            <w:pPr>
              <w:spacing w:before="60" w:after="60" w:line="240" w:lineRule="auto"/>
              <w:ind w:left="188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GUID=a461aee9-7b19-4b5d-9c6f-1d3d4046a994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*That the Plaintiff has sufficiently proven the contents of the Statement of Claim and that the Defendant has sufficiently proven the contents of the Counterclaim; and</w:t>
            </w:r>
          </w:p>
        </w:tc>
      </w:tr>
      <w:tr w:rsidR="006F2CA2" w:rsidRPr="006F2CA2" w14:paraId="4B05504D" w14:textId="77777777" w:rsidTr="006F2CA2">
        <w:trPr>
          <w:divId w:val="2116439976"/>
          <w:cantSplit/>
          <w:jc w:val="center"/>
        </w:trPr>
        <w:tc>
          <w:tcPr>
            <w:tcW w:w="7120" w:type="dxa"/>
          </w:tcPr>
          <w:p w14:paraId="40F9D24B" w14:textId="77777777" w:rsidR="006F2CA2" w:rsidRPr="006F2CA2" w:rsidRDefault="006F2CA2" w:rsidP="006F2CA2">
            <w:pPr>
              <w:spacing w:before="60" w:after="60" w:line="240" w:lineRule="auto"/>
              <w:ind w:left="1880" w:hanging="519"/>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GUID=af9ed9a2-0aaf-45aa-96c2-ca14df6e82c5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(ii)</w:t>
            </w:r>
            <w:r w:rsidRPr="006F2CA2">
              <w:rPr>
                <w:rFonts w:ascii="Times New Roman" w:hAnsi="Times New Roman" w:cs="Times New Roman"/>
                <w:sz w:val="22"/>
                <w:szCs w:val="22"/>
                <w:lang w:val="en-GB" w:eastAsia="en-US"/>
              </w:rPr>
              <w:tab/>
              <w:t>that the Marriage is dissolved by reason that/is declared void by virtue of*:</w:t>
            </w:r>
          </w:p>
        </w:tc>
      </w:tr>
      <w:tr w:rsidR="006F2CA2" w:rsidRPr="006F2CA2" w14:paraId="15885DA4" w14:textId="77777777" w:rsidTr="006F2CA2">
        <w:trPr>
          <w:divId w:val="2116439976"/>
          <w:cantSplit/>
          <w:jc w:val="center"/>
        </w:trPr>
        <w:tc>
          <w:tcPr>
            <w:tcW w:w="7120" w:type="dxa"/>
          </w:tcPr>
          <w:p w14:paraId="25E677A3" w14:textId="77777777" w:rsidR="006F2CA2" w:rsidRPr="006F2CA2" w:rsidRDefault="006F2CA2" w:rsidP="006F2CA2">
            <w:pPr>
              <w:spacing w:before="60" w:after="60" w:line="240" w:lineRule="auto"/>
              <w:ind w:left="1880"/>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GUID=183b5849-d923-4e8c-8004-6cc351317f09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ab/>
              <w:t>[</w:t>
            </w:r>
            <w:r w:rsidRPr="006F2CA2">
              <w:rPr>
                <w:rFonts w:ascii="Times New Roman" w:hAnsi="Times New Roman" w:cs="Times New Roman"/>
                <w:i/>
                <w:sz w:val="22"/>
                <w:szCs w:val="22"/>
                <w:lang w:val="en-GB" w:eastAsia="en-US"/>
              </w:rPr>
              <w:t>To set out ground of divorce in the Statement of Claim/Counterclaim/Statement of Claim and Counterclaim* respectively</w:t>
            </w:r>
            <w:r w:rsidRPr="006F2CA2">
              <w:rPr>
                <w:rFonts w:ascii="Times New Roman" w:hAnsi="Times New Roman" w:cs="Times New Roman"/>
                <w:sz w:val="22"/>
                <w:szCs w:val="22"/>
                <w:lang w:val="en-GB" w:eastAsia="en-US"/>
              </w:rPr>
              <w:t>]</w:t>
            </w:r>
          </w:p>
        </w:tc>
      </w:tr>
      <w:tr w:rsidR="006F2CA2" w:rsidRPr="006F2CA2" w14:paraId="7ACBF900" w14:textId="77777777" w:rsidTr="006F2CA2">
        <w:trPr>
          <w:divId w:val="2116439976"/>
          <w:cantSplit/>
          <w:jc w:val="center"/>
        </w:trPr>
        <w:tc>
          <w:tcPr>
            <w:tcW w:w="7120" w:type="dxa"/>
          </w:tcPr>
          <w:p w14:paraId="2B7D239D" w14:textId="77777777" w:rsidR="006F2CA2" w:rsidRPr="006F2CA2" w:rsidRDefault="006F2CA2" w:rsidP="006F2CA2">
            <w:pPr>
              <w:spacing w:before="60" w:after="60" w:line="240" w:lineRule="auto"/>
              <w:ind w:left="1880" w:hanging="533"/>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GUID=5f4abac1-765d-40cd-9ee4-38a292ed8786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ab/>
              <w:t>OR</w:t>
            </w:r>
          </w:p>
        </w:tc>
      </w:tr>
      <w:tr w:rsidR="006F2CA2" w:rsidRPr="006F2CA2" w14:paraId="248140F3" w14:textId="77777777" w:rsidTr="006F2CA2">
        <w:trPr>
          <w:divId w:val="2116439976"/>
          <w:cantSplit/>
          <w:jc w:val="center"/>
        </w:trPr>
        <w:tc>
          <w:tcPr>
            <w:tcW w:w="7120" w:type="dxa"/>
          </w:tcPr>
          <w:p w14:paraId="7E1C7353" w14:textId="77777777" w:rsidR="006F2CA2" w:rsidRPr="006F2CA2" w:rsidRDefault="006F2CA2" w:rsidP="006F2CA2">
            <w:pPr>
              <w:spacing w:before="60" w:after="60" w:line="240" w:lineRule="auto"/>
              <w:ind w:left="1880" w:hanging="533"/>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GUID=782845eb-f17f-4217-846d-444af5af8452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ab/>
              <w:t>That the Defendant be presumed dead and that the Marriage is dissolved* unless sufficient cause be shown to the court within [</w:t>
            </w:r>
            <w:r w:rsidRPr="006F2CA2">
              <w:rPr>
                <w:rFonts w:ascii="Times New Roman" w:hAnsi="Times New Roman" w:cs="Times New Roman"/>
                <w:i/>
                <w:sz w:val="22"/>
                <w:szCs w:val="22"/>
                <w:lang w:val="en-GB" w:eastAsia="en-US"/>
              </w:rPr>
              <w:t>to set out the number of weeks</w:t>
            </w:r>
            <w:r w:rsidRPr="006F2CA2">
              <w:rPr>
                <w:rFonts w:ascii="Times New Roman" w:hAnsi="Times New Roman" w:cs="Times New Roman"/>
                <w:sz w:val="22"/>
                <w:szCs w:val="22"/>
                <w:lang w:val="en-GB" w:eastAsia="en-US"/>
              </w:rPr>
              <w:t>/</w:t>
            </w:r>
            <w:r w:rsidRPr="006F2CA2">
              <w:rPr>
                <w:rFonts w:ascii="Times New Roman" w:hAnsi="Times New Roman" w:cs="Times New Roman"/>
                <w:i/>
                <w:sz w:val="22"/>
                <w:szCs w:val="22"/>
                <w:lang w:val="en-GB" w:eastAsia="en-US"/>
              </w:rPr>
              <w:t>months</w:t>
            </w:r>
            <w:r w:rsidRPr="006F2CA2">
              <w:rPr>
                <w:rFonts w:ascii="Times New Roman" w:hAnsi="Times New Roman" w:cs="Times New Roman"/>
                <w:sz w:val="22"/>
                <w:szCs w:val="22"/>
                <w:lang w:val="en-GB" w:eastAsia="en-US"/>
              </w:rPr>
              <w:t>] from the date of this Judgment why the said Judgment should not be made Final.</w:t>
            </w:r>
          </w:p>
        </w:tc>
      </w:tr>
      <w:tr w:rsidR="006F2CA2" w:rsidRPr="006F2CA2" w14:paraId="1C440433" w14:textId="77777777" w:rsidTr="006F2CA2">
        <w:trPr>
          <w:divId w:val="2116439976"/>
          <w:cantSplit/>
          <w:jc w:val="center"/>
        </w:trPr>
        <w:tc>
          <w:tcPr>
            <w:tcW w:w="7120" w:type="dxa"/>
          </w:tcPr>
          <w:p w14:paraId="0DA55F41"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GUID=5a9bd7cc-def1-4a79-8e92-cdc501db49eb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3.</w:t>
            </w:r>
            <w:r w:rsidRPr="006F2CA2">
              <w:rPr>
                <w:rFonts w:ascii="Times New Roman" w:hAnsi="Times New Roman" w:cs="Times New Roman"/>
                <w:sz w:val="22"/>
                <w:szCs w:val="20"/>
                <w:lang w:val="en-GB" w:eastAsia="en-US"/>
              </w:rPr>
              <w:tab/>
              <w:t>Further Orders Made (if applicable) (By Consent*)</w:t>
            </w:r>
          </w:p>
        </w:tc>
      </w:tr>
      <w:tr w:rsidR="006F2CA2" w:rsidRPr="006F2CA2" w14:paraId="5FB01C6C" w14:textId="77777777" w:rsidTr="006F2CA2">
        <w:trPr>
          <w:divId w:val="2116439976"/>
          <w:cantSplit/>
          <w:jc w:val="center"/>
        </w:trPr>
        <w:tc>
          <w:tcPr>
            <w:tcW w:w="7120" w:type="dxa"/>
          </w:tcPr>
          <w:p w14:paraId="7861EC38"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GUID=63b9a813-f670-4632-b62d-b422439fdd38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w:t>
            </w:r>
            <w:r w:rsidRPr="006F2CA2">
              <w:rPr>
                <w:rFonts w:ascii="Times New Roman" w:hAnsi="Times New Roman" w:cs="Times New Roman"/>
                <w:i/>
                <w:sz w:val="22"/>
                <w:szCs w:val="20"/>
                <w:lang w:val="en-GB" w:eastAsia="en-US"/>
              </w:rPr>
              <w:t>To set out any further orders which were made at the hearing of the Interim Judgment, including consent orders on ancillary matters</w:t>
            </w:r>
            <w:r w:rsidRPr="006F2CA2">
              <w:rPr>
                <w:rFonts w:ascii="Times New Roman" w:hAnsi="Times New Roman" w:cs="Times New Roman"/>
                <w:sz w:val="22"/>
                <w:szCs w:val="20"/>
                <w:lang w:val="en-GB" w:eastAsia="en-US"/>
              </w:rPr>
              <w:t>]</w:t>
            </w:r>
          </w:p>
        </w:tc>
      </w:tr>
      <w:tr w:rsidR="006F2CA2" w:rsidRPr="006F2CA2" w14:paraId="5278B6CF" w14:textId="77777777" w:rsidTr="006F2CA2">
        <w:trPr>
          <w:divId w:val="2116439976"/>
          <w:cantSplit/>
          <w:trHeight w:val="320"/>
          <w:jc w:val="center"/>
        </w:trPr>
        <w:tc>
          <w:tcPr>
            <w:tcW w:w="7120" w:type="dxa"/>
          </w:tcPr>
          <w:p w14:paraId="023F53A6"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GUID=01f833b2-46f1-427c-bf33-80ba786f4449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Insert Form 136 in Appendix A of the Practice Directions, if necessary.</w:t>
            </w:r>
            <w:r w:rsidRPr="006F2CA2">
              <w:rPr>
                <w:rFonts w:ascii="Times New Roman" w:hAnsi="Times New Roman" w:cs="Times New Roman"/>
                <w:sz w:val="22"/>
                <w:szCs w:val="20"/>
                <w:lang w:val="en-GB" w:eastAsia="en-US"/>
              </w:rPr>
              <w:t>]</w:t>
            </w:r>
          </w:p>
        </w:tc>
      </w:tr>
      <w:tr w:rsidR="006F2CA2" w:rsidRPr="006F2CA2" w14:paraId="272906B4" w14:textId="77777777" w:rsidTr="006F2CA2">
        <w:trPr>
          <w:divId w:val="2116439976"/>
          <w:cantSplit/>
          <w:jc w:val="center"/>
        </w:trPr>
        <w:tc>
          <w:tcPr>
            <w:tcW w:w="7120" w:type="dxa"/>
          </w:tcPr>
          <w:p w14:paraId="7C0A032E"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GUID=fbcc5a8a-5b12-442c-b15a-dc59d40b10e3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*Delete where inapplicable.</w:t>
            </w:r>
          </w:p>
        </w:tc>
      </w:tr>
    </w:tbl>
    <w:p w14:paraId="6BF2FF21" w14:textId="77777777" w:rsidR="006F2CA2" w:rsidRDefault="006F2CA2" w:rsidP="006F2CA2">
      <w:pPr>
        <w:spacing w:before="0" w:after="200" w:line="276" w:lineRule="auto"/>
        <w:divId w:val="2116439976"/>
        <w:rPr>
          <w:rFonts w:ascii="Calibri" w:eastAsia="Calibri" w:hAnsi="Calibri" w:cs="Times New Roman"/>
          <w:sz w:val="22"/>
          <w:szCs w:val="22"/>
          <w:lang w:eastAsia="en-US"/>
        </w:rPr>
      </w:pPr>
    </w:p>
    <w:p w14:paraId="643289BA" w14:textId="77777777" w:rsidR="00A13D0C" w:rsidRDefault="00A13D0C" w:rsidP="006F2CA2">
      <w:pPr>
        <w:spacing w:before="0" w:after="200" w:line="276" w:lineRule="auto"/>
        <w:divId w:val="2116439976"/>
        <w:rPr>
          <w:rFonts w:ascii="Calibri" w:eastAsia="Calibri" w:hAnsi="Calibri" w:cs="Times New Roman"/>
          <w:sz w:val="22"/>
          <w:szCs w:val="22"/>
          <w:lang w:eastAsia="en-US"/>
        </w:rPr>
      </w:pPr>
    </w:p>
    <w:p w14:paraId="01DA7E6A" w14:textId="77777777" w:rsidR="00A13D0C" w:rsidRDefault="00A13D0C" w:rsidP="006F2CA2">
      <w:pPr>
        <w:spacing w:before="0" w:after="200" w:line="276" w:lineRule="auto"/>
        <w:divId w:val="2116439976"/>
        <w:rPr>
          <w:rFonts w:ascii="Calibri" w:eastAsia="Calibri" w:hAnsi="Calibri" w:cs="Times New Roman"/>
          <w:sz w:val="22"/>
          <w:szCs w:val="22"/>
          <w:lang w:eastAsia="en-US"/>
        </w:rPr>
      </w:pPr>
    </w:p>
    <w:p w14:paraId="363053D1" w14:textId="77777777" w:rsidR="00A13D0C" w:rsidRDefault="00A13D0C" w:rsidP="006F2CA2">
      <w:pPr>
        <w:spacing w:before="0" w:after="200" w:line="276" w:lineRule="auto"/>
        <w:divId w:val="2116439976"/>
        <w:rPr>
          <w:rFonts w:ascii="Calibri" w:eastAsia="Calibri" w:hAnsi="Calibri" w:cs="Times New Roman"/>
          <w:sz w:val="22"/>
          <w:szCs w:val="22"/>
          <w:lang w:eastAsia="en-US"/>
        </w:rPr>
      </w:pPr>
    </w:p>
    <w:p w14:paraId="770C5251" w14:textId="77777777" w:rsidR="00A13D0C" w:rsidRDefault="00A13D0C" w:rsidP="006F2CA2">
      <w:pPr>
        <w:spacing w:before="0" w:after="200" w:line="276" w:lineRule="auto"/>
        <w:divId w:val="2116439976"/>
        <w:rPr>
          <w:rFonts w:ascii="Calibri" w:eastAsia="Calibri" w:hAnsi="Calibri" w:cs="Times New Roman"/>
          <w:sz w:val="22"/>
          <w:szCs w:val="22"/>
          <w:lang w:eastAsia="en-US"/>
        </w:rPr>
      </w:pPr>
    </w:p>
    <w:p w14:paraId="2EBED2A8" w14:textId="77777777" w:rsidR="00A13D0C" w:rsidRDefault="00A13D0C" w:rsidP="006F2CA2">
      <w:pPr>
        <w:spacing w:before="0" w:after="200" w:line="276" w:lineRule="auto"/>
        <w:divId w:val="2116439976"/>
        <w:rPr>
          <w:rFonts w:ascii="Calibri" w:eastAsia="Calibri" w:hAnsi="Calibri" w:cs="Times New Roman"/>
          <w:sz w:val="22"/>
          <w:szCs w:val="22"/>
          <w:lang w:eastAsia="en-US"/>
        </w:rPr>
      </w:pPr>
    </w:p>
    <w:p w14:paraId="69A439CA" w14:textId="77777777" w:rsidR="00A13D0C" w:rsidRDefault="00A13D0C" w:rsidP="006F2CA2">
      <w:pPr>
        <w:spacing w:before="0" w:after="200" w:line="276" w:lineRule="auto"/>
        <w:divId w:val="2116439976"/>
        <w:rPr>
          <w:rFonts w:ascii="Calibri" w:eastAsia="Calibri" w:hAnsi="Calibri" w:cs="Times New Roman"/>
          <w:sz w:val="22"/>
          <w:szCs w:val="22"/>
          <w:lang w:eastAsia="en-US"/>
        </w:rPr>
      </w:pPr>
    </w:p>
    <w:p w14:paraId="5C49F484" w14:textId="77777777" w:rsidR="00A13D0C" w:rsidRDefault="00A13D0C" w:rsidP="006F2CA2">
      <w:pPr>
        <w:spacing w:before="0" w:after="200" w:line="276" w:lineRule="auto"/>
        <w:divId w:val="2116439976"/>
        <w:rPr>
          <w:rFonts w:ascii="Calibri" w:eastAsia="Calibri" w:hAnsi="Calibri" w:cs="Times New Roman"/>
          <w:sz w:val="22"/>
          <w:szCs w:val="22"/>
          <w:lang w:eastAsia="en-US"/>
        </w:rPr>
      </w:pPr>
    </w:p>
    <w:p w14:paraId="1C3648A4" w14:textId="77777777" w:rsidR="00A13D0C" w:rsidRDefault="00A13D0C" w:rsidP="006F2CA2">
      <w:pPr>
        <w:spacing w:before="0" w:after="200" w:line="276" w:lineRule="auto"/>
        <w:divId w:val="2116439976"/>
        <w:rPr>
          <w:rFonts w:ascii="Calibri" w:eastAsia="Calibri" w:hAnsi="Calibri" w:cs="Times New Roman"/>
          <w:sz w:val="22"/>
          <w:szCs w:val="22"/>
          <w:lang w:eastAsia="en-US"/>
        </w:rPr>
      </w:pPr>
    </w:p>
    <w:p w14:paraId="698D8980" w14:textId="77777777" w:rsidR="00A13D0C" w:rsidRDefault="00A13D0C" w:rsidP="006F2CA2">
      <w:pPr>
        <w:spacing w:before="0" w:after="200" w:line="276" w:lineRule="auto"/>
        <w:divId w:val="2116439976"/>
        <w:rPr>
          <w:rFonts w:ascii="Calibri" w:eastAsia="Calibri" w:hAnsi="Calibri" w:cs="Times New Roman"/>
          <w:sz w:val="22"/>
          <w:szCs w:val="22"/>
          <w:lang w:eastAsia="en-US"/>
        </w:rPr>
      </w:pPr>
    </w:p>
    <w:p w14:paraId="75E0F01A" w14:textId="77777777" w:rsidR="00A13D0C" w:rsidRDefault="00A13D0C" w:rsidP="006F2CA2">
      <w:pPr>
        <w:spacing w:before="0" w:after="200" w:line="276" w:lineRule="auto"/>
        <w:divId w:val="2116439976"/>
        <w:rPr>
          <w:rFonts w:ascii="Calibri" w:eastAsia="Calibri" w:hAnsi="Calibri" w:cs="Times New Roman"/>
          <w:sz w:val="22"/>
          <w:szCs w:val="22"/>
          <w:lang w:eastAsia="en-US"/>
        </w:rPr>
      </w:pPr>
    </w:p>
    <w:p w14:paraId="51681845" w14:textId="77777777" w:rsidR="00A13D0C" w:rsidRDefault="00A13D0C" w:rsidP="006F2CA2">
      <w:pPr>
        <w:spacing w:before="0" w:after="200" w:line="276" w:lineRule="auto"/>
        <w:divId w:val="2116439976"/>
        <w:rPr>
          <w:rFonts w:ascii="Calibri" w:eastAsia="Calibri" w:hAnsi="Calibri" w:cs="Times New Roman"/>
          <w:sz w:val="22"/>
          <w:szCs w:val="22"/>
          <w:lang w:eastAsia="en-US"/>
        </w:rPr>
      </w:pPr>
    </w:p>
    <w:p w14:paraId="2177EE9A" w14:textId="77777777" w:rsidR="00A13D0C" w:rsidRDefault="00A13D0C" w:rsidP="006F2CA2">
      <w:pPr>
        <w:spacing w:before="0" w:after="200" w:line="276" w:lineRule="auto"/>
        <w:divId w:val="2116439976"/>
        <w:rPr>
          <w:rFonts w:ascii="Calibri" w:eastAsia="Calibri" w:hAnsi="Calibri" w:cs="Times New Roman"/>
          <w:sz w:val="22"/>
          <w:szCs w:val="22"/>
          <w:lang w:eastAsia="en-US"/>
        </w:rPr>
      </w:pPr>
    </w:p>
    <w:p w14:paraId="11095421" w14:textId="77777777" w:rsidR="00A13D0C" w:rsidRDefault="00A13D0C" w:rsidP="006F2CA2">
      <w:pPr>
        <w:spacing w:before="0" w:after="200" w:line="276" w:lineRule="auto"/>
        <w:divId w:val="2116439976"/>
        <w:rPr>
          <w:rFonts w:ascii="Calibri" w:eastAsia="Calibri" w:hAnsi="Calibri" w:cs="Times New Roman"/>
          <w:sz w:val="22"/>
          <w:szCs w:val="22"/>
          <w:lang w:eastAsia="en-US"/>
        </w:rPr>
      </w:pPr>
    </w:p>
    <w:p w14:paraId="2DED22B9" w14:textId="77777777" w:rsidR="00A13D0C" w:rsidRDefault="00A13D0C" w:rsidP="006F2CA2">
      <w:pPr>
        <w:spacing w:before="0" w:after="200" w:line="276" w:lineRule="auto"/>
        <w:divId w:val="2116439976"/>
        <w:rPr>
          <w:rFonts w:ascii="Calibri" w:eastAsia="Calibri" w:hAnsi="Calibri" w:cs="Times New Roman"/>
          <w:sz w:val="22"/>
          <w:szCs w:val="22"/>
          <w:lang w:eastAsia="en-US"/>
        </w:rPr>
      </w:pPr>
    </w:p>
    <w:p w14:paraId="7D59D78A" w14:textId="77777777" w:rsidR="00A13D0C" w:rsidRDefault="00A13D0C" w:rsidP="006F2CA2">
      <w:pPr>
        <w:spacing w:before="0" w:after="200" w:line="276" w:lineRule="auto"/>
        <w:divId w:val="2116439976"/>
        <w:rPr>
          <w:rFonts w:ascii="Calibri" w:eastAsia="Calibri" w:hAnsi="Calibri" w:cs="Times New Roman"/>
          <w:sz w:val="22"/>
          <w:szCs w:val="22"/>
          <w:lang w:eastAsia="en-US"/>
        </w:rPr>
      </w:pPr>
    </w:p>
    <w:p w14:paraId="7AAEBC25" w14:textId="77777777" w:rsidR="00A13D0C" w:rsidRPr="006F2CA2" w:rsidRDefault="00A13D0C" w:rsidP="006F2CA2">
      <w:pPr>
        <w:spacing w:before="0" w:after="200" w:line="276" w:lineRule="auto"/>
        <w:divId w:val="2116439976"/>
        <w:rPr>
          <w:rFonts w:ascii="Calibri" w:eastAsia="Calibri" w:hAnsi="Calibri" w:cs="Times New Roman"/>
          <w:sz w:val="22"/>
          <w:szCs w:val="22"/>
          <w:lang w:eastAsia="en-US"/>
        </w:rPr>
      </w:pPr>
    </w:p>
    <w:p w14:paraId="1C74D0C1"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48793296"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6C96805A"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64C6F10F"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3F1AA9BC"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7CEE709A"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6262C5F2" w14:textId="77777777" w:rsidR="006F2CA2" w:rsidRDefault="006F2CA2" w:rsidP="006F2CA2">
      <w:pPr>
        <w:spacing w:before="0" w:after="200" w:line="276" w:lineRule="auto"/>
        <w:divId w:val="2116439976"/>
        <w:rPr>
          <w:rFonts w:ascii="Calibri" w:eastAsia="Calibri" w:hAnsi="Calibri" w:cs="Times New Roman"/>
          <w:sz w:val="22"/>
          <w:szCs w:val="22"/>
          <w:lang w:eastAsia="en-US"/>
        </w:rPr>
      </w:pPr>
    </w:p>
    <w:p w14:paraId="0250B474" w14:textId="77777777" w:rsidR="00054E07" w:rsidRPr="006F2CA2" w:rsidRDefault="00054E07" w:rsidP="006F2CA2">
      <w:pPr>
        <w:spacing w:before="0" w:after="200" w:line="276" w:lineRule="auto"/>
        <w:divId w:val="2116439976"/>
        <w:rPr>
          <w:rFonts w:ascii="Calibri" w:eastAsia="Calibri" w:hAnsi="Calibri" w:cs="Times New Roman"/>
          <w:sz w:val="22"/>
          <w:szCs w:val="22"/>
          <w:lang w:eastAsia="en-US"/>
        </w:rPr>
      </w:pPr>
    </w:p>
    <w:p w14:paraId="6D2769F4" w14:textId="77777777" w:rsidR="006F2CA2" w:rsidRPr="006F2CA2" w:rsidRDefault="006F2CA2" w:rsidP="006F2CA2">
      <w:pPr>
        <w:keepNext/>
        <w:keepLines/>
        <w:suppressAutoHyphens/>
        <w:spacing w:before="240" w:after="120" w:line="240" w:lineRule="auto"/>
        <w:jc w:val="center"/>
        <w:divId w:val="2116439976"/>
        <w:rPr>
          <w:rFonts w:ascii="Times New Roman" w:hAnsi="Times New Roman" w:cs="Times New Roman"/>
          <w:caps/>
          <w:sz w:val="22"/>
          <w:szCs w:val="20"/>
          <w:lang w:val="en-GB" w:eastAsia="en-US"/>
        </w:rPr>
      </w:pPr>
      <w:r w:rsidRPr="006F2CA2">
        <w:rPr>
          <w:rFonts w:ascii="Times New Roman" w:hAnsi="Times New Roman" w:cs="Times New Roman"/>
          <w:caps/>
          <w:sz w:val="22"/>
          <w:szCs w:val="20"/>
          <w:lang w:val="en-GB" w:eastAsia="en-US"/>
        </w:rPr>
        <w:lastRenderedPageBreak/>
        <w:fldChar w:fldCharType="begin" w:fldLock="1"/>
      </w:r>
      <w:r w:rsidRPr="006F2CA2">
        <w:rPr>
          <w:rFonts w:ascii="Times New Roman" w:hAnsi="Times New Roman" w:cs="Times New Roman"/>
          <w:caps/>
          <w:sz w:val="22"/>
          <w:szCs w:val="20"/>
          <w:lang w:val="en-GB" w:eastAsia="en-US"/>
        </w:rPr>
        <w:instrText xml:space="preserve"> GUID=fe6149f4-a0f2-4a89-a899-87d1b9fee9c6 </w:instrText>
      </w:r>
      <w:r w:rsidRPr="006F2CA2">
        <w:rPr>
          <w:rFonts w:ascii="Times New Roman" w:hAnsi="Times New Roman" w:cs="Times New Roman"/>
          <w:caps/>
          <w:sz w:val="22"/>
          <w:szCs w:val="20"/>
          <w:lang w:val="en-GB" w:eastAsia="en-US"/>
        </w:rPr>
        <w:fldChar w:fldCharType="end"/>
      </w:r>
      <w:r w:rsidRPr="006F2CA2">
        <w:rPr>
          <w:rFonts w:ascii="Times New Roman" w:hAnsi="Times New Roman" w:cs="Times New Roman"/>
          <w:caps/>
          <w:sz w:val="22"/>
          <w:szCs w:val="20"/>
          <w:lang w:val="en-GB" w:eastAsia="en-US"/>
        </w:rPr>
        <w:t>Form 31</w:t>
      </w:r>
    </w:p>
    <w:tbl>
      <w:tblPr>
        <w:tblW w:w="7140" w:type="dxa"/>
        <w:jc w:val="center"/>
        <w:tblLook w:val="04A0" w:firstRow="1" w:lastRow="0" w:firstColumn="1" w:lastColumn="0" w:noHBand="0" w:noVBand="1"/>
      </w:tblPr>
      <w:tblGrid>
        <w:gridCol w:w="7140"/>
      </w:tblGrid>
      <w:tr w:rsidR="006F2CA2" w:rsidRPr="006F2CA2" w14:paraId="7A0253C8" w14:textId="77777777" w:rsidTr="006F2CA2">
        <w:trPr>
          <w:divId w:val="2116439976"/>
          <w:cantSplit/>
          <w:jc w:val="center"/>
        </w:trPr>
        <w:tc>
          <w:tcPr>
            <w:tcW w:w="7140" w:type="dxa"/>
          </w:tcPr>
          <w:p w14:paraId="1C18AF1B"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GUID=5153f5a8-4346-4f73-9ccc-c86a5cb9a1f3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 95</w:t>
            </w:r>
          </w:p>
        </w:tc>
      </w:tr>
      <w:tr w:rsidR="006F2CA2" w:rsidRPr="006F2CA2" w14:paraId="475E5327" w14:textId="77777777" w:rsidTr="006F2CA2">
        <w:trPr>
          <w:divId w:val="2116439976"/>
          <w:cantSplit/>
          <w:jc w:val="center"/>
        </w:trPr>
        <w:tc>
          <w:tcPr>
            <w:tcW w:w="7140" w:type="dxa"/>
          </w:tcPr>
          <w:p w14:paraId="4655099B"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GUID=cc58a3fd-5062-4745-bf89-1effa8b50fa2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(JUDGMENT OF JUDICIAL SEPARATION FORM)</w:t>
            </w:r>
          </w:p>
        </w:tc>
      </w:tr>
      <w:tr w:rsidR="006F2CA2" w:rsidRPr="006F2CA2" w14:paraId="52128275" w14:textId="77777777" w:rsidTr="006F2CA2">
        <w:trPr>
          <w:divId w:val="2116439976"/>
          <w:cantSplit/>
          <w:jc w:val="center"/>
        </w:trPr>
        <w:tc>
          <w:tcPr>
            <w:tcW w:w="7140" w:type="dxa"/>
          </w:tcPr>
          <w:p w14:paraId="08A8E2D4"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GUID=6ff4fa56-6f67-4e39-acce-b6de7b298fce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IN THE FAMILY JUSTICE COURTS OF THE REPUBLIC OF SINGAPORE</w:t>
            </w:r>
          </w:p>
        </w:tc>
      </w:tr>
      <w:tr w:rsidR="006F2CA2" w:rsidRPr="006F2CA2" w14:paraId="0FB61334" w14:textId="77777777" w:rsidTr="006F2CA2">
        <w:trPr>
          <w:divId w:val="2116439976"/>
          <w:cantSplit/>
          <w:jc w:val="center"/>
        </w:trPr>
        <w:tc>
          <w:tcPr>
            <w:tcW w:w="7140" w:type="dxa"/>
          </w:tcPr>
          <w:p w14:paraId="2B23991F"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GUID=e2c86e7c-6748-48ba-936f-f52e56bf3808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Divorce Writ No.</w:t>
            </w:r>
          </w:p>
        </w:tc>
      </w:tr>
      <w:tr w:rsidR="006F2CA2" w:rsidRPr="006F2CA2" w14:paraId="6EBA9099" w14:textId="77777777" w:rsidTr="006F2CA2">
        <w:trPr>
          <w:divId w:val="2116439976"/>
          <w:cantSplit/>
          <w:jc w:val="center"/>
        </w:trPr>
        <w:tc>
          <w:tcPr>
            <w:tcW w:w="7140" w:type="dxa"/>
          </w:tcPr>
          <w:p w14:paraId="570B7CAB"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GUID=f36a936b-a0a0-4edb-8f4d-3c8c2503ed0d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Between</w:t>
            </w:r>
          </w:p>
        </w:tc>
      </w:tr>
      <w:tr w:rsidR="006F2CA2" w:rsidRPr="006F2CA2" w14:paraId="66C7157F" w14:textId="77777777" w:rsidTr="006F2CA2">
        <w:trPr>
          <w:divId w:val="2116439976"/>
          <w:cantSplit/>
          <w:jc w:val="center"/>
        </w:trPr>
        <w:tc>
          <w:tcPr>
            <w:tcW w:w="7140" w:type="dxa"/>
          </w:tcPr>
          <w:p w14:paraId="064A2DAE"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GUID=51265e8c-3221-4884-9ea6-b9b6f7dde663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Plaintiff’s Name</w:t>
            </w:r>
            <w:r w:rsidRPr="006F2CA2">
              <w:rPr>
                <w:rFonts w:ascii="Times New Roman" w:hAnsi="Times New Roman" w:cs="Times New Roman"/>
                <w:sz w:val="22"/>
                <w:szCs w:val="20"/>
                <w:lang w:val="en-GB" w:eastAsia="en-US"/>
              </w:rPr>
              <w:t>] (ID No.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w:t>
            </w:r>
            <w:r w:rsidRPr="006F2CA2">
              <w:rPr>
                <w:rFonts w:ascii="Times New Roman" w:hAnsi="Times New Roman" w:cs="Times New Roman"/>
                <w:i/>
                <w:sz w:val="22"/>
                <w:szCs w:val="20"/>
                <w:lang w:val="en-GB" w:eastAsia="en-US"/>
              </w:rPr>
              <w:t>Plaintiff</w:t>
            </w:r>
          </w:p>
        </w:tc>
      </w:tr>
      <w:tr w:rsidR="006F2CA2" w:rsidRPr="006F2CA2" w14:paraId="09791CEF" w14:textId="77777777" w:rsidTr="006F2CA2">
        <w:trPr>
          <w:divId w:val="2116439976"/>
          <w:cantSplit/>
          <w:jc w:val="center"/>
        </w:trPr>
        <w:tc>
          <w:tcPr>
            <w:tcW w:w="7140" w:type="dxa"/>
          </w:tcPr>
          <w:p w14:paraId="7E90863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GUID=f79d5760-7c84-4c7b-8f4f-1509aba45f66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w:t>
            </w:r>
          </w:p>
        </w:tc>
      </w:tr>
      <w:tr w:rsidR="006F2CA2" w:rsidRPr="006F2CA2" w14:paraId="6F357312" w14:textId="77777777" w:rsidTr="006F2CA2">
        <w:trPr>
          <w:divId w:val="2116439976"/>
          <w:cantSplit/>
          <w:jc w:val="center"/>
        </w:trPr>
        <w:tc>
          <w:tcPr>
            <w:tcW w:w="7140" w:type="dxa"/>
          </w:tcPr>
          <w:p w14:paraId="0657BE8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GUID=be6d9b9a-7a0f-4aef-a7cc-054d70d8ffc6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Defendant’s Name</w:t>
            </w:r>
            <w:r w:rsidRPr="006F2CA2">
              <w:rPr>
                <w:rFonts w:ascii="Times New Roman" w:hAnsi="Times New Roman" w:cs="Times New Roman"/>
                <w:sz w:val="22"/>
                <w:szCs w:val="20"/>
                <w:lang w:val="en-GB" w:eastAsia="en-US"/>
              </w:rPr>
              <w:t>] (ID No.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w:t>
            </w:r>
            <w:r w:rsidRPr="006F2CA2">
              <w:rPr>
                <w:rFonts w:ascii="Times New Roman" w:hAnsi="Times New Roman" w:cs="Times New Roman"/>
                <w:i/>
                <w:sz w:val="22"/>
                <w:szCs w:val="20"/>
                <w:lang w:val="en-GB" w:eastAsia="en-US"/>
              </w:rPr>
              <w:t>Defendant</w:t>
            </w:r>
          </w:p>
        </w:tc>
      </w:tr>
      <w:tr w:rsidR="006F2CA2" w:rsidRPr="006F2CA2" w14:paraId="55BA5BB4" w14:textId="77777777" w:rsidTr="006F2CA2">
        <w:trPr>
          <w:divId w:val="2116439976"/>
          <w:cantSplit/>
          <w:jc w:val="center"/>
        </w:trPr>
        <w:tc>
          <w:tcPr>
            <w:tcW w:w="7140" w:type="dxa"/>
          </w:tcPr>
          <w:p w14:paraId="708C698E"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GUID=2c4e8d6f-71e2-4f51-a2ee-8e6dabed896d </w:instrText>
            </w:r>
            <w:r w:rsidRPr="006F2CA2">
              <w:rPr>
                <w:rFonts w:ascii="Times New Roman" w:hAnsi="Times New Roman" w:cs="Times New Roman"/>
                <w:sz w:val="22"/>
                <w:szCs w:val="20"/>
                <w:lang w:val="en-GB" w:eastAsia="en-US"/>
              </w:rPr>
              <w:fldChar w:fldCharType="end"/>
            </w:r>
          </w:p>
        </w:tc>
      </w:tr>
      <w:tr w:rsidR="006F2CA2" w:rsidRPr="006F2CA2" w14:paraId="2D87AA47" w14:textId="77777777" w:rsidTr="006F2CA2">
        <w:trPr>
          <w:divId w:val="2116439976"/>
          <w:cantSplit/>
          <w:jc w:val="center"/>
        </w:trPr>
        <w:tc>
          <w:tcPr>
            <w:tcW w:w="7140" w:type="dxa"/>
          </w:tcPr>
          <w:p w14:paraId="695CF09D"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GUID=9b5fb9a4-5d58-4daa-acb6-3514de209b34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JUDGMENT OF JUDICIAL SEPARATION</w:t>
            </w:r>
          </w:p>
        </w:tc>
      </w:tr>
      <w:tr w:rsidR="006F2CA2" w:rsidRPr="006F2CA2" w14:paraId="2998E5AF" w14:textId="77777777" w:rsidTr="006F2CA2">
        <w:trPr>
          <w:divId w:val="2116439976"/>
          <w:cantSplit/>
          <w:jc w:val="center"/>
        </w:trPr>
        <w:tc>
          <w:tcPr>
            <w:tcW w:w="7140" w:type="dxa"/>
          </w:tcPr>
          <w:p w14:paraId="489C2735"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GUID=b1bfb25d-b223-4cff-8b55-a48252fefc38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w:t>
            </w:r>
            <w:r w:rsidRPr="006F2CA2">
              <w:rPr>
                <w:rFonts w:ascii="Times New Roman" w:hAnsi="Times New Roman" w:cs="Times New Roman"/>
                <w:sz w:val="22"/>
                <w:szCs w:val="20"/>
                <w:lang w:val="en-GB" w:eastAsia="en-US"/>
              </w:rPr>
              <w:tab/>
            </w:r>
            <w:proofErr w:type="gramStart"/>
            <w:r w:rsidRPr="006F2CA2">
              <w:rPr>
                <w:rFonts w:ascii="Times New Roman" w:hAnsi="Times New Roman" w:cs="Times New Roman"/>
                <w:sz w:val="22"/>
                <w:szCs w:val="20"/>
                <w:lang w:val="en-GB" w:eastAsia="en-US"/>
              </w:rPr>
              <w:t>Particulars of</w:t>
            </w:r>
            <w:proofErr w:type="gramEnd"/>
            <w:r w:rsidRPr="006F2CA2">
              <w:rPr>
                <w:rFonts w:ascii="Times New Roman" w:hAnsi="Times New Roman" w:cs="Times New Roman"/>
                <w:sz w:val="22"/>
                <w:szCs w:val="20"/>
                <w:lang w:val="en-GB" w:eastAsia="en-US"/>
              </w:rPr>
              <w:t xml:space="preserve"> Marriage to which this Judgment of Judicial Separation relates (the Marriage)</w:t>
            </w:r>
          </w:p>
        </w:tc>
      </w:tr>
      <w:tr w:rsidR="006F2CA2" w:rsidRPr="006F2CA2" w14:paraId="2A48E7AA" w14:textId="77777777" w:rsidTr="006F2CA2">
        <w:trPr>
          <w:divId w:val="2116439976"/>
          <w:cantSplit/>
          <w:jc w:val="center"/>
        </w:trPr>
        <w:tc>
          <w:tcPr>
            <w:tcW w:w="7140" w:type="dxa"/>
          </w:tcPr>
          <w:p w14:paraId="69B044B6"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GUID=ef9bf16d-410d-40dd-b671-4ba9601dd4f3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Date and place of solemnization of marriage:</w:t>
            </w:r>
          </w:p>
        </w:tc>
      </w:tr>
      <w:tr w:rsidR="006F2CA2" w:rsidRPr="006F2CA2" w14:paraId="04A0A27C" w14:textId="77777777" w:rsidTr="006F2CA2">
        <w:trPr>
          <w:divId w:val="2116439976"/>
          <w:cantSplit/>
          <w:jc w:val="center"/>
        </w:trPr>
        <w:tc>
          <w:tcPr>
            <w:tcW w:w="7140" w:type="dxa"/>
          </w:tcPr>
          <w:p w14:paraId="49EC2DAA"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GUID=cea896d0-49aa-4ed0-8b1e-b69b1f9ddba2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Date and place of registration of marriage:</w:t>
            </w:r>
          </w:p>
        </w:tc>
      </w:tr>
      <w:tr w:rsidR="006F2CA2" w:rsidRPr="006F2CA2" w14:paraId="336E2EC4" w14:textId="77777777" w:rsidTr="006F2CA2">
        <w:trPr>
          <w:divId w:val="2116439976"/>
          <w:cantSplit/>
          <w:jc w:val="center"/>
        </w:trPr>
        <w:tc>
          <w:tcPr>
            <w:tcW w:w="7140" w:type="dxa"/>
          </w:tcPr>
          <w:p w14:paraId="21862CB7"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GUID=6af865d5-6b7a-401b-92f2-45f0e9e6d11e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w:t>
            </w:r>
            <w:r w:rsidRPr="006F2CA2">
              <w:rPr>
                <w:rFonts w:ascii="Times New Roman" w:hAnsi="Times New Roman" w:cs="Times New Roman"/>
                <w:sz w:val="22"/>
                <w:szCs w:val="20"/>
                <w:lang w:val="en-GB" w:eastAsia="en-US"/>
              </w:rPr>
              <w:tab/>
              <w:t>Judgment of Judicial Separation Granted in Open Court/Chambers*</w:t>
            </w:r>
          </w:p>
        </w:tc>
      </w:tr>
      <w:tr w:rsidR="006F2CA2" w:rsidRPr="006F2CA2" w14:paraId="45C133CB" w14:textId="77777777" w:rsidTr="006F2CA2">
        <w:trPr>
          <w:divId w:val="2116439976"/>
          <w:cantSplit/>
          <w:jc w:val="center"/>
        </w:trPr>
        <w:tc>
          <w:tcPr>
            <w:tcW w:w="7140" w:type="dxa"/>
          </w:tcPr>
          <w:p w14:paraId="2504D738"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GUID=8e5b7a26-e1b1-4243-87bf-31c62f1466ca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Parties present: [</w:t>
            </w:r>
            <w:r w:rsidRPr="006F2CA2">
              <w:rPr>
                <w:rFonts w:ascii="Times New Roman" w:hAnsi="Times New Roman" w:cs="Times New Roman"/>
                <w:i/>
                <w:sz w:val="22"/>
                <w:szCs w:val="20"/>
                <w:lang w:val="en-GB" w:eastAsia="en-US"/>
              </w:rPr>
              <w:t>Choose one or more of the following</w:t>
            </w:r>
            <w:r w:rsidRPr="006F2CA2">
              <w:rPr>
                <w:rFonts w:ascii="Times New Roman" w:hAnsi="Times New Roman" w:cs="Times New Roman"/>
                <w:sz w:val="22"/>
                <w:szCs w:val="20"/>
                <w:lang w:val="en-GB" w:eastAsia="en-US"/>
              </w:rPr>
              <w:t>]</w:t>
            </w:r>
          </w:p>
        </w:tc>
      </w:tr>
      <w:tr w:rsidR="006F2CA2" w:rsidRPr="006F2CA2" w14:paraId="5B4BDE55" w14:textId="77777777" w:rsidTr="006F2CA2">
        <w:trPr>
          <w:divId w:val="2116439976"/>
          <w:cantSplit/>
          <w:jc w:val="center"/>
        </w:trPr>
        <w:tc>
          <w:tcPr>
            <w:tcW w:w="7140" w:type="dxa"/>
          </w:tcPr>
          <w:p w14:paraId="1FECD248" w14:textId="77777777" w:rsidR="006F2CA2" w:rsidRPr="006F2CA2" w:rsidRDefault="006F2CA2" w:rsidP="006F2CA2">
            <w:pPr>
              <w:spacing w:before="60" w:after="60" w:line="240" w:lineRule="auto"/>
              <w:ind w:left="188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GUID=ee403434-fd96-4a48-a824-ca3e57f9bb6d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roofErr w:type="spellStart"/>
            <w:r w:rsidRPr="006F2CA2">
              <w:rPr>
                <w:rFonts w:ascii="Times New Roman" w:hAnsi="Times New Roman" w:cs="Times New Roman"/>
                <w:sz w:val="22"/>
                <w:szCs w:val="20"/>
                <w:lang w:val="en-GB" w:eastAsia="en-US"/>
              </w:rPr>
              <w:t>i</w:t>
            </w:r>
            <w:proofErr w:type="spellEnd"/>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Plaintiff*</w:t>
            </w:r>
          </w:p>
        </w:tc>
      </w:tr>
      <w:tr w:rsidR="006F2CA2" w:rsidRPr="006F2CA2" w14:paraId="17EC39F1" w14:textId="77777777" w:rsidTr="006F2CA2">
        <w:trPr>
          <w:divId w:val="2116439976"/>
          <w:cantSplit/>
          <w:jc w:val="center"/>
        </w:trPr>
        <w:tc>
          <w:tcPr>
            <w:tcW w:w="7140" w:type="dxa"/>
          </w:tcPr>
          <w:p w14:paraId="089D5C57" w14:textId="77777777" w:rsidR="006F2CA2" w:rsidRPr="006F2CA2" w:rsidRDefault="006F2CA2" w:rsidP="006F2CA2">
            <w:pPr>
              <w:spacing w:before="60" w:after="60" w:line="240" w:lineRule="auto"/>
              <w:ind w:left="188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GUID=f6b81c62-c5d7-4176-bde2-4dabcf52859b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(ii)</w:t>
            </w:r>
            <w:r w:rsidRPr="006F2CA2">
              <w:rPr>
                <w:rFonts w:ascii="Times New Roman" w:hAnsi="Times New Roman" w:cs="Times New Roman"/>
                <w:sz w:val="22"/>
                <w:szCs w:val="20"/>
                <w:lang w:val="en-GB" w:eastAsia="en-US"/>
              </w:rPr>
              <w:tab/>
              <w:t>Plaintiff’s Counsel*</w:t>
            </w:r>
          </w:p>
        </w:tc>
      </w:tr>
      <w:tr w:rsidR="006F2CA2" w:rsidRPr="006F2CA2" w14:paraId="742360C2" w14:textId="77777777" w:rsidTr="006F2CA2">
        <w:trPr>
          <w:divId w:val="2116439976"/>
          <w:cantSplit/>
          <w:jc w:val="center"/>
        </w:trPr>
        <w:tc>
          <w:tcPr>
            <w:tcW w:w="7140" w:type="dxa"/>
          </w:tcPr>
          <w:p w14:paraId="5C779F33" w14:textId="77777777" w:rsidR="006F2CA2" w:rsidRPr="006F2CA2" w:rsidRDefault="006F2CA2" w:rsidP="006F2CA2">
            <w:pPr>
              <w:spacing w:before="60" w:after="60" w:line="240" w:lineRule="auto"/>
              <w:ind w:left="188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GUID=9f962cba-5f00-41df-8015-c8cdca76142a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(iii)</w:t>
            </w:r>
            <w:r w:rsidRPr="006F2CA2">
              <w:rPr>
                <w:rFonts w:ascii="Times New Roman" w:hAnsi="Times New Roman" w:cs="Times New Roman"/>
                <w:sz w:val="22"/>
                <w:szCs w:val="20"/>
                <w:lang w:val="en-GB" w:eastAsia="en-US"/>
              </w:rPr>
              <w:tab/>
              <w:t>Defendant*</w:t>
            </w:r>
          </w:p>
        </w:tc>
      </w:tr>
      <w:tr w:rsidR="006F2CA2" w:rsidRPr="006F2CA2" w14:paraId="252695F1" w14:textId="77777777" w:rsidTr="006F2CA2">
        <w:trPr>
          <w:divId w:val="2116439976"/>
          <w:cantSplit/>
          <w:jc w:val="center"/>
        </w:trPr>
        <w:tc>
          <w:tcPr>
            <w:tcW w:w="7140" w:type="dxa"/>
          </w:tcPr>
          <w:p w14:paraId="0C43EEA3" w14:textId="77777777" w:rsidR="006F2CA2" w:rsidRPr="006F2CA2" w:rsidRDefault="006F2CA2" w:rsidP="006F2CA2">
            <w:pPr>
              <w:spacing w:before="60" w:after="60" w:line="240" w:lineRule="auto"/>
              <w:ind w:left="188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GUID=fdb8320e-40c0-4e33-a9dd-528d5d69cc48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(iv)</w:t>
            </w:r>
            <w:r w:rsidRPr="006F2CA2">
              <w:rPr>
                <w:rFonts w:ascii="Times New Roman" w:hAnsi="Times New Roman" w:cs="Times New Roman"/>
                <w:sz w:val="22"/>
                <w:szCs w:val="20"/>
                <w:lang w:val="en-GB" w:eastAsia="en-US"/>
              </w:rPr>
              <w:tab/>
              <w:t>Defendant’s Counsel*</w:t>
            </w:r>
          </w:p>
        </w:tc>
      </w:tr>
      <w:tr w:rsidR="006F2CA2" w:rsidRPr="006F2CA2" w14:paraId="12B067F1" w14:textId="77777777" w:rsidTr="006F2CA2">
        <w:trPr>
          <w:divId w:val="2116439976"/>
          <w:cantSplit/>
          <w:jc w:val="center"/>
        </w:trPr>
        <w:tc>
          <w:tcPr>
            <w:tcW w:w="7140" w:type="dxa"/>
          </w:tcPr>
          <w:p w14:paraId="54531744" w14:textId="77777777" w:rsidR="006F2CA2" w:rsidRPr="006F2CA2" w:rsidRDefault="006F2CA2" w:rsidP="006F2CA2">
            <w:pPr>
              <w:spacing w:before="60" w:after="60" w:line="240" w:lineRule="auto"/>
              <w:ind w:left="188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GUID=32304f49-2588-4b61-9610-9ee8e7c551d2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(v)</w:t>
            </w:r>
            <w:r w:rsidRPr="006F2CA2">
              <w:rPr>
                <w:rFonts w:ascii="Times New Roman" w:hAnsi="Times New Roman" w:cs="Times New Roman"/>
                <w:sz w:val="22"/>
                <w:szCs w:val="20"/>
                <w:lang w:val="en-GB" w:eastAsia="en-US"/>
              </w:rPr>
              <w:tab/>
              <w:t>Other Party [</w:t>
            </w:r>
            <w:r w:rsidRPr="006F2CA2">
              <w:rPr>
                <w:rFonts w:ascii="Times New Roman" w:hAnsi="Times New Roman" w:cs="Times New Roman"/>
                <w:i/>
                <w:sz w:val="22"/>
                <w:szCs w:val="20"/>
                <w:lang w:val="en-GB" w:eastAsia="en-US"/>
              </w:rPr>
              <w:t xml:space="preserve">to </w:t>
            </w:r>
            <w:proofErr w:type="gramStart"/>
            <w:r w:rsidRPr="006F2CA2">
              <w:rPr>
                <w:rFonts w:ascii="Times New Roman" w:hAnsi="Times New Roman" w:cs="Times New Roman"/>
                <w:i/>
                <w:sz w:val="22"/>
                <w:szCs w:val="20"/>
                <w:lang w:val="en-GB" w:eastAsia="en-US"/>
              </w:rPr>
              <w:t>specify</w:t>
            </w:r>
            <w:r w:rsidRPr="006F2CA2">
              <w:rPr>
                <w:rFonts w:ascii="Times New Roman" w:hAnsi="Times New Roman" w:cs="Times New Roman"/>
                <w:sz w:val="22"/>
                <w:szCs w:val="20"/>
                <w:lang w:val="en-GB" w:eastAsia="en-US"/>
              </w:rPr>
              <w:t>]*</w:t>
            </w:r>
            <w:proofErr w:type="gramEnd"/>
          </w:p>
        </w:tc>
      </w:tr>
      <w:tr w:rsidR="006F2CA2" w:rsidRPr="006F2CA2" w14:paraId="7FCE2282" w14:textId="77777777" w:rsidTr="006F2CA2">
        <w:trPr>
          <w:divId w:val="2116439976"/>
          <w:cantSplit/>
          <w:jc w:val="center"/>
        </w:trPr>
        <w:tc>
          <w:tcPr>
            <w:tcW w:w="7140" w:type="dxa"/>
          </w:tcPr>
          <w:p w14:paraId="14905308"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GUID=0143752a-1e8e-4051-847c-4116674ad37b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Pronouncement by the Judge:</w:t>
            </w:r>
          </w:p>
        </w:tc>
      </w:tr>
      <w:tr w:rsidR="006F2CA2" w:rsidRPr="006F2CA2" w14:paraId="2E2D0DFD" w14:textId="77777777" w:rsidTr="006F2CA2">
        <w:trPr>
          <w:divId w:val="2116439976"/>
          <w:cantSplit/>
          <w:jc w:val="center"/>
        </w:trPr>
        <w:tc>
          <w:tcPr>
            <w:tcW w:w="7140" w:type="dxa"/>
          </w:tcPr>
          <w:p w14:paraId="220ED5CE" w14:textId="77777777" w:rsidR="006F2CA2" w:rsidRPr="006F2CA2" w:rsidRDefault="006F2CA2" w:rsidP="006F2CA2">
            <w:pPr>
              <w:spacing w:before="60" w:after="60" w:line="240" w:lineRule="auto"/>
              <w:ind w:left="188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GUID=6783f7c4-e93f-4bb6-b434-a4153e9d27db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roofErr w:type="spellStart"/>
            <w:r w:rsidRPr="006F2CA2">
              <w:rPr>
                <w:rFonts w:ascii="Times New Roman" w:hAnsi="Times New Roman" w:cs="Times New Roman"/>
                <w:sz w:val="22"/>
                <w:szCs w:val="20"/>
                <w:lang w:val="en-GB" w:eastAsia="en-US"/>
              </w:rPr>
              <w:t>i</w:t>
            </w:r>
            <w:proofErr w:type="spellEnd"/>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*That the Plaintiff has sufficiently proven the contents of the Statement of Claim;</w:t>
            </w:r>
          </w:p>
        </w:tc>
      </w:tr>
      <w:tr w:rsidR="006F2CA2" w:rsidRPr="006F2CA2" w14:paraId="395CE7C3" w14:textId="77777777" w:rsidTr="006F2CA2">
        <w:trPr>
          <w:divId w:val="2116439976"/>
          <w:cantSplit/>
          <w:jc w:val="center"/>
        </w:trPr>
        <w:tc>
          <w:tcPr>
            <w:tcW w:w="7140" w:type="dxa"/>
          </w:tcPr>
          <w:p w14:paraId="117E67B3" w14:textId="77777777" w:rsidR="006F2CA2" w:rsidRPr="006F2CA2" w:rsidRDefault="006F2CA2" w:rsidP="006F2CA2">
            <w:pPr>
              <w:spacing w:before="60" w:after="60" w:line="240" w:lineRule="auto"/>
              <w:ind w:left="188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GUID=c9a9eb73-0057-47ca-afeb-1845a3fa5d67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*That the Defendant has sufficiently proven the contents of the Counterclaim;</w:t>
            </w:r>
          </w:p>
        </w:tc>
      </w:tr>
      <w:tr w:rsidR="006F2CA2" w:rsidRPr="006F2CA2" w14:paraId="3297A260" w14:textId="77777777" w:rsidTr="006F2CA2">
        <w:trPr>
          <w:divId w:val="2116439976"/>
          <w:cantSplit/>
          <w:jc w:val="center"/>
        </w:trPr>
        <w:tc>
          <w:tcPr>
            <w:tcW w:w="7140" w:type="dxa"/>
          </w:tcPr>
          <w:p w14:paraId="3C340459" w14:textId="77777777" w:rsidR="006F2CA2" w:rsidRPr="006F2CA2" w:rsidRDefault="006F2CA2" w:rsidP="006F2CA2">
            <w:pPr>
              <w:spacing w:before="60" w:after="60" w:line="240" w:lineRule="auto"/>
              <w:ind w:left="188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GUID=f60a410f-ac38-49aa-afd6-8f0f722976c0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*That the Plaintiff has sufficiently proven the contents of the Statement of Claim and that the Defendant has sufficiently proven the contents of the Counterclaim; and</w:t>
            </w:r>
          </w:p>
        </w:tc>
      </w:tr>
      <w:tr w:rsidR="006F2CA2" w:rsidRPr="006F2CA2" w14:paraId="0553020C" w14:textId="77777777" w:rsidTr="006F2CA2">
        <w:trPr>
          <w:divId w:val="2116439976"/>
          <w:cantSplit/>
          <w:jc w:val="center"/>
        </w:trPr>
        <w:tc>
          <w:tcPr>
            <w:tcW w:w="7140" w:type="dxa"/>
          </w:tcPr>
          <w:p w14:paraId="7E3D00C2" w14:textId="77777777" w:rsidR="006F2CA2" w:rsidRPr="006F2CA2" w:rsidRDefault="006F2CA2" w:rsidP="006F2CA2">
            <w:pPr>
              <w:spacing w:before="60" w:after="60" w:line="240" w:lineRule="auto"/>
              <w:ind w:left="188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GUID=0403150c-1f77-481b-aa49-41dfbc176506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(ii)</w:t>
            </w:r>
            <w:r w:rsidRPr="006F2CA2">
              <w:rPr>
                <w:rFonts w:ascii="Times New Roman" w:hAnsi="Times New Roman" w:cs="Times New Roman"/>
                <w:sz w:val="22"/>
                <w:szCs w:val="20"/>
                <w:lang w:val="en-GB" w:eastAsia="en-US"/>
              </w:rPr>
              <w:tab/>
              <w:t>that a Judgment of Judicial Separation be granted by reason that:</w:t>
            </w:r>
          </w:p>
        </w:tc>
      </w:tr>
      <w:tr w:rsidR="006F2CA2" w:rsidRPr="006F2CA2" w14:paraId="0D9DB9A3" w14:textId="77777777" w:rsidTr="006F2CA2">
        <w:trPr>
          <w:divId w:val="2116439976"/>
          <w:cantSplit/>
          <w:jc w:val="center"/>
        </w:trPr>
        <w:tc>
          <w:tcPr>
            <w:tcW w:w="7140" w:type="dxa"/>
          </w:tcPr>
          <w:p w14:paraId="5C824BAB" w14:textId="77777777" w:rsidR="006F2CA2" w:rsidRPr="006F2CA2" w:rsidRDefault="006F2CA2" w:rsidP="006F2CA2">
            <w:pPr>
              <w:spacing w:before="60" w:after="60" w:line="240" w:lineRule="auto"/>
              <w:ind w:left="188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GUID=775abcd0-1ad1-4b73-982c-15f2ff464098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w:t>
            </w:r>
            <w:r w:rsidRPr="006F2CA2">
              <w:rPr>
                <w:rFonts w:ascii="Times New Roman" w:hAnsi="Times New Roman" w:cs="Times New Roman"/>
                <w:i/>
                <w:sz w:val="22"/>
                <w:szCs w:val="20"/>
                <w:lang w:val="en-GB" w:eastAsia="en-US"/>
              </w:rPr>
              <w:t>To set out ground(s) of judicial separation in the Statement of Claim/Counterclaim/Statement of Claim and Counterclaim* respectively</w:t>
            </w:r>
            <w:r w:rsidRPr="006F2CA2">
              <w:rPr>
                <w:rFonts w:ascii="Times New Roman" w:hAnsi="Times New Roman" w:cs="Times New Roman"/>
                <w:sz w:val="22"/>
                <w:szCs w:val="20"/>
                <w:lang w:val="en-GB" w:eastAsia="en-US"/>
              </w:rPr>
              <w:t>]</w:t>
            </w:r>
          </w:p>
        </w:tc>
      </w:tr>
      <w:tr w:rsidR="006F2CA2" w:rsidRPr="006F2CA2" w14:paraId="263C1D0A" w14:textId="77777777" w:rsidTr="006F2CA2">
        <w:trPr>
          <w:divId w:val="2116439976"/>
          <w:cantSplit/>
          <w:jc w:val="center"/>
        </w:trPr>
        <w:tc>
          <w:tcPr>
            <w:tcW w:w="7140" w:type="dxa"/>
          </w:tcPr>
          <w:p w14:paraId="76E765DF"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GUID=5757a0f0-08fe-40d1-9f1a-6ad5c341dff0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3.</w:t>
            </w:r>
            <w:r w:rsidRPr="006F2CA2">
              <w:rPr>
                <w:rFonts w:ascii="Times New Roman" w:hAnsi="Times New Roman" w:cs="Times New Roman"/>
                <w:sz w:val="22"/>
                <w:szCs w:val="20"/>
                <w:lang w:val="en-GB" w:eastAsia="en-US"/>
              </w:rPr>
              <w:tab/>
              <w:t>Further Orders Made (if applicable) (By Consent*)</w:t>
            </w:r>
          </w:p>
        </w:tc>
      </w:tr>
      <w:tr w:rsidR="006F2CA2" w:rsidRPr="006F2CA2" w14:paraId="18F09B99" w14:textId="77777777" w:rsidTr="006F2CA2">
        <w:trPr>
          <w:divId w:val="2116439976"/>
          <w:cantSplit/>
          <w:jc w:val="center"/>
        </w:trPr>
        <w:tc>
          <w:tcPr>
            <w:tcW w:w="7140" w:type="dxa"/>
          </w:tcPr>
          <w:p w14:paraId="6B32DA61"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GUID=20527b7f-e464-4486-9f9b-1718d1749f3e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w:t>
            </w:r>
            <w:r w:rsidRPr="006F2CA2">
              <w:rPr>
                <w:rFonts w:ascii="Times New Roman" w:hAnsi="Times New Roman" w:cs="Times New Roman"/>
                <w:i/>
                <w:sz w:val="22"/>
                <w:szCs w:val="20"/>
                <w:lang w:val="en-GB" w:eastAsia="en-US"/>
              </w:rPr>
              <w:t>To set out any further orders which were made at the hearing of the Judgment of Judicial Separation, including consent orders on ancillary matters</w:t>
            </w:r>
            <w:r w:rsidRPr="006F2CA2">
              <w:rPr>
                <w:rFonts w:ascii="Times New Roman" w:hAnsi="Times New Roman" w:cs="Times New Roman"/>
                <w:sz w:val="22"/>
                <w:szCs w:val="20"/>
                <w:lang w:val="en-GB" w:eastAsia="en-US"/>
              </w:rPr>
              <w:t>]</w:t>
            </w:r>
          </w:p>
        </w:tc>
      </w:tr>
      <w:tr w:rsidR="006F2CA2" w:rsidRPr="006F2CA2" w14:paraId="20A919CF" w14:textId="77777777" w:rsidTr="006F2CA2">
        <w:trPr>
          <w:divId w:val="2116439976"/>
          <w:cantSplit/>
          <w:trHeight w:val="360"/>
          <w:jc w:val="center"/>
        </w:trPr>
        <w:tc>
          <w:tcPr>
            <w:tcW w:w="7140" w:type="dxa"/>
          </w:tcPr>
          <w:p w14:paraId="618E06D6"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GUID=aa6998af-f0d4-4fed-9d11-d6748f54b2fe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Insert Form 136 in Appendix A of the Practice Directions, if necessary.</w:t>
            </w:r>
            <w:r w:rsidRPr="006F2CA2">
              <w:rPr>
                <w:rFonts w:ascii="Times New Roman" w:hAnsi="Times New Roman" w:cs="Times New Roman"/>
                <w:sz w:val="22"/>
                <w:szCs w:val="20"/>
                <w:lang w:val="en-GB" w:eastAsia="en-US"/>
              </w:rPr>
              <w:t>]</w:t>
            </w:r>
          </w:p>
        </w:tc>
      </w:tr>
      <w:tr w:rsidR="006F2CA2" w:rsidRPr="006F2CA2" w14:paraId="1C7AE189" w14:textId="77777777" w:rsidTr="006F2CA2">
        <w:trPr>
          <w:divId w:val="2116439976"/>
          <w:cantSplit/>
          <w:jc w:val="center"/>
        </w:trPr>
        <w:tc>
          <w:tcPr>
            <w:tcW w:w="7140" w:type="dxa"/>
          </w:tcPr>
          <w:p w14:paraId="124FDA6A"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GUID=3c66f816-5118-4b4b-af41-9ecc25fb33f5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*Delete where inapplicable.</w:t>
            </w:r>
          </w:p>
        </w:tc>
      </w:tr>
    </w:tbl>
    <w:p w14:paraId="312B141F" w14:textId="77777777" w:rsidR="006F2CA2" w:rsidRPr="006F2CA2" w:rsidRDefault="006F2CA2" w:rsidP="006F2CA2">
      <w:pPr>
        <w:keepNext/>
        <w:keepLines/>
        <w:suppressAutoHyphens/>
        <w:spacing w:before="240" w:after="120" w:line="240" w:lineRule="auto"/>
        <w:jc w:val="center"/>
        <w:divId w:val="2116439976"/>
        <w:rPr>
          <w:rFonts w:ascii="Times New Roman" w:hAnsi="Times New Roman" w:cs="Times New Roman"/>
          <w:caps/>
          <w:sz w:val="22"/>
          <w:szCs w:val="20"/>
          <w:lang w:val="en-GB" w:eastAsia="en-US"/>
        </w:rPr>
      </w:pPr>
      <w:r w:rsidRPr="006F2CA2">
        <w:rPr>
          <w:rFonts w:ascii="Times New Roman" w:hAnsi="Times New Roman" w:cs="Times New Roman"/>
          <w:caps/>
          <w:sz w:val="22"/>
          <w:szCs w:val="20"/>
          <w:lang w:val="en-GB" w:eastAsia="en-US"/>
        </w:rPr>
        <w:lastRenderedPageBreak/>
        <w:fldChar w:fldCharType="begin" w:fldLock="1"/>
      </w:r>
      <w:r w:rsidRPr="006F2CA2">
        <w:rPr>
          <w:rFonts w:ascii="Times New Roman" w:hAnsi="Times New Roman" w:cs="Times New Roman"/>
          <w:caps/>
          <w:sz w:val="22"/>
          <w:szCs w:val="20"/>
          <w:lang w:val="en-GB" w:eastAsia="en-US"/>
        </w:rPr>
        <w:instrText xml:space="preserve"> GUID=a359154e-1898-4c88-82a0-f7efef843eb9 </w:instrText>
      </w:r>
      <w:r w:rsidRPr="006F2CA2">
        <w:rPr>
          <w:rFonts w:ascii="Times New Roman" w:hAnsi="Times New Roman" w:cs="Times New Roman"/>
          <w:caps/>
          <w:sz w:val="22"/>
          <w:szCs w:val="20"/>
          <w:lang w:val="en-GB" w:eastAsia="en-US"/>
        </w:rPr>
        <w:fldChar w:fldCharType="end"/>
      </w:r>
      <w:r w:rsidRPr="006F2CA2">
        <w:rPr>
          <w:rFonts w:ascii="Times New Roman" w:hAnsi="Times New Roman" w:cs="Times New Roman"/>
          <w:caps/>
          <w:sz w:val="22"/>
          <w:szCs w:val="20"/>
          <w:lang w:val="en-GB" w:eastAsia="en-US"/>
        </w:rPr>
        <w:t xml:space="preserve">Form 32 </w:t>
      </w:r>
    </w:p>
    <w:tbl>
      <w:tblPr>
        <w:tblW w:w="7160" w:type="dxa"/>
        <w:jc w:val="center"/>
        <w:tblLook w:val="04A0" w:firstRow="1" w:lastRow="0" w:firstColumn="1" w:lastColumn="0" w:noHBand="0" w:noVBand="1"/>
      </w:tblPr>
      <w:tblGrid>
        <w:gridCol w:w="7160"/>
      </w:tblGrid>
      <w:tr w:rsidR="006F2CA2" w:rsidRPr="006F2CA2" w14:paraId="5A2AD8AA" w14:textId="77777777" w:rsidTr="006F2CA2">
        <w:trPr>
          <w:divId w:val="2116439976"/>
          <w:cantSplit/>
          <w:jc w:val="center"/>
        </w:trPr>
        <w:tc>
          <w:tcPr>
            <w:tcW w:w="7160" w:type="dxa"/>
          </w:tcPr>
          <w:p w14:paraId="5CAFAA73" w14:textId="77777777" w:rsidR="006F2CA2" w:rsidRPr="006F2CA2" w:rsidRDefault="006F2CA2" w:rsidP="006F2CA2">
            <w:pPr>
              <w:spacing w:before="60" w:after="60" w:line="240" w:lineRule="auto"/>
              <w:rPr>
                <w:rFonts w:ascii="Times New Roman" w:hAnsi="Times New Roman" w:cs="Times New Roman"/>
                <w:sz w:val="18"/>
                <w:szCs w:val="18"/>
                <w:lang w:val="en-GB" w:eastAsia="zh-CN"/>
              </w:rPr>
            </w:pPr>
            <w:r w:rsidRPr="006F2CA2">
              <w:rPr>
                <w:rFonts w:ascii="Times New Roman" w:hAnsi="Times New Roman" w:cs="Times New Roman"/>
                <w:sz w:val="18"/>
                <w:szCs w:val="18"/>
                <w:lang w:val="en-GB" w:eastAsia="zh-CN"/>
              </w:rPr>
              <w:fldChar w:fldCharType="begin"/>
            </w:r>
            <w:r w:rsidRPr="006F2CA2">
              <w:rPr>
                <w:rFonts w:ascii="Times New Roman" w:hAnsi="Times New Roman" w:cs="Times New Roman"/>
                <w:sz w:val="18"/>
                <w:szCs w:val="18"/>
                <w:lang w:val="en-GB" w:eastAsia="zh-CN"/>
              </w:rPr>
              <w:instrText xml:space="preserve"> GUID=f3c75f29-92ee-46f0-9e19-470efc167b2f </w:instrText>
            </w:r>
            <w:r w:rsidRPr="006F2CA2">
              <w:rPr>
                <w:rFonts w:ascii="Times New Roman" w:hAnsi="Times New Roman" w:cs="Times New Roman"/>
                <w:sz w:val="18"/>
                <w:szCs w:val="18"/>
                <w:lang w:val="en-GB" w:eastAsia="zh-CN"/>
              </w:rPr>
              <w:fldChar w:fldCharType="end"/>
            </w:r>
            <w:r w:rsidRPr="006F2CA2">
              <w:rPr>
                <w:rFonts w:ascii="Times New Roman" w:hAnsi="Times New Roman" w:cs="Times New Roman"/>
                <w:sz w:val="18"/>
                <w:szCs w:val="18"/>
                <w:lang w:val="en-GB" w:eastAsia="zh-CN"/>
              </w:rPr>
              <w:t>R. 95</w:t>
            </w:r>
          </w:p>
        </w:tc>
      </w:tr>
      <w:tr w:rsidR="006F2CA2" w:rsidRPr="006F2CA2" w14:paraId="3F634866" w14:textId="77777777" w:rsidTr="006F2CA2">
        <w:trPr>
          <w:divId w:val="2116439976"/>
          <w:cantSplit/>
          <w:jc w:val="center"/>
        </w:trPr>
        <w:tc>
          <w:tcPr>
            <w:tcW w:w="7160" w:type="dxa"/>
          </w:tcPr>
          <w:p w14:paraId="38C6D843"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GUID=4b41703d-739e-45e5-aa46-5eb6eb946a15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(ORDER OF COURT FORM)</w:t>
            </w:r>
          </w:p>
        </w:tc>
      </w:tr>
      <w:tr w:rsidR="006F2CA2" w:rsidRPr="006F2CA2" w14:paraId="699AAFDB" w14:textId="77777777" w:rsidTr="006F2CA2">
        <w:trPr>
          <w:divId w:val="2116439976"/>
          <w:cantSplit/>
          <w:jc w:val="center"/>
        </w:trPr>
        <w:tc>
          <w:tcPr>
            <w:tcW w:w="7160" w:type="dxa"/>
          </w:tcPr>
          <w:p w14:paraId="5EDD4486"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GUID=59d90596-b895-4da3-b1cc-18cdedd60306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IN THE FAMILY JUSTICE COURTS OF THE REPUBLIC OF SINGAPORE</w:t>
            </w:r>
          </w:p>
        </w:tc>
      </w:tr>
      <w:tr w:rsidR="006F2CA2" w:rsidRPr="006F2CA2" w14:paraId="716AF8D6" w14:textId="77777777" w:rsidTr="006F2CA2">
        <w:trPr>
          <w:divId w:val="2116439976"/>
          <w:cantSplit/>
          <w:jc w:val="center"/>
        </w:trPr>
        <w:tc>
          <w:tcPr>
            <w:tcW w:w="7160" w:type="dxa"/>
          </w:tcPr>
          <w:p w14:paraId="6E5942F7"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GUID=f09e57a9-e708-4933-8f89-98f7903f1d50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Divorce Writ No.</w:t>
            </w:r>
          </w:p>
        </w:tc>
      </w:tr>
      <w:tr w:rsidR="006F2CA2" w:rsidRPr="006F2CA2" w14:paraId="35EF1FE8" w14:textId="77777777" w:rsidTr="006F2CA2">
        <w:trPr>
          <w:divId w:val="2116439976"/>
          <w:cantSplit/>
          <w:jc w:val="center"/>
        </w:trPr>
        <w:tc>
          <w:tcPr>
            <w:tcW w:w="7160" w:type="dxa"/>
          </w:tcPr>
          <w:p w14:paraId="2FD9145E"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GUID=61af3f1d-446a-4000-a0b7-ffba3b2bc8f5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 of Order:</w:t>
            </w:r>
          </w:p>
        </w:tc>
      </w:tr>
      <w:tr w:rsidR="006F2CA2" w:rsidRPr="006F2CA2" w14:paraId="11124CD3" w14:textId="77777777" w:rsidTr="006F2CA2">
        <w:trPr>
          <w:divId w:val="2116439976"/>
          <w:cantSplit/>
          <w:jc w:val="center"/>
        </w:trPr>
        <w:tc>
          <w:tcPr>
            <w:tcW w:w="7160" w:type="dxa"/>
          </w:tcPr>
          <w:p w14:paraId="31A7E53E"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GUID=00e2a364-8523-4519-af10-22eb62c890a7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Made by:</w:t>
            </w:r>
          </w:p>
        </w:tc>
      </w:tr>
      <w:tr w:rsidR="006F2CA2" w:rsidRPr="006F2CA2" w14:paraId="2C47145C" w14:textId="77777777" w:rsidTr="006F2CA2">
        <w:trPr>
          <w:divId w:val="2116439976"/>
          <w:cantSplit/>
          <w:jc w:val="center"/>
        </w:trPr>
        <w:tc>
          <w:tcPr>
            <w:tcW w:w="7160" w:type="dxa"/>
          </w:tcPr>
          <w:p w14:paraId="0619F134"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GUID=13119a64-742d-4119-a3fe-25a4253b83a0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Between</w:t>
            </w:r>
          </w:p>
        </w:tc>
      </w:tr>
      <w:tr w:rsidR="006F2CA2" w:rsidRPr="006F2CA2" w14:paraId="0F248290" w14:textId="77777777" w:rsidTr="006F2CA2">
        <w:trPr>
          <w:divId w:val="2116439976"/>
          <w:cantSplit/>
          <w:jc w:val="center"/>
        </w:trPr>
        <w:tc>
          <w:tcPr>
            <w:tcW w:w="7160" w:type="dxa"/>
          </w:tcPr>
          <w:p w14:paraId="3DE4D74D"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GUID=2bec5a6c-0079-4b50-90cc-2fa226f7f0f8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Plaintiff’s Name</w:t>
            </w:r>
            <w:r w:rsidRPr="006F2CA2">
              <w:rPr>
                <w:rFonts w:ascii="Times New Roman" w:hAnsi="Times New Roman" w:cs="Times New Roman"/>
                <w:sz w:val="22"/>
                <w:szCs w:val="20"/>
                <w:lang w:val="en-GB" w:eastAsia="en-US"/>
              </w:rPr>
              <w:t>] (ID No.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w:t>
            </w:r>
            <w:r w:rsidRPr="006F2CA2">
              <w:rPr>
                <w:rFonts w:ascii="Times New Roman" w:hAnsi="Times New Roman" w:cs="Times New Roman"/>
                <w:i/>
                <w:sz w:val="22"/>
                <w:szCs w:val="20"/>
                <w:lang w:val="en-GB" w:eastAsia="en-US"/>
              </w:rPr>
              <w:t>Plaintiff</w:t>
            </w:r>
          </w:p>
        </w:tc>
      </w:tr>
      <w:tr w:rsidR="006F2CA2" w:rsidRPr="006F2CA2" w14:paraId="620C5CB8" w14:textId="77777777" w:rsidTr="006F2CA2">
        <w:trPr>
          <w:divId w:val="2116439976"/>
          <w:cantSplit/>
          <w:jc w:val="center"/>
        </w:trPr>
        <w:tc>
          <w:tcPr>
            <w:tcW w:w="7160" w:type="dxa"/>
          </w:tcPr>
          <w:p w14:paraId="06B17CC6"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GUID=9db26cb8-a38b-4fec-be5d-c9951e0505a6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w:t>
            </w:r>
          </w:p>
        </w:tc>
      </w:tr>
      <w:tr w:rsidR="006F2CA2" w:rsidRPr="006F2CA2" w14:paraId="398F96F6" w14:textId="77777777" w:rsidTr="006F2CA2">
        <w:trPr>
          <w:divId w:val="2116439976"/>
          <w:cantSplit/>
          <w:jc w:val="center"/>
        </w:trPr>
        <w:tc>
          <w:tcPr>
            <w:tcW w:w="7160" w:type="dxa"/>
          </w:tcPr>
          <w:p w14:paraId="0F4DDFCE"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GUID=0bec0cf8-7cb1-49ab-929f-31848225226c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Defendant’s Name</w:t>
            </w:r>
            <w:r w:rsidRPr="006F2CA2">
              <w:rPr>
                <w:rFonts w:ascii="Times New Roman" w:hAnsi="Times New Roman" w:cs="Times New Roman"/>
                <w:sz w:val="22"/>
                <w:szCs w:val="20"/>
                <w:lang w:val="en-GB" w:eastAsia="en-US"/>
              </w:rPr>
              <w:t>] (ID No.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w:t>
            </w:r>
            <w:r w:rsidRPr="006F2CA2">
              <w:rPr>
                <w:rFonts w:ascii="Times New Roman" w:hAnsi="Times New Roman" w:cs="Times New Roman"/>
                <w:i/>
                <w:sz w:val="22"/>
                <w:szCs w:val="20"/>
                <w:lang w:val="en-GB" w:eastAsia="en-US"/>
              </w:rPr>
              <w:t>Defendant</w:t>
            </w:r>
          </w:p>
        </w:tc>
      </w:tr>
      <w:tr w:rsidR="006F2CA2" w:rsidRPr="006F2CA2" w14:paraId="7989F247" w14:textId="77777777" w:rsidTr="006F2CA2">
        <w:trPr>
          <w:divId w:val="2116439976"/>
          <w:cantSplit/>
          <w:jc w:val="center"/>
        </w:trPr>
        <w:tc>
          <w:tcPr>
            <w:tcW w:w="7160" w:type="dxa"/>
          </w:tcPr>
          <w:p w14:paraId="549F2CE3"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GUID=1da375f7-1f98-43a1-8afa-3330a5244e34 </w:instrText>
            </w:r>
            <w:r w:rsidRPr="006F2CA2">
              <w:rPr>
                <w:rFonts w:ascii="Times New Roman" w:hAnsi="Times New Roman" w:cs="Times New Roman"/>
                <w:sz w:val="22"/>
                <w:szCs w:val="20"/>
                <w:lang w:val="en-GB" w:eastAsia="en-US"/>
              </w:rPr>
              <w:fldChar w:fldCharType="end"/>
            </w:r>
          </w:p>
        </w:tc>
      </w:tr>
      <w:tr w:rsidR="006F2CA2" w:rsidRPr="006F2CA2" w14:paraId="4772E747" w14:textId="77777777" w:rsidTr="006F2CA2">
        <w:trPr>
          <w:divId w:val="2116439976"/>
          <w:cantSplit/>
          <w:jc w:val="center"/>
        </w:trPr>
        <w:tc>
          <w:tcPr>
            <w:tcW w:w="7160" w:type="dxa"/>
          </w:tcPr>
          <w:p w14:paraId="3C208AA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GUID=904ed9ba-5217-4692-b088-3e88f23d6318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ORDER OF COURT</w:t>
            </w:r>
          </w:p>
        </w:tc>
      </w:tr>
      <w:tr w:rsidR="006F2CA2" w:rsidRPr="006F2CA2" w14:paraId="370EF43D" w14:textId="77777777" w:rsidTr="006F2CA2">
        <w:trPr>
          <w:divId w:val="2116439976"/>
          <w:cantSplit/>
          <w:jc w:val="center"/>
        </w:trPr>
        <w:tc>
          <w:tcPr>
            <w:tcW w:w="7160" w:type="dxa"/>
          </w:tcPr>
          <w:p w14:paraId="1E1F6FC1"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GUID=77ff85fe-aecd-49c2-aef9-534732a95870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w:t>
            </w:r>
            <w:r w:rsidRPr="006F2CA2">
              <w:rPr>
                <w:rFonts w:ascii="Times New Roman" w:hAnsi="Times New Roman" w:cs="Times New Roman"/>
                <w:sz w:val="22"/>
                <w:szCs w:val="20"/>
                <w:lang w:val="en-GB" w:eastAsia="en-US"/>
              </w:rPr>
              <w:tab/>
              <w:t>Nature of Hearing (in Open Court/Chambers*)</w:t>
            </w:r>
          </w:p>
        </w:tc>
      </w:tr>
      <w:tr w:rsidR="006F2CA2" w:rsidRPr="006F2CA2" w14:paraId="05609A08" w14:textId="77777777" w:rsidTr="006F2CA2">
        <w:trPr>
          <w:divId w:val="2116439976"/>
          <w:cantSplit/>
          <w:jc w:val="center"/>
        </w:trPr>
        <w:tc>
          <w:tcPr>
            <w:tcW w:w="7160" w:type="dxa"/>
          </w:tcPr>
          <w:p w14:paraId="53BC99AE"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GUID=a90a0d0f-fbc3-487a-b628-1f3cf536a3de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Ancillary Matters*/Summons* No./Nos.: [</w:t>
            </w:r>
            <w:r w:rsidRPr="006F2CA2">
              <w:rPr>
                <w:rFonts w:ascii="Times New Roman" w:hAnsi="Times New Roman" w:cs="Times New Roman"/>
                <w:i/>
                <w:sz w:val="22"/>
                <w:szCs w:val="20"/>
                <w:lang w:val="en-GB" w:eastAsia="en-US"/>
              </w:rPr>
              <w:t>to state number</w:t>
            </w:r>
            <w:r w:rsidRPr="006F2CA2">
              <w:rPr>
                <w:rFonts w:ascii="Times New Roman" w:hAnsi="Times New Roman" w:cs="Times New Roman"/>
                <w:sz w:val="22"/>
                <w:szCs w:val="20"/>
                <w:lang w:val="en-GB" w:eastAsia="en-US"/>
              </w:rPr>
              <w:t>]</w:t>
            </w:r>
          </w:p>
        </w:tc>
      </w:tr>
      <w:tr w:rsidR="006F2CA2" w:rsidRPr="006F2CA2" w14:paraId="6F559F17" w14:textId="77777777" w:rsidTr="006F2CA2">
        <w:trPr>
          <w:divId w:val="2116439976"/>
          <w:cantSplit/>
          <w:jc w:val="center"/>
        </w:trPr>
        <w:tc>
          <w:tcPr>
            <w:tcW w:w="7160" w:type="dxa"/>
          </w:tcPr>
          <w:p w14:paraId="6601D502"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GUID=3f8e75bf-e26f-4755-96ec-4f73d62068fc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w:t>
            </w:r>
            <w:r w:rsidRPr="006F2CA2">
              <w:rPr>
                <w:rFonts w:ascii="Times New Roman" w:hAnsi="Times New Roman" w:cs="Times New Roman"/>
                <w:sz w:val="22"/>
                <w:szCs w:val="20"/>
                <w:lang w:val="en-GB" w:eastAsia="en-US"/>
              </w:rPr>
              <w:tab/>
              <w:t>Parties Present at the Hearing</w:t>
            </w:r>
          </w:p>
        </w:tc>
      </w:tr>
      <w:tr w:rsidR="006F2CA2" w:rsidRPr="006F2CA2" w14:paraId="219EEC64" w14:textId="77777777" w:rsidTr="006F2CA2">
        <w:trPr>
          <w:divId w:val="2116439976"/>
          <w:cantSplit/>
          <w:jc w:val="center"/>
        </w:trPr>
        <w:tc>
          <w:tcPr>
            <w:tcW w:w="7160" w:type="dxa"/>
          </w:tcPr>
          <w:p w14:paraId="42C52EBD"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GUID=40dd730b-5e71-4958-a2d2-6c7e9dbf61eb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w:t>
            </w:r>
            <w:r w:rsidRPr="006F2CA2">
              <w:rPr>
                <w:rFonts w:ascii="Times New Roman" w:hAnsi="Times New Roman" w:cs="Times New Roman"/>
                <w:i/>
                <w:sz w:val="22"/>
                <w:szCs w:val="20"/>
                <w:lang w:val="en-GB" w:eastAsia="en-US"/>
              </w:rPr>
              <w:t>Choose one or more of the following</w:t>
            </w:r>
            <w:r w:rsidRPr="006F2CA2">
              <w:rPr>
                <w:rFonts w:ascii="Times New Roman" w:hAnsi="Times New Roman" w:cs="Times New Roman"/>
                <w:sz w:val="22"/>
                <w:szCs w:val="20"/>
                <w:lang w:val="en-GB" w:eastAsia="en-US"/>
              </w:rPr>
              <w:t>]</w:t>
            </w:r>
          </w:p>
        </w:tc>
      </w:tr>
      <w:tr w:rsidR="006F2CA2" w:rsidRPr="006F2CA2" w14:paraId="629B7CF1" w14:textId="77777777" w:rsidTr="006F2CA2">
        <w:trPr>
          <w:divId w:val="2116439976"/>
          <w:cantSplit/>
          <w:jc w:val="center"/>
        </w:trPr>
        <w:tc>
          <w:tcPr>
            <w:tcW w:w="7160" w:type="dxa"/>
          </w:tcPr>
          <w:p w14:paraId="68DF8919"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GUID=f79e811d-a7f0-402e-b2d7-c496c4391520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Plaintiff*</w:t>
            </w:r>
          </w:p>
        </w:tc>
      </w:tr>
      <w:tr w:rsidR="006F2CA2" w:rsidRPr="006F2CA2" w14:paraId="7B1BC5E7" w14:textId="77777777" w:rsidTr="006F2CA2">
        <w:trPr>
          <w:divId w:val="2116439976"/>
          <w:cantSplit/>
          <w:jc w:val="center"/>
        </w:trPr>
        <w:tc>
          <w:tcPr>
            <w:tcW w:w="7160" w:type="dxa"/>
          </w:tcPr>
          <w:p w14:paraId="021502DF"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GUID=585d8289-b8d2-4b93-bc69-1e7b58782174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Plaintiff’s Counsel*</w:t>
            </w:r>
          </w:p>
        </w:tc>
      </w:tr>
      <w:tr w:rsidR="006F2CA2" w:rsidRPr="006F2CA2" w14:paraId="2F925237" w14:textId="77777777" w:rsidTr="006F2CA2">
        <w:trPr>
          <w:divId w:val="2116439976"/>
          <w:cantSplit/>
          <w:jc w:val="center"/>
        </w:trPr>
        <w:tc>
          <w:tcPr>
            <w:tcW w:w="7160" w:type="dxa"/>
          </w:tcPr>
          <w:p w14:paraId="73842528"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GUID=2e5ad630-a1fa-48db-b977-3c02394c8031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c</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Defendant*</w:t>
            </w:r>
          </w:p>
        </w:tc>
      </w:tr>
      <w:tr w:rsidR="006F2CA2" w:rsidRPr="006F2CA2" w14:paraId="1D33FA6F" w14:textId="77777777" w:rsidTr="006F2CA2">
        <w:trPr>
          <w:divId w:val="2116439976"/>
          <w:cantSplit/>
          <w:jc w:val="center"/>
        </w:trPr>
        <w:tc>
          <w:tcPr>
            <w:tcW w:w="7160" w:type="dxa"/>
          </w:tcPr>
          <w:p w14:paraId="1B68C400"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GUID=bebabe05-d44e-4865-ae32-ea1cdf71f3b3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d</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Defendant’s Counsel*</w:t>
            </w:r>
          </w:p>
        </w:tc>
      </w:tr>
      <w:tr w:rsidR="006F2CA2" w:rsidRPr="006F2CA2" w14:paraId="27170401" w14:textId="77777777" w:rsidTr="006F2CA2">
        <w:trPr>
          <w:divId w:val="2116439976"/>
          <w:cantSplit/>
          <w:jc w:val="center"/>
        </w:trPr>
        <w:tc>
          <w:tcPr>
            <w:tcW w:w="7160" w:type="dxa"/>
          </w:tcPr>
          <w:p w14:paraId="6E1B4445"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GUID=b5721e66-05bc-4e85-9666-d74665845ece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e</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Other Party [</w:t>
            </w:r>
            <w:r w:rsidRPr="006F2CA2">
              <w:rPr>
                <w:rFonts w:ascii="Times New Roman" w:hAnsi="Times New Roman" w:cs="Times New Roman"/>
                <w:i/>
                <w:sz w:val="22"/>
                <w:szCs w:val="20"/>
                <w:lang w:val="en-GB" w:eastAsia="en-US"/>
              </w:rPr>
              <w:t xml:space="preserve">to </w:t>
            </w:r>
            <w:proofErr w:type="gramStart"/>
            <w:r w:rsidRPr="006F2CA2">
              <w:rPr>
                <w:rFonts w:ascii="Times New Roman" w:hAnsi="Times New Roman" w:cs="Times New Roman"/>
                <w:i/>
                <w:sz w:val="22"/>
                <w:szCs w:val="20"/>
                <w:lang w:val="en-GB" w:eastAsia="en-US"/>
              </w:rPr>
              <w:t>specify</w:t>
            </w:r>
            <w:r w:rsidRPr="006F2CA2">
              <w:rPr>
                <w:rFonts w:ascii="Times New Roman" w:hAnsi="Times New Roman" w:cs="Times New Roman"/>
                <w:sz w:val="22"/>
                <w:szCs w:val="20"/>
                <w:lang w:val="en-GB" w:eastAsia="en-US"/>
              </w:rPr>
              <w:t>]*</w:t>
            </w:r>
            <w:proofErr w:type="gramEnd"/>
          </w:p>
        </w:tc>
      </w:tr>
      <w:tr w:rsidR="006F2CA2" w:rsidRPr="006F2CA2" w14:paraId="0310F767" w14:textId="77777777" w:rsidTr="006F2CA2">
        <w:trPr>
          <w:divId w:val="2116439976"/>
          <w:cantSplit/>
          <w:jc w:val="center"/>
        </w:trPr>
        <w:tc>
          <w:tcPr>
            <w:tcW w:w="7160" w:type="dxa"/>
          </w:tcPr>
          <w:p w14:paraId="3901546F"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GUID=56ea8fd8-6714-4315-a925-3fe8082f112d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3.</w:t>
            </w:r>
            <w:r w:rsidRPr="006F2CA2">
              <w:rPr>
                <w:rFonts w:ascii="Times New Roman" w:hAnsi="Times New Roman" w:cs="Times New Roman"/>
                <w:sz w:val="22"/>
                <w:szCs w:val="20"/>
                <w:lang w:val="en-GB" w:eastAsia="en-US"/>
              </w:rPr>
              <w:tab/>
              <w:t>Orders Made (By Consent*)</w:t>
            </w:r>
          </w:p>
        </w:tc>
      </w:tr>
      <w:tr w:rsidR="006F2CA2" w:rsidRPr="006F2CA2" w14:paraId="56744AA5" w14:textId="77777777" w:rsidTr="006F2CA2">
        <w:trPr>
          <w:divId w:val="2116439976"/>
          <w:cantSplit/>
          <w:trHeight w:val="340"/>
          <w:jc w:val="center"/>
        </w:trPr>
        <w:tc>
          <w:tcPr>
            <w:tcW w:w="7160" w:type="dxa"/>
          </w:tcPr>
          <w:p w14:paraId="3CEFCC10"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GUID=9d3cfa48-de41-4be2-8735-2f88e7bde0c3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Insert Form 136 in Appendix A of the Practice Directions, if necessary.</w:t>
            </w:r>
            <w:r w:rsidRPr="006F2CA2">
              <w:rPr>
                <w:rFonts w:ascii="Times New Roman" w:hAnsi="Times New Roman" w:cs="Times New Roman"/>
                <w:sz w:val="22"/>
                <w:szCs w:val="20"/>
                <w:lang w:val="en-GB" w:eastAsia="en-US"/>
              </w:rPr>
              <w:t>]</w:t>
            </w:r>
          </w:p>
        </w:tc>
      </w:tr>
      <w:tr w:rsidR="006F2CA2" w:rsidRPr="006F2CA2" w14:paraId="7E76611C" w14:textId="77777777" w:rsidTr="006F2CA2">
        <w:trPr>
          <w:divId w:val="2116439976"/>
          <w:cantSplit/>
          <w:jc w:val="center"/>
        </w:trPr>
        <w:tc>
          <w:tcPr>
            <w:tcW w:w="7160" w:type="dxa"/>
          </w:tcPr>
          <w:p w14:paraId="46607BB3"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GUID=8d4c410c-bfeb-4c53-8976-ca4457eda1d7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*Delete where inapplicable.</w:t>
            </w:r>
          </w:p>
        </w:tc>
      </w:tr>
    </w:tbl>
    <w:p w14:paraId="1E785C45"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0A788887"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4D1A6521"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08A684C6"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774054FA"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7A08EBBC"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4348814F"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4F9590D6" w14:textId="77777777" w:rsidR="006F2CA2" w:rsidRDefault="006F2CA2" w:rsidP="006F2CA2">
      <w:pPr>
        <w:spacing w:before="0" w:after="200" w:line="276" w:lineRule="auto"/>
        <w:divId w:val="2116439976"/>
        <w:rPr>
          <w:rFonts w:ascii="Calibri" w:eastAsia="Calibri" w:hAnsi="Calibri" w:cs="Times New Roman"/>
          <w:sz w:val="22"/>
          <w:szCs w:val="22"/>
          <w:lang w:eastAsia="en-US"/>
        </w:rPr>
      </w:pPr>
    </w:p>
    <w:p w14:paraId="37E2331D" w14:textId="77777777" w:rsidR="00054E07" w:rsidRPr="006F2CA2" w:rsidRDefault="00054E07" w:rsidP="006F2CA2">
      <w:pPr>
        <w:spacing w:before="0" w:after="200" w:line="276" w:lineRule="auto"/>
        <w:divId w:val="2116439976"/>
        <w:rPr>
          <w:rFonts w:ascii="Calibri" w:eastAsia="Calibri" w:hAnsi="Calibri" w:cs="Times New Roman"/>
          <w:sz w:val="22"/>
          <w:szCs w:val="22"/>
          <w:lang w:eastAsia="en-US"/>
        </w:rPr>
      </w:pPr>
    </w:p>
    <w:p w14:paraId="7BCFC369" w14:textId="77777777" w:rsidR="006F2CA2" w:rsidRPr="006F2CA2" w:rsidRDefault="006F2CA2" w:rsidP="006F2CA2">
      <w:pPr>
        <w:keepNext/>
        <w:keepLines/>
        <w:suppressAutoHyphens/>
        <w:spacing w:before="240" w:after="120" w:line="240" w:lineRule="auto"/>
        <w:jc w:val="center"/>
        <w:divId w:val="2116439976"/>
        <w:rPr>
          <w:rFonts w:ascii="Times New Roman" w:hAnsi="Times New Roman" w:cs="Times New Roman"/>
          <w:caps/>
          <w:sz w:val="22"/>
          <w:szCs w:val="20"/>
          <w:lang w:val="en-GB" w:eastAsia="en-US"/>
        </w:rPr>
      </w:pPr>
      <w:r w:rsidRPr="006F2CA2">
        <w:rPr>
          <w:rFonts w:ascii="Times New Roman" w:hAnsi="Times New Roman" w:cs="Times New Roman"/>
          <w:caps/>
          <w:sz w:val="22"/>
          <w:szCs w:val="20"/>
          <w:lang w:val="en-GB" w:eastAsia="en-US"/>
        </w:rPr>
        <w:lastRenderedPageBreak/>
        <w:fldChar w:fldCharType="begin" w:fldLock="1"/>
      </w:r>
      <w:r w:rsidRPr="006F2CA2">
        <w:rPr>
          <w:rFonts w:ascii="Times New Roman" w:hAnsi="Times New Roman" w:cs="Times New Roman"/>
          <w:caps/>
          <w:sz w:val="22"/>
          <w:szCs w:val="20"/>
          <w:lang w:val="en-GB" w:eastAsia="en-US"/>
        </w:rPr>
        <w:instrText xml:space="preserve"> GUID=7b24917f-4ca0-40a0-9f80-14d089d5fe4f </w:instrText>
      </w:r>
      <w:r w:rsidRPr="006F2CA2">
        <w:rPr>
          <w:rFonts w:ascii="Times New Roman" w:hAnsi="Times New Roman" w:cs="Times New Roman"/>
          <w:caps/>
          <w:sz w:val="22"/>
          <w:szCs w:val="20"/>
          <w:lang w:val="en-GB" w:eastAsia="en-US"/>
        </w:rPr>
        <w:fldChar w:fldCharType="end"/>
      </w:r>
      <w:r w:rsidRPr="006F2CA2">
        <w:rPr>
          <w:rFonts w:ascii="Times New Roman" w:hAnsi="Times New Roman" w:cs="Times New Roman"/>
          <w:caps/>
          <w:sz w:val="22"/>
          <w:szCs w:val="20"/>
          <w:lang w:val="en-GB" w:eastAsia="en-US"/>
        </w:rPr>
        <w:t>Form 33</w:t>
      </w:r>
    </w:p>
    <w:tbl>
      <w:tblPr>
        <w:tblW w:w="7120" w:type="dxa"/>
        <w:jc w:val="center"/>
        <w:tblLook w:val="04A0" w:firstRow="1" w:lastRow="0" w:firstColumn="1" w:lastColumn="0" w:noHBand="0" w:noVBand="1"/>
      </w:tblPr>
      <w:tblGrid>
        <w:gridCol w:w="7120"/>
      </w:tblGrid>
      <w:tr w:rsidR="006F2CA2" w:rsidRPr="006F2CA2" w14:paraId="4F446699" w14:textId="77777777" w:rsidTr="006F2CA2">
        <w:trPr>
          <w:divId w:val="2116439976"/>
          <w:cantSplit/>
          <w:jc w:val="center"/>
        </w:trPr>
        <w:tc>
          <w:tcPr>
            <w:tcW w:w="7120" w:type="dxa"/>
          </w:tcPr>
          <w:p w14:paraId="6C889837"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GUID=37e549f0-46bd-4e27-b4e6-8b8de3339eb0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 96</w:t>
            </w:r>
          </w:p>
        </w:tc>
      </w:tr>
      <w:tr w:rsidR="006F2CA2" w:rsidRPr="006F2CA2" w14:paraId="1CB3E164" w14:textId="77777777" w:rsidTr="006F2CA2">
        <w:trPr>
          <w:divId w:val="2116439976"/>
          <w:cantSplit/>
          <w:jc w:val="center"/>
        </w:trPr>
        <w:tc>
          <w:tcPr>
            <w:tcW w:w="7120" w:type="dxa"/>
          </w:tcPr>
          <w:p w14:paraId="0E20D5B9"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GUID=40963d3b-dce7-484a-8034-f089c07c66f0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(CERTIFICATE OF FINAL JUDGMENT FORM) </w:t>
            </w:r>
          </w:p>
        </w:tc>
      </w:tr>
      <w:tr w:rsidR="006F2CA2" w:rsidRPr="006F2CA2" w14:paraId="48C30785" w14:textId="77777777" w:rsidTr="006F2CA2">
        <w:trPr>
          <w:divId w:val="2116439976"/>
          <w:cantSplit/>
          <w:jc w:val="center"/>
        </w:trPr>
        <w:tc>
          <w:tcPr>
            <w:tcW w:w="7120" w:type="dxa"/>
          </w:tcPr>
          <w:p w14:paraId="3BDA823C"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GUID=79f9dbed-f731-4771-867d-cffe1f11db1d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IN THE FAMILY JUSTICE COURTS OF THE REPUBLIC OF SINGAPORE</w:t>
            </w:r>
          </w:p>
        </w:tc>
      </w:tr>
      <w:tr w:rsidR="006F2CA2" w:rsidRPr="006F2CA2" w14:paraId="2B7DE59E" w14:textId="77777777" w:rsidTr="006F2CA2">
        <w:trPr>
          <w:divId w:val="2116439976"/>
          <w:cantSplit/>
          <w:jc w:val="center"/>
        </w:trPr>
        <w:tc>
          <w:tcPr>
            <w:tcW w:w="7120" w:type="dxa"/>
          </w:tcPr>
          <w:p w14:paraId="7D045D58"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GUID=d0e2f0d3-5c4b-4d4c-9740-a785d5ecc100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Divorce Writ No.</w:t>
            </w:r>
          </w:p>
        </w:tc>
      </w:tr>
      <w:tr w:rsidR="006F2CA2" w:rsidRPr="006F2CA2" w14:paraId="52C276B3" w14:textId="77777777" w:rsidTr="006F2CA2">
        <w:trPr>
          <w:divId w:val="2116439976"/>
          <w:cantSplit/>
          <w:jc w:val="center"/>
        </w:trPr>
        <w:tc>
          <w:tcPr>
            <w:tcW w:w="7120" w:type="dxa"/>
          </w:tcPr>
          <w:p w14:paraId="17DEA09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GUID=5c944b98-b367-44d8-822d-91b3dd2fc28e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Between</w:t>
            </w:r>
          </w:p>
        </w:tc>
      </w:tr>
      <w:tr w:rsidR="006F2CA2" w:rsidRPr="006F2CA2" w14:paraId="718A7CB7" w14:textId="77777777" w:rsidTr="006F2CA2">
        <w:trPr>
          <w:divId w:val="2116439976"/>
          <w:cantSplit/>
          <w:jc w:val="center"/>
        </w:trPr>
        <w:tc>
          <w:tcPr>
            <w:tcW w:w="7120" w:type="dxa"/>
          </w:tcPr>
          <w:p w14:paraId="09508853"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GUID=5bd09b89-737c-4512-87b2-3bc65408d527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Plaintiff’s Name</w:t>
            </w:r>
            <w:r w:rsidRPr="006F2CA2">
              <w:rPr>
                <w:rFonts w:ascii="Times New Roman" w:hAnsi="Times New Roman" w:cs="Times New Roman"/>
                <w:sz w:val="22"/>
                <w:szCs w:val="20"/>
                <w:lang w:val="en-GB" w:eastAsia="en-US"/>
              </w:rPr>
              <w:t>] (ID No.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w:t>
            </w:r>
            <w:r w:rsidRPr="006F2CA2">
              <w:rPr>
                <w:rFonts w:ascii="Times New Roman" w:hAnsi="Times New Roman" w:cs="Times New Roman"/>
                <w:i/>
                <w:sz w:val="22"/>
                <w:szCs w:val="20"/>
                <w:lang w:val="en-GB" w:eastAsia="en-US"/>
              </w:rPr>
              <w:t>Plaintiff</w:t>
            </w:r>
          </w:p>
        </w:tc>
      </w:tr>
      <w:tr w:rsidR="006F2CA2" w:rsidRPr="006F2CA2" w14:paraId="5E14BB1E" w14:textId="77777777" w:rsidTr="006F2CA2">
        <w:trPr>
          <w:divId w:val="2116439976"/>
          <w:cantSplit/>
          <w:jc w:val="center"/>
        </w:trPr>
        <w:tc>
          <w:tcPr>
            <w:tcW w:w="7120" w:type="dxa"/>
          </w:tcPr>
          <w:p w14:paraId="68DF6AE5"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GUID=d2b532e9-9527-4464-b22a-3ad2d927e3a1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w:t>
            </w:r>
          </w:p>
        </w:tc>
      </w:tr>
      <w:tr w:rsidR="006F2CA2" w:rsidRPr="006F2CA2" w14:paraId="347D139A" w14:textId="77777777" w:rsidTr="006F2CA2">
        <w:trPr>
          <w:divId w:val="2116439976"/>
          <w:cantSplit/>
          <w:jc w:val="center"/>
        </w:trPr>
        <w:tc>
          <w:tcPr>
            <w:tcW w:w="7120" w:type="dxa"/>
          </w:tcPr>
          <w:p w14:paraId="5C5B4543"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GUID=420ef229-241f-42fc-afec-f424a6ea0e11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Defendant’s Name</w:t>
            </w:r>
            <w:r w:rsidRPr="006F2CA2">
              <w:rPr>
                <w:rFonts w:ascii="Times New Roman" w:hAnsi="Times New Roman" w:cs="Times New Roman"/>
                <w:sz w:val="22"/>
                <w:szCs w:val="20"/>
                <w:lang w:val="en-GB" w:eastAsia="en-US"/>
              </w:rPr>
              <w:t>] (ID No.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w:t>
            </w:r>
            <w:r w:rsidRPr="006F2CA2">
              <w:rPr>
                <w:rFonts w:ascii="Times New Roman" w:hAnsi="Times New Roman" w:cs="Times New Roman"/>
                <w:i/>
                <w:sz w:val="22"/>
                <w:szCs w:val="20"/>
                <w:lang w:val="en-GB" w:eastAsia="en-US"/>
              </w:rPr>
              <w:t>Defendant</w:t>
            </w:r>
          </w:p>
        </w:tc>
      </w:tr>
      <w:tr w:rsidR="006F2CA2" w:rsidRPr="006F2CA2" w14:paraId="03F1F39B" w14:textId="77777777" w:rsidTr="006F2CA2">
        <w:trPr>
          <w:divId w:val="2116439976"/>
          <w:cantSplit/>
          <w:jc w:val="center"/>
        </w:trPr>
        <w:tc>
          <w:tcPr>
            <w:tcW w:w="7120" w:type="dxa"/>
          </w:tcPr>
          <w:p w14:paraId="3D65C2E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GUID=6730e8e0-c633-4fd7-bbde-52e4a2ece3f6 </w:instrText>
            </w:r>
            <w:r w:rsidRPr="006F2CA2">
              <w:rPr>
                <w:rFonts w:ascii="Times New Roman" w:hAnsi="Times New Roman" w:cs="Times New Roman"/>
                <w:sz w:val="22"/>
                <w:szCs w:val="20"/>
                <w:lang w:val="en-GB" w:eastAsia="en-US"/>
              </w:rPr>
              <w:fldChar w:fldCharType="end"/>
            </w:r>
          </w:p>
        </w:tc>
      </w:tr>
      <w:tr w:rsidR="006F2CA2" w:rsidRPr="006F2CA2" w14:paraId="50D38B10" w14:textId="77777777" w:rsidTr="006F2CA2">
        <w:trPr>
          <w:divId w:val="2116439976"/>
          <w:cantSplit/>
          <w:jc w:val="center"/>
        </w:trPr>
        <w:tc>
          <w:tcPr>
            <w:tcW w:w="7120" w:type="dxa"/>
          </w:tcPr>
          <w:p w14:paraId="741B27D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GUID=d00ebd27-8a19-43af-b0c0-ffd47a03ec4a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CERTIFICATE OF FINAL JUDGMENT (NULLITY/DIVORCE/</w:t>
            </w:r>
            <w:r w:rsidRPr="006F2CA2">
              <w:rPr>
                <w:rFonts w:ascii="Times New Roman" w:hAnsi="Times New Roman" w:cs="Times New Roman"/>
                <w:sz w:val="22"/>
                <w:szCs w:val="20"/>
                <w:lang w:val="en-GB" w:eastAsia="en-US"/>
              </w:rPr>
              <w:br/>
              <w:t>PRESUMPTION OF DEATH AND DIVORCE*)</w:t>
            </w:r>
          </w:p>
        </w:tc>
      </w:tr>
      <w:tr w:rsidR="006F2CA2" w:rsidRPr="006F2CA2" w14:paraId="0F0DF852" w14:textId="77777777" w:rsidTr="006F2CA2">
        <w:trPr>
          <w:divId w:val="2116439976"/>
          <w:cantSplit/>
          <w:jc w:val="center"/>
        </w:trPr>
        <w:tc>
          <w:tcPr>
            <w:tcW w:w="7120" w:type="dxa"/>
          </w:tcPr>
          <w:p w14:paraId="5E8AD4AE"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GUID=a00469bb-7c45-499d-8c5e-00887aaa0f4a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As no sufficient cause has been shown to the court within [</w:t>
            </w:r>
            <w:r w:rsidRPr="006F2CA2">
              <w:rPr>
                <w:rFonts w:ascii="Times New Roman" w:hAnsi="Times New Roman" w:cs="Times New Roman"/>
                <w:i/>
                <w:sz w:val="22"/>
                <w:szCs w:val="20"/>
                <w:lang w:val="en-GB" w:eastAsia="en-US"/>
              </w:rPr>
              <w:t>to state number of months</w:t>
            </w:r>
            <w:r w:rsidRPr="006F2CA2">
              <w:rPr>
                <w:rFonts w:ascii="Times New Roman" w:hAnsi="Times New Roman" w:cs="Times New Roman"/>
                <w:sz w:val="22"/>
                <w:szCs w:val="20"/>
                <w:lang w:val="en-GB" w:eastAsia="en-US"/>
              </w:rPr>
              <w:t>] months from the Interim Judgment granted on [</w:t>
            </w:r>
            <w:r w:rsidRPr="006F2CA2">
              <w:rPr>
                <w:rFonts w:ascii="Times New Roman" w:hAnsi="Times New Roman" w:cs="Times New Roman"/>
                <w:i/>
                <w:sz w:val="22"/>
                <w:szCs w:val="20"/>
                <w:lang w:val="en-GB" w:eastAsia="en-US"/>
              </w:rPr>
              <w:t>to state date of Interim Judgment</w:t>
            </w:r>
            <w:r w:rsidRPr="006F2CA2">
              <w:rPr>
                <w:rFonts w:ascii="Times New Roman" w:hAnsi="Times New Roman" w:cs="Times New Roman"/>
                <w:sz w:val="22"/>
                <w:szCs w:val="20"/>
                <w:lang w:val="en-GB" w:eastAsia="en-US"/>
              </w:rPr>
              <w:t>], why the said Interim Judgment should not be made final, it is certified that:</w:t>
            </w:r>
          </w:p>
        </w:tc>
      </w:tr>
      <w:tr w:rsidR="006F2CA2" w:rsidRPr="006F2CA2" w14:paraId="551E8879" w14:textId="77777777" w:rsidTr="006F2CA2">
        <w:trPr>
          <w:divId w:val="2116439976"/>
          <w:cantSplit/>
          <w:jc w:val="center"/>
        </w:trPr>
        <w:tc>
          <w:tcPr>
            <w:tcW w:w="7120" w:type="dxa"/>
          </w:tcPr>
          <w:p w14:paraId="25FC24DA"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GUID=f97139fc-1259-48aa-a413-73148da124a1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choose one of the following</w:t>
            </w:r>
            <w:r w:rsidRPr="006F2CA2">
              <w:rPr>
                <w:rFonts w:ascii="Times New Roman" w:hAnsi="Times New Roman" w:cs="Times New Roman"/>
                <w:sz w:val="22"/>
                <w:szCs w:val="20"/>
                <w:lang w:val="en-GB" w:eastAsia="en-US"/>
              </w:rPr>
              <w:t>]</w:t>
            </w:r>
          </w:p>
        </w:tc>
      </w:tr>
      <w:tr w:rsidR="006F2CA2" w:rsidRPr="006F2CA2" w14:paraId="69C3F01A" w14:textId="77777777" w:rsidTr="006F2CA2">
        <w:trPr>
          <w:divId w:val="2116439976"/>
          <w:cantSplit/>
          <w:jc w:val="center"/>
        </w:trPr>
        <w:tc>
          <w:tcPr>
            <w:tcW w:w="7120" w:type="dxa"/>
          </w:tcPr>
          <w:p w14:paraId="0F667C87"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GUID=960f54d8-f1c0-4e9e-a4aa-a6142b3b5098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Nullity</w:t>
            </w:r>
          </w:p>
        </w:tc>
      </w:tr>
      <w:tr w:rsidR="006F2CA2" w:rsidRPr="006F2CA2" w14:paraId="32A7F180" w14:textId="77777777" w:rsidTr="006F2CA2">
        <w:trPr>
          <w:divId w:val="2116439976"/>
          <w:cantSplit/>
          <w:jc w:val="center"/>
        </w:trPr>
        <w:tc>
          <w:tcPr>
            <w:tcW w:w="7120" w:type="dxa"/>
          </w:tcPr>
          <w:p w14:paraId="1CDF03F8"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GUID=8d3e8584-279b-45ce-9736-2ba9c35295e3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w:t>
            </w:r>
            <w:r w:rsidRPr="006F2CA2">
              <w:rPr>
                <w:rFonts w:ascii="Times New Roman" w:hAnsi="Times New Roman" w:cs="Times New Roman"/>
                <w:sz w:val="22"/>
                <w:szCs w:val="20"/>
                <w:lang w:val="en-GB" w:eastAsia="en-US"/>
              </w:rPr>
              <w:tab/>
              <w:t>The marriage solemnized on [</w:t>
            </w:r>
            <w:r w:rsidRPr="006F2CA2">
              <w:rPr>
                <w:rFonts w:ascii="Times New Roman" w:hAnsi="Times New Roman" w:cs="Times New Roman"/>
                <w:i/>
                <w:sz w:val="22"/>
                <w:szCs w:val="20"/>
                <w:lang w:val="en-GB" w:eastAsia="en-US"/>
              </w:rPr>
              <w:t>to state date of marriage</w:t>
            </w:r>
            <w:r w:rsidRPr="006F2CA2">
              <w:rPr>
                <w:rFonts w:ascii="Times New Roman" w:hAnsi="Times New Roman" w:cs="Times New Roman"/>
                <w:sz w:val="22"/>
                <w:szCs w:val="20"/>
                <w:lang w:val="en-GB" w:eastAsia="en-US"/>
              </w:rPr>
              <w:t>] at [</w:t>
            </w:r>
            <w:r w:rsidRPr="006F2CA2">
              <w:rPr>
                <w:rFonts w:ascii="Times New Roman" w:hAnsi="Times New Roman" w:cs="Times New Roman"/>
                <w:i/>
                <w:sz w:val="22"/>
                <w:szCs w:val="20"/>
                <w:lang w:val="en-GB" w:eastAsia="en-US"/>
              </w:rPr>
              <w:t>to state place of solemnization of marriage</w:t>
            </w:r>
            <w:r w:rsidRPr="006F2CA2">
              <w:rPr>
                <w:rFonts w:ascii="Times New Roman" w:hAnsi="Times New Roman" w:cs="Times New Roman"/>
                <w:sz w:val="22"/>
                <w:szCs w:val="20"/>
                <w:lang w:val="en-GB" w:eastAsia="en-US"/>
              </w:rPr>
              <w:t>] between [</w:t>
            </w:r>
            <w:r w:rsidRPr="006F2CA2">
              <w:rPr>
                <w:rFonts w:ascii="Times New Roman" w:hAnsi="Times New Roman" w:cs="Times New Roman"/>
                <w:i/>
                <w:sz w:val="22"/>
                <w:szCs w:val="20"/>
                <w:lang w:val="en-GB" w:eastAsia="en-US"/>
              </w:rPr>
              <w:t>to state the Plaintiff’s name and ID Number</w:t>
            </w:r>
            <w:r w:rsidRPr="006F2CA2">
              <w:rPr>
                <w:rFonts w:ascii="Times New Roman" w:hAnsi="Times New Roman" w:cs="Times New Roman"/>
                <w:sz w:val="22"/>
                <w:szCs w:val="20"/>
                <w:lang w:val="en-GB" w:eastAsia="en-US"/>
              </w:rPr>
              <w:t>], and [</w:t>
            </w:r>
            <w:r w:rsidRPr="006F2CA2">
              <w:rPr>
                <w:rFonts w:ascii="Times New Roman" w:hAnsi="Times New Roman" w:cs="Times New Roman"/>
                <w:i/>
                <w:sz w:val="22"/>
                <w:szCs w:val="20"/>
                <w:lang w:val="en-GB" w:eastAsia="en-US"/>
              </w:rPr>
              <w:t>to state the Defendant’s name and ID Number</w:t>
            </w:r>
            <w:r w:rsidRPr="006F2CA2">
              <w:rPr>
                <w:rFonts w:ascii="Times New Roman" w:hAnsi="Times New Roman" w:cs="Times New Roman"/>
                <w:sz w:val="22"/>
                <w:szCs w:val="20"/>
                <w:lang w:val="en-GB" w:eastAsia="en-US"/>
              </w:rPr>
              <w:t>] is void in law and the Plaintiff/Defendant* was and is free from all bond of marriage with the Defendant/Plaintiff*.</w:t>
            </w:r>
          </w:p>
        </w:tc>
      </w:tr>
      <w:tr w:rsidR="006F2CA2" w:rsidRPr="006F2CA2" w14:paraId="44EA67FD" w14:textId="77777777" w:rsidTr="006F2CA2">
        <w:trPr>
          <w:divId w:val="2116439976"/>
          <w:cantSplit/>
          <w:jc w:val="center"/>
        </w:trPr>
        <w:tc>
          <w:tcPr>
            <w:tcW w:w="7120" w:type="dxa"/>
          </w:tcPr>
          <w:p w14:paraId="6FE87C03"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GUID=e38106b5-da26-4c9f-82cf-2dce15924439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OR</w:t>
            </w:r>
          </w:p>
        </w:tc>
      </w:tr>
      <w:tr w:rsidR="006F2CA2" w:rsidRPr="006F2CA2" w14:paraId="0A5739C5" w14:textId="77777777" w:rsidTr="006F2CA2">
        <w:trPr>
          <w:divId w:val="2116439976"/>
          <w:cantSplit/>
          <w:jc w:val="center"/>
        </w:trPr>
        <w:tc>
          <w:tcPr>
            <w:tcW w:w="7120" w:type="dxa"/>
          </w:tcPr>
          <w:p w14:paraId="6FA43A23"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GUID=587359e2-e2ae-40d0-b4b9-42b038603955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Divorce</w:t>
            </w:r>
          </w:p>
        </w:tc>
      </w:tr>
      <w:tr w:rsidR="006F2CA2" w:rsidRPr="006F2CA2" w14:paraId="467D83E9" w14:textId="77777777" w:rsidTr="006F2CA2">
        <w:trPr>
          <w:divId w:val="2116439976"/>
          <w:cantSplit/>
          <w:jc w:val="center"/>
        </w:trPr>
        <w:tc>
          <w:tcPr>
            <w:tcW w:w="7120" w:type="dxa"/>
          </w:tcPr>
          <w:p w14:paraId="4F4FE127"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GUID=8e445129-7fc4-4b16-ac3c-dfea3c6bdc82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The marriage solemnized on [</w:t>
            </w:r>
            <w:r w:rsidRPr="006F2CA2">
              <w:rPr>
                <w:rFonts w:ascii="Times New Roman" w:hAnsi="Times New Roman" w:cs="Times New Roman"/>
                <w:i/>
                <w:sz w:val="22"/>
                <w:szCs w:val="20"/>
                <w:lang w:val="en-GB" w:eastAsia="en-US"/>
              </w:rPr>
              <w:t>to state date of marriage</w:t>
            </w:r>
            <w:r w:rsidRPr="006F2CA2">
              <w:rPr>
                <w:rFonts w:ascii="Times New Roman" w:hAnsi="Times New Roman" w:cs="Times New Roman"/>
                <w:sz w:val="22"/>
                <w:szCs w:val="20"/>
                <w:lang w:val="en-GB" w:eastAsia="en-US"/>
              </w:rPr>
              <w:t>] at [</w:t>
            </w:r>
            <w:r w:rsidRPr="006F2CA2">
              <w:rPr>
                <w:rFonts w:ascii="Times New Roman" w:hAnsi="Times New Roman" w:cs="Times New Roman"/>
                <w:i/>
                <w:sz w:val="22"/>
                <w:szCs w:val="20"/>
                <w:lang w:val="en-GB" w:eastAsia="en-US"/>
              </w:rPr>
              <w:t>to state place of solemnization of marriage</w:t>
            </w:r>
            <w:r w:rsidRPr="006F2CA2">
              <w:rPr>
                <w:rFonts w:ascii="Times New Roman" w:hAnsi="Times New Roman" w:cs="Times New Roman"/>
                <w:sz w:val="22"/>
                <w:szCs w:val="20"/>
                <w:lang w:val="en-GB" w:eastAsia="en-US"/>
              </w:rPr>
              <w:t>] between [</w:t>
            </w:r>
            <w:r w:rsidRPr="006F2CA2">
              <w:rPr>
                <w:rFonts w:ascii="Times New Roman" w:hAnsi="Times New Roman" w:cs="Times New Roman"/>
                <w:i/>
                <w:sz w:val="22"/>
                <w:szCs w:val="20"/>
                <w:lang w:val="en-GB" w:eastAsia="en-US"/>
              </w:rPr>
              <w:t>to state the Plaintiff’s name and ID Number</w:t>
            </w:r>
            <w:r w:rsidRPr="006F2CA2">
              <w:rPr>
                <w:rFonts w:ascii="Times New Roman" w:hAnsi="Times New Roman" w:cs="Times New Roman"/>
                <w:sz w:val="22"/>
                <w:szCs w:val="20"/>
                <w:lang w:val="en-GB" w:eastAsia="en-US"/>
              </w:rPr>
              <w:t>], and [</w:t>
            </w:r>
            <w:r w:rsidRPr="006F2CA2">
              <w:rPr>
                <w:rFonts w:ascii="Times New Roman" w:hAnsi="Times New Roman" w:cs="Times New Roman"/>
                <w:i/>
                <w:sz w:val="22"/>
                <w:szCs w:val="20"/>
                <w:lang w:val="en-GB" w:eastAsia="en-US"/>
              </w:rPr>
              <w:t>to state the Defendant’s name and ID Number</w:t>
            </w:r>
            <w:r w:rsidRPr="006F2CA2">
              <w:rPr>
                <w:rFonts w:ascii="Times New Roman" w:hAnsi="Times New Roman" w:cs="Times New Roman"/>
                <w:sz w:val="22"/>
                <w:szCs w:val="20"/>
                <w:lang w:val="en-GB" w:eastAsia="en-US"/>
              </w:rPr>
              <w:t>] is dissolved.</w:t>
            </w:r>
          </w:p>
        </w:tc>
      </w:tr>
      <w:tr w:rsidR="006F2CA2" w:rsidRPr="006F2CA2" w14:paraId="548096F0" w14:textId="77777777" w:rsidTr="006F2CA2">
        <w:trPr>
          <w:divId w:val="2116439976"/>
          <w:cantSplit/>
          <w:jc w:val="center"/>
        </w:trPr>
        <w:tc>
          <w:tcPr>
            <w:tcW w:w="7120" w:type="dxa"/>
          </w:tcPr>
          <w:p w14:paraId="583A6D51"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GUID=0636e255-a175-4e16-a51a-91154b2e23e8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OR</w:t>
            </w:r>
          </w:p>
        </w:tc>
      </w:tr>
      <w:tr w:rsidR="006F2CA2" w:rsidRPr="006F2CA2" w14:paraId="6EF07547" w14:textId="77777777" w:rsidTr="006F2CA2">
        <w:trPr>
          <w:divId w:val="2116439976"/>
          <w:cantSplit/>
          <w:jc w:val="center"/>
        </w:trPr>
        <w:tc>
          <w:tcPr>
            <w:tcW w:w="7120" w:type="dxa"/>
          </w:tcPr>
          <w:p w14:paraId="642B5F36"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GUID=f33695e4-fcb2-46b2-9bcb-c9bfc4f0df14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Presumption of Death and Divorce</w:t>
            </w:r>
          </w:p>
        </w:tc>
      </w:tr>
      <w:tr w:rsidR="006F2CA2" w:rsidRPr="006F2CA2" w14:paraId="5FEBEA9C" w14:textId="77777777" w:rsidTr="006F2CA2">
        <w:trPr>
          <w:divId w:val="2116439976"/>
          <w:cantSplit/>
          <w:jc w:val="center"/>
        </w:trPr>
        <w:tc>
          <w:tcPr>
            <w:tcW w:w="7120" w:type="dxa"/>
          </w:tcPr>
          <w:p w14:paraId="19D01CC1"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GUID=6dcd4ae4-7ed4-4db6-9c96-10f92d9bc438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The Defendant is presumed dead and the marriage solemnized on [</w:t>
            </w:r>
            <w:r w:rsidRPr="006F2CA2">
              <w:rPr>
                <w:rFonts w:ascii="Times New Roman" w:hAnsi="Times New Roman" w:cs="Times New Roman"/>
                <w:i/>
                <w:sz w:val="22"/>
                <w:szCs w:val="20"/>
                <w:lang w:val="en-GB" w:eastAsia="en-US"/>
              </w:rPr>
              <w:t>to state date of marriage</w:t>
            </w:r>
            <w:r w:rsidRPr="006F2CA2">
              <w:rPr>
                <w:rFonts w:ascii="Times New Roman" w:hAnsi="Times New Roman" w:cs="Times New Roman"/>
                <w:sz w:val="22"/>
                <w:szCs w:val="20"/>
                <w:lang w:val="en-GB" w:eastAsia="en-US"/>
              </w:rPr>
              <w:t>] at [</w:t>
            </w:r>
            <w:r w:rsidRPr="006F2CA2">
              <w:rPr>
                <w:rFonts w:ascii="Times New Roman" w:hAnsi="Times New Roman" w:cs="Times New Roman"/>
                <w:i/>
                <w:sz w:val="22"/>
                <w:szCs w:val="20"/>
                <w:lang w:val="en-GB" w:eastAsia="en-US"/>
              </w:rPr>
              <w:t>to state place of solemnization of marriage</w:t>
            </w:r>
            <w:r w:rsidRPr="006F2CA2">
              <w:rPr>
                <w:rFonts w:ascii="Times New Roman" w:hAnsi="Times New Roman" w:cs="Times New Roman"/>
                <w:sz w:val="22"/>
                <w:szCs w:val="20"/>
                <w:lang w:val="en-GB" w:eastAsia="en-US"/>
              </w:rPr>
              <w:t>] between [</w:t>
            </w:r>
            <w:r w:rsidRPr="006F2CA2">
              <w:rPr>
                <w:rFonts w:ascii="Times New Roman" w:hAnsi="Times New Roman" w:cs="Times New Roman"/>
                <w:i/>
                <w:sz w:val="22"/>
                <w:szCs w:val="20"/>
                <w:lang w:val="en-GB" w:eastAsia="en-US"/>
              </w:rPr>
              <w:t>to state the Plaintiff’s name and ID Number</w:t>
            </w:r>
            <w:r w:rsidRPr="006F2CA2">
              <w:rPr>
                <w:rFonts w:ascii="Times New Roman" w:hAnsi="Times New Roman" w:cs="Times New Roman"/>
                <w:sz w:val="22"/>
                <w:szCs w:val="20"/>
                <w:lang w:val="en-GB" w:eastAsia="en-US"/>
              </w:rPr>
              <w:t>], and [</w:t>
            </w:r>
            <w:r w:rsidRPr="006F2CA2">
              <w:rPr>
                <w:rFonts w:ascii="Times New Roman" w:hAnsi="Times New Roman" w:cs="Times New Roman"/>
                <w:i/>
                <w:sz w:val="22"/>
                <w:szCs w:val="20"/>
                <w:lang w:val="en-GB" w:eastAsia="en-US"/>
              </w:rPr>
              <w:t>to state the Defendant’s name and ID Number</w:t>
            </w:r>
            <w:r w:rsidRPr="006F2CA2">
              <w:rPr>
                <w:rFonts w:ascii="Times New Roman" w:hAnsi="Times New Roman" w:cs="Times New Roman"/>
                <w:sz w:val="22"/>
                <w:szCs w:val="20"/>
                <w:lang w:val="en-GB" w:eastAsia="en-US"/>
              </w:rPr>
              <w:t>] is dissolved.</w:t>
            </w:r>
          </w:p>
        </w:tc>
      </w:tr>
      <w:tr w:rsidR="006F2CA2" w:rsidRPr="006F2CA2" w14:paraId="69CE202A" w14:textId="77777777" w:rsidTr="006F2CA2">
        <w:trPr>
          <w:divId w:val="2116439976"/>
          <w:cantSplit/>
          <w:jc w:val="center"/>
        </w:trPr>
        <w:tc>
          <w:tcPr>
            <w:tcW w:w="7120" w:type="dxa"/>
          </w:tcPr>
          <w:p w14:paraId="78943BFC"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GUID=7bd65531-fbf8-472f-baab-61931e3c5eac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w:t>
            </w:r>
            <w:r w:rsidRPr="006F2CA2">
              <w:rPr>
                <w:rFonts w:ascii="Times New Roman" w:hAnsi="Times New Roman" w:cs="Times New Roman"/>
                <w:sz w:val="22"/>
                <w:szCs w:val="20"/>
                <w:lang w:val="en-GB" w:eastAsia="en-US"/>
              </w:rPr>
              <w:tab/>
              <w:t>The Interim Judgment granted on [</w:t>
            </w:r>
            <w:r w:rsidRPr="006F2CA2">
              <w:rPr>
                <w:rFonts w:ascii="Times New Roman" w:hAnsi="Times New Roman" w:cs="Times New Roman"/>
                <w:i/>
                <w:sz w:val="22"/>
                <w:szCs w:val="20"/>
                <w:lang w:val="en-GB" w:eastAsia="en-US"/>
              </w:rPr>
              <w:t>to state date of Interim Judgment</w:t>
            </w:r>
            <w:r w:rsidRPr="006F2CA2">
              <w:rPr>
                <w:rFonts w:ascii="Times New Roman" w:hAnsi="Times New Roman" w:cs="Times New Roman"/>
                <w:sz w:val="22"/>
                <w:szCs w:val="20"/>
                <w:lang w:val="en-GB" w:eastAsia="en-US"/>
              </w:rPr>
              <w:t>] is made final on this date.</w:t>
            </w:r>
          </w:p>
        </w:tc>
      </w:tr>
      <w:tr w:rsidR="006F2CA2" w:rsidRPr="006F2CA2" w14:paraId="4792AA37" w14:textId="77777777" w:rsidTr="006F2CA2">
        <w:trPr>
          <w:divId w:val="2116439976"/>
          <w:cantSplit/>
          <w:jc w:val="center"/>
        </w:trPr>
        <w:tc>
          <w:tcPr>
            <w:tcW w:w="7120" w:type="dxa"/>
          </w:tcPr>
          <w:p w14:paraId="23B4E192"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GUID=365025cd-adb3-48b4-8342-e58d92914b44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Signed: [signature of Registrar]</w:t>
            </w:r>
          </w:p>
          <w:p w14:paraId="6D3E709C"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GUID=a8b07579-c493-4402-9a34-e60f0c8a3215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Registrar: [name of Registrar]</w:t>
            </w:r>
          </w:p>
          <w:p w14:paraId="0F72F0F5"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GUID=2fdb3c65-efbc-4f34-84b9-6745e243efa7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 [date of order]</w:t>
            </w:r>
          </w:p>
        </w:tc>
      </w:tr>
    </w:tbl>
    <w:p w14:paraId="6098D732" w14:textId="77777777" w:rsidR="006F2CA2" w:rsidRDefault="006F2CA2" w:rsidP="006F2CA2">
      <w:pPr>
        <w:spacing w:before="0" w:after="200" w:line="276" w:lineRule="auto"/>
        <w:divId w:val="2116439976"/>
        <w:rPr>
          <w:rFonts w:ascii="Calibri" w:eastAsia="Calibri" w:hAnsi="Calibri" w:cs="Times New Roman"/>
          <w:sz w:val="22"/>
          <w:szCs w:val="22"/>
          <w:lang w:eastAsia="en-US"/>
        </w:rPr>
      </w:pPr>
    </w:p>
    <w:p w14:paraId="6284837C" w14:textId="77777777" w:rsidR="00BC37A7" w:rsidRPr="006F2CA2" w:rsidRDefault="00BC37A7" w:rsidP="006F2CA2">
      <w:pPr>
        <w:spacing w:before="0" w:after="200" w:line="276" w:lineRule="auto"/>
        <w:divId w:val="2116439976"/>
        <w:rPr>
          <w:rFonts w:ascii="Calibri" w:eastAsia="Calibri" w:hAnsi="Calibri" w:cs="Times New Roman"/>
          <w:sz w:val="22"/>
          <w:szCs w:val="22"/>
          <w:lang w:eastAsia="en-US"/>
        </w:rPr>
      </w:pPr>
    </w:p>
    <w:tbl>
      <w:tblPr>
        <w:tblW w:w="7020" w:type="dxa"/>
        <w:jc w:val="center"/>
        <w:tblLook w:val="04A0" w:firstRow="1" w:lastRow="0" w:firstColumn="1" w:lastColumn="0" w:noHBand="0" w:noVBand="1"/>
      </w:tblPr>
      <w:tblGrid>
        <w:gridCol w:w="2780"/>
        <w:gridCol w:w="1900"/>
        <w:gridCol w:w="2340"/>
      </w:tblGrid>
      <w:tr w:rsidR="006F2CA2" w:rsidRPr="006F2CA2" w14:paraId="0FFC959C" w14:textId="77777777" w:rsidTr="006F2CA2">
        <w:trPr>
          <w:divId w:val="2116439976"/>
          <w:cantSplit/>
          <w:jc w:val="center"/>
        </w:trPr>
        <w:tc>
          <w:tcPr>
            <w:tcW w:w="7020" w:type="dxa"/>
            <w:gridSpan w:val="3"/>
          </w:tcPr>
          <w:p w14:paraId="10B52296" w14:textId="77777777" w:rsidR="006F2CA2" w:rsidRPr="00BC37A7" w:rsidRDefault="006F2CA2" w:rsidP="006F2CA2">
            <w:pPr>
              <w:spacing w:before="60" w:after="60" w:line="240" w:lineRule="auto"/>
              <w:jc w:val="center"/>
              <w:rPr>
                <w:rFonts w:ascii="Times New Roman" w:hAnsi="Times New Roman" w:cs="Times New Roman"/>
                <w:sz w:val="22"/>
                <w:szCs w:val="22"/>
                <w:lang w:val="en-GB" w:eastAsia="en-US"/>
              </w:rPr>
            </w:pPr>
            <w:r w:rsidRPr="00BC37A7">
              <w:rPr>
                <w:rFonts w:ascii="Times New Roman" w:hAnsi="Times New Roman" w:cs="Times New Roman"/>
                <w:sz w:val="22"/>
                <w:szCs w:val="22"/>
                <w:lang w:val="en-GB" w:eastAsia="en-US"/>
              </w:rPr>
              <w:lastRenderedPageBreak/>
              <w:fldChar w:fldCharType="begin"/>
            </w:r>
            <w:r w:rsidRPr="00BC37A7">
              <w:rPr>
                <w:rFonts w:ascii="Times New Roman" w:hAnsi="Times New Roman" w:cs="Times New Roman"/>
                <w:sz w:val="22"/>
                <w:szCs w:val="22"/>
                <w:lang w:val="en-GB" w:eastAsia="en-US"/>
              </w:rPr>
              <w:instrText xml:space="preserve"> GUID=4fa5be15-5cab-46d2-8604-78222a819b7e </w:instrText>
            </w:r>
            <w:r w:rsidRPr="00BC37A7">
              <w:rPr>
                <w:rFonts w:ascii="Times New Roman" w:hAnsi="Times New Roman" w:cs="Times New Roman"/>
                <w:sz w:val="22"/>
                <w:szCs w:val="22"/>
                <w:lang w:val="en-GB" w:eastAsia="en-US"/>
              </w:rPr>
              <w:fldChar w:fldCharType="end"/>
            </w:r>
            <w:r w:rsidR="00BC37A7">
              <w:rPr>
                <w:rFonts w:ascii="Times New Roman" w:hAnsi="Times New Roman" w:cs="Times New Roman"/>
                <w:sz w:val="22"/>
                <w:szCs w:val="22"/>
                <w:lang w:val="en-GB" w:eastAsia="en-US"/>
              </w:rPr>
              <w:t>FORM</w:t>
            </w:r>
            <w:r w:rsidRPr="00BC37A7">
              <w:rPr>
                <w:rFonts w:ascii="Times New Roman" w:hAnsi="Times New Roman" w:cs="Times New Roman"/>
                <w:sz w:val="22"/>
                <w:szCs w:val="22"/>
                <w:lang w:val="en-GB" w:eastAsia="en-US"/>
              </w:rPr>
              <w:t xml:space="preserve"> 34</w:t>
            </w:r>
          </w:p>
        </w:tc>
      </w:tr>
      <w:tr w:rsidR="006F2CA2" w:rsidRPr="006F2CA2" w14:paraId="0394AEB3" w14:textId="77777777" w:rsidTr="006F2CA2">
        <w:trPr>
          <w:divId w:val="2116439976"/>
          <w:cantSplit/>
          <w:jc w:val="center"/>
        </w:trPr>
        <w:tc>
          <w:tcPr>
            <w:tcW w:w="7020" w:type="dxa"/>
            <w:gridSpan w:val="3"/>
          </w:tcPr>
          <w:p w14:paraId="68042F3A"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GUID=cf5e2489-89db-46ad-9318-be35b69e357c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 121</w:t>
            </w:r>
          </w:p>
        </w:tc>
      </w:tr>
      <w:tr w:rsidR="006F2CA2" w:rsidRPr="006F2CA2" w14:paraId="398D3553" w14:textId="77777777" w:rsidTr="006F2CA2">
        <w:trPr>
          <w:divId w:val="2116439976"/>
          <w:cantSplit/>
          <w:jc w:val="center"/>
        </w:trPr>
        <w:tc>
          <w:tcPr>
            <w:tcW w:w="7020" w:type="dxa"/>
            <w:gridSpan w:val="3"/>
          </w:tcPr>
          <w:p w14:paraId="79FEA858"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GUID=0c566d15-c913-424c-84e3-7976f09ef85e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0"/>
                <w:szCs w:val="20"/>
                <w:lang w:val="en-GB" w:eastAsia="en-US"/>
              </w:rPr>
              <w:t>GARNISHEE ORDER TO SHOW CAUSE</w:t>
            </w:r>
            <w:r w:rsidRPr="006F2CA2">
              <w:rPr>
                <w:rFonts w:ascii="Times New Roman" w:hAnsi="Times New Roman" w:cs="Times New Roman"/>
                <w:sz w:val="20"/>
                <w:szCs w:val="20"/>
                <w:lang w:val="en-GB" w:eastAsia="en-US"/>
              </w:rPr>
              <w:br/>
              <w:t>IN THE FAMILY JUSTICE COURTS OF THE</w:t>
            </w:r>
            <w:r w:rsidRPr="006F2CA2">
              <w:rPr>
                <w:rFonts w:ascii="Times New Roman" w:hAnsi="Times New Roman" w:cs="Times New Roman"/>
                <w:sz w:val="20"/>
                <w:szCs w:val="20"/>
                <w:lang w:val="en-GB" w:eastAsia="en-US"/>
              </w:rPr>
              <w:br/>
              <w:t>REPUBLIC OF SINGAPORE</w:t>
            </w:r>
          </w:p>
        </w:tc>
      </w:tr>
      <w:tr w:rsidR="006F2CA2" w:rsidRPr="006F2CA2" w14:paraId="312536CD" w14:textId="77777777" w:rsidTr="006F2CA2">
        <w:trPr>
          <w:divId w:val="2116439976"/>
          <w:cantSplit/>
          <w:jc w:val="center"/>
        </w:trPr>
        <w:tc>
          <w:tcPr>
            <w:tcW w:w="2780" w:type="dxa"/>
          </w:tcPr>
          <w:p w14:paraId="794386A4"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GUID=bc87de10-2857-4931-a1ab-7d91e10e5bd7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0"/>
                <w:szCs w:val="20"/>
                <w:lang w:val="en-GB" w:eastAsia="en-US"/>
              </w:rPr>
              <w:t xml:space="preserve">MSS </w:t>
            </w:r>
            <w:proofErr w:type="gramStart"/>
            <w:r w:rsidRPr="006F2CA2">
              <w:rPr>
                <w:rFonts w:ascii="Times New Roman" w:hAnsi="Times New Roman" w:cs="Times New Roman"/>
                <w:sz w:val="20"/>
                <w:szCs w:val="20"/>
                <w:lang w:val="en-GB" w:eastAsia="en-US"/>
              </w:rPr>
              <w:t>No. )</w:t>
            </w:r>
            <w:proofErr w:type="gramEnd"/>
          </w:p>
        </w:tc>
        <w:tc>
          <w:tcPr>
            <w:tcW w:w="1900" w:type="dxa"/>
          </w:tcPr>
          <w:p w14:paraId="2E914B73"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GUID=182db282-46a7-4930-a9e8-744598a47984 </w:instrText>
            </w:r>
            <w:r w:rsidRPr="006F2CA2">
              <w:rPr>
                <w:rFonts w:ascii="Times New Roman" w:hAnsi="Times New Roman" w:cs="Times New Roman"/>
                <w:sz w:val="22"/>
                <w:szCs w:val="20"/>
                <w:lang w:val="en-GB" w:eastAsia="en-US"/>
              </w:rPr>
              <w:fldChar w:fldCharType="end"/>
            </w:r>
          </w:p>
        </w:tc>
        <w:tc>
          <w:tcPr>
            <w:tcW w:w="2340" w:type="dxa"/>
          </w:tcPr>
          <w:p w14:paraId="170836A6"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GUID=cf11d8b4-ab40-450a-a030-398bee61c554 </w:instrText>
            </w:r>
            <w:r w:rsidRPr="006F2CA2">
              <w:rPr>
                <w:rFonts w:ascii="Times New Roman" w:hAnsi="Times New Roman" w:cs="Times New Roman"/>
                <w:sz w:val="22"/>
                <w:szCs w:val="20"/>
                <w:lang w:val="en-GB" w:eastAsia="en-US"/>
              </w:rPr>
              <w:fldChar w:fldCharType="end"/>
            </w:r>
          </w:p>
        </w:tc>
      </w:tr>
      <w:tr w:rsidR="006F2CA2" w:rsidRPr="006F2CA2" w14:paraId="4FD1C8B3" w14:textId="77777777" w:rsidTr="006F2CA2">
        <w:trPr>
          <w:divId w:val="2116439976"/>
          <w:cantSplit/>
          <w:jc w:val="center"/>
        </w:trPr>
        <w:tc>
          <w:tcPr>
            <w:tcW w:w="2780" w:type="dxa"/>
          </w:tcPr>
          <w:p w14:paraId="7BB42EA9"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GUID=04f55989-ea94-4cea-834c-74d9134ac133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0"/>
                <w:szCs w:val="20"/>
                <w:lang w:val="en-GB" w:eastAsia="en-US"/>
              </w:rPr>
              <w:t xml:space="preserve">of </w:t>
            </w:r>
            <w:proofErr w:type="gramStart"/>
            <w:r w:rsidRPr="006F2CA2">
              <w:rPr>
                <w:rFonts w:ascii="Times New Roman" w:hAnsi="Times New Roman" w:cs="Times New Roman"/>
                <w:sz w:val="20"/>
                <w:szCs w:val="20"/>
                <w:lang w:val="en-GB" w:eastAsia="en-US"/>
              </w:rPr>
              <w:t>20 )</w:t>
            </w:r>
            <w:proofErr w:type="gramEnd"/>
          </w:p>
        </w:tc>
        <w:tc>
          <w:tcPr>
            <w:tcW w:w="1900" w:type="dxa"/>
          </w:tcPr>
          <w:p w14:paraId="4A6F0194"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GUID=80fb2fc9-3445-47d9-a7a9-950f31952e0e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0"/>
                <w:szCs w:val="20"/>
                <w:lang w:val="en-GB" w:eastAsia="en-US"/>
              </w:rPr>
              <w:t>Between</w:t>
            </w:r>
          </w:p>
        </w:tc>
        <w:tc>
          <w:tcPr>
            <w:tcW w:w="2340" w:type="dxa"/>
          </w:tcPr>
          <w:p w14:paraId="1F9C7218"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GUID=c132d8fa-328e-4f85-93fa-c50c38c98311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0"/>
                <w:szCs w:val="20"/>
                <w:lang w:val="en-GB" w:eastAsia="en-US"/>
              </w:rPr>
              <w:t>Applicant</w:t>
            </w:r>
          </w:p>
        </w:tc>
      </w:tr>
      <w:tr w:rsidR="006F2CA2" w:rsidRPr="006F2CA2" w14:paraId="1F47F7AA" w14:textId="77777777" w:rsidTr="006F2CA2">
        <w:trPr>
          <w:divId w:val="2116439976"/>
          <w:cantSplit/>
          <w:jc w:val="center"/>
        </w:trPr>
        <w:tc>
          <w:tcPr>
            <w:tcW w:w="2780" w:type="dxa"/>
          </w:tcPr>
          <w:p w14:paraId="3E0D6DE5"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GUID=84607833-2ff8-4f02-a864-eacd52021b00 </w:instrText>
            </w:r>
            <w:r w:rsidRPr="006F2CA2">
              <w:rPr>
                <w:rFonts w:ascii="Times New Roman" w:hAnsi="Times New Roman" w:cs="Times New Roman"/>
                <w:sz w:val="22"/>
                <w:szCs w:val="20"/>
                <w:lang w:val="en-GB" w:eastAsia="en-US"/>
              </w:rPr>
              <w:fldChar w:fldCharType="end"/>
            </w:r>
          </w:p>
        </w:tc>
        <w:tc>
          <w:tcPr>
            <w:tcW w:w="1900" w:type="dxa"/>
          </w:tcPr>
          <w:p w14:paraId="243DAF2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GUID=2eb8d6bb-4faa-4f68-99e0-1bdc926cbc05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0"/>
                <w:szCs w:val="20"/>
                <w:lang w:val="en-GB" w:eastAsia="en-US"/>
              </w:rPr>
              <w:t>and</w:t>
            </w:r>
          </w:p>
        </w:tc>
        <w:tc>
          <w:tcPr>
            <w:tcW w:w="2340" w:type="dxa"/>
          </w:tcPr>
          <w:p w14:paraId="6D743CA8"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GUID=3ee1e8aa-f157-451c-85d9-d51eb8b879c6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0"/>
                <w:szCs w:val="20"/>
                <w:lang w:val="en-GB" w:eastAsia="en-US"/>
              </w:rPr>
              <w:t>Defendant</w:t>
            </w:r>
          </w:p>
        </w:tc>
      </w:tr>
      <w:tr w:rsidR="006F2CA2" w:rsidRPr="006F2CA2" w14:paraId="0044E258" w14:textId="77777777" w:rsidTr="006F2CA2">
        <w:trPr>
          <w:divId w:val="2116439976"/>
          <w:cantSplit/>
          <w:jc w:val="center"/>
        </w:trPr>
        <w:tc>
          <w:tcPr>
            <w:tcW w:w="2780" w:type="dxa"/>
          </w:tcPr>
          <w:p w14:paraId="26F4E756"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GUID=87e0fa37-dbef-4538-b7a9-c6d6679ee82e </w:instrText>
            </w:r>
            <w:r w:rsidRPr="006F2CA2">
              <w:rPr>
                <w:rFonts w:ascii="Times New Roman" w:hAnsi="Times New Roman" w:cs="Times New Roman"/>
                <w:sz w:val="22"/>
                <w:szCs w:val="20"/>
                <w:lang w:val="en-GB" w:eastAsia="en-US"/>
              </w:rPr>
              <w:fldChar w:fldCharType="end"/>
            </w:r>
          </w:p>
        </w:tc>
        <w:tc>
          <w:tcPr>
            <w:tcW w:w="1900" w:type="dxa"/>
          </w:tcPr>
          <w:p w14:paraId="1C5B9906"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GUID=8d557db9-95ad-4317-8258-40d75ad4e85b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0"/>
                <w:szCs w:val="20"/>
                <w:lang w:val="en-GB" w:eastAsia="en-US"/>
              </w:rPr>
              <w:t>and</w:t>
            </w:r>
          </w:p>
        </w:tc>
        <w:tc>
          <w:tcPr>
            <w:tcW w:w="2340" w:type="dxa"/>
          </w:tcPr>
          <w:p w14:paraId="010A394D"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GUID=3c42c303-7e2f-45c8-9378-f7fac28d24f4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0"/>
                <w:szCs w:val="20"/>
                <w:lang w:val="en-GB" w:eastAsia="en-US"/>
              </w:rPr>
              <w:t>Garnishee</w:t>
            </w:r>
          </w:p>
        </w:tc>
      </w:tr>
      <w:tr w:rsidR="006F2CA2" w:rsidRPr="006F2CA2" w14:paraId="712D3422" w14:textId="77777777" w:rsidTr="006F2CA2">
        <w:trPr>
          <w:divId w:val="2116439976"/>
          <w:cantSplit/>
          <w:jc w:val="center"/>
        </w:trPr>
        <w:tc>
          <w:tcPr>
            <w:tcW w:w="2780" w:type="dxa"/>
          </w:tcPr>
          <w:p w14:paraId="6DABF341"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GUID=e65a0437-3517-467c-9152-a753fc9c71bd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0"/>
                <w:szCs w:val="20"/>
                <w:lang w:val="en-GB" w:eastAsia="en-US"/>
              </w:rPr>
              <w:t>     Upon the application of</w:t>
            </w:r>
          </w:p>
        </w:tc>
        <w:tc>
          <w:tcPr>
            <w:tcW w:w="1900" w:type="dxa"/>
          </w:tcPr>
          <w:p w14:paraId="789FED2C"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GUID=8a8cb435-7422-49d5-82b1-69a82537a285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0"/>
                <w:szCs w:val="20"/>
                <w:lang w:val="en-GB" w:eastAsia="en-US"/>
              </w:rPr>
              <w:t>and upon hearing</w:t>
            </w:r>
          </w:p>
        </w:tc>
        <w:tc>
          <w:tcPr>
            <w:tcW w:w="2340" w:type="dxa"/>
          </w:tcPr>
          <w:p w14:paraId="2A5A9C5C"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GUID=154ed3cc-d9ce-4d18-abef-6c05979065cf </w:instrText>
            </w:r>
            <w:r w:rsidRPr="006F2CA2">
              <w:rPr>
                <w:rFonts w:ascii="Times New Roman" w:hAnsi="Times New Roman" w:cs="Times New Roman"/>
                <w:sz w:val="22"/>
                <w:szCs w:val="20"/>
                <w:lang w:val="en-GB" w:eastAsia="en-US"/>
              </w:rPr>
              <w:fldChar w:fldCharType="end"/>
            </w:r>
          </w:p>
        </w:tc>
      </w:tr>
      <w:tr w:rsidR="006F2CA2" w:rsidRPr="006F2CA2" w14:paraId="28578310" w14:textId="77777777" w:rsidTr="006F2CA2">
        <w:trPr>
          <w:divId w:val="2116439976"/>
          <w:cantSplit/>
          <w:jc w:val="center"/>
        </w:trPr>
        <w:tc>
          <w:tcPr>
            <w:tcW w:w="7020" w:type="dxa"/>
            <w:gridSpan w:val="3"/>
          </w:tcPr>
          <w:p w14:paraId="6E35FDD3" w14:textId="4AA5DCE0"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GUID=f2e8690e-40c8-4fae-8080-ecefe14010e6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0"/>
                <w:szCs w:val="20"/>
                <w:lang w:val="en-GB" w:eastAsia="en-US"/>
              </w:rPr>
              <w:t>     It is ordered by the Judge that all debts due or accruing due from the abovementioned garnishee to the abovementioned defendant (in the sum of $      </w:t>
            </w:r>
            <w:proofErr w:type="gramStart"/>
            <w:r w:rsidRPr="006F2CA2">
              <w:rPr>
                <w:rFonts w:ascii="Times New Roman" w:hAnsi="Times New Roman" w:cs="Times New Roman"/>
                <w:sz w:val="20"/>
                <w:szCs w:val="20"/>
                <w:lang w:val="en-GB" w:eastAsia="en-US"/>
              </w:rPr>
              <w:t>  )</w:t>
            </w:r>
            <w:proofErr w:type="gramEnd"/>
            <w:r w:rsidRPr="006F2CA2">
              <w:rPr>
                <w:rFonts w:ascii="Times New Roman" w:hAnsi="Times New Roman" w:cs="Times New Roman"/>
                <w:sz w:val="20"/>
                <w:szCs w:val="20"/>
                <w:lang w:val="en-GB" w:eastAsia="en-US"/>
              </w:rPr>
              <w:t xml:space="preserve"> be attached to answer an order made in the </w:t>
            </w:r>
            <w:r w:rsidR="00AB1B6B" w:rsidRPr="00AB1B6B">
              <w:rPr>
                <w:rFonts w:ascii="Times New Roman" w:hAnsi="Times New Roman" w:cs="Times New Roman"/>
                <w:sz w:val="20"/>
                <w:szCs w:val="20"/>
                <w:lang w:val="en-GB" w:eastAsia="en-US"/>
              </w:rPr>
              <w:t xml:space="preserve">Family Division of the </w:t>
            </w:r>
            <w:r w:rsidRPr="006F2CA2">
              <w:rPr>
                <w:rFonts w:ascii="Times New Roman" w:hAnsi="Times New Roman" w:cs="Times New Roman"/>
                <w:sz w:val="20"/>
                <w:szCs w:val="20"/>
                <w:lang w:val="en-GB" w:eastAsia="en-US"/>
              </w:rPr>
              <w:t>High Court/Family Justice Court on the     day of        20     ordering payment by the defendant of the sums of $        as maintenance (together with the costs of the garnishee proceedings) on which order the sum of $          remains due and unpaid.</w:t>
            </w:r>
          </w:p>
        </w:tc>
      </w:tr>
      <w:tr w:rsidR="006F2CA2" w:rsidRPr="006F2CA2" w14:paraId="33A84DB1" w14:textId="77777777" w:rsidTr="006F2CA2">
        <w:trPr>
          <w:divId w:val="2116439976"/>
          <w:cantSplit/>
          <w:jc w:val="center"/>
        </w:trPr>
        <w:tc>
          <w:tcPr>
            <w:tcW w:w="7020" w:type="dxa"/>
            <w:gridSpan w:val="3"/>
          </w:tcPr>
          <w:p w14:paraId="404BB695"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GUID=2ad7b8b4-91a0-4608-b5a9-c0f731be7734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0"/>
                <w:szCs w:val="20"/>
                <w:lang w:val="en-GB" w:eastAsia="en-US"/>
              </w:rPr>
              <w:t>     And it is ordered that the garnishee attend before the Judge in Court     on the     day of        20     at      am/pm, on an application by the said applicant that the garnishee do pay to the applicant, or such person as the Court may direct, the debt due from the garnishee to the defendant, or so much thereof as may be sufficient to satisfy the order, together with the costs of the garnishee proceedings.</w:t>
            </w:r>
          </w:p>
        </w:tc>
      </w:tr>
      <w:tr w:rsidR="006F2CA2" w:rsidRPr="006F2CA2" w14:paraId="1369CE15" w14:textId="77777777" w:rsidTr="006F2CA2">
        <w:trPr>
          <w:divId w:val="2116439976"/>
          <w:cantSplit/>
          <w:jc w:val="center"/>
        </w:trPr>
        <w:tc>
          <w:tcPr>
            <w:tcW w:w="7020" w:type="dxa"/>
            <w:gridSpan w:val="3"/>
          </w:tcPr>
          <w:p w14:paraId="5AB957CA"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GUID=16a2381b-3788-4385-8ffd-1b7652a6c232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0"/>
                <w:szCs w:val="20"/>
                <w:lang w:val="en-GB" w:eastAsia="en-US"/>
              </w:rPr>
              <w:t>     Dated this      day of                       20   </w:t>
            </w:r>
            <w:proofErr w:type="gramStart"/>
            <w:r w:rsidRPr="006F2CA2">
              <w:rPr>
                <w:rFonts w:ascii="Times New Roman" w:hAnsi="Times New Roman" w:cs="Times New Roman"/>
                <w:sz w:val="20"/>
                <w:szCs w:val="20"/>
                <w:lang w:val="en-GB" w:eastAsia="en-US"/>
              </w:rPr>
              <w:t>  .</w:t>
            </w:r>
            <w:proofErr w:type="gramEnd"/>
          </w:p>
        </w:tc>
      </w:tr>
      <w:tr w:rsidR="006F2CA2" w:rsidRPr="006F2CA2" w14:paraId="56BE75A7" w14:textId="77777777" w:rsidTr="006F2CA2">
        <w:trPr>
          <w:divId w:val="2116439976"/>
          <w:cantSplit/>
          <w:jc w:val="center"/>
        </w:trPr>
        <w:tc>
          <w:tcPr>
            <w:tcW w:w="7020" w:type="dxa"/>
            <w:gridSpan w:val="3"/>
          </w:tcPr>
          <w:p w14:paraId="5D13AC1B"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GUID=8737f1bd-0efe-4de5-8ddb-1b9b9b28b911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0"/>
                <w:szCs w:val="20"/>
                <w:lang w:val="en-GB" w:eastAsia="en-US"/>
              </w:rPr>
              <w:t>(Seal)</w:t>
            </w:r>
          </w:p>
        </w:tc>
      </w:tr>
      <w:tr w:rsidR="006F2CA2" w:rsidRPr="006F2CA2" w14:paraId="1BB13705" w14:textId="77777777" w:rsidTr="006F2CA2">
        <w:trPr>
          <w:divId w:val="2116439976"/>
          <w:cantSplit/>
          <w:jc w:val="center"/>
        </w:trPr>
        <w:tc>
          <w:tcPr>
            <w:tcW w:w="7020" w:type="dxa"/>
            <w:gridSpan w:val="3"/>
          </w:tcPr>
          <w:p w14:paraId="63B46C72"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GUID=6ee69284-5af0-4682-8a4e-8746e017ad90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0"/>
                <w:szCs w:val="20"/>
                <w:lang w:val="en-GB" w:eastAsia="en-US"/>
              </w:rPr>
              <w:t>Judge</w:t>
            </w:r>
          </w:p>
        </w:tc>
      </w:tr>
      <w:tr w:rsidR="006F2CA2" w:rsidRPr="006F2CA2" w14:paraId="0C8C70BF" w14:textId="77777777" w:rsidTr="006F2CA2">
        <w:trPr>
          <w:divId w:val="2116439976"/>
          <w:cantSplit/>
          <w:jc w:val="center"/>
        </w:trPr>
        <w:tc>
          <w:tcPr>
            <w:tcW w:w="7020" w:type="dxa"/>
            <w:gridSpan w:val="3"/>
          </w:tcPr>
          <w:p w14:paraId="789879FA"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GUID=5c343924-b2e5-4231-bb72-926b75df2a5c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0"/>
                <w:szCs w:val="20"/>
                <w:lang w:val="en-GB" w:eastAsia="en-US"/>
              </w:rPr>
              <w:t>To the abovenamed garnishee and defendant.</w:t>
            </w:r>
          </w:p>
        </w:tc>
      </w:tr>
    </w:tbl>
    <w:p w14:paraId="02CE0BDC"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35A99A70"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46969846"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1A5CA141"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6EA2FCB3"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7DC540CE"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135420B1"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1D76D189"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72514730"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3324F526"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2BDD7E42"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6B418071"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4AE9606B" w14:textId="77777777" w:rsidR="006F2CA2" w:rsidRDefault="006F2CA2" w:rsidP="006F2CA2">
      <w:pPr>
        <w:spacing w:before="0" w:after="200" w:line="276" w:lineRule="auto"/>
        <w:divId w:val="2116439976"/>
        <w:rPr>
          <w:rFonts w:ascii="Calibri" w:eastAsia="Calibri" w:hAnsi="Calibri" w:cs="Times New Roman"/>
          <w:sz w:val="22"/>
          <w:szCs w:val="22"/>
          <w:lang w:eastAsia="en-US"/>
        </w:rPr>
      </w:pPr>
    </w:p>
    <w:p w14:paraId="7624BBF7" w14:textId="77777777" w:rsidR="00054E07" w:rsidRPr="006F2CA2" w:rsidRDefault="00054E07" w:rsidP="006F2CA2">
      <w:pPr>
        <w:spacing w:before="0" w:after="200" w:line="276" w:lineRule="auto"/>
        <w:divId w:val="2116439976"/>
        <w:rPr>
          <w:rFonts w:ascii="Calibri" w:eastAsia="Calibri" w:hAnsi="Calibri" w:cs="Times New Roman"/>
          <w:sz w:val="22"/>
          <w:szCs w:val="22"/>
          <w:lang w:eastAsia="en-US"/>
        </w:rPr>
      </w:pPr>
    </w:p>
    <w:tbl>
      <w:tblPr>
        <w:tblW w:w="7080" w:type="dxa"/>
        <w:jc w:val="center"/>
        <w:tblLook w:val="04A0" w:firstRow="1" w:lastRow="0" w:firstColumn="1" w:lastColumn="0" w:noHBand="0" w:noVBand="1"/>
      </w:tblPr>
      <w:tblGrid>
        <w:gridCol w:w="7080"/>
      </w:tblGrid>
      <w:tr w:rsidR="006F2CA2" w:rsidRPr="006F2CA2" w14:paraId="4B7A919D" w14:textId="77777777" w:rsidTr="006F2CA2">
        <w:trPr>
          <w:divId w:val="2116439976"/>
          <w:cantSplit/>
          <w:jc w:val="center"/>
        </w:trPr>
        <w:tc>
          <w:tcPr>
            <w:tcW w:w="7080" w:type="dxa"/>
          </w:tcPr>
          <w:p w14:paraId="7A4BDD6D"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GUID=93cc3d95-748c-4e15-ba75-d797fc228933 </w:instrText>
            </w:r>
            <w:r w:rsidRPr="006F2CA2">
              <w:rPr>
                <w:rFonts w:ascii="Times New Roman" w:hAnsi="Times New Roman" w:cs="Times New Roman"/>
                <w:sz w:val="22"/>
                <w:szCs w:val="20"/>
                <w:lang w:val="en-GB" w:eastAsia="en-US"/>
              </w:rPr>
              <w:fldChar w:fldCharType="end"/>
            </w:r>
            <w:r w:rsidR="00BC37A7">
              <w:rPr>
                <w:rFonts w:ascii="Times New Roman" w:hAnsi="Times New Roman" w:cs="Times New Roman"/>
                <w:sz w:val="22"/>
                <w:szCs w:val="20"/>
                <w:lang w:val="en-GB" w:eastAsia="en-US"/>
              </w:rPr>
              <w:t>FORM 35</w:t>
            </w:r>
          </w:p>
        </w:tc>
      </w:tr>
      <w:tr w:rsidR="006F2CA2" w:rsidRPr="006F2CA2" w14:paraId="4BE5A7F2" w14:textId="77777777" w:rsidTr="006F2CA2">
        <w:trPr>
          <w:divId w:val="2116439976"/>
          <w:cantSplit/>
          <w:jc w:val="center"/>
        </w:trPr>
        <w:tc>
          <w:tcPr>
            <w:tcW w:w="7080" w:type="dxa"/>
          </w:tcPr>
          <w:p w14:paraId="383106FB"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GUID=3a368218-6d00-4d94-b7f6-8408b024e982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 124</w:t>
            </w:r>
          </w:p>
        </w:tc>
      </w:tr>
      <w:tr w:rsidR="006F2CA2" w:rsidRPr="006F2CA2" w14:paraId="022CAE53" w14:textId="77777777" w:rsidTr="006F2CA2">
        <w:trPr>
          <w:divId w:val="2116439976"/>
          <w:cantSplit/>
          <w:jc w:val="center"/>
        </w:trPr>
        <w:tc>
          <w:tcPr>
            <w:tcW w:w="7080" w:type="dxa"/>
          </w:tcPr>
          <w:p w14:paraId="4468C3CF"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GUID=14ec9fd0-93e5-4c05-8e8c-8be00a86da39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0"/>
                <w:szCs w:val="20"/>
                <w:lang w:val="en-GB" w:eastAsia="en-US"/>
              </w:rPr>
              <w:t>GARNISHEE ORDER</w:t>
            </w:r>
          </w:p>
        </w:tc>
      </w:tr>
      <w:tr w:rsidR="006F2CA2" w:rsidRPr="006F2CA2" w14:paraId="327641FE" w14:textId="77777777" w:rsidTr="006F2CA2">
        <w:trPr>
          <w:divId w:val="2116439976"/>
          <w:cantSplit/>
          <w:jc w:val="center"/>
        </w:trPr>
        <w:tc>
          <w:tcPr>
            <w:tcW w:w="7080" w:type="dxa"/>
          </w:tcPr>
          <w:p w14:paraId="07285CA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GUID=071aba9d-4f84-49b6-a72c-4348e520382b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0"/>
                <w:szCs w:val="20"/>
                <w:lang w:val="en-GB" w:eastAsia="en-US"/>
              </w:rPr>
              <w:t>(Title as in Form 73)</w:t>
            </w:r>
          </w:p>
        </w:tc>
      </w:tr>
      <w:tr w:rsidR="006F2CA2" w:rsidRPr="006F2CA2" w14:paraId="730E682D" w14:textId="77777777" w:rsidTr="006F2CA2">
        <w:trPr>
          <w:divId w:val="2116439976"/>
          <w:cantSplit/>
          <w:jc w:val="center"/>
        </w:trPr>
        <w:tc>
          <w:tcPr>
            <w:tcW w:w="7080" w:type="dxa"/>
          </w:tcPr>
          <w:p w14:paraId="7DCE6BE7"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GUID=ab4c7d75-fb7e-4101-8133-d0f51072a656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0"/>
                <w:szCs w:val="20"/>
                <w:lang w:val="en-GB" w:eastAsia="en-US"/>
              </w:rPr>
              <w:t>(</w:t>
            </w:r>
            <w:r w:rsidRPr="006F2CA2">
              <w:rPr>
                <w:rFonts w:ascii="Times New Roman" w:hAnsi="Times New Roman" w:cs="Times New Roman"/>
                <w:i/>
                <w:sz w:val="20"/>
                <w:szCs w:val="20"/>
                <w:lang w:val="en-GB" w:eastAsia="en-US"/>
              </w:rPr>
              <w:t>a</w:t>
            </w:r>
            <w:r w:rsidRPr="006F2CA2">
              <w:rPr>
                <w:rFonts w:ascii="Times New Roman" w:hAnsi="Times New Roman" w:cs="Times New Roman"/>
                <w:sz w:val="20"/>
                <w:szCs w:val="20"/>
                <w:lang w:val="en-GB" w:eastAsia="en-US"/>
              </w:rPr>
              <w:t>)</w:t>
            </w:r>
            <w:r w:rsidRPr="006F2CA2">
              <w:rPr>
                <w:rFonts w:ascii="Times New Roman" w:hAnsi="Times New Roman" w:cs="Times New Roman"/>
                <w:sz w:val="20"/>
                <w:szCs w:val="20"/>
                <w:lang w:val="en-GB" w:eastAsia="en-US"/>
              </w:rPr>
              <w:tab/>
              <w:t>Garnishee order absolute where garnishee owes more than the outstanding maintenance.</w:t>
            </w:r>
          </w:p>
        </w:tc>
      </w:tr>
      <w:tr w:rsidR="006F2CA2" w:rsidRPr="006F2CA2" w14:paraId="6DD680C8" w14:textId="77777777" w:rsidTr="006F2CA2">
        <w:trPr>
          <w:divId w:val="2116439976"/>
          <w:cantSplit/>
          <w:jc w:val="center"/>
        </w:trPr>
        <w:tc>
          <w:tcPr>
            <w:tcW w:w="7080" w:type="dxa"/>
          </w:tcPr>
          <w:p w14:paraId="0ABF741F"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GUID=5b8d1d0f-fda1-4979-80bd-bd373c0082ae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0"/>
                <w:szCs w:val="20"/>
                <w:lang w:val="en-GB" w:eastAsia="en-US"/>
              </w:rPr>
              <w:t>     Upon hearing the application of     on the      day of             20     , and upon reading the order to show cause made herein dated the     day of            20      , and upon hearing (counsel for) the applicant and the garnishee, whereby it was ordered all debts due or accruing due from the abovenamed garnishee to the abovenamed defendant should be attached to answer an order made in the Family Justice Courts dated the       day of           20      ordering payment by the said defendant of the sum of $             as maintenance          to        and $     costs (together with the costs of the garnishee proceedings) on which order the sum of $        remained due and unpaid.</w:t>
            </w:r>
          </w:p>
        </w:tc>
      </w:tr>
      <w:tr w:rsidR="006F2CA2" w:rsidRPr="006F2CA2" w14:paraId="72315C5D" w14:textId="77777777" w:rsidTr="006F2CA2">
        <w:trPr>
          <w:divId w:val="2116439976"/>
          <w:cantSplit/>
          <w:jc w:val="center"/>
        </w:trPr>
        <w:tc>
          <w:tcPr>
            <w:tcW w:w="7080" w:type="dxa"/>
          </w:tcPr>
          <w:p w14:paraId="59176959"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GUID=c6c2d2e8-2efe-4f2c-bda9-b89e32b23539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0"/>
                <w:szCs w:val="20"/>
                <w:lang w:val="en-GB" w:eastAsia="en-US"/>
              </w:rPr>
              <w:t>     It is ordered that the said garnishee do forthwith pay to the applicant (or such person as the Court may direct) (or into Court if the applicant is resident outside the scheduled territories as defined in the Exchange Control Act (Cap. 99), or would receive payment of the said sum on behalf of a person so resident, unless the permission of the Monetary Authority of Singapore under that Act has been given unconditionally or upon conditions which have been complied with) $       being so much of the debt due from the garnishee to the defendant as is sufficient to satisfy the outstanding maintenance and costs, together with $      the costs of the garnishee proceedings, and that the garnishee be at liberty to retain $            for his costs of this application out of the balance of the debt due from him to the defendant.</w:t>
            </w:r>
          </w:p>
        </w:tc>
      </w:tr>
      <w:tr w:rsidR="006F2CA2" w:rsidRPr="006F2CA2" w14:paraId="2CAD9E13" w14:textId="77777777" w:rsidTr="006F2CA2">
        <w:trPr>
          <w:divId w:val="2116439976"/>
          <w:cantSplit/>
          <w:jc w:val="center"/>
        </w:trPr>
        <w:tc>
          <w:tcPr>
            <w:tcW w:w="7080" w:type="dxa"/>
          </w:tcPr>
          <w:p w14:paraId="6AB13E3D"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GUID=c62f02ea-00ce-49db-ab37-178657ac7ad4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0"/>
                <w:szCs w:val="20"/>
                <w:lang w:val="en-GB" w:eastAsia="en-US"/>
              </w:rPr>
              <w:t>     Dated this      day of                       20   </w:t>
            </w:r>
            <w:proofErr w:type="gramStart"/>
            <w:r w:rsidRPr="006F2CA2">
              <w:rPr>
                <w:rFonts w:ascii="Times New Roman" w:hAnsi="Times New Roman" w:cs="Times New Roman"/>
                <w:sz w:val="20"/>
                <w:szCs w:val="20"/>
                <w:lang w:val="en-GB" w:eastAsia="en-US"/>
              </w:rPr>
              <w:t>  .</w:t>
            </w:r>
            <w:proofErr w:type="gramEnd"/>
          </w:p>
        </w:tc>
      </w:tr>
      <w:tr w:rsidR="006F2CA2" w:rsidRPr="006F2CA2" w14:paraId="683D22D3" w14:textId="77777777" w:rsidTr="006F2CA2">
        <w:trPr>
          <w:divId w:val="2116439976"/>
          <w:cantSplit/>
          <w:jc w:val="center"/>
        </w:trPr>
        <w:tc>
          <w:tcPr>
            <w:tcW w:w="7080" w:type="dxa"/>
          </w:tcPr>
          <w:p w14:paraId="1B9618AB"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GUID=205af520-3ed2-44ca-9259-fa7f816c8577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0"/>
                <w:szCs w:val="20"/>
                <w:lang w:val="en-GB" w:eastAsia="en-US"/>
              </w:rPr>
              <w:t>(Seal)</w:t>
            </w:r>
          </w:p>
        </w:tc>
      </w:tr>
      <w:tr w:rsidR="006F2CA2" w:rsidRPr="006F2CA2" w14:paraId="6CBDD71B" w14:textId="77777777" w:rsidTr="006F2CA2">
        <w:trPr>
          <w:divId w:val="2116439976"/>
          <w:cantSplit/>
          <w:jc w:val="center"/>
        </w:trPr>
        <w:tc>
          <w:tcPr>
            <w:tcW w:w="7080" w:type="dxa"/>
          </w:tcPr>
          <w:p w14:paraId="0C6DD62B"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GUID=1c1dcbfb-67c7-4b9d-ad95-c290ed2e1372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0"/>
                <w:szCs w:val="20"/>
                <w:lang w:val="en-GB" w:eastAsia="en-US"/>
              </w:rPr>
              <w:t>Judge</w:t>
            </w:r>
          </w:p>
        </w:tc>
      </w:tr>
      <w:tr w:rsidR="006F2CA2" w:rsidRPr="006F2CA2" w14:paraId="683A2225" w14:textId="77777777" w:rsidTr="006F2CA2">
        <w:trPr>
          <w:divId w:val="2116439976"/>
          <w:cantSplit/>
          <w:jc w:val="center"/>
        </w:trPr>
        <w:tc>
          <w:tcPr>
            <w:tcW w:w="7080" w:type="dxa"/>
          </w:tcPr>
          <w:p w14:paraId="49F21C7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GUID=b3debb48-17e2-4695-8b91-9167d880a000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0"/>
                <w:szCs w:val="20"/>
                <w:lang w:val="en-GB" w:eastAsia="en-US"/>
              </w:rPr>
              <w:t>GARNISHEE ORDER</w:t>
            </w:r>
          </w:p>
        </w:tc>
      </w:tr>
      <w:tr w:rsidR="006F2CA2" w:rsidRPr="006F2CA2" w14:paraId="4D5FFDD9" w14:textId="77777777" w:rsidTr="006F2CA2">
        <w:trPr>
          <w:divId w:val="2116439976"/>
          <w:cantSplit/>
          <w:jc w:val="center"/>
        </w:trPr>
        <w:tc>
          <w:tcPr>
            <w:tcW w:w="7080" w:type="dxa"/>
          </w:tcPr>
          <w:p w14:paraId="193CD264"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GUID=01dc0795-f8c1-4c97-9829-6ce50ca22722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0"/>
                <w:szCs w:val="20"/>
                <w:lang w:val="en-GB" w:eastAsia="en-US"/>
              </w:rPr>
              <w:t>(Title as in Form 73)</w:t>
            </w:r>
          </w:p>
        </w:tc>
      </w:tr>
      <w:tr w:rsidR="006F2CA2" w:rsidRPr="006F2CA2" w14:paraId="1B291BB7" w14:textId="77777777" w:rsidTr="006F2CA2">
        <w:trPr>
          <w:divId w:val="2116439976"/>
          <w:cantSplit/>
          <w:jc w:val="center"/>
        </w:trPr>
        <w:tc>
          <w:tcPr>
            <w:tcW w:w="7080" w:type="dxa"/>
          </w:tcPr>
          <w:p w14:paraId="769A5E85"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GUID=5be4d1c1-a6d8-4e6d-b036-cd058794c1b6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0"/>
                <w:szCs w:val="20"/>
                <w:lang w:val="en-GB" w:eastAsia="en-US"/>
              </w:rPr>
              <w:t>(</w:t>
            </w:r>
            <w:r w:rsidRPr="006F2CA2">
              <w:rPr>
                <w:rFonts w:ascii="Times New Roman" w:hAnsi="Times New Roman" w:cs="Times New Roman"/>
                <w:i/>
                <w:sz w:val="20"/>
                <w:szCs w:val="20"/>
                <w:lang w:val="en-GB" w:eastAsia="en-US"/>
              </w:rPr>
              <w:t>b</w:t>
            </w:r>
            <w:r w:rsidRPr="006F2CA2">
              <w:rPr>
                <w:rFonts w:ascii="Times New Roman" w:hAnsi="Times New Roman" w:cs="Times New Roman"/>
                <w:sz w:val="20"/>
                <w:szCs w:val="20"/>
                <w:lang w:val="en-GB" w:eastAsia="en-US"/>
              </w:rPr>
              <w:t>)</w:t>
            </w:r>
            <w:r w:rsidRPr="006F2CA2">
              <w:rPr>
                <w:rFonts w:ascii="Times New Roman" w:hAnsi="Times New Roman" w:cs="Times New Roman"/>
                <w:sz w:val="20"/>
                <w:szCs w:val="20"/>
                <w:lang w:val="en-GB" w:eastAsia="en-US"/>
              </w:rPr>
              <w:tab/>
              <w:t>Garnishee order absolute where garnishee owes less than the outstanding maintenance.</w:t>
            </w:r>
          </w:p>
        </w:tc>
      </w:tr>
      <w:tr w:rsidR="006F2CA2" w:rsidRPr="006F2CA2" w14:paraId="3FE16FAD" w14:textId="77777777" w:rsidTr="006F2CA2">
        <w:trPr>
          <w:divId w:val="2116439976"/>
          <w:cantSplit/>
          <w:jc w:val="center"/>
        </w:trPr>
        <w:tc>
          <w:tcPr>
            <w:tcW w:w="7080" w:type="dxa"/>
          </w:tcPr>
          <w:p w14:paraId="1318F7A7"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GUID=e4583fc7-dc7d-446e-8250-cd8d079cee1f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0"/>
                <w:szCs w:val="20"/>
                <w:lang w:val="en-GB" w:eastAsia="en-US"/>
              </w:rPr>
              <w:t>          Upon hearing (as above)</w:t>
            </w:r>
          </w:p>
        </w:tc>
      </w:tr>
      <w:tr w:rsidR="006F2CA2" w:rsidRPr="006F2CA2" w14:paraId="1EDCA5E9" w14:textId="77777777" w:rsidTr="006F2CA2">
        <w:trPr>
          <w:divId w:val="2116439976"/>
          <w:cantSplit/>
          <w:jc w:val="center"/>
        </w:trPr>
        <w:tc>
          <w:tcPr>
            <w:tcW w:w="7080" w:type="dxa"/>
          </w:tcPr>
          <w:p w14:paraId="4686078E"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GUID=659f40c0-7c17-4473-99ed-a2dc49e57be6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0"/>
                <w:szCs w:val="20"/>
                <w:lang w:val="en-GB" w:eastAsia="en-US"/>
              </w:rPr>
              <w:t xml:space="preserve">          It is ordered that the said garnishee (after deducting therefrom $    for his costs of this application) do forthwith pay to the said applicant (or such person as the Court may direct) (or into Court if the applicant is resident outside the scheduled territories as defined in the Exchange Control Act (Cap. 99), or would </w:t>
            </w:r>
            <w:proofErr w:type="spellStart"/>
            <w:r w:rsidRPr="006F2CA2">
              <w:rPr>
                <w:rFonts w:ascii="Times New Roman" w:hAnsi="Times New Roman" w:cs="Times New Roman"/>
                <w:sz w:val="20"/>
                <w:szCs w:val="20"/>
                <w:lang w:val="en-GB" w:eastAsia="en-US"/>
              </w:rPr>
              <w:t>received</w:t>
            </w:r>
            <w:proofErr w:type="spellEnd"/>
            <w:r w:rsidRPr="006F2CA2">
              <w:rPr>
                <w:rFonts w:ascii="Times New Roman" w:hAnsi="Times New Roman" w:cs="Times New Roman"/>
                <w:sz w:val="20"/>
                <w:szCs w:val="20"/>
                <w:lang w:val="en-GB" w:eastAsia="en-US"/>
              </w:rPr>
              <w:t xml:space="preserve"> payment of the said sum on behalf of a person so resident, unless the permission of the Monetary Authority of Singapore under that Act has been given unconditionally or upon conditions which have been complied with)            $            the debt due from the garnishee to the defendant. And that the sum of $              the costs of the applicant of this application be added to the outstanding maintenance and be retained out of the money recovered by the applicant under this order and in priority to the amount of the outstanding maintenance.</w:t>
            </w:r>
          </w:p>
        </w:tc>
      </w:tr>
      <w:tr w:rsidR="006F2CA2" w:rsidRPr="006F2CA2" w14:paraId="48C96AF8" w14:textId="77777777" w:rsidTr="006F2CA2">
        <w:trPr>
          <w:divId w:val="2116439976"/>
          <w:cantSplit/>
          <w:jc w:val="center"/>
        </w:trPr>
        <w:tc>
          <w:tcPr>
            <w:tcW w:w="7080" w:type="dxa"/>
          </w:tcPr>
          <w:p w14:paraId="11D58E86"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GUID=673d77c2-972a-4021-b29d-aecdc555cf0e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0"/>
                <w:szCs w:val="20"/>
                <w:lang w:val="en-GB" w:eastAsia="en-US"/>
              </w:rPr>
              <w:t>     Dated this      day of                       20   </w:t>
            </w:r>
            <w:proofErr w:type="gramStart"/>
            <w:r w:rsidRPr="006F2CA2">
              <w:rPr>
                <w:rFonts w:ascii="Times New Roman" w:hAnsi="Times New Roman" w:cs="Times New Roman"/>
                <w:sz w:val="20"/>
                <w:szCs w:val="20"/>
                <w:lang w:val="en-GB" w:eastAsia="en-US"/>
              </w:rPr>
              <w:t>  .</w:t>
            </w:r>
            <w:proofErr w:type="gramEnd"/>
          </w:p>
        </w:tc>
      </w:tr>
      <w:tr w:rsidR="006F2CA2" w:rsidRPr="006F2CA2" w14:paraId="5753BD95" w14:textId="77777777" w:rsidTr="006F2CA2">
        <w:trPr>
          <w:divId w:val="2116439976"/>
          <w:cantSplit/>
          <w:jc w:val="center"/>
        </w:trPr>
        <w:tc>
          <w:tcPr>
            <w:tcW w:w="7080" w:type="dxa"/>
          </w:tcPr>
          <w:p w14:paraId="72198016"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GUID=2c7e69f3-2a22-4d2b-8c8b-41352f8c8e08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0"/>
                <w:szCs w:val="20"/>
                <w:lang w:val="en-GB" w:eastAsia="en-US"/>
              </w:rPr>
              <w:t>(Seal)</w:t>
            </w:r>
          </w:p>
        </w:tc>
      </w:tr>
      <w:tr w:rsidR="006F2CA2" w:rsidRPr="006F2CA2" w14:paraId="180C2175" w14:textId="77777777" w:rsidTr="006F2CA2">
        <w:trPr>
          <w:divId w:val="2116439976"/>
          <w:cantSplit/>
          <w:jc w:val="center"/>
        </w:trPr>
        <w:tc>
          <w:tcPr>
            <w:tcW w:w="7080" w:type="dxa"/>
          </w:tcPr>
          <w:p w14:paraId="429CE50E"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GUID=5fc0b599-bb71-4ce3-9f97-d60a85e888d4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0"/>
                <w:szCs w:val="20"/>
                <w:lang w:val="en-GB" w:eastAsia="en-US"/>
              </w:rPr>
              <w:t>Judge</w:t>
            </w:r>
          </w:p>
        </w:tc>
      </w:tr>
    </w:tbl>
    <w:p w14:paraId="246C310A"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65A21490"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15FBC08A" w14:textId="77777777" w:rsidR="00432F52" w:rsidRDefault="00432F52">
      <w:pPr>
        <w:divId w:val="2116439976"/>
      </w:pPr>
      <w:r>
        <w:br w:type="page"/>
      </w:r>
    </w:p>
    <w:tbl>
      <w:tblPr>
        <w:tblW w:w="7040" w:type="dxa"/>
        <w:jc w:val="center"/>
        <w:tblLook w:val="04A0" w:firstRow="1" w:lastRow="0" w:firstColumn="1" w:lastColumn="0" w:noHBand="0" w:noVBand="1"/>
      </w:tblPr>
      <w:tblGrid>
        <w:gridCol w:w="7040"/>
      </w:tblGrid>
      <w:tr w:rsidR="006F2CA2" w:rsidRPr="006F2CA2" w14:paraId="0AA7555F" w14:textId="77777777" w:rsidTr="006F2CA2">
        <w:trPr>
          <w:divId w:val="2116439976"/>
          <w:cantSplit/>
          <w:jc w:val="center"/>
        </w:trPr>
        <w:tc>
          <w:tcPr>
            <w:tcW w:w="7040" w:type="dxa"/>
          </w:tcPr>
          <w:p w14:paraId="76163B02" w14:textId="77777777" w:rsidR="00BC37A7" w:rsidRDefault="00BC37A7" w:rsidP="006F2CA2">
            <w:pPr>
              <w:spacing w:before="60" w:after="60" w:line="240" w:lineRule="auto"/>
              <w:jc w:val="center"/>
              <w:rPr>
                <w:rFonts w:ascii="Times New Roman" w:hAnsi="Times New Roman" w:cs="Times New Roman"/>
                <w:sz w:val="22"/>
                <w:szCs w:val="20"/>
                <w:lang w:val="en-GB" w:eastAsia="en-US"/>
              </w:rPr>
            </w:pPr>
          </w:p>
          <w:p w14:paraId="4DE2A38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GUID=c3e2ffe3-a82d-4314-a36f-ed705679a706 </w:instrText>
            </w:r>
            <w:r w:rsidRPr="006F2CA2">
              <w:rPr>
                <w:rFonts w:ascii="Times New Roman" w:hAnsi="Times New Roman" w:cs="Times New Roman"/>
                <w:sz w:val="22"/>
                <w:szCs w:val="20"/>
                <w:lang w:val="en-GB" w:eastAsia="en-US"/>
              </w:rPr>
              <w:fldChar w:fldCharType="end"/>
            </w:r>
            <w:r w:rsidR="00BC37A7">
              <w:rPr>
                <w:rFonts w:ascii="Times New Roman" w:hAnsi="Times New Roman" w:cs="Times New Roman"/>
                <w:sz w:val="22"/>
                <w:szCs w:val="20"/>
                <w:lang w:val="en-GB" w:eastAsia="en-US"/>
              </w:rPr>
              <w:t>FORM 36</w:t>
            </w:r>
          </w:p>
        </w:tc>
      </w:tr>
      <w:tr w:rsidR="006F2CA2" w:rsidRPr="006F2CA2" w14:paraId="46AF1F0A" w14:textId="77777777" w:rsidTr="006F2CA2">
        <w:trPr>
          <w:divId w:val="2116439976"/>
          <w:cantSplit/>
          <w:jc w:val="center"/>
        </w:trPr>
        <w:tc>
          <w:tcPr>
            <w:tcW w:w="7040" w:type="dxa"/>
          </w:tcPr>
          <w:p w14:paraId="5082D841"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GUID=3fc28bd6-82f7-49a0-9b8a-a7e36c15a12a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 125</w:t>
            </w:r>
          </w:p>
        </w:tc>
      </w:tr>
      <w:tr w:rsidR="006F2CA2" w:rsidRPr="006F2CA2" w14:paraId="78725C35" w14:textId="77777777" w:rsidTr="006F2CA2">
        <w:trPr>
          <w:divId w:val="2116439976"/>
          <w:cantSplit/>
          <w:jc w:val="center"/>
        </w:trPr>
        <w:tc>
          <w:tcPr>
            <w:tcW w:w="7040" w:type="dxa"/>
          </w:tcPr>
          <w:p w14:paraId="47468BE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GUID=f093aeb4-dc59-4c76-8918-262a885c9aad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0"/>
                <w:szCs w:val="20"/>
                <w:lang w:val="en-GB" w:eastAsia="en-US"/>
              </w:rPr>
              <w:t>ORDER FOR ISSUE BETWEEN APPLICANT AND GARNISHEE</w:t>
            </w:r>
          </w:p>
        </w:tc>
      </w:tr>
      <w:tr w:rsidR="006F2CA2" w:rsidRPr="006F2CA2" w14:paraId="2FA69527" w14:textId="77777777" w:rsidTr="006F2CA2">
        <w:trPr>
          <w:divId w:val="2116439976"/>
          <w:cantSplit/>
          <w:jc w:val="center"/>
        </w:trPr>
        <w:tc>
          <w:tcPr>
            <w:tcW w:w="7040" w:type="dxa"/>
          </w:tcPr>
          <w:p w14:paraId="5648530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GUID=0412e03b-26be-43b8-84ee-51b841dfb83c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0"/>
                <w:szCs w:val="20"/>
                <w:lang w:val="en-GB" w:eastAsia="en-US"/>
              </w:rPr>
              <w:t>(Title as in Form 73)</w:t>
            </w:r>
          </w:p>
        </w:tc>
      </w:tr>
      <w:tr w:rsidR="006F2CA2" w:rsidRPr="006F2CA2" w14:paraId="4799EAB3" w14:textId="77777777" w:rsidTr="006F2CA2">
        <w:trPr>
          <w:divId w:val="2116439976"/>
          <w:cantSplit/>
          <w:jc w:val="center"/>
        </w:trPr>
        <w:tc>
          <w:tcPr>
            <w:tcW w:w="7040" w:type="dxa"/>
          </w:tcPr>
          <w:p w14:paraId="24B4CFF0"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GUID=4e2840d9-0d9f-4178-a1e1-3a8bf7f4c364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0"/>
                <w:szCs w:val="20"/>
                <w:lang w:val="en-GB" w:eastAsia="en-US"/>
              </w:rPr>
              <w:t>     Upon reading the application of           filed the        day of           20 </w:t>
            </w:r>
            <w:proofErr w:type="gramStart"/>
            <w:r w:rsidRPr="006F2CA2">
              <w:rPr>
                <w:rFonts w:ascii="Times New Roman" w:hAnsi="Times New Roman" w:cs="Times New Roman"/>
                <w:sz w:val="20"/>
                <w:szCs w:val="20"/>
                <w:lang w:val="en-GB" w:eastAsia="en-US"/>
              </w:rPr>
              <w:t>  ,</w:t>
            </w:r>
            <w:proofErr w:type="gramEnd"/>
            <w:r w:rsidRPr="006F2CA2">
              <w:rPr>
                <w:rFonts w:ascii="Times New Roman" w:hAnsi="Times New Roman" w:cs="Times New Roman"/>
                <w:sz w:val="20"/>
                <w:szCs w:val="20"/>
                <w:lang w:val="en-GB" w:eastAsia="en-US"/>
              </w:rPr>
              <w:t xml:space="preserve"> and the order nisi herein, dated the          day of         20    , and upon hearing (counsel for) the applicant, the garnishee and the defendant.</w:t>
            </w:r>
          </w:p>
        </w:tc>
      </w:tr>
      <w:tr w:rsidR="006F2CA2" w:rsidRPr="006F2CA2" w14:paraId="4DFC1253" w14:textId="77777777" w:rsidTr="006F2CA2">
        <w:trPr>
          <w:divId w:val="2116439976"/>
          <w:cantSplit/>
          <w:jc w:val="center"/>
        </w:trPr>
        <w:tc>
          <w:tcPr>
            <w:tcW w:w="7040" w:type="dxa"/>
          </w:tcPr>
          <w:p w14:paraId="76CDBDED"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GUID=3ea6fe34-d625-4841-9719-d44ad6d32f75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0"/>
                <w:szCs w:val="20"/>
                <w:lang w:val="en-GB" w:eastAsia="en-US"/>
              </w:rPr>
              <w:t>     It is ordered that the applicant and the garnishee proceed to the trial of an issue wherein the said applicant shall be plaintiff and the said garnishee shall be defendant, and that the question to be tried shall be whether there was any debt due or accruing due in any and what amount from the garnishee to the defendant against whom the maintenance order was made at the time the said order nisi was served. And it is further ordered that the question of costs and all further questions be reserved to the Judge trying the same issue.</w:t>
            </w:r>
          </w:p>
        </w:tc>
      </w:tr>
      <w:tr w:rsidR="006F2CA2" w:rsidRPr="006F2CA2" w14:paraId="78B6EE8F" w14:textId="77777777" w:rsidTr="006F2CA2">
        <w:trPr>
          <w:divId w:val="2116439976"/>
          <w:cantSplit/>
          <w:jc w:val="center"/>
        </w:trPr>
        <w:tc>
          <w:tcPr>
            <w:tcW w:w="7040" w:type="dxa"/>
          </w:tcPr>
          <w:p w14:paraId="5A57E347"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GUID=3b06cace-dde2-4a4f-bd5c-66d11260704e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0"/>
                <w:szCs w:val="20"/>
                <w:lang w:val="en-GB" w:eastAsia="en-US"/>
              </w:rPr>
              <w:t>     Dated this      day of                       20   </w:t>
            </w:r>
            <w:proofErr w:type="gramStart"/>
            <w:r w:rsidRPr="006F2CA2">
              <w:rPr>
                <w:rFonts w:ascii="Times New Roman" w:hAnsi="Times New Roman" w:cs="Times New Roman"/>
                <w:sz w:val="20"/>
                <w:szCs w:val="20"/>
                <w:lang w:val="en-GB" w:eastAsia="en-US"/>
              </w:rPr>
              <w:t>  .</w:t>
            </w:r>
            <w:proofErr w:type="gramEnd"/>
          </w:p>
        </w:tc>
      </w:tr>
      <w:tr w:rsidR="006F2CA2" w:rsidRPr="006F2CA2" w14:paraId="7AACB8FF" w14:textId="77777777" w:rsidTr="006F2CA2">
        <w:trPr>
          <w:divId w:val="2116439976"/>
          <w:cantSplit/>
          <w:jc w:val="center"/>
        </w:trPr>
        <w:tc>
          <w:tcPr>
            <w:tcW w:w="7040" w:type="dxa"/>
          </w:tcPr>
          <w:p w14:paraId="1CEAE70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GUID=13998235-ed5c-49f3-bd45-8bc04057b39e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0"/>
                <w:szCs w:val="20"/>
                <w:lang w:val="en-GB" w:eastAsia="en-US"/>
              </w:rPr>
              <w:t>(Seal)</w:t>
            </w:r>
          </w:p>
        </w:tc>
      </w:tr>
      <w:tr w:rsidR="006F2CA2" w:rsidRPr="006F2CA2" w14:paraId="34C179F5" w14:textId="77777777" w:rsidTr="006F2CA2">
        <w:trPr>
          <w:divId w:val="2116439976"/>
          <w:cantSplit/>
          <w:jc w:val="center"/>
        </w:trPr>
        <w:tc>
          <w:tcPr>
            <w:tcW w:w="7040" w:type="dxa"/>
          </w:tcPr>
          <w:p w14:paraId="4F421236"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GUID=297b8fd0-b051-4edb-a871-5cb7f8961606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0"/>
                <w:szCs w:val="20"/>
                <w:lang w:val="en-GB" w:eastAsia="en-US"/>
              </w:rPr>
              <w:t>Judge</w:t>
            </w:r>
          </w:p>
        </w:tc>
      </w:tr>
    </w:tbl>
    <w:p w14:paraId="7D708BC2"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61AE96EC"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p>
    <w:p w14:paraId="01E0C8E9"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8505" w:type="dxa"/>
        <w:jc w:val="center"/>
        <w:tblLook w:val="04A0" w:firstRow="1" w:lastRow="0" w:firstColumn="1" w:lastColumn="0" w:noHBand="0" w:noVBand="1"/>
      </w:tblPr>
      <w:tblGrid>
        <w:gridCol w:w="709"/>
        <w:gridCol w:w="517"/>
        <w:gridCol w:w="4873"/>
        <w:gridCol w:w="1157"/>
        <w:gridCol w:w="541"/>
        <w:gridCol w:w="708"/>
      </w:tblGrid>
      <w:tr w:rsidR="00892A9E" w14:paraId="57DFE776" w14:textId="77777777" w:rsidTr="00892A9E">
        <w:trPr>
          <w:divId w:val="2116439976"/>
          <w:cantSplit/>
          <w:jc w:val="center"/>
        </w:trPr>
        <w:tc>
          <w:tcPr>
            <w:tcW w:w="8505" w:type="dxa"/>
            <w:gridSpan w:val="6"/>
            <w:hideMark/>
          </w:tcPr>
          <w:p w14:paraId="2C3A6921" w14:textId="77777777" w:rsidR="00892A9E" w:rsidRPr="00892A9E" w:rsidRDefault="00892A9E">
            <w:pPr>
              <w:pStyle w:val="Heading1"/>
              <w:jc w:val="center"/>
              <w:rPr>
                <w:rFonts w:ascii="Times New Roman" w:hAnsi="Times New Roman"/>
                <w:b w:val="0"/>
                <w:bCs w:val="0"/>
                <w:sz w:val="22"/>
                <w:szCs w:val="22"/>
                <w:lang w:val="en-GB"/>
              </w:rPr>
            </w:pPr>
            <w:r w:rsidRPr="00892A9E">
              <w:rPr>
                <w:rFonts w:ascii="Times New Roman" w:hAnsi="Times New Roman"/>
                <w:b w:val="0"/>
                <w:bCs w:val="0"/>
                <w:color w:val="auto"/>
                <w:sz w:val="22"/>
                <w:szCs w:val="22"/>
                <w:lang w:val="en-GB"/>
              </w:rPr>
              <w:lastRenderedPageBreak/>
              <w:t>FORM 37</w:t>
            </w:r>
          </w:p>
        </w:tc>
      </w:tr>
      <w:tr w:rsidR="00892A9E" w14:paraId="11CA395C" w14:textId="77777777" w:rsidTr="00892A9E">
        <w:trPr>
          <w:divId w:val="2116439976"/>
          <w:cantSplit/>
          <w:jc w:val="center"/>
        </w:trPr>
        <w:tc>
          <w:tcPr>
            <w:tcW w:w="709" w:type="dxa"/>
            <w:hideMark/>
          </w:tcPr>
          <w:p w14:paraId="43BF825B" w14:textId="77777777" w:rsidR="00892A9E" w:rsidRDefault="00892A9E">
            <w:pPr>
              <w:spacing w:before="60" w:after="60" w:line="240" w:lineRule="auto"/>
              <w:rPr>
                <w:rFonts w:ascii="Times New Roman" w:hAnsi="Times New Roman" w:cs="Times New Roman"/>
                <w:sz w:val="18"/>
                <w:szCs w:val="18"/>
                <w:lang w:val="en-GB"/>
              </w:rPr>
            </w:pPr>
            <w:r>
              <w:rPr>
                <w:rFonts w:ascii="Times New Roman" w:hAnsi="Times New Roman" w:cs="Times New Roman"/>
                <w:sz w:val="18"/>
                <w:szCs w:val="18"/>
                <w:lang w:val="en-GB"/>
              </w:rPr>
              <w:fldChar w:fldCharType="begin"/>
            </w:r>
            <w:r>
              <w:rPr>
                <w:rFonts w:ascii="Times New Roman" w:hAnsi="Times New Roman" w:cs="Times New Roman"/>
                <w:sz w:val="18"/>
                <w:szCs w:val="18"/>
                <w:lang w:val="en-GB"/>
              </w:rPr>
              <w:instrText xml:space="preserve"> GUID=acfe58b1-6b12-420b-b88f-b11c4d84615c </w:instrText>
            </w:r>
            <w:r>
              <w:rPr>
                <w:rFonts w:ascii="Times New Roman" w:hAnsi="Times New Roman" w:cs="Times New Roman"/>
                <w:sz w:val="18"/>
                <w:szCs w:val="18"/>
                <w:lang w:val="en-GB"/>
              </w:rPr>
              <w:fldChar w:fldCharType="end"/>
            </w:r>
            <w:r>
              <w:rPr>
                <w:rFonts w:ascii="Times New Roman" w:hAnsi="Times New Roman" w:cs="Times New Roman"/>
                <w:sz w:val="18"/>
                <w:szCs w:val="18"/>
                <w:lang w:val="en-GB"/>
              </w:rPr>
              <w:t xml:space="preserve">R. 133 </w:t>
            </w:r>
          </w:p>
        </w:tc>
        <w:tc>
          <w:tcPr>
            <w:tcW w:w="7088" w:type="dxa"/>
            <w:gridSpan w:val="4"/>
          </w:tcPr>
          <w:p w14:paraId="24F8AF2F" w14:textId="77777777" w:rsidR="00892A9E" w:rsidRDefault="00892A9E">
            <w:pPr>
              <w:spacing w:before="60" w:after="60" w:line="240" w:lineRule="auto"/>
              <w:jc w:val="center"/>
              <w:rPr>
                <w:rFonts w:ascii="Times New Roman" w:hAnsi="Times New Roman" w:cs="Times New Roman"/>
                <w:sz w:val="22"/>
                <w:szCs w:val="20"/>
                <w:lang w:val="en-GB"/>
              </w:rPr>
            </w:pPr>
          </w:p>
          <w:p w14:paraId="7365548B" w14:textId="77777777" w:rsidR="00892A9E" w:rsidRDefault="00892A9E">
            <w:pPr>
              <w:spacing w:before="60" w:after="60" w:line="240" w:lineRule="auto"/>
              <w:jc w:val="center"/>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GUID=2d2f0853-0195-4fcd-862f-e9e75ba3a699 </w:instrText>
            </w:r>
            <w:r>
              <w:rPr>
                <w:rFonts w:ascii="Times New Roman" w:hAnsi="Times New Roman" w:cs="Times New Roman"/>
                <w:szCs w:val="20"/>
                <w:lang w:val="en-GB"/>
              </w:rPr>
              <w:fldChar w:fldCharType="end"/>
            </w:r>
            <w:r>
              <w:rPr>
                <w:rFonts w:ascii="Times New Roman" w:hAnsi="Times New Roman" w:cs="Times New Roman"/>
                <w:szCs w:val="20"/>
                <w:lang w:val="en-GB"/>
              </w:rPr>
              <w:t>ORIGINATING SUMMONS FOR ADOPTION</w:t>
            </w:r>
          </w:p>
        </w:tc>
        <w:tc>
          <w:tcPr>
            <w:tcW w:w="708" w:type="dxa"/>
            <w:hideMark/>
          </w:tcPr>
          <w:p w14:paraId="11695ABA" w14:textId="77777777" w:rsidR="00892A9E" w:rsidRDefault="00892A9E">
            <w:pPr>
              <w:spacing w:before="60" w:after="60" w:line="240" w:lineRule="auto"/>
              <w:jc w:val="center"/>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GUID=d872ce23-37f2-495c-a875-8b1587919769 </w:instrText>
            </w:r>
            <w:r>
              <w:rPr>
                <w:rFonts w:ascii="Times New Roman" w:hAnsi="Times New Roman" w:cs="Times New Roman"/>
                <w:szCs w:val="20"/>
                <w:lang w:val="en-GB"/>
              </w:rPr>
              <w:fldChar w:fldCharType="end"/>
            </w:r>
          </w:p>
        </w:tc>
      </w:tr>
      <w:tr w:rsidR="00892A9E" w14:paraId="121FCE7C" w14:textId="77777777" w:rsidTr="00892A9E">
        <w:trPr>
          <w:divId w:val="2116439976"/>
          <w:cantSplit/>
          <w:trHeight w:val="20"/>
          <w:jc w:val="center"/>
        </w:trPr>
        <w:tc>
          <w:tcPr>
            <w:tcW w:w="8505" w:type="dxa"/>
            <w:gridSpan w:val="6"/>
          </w:tcPr>
          <w:p w14:paraId="16074335" w14:textId="77777777" w:rsidR="00892A9E" w:rsidRDefault="00892A9E">
            <w:pPr>
              <w:spacing w:before="60" w:after="60" w:line="240" w:lineRule="auto"/>
              <w:jc w:val="center"/>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GUID=dd528a78-7673-49ee-9171-dcad6863d357 </w:instrText>
            </w:r>
            <w:r>
              <w:rPr>
                <w:rFonts w:ascii="Times New Roman" w:hAnsi="Times New Roman" w:cs="Times New Roman"/>
                <w:szCs w:val="20"/>
                <w:lang w:val="en-GB"/>
              </w:rPr>
              <w:fldChar w:fldCharType="end"/>
            </w:r>
            <w:r>
              <w:rPr>
                <w:rFonts w:ascii="Times New Roman" w:hAnsi="Times New Roman" w:cs="Times New Roman"/>
                <w:szCs w:val="20"/>
                <w:lang w:val="en-GB"/>
              </w:rPr>
              <w:t xml:space="preserve">IN THE FAMILY JUSTICE COURTS OF </w:t>
            </w:r>
            <w:r>
              <w:rPr>
                <w:rFonts w:ascii="Times New Roman" w:hAnsi="Times New Roman" w:cs="Times New Roman"/>
                <w:szCs w:val="20"/>
                <w:lang w:val="en-GB"/>
              </w:rPr>
              <w:br/>
              <w:t>THE REPUBLIC OF SINGAPORE</w:t>
            </w:r>
          </w:p>
          <w:p w14:paraId="2FAA185B" w14:textId="77777777" w:rsidR="00892A9E" w:rsidRDefault="00892A9E">
            <w:pPr>
              <w:spacing w:before="60" w:after="60" w:line="240" w:lineRule="auto"/>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GUID=fd57d306-0034-400f-b443-dcbbd1261f46 </w:instrText>
            </w:r>
            <w:r>
              <w:rPr>
                <w:rFonts w:ascii="Times New Roman" w:hAnsi="Times New Roman" w:cs="Times New Roman"/>
                <w:szCs w:val="20"/>
                <w:lang w:val="en-GB"/>
              </w:rPr>
              <w:fldChar w:fldCharType="end"/>
            </w:r>
            <w:r>
              <w:rPr>
                <w:rFonts w:ascii="Times New Roman" w:hAnsi="Times New Roman" w:cs="Times New Roman"/>
                <w:szCs w:val="20"/>
                <w:lang w:val="en-GB"/>
              </w:rPr>
              <w:t>O.S. No.      )</w:t>
            </w:r>
            <w:r>
              <w:rPr>
                <w:rFonts w:ascii="Times New Roman" w:hAnsi="Times New Roman" w:cs="Times New Roman"/>
                <w:szCs w:val="20"/>
                <w:lang w:val="en-GB"/>
              </w:rPr>
              <w:br/>
              <w:t>of 20   </w:t>
            </w:r>
            <w:proofErr w:type="gramStart"/>
            <w:r>
              <w:rPr>
                <w:rFonts w:ascii="Times New Roman" w:hAnsi="Times New Roman" w:cs="Times New Roman"/>
                <w:szCs w:val="20"/>
                <w:lang w:val="en-GB"/>
              </w:rPr>
              <w:t>  )</w:t>
            </w:r>
            <w:proofErr w:type="gramEnd"/>
          </w:p>
          <w:p w14:paraId="2B751534" w14:textId="77777777" w:rsidR="00892A9E" w:rsidRDefault="00892A9E">
            <w:pPr>
              <w:spacing w:before="60" w:after="60" w:line="240" w:lineRule="auto"/>
              <w:jc w:val="center"/>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GUID=cf65b7c0-904d-4575-a08c-7da8455833e7 </w:instrText>
            </w:r>
            <w:r>
              <w:rPr>
                <w:rFonts w:ascii="Times New Roman" w:hAnsi="Times New Roman" w:cs="Times New Roman"/>
                <w:szCs w:val="20"/>
                <w:lang w:val="en-GB"/>
              </w:rPr>
              <w:fldChar w:fldCharType="end"/>
            </w:r>
            <w:r>
              <w:rPr>
                <w:rFonts w:ascii="Times New Roman" w:hAnsi="Times New Roman" w:cs="Times New Roman"/>
                <w:szCs w:val="20"/>
                <w:lang w:val="en-GB"/>
              </w:rPr>
              <w:t>In the Matter of the Adoption of Children Act (Cap. 4)</w:t>
            </w:r>
          </w:p>
          <w:p w14:paraId="45BB43EE" w14:textId="77777777" w:rsidR="00892A9E" w:rsidRDefault="00892A9E">
            <w:pPr>
              <w:spacing w:before="60" w:after="60" w:line="240" w:lineRule="auto"/>
              <w:jc w:val="center"/>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GUID=c40fd804-7108-4fe1-9332-5c77ef417265 </w:instrText>
            </w:r>
            <w:r>
              <w:rPr>
                <w:rFonts w:ascii="Times New Roman" w:hAnsi="Times New Roman" w:cs="Times New Roman"/>
                <w:szCs w:val="20"/>
                <w:lang w:val="en-GB"/>
              </w:rPr>
              <w:fldChar w:fldCharType="end"/>
            </w:r>
            <w:r>
              <w:rPr>
                <w:rFonts w:ascii="Times New Roman" w:hAnsi="Times New Roman" w:cs="Times New Roman"/>
                <w:szCs w:val="20"/>
                <w:lang w:val="en-GB"/>
              </w:rPr>
              <w:t>And</w:t>
            </w:r>
          </w:p>
          <w:p w14:paraId="3C29EBB6" w14:textId="77777777" w:rsidR="00892A9E" w:rsidRDefault="00892A9E">
            <w:pPr>
              <w:spacing w:before="60" w:after="60" w:line="240" w:lineRule="auto"/>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GUID=0c0ed8c5-7606-45fe-8310-c22c8a967bc7 </w:instrText>
            </w:r>
            <w:r>
              <w:rPr>
                <w:rFonts w:ascii="Times New Roman" w:hAnsi="Times New Roman" w:cs="Times New Roman"/>
                <w:szCs w:val="20"/>
                <w:lang w:val="en-GB"/>
              </w:rPr>
              <w:fldChar w:fldCharType="end"/>
            </w:r>
            <w:r>
              <w:rPr>
                <w:rFonts w:ascii="Times New Roman" w:hAnsi="Times New Roman" w:cs="Times New Roman"/>
                <w:szCs w:val="20"/>
                <w:lang w:val="en-GB"/>
              </w:rPr>
              <w:t>In the Matter of               </w:t>
            </w:r>
            <w:proofErr w:type="gramStart"/>
            <w:r>
              <w:rPr>
                <w:rFonts w:ascii="Times New Roman" w:hAnsi="Times New Roman" w:cs="Times New Roman"/>
                <w:szCs w:val="20"/>
                <w:lang w:val="en-GB"/>
              </w:rPr>
              <w:t>   (</w:t>
            </w:r>
            <w:proofErr w:type="gramEnd"/>
            <w:r>
              <w:rPr>
                <w:rFonts w:ascii="Times New Roman" w:hAnsi="Times New Roman" w:cs="Times New Roman"/>
                <w:szCs w:val="20"/>
                <w:lang w:val="en-GB"/>
              </w:rPr>
              <w:t>to be called                  ), an infant.</w:t>
            </w:r>
          </w:p>
          <w:p w14:paraId="2F446E53" w14:textId="77777777" w:rsidR="00892A9E" w:rsidRDefault="00892A9E">
            <w:pPr>
              <w:spacing w:before="60" w:after="60" w:line="240" w:lineRule="auto"/>
              <w:ind w:left="940"/>
              <w:rPr>
                <w:rFonts w:ascii="Times New Roman" w:hAnsi="Times New Roman" w:cs="Times New Roman"/>
                <w:szCs w:val="20"/>
                <w:lang w:val="en-GB"/>
              </w:rPr>
            </w:pPr>
          </w:p>
          <w:p w14:paraId="6F492B62" w14:textId="77777777" w:rsidR="00892A9E" w:rsidRDefault="00892A9E">
            <w:pPr>
              <w:spacing w:before="60" w:after="60" w:line="240" w:lineRule="auto"/>
              <w:ind w:left="940"/>
              <w:rPr>
                <w:rFonts w:ascii="Times New Roman" w:hAnsi="Times New Roman" w:cs="Times New Roman"/>
                <w:szCs w:val="20"/>
                <w:lang w:val="en-GB"/>
              </w:rPr>
            </w:pPr>
            <w:r>
              <w:rPr>
                <w:rFonts w:ascii="Times New Roman" w:hAnsi="Times New Roman" w:cs="Times New Roman"/>
                <w:szCs w:val="20"/>
                <w:lang w:val="en-GB"/>
              </w:rPr>
              <w:t>The Applicant(s) apply for the following orders:</w:t>
            </w:r>
          </w:p>
          <w:p w14:paraId="65124882" w14:textId="77777777" w:rsidR="00892A9E" w:rsidRDefault="00892A9E">
            <w:pPr>
              <w:spacing w:before="60" w:after="60" w:line="240" w:lineRule="auto"/>
              <w:ind w:left="1880" w:hanging="533"/>
              <w:jc w:val="both"/>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GUID=a9b98bb1-473c-4714-9eb8-9fc33b7c4bd8 </w:instrText>
            </w:r>
            <w:r>
              <w:rPr>
                <w:rFonts w:ascii="Times New Roman" w:hAnsi="Times New Roman" w:cs="Times New Roman"/>
                <w:szCs w:val="20"/>
                <w:lang w:val="en-GB"/>
              </w:rPr>
              <w:fldChar w:fldCharType="end"/>
            </w:r>
            <w:r>
              <w:rPr>
                <w:rFonts w:ascii="Times New Roman" w:hAnsi="Times New Roman" w:cs="Times New Roman"/>
                <w:szCs w:val="20"/>
                <w:lang w:val="en-GB"/>
              </w:rPr>
              <w:t>(</w:t>
            </w:r>
            <w:r>
              <w:rPr>
                <w:rFonts w:ascii="Times New Roman" w:hAnsi="Times New Roman" w:cs="Times New Roman"/>
                <w:i/>
                <w:szCs w:val="20"/>
                <w:lang w:val="en-GB"/>
              </w:rPr>
              <w:t>a</w:t>
            </w:r>
            <w:r>
              <w:rPr>
                <w:rFonts w:ascii="Times New Roman" w:hAnsi="Times New Roman" w:cs="Times New Roman"/>
                <w:szCs w:val="20"/>
                <w:lang w:val="en-GB"/>
              </w:rPr>
              <w:t>)</w:t>
            </w:r>
            <w:r>
              <w:rPr>
                <w:rFonts w:ascii="Times New Roman" w:hAnsi="Times New Roman" w:cs="Times New Roman"/>
                <w:szCs w:val="20"/>
                <w:lang w:val="en-GB"/>
              </w:rPr>
              <w:tab/>
              <w:t>The Director</w:t>
            </w:r>
            <w:ins w:id="1" w:author="Aziziyah MD HAMBALI (FJCOURTS)" w:date="2020-04-24T16:11:00Z">
              <w:r>
                <w:rPr>
                  <w:rFonts w:ascii="Times New Roman" w:hAnsi="Times New Roman" w:cs="Times New Roman"/>
                  <w:szCs w:val="20"/>
                  <w:lang w:val="en-GB"/>
                </w:rPr>
                <w:t xml:space="preserve">-General </w:t>
              </w:r>
            </w:ins>
            <w:r>
              <w:rPr>
                <w:rFonts w:ascii="Times New Roman" w:hAnsi="Times New Roman" w:cs="Times New Roman"/>
                <w:szCs w:val="20"/>
                <w:lang w:val="en-GB"/>
              </w:rPr>
              <w:t xml:space="preserve">of Social Welfare be appointed as the guardian in adoption of the </w:t>
            </w:r>
            <w:proofErr w:type="gramStart"/>
            <w:r>
              <w:rPr>
                <w:rFonts w:ascii="Times New Roman" w:hAnsi="Times New Roman" w:cs="Times New Roman"/>
                <w:szCs w:val="20"/>
                <w:lang w:val="en-GB"/>
              </w:rPr>
              <w:t>infant,   </w:t>
            </w:r>
            <w:proofErr w:type="gramEnd"/>
            <w:r>
              <w:rPr>
                <w:rFonts w:ascii="Times New Roman" w:hAnsi="Times New Roman" w:cs="Times New Roman"/>
                <w:szCs w:val="20"/>
                <w:lang w:val="en-GB"/>
              </w:rPr>
              <w:t>               (original name of infant) to be called                  .</w:t>
            </w:r>
          </w:p>
          <w:p w14:paraId="09749173" w14:textId="77777777" w:rsidR="00892A9E" w:rsidRDefault="00892A9E">
            <w:pPr>
              <w:spacing w:before="60" w:after="60" w:line="240" w:lineRule="auto"/>
              <w:ind w:left="1880" w:hanging="533"/>
              <w:jc w:val="both"/>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GUID=b28b5bba-f747-4576-8cb2-347862882d25 </w:instrText>
            </w:r>
            <w:r>
              <w:rPr>
                <w:rFonts w:ascii="Times New Roman" w:hAnsi="Times New Roman" w:cs="Times New Roman"/>
                <w:szCs w:val="20"/>
                <w:lang w:val="en-GB"/>
              </w:rPr>
              <w:fldChar w:fldCharType="end"/>
            </w:r>
            <w:r>
              <w:rPr>
                <w:rFonts w:ascii="Times New Roman" w:hAnsi="Times New Roman" w:cs="Times New Roman"/>
                <w:szCs w:val="20"/>
                <w:lang w:val="en-GB"/>
              </w:rPr>
              <w:t>(</w:t>
            </w:r>
            <w:r>
              <w:rPr>
                <w:rFonts w:ascii="Times New Roman" w:hAnsi="Times New Roman" w:cs="Times New Roman"/>
                <w:i/>
                <w:szCs w:val="20"/>
                <w:lang w:val="en-GB"/>
              </w:rPr>
              <w:t>b</w:t>
            </w:r>
            <w:r>
              <w:rPr>
                <w:rFonts w:ascii="Times New Roman" w:hAnsi="Times New Roman" w:cs="Times New Roman"/>
                <w:szCs w:val="20"/>
                <w:lang w:val="en-GB"/>
              </w:rPr>
              <w:t>)</w:t>
            </w:r>
            <w:r>
              <w:rPr>
                <w:rFonts w:ascii="Times New Roman" w:hAnsi="Times New Roman" w:cs="Times New Roman"/>
                <w:szCs w:val="20"/>
                <w:lang w:val="en-GB"/>
              </w:rPr>
              <w:tab/>
              <w:t>The consent of the following persons be dispensed with:</w:t>
            </w:r>
          </w:p>
          <w:p w14:paraId="57FCA3AB" w14:textId="77777777" w:rsidR="00892A9E" w:rsidRDefault="00892A9E">
            <w:pPr>
              <w:spacing w:before="60" w:after="60" w:line="240" w:lineRule="auto"/>
              <w:ind w:left="1880" w:hanging="533"/>
              <w:jc w:val="both"/>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GUID=cfdcad0d-c07a-4e33-9c16-183caa9067ef </w:instrText>
            </w:r>
            <w:r>
              <w:rPr>
                <w:rFonts w:ascii="Times New Roman" w:hAnsi="Times New Roman" w:cs="Times New Roman"/>
                <w:szCs w:val="20"/>
                <w:lang w:val="en-GB"/>
              </w:rPr>
              <w:fldChar w:fldCharType="end"/>
            </w:r>
            <w:r>
              <w:rPr>
                <w:rFonts w:ascii="Times New Roman" w:hAnsi="Times New Roman" w:cs="Times New Roman"/>
                <w:szCs w:val="20"/>
                <w:lang w:val="en-GB"/>
              </w:rPr>
              <w:t>(</w:t>
            </w:r>
            <w:r>
              <w:rPr>
                <w:rFonts w:ascii="Times New Roman" w:hAnsi="Times New Roman" w:cs="Times New Roman"/>
                <w:i/>
                <w:szCs w:val="20"/>
                <w:lang w:val="en-GB"/>
              </w:rPr>
              <w:t>c</w:t>
            </w:r>
            <w:r>
              <w:rPr>
                <w:rFonts w:ascii="Times New Roman" w:hAnsi="Times New Roman" w:cs="Times New Roman"/>
                <w:szCs w:val="20"/>
                <w:lang w:val="en-GB"/>
              </w:rPr>
              <w:t>)</w:t>
            </w:r>
            <w:r>
              <w:rPr>
                <w:rFonts w:ascii="Times New Roman" w:hAnsi="Times New Roman" w:cs="Times New Roman"/>
                <w:szCs w:val="20"/>
                <w:lang w:val="en-GB"/>
              </w:rPr>
              <w:tab/>
              <w:t>The service of the Originating Summons, Notice to Hear Originating Summons and all subsequent documents filed in these proceedings on the following persons be dispensed with:</w:t>
            </w:r>
          </w:p>
        </w:tc>
      </w:tr>
      <w:tr w:rsidR="00892A9E" w14:paraId="3F5E1637" w14:textId="77777777" w:rsidTr="00892A9E">
        <w:trPr>
          <w:divId w:val="2116439976"/>
          <w:cantSplit/>
          <w:jc w:val="center"/>
        </w:trPr>
        <w:tc>
          <w:tcPr>
            <w:tcW w:w="8505" w:type="dxa"/>
            <w:gridSpan w:val="6"/>
          </w:tcPr>
          <w:p w14:paraId="69412C15" w14:textId="77777777" w:rsidR="00892A9E" w:rsidRDefault="00892A9E">
            <w:pPr>
              <w:spacing w:before="60" w:after="60" w:line="240" w:lineRule="auto"/>
              <w:ind w:left="1880" w:hanging="533"/>
              <w:jc w:val="both"/>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GUID=46908977-f457-4950-a75e-e2e4d6f1e224 </w:instrText>
            </w:r>
            <w:r>
              <w:rPr>
                <w:rFonts w:ascii="Times New Roman" w:hAnsi="Times New Roman" w:cs="Times New Roman"/>
                <w:szCs w:val="20"/>
                <w:lang w:val="en-GB"/>
              </w:rPr>
              <w:fldChar w:fldCharType="end"/>
            </w:r>
            <w:r>
              <w:rPr>
                <w:rFonts w:ascii="Times New Roman" w:hAnsi="Times New Roman" w:cs="Times New Roman"/>
                <w:szCs w:val="20"/>
                <w:lang w:val="en-GB"/>
              </w:rPr>
              <w:t>(</w:t>
            </w:r>
            <w:r>
              <w:rPr>
                <w:rFonts w:ascii="Times New Roman" w:hAnsi="Times New Roman" w:cs="Times New Roman"/>
                <w:i/>
                <w:szCs w:val="20"/>
                <w:lang w:val="en-GB"/>
              </w:rPr>
              <w:t>d</w:t>
            </w:r>
            <w:r>
              <w:rPr>
                <w:rFonts w:ascii="Times New Roman" w:hAnsi="Times New Roman" w:cs="Times New Roman"/>
                <w:szCs w:val="20"/>
                <w:lang w:val="en-GB"/>
              </w:rPr>
              <w:t>)</w:t>
            </w:r>
            <w:r>
              <w:rPr>
                <w:rFonts w:ascii="Times New Roman" w:hAnsi="Times New Roman" w:cs="Times New Roman"/>
                <w:szCs w:val="20"/>
                <w:lang w:val="en-GB"/>
              </w:rPr>
              <w:tab/>
              <w:t>[</w:t>
            </w:r>
            <w:r>
              <w:rPr>
                <w:rFonts w:ascii="Times New Roman" w:hAnsi="Times New Roman" w:cs="Times New Roman"/>
                <w:i/>
                <w:szCs w:val="20"/>
                <w:lang w:val="en-GB"/>
              </w:rPr>
              <w:t>Where the child is born in Singapore</w:t>
            </w:r>
            <w:r>
              <w:rPr>
                <w:rFonts w:ascii="Times New Roman" w:hAnsi="Times New Roman" w:cs="Times New Roman"/>
                <w:szCs w:val="20"/>
                <w:lang w:val="en-GB"/>
              </w:rPr>
              <w:t>]</w:t>
            </w:r>
          </w:p>
          <w:p w14:paraId="044514F3" w14:textId="77777777" w:rsidR="00892A9E" w:rsidRDefault="00892A9E">
            <w:pPr>
              <w:spacing w:before="60" w:after="60" w:line="240" w:lineRule="auto"/>
              <w:ind w:left="1880" w:hanging="533"/>
              <w:jc w:val="both"/>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GUID=253c411d-85a9-4e04-86b0-e78d7edab54e </w:instrText>
            </w:r>
            <w:r>
              <w:rPr>
                <w:rFonts w:ascii="Times New Roman" w:hAnsi="Times New Roman" w:cs="Times New Roman"/>
                <w:szCs w:val="20"/>
                <w:lang w:val="en-GB"/>
              </w:rPr>
              <w:fldChar w:fldCharType="end"/>
            </w:r>
            <w:r>
              <w:rPr>
                <w:rFonts w:ascii="Times New Roman" w:hAnsi="Times New Roman" w:cs="Times New Roman"/>
                <w:szCs w:val="20"/>
                <w:lang w:val="en-GB"/>
              </w:rPr>
              <w:tab/>
              <w:t xml:space="preserve">The applicant(s) be authorised to adopt the said </w:t>
            </w:r>
            <w:proofErr w:type="gramStart"/>
            <w:r>
              <w:rPr>
                <w:rFonts w:ascii="Times New Roman" w:hAnsi="Times New Roman" w:cs="Times New Roman"/>
                <w:szCs w:val="20"/>
                <w:lang w:val="en-GB"/>
              </w:rPr>
              <w:t>infant,   </w:t>
            </w:r>
            <w:proofErr w:type="gramEnd"/>
            <w:r>
              <w:rPr>
                <w:rFonts w:ascii="Times New Roman" w:hAnsi="Times New Roman" w:cs="Times New Roman"/>
                <w:szCs w:val="20"/>
                <w:lang w:val="en-GB"/>
              </w:rPr>
              <w:t>              </w:t>
            </w:r>
            <w:r>
              <w:rPr>
                <w:rFonts w:ascii="Times New Roman" w:hAnsi="Times New Roman" w:cs="Times New Roman"/>
                <w:szCs w:val="20"/>
                <w:lang w:val="en-GB"/>
              </w:rPr>
              <w:br/>
              <w:t>(original name of infant) to be called                  born on                   , which date is identical with the entry numbered                  and made on                      in the Register of Births for the Republic of Singapore.</w:t>
            </w:r>
          </w:p>
          <w:p w14:paraId="6941504B" w14:textId="77777777" w:rsidR="00892A9E" w:rsidRDefault="00892A9E">
            <w:pPr>
              <w:spacing w:before="60" w:after="60" w:line="240" w:lineRule="auto"/>
              <w:ind w:left="1880" w:hanging="533"/>
              <w:jc w:val="both"/>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GUID=062b6bd7-7f8f-485e-9615-c4488c77e18d </w:instrText>
            </w:r>
            <w:r>
              <w:rPr>
                <w:rFonts w:ascii="Times New Roman" w:hAnsi="Times New Roman" w:cs="Times New Roman"/>
                <w:szCs w:val="20"/>
                <w:lang w:val="en-GB"/>
              </w:rPr>
              <w:fldChar w:fldCharType="end"/>
            </w:r>
            <w:r>
              <w:rPr>
                <w:rFonts w:ascii="Times New Roman" w:hAnsi="Times New Roman" w:cs="Times New Roman"/>
                <w:szCs w:val="20"/>
                <w:lang w:val="en-GB"/>
              </w:rPr>
              <w:tab/>
              <w:t>[</w:t>
            </w:r>
            <w:r>
              <w:rPr>
                <w:rFonts w:ascii="Times New Roman" w:hAnsi="Times New Roman" w:cs="Times New Roman"/>
                <w:i/>
                <w:szCs w:val="20"/>
                <w:lang w:val="en-GB"/>
              </w:rPr>
              <w:t>Where the child is born outside Singapore</w:t>
            </w:r>
            <w:r>
              <w:rPr>
                <w:rFonts w:ascii="Times New Roman" w:hAnsi="Times New Roman" w:cs="Times New Roman"/>
                <w:szCs w:val="20"/>
                <w:lang w:val="en-GB"/>
              </w:rPr>
              <w:t>]</w:t>
            </w:r>
          </w:p>
          <w:p w14:paraId="09B238EC" w14:textId="77777777" w:rsidR="00892A9E" w:rsidRDefault="00892A9E">
            <w:pPr>
              <w:spacing w:before="60" w:after="60" w:line="240" w:lineRule="auto"/>
              <w:ind w:left="1880" w:hanging="533"/>
              <w:jc w:val="both"/>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GUID=88bd7b6c-5de8-4b28-ace9-b044cb247fc5 </w:instrText>
            </w:r>
            <w:r>
              <w:rPr>
                <w:rFonts w:ascii="Times New Roman" w:hAnsi="Times New Roman" w:cs="Times New Roman"/>
                <w:szCs w:val="20"/>
                <w:lang w:val="en-GB"/>
              </w:rPr>
              <w:fldChar w:fldCharType="end"/>
            </w:r>
            <w:r>
              <w:rPr>
                <w:rFonts w:ascii="Times New Roman" w:hAnsi="Times New Roman" w:cs="Times New Roman"/>
                <w:szCs w:val="20"/>
                <w:lang w:val="en-GB"/>
              </w:rPr>
              <w:tab/>
              <w:t xml:space="preserve">The applicant(s) be authorised to adopt the </w:t>
            </w:r>
            <w:proofErr w:type="gramStart"/>
            <w:r>
              <w:rPr>
                <w:rFonts w:ascii="Times New Roman" w:hAnsi="Times New Roman" w:cs="Times New Roman"/>
                <w:szCs w:val="20"/>
                <w:lang w:val="en-GB"/>
              </w:rPr>
              <w:t>infant,   </w:t>
            </w:r>
            <w:proofErr w:type="gramEnd"/>
            <w:r>
              <w:rPr>
                <w:rFonts w:ascii="Times New Roman" w:hAnsi="Times New Roman" w:cs="Times New Roman"/>
                <w:szCs w:val="20"/>
                <w:lang w:val="en-GB"/>
              </w:rPr>
              <w:t>                  (original name of infant) to be called                     born on                     .</w:t>
            </w:r>
          </w:p>
          <w:p w14:paraId="153E69E3" w14:textId="77777777" w:rsidR="00892A9E" w:rsidRDefault="00892A9E">
            <w:pPr>
              <w:spacing w:before="60" w:after="60" w:line="240" w:lineRule="auto"/>
              <w:ind w:left="1880" w:hanging="533"/>
              <w:jc w:val="both"/>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GUID=f57ef4ef-1057-4b09-9677-6da52fce3dc2 </w:instrText>
            </w:r>
            <w:r>
              <w:rPr>
                <w:rFonts w:ascii="Times New Roman" w:hAnsi="Times New Roman" w:cs="Times New Roman"/>
                <w:szCs w:val="20"/>
                <w:lang w:val="en-GB"/>
              </w:rPr>
              <w:fldChar w:fldCharType="end"/>
            </w:r>
            <w:r>
              <w:rPr>
                <w:rFonts w:ascii="Times New Roman" w:hAnsi="Times New Roman" w:cs="Times New Roman"/>
                <w:szCs w:val="20"/>
                <w:lang w:val="en-GB"/>
              </w:rPr>
              <w:t>(</w:t>
            </w:r>
            <w:r>
              <w:rPr>
                <w:rFonts w:ascii="Times New Roman" w:hAnsi="Times New Roman" w:cs="Times New Roman"/>
                <w:i/>
                <w:szCs w:val="20"/>
                <w:lang w:val="en-GB"/>
              </w:rPr>
              <w:t>e</w:t>
            </w:r>
            <w:r>
              <w:rPr>
                <w:rFonts w:ascii="Times New Roman" w:hAnsi="Times New Roman" w:cs="Times New Roman"/>
                <w:szCs w:val="20"/>
                <w:lang w:val="en-GB"/>
              </w:rPr>
              <w:t>)</w:t>
            </w:r>
            <w:r>
              <w:rPr>
                <w:rFonts w:ascii="Times New Roman" w:hAnsi="Times New Roman" w:cs="Times New Roman"/>
                <w:szCs w:val="20"/>
                <w:lang w:val="en-GB"/>
              </w:rPr>
              <w:tab/>
              <w:t>The applicant(s) pay(s) the cost of these proceedings to the Director</w:t>
            </w:r>
            <w:ins w:id="2" w:author="Aziziyah MD HAMBALI (FJCOURTS)" w:date="2020-04-24T16:11:00Z">
              <w:r>
                <w:rPr>
                  <w:rFonts w:ascii="Times New Roman" w:hAnsi="Times New Roman" w:cs="Times New Roman"/>
                  <w:szCs w:val="20"/>
                  <w:lang w:val="en-GB"/>
                </w:rPr>
                <w:t xml:space="preserve">-General </w:t>
              </w:r>
            </w:ins>
            <w:r>
              <w:rPr>
                <w:rFonts w:ascii="Times New Roman" w:hAnsi="Times New Roman" w:cs="Times New Roman"/>
                <w:szCs w:val="20"/>
                <w:lang w:val="en-GB"/>
              </w:rPr>
              <w:t>of Social Welfare.</w:t>
            </w:r>
          </w:p>
          <w:p w14:paraId="1670ED21" w14:textId="77777777" w:rsidR="00892A9E" w:rsidRDefault="00892A9E">
            <w:pPr>
              <w:spacing w:before="60" w:after="60" w:line="240" w:lineRule="auto"/>
              <w:ind w:left="1880" w:hanging="533"/>
              <w:jc w:val="both"/>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GUID=ebae03bf-9a10-497b-98ab-5ba0289be6ac </w:instrText>
            </w:r>
            <w:r>
              <w:rPr>
                <w:rFonts w:ascii="Times New Roman" w:hAnsi="Times New Roman" w:cs="Times New Roman"/>
                <w:szCs w:val="20"/>
                <w:lang w:val="en-GB"/>
              </w:rPr>
              <w:fldChar w:fldCharType="end"/>
            </w:r>
            <w:r>
              <w:rPr>
                <w:rFonts w:ascii="Times New Roman" w:hAnsi="Times New Roman" w:cs="Times New Roman"/>
                <w:szCs w:val="20"/>
                <w:lang w:val="en-GB"/>
              </w:rPr>
              <w:t>(</w:t>
            </w:r>
            <w:r>
              <w:rPr>
                <w:rFonts w:ascii="Times New Roman" w:hAnsi="Times New Roman" w:cs="Times New Roman"/>
                <w:i/>
                <w:szCs w:val="20"/>
                <w:lang w:val="en-GB"/>
              </w:rPr>
              <w:t>f</w:t>
            </w:r>
            <w:r>
              <w:rPr>
                <w:rFonts w:ascii="Times New Roman" w:hAnsi="Times New Roman" w:cs="Times New Roman"/>
                <w:szCs w:val="20"/>
                <w:lang w:val="en-GB"/>
              </w:rPr>
              <w:t>)</w:t>
            </w:r>
            <w:r>
              <w:rPr>
                <w:rFonts w:ascii="Times New Roman" w:hAnsi="Times New Roman" w:cs="Times New Roman"/>
                <w:szCs w:val="20"/>
                <w:lang w:val="en-GB"/>
              </w:rPr>
              <w:tab/>
              <w:t xml:space="preserve">(To specify if any other orders sought.) </w:t>
            </w:r>
          </w:p>
          <w:p w14:paraId="0545BF4B" w14:textId="77777777" w:rsidR="00892A9E" w:rsidRDefault="00892A9E">
            <w:pPr>
              <w:spacing w:before="60" w:after="60" w:line="240" w:lineRule="auto"/>
              <w:ind w:left="1880" w:hanging="533"/>
              <w:jc w:val="both"/>
              <w:rPr>
                <w:rFonts w:ascii="Times New Roman" w:hAnsi="Times New Roman" w:cs="Times New Roman"/>
                <w:szCs w:val="20"/>
                <w:lang w:val="en-GB"/>
              </w:rPr>
            </w:pPr>
          </w:p>
          <w:p w14:paraId="5FC84B7A" w14:textId="77777777" w:rsidR="00892A9E" w:rsidRDefault="00892A9E">
            <w:pPr>
              <w:spacing w:before="60" w:after="60" w:line="240" w:lineRule="auto"/>
              <w:ind w:left="940"/>
              <w:jc w:val="both"/>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GUID=8b6ab1b4-59f2-40f1-a51c-d64076cc195e </w:instrText>
            </w:r>
            <w:r>
              <w:rPr>
                <w:rFonts w:ascii="Times New Roman" w:hAnsi="Times New Roman" w:cs="Times New Roman"/>
                <w:szCs w:val="20"/>
                <w:lang w:val="en-GB"/>
              </w:rPr>
              <w:fldChar w:fldCharType="end"/>
            </w:r>
            <w:r>
              <w:rPr>
                <w:rFonts w:ascii="Times New Roman" w:hAnsi="Times New Roman" w:cs="Times New Roman"/>
                <w:szCs w:val="20"/>
                <w:lang w:val="en-GB"/>
              </w:rPr>
              <w:t>3.</w:t>
            </w:r>
            <w:r>
              <w:rPr>
                <w:rFonts w:ascii="Times New Roman" w:hAnsi="Times New Roman" w:cs="Times New Roman"/>
                <w:szCs w:val="20"/>
                <w:lang w:val="en-GB"/>
              </w:rPr>
              <w:tab/>
              <w:t>A copy of the affidavit and Adoption Statement in support of this application is filed together with the Originating Summons.</w:t>
            </w:r>
          </w:p>
          <w:p w14:paraId="2204801B" w14:textId="77777777" w:rsidR="00892A9E" w:rsidRDefault="00892A9E">
            <w:pPr>
              <w:spacing w:before="120" w:after="0" w:line="240" w:lineRule="auto"/>
              <w:ind w:left="920"/>
              <w:jc w:val="both"/>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GUID=ad1eaa33-2b1c-4a8e-aeb4-89af7013ec41 </w:instrText>
            </w:r>
            <w:r>
              <w:rPr>
                <w:rFonts w:ascii="Times New Roman" w:hAnsi="Times New Roman" w:cs="Times New Roman"/>
                <w:szCs w:val="20"/>
                <w:lang w:val="en-GB"/>
              </w:rPr>
              <w:fldChar w:fldCharType="end"/>
            </w:r>
            <w:r>
              <w:rPr>
                <w:rFonts w:ascii="Times New Roman" w:hAnsi="Times New Roman" w:cs="Times New Roman"/>
                <w:szCs w:val="20"/>
                <w:lang w:val="en-GB"/>
              </w:rPr>
              <w:t>Signed:</w:t>
            </w:r>
          </w:p>
          <w:p w14:paraId="21B35E28" w14:textId="77777777" w:rsidR="00892A9E" w:rsidRDefault="00892A9E">
            <w:pPr>
              <w:spacing w:before="120" w:after="0" w:line="240" w:lineRule="auto"/>
              <w:ind w:left="920"/>
              <w:jc w:val="both"/>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GUID=cd4eb5c3-b308-427a-bf24-ddb646969f8b </w:instrText>
            </w:r>
            <w:r>
              <w:rPr>
                <w:rFonts w:ascii="Times New Roman" w:hAnsi="Times New Roman" w:cs="Times New Roman"/>
                <w:szCs w:val="20"/>
                <w:lang w:val="en-GB"/>
              </w:rPr>
              <w:fldChar w:fldCharType="end"/>
            </w:r>
            <w:r>
              <w:rPr>
                <w:rFonts w:ascii="Times New Roman" w:hAnsi="Times New Roman" w:cs="Times New Roman"/>
                <w:szCs w:val="20"/>
                <w:lang w:val="en-GB"/>
              </w:rPr>
              <w:t>Registrar:</w:t>
            </w:r>
          </w:p>
          <w:p w14:paraId="792FEFE8" w14:textId="77777777" w:rsidR="00892A9E" w:rsidRDefault="00892A9E">
            <w:pPr>
              <w:spacing w:before="120" w:after="0" w:line="240" w:lineRule="auto"/>
              <w:ind w:left="920"/>
              <w:jc w:val="both"/>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GUID=cf0e177a-e8da-4ba5-9654-ab277c956ed9 </w:instrText>
            </w:r>
            <w:r>
              <w:rPr>
                <w:rFonts w:ascii="Times New Roman" w:hAnsi="Times New Roman" w:cs="Times New Roman"/>
                <w:szCs w:val="20"/>
                <w:lang w:val="en-GB"/>
              </w:rPr>
              <w:fldChar w:fldCharType="end"/>
            </w:r>
            <w:r>
              <w:rPr>
                <w:rFonts w:ascii="Times New Roman" w:hAnsi="Times New Roman" w:cs="Times New Roman"/>
                <w:szCs w:val="20"/>
                <w:lang w:val="en-GB"/>
              </w:rPr>
              <w:t>Date:</w:t>
            </w:r>
          </w:p>
          <w:p w14:paraId="3F138D25" w14:textId="77777777" w:rsidR="00892A9E" w:rsidRDefault="00892A9E">
            <w:pPr>
              <w:spacing w:before="120" w:after="0" w:line="240" w:lineRule="auto"/>
              <w:ind w:firstLine="500"/>
              <w:jc w:val="both"/>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GUID=514d6dce-09bb-40a0-afc9-e73fed0529e6 </w:instrText>
            </w:r>
            <w:r>
              <w:rPr>
                <w:rFonts w:ascii="Times New Roman" w:hAnsi="Times New Roman" w:cs="Times New Roman"/>
                <w:szCs w:val="20"/>
                <w:lang w:val="en-GB"/>
              </w:rPr>
              <w:fldChar w:fldCharType="end"/>
            </w:r>
            <w:r>
              <w:rPr>
                <w:rFonts w:ascii="Times New Roman" w:hAnsi="Times New Roman" w:cs="Times New Roman"/>
                <w:szCs w:val="20"/>
                <w:lang w:val="en-GB"/>
              </w:rPr>
              <w:t>*This summons is taken out by                   </w:t>
            </w:r>
            <w:proofErr w:type="gramStart"/>
            <w:r>
              <w:rPr>
                <w:rFonts w:ascii="Times New Roman" w:hAnsi="Times New Roman" w:cs="Times New Roman"/>
                <w:szCs w:val="20"/>
                <w:lang w:val="en-GB"/>
              </w:rPr>
              <w:t>  ,</w:t>
            </w:r>
            <w:proofErr w:type="gramEnd"/>
            <w:r>
              <w:rPr>
                <w:rFonts w:ascii="Times New Roman" w:hAnsi="Times New Roman" w:cs="Times New Roman"/>
                <w:szCs w:val="20"/>
                <w:lang w:val="en-GB"/>
              </w:rPr>
              <w:t xml:space="preserve"> solicitor for the abovenamed applicants whose address is                      .</w:t>
            </w:r>
          </w:p>
          <w:p w14:paraId="6C1A93A3" w14:textId="77777777" w:rsidR="00892A9E" w:rsidRDefault="00892A9E">
            <w:pPr>
              <w:spacing w:before="120" w:after="0" w:line="240" w:lineRule="auto"/>
              <w:ind w:firstLine="500"/>
              <w:jc w:val="both"/>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GUID=278b35cf-6bd5-409d-8714-65a092b94b16 </w:instrText>
            </w:r>
            <w:r>
              <w:rPr>
                <w:rFonts w:ascii="Times New Roman" w:hAnsi="Times New Roman" w:cs="Times New Roman"/>
                <w:szCs w:val="20"/>
                <w:lang w:val="en-GB"/>
              </w:rPr>
              <w:fldChar w:fldCharType="end"/>
            </w:r>
            <w:r>
              <w:rPr>
                <w:rFonts w:ascii="Times New Roman" w:hAnsi="Times New Roman" w:cs="Times New Roman"/>
                <w:i/>
                <w:szCs w:val="20"/>
                <w:lang w:val="en-GB"/>
              </w:rPr>
              <w:t>[If applicant is unrepresented]</w:t>
            </w:r>
          </w:p>
          <w:p w14:paraId="529ED431" w14:textId="77777777" w:rsidR="00892A9E" w:rsidRDefault="00892A9E">
            <w:pPr>
              <w:spacing w:before="120" w:after="0" w:line="240" w:lineRule="auto"/>
              <w:ind w:firstLine="500"/>
              <w:jc w:val="both"/>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GUID=11cf39e8-6f4d-40f6-97de-90a6f5427fe6 </w:instrText>
            </w:r>
            <w:r>
              <w:rPr>
                <w:rFonts w:ascii="Times New Roman" w:hAnsi="Times New Roman" w:cs="Times New Roman"/>
                <w:szCs w:val="20"/>
                <w:lang w:val="en-GB"/>
              </w:rPr>
              <w:fldChar w:fldCharType="end"/>
            </w:r>
            <w:r>
              <w:rPr>
                <w:rFonts w:ascii="Times New Roman" w:hAnsi="Times New Roman" w:cs="Times New Roman"/>
                <w:szCs w:val="20"/>
                <w:lang w:val="en-GB"/>
              </w:rPr>
              <w:t>*This summons is taken out by the abovenamed applicant who resides at                   </w:t>
            </w:r>
            <w:proofErr w:type="gramStart"/>
            <w:r>
              <w:rPr>
                <w:rFonts w:ascii="Times New Roman" w:hAnsi="Times New Roman" w:cs="Times New Roman"/>
                <w:szCs w:val="20"/>
                <w:lang w:val="en-GB"/>
              </w:rPr>
              <w:t>   </w:t>
            </w:r>
            <w:r>
              <w:rPr>
                <w:rFonts w:ascii="Times New Roman" w:hAnsi="Times New Roman" w:cs="Times New Roman"/>
                <w:i/>
                <w:szCs w:val="20"/>
                <w:lang w:val="en-GB"/>
              </w:rPr>
              <w:t>[</w:t>
            </w:r>
            <w:proofErr w:type="gramEnd"/>
            <w:r>
              <w:rPr>
                <w:rFonts w:ascii="Times New Roman" w:hAnsi="Times New Roman" w:cs="Times New Roman"/>
                <w:i/>
                <w:szCs w:val="20"/>
                <w:lang w:val="en-GB"/>
              </w:rPr>
              <w:t>and if applicant does not reside within the jurisdiction]</w:t>
            </w:r>
            <w:r>
              <w:rPr>
                <w:rFonts w:ascii="Times New Roman" w:hAnsi="Times New Roman" w:cs="Times New Roman"/>
                <w:szCs w:val="20"/>
                <w:lang w:val="en-GB"/>
              </w:rPr>
              <w:t xml:space="preserve"> and whose address for service is (to state address in Singapore).</w:t>
            </w:r>
          </w:p>
          <w:p w14:paraId="323F3EEF" w14:textId="77777777" w:rsidR="00892A9E" w:rsidRDefault="00892A9E">
            <w:pPr>
              <w:spacing w:before="60" w:after="60" w:line="240" w:lineRule="auto"/>
              <w:ind w:left="1880" w:hanging="533"/>
              <w:jc w:val="both"/>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GUID=48ce7d03-3462-44ad-8137-071cf8c22331 </w:instrText>
            </w:r>
            <w:r>
              <w:rPr>
                <w:rFonts w:ascii="Times New Roman" w:hAnsi="Times New Roman" w:cs="Times New Roman"/>
                <w:szCs w:val="20"/>
                <w:lang w:val="en-GB"/>
              </w:rPr>
              <w:fldChar w:fldCharType="end"/>
            </w:r>
            <w:r>
              <w:rPr>
                <w:rFonts w:ascii="Times New Roman" w:hAnsi="Times New Roman" w:cs="Times New Roman"/>
                <w:szCs w:val="20"/>
                <w:lang w:val="en-GB"/>
              </w:rPr>
              <w:t>(*Delete as appropriate)</w:t>
            </w:r>
          </w:p>
        </w:tc>
      </w:tr>
      <w:tr w:rsidR="00892A9E" w14:paraId="327440F3" w14:textId="77777777" w:rsidTr="00892A9E">
        <w:trPr>
          <w:divId w:val="2116439976"/>
          <w:cantSplit/>
          <w:jc w:val="center"/>
        </w:trPr>
        <w:tc>
          <w:tcPr>
            <w:tcW w:w="8505" w:type="dxa"/>
            <w:gridSpan w:val="6"/>
          </w:tcPr>
          <w:p w14:paraId="17870916" w14:textId="77777777" w:rsidR="00892A9E" w:rsidRDefault="00892A9E">
            <w:pPr>
              <w:spacing w:before="60" w:after="60" w:line="240" w:lineRule="auto"/>
              <w:rPr>
                <w:rFonts w:ascii="Times New Roman" w:hAnsi="Times New Roman" w:cs="Times New Roman"/>
                <w:szCs w:val="20"/>
                <w:lang w:val="en-GB"/>
              </w:rPr>
            </w:pPr>
          </w:p>
        </w:tc>
      </w:tr>
      <w:tr w:rsidR="006F2CA2" w:rsidRPr="006F2CA2" w14:paraId="2FF45C16" w14:textId="77777777" w:rsidTr="00892A9E">
        <w:trPr>
          <w:gridAfter w:val="2"/>
          <w:divId w:val="2116439976"/>
          <w:wAfter w:w="1249" w:type="dxa"/>
          <w:cantSplit/>
          <w:jc w:val="center"/>
        </w:trPr>
        <w:tc>
          <w:tcPr>
            <w:tcW w:w="7256" w:type="dxa"/>
            <w:gridSpan w:val="4"/>
          </w:tcPr>
          <w:p w14:paraId="278838B6" w14:textId="2C140F5E" w:rsidR="006F2CA2" w:rsidRPr="006F2CA2" w:rsidRDefault="006F2CA2" w:rsidP="00892A9E">
            <w:pPr>
              <w:spacing w:before="60" w:after="60" w:line="240" w:lineRule="auto"/>
              <w:rPr>
                <w:rFonts w:ascii="Times New Roman" w:hAnsi="Times New Roman" w:cs="Times New Roman"/>
                <w:sz w:val="22"/>
                <w:szCs w:val="20"/>
                <w:lang w:val="en-GB" w:eastAsia="en-US"/>
              </w:rPr>
            </w:pPr>
          </w:p>
        </w:tc>
      </w:tr>
      <w:tr w:rsidR="006F2CA2" w:rsidRPr="006F2CA2" w14:paraId="4695FBE8" w14:textId="77777777" w:rsidTr="00892A9E">
        <w:trPr>
          <w:gridAfter w:val="2"/>
          <w:divId w:val="2116439976"/>
          <w:wAfter w:w="1249" w:type="dxa"/>
          <w:cantSplit/>
          <w:jc w:val="center"/>
        </w:trPr>
        <w:tc>
          <w:tcPr>
            <w:tcW w:w="1226" w:type="dxa"/>
            <w:gridSpan w:val="2"/>
          </w:tcPr>
          <w:p w14:paraId="4C7D8ACA" w14:textId="2639BAC4" w:rsidR="006F2CA2" w:rsidRPr="006F2CA2" w:rsidRDefault="006F2CA2" w:rsidP="006F2CA2">
            <w:pPr>
              <w:spacing w:before="60" w:after="60" w:line="240" w:lineRule="auto"/>
              <w:rPr>
                <w:rFonts w:ascii="Times New Roman" w:hAnsi="Times New Roman" w:cs="Times New Roman"/>
                <w:sz w:val="18"/>
                <w:szCs w:val="18"/>
                <w:lang w:val="en-GB" w:eastAsia="en-US"/>
              </w:rPr>
            </w:pPr>
          </w:p>
        </w:tc>
        <w:tc>
          <w:tcPr>
            <w:tcW w:w="4873" w:type="dxa"/>
          </w:tcPr>
          <w:p w14:paraId="12266C65" w14:textId="0E066412"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tc>
        <w:tc>
          <w:tcPr>
            <w:tcW w:w="1157" w:type="dxa"/>
          </w:tcPr>
          <w:p w14:paraId="671909B3" w14:textId="189E5A99"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tc>
      </w:tr>
      <w:tr w:rsidR="006F2CA2" w:rsidRPr="006F2CA2" w14:paraId="06CF56A4" w14:textId="77777777" w:rsidTr="00892A9E">
        <w:trPr>
          <w:gridAfter w:val="2"/>
          <w:divId w:val="2116439976"/>
          <w:wAfter w:w="1249" w:type="dxa"/>
          <w:cantSplit/>
          <w:jc w:val="center"/>
        </w:trPr>
        <w:tc>
          <w:tcPr>
            <w:tcW w:w="7256" w:type="dxa"/>
            <w:gridSpan w:val="4"/>
          </w:tcPr>
          <w:p w14:paraId="0FAD4F7E" w14:textId="0FBEBBD6" w:rsidR="006F2CA2" w:rsidRPr="006F2CA2" w:rsidRDefault="006F2CA2" w:rsidP="006F2CA2">
            <w:pPr>
              <w:spacing w:before="60" w:after="60" w:line="240" w:lineRule="auto"/>
              <w:ind w:left="1880" w:hanging="533"/>
              <w:jc w:val="both"/>
              <w:rPr>
                <w:rFonts w:ascii="Times New Roman" w:hAnsi="Times New Roman" w:cs="Times New Roman"/>
                <w:sz w:val="22"/>
                <w:szCs w:val="20"/>
                <w:lang w:val="en-GB" w:eastAsia="en-US"/>
              </w:rPr>
            </w:pPr>
          </w:p>
        </w:tc>
      </w:tr>
      <w:tr w:rsidR="006F2CA2" w:rsidRPr="006F2CA2" w14:paraId="4295DE0F" w14:textId="77777777" w:rsidTr="00892A9E">
        <w:trPr>
          <w:gridAfter w:val="2"/>
          <w:divId w:val="2116439976"/>
          <w:wAfter w:w="1249" w:type="dxa"/>
          <w:cantSplit/>
          <w:jc w:val="center"/>
        </w:trPr>
        <w:tc>
          <w:tcPr>
            <w:tcW w:w="7256" w:type="dxa"/>
            <w:gridSpan w:val="4"/>
          </w:tcPr>
          <w:p w14:paraId="7A44F5C7" w14:textId="77777777" w:rsidR="006F2CA2" w:rsidRPr="006F2CA2" w:rsidRDefault="006F2CA2" w:rsidP="00892A9E">
            <w:pPr>
              <w:spacing w:before="60" w:after="60" w:line="240" w:lineRule="auto"/>
              <w:jc w:val="both"/>
              <w:rPr>
                <w:rFonts w:ascii="Times New Roman" w:hAnsi="Times New Roman" w:cs="Times New Roman"/>
                <w:sz w:val="22"/>
                <w:szCs w:val="20"/>
                <w:lang w:val="en-GB" w:eastAsia="en-US"/>
              </w:rPr>
            </w:pPr>
          </w:p>
        </w:tc>
      </w:tr>
      <w:tr w:rsidR="006F2CA2" w:rsidRPr="006F2CA2" w14:paraId="220F9D3B" w14:textId="77777777" w:rsidTr="00892A9E">
        <w:trPr>
          <w:gridAfter w:val="2"/>
          <w:divId w:val="2116439976"/>
          <w:wAfter w:w="1249" w:type="dxa"/>
          <w:cantSplit/>
          <w:jc w:val="center"/>
        </w:trPr>
        <w:tc>
          <w:tcPr>
            <w:tcW w:w="7256" w:type="dxa"/>
            <w:gridSpan w:val="4"/>
          </w:tcPr>
          <w:p w14:paraId="0F7BF917" w14:textId="2338B0EC" w:rsidR="006F2CA2" w:rsidRPr="006F2CA2" w:rsidRDefault="006F2CA2" w:rsidP="006F2CA2">
            <w:pPr>
              <w:spacing w:before="60" w:after="60" w:line="240" w:lineRule="auto"/>
              <w:rPr>
                <w:rFonts w:ascii="Times New Roman" w:hAnsi="Times New Roman" w:cs="Times New Roman"/>
                <w:sz w:val="22"/>
                <w:szCs w:val="20"/>
                <w:lang w:val="en-GB" w:eastAsia="en-US"/>
              </w:rPr>
            </w:pPr>
          </w:p>
        </w:tc>
      </w:tr>
    </w:tbl>
    <w:p w14:paraId="4C0FAAE9"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p>
    <w:tbl>
      <w:tblPr>
        <w:tblW w:w="7256" w:type="dxa"/>
        <w:jc w:val="center"/>
        <w:tblLook w:val="04A0" w:firstRow="1" w:lastRow="0" w:firstColumn="1" w:lastColumn="0" w:noHBand="0" w:noVBand="1"/>
      </w:tblPr>
      <w:tblGrid>
        <w:gridCol w:w="7256"/>
      </w:tblGrid>
      <w:tr w:rsidR="006F2CA2" w:rsidRPr="006F2CA2" w14:paraId="348AB040" w14:textId="77777777" w:rsidTr="001720DF">
        <w:trPr>
          <w:divId w:val="2116439976"/>
          <w:cantSplit/>
          <w:jc w:val="center"/>
        </w:trPr>
        <w:tc>
          <w:tcPr>
            <w:tcW w:w="7256" w:type="dxa"/>
          </w:tcPr>
          <w:p w14:paraId="101C9B9E" w14:textId="77777777" w:rsidR="006F2CA2" w:rsidRPr="006F2CA2" w:rsidRDefault="006F2CA2" w:rsidP="00E524A3">
            <w:pPr>
              <w:spacing w:before="60" w:after="60" w:line="240" w:lineRule="auto"/>
              <w:jc w:val="both"/>
              <w:rPr>
                <w:rFonts w:ascii="Times New Roman" w:hAnsi="Times New Roman" w:cs="Times New Roman"/>
                <w:sz w:val="22"/>
                <w:szCs w:val="20"/>
                <w:lang w:val="en-GB" w:eastAsia="en-US"/>
              </w:rPr>
            </w:pPr>
          </w:p>
        </w:tc>
      </w:tr>
    </w:tbl>
    <w:tbl>
      <w:tblPr>
        <w:tblW w:w="7040" w:type="dxa"/>
        <w:jc w:val="center"/>
        <w:tblLook w:val="04A0" w:firstRow="1" w:lastRow="0" w:firstColumn="1" w:lastColumn="0" w:noHBand="0" w:noVBand="1"/>
      </w:tblPr>
      <w:tblGrid>
        <w:gridCol w:w="1280"/>
        <w:gridCol w:w="4380"/>
        <w:gridCol w:w="1380"/>
      </w:tblGrid>
      <w:tr w:rsidR="00892A9E" w14:paraId="2A889A82" w14:textId="77777777" w:rsidTr="00892A9E">
        <w:trPr>
          <w:cantSplit/>
          <w:jc w:val="center"/>
        </w:trPr>
        <w:tc>
          <w:tcPr>
            <w:tcW w:w="7040" w:type="dxa"/>
            <w:gridSpan w:val="3"/>
            <w:hideMark/>
          </w:tcPr>
          <w:p w14:paraId="64910563" w14:textId="77777777" w:rsidR="00892A9E" w:rsidRPr="00892A9E" w:rsidRDefault="00892A9E">
            <w:pPr>
              <w:pStyle w:val="Heading1"/>
              <w:jc w:val="center"/>
              <w:rPr>
                <w:rFonts w:ascii="Times New Roman" w:hAnsi="Times New Roman"/>
                <w:b w:val="0"/>
                <w:bCs w:val="0"/>
                <w:sz w:val="22"/>
                <w:szCs w:val="22"/>
              </w:rPr>
            </w:pPr>
            <w:r w:rsidRPr="00892A9E">
              <w:rPr>
                <w:rFonts w:ascii="Times New Roman" w:hAnsi="Times New Roman"/>
                <w:b w:val="0"/>
                <w:bCs w:val="0"/>
                <w:color w:val="auto"/>
                <w:sz w:val="22"/>
                <w:szCs w:val="22"/>
              </w:rPr>
              <w:t>FORM 38</w:t>
            </w:r>
          </w:p>
        </w:tc>
      </w:tr>
      <w:tr w:rsidR="00892A9E" w14:paraId="575A20A0" w14:textId="77777777" w:rsidTr="00892A9E">
        <w:trPr>
          <w:cantSplit/>
          <w:jc w:val="center"/>
        </w:trPr>
        <w:tc>
          <w:tcPr>
            <w:tcW w:w="1280" w:type="dxa"/>
            <w:hideMark/>
          </w:tcPr>
          <w:p w14:paraId="559C2426" w14:textId="77777777" w:rsidR="00892A9E" w:rsidRDefault="00892A9E">
            <w:pPr>
              <w:pStyle w:val="TableItemNoIndent"/>
              <w:spacing w:line="256" w:lineRule="auto"/>
              <w:rPr>
                <w:sz w:val="18"/>
                <w:szCs w:val="18"/>
              </w:rPr>
            </w:pPr>
            <w:r>
              <w:rPr>
                <w:sz w:val="18"/>
                <w:szCs w:val="18"/>
              </w:rPr>
              <w:fldChar w:fldCharType="begin"/>
            </w:r>
            <w:r>
              <w:rPr>
                <w:sz w:val="18"/>
                <w:szCs w:val="18"/>
              </w:rPr>
              <w:instrText xml:space="preserve"> GUID=88faf6e8-81a0-4ad5-b3a5-3f58d125a27b </w:instrText>
            </w:r>
            <w:r>
              <w:rPr>
                <w:sz w:val="18"/>
                <w:szCs w:val="18"/>
              </w:rPr>
              <w:fldChar w:fldCharType="end"/>
            </w:r>
            <w:r>
              <w:rPr>
                <w:sz w:val="18"/>
                <w:szCs w:val="18"/>
              </w:rPr>
              <w:t>R.135</w:t>
            </w:r>
          </w:p>
        </w:tc>
        <w:tc>
          <w:tcPr>
            <w:tcW w:w="4380" w:type="dxa"/>
          </w:tcPr>
          <w:p w14:paraId="6223A51D" w14:textId="77777777" w:rsidR="00892A9E" w:rsidRDefault="00892A9E">
            <w:pPr>
              <w:pStyle w:val="TableItemCentered"/>
              <w:spacing w:line="256" w:lineRule="auto"/>
            </w:pPr>
          </w:p>
          <w:p w14:paraId="0C82252D" w14:textId="77777777" w:rsidR="00892A9E" w:rsidRDefault="00892A9E">
            <w:pPr>
              <w:pStyle w:val="TableItemCentered"/>
              <w:spacing w:line="256" w:lineRule="auto"/>
            </w:pPr>
            <w:r>
              <w:fldChar w:fldCharType="begin"/>
            </w:r>
            <w:r>
              <w:instrText xml:space="preserve"> GUID=ec12b525-ad2e-4fba-a90b-c74312d1d4ec </w:instrText>
            </w:r>
            <w:r>
              <w:fldChar w:fldCharType="end"/>
            </w:r>
            <w:r>
              <w:t>ADOPTION STATEMENT</w:t>
            </w:r>
          </w:p>
        </w:tc>
        <w:tc>
          <w:tcPr>
            <w:tcW w:w="1380" w:type="dxa"/>
            <w:hideMark/>
          </w:tcPr>
          <w:p w14:paraId="77D8E871" w14:textId="77777777" w:rsidR="00892A9E" w:rsidRDefault="00892A9E">
            <w:pPr>
              <w:pStyle w:val="TableItemCentered"/>
              <w:spacing w:line="256" w:lineRule="auto"/>
            </w:pPr>
            <w:r>
              <w:fldChar w:fldCharType="begin"/>
            </w:r>
            <w:r>
              <w:instrText xml:space="preserve"> GUID=c18eac9d-03da-40ea-beb6-92eb97af8242 </w:instrText>
            </w:r>
            <w:r>
              <w:fldChar w:fldCharType="end"/>
            </w:r>
          </w:p>
        </w:tc>
      </w:tr>
      <w:tr w:rsidR="00892A9E" w14:paraId="43616841" w14:textId="77777777" w:rsidTr="00892A9E">
        <w:trPr>
          <w:cantSplit/>
          <w:jc w:val="center"/>
        </w:trPr>
        <w:tc>
          <w:tcPr>
            <w:tcW w:w="7040" w:type="dxa"/>
            <w:gridSpan w:val="3"/>
            <w:hideMark/>
          </w:tcPr>
          <w:p w14:paraId="37A2716B" w14:textId="77777777" w:rsidR="00892A9E" w:rsidRDefault="00892A9E">
            <w:pPr>
              <w:pStyle w:val="TableItemCentered"/>
              <w:spacing w:line="256" w:lineRule="auto"/>
            </w:pPr>
            <w:r>
              <w:fldChar w:fldCharType="begin"/>
            </w:r>
            <w:r>
              <w:instrText xml:space="preserve"> GUID=95486568-7558-4a26-86ac-fa4ee941f1d4 </w:instrText>
            </w:r>
            <w:r>
              <w:fldChar w:fldCharType="end"/>
            </w:r>
            <w:r>
              <w:t>(Title as in Form 37)</w:t>
            </w:r>
          </w:p>
          <w:p w14:paraId="6DE5E0CC" w14:textId="77777777" w:rsidR="00892A9E" w:rsidRDefault="00892A9E">
            <w:pPr>
              <w:pStyle w:val="ScheduleSectionTextIndent"/>
              <w:spacing w:line="256" w:lineRule="auto"/>
              <w:ind w:firstLine="500"/>
            </w:pPr>
            <w:r>
              <w:fldChar w:fldCharType="begin"/>
            </w:r>
            <w:r>
              <w:instrText xml:space="preserve"> GUID=3c796fe3-0bd8-499c-a9df-078c5015712d </w:instrText>
            </w:r>
            <w:r>
              <w:fldChar w:fldCharType="end"/>
            </w:r>
            <w:r>
              <w:t>The Applicant(</w:t>
            </w:r>
            <w:proofErr w:type="gramStart"/>
            <w:r>
              <w:t>s)   </w:t>
            </w:r>
            <w:proofErr w:type="gramEnd"/>
            <w:r>
              <w:t>                       and                         , his wife, of                         state as follows:</w:t>
            </w:r>
          </w:p>
          <w:p w14:paraId="26EDE487" w14:textId="77777777" w:rsidR="00892A9E" w:rsidRDefault="00892A9E">
            <w:pPr>
              <w:pStyle w:val="TableItemIndent2"/>
              <w:spacing w:line="256" w:lineRule="auto"/>
              <w:ind w:left="940" w:firstLine="0"/>
              <w:jc w:val="both"/>
            </w:pPr>
            <w:r>
              <w:fldChar w:fldCharType="begin"/>
            </w:r>
            <w:r>
              <w:instrText xml:space="preserve"> GUID=26aada4a-558d-4f4e-9875-66cbe5ea02f5 </w:instrText>
            </w:r>
            <w:r>
              <w:fldChar w:fldCharType="end"/>
            </w:r>
            <w:r>
              <w:t>1.</w:t>
            </w:r>
            <w:r>
              <w:tab/>
            </w:r>
            <w:proofErr w:type="gramStart"/>
            <w:r>
              <w:t>Particulars of</w:t>
            </w:r>
            <w:proofErr w:type="gramEnd"/>
            <w:r>
              <w:t xml:space="preserve"> Male Applicant:</w:t>
            </w:r>
          </w:p>
          <w:p w14:paraId="0F64D09C" w14:textId="77777777" w:rsidR="00892A9E" w:rsidRDefault="00892A9E">
            <w:pPr>
              <w:pStyle w:val="TableItemIndent3"/>
              <w:spacing w:line="256" w:lineRule="auto"/>
              <w:ind w:left="1880" w:firstLine="0"/>
              <w:jc w:val="both"/>
            </w:pPr>
            <w:r>
              <w:fldChar w:fldCharType="begin"/>
            </w:r>
            <w:r>
              <w:instrText xml:space="preserve"> GUID=f6ca7a07-82a5-4431-b0ec-36b0a42c5cb4 </w:instrText>
            </w:r>
            <w:r>
              <w:fldChar w:fldCharType="end"/>
            </w:r>
            <w:r>
              <w:t>(</w:t>
            </w:r>
            <w:r>
              <w:rPr>
                <w:i/>
              </w:rPr>
              <w:t>a</w:t>
            </w:r>
            <w:r>
              <w:t>)</w:t>
            </w:r>
            <w:r>
              <w:tab/>
              <w:t>Name:</w:t>
            </w:r>
          </w:p>
          <w:p w14:paraId="29A3A1AD" w14:textId="77777777" w:rsidR="00892A9E" w:rsidRDefault="00892A9E">
            <w:pPr>
              <w:pStyle w:val="TableItemIndent3"/>
              <w:spacing w:line="256" w:lineRule="auto"/>
              <w:ind w:left="1880" w:firstLine="0"/>
              <w:jc w:val="both"/>
            </w:pPr>
            <w:r>
              <w:fldChar w:fldCharType="begin"/>
            </w:r>
            <w:r>
              <w:instrText xml:space="preserve"> GUID=c4563a5b-1be8-4eca-a345-76d62f757d8d </w:instrText>
            </w:r>
            <w:r>
              <w:fldChar w:fldCharType="end"/>
            </w:r>
            <w:r>
              <w:t>(</w:t>
            </w:r>
            <w:r>
              <w:rPr>
                <w:i/>
              </w:rPr>
              <w:t>b</w:t>
            </w:r>
            <w:r>
              <w:t>)</w:t>
            </w:r>
            <w:r>
              <w:tab/>
              <w:t>Age:</w:t>
            </w:r>
          </w:p>
          <w:p w14:paraId="057E3BC0" w14:textId="77777777" w:rsidR="00892A9E" w:rsidRDefault="00892A9E">
            <w:pPr>
              <w:pStyle w:val="TableItemIndent3"/>
              <w:spacing w:line="256" w:lineRule="auto"/>
              <w:ind w:left="1880" w:firstLine="0"/>
              <w:jc w:val="both"/>
            </w:pPr>
            <w:r>
              <w:fldChar w:fldCharType="begin"/>
            </w:r>
            <w:r>
              <w:instrText xml:space="preserve"> GUID=7a36f14e-77b9-4996-88d2-b59b1d1c7b2a </w:instrText>
            </w:r>
            <w:r>
              <w:fldChar w:fldCharType="end"/>
            </w:r>
            <w:r>
              <w:t>(</w:t>
            </w:r>
            <w:r>
              <w:rPr>
                <w:i/>
              </w:rPr>
              <w:t>c</w:t>
            </w:r>
            <w:r>
              <w:t>)</w:t>
            </w:r>
            <w:r>
              <w:tab/>
              <w:t>NRIC No.:</w:t>
            </w:r>
          </w:p>
          <w:p w14:paraId="56C6D651" w14:textId="77777777" w:rsidR="00892A9E" w:rsidRDefault="00892A9E">
            <w:pPr>
              <w:pStyle w:val="TableItemIndent3"/>
              <w:spacing w:line="256" w:lineRule="auto"/>
              <w:ind w:left="1880" w:firstLine="0"/>
              <w:jc w:val="both"/>
            </w:pPr>
            <w:r>
              <w:fldChar w:fldCharType="begin"/>
            </w:r>
            <w:r>
              <w:instrText xml:space="preserve"> GUID=9cc768e0-85c2-433b-895f-839cead3ecd4 </w:instrText>
            </w:r>
            <w:r>
              <w:fldChar w:fldCharType="end"/>
            </w:r>
            <w:r>
              <w:t>(</w:t>
            </w:r>
            <w:r>
              <w:rPr>
                <w:i/>
              </w:rPr>
              <w:t>d</w:t>
            </w:r>
            <w:r>
              <w:t>)</w:t>
            </w:r>
            <w:r>
              <w:tab/>
              <w:t>Residential address:</w:t>
            </w:r>
          </w:p>
          <w:p w14:paraId="2518C9A7" w14:textId="77777777" w:rsidR="00892A9E" w:rsidRDefault="00892A9E">
            <w:pPr>
              <w:pStyle w:val="TableItemIndent3"/>
              <w:spacing w:line="256" w:lineRule="auto"/>
              <w:ind w:left="1880" w:firstLine="0"/>
              <w:jc w:val="both"/>
            </w:pPr>
            <w:r>
              <w:fldChar w:fldCharType="begin"/>
            </w:r>
            <w:r>
              <w:instrText xml:space="preserve"> GUID=184a2ea4-fc0e-43b2-8ad7-ca975044a8a7 </w:instrText>
            </w:r>
            <w:r>
              <w:fldChar w:fldCharType="end"/>
            </w:r>
            <w:r>
              <w:t>(</w:t>
            </w:r>
            <w:r>
              <w:rPr>
                <w:i/>
              </w:rPr>
              <w:t>e</w:t>
            </w:r>
            <w:r>
              <w:t>)</w:t>
            </w:r>
            <w:r>
              <w:tab/>
              <w:t>Occupation:</w:t>
            </w:r>
          </w:p>
          <w:p w14:paraId="42FCD88B" w14:textId="77777777" w:rsidR="00892A9E" w:rsidRDefault="00892A9E">
            <w:pPr>
              <w:pStyle w:val="TableItemIndent3"/>
              <w:spacing w:line="256" w:lineRule="auto"/>
              <w:ind w:left="1880" w:firstLine="0"/>
              <w:jc w:val="both"/>
            </w:pPr>
            <w:r>
              <w:fldChar w:fldCharType="begin"/>
            </w:r>
            <w:r>
              <w:instrText xml:space="preserve"> GUID=519d820a-a600-4f80-8800-5f8f515f0a44 </w:instrText>
            </w:r>
            <w:r>
              <w:fldChar w:fldCharType="end"/>
            </w:r>
            <w:r>
              <w:t>(</w:t>
            </w:r>
            <w:r>
              <w:rPr>
                <w:i/>
              </w:rPr>
              <w:t>f</w:t>
            </w:r>
            <w:r>
              <w:t>)</w:t>
            </w:r>
            <w:r>
              <w:tab/>
              <w:t>Relationship to child (if any):</w:t>
            </w:r>
          </w:p>
          <w:p w14:paraId="790C3445" w14:textId="77777777" w:rsidR="00892A9E" w:rsidRDefault="00892A9E">
            <w:pPr>
              <w:pStyle w:val="TableItemIndent2"/>
              <w:spacing w:line="256" w:lineRule="auto"/>
              <w:ind w:left="940" w:firstLine="0"/>
              <w:jc w:val="both"/>
            </w:pPr>
            <w:r>
              <w:fldChar w:fldCharType="begin"/>
            </w:r>
            <w:r>
              <w:instrText xml:space="preserve"> GUID=16c7a5fa-78f0-4729-a72a-5c5cd691e0fa </w:instrText>
            </w:r>
            <w:r>
              <w:fldChar w:fldCharType="end"/>
            </w:r>
            <w:r>
              <w:t>2.</w:t>
            </w:r>
            <w:r>
              <w:tab/>
            </w:r>
            <w:proofErr w:type="gramStart"/>
            <w:r>
              <w:t>Particulars of</w:t>
            </w:r>
            <w:proofErr w:type="gramEnd"/>
            <w:r>
              <w:t xml:space="preserve"> Female Applicant:</w:t>
            </w:r>
          </w:p>
          <w:p w14:paraId="643E2ADC" w14:textId="77777777" w:rsidR="00892A9E" w:rsidRDefault="00892A9E">
            <w:pPr>
              <w:pStyle w:val="TableItemIndent3"/>
              <w:spacing w:line="256" w:lineRule="auto"/>
              <w:ind w:left="1880" w:firstLine="0"/>
              <w:jc w:val="both"/>
            </w:pPr>
            <w:r>
              <w:fldChar w:fldCharType="begin"/>
            </w:r>
            <w:r>
              <w:instrText xml:space="preserve"> GUID=1b947682-715a-48e0-9aae-da6f9c28c08a </w:instrText>
            </w:r>
            <w:r>
              <w:fldChar w:fldCharType="end"/>
            </w:r>
            <w:r>
              <w:t>(</w:t>
            </w:r>
            <w:r>
              <w:rPr>
                <w:i/>
              </w:rPr>
              <w:t>a</w:t>
            </w:r>
            <w:r>
              <w:t>)</w:t>
            </w:r>
            <w:r>
              <w:tab/>
              <w:t>Name:</w:t>
            </w:r>
          </w:p>
          <w:p w14:paraId="3FFF1410" w14:textId="77777777" w:rsidR="00892A9E" w:rsidRDefault="00892A9E">
            <w:pPr>
              <w:pStyle w:val="TableItemIndent3"/>
              <w:spacing w:line="256" w:lineRule="auto"/>
              <w:ind w:left="1880" w:firstLine="0"/>
              <w:jc w:val="both"/>
            </w:pPr>
            <w:r>
              <w:fldChar w:fldCharType="begin"/>
            </w:r>
            <w:r>
              <w:instrText xml:space="preserve"> GUID=65334945-6128-40f9-90c7-7a27e46e3824 </w:instrText>
            </w:r>
            <w:r>
              <w:fldChar w:fldCharType="end"/>
            </w:r>
            <w:r>
              <w:t>(</w:t>
            </w:r>
            <w:r>
              <w:rPr>
                <w:i/>
              </w:rPr>
              <w:t>b</w:t>
            </w:r>
            <w:r>
              <w:t>)</w:t>
            </w:r>
            <w:r>
              <w:tab/>
              <w:t>Age:</w:t>
            </w:r>
          </w:p>
          <w:p w14:paraId="37B170FF" w14:textId="77777777" w:rsidR="00892A9E" w:rsidRDefault="00892A9E">
            <w:pPr>
              <w:pStyle w:val="TableItemIndent3"/>
              <w:spacing w:line="256" w:lineRule="auto"/>
              <w:ind w:left="1880" w:firstLine="0"/>
              <w:jc w:val="both"/>
            </w:pPr>
            <w:r>
              <w:fldChar w:fldCharType="begin"/>
            </w:r>
            <w:r>
              <w:instrText xml:space="preserve"> GUID=682a19cf-3ebc-4ff9-aa19-e6417d35750f </w:instrText>
            </w:r>
            <w:r>
              <w:fldChar w:fldCharType="end"/>
            </w:r>
            <w:r>
              <w:t>(</w:t>
            </w:r>
            <w:r>
              <w:rPr>
                <w:i/>
              </w:rPr>
              <w:t>c</w:t>
            </w:r>
            <w:r>
              <w:t>)</w:t>
            </w:r>
            <w:r>
              <w:tab/>
              <w:t>NRIC No.:</w:t>
            </w:r>
          </w:p>
          <w:p w14:paraId="2D48AF8B" w14:textId="77777777" w:rsidR="00892A9E" w:rsidRDefault="00892A9E">
            <w:pPr>
              <w:pStyle w:val="TableItemIndent3"/>
              <w:spacing w:line="256" w:lineRule="auto"/>
              <w:ind w:left="1880" w:firstLine="0"/>
              <w:jc w:val="both"/>
            </w:pPr>
            <w:r>
              <w:fldChar w:fldCharType="begin"/>
            </w:r>
            <w:r>
              <w:instrText xml:space="preserve"> GUID=887441dd-e50c-4e6d-9948-75441eee56d5 </w:instrText>
            </w:r>
            <w:r>
              <w:fldChar w:fldCharType="end"/>
            </w:r>
            <w:r>
              <w:t>(</w:t>
            </w:r>
            <w:r>
              <w:rPr>
                <w:i/>
              </w:rPr>
              <w:t>d</w:t>
            </w:r>
            <w:r>
              <w:t>)</w:t>
            </w:r>
            <w:r>
              <w:tab/>
              <w:t>Residential address:</w:t>
            </w:r>
          </w:p>
          <w:p w14:paraId="58833738" w14:textId="77777777" w:rsidR="00892A9E" w:rsidRDefault="00892A9E">
            <w:pPr>
              <w:pStyle w:val="TableItemIndent3"/>
              <w:spacing w:line="256" w:lineRule="auto"/>
              <w:ind w:left="1880" w:firstLine="0"/>
              <w:jc w:val="both"/>
            </w:pPr>
            <w:r>
              <w:fldChar w:fldCharType="begin"/>
            </w:r>
            <w:r>
              <w:instrText xml:space="preserve"> GUID=947375c8-f4ee-4cb9-9603-28c7e5f2ae0c </w:instrText>
            </w:r>
            <w:r>
              <w:fldChar w:fldCharType="end"/>
            </w:r>
            <w:r>
              <w:t>(</w:t>
            </w:r>
            <w:r>
              <w:rPr>
                <w:i/>
              </w:rPr>
              <w:t>e</w:t>
            </w:r>
            <w:r>
              <w:t>)</w:t>
            </w:r>
            <w:r>
              <w:tab/>
              <w:t>Occupation:</w:t>
            </w:r>
          </w:p>
          <w:p w14:paraId="3CEA4360" w14:textId="77777777" w:rsidR="00892A9E" w:rsidRDefault="00892A9E">
            <w:pPr>
              <w:pStyle w:val="TableItemIndent3"/>
              <w:spacing w:line="256" w:lineRule="auto"/>
              <w:ind w:left="1880" w:firstLine="0"/>
              <w:jc w:val="both"/>
            </w:pPr>
            <w:r>
              <w:fldChar w:fldCharType="begin"/>
            </w:r>
            <w:r>
              <w:instrText xml:space="preserve"> GUID=abdc539a-4f8f-44b1-b63a-0de013ce0d4e </w:instrText>
            </w:r>
            <w:r>
              <w:fldChar w:fldCharType="end"/>
            </w:r>
            <w:r>
              <w:t>(</w:t>
            </w:r>
            <w:r>
              <w:rPr>
                <w:i/>
              </w:rPr>
              <w:t>f</w:t>
            </w:r>
            <w:r>
              <w:t>)</w:t>
            </w:r>
            <w:r>
              <w:tab/>
              <w:t>Relationship to child (if any):</w:t>
            </w:r>
          </w:p>
          <w:p w14:paraId="02278029" w14:textId="77777777" w:rsidR="00892A9E" w:rsidRDefault="00892A9E">
            <w:pPr>
              <w:pStyle w:val="TableItemIndent2"/>
              <w:spacing w:line="256" w:lineRule="auto"/>
              <w:ind w:left="940" w:firstLine="0"/>
              <w:jc w:val="both"/>
            </w:pPr>
            <w:r>
              <w:fldChar w:fldCharType="begin"/>
            </w:r>
            <w:r>
              <w:instrText xml:space="preserve"> GUID=78a5e451-b9c1-4965-bbac-9dfd5505cf6d </w:instrText>
            </w:r>
            <w:r>
              <w:fldChar w:fldCharType="end"/>
            </w:r>
            <w:r>
              <w:t>3.</w:t>
            </w:r>
            <w:r>
              <w:tab/>
              <w:t xml:space="preserve">The Applicant(s) is (are) resident in Singapore </w:t>
            </w:r>
            <w:proofErr w:type="gramStart"/>
            <w:r>
              <w:t>at</w:t>
            </w:r>
            <w:proofErr w:type="gramEnd"/>
            <w:r>
              <w:t>                          Singapore and domiciled in Singapore.</w:t>
            </w:r>
          </w:p>
          <w:p w14:paraId="406C66E8" w14:textId="77777777" w:rsidR="00892A9E" w:rsidRDefault="00892A9E">
            <w:pPr>
              <w:pStyle w:val="TableItemIndent2"/>
              <w:spacing w:line="256" w:lineRule="auto"/>
              <w:ind w:left="940" w:firstLine="0"/>
              <w:jc w:val="both"/>
            </w:pPr>
            <w:r>
              <w:fldChar w:fldCharType="begin"/>
            </w:r>
            <w:r>
              <w:instrText xml:space="preserve"> GUID=a4758dcc-bad8-4893-b08b-e305b028b690 </w:instrText>
            </w:r>
            <w:r>
              <w:fldChar w:fldCharType="end"/>
            </w:r>
            <w:r>
              <w:t>4.</w:t>
            </w:r>
            <w:r>
              <w:tab/>
              <w:t>The Male Applicant                                    married the Female Applicant                                      at                  on                </w:t>
            </w:r>
            <w:proofErr w:type="gramStart"/>
            <w:r>
              <w:t>  .</w:t>
            </w:r>
            <w:proofErr w:type="gramEnd"/>
          </w:p>
          <w:p w14:paraId="79869D29" w14:textId="77777777" w:rsidR="00892A9E" w:rsidRDefault="00892A9E">
            <w:pPr>
              <w:pStyle w:val="TableItemIndent2"/>
              <w:spacing w:line="256" w:lineRule="auto"/>
              <w:ind w:left="940" w:firstLine="0"/>
              <w:jc w:val="both"/>
            </w:pPr>
            <w:r>
              <w:fldChar w:fldCharType="begin"/>
            </w:r>
            <w:r>
              <w:instrText xml:space="preserve"> GUID=9e1fa9c1-34b1-462d-9deb-40f7e440cc55 </w:instrText>
            </w:r>
            <w:r>
              <w:fldChar w:fldCharType="end"/>
            </w:r>
            <w:r>
              <w:t>5.</w:t>
            </w:r>
            <w:r>
              <w:tab/>
              <w:t>The Applicant(s) has (have) resident with him (her) (them) the following persons:</w:t>
            </w:r>
          </w:p>
          <w:p w14:paraId="4E3CB6EA" w14:textId="77777777" w:rsidR="00892A9E" w:rsidRDefault="00892A9E">
            <w:pPr>
              <w:pStyle w:val="TableItemIndent2"/>
              <w:spacing w:line="256" w:lineRule="auto"/>
              <w:ind w:left="940" w:firstLine="0"/>
              <w:jc w:val="both"/>
            </w:pPr>
          </w:p>
          <w:p w14:paraId="19B4AD19" w14:textId="708F8DB8" w:rsidR="00892A9E" w:rsidRDefault="00892A9E">
            <w:pPr>
              <w:pStyle w:val="TableItemIndent2"/>
              <w:spacing w:line="256" w:lineRule="auto"/>
              <w:ind w:left="940" w:firstLine="0"/>
              <w:jc w:val="both"/>
            </w:pPr>
          </w:p>
        </w:tc>
      </w:tr>
    </w:tbl>
    <w:tbl>
      <w:tblPr>
        <w:tblW w:w="7256" w:type="dxa"/>
        <w:jc w:val="center"/>
        <w:tblLook w:val="04A0" w:firstRow="1" w:lastRow="0" w:firstColumn="1" w:lastColumn="0" w:noHBand="0" w:noVBand="1"/>
      </w:tblPr>
      <w:tblGrid>
        <w:gridCol w:w="7256"/>
      </w:tblGrid>
      <w:tr w:rsidR="006F2CA2" w:rsidRPr="006F2CA2" w14:paraId="06FD598A" w14:textId="77777777" w:rsidTr="001720DF">
        <w:trPr>
          <w:divId w:val="2116439976"/>
          <w:cantSplit/>
          <w:jc w:val="center"/>
        </w:trPr>
        <w:tc>
          <w:tcPr>
            <w:tcW w:w="7256" w:type="dxa"/>
          </w:tcPr>
          <w:tbl>
            <w:tblPr>
              <w:tblW w:w="7040" w:type="dxa"/>
              <w:jc w:val="center"/>
              <w:tblLook w:val="04A0" w:firstRow="1" w:lastRow="0" w:firstColumn="1" w:lastColumn="0" w:noHBand="0" w:noVBand="1"/>
            </w:tblPr>
            <w:tblGrid>
              <w:gridCol w:w="1280"/>
              <w:gridCol w:w="4380"/>
              <w:gridCol w:w="1380"/>
            </w:tblGrid>
            <w:tr w:rsidR="00205B95" w14:paraId="3A111534" w14:textId="77777777" w:rsidTr="00205B95">
              <w:trPr>
                <w:cantSplit/>
                <w:jc w:val="center"/>
              </w:trPr>
              <w:tc>
                <w:tcPr>
                  <w:tcW w:w="7040" w:type="dxa"/>
                  <w:gridSpan w:val="3"/>
                </w:tcPr>
                <w:p w14:paraId="47985566" w14:textId="77777777" w:rsidR="00205B95" w:rsidRDefault="00347ACE" w:rsidP="00205B95">
                  <w:pPr>
                    <w:pStyle w:val="TableItemCentered"/>
                  </w:pPr>
                  <w:r>
                    <w:lastRenderedPageBreak/>
                    <w:t>FORM 38</w:t>
                  </w:r>
                </w:p>
              </w:tc>
            </w:tr>
            <w:tr w:rsidR="00205B95" w14:paraId="3CE51B66" w14:textId="77777777" w:rsidTr="00205B95">
              <w:trPr>
                <w:cantSplit/>
                <w:jc w:val="center"/>
              </w:trPr>
              <w:tc>
                <w:tcPr>
                  <w:tcW w:w="1280" w:type="dxa"/>
                </w:tcPr>
                <w:p w14:paraId="3C673BFD" w14:textId="77777777" w:rsidR="00205B95" w:rsidRPr="00D56886" w:rsidRDefault="00205B95" w:rsidP="00205B95">
                  <w:pPr>
                    <w:pStyle w:val="TableItemNoIndent"/>
                    <w:rPr>
                      <w:sz w:val="18"/>
                      <w:szCs w:val="18"/>
                    </w:rPr>
                  </w:pPr>
                  <w:r w:rsidRPr="00D56886">
                    <w:rPr>
                      <w:sz w:val="18"/>
                      <w:szCs w:val="18"/>
                    </w:rPr>
                    <w:fldChar w:fldCharType="begin"/>
                  </w:r>
                  <w:r w:rsidRPr="00D56886">
                    <w:rPr>
                      <w:sz w:val="18"/>
                      <w:szCs w:val="18"/>
                    </w:rPr>
                    <w:instrText xml:space="preserve"> GUID=88faf6e8-81a0-4ad5-b3a5-3f58d125a27b </w:instrText>
                  </w:r>
                  <w:r w:rsidRPr="00D56886">
                    <w:rPr>
                      <w:sz w:val="18"/>
                      <w:szCs w:val="18"/>
                    </w:rPr>
                    <w:fldChar w:fldCharType="end"/>
                  </w:r>
                  <w:r w:rsidRPr="00D56886">
                    <w:rPr>
                      <w:sz w:val="18"/>
                      <w:szCs w:val="18"/>
                    </w:rPr>
                    <w:t>R.135</w:t>
                  </w:r>
                </w:p>
              </w:tc>
              <w:tc>
                <w:tcPr>
                  <w:tcW w:w="4380" w:type="dxa"/>
                </w:tcPr>
                <w:p w14:paraId="5F75396B" w14:textId="77777777" w:rsidR="00205B95" w:rsidRDefault="00205B95" w:rsidP="00205B95">
                  <w:pPr>
                    <w:pStyle w:val="TableItemCentered"/>
                  </w:pPr>
                </w:p>
                <w:p w14:paraId="2F2895EA" w14:textId="77777777" w:rsidR="00205B95" w:rsidRDefault="00205B95" w:rsidP="00205B95">
                  <w:pPr>
                    <w:pStyle w:val="TableItemCentered"/>
                  </w:pPr>
                  <w:r>
                    <w:fldChar w:fldCharType="begin"/>
                  </w:r>
                  <w:r>
                    <w:instrText xml:space="preserve"> GUID=ec12b525-ad2e-4fba-a90b-c74312d1d4ec </w:instrText>
                  </w:r>
                  <w:r>
                    <w:fldChar w:fldCharType="end"/>
                  </w:r>
                  <w:r>
                    <w:t>ADOPTION STATEMENT</w:t>
                  </w:r>
                </w:p>
              </w:tc>
              <w:tc>
                <w:tcPr>
                  <w:tcW w:w="1380" w:type="dxa"/>
                </w:tcPr>
                <w:p w14:paraId="430BF5E5" w14:textId="77777777" w:rsidR="00205B95" w:rsidRDefault="00205B95" w:rsidP="00205B95">
                  <w:pPr>
                    <w:pStyle w:val="TableItemCentered"/>
                  </w:pPr>
                  <w:r>
                    <w:fldChar w:fldCharType="begin"/>
                  </w:r>
                  <w:r>
                    <w:instrText xml:space="preserve"> GUID=c18eac9d-03da-40ea-beb6-92eb97af8242 </w:instrText>
                  </w:r>
                  <w:r>
                    <w:fldChar w:fldCharType="end"/>
                  </w:r>
                </w:p>
              </w:tc>
            </w:tr>
            <w:tr w:rsidR="00205B95" w14:paraId="108F173F" w14:textId="77777777" w:rsidTr="00205B95">
              <w:trPr>
                <w:cantSplit/>
                <w:jc w:val="center"/>
              </w:trPr>
              <w:tc>
                <w:tcPr>
                  <w:tcW w:w="7040" w:type="dxa"/>
                  <w:gridSpan w:val="3"/>
                </w:tcPr>
                <w:p w14:paraId="3C58DD4A" w14:textId="77777777" w:rsidR="00205B95" w:rsidRDefault="00205B95" w:rsidP="00205B95">
                  <w:pPr>
                    <w:pStyle w:val="TableItemCentered"/>
                  </w:pPr>
                  <w:r>
                    <w:fldChar w:fldCharType="begin"/>
                  </w:r>
                  <w:r>
                    <w:instrText xml:space="preserve"> GUID=95486568-7558-4a26-86ac-fa4ee941f1d4 </w:instrText>
                  </w:r>
                  <w:r>
                    <w:fldChar w:fldCharType="end"/>
                  </w:r>
                  <w:r>
                    <w:t>(Title as in Form 37)</w:t>
                  </w:r>
                </w:p>
                <w:p w14:paraId="382E336E" w14:textId="77777777" w:rsidR="00205B95" w:rsidRDefault="00205B95" w:rsidP="00205B95">
                  <w:pPr>
                    <w:pStyle w:val="ScheduleSectionTextIndent"/>
                    <w:ind w:firstLine="500"/>
                  </w:pPr>
                  <w:r>
                    <w:fldChar w:fldCharType="begin"/>
                  </w:r>
                  <w:r>
                    <w:instrText xml:space="preserve"> GUID=3c796fe3-0bd8-499c-a9df-078c5015712d </w:instrText>
                  </w:r>
                  <w:r>
                    <w:fldChar w:fldCharType="end"/>
                  </w:r>
                  <w:r>
                    <w:t>The Applicant(</w:t>
                  </w:r>
                  <w:proofErr w:type="gramStart"/>
                  <w:r>
                    <w:t>s)   </w:t>
                  </w:r>
                  <w:proofErr w:type="gramEnd"/>
                  <w:r>
                    <w:t>                       and                         , his wife, of                         state as follows:</w:t>
                  </w:r>
                </w:p>
                <w:p w14:paraId="5F77CABE" w14:textId="77777777" w:rsidR="00205B95" w:rsidRDefault="00205B95" w:rsidP="00205B95">
                  <w:pPr>
                    <w:pStyle w:val="TableItemIndent2"/>
                    <w:ind w:left="940" w:firstLine="0"/>
                    <w:jc w:val="both"/>
                  </w:pPr>
                  <w:r>
                    <w:fldChar w:fldCharType="begin"/>
                  </w:r>
                  <w:r>
                    <w:instrText xml:space="preserve"> GUID=26aada4a-558d-4f4e-9875-66cbe5ea02f5 </w:instrText>
                  </w:r>
                  <w:r>
                    <w:fldChar w:fldCharType="end"/>
                  </w:r>
                  <w:r>
                    <w:t>1.</w:t>
                  </w:r>
                  <w:r>
                    <w:tab/>
                  </w:r>
                  <w:proofErr w:type="gramStart"/>
                  <w:r>
                    <w:t>Particulars of</w:t>
                  </w:r>
                  <w:proofErr w:type="gramEnd"/>
                  <w:r>
                    <w:t xml:space="preserve"> Male Applicant:</w:t>
                  </w:r>
                </w:p>
                <w:p w14:paraId="11A9B551" w14:textId="77777777" w:rsidR="00205B95" w:rsidRDefault="00205B95" w:rsidP="00205B95">
                  <w:pPr>
                    <w:pStyle w:val="TableItemIndent3"/>
                    <w:ind w:left="1880" w:firstLine="0"/>
                    <w:jc w:val="both"/>
                  </w:pPr>
                  <w:r>
                    <w:fldChar w:fldCharType="begin"/>
                  </w:r>
                  <w:r>
                    <w:instrText xml:space="preserve"> GUID=f6ca7a07-82a5-4431-b0ec-36b0a42c5cb4 </w:instrText>
                  </w:r>
                  <w:r>
                    <w:fldChar w:fldCharType="end"/>
                  </w:r>
                  <w:r>
                    <w:t>(</w:t>
                  </w:r>
                  <w:r>
                    <w:rPr>
                      <w:i/>
                    </w:rPr>
                    <w:t>a</w:t>
                  </w:r>
                  <w:r>
                    <w:t>)</w:t>
                  </w:r>
                  <w:r>
                    <w:tab/>
                    <w:t>Name:</w:t>
                  </w:r>
                </w:p>
                <w:p w14:paraId="369D932F" w14:textId="77777777" w:rsidR="00205B95" w:rsidRDefault="00205B95" w:rsidP="00205B95">
                  <w:pPr>
                    <w:pStyle w:val="TableItemIndent3"/>
                    <w:ind w:left="1880" w:firstLine="0"/>
                    <w:jc w:val="both"/>
                  </w:pPr>
                  <w:r>
                    <w:fldChar w:fldCharType="begin"/>
                  </w:r>
                  <w:r>
                    <w:instrText xml:space="preserve"> GUID=c4563a5b-1be8-4eca-a345-76d62f757d8d </w:instrText>
                  </w:r>
                  <w:r>
                    <w:fldChar w:fldCharType="end"/>
                  </w:r>
                  <w:r>
                    <w:t>(</w:t>
                  </w:r>
                  <w:r>
                    <w:rPr>
                      <w:i/>
                    </w:rPr>
                    <w:t>b</w:t>
                  </w:r>
                  <w:r>
                    <w:t>)</w:t>
                  </w:r>
                  <w:r>
                    <w:tab/>
                    <w:t>Age:</w:t>
                  </w:r>
                </w:p>
                <w:p w14:paraId="562432BC" w14:textId="77777777" w:rsidR="00205B95" w:rsidRDefault="00205B95" w:rsidP="00205B95">
                  <w:pPr>
                    <w:pStyle w:val="TableItemIndent3"/>
                    <w:ind w:left="1880" w:firstLine="0"/>
                    <w:jc w:val="both"/>
                  </w:pPr>
                  <w:r>
                    <w:fldChar w:fldCharType="begin"/>
                  </w:r>
                  <w:r>
                    <w:instrText xml:space="preserve"> GUID=7a36f14e-77b9-4996-88d2-b59b1d1c7b2a </w:instrText>
                  </w:r>
                  <w:r>
                    <w:fldChar w:fldCharType="end"/>
                  </w:r>
                  <w:r>
                    <w:t>(</w:t>
                  </w:r>
                  <w:r>
                    <w:rPr>
                      <w:i/>
                    </w:rPr>
                    <w:t>c</w:t>
                  </w:r>
                  <w:r>
                    <w:t>)</w:t>
                  </w:r>
                  <w:r>
                    <w:tab/>
                    <w:t>NRIC No.:</w:t>
                  </w:r>
                </w:p>
                <w:p w14:paraId="45BB4D22" w14:textId="77777777" w:rsidR="00205B95" w:rsidRDefault="00205B95" w:rsidP="00205B95">
                  <w:pPr>
                    <w:pStyle w:val="TableItemIndent3"/>
                    <w:ind w:left="1880" w:firstLine="0"/>
                    <w:jc w:val="both"/>
                  </w:pPr>
                  <w:r>
                    <w:fldChar w:fldCharType="begin"/>
                  </w:r>
                  <w:r>
                    <w:instrText xml:space="preserve"> GUID=9cc768e0-85c2-433b-895f-839cead3ecd4 </w:instrText>
                  </w:r>
                  <w:r>
                    <w:fldChar w:fldCharType="end"/>
                  </w:r>
                  <w:r>
                    <w:t>(</w:t>
                  </w:r>
                  <w:r>
                    <w:rPr>
                      <w:i/>
                    </w:rPr>
                    <w:t>d</w:t>
                  </w:r>
                  <w:r>
                    <w:t>)</w:t>
                  </w:r>
                  <w:r>
                    <w:tab/>
                    <w:t>Residential address:</w:t>
                  </w:r>
                </w:p>
                <w:p w14:paraId="3D8AEE57" w14:textId="77777777" w:rsidR="00205B95" w:rsidRDefault="00205B95" w:rsidP="00205B95">
                  <w:pPr>
                    <w:pStyle w:val="TableItemIndent3"/>
                    <w:ind w:left="1880" w:firstLine="0"/>
                    <w:jc w:val="both"/>
                  </w:pPr>
                  <w:r>
                    <w:fldChar w:fldCharType="begin"/>
                  </w:r>
                  <w:r>
                    <w:instrText xml:space="preserve"> GUID=184a2ea4-fc0e-43b2-8ad7-ca975044a8a7 </w:instrText>
                  </w:r>
                  <w:r>
                    <w:fldChar w:fldCharType="end"/>
                  </w:r>
                  <w:r>
                    <w:t>(</w:t>
                  </w:r>
                  <w:r>
                    <w:rPr>
                      <w:i/>
                    </w:rPr>
                    <w:t>e</w:t>
                  </w:r>
                  <w:r>
                    <w:t>)</w:t>
                  </w:r>
                  <w:r>
                    <w:tab/>
                    <w:t>Occupation:</w:t>
                  </w:r>
                </w:p>
                <w:p w14:paraId="15E6430B" w14:textId="77777777" w:rsidR="00205B95" w:rsidRDefault="00205B95" w:rsidP="00205B95">
                  <w:pPr>
                    <w:pStyle w:val="TableItemIndent3"/>
                    <w:ind w:left="1880" w:firstLine="0"/>
                    <w:jc w:val="both"/>
                  </w:pPr>
                  <w:r>
                    <w:fldChar w:fldCharType="begin"/>
                  </w:r>
                  <w:r>
                    <w:instrText xml:space="preserve"> GUID=519d820a-a600-4f80-8800-5f8f515f0a44 </w:instrText>
                  </w:r>
                  <w:r>
                    <w:fldChar w:fldCharType="end"/>
                  </w:r>
                  <w:r>
                    <w:t>(</w:t>
                  </w:r>
                  <w:r>
                    <w:rPr>
                      <w:i/>
                    </w:rPr>
                    <w:t>f</w:t>
                  </w:r>
                  <w:r>
                    <w:t>)</w:t>
                  </w:r>
                  <w:r>
                    <w:tab/>
                    <w:t>Relationship to child (if any):</w:t>
                  </w:r>
                </w:p>
                <w:p w14:paraId="3DA6C2C1" w14:textId="77777777" w:rsidR="00205B95" w:rsidRDefault="00205B95" w:rsidP="00205B95">
                  <w:pPr>
                    <w:pStyle w:val="TableItemIndent2"/>
                    <w:ind w:left="940" w:firstLine="0"/>
                    <w:jc w:val="both"/>
                  </w:pPr>
                  <w:r>
                    <w:fldChar w:fldCharType="begin"/>
                  </w:r>
                  <w:r>
                    <w:instrText xml:space="preserve"> GUID=16c7a5fa-78f0-4729-a72a-5c5cd691e0fa </w:instrText>
                  </w:r>
                  <w:r>
                    <w:fldChar w:fldCharType="end"/>
                  </w:r>
                  <w:r>
                    <w:t>2.</w:t>
                  </w:r>
                  <w:r>
                    <w:tab/>
                  </w:r>
                  <w:proofErr w:type="gramStart"/>
                  <w:r>
                    <w:t>Particulars of</w:t>
                  </w:r>
                  <w:proofErr w:type="gramEnd"/>
                  <w:r>
                    <w:t xml:space="preserve"> Female Applicant:</w:t>
                  </w:r>
                </w:p>
                <w:p w14:paraId="418A4413" w14:textId="77777777" w:rsidR="00205B95" w:rsidRDefault="00205B95" w:rsidP="00205B95">
                  <w:pPr>
                    <w:pStyle w:val="TableItemIndent3"/>
                    <w:ind w:left="1880" w:firstLine="0"/>
                    <w:jc w:val="both"/>
                  </w:pPr>
                  <w:r>
                    <w:fldChar w:fldCharType="begin"/>
                  </w:r>
                  <w:r>
                    <w:instrText xml:space="preserve"> GUID=1b947682-715a-48e0-9aae-da6f9c28c08a </w:instrText>
                  </w:r>
                  <w:r>
                    <w:fldChar w:fldCharType="end"/>
                  </w:r>
                  <w:r>
                    <w:t>(</w:t>
                  </w:r>
                  <w:r>
                    <w:rPr>
                      <w:i/>
                    </w:rPr>
                    <w:t>a</w:t>
                  </w:r>
                  <w:r>
                    <w:t>)</w:t>
                  </w:r>
                  <w:r>
                    <w:tab/>
                    <w:t>Name:</w:t>
                  </w:r>
                </w:p>
                <w:p w14:paraId="70625E32" w14:textId="77777777" w:rsidR="00205B95" w:rsidRDefault="00205B95" w:rsidP="00205B95">
                  <w:pPr>
                    <w:pStyle w:val="TableItemIndent3"/>
                    <w:ind w:left="1880" w:firstLine="0"/>
                    <w:jc w:val="both"/>
                  </w:pPr>
                  <w:r>
                    <w:fldChar w:fldCharType="begin"/>
                  </w:r>
                  <w:r>
                    <w:instrText xml:space="preserve"> GUID=65334945-6128-40f9-90c7-7a27e46e3824 </w:instrText>
                  </w:r>
                  <w:r>
                    <w:fldChar w:fldCharType="end"/>
                  </w:r>
                  <w:r>
                    <w:t>(</w:t>
                  </w:r>
                  <w:r>
                    <w:rPr>
                      <w:i/>
                    </w:rPr>
                    <w:t>b</w:t>
                  </w:r>
                  <w:r>
                    <w:t>)</w:t>
                  </w:r>
                  <w:r>
                    <w:tab/>
                    <w:t>Age:</w:t>
                  </w:r>
                </w:p>
                <w:p w14:paraId="08C4A771" w14:textId="77777777" w:rsidR="00205B95" w:rsidRDefault="00205B95" w:rsidP="00205B95">
                  <w:pPr>
                    <w:pStyle w:val="TableItemIndent3"/>
                    <w:ind w:left="1880" w:firstLine="0"/>
                    <w:jc w:val="both"/>
                  </w:pPr>
                  <w:r>
                    <w:fldChar w:fldCharType="begin"/>
                  </w:r>
                  <w:r>
                    <w:instrText xml:space="preserve"> GUID=682a19cf-3ebc-4ff9-aa19-e6417d35750f </w:instrText>
                  </w:r>
                  <w:r>
                    <w:fldChar w:fldCharType="end"/>
                  </w:r>
                  <w:r>
                    <w:t>(</w:t>
                  </w:r>
                  <w:r>
                    <w:rPr>
                      <w:i/>
                    </w:rPr>
                    <w:t>c</w:t>
                  </w:r>
                  <w:r>
                    <w:t>)</w:t>
                  </w:r>
                  <w:r>
                    <w:tab/>
                    <w:t>NRIC No.:</w:t>
                  </w:r>
                </w:p>
                <w:p w14:paraId="7B585684" w14:textId="77777777" w:rsidR="00205B95" w:rsidRDefault="00205B95" w:rsidP="00205B95">
                  <w:pPr>
                    <w:pStyle w:val="TableItemIndent3"/>
                    <w:ind w:left="1880" w:firstLine="0"/>
                    <w:jc w:val="both"/>
                  </w:pPr>
                  <w:r>
                    <w:fldChar w:fldCharType="begin"/>
                  </w:r>
                  <w:r>
                    <w:instrText xml:space="preserve"> GUID=887441dd-e50c-4e6d-9948-75441eee56d5 </w:instrText>
                  </w:r>
                  <w:r>
                    <w:fldChar w:fldCharType="end"/>
                  </w:r>
                  <w:r>
                    <w:t>(</w:t>
                  </w:r>
                  <w:r>
                    <w:rPr>
                      <w:i/>
                    </w:rPr>
                    <w:t>d</w:t>
                  </w:r>
                  <w:r>
                    <w:t>)</w:t>
                  </w:r>
                  <w:r>
                    <w:tab/>
                    <w:t>Residential address:</w:t>
                  </w:r>
                </w:p>
                <w:p w14:paraId="06FBF633" w14:textId="77777777" w:rsidR="00205B95" w:rsidRDefault="00205B95" w:rsidP="00205B95">
                  <w:pPr>
                    <w:pStyle w:val="TableItemIndent3"/>
                    <w:ind w:left="1880" w:firstLine="0"/>
                    <w:jc w:val="both"/>
                  </w:pPr>
                  <w:r>
                    <w:fldChar w:fldCharType="begin"/>
                  </w:r>
                  <w:r>
                    <w:instrText xml:space="preserve"> GUID=947375c8-f4ee-4cb9-9603-28c7e5f2ae0c </w:instrText>
                  </w:r>
                  <w:r>
                    <w:fldChar w:fldCharType="end"/>
                  </w:r>
                  <w:r>
                    <w:t>(</w:t>
                  </w:r>
                  <w:r>
                    <w:rPr>
                      <w:i/>
                    </w:rPr>
                    <w:t>e</w:t>
                  </w:r>
                  <w:r>
                    <w:t>)</w:t>
                  </w:r>
                  <w:r>
                    <w:tab/>
                    <w:t>Occupation:</w:t>
                  </w:r>
                </w:p>
                <w:p w14:paraId="0B20B9E7" w14:textId="77777777" w:rsidR="00205B95" w:rsidRDefault="00205B95" w:rsidP="00205B95">
                  <w:pPr>
                    <w:pStyle w:val="TableItemIndent3"/>
                    <w:ind w:left="1880" w:firstLine="0"/>
                    <w:jc w:val="both"/>
                  </w:pPr>
                  <w:r>
                    <w:fldChar w:fldCharType="begin"/>
                  </w:r>
                  <w:r>
                    <w:instrText xml:space="preserve"> GUID=abdc539a-4f8f-44b1-b63a-0de013ce0d4e </w:instrText>
                  </w:r>
                  <w:r>
                    <w:fldChar w:fldCharType="end"/>
                  </w:r>
                  <w:r>
                    <w:t>(</w:t>
                  </w:r>
                  <w:r>
                    <w:rPr>
                      <w:i/>
                    </w:rPr>
                    <w:t>f</w:t>
                  </w:r>
                  <w:r>
                    <w:t>)</w:t>
                  </w:r>
                  <w:r>
                    <w:tab/>
                    <w:t>Relationship to child (if any):</w:t>
                  </w:r>
                </w:p>
                <w:p w14:paraId="01888F50" w14:textId="77777777" w:rsidR="00205B95" w:rsidRDefault="00205B95" w:rsidP="00205B95">
                  <w:pPr>
                    <w:pStyle w:val="TableItemIndent2"/>
                    <w:ind w:left="940" w:firstLine="0"/>
                    <w:jc w:val="both"/>
                  </w:pPr>
                  <w:r>
                    <w:fldChar w:fldCharType="begin"/>
                  </w:r>
                  <w:r>
                    <w:instrText xml:space="preserve"> GUID=78a5e451-b9c1-4965-bbac-9dfd5505cf6d </w:instrText>
                  </w:r>
                  <w:r>
                    <w:fldChar w:fldCharType="end"/>
                  </w:r>
                  <w:r>
                    <w:t>3.</w:t>
                  </w:r>
                  <w:r>
                    <w:tab/>
                    <w:t xml:space="preserve">The Applicant(s) is (are) resident in Singapore </w:t>
                  </w:r>
                  <w:proofErr w:type="gramStart"/>
                  <w:r>
                    <w:t>at</w:t>
                  </w:r>
                  <w:proofErr w:type="gramEnd"/>
                  <w:r>
                    <w:t>                          Singapore and domiciled in Singapore.</w:t>
                  </w:r>
                </w:p>
                <w:p w14:paraId="6EEEB2F9" w14:textId="77777777" w:rsidR="00205B95" w:rsidRDefault="00205B95" w:rsidP="00205B95">
                  <w:pPr>
                    <w:pStyle w:val="TableItemIndent2"/>
                    <w:ind w:left="940" w:firstLine="0"/>
                    <w:jc w:val="both"/>
                  </w:pPr>
                  <w:r>
                    <w:fldChar w:fldCharType="begin"/>
                  </w:r>
                  <w:r>
                    <w:instrText xml:space="preserve"> GUID=a4758dcc-bad8-4893-b08b-e305b028b690 </w:instrText>
                  </w:r>
                  <w:r>
                    <w:fldChar w:fldCharType="end"/>
                  </w:r>
                  <w:r>
                    <w:t>4.</w:t>
                  </w:r>
                  <w:r>
                    <w:tab/>
                    <w:t>The Male Applicant                                    married the Female Applicant                                      at                  on                </w:t>
                  </w:r>
                  <w:proofErr w:type="gramStart"/>
                  <w:r>
                    <w:t>  .</w:t>
                  </w:r>
                  <w:proofErr w:type="gramEnd"/>
                </w:p>
                <w:p w14:paraId="5654DC2A" w14:textId="77777777" w:rsidR="00205B95" w:rsidRDefault="00205B95" w:rsidP="00205B95">
                  <w:pPr>
                    <w:pStyle w:val="TableItemIndent2"/>
                    <w:ind w:left="940" w:firstLine="0"/>
                    <w:jc w:val="both"/>
                  </w:pPr>
                  <w:r>
                    <w:fldChar w:fldCharType="begin"/>
                  </w:r>
                  <w:r>
                    <w:instrText xml:space="preserve"> GUID=9e1fa9c1-34b1-462d-9deb-40f7e440cc55 </w:instrText>
                  </w:r>
                  <w:r>
                    <w:fldChar w:fldCharType="end"/>
                  </w:r>
                  <w:r>
                    <w:t>5.</w:t>
                  </w:r>
                  <w:r>
                    <w:tab/>
                    <w:t>The Applicant(s) has (have) resident with him (her) (them) the following persons:</w:t>
                  </w:r>
                </w:p>
              </w:tc>
            </w:tr>
          </w:tbl>
          <w:p w14:paraId="5C7B7326"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p>
        </w:tc>
      </w:tr>
      <w:tr w:rsidR="00E130EB" w14:paraId="5C274F5D" w14:textId="77777777" w:rsidTr="001720DF">
        <w:trPr>
          <w:divId w:val="2116439976"/>
          <w:cantSplit/>
          <w:jc w:val="center"/>
        </w:trPr>
        <w:tc>
          <w:tcPr>
            <w:tcW w:w="7256" w:type="dxa"/>
          </w:tcPr>
          <w:p w14:paraId="4060C9B7" w14:textId="77777777" w:rsidR="00E130EB" w:rsidRDefault="00E130EB" w:rsidP="00892A9E">
            <w:pPr>
              <w:pStyle w:val="TableItemIndent2"/>
              <w:ind w:left="0" w:firstLine="0"/>
              <w:jc w:val="both"/>
            </w:pPr>
          </w:p>
        </w:tc>
      </w:tr>
    </w:tbl>
    <w:p w14:paraId="6B1C937A" w14:textId="77777777" w:rsidR="00D61EB4" w:rsidRPr="00D61EB4" w:rsidRDefault="00347ACE" w:rsidP="00347ACE">
      <w:pPr>
        <w:pStyle w:val="TableItemIndent2"/>
        <w:ind w:left="1160" w:firstLine="825"/>
        <w:jc w:val="both"/>
        <w:divId w:val="2116439976"/>
        <w:rPr>
          <w:lang w:val="en-GB"/>
        </w:rPr>
      </w:pPr>
      <w:r w:rsidRPr="00347ACE">
        <w:rPr>
          <w:lang w:val="en-GB"/>
        </w:rPr>
        <w:t>6.</w:t>
      </w:r>
      <w:r>
        <w:rPr>
          <w:lang w:val="en-GB"/>
        </w:rPr>
        <w:t xml:space="preserve"> </w:t>
      </w:r>
      <w:proofErr w:type="gramStart"/>
      <w:r>
        <w:rPr>
          <w:lang w:val="en-GB"/>
        </w:rPr>
        <w:t>P</w:t>
      </w:r>
      <w:r w:rsidR="00D61EB4" w:rsidRPr="00D61EB4">
        <w:rPr>
          <w:lang w:val="en-GB"/>
        </w:rPr>
        <w:t>articulars of</w:t>
      </w:r>
      <w:proofErr w:type="gramEnd"/>
      <w:r w:rsidR="00D61EB4" w:rsidRPr="00D61EB4">
        <w:rPr>
          <w:lang w:val="en-GB"/>
        </w:rPr>
        <w:t xml:space="preserve"> infant to be adopted (“the said infant”):</w:t>
      </w:r>
    </w:p>
    <w:p w14:paraId="4252905A" w14:textId="77777777" w:rsidR="00D61EB4" w:rsidRPr="00D61EB4" w:rsidRDefault="00D61EB4" w:rsidP="00347ACE">
      <w:pPr>
        <w:spacing w:before="60" w:after="60" w:line="240" w:lineRule="auto"/>
        <w:ind w:left="2127"/>
        <w:jc w:val="both"/>
        <w:divId w:val="2116439976"/>
        <w:rPr>
          <w:rFonts w:ascii="Times New Roman" w:hAnsi="Times New Roman" w:cs="Times New Roman"/>
          <w:sz w:val="22"/>
          <w:szCs w:val="20"/>
          <w:lang w:val="en-GB" w:eastAsia="en-US"/>
        </w:rPr>
      </w:pPr>
      <w:r w:rsidRPr="00D61EB4">
        <w:rPr>
          <w:rFonts w:ascii="Times New Roman" w:hAnsi="Times New Roman" w:cs="Times New Roman"/>
          <w:sz w:val="22"/>
          <w:szCs w:val="20"/>
          <w:lang w:val="en-GB" w:eastAsia="en-US"/>
        </w:rPr>
        <w:fldChar w:fldCharType="begin"/>
      </w:r>
      <w:r w:rsidRPr="00D61EB4">
        <w:rPr>
          <w:rFonts w:ascii="Times New Roman" w:hAnsi="Times New Roman" w:cs="Times New Roman"/>
          <w:sz w:val="22"/>
          <w:szCs w:val="20"/>
          <w:lang w:val="en-GB" w:eastAsia="en-US"/>
        </w:rPr>
        <w:instrText xml:space="preserve"> GUID=2173906c-0e6f-48bb-b659-df2062c1fa6a </w:instrText>
      </w:r>
      <w:r w:rsidRPr="00D61EB4">
        <w:rPr>
          <w:rFonts w:ascii="Times New Roman" w:hAnsi="Times New Roman" w:cs="Times New Roman"/>
          <w:sz w:val="22"/>
          <w:szCs w:val="20"/>
          <w:lang w:val="en-GB" w:eastAsia="en-US"/>
        </w:rPr>
        <w:fldChar w:fldCharType="end"/>
      </w:r>
      <w:r w:rsidRPr="00D61EB4">
        <w:rPr>
          <w:rFonts w:ascii="Times New Roman" w:hAnsi="Times New Roman" w:cs="Times New Roman"/>
          <w:sz w:val="22"/>
          <w:szCs w:val="20"/>
          <w:lang w:val="en-GB" w:eastAsia="en-US"/>
        </w:rPr>
        <w:t>(</w:t>
      </w:r>
      <w:r w:rsidRPr="00D61EB4">
        <w:rPr>
          <w:rFonts w:ascii="Times New Roman" w:hAnsi="Times New Roman" w:cs="Times New Roman"/>
          <w:i/>
          <w:sz w:val="22"/>
          <w:szCs w:val="20"/>
          <w:lang w:val="en-GB" w:eastAsia="en-US"/>
        </w:rPr>
        <w:t>a</w:t>
      </w:r>
      <w:r w:rsidRPr="00D61EB4">
        <w:rPr>
          <w:rFonts w:ascii="Times New Roman" w:hAnsi="Times New Roman" w:cs="Times New Roman"/>
          <w:sz w:val="22"/>
          <w:szCs w:val="20"/>
          <w:lang w:val="en-GB" w:eastAsia="en-US"/>
        </w:rPr>
        <w:t>)</w:t>
      </w:r>
      <w:r w:rsidRPr="00D61EB4">
        <w:rPr>
          <w:rFonts w:ascii="Times New Roman" w:hAnsi="Times New Roman" w:cs="Times New Roman"/>
          <w:sz w:val="22"/>
          <w:szCs w:val="20"/>
          <w:lang w:val="en-GB" w:eastAsia="en-US"/>
        </w:rPr>
        <w:tab/>
        <w:t>Original name:</w:t>
      </w:r>
    </w:p>
    <w:p w14:paraId="7478AF39" w14:textId="77777777" w:rsidR="00D61EB4" w:rsidRPr="00D61EB4" w:rsidRDefault="00D61EB4" w:rsidP="00347ACE">
      <w:pPr>
        <w:spacing w:before="60" w:after="60" w:line="240" w:lineRule="auto"/>
        <w:ind w:left="2127"/>
        <w:jc w:val="both"/>
        <w:divId w:val="2116439976"/>
        <w:rPr>
          <w:rFonts w:ascii="Times New Roman" w:hAnsi="Times New Roman" w:cs="Times New Roman"/>
          <w:sz w:val="22"/>
          <w:szCs w:val="20"/>
          <w:lang w:val="en-GB" w:eastAsia="en-US"/>
        </w:rPr>
      </w:pPr>
      <w:r w:rsidRPr="00D61EB4">
        <w:rPr>
          <w:rFonts w:ascii="Times New Roman" w:hAnsi="Times New Roman" w:cs="Times New Roman"/>
          <w:sz w:val="22"/>
          <w:szCs w:val="20"/>
          <w:lang w:val="en-GB" w:eastAsia="en-US"/>
        </w:rPr>
        <w:fldChar w:fldCharType="begin"/>
      </w:r>
      <w:r w:rsidRPr="00D61EB4">
        <w:rPr>
          <w:rFonts w:ascii="Times New Roman" w:hAnsi="Times New Roman" w:cs="Times New Roman"/>
          <w:sz w:val="22"/>
          <w:szCs w:val="20"/>
          <w:lang w:val="en-GB" w:eastAsia="en-US"/>
        </w:rPr>
        <w:instrText xml:space="preserve"> GUID=931eb785-4cd9-4067-81f3-7011a3f79a48 </w:instrText>
      </w:r>
      <w:r w:rsidRPr="00D61EB4">
        <w:rPr>
          <w:rFonts w:ascii="Times New Roman" w:hAnsi="Times New Roman" w:cs="Times New Roman"/>
          <w:sz w:val="22"/>
          <w:szCs w:val="20"/>
          <w:lang w:val="en-GB" w:eastAsia="en-US"/>
        </w:rPr>
        <w:fldChar w:fldCharType="end"/>
      </w:r>
      <w:r w:rsidRPr="00D61EB4">
        <w:rPr>
          <w:rFonts w:ascii="Times New Roman" w:hAnsi="Times New Roman" w:cs="Times New Roman"/>
          <w:sz w:val="22"/>
          <w:szCs w:val="20"/>
          <w:lang w:val="en-GB" w:eastAsia="en-US"/>
        </w:rPr>
        <w:t>(</w:t>
      </w:r>
      <w:r w:rsidRPr="00D61EB4">
        <w:rPr>
          <w:rFonts w:ascii="Times New Roman" w:hAnsi="Times New Roman" w:cs="Times New Roman"/>
          <w:i/>
          <w:sz w:val="22"/>
          <w:szCs w:val="20"/>
          <w:lang w:val="en-GB" w:eastAsia="en-US"/>
        </w:rPr>
        <w:t>b</w:t>
      </w:r>
      <w:r w:rsidRPr="00D61EB4">
        <w:rPr>
          <w:rFonts w:ascii="Times New Roman" w:hAnsi="Times New Roman" w:cs="Times New Roman"/>
          <w:sz w:val="22"/>
          <w:szCs w:val="20"/>
          <w:lang w:val="en-GB" w:eastAsia="en-US"/>
        </w:rPr>
        <w:t>)</w:t>
      </w:r>
      <w:r w:rsidRPr="00D61EB4">
        <w:rPr>
          <w:rFonts w:ascii="Times New Roman" w:hAnsi="Times New Roman" w:cs="Times New Roman"/>
          <w:sz w:val="22"/>
          <w:szCs w:val="20"/>
          <w:lang w:val="en-GB" w:eastAsia="en-US"/>
        </w:rPr>
        <w:tab/>
        <w:t>New name (if any):</w:t>
      </w:r>
    </w:p>
    <w:p w14:paraId="54E71870" w14:textId="77777777" w:rsidR="00D61EB4" w:rsidRPr="00D61EB4" w:rsidRDefault="00D61EB4" w:rsidP="00347ACE">
      <w:pPr>
        <w:spacing w:before="60" w:after="60" w:line="240" w:lineRule="auto"/>
        <w:ind w:left="2127"/>
        <w:jc w:val="both"/>
        <w:divId w:val="2116439976"/>
        <w:rPr>
          <w:rFonts w:ascii="Times New Roman" w:hAnsi="Times New Roman" w:cs="Times New Roman"/>
          <w:sz w:val="22"/>
          <w:szCs w:val="20"/>
          <w:lang w:val="en-GB" w:eastAsia="en-US"/>
        </w:rPr>
      </w:pPr>
      <w:r w:rsidRPr="00D61EB4">
        <w:rPr>
          <w:rFonts w:ascii="Times New Roman" w:hAnsi="Times New Roman" w:cs="Times New Roman"/>
          <w:sz w:val="22"/>
          <w:szCs w:val="20"/>
          <w:lang w:val="en-GB" w:eastAsia="en-US"/>
        </w:rPr>
        <w:fldChar w:fldCharType="begin"/>
      </w:r>
      <w:r w:rsidRPr="00D61EB4">
        <w:rPr>
          <w:rFonts w:ascii="Times New Roman" w:hAnsi="Times New Roman" w:cs="Times New Roman"/>
          <w:sz w:val="22"/>
          <w:szCs w:val="20"/>
          <w:lang w:val="en-GB" w:eastAsia="en-US"/>
        </w:rPr>
        <w:instrText xml:space="preserve"> GUID=4a775b17-f33a-4ef1-aaa8-d933577cd0ff </w:instrText>
      </w:r>
      <w:r w:rsidRPr="00D61EB4">
        <w:rPr>
          <w:rFonts w:ascii="Times New Roman" w:hAnsi="Times New Roman" w:cs="Times New Roman"/>
          <w:sz w:val="22"/>
          <w:szCs w:val="20"/>
          <w:lang w:val="en-GB" w:eastAsia="en-US"/>
        </w:rPr>
        <w:fldChar w:fldCharType="end"/>
      </w:r>
      <w:r w:rsidRPr="00D61EB4">
        <w:rPr>
          <w:rFonts w:ascii="Times New Roman" w:hAnsi="Times New Roman" w:cs="Times New Roman"/>
          <w:sz w:val="22"/>
          <w:szCs w:val="20"/>
          <w:lang w:val="en-GB" w:eastAsia="en-US"/>
        </w:rPr>
        <w:t>(</w:t>
      </w:r>
      <w:r w:rsidRPr="00D61EB4">
        <w:rPr>
          <w:rFonts w:ascii="Times New Roman" w:hAnsi="Times New Roman" w:cs="Times New Roman"/>
          <w:i/>
          <w:sz w:val="22"/>
          <w:szCs w:val="20"/>
          <w:lang w:val="en-GB" w:eastAsia="en-US"/>
        </w:rPr>
        <w:t>c</w:t>
      </w:r>
      <w:r w:rsidRPr="00D61EB4">
        <w:rPr>
          <w:rFonts w:ascii="Times New Roman" w:hAnsi="Times New Roman" w:cs="Times New Roman"/>
          <w:sz w:val="22"/>
          <w:szCs w:val="20"/>
          <w:lang w:val="en-GB" w:eastAsia="en-US"/>
        </w:rPr>
        <w:t>)</w:t>
      </w:r>
      <w:r w:rsidRPr="00D61EB4">
        <w:rPr>
          <w:rFonts w:ascii="Times New Roman" w:hAnsi="Times New Roman" w:cs="Times New Roman"/>
          <w:sz w:val="22"/>
          <w:szCs w:val="20"/>
          <w:lang w:val="en-GB" w:eastAsia="en-US"/>
        </w:rPr>
        <w:tab/>
        <w:t>Date of birth:</w:t>
      </w:r>
    </w:p>
    <w:p w14:paraId="40A16EE8" w14:textId="77777777" w:rsidR="00D61EB4" w:rsidRPr="00D61EB4" w:rsidRDefault="00D61EB4" w:rsidP="00347ACE">
      <w:pPr>
        <w:spacing w:before="60" w:after="60" w:line="240" w:lineRule="auto"/>
        <w:ind w:left="2127"/>
        <w:jc w:val="both"/>
        <w:divId w:val="2116439976"/>
        <w:rPr>
          <w:rFonts w:ascii="Times New Roman" w:hAnsi="Times New Roman" w:cs="Times New Roman"/>
          <w:sz w:val="22"/>
          <w:szCs w:val="20"/>
          <w:lang w:val="en-GB" w:eastAsia="en-US"/>
        </w:rPr>
      </w:pPr>
      <w:r w:rsidRPr="00D61EB4">
        <w:rPr>
          <w:rFonts w:ascii="Times New Roman" w:hAnsi="Times New Roman" w:cs="Times New Roman"/>
          <w:sz w:val="22"/>
          <w:szCs w:val="20"/>
          <w:lang w:val="en-GB" w:eastAsia="en-US"/>
        </w:rPr>
        <w:fldChar w:fldCharType="begin"/>
      </w:r>
      <w:r w:rsidRPr="00D61EB4">
        <w:rPr>
          <w:rFonts w:ascii="Times New Roman" w:hAnsi="Times New Roman" w:cs="Times New Roman"/>
          <w:sz w:val="22"/>
          <w:szCs w:val="20"/>
          <w:lang w:val="en-GB" w:eastAsia="en-US"/>
        </w:rPr>
        <w:instrText xml:space="preserve"> GUID=2f17ccb1-1ebb-43f2-84bb-f23261cfa04f </w:instrText>
      </w:r>
      <w:r w:rsidRPr="00D61EB4">
        <w:rPr>
          <w:rFonts w:ascii="Times New Roman" w:hAnsi="Times New Roman" w:cs="Times New Roman"/>
          <w:sz w:val="22"/>
          <w:szCs w:val="20"/>
          <w:lang w:val="en-GB" w:eastAsia="en-US"/>
        </w:rPr>
        <w:fldChar w:fldCharType="end"/>
      </w:r>
      <w:r w:rsidRPr="00D61EB4">
        <w:rPr>
          <w:rFonts w:ascii="Times New Roman" w:hAnsi="Times New Roman" w:cs="Times New Roman"/>
          <w:sz w:val="22"/>
          <w:szCs w:val="20"/>
          <w:lang w:val="en-GB" w:eastAsia="en-US"/>
        </w:rPr>
        <w:t>(</w:t>
      </w:r>
      <w:r w:rsidRPr="00D61EB4">
        <w:rPr>
          <w:rFonts w:ascii="Times New Roman" w:hAnsi="Times New Roman" w:cs="Times New Roman"/>
          <w:i/>
          <w:sz w:val="22"/>
          <w:szCs w:val="20"/>
          <w:lang w:val="en-GB" w:eastAsia="en-US"/>
        </w:rPr>
        <w:t>d</w:t>
      </w:r>
      <w:r w:rsidRPr="00D61EB4">
        <w:rPr>
          <w:rFonts w:ascii="Times New Roman" w:hAnsi="Times New Roman" w:cs="Times New Roman"/>
          <w:sz w:val="22"/>
          <w:szCs w:val="20"/>
          <w:lang w:val="en-GB" w:eastAsia="en-US"/>
        </w:rPr>
        <w:t>)</w:t>
      </w:r>
      <w:r w:rsidRPr="00D61EB4">
        <w:rPr>
          <w:rFonts w:ascii="Times New Roman" w:hAnsi="Times New Roman" w:cs="Times New Roman"/>
          <w:sz w:val="22"/>
          <w:szCs w:val="20"/>
          <w:lang w:val="en-GB" w:eastAsia="en-US"/>
        </w:rPr>
        <w:tab/>
        <w:t>Age:</w:t>
      </w:r>
    </w:p>
    <w:p w14:paraId="0C289B8B" w14:textId="77777777" w:rsidR="00D61EB4" w:rsidRPr="00D61EB4" w:rsidRDefault="00D61EB4" w:rsidP="00347ACE">
      <w:pPr>
        <w:spacing w:before="60" w:after="60" w:line="240" w:lineRule="auto"/>
        <w:ind w:left="2127"/>
        <w:jc w:val="both"/>
        <w:divId w:val="2116439976"/>
        <w:rPr>
          <w:rFonts w:ascii="Times New Roman" w:hAnsi="Times New Roman" w:cs="Times New Roman"/>
          <w:sz w:val="22"/>
          <w:szCs w:val="20"/>
          <w:lang w:val="en-GB" w:eastAsia="en-US"/>
        </w:rPr>
      </w:pPr>
      <w:r w:rsidRPr="00D61EB4">
        <w:rPr>
          <w:rFonts w:ascii="Times New Roman" w:hAnsi="Times New Roman" w:cs="Times New Roman"/>
          <w:sz w:val="22"/>
          <w:szCs w:val="20"/>
          <w:lang w:val="en-GB" w:eastAsia="en-US"/>
        </w:rPr>
        <w:fldChar w:fldCharType="begin"/>
      </w:r>
      <w:r w:rsidRPr="00D61EB4">
        <w:rPr>
          <w:rFonts w:ascii="Times New Roman" w:hAnsi="Times New Roman" w:cs="Times New Roman"/>
          <w:sz w:val="22"/>
          <w:szCs w:val="20"/>
          <w:lang w:val="en-GB" w:eastAsia="en-US"/>
        </w:rPr>
        <w:instrText xml:space="preserve"> GUID=e24b7a29-64bf-4544-8b6c-a794ed8aae36 </w:instrText>
      </w:r>
      <w:r w:rsidRPr="00D61EB4">
        <w:rPr>
          <w:rFonts w:ascii="Times New Roman" w:hAnsi="Times New Roman" w:cs="Times New Roman"/>
          <w:sz w:val="22"/>
          <w:szCs w:val="20"/>
          <w:lang w:val="en-GB" w:eastAsia="en-US"/>
        </w:rPr>
        <w:fldChar w:fldCharType="end"/>
      </w:r>
      <w:r w:rsidRPr="00D61EB4">
        <w:rPr>
          <w:rFonts w:ascii="Times New Roman" w:hAnsi="Times New Roman" w:cs="Times New Roman"/>
          <w:sz w:val="22"/>
          <w:szCs w:val="20"/>
          <w:lang w:val="en-GB" w:eastAsia="en-US"/>
        </w:rPr>
        <w:t>(</w:t>
      </w:r>
      <w:r w:rsidRPr="00D61EB4">
        <w:rPr>
          <w:rFonts w:ascii="Times New Roman" w:hAnsi="Times New Roman" w:cs="Times New Roman"/>
          <w:i/>
          <w:sz w:val="22"/>
          <w:szCs w:val="20"/>
          <w:lang w:val="en-GB" w:eastAsia="en-US"/>
        </w:rPr>
        <w:t>e</w:t>
      </w:r>
      <w:r w:rsidRPr="00D61EB4">
        <w:rPr>
          <w:rFonts w:ascii="Times New Roman" w:hAnsi="Times New Roman" w:cs="Times New Roman"/>
          <w:sz w:val="22"/>
          <w:szCs w:val="20"/>
          <w:lang w:val="en-GB" w:eastAsia="en-US"/>
        </w:rPr>
        <w:t>)</w:t>
      </w:r>
      <w:r w:rsidRPr="00D61EB4">
        <w:rPr>
          <w:rFonts w:ascii="Times New Roman" w:hAnsi="Times New Roman" w:cs="Times New Roman"/>
          <w:sz w:val="22"/>
          <w:szCs w:val="20"/>
          <w:lang w:val="en-GB" w:eastAsia="en-US"/>
        </w:rPr>
        <w:tab/>
        <w:t>Gender:</w:t>
      </w:r>
    </w:p>
    <w:p w14:paraId="0CE3CE22" w14:textId="77777777" w:rsidR="00D61EB4" w:rsidRPr="00D61EB4" w:rsidRDefault="00D61EB4" w:rsidP="00347ACE">
      <w:pPr>
        <w:spacing w:before="60" w:after="60" w:line="240" w:lineRule="auto"/>
        <w:ind w:left="2127"/>
        <w:jc w:val="both"/>
        <w:divId w:val="2116439976"/>
        <w:rPr>
          <w:rFonts w:ascii="Times New Roman" w:hAnsi="Times New Roman" w:cs="Times New Roman"/>
          <w:sz w:val="22"/>
          <w:szCs w:val="20"/>
          <w:lang w:val="en-GB" w:eastAsia="en-US"/>
        </w:rPr>
      </w:pPr>
      <w:r w:rsidRPr="00D61EB4">
        <w:rPr>
          <w:rFonts w:ascii="Times New Roman" w:hAnsi="Times New Roman" w:cs="Times New Roman"/>
          <w:sz w:val="22"/>
          <w:szCs w:val="20"/>
          <w:lang w:val="en-GB" w:eastAsia="en-US"/>
        </w:rPr>
        <w:fldChar w:fldCharType="begin"/>
      </w:r>
      <w:r w:rsidRPr="00D61EB4">
        <w:rPr>
          <w:rFonts w:ascii="Times New Roman" w:hAnsi="Times New Roman" w:cs="Times New Roman"/>
          <w:sz w:val="22"/>
          <w:szCs w:val="20"/>
          <w:lang w:val="en-GB" w:eastAsia="en-US"/>
        </w:rPr>
        <w:instrText xml:space="preserve"> GUID=14aa5795-9399-4ad6-97ca-64399c35778f </w:instrText>
      </w:r>
      <w:r w:rsidRPr="00D61EB4">
        <w:rPr>
          <w:rFonts w:ascii="Times New Roman" w:hAnsi="Times New Roman" w:cs="Times New Roman"/>
          <w:sz w:val="22"/>
          <w:szCs w:val="20"/>
          <w:lang w:val="en-GB" w:eastAsia="en-US"/>
        </w:rPr>
        <w:fldChar w:fldCharType="end"/>
      </w:r>
      <w:r w:rsidRPr="00D61EB4">
        <w:rPr>
          <w:rFonts w:ascii="Times New Roman" w:hAnsi="Times New Roman" w:cs="Times New Roman"/>
          <w:sz w:val="22"/>
          <w:szCs w:val="20"/>
          <w:lang w:val="en-GB" w:eastAsia="en-US"/>
        </w:rPr>
        <w:t>(</w:t>
      </w:r>
      <w:r w:rsidRPr="00D61EB4">
        <w:rPr>
          <w:rFonts w:ascii="Times New Roman" w:hAnsi="Times New Roman" w:cs="Times New Roman"/>
          <w:i/>
          <w:sz w:val="22"/>
          <w:szCs w:val="20"/>
          <w:lang w:val="en-GB" w:eastAsia="en-US"/>
        </w:rPr>
        <w:t>f</w:t>
      </w:r>
      <w:r w:rsidRPr="00D61EB4">
        <w:rPr>
          <w:rFonts w:ascii="Times New Roman" w:hAnsi="Times New Roman" w:cs="Times New Roman"/>
          <w:sz w:val="22"/>
          <w:szCs w:val="20"/>
          <w:lang w:val="en-GB" w:eastAsia="en-US"/>
        </w:rPr>
        <w:t>)</w:t>
      </w:r>
      <w:r w:rsidRPr="00D61EB4">
        <w:rPr>
          <w:rFonts w:ascii="Times New Roman" w:hAnsi="Times New Roman" w:cs="Times New Roman"/>
          <w:sz w:val="22"/>
          <w:szCs w:val="20"/>
          <w:lang w:val="en-GB" w:eastAsia="en-US"/>
        </w:rPr>
        <w:tab/>
        <w:t>Nationality:</w:t>
      </w:r>
    </w:p>
    <w:p w14:paraId="1A67AF64" w14:textId="77777777" w:rsidR="00D61EB4" w:rsidRPr="00D61EB4" w:rsidRDefault="00D61EB4" w:rsidP="00347ACE">
      <w:pPr>
        <w:spacing w:before="60" w:after="60" w:line="240" w:lineRule="auto"/>
        <w:ind w:left="2127"/>
        <w:jc w:val="both"/>
        <w:divId w:val="2116439976"/>
        <w:rPr>
          <w:rFonts w:ascii="Times New Roman" w:hAnsi="Times New Roman" w:cs="Times New Roman"/>
          <w:sz w:val="22"/>
          <w:szCs w:val="20"/>
          <w:lang w:val="en-GB" w:eastAsia="en-US"/>
        </w:rPr>
      </w:pPr>
      <w:r w:rsidRPr="00D61EB4">
        <w:rPr>
          <w:rFonts w:ascii="Times New Roman" w:hAnsi="Times New Roman" w:cs="Times New Roman"/>
          <w:sz w:val="22"/>
          <w:szCs w:val="20"/>
          <w:lang w:val="en-GB" w:eastAsia="en-US"/>
        </w:rPr>
        <w:fldChar w:fldCharType="begin"/>
      </w:r>
      <w:r w:rsidRPr="00D61EB4">
        <w:rPr>
          <w:rFonts w:ascii="Times New Roman" w:hAnsi="Times New Roman" w:cs="Times New Roman"/>
          <w:sz w:val="22"/>
          <w:szCs w:val="20"/>
          <w:lang w:val="en-GB" w:eastAsia="en-US"/>
        </w:rPr>
        <w:instrText xml:space="preserve"> GUID=bfd79b22-c676-4e33-82a7-0a85908486cc </w:instrText>
      </w:r>
      <w:r w:rsidRPr="00D61EB4">
        <w:rPr>
          <w:rFonts w:ascii="Times New Roman" w:hAnsi="Times New Roman" w:cs="Times New Roman"/>
          <w:sz w:val="22"/>
          <w:szCs w:val="20"/>
          <w:lang w:val="en-GB" w:eastAsia="en-US"/>
        </w:rPr>
        <w:fldChar w:fldCharType="end"/>
      </w:r>
      <w:r w:rsidRPr="00D61EB4">
        <w:rPr>
          <w:rFonts w:ascii="Times New Roman" w:hAnsi="Times New Roman" w:cs="Times New Roman"/>
          <w:sz w:val="22"/>
          <w:szCs w:val="20"/>
          <w:lang w:val="en-GB" w:eastAsia="en-US"/>
        </w:rPr>
        <w:t>(</w:t>
      </w:r>
      <w:r w:rsidRPr="00D61EB4">
        <w:rPr>
          <w:rFonts w:ascii="Times New Roman" w:hAnsi="Times New Roman" w:cs="Times New Roman"/>
          <w:i/>
          <w:sz w:val="22"/>
          <w:szCs w:val="20"/>
          <w:lang w:val="en-GB" w:eastAsia="en-US"/>
        </w:rPr>
        <w:t>g</w:t>
      </w:r>
      <w:r w:rsidRPr="00D61EB4">
        <w:rPr>
          <w:rFonts w:ascii="Times New Roman" w:hAnsi="Times New Roman" w:cs="Times New Roman"/>
          <w:sz w:val="22"/>
          <w:szCs w:val="20"/>
          <w:lang w:val="en-GB" w:eastAsia="en-US"/>
        </w:rPr>
        <w:t>)</w:t>
      </w:r>
      <w:r w:rsidRPr="00D61EB4">
        <w:rPr>
          <w:rFonts w:ascii="Times New Roman" w:hAnsi="Times New Roman" w:cs="Times New Roman"/>
          <w:sz w:val="22"/>
          <w:szCs w:val="20"/>
          <w:lang w:val="en-GB" w:eastAsia="en-US"/>
        </w:rPr>
        <w:tab/>
        <w:t>Race:</w:t>
      </w:r>
    </w:p>
    <w:p w14:paraId="16C05C48" w14:textId="77777777" w:rsidR="00D61EB4" w:rsidRPr="00D61EB4" w:rsidRDefault="00D61EB4" w:rsidP="00347ACE">
      <w:pPr>
        <w:spacing w:before="60" w:after="60" w:line="240" w:lineRule="auto"/>
        <w:ind w:left="2127"/>
        <w:jc w:val="both"/>
        <w:divId w:val="2116439976"/>
        <w:rPr>
          <w:rFonts w:ascii="Times New Roman" w:hAnsi="Times New Roman" w:cs="Times New Roman"/>
          <w:sz w:val="22"/>
          <w:szCs w:val="20"/>
          <w:lang w:val="en-GB" w:eastAsia="en-US"/>
        </w:rPr>
      </w:pPr>
      <w:r w:rsidRPr="00D61EB4">
        <w:rPr>
          <w:rFonts w:ascii="Times New Roman" w:hAnsi="Times New Roman" w:cs="Times New Roman"/>
          <w:sz w:val="22"/>
          <w:szCs w:val="20"/>
          <w:lang w:val="en-GB" w:eastAsia="en-US"/>
        </w:rPr>
        <w:fldChar w:fldCharType="begin"/>
      </w:r>
      <w:r w:rsidRPr="00D61EB4">
        <w:rPr>
          <w:rFonts w:ascii="Times New Roman" w:hAnsi="Times New Roman" w:cs="Times New Roman"/>
          <w:sz w:val="22"/>
          <w:szCs w:val="20"/>
          <w:lang w:val="en-GB" w:eastAsia="en-US"/>
        </w:rPr>
        <w:instrText xml:space="preserve"> GUID=8f6c59f1-6dcc-424c-a3e9-70c26ef63fbf </w:instrText>
      </w:r>
      <w:r w:rsidRPr="00D61EB4">
        <w:rPr>
          <w:rFonts w:ascii="Times New Roman" w:hAnsi="Times New Roman" w:cs="Times New Roman"/>
          <w:sz w:val="22"/>
          <w:szCs w:val="20"/>
          <w:lang w:val="en-GB" w:eastAsia="en-US"/>
        </w:rPr>
        <w:fldChar w:fldCharType="end"/>
      </w:r>
      <w:r w:rsidRPr="00D61EB4">
        <w:rPr>
          <w:rFonts w:ascii="Times New Roman" w:hAnsi="Times New Roman" w:cs="Times New Roman"/>
          <w:sz w:val="22"/>
          <w:szCs w:val="20"/>
          <w:lang w:val="en-GB" w:eastAsia="en-US"/>
        </w:rPr>
        <w:t>(</w:t>
      </w:r>
      <w:r w:rsidRPr="00D61EB4">
        <w:rPr>
          <w:rFonts w:ascii="Times New Roman" w:hAnsi="Times New Roman" w:cs="Times New Roman"/>
          <w:i/>
          <w:sz w:val="22"/>
          <w:szCs w:val="20"/>
          <w:lang w:val="en-GB" w:eastAsia="en-US"/>
        </w:rPr>
        <w:t>h</w:t>
      </w:r>
      <w:r w:rsidRPr="00D61EB4">
        <w:rPr>
          <w:rFonts w:ascii="Times New Roman" w:hAnsi="Times New Roman" w:cs="Times New Roman"/>
          <w:sz w:val="22"/>
          <w:szCs w:val="20"/>
          <w:lang w:val="en-GB" w:eastAsia="en-US"/>
        </w:rPr>
        <w:t>)</w:t>
      </w:r>
      <w:r w:rsidRPr="00D61EB4">
        <w:rPr>
          <w:rFonts w:ascii="Times New Roman" w:hAnsi="Times New Roman" w:cs="Times New Roman"/>
          <w:sz w:val="22"/>
          <w:szCs w:val="20"/>
          <w:lang w:val="en-GB" w:eastAsia="en-US"/>
        </w:rPr>
        <w:tab/>
        <w:t>Marital status:</w:t>
      </w:r>
    </w:p>
    <w:p w14:paraId="6CA0FE89" w14:textId="77777777" w:rsidR="00D61EB4" w:rsidRPr="00D61EB4" w:rsidRDefault="00D61EB4" w:rsidP="00347ACE">
      <w:pPr>
        <w:spacing w:before="60" w:after="60" w:line="240" w:lineRule="auto"/>
        <w:ind w:left="2127"/>
        <w:jc w:val="both"/>
        <w:divId w:val="2116439976"/>
        <w:rPr>
          <w:rFonts w:ascii="Times New Roman" w:hAnsi="Times New Roman" w:cs="Times New Roman"/>
          <w:sz w:val="22"/>
          <w:szCs w:val="20"/>
          <w:lang w:val="en-GB" w:eastAsia="en-US"/>
        </w:rPr>
      </w:pPr>
      <w:r w:rsidRPr="00D61EB4">
        <w:rPr>
          <w:rFonts w:ascii="Times New Roman" w:hAnsi="Times New Roman" w:cs="Times New Roman"/>
          <w:sz w:val="22"/>
          <w:szCs w:val="20"/>
          <w:lang w:val="en-GB" w:eastAsia="en-US"/>
        </w:rPr>
        <w:fldChar w:fldCharType="begin"/>
      </w:r>
      <w:r w:rsidRPr="00D61EB4">
        <w:rPr>
          <w:rFonts w:ascii="Times New Roman" w:hAnsi="Times New Roman" w:cs="Times New Roman"/>
          <w:sz w:val="22"/>
          <w:szCs w:val="20"/>
          <w:lang w:val="en-GB" w:eastAsia="en-US"/>
        </w:rPr>
        <w:instrText xml:space="preserve"> GUID=d3ce6d8f-c4f1-4239-b6dc-c2918ebbbada </w:instrText>
      </w:r>
      <w:r w:rsidRPr="00D61EB4">
        <w:rPr>
          <w:rFonts w:ascii="Times New Roman" w:hAnsi="Times New Roman" w:cs="Times New Roman"/>
          <w:sz w:val="22"/>
          <w:szCs w:val="20"/>
          <w:lang w:val="en-GB" w:eastAsia="en-US"/>
        </w:rPr>
        <w:fldChar w:fldCharType="end"/>
      </w:r>
      <w:r w:rsidRPr="00D61EB4">
        <w:rPr>
          <w:rFonts w:ascii="Times New Roman" w:hAnsi="Times New Roman" w:cs="Times New Roman"/>
          <w:sz w:val="22"/>
          <w:szCs w:val="20"/>
          <w:lang w:val="en-GB" w:eastAsia="en-US"/>
        </w:rPr>
        <w:t>(</w:t>
      </w:r>
      <w:proofErr w:type="spellStart"/>
      <w:r w:rsidRPr="00D61EB4">
        <w:rPr>
          <w:rFonts w:ascii="Times New Roman" w:hAnsi="Times New Roman" w:cs="Times New Roman"/>
          <w:i/>
          <w:sz w:val="22"/>
          <w:szCs w:val="20"/>
          <w:lang w:val="en-GB" w:eastAsia="en-US"/>
        </w:rPr>
        <w:t>i</w:t>
      </w:r>
      <w:proofErr w:type="spellEnd"/>
      <w:r w:rsidRPr="00D61EB4">
        <w:rPr>
          <w:rFonts w:ascii="Times New Roman" w:hAnsi="Times New Roman" w:cs="Times New Roman"/>
          <w:sz w:val="22"/>
          <w:szCs w:val="20"/>
          <w:lang w:val="en-GB" w:eastAsia="en-US"/>
        </w:rPr>
        <w:t>)</w:t>
      </w:r>
      <w:r w:rsidRPr="00D61EB4">
        <w:rPr>
          <w:rFonts w:ascii="Times New Roman" w:hAnsi="Times New Roman" w:cs="Times New Roman"/>
          <w:sz w:val="22"/>
          <w:szCs w:val="20"/>
          <w:lang w:val="en-GB" w:eastAsia="en-US"/>
        </w:rPr>
        <w:tab/>
        <w:t>Present address:</w:t>
      </w:r>
    </w:p>
    <w:p w14:paraId="7751B970" w14:textId="77777777" w:rsidR="00D61EB4" w:rsidRPr="00D61EB4" w:rsidRDefault="00D61EB4" w:rsidP="00347ACE">
      <w:pPr>
        <w:spacing w:before="60" w:after="60" w:line="240" w:lineRule="auto"/>
        <w:ind w:left="2127"/>
        <w:jc w:val="both"/>
        <w:divId w:val="2116439976"/>
        <w:rPr>
          <w:rFonts w:ascii="Times New Roman" w:hAnsi="Times New Roman" w:cs="Times New Roman"/>
          <w:sz w:val="22"/>
          <w:szCs w:val="20"/>
          <w:lang w:val="en-GB" w:eastAsia="en-US"/>
        </w:rPr>
      </w:pPr>
      <w:r w:rsidRPr="00D61EB4">
        <w:rPr>
          <w:rFonts w:ascii="Times New Roman" w:hAnsi="Times New Roman" w:cs="Times New Roman"/>
          <w:sz w:val="22"/>
          <w:szCs w:val="20"/>
          <w:lang w:val="en-GB" w:eastAsia="en-US"/>
        </w:rPr>
        <w:fldChar w:fldCharType="begin"/>
      </w:r>
      <w:r w:rsidRPr="00D61EB4">
        <w:rPr>
          <w:rFonts w:ascii="Times New Roman" w:hAnsi="Times New Roman" w:cs="Times New Roman"/>
          <w:sz w:val="22"/>
          <w:szCs w:val="20"/>
          <w:lang w:val="en-GB" w:eastAsia="en-US"/>
        </w:rPr>
        <w:instrText xml:space="preserve"> GUID=3293c176-0b87-4dc7-873c-12f1b0a0b027 </w:instrText>
      </w:r>
      <w:r w:rsidRPr="00D61EB4">
        <w:rPr>
          <w:rFonts w:ascii="Times New Roman" w:hAnsi="Times New Roman" w:cs="Times New Roman"/>
          <w:sz w:val="22"/>
          <w:szCs w:val="20"/>
          <w:lang w:val="en-GB" w:eastAsia="en-US"/>
        </w:rPr>
        <w:fldChar w:fldCharType="end"/>
      </w:r>
      <w:r w:rsidRPr="00D61EB4">
        <w:rPr>
          <w:rFonts w:ascii="Times New Roman" w:hAnsi="Times New Roman" w:cs="Times New Roman"/>
          <w:sz w:val="22"/>
          <w:szCs w:val="20"/>
          <w:lang w:val="en-GB" w:eastAsia="en-US"/>
        </w:rPr>
        <w:t>(</w:t>
      </w:r>
      <w:r w:rsidRPr="00D61EB4">
        <w:rPr>
          <w:rFonts w:ascii="Times New Roman" w:hAnsi="Times New Roman" w:cs="Times New Roman"/>
          <w:i/>
          <w:sz w:val="22"/>
          <w:szCs w:val="20"/>
          <w:lang w:val="en-GB" w:eastAsia="en-US"/>
        </w:rPr>
        <w:t>j</w:t>
      </w:r>
      <w:r w:rsidRPr="00D61EB4">
        <w:rPr>
          <w:rFonts w:ascii="Times New Roman" w:hAnsi="Times New Roman" w:cs="Times New Roman"/>
          <w:sz w:val="22"/>
          <w:szCs w:val="20"/>
          <w:lang w:val="en-GB" w:eastAsia="en-US"/>
        </w:rPr>
        <w:t>)</w:t>
      </w:r>
      <w:r w:rsidRPr="00D61EB4">
        <w:rPr>
          <w:rFonts w:ascii="Times New Roman" w:hAnsi="Times New Roman" w:cs="Times New Roman"/>
          <w:sz w:val="22"/>
          <w:szCs w:val="20"/>
          <w:lang w:val="en-GB" w:eastAsia="en-US"/>
        </w:rPr>
        <w:tab/>
        <w:t>The said infant is entitled/not entitled* to any property (state particulars if infant is entitled to property).</w:t>
      </w:r>
    </w:p>
    <w:p w14:paraId="1543FEA4" w14:textId="77777777" w:rsidR="00D61EB4" w:rsidRPr="00D61EB4" w:rsidRDefault="00D61EB4" w:rsidP="00347ACE">
      <w:pPr>
        <w:spacing w:before="60" w:after="60" w:line="240" w:lineRule="auto"/>
        <w:ind w:left="2127"/>
        <w:jc w:val="both"/>
        <w:divId w:val="2116439976"/>
        <w:rPr>
          <w:rFonts w:ascii="Times New Roman" w:hAnsi="Times New Roman" w:cs="Times New Roman"/>
          <w:sz w:val="22"/>
          <w:szCs w:val="20"/>
          <w:lang w:val="en-GB" w:eastAsia="en-US"/>
        </w:rPr>
      </w:pPr>
      <w:r w:rsidRPr="00D61EB4">
        <w:rPr>
          <w:rFonts w:ascii="Times New Roman" w:hAnsi="Times New Roman" w:cs="Times New Roman"/>
          <w:sz w:val="22"/>
          <w:szCs w:val="20"/>
          <w:lang w:val="en-GB" w:eastAsia="en-US"/>
        </w:rPr>
        <w:fldChar w:fldCharType="begin"/>
      </w:r>
      <w:r w:rsidRPr="00D61EB4">
        <w:rPr>
          <w:rFonts w:ascii="Times New Roman" w:hAnsi="Times New Roman" w:cs="Times New Roman"/>
          <w:sz w:val="22"/>
          <w:szCs w:val="20"/>
          <w:lang w:val="en-GB" w:eastAsia="en-US"/>
        </w:rPr>
        <w:instrText xml:space="preserve"> GUID=2ecce93b-d3bf-4161-adc0-0a3d58219d24 </w:instrText>
      </w:r>
      <w:r w:rsidRPr="00D61EB4">
        <w:rPr>
          <w:rFonts w:ascii="Times New Roman" w:hAnsi="Times New Roman" w:cs="Times New Roman"/>
          <w:sz w:val="22"/>
          <w:szCs w:val="20"/>
          <w:lang w:val="en-GB" w:eastAsia="en-US"/>
        </w:rPr>
        <w:fldChar w:fldCharType="end"/>
      </w:r>
      <w:r w:rsidRPr="00D61EB4">
        <w:rPr>
          <w:rFonts w:ascii="Times New Roman" w:hAnsi="Times New Roman" w:cs="Times New Roman"/>
          <w:sz w:val="22"/>
          <w:szCs w:val="20"/>
          <w:lang w:val="en-GB" w:eastAsia="en-US"/>
        </w:rPr>
        <w:t>(</w:t>
      </w:r>
      <w:r w:rsidRPr="00D61EB4">
        <w:rPr>
          <w:rFonts w:ascii="Times New Roman" w:hAnsi="Times New Roman" w:cs="Times New Roman"/>
          <w:i/>
          <w:sz w:val="22"/>
          <w:szCs w:val="20"/>
          <w:lang w:val="en-GB" w:eastAsia="en-US"/>
        </w:rPr>
        <w:t>k</w:t>
      </w:r>
      <w:r w:rsidRPr="00D61EB4">
        <w:rPr>
          <w:rFonts w:ascii="Times New Roman" w:hAnsi="Times New Roman" w:cs="Times New Roman"/>
          <w:sz w:val="22"/>
          <w:szCs w:val="20"/>
          <w:lang w:val="en-GB" w:eastAsia="en-US"/>
        </w:rPr>
        <w:t>)</w:t>
      </w:r>
      <w:r w:rsidRPr="00D61EB4">
        <w:rPr>
          <w:rFonts w:ascii="Times New Roman" w:hAnsi="Times New Roman" w:cs="Times New Roman"/>
          <w:sz w:val="22"/>
          <w:szCs w:val="20"/>
          <w:lang w:val="en-GB" w:eastAsia="en-US"/>
        </w:rPr>
        <w:tab/>
        <w:t>The said infant is/is not* in the actual custody (or under the guardianship) of the Applicant(s) (state whereabouts of the said infant if he is not in the actual custody of the Applicant(s)).</w:t>
      </w:r>
    </w:p>
    <w:p w14:paraId="6C8CA447" w14:textId="77777777" w:rsidR="00D61EB4" w:rsidRPr="00D61EB4" w:rsidRDefault="00D61EB4" w:rsidP="00347ACE">
      <w:pPr>
        <w:spacing w:before="60" w:after="60" w:line="240" w:lineRule="auto"/>
        <w:ind w:left="2127"/>
        <w:jc w:val="both"/>
        <w:divId w:val="2116439976"/>
        <w:rPr>
          <w:rFonts w:ascii="Times New Roman" w:hAnsi="Times New Roman" w:cs="Times New Roman"/>
          <w:sz w:val="22"/>
          <w:szCs w:val="20"/>
          <w:lang w:val="en-GB" w:eastAsia="en-US"/>
        </w:rPr>
      </w:pPr>
      <w:r w:rsidRPr="00D61EB4">
        <w:rPr>
          <w:rFonts w:ascii="Times New Roman" w:hAnsi="Times New Roman" w:cs="Times New Roman"/>
          <w:sz w:val="22"/>
          <w:szCs w:val="20"/>
          <w:lang w:val="en-GB" w:eastAsia="en-US"/>
        </w:rPr>
        <w:fldChar w:fldCharType="begin"/>
      </w:r>
      <w:r w:rsidRPr="00D61EB4">
        <w:rPr>
          <w:rFonts w:ascii="Times New Roman" w:hAnsi="Times New Roman" w:cs="Times New Roman"/>
          <w:sz w:val="22"/>
          <w:szCs w:val="20"/>
          <w:lang w:val="en-GB" w:eastAsia="en-US"/>
        </w:rPr>
        <w:instrText xml:space="preserve"> GUID=a02ad2a0-d628-4b64-a317-9479d72fb63d </w:instrText>
      </w:r>
      <w:r w:rsidRPr="00D61EB4">
        <w:rPr>
          <w:rFonts w:ascii="Times New Roman" w:hAnsi="Times New Roman" w:cs="Times New Roman"/>
          <w:sz w:val="22"/>
          <w:szCs w:val="20"/>
          <w:lang w:val="en-GB" w:eastAsia="en-US"/>
        </w:rPr>
        <w:fldChar w:fldCharType="end"/>
      </w:r>
      <w:r w:rsidRPr="00D61EB4">
        <w:rPr>
          <w:rFonts w:ascii="Times New Roman" w:hAnsi="Times New Roman" w:cs="Times New Roman"/>
          <w:sz w:val="22"/>
          <w:szCs w:val="20"/>
          <w:lang w:val="en-GB" w:eastAsia="en-US"/>
        </w:rPr>
        <w:t>(</w:t>
      </w:r>
      <w:r w:rsidRPr="00D61EB4">
        <w:rPr>
          <w:rFonts w:ascii="Times New Roman" w:hAnsi="Times New Roman" w:cs="Times New Roman"/>
          <w:i/>
          <w:sz w:val="22"/>
          <w:szCs w:val="20"/>
          <w:lang w:val="en-GB" w:eastAsia="en-US"/>
        </w:rPr>
        <w:t>l</w:t>
      </w:r>
      <w:r w:rsidRPr="00D61EB4">
        <w:rPr>
          <w:rFonts w:ascii="Times New Roman" w:hAnsi="Times New Roman" w:cs="Times New Roman"/>
          <w:sz w:val="22"/>
          <w:szCs w:val="20"/>
          <w:lang w:val="en-GB" w:eastAsia="en-US"/>
        </w:rPr>
        <w:t>)</w:t>
      </w:r>
      <w:r w:rsidRPr="00D61EB4">
        <w:rPr>
          <w:rFonts w:ascii="Times New Roman" w:hAnsi="Times New Roman" w:cs="Times New Roman"/>
          <w:sz w:val="22"/>
          <w:szCs w:val="20"/>
          <w:lang w:val="en-GB" w:eastAsia="en-US"/>
        </w:rPr>
        <w:tab/>
        <w:t>The Applicant(s) have/have not* been supporting the said infant since (date on which support commenced).</w:t>
      </w:r>
    </w:p>
    <w:p w14:paraId="6A873BAA" w14:textId="77777777" w:rsidR="00D61EB4" w:rsidRPr="00D61EB4" w:rsidRDefault="00D61EB4" w:rsidP="00347ACE">
      <w:pPr>
        <w:spacing w:before="60" w:after="60" w:line="240" w:lineRule="auto"/>
        <w:ind w:left="2127"/>
        <w:jc w:val="both"/>
        <w:divId w:val="2116439976"/>
        <w:rPr>
          <w:rFonts w:ascii="Times New Roman" w:hAnsi="Times New Roman" w:cs="Times New Roman"/>
          <w:sz w:val="22"/>
          <w:szCs w:val="20"/>
          <w:lang w:val="en-GB" w:eastAsia="en-US"/>
        </w:rPr>
      </w:pPr>
      <w:r w:rsidRPr="00D61EB4">
        <w:rPr>
          <w:rFonts w:ascii="Times New Roman" w:hAnsi="Times New Roman" w:cs="Times New Roman"/>
          <w:sz w:val="22"/>
          <w:szCs w:val="20"/>
          <w:lang w:val="en-GB" w:eastAsia="en-US"/>
        </w:rPr>
        <w:lastRenderedPageBreak/>
        <w:fldChar w:fldCharType="begin"/>
      </w:r>
      <w:r w:rsidRPr="00D61EB4">
        <w:rPr>
          <w:rFonts w:ascii="Times New Roman" w:hAnsi="Times New Roman" w:cs="Times New Roman"/>
          <w:sz w:val="22"/>
          <w:szCs w:val="20"/>
          <w:lang w:val="en-GB" w:eastAsia="en-US"/>
        </w:rPr>
        <w:instrText xml:space="preserve"> GUID=81709f3d-5186-47e6-bb14-9afeb530c72c </w:instrText>
      </w:r>
      <w:r w:rsidRPr="00D61EB4">
        <w:rPr>
          <w:rFonts w:ascii="Times New Roman" w:hAnsi="Times New Roman" w:cs="Times New Roman"/>
          <w:sz w:val="22"/>
          <w:szCs w:val="20"/>
          <w:lang w:val="en-GB" w:eastAsia="en-US"/>
        </w:rPr>
        <w:fldChar w:fldCharType="end"/>
      </w:r>
      <w:r w:rsidRPr="00D61EB4">
        <w:rPr>
          <w:rFonts w:ascii="Times New Roman" w:hAnsi="Times New Roman" w:cs="Times New Roman"/>
          <w:sz w:val="22"/>
          <w:szCs w:val="20"/>
          <w:lang w:val="en-GB" w:eastAsia="en-US"/>
        </w:rPr>
        <w:t>(</w:t>
      </w:r>
      <w:r w:rsidRPr="00D61EB4">
        <w:rPr>
          <w:rFonts w:ascii="Times New Roman" w:hAnsi="Times New Roman" w:cs="Times New Roman"/>
          <w:i/>
          <w:sz w:val="22"/>
          <w:szCs w:val="20"/>
          <w:lang w:val="en-GB" w:eastAsia="en-US"/>
        </w:rPr>
        <w:t>m</w:t>
      </w:r>
      <w:r w:rsidRPr="00D61EB4">
        <w:rPr>
          <w:rFonts w:ascii="Times New Roman" w:hAnsi="Times New Roman" w:cs="Times New Roman"/>
          <w:sz w:val="22"/>
          <w:szCs w:val="20"/>
          <w:lang w:val="en-GB" w:eastAsia="en-US"/>
        </w:rPr>
        <w:t>)</w:t>
      </w:r>
      <w:r w:rsidRPr="00D61EB4">
        <w:rPr>
          <w:rFonts w:ascii="Times New Roman" w:hAnsi="Times New Roman" w:cs="Times New Roman"/>
          <w:sz w:val="22"/>
          <w:szCs w:val="20"/>
          <w:lang w:val="en-GB" w:eastAsia="en-US"/>
        </w:rPr>
        <w:tab/>
        <w:t>The said infant has/has not* been subject to an adoption order or of any application for an adoption order. (State particulars if the said infant has been subject to an adoption order or an application for an adoption order.)</w:t>
      </w:r>
    </w:p>
    <w:p w14:paraId="6108DCF8" w14:textId="77777777" w:rsidR="00D61EB4" w:rsidRPr="00D61EB4" w:rsidRDefault="00D61EB4" w:rsidP="00347ACE">
      <w:pPr>
        <w:spacing w:before="60" w:after="60" w:line="240" w:lineRule="auto"/>
        <w:ind w:left="940" w:firstLine="903"/>
        <w:jc w:val="both"/>
        <w:divId w:val="2116439976"/>
        <w:rPr>
          <w:rFonts w:ascii="Times New Roman" w:hAnsi="Times New Roman" w:cs="Times New Roman"/>
          <w:sz w:val="22"/>
          <w:szCs w:val="20"/>
          <w:lang w:val="en-GB" w:eastAsia="en-US"/>
        </w:rPr>
      </w:pPr>
      <w:r w:rsidRPr="00D61EB4">
        <w:rPr>
          <w:rFonts w:ascii="Times New Roman" w:hAnsi="Times New Roman" w:cs="Times New Roman"/>
          <w:sz w:val="22"/>
          <w:szCs w:val="20"/>
          <w:lang w:val="en-GB" w:eastAsia="en-US"/>
        </w:rPr>
        <w:fldChar w:fldCharType="begin"/>
      </w:r>
      <w:r w:rsidRPr="00D61EB4">
        <w:rPr>
          <w:rFonts w:ascii="Times New Roman" w:hAnsi="Times New Roman" w:cs="Times New Roman"/>
          <w:sz w:val="22"/>
          <w:szCs w:val="20"/>
          <w:lang w:val="en-GB" w:eastAsia="en-US"/>
        </w:rPr>
        <w:instrText xml:space="preserve"> GUID=82592b68-185b-4ca8-9d2d-b4e5d76ea0c3 </w:instrText>
      </w:r>
      <w:r w:rsidRPr="00D61EB4">
        <w:rPr>
          <w:rFonts w:ascii="Times New Roman" w:hAnsi="Times New Roman" w:cs="Times New Roman"/>
          <w:sz w:val="22"/>
          <w:szCs w:val="20"/>
          <w:lang w:val="en-GB" w:eastAsia="en-US"/>
        </w:rPr>
        <w:fldChar w:fldCharType="end"/>
      </w:r>
      <w:r w:rsidRPr="00D61EB4">
        <w:rPr>
          <w:rFonts w:ascii="Times New Roman" w:hAnsi="Times New Roman" w:cs="Times New Roman"/>
          <w:sz w:val="22"/>
          <w:szCs w:val="20"/>
          <w:lang w:val="en-GB" w:eastAsia="en-US"/>
        </w:rPr>
        <w:t>7.</w:t>
      </w:r>
      <w:r w:rsidRPr="00D61EB4">
        <w:rPr>
          <w:rFonts w:ascii="Times New Roman" w:hAnsi="Times New Roman" w:cs="Times New Roman"/>
          <w:sz w:val="22"/>
          <w:szCs w:val="20"/>
          <w:lang w:val="en-GB" w:eastAsia="en-US"/>
        </w:rPr>
        <w:tab/>
      </w:r>
      <w:proofErr w:type="gramStart"/>
      <w:r w:rsidRPr="00D61EB4">
        <w:rPr>
          <w:rFonts w:ascii="Times New Roman" w:hAnsi="Times New Roman" w:cs="Times New Roman"/>
          <w:sz w:val="22"/>
          <w:szCs w:val="20"/>
          <w:lang w:val="en-GB" w:eastAsia="en-US"/>
        </w:rPr>
        <w:t>Particulars of</w:t>
      </w:r>
      <w:proofErr w:type="gramEnd"/>
      <w:r w:rsidRPr="00D61EB4">
        <w:rPr>
          <w:rFonts w:ascii="Times New Roman" w:hAnsi="Times New Roman" w:cs="Times New Roman"/>
          <w:sz w:val="22"/>
          <w:szCs w:val="20"/>
          <w:lang w:val="en-GB" w:eastAsia="en-US"/>
        </w:rPr>
        <w:t xml:space="preserve"> Natural Father of infant to be adopted:</w:t>
      </w:r>
    </w:p>
    <w:p w14:paraId="2C120BBC" w14:textId="77777777" w:rsidR="00D61EB4" w:rsidRPr="00D61EB4" w:rsidRDefault="00D61EB4" w:rsidP="00347ACE">
      <w:pPr>
        <w:spacing w:before="60" w:after="60" w:line="240" w:lineRule="auto"/>
        <w:ind w:left="1880" w:firstLine="247"/>
        <w:jc w:val="both"/>
        <w:divId w:val="2116439976"/>
        <w:rPr>
          <w:rFonts w:ascii="Times New Roman" w:hAnsi="Times New Roman" w:cs="Times New Roman"/>
          <w:sz w:val="22"/>
          <w:szCs w:val="20"/>
          <w:lang w:val="en-GB" w:eastAsia="en-US"/>
        </w:rPr>
      </w:pPr>
      <w:r w:rsidRPr="00D61EB4">
        <w:rPr>
          <w:rFonts w:ascii="Times New Roman" w:hAnsi="Times New Roman" w:cs="Times New Roman"/>
          <w:sz w:val="22"/>
          <w:szCs w:val="20"/>
          <w:lang w:val="en-GB" w:eastAsia="en-US"/>
        </w:rPr>
        <w:fldChar w:fldCharType="begin"/>
      </w:r>
      <w:r w:rsidRPr="00D61EB4">
        <w:rPr>
          <w:rFonts w:ascii="Times New Roman" w:hAnsi="Times New Roman" w:cs="Times New Roman"/>
          <w:sz w:val="22"/>
          <w:szCs w:val="20"/>
          <w:lang w:val="en-GB" w:eastAsia="en-US"/>
        </w:rPr>
        <w:instrText xml:space="preserve"> GUID=6b0925cf-b451-4780-9111-9737e135f367 </w:instrText>
      </w:r>
      <w:r w:rsidRPr="00D61EB4">
        <w:rPr>
          <w:rFonts w:ascii="Times New Roman" w:hAnsi="Times New Roman" w:cs="Times New Roman"/>
          <w:sz w:val="22"/>
          <w:szCs w:val="20"/>
          <w:lang w:val="en-GB" w:eastAsia="en-US"/>
        </w:rPr>
        <w:fldChar w:fldCharType="end"/>
      </w:r>
      <w:r w:rsidRPr="00D61EB4">
        <w:rPr>
          <w:rFonts w:ascii="Times New Roman" w:hAnsi="Times New Roman" w:cs="Times New Roman"/>
          <w:sz w:val="22"/>
          <w:szCs w:val="20"/>
          <w:lang w:val="en-GB" w:eastAsia="en-US"/>
        </w:rPr>
        <w:t>(</w:t>
      </w:r>
      <w:r w:rsidRPr="00D61EB4">
        <w:rPr>
          <w:rFonts w:ascii="Times New Roman" w:hAnsi="Times New Roman" w:cs="Times New Roman"/>
          <w:i/>
          <w:sz w:val="22"/>
          <w:szCs w:val="20"/>
          <w:lang w:val="en-GB" w:eastAsia="en-US"/>
        </w:rPr>
        <w:t>a</w:t>
      </w:r>
      <w:r w:rsidRPr="00D61EB4">
        <w:rPr>
          <w:rFonts w:ascii="Times New Roman" w:hAnsi="Times New Roman" w:cs="Times New Roman"/>
          <w:sz w:val="22"/>
          <w:szCs w:val="20"/>
          <w:lang w:val="en-GB" w:eastAsia="en-US"/>
        </w:rPr>
        <w:t>)</w:t>
      </w:r>
      <w:r w:rsidRPr="00D61EB4">
        <w:rPr>
          <w:rFonts w:ascii="Times New Roman" w:hAnsi="Times New Roman" w:cs="Times New Roman"/>
          <w:sz w:val="22"/>
          <w:szCs w:val="20"/>
          <w:lang w:val="en-GB" w:eastAsia="en-US"/>
        </w:rPr>
        <w:tab/>
        <w:t>Name:</w:t>
      </w:r>
    </w:p>
    <w:p w14:paraId="4B58E584" w14:textId="77777777" w:rsidR="00D61EB4" w:rsidRPr="00D61EB4" w:rsidRDefault="00D61EB4" w:rsidP="00347ACE">
      <w:pPr>
        <w:spacing w:before="60" w:after="60" w:line="240" w:lineRule="auto"/>
        <w:ind w:left="1880" w:firstLine="247"/>
        <w:jc w:val="both"/>
        <w:divId w:val="2116439976"/>
        <w:rPr>
          <w:rFonts w:ascii="Times New Roman" w:hAnsi="Times New Roman" w:cs="Times New Roman"/>
          <w:sz w:val="22"/>
          <w:szCs w:val="20"/>
          <w:lang w:val="en-GB" w:eastAsia="en-US"/>
        </w:rPr>
      </w:pPr>
      <w:r w:rsidRPr="00D61EB4">
        <w:rPr>
          <w:rFonts w:ascii="Times New Roman" w:hAnsi="Times New Roman" w:cs="Times New Roman"/>
          <w:sz w:val="22"/>
          <w:szCs w:val="20"/>
          <w:lang w:val="en-GB" w:eastAsia="en-US"/>
        </w:rPr>
        <w:fldChar w:fldCharType="begin"/>
      </w:r>
      <w:r w:rsidRPr="00D61EB4">
        <w:rPr>
          <w:rFonts w:ascii="Times New Roman" w:hAnsi="Times New Roman" w:cs="Times New Roman"/>
          <w:sz w:val="22"/>
          <w:szCs w:val="20"/>
          <w:lang w:val="en-GB" w:eastAsia="en-US"/>
        </w:rPr>
        <w:instrText xml:space="preserve"> GUID=96c551e8-7c9c-4566-b8cd-48699ae597fa </w:instrText>
      </w:r>
      <w:r w:rsidRPr="00D61EB4">
        <w:rPr>
          <w:rFonts w:ascii="Times New Roman" w:hAnsi="Times New Roman" w:cs="Times New Roman"/>
          <w:sz w:val="22"/>
          <w:szCs w:val="20"/>
          <w:lang w:val="en-GB" w:eastAsia="en-US"/>
        </w:rPr>
        <w:fldChar w:fldCharType="end"/>
      </w:r>
      <w:r w:rsidRPr="00D61EB4">
        <w:rPr>
          <w:rFonts w:ascii="Times New Roman" w:hAnsi="Times New Roman" w:cs="Times New Roman"/>
          <w:sz w:val="22"/>
          <w:szCs w:val="20"/>
          <w:lang w:val="en-GB" w:eastAsia="en-US"/>
        </w:rPr>
        <w:t>(</w:t>
      </w:r>
      <w:r w:rsidRPr="00D61EB4">
        <w:rPr>
          <w:rFonts w:ascii="Times New Roman" w:hAnsi="Times New Roman" w:cs="Times New Roman"/>
          <w:i/>
          <w:sz w:val="22"/>
          <w:szCs w:val="20"/>
          <w:lang w:val="en-GB" w:eastAsia="en-US"/>
        </w:rPr>
        <w:t>b</w:t>
      </w:r>
      <w:r w:rsidRPr="00D61EB4">
        <w:rPr>
          <w:rFonts w:ascii="Times New Roman" w:hAnsi="Times New Roman" w:cs="Times New Roman"/>
          <w:sz w:val="22"/>
          <w:szCs w:val="20"/>
          <w:lang w:val="en-GB" w:eastAsia="en-US"/>
        </w:rPr>
        <w:t>)</w:t>
      </w:r>
      <w:r w:rsidRPr="00D61EB4">
        <w:rPr>
          <w:rFonts w:ascii="Times New Roman" w:hAnsi="Times New Roman" w:cs="Times New Roman"/>
          <w:sz w:val="22"/>
          <w:szCs w:val="20"/>
          <w:lang w:val="en-GB" w:eastAsia="en-US"/>
        </w:rPr>
        <w:tab/>
        <w:t>I.D. No.:</w:t>
      </w:r>
    </w:p>
    <w:p w14:paraId="2C69D7F7" w14:textId="77777777" w:rsidR="00D61EB4" w:rsidRPr="00D61EB4" w:rsidRDefault="00D61EB4" w:rsidP="00347ACE">
      <w:pPr>
        <w:spacing w:before="60" w:after="60" w:line="240" w:lineRule="auto"/>
        <w:ind w:left="1880" w:firstLine="247"/>
        <w:jc w:val="both"/>
        <w:divId w:val="2116439976"/>
        <w:rPr>
          <w:rFonts w:ascii="Times New Roman" w:hAnsi="Times New Roman" w:cs="Times New Roman"/>
          <w:sz w:val="22"/>
          <w:szCs w:val="20"/>
          <w:lang w:val="en-GB" w:eastAsia="en-US"/>
        </w:rPr>
      </w:pPr>
      <w:r w:rsidRPr="00D61EB4">
        <w:rPr>
          <w:rFonts w:ascii="Times New Roman" w:hAnsi="Times New Roman" w:cs="Times New Roman"/>
          <w:sz w:val="22"/>
          <w:szCs w:val="20"/>
          <w:lang w:val="en-GB" w:eastAsia="en-US"/>
        </w:rPr>
        <w:fldChar w:fldCharType="begin"/>
      </w:r>
      <w:r w:rsidRPr="00D61EB4">
        <w:rPr>
          <w:rFonts w:ascii="Times New Roman" w:hAnsi="Times New Roman" w:cs="Times New Roman"/>
          <w:sz w:val="22"/>
          <w:szCs w:val="20"/>
          <w:lang w:val="en-GB" w:eastAsia="en-US"/>
        </w:rPr>
        <w:instrText xml:space="preserve"> GUID=e0672903-fc6d-492c-9208-d75437498fd6 </w:instrText>
      </w:r>
      <w:r w:rsidRPr="00D61EB4">
        <w:rPr>
          <w:rFonts w:ascii="Times New Roman" w:hAnsi="Times New Roman" w:cs="Times New Roman"/>
          <w:sz w:val="22"/>
          <w:szCs w:val="20"/>
          <w:lang w:val="en-GB" w:eastAsia="en-US"/>
        </w:rPr>
        <w:fldChar w:fldCharType="end"/>
      </w:r>
      <w:r w:rsidRPr="00D61EB4">
        <w:rPr>
          <w:rFonts w:ascii="Times New Roman" w:hAnsi="Times New Roman" w:cs="Times New Roman"/>
          <w:sz w:val="22"/>
          <w:szCs w:val="20"/>
          <w:lang w:val="en-GB" w:eastAsia="en-US"/>
        </w:rPr>
        <w:t>(</w:t>
      </w:r>
      <w:r w:rsidRPr="00D61EB4">
        <w:rPr>
          <w:rFonts w:ascii="Times New Roman" w:hAnsi="Times New Roman" w:cs="Times New Roman"/>
          <w:i/>
          <w:sz w:val="22"/>
          <w:szCs w:val="20"/>
          <w:lang w:val="en-GB" w:eastAsia="en-US"/>
        </w:rPr>
        <w:t>c</w:t>
      </w:r>
      <w:r w:rsidRPr="00D61EB4">
        <w:rPr>
          <w:rFonts w:ascii="Times New Roman" w:hAnsi="Times New Roman" w:cs="Times New Roman"/>
          <w:sz w:val="22"/>
          <w:szCs w:val="20"/>
          <w:lang w:val="en-GB" w:eastAsia="en-US"/>
        </w:rPr>
        <w:t>)</w:t>
      </w:r>
      <w:r w:rsidRPr="00D61EB4">
        <w:rPr>
          <w:rFonts w:ascii="Times New Roman" w:hAnsi="Times New Roman" w:cs="Times New Roman"/>
          <w:sz w:val="22"/>
          <w:szCs w:val="20"/>
          <w:lang w:val="en-GB" w:eastAsia="en-US"/>
        </w:rPr>
        <w:tab/>
        <w:t>Address:</w:t>
      </w:r>
    </w:p>
    <w:p w14:paraId="738EDE7E" w14:textId="77777777" w:rsidR="00D61EB4" w:rsidRPr="00D61EB4" w:rsidRDefault="00D61EB4" w:rsidP="00347ACE">
      <w:pPr>
        <w:spacing w:before="60" w:after="60" w:line="240" w:lineRule="auto"/>
        <w:ind w:left="1880" w:firstLine="247"/>
        <w:jc w:val="both"/>
        <w:divId w:val="2116439976"/>
        <w:rPr>
          <w:rFonts w:ascii="Times New Roman" w:hAnsi="Times New Roman" w:cs="Times New Roman"/>
          <w:sz w:val="22"/>
          <w:szCs w:val="20"/>
          <w:lang w:val="en-GB" w:eastAsia="en-US"/>
        </w:rPr>
      </w:pPr>
      <w:r w:rsidRPr="00D61EB4">
        <w:rPr>
          <w:rFonts w:ascii="Times New Roman" w:hAnsi="Times New Roman" w:cs="Times New Roman"/>
          <w:sz w:val="22"/>
          <w:szCs w:val="20"/>
          <w:lang w:val="en-GB" w:eastAsia="en-US"/>
        </w:rPr>
        <w:fldChar w:fldCharType="begin"/>
      </w:r>
      <w:r w:rsidRPr="00D61EB4">
        <w:rPr>
          <w:rFonts w:ascii="Times New Roman" w:hAnsi="Times New Roman" w:cs="Times New Roman"/>
          <w:sz w:val="22"/>
          <w:szCs w:val="20"/>
          <w:lang w:val="en-GB" w:eastAsia="en-US"/>
        </w:rPr>
        <w:instrText xml:space="preserve"> GUID=60b3f0e3-6ea3-4453-a83f-2cca7e6c3a3a </w:instrText>
      </w:r>
      <w:r w:rsidRPr="00D61EB4">
        <w:rPr>
          <w:rFonts w:ascii="Times New Roman" w:hAnsi="Times New Roman" w:cs="Times New Roman"/>
          <w:sz w:val="22"/>
          <w:szCs w:val="20"/>
          <w:lang w:val="en-GB" w:eastAsia="en-US"/>
        </w:rPr>
        <w:fldChar w:fldCharType="end"/>
      </w:r>
      <w:r w:rsidRPr="00D61EB4">
        <w:rPr>
          <w:rFonts w:ascii="Times New Roman" w:hAnsi="Times New Roman" w:cs="Times New Roman"/>
          <w:sz w:val="22"/>
          <w:szCs w:val="20"/>
          <w:lang w:val="en-GB" w:eastAsia="en-US"/>
        </w:rPr>
        <w:t>(</w:t>
      </w:r>
      <w:r w:rsidRPr="00D61EB4">
        <w:rPr>
          <w:rFonts w:ascii="Times New Roman" w:hAnsi="Times New Roman" w:cs="Times New Roman"/>
          <w:i/>
          <w:sz w:val="22"/>
          <w:szCs w:val="20"/>
          <w:lang w:val="en-GB" w:eastAsia="en-US"/>
        </w:rPr>
        <w:t>d</w:t>
      </w:r>
      <w:r w:rsidRPr="00D61EB4">
        <w:rPr>
          <w:rFonts w:ascii="Times New Roman" w:hAnsi="Times New Roman" w:cs="Times New Roman"/>
          <w:sz w:val="22"/>
          <w:szCs w:val="20"/>
          <w:lang w:val="en-GB" w:eastAsia="en-US"/>
        </w:rPr>
        <w:t>)</w:t>
      </w:r>
      <w:r w:rsidRPr="00D61EB4">
        <w:rPr>
          <w:rFonts w:ascii="Times New Roman" w:hAnsi="Times New Roman" w:cs="Times New Roman"/>
          <w:sz w:val="22"/>
          <w:szCs w:val="20"/>
          <w:lang w:val="en-GB" w:eastAsia="en-US"/>
        </w:rPr>
        <w:tab/>
        <w:t>Nationality:</w:t>
      </w:r>
    </w:p>
    <w:p w14:paraId="4AFA77B7" w14:textId="77777777" w:rsidR="00D61EB4" w:rsidRPr="00D61EB4" w:rsidRDefault="00D61EB4" w:rsidP="00347ACE">
      <w:pPr>
        <w:spacing w:before="60" w:after="60" w:line="240" w:lineRule="auto"/>
        <w:ind w:left="1880" w:firstLine="247"/>
        <w:jc w:val="both"/>
        <w:divId w:val="2116439976"/>
        <w:rPr>
          <w:rFonts w:ascii="Times New Roman" w:hAnsi="Times New Roman" w:cs="Times New Roman"/>
          <w:sz w:val="22"/>
          <w:szCs w:val="20"/>
          <w:lang w:val="en-GB" w:eastAsia="en-US"/>
        </w:rPr>
      </w:pPr>
      <w:r w:rsidRPr="00D61EB4">
        <w:rPr>
          <w:rFonts w:ascii="Times New Roman" w:hAnsi="Times New Roman" w:cs="Times New Roman"/>
          <w:sz w:val="22"/>
          <w:szCs w:val="20"/>
          <w:lang w:val="en-GB" w:eastAsia="en-US"/>
        </w:rPr>
        <w:fldChar w:fldCharType="begin"/>
      </w:r>
      <w:r w:rsidRPr="00D61EB4">
        <w:rPr>
          <w:rFonts w:ascii="Times New Roman" w:hAnsi="Times New Roman" w:cs="Times New Roman"/>
          <w:sz w:val="22"/>
          <w:szCs w:val="20"/>
          <w:lang w:val="en-GB" w:eastAsia="en-US"/>
        </w:rPr>
        <w:instrText xml:space="preserve"> GUID=f2d5847b-7ac9-4bbc-b954-53e5fb700050 </w:instrText>
      </w:r>
      <w:r w:rsidRPr="00D61EB4">
        <w:rPr>
          <w:rFonts w:ascii="Times New Roman" w:hAnsi="Times New Roman" w:cs="Times New Roman"/>
          <w:sz w:val="22"/>
          <w:szCs w:val="20"/>
          <w:lang w:val="en-GB" w:eastAsia="en-US"/>
        </w:rPr>
        <w:fldChar w:fldCharType="end"/>
      </w:r>
      <w:r w:rsidRPr="00D61EB4">
        <w:rPr>
          <w:rFonts w:ascii="Times New Roman" w:hAnsi="Times New Roman" w:cs="Times New Roman"/>
          <w:sz w:val="22"/>
          <w:szCs w:val="20"/>
          <w:lang w:val="en-GB" w:eastAsia="en-US"/>
        </w:rPr>
        <w:t>(</w:t>
      </w:r>
      <w:r w:rsidRPr="00D61EB4">
        <w:rPr>
          <w:rFonts w:ascii="Times New Roman" w:hAnsi="Times New Roman" w:cs="Times New Roman"/>
          <w:i/>
          <w:sz w:val="22"/>
          <w:szCs w:val="20"/>
          <w:lang w:val="en-GB" w:eastAsia="en-US"/>
        </w:rPr>
        <w:t>e</w:t>
      </w:r>
      <w:r w:rsidRPr="00D61EB4">
        <w:rPr>
          <w:rFonts w:ascii="Times New Roman" w:hAnsi="Times New Roman" w:cs="Times New Roman"/>
          <w:sz w:val="22"/>
          <w:szCs w:val="20"/>
          <w:lang w:val="en-GB" w:eastAsia="en-US"/>
        </w:rPr>
        <w:t>)</w:t>
      </w:r>
      <w:r w:rsidRPr="00D61EB4">
        <w:rPr>
          <w:rFonts w:ascii="Times New Roman" w:hAnsi="Times New Roman" w:cs="Times New Roman"/>
          <w:sz w:val="22"/>
          <w:szCs w:val="20"/>
          <w:lang w:val="en-GB" w:eastAsia="en-US"/>
        </w:rPr>
        <w:tab/>
        <w:t>Religion:</w:t>
      </w:r>
    </w:p>
    <w:p w14:paraId="05CF8FB6" w14:textId="77777777" w:rsidR="00D61EB4" w:rsidRPr="00D61EB4" w:rsidRDefault="00D61EB4" w:rsidP="00347ACE">
      <w:pPr>
        <w:spacing w:before="60" w:after="60" w:line="240" w:lineRule="auto"/>
        <w:ind w:left="1880" w:firstLine="247"/>
        <w:jc w:val="both"/>
        <w:divId w:val="2116439976"/>
        <w:rPr>
          <w:rFonts w:ascii="Times New Roman" w:hAnsi="Times New Roman" w:cs="Times New Roman"/>
          <w:sz w:val="22"/>
          <w:szCs w:val="20"/>
          <w:lang w:val="en-GB" w:eastAsia="en-US"/>
        </w:rPr>
      </w:pPr>
      <w:r w:rsidRPr="00D61EB4">
        <w:rPr>
          <w:rFonts w:ascii="Times New Roman" w:hAnsi="Times New Roman" w:cs="Times New Roman"/>
          <w:sz w:val="22"/>
          <w:szCs w:val="20"/>
          <w:lang w:val="en-GB" w:eastAsia="en-US"/>
        </w:rPr>
        <w:fldChar w:fldCharType="begin"/>
      </w:r>
      <w:r w:rsidRPr="00D61EB4">
        <w:rPr>
          <w:rFonts w:ascii="Times New Roman" w:hAnsi="Times New Roman" w:cs="Times New Roman"/>
          <w:sz w:val="22"/>
          <w:szCs w:val="20"/>
          <w:lang w:val="en-GB" w:eastAsia="en-US"/>
        </w:rPr>
        <w:instrText xml:space="preserve"> GUID=70a98feb-8efe-4d11-af7c-f7e548b83fc9 </w:instrText>
      </w:r>
      <w:r w:rsidRPr="00D61EB4">
        <w:rPr>
          <w:rFonts w:ascii="Times New Roman" w:hAnsi="Times New Roman" w:cs="Times New Roman"/>
          <w:sz w:val="22"/>
          <w:szCs w:val="20"/>
          <w:lang w:val="en-GB" w:eastAsia="en-US"/>
        </w:rPr>
        <w:fldChar w:fldCharType="end"/>
      </w:r>
      <w:r w:rsidRPr="00D61EB4">
        <w:rPr>
          <w:rFonts w:ascii="Times New Roman" w:hAnsi="Times New Roman" w:cs="Times New Roman"/>
          <w:sz w:val="22"/>
          <w:szCs w:val="20"/>
          <w:lang w:val="en-GB" w:eastAsia="en-US"/>
        </w:rPr>
        <w:t>(</w:t>
      </w:r>
      <w:r w:rsidRPr="00D61EB4">
        <w:rPr>
          <w:rFonts w:ascii="Times New Roman" w:hAnsi="Times New Roman" w:cs="Times New Roman"/>
          <w:i/>
          <w:sz w:val="22"/>
          <w:szCs w:val="20"/>
          <w:lang w:val="en-GB" w:eastAsia="en-US"/>
        </w:rPr>
        <w:t>f</w:t>
      </w:r>
      <w:r w:rsidRPr="00D61EB4">
        <w:rPr>
          <w:rFonts w:ascii="Times New Roman" w:hAnsi="Times New Roman" w:cs="Times New Roman"/>
          <w:sz w:val="22"/>
          <w:szCs w:val="20"/>
          <w:lang w:val="en-GB" w:eastAsia="en-US"/>
        </w:rPr>
        <w:t>)</w:t>
      </w:r>
      <w:r w:rsidRPr="00D61EB4">
        <w:rPr>
          <w:rFonts w:ascii="Times New Roman" w:hAnsi="Times New Roman" w:cs="Times New Roman"/>
          <w:sz w:val="22"/>
          <w:szCs w:val="20"/>
          <w:lang w:val="en-GB" w:eastAsia="en-US"/>
        </w:rPr>
        <w:tab/>
        <w:t>Consent to the Originating Summons has/has not* been obtained.</w:t>
      </w:r>
    </w:p>
    <w:p w14:paraId="06C8DFA2" w14:textId="77777777" w:rsidR="00D61EB4" w:rsidRPr="00D61EB4" w:rsidRDefault="00D61EB4" w:rsidP="00347ACE">
      <w:pPr>
        <w:spacing w:before="60" w:after="60" w:line="240" w:lineRule="auto"/>
        <w:ind w:left="940" w:firstLine="903"/>
        <w:jc w:val="both"/>
        <w:divId w:val="2116439976"/>
        <w:rPr>
          <w:rFonts w:ascii="Times New Roman" w:hAnsi="Times New Roman" w:cs="Times New Roman"/>
          <w:sz w:val="22"/>
          <w:szCs w:val="20"/>
          <w:lang w:val="en-GB" w:eastAsia="en-US"/>
        </w:rPr>
      </w:pPr>
      <w:r w:rsidRPr="00D61EB4">
        <w:rPr>
          <w:rFonts w:ascii="Times New Roman" w:hAnsi="Times New Roman" w:cs="Times New Roman"/>
          <w:sz w:val="22"/>
          <w:szCs w:val="20"/>
          <w:lang w:val="en-GB" w:eastAsia="en-US"/>
        </w:rPr>
        <w:fldChar w:fldCharType="begin"/>
      </w:r>
      <w:r w:rsidRPr="00D61EB4">
        <w:rPr>
          <w:rFonts w:ascii="Times New Roman" w:hAnsi="Times New Roman" w:cs="Times New Roman"/>
          <w:sz w:val="22"/>
          <w:szCs w:val="20"/>
          <w:lang w:val="en-GB" w:eastAsia="en-US"/>
        </w:rPr>
        <w:instrText xml:space="preserve"> GUID=a34f6a1b-b5ac-46d8-9cfb-2b9eff47fb69 </w:instrText>
      </w:r>
      <w:r w:rsidRPr="00D61EB4">
        <w:rPr>
          <w:rFonts w:ascii="Times New Roman" w:hAnsi="Times New Roman" w:cs="Times New Roman"/>
          <w:sz w:val="22"/>
          <w:szCs w:val="20"/>
          <w:lang w:val="en-GB" w:eastAsia="en-US"/>
        </w:rPr>
        <w:fldChar w:fldCharType="end"/>
      </w:r>
      <w:r w:rsidRPr="00D61EB4">
        <w:rPr>
          <w:rFonts w:ascii="Times New Roman" w:hAnsi="Times New Roman" w:cs="Times New Roman"/>
          <w:sz w:val="22"/>
          <w:szCs w:val="20"/>
          <w:lang w:val="en-GB" w:eastAsia="en-US"/>
        </w:rPr>
        <w:t>8.</w:t>
      </w:r>
      <w:r w:rsidRPr="00D61EB4">
        <w:rPr>
          <w:rFonts w:ascii="Times New Roman" w:hAnsi="Times New Roman" w:cs="Times New Roman"/>
          <w:sz w:val="22"/>
          <w:szCs w:val="20"/>
          <w:lang w:val="en-GB" w:eastAsia="en-US"/>
        </w:rPr>
        <w:tab/>
      </w:r>
      <w:proofErr w:type="gramStart"/>
      <w:r w:rsidRPr="00D61EB4">
        <w:rPr>
          <w:rFonts w:ascii="Times New Roman" w:hAnsi="Times New Roman" w:cs="Times New Roman"/>
          <w:sz w:val="22"/>
          <w:szCs w:val="20"/>
          <w:lang w:val="en-GB" w:eastAsia="en-US"/>
        </w:rPr>
        <w:t>Particulars of</w:t>
      </w:r>
      <w:proofErr w:type="gramEnd"/>
      <w:r w:rsidRPr="00D61EB4">
        <w:rPr>
          <w:rFonts w:ascii="Times New Roman" w:hAnsi="Times New Roman" w:cs="Times New Roman"/>
          <w:sz w:val="22"/>
          <w:szCs w:val="20"/>
          <w:lang w:val="en-GB" w:eastAsia="en-US"/>
        </w:rPr>
        <w:t xml:space="preserve"> Natural Mother of infant to be adopted:</w:t>
      </w:r>
    </w:p>
    <w:p w14:paraId="63380B43" w14:textId="77777777" w:rsidR="00D61EB4" w:rsidRPr="00D61EB4" w:rsidRDefault="00D61EB4" w:rsidP="00347ACE">
      <w:pPr>
        <w:spacing w:before="60" w:after="60" w:line="240" w:lineRule="auto"/>
        <w:ind w:left="1880" w:firstLine="247"/>
        <w:jc w:val="both"/>
        <w:divId w:val="2116439976"/>
        <w:rPr>
          <w:rFonts w:ascii="Times New Roman" w:hAnsi="Times New Roman" w:cs="Times New Roman"/>
          <w:sz w:val="22"/>
          <w:szCs w:val="20"/>
          <w:lang w:val="en-GB" w:eastAsia="en-US"/>
        </w:rPr>
      </w:pPr>
      <w:r w:rsidRPr="00D61EB4">
        <w:rPr>
          <w:rFonts w:ascii="Times New Roman" w:hAnsi="Times New Roman" w:cs="Times New Roman"/>
          <w:sz w:val="22"/>
          <w:szCs w:val="20"/>
          <w:lang w:val="en-GB" w:eastAsia="en-US"/>
        </w:rPr>
        <w:fldChar w:fldCharType="begin"/>
      </w:r>
      <w:r w:rsidRPr="00D61EB4">
        <w:rPr>
          <w:rFonts w:ascii="Times New Roman" w:hAnsi="Times New Roman" w:cs="Times New Roman"/>
          <w:sz w:val="22"/>
          <w:szCs w:val="20"/>
          <w:lang w:val="en-GB" w:eastAsia="en-US"/>
        </w:rPr>
        <w:instrText xml:space="preserve"> GUID=ad7f06f1-23ee-47f0-b4b9-663887fa1fe1 </w:instrText>
      </w:r>
      <w:r w:rsidRPr="00D61EB4">
        <w:rPr>
          <w:rFonts w:ascii="Times New Roman" w:hAnsi="Times New Roman" w:cs="Times New Roman"/>
          <w:sz w:val="22"/>
          <w:szCs w:val="20"/>
          <w:lang w:val="en-GB" w:eastAsia="en-US"/>
        </w:rPr>
        <w:fldChar w:fldCharType="end"/>
      </w:r>
      <w:r w:rsidRPr="00D61EB4">
        <w:rPr>
          <w:rFonts w:ascii="Times New Roman" w:hAnsi="Times New Roman" w:cs="Times New Roman"/>
          <w:sz w:val="22"/>
          <w:szCs w:val="20"/>
          <w:lang w:val="en-GB" w:eastAsia="en-US"/>
        </w:rPr>
        <w:t>(</w:t>
      </w:r>
      <w:r w:rsidRPr="00D61EB4">
        <w:rPr>
          <w:rFonts w:ascii="Times New Roman" w:hAnsi="Times New Roman" w:cs="Times New Roman"/>
          <w:i/>
          <w:sz w:val="22"/>
          <w:szCs w:val="20"/>
          <w:lang w:val="en-GB" w:eastAsia="en-US"/>
        </w:rPr>
        <w:t>a</w:t>
      </w:r>
      <w:r w:rsidRPr="00D61EB4">
        <w:rPr>
          <w:rFonts w:ascii="Times New Roman" w:hAnsi="Times New Roman" w:cs="Times New Roman"/>
          <w:sz w:val="22"/>
          <w:szCs w:val="20"/>
          <w:lang w:val="en-GB" w:eastAsia="en-US"/>
        </w:rPr>
        <w:t>)</w:t>
      </w:r>
      <w:r w:rsidRPr="00D61EB4">
        <w:rPr>
          <w:rFonts w:ascii="Times New Roman" w:hAnsi="Times New Roman" w:cs="Times New Roman"/>
          <w:sz w:val="22"/>
          <w:szCs w:val="20"/>
          <w:lang w:val="en-GB" w:eastAsia="en-US"/>
        </w:rPr>
        <w:tab/>
        <w:t>Name:</w:t>
      </w:r>
    </w:p>
    <w:p w14:paraId="7814F921" w14:textId="77777777" w:rsidR="00D61EB4" w:rsidRPr="00D61EB4" w:rsidRDefault="00D61EB4" w:rsidP="00347ACE">
      <w:pPr>
        <w:spacing w:before="60" w:after="60" w:line="240" w:lineRule="auto"/>
        <w:ind w:left="1880" w:firstLine="247"/>
        <w:jc w:val="both"/>
        <w:divId w:val="2116439976"/>
        <w:rPr>
          <w:rFonts w:ascii="Times New Roman" w:hAnsi="Times New Roman" w:cs="Times New Roman"/>
          <w:sz w:val="22"/>
          <w:szCs w:val="20"/>
          <w:lang w:val="en-GB" w:eastAsia="en-US"/>
        </w:rPr>
      </w:pPr>
      <w:r w:rsidRPr="00D61EB4">
        <w:rPr>
          <w:rFonts w:ascii="Times New Roman" w:hAnsi="Times New Roman" w:cs="Times New Roman"/>
          <w:sz w:val="22"/>
          <w:szCs w:val="20"/>
          <w:lang w:val="en-GB" w:eastAsia="en-US"/>
        </w:rPr>
        <w:fldChar w:fldCharType="begin"/>
      </w:r>
      <w:r w:rsidRPr="00D61EB4">
        <w:rPr>
          <w:rFonts w:ascii="Times New Roman" w:hAnsi="Times New Roman" w:cs="Times New Roman"/>
          <w:sz w:val="22"/>
          <w:szCs w:val="20"/>
          <w:lang w:val="en-GB" w:eastAsia="en-US"/>
        </w:rPr>
        <w:instrText xml:space="preserve"> GUID=f327e200-f3f6-4ff1-a968-4e6b5cbede13 </w:instrText>
      </w:r>
      <w:r w:rsidRPr="00D61EB4">
        <w:rPr>
          <w:rFonts w:ascii="Times New Roman" w:hAnsi="Times New Roman" w:cs="Times New Roman"/>
          <w:sz w:val="22"/>
          <w:szCs w:val="20"/>
          <w:lang w:val="en-GB" w:eastAsia="en-US"/>
        </w:rPr>
        <w:fldChar w:fldCharType="end"/>
      </w:r>
      <w:r w:rsidRPr="00D61EB4">
        <w:rPr>
          <w:rFonts w:ascii="Times New Roman" w:hAnsi="Times New Roman" w:cs="Times New Roman"/>
          <w:sz w:val="22"/>
          <w:szCs w:val="20"/>
          <w:lang w:val="en-GB" w:eastAsia="en-US"/>
        </w:rPr>
        <w:t>(</w:t>
      </w:r>
      <w:r w:rsidRPr="00D61EB4">
        <w:rPr>
          <w:rFonts w:ascii="Times New Roman" w:hAnsi="Times New Roman" w:cs="Times New Roman"/>
          <w:i/>
          <w:sz w:val="22"/>
          <w:szCs w:val="20"/>
          <w:lang w:val="en-GB" w:eastAsia="en-US"/>
        </w:rPr>
        <w:t>b</w:t>
      </w:r>
      <w:r w:rsidRPr="00D61EB4">
        <w:rPr>
          <w:rFonts w:ascii="Times New Roman" w:hAnsi="Times New Roman" w:cs="Times New Roman"/>
          <w:sz w:val="22"/>
          <w:szCs w:val="20"/>
          <w:lang w:val="en-GB" w:eastAsia="en-US"/>
        </w:rPr>
        <w:t>)</w:t>
      </w:r>
      <w:r w:rsidRPr="00D61EB4">
        <w:rPr>
          <w:rFonts w:ascii="Times New Roman" w:hAnsi="Times New Roman" w:cs="Times New Roman"/>
          <w:sz w:val="22"/>
          <w:szCs w:val="20"/>
          <w:lang w:val="en-GB" w:eastAsia="en-US"/>
        </w:rPr>
        <w:tab/>
        <w:t>I.D. No.:</w:t>
      </w:r>
    </w:p>
    <w:p w14:paraId="57A6677D" w14:textId="77777777" w:rsidR="00D61EB4" w:rsidRPr="00D61EB4" w:rsidRDefault="00D61EB4" w:rsidP="00347ACE">
      <w:pPr>
        <w:spacing w:before="60" w:after="60" w:line="240" w:lineRule="auto"/>
        <w:ind w:left="1880" w:firstLine="247"/>
        <w:jc w:val="both"/>
        <w:divId w:val="2116439976"/>
        <w:rPr>
          <w:rFonts w:ascii="Times New Roman" w:hAnsi="Times New Roman" w:cs="Times New Roman"/>
          <w:sz w:val="22"/>
          <w:szCs w:val="20"/>
          <w:lang w:val="en-GB" w:eastAsia="en-US"/>
        </w:rPr>
      </w:pPr>
      <w:r w:rsidRPr="00D61EB4">
        <w:rPr>
          <w:rFonts w:ascii="Times New Roman" w:hAnsi="Times New Roman" w:cs="Times New Roman"/>
          <w:sz w:val="22"/>
          <w:szCs w:val="20"/>
          <w:lang w:val="en-GB" w:eastAsia="en-US"/>
        </w:rPr>
        <w:fldChar w:fldCharType="begin"/>
      </w:r>
      <w:r w:rsidRPr="00D61EB4">
        <w:rPr>
          <w:rFonts w:ascii="Times New Roman" w:hAnsi="Times New Roman" w:cs="Times New Roman"/>
          <w:sz w:val="22"/>
          <w:szCs w:val="20"/>
          <w:lang w:val="en-GB" w:eastAsia="en-US"/>
        </w:rPr>
        <w:instrText xml:space="preserve"> GUID=c76f8962-f3ee-48af-a5b1-10c14742484f </w:instrText>
      </w:r>
      <w:r w:rsidRPr="00D61EB4">
        <w:rPr>
          <w:rFonts w:ascii="Times New Roman" w:hAnsi="Times New Roman" w:cs="Times New Roman"/>
          <w:sz w:val="22"/>
          <w:szCs w:val="20"/>
          <w:lang w:val="en-GB" w:eastAsia="en-US"/>
        </w:rPr>
        <w:fldChar w:fldCharType="end"/>
      </w:r>
      <w:r w:rsidRPr="00D61EB4">
        <w:rPr>
          <w:rFonts w:ascii="Times New Roman" w:hAnsi="Times New Roman" w:cs="Times New Roman"/>
          <w:sz w:val="22"/>
          <w:szCs w:val="20"/>
          <w:lang w:val="en-GB" w:eastAsia="en-US"/>
        </w:rPr>
        <w:t>(</w:t>
      </w:r>
      <w:r w:rsidRPr="00D61EB4">
        <w:rPr>
          <w:rFonts w:ascii="Times New Roman" w:hAnsi="Times New Roman" w:cs="Times New Roman"/>
          <w:i/>
          <w:sz w:val="22"/>
          <w:szCs w:val="20"/>
          <w:lang w:val="en-GB" w:eastAsia="en-US"/>
        </w:rPr>
        <w:t>c</w:t>
      </w:r>
      <w:r w:rsidRPr="00D61EB4">
        <w:rPr>
          <w:rFonts w:ascii="Times New Roman" w:hAnsi="Times New Roman" w:cs="Times New Roman"/>
          <w:sz w:val="22"/>
          <w:szCs w:val="20"/>
          <w:lang w:val="en-GB" w:eastAsia="en-US"/>
        </w:rPr>
        <w:t>)</w:t>
      </w:r>
      <w:r w:rsidRPr="00D61EB4">
        <w:rPr>
          <w:rFonts w:ascii="Times New Roman" w:hAnsi="Times New Roman" w:cs="Times New Roman"/>
          <w:sz w:val="22"/>
          <w:szCs w:val="20"/>
          <w:lang w:val="en-GB" w:eastAsia="en-US"/>
        </w:rPr>
        <w:tab/>
        <w:t>Address:</w:t>
      </w:r>
    </w:p>
    <w:p w14:paraId="25DD1408" w14:textId="77777777" w:rsidR="00D61EB4" w:rsidRPr="00D61EB4" w:rsidRDefault="00D61EB4" w:rsidP="00347ACE">
      <w:pPr>
        <w:spacing w:before="60" w:after="60" w:line="240" w:lineRule="auto"/>
        <w:ind w:left="1880" w:firstLine="247"/>
        <w:jc w:val="both"/>
        <w:divId w:val="2116439976"/>
        <w:rPr>
          <w:rFonts w:ascii="Times New Roman" w:hAnsi="Times New Roman" w:cs="Times New Roman"/>
          <w:sz w:val="22"/>
          <w:szCs w:val="20"/>
          <w:lang w:val="en-GB" w:eastAsia="en-US"/>
        </w:rPr>
      </w:pPr>
      <w:r w:rsidRPr="00D61EB4">
        <w:rPr>
          <w:rFonts w:ascii="Times New Roman" w:hAnsi="Times New Roman" w:cs="Times New Roman"/>
          <w:sz w:val="22"/>
          <w:szCs w:val="20"/>
          <w:lang w:val="en-GB" w:eastAsia="en-US"/>
        </w:rPr>
        <w:fldChar w:fldCharType="begin"/>
      </w:r>
      <w:r w:rsidRPr="00D61EB4">
        <w:rPr>
          <w:rFonts w:ascii="Times New Roman" w:hAnsi="Times New Roman" w:cs="Times New Roman"/>
          <w:sz w:val="22"/>
          <w:szCs w:val="20"/>
          <w:lang w:val="en-GB" w:eastAsia="en-US"/>
        </w:rPr>
        <w:instrText xml:space="preserve"> GUID=98546f87-04f9-4682-b5a6-dc7d557f584b </w:instrText>
      </w:r>
      <w:r w:rsidRPr="00D61EB4">
        <w:rPr>
          <w:rFonts w:ascii="Times New Roman" w:hAnsi="Times New Roman" w:cs="Times New Roman"/>
          <w:sz w:val="22"/>
          <w:szCs w:val="20"/>
          <w:lang w:val="en-GB" w:eastAsia="en-US"/>
        </w:rPr>
        <w:fldChar w:fldCharType="end"/>
      </w:r>
      <w:r w:rsidRPr="00D61EB4">
        <w:rPr>
          <w:rFonts w:ascii="Times New Roman" w:hAnsi="Times New Roman" w:cs="Times New Roman"/>
          <w:sz w:val="22"/>
          <w:szCs w:val="20"/>
          <w:lang w:val="en-GB" w:eastAsia="en-US"/>
        </w:rPr>
        <w:t>(</w:t>
      </w:r>
      <w:r w:rsidRPr="00D61EB4">
        <w:rPr>
          <w:rFonts w:ascii="Times New Roman" w:hAnsi="Times New Roman" w:cs="Times New Roman"/>
          <w:i/>
          <w:sz w:val="22"/>
          <w:szCs w:val="20"/>
          <w:lang w:val="en-GB" w:eastAsia="en-US"/>
        </w:rPr>
        <w:t>d</w:t>
      </w:r>
      <w:r w:rsidRPr="00D61EB4">
        <w:rPr>
          <w:rFonts w:ascii="Times New Roman" w:hAnsi="Times New Roman" w:cs="Times New Roman"/>
          <w:sz w:val="22"/>
          <w:szCs w:val="20"/>
          <w:lang w:val="en-GB" w:eastAsia="en-US"/>
        </w:rPr>
        <w:t>)</w:t>
      </w:r>
      <w:r w:rsidRPr="00D61EB4">
        <w:rPr>
          <w:rFonts w:ascii="Times New Roman" w:hAnsi="Times New Roman" w:cs="Times New Roman"/>
          <w:sz w:val="22"/>
          <w:szCs w:val="20"/>
          <w:lang w:val="en-GB" w:eastAsia="en-US"/>
        </w:rPr>
        <w:tab/>
        <w:t>Nationality:</w:t>
      </w:r>
    </w:p>
    <w:p w14:paraId="2D5646C8" w14:textId="77777777" w:rsidR="00D61EB4" w:rsidRPr="00D61EB4" w:rsidRDefault="00D61EB4" w:rsidP="00347ACE">
      <w:pPr>
        <w:spacing w:before="60" w:after="60" w:line="240" w:lineRule="auto"/>
        <w:ind w:left="1880" w:firstLine="247"/>
        <w:jc w:val="both"/>
        <w:divId w:val="2116439976"/>
        <w:rPr>
          <w:rFonts w:ascii="Times New Roman" w:hAnsi="Times New Roman" w:cs="Times New Roman"/>
          <w:sz w:val="22"/>
          <w:szCs w:val="20"/>
          <w:lang w:val="en-GB" w:eastAsia="en-US"/>
        </w:rPr>
      </w:pPr>
      <w:r w:rsidRPr="00D61EB4">
        <w:rPr>
          <w:rFonts w:ascii="Times New Roman" w:hAnsi="Times New Roman" w:cs="Times New Roman"/>
          <w:sz w:val="22"/>
          <w:szCs w:val="20"/>
          <w:lang w:val="en-GB" w:eastAsia="en-US"/>
        </w:rPr>
        <w:fldChar w:fldCharType="begin"/>
      </w:r>
      <w:r w:rsidRPr="00D61EB4">
        <w:rPr>
          <w:rFonts w:ascii="Times New Roman" w:hAnsi="Times New Roman" w:cs="Times New Roman"/>
          <w:sz w:val="22"/>
          <w:szCs w:val="20"/>
          <w:lang w:val="en-GB" w:eastAsia="en-US"/>
        </w:rPr>
        <w:instrText xml:space="preserve"> GUID=ea4b7fbc-a3b4-4d09-a45b-4af0529b74f8 </w:instrText>
      </w:r>
      <w:r w:rsidRPr="00D61EB4">
        <w:rPr>
          <w:rFonts w:ascii="Times New Roman" w:hAnsi="Times New Roman" w:cs="Times New Roman"/>
          <w:sz w:val="22"/>
          <w:szCs w:val="20"/>
          <w:lang w:val="en-GB" w:eastAsia="en-US"/>
        </w:rPr>
        <w:fldChar w:fldCharType="end"/>
      </w:r>
      <w:r w:rsidRPr="00D61EB4">
        <w:rPr>
          <w:rFonts w:ascii="Times New Roman" w:hAnsi="Times New Roman" w:cs="Times New Roman"/>
          <w:sz w:val="22"/>
          <w:szCs w:val="20"/>
          <w:lang w:val="en-GB" w:eastAsia="en-US"/>
        </w:rPr>
        <w:t>(</w:t>
      </w:r>
      <w:r w:rsidRPr="00D61EB4">
        <w:rPr>
          <w:rFonts w:ascii="Times New Roman" w:hAnsi="Times New Roman" w:cs="Times New Roman"/>
          <w:i/>
          <w:sz w:val="22"/>
          <w:szCs w:val="20"/>
          <w:lang w:val="en-GB" w:eastAsia="en-US"/>
        </w:rPr>
        <w:t>e</w:t>
      </w:r>
      <w:r w:rsidRPr="00D61EB4">
        <w:rPr>
          <w:rFonts w:ascii="Times New Roman" w:hAnsi="Times New Roman" w:cs="Times New Roman"/>
          <w:sz w:val="22"/>
          <w:szCs w:val="20"/>
          <w:lang w:val="en-GB" w:eastAsia="en-US"/>
        </w:rPr>
        <w:t>)</w:t>
      </w:r>
      <w:r w:rsidRPr="00D61EB4">
        <w:rPr>
          <w:rFonts w:ascii="Times New Roman" w:hAnsi="Times New Roman" w:cs="Times New Roman"/>
          <w:sz w:val="22"/>
          <w:szCs w:val="20"/>
          <w:lang w:val="en-GB" w:eastAsia="en-US"/>
        </w:rPr>
        <w:tab/>
        <w:t>Religion:</w:t>
      </w:r>
    </w:p>
    <w:p w14:paraId="61E63242" w14:textId="77777777" w:rsidR="00D61EB4" w:rsidRPr="00D61EB4" w:rsidRDefault="00D61EB4" w:rsidP="00347ACE">
      <w:pPr>
        <w:spacing w:before="60" w:after="60" w:line="240" w:lineRule="auto"/>
        <w:ind w:left="1880" w:firstLine="247"/>
        <w:jc w:val="both"/>
        <w:divId w:val="2116439976"/>
        <w:rPr>
          <w:rFonts w:ascii="Times New Roman" w:hAnsi="Times New Roman" w:cs="Times New Roman"/>
          <w:sz w:val="22"/>
          <w:szCs w:val="20"/>
          <w:lang w:val="en-GB" w:eastAsia="en-US"/>
        </w:rPr>
      </w:pPr>
      <w:r w:rsidRPr="00D61EB4">
        <w:rPr>
          <w:rFonts w:ascii="Times New Roman" w:hAnsi="Times New Roman" w:cs="Times New Roman"/>
          <w:sz w:val="22"/>
          <w:szCs w:val="20"/>
          <w:lang w:val="en-GB" w:eastAsia="en-US"/>
        </w:rPr>
        <w:fldChar w:fldCharType="begin"/>
      </w:r>
      <w:r w:rsidRPr="00D61EB4">
        <w:rPr>
          <w:rFonts w:ascii="Times New Roman" w:hAnsi="Times New Roman" w:cs="Times New Roman"/>
          <w:sz w:val="22"/>
          <w:szCs w:val="20"/>
          <w:lang w:val="en-GB" w:eastAsia="en-US"/>
        </w:rPr>
        <w:instrText xml:space="preserve"> GUID=2ac8bbe0-4c59-45aa-b110-90e74d347ad3 </w:instrText>
      </w:r>
      <w:r w:rsidRPr="00D61EB4">
        <w:rPr>
          <w:rFonts w:ascii="Times New Roman" w:hAnsi="Times New Roman" w:cs="Times New Roman"/>
          <w:sz w:val="22"/>
          <w:szCs w:val="20"/>
          <w:lang w:val="en-GB" w:eastAsia="en-US"/>
        </w:rPr>
        <w:fldChar w:fldCharType="end"/>
      </w:r>
      <w:r w:rsidRPr="00D61EB4">
        <w:rPr>
          <w:rFonts w:ascii="Times New Roman" w:hAnsi="Times New Roman" w:cs="Times New Roman"/>
          <w:sz w:val="22"/>
          <w:szCs w:val="20"/>
          <w:lang w:val="en-GB" w:eastAsia="en-US"/>
        </w:rPr>
        <w:t>(</w:t>
      </w:r>
      <w:r w:rsidRPr="00D61EB4">
        <w:rPr>
          <w:rFonts w:ascii="Times New Roman" w:hAnsi="Times New Roman" w:cs="Times New Roman"/>
          <w:i/>
          <w:sz w:val="22"/>
          <w:szCs w:val="20"/>
          <w:lang w:val="en-GB" w:eastAsia="en-US"/>
        </w:rPr>
        <w:t>f</w:t>
      </w:r>
      <w:r w:rsidRPr="00D61EB4">
        <w:rPr>
          <w:rFonts w:ascii="Times New Roman" w:hAnsi="Times New Roman" w:cs="Times New Roman"/>
          <w:sz w:val="22"/>
          <w:szCs w:val="20"/>
          <w:lang w:val="en-GB" w:eastAsia="en-US"/>
        </w:rPr>
        <w:t>)</w:t>
      </w:r>
      <w:r w:rsidRPr="00D61EB4">
        <w:rPr>
          <w:rFonts w:ascii="Times New Roman" w:hAnsi="Times New Roman" w:cs="Times New Roman"/>
          <w:sz w:val="22"/>
          <w:szCs w:val="20"/>
          <w:lang w:val="en-GB" w:eastAsia="en-US"/>
        </w:rPr>
        <w:tab/>
        <w:t>Consent to the Originating Summons has/has not* been obtained.</w:t>
      </w:r>
    </w:p>
    <w:p w14:paraId="5722F261" w14:textId="77777777" w:rsidR="006F2CA2" w:rsidRPr="00D61EB4" w:rsidRDefault="00D61EB4" w:rsidP="00347ACE">
      <w:pPr>
        <w:spacing w:before="120" w:after="0" w:line="240" w:lineRule="auto"/>
        <w:ind w:left="2127" w:hanging="284"/>
        <w:jc w:val="both"/>
        <w:divId w:val="2116439976"/>
        <w:rPr>
          <w:rFonts w:ascii="Times New Roman" w:hAnsi="Times New Roman" w:cs="Times New Roman"/>
          <w:sz w:val="22"/>
          <w:szCs w:val="22"/>
          <w:lang w:val="en-GB" w:eastAsia="en-US"/>
        </w:rPr>
      </w:pPr>
      <w:r w:rsidRPr="00D61EB4">
        <w:rPr>
          <w:rFonts w:ascii="Times New Roman" w:hAnsi="Times New Roman" w:cs="Times New Roman"/>
          <w:sz w:val="22"/>
          <w:szCs w:val="22"/>
          <w:lang w:val="en-GB" w:eastAsia="en-US"/>
        </w:rPr>
        <w:fldChar w:fldCharType="begin"/>
      </w:r>
      <w:r w:rsidRPr="00D61EB4">
        <w:rPr>
          <w:rFonts w:ascii="Times New Roman" w:hAnsi="Times New Roman" w:cs="Times New Roman"/>
          <w:sz w:val="22"/>
          <w:szCs w:val="22"/>
          <w:lang w:val="en-GB" w:eastAsia="en-US"/>
        </w:rPr>
        <w:instrText xml:space="preserve"> GUID=3561cc02-f5a6-49d7-9ab2-a9f83fd90fc7 </w:instrText>
      </w:r>
      <w:r w:rsidRPr="00D61EB4">
        <w:rPr>
          <w:rFonts w:ascii="Times New Roman" w:hAnsi="Times New Roman" w:cs="Times New Roman"/>
          <w:sz w:val="22"/>
          <w:szCs w:val="22"/>
          <w:lang w:val="en-GB" w:eastAsia="en-US"/>
        </w:rPr>
        <w:fldChar w:fldCharType="end"/>
      </w:r>
      <w:r w:rsidRPr="00D61EB4">
        <w:rPr>
          <w:rFonts w:ascii="Times New Roman" w:hAnsi="Times New Roman" w:cs="Times New Roman"/>
          <w:sz w:val="22"/>
          <w:szCs w:val="22"/>
          <w:lang w:val="en-GB" w:eastAsia="en-US"/>
        </w:rPr>
        <w:t>9.</w:t>
      </w:r>
      <w:r w:rsidRPr="00D61EB4">
        <w:rPr>
          <w:rFonts w:ascii="Times New Roman" w:hAnsi="Times New Roman" w:cs="Times New Roman"/>
          <w:sz w:val="22"/>
          <w:szCs w:val="22"/>
          <w:lang w:val="en-GB" w:eastAsia="en-US"/>
        </w:rPr>
        <w:tab/>
        <w:t>The Applicant(s) undertakes (undertake) if an order is made on this Originating Summons, to provide maintenance and education for the said infant. The Applicant(s) will, if required, secure the above provision by bond or otherwise as the Court may require.</w:t>
      </w:r>
    </w:p>
    <w:p w14:paraId="72B95C5C" w14:textId="77777777" w:rsidR="00D61EB4" w:rsidRPr="00D61EB4" w:rsidRDefault="00D61EB4" w:rsidP="00347ACE">
      <w:pPr>
        <w:spacing w:before="60" w:after="60" w:line="240" w:lineRule="auto"/>
        <w:ind w:left="2127" w:hanging="284"/>
        <w:jc w:val="both"/>
        <w:divId w:val="2116439976"/>
        <w:rPr>
          <w:rFonts w:ascii="Times New Roman" w:hAnsi="Times New Roman" w:cs="Times New Roman"/>
          <w:sz w:val="22"/>
          <w:szCs w:val="20"/>
          <w:lang w:val="en-GB" w:eastAsia="en-US"/>
        </w:rPr>
      </w:pPr>
      <w:r w:rsidRPr="00D61EB4">
        <w:rPr>
          <w:rFonts w:ascii="Times New Roman" w:hAnsi="Times New Roman" w:cs="Times New Roman"/>
          <w:sz w:val="22"/>
          <w:szCs w:val="20"/>
          <w:lang w:val="en-GB" w:eastAsia="en-US"/>
        </w:rPr>
        <w:fldChar w:fldCharType="begin"/>
      </w:r>
      <w:r w:rsidRPr="00D61EB4">
        <w:rPr>
          <w:rFonts w:ascii="Times New Roman" w:hAnsi="Times New Roman" w:cs="Times New Roman"/>
          <w:sz w:val="22"/>
          <w:szCs w:val="20"/>
          <w:lang w:val="en-GB" w:eastAsia="en-US"/>
        </w:rPr>
        <w:instrText xml:space="preserve"> GUID=dbda871b-9e2c-4c9d-ba7a-3a65ce2943d6 </w:instrText>
      </w:r>
      <w:r w:rsidRPr="00D61EB4">
        <w:rPr>
          <w:rFonts w:ascii="Times New Roman" w:hAnsi="Times New Roman" w:cs="Times New Roman"/>
          <w:sz w:val="22"/>
          <w:szCs w:val="20"/>
          <w:lang w:val="en-GB" w:eastAsia="en-US"/>
        </w:rPr>
        <w:fldChar w:fldCharType="end"/>
      </w:r>
      <w:r w:rsidR="00347ACE">
        <w:rPr>
          <w:rFonts w:ascii="Times New Roman" w:hAnsi="Times New Roman" w:cs="Times New Roman"/>
          <w:sz w:val="22"/>
          <w:szCs w:val="20"/>
          <w:lang w:val="en-GB" w:eastAsia="en-US"/>
        </w:rPr>
        <w:t>1</w:t>
      </w:r>
      <w:r w:rsidRPr="00D61EB4">
        <w:rPr>
          <w:rFonts w:ascii="Times New Roman" w:hAnsi="Times New Roman" w:cs="Times New Roman"/>
          <w:sz w:val="22"/>
          <w:szCs w:val="20"/>
          <w:lang w:val="en-GB" w:eastAsia="en-US"/>
        </w:rPr>
        <w:t>0.</w:t>
      </w:r>
      <w:r w:rsidRPr="00D61EB4">
        <w:rPr>
          <w:rFonts w:ascii="Times New Roman" w:hAnsi="Times New Roman" w:cs="Times New Roman"/>
          <w:sz w:val="22"/>
          <w:szCs w:val="20"/>
          <w:lang w:val="en-GB" w:eastAsia="en-US"/>
        </w:rPr>
        <w:tab/>
        <w:t>The Applicant(s) has not (have not nor has either of them) received or agree to receive, and no person has made or given or agreed to make or give to the Applicant(s) (or either of them) any payment or reward in consideration of the adoption of the said infant except as follows:</w:t>
      </w:r>
    </w:p>
    <w:p w14:paraId="4C192F8E" w14:textId="77777777" w:rsidR="00D61EB4" w:rsidRPr="00D61EB4" w:rsidRDefault="00D61EB4" w:rsidP="00347ACE">
      <w:pPr>
        <w:spacing w:before="60" w:after="60" w:line="240" w:lineRule="auto"/>
        <w:ind w:left="2127" w:hanging="284"/>
        <w:jc w:val="both"/>
        <w:divId w:val="2116439976"/>
        <w:rPr>
          <w:rFonts w:ascii="Times New Roman" w:hAnsi="Times New Roman" w:cs="Times New Roman"/>
          <w:sz w:val="22"/>
          <w:szCs w:val="20"/>
          <w:lang w:val="en-GB" w:eastAsia="en-US"/>
        </w:rPr>
      </w:pPr>
      <w:r w:rsidRPr="00D61EB4">
        <w:rPr>
          <w:rFonts w:ascii="Times New Roman" w:hAnsi="Times New Roman" w:cs="Times New Roman"/>
          <w:sz w:val="22"/>
          <w:szCs w:val="20"/>
          <w:lang w:val="en-GB" w:eastAsia="en-US"/>
        </w:rPr>
        <w:fldChar w:fldCharType="begin"/>
      </w:r>
      <w:r w:rsidRPr="00D61EB4">
        <w:rPr>
          <w:rFonts w:ascii="Times New Roman" w:hAnsi="Times New Roman" w:cs="Times New Roman"/>
          <w:sz w:val="22"/>
          <w:szCs w:val="20"/>
          <w:lang w:val="en-GB" w:eastAsia="en-US"/>
        </w:rPr>
        <w:instrText xml:space="preserve"> GUID=e14ffbf9-a3a3-4be6-a0fd-5d22eb96337d </w:instrText>
      </w:r>
      <w:r w:rsidRPr="00D61EB4">
        <w:rPr>
          <w:rFonts w:ascii="Times New Roman" w:hAnsi="Times New Roman" w:cs="Times New Roman"/>
          <w:sz w:val="22"/>
          <w:szCs w:val="20"/>
          <w:lang w:val="en-GB" w:eastAsia="en-US"/>
        </w:rPr>
        <w:fldChar w:fldCharType="end"/>
      </w:r>
      <w:r w:rsidRPr="00D61EB4">
        <w:rPr>
          <w:rFonts w:ascii="Times New Roman" w:hAnsi="Times New Roman" w:cs="Times New Roman"/>
          <w:sz w:val="22"/>
          <w:szCs w:val="20"/>
          <w:lang w:val="en-GB" w:eastAsia="en-US"/>
        </w:rPr>
        <w:tab/>
        <w:t>(State the nature of the payment or reward made or received in consideration of the adoption.)</w:t>
      </w:r>
    </w:p>
    <w:p w14:paraId="7D42376B" w14:textId="2260BCEC" w:rsidR="00D61EB4" w:rsidRPr="00D61EB4" w:rsidRDefault="00D61EB4" w:rsidP="00347ACE">
      <w:pPr>
        <w:spacing w:before="60" w:after="60" w:line="240" w:lineRule="auto"/>
        <w:ind w:left="2127" w:hanging="284"/>
        <w:jc w:val="both"/>
        <w:divId w:val="2116439976"/>
        <w:rPr>
          <w:rFonts w:ascii="Times New Roman" w:hAnsi="Times New Roman" w:cs="Times New Roman"/>
          <w:sz w:val="22"/>
          <w:szCs w:val="20"/>
          <w:lang w:val="en-GB" w:eastAsia="en-US"/>
        </w:rPr>
      </w:pPr>
      <w:r w:rsidRPr="00D61EB4">
        <w:rPr>
          <w:rFonts w:ascii="Times New Roman" w:hAnsi="Times New Roman" w:cs="Times New Roman"/>
          <w:sz w:val="22"/>
          <w:szCs w:val="20"/>
          <w:lang w:val="en-GB" w:eastAsia="en-US"/>
        </w:rPr>
        <w:fldChar w:fldCharType="begin"/>
      </w:r>
      <w:r w:rsidRPr="00D61EB4">
        <w:rPr>
          <w:rFonts w:ascii="Times New Roman" w:hAnsi="Times New Roman" w:cs="Times New Roman"/>
          <w:sz w:val="22"/>
          <w:szCs w:val="20"/>
          <w:lang w:val="en-GB" w:eastAsia="en-US"/>
        </w:rPr>
        <w:instrText xml:space="preserve"> GUID=9cc0051d-e197-44a1-a7fe-03891eb6901c </w:instrText>
      </w:r>
      <w:r w:rsidRPr="00D61EB4">
        <w:rPr>
          <w:rFonts w:ascii="Times New Roman" w:hAnsi="Times New Roman" w:cs="Times New Roman"/>
          <w:sz w:val="22"/>
          <w:szCs w:val="20"/>
          <w:lang w:val="en-GB" w:eastAsia="en-US"/>
        </w:rPr>
        <w:fldChar w:fldCharType="end"/>
      </w:r>
      <w:r w:rsidRPr="00D61EB4">
        <w:rPr>
          <w:rFonts w:ascii="Times New Roman" w:hAnsi="Times New Roman" w:cs="Times New Roman"/>
          <w:sz w:val="22"/>
          <w:szCs w:val="20"/>
          <w:lang w:val="en-GB" w:eastAsia="en-US"/>
        </w:rPr>
        <w:t>11.</w:t>
      </w:r>
      <w:r w:rsidRPr="00D61EB4">
        <w:rPr>
          <w:rFonts w:ascii="Times New Roman" w:hAnsi="Times New Roman" w:cs="Times New Roman"/>
          <w:sz w:val="22"/>
          <w:szCs w:val="20"/>
          <w:lang w:val="en-GB" w:eastAsia="en-US"/>
        </w:rPr>
        <w:tab/>
        <w:t xml:space="preserve">The Applicant(s) shall provide for the costs of this Originating Summons including the costs of the </w:t>
      </w:r>
      <w:r w:rsidR="007C0FB8" w:rsidRPr="00D61EB4">
        <w:rPr>
          <w:rFonts w:ascii="Times New Roman" w:hAnsi="Times New Roman" w:cs="Times New Roman"/>
          <w:szCs w:val="20"/>
          <w:lang w:val="en-GB"/>
        </w:rPr>
        <w:t>Director</w:t>
      </w:r>
      <w:ins w:id="3" w:author="Aziziyah MD HAMBALI (FJCOURTS)" w:date="2020-04-24T16:12:00Z">
        <w:r w:rsidR="007C0FB8" w:rsidRPr="005F3ED8">
          <w:rPr>
            <w:rFonts w:ascii="Times New Roman" w:hAnsi="Times New Roman" w:cs="Times New Roman"/>
            <w:szCs w:val="20"/>
            <w:lang w:val="en-GB"/>
          </w:rPr>
          <w:t>-General</w:t>
        </w:r>
        <w:r w:rsidR="007C0FB8" w:rsidRPr="00D3028D" w:rsidDel="00D3028D">
          <w:rPr>
            <w:rFonts w:ascii="Times New Roman" w:hAnsi="Times New Roman" w:cs="Times New Roman"/>
            <w:szCs w:val="20"/>
            <w:lang w:val="en-GB"/>
          </w:rPr>
          <w:t xml:space="preserve"> </w:t>
        </w:r>
      </w:ins>
      <w:r w:rsidR="007C0FB8" w:rsidRPr="00D61EB4">
        <w:rPr>
          <w:rFonts w:ascii="Times New Roman" w:hAnsi="Times New Roman" w:cs="Times New Roman"/>
          <w:szCs w:val="20"/>
          <w:lang w:val="en-GB"/>
        </w:rPr>
        <w:t xml:space="preserve">of Social Welfare </w:t>
      </w:r>
      <w:r w:rsidRPr="00D61EB4">
        <w:rPr>
          <w:rFonts w:ascii="Times New Roman" w:hAnsi="Times New Roman" w:cs="Times New Roman"/>
          <w:sz w:val="22"/>
          <w:szCs w:val="20"/>
          <w:lang w:val="en-GB" w:eastAsia="en-US"/>
        </w:rPr>
        <w:t>if he is appointed guardian in adoption of the said infant or such person as may be appointed by this Court.</w:t>
      </w:r>
    </w:p>
    <w:p w14:paraId="70550618" w14:textId="77777777" w:rsidR="00D61EB4" w:rsidRPr="00D61EB4" w:rsidRDefault="00D61EB4" w:rsidP="00D61EB4">
      <w:pPr>
        <w:spacing w:before="120" w:after="0" w:line="240" w:lineRule="auto"/>
        <w:jc w:val="both"/>
        <w:divId w:val="2116439976"/>
        <w:rPr>
          <w:rFonts w:ascii="Times New Roman" w:hAnsi="Times New Roman" w:cs="Times New Roman"/>
          <w:sz w:val="22"/>
          <w:szCs w:val="22"/>
          <w:lang w:val="en-GB" w:eastAsia="en-US"/>
        </w:rPr>
      </w:pPr>
      <w:r w:rsidRPr="00D61EB4">
        <w:rPr>
          <w:rFonts w:ascii="Times New Roman" w:hAnsi="Times New Roman" w:cs="Times New Roman"/>
          <w:sz w:val="22"/>
          <w:szCs w:val="22"/>
          <w:lang w:val="en-GB" w:eastAsia="en-US"/>
        </w:rPr>
        <w:fldChar w:fldCharType="begin"/>
      </w:r>
      <w:r w:rsidRPr="00D61EB4">
        <w:rPr>
          <w:rFonts w:ascii="Times New Roman" w:hAnsi="Times New Roman" w:cs="Times New Roman"/>
          <w:sz w:val="22"/>
          <w:szCs w:val="22"/>
          <w:lang w:val="en-GB" w:eastAsia="en-US"/>
        </w:rPr>
        <w:instrText xml:space="preserve"> GUID=6b4ada2a-4187-426d-b743-5e715bad8067 </w:instrText>
      </w:r>
      <w:r w:rsidRPr="00D61EB4">
        <w:rPr>
          <w:rFonts w:ascii="Times New Roman" w:hAnsi="Times New Roman" w:cs="Times New Roman"/>
          <w:sz w:val="22"/>
          <w:szCs w:val="22"/>
          <w:lang w:val="en-GB" w:eastAsia="en-US"/>
        </w:rPr>
        <w:fldChar w:fldCharType="end"/>
      </w:r>
      <w:r w:rsidRPr="00D61EB4">
        <w:rPr>
          <w:rFonts w:ascii="Times New Roman" w:hAnsi="Times New Roman" w:cs="Times New Roman"/>
          <w:sz w:val="22"/>
          <w:szCs w:val="22"/>
          <w:lang w:val="en-GB" w:eastAsia="en-US"/>
        </w:rPr>
        <w:t>(*Delete as appropriate)</w:t>
      </w:r>
    </w:p>
    <w:p w14:paraId="08D7BB3C" w14:textId="77777777" w:rsidR="00D61EB4" w:rsidRDefault="00D61EB4" w:rsidP="00D61EB4">
      <w:pPr>
        <w:spacing w:before="120" w:after="0" w:line="240" w:lineRule="auto"/>
        <w:jc w:val="both"/>
        <w:divId w:val="2116439976"/>
        <w:rPr>
          <w:rFonts w:ascii="Times New Roman" w:hAnsi="Times New Roman" w:cs="Times New Roman"/>
          <w:sz w:val="26"/>
          <w:szCs w:val="20"/>
          <w:lang w:val="en-GB" w:eastAsia="en-US"/>
        </w:rPr>
      </w:pPr>
    </w:p>
    <w:p w14:paraId="5736B1A8" w14:textId="77777777" w:rsidR="00D61EB4" w:rsidRDefault="00D61EB4" w:rsidP="00D61EB4">
      <w:pPr>
        <w:spacing w:before="120" w:after="0" w:line="240" w:lineRule="auto"/>
        <w:jc w:val="both"/>
        <w:divId w:val="2116439976"/>
        <w:rPr>
          <w:rFonts w:ascii="Times New Roman" w:hAnsi="Times New Roman" w:cs="Times New Roman"/>
          <w:sz w:val="26"/>
          <w:szCs w:val="20"/>
          <w:lang w:val="en-GB" w:eastAsia="en-US"/>
        </w:rPr>
      </w:pPr>
    </w:p>
    <w:p w14:paraId="684A5119" w14:textId="77777777" w:rsidR="00D61EB4" w:rsidRDefault="00D61EB4" w:rsidP="00D61EB4">
      <w:pPr>
        <w:spacing w:before="120" w:after="0" w:line="240" w:lineRule="auto"/>
        <w:jc w:val="both"/>
        <w:divId w:val="2116439976"/>
        <w:rPr>
          <w:rFonts w:ascii="Times New Roman" w:hAnsi="Times New Roman" w:cs="Times New Roman"/>
          <w:sz w:val="26"/>
          <w:szCs w:val="20"/>
          <w:lang w:val="en-GB" w:eastAsia="en-US"/>
        </w:rPr>
      </w:pPr>
    </w:p>
    <w:p w14:paraId="06160879" w14:textId="77777777" w:rsidR="00D61EB4" w:rsidRDefault="00D61EB4" w:rsidP="00D61EB4">
      <w:pPr>
        <w:spacing w:before="120" w:after="0" w:line="240" w:lineRule="auto"/>
        <w:jc w:val="both"/>
        <w:divId w:val="2116439976"/>
        <w:rPr>
          <w:rFonts w:ascii="Times New Roman" w:hAnsi="Times New Roman" w:cs="Times New Roman"/>
          <w:sz w:val="26"/>
          <w:szCs w:val="20"/>
          <w:lang w:val="en-GB" w:eastAsia="en-US"/>
        </w:rPr>
      </w:pPr>
    </w:p>
    <w:p w14:paraId="164FBC03" w14:textId="77777777" w:rsidR="00D61EB4" w:rsidRDefault="00D61EB4" w:rsidP="00D61EB4">
      <w:pPr>
        <w:spacing w:before="120" w:after="0" w:line="240" w:lineRule="auto"/>
        <w:jc w:val="both"/>
        <w:divId w:val="2116439976"/>
        <w:rPr>
          <w:rFonts w:ascii="Times New Roman" w:hAnsi="Times New Roman" w:cs="Times New Roman"/>
          <w:sz w:val="26"/>
          <w:szCs w:val="20"/>
          <w:lang w:val="en-GB" w:eastAsia="en-US"/>
        </w:rPr>
      </w:pPr>
    </w:p>
    <w:p w14:paraId="0BEC7F75" w14:textId="77777777" w:rsidR="00D61EB4" w:rsidRDefault="00D61EB4" w:rsidP="00D61EB4">
      <w:pPr>
        <w:spacing w:before="120" w:after="0" w:line="240" w:lineRule="auto"/>
        <w:jc w:val="both"/>
        <w:divId w:val="2116439976"/>
        <w:rPr>
          <w:rFonts w:ascii="Times New Roman" w:hAnsi="Times New Roman" w:cs="Times New Roman"/>
          <w:sz w:val="26"/>
          <w:szCs w:val="20"/>
          <w:lang w:val="en-GB" w:eastAsia="en-US"/>
        </w:rPr>
      </w:pPr>
    </w:p>
    <w:p w14:paraId="0AE2601B" w14:textId="77777777" w:rsidR="00D61EB4" w:rsidRDefault="00D61EB4" w:rsidP="00D61EB4">
      <w:pPr>
        <w:spacing w:before="120" w:after="0" w:line="240" w:lineRule="auto"/>
        <w:jc w:val="both"/>
        <w:divId w:val="2116439976"/>
        <w:rPr>
          <w:rFonts w:ascii="Times New Roman" w:hAnsi="Times New Roman" w:cs="Times New Roman"/>
          <w:sz w:val="26"/>
          <w:szCs w:val="20"/>
          <w:lang w:val="en-GB" w:eastAsia="en-US"/>
        </w:rPr>
      </w:pPr>
    </w:p>
    <w:p w14:paraId="298DB2EB" w14:textId="77777777" w:rsidR="00D61EB4" w:rsidRDefault="00D61EB4" w:rsidP="00D61EB4">
      <w:pPr>
        <w:spacing w:before="120" w:after="0" w:line="240" w:lineRule="auto"/>
        <w:jc w:val="both"/>
        <w:divId w:val="2116439976"/>
        <w:rPr>
          <w:rFonts w:ascii="Times New Roman" w:hAnsi="Times New Roman" w:cs="Times New Roman"/>
          <w:sz w:val="26"/>
          <w:szCs w:val="20"/>
          <w:lang w:val="en-GB" w:eastAsia="en-US"/>
        </w:rPr>
      </w:pPr>
    </w:p>
    <w:p w14:paraId="3C15A34F" w14:textId="77777777" w:rsidR="00D61EB4" w:rsidRDefault="00D61EB4" w:rsidP="00D61EB4">
      <w:pPr>
        <w:spacing w:before="120" w:after="0" w:line="240" w:lineRule="auto"/>
        <w:jc w:val="both"/>
        <w:divId w:val="2116439976"/>
        <w:rPr>
          <w:rFonts w:ascii="Times New Roman" w:hAnsi="Times New Roman" w:cs="Times New Roman"/>
          <w:sz w:val="26"/>
          <w:szCs w:val="20"/>
          <w:lang w:val="en-GB" w:eastAsia="en-US"/>
        </w:rPr>
      </w:pPr>
    </w:p>
    <w:p w14:paraId="2526E18C" w14:textId="77777777" w:rsidR="00D61EB4" w:rsidRDefault="00D61EB4" w:rsidP="00D61EB4">
      <w:pPr>
        <w:spacing w:before="120" w:after="0" w:line="240" w:lineRule="auto"/>
        <w:jc w:val="both"/>
        <w:divId w:val="2116439976"/>
        <w:rPr>
          <w:rFonts w:ascii="Times New Roman" w:hAnsi="Times New Roman" w:cs="Times New Roman"/>
          <w:sz w:val="26"/>
          <w:szCs w:val="20"/>
          <w:lang w:val="en-GB" w:eastAsia="en-US"/>
        </w:rPr>
      </w:pPr>
    </w:p>
    <w:p w14:paraId="5FA77526" w14:textId="77777777" w:rsidR="005F3426" w:rsidRDefault="005F3426" w:rsidP="00D61EB4">
      <w:pPr>
        <w:spacing w:before="120" w:after="0" w:line="240" w:lineRule="auto"/>
        <w:jc w:val="both"/>
        <w:divId w:val="2116439976"/>
        <w:rPr>
          <w:rFonts w:ascii="Times New Roman" w:hAnsi="Times New Roman" w:cs="Times New Roman"/>
          <w:sz w:val="26"/>
          <w:szCs w:val="20"/>
          <w:lang w:val="en-GB" w:eastAsia="en-US"/>
        </w:rPr>
      </w:pPr>
    </w:p>
    <w:p w14:paraId="364622F9" w14:textId="77777777" w:rsidR="005F3426" w:rsidRPr="006F2CA2" w:rsidRDefault="005F3426" w:rsidP="00D61EB4">
      <w:pPr>
        <w:spacing w:before="120" w:after="0" w:line="240" w:lineRule="auto"/>
        <w:jc w:val="both"/>
        <w:divId w:val="2116439976"/>
        <w:rPr>
          <w:rFonts w:ascii="Times New Roman" w:hAnsi="Times New Roman" w:cs="Times New Roman"/>
          <w:sz w:val="26"/>
          <w:szCs w:val="20"/>
          <w:lang w:val="en-GB" w:eastAsia="en-US"/>
        </w:rPr>
      </w:pPr>
    </w:p>
    <w:tbl>
      <w:tblPr>
        <w:tblW w:w="7256" w:type="dxa"/>
        <w:jc w:val="center"/>
        <w:tblLook w:val="04A0" w:firstRow="1" w:lastRow="0" w:firstColumn="1" w:lastColumn="0" w:noHBand="0" w:noVBand="1"/>
      </w:tblPr>
      <w:tblGrid>
        <w:gridCol w:w="1060"/>
        <w:gridCol w:w="839"/>
        <w:gridCol w:w="3387"/>
        <w:gridCol w:w="83"/>
        <w:gridCol w:w="1060"/>
        <w:gridCol w:w="827"/>
      </w:tblGrid>
      <w:tr w:rsidR="004811CF" w14:paraId="303C8ED8" w14:textId="77777777" w:rsidTr="00CD2EF0">
        <w:trPr>
          <w:gridAfter w:val="1"/>
          <w:divId w:val="2116439976"/>
          <w:wAfter w:w="827" w:type="dxa"/>
          <w:cantSplit/>
          <w:jc w:val="center"/>
        </w:trPr>
        <w:tc>
          <w:tcPr>
            <w:tcW w:w="6429" w:type="dxa"/>
            <w:gridSpan w:val="5"/>
          </w:tcPr>
          <w:p w14:paraId="3BB88113" w14:textId="77777777" w:rsidR="004811CF" w:rsidRPr="00E524A3" w:rsidRDefault="004811CF" w:rsidP="004811CF">
            <w:pPr>
              <w:jc w:val="center"/>
              <w:rPr>
                <w:rFonts w:ascii="Times New Roman" w:hAnsi="Times New Roman" w:cs="Times New Roman"/>
                <w:sz w:val="22"/>
                <w:szCs w:val="22"/>
                <w:lang w:val="en-GB" w:eastAsia="en-US"/>
              </w:rPr>
            </w:pPr>
            <w:r w:rsidRPr="00E524A3">
              <w:rPr>
                <w:rFonts w:ascii="Times New Roman" w:hAnsi="Times New Roman" w:cs="Times New Roman"/>
                <w:sz w:val="22"/>
                <w:szCs w:val="22"/>
                <w:lang w:val="en-GB" w:eastAsia="en-US"/>
              </w:rPr>
              <w:lastRenderedPageBreak/>
              <w:fldChar w:fldCharType="begin"/>
            </w:r>
            <w:r w:rsidRPr="00E524A3">
              <w:rPr>
                <w:rFonts w:ascii="Times New Roman" w:hAnsi="Times New Roman" w:cs="Times New Roman"/>
                <w:sz w:val="22"/>
                <w:szCs w:val="22"/>
                <w:lang w:val="en-GB" w:eastAsia="en-US"/>
              </w:rPr>
              <w:instrText xml:space="preserve"> GUID=02c310b0-23b1-4511-b39a-778dba6468ac </w:instrText>
            </w:r>
            <w:r w:rsidRPr="00E524A3">
              <w:rPr>
                <w:rFonts w:ascii="Times New Roman" w:hAnsi="Times New Roman" w:cs="Times New Roman"/>
                <w:sz w:val="22"/>
                <w:szCs w:val="22"/>
                <w:lang w:val="en-GB" w:eastAsia="en-US"/>
              </w:rPr>
              <w:fldChar w:fldCharType="end"/>
            </w:r>
            <w:r w:rsidR="00347ACE">
              <w:rPr>
                <w:rFonts w:ascii="Times New Roman" w:hAnsi="Times New Roman" w:cs="Times New Roman"/>
                <w:sz w:val="22"/>
                <w:szCs w:val="22"/>
                <w:lang w:val="en-GB" w:eastAsia="en-US"/>
              </w:rPr>
              <w:t>FORM</w:t>
            </w:r>
            <w:r w:rsidRPr="00E524A3">
              <w:rPr>
                <w:rFonts w:ascii="Times New Roman" w:hAnsi="Times New Roman" w:cs="Times New Roman"/>
                <w:sz w:val="22"/>
                <w:szCs w:val="22"/>
                <w:lang w:val="en-GB" w:eastAsia="en-US"/>
              </w:rPr>
              <w:t xml:space="preserve"> 39</w:t>
            </w:r>
          </w:p>
        </w:tc>
      </w:tr>
      <w:tr w:rsidR="004811CF" w14:paraId="341CB558" w14:textId="77777777" w:rsidTr="00CD2EF0">
        <w:trPr>
          <w:divId w:val="2116439976"/>
          <w:cantSplit/>
          <w:jc w:val="center"/>
        </w:trPr>
        <w:tc>
          <w:tcPr>
            <w:tcW w:w="1899" w:type="dxa"/>
            <w:gridSpan w:val="2"/>
          </w:tcPr>
          <w:p w14:paraId="1E40BF40" w14:textId="77777777" w:rsidR="004811CF" w:rsidRDefault="004811CF" w:rsidP="00E43EFB">
            <w:pPr>
              <w:pStyle w:val="TableItemNoIndent"/>
              <w:rPr>
                <w:sz w:val="18"/>
                <w:szCs w:val="18"/>
              </w:rPr>
            </w:pPr>
            <w:r w:rsidRPr="009E5557">
              <w:rPr>
                <w:sz w:val="18"/>
                <w:szCs w:val="18"/>
              </w:rPr>
              <w:fldChar w:fldCharType="begin"/>
            </w:r>
            <w:r w:rsidRPr="009E5557">
              <w:rPr>
                <w:sz w:val="18"/>
                <w:szCs w:val="18"/>
              </w:rPr>
              <w:instrText xml:space="preserve"> GUID=12b6df0f-ecf7-4939-a35d-d3dfc3be3e71 </w:instrText>
            </w:r>
            <w:r w:rsidRPr="009E5557">
              <w:rPr>
                <w:sz w:val="18"/>
                <w:szCs w:val="18"/>
              </w:rPr>
              <w:fldChar w:fldCharType="end"/>
            </w:r>
            <w:r w:rsidRPr="009E5557">
              <w:rPr>
                <w:sz w:val="18"/>
                <w:szCs w:val="18"/>
              </w:rPr>
              <w:t>R.135</w:t>
            </w:r>
          </w:p>
          <w:p w14:paraId="34F5B85E" w14:textId="77777777" w:rsidR="004811CF" w:rsidRDefault="004811CF" w:rsidP="00E43EFB">
            <w:pPr>
              <w:pStyle w:val="TableItemNoIndent"/>
              <w:rPr>
                <w:sz w:val="18"/>
                <w:szCs w:val="18"/>
              </w:rPr>
            </w:pPr>
          </w:p>
          <w:p w14:paraId="51AEB7E1" w14:textId="77777777" w:rsidR="004811CF" w:rsidRDefault="004811CF" w:rsidP="00E43EFB">
            <w:pPr>
              <w:pStyle w:val="TableItemNoIndent"/>
              <w:rPr>
                <w:sz w:val="18"/>
                <w:szCs w:val="18"/>
              </w:rPr>
            </w:pPr>
          </w:p>
          <w:p w14:paraId="36D10263" w14:textId="77777777" w:rsidR="004811CF" w:rsidRPr="009E5557" w:rsidRDefault="004811CF" w:rsidP="00E43EFB">
            <w:pPr>
              <w:pStyle w:val="TableItemNoIndent"/>
              <w:rPr>
                <w:sz w:val="18"/>
                <w:szCs w:val="18"/>
              </w:rPr>
            </w:pPr>
          </w:p>
        </w:tc>
        <w:tc>
          <w:tcPr>
            <w:tcW w:w="3387" w:type="dxa"/>
          </w:tcPr>
          <w:p w14:paraId="0B556D08" w14:textId="77777777" w:rsidR="004811CF" w:rsidRDefault="004811CF" w:rsidP="00E43EFB">
            <w:pPr>
              <w:pStyle w:val="TableItemCentered"/>
            </w:pPr>
          </w:p>
          <w:p w14:paraId="67446FF2" w14:textId="77777777" w:rsidR="004811CF" w:rsidRDefault="004811CF" w:rsidP="00E43EFB">
            <w:pPr>
              <w:pStyle w:val="TableItemCentered"/>
            </w:pPr>
            <w:r>
              <w:fldChar w:fldCharType="begin"/>
            </w:r>
            <w:r>
              <w:instrText xml:space="preserve"> GUID=ab124ee4-60cc-4722-8284-30fea6fe2773 </w:instrText>
            </w:r>
            <w:r>
              <w:fldChar w:fldCharType="end"/>
            </w:r>
            <w:r>
              <w:t xml:space="preserve">CONSENT </w:t>
            </w:r>
            <w:proofErr w:type="gramStart"/>
            <w:r>
              <w:t>TO  ADOPTION</w:t>
            </w:r>
            <w:proofErr w:type="gramEnd"/>
            <w:r>
              <w:t xml:space="preserve"> </w:t>
            </w:r>
            <w:r>
              <w:br/>
              <w:t xml:space="preserve">ORDER AND DISPENSATION </w:t>
            </w:r>
            <w:r>
              <w:br/>
              <w:t>OF SERVICE OF DOCUMENTS</w:t>
            </w:r>
          </w:p>
        </w:tc>
        <w:tc>
          <w:tcPr>
            <w:tcW w:w="1970" w:type="dxa"/>
            <w:gridSpan w:val="3"/>
          </w:tcPr>
          <w:p w14:paraId="47877EEA" w14:textId="77777777" w:rsidR="004811CF" w:rsidRDefault="004811CF" w:rsidP="00E43EFB">
            <w:pPr>
              <w:pStyle w:val="TableItemCentered"/>
            </w:pPr>
            <w:r>
              <w:fldChar w:fldCharType="begin"/>
            </w:r>
            <w:r>
              <w:instrText xml:space="preserve"> GUID=49d2f2c2-32b8-4b1e-9144-1e1a3a48d2ff </w:instrText>
            </w:r>
            <w:r>
              <w:fldChar w:fldCharType="end"/>
            </w:r>
          </w:p>
        </w:tc>
      </w:tr>
      <w:tr w:rsidR="004811CF" w14:paraId="37ED8693" w14:textId="77777777" w:rsidTr="00CD2EF0">
        <w:trPr>
          <w:divId w:val="2116439976"/>
          <w:cantSplit/>
          <w:jc w:val="center"/>
        </w:trPr>
        <w:tc>
          <w:tcPr>
            <w:tcW w:w="7256" w:type="dxa"/>
            <w:gridSpan w:val="6"/>
          </w:tcPr>
          <w:p w14:paraId="4C65BEBE" w14:textId="77777777" w:rsidR="004811CF" w:rsidRDefault="004811CF" w:rsidP="00E43EFB">
            <w:pPr>
              <w:pStyle w:val="TableItemCentered"/>
            </w:pPr>
            <w:r>
              <w:fldChar w:fldCharType="begin"/>
            </w:r>
            <w:r>
              <w:instrText xml:space="preserve"> GUID=b1902f3e-6d90-4d1c-9d99-8f1ed703a6dd </w:instrText>
            </w:r>
            <w:r>
              <w:fldChar w:fldCharType="end"/>
            </w:r>
            <w:r>
              <w:t>(Title as in Form 37)</w:t>
            </w:r>
          </w:p>
          <w:p w14:paraId="76536DB1" w14:textId="77777777" w:rsidR="004811CF" w:rsidRDefault="004811CF" w:rsidP="00E43EFB">
            <w:pPr>
              <w:pStyle w:val="ScheduleSectionTextIndent"/>
              <w:ind w:firstLine="600"/>
            </w:pPr>
            <w:r>
              <w:fldChar w:fldCharType="begin"/>
            </w:r>
            <w:r>
              <w:instrText xml:space="preserve"> GUID=6a20be49-88bd-486c-adb9-01bc49f66400 </w:instrText>
            </w:r>
            <w:r>
              <w:fldChar w:fldCharType="end"/>
            </w:r>
            <w:r>
              <w:t>I (We</w:t>
            </w:r>
            <w:proofErr w:type="gramStart"/>
            <w:r>
              <w:t>),   </w:t>
            </w:r>
            <w:proofErr w:type="gramEnd"/>
            <w:r>
              <w:t>               , of                       (and of                     ) being (the parent of the abovenamed infant) (or guardian of the abovenamed infant) (or the person having actual custody of the abovenamed infant) (or a person liable to contribute to the support of the abovenamed infant) state as follows:</w:t>
            </w:r>
          </w:p>
          <w:p w14:paraId="79A40400" w14:textId="77777777" w:rsidR="004811CF" w:rsidRDefault="004811CF" w:rsidP="00E43EFB">
            <w:pPr>
              <w:pStyle w:val="ScheduleSectionTextIndent"/>
              <w:ind w:firstLine="600"/>
            </w:pPr>
            <w:r>
              <w:fldChar w:fldCharType="begin"/>
            </w:r>
            <w:r>
              <w:instrText xml:space="preserve"> GUID=4f4d2376-577c-47c0-a14f-46eadc1bb2de </w:instrText>
            </w:r>
            <w:r>
              <w:fldChar w:fldCharType="end"/>
            </w:r>
            <w:r>
              <w:t>1.  I (We) understand the nature and effect of the adoption order which is applied for in these proceedings and that in particular I (we) understand that the effect of the order will be to permanently deprive me (us) of my (our) parental rights.</w:t>
            </w:r>
          </w:p>
          <w:p w14:paraId="243A7900" w14:textId="77777777" w:rsidR="004811CF" w:rsidRDefault="004811CF" w:rsidP="00E43EFB">
            <w:pPr>
              <w:pStyle w:val="ScheduleSectionTextIndent"/>
              <w:ind w:firstLine="600"/>
            </w:pPr>
            <w:r>
              <w:fldChar w:fldCharType="begin"/>
            </w:r>
            <w:r>
              <w:instrText xml:space="preserve"> GUID=18416ead-cd42-46bc-8328-375940d21cd3 </w:instrText>
            </w:r>
            <w:r>
              <w:fldChar w:fldCharType="end"/>
            </w:r>
            <w:r>
              <w:t>2.  I (We) hereby consent to the making of an adoption order in favour of the Applicant(s).</w:t>
            </w:r>
          </w:p>
          <w:p w14:paraId="7240B85C" w14:textId="77777777" w:rsidR="004811CF" w:rsidRDefault="004811CF" w:rsidP="00E43EFB">
            <w:pPr>
              <w:pStyle w:val="ScheduleSectionTextIndent"/>
              <w:ind w:firstLine="600"/>
            </w:pPr>
            <w:r>
              <w:fldChar w:fldCharType="begin"/>
            </w:r>
            <w:r>
              <w:instrText xml:space="preserve"> GUID=2bc6034b-c32e-45aa-b2b0-9fad6abd0845 </w:instrText>
            </w:r>
            <w:r>
              <w:fldChar w:fldCharType="end"/>
            </w:r>
            <w:r>
              <w:t>3. I (We) consent to the dispensation of service of the Originating Summons, Request for Further Hearing of Originating Summons and all other subsequent documents filed in these proceedings on me (us).</w:t>
            </w:r>
          </w:p>
        </w:tc>
      </w:tr>
      <w:tr w:rsidR="004811CF" w14:paraId="00E61E50" w14:textId="77777777" w:rsidTr="00CD2EF0">
        <w:trPr>
          <w:divId w:val="2116439976"/>
          <w:cantSplit/>
          <w:trHeight w:val="100"/>
          <w:jc w:val="center"/>
        </w:trPr>
        <w:tc>
          <w:tcPr>
            <w:tcW w:w="5286" w:type="dxa"/>
            <w:gridSpan w:val="3"/>
          </w:tcPr>
          <w:p w14:paraId="2E5097A2" w14:textId="77777777" w:rsidR="004811CF" w:rsidRDefault="004811CF" w:rsidP="00E43EFB">
            <w:pPr>
              <w:pStyle w:val="TableItemNoIndent"/>
            </w:pPr>
            <w:r>
              <w:fldChar w:fldCharType="begin"/>
            </w:r>
            <w:r>
              <w:instrText xml:space="preserve"> GUID=5634333b-aff3-4b5b-8c0d-a6d19326b92b </w:instrText>
            </w:r>
            <w:r>
              <w:fldChar w:fldCharType="end"/>
            </w:r>
          </w:p>
        </w:tc>
        <w:tc>
          <w:tcPr>
            <w:tcW w:w="1970" w:type="dxa"/>
            <w:gridSpan w:val="3"/>
          </w:tcPr>
          <w:p w14:paraId="64D600B5" w14:textId="77777777" w:rsidR="004811CF" w:rsidRDefault="004811CF" w:rsidP="00E43EFB">
            <w:pPr>
              <w:pStyle w:val="TableItemNoIndent"/>
            </w:pPr>
            <w:r>
              <w:fldChar w:fldCharType="begin"/>
            </w:r>
            <w:r>
              <w:instrText xml:space="preserve"> GUID=37a6d953-27b6-4e9a-808f-11e64900c263 </w:instrText>
            </w:r>
            <w:r>
              <w:fldChar w:fldCharType="end"/>
            </w:r>
            <w:r>
              <w:t>)</w:t>
            </w:r>
          </w:p>
        </w:tc>
      </w:tr>
      <w:tr w:rsidR="004811CF" w14:paraId="2E036A6D" w14:textId="77777777" w:rsidTr="00CD2EF0">
        <w:trPr>
          <w:divId w:val="2116439976"/>
          <w:cantSplit/>
          <w:trHeight w:val="100"/>
          <w:jc w:val="center"/>
        </w:trPr>
        <w:tc>
          <w:tcPr>
            <w:tcW w:w="5286" w:type="dxa"/>
            <w:gridSpan w:val="3"/>
          </w:tcPr>
          <w:p w14:paraId="17258E86" w14:textId="77777777" w:rsidR="004811CF" w:rsidRDefault="004811CF" w:rsidP="00E43EFB">
            <w:pPr>
              <w:pStyle w:val="TableItemNoIndent"/>
            </w:pPr>
            <w:r>
              <w:fldChar w:fldCharType="begin"/>
            </w:r>
            <w:r>
              <w:instrText xml:space="preserve"> GUID=90b4b80f-4ee3-4ff6-bd6b-a9e088e194b0 </w:instrText>
            </w:r>
            <w:r>
              <w:fldChar w:fldCharType="end"/>
            </w:r>
            <w:r>
              <w:t>Signed by the abovenamed</w:t>
            </w:r>
          </w:p>
        </w:tc>
        <w:tc>
          <w:tcPr>
            <w:tcW w:w="1970" w:type="dxa"/>
            <w:gridSpan w:val="3"/>
          </w:tcPr>
          <w:p w14:paraId="16D96BA6" w14:textId="77777777" w:rsidR="004811CF" w:rsidRDefault="004811CF" w:rsidP="00E43EFB">
            <w:pPr>
              <w:pStyle w:val="TableItemNoIndent"/>
            </w:pPr>
            <w:r>
              <w:fldChar w:fldCharType="begin"/>
            </w:r>
            <w:r>
              <w:instrText xml:space="preserve"> GUID=143421d7-b267-4daa-908a-21cdc93a0f1a </w:instrText>
            </w:r>
            <w:r>
              <w:fldChar w:fldCharType="end"/>
            </w:r>
            <w:r>
              <w:t>)</w:t>
            </w:r>
          </w:p>
        </w:tc>
      </w:tr>
      <w:tr w:rsidR="004811CF" w14:paraId="3905CADC" w14:textId="77777777" w:rsidTr="00CD2EF0">
        <w:trPr>
          <w:divId w:val="2116439976"/>
          <w:cantSplit/>
          <w:trHeight w:val="100"/>
          <w:jc w:val="center"/>
        </w:trPr>
        <w:tc>
          <w:tcPr>
            <w:tcW w:w="5286" w:type="dxa"/>
            <w:gridSpan w:val="3"/>
          </w:tcPr>
          <w:p w14:paraId="5416B2BF" w14:textId="77777777" w:rsidR="004811CF" w:rsidRDefault="004811CF" w:rsidP="00E43EFB">
            <w:pPr>
              <w:pStyle w:val="TableItemNoIndent"/>
            </w:pPr>
            <w:r>
              <w:fldChar w:fldCharType="begin"/>
            </w:r>
            <w:r>
              <w:instrText xml:space="preserve"> GUID=f72c7380-1033-4c5e-a5b2-cf28430f7b77 </w:instrText>
            </w:r>
            <w:r>
              <w:fldChar w:fldCharType="end"/>
            </w:r>
            <w:r>
              <w:t>in the presence of:</w:t>
            </w:r>
          </w:p>
        </w:tc>
        <w:tc>
          <w:tcPr>
            <w:tcW w:w="1970" w:type="dxa"/>
            <w:gridSpan w:val="3"/>
          </w:tcPr>
          <w:p w14:paraId="05D4351A" w14:textId="77777777" w:rsidR="004811CF" w:rsidRDefault="004811CF" w:rsidP="00E43EFB">
            <w:pPr>
              <w:pStyle w:val="TableItemNoIndent"/>
            </w:pPr>
            <w:r>
              <w:fldChar w:fldCharType="begin"/>
            </w:r>
            <w:r>
              <w:instrText xml:space="preserve"> GUID=df40f95a-e38f-4bda-900a-1f132a29995f </w:instrText>
            </w:r>
            <w:r>
              <w:fldChar w:fldCharType="end"/>
            </w:r>
            <w:r>
              <w:t>)</w:t>
            </w:r>
          </w:p>
        </w:tc>
      </w:tr>
      <w:tr w:rsidR="004811CF" w14:paraId="1C23E475" w14:textId="77777777" w:rsidTr="00CD2EF0">
        <w:trPr>
          <w:divId w:val="2116439976"/>
          <w:cantSplit/>
          <w:trHeight w:val="100"/>
          <w:jc w:val="center"/>
        </w:trPr>
        <w:tc>
          <w:tcPr>
            <w:tcW w:w="5286" w:type="dxa"/>
            <w:gridSpan w:val="3"/>
          </w:tcPr>
          <w:p w14:paraId="2E443E67" w14:textId="77777777" w:rsidR="004811CF" w:rsidRDefault="004811CF" w:rsidP="00E43EFB">
            <w:pPr>
              <w:pStyle w:val="TableItemNoIndent"/>
            </w:pPr>
            <w:r>
              <w:fldChar w:fldCharType="begin"/>
            </w:r>
            <w:r>
              <w:instrText xml:space="preserve"> GUID=86562103-3191-4454-8183-5be6861fe74c </w:instrText>
            </w:r>
            <w:r>
              <w:fldChar w:fldCharType="end"/>
            </w:r>
          </w:p>
        </w:tc>
        <w:tc>
          <w:tcPr>
            <w:tcW w:w="1970" w:type="dxa"/>
            <w:gridSpan w:val="3"/>
          </w:tcPr>
          <w:p w14:paraId="0B1ABF27" w14:textId="77777777" w:rsidR="004811CF" w:rsidRDefault="004811CF" w:rsidP="00E43EFB">
            <w:pPr>
              <w:pStyle w:val="TableItemNoIndent"/>
            </w:pPr>
            <w:r>
              <w:fldChar w:fldCharType="begin"/>
            </w:r>
            <w:r>
              <w:instrText xml:space="preserve"> GUID=574c04f4-3026-4876-9fc9-9adacb711941 </w:instrText>
            </w:r>
            <w:r>
              <w:fldChar w:fldCharType="end"/>
            </w:r>
            <w:r>
              <w:t>)</w:t>
            </w:r>
          </w:p>
        </w:tc>
      </w:tr>
      <w:tr w:rsidR="004811CF" w14:paraId="25ED7C4C" w14:textId="77777777" w:rsidTr="00CD2EF0">
        <w:trPr>
          <w:divId w:val="2116439976"/>
          <w:cantSplit/>
          <w:jc w:val="center"/>
        </w:trPr>
        <w:tc>
          <w:tcPr>
            <w:tcW w:w="7256" w:type="dxa"/>
            <w:gridSpan w:val="6"/>
          </w:tcPr>
          <w:p w14:paraId="28001334" w14:textId="77777777" w:rsidR="004811CF" w:rsidRDefault="004811CF" w:rsidP="00E43EFB">
            <w:pPr>
              <w:pStyle w:val="TableItemNoIndent"/>
            </w:pPr>
            <w:r>
              <w:fldChar w:fldCharType="begin"/>
            </w:r>
            <w:r>
              <w:instrText xml:space="preserve"> GUID=f2512d17-fc97-4e9b-b877-453fb660613a </w:instrText>
            </w:r>
            <w:r>
              <w:fldChar w:fldCharType="end"/>
            </w:r>
            <w:r>
              <w:rPr>
                <w:i/>
              </w:rPr>
              <w:t xml:space="preserve">Advocate and Solicitor </w:t>
            </w:r>
            <w:r>
              <w:rPr>
                <w:i/>
              </w:rPr>
              <w:br/>
              <w:t>(or Commissioner for Oaths).</w:t>
            </w:r>
          </w:p>
        </w:tc>
      </w:tr>
      <w:tr w:rsidR="006F2CA2" w:rsidRPr="006F2CA2" w14:paraId="24BC7746" w14:textId="77777777" w:rsidTr="00CD2EF0">
        <w:trPr>
          <w:gridAfter w:val="1"/>
          <w:divId w:val="2116439976"/>
          <w:wAfter w:w="827" w:type="dxa"/>
          <w:cantSplit/>
          <w:jc w:val="center"/>
        </w:trPr>
        <w:tc>
          <w:tcPr>
            <w:tcW w:w="6429" w:type="dxa"/>
            <w:gridSpan w:val="5"/>
          </w:tcPr>
          <w:p w14:paraId="22C63140" w14:textId="77777777" w:rsidR="004811CF" w:rsidRDefault="004811CF" w:rsidP="006F2CA2">
            <w:pPr>
              <w:spacing w:before="60" w:after="60" w:line="240" w:lineRule="auto"/>
              <w:jc w:val="center"/>
              <w:rPr>
                <w:rFonts w:ascii="Times New Roman" w:hAnsi="Times New Roman" w:cs="Times New Roman"/>
                <w:sz w:val="26"/>
                <w:szCs w:val="20"/>
                <w:lang w:val="en-GB" w:eastAsia="en-US"/>
              </w:rPr>
            </w:pPr>
          </w:p>
          <w:p w14:paraId="285C1C39" w14:textId="77777777" w:rsidR="001F4D78" w:rsidRDefault="001F4D78" w:rsidP="006F2CA2">
            <w:pPr>
              <w:spacing w:before="60" w:after="60" w:line="240" w:lineRule="auto"/>
              <w:jc w:val="center"/>
              <w:rPr>
                <w:rFonts w:ascii="Times New Roman" w:hAnsi="Times New Roman" w:cs="Times New Roman"/>
                <w:sz w:val="26"/>
                <w:szCs w:val="20"/>
                <w:lang w:val="en-GB" w:eastAsia="en-US"/>
              </w:rPr>
            </w:pPr>
          </w:p>
          <w:p w14:paraId="70B3847B" w14:textId="77777777" w:rsidR="001F4D78" w:rsidRDefault="001F4D78" w:rsidP="006F2CA2">
            <w:pPr>
              <w:spacing w:before="60" w:after="60" w:line="240" w:lineRule="auto"/>
              <w:jc w:val="center"/>
              <w:rPr>
                <w:rFonts w:ascii="Times New Roman" w:hAnsi="Times New Roman" w:cs="Times New Roman"/>
                <w:sz w:val="26"/>
                <w:szCs w:val="20"/>
                <w:lang w:val="en-GB" w:eastAsia="en-US"/>
              </w:rPr>
            </w:pPr>
          </w:p>
          <w:p w14:paraId="31EE515B" w14:textId="77777777" w:rsidR="001F4D78" w:rsidRDefault="001F4D78" w:rsidP="006F2CA2">
            <w:pPr>
              <w:spacing w:before="60" w:after="60" w:line="240" w:lineRule="auto"/>
              <w:jc w:val="center"/>
              <w:rPr>
                <w:rFonts w:ascii="Times New Roman" w:hAnsi="Times New Roman" w:cs="Times New Roman"/>
                <w:sz w:val="26"/>
                <w:szCs w:val="20"/>
                <w:lang w:val="en-GB" w:eastAsia="en-US"/>
              </w:rPr>
            </w:pPr>
          </w:p>
          <w:p w14:paraId="1EB3CE7A" w14:textId="77777777" w:rsidR="001F4D78" w:rsidRDefault="001F4D78" w:rsidP="006F2CA2">
            <w:pPr>
              <w:spacing w:before="60" w:after="60" w:line="240" w:lineRule="auto"/>
              <w:jc w:val="center"/>
              <w:rPr>
                <w:rFonts w:ascii="Times New Roman" w:hAnsi="Times New Roman" w:cs="Times New Roman"/>
                <w:sz w:val="26"/>
                <w:szCs w:val="20"/>
                <w:lang w:val="en-GB" w:eastAsia="en-US"/>
              </w:rPr>
            </w:pPr>
          </w:p>
          <w:p w14:paraId="7304DD8F" w14:textId="77777777" w:rsidR="001F4D78"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6"/>
                <w:szCs w:val="20"/>
                <w:lang w:val="en-GB" w:eastAsia="en-US"/>
              </w:rPr>
              <w:br w:type="page"/>
            </w:r>
            <w:r w:rsidRPr="006F2CA2">
              <w:rPr>
                <w:rFonts w:ascii="Times New Roman" w:hAnsi="Times New Roman" w:cs="Times New Roman"/>
                <w:sz w:val="22"/>
                <w:szCs w:val="20"/>
                <w:lang w:val="en-GB" w:eastAsia="en-US"/>
              </w:rPr>
              <w:br w:type="page"/>
            </w:r>
          </w:p>
          <w:p w14:paraId="1CB49C7B" w14:textId="77777777" w:rsidR="001F4D78" w:rsidRDefault="001F4D78" w:rsidP="006F2CA2">
            <w:pPr>
              <w:spacing w:before="60" w:after="60" w:line="240" w:lineRule="auto"/>
              <w:jc w:val="center"/>
              <w:rPr>
                <w:rFonts w:ascii="Times New Roman" w:hAnsi="Times New Roman" w:cs="Times New Roman"/>
                <w:sz w:val="22"/>
                <w:szCs w:val="20"/>
                <w:lang w:val="en-GB" w:eastAsia="en-US"/>
              </w:rPr>
            </w:pPr>
          </w:p>
          <w:p w14:paraId="57E3D2F4" w14:textId="77777777" w:rsidR="001F4D78" w:rsidRDefault="001F4D78" w:rsidP="006F2CA2">
            <w:pPr>
              <w:spacing w:before="60" w:after="60" w:line="240" w:lineRule="auto"/>
              <w:jc w:val="center"/>
              <w:rPr>
                <w:rFonts w:ascii="Times New Roman" w:hAnsi="Times New Roman" w:cs="Times New Roman"/>
                <w:sz w:val="22"/>
                <w:szCs w:val="20"/>
                <w:lang w:val="en-GB" w:eastAsia="en-US"/>
              </w:rPr>
            </w:pPr>
          </w:p>
          <w:p w14:paraId="5A20C44A" w14:textId="77777777" w:rsidR="001F4D78" w:rsidRDefault="001F4D78" w:rsidP="006F2CA2">
            <w:pPr>
              <w:spacing w:before="60" w:after="60" w:line="240" w:lineRule="auto"/>
              <w:jc w:val="center"/>
              <w:rPr>
                <w:rFonts w:ascii="Times New Roman" w:hAnsi="Times New Roman" w:cs="Times New Roman"/>
                <w:sz w:val="22"/>
                <w:szCs w:val="20"/>
                <w:lang w:val="en-GB" w:eastAsia="en-US"/>
              </w:rPr>
            </w:pPr>
          </w:p>
          <w:p w14:paraId="36172912" w14:textId="77777777" w:rsidR="001F4D78" w:rsidRDefault="001F4D78" w:rsidP="006F2CA2">
            <w:pPr>
              <w:spacing w:before="60" w:after="60" w:line="240" w:lineRule="auto"/>
              <w:jc w:val="center"/>
              <w:rPr>
                <w:rFonts w:ascii="Times New Roman" w:hAnsi="Times New Roman" w:cs="Times New Roman"/>
                <w:sz w:val="22"/>
                <w:szCs w:val="20"/>
                <w:lang w:val="en-GB" w:eastAsia="en-US"/>
              </w:rPr>
            </w:pPr>
          </w:p>
          <w:p w14:paraId="318F5761" w14:textId="77777777" w:rsidR="001F4D78" w:rsidRDefault="001F4D78" w:rsidP="006F2CA2">
            <w:pPr>
              <w:spacing w:before="60" w:after="60" w:line="240" w:lineRule="auto"/>
              <w:jc w:val="center"/>
              <w:rPr>
                <w:rFonts w:ascii="Times New Roman" w:hAnsi="Times New Roman" w:cs="Times New Roman"/>
                <w:sz w:val="22"/>
                <w:szCs w:val="20"/>
                <w:lang w:val="en-GB" w:eastAsia="en-US"/>
              </w:rPr>
            </w:pPr>
          </w:p>
          <w:p w14:paraId="6317F4C9" w14:textId="77777777" w:rsidR="001F4D78" w:rsidRDefault="001F4D78" w:rsidP="006F2CA2">
            <w:pPr>
              <w:spacing w:before="60" w:after="60" w:line="240" w:lineRule="auto"/>
              <w:jc w:val="center"/>
              <w:rPr>
                <w:rFonts w:ascii="Times New Roman" w:hAnsi="Times New Roman" w:cs="Times New Roman"/>
                <w:sz w:val="22"/>
                <w:szCs w:val="20"/>
                <w:lang w:val="en-GB" w:eastAsia="en-US"/>
              </w:rPr>
            </w:pPr>
          </w:p>
          <w:p w14:paraId="2916A6FA" w14:textId="77777777" w:rsidR="001F4D78" w:rsidRDefault="001F4D78" w:rsidP="006F2CA2">
            <w:pPr>
              <w:spacing w:before="60" w:after="60" w:line="240" w:lineRule="auto"/>
              <w:jc w:val="center"/>
              <w:rPr>
                <w:rFonts w:ascii="Times New Roman" w:hAnsi="Times New Roman" w:cs="Times New Roman"/>
                <w:sz w:val="22"/>
                <w:szCs w:val="20"/>
                <w:lang w:val="en-GB" w:eastAsia="en-US"/>
              </w:rPr>
            </w:pPr>
          </w:p>
          <w:p w14:paraId="65108422" w14:textId="77777777" w:rsidR="005F3426" w:rsidRDefault="005F3426" w:rsidP="006F2CA2">
            <w:pPr>
              <w:spacing w:before="60" w:after="60" w:line="240" w:lineRule="auto"/>
              <w:jc w:val="center"/>
              <w:rPr>
                <w:rFonts w:ascii="Times New Roman" w:hAnsi="Times New Roman" w:cs="Times New Roman"/>
                <w:sz w:val="22"/>
                <w:szCs w:val="20"/>
                <w:lang w:val="en-GB" w:eastAsia="en-US"/>
              </w:rPr>
            </w:pPr>
          </w:p>
          <w:p w14:paraId="45A9F8D9"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GUID=958c2d5f-5565-48c1-8b56-689e50d83a24 </w:instrText>
            </w:r>
            <w:r w:rsidRPr="006F2CA2">
              <w:rPr>
                <w:rFonts w:ascii="Times New Roman" w:hAnsi="Times New Roman" w:cs="Times New Roman"/>
                <w:sz w:val="22"/>
                <w:szCs w:val="20"/>
                <w:lang w:val="en-GB" w:eastAsia="en-US"/>
              </w:rPr>
              <w:fldChar w:fldCharType="end"/>
            </w:r>
          </w:p>
        </w:tc>
      </w:tr>
      <w:tr w:rsidR="006F2CA2" w:rsidRPr="006F2CA2" w14:paraId="08439A91" w14:textId="77777777" w:rsidTr="00CD2EF0">
        <w:trPr>
          <w:gridAfter w:val="1"/>
          <w:divId w:val="2116439976"/>
          <w:wAfter w:w="827" w:type="dxa"/>
          <w:cantSplit/>
          <w:jc w:val="center"/>
        </w:trPr>
        <w:tc>
          <w:tcPr>
            <w:tcW w:w="1060" w:type="dxa"/>
          </w:tcPr>
          <w:p w14:paraId="6D38751F" w14:textId="77777777" w:rsidR="001F4D78" w:rsidRDefault="001F4D78" w:rsidP="006F2CA2">
            <w:pPr>
              <w:spacing w:before="60" w:after="60" w:line="240" w:lineRule="auto"/>
              <w:rPr>
                <w:rFonts w:ascii="Times New Roman" w:hAnsi="Times New Roman" w:cs="Times New Roman"/>
                <w:sz w:val="18"/>
                <w:szCs w:val="18"/>
                <w:lang w:val="en-GB" w:eastAsia="en-US"/>
              </w:rPr>
            </w:pPr>
          </w:p>
          <w:p w14:paraId="29F2050C" w14:textId="77777777" w:rsidR="001F4D78" w:rsidRDefault="001F4D78" w:rsidP="006F2CA2">
            <w:pPr>
              <w:spacing w:before="60" w:after="60" w:line="240" w:lineRule="auto"/>
              <w:rPr>
                <w:rFonts w:ascii="Times New Roman" w:hAnsi="Times New Roman" w:cs="Times New Roman"/>
                <w:sz w:val="18"/>
                <w:szCs w:val="18"/>
                <w:lang w:val="en-GB" w:eastAsia="en-US"/>
              </w:rPr>
            </w:pPr>
          </w:p>
          <w:p w14:paraId="44B86EA8"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GUID=4afbd37c-1627-40f8-b91e-f42850fbe08e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R.139</w:t>
            </w:r>
          </w:p>
        </w:tc>
        <w:tc>
          <w:tcPr>
            <w:tcW w:w="4309" w:type="dxa"/>
            <w:gridSpan w:val="3"/>
          </w:tcPr>
          <w:p w14:paraId="7279FFF1" w14:textId="77777777" w:rsidR="006F2CA2" w:rsidRPr="006F2CA2" w:rsidRDefault="00347ACE" w:rsidP="006F2CA2">
            <w:pPr>
              <w:spacing w:before="60" w:after="60" w:line="240" w:lineRule="auto"/>
              <w:jc w:val="center"/>
              <w:rPr>
                <w:rFonts w:ascii="Times New Roman" w:hAnsi="Times New Roman" w:cs="Times New Roman"/>
                <w:sz w:val="22"/>
                <w:szCs w:val="20"/>
                <w:lang w:val="en-GB" w:eastAsia="en-US"/>
              </w:rPr>
            </w:pPr>
            <w:r>
              <w:rPr>
                <w:rFonts w:ascii="Times New Roman" w:hAnsi="Times New Roman" w:cs="Times New Roman"/>
                <w:sz w:val="22"/>
                <w:szCs w:val="20"/>
                <w:lang w:val="en-GB" w:eastAsia="en-US"/>
              </w:rPr>
              <w:t>FORM</w:t>
            </w:r>
            <w:r w:rsidR="001F4D78">
              <w:rPr>
                <w:rFonts w:ascii="Times New Roman" w:hAnsi="Times New Roman" w:cs="Times New Roman"/>
                <w:sz w:val="22"/>
                <w:szCs w:val="20"/>
                <w:lang w:val="en-GB" w:eastAsia="en-US"/>
              </w:rPr>
              <w:t xml:space="preserve"> 40</w:t>
            </w:r>
          </w:p>
          <w:p w14:paraId="4D5CA361" w14:textId="77777777" w:rsidR="001F4D78" w:rsidRDefault="001F4D78" w:rsidP="006F2CA2">
            <w:pPr>
              <w:spacing w:before="60" w:after="60" w:line="240" w:lineRule="auto"/>
              <w:jc w:val="center"/>
              <w:rPr>
                <w:rFonts w:ascii="Times New Roman" w:hAnsi="Times New Roman" w:cs="Times New Roman"/>
                <w:sz w:val="22"/>
                <w:szCs w:val="20"/>
                <w:lang w:val="en-GB" w:eastAsia="en-US"/>
              </w:rPr>
            </w:pPr>
          </w:p>
          <w:p w14:paraId="75F4B08E" w14:textId="77777777" w:rsidR="001F4D78" w:rsidRDefault="001F4D78" w:rsidP="006F2CA2">
            <w:pPr>
              <w:spacing w:before="60" w:after="60" w:line="240" w:lineRule="auto"/>
              <w:jc w:val="center"/>
              <w:rPr>
                <w:rFonts w:ascii="Times New Roman" w:hAnsi="Times New Roman" w:cs="Times New Roman"/>
                <w:sz w:val="22"/>
                <w:szCs w:val="20"/>
                <w:lang w:val="en-GB" w:eastAsia="en-US"/>
              </w:rPr>
            </w:pPr>
          </w:p>
          <w:p w14:paraId="47261C24"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GUID=e7fdd3e0-5901-40af-867c-774124d43519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REQUEST FOR FURTHER HEARING OF </w:t>
            </w:r>
            <w:r w:rsidRPr="006F2CA2">
              <w:rPr>
                <w:rFonts w:ascii="Times New Roman" w:hAnsi="Times New Roman" w:cs="Times New Roman"/>
                <w:sz w:val="22"/>
                <w:szCs w:val="20"/>
                <w:lang w:val="en-GB" w:eastAsia="en-US"/>
              </w:rPr>
              <w:br/>
              <w:t>ORIGINATING SUMMONS</w:t>
            </w:r>
          </w:p>
        </w:tc>
        <w:tc>
          <w:tcPr>
            <w:tcW w:w="1060" w:type="dxa"/>
          </w:tcPr>
          <w:p w14:paraId="1C1261EE"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GUID=563de43e-555f-4db6-b1a8-c266e63891c1 </w:instrText>
            </w:r>
            <w:r w:rsidRPr="006F2CA2">
              <w:rPr>
                <w:rFonts w:ascii="Times New Roman" w:hAnsi="Times New Roman" w:cs="Times New Roman"/>
                <w:sz w:val="22"/>
                <w:szCs w:val="20"/>
                <w:lang w:val="en-GB" w:eastAsia="en-US"/>
              </w:rPr>
              <w:fldChar w:fldCharType="end"/>
            </w:r>
          </w:p>
        </w:tc>
      </w:tr>
      <w:tr w:rsidR="006F2CA2" w:rsidRPr="006F2CA2" w14:paraId="1FFD016E" w14:textId="77777777" w:rsidTr="00CD2EF0">
        <w:trPr>
          <w:gridAfter w:val="1"/>
          <w:divId w:val="2116439976"/>
          <w:wAfter w:w="827" w:type="dxa"/>
          <w:cantSplit/>
          <w:jc w:val="center"/>
        </w:trPr>
        <w:tc>
          <w:tcPr>
            <w:tcW w:w="6429" w:type="dxa"/>
            <w:gridSpan w:val="5"/>
          </w:tcPr>
          <w:p w14:paraId="248D5B8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GUID=10fa2174-2076-404d-897d-a22d7698a94a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Form 37)</w:t>
            </w:r>
          </w:p>
          <w:p w14:paraId="44C79084" w14:textId="77777777" w:rsidR="00892A9E" w:rsidRDefault="00892A9E" w:rsidP="00892A9E">
            <w:pPr>
              <w:spacing w:before="60" w:after="60" w:line="240" w:lineRule="auto"/>
              <w:ind w:left="475"/>
              <w:rPr>
                <w:rFonts w:ascii="Times New Roman" w:hAnsi="Times New Roman" w:cs="Times New Roman"/>
                <w:sz w:val="22"/>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GUID=3b07c507-7459-4990-9d4b-bf32da77caf4 </w:instrText>
            </w:r>
            <w:r>
              <w:rPr>
                <w:rFonts w:ascii="Times New Roman" w:hAnsi="Times New Roman" w:cs="Times New Roman"/>
                <w:szCs w:val="20"/>
                <w:lang w:val="en-GB"/>
              </w:rPr>
              <w:fldChar w:fldCharType="end"/>
            </w:r>
            <w:r>
              <w:rPr>
                <w:rFonts w:ascii="Times New Roman" w:hAnsi="Times New Roman" w:cs="Times New Roman"/>
                <w:szCs w:val="20"/>
                <w:lang w:val="en-GB"/>
              </w:rPr>
              <w:t>1.</w:t>
            </w:r>
            <w:r>
              <w:rPr>
                <w:rFonts w:ascii="Times New Roman" w:hAnsi="Times New Roman" w:cs="Times New Roman"/>
                <w:szCs w:val="20"/>
                <w:lang w:val="en-GB"/>
              </w:rPr>
              <w:tab/>
              <w:t>Name of Applicant(s):</w:t>
            </w:r>
          </w:p>
          <w:p w14:paraId="36FFEF05" w14:textId="77777777" w:rsidR="00892A9E" w:rsidRDefault="00892A9E" w:rsidP="00892A9E">
            <w:pPr>
              <w:spacing w:before="60" w:after="60" w:line="240" w:lineRule="auto"/>
              <w:ind w:left="475"/>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GUID=9b28e631-096d-4701-9be8-ac2b48e3dca8 </w:instrText>
            </w:r>
            <w:r>
              <w:rPr>
                <w:rFonts w:ascii="Times New Roman" w:hAnsi="Times New Roman" w:cs="Times New Roman"/>
                <w:szCs w:val="20"/>
                <w:lang w:val="en-GB"/>
              </w:rPr>
              <w:fldChar w:fldCharType="end"/>
            </w:r>
            <w:r>
              <w:rPr>
                <w:rFonts w:ascii="Times New Roman" w:hAnsi="Times New Roman" w:cs="Times New Roman"/>
                <w:szCs w:val="20"/>
                <w:lang w:val="en-GB"/>
              </w:rPr>
              <w:t>2.</w:t>
            </w:r>
            <w:r>
              <w:rPr>
                <w:rFonts w:ascii="Times New Roman" w:hAnsi="Times New Roman" w:cs="Times New Roman"/>
                <w:szCs w:val="20"/>
                <w:lang w:val="en-GB"/>
              </w:rPr>
              <w:tab/>
              <w:t>Order(s) sought:</w:t>
            </w:r>
          </w:p>
          <w:p w14:paraId="13816F35" w14:textId="77777777" w:rsidR="00892A9E" w:rsidRDefault="00892A9E" w:rsidP="00892A9E">
            <w:pPr>
              <w:spacing w:before="60" w:after="60" w:line="240" w:lineRule="auto"/>
              <w:ind w:left="940"/>
              <w:jc w:val="both"/>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GUID=fcae62bf-8cb6-48e9-ad83-83bfa6272769 </w:instrText>
            </w:r>
            <w:r>
              <w:rPr>
                <w:rFonts w:ascii="Times New Roman" w:hAnsi="Times New Roman" w:cs="Times New Roman"/>
                <w:szCs w:val="20"/>
                <w:lang w:val="en-GB"/>
              </w:rPr>
              <w:fldChar w:fldCharType="end"/>
            </w:r>
            <w:r>
              <w:rPr>
                <w:rFonts w:ascii="Times New Roman" w:hAnsi="Times New Roman" w:cs="Times New Roman"/>
                <w:szCs w:val="20"/>
                <w:lang w:val="en-GB"/>
              </w:rPr>
              <w:t>(</w:t>
            </w:r>
            <w:r>
              <w:rPr>
                <w:rFonts w:ascii="Times New Roman" w:hAnsi="Times New Roman" w:cs="Times New Roman"/>
                <w:i/>
                <w:szCs w:val="20"/>
                <w:lang w:val="en-GB"/>
              </w:rPr>
              <w:t>a</w:t>
            </w:r>
            <w:r>
              <w:rPr>
                <w:rFonts w:ascii="Times New Roman" w:hAnsi="Times New Roman" w:cs="Times New Roman"/>
                <w:szCs w:val="20"/>
                <w:lang w:val="en-GB"/>
              </w:rPr>
              <w:t>)</w:t>
            </w:r>
            <w:r>
              <w:rPr>
                <w:rFonts w:ascii="Times New Roman" w:hAnsi="Times New Roman" w:cs="Times New Roman"/>
                <w:szCs w:val="20"/>
                <w:lang w:val="en-GB"/>
              </w:rPr>
              <w:tab/>
            </w:r>
            <w:r>
              <w:rPr>
                <w:rFonts w:ascii="Times New Roman" w:hAnsi="Times New Roman" w:cs="Times New Roman"/>
                <w:i/>
                <w:szCs w:val="20"/>
                <w:lang w:val="en-GB"/>
              </w:rPr>
              <w:t>[Where child is born in Singapore]</w:t>
            </w:r>
          </w:p>
          <w:p w14:paraId="6793F64E" w14:textId="77777777" w:rsidR="00892A9E" w:rsidRDefault="00892A9E" w:rsidP="00892A9E">
            <w:pPr>
              <w:spacing w:before="60" w:after="60" w:line="240" w:lineRule="auto"/>
              <w:ind w:left="940"/>
              <w:jc w:val="both"/>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GUID=75f87125-885e-4e86-a4d2-23c919429377 </w:instrText>
            </w:r>
            <w:r>
              <w:rPr>
                <w:rFonts w:ascii="Times New Roman" w:hAnsi="Times New Roman" w:cs="Times New Roman"/>
                <w:szCs w:val="20"/>
                <w:lang w:val="en-GB"/>
              </w:rPr>
              <w:fldChar w:fldCharType="end"/>
            </w:r>
            <w:r>
              <w:rPr>
                <w:rFonts w:ascii="Times New Roman" w:hAnsi="Times New Roman" w:cs="Times New Roman"/>
                <w:szCs w:val="20"/>
                <w:lang w:val="en-GB"/>
              </w:rPr>
              <w:tab/>
              <w:t xml:space="preserve">The Applicant(s) be authorised to adopt the said </w:t>
            </w:r>
            <w:proofErr w:type="gramStart"/>
            <w:r>
              <w:rPr>
                <w:rFonts w:ascii="Times New Roman" w:hAnsi="Times New Roman" w:cs="Times New Roman"/>
                <w:szCs w:val="20"/>
                <w:lang w:val="en-GB"/>
              </w:rPr>
              <w:t>infant,   </w:t>
            </w:r>
            <w:proofErr w:type="gramEnd"/>
            <w:r>
              <w:rPr>
                <w:rFonts w:ascii="Times New Roman" w:hAnsi="Times New Roman" w:cs="Times New Roman"/>
                <w:szCs w:val="20"/>
                <w:lang w:val="en-GB"/>
              </w:rPr>
              <w:t>          </w:t>
            </w:r>
            <w:r>
              <w:rPr>
                <w:rFonts w:ascii="Times New Roman" w:hAnsi="Times New Roman" w:cs="Times New Roman"/>
                <w:szCs w:val="20"/>
                <w:lang w:val="en-GB"/>
              </w:rPr>
              <w:br/>
              <w:t>(original name of infant) to be called                         born on                             , which date is identical with the entry numbered                            and made on                         in the Register of Births for the Republic of Singapore;</w:t>
            </w:r>
          </w:p>
          <w:p w14:paraId="325CF510" w14:textId="77777777" w:rsidR="00892A9E" w:rsidRDefault="00892A9E" w:rsidP="00892A9E">
            <w:pPr>
              <w:spacing w:before="60" w:after="60" w:line="240" w:lineRule="auto"/>
              <w:ind w:left="940"/>
              <w:jc w:val="both"/>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GUID=5683ec43-4c9c-4ae1-b0b6-4956362892cc </w:instrText>
            </w:r>
            <w:r>
              <w:rPr>
                <w:rFonts w:ascii="Times New Roman" w:hAnsi="Times New Roman" w:cs="Times New Roman"/>
                <w:szCs w:val="20"/>
                <w:lang w:val="en-GB"/>
              </w:rPr>
              <w:fldChar w:fldCharType="end"/>
            </w:r>
            <w:r>
              <w:rPr>
                <w:rFonts w:ascii="Times New Roman" w:hAnsi="Times New Roman" w:cs="Times New Roman"/>
                <w:szCs w:val="20"/>
                <w:lang w:val="en-GB"/>
              </w:rPr>
              <w:tab/>
            </w:r>
            <w:r>
              <w:rPr>
                <w:rFonts w:ascii="Times New Roman" w:hAnsi="Times New Roman" w:cs="Times New Roman"/>
                <w:i/>
                <w:szCs w:val="20"/>
                <w:lang w:val="en-GB"/>
              </w:rPr>
              <w:t>[Where child is born outside Singapore]</w:t>
            </w:r>
          </w:p>
          <w:p w14:paraId="333241C7" w14:textId="77777777" w:rsidR="00892A9E" w:rsidRDefault="00892A9E" w:rsidP="00892A9E">
            <w:pPr>
              <w:spacing w:before="60" w:after="60" w:line="240" w:lineRule="auto"/>
              <w:ind w:left="940"/>
              <w:jc w:val="both"/>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GUID=3b1f41ef-6aef-470e-8097-a9a0a9b6606e </w:instrText>
            </w:r>
            <w:r>
              <w:rPr>
                <w:rFonts w:ascii="Times New Roman" w:hAnsi="Times New Roman" w:cs="Times New Roman"/>
                <w:szCs w:val="20"/>
                <w:lang w:val="en-GB"/>
              </w:rPr>
              <w:fldChar w:fldCharType="end"/>
            </w:r>
            <w:r>
              <w:rPr>
                <w:rFonts w:ascii="Times New Roman" w:hAnsi="Times New Roman" w:cs="Times New Roman"/>
                <w:szCs w:val="20"/>
                <w:lang w:val="en-GB"/>
              </w:rPr>
              <w:tab/>
              <w:t xml:space="preserve">The Applicant(s) be authorised to adopt the </w:t>
            </w:r>
            <w:proofErr w:type="gramStart"/>
            <w:r>
              <w:rPr>
                <w:rFonts w:ascii="Times New Roman" w:hAnsi="Times New Roman" w:cs="Times New Roman"/>
                <w:szCs w:val="20"/>
                <w:lang w:val="en-GB"/>
              </w:rPr>
              <w:t>infant,   </w:t>
            </w:r>
            <w:proofErr w:type="gramEnd"/>
            <w:r>
              <w:rPr>
                <w:rFonts w:ascii="Times New Roman" w:hAnsi="Times New Roman" w:cs="Times New Roman"/>
                <w:szCs w:val="20"/>
                <w:lang w:val="en-GB"/>
              </w:rPr>
              <w:t>          (original</w:t>
            </w:r>
            <w:r>
              <w:rPr>
                <w:rFonts w:ascii="Times New Roman" w:hAnsi="Times New Roman" w:cs="Times New Roman"/>
                <w:szCs w:val="20"/>
                <w:lang w:val="en-GB"/>
              </w:rPr>
              <w:br/>
              <w:t>name of infant) to be called                  born on                     .</w:t>
            </w:r>
          </w:p>
          <w:p w14:paraId="2A123667" w14:textId="77777777" w:rsidR="00892A9E" w:rsidRDefault="00892A9E" w:rsidP="00892A9E">
            <w:pPr>
              <w:spacing w:before="60" w:after="60" w:line="240" w:lineRule="auto"/>
              <w:ind w:left="940"/>
              <w:jc w:val="both"/>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GUID=a09278c5-10c3-41a6-b7a1-25df0a053743 </w:instrText>
            </w:r>
            <w:r>
              <w:rPr>
                <w:rFonts w:ascii="Times New Roman" w:hAnsi="Times New Roman" w:cs="Times New Roman"/>
                <w:szCs w:val="20"/>
                <w:lang w:val="en-GB"/>
              </w:rPr>
              <w:fldChar w:fldCharType="end"/>
            </w:r>
            <w:r>
              <w:rPr>
                <w:rFonts w:ascii="Times New Roman" w:hAnsi="Times New Roman" w:cs="Times New Roman"/>
                <w:szCs w:val="20"/>
                <w:lang w:val="en-GB"/>
              </w:rPr>
              <w:t>(</w:t>
            </w:r>
            <w:r>
              <w:rPr>
                <w:rFonts w:ascii="Times New Roman" w:hAnsi="Times New Roman" w:cs="Times New Roman"/>
                <w:i/>
                <w:szCs w:val="20"/>
                <w:lang w:val="en-GB"/>
              </w:rPr>
              <w:t>b</w:t>
            </w:r>
            <w:r>
              <w:rPr>
                <w:rFonts w:ascii="Times New Roman" w:hAnsi="Times New Roman" w:cs="Times New Roman"/>
                <w:szCs w:val="20"/>
                <w:lang w:val="en-GB"/>
              </w:rPr>
              <w:t>)</w:t>
            </w:r>
            <w:r>
              <w:rPr>
                <w:rFonts w:ascii="Times New Roman" w:hAnsi="Times New Roman" w:cs="Times New Roman"/>
                <w:szCs w:val="20"/>
                <w:lang w:val="en-GB"/>
              </w:rPr>
              <w:tab/>
              <w:t>The Applicant(s) pay(s) the costs of these proceedings to the Director</w:t>
            </w:r>
            <w:ins w:id="4" w:author="Aziziyah MD HAMBALI (FJCOURTS)" w:date="2020-04-24T16:13:00Z">
              <w:r>
                <w:rPr>
                  <w:rFonts w:ascii="Times New Roman" w:hAnsi="Times New Roman" w:cs="Times New Roman"/>
                  <w:szCs w:val="20"/>
                  <w:lang w:val="en-GB"/>
                </w:rPr>
                <w:t xml:space="preserve">-General </w:t>
              </w:r>
            </w:ins>
            <w:r>
              <w:rPr>
                <w:rFonts w:ascii="Times New Roman" w:hAnsi="Times New Roman" w:cs="Times New Roman"/>
                <w:szCs w:val="20"/>
                <w:lang w:val="en-GB"/>
              </w:rPr>
              <w:t>of Social Welfare.</w:t>
            </w:r>
          </w:p>
          <w:p w14:paraId="17BDCF5C" w14:textId="77777777" w:rsidR="00892A9E" w:rsidRDefault="00892A9E" w:rsidP="00892A9E">
            <w:pPr>
              <w:spacing w:before="60" w:after="60" w:line="240" w:lineRule="auto"/>
              <w:ind w:left="940"/>
              <w:jc w:val="both"/>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GUID=79b203e4-2138-44f1-8f4d-49981e960503 </w:instrText>
            </w:r>
            <w:r>
              <w:rPr>
                <w:rFonts w:ascii="Times New Roman" w:hAnsi="Times New Roman" w:cs="Times New Roman"/>
                <w:szCs w:val="20"/>
                <w:lang w:val="en-GB"/>
              </w:rPr>
              <w:fldChar w:fldCharType="end"/>
            </w:r>
            <w:r>
              <w:rPr>
                <w:rFonts w:ascii="Times New Roman" w:hAnsi="Times New Roman" w:cs="Times New Roman"/>
                <w:szCs w:val="20"/>
                <w:lang w:val="en-GB"/>
              </w:rPr>
              <w:t>(</w:t>
            </w:r>
            <w:r>
              <w:rPr>
                <w:rFonts w:ascii="Times New Roman" w:hAnsi="Times New Roman" w:cs="Times New Roman"/>
                <w:i/>
                <w:szCs w:val="20"/>
                <w:lang w:val="en-GB"/>
              </w:rPr>
              <w:t>c</w:t>
            </w:r>
            <w:r>
              <w:rPr>
                <w:rFonts w:ascii="Times New Roman" w:hAnsi="Times New Roman" w:cs="Times New Roman"/>
                <w:szCs w:val="20"/>
                <w:lang w:val="en-GB"/>
              </w:rPr>
              <w:t>)</w:t>
            </w:r>
            <w:r>
              <w:rPr>
                <w:rFonts w:ascii="Times New Roman" w:hAnsi="Times New Roman" w:cs="Times New Roman"/>
                <w:szCs w:val="20"/>
                <w:lang w:val="en-GB"/>
              </w:rPr>
              <w:tab/>
              <w:t>(To specify if any other orders sought.)</w:t>
            </w:r>
          </w:p>
          <w:p w14:paraId="67C8A9E7" w14:textId="77777777" w:rsidR="00892A9E" w:rsidRDefault="00892A9E" w:rsidP="00892A9E">
            <w:pPr>
              <w:spacing w:before="60" w:after="60" w:line="240" w:lineRule="auto"/>
              <w:ind w:left="475"/>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GUID=3bdc29eb-56d8-44fa-981e-2e9d10511311 </w:instrText>
            </w:r>
            <w:r>
              <w:rPr>
                <w:rFonts w:ascii="Times New Roman" w:hAnsi="Times New Roman" w:cs="Times New Roman"/>
                <w:szCs w:val="20"/>
                <w:lang w:val="en-GB"/>
              </w:rPr>
              <w:fldChar w:fldCharType="end"/>
            </w:r>
            <w:r>
              <w:rPr>
                <w:rFonts w:ascii="Times New Roman" w:hAnsi="Times New Roman" w:cs="Times New Roman"/>
                <w:szCs w:val="20"/>
                <w:lang w:val="en-GB"/>
              </w:rPr>
              <w:t>3.</w:t>
            </w:r>
            <w:r>
              <w:rPr>
                <w:rFonts w:ascii="Times New Roman" w:hAnsi="Times New Roman" w:cs="Times New Roman"/>
                <w:szCs w:val="20"/>
                <w:lang w:val="en-GB"/>
              </w:rPr>
              <w:tab/>
              <w:t>The grounds of the application are set out in the affidavit(s) filed in support of this application.</w:t>
            </w:r>
          </w:p>
          <w:p w14:paraId="182AE693" w14:textId="77777777" w:rsidR="00892A9E" w:rsidRDefault="00892A9E" w:rsidP="00892A9E">
            <w:pPr>
              <w:spacing w:before="60" w:after="60" w:line="240" w:lineRule="auto"/>
              <w:ind w:left="475"/>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GUID=79ceba46-5400-40ac-b64a-92c498a247e8 </w:instrText>
            </w:r>
            <w:r>
              <w:rPr>
                <w:rFonts w:ascii="Times New Roman" w:hAnsi="Times New Roman" w:cs="Times New Roman"/>
                <w:szCs w:val="20"/>
                <w:lang w:val="en-GB"/>
              </w:rPr>
              <w:fldChar w:fldCharType="end"/>
            </w:r>
            <w:r>
              <w:rPr>
                <w:rFonts w:ascii="Times New Roman" w:hAnsi="Times New Roman" w:cs="Times New Roman"/>
                <w:szCs w:val="20"/>
                <w:lang w:val="en-GB"/>
              </w:rPr>
              <w:t>4.</w:t>
            </w:r>
            <w:r>
              <w:rPr>
                <w:rFonts w:ascii="Times New Roman" w:hAnsi="Times New Roman" w:cs="Times New Roman"/>
                <w:szCs w:val="20"/>
                <w:lang w:val="en-GB"/>
              </w:rPr>
              <w:tab/>
              <w:t>Party/Parties* to be served with this summons: (</w:t>
            </w:r>
            <w:proofErr w:type="gramStart"/>
            <w:r>
              <w:rPr>
                <w:rFonts w:ascii="Times New Roman" w:hAnsi="Times New Roman" w:cs="Times New Roman"/>
                <w:szCs w:val="20"/>
                <w:lang w:val="en-GB"/>
              </w:rPr>
              <w:t>e.g.</w:t>
            </w:r>
            <w:proofErr w:type="gramEnd"/>
            <w:r>
              <w:rPr>
                <w:rFonts w:ascii="Times New Roman" w:hAnsi="Times New Roman" w:cs="Times New Roman"/>
                <w:szCs w:val="20"/>
                <w:lang w:val="en-GB"/>
              </w:rPr>
              <w:t xml:space="preserve"> natural parents)</w:t>
            </w:r>
          </w:p>
          <w:p w14:paraId="40DC5F35" w14:textId="77777777" w:rsidR="00892A9E" w:rsidRDefault="00892A9E" w:rsidP="00892A9E">
            <w:pPr>
              <w:spacing w:before="60" w:after="60" w:line="240" w:lineRule="auto"/>
              <w:jc w:val="both"/>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GUID=a8ece008-1e8c-4c39-8d88-e1edf77aaee8 </w:instrText>
            </w:r>
            <w:r>
              <w:rPr>
                <w:rFonts w:ascii="Times New Roman" w:hAnsi="Times New Roman" w:cs="Times New Roman"/>
                <w:szCs w:val="20"/>
                <w:lang w:val="en-GB"/>
              </w:rPr>
              <w:fldChar w:fldCharType="end"/>
            </w:r>
            <w:r>
              <w:rPr>
                <w:rFonts w:ascii="Times New Roman" w:hAnsi="Times New Roman" w:cs="Times New Roman"/>
                <w:szCs w:val="20"/>
                <w:lang w:val="en-GB"/>
              </w:rPr>
              <w:t># This form requires sealing by the Court and the signature of the Registrar.</w:t>
            </w:r>
          </w:p>
          <w:p w14:paraId="3DA28CB6" w14:textId="613D4ADF" w:rsidR="006F2CA2" w:rsidRPr="006F2CA2" w:rsidRDefault="00892A9E" w:rsidP="00892A9E">
            <w:pPr>
              <w:spacing w:before="60" w:after="60" w:line="240" w:lineRule="auto"/>
              <w:jc w:val="both"/>
              <w:rPr>
                <w:rFonts w:ascii="Times New Roman" w:hAnsi="Times New Roman" w:cs="Times New Roman"/>
                <w:sz w:val="22"/>
                <w:szCs w:val="20"/>
                <w:lang w:val="en-GB" w:eastAsia="en-US"/>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GUID=7f5af3c8-c2d9-460f-be99-f5e7102dbbdd </w:instrText>
            </w:r>
            <w:r>
              <w:rPr>
                <w:rFonts w:ascii="Times New Roman" w:hAnsi="Times New Roman" w:cs="Times New Roman"/>
                <w:szCs w:val="20"/>
                <w:lang w:val="en-GB"/>
              </w:rPr>
              <w:fldChar w:fldCharType="end"/>
            </w:r>
            <w:r>
              <w:rPr>
                <w:rFonts w:ascii="Times New Roman" w:hAnsi="Times New Roman" w:cs="Times New Roman"/>
                <w:szCs w:val="20"/>
                <w:lang w:val="en-GB"/>
              </w:rPr>
              <w:t>(*Delete as appropriate)</w:t>
            </w:r>
          </w:p>
        </w:tc>
      </w:tr>
    </w:tbl>
    <w:p w14:paraId="482C8E3C" w14:textId="77777777" w:rsidR="006F2CA2" w:rsidRPr="006F2CA2" w:rsidRDefault="006F2CA2" w:rsidP="006F2CA2">
      <w:pPr>
        <w:spacing w:before="0" w:after="200" w:line="276" w:lineRule="auto"/>
        <w:divId w:val="2116439976"/>
        <w:rPr>
          <w:rFonts w:ascii="Times New Roman" w:hAnsi="Times New Roman" w:cs="Times New Roman"/>
          <w:sz w:val="26"/>
          <w:szCs w:val="20"/>
          <w:lang w:val="en-GB" w:eastAsia="en-US"/>
        </w:rPr>
      </w:pPr>
    </w:p>
    <w:p w14:paraId="70597341"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8129" w:type="dxa"/>
        <w:jc w:val="center"/>
        <w:tblLook w:val="04A0" w:firstRow="1" w:lastRow="0" w:firstColumn="1" w:lastColumn="0" w:noHBand="0" w:noVBand="1"/>
      </w:tblPr>
      <w:tblGrid>
        <w:gridCol w:w="1913"/>
        <w:gridCol w:w="5063"/>
        <w:gridCol w:w="1369"/>
      </w:tblGrid>
      <w:tr w:rsidR="006F2CA2" w:rsidRPr="006F2CA2" w14:paraId="5C3AFEBA" w14:textId="77777777" w:rsidTr="00892A9E">
        <w:trPr>
          <w:divId w:val="2116439976"/>
          <w:cantSplit/>
          <w:jc w:val="center"/>
        </w:trPr>
        <w:tc>
          <w:tcPr>
            <w:tcW w:w="8129" w:type="dxa"/>
            <w:gridSpan w:val="3"/>
          </w:tcPr>
          <w:p w14:paraId="32A76E3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GUID=fff09240-d033-450b-a12d-32d74489d294 </w:instrText>
            </w:r>
            <w:r w:rsidRPr="006F2CA2">
              <w:rPr>
                <w:rFonts w:ascii="Times New Roman" w:hAnsi="Times New Roman" w:cs="Times New Roman"/>
                <w:sz w:val="22"/>
                <w:szCs w:val="20"/>
                <w:lang w:val="en-GB" w:eastAsia="en-US"/>
              </w:rPr>
              <w:fldChar w:fldCharType="end"/>
            </w:r>
            <w:r w:rsidR="00ED7FA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41</w:t>
            </w:r>
          </w:p>
        </w:tc>
      </w:tr>
      <w:tr w:rsidR="006F2CA2" w:rsidRPr="006F2CA2" w14:paraId="5C997BEB" w14:textId="77777777" w:rsidTr="00892A9E">
        <w:trPr>
          <w:divId w:val="2116439976"/>
          <w:cantSplit/>
          <w:jc w:val="center"/>
        </w:trPr>
        <w:tc>
          <w:tcPr>
            <w:tcW w:w="1579" w:type="dxa"/>
          </w:tcPr>
          <w:p w14:paraId="5E4B16DC"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GUID=06259c1f-e875-410a-830b-000a30c95d8c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R.146</w:t>
            </w:r>
          </w:p>
        </w:tc>
        <w:tc>
          <w:tcPr>
            <w:tcW w:w="5017" w:type="dxa"/>
          </w:tcPr>
          <w:p w14:paraId="01B8E857"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2DB61318"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GUID=7ceb42d3-9fbe-410e-82dc-60dbc0a007c4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INTERIM ADOPTION ORDER</w:t>
            </w:r>
          </w:p>
        </w:tc>
        <w:tc>
          <w:tcPr>
            <w:tcW w:w="1533" w:type="dxa"/>
          </w:tcPr>
          <w:p w14:paraId="3D07501F"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GUID=51b73dda-33fd-413d-a3d9-b334dc9254df </w:instrText>
            </w:r>
            <w:r w:rsidRPr="006F2CA2">
              <w:rPr>
                <w:rFonts w:ascii="Times New Roman" w:hAnsi="Times New Roman" w:cs="Times New Roman"/>
                <w:sz w:val="22"/>
                <w:szCs w:val="20"/>
                <w:lang w:val="en-GB" w:eastAsia="en-US"/>
              </w:rPr>
              <w:fldChar w:fldCharType="end"/>
            </w:r>
          </w:p>
        </w:tc>
      </w:tr>
      <w:tr w:rsidR="006F2CA2" w:rsidRPr="006F2CA2" w14:paraId="154FB480" w14:textId="77777777" w:rsidTr="00892A9E">
        <w:trPr>
          <w:divId w:val="2116439976"/>
          <w:cantSplit/>
          <w:jc w:val="center"/>
        </w:trPr>
        <w:tc>
          <w:tcPr>
            <w:tcW w:w="8129" w:type="dxa"/>
            <w:gridSpan w:val="3"/>
          </w:tcPr>
          <w:p w14:paraId="0733CB3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GUID=e74d58e8-ca88-455b-813f-2d32500604c9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Form 37)</w:t>
            </w:r>
          </w:p>
          <w:p w14:paraId="69083647" w14:textId="77777777" w:rsidR="006F2CA2" w:rsidRPr="006F2CA2" w:rsidRDefault="006F2CA2" w:rsidP="006F2CA2">
            <w:pPr>
              <w:spacing w:before="60" w:after="60" w:line="240" w:lineRule="auto"/>
              <w:ind w:left="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GUID=eed47435-2ab2-423e-bf12-246ee6a8f0d7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w:t>
            </w:r>
            <w:r w:rsidRPr="006F2CA2">
              <w:rPr>
                <w:rFonts w:ascii="Times New Roman" w:hAnsi="Times New Roman" w:cs="Times New Roman"/>
                <w:sz w:val="22"/>
                <w:szCs w:val="20"/>
                <w:lang w:val="en-GB" w:eastAsia="en-US"/>
              </w:rPr>
              <w:tab/>
              <w:t>Parties present at the hearing:</w:t>
            </w:r>
          </w:p>
          <w:p w14:paraId="7B172332" w14:textId="77777777" w:rsidR="006F2CA2" w:rsidRPr="006F2CA2" w:rsidRDefault="006F2CA2" w:rsidP="006F2CA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GUID=8b0b3398-14b2-4a5f-af94-ba46c4534469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Male/Female applicant(s)*:</w:t>
            </w:r>
          </w:p>
          <w:p w14:paraId="41AE3A76" w14:textId="77777777" w:rsidR="006F2CA2" w:rsidRPr="006F2CA2" w:rsidRDefault="006F2CA2" w:rsidP="006F2CA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GUID=ace7be4e-51e8-4fe8-8931-5eb9f3e3eae4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Applicant(s)’s solicitor*:</w:t>
            </w:r>
          </w:p>
          <w:p w14:paraId="5405A01A" w14:textId="77777777" w:rsidR="006F2CA2" w:rsidRPr="006F2CA2" w:rsidRDefault="006F2CA2" w:rsidP="006F2CA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GUID=41b67441-b335-4d29-b896-37da7662ba39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c</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Natural mother/father*:</w:t>
            </w:r>
          </w:p>
          <w:p w14:paraId="76DBDA1C" w14:textId="77777777" w:rsidR="006F2CA2" w:rsidRPr="006F2CA2" w:rsidRDefault="006F2CA2" w:rsidP="006F2CA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GUID=25d23fd8-13ae-4e2a-afc7-c6bf2bcbc279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d</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Natural mother’s/father’s solicitor*:</w:t>
            </w:r>
          </w:p>
          <w:p w14:paraId="6B4B6E1D" w14:textId="77777777" w:rsidR="006F2CA2" w:rsidRPr="006F2CA2" w:rsidRDefault="006F2CA2" w:rsidP="006F2CA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GUID=7969500d-b4a7-4aa3-a1e5-6b5e47d39cbf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e</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 xml:space="preserve">Guardian in adoption (name of Child Welfare </w:t>
            </w:r>
            <w:proofErr w:type="gramStart"/>
            <w:r w:rsidRPr="006F2CA2">
              <w:rPr>
                <w:rFonts w:ascii="Times New Roman" w:hAnsi="Times New Roman" w:cs="Times New Roman"/>
                <w:sz w:val="22"/>
                <w:szCs w:val="20"/>
                <w:lang w:val="en-GB" w:eastAsia="en-US"/>
              </w:rPr>
              <w:t>Officer)*</w:t>
            </w:r>
            <w:proofErr w:type="gramEnd"/>
            <w:r w:rsidRPr="006F2CA2">
              <w:rPr>
                <w:rFonts w:ascii="Times New Roman" w:hAnsi="Times New Roman" w:cs="Times New Roman"/>
                <w:sz w:val="22"/>
                <w:szCs w:val="20"/>
                <w:lang w:val="en-GB" w:eastAsia="en-US"/>
              </w:rPr>
              <w:t>:</w:t>
            </w:r>
          </w:p>
          <w:p w14:paraId="47CC37CF" w14:textId="77777777" w:rsidR="006F2CA2" w:rsidRPr="006F2CA2" w:rsidRDefault="006F2CA2" w:rsidP="006F2CA2">
            <w:pPr>
              <w:spacing w:before="60" w:after="60" w:line="240" w:lineRule="auto"/>
              <w:ind w:left="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GUID=a9d9dfb8-4682-4426-8434-d5f42161271e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w:t>
            </w:r>
            <w:r w:rsidRPr="006F2CA2">
              <w:rPr>
                <w:rFonts w:ascii="Times New Roman" w:hAnsi="Times New Roman" w:cs="Times New Roman"/>
                <w:sz w:val="22"/>
                <w:szCs w:val="20"/>
                <w:lang w:val="en-GB" w:eastAsia="en-US"/>
              </w:rPr>
              <w:tab/>
              <w:t>Orders made pending the final determination of the Originating Summons:</w:t>
            </w:r>
          </w:p>
          <w:p w14:paraId="0085E1FC" w14:textId="77777777" w:rsidR="006F2CA2" w:rsidRPr="006F2CA2" w:rsidRDefault="006F2CA2" w:rsidP="006F2CA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GUID=a940ccff-9e13-431b-b003-246f6812667b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The Applicant(s) shall have the custody of the said infant for        </w:t>
            </w:r>
            <w:r w:rsidRPr="006F2CA2">
              <w:rPr>
                <w:rFonts w:ascii="Times New Roman" w:hAnsi="Times New Roman" w:cs="Times New Roman"/>
                <w:sz w:val="22"/>
                <w:szCs w:val="20"/>
                <w:lang w:val="en-GB" w:eastAsia="en-US"/>
              </w:rPr>
              <w:br/>
              <w:t>(duration of interim adoption order) with effect from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date of</w:t>
            </w:r>
            <w:r w:rsidRPr="006F2CA2">
              <w:rPr>
                <w:rFonts w:ascii="Times New Roman" w:hAnsi="Times New Roman" w:cs="Times New Roman"/>
                <w:sz w:val="22"/>
                <w:szCs w:val="20"/>
                <w:lang w:val="en-GB" w:eastAsia="en-US"/>
              </w:rPr>
              <w:br/>
              <w:t xml:space="preserve"> commencement of probationary period).</w:t>
            </w:r>
          </w:p>
          <w:p w14:paraId="2B3B3599" w14:textId="77777777" w:rsidR="006F2CA2" w:rsidRPr="006F2CA2" w:rsidRDefault="006F2CA2" w:rsidP="006F2CA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GUID=4301fe4d-944a-463f-96e5-37d5a8e8096d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The Applicant(s) shall be subject to the supervision of          </w:t>
            </w:r>
            <w:r w:rsidRPr="006F2CA2">
              <w:rPr>
                <w:rFonts w:ascii="Times New Roman" w:hAnsi="Times New Roman" w:cs="Times New Roman"/>
                <w:sz w:val="22"/>
                <w:szCs w:val="20"/>
                <w:lang w:val="en-GB" w:eastAsia="en-US"/>
              </w:rPr>
              <w:br/>
              <w:t>and who shall be at liberty at all reasonable times to visit and interview the infant alone and to make all necessary inquiries as to the comfort and well-being of the infant.</w:t>
            </w:r>
          </w:p>
          <w:p w14:paraId="1983F924" w14:textId="77777777" w:rsidR="006F2CA2" w:rsidRPr="006F2CA2" w:rsidRDefault="006F2CA2" w:rsidP="006F2CA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GUID=e79f45df-1345-4e0b-883d-c5de9069761d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c</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The guardian in adoption shall submit to the Court a further affidavit to report on the interim adoption order by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submission of date of report).</w:t>
            </w:r>
          </w:p>
          <w:p w14:paraId="76F98ECA" w14:textId="77777777" w:rsidR="006F2CA2" w:rsidRPr="006F2CA2" w:rsidRDefault="006F2CA2" w:rsidP="006F2CA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GUID=a1062700-dd19-41f5-ae30-43ac7b7653a4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d</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This order shall be reviewed on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date of review).</w:t>
            </w:r>
          </w:p>
          <w:p w14:paraId="5EE7C01F" w14:textId="77777777" w:rsidR="006F2CA2" w:rsidRPr="006F2CA2" w:rsidRDefault="006F2CA2" w:rsidP="006F2CA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GUID=dbd8918a-317b-4387-aa7d-de8309c068ef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e</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 xml:space="preserve">As regards </w:t>
            </w:r>
            <w:proofErr w:type="gramStart"/>
            <w:r w:rsidRPr="006F2CA2">
              <w:rPr>
                <w:rFonts w:ascii="Times New Roman" w:hAnsi="Times New Roman" w:cs="Times New Roman"/>
                <w:sz w:val="22"/>
                <w:szCs w:val="20"/>
                <w:lang w:val="en-GB" w:eastAsia="en-US"/>
              </w:rPr>
              <w:t>costs,   </w:t>
            </w:r>
            <w:proofErr w:type="gramEnd"/>
            <w:r w:rsidRPr="006F2CA2">
              <w:rPr>
                <w:rFonts w:ascii="Times New Roman" w:hAnsi="Times New Roman" w:cs="Times New Roman"/>
                <w:sz w:val="22"/>
                <w:szCs w:val="20"/>
                <w:lang w:val="en-GB" w:eastAsia="en-US"/>
              </w:rPr>
              <w:t>                   .</w:t>
            </w:r>
          </w:p>
          <w:p w14:paraId="7BC25AAC" w14:textId="77777777" w:rsidR="006F2CA2" w:rsidRPr="006F2CA2" w:rsidRDefault="006F2CA2" w:rsidP="006F2CA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GUID=23913634-6226-4b94-a134-7fcf062f70d4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f</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Any of the parties including the guardian in adoption of the said infant may apply to the Court for further orders.</w:t>
            </w:r>
          </w:p>
          <w:p w14:paraId="6A1D6A86" w14:textId="77777777" w:rsidR="006F2CA2" w:rsidRPr="006F2CA2" w:rsidRDefault="006F2CA2" w:rsidP="006F2CA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GUID=fdd6a022-d6eb-425e-9f1d-b806e6199d1d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g</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(To specify if any other orders given.)</w:t>
            </w:r>
          </w:p>
          <w:p w14:paraId="058C8235"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GUID=073b0f38-b750-4318-b298-582bc4579eb5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p w14:paraId="7A6BD177"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GUID=b431e79c-d881-4b6a-9de7-ab5192bbae58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(*Delete as appropriate)</w:t>
            </w:r>
          </w:p>
        </w:tc>
      </w:tr>
      <w:tr w:rsidR="006F2CA2" w:rsidRPr="006F2CA2" w14:paraId="10AB193D" w14:textId="77777777" w:rsidTr="00892A9E">
        <w:trPr>
          <w:divId w:val="2116439976"/>
          <w:cantSplit/>
          <w:jc w:val="center"/>
        </w:trPr>
        <w:tc>
          <w:tcPr>
            <w:tcW w:w="8129" w:type="dxa"/>
            <w:gridSpan w:val="3"/>
          </w:tcPr>
          <w:p w14:paraId="3C8805EE" w14:textId="50AA67C8" w:rsidR="00892A9E" w:rsidRDefault="00892A9E" w:rsidP="006F2CA2">
            <w:pPr>
              <w:spacing w:before="60" w:after="60" w:line="240" w:lineRule="auto"/>
              <w:jc w:val="center"/>
              <w:rPr>
                <w:rFonts w:ascii="Times New Roman" w:hAnsi="Times New Roman" w:cs="Times New Roman"/>
                <w:sz w:val="22"/>
                <w:szCs w:val="20"/>
                <w:lang w:val="en-GB" w:eastAsia="en-US"/>
              </w:rPr>
            </w:pPr>
          </w:p>
          <w:p w14:paraId="345C55C6" w14:textId="77777777" w:rsidR="00892A9E" w:rsidRDefault="00892A9E" w:rsidP="006F2CA2">
            <w:pPr>
              <w:spacing w:before="60" w:after="60" w:line="240" w:lineRule="auto"/>
              <w:jc w:val="center"/>
              <w:rPr>
                <w:rFonts w:ascii="Times New Roman" w:hAnsi="Times New Roman" w:cs="Times New Roman"/>
                <w:sz w:val="22"/>
                <w:szCs w:val="20"/>
                <w:lang w:val="en-GB" w:eastAsia="en-US"/>
              </w:rPr>
            </w:pPr>
          </w:p>
          <w:tbl>
            <w:tblPr>
              <w:tblW w:w="8129" w:type="dxa"/>
              <w:jc w:val="center"/>
              <w:tblLook w:val="04A0" w:firstRow="1" w:lastRow="0" w:firstColumn="1" w:lastColumn="0" w:noHBand="0" w:noVBand="1"/>
            </w:tblPr>
            <w:tblGrid>
              <w:gridCol w:w="909"/>
              <w:gridCol w:w="710"/>
              <w:gridCol w:w="636"/>
              <w:gridCol w:w="1313"/>
              <w:gridCol w:w="1788"/>
              <w:gridCol w:w="1513"/>
              <w:gridCol w:w="567"/>
              <w:gridCol w:w="693"/>
            </w:tblGrid>
            <w:tr w:rsidR="00892A9E" w14:paraId="0F8E9A43" w14:textId="77777777" w:rsidTr="00892A9E">
              <w:trPr>
                <w:gridAfter w:val="1"/>
                <w:wAfter w:w="693" w:type="dxa"/>
                <w:cantSplit/>
                <w:jc w:val="center"/>
              </w:trPr>
              <w:tc>
                <w:tcPr>
                  <w:tcW w:w="7436" w:type="dxa"/>
                  <w:gridSpan w:val="7"/>
                </w:tcPr>
                <w:tbl>
                  <w:tblPr>
                    <w:tblW w:w="7200" w:type="dxa"/>
                    <w:jc w:val="center"/>
                    <w:tblLook w:val="04A0" w:firstRow="1" w:lastRow="0" w:firstColumn="1" w:lastColumn="0" w:noHBand="0" w:noVBand="1"/>
                  </w:tblPr>
                  <w:tblGrid>
                    <w:gridCol w:w="1600"/>
                    <w:gridCol w:w="4020"/>
                    <w:gridCol w:w="1580"/>
                  </w:tblGrid>
                  <w:tr w:rsidR="00892A9E" w14:paraId="07B41ABE" w14:textId="77777777">
                    <w:trPr>
                      <w:cantSplit/>
                      <w:jc w:val="center"/>
                    </w:trPr>
                    <w:tc>
                      <w:tcPr>
                        <w:tcW w:w="7200" w:type="dxa"/>
                        <w:gridSpan w:val="3"/>
                        <w:hideMark/>
                      </w:tcPr>
                      <w:p w14:paraId="66167C86" w14:textId="77777777" w:rsidR="00892A9E" w:rsidRPr="00892A9E" w:rsidRDefault="00892A9E" w:rsidP="00892A9E">
                        <w:pPr>
                          <w:pStyle w:val="Heading1"/>
                          <w:jc w:val="center"/>
                          <w:rPr>
                            <w:rFonts w:ascii="Times New Roman" w:hAnsi="Times New Roman"/>
                            <w:b w:val="0"/>
                            <w:bCs w:val="0"/>
                            <w:sz w:val="22"/>
                            <w:szCs w:val="22"/>
                            <w:lang w:val="en-GB"/>
                          </w:rPr>
                        </w:pPr>
                        <w:r>
                          <w:rPr>
                            <w:rFonts w:asciiTheme="majorHAnsi" w:eastAsiaTheme="majorEastAsia" w:hAnsiTheme="majorHAnsi" w:cstheme="majorBidi"/>
                            <w:color w:val="2E74B5" w:themeColor="accent1" w:themeShade="BF"/>
                            <w:sz w:val="26"/>
                            <w:szCs w:val="32"/>
                            <w:lang w:val="en-GB"/>
                          </w:rPr>
                          <w:br w:type="page"/>
                        </w:r>
                        <w:r>
                          <w:rPr>
                            <w:rFonts w:asciiTheme="majorHAnsi" w:eastAsiaTheme="majorEastAsia" w:hAnsiTheme="majorHAnsi" w:cstheme="majorBidi"/>
                            <w:color w:val="2E74B5" w:themeColor="accent1" w:themeShade="BF"/>
                            <w:sz w:val="32"/>
                            <w:szCs w:val="32"/>
                            <w:lang w:val="en-GB"/>
                          </w:rPr>
                          <w:br w:type="page"/>
                        </w:r>
                        <w:r w:rsidRPr="00892A9E">
                          <w:rPr>
                            <w:rFonts w:ascii="Times New Roman" w:hAnsi="Times New Roman"/>
                            <w:b w:val="0"/>
                            <w:bCs w:val="0"/>
                            <w:color w:val="auto"/>
                            <w:sz w:val="22"/>
                            <w:szCs w:val="22"/>
                            <w:lang w:val="en-GB"/>
                          </w:rPr>
                          <w:fldChar w:fldCharType="begin"/>
                        </w:r>
                        <w:r w:rsidRPr="00892A9E">
                          <w:rPr>
                            <w:rFonts w:ascii="Times New Roman" w:hAnsi="Times New Roman"/>
                            <w:b w:val="0"/>
                            <w:bCs w:val="0"/>
                            <w:color w:val="auto"/>
                            <w:sz w:val="22"/>
                            <w:szCs w:val="22"/>
                            <w:lang w:val="en-GB"/>
                          </w:rPr>
                          <w:instrText xml:space="preserve"> GUID=bf7fb4b5-5d58-41ec-a043-973909f325fb </w:instrText>
                        </w:r>
                        <w:r w:rsidRPr="00892A9E">
                          <w:rPr>
                            <w:rFonts w:ascii="Times New Roman" w:hAnsi="Times New Roman"/>
                            <w:b w:val="0"/>
                            <w:bCs w:val="0"/>
                            <w:color w:val="auto"/>
                            <w:sz w:val="22"/>
                            <w:szCs w:val="22"/>
                            <w:lang w:val="en-GB"/>
                          </w:rPr>
                          <w:fldChar w:fldCharType="end"/>
                        </w:r>
                        <w:r w:rsidRPr="00892A9E">
                          <w:rPr>
                            <w:rFonts w:ascii="Times New Roman" w:hAnsi="Times New Roman"/>
                            <w:b w:val="0"/>
                            <w:bCs w:val="0"/>
                            <w:color w:val="auto"/>
                            <w:sz w:val="22"/>
                            <w:szCs w:val="22"/>
                            <w:lang w:val="en-GB"/>
                          </w:rPr>
                          <w:t>FORM 42</w:t>
                        </w:r>
                      </w:p>
                    </w:tc>
                  </w:tr>
                  <w:tr w:rsidR="00892A9E" w14:paraId="5224AFA5" w14:textId="77777777">
                    <w:trPr>
                      <w:cantSplit/>
                      <w:jc w:val="center"/>
                    </w:trPr>
                    <w:tc>
                      <w:tcPr>
                        <w:tcW w:w="1600" w:type="dxa"/>
                        <w:hideMark/>
                      </w:tcPr>
                      <w:p w14:paraId="23729A61" w14:textId="77777777" w:rsidR="00892A9E" w:rsidRDefault="00892A9E" w:rsidP="00892A9E">
                        <w:pPr>
                          <w:spacing w:before="60" w:after="60" w:line="240" w:lineRule="auto"/>
                          <w:rPr>
                            <w:rFonts w:ascii="Times New Roman" w:hAnsi="Times New Roman" w:cs="Times New Roman"/>
                            <w:sz w:val="18"/>
                            <w:szCs w:val="18"/>
                            <w:lang w:val="en-GB"/>
                          </w:rPr>
                        </w:pPr>
                        <w:r>
                          <w:rPr>
                            <w:rFonts w:ascii="Times New Roman" w:hAnsi="Times New Roman" w:cs="Times New Roman"/>
                            <w:sz w:val="18"/>
                            <w:szCs w:val="18"/>
                            <w:lang w:val="en-GB"/>
                          </w:rPr>
                          <w:fldChar w:fldCharType="begin"/>
                        </w:r>
                        <w:r>
                          <w:rPr>
                            <w:rFonts w:ascii="Times New Roman" w:hAnsi="Times New Roman" w:cs="Times New Roman"/>
                            <w:sz w:val="18"/>
                            <w:szCs w:val="18"/>
                            <w:lang w:val="en-GB"/>
                          </w:rPr>
                          <w:instrText xml:space="preserve"> GUID=48b6f3fa-d80f-4e6a-a676-9a05d1e24d59 </w:instrText>
                        </w:r>
                        <w:r>
                          <w:rPr>
                            <w:rFonts w:ascii="Times New Roman" w:hAnsi="Times New Roman" w:cs="Times New Roman"/>
                            <w:sz w:val="18"/>
                            <w:szCs w:val="18"/>
                            <w:lang w:val="en-GB"/>
                          </w:rPr>
                          <w:fldChar w:fldCharType="end"/>
                        </w:r>
                        <w:r>
                          <w:rPr>
                            <w:rFonts w:ascii="Times New Roman" w:hAnsi="Times New Roman" w:cs="Times New Roman"/>
                            <w:sz w:val="18"/>
                            <w:szCs w:val="18"/>
                            <w:lang w:val="en-GB"/>
                          </w:rPr>
                          <w:t>R.146</w:t>
                        </w:r>
                      </w:p>
                    </w:tc>
                    <w:tc>
                      <w:tcPr>
                        <w:tcW w:w="4020" w:type="dxa"/>
                      </w:tcPr>
                      <w:p w14:paraId="7E994D48" w14:textId="77777777" w:rsidR="00892A9E" w:rsidRDefault="00892A9E" w:rsidP="00892A9E">
                        <w:pPr>
                          <w:spacing w:before="60" w:after="60" w:line="240" w:lineRule="auto"/>
                          <w:jc w:val="center"/>
                          <w:rPr>
                            <w:rFonts w:ascii="Times New Roman" w:hAnsi="Times New Roman" w:cs="Times New Roman"/>
                            <w:sz w:val="22"/>
                            <w:szCs w:val="20"/>
                            <w:lang w:val="en-GB"/>
                          </w:rPr>
                        </w:pPr>
                      </w:p>
                      <w:p w14:paraId="5A36BF63" w14:textId="77777777" w:rsidR="00892A9E" w:rsidRDefault="00892A9E" w:rsidP="00892A9E">
                        <w:pPr>
                          <w:spacing w:before="60" w:after="60" w:line="240" w:lineRule="auto"/>
                          <w:jc w:val="center"/>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GUID=329fd2e5-c9fa-4630-9903-78fad81bcc14 </w:instrText>
                        </w:r>
                        <w:r>
                          <w:rPr>
                            <w:rFonts w:ascii="Times New Roman" w:hAnsi="Times New Roman" w:cs="Times New Roman"/>
                            <w:szCs w:val="20"/>
                            <w:lang w:val="en-GB"/>
                          </w:rPr>
                          <w:fldChar w:fldCharType="end"/>
                        </w:r>
                        <w:r>
                          <w:rPr>
                            <w:rFonts w:ascii="Times New Roman" w:hAnsi="Times New Roman" w:cs="Times New Roman"/>
                            <w:szCs w:val="20"/>
                            <w:lang w:val="en-GB"/>
                          </w:rPr>
                          <w:t>ADOPTION ORDER</w:t>
                        </w:r>
                      </w:p>
                    </w:tc>
                    <w:tc>
                      <w:tcPr>
                        <w:tcW w:w="1580" w:type="dxa"/>
                        <w:hideMark/>
                      </w:tcPr>
                      <w:p w14:paraId="0159191A" w14:textId="77777777" w:rsidR="00892A9E" w:rsidRDefault="00892A9E" w:rsidP="00892A9E">
                        <w:pPr>
                          <w:spacing w:before="60" w:after="60" w:line="240" w:lineRule="auto"/>
                          <w:jc w:val="center"/>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GUID=ed1eeb79-0c90-49e3-bb0e-bea8af5b40a3 </w:instrText>
                        </w:r>
                        <w:r>
                          <w:rPr>
                            <w:rFonts w:ascii="Times New Roman" w:hAnsi="Times New Roman" w:cs="Times New Roman"/>
                            <w:szCs w:val="20"/>
                            <w:lang w:val="en-GB"/>
                          </w:rPr>
                          <w:fldChar w:fldCharType="end"/>
                        </w:r>
                      </w:p>
                    </w:tc>
                  </w:tr>
                </w:tbl>
                <w:p w14:paraId="6473256E" w14:textId="77777777" w:rsidR="00892A9E" w:rsidRDefault="00892A9E" w:rsidP="00892A9E">
                  <w:pPr>
                    <w:spacing w:before="60" w:after="60" w:line="240" w:lineRule="auto"/>
                    <w:jc w:val="center"/>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GUID=b85adb78-aa2b-44e3-9506-63d77a1efc09 </w:instrText>
                  </w:r>
                  <w:r>
                    <w:rPr>
                      <w:rFonts w:ascii="Times New Roman" w:hAnsi="Times New Roman" w:cs="Times New Roman"/>
                      <w:szCs w:val="20"/>
                      <w:lang w:val="en-GB"/>
                    </w:rPr>
                    <w:fldChar w:fldCharType="end"/>
                  </w:r>
                  <w:r>
                    <w:rPr>
                      <w:rFonts w:ascii="Times New Roman" w:hAnsi="Times New Roman" w:cs="Times New Roman"/>
                      <w:szCs w:val="20"/>
                      <w:lang w:val="en-GB"/>
                    </w:rPr>
                    <w:t>(Title as in Form 37)</w:t>
                  </w:r>
                </w:p>
                <w:p w14:paraId="306FE61F" w14:textId="77777777" w:rsidR="00892A9E" w:rsidRDefault="00892A9E" w:rsidP="00892A9E">
                  <w:pPr>
                    <w:spacing w:before="60" w:after="60" w:line="240" w:lineRule="auto"/>
                    <w:jc w:val="center"/>
                    <w:rPr>
                      <w:rFonts w:ascii="Times New Roman" w:eastAsiaTheme="minorHAnsi"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GUID=9df03465-fad5-4162-9a8b-8544960237f5 </w:instrText>
                  </w:r>
                  <w:r>
                    <w:rPr>
                      <w:rFonts w:ascii="Times New Roman" w:hAnsi="Times New Roman" w:cs="Times New Roman"/>
                      <w:szCs w:val="20"/>
                      <w:lang w:val="en-GB"/>
                    </w:rPr>
                    <w:fldChar w:fldCharType="end"/>
                  </w:r>
                  <w:r>
                    <w:rPr>
                      <w:rFonts w:ascii="Times New Roman" w:hAnsi="Times New Roman" w:cs="Times New Roman"/>
                      <w:i/>
                      <w:szCs w:val="20"/>
                      <w:lang w:val="en-GB"/>
                    </w:rPr>
                    <w:t>(Order where child is born in Singapore)</w:t>
                  </w:r>
                </w:p>
                <w:p w14:paraId="4FDC0216" w14:textId="77777777" w:rsidR="00892A9E" w:rsidRDefault="00892A9E" w:rsidP="00892A9E">
                  <w:pPr>
                    <w:spacing w:before="60" w:after="60" w:line="240" w:lineRule="auto"/>
                    <w:ind w:left="475"/>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GUID=085ca181-373b-4d39-af75-247588b5884e </w:instrText>
                  </w:r>
                  <w:r>
                    <w:rPr>
                      <w:rFonts w:ascii="Times New Roman" w:hAnsi="Times New Roman" w:cs="Times New Roman"/>
                      <w:szCs w:val="20"/>
                      <w:lang w:val="en-GB"/>
                    </w:rPr>
                    <w:fldChar w:fldCharType="end"/>
                  </w:r>
                  <w:r>
                    <w:rPr>
                      <w:rFonts w:ascii="Times New Roman" w:hAnsi="Times New Roman" w:cs="Times New Roman"/>
                      <w:szCs w:val="20"/>
                      <w:lang w:val="en-GB"/>
                    </w:rPr>
                    <w:t>1.</w:t>
                  </w:r>
                  <w:r>
                    <w:rPr>
                      <w:rFonts w:ascii="Times New Roman" w:hAnsi="Times New Roman" w:cs="Times New Roman"/>
                      <w:szCs w:val="20"/>
                      <w:lang w:val="en-GB"/>
                    </w:rPr>
                    <w:tab/>
                    <w:t>Parties present at the hearing:</w:t>
                  </w:r>
                </w:p>
                <w:p w14:paraId="4648E321" w14:textId="77777777" w:rsidR="00892A9E" w:rsidRDefault="00892A9E" w:rsidP="00892A9E">
                  <w:pPr>
                    <w:spacing w:before="60" w:after="60" w:line="240" w:lineRule="auto"/>
                    <w:ind w:left="940"/>
                    <w:jc w:val="both"/>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GUID=3744bfda-2d65-4fe9-8fe9-ffabed0c7bd2 </w:instrText>
                  </w:r>
                  <w:r>
                    <w:rPr>
                      <w:rFonts w:ascii="Times New Roman" w:hAnsi="Times New Roman" w:cs="Times New Roman"/>
                      <w:szCs w:val="20"/>
                      <w:lang w:val="en-GB"/>
                    </w:rPr>
                    <w:fldChar w:fldCharType="end"/>
                  </w:r>
                  <w:r>
                    <w:rPr>
                      <w:rFonts w:ascii="Times New Roman" w:hAnsi="Times New Roman" w:cs="Times New Roman"/>
                      <w:szCs w:val="20"/>
                      <w:lang w:val="en-GB"/>
                    </w:rPr>
                    <w:t>(</w:t>
                  </w:r>
                  <w:r>
                    <w:rPr>
                      <w:rFonts w:ascii="Times New Roman" w:hAnsi="Times New Roman" w:cs="Times New Roman"/>
                      <w:i/>
                      <w:szCs w:val="20"/>
                      <w:lang w:val="en-GB"/>
                    </w:rPr>
                    <w:t>a</w:t>
                  </w:r>
                  <w:r>
                    <w:rPr>
                      <w:rFonts w:ascii="Times New Roman" w:hAnsi="Times New Roman" w:cs="Times New Roman"/>
                      <w:szCs w:val="20"/>
                      <w:lang w:val="en-GB"/>
                    </w:rPr>
                    <w:t>)</w:t>
                  </w:r>
                  <w:r>
                    <w:rPr>
                      <w:rFonts w:ascii="Times New Roman" w:hAnsi="Times New Roman" w:cs="Times New Roman"/>
                      <w:szCs w:val="20"/>
                      <w:lang w:val="en-GB"/>
                    </w:rPr>
                    <w:tab/>
                    <w:t>Male/Female applicant(s)*:</w:t>
                  </w:r>
                </w:p>
                <w:p w14:paraId="753E3A5C" w14:textId="77777777" w:rsidR="00892A9E" w:rsidRDefault="00892A9E" w:rsidP="00892A9E">
                  <w:pPr>
                    <w:spacing w:before="60" w:after="60" w:line="240" w:lineRule="auto"/>
                    <w:ind w:left="940"/>
                    <w:jc w:val="both"/>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GUID=c9701bc7-7ffe-42cd-93e1-a9ed25a2ed92 </w:instrText>
                  </w:r>
                  <w:r>
                    <w:rPr>
                      <w:rFonts w:ascii="Times New Roman" w:hAnsi="Times New Roman" w:cs="Times New Roman"/>
                      <w:szCs w:val="20"/>
                      <w:lang w:val="en-GB"/>
                    </w:rPr>
                    <w:fldChar w:fldCharType="end"/>
                  </w:r>
                  <w:r>
                    <w:rPr>
                      <w:rFonts w:ascii="Times New Roman" w:hAnsi="Times New Roman" w:cs="Times New Roman"/>
                      <w:szCs w:val="20"/>
                      <w:lang w:val="en-GB"/>
                    </w:rPr>
                    <w:t>(</w:t>
                  </w:r>
                  <w:r>
                    <w:rPr>
                      <w:rFonts w:ascii="Times New Roman" w:hAnsi="Times New Roman" w:cs="Times New Roman"/>
                      <w:i/>
                      <w:szCs w:val="20"/>
                      <w:lang w:val="en-GB"/>
                    </w:rPr>
                    <w:t>b</w:t>
                  </w:r>
                  <w:r>
                    <w:rPr>
                      <w:rFonts w:ascii="Times New Roman" w:hAnsi="Times New Roman" w:cs="Times New Roman"/>
                      <w:szCs w:val="20"/>
                      <w:lang w:val="en-GB"/>
                    </w:rPr>
                    <w:t>)</w:t>
                  </w:r>
                  <w:r>
                    <w:rPr>
                      <w:rFonts w:ascii="Times New Roman" w:hAnsi="Times New Roman" w:cs="Times New Roman"/>
                      <w:szCs w:val="20"/>
                      <w:lang w:val="en-GB"/>
                    </w:rPr>
                    <w:tab/>
                    <w:t>Applicant(s)’s solicitor*:</w:t>
                  </w:r>
                </w:p>
                <w:p w14:paraId="6F51BF4C" w14:textId="77777777" w:rsidR="00892A9E" w:rsidRDefault="00892A9E" w:rsidP="00892A9E">
                  <w:pPr>
                    <w:spacing w:before="60" w:after="60" w:line="240" w:lineRule="auto"/>
                    <w:ind w:left="940"/>
                    <w:jc w:val="both"/>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GUID=36b6e5fa-141b-4c46-b15f-8779d9455063 </w:instrText>
                  </w:r>
                  <w:r>
                    <w:rPr>
                      <w:rFonts w:ascii="Times New Roman" w:hAnsi="Times New Roman" w:cs="Times New Roman"/>
                      <w:szCs w:val="20"/>
                      <w:lang w:val="en-GB"/>
                    </w:rPr>
                    <w:fldChar w:fldCharType="end"/>
                  </w:r>
                  <w:r>
                    <w:rPr>
                      <w:rFonts w:ascii="Times New Roman" w:hAnsi="Times New Roman" w:cs="Times New Roman"/>
                      <w:szCs w:val="20"/>
                      <w:lang w:val="en-GB"/>
                    </w:rPr>
                    <w:t>(</w:t>
                  </w:r>
                  <w:r>
                    <w:rPr>
                      <w:rFonts w:ascii="Times New Roman" w:hAnsi="Times New Roman" w:cs="Times New Roman"/>
                      <w:i/>
                      <w:szCs w:val="20"/>
                      <w:lang w:val="en-GB"/>
                    </w:rPr>
                    <w:t>c</w:t>
                  </w:r>
                  <w:r>
                    <w:rPr>
                      <w:rFonts w:ascii="Times New Roman" w:hAnsi="Times New Roman" w:cs="Times New Roman"/>
                      <w:szCs w:val="20"/>
                      <w:lang w:val="en-GB"/>
                    </w:rPr>
                    <w:t>)</w:t>
                  </w:r>
                  <w:r>
                    <w:rPr>
                      <w:rFonts w:ascii="Times New Roman" w:hAnsi="Times New Roman" w:cs="Times New Roman"/>
                      <w:szCs w:val="20"/>
                      <w:lang w:val="en-GB"/>
                    </w:rPr>
                    <w:tab/>
                    <w:t>Natural mother/father*:</w:t>
                  </w:r>
                </w:p>
                <w:p w14:paraId="2E24CBC2" w14:textId="77777777" w:rsidR="00892A9E" w:rsidRDefault="00892A9E" w:rsidP="00892A9E">
                  <w:pPr>
                    <w:spacing w:before="60" w:after="60" w:line="240" w:lineRule="auto"/>
                    <w:ind w:left="940"/>
                    <w:jc w:val="both"/>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GUID=0120e6c2-a991-459f-9ba6-706e68b0db9c </w:instrText>
                  </w:r>
                  <w:r>
                    <w:rPr>
                      <w:rFonts w:ascii="Times New Roman" w:hAnsi="Times New Roman" w:cs="Times New Roman"/>
                      <w:szCs w:val="20"/>
                      <w:lang w:val="en-GB"/>
                    </w:rPr>
                    <w:fldChar w:fldCharType="end"/>
                  </w:r>
                  <w:r>
                    <w:rPr>
                      <w:rFonts w:ascii="Times New Roman" w:hAnsi="Times New Roman" w:cs="Times New Roman"/>
                      <w:szCs w:val="20"/>
                      <w:lang w:val="en-GB"/>
                    </w:rPr>
                    <w:t>(</w:t>
                  </w:r>
                  <w:r>
                    <w:rPr>
                      <w:rFonts w:ascii="Times New Roman" w:hAnsi="Times New Roman" w:cs="Times New Roman"/>
                      <w:i/>
                      <w:szCs w:val="20"/>
                      <w:lang w:val="en-GB"/>
                    </w:rPr>
                    <w:t>d</w:t>
                  </w:r>
                  <w:r>
                    <w:rPr>
                      <w:rFonts w:ascii="Times New Roman" w:hAnsi="Times New Roman" w:cs="Times New Roman"/>
                      <w:szCs w:val="20"/>
                      <w:lang w:val="en-GB"/>
                    </w:rPr>
                    <w:t>)</w:t>
                  </w:r>
                  <w:r>
                    <w:rPr>
                      <w:rFonts w:ascii="Times New Roman" w:hAnsi="Times New Roman" w:cs="Times New Roman"/>
                      <w:szCs w:val="20"/>
                      <w:lang w:val="en-GB"/>
                    </w:rPr>
                    <w:tab/>
                    <w:t>Natural mother’s/father’s solicitor*:</w:t>
                  </w:r>
                </w:p>
                <w:p w14:paraId="54A9A2C6" w14:textId="77777777" w:rsidR="00892A9E" w:rsidRDefault="00892A9E" w:rsidP="00892A9E">
                  <w:pPr>
                    <w:spacing w:before="60" w:after="60" w:line="240" w:lineRule="auto"/>
                    <w:ind w:left="940"/>
                    <w:jc w:val="both"/>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GUID=c0f772b7-d16f-420d-a008-0392bf609ef4 </w:instrText>
                  </w:r>
                  <w:r>
                    <w:rPr>
                      <w:rFonts w:ascii="Times New Roman" w:hAnsi="Times New Roman" w:cs="Times New Roman"/>
                      <w:szCs w:val="20"/>
                      <w:lang w:val="en-GB"/>
                    </w:rPr>
                    <w:fldChar w:fldCharType="end"/>
                  </w:r>
                  <w:r>
                    <w:rPr>
                      <w:rFonts w:ascii="Times New Roman" w:hAnsi="Times New Roman" w:cs="Times New Roman"/>
                      <w:szCs w:val="20"/>
                      <w:lang w:val="en-GB"/>
                    </w:rPr>
                    <w:t>(</w:t>
                  </w:r>
                  <w:r>
                    <w:rPr>
                      <w:rFonts w:ascii="Times New Roman" w:hAnsi="Times New Roman" w:cs="Times New Roman"/>
                      <w:i/>
                      <w:szCs w:val="20"/>
                      <w:lang w:val="en-GB"/>
                    </w:rPr>
                    <w:t>e</w:t>
                  </w:r>
                  <w:r>
                    <w:rPr>
                      <w:rFonts w:ascii="Times New Roman" w:hAnsi="Times New Roman" w:cs="Times New Roman"/>
                      <w:szCs w:val="20"/>
                      <w:lang w:val="en-GB"/>
                    </w:rPr>
                    <w:t>)</w:t>
                  </w:r>
                  <w:r>
                    <w:rPr>
                      <w:rFonts w:ascii="Times New Roman" w:hAnsi="Times New Roman" w:cs="Times New Roman"/>
                      <w:szCs w:val="20"/>
                      <w:lang w:val="en-GB"/>
                    </w:rPr>
                    <w:tab/>
                    <w:t xml:space="preserve">Guardian in adoption (name of Child Welfare </w:t>
                  </w:r>
                  <w:proofErr w:type="gramStart"/>
                  <w:r>
                    <w:rPr>
                      <w:rFonts w:ascii="Times New Roman" w:hAnsi="Times New Roman" w:cs="Times New Roman"/>
                      <w:szCs w:val="20"/>
                      <w:lang w:val="en-GB"/>
                    </w:rPr>
                    <w:t>Officer)*</w:t>
                  </w:r>
                  <w:proofErr w:type="gramEnd"/>
                  <w:r>
                    <w:rPr>
                      <w:rFonts w:ascii="Times New Roman" w:hAnsi="Times New Roman" w:cs="Times New Roman"/>
                      <w:szCs w:val="20"/>
                      <w:lang w:val="en-GB"/>
                    </w:rPr>
                    <w:t>:</w:t>
                  </w:r>
                </w:p>
                <w:p w14:paraId="0AD662D8" w14:textId="77777777" w:rsidR="00892A9E" w:rsidRDefault="00892A9E" w:rsidP="00892A9E">
                  <w:pPr>
                    <w:spacing w:before="60" w:after="60" w:line="240" w:lineRule="auto"/>
                    <w:ind w:left="475"/>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GUID=87a6591e-149e-41cc-a2ed-e79609f23133 </w:instrText>
                  </w:r>
                  <w:r>
                    <w:rPr>
                      <w:rFonts w:ascii="Times New Roman" w:hAnsi="Times New Roman" w:cs="Times New Roman"/>
                      <w:szCs w:val="20"/>
                      <w:lang w:val="en-GB"/>
                    </w:rPr>
                    <w:fldChar w:fldCharType="end"/>
                  </w:r>
                  <w:r>
                    <w:rPr>
                      <w:rFonts w:ascii="Times New Roman" w:hAnsi="Times New Roman" w:cs="Times New Roman"/>
                      <w:szCs w:val="20"/>
                      <w:lang w:val="en-GB"/>
                    </w:rPr>
                    <w:t>2.</w:t>
                  </w:r>
                  <w:r>
                    <w:rPr>
                      <w:rFonts w:ascii="Times New Roman" w:hAnsi="Times New Roman" w:cs="Times New Roman"/>
                      <w:szCs w:val="20"/>
                      <w:lang w:val="en-GB"/>
                    </w:rPr>
                    <w:tab/>
                    <w:t>Orders made:</w:t>
                  </w:r>
                </w:p>
                <w:p w14:paraId="5D9AB4EF" w14:textId="77777777" w:rsidR="00892A9E" w:rsidRDefault="00892A9E" w:rsidP="00892A9E">
                  <w:pPr>
                    <w:spacing w:before="60" w:after="60" w:line="240" w:lineRule="auto"/>
                    <w:ind w:left="940"/>
                    <w:jc w:val="both"/>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GUID=6ebcac3b-9725-4ca8-a8a7-5add4decc2af </w:instrText>
                  </w:r>
                  <w:r>
                    <w:rPr>
                      <w:rFonts w:ascii="Times New Roman" w:hAnsi="Times New Roman" w:cs="Times New Roman"/>
                      <w:szCs w:val="20"/>
                      <w:lang w:val="en-GB"/>
                    </w:rPr>
                    <w:fldChar w:fldCharType="end"/>
                  </w:r>
                  <w:r>
                    <w:rPr>
                      <w:rFonts w:ascii="Times New Roman" w:hAnsi="Times New Roman" w:cs="Times New Roman"/>
                      <w:szCs w:val="20"/>
                      <w:lang w:val="en-GB"/>
                    </w:rPr>
                    <w:t>(</w:t>
                  </w:r>
                  <w:r>
                    <w:rPr>
                      <w:rFonts w:ascii="Times New Roman" w:hAnsi="Times New Roman" w:cs="Times New Roman"/>
                      <w:i/>
                      <w:szCs w:val="20"/>
                      <w:lang w:val="en-GB"/>
                    </w:rPr>
                    <w:t>a</w:t>
                  </w:r>
                  <w:r>
                    <w:rPr>
                      <w:rFonts w:ascii="Times New Roman" w:hAnsi="Times New Roman" w:cs="Times New Roman"/>
                      <w:szCs w:val="20"/>
                      <w:lang w:val="en-GB"/>
                    </w:rPr>
                    <w:t>)</w:t>
                  </w:r>
                  <w:r>
                    <w:rPr>
                      <w:rFonts w:ascii="Times New Roman" w:hAnsi="Times New Roman" w:cs="Times New Roman"/>
                      <w:szCs w:val="20"/>
                      <w:lang w:val="en-GB"/>
                    </w:rPr>
                    <w:tab/>
                    <w:t>The Applicant(s) be authorised to adopt the said infant                </w:t>
                  </w:r>
                  <w:r>
                    <w:rPr>
                      <w:rFonts w:ascii="Times New Roman" w:hAnsi="Times New Roman" w:cs="Times New Roman"/>
                      <w:szCs w:val="20"/>
                      <w:lang w:val="en-GB"/>
                    </w:rPr>
                    <w:br/>
                    <w:t>(original name of infant) to be called                     born on                    </w:t>
                  </w:r>
                  <w:proofErr w:type="gramStart"/>
                  <w:r>
                    <w:rPr>
                      <w:rFonts w:ascii="Times New Roman" w:hAnsi="Times New Roman" w:cs="Times New Roman"/>
                      <w:szCs w:val="20"/>
                      <w:lang w:val="en-GB"/>
                    </w:rPr>
                    <w:t>  ,</w:t>
                  </w:r>
                  <w:proofErr w:type="gramEnd"/>
                  <w:r>
                    <w:rPr>
                      <w:rFonts w:ascii="Times New Roman" w:hAnsi="Times New Roman" w:cs="Times New Roman"/>
                      <w:szCs w:val="20"/>
                      <w:lang w:val="en-GB"/>
                    </w:rPr>
                    <w:t xml:space="preserve"> which date is identical with the entry numbered                          and made on                       in the Register of Births for the Republic of Singapore.</w:t>
                  </w:r>
                </w:p>
                <w:p w14:paraId="131C2512" w14:textId="77777777" w:rsidR="00892A9E" w:rsidRDefault="00892A9E" w:rsidP="00892A9E">
                  <w:pPr>
                    <w:spacing w:before="60" w:after="60" w:line="240" w:lineRule="auto"/>
                    <w:ind w:left="940"/>
                    <w:jc w:val="both"/>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GUID=4943e438-3431-4605-91bb-752174b1164b </w:instrText>
                  </w:r>
                  <w:r>
                    <w:rPr>
                      <w:rFonts w:ascii="Times New Roman" w:hAnsi="Times New Roman" w:cs="Times New Roman"/>
                      <w:szCs w:val="20"/>
                      <w:lang w:val="en-GB"/>
                    </w:rPr>
                    <w:fldChar w:fldCharType="end"/>
                  </w:r>
                  <w:r>
                    <w:rPr>
                      <w:rFonts w:ascii="Times New Roman" w:hAnsi="Times New Roman" w:cs="Times New Roman"/>
                      <w:szCs w:val="20"/>
                      <w:lang w:val="en-GB"/>
                    </w:rPr>
                    <w:t>(</w:t>
                  </w:r>
                  <w:r>
                    <w:rPr>
                      <w:rFonts w:ascii="Times New Roman" w:hAnsi="Times New Roman" w:cs="Times New Roman"/>
                      <w:i/>
                      <w:szCs w:val="20"/>
                      <w:lang w:val="en-GB"/>
                    </w:rPr>
                    <w:t>b</w:t>
                  </w:r>
                  <w:r>
                    <w:rPr>
                      <w:rFonts w:ascii="Times New Roman" w:hAnsi="Times New Roman" w:cs="Times New Roman"/>
                      <w:szCs w:val="20"/>
                      <w:lang w:val="en-GB"/>
                    </w:rPr>
                    <w:t>)</w:t>
                  </w:r>
                  <w:r>
                    <w:rPr>
                      <w:rFonts w:ascii="Times New Roman" w:hAnsi="Times New Roman" w:cs="Times New Roman"/>
                      <w:szCs w:val="20"/>
                      <w:lang w:val="en-GB"/>
                    </w:rPr>
                    <w:tab/>
                    <w:t>The Applicant(s) pay(s) the costs of these proceedings to the Director</w:t>
                  </w:r>
                  <w:ins w:id="5" w:author="Aziziyah MD HAMBALI (FJCOURTS)" w:date="2020-04-24T16:13:00Z">
                    <w:r>
                      <w:rPr>
                        <w:rFonts w:ascii="Times New Roman" w:hAnsi="Times New Roman" w:cs="Times New Roman"/>
                        <w:szCs w:val="20"/>
                        <w:lang w:val="en-GB"/>
                      </w:rPr>
                      <w:t xml:space="preserve">-General </w:t>
                    </w:r>
                  </w:ins>
                  <w:r>
                    <w:rPr>
                      <w:rFonts w:ascii="Times New Roman" w:hAnsi="Times New Roman" w:cs="Times New Roman"/>
                      <w:szCs w:val="20"/>
                      <w:lang w:val="en-GB"/>
                    </w:rPr>
                    <w:t>of Social Welfare.</w:t>
                  </w:r>
                </w:p>
                <w:p w14:paraId="39C6DAC3" w14:textId="77777777" w:rsidR="00892A9E" w:rsidRDefault="00892A9E" w:rsidP="00892A9E">
                  <w:pPr>
                    <w:spacing w:before="60" w:after="60" w:line="240" w:lineRule="auto"/>
                    <w:ind w:left="940"/>
                    <w:jc w:val="both"/>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GUID=51444bbb-1e34-4218-b41e-a520c6492970 </w:instrText>
                  </w:r>
                  <w:r>
                    <w:rPr>
                      <w:rFonts w:ascii="Times New Roman" w:hAnsi="Times New Roman" w:cs="Times New Roman"/>
                      <w:szCs w:val="20"/>
                      <w:lang w:val="en-GB"/>
                    </w:rPr>
                    <w:fldChar w:fldCharType="end"/>
                  </w:r>
                  <w:r>
                    <w:rPr>
                      <w:rFonts w:ascii="Times New Roman" w:hAnsi="Times New Roman" w:cs="Times New Roman"/>
                      <w:szCs w:val="20"/>
                      <w:lang w:val="en-GB"/>
                    </w:rPr>
                    <w:t>(</w:t>
                  </w:r>
                  <w:r>
                    <w:rPr>
                      <w:rFonts w:ascii="Times New Roman" w:hAnsi="Times New Roman" w:cs="Times New Roman"/>
                      <w:i/>
                      <w:szCs w:val="20"/>
                      <w:lang w:val="en-GB"/>
                    </w:rPr>
                    <w:t>c</w:t>
                  </w:r>
                  <w:r>
                    <w:rPr>
                      <w:rFonts w:ascii="Times New Roman" w:hAnsi="Times New Roman" w:cs="Times New Roman"/>
                      <w:szCs w:val="20"/>
                      <w:lang w:val="en-GB"/>
                    </w:rPr>
                    <w:t>)</w:t>
                  </w:r>
                  <w:r>
                    <w:rPr>
                      <w:rFonts w:ascii="Times New Roman" w:hAnsi="Times New Roman" w:cs="Times New Roman"/>
                      <w:szCs w:val="20"/>
                      <w:lang w:val="en-GB"/>
                    </w:rPr>
                    <w:tab/>
                    <w:t>(To specify if any other orders given.)</w:t>
                  </w:r>
                </w:p>
                <w:p w14:paraId="1CC33FA9" w14:textId="77777777" w:rsidR="00892A9E" w:rsidRDefault="00892A9E" w:rsidP="00892A9E">
                  <w:pPr>
                    <w:spacing w:before="60" w:after="60" w:line="240" w:lineRule="auto"/>
                    <w:jc w:val="both"/>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GUID=25c745dc-b272-4832-8444-8e0a6e45fb95 </w:instrText>
                  </w:r>
                  <w:r>
                    <w:rPr>
                      <w:rFonts w:ascii="Times New Roman" w:hAnsi="Times New Roman" w:cs="Times New Roman"/>
                      <w:szCs w:val="20"/>
                      <w:lang w:val="en-GB"/>
                    </w:rPr>
                    <w:fldChar w:fldCharType="end"/>
                  </w:r>
                  <w:r>
                    <w:rPr>
                      <w:rFonts w:ascii="Times New Roman" w:hAnsi="Times New Roman" w:cs="Times New Roman"/>
                      <w:szCs w:val="20"/>
                      <w:lang w:val="en-GB"/>
                    </w:rPr>
                    <w:t># This form requires sealing by the Court and the signature of the Registrar.</w:t>
                  </w:r>
                </w:p>
                <w:p w14:paraId="096E018D" w14:textId="77777777" w:rsidR="00892A9E" w:rsidRDefault="00892A9E" w:rsidP="00892A9E">
                  <w:pPr>
                    <w:spacing w:before="60" w:after="60" w:line="240" w:lineRule="auto"/>
                    <w:jc w:val="both"/>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GUID=59c51f1b-4f9d-4056-a560-4578b9c8a4a7 </w:instrText>
                  </w:r>
                  <w:r>
                    <w:rPr>
                      <w:rFonts w:ascii="Times New Roman" w:hAnsi="Times New Roman" w:cs="Times New Roman"/>
                      <w:szCs w:val="20"/>
                      <w:lang w:val="en-GB"/>
                    </w:rPr>
                    <w:fldChar w:fldCharType="end"/>
                  </w:r>
                  <w:r>
                    <w:rPr>
                      <w:rFonts w:ascii="Times New Roman" w:hAnsi="Times New Roman" w:cs="Times New Roman"/>
                      <w:szCs w:val="20"/>
                      <w:lang w:val="en-GB"/>
                    </w:rPr>
                    <w:t>(*Delete as appropriate)</w:t>
                  </w:r>
                </w:p>
                <w:p w14:paraId="5C3E38D1" w14:textId="77777777" w:rsidR="00892A9E" w:rsidRDefault="00892A9E" w:rsidP="00892A9E">
                  <w:pPr>
                    <w:spacing w:before="60" w:after="60" w:line="240" w:lineRule="auto"/>
                    <w:jc w:val="both"/>
                    <w:rPr>
                      <w:rFonts w:ascii="Times New Roman" w:hAnsi="Times New Roman" w:cs="Times New Roman"/>
                      <w:szCs w:val="20"/>
                      <w:lang w:val="en-GB"/>
                    </w:rPr>
                  </w:pPr>
                </w:p>
                <w:tbl>
                  <w:tblPr>
                    <w:tblW w:w="7220" w:type="dxa"/>
                    <w:tblLook w:val="04A0" w:firstRow="1" w:lastRow="0" w:firstColumn="1" w:lastColumn="0" w:noHBand="0" w:noVBand="1"/>
                  </w:tblPr>
                  <w:tblGrid>
                    <w:gridCol w:w="1013"/>
                    <w:gridCol w:w="555"/>
                    <w:gridCol w:w="676"/>
                    <w:gridCol w:w="516"/>
                    <w:gridCol w:w="802"/>
                    <w:gridCol w:w="945"/>
                    <w:gridCol w:w="1244"/>
                    <w:gridCol w:w="1469"/>
                  </w:tblGrid>
                  <w:tr w:rsidR="00892A9E" w14:paraId="2D090508" w14:textId="77777777">
                    <w:trPr>
                      <w:cantSplit/>
                      <w:trHeight w:val="420"/>
                    </w:trPr>
                    <w:tc>
                      <w:tcPr>
                        <w:tcW w:w="7220" w:type="dxa"/>
                        <w:gridSpan w:val="8"/>
                        <w:vAlign w:val="bottom"/>
                        <w:hideMark/>
                      </w:tcPr>
                      <w:p w14:paraId="5A168569" w14:textId="77777777" w:rsidR="00892A9E" w:rsidRDefault="00892A9E" w:rsidP="00892A9E">
                        <w:pPr>
                          <w:spacing w:before="60" w:after="60" w:line="240" w:lineRule="auto"/>
                          <w:jc w:val="center"/>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GUID=690f6839-37e1-4555-add0-5bed5f605edc </w:instrText>
                        </w:r>
                        <w:r>
                          <w:rPr>
                            <w:rFonts w:ascii="Times New Roman" w:hAnsi="Times New Roman" w:cs="Times New Roman"/>
                            <w:szCs w:val="20"/>
                            <w:lang w:val="en-GB"/>
                          </w:rPr>
                          <w:fldChar w:fldCharType="end"/>
                        </w:r>
                        <w:r>
                          <w:rPr>
                            <w:rFonts w:ascii="Times New Roman" w:hAnsi="Times New Roman" w:cs="Times New Roman"/>
                            <w:szCs w:val="20"/>
                            <w:lang w:val="en-GB"/>
                          </w:rPr>
                          <w:t>SCHEDULE</w:t>
                        </w:r>
                      </w:p>
                    </w:tc>
                  </w:tr>
                  <w:tr w:rsidR="00892A9E" w14:paraId="58F9A166" w14:textId="77777777">
                    <w:trPr>
                      <w:cantSplit/>
                      <w:trHeight w:val="1200"/>
                    </w:trPr>
                    <w:tc>
                      <w:tcPr>
                        <w:tcW w:w="1012" w:type="dxa"/>
                        <w:vMerge w:val="restart"/>
                        <w:textDirection w:val="btLr"/>
                        <w:vAlign w:val="center"/>
                        <w:hideMark/>
                      </w:tcPr>
                      <w:p w14:paraId="4E12CF5C" w14:textId="77777777" w:rsidR="00892A9E" w:rsidRDefault="00892A9E" w:rsidP="00892A9E">
                        <w:pPr>
                          <w:spacing w:before="60" w:after="60" w:line="240" w:lineRule="auto"/>
                          <w:jc w:val="center"/>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GUID=80dc7abe-dbda-4449-b255-fcebfecc97ac </w:instrText>
                        </w:r>
                        <w:r>
                          <w:rPr>
                            <w:rFonts w:ascii="Times New Roman" w:hAnsi="Times New Roman" w:cs="Times New Roman"/>
                            <w:szCs w:val="20"/>
                            <w:lang w:val="en-GB"/>
                          </w:rPr>
                          <w:fldChar w:fldCharType="end"/>
                        </w:r>
                        <w:r>
                          <w:rPr>
                            <w:rFonts w:ascii="Times New Roman" w:hAnsi="Times New Roman" w:cs="Times New Roman"/>
                            <w:sz w:val="18"/>
                            <w:szCs w:val="18"/>
                            <w:lang w:val="en-GB"/>
                          </w:rPr>
                          <w:t>CHILD’S PARTICULARS</w:t>
                        </w:r>
                      </w:p>
                    </w:tc>
                    <w:tc>
                      <w:tcPr>
                        <w:tcW w:w="3229" w:type="dxa"/>
                        <w:gridSpan w:val="5"/>
                        <w:hideMark/>
                      </w:tcPr>
                      <w:p w14:paraId="42A9D2E4" w14:textId="77777777" w:rsidR="00892A9E" w:rsidRDefault="00892A9E" w:rsidP="00892A9E">
                        <w:pPr>
                          <w:spacing w:before="60" w:after="60" w:line="240" w:lineRule="auto"/>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GUID=803e4483-d8a0-4962-ae8f-0e6f1bcf8181 </w:instrText>
                        </w:r>
                        <w:r>
                          <w:rPr>
                            <w:rFonts w:ascii="Times New Roman" w:hAnsi="Times New Roman" w:cs="Times New Roman"/>
                            <w:szCs w:val="20"/>
                            <w:lang w:val="en-GB"/>
                          </w:rPr>
                          <w:fldChar w:fldCharType="end"/>
                        </w:r>
                        <w:r>
                          <w:rPr>
                            <w:rFonts w:ascii="Times New Roman" w:hAnsi="Times New Roman" w:cs="Times New Roman"/>
                            <w:sz w:val="18"/>
                            <w:szCs w:val="18"/>
                            <w:lang w:val="en-GB"/>
                          </w:rPr>
                          <w:t>Full name before adoption</w:t>
                        </w:r>
                      </w:p>
                    </w:tc>
                    <w:tc>
                      <w:tcPr>
                        <w:tcW w:w="2979" w:type="dxa"/>
                        <w:gridSpan w:val="2"/>
                        <w:hideMark/>
                      </w:tcPr>
                      <w:p w14:paraId="080C3FD6" w14:textId="77777777" w:rsidR="00892A9E" w:rsidRDefault="00892A9E" w:rsidP="00892A9E">
                        <w:pPr>
                          <w:spacing w:before="60" w:after="60" w:line="240" w:lineRule="auto"/>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GUID=02252c77-0f6e-4cd6-b4b3-d78453dabd21 </w:instrText>
                        </w:r>
                        <w:r>
                          <w:rPr>
                            <w:rFonts w:ascii="Times New Roman" w:hAnsi="Times New Roman" w:cs="Times New Roman"/>
                            <w:szCs w:val="20"/>
                            <w:lang w:val="en-GB"/>
                          </w:rPr>
                          <w:fldChar w:fldCharType="end"/>
                        </w:r>
                        <w:r>
                          <w:rPr>
                            <w:rFonts w:ascii="Times New Roman" w:hAnsi="Times New Roman" w:cs="Times New Roman"/>
                            <w:sz w:val="18"/>
                            <w:szCs w:val="18"/>
                            <w:lang w:val="en-GB"/>
                          </w:rPr>
                          <w:t>Full name conferred by Adoption Order</w:t>
                        </w:r>
                      </w:p>
                    </w:tc>
                  </w:tr>
                  <w:tr w:rsidR="00892A9E" w14:paraId="67FD0F43" w14:textId="77777777">
                    <w:trPr>
                      <w:cantSplit/>
                    </w:trPr>
                    <w:tc>
                      <w:tcPr>
                        <w:tcW w:w="0" w:type="auto"/>
                        <w:vMerge/>
                        <w:vAlign w:val="center"/>
                        <w:hideMark/>
                      </w:tcPr>
                      <w:p w14:paraId="7BB1A9C8" w14:textId="77777777" w:rsidR="00892A9E" w:rsidRDefault="00892A9E" w:rsidP="00892A9E">
                        <w:pPr>
                          <w:spacing w:after="0"/>
                          <w:rPr>
                            <w:rFonts w:ascii="Times New Roman" w:hAnsi="Times New Roman" w:cs="Times New Roman"/>
                            <w:sz w:val="22"/>
                            <w:szCs w:val="20"/>
                            <w:lang w:val="en-GB" w:eastAsia="en-US"/>
                          </w:rPr>
                        </w:pPr>
                      </w:p>
                    </w:tc>
                    <w:tc>
                      <w:tcPr>
                        <w:tcW w:w="580" w:type="dxa"/>
                        <w:hideMark/>
                      </w:tcPr>
                      <w:p w14:paraId="69CB54CA" w14:textId="77777777" w:rsidR="00892A9E" w:rsidRDefault="00892A9E" w:rsidP="00892A9E">
                        <w:pPr>
                          <w:spacing w:before="60" w:after="60" w:line="240" w:lineRule="auto"/>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GUID=80dc7abe-dbda-4449-b255-fcebfecc97ac </w:instrText>
                        </w:r>
                        <w:r>
                          <w:rPr>
                            <w:rFonts w:ascii="Times New Roman" w:hAnsi="Times New Roman" w:cs="Times New Roman"/>
                            <w:szCs w:val="20"/>
                            <w:lang w:val="en-GB"/>
                          </w:rPr>
                          <w:fldChar w:fldCharType="end"/>
                        </w:r>
                      </w:p>
                      <w:p w14:paraId="3880C265" w14:textId="77777777" w:rsidR="00892A9E" w:rsidRDefault="00892A9E" w:rsidP="00892A9E">
                        <w:pPr>
                          <w:spacing w:before="60" w:after="60" w:line="240" w:lineRule="auto"/>
                          <w:rPr>
                            <w:rFonts w:ascii="Times New Roman" w:hAnsi="Times New Roman" w:cs="Times New Roman"/>
                            <w:sz w:val="22"/>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GUID=9338fafe-0f64-4df0-b381-f2dc95632d3f </w:instrText>
                        </w:r>
                        <w:r>
                          <w:rPr>
                            <w:rFonts w:ascii="Times New Roman" w:hAnsi="Times New Roman" w:cs="Times New Roman"/>
                            <w:szCs w:val="20"/>
                            <w:lang w:val="en-GB"/>
                          </w:rPr>
                          <w:fldChar w:fldCharType="end"/>
                        </w:r>
                        <w:r>
                          <w:rPr>
                            <w:rFonts w:ascii="Times New Roman" w:hAnsi="Times New Roman" w:cs="Times New Roman"/>
                            <w:sz w:val="18"/>
                            <w:szCs w:val="18"/>
                            <w:lang w:val="en-GB"/>
                          </w:rPr>
                          <w:t>Sex</w:t>
                        </w:r>
                      </w:p>
                    </w:tc>
                    <w:tc>
                      <w:tcPr>
                        <w:tcW w:w="720" w:type="dxa"/>
                        <w:hideMark/>
                      </w:tcPr>
                      <w:p w14:paraId="3EAE5D94" w14:textId="77777777" w:rsidR="00892A9E" w:rsidRDefault="00892A9E" w:rsidP="00892A9E">
                        <w:pPr>
                          <w:spacing w:before="60" w:after="60" w:line="240" w:lineRule="auto"/>
                          <w:jc w:val="center"/>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GUID=9803fbf9-8263-476b-971e-dbc62d20c835 </w:instrText>
                        </w:r>
                        <w:r>
                          <w:rPr>
                            <w:rFonts w:ascii="Times New Roman" w:hAnsi="Times New Roman" w:cs="Times New Roman"/>
                            <w:szCs w:val="20"/>
                            <w:lang w:val="en-GB"/>
                          </w:rPr>
                          <w:fldChar w:fldCharType="end"/>
                        </w:r>
                        <w:r>
                          <w:rPr>
                            <w:rFonts w:ascii="Times New Roman" w:hAnsi="Times New Roman" w:cs="Times New Roman"/>
                            <w:sz w:val="18"/>
                            <w:szCs w:val="18"/>
                            <w:lang w:val="en-GB"/>
                          </w:rPr>
                          <w:t>Date of birth</w:t>
                        </w:r>
                      </w:p>
                    </w:tc>
                    <w:tc>
                      <w:tcPr>
                        <w:tcW w:w="6" w:type="dxa"/>
                        <w:hideMark/>
                      </w:tcPr>
                      <w:p w14:paraId="4248DC25" w14:textId="77777777" w:rsidR="00892A9E" w:rsidRDefault="00892A9E" w:rsidP="00892A9E">
                        <w:pPr>
                          <w:spacing w:before="60" w:after="60" w:line="240" w:lineRule="auto"/>
                          <w:jc w:val="center"/>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GUID=c0c16f89-f6fc-4cec-bcd4-b46fbf8d9a09 </w:instrText>
                        </w:r>
                        <w:r>
                          <w:rPr>
                            <w:rFonts w:ascii="Times New Roman" w:hAnsi="Times New Roman" w:cs="Times New Roman"/>
                            <w:szCs w:val="20"/>
                            <w:lang w:val="en-GB"/>
                          </w:rPr>
                          <w:fldChar w:fldCharType="end"/>
                        </w:r>
                        <w:r>
                          <w:rPr>
                            <w:rFonts w:ascii="Times New Roman" w:hAnsi="Times New Roman" w:cs="Times New Roman"/>
                            <w:sz w:val="18"/>
                            <w:szCs w:val="18"/>
                            <w:lang w:val="en-GB"/>
                          </w:rPr>
                          <w:t>Day</w:t>
                        </w:r>
                      </w:p>
                    </w:tc>
                    <w:tc>
                      <w:tcPr>
                        <w:tcW w:w="840" w:type="dxa"/>
                        <w:hideMark/>
                      </w:tcPr>
                      <w:p w14:paraId="00324812" w14:textId="77777777" w:rsidR="00892A9E" w:rsidRDefault="00892A9E" w:rsidP="00892A9E">
                        <w:pPr>
                          <w:spacing w:before="60" w:after="60" w:line="240" w:lineRule="auto"/>
                          <w:jc w:val="center"/>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GUID=a7203132-8c1e-497a-a5f1-7fafed6466ae </w:instrText>
                        </w:r>
                        <w:r>
                          <w:rPr>
                            <w:rFonts w:ascii="Times New Roman" w:hAnsi="Times New Roman" w:cs="Times New Roman"/>
                            <w:szCs w:val="20"/>
                            <w:lang w:val="en-GB"/>
                          </w:rPr>
                          <w:fldChar w:fldCharType="end"/>
                        </w:r>
                        <w:r>
                          <w:rPr>
                            <w:rFonts w:ascii="Times New Roman" w:hAnsi="Times New Roman" w:cs="Times New Roman"/>
                            <w:sz w:val="18"/>
                            <w:szCs w:val="18"/>
                            <w:lang w:val="en-GB"/>
                          </w:rPr>
                          <w:t>Month</w:t>
                        </w:r>
                      </w:p>
                    </w:tc>
                    <w:tc>
                      <w:tcPr>
                        <w:tcW w:w="720" w:type="dxa"/>
                        <w:hideMark/>
                      </w:tcPr>
                      <w:p w14:paraId="240378BD" w14:textId="77777777" w:rsidR="00892A9E" w:rsidRDefault="00892A9E" w:rsidP="00892A9E">
                        <w:pPr>
                          <w:spacing w:before="60" w:after="60" w:line="240" w:lineRule="auto"/>
                          <w:jc w:val="center"/>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GUID=098cb734-72e5-4fa8-a2ea-34635dae53d3 </w:instrText>
                        </w:r>
                        <w:r>
                          <w:rPr>
                            <w:rFonts w:ascii="Times New Roman" w:hAnsi="Times New Roman" w:cs="Times New Roman"/>
                            <w:szCs w:val="20"/>
                            <w:lang w:val="en-GB"/>
                          </w:rPr>
                          <w:fldChar w:fldCharType="end"/>
                        </w:r>
                        <w:r>
                          <w:rPr>
                            <w:rFonts w:ascii="Times New Roman" w:hAnsi="Times New Roman" w:cs="Times New Roman"/>
                            <w:sz w:val="18"/>
                            <w:szCs w:val="18"/>
                            <w:lang w:val="en-GB"/>
                          </w:rPr>
                          <w:t>Year</w:t>
                        </w:r>
                      </w:p>
                    </w:tc>
                    <w:tc>
                      <w:tcPr>
                        <w:tcW w:w="1320" w:type="dxa"/>
                        <w:hideMark/>
                      </w:tcPr>
                      <w:p w14:paraId="343BA5DB" w14:textId="77777777" w:rsidR="00892A9E" w:rsidRDefault="00892A9E" w:rsidP="00892A9E">
                        <w:pPr>
                          <w:spacing w:before="60" w:after="60" w:line="240" w:lineRule="auto"/>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GUID=575e28f2-d795-4131-be0f-a701d3b4e144 </w:instrText>
                        </w:r>
                        <w:r>
                          <w:rPr>
                            <w:rFonts w:ascii="Times New Roman" w:hAnsi="Times New Roman" w:cs="Times New Roman"/>
                            <w:szCs w:val="20"/>
                            <w:lang w:val="en-GB"/>
                          </w:rPr>
                          <w:fldChar w:fldCharType="end"/>
                        </w:r>
                        <w:r>
                          <w:rPr>
                            <w:rFonts w:ascii="Times New Roman" w:hAnsi="Times New Roman" w:cs="Times New Roman"/>
                            <w:sz w:val="18"/>
                            <w:szCs w:val="18"/>
                            <w:lang w:val="en-GB"/>
                          </w:rPr>
                          <w:t>Place of birth</w:t>
                        </w:r>
                      </w:p>
                    </w:tc>
                    <w:tc>
                      <w:tcPr>
                        <w:tcW w:w="1100" w:type="dxa"/>
                        <w:hideMark/>
                      </w:tcPr>
                      <w:p w14:paraId="6F569773" w14:textId="77777777" w:rsidR="00892A9E" w:rsidRDefault="00892A9E" w:rsidP="00892A9E">
                        <w:pPr>
                          <w:spacing w:before="60" w:after="60" w:line="240" w:lineRule="auto"/>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GUID=bcfb3a00-84c9-4e7e-9d43-ff77c9d61704 </w:instrText>
                        </w:r>
                        <w:r>
                          <w:rPr>
                            <w:rFonts w:ascii="Times New Roman" w:hAnsi="Times New Roman" w:cs="Times New Roman"/>
                            <w:szCs w:val="20"/>
                            <w:lang w:val="en-GB"/>
                          </w:rPr>
                          <w:fldChar w:fldCharType="end"/>
                        </w:r>
                        <w:r>
                          <w:rPr>
                            <w:rFonts w:ascii="Times New Roman" w:hAnsi="Times New Roman" w:cs="Times New Roman"/>
                            <w:sz w:val="18"/>
                            <w:szCs w:val="18"/>
                            <w:lang w:val="en-GB"/>
                          </w:rPr>
                          <w:t>Birth Register No./Entry No. of Previous Adoption</w:t>
                        </w:r>
                      </w:p>
                    </w:tc>
                  </w:tr>
                  <w:tr w:rsidR="00892A9E" w14:paraId="148C77F2" w14:textId="77777777">
                    <w:trPr>
                      <w:cantSplit/>
                    </w:trPr>
                    <w:tc>
                      <w:tcPr>
                        <w:tcW w:w="1100" w:type="dxa"/>
                        <w:vMerge w:val="restart"/>
                        <w:textDirection w:val="btLr"/>
                        <w:vAlign w:val="center"/>
                        <w:hideMark/>
                      </w:tcPr>
                      <w:p w14:paraId="723F5A2C" w14:textId="77777777" w:rsidR="00892A9E" w:rsidRDefault="00892A9E" w:rsidP="00892A9E">
                        <w:pPr>
                          <w:spacing w:before="60" w:after="60" w:line="240" w:lineRule="auto"/>
                          <w:jc w:val="center"/>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GUID=79f36880-3d4c-4df8-8f93-ea3c7990575d </w:instrText>
                        </w:r>
                        <w:r>
                          <w:rPr>
                            <w:rFonts w:ascii="Times New Roman" w:hAnsi="Times New Roman" w:cs="Times New Roman"/>
                            <w:szCs w:val="20"/>
                            <w:lang w:val="en-GB"/>
                          </w:rPr>
                          <w:fldChar w:fldCharType="end"/>
                        </w:r>
                        <w:r>
                          <w:rPr>
                            <w:rFonts w:ascii="Times New Roman" w:hAnsi="Times New Roman" w:cs="Times New Roman"/>
                            <w:sz w:val="18"/>
                            <w:szCs w:val="18"/>
                            <w:lang w:val="en-GB"/>
                          </w:rPr>
                          <w:t xml:space="preserve">Natural Parents/ </w:t>
                        </w:r>
                        <w:r>
                          <w:rPr>
                            <w:rFonts w:ascii="Times New Roman" w:hAnsi="Times New Roman" w:cs="Times New Roman"/>
                            <w:sz w:val="18"/>
                            <w:szCs w:val="18"/>
                            <w:lang w:val="en-GB"/>
                          </w:rPr>
                          <w:br/>
                          <w:t>Previous Adopters</w:t>
                        </w:r>
                      </w:p>
                    </w:tc>
                    <w:tc>
                      <w:tcPr>
                        <w:tcW w:w="2140" w:type="dxa"/>
                        <w:gridSpan w:val="5"/>
                        <w:hideMark/>
                      </w:tcPr>
                      <w:p w14:paraId="03734C37" w14:textId="77777777" w:rsidR="00892A9E" w:rsidRDefault="00892A9E" w:rsidP="00892A9E">
                        <w:pPr>
                          <w:spacing w:before="60" w:after="60" w:line="240" w:lineRule="auto"/>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GUID=90bd4527-117c-4e7f-bb98-80ee9c5eb64d </w:instrText>
                        </w:r>
                        <w:r>
                          <w:rPr>
                            <w:rFonts w:ascii="Times New Roman" w:hAnsi="Times New Roman" w:cs="Times New Roman"/>
                            <w:szCs w:val="20"/>
                            <w:lang w:val="en-GB"/>
                          </w:rPr>
                          <w:fldChar w:fldCharType="end"/>
                        </w:r>
                        <w:r>
                          <w:rPr>
                            <w:rFonts w:ascii="Times New Roman" w:hAnsi="Times New Roman" w:cs="Times New Roman"/>
                            <w:sz w:val="18"/>
                            <w:szCs w:val="18"/>
                            <w:lang w:val="en-GB"/>
                          </w:rPr>
                          <w:t>Name of Father</w:t>
                        </w:r>
                      </w:p>
                    </w:tc>
                    <w:tc>
                      <w:tcPr>
                        <w:tcW w:w="1320" w:type="dxa"/>
                        <w:hideMark/>
                      </w:tcPr>
                      <w:p w14:paraId="793F81C4" w14:textId="77777777" w:rsidR="00892A9E" w:rsidRDefault="00892A9E" w:rsidP="00892A9E">
                        <w:pPr>
                          <w:spacing w:before="60" w:after="60" w:line="240" w:lineRule="auto"/>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GUID=dcb39c4f-749e-46a4-8971-07e89e4a4df9 </w:instrText>
                        </w:r>
                        <w:r>
                          <w:rPr>
                            <w:rFonts w:ascii="Times New Roman" w:hAnsi="Times New Roman" w:cs="Times New Roman"/>
                            <w:szCs w:val="20"/>
                            <w:lang w:val="en-GB"/>
                          </w:rPr>
                          <w:fldChar w:fldCharType="end"/>
                        </w:r>
                        <w:r>
                          <w:rPr>
                            <w:rFonts w:ascii="Times New Roman" w:hAnsi="Times New Roman" w:cs="Times New Roman"/>
                            <w:sz w:val="18"/>
                            <w:szCs w:val="18"/>
                            <w:lang w:val="en-GB"/>
                          </w:rPr>
                          <w:t>Citizenship of Father at the time of the child’s birth</w:t>
                        </w:r>
                      </w:p>
                    </w:tc>
                    <w:tc>
                      <w:tcPr>
                        <w:tcW w:w="1100" w:type="dxa"/>
                        <w:hideMark/>
                      </w:tcPr>
                      <w:p w14:paraId="1462275B" w14:textId="77777777" w:rsidR="00892A9E" w:rsidRDefault="00892A9E" w:rsidP="00892A9E">
                        <w:pPr>
                          <w:spacing w:before="60" w:after="60" w:line="240" w:lineRule="auto"/>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GUID=72202393-12fa-458e-92c1-348e276de229 </w:instrText>
                        </w:r>
                        <w:r>
                          <w:rPr>
                            <w:rFonts w:ascii="Times New Roman" w:hAnsi="Times New Roman" w:cs="Times New Roman"/>
                            <w:szCs w:val="20"/>
                            <w:lang w:val="en-GB"/>
                          </w:rPr>
                          <w:fldChar w:fldCharType="end"/>
                        </w:r>
                        <w:r>
                          <w:rPr>
                            <w:rFonts w:ascii="Times New Roman" w:hAnsi="Times New Roman" w:cs="Times New Roman"/>
                            <w:sz w:val="18"/>
                            <w:szCs w:val="18"/>
                            <w:lang w:val="en-GB"/>
                          </w:rPr>
                          <w:t>Singapore NRIC No.</w:t>
                        </w:r>
                      </w:p>
                    </w:tc>
                  </w:tr>
                  <w:tr w:rsidR="00892A9E" w14:paraId="47E43B22" w14:textId="77777777">
                    <w:trPr>
                      <w:cantSplit/>
                    </w:trPr>
                    <w:tc>
                      <w:tcPr>
                        <w:tcW w:w="0" w:type="auto"/>
                        <w:vMerge/>
                        <w:vAlign w:val="center"/>
                        <w:hideMark/>
                      </w:tcPr>
                      <w:p w14:paraId="6BE246FE" w14:textId="77777777" w:rsidR="00892A9E" w:rsidRDefault="00892A9E" w:rsidP="00892A9E">
                        <w:pPr>
                          <w:spacing w:after="0"/>
                          <w:rPr>
                            <w:rFonts w:ascii="Times New Roman" w:hAnsi="Times New Roman" w:cs="Times New Roman"/>
                            <w:sz w:val="22"/>
                            <w:szCs w:val="20"/>
                            <w:lang w:val="en-GB" w:eastAsia="en-US"/>
                          </w:rPr>
                        </w:pPr>
                      </w:p>
                    </w:tc>
                    <w:tc>
                      <w:tcPr>
                        <w:tcW w:w="2140" w:type="dxa"/>
                        <w:gridSpan w:val="5"/>
                        <w:hideMark/>
                      </w:tcPr>
                      <w:p w14:paraId="62CA746F" w14:textId="77777777" w:rsidR="00892A9E" w:rsidRDefault="00892A9E" w:rsidP="00892A9E">
                        <w:pPr>
                          <w:spacing w:before="60" w:after="60" w:line="240" w:lineRule="auto"/>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GUID=79f36880-3d4c-4df8-8f93-ea3c7990575d </w:instrText>
                        </w:r>
                        <w:r>
                          <w:rPr>
                            <w:rFonts w:ascii="Times New Roman" w:hAnsi="Times New Roman" w:cs="Times New Roman"/>
                            <w:szCs w:val="20"/>
                            <w:lang w:val="en-GB"/>
                          </w:rPr>
                          <w:fldChar w:fldCharType="end"/>
                        </w:r>
                      </w:p>
                      <w:p w14:paraId="0BE1B166" w14:textId="77777777" w:rsidR="00892A9E" w:rsidRDefault="00892A9E" w:rsidP="00892A9E">
                        <w:pPr>
                          <w:spacing w:before="60" w:after="60" w:line="240" w:lineRule="auto"/>
                          <w:rPr>
                            <w:rFonts w:ascii="Times New Roman" w:hAnsi="Times New Roman" w:cs="Times New Roman"/>
                            <w:sz w:val="22"/>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GUID=1bf06297-2f66-4f16-a5bf-489216dfae8c </w:instrText>
                        </w:r>
                        <w:r>
                          <w:rPr>
                            <w:rFonts w:ascii="Times New Roman" w:hAnsi="Times New Roman" w:cs="Times New Roman"/>
                            <w:szCs w:val="20"/>
                            <w:lang w:val="en-GB"/>
                          </w:rPr>
                          <w:fldChar w:fldCharType="end"/>
                        </w:r>
                        <w:r>
                          <w:rPr>
                            <w:rFonts w:ascii="Times New Roman" w:hAnsi="Times New Roman" w:cs="Times New Roman"/>
                            <w:sz w:val="18"/>
                            <w:szCs w:val="18"/>
                            <w:lang w:val="en-GB"/>
                          </w:rPr>
                          <w:t>Name of Mother</w:t>
                        </w:r>
                      </w:p>
                    </w:tc>
                    <w:tc>
                      <w:tcPr>
                        <w:tcW w:w="1320" w:type="dxa"/>
                        <w:hideMark/>
                      </w:tcPr>
                      <w:p w14:paraId="6C5F5F2F" w14:textId="77777777" w:rsidR="00892A9E" w:rsidRDefault="00892A9E" w:rsidP="00892A9E">
                        <w:pPr>
                          <w:spacing w:before="60" w:after="60" w:line="240" w:lineRule="auto"/>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GUID=c47a9a1f-2bb9-42c3-b0c3-a62ea8b37bb3 </w:instrText>
                        </w:r>
                        <w:r>
                          <w:rPr>
                            <w:rFonts w:ascii="Times New Roman" w:hAnsi="Times New Roman" w:cs="Times New Roman"/>
                            <w:szCs w:val="20"/>
                            <w:lang w:val="en-GB"/>
                          </w:rPr>
                          <w:fldChar w:fldCharType="end"/>
                        </w:r>
                        <w:r>
                          <w:rPr>
                            <w:rFonts w:ascii="Times New Roman" w:hAnsi="Times New Roman" w:cs="Times New Roman"/>
                            <w:sz w:val="18"/>
                            <w:szCs w:val="18"/>
                            <w:lang w:val="en-GB"/>
                          </w:rPr>
                          <w:t>Citizenship of Mother at the time of the child’s birth</w:t>
                        </w:r>
                      </w:p>
                    </w:tc>
                    <w:tc>
                      <w:tcPr>
                        <w:tcW w:w="1100" w:type="dxa"/>
                        <w:hideMark/>
                      </w:tcPr>
                      <w:p w14:paraId="21D372B5" w14:textId="77777777" w:rsidR="00892A9E" w:rsidRDefault="00892A9E" w:rsidP="00892A9E">
                        <w:pPr>
                          <w:spacing w:before="60" w:after="60" w:line="240" w:lineRule="auto"/>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GUID=2e9b055a-77cf-425c-9d1e-cb2f623b9463 </w:instrText>
                        </w:r>
                        <w:r>
                          <w:rPr>
                            <w:rFonts w:ascii="Times New Roman" w:hAnsi="Times New Roman" w:cs="Times New Roman"/>
                            <w:szCs w:val="20"/>
                            <w:lang w:val="en-GB"/>
                          </w:rPr>
                          <w:fldChar w:fldCharType="end"/>
                        </w:r>
                        <w:r>
                          <w:rPr>
                            <w:rFonts w:ascii="Times New Roman" w:hAnsi="Times New Roman" w:cs="Times New Roman"/>
                            <w:sz w:val="18"/>
                            <w:szCs w:val="18"/>
                            <w:lang w:val="en-GB"/>
                          </w:rPr>
                          <w:t>Singapore NRIC No.</w:t>
                        </w:r>
                      </w:p>
                    </w:tc>
                  </w:tr>
                </w:tbl>
                <w:p w14:paraId="19BD55BB" w14:textId="77777777" w:rsidR="00892A9E" w:rsidRDefault="00892A9E" w:rsidP="00892A9E">
                  <w:pPr>
                    <w:spacing w:before="60" w:after="60" w:line="240" w:lineRule="auto"/>
                    <w:jc w:val="both"/>
                    <w:rPr>
                      <w:rFonts w:ascii="Times New Roman" w:hAnsi="Times New Roman" w:cs="Times New Roman"/>
                      <w:szCs w:val="20"/>
                      <w:lang w:val="en-GB"/>
                    </w:rPr>
                  </w:pPr>
                </w:p>
              </w:tc>
            </w:tr>
            <w:tr w:rsidR="00892A9E" w14:paraId="7FE53C64" w14:textId="77777777" w:rsidTr="00892A9E">
              <w:trPr>
                <w:gridBefore w:val="1"/>
                <w:wBefore w:w="909" w:type="dxa"/>
                <w:cantSplit/>
                <w:jc w:val="center"/>
              </w:trPr>
              <w:tc>
                <w:tcPr>
                  <w:tcW w:w="710" w:type="dxa"/>
                  <w:vMerge w:val="restart"/>
                  <w:textDirection w:val="btLr"/>
                  <w:vAlign w:val="center"/>
                  <w:hideMark/>
                </w:tcPr>
                <w:p w14:paraId="6CC0C013" w14:textId="77777777" w:rsidR="00892A9E" w:rsidRDefault="00892A9E" w:rsidP="00892A9E">
                  <w:pPr>
                    <w:spacing w:before="60" w:after="60" w:line="240" w:lineRule="auto"/>
                    <w:jc w:val="center"/>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GUID=cff0137b-2b7f-4c62-a612-d5707b14957c </w:instrText>
                  </w:r>
                  <w:r>
                    <w:rPr>
                      <w:rFonts w:ascii="Times New Roman" w:hAnsi="Times New Roman" w:cs="Times New Roman"/>
                      <w:szCs w:val="20"/>
                      <w:lang w:val="en-GB"/>
                    </w:rPr>
                    <w:fldChar w:fldCharType="end"/>
                  </w:r>
                  <w:r>
                    <w:rPr>
                      <w:rFonts w:ascii="Times New Roman" w:hAnsi="Times New Roman" w:cs="Times New Roman"/>
                      <w:sz w:val="18"/>
                      <w:szCs w:val="18"/>
                      <w:lang w:val="en-GB"/>
                    </w:rPr>
                    <w:t>ADOPTIVE PARENTS</w:t>
                  </w:r>
                </w:p>
              </w:tc>
              <w:tc>
                <w:tcPr>
                  <w:tcW w:w="636" w:type="dxa"/>
                  <w:vMerge w:val="restart"/>
                  <w:textDirection w:val="btLr"/>
                  <w:vAlign w:val="center"/>
                  <w:hideMark/>
                </w:tcPr>
                <w:p w14:paraId="39957A89" w14:textId="77777777" w:rsidR="00892A9E" w:rsidRDefault="00892A9E" w:rsidP="00892A9E">
                  <w:pPr>
                    <w:spacing w:before="60" w:after="60" w:line="240" w:lineRule="auto"/>
                    <w:jc w:val="center"/>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GUID=4be92aa5-5dd6-43a7-aea4-909b085b54a1 </w:instrText>
                  </w:r>
                  <w:r>
                    <w:rPr>
                      <w:rFonts w:ascii="Times New Roman" w:hAnsi="Times New Roman" w:cs="Times New Roman"/>
                      <w:szCs w:val="20"/>
                      <w:lang w:val="en-GB"/>
                    </w:rPr>
                    <w:fldChar w:fldCharType="end"/>
                  </w:r>
                  <w:r>
                    <w:rPr>
                      <w:rFonts w:ascii="Times New Roman" w:hAnsi="Times New Roman" w:cs="Times New Roman"/>
                      <w:sz w:val="18"/>
                      <w:szCs w:val="18"/>
                      <w:lang w:val="en-GB"/>
                    </w:rPr>
                    <w:t>Father</w:t>
                  </w:r>
                </w:p>
              </w:tc>
              <w:tc>
                <w:tcPr>
                  <w:tcW w:w="3101" w:type="dxa"/>
                  <w:gridSpan w:val="2"/>
                  <w:hideMark/>
                </w:tcPr>
                <w:p w14:paraId="368AA752" w14:textId="77777777" w:rsidR="00892A9E" w:rsidRDefault="00892A9E" w:rsidP="00892A9E">
                  <w:pPr>
                    <w:spacing w:before="60" w:after="60" w:line="240" w:lineRule="auto"/>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GUID=3b187067-b978-46da-b850-dee5dc6998c1 </w:instrText>
                  </w:r>
                  <w:r>
                    <w:rPr>
                      <w:rFonts w:ascii="Times New Roman" w:hAnsi="Times New Roman" w:cs="Times New Roman"/>
                      <w:szCs w:val="20"/>
                      <w:lang w:val="en-GB"/>
                    </w:rPr>
                    <w:fldChar w:fldCharType="end"/>
                  </w:r>
                  <w:r>
                    <w:rPr>
                      <w:rFonts w:ascii="Times New Roman" w:hAnsi="Times New Roman" w:cs="Times New Roman"/>
                      <w:sz w:val="18"/>
                      <w:szCs w:val="18"/>
                      <w:lang w:val="en-GB"/>
                    </w:rPr>
                    <w:t>Name and Surname</w:t>
                  </w:r>
                </w:p>
              </w:tc>
              <w:tc>
                <w:tcPr>
                  <w:tcW w:w="1513" w:type="dxa"/>
                  <w:hideMark/>
                </w:tcPr>
                <w:p w14:paraId="0041CE8F" w14:textId="77777777" w:rsidR="00892A9E" w:rsidRDefault="00892A9E" w:rsidP="00892A9E">
                  <w:pPr>
                    <w:spacing w:before="60" w:after="60" w:line="240" w:lineRule="auto"/>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GUID=6c34357a-867a-46ab-a31f-cb406663ca2b </w:instrText>
                  </w:r>
                  <w:r>
                    <w:rPr>
                      <w:rFonts w:ascii="Times New Roman" w:hAnsi="Times New Roman" w:cs="Times New Roman"/>
                      <w:szCs w:val="20"/>
                      <w:lang w:val="en-GB"/>
                    </w:rPr>
                    <w:fldChar w:fldCharType="end"/>
                  </w:r>
                  <w:r>
                    <w:rPr>
                      <w:rFonts w:ascii="Times New Roman" w:hAnsi="Times New Roman" w:cs="Times New Roman"/>
                      <w:sz w:val="18"/>
                      <w:szCs w:val="18"/>
                      <w:lang w:val="en-GB"/>
                    </w:rPr>
                    <w:t>Date of birth</w:t>
                  </w:r>
                </w:p>
              </w:tc>
              <w:tc>
                <w:tcPr>
                  <w:tcW w:w="1260" w:type="dxa"/>
                  <w:gridSpan w:val="2"/>
                  <w:hideMark/>
                </w:tcPr>
                <w:p w14:paraId="779DE849" w14:textId="77777777" w:rsidR="00892A9E" w:rsidRDefault="00892A9E" w:rsidP="00892A9E">
                  <w:pPr>
                    <w:spacing w:before="60" w:after="60" w:line="240" w:lineRule="auto"/>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GUID=cdcd21b5-037a-499c-aa3e-5150799aac58 </w:instrText>
                  </w:r>
                  <w:r>
                    <w:rPr>
                      <w:rFonts w:ascii="Times New Roman" w:hAnsi="Times New Roman" w:cs="Times New Roman"/>
                      <w:szCs w:val="20"/>
                      <w:lang w:val="en-GB"/>
                    </w:rPr>
                    <w:fldChar w:fldCharType="end"/>
                  </w:r>
                  <w:r>
                    <w:rPr>
                      <w:rFonts w:ascii="Times New Roman" w:hAnsi="Times New Roman" w:cs="Times New Roman"/>
                      <w:sz w:val="18"/>
                      <w:szCs w:val="18"/>
                      <w:lang w:val="en-GB"/>
                    </w:rPr>
                    <w:t xml:space="preserve">Country of </w:t>
                  </w:r>
                  <w:r>
                    <w:rPr>
                      <w:rFonts w:ascii="Times New Roman" w:hAnsi="Times New Roman" w:cs="Times New Roman"/>
                      <w:sz w:val="18"/>
                      <w:szCs w:val="18"/>
                      <w:lang w:val="en-GB"/>
                    </w:rPr>
                    <w:br/>
                    <w:t>birth</w:t>
                  </w:r>
                </w:p>
              </w:tc>
            </w:tr>
            <w:tr w:rsidR="00892A9E" w14:paraId="07B56574" w14:textId="77777777" w:rsidTr="00892A9E">
              <w:trPr>
                <w:gridBefore w:val="1"/>
                <w:wBefore w:w="909" w:type="dxa"/>
                <w:cantSplit/>
                <w:jc w:val="center"/>
              </w:trPr>
              <w:tc>
                <w:tcPr>
                  <w:tcW w:w="0" w:type="auto"/>
                  <w:vMerge/>
                  <w:vAlign w:val="center"/>
                  <w:hideMark/>
                </w:tcPr>
                <w:p w14:paraId="184ACAEE" w14:textId="77777777" w:rsidR="00892A9E" w:rsidRDefault="00892A9E" w:rsidP="00892A9E">
                  <w:pPr>
                    <w:spacing w:before="60" w:after="60" w:line="240" w:lineRule="auto"/>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GUID=cff0137b-2b7f-4c62-a612-d5707b14957c </w:instrText>
                  </w:r>
                  <w:r>
                    <w:rPr>
                      <w:rFonts w:ascii="Times New Roman" w:hAnsi="Times New Roman" w:cs="Times New Roman"/>
                      <w:szCs w:val="20"/>
                      <w:lang w:val="en-GB"/>
                    </w:rPr>
                    <w:fldChar w:fldCharType="end"/>
                  </w: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GUID=4be92aa5-5dd6-43a7-aea4-909b085b54a1 </w:instrText>
                  </w:r>
                  <w:r>
                    <w:rPr>
                      <w:rFonts w:ascii="Times New Roman" w:hAnsi="Times New Roman" w:cs="Times New Roman"/>
                      <w:szCs w:val="20"/>
                      <w:lang w:val="en-GB"/>
                    </w:rPr>
                    <w:fldChar w:fldCharType="end"/>
                  </w:r>
                </w:p>
                <w:p w14:paraId="0857D705" w14:textId="77777777" w:rsidR="00892A9E" w:rsidRDefault="00892A9E" w:rsidP="00892A9E">
                  <w:pPr>
                    <w:spacing w:after="0"/>
                    <w:rPr>
                      <w:rFonts w:ascii="Times New Roman" w:hAnsi="Times New Roman" w:cs="Times New Roman"/>
                      <w:sz w:val="22"/>
                      <w:szCs w:val="20"/>
                      <w:lang w:val="en-GB" w:eastAsia="en-US"/>
                    </w:rPr>
                  </w:pPr>
                </w:p>
              </w:tc>
              <w:tc>
                <w:tcPr>
                  <w:tcW w:w="0" w:type="auto"/>
                  <w:vMerge/>
                  <w:vAlign w:val="center"/>
                  <w:hideMark/>
                </w:tcPr>
                <w:p w14:paraId="2CE08407" w14:textId="77777777" w:rsidR="00892A9E" w:rsidRDefault="00892A9E" w:rsidP="00892A9E">
                  <w:pPr>
                    <w:spacing w:after="0"/>
                    <w:rPr>
                      <w:rFonts w:ascii="Times New Roman" w:hAnsi="Times New Roman" w:cs="Times New Roman"/>
                      <w:sz w:val="22"/>
                      <w:szCs w:val="20"/>
                      <w:lang w:val="en-GB" w:eastAsia="en-US"/>
                    </w:rPr>
                  </w:pPr>
                </w:p>
              </w:tc>
              <w:tc>
                <w:tcPr>
                  <w:tcW w:w="1313" w:type="dxa"/>
                  <w:hideMark/>
                </w:tcPr>
                <w:p w14:paraId="3C35D6A3" w14:textId="77777777" w:rsidR="00892A9E" w:rsidRDefault="00892A9E" w:rsidP="00892A9E">
                  <w:pPr>
                    <w:spacing w:before="60" w:after="60" w:line="240" w:lineRule="auto"/>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GUID=5d0d2c91-daa0-494c-8602-2e7734c8b416 </w:instrText>
                  </w:r>
                  <w:r>
                    <w:rPr>
                      <w:rFonts w:ascii="Times New Roman" w:hAnsi="Times New Roman" w:cs="Times New Roman"/>
                      <w:szCs w:val="20"/>
                      <w:lang w:val="en-GB"/>
                    </w:rPr>
                    <w:fldChar w:fldCharType="end"/>
                  </w:r>
                  <w:r>
                    <w:rPr>
                      <w:rFonts w:ascii="Times New Roman" w:hAnsi="Times New Roman" w:cs="Times New Roman"/>
                      <w:sz w:val="18"/>
                      <w:szCs w:val="18"/>
                      <w:lang w:val="en-GB"/>
                    </w:rPr>
                    <w:t>Race/Dialect Group</w:t>
                  </w:r>
                </w:p>
              </w:tc>
              <w:tc>
                <w:tcPr>
                  <w:tcW w:w="3301" w:type="dxa"/>
                  <w:gridSpan w:val="2"/>
                  <w:hideMark/>
                </w:tcPr>
                <w:p w14:paraId="7877F9BD" w14:textId="77777777" w:rsidR="00892A9E" w:rsidRDefault="00892A9E" w:rsidP="00892A9E">
                  <w:pPr>
                    <w:spacing w:before="60" w:after="60" w:line="240" w:lineRule="auto"/>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GUID=497e9541-75f1-471b-8052-3b59a2ee7d86 </w:instrText>
                  </w:r>
                  <w:r>
                    <w:rPr>
                      <w:rFonts w:ascii="Times New Roman" w:hAnsi="Times New Roman" w:cs="Times New Roman"/>
                      <w:szCs w:val="20"/>
                      <w:lang w:val="en-GB"/>
                    </w:rPr>
                    <w:fldChar w:fldCharType="end"/>
                  </w:r>
                  <w:r>
                    <w:rPr>
                      <w:rFonts w:ascii="Times New Roman" w:hAnsi="Times New Roman" w:cs="Times New Roman"/>
                      <w:sz w:val="18"/>
                      <w:szCs w:val="18"/>
                      <w:lang w:val="en-GB"/>
                    </w:rPr>
                    <w:t>Nationality/Citizenship</w:t>
                  </w:r>
                </w:p>
              </w:tc>
              <w:tc>
                <w:tcPr>
                  <w:tcW w:w="1260" w:type="dxa"/>
                  <w:gridSpan w:val="2"/>
                  <w:hideMark/>
                </w:tcPr>
                <w:p w14:paraId="2DB4AF4A" w14:textId="77777777" w:rsidR="00892A9E" w:rsidRDefault="00892A9E" w:rsidP="00892A9E">
                  <w:pPr>
                    <w:spacing w:before="60" w:after="60" w:line="240" w:lineRule="auto"/>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GUID=92bed2ff-c118-43b9-a3cd-0c5792c5ad78 </w:instrText>
                  </w:r>
                  <w:r>
                    <w:rPr>
                      <w:rFonts w:ascii="Times New Roman" w:hAnsi="Times New Roman" w:cs="Times New Roman"/>
                      <w:szCs w:val="20"/>
                      <w:lang w:val="en-GB"/>
                    </w:rPr>
                    <w:fldChar w:fldCharType="end"/>
                  </w:r>
                  <w:r>
                    <w:rPr>
                      <w:rFonts w:ascii="Times New Roman" w:hAnsi="Times New Roman" w:cs="Times New Roman"/>
                      <w:sz w:val="18"/>
                      <w:szCs w:val="18"/>
                      <w:lang w:val="en-GB"/>
                    </w:rPr>
                    <w:t>Singapore NRIC No.</w:t>
                  </w:r>
                </w:p>
              </w:tc>
            </w:tr>
            <w:tr w:rsidR="00892A9E" w14:paraId="05F0F6EA" w14:textId="77777777" w:rsidTr="00892A9E">
              <w:trPr>
                <w:gridBefore w:val="1"/>
                <w:wBefore w:w="909" w:type="dxa"/>
                <w:cantSplit/>
                <w:jc w:val="center"/>
              </w:trPr>
              <w:tc>
                <w:tcPr>
                  <w:tcW w:w="0" w:type="auto"/>
                  <w:vMerge/>
                  <w:vAlign w:val="center"/>
                  <w:hideMark/>
                </w:tcPr>
                <w:p w14:paraId="5501D620" w14:textId="77777777" w:rsidR="00892A9E" w:rsidRDefault="00892A9E" w:rsidP="00892A9E">
                  <w:pPr>
                    <w:spacing w:before="60" w:after="60" w:line="240" w:lineRule="auto"/>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GUID=cff0137b-2b7f-4c62-a612-d5707b14957c </w:instrText>
                  </w:r>
                  <w:r>
                    <w:rPr>
                      <w:rFonts w:ascii="Times New Roman" w:hAnsi="Times New Roman" w:cs="Times New Roman"/>
                      <w:szCs w:val="20"/>
                      <w:lang w:val="en-GB"/>
                    </w:rPr>
                    <w:fldChar w:fldCharType="end"/>
                  </w: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GUID=4be92aa5-5dd6-43a7-aea4-909b085b54a1 </w:instrText>
                  </w:r>
                  <w:r>
                    <w:rPr>
                      <w:rFonts w:ascii="Times New Roman" w:hAnsi="Times New Roman" w:cs="Times New Roman"/>
                      <w:szCs w:val="20"/>
                      <w:lang w:val="en-GB"/>
                    </w:rPr>
                    <w:fldChar w:fldCharType="end"/>
                  </w:r>
                </w:p>
                <w:p w14:paraId="4280724D" w14:textId="77777777" w:rsidR="00892A9E" w:rsidRDefault="00892A9E" w:rsidP="00892A9E">
                  <w:pPr>
                    <w:spacing w:after="0"/>
                    <w:rPr>
                      <w:rFonts w:ascii="Times New Roman" w:hAnsi="Times New Roman" w:cs="Times New Roman"/>
                      <w:sz w:val="22"/>
                      <w:szCs w:val="20"/>
                      <w:lang w:val="en-GB" w:eastAsia="en-US"/>
                    </w:rPr>
                  </w:pPr>
                </w:p>
              </w:tc>
              <w:tc>
                <w:tcPr>
                  <w:tcW w:w="0" w:type="auto"/>
                  <w:vMerge/>
                  <w:vAlign w:val="center"/>
                  <w:hideMark/>
                </w:tcPr>
                <w:p w14:paraId="54ADC44B" w14:textId="77777777" w:rsidR="00892A9E" w:rsidRDefault="00892A9E" w:rsidP="00892A9E">
                  <w:pPr>
                    <w:spacing w:after="0"/>
                    <w:rPr>
                      <w:rFonts w:ascii="Times New Roman" w:hAnsi="Times New Roman" w:cs="Times New Roman"/>
                      <w:sz w:val="22"/>
                      <w:szCs w:val="20"/>
                      <w:lang w:val="en-GB" w:eastAsia="en-US"/>
                    </w:rPr>
                  </w:pPr>
                </w:p>
              </w:tc>
              <w:tc>
                <w:tcPr>
                  <w:tcW w:w="3101" w:type="dxa"/>
                  <w:gridSpan w:val="2"/>
                  <w:hideMark/>
                </w:tcPr>
                <w:p w14:paraId="295066A9" w14:textId="77777777" w:rsidR="00892A9E" w:rsidRDefault="00892A9E" w:rsidP="00892A9E">
                  <w:pPr>
                    <w:spacing w:before="60" w:after="60" w:line="240" w:lineRule="auto"/>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GUID=001b1d2e-14dc-4329-a313-ed7c5ae39869 </w:instrText>
                  </w:r>
                  <w:r>
                    <w:rPr>
                      <w:rFonts w:ascii="Times New Roman" w:hAnsi="Times New Roman" w:cs="Times New Roman"/>
                      <w:szCs w:val="20"/>
                      <w:lang w:val="en-GB"/>
                    </w:rPr>
                    <w:fldChar w:fldCharType="end"/>
                  </w:r>
                  <w:r>
                    <w:rPr>
                      <w:rFonts w:ascii="Times New Roman" w:hAnsi="Times New Roman" w:cs="Times New Roman"/>
                      <w:sz w:val="18"/>
                      <w:szCs w:val="18"/>
                      <w:lang w:val="en-GB"/>
                    </w:rPr>
                    <w:t>Occupation</w:t>
                  </w:r>
                </w:p>
              </w:tc>
              <w:tc>
                <w:tcPr>
                  <w:tcW w:w="2773" w:type="dxa"/>
                  <w:gridSpan w:val="3"/>
                  <w:hideMark/>
                </w:tcPr>
                <w:p w14:paraId="0C7F2D13" w14:textId="77777777" w:rsidR="00892A9E" w:rsidRDefault="00892A9E" w:rsidP="00892A9E">
                  <w:pPr>
                    <w:spacing w:before="60" w:after="60" w:line="240" w:lineRule="auto"/>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GUID=4abf24e6-44a0-4caf-8bd1-14ec0b02bd44 </w:instrText>
                  </w:r>
                  <w:r>
                    <w:rPr>
                      <w:rFonts w:ascii="Times New Roman" w:hAnsi="Times New Roman" w:cs="Times New Roman"/>
                      <w:szCs w:val="20"/>
                      <w:lang w:val="en-GB"/>
                    </w:rPr>
                    <w:fldChar w:fldCharType="end"/>
                  </w:r>
                  <w:r>
                    <w:rPr>
                      <w:rFonts w:ascii="Times New Roman" w:hAnsi="Times New Roman" w:cs="Times New Roman"/>
                      <w:sz w:val="18"/>
                      <w:szCs w:val="18"/>
                      <w:lang w:val="en-GB"/>
                    </w:rPr>
                    <w:t>Address</w:t>
                  </w:r>
                </w:p>
              </w:tc>
            </w:tr>
            <w:tr w:rsidR="00892A9E" w14:paraId="034FFD73" w14:textId="77777777" w:rsidTr="00892A9E">
              <w:trPr>
                <w:gridBefore w:val="1"/>
                <w:wBefore w:w="909" w:type="dxa"/>
                <w:cantSplit/>
                <w:trHeight w:val="667"/>
                <w:jc w:val="center"/>
              </w:trPr>
              <w:tc>
                <w:tcPr>
                  <w:tcW w:w="0" w:type="auto"/>
                  <w:vMerge/>
                  <w:vAlign w:val="center"/>
                  <w:hideMark/>
                </w:tcPr>
                <w:p w14:paraId="083D2DA7" w14:textId="77777777" w:rsidR="00892A9E" w:rsidRDefault="00892A9E" w:rsidP="00892A9E">
                  <w:pPr>
                    <w:spacing w:before="60" w:after="60" w:line="240" w:lineRule="auto"/>
                  </w:pPr>
                  <w:r>
                    <w:rPr>
                      <w:rFonts w:ascii="Times New Roman" w:hAnsi="Times New Roman" w:cs="Times New Roman"/>
                      <w:szCs w:val="20"/>
                      <w:lang w:val="en-GB"/>
                    </w:rPr>
                    <w:lastRenderedPageBreak/>
                    <w:fldChar w:fldCharType="begin"/>
                  </w:r>
                  <w:r>
                    <w:rPr>
                      <w:rFonts w:ascii="Times New Roman" w:hAnsi="Times New Roman" w:cs="Times New Roman"/>
                      <w:szCs w:val="20"/>
                      <w:lang w:val="en-GB"/>
                    </w:rPr>
                    <w:instrText xml:space="preserve"> GUID=cff0137b-2b7f-4c62-a612-d5707b14957c </w:instrText>
                  </w:r>
                  <w:r>
                    <w:rPr>
                      <w:rFonts w:ascii="Times New Roman" w:hAnsi="Times New Roman" w:cs="Times New Roman"/>
                      <w:szCs w:val="20"/>
                      <w:lang w:val="en-GB"/>
                    </w:rPr>
                    <w:fldChar w:fldCharType="end"/>
                  </w:r>
                </w:p>
                <w:p w14:paraId="2E0D0D73" w14:textId="77777777" w:rsidR="00892A9E" w:rsidRDefault="00892A9E" w:rsidP="00892A9E">
                  <w:pPr>
                    <w:spacing w:after="0"/>
                    <w:rPr>
                      <w:rFonts w:ascii="Times New Roman" w:hAnsi="Times New Roman" w:cs="Times New Roman"/>
                      <w:sz w:val="22"/>
                      <w:szCs w:val="20"/>
                      <w:lang w:val="en-GB" w:eastAsia="en-US"/>
                    </w:rPr>
                  </w:pPr>
                </w:p>
              </w:tc>
              <w:tc>
                <w:tcPr>
                  <w:tcW w:w="636" w:type="dxa"/>
                  <w:vMerge w:val="restart"/>
                  <w:textDirection w:val="btLr"/>
                  <w:vAlign w:val="center"/>
                  <w:hideMark/>
                </w:tcPr>
                <w:p w14:paraId="45C9CDF1" w14:textId="77777777" w:rsidR="00892A9E" w:rsidRDefault="00892A9E" w:rsidP="00892A9E">
                  <w:pPr>
                    <w:spacing w:before="60" w:after="60" w:line="240" w:lineRule="auto"/>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GUID=ad6167b8-74d0-41e8-87d7-b31fcb5b44e0 </w:instrText>
                  </w:r>
                  <w:r>
                    <w:rPr>
                      <w:rFonts w:ascii="Times New Roman" w:hAnsi="Times New Roman" w:cs="Times New Roman"/>
                      <w:szCs w:val="20"/>
                      <w:lang w:val="en-GB"/>
                    </w:rPr>
                    <w:fldChar w:fldCharType="end"/>
                  </w:r>
                  <w:r>
                    <w:rPr>
                      <w:rFonts w:ascii="Times New Roman" w:hAnsi="Times New Roman" w:cs="Times New Roman"/>
                      <w:sz w:val="18"/>
                      <w:szCs w:val="18"/>
                      <w:lang w:val="en-GB"/>
                    </w:rPr>
                    <w:t>Mother</w:t>
                  </w:r>
                </w:p>
              </w:tc>
              <w:tc>
                <w:tcPr>
                  <w:tcW w:w="3101" w:type="dxa"/>
                  <w:gridSpan w:val="2"/>
                  <w:hideMark/>
                </w:tcPr>
                <w:p w14:paraId="69EE763B" w14:textId="77777777" w:rsidR="00892A9E" w:rsidRDefault="00892A9E" w:rsidP="00892A9E">
                  <w:pPr>
                    <w:spacing w:before="60" w:after="60" w:line="240" w:lineRule="auto"/>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GUID=20319730-168e-4b55-be09-c004e32ebf50 </w:instrText>
                  </w:r>
                  <w:r>
                    <w:rPr>
                      <w:rFonts w:ascii="Times New Roman" w:hAnsi="Times New Roman" w:cs="Times New Roman"/>
                      <w:szCs w:val="20"/>
                      <w:lang w:val="en-GB"/>
                    </w:rPr>
                    <w:fldChar w:fldCharType="end"/>
                  </w:r>
                  <w:r>
                    <w:rPr>
                      <w:rFonts w:ascii="Times New Roman" w:hAnsi="Times New Roman" w:cs="Times New Roman"/>
                      <w:sz w:val="18"/>
                      <w:szCs w:val="18"/>
                      <w:lang w:val="en-GB"/>
                    </w:rPr>
                    <w:t>Maiden name</w:t>
                  </w:r>
                </w:p>
              </w:tc>
              <w:tc>
                <w:tcPr>
                  <w:tcW w:w="1513" w:type="dxa"/>
                  <w:hideMark/>
                </w:tcPr>
                <w:p w14:paraId="7C3AB3E9" w14:textId="77777777" w:rsidR="00892A9E" w:rsidRDefault="00892A9E" w:rsidP="00892A9E">
                  <w:pPr>
                    <w:spacing w:before="60" w:after="60" w:line="240" w:lineRule="auto"/>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GUID=1e2ab9f3-9c11-41e7-9efe-601c4e8a33ff </w:instrText>
                  </w:r>
                  <w:r>
                    <w:rPr>
                      <w:rFonts w:ascii="Times New Roman" w:hAnsi="Times New Roman" w:cs="Times New Roman"/>
                      <w:szCs w:val="20"/>
                      <w:lang w:val="en-GB"/>
                    </w:rPr>
                    <w:fldChar w:fldCharType="end"/>
                  </w:r>
                  <w:r>
                    <w:rPr>
                      <w:rFonts w:ascii="Times New Roman" w:hAnsi="Times New Roman" w:cs="Times New Roman"/>
                      <w:sz w:val="18"/>
                      <w:szCs w:val="18"/>
                      <w:lang w:val="en-GB"/>
                    </w:rPr>
                    <w:t>Date of birth</w:t>
                  </w:r>
                </w:p>
              </w:tc>
              <w:tc>
                <w:tcPr>
                  <w:tcW w:w="1260" w:type="dxa"/>
                  <w:gridSpan w:val="2"/>
                  <w:hideMark/>
                </w:tcPr>
                <w:p w14:paraId="7314E2DC" w14:textId="77777777" w:rsidR="00892A9E" w:rsidRDefault="00892A9E" w:rsidP="00892A9E">
                  <w:pPr>
                    <w:spacing w:before="60" w:after="60" w:line="240" w:lineRule="auto"/>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GUID=762ac6c0-18ee-40ac-a720-4d767995e52a </w:instrText>
                  </w:r>
                  <w:r>
                    <w:rPr>
                      <w:rFonts w:ascii="Times New Roman" w:hAnsi="Times New Roman" w:cs="Times New Roman"/>
                      <w:szCs w:val="20"/>
                      <w:lang w:val="en-GB"/>
                    </w:rPr>
                    <w:fldChar w:fldCharType="end"/>
                  </w:r>
                  <w:r>
                    <w:rPr>
                      <w:rFonts w:ascii="Times New Roman" w:hAnsi="Times New Roman" w:cs="Times New Roman"/>
                      <w:sz w:val="18"/>
                      <w:szCs w:val="18"/>
                      <w:lang w:val="en-GB"/>
                    </w:rPr>
                    <w:t xml:space="preserve">Country of </w:t>
                  </w:r>
                  <w:r>
                    <w:rPr>
                      <w:rFonts w:ascii="Times New Roman" w:hAnsi="Times New Roman" w:cs="Times New Roman"/>
                      <w:sz w:val="18"/>
                      <w:szCs w:val="18"/>
                      <w:lang w:val="en-GB"/>
                    </w:rPr>
                    <w:br/>
                    <w:t>birth</w:t>
                  </w:r>
                </w:p>
              </w:tc>
            </w:tr>
            <w:tr w:rsidR="00892A9E" w14:paraId="062A21B2" w14:textId="77777777" w:rsidTr="00892A9E">
              <w:trPr>
                <w:gridBefore w:val="1"/>
                <w:wBefore w:w="909" w:type="dxa"/>
                <w:cantSplit/>
                <w:jc w:val="center"/>
              </w:trPr>
              <w:tc>
                <w:tcPr>
                  <w:tcW w:w="0" w:type="auto"/>
                  <w:vMerge/>
                  <w:vAlign w:val="center"/>
                  <w:hideMark/>
                </w:tcPr>
                <w:p w14:paraId="2EBACB11" w14:textId="77777777" w:rsidR="00892A9E" w:rsidRDefault="00892A9E" w:rsidP="00892A9E">
                  <w:pPr>
                    <w:spacing w:before="60" w:after="60" w:line="240" w:lineRule="auto"/>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GUID=cff0137b-2b7f-4c62-a612-d5707b14957c </w:instrText>
                  </w:r>
                  <w:r>
                    <w:rPr>
                      <w:rFonts w:ascii="Times New Roman" w:hAnsi="Times New Roman" w:cs="Times New Roman"/>
                      <w:szCs w:val="20"/>
                      <w:lang w:val="en-GB"/>
                    </w:rPr>
                    <w:fldChar w:fldCharType="end"/>
                  </w: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GUID=ad6167b8-74d0-41e8-87d7-b31fcb5b44e0 </w:instrText>
                  </w:r>
                  <w:r>
                    <w:rPr>
                      <w:rFonts w:ascii="Times New Roman" w:hAnsi="Times New Roman" w:cs="Times New Roman"/>
                      <w:szCs w:val="20"/>
                      <w:lang w:val="en-GB"/>
                    </w:rPr>
                    <w:fldChar w:fldCharType="end"/>
                  </w:r>
                </w:p>
                <w:p w14:paraId="4F0D1E0C" w14:textId="77777777" w:rsidR="00892A9E" w:rsidRDefault="00892A9E" w:rsidP="00892A9E">
                  <w:pPr>
                    <w:spacing w:after="0"/>
                    <w:rPr>
                      <w:rFonts w:ascii="Times New Roman" w:hAnsi="Times New Roman" w:cs="Times New Roman"/>
                      <w:sz w:val="22"/>
                      <w:szCs w:val="20"/>
                      <w:lang w:val="en-GB" w:eastAsia="en-US"/>
                    </w:rPr>
                  </w:pPr>
                </w:p>
              </w:tc>
              <w:tc>
                <w:tcPr>
                  <w:tcW w:w="0" w:type="auto"/>
                  <w:vMerge/>
                  <w:vAlign w:val="center"/>
                  <w:hideMark/>
                </w:tcPr>
                <w:p w14:paraId="45469F28" w14:textId="77777777" w:rsidR="00892A9E" w:rsidRDefault="00892A9E" w:rsidP="00892A9E">
                  <w:pPr>
                    <w:spacing w:after="0"/>
                    <w:rPr>
                      <w:rFonts w:ascii="Times New Roman" w:hAnsi="Times New Roman" w:cs="Times New Roman"/>
                      <w:sz w:val="22"/>
                      <w:szCs w:val="20"/>
                      <w:lang w:val="en-GB" w:eastAsia="en-US"/>
                    </w:rPr>
                  </w:pPr>
                </w:p>
              </w:tc>
              <w:tc>
                <w:tcPr>
                  <w:tcW w:w="1313" w:type="dxa"/>
                  <w:hideMark/>
                </w:tcPr>
                <w:p w14:paraId="4154917B" w14:textId="77777777" w:rsidR="00892A9E" w:rsidRDefault="00892A9E" w:rsidP="00892A9E">
                  <w:pPr>
                    <w:spacing w:before="60" w:after="60" w:line="240" w:lineRule="auto"/>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GUID=5a776251-df05-4afb-98fe-01aa8e3d8750 </w:instrText>
                  </w:r>
                  <w:r>
                    <w:rPr>
                      <w:rFonts w:ascii="Times New Roman" w:hAnsi="Times New Roman" w:cs="Times New Roman"/>
                      <w:szCs w:val="20"/>
                      <w:lang w:val="en-GB"/>
                    </w:rPr>
                    <w:fldChar w:fldCharType="end"/>
                  </w:r>
                  <w:r>
                    <w:rPr>
                      <w:rFonts w:ascii="Times New Roman" w:hAnsi="Times New Roman" w:cs="Times New Roman"/>
                      <w:sz w:val="18"/>
                      <w:szCs w:val="18"/>
                      <w:lang w:val="en-GB"/>
                    </w:rPr>
                    <w:t>Race/Dialect Group</w:t>
                  </w:r>
                </w:p>
              </w:tc>
              <w:tc>
                <w:tcPr>
                  <w:tcW w:w="3301" w:type="dxa"/>
                  <w:gridSpan w:val="2"/>
                  <w:hideMark/>
                </w:tcPr>
                <w:p w14:paraId="645DEE41" w14:textId="77777777" w:rsidR="00892A9E" w:rsidRDefault="00892A9E" w:rsidP="00892A9E">
                  <w:pPr>
                    <w:spacing w:before="60" w:after="60" w:line="240" w:lineRule="auto"/>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GUID=b5ade3b4-18e9-4ed4-a8d8-280c4255d6c3 </w:instrText>
                  </w:r>
                  <w:r>
                    <w:rPr>
                      <w:rFonts w:ascii="Times New Roman" w:hAnsi="Times New Roman" w:cs="Times New Roman"/>
                      <w:szCs w:val="20"/>
                      <w:lang w:val="en-GB"/>
                    </w:rPr>
                    <w:fldChar w:fldCharType="end"/>
                  </w:r>
                  <w:r>
                    <w:rPr>
                      <w:rFonts w:ascii="Times New Roman" w:hAnsi="Times New Roman" w:cs="Times New Roman"/>
                      <w:sz w:val="18"/>
                      <w:szCs w:val="18"/>
                      <w:lang w:val="en-GB"/>
                    </w:rPr>
                    <w:t>Nationality/Citizenship</w:t>
                  </w:r>
                </w:p>
              </w:tc>
              <w:tc>
                <w:tcPr>
                  <w:tcW w:w="1260" w:type="dxa"/>
                  <w:gridSpan w:val="2"/>
                  <w:hideMark/>
                </w:tcPr>
                <w:p w14:paraId="028A13E6" w14:textId="77777777" w:rsidR="00892A9E" w:rsidRDefault="00892A9E" w:rsidP="00892A9E">
                  <w:pPr>
                    <w:spacing w:before="60" w:after="60" w:line="240" w:lineRule="auto"/>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GUID=42dbee17-f29b-44c5-8591-870bab8609c9 </w:instrText>
                  </w:r>
                  <w:r>
                    <w:rPr>
                      <w:rFonts w:ascii="Times New Roman" w:hAnsi="Times New Roman" w:cs="Times New Roman"/>
                      <w:szCs w:val="20"/>
                      <w:lang w:val="en-GB"/>
                    </w:rPr>
                    <w:fldChar w:fldCharType="end"/>
                  </w:r>
                  <w:r>
                    <w:rPr>
                      <w:rFonts w:ascii="Times New Roman" w:hAnsi="Times New Roman" w:cs="Times New Roman"/>
                      <w:sz w:val="18"/>
                      <w:szCs w:val="18"/>
                      <w:lang w:val="en-GB"/>
                    </w:rPr>
                    <w:t>Singapore NRIC No.</w:t>
                  </w:r>
                </w:p>
              </w:tc>
            </w:tr>
            <w:tr w:rsidR="00892A9E" w14:paraId="484915A4" w14:textId="77777777" w:rsidTr="00892A9E">
              <w:trPr>
                <w:gridBefore w:val="1"/>
                <w:wBefore w:w="909" w:type="dxa"/>
                <w:cantSplit/>
                <w:jc w:val="center"/>
              </w:trPr>
              <w:tc>
                <w:tcPr>
                  <w:tcW w:w="0" w:type="auto"/>
                  <w:vMerge/>
                  <w:vAlign w:val="center"/>
                  <w:hideMark/>
                </w:tcPr>
                <w:p w14:paraId="195B538E" w14:textId="77777777" w:rsidR="00892A9E" w:rsidRDefault="00892A9E" w:rsidP="00892A9E">
                  <w:pPr>
                    <w:spacing w:before="60" w:after="60" w:line="240" w:lineRule="auto"/>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GUID=cff0137b-2b7f-4c62-a612-d5707b14957c </w:instrText>
                  </w:r>
                  <w:r>
                    <w:rPr>
                      <w:rFonts w:ascii="Times New Roman" w:hAnsi="Times New Roman" w:cs="Times New Roman"/>
                      <w:szCs w:val="20"/>
                      <w:lang w:val="en-GB"/>
                    </w:rPr>
                    <w:fldChar w:fldCharType="end"/>
                  </w: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GUID=ad6167b8-74d0-41e8-87d7-b31fcb5b44e0 </w:instrText>
                  </w:r>
                  <w:r>
                    <w:rPr>
                      <w:rFonts w:ascii="Times New Roman" w:hAnsi="Times New Roman" w:cs="Times New Roman"/>
                      <w:szCs w:val="20"/>
                      <w:lang w:val="en-GB"/>
                    </w:rPr>
                    <w:fldChar w:fldCharType="end"/>
                  </w:r>
                </w:p>
                <w:p w14:paraId="5FA1274C" w14:textId="77777777" w:rsidR="00892A9E" w:rsidRDefault="00892A9E" w:rsidP="00892A9E">
                  <w:pPr>
                    <w:spacing w:after="0"/>
                    <w:rPr>
                      <w:rFonts w:ascii="Times New Roman" w:hAnsi="Times New Roman" w:cs="Times New Roman"/>
                      <w:sz w:val="22"/>
                      <w:szCs w:val="20"/>
                      <w:lang w:val="en-GB" w:eastAsia="en-US"/>
                    </w:rPr>
                  </w:pPr>
                </w:p>
              </w:tc>
              <w:tc>
                <w:tcPr>
                  <w:tcW w:w="0" w:type="auto"/>
                  <w:vMerge/>
                  <w:vAlign w:val="center"/>
                  <w:hideMark/>
                </w:tcPr>
                <w:p w14:paraId="446D6C75" w14:textId="77777777" w:rsidR="00892A9E" w:rsidRDefault="00892A9E" w:rsidP="00892A9E">
                  <w:pPr>
                    <w:spacing w:after="0"/>
                    <w:rPr>
                      <w:rFonts w:ascii="Times New Roman" w:hAnsi="Times New Roman" w:cs="Times New Roman"/>
                      <w:sz w:val="22"/>
                      <w:szCs w:val="20"/>
                      <w:lang w:val="en-GB" w:eastAsia="en-US"/>
                    </w:rPr>
                  </w:pPr>
                </w:p>
              </w:tc>
              <w:tc>
                <w:tcPr>
                  <w:tcW w:w="3101" w:type="dxa"/>
                  <w:gridSpan w:val="2"/>
                  <w:hideMark/>
                </w:tcPr>
                <w:p w14:paraId="34E69E92" w14:textId="77777777" w:rsidR="00892A9E" w:rsidRDefault="00892A9E" w:rsidP="00892A9E">
                  <w:pPr>
                    <w:spacing w:before="60" w:after="60" w:line="240" w:lineRule="auto"/>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GUID=c1a42729-b037-4a49-86fd-4a9d305b6cdd </w:instrText>
                  </w:r>
                  <w:r>
                    <w:rPr>
                      <w:rFonts w:ascii="Times New Roman" w:hAnsi="Times New Roman" w:cs="Times New Roman"/>
                      <w:szCs w:val="20"/>
                      <w:lang w:val="en-GB"/>
                    </w:rPr>
                    <w:fldChar w:fldCharType="end"/>
                  </w:r>
                  <w:r>
                    <w:rPr>
                      <w:rFonts w:ascii="Times New Roman" w:hAnsi="Times New Roman" w:cs="Times New Roman"/>
                      <w:sz w:val="18"/>
                      <w:szCs w:val="18"/>
                      <w:lang w:val="en-GB"/>
                    </w:rPr>
                    <w:t>Occupation</w:t>
                  </w:r>
                </w:p>
              </w:tc>
              <w:tc>
                <w:tcPr>
                  <w:tcW w:w="2773" w:type="dxa"/>
                  <w:gridSpan w:val="3"/>
                  <w:hideMark/>
                </w:tcPr>
                <w:p w14:paraId="0E5E0742" w14:textId="77777777" w:rsidR="00892A9E" w:rsidRDefault="00892A9E" w:rsidP="00892A9E">
                  <w:pPr>
                    <w:spacing w:before="60" w:after="60" w:line="240" w:lineRule="auto"/>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GUID=1273d74a-728f-48b6-ac1a-eb77a5183052 </w:instrText>
                  </w:r>
                  <w:r>
                    <w:rPr>
                      <w:rFonts w:ascii="Times New Roman" w:hAnsi="Times New Roman" w:cs="Times New Roman"/>
                      <w:szCs w:val="20"/>
                      <w:lang w:val="en-GB"/>
                    </w:rPr>
                    <w:fldChar w:fldCharType="end"/>
                  </w:r>
                  <w:r>
                    <w:rPr>
                      <w:rFonts w:ascii="Times New Roman" w:hAnsi="Times New Roman" w:cs="Times New Roman"/>
                      <w:sz w:val="18"/>
                      <w:szCs w:val="18"/>
                      <w:lang w:val="en-GB"/>
                    </w:rPr>
                    <w:t>Address</w:t>
                  </w:r>
                </w:p>
              </w:tc>
            </w:tr>
            <w:tr w:rsidR="00892A9E" w14:paraId="0427F532" w14:textId="77777777" w:rsidTr="00892A9E">
              <w:trPr>
                <w:gridBefore w:val="1"/>
                <w:wBefore w:w="909" w:type="dxa"/>
                <w:cantSplit/>
                <w:jc w:val="center"/>
              </w:trPr>
              <w:tc>
                <w:tcPr>
                  <w:tcW w:w="1346" w:type="dxa"/>
                  <w:gridSpan w:val="2"/>
                  <w:hideMark/>
                </w:tcPr>
                <w:p w14:paraId="36D003EE" w14:textId="77777777" w:rsidR="00892A9E" w:rsidRDefault="00892A9E" w:rsidP="00892A9E">
                  <w:pPr>
                    <w:spacing w:before="60" w:after="60" w:line="240" w:lineRule="auto"/>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GUID=a3d0a9bc-5891-484d-92ce-382c98285f10 </w:instrText>
                  </w:r>
                  <w:r>
                    <w:rPr>
                      <w:rFonts w:ascii="Times New Roman" w:hAnsi="Times New Roman" w:cs="Times New Roman"/>
                      <w:szCs w:val="20"/>
                      <w:lang w:val="en-GB"/>
                    </w:rPr>
                    <w:fldChar w:fldCharType="end"/>
                  </w:r>
                </w:p>
              </w:tc>
              <w:tc>
                <w:tcPr>
                  <w:tcW w:w="5874" w:type="dxa"/>
                  <w:gridSpan w:val="5"/>
                  <w:hideMark/>
                </w:tcPr>
                <w:p w14:paraId="653382A6" w14:textId="77777777" w:rsidR="00892A9E" w:rsidRDefault="00892A9E" w:rsidP="00892A9E">
                  <w:pPr>
                    <w:spacing w:before="60" w:after="60" w:line="240" w:lineRule="auto"/>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GUID=158084f2-76b1-4826-843f-11494d1fe58c </w:instrText>
                  </w:r>
                  <w:r>
                    <w:rPr>
                      <w:rFonts w:ascii="Times New Roman" w:hAnsi="Times New Roman" w:cs="Times New Roman"/>
                      <w:szCs w:val="20"/>
                      <w:lang w:val="en-GB"/>
                    </w:rPr>
                    <w:fldChar w:fldCharType="end"/>
                  </w:r>
                  <w:r>
                    <w:rPr>
                      <w:rFonts w:ascii="Times New Roman" w:hAnsi="Times New Roman" w:cs="Times New Roman"/>
                      <w:sz w:val="18"/>
                      <w:szCs w:val="18"/>
                      <w:lang w:val="en-GB"/>
                    </w:rPr>
                    <w:t>Date of Adoption Order</w:t>
                  </w:r>
                </w:p>
              </w:tc>
            </w:tr>
            <w:tr w:rsidR="00892A9E" w14:paraId="465D4B29" w14:textId="77777777" w:rsidTr="00892A9E">
              <w:trPr>
                <w:gridBefore w:val="1"/>
                <w:wBefore w:w="909" w:type="dxa"/>
                <w:cantSplit/>
                <w:jc w:val="center"/>
              </w:trPr>
              <w:tc>
                <w:tcPr>
                  <w:tcW w:w="1346" w:type="dxa"/>
                  <w:gridSpan w:val="2"/>
                  <w:hideMark/>
                </w:tcPr>
                <w:p w14:paraId="0BF63F4E" w14:textId="77777777" w:rsidR="00892A9E" w:rsidRDefault="00892A9E" w:rsidP="00892A9E">
                  <w:pPr>
                    <w:spacing w:before="60" w:after="60" w:line="240" w:lineRule="auto"/>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GUID=17250446-05d6-4a4b-af71-9f6a847e24e4 </w:instrText>
                  </w:r>
                  <w:r>
                    <w:rPr>
                      <w:rFonts w:ascii="Times New Roman" w:hAnsi="Times New Roman" w:cs="Times New Roman"/>
                      <w:szCs w:val="20"/>
                      <w:lang w:val="en-GB"/>
                    </w:rPr>
                    <w:fldChar w:fldCharType="end"/>
                  </w:r>
                </w:p>
              </w:tc>
              <w:tc>
                <w:tcPr>
                  <w:tcW w:w="5874" w:type="dxa"/>
                  <w:gridSpan w:val="5"/>
                  <w:hideMark/>
                </w:tcPr>
                <w:p w14:paraId="00E75966" w14:textId="77777777" w:rsidR="00892A9E" w:rsidRDefault="00892A9E" w:rsidP="00892A9E">
                  <w:pPr>
                    <w:spacing w:before="60" w:after="60" w:line="240" w:lineRule="auto"/>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GUID=3b39bd99-ee47-4e80-90ed-12066d56374d </w:instrText>
                  </w:r>
                  <w:r>
                    <w:rPr>
                      <w:rFonts w:ascii="Times New Roman" w:hAnsi="Times New Roman" w:cs="Times New Roman"/>
                      <w:szCs w:val="20"/>
                      <w:lang w:val="en-GB"/>
                    </w:rPr>
                    <w:fldChar w:fldCharType="end"/>
                  </w:r>
                  <w:r>
                    <w:rPr>
                      <w:rFonts w:ascii="Times New Roman" w:hAnsi="Times New Roman" w:cs="Times New Roman"/>
                      <w:sz w:val="18"/>
                      <w:szCs w:val="18"/>
                      <w:lang w:val="en-GB"/>
                    </w:rPr>
                    <w:t>Description of Court by which made</w:t>
                  </w:r>
                </w:p>
              </w:tc>
            </w:tr>
            <w:tr w:rsidR="00892A9E" w14:paraId="07FF5DA4" w14:textId="77777777" w:rsidTr="00892A9E">
              <w:trPr>
                <w:gridBefore w:val="1"/>
                <w:wBefore w:w="909" w:type="dxa"/>
                <w:cantSplit/>
                <w:jc w:val="center"/>
              </w:trPr>
              <w:tc>
                <w:tcPr>
                  <w:tcW w:w="1346" w:type="dxa"/>
                  <w:gridSpan w:val="2"/>
                  <w:hideMark/>
                </w:tcPr>
                <w:p w14:paraId="04194B13" w14:textId="77777777" w:rsidR="00892A9E" w:rsidRDefault="00892A9E" w:rsidP="00892A9E">
                  <w:pPr>
                    <w:spacing w:before="60" w:after="60" w:line="240" w:lineRule="auto"/>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GUID=a53884ca-35c6-42a0-b19b-e3c858b328d8 </w:instrText>
                  </w:r>
                  <w:r>
                    <w:rPr>
                      <w:rFonts w:ascii="Times New Roman" w:hAnsi="Times New Roman" w:cs="Times New Roman"/>
                      <w:szCs w:val="20"/>
                      <w:lang w:val="en-GB"/>
                    </w:rPr>
                    <w:fldChar w:fldCharType="end"/>
                  </w:r>
                </w:p>
              </w:tc>
              <w:tc>
                <w:tcPr>
                  <w:tcW w:w="5874" w:type="dxa"/>
                  <w:gridSpan w:val="5"/>
                  <w:hideMark/>
                </w:tcPr>
                <w:p w14:paraId="5961DB69" w14:textId="77777777" w:rsidR="00892A9E" w:rsidRDefault="00892A9E" w:rsidP="00892A9E">
                  <w:pPr>
                    <w:spacing w:before="60" w:after="60" w:line="240" w:lineRule="auto"/>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GUID=6b8181fd-81da-48dd-b43d-e0d9c3b6d331 </w:instrText>
                  </w:r>
                  <w:r>
                    <w:rPr>
                      <w:rFonts w:ascii="Times New Roman" w:hAnsi="Times New Roman" w:cs="Times New Roman"/>
                      <w:szCs w:val="20"/>
                      <w:lang w:val="en-GB"/>
                    </w:rPr>
                    <w:fldChar w:fldCharType="end"/>
                  </w:r>
                  <w:r>
                    <w:rPr>
                      <w:rFonts w:ascii="Times New Roman" w:hAnsi="Times New Roman" w:cs="Times New Roman"/>
                      <w:sz w:val="18"/>
                      <w:szCs w:val="18"/>
                      <w:lang w:val="en-GB"/>
                    </w:rPr>
                    <w:t>In the case of adoption by a single adopter, whether adopter wishes his or her name to appear as adoptive father or adoptive mother on the child’s new birth certificate.</w:t>
                  </w:r>
                </w:p>
                <w:p w14:paraId="1A2B3E3D" w14:textId="77777777" w:rsidR="00892A9E" w:rsidRDefault="00892A9E" w:rsidP="00892A9E">
                  <w:pPr>
                    <w:spacing w:before="60" w:after="60" w:line="240" w:lineRule="auto"/>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GUID=f510ebdf-2f91-4f61-b4f1-b536de7b6e2f </w:instrText>
                  </w:r>
                  <w:r>
                    <w:rPr>
                      <w:rFonts w:ascii="Times New Roman" w:hAnsi="Times New Roman" w:cs="Times New Roman"/>
                      <w:szCs w:val="20"/>
                      <w:lang w:val="en-GB"/>
                    </w:rPr>
                    <w:fldChar w:fldCharType="end"/>
                  </w:r>
                  <w:r>
                    <w:rPr>
                      <w:rFonts w:ascii="Times New Roman" w:hAnsi="Times New Roman" w:cs="Times New Roman"/>
                      <w:sz w:val="18"/>
                      <w:szCs w:val="18"/>
                      <w:lang w:val="en-GB"/>
                    </w:rPr>
                    <w:t>Yes/No*</w:t>
                  </w:r>
                </w:p>
              </w:tc>
            </w:tr>
          </w:tbl>
          <w:p w14:paraId="2DCC4621" w14:textId="3AD94710"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GUID=bea374b3-5c82-44bd-a378-42d13e2429a6 </w:instrText>
            </w:r>
            <w:r w:rsidRPr="006F2CA2">
              <w:rPr>
                <w:rFonts w:ascii="Times New Roman" w:hAnsi="Times New Roman" w:cs="Times New Roman"/>
                <w:sz w:val="22"/>
                <w:szCs w:val="20"/>
                <w:lang w:val="en-GB" w:eastAsia="en-US"/>
              </w:rPr>
              <w:fldChar w:fldCharType="end"/>
            </w:r>
          </w:p>
        </w:tc>
      </w:tr>
    </w:tbl>
    <w:p w14:paraId="0A6CC139"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p>
    <w:p w14:paraId="093D54F8" w14:textId="77777777" w:rsidR="006F2CA2" w:rsidRPr="006F2CA2" w:rsidRDefault="006F2CA2" w:rsidP="006F2CA2">
      <w:pPr>
        <w:spacing w:before="0" w:after="200" w:line="276" w:lineRule="auto"/>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7000" w:type="dxa"/>
        <w:jc w:val="center"/>
        <w:tblLook w:val="04A0" w:firstRow="1" w:lastRow="0" w:firstColumn="1" w:lastColumn="0" w:noHBand="0" w:noVBand="1"/>
      </w:tblPr>
      <w:tblGrid>
        <w:gridCol w:w="1380"/>
        <w:gridCol w:w="4260"/>
        <w:gridCol w:w="1360"/>
      </w:tblGrid>
      <w:tr w:rsidR="00DF53AE" w14:paraId="0CF7B926" w14:textId="77777777" w:rsidTr="00DF53AE">
        <w:trPr>
          <w:divId w:val="2116439976"/>
          <w:cantSplit/>
          <w:jc w:val="center"/>
        </w:trPr>
        <w:tc>
          <w:tcPr>
            <w:tcW w:w="7000" w:type="dxa"/>
            <w:gridSpan w:val="3"/>
            <w:hideMark/>
          </w:tcPr>
          <w:p w14:paraId="451D37F0" w14:textId="77777777" w:rsidR="00DF53AE" w:rsidRPr="00DF53AE" w:rsidRDefault="00DF53AE">
            <w:pPr>
              <w:pStyle w:val="Heading1"/>
              <w:jc w:val="center"/>
              <w:rPr>
                <w:rFonts w:ascii="Times New Roman" w:hAnsi="Times New Roman"/>
                <w:b w:val="0"/>
                <w:bCs w:val="0"/>
                <w:sz w:val="22"/>
                <w:szCs w:val="22"/>
                <w:lang w:val="en-GB"/>
              </w:rPr>
            </w:pPr>
            <w:r w:rsidRPr="00DF53AE">
              <w:rPr>
                <w:rFonts w:ascii="Times New Roman" w:hAnsi="Times New Roman"/>
                <w:b w:val="0"/>
                <w:bCs w:val="0"/>
                <w:color w:val="auto"/>
                <w:sz w:val="22"/>
                <w:szCs w:val="22"/>
                <w:lang w:val="en-GB"/>
              </w:rPr>
              <w:lastRenderedPageBreak/>
              <w:fldChar w:fldCharType="begin"/>
            </w:r>
            <w:r w:rsidRPr="00DF53AE">
              <w:rPr>
                <w:rFonts w:ascii="Times New Roman" w:hAnsi="Times New Roman"/>
                <w:b w:val="0"/>
                <w:bCs w:val="0"/>
                <w:color w:val="auto"/>
                <w:sz w:val="22"/>
                <w:szCs w:val="22"/>
                <w:lang w:val="en-GB"/>
              </w:rPr>
              <w:instrText xml:space="preserve"> GUID=9d39b631-3be7-4af5-bf29-10899ac185ca </w:instrText>
            </w:r>
            <w:r w:rsidRPr="00DF53AE">
              <w:rPr>
                <w:rFonts w:ascii="Times New Roman" w:hAnsi="Times New Roman"/>
                <w:b w:val="0"/>
                <w:bCs w:val="0"/>
                <w:color w:val="auto"/>
                <w:sz w:val="22"/>
                <w:szCs w:val="22"/>
                <w:lang w:val="en-GB"/>
              </w:rPr>
              <w:fldChar w:fldCharType="end"/>
            </w:r>
            <w:r w:rsidRPr="00DF53AE">
              <w:rPr>
                <w:rFonts w:ascii="Times New Roman" w:hAnsi="Times New Roman"/>
                <w:b w:val="0"/>
                <w:bCs w:val="0"/>
                <w:color w:val="auto"/>
                <w:sz w:val="22"/>
                <w:szCs w:val="22"/>
                <w:lang w:val="en-GB"/>
              </w:rPr>
              <w:t>FORM 43</w:t>
            </w:r>
          </w:p>
        </w:tc>
      </w:tr>
      <w:tr w:rsidR="00DF53AE" w14:paraId="07B11F24" w14:textId="77777777" w:rsidTr="00DF53AE">
        <w:trPr>
          <w:divId w:val="2116439976"/>
          <w:cantSplit/>
          <w:jc w:val="center"/>
        </w:trPr>
        <w:tc>
          <w:tcPr>
            <w:tcW w:w="1380" w:type="dxa"/>
            <w:hideMark/>
          </w:tcPr>
          <w:p w14:paraId="16869ACF" w14:textId="77777777" w:rsidR="00DF53AE" w:rsidRDefault="00DF53AE">
            <w:pPr>
              <w:spacing w:before="60" w:after="60" w:line="240" w:lineRule="auto"/>
              <w:rPr>
                <w:rFonts w:ascii="Times New Roman" w:hAnsi="Times New Roman" w:cs="Times New Roman"/>
                <w:sz w:val="18"/>
                <w:szCs w:val="18"/>
                <w:lang w:val="en-GB"/>
              </w:rPr>
            </w:pPr>
            <w:r>
              <w:rPr>
                <w:rFonts w:ascii="Times New Roman" w:hAnsi="Times New Roman" w:cs="Times New Roman"/>
                <w:sz w:val="18"/>
                <w:szCs w:val="18"/>
                <w:lang w:val="en-GB"/>
              </w:rPr>
              <w:fldChar w:fldCharType="begin"/>
            </w:r>
            <w:r>
              <w:rPr>
                <w:rFonts w:ascii="Times New Roman" w:hAnsi="Times New Roman" w:cs="Times New Roman"/>
                <w:sz w:val="18"/>
                <w:szCs w:val="18"/>
                <w:lang w:val="en-GB"/>
              </w:rPr>
              <w:instrText xml:space="preserve"> GUID=be077efa-f0c0-471b-b87b-50663a852d32 </w:instrText>
            </w:r>
            <w:r>
              <w:rPr>
                <w:rFonts w:ascii="Times New Roman" w:hAnsi="Times New Roman" w:cs="Times New Roman"/>
                <w:sz w:val="18"/>
                <w:szCs w:val="18"/>
                <w:lang w:val="en-GB"/>
              </w:rPr>
              <w:fldChar w:fldCharType="end"/>
            </w:r>
            <w:r>
              <w:rPr>
                <w:rFonts w:ascii="Times New Roman" w:hAnsi="Times New Roman" w:cs="Times New Roman"/>
                <w:sz w:val="18"/>
                <w:szCs w:val="18"/>
                <w:lang w:val="en-GB"/>
              </w:rPr>
              <w:t>R.146</w:t>
            </w:r>
          </w:p>
        </w:tc>
        <w:tc>
          <w:tcPr>
            <w:tcW w:w="4260" w:type="dxa"/>
          </w:tcPr>
          <w:p w14:paraId="44EDACEC" w14:textId="77777777" w:rsidR="00DF53AE" w:rsidRDefault="00DF53AE">
            <w:pPr>
              <w:spacing w:before="60" w:after="60" w:line="240" w:lineRule="auto"/>
              <w:jc w:val="center"/>
              <w:rPr>
                <w:rFonts w:ascii="Times New Roman" w:hAnsi="Times New Roman" w:cs="Times New Roman"/>
                <w:sz w:val="22"/>
                <w:szCs w:val="20"/>
                <w:lang w:val="en-GB"/>
              </w:rPr>
            </w:pPr>
          </w:p>
          <w:p w14:paraId="6D0FBCA3" w14:textId="77777777" w:rsidR="00DF53AE" w:rsidRDefault="00DF53AE">
            <w:pPr>
              <w:spacing w:before="60" w:after="60" w:line="240" w:lineRule="auto"/>
              <w:jc w:val="center"/>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GUID=211854f5-e2a3-4cde-981f-00c8b20a2b89 </w:instrText>
            </w:r>
            <w:r>
              <w:rPr>
                <w:rFonts w:ascii="Times New Roman" w:hAnsi="Times New Roman" w:cs="Times New Roman"/>
                <w:szCs w:val="20"/>
                <w:lang w:val="en-GB"/>
              </w:rPr>
              <w:fldChar w:fldCharType="end"/>
            </w:r>
            <w:r>
              <w:rPr>
                <w:rFonts w:ascii="Times New Roman" w:hAnsi="Times New Roman" w:cs="Times New Roman"/>
                <w:szCs w:val="20"/>
                <w:lang w:val="en-GB"/>
              </w:rPr>
              <w:t>ADOPTION ORDER</w:t>
            </w:r>
          </w:p>
        </w:tc>
        <w:tc>
          <w:tcPr>
            <w:tcW w:w="1360" w:type="dxa"/>
            <w:hideMark/>
          </w:tcPr>
          <w:p w14:paraId="0FC4B06E" w14:textId="77777777" w:rsidR="00DF53AE" w:rsidRDefault="00DF53AE">
            <w:pPr>
              <w:spacing w:before="60" w:after="60" w:line="240" w:lineRule="auto"/>
              <w:jc w:val="center"/>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GUID=a9ec99cd-0bf2-43e1-a3c8-744a484cbecb </w:instrText>
            </w:r>
            <w:r>
              <w:rPr>
                <w:rFonts w:ascii="Times New Roman" w:hAnsi="Times New Roman" w:cs="Times New Roman"/>
                <w:szCs w:val="20"/>
                <w:lang w:val="en-GB"/>
              </w:rPr>
              <w:fldChar w:fldCharType="end"/>
            </w:r>
          </w:p>
        </w:tc>
      </w:tr>
      <w:tr w:rsidR="00DF53AE" w14:paraId="57C38B05" w14:textId="77777777" w:rsidTr="00DF53AE">
        <w:trPr>
          <w:divId w:val="2116439976"/>
          <w:cantSplit/>
          <w:jc w:val="center"/>
        </w:trPr>
        <w:tc>
          <w:tcPr>
            <w:tcW w:w="7000" w:type="dxa"/>
            <w:gridSpan w:val="3"/>
            <w:hideMark/>
          </w:tcPr>
          <w:p w14:paraId="31045DE1" w14:textId="77777777" w:rsidR="00DF53AE" w:rsidRDefault="00DF53AE">
            <w:pPr>
              <w:spacing w:before="60" w:after="60" w:line="240" w:lineRule="auto"/>
              <w:jc w:val="center"/>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GUID=ba6958aa-3ffa-4494-a5f2-3a6656deab6f </w:instrText>
            </w:r>
            <w:r>
              <w:rPr>
                <w:rFonts w:ascii="Times New Roman" w:hAnsi="Times New Roman" w:cs="Times New Roman"/>
                <w:szCs w:val="20"/>
                <w:lang w:val="en-GB"/>
              </w:rPr>
              <w:fldChar w:fldCharType="end"/>
            </w:r>
            <w:r>
              <w:rPr>
                <w:rFonts w:ascii="Times New Roman" w:hAnsi="Times New Roman" w:cs="Times New Roman"/>
                <w:szCs w:val="20"/>
                <w:lang w:val="en-GB"/>
              </w:rPr>
              <w:t>(Title as in Form 37)</w:t>
            </w:r>
          </w:p>
          <w:p w14:paraId="0F924441" w14:textId="77777777" w:rsidR="00DF53AE" w:rsidRDefault="00DF53AE">
            <w:pPr>
              <w:spacing w:before="60" w:after="60" w:line="240" w:lineRule="auto"/>
              <w:jc w:val="center"/>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GUID=120abdcb-04aa-4742-98f9-59057863aecf </w:instrText>
            </w:r>
            <w:r>
              <w:rPr>
                <w:rFonts w:ascii="Times New Roman" w:hAnsi="Times New Roman" w:cs="Times New Roman"/>
                <w:szCs w:val="20"/>
                <w:lang w:val="en-GB"/>
              </w:rPr>
              <w:fldChar w:fldCharType="end"/>
            </w:r>
            <w:r>
              <w:rPr>
                <w:rFonts w:ascii="Times New Roman" w:hAnsi="Times New Roman" w:cs="Times New Roman"/>
                <w:i/>
                <w:szCs w:val="20"/>
                <w:lang w:val="en-GB"/>
              </w:rPr>
              <w:t>(Order where child is born outside Singapore)</w:t>
            </w:r>
          </w:p>
          <w:p w14:paraId="795117F9" w14:textId="77777777" w:rsidR="00DF53AE" w:rsidRDefault="00DF53AE">
            <w:pPr>
              <w:spacing w:before="60" w:after="60" w:line="240" w:lineRule="auto"/>
              <w:ind w:left="475"/>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GUID=0dfde384-364f-4152-bd32-3b58cd12dbf2 </w:instrText>
            </w:r>
            <w:r>
              <w:rPr>
                <w:rFonts w:ascii="Times New Roman" w:hAnsi="Times New Roman" w:cs="Times New Roman"/>
                <w:szCs w:val="20"/>
                <w:lang w:val="en-GB"/>
              </w:rPr>
              <w:fldChar w:fldCharType="end"/>
            </w:r>
            <w:r>
              <w:rPr>
                <w:rFonts w:ascii="Times New Roman" w:hAnsi="Times New Roman" w:cs="Times New Roman"/>
                <w:szCs w:val="20"/>
                <w:lang w:val="en-GB"/>
              </w:rPr>
              <w:t>1.</w:t>
            </w:r>
            <w:r>
              <w:rPr>
                <w:rFonts w:ascii="Times New Roman" w:hAnsi="Times New Roman" w:cs="Times New Roman"/>
                <w:szCs w:val="20"/>
                <w:lang w:val="en-GB"/>
              </w:rPr>
              <w:tab/>
              <w:t>Parties present at the hearing:</w:t>
            </w:r>
          </w:p>
          <w:p w14:paraId="3711ABA9" w14:textId="77777777" w:rsidR="00DF53AE" w:rsidRDefault="00DF53AE">
            <w:pPr>
              <w:spacing w:before="60" w:after="60" w:line="240" w:lineRule="auto"/>
              <w:ind w:left="940"/>
              <w:jc w:val="both"/>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GUID=a61326a4-d793-440b-bab3-43e79cdbcb70 </w:instrText>
            </w:r>
            <w:r>
              <w:rPr>
                <w:rFonts w:ascii="Times New Roman" w:hAnsi="Times New Roman" w:cs="Times New Roman"/>
                <w:szCs w:val="20"/>
                <w:lang w:val="en-GB"/>
              </w:rPr>
              <w:fldChar w:fldCharType="end"/>
            </w:r>
            <w:r>
              <w:rPr>
                <w:rFonts w:ascii="Times New Roman" w:hAnsi="Times New Roman" w:cs="Times New Roman"/>
                <w:szCs w:val="20"/>
                <w:lang w:val="en-GB"/>
              </w:rPr>
              <w:t>(</w:t>
            </w:r>
            <w:r>
              <w:rPr>
                <w:rFonts w:ascii="Times New Roman" w:hAnsi="Times New Roman" w:cs="Times New Roman"/>
                <w:i/>
                <w:szCs w:val="20"/>
                <w:lang w:val="en-GB"/>
              </w:rPr>
              <w:t>a</w:t>
            </w:r>
            <w:r>
              <w:rPr>
                <w:rFonts w:ascii="Times New Roman" w:hAnsi="Times New Roman" w:cs="Times New Roman"/>
                <w:szCs w:val="20"/>
                <w:lang w:val="en-GB"/>
              </w:rPr>
              <w:t>)</w:t>
            </w:r>
            <w:r>
              <w:rPr>
                <w:rFonts w:ascii="Times New Roman" w:hAnsi="Times New Roman" w:cs="Times New Roman"/>
                <w:szCs w:val="20"/>
                <w:lang w:val="en-GB"/>
              </w:rPr>
              <w:tab/>
              <w:t>Male/Female applicant(s)*:</w:t>
            </w:r>
          </w:p>
          <w:p w14:paraId="3BF34424" w14:textId="77777777" w:rsidR="00DF53AE" w:rsidRDefault="00DF53AE">
            <w:pPr>
              <w:spacing w:before="60" w:after="60" w:line="240" w:lineRule="auto"/>
              <w:ind w:left="940"/>
              <w:jc w:val="both"/>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GUID=1fbfe401-bfcd-4bea-acb3-7c2c8e89376e </w:instrText>
            </w:r>
            <w:r>
              <w:rPr>
                <w:rFonts w:ascii="Times New Roman" w:hAnsi="Times New Roman" w:cs="Times New Roman"/>
                <w:szCs w:val="20"/>
                <w:lang w:val="en-GB"/>
              </w:rPr>
              <w:fldChar w:fldCharType="end"/>
            </w:r>
            <w:r>
              <w:rPr>
                <w:rFonts w:ascii="Times New Roman" w:hAnsi="Times New Roman" w:cs="Times New Roman"/>
                <w:szCs w:val="20"/>
                <w:lang w:val="en-GB"/>
              </w:rPr>
              <w:t>(</w:t>
            </w:r>
            <w:r>
              <w:rPr>
                <w:rFonts w:ascii="Times New Roman" w:hAnsi="Times New Roman" w:cs="Times New Roman"/>
                <w:i/>
                <w:szCs w:val="20"/>
                <w:lang w:val="en-GB"/>
              </w:rPr>
              <w:t>b</w:t>
            </w:r>
            <w:r>
              <w:rPr>
                <w:rFonts w:ascii="Times New Roman" w:hAnsi="Times New Roman" w:cs="Times New Roman"/>
                <w:szCs w:val="20"/>
                <w:lang w:val="en-GB"/>
              </w:rPr>
              <w:t>)</w:t>
            </w:r>
            <w:r>
              <w:rPr>
                <w:rFonts w:ascii="Times New Roman" w:hAnsi="Times New Roman" w:cs="Times New Roman"/>
                <w:szCs w:val="20"/>
                <w:lang w:val="en-GB"/>
              </w:rPr>
              <w:tab/>
              <w:t>Applicant(s)’s solicitor*:</w:t>
            </w:r>
          </w:p>
          <w:p w14:paraId="7E89F96F" w14:textId="77777777" w:rsidR="00DF53AE" w:rsidRDefault="00DF53AE">
            <w:pPr>
              <w:spacing w:before="60" w:after="60" w:line="240" w:lineRule="auto"/>
              <w:ind w:left="940"/>
              <w:jc w:val="both"/>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GUID=905d8137-cf69-41e1-ac11-b247feb1d521 </w:instrText>
            </w:r>
            <w:r>
              <w:rPr>
                <w:rFonts w:ascii="Times New Roman" w:hAnsi="Times New Roman" w:cs="Times New Roman"/>
                <w:szCs w:val="20"/>
                <w:lang w:val="en-GB"/>
              </w:rPr>
              <w:fldChar w:fldCharType="end"/>
            </w:r>
            <w:r>
              <w:rPr>
                <w:rFonts w:ascii="Times New Roman" w:hAnsi="Times New Roman" w:cs="Times New Roman"/>
                <w:szCs w:val="20"/>
                <w:lang w:val="en-GB"/>
              </w:rPr>
              <w:t>(</w:t>
            </w:r>
            <w:r>
              <w:rPr>
                <w:rFonts w:ascii="Times New Roman" w:hAnsi="Times New Roman" w:cs="Times New Roman"/>
                <w:i/>
                <w:szCs w:val="20"/>
                <w:lang w:val="en-GB"/>
              </w:rPr>
              <w:t>c</w:t>
            </w:r>
            <w:r>
              <w:rPr>
                <w:rFonts w:ascii="Times New Roman" w:hAnsi="Times New Roman" w:cs="Times New Roman"/>
                <w:szCs w:val="20"/>
                <w:lang w:val="en-GB"/>
              </w:rPr>
              <w:t>)</w:t>
            </w:r>
            <w:r>
              <w:rPr>
                <w:rFonts w:ascii="Times New Roman" w:hAnsi="Times New Roman" w:cs="Times New Roman"/>
                <w:szCs w:val="20"/>
                <w:lang w:val="en-GB"/>
              </w:rPr>
              <w:tab/>
              <w:t>Natural mother/father*:</w:t>
            </w:r>
          </w:p>
          <w:p w14:paraId="0E3307CC" w14:textId="77777777" w:rsidR="00DF53AE" w:rsidRDefault="00DF53AE">
            <w:pPr>
              <w:spacing w:before="60" w:after="60" w:line="240" w:lineRule="auto"/>
              <w:ind w:left="940"/>
              <w:jc w:val="both"/>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GUID=29f615f6-8c15-46bc-ae1c-4a50614dcc7c </w:instrText>
            </w:r>
            <w:r>
              <w:rPr>
                <w:rFonts w:ascii="Times New Roman" w:hAnsi="Times New Roman" w:cs="Times New Roman"/>
                <w:szCs w:val="20"/>
                <w:lang w:val="en-GB"/>
              </w:rPr>
              <w:fldChar w:fldCharType="end"/>
            </w:r>
            <w:r>
              <w:rPr>
                <w:rFonts w:ascii="Times New Roman" w:hAnsi="Times New Roman" w:cs="Times New Roman"/>
                <w:szCs w:val="20"/>
                <w:lang w:val="en-GB"/>
              </w:rPr>
              <w:t>(</w:t>
            </w:r>
            <w:r>
              <w:rPr>
                <w:rFonts w:ascii="Times New Roman" w:hAnsi="Times New Roman" w:cs="Times New Roman"/>
                <w:i/>
                <w:szCs w:val="20"/>
                <w:lang w:val="en-GB"/>
              </w:rPr>
              <w:t>d</w:t>
            </w:r>
            <w:r>
              <w:rPr>
                <w:rFonts w:ascii="Times New Roman" w:hAnsi="Times New Roman" w:cs="Times New Roman"/>
                <w:szCs w:val="20"/>
                <w:lang w:val="en-GB"/>
              </w:rPr>
              <w:t>)</w:t>
            </w:r>
            <w:r>
              <w:rPr>
                <w:rFonts w:ascii="Times New Roman" w:hAnsi="Times New Roman" w:cs="Times New Roman"/>
                <w:szCs w:val="20"/>
                <w:lang w:val="en-GB"/>
              </w:rPr>
              <w:tab/>
              <w:t>Natural mother’s/father’s solicitor*:</w:t>
            </w:r>
          </w:p>
          <w:p w14:paraId="56BEC2F2" w14:textId="77777777" w:rsidR="00DF53AE" w:rsidRDefault="00DF53AE">
            <w:pPr>
              <w:spacing w:before="60" w:after="60" w:line="240" w:lineRule="auto"/>
              <w:ind w:left="940"/>
              <w:jc w:val="both"/>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GUID=d246ea05-f2bf-4dc6-b9eb-fae6135a7698 </w:instrText>
            </w:r>
            <w:r>
              <w:rPr>
                <w:rFonts w:ascii="Times New Roman" w:hAnsi="Times New Roman" w:cs="Times New Roman"/>
                <w:szCs w:val="20"/>
                <w:lang w:val="en-GB"/>
              </w:rPr>
              <w:fldChar w:fldCharType="end"/>
            </w:r>
            <w:r>
              <w:rPr>
                <w:rFonts w:ascii="Times New Roman" w:hAnsi="Times New Roman" w:cs="Times New Roman"/>
                <w:szCs w:val="20"/>
                <w:lang w:val="en-GB"/>
              </w:rPr>
              <w:t>(</w:t>
            </w:r>
            <w:r>
              <w:rPr>
                <w:rFonts w:ascii="Times New Roman" w:hAnsi="Times New Roman" w:cs="Times New Roman"/>
                <w:i/>
                <w:szCs w:val="20"/>
                <w:lang w:val="en-GB"/>
              </w:rPr>
              <w:t>e</w:t>
            </w:r>
            <w:r>
              <w:rPr>
                <w:rFonts w:ascii="Times New Roman" w:hAnsi="Times New Roman" w:cs="Times New Roman"/>
                <w:szCs w:val="20"/>
                <w:lang w:val="en-GB"/>
              </w:rPr>
              <w:t>)</w:t>
            </w:r>
            <w:r>
              <w:rPr>
                <w:rFonts w:ascii="Times New Roman" w:hAnsi="Times New Roman" w:cs="Times New Roman"/>
                <w:szCs w:val="20"/>
                <w:lang w:val="en-GB"/>
              </w:rPr>
              <w:tab/>
              <w:t xml:space="preserve">Guardian in adoption (name of Child Welfare </w:t>
            </w:r>
            <w:proofErr w:type="gramStart"/>
            <w:r>
              <w:rPr>
                <w:rFonts w:ascii="Times New Roman" w:hAnsi="Times New Roman" w:cs="Times New Roman"/>
                <w:szCs w:val="20"/>
                <w:lang w:val="en-GB"/>
              </w:rPr>
              <w:t>Officer)*</w:t>
            </w:r>
            <w:proofErr w:type="gramEnd"/>
            <w:r>
              <w:rPr>
                <w:rFonts w:ascii="Times New Roman" w:hAnsi="Times New Roman" w:cs="Times New Roman"/>
                <w:szCs w:val="20"/>
                <w:lang w:val="en-GB"/>
              </w:rPr>
              <w:t>:</w:t>
            </w:r>
          </w:p>
          <w:p w14:paraId="6F49B3B3" w14:textId="77777777" w:rsidR="00DF53AE" w:rsidRDefault="00DF53AE">
            <w:pPr>
              <w:spacing w:before="60" w:after="60" w:line="240" w:lineRule="auto"/>
              <w:ind w:left="475"/>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GUID=a9bb25da-8998-4b0e-90de-e0fcd6504acd </w:instrText>
            </w:r>
            <w:r>
              <w:rPr>
                <w:rFonts w:ascii="Times New Roman" w:hAnsi="Times New Roman" w:cs="Times New Roman"/>
                <w:szCs w:val="20"/>
                <w:lang w:val="en-GB"/>
              </w:rPr>
              <w:fldChar w:fldCharType="end"/>
            </w:r>
            <w:r>
              <w:rPr>
                <w:rFonts w:ascii="Times New Roman" w:hAnsi="Times New Roman" w:cs="Times New Roman"/>
                <w:szCs w:val="20"/>
                <w:lang w:val="en-GB"/>
              </w:rPr>
              <w:t>2.</w:t>
            </w:r>
            <w:r>
              <w:rPr>
                <w:rFonts w:ascii="Times New Roman" w:hAnsi="Times New Roman" w:cs="Times New Roman"/>
                <w:szCs w:val="20"/>
                <w:lang w:val="en-GB"/>
              </w:rPr>
              <w:tab/>
              <w:t>Orders made:</w:t>
            </w:r>
          </w:p>
          <w:p w14:paraId="797FC88B" w14:textId="77777777" w:rsidR="00DF53AE" w:rsidRDefault="00DF53AE">
            <w:pPr>
              <w:spacing w:before="60" w:after="60" w:line="240" w:lineRule="auto"/>
              <w:ind w:left="940"/>
              <w:jc w:val="both"/>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GUID=6f69f482-a87a-4d07-b4e6-f04fd0a463f0 </w:instrText>
            </w:r>
            <w:r>
              <w:rPr>
                <w:rFonts w:ascii="Times New Roman" w:hAnsi="Times New Roman" w:cs="Times New Roman"/>
                <w:szCs w:val="20"/>
                <w:lang w:val="en-GB"/>
              </w:rPr>
              <w:fldChar w:fldCharType="end"/>
            </w:r>
            <w:r>
              <w:rPr>
                <w:rFonts w:ascii="Times New Roman" w:hAnsi="Times New Roman" w:cs="Times New Roman"/>
                <w:szCs w:val="20"/>
                <w:lang w:val="en-GB"/>
              </w:rPr>
              <w:t>(</w:t>
            </w:r>
            <w:r>
              <w:rPr>
                <w:rFonts w:ascii="Times New Roman" w:hAnsi="Times New Roman" w:cs="Times New Roman"/>
                <w:i/>
                <w:szCs w:val="20"/>
                <w:lang w:val="en-GB"/>
              </w:rPr>
              <w:t>a</w:t>
            </w:r>
            <w:r>
              <w:rPr>
                <w:rFonts w:ascii="Times New Roman" w:hAnsi="Times New Roman" w:cs="Times New Roman"/>
                <w:szCs w:val="20"/>
                <w:lang w:val="en-GB"/>
              </w:rPr>
              <w:t>)</w:t>
            </w:r>
            <w:r>
              <w:rPr>
                <w:rFonts w:ascii="Times New Roman" w:hAnsi="Times New Roman" w:cs="Times New Roman"/>
                <w:szCs w:val="20"/>
                <w:lang w:val="en-GB"/>
              </w:rPr>
              <w:tab/>
              <w:t>The Applicant(s) be authorised to adopt the said infant             </w:t>
            </w:r>
            <w:r>
              <w:rPr>
                <w:rFonts w:ascii="Times New Roman" w:hAnsi="Times New Roman" w:cs="Times New Roman"/>
                <w:szCs w:val="20"/>
                <w:lang w:val="en-GB"/>
              </w:rPr>
              <w:br/>
              <w:t>(original name of infant) to be called                         born on                    </w:t>
            </w:r>
            <w:proofErr w:type="gramStart"/>
            <w:r>
              <w:rPr>
                <w:rFonts w:ascii="Times New Roman" w:hAnsi="Times New Roman" w:cs="Times New Roman"/>
                <w:szCs w:val="20"/>
                <w:lang w:val="en-GB"/>
              </w:rPr>
              <w:t>  .</w:t>
            </w:r>
            <w:proofErr w:type="gramEnd"/>
          </w:p>
          <w:p w14:paraId="363D79B4" w14:textId="77777777" w:rsidR="00DF53AE" w:rsidRDefault="00DF53AE">
            <w:pPr>
              <w:spacing w:before="60" w:after="60" w:line="240" w:lineRule="auto"/>
              <w:ind w:left="940"/>
              <w:jc w:val="both"/>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GUID=3d019d8e-e967-48eb-a89f-a4798abb05cf </w:instrText>
            </w:r>
            <w:r>
              <w:rPr>
                <w:rFonts w:ascii="Times New Roman" w:hAnsi="Times New Roman" w:cs="Times New Roman"/>
                <w:szCs w:val="20"/>
                <w:lang w:val="en-GB"/>
              </w:rPr>
              <w:fldChar w:fldCharType="end"/>
            </w:r>
            <w:r>
              <w:rPr>
                <w:rFonts w:ascii="Times New Roman" w:hAnsi="Times New Roman" w:cs="Times New Roman"/>
                <w:szCs w:val="20"/>
                <w:lang w:val="en-GB"/>
              </w:rPr>
              <w:t>(</w:t>
            </w:r>
            <w:r>
              <w:rPr>
                <w:rFonts w:ascii="Times New Roman" w:hAnsi="Times New Roman" w:cs="Times New Roman"/>
                <w:i/>
                <w:szCs w:val="20"/>
                <w:lang w:val="en-GB"/>
              </w:rPr>
              <w:t>b</w:t>
            </w:r>
            <w:r>
              <w:rPr>
                <w:rFonts w:ascii="Times New Roman" w:hAnsi="Times New Roman" w:cs="Times New Roman"/>
                <w:szCs w:val="20"/>
                <w:lang w:val="en-GB"/>
              </w:rPr>
              <w:t>)</w:t>
            </w:r>
            <w:r>
              <w:rPr>
                <w:rFonts w:ascii="Times New Roman" w:hAnsi="Times New Roman" w:cs="Times New Roman"/>
                <w:szCs w:val="20"/>
                <w:lang w:val="en-GB"/>
              </w:rPr>
              <w:tab/>
              <w:t>The Applicant(s) pay(s) the costs of these proceedings to the Director</w:t>
            </w:r>
            <w:ins w:id="6" w:author="Aziziyah MD HAMBALI (FJCOURTS)" w:date="2020-04-24T16:13:00Z">
              <w:r>
                <w:rPr>
                  <w:rFonts w:ascii="Times New Roman" w:hAnsi="Times New Roman" w:cs="Times New Roman"/>
                  <w:szCs w:val="20"/>
                  <w:lang w:val="en-GB"/>
                </w:rPr>
                <w:t xml:space="preserve">-General </w:t>
              </w:r>
            </w:ins>
            <w:r>
              <w:rPr>
                <w:rFonts w:ascii="Times New Roman" w:hAnsi="Times New Roman" w:cs="Times New Roman"/>
                <w:szCs w:val="20"/>
                <w:lang w:val="en-GB"/>
              </w:rPr>
              <w:t>of Social Welfare.</w:t>
            </w:r>
          </w:p>
          <w:p w14:paraId="6F72B5F2" w14:textId="77777777" w:rsidR="00DF53AE" w:rsidRDefault="00DF53AE">
            <w:pPr>
              <w:spacing w:before="60" w:after="60" w:line="240" w:lineRule="auto"/>
              <w:ind w:left="940"/>
              <w:jc w:val="both"/>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GUID=01dc1d69-13d7-4778-921e-35dacec5002f </w:instrText>
            </w:r>
            <w:r>
              <w:rPr>
                <w:rFonts w:ascii="Times New Roman" w:hAnsi="Times New Roman" w:cs="Times New Roman"/>
                <w:szCs w:val="20"/>
                <w:lang w:val="en-GB"/>
              </w:rPr>
              <w:fldChar w:fldCharType="end"/>
            </w:r>
            <w:r>
              <w:rPr>
                <w:rFonts w:ascii="Times New Roman" w:hAnsi="Times New Roman" w:cs="Times New Roman"/>
                <w:szCs w:val="20"/>
                <w:lang w:val="en-GB"/>
              </w:rPr>
              <w:t>(</w:t>
            </w:r>
            <w:r>
              <w:rPr>
                <w:rFonts w:ascii="Times New Roman" w:hAnsi="Times New Roman" w:cs="Times New Roman"/>
                <w:i/>
                <w:szCs w:val="20"/>
                <w:lang w:val="en-GB"/>
              </w:rPr>
              <w:t>c</w:t>
            </w:r>
            <w:r>
              <w:rPr>
                <w:rFonts w:ascii="Times New Roman" w:hAnsi="Times New Roman" w:cs="Times New Roman"/>
                <w:szCs w:val="20"/>
                <w:lang w:val="en-GB"/>
              </w:rPr>
              <w:t>)</w:t>
            </w:r>
            <w:r>
              <w:rPr>
                <w:rFonts w:ascii="Times New Roman" w:hAnsi="Times New Roman" w:cs="Times New Roman"/>
                <w:szCs w:val="20"/>
                <w:lang w:val="en-GB"/>
              </w:rPr>
              <w:tab/>
              <w:t>(To specify if any other order given.)</w:t>
            </w:r>
          </w:p>
          <w:p w14:paraId="1EBAF0AA" w14:textId="77777777" w:rsidR="00DF53AE" w:rsidRDefault="00DF53AE">
            <w:pPr>
              <w:spacing w:before="60" w:after="60" w:line="240" w:lineRule="auto"/>
              <w:jc w:val="both"/>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GUID=86942e11-c85b-4a54-b58f-1196cae1b0ca </w:instrText>
            </w:r>
            <w:r>
              <w:rPr>
                <w:rFonts w:ascii="Times New Roman" w:hAnsi="Times New Roman" w:cs="Times New Roman"/>
                <w:szCs w:val="20"/>
                <w:lang w:val="en-GB"/>
              </w:rPr>
              <w:fldChar w:fldCharType="end"/>
            </w:r>
            <w:r>
              <w:rPr>
                <w:rFonts w:ascii="Times New Roman" w:hAnsi="Times New Roman" w:cs="Times New Roman"/>
                <w:szCs w:val="20"/>
                <w:lang w:val="en-GB"/>
              </w:rPr>
              <w:t># This form requires sealing by the Court and the signature of the Registrar.</w:t>
            </w:r>
          </w:p>
          <w:p w14:paraId="04AF6508" w14:textId="77777777" w:rsidR="00DF53AE" w:rsidRDefault="00DF53AE">
            <w:pPr>
              <w:spacing w:before="60" w:after="60" w:line="240" w:lineRule="auto"/>
              <w:jc w:val="both"/>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GUID=52eee1e8-54b4-4d85-b033-cceb19a6018f </w:instrText>
            </w:r>
            <w:r>
              <w:rPr>
                <w:rFonts w:ascii="Times New Roman" w:hAnsi="Times New Roman" w:cs="Times New Roman"/>
                <w:szCs w:val="20"/>
                <w:lang w:val="en-GB"/>
              </w:rPr>
              <w:fldChar w:fldCharType="end"/>
            </w:r>
            <w:r>
              <w:rPr>
                <w:rFonts w:ascii="Times New Roman" w:hAnsi="Times New Roman" w:cs="Times New Roman"/>
                <w:szCs w:val="20"/>
                <w:lang w:val="en-GB"/>
              </w:rPr>
              <w:t>(*Delete as appropriate)</w:t>
            </w:r>
          </w:p>
        </w:tc>
      </w:tr>
    </w:tbl>
    <w:p w14:paraId="03B9119E" w14:textId="77777777" w:rsidR="00DF53AE" w:rsidRDefault="00DF53AE" w:rsidP="00DF53AE">
      <w:pPr>
        <w:spacing w:before="120" w:after="0" w:line="240" w:lineRule="auto"/>
        <w:jc w:val="both"/>
        <w:divId w:val="2116439976"/>
        <w:rPr>
          <w:rFonts w:ascii="Times New Roman" w:hAnsi="Times New Roman" w:cs="Times New Roman"/>
          <w:sz w:val="26"/>
          <w:szCs w:val="20"/>
          <w:lang w:val="en-GB" w:eastAsia="en-US"/>
        </w:rPr>
      </w:pPr>
    </w:p>
    <w:tbl>
      <w:tblPr>
        <w:tblW w:w="8124" w:type="dxa"/>
        <w:tblLook w:val="04A0" w:firstRow="1" w:lastRow="0" w:firstColumn="1" w:lastColumn="0" w:noHBand="0" w:noVBand="1"/>
      </w:tblPr>
      <w:tblGrid>
        <w:gridCol w:w="817"/>
        <w:gridCol w:w="709"/>
        <w:gridCol w:w="602"/>
        <w:gridCol w:w="542"/>
        <w:gridCol w:w="654"/>
        <w:gridCol w:w="566"/>
        <w:gridCol w:w="349"/>
        <w:gridCol w:w="349"/>
        <w:gridCol w:w="730"/>
        <w:gridCol w:w="1206"/>
        <w:gridCol w:w="476"/>
        <w:gridCol w:w="1124"/>
      </w:tblGrid>
      <w:tr w:rsidR="00DF53AE" w14:paraId="18DA0F0F" w14:textId="77777777" w:rsidTr="00DF53AE">
        <w:trPr>
          <w:gridBefore w:val="1"/>
          <w:divId w:val="2116439976"/>
          <w:wBefore w:w="817" w:type="dxa"/>
          <w:cantSplit/>
          <w:trHeight w:val="420"/>
        </w:trPr>
        <w:tc>
          <w:tcPr>
            <w:tcW w:w="7307" w:type="dxa"/>
            <w:gridSpan w:val="11"/>
            <w:vAlign w:val="bottom"/>
            <w:hideMark/>
          </w:tcPr>
          <w:p w14:paraId="6DE582DB" w14:textId="77777777" w:rsidR="00DF53AE" w:rsidRDefault="00DF53AE">
            <w:pPr>
              <w:spacing w:before="60" w:after="60" w:line="240" w:lineRule="auto"/>
              <w:jc w:val="center"/>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GUID=bb4d469e-b9f3-432e-bbaa-4d63b1507781 </w:instrText>
            </w:r>
            <w:r>
              <w:rPr>
                <w:rFonts w:ascii="Times New Roman" w:hAnsi="Times New Roman" w:cs="Times New Roman"/>
                <w:szCs w:val="20"/>
                <w:lang w:val="en-GB"/>
              </w:rPr>
              <w:fldChar w:fldCharType="end"/>
            </w:r>
            <w:r>
              <w:rPr>
                <w:rFonts w:ascii="Times New Roman" w:hAnsi="Times New Roman" w:cs="Times New Roman"/>
                <w:szCs w:val="20"/>
                <w:lang w:val="en-GB"/>
              </w:rPr>
              <w:t>SCHEDULE</w:t>
            </w:r>
          </w:p>
        </w:tc>
      </w:tr>
      <w:tr w:rsidR="00DF53AE" w14:paraId="6DE4BDCC" w14:textId="77777777" w:rsidTr="00DF53AE">
        <w:trPr>
          <w:gridBefore w:val="1"/>
          <w:divId w:val="2116439976"/>
          <w:wBefore w:w="817" w:type="dxa"/>
          <w:cantSplit/>
          <w:trHeight w:val="1200"/>
        </w:trPr>
        <w:tc>
          <w:tcPr>
            <w:tcW w:w="1311" w:type="dxa"/>
            <w:gridSpan w:val="2"/>
            <w:textDirection w:val="btLr"/>
            <w:vAlign w:val="center"/>
            <w:hideMark/>
          </w:tcPr>
          <w:p w14:paraId="008083E7" w14:textId="77777777" w:rsidR="00DF53AE" w:rsidRDefault="00DF53AE">
            <w:pPr>
              <w:spacing w:before="60" w:after="60" w:line="240" w:lineRule="auto"/>
              <w:jc w:val="center"/>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GUID=78c9cd22-beee-408f-9a52-0fc0b0b2fe3f </w:instrText>
            </w:r>
            <w:r>
              <w:rPr>
                <w:rFonts w:ascii="Times New Roman" w:hAnsi="Times New Roman" w:cs="Times New Roman"/>
                <w:szCs w:val="20"/>
                <w:lang w:val="en-GB"/>
              </w:rPr>
              <w:fldChar w:fldCharType="end"/>
            </w:r>
            <w:r>
              <w:rPr>
                <w:rFonts w:ascii="Times New Roman" w:hAnsi="Times New Roman" w:cs="Times New Roman"/>
                <w:sz w:val="18"/>
                <w:szCs w:val="18"/>
                <w:lang w:val="en-GB"/>
              </w:rPr>
              <w:t>C</w:t>
            </w:r>
            <w:r>
              <w:rPr>
                <w:rFonts w:ascii="Times New Roman" w:hAnsi="Times New Roman" w:cs="Times New Roman"/>
                <w:sz w:val="16"/>
                <w:szCs w:val="16"/>
                <w:lang w:val="en-GB"/>
              </w:rPr>
              <w:t>HILD’S PARTICULARS</w:t>
            </w:r>
          </w:p>
        </w:tc>
        <w:tc>
          <w:tcPr>
            <w:tcW w:w="3190" w:type="dxa"/>
            <w:gridSpan w:val="6"/>
            <w:hideMark/>
          </w:tcPr>
          <w:p w14:paraId="5D50D30A" w14:textId="77777777" w:rsidR="00DF53AE" w:rsidRDefault="00DF53AE">
            <w:pPr>
              <w:spacing w:before="60" w:after="60" w:line="240" w:lineRule="auto"/>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GUID=c636a75f-ca46-48cd-b028-1a8e51e64758 </w:instrText>
            </w:r>
            <w:r>
              <w:rPr>
                <w:rFonts w:ascii="Times New Roman" w:hAnsi="Times New Roman" w:cs="Times New Roman"/>
                <w:szCs w:val="20"/>
                <w:lang w:val="en-GB"/>
              </w:rPr>
              <w:fldChar w:fldCharType="end"/>
            </w:r>
            <w:r>
              <w:rPr>
                <w:rFonts w:ascii="Times New Roman" w:hAnsi="Times New Roman" w:cs="Times New Roman"/>
                <w:sz w:val="18"/>
                <w:szCs w:val="18"/>
                <w:lang w:val="en-GB"/>
              </w:rPr>
              <w:t>Full name before adoption</w:t>
            </w:r>
          </w:p>
        </w:tc>
        <w:tc>
          <w:tcPr>
            <w:tcW w:w="2806" w:type="dxa"/>
            <w:gridSpan w:val="3"/>
            <w:hideMark/>
          </w:tcPr>
          <w:p w14:paraId="00BD013A" w14:textId="77777777" w:rsidR="00DF53AE" w:rsidRDefault="00DF53AE">
            <w:pPr>
              <w:spacing w:before="60" w:after="60" w:line="240" w:lineRule="auto"/>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GUID=27c1ec68-dd85-448d-a87a-49ffc9b0cd25 </w:instrText>
            </w:r>
            <w:r>
              <w:rPr>
                <w:rFonts w:ascii="Times New Roman" w:hAnsi="Times New Roman" w:cs="Times New Roman"/>
                <w:szCs w:val="20"/>
                <w:lang w:val="en-GB"/>
              </w:rPr>
              <w:fldChar w:fldCharType="end"/>
            </w:r>
            <w:r>
              <w:rPr>
                <w:rFonts w:ascii="Times New Roman" w:hAnsi="Times New Roman" w:cs="Times New Roman"/>
                <w:sz w:val="18"/>
                <w:szCs w:val="18"/>
                <w:lang w:val="en-GB"/>
              </w:rPr>
              <w:t>Full name conferred by Adoption Order</w:t>
            </w:r>
          </w:p>
        </w:tc>
      </w:tr>
      <w:tr w:rsidR="00DF53AE" w14:paraId="4DE1A05C" w14:textId="77777777" w:rsidTr="00DF53AE">
        <w:trPr>
          <w:gridBefore w:val="1"/>
          <w:divId w:val="2116439976"/>
          <w:wBefore w:w="817" w:type="dxa"/>
          <w:cantSplit/>
        </w:trPr>
        <w:tc>
          <w:tcPr>
            <w:tcW w:w="1311" w:type="dxa"/>
            <w:gridSpan w:val="2"/>
            <w:textDirection w:val="btLr"/>
            <w:vAlign w:val="center"/>
            <w:hideMark/>
          </w:tcPr>
          <w:p w14:paraId="7B522FFF" w14:textId="77777777" w:rsidR="00DF53AE" w:rsidRDefault="00DF53AE">
            <w:pPr>
              <w:spacing w:before="60" w:after="60" w:line="240" w:lineRule="auto"/>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GUID=78c9cd22-beee-408f-9a52-0fc0b0b2fe3f </w:instrText>
            </w:r>
            <w:r>
              <w:rPr>
                <w:rFonts w:ascii="Times New Roman" w:hAnsi="Times New Roman" w:cs="Times New Roman"/>
                <w:szCs w:val="20"/>
                <w:lang w:val="en-GB"/>
              </w:rPr>
              <w:fldChar w:fldCharType="end"/>
            </w:r>
          </w:p>
        </w:tc>
        <w:tc>
          <w:tcPr>
            <w:tcW w:w="542" w:type="dxa"/>
            <w:hideMark/>
          </w:tcPr>
          <w:p w14:paraId="1B083CCE" w14:textId="77777777" w:rsidR="00DF53AE" w:rsidRDefault="00DF53AE">
            <w:pPr>
              <w:spacing w:before="60" w:after="60" w:line="240" w:lineRule="auto"/>
              <w:jc w:val="center"/>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GUID=a97e3e09-f5c0-456b-ad88-0d907c0256c7 </w:instrText>
            </w:r>
            <w:r>
              <w:rPr>
                <w:rFonts w:ascii="Times New Roman" w:hAnsi="Times New Roman" w:cs="Times New Roman"/>
                <w:szCs w:val="20"/>
                <w:lang w:val="en-GB"/>
              </w:rPr>
              <w:fldChar w:fldCharType="end"/>
            </w:r>
            <w:r>
              <w:rPr>
                <w:rFonts w:ascii="Times New Roman" w:hAnsi="Times New Roman" w:cs="Times New Roman"/>
                <w:sz w:val="18"/>
                <w:szCs w:val="18"/>
                <w:lang w:val="en-GB"/>
              </w:rPr>
              <w:t>Sex</w:t>
            </w:r>
          </w:p>
        </w:tc>
        <w:tc>
          <w:tcPr>
            <w:tcW w:w="654" w:type="dxa"/>
            <w:hideMark/>
          </w:tcPr>
          <w:p w14:paraId="2611655B" w14:textId="77777777" w:rsidR="00DF53AE" w:rsidRDefault="00DF53AE">
            <w:pPr>
              <w:spacing w:before="60" w:after="60" w:line="240" w:lineRule="auto"/>
              <w:jc w:val="center"/>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GUID=c4bcf8e3-e959-42ee-9e08-5b19e7142696 </w:instrText>
            </w:r>
            <w:r>
              <w:rPr>
                <w:rFonts w:ascii="Times New Roman" w:hAnsi="Times New Roman" w:cs="Times New Roman"/>
                <w:szCs w:val="20"/>
                <w:lang w:val="en-GB"/>
              </w:rPr>
              <w:fldChar w:fldCharType="end"/>
            </w:r>
            <w:r>
              <w:rPr>
                <w:rFonts w:ascii="Times New Roman" w:hAnsi="Times New Roman" w:cs="Times New Roman"/>
                <w:sz w:val="18"/>
                <w:szCs w:val="18"/>
                <w:lang w:val="en-GB"/>
              </w:rPr>
              <w:t>Date of birth</w:t>
            </w:r>
          </w:p>
        </w:tc>
        <w:tc>
          <w:tcPr>
            <w:tcW w:w="566" w:type="dxa"/>
            <w:hideMark/>
          </w:tcPr>
          <w:p w14:paraId="046A2895" w14:textId="77777777" w:rsidR="00DF53AE" w:rsidRDefault="00DF53AE">
            <w:pPr>
              <w:spacing w:before="60" w:after="60" w:line="240" w:lineRule="auto"/>
              <w:jc w:val="center"/>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GUID=542a9555-dce9-43e3-959e-8a49aaf9cce7 </w:instrText>
            </w:r>
            <w:r>
              <w:rPr>
                <w:rFonts w:ascii="Times New Roman" w:hAnsi="Times New Roman" w:cs="Times New Roman"/>
                <w:szCs w:val="20"/>
                <w:lang w:val="en-GB"/>
              </w:rPr>
              <w:fldChar w:fldCharType="end"/>
            </w:r>
            <w:r>
              <w:rPr>
                <w:rFonts w:ascii="Times New Roman" w:hAnsi="Times New Roman" w:cs="Times New Roman"/>
                <w:sz w:val="18"/>
                <w:szCs w:val="18"/>
                <w:lang w:val="en-GB"/>
              </w:rPr>
              <w:t>Day</w:t>
            </w:r>
          </w:p>
        </w:tc>
        <w:tc>
          <w:tcPr>
            <w:tcW w:w="698" w:type="dxa"/>
            <w:gridSpan w:val="2"/>
            <w:hideMark/>
          </w:tcPr>
          <w:p w14:paraId="77A38B68" w14:textId="77777777" w:rsidR="00DF53AE" w:rsidRDefault="00DF53AE">
            <w:pPr>
              <w:spacing w:before="60" w:after="60" w:line="240" w:lineRule="auto"/>
              <w:jc w:val="center"/>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GUID=d472ee66-9d8c-4367-ac76-b3c2374a6514 </w:instrText>
            </w:r>
            <w:r>
              <w:rPr>
                <w:rFonts w:ascii="Times New Roman" w:hAnsi="Times New Roman" w:cs="Times New Roman"/>
                <w:szCs w:val="20"/>
                <w:lang w:val="en-GB"/>
              </w:rPr>
              <w:fldChar w:fldCharType="end"/>
            </w:r>
            <w:r>
              <w:rPr>
                <w:rFonts w:ascii="Times New Roman" w:hAnsi="Times New Roman" w:cs="Times New Roman"/>
                <w:sz w:val="18"/>
                <w:szCs w:val="18"/>
                <w:lang w:val="en-GB"/>
              </w:rPr>
              <w:t>Month</w:t>
            </w:r>
          </w:p>
        </w:tc>
        <w:tc>
          <w:tcPr>
            <w:tcW w:w="730" w:type="dxa"/>
            <w:hideMark/>
          </w:tcPr>
          <w:p w14:paraId="58280639" w14:textId="77777777" w:rsidR="00DF53AE" w:rsidRDefault="00DF53AE">
            <w:pPr>
              <w:spacing w:before="60" w:after="60" w:line="240" w:lineRule="auto"/>
              <w:jc w:val="center"/>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GUID=afe209c1-beef-412c-a98b-283f46fd3c0a </w:instrText>
            </w:r>
            <w:r>
              <w:rPr>
                <w:rFonts w:ascii="Times New Roman" w:hAnsi="Times New Roman" w:cs="Times New Roman"/>
                <w:szCs w:val="20"/>
                <w:lang w:val="en-GB"/>
              </w:rPr>
              <w:fldChar w:fldCharType="end"/>
            </w:r>
            <w:r>
              <w:rPr>
                <w:rFonts w:ascii="Times New Roman" w:hAnsi="Times New Roman" w:cs="Times New Roman"/>
                <w:sz w:val="18"/>
                <w:szCs w:val="18"/>
                <w:lang w:val="en-GB"/>
              </w:rPr>
              <w:t>Year</w:t>
            </w:r>
          </w:p>
        </w:tc>
        <w:tc>
          <w:tcPr>
            <w:tcW w:w="1206" w:type="dxa"/>
            <w:hideMark/>
          </w:tcPr>
          <w:p w14:paraId="128392D9" w14:textId="77777777" w:rsidR="00DF53AE" w:rsidRDefault="00DF53AE">
            <w:pPr>
              <w:spacing w:before="60" w:after="60" w:line="240" w:lineRule="auto"/>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GUID=18cbf85b-1689-4514-beca-ebea732c0db1 </w:instrText>
            </w:r>
            <w:r>
              <w:rPr>
                <w:rFonts w:ascii="Times New Roman" w:hAnsi="Times New Roman" w:cs="Times New Roman"/>
                <w:szCs w:val="20"/>
                <w:lang w:val="en-GB"/>
              </w:rPr>
              <w:fldChar w:fldCharType="end"/>
            </w:r>
            <w:r>
              <w:rPr>
                <w:rFonts w:ascii="Times New Roman" w:hAnsi="Times New Roman" w:cs="Times New Roman"/>
                <w:sz w:val="18"/>
                <w:szCs w:val="18"/>
                <w:lang w:val="en-GB"/>
              </w:rPr>
              <w:t>Place of birth</w:t>
            </w:r>
          </w:p>
        </w:tc>
        <w:tc>
          <w:tcPr>
            <w:tcW w:w="1600" w:type="dxa"/>
            <w:gridSpan w:val="2"/>
            <w:hideMark/>
          </w:tcPr>
          <w:p w14:paraId="5CA55603" w14:textId="77777777" w:rsidR="00DF53AE" w:rsidRDefault="00DF53AE">
            <w:pPr>
              <w:spacing w:before="60" w:after="60" w:line="240" w:lineRule="auto"/>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GUID=821ae005-080a-4543-8d46-89e75b3aa8dd </w:instrText>
            </w:r>
            <w:r>
              <w:rPr>
                <w:rFonts w:ascii="Times New Roman" w:hAnsi="Times New Roman" w:cs="Times New Roman"/>
                <w:szCs w:val="20"/>
                <w:lang w:val="en-GB"/>
              </w:rPr>
              <w:fldChar w:fldCharType="end"/>
            </w:r>
            <w:r>
              <w:rPr>
                <w:rFonts w:ascii="Times New Roman" w:hAnsi="Times New Roman" w:cs="Times New Roman"/>
                <w:sz w:val="18"/>
                <w:szCs w:val="18"/>
                <w:lang w:val="en-GB"/>
              </w:rPr>
              <w:t>Birth Register No./Entry No. of Previous Adoption</w:t>
            </w:r>
          </w:p>
        </w:tc>
      </w:tr>
      <w:tr w:rsidR="00DF53AE" w14:paraId="5738DA53" w14:textId="77777777" w:rsidTr="00DF53AE">
        <w:trPr>
          <w:gridBefore w:val="1"/>
          <w:divId w:val="2116439976"/>
          <w:wBefore w:w="817" w:type="dxa"/>
          <w:cantSplit/>
        </w:trPr>
        <w:tc>
          <w:tcPr>
            <w:tcW w:w="1311" w:type="dxa"/>
            <w:gridSpan w:val="2"/>
            <w:textDirection w:val="btLr"/>
            <w:vAlign w:val="center"/>
            <w:hideMark/>
          </w:tcPr>
          <w:p w14:paraId="63D1B925" w14:textId="77777777" w:rsidR="00DF53AE" w:rsidRDefault="00DF53AE">
            <w:pPr>
              <w:spacing w:before="60" w:after="60" w:line="240" w:lineRule="auto"/>
              <w:jc w:val="center"/>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GUID=648f8b10-ccd8-426b-9cc9-29a1b9748437 </w:instrText>
            </w:r>
            <w:r>
              <w:rPr>
                <w:rFonts w:ascii="Times New Roman" w:hAnsi="Times New Roman" w:cs="Times New Roman"/>
                <w:szCs w:val="20"/>
                <w:lang w:val="en-GB"/>
              </w:rPr>
              <w:fldChar w:fldCharType="end"/>
            </w:r>
            <w:r>
              <w:rPr>
                <w:rFonts w:ascii="Times New Roman" w:hAnsi="Times New Roman" w:cs="Times New Roman"/>
                <w:sz w:val="18"/>
                <w:szCs w:val="18"/>
                <w:lang w:val="en-GB"/>
              </w:rPr>
              <w:t xml:space="preserve">Natural Parents/ </w:t>
            </w:r>
            <w:r>
              <w:rPr>
                <w:rFonts w:ascii="Times New Roman" w:hAnsi="Times New Roman" w:cs="Times New Roman"/>
                <w:sz w:val="18"/>
                <w:szCs w:val="18"/>
                <w:lang w:val="en-GB"/>
              </w:rPr>
              <w:br/>
              <w:t>Previous Adopters</w:t>
            </w:r>
          </w:p>
        </w:tc>
        <w:tc>
          <w:tcPr>
            <w:tcW w:w="3190" w:type="dxa"/>
            <w:gridSpan w:val="6"/>
            <w:hideMark/>
          </w:tcPr>
          <w:p w14:paraId="7FB8A478" w14:textId="77777777" w:rsidR="00DF53AE" w:rsidRDefault="00DF53AE">
            <w:pPr>
              <w:spacing w:before="60" w:after="60" w:line="240" w:lineRule="auto"/>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GUID=5726eabb-4897-4c76-ab5d-c0dbb11c3516 </w:instrText>
            </w:r>
            <w:r>
              <w:rPr>
                <w:rFonts w:ascii="Times New Roman" w:hAnsi="Times New Roman" w:cs="Times New Roman"/>
                <w:szCs w:val="20"/>
                <w:lang w:val="en-GB"/>
              </w:rPr>
              <w:fldChar w:fldCharType="end"/>
            </w:r>
            <w:r>
              <w:rPr>
                <w:rFonts w:ascii="Times New Roman" w:hAnsi="Times New Roman" w:cs="Times New Roman"/>
                <w:sz w:val="18"/>
                <w:szCs w:val="18"/>
                <w:lang w:val="en-GB"/>
              </w:rPr>
              <w:t>Name of Father</w:t>
            </w:r>
          </w:p>
        </w:tc>
        <w:tc>
          <w:tcPr>
            <w:tcW w:w="1206" w:type="dxa"/>
            <w:hideMark/>
          </w:tcPr>
          <w:p w14:paraId="698A7C3D" w14:textId="77777777" w:rsidR="00DF53AE" w:rsidRDefault="00DF53AE">
            <w:pPr>
              <w:spacing w:before="60" w:after="60" w:line="240" w:lineRule="auto"/>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GUID=704540b7-2eb6-4114-a96b-42732adc5d8c </w:instrText>
            </w:r>
            <w:r>
              <w:rPr>
                <w:rFonts w:ascii="Times New Roman" w:hAnsi="Times New Roman" w:cs="Times New Roman"/>
                <w:szCs w:val="20"/>
                <w:lang w:val="en-GB"/>
              </w:rPr>
              <w:fldChar w:fldCharType="end"/>
            </w:r>
            <w:r>
              <w:rPr>
                <w:rFonts w:ascii="Times New Roman" w:hAnsi="Times New Roman" w:cs="Times New Roman"/>
                <w:sz w:val="18"/>
                <w:szCs w:val="18"/>
                <w:lang w:val="en-GB"/>
              </w:rPr>
              <w:t>Citizenship of Father at the time of the child’s birth</w:t>
            </w:r>
          </w:p>
        </w:tc>
        <w:tc>
          <w:tcPr>
            <w:tcW w:w="1600" w:type="dxa"/>
            <w:gridSpan w:val="2"/>
            <w:hideMark/>
          </w:tcPr>
          <w:p w14:paraId="00CD18B0" w14:textId="77777777" w:rsidR="00DF53AE" w:rsidRDefault="00DF53AE">
            <w:pPr>
              <w:spacing w:before="60" w:after="60" w:line="240" w:lineRule="auto"/>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GUID=fcf7c469-83a4-4dc5-9075-2f1c2ab2ee5d </w:instrText>
            </w:r>
            <w:r>
              <w:rPr>
                <w:rFonts w:ascii="Times New Roman" w:hAnsi="Times New Roman" w:cs="Times New Roman"/>
                <w:szCs w:val="20"/>
                <w:lang w:val="en-GB"/>
              </w:rPr>
              <w:fldChar w:fldCharType="end"/>
            </w:r>
            <w:r>
              <w:rPr>
                <w:rFonts w:ascii="Times New Roman" w:hAnsi="Times New Roman" w:cs="Times New Roman"/>
                <w:sz w:val="18"/>
                <w:szCs w:val="18"/>
                <w:lang w:val="en-GB"/>
              </w:rPr>
              <w:t>Singapore NRIC No.</w:t>
            </w:r>
          </w:p>
        </w:tc>
      </w:tr>
      <w:tr w:rsidR="00DF53AE" w14:paraId="3E780F8B" w14:textId="77777777" w:rsidTr="00DF53AE">
        <w:trPr>
          <w:gridBefore w:val="1"/>
          <w:divId w:val="2116439976"/>
          <w:wBefore w:w="817" w:type="dxa"/>
          <w:cantSplit/>
        </w:trPr>
        <w:tc>
          <w:tcPr>
            <w:tcW w:w="1311" w:type="dxa"/>
            <w:gridSpan w:val="2"/>
            <w:textDirection w:val="btLr"/>
            <w:vAlign w:val="center"/>
            <w:hideMark/>
          </w:tcPr>
          <w:p w14:paraId="3B1C7972" w14:textId="77777777" w:rsidR="00DF53AE" w:rsidRDefault="00DF53AE">
            <w:pPr>
              <w:spacing w:before="60" w:after="60" w:line="240" w:lineRule="auto"/>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GUID=648f8b10-ccd8-426b-9cc9-29a1b9748437 </w:instrText>
            </w:r>
            <w:r>
              <w:rPr>
                <w:rFonts w:ascii="Times New Roman" w:hAnsi="Times New Roman" w:cs="Times New Roman"/>
                <w:szCs w:val="20"/>
                <w:lang w:val="en-GB"/>
              </w:rPr>
              <w:fldChar w:fldCharType="end"/>
            </w:r>
          </w:p>
        </w:tc>
        <w:tc>
          <w:tcPr>
            <w:tcW w:w="3190" w:type="dxa"/>
            <w:gridSpan w:val="6"/>
            <w:hideMark/>
          </w:tcPr>
          <w:p w14:paraId="4E6BE0CE" w14:textId="77777777" w:rsidR="00DF53AE" w:rsidRDefault="00DF53AE">
            <w:pPr>
              <w:spacing w:before="60" w:after="60" w:line="240" w:lineRule="auto"/>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GUID=30c19798-95f1-407f-9cbb-6aec261728c6 </w:instrText>
            </w:r>
            <w:r>
              <w:rPr>
                <w:rFonts w:ascii="Times New Roman" w:hAnsi="Times New Roman" w:cs="Times New Roman"/>
                <w:szCs w:val="20"/>
                <w:lang w:val="en-GB"/>
              </w:rPr>
              <w:fldChar w:fldCharType="end"/>
            </w:r>
            <w:r>
              <w:rPr>
                <w:rFonts w:ascii="Times New Roman" w:hAnsi="Times New Roman" w:cs="Times New Roman"/>
                <w:sz w:val="18"/>
                <w:szCs w:val="18"/>
                <w:lang w:val="en-GB"/>
              </w:rPr>
              <w:t>Name of Mother</w:t>
            </w:r>
          </w:p>
        </w:tc>
        <w:tc>
          <w:tcPr>
            <w:tcW w:w="1206" w:type="dxa"/>
            <w:hideMark/>
          </w:tcPr>
          <w:p w14:paraId="1B9C293D" w14:textId="77777777" w:rsidR="00DF53AE" w:rsidRDefault="00DF53AE">
            <w:pPr>
              <w:spacing w:before="60" w:after="60" w:line="240" w:lineRule="auto"/>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GUID=1b9043e7-7420-4a29-8716-15d34bc07899 </w:instrText>
            </w:r>
            <w:r>
              <w:rPr>
                <w:rFonts w:ascii="Times New Roman" w:hAnsi="Times New Roman" w:cs="Times New Roman"/>
                <w:szCs w:val="20"/>
                <w:lang w:val="en-GB"/>
              </w:rPr>
              <w:fldChar w:fldCharType="end"/>
            </w:r>
            <w:r>
              <w:rPr>
                <w:rFonts w:ascii="Times New Roman" w:hAnsi="Times New Roman" w:cs="Times New Roman"/>
                <w:sz w:val="18"/>
                <w:szCs w:val="18"/>
                <w:lang w:val="en-GB"/>
              </w:rPr>
              <w:t>Citizenship of Mother at the time of the child’s birth</w:t>
            </w:r>
          </w:p>
        </w:tc>
        <w:tc>
          <w:tcPr>
            <w:tcW w:w="1600" w:type="dxa"/>
            <w:gridSpan w:val="2"/>
            <w:hideMark/>
          </w:tcPr>
          <w:p w14:paraId="50E6B9F0" w14:textId="77777777" w:rsidR="00DF53AE" w:rsidRDefault="00DF53AE">
            <w:pPr>
              <w:spacing w:before="60" w:after="60" w:line="240" w:lineRule="auto"/>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GUID=8e2ae52f-c8a7-4bdf-8f07-ddefd61f6c07 </w:instrText>
            </w:r>
            <w:r>
              <w:rPr>
                <w:rFonts w:ascii="Times New Roman" w:hAnsi="Times New Roman" w:cs="Times New Roman"/>
                <w:szCs w:val="20"/>
                <w:lang w:val="en-GB"/>
              </w:rPr>
              <w:fldChar w:fldCharType="end"/>
            </w:r>
            <w:r>
              <w:rPr>
                <w:rFonts w:ascii="Times New Roman" w:hAnsi="Times New Roman" w:cs="Times New Roman"/>
                <w:sz w:val="18"/>
                <w:szCs w:val="18"/>
                <w:lang w:val="en-GB"/>
              </w:rPr>
              <w:t>Singapore NRIC No.</w:t>
            </w:r>
          </w:p>
        </w:tc>
      </w:tr>
      <w:tr w:rsidR="00DF53AE" w14:paraId="0F5FA28C" w14:textId="77777777" w:rsidTr="00DF53AE">
        <w:trPr>
          <w:gridBefore w:val="1"/>
          <w:divId w:val="2116439976"/>
          <w:wBefore w:w="817" w:type="dxa"/>
          <w:cantSplit/>
        </w:trPr>
        <w:tc>
          <w:tcPr>
            <w:tcW w:w="709" w:type="dxa"/>
            <w:textDirection w:val="btLr"/>
            <w:vAlign w:val="center"/>
            <w:hideMark/>
          </w:tcPr>
          <w:p w14:paraId="1EF91BCB" w14:textId="77777777" w:rsidR="00DF53AE" w:rsidRDefault="00DF53AE">
            <w:pPr>
              <w:spacing w:before="60" w:after="60" w:line="240" w:lineRule="auto"/>
              <w:jc w:val="center"/>
              <w:rPr>
                <w:rFonts w:ascii="Times New Roman" w:hAnsi="Times New Roman" w:cs="Times New Roman"/>
                <w:sz w:val="16"/>
                <w:szCs w:val="16"/>
                <w:lang w:val="en-GB"/>
              </w:rPr>
            </w:pPr>
            <w:r>
              <w:rPr>
                <w:rFonts w:ascii="Times New Roman" w:hAnsi="Times New Roman" w:cs="Times New Roman"/>
                <w:sz w:val="16"/>
                <w:szCs w:val="16"/>
                <w:lang w:val="en-GB"/>
              </w:rPr>
              <w:fldChar w:fldCharType="begin"/>
            </w:r>
            <w:r>
              <w:rPr>
                <w:rFonts w:ascii="Times New Roman" w:hAnsi="Times New Roman" w:cs="Times New Roman"/>
                <w:sz w:val="16"/>
                <w:szCs w:val="16"/>
                <w:lang w:val="en-GB"/>
              </w:rPr>
              <w:instrText xml:space="preserve"> GUID=365c0d7f-c618-4b45-915d-312168e0d62b </w:instrText>
            </w:r>
            <w:r>
              <w:rPr>
                <w:rFonts w:ascii="Times New Roman" w:hAnsi="Times New Roman" w:cs="Times New Roman"/>
                <w:sz w:val="16"/>
                <w:szCs w:val="16"/>
                <w:lang w:val="en-GB"/>
              </w:rPr>
              <w:fldChar w:fldCharType="end"/>
            </w:r>
            <w:r>
              <w:rPr>
                <w:rFonts w:ascii="Times New Roman" w:hAnsi="Times New Roman" w:cs="Times New Roman"/>
                <w:sz w:val="16"/>
                <w:szCs w:val="16"/>
                <w:lang w:val="en-GB"/>
              </w:rPr>
              <w:t>ADOPTIVE PARENTS</w:t>
            </w:r>
          </w:p>
        </w:tc>
        <w:tc>
          <w:tcPr>
            <w:tcW w:w="602" w:type="dxa"/>
            <w:textDirection w:val="btLr"/>
            <w:vAlign w:val="center"/>
            <w:hideMark/>
          </w:tcPr>
          <w:p w14:paraId="55ABFB7C" w14:textId="77777777" w:rsidR="00DF53AE" w:rsidRDefault="00DF53AE">
            <w:pPr>
              <w:spacing w:before="60" w:after="60" w:line="240" w:lineRule="auto"/>
              <w:jc w:val="center"/>
              <w:rPr>
                <w:rFonts w:ascii="Times New Roman" w:hAnsi="Times New Roman" w:cs="Times New Roman"/>
                <w:sz w:val="22"/>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GUID=790b8cc2-61f0-48fd-a322-ee855ca5375f </w:instrText>
            </w:r>
            <w:r>
              <w:rPr>
                <w:rFonts w:ascii="Times New Roman" w:hAnsi="Times New Roman" w:cs="Times New Roman"/>
                <w:szCs w:val="20"/>
                <w:lang w:val="en-GB"/>
              </w:rPr>
              <w:fldChar w:fldCharType="end"/>
            </w:r>
            <w:r>
              <w:rPr>
                <w:rFonts w:ascii="Times New Roman" w:hAnsi="Times New Roman" w:cs="Times New Roman"/>
                <w:sz w:val="18"/>
                <w:szCs w:val="18"/>
                <w:lang w:val="en-GB"/>
              </w:rPr>
              <w:t>Father</w:t>
            </w:r>
          </w:p>
        </w:tc>
        <w:tc>
          <w:tcPr>
            <w:tcW w:w="3190" w:type="dxa"/>
            <w:gridSpan w:val="6"/>
            <w:hideMark/>
          </w:tcPr>
          <w:p w14:paraId="41DB9B7D" w14:textId="77777777" w:rsidR="00DF53AE" w:rsidRDefault="00DF53AE">
            <w:pPr>
              <w:spacing w:before="60" w:after="60" w:line="240" w:lineRule="auto"/>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GUID=74df39a1-2145-4e5f-84b2-4f4aacbbbde9 </w:instrText>
            </w:r>
            <w:r>
              <w:rPr>
                <w:rFonts w:ascii="Times New Roman" w:hAnsi="Times New Roman" w:cs="Times New Roman"/>
                <w:szCs w:val="20"/>
                <w:lang w:val="en-GB"/>
              </w:rPr>
              <w:fldChar w:fldCharType="end"/>
            </w:r>
            <w:r>
              <w:rPr>
                <w:rFonts w:ascii="Times New Roman" w:hAnsi="Times New Roman" w:cs="Times New Roman"/>
                <w:sz w:val="18"/>
                <w:szCs w:val="18"/>
                <w:lang w:val="en-GB"/>
              </w:rPr>
              <w:t>Name and Surname</w:t>
            </w:r>
          </w:p>
        </w:tc>
        <w:tc>
          <w:tcPr>
            <w:tcW w:w="1206" w:type="dxa"/>
            <w:hideMark/>
          </w:tcPr>
          <w:p w14:paraId="20E8E347" w14:textId="77777777" w:rsidR="00DF53AE" w:rsidRDefault="00DF53AE">
            <w:pPr>
              <w:spacing w:before="60" w:after="60" w:line="240" w:lineRule="auto"/>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GUID=65f7d784-5937-4464-8d5f-4a76ab33da52 </w:instrText>
            </w:r>
            <w:r>
              <w:rPr>
                <w:rFonts w:ascii="Times New Roman" w:hAnsi="Times New Roman" w:cs="Times New Roman"/>
                <w:szCs w:val="20"/>
                <w:lang w:val="en-GB"/>
              </w:rPr>
              <w:fldChar w:fldCharType="end"/>
            </w:r>
            <w:r>
              <w:rPr>
                <w:rFonts w:ascii="Times New Roman" w:hAnsi="Times New Roman" w:cs="Times New Roman"/>
                <w:sz w:val="18"/>
                <w:szCs w:val="18"/>
                <w:lang w:val="en-GB"/>
              </w:rPr>
              <w:t>Date of birth</w:t>
            </w:r>
          </w:p>
        </w:tc>
        <w:tc>
          <w:tcPr>
            <w:tcW w:w="1600" w:type="dxa"/>
            <w:gridSpan w:val="2"/>
            <w:hideMark/>
          </w:tcPr>
          <w:p w14:paraId="2163DE9B" w14:textId="77777777" w:rsidR="00DF53AE" w:rsidRDefault="00DF53AE">
            <w:pPr>
              <w:spacing w:before="60" w:after="60" w:line="240" w:lineRule="auto"/>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GUID=65b5f7fa-e617-4c8b-9d90-dae1136e9034 </w:instrText>
            </w:r>
            <w:r>
              <w:rPr>
                <w:rFonts w:ascii="Times New Roman" w:hAnsi="Times New Roman" w:cs="Times New Roman"/>
                <w:szCs w:val="20"/>
                <w:lang w:val="en-GB"/>
              </w:rPr>
              <w:fldChar w:fldCharType="end"/>
            </w:r>
            <w:r>
              <w:rPr>
                <w:rFonts w:ascii="Times New Roman" w:hAnsi="Times New Roman" w:cs="Times New Roman"/>
                <w:sz w:val="18"/>
                <w:szCs w:val="18"/>
                <w:lang w:val="en-GB"/>
              </w:rPr>
              <w:t>Country</w:t>
            </w:r>
            <w:r>
              <w:rPr>
                <w:rFonts w:ascii="Times New Roman" w:hAnsi="Times New Roman" w:cs="Times New Roman"/>
                <w:sz w:val="18"/>
                <w:szCs w:val="18"/>
                <w:lang w:val="en-GB"/>
              </w:rPr>
              <w:br/>
              <w:t>of birth</w:t>
            </w:r>
          </w:p>
        </w:tc>
      </w:tr>
      <w:tr w:rsidR="00DF53AE" w14:paraId="7EA0A560" w14:textId="77777777" w:rsidTr="00DF53AE">
        <w:trPr>
          <w:gridBefore w:val="1"/>
          <w:divId w:val="2116439976"/>
          <w:wBefore w:w="817" w:type="dxa"/>
          <w:cantSplit/>
        </w:trPr>
        <w:tc>
          <w:tcPr>
            <w:tcW w:w="709" w:type="dxa"/>
            <w:textDirection w:val="btLr"/>
            <w:vAlign w:val="center"/>
            <w:hideMark/>
          </w:tcPr>
          <w:p w14:paraId="62EB9E36" w14:textId="77777777" w:rsidR="00DF53AE" w:rsidRDefault="00DF53AE">
            <w:pPr>
              <w:spacing w:before="60" w:after="60" w:line="240" w:lineRule="auto"/>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GUID=365c0d7f-c618-4b45-915d-312168e0d62b </w:instrText>
            </w:r>
            <w:r>
              <w:rPr>
                <w:rFonts w:ascii="Times New Roman" w:hAnsi="Times New Roman" w:cs="Times New Roman"/>
                <w:szCs w:val="20"/>
                <w:lang w:val="en-GB"/>
              </w:rPr>
              <w:fldChar w:fldCharType="end"/>
            </w:r>
          </w:p>
        </w:tc>
        <w:tc>
          <w:tcPr>
            <w:tcW w:w="602" w:type="dxa"/>
            <w:textDirection w:val="btLr"/>
            <w:vAlign w:val="center"/>
            <w:hideMark/>
          </w:tcPr>
          <w:p w14:paraId="04217728" w14:textId="77777777" w:rsidR="00DF53AE" w:rsidRDefault="00DF53AE">
            <w:pPr>
              <w:spacing w:before="60" w:after="60" w:line="240" w:lineRule="auto"/>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GUID=790b8cc2-61f0-48fd-a322-ee855ca5375f </w:instrText>
            </w:r>
            <w:r>
              <w:rPr>
                <w:rFonts w:ascii="Times New Roman" w:hAnsi="Times New Roman" w:cs="Times New Roman"/>
                <w:szCs w:val="20"/>
                <w:lang w:val="en-GB"/>
              </w:rPr>
              <w:fldChar w:fldCharType="end"/>
            </w:r>
          </w:p>
        </w:tc>
        <w:tc>
          <w:tcPr>
            <w:tcW w:w="2111" w:type="dxa"/>
            <w:gridSpan w:val="4"/>
            <w:hideMark/>
          </w:tcPr>
          <w:p w14:paraId="12E4DE79" w14:textId="77777777" w:rsidR="00DF53AE" w:rsidRDefault="00DF53AE">
            <w:pPr>
              <w:spacing w:before="60" w:after="60" w:line="240" w:lineRule="auto"/>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GUID=f9f2e1dc-ea23-41c5-b439-76d34f5bec86 </w:instrText>
            </w:r>
            <w:r>
              <w:rPr>
                <w:rFonts w:ascii="Times New Roman" w:hAnsi="Times New Roman" w:cs="Times New Roman"/>
                <w:szCs w:val="20"/>
                <w:lang w:val="en-GB"/>
              </w:rPr>
              <w:fldChar w:fldCharType="end"/>
            </w:r>
            <w:r>
              <w:rPr>
                <w:rFonts w:ascii="Times New Roman" w:hAnsi="Times New Roman" w:cs="Times New Roman"/>
                <w:sz w:val="18"/>
                <w:szCs w:val="18"/>
                <w:lang w:val="en-GB"/>
              </w:rPr>
              <w:t>Race/Dialect Group</w:t>
            </w:r>
          </w:p>
        </w:tc>
        <w:tc>
          <w:tcPr>
            <w:tcW w:w="2285" w:type="dxa"/>
            <w:gridSpan w:val="3"/>
            <w:hideMark/>
          </w:tcPr>
          <w:p w14:paraId="7137907C" w14:textId="77777777" w:rsidR="00DF53AE" w:rsidRDefault="00DF53AE">
            <w:pPr>
              <w:spacing w:before="60" w:after="60" w:line="240" w:lineRule="auto"/>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GUID=6b9eb606-a61f-4342-a518-e2d5d771efb1 </w:instrText>
            </w:r>
            <w:r>
              <w:rPr>
                <w:rFonts w:ascii="Times New Roman" w:hAnsi="Times New Roman" w:cs="Times New Roman"/>
                <w:szCs w:val="20"/>
                <w:lang w:val="en-GB"/>
              </w:rPr>
              <w:fldChar w:fldCharType="end"/>
            </w:r>
            <w:r>
              <w:rPr>
                <w:rFonts w:ascii="Times New Roman" w:hAnsi="Times New Roman" w:cs="Times New Roman"/>
                <w:sz w:val="18"/>
                <w:szCs w:val="18"/>
                <w:lang w:val="en-GB"/>
              </w:rPr>
              <w:t>Nationality/Citizenship</w:t>
            </w:r>
          </w:p>
        </w:tc>
        <w:tc>
          <w:tcPr>
            <w:tcW w:w="1600" w:type="dxa"/>
            <w:gridSpan w:val="2"/>
            <w:hideMark/>
          </w:tcPr>
          <w:p w14:paraId="7BAEDEA7" w14:textId="77777777" w:rsidR="00DF53AE" w:rsidRDefault="00DF53AE">
            <w:pPr>
              <w:spacing w:before="60" w:after="60" w:line="240" w:lineRule="auto"/>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GUID=f48b2baf-3534-4f45-877e-2e1a57731aac </w:instrText>
            </w:r>
            <w:r>
              <w:rPr>
                <w:rFonts w:ascii="Times New Roman" w:hAnsi="Times New Roman" w:cs="Times New Roman"/>
                <w:szCs w:val="20"/>
                <w:lang w:val="en-GB"/>
              </w:rPr>
              <w:fldChar w:fldCharType="end"/>
            </w:r>
            <w:r>
              <w:rPr>
                <w:rFonts w:ascii="Times New Roman" w:hAnsi="Times New Roman" w:cs="Times New Roman"/>
                <w:sz w:val="18"/>
                <w:szCs w:val="18"/>
                <w:lang w:val="en-GB"/>
              </w:rPr>
              <w:t>Singapore NRIC No.</w:t>
            </w:r>
          </w:p>
        </w:tc>
      </w:tr>
      <w:tr w:rsidR="00DF53AE" w14:paraId="65E33245" w14:textId="77777777" w:rsidTr="00DF53AE">
        <w:trPr>
          <w:gridBefore w:val="1"/>
          <w:divId w:val="2116439976"/>
          <w:wBefore w:w="817" w:type="dxa"/>
          <w:cantSplit/>
          <w:trHeight w:val="237"/>
        </w:trPr>
        <w:tc>
          <w:tcPr>
            <w:tcW w:w="709" w:type="dxa"/>
            <w:textDirection w:val="btLr"/>
            <w:vAlign w:val="center"/>
            <w:hideMark/>
          </w:tcPr>
          <w:p w14:paraId="73F545B0" w14:textId="77777777" w:rsidR="00DF53AE" w:rsidRDefault="00DF53AE">
            <w:pPr>
              <w:spacing w:before="60" w:after="60" w:line="240" w:lineRule="auto"/>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GUID=365c0d7f-c618-4b45-915d-312168e0d62b </w:instrText>
            </w:r>
            <w:r>
              <w:rPr>
                <w:rFonts w:ascii="Times New Roman" w:hAnsi="Times New Roman" w:cs="Times New Roman"/>
                <w:szCs w:val="20"/>
                <w:lang w:val="en-GB"/>
              </w:rPr>
              <w:fldChar w:fldCharType="end"/>
            </w:r>
          </w:p>
        </w:tc>
        <w:tc>
          <w:tcPr>
            <w:tcW w:w="602" w:type="dxa"/>
            <w:textDirection w:val="btLr"/>
            <w:vAlign w:val="center"/>
            <w:hideMark/>
          </w:tcPr>
          <w:p w14:paraId="237F6DD8" w14:textId="77777777" w:rsidR="00DF53AE" w:rsidRDefault="00DF53AE">
            <w:pPr>
              <w:spacing w:before="60" w:after="60" w:line="240" w:lineRule="auto"/>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GUID=790b8cc2-61f0-48fd-a322-ee855ca5375f </w:instrText>
            </w:r>
            <w:r>
              <w:rPr>
                <w:rFonts w:ascii="Times New Roman" w:hAnsi="Times New Roman" w:cs="Times New Roman"/>
                <w:szCs w:val="20"/>
                <w:lang w:val="en-GB"/>
              </w:rPr>
              <w:fldChar w:fldCharType="end"/>
            </w:r>
          </w:p>
        </w:tc>
        <w:tc>
          <w:tcPr>
            <w:tcW w:w="3190" w:type="dxa"/>
            <w:gridSpan w:val="6"/>
            <w:hideMark/>
          </w:tcPr>
          <w:p w14:paraId="6AA5C983" w14:textId="77777777" w:rsidR="00DF53AE" w:rsidRDefault="00DF53AE">
            <w:pPr>
              <w:spacing w:before="60" w:after="60" w:line="240" w:lineRule="auto"/>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GUID=8212df6a-27df-41a1-9260-7be010fb91af </w:instrText>
            </w:r>
            <w:r>
              <w:rPr>
                <w:rFonts w:ascii="Times New Roman" w:hAnsi="Times New Roman" w:cs="Times New Roman"/>
                <w:szCs w:val="20"/>
                <w:lang w:val="en-GB"/>
              </w:rPr>
              <w:fldChar w:fldCharType="end"/>
            </w:r>
            <w:r>
              <w:rPr>
                <w:rFonts w:ascii="Times New Roman" w:hAnsi="Times New Roman" w:cs="Times New Roman"/>
                <w:sz w:val="18"/>
                <w:szCs w:val="18"/>
                <w:lang w:val="en-GB"/>
              </w:rPr>
              <w:t>Occupation</w:t>
            </w:r>
          </w:p>
        </w:tc>
        <w:tc>
          <w:tcPr>
            <w:tcW w:w="2806" w:type="dxa"/>
            <w:gridSpan w:val="3"/>
            <w:hideMark/>
          </w:tcPr>
          <w:p w14:paraId="7530A2D1" w14:textId="77777777" w:rsidR="00DF53AE" w:rsidRDefault="00DF53AE">
            <w:pPr>
              <w:spacing w:before="60" w:after="60" w:line="240" w:lineRule="auto"/>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GUID=bc608109-608e-4d5d-9f2b-2be757ef5a20 </w:instrText>
            </w:r>
            <w:r>
              <w:rPr>
                <w:rFonts w:ascii="Times New Roman" w:hAnsi="Times New Roman" w:cs="Times New Roman"/>
                <w:szCs w:val="20"/>
                <w:lang w:val="en-GB"/>
              </w:rPr>
              <w:fldChar w:fldCharType="end"/>
            </w:r>
            <w:r>
              <w:rPr>
                <w:rFonts w:ascii="Times New Roman" w:hAnsi="Times New Roman" w:cs="Times New Roman"/>
                <w:sz w:val="18"/>
                <w:szCs w:val="18"/>
                <w:lang w:val="en-GB"/>
              </w:rPr>
              <w:t>Address</w:t>
            </w:r>
          </w:p>
        </w:tc>
      </w:tr>
      <w:tr w:rsidR="00DF53AE" w14:paraId="0F5460EF" w14:textId="77777777" w:rsidTr="00DF53AE">
        <w:trPr>
          <w:gridBefore w:val="1"/>
          <w:divId w:val="2116439976"/>
          <w:wBefore w:w="817" w:type="dxa"/>
          <w:cantSplit/>
          <w:trHeight w:val="610"/>
        </w:trPr>
        <w:tc>
          <w:tcPr>
            <w:tcW w:w="709" w:type="dxa"/>
            <w:textDirection w:val="btLr"/>
            <w:vAlign w:val="center"/>
            <w:hideMark/>
          </w:tcPr>
          <w:p w14:paraId="580C7521" w14:textId="77777777" w:rsidR="00DF53AE" w:rsidRDefault="00DF53AE">
            <w:pPr>
              <w:spacing w:before="60" w:after="60" w:line="240" w:lineRule="auto"/>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GUID=365c0d7f-c618-4b45-915d-312168e0d62b </w:instrText>
            </w:r>
            <w:r>
              <w:rPr>
                <w:rFonts w:ascii="Times New Roman" w:hAnsi="Times New Roman" w:cs="Times New Roman"/>
                <w:szCs w:val="20"/>
                <w:lang w:val="en-GB"/>
              </w:rPr>
              <w:fldChar w:fldCharType="end"/>
            </w:r>
          </w:p>
        </w:tc>
        <w:tc>
          <w:tcPr>
            <w:tcW w:w="602" w:type="dxa"/>
            <w:textDirection w:val="btLr"/>
            <w:vAlign w:val="center"/>
            <w:hideMark/>
          </w:tcPr>
          <w:p w14:paraId="70F65AB0" w14:textId="77777777" w:rsidR="00DF53AE" w:rsidRDefault="00DF53AE">
            <w:pPr>
              <w:spacing w:before="60" w:after="60" w:line="240" w:lineRule="auto"/>
              <w:jc w:val="center"/>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GUID=ab36000b-cd66-4329-bd3c-9bd67967629b </w:instrText>
            </w:r>
            <w:r>
              <w:rPr>
                <w:rFonts w:ascii="Times New Roman" w:hAnsi="Times New Roman" w:cs="Times New Roman"/>
                <w:szCs w:val="20"/>
                <w:lang w:val="en-GB"/>
              </w:rPr>
              <w:fldChar w:fldCharType="end"/>
            </w:r>
            <w:r>
              <w:rPr>
                <w:rFonts w:ascii="Times New Roman" w:hAnsi="Times New Roman" w:cs="Times New Roman"/>
                <w:sz w:val="18"/>
                <w:szCs w:val="18"/>
                <w:lang w:val="en-GB"/>
              </w:rPr>
              <w:t>Mother</w:t>
            </w:r>
          </w:p>
        </w:tc>
        <w:tc>
          <w:tcPr>
            <w:tcW w:w="3190" w:type="dxa"/>
            <w:gridSpan w:val="6"/>
            <w:hideMark/>
          </w:tcPr>
          <w:p w14:paraId="3601FAC3" w14:textId="77777777" w:rsidR="00DF53AE" w:rsidRDefault="00DF53AE">
            <w:pPr>
              <w:spacing w:before="60" w:after="60" w:line="240" w:lineRule="auto"/>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GUID=f6735683-599c-49ea-a7a6-9ae9c823e4e1 </w:instrText>
            </w:r>
            <w:r>
              <w:rPr>
                <w:rFonts w:ascii="Times New Roman" w:hAnsi="Times New Roman" w:cs="Times New Roman"/>
                <w:szCs w:val="20"/>
                <w:lang w:val="en-GB"/>
              </w:rPr>
              <w:fldChar w:fldCharType="end"/>
            </w:r>
            <w:r>
              <w:rPr>
                <w:rFonts w:ascii="Times New Roman" w:hAnsi="Times New Roman" w:cs="Times New Roman"/>
                <w:sz w:val="18"/>
                <w:szCs w:val="18"/>
                <w:lang w:val="en-GB"/>
              </w:rPr>
              <w:t>Maiden name</w:t>
            </w:r>
          </w:p>
        </w:tc>
        <w:tc>
          <w:tcPr>
            <w:tcW w:w="1206" w:type="dxa"/>
            <w:hideMark/>
          </w:tcPr>
          <w:p w14:paraId="04FDE92E" w14:textId="77777777" w:rsidR="00DF53AE" w:rsidRDefault="00DF53AE">
            <w:pPr>
              <w:spacing w:before="60" w:after="60" w:line="240" w:lineRule="auto"/>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GUID=dc3616b6-4be6-47ae-a29a-227d5c1cde53 </w:instrText>
            </w:r>
            <w:r>
              <w:rPr>
                <w:rFonts w:ascii="Times New Roman" w:hAnsi="Times New Roman" w:cs="Times New Roman"/>
                <w:szCs w:val="20"/>
                <w:lang w:val="en-GB"/>
              </w:rPr>
              <w:fldChar w:fldCharType="end"/>
            </w:r>
            <w:r>
              <w:rPr>
                <w:rFonts w:ascii="Times New Roman" w:hAnsi="Times New Roman" w:cs="Times New Roman"/>
                <w:sz w:val="18"/>
                <w:szCs w:val="18"/>
                <w:lang w:val="en-GB"/>
              </w:rPr>
              <w:t>Date of birth</w:t>
            </w:r>
          </w:p>
        </w:tc>
        <w:tc>
          <w:tcPr>
            <w:tcW w:w="1600" w:type="dxa"/>
            <w:gridSpan w:val="2"/>
            <w:hideMark/>
          </w:tcPr>
          <w:p w14:paraId="1BE73120" w14:textId="77777777" w:rsidR="00DF53AE" w:rsidRDefault="00DF53AE">
            <w:pPr>
              <w:spacing w:before="60" w:after="60" w:line="240" w:lineRule="auto"/>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GUID=41a484da-f936-4256-997b-b44e85163677 </w:instrText>
            </w:r>
            <w:r>
              <w:rPr>
                <w:rFonts w:ascii="Times New Roman" w:hAnsi="Times New Roman" w:cs="Times New Roman"/>
                <w:szCs w:val="20"/>
                <w:lang w:val="en-GB"/>
              </w:rPr>
              <w:fldChar w:fldCharType="end"/>
            </w:r>
            <w:r>
              <w:rPr>
                <w:rFonts w:ascii="Times New Roman" w:hAnsi="Times New Roman" w:cs="Times New Roman"/>
                <w:sz w:val="18"/>
                <w:szCs w:val="18"/>
                <w:lang w:val="en-GB"/>
              </w:rPr>
              <w:t>Country</w:t>
            </w:r>
            <w:r>
              <w:rPr>
                <w:rFonts w:ascii="Times New Roman" w:hAnsi="Times New Roman" w:cs="Times New Roman"/>
                <w:sz w:val="18"/>
                <w:szCs w:val="18"/>
                <w:lang w:val="en-GB"/>
              </w:rPr>
              <w:br/>
              <w:t>of birth</w:t>
            </w:r>
          </w:p>
        </w:tc>
      </w:tr>
      <w:tr w:rsidR="00DF53AE" w14:paraId="12EE41BA" w14:textId="77777777" w:rsidTr="00DF53AE">
        <w:trPr>
          <w:gridBefore w:val="1"/>
          <w:divId w:val="2116439976"/>
          <w:wBefore w:w="817" w:type="dxa"/>
          <w:cantSplit/>
        </w:trPr>
        <w:tc>
          <w:tcPr>
            <w:tcW w:w="709" w:type="dxa"/>
            <w:textDirection w:val="btLr"/>
            <w:vAlign w:val="center"/>
            <w:hideMark/>
          </w:tcPr>
          <w:p w14:paraId="33176F2A" w14:textId="77777777" w:rsidR="00DF53AE" w:rsidRDefault="00DF53AE">
            <w:pPr>
              <w:spacing w:before="60" w:after="60" w:line="240" w:lineRule="auto"/>
              <w:rPr>
                <w:rFonts w:ascii="Times New Roman" w:hAnsi="Times New Roman" w:cs="Times New Roman"/>
                <w:szCs w:val="20"/>
                <w:lang w:val="en-GB"/>
              </w:rPr>
            </w:pPr>
            <w:r>
              <w:rPr>
                <w:rFonts w:ascii="Times New Roman" w:hAnsi="Times New Roman" w:cs="Times New Roman"/>
                <w:szCs w:val="20"/>
                <w:lang w:val="en-GB"/>
              </w:rPr>
              <w:lastRenderedPageBreak/>
              <w:fldChar w:fldCharType="begin"/>
            </w:r>
            <w:r>
              <w:rPr>
                <w:rFonts w:ascii="Times New Roman" w:hAnsi="Times New Roman" w:cs="Times New Roman"/>
                <w:szCs w:val="20"/>
                <w:lang w:val="en-GB"/>
              </w:rPr>
              <w:instrText xml:space="preserve"> GUID=365c0d7f-c618-4b45-915d-312168e0d62b </w:instrText>
            </w:r>
            <w:r>
              <w:rPr>
                <w:rFonts w:ascii="Times New Roman" w:hAnsi="Times New Roman" w:cs="Times New Roman"/>
                <w:szCs w:val="20"/>
                <w:lang w:val="en-GB"/>
              </w:rPr>
              <w:fldChar w:fldCharType="end"/>
            </w:r>
          </w:p>
        </w:tc>
        <w:tc>
          <w:tcPr>
            <w:tcW w:w="602" w:type="dxa"/>
            <w:textDirection w:val="btLr"/>
            <w:vAlign w:val="center"/>
            <w:hideMark/>
          </w:tcPr>
          <w:p w14:paraId="25107CE5" w14:textId="77777777" w:rsidR="00DF53AE" w:rsidRDefault="00DF53AE">
            <w:pPr>
              <w:spacing w:before="60" w:after="60" w:line="240" w:lineRule="auto"/>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GUID=ab36000b-cd66-4329-bd3c-9bd67967629b </w:instrText>
            </w:r>
            <w:r>
              <w:rPr>
                <w:rFonts w:ascii="Times New Roman" w:hAnsi="Times New Roman" w:cs="Times New Roman"/>
                <w:szCs w:val="20"/>
                <w:lang w:val="en-GB"/>
              </w:rPr>
              <w:fldChar w:fldCharType="end"/>
            </w:r>
          </w:p>
        </w:tc>
        <w:tc>
          <w:tcPr>
            <w:tcW w:w="2111" w:type="dxa"/>
            <w:gridSpan w:val="4"/>
            <w:hideMark/>
          </w:tcPr>
          <w:p w14:paraId="0494207B" w14:textId="77777777" w:rsidR="00DF53AE" w:rsidRDefault="00DF53AE">
            <w:pPr>
              <w:spacing w:before="60" w:after="60" w:line="240" w:lineRule="auto"/>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GUID=ec0d3f49-b7a7-4b9e-a9b4-9e0395b1708a </w:instrText>
            </w:r>
            <w:r>
              <w:rPr>
                <w:rFonts w:ascii="Times New Roman" w:hAnsi="Times New Roman" w:cs="Times New Roman"/>
                <w:szCs w:val="20"/>
                <w:lang w:val="en-GB"/>
              </w:rPr>
              <w:fldChar w:fldCharType="end"/>
            </w:r>
            <w:r>
              <w:rPr>
                <w:rFonts w:ascii="Times New Roman" w:hAnsi="Times New Roman" w:cs="Times New Roman"/>
                <w:sz w:val="18"/>
                <w:szCs w:val="18"/>
                <w:lang w:val="en-GB"/>
              </w:rPr>
              <w:t>Race/Dialect Group</w:t>
            </w:r>
          </w:p>
        </w:tc>
        <w:tc>
          <w:tcPr>
            <w:tcW w:w="2285" w:type="dxa"/>
            <w:gridSpan w:val="3"/>
            <w:hideMark/>
          </w:tcPr>
          <w:p w14:paraId="41AEC681" w14:textId="77777777" w:rsidR="00DF53AE" w:rsidRDefault="00DF53AE">
            <w:pPr>
              <w:spacing w:before="60" w:after="60" w:line="240" w:lineRule="auto"/>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GUID=0c27def9-7ce6-4edd-91a9-d4d419b76bbc </w:instrText>
            </w:r>
            <w:r>
              <w:rPr>
                <w:rFonts w:ascii="Times New Roman" w:hAnsi="Times New Roman" w:cs="Times New Roman"/>
                <w:szCs w:val="20"/>
                <w:lang w:val="en-GB"/>
              </w:rPr>
              <w:fldChar w:fldCharType="end"/>
            </w:r>
            <w:r>
              <w:rPr>
                <w:rFonts w:ascii="Times New Roman" w:hAnsi="Times New Roman" w:cs="Times New Roman"/>
                <w:sz w:val="18"/>
                <w:szCs w:val="18"/>
                <w:lang w:val="en-GB"/>
              </w:rPr>
              <w:t>Nationality/Citizenship</w:t>
            </w:r>
          </w:p>
        </w:tc>
        <w:tc>
          <w:tcPr>
            <w:tcW w:w="1600" w:type="dxa"/>
            <w:gridSpan w:val="2"/>
            <w:hideMark/>
          </w:tcPr>
          <w:p w14:paraId="69022910" w14:textId="77777777" w:rsidR="00DF53AE" w:rsidRDefault="00DF53AE">
            <w:pPr>
              <w:spacing w:before="60" w:after="60" w:line="240" w:lineRule="auto"/>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GUID=f348caf7-2383-46c2-a0a7-e82c4ad7f332 </w:instrText>
            </w:r>
            <w:r>
              <w:rPr>
                <w:rFonts w:ascii="Times New Roman" w:hAnsi="Times New Roman" w:cs="Times New Roman"/>
                <w:szCs w:val="20"/>
                <w:lang w:val="en-GB"/>
              </w:rPr>
              <w:fldChar w:fldCharType="end"/>
            </w:r>
            <w:r>
              <w:rPr>
                <w:rFonts w:ascii="Times New Roman" w:hAnsi="Times New Roman" w:cs="Times New Roman"/>
                <w:sz w:val="18"/>
                <w:szCs w:val="18"/>
                <w:lang w:val="en-GB"/>
              </w:rPr>
              <w:t>Singapore NRIC No.</w:t>
            </w:r>
          </w:p>
        </w:tc>
      </w:tr>
      <w:tr w:rsidR="00DF53AE" w14:paraId="523DEF4F" w14:textId="77777777" w:rsidTr="00DF53AE">
        <w:trPr>
          <w:gridBefore w:val="1"/>
          <w:divId w:val="2116439976"/>
          <w:wBefore w:w="817" w:type="dxa"/>
          <w:cantSplit/>
        </w:trPr>
        <w:tc>
          <w:tcPr>
            <w:tcW w:w="709" w:type="dxa"/>
            <w:textDirection w:val="btLr"/>
            <w:vAlign w:val="center"/>
            <w:hideMark/>
          </w:tcPr>
          <w:p w14:paraId="595C3A29" w14:textId="77777777" w:rsidR="00DF53AE" w:rsidRDefault="00DF53AE">
            <w:pPr>
              <w:spacing w:before="60" w:after="60" w:line="240" w:lineRule="auto"/>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GUID=365c0d7f-c618-4b45-915d-312168e0d62b </w:instrText>
            </w:r>
            <w:r>
              <w:rPr>
                <w:rFonts w:ascii="Times New Roman" w:hAnsi="Times New Roman" w:cs="Times New Roman"/>
                <w:szCs w:val="20"/>
                <w:lang w:val="en-GB"/>
              </w:rPr>
              <w:fldChar w:fldCharType="end"/>
            </w:r>
          </w:p>
        </w:tc>
        <w:tc>
          <w:tcPr>
            <w:tcW w:w="602" w:type="dxa"/>
            <w:textDirection w:val="btLr"/>
            <w:vAlign w:val="center"/>
            <w:hideMark/>
          </w:tcPr>
          <w:p w14:paraId="42301C93" w14:textId="77777777" w:rsidR="00DF53AE" w:rsidRDefault="00DF53AE">
            <w:pPr>
              <w:spacing w:before="60" w:after="60" w:line="240" w:lineRule="auto"/>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GUID=ab36000b-cd66-4329-bd3c-9bd67967629b </w:instrText>
            </w:r>
            <w:r>
              <w:rPr>
                <w:rFonts w:ascii="Times New Roman" w:hAnsi="Times New Roman" w:cs="Times New Roman"/>
                <w:szCs w:val="20"/>
                <w:lang w:val="en-GB"/>
              </w:rPr>
              <w:fldChar w:fldCharType="end"/>
            </w:r>
          </w:p>
        </w:tc>
        <w:tc>
          <w:tcPr>
            <w:tcW w:w="3190" w:type="dxa"/>
            <w:gridSpan w:val="6"/>
            <w:hideMark/>
          </w:tcPr>
          <w:p w14:paraId="4AC4F989" w14:textId="77777777" w:rsidR="00DF53AE" w:rsidRDefault="00DF53AE">
            <w:pPr>
              <w:spacing w:before="60" w:after="60" w:line="240" w:lineRule="auto"/>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GUID=9ee844ed-4c8a-4090-9a13-90dbafa13c1f </w:instrText>
            </w:r>
            <w:r>
              <w:rPr>
                <w:rFonts w:ascii="Times New Roman" w:hAnsi="Times New Roman" w:cs="Times New Roman"/>
                <w:szCs w:val="20"/>
                <w:lang w:val="en-GB"/>
              </w:rPr>
              <w:fldChar w:fldCharType="end"/>
            </w:r>
            <w:r>
              <w:rPr>
                <w:rFonts w:ascii="Times New Roman" w:hAnsi="Times New Roman" w:cs="Times New Roman"/>
                <w:sz w:val="18"/>
                <w:szCs w:val="18"/>
                <w:lang w:val="en-GB"/>
              </w:rPr>
              <w:t>Occupation</w:t>
            </w:r>
          </w:p>
        </w:tc>
        <w:tc>
          <w:tcPr>
            <w:tcW w:w="2806" w:type="dxa"/>
            <w:gridSpan w:val="3"/>
            <w:hideMark/>
          </w:tcPr>
          <w:p w14:paraId="01A5D736" w14:textId="77777777" w:rsidR="00DF53AE" w:rsidRDefault="00DF53AE">
            <w:pPr>
              <w:spacing w:before="60" w:after="60" w:line="240" w:lineRule="auto"/>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GUID=c9e86030-279f-4664-a3d9-6f061124bca6 </w:instrText>
            </w:r>
            <w:r>
              <w:rPr>
                <w:rFonts w:ascii="Times New Roman" w:hAnsi="Times New Roman" w:cs="Times New Roman"/>
                <w:szCs w:val="20"/>
                <w:lang w:val="en-GB"/>
              </w:rPr>
              <w:fldChar w:fldCharType="end"/>
            </w:r>
            <w:r>
              <w:rPr>
                <w:rFonts w:ascii="Times New Roman" w:hAnsi="Times New Roman" w:cs="Times New Roman"/>
                <w:sz w:val="18"/>
                <w:szCs w:val="18"/>
                <w:lang w:val="en-GB"/>
              </w:rPr>
              <w:t>Address</w:t>
            </w:r>
          </w:p>
        </w:tc>
      </w:tr>
      <w:tr w:rsidR="00DF53AE" w14:paraId="2A4FCF39" w14:textId="77777777" w:rsidTr="00DF53AE">
        <w:trPr>
          <w:gridBefore w:val="1"/>
          <w:divId w:val="2116439976"/>
          <w:wBefore w:w="817" w:type="dxa"/>
          <w:cantSplit/>
        </w:trPr>
        <w:tc>
          <w:tcPr>
            <w:tcW w:w="1311" w:type="dxa"/>
            <w:gridSpan w:val="2"/>
            <w:hideMark/>
          </w:tcPr>
          <w:p w14:paraId="2D12887C" w14:textId="77777777" w:rsidR="00DF53AE" w:rsidRDefault="00DF53AE">
            <w:pPr>
              <w:spacing w:before="60" w:after="60" w:line="240" w:lineRule="auto"/>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GUID=f7599594-0073-4429-aeba-0fc9a4481eb0 </w:instrText>
            </w:r>
            <w:r>
              <w:rPr>
                <w:rFonts w:ascii="Times New Roman" w:hAnsi="Times New Roman" w:cs="Times New Roman"/>
                <w:szCs w:val="20"/>
                <w:lang w:val="en-GB"/>
              </w:rPr>
              <w:fldChar w:fldCharType="end"/>
            </w:r>
          </w:p>
        </w:tc>
        <w:tc>
          <w:tcPr>
            <w:tcW w:w="5996" w:type="dxa"/>
            <w:gridSpan w:val="9"/>
            <w:hideMark/>
          </w:tcPr>
          <w:p w14:paraId="3B0AD9BC" w14:textId="77777777" w:rsidR="00DF53AE" w:rsidRDefault="00DF53AE">
            <w:pPr>
              <w:spacing w:before="60" w:after="60" w:line="240" w:lineRule="auto"/>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GUID=d21498d7-70f0-46f9-a534-ac4da84bce27 </w:instrText>
            </w:r>
            <w:r>
              <w:rPr>
                <w:rFonts w:ascii="Times New Roman" w:hAnsi="Times New Roman" w:cs="Times New Roman"/>
                <w:szCs w:val="20"/>
                <w:lang w:val="en-GB"/>
              </w:rPr>
              <w:fldChar w:fldCharType="end"/>
            </w:r>
            <w:r>
              <w:rPr>
                <w:rFonts w:ascii="Times New Roman" w:hAnsi="Times New Roman" w:cs="Times New Roman"/>
                <w:sz w:val="18"/>
                <w:szCs w:val="18"/>
                <w:lang w:val="en-GB"/>
              </w:rPr>
              <w:t>Date of Adoption Order</w:t>
            </w:r>
          </w:p>
        </w:tc>
      </w:tr>
      <w:tr w:rsidR="00DF53AE" w14:paraId="42630B0B" w14:textId="77777777" w:rsidTr="00DF53AE">
        <w:trPr>
          <w:gridBefore w:val="1"/>
          <w:divId w:val="2116439976"/>
          <w:wBefore w:w="817" w:type="dxa"/>
          <w:cantSplit/>
        </w:trPr>
        <w:tc>
          <w:tcPr>
            <w:tcW w:w="1311" w:type="dxa"/>
            <w:gridSpan w:val="2"/>
            <w:hideMark/>
          </w:tcPr>
          <w:p w14:paraId="52CD93F3" w14:textId="77777777" w:rsidR="00DF53AE" w:rsidRDefault="00DF53AE">
            <w:pPr>
              <w:spacing w:before="60" w:after="60" w:line="240" w:lineRule="auto"/>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GUID=fc961c8f-f59a-493a-8aa9-37d966fc5725 </w:instrText>
            </w:r>
            <w:r>
              <w:rPr>
                <w:rFonts w:ascii="Times New Roman" w:hAnsi="Times New Roman" w:cs="Times New Roman"/>
                <w:szCs w:val="20"/>
                <w:lang w:val="en-GB"/>
              </w:rPr>
              <w:fldChar w:fldCharType="end"/>
            </w:r>
          </w:p>
        </w:tc>
        <w:tc>
          <w:tcPr>
            <w:tcW w:w="5996" w:type="dxa"/>
            <w:gridSpan w:val="9"/>
            <w:hideMark/>
          </w:tcPr>
          <w:p w14:paraId="33B1ADBD" w14:textId="77777777" w:rsidR="00DF53AE" w:rsidRDefault="00DF53AE">
            <w:pPr>
              <w:spacing w:before="60" w:after="60" w:line="240" w:lineRule="auto"/>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GUID=c8e4b63e-b98e-499a-9281-95c7322a36c3 </w:instrText>
            </w:r>
            <w:r>
              <w:rPr>
                <w:rFonts w:ascii="Times New Roman" w:hAnsi="Times New Roman" w:cs="Times New Roman"/>
                <w:szCs w:val="20"/>
                <w:lang w:val="en-GB"/>
              </w:rPr>
              <w:fldChar w:fldCharType="end"/>
            </w:r>
            <w:r>
              <w:rPr>
                <w:rFonts w:ascii="Times New Roman" w:hAnsi="Times New Roman" w:cs="Times New Roman"/>
                <w:sz w:val="18"/>
                <w:szCs w:val="18"/>
                <w:lang w:val="en-GB"/>
              </w:rPr>
              <w:t>Description of Court by which made</w:t>
            </w:r>
          </w:p>
        </w:tc>
      </w:tr>
      <w:tr w:rsidR="00DF53AE" w14:paraId="04E36D61" w14:textId="77777777" w:rsidTr="00DF53AE">
        <w:trPr>
          <w:gridBefore w:val="1"/>
          <w:divId w:val="2116439976"/>
          <w:wBefore w:w="817" w:type="dxa"/>
          <w:cantSplit/>
        </w:trPr>
        <w:tc>
          <w:tcPr>
            <w:tcW w:w="1311" w:type="dxa"/>
            <w:gridSpan w:val="2"/>
            <w:hideMark/>
          </w:tcPr>
          <w:p w14:paraId="6CAB8799" w14:textId="77777777" w:rsidR="00DF53AE" w:rsidRDefault="00DF53AE">
            <w:pPr>
              <w:spacing w:before="60" w:after="60" w:line="240" w:lineRule="auto"/>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GUID=c040ce6e-b02f-4267-8fa7-d1f3101db350 </w:instrText>
            </w:r>
            <w:r>
              <w:rPr>
                <w:rFonts w:ascii="Times New Roman" w:hAnsi="Times New Roman" w:cs="Times New Roman"/>
                <w:szCs w:val="20"/>
                <w:lang w:val="en-GB"/>
              </w:rPr>
              <w:fldChar w:fldCharType="end"/>
            </w:r>
          </w:p>
        </w:tc>
        <w:tc>
          <w:tcPr>
            <w:tcW w:w="5996" w:type="dxa"/>
            <w:gridSpan w:val="9"/>
            <w:hideMark/>
          </w:tcPr>
          <w:p w14:paraId="0B7DFA49" w14:textId="77777777" w:rsidR="00DF53AE" w:rsidRDefault="00DF53AE">
            <w:pPr>
              <w:spacing w:before="60" w:after="60" w:line="240" w:lineRule="auto"/>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GUID=e23fcc2c-b4a3-45d6-b2dd-65d4c72ba003 </w:instrText>
            </w:r>
            <w:r>
              <w:rPr>
                <w:rFonts w:ascii="Times New Roman" w:hAnsi="Times New Roman" w:cs="Times New Roman"/>
                <w:szCs w:val="20"/>
                <w:lang w:val="en-GB"/>
              </w:rPr>
              <w:fldChar w:fldCharType="end"/>
            </w:r>
            <w:r>
              <w:rPr>
                <w:rFonts w:ascii="Times New Roman" w:hAnsi="Times New Roman" w:cs="Times New Roman"/>
                <w:sz w:val="18"/>
                <w:szCs w:val="18"/>
                <w:lang w:val="en-GB"/>
              </w:rPr>
              <w:t>In the case of adoption by a single adopter, whether adopter wishes his or her name to appear as adoptive father or adoptive mother on the child’s new birth certificate.</w:t>
            </w:r>
          </w:p>
          <w:p w14:paraId="7AF7862D" w14:textId="77777777" w:rsidR="00DF53AE" w:rsidRDefault="00DF53AE">
            <w:pPr>
              <w:spacing w:before="60" w:after="60" w:line="240" w:lineRule="auto"/>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GUID=612680ef-e1aa-4130-839c-c2e9b751b29f </w:instrText>
            </w:r>
            <w:r>
              <w:rPr>
                <w:rFonts w:ascii="Times New Roman" w:hAnsi="Times New Roman" w:cs="Times New Roman"/>
                <w:szCs w:val="20"/>
                <w:lang w:val="en-GB"/>
              </w:rPr>
              <w:fldChar w:fldCharType="end"/>
            </w:r>
            <w:r>
              <w:rPr>
                <w:rFonts w:ascii="Times New Roman" w:hAnsi="Times New Roman" w:cs="Times New Roman"/>
                <w:sz w:val="18"/>
                <w:szCs w:val="18"/>
                <w:lang w:val="en-GB"/>
              </w:rPr>
              <w:t>Yes/No*</w:t>
            </w:r>
          </w:p>
        </w:tc>
      </w:tr>
      <w:tr w:rsidR="00DF53AE" w14:paraId="7A3CCAEC" w14:textId="77777777" w:rsidTr="00DF53AE">
        <w:trPr>
          <w:gridAfter w:val="1"/>
          <w:divId w:val="2116439976"/>
          <w:wAfter w:w="1124" w:type="dxa"/>
          <w:cantSplit/>
        </w:trPr>
        <w:tc>
          <w:tcPr>
            <w:tcW w:w="7000" w:type="dxa"/>
            <w:gridSpan w:val="11"/>
          </w:tcPr>
          <w:p w14:paraId="23E7CDA0" w14:textId="77777777" w:rsidR="00DF53AE" w:rsidRDefault="00DF53AE">
            <w:pPr>
              <w:spacing w:before="60" w:after="60" w:line="240" w:lineRule="auto"/>
              <w:ind w:left="475"/>
              <w:rPr>
                <w:rFonts w:ascii="Times New Roman" w:hAnsi="Times New Roman" w:cs="Times New Roman"/>
                <w:sz w:val="20"/>
                <w:szCs w:val="20"/>
                <w:lang w:val="en-GB"/>
              </w:rPr>
            </w:pPr>
          </w:p>
          <w:p w14:paraId="0EC82D1F" w14:textId="77777777" w:rsidR="00DF53AE" w:rsidRDefault="00DF53AE">
            <w:pPr>
              <w:spacing w:before="60" w:after="60" w:line="240" w:lineRule="auto"/>
              <w:ind w:left="475"/>
              <w:rPr>
                <w:rFonts w:ascii="Times New Roman" w:hAnsi="Times New Roman" w:cs="Times New Roman"/>
                <w:sz w:val="18"/>
                <w:szCs w:val="18"/>
                <w:lang w:val="en-GB"/>
              </w:rPr>
            </w:pPr>
            <w:r>
              <w:rPr>
                <w:rFonts w:ascii="Times New Roman" w:hAnsi="Times New Roman" w:cs="Times New Roman"/>
                <w:sz w:val="18"/>
                <w:szCs w:val="18"/>
                <w:lang w:val="en-GB"/>
              </w:rPr>
              <w:fldChar w:fldCharType="begin"/>
            </w:r>
            <w:r>
              <w:rPr>
                <w:rFonts w:ascii="Times New Roman" w:hAnsi="Times New Roman" w:cs="Times New Roman"/>
                <w:sz w:val="18"/>
                <w:szCs w:val="18"/>
                <w:lang w:val="en-GB"/>
              </w:rPr>
              <w:instrText xml:space="preserve"> GUID=62f6468b-8ba0-4c67-b77b-e884f5457ea3 </w:instrText>
            </w:r>
            <w:r>
              <w:rPr>
                <w:rFonts w:ascii="Times New Roman" w:hAnsi="Times New Roman" w:cs="Times New Roman"/>
                <w:sz w:val="18"/>
                <w:szCs w:val="18"/>
                <w:lang w:val="en-GB"/>
              </w:rPr>
              <w:fldChar w:fldCharType="end"/>
            </w:r>
            <w:r>
              <w:rPr>
                <w:rFonts w:ascii="Times New Roman" w:hAnsi="Times New Roman" w:cs="Times New Roman"/>
                <w:sz w:val="18"/>
                <w:szCs w:val="18"/>
                <w:lang w:val="en-GB"/>
              </w:rPr>
              <w:t>1.</w:t>
            </w:r>
            <w:r>
              <w:rPr>
                <w:rFonts w:ascii="Times New Roman" w:hAnsi="Times New Roman" w:cs="Times New Roman"/>
                <w:sz w:val="18"/>
                <w:szCs w:val="18"/>
                <w:lang w:val="en-GB"/>
              </w:rPr>
              <w:tab/>
              <w:t>No. of Entry:</w:t>
            </w:r>
          </w:p>
          <w:p w14:paraId="3077C85E" w14:textId="77777777" w:rsidR="00DF53AE" w:rsidRDefault="00DF53AE">
            <w:pPr>
              <w:spacing w:before="60" w:after="60" w:line="240" w:lineRule="auto"/>
              <w:ind w:left="475"/>
              <w:rPr>
                <w:rFonts w:ascii="Times New Roman" w:hAnsi="Times New Roman" w:cs="Times New Roman"/>
                <w:sz w:val="18"/>
                <w:szCs w:val="18"/>
                <w:lang w:val="en-GB"/>
              </w:rPr>
            </w:pPr>
            <w:r>
              <w:rPr>
                <w:rFonts w:ascii="Times New Roman" w:hAnsi="Times New Roman" w:cs="Times New Roman"/>
                <w:sz w:val="18"/>
                <w:szCs w:val="18"/>
                <w:lang w:val="en-GB"/>
              </w:rPr>
              <w:fldChar w:fldCharType="begin"/>
            </w:r>
            <w:r>
              <w:rPr>
                <w:rFonts w:ascii="Times New Roman" w:hAnsi="Times New Roman" w:cs="Times New Roman"/>
                <w:sz w:val="18"/>
                <w:szCs w:val="18"/>
                <w:lang w:val="en-GB"/>
              </w:rPr>
              <w:instrText xml:space="preserve"> GUID=b3181167-6efa-4215-9878-8cada893ef3e </w:instrText>
            </w:r>
            <w:r>
              <w:rPr>
                <w:rFonts w:ascii="Times New Roman" w:hAnsi="Times New Roman" w:cs="Times New Roman"/>
                <w:sz w:val="18"/>
                <w:szCs w:val="18"/>
                <w:lang w:val="en-GB"/>
              </w:rPr>
              <w:fldChar w:fldCharType="end"/>
            </w:r>
            <w:r>
              <w:rPr>
                <w:rFonts w:ascii="Times New Roman" w:hAnsi="Times New Roman" w:cs="Times New Roman"/>
                <w:sz w:val="18"/>
                <w:szCs w:val="18"/>
                <w:lang w:val="en-GB"/>
              </w:rPr>
              <w:t>2.</w:t>
            </w:r>
            <w:r>
              <w:rPr>
                <w:rFonts w:ascii="Times New Roman" w:hAnsi="Times New Roman" w:cs="Times New Roman"/>
                <w:sz w:val="18"/>
                <w:szCs w:val="18"/>
                <w:lang w:val="en-GB"/>
              </w:rPr>
              <w:tab/>
              <w:t>Date and country of birth of child:</w:t>
            </w:r>
          </w:p>
          <w:p w14:paraId="7E4E8A46" w14:textId="77777777" w:rsidR="00DF53AE" w:rsidRDefault="00DF53AE">
            <w:pPr>
              <w:spacing w:before="60" w:after="60" w:line="240" w:lineRule="auto"/>
              <w:ind w:left="475"/>
              <w:rPr>
                <w:rFonts w:ascii="Times New Roman" w:hAnsi="Times New Roman" w:cs="Times New Roman"/>
                <w:sz w:val="18"/>
                <w:szCs w:val="18"/>
                <w:lang w:val="en-GB"/>
              </w:rPr>
            </w:pPr>
            <w:r>
              <w:rPr>
                <w:rFonts w:ascii="Times New Roman" w:hAnsi="Times New Roman" w:cs="Times New Roman"/>
                <w:sz w:val="18"/>
                <w:szCs w:val="18"/>
                <w:lang w:val="en-GB"/>
              </w:rPr>
              <w:fldChar w:fldCharType="begin"/>
            </w:r>
            <w:r>
              <w:rPr>
                <w:rFonts w:ascii="Times New Roman" w:hAnsi="Times New Roman" w:cs="Times New Roman"/>
                <w:sz w:val="18"/>
                <w:szCs w:val="18"/>
                <w:lang w:val="en-GB"/>
              </w:rPr>
              <w:instrText xml:space="preserve"> GUID=671aa747-ddf3-4c06-9c78-62cc8e096b2c </w:instrText>
            </w:r>
            <w:r>
              <w:rPr>
                <w:rFonts w:ascii="Times New Roman" w:hAnsi="Times New Roman" w:cs="Times New Roman"/>
                <w:sz w:val="18"/>
                <w:szCs w:val="18"/>
                <w:lang w:val="en-GB"/>
              </w:rPr>
              <w:fldChar w:fldCharType="end"/>
            </w:r>
            <w:r>
              <w:rPr>
                <w:rFonts w:ascii="Times New Roman" w:hAnsi="Times New Roman" w:cs="Times New Roman"/>
                <w:sz w:val="18"/>
                <w:szCs w:val="18"/>
                <w:lang w:val="en-GB"/>
              </w:rPr>
              <w:t>3.</w:t>
            </w:r>
            <w:r>
              <w:rPr>
                <w:rFonts w:ascii="Times New Roman" w:hAnsi="Times New Roman" w:cs="Times New Roman"/>
                <w:sz w:val="18"/>
                <w:szCs w:val="18"/>
                <w:lang w:val="en-GB"/>
              </w:rPr>
              <w:tab/>
              <w:t>Name and surname of child:</w:t>
            </w:r>
          </w:p>
          <w:p w14:paraId="261B8E40" w14:textId="77777777" w:rsidR="00DF53AE" w:rsidRDefault="00DF53AE">
            <w:pPr>
              <w:spacing w:before="60" w:after="60" w:line="240" w:lineRule="auto"/>
              <w:ind w:left="475"/>
              <w:rPr>
                <w:rFonts w:ascii="Times New Roman" w:hAnsi="Times New Roman" w:cs="Times New Roman"/>
                <w:sz w:val="18"/>
                <w:szCs w:val="18"/>
                <w:lang w:val="en-GB"/>
              </w:rPr>
            </w:pPr>
            <w:r>
              <w:rPr>
                <w:rFonts w:ascii="Times New Roman" w:hAnsi="Times New Roman" w:cs="Times New Roman"/>
                <w:sz w:val="18"/>
                <w:szCs w:val="18"/>
                <w:lang w:val="en-GB"/>
              </w:rPr>
              <w:fldChar w:fldCharType="begin"/>
            </w:r>
            <w:r>
              <w:rPr>
                <w:rFonts w:ascii="Times New Roman" w:hAnsi="Times New Roman" w:cs="Times New Roman"/>
                <w:sz w:val="18"/>
                <w:szCs w:val="18"/>
                <w:lang w:val="en-GB"/>
              </w:rPr>
              <w:instrText xml:space="preserve"> GUID=ba8f6b09-d451-4255-b409-52c2074d917a </w:instrText>
            </w:r>
            <w:r>
              <w:rPr>
                <w:rFonts w:ascii="Times New Roman" w:hAnsi="Times New Roman" w:cs="Times New Roman"/>
                <w:sz w:val="18"/>
                <w:szCs w:val="18"/>
                <w:lang w:val="en-GB"/>
              </w:rPr>
              <w:fldChar w:fldCharType="end"/>
            </w:r>
            <w:r>
              <w:rPr>
                <w:rFonts w:ascii="Times New Roman" w:hAnsi="Times New Roman" w:cs="Times New Roman"/>
                <w:sz w:val="18"/>
                <w:szCs w:val="18"/>
                <w:lang w:val="en-GB"/>
              </w:rPr>
              <w:t>4.</w:t>
            </w:r>
            <w:r>
              <w:rPr>
                <w:rFonts w:ascii="Times New Roman" w:hAnsi="Times New Roman" w:cs="Times New Roman"/>
                <w:sz w:val="18"/>
                <w:szCs w:val="18"/>
                <w:lang w:val="en-GB"/>
              </w:rPr>
              <w:tab/>
              <w:t>Sex of child:</w:t>
            </w:r>
          </w:p>
          <w:p w14:paraId="0A2CF99B" w14:textId="77777777" w:rsidR="00DF53AE" w:rsidRDefault="00DF53AE">
            <w:pPr>
              <w:spacing w:before="60" w:after="60" w:line="240" w:lineRule="auto"/>
              <w:ind w:left="475"/>
              <w:rPr>
                <w:rFonts w:ascii="Times New Roman" w:hAnsi="Times New Roman" w:cs="Times New Roman"/>
                <w:sz w:val="18"/>
                <w:szCs w:val="18"/>
                <w:lang w:val="en-GB"/>
              </w:rPr>
            </w:pPr>
            <w:r>
              <w:rPr>
                <w:rFonts w:ascii="Times New Roman" w:hAnsi="Times New Roman" w:cs="Times New Roman"/>
                <w:sz w:val="18"/>
                <w:szCs w:val="18"/>
                <w:lang w:val="en-GB"/>
              </w:rPr>
              <w:fldChar w:fldCharType="begin"/>
            </w:r>
            <w:r>
              <w:rPr>
                <w:rFonts w:ascii="Times New Roman" w:hAnsi="Times New Roman" w:cs="Times New Roman"/>
                <w:sz w:val="18"/>
                <w:szCs w:val="18"/>
                <w:lang w:val="en-GB"/>
              </w:rPr>
              <w:instrText xml:space="preserve"> GUID=10d068f5-2ec8-486b-b890-bba214da88b5 </w:instrText>
            </w:r>
            <w:r>
              <w:rPr>
                <w:rFonts w:ascii="Times New Roman" w:hAnsi="Times New Roman" w:cs="Times New Roman"/>
                <w:sz w:val="18"/>
                <w:szCs w:val="18"/>
                <w:lang w:val="en-GB"/>
              </w:rPr>
              <w:fldChar w:fldCharType="end"/>
            </w:r>
            <w:r>
              <w:rPr>
                <w:rFonts w:ascii="Times New Roman" w:hAnsi="Times New Roman" w:cs="Times New Roman"/>
                <w:sz w:val="18"/>
                <w:szCs w:val="18"/>
                <w:lang w:val="en-GB"/>
              </w:rPr>
              <w:t>5.</w:t>
            </w:r>
            <w:r>
              <w:rPr>
                <w:rFonts w:ascii="Times New Roman" w:hAnsi="Times New Roman" w:cs="Times New Roman"/>
                <w:sz w:val="18"/>
                <w:szCs w:val="18"/>
                <w:lang w:val="en-GB"/>
              </w:rPr>
              <w:tab/>
              <w:t>Name and surname, address and occupation of adopter or adopters:</w:t>
            </w:r>
          </w:p>
          <w:p w14:paraId="7A70664D" w14:textId="77777777" w:rsidR="00DF53AE" w:rsidRDefault="00DF53AE">
            <w:pPr>
              <w:spacing w:before="60" w:after="60" w:line="240" w:lineRule="auto"/>
              <w:ind w:left="475"/>
              <w:rPr>
                <w:rFonts w:ascii="Times New Roman" w:hAnsi="Times New Roman" w:cs="Times New Roman"/>
                <w:sz w:val="18"/>
                <w:szCs w:val="18"/>
                <w:lang w:val="en-GB"/>
              </w:rPr>
            </w:pPr>
            <w:r>
              <w:rPr>
                <w:rFonts w:ascii="Times New Roman" w:hAnsi="Times New Roman" w:cs="Times New Roman"/>
                <w:sz w:val="18"/>
                <w:szCs w:val="18"/>
                <w:lang w:val="en-GB"/>
              </w:rPr>
              <w:fldChar w:fldCharType="begin"/>
            </w:r>
            <w:r>
              <w:rPr>
                <w:rFonts w:ascii="Times New Roman" w:hAnsi="Times New Roman" w:cs="Times New Roman"/>
                <w:sz w:val="18"/>
                <w:szCs w:val="18"/>
                <w:lang w:val="en-GB"/>
              </w:rPr>
              <w:instrText xml:space="preserve"> GUID=c0ca41c4-349e-4477-8053-4148c8138dc6 </w:instrText>
            </w:r>
            <w:r>
              <w:rPr>
                <w:rFonts w:ascii="Times New Roman" w:hAnsi="Times New Roman" w:cs="Times New Roman"/>
                <w:sz w:val="18"/>
                <w:szCs w:val="18"/>
                <w:lang w:val="en-GB"/>
              </w:rPr>
              <w:fldChar w:fldCharType="end"/>
            </w:r>
            <w:r>
              <w:rPr>
                <w:rFonts w:ascii="Times New Roman" w:hAnsi="Times New Roman" w:cs="Times New Roman"/>
                <w:sz w:val="18"/>
                <w:szCs w:val="18"/>
                <w:lang w:val="en-GB"/>
              </w:rPr>
              <w:t>6.</w:t>
            </w:r>
            <w:r>
              <w:rPr>
                <w:rFonts w:ascii="Times New Roman" w:hAnsi="Times New Roman" w:cs="Times New Roman"/>
                <w:sz w:val="18"/>
                <w:szCs w:val="18"/>
                <w:lang w:val="en-GB"/>
              </w:rPr>
              <w:tab/>
              <w:t>Date of adoption order and description of Court by which made:</w:t>
            </w:r>
          </w:p>
          <w:p w14:paraId="4511A49D" w14:textId="77777777" w:rsidR="00DF53AE" w:rsidRDefault="00DF53AE">
            <w:pPr>
              <w:spacing w:before="60" w:after="60" w:line="240" w:lineRule="auto"/>
              <w:ind w:left="475"/>
              <w:rPr>
                <w:rFonts w:ascii="Times New Roman" w:hAnsi="Times New Roman" w:cs="Times New Roman"/>
                <w:sz w:val="18"/>
                <w:szCs w:val="18"/>
                <w:lang w:val="en-GB"/>
              </w:rPr>
            </w:pPr>
            <w:r>
              <w:rPr>
                <w:rFonts w:ascii="Times New Roman" w:hAnsi="Times New Roman" w:cs="Times New Roman"/>
                <w:sz w:val="18"/>
                <w:szCs w:val="18"/>
                <w:lang w:val="en-GB"/>
              </w:rPr>
              <w:fldChar w:fldCharType="begin"/>
            </w:r>
            <w:r>
              <w:rPr>
                <w:rFonts w:ascii="Times New Roman" w:hAnsi="Times New Roman" w:cs="Times New Roman"/>
                <w:sz w:val="18"/>
                <w:szCs w:val="18"/>
                <w:lang w:val="en-GB"/>
              </w:rPr>
              <w:instrText xml:space="preserve"> GUID=ea59a312-f0e9-4dc4-9a70-721eea444e02 </w:instrText>
            </w:r>
            <w:r>
              <w:rPr>
                <w:rFonts w:ascii="Times New Roman" w:hAnsi="Times New Roman" w:cs="Times New Roman"/>
                <w:sz w:val="18"/>
                <w:szCs w:val="18"/>
                <w:lang w:val="en-GB"/>
              </w:rPr>
              <w:fldChar w:fldCharType="end"/>
            </w:r>
            <w:r>
              <w:rPr>
                <w:rFonts w:ascii="Times New Roman" w:hAnsi="Times New Roman" w:cs="Times New Roman"/>
                <w:sz w:val="18"/>
                <w:szCs w:val="18"/>
                <w:lang w:val="en-GB"/>
              </w:rPr>
              <w:t>7.</w:t>
            </w:r>
            <w:r>
              <w:rPr>
                <w:rFonts w:ascii="Times New Roman" w:hAnsi="Times New Roman" w:cs="Times New Roman"/>
                <w:sz w:val="18"/>
                <w:szCs w:val="18"/>
                <w:lang w:val="en-GB"/>
              </w:rPr>
              <w:tab/>
              <w:t>Date of Entry:</w:t>
            </w:r>
          </w:p>
          <w:p w14:paraId="50E4F2A0" w14:textId="77777777" w:rsidR="00DF53AE" w:rsidRDefault="00DF53AE">
            <w:pPr>
              <w:spacing w:before="60" w:after="60" w:line="240" w:lineRule="auto"/>
              <w:ind w:left="475"/>
              <w:rPr>
                <w:rFonts w:ascii="Times New Roman" w:hAnsi="Times New Roman" w:cs="Times New Roman"/>
                <w:sz w:val="20"/>
                <w:szCs w:val="20"/>
                <w:lang w:val="en-GB"/>
              </w:rPr>
            </w:pPr>
            <w:r>
              <w:rPr>
                <w:rFonts w:ascii="Times New Roman" w:hAnsi="Times New Roman" w:cs="Times New Roman"/>
                <w:sz w:val="18"/>
                <w:szCs w:val="18"/>
                <w:lang w:val="en-GB"/>
              </w:rPr>
              <w:fldChar w:fldCharType="begin"/>
            </w:r>
            <w:r>
              <w:rPr>
                <w:rFonts w:ascii="Times New Roman" w:hAnsi="Times New Roman" w:cs="Times New Roman"/>
                <w:sz w:val="18"/>
                <w:szCs w:val="18"/>
                <w:lang w:val="en-GB"/>
              </w:rPr>
              <w:instrText xml:space="preserve"> GUID=960eb724-d5d7-4baf-9ee2-c6aa4ab76f21 </w:instrText>
            </w:r>
            <w:r>
              <w:rPr>
                <w:rFonts w:ascii="Times New Roman" w:hAnsi="Times New Roman" w:cs="Times New Roman"/>
                <w:sz w:val="18"/>
                <w:szCs w:val="18"/>
                <w:lang w:val="en-GB"/>
              </w:rPr>
              <w:fldChar w:fldCharType="end"/>
            </w:r>
            <w:r>
              <w:rPr>
                <w:rFonts w:ascii="Times New Roman" w:hAnsi="Times New Roman" w:cs="Times New Roman"/>
                <w:sz w:val="18"/>
                <w:szCs w:val="18"/>
                <w:lang w:val="en-GB"/>
              </w:rPr>
              <w:t>8.</w:t>
            </w:r>
            <w:r>
              <w:rPr>
                <w:rFonts w:ascii="Times New Roman" w:hAnsi="Times New Roman" w:cs="Times New Roman"/>
                <w:sz w:val="18"/>
                <w:szCs w:val="18"/>
                <w:lang w:val="en-GB"/>
              </w:rPr>
              <w:tab/>
              <w:t xml:space="preserve">Signature of officer deputed by Registrar-General to </w:t>
            </w:r>
            <w:proofErr w:type="gramStart"/>
            <w:r>
              <w:rPr>
                <w:rFonts w:ascii="Times New Roman" w:hAnsi="Times New Roman" w:cs="Times New Roman"/>
                <w:sz w:val="18"/>
                <w:szCs w:val="18"/>
                <w:lang w:val="en-GB"/>
              </w:rPr>
              <w:t>effect</w:t>
            </w:r>
            <w:proofErr w:type="gramEnd"/>
            <w:r>
              <w:rPr>
                <w:rFonts w:ascii="Times New Roman" w:hAnsi="Times New Roman" w:cs="Times New Roman"/>
                <w:sz w:val="18"/>
                <w:szCs w:val="18"/>
                <w:lang w:val="en-GB"/>
              </w:rPr>
              <w:t xml:space="preserve"> the entry:</w:t>
            </w:r>
          </w:p>
        </w:tc>
      </w:tr>
    </w:tbl>
    <w:p w14:paraId="64AAF535" w14:textId="77777777" w:rsidR="006F2CA2" w:rsidRPr="006F2CA2" w:rsidRDefault="006F2CA2" w:rsidP="006F2CA2">
      <w:pPr>
        <w:spacing w:before="120" w:after="0" w:line="240" w:lineRule="auto"/>
        <w:jc w:val="both"/>
        <w:divId w:val="2116439976"/>
        <w:rPr>
          <w:rFonts w:ascii="Times New Roman" w:hAnsi="Times New Roman" w:cs="Times New Roman"/>
          <w:sz w:val="20"/>
          <w:szCs w:val="20"/>
          <w:lang w:val="en-GB" w:eastAsia="en-US"/>
        </w:rPr>
      </w:pPr>
    </w:p>
    <w:p w14:paraId="0D8DE280"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7080" w:type="dxa"/>
        <w:jc w:val="center"/>
        <w:tblLook w:val="04A0" w:firstRow="1" w:lastRow="0" w:firstColumn="1" w:lastColumn="0" w:noHBand="0" w:noVBand="1"/>
      </w:tblPr>
      <w:tblGrid>
        <w:gridCol w:w="5690"/>
        <w:gridCol w:w="1390"/>
      </w:tblGrid>
      <w:tr w:rsidR="006F2CA2" w:rsidRPr="006F2CA2" w14:paraId="134EA4B3" w14:textId="77777777" w:rsidTr="006F2CA2">
        <w:trPr>
          <w:divId w:val="2116439976"/>
          <w:cantSplit/>
          <w:jc w:val="center"/>
        </w:trPr>
        <w:tc>
          <w:tcPr>
            <w:tcW w:w="7080" w:type="dxa"/>
            <w:gridSpan w:val="2"/>
          </w:tcPr>
          <w:p w14:paraId="1736FFB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GUID=b5062d4b-1c9a-4e57-8f70-5d2de554d80f </w:instrText>
            </w:r>
            <w:r w:rsidRPr="006F2CA2">
              <w:rPr>
                <w:rFonts w:ascii="Times New Roman" w:hAnsi="Times New Roman" w:cs="Times New Roman"/>
                <w:sz w:val="22"/>
                <w:szCs w:val="20"/>
                <w:lang w:val="en-GB" w:eastAsia="en-US"/>
              </w:rPr>
              <w:fldChar w:fldCharType="end"/>
            </w:r>
            <w:r w:rsidR="00ED7FA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44</w:t>
            </w:r>
          </w:p>
          <w:p w14:paraId="33FD3107"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t>R.146</w:t>
            </w:r>
          </w:p>
        </w:tc>
      </w:tr>
      <w:tr w:rsidR="006F2CA2" w:rsidRPr="006F2CA2" w14:paraId="6B43AC3F" w14:textId="77777777" w:rsidTr="006F2CA2">
        <w:trPr>
          <w:gridAfter w:val="1"/>
          <w:divId w:val="2116439976"/>
          <w:wAfter w:w="1390" w:type="dxa"/>
          <w:cantSplit/>
          <w:jc w:val="center"/>
        </w:trPr>
        <w:tc>
          <w:tcPr>
            <w:tcW w:w="5690" w:type="dxa"/>
          </w:tcPr>
          <w:p w14:paraId="4B11219F"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ab/>
            </w:r>
            <w:r w:rsidRPr="006F2CA2">
              <w:rPr>
                <w:rFonts w:ascii="Times New Roman" w:hAnsi="Times New Roman" w:cs="Times New Roman"/>
                <w:sz w:val="22"/>
                <w:szCs w:val="20"/>
                <w:lang w:val="en-GB" w:eastAsia="en-US"/>
              </w:rPr>
              <w:tab/>
            </w: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GUID=b32bef24-88cc-44c0-ac5c-618b0584996f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ORDER OF COURT</w:t>
            </w:r>
          </w:p>
        </w:tc>
      </w:tr>
      <w:tr w:rsidR="006F2CA2" w:rsidRPr="006F2CA2" w14:paraId="6275A467" w14:textId="77777777" w:rsidTr="006F2CA2">
        <w:trPr>
          <w:divId w:val="2116439976"/>
          <w:cantSplit/>
          <w:jc w:val="center"/>
        </w:trPr>
        <w:tc>
          <w:tcPr>
            <w:tcW w:w="7080" w:type="dxa"/>
            <w:gridSpan w:val="2"/>
          </w:tcPr>
          <w:p w14:paraId="1E33E4C6"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GUID=dd976aac-65aa-46af-ac5a-81a7126fb48d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Form 37)</w:t>
            </w:r>
          </w:p>
          <w:p w14:paraId="47DC4B62" w14:textId="77777777" w:rsidR="006F2CA2" w:rsidRPr="006F2CA2" w:rsidRDefault="006F2CA2" w:rsidP="006F2CA2">
            <w:pPr>
              <w:spacing w:before="60" w:after="60" w:line="240" w:lineRule="auto"/>
              <w:ind w:left="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GUID=67cc612b-f27d-400b-b70e-c26c372ff30f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w:t>
            </w:r>
            <w:r w:rsidRPr="006F2CA2">
              <w:rPr>
                <w:rFonts w:ascii="Times New Roman" w:hAnsi="Times New Roman" w:cs="Times New Roman"/>
                <w:sz w:val="22"/>
                <w:szCs w:val="20"/>
                <w:lang w:val="en-GB" w:eastAsia="en-US"/>
              </w:rPr>
              <w:tab/>
              <w:t>Parties present at the hearing:</w:t>
            </w:r>
          </w:p>
          <w:p w14:paraId="6944C511" w14:textId="77777777" w:rsidR="006F2CA2" w:rsidRPr="006F2CA2" w:rsidRDefault="006F2CA2" w:rsidP="006F2CA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GUID=1c256c41-e462-46ec-a53c-4de52e55a5bf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Applicant(s)’s solicitor:</w:t>
            </w:r>
          </w:p>
          <w:p w14:paraId="0E490E8C" w14:textId="77777777" w:rsidR="006F2CA2" w:rsidRPr="006F2CA2" w:rsidRDefault="006F2CA2" w:rsidP="006F2CA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GUID=9b80f6fb-781b-46a1-a7f0-f263991c8f11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Natural mother’s/father’s* solicitor:</w:t>
            </w:r>
          </w:p>
          <w:p w14:paraId="23BFBD85" w14:textId="77777777" w:rsidR="006F2CA2" w:rsidRPr="006F2CA2" w:rsidRDefault="006F2CA2" w:rsidP="006F2CA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GUID=22839ce3-62c0-405d-a186-f4a3604685e8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c</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Guardian in adoption (name of Child Welfare Officer):</w:t>
            </w:r>
          </w:p>
          <w:p w14:paraId="0DD654B0" w14:textId="77777777" w:rsidR="006F2CA2" w:rsidRPr="006F2CA2" w:rsidRDefault="006F2CA2" w:rsidP="006F2CA2">
            <w:pPr>
              <w:spacing w:before="60" w:after="60" w:line="240" w:lineRule="auto"/>
              <w:ind w:left="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GUID=81b3e3fb-f861-4e2c-9cfc-c61cfa9df8e9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w:t>
            </w:r>
            <w:r w:rsidRPr="006F2CA2">
              <w:rPr>
                <w:rFonts w:ascii="Times New Roman" w:hAnsi="Times New Roman" w:cs="Times New Roman"/>
                <w:sz w:val="22"/>
                <w:szCs w:val="20"/>
                <w:lang w:val="en-GB" w:eastAsia="en-US"/>
              </w:rPr>
              <w:tab/>
              <w:t>Orders made: (To specify orders given).</w:t>
            </w:r>
          </w:p>
          <w:p w14:paraId="727B8E58"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GUID=756ff8ff-28b5-4c57-b9f9-bdc9766204c0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p w14:paraId="0910BED5"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GUID=4acfa542-1e18-449e-ba95-365b9a063d1f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(*Delete as appropriate)</w:t>
            </w:r>
          </w:p>
        </w:tc>
      </w:tr>
    </w:tbl>
    <w:p w14:paraId="5630F801"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7180" w:type="dxa"/>
        <w:jc w:val="center"/>
        <w:tblLook w:val="04A0" w:firstRow="1" w:lastRow="0" w:firstColumn="1" w:lastColumn="0" w:noHBand="0" w:noVBand="1"/>
      </w:tblPr>
      <w:tblGrid>
        <w:gridCol w:w="1440"/>
        <w:gridCol w:w="4420"/>
        <w:gridCol w:w="1320"/>
      </w:tblGrid>
      <w:tr w:rsidR="006F2CA2" w:rsidRPr="006F2CA2" w14:paraId="3BFBAAA9" w14:textId="77777777" w:rsidTr="006F2CA2">
        <w:trPr>
          <w:divId w:val="2116439976"/>
          <w:cantSplit/>
          <w:jc w:val="center"/>
        </w:trPr>
        <w:tc>
          <w:tcPr>
            <w:tcW w:w="7180" w:type="dxa"/>
            <w:gridSpan w:val="3"/>
          </w:tcPr>
          <w:p w14:paraId="2FA7307B"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GUID=10a01413-9a75-4243-8ca4-6b217b0d1988 </w:instrText>
            </w:r>
            <w:r w:rsidRPr="006F2CA2">
              <w:rPr>
                <w:rFonts w:ascii="Times New Roman" w:hAnsi="Times New Roman" w:cs="Times New Roman"/>
                <w:sz w:val="22"/>
                <w:szCs w:val="20"/>
                <w:lang w:val="en-GB" w:eastAsia="en-US"/>
              </w:rPr>
              <w:fldChar w:fldCharType="end"/>
            </w:r>
            <w:r w:rsidR="00ED7FA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45</w:t>
            </w:r>
          </w:p>
        </w:tc>
      </w:tr>
      <w:tr w:rsidR="006F2CA2" w:rsidRPr="006F2CA2" w14:paraId="79983AD4" w14:textId="77777777" w:rsidTr="006F2CA2">
        <w:trPr>
          <w:divId w:val="2116439976"/>
          <w:cantSplit/>
          <w:jc w:val="center"/>
        </w:trPr>
        <w:tc>
          <w:tcPr>
            <w:tcW w:w="1440" w:type="dxa"/>
          </w:tcPr>
          <w:p w14:paraId="40CEF647"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GUID=1e1d8285-02da-454d-9250-61371d4feb26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R.147</w:t>
            </w:r>
          </w:p>
        </w:tc>
        <w:tc>
          <w:tcPr>
            <w:tcW w:w="4420" w:type="dxa"/>
          </w:tcPr>
          <w:p w14:paraId="5ECAD64F"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GUID=c8d70b0f-331c-4d4e-b0e9-965cbc68dea9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SUMMONS</w:t>
            </w:r>
          </w:p>
        </w:tc>
        <w:tc>
          <w:tcPr>
            <w:tcW w:w="1320" w:type="dxa"/>
          </w:tcPr>
          <w:p w14:paraId="268C90B5"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GUID=29462c4b-8ff8-4698-be41-62fc23abf95b </w:instrText>
            </w:r>
            <w:r w:rsidRPr="006F2CA2">
              <w:rPr>
                <w:rFonts w:ascii="Times New Roman" w:hAnsi="Times New Roman" w:cs="Times New Roman"/>
                <w:sz w:val="22"/>
                <w:szCs w:val="20"/>
                <w:lang w:val="en-GB" w:eastAsia="en-US"/>
              </w:rPr>
              <w:fldChar w:fldCharType="end"/>
            </w:r>
          </w:p>
        </w:tc>
      </w:tr>
      <w:tr w:rsidR="006F2CA2" w:rsidRPr="006F2CA2" w14:paraId="20D6CBF6" w14:textId="77777777" w:rsidTr="006F2CA2">
        <w:trPr>
          <w:divId w:val="2116439976"/>
          <w:cantSplit/>
          <w:jc w:val="center"/>
        </w:trPr>
        <w:tc>
          <w:tcPr>
            <w:tcW w:w="7180" w:type="dxa"/>
            <w:gridSpan w:val="3"/>
          </w:tcPr>
          <w:p w14:paraId="6015D75E"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GUID=3fd7a8e6-a0ea-4ee4-9efc-fca871f0efbf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Form 37)</w:t>
            </w:r>
          </w:p>
          <w:p w14:paraId="40F410D5" w14:textId="77777777" w:rsidR="006F2CA2" w:rsidRPr="006F2CA2" w:rsidRDefault="006F2CA2" w:rsidP="006F2CA2">
            <w:pPr>
              <w:spacing w:before="60" w:after="60" w:line="240" w:lineRule="auto"/>
              <w:ind w:left="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GUID=b0ea0015-8ad0-4a75-80a5-6b03ec1bd6db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w:t>
            </w:r>
            <w:r w:rsidRPr="006F2CA2">
              <w:rPr>
                <w:rFonts w:ascii="Times New Roman" w:hAnsi="Times New Roman" w:cs="Times New Roman"/>
                <w:sz w:val="22"/>
                <w:szCs w:val="20"/>
                <w:lang w:val="en-GB" w:eastAsia="en-US"/>
              </w:rPr>
              <w:tab/>
              <w:t>Name of applicant:</w:t>
            </w:r>
          </w:p>
          <w:p w14:paraId="6E36937E" w14:textId="77777777" w:rsidR="006F2CA2" w:rsidRPr="006F2CA2" w:rsidRDefault="006F2CA2" w:rsidP="006F2CA2">
            <w:pPr>
              <w:spacing w:before="60" w:after="60" w:line="240" w:lineRule="auto"/>
              <w:ind w:left="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GUID=de47275e-4e45-4171-bb45-14842590409b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w:t>
            </w:r>
            <w:r w:rsidRPr="006F2CA2">
              <w:rPr>
                <w:rFonts w:ascii="Times New Roman" w:hAnsi="Times New Roman" w:cs="Times New Roman"/>
                <w:sz w:val="22"/>
                <w:szCs w:val="20"/>
                <w:lang w:val="en-GB" w:eastAsia="en-US"/>
              </w:rPr>
              <w:tab/>
              <w:t>Order(s) sought: (Set out orders applied for.)</w:t>
            </w:r>
          </w:p>
          <w:p w14:paraId="3EC539FE" w14:textId="77777777" w:rsidR="006F2CA2" w:rsidRPr="006F2CA2" w:rsidRDefault="006F2CA2" w:rsidP="006F2CA2">
            <w:pPr>
              <w:spacing w:before="60" w:after="60" w:line="240" w:lineRule="auto"/>
              <w:ind w:left="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GUID=f30b09f9-50a5-48f9-9a8c-63a9f054f6f2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3.</w:t>
            </w:r>
            <w:r w:rsidRPr="006F2CA2">
              <w:rPr>
                <w:rFonts w:ascii="Times New Roman" w:hAnsi="Times New Roman" w:cs="Times New Roman"/>
                <w:sz w:val="22"/>
                <w:szCs w:val="20"/>
                <w:lang w:val="en-GB" w:eastAsia="en-US"/>
              </w:rPr>
              <w:tab/>
              <w:t>Grounds of application: (Choose one of the following.)</w:t>
            </w:r>
          </w:p>
          <w:p w14:paraId="2F4E8A6F" w14:textId="77777777" w:rsidR="006F2CA2" w:rsidRPr="006F2CA2" w:rsidRDefault="006F2CA2" w:rsidP="006F2CA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GUID=8e2f8d08-6084-428d-8e58-0363cc5eafce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The grounds of the application are set out in the affidavit(s)/consent(s)* filed in support of this application.</w:t>
            </w:r>
          </w:p>
          <w:p w14:paraId="732190E6" w14:textId="77777777" w:rsidR="006F2CA2" w:rsidRPr="006F2CA2" w:rsidRDefault="006F2CA2" w:rsidP="006F2CA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GUID=8ce82b0f-ef14-4324-b058-67e9d75ca7df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The grounds of the application are set out herein.</w:t>
            </w:r>
          </w:p>
          <w:p w14:paraId="69C0B9D1" w14:textId="77777777" w:rsidR="006F2CA2" w:rsidRPr="006F2CA2" w:rsidRDefault="006F2CA2" w:rsidP="006F2CA2">
            <w:pPr>
              <w:spacing w:before="60" w:after="60" w:line="240" w:lineRule="auto"/>
              <w:ind w:left="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GUID=6e127f0c-b309-49eb-9b36-27ed8bddb613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4.</w:t>
            </w:r>
            <w:r w:rsidRPr="006F2CA2">
              <w:rPr>
                <w:rFonts w:ascii="Times New Roman" w:hAnsi="Times New Roman" w:cs="Times New Roman"/>
                <w:sz w:val="22"/>
                <w:szCs w:val="20"/>
                <w:lang w:val="en-GB" w:eastAsia="en-US"/>
              </w:rPr>
              <w:tab/>
              <w:t>Party/Parties* to be served with this summons:</w:t>
            </w:r>
          </w:p>
          <w:p w14:paraId="21A58748" w14:textId="77777777" w:rsidR="006F2CA2" w:rsidRPr="006F2CA2" w:rsidRDefault="006F2CA2" w:rsidP="006F2CA2">
            <w:pPr>
              <w:spacing w:before="60" w:after="60" w:line="240" w:lineRule="auto"/>
              <w:ind w:left="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GUID=586fc740-d5ba-4055-af23-1b17d8d65633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5.</w:t>
            </w:r>
            <w:r w:rsidRPr="006F2CA2">
              <w:rPr>
                <w:rFonts w:ascii="Times New Roman" w:hAnsi="Times New Roman" w:cs="Times New Roman"/>
                <w:sz w:val="22"/>
                <w:szCs w:val="20"/>
                <w:lang w:val="en-GB" w:eastAsia="en-US"/>
              </w:rPr>
              <w:tab/>
              <w:t>Consent*: I/We* consent to this summons.</w:t>
            </w:r>
          </w:p>
          <w:p w14:paraId="66438E66" w14:textId="77777777" w:rsidR="006F2CA2" w:rsidRPr="006F2CA2" w:rsidRDefault="006F2CA2" w:rsidP="006F2CA2">
            <w:pPr>
              <w:spacing w:before="120" w:after="0" w:line="240" w:lineRule="auto"/>
              <w:ind w:firstLine="3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GUID=a869b361-25d3-457c-9544-0a891e1147da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Signature: (Signature of consenting party.)</w:t>
            </w:r>
          </w:p>
          <w:p w14:paraId="48BAD691" w14:textId="77777777" w:rsidR="006F2CA2" w:rsidRPr="006F2CA2" w:rsidRDefault="006F2CA2" w:rsidP="006F2CA2">
            <w:pPr>
              <w:spacing w:before="120" w:after="0" w:line="240" w:lineRule="auto"/>
              <w:ind w:firstLine="3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GUID=826c599e-1938-471b-a0d6-68543cae78bb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Name: (Name of solicitor for party consenting to this summons/</w:t>
            </w:r>
            <w:r w:rsidRPr="006F2CA2">
              <w:rPr>
                <w:rFonts w:ascii="Times New Roman" w:hAnsi="Times New Roman" w:cs="Times New Roman"/>
                <w:sz w:val="22"/>
                <w:szCs w:val="20"/>
                <w:lang w:val="en-GB" w:eastAsia="en-US"/>
              </w:rPr>
              <w:br/>
              <w:t>If in person, name of party consenting to this summons.)</w:t>
            </w:r>
          </w:p>
          <w:p w14:paraId="42C647A6" w14:textId="77777777" w:rsidR="006F2CA2" w:rsidRPr="006F2CA2" w:rsidRDefault="006F2CA2" w:rsidP="006F2CA2">
            <w:pPr>
              <w:spacing w:before="120" w:after="0" w:line="240" w:lineRule="auto"/>
              <w:ind w:firstLine="3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GUID=a6034104-b0c9-49d2-ac92-8a602b95d138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NRIC No.:</w:t>
            </w:r>
          </w:p>
          <w:p w14:paraId="4BB79660" w14:textId="77777777" w:rsidR="006F2CA2" w:rsidRPr="006F2CA2" w:rsidRDefault="006F2CA2" w:rsidP="006F2CA2">
            <w:pPr>
              <w:spacing w:before="120" w:after="0" w:line="240" w:lineRule="auto"/>
              <w:ind w:firstLine="3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GUID=04a01d51-80e3-4006-bf52-530ee0e19e40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This summons is taken out by: (To state name and party taking out this summons.)</w:t>
            </w:r>
          </w:p>
          <w:p w14:paraId="5D10D05E"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GUID=e9e97519-1abf-49f7-8d4b-0276c4f1ee83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p w14:paraId="69168AC6"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GUID=9c3c0012-3ab2-49db-aea0-7600a8cb1d88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(*Delete as appropriate)</w:t>
            </w:r>
          </w:p>
        </w:tc>
      </w:tr>
    </w:tbl>
    <w:p w14:paraId="6B5B63C6"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p>
    <w:p w14:paraId="2C0F80BE" w14:textId="0EEFFC60" w:rsidR="006F2CA2" w:rsidRDefault="006F2CA2" w:rsidP="006F2CA2">
      <w:pPr>
        <w:spacing w:before="0" w:after="200" w:line="276" w:lineRule="auto"/>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p w14:paraId="7319A00C" w14:textId="77777777" w:rsidR="00DF53AE" w:rsidRPr="00DF53AE" w:rsidRDefault="00DF53AE" w:rsidP="00DF53AE">
      <w:pPr>
        <w:spacing w:after="0"/>
        <w:divId w:val="2116439976"/>
        <w:rPr>
          <w:rFonts w:ascii="Times New Roman" w:hAnsi="Times New Roman" w:cs="Times New Roman"/>
          <w:sz w:val="22"/>
          <w:szCs w:val="22"/>
        </w:rPr>
      </w:pPr>
      <w:r w:rsidRPr="00DF53AE">
        <w:rPr>
          <w:rFonts w:ascii="Times New Roman" w:hAnsi="Times New Roman" w:cs="Times New Roman"/>
          <w:sz w:val="20"/>
          <w:szCs w:val="20"/>
        </w:rPr>
        <w:lastRenderedPageBreak/>
        <w:t>R.148A(2)</w:t>
      </w:r>
      <w:r w:rsidRPr="00DF53AE">
        <w:rPr>
          <w:rFonts w:ascii="Times New Roman" w:hAnsi="Times New Roman" w:cs="Times New Roman"/>
        </w:rPr>
        <w:t xml:space="preserve"> </w:t>
      </w:r>
      <w:r w:rsidRPr="00DF53AE">
        <w:rPr>
          <w:rFonts w:ascii="Times New Roman" w:hAnsi="Times New Roman" w:cs="Times New Roman"/>
        </w:rPr>
        <w:tab/>
      </w:r>
      <w:r w:rsidRPr="00DF53AE">
        <w:rPr>
          <w:rFonts w:ascii="Times New Roman" w:hAnsi="Times New Roman" w:cs="Times New Roman"/>
        </w:rPr>
        <w:tab/>
      </w:r>
      <w:r w:rsidRPr="00DF53AE">
        <w:rPr>
          <w:rFonts w:ascii="Times New Roman" w:hAnsi="Times New Roman" w:cs="Times New Roman"/>
        </w:rPr>
        <w:tab/>
      </w:r>
      <w:r w:rsidRPr="00DF53AE">
        <w:rPr>
          <w:rFonts w:ascii="Times New Roman" w:hAnsi="Times New Roman" w:cs="Times New Roman"/>
        </w:rPr>
        <w:tab/>
      </w:r>
      <w:r w:rsidRPr="00DF53AE">
        <w:rPr>
          <w:rFonts w:ascii="Times New Roman" w:hAnsi="Times New Roman" w:cs="Times New Roman"/>
          <w:b/>
        </w:rPr>
        <w:t>FORM 45A</w:t>
      </w:r>
    </w:p>
    <w:p w14:paraId="391DD4E3" w14:textId="77777777" w:rsidR="00DF53AE" w:rsidRPr="00DF53AE" w:rsidRDefault="00DF53AE" w:rsidP="00DF53AE">
      <w:pPr>
        <w:pBdr>
          <w:top w:val="single" w:sz="4" w:space="1" w:color="auto"/>
          <w:left w:val="single" w:sz="4" w:space="1" w:color="auto"/>
          <w:bottom w:val="single" w:sz="4" w:space="1" w:color="auto"/>
          <w:right w:val="single" w:sz="4" w:space="1" w:color="auto"/>
        </w:pBdr>
        <w:spacing w:after="0"/>
        <w:jc w:val="center"/>
        <w:divId w:val="2116439976"/>
        <w:rPr>
          <w:rFonts w:ascii="Times New Roman" w:hAnsi="Times New Roman" w:cs="Times New Roman"/>
        </w:rPr>
      </w:pPr>
    </w:p>
    <w:p w14:paraId="487CCAED" w14:textId="77777777" w:rsidR="00DF53AE" w:rsidRPr="00DF53AE" w:rsidRDefault="00DF53AE" w:rsidP="00DF53AE">
      <w:pPr>
        <w:pBdr>
          <w:top w:val="single" w:sz="4" w:space="1" w:color="auto"/>
          <w:left w:val="single" w:sz="4" w:space="1" w:color="auto"/>
          <w:bottom w:val="single" w:sz="4" w:space="1" w:color="auto"/>
          <w:right w:val="single" w:sz="4" w:space="1" w:color="auto"/>
        </w:pBdr>
        <w:spacing w:after="0"/>
        <w:jc w:val="center"/>
        <w:divId w:val="2116439976"/>
        <w:rPr>
          <w:rFonts w:ascii="Times New Roman" w:hAnsi="Times New Roman" w:cs="Times New Roman"/>
        </w:rPr>
      </w:pPr>
      <w:r w:rsidRPr="00DF53AE">
        <w:rPr>
          <w:rFonts w:ascii="Times New Roman" w:hAnsi="Times New Roman" w:cs="Times New Roman"/>
        </w:rPr>
        <w:t>NOTICE OF MOTION</w:t>
      </w:r>
    </w:p>
    <w:p w14:paraId="7681C45B" w14:textId="77777777" w:rsidR="00DF53AE" w:rsidRPr="00DF53AE" w:rsidRDefault="00DF53AE" w:rsidP="00DF53AE">
      <w:pPr>
        <w:pBdr>
          <w:top w:val="single" w:sz="4" w:space="1" w:color="auto"/>
          <w:left w:val="single" w:sz="4" w:space="1" w:color="auto"/>
          <w:bottom w:val="single" w:sz="4" w:space="1" w:color="auto"/>
          <w:right w:val="single" w:sz="4" w:space="1" w:color="auto"/>
        </w:pBdr>
        <w:spacing w:after="0"/>
        <w:jc w:val="center"/>
        <w:divId w:val="2116439976"/>
        <w:rPr>
          <w:rFonts w:ascii="Times New Roman" w:hAnsi="Times New Roman" w:cs="Times New Roman"/>
        </w:rPr>
      </w:pPr>
      <w:r w:rsidRPr="00DF53AE">
        <w:rPr>
          <w:rFonts w:ascii="Times New Roman" w:hAnsi="Times New Roman" w:cs="Times New Roman"/>
        </w:rPr>
        <w:t>(SECTIONS 405 AND 407)</w:t>
      </w:r>
    </w:p>
    <w:p w14:paraId="6B56C43A" w14:textId="77777777" w:rsidR="00DF53AE" w:rsidRPr="00DF53AE" w:rsidRDefault="00DF53AE" w:rsidP="00DF53AE">
      <w:pPr>
        <w:pBdr>
          <w:top w:val="single" w:sz="4" w:space="1" w:color="auto"/>
          <w:left w:val="single" w:sz="4" w:space="1" w:color="auto"/>
          <w:bottom w:val="single" w:sz="4" w:space="1" w:color="auto"/>
          <w:right w:val="single" w:sz="4" w:space="1" w:color="auto"/>
        </w:pBdr>
        <w:spacing w:after="0"/>
        <w:jc w:val="center"/>
        <w:divId w:val="2116439976"/>
        <w:rPr>
          <w:rFonts w:ascii="Times New Roman" w:hAnsi="Times New Roman" w:cs="Times New Roman"/>
        </w:rPr>
      </w:pPr>
    </w:p>
    <w:p w14:paraId="7AB2D7EF" w14:textId="77777777" w:rsidR="00DF53AE" w:rsidRPr="00DF53AE" w:rsidRDefault="00DF53AE" w:rsidP="00DF53AE">
      <w:pPr>
        <w:pBdr>
          <w:top w:val="single" w:sz="4" w:space="1" w:color="auto"/>
          <w:left w:val="single" w:sz="4" w:space="1" w:color="auto"/>
          <w:bottom w:val="single" w:sz="4" w:space="1" w:color="auto"/>
          <w:right w:val="single" w:sz="4" w:space="1" w:color="auto"/>
        </w:pBdr>
        <w:spacing w:after="0"/>
        <w:jc w:val="center"/>
        <w:divId w:val="2116439976"/>
        <w:rPr>
          <w:rFonts w:ascii="Times New Roman" w:hAnsi="Times New Roman" w:cs="Times New Roman"/>
          <w:b/>
        </w:rPr>
      </w:pPr>
      <w:r w:rsidRPr="00DF53AE">
        <w:rPr>
          <w:rFonts w:ascii="Times New Roman" w:hAnsi="Times New Roman" w:cs="Times New Roman"/>
          <w:b/>
        </w:rPr>
        <w:t>IN THE FAMILY JUSTICE COURTS OF THE REPUBLIC OF SINGAPORE</w:t>
      </w:r>
    </w:p>
    <w:p w14:paraId="3A12D732" w14:textId="77777777" w:rsidR="00DF53AE" w:rsidRPr="00DF53AE" w:rsidRDefault="00DF53AE" w:rsidP="00DF53AE">
      <w:pPr>
        <w:pBdr>
          <w:top w:val="single" w:sz="4" w:space="1" w:color="auto"/>
          <w:left w:val="single" w:sz="4" w:space="1" w:color="auto"/>
          <w:bottom w:val="single" w:sz="4" w:space="1" w:color="auto"/>
          <w:right w:val="single" w:sz="4" w:space="1" w:color="auto"/>
        </w:pBdr>
        <w:spacing w:after="0"/>
        <w:jc w:val="center"/>
        <w:divId w:val="2116439976"/>
        <w:rPr>
          <w:rFonts w:ascii="Times New Roman" w:hAnsi="Times New Roman" w:cs="Times New Roman"/>
        </w:rPr>
      </w:pPr>
    </w:p>
    <w:p w14:paraId="7FD67E3D" w14:textId="77777777" w:rsidR="00DF53AE" w:rsidRPr="00DF53AE" w:rsidRDefault="00DF53AE" w:rsidP="00DF53AE">
      <w:pPr>
        <w:pBdr>
          <w:top w:val="single" w:sz="4" w:space="1" w:color="auto"/>
          <w:left w:val="single" w:sz="4" w:space="1" w:color="auto"/>
          <w:bottom w:val="single" w:sz="4" w:space="1" w:color="auto"/>
          <w:right w:val="single" w:sz="4" w:space="1" w:color="auto"/>
        </w:pBdr>
        <w:spacing w:after="0"/>
        <w:jc w:val="center"/>
        <w:divId w:val="2116439976"/>
        <w:rPr>
          <w:rFonts w:ascii="Times New Roman" w:hAnsi="Times New Roman" w:cs="Times New Roman"/>
        </w:rPr>
      </w:pPr>
      <w:r w:rsidRPr="00DF53AE">
        <w:rPr>
          <w:rFonts w:ascii="Times New Roman" w:hAnsi="Times New Roman" w:cs="Times New Roman"/>
        </w:rPr>
        <w:t>Motion No. ________ of 20 ___</w:t>
      </w:r>
    </w:p>
    <w:p w14:paraId="62B5EBA2" w14:textId="77777777" w:rsidR="00DF53AE" w:rsidRPr="00DF53AE" w:rsidRDefault="00DF53AE" w:rsidP="00DF53AE">
      <w:pPr>
        <w:pBdr>
          <w:top w:val="single" w:sz="4" w:space="1" w:color="auto"/>
          <w:left w:val="single" w:sz="4" w:space="1" w:color="auto"/>
          <w:bottom w:val="single" w:sz="4" w:space="1" w:color="auto"/>
          <w:right w:val="single" w:sz="4" w:space="1" w:color="auto"/>
        </w:pBdr>
        <w:spacing w:after="0"/>
        <w:jc w:val="center"/>
        <w:divId w:val="2116439976"/>
        <w:rPr>
          <w:rFonts w:ascii="Times New Roman" w:hAnsi="Times New Roman" w:cs="Times New Roman"/>
        </w:rPr>
      </w:pPr>
    </w:p>
    <w:p w14:paraId="781DA141" w14:textId="77777777" w:rsidR="00DF53AE" w:rsidRPr="00DF53AE" w:rsidRDefault="00DF53AE" w:rsidP="00DF53AE">
      <w:pPr>
        <w:pBdr>
          <w:top w:val="single" w:sz="4" w:space="1" w:color="auto"/>
          <w:left w:val="single" w:sz="4" w:space="1" w:color="auto"/>
          <w:bottom w:val="single" w:sz="4" w:space="1" w:color="auto"/>
          <w:right w:val="single" w:sz="4" w:space="1" w:color="auto"/>
        </w:pBdr>
        <w:spacing w:after="0"/>
        <w:jc w:val="center"/>
        <w:divId w:val="2116439976"/>
        <w:rPr>
          <w:rFonts w:ascii="Times New Roman" w:hAnsi="Times New Roman" w:cs="Times New Roman"/>
        </w:rPr>
      </w:pPr>
      <w:r w:rsidRPr="00DF53AE">
        <w:rPr>
          <w:rFonts w:ascii="Times New Roman" w:hAnsi="Times New Roman" w:cs="Times New Roman"/>
        </w:rPr>
        <w:t>IN THE MATTER OF SECTIONS 405 AND 407 OF</w:t>
      </w:r>
    </w:p>
    <w:p w14:paraId="23C04109" w14:textId="77777777" w:rsidR="00DF53AE" w:rsidRPr="00DF53AE" w:rsidRDefault="00DF53AE" w:rsidP="00DF53AE">
      <w:pPr>
        <w:pBdr>
          <w:top w:val="single" w:sz="4" w:space="1" w:color="auto"/>
          <w:left w:val="single" w:sz="4" w:space="1" w:color="auto"/>
          <w:bottom w:val="single" w:sz="4" w:space="1" w:color="auto"/>
          <w:right w:val="single" w:sz="4" w:space="1" w:color="auto"/>
        </w:pBdr>
        <w:spacing w:after="0"/>
        <w:jc w:val="center"/>
        <w:divId w:val="2116439976"/>
        <w:rPr>
          <w:rFonts w:ascii="Times New Roman" w:hAnsi="Times New Roman" w:cs="Times New Roman"/>
        </w:rPr>
      </w:pPr>
      <w:r w:rsidRPr="00DF53AE">
        <w:rPr>
          <w:rFonts w:ascii="Times New Roman" w:hAnsi="Times New Roman" w:cs="Times New Roman"/>
        </w:rPr>
        <w:t>THE CRIMINAL PROCEDURE CODE (CAP. 68)</w:t>
      </w:r>
    </w:p>
    <w:p w14:paraId="218BCB04" w14:textId="77777777" w:rsidR="00DF53AE" w:rsidRPr="00DF53AE" w:rsidRDefault="00DF53AE" w:rsidP="00DF53AE">
      <w:pPr>
        <w:pBdr>
          <w:top w:val="single" w:sz="4" w:space="1" w:color="auto"/>
          <w:left w:val="single" w:sz="4" w:space="1" w:color="auto"/>
          <w:bottom w:val="single" w:sz="4" w:space="1" w:color="auto"/>
          <w:right w:val="single" w:sz="4" w:space="1" w:color="auto"/>
        </w:pBdr>
        <w:spacing w:after="0"/>
        <w:jc w:val="center"/>
        <w:divId w:val="2116439976"/>
        <w:rPr>
          <w:rFonts w:ascii="Times New Roman" w:hAnsi="Times New Roman" w:cs="Times New Roman"/>
        </w:rPr>
      </w:pPr>
    </w:p>
    <w:p w14:paraId="0AF81CA4" w14:textId="77777777" w:rsidR="00DF53AE" w:rsidRPr="00DF53AE" w:rsidRDefault="00DF53AE" w:rsidP="00DF53AE">
      <w:pPr>
        <w:pBdr>
          <w:top w:val="single" w:sz="4" w:space="1" w:color="auto"/>
          <w:left w:val="single" w:sz="4" w:space="1" w:color="auto"/>
          <w:bottom w:val="single" w:sz="4" w:space="1" w:color="auto"/>
          <w:right w:val="single" w:sz="4" w:space="1" w:color="auto"/>
        </w:pBdr>
        <w:spacing w:after="0"/>
        <w:jc w:val="center"/>
        <w:divId w:val="2116439976"/>
        <w:rPr>
          <w:rFonts w:ascii="Times New Roman" w:hAnsi="Times New Roman" w:cs="Times New Roman"/>
        </w:rPr>
      </w:pPr>
      <w:r w:rsidRPr="00DF53AE">
        <w:rPr>
          <w:rFonts w:ascii="Times New Roman" w:hAnsi="Times New Roman" w:cs="Times New Roman"/>
        </w:rPr>
        <w:t>And</w:t>
      </w:r>
    </w:p>
    <w:p w14:paraId="6B6F7E4A" w14:textId="77777777" w:rsidR="00DF53AE" w:rsidRPr="00DF53AE" w:rsidRDefault="00DF53AE" w:rsidP="00DF53AE">
      <w:pPr>
        <w:pBdr>
          <w:top w:val="single" w:sz="4" w:space="1" w:color="auto"/>
          <w:left w:val="single" w:sz="4" w:space="1" w:color="auto"/>
          <w:bottom w:val="single" w:sz="4" w:space="1" w:color="auto"/>
          <w:right w:val="single" w:sz="4" w:space="1" w:color="auto"/>
        </w:pBdr>
        <w:spacing w:after="0"/>
        <w:jc w:val="center"/>
        <w:divId w:val="2116439976"/>
        <w:rPr>
          <w:rFonts w:ascii="Times New Roman" w:hAnsi="Times New Roman" w:cs="Times New Roman"/>
        </w:rPr>
      </w:pPr>
    </w:p>
    <w:p w14:paraId="2F4CDE5C" w14:textId="77777777" w:rsidR="00DF53AE" w:rsidRPr="00DF53AE" w:rsidRDefault="00DF53AE" w:rsidP="00DF53AE">
      <w:pPr>
        <w:pBdr>
          <w:top w:val="single" w:sz="4" w:space="1" w:color="auto"/>
          <w:left w:val="single" w:sz="4" w:space="1" w:color="auto"/>
          <w:bottom w:val="single" w:sz="4" w:space="1" w:color="auto"/>
          <w:right w:val="single" w:sz="4" w:space="1" w:color="auto"/>
        </w:pBdr>
        <w:spacing w:after="0"/>
        <w:jc w:val="center"/>
        <w:divId w:val="2116439976"/>
        <w:rPr>
          <w:rFonts w:ascii="Times New Roman" w:hAnsi="Times New Roman" w:cs="Times New Roman"/>
        </w:rPr>
      </w:pPr>
      <w:r w:rsidRPr="00DF53AE">
        <w:rPr>
          <w:rFonts w:ascii="Times New Roman" w:hAnsi="Times New Roman" w:cs="Times New Roman"/>
        </w:rPr>
        <w:t>[NAME AND IDENTIFICATION OF CHILD / YOUNG PERSON]</w:t>
      </w:r>
    </w:p>
    <w:p w14:paraId="32FB4477" w14:textId="77777777" w:rsidR="00DF53AE" w:rsidRPr="00DF53AE" w:rsidRDefault="00DF53AE" w:rsidP="00DF53AE">
      <w:pPr>
        <w:pBdr>
          <w:top w:val="single" w:sz="4" w:space="1" w:color="auto"/>
          <w:left w:val="single" w:sz="4" w:space="1" w:color="auto"/>
          <w:bottom w:val="single" w:sz="4" w:space="1" w:color="auto"/>
          <w:right w:val="single" w:sz="4" w:space="1" w:color="auto"/>
        </w:pBdr>
        <w:spacing w:after="0"/>
        <w:divId w:val="2116439976"/>
        <w:rPr>
          <w:rFonts w:ascii="Times New Roman" w:hAnsi="Times New Roman" w:cs="Times New Roman"/>
        </w:rPr>
      </w:pPr>
    </w:p>
    <w:p w14:paraId="489A107A" w14:textId="26356C8E" w:rsidR="00DF53AE" w:rsidRPr="00DF53AE" w:rsidRDefault="00DF53AE" w:rsidP="00DF53AE">
      <w:pPr>
        <w:pBdr>
          <w:top w:val="single" w:sz="4" w:space="1" w:color="auto"/>
          <w:left w:val="single" w:sz="4" w:space="1" w:color="auto"/>
          <w:bottom w:val="single" w:sz="4" w:space="1" w:color="auto"/>
          <w:right w:val="single" w:sz="4" w:space="1" w:color="auto"/>
        </w:pBdr>
        <w:spacing w:after="0"/>
        <w:jc w:val="center"/>
        <w:divId w:val="2116439976"/>
        <w:rPr>
          <w:rFonts w:ascii="Times New Roman" w:hAnsi="Times New Roman" w:cs="Times New Roman"/>
        </w:rPr>
      </w:pPr>
      <w:r w:rsidRPr="00DF53AE">
        <w:rPr>
          <w:rFonts w:ascii="Times New Roman" w:hAnsi="Times New Roman" w:cs="Times New Roman"/>
        </w:rPr>
        <w:t>Between</w:t>
      </w:r>
    </w:p>
    <w:p w14:paraId="5976F501" w14:textId="77777777" w:rsidR="00DF53AE" w:rsidRPr="00DF53AE" w:rsidRDefault="00DF53AE" w:rsidP="00DF53AE">
      <w:pPr>
        <w:pBdr>
          <w:top w:val="single" w:sz="4" w:space="1" w:color="auto"/>
          <w:left w:val="single" w:sz="4" w:space="1" w:color="auto"/>
          <w:bottom w:val="single" w:sz="4" w:space="1" w:color="auto"/>
          <w:right w:val="single" w:sz="4" w:space="1" w:color="auto"/>
        </w:pBdr>
        <w:spacing w:after="0"/>
        <w:jc w:val="center"/>
        <w:divId w:val="2116439976"/>
        <w:rPr>
          <w:rFonts w:ascii="Times New Roman" w:hAnsi="Times New Roman" w:cs="Times New Roman"/>
        </w:rPr>
      </w:pPr>
      <w:r w:rsidRPr="00DF53AE">
        <w:rPr>
          <w:rFonts w:ascii="Times New Roman" w:hAnsi="Times New Roman" w:cs="Times New Roman"/>
        </w:rPr>
        <w:t>______________</w:t>
      </w:r>
    </w:p>
    <w:p w14:paraId="43A21BA7" w14:textId="77777777" w:rsidR="00DF53AE" w:rsidRPr="00DF53AE" w:rsidRDefault="00DF53AE" w:rsidP="00DF53AE">
      <w:pPr>
        <w:pBdr>
          <w:top w:val="single" w:sz="4" w:space="1" w:color="auto"/>
          <w:left w:val="single" w:sz="4" w:space="1" w:color="auto"/>
          <w:bottom w:val="single" w:sz="4" w:space="1" w:color="auto"/>
          <w:right w:val="single" w:sz="4" w:space="1" w:color="auto"/>
        </w:pBdr>
        <w:spacing w:after="0"/>
        <w:jc w:val="center"/>
        <w:divId w:val="2116439976"/>
        <w:rPr>
          <w:rFonts w:ascii="Times New Roman" w:hAnsi="Times New Roman" w:cs="Times New Roman"/>
        </w:rPr>
      </w:pPr>
    </w:p>
    <w:p w14:paraId="3D0BABE9" w14:textId="77777777" w:rsidR="00DF53AE" w:rsidRPr="00DF53AE" w:rsidRDefault="00DF53AE" w:rsidP="00DF53AE">
      <w:pPr>
        <w:pBdr>
          <w:top w:val="single" w:sz="4" w:space="1" w:color="auto"/>
          <w:left w:val="single" w:sz="4" w:space="1" w:color="auto"/>
          <w:bottom w:val="single" w:sz="4" w:space="1" w:color="auto"/>
          <w:right w:val="single" w:sz="4" w:space="1" w:color="auto"/>
        </w:pBdr>
        <w:spacing w:after="0"/>
        <w:jc w:val="center"/>
        <w:divId w:val="2116439976"/>
        <w:rPr>
          <w:rFonts w:ascii="Times New Roman" w:hAnsi="Times New Roman" w:cs="Times New Roman"/>
        </w:rPr>
      </w:pPr>
      <w:r w:rsidRPr="00DF53AE">
        <w:rPr>
          <w:rFonts w:ascii="Times New Roman" w:hAnsi="Times New Roman" w:cs="Times New Roman"/>
        </w:rPr>
        <w:t>... Applicant</w:t>
      </w:r>
    </w:p>
    <w:p w14:paraId="335E7932" w14:textId="77777777" w:rsidR="00DF53AE" w:rsidRPr="00DF53AE" w:rsidRDefault="00DF53AE" w:rsidP="00DF53AE">
      <w:pPr>
        <w:pBdr>
          <w:top w:val="single" w:sz="4" w:space="1" w:color="auto"/>
          <w:left w:val="single" w:sz="4" w:space="1" w:color="auto"/>
          <w:bottom w:val="single" w:sz="4" w:space="1" w:color="auto"/>
          <w:right w:val="single" w:sz="4" w:space="1" w:color="auto"/>
        </w:pBdr>
        <w:spacing w:after="0"/>
        <w:divId w:val="2116439976"/>
        <w:rPr>
          <w:rFonts w:ascii="Times New Roman" w:hAnsi="Times New Roman" w:cs="Times New Roman"/>
        </w:rPr>
      </w:pPr>
    </w:p>
    <w:p w14:paraId="4D93841E" w14:textId="631B37B8" w:rsidR="00DF53AE" w:rsidRPr="00DF53AE" w:rsidRDefault="00DF53AE" w:rsidP="00DF53AE">
      <w:pPr>
        <w:pBdr>
          <w:top w:val="single" w:sz="4" w:space="1" w:color="auto"/>
          <w:left w:val="single" w:sz="4" w:space="1" w:color="auto"/>
          <w:bottom w:val="single" w:sz="4" w:space="1" w:color="auto"/>
          <w:right w:val="single" w:sz="4" w:space="1" w:color="auto"/>
        </w:pBdr>
        <w:spacing w:after="0"/>
        <w:jc w:val="center"/>
        <w:divId w:val="2116439976"/>
        <w:rPr>
          <w:rFonts w:ascii="Times New Roman" w:hAnsi="Times New Roman" w:cs="Times New Roman"/>
        </w:rPr>
      </w:pPr>
      <w:r w:rsidRPr="00DF53AE">
        <w:rPr>
          <w:rFonts w:ascii="Times New Roman" w:hAnsi="Times New Roman" w:cs="Times New Roman"/>
        </w:rPr>
        <w:t>And</w:t>
      </w:r>
    </w:p>
    <w:p w14:paraId="2F405CD9" w14:textId="77777777" w:rsidR="00DF53AE" w:rsidRPr="00DF53AE" w:rsidRDefault="00DF53AE" w:rsidP="00DF53AE">
      <w:pPr>
        <w:pBdr>
          <w:top w:val="single" w:sz="4" w:space="1" w:color="auto"/>
          <w:left w:val="single" w:sz="4" w:space="1" w:color="auto"/>
          <w:bottom w:val="single" w:sz="4" w:space="1" w:color="auto"/>
          <w:right w:val="single" w:sz="4" w:space="1" w:color="auto"/>
        </w:pBdr>
        <w:spacing w:after="0"/>
        <w:jc w:val="center"/>
        <w:divId w:val="2116439976"/>
        <w:rPr>
          <w:rFonts w:ascii="Times New Roman" w:hAnsi="Times New Roman" w:cs="Times New Roman"/>
        </w:rPr>
      </w:pPr>
      <w:r w:rsidRPr="00DF53AE">
        <w:rPr>
          <w:rFonts w:ascii="Times New Roman" w:hAnsi="Times New Roman" w:cs="Times New Roman"/>
        </w:rPr>
        <w:t>______________</w:t>
      </w:r>
    </w:p>
    <w:p w14:paraId="5336C487" w14:textId="77777777" w:rsidR="00DF53AE" w:rsidRPr="00DF53AE" w:rsidRDefault="00DF53AE" w:rsidP="00DF53AE">
      <w:pPr>
        <w:pBdr>
          <w:top w:val="single" w:sz="4" w:space="1" w:color="auto"/>
          <w:left w:val="single" w:sz="4" w:space="1" w:color="auto"/>
          <w:bottom w:val="single" w:sz="4" w:space="1" w:color="auto"/>
          <w:right w:val="single" w:sz="4" w:space="1" w:color="auto"/>
        </w:pBdr>
        <w:spacing w:after="0"/>
        <w:jc w:val="center"/>
        <w:divId w:val="2116439976"/>
        <w:rPr>
          <w:rFonts w:ascii="Times New Roman" w:hAnsi="Times New Roman" w:cs="Times New Roman"/>
        </w:rPr>
      </w:pPr>
    </w:p>
    <w:p w14:paraId="771E44C2" w14:textId="77777777" w:rsidR="00DF53AE" w:rsidRPr="00DF53AE" w:rsidRDefault="00DF53AE" w:rsidP="00DF53AE">
      <w:pPr>
        <w:pBdr>
          <w:top w:val="single" w:sz="4" w:space="1" w:color="auto"/>
          <w:left w:val="single" w:sz="4" w:space="1" w:color="auto"/>
          <w:bottom w:val="single" w:sz="4" w:space="1" w:color="auto"/>
          <w:right w:val="single" w:sz="4" w:space="1" w:color="auto"/>
        </w:pBdr>
        <w:spacing w:after="0"/>
        <w:jc w:val="center"/>
        <w:divId w:val="2116439976"/>
        <w:rPr>
          <w:rFonts w:ascii="Times New Roman" w:hAnsi="Times New Roman" w:cs="Times New Roman"/>
        </w:rPr>
      </w:pPr>
      <w:r w:rsidRPr="00DF53AE">
        <w:rPr>
          <w:rFonts w:ascii="Times New Roman" w:hAnsi="Times New Roman" w:cs="Times New Roman"/>
        </w:rPr>
        <w:t>... Respondent</w:t>
      </w:r>
    </w:p>
    <w:p w14:paraId="5F40BEE2" w14:textId="77777777" w:rsidR="00DF53AE" w:rsidRPr="00DF53AE" w:rsidRDefault="00DF53AE" w:rsidP="00DF53AE">
      <w:pPr>
        <w:pBdr>
          <w:top w:val="single" w:sz="4" w:space="1" w:color="auto"/>
          <w:left w:val="single" w:sz="4" w:space="1" w:color="auto"/>
          <w:bottom w:val="single" w:sz="4" w:space="1" w:color="auto"/>
          <w:right w:val="single" w:sz="4" w:space="1" w:color="auto"/>
        </w:pBdr>
        <w:spacing w:after="0"/>
        <w:divId w:val="2116439976"/>
        <w:rPr>
          <w:rFonts w:ascii="Times New Roman" w:hAnsi="Times New Roman" w:cs="Times New Roman"/>
        </w:rPr>
      </w:pPr>
      <w:r w:rsidRPr="00DF53AE">
        <w:rPr>
          <w:rFonts w:ascii="Times New Roman" w:hAnsi="Times New Roman" w:cs="Times New Roman"/>
        </w:rPr>
        <w:t xml:space="preserve"> </w:t>
      </w:r>
    </w:p>
    <w:p w14:paraId="51E7E068" w14:textId="77777777" w:rsidR="00DF53AE" w:rsidRPr="00DF53AE" w:rsidRDefault="00DF53AE" w:rsidP="00DF53AE">
      <w:pPr>
        <w:pBdr>
          <w:top w:val="single" w:sz="4" w:space="1" w:color="auto"/>
          <w:left w:val="single" w:sz="4" w:space="1" w:color="auto"/>
          <w:bottom w:val="single" w:sz="4" w:space="1" w:color="auto"/>
          <w:right w:val="single" w:sz="4" w:space="1" w:color="auto"/>
        </w:pBdr>
        <w:spacing w:after="0"/>
        <w:jc w:val="center"/>
        <w:divId w:val="2116439976"/>
        <w:rPr>
          <w:rFonts w:ascii="Times New Roman" w:hAnsi="Times New Roman" w:cs="Times New Roman"/>
          <w:b/>
        </w:rPr>
      </w:pPr>
      <w:r w:rsidRPr="00DF53AE">
        <w:rPr>
          <w:rFonts w:ascii="Times New Roman" w:hAnsi="Times New Roman" w:cs="Times New Roman"/>
          <w:b/>
        </w:rPr>
        <w:t>NOTICE OF MOTION</w:t>
      </w:r>
    </w:p>
    <w:p w14:paraId="4798DCBC" w14:textId="77777777" w:rsidR="00DF53AE" w:rsidRPr="00DF53AE" w:rsidRDefault="00DF53AE" w:rsidP="00DF53AE">
      <w:pPr>
        <w:pBdr>
          <w:top w:val="single" w:sz="4" w:space="1" w:color="auto"/>
          <w:left w:val="single" w:sz="4" w:space="1" w:color="auto"/>
          <w:bottom w:val="single" w:sz="4" w:space="1" w:color="auto"/>
          <w:right w:val="single" w:sz="4" w:space="1" w:color="auto"/>
        </w:pBdr>
        <w:spacing w:after="0"/>
        <w:jc w:val="center"/>
        <w:divId w:val="2116439976"/>
        <w:rPr>
          <w:rFonts w:ascii="Times New Roman" w:hAnsi="Times New Roman" w:cs="Times New Roman"/>
        </w:rPr>
      </w:pPr>
    </w:p>
    <w:p w14:paraId="4E58E1CD" w14:textId="77777777" w:rsidR="00DF53AE" w:rsidRPr="00DF53AE" w:rsidRDefault="00DF53AE" w:rsidP="00DF53AE">
      <w:pPr>
        <w:pBdr>
          <w:top w:val="single" w:sz="4" w:space="1" w:color="auto"/>
          <w:left w:val="single" w:sz="4" w:space="1" w:color="auto"/>
          <w:bottom w:val="single" w:sz="4" w:space="1" w:color="auto"/>
          <w:right w:val="single" w:sz="4" w:space="1" w:color="auto"/>
        </w:pBdr>
        <w:spacing w:after="0"/>
        <w:divId w:val="2116439976"/>
        <w:rPr>
          <w:rFonts w:ascii="Times New Roman" w:hAnsi="Times New Roman" w:cs="Times New Roman"/>
        </w:rPr>
      </w:pPr>
      <w:r w:rsidRPr="00DF53AE">
        <w:rPr>
          <w:rFonts w:ascii="Times New Roman" w:hAnsi="Times New Roman" w:cs="Times New Roman"/>
        </w:rPr>
        <w:lastRenderedPageBreak/>
        <w:t xml:space="preserve">       </w:t>
      </w:r>
      <w:r w:rsidRPr="00DF53AE">
        <w:rPr>
          <w:rFonts w:ascii="Times New Roman" w:hAnsi="Times New Roman" w:cs="Times New Roman"/>
          <w:b/>
        </w:rPr>
        <w:t>TAKE NOTICE</w:t>
      </w:r>
      <w:r w:rsidRPr="00DF53AE">
        <w:rPr>
          <w:rFonts w:ascii="Times New Roman" w:hAnsi="Times New Roman" w:cs="Times New Roman"/>
        </w:rPr>
        <w:t xml:space="preserve"> that this Honourable Court will be moved on the ___ day of ___________ 20__ at ________ a.m./p.m. or soon thereafter for [the Applicant to be heard in person/counsel for the Applicant to be heard] for an Order that:</w:t>
      </w:r>
    </w:p>
    <w:p w14:paraId="42DB5694" w14:textId="77777777" w:rsidR="00DF53AE" w:rsidRPr="00DF53AE" w:rsidRDefault="00DF53AE" w:rsidP="00DF53AE">
      <w:pPr>
        <w:pBdr>
          <w:top w:val="single" w:sz="4" w:space="1" w:color="auto"/>
          <w:left w:val="single" w:sz="4" w:space="1" w:color="auto"/>
          <w:bottom w:val="single" w:sz="4" w:space="1" w:color="auto"/>
          <w:right w:val="single" w:sz="4" w:space="1" w:color="auto"/>
        </w:pBdr>
        <w:spacing w:after="0"/>
        <w:divId w:val="2116439976"/>
        <w:rPr>
          <w:rFonts w:ascii="Times New Roman" w:hAnsi="Times New Roman" w:cs="Times New Roman"/>
        </w:rPr>
      </w:pPr>
      <w:r w:rsidRPr="00DF53AE">
        <w:rPr>
          <w:rFonts w:ascii="Times New Roman" w:hAnsi="Times New Roman" w:cs="Times New Roman"/>
        </w:rPr>
        <w:t xml:space="preserve">  </w:t>
      </w:r>
    </w:p>
    <w:p w14:paraId="73955530" w14:textId="77777777" w:rsidR="00DF53AE" w:rsidRPr="00DF53AE" w:rsidRDefault="00DF53AE" w:rsidP="00DF53AE">
      <w:pPr>
        <w:pBdr>
          <w:top w:val="single" w:sz="4" w:space="1" w:color="auto"/>
          <w:left w:val="single" w:sz="4" w:space="1" w:color="auto"/>
          <w:bottom w:val="single" w:sz="4" w:space="1" w:color="auto"/>
          <w:right w:val="single" w:sz="4" w:space="1" w:color="auto"/>
        </w:pBdr>
        <w:spacing w:after="0"/>
        <w:divId w:val="2116439976"/>
        <w:rPr>
          <w:rFonts w:ascii="Times New Roman" w:hAnsi="Times New Roman" w:cs="Times New Roman"/>
        </w:rPr>
      </w:pPr>
      <w:r w:rsidRPr="00DF53AE">
        <w:rPr>
          <w:rFonts w:ascii="Times New Roman" w:hAnsi="Times New Roman" w:cs="Times New Roman"/>
        </w:rPr>
        <w:t xml:space="preserve">  </w:t>
      </w:r>
    </w:p>
    <w:p w14:paraId="42F20215" w14:textId="77777777" w:rsidR="00DF53AE" w:rsidRPr="00DF53AE" w:rsidRDefault="00DF53AE" w:rsidP="00DF53AE">
      <w:pPr>
        <w:pBdr>
          <w:top w:val="single" w:sz="4" w:space="1" w:color="auto"/>
          <w:left w:val="single" w:sz="4" w:space="1" w:color="auto"/>
          <w:bottom w:val="single" w:sz="4" w:space="1" w:color="auto"/>
          <w:right w:val="single" w:sz="4" w:space="1" w:color="auto"/>
        </w:pBdr>
        <w:spacing w:after="0"/>
        <w:divId w:val="2116439976"/>
        <w:rPr>
          <w:rFonts w:ascii="Times New Roman" w:hAnsi="Times New Roman" w:cs="Times New Roman"/>
        </w:rPr>
      </w:pPr>
      <w:r w:rsidRPr="00DF53AE">
        <w:rPr>
          <w:rFonts w:ascii="Times New Roman" w:hAnsi="Times New Roman" w:cs="Times New Roman"/>
        </w:rPr>
        <w:t xml:space="preserve"> </w:t>
      </w:r>
    </w:p>
    <w:p w14:paraId="5946ABFB" w14:textId="77777777" w:rsidR="00DF53AE" w:rsidRPr="00DF53AE" w:rsidRDefault="00DF53AE" w:rsidP="00DF53AE">
      <w:pPr>
        <w:pBdr>
          <w:top w:val="single" w:sz="4" w:space="1" w:color="auto"/>
          <w:left w:val="single" w:sz="4" w:space="1" w:color="auto"/>
          <w:bottom w:val="single" w:sz="4" w:space="1" w:color="auto"/>
          <w:right w:val="single" w:sz="4" w:space="1" w:color="auto"/>
        </w:pBdr>
        <w:spacing w:after="0"/>
        <w:divId w:val="2116439976"/>
        <w:rPr>
          <w:rFonts w:ascii="Times New Roman" w:hAnsi="Times New Roman" w:cs="Times New Roman"/>
        </w:rPr>
      </w:pPr>
      <w:r w:rsidRPr="00DF53AE">
        <w:rPr>
          <w:rFonts w:ascii="Times New Roman" w:hAnsi="Times New Roman" w:cs="Times New Roman"/>
        </w:rPr>
        <w:t xml:space="preserve">       The grounds for the application are set out in the supporting affidavit of ______________ dated __________________ filed herein.</w:t>
      </w:r>
    </w:p>
    <w:p w14:paraId="0740998C" w14:textId="77777777" w:rsidR="00DF53AE" w:rsidRPr="00DF53AE" w:rsidRDefault="00DF53AE" w:rsidP="00DF53AE">
      <w:pPr>
        <w:pBdr>
          <w:top w:val="single" w:sz="4" w:space="1" w:color="auto"/>
          <w:left w:val="single" w:sz="4" w:space="1" w:color="auto"/>
          <w:bottom w:val="single" w:sz="4" w:space="1" w:color="auto"/>
          <w:right w:val="single" w:sz="4" w:space="1" w:color="auto"/>
        </w:pBdr>
        <w:spacing w:after="0"/>
        <w:divId w:val="2116439976"/>
        <w:rPr>
          <w:rFonts w:ascii="Times New Roman" w:hAnsi="Times New Roman" w:cs="Times New Roman"/>
        </w:rPr>
      </w:pPr>
      <w:r w:rsidRPr="00DF53AE">
        <w:rPr>
          <w:rFonts w:ascii="Times New Roman" w:hAnsi="Times New Roman" w:cs="Times New Roman"/>
        </w:rPr>
        <w:t xml:space="preserve">   </w:t>
      </w:r>
    </w:p>
    <w:p w14:paraId="544F4FC6" w14:textId="77777777" w:rsidR="00DF53AE" w:rsidRPr="00DF53AE" w:rsidRDefault="00DF53AE" w:rsidP="00DF53AE">
      <w:pPr>
        <w:pBdr>
          <w:top w:val="single" w:sz="4" w:space="1" w:color="auto"/>
          <w:left w:val="single" w:sz="4" w:space="1" w:color="auto"/>
          <w:bottom w:val="single" w:sz="4" w:space="1" w:color="auto"/>
          <w:right w:val="single" w:sz="4" w:space="1" w:color="auto"/>
        </w:pBdr>
        <w:spacing w:after="0"/>
        <w:divId w:val="2116439976"/>
        <w:rPr>
          <w:rFonts w:ascii="Times New Roman" w:hAnsi="Times New Roman" w:cs="Times New Roman"/>
        </w:rPr>
      </w:pPr>
      <w:r w:rsidRPr="00DF53AE">
        <w:rPr>
          <w:rFonts w:ascii="Times New Roman" w:hAnsi="Times New Roman" w:cs="Times New Roman"/>
        </w:rPr>
        <w:t xml:space="preserve"> ________________________</w:t>
      </w:r>
    </w:p>
    <w:p w14:paraId="01B43673" w14:textId="77777777" w:rsidR="00DF53AE" w:rsidRPr="00DF53AE" w:rsidRDefault="00DF53AE" w:rsidP="00DF53AE">
      <w:pPr>
        <w:pBdr>
          <w:top w:val="single" w:sz="4" w:space="1" w:color="auto"/>
          <w:left w:val="single" w:sz="4" w:space="1" w:color="auto"/>
          <w:bottom w:val="single" w:sz="4" w:space="1" w:color="auto"/>
          <w:right w:val="single" w:sz="4" w:space="1" w:color="auto"/>
        </w:pBdr>
        <w:spacing w:after="0"/>
        <w:divId w:val="2116439976"/>
        <w:rPr>
          <w:rFonts w:ascii="Times New Roman" w:hAnsi="Times New Roman" w:cs="Times New Roman"/>
        </w:rPr>
      </w:pPr>
      <w:r w:rsidRPr="00DF53AE">
        <w:rPr>
          <w:rFonts w:ascii="Times New Roman" w:hAnsi="Times New Roman" w:cs="Times New Roman"/>
        </w:rPr>
        <w:t>Applicant/ Solicitors for the Applicant</w:t>
      </w:r>
    </w:p>
    <w:p w14:paraId="7999933F" w14:textId="77777777" w:rsidR="00DF53AE" w:rsidRPr="00DF53AE" w:rsidRDefault="00DF53AE" w:rsidP="00DF53AE">
      <w:pPr>
        <w:pBdr>
          <w:top w:val="single" w:sz="4" w:space="1" w:color="auto"/>
          <w:left w:val="single" w:sz="4" w:space="1" w:color="auto"/>
          <w:bottom w:val="single" w:sz="4" w:space="1" w:color="auto"/>
          <w:right w:val="single" w:sz="4" w:space="1" w:color="auto"/>
        </w:pBdr>
        <w:spacing w:after="0"/>
        <w:divId w:val="2116439976"/>
        <w:rPr>
          <w:rFonts w:ascii="Times New Roman" w:hAnsi="Times New Roman" w:cs="Times New Roman"/>
        </w:rPr>
      </w:pPr>
      <w:r w:rsidRPr="00DF53AE">
        <w:rPr>
          <w:rFonts w:ascii="Times New Roman" w:hAnsi="Times New Roman" w:cs="Times New Roman"/>
        </w:rPr>
        <w:t xml:space="preserve"> </w:t>
      </w:r>
    </w:p>
    <w:p w14:paraId="13B2BDF2" w14:textId="77777777" w:rsidR="00DF53AE" w:rsidRPr="00DF53AE" w:rsidRDefault="00DF53AE" w:rsidP="00DF53AE">
      <w:pPr>
        <w:pBdr>
          <w:top w:val="single" w:sz="4" w:space="1" w:color="auto"/>
          <w:left w:val="single" w:sz="4" w:space="1" w:color="auto"/>
          <w:bottom w:val="single" w:sz="4" w:space="1" w:color="auto"/>
          <w:right w:val="single" w:sz="4" w:space="1" w:color="auto"/>
        </w:pBdr>
        <w:spacing w:after="0"/>
        <w:jc w:val="center"/>
        <w:divId w:val="2116439976"/>
        <w:rPr>
          <w:rFonts w:ascii="Times New Roman" w:hAnsi="Times New Roman" w:cs="Times New Roman"/>
        </w:rPr>
      </w:pPr>
      <w:r w:rsidRPr="00DF53AE">
        <w:rPr>
          <w:rFonts w:ascii="Times New Roman" w:hAnsi="Times New Roman" w:cs="Times New Roman"/>
        </w:rPr>
        <w:t>Dated this ___ day of ___________ 20 __.</w:t>
      </w:r>
    </w:p>
    <w:p w14:paraId="4B2DA03D" w14:textId="77777777" w:rsidR="00DF53AE" w:rsidRPr="00DF53AE" w:rsidRDefault="00DF53AE" w:rsidP="00DF53AE">
      <w:pPr>
        <w:pBdr>
          <w:top w:val="single" w:sz="4" w:space="1" w:color="auto"/>
          <w:left w:val="single" w:sz="4" w:space="1" w:color="auto"/>
          <w:bottom w:val="single" w:sz="4" w:space="1" w:color="auto"/>
          <w:right w:val="single" w:sz="4" w:space="1" w:color="auto"/>
        </w:pBdr>
        <w:spacing w:after="0"/>
        <w:divId w:val="2116439976"/>
        <w:rPr>
          <w:rFonts w:ascii="Times New Roman" w:hAnsi="Times New Roman" w:cs="Times New Roman"/>
        </w:rPr>
      </w:pPr>
      <w:r w:rsidRPr="00DF53AE">
        <w:rPr>
          <w:rFonts w:ascii="Times New Roman" w:hAnsi="Times New Roman" w:cs="Times New Roman"/>
        </w:rPr>
        <w:t xml:space="preserve"> </w:t>
      </w:r>
    </w:p>
    <w:p w14:paraId="30692E43" w14:textId="77777777" w:rsidR="00DF53AE" w:rsidRPr="00DF53AE" w:rsidRDefault="00DF53AE" w:rsidP="00DF53AE">
      <w:pPr>
        <w:pBdr>
          <w:top w:val="single" w:sz="4" w:space="1" w:color="auto"/>
          <w:left w:val="single" w:sz="4" w:space="1" w:color="auto"/>
          <w:bottom w:val="single" w:sz="4" w:space="1" w:color="auto"/>
          <w:right w:val="single" w:sz="4" w:space="1" w:color="auto"/>
        </w:pBdr>
        <w:spacing w:after="0"/>
        <w:divId w:val="2116439976"/>
        <w:rPr>
          <w:rFonts w:ascii="Times New Roman" w:hAnsi="Times New Roman" w:cs="Times New Roman"/>
        </w:rPr>
      </w:pPr>
      <w:r w:rsidRPr="00DF53AE">
        <w:rPr>
          <w:rFonts w:ascii="Times New Roman" w:hAnsi="Times New Roman" w:cs="Times New Roman"/>
        </w:rPr>
        <w:t>The address for service of the abovenamed Applicant is __________________.</w:t>
      </w:r>
    </w:p>
    <w:p w14:paraId="4E207B9C" w14:textId="77777777" w:rsidR="00DF53AE" w:rsidRPr="00DF53AE" w:rsidRDefault="00DF53AE" w:rsidP="00DF53AE">
      <w:pPr>
        <w:pBdr>
          <w:top w:val="single" w:sz="4" w:space="1" w:color="auto"/>
          <w:left w:val="single" w:sz="4" w:space="1" w:color="auto"/>
          <w:bottom w:val="single" w:sz="4" w:space="1" w:color="auto"/>
          <w:right w:val="single" w:sz="4" w:space="1" w:color="auto"/>
        </w:pBdr>
        <w:spacing w:after="0"/>
        <w:divId w:val="2116439976"/>
        <w:rPr>
          <w:rFonts w:ascii="Times New Roman" w:hAnsi="Times New Roman" w:cs="Times New Roman"/>
        </w:rPr>
      </w:pPr>
    </w:p>
    <w:p w14:paraId="4F32DD26" w14:textId="77777777" w:rsidR="00DF53AE" w:rsidRPr="00DF53AE" w:rsidRDefault="00DF53AE" w:rsidP="00DF53AE">
      <w:pPr>
        <w:pBdr>
          <w:top w:val="single" w:sz="4" w:space="1" w:color="auto"/>
          <w:left w:val="single" w:sz="4" w:space="1" w:color="auto"/>
          <w:bottom w:val="single" w:sz="4" w:space="1" w:color="auto"/>
          <w:right w:val="single" w:sz="4" w:space="1" w:color="auto"/>
        </w:pBdr>
        <w:spacing w:after="0"/>
        <w:divId w:val="2116439976"/>
        <w:rPr>
          <w:rFonts w:ascii="Times New Roman" w:hAnsi="Times New Roman" w:cs="Times New Roman"/>
        </w:rPr>
      </w:pPr>
      <w:r w:rsidRPr="00DF53AE">
        <w:rPr>
          <w:rFonts w:ascii="Times New Roman" w:hAnsi="Times New Roman" w:cs="Times New Roman"/>
        </w:rPr>
        <w:t>To:  The Respondent</w:t>
      </w:r>
    </w:p>
    <w:p w14:paraId="6D5ACD99" w14:textId="77777777" w:rsidR="00DF53AE" w:rsidRPr="00DF53AE" w:rsidRDefault="00DF53AE" w:rsidP="00DF53AE">
      <w:pPr>
        <w:pBdr>
          <w:top w:val="single" w:sz="4" w:space="1" w:color="auto"/>
          <w:left w:val="single" w:sz="4" w:space="1" w:color="auto"/>
          <w:bottom w:val="single" w:sz="4" w:space="1" w:color="auto"/>
          <w:right w:val="single" w:sz="4" w:space="1" w:color="auto"/>
        </w:pBdr>
        <w:spacing w:after="0"/>
        <w:divId w:val="2116439976"/>
        <w:rPr>
          <w:rFonts w:asciiTheme="minorHAnsi" w:hAnsiTheme="minorHAnsi" w:cstheme="minorBidi"/>
        </w:rPr>
      </w:pPr>
      <w:r w:rsidRPr="00DF53AE">
        <w:rPr>
          <w:rFonts w:ascii="Times New Roman" w:hAnsi="Times New Roman" w:cs="Times New Roman"/>
        </w:rPr>
        <w:t xml:space="preserve">        [Address]</w:t>
      </w:r>
    </w:p>
    <w:p w14:paraId="4F8E5BC5" w14:textId="1B6846D9" w:rsidR="00DF53AE" w:rsidRDefault="00DF53AE" w:rsidP="00DF53AE">
      <w:pPr>
        <w:divId w:val="2116439976"/>
        <w:rPr>
          <w:rFonts w:ascii="Times New Roman" w:hAnsi="Times New Roman" w:cs="Times New Roman"/>
          <w:sz w:val="20"/>
          <w:szCs w:val="20"/>
        </w:rPr>
      </w:pPr>
      <w:r>
        <w:rPr>
          <w:rFonts w:ascii="Times New Roman" w:hAnsi="Times New Roman" w:cs="Times New Roman"/>
          <w:sz w:val="20"/>
          <w:szCs w:val="20"/>
        </w:rPr>
        <w:br w:type="page"/>
      </w:r>
    </w:p>
    <w:p w14:paraId="15B1BA80" w14:textId="77777777" w:rsidR="00DF53AE" w:rsidRPr="00DF53AE" w:rsidRDefault="00DF53AE" w:rsidP="00DF53AE">
      <w:pPr>
        <w:spacing w:after="0"/>
        <w:divId w:val="2116439976"/>
        <w:rPr>
          <w:rFonts w:ascii="Times New Roman" w:hAnsi="Times New Roman" w:cs="Times New Roman"/>
          <w:b/>
          <w:sz w:val="22"/>
          <w:szCs w:val="22"/>
        </w:rPr>
      </w:pPr>
      <w:r w:rsidRPr="00DF53AE">
        <w:rPr>
          <w:rFonts w:ascii="Times New Roman" w:hAnsi="Times New Roman" w:cs="Times New Roman"/>
          <w:sz w:val="20"/>
          <w:szCs w:val="20"/>
        </w:rPr>
        <w:lastRenderedPageBreak/>
        <w:t>R.148D(1)</w:t>
      </w:r>
      <w:r w:rsidRPr="00DF53AE">
        <w:rPr>
          <w:rFonts w:ascii="Times New Roman" w:hAnsi="Times New Roman" w:cs="Times New Roman"/>
          <w:sz w:val="20"/>
          <w:szCs w:val="20"/>
        </w:rPr>
        <w:tab/>
      </w:r>
      <w:r w:rsidRPr="00DF53AE">
        <w:rPr>
          <w:rFonts w:ascii="Times New Roman" w:hAnsi="Times New Roman" w:cs="Times New Roman"/>
        </w:rPr>
        <w:tab/>
      </w:r>
      <w:r w:rsidRPr="00DF53AE">
        <w:rPr>
          <w:rFonts w:ascii="Times New Roman" w:hAnsi="Times New Roman" w:cs="Times New Roman"/>
        </w:rPr>
        <w:tab/>
      </w:r>
      <w:r w:rsidRPr="00DF53AE">
        <w:rPr>
          <w:rFonts w:ascii="Times New Roman" w:hAnsi="Times New Roman" w:cs="Times New Roman"/>
        </w:rPr>
        <w:tab/>
      </w:r>
      <w:r w:rsidRPr="00DF53AE">
        <w:rPr>
          <w:rFonts w:ascii="Times New Roman" w:hAnsi="Times New Roman" w:cs="Times New Roman"/>
          <w:b/>
        </w:rPr>
        <w:t>FORM 45B</w:t>
      </w:r>
    </w:p>
    <w:p w14:paraId="5E4C70FA" w14:textId="77777777" w:rsidR="00DF53AE" w:rsidRPr="00DF53AE" w:rsidRDefault="00DF53AE" w:rsidP="00DF53AE">
      <w:pPr>
        <w:pBdr>
          <w:top w:val="single" w:sz="4" w:space="1" w:color="auto"/>
          <w:left w:val="single" w:sz="4" w:space="4" w:color="auto"/>
          <w:bottom w:val="single" w:sz="4" w:space="1" w:color="auto"/>
          <w:right w:val="single" w:sz="4" w:space="4" w:color="auto"/>
        </w:pBdr>
        <w:jc w:val="center"/>
        <w:divId w:val="2116439976"/>
        <w:rPr>
          <w:rFonts w:ascii="Times New Roman" w:hAnsi="Times New Roman" w:cs="Times New Roman"/>
          <w:b/>
          <w:u w:val="single"/>
          <w:lang w:val="en-GB"/>
        </w:rPr>
      </w:pPr>
      <w:r w:rsidRPr="00DF53AE">
        <w:rPr>
          <w:rFonts w:ascii="Times New Roman" w:hAnsi="Times New Roman" w:cs="Times New Roman"/>
          <w:b/>
          <w:u w:val="single"/>
          <w:lang w:val="en-GB"/>
        </w:rPr>
        <w:t>IN THE FAMILY JUSTICE COURTS OF THE REPUBLIC OF SINGAPORE</w:t>
      </w:r>
    </w:p>
    <w:p w14:paraId="359714AB" w14:textId="77777777" w:rsidR="00DF53AE" w:rsidRPr="00DF53AE" w:rsidRDefault="00DF53AE" w:rsidP="00DF53AE">
      <w:pPr>
        <w:pBdr>
          <w:top w:val="single" w:sz="4" w:space="1" w:color="auto"/>
          <w:left w:val="single" w:sz="4" w:space="4" w:color="auto"/>
          <w:bottom w:val="single" w:sz="4" w:space="1" w:color="auto"/>
          <w:right w:val="single" w:sz="4" w:space="4" w:color="auto"/>
        </w:pBdr>
        <w:spacing w:after="0"/>
        <w:jc w:val="center"/>
        <w:divId w:val="2116439976"/>
        <w:rPr>
          <w:rFonts w:ascii="Times New Roman" w:hAnsi="Times New Roman" w:cs="Times New Roman"/>
          <w:lang w:val="en-GB"/>
        </w:rPr>
      </w:pPr>
    </w:p>
    <w:p w14:paraId="0000A28A" w14:textId="77777777" w:rsidR="00DF53AE" w:rsidRPr="00DF53AE" w:rsidRDefault="00DF53AE" w:rsidP="00DF53AE">
      <w:pPr>
        <w:pBdr>
          <w:top w:val="single" w:sz="4" w:space="1" w:color="auto"/>
          <w:left w:val="single" w:sz="4" w:space="4" w:color="auto"/>
          <w:bottom w:val="single" w:sz="4" w:space="1" w:color="auto"/>
          <w:right w:val="single" w:sz="4" w:space="4" w:color="auto"/>
        </w:pBdr>
        <w:jc w:val="center"/>
        <w:divId w:val="2116439976"/>
        <w:rPr>
          <w:rFonts w:ascii="Times New Roman" w:hAnsi="Times New Roman" w:cs="Times New Roman"/>
          <w:lang w:val="en-GB"/>
        </w:rPr>
      </w:pPr>
      <w:r w:rsidRPr="00DF53AE">
        <w:rPr>
          <w:rFonts w:ascii="Times New Roman" w:hAnsi="Times New Roman" w:cs="Times New Roman"/>
          <w:lang w:val="en-GB"/>
        </w:rPr>
        <w:t>IN THE MATTER OF THE CHILDREN AND YOUNG PERSONS ACT (CAP.38)</w:t>
      </w:r>
    </w:p>
    <w:p w14:paraId="33684760" w14:textId="77777777" w:rsidR="00DF53AE" w:rsidRPr="00DF53AE" w:rsidRDefault="00DF53AE" w:rsidP="00DF53AE">
      <w:pPr>
        <w:pBdr>
          <w:top w:val="single" w:sz="4" w:space="1" w:color="auto"/>
          <w:left w:val="single" w:sz="4" w:space="4" w:color="auto"/>
          <w:bottom w:val="single" w:sz="4" w:space="1" w:color="auto"/>
          <w:right w:val="single" w:sz="4" w:space="4" w:color="auto"/>
        </w:pBdr>
        <w:jc w:val="center"/>
        <w:divId w:val="2116439976"/>
        <w:rPr>
          <w:rFonts w:ascii="Times New Roman" w:hAnsi="Times New Roman" w:cs="Times New Roman"/>
          <w:lang w:val="en-GB"/>
        </w:rPr>
      </w:pPr>
      <w:r w:rsidRPr="00DF53AE">
        <w:rPr>
          <w:rFonts w:ascii="Times New Roman" w:hAnsi="Times New Roman" w:cs="Times New Roman"/>
          <w:lang w:val="en-GB"/>
        </w:rPr>
        <w:t xml:space="preserve">AND </w:t>
      </w:r>
    </w:p>
    <w:p w14:paraId="4286ED0B" w14:textId="77777777" w:rsidR="00DF53AE" w:rsidRPr="00DF53AE" w:rsidRDefault="00DF53AE" w:rsidP="00DF53AE">
      <w:pPr>
        <w:pBdr>
          <w:top w:val="single" w:sz="4" w:space="1" w:color="auto"/>
          <w:left w:val="single" w:sz="4" w:space="4" w:color="auto"/>
          <w:bottom w:val="single" w:sz="4" w:space="1" w:color="auto"/>
          <w:right w:val="single" w:sz="4" w:space="4" w:color="auto"/>
        </w:pBdr>
        <w:ind w:firstLine="720"/>
        <w:jc w:val="center"/>
        <w:divId w:val="2116439976"/>
        <w:rPr>
          <w:rFonts w:ascii="Times New Roman" w:hAnsi="Times New Roman" w:cs="Times New Roman"/>
          <w:lang w:val="en-GB"/>
        </w:rPr>
      </w:pPr>
      <w:r w:rsidRPr="00DF53AE">
        <w:rPr>
          <w:rFonts w:ascii="Times New Roman" w:hAnsi="Times New Roman" w:cs="Times New Roman"/>
          <w:lang w:val="en-GB"/>
        </w:rPr>
        <w:t>IN THE MATTER OF A CHILD OR YOUNG PERSON</w:t>
      </w:r>
    </w:p>
    <w:p w14:paraId="4D4084FB" w14:textId="77777777" w:rsidR="00DF53AE" w:rsidRPr="00DF53AE" w:rsidRDefault="00DF53AE" w:rsidP="00DF53A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center"/>
        <w:divId w:val="2116439976"/>
        <w:rPr>
          <w:rFonts w:ascii="Times New Roman" w:hAnsi="Times New Roman" w:cs="Times New Roman"/>
          <w:b/>
        </w:rPr>
      </w:pPr>
    </w:p>
    <w:p w14:paraId="3F3A5DB0" w14:textId="77777777" w:rsidR="00DF53AE" w:rsidRPr="00DF53AE" w:rsidRDefault="00DF53AE" w:rsidP="00DF53A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center"/>
        <w:divId w:val="2116439976"/>
        <w:rPr>
          <w:rFonts w:ascii="Times New Roman" w:hAnsi="Times New Roman" w:cs="Times New Roman"/>
          <w:b/>
          <w:u w:val="single"/>
        </w:rPr>
      </w:pPr>
      <w:r w:rsidRPr="00DF53AE">
        <w:rPr>
          <w:rFonts w:ascii="Times New Roman" w:hAnsi="Times New Roman" w:cs="Times New Roman"/>
          <w:b/>
          <w:u w:val="single"/>
        </w:rPr>
        <w:t>APPLICATION BY DIRECTOR-GENERAL / PROTECTOR / APPROVED WELFARE OFFICER*</w:t>
      </w:r>
    </w:p>
    <w:p w14:paraId="3D28EDDF" w14:textId="77777777" w:rsidR="00DF53AE" w:rsidRPr="00DF53AE" w:rsidRDefault="00DF53AE" w:rsidP="00DF53A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20"/>
        <w:jc w:val="both"/>
        <w:divId w:val="2116439976"/>
        <w:rPr>
          <w:rFonts w:ascii="Times New Roman" w:hAnsi="Times New Roman" w:cs="Times New Roman"/>
        </w:rPr>
      </w:pPr>
    </w:p>
    <w:p w14:paraId="663A620B" w14:textId="77777777" w:rsidR="00DF53AE" w:rsidRPr="00DF53AE" w:rsidRDefault="00DF53AE" w:rsidP="00DF53A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20"/>
        <w:jc w:val="both"/>
        <w:divId w:val="2116439976"/>
        <w:rPr>
          <w:rFonts w:ascii="Times New Roman" w:hAnsi="Times New Roman" w:cs="Times New Roman"/>
        </w:rPr>
      </w:pPr>
      <w:r w:rsidRPr="00DF53AE">
        <w:rPr>
          <w:rFonts w:ascii="Times New Roman" w:hAnsi="Times New Roman" w:cs="Times New Roman"/>
        </w:rPr>
        <w:t>The above-mentioned applicant hereby applies to the Youth Court under the undermentioned provision(s) for the appropriate orders to be made under the Children and Young Persons Act (Cap 38):</w:t>
      </w:r>
    </w:p>
    <w:p w14:paraId="68D03E9F" w14:textId="77777777" w:rsidR="00DF53AE" w:rsidRPr="00DF53AE" w:rsidRDefault="00DF53AE" w:rsidP="00DF53A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divId w:val="2116439976"/>
        <w:rPr>
          <w:rFonts w:ascii="Times New Roman" w:hAnsi="Times New Roman" w:cs="Times New Roman"/>
        </w:rPr>
      </w:pPr>
    </w:p>
    <w:p w14:paraId="17FF58EB" w14:textId="77777777" w:rsidR="00DF53AE" w:rsidRPr="00DF53AE" w:rsidRDefault="00DF53AE" w:rsidP="00DF53A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divId w:val="2116439976"/>
        <w:rPr>
          <w:rFonts w:ascii="Times New Roman" w:hAnsi="Times New Roman" w:cs="Times New Roman"/>
        </w:rPr>
      </w:pPr>
      <w:r w:rsidRPr="00DF53AE">
        <w:rPr>
          <w:rFonts w:ascii="Times New Roman" w:hAnsi="Times New Roman" w:cs="Times New Roman"/>
        </w:rPr>
        <w:t>2.</w:t>
      </w:r>
      <w:r w:rsidRPr="00DF53AE">
        <w:rPr>
          <w:rFonts w:ascii="Times New Roman" w:hAnsi="Times New Roman" w:cs="Times New Roman"/>
        </w:rPr>
        <w:tab/>
        <w:t xml:space="preserve">Name of Child or Young Person: </w:t>
      </w:r>
    </w:p>
    <w:p w14:paraId="3A02EC37" w14:textId="77777777" w:rsidR="00DF53AE" w:rsidRPr="00DF53AE" w:rsidRDefault="00DF53AE" w:rsidP="00DF53A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divId w:val="2116439976"/>
        <w:rPr>
          <w:rFonts w:ascii="Times New Roman" w:hAnsi="Times New Roman" w:cs="Times New Roman"/>
        </w:rPr>
      </w:pPr>
      <w:r w:rsidRPr="00DF53AE">
        <w:rPr>
          <w:rFonts w:ascii="Times New Roman" w:hAnsi="Times New Roman" w:cs="Times New Roman"/>
        </w:rPr>
        <w:tab/>
        <w:t xml:space="preserve">BC No. / NRIC No.: </w:t>
      </w:r>
    </w:p>
    <w:p w14:paraId="1D2CC057" w14:textId="77777777" w:rsidR="00DF53AE" w:rsidRPr="00DF53AE" w:rsidRDefault="00DF53AE" w:rsidP="00DF53A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divId w:val="2116439976"/>
        <w:rPr>
          <w:rFonts w:ascii="Times New Roman" w:hAnsi="Times New Roman" w:cs="Times New Roman"/>
        </w:rPr>
      </w:pPr>
      <w:r w:rsidRPr="00DF53AE">
        <w:rPr>
          <w:rFonts w:ascii="Times New Roman" w:hAnsi="Times New Roman" w:cs="Times New Roman"/>
        </w:rPr>
        <w:tab/>
        <w:t>Order Number: CPO/ECPO/BPC/FGO* ____________</w:t>
      </w:r>
    </w:p>
    <w:p w14:paraId="58DB9296" w14:textId="77777777" w:rsidR="00DF53AE" w:rsidRPr="00DF53AE" w:rsidRDefault="00DF53AE" w:rsidP="00DF53A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divId w:val="2116439976"/>
        <w:rPr>
          <w:rFonts w:ascii="Times New Roman" w:hAnsi="Times New Roman" w:cs="Times New Roman"/>
        </w:rPr>
      </w:pPr>
      <w:r w:rsidRPr="00DF53AE">
        <w:rPr>
          <w:rFonts w:ascii="Times New Roman" w:hAnsi="Times New Roman" w:cs="Times New Roman"/>
        </w:rPr>
        <w:tab/>
        <w:t xml:space="preserve">Date of Order:  </w:t>
      </w:r>
    </w:p>
    <w:p w14:paraId="7A935B2E" w14:textId="77777777" w:rsidR="00DF53AE" w:rsidRPr="00DF53AE" w:rsidRDefault="00DF53AE" w:rsidP="00DF53A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divId w:val="2116439976"/>
        <w:rPr>
          <w:rFonts w:ascii="Times New Roman" w:hAnsi="Times New Roman" w:cs="Times New Roman"/>
        </w:rPr>
      </w:pPr>
    </w:p>
    <w:p w14:paraId="021DF9FD" w14:textId="77777777" w:rsidR="00DF53AE" w:rsidRPr="00DF53AE" w:rsidRDefault="00DF53AE" w:rsidP="00DF53A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divId w:val="2116439976"/>
        <w:rPr>
          <w:rFonts w:ascii="Times New Roman" w:hAnsi="Times New Roman" w:cs="Times New Roman"/>
        </w:rPr>
      </w:pPr>
      <w:r w:rsidRPr="00DF53AE">
        <w:rPr>
          <w:rFonts w:ascii="Times New Roman" w:hAnsi="Times New Roman" w:cs="Times New Roman"/>
        </w:rPr>
        <w:t xml:space="preserve">3. </w:t>
      </w:r>
      <w:r w:rsidRPr="00DF53AE">
        <w:rPr>
          <w:rFonts w:ascii="Times New Roman" w:hAnsi="Times New Roman" w:cs="Times New Roman"/>
        </w:rPr>
        <w:tab/>
        <w:t>Provision(s) under which the order(s) is/are applied for:</w:t>
      </w:r>
    </w:p>
    <w:p w14:paraId="530BFF34" w14:textId="77777777" w:rsidR="00DF53AE" w:rsidRPr="00DF53AE" w:rsidRDefault="00DF53AE" w:rsidP="00DF53A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divId w:val="2116439976"/>
        <w:rPr>
          <w:rFonts w:ascii="Times New Roman" w:hAnsi="Times New Roman" w:cs="Times New Roman"/>
        </w:rPr>
      </w:pPr>
    </w:p>
    <w:p w14:paraId="0E4A52C0" w14:textId="77777777" w:rsidR="00DF53AE" w:rsidRPr="00DF53AE" w:rsidRDefault="00DF53AE" w:rsidP="00DF53A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720" w:hanging="720"/>
        <w:divId w:val="2116439976"/>
        <w:rPr>
          <w:rFonts w:ascii="Times New Roman" w:hAnsi="Times New Roman" w:cs="Times New Roman"/>
        </w:rPr>
      </w:pPr>
      <w:r w:rsidRPr="00DF53AE">
        <w:rPr>
          <w:rFonts w:ascii="Times New Roman" w:hAnsi="Times New Roman" w:cs="Times New Roman"/>
        </w:rPr>
        <w:t>□</w:t>
      </w:r>
      <w:r w:rsidRPr="00DF53AE">
        <w:rPr>
          <w:rFonts w:ascii="Times New Roman" w:hAnsi="Times New Roman" w:cs="Times New Roman"/>
        </w:rPr>
        <w:tab/>
        <w:t>s49(1F) – Application for order on appropriate fit person or place of safety or place of temporary care and protection after 3 variations</w:t>
      </w:r>
    </w:p>
    <w:p w14:paraId="54554699" w14:textId="77777777" w:rsidR="00DF53AE" w:rsidRPr="00DF53AE" w:rsidRDefault="00DF53AE" w:rsidP="00DF53A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720" w:hanging="720"/>
        <w:divId w:val="2116439976"/>
        <w:rPr>
          <w:rFonts w:ascii="Times New Roman" w:hAnsi="Times New Roman" w:cs="Times New Roman"/>
        </w:rPr>
      </w:pPr>
      <w:r w:rsidRPr="00DF53AE">
        <w:rPr>
          <w:rFonts w:ascii="Times New Roman" w:hAnsi="Times New Roman" w:cs="Times New Roman"/>
        </w:rPr>
        <w:t>□</w:t>
      </w:r>
      <w:r w:rsidRPr="00DF53AE">
        <w:rPr>
          <w:rFonts w:ascii="Times New Roman" w:hAnsi="Times New Roman" w:cs="Times New Roman"/>
        </w:rPr>
        <w:tab/>
        <w:t>s49(9) – Application for variation or discharge of Care and Protection Order</w:t>
      </w:r>
    </w:p>
    <w:p w14:paraId="668233EC" w14:textId="77777777" w:rsidR="00DF53AE" w:rsidRPr="00DF53AE" w:rsidRDefault="00DF53AE" w:rsidP="00DF53A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720" w:hanging="720"/>
        <w:divId w:val="2116439976"/>
        <w:rPr>
          <w:rFonts w:ascii="Times New Roman" w:hAnsi="Times New Roman" w:cs="Times New Roman"/>
        </w:rPr>
      </w:pPr>
      <w:r w:rsidRPr="00DF53AE">
        <w:rPr>
          <w:rFonts w:ascii="Times New Roman" w:hAnsi="Times New Roman" w:cs="Times New Roman"/>
        </w:rPr>
        <w:t>□</w:t>
      </w:r>
      <w:r w:rsidRPr="00DF53AE">
        <w:rPr>
          <w:rFonts w:ascii="Times New Roman" w:hAnsi="Times New Roman" w:cs="Times New Roman"/>
        </w:rPr>
        <w:tab/>
        <w:t>s49</w:t>
      </w:r>
      <w:proofErr w:type="gramStart"/>
      <w:r w:rsidRPr="00DF53AE">
        <w:rPr>
          <w:rFonts w:ascii="Times New Roman" w:hAnsi="Times New Roman" w:cs="Times New Roman"/>
        </w:rPr>
        <w:t>A(</w:t>
      </w:r>
      <w:proofErr w:type="gramEnd"/>
      <w:r w:rsidRPr="00DF53AE">
        <w:rPr>
          <w:rFonts w:ascii="Times New Roman" w:hAnsi="Times New Roman" w:cs="Times New Roman"/>
        </w:rPr>
        <w:t>2) – Application for order for Director-General or protector or care-giver to decide on Category 2 matter for child or young person under Care and Protection Order</w:t>
      </w:r>
    </w:p>
    <w:p w14:paraId="2C0EC47F" w14:textId="77777777" w:rsidR="00DF53AE" w:rsidRPr="00DF53AE" w:rsidRDefault="00DF53AE" w:rsidP="00DF53A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720" w:hanging="720"/>
        <w:divId w:val="2116439976"/>
        <w:rPr>
          <w:rFonts w:ascii="Times New Roman" w:hAnsi="Times New Roman" w:cs="Times New Roman"/>
        </w:rPr>
      </w:pPr>
      <w:r w:rsidRPr="00DF53AE">
        <w:rPr>
          <w:rFonts w:ascii="Times New Roman" w:hAnsi="Times New Roman" w:cs="Times New Roman"/>
        </w:rPr>
        <w:t>□</w:t>
      </w:r>
      <w:r w:rsidRPr="00DF53AE">
        <w:rPr>
          <w:rFonts w:ascii="Times New Roman" w:hAnsi="Times New Roman" w:cs="Times New Roman"/>
        </w:rPr>
        <w:tab/>
        <w:t>s49</w:t>
      </w:r>
      <w:proofErr w:type="gramStart"/>
      <w:r w:rsidRPr="00DF53AE">
        <w:rPr>
          <w:rFonts w:ascii="Times New Roman" w:hAnsi="Times New Roman" w:cs="Times New Roman"/>
        </w:rPr>
        <w:t>A(</w:t>
      </w:r>
      <w:proofErr w:type="gramEnd"/>
      <w:r w:rsidRPr="00DF53AE">
        <w:rPr>
          <w:rFonts w:ascii="Times New Roman" w:hAnsi="Times New Roman" w:cs="Times New Roman"/>
        </w:rPr>
        <w:t>3) – Application for order in respect of making of decisions affecting child or young person under existing Care and Protection Order</w:t>
      </w:r>
    </w:p>
    <w:p w14:paraId="4D94F4DB" w14:textId="77777777" w:rsidR="00DF53AE" w:rsidRPr="00DF53AE" w:rsidRDefault="00DF53AE" w:rsidP="00DF53A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720" w:hanging="720"/>
        <w:divId w:val="2116439976"/>
        <w:rPr>
          <w:rFonts w:ascii="Times New Roman" w:hAnsi="Times New Roman" w:cs="Times New Roman"/>
        </w:rPr>
      </w:pPr>
      <w:r w:rsidRPr="00DF53AE">
        <w:rPr>
          <w:rFonts w:ascii="Times New Roman" w:hAnsi="Times New Roman" w:cs="Times New Roman"/>
        </w:rPr>
        <w:t>□</w:t>
      </w:r>
      <w:r w:rsidRPr="00DF53AE">
        <w:rPr>
          <w:rFonts w:ascii="Times New Roman" w:hAnsi="Times New Roman" w:cs="Times New Roman"/>
        </w:rPr>
        <w:tab/>
        <w:t>s49</w:t>
      </w:r>
      <w:proofErr w:type="gramStart"/>
      <w:r w:rsidRPr="00DF53AE">
        <w:rPr>
          <w:rFonts w:ascii="Times New Roman" w:hAnsi="Times New Roman" w:cs="Times New Roman"/>
        </w:rPr>
        <w:t>A(</w:t>
      </w:r>
      <w:proofErr w:type="gramEnd"/>
      <w:r w:rsidRPr="00DF53AE">
        <w:rPr>
          <w:rFonts w:ascii="Times New Roman" w:hAnsi="Times New Roman" w:cs="Times New Roman"/>
        </w:rPr>
        <w:t>4) – Application for additional order for Director-General or protector to decide on a Category 3 matter for child or young person under Care and Protection Order</w:t>
      </w:r>
    </w:p>
    <w:p w14:paraId="668262A7" w14:textId="77777777" w:rsidR="00DF53AE" w:rsidRPr="00DF53AE" w:rsidRDefault="00DF53AE" w:rsidP="00DF53A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720" w:hanging="720"/>
        <w:divId w:val="2116439976"/>
        <w:rPr>
          <w:rFonts w:ascii="Times New Roman" w:hAnsi="Times New Roman" w:cs="Times New Roman"/>
        </w:rPr>
      </w:pPr>
      <w:r w:rsidRPr="00DF53AE">
        <w:rPr>
          <w:rFonts w:ascii="Times New Roman" w:hAnsi="Times New Roman" w:cs="Times New Roman"/>
        </w:rPr>
        <w:t>□</w:t>
      </w:r>
      <w:r w:rsidRPr="00DF53AE">
        <w:rPr>
          <w:rFonts w:ascii="Times New Roman" w:hAnsi="Times New Roman" w:cs="Times New Roman"/>
        </w:rPr>
        <w:tab/>
        <w:t>s49</w:t>
      </w:r>
      <w:proofErr w:type="gramStart"/>
      <w:r w:rsidRPr="00DF53AE">
        <w:rPr>
          <w:rFonts w:ascii="Times New Roman" w:hAnsi="Times New Roman" w:cs="Times New Roman"/>
        </w:rPr>
        <w:t>B(</w:t>
      </w:r>
      <w:proofErr w:type="gramEnd"/>
      <w:r w:rsidRPr="00DF53AE">
        <w:rPr>
          <w:rFonts w:ascii="Times New Roman" w:hAnsi="Times New Roman" w:cs="Times New Roman"/>
        </w:rPr>
        <w:t>10) – Application for variation or discharge of Enhanced Care and Protection Order</w:t>
      </w:r>
    </w:p>
    <w:p w14:paraId="330F8C7E" w14:textId="77777777" w:rsidR="00DF53AE" w:rsidRPr="00DF53AE" w:rsidRDefault="00DF53AE" w:rsidP="00DF53A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720" w:hanging="720"/>
        <w:divId w:val="2116439976"/>
        <w:rPr>
          <w:rFonts w:ascii="Times New Roman" w:hAnsi="Times New Roman" w:cs="Times New Roman"/>
        </w:rPr>
      </w:pPr>
      <w:r w:rsidRPr="00DF53AE">
        <w:rPr>
          <w:rFonts w:ascii="Times New Roman" w:hAnsi="Times New Roman" w:cs="Times New Roman"/>
        </w:rPr>
        <w:t>□</w:t>
      </w:r>
      <w:r w:rsidRPr="00DF53AE">
        <w:rPr>
          <w:rFonts w:ascii="Times New Roman" w:hAnsi="Times New Roman" w:cs="Times New Roman"/>
        </w:rPr>
        <w:tab/>
        <w:t>s49</w:t>
      </w:r>
      <w:proofErr w:type="gramStart"/>
      <w:r w:rsidRPr="00DF53AE">
        <w:rPr>
          <w:rFonts w:ascii="Times New Roman" w:hAnsi="Times New Roman" w:cs="Times New Roman"/>
        </w:rPr>
        <w:t>D(</w:t>
      </w:r>
      <w:proofErr w:type="gramEnd"/>
      <w:r w:rsidRPr="00DF53AE">
        <w:rPr>
          <w:rFonts w:ascii="Times New Roman" w:hAnsi="Times New Roman" w:cs="Times New Roman"/>
        </w:rPr>
        <w:t xml:space="preserve">2) – Application for additional order for Director-General or protector to decide on Category 3 matter for child or young person under Enhanced Care and Protection Order </w:t>
      </w:r>
    </w:p>
    <w:p w14:paraId="768D7FDB" w14:textId="77777777" w:rsidR="00DF53AE" w:rsidRPr="00DF53AE" w:rsidRDefault="00DF53AE" w:rsidP="00DF53A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720" w:hanging="720"/>
        <w:divId w:val="2116439976"/>
        <w:rPr>
          <w:rFonts w:ascii="Times New Roman" w:hAnsi="Times New Roman" w:cs="Times New Roman"/>
        </w:rPr>
      </w:pPr>
      <w:r w:rsidRPr="00DF53AE">
        <w:rPr>
          <w:rFonts w:ascii="Times New Roman" w:hAnsi="Times New Roman" w:cs="Times New Roman"/>
        </w:rPr>
        <w:t>□</w:t>
      </w:r>
      <w:r w:rsidRPr="00DF53AE">
        <w:rPr>
          <w:rFonts w:ascii="Times New Roman" w:hAnsi="Times New Roman" w:cs="Times New Roman"/>
        </w:rPr>
        <w:tab/>
        <w:t>s50(10) – Application for order on appropriate fit person or place of safety after 3 variations</w:t>
      </w:r>
    </w:p>
    <w:p w14:paraId="2D6EFCB4" w14:textId="77777777" w:rsidR="00DF53AE" w:rsidRPr="00DF53AE" w:rsidRDefault="00DF53AE" w:rsidP="00DF53A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divId w:val="2116439976"/>
        <w:rPr>
          <w:rFonts w:ascii="Times New Roman" w:hAnsi="Times New Roman" w:cs="Times New Roman"/>
        </w:rPr>
      </w:pPr>
      <w:r w:rsidRPr="00DF53AE">
        <w:rPr>
          <w:rFonts w:ascii="Times New Roman" w:hAnsi="Times New Roman" w:cs="Times New Roman"/>
        </w:rPr>
        <w:t>□</w:t>
      </w:r>
      <w:r w:rsidRPr="00DF53AE">
        <w:rPr>
          <w:rFonts w:ascii="Times New Roman" w:hAnsi="Times New Roman" w:cs="Times New Roman"/>
        </w:rPr>
        <w:tab/>
        <w:t>s50(15) – Application for variation or discharge of Family Guidance Order</w:t>
      </w:r>
    </w:p>
    <w:p w14:paraId="15E160E2" w14:textId="77777777" w:rsidR="00DF53AE" w:rsidRPr="00DF53AE" w:rsidRDefault="00DF53AE" w:rsidP="00DF53A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divId w:val="2116439976"/>
        <w:rPr>
          <w:rFonts w:ascii="Times New Roman" w:hAnsi="Times New Roman" w:cs="Times New Roman"/>
        </w:rPr>
      </w:pPr>
      <w:r w:rsidRPr="00DF53AE">
        <w:rPr>
          <w:rFonts w:ascii="Times New Roman" w:hAnsi="Times New Roman" w:cs="Times New Roman"/>
        </w:rPr>
        <w:lastRenderedPageBreak/>
        <w:t>□</w:t>
      </w:r>
      <w:r w:rsidRPr="00DF53AE">
        <w:rPr>
          <w:rFonts w:ascii="Times New Roman" w:hAnsi="Times New Roman" w:cs="Times New Roman"/>
        </w:rPr>
        <w:tab/>
        <w:t>Others – [</w:t>
      </w:r>
      <w:r w:rsidRPr="00DF53AE">
        <w:rPr>
          <w:rFonts w:ascii="Times New Roman" w:hAnsi="Times New Roman" w:cs="Times New Roman"/>
          <w:i/>
        </w:rPr>
        <w:t>Insert section number and type of application</w:t>
      </w:r>
      <w:r w:rsidRPr="00DF53AE">
        <w:rPr>
          <w:rFonts w:ascii="Times New Roman" w:hAnsi="Times New Roman" w:cs="Times New Roman"/>
        </w:rPr>
        <w:t>]</w:t>
      </w:r>
    </w:p>
    <w:p w14:paraId="024E6944" w14:textId="77777777" w:rsidR="00DF53AE" w:rsidRPr="00DF53AE" w:rsidRDefault="00DF53AE" w:rsidP="00DF53A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divId w:val="2116439976"/>
        <w:rPr>
          <w:rFonts w:ascii="Times New Roman" w:hAnsi="Times New Roman" w:cs="Times New Roman"/>
        </w:rPr>
      </w:pPr>
    </w:p>
    <w:p w14:paraId="1528FACC" w14:textId="77777777" w:rsidR="00DF53AE" w:rsidRPr="00DF53AE" w:rsidRDefault="00DF53AE" w:rsidP="00DF53A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divId w:val="2116439976"/>
        <w:rPr>
          <w:rFonts w:ascii="Times New Roman" w:hAnsi="Times New Roman" w:cs="Times New Roman"/>
        </w:rPr>
      </w:pPr>
      <w:r w:rsidRPr="00DF53AE">
        <w:rPr>
          <w:rFonts w:ascii="Times New Roman" w:hAnsi="Times New Roman" w:cs="Times New Roman"/>
        </w:rPr>
        <w:t>4.</w:t>
      </w:r>
      <w:r w:rsidRPr="00DF53AE">
        <w:rPr>
          <w:rFonts w:ascii="Times New Roman" w:hAnsi="Times New Roman" w:cs="Times New Roman"/>
        </w:rPr>
        <w:tab/>
        <w:t>Reasons in support of application (Please attach supporting affidavit / documents, if any)</w:t>
      </w:r>
    </w:p>
    <w:p w14:paraId="602A1437" w14:textId="77777777" w:rsidR="00DF53AE" w:rsidRPr="00DF53AE" w:rsidRDefault="00DF53AE" w:rsidP="00DF53A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divId w:val="2116439976"/>
        <w:rPr>
          <w:rFonts w:ascii="Times New Roman" w:hAnsi="Times New Roman" w:cs="Times New Roman"/>
        </w:rPr>
      </w:pPr>
    </w:p>
    <w:p w14:paraId="495663FD" w14:textId="77777777" w:rsidR="00DF53AE" w:rsidRPr="00DF53AE" w:rsidRDefault="00DF53AE" w:rsidP="00DF53A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divId w:val="2116439976"/>
        <w:rPr>
          <w:rFonts w:ascii="Times New Roman" w:hAnsi="Times New Roman" w:cs="Times New Roman"/>
        </w:rPr>
      </w:pPr>
      <w:r w:rsidRPr="00DF53AE">
        <w:rPr>
          <w:rFonts w:ascii="Times New Roman" w:hAnsi="Times New Roman" w:cs="Times New Roman"/>
        </w:rPr>
        <w:t xml:space="preserve">Name of applicant: </w:t>
      </w:r>
    </w:p>
    <w:p w14:paraId="1246AADE" w14:textId="77777777" w:rsidR="00DF53AE" w:rsidRPr="00DF53AE" w:rsidRDefault="00DF53AE" w:rsidP="00DF53A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divId w:val="2116439976"/>
        <w:rPr>
          <w:rFonts w:ascii="Times New Roman" w:hAnsi="Times New Roman" w:cs="Times New Roman"/>
        </w:rPr>
      </w:pPr>
      <w:r w:rsidRPr="00DF53AE">
        <w:rPr>
          <w:rFonts w:ascii="Times New Roman" w:hAnsi="Times New Roman" w:cs="Times New Roman"/>
        </w:rPr>
        <w:t>Designation:</w:t>
      </w:r>
    </w:p>
    <w:p w14:paraId="3C15C4D7" w14:textId="77777777" w:rsidR="00DF53AE" w:rsidRPr="00DF53AE" w:rsidRDefault="00DF53AE" w:rsidP="00DF53A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divId w:val="2116439976"/>
        <w:rPr>
          <w:rFonts w:ascii="Times New Roman" w:hAnsi="Times New Roman" w:cs="Times New Roman"/>
        </w:rPr>
      </w:pPr>
      <w:r w:rsidRPr="00DF53AE">
        <w:rPr>
          <w:rFonts w:ascii="Times New Roman" w:hAnsi="Times New Roman" w:cs="Times New Roman"/>
        </w:rPr>
        <w:t xml:space="preserve">Address for service: </w:t>
      </w:r>
    </w:p>
    <w:p w14:paraId="2A2D3CCE" w14:textId="77777777" w:rsidR="00DF53AE" w:rsidRPr="00DF53AE" w:rsidRDefault="00DF53AE" w:rsidP="00DF53A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divId w:val="2116439976"/>
        <w:rPr>
          <w:rFonts w:ascii="Times New Roman" w:hAnsi="Times New Roman" w:cs="Times New Roman"/>
        </w:rPr>
      </w:pPr>
      <w:r w:rsidRPr="00DF53AE">
        <w:rPr>
          <w:rFonts w:ascii="Times New Roman" w:hAnsi="Times New Roman" w:cs="Times New Roman"/>
        </w:rPr>
        <w:t xml:space="preserve">E-mail address: </w:t>
      </w:r>
    </w:p>
    <w:p w14:paraId="2482765E" w14:textId="77777777" w:rsidR="00DF53AE" w:rsidRPr="00DF53AE" w:rsidRDefault="00DF53AE" w:rsidP="00DF53A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divId w:val="2116439976"/>
        <w:rPr>
          <w:rFonts w:ascii="Times New Roman" w:hAnsi="Times New Roman" w:cs="Times New Roman"/>
        </w:rPr>
      </w:pPr>
    </w:p>
    <w:p w14:paraId="3C03AB39" w14:textId="77777777" w:rsidR="00DF53AE" w:rsidRPr="00DF53AE" w:rsidRDefault="00DF53AE" w:rsidP="00DF53A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divId w:val="2116439976"/>
        <w:rPr>
          <w:rFonts w:ascii="Times New Roman" w:hAnsi="Times New Roman" w:cs="Times New Roman"/>
        </w:rPr>
      </w:pPr>
      <w:r w:rsidRPr="00DF53AE">
        <w:rPr>
          <w:rFonts w:ascii="Times New Roman" w:hAnsi="Times New Roman" w:cs="Times New Roman"/>
        </w:rPr>
        <w:t xml:space="preserve">I hereby consent/do not consent* for any notice or document to be served on me by way of electronic mail transmitted to the above e-mail address.  </w:t>
      </w:r>
    </w:p>
    <w:p w14:paraId="73CC7096" w14:textId="77777777" w:rsidR="00DF53AE" w:rsidRPr="00DF53AE" w:rsidRDefault="00DF53AE" w:rsidP="00DF53AE">
      <w:pPr>
        <w:pBdr>
          <w:top w:val="single" w:sz="4" w:space="1" w:color="auto"/>
          <w:left w:val="single" w:sz="4" w:space="4" w:color="auto"/>
          <w:bottom w:val="single" w:sz="4" w:space="1" w:color="auto"/>
          <w:right w:val="single" w:sz="4" w:space="4" w:color="auto"/>
        </w:pBdr>
        <w:divId w:val="2116439976"/>
        <w:rPr>
          <w:rFonts w:ascii="Times New Roman" w:hAnsi="Times New Roman" w:cs="Times New Roman"/>
        </w:rPr>
      </w:pPr>
    </w:p>
    <w:p w14:paraId="05082441" w14:textId="77777777" w:rsidR="00DF53AE" w:rsidRPr="00DF53AE" w:rsidRDefault="00DF53AE" w:rsidP="00DF53AE">
      <w:pPr>
        <w:pBdr>
          <w:top w:val="single" w:sz="4" w:space="1" w:color="auto"/>
          <w:left w:val="single" w:sz="4" w:space="4" w:color="auto"/>
          <w:bottom w:val="single" w:sz="4" w:space="1" w:color="auto"/>
          <w:right w:val="single" w:sz="4" w:space="4" w:color="auto"/>
        </w:pBdr>
        <w:divId w:val="2116439976"/>
        <w:rPr>
          <w:rFonts w:ascii="Times New Roman" w:hAnsi="Times New Roman" w:cs="Times New Roman"/>
        </w:rPr>
      </w:pPr>
      <w:r w:rsidRPr="00DF53AE">
        <w:rPr>
          <w:rFonts w:ascii="Times New Roman" w:hAnsi="Times New Roman" w:cs="Times New Roman"/>
        </w:rPr>
        <w:t>Signature of applicant: ________________________</w:t>
      </w:r>
    </w:p>
    <w:p w14:paraId="24638B89" w14:textId="77777777" w:rsidR="00DF53AE" w:rsidRPr="00DF53AE" w:rsidRDefault="00DF53AE" w:rsidP="00DF53AE">
      <w:pPr>
        <w:pBdr>
          <w:top w:val="single" w:sz="4" w:space="1" w:color="auto"/>
          <w:left w:val="single" w:sz="4" w:space="4" w:color="auto"/>
          <w:bottom w:val="single" w:sz="4" w:space="1" w:color="auto"/>
          <w:right w:val="single" w:sz="4" w:space="4" w:color="auto"/>
        </w:pBdr>
        <w:divId w:val="2116439976"/>
        <w:rPr>
          <w:rFonts w:ascii="Times New Roman" w:hAnsi="Times New Roman" w:cs="Times New Roman"/>
        </w:rPr>
      </w:pPr>
      <w:r w:rsidRPr="00DF53AE">
        <w:rPr>
          <w:rFonts w:ascii="Times New Roman" w:hAnsi="Times New Roman" w:cs="Times New Roman"/>
        </w:rPr>
        <w:t xml:space="preserve">Date: </w:t>
      </w:r>
    </w:p>
    <w:p w14:paraId="19ECC9E8" w14:textId="77777777" w:rsidR="00DF53AE" w:rsidRPr="00DF53AE" w:rsidRDefault="00DF53AE" w:rsidP="00DF53AE">
      <w:pPr>
        <w:pBdr>
          <w:top w:val="single" w:sz="4" w:space="1" w:color="auto"/>
          <w:left w:val="single" w:sz="4" w:space="4" w:color="auto"/>
          <w:bottom w:val="single" w:sz="4" w:space="1" w:color="auto"/>
          <w:right w:val="single" w:sz="4" w:space="4" w:color="auto"/>
        </w:pBdr>
        <w:divId w:val="2116439976"/>
        <w:rPr>
          <w:rFonts w:ascii="Times New Roman" w:hAnsi="Times New Roman" w:cs="Times New Roman"/>
        </w:rPr>
      </w:pPr>
      <w:r w:rsidRPr="00DF53AE">
        <w:rPr>
          <w:rFonts w:ascii="Times New Roman" w:hAnsi="Times New Roman" w:cs="Times New Roman"/>
          <w:i/>
          <w:sz w:val="20"/>
          <w:szCs w:val="20"/>
        </w:rPr>
        <w:t>* Delete where inapplicable</w:t>
      </w:r>
    </w:p>
    <w:p w14:paraId="2C0A9988" w14:textId="77777777" w:rsidR="00DF53AE" w:rsidRPr="00DF53AE" w:rsidRDefault="00DF53AE" w:rsidP="00DF53AE">
      <w:pPr>
        <w:divId w:val="2116439976"/>
        <w:rPr>
          <w:rFonts w:ascii="Times New Roman" w:hAnsi="Times New Roman" w:cs="Times New Roman"/>
          <w:caps/>
          <w:sz w:val="20"/>
          <w:szCs w:val="20"/>
          <w:lang w:val="en-GB" w:eastAsia="zh-CN"/>
        </w:rPr>
      </w:pPr>
      <w:r w:rsidRPr="00DF53AE">
        <w:rPr>
          <w:rFonts w:ascii="Times New Roman" w:hAnsi="Times New Roman" w:cs="Times New Roman"/>
          <w:caps/>
          <w:sz w:val="20"/>
          <w:szCs w:val="20"/>
          <w:lang w:val="en-GB" w:eastAsia="zh-CN"/>
        </w:rPr>
        <w:br w:type="page"/>
      </w:r>
    </w:p>
    <w:p w14:paraId="2DB0BE7D" w14:textId="77777777" w:rsidR="00DF53AE" w:rsidRPr="00DF53AE" w:rsidRDefault="00DF53AE" w:rsidP="00DF53AE">
      <w:pPr>
        <w:spacing w:after="0"/>
        <w:divId w:val="2116439976"/>
        <w:rPr>
          <w:rFonts w:ascii="Times New Roman" w:hAnsi="Times New Roman" w:cs="Times New Roman"/>
          <w:b/>
          <w:caps/>
          <w:sz w:val="22"/>
          <w:szCs w:val="22"/>
          <w:lang w:val="en-GB" w:eastAsia="zh-CN"/>
        </w:rPr>
      </w:pPr>
      <w:r w:rsidRPr="00DF53AE">
        <w:rPr>
          <w:rFonts w:ascii="Times New Roman" w:hAnsi="Times New Roman" w:cs="Times New Roman"/>
          <w:caps/>
          <w:sz w:val="20"/>
          <w:szCs w:val="20"/>
          <w:lang w:val="en-GB" w:eastAsia="zh-CN"/>
        </w:rPr>
        <w:lastRenderedPageBreak/>
        <w:t>R.148D(2)</w:t>
      </w:r>
      <w:r w:rsidRPr="00DF53AE">
        <w:rPr>
          <w:rFonts w:ascii="Times New Roman" w:hAnsi="Times New Roman" w:cs="Times New Roman"/>
          <w:caps/>
          <w:sz w:val="20"/>
          <w:szCs w:val="20"/>
          <w:lang w:val="en-GB" w:eastAsia="zh-CN"/>
        </w:rPr>
        <w:tab/>
      </w:r>
      <w:r w:rsidRPr="00DF53AE">
        <w:rPr>
          <w:rFonts w:ascii="Times New Roman" w:hAnsi="Times New Roman" w:cs="Times New Roman"/>
          <w:caps/>
          <w:sz w:val="20"/>
          <w:szCs w:val="20"/>
          <w:lang w:val="en-GB" w:eastAsia="zh-CN"/>
        </w:rPr>
        <w:tab/>
      </w:r>
      <w:r w:rsidRPr="00DF53AE">
        <w:rPr>
          <w:rFonts w:ascii="Times New Roman" w:hAnsi="Times New Roman" w:cs="Times New Roman"/>
          <w:caps/>
          <w:sz w:val="20"/>
          <w:szCs w:val="20"/>
          <w:lang w:val="en-GB" w:eastAsia="zh-CN"/>
        </w:rPr>
        <w:tab/>
      </w:r>
      <w:r w:rsidRPr="00DF53AE">
        <w:rPr>
          <w:rFonts w:ascii="Times New Roman" w:hAnsi="Times New Roman" w:cs="Times New Roman"/>
          <w:caps/>
          <w:sz w:val="20"/>
          <w:szCs w:val="20"/>
          <w:lang w:val="en-GB" w:eastAsia="zh-CN"/>
        </w:rPr>
        <w:tab/>
        <w:t xml:space="preserve"> </w:t>
      </w:r>
      <w:r w:rsidRPr="00DF53AE">
        <w:rPr>
          <w:rFonts w:ascii="Times New Roman" w:hAnsi="Times New Roman" w:cs="Times New Roman"/>
          <w:b/>
          <w:caps/>
          <w:lang w:val="en-GB" w:eastAsia="zh-CN"/>
        </w:rPr>
        <w:t>form 45c</w:t>
      </w:r>
    </w:p>
    <w:p w14:paraId="70889135" w14:textId="77777777" w:rsidR="00DF53AE" w:rsidRPr="00DF53AE" w:rsidRDefault="00DF53AE" w:rsidP="00DF53AE">
      <w:pPr>
        <w:pBdr>
          <w:top w:val="single" w:sz="4" w:space="1" w:color="auto"/>
          <w:left w:val="single" w:sz="4" w:space="4" w:color="auto"/>
          <w:bottom w:val="single" w:sz="4" w:space="1" w:color="auto"/>
          <w:right w:val="single" w:sz="4" w:space="4" w:color="auto"/>
        </w:pBdr>
        <w:jc w:val="center"/>
        <w:divId w:val="2116439976"/>
        <w:rPr>
          <w:rFonts w:ascii="Times New Roman" w:hAnsi="Times New Roman" w:cs="Times New Roman"/>
          <w:b/>
          <w:u w:val="single"/>
          <w:lang w:val="en-GB" w:eastAsia="en-US"/>
        </w:rPr>
      </w:pPr>
      <w:r w:rsidRPr="00DF53AE">
        <w:rPr>
          <w:rFonts w:ascii="Times New Roman" w:hAnsi="Times New Roman" w:cs="Times New Roman"/>
          <w:b/>
          <w:u w:val="single"/>
          <w:lang w:val="en-GB"/>
        </w:rPr>
        <w:t>IN THE FAMILY JUSTICE COURTS OF THE REPUBLIC OF SINGAPORE</w:t>
      </w:r>
    </w:p>
    <w:p w14:paraId="42378940" w14:textId="77777777" w:rsidR="00DF53AE" w:rsidRPr="00DF53AE" w:rsidRDefault="00DF53AE" w:rsidP="00DF53AE">
      <w:pPr>
        <w:pBdr>
          <w:top w:val="single" w:sz="4" w:space="1" w:color="auto"/>
          <w:left w:val="single" w:sz="4" w:space="4" w:color="auto"/>
          <w:bottom w:val="single" w:sz="4" w:space="1" w:color="auto"/>
          <w:right w:val="single" w:sz="4" w:space="4" w:color="auto"/>
        </w:pBdr>
        <w:jc w:val="center"/>
        <w:divId w:val="2116439976"/>
        <w:rPr>
          <w:rFonts w:ascii="Times New Roman" w:hAnsi="Times New Roman" w:cs="Times New Roman"/>
          <w:lang w:val="en-GB"/>
        </w:rPr>
      </w:pPr>
      <w:r w:rsidRPr="00DF53AE">
        <w:rPr>
          <w:rFonts w:ascii="Times New Roman" w:hAnsi="Times New Roman" w:cs="Times New Roman"/>
          <w:lang w:val="en-GB"/>
        </w:rPr>
        <w:t xml:space="preserve">IN THE MATTER OF THE CHILDREN AND YOUNG PERSONS ACT (CAP.38) </w:t>
      </w:r>
    </w:p>
    <w:p w14:paraId="679944C6" w14:textId="77777777" w:rsidR="00DF53AE" w:rsidRPr="00DF53AE" w:rsidRDefault="00DF53AE" w:rsidP="00DF53AE">
      <w:pPr>
        <w:pBdr>
          <w:top w:val="single" w:sz="4" w:space="1" w:color="auto"/>
          <w:left w:val="single" w:sz="4" w:space="4" w:color="auto"/>
          <w:bottom w:val="single" w:sz="4" w:space="1" w:color="auto"/>
          <w:right w:val="single" w:sz="4" w:space="4" w:color="auto"/>
        </w:pBdr>
        <w:jc w:val="center"/>
        <w:divId w:val="2116439976"/>
        <w:rPr>
          <w:rFonts w:ascii="Times New Roman" w:hAnsi="Times New Roman" w:cs="Times New Roman"/>
          <w:lang w:val="en-GB"/>
        </w:rPr>
      </w:pPr>
      <w:r w:rsidRPr="00DF53AE">
        <w:rPr>
          <w:rFonts w:ascii="Times New Roman" w:hAnsi="Times New Roman" w:cs="Times New Roman"/>
          <w:lang w:val="en-GB"/>
        </w:rPr>
        <w:t>AND</w:t>
      </w:r>
    </w:p>
    <w:p w14:paraId="7DF048AD" w14:textId="77777777" w:rsidR="00DF53AE" w:rsidRPr="00DF53AE" w:rsidRDefault="00DF53AE" w:rsidP="00DF53AE">
      <w:pPr>
        <w:pBdr>
          <w:top w:val="single" w:sz="4" w:space="1" w:color="auto"/>
          <w:left w:val="single" w:sz="4" w:space="4" w:color="auto"/>
          <w:bottom w:val="single" w:sz="4" w:space="1" w:color="auto"/>
          <w:right w:val="single" w:sz="4" w:space="4" w:color="auto"/>
        </w:pBdr>
        <w:spacing w:after="0"/>
        <w:ind w:firstLine="720"/>
        <w:jc w:val="center"/>
        <w:divId w:val="2116439976"/>
        <w:rPr>
          <w:rFonts w:ascii="Times New Roman" w:hAnsi="Times New Roman" w:cs="Times New Roman"/>
          <w:lang w:val="en-GB"/>
        </w:rPr>
      </w:pPr>
      <w:r w:rsidRPr="00DF53AE">
        <w:rPr>
          <w:rFonts w:ascii="Times New Roman" w:hAnsi="Times New Roman" w:cs="Times New Roman"/>
          <w:lang w:val="en-GB"/>
        </w:rPr>
        <w:t>[NAME AND IDENTIFICATION OF CHILD / YOUNG PERSON]</w:t>
      </w:r>
    </w:p>
    <w:p w14:paraId="06211282" w14:textId="77777777" w:rsidR="00DF53AE" w:rsidRPr="00DF53AE" w:rsidRDefault="00DF53AE" w:rsidP="00DF53AE">
      <w:pPr>
        <w:pBdr>
          <w:top w:val="single" w:sz="4" w:space="1" w:color="auto"/>
          <w:left w:val="single" w:sz="4" w:space="4" w:color="auto"/>
          <w:bottom w:val="single" w:sz="4" w:space="1" w:color="auto"/>
          <w:right w:val="single" w:sz="4" w:space="4" w:color="auto"/>
        </w:pBdr>
        <w:spacing w:after="0"/>
        <w:jc w:val="center"/>
        <w:divId w:val="2116439976"/>
        <w:rPr>
          <w:rFonts w:ascii="Times New Roman" w:hAnsi="Times New Roman" w:cs="Times New Roman"/>
          <w:b/>
          <w:lang w:val="en-GB"/>
        </w:rPr>
      </w:pPr>
    </w:p>
    <w:p w14:paraId="3DCFA9DE" w14:textId="77777777" w:rsidR="00DF53AE" w:rsidRPr="00DF53AE" w:rsidRDefault="00DF53AE" w:rsidP="00DF53AE">
      <w:pPr>
        <w:pBdr>
          <w:top w:val="single" w:sz="4" w:space="1" w:color="auto"/>
          <w:left w:val="single" w:sz="4" w:space="4" w:color="auto"/>
          <w:bottom w:val="single" w:sz="4" w:space="1" w:color="auto"/>
          <w:right w:val="single" w:sz="4" w:space="4" w:color="auto"/>
        </w:pBdr>
        <w:spacing w:after="0"/>
        <w:jc w:val="center"/>
        <w:divId w:val="2116439976"/>
        <w:rPr>
          <w:rFonts w:ascii="Times New Roman" w:hAnsi="Times New Roman" w:cs="Times New Roman"/>
          <w:b/>
          <w:lang w:val="en-GB"/>
        </w:rPr>
      </w:pPr>
      <w:r w:rsidRPr="00DF53AE">
        <w:rPr>
          <w:rFonts w:ascii="Times New Roman" w:hAnsi="Times New Roman" w:cs="Times New Roman"/>
          <w:b/>
          <w:lang w:val="en-GB"/>
        </w:rPr>
        <w:t xml:space="preserve">NOTICE OF APPLICATION </w:t>
      </w:r>
    </w:p>
    <w:p w14:paraId="62B47CAB" w14:textId="77777777" w:rsidR="00DF53AE" w:rsidRPr="00DF53AE" w:rsidRDefault="00DF53AE" w:rsidP="00DF53AE">
      <w:pPr>
        <w:pBdr>
          <w:top w:val="single" w:sz="4" w:space="1" w:color="auto"/>
          <w:left w:val="single" w:sz="4" w:space="4" w:color="auto"/>
          <w:bottom w:val="single" w:sz="4" w:space="1" w:color="auto"/>
          <w:right w:val="single" w:sz="4" w:space="4" w:color="auto"/>
        </w:pBdr>
        <w:spacing w:after="0"/>
        <w:jc w:val="center"/>
        <w:divId w:val="2116439976"/>
        <w:rPr>
          <w:rFonts w:ascii="Times New Roman" w:hAnsi="Times New Roman" w:cs="Times New Roman"/>
          <w:b/>
          <w:lang w:val="en-GB"/>
        </w:rPr>
      </w:pPr>
    </w:p>
    <w:p w14:paraId="411F8FDA" w14:textId="77777777" w:rsidR="00DF53AE" w:rsidRPr="00DF53AE" w:rsidRDefault="00DF53AE" w:rsidP="00DF53AE">
      <w:pPr>
        <w:pBdr>
          <w:top w:val="single" w:sz="4" w:space="1" w:color="auto"/>
          <w:left w:val="single" w:sz="4" w:space="4" w:color="auto"/>
          <w:bottom w:val="single" w:sz="4" w:space="1" w:color="auto"/>
          <w:right w:val="single" w:sz="4" w:space="4" w:color="auto"/>
        </w:pBdr>
        <w:jc w:val="both"/>
        <w:divId w:val="2116439976"/>
        <w:rPr>
          <w:rFonts w:ascii="Times New Roman" w:hAnsi="Times New Roman" w:cs="Times New Roman"/>
        </w:rPr>
      </w:pPr>
      <w:r w:rsidRPr="00DF53AE">
        <w:rPr>
          <w:rFonts w:ascii="Times New Roman" w:hAnsi="Times New Roman" w:cs="Times New Roman"/>
        </w:rPr>
        <w:t>To (Name of Parent / Guardian)</w:t>
      </w:r>
    </w:p>
    <w:p w14:paraId="72DE6EF7" w14:textId="77777777" w:rsidR="00DF53AE" w:rsidRPr="00DF53AE" w:rsidRDefault="00DF53AE" w:rsidP="00DF53AE">
      <w:pPr>
        <w:pBdr>
          <w:top w:val="single" w:sz="4" w:space="1" w:color="auto"/>
          <w:left w:val="single" w:sz="4" w:space="4" w:color="auto"/>
          <w:bottom w:val="single" w:sz="4" w:space="1" w:color="auto"/>
          <w:right w:val="single" w:sz="4" w:space="4" w:color="auto"/>
        </w:pBdr>
        <w:jc w:val="both"/>
        <w:divId w:val="2116439976"/>
        <w:rPr>
          <w:rFonts w:ascii="Times New Roman" w:hAnsi="Times New Roman" w:cs="Times New Roman"/>
        </w:rPr>
      </w:pPr>
      <w:r w:rsidRPr="00DF53AE">
        <w:rPr>
          <w:rFonts w:ascii="Times New Roman" w:hAnsi="Times New Roman" w:cs="Times New Roman"/>
        </w:rPr>
        <w:t>Of (Address)</w:t>
      </w:r>
    </w:p>
    <w:p w14:paraId="5A53F297" w14:textId="77777777" w:rsidR="00DF53AE" w:rsidRPr="00DF53AE" w:rsidRDefault="00DF53AE" w:rsidP="00DF53AE">
      <w:pPr>
        <w:pBdr>
          <w:top w:val="single" w:sz="4" w:space="1" w:color="auto"/>
          <w:left w:val="single" w:sz="4" w:space="4" w:color="auto"/>
          <w:bottom w:val="single" w:sz="4" w:space="1" w:color="auto"/>
          <w:right w:val="single" w:sz="4" w:space="4" w:color="auto"/>
        </w:pBdr>
        <w:jc w:val="both"/>
        <w:divId w:val="2116439976"/>
        <w:rPr>
          <w:rFonts w:ascii="Times New Roman" w:hAnsi="Times New Roman" w:cs="Times New Roman"/>
        </w:rPr>
      </w:pPr>
      <w:r w:rsidRPr="00DF53AE">
        <w:rPr>
          <w:rFonts w:ascii="Times New Roman" w:hAnsi="Times New Roman" w:cs="Times New Roman"/>
        </w:rPr>
        <w:tab/>
      </w:r>
      <w:r w:rsidRPr="00DF53AE">
        <w:rPr>
          <w:rFonts w:ascii="Times New Roman" w:hAnsi="Times New Roman" w:cs="Times New Roman"/>
          <w:b/>
        </w:rPr>
        <w:t>WHEREAS</w:t>
      </w:r>
      <w:r w:rsidRPr="00DF53AE">
        <w:rPr>
          <w:rFonts w:ascii="Times New Roman" w:hAnsi="Times New Roman" w:cs="Times New Roman"/>
        </w:rPr>
        <w:t xml:space="preserve"> the Youth Court has dealt with / made a Care and Protection Order/Enhanced Care and Protection Order/Family Guidance Order* in respect of the above-named child/young person*.</w:t>
      </w:r>
    </w:p>
    <w:p w14:paraId="618E643E" w14:textId="77777777" w:rsidR="00DF53AE" w:rsidRPr="00DF53AE" w:rsidRDefault="00DF53AE" w:rsidP="00DF53AE">
      <w:pPr>
        <w:pBdr>
          <w:top w:val="single" w:sz="4" w:space="1" w:color="auto"/>
          <w:left w:val="single" w:sz="4" w:space="4" w:color="auto"/>
          <w:bottom w:val="single" w:sz="4" w:space="1" w:color="auto"/>
          <w:right w:val="single" w:sz="4" w:space="4" w:color="auto"/>
        </w:pBdr>
        <w:jc w:val="both"/>
        <w:divId w:val="2116439976"/>
        <w:rPr>
          <w:rFonts w:ascii="Times New Roman" w:hAnsi="Times New Roman" w:cs="Times New Roman"/>
        </w:rPr>
      </w:pPr>
      <w:r w:rsidRPr="00DF53AE">
        <w:rPr>
          <w:rFonts w:ascii="Times New Roman" w:hAnsi="Times New Roman" w:cs="Times New Roman"/>
        </w:rPr>
        <w:tab/>
      </w:r>
      <w:r w:rsidRPr="00DF53AE">
        <w:rPr>
          <w:rFonts w:ascii="Times New Roman" w:hAnsi="Times New Roman" w:cs="Times New Roman"/>
          <w:b/>
        </w:rPr>
        <w:t>AND WHEREAS</w:t>
      </w:r>
      <w:r w:rsidRPr="00DF53AE">
        <w:rPr>
          <w:rFonts w:ascii="Times New Roman" w:hAnsi="Times New Roman" w:cs="Times New Roman"/>
        </w:rPr>
        <w:t xml:space="preserve"> the Director-General/Protector/Approved Welfare Officer* has made an application for the appropriate orders under the following provision(s):</w:t>
      </w:r>
    </w:p>
    <w:p w14:paraId="2EA8931D" w14:textId="77777777" w:rsidR="00DF53AE" w:rsidRPr="00DF53AE" w:rsidRDefault="00DF53AE" w:rsidP="00DF53A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divId w:val="2116439976"/>
        <w:rPr>
          <w:rFonts w:ascii="Times New Roman" w:hAnsi="Times New Roman" w:cs="Times New Roman"/>
        </w:rPr>
      </w:pPr>
      <w:r w:rsidRPr="00DF53AE">
        <w:rPr>
          <w:rFonts w:ascii="Times New Roman" w:hAnsi="Times New Roman" w:cs="Times New Roman"/>
        </w:rPr>
        <w:t>[</w:t>
      </w:r>
      <w:r w:rsidRPr="00DF53AE">
        <w:rPr>
          <w:rFonts w:ascii="Times New Roman" w:hAnsi="Times New Roman" w:cs="Times New Roman"/>
          <w:i/>
        </w:rPr>
        <w:t>Specify section number(s) of the above-mentioned Act and type of application(s)</w:t>
      </w:r>
      <w:r w:rsidRPr="00DF53AE">
        <w:rPr>
          <w:rFonts w:ascii="Times New Roman" w:hAnsi="Times New Roman" w:cs="Times New Roman"/>
        </w:rPr>
        <w:t>]</w:t>
      </w:r>
    </w:p>
    <w:p w14:paraId="14208B4A" w14:textId="77777777" w:rsidR="00DF53AE" w:rsidRPr="00DF53AE" w:rsidRDefault="00DF53AE" w:rsidP="00DF53AE">
      <w:pPr>
        <w:pBdr>
          <w:top w:val="single" w:sz="4" w:space="1" w:color="auto"/>
          <w:left w:val="single" w:sz="4" w:space="4" w:color="auto"/>
          <w:bottom w:val="single" w:sz="4" w:space="1" w:color="auto"/>
          <w:right w:val="single" w:sz="4" w:space="4" w:color="auto"/>
        </w:pBdr>
        <w:spacing w:after="0"/>
        <w:jc w:val="both"/>
        <w:divId w:val="2116439976"/>
        <w:rPr>
          <w:rFonts w:ascii="Times New Roman" w:hAnsi="Times New Roman" w:cs="Times New Roman"/>
        </w:rPr>
      </w:pPr>
    </w:p>
    <w:p w14:paraId="3F8C61DC" w14:textId="77777777" w:rsidR="00DF53AE" w:rsidRPr="00DF53AE" w:rsidRDefault="00DF53AE" w:rsidP="00DF53AE">
      <w:pPr>
        <w:pBdr>
          <w:top w:val="single" w:sz="4" w:space="1" w:color="auto"/>
          <w:left w:val="single" w:sz="4" w:space="4" w:color="auto"/>
          <w:bottom w:val="single" w:sz="4" w:space="1" w:color="auto"/>
          <w:right w:val="single" w:sz="4" w:space="4" w:color="auto"/>
        </w:pBdr>
        <w:jc w:val="both"/>
        <w:divId w:val="2116439976"/>
        <w:rPr>
          <w:rFonts w:ascii="Times New Roman" w:hAnsi="Times New Roman" w:cs="Times New Roman"/>
        </w:rPr>
      </w:pPr>
      <w:r w:rsidRPr="00DF53AE">
        <w:rPr>
          <w:rFonts w:ascii="Times New Roman" w:hAnsi="Times New Roman" w:cs="Times New Roman"/>
        </w:rPr>
        <w:tab/>
      </w:r>
      <w:r w:rsidRPr="00DF53AE">
        <w:rPr>
          <w:rFonts w:ascii="Times New Roman" w:hAnsi="Times New Roman" w:cs="Times New Roman"/>
          <w:b/>
        </w:rPr>
        <w:t xml:space="preserve">YOU ARE HEREBY GIVEN NOTICE </w:t>
      </w:r>
      <w:r w:rsidRPr="00DF53AE">
        <w:rPr>
          <w:rFonts w:ascii="Times New Roman" w:hAnsi="Times New Roman" w:cs="Times New Roman"/>
        </w:rPr>
        <w:t xml:space="preserve">of the above application and that you are to appear before the Youth Court _____ at 3 Havelock Square Singapore 059725 on </w:t>
      </w:r>
      <w:r w:rsidRPr="00DF53AE">
        <w:rPr>
          <w:rFonts w:ascii="Times New Roman" w:hAnsi="Times New Roman" w:cs="Times New Roman"/>
          <w:u w:val="single"/>
        </w:rPr>
        <w:t>(date)</w:t>
      </w:r>
      <w:r w:rsidRPr="00DF53AE">
        <w:rPr>
          <w:rFonts w:ascii="Times New Roman" w:hAnsi="Times New Roman" w:cs="Times New Roman"/>
        </w:rPr>
        <w:t xml:space="preserve"> at </w:t>
      </w:r>
      <w:r w:rsidRPr="00DF53AE">
        <w:rPr>
          <w:rFonts w:ascii="Times New Roman" w:hAnsi="Times New Roman" w:cs="Times New Roman"/>
          <w:u w:val="single"/>
        </w:rPr>
        <w:t>(time)</w:t>
      </w:r>
      <w:r w:rsidRPr="00DF53AE">
        <w:rPr>
          <w:rFonts w:ascii="Times New Roman" w:hAnsi="Times New Roman" w:cs="Times New Roman"/>
        </w:rPr>
        <w:t xml:space="preserve"> to be heard on the application.</w:t>
      </w:r>
    </w:p>
    <w:p w14:paraId="079315CF" w14:textId="77777777" w:rsidR="00DF53AE" w:rsidRPr="00DF53AE" w:rsidRDefault="00DF53AE" w:rsidP="00DF53AE">
      <w:pPr>
        <w:pBdr>
          <w:top w:val="single" w:sz="4" w:space="1" w:color="auto"/>
          <w:left w:val="single" w:sz="4" w:space="4" w:color="auto"/>
          <w:bottom w:val="single" w:sz="4" w:space="1" w:color="auto"/>
          <w:right w:val="single" w:sz="4" w:space="4" w:color="auto"/>
        </w:pBdr>
        <w:ind w:firstLine="720"/>
        <w:jc w:val="both"/>
        <w:divId w:val="2116439976"/>
        <w:rPr>
          <w:rFonts w:ascii="Times New Roman" w:hAnsi="Times New Roman" w:cs="Times New Roman"/>
        </w:rPr>
      </w:pPr>
      <w:r w:rsidRPr="00DF53AE">
        <w:rPr>
          <w:rFonts w:ascii="Times New Roman" w:hAnsi="Times New Roman" w:cs="Times New Roman"/>
          <w:b/>
        </w:rPr>
        <w:t>TAKE NOTICE</w:t>
      </w:r>
      <w:r w:rsidRPr="00DF53AE">
        <w:rPr>
          <w:rFonts w:ascii="Times New Roman" w:hAnsi="Times New Roman" w:cs="Times New Roman"/>
        </w:rPr>
        <w:t xml:space="preserve"> that if you do not appear as stipulated above, the Court may proceed to hear and determine the application without further reference to you. </w:t>
      </w:r>
    </w:p>
    <w:p w14:paraId="30B8545B" w14:textId="77777777" w:rsidR="00DF53AE" w:rsidRPr="00DF53AE" w:rsidRDefault="00DF53AE" w:rsidP="00DF53AE">
      <w:pPr>
        <w:pBdr>
          <w:top w:val="single" w:sz="4" w:space="1" w:color="auto"/>
          <w:left w:val="single" w:sz="4" w:space="4" w:color="auto"/>
          <w:bottom w:val="single" w:sz="4" w:space="1" w:color="auto"/>
          <w:right w:val="single" w:sz="4" w:space="4" w:color="auto"/>
        </w:pBdr>
        <w:divId w:val="2116439976"/>
        <w:rPr>
          <w:rFonts w:ascii="Times New Roman" w:hAnsi="Times New Roman" w:cs="Times New Roman"/>
          <w:i/>
          <w:sz w:val="20"/>
          <w:szCs w:val="20"/>
        </w:rPr>
      </w:pPr>
      <w:r w:rsidRPr="00DF53AE">
        <w:rPr>
          <w:rFonts w:ascii="Times New Roman" w:hAnsi="Times New Roman" w:cs="Times New Roman"/>
          <w:i/>
          <w:sz w:val="20"/>
          <w:szCs w:val="20"/>
        </w:rPr>
        <w:t>* Delete where inapplicable</w:t>
      </w:r>
    </w:p>
    <w:p w14:paraId="2A88FCB4" w14:textId="77777777" w:rsidR="00DF53AE" w:rsidRPr="00DF53AE" w:rsidRDefault="00DF53AE" w:rsidP="00DF53AE">
      <w:pPr>
        <w:pBdr>
          <w:top w:val="single" w:sz="4" w:space="1" w:color="auto"/>
          <w:left w:val="single" w:sz="4" w:space="4" w:color="auto"/>
          <w:bottom w:val="single" w:sz="4" w:space="1" w:color="auto"/>
          <w:right w:val="single" w:sz="4" w:space="4" w:color="auto"/>
        </w:pBdr>
        <w:jc w:val="both"/>
        <w:divId w:val="2116439976"/>
        <w:rPr>
          <w:rFonts w:ascii="Times New Roman" w:hAnsi="Times New Roman" w:cs="Times New Roman"/>
          <w:sz w:val="22"/>
          <w:szCs w:val="22"/>
        </w:rPr>
      </w:pPr>
      <w:r w:rsidRPr="00DF53AE">
        <w:rPr>
          <w:rFonts w:ascii="Times New Roman" w:hAnsi="Times New Roman" w:cs="Times New Roman"/>
        </w:rPr>
        <w:tab/>
        <w:t xml:space="preserve">Dated this _______ day of ________________, 20 ______. </w:t>
      </w:r>
    </w:p>
    <w:p w14:paraId="64535078" w14:textId="77777777" w:rsidR="00DF53AE" w:rsidRPr="00DF53AE" w:rsidRDefault="00DF53AE" w:rsidP="00DF53AE">
      <w:pPr>
        <w:pBdr>
          <w:top w:val="single" w:sz="4" w:space="1" w:color="auto"/>
          <w:left w:val="single" w:sz="4" w:space="4" w:color="auto"/>
          <w:bottom w:val="single" w:sz="4" w:space="1" w:color="auto"/>
          <w:right w:val="single" w:sz="4" w:space="4" w:color="auto"/>
        </w:pBdr>
        <w:jc w:val="both"/>
        <w:divId w:val="2116439976"/>
        <w:rPr>
          <w:rFonts w:ascii="Times New Roman" w:hAnsi="Times New Roman" w:cs="Times New Roman"/>
          <w:i/>
        </w:rPr>
      </w:pPr>
      <w:r w:rsidRPr="00DF53AE">
        <w:rPr>
          <w:rFonts w:ascii="Times New Roman" w:hAnsi="Times New Roman" w:cs="Times New Roman"/>
        </w:rPr>
        <w:tab/>
      </w:r>
      <w:r w:rsidRPr="00DF53AE">
        <w:rPr>
          <w:rFonts w:ascii="Times New Roman" w:hAnsi="Times New Roman" w:cs="Times New Roman"/>
        </w:rPr>
        <w:tab/>
      </w:r>
      <w:r w:rsidRPr="00DF53AE">
        <w:rPr>
          <w:rFonts w:ascii="Times New Roman" w:hAnsi="Times New Roman" w:cs="Times New Roman"/>
        </w:rPr>
        <w:tab/>
      </w:r>
      <w:r w:rsidRPr="00DF53AE">
        <w:rPr>
          <w:rFonts w:ascii="Times New Roman" w:hAnsi="Times New Roman" w:cs="Times New Roman"/>
          <w:i/>
        </w:rPr>
        <w:t>Court Seal</w:t>
      </w:r>
    </w:p>
    <w:p w14:paraId="6B42E595" w14:textId="77777777" w:rsidR="00DF53AE" w:rsidRPr="00DF53AE" w:rsidRDefault="00DF53AE" w:rsidP="00DF53AE">
      <w:pPr>
        <w:pBdr>
          <w:top w:val="single" w:sz="4" w:space="1" w:color="auto"/>
          <w:left w:val="single" w:sz="4" w:space="4" w:color="auto"/>
          <w:bottom w:val="single" w:sz="4" w:space="1" w:color="auto"/>
          <w:right w:val="single" w:sz="4" w:space="4" w:color="auto"/>
        </w:pBdr>
        <w:jc w:val="both"/>
        <w:divId w:val="2116439976"/>
        <w:rPr>
          <w:rFonts w:ascii="Times New Roman" w:hAnsi="Times New Roman" w:cs="Times New Roman"/>
        </w:rPr>
      </w:pPr>
      <w:r w:rsidRPr="00DF53AE">
        <w:rPr>
          <w:rFonts w:ascii="Times New Roman" w:hAnsi="Times New Roman" w:cs="Times New Roman"/>
        </w:rPr>
        <w:t>………………………</w:t>
      </w:r>
      <w:r w:rsidRPr="00DF53AE">
        <w:rPr>
          <w:rFonts w:ascii="Times New Roman" w:hAnsi="Times New Roman" w:cs="Times New Roman"/>
        </w:rPr>
        <w:tab/>
      </w:r>
      <w:r w:rsidRPr="00DF53AE">
        <w:rPr>
          <w:rFonts w:ascii="Times New Roman" w:hAnsi="Times New Roman" w:cs="Times New Roman"/>
        </w:rPr>
        <w:tab/>
      </w:r>
      <w:r w:rsidRPr="00DF53AE">
        <w:rPr>
          <w:rFonts w:ascii="Times New Roman" w:hAnsi="Times New Roman" w:cs="Times New Roman"/>
        </w:rPr>
        <w:tab/>
      </w:r>
      <w:r w:rsidRPr="00DF53AE">
        <w:rPr>
          <w:rFonts w:ascii="Times New Roman" w:hAnsi="Times New Roman" w:cs="Times New Roman"/>
        </w:rPr>
        <w:tab/>
      </w:r>
      <w:r w:rsidRPr="00DF53AE">
        <w:rPr>
          <w:rFonts w:ascii="Times New Roman" w:hAnsi="Times New Roman" w:cs="Times New Roman"/>
        </w:rPr>
        <w:tab/>
        <w:t xml:space="preserve">     </w:t>
      </w:r>
      <w:r w:rsidRPr="00DF53AE">
        <w:rPr>
          <w:rFonts w:ascii="Times New Roman" w:hAnsi="Times New Roman" w:cs="Times New Roman"/>
        </w:rPr>
        <w:tab/>
        <w:t xml:space="preserve"> ….………………………</w:t>
      </w:r>
    </w:p>
    <w:p w14:paraId="006E64BE" w14:textId="77777777" w:rsidR="00DF53AE" w:rsidRPr="00DF53AE" w:rsidRDefault="00DF53AE" w:rsidP="00DF53AE">
      <w:pPr>
        <w:pBdr>
          <w:top w:val="single" w:sz="4" w:space="1" w:color="auto"/>
          <w:left w:val="single" w:sz="4" w:space="4" w:color="auto"/>
          <w:bottom w:val="single" w:sz="4" w:space="1" w:color="auto"/>
          <w:right w:val="single" w:sz="4" w:space="4" w:color="auto"/>
        </w:pBdr>
        <w:jc w:val="both"/>
        <w:divId w:val="2116439976"/>
        <w:rPr>
          <w:rFonts w:ascii="Times New Roman" w:hAnsi="Times New Roman" w:cs="Times New Roman"/>
        </w:rPr>
      </w:pPr>
      <w:r w:rsidRPr="00DF53AE">
        <w:rPr>
          <w:rFonts w:ascii="Times New Roman" w:hAnsi="Times New Roman" w:cs="Times New Roman"/>
        </w:rPr>
        <w:t>Clerk</w:t>
      </w:r>
      <w:r w:rsidRPr="00DF53AE">
        <w:rPr>
          <w:rFonts w:ascii="Times New Roman" w:hAnsi="Times New Roman" w:cs="Times New Roman"/>
        </w:rPr>
        <w:tab/>
      </w:r>
      <w:r w:rsidRPr="00DF53AE">
        <w:rPr>
          <w:rFonts w:ascii="Times New Roman" w:hAnsi="Times New Roman" w:cs="Times New Roman"/>
        </w:rPr>
        <w:tab/>
      </w:r>
      <w:r w:rsidRPr="00DF53AE">
        <w:rPr>
          <w:rFonts w:ascii="Times New Roman" w:hAnsi="Times New Roman" w:cs="Times New Roman"/>
        </w:rPr>
        <w:tab/>
      </w:r>
      <w:r w:rsidRPr="00DF53AE">
        <w:rPr>
          <w:rFonts w:ascii="Times New Roman" w:hAnsi="Times New Roman" w:cs="Times New Roman"/>
        </w:rPr>
        <w:tab/>
      </w:r>
      <w:r w:rsidRPr="00DF53AE">
        <w:rPr>
          <w:rFonts w:ascii="Times New Roman" w:hAnsi="Times New Roman" w:cs="Times New Roman"/>
        </w:rPr>
        <w:tab/>
      </w:r>
      <w:r w:rsidRPr="00DF53AE">
        <w:rPr>
          <w:rFonts w:ascii="Times New Roman" w:hAnsi="Times New Roman" w:cs="Times New Roman"/>
        </w:rPr>
        <w:tab/>
        <w:t xml:space="preserve">     </w:t>
      </w:r>
      <w:r w:rsidRPr="00DF53AE">
        <w:rPr>
          <w:rFonts w:ascii="Times New Roman" w:hAnsi="Times New Roman" w:cs="Times New Roman"/>
        </w:rPr>
        <w:tab/>
      </w:r>
      <w:r w:rsidRPr="00DF53AE">
        <w:rPr>
          <w:rFonts w:ascii="Times New Roman" w:hAnsi="Times New Roman" w:cs="Times New Roman"/>
        </w:rPr>
        <w:tab/>
        <w:t>District Judge / Magistrate</w:t>
      </w:r>
    </w:p>
    <w:p w14:paraId="261B77CF" w14:textId="77777777" w:rsidR="00DF53AE" w:rsidRPr="00DF53AE" w:rsidRDefault="00DF53AE" w:rsidP="00DF53AE">
      <w:pPr>
        <w:pBdr>
          <w:top w:val="single" w:sz="4" w:space="1" w:color="auto"/>
          <w:left w:val="single" w:sz="4" w:space="4" w:color="auto"/>
          <w:bottom w:val="single" w:sz="4" w:space="1" w:color="auto"/>
          <w:right w:val="single" w:sz="4" w:space="4" w:color="auto"/>
        </w:pBdr>
        <w:spacing w:line="480" w:lineRule="auto"/>
        <w:jc w:val="both"/>
        <w:divId w:val="2116439976"/>
        <w:rPr>
          <w:rFonts w:ascii="Times New Roman" w:hAnsi="Times New Roman" w:cs="Times New Roman"/>
        </w:rPr>
      </w:pPr>
      <w:r w:rsidRPr="00DF53AE">
        <w:rPr>
          <w:rFonts w:ascii="Times New Roman" w:hAnsi="Times New Roman" w:cs="Times New Roman"/>
        </w:rPr>
        <w:t>Department …………………………</w:t>
      </w:r>
    </w:p>
    <w:p w14:paraId="06D00F2E" w14:textId="77777777" w:rsidR="00DF53AE" w:rsidRPr="00DF53AE" w:rsidRDefault="00DF53AE" w:rsidP="00DF53AE">
      <w:pPr>
        <w:pBdr>
          <w:top w:val="single" w:sz="4" w:space="1" w:color="auto"/>
          <w:left w:val="single" w:sz="4" w:space="4" w:color="auto"/>
          <w:bottom w:val="single" w:sz="4" w:space="1" w:color="auto"/>
          <w:right w:val="single" w:sz="4" w:space="4" w:color="auto"/>
        </w:pBdr>
        <w:spacing w:line="480" w:lineRule="auto"/>
        <w:jc w:val="both"/>
        <w:divId w:val="2116439976"/>
        <w:rPr>
          <w:rFonts w:ascii="Times New Roman" w:hAnsi="Times New Roman" w:cs="Times New Roman"/>
        </w:rPr>
      </w:pPr>
      <w:r w:rsidRPr="00DF53AE">
        <w:rPr>
          <w:rFonts w:ascii="Times New Roman" w:hAnsi="Times New Roman" w:cs="Times New Roman"/>
        </w:rPr>
        <w:lastRenderedPageBreak/>
        <w:t xml:space="preserve">Received the duplicate of this process on the ________day of __________________, 20_____.                                                                                                          </w:t>
      </w:r>
    </w:p>
    <w:p w14:paraId="76E3018E" w14:textId="77777777" w:rsidR="00DF53AE" w:rsidRPr="00DF53AE" w:rsidRDefault="00DF53AE" w:rsidP="00DF53AE">
      <w:pPr>
        <w:pBdr>
          <w:top w:val="single" w:sz="4" w:space="1" w:color="auto"/>
          <w:left w:val="single" w:sz="4" w:space="4" w:color="auto"/>
          <w:bottom w:val="single" w:sz="4" w:space="1" w:color="auto"/>
          <w:right w:val="single" w:sz="4" w:space="4" w:color="auto"/>
        </w:pBdr>
        <w:jc w:val="right"/>
        <w:divId w:val="2116439976"/>
        <w:rPr>
          <w:rFonts w:ascii="Times New Roman" w:hAnsi="Times New Roman" w:cs="Times New Roman"/>
        </w:rPr>
      </w:pPr>
      <w:r w:rsidRPr="00DF53AE">
        <w:rPr>
          <w:rFonts w:ascii="Times New Roman" w:hAnsi="Times New Roman" w:cs="Times New Roman"/>
        </w:rPr>
        <w:t>………………..………………</w:t>
      </w:r>
    </w:p>
    <w:p w14:paraId="7DBFA2B9" w14:textId="77777777" w:rsidR="00DF53AE" w:rsidRPr="00DF53AE" w:rsidRDefault="00DF53AE" w:rsidP="00DF53AE">
      <w:pPr>
        <w:pBdr>
          <w:top w:val="single" w:sz="4" w:space="1" w:color="auto"/>
          <w:left w:val="single" w:sz="4" w:space="4" w:color="auto"/>
          <w:bottom w:val="single" w:sz="4" w:space="1" w:color="auto"/>
          <w:right w:val="single" w:sz="4" w:space="4" w:color="auto"/>
        </w:pBdr>
        <w:jc w:val="center"/>
        <w:divId w:val="2116439976"/>
        <w:rPr>
          <w:rFonts w:ascii="Times New Roman" w:hAnsi="Times New Roman" w:cs="Times New Roman"/>
        </w:rPr>
      </w:pPr>
      <w:r w:rsidRPr="00DF53AE">
        <w:rPr>
          <w:rFonts w:ascii="Times New Roman" w:hAnsi="Times New Roman" w:cs="Times New Roman"/>
        </w:rPr>
        <w:t xml:space="preserve">                                                                                                          Name &amp; Signature</w:t>
      </w:r>
    </w:p>
    <w:p w14:paraId="3BD29EA6" w14:textId="77777777" w:rsidR="00DF53AE" w:rsidRPr="00DF53AE" w:rsidRDefault="00DF53AE" w:rsidP="00DF53AE">
      <w:pPr>
        <w:spacing w:after="0"/>
        <w:divId w:val="2116439976"/>
        <w:rPr>
          <w:rFonts w:ascii="Times New Roman" w:hAnsi="Times New Roman" w:cs="Times New Roman"/>
          <w:b/>
          <w:caps/>
          <w:highlight w:val="yellow"/>
          <w:lang w:val="en-GB" w:eastAsia="zh-CN"/>
        </w:rPr>
      </w:pPr>
    </w:p>
    <w:p w14:paraId="1A1D217F" w14:textId="77777777" w:rsidR="00DF53AE" w:rsidRPr="00DF53AE" w:rsidRDefault="00DF53AE" w:rsidP="00DF53AE">
      <w:pPr>
        <w:spacing w:after="0"/>
        <w:divId w:val="2116439976"/>
        <w:rPr>
          <w:rFonts w:ascii="Times New Roman" w:hAnsi="Times New Roman" w:cs="Times New Roman"/>
          <w:b/>
          <w:caps/>
          <w:highlight w:val="yellow"/>
          <w:lang w:val="en-GB" w:eastAsia="zh-CN"/>
        </w:rPr>
      </w:pPr>
    </w:p>
    <w:p w14:paraId="6A9ABAC8" w14:textId="77777777" w:rsidR="00DF53AE" w:rsidRPr="00DF53AE" w:rsidRDefault="00DF53AE" w:rsidP="00DF53AE">
      <w:pPr>
        <w:spacing w:after="0"/>
        <w:divId w:val="2116439976"/>
        <w:rPr>
          <w:rFonts w:ascii="Times New Roman" w:hAnsi="Times New Roman" w:cs="Times New Roman"/>
          <w:b/>
          <w:caps/>
          <w:highlight w:val="yellow"/>
          <w:lang w:val="en-GB" w:eastAsia="zh-CN"/>
        </w:rPr>
      </w:pPr>
    </w:p>
    <w:p w14:paraId="4CFC8CF5" w14:textId="77777777" w:rsidR="00DF53AE" w:rsidRPr="00DF53AE" w:rsidRDefault="00DF53AE" w:rsidP="00DF53AE">
      <w:pPr>
        <w:spacing w:after="0"/>
        <w:divId w:val="2116439976"/>
        <w:rPr>
          <w:rFonts w:ascii="Times New Roman" w:hAnsi="Times New Roman" w:cs="Times New Roman"/>
          <w:b/>
          <w:caps/>
          <w:highlight w:val="yellow"/>
          <w:lang w:val="en-GB" w:eastAsia="zh-CN"/>
        </w:rPr>
      </w:pPr>
    </w:p>
    <w:p w14:paraId="0FB867FA" w14:textId="77777777" w:rsidR="00DF53AE" w:rsidRPr="00DF53AE" w:rsidRDefault="00DF53AE" w:rsidP="00DF53AE">
      <w:pPr>
        <w:spacing w:after="0"/>
        <w:divId w:val="2116439976"/>
        <w:rPr>
          <w:rFonts w:ascii="Times New Roman" w:hAnsi="Times New Roman" w:cs="Times New Roman"/>
          <w:b/>
          <w:caps/>
          <w:highlight w:val="yellow"/>
          <w:lang w:val="en-GB" w:eastAsia="zh-CN"/>
        </w:rPr>
      </w:pPr>
    </w:p>
    <w:p w14:paraId="3079948C" w14:textId="77777777" w:rsidR="00DF53AE" w:rsidRPr="00DF53AE" w:rsidRDefault="00DF53AE" w:rsidP="00DF53AE">
      <w:pPr>
        <w:spacing w:after="0"/>
        <w:divId w:val="2116439976"/>
        <w:rPr>
          <w:rFonts w:ascii="Times New Roman" w:hAnsi="Times New Roman" w:cs="Times New Roman"/>
          <w:b/>
          <w:caps/>
          <w:highlight w:val="yellow"/>
          <w:lang w:val="en-GB" w:eastAsia="zh-CN"/>
        </w:rPr>
      </w:pPr>
    </w:p>
    <w:p w14:paraId="43449793" w14:textId="77777777" w:rsidR="00DF53AE" w:rsidRPr="00DF53AE" w:rsidRDefault="00DF53AE" w:rsidP="00DF53AE">
      <w:pPr>
        <w:spacing w:after="0"/>
        <w:divId w:val="2116439976"/>
        <w:rPr>
          <w:rFonts w:ascii="Times New Roman" w:hAnsi="Times New Roman" w:cs="Times New Roman"/>
          <w:b/>
          <w:caps/>
          <w:highlight w:val="yellow"/>
          <w:lang w:val="en-GB" w:eastAsia="zh-CN"/>
        </w:rPr>
      </w:pPr>
    </w:p>
    <w:p w14:paraId="3977BEA4" w14:textId="77777777" w:rsidR="00DF53AE" w:rsidRPr="00DF53AE" w:rsidRDefault="00DF53AE" w:rsidP="00DF53AE">
      <w:pPr>
        <w:spacing w:after="0"/>
        <w:divId w:val="2116439976"/>
        <w:rPr>
          <w:rFonts w:ascii="Times New Roman" w:hAnsi="Times New Roman" w:cs="Times New Roman"/>
          <w:b/>
          <w:caps/>
          <w:highlight w:val="yellow"/>
          <w:lang w:val="en-GB" w:eastAsia="zh-CN"/>
        </w:rPr>
      </w:pPr>
    </w:p>
    <w:p w14:paraId="41D9640F" w14:textId="77777777" w:rsidR="00DF53AE" w:rsidRPr="00DF53AE" w:rsidRDefault="00DF53AE" w:rsidP="00DF53AE">
      <w:pPr>
        <w:divId w:val="2116439976"/>
        <w:rPr>
          <w:rFonts w:ascii="Times New Roman" w:hAnsi="Times New Roman" w:cs="Times New Roman"/>
          <w:caps/>
          <w:sz w:val="20"/>
          <w:szCs w:val="20"/>
          <w:lang w:val="en-GB" w:eastAsia="zh-CN"/>
        </w:rPr>
      </w:pPr>
      <w:r w:rsidRPr="00DF53AE">
        <w:rPr>
          <w:rFonts w:ascii="Times New Roman" w:hAnsi="Times New Roman" w:cs="Times New Roman"/>
          <w:caps/>
          <w:sz w:val="20"/>
          <w:szCs w:val="20"/>
          <w:lang w:val="en-GB" w:eastAsia="zh-CN"/>
        </w:rPr>
        <w:br w:type="page"/>
      </w:r>
    </w:p>
    <w:p w14:paraId="4BE05C0E" w14:textId="77777777" w:rsidR="00DF53AE" w:rsidRPr="00DF53AE" w:rsidRDefault="00DF53AE" w:rsidP="00DF53AE">
      <w:pPr>
        <w:spacing w:after="0"/>
        <w:divId w:val="2116439976"/>
        <w:rPr>
          <w:rFonts w:ascii="Times New Roman" w:hAnsi="Times New Roman" w:cs="Times New Roman"/>
          <w:b/>
          <w:caps/>
          <w:sz w:val="22"/>
          <w:szCs w:val="22"/>
          <w:lang w:val="en-GB" w:eastAsia="zh-CN"/>
        </w:rPr>
      </w:pPr>
      <w:r w:rsidRPr="00DF53AE">
        <w:rPr>
          <w:rFonts w:ascii="Times New Roman" w:hAnsi="Times New Roman" w:cs="Times New Roman"/>
          <w:caps/>
          <w:sz w:val="20"/>
          <w:szCs w:val="20"/>
          <w:lang w:val="en-GB" w:eastAsia="zh-CN"/>
        </w:rPr>
        <w:lastRenderedPageBreak/>
        <w:t>R.148D(3)</w:t>
      </w:r>
      <w:r w:rsidRPr="00DF53AE">
        <w:rPr>
          <w:rFonts w:ascii="Times New Roman" w:hAnsi="Times New Roman" w:cs="Times New Roman"/>
          <w:caps/>
          <w:sz w:val="20"/>
          <w:szCs w:val="20"/>
          <w:lang w:val="en-GB" w:eastAsia="zh-CN"/>
        </w:rPr>
        <w:tab/>
      </w:r>
      <w:r w:rsidRPr="00DF53AE">
        <w:rPr>
          <w:rFonts w:ascii="Times New Roman" w:hAnsi="Times New Roman" w:cs="Times New Roman"/>
          <w:caps/>
          <w:sz w:val="20"/>
          <w:szCs w:val="20"/>
          <w:lang w:val="en-GB" w:eastAsia="zh-CN"/>
        </w:rPr>
        <w:tab/>
      </w:r>
      <w:r w:rsidRPr="00DF53AE">
        <w:rPr>
          <w:rFonts w:ascii="Times New Roman" w:hAnsi="Times New Roman" w:cs="Times New Roman"/>
          <w:caps/>
          <w:sz w:val="20"/>
          <w:szCs w:val="20"/>
          <w:lang w:val="en-GB" w:eastAsia="zh-CN"/>
        </w:rPr>
        <w:tab/>
      </w:r>
      <w:r w:rsidRPr="00DF53AE">
        <w:rPr>
          <w:rFonts w:ascii="Times New Roman" w:hAnsi="Times New Roman" w:cs="Times New Roman"/>
          <w:caps/>
          <w:sz w:val="20"/>
          <w:szCs w:val="20"/>
          <w:lang w:val="en-GB" w:eastAsia="zh-CN"/>
        </w:rPr>
        <w:tab/>
      </w:r>
      <w:r w:rsidRPr="00DF53AE">
        <w:rPr>
          <w:rFonts w:ascii="Times New Roman" w:hAnsi="Times New Roman" w:cs="Times New Roman"/>
          <w:b/>
          <w:caps/>
          <w:lang w:val="en-GB" w:eastAsia="zh-CN"/>
        </w:rPr>
        <w:t>Form 45d</w:t>
      </w:r>
    </w:p>
    <w:p w14:paraId="79385F4C" w14:textId="77777777" w:rsidR="00DF53AE" w:rsidRPr="00DF53AE" w:rsidRDefault="00DF53AE" w:rsidP="00DF53AE">
      <w:pPr>
        <w:pBdr>
          <w:top w:val="single" w:sz="4" w:space="1" w:color="auto"/>
          <w:left w:val="single" w:sz="4" w:space="4" w:color="auto"/>
          <w:bottom w:val="single" w:sz="4" w:space="1" w:color="auto"/>
          <w:right w:val="single" w:sz="4" w:space="4" w:color="auto"/>
        </w:pBdr>
        <w:jc w:val="center"/>
        <w:divId w:val="2116439976"/>
        <w:rPr>
          <w:rFonts w:ascii="Times New Roman" w:hAnsi="Times New Roman" w:cs="Times New Roman"/>
          <w:b/>
          <w:u w:val="single"/>
          <w:lang w:val="en-GB" w:eastAsia="en-US"/>
        </w:rPr>
      </w:pPr>
      <w:r w:rsidRPr="00DF53AE">
        <w:rPr>
          <w:rFonts w:ascii="Times New Roman" w:hAnsi="Times New Roman" w:cs="Times New Roman"/>
          <w:b/>
          <w:u w:val="single"/>
          <w:lang w:val="en-GB"/>
        </w:rPr>
        <w:t>IN THE FAMILY JUSTICE COURTS OF THE REPUBLIC OF SINGAPORE</w:t>
      </w:r>
    </w:p>
    <w:p w14:paraId="02ACDB20" w14:textId="77777777" w:rsidR="00DF53AE" w:rsidRPr="00DF53AE" w:rsidRDefault="00DF53AE" w:rsidP="00DF53AE">
      <w:pPr>
        <w:pBdr>
          <w:top w:val="single" w:sz="4" w:space="1" w:color="auto"/>
          <w:left w:val="single" w:sz="4" w:space="4" w:color="auto"/>
          <w:bottom w:val="single" w:sz="4" w:space="1" w:color="auto"/>
          <w:right w:val="single" w:sz="4" w:space="4" w:color="auto"/>
        </w:pBdr>
        <w:spacing w:after="0"/>
        <w:jc w:val="center"/>
        <w:divId w:val="2116439976"/>
        <w:rPr>
          <w:rFonts w:ascii="Times New Roman" w:hAnsi="Times New Roman" w:cs="Times New Roman"/>
          <w:lang w:val="en-GB"/>
        </w:rPr>
      </w:pPr>
    </w:p>
    <w:p w14:paraId="3C5F1F7C" w14:textId="77777777" w:rsidR="00DF53AE" w:rsidRPr="00DF53AE" w:rsidRDefault="00DF53AE" w:rsidP="00DF53AE">
      <w:pPr>
        <w:pBdr>
          <w:top w:val="single" w:sz="4" w:space="1" w:color="auto"/>
          <w:left w:val="single" w:sz="4" w:space="4" w:color="auto"/>
          <w:bottom w:val="single" w:sz="4" w:space="1" w:color="auto"/>
          <w:right w:val="single" w:sz="4" w:space="4" w:color="auto"/>
        </w:pBdr>
        <w:jc w:val="center"/>
        <w:divId w:val="2116439976"/>
        <w:rPr>
          <w:rFonts w:ascii="Times New Roman" w:hAnsi="Times New Roman" w:cs="Times New Roman"/>
          <w:lang w:val="en-GB"/>
        </w:rPr>
      </w:pPr>
      <w:r w:rsidRPr="00DF53AE">
        <w:rPr>
          <w:rFonts w:ascii="Times New Roman" w:hAnsi="Times New Roman" w:cs="Times New Roman"/>
          <w:lang w:val="en-GB"/>
        </w:rPr>
        <w:t xml:space="preserve">IN THE MATTER OF THE CHILDREN AND YOUNG PERSONS ACT (CAP.38) </w:t>
      </w:r>
    </w:p>
    <w:p w14:paraId="2847AF1E" w14:textId="77777777" w:rsidR="00DF53AE" w:rsidRPr="00DF53AE" w:rsidRDefault="00DF53AE" w:rsidP="00DF53AE">
      <w:pPr>
        <w:pBdr>
          <w:top w:val="single" w:sz="4" w:space="1" w:color="auto"/>
          <w:left w:val="single" w:sz="4" w:space="4" w:color="auto"/>
          <w:bottom w:val="single" w:sz="4" w:space="1" w:color="auto"/>
          <w:right w:val="single" w:sz="4" w:space="4" w:color="auto"/>
        </w:pBdr>
        <w:jc w:val="center"/>
        <w:divId w:val="2116439976"/>
        <w:rPr>
          <w:rFonts w:ascii="Times New Roman" w:hAnsi="Times New Roman" w:cs="Times New Roman"/>
          <w:lang w:val="en-GB"/>
        </w:rPr>
      </w:pPr>
      <w:r w:rsidRPr="00DF53AE">
        <w:rPr>
          <w:rFonts w:ascii="Times New Roman" w:hAnsi="Times New Roman" w:cs="Times New Roman"/>
          <w:lang w:val="en-GB"/>
        </w:rPr>
        <w:t xml:space="preserve">AND </w:t>
      </w:r>
    </w:p>
    <w:p w14:paraId="6115DEEC" w14:textId="77777777" w:rsidR="00DF53AE" w:rsidRPr="00DF53AE" w:rsidRDefault="00DF53AE" w:rsidP="00DF53AE">
      <w:pPr>
        <w:pBdr>
          <w:top w:val="single" w:sz="4" w:space="1" w:color="auto"/>
          <w:left w:val="single" w:sz="4" w:space="4" w:color="auto"/>
          <w:bottom w:val="single" w:sz="4" w:space="1" w:color="auto"/>
          <w:right w:val="single" w:sz="4" w:space="4" w:color="auto"/>
        </w:pBdr>
        <w:ind w:firstLine="720"/>
        <w:jc w:val="center"/>
        <w:divId w:val="2116439976"/>
        <w:rPr>
          <w:rFonts w:ascii="Times New Roman" w:hAnsi="Times New Roman" w:cs="Times New Roman"/>
          <w:lang w:val="en-GB"/>
        </w:rPr>
      </w:pPr>
      <w:r w:rsidRPr="00DF53AE">
        <w:rPr>
          <w:rFonts w:ascii="Times New Roman" w:hAnsi="Times New Roman" w:cs="Times New Roman"/>
          <w:lang w:val="en-GB"/>
        </w:rPr>
        <w:t>IN THE MATTER OF A CHILD OR YOUNG PERSON</w:t>
      </w:r>
    </w:p>
    <w:p w14:paraId="1F15F973" w14:textId="77777777" w:rsidR="00DF53AE" w:rsidRPr="00DF53AE" w:rsidRDefault="00DF53AE" w:rsidP="00DF53A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divId w:val="2116439976"/>
        <w:rPr>
          <w:rFonts w:ascii="Times New Roman" w:hAnsi="Times New Roman" w:cs="Times New Roman"/>
        </w:rPr>
      </w:pPr>
    </w:p>
    <w:p w14:paraId="290F71F7" w14:textId="77777777" w:rsidR="00DF53AE" w:rsidRPr="00DF53AE" w:rsidRDefault="00DF53AE" w:rsidP="00DF53A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20"/>
        <w:divId w:val="2116439976"/>
        <w:rPr>
          <w:rFonts w:ascii="Times New Roman" w:hAnsi="Times New Roman" w:cs="Times New Roman"/>
          <w:b/>
          <w:u w:val="single"/>
        </w:rPr>
      </w:pPr>
      <w:r w:rsidRPr="00DF53AE">
        <w:rPr>
          <w:rFonts w:ascii="Times New Roman" w:hAnsi="Times New Roman" w:cs="Times New Roman"/>
          <w:b/>
          <w:u w:val="single"/>
        </w:rPr>
        <w:t xml:space="preserve">APPLICATION BY PARENT / GUARDIAN* OF CHILD OR YOUNG PERSON </w:t>
      </w:r>
    </w:p>
    <w:p w14:paraId="5093EB9E" w14:textId="77777777" w:rsidR="00DF53AE" w:rsidRPr="00DF53AE" w:rsidRDefault="00DF53AE" w:rsidP="00DF53A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divId w:val="2116439976"/>
        <w:rPr>
          <w:rFonts w:ascii="Times New Roman" w:hAnsi="Times New Roman" w:cs="Times New Roman"/>
        </w:rPr>
      </w:pPr>
    </w:p>
    <w:p w14:paraId="55C2F2E6" w14:textId="77777777" w:rsidR="00DF53AE" w:rsidRPr="00DF53AE" w:rsidRDefault="00DF53AE" w:rsidP="00DF53A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20"/>
        <w:divId w:val="2116439976"/>
        <w:rPr>
          <w:rFonts w:ascii="Times New Roman" w:hAnsi="Times New Roman" w:cs="Times New Roman"/>
        </w:rPr>
      </w:pPr>
      <w:r w:rsidRPr="00DF53AE">
        <w:rPr>
          <w:rFonts w:ascii="Times New Roman" w:hAnsi="Times New Roman" w:cs="Times New Roman"/>
        </w:rPr>
        <w:t>I, ________ (NRIC No./ID No: ____________ )  the parent/guardian* of the undermentioned  child/young person hereby apply to the Youth Court under the undermentioned provision(s) for the appropriate orders to be made under the Children and Young Persons Act (Cap 38) :</w:t>
      </w:r>
    </w:p>
    <w:p w14:paraId="32ED4DFA" w14:textId="77777777" w:rsidR="00DF53AE" w:rsidRPr="00DF53AE" w:rsidRDefault="00DF53AE" w:rsidP="00DF53A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divId w:val="2116439976"/>
        <w:rPr>
          <w:rFonts w:ascii="Times New Roman" w:hAnsi="Times New Roman" w:cs="Times New Roman"/>
        </w:rPr>
      </w:pPr>
    </w:p>
    <w:p w14:paraId="54D5434A" w14:textId="77777777" w:rsidR="00DF53AE" w:rsidRPr="00DF53AE" w:rsidRDefault="00DF53AE" w:rsidP="00DF53A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divId w:val="2116439976"/>
        <w:rPr>
          <w:rFonts w:ascii="Times New Roman" w:hAnsi="Times New Roman" w:cs="Times New Roman"/>
        </w:rPr>
      </w:pPr>
      <w:r w:rsidRPr="00DF53AE">
        <w:rPr>
          <w:rFonts w:ascii="Times New Roman" w:hAnsi="Times New Roman" w:cs="Times New Roman"/>
        </w:rPr>
        <w:t>2.</w:t>
      </w:r>
      <w:r w:rsidRPr="00DF53AE">
        <w:rPr>
          <w:rFonts w:ascii="Times New Roman" w:hAnsi="Times New Roman" w:cs="Times New Roman"/>
        </w:rPr>
        <w:tab/>
        <w:t xml:space="preserve">Name of Child or Young Person: </w:t>
      </w:r>
    </w:p>
    <w:p w14:paraId="14835510" w14:textId="77777777" w:rsidR="00DF53AE" w:rsidRPr="00DF53AE" w:rsidRDefault="00DF53AE" w:rsidP="00DF53A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divId w:val="2116439976"/>
        <w:rPr>
          <w:rFonts w:ascii="Times New Roman" w:hAnsi="Times New Roman" w:cs="Times New Roman"/>
        </w:rPr>
      </w:pPr>
      <w:r w:rsidRPr="00DF53AE">
        <w:rPr>
          <w:rFonts w:ascii="Times New Roman" w:hAnsi="Times New Roman" w:cs="Times New Roman"/>
        </w:rPr>
        <w:tab/>
        <w:t xml:space="preserve">BC No. / NRIC No.: </w:t>
      </w:r>
    </w:p>
    <w:p w14:paraId="0D62FEDD" w14:textId="77777777" w:rsidR="00DF53AE" w:rsidRPr="00DF53AE" w:rsidRDefault="00DF53AE" w:rsidP="00DF53A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divId w:val="2116439976"/>
        <w:rPr>
          <w:rFonts w:ascii="Times New Roman" w:hAnsi="Times New Roman" w:cs="Times New Roman"/>
        </w:rPr>
      </w:pPr>
      <w:r w:rsidRPr="00DF53AE">
        <w:rPr>
          <w:rFonts w:ascii="Times New Roman" w:hAnsi="Times New Roman" w:cs="Times New Roman"/>
        </w:rPr>
        <w:tab/>
        <w:t>Case Number: CPO/ECPO/BPC/FGO/* ____________</w:t>
      </w:r>
    </w:p>
    <w:p w14:paraId="29D812AB" w14:textId="77777777" w:rsidR="00DF53AE" w:rsidRPr="00DF53AE" w:rsidRDefault="00DF53AE" w:rsidP="00DF53A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divId w:val="2116439976"/>
        <w:rPr>
          <w:rFonts w:ascii="Times New Roman" w:hAnsi="Times New Roman" w:cs="Times New Roman"/>
        </w:rPr>
      </w:pPr>
      <w:r w:rsidRPr="00DF53AE">
        <w:rPr>
          <w:rFonts w:ascii="Times New Roman" w:hAnsi="Times New Roman" w:cs="Times New Roman"/>
        </w:rPr>
        <w:tab/>
        <w:t xml:space="preserve">Date of Order:  </w:t>
      </w:r>
    </w:p>
    <w:p w14:paraId="6150EE4E" w14:textId="77777777" w:rsidR="00DF53AE" w:rsidRPr="00DF53AE" w:rsidRDefault="00DF53AE" w:rsidP="00DF53A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divId w:val="2116439976"/>
        <w:rPr>
          <w:rFonts w:ascii="Times New Roman" w:hAnsi="Times New Roman" w:cs="Times New Roman"/>
        </w:rPr>
      </w:pPr>
    </w:p>
    <w:p w14:paraId="78D30B69" w14:textId="77777777" w:rsidR="00DF53AE" w:rsidRPr="00DF53AE" w:rsidRDefault="00DF53AE" w:rsidP="00DF53A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divId w:val="2116439976"/>
        <w:rPr>
          <w:rFonts w:ascii="Times New Roman" w:hAnsi="Times New Roman" w:cs="Times New Roman"/>
        </w:rPr>
      </w:pPr>
      <w:r w:rsidRPr="00DF53AE">
        <w:rPr>
          <w:rFonts w:ascii="Times New Roman" w:hAnsi="Times New Roman" w:cs="Times New Roman"/>
        </w:rPr>
        <w:t xml:space="preserve">3. </w:t>
      </w:r>
      <w:r w:rsidRPr="00DF53AE">
        <w:rPr>
          <w:rFonts w:ascii="Times New Roman" w:hAnsi="Times New Roman" w:cs="Times New Roman"/>
        </w:rPr>
        <w:tab/>
        <w:t>Provision(s) under which the order(s) is/are applied for:</w:t>
      </w:r>
    </w:p>
    <w:p w14:paraId="5369BC9F" w14:textId="77777777" w:rsidR="00DF53AE" w:rsidRPr="00DF53AE" w:rsidRDefault="00DF53AE" w:rsidP="00DF53A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divId w:val="2116439976"/>
        <w:rPr>
          <w:rFonts w:ascii="Times New Roman" w:hAnsi="Times New Roman" w:cs="Times New Roman"/>
        </w:rPr>
      </w:pPr>
    </w:p>
    <w:p w14:paraId="1A75F4CF" w14:textId="77777777" w:rsidR="00DF53AE" w:rsidRPr="00DF53AE" w:rsidRDefault="00DF53AE" w:rsidP="00DF53AE">
      <w:pPr>
        <w:pBdr>
          <w:top w:val="single" w:sz="4" w:space="1" w:color="auto"/>
          <w:left w:val="single" w:sz="4" w:space="4" w:color="auto"/>
          <w:bottom w:val="single" w:sz="4" w:space="1" w:color="auto"/>
          <w:right w:val="single" w:sz="4" w:space="4" w:color="auto"/>
        </w:pBdr>
        <w:spacing w:after="0"/>
        <w:ind w:left="720" w:hanging="720"/>
        <w:jc w:val="both"/>
        <w:divId w:val="2116439976"/>
        <w:rPr>
          <w:rFonts w:ascii="Times New Roman" w:hAnsi="Times New Roman" w:cs="Times New Roman"/>
        </w:rPr>
      </w:pPr>
      <w:r w:rsidRPr="00DF53AE">
        <w:rPr>
          <w:rFonts w:ascii="Times New Roman" w:hAnsi="Times New Roman" w:cs="Times New Roman"/>
        </w:rPr>
        <w:t>□</w:t>
      </w:r>
      <w:r w:rsidRPr="00DF53AE">
        <w:rPr>
          <w:rFonts w:ascii="Times New Roman" w:hAnsi="Times New Roman" w:cs="Times New Roman"/>
        </w:rPr>
        <w:tab/>
        <w:t xml:space="preserve">s49(1D) – Application for review of determination or variation of determination by Director-General or protector </w:t>
      </w:r>
    </w:p>
    <w:p w14:paraId="3A3D62E5" w14:textId="77777777" w:rsidR="00DF53AE" w:rsidRPr="00DF53AE" w:rsidRDefault="00DF53AE" w:rsidP="00DF53AE">
      <w:pPr>
        <w:pBdr>
          <w:top w:val="single" w:sz="4" w:space="1" w:color="auto"/>
          <w:left w:val="single" w:sz="4" w:space="4" w:color="auto"/>
          <w:bottom w:val="single" w:sz="4" w:space="1" w:color="auto"/>
          <w:right w:val="single" w:sz="4" w:space="4" w:color="auto"/>
        </w:pBdr>
        <w:spacing w:after="0"/>
        <w:ind w:left="720" w:hanging="720"/>
        <w:jc w:val="both"/>
        <w:divId w:val="2116439976"/>
        <w:rPr>
          <w:rFonts w:ascii="Times New Roman" w:hAnsi="Times New Roman" w:cs="Times New Roman"/>
        </w:rPr>
      </w:pPr>
      <w:r w:rsidRPr="00DF53AE">
        <w:rPr>
          <w:rFonts w:ascii="Times New Roman" w:hAnsi="Times New Roman" w:cs="Times New Roman"/>
        </w:rPr>
        <w:t>□</w:t>
      </w:r>
      <w:r w:rsidRPr="00DF53AE">
        <w:rPr>
          <w:rFonts w:ascii="Times New Roman" w:hAnsi="Times New Roman" w:cs="Times New Roman"/>
        </w:rPr>
        <w:tab/>
        <w:t>s49</w:t>
      </w:r>
      <w:proofErr w:type="gramStart"/>
      <w:r w:rsidRPr="00DF53AE">
        <w:rPr>
          <w:rFonts w:ascii="Times New Roman" w:hAnsi="Times New Roman" w:cs="Times New Roman"/>
        </w:rPr>
        <w:t>A(</w:t>
      </w:r>
      <w:proofErr w:type="gramEnd"/>
      <w:r w:rsidRPr="00DF53AE">
        <w:rPr>
          <w:rFonts w:ascii="Times New Roman" w:hAnsi="Times New Roman" w:cs="Times New Roman"/>
        </w:rPr>
        <w:t>5) – Application for determination of decision by Director-General or protector or care-giver for child or young person under Care and Protection Order</w:t>
      </w:r>
    </w:p>
    <w:p w14:paraId="6007BFC9" w14:textId="77777777" w:rsidR="00DF53AE" w:rsidRPr="00DF53AE" w:rsidRDefault="00DF53AE" w:rsidP="00DF53AE">
      <w:pPr>
        <w:pBdr>
          <w:top w:val="single" w:sz="4" w:space="1" w:color="auto"/>
          <w:left w:val="single" w:sz="4" w:space="4" w:color="auto"/>
          <w:bottom w:val="single" w:sz="4" w:space="1" w:color="auto"/>
          <w:right w:val="single" w:sz="4" w:space="4" w:color="auto"/>
        </w:pBdr>
        <w:spacing w:after="0"/>
        <w:ind w:left="720" w:hanging="720"/>
        <w:jc w:val="both"/>
        <w:divId w:val="2116439976"/>
        <w:rPr>
          <w:rFonts w:ascii="Times New Roman" w:hAnsi="Times New Roman" w:cs="Times New Roman"/>
        </w:rPr>
      </w:pPr>
      <w:r w:rsidRPr="00DF53AE">
        <w:rPr>
          <w:rFonts w:ascii="Times New Roman" w:hAnsi="Times New Roman" w:cs="Times New Roman"/>
        </w:rPr>
        <w:t>□</w:t>
      </w:r>
      <w:r w:rsidRPr="00DF53AE">
        <w:rPr>
          <w:rFonts w:ascii="Times New Roman" w:hAnsi="Times New Roman" w:cs="Times New Roman"/>
        </w:rPr>
        <w:tab/>
        <w:t>s49</w:t>
      </w:r>
      <w:proofErr w:type="gramStart"/>
      <w:r w:rsidRPr="00DF53AE">
        <w:rPr>
          <w:rFonts w:ascii="Times New Roman" w:hAnsi="Times New Roman" w:cs="Times New Roman"/>
        </w:rPr>
        <w:t>B(</w:t>
      </w:r>
      <w:proofErr w:type="gramEnd"/>
      <w:r w:rsidRPr="00DF53AE">
        <w:rPr>
          <w:rFonts w:ascii="Times New Roman" w:hAnsi="Times New Roman" w:cs="Times New Roman"/>
        </w:rPr>
        <w:t>10) – Application for variation or discharge of Enhanced Care and Protection Order</w:t>
      </w:r>
    </w:p>
    <w:p w14:paraId="24555EA2" w14:textId="77777777" w:rsidR="00DF53AE" w:rsidRPr="00DF53AE" w:rsidRDefault="00DF53AE" w:rsidP="00DF53AE">
      <w:pPr>
        <w:pBdr>
          <w:top w:val="single" w:sz="4" w:space="1" w:color="auto"/>
          <w:left w:val="single" w:sz="4" w:space="4" w:color="auto"/>
          <w:bottom w:val="single" w:sz="4" w:space="1" w:color="auto"/>
          <w:right w:val="single" w:sz="4" w:space="4" w:color="auto"/>
        </w:pBdr>
        <w:spacing w:after="0"/>
        <w:ind w:left="720" w:hanging="720"/>
        <w:jc w:val="both"/>
        <w:divId w:val="2116439976"/>
        <w:rPr>
          <w:rFonts w:ascii="Times New Roman" w:hAnsi="Times New Roman" w:cs="Times New Roman"/>
        </w:rPr>
      </w:pPr>
      <w:r w:rsidRPr="00DF53AE">
        <w:rPr>
          <w:rFonts w:ascii="Times New Roman" w:hAnsi="Times New Roman" w:cs="Times New Roman"/>
        </w:rPr>
        <w:t>□</w:t>
      </w:r>
      <w:r w:rsidRPr="00DF53AE">
        <w:rPr>
          <w:rFonts w:ascii="Times New Roman" w:hAnsi="Times New Roman" w:cs="Times New Roman"/>
        </w:rPr>
        <w:tab/>
        <w:t>s49</w:t>
      </w:r>
      <w:proofErr w:type="gramStart"/>
      <w:r w:rsidRPr="00DF53AE">
        <w:rPr>
          <w:rFonts w:ascii="Times New Roman" w:hAnsi="Times New Roman" w:cs="Times New Roman"/>
        </w:rPr>
        <w:t>B(</w:t>
      </w:r>
      <w:proofErr w:type="gramEnd"/>
      <w:r w:rsidRPr="00DF53AE">
        <w:rPr>
          <w:rFonts w:ascii="Times New Roman" w:hAnsi="Times New Roman" w:cs="Times New Roman"/>
        </w:rPr>
        <w:t>11) – Application for leave to apply for variation or discharge of Enhanced Care and Protection Order</w:t>
      </w:r>
    </w:p>
    <w:p w14:paraId="7A1C33CE" w14:textId="77777777" w:rsidR="00DF53AE" w:rsidRPr="00DF53AE" w:rsidRDefault="00DF53AE" w:rsidP="00DF53AE">
      <w:pPr>
        <w:pBdr>
          <w:top w:val="single" w:sz="4" w:space="1" w:color="auto"/>
          <w:left w:val="single" w:sz="4" w:space="4" w:color="auto"/>
          <w:bottom w:val="single" w:sz="4" w:space="1" w:color="auto"/>
          <w:right w:val="single" w:sz="4" w:space="4" w:color="auto"/>
        </w:pBdr>
        <w:spacing w:after="0"/>
        <w:ind w:left="720" w:hanging="720"/>
        <w:jc w:val="both"/>
        <w:divId w:val="2116439976"/>
        <w:rPr>
          <w:rFonts w:ascii="Times New Roman" w:hAnsi="Times New Roman" w:cs="Times New Roman"/>
        </w:rPr>
      </w:pPr>
      <w:r w:rsidRPr="00DF53AE">
        <w:rPr>
          <w:rFonts w:ascii="Times New Roman" w:hAnsi="Times New Roman" w:cs="Times New Roman"/>
        </w:rPr>
        <w:t>□</w:t>
      </w:r>
      <w:r w:rsidRPr="00DF53AE">
        <w:rPr>
          <w:rFonts w:ascii="Times New Roman" w:hAnsi="Times New Roman" w:cs="Times New Roman"/>
        </w:rPr>
        <w:tab/>
        <w:t>s49</w:t>
      </w:r>
      <w:proofErr w:type="gramStart"/>
      <w:r w:rsidRPr="00DF53AE">
        <w:rPr>
          <w:rFonts w:ascii="Times New Roman" w:hAnsi="Times New Roman" w:cs="Times New Roman"/>
        </w:rPr>
        <w:t>D(</w:t>
      </w:r>
      <w:proofErr w:type="gramEnd"/>
      <w:r w:rsidRPr="00DF53AE">
        <w:rPr>
          <w:rFonts w:ascii="Times New Roman" w:hAnsi="Times New Roman" w:cs="Times New Roman"/>
        </w:rPr>
        <w:t>3) – Application for determination of decision by Director-General or protector or care-giver for child or young person under Enhanced Care and Protection Order</w:t>
      </w:r>
    </w:p>
    <w:p w14:paraId="26FC6691" w14:textId="77777777" w:rsidR="00DF53AE" w:rsidRPr="00DF53AE" w:rsidRDefault="00DF53AE" w:rsidP="00DF53AE">
      <w:pPr>
        <w:pBdr>
          <w:top w:val="single" w:sz="4" w:space="1" w:color="auto"/>
          <w:left w:val="single" w:sz="4" w:space="4" w:color="auto"/>
          <w:bottom w:val="single" w:sz="4" w:space="1" w:color="auto"/>
          <w:right w:val="single" w:sz="4" w:space="4" w:color="auto"/>
        </w:pBdr>
        <w:spacing w:after="0"/>
        <w:jc w:val="both"/>
        <w:divId w:val="2116439976"/>
        <w:rPr>
          <w:rFonts w:ascii="Times New Roman" w:hAnsi="Times New Roman" w:cs="Times New Roman"/>
        </w:rPr>
      </w:pPr>
      <w:r w:rsidRPr="00DF53AE">
        <w:rPr>
          <w:rFonts w:ascii="Times New Roman" w:hAnsi="Times New Roman" w:cs="Times New Roman"/>
        </w:rPr>
        <w:t>□</w:t>
      </w:r>
      <w:r w:rsidRPr="00DF53AE">
        <w:rPr>
          <w:rFonts w:ascii="Times New Roman" w:hAnsi="Times New Roman" w:cs="Times New Roman"/>
        </w:rPr>
        <w:tab/>
        <w:t>s50(15) – Application for variation or discharge of Family Guidance Order</w:t>
      </w:r>
    </w:p>
    <w:p w14:paraId="3BF77E8D" w14:textId="77777777" w:rsidR="00DF53AE" w:rsidRPr="00DF53AE" w:rsidRDefault="00DF53AE" w:rsidP="00DF53A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divId w:val="2116439976"/>
        <w:rPr>
          <w:rFonts w:ascii="Times New Roman" w:hAnsi="Times New Roman" w:cs="Times New Roman"/>
        </w:rPr>
      </w:pPr>
      <w:r w:rsidRPr="00DF53AE">
        <w:rPr>
          <w:rFonts w:ascii="Times New Roman" w:hAnsi="Times New Roman" w:cs="Times New Roman"/>
        </w:rPr>
        <w:t>□</w:t>
      </w:r>
      <w:r w:rsidRPr="00DF53AE">
        <w:rPr>
          <w:rFonts w:ascii="Times New Roman" w:hAnsi="Times New Roman" w:cs="Times New Roman"/>
        </w:rPr>
        <w:tab/>
        <w:t>Others – [</w:t>
      </w:r>
      <w:r w:rsidRPr="00DF53AE">
        <w:rPr>
          <w:rFonts w:ascii="Times New Roman" w:hAnsi="Times New Roman" w:cs="Times New Roman"/>
          <w:i/>
        </w:rPr>
        <w:t>Insert section number and type of application</w:t>
      </w:r>
      <w:r w:rsidRPr="00DF53AE">
        <w:rPr>
          <w:rFonts w:ascii="Times New Roman" w:hAnsi="Times New Roman" w:cs="Times New Roman"/>
        </w:rPr>
        <w:t>]</w:t>
      </w:r>
    </w:p>
    <w:p w14:paraId="20BEB1B4" w14:textId="77777777" w:rsidR="00DF53AE" w:rsidRPr="00DF53AE" w:rsidRDefault="00DF53AE" w:rsidP="00DF53A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720" w:hanging="720"/>
        <w:divId w:val="2116439976"/>
        <w:rPr>
          <w:rFonts w:ascii="Times New Roman" w:hAnsi="Times New Roman" w:cs="Times New Roman"/>
        </w:rPr>
      </w:pPr>
    </w:p>
    <w:p w14:paraId="4EB40EFF" w14:textId="77777777" w:rsidR="00DF53AE" w:rsidRPr="00DF53AE" w:rsidRDefault="00DF53AE" w:rsidP="00DF53A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divId w:val="2116439976"/>
        <w:rPr>
          <w:rFonts w:ascii="Times New Roman" w:hAnsi="Times New Roman" w:cs="Times New Roman"/>
        </w:rPr>
      </w:pPr>
      <w:r w:rsidRPr="00DF53AE">
        <w:rPr>
          <w:rFonts w:ascii="Times New Roman" w:hAnsi="Times New Roman" w:cs="Times New Roman"/>
        </w:rPr>
        <w:t>4.</w:t>
      </w:r>
      <w:r w:rsidRPr="00DF53AE">
        <w:rPr>
          <w:rFonts w:ascii="Times New Roman" w:hAnsi="Times New Roman" w:cs="Times New Roman"/>
        </w:rPr>
        <w:tab/>
        <w:t>Reasons in support of application (Please attach supporting affidavit / documents, if any)</w:t>
      </w:r>
    </w:p>
    <w:p w14:paraId="6CB026D9" w14:textId="77777777" w:rsidR="00DF53AE" w:rsidRPr="00DF53AE" w:rsidRDefault="00DF53AE" w:rsidP="00DF53A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divId w:val="2116439976"/>
        <w:rPr>
          <w:rFonts w:ascii="Times New Roman" w:hAnsi="Times New Roman" w:cs="Times New Roman"/>
        </w:rPr>
      </w:pPr>
    </w:p>
    <w:p w14:paraId="3CCF4759" w14:textId="77777777" w:rsidR="00DF53AE" w:rsidRPr="00DF53AE" w:rsidRDefault="00DF53AE" w:rsidP="00DF53A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divId w:val="2116439976"/>
        <w:rPr>
          <w:rFonts w:ascii="Times New Roman" w:hAnsi="Times New Roman" w:cs="Times New Roman"/>
        </w:rPr>
      </w:pPr>
    </w:p>
    <w:p w14:paraId="76F0E630" w14:textId="77777777" w:rsidR="00DF53AE" w:rsidRPr="00DF53AE" w:rsidRDefault="00DF53AE" w:rsidP="00DF53A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divId w:val="2116439976"/>
        <w:rPr>
          <w:rFonts w:ascii="Times New Roman" w:hAnsi="Times New Roman" w:cs="Times New Roman"/>
        </w:rPr>
      </w:pPr>
    </w:p>
    <w:p w14:paraId="12BBBCDF" w14:textId="77777777" w:rsidR="00DF53AE" w:rsidRPr="00DF53AE" w:rsidRDefault="00DF53AE" w:rsidP="00DF53A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divId w:val="2116439976"/>
        <w:rPr>
          <w:rFonts w:ascii="Times New Roman" w:hAnsi="Times New Roman" w:cs="Times New Roman"/>
        </w:rPr>
      </w:pPr>
    </w:p>
    <w:p w14:paraId="47496D2F" w14:textId="77777777" w:rsidR="00DF53AE" w:rsidRPr="00DF53AE" w:rsidRDefault="00DF53AE" w:rsidP="00DF53A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divId w:val="2116439976"/>
        <w:rPr>
          <w:rFonts w:ascii="Times New Roman" w:hAnsi="Times New Roman" w:cs="Times New Roman"/>
        </w:rPr>
      </w:pPr>
      <w:r w:rsidRPr="00DF53AE">
        <w:rPr>
          <w:rFonts w:ascii="Times New Roman" w:hAnsi="Times New Roman" w:cs="Times New Roman"/>
        </w:rPr>
        <w:t xml:space="preserve">Name of applicant: </w:t>
      </w:r>
    </w:p>
    <w:p w14:paraId="66EE8A6D" w14:textId="77777777" w:rsidR="00DF53AE" w:rsidRPr="00DF53AE" w:rsidRDefault="00DF53AE" w:rsidP="00DF53A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divId w:val="2116439976"/>
        <w:rPr>
          <w:rFonts w:ascii="Times New Roman" w:hAnsi="Times New Roman" w:cs="Times New Roman"/>
        </w:rPr>
      </w:pPr>
      <w:r w:rsidRPr="00DF53AE">
        <w:rPr>
          <w:rFonts w:ascii="Times New Roman" w:hAnsi="Times New Roman" w:cs="Times New Roman"/>
        </w:rPr>
        <w:t xml:space="preserve">Address for service: </w:t>
      </w:r>
    </w:p>
    <w:p w14:paraId="68415615" w14:textId="77777777" w:rsidR="00DF53AE" w:rsidRPr="00DF53AE" w:rsidRDefault="00DF53AE" w:rsidP="00DF53A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divId w:val="2116439976"/>
        <w:rPr>
          <w:rFonts w:ascii="Times New Roman" w:hAnsi="Times New Roman" w:cs="Times New Roman"/>
        </w:rPr>
      </w:pPr>
      <w:r w:rsidRPr="00DF53AE">
        <w:rPr>
          <w:rFonts w:ascii="Times New Roman" w:hAnsi="Times New Roman" w:cs="Times New Roman"/>
        </w:rPr>
        <w:t xml:space="preserve">E-mail address:  </w:t>
      </w:r>
    </w:p>
    <w:p w14:paraId="2D903F58" w14:textId="77777777" w:rsidR="00DF53AE" w:rsidRPr="00DF53AE" w:rsidRDefault="00DF53AE" w:rsidP="00DF53A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divId w:val="2116439976"/>
        <w:rPr>
          <w:rFonts w:ascii="Times New Roman" w:hAnsi="Times New Roman" w:cs="Times New Roman"/>
        </w:rPr>
      </w:pPr>
    </w:p>
    <w:p w14:paraId="11DAD309" w14:textId="77777777" w:rsidR="00DF53AE" w:rsidRPr="00DF53AE" w:rsidRDefault="00DF53AE" w:rsidP="00DF53A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divId w:val="2116439976"/>
        <w:rPr>
          <w:rFonts w:ascii="Times New Roman" w:hAnsi="Times New Roman" w:cs="Times New Roman"/>
        </w:rPr>
      </w:pPr>
      <w:r w:rsidRPr="00DF53AE">
        <w:rPr>
          <w:rFonts w:ascii="Times New Roman" w:hAnsi="Times New Roman" w:cs="Times New Roman"/>
        </w:rPr>
        <w:t xml:space="preserve">I hereby consent/do not consent* for any notice or document to be served on me by way of electronic mail transmitted to the above e-mail address.  </w:t>
      </w:r>
    </w:p>
    <w:p w14:paraId="12DEBF5D" w14:textId="77777777" w:rsidR="00DF53AE" w:rsidRPr="00DF53AE" w:rsidRDefault="00DF53AE" w:rsidP="00DF53AE">
      <w:pPr>
        <w:pBdr>
          <w:top w:val="single" w:sz="4" w:space="1" w:color="auto"/>
          <w:left w:val="single" w:sz="4" w:space="4" w:color="auto"/>
          <w:bottom w:val="single" w:sz="4" w:space="1" w:color="auto"/>
          <w:right w:val="single" w:sz="4" w:space="4" w:color="auto"/>
        </w:pBdr>
        <w:divId w:val="2116439976"/>
        <w:rPr>
          <w:rFonts w:ascii="Times New Roman" w:hAnsi="Times New Roman" w:cs="Times New Roman"/>
        </w:rPr>
      </w:pPr>
    </w:p>
    <w:p w14:paraId="06600404" w14:textId="77777777" w:rsidR="00DF53AE" w:rsidRPr="00DF53AE" w:rsidRDefault="00DF53AE" w:rsidP="00DF53AE">
      <w:pPr>
        <w:pBdr>
          <w:top w:val="single" w:sz="4" w:space="1" w:color="auto"/>
          <w:left w:val="single" w:sz="4" w:space="4" w:color="auto"/>
          <w:bottom w:val="single" w:sz="4" w:space="1" w:color="auto"/>
          <w:right w:val="single" w:sz="4" w:space="4" w:color="auto"/>
        </w:pBdr>
        <w:divId w:val="2116439976"/>
        <w:rPr>
          <w:rFonts w:ascii="Times New Roman" w:hAnsi="Times New Roman" w:cs="Times New Roman"/>
        </w:rPr>
      </w:pPr>
      <w:r w:rsidRPr="00DF53AE">
        <w:rPr>
          <w:rFonts w:ascii="Times New Roman" w:hAnsi="Times New Roman" w:cs="Times New Roman"/>
        </w:rPr>
        <w:t>Signature of applicant: ________________________</w:t>
      </w:r>
    </w:p>
    <w:p w14:paraId="2C86CDE5" w14:textId="77777777" w:rsidR="00DF53AE" w:rsidRPr="00DF53AE" w:rsidRDefault="00DF53AE" w:rsidP="00DF53AE">
      <w:pPr>
        <w:pBdr>
          <w:top w:val="single" w:sz="4" w:space="1" w:color="auto"/>
          <w:left w:val="single" w:sz="4" w:space="4" w:color="auto"/>
          <w:bottom w:val="single" w:sz="4" w:space="1" w:color="auto"/>
          <w:right w:val="single" w:sz="4" w:space="4" w:color="auto"/>
        </w:pBdr>
        <w:divId w:val="2116439976"/>
        <w:rPr>
          <w:rFonts w:ascii="Times New Roman" w:hAnsi="Times New Roman" w:cs="Times New Roman"/>
        </w:rPr>
      </w:pPr>
      <w:r w:rsidRPr="00DF53AE">
        <w:rPr>
          <w:rFonts w:ascii="Times New Roman" w:hAnsi="Times New Roman" w:cs="Times New Roman"/>
        </w:rPr>
        <w:t>Date:</w:t>
      </w:r>
    </w:p>
    <w:p w14:paraId="4A9585C2" w14:textId="77777777" w:rsidR="00DF53AE" w:rsidRPr="00DF53AE" w:rsidRDefault="00DF53AE" w:rsidP="00DF53AE">
      <w:pPr>
        <w:pBdr>
          <w:top w:val="single" w:sz="4" w:space="1" w:color="auto"/>
          <w:left w:val="single" w:sz="4" w:space="4" w:color="auto"/>
          <w:bottom w:val="single" w:sz="4" w:space="1" w:color="auto"/>
          <w:right w:val="single" w:sz="4" w:space="4" w:color="auto"/>
        </w:pBdr>
        <w:divId w:val="2116439976"/>
        <w:rPr>
          <w:rFonts w:ascii="Times New Roman" w:hAnsi="Times New Roman" w:cs="Times New Roman"/>
        </w:rPr>
      </w:pPr>
      <w:r w:rsidRPr="00DF53AE">
        <w:rPr>
          <w:rFonts w:ascii="Times New Roman" w:hAnsi="Times New Roman" w:cs="Times New Roman"/>
          <w:i/>
          <w:sz w:val="20"/>
          <w:szCs w:val="20"/>
        </w:rPr>
        <w:t>* Delete where inapplicable</w:t>
      </w:r>
    </w:p>
    <w:p w14:paraId="65394CD3" w14:textId="77777777" w:rsidR="00DF53AE" w:rsidRPr="00DF53AE" w:rsidRDefault="00DF53AE" w:rsidP="00DF53AE">
      <w:pPr>
        <w:spacing w:after="0"/>
        <w:divId w:val="2116439976"/>
        <w:rPr>
          <w:rFonts w:asciiTheme="minorHAnsi" w:hAnsiTheme="minorHAnsi" w:cstheme="minorBidi"/>
        </w:rPr>
      </w:pPr>
    </w:p>
    <w:p w14:paraId="62452353" w14:textId="77777777" w:rsidR="00DF53AE" w:rsidRPr="00DF53AE" w:rsidRDefault="00DF53AE" w:rsidP="00DF53AE">
      <w:pPr>
        <w:divId w:val="2116439976"/>
        <w:rPr>
          <w:rFonts w:ascii="Times New Roman" w:hAnsi="Times New Roman" w:cs="Times New Roman"/>
          <w:caps/>
          <w:sz w:val="20"/>
          <w:szCs w:val="20"/>
          <w:lang w:val="en-GB" w:eastAsia="zh-CN"/>
        </w:rPr>
      </w:pPr>
      <w:r w:rsidRPr="00DF53AE">
        <w:rPr>
          <w:rFonts w:ascii="Times New Roman" w:hAnsi="Times New Roman" w:cs="Times New Roman"/>
          <w:caps/>
          <w:sz w:val="20"/>
          <w:szCs w:val="20"/>
          <w:lang w:val="en-GB" w:eastAsia="zh-CN"/>
        </w:rPr>
        <w:br w:type="page"/>
      </w:r>
    </w:p>
    <w:p w14:paraId="11691DD8" w14:textId="77777777" w:rsidR="00DF53AE" w:rsidRPr="00DF53AE" w:rsidRDefault="00DF53AE" w:rsidP="00DF53AE">
      <w:pPr>
        <w:spacing w:after="0"/>
        <w:divId w:val="2116439976"/>
        <w:rPr>
          <w:rFonts w:ascii="Times New Roman" w:hAnsi="Times New Roman" w:cs="Times New Roman"/>
          <w:b/>
          <w:caps/>
          <w:sz w:val="22"/>
          <w:szCs w:val="22"/>
          <w:lang w:val="en-GB" w:eastAsia="zh-CN"/>
        </w:rPr>
      </w:pPr>
      <w:r w:rsidRPr="00DF53AE">
        <w:rPr>
          <w:rFonts w:ascii="Times New Roman" w:hAnsi="Times New Roman" w:cs="Times New Roman"/>
          <w:caps/>
          <w:sz w:val="20"/>
          <w:szCs w:val="20"/>
          <w:lang w:val="en-GB" w:eastAsia="zh-CN"/>
        </w:rPr>
        <w:lastRenderedPageBreak/>
        <w:t>R148</w:t>
      </w:r>
      <w:proofErr w:type="gramStart"/>
      <w:r w:rsidRPr="00DF53AE">
        <w:rPr>
          <w:rFonts w:ascii="Times New Roman" w:hAnsi="Times New Roman" w:cs="Times New Roman"/>
          <w:caps/>
          <w:sz w:val="20"/>
          <w:szCs w:val="20"/>
          <w:lang w:val="en-GB" w:eastAsia="zh-CN"/>
        </w:rPr>
        <w:t>D(</w:t>
      </w:r>
      <w:proofErr w:type="gramEnd"/>
      <w:r w:rsidRPr="00DF53AE">
        <w:rPr>
          <w:rFonts w:ascii="Times New Roman" w:hAnsi="Times New Roman" w:cs="Times New Roman"/>
          <w:caps/>
          <w:sz w:val="20"/>
          <w:szCs w:val="20"/>
          <w:lang w:val="en-GB" w:eastAsia="zh-CN"/>
        </w:rPr>
        <w:t>4)</w:t>
      </w:r>
      <w:r w:rsidRPr="00DF53AE">
        <w:rPr>
          <w:rFonts w:ascii="Times New Roman" w:hAnsi="Times New Roman" w:cs="Times New Roman"/>
          <w:caps/>
          <w:sz w:val="20"/>
          <w:szCs w:val="20"/>
          <w:lang w:val="en-GB" w:eastAsia="zh-CN"/>
        </w:rPr>
        <w:tab/>
      </w:r>
      <w:r w:rsidRPr="00DF53AE">
        <w:rPr>
          <w:rFonts w:ascii="Times New Roman" w:hAnsi="Times New Roman" w:cs="Times New Roman"/>
          <w:caps/>
          <w:sz w:val="20"/>
          <w:szCs w:val="20"/>
          <w:lang w:val="en-GB" w:eastAsia="zh-CN"/>
        </w:rPr>
        <w:tab/>
      </w:r>
      <w:r w:rsidRPr="00DF53AE">
        <w:rPr>
          <w:rFonts w:ascii="Times New Roman" w:hAnsi="Times New Roman" w:cs="Times New Roman"/>
          <w:caps/>
          <w:sz w:val="20"/>
          <w:szCs w:val="20"/>
          <w:lang w:val="en-GB" w:eastAsia="zh-CN"/>
        </w:rPr>
        <w:tab/>
      </w:r>
      <w:r w:rsidRPr="00DF53AE">
        <w:rPr>
          <w:rFonts w:ascii="Times New Roman" w:hAnsi="Times New Roman" w:cs="Times New Roman"/>
          <w:caps/>
          <w:sz w:val="20"/>
          <w:szCs w:val="20"/>
          <w:lang w:val="en-GB" w:eastAsia="zh-CN"/>
        </w:rPr>
        <w:tab/>
      </w:r>
      <w:r w:rsidRPr="00DF53AE">
        <w:rPr>
          <w:rFonts w:ascii="Times New Roman" w:hAnsi="Times New Roman" w:cs="Times New Roman"/>
          <w:b/>
          <w:caps/>
          <w:lang w:val="en-GB" w:eastAsia="zh-CN"/>
        </w:rPr>
        <w:t>Form 45E</w:t>
      </w:r>
    </w:p>
    <w:p w14:paraId="08AA9029" w14:textId="77777777" w:rsidR="00DF53AE" w:rsidRPr="00DF53AE" w:rsidRDefault="00DF53AE" w:rsidP="00DF53AE">
      <w:pPr>
        <w:pBdr>
          <w:top w:val="single" w:sz="4" w:space="1" w:color="auto"/>
          <w:left w:val="single" w:sz="4" w:space="4" w:color="auto"/>
          <w:bottom w:val="single" w:sz="4" w:space="1" w:color="auto"/>
          <w:right w:val="single" w:sz="4" w:space="4" w:color="auto"/>
        </w:pBdr>
        <w:jc w:val="center"/>
        <w:divId w:val="2116439976"/>
        <w:rPr>
          <w:rFonts w:ascii="Times New Roman" w:hAnsi="Times New Roman" w:cs="Times New Roman"/>
          <w:b/>
          <w:u w:val="single"/>
          <w:lang w:val="en-GB" w:eastAsia="en-US"/>
        </w:rPr>
      </w:pPr>
      <w:r w:rsidRPr="00DF53AE">
        <w:rPr>
          <w:rFonts w:ascii="Times New Roman" w:hAnsi="Times New Roman" w:cs="Times New Roman"/>
          <w:b/>
          <w:u w:val="single"/>
          <w:lang w:val="en-GB"/>
        </w:rPr>
        <w:t>IN THE FAMILY JUSTICE COURTS OF THE REPUBLIC OF SINGAPORE</w:t>
      </w:r>
    </w:p>
    <w:p w14:paraId="12691A36" w14:textId="77777777" w:rsidR="00DF53AE" w:rsidRPr="00DF53AE" w:rsidRDefault="00DF53AE" w:rsidP="00DF53AE">
      <w:pPr>
        <w:pBdr>
          <w:top w:val="single" w:sz="4" w:space="1" w:color="auto"/>
          <w:left w:val="single" w:sz="4" w:space="4" w:color="auto"/>
          <w:bottom w:val="single" w:sz="4" w:space="1" w:color="auto"/>
          <w:right w:val="single" w:sz="4" w:space="4" w:color="auto"/>
        </w:pBdr>
        <w:jc w:val="center"/>
        <w:divId w:val="2116439976"/>
        <w:rPr>
          <w:rFonts w:ascii="Times New Roman" w:hAnsi="Times New Roman" w:cs="Times New Roman"/>
          <w:lang w:val="en-GB"/>
        </w:rPr>
      </w:pPr>
    </w:p>
    <w:p w14:paraId="651F4EA0" w14:textId="77777777" w:rsidR="00DF53AE" w:rsidRPr="00DF53AE" w:rsidRDefault="00DF53AE" w:rsidP="00DF53AE">
      <w:pPr>
        <w:pBdr>
          <w:top w:val="single" w:sz="4" w:space="1" w:color="auto"/>
          <w:left w:val="single" w:sz="4" w:space="4" w:color="auto"/>
          <w:bottom w:val="single" w:sz="4" w:space="1" w:color="auto"/>
          <w:right w:val="single" w:sz="4" w:space="4" w:color="auto"/>
        </w:pBdr>
        <w:jc w:val="center"/>
        <w:divId w:val="2116439976"/>
        <w:rPr>
          <w:rFonts w:ascii="Times New Roman" w:hAnsi="Times New Roman" w:cs="Times New Roman"/>
          <w:lang w:val="en-GB"/>
        </w:rPr>
      </w:pPr>
      <w:r w:rsidRPr="00DF53AE">
        <w:rPr>
          <w:rFonts w:ascii="Times New Roman" w:hAnsi="Times New Roman" w:cs="Times New Roman"/>
          <w:lang w:val="en-GB"/>
        </w:rPr>
        <w:t xml:space="preserve">IN THE MATTER OF THE CHILDREN AND YOUNG PERSONS ACT (CAP.38) </w:t>
      </w:r>
    </w:p>
    <w:p w14:paraId="7D183520" w14:textId="77777777" w:rsidR="00DF53AE" w:rsidRPr="00DF53AE" w:rsidRDefault="00DF53AE" w:rsidP="00DF53AE">
      <w:pPr>
        <w:pBdr>
          <w:top w:val="single" w:sz="4" w:space="1" w:color="auto"/>
          <w:left w:val="single" w:sz="4" w:space="4" w:color="auto"/>
          <w:bottom w:val="single" w:sz="4" w:space="1" w:color="auto"/>
          <w:right w:val="single" w:sz="4" w:space="4" w:color="auto"/>
        </w:pBdr>
        <w:jc w:val="center"/>
        <w:divId w:val="2116439976"/>
        <w:rPr>
          <w:rFonts w:ascii="Times New Roman" w:hAnsi="Times New Roman" w:cs="Times New Roman"/>
          <w:lang w:val="en-GB"/>
        </w:rPr>
      </w:pPr>
      <w:r w:rsidRPr="00DF53AE">
        <w:rPr>
          <w:rFonts w:ascii="Times New Roman" w:hAnsi="Times New Roman" w:cs="Times New Roman"/>
          <w:lang w:val="en-GB"/>
        </w:rPr>
        <w:t>AND</w:t>
      </w:r>
    </w:p>
    <w:p w14:paraId="24BB0722" w14:textId="77777777" w:rsidR="00DF53AE" w:rsidRPr="00DF53AE" w:rsidRDefault="00DF53AE" w:rsidP="00DF53AE">
      <w:pPr>
        <w:pBdr>
          <w:top w:val="single" w:sz="4" w:space="1" w:color="auto"/>
          <w:left w:val="single" w:sz="4" w:space="4" w:color="auto"/>
          <w:bottom w:val="single" w:sz="4" w:space="1" w:color="auto"/>
          <w:right w:val="single" w:sz="4" w:space="4" w:color="auto"/>
        </w:pBdr>
        <w:spacing w:after="0"/>
        <w:ind w:firstLine="720"/>
        <w:jc w:val="center"/>
        <w:divId w:val="2116439976"/>
        <w:rPr>
          <w:rFonts w:ascii="Times New Roman" w:hAnsi="Times New Roman" w:cs="Times New Roman"/>
          <w:lang w:val="en-GB"/>
        </w:rPr>
      </w:pPr>
      <w:r w:rsidRPr="00DF53AE">
        <w:rPr>
          <w:rFonts w:ascii="Times New Roman" w:hAnsi="Times New Roman" w:cs="Times New Roman"/>
          <w:lang w:val="en-GB"/>
        </w:rPr>
        <w:t>[NAME AND IDENTIFICATION OF CHILD / YOUNG PERSON]</w:t>
      </w:r>
    </w:p>
    <w:p w14:paraId="360D7C98" w14:textId="77777777" w:rsidR="00DF53AE" w:rsidRPr="00DF53AE" w:rsidRDefault="00DF53AE" w:rsidP="00DF53AE">
      <w:pPr>
        <w:pBdr>
          <w:top w:val="single" w:sz="4" w:space="1" w:color="auto"/>
          <w:left w:val="single" w:sz="4" w:space="4" w:color="auto"/>
          <w:bottom w:val="single" w:sz="4" w:space="1" w:color="auto"/>
          <w:right w:val="single" w:sz="4" w:space="4" w:color="auto"/>
        </w:pBdr>
        <w:spacing w:after="0"/>
        <w:jc w:val="center"/>
        <w:divId w:val="2116439976"/>
        <w:rPr>
          <w:rFonts w:ascii="Times New Roman" w:hAnsi="Times New Roman" w:cs="Times New Roman"/>
          <w:b/>
          <w:lang w:val="en-GB"/>
        </w:rPr>
      </w:pPr>
    </w:p>
    <w:p w14:paraId="3E719382" w14:textId="77777777" w:rsidR="00DF53AE" w:rsidRPr="00DF53AE" w:rsidRDefault="00DF53AE" w:rsidP="00DF53AE">
      <w:pPr>
        <w:pBdr>
          <w:top w:val="single" w:sz="4" w:space="1" w:color="auto"/>
          <w:left w:val="single" w:sz="4" w:space="4" w:color="auto"/>
          <w:bottom w:val="single" w:sz="4" w:space="1" w:color="auto"/>
          <w:right w:val="single" w:sz="4" w:space="4" w:color="auto"/>
        </w:pBdr>
        <w:spacing w:after="0"/>
        <w:jc w:val="center"/>
        <w:divId w:val="2116439976"/>
        <w:rPr>
          <w:rFonts w:ascii="Times New Roman" w:hAnsi="Times New Roman" w:cs="Times New Roman"/>
          <w:b/>
          <w:lang w:val="en-GB"/>
        </w:rPr>
      </w:pPr>
      <w:r w:rsidRPr="00DF53AE">
        <w:rPr>
          <w:rFonts w:ascii="Times New Roman" w:hAnsi="Times New Roman" w:cs="Times New Roman"/>
          <w:b/>
          <w:lang w:val="en-GB"/>
        </w:rPr>
        <w:t xml:space="preserve">NOTICE OF APPLICATION </w:t>
      </w:r>
    </w:p>
    <w:p w14:paraId="2634B639" w14:textId="77777777" w:rsidR="00DF53AE" w:rsidRPr="00DF53AE" w:rsidRDefault="00DF53AE" w:rsidP="00DF53AE">
      <w:pPr>
        <w:pBdr>
          <w:top w:val="single" w:sz="4" w:space="1" w:color="auto"/>
          <w:left w:val="single" w:sz="4" w:space="4" w:color="auto"/>
          <w:bottom w:val="single" w:sz="4" w:space="1" w:color="auto"/>
          <w:right w:val="single" w:sz="4" w:space="4" w:color="auto"/>
        </w:pBdr>
        <w:jc w:val="both"/>
        <w:divId w:val="2116439976"/>
        <w:rPr>
          <w:rFonts w:ascii="Times New Roman" w:hAnsi="Times New Roman" w:cs="Times New Roman"/>
        </w:rPr>
      </w:pPr>
    </w:p>
    <w:p w14:paraId="4F3F73EF" w14:textId="77777777" w:rsidR="00DF53AE" w:rsidRPr="00DF53AE" w:rsidRDefault="00DF53AE" w:rsidP="00DF53AE">
      <w:pPr>
        <w:pBdr>
          <w:top w:val="single" w:sz="4" w:space="1" w:color="auto"/>
          <w:left w:val="single" w:sz="4" w:space="4" w:color="auto"/>
          <w:bottom w:val="single" w:sz="4" w:space="1" w:color="auto"/>
          <w:right w:val="single" w:sz="4" w:space="4" w:color="auto"/>
        </w:pBdr>
        <w:jc w:val="both"/>
        <w:divId w:val="2116439976"/>
        <w:rPr>
          <w:rFonts w:ascii="Times New Roman" w:hAnsi="Times New Roman" w:cs="Times New Roman"/>
        </w:rPr>
      </w:pPr>
      <w:r w:rsidRPr="00DF53AE">
        <w:rPr>
          <w:rFonts w:ascii="Times New Roman" w:hAnsi="Times New Roman" w:cs="Times New Roman"/>
        </w:rPr>
        <w:t>To (Director-General of Social Welfare / Protector)</w:t>
      </w:r>
    </w:p>
    <w:p w14:paraId="504F7FC0" w14:textId="77777777" w:rsidR="00DF53AE" w:rsidRPr="00DF53AE" w:rsidRDefault="00DF53AE" w:rsidP="00DF53AE">
      <w:pPr>
        <w:pBdr>
          <w:top w:val="single" w:sz="4" w:space="1" w:color="auto"/>
          <w:left w:val="single" w:sz="4" w:space="4" w:color="auto"/>
          <w:bottom w:val="single" w:sz="4" w:space="1" w:color="auto"/>
          <w:right w:val="single" w:sz="4" w:space="4" w:color="auto"/>
        </w:pBdr>
        <w:jc w:val="both"/>
        <w:divId w:val="2116439976"/>
        <w:rPr>
          <w:rFonts w:ascii="Times New Roman" w:hAnsi="Times New Roman" w:cs="Times New Roman"/>
        </w:rPr>
      </w:pPr>
      <w:r w:rsidRPr="00DF53AE">
        <w:rPr>
          <w:rFonts w:ascii="Times New Roman" w:hAnsi="Times New Roman" w:cs="Times New Roman"/>
        </w:rPr>
        <w:t>Of (Address)</w:t>
      </w:r>
    </w:p>
    <w:p w14:paraId="14E4C01F" w14:textId="77777777" w:rsidR="00DF53AE" w:rsidRPr="00DF53AE" w:rsidRDefault="00DF53AE" w:rsidP="00DF53AE">
      <w:pPr>
        <w:pBdr>
          <w:top w:val="single" w:sz="4" w:space="1" w:color="auto"/>
          <w:left w:val="single" w:sz="4" w:space="4" w:color="auto"/>
          <w:bottom w:val="single" w:sz="4" w:space="1" w:color="auto"/>
          <w:right w:val="single" w:sz="4" w:space="4" w:color="auto"/>
        </w:pBdr>
        <w:jc w:val="both"/>
        <w:divId w:val="2116439976"/>
        <w:rPr>
          <w:rFonts w:ascii="Times New Roman" w:hAnsi="Times New Roman" w:cs="Times New Roman"/>
        </w:rPr>
      </w:pPr>
      <w:r w:rsidRPr="00DF53AE">
        <w:rPr>
          <w:rFonts w:ascii="Times New Roman" w:hAnsi="Times New Roman" w:cs="Times New Roman"/>
        </w:rPr>
        <w:tab/>
      </w:r>
      <w:r w:rsidRPr="00DF53AE">
        <w:rPr>
          <w:rFonts w:ascii="Times New Roman" w:hAnsi="Times New Roman" w:cs="Times New Roman"/>
          <w:b/>
        </w:rPr>
        <w:t>WHEREAS</w:t>
      </w:r>
      <w:r w:rsidRPr="00DF53AE">
        <w:rPr>
          <w:rFonts w:ascii="Times New Roman" w:hAnsi="Times New Roman" w:cs="Times New Roman"/>
        </w:rPr>
        <w:t xml:space="preserve"> the Youth Court has made a Care and Protection Order / Enhanced Care and Protection Order / Family Guidance Order* in respect of the above-named child/young person*.</w:t>
      </w:r>
    </w:p>
    <w:p w14:paraId="26AB10CC" w14:textId="77777777" w:rsidR="00DF53AE" w:rsidRPr="00DF53AE" w:rsidRDefault="00DF53AE" w:rsidP="00DF53AE">
      <w:pPr>
        <w:pBdr>
          <w:top w:val="single" w:sz="4" w:space="1" w:color="auto"/>
          <w:left w:val="single" w:sz="4" w:space="4" w:color="auto"/>
          <w:bottom w:val="single" w:sz="4" w:space="1" w:color="auto"/>
          <w:right w:val="single" w:sz="4" w:space="4" w:color="auto"/>
        </w:pBdr>
        <w:jc w:val="both"/>
        <w:divId w:val="2116439976"/>
        <w:rPr>
          <w:rFonts w:ascii="Times New Roman" w:hAnsi="Times New Roman" w:cs="Times New Roman"/>
        </w:rPr>
      </w:pPr>
      <w:r w:rsidRPr="00DF53AE">
        <w:rPr>
          <w:rFonts w:ascii="Times New Roman" w:hAnsi="Times New Roman" w:cs="Times New Roman"/>
        </w:rPr>
        <w:tab/>
      </w:r>
      <w:r w:rsidRPr="00DF53AE">
        <w:rPr>
          <w:rFonts w:ascii="Times New Roman" w:hAnsi="Times New Roman" w:cs="Times New Roman"/>
          <w:b/>
        </w:rPr>
        <w:t>AND WHEREAS</w:t>
      </w:r>
      <w:r w:rsidRPr="00DF53AE">
        <w:rPr>
          <w:rFonts w:ascii="Times New Roman" w:hAnsi="Times New Roman" w:cs="Times New Roman"/>
        </w:rPr>
        <w:t xml:space="preserve"> the parent or guardian has made an application for the appropriate orders under the following provision(s):</w:t>
      </w:r>
    </w:p>
    <w:p w14:paraId="0BB02A0B" w14:textId="77777777" w:rsidR="00DF53AE" w:rsidRPr="00DF53AE" w:rsidRDefault="00DF53AE" w:rsidP="00DF53A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divId w:val="2116439976"/>
        <w:rPr>
          <w:rFonts w:ascii="Times New Roman" w:hAnsi="Times New Roman" w:cs="Times New Roman"/>
        </w:rPr>
      </w:pPr>
      <w:r w:rsidRPr="00DF53AE">
        <w:rPr>
          <w:rFonts w:ascii="Times New Roman" w:hAnsi="Times New Roman" w:cs="Times New Roman"/>
        </w:rPr>
        <w:t>[</w:t>
      </w:r>
      <w:r w:rsidRPr="00DF53AE">
        <w:rPr>
          <w:rFonts w:ascii="Times New Roman" w:hAnsi="Times New Roman" w:cs="Times New Roman"/>
          <w:i/>
        </w:rPr>
        <w:t>Specify section number(s) of the above-mentioned Act and type of application(s)</w:t>
      </w:r>
      <w:r w:rsidRPr="00DF53AE">
        <w:rPr>
          <w:rFonts w:ascii="Times New Roman" w:hAnsi="Times New Roman" w:cs="Times New Roman"/>
        </w:rPr>
        <w:t>]</w:t>
      </w:r>
    </w:p>
    <w:p w14:paraId="0049A9DD" w14:textId="77777777" w:rsidR="00DF53AE" w:rsidRPr="00DF53AE" w:rsidRDefault="00DF53AE" w:rsidP="00DF53AE">
      <w:pPr>
        <w:pBdr>
          <w:top w:val="single" w:sz="4" w:space="1" w:color="auto"/>
          <w:left w:val="single" w:sz="4" w:space="4" w:color="auto"/>
          <w:bottom w:val="single" w:sz="4" w:space="1" w:color="auto"/>
          <w:right w:val="single" w:sz="4" w:space="4" w:color="auto"/>
        </w:pBdr>
        <w:spacing w:after="0"/>
        <w:jc w:val="both"/>
        <w:divId w:val="2116439976"/>
        <w:rPr>
          <w:rFonts w:ascii="Times New Roman" w:hAnsi="Times New Roman" w:cs="Times New Roman"/>
        </w:rPr>
      </w:pPr>
    </w:p>
    <w:p w14:paraId="250629CD" w14:textId="77777777" w:rsidR="00DF53AE" w:rsidRPr="00DF53AE" w:rsidRDefault="00DF53AE" w:rsidP="00DF53AE">
      <w:pPr>
        <w:pBdr>
          <w:top w:val="single" w:sz="4" w:space="1" w:color="auto"/>
          <w:left w:val="single" w:sz="4" w:space="4" w:color="auto"/>
          <w:bottom w:val="single" w:sz="4" w:space="1" w:color="auto"/>
          <w:right w:val="single" w:sz="4" w:space="4" w:color="auto"/>
        </w:pBdr>
        <w:jc w:val="both"/>
        <w:divId w:val="2116439976"/>
        <w:rPr>
          <w:rFonts w:ascii="Times New Roman" w:hAnsi="Times New Roman" w:cs="Times New Roman"/>
        </w:rPr>
      </w:pPr>
      <w:r w:rsidRPr="00DF53AE">
        <w:rPr>
          <w:rFonts w:ascii="Times New Roman" w:hAnsi="Times New Roman" w:cs="Times New Roman"/>
        </w:rPr>
        <w:tab/>
      </w:r>
      <w:r w:rsidRPr="00DF53AE">
        <w:rPr>
          <w:rFonts w:ascii="Times New Roman" w:hAnsi="Times New Roman" w:cs="Times New Roman"/>
          <w:b/>
        </w:rPr>
        <w:t xml:space="preserve">YOU ARE HEREBY GIVEN NOTICE </w:t>
      </w:r>
      <w:r w:rsidRPr="00DF53AE">
        <w:rPr>
          <w:rFonts w:ascii="Times New Roman" w:hAnsi="Times New Roman" w:cs="Times New Roman"/>
        </w:rPr>
        <w:t xml:space="preserve">of the above application and that you are to appear before the Youth Court _____ at 3 Havelock Square Singapore 059725 on </w:t>
      </w:r>
      <w:r w:rsidRPr="00DF53AE">
        <w:rPr>
          <w:rFonts w:ascii="Times New Roman" w:hAnsi="Times New Roman" w:cs="Times New Roman"/>
          <w:u w:val="single"/>
        </w:rPr>
        <w:t>(date)</w:t>
      </w:r>
      <w:r w:rsidRPr="00DF53AE">
        <w:rPr>
          <w:rFonts w:ascii="Times New Roman" w:hAnsi="Times New Roman" w:cs="Times New Roman"/>
        </w:rPr>
        <w:t xml:space="preserve"> at </w:t>
      </w:r>
      <w:r w:rsidRPr="00DF53AE">
        <w:rPr>
          <w:rFonts w:ascii="Times New Roman" w:hAnsi="Times New Roman" w:cs="Times New Roman"/>
          <w:u w:val="single"/>
        </w:rPr>
        <w:t>(time)</w:t>
      </w:r>
      <w:r w:rsidRPr="00DF53AE">
        <w:rPr>
          <w:rFonts w:ascii="Times New Roman" w:hAnsi="Times New Roman" w:cs="Times New Roman"/>
        </w:rPr>
        <w:t xml:space="preserve"> to be heard on the application.</w:t>
      </w:r>
    </w:p>
    <w:p w14:paraId="787E5EE2" w14:textId="77777777" w:rsidR="00DF53AE" w:rsidRPr="00DF53AE" w:rsidRDefault="00DF53AE" w:rsidP="00DF53AE">
      <w:pPr>
        <w:pBdr>
          <w:top w:val="single" w:sz="4" w:space="1" w:color="auto"/>
          <w:left w:val="single" w:sz="4" w:space="4" w:color="auto"/>
          <w:bottom w:val="single" w:sz="4" w:space="1" w:color="auto"/>
          <w:right w:val="single" w:sz="4" w:space="4" w:color="auto"/>
        </w:pBdr>
        <w:ind w:firstLine="720"/>
        <w:jc w:val="both"/>
        <w:divId w:val="2116439976"/>
        <w:rPr>
          <w:rFonts w:ascii="Times New Roman" w:hAnsi="Times New Roman" w:cs="Times New Roman"/>
        </w:rPr>
      </w:pPr>
      <w:r w:rsidRPr="00DF53AE">
        <w:rPr>
          <w:rFonts w:ascii="Times New Roman" w:hAnsi="Times New Roman" w:cs="Times New Roman"/>
          <w:b/>
        </w:rPr>
        <w:t>TAKE NOTICE</w:t>
      </w:r>
      <w:r w:rsidRPr="00DF53AE">
        <w:rPr>
          <w:rFonts w:ascii="Times New Roman" w:hAnsi="Times New Roman" w:cs="Times New Roman"/>
        </w:rPr>
        <w:t xml:space="preserve"> that if you do not appear as stipulated above, the Court may proceed to hear and determine the application without further reference to you. </w:t>
      </w:r>
    </w:p>
    <w:p w14:paraId="230B0248" w14:textId="77777777" w:rsidR="00DF53AE" w:rsidRPr="00DF53AE" w:rsidRDefault="00DF53AE" w:rsidP="00DF53AE">
      <w:pPr>
        <w:pBdr>
          <w:top w:val="single" w:sz="4" w:space="1" w:color="auto"/>
          <w:left w:val="single" w:sz="4" w:space="4" w:color="auto"/>
          <w:bottom w:val="single" w:sz="4" w:space="1" w:color="auto"/>
          <w:right w:val="single" w:sz="4" w:space="4" w:color="auto"/>
        </w:pBdr>
        <w:divId w:val="2116439976"/>
        <w:rPr>
          <w:rFonts w:ascii="Times New Roman" w:hAnsi="Times New Roman" w:cs="Times New Roman"/>
          <w:i/>
          <w:sz w:val="20"/>
          <w:szCs w:val="20"/>
        </w:rPr>
      </w:pPr>
      <w:r w:rsidRPr="00DF53AE">
        <w:rPr>
          <w:rFonts w:ascii="Times New Roman" w:hAnsi="Times New Roman" w:cs="Times New Roman"/>
          <w:i/>
          <w:sz w:val="20"/>
          <w:szCs w:val="20"/>
        </w:rPr>
        <w:t>* Delete where inapplicable</w:t>
      </w:r>
    </w:p>
    <w:p w14:paraId="7863597F" w14:textId="77777777" w:rsidR="00DF53AE" w:rsidRPr="00DF53AE" w:rsidRDefault="00DF53AE" w:rsidP="00DF53AE">
      <w:pPr>
        <w:pBdr>
          <w:top w:val="single" w:sz="4" w:space="1" w:color="auto"/>
          <w:left w:val="single" w:sz="4" w:space="4" w:color="auto"/>
          <w:bottom w:val="single" w:sz="4" w:space="1" w:color="auto"/>
          <w:right w:val="single" w:sz="4" w:space="4" w:color="auto"/>
        </w:pBdr>
        <w:jc w:val="both"/>
        <w:divId w:val="2116439976"/>
        <w:rPr>
          <w:rFonts w:ascii="Times New Roman" w:hAnsi="Times New Roman" w:cs="Times New Roman"/>
          <w:sz w:val="22"/>
          <w:szCs w:val="22"/>
        </w:rPr>
      </w:pPr>
      <w:r w:rsidRPr="00DF53AE">
        <w:rPr>
          <w:rFonts w:ascii="Times New Roman" w:hAnsi="Times New Roman" w:cs="Times New Roman"/>
        </w:rPr>
        <w:tab/>
        <w:t xml:space="preserve">Dated this _______ day of ________________, 20 ______. </w:t>
      </w:r>
    </w:p>
    <w:p w14:paraId="166D5912" w14:textId="77777777" w:rsidR="00DF53AE" w:rsidRPr="00DF53AE" w:rsidRDefault="00DF53AE" w:rsidP="00DF53AE">
      <w:pPr>
        <w:pBdr>
          <w:top w:val="single" w:sz="4" w:space="1" w:color="auto"/>
          <w:left w:val="single" w:sz="4" w:space="4" w:color="auto"/>
          <w:bottom w:val="single" w:sz="4" w:space="1" w:color="auto"/>
          <w:right w:val="single" w:sz="4" w:space="4" w:color="auto"/>
        </w:pBdr>
        <w:jc w:val="both"/>
        <w:divId w:val="2116439976"/>
        <w:rPr>
          <w:rFonts w:ascii="Times New Roman" w:hAnsi="Times New Roman" w:cs="Times New Roman"/>
          <w:i/>
        </w:rPr>
      </w:pPr>
      <w:r w:rsidRPr="00DF53AE">
        <w:rPr>
          <w:rFonts w:ascii="Times New Roman" w:hAnsi="Times New Roman" w:cs="Times New Roman"/>
        </w:rPr>
        <w:tab/>
      </w:r>
      <w:r w:rsidRPr="00DF53AE">
        <w:rPr>
          <w:rFonts w:ascii="Times New Roman" w:hAnsi="Times New Roman" w:cs="Times New Roman"/>
        </w:rPr>
        <w:tab/>
      </w:r>
      <w:r w:rsidRPr="00DF53AE">
        <w:rPr>
          <w:rFonts w:ascii="Times New Roman" w:hAnsi="Times New Roman" w:cs="Times New Roman"/>
        </w:rPr>
        <w:tab/>
      </w:r>
      <w:r w:rsidRPr="00DF53AE">
        <w:rPr>
          <w:rFonts w:ascii="Times New Roman" w:hAnsi="Times New Roman" w:cs="Times New Roman"/>
        </w:rPr>
        <w:tab/>
      </w:r>
      <w:r w:rsidRPr="00DF53AE">
        <w:rPr>
          <w:rFonts w:ascii="Times New Roman" w:hAnsi="Times New Roman" w:cs="Times New Roman"/>
          <w:i/>
        </w:rPr>
        <w:t>Court Seal</w:t>
      </w:r>
    </w:p>
    <w:p w14:paraId="7BFECBCC" w14:textId="77777777" w:rsidR="00DF53AE" w:rsidRPr="00DF53AE" w:rsidRDefault="00DF53AE" w:rsidP="00DF53AE">
      <w:pPr>
        <w:pBdr>
          <w:top w:val="single" w:sz="4" w:space="1" w:color="auto"/>
          <w:left w:val="single" w:sz="4" w:space="4" w:color="auto"/>
          <w:bottom w:val="single" w:sz="4" w:space="1" w:color="auto"/>
          <w:right w:val="single" w:sz="4" w:space="4" w:color="auto"/>
        </w:pBdr>
        <w:jc w:val="both"/>
        <w:divId w:val="2116439976"/>
        <w:rPr>
          <w:rFonts w:ascii="Times New Roman" w:hAnsi="Times New Roman" w:cs="Times New Roman"/>
        </w:rPr>
      </w:pPr>
      <w:r w:rsidRPr="00DF53AE">
        <w:rPr>
          <w:rFonts w:ascii="Times New Roman" w:hAnsi="Times New Roman" w:cs="Times New Roman"/>
        </w:rPr>
        <w:t>………………………</w:t>
      </w:r>
      <w:r w:rsidRPr="00DF53AE">
        <w:rPr>
          <w:rFonts w:ascii="Times New Roman" w:hAnsi="Times New Roman" w:cs="Times New Roman"/>
        </w:rPr>
        <w:tab/>
      </w:r>
      <w:r w:rsidRPr="00DF53AE">
        <w:rPr>
          <w:rFonts w:ascii="Times New Roman" w:hAnsi="Times New Roman" w:cs="Times New Roman"/>
        </w:rPr>
        <w:tab/>
      </w:r>
      <w:r w:rsidRPr="00DF53AE">
        <w:rPr>
          <w:rFonts w:ascii="Times New Roman" w:hAnsi="Times New Roman" w:cs="Times New Roman"/>
        </w:rPr>
        <w:tab/>
      </w:r>
      <w:r w:rsidRPr="00DF53AE">
        <w:rPr>
          <w:rFonts w:ascii="Times New Roman" w:hAnsi="Times New Roman" w:cs="Times New Roman"/>
        </w:rPr>
        <w:tab/>
      </w:r>
      <w:r w:rsidRPr="00DF53AE">
        <w:rPr>
          <w:rFonts w:ascii="Times New Roman" w:hAnsi="Times New Roman" w:cs="Times New Roman"/>
        </w:rPr>
        <w:tab/>
        <w:t xml:space="preserve">      </w:t>
      </w:r>
      <w:r w:rsidRPr="00DF53AE">
        <w:rPr>
          <w:rFonts w:ascii="Times New Roman" w:hAnsi="Times New Roman" w:cs="Times New Roman"/>
        </w:rPr>
        <w:tab/>
        <w:t>….………………………</w:t>
      </w:r>
    </w:p>
    <w:p w14:paraId="78DD3D27" w14:textId="77777777" w:rsidR="00DF53AE" w:rsidRPr="00DF53AE" w:rsidRDefault="00DF53AE" w:rsidP="00DF53AE">
      <w:pPr>
        <w:pBdr>
          <w:top w:val="single" w:sz="4" w:space="1" w:color="auto"/>
          <w:left w:val="single" w:sz="4" w:space="4" w:color="auto"/>
          <w:bottom w:val="single" w:sz="4" w:space="1" w:color="auto"/>
          <w:right w:val="single" w:sz="4" w:space="4" w:color="auto"/>
        </w:pBdr>
        <w:jc w:val="both"/>
        <w:divId w:val="2116439976"/>
        <w:rPr>
          <w:rFonts w:ascii="Times New Roman" w:hAnsi="Times New Roman" w:cs="Times New Roman"/>
        </w:rPr>
      </w:pPr>
      <w:r w:rsidRPr="00DF53AE">
        <w:rPr>
          <w:rFonts w:ascii="Times New Roman" w:hAnsi="Times New Roman" w:cs="Times New Roman"/>
        </w:rPr>
        <w:t>Clerk</w:t>
      </w:r>
      <w:r w:rsidRPr="00DF53AE">
        <w:rPr>
          <w:rFonts w:ascii="Times New Roman" w:hAnsi="Times New Roman" w:cs="Times New Roman"/>
        </w:rPr>
        <w:tab/>
      </w:r>
      <w:r w:rsidRPr="00DF53AE">
        <w:rPr>
          <w:rFonts w:ascii="Times New Roman" w:hAnsi="Times New Roman" w:cs="Times New Roman"/>
        </w:rPr>
        <w:tab/>
      </w:r>
      <w:r w:rsidRPr="00DF53AE">
        <w:rPr>
          <w:rFonts w:ascii="Times New Roman" w:hAnsi="Times New Roman" w:cs="Times New Roman"/>
        </w:rPr>
        <w:tab/>
      </w:r>
      <w:r w:rsidRPr="00DF53AE">
        <w:rPr>
          <w:rFonts w:ascii="Times New Roman" w:hAnsi="Times New Roman" w:cs="Times New Roman"/>
        </w:rPr>
        <w:tab/>
      </w:r>
      <w:r w:rsidRPr="00DF53AE">
        <w:rPr>
          <w:rFonts w:ascii="Times New Roman" w:hAnsi="Times New Roman" w:cs="Times New Roman"/>
        </w:rPr>
        <w:tab/>
      </w:r>
      <w:r w:rsidRPr="00DF53AE">
        <w:rPr>
          <w:rFonts w:ascii="Times New Roman" w:hAnsi="Times New Roman" w:cs="Times New Roman"/>
        </w:rPr>
        <w:tab/>
      </w:r>
      <w:r w:rsidRPr="00DF53AE">
        <w:rPr>
          <w:rFonts w:ascii="Times New Roman" w:hAnsi="Times New Roman" w:cs="Times New Roman"/>
        </w:rPr>
        <w:tab/>
        <w:t xml:space="preserve">     </w:t>
      </w:r>
      <w:r w:rsidRPr="00DF53AE">
        <w:rPr>
          <w:rFonts w:ascii="Times New Roman" w:hAnsi="Times New Roman" w:cs="Times New Roman"/>
        </w:rPr>
        <w:tab/>
        <w:t>District Judge / Magistrate</w:t>
      </w:r>
    </w:p>
    <w:p w14:paraId="5A7FFEAC" w14:textId="77777777" w:rsidR="00DF53AE" w:rsidRPr="00DF53AE" w:rsidRDefault="00DF53AE" w:rsidP="00DF53AE">
      <w:pPr>
        <w:pBdr>
          <w:top w:val="single" w:sz="4" w:space="1" w:color="auto"/>
          <w:left w:val="single" w:sz="4" w:space="4" w:color="auto"/>
          <w:bottom w:val="single" w:sz="4" w:space="1" w:color="auto"/>
          <w:right w:val="single" w:sz="4" w:space="4" w:color="auto"/>
        </w:pBdr>
        <w:spacing w:line="480" w:lineRule="auto"/>
        <w:jc w:val="both"/>
        <w:divId w:val="2116439976"/>
        <w:rPr>
          <w:rFonts w:ascii="Times New Roman" w:hAnsi="Times New Roman" w:cs="Times New Roman"/>
        </w:rPr>
      </w:pPr>
      <w:r w:rsidRPr="00DF53AE">
        <w:rPr>
          <w:rFonts w:ascii="Times New Roman" w:hAnsi="Times New Roman" w:cs="Times New Roman"/>
        </w:rPr>
        <w:lastRenderedPageBreak/>
        <w:t>Department …………………………</w:t>
      </w:r>
    </w:p>
    <w:p w14:paraId="7B59EFE9" w14:textId="77777777" w:rsidR="00DF53AE" w:rsidRPr="00DF53AE" w:rsidRDefault="00DF53AE" w:rsidP="00DF53AE">
      <w:pPr>
        <w:pBdr>
          <w:top w:val="single" w:sz="4" w:space="1" w:color="auto"/>
          <w:left w:val="single" w:sz="4" w:space="4" w:color="auto"/>
          <w:bottom w:val="single" w:sz="4" w:space="1" w:color="auto"/>
          <w:right w:val="single" w:sz="4" w:space="4" w:color="auto"/>
        </w:pBdr>
        <w:spacing w:line="480" w:lineRule="auto"/>
        <w:jc w:val="both"/>
        <w:divId w:val="2116439976"/>
        <w:rPr>
          <w:rFonts w:ascii="Times New Roman" w:hAnsi="Times New Roman" w:cs="Times New Roman"/>
        </w:rPr>
      </w:pPr>
      <w:r w:rsidRPr="00DF53AE">
        <w:rPr>
          <w:rFonts w:ascii="Times New Roman" w:hAnsi="Times New Roman" w:cs="Times New Roman"/>
        </w:rPr>
        <w:t>Received the duplicate of this process on the ________day of __________________, 20_____.</w:t>
      </w:r>
    </w:p>
    <w:p w14:paraId="4455BF45" w14:textId="77777777" w:rsidR="00DF53AE" w:rsidRPr="00DF53AE" w:rsidRDefault="00DF53AE" w:rsidP="00DF53AE">
      <w:pPr>
        <w:pBdr>
          <w:top w:val="single" w:sz="4" w:space="1" w:color="auto"/>
          <w:left w:val="single" w:sz="4" w:space="4" w:color="auto"/>
          <w:bottom w:val="single" w:sz="4" w:space="1" w:color="auto"/>
          <w:right w:val="single" w:sz="4" w:space="4" w:color="auto"/>
        </w:pBdr>
        <w:jc w:val="right"/>
        <w:divId w:val="2116439976"/>
        <w:rPr>
          <w:rFonts w:ascii="Times New Roman" w:hAnsi="Times New Roman" w:cs="Times New Roman"/>
        </w:rPr>
      </w:pPr>
      <w:r w:rsidRPr="00DF53AE">
        <w:rPr>
          <w:rFonts w:ascii="Times New Roman" w:hAnsi="Times New Roman" w:cs="Times New Roman"/>
        </w:rPr>
        <w:t>………………..………………</w:t>
      </w:r>
    </w:p>
    <w:p w14:paraId="28979D33" w14:textId="77777777" w:rsidR="00DF53AE" w:rsidRPr="00DF53AE" w:rsidRDefault="00DF53AE" w:rsidP="00DF53AE">
      <w:pPr>
        <w:pBdr>
          <w:top w:val="single" w:sz="4" w:space="1" w:color="auto"/>
          <w:left w:val="single" w:sz="4" w:space="4" w:color="auto"/>
          <w:bottom w:val="single" w:sz="4" w:space="1" w:color="auto"/>
          <w:right w:val="single" w:sz="4" w:space="4" w:color="auto"/>
        </w:pBdr>
        <w:jc w:val="center"/>
        <w:divId w:val="2116439976"/>
        <w:rPr>
          <w:rFonts w:ascii="Times New Roman" w:hAnsi="Times New Roman" w:cs="Times New Roman"/>
        </w:rPr>
      </w:pPr>
      <w:r w:rsidRPr="00DF53AE">
        <w:rPr>
          <w:rFonts w:ascii="Times New Roman" w:hAnsi="Times New Roman" w:cs="Times New Roman"/>
        </w:rPr>
        <w:t xml:space="preserve">                                                                                                          Name &amp; Signature</w:t>
      </w:r>
    </w:p>
    <w:p w14:paraId="0A72AF74" w14:textId="77777777" w:rsidR="00DF53AE" w:rsidRDefault="00DF53AE" w:rsidP="00DF53AE">
      <w:pPr>
        <w:divId w:val="2116439976"/>
        <w:rPr>
          <w:rFonts w:ascii="Times New Roman" w:hAnsi="Times New Roman" w:cs="Times New Roman"/>
          <w:sz w:val="20"/>
          <w:szCs w:val="20"/>
        </w:rPr>
      </w:pPr>
    </w:p>
    <w:p w14:paraId="27B1BB14" w14:textId="77777777" w:rsidR="00DF53AE" w:rsidRPr="006F2CA2" w:rsidRDefault="00DF53AE" w:rsidP="006F2CA2">
      <w:pPr>
        <w:spacing w:before="0" w:after="200" w:line="276" w:lineRule="auto"/>
        <w:divId w:val="2116439976"/>
        <w:rPr>
          <w:rFonts w:ascii="Times New Roman" w:hAnsi="Times New Roman" w:cs="Times New Roman"/>
          <w:sz w:val="26"/>
          <w:szCs w:val="20"/>
          <w:lang w:val="en-GB" w:eastAsia="en-US"/>
        </w:rPr>
      </w:pPr>
    </w:p>
    <w:tbl>
      <w:tblPr>
        <w:tblW w:w="7576" w:type="dxa"/>
        <w:jc w:val="center"/>
        <w:tblLook w:val="04A0" w:firstRow="1" w:lastRow="0" w:firstColumn="1" w:lastColumn="0" w:noHBand="0" w:noVBand="1"/>
      </w:tblPr>
      <w:tblGrid>
        <w:gridCol w:w="5436"/>
        <w:gridCol w:w="2140"/>
      </w:tblGrid>
      <w:tr w:rsidR="006F2CA2" w:rsidRPr="006F2CA2" w14:paraId="0D202E33" w14:textId="77777777" w:rsidTr="006F2CA2">
        <w:trPr>
          <w:divId w:val="2116439976"/>
          <w:cantSplit/>
          <w:jc w:val="center"/>
        </w:trPr>
        <w:tc>
          <w:tcPr>
            <w:tcW w:w="7576" w:type="dxa"/>
            <w:gridSpan w:val="2"/>
          </w:tcPr>
          <w:p w14:paraId="69CABC6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GUID=c78cda64-f5e7-466a-9e88-9d8304fcc51d </w:instrText>
            </w:r>
            <w:r w:rsidRPr="006F2CA2">
              <w:rPr>
                <w:rFonts w:ascii="Times New Roman" w:hAnsi="Times New Roman" w:cs="Times New Roman"/>
                <w:sz w:val="22"/>
                <w:szCs w:val="20"/>
                <w:lang w:val="en-GB" w:eastAsia="en-US"/>
              </w:rPr>
              <w:fldChar w:fldCharType="end"/>
            </w:r>
            <w:r w:rsidR="00ED7FA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46</w:t>
            </w:r>
          </w:p>
          <w:p w14:paraId="21A9E0C2"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t>R.153</w:t>
            </w:r>
          </w:p>
        </w:tc>
      </w:tr>
      <w:tr w:rsidR="006F2CA2" w:rsidRPr="006F2CA2" w14:paraId="5764FD6C" w14:textId="77777777" w:rsidTr="006F2CA2">
        <w:trPr>
          <w:gridAfter w:val="1"/>
          <w:divId w:val="2116439976"/>
          <w:wAfter w:w="2140" w:type="dxa"/>
          <w:cantSplit/>
          <w:jc w:val="center"/>
        </w:trPr>
        <w:tc>
          <w:tcPr>
            <w:tcW w:w="5436" w:type="dxa"/>
          </w:tcPr>
          <w:p w14:paraId="26990517" w14:textId="77777777" w:rsidR="006F2CA2" w:rsidRPr="006F2CA2" w:rsidRDefault="006F2CA2" w:rsidP="006F2CA2">
            <w:pPr>
              <w:spacing w:before="60" w:after="60" w:line="240" w:lineRule="auto"/>
              <w:ind w:left="2002"/>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GUID=3f39e8b7-0114-4069-8d35-3e6f39d41330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NOTICE OF COMMENCEMENT OF PROCEEDINGS IN THE SYARIAH COURT</w:t>
            </w:r>
          </w:p>
        </w:tc>
      </w:tr>
      <w:tr w:rsidR="006F2CA2" w:rsidRPr="006F2CA2" w14:paraId="050A2083" w14:textId="77777777" w:rsidTr="006F2CA2">
        <w:trPr>
          <w:divId w:val="2116439976"/>
          <w:cantSplit/>
          <w:jc w:val="center"/>
        </w:trPr>
        <w:tc>
          <w:tcPr>
            <w:tcW w:w="7576" w:type="dxa"/>
            <w:gridSpan w:val="2"/>
          </w:tcPr>
          <w:p w14:paraId="585B0FAB"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GUID=8389c929-fc20-4f85-9709-7084268a849c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3875017E"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GUID=0ebaaf1d-ac3d-4bff-aeac-e4c95103d2a1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Take notice that *proceedings for divorce between            have been commenced in the Syariah Court on (state the date) under (state the proceedings number)/a decree or order for divorce between                   has been made by the Syariah Court on (state the date)/a divorce between                      has been registered under section 102 of the Administration of Muslim Law Act (Cap. 3) on (state the date).</w:t>
            </w:r>
          </w:p>
          <w:p w14:paraId="7BC7079A"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GUID=ab4a0db4-991e-4549-ad97-77d5ca761e29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1D7B8E11"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GUID=4580bfce-2b66-47df-bf7f-dff86c8972d0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Solicitors for the</w:t>
            </w:r>
          </w:p>
          <w:p w14:paraId="2805E40A"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GUID=d2be79bd-8b31-4498-bf8d-890a3fdd58e7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6"/>
                <w:szCs w:val="16"/>
                <w:vertAlign w:val="superscript"/>
                <w:lang w:val="en-GB" w:eastAsia="en-US"/>
              </w:rPr>
              <w:t>*</w:t>
            </w:r>
            <w:r w:rsidRPr="006F2CA2">
              <w:rPr>
                <w:rFonts w:ascii="Times New Roman" w:hAnsi="Times New Roman" w:cs="Times New Roman"/>
                <w:sz w:val="16"/>
                <w:szCs w:val="16"/>
                <w:lang w:val="en-GB" w:eastAsia="en-US"/>
              </w:rPr>
              <w:t>Delete whichever is inapplicable.</w:t>
            </w:r>
          </w:p>
        </w:tc>
      </w:tr>
    </w:tbl>
    <w:p w14:paraId="708E0300"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pPr w:leftFromText="180" w:rightFromText="180" w:vertAnchor="text" w:tblpY="1"/>
        <w:tblOverlap w:val="never"/>
        <w:tblW w:w="8364" w:type="dxa"/>
        <w:tblLook w:val="04A0" w:firstRow="1" w:lastRow="0" w:firstColumn="1" w:lastColumn="0" w:noHBand="0" w:noVBand="1"/>
      </w:tblPr>
      <w:tblGrid>
        <w:gridCol w:w="1834"/>
        <w:gridCol w:w="4199"/>
        <w:gridCol w:w="2331"/>
      </w:tblGrid>
      <w:tr w:rsidR="006F2CA2" w:rsidRPr="006F2CA2" w14:paraId="4F0F73E2" w14:textId="77777777" w:rsidTr="00ED7FA2">
        <w:trPr>
          <w:divId w:val="2116439976"/>
          <w:cantSplit/>
        </w:trPr>
        <w:tc>
          <w:tcPr>
            <w:tcW w:w="8364" w:type="dxa"/>
            <w:gridSpan w:val="3"/>
          </w:tcPr>
          <w:p w14:paraId="131606CC"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GUID=3977cf59-ff9d-4133-908a-f2d201a9eb9a </w:instrText>
            </w:r>
            <w:r w:rsidRPr="006F2CA2">
              <w:rPr>
                <w:rFonts w:ascii="Times New Roman" w:hAnsi="Times New Roman" w:cs="Times New Roman"/>
                <w:sz w:val="22"/>
                <w:szCs w:val="20"/>
                <w:lang w:val="en-GB" w:eastAsia="en-US"/>
              </w:rPr>
              <w:fldChar w:fldCharType="end"/>
            </w:r>
            <w:r w:rsidR="00ED7FA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47</w:t>
            </w:r>
          </w:p>
        </w:tc>
      </w:tr>
      <w:tr w:rsidR="006F2CA2" w:rsidRPr="006F2CA2" w14:paraId="73803282" w14:textId="77777777" w:rsidTr="00ED7FA2">
        <w:trPr>
          <w:divId w:val="2116439976"/>
          <w:cantSplit/>
        </w:trPr>
        <w:tc>
          <w:tcPr>
            <w:tcW w:w="1834" w:type="dxa"/>
          </w:tcPr>
          <w:p w14:paraId="1EDD92A6"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GUID=647ec724-5cf4-41c0-9e5f-8b4b03efd5c3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 xml:space="preserve"> R.163, 168, 176, 179, 193, 197, 273, 277,301</w:t>
            </w:r>
          </w:p>
        </w:tc>
        <w:tc>
          <w:tcPr>
            <w:tcW w:w="4199" w:type="dxa"/>
          </w:tcPr>
          <w:p w14:paraId="354FB336"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4D9AEE57"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4BB663A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GUID=6f415732-b58a-4140-8b52-cd1b06904219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ORIGINATING SUMMONS</w:t>
            </w:r>
          </w:p>
        </w:tc>
        <w:tc>
          <w:tcPr>
            <w:tcW w:w="2331" w:type="dxa"/>
          </w:tcPr>
          <w:p w14:paraId="2F192A80"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GUID=ee520d6e-ee5d-479c-b958-7d0d4cf11d56 </w:instrText>
            </w:r>
            <w:r w:rsidRPr="006F2CA2">
              <w:rPr>
                <w:rFonts w:ascii="Times New Roman" w:hAnsi="Times New Roman" w:cs="Times New Roman"/>
                <w:sz w:val="22"/>
                <w:szCs w:val="20"/>
                <w:lang w:val="en-GB" w:eastAsia="en-US"/>
              </w:rPr>
              <w:fldChar w:fldCharType="end"/>
            </w:r>
          </w:p>
        </w:tc>
      </w:tr>
      <w:tr w:rsidR="006F2CA2" w:rsidRPr="006F2CA2" w14:paraId="6AE29CF3" w14:textId="77777777" w:rsidTr="00ED7FA2">
        <w:trPr>
          <w:divId w:val="2116439976"/>
          <w:cantSplit/>
        </w:trPr>
        <w:tc>
          <w:tcPr>
            <w:tcW w:w="8364" w:type="dxa"/>
            <w:gridSpan w:val="3"/>
          </w:tcPr>
          <w:p w14:paraId="181EA668"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GUID=2755b1d5-ff18-4fa1-b8f4-6e08b6457e63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IN THE FAMILY JUSTICE COURTS OF </w:t>
            </w:r>
            <w:r w:rsidRPr="006F2CA2">
              <w:rPr>
                <w:rFonts w:ascii="Times New Roman" w:hAnsi="Times New Roman" w:cs="Times New Roman"/>
                <w:sz w:val="22"/>
                <w:szCs w:val="20"/>
                <w:lang w:val="en-GB" w:eastAsia="en-US"/>
              </w:rPr>
              <w:br/>
              <w:t>THE REPUBLIC OF SINGAPORE</w:t>
            </w:r>
          </w:p>
        </w:tc>
      </w:tr>
      <w:tr w:rsidR="006F2CA2" w:rsidRPr="006F2CA2" w14:paraId="291CFC9E" w14:textId="77777777" w:rsidTr="00ED7FA2">
        <w:trPr>
          <w:divId w:val="2116439976"/>
          <w:cantSplit/>
        </w:trPr>
        <w:tc>
          <w:tcPr>
            <w:tcW w:w="8364" w:type="dxa"/>
            <w:gridSpan w:val="3"/>
          </w:tcPr>
          <w:p w14:paraId="12AC06D3"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GUID=841bcbb0-13bc-416e-961a-1fb3879f3470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O.S. No.                    )</w:t>
            </w:r>
            <w:r w:rsidRPr="006F2CA2">
              <w:rPr>
                <w:rFonts w:ascii="Times New Roman" w:hAnsi="Times New Roman" w:cs="Times New Roman"/>
                <w:sz w:val="22"/>
                <w:szCs w:val="20"/>
                <w:lang w:val="en-GB" w:eastAsia="en-US"/>
              </w:rPr>
              <w:br/>
              <w:t>of 20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w:t>
            </w:r>
            <w:r w:rsidRPr="006F2CA2">
              <w:rPr>
                <w:rFonts w:ascii="Times New Roman" w:hAnsi="Times New Roman" w:cs="Times New Roman"/>
                <w:sz w:val="22"/>
                <w:szCs w:val="20"/>
                <w:lang w:val="en-GB" w:eastAsia="en-US"/>
              </w:rPr>
              <w:br/>
              <w:t>(</w:t>
            </w:r>
            <w:proofErr w:type="gramStart"/>
            <w:r w:rsidRPr="006F2CA2">
              <w:rPr>
                <w:rFonts w:ascii="Times New Roman" w:hAnsi="Times New Roman" w:cs="Times New Roman"/>
                <w:sz w:val="22"/>
                <w:szCs w:val="20"/>
                <w:lang w:val="en-GB" w:eastAsia="en-US"/>
              </w:rPr>
              <w:t>Seal)   </w:t>
            </w:r>
            <w:proofErr w:type="gramEnd"/>
            <w:r w:rsidRPr="006F2CA2">
              <w:rPr>
                <w:rFonts w:ascii="Times New Roman" w:hAnsi="Times New Roman" w:cs="Times New Roman"/>
                <w:sz w:val="22"/>
                <w:szCs w:val="20"/>
                <w:lang w:val="en-GB" w:eastAsia="en-US"/>
              </w:rPr>
              <w:t>                     )</w:t>
            </w:r>
            <w:r w:rsidRPr="006F2CA2">
              <w:rPr>
                <w:rFonts w:ascii="Times New Roman" w:hAnsi="Times New Roman" w:cs="Times New Roman"/>
                <w:sz w:val="22"/>
                <w:szCs w:val="20"/>
                <w:lang w:val="en-GB" w:eastAsia="en-US"/>
              </w:rPr>
              <w:br/>
              <w:t>(In the matter of                      )</w:t>
            </w:r>
          </w:p>
          <w:p w14:paraId="6C8E7988"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GUID=6c875631-edf5-4827-b0e3-7dfab929f03e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Between</w:t>
            </w:r>
          </w:p>
          <w:p w14:paraId="30D94F0B"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GUID=c6e203d4-4c3e-4630-9922-43350664669e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Plaintiff.</w:t>
            </w:r>
          </w:p>
          <w:p w14:paraId="1BBA1D8F"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GUID=477fab2d-bd1e-4204-8456-04d082610c7d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w:t>
            </w:r>
          </w:p>
          <w:p w14:paraId="4E0CB224"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GUID=e73e7464-de0d-4152-9038-26c785d53e77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Defendant.</w:t>
            </w:r>
          </w:p>
          <w:p w14:paraId="581AFBF3"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GUID=0fb90927-7ac6-4560-8148-9576eac8cf32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THE DEFENDANT(S) [name]</w:t>
            </w:r>
          </w:p>
          <w:p w14:paraId="1E407032"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GUID=81ac2a29-0c48-48d3-9122-0e29ff906e1d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of [address]</w:t>
            </w:r>
          </w:p>
        </w:tc>
      </w:tr>
      <w:tr w:rsidR="006F2CA2" w:rsidRPr="006F2CA2" w14:paraId="5A065AA4" w14:textId="77777777" w:rsidTr="00ED7FA2">
        <w:trPr>
          <w:divId w:val="2116439976"/>
          <w:cantSplit/>
        </w:trPr>
        <w:tc>
          <w:tcPr>
            <w:tcW w:w="8364" w:type="dxa"/>
            <w:gridSpan w:val="3"/>
          </w:tcPr>
          <w:p w14:paraId="5813F3B1" w14:textId="77777777" w:rsidR="006F2CA2" w:rsidRPr="006F2CA2" w:rsidRDefault="006F2CA2" w:rsidP="006F2CA2">
            <w:pPr>
              <w:spacing w:before="120" w:after="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GUID=7a2b9755-b7cf-4b7a-adb2-8e5a8a72fd0d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Plaintiff applies for the following orders:</w:t>
            </w:r>
          </w:p>
          <w:p w14:paraId="1078B348" w14:textId="77777777" w:rsidR="006F2CA2" w:rsidRPr="006F2CA2" w:rsidRDefault="006F2CA2" w:rsidP="006F2CA2">
            <w:pPr>
              <w:spacing w:before="120" w:after="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1.</w:t>
            </w:r>
          </w:p>
          <w:p w14:paraId="01828CCE" w14:textId="77777777" w:rsidR="006F2CA2" w:rsidRPr="006F2CA2" w:rsidRDefault="006F2CA2" w:rsidP="006F2CA2">
            <w:pPr>
              <w:spacing w:before="120" w:after="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 xml:space="preserve">2. </w:t>
            </w:r>
          </w:p>
          <w:tbl>
            <w:tblPr>
              <w:tblW w:w="7140" w:type="dxa"/>
              <w:jc w:val="center"/>
              <w:tblLook w:val="04A0" w:firstRow="1" w:lastRow="0" w:firstColumn="1" w:lastColumn="0" w:noHBand="0" w:noVBand="1"/>
            </w:tblPr>
            <w:tblGrid>
              <w:gridCol w:w="7140"/>
            </w:tblGrid>
            <w:tr w:rsidR="006F2CA2" w:rsidRPr="006F2CA2" w14:paraId="74136026" w14:textId="77777777" w:rsidTr="006F2CA2">
              <w:trPr>
                <w:cantSplit/>
                <w:jc w:val="center"/>
              </w:trPr>
              <w:tc>
                <w:tcPr>
                  <w:tcW w:w="7140" w:type="dxa"/>
                </w:tcPr>
                <w:p w14:paraId="08605E6E" w14:textId="77777777" w:rsidR="006F2CA2" w:rsidRPr="006F2CA2" w:rsidRDefault="006F2CA2" w:rsidP="00681E46">
                  <w:pPr>
                    <w:framePr w:hSpace="180" w:wrap="around" w:vAnchor="text" w:hAnchor="text" w:y="1"/>
                    <w:spacing w:before="60" w:after="60" w:line="240" w:lineRule="auto"/>
                    <w:suppressOverlap/>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GUID=547f9c10-af56-4602-9aed-31086b5d67c5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*This Summons is taken out by [</w:t>
                  </w:r>
                  <w:r w:rsidRPr="006F2CA2">
                    <w:rPr>
                      <w:rFonts w:ascii="Times New Roman" w:hAnsi="Times New Roman" w:cs="Times New Roman"/>
                      <w:i/>
                      <w:sz w:val="22"/>
                      <w:szCs w:val="20"/>
                      <w:lang w:val="en-GB" w:eastAsia="en-US"/>
                    </w:rPr>
                    <w:t>to state name</w:t>
                  </w:r>
                  <w:r w:rsidRPr="006F2CA2">
                    <w:rPr>
                      <w:rFonts w:ascii="Times New Roman" w:hAnsi="Times New Roman" w:cs="Times New Roman"/>
                      <w:sz w:val="22"/>
                      <w:szCs w:val="20"/>
                      <w:lang w:val="en-GB" w:eastAsia="en-US"/>
                    </w:rPr>
                    <w:t>], solicitor for the abovenamed Plaintiff whose particulars are as follows [</w:t>
                  </w:r>
                  <w:r w:rsidRPr="006F2CA2">
                    <w:rPr>
                      <w:rFonts w:ascii="Times New Roman" w:hAnsi="Times New Roman" w:cs="Times New Roman"/>
                      <w:i/>
                      <w:sz w:val="22"/>
                      <w:szCs w:val="20"/>
                      <w:lang w:val="en-GB" w:eastAsia="en-US"/>
                    </w:rPr>
                    <w:t>to state address</w:t>
                  </w:r>
                  <w:r w:rsidRPr="006F2CA2">
                    <w:rPr>
                      <w:rFonts w:ascii="Times New Roman" w:hAnsi="Times New Roman" w:cs="Times New Roman"/>
                      <w:sz w:val="22"/>
                      <w:szCs w:val="20"/>
                      <w:lang w:val="en-GB" w:eastAsia="en-US"/>
                    </w:rPr>
                    <w:t>].</w:t>
                  </w:r>
                </w:p>
              </w:tc>
            </w:tr>
            <w:tr w:rsidR="006F2CA2" w:rsidRPr="006F2CA2" w14:paraId="48B4B470" w14:textId="77777777" w:rsidTr="006F2CA2">
              <w:trPr>
                <w:cantSplit/>
                <w:jc w:val="center"/>
              </w:trPr>
              <w:tc>
                <w:tcPr>
                  <w:tcW w:w="7140" w:type="dxa"/>
                </w:tcPr>
                <w:p w14:paraId="265C945E" w14:textId="77777777" w:rsidR="006F2CA2" w:rsidRPr="006F2CA2" w:rsidRDefault="006F2CA2" w:rsidP="00681E46">
                  <w:pPr>
                    <w:framePr w:hSpace="180" w:wrap="around" w:vAnchor="text" w:hAnchor="text" w:y="1"/>
                    <w:spacing w:before="60" w:after="60" w:line="240" w:lineRule="auto"/>
                    <w:suppressOverlap/>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GUID=c3c2a31e-bc49-4167-99f4-b03a9f0501fe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If the Plaintiff is unrepresented</w:t>
                  </w:r>
                  <w:r w:rsidRPr="006F2CA2">
                    <w:rPr>
                      <w:rFonts w:ascii="Times New Roman" w:hAnsi="Times New Roman" w:cs="Times New Roman"/>
                      <w:sz w:val="22"/>
                      <w:szCs w:val="20"/>
                      <w:lang w:val="en-GB" w:eastAsia="en-US"/>
                    </w:rPr>
                    <w:t>) This Summons is taken out by the abovenamed Plaintiff who resides at [</w:t>
                  </w:r>
                  <w:r w:rsidRPr="006F2CA2">
                    <w:rPr>
                      <w:rFonts w:ascii="Times New Roman" w:hAnsi="Times New Roman" w:cs="Times New Roman"/>
                      <w:i/>
                      <w:sz w:val="22"/>
                      <w:szCs w:val="20"/>
                      <w:lang w:val="en-GB" w:eastAsia="en-US"/>
                    </w:rPr>
                    <w:t>to state address</w:t>
                  </w:r>
                  <w:r w:rsidRPr="006F2CA2">
                    <w:rPr>
                      <w:rFonts w:ascii="Times New Roman" w:hAnsi="Times New Roman" w:cs="Times New Roman"/>
                      <w:sz w:val="22"/>
                      <w:szCs w:val="20"/>
                      <w:lang w:val="en-GB" w:eastAsia="en-US"/>
                    </w:rPr>
                    <w:t>]</w:t>
                  </w:r>
                  <w:proofErr w:type="gramStart"/>
                  <w:r w:rsidRPr="006F2CA2">
                    <w:rPr>
                      <w:rFonts w:ascii="Times New Roman" w:hAnsi="Times New Roman" w:cs="Times New Roman"/>
                      <w:sz w:val="22"/>
                      <w:szCs w:val="20"/>
                      <w:lang w:val="en-GB" w:eastAsia="en-US"/>
                    </w:rPr>
                    <w:t>/(</w:t>
                  </w:r>
                  <w:proofErr w:type="gramEnd"/>
                  <w:r w:rsidRPr="006F2CA2">
                    <w:rPr>
                      <w:rFonts w:ascii="Times New Roman" w:hAnsi="Times New Roman" w:cs="Times New Roman"/>
                      <w:i/>
                      <w:sz w:val="22"/>
                      <w:szCs w:val="20"/>
                      <w:lang w:val="en-GB" w:eastAsia="en-US"/>
                    </w:rPr>
                    <w:t>and if the Plaintiff does not reside within the jurisdiction</w:t>
                  </w:r>
                  <w:r w:rsidRPr="006F2CA2">
                    <w:rPr>
                      <w:rFonts w:ascii="Times New Roman" w:hAnsi="Times New Roman" w:cs="Times New Roman"/>
                      <w:sz w:val="22"/>
                      <w:szCs w:val="20"/>
                      <w:lang w:val="en-GB" w:eastAsia="en-US"/>
                    </w:rPr>
                    <w:t>) whose address for service is [</w:t>
                  </w:r>
                  <w:r w:rsidRPr="006F2CA2">
                    <w:rPr>
                      <w:rFonts w:ascii="Times New Roman" w:hAnsi="Times New Roman" w:cs="Times New Roman"/>
                      <w:i/>
                      <w:sz w:val="22"/>
                      <w:szCs w:val="20"/>
                      <w:lang w:val="en-GB" w:eastAsia="en-US"/>
                    </w:rPr>
                    <w:t>to state address</w:t>
                  </w:r>
                  <w:r w:rsidRPr="006F2CA2">
                    <w:rPr>
                      <w:rFonts w:ascii="Times New Roman" w:hAnsi="Times New Roman" w:cs="Times New Roman"/>
                      <w:sz w:val="22"/>
                      <w:szCs w:val="20"/>
                      <w:lang w:val="en-GB" w:eastAsia="en-US"/>
                    </w:rPr>
                    <w:t>].</w:t>
                  </w:r>
                </w:p>
              </w:tc>
            </w:tr>
            <w:tr w:rsidR="006F2CA2" w:rsidRPr="006F2CA2" w14:paraId="250122DD" w14:textId="77777777" w:rsidTr="006F2CA2">
              <w:trPr>
                <w:cantSplit/>
                <w:jc w:val="center"/>
              </w:trPr>
              <w:tc>
                <w:tcPr>
                  <w:tcW w:w="7140" w:type="dxa"/>
                </w:tcPr>
                <w:p w14:paraId="577B01CE" w14:textId="77777777" w:rsidR="006F2CA2" w:rsidRPr="006F2CA2" w:rsidRDefault="006F2CA2" w:rsidP="00681E46">
                  <w:pPr>
                    <w:framePr w:hSpace="180" w:wrap="around" w:vAnchor="text" w:hAnchor="text" w:y="1"/>
                    <w:spacing w:before="60" w:after="60" w:line="240" w:lineRule="auto"/>
                    <w:suppressOverlap/>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GUID=0d584542-585a-4868-9e55-902b5baab861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*Delete where inapplicable.</w:t>
                  </w:r>
                </w:p>
              </w:tc>
            </w:tr>
          </w:tbl>
          <w:p w14:paraId="37A348C2" w14:textId="77777777" w:rsidR="006F2CA2" w:rsidRPr="006F2CA2" w:rsidRDefault="006F2CA2" w:rsidP="006F2CA2">
            <w:pPr>
              <w:spacing w:before="120" w:after="0" w:line="240" w:lineRule="auto"/>
              <w:jc w:val="both"/>
              <w:rPr>
                <w:rFonts w:ascii="Times New Roman" w:hAnsi="Times New Roman" w:cs="Times New Roman"/>
                <w:sz w:val="22"/>
                <w:szCs w:val="20"/>
                <w:lang w:val="en-GB" w:eastAsia="en-US"/>
              </w:rPr>
            </w:pPr>
          </w:p>
          <w:p w14:paraId="0E2B1777" w14:textId="77777777" w:rsidR="006F2CA2" w:rsidRPr="006F2CA2" w:rsidRDefault="006F2CA2" w:rsidP="006F2CA2">
            <w:pPr>
              <w:spacing w:before="120" w:after="0" w:line="240" w:lineRule="auto"/>
              <w:jc w:val="both"/>
              <w:rPr>
                <w:rFonts w:ascii="Times New Roman" w:hAnsi="Times New Roman" w:cs="Times New Roman"/>
                <w:sz w:val="22"/>
                <w:szCs w:val="20"/>
                <w:lang w:val="en-GB" w:eastAsia="en-US"/>
              </w:rPr>
            </w:pPr>
          </w:p>
          <w:p w14:paraId="262FF3AB"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GUID=271a32c7-80ce-4612-af6a-56e396c15727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Registrar.</w:t>
            </w:r>
          </w:p>
          <w:p w14:paraId="18A3ACE2" w14:textId="77777777" w:rsidR="006F2CA2" w:rsidRPr="006F2CA2" w:rsidRDefault="006F2CA2" w:rsidP="006F2CA2">
            <w:pPr>
              <w:spacing w:before="120" w:after="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GUID=66c5ba7c-bd4d-4ba7-b059-fca339ae6ad3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Note</w:t>
            </w:r>
            <w:r w:rsidRPr="006F2CA2">
              <w:rPr>
                <w:rFonts w:ascii="Times New Roman" w:hAnsi="Times New Roman" w:cs="Times New Roman"/>
                <w:sz w:val="22"/>
                <w:szCs w:val="20"/>
                <w:lang w:val="en-GB" w:eastAsia="en-US"/>
              </w:rPr>
              <w:t>:  </w:t>
            </w:r>
          </w:p>
          <w:p w14:paraId="5A2C11B2" w14:textId="77777777" w:rsidR="006F2CA2" w:rsidRPr="006F2CA2" w:rsidRDefault="006F2CA2" w:rsidP="006F2CA2">
            <w:pPr>
              <w:spacing w:before="120" w:after="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1.</w:t>
            </w:r>
            <w:r w:rsidRPr="006F2CA2">
              <w:rPr>
                <w:rFonts w:ascii="Times New Roman" w:hAnsi="Times New Roman" w:cs="Times New Roman"/>
                <w:sz w:val="22"/>
                <w:szCs w:val="20"/>
                <w:lang w:val="en-GB" w:eastAsia="en-US"/>
              </w:rPr>
              <w:tab/>
              <w:t>This originating summons may not be served more than 6 months after the above date unless renewed by order of the Court.</w:t>
            </w:r>
          </w:p>
          <w:p w14:paraId="67AFD153" w14:textId="77777777" w:rsidR="006F2CA2" w:rsidRPr="006F2CA2" w:rsidRDefault="006F2CA2" w:rsidP="006F2CA2">
            <w:pPr>
              <w:spacing w:before="120" w:after="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2.</w:t>
            </w:r>
            <w:r w:rsidRPr="006F2CA2">
              <w:rPr>
                <w:rFonts w:ascii="Times New Roman" w:hAnsi="Times New Roman" w:cs="Times New Roman"/>
                <w:sz w:val="22"/>
                <w:szCs w:val="20"/>
                <w:lang w:val="en-GB" w:eastAsia="en-US"/>
              </w:rPr>
              <w:tab/>
            </w: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GUID=ccc1a475-b5c2-463c-9412-240ba01d64f1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If a defendant does not attend personally or by his counsel or solicitor at the time and place abovementioned, the Court may make such order(s) as it deems just and expedient.</w:t>
            </w:r>
          </w:p>
          <w:p w14:paraId="5EFE3A10" w14:textId="77777777" w:rsidR="006F2CA2" w:rsidRPr="006F2CA2" w:rsidRDefault="006F2CA2" w:rsidP="006F2CA2">
            <w:pPr>
              <w:spacing w:before="120" w:after="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3.</w:t>
            </w:r>
            <w:r w:rsidRPr="006F2CA2">
              <w:rPr>
                <w:rFonts w:ascii="Times New Roman" w:hAnsi="Times New Roman" w:cs="Times New Roman"/>
                <w:sz w:val="22"/>
                <w:szCs w:val="20"/>
                <w:lang w:val="en-GB" w:eastAsia="en-US"/>
              </w:rPr>
              <w:tab/>
            </w: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GUID=fcfc2d31-54cb-40b5-8d33-3288f3049054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Unless otherwise provided in any written law, where the plaintiff intends to adduce evidence in support of an originating summons, he must do so by affidavit, and must file the affidavit or affidavits and serve a copy thereof on every defendant not later than 7 days after the service of the originating summons.</w:t>
            </w:r>
          </w:p>
        </w:tc>
      </w:tr>
      <w:tr w:rsidR="006F2CA2" w:rsidRPr="006F2CA2" w14:paraId="0EAD96E1" w14:textId="77777777" w:rsidTr="00ED7FA2">
        <w:trPr>
          <w:divId w:val="2116439976"/>
          <w:cantSplit/>
        </w:trPr>
        <w:tc>
          <w:tcPr>
            <w:tcW w:w="8364" w:type="dxa"/>
            <w:gridSpan w:val="3"/>
          </w:tcPr>
          <w:p w14:paraId="40D035D2" w14:textId="77777777" w:rsidR="006F2CA2" w:rsidRPr="006F2CA2" w:rsidRDefault="006F2CA2" w:rsidP="006F2CA2">
            <w:pPr>
              <w:spacing w:before="120" w:after="0" w:line="240" w:lineRule="auto"/>
              <w:jc w:val="both"/>
              <w:rPr>
                <w:rFonts w:ascii="Times New Roman" w:hAnsi="Times New Roman" w:cs="Times New Roman"/>
                <w:sz w:val="22"/>
                <w:szCs w:val="20"/>
                <w:lang w:val="en-GB" w:eastAsia="en-US"/>
              </w:rPr>
            </w:pPr>
          </w:p>
        </w:tc>
      </w:tr>
    </w:tbl>
    <w:p w14:paraId="3481E432"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textWrapping" w:clear="all"/>
      </w:r>
      <w:r w:rsidRPr="006F2CA2">
        <w:rPr>
          <w:rFonts w:ascii="Times New Roman" w:hAnsi="Times New Roman" w:cs="Times New Roman"/>
          <w:sz w:val="26"/>
          <w:szCs w:val="20"/>
          <w:lang w:val="en-GB" w:eastAsia="en-US"/>
        </w:rPr>
        <w:br w:type="page"/>
      </w:r>
    </w:p>
    <w:tbl>
      <w:tblPr>
        <w:tblW w:w="7120" w:type="dxa"/>
        <w:jc w:val="center"/>
        <w:tblLook w:val="04A0" w:firstRow="1" w:lastRow="0" w:firstColumn="1" w:lastColumn="0" w:noHBand="0" w:noVBand="1"/>
      </w:tblPr>
      <w:tblGrid>
        <w:gridCol w:w="1604"/>
        <w:gridCol w:w="4630"/>
        <w:gridCol w:w="1123"/>
      </w:tblGrid>
      <w:tr w:rsidR="006F2CA2" w:rsidRPr="006F2CA2" w14:paraId="2F9D8D62" w14:textId="77777777" w:rsidTr="006F2CA2">
        <w:trPr>
          <w:divId w:val="2116439976"/>
          <w:cantSplit/>
          <w:jc w:val="center"/>
        </w:trPr>
        <w:tc>
          <w:tcPr>
            <w:tcW w:w="7120" w:type="dxa"/>
            <w:gridSpan w:val="3"/>
          </w:tcPr>
          <w:p w14:paraId="761C1D5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GUID=42dc955c-3480-497d-9bb2-27ea00ee5df3 </w:instrText>
            </w:r>
            <w:r w:rsidRPr="006F2CA2">
              <w:rPr>
                <w:rFonts w:ascii="Times New Roman" w:hAnsi="Times New Roman" w:cs="Times New Roman"/>
                <w:sz w:val="22"/>
                <w:szCs w:val="20"/>
                <w:lang w:val="en-GB" w:eastAsia="en-US"/>
              </w:rPr>
              <w:fldChar w:fldCharType="end"/>
            </w:r>
            <w:r w:rsidR="00ED7FA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48</w:t>
            </w:r>
          </w:p>
        </w:tc>
      </w:tr>
      <w:tr w:rsidR="006F2CA2" w:rsidRPr="006F2CA2" w14:paraId="6C66A343" w14:textId="77777777" w:rsidTr="006F2CA2">
        <w:trPr>
          <w:divId w:val="2116439976"/>
          <w:cantSplit/>
          <w:jc w:val="center"/>
        </w:trPr>
        <w:tc>
          <w:tcPr>
            <w:tcW w:w="1420" w:type="dxa"/>
          </w:tcPr>
          <w:p w14:paraId="4A45C43D"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GUID=ce233c34-cd8d-4b58-b876-62c0c10a3156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R.163, 273, 277, 288, 301</w:t>
            </w:r>
          </w:p>
        </w:tc>
        <w:tc>
          <w:tcPr>
            <w:tcW w:w="4440" w:type="dxa"/>
          </w:tcPr>
          <w:p w14:paraId="7186379E"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451091F9"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27BCD4C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GUID=16828257-3df1-4802-a20b-9db3ac70aed0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EX PARTE ORIGINATING SUMMONS</w:t>
            </w:r>
          </w:p>
        </w:tc>
        <w:tc>
          <w:tcPr>
            <w:tcW w:w="1260" w:type="dxa"/>
          </w:tcPr>
          <w:p w14:paraId="123A94AE"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GUID=1568a125-51e0-4f55-bd30-b2905174bb5d </w:instrText>
            </w:r>
            <w:r w:rsidRPr="006F2CA2">
              <w:rPr>
                <w:rFonts w:ascii="Times New Roman" w:hAnsi="Times New Roman" w:cs="Times New Roman"/>
                <w:sz w:val="22"/>
                <w:szCs w:val="20"/>
                <w:lang w:val="en-GB" w:eastAsia="en-US"/>
              </w:rPr>
              <w:fldChar w:fldCharType="end"/>
            </w:r>
          </w:p>
        </w:tc>
      </w:tr>
      <w:tr w:rsidR="006F2CA2" w:rsidRPr="006F2CA2" w14:paraId="5A430D59" w14:textId="77777777" w:rsidTr="006F2CA2">
        <w:trPr>
          <w:divId w:val="2116439976"/>
          <w:cantSplit/>
          <w:jc w:val="center"/>
        </w:trPr>
        <w:tc>
          <w:tcPr>
            <w:tcW w:w="7120" w:type="dxa"/>
            <w:gridSpan w:val="3"/>
          </w:tcPr>
          <w:p w14:paraId="3892293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GUID=0c3651dd-835c-408d-9014-06ac6bba76ce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IN THE FAMILY JUSTICE COURTS OF</w:t>
            </w:r>
            <w:r w:rsidRPr="006F2CA2">
              <w:rPr>
                <w:rFonts w:ascii="Times New Roman" w:hAnsi="Times New Roman" w:cs="Times New Roman"/>
                <w:sz w:val="22"/>
                <w:szCs w:val="20"/>
                <w:lang w:val="en-GB" w:eastAsia="en-US"/>
              </w:rPr>
              <w:br/>
              <w:t>THE REPUBLIC OF SINGAPORE</w:t>
            </w:r>
          </w:p>
        </w:tc>
      </w:tr>
      <w:tr w:rsidR="006F2CA2" w:rsidRPr="006F2CA2" w14:paraId="22CC63BB" w14:textId="77777777" w:rsidTr="006F2CA2">
        <w:trPr>
          <w:divId w:val="2116439976"/>
          <w:cantSplit/>
          <w:jc w:val="center"/>
        </w:trPr>
        <w:tc>
          <w:tcPr>
            <w:tcW w:w="7120" w:type="dxa"/>
            <w:gridSpan w:val="3"/>
          </w:tcPr>
          <w:p w14:paraId="5963F349"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GUID=837968e5-0501-451c-9f9c-b6452c7fe7d1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O.S. No.                      )</w:t>
            </w:r>
            <w:r w:rsidRPr="006F2CA2">
              <w:rPr>
                <w:rFonts w:ascii="Times New Roman" w:hAnsi="Times New Roman" w:cs="Times New Roman"/>
                <w:sz w:val="22"/>
                <w:szCs w:val="20"/>
                <w:lang w:val="en-GB" w:eastAsia="en-US"/>
              </w:rPr>
              <w:br/>
              <w:t>of 20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w:t>
            </w:r>
            <w:r w:rsidRPr="006F2CA2">
              <w:rPr>
                <w:rFonts w:ascii="Times New Roman" w:hAnsi="Times New Roman" w:cs="Times New Roman"/>
                <w:sz w:val="22"/>
                <w:szCs w:val="20"/>
                <w:lang w:val="en-GB" w:eastAsia="en-US"/>
              </w:rPr>
              <w:br/>
              <w:t>(Seal)</w:t>
            </w:r>
            <w:r w:rsidRPr="006F2CA2">
              <w:rPr>
                <w:rFonts w:ascii="Times New Roman" w:hAnsi="Times New Roman" w:cs="Times New Roman"/>
                <w:sz w:val="22"/>
                <w:szCs w:val="20"/>
                <w:lang w:val="en-GB" w:eastAsia="en-US"/>
              </w:rPr>
              <w:br/>
              <w:t>(In the matter of                    </w:t>
            </w:r>
            <w:proofErr w:type="gramStart"/>
            <w:r w:rsidRPr="006F2CA2">
              <w:rPr>
                <w:rFonts w:ascii="Times New Roman" w:hAnsi="Times New Roman" w:cs="Times New Roman"/>
                <w:sz w:val="22"/>
                <w:szCs w:val="20"/>
                <w:lang w:val="en-GB" w:eastAsia="en-US"/>
              </w:rPr>
              <w:t>  )</w:t>
            </w:r>
            <w:proofErr w:type="gramEnd"/>
          </w:p>
          <w:p w14:paraId="6A791D32"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GUID=c1d66a68-8804-4365-9855-9c6678cee3ec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Applicant/Plaintiff.</w:t>
            </w:r>
          </w:p>
          <w:p w14:paraId="4361F3A9" w14:textId="77777777" w:rsidR="006F2CA2" w:rsidRPr="006F2CA2" w:rsidRDefault="006F2CA2" w:rsidP="006F2CA2">
            <w:pPr>
              <w:spacing w:before="120" w:after="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The Plaintiff applies for the following orders:</w:t>
            </w:r>
          </w:p>
          <w:p w14:paraId="1FCD74D6" w14:textId="77777777" w:rsidR="006F2CA2" w:rsidRPr="006F2CA2" w:rsidRDefault="006F2CA2" w:rsidP="006F2CA2">
            <w:pPr>
              <w:spacing w:before="120" w:after="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1.</w:t>
            </w:r>
          </w:p>
          <w:p w14:paraId="2807F270" w14:textId="77777777" w:rsidR="006F2CA2" w:rsidRPr="006F2CA2" w:rsidRDefault="006F2CA2" w:rsidP="006F2CA2">
            <w:pPr>
              <w:spacing w:before="120" w:after="0" w:line="240" w:lineRule="auto"/>
              <w:jc w:val="both"/>
              <w:rPr>
                <w:rFonts w:ascii="Times New Roman" w:hAnsi="Times New Roman" w:cs="Times New Roman"/>
                <w:sz w:val="22"/>
                <w:szCs w:val="20"/>
                <w:lang w:val="en-GB" w:eastAsia="en-US"/>
              </w:rPr>
            </w:pPr>
          </w:p>
          <w:tbl>
            <w:tblPr>
              <w:tblW w:w="7140" w:type="dxa"/>
              <w:jc w:val="center"/>
              <w:tblLook w:val="04A0" w:firstRow="1" w:lastRow="0" w:firstColumn="1" w:lastColumn="0" w:noHBand="0" w:noVBand="1"/>
            </w:tblPr>
            <w:tblGrid>
              <w:gridCol w:w="7140"/>
            </w:tblGrid>
            <w:tr w:rsidR="006F2CA2" w:rsidRPr="006F2CA2" w14:paraId="2FD5E265" w14:textId="77777777" w:rsidTr="006F2CA2">
              <w:trPr>
                <w:cantSplit/>
                <w:jc w:val="center"/>
              </w:trPr>
              <w:tc>
                <w:tcPr>
                  <w:tcW w:w="7140" w:type="dxa"/>
                </w:tcPr>
                <w:p w14:paraId="53EC6B1C"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GUID=547f9c10-af56-4602-9aed-31086b5d67c5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*This Summons is taken out by [</w:t>
                  </w:r>
                  <w:r w:rsidRPr="006F2CA2">
                    <w:rPr>
                      <w:rFonts w:ascii="Times New Roman" w:hAnsi="Times New Roman" w:cs="Times New Roman"/>
                      <w:i/>
                      <w:sz w:val="22"/>
                      <w:szCs w:val="20"/>
                      <w:lang w:val="en-GB" w:eastAsia="en-US"/>
                    </w:rPr>
                    <w:t>to state name</w:t>
                  </w:r>
                  <w:r w:rsidRPr="006F2CA2">
                    <w:rPr>
                      <w:rFonts w:ascii="Times New Roman" w:hAnsi="Times New Roman" w:cs="Times New Roman"/>
                      <w:sz w:val="22"/>
                      <w:szCs w:val="20"/>
                      <w:lang w:val="en-GB" w:eastAsia="en-US"/>
                    </w:rPr>
                    <w:t>], solicitor for the abovenamed Plaintiff whose particulars are as follows [</w:t>
                  </w:r>
                  <w:r w:rsidRPr="006F2CA2">
                    <w:rPr>
                      <w:rFonts w:ascii="Times New Roman" w:hAnsi="Times New Roman" w:cs="Times New Roman"/>
                      <w:i/>
                      <w:sz w:val="22"/>
                      <w:szCs w:val="20"/>
                      <w:lang w:val="en-GB" w:eastAsia="en-US"/>
                    </w:rPr>
                    <w:t>to state address</w:t>
                  </w:r>
                  <w:r w:rsidRPr="006F2CA2">
                    <w:rPr>
                      <w:rFonts w:ascii="Times New Roman" w:hAnsi="Times New Roman" w:cs="Times New Roman"/>
                      <w:sz w:val="22"/>
                      <w:szCs w:val="20"/>
                      <w:lang w:val="en-GB" w:eastAsia="en-US"/>
                    </w:rPr>
                    <w:t>].</w:t>
                  </w:r>
                </w:p>
              </w:tc>
            </w:tr>
            <w:tr w:rsidR="006F2CA2" w:rsidRPr="006F2CA2" w14:paraId="2FE6B7CE" w14:textId="77777777" w:rsidTr="006F2CA2">
              <w:trPr>
                <w:cantSplit/>
                <w:jc w:val="center"/>
              </w:trPr>
              <w:tc>
                <w:tcPr>
                  <w:tcW w:w="7140" w:type="dxa"/>
                </w:tcPr>
                <w:p w14:paraId="3B5B12A3"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GUID=c3c2a31e-bc49-4167-99f4-b03a9f0501fe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If the Plaintiff is unrepresented</w:t>
                  </w:r>
                  <w:r w:rsidRPr="006F2CA2">
                    <w:rPr>
                      <w:rFonts w:ascii="Times New Roman" w:hAnsi="Times New Roman" w:cs="Times New Roman"/>
                      <w:sz w:val="22"/>
                      <w:szCs w:val="20"/>
                      <w:lang w:val="en-GB" w:eastAsia="en-US"/>
                    </w:rPr>
                    <w:t>) This Summons is taken out by the abovenamed Plaintiff who resides at [</w:t>
                  </w:r>
                  <w:r w:rsidRPr="006F2CA2">
                    <w:rPr>
                      <w:rFonts w:ascii="Times New Roman" w:hAnsi="Times New Roman" w:cs="Times New Roman"/>
                      <w:i/>
                      <w:sz w:val="22"/>
                      <w:szCs w:val="20"/>
                      <w:lang w:val="en-GB" w:eastAsia="en-US"/>
                    </w:rPr>
                    <w:t>to state address</w:t>
                  </w:r>
                  <w:r w:rsidRPr="006F2CA2">
                    <w:rPr>
                      <w:rFonts w:ascii="Times New Roman" w:hAnsi="Times New Roman" w:cs="Times New Roman"/>
                      <w:sz w:val="22"/>
                      <w:szCs w:val="20"/>
                      <w:lang w:val="en-GB" w:eastAsia="en-US"/>
                    </w:rPr>
                    <w:t>]</w:t>
                  </w:r>
                  <w:proofErr w:type="gramStart"/>
                  <w:r w:rsidRPr="006F2CA2">
                    <w:rPr>
                      <w:rFonts w:ascii="Times New Roman" w:hAnsi="Times New Roman" w:cs="Times New Roman"/>
                      <w:sz w:val="22"/>
                      <w:szCs w:val="20"/>
                      <w:lang w:val="en-GB" w:eastAsia="en-US"/>
                    </w:rPr>
                    <w:t>/(</w:t>
                  </w:r>
                  <w:proofErr w:type="gramEnd"/>
                  <w:r w:rsidRPr="006F2CA2">
                    <w:rPr>
                      <w:rFonts w:ascii="Times New Roman" w:hAnsi="Times New Roman" w:cs="Times New Roman"/>
                      <w:i/>
                      <w:sz w:val="22"/>
                      <w:szCs w:val="20"/>
                      <w:lang w:val="en-GB" w:eastAsia="en-US"/>
                    </w:rPr>
                    <w:t>and if the Plaintiff does not reside within the jurisdiction</w:t>
                  </w:r>
                  <w:r w:rsidRPr="006F2CA2">
                    <w:rPr>
                      <w:rFonts w:ascii="Times New Roman" w:hAnsi="Times New Roman" w:cs="Times New Roman"/>
                      <w:sz w:val="22"/>
                      <w:szCs w:val="20"/>
                      <w:lang w:val="en-GB" w:eastAsia="en-US"/>
                    </w:rPr>
                    <w:t>) whose address for service is [</w:t>
                  </w:r>
                  <w:r w:rsidRPr="006F2CA2">
                    <w:rPr>
                      <w:rFonts w:ascii="Times New Roman" w:hAnsi="Times New Roman" w:cs="Times New Roman"/>
                      <w:i/>
                      <w:sz w:val="22"/>
                      <w:szCs w:val="20"/>
                      <w:lang w:val="en-GB" w:eastAsia="en-US"/>
                    </w:rPr>
                    <w:t>to state address</w:t>
                  </w:r>
                  <w:r w:rsidRPr="006F2CA2">
                    <w:rPr>
                      <w:rFonts w:ascii="Times New Roman" w:hAnsi="Times New Roman" w:cs="Times New Roman"/>
                      <w:sz w:val="22"/>
                      <w:szCs w:val="20"/>
                      <w:lang w:val="en-GB" w:eastAsia="en-US"/>
                    </w:rPr>
                    <w:t>].</w:t>
                  </w:r>
                </w:p>
              </w:tc>
            </w:tr>
            <w:tr w:rsidR="006F2CA2" w:rsidRPr="006F2CA2" w14:paraId="6F26A1B6" w14:textId="77777777" w:rsidTr="006F2CA2">
              <w:trPr>
                <w:cantSplit/>
                <w:jc w:val="center"/>
              </w:trPr>
              <w:tc>
                <w:tcPr>
                  <w:tcW w:w="7140" w:type="dxa"/>
                </w:tcPr>
                <w:p w14:paraId="41262357"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GUID=0d584542-585a-4868-9e55-902b5baab861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*Delete where inapplicable.</w:t>
                  </w:r>
                </w:p>
              </w:tc>
            </w:tr>
          </w:tbl>
          <w:p w14:paraId="3816AC8B" w14:textId="77777777" w:rsidR="006F2CA2" w:rsidRPr="006F2CA2" w:rsidRDefault="006F2CA2" w:rsidP="006F2CA2">
            <w:pPr>
              <w:spacing w:before="120" w:after="0" w:line="240" w:lineRule="auto"/>
              <w:jc w:val="both"/>
              <w:rPr>
                <w:rFonts w:ascii="Times New Roman" w:hAnsi="Times New Roman" w:cs="Times New Roman"/>
                <w:sz w:val="22"/>
                <w:szCs w:val="20"/>
                <w:lang w:val="en-GB" w:eastAsia="en-US"/>
              </w:rPr>
            </w:pPr>
          </w:p>
          <w:p w14:paraId="58E619DA"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GUID=271a32c7-80ce-4612-af6a-56e396c15727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Registrar.</w:t>
            </w:r>
          </w:p>
          <w:p w14:paraId="0E7A935E" w14:textId="77777777" w:rsidR="006F2CA2" w:rsidRPr="006F2CA2" w:rsidRDefault="006F2CA2" w:rsidP="006F2CA2">
            <w:pPr>
              <w:spacing w:before="120" w:after="0" w:line="240" w:lineRule="auto"/>
              <w:jc w:val="right"/>
              <w:rPr>
                <w:rFonts w:ascii="Times New Roman" w:hAnsi="Times New Roman" w:cs="Times New Roman"/>
                <w:sz w:val="22"/>
                <w:szCs w:val="20"/>
                <w:lang w:val="en-GB" w:eastAsia="en-US"/>
              </w:rPr>
            </w:pPr>
          </w:p>
          <w:p w14:paraId="0F744874" w14:textId="77777777" w:rsidR="006F2CA2" w:rsidRPr="006F2CA2" w:rsidRDefault="006F2CA2" w:rsidP="006F2CA2">
            <w:pPr>
              <w:spacing w:before="120" w:after="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GUID=c8181089-df82-40f4-ae64-bde11637039c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Note</w:t>
            </w:r>
            <w:r w:rsidRPr="006F2CA2">
              <w:rPr>
                <w:rFonts w:ascii="Times New Roman" w:hAnsi="Times New Roman" w:cs="Times New Roman"/>
                <w:sz w:val="22"/>
                <w:szCs w:val="20"/>
                <w:lang w:val="en-GB" w:eastAsia="en-US"/>
              </w:rPr>
              <w:t>:  </w:t>
            </w:r>
          </w:p>
          <w:p w14:paraId="7B0C52AB" w14:textId="77777777" w:rsidR="006F2CA2" w:rsidRPr="006F2CA2" w:rsidRDefault="006F2CA2" w:rsidP="006F2CA2">
            <w:pPr>
              <w:spacing w:before="120" w:after="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1.</w:t>
            </w:r>
            <w:r w:rsidRPr="006F2CA2">
              <w:rPr>
                <w:rFonts w:ascii="Times New Roman" w:hAnsi="Times New Roman" w:cs="Times New Roman"/>
                <w:sz w:val="22"/>
                <w:szCs w:val="20"/>
                <w:lang w:val="en-GB" w:eastAsia="en-US"/>
              </w:rPr>
              <w:tab/>
              <w:t xml:space="preserve">Unless otherwise provided in any written law, the applicant intending to adduce evidence in support of the hearing of the originating summons must do so by affidavit or affidavits, and such affidavit(s) must be filed with the Court at the time of filing of the originating summons.  </w:t>
            </w:r>
          </w:p>
        </w:tc>
      </w:tr>
    </w:tbl>
    <w:p w14:paraId="161ACF48"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7140" w:type="dxa"/>
        <w:jc w:val="center"/>
        <w:tblLook w:val="04A0" w:firstRow="1" w:lastRow="0" w:firstColumn="1" w:lastColumn="0" w:noHBand="0" w:noVBand="1"/>
      </w:tblPr>
      <w:tblGrid>
        <w:gridCol w:w="1520"/>
        <w:gridCol w:w="4120"/>
        <w:gridCol w:w="1500"/>
      </w:tblGrid>
      <w:tr w:rsidR="006F2CA2" w:rsidRPr="006F2CA2" w14:paraId="09AFFF46" w14:textId="77777777" w:rsidTr="006F2CA2">
        <w:trPr>
          <w:divId w:val="2116439976"/>
          <w:cantSplit/>
          <w:jc w:val="center"/>
        </w:trPr>
        <w:tc>
          <w:tcPr>
            <w:tcW w:w="7140" w:type="dxa"/>
            <w:gridSpan w:val="3"/>
          </w:tcPr>
          <w:p w14:paraId="1D8EC889"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GUID=48568896-48ff-428a-ac14-463c20a87e46 </w:instrText>
            </w:r>
            <w:r w:rsidRPr="006F2CA2">
              <w:rPr>
                <w:rFonts w:ascii="Times New Roman" w:hAnsi="Times New Roman" w:cs="Times New Roman"/>
                <w:sz w:val="22"/>
                <w:szCs w:val="20"/>
                <w:lang w:val="en-GB" w:eastAsia="en-US"/>
              </w:rPr>
              <w:fldChar w:fldCharType="end"/>
            </w:r>
            <w:r w:rsidR="00ED7FA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49</w:t>
            </w:r>
          </w:p>
        </w:tc>
      </w:tr>
      <w:tr w:rsidR="006F2CA2" w:rsidRPr="006F2CA2" w14:paraId="394B5957" w14:textId="77777777" w:rsidTr="006F2CA2">
        <w:trPr>
          <w:divId w:val="2116439976"/>
          <w:cantSplit/>
          <w:jc w:val="center"/>
        </w:trPr>
        <w:tc>
          <w:tcPr>
            <w:tcW w:w="1520" w:type="dxa"/>
          </w:tcPr>
          <w:p w14:paraId="3FE0C931"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GUID=7902a766-66c4-45fb-ad5e-b25c1dd57e0f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R.202</w:t>
            </w:r>
          </w:p>
        </w:tc>
        <w:tc>
          <w:tcPr>
            <w:tcW w:w="4120" w:type="dxa"/>
          </w:tcPr>
          <w:p w14:paraId="2D932F73"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02900FAB"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GUID=72d3f9ed-64a3-44c3-be25-a99cb0d1e198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FORM OF OATH</w:t>
            </w:r>
          </w:p>
        </w:tc>
        <w:tc>
          <w:tcPr>
            <w:tcW w:w="1500" w:type="dxa"/>
          </w:tcPr>
          <w:p w14:paraId="6BB5D22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GUID=72c0c4e5-47e0-40d1-b12b-fe6f2d1e9264 </w:instrText>
            </w:r>
            <w:r w:rsidRPr="006F2CA2">
              <w:rPr>
                <w:rFonts w:ascii="Times New Roman" w:hAnsi="Times New Roman" w:cs="Times New Roman"/>
                <w:sz w:val="22"/>
                <w:szCs w:val="20"/>
                <w:lang w:val="en-GB" w:eastAsia="en-US"/>
              </w:rPr>
              <w:fldChar w:fldCharType="end"/>
            </w:r>
          </w:p>
        </w:tc>
      </w:tr>
      <w:tr w:rsidR="006F2CA2" w:rsidRPr="006F2CA2" w14:paraId="35C7B95D" w14:textId="77777777" w:rsidTr="006F2CA2">
        <w:trPr>
          <w:divId w:val="2116439976"/>
          <w:cantSplit/>
          <w:jc w:val="center"/>
        </w:trPr>
        <w:tc>
          <w:tcPr>
            <w:tcW w:w="7140" w:type="dxa"/>
            <w:gridSpan w:val="3"/>
          </w:tcPr>
          <w:p w14:paraId="1AAF3A3F"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GUID=c97a14dd-2482-4604-b59b-13df0c20ab70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r>
            <w:r w:rsidRPr="006F2CA2">
              <w:rPr>
                <w:rFonts w:ascii="Times New Roman" w:hAnsi="Times New Roman" w:cs="Times New Roman"/>
                <w:i/>
                <w:sz w:val="22"/>
                <w:szCs w:val="20"/>
                <w:lang w:val="en-GB" w:eastAsia="en-US"/>
              </w:rPr>
              <w:t>In the case of persons under section 4(1)(a) of the Oaths and Declarations Act (Cap. 211).</w:t>
            </w:r>
          </w:p>
          <w:p w14:paraId="4F5A3BFB"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GUID=37c99f9b-a3e9-4ba0-98e8-f3caf26533a0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 swear by Almighty God that</w:t>
            </w:r>
          </w:p>
          <w:p w14:paraId="53BBF5C2" w14:textId="77777777" w:rsidR="006F2CA2" w:rsidRPr="006F2CA2" w:rsidRDefault="006F2CA2" w:rsidP="006F2CA2">
            <w:pPr>
              <w:spacing w:before="120" w:after="0" w:line="240" w:lineRule="auto"/>
              <w:ind w:left="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GUID=304ba4d9-5cf9-45f9-85ee-f4d3c5eb3846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evidence I shall give in this Court/tribunal/inquiry (or such other hearing) shall be]</w:t>
            </w:r>
          </w:p>
          <w:p w14:paraId="6CCFEAB1" w14:textId="77777777" w:rsidR="006F2CA2" w:rsidRPr="006F2CA2" w:rsidRDefault="006F2CA2" w:rsidP="006F2CA2">
            <w:pPr>
              <w:spacing w:before="120" w:after="0" w:line="240" w:lineRule="auto"/>
              <w:ind w:left="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GUID=2e39cbb1-91ac-4916-a814-61f79c018a28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OR</w:t>
            </w:r>
          </w:p>
          <w:p w14:paraId="7F6B729F" w14:textId="77777777" w:rsidR="006F2CA2" w:rsidRPr="006F2CA2" w:rsidRDefault="006F2CA2" w:rsidP="006F2CA2">
            <w:pPr>
              <w:spacing w:before="120" w:after="0" w:line="240" w:lineRule="auto"/>
              <w:ind w:left="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GUID=a3460321-9d75-4d81-bd80-cf10e106c82b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contents of this affidavit are]</w:t>
            </w:r>
          </w:p>
          <w:p w14:paraId="5819345F" w14:textId="77777777" w:rsidR="006F2CA2" w:rsidRPr="006F2CA2" w:rsidRDefault="006F2CA2" w:rsidP="006F2CA2">
            <w:pPr>
              <w:spacing w:before="120" w:after="0" w:line="240" w:lineRule="auto"/>
              <w:ind w:left="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GUID=03db4ab4-05fc-415e-bcd1-f17d3939db6c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the truth, the whole truth, and nothing but the truth. </w:t>
            </w:r>
            <w:proofErr w:type="gramStart"/>
            <w:r w:rsidRPr="006F2CA2">
              <w:rPr>
                <w:rFonts w:ascii="Times New Roman" w:hAnsi="Times New Roman" w:cs="Times New Roman"/>
                <w:sz w:val="22"/>
                <w:szCs w:val="20"/>
                <w:lang w:val="en-GB" w:eastAsia="en-US"/>
              </w:rPr>
              <w:t>So</w:t>
            </w:r>
            <w:proofErr w:type="gramEnd"/>
            <w:r w:rsidRPr="006F2CA2">
              <w:rPr>
                <w:rFonts w:ascii="Times New Roman" w:hAnsi="Times New Roman" w:cs="Times New Roman"/>
                <w:sz w:val="22"/>
                <w:szCs w:val="20"/>
                <w:lang w:val="en-GB" w:eastAsia="en-US"/>
              </w:rPr>
              <w:t xml:space="preserve"> help me God.</w:t>
            </w:r>
          </w:p>
          <w:p w14:paraId="59FB0F08"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GUID=6ec51aae-c3b0-4618-9342-0310a37016a0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Taken and subscribed before me at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xml:space="preserve"> this       day of                     20     .</w:t>
            </w:r>
          </w:p>
          <w:p w14:paraId="0F7C7CAD"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GUID=35808aeb-0e6b-412d-a6a4-ac1bd1d0a7be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Officer Administering the Oath</w:t>
            </w:r>
          </w:p>
        </w:tc>
      </w:tr>
      <w:tr w:rsidR="006F2CA2" w:rsidRPr="006F2CA2" w14:paraId="32AEEB91" w14:textId="77777777" w:rsidTr="006F2CA2">
        <w:trPr>
          <w:divId w:val="2116439976"/>
          <w:cantSplit/>
          <w:jc w:val="center"/>
        </w:trPr>
        <w:tc>
          <w:tcPr>
            <w:tcW w:w="7140" w:type="dxa"/>
            <w:gridSpan w:val="3"/>
          </w:tcPr>
          <w:p w14:paraId="4A1EE752"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GUID=77b9d47c-80ce-421c-96c8-b336543817e9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r>
            <w:r w:rsidRPr="006F2CA2">
              <w:rPr>
                <w:rFonts w:ascii="Times New Roman" w:hAnsi="Times New Roman" w:cs="Times New Roman"/>
                <w:i/>
                <w:sz w:val="22"/>
                <w:szCs w:val="20"/>
                <w:lang w:val="en-GB" w:eastAsia="en-US"/>
              </w:rPr>
              <w:t>In the case of Interpreters under section 4(1)(b) of the Oaths and Declarations Act (Cap. 211).</w:t>
            </w:r>
          </w:p>
          <w:p w14:paraId="1E9D1A05"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GUID=77c0c009-652c-4752-8113-af64adac10da </w:instrText>
            </w:r>
            <w:r w:rsidRPr="006F2CA2">
              <w:rPr>
                <w:rFonts w:ascii="Times New Roman" w:hAnsi="Times New Roman" w:cs="Times New Roman"/>
                <w:sz w:val="22"/>
                <w:szCs w:val="20"/>
                <w:lang w:val="en-GB" w:eastAsia="en-US"/>
              </w:rPr>
              <w:fldChar w:fldCharType="end"/>
            </w:r>
            <w:proofErr w:type="gramStart"/>
            <w:r w:rsidRPr="006F2CA2">
              <w:rPr>
                <w:rFonts w:ascii="Times New Roman" w:hAnsi="Times New Roman" w:cs="Times New Roman"/>
                <w:sz w:val="22"/>
                <w:szCs w:val="20"/>
                <w:lang w:val="en-GB" w:eastAsia="en-US"/>
              </w:rPr>
              <w:t>I,   </w:t>
            </w:r>
            <w:proofErr w:type="gramEnd"/>
            <w:r w:rsidRPr="006F2CA2">
              <w:rPr>
                <w:rFonts w:ascii="Times New Roman" w:hAnsi="Times New Roman" w:cs="Times New Roman"/>
                <w:sz w:val="22"/>
                <w:szCs w:val="20"/>
                <w:lang w:val="en-GB" w:eastAsia="en-US"/>
              </w:rPr>
              <w:t>                   , having been appointed an Interpreter of the                 , do solemnly swear that I will faithfully interpret, translate and transcribe from the                 language into the English language and from the English language into the                     language to the best of my knowledge, skill and ability and without fear or favour, affection or ill-will.</w:t>
            </w:r>
          </w:p>
          <w:p w14:paraId="0BFBF482"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GUID=e6700fa1-b549-4712-96cb-68472185a352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Taken and subscribed before me at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xml:space="preserve"> this         day of                     20    .</w:t>
            </w:r>
          </w:p>
          <w:p w14:paraId="5BDFC5AA" w14:textId="77777777" w:rsidR="006F2CA2" w:rsidRPr="006F2CA2" w:rsidRDefault="006F2CA2" w:rsidP="006F2CA2">
            <w:pPr>
              <w:spacing w:before="60" w:after="60" w:line="240" w:lineRule="auto"/>
              <w:ind w:left="475" w:hanging="475"/>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GUID=e6afd74c-cba9-4536-8872-85e38793225b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Officer Administering the Oath</w:t>
            </w:r>
          </w:p>
        </w:tc>
      </w:tr>
    </w:tbl>
    <w:p w14:paraId="7B8FE739"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8079" w:type="dxa"/>
        <w:tblInd w:w="426" w:type="dxa"/>
        <w:tblLook w:val="04A0" w:firstRow="1" w:lastRow="0" w:firstColumn="1" w:lastColumn="0" w:noHBand="0" w:noVBand="1"/>
      </w:tblPr>
      <w:tblGrid>
        <w:gridCol w:w="1336"/>
        <w:gridCol w:w="4368"/>
        <w:gridCol w:w="2375"/>
      </w:tblGrid>
      <w:tr w:rsidR="006F2CA2" w:rsidRPr="006F2CA2" w14:paraId="3F035D99" w14:textId="77777777" w:rsidTr="001720DF">
        <w:trPr>
          <w:divId w:val="2116439976"/>
          <w:cantSplit/>
        </w:trPr>
        <w:tc>
          <w:tcPr>
            <w:tcW w:w="8079" w:type="dxa"/>
            <w:gridSpan w:val="3"/>
          </w:tcPr>
          <w:p w14:paraId="5AA675D5" w14:textId="77777777" w:rsidR="006F2CA2" w:rsidRPr="006F2CA2" w:rsidRDefault="006F2CA2" w:rsidP="006F2CA2">
            <w:pPr>
              <w:spacing w:before="60" w:after="60" w:line="240" w:lineRule="auto"/>
              <w:ind w:left="-697"/>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GUID=f0ae998f-7ac1-4478-8048-4e46033009a6 </w:instrText>
            </w:r>
            <w:r w:rsidRPr="006F2CA2">
              <w:rPr>
                <w:rFonts w:ascii="Times New Roman" w:hAnsi="Times New Roman" w:cs="Times New Roman"/>
                <w:sz w:val="22"/>
                <w:szCs w:val="20"/>
                <w:lang w:val="en-GB" w:eastAsia="en-US"/>
              </w:rPr>
              <w:fldChar w:fldCharType="end"/>
            </w:r>
            <w:r w:rsidR="00ED7FA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50</w:t>
            </w:r>
          </w:p>
        </w:tc>
      </w:tr>
      <w:tr w:rsidR="006F2CA2" w:rsidRPr="006F2CA2" w14:paraId="37ED0B8D" w14:textId="77777777" w:rsidTr="001720DF">
        <w:trPr>
          <w:divId w:val="2116439976"/>
          <w:cantSplit/>
        </w:trPr>
        <w:tc>
          <w:tcPr>
            <w:tcW w:w="1336" w:type="dxa"/>
          </w:tcPr>
          <w:p w14:paraId="7F2A7BAA" w14:textId="77777777" w:rsidR="006F2CA2" w:rsidRPr="006F2CA2" w:rsidRDefault="006F2CA2" w:rsidP="006F2CA2">
            <w:pPr>
              <w:spacing w:before="60" w:after="60" w:line="240" w:lineRule="auto"/>
              <w:jc w:val="center"/>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GUID=f0ae998f-7ac1-4478-8048-4e46033009a6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R.203</w:t>
            </w:r>
          </w:p>
        </w:tc>
        <w:tc>
          <w:tcPr>
            <w:tcW w:w="4368" w:type="dxa"/>
          </w:tcPr>
          <w:p w14:paraId="1BD714BB" w14:textId="77777777" w:rsidR="006F2CA2" w:rsidRPr="006F2CA2" w:rsidRDefault="006F2CA2" w:rsidP="006F2CA2">
            <w:pPr>
              <w:spacing w:before="60" w:after="60" w:line="240" w:lineRule="auto"/>
              <w:ind w:left="-697"/>
              <w:jc w:val="center"/>
              <w:rPr>
                <w:rFonts w:ascii="Times New Roman" w:hAnsi="Times New Roman" w:cs="Times New Roman"/>
                <w:sz w:val="22"/>
                <w:szCs w:val="20"/>
                <w:lang w:val="en-GB" w:eastAsia="en-US"/>
              </w:rPr>
            </w:pPr>
          </w:p>
          <w:p w14:paraId="25431A09" w14:textId="77777777" w:rsidR="006F2CA2" w:rsidRPr="006F2CA2" w:rsidRDefault="006F2CA2" w:rsidP="006F2CA2">
            <w:pPr>
              <w:spacing w:before="60" w:after="60" w:line="240" w:lineRule="auto"/>
              <w:ind w:left="-697"/>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GUID=b833e1b7-e5e8-43d8-b1b6-d5cd5f3682e5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FORM OF AFFIRMATION</w:t>
            </w:r>
          </w:p>
        </w:tc>
        <w:tc>
          <w:tcPr>
            <w:tcW w:w="2375" w:type="dxa"/>
          </w:tcPr>
          <w:p w14:paraId="1A4A856B" w14:textId="77777777" w:rsidR="006F2CA2" w:rsidRPr="006F2CA2" w:rsidRDefault="006F2CA2" w:rsidP="006F2CA2">
            <w:pPr>
              <w:spacing w:before="60" w:after="60" w:line="240" w:lineRule="auto"/>
              <w:ind w:left="-697"/>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GUID=0a232cc6-9d11-412f-9aaa-7fdc7c024f88 </w:instrText>
            </w:r>
            <w:r w:rsidRPr="006F2CA2">
              <w:rPr>
                <w:rFonts w:ascii="Times New Roman" w:hAnsi="Times New Roman" w:cs="Times New Roman"/>
                <w:sz w:val="22"/>
                <w:szCs w:val="20"/>
                <w:lang w:val="en-GB" w:eastAsia="en-US"/>
              </w:rPr>
              <w:fldChar w:fldCharType="end"/>
            </w:r>
          </w:p>
        </w:tc>
      </w:tr>
      <w:tr w:rsidR="006F2CA2" w:rsidRPr="006F2CA2" w14:paraId="1D9BCF61" w14:textId="77777777" w:rsidTr="001720DF">
        <w:trPr>
          <w:divId w:val="2116439976"/>
          <w:cantSplit/>
        </w:trPr>
        <w:tc>
          <w:tcPr>
            <w:tcW w:w="8079" w:type="dxa"/>
            <w:gridSpan w:val="3"/>
          </w:tcPr>
          <w:p w14:paraId="1BE0E41C"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GUID=b833e1b7-e5e8-43d8-b1b6-d5cd5f3682e5 </w:instrText>
            </w:r>
            <w:r w:rsidRPr="006F2CA2">
              <w:rPr>
                <w:rFonts w:ascii="Times New Roman" w:hAnsi="Times New Roman" w:cs="Times New Roman"/>
                <w:sz w:val="22"/>
                <w:szCs w:val="20"/>
                <w:lang w:val="en-GB" w:eastAsia="en-US"/>
              </w:rPr>
              <w:fldChar w:fldCharType="end"/>
            </w:r>
          </w:p>
        </w:tc>
      </w:tr>
      <w:tr w:rsidR="006F2CA2" w:rsidRPr="006F2CA2" w14:paraId="77F72A19" w14:textId="77777777" w:rsidTr="001720DF">
        <w:trPr>
          <w:divId w:val="2116439976"/>
          <w:cantSplit/>
        </w:trPr>
        <w:tc>
          <w:tcPr>
            <w:tcW w:w="8079" w:type="dxa"/>
            <w:gridSpan w:val="3"/>
          </w:tcPr>
          <w:p w14:paraId="7D6F8178"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GUID=d9546bed-bf6c-4fb0-b2fd-1ec217e447b0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r>
            <w:r w:rsidRPr="006F2CA2">
              <w:rPr>
                <w:rFonts w:ascii="Times New Roman" w:hAnsi="Times New Roman" w:cs="Times New Roman"/>
                <w:i/>
                <w:sz w:val="22"/>
                <w:szCs w:val="20"/>
                <w:lang w:val="en-GB" w:eastAsia="en-US"/>
              </w:rPr>
              <w:t>In the case of persons under section 4(1)(a) read with section 5 of the Oaths and Declarations Act (Cap. 211).</w:t>
            </w:r>
          </w:p>
          <w:p w14:paraId="39C6D281"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GUID=a9519840-7fb6-4b89-ad03-6e3168e60244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 solemnly and sincerely declare and affirm that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the evidence I shall give in this Court/tribunal/inquiry (or such other hearing) shall be]</w:t>
            </w:r>
          </w:p>
          <w:p w14:paraId="1B8666B9" w14:textId="77777777" w:rsidR="006F2CA2" w:rsidRPr="006F2CA2" w:rsidRDefault="006F2CA2" w:rsidP="006F2CA2">
            <w:pPr>
              <w:spacing w:before="120" w:after="0" w:line="240" w:lineRule="auto"/>
              <w:ind w:firstLine="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GUID=40959e55-7928-40d8-8193-2c37943aecf7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OR</w:t>
            </w:r>
          </w:p>
          <w:p w14:paraId="0E1F821B" w14:textId="77777777" w:rsidR="006F2CA2" w:rsidRPr="006F2CA2" w:rsidRDefault="006F2CA2" w:rsidP="006F2CA2">
            <w:pPr>
              <w:spacing w:before="120" w:after="0" w:line="240" w:lineRule="auto"/>
              <w:ind w:firstLine="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GUID=b41ab856-6d9f-4c38-8640-983d919d4e22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contents of this affidavit are]</w:t>
            </w:r>
          </w:p>
          <w:p w14:paraId="69CEF071" w14:textId="77777777" w:rsidR="006F2CA2" w:rsidRPr="006F2CA2" w:rsidRDefault="006F2CA2" w:rsidP="006F2CA2">
            <w:pPr>
              <w:spacing w:before="120" w:after="0" w:line="240" w:lineRule="auto"/>
              <w:ind w:firstLine="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GUID=ef1e39e8-e7cd-4c07-87cc-98effc5d1456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truth, the whole truth, and nothing but the truth.</w:t>
            </w:r>
          </w:p>
          <w:p w14:paraId="42EB0674"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GUID=2507171e-123b-466a-8444-13363b7ed81a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Taken and subscribed before me at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xml:space="preserve"> this       day of                          20      .</w:t>
            </w:r>
          </w:p>
          <w:p w14:paraId="4D635D17"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GUID=3a5c16e2-cfb1-4a07-b099-4855c8be5844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Officer Administering the Affirmation</w:t>
            </w:r>
          </w:p>
        </w:tc>
      </w:tr>
      <w:tr w:rsidR="006F2CA2" w:rsidRPr="006F2CA2" w14:paraId="65668764" w14:textId="77777777" w:rsidTr="001720DF">
        <w:trPr>
          <w:divId w:val="2116439976"/>
          <w:cantSplit/>
        </w:trPr>
        <w:tc>
          <w:tcPr>
            <w:tcW w:w="8079" w:type="dxa"/>
            <w:gridSpan w:val="3"/>
          </w:tcPr>
          <w:p w14:paraId="6016ECC1"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GUID=565f4a4d-5f76-48b1-90f7-2e45978915b3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r>
            <w:r w:rsidRPr="006F2CA2">
              <w:rPr>
                <w:rFonts w:ascii="Times New Roman" w:hAnsi="Times New Roman" w:cs="Times New Roman"/>
                <w:i/>
                <w:sz w:val="22"/>
                <w:szCs w:val="20"/>
                <w:lang w:val="en-GB" w:eastAsia="en-US"/>
              </w:rPr>
              <w:t>In the case of Interpreters under section 4(1)(b) read with section 5 of the Oaths and Declarations Act (Cap. 211).</w:t>
            </w:r>
          </w:p>
          <w:p w14:paraId="6A8582B3"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GUID=0c9d38a9-b83f-468c-b41a-5a2e2e343bd6 </w:instrText>
            </w:r>
            <w:r w:rsidRPr="006F2CA2">
              <w:rPr>
                <w:rFonts w:ascii="Times New Roman" w:hAnsi="Times New Roman" w:cs="Times New Roman"/>
                <w:sz w:val="22"/>
                <w:szCs w:val="20"/>
                <w:lang w:val="en-GB" w:eastAsia="en-US"/>
              </w:rPr>
              <w:fldChar w:fldCharType="end"/>
            </w:r>
            <w:proofErr w:type="gramStart"/>
            <w:r w:rsidRPr="006F2CA2">
              <w:rPr>
                <w:rFonts w:ascii="Times New Roman" w:hAnsi="Times New Roman" w:cs="Times New Roman"/>
                <w:sz w:val="22"/>
                <w:szCs w:val="20"/>
                <w:lang w:val="en-GB" w:eastAsia="en-US"/>
              </w:rPr>
              <w:t>I,   </w:t>
            </w:r>
            <w:proofErr w:type="gramEnd"/>
            <w:r w:rsidRPr="006F2CA2">
              <w:rPr>
                <w:rFonts w:ascii="Times New Roman" w:hAnsi="Times New Roman" w:cs="Times New Roman"/>
                <w:sz w:val="22"/>
                <w:szCs w:val="20"/>
                <w:lang w:val="en-GB" w:eastAsia="en-US"/>
              </w:rPr>
              <w:t>                         , having been appointed an Interpreter of the                , do solemnly affirm that I will faithfully interpret, translate and transcribe from the                       language into the English language and from the English language into the                     language to the best of my knowledge, skill and ability and without fear or favour, affection or ill-will.</w:t>
            </w:r>
          </w:p>
          <w:p w14:paraId="1EF3FE06"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GUID=2b25a567-0411-43ef-8c98-f0ef4e9a1861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Taken and subscribed before me at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xml:space="preserve"> this         day of                       20      .</w:t>
            </w:r>
          </w:p>
          <w:p w14:paraId="1164DC5D" w14:textId="77777777" w:rsidR="006F2CA2" w:rsidRPr="006F2CA2" w:rsidRDefault="006F2CA2" w:rsidP="006F2CA2">
            <w:pPr>
              <w:spacing w:before="60" w:after="60" w:line="240" w:lineRule="auto"/>
              <w:ind w:left="475" w:hanging="475"/>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GUID=a9bb9841-2a61-435e-87e5-377e739a55f3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Officer Administering the Affirmation</w:t>
            </w:r>
          </w:p>
        </w:tc>
      </w:tr>
    </w:tbl>
    <w:p w14:paraId="2964FC98"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8269" w:type="dxa"/>
        <w:jc w:val="center"/>
        <w:tblLook w:val="04A0" w:firstRow="1" w:lastRow="0" w:firstColumn="1" w:lastColumn="0" w:noHBand="0" w:noVBand="1"/>
      </w:tblPr>
      <w:tblGrid>
        <w:gridCol w:w="5894"/>
        <w:gridCol w:w="1677"/>
        <w:gridCol w:w="698"/>
      </w:tblGrid>
      <w:tr w:rsidR="006F2CA2" w:rsidRPr="006F2CA2" w14:paraId="10C9EE28" w14:textId="77777777" w:rsidTr="006F2CA2">
        <w:trPr>
          <w:divId w:val="2116439976"/>
          <w:cantSplit/>
          <w:jc w:val="center"/>
        </w:trPr>
        <w:tc>
          <w:tcPr>
            <w:tcW w:w="8269" w:type="dxa"/>
            <w:gridSpan w:val="3"/>
          </w:tcPr>
          <w:tbl>
            <w:tblPr>
              <w:tblW w:w="7139" w:type="dxa"/>
              <w:jc w:val="center"/>
              <w:tblLook w:val="04A0" w:firstRow="1" w:lastRow="0" w:firstColumn="1" w:lastColumn="0" w:noHBand="0" w:noVBand="1"/>
            </w:tblPr>
            <w:tblGrid>
              <w:gridCol w:w="1580"/>
              <w:gridCol w:w="2974"/>
              <w:gridCol w:w="2585"/>
            </w:tblGrid>
            <w:tr w:rsidR="006F2CA2" w:rsidRPr="006F2CA2" w14:paraId="4F067A9E" w14:textId="77777777" w:rsidTr="006F2CA2">
              <w:trPr>
                <w:cantSplit/>
                <w:jc w:val="center"/>
              </w:trPr>
              <w:tc>
                <w:tcPr>
                  <w:tcW w:w="7139" w:type="dxa"/>
                  <w:gridSpan w:val="3"/>
                </w:tcPr>
                <w:p w14:paraId="223B10F6"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GUID=3330661e-420c-458f-b31f-487dfa13e357 </w:instrText>
                  </w:r>
                  <w:r w:rsidRPr="006F2CA2">
                    <w:rPr>
                      <w:rFonts w:ascii="Times New Roman" w:hAnsi="Times New Roman" w:cs="Times New Roman"/>
                      <w:sz w:val="22"/>
                      <w:szCs w:val="20"/>
                      <w:lang w:val="en-GB" w:eastAsia="en-US"/>
                    </w:rPr>
                    <w:fldChar w:fldCharType="end"/>
                  </w:r>
                  <w:r w:rsidR="00ED7FA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51</w:t>
                  </w:r>
                </w:p>
              </w:tc>
            </w:tr>
            <w:tr w:rsidR="006F2CA2" w:rsidRPr="006F2CA2" w14:paraId="299C24CA" w14:textId="77777777" w:rsidTr="006F2CA2">
              <w:trPr>
                <w:cantSplit/>
                <w:jc w:val="center"/>
              </w:trPr>
              <w:tc>
                <w:tcPr>
                  <w:tcW w:w="1580" w:type="dxa"/>
                </w:tcPr>
                <w:p w14:paraId="469AE3A7"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GUID=ab8b82ae-2566-44da-b397-8ef04794499d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R.208</w:t>
                  </w:r>
                </w:p>
              </w:tc>
              <w:tc>
                <w:tcPr>
                  <w:tcW w:w="2974" w:type="dxa"/>
                </w:tcPr>
                <w:p w14:paraId="3F1C58DB" w14:textId="77777777" w:rsidR="006F2CA2" w:rsidRPr="006F2CA2" w:rsidRDefault="006F2CA2" w:rsidP="006F2CA2">
                  <w:pPr>
                    <w:spacing w:before="60" w:after="60" w:line="240" w:lineRule="auto"/>
                    <w:ind w:left="851"/>
                    <w:jc w:val="center"/>
                    <w:rPr>
                      <w:rFonts w:ascii="Times New Roman" w:hAnsi="Times New Roman" w:cs="Times New Roman"/>
                      <w:sz w:val="22"/>
                      <w:szCs w:val="20"/>
                      <w:lang w:val="en-GB" w:eastAsia="en-US"/>
                    </w:rPr>
                  </w:pPr>
                </w:p>
                <w:p w14:paraId="3D89A592" w14:textId="77777777" w:rsidR="006F2CA2" w:rsidRPr="006F2CA2" w:rsidRDefault="006F2CA2" w:rsidP="006F2CA2">
                  <w:pPr>
                    <w:spacing w:before="60" w:after="60" w:line="240" w:lineRule="auto"/>
                    <w:ind w:left="851"/>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GUID=46e793b6-6847-403b-a961-5f058bc55f1a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STATEMENT FOR PROBATE </w:t>
                  </w:r>
                  <w:r w:rsidRPr="006F2CA2">
                    <w:rPr>
                      <w:rFonts w:ascii="Times New Roman" w:hAnsi="Times New Roman" w:cs="Times New Roman"/>
                      <w:sz w:val="22"/>
                      <w:szCs w:val="20"/>
                      <w:lang w:val="en-GB" w:eastAsia="en-US"/>
                    </w:rPr>
                    <w:br/>
                    <w:t>OR ADMINISTRATION</w:t>
                  </w:r>
                </w:p>
              </w:tc>
              <w:tc>
                <w:tcPr>
                  <w:tcW w:w="2585" w:type="dxa"/>
                </w:tcPr>
                <w:p w14:paraId="64A1ADF9"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GUID=92c2b004-54cf-406b-8401-ac292d50ac92 </w:instrText>
                  </w:r>
                  <w:r w:rsidRPr="006F2CA2">
                    <w:rPr>
                      <w:rFonts w:ascii="Times New Roman" w:hAnsi="Times New Roman" w:cs="Times New Roman"/>
                      <w:sz w:val="22"/>
                      <w:szCs w:val="20"/>
                      <w:lang w:val="en-GB" w:eastAsia="en-US"/>
                    </w:rPr>
                    <w:fldChar w:fldCharType="end"/>
                  </w:r>
                </w:p>
              </w:tc>
            </w:tr>
            <w:tr w:rsidR="006F2CA2" w:rsidRPr="006F2CA2" w14:paraId="474F194B" w14:textId="77777777" w:rsidTr="006F2CA2">
              <w:trPr>
                <w:cantSplit/>
                <w:jc w:val="center"/>
              </w:trPr>
              <w:tc>
                <w:tcPr>
                  <w:tcW w:w="7139" w:type="dxa"/>
                  <w:gridSpan w:val="3"/>
                </w:tcPr>
                <w:p w14:paraId="663C3278"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GUID=8d461388-14bf-46a5-aaa1-132fc360442b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IN THE FAMILY JUSTICE COURTS OF </w:t>
                  </w:r>
                  <w:r w:rsidRPr="006F2CA2">
                    <w:rPr>
                      <w:rFonts w:ascii="Times New Roman" w:hAnsi="Times New Roman" w:cs="Times New Roman"/>
                      <w:sz w:val="22"/>
                      <w:szCs w:val="20"/>
                      <w:lang w:val="en-GB" w:eastAsia="en-US"/>
                    </w:rPr>
                    <w:br/>
                    <w:t>THE REPUBLIC OF SINGAPORE</w:t>
                  </w:r>
                </w:p>
                <w:p w14:paraId="2E6924AC"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GUID=527bde2e-74fb-49e5-8ae9-09ac58b058d0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HCF/FC/P. No.    </w:t>
                  </w:r>
                  <w:proofErr w:type="gramStart"/>
                  <w:r w:rsidRPr="006F2CA2">
                    <w:rPr>
                      <w:rFonts w:ascii="Times New Roman" w:hAnsi="Times New Roman" w:cs="Times New Roman"/>
                      <w:sz w:val="22"/>
                      <w:szCs w:val="20"/>
                      <w:lang w:val="en-GB" w:eastAsia="en-US"/>
                    </w:rPr>
                    <w:t>  )</w:t>
                  </w:r>
                  <w:proofErr w:type="gramEnd"/>
                </w:p>
                <w:p w14:paraId="12B0B6B9"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GUID=91e27b23-3b9c-411b-99b1-d0412580bf4c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of 20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w:t>
                  </w:r>
                </w:p>
                <w:p w14:paraId="205EA1B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GUID=19969866-7271-4f63-bf08-1d8871a7a043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In the Matter of the Probate and Administration Act (Cap. 251)</w:t>
                  </w:r>
                </w:p>
                <w:p w14:paraId="696DA58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GUID=3ca21753-3c99-4cb7-bb32-0ff96bacc713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w:t>
                  </w:r>
                </w:p>
                <w:p w14:paraId="2E749FB6"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GUID=fbe9f2bb-33d0-424e-b53d-64b087099402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In the Estate of                   deceased</w:t>
                  </w:r>
                </w:p>
                <w:p w14:paraId="4B1FD744"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GUID=c2203665-aa5f-4ee5-acde-6fde18b23795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w:t>
                  </w:r>
                </w:p>
                <w:p w14:paraId="1F9236D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GUID=d5a59eeb-902c-4e44-87e0-9d51c4068aa0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In the matter of an Application by (names of Applicant(s))</w:t>
                  </w:r>
                </w:p>
              </w:tc>
            </w:tr>
          </w:tbl>
          <w:p w14:paraId="408A32C1" w14:textId="77777777" w:rsidR="006F2CA2" w:rsidRPr="006F2CA2" w:rsidRDefault="006F2CA2" w:rsidP="006F2CA2">
            <w:pPr>
              <w:spacing w:before="60" w:after="60" w:line="240" w:lineRule="auto"/>
              <w:ind w:left="2357" w:right="839"/>
              <w:rPr>
                <w:rFonts w:ascii="Times New Roman" w:hAnsi="Times New Roman" w:cs="Times New Roman"/>
                <w:sz w:val="18"/>
                <w:szCs w:val="18"/>
                <w:lang w:val="en-GB" w:eastAsia="en-US"/>
              </w:rPr>
            </w:pPr>
          </w:p>
        </w:tc>
      </w:tr>
      <w:tr w:rsidR="006F2CA2" w:rsidRPr="006F2CA2" w14:paraId="548A0680" w14:textId="77777777" w:rsidTr="006F2CA2">
        <w:trPr>
          <w:gridAfter w:val="1"/>
          <w:divId w:val="2116439976"/>
          <w:wAfter w:w="698" w:type="dxa"/>
          <w:cantSplit/>
          <w:jc w:val="center"/>
        </w:trPr>
        <w:tc>
          <w:tcPr>
            <w:tcW w:w="5894" w:type="dxa"/>
          </w:tcPr>
          <w:p w14:paraId="2DC2386B" w14:textId="77777777" w:rsidR="006F2CA2" w:rsidRPr="006F2CA2" w:rsidRDefault="006F2CA2" w:rsidP="006F2CA2">
            <w:pPr>
              <w:spacing w:before="60" w:after="60" w:line="240" w:lineRule="auto"/>
              <w:ind w:left="2357" w:right="839"/>
              <w:jc w:val="center"/>
              <w:rPr>
                <w:rFonts w:ascii="Times New Roman" w:hAnsi="Times New Roman" w:cs="Times New Roman"/>
                <w:sz w:val="22"/>
                <w:szCs w:val="20"/>
                <w:lang w:val="en-GB" w:eastAsia="en-US"/>
              </w:rPr>
            </w:pPr>
          </w:p>
        </w:tc>
        <w:tc>
          <w:tcPr>
            <w:tcW w:w="1677" w:type="dxa"/>
          </w:tcPr>
          <w:p w14:paraId="0EFB2A14" w14:textId="77777777" w:rsidR="006F2CA2" w:rsidRPr="006F2CA2" w:rsidRDefault="006F2CA2" w:rsidP="006F2CA2">
            <w:pPr>
              <w:spacing w:before="60" w:after="60" w:line="240" w:lineRule="auto"/>
              <w:ind w:left="2357" w:right="839"/>
              <w:jc w:val="center"/>
              <w:rPr>
                <w:rFonts w:ascii="Times New Roman" w:hAnsi="Times New Roman" w:cs="Times New Roman"/>
                <w:sz w:val="22"/>
                <w:szCs w:val="20"/>
                <w:lang w:val="en-GB" w:eastAsia="en-US"/>
              </w:rPr>
            </w:pPr>
          </w:p>
        </w:tc>
      </w:tr>
      <w:tr w:rsidR="006F2CA2" w:rsidRPr="006F2CA2" w14:paraId="76C80423" w14:textId="77777777" w:rsidTr="006F2CA2">
        <w:trPr>
          <w:divId w:val="2116439976"/>
          <w:cantSplit/>
          <w:jc w:val="center"/>
        </w:trPr>
        <w:tc>
          <w:tcPr>
            <w:tcW w:w="8269" w:type="dxa"/>
            <w:gridSpan w:val="3"/>
          </w:tcPr>
          <w:p w14:paraId="4E28300B" w14:textId="77777777" w:rsidR="006F2CA2" w:rsidRPr="006F2CA2" w:rsidRDefault="006F2CA2" w:rsidP="006F2CA2">
            <w:pPr>
              <w:spacing w:before="60" w:after="60" w:line="240" w:lineRule="auto"/>
              <w:ind w:left="2357" w:right="839"/>
              <w:jc w:val="center"/>
              <w:rPr>
                <w:rFonts w:ascii="Times New Roman" w:hAnsi="Times New Roman" w:cs="Times New Roman"/>
                <w:sz w:val="22"/>
                <w:szCs w:val="20"/>
                <w:lang w:val="en-GB" w:eastAsia="en-US"/>
              </w:rPr>
            </w:pPr>
          </w:p>
        </w:tc>
      </w:tr>
    </w:tbl>
    <w:p w14:paraId="7253B35D" w14:textId="77777777" w:rsidR="006F2CA2" w:rsidRPr="006F2CA2" w:rsidRDefault="006F2CA2" w:rsidP="006F2CA2">
      <w:pPr>
        <w:autoSpaceDE w:val="0"/>
        <w:autoSpaceDN w:val="0"/>
        <w:adjustRightInd w:val="0"/>
        <w:spacing w:before="0" w:after="0"/>
        <w:divId w:val="2116439976"/>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w:t>
      </w:r>
      <w:r w:rsidRPr="006F2CA2">
        <w:rPr>
          <w:rFonts w:ascii="Times New Roman" w:eastAsia="Calibri" w:hAnsi="Times New Roman" w:cs="Times New Roman"/>
          <w:i/>
          <w:iCs/>
          <w:color w:val="000000"/>
          <w:lang w:val="en-GB" w:eastAsia="en-US"/>
        </w:rPr>
        <w:t>a</w:t>
      </w:r>
      <w:r w:rsidRPr="006F2CA2">
        <w:rPr>
          <w:rFonts w:ascii="Times New Roman" w:eastAsia="Calibri" w:hAnsi="Times New Roman" w:cs="Times New Roman"/>
          <w:color w:val="000000"/>
          <w:lang w:val="en-GB" w:eastAsia="en-US"/>
        </w:rPr>
        <w:t xml:space="preserve">) </w:t>
      </w:r>
      <w:r w:rsidRPr="006F2CA2">
        <w:rPr>
          <w:rFonts w:ascii="Times New Roman" w:eastAsia="Calibri" w:hAnsi="Times New Roman" w:cs="Times New Roman"/>
          <w:i/>
          <w:iCs/>
          <w:color w:val="000000"/>
          <w:lang w:val="en-GB" w:eastAsia="en-US"/>
        </w:rPr>
        <w:t>For Probate</w:t>
      </w:r>
      <w:r w:rsidRPr="006F2CA2">
        <w:rPr>
          <w:rFonts w:ascii="Times New Roman" w:eastAsia="Calibri" w:hAnsi="Times New Roman" w:cs="Times New Roman"/>
          <w:color w:val="000000"/>
          <w:lang w:val="en-GB" w:eastAsia="en-US"/>
        </w:rPr>
        <w:t xml:space="preserve">. </w:t>
      </w:r>
    </w:p>
    <w:p w14:paraId="1014F258" w14:textId="77777777" w:rsidR="006F2CA2" w:rsidRPr="006F2CA2" w:rsidRDefault="006F2CA2" w:rsidP="006F2CA2">
      <w:pPr>
        <w:autoSpaceDE w:val="0"/>
        <w:autoSpaceDN w:val="0"/>
        <w:adjustRightInd w:val="0"/>
        <w:spacing w:before="120" w:after="0"/>
        <w:jc w:val="both"/>
        <w:divId w:val="2116439976"/>
        <w:rPr>
          <w:rFonts w:ascii="Times New Roman" w:hAnsi="Times New Roman" w:cs="Times New Roman"/>
          <w:b/>
          <w:u w:val="single"/>
          <w:lang w:val="en-GB" w:eastAsia="en-US"/>
        </w:rPr>
      </w:pPr>
      <w:r w:rsidRPr="006F2CA2">
        <w:rPr>
          <w:rFonts w:ascii="Times New Roman" w:hAnsi="Times New Roman" w:cs="Times New Roman"/>
          <w:b/>
          <w:u w:val="single"/>
          <w:lang w:val="en-GB" w:eastAsia="en-US"/>
        </w:rPr>
        <w:t>(A) Particulars of Deceased:</w:t>
      </w:r>
    </w:p>
    <w:p w14:paraId="0EA1E1AE" w14:textId="77777777" w:rsidR="006F2CA2" w:rsidRPr="006F2CA2" w:rsidRDefault="006F2CA2" w:rsidP="006F2CA2">
      <w:pPr>
        <w:autoSpaceDE w:val="0"/>
        <w:autoSpaceDN w:val="0"/>
        <w:adjustRightInd w:val="0"/>
        <w:spacing w:before="120" w:after="0"/>
        <w:ind w:firstLine="360"/>
        <w:jc w:val="both"/>
        <w:divId w:val="2116439976"/>
        <w:rPr>
          <w:rFonts w:ascii="Times New Roman" w:hAnsi="Times New Roman" w:cs="Times New Roman"/>
          <w:lang w:val="en-GB" w:eastAsia="en-US"/>
        </w:rPr>
      </w:pPr>
      <w:r w:rsidRPr="006F2CA2">
        <w:rPr>
          <w:rFonts w:ascii="Times New Roman" w:hAnsi="Times New Roman" w:cs="Times New Roman"/>
          <w:lang w:val="en-GB" w:eastAsia="en-US"/>
        </w:rPr>
        <w:t xml:space="preserve">The particulars of the Deceased are as follows: </w:t>
      </w:r>
    </w:p>
    <w:p w14:paraId="735B7D2A" w14:textId="77777777" w:rsidR="006F2CA2" w:rsidRPr="006F2CA2" w:rsidRDefault="006F2CA2" w:rsidP="006172E9">
      <w:pPr>
        <w:numPr>
          <w:ilvl w:val="0"/>
          <w:numId w:val="8"/>
        </w:numPr>
        <w:autoSpaceDE w:val="0"/>
        <w:autoSpaceDN w:val="0"/>
        <w:adjustRightInd w:val="0"/>
        <w:spacing w:before="0" w:after="0" w:line="240" w:lineRule="auto"/>
        <w:jc w:val="both"/>
        <w:divId w:val="2116439976"/>
        <w:rPr>
          <w:rFonts w:ascii="Times New Roman" w:hAnsi="Times New Roman" w:cs="Times New Roman"/>
          <w:lang w:val="en-GB" w:eastAsia="en-US"/>
        </w:rPr>
      </w:pPr>
      <w:r w:rsidRPr="006F2CA2">
        <w:rPr>
          <w:rFonts w:ascii="Times New Roman" w:hAnsi="Times New Roman" w:cs="Times New Roman"/>
          <w:lang w:val="en-GB" w:eastAsia="en-US"/>
        </w:rPr>
        <w:t>Name:</w:t>
      </w:r>
      <w:r w:rsidRPr="006F2CA2">
        <w:rPr>
          <w:rFonts w:ascii="Times New Roman" w:hAnsi="Times New Roman" w:cs="Times New Roman"/>
          <w:lang w:val="en-GB" w:eastAsia="en-US"/>
        </w:rPr>
        <w:tab/>
      </w:r>
      <w:r w:rsidRPr="006F2CA2">
        <w:rPr>
          <w:rFonts w:ascii="Times New Roman" w:hAnsi="Times New Roman" w:cs="Times New Roman"/>
          <w:lang w:val="en-GB" w:eastAsia="en-US"/>
        </w:rPr>
        <w:tab/>
      </w:r>
      <w:r w:rsidRPr="006F2CA2">
        <w:rPr>
          <w:rFonts w:ascii="Times New Roman" w:hAnsi="Times New Roman" w:cs="Times New Roman"/>
          <w:lang w:val="en-GB" w:eastAsia="en-US"/>
        </w:rPr>
        <w:tab/>
      </w:r>
      <w:r w:rsidRPr="006F2CA2">
        <w:rPr>
          <w:rFonts w:ascii="Times New Roman" w:hAnsi="Times New Roman" w:cs="Times New Roman"/>
          <w:lang w:val="en-GB" w:eastAsia="en-US"/>
        </w:rPr>
        <w:tab/>
      </w:r>
      <w:r w:rsidRPr="006F2CA2">
        <w:rPr>
          <w:rFonts w:ascii="Times New Roman" w:hAnsi="Times New Roman" w:cs="Times New Roman"/>
          <w:lang w:val="en-GB" w:eastAsia="en-US"/>
        </w:rPr>
        <w:tab/>
      </w:r>
    </w:p>
    <w:p w14:paraId="17DDB3DD" w14:textId="77777777" w:rsidR="006F2CA2" w:rsidRPr="006F2CA2" w:rsidRDefault="006F2CA2" w:rsidP="006172E9">
      <w:pPr>
        <w:numPr>
          <w:ilvl w:val="0"/>
          <w:numId w:val="8"/>
        </w:numPr>
        <w:autoSpaceDE w:val="0"/>
        <w:autoSpaceDN w:val="0"/>
        <w:adjustRightInd w:val="0"/>
        <w:spacing w:before="0" w:after="0" w:line="240" w:lineRule="auto"/>
        <w:jc w:val="both"/>
        <w:divId w:val="2116439976"/>
        <w:rPr>
          <w:rFonts w:ascii="Times New Roman" w:hAnsi="Times New Roman" w:cs="Times New Roman"/>
          <w:lang w:val="en-GB" w:eastAsia="en-US"/>
        </w:rPr>
      </w:pPr>
      <w:r w:rsidRPr="006F2CA2">
        <w:rPr>
          <w:rFonts w:ascii="Times New Roman" w:hAnsi="Times New Roman" w:cs="Times New Roman"/>
          <w:lang w:val="en-GB" w:eastAsia="en-US"/>
        </w:rPr>
        <w:t xml:space="preserve">ID Number: </w:t>
      </w:r>
    </w:p>
    <w:p w14:paraId="2F49E5A6" w14:textId="77777777" w:rsidR="006F2CA2" w:rsidRPr="006F2CA2" w:rsidRDefault="006F2CA2" w:rsidP="006172E9">
      <w:pPr>
        <w:numPr>
          <w:ilvl w:val="0"/>
          <w:numId w:val="8"/>
        </w:numPr>
        <w:autoSpaceDE w:val="0"/>
        <w:autoSpaceDN w:val="0"/>
        <w:adjustRightInd w:val="0"/>
        <w:spacing w:before="0" w:after="0" w:line="240" w:lineRule="auto"/>
        <w:jc w:val="both"/>
        <w:divId w:val="2116439976"/>
        <w:rPr>
          <w:rFonts w:ascii="Times New Roman" w:hAnsi="Times New Roman" w:cs="Times New Roman"/>
          <w:lang w:val="en-GB" w:eastAsia="en-US"/>
        </w:rPr>
      </w:pPr>
      <w:r w:rsidRPr="006F2CA2">
        <w:rPr>
          <w:rFonts w:ascii="Times New Roman" w:hAnsi="Times New Roman" w:cs="Times New Roman"/>
          <w:lang w:val="en-GB" w:eastAsia="en-US"/>
        </w:rPr>
        <w:t>Address:</w:t>
      </w:r>
      <w:r w:rsidRPr="006F2CA2">
        <w:rPr>
          <w:rFonts w:ascii="Times New Roman" w:hAnsi="Times New Roman" w:cs="Times New Roman"/>
          <w:lang w:val="en-GB" w:eastAsia="en-US"/>
        </w:rPr>
        <w:tab/>
      </w:r>
      <w:r w:rsidRPr="006F2CA2">
        <w:rPr>
          <w:rFonts w:ascii="Times New Roman" w:hAnsi="Times New Roman" w:cs="Times New Roman"/>
          <w:lang w:val="en-GB" w:eastAsia="en-US"/>
        </w:rPr>
        <w:tab/>
      </w:r>
      <w:r w:rsidRPr="006F2CA2">
        <w:rPr>
          <w:rFonts w:ascii="Times New Roman" w:hAnsi="Times New Roman" w:cs="Times New Roman"/>
          <w:lang w:val="en-GB" w:eastAsia="en-US"/>
        </w:rPr>
        <w:tab/>
      </w:r>
    </w:p>
    <w:p w14:paraId="40FBEC45" w14:textId="77777777" w:rsidR="006F2CA2" w:rsidRPr="006F2CA2" w:rsidRDefault="006F2CA2" w:rsidP="006172E9">
      <w:pPr>
        <w:numPr>
          <w:ilvl w:val="0"/>
          <w:numId w:val="8"/>
        </w:numPr>
        <w:autoSpaceDE w:val="0"/>
        <w:autoSpaceDN w:val="0"/>
        <w:adjustRightInd w:val="0"/>
        <w:spacing w:before="0" w:after="0" w:line="240" w:lineRule="auto"/>
        <w:jc w:val="both"/>
        <w:divId w:val="2116439976"/>
        <w:rPr>
          <w:rFonts w:ascii="Times New Roman" w:hAnsi="Times New Roman" w:cs="Times New Roman"/>
          <w:lang w:val="en-GB" w:eastAsia="en-US"/>
        </w:rPr>
      </w:pPr>
      <w:r w:rsidRPr="006F2CA2">
        <w:rPr>
          <w:rFonts w:ascii="Times New Roman" w:hAnsi="Times New Roman" w:cs="Times New Roman"/>
          <w:lang w:val="en-GB" w:eastAsia="en-US"/>
        </w:rPr>
        <w:t>Date of Death:</w:t>
      </w:r>
      <w:r w:rsidRPr="006F2CA2">
        <w:rPr>
          <w:rFonts w:ascii="Times New Roman" w:hAnsi="Times New Roman" w:cs="Times New Roman"/>
          <w:lang w:val="en-GB" w:eastAsia="en-US"/>
        </w:rPr>
        <w:tab/>
      </w:r>
      <w:r w:rsidRPr="006F2CA2">
        <w:rPr>
          <w:rFonts w:ascii="Times New Roman" w:hAnsi="Times New Roman" w:cs="Times New Roman"/>
          <w:lang w:val="en-GB" w:eastAsia="en-US"/>
        </w:rPr>
        <w:tab/>
      </w:r>
    </w:p>
    <w:p w14:paraId="1BA3DA2D" w14:textId="77777777" w:rsidR="006F2CA2" w:rsidRPr="006F2CA2" w:rsidRDefault="006F2CA2" w:rsidP="006172E9">
      <w:pPr>
        <w:numPr>
          <w:ilvl w:val="0"/>
          <w:numId w:val="8"/>
        </w:numPr>
        <w:autoSpaceDE w:val="0"/>
        <w:autoSpaceDN w:val="0"/>
        <w:adjustRightInd w:val="0"/>
        <w:spacing w:before="0" w:after="0" w:line="240" w:lineRule="auto"/>
        <w:jc w:val="both"/>
        <w:divId w:val="2116439976"/>
        <w:rPr>
          <w:rFonts w:ascii="Times New Roman" w:hAnsi="Times New Roman" w:cs="Times New Roman"/>
          <w:lang w:val="en-GB" w:eastAsia="en-US"/>
        </w:rPr>
      </w:pPr>
      <w:r w:rsidRPr="006F2CA2">
        <w:rPr>
          <w:rFonts w:ascii="Times New Roman" w:hAnsi="Times New Roman" w:cs="Times New Roman"/>
          <w:lang w:val="en-GB" w:eastAsia="en-US"/>
        </w:rPr>
        <w:t>Place of Death:</w:t>
      </w:r>
      <w:r w:rsidRPr="006F2CA2">
        <w:rPr>
          <w:rFonts w:ascii="Times New Roman" w:hAnsi="Times New Roman" w:cs="Times New Roman"/>
          <w:lang w:val="en-GB" w:eastAsia="en-US"/>
        </w:rPr>
        <w:tab/>
      </w:r>
      <w:r w:rsidRPr="006F2CA2">
        <w:rPr>
          <w:rFonts w:ascii="Times New Roman" w:hAnsi="Times New Roman" w:cs="Times New Roman"/>
          <w:lang w:val="en-GB" w:eastAsia="en-US"/>
        </w:rPr>
        <w:tab/>
      </w:r>
    </w:p>
    <w:p w14:paraId="77F5B248" w14:textId="77777777" w:rsidR="006F2CA2" w:rsidRPr="006F2CA2" w:rsidRDefault="006F2CA2" w:rsidP="006172E9">
      <w:pPr>
        <w:numPr>
          <w:ilvl w:val="0"/>
          <w:numId w:val="8"/>
        </w:numPr>
        <w:autoSpaceDE w:val="0"/>
        <w:autoSpaceDN w:val="0"/>
        <w:adjustRightInd w:val="0"/>
        <w:spacing w:before="0" w:after="0" w:line="240" w:lineRule="auto"/>
        <w:jc w:val="both"/>
        <w:divId w:val="2116439976"/>
        <w:rPr>
          <w:rFonts w:ascii="Times New Roman" w:hAnsi="Times New Roman" w:cs="Times New Roman"/>
          <w:lang w:val="en-GB" w:eastAsia="en-US"/>
        </w:rPr>
      </w:pPr>
      <w:r w:rsidRPr="006F2CA2">
        <w:rPr>
          <w:rFonts w:ascii="Times New Roman" w:hAnsi="Times New Roman" w:cs="Times New Roman"/>
          <w:lang w:val="en-GB" w:eastAsia="en-US"/>
        </w:rPr>
        <w:t>Domicile:</w:t>
      </w:r>
      <w:r w:rsidRPr="006F2CA2">
        <w:rPr>
          <w:rFonts w:ascii="Times New Roman" w:hAnsi="Times New Roman" w:cs="Times New Roman"/>
          <w:lang w:val="en-GB" w:eastAsia="en-US"/>
        </w:rPr>
        <w:tab/>
      </w:r>
      <w:r w:rsidRPr="006F2CA2">
        <w:rPr>
          <w:rFonts w:ascii="Times New Roman" w:hAnsi="Times New Roman" w:cs="Times New Roman"/>
          <w:lang w:val="en-GB" w:eastAsia="en-US"/>
        </w:rPr>
        <w:tab/>
      </w:r>
    </w:p>
    <w:p w14:paraId="27C56E5E" w14:textId="77777777" w:rsidR="006F2CA2" w:rsidRPr="006F2CA2" w:rsidRDefault="006F2CA2" w:rsidP="006172E9">
      <w:pPr>
        <w:numPr>
          <w:ilvl w:val="0"/>
          <w:numId w:val="8"/>
        </w:numPr>
        <w:autoSpaceDE w:val="0"/>
        <w:autoSpaceDN w:val="0"/>
        <w:adjustRightInd w:val="0"/>
        <w:spacing w:before="0" w:after="0" w:line="240" w:lineRule="auto"/>
        <w:jc w:val="both"/>
        <w:divId w:val="2116439976"/>
        <w:rPr>
          <w:rFonts w:ascii="Times New Roman" w:hAnsi="Times New Roman" w:cs="Times New Roman"/>
          <w:lang w:val="en-GB" w:eastAsia="en-US"/>
        </w:rPr>
      </w:pPr>
      <w:r w:rsidRPr="006F2CA2">
        <w:rPr>
          <w:rFonts w:ascii="Times New Roman" w:hAnsi="Times New Roman" w:cs="Times New Roman"/>
          <w:lang w:val="en-GB" w:eastAsia="en-US"/>
        </w:rPr>
        <w:t>Gender:</w:t>
      </w:r>
      <w:r w:rsidRPr="006F2CA2">
        <w:rPr>
          <w:rFonts w:ascii="Times New Roman" w:hAnsi="Times New Roman" w:cs="Times New Roman"/>
          <w:lang w:val="en-GB" w:eastAsia="en-US"/>
        </w:rPr>
        <w:tab/>
      </w:r>
      <w:r w:rsidRPr="006F2CA2">
        <w:rPr>
          <w:rFonts w:ascii="Times New Roman" w:hAnsi="Times New Roman" w:cs="Times New Roman"/>
          <w:lang w:val="en-GB" w:eastAsia="en-US"/>
        </w:rPr>
        <w:tab/>
      </w:r>
      <w:r w:rsidRPr="006F2CA2">
        <w:rPr>
          <w:rFonts w:ascii="Times New Roman" w:hAnsi="Times New Roman" w:cs="Times New Roman"/>
          <w:lang w:val="en-GB" w:eastAsia="en-US"/>
        </w:rPr>
        <w:tab/>
      </w:r>
    </w:p>
    <w:p w14:paraId="5C27C983" w14:textId="77777777" w:rsidR="006F2CA2" w:rsidRPr="006F2CA2" w:rsidRDefault="006F2CA2" w:rsidP="006F2CA2">
      <w:pPr>
        <w:autoSpaceDE w:val="0"/>
        <w:autoSpaceDN w:val="0"/>
        <w:adjustRightInd w:val="0"/>
        <w:spacing w:before="0" w:after="0"/>
        <w:divId w:val="2116439976"/>
        <w:rPr>
          <w:rFonts w:ascii="Times New Roman" w:eastAsia="Calibri" w:hAnsi="Times New Roman" w:cs="Times New Roman"/>
          <w:color w:val="000000"/>
          <w:lang w:val="en-GB" w:eastAsia="en-US"/>
        </w:rPr>
      </w:pPr>
    </w:p>
    <w:p w14:paraId="7D6A9DB9" w14:textId="77777777" w:rsidR="006F2CA2" w:rsidRPr="006F2CA2" w:rsidRDefault="006F2CA2" w:rsidP="006F2CA2">
      <w:pPr>
        <w:autoSpaceDE w:val="0"/>
        <w:autoSpaceDN w:val="0"/>
        <w:adjustRightInd w:val="0"/>
        <w:spacing w:before="120" w:after="0"/>
        <w:jc w:val="both"/>
        <w:divId w:val="2116439976"/>
        <w:rPr>
          <w:rFonts w:ascii="Times New Roman" w:hAnsi="Times New Roman" w:cs="Times New Roman"/>
          <w:u w:val="single"/>
          <w:lang w:val="en-GB" w:eastAsia="en-US"/>
        </w:rPr>
      </w:pPr>
      <w:r w:rsidRPr="006F2CA2">
        <w:rPr>
          <w:rFonts w:ascii="Times New Roman" w:hAnsi="Times New Roman" w:cs="Times New Roman"/>
          <w:b/>
          <w:u w:val="single"/>
          <w:lang w:val="en-GB" w:eastAsia="en-US"/>
        </w:rPr>
        <w:t>(B) Particulars of Applicant(s):</w:t>
      </w:r>
    </w:p>
    <w:p w14:paraId="7E31BB10" w14:textId="77777777" w:rsidR="006F2CA2" w:rsidRPr="006F2CA2" w:rsidRDefault="006F2CA2" w:rsidP="006F2CA2">
      <w:pPr>
        <w:autoSpaceDE w:val="0"/>
        <w:autoSpaceDN w:val="0"/>
        <w:adjustRightInd w:val="0"/>
        <w:spacing w:before="120" w:after="0"/>
        <w:ind w:firstLine="300"/>
        <w:jc w:val="both"/>
        <w:divId w:val="2116439976"/>
        <w:rPr>
          <w:rFonts w:ascii="Times New Roman" w:hAnsi="Times New Roman" w:cs="Times New Roman"/>
          <w:lang w:val="en-GB" w:eastAsia="en-US"/>
        </w:rPr>
      </w:pPr>
      <w:r w:rsidRPr="006F2CA2">
        <w:rPr>
          <w:rFonts w:ascii="Times New Roman" w:hAnsi="Times New Roman" w:cs="Times New Roman"/>
          <w:lang w:val="en-GB" w:eastAsia="en-US"/>
        </w:rPr>
        <w:t xml:space="preserve">The particulars of the Applicant(s) are as follows: </w:t>
      </w:r>
    </w:p>
    <w:p w14:paraId="54E25490" w14:textId="77777777" w:rsidR="006F2CA2" w:rsidRPr="006F2CA2" w:rsidRDefault="006F2CA2" w:rsidP="006172E9">
      <w:pPr>
        <w:numPr>
          <w:ilvl w:val="0"/>
          <w:numId w:val="10"/>
        </w:numPr>
        <w:autoSpaceDE w:val="0"/>
        <w:autoSpaceDN w:val="0"/>
        <w:adjustRightInd w:val="0"/>
        <w:spacing w:before="0" w:after="0" w:line="240" w:lineRule="auto"/>
        <w:contextualSpacing/>
        <w:jc w:val="both"/>
        <w:divId w:val="2116439976"/>
        <w:rPr>
          <w:rFonts w:ascii="Times New Roman" w:hAnsi="Times New Roman" w:cs="Times New Roman"/>
          <w:lang w:val="en-GB" w:eastAsia="en-US"/>
        </w:rPr>
      </w:pPr>
      <w:r w:rsidRPr="006F2CA2">
        <w:rPr>
          <w:rFonts w:ascii="Times New Roman" w:hAnsi="Times New Roman" w:cs="Times New Roman"/>
          <w:lang w:val="en-GB" w:eastAsia="en-US"/>
        </w:rPr>
        <w:t>Name:</w:t>
      </w:r>
      <w:r w:rsidRPr="006F2CA2">
        <w:rPr>
          <w:rFonts w:ascii="Times New Roman" w:hAnsi="Times New Roman" w:cs="Times New Roman"/>
          <w:color w:val="FF0000"/>
          <w:lang w:val="en-GB" w:eastAsia="en-US"/>
        </w:rPr>
        <w:t xml:space="preserve"> </w:t>
      </w:r>
    </w:p>
    <w:p w14:paraId="09D30CFB" w14:textId="77777777" w:rsidR="006F2CA2" w:rsidRPr="006F2CA2" w:rsidRDefault="006F2CA2" w:rsidP="006F2CA2">
      <w:pPr>
        <w:autoSpaceDE w:val="0"/>
        <w:autoSpaceDN w:val="0"/>
        <w:adjustRightInd w:val="0"/>
        <w:spacing w:before="120" w:after="0"/>
        <w:ind w:left="660"/>
        <w:jc w:val="both"/>
        <w:divId w:val="2116439976"/>
        <w:rPr>
          <w:rFonts w:ascii="Times New Roman" w:hAnsi="Times New Roman" w:cs="Times New Roman"/>
          <w:lang w:val="en-GB" w:eastAsia="en-US"/>
        </w:rPr>
      </w:pPr>
      <w:r w:rsidRPr="006F2CA2">
        <w:rPr>
          <w:rFonts w:ascii="Times New Roman" w:hAnsi="Times New Roman" w:cs="Times New Roman"/>
          <w:lang w:val="en-GB" w:eastAsia="en-US"/>
        </w:rPr>
        <w:t xml:space="preserve">ID Number: </w:t>
      </w:r>
    </w:p>
    <w:p w14:paraId="00A5A58C" w14:textId="77777777" w:rsidR="006F2CA2" w:rsidRPr="006F2CA2" w:rsidRDefault="006F2CA2" w:rsidP="006F2CA2">
      <w:pPr>
        <w:autoSpaceDE w:val="0"/>
        <w:autoSpaceDN w:val="0"/>
        <w:adjustRightInd w:val="0"/>
        <w:spacing w:before="120" w:after="0"/>
        <w:ind w:left="660"/>
        <w:jc w:val="both"/>
        <w:divId w:val="2116439976"/>
        <w:rPr>
          <w:rFonts w:ascii="Times New Roman" w:hAnsi="Times New Roman" w:cs="Times New Roman"/>
          <w:lang w:val="en-GB" w:eastAsia="en-US"/>
        </w:rPr>
      </w:pPr>
      <w:r w:rsidRPr="006F2CA2">
        <w:rPr>
          <w:rFonts w:ascii="Times New Roman" w:hAnsi="Times New Roman" w:cs="Times New Roman"/>
          <w:lang w:val="en-GB" w:eastAsia="en-US"/>
        </w:rPr>
        <w:t xml:space="preserve">Address: </w:t>
      </w:r>
    </w:p>
    <w:p w14:paraId="6DCC8D5A" w14:textId="77777777" w:rsidR="006F2CA2" w:rsidRPr="00ED7FA2" w:rsidRDefault="006F2CA2" w:rsidP="00ED7FA2">
      <w:pPr>
        <w:autoSpaceDE w:val="0"/>
        <w:autoSpaceDN w:val="0"/>
        <w:adjustRightInd w:val="0"/>
        <w:spacing w:before="120" w:after="0"/>
        <w:ind w:left="300" w:firstLine="360"/>
        <w:jc w:val="both"/>
        <w:divId w:val="2116439976"/>
        <w:rPr>
          <w:rFonts w:ascii="Times New Roman" w:hAnsi="Times New Roman" w:cs="Times New Roman"/>
          <w:color w:val="FF0000"/>
          <w:lang w:val="en-GB" w:eastAsia="en-US"/>
        </w:rPr>
      </w:pPr>
      <w:r w:rsidRPr="006F2CA2">
        <w:rPr>
          <w:rFonts w:ascii="Times New Roman" w:hAnsi="Times New Roman" w:cs="Times New Roman"/>
          <w:lang w:val="en-GB" w:eastAsia="en-US"/>
        </w:rPr>
        <w:t xml:space="preserve">Gender: </w:t>
      </w:r>
    </w:p>
    <w:p w14:paraId="5B5796F4" w14:textId="77777777" w:rsidR="006F2CA2" w:rsidRDefault="006F2CA2" w:rsidP="006F2CA2">
      <w:pPr>
        <w:autoSpaceDE w:val="0"/>
        <w:autoSpaceDN w:val="0"/>
        <w:adjustRightInd w:val="0"/>
        <w:spacing w:before="120" w:after="0" w:line="240" w:lineRule="auto"/>
        <w:jc w:val="both"/>
        <w:divId w:val="2116439976"/>
        <w:rPr>
          <w:rFonts w:ascii="Times New Roman" w:hAnsi="Times New Roman" w:cs="Times New Roman"/>
          <w:b/>
          <w:u w:val="single"/>
          <w:lang w:val="en-GB" w:eastAsia="en-US"/>
        </w:rPr>
      </w:pPr>
      <w:r w:rsidRPr="006F2CA2">
        <w:rPr>
          <w:rFonts w:ascii="Times New Roman" w:hAnsi="Times New Roman" w:cs="Times New Roman"/>
          <w:b/>
          <w:u w:val="single"/>
          <w:lang w:val="en-GB" w:eastAsia="en-US"/>
        </w:rPr>
        <w:t>(C) General De</w:t>
      </w:r>
      <w:r w:rsidR="00ED7FA2">
        <w:rPr>
          <w:rFonts w:ascii="Times New Roman" w:hAnsi="Times New Roman" w:cs="Times New Roman"/>
          <w:b/>
          <w:u w:val="single"/>
          <w:lang w:val="en-GB" w:eastAsia="en-US"/>
        </w:rPr>
        <w:t>tails:</w:t>
      </w:r>
    </w:p>
    <w:p w14:paraId="4A46EB2D" w14:textId="77777777" w:rsidR="00ED7FA2" w:rsidRPr="006F2CA2" w:rsidRDefault="00ED7FA2" w:rsidP="006F2CA2">
      <w:pPr>
        <w:autoSpaceDE w:val="0"/>
        <w:autoSpaceDN w:val="0"/>
        <w:adjustRightInd w:val="0"/>
        <w:spacing w:before="120" w:after="0" w:line="240" w:lineRule="auto"/>
        <w:jc w:val="both"/>
        <w:divId w:val="2116439976"/>
        <w:rPr>
          <w:rFonts w:ascii="Times New Roman" w:hAnsi="Times New Roman" w:cs="Times New Roman"/>
          <w:b/>
          <w:u w:val="single"/>
          <w:lang w:val="en-GB" w:eastAsia="en-US"/>
        </w:rPr>
      </w:pPr>
    </w:p>
    <w:p w14:paraId="1DB903B4" w14:textId="77777777" w:rsidR="006F2CA2" w:rsidRPr="006F2CA2" w:rsidRDefault="006F2CA2" w:rsidP="006F2CA2">
      <w:pPr>
        <w:autoSpaceDE w:val="0"/>
        <w:autoSpaceDN w:val="0"/>
        <w:adjustRightInd w:val="0"/>
        <w:spacing w:before="120" w:after="0" w:line="240" w:lineRule="auto"/>
        <w:ind w:left="357"/>
        <w:jc w:val="both"/>
        <w:divId w:val="2116439976"/>
        <w:rPr>
          <w:rFonts w:ascii="Times New Roman" w:hAnsi="Times New Roman" w:cs="Times New Roman"/>
          <w:lang w:val="en-GB" w:eastAsia="en-US"/>
        </w:rPr>
      </w:pPr>
      <w:r w:rsidRPr="006F2CA2">
        <w:rPr>
          <w:rFonts w:ascii="Times New Roman" w:hAnsi="Times New Roman" w:cs="Times New Roman"/>
          <w:lang w:val="en-GB" w:eastAsia="en-US"/>
        </w:rPr>
        <w:t>The Applicant(s) state(s) as follows:</w:t>
      </w:r>
    </w:p>
    <w:p w14:paraId="5DCFC883" w14:textId="77777777" w:rsidR="006F2CA2" w:rsidRPr="006F2CA2" w:rsidRDefault="006F2CA2" w:rsidP="006F2CA2">
      <w:pPr>
        <w:autoSpaceDE w:val="0"/>
        <w:autoSpaceDN w:val="0"/>
        <w:adjustRightInd w:val="0"/>
        <w:spacing w:before="120" w:after="0" w:line="240" w:lineRule="auto"/>
        <w:ind w:left="357"/>
        <w:jc w:val="both"/>
        <w:divId w:val="2116439976"/>
        <w:rPr>
          <w:rFonts w:ascii="Times New Roman" w:hAnsi="Times New Roman" w:cs="Times New Roman"/>
          <w:b/>
          <w:u w:val="single"/>
          <w:lang w:val="en-GB" w:eastAsia="en-US"/>
        </w:rPr>
      </w:pPr>
    </w:p>
    <w:p w14:paraId="074C254E" w14:textId="77777777" w:rsidR="006F2CA2" w:rsidRPr="006F2CA2" w:rsidRDefault="006F2CA2" w:rsidP="006172E9">
      <w:pPr>
        <w:numPr>
          <w:ilvl w:val="0"/>
          <w:numId w:val="9"/>
        </w:numPr>
        <w:autoSpaceDE w:val="0"/>
        <w:autoSpaceDN w:val="0"/>
        <w:adjustRightInd w:val="0"/>
        <w:spacing w:before="0" w:after="0" w:line="276" w:lineRule="auto"/>
        <w:jc w:val="both"/>
        <w:divId w:val="2116439976"/>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 xml:space="preserve">The whole of the estate and effects of the deceased, movable and immovable, within the jurisdiction exclusive of what the deceased was possessed of or entitled to as a </w:t>
      </w:r>
      <w:r w:rsidRPr="006F2CA2">
        <w:rPr>
          <w:rFonts w:ascii="Times New Roman" w:eastAsia="Calibri" w:hAnsi="Times New Roman" w:cs="Times New Roman"/>
          <w:color w:val="000000"/>
          <w:lang w:val="en-GB" w:eastAsia="en-US"/>
        </w:rPr>
        <w:lastRenderedPageBreak/>
        <w:t>trustee for any other person or persons and not beneficially, but without deducting anything on account of the debts due or owing, [does/does not] exceed in value $[</w:t>
      </w:r>
      <w:r w:rsidRPr="006F2CA2">
        <w:rPr>
          <w:rFonts w:ascii="Times New Roman" w:eastAsia="Calibri" w:hAnsi="Times New Roman" w:cs="Times New Roman"/>
          <w:color w:val="000000"/>
          <w:lang w:val="en-GB" w:eastAsia="en-US"/>
        </w:rPr>
        <w:tab/>
        <w:t>] million to the best of the knowledge, information and belief of the Applicant(s).</w:t>
      </w:r>
    </w:p>
    <w:p w14:paraId="0F3FE167" w14:textId="77777777" w:rsidR="006F2CA2" w:rsidRPr="006F2CA2" w:rsidRDefault="006F2CA2" w:rsidP="006172E9">
      <w:pPr>
        <w:numPr>
          <w:ilvl w:val="0"/>
          <w:numId w:val="9"/>
        </w:numPr>
        <w:autoSpaceDE w:val="0"/>
        <w:autoSpaceDN w:val="0"/>
        <w:adjustRightInd w:val="0"/>
        <w:spacing w:before="0" w:after="0" w:line="276" w:lineRule="auto"/>
        <w:jc w:val="both"/>
        <w:divId w:val="2116439976"/>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The paper writing filed is a certified true copy of the original last Will and Testament (with Codicil annexed) of the deceased.</w:t>
      </w:r>
    </w:p>
    <w:p w14:paraId="20B6EB83" w14:textId="77777777" w:rsidR="006F2CA2" w:rsidRPr="006F2CA2" w:rsidRDefault="006F2CA2" w:rsidP="006172E9">
      <w:pPr>
        <w:numPr>
          <w:ilvl w:val="0"/>
          <w:numId w:val="9"/>
        </w:numPr>
        <w:autoSpaceDE w:val="0"/>
        <w:autoSpaceDN w:val="0"/>
        <w:adjustRightInd w:val="0"/>
        <w:spacing w:before="0" w:after="0" w:line="276" w:lineRule="auto"/>
        <w:jc w:val="both"/>
        <w:divId w:val="2116439976"/>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 xml:space="preserve">The Applicant is the sole executor (or one of the executors) named in the Will. </w:t>
      </w:r>
    </w:p>
    <w:p w14:paraId="2475B1D2" w14:textId="77777777" w:rsidR="006F2CA2" w:rsidRPr="006F2CA2" w:rsidRDefault="006F2CA2" w:rsidP="006172E9">
      <w:pPr>
        <w:numPr>
          <w:ilvl w:val="0"/>
          <w:numId w:val="9"/>
        </w:numPr>
        <w:autoSpaceDE w:val="0"/>
        <w:autoSpaceDN w:val="0"/>
        <w:adjustRightInd w:val="0"/>
        <w:spacing w:before="0" w:after="0" w:line="276" w:lineRule="auto"/>
        <w:jc w:val="both"/>
        <w:divId w:val="2116439976"/>
        <w:rPr>
          <w:rFonts w:ascii="Times New Roman" w:hAnsi="Times New Roman" w:cs="Times New Roman"/>
          <w:lang w:val="en-GB" w:eastAsia="en-US"/>
        </w:rPr>
      </w:pPr>
      <w:r w:rsidRPr="006F2CA2">
        <w:rPr>
          <w:rFonts w:ascii="Times New Roman" w:hAnsi="Times New Roman" w:cs="Times New Roman"/>
          <w:lang w:val="en-GB" w:eastAsia="en-US"/>
        </w:rPr>
        <w:t xml:space="preserve">The application for a grant is filed within 6 months from the death of the </w:t>
      </w:r>
      <w:proofErr w:type="gramStart"/>
      <w:r w:rsidRPr="006F2CA2">
        <w:rPr>
          <w:rFonts w:ascii="Times New Roman" w:hAnsi="Times New Roman" w:cs="Times New Roman"/>
          <w:lang w:val="en-GB" w:eastAsia="en-US"/>
        </w:rPr>
        <w:t>deceased./</w:t>
      </w:r>
      <w:proofErr w:type="gramEnd"/>
      <w:r w:rsidRPr="006F2CA2">
        <w:rPr>
          <w:rFonts w:ascii="Times New Roman" w:hAnsi="Times New Roman" w:cs="Times New Roman"/>
          <w:lang w:val="en-GB" w:eastAsia="en-US"/>
        </w:rPr>
        <w:t xml:space="preserve">The application for a grant is filed after the lapse of 6 months from the death of the deceased. [state reasons for the </w:t>
      </w:r>
      <w:proofErr w:type="gramStart"/>
      <w:r w:rsidRPr="006F2CA2">
        <w:rPr>
          <w:rFonts w:ascii="Times New Roman" w:hAnsi="Times New Roman" w:cs="Times New Roman"/>
          <w:lang w:val="en-GB" w:eastAsia="en-US"/>
        </w:rPr>
        <w:t>delay]*</w:t>
      </w:r>
      <w:proofErr w:type="gramEnd"/>
      <w:r w:rsidRPr="006F2CA2">
        <w:rPr>
          <w:rFonts w:ascii="Times New Roman" w:hAnsi="Times New Roman" w:cs="Times New Roman"/>
          <w:lang w:val="en-GB" w:eastAsia="en-US"/>
        </w:rPr>
        <w:t xml:space="preserve">. </w:t>
      </w:r>
    </w:p>
    <w:p w14:paraId="523385BA" w14:textId="77777777" w:rsidR="006F2CA2" w:rsidRPr="006F2CA2" w:rsidRDefault="006F2CA2" w:rsidP="006F2CA2">
      <w:pPr>
        <w:autoSpaceDE w:val="0"/>
        <w:autoSpaceDN w:val="0"/>
        <w:adjustRightInd w:val="0"/>
        <w:spacing w:before="120" w:after="0"/>
        <w:jc w:val="both"/>
        <w:divId w:val="2116439976"/>
        <w:rPr>
          <w:rFonts w:ascii="Times New Roman" w:hAnsi="Times New Roman" w:cs="Times New Roman"/>
          <w:lang w:val="en-GB" w:eastAsia="en-US"/>
        </w:rPr>
      </w:pPr>
      <w:r w:rsidRPr="006F2CA2">
        <w:rPr>
          <w:rFonts w:ascii="Times New Roman" w:hAnsi="Times New Roman" w:cs="Times New Roman"/>
          <w:b/>
          <w:u w:val="single"/>
          <w:lang w:val="en-GB" w:eastAsia="en-US"/>
        </w:rPr>
        <w:t xml:space="preserve">(D) Particulars of Executor(s) (other than Applicant(s)): </w:t>
      </w:r>
      <w:r w:rsidRPr="006F2CA2">
        <w:rPr>
          <w:rFonts w:ascii="Times New Roman" w:hAnsi="Times New Roman" w:cs="Times New Roman"/>
          <w:lang w:val="en-GB" w:eastAsia="en-US"/>
        </w:rPr>
        <w:t xml:space="preserve"> </w:t>
      </w:r>
    </w:p>
    <w:p w14:paraId="1D9E1281" w14:textId="77777777" w:rsidR="006F2CA2" w:rsidRPr="006F2CA2" w:rsidRDefault="006F2CA2" w:rsidP="006F2CA2">
      <w:pPr>
        <w:autoSpaceDE w:val="0"/>
        <w:autoSpaceDN w:val="0"/>
        <w:adjustRightInd w:val="0"/>
        <w:spacing w:before="120" w:after="0"/>
        <w:ind w:firstLine="360"/>
        <w:jc w:val="both"/>
        <w:divId w:val="2116439976"/>
        <w:rPr>
          <w:rFonts w:ascii="Times New Roman" w:hAnsi="Times New Roman" w:cs="Times New Roman"/>
          <w:lang w:val="en-GB" w:eastAsia="en-US"/>
        </w:rPr>
      </w:pPr>
      <w:r w:rsidRPr="006F2CA2">
        <w:rPr>
          <w:rFonts w:ascii="Times New Roman" w:hAnsi="Times New Roman" w:cs="Times New Roman"/>
          <w:lang w:val="en-GB" w:eastAsia="en-US"/>
        </w:rPr>
        <w:t xml:space="preserve">The particulars of the executor(s) other than the Applicant(s) are as follows: </w:t>
      </w:r>
    </w:p>
    <w:p w14:paraId="5438A1D9" w14:textId="77777777" w:rsidR="006F2CA2" w:rsidRPr="006F2CA2" w:rsidRDefault="006F2CA2" w:rsidP="006172E9">
      <w:pPr>
        <w:numPr>
          <w:ilvl w:val="0"/>
          <w:numId w:val="11"/>
        </w:numPr>
        <w:autoSpaceDE w:val="0"/>
        <w:autoSpaceDN w:val="0"/>
        <w:adjustRightInd w:val="0"/>
        <w:spacing w:before="0" w:after="0" w:line="240" w:lineRule="auto"/>
        <w:jc w:val="both"/>
        <w:divId w:val="2116439976"/>
        <w:rPr>
          <w:rFonts w:ascii="Times New Roman" w:hAnsi="Times New Roman" w:cs="Times New Roman"/>
          <w:lang w:val="en-GB" w:eastAsia="en-US"/>
        </w:rPr>
      </w:pPr>
      <w:r w:rsidRPr="006F2CA2">
        <w:rPr>
          <w:rFonts w:ascii="Times New Roman" w:hAnsi="Times New Roman" w:cs="Times New Roman"/>
          <w:lang w:val="en-GB" w:eastAsia="en-US"/>
        </w:rPr>
        <w:t>Name:</w:t>
      </w:r>
      <w:r w:rsidRPr="006F2CA2">
        <w:rPr>
          <w:rFonts w:ascii="Times New Roman" w:hAnsi="Times New Roman" w:cs="Times New Roman"/>
          <w:color w:val="FF0000"/>
          <w:lang w:val="en-GB" w:eastAsia="en-US"/>
        </w:rPr>
        <w:t xml:space="preserve"> </w:t>
      </w:r>
      <w:r w:rsidRPr="006F2CA2">
        <w:rPr>
          <w:rFonts w:ascii="Times New Roman" w:hAnsi="Times New Roman" w:cs="Times New Roman"/>
          <w:color w:val="FF0000"/>
          <w:lang w:val="en-GB" w:eastAsia="en-US"/>
        </w:rPr>
        <w:tab/>
      </w:r>
    </w:p>
    <w:p w14:paraId="1BA5EA82" w14:textId="77777777" w:rsidR="006F2CA2" w:rsidRPr="006F2CA2" w:rsidRDefault="006F2CA2" w:rsidP="006F2CA2">
      <w:pPr>
        <w:autoSpaceDE w:val="0"/>
        <w:autoSpaceDN w:val="0"/>
        <w:adjustRightInd w:val="0"/>
        <w:spacing w:before="120" w:after="0"/>
        <w:ind w:left="357"/>
        <w:jc w:val="both"/>
        <w:divId w:val="2116439976"/>
        <w:rPr>
          <w:rFonts w:ascii="Times New Roman" w:hAnsi="Times New Roman" w:cs="Times New Roman"/>
          <w:lang w:val="en-GB" w:eastAsia="en-US"/>
        </w:rPr>
      </w:pPr>
      <w:r w:rsidRPr="006F2CA2">
        <w:rPr>
          <w:rFonts w:ascii="Times New Roman" w:hAnsi="Times New Roman" w:cs="Times New Roman"/>
          <w:lang w:val="en-GB" w:eastAsia="en-US"/>
        </w:rPr>
        <w:tab/>
        <w:t>Status:</w:t>
      </w:r>
      <w:r w:rsidRPr="006F2CA2">
        <w:rPr>
          <w:rFonts w:ascii="Times New Roman" w:hAnsi="Times New Roman" w:cs="Times New Roman"/>
          <w:color w:val="FF0000"/>
          <w:lang w:val="en-GB" w:eastAsia="en-US"/>
        </w:rPr>
        <w:t xml:space="preserve"> </w:t>
      </w:r>
    </w:p>
    <w:p w14:paraId="47224D8D" w14:textId="77777777" w:rsidR="006F2CA2" w:rsidRPr="006F2CA2" w:rsidRDefault="006F2CA2" w:rsidP="006F2CA2">
      <w:pPr>
        <w:autoSpaceDE w:val="0"/>
        <w:autoSpaceDN w:val="0"/>
        <w:adjustRightInd w:val="0"/>
        <w:spacing w:before="0" w:after="0"/>
        <w:ind w:left="360"/>
        <w:jc w:val="both"/>
        <w:divId w:val="2116439976"/>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ab/>
        <w:t>Date of Renunciation/Death:</w:t>
      </w:r>
    </w:p>
    <w:p w14:paraId="0A05E947" w14:textId="77777777" w:rsidR="006F2CA2" w:rsidRPr="006F2CA2" w:rsidRDefault="006F2CA2" w:rsidP="006F2CA2">
      <w:pPr>
        <w:autoSpaceDE w:val="0"/>
        <w:autoSpaceDN w:val="0"/>
        <w:adjustRightInd w:val="0"/>
        <w:spacing w:before="0" w:after="0"/>
        <w:divId w:val="2116439976"/>
        <w:rPr>
          <w:rFonts w:ascii="Times New Roman" w:eastAsia="Calibri" w:hAnsi="Times New Roman" w:cs="Times New Roman"/>
          <w:color w:val="000000"/>
          <w:lang w:val="en-GB" w:eastAsia="en-US"/>
        </w:rPr>
      </w:pPr>
    </w:p>
    <w:p w14:paraId="1FD2EE1C" w14:textId="77777777" w:rsidR="006F2CA2" w:rsidRPr="006F2CA2" w:rsidRDefault="006F2CA2" w:rsidP="006F2CA2">
      <w:pPr>
        <w:autoSpaceDE w:val="0"/>
        <w:autoSpaceDN w:val="0"/>
        <w:adjustRightInd w:val="0"/>
        <w:spacing w:before="0" w:after="0"/>
        <w:divId w:val="2116439976"/>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w:t>
      </w:r>
      <w:r w:rsidRPr="006F2CA2">
        <w:rPr>
          <w:rFonts w:ascii="Times New Roman" w:eastAsia="Calibri" w:hAnsi="Times New Roman" w:cs="Times New Roman"/>
          <w:i/>
          <w:iCs/>
          <w:color w:val="000000"/>
          <w:lang w:val="en-GB" w:eastAsia="en-US"/>
        </w:rPr>
        <w:t>b</w:t>
      </w:r>
      <w:r w:rsidRPr="006F2CA2">
        <w:rPr>
          <w:rFonts w:ascii="Times New Roman" w:eastAsia="Calibri" w:hAnsi="Times New Roman" w:cs="Times New Roman"/>
          <w:color w:val="000000"/>
          <w:lang w:val="en-GB" w:eastAsia="en-US"/>
        </w:rPr>
        <w:t xml:space="preserve">) </w:t>
      </w:r>
      <w:r w:rsidRPr="006F2CA2">
        <w:rPr>
          <w:rFonts w:ascii="Times New Roman" w:eastAsia="Calibri" w:hAnsi="Times New Roman" w:cs="Times New Roman"/>
          <w:i/>
          <w:iCs/>
          <w:color w:val="000000"/>
          <w:lang w:val="en-GB" w:eastAsia="en-US"/>
        </w:rPr>
        <w:t>For Administration</w:t>
      </w:r>
      <w:r w:rsidRPr="006F2CA2">
        <w:rPr>
          <w:rFonts w:ascii="Times New Roman" w:eastAsia="Calibri" w:hAnsi="Times New Roman" w:cs="Times New Roman"/>
          <w:color w:val="000000"/>
          <w:lang w:val="en-GB" w:eastAsia="en-US"/>
        </w:rPr>
        <w:t xml:space="preserve">. </w:t>
      </w:r>
    </w:p>
    <w:p w14:paraId="7A056D2D" w14:textId="77777777" w:rsidR="006F2CA2" w:rsidRPr="006F2CA2" w:rsidRDefault="006F2CA2" w:rsidP="006F2CA2">
      <w:pPr>
        <w:autoSpaceDE w:val="0"/>
        <w:autoSpaceDN w:val="0"/>
        <w:adjustRightInd w:val="0"/>
        <w:spacing w:before="120" w:after="0"/>
        <w:jc w:val="both"/>
        <w:divId w:val="2116439976"/>
        <w:rPr>
          <w:rFonts w:ascii="Times New Roman" w:hAnsi="Times New Roman" w:cs="Times New Roman"/>
          <w:b/>
          <w:u w:val="single"/>
          <w:lang w:val="en-GB" w:eastAsia="en-US"/>
        </w:rPr>
      </w:pPr>
    </w:p>
    <w:p w14:paraId="3D3A62B7" w14:textId="77777777" w:rsidR="006F2CA2" w:rsidRPr="006F2CA2" w:rsidRDefault="006F2CA2" w:rsidP="006F2CA2">
      <w:pPr>
        <w:autoSpaceDE w:val="0"/>
        <w:autoSpaceDN w:val="0"/>
        <w:adjustRightInd w:val="0"/>
        <w:spacing w:before="120" w:after="0"/>
        <w:jc w:val="both"/>
        <w:divId w:val="2116439976"/>
        <w:rPr>
          <w:rFonts w:ascii="Times New Roman" w:hAnsi="Times New Roman" w:cs="Times New Roman"/>
          <w:lang w:val="en-GB" w:eastAsia="en-US"/>
        </w:rPr>
      </w:pPr>
      <w:r w:rsidRPr="006F2CA2">
        <w:rPr>
          <w:rFonts w:ascii="Times New Roman" w:hAnsi="Times New Roman" w:cs="Times New Roman"/>
          <w:b/>
          <w:u w:val="single"/>
          <w:lang w:val="en-GB" w:eastAsia="en-US"/>
        </w:rPr>
        <w:t>(A) Particulars of Deceased:</w:t>
      </w:r>
    </w:p>
    <w:p w14:paraId="03E9DAA1" w14:textId="77777777" w:rsidR="006F2CA2" w:rsidRPr="006F2CA2" w:rsidRDefault="006F2CA2" w:rsidP="006F2CA2">
      <w:pPr>
        <w:autoSpaceDE w:val="0"/>
        <w:autoSpaceDN w:val="0"/>
        <w:adjustRightInd w:val="0"/>
        <w:spacing w:before="120" w:after="0"/>
        <w:ind w:firstLine="300"/>
        <w:jc w:val="both"/>
        <w:divId w:val="2116439976"/>
        <w:rPr>
          <w:rFonts w:ascii="Times New Roman" w:hAnsi="Times New Roman" w:cs="Times New Roman"/>
          <w:lang w:val="en-GB" w:eastAsia="en-US"/>
        </w:rPr>
      </w:pPr>
      <w:r w:rsidRPr="006F2CA2">
        <w:rPr>
          <w:rFonts w:ascii="Times New Roman" w:hAnsi="Times New Roman" w:cs="Times New Roman"/>
          <w:lang w:val="en-GB" w:eastAsia="en-US"/>
        </w:rPr>
        <w:t xml:space="preserve">The particulars of the deceased are as follows: </w:t>
      </w:r>
    </w:p>
    <w:p w14:paraId="3D75054A" w14:textId="77777777" w:rsidR="006F2CA2" w:rsidRPr="006F2CA2" w:rsidRDefault="006F2CA2" w:rsidP="006172E9">
      <w:pPr>
        <w:numPr>
          <w:ilvl w:val="0"/>
          <w:numId w:val="12"/>
        </w:numPr>
        <w:tabs>
          <w:tab w:val="num" w:pos="700"/>
        </w:tabs>
        <w:autoSpaceDE w:val="0"/>
        <w:autoSpaceDN w:val="0"/>
        <w:adjustRightInd w:val="0"/>
        <w:spacing w:before="0" w:after="0" w:line="240" w:lineRule="auto"/>
        <w:ind w:left="700" w:hanging="400"/>
        <w:jc w:val="both"/>
        <w:divId w:val="2116439976"/>
        <w:rPr>
          <w:rFonts w:ascii="Times New Roman" w:hAnsi="Times New Roman" w:cs="Times New Roman"/>
          <w:lang w:val="en-GB" w:eastAsia="en-US"/>
        </w:rPr>
      </w:pPr>
      <w:r w:rsidRPr="006F2CA2">
        <w:rPr>
          <w:rFonts w:ascii="Times New Roman" w:hAnsi="Times New Roman" w:cs="Times New Roman"/>
          <w:lang w:val="en-GB" w:eastAsia="en-US"/>
        </w:rPr>
        <w:t>Name:</w:t>
      </w:r>
      <w:r w:rsidRPr="006F2CA2">
        <w:rPr>
          <w:rFonts w:ascii="Times New Roman" w:hAnsi="Times New Roman" w:cs="Times New Roman"/>
          <w:lang w:val="en-GB" w:eastAsia="en-US"/>
        </w:rPr>
        <w:tab/>
      </w:r>
      <w:r w:rsidRPr="006F2CA2">
        <w:rPr>
          <w:rFonts w:ascii="Times New Roman" w:hAnsi="Times New Roman" w:cs="Times New Roman"/>
          <w:lang w:val="en-GB" w:eastAsia="en-US"/>
        </w:rPr>
        <w:tab/>
      </w:r>
      <w:r w:rsidRPr="006F2CA2">
        <w:rPr>
          <w:rFonts w:ascii="Times New Roman" w:hAnsi="Times New Roman" w:cs="Times New Roman"/>
          <w:lang w:val="en-GB" w:eastAsia="en-US"/>
        </w:rPr>
        <w:tab/>
      </w:r>
    </w:p>
    <w:p w14:paraId="4D58C791" w14:textId="77777777" w:rsidR="006F2CA2" w:rsidRPr="006F2CA2" w:rsidRDefault="006F2CA2" w:rsidP="006172E9">
      <w:pPr>
        <w:numPr>
          <w:ilvl w:val="0"/>
          <w:numId w:val="12"/>
        </w:numPr>
        <w:tabs>
          <w:tab w:val="num" w:pos="700"/>
        </w:tabs>
        <w:autoSpaceDE w:val="0"/>
        <w:autoSpaceDN w:val="0"/>
        <w:adjustRightInd w:val="0"/>
        <w:spacing w:before="0" w:after="0" w:line="240" w:lineRule="auto"/>
        <w:ind w:left="700" w:hanging="400"/>
        <w:jc w:val="both"/>
        <w:divId w:val="2116439976"/>
        <w:rPr>
          <w:rFonts w:ascii="Times New Roman" w:hAnsi="Times New Roman" w:cs="Times New Roman"/>
          <w:lang w:val="en-GB" w:eastAsia="en-US"/>
        </w:rPr>
      </w:pPr>
      <w:r w:rsidRPr="006F2CA2">
        <w:rPr>
          <w:rFonts w:ascii="Times New Roman" w:hAnsi="Times New Roman" w:cs="Times New Roman"/>
          <w:lang w:val="en-GB" w:eastAsia="en-US"/>
        </w:rPr>
        <w:t>ID Number:</w:t>
      </w:r>
      <w:r w:rsidRPr="006F2CA2">
        <w:rPr>
          <w:rFonts w:ascii="Times New Roman" w:hAnsi="Times New Roman" w:cs="Times New Roman"/>
          <w:lang w:val="en-GB" w:eastAsia="en-US"/>
        </w:rPr>
        <w:tab/>
      </w:r>
      <w:r w:rsidRPr="006F2CA2">
        <w:rPr>
          <w:rFonts w:ascii="Times New Roman" w:hAnsi="Times New Roman" w:cs="Times New Roman"/>
          <w:lang w:val="en-GB" w:eastAsia="en-US"/>
        </w:rPr>
        <w:tab/>
      </w:r>
    </w:p>
    <w:p w14:paraId="61ECDDCA" w14:textId="77777777" w:rsidR="006F2CA2" w:rsidRPr="006F2CA2" w:rsidRDefault="006F2CA2" w:rsidP="006172E9">
      <w:pPr>
        <w:numPr>
          <w:ilvl w:val="0"/>
          <w:numId w:val="12"/>
        </w:numPr>
        <w:tabs>
          <w:tab w:val="num" w:pos="700"/>
        </w:tabs>
        <w:autoSpaceDE w:val="0"/>
        <w:autoSpaceDN w:val="0"/>
        <w:adjustRightInd w:val="0"/>
        <w:spacing w:before="0" w:after="0" w:line="240" w:lineRule="auto"/>
        <w:ind w:left="700" w:hanging="400"/>
        <w:jc w:val="both"/>
        <w:divId w:val="2116439976"/>
        <w:rPr>
          <w:rFonts w:ascii="Times New Roman" w:hAnsi="Times New Roman" w:cs="Times New Roman"/>
          <w:lang w:val="en-GB" w:eastAsia="en-US"/>
        </w:rPr>
      </w:pPr>
      <w:r w:rsidRPr="006F2CA2">
        <w:rPr>
          <w:rFonts w:ascii="Times New Roman" w:hAnsi="Times New Roman" w:cs="Times New Roman"/>
          <w:lang w:val="en-GB" w:eastAsia="en-US"/>
        </w:rPr>
        <w:t>Address:</w:t>
      </w:r>
      <w:r w:rsidRPr="006F2CA2">
        <w:rPr>
          <w:rFonts w:ascii="Times New Roman" w:hAnsi="Times New Roman" w:cs="Times New Roman"/>
          <w:lang w:val="en-GB" w:eastAsia="en-US"/>
        </w:rPr>
        <w:tab/>
      </w:r>
      <w:r w:rsidRPr="006F2CA2">
        <w:rPr>
          <w:rFonts w:ascii="Times New Roman" w:hAnsi="Times New Roman" w:cs="Times New Roman"/>
          <w:lang w:val="en-GB" w:eastAsia="en-US"/>
        </w:rPr>
        <w:tab/>
      </w:r>
      <w:r w:rsidRPr="006F2CA2">
        <w:rPr>
          <w:rFonts w:ascii="Times New Roman" w:hAnsi="Times New Roman" w:cs="Times New Roman"/>
          <w:lang w:val="en-GB" w:eastAsia="en-US"/>
        </w:rPr>
        <w:tab/>
      </w:r>
    </w:p>
    <w:p w14:paraId="57057F99" w14:textId="77777777" w:rsidR="006F2CA2" w:rsidRPr="006F2CA2" w:rsidRDefault="006F2CA2" w:rsidP="006172E9">
      <w:pPr>
        <w:numPr>
          <w:ilvl w:val="0"/>
          <w:numId w:val="12"/>
        </w:numPr>
        <w:tabs>
          <w:tab w:val="num" w:pos="700"/>
        </w:tabs>
        <w:autoSpaceDE w:val="0"/>
        <w:autoSpaceDN w:val="0"/>
        <w:adjustRightInd w:val="0"/>
        <w:spacing w:before="0" w:after="0" w:line="240" w:lineRule="auto"/>
        <w:ind w:left="700" w:hanging="400"/>
        <w:jc w:val="both"/>
        <w:divId w:val="2116439976"/>
        <w:rPr>
          <w:rFonts w:ascii="Times New Roman" w:hAnsi="Times New Roman" w:cs="Times New Roman"/>
          <w:lang w:val="en-GB" w:eastAsia="en-US"/>
        </w:rPr>
      </w:pPr>
      <w:r w:rsidRPr="006F2CA2">
        <w:rPr>
          <w:rFonts w:ascii="Times New Roman" w:hAnsi="Times New Roman" w:cs="Times New Roman"/>
          <w:lang w:val="en-GB" w:eastAsia="en-US"/>
        </w:rPr>
        <w:t>Date of Death:</w:t>
      </w:r>
      <w:r w:rsidRPr="006F2CA2">
        <w:rPr>
          <w:rFonts w:ascii="Times New Roman" w:hAnsi="Times New Roman" w:cs="Times New Roman"/>
          <w:lang w:val="en-GB" w:eastAsia="en-US"/>
        </w:rPr>
        <w:tab/>
      </w:r>
      <w:r w:rsidRPr="006F2CA2">
        <w:rPr>
          <w:rFonts w:ascii="Times New Roman" w:hAnsi="Times New Roman" w:cs="Times New Roman"/>
          <w:lang w:val="en-GB" w:eastAsia="en-US"/>
        </w:rPr>
        <w:tab/>
      </w:r>
    </w:p>
    <w:p w14:paraId="08FCFC08" w14:textId="77777777" w:rsidR="006F2CA2" w:rsidRPr="006F2CA2" w:rsidRDefault="006F2CA2" w:rsidP="006172E9">
      <w:pPr>
        <w:numPr>
          <w:ilvl w:val="0"/>
          <w:numId w:val="12"/>
        </w:numPr>
        <w:tabs>
          <w:tab w:val="num" w:pos="700"/>
        </w:tabs>
        <w:autoSpaceDE w:val="0"/>
        <w:autoSpaceDN w:val="0"/>
        <w:adjustRightInd w:val="0"/>
        <w:spacing w:before="0" w:after="0" w:line="240" w:lineRule="auto"/>
        <w:ind w:left="700" w:hanging="400"/>
        <w:jc w:val="both"/>
        <w:divId w:val="2116439976"/>
        <w:rPr>
          <w:rFonts w:ascii="Times New Roman" w:hAnsi="Times New Roman" w:cs="Times New Roman"/>
          <w:lang w:val="en-GB" w:eastAsia="en-US"/>
        </w:rPr>
      </w:pPr>
      <w:r w:rsidRPr="006F2CA2">
        <w:rPr>
          <w:rFonts w:ascii="Times New Roman" w:hAnsi="Times New Roman" w:cs="Times New Roman"/>
          <w:lang w:val="en-GB" w:eastAsia="en-US"/>
        </w:rPr>
        <w:t>Place of Death:</w:t>
      </w:r>
      <w:r w:rsidRPr="006F2CA2">
        <w:rPr>
          <w:rFonts w:ascii="Times New Roman" w:hAnsi="Times New Roman" w:cs="Times New Roman"/>
          <w:lang w:val="en-GB" w:eastAsia="en-US"/>
        </w:rPr>
        <w:tab/>
      </w:r>
      <w:r w:rsidRPr="006F2CA2">
        <w:rPr>
          <w:rFonts w:ascii="Times New Roman" w:hAnsi="Times New Roman" w:cs="Times New Roman"/>
          <w:color w:val="FF0000"/>
          <w:lang w:val="en-GB" w:eastAsia="en-US"/>
        </w:rPr>
        <w:tab/>
      </w:r>
    </w:p>
    <w:p w14:paraId="6C5D8483" w14:textId="77777777" w:rsidR="006F2CA2" w:rsidRPr="006F2CA2" w:rsidRDefault="006F2CA2" w:rsidP="006172E9">
      <w:pPr>
        <w:numPr>
          <w:ilvl w:val="0"/>
          <w:numId w:val="12"/>
        </w:numPr>
        <w:tabs>
          <w:tab w:val="num" w:pos="700"/>
        </w:tabs>
        <w:autoSpaceDE w:val="0"/>
        <w:autoSpaceDN w:val="0"/>
        <w:adjustRightInd w:val="0"/>
        <w:spacing w:before="0" w:after="0" w:line="240" w:lineRule="auto"/>
        <w:ind w:left="700" w:hanging="400"/>
        <w:jc w:val="both"/>
        <w:divId w:val="2116439976"/>
        <w:rPr>
          <w:rFonts w:ascii="Times New Roman" w:hAnsi="Times New Roman" w:cs="Times New Roman"/>
          <w:lang w:val="en-GB" w:eastAsia="en-US"/>
        </w:rPr>
      </w:pPr>
      <w:r w:rsidRPr="006F2CA2">
        <w:rPr>
          <w:rFonts w:ascii="Times New Roman" w:hAnsi="Times New Roman" w:cs="Times New Roman"/>
          <w:lang w:val="en-GB" w:eastAsia="en-US"/>
        </w:rPr>
        <w:t>Domicile:</w:t>
      </w:r>
      <w:r w:rsidRPr="006F2CA2">
        <w:rPr>
          <w:rFonts w:ascii="Times New Roman" w:hAnsi="Times New Roman" w:cs="Times New Roman"/>
          <w:color w:val="FF0000"/>
          <w:lang w:val="en-GB" w:eastAsia="en-US"/>
        </w:rPr>
        <w:tab/>
      </w:r>
      <w:r w:rsidRPr="006F2CA2">
        <w:rPr>
          <w:rFonts w:ascii="Times New Roman" w:hAnsi="Times New Roman" w:cs="Times New Roman"/>
          <w:color w:val="FF0000"/>
          <w:lang w:val="en-GB" w:eastAsia="en-US"/>
        </w:rPr>
        <w:tab/>
      </w:r>
    </w:p>
    <w:p w14:paraId="5AB18BFA" w14:textId="77777777" w:rsidR="006F2CA2" w:rsidRPr="006F2CA2" w:rsidRDefault="006F2CA2" w:rsidP="006172E9">
      <w:pPr>
        <w:numPr>
          <w:ilvl w:val="0"/>
          <w:numId w:val="12"/>
        </w:numPr>
        <w:tabs>
          <w:tab w:val="num" w:pos="700"/>
        </w:tabs>
        <w:autoSpaceDE w:val="0"/>
        <w:autoSpaceDN w:val="0"/>
        <w:adjustRightInd w:val="0"/>
        <w:spacing w:before="0" w:after="0" w:line="240" w:lineRule="auto"/>
        <w:ind w:left="700" w:hanging="400"/>
        <w:jc w:val="both"/>
        <w:divId w:val="2116439976"/>
        <w:rPr>
          <w:rFonts w:ascii="Times New Roman" w:hAnsi="Times New Roman" w:cs="Times New Roman"/>
          <w:lang w:val="en-GB" w:eastAsia="en-US"/>
        </w:rPr>
      </w:pPr>
      <w:r w:rsidRPr="006F2CA2">
        <w:rPr>
          <w:rFonts w:ascii="Times New Roman" w:hAnsi="Times New Roman" w:cs="Times New Roman"/>
          <w:lang w:val="en-GB" w:eastAsia="en-US"/>
        </w:rPr>
        <w:t>Nationality: (1)</w:t>
      </w:r>
      <w:r w:rsidRPr="006F2CA2">
        <w:rPr>
          <w:rFonts w:ascii="Times New Roman" w:hAnsi="Times New Roman" w:cs="Times New Roman"/>
          <w:lang w:val="en-GB" w:eastAsia="en-US"/>
        </w:rPr>
        <w:tab/>
      </w:r>
      <w:r w:rsidRPr="006F2CA2">
        <w:rPr>
          <w:rFonts w:ascii="Times New Roman" w:hAnsi="Times New Roman" w:cs="Times New Roman"/>
          <w:lang w:val="en-GB" w:eastAsia="en-US"/>
        </w:rPr>
        <w:tab/>
      </w:r>
    </w:p>
    <w:p w14:paraId="6853CF5C" w14:textId="77777777" w:rsidR="006F2CA2" w:rsidRPr="006F2CA2" w:rsidRDefault="006F2CA2" w:rsidP="006172E9">
      <w:pPr>
        <w:numPr>
          <w:ilvl w:val="0"/>
          <w:numId w:val="12"/>
        </w:numPr>
        <w:tabs>
          <w:tab w:val="num" w:pos="700"/>
        </w:tabs>
        <w:autoSpaceDE w:val="0"/>
        <w:autoSpaceDN w:val="0"/>
        <w:adjustRightInd w:val="0"/>
        <w:spacing w:before="0" w:after="0" w:line="240" w:lineRule="auto"/>
        <w:ind w:left="700" w:hanging="400"/>
        <w:jc w:val="both"/>
        <w:divId w:val="2116439976"/>
        <w:rPr>
          <w:rFonts w:ascii="Times New Roman" w:hAnsi="Times New Roman" w:cs="Times New Roman"/>
          <w:lang w:val="en-GB" w:eastAsia="en-US"/>
        </w:rPr>
      </w:pPr>
      <w:r w:rsidRPr="006F2CA2">
        <w:rPr>
          <w:rFonts w:ascii="Times New Roman" w:hAnsi="Times New Roman" w:cs="Times New Roman"/>
          <w:lang w:val="en-GB" w:eastAsia="en-US"/>
        </w:rPr>
        <w:t>Religion: (2)</w:t>
      </w:r>
      <w:r w:rsidRPr="006F2CA2">
        <w:rPr>
          <w:rFonts w:ascii="Times New Roman" w:hAnsi="Times New Roman" w:cs="Times New Roman"/>
          <w:lang w:val="en-GB" w:eastAsia="en-US"/>
        </w:rPr>
        <w:tab/>
      </w:r>
      <w:r w:rsidRPr="006F2CA2">
        <w:rPr>
          <w:rFonts w:ascii="Times New Roman" w:hAnsi="Times New Roman" w:cs="Times New Roman"/>
          <w:lang w:val="en-GB" w:eastAsia="en-US"/>
        </w:rPr>
        <w:tab/>
      </w:r>
    </w:p>
    <w:p w14:paraId="7246D895" w14:textId="77777777" w:rsidR="006F2CA2" w:rsidRPr="006F2CA2" w:rsidRDefault="006F2CA2" w:rsidP="006172E9">
      <w:pPr>
        <w:numPr>
          <w:ilvl w:val="0"/>
          <w:numId w:val="12"/>
        </w:numPr>
        <w:tabs>
          <w:tab w:val="clear" w:pos="2916"/>
          <w:tab w:val="num" w:pos="284"/>
          <w:tab w:val="num" w:pos="709"/>
        </w:tabs>
        <w:autoSpaceDE w:val="0"/>
        <w:autoSpaceDN w:val="0"/>
        <w:adjustRightInd w:val="0"/>
        <w:spacing w:before="0" w:after="0" w:line="240" w:lineRule="auto"/>
        <w:ind w:left="284" w:firstLine="0"/>
        <w:jc w:val="both"/>
        <w:divId w:val="2116439976"/>
        <w:rPr>
          <w:rFonts w:ascii="Times New Roman" w:hAnsi="Times New Roman" w:cs="Times New Roman"/>
          <w:lang w:val="en-GB" w:eastAsia="en-US"/>
        </w:rPr>
      </w:pPr>
      <w:r w:rsidRPr="006F2CA2">
        <w:rPr>
          <w:rFonts w:ascii="Times New Roman" w:hAnsi="Times New Roman" w:cs="Times New Roman"/>
          <w:lang w:val="en-GB" w:eastAsia="en-US"/>
        </w:rPr>
        <w:t>Marital Status: (3)</w:t>
      </w:r>
      <w:r w:rsidRPr="006F2CA2">
        <w:rPr>
          <w:rFonts w:ascii="Times New Roman" w:hAnsi="Times New Roman" w:cs="Times New Roman"/>
          <w:lang w:val="en-GB" w:eastAsia="en-US"/>
        </w:rPr>
        <w:tab/>
      </w:r>
    </w:p>
    <w:p w14:paraId="22EFB601" w14:textId="77777777" w:rsidR="006F2CA2" w:rsidRPr="006F2CA2" w:rsidRDefault="006F2CA2" w:rsidP="006172E9">
      <w:pPr>
        <w:numPr>
          <w:ilvl w:val="0"/>
          <w:numId w:val="12"/>
        </w:numPr>
        <w:tabs>
          <w:tab w:val="num" w:pos="284"/>
          <w:tab w:val="num" w:pos="700"/>
        </w:tabs>
        <w:autoSpaceDE w:val="0"/>
        <w:autoSpaceDN w:val="0"/>
        <w:adjustRightInd w:val="0"/>
        <w:spacing w:before="0" w:after="0" w:line="240" w:lineRule="auto"/>
        <w:ind w:left="284" w:firstLine="0"/>
        <w:jc w:val="both"/>
        <w:divId w:val="2116439976"/>
        <w:rPr>
          <w:rFonts w:ascii="Times New Roman" w:hAnsi="Times New Roman" w:cs="Times New Roman"/>
          <w:lang w:val="en-GB" w:eastAsia="en-US"/>
        </w:rPr>
      </w:pPr>
      <w:r w:rsidRPr="006F2CA2">
        <w:rPr>
          <w:rFonts w:ascii="Times New Roman" w:hAnsi="Times New Roman" w:cs="Times New Roman"/>
          <w:lang w:val="en-GB" w:eastAsia="en-US"/>
        </w:rPr>
        <w:t>Gender:</w:t>
      </w:r>
      <w:r w:rsidRPr="006F2CA2">
        <w:rPr>
          <w:rFonts w:ascii="Times New Roman" w:hAnsi="Times New Roman" w:cs="Times New Roman"/>
          <w:lang w:val="en-GB" w:eastAsia="en-US"/>
        </w:rPr>
        <w:tab/>
      </w:r>
      <w:r w:rsidRPr="006F2CA2">
        <w:rPr>
          <w:rFonts w:ascii="Times New Roman" w:hAnsi="Times New Roman" w:cs="Times New Roman"/>
          <w:lang w:val="en-GB" w:eastAsia="en-US"/>
        </w:rPr>
        <w:tab/>
      </w:r>
      <w:r w:rsidRPr="006F2CA2">
        <w:rPr>
          <w:rFonts w:ascii="Times New Roman" w:hAnsi="Times New Roman" w:cs="Times New Roman"/>
          <w:lang w:val="en-GB" w:eastAsia="en-US"/>
        </w:rPr>
        <w:tab/>
      </w:r>
    </w:p>
    <w:p w14:paraId="6126112A" w14:textId="77777777" w:rsidR="006F2CA2" w:rsidRPr="006F2CA2" w:rsidRDefault="006F2CA2" w:rsidP="006F2CA2">
      <w:pPr>
        <w:autoSpaceDE w:val="0"/>
        <w:autoSpaceDN w:val="0"/>
        <w:adjustRightInd w:val="0"/>
        <w:spacing w:before="120" w:after="0"/>
        <w:ind w:left="300"/>
        <w:jc w:val="both"/>
        <w:divId w:val="2116439976"/>
        <w:rPr>
          <w:rFonts w:ascii="Times New Roman" w:hAnsi="Times New Roman" w:cs="Times New Roman"/>
          <w:lang w:val="en-GB" w:eastAsia="en-US"/>
        </w:rPr>
      </w:pPr>
    </w:p>
    <w:p w14:paraId="0C6D5912" w14:textId="77777777" w:rsidR="006F2CA2" w:rsidRPr="006F2CA2" w:rsidRDefault="006F2CA2" w:rsidP="006F2CA2">
      <w:pPr>
        <w:autoSpaceDE w:val="0"/>
        <w:autoSpaceDN w:val="0"/>
        <w:adjustRightInd w:val="0"/>
        <w:spacing w:before="120" w:after="0"/>
        <w:jc w:val="both"/>
        <w:divId w:val="2116439976"/>
        <w:rPr>
          <w:rFonts w:ascii="Times New Roman" w:hAnsi="Times New Roman" w:cs="Times New Roman"/>
          <w:b/>
          <w:u w:val="single"/>
          <w:lang w:val="en-GB" w:eastAsia="en-US"/>
        </w:rPr>
      </w:pPr>
      <w:r w:rsidRPr="006F2CA2">
        <w:rPr>
          <w:rFonts w:ascii="Times New Roman" w:hAnsi="Times New Roman" w:cs="Times New Roman"/>
          <w:b/>
          <w:u w:val="single"/>
          <w:lang w:val="en-GB" w:eastAsia="en-US"/>
        </w:rPr>
        <w:t>(B) Particulars of Applicant(s):</w:t>
      </w:r>
    </w:p>
    <w:p w14:paraId="59FEAEBA" w14:textId="77777777" w:rsidR="006F2CA2" w:rsidRPr="006F2CA2" w:rsidRDefault="006F2CA2" w:rsidP="006F2CA2">
      <w:pPr>
        <w:autoSpaceDE w:val="0"/>
        <w:autoSpaceDN w:val="0"/>
        <w:adjustRightInd w:val="0"/>
        <w:spacing w:before="120" w:after="0"/>
        <w:ind w:firstLine="360"/>
        <w:jc w:val="both"/>
        <w:divId w:val="2116439976"/>
        <w:rPr>
          <w:rFonts w:ascii="Times New Roman" w:hAnsi="Times New Roman" w:cs="Times New Roman"/>
          <w:lang w:val="en-GB" w:eastAsia="en-US"/>
        </w:rPr>
      </w:pPr>
      <w:r w:rsidRPr="006F2CA2">
        <w:rPr>
          <w:rFonts w:ascii="Times New Roman" w:hAnsi="Times New Roman" w:cs="Times New Roman"/>
          <w:lang w:val="en-GB" w:eastAsia="en-US"/>
        </w:rPr>
        <w:t xml:space="preserve">The particulars of the Applicant(s) are as follows: </w:t>
      </w:r>
    </w:p>
    <w:p w14:paraId="1A81EF56" w14:textId="77777777" w:rsidR="006F2CA2" w:rsidRPr="006F2CA2" w:rsidRDefault="006F2CA2" w:rsidP="006172E9">
      <w:pPr>
        <w:numPr>
          <w:ilvl w:val="0"/>
          <w:numId w:val="13"/>
        </w:numPr>
        <w:tabs>
          <w:tab w:val="clear" w:pos="2916"/>
          <w:tab w:val="num" w:pos="709"/>
        </w:tabs>
        <w:autoSpaceDE w:val="0"/>
        <w:autoSpaceDN w:val="0"/>
        <w:adjustRightInd w:val="0"/>
        <w:spacing w:before="0" w:after="0" w:line="240" w:lineRule="auto"/>
        <w:ind w:left="720"/>
        <w:jc w:val="both"/>
        <w:divId w:val="2116439976"/>
        <w:rPr>
          <w:rFonts w:ascii="Times New Roman" w:hAnsi="Times New Roman" w:cs="Times New Roman"/>
          <w:lang w:val="en-GB" w:eastAsia="en-US"/>
        </w:rPr>
      </w:pPr>
      <w:r w:rsidRPr="006F2CA2">
        <w:rPr>
          <w:rFonts w:ascii="Times New Roman" w:hAnsi="Times New Roman" w:cs="Times New Roman"/>
          <w:lang w:val="en-GB" w:eastAsia="en-US"/>
        </w:rPr>
        <w:t>Name:</w:t>
      </w:r>
      <w:r w:rsidRPr="006F2CA2">
        <w:rPr>
          <w:rFonts w:ascii="Times New Roman" w:hAnsi="Times New Roman" w:cs="Times New Roman"/>
          <w:color w:val="FF0000"/>
          <w:lang w:val="en-GB" w:eastAsia="en-US"/>
        </w:rPr>
        <w:t xml:space="preserve"> </w:t>
      </w:r>
      <w:r w:rsidRPr="006F2CA2">
        <w:rPr>
          <w:rFonts w:ascii="Times New Roman" w:hAnsi="Times New Roman" w:cs="Times New Roman"/>
          <w:color w:val="FF0000"/>
          <w:lang w:val="en-GB" w:eastAsia="en-US"/>
        </w:rPr>
        <w:tab/>
      </w:r>
      <w:r w:rsidRPr="006F2CA2">
        <w:rPr>
          <w:rFonts w:ascii="Times New Roman" w:hAnsi="Times New Roman" w:cs="Times New Roman"/>
          <w:color w:val="FF0000"/>
          <w:lang w:val="en-GB" w:eastAsia="en-US"/>
        </w:rPr>
        <w:tab/>
      </w:r>
      <w:r w:rsidRPr="006F2CA2">
        <w:rPr>
          <w:rFonts w:ascii="Times New Roman" w:hAnsi="Times New Roman" w:cs="Times New Roman"/>
          <w:color w:val="FF0000"/>
          <w:lang w:val="en-GB" w:eastAsia="en-US"/>
        </w:rPr>
        <w:tab/>
      </w:r>
    </w:p>
    <w:p w14:paraId="05C780F3" w14:textId="77777777" w:rsidR="006F2CA2" w:rsidRPr="006F2CA2" w:rsidRDefault="006F2CA2" w:rsidP="006F2CA2">
      <w:pPr>
        <w:autoSpaceDE w:val="0"/>
        <w:autoSpaceDN w:val="0"/>
        <w:adjustRightInd w:val="0"/>
        <w:spacing w:before="120" w:after="0"/>
        <w:ind w:left="720"/>
        <w:jc w:val="both"/>
        <w:divId w:val="2116439976"/>
        <w:rPr>
          <w:rFonts w:ascii="Times New Roman" w:hAnsi="Times New Roman" w:cs="Times New Roman"/>
          <w:lang w:val="en-GB" w:eastAsia="en-US"/>
        </w:rPr>
      </w:pPr>
      <w:r w:rsidRPr="006F2CA2">
        <w:rPr>
          <w:rFonts w:ascii="Times New Roman" w:hAnsi="Times New Roman" w:cs="Times New Roman"/>
          <w:lang w:val="en-GB" w:eastAsia="en-US"/>
        </w:rPr>
        <w:t xml:space="preserve">ID Number: </w:t>
      </w:r>
      <w:r w:rsidRPr="006F2CA2">
        <w:rPr>
          <w:rFonts w:ascii="Times New Roman" w:hAnsi="Times New Roman" w:cs="Times New Roman"/>
          <w:lang w:val="en-GB" w:eastAsia="en-US"/>
        </w:rPr>
        <w:tab/>
      </w:r>
      <w:r w:rsidRPr="006F2CA2">
        <w:rPr>
          <w:rFonts w:ascii="Times New Roman" w:hAnsi="Times New Roman" w:cs="Times New Roman"/>
          <w:lang w:val="en-GB" w:eastAsia="en-US"/>
        </w:rPr>
        <w:tab/>
      </w:r>
    </w:p>
    <w:p w14:paraId="51AAA16C" w14:textId="77777777" w:rsidR="006F2CA2" w:rsidRPr="006F2CA2" w:rsidRDefault="006F2CA2" w:rsidP="006F2CA2">
      <w:pPr>
        <w:autoSpaceDE w:val="0"/>
        <w:autoSpaceDN w:val="0"/>
        <w:adjustRightInd w:val="0"/>
        <w:spacing w:before="120" w:after="0"/>
        <w:ind w:left="720"/>
        <w:jc w:val="both"/>
        <w:divId w:val="2116439976"/>
        <w:rPr>
          <w:rFonts w:ascii="Times New Roman" w:hAnsi="Times New Roman" w:cs="Times New Roman"/>
          <w:color w:val="FF0000"/>
          <w:lang w:val="en-GB" w:eastAsia="en-US"/>
        </w:rPr>
      </w:pPr>
      <w:r w:rsidRPr="006F2CA2">
        <w:rPr>
          <w:rFonts w:ascii="Times New Roman" w:hAnsi="Times New Roman" w:cs="Times New Roman"/>
          <w:lang w:val="en-GB" w:eastAsia="en-US"/>
        </w:rPr>
        <w:t xml:space="preserve">Address: </w:t>
      </w:r>
      <w:r w:rsidRPr="006F2CA2">
        <w:rPr>
          <w:rFonts w:ascii="Times New Roman" w:hAnsi="Times New Roman" w:cs="Times New Roman"/>
          <w:lang w:val="en-GB" w:eastAsia="en-US"/>
        </w:rPr>
        <w:tab/>
      </w:r>
      <w:r w:rsidRPr="006F2CA2">
        <w:rPr>
          <w:rFonts w:ascii="Times New Roman" w:hAnsi="Times New Roman" w:cs="Times New Roman"/>
          <w:lang w:val="en-GB" w:eastAsia="en-US"/>
        </w:rPr>
        <w:tab/>
      </w:r>
    </w:p>
    <w:p w14:paraId="19FFA073" w14:textId="77777777" w:rsidR="006F2CA2" w:rsidRPr="006F2CA2" w:rsidRDefault="006F2CA2" w:rsidP="006F2CA2">
      <w:pPr>
        <w:autoSpaceDE w:val="0"/>
        <w:autoSpaceDN w:val="0"/>
        <w:adjustRightInd w:val="0"/>
        <w:spacing w:before="120" w:after="0"/>
        <w:ind w:left="720"/>
        <w:jc w:val="both"/>
        <w:divId w:val="2116439976"/>
        <w:rPr>
          <w:rFonts w:ascii="Times New Roman" w:hAnsi="Times New Roman" w:cs="Times New Roman"/>
          <w:color w:val="FF0000"/>
          <w:lang w:val="en-GB" w:eastAsia="en-US"/>
        </w:rPr>
      </w:pPr>
      <w:r w:rsidRPr="006F2CA2">
        <w:rPr>
          <w:rFonts w:ascii="Times New Roman" w:hAnsi="Times New Roman" w:cs="Times New Roman"/>
          <w:lang w:val="en-GB" w:eastAsia="en-US"/>
        </w:rPr>
        <w:t xml:space="preserve">Gender: </w:t>
      </w:r>
      <w:r w:rsidRPr="006F2CA2">
        <w:rPr>
          <w:rFonts w:ascii="Times New Roman" w:hAnsi="Times New Roman" w:cs="Times New Roman"/>
          <w:lang w:val="en-GB" w:eastAsia="en-US"/>
        </w:rPr>
        <w:tab/>
      </w:r>
      <w:r w:rsidRPr="006F2CA2">
        <w:rPr>
          <w:rFonts w:ascii="Times New Roman" w:hAnsi="Times New Roman" w:cs="Times New Roman"/>
          <w:lang w:val="en-GB" w:eastAsia="en-US"/>
        </w:rPr>
        <w:tab/>
      </w:r>
      <w:r w:rsidRPr="006F2CA2">
        <w:rPr>
          <w:rFonts w:ascii="Times New Roman" w:hAnsi="Times New Roman" w:cs="Times New Roman"/>
          <w:lang w:val="en-GB" w:eastAsia="en-US"/>
        </w:rPr>
        <w:tab/>
      </w:r>
    </w:p>
    <w:p w14:paraId="7EBB2B0C" w14:textId="77777777" w:rsidR="006F2CA2" w:rsidRPr="006F2CA2" w:rsidRDefault="006F2CA2" w:rsidP="006F2CA2">
      <w:pPr>
        <w:autoSpaceDE w:val="0"/>
        <w:autoSpaceDN w:val="0"/>
        <w:adjustRightInd w:val="0"/>
        <w:spacing w:before="120" w:after="0"/>
        <w:ind w:left="720"/>
        <w:jc w:val="both"/>
        <w:divId w:val="2116439976"/>
        <w:rPr>
          <w:rFonts w:ascii="Times New Roman" w:hAnsi="Times New Roman" w:cs="Times New Roman"/>
          <w:color w:val="FF0000"/>
          <w:lang w:val="en-GB" w:eastAsia="en-US"/>
        </w:rPr>
      </w:pPr>
      <w:r w:rsidRPr="006F2CA2">
        <w:rPr>
          <w:rFonts w:ascii="Times New Roman" w:hAnsi="Times New Roman" w:cs="Times New Roman"/>
          <w:lang w:val="en-GB" w:eastAsia="en-US"/>
        </w:rPr>
        <w:t>Relationship to the Deceased/Capacity: (4)</w:t>
      </w:r>
      <w:r w:rsidRPr="006F2CA2">
        <w:rPr>
          <w:rFonts w:ascii="Times New Roman" w:hAnsi="Times New Roman" w:cs="Times New Roman"/>
          <w:lang w:val="en-GB" w:eastAsia="en-US"/>
        </w:rPr>
        <w:tab/>
      </w:r>
    </w:p>
    <w:p w14:paraId="6D6F724E" w14:textId="77777777" w:rsidR="006F2CA2" w:rsidRPr="006F2CA2" w:rsidRDefault="006F2CA2" w:rsidP="006F2CA2">
      <w:pPr>
        <w:spacing w:before="120" w:after="0"/>
        <w:jc w:val="both"/>
        <w:divId w:val="2116439976"/>
        <w:rPr>
          <w:rFonts w:ascii="Times New Roman" w:hAnsi="Times New Roman" w:cs="Times New Roman"/>
          <w:lang w:val="en-GB" w:eastAsia="en-US"/>
        </w:rPr>
      </w:pPr>
    </w:p>
    <w:p w14:paraId="6780F96B" w14:textId="77777777" w:rsidR="006F2CA2" w:rsidRPr="006F2CA2" w:rsidRDefault="006F2CA2" w:rsidP="006F2CA2">
      <w:pPr>
        <w:autoSpaceDE w:val="0"/>
        <w:autoSpaceDN w:val="0"/>
        <w:adjustRightInd w:val="0"/>
        <w:spacing w:before="120" w:after="0" w:line="240" w:lineRule="auto"/>
        <w:jc w:val="both"/>
        <w:divId w:val="2116439976"/>
        <w:rPr>
          <w:rFonts w:ascii="Times New Roman" w:hAnsi="Times New Roman" w:cs="Times New Roman"/>
          <w:b/>
          <w:u w:val="single"/>
          <w:lang w:val="en-GB" w:eastAsia="en-US"/>
        </w:rPr>
      </w:pPr>
      <w:r w:rsidRPr="006F2CA2">
        <w:rPr>
          <w:rFonts w:ascii="Times New Roman" w:hAnsi="Times New Roman" w:cs="Times New Roman"/>
          <w:b/>
          <w:u w:val="single"/>
          <w:lang w:val="en-GB" w:eastAsia="en-US"/>
        </w:rPr>
        <w:t>(C) General Details:</w:t>
      </w:r>
    </w:p>
    <w:p w14:paraId="59ED6B0A" w14:textId="77777777" w:rsidR="006F2CA2" w:rsidRPr="006F2CA2" w:rsidRDefault="006F2CA2" w:rsidP="006F2CA2">
      <w:pPr>
        <w:autoSpaceDE w:val="0"/>
        <w:autoSpaceDN w:val="0"/>
        <w:adjustRightInd w:val="0"/>
        <w:spacing w:before="120" w:after="0" w:line="240" w:lineRule="auto"/>
        <w:jc w:val="both"/>
        <w:divId w:val="2116439976"/>
        <w:rPr>
          <w:rFonts w:ascii="Times New Roman" w:hAnsi="Times New Roman" w:cs="Times New Roman"/>
          <w:b/>
          <w:u w:val="single"/>
          <w:lang w:val="en-GB" w:eastAsia="en-US"/>
        </w:rPr>
      </w:pPr>
    </w:p>
    <w:p w14:paraId="0430516D" w14:textId="77777777" w:rsidR="006F2CA2" w:rsidRPr="006F2CA2" w:rsidRDefault="006F2CA2" w:rsidP="006F2CA2">
      <w:pPr>
        <w:autoSpaceDE w:val="0"/>
        <w:autoSpaceDN w:val="0"/>
        <w:adjustRightInd w:val="0"/>
        <w:spacing w:before="120" w:after="0" w:line="240" w:lineRule="auto"/>
        <w:ind w:left="357"/>
        <w:jc w:val="both"/>
        <w:divId w:val="2116439976"/>
        <w:rPr>
          <w:rFonts w:ascii="Times New Roman" w:hAnsi="Times New Roman" w:cs="Times New Roman"/>
          <w:lang w:val="en-GB" w:eastAsia="en-US"/>
        </w:rPr>
      </w:pPr>
      <w:r w:rsidRPr="006F2CA2">
        <w:rPr>
          <w:rFonts w:ascii="Times New Roman" w:hAnsi="Times New Roman" w:cs="Times New Roman"/>
          <w:lang w:val="en-GB" w:eastAsia="en-US"/>
        </w:rPr>
        <w:t>The Applicant(s) state(s) as follows:</w:t>
      </w:r>
    </w:p>
    <w:p w14:paraId="4CB08090" w14:textId="77777777" w:rsidR="006F2CA2" w:rsidRPr="006F2CA2" w:rsidRDefault="006F2CA2" w:rsidP="006F2CA2">
      <w:pPr>
        <w:autoSpaceDE w:val="0"/>
        <w:autoSpaceDN w:val="0"/>
        <w:adjustRightInd w:val="0"/>
        <w:spacing w:before="120" w:after="0" w:line="240" w:lineRule="auto"/>
        <w:jc w:val="both"/>
        <w:divId w:val="2116439976"/>
        <w:rPr>
          <w:rFonts w:ascii="Times New Roman" w:hAnsi="Times New Roman" w:cs="Times New Roman"/>
          <w:b/>
          <w:u w:val="single"/>
          <w:lang w:val="en-GB" w:eastAsia="en-US"/>
        </w:rPr>
      </w:pPr>
    </w:p>
    <w:p w14:paraId="2A40F678" w14:textId="77777777" w:rsidR="006F2CA2" w:rsidRPr="006F2CA2" w:rsidRDefault="006F2CA2" w:rsidP="006172E9">
      <w:pPr>
        <w:numPr>
          <w:ilvl w:val="0"/>
          <w:numId w:val="14"/>
        </w:numPr>
        <w:tabs>
          <w:tab w:val="num" w:pos="700"/>
        </w:tabs>
        <w:autoSpaceDE w:val="0"/>
        <w:autoSpaceDN w:val="0"/>
        <w:adjustRightInd w:val="0"/>
        <w:spacing w:before="0" w:after="0" w:line="276" w:lineRule="auto"/>
        <w:jc w:val="both"/>
        <w:divId w:val="2116439976"/>
        <w:rPr>
          <w:rFonts w:ascii="Times New Roman" w:hAnsi="Times New Roman" w:cs="Times New Roman"/>
          <w:lang w:val="en-GB" w:eastAsia="en-US"/>
        </w:rPr>
      </w:pPr>
      <w:r w:rsidRPr="006F2CA2">
        <w:rPr>
          <w:rFonts w:ascii="Times New Roman" w:hAnsi="Times New Roman" w:cs="Times New Roman"/>
          <w:lang w:val="en-GB" w:eastAsia="en-US"/>
        </w:rPr>
        <w:t>The whole of the estate and effects of the deceased, movable and immovable, within the jurisdiction exclusive of what the deceased was possessed of or entitled to as a trustee for any other person or persons and not beneficially, but without deducting anything on account of the debts due or owing, [does/does not] exceed in value $[</w:t>
      </w:r>
      <w:r w:rsidRPr="006F2CA2">
        <w:rPr>
          <w:rFonts w:ascii="Times New Roman" w:hAnsi="Times New Roman" w:cs="Times New Roman"/>
          <w:lang w:val="en-GB" w:eastAsia="en-US"/>
        </w:rPr>
        <w:tab/>
        <w:t>] million to the best of the knowledge, information and belief of the Applicant(s).</w:t>
      </w:r>
    </w:p>
    <w:p w14:paraId="193C317D" w14:textId="77777777" w:rsidR="006F2CA2" w:rsidRPr="006F2CA2" w:rsidRDefault="006F2CA2" w:rsidP="006172E9">
      <w:pPr>
        <w:numPr>
          <w:ilvl w:val="0"/>
          <w:numId w:val="14"/>
        </w:numPr>
        <w:autoSpaceDE w:val="0"/>
        <w:autoSpaceDN w:val="0"/>
        <w:adjustRightInd w:val="0"/>
        <w:spacing w:before="0" w:after="0" w:line="276" w:lineRule="auto"/>
        <w:jc w:val="both"/>
        <w:divId w:val="2116439976"/>
        <w:rPr>
          <w:rFonts w:ascii="Times New Roman" w:hAnsi="Times New Roman" w:cs="Times New Roman"/>
          <w:lang w:val="en-GB" w:eastAsia="en-US"/>
        </w:rPr>
      </w:pPr>
      <w:r w:rsidRPr="006F2CA2">
        <w:rPr>
          <w:rFonts w:ascii="Times New Roman" w:hAnsi="Times New Roman" w:cs="Times New Roman"/>
          <w:lang w:val="en-GB" w:eastAsia="en-US"/>
        </w:rPr>
        <w:t xml:space="preserve">The application for a grant is filed within 6 months from the death of the </w:t>
      </w:r>
      <w:proofErr w:type="gramStart"/>
      <w:r w:rsidRPr="006F2CA2">
        <w:rPr>
          <w:rFonts w:ascii="Times New Roman" w:hAnsi="Times New Roman" w:cs="Times New Roman"/>
          <w:lang w:val="en-GB" w:eastAsia="en-US"/>
        </w:rPr>
        <w:t>deceased./</w:t>
      </w:r>
      <w:proofErr w:type="gramEnd"/>
      <w:r w:rsidRPr="006F2CA2">
        <w:rPr>
          <w:rFonts w:ascii="Times New Roman" w:hAnsi="Times New Roman" w:cs="Times New Roman"/>
          <w:lang w:val="en-GB" w:eastAsia="en-US"/>
        </w:rPr>
        <w:t xml:space="preserve">The application for a grant is filed after the lapse of 6 months from the death of the deceased. [state reasons for the </w:t>
      </w:r>
      <w:proofErr w:type="gramStart"/>
      <w:r w:rsidRPr="006F2CA2">
        <w:rPr>
          <w:rFonts w:ascii="Times New Roman" w:hAnsi="Times New Roman" w:cs="Times New Roman"/>
          <w:lang w:val="en-GB" w:eastAsia="en-US"/>
        </w:rPr>
        <w:t>delay]*</w:t>
      </w:r>
      <w:proofErr w:type="gramEnd"/>
      <w:r w:rsidRPr="006F2CA2">
        <w:rPr>
          <w:rFonts w:ascii="Times New Roman" w:hAnsi="Times New Roman" w:cs="Times New Roman"/>
          <w:lang w:val="en-GB" w:eastAsia="en-US"/>
        </w:rPr>
        <w:t xml:space="preserve">. </w:t>
      </w:r>
    </w:p>
    <w:p w14:paraId="35433E5C" w14:textId="77777777" w:rsidR="006F2CA2" w:rsidRPr="006F2CA2" w:rsidRDefault="006F2CA2" w:rsidP="006F2CA2">
      <w:pPr>
        <w:autoSpaceDE w:val="0"/>
        <w:autoSpaceDN w:val="0"/>
        <w:adjustRightInd w:val="0"/>
        <w:spacing w:before="0" w:after="0"/>
        <w:divId w:val="2116439976"/>
        <w:rPr>
          <w:rFonts w:ascii="Times New Roman" w:eastAsia="Calibri" w:hAnsi="Times New Roman" w:cs="Times New Roman"/>
          <w:color w:val="000000"/>
          <w:lang w:val="en-GB" w:eastAsia="en-US"/>
        </w:rPr>
      </w:pPr>
    </w:p>
    <w:p w14:paraId="6FBC20DE" w14:textId="77777777" w:rsidR="006F2CA2" w:rsidRPr="006F2CA2" w:rsidRDefault="006F2CA2" w:rsidP="006F2CA2">
      <w:pPr>
        <w:autoSpaceDE w:val="0"/>
        <w:autoSpaceDN w:val="0"/>
        <w:adjustRightInd w:val="0"/>
        <w:spacing w:before="120" w:after="0"/>
        <w:jc w:val="both"/>
        <w:divId w:val="2116439976"/>
        <w:rPr>
          <w:rFonts w:ascii="Times New Roman" w:hAnsi="Times New Roman" w:cs="Times New Roman"/>
          <w:b/>
          <w:u w:val="single"/>
          <w:lang w:val="en-GB" w:eastAsia="en-US"/>
        </w:rPr>
      </w:pPr>
      <w:r w:rsidRPr="006F2CA2">
        <w:rPr>
          <w:rFonts w:ascii="Times New Roman" w:hAnsi="Times New Roman" w:cs="Times New Roman"/>
          <w:b/>
          <w:u w:val="single"/>
          <w:lang w:val="en-GB" w:eastAsia="en-US"/>
        </w:rPr>
        <w:t>(D) Particulars of Beneficiaries:</w:t>
      </w:r>
    </w:p>
    <w:p w14:paraId="1F45CF80" w14:textId="77777777" w:rsidR="006F2CA2" w:rsidRPr="006F2CA2" w:rsidRDefault="006F2CA2" w:rsidP="006F2CA2">
      <w:pPr>
        <w:autoSpaceDE w:val="0"/>
        <w:autoSpaceDN w:val="0"/>
        <w:adjustRightInd w:val="0"/>
        <w:spacing w:before="120" w:after="0"/>
        <w:ind w:firstLine="360"/>
        <w:jc w:val="both"/>
        <w:divId w:val="2116439976"/>
        <w:rPr>
          <w:rFonts w:ascii="Times New Roman" w:hAnsi="Times New Roman" w:cs="Times New Roman"/>
          <w:lang w:val="en-GB" w:eastAsia="en-US"/>
        </w:rPr>
      </w:pPr>
      <w:r w:rsidRPr="006F2CA2">
        <w:rPr>
          <w:rFonts w:ascii="Times New Roman" w:hAnsi="Times New Roman" w:cs="Times New Roman"/>
          <w:lang w:val="en-GB" w:eastAsia="en-US"/>
        </w:rPr>
        <w:t xml:space="preserve">The beneficiaries of the estate are as follows: </w:t>
      </w:r>
    </w:p>
    <w:p w14:paraId="543615E0" w14:textId="77777777" w:rsidR="006F2CA2" w:rsidRPr="006F2CA2" w:rsidRDefault="006F2CA2" w:rsidP="006172E9">
      <w:pPr>
        <w:numPr>
          <w:ilvl w:val="0"/>
          <w:numId w:val="15"/>
        </w:numPr>
        <w:autoSpaceDE w:val="0"/>
        <w:autoSpaceDN w:val="0"/>
        <w:adjustRightInd w:val="0"/>
        <w:spacing w:before="0" w:after="0" w:line="240" w:lineRule="auto"/>
        <w:jc w:val="both"/>
        <w:divId w:val="2116439976"/>
        <w:rPr>
          <w:rFonts w:ascii="Times New Roman" w:hAnsi="Times New Roman" w:cs="Times New Roman"/>
          <w:lang w:val="en-GB" w:eastAsia="en-US"/>
        </w:rPr>
      </w:pPr>
      <w:r w:rsidRPr="006F2CA2">
        <w:rPr>
          <w:rFonts w:ascii="Times New Roman" w:hAnsi="Times New Roman" w:cs="Times New Roman"/>
          <w:lang w:val="en-GB" w:eastAsia="en-US"/>
        </w:rPr>
        <w:t xml:space="preserve">Name: </w:t>
      </w:r>
      <w:r w:rsidRPr="006F2CA2">
        <w:rPr>
          <w:rFonts w:ascii="Times New Roman" w:hAnsi="Times New Roman" w:cs="Times New Roman"/>
          <w:lang w:val="en-GB" w:eastAsia="en-US"/>
        </w:rPr>
        <w:tab/>
        <w:t>(5)</w:t>
      </w:r>
    </w:p>
    <w:p w14:paraId="39F20AF1" w14:textId="77777777" w:rsidR="006F2CA2" w:rsidRPr="006F2CA2" w:rsidRDefault="006F2CA2" w:rsidP="006F2CA2">
      <w:pPr>
        <w:autoSpaceDE w:val="0"/>
        <w:autoSpaceDN w:val="0"/>
        <w:adjustRightInd w:val="0"/>
        <w:spacing w:before="120" w:after="0"/>
        <w:ind w:left="360"/>
        <w:jc w:val="both"/>
        <w:divId w:val="2116439976"/>
        <w:rPr>
          <w:rFonts w:ascii="Times New Roman" w:hAnsi="Times New Roman" w:cs="Times New Roman"/>
          <w:color w:val="FF0000"/>
          <w:lang w:val="en-GB" w:eastAsia="en-US"/>
        </w:rPr>
      </w:pPr>
      <w:r w:rsidRPr="006F2CA2">
        <w:rPr>
          <w:rFonts w:ascii="Times New Roman" w:hAnsi="Times New Roman" w:cs="Times New Roman"/>
          <w:lang w:val="en-GB" w:eastAsia="en-US"/>
        </w:rPr>
        <w:tab/>
        <w:t>Gender:</w:t>
      </w:r>
      <w:r w:rsidRPr="006F2CA2">
        <w:rPr>
          <w:rFonts w:ascii="Times New Roman" w:hAnsi="Times New Roman" w:cs="Times New Roman"/>
          <w:color w:val="FF0000"/>
          <w:lang w:val="en-GB" w:eastAsia="en-US"/>
        </w:rPr>
        <w:t xml:space="preserve"> </w:t>
      </w:r>
      <w:r w:rsidRPr="006F2CA2">
        <w:rPr>
          <w:rFonts w:ascii="Times New Roman" w:hAnsi="Times New Roman" w:cs="Times New Roman"/>
          <w:color w:val="FF0000"/>
          <w:lang w:val="en-GB" w:eastAsia="en-US"/>
        </w:rPr>
        <w:tab/>
      </w:r>
      <w:r w:rsidRPr="006F2CA2">
        <w:rPr>
          <w:rFonts w:ascii="Times New Roman" w:hAnsi="Times New Roman" w:cs="Times New Roman"/>
          <w:color w:val="FF0000"/>
          <w:lang w:val="en-GB" w:eastAsia="en-US"/>
        </w:rPr>
        <w:tab/>
      </w:r>
    </w:p>
    <w:p w14:paraId="159A8DDB" w14:textId="77777777" w:rsidR="006F2CA2" w:rsidRPr="006F2CA2" w:rsidRDefault="006F2CA2" w:rsidP="006F2CA2">
      <w:pPr>
        <w:autoSpaceDE w:val="0"/>
        <w:autoSpaceDN w:val="0"/>
        <w:adjustRightInd w:val="0"/>
        <w:spacing w:before="120" w:after="0"/>
        <w:ind w:left="709"/>
        <w:jc w:val="both"/>
        <w:divId w:val="2116439976"/>
        <w:rPr>
          <w:rFonts w:ascii="Times New Roman" w:hAnsi="Times New Roman" w:cs="Times New Roman"/>
          <w:color w:val="FF0000"/>
          <w:lang w:val="en-GB" w:eastAsia="en-US"/>
        </w:rPr>
      </w:pPr>
      <w:r w:rsidRPr="006F2CA2">
        <w:rPr>
          <w:rFonts w:ascii="Times New Roman" w:hAnsi="Times New Roman" w:cs="Times New Roman"/>
          <w:lang w:val="en-GB" w:eastAsia="en-US"/>
        </w:rPr>
        <w:t>Age or Date of Birth:</w:t>
      </w:r>
      <w:r w:rsidRPr="006F2CA2">
        <w:rPr>
          <w:rFonts w:ascii="Times New Roman" w:hAnsi="Times New Roman" w:cs="Times New Roman"/>
          <w:color w:val="FF0000"/>
          <w:lang w:val="en-GB" w:eastAsia="en-US"/>
        </w:rPr>
        <w:t xml:space="preserve"> </w:t>
      </w:r>
      <w:r w:rsidRPr="006F2CA2">
        <w:rPr>
          <w:rFonts w:ascii="Times New Roman" w:hAnsi="Times New Roman" w:cs="Times New Roman"/>
          <w:color w:val="FF0000"/>
          <w:lang w:val="en-GB" w:eastAsia="en-US"/>
        </w:rPr>
        <w:tab/>
      </w:r>
    </w:p>
    <w:p w14:paraId="6540B6EA" w14:textId="77777777" w:rsidR="006F2CA2" w:rsidRPr="006F2CA2" w:rsidRDefault="006F2CA2" w:rsidP="006F2CA2">
      <w:pPr>
        <w:autoSpaceDE w:val="0"/>
        <w:autoSpaceDN w:val="0"/>
        <w:adjustRightInd w:val="0"/>
        <w:spacing w:before="120" w:after="0"/>
        <w:ind w:left="360"/>
        <w:jc w:val="both"/>
        <w:divId w:val="2116439976"/>
        <w:rPr>
          <w:rFonts w:ascii="Times New Roman" w:hAnsi="Times New Roman" w:cs="Times New Roman"/>
          <w:lang w:val="en-GB" w:eastAsia="en-US"/>
        </w:rPr>
      </w:pPr>
      <w:r w:rsidRPr="006F2CA2">
        <w:rPr>
          <w:rFonts w:ascii="Times New Roman" w:hAnsi="Times New Roman" w:cs="Times New Roman"/>
          <w:lang w:val="en-GB" w:eastAsia="en-US"/>
        </w:rPr>
        <w:tab/>
        <w:t xml:space="preserve">Relationship to the Deceased: </w:t>
      </w:r>
      <w:r w:rsidRPr="006F2CA2">
        <w:rPr>
          <w:rFonts w:ascii="Times New Roman" w:hAnsi="Times New Roman" w:cs="Times New Roman"/>
          <w:lang w:val="en-GB" w:eastAsia="en-US"/>
        </w:rPr>
        <w:tab/>
      </w:r>
    </w:p>
    <w:p w14:paraId="7EB61D39" w14:textId="77777777" w:rsidR="006F2CA2" w:rsidRPr="006F2CA2" w:rsidRDefault="006F2CA2" w:rsidP="006F2CA2">
      <w:pPr>
        <w:autoSpaceDE w:val="0"/>
        <w:autoSpaceDN w:val="0"/>
        <w:adjustRightInd w:val="0"/>
        <w:spacing w:before="120" w:after="0"/>
        <w:ind w:left="360"/>
        <w:jc w:val="both"/>
        <w:divId w:val="2116439976"/>
        <w:rPr>
          <w:rFonts w:ascii="Times New Roman" w:hAnsi="Times New Roman" w:cs="Times New Roman"/>
          <w:lang w:val="en-GB" w:eastAsia="en-US"/>
        </w:rPr>
      </w:pPr>
      <w:r w:rsidRPr="006F2CA2">
        <w:rPr>
          <w:rFonts w:ascii="Times New Roman" w:hAnsi="Times New Roman" w:cs="Times New Roman"/>
          <w:sz w:val="26"/>
          <w:szCs w:val="20"/>
          <w:lang w:val="en-GB" w:eastAsia="en-US"/>
        </w:rPr>
        <w:t>There are no beneficiaries who lack capacity within the meaning of the Mental Capacity Act (Cap. 177A</w:t>
      </w:r>
      <w:proofErr w:type="gramStart"/>
      <w:r w:rsidRPr="006F2CA2">
        <w:rPr>
          <w:rFonts w:ascii="Times New Roman" w:hAnsi="Times New Roman" w:cs="Times New Roman"/>
          <w:sz w:val="26"/>
          <w:szCs w:val="20"/>
          <w:lang w:val="en-GB" w:eastAsia="en-US"/>
        </w:rPr>
        <w:t>)./</w:t>
      </w:r>
      <w:proofErr w:type="gramEnd"/>
      <w:r w:rsidRPr="006F2CA2">
        <w:rPr>
          <w:rFonts w:ascii="Times New Roman" w:hAnsi="Times New Roman" w:cs="Times New Roman"/>
          <w:sz w:val="26"/>
          <w:szCs w:val="20"/>
          <w:lang w:val="en-GB" w:eastAsia="en-US"/>
        </w:rPr>
        <w:t>* Beneficiary lacks capacity within the meaning of the Mental Capacity Act (Cap. 177A)</w:t>
      </w:r>
    </w:p>
    <w:p w14:paraId="2B8C1B54" w14:textId="77777777" w:rsidR="006F2CA2" w:rsidRPr="006F2CA2" w:rsidRDefault="006F2CA2" w:rsidP="006F2CA2">
      <w:pPr>
        <w:autoSpaceDE w:val="0"/>
        <w:autoSpaceDN w:val="0"/>
        <w:adjustRightInd w:val="0"/>
        <w:spacing w:before="120" w:after="0"/>
        <w:ind w:left="360"/>
        <w:jc w:val="both"/>
        <w:divId w:val="2116439976"/>
        <w:rPr>
          <w:rFonts w:ascii="Times New Roman" w:hAnsi="Times New Roman" w:cs="Times New Roman"/>
          <w:lang w:val="en-GB" w:eastAsia="en-US"/>
        </w:rPr>
      </w:pPr>
    </w:p>
    <w:p w14:paraId="390136AA" w14:textId="77777777" w:rsidR="006F2CA2" w:rsidRPr="006F2CA2" w:rsidRDefault="006F2CA2" w:rsidP="006F2CA2">
      <w:pPr>
        <w:autoSpaceDE w:val="0"/>
        <w:autoSpaceDN w:val="0"/>
        <w:adjustRightInd w:val="0"/>
        <w:spacing w:before="120" w:after="0"/>
        <w:jc w:val="both"/>
        <w:divId w:val="2116439976"/>
        <w:rPr>
          <w:rFonts w:ascii="Times New Roman" w:hAnsi="Times New Roman" w:cs="Times New Roman"/>
          <w:lang w:val="en-GB" w:eastAsia="en-US"/>
        </w:rPr>
      </w:pPr>
      <w:r w:rsidRPr="006F2CA2">
        <w:rPr>
          <w:rFonts w:ascii="Times New Roman" w:hAnsi="Times New Roman" w:cs="Times New Roman"/>
          <w:b/>
          <w:u w:val="single"/>
          <w:lang w:val="en-GB" w:eastAsia="en-US"/>
        </w:rPr>
        <w:t>(E) Particulars of Spouse and Other Next-of-kin who are Deceased:</w:t>
      </w:r>
    </w:p>
    <w:p w14:paraId="7E9AE6BB" w14:textId="77777777" w:rsidR="006F2CA2" w:rsidRPr="006F2CA2" w:rsidRDefault="006F2CA2" w:rsidP="006F2CA2">
      <w:pPr>
        <w:autoSpaceDE w:val="0"/>
        <w:autoSpaceDN w:val="0"/>
        <w:adjustRightInd w:val="0"/>
        <w:spacing w:before="120" w:after="0"/>
        <w:ind w:firstLine="360"/>
        <w:jc w:val="both"/>
        <w:divId w:val="2116439976"/>
        <w:rPr>
          <w:rFonts w:ascii="Times New Roman" w:hAnsi="Times New Roman" w:cs="Times New Roman"/>
          <w:lang w:val="en-GB" w:eastAsia="en-US"/>
        </w:rPr>
      </w:pPr>
      <w:r w:rsidRPr="006F2CA2">
        <w:rPr>
          <w:rFonts w:ascii="Times New Roman" w:hAnsi="Times New Roman" w:cs="Times New Roman"/>
          <w:lang w:val="en-GB" w:eastAsia="en-US"/>
        </w:rPr>
        <w:t xml:space="preserve">The spouse or next-of–kin who are deceased are as follows: </w:t>
      </w:r>
    </w:p>
    <w:p w14:paraId="17927F02" w14:textId="77777777" w:rsidR="006F2CA2" w:rsidRPr="006F2CA2" w:rsidRDefault="006F2CA2" w:rsidP="006172E9">
      <w:pPr>
        <w:numPr>
          <w:ilvl w:val="0"/>
          <w:numId w:val="16"/>
        </w:numPr>
        <w:autoSpaceDE w:val="0"/>
        <w:autoSpaceDN w:val="0"/>
        <w:adjustRightInd w:val="0"/>
        <w:spacing w:before="0" w:after="0" w:line="240" w:lineRule="auto"/>
        <w:jc w:val="both"/>
        <w:divId w:val="2116439976"/>
        <w:rPr>
          <w:rFonts w:ascii="Times New Roman" w:hAnsi="Times New Roman" w:cs="Times New Roman"/>
          <w:lang w:val="en-GB" w:eastAsia="en-US"/>
        </w:rPr>
      </w:pPr>
      <w:r w:rsidRPr="006F2CA2">
        <w:rPr>
          <w:rFonts w:ascii="Times New Roman" w:hAnsi="Times New Roman" w:cs="Times New Roman"/>
          <w:lang w:val="en-GB" w:eastAsia="en-US"/>
        </w:rPr>
        <w:t>Name:</w:t>
      </w:r>
      <w:r w:rsidRPr="006F2CA2">
        <w:rPr>
          <w:rFonts w:ascii="Times New Roman" w:hAnsi="Times New Roman" w:cs="Times New Roman"/>
          <w:color w:val="FF0000"/>
          <w:lang w:val="en-GB" w:eastAsia="en-US"/>
        </w:rPr>
        <w:t xml:space="preserve"> </w:t>
      </w:r>
      <w:r w:rsidRPr="006F2CA2">
        <w:rPr>
          <w:rFonts w:ascii="Times New Roman" w:hAnsi="Times New Roman" w:cs="Times New Roman"/>
          <w:color w:val="FF0000"/>
          <w:lang w:val="en-GB" w:eastAsia="en-US"/>
        </w:rPr>
        <w:tab/>
      </w:r>
      <w:r w:rsidRPr="006F2CA2">
        <w:rPr>
          <w:rFonts w:ascii="Times New Roman" w:hAnsi="Times New Roman" w:cs="Times New Roman"/>
          <w:color w:val="FF0000"/>
          <w:lang w:val="en-GB" w:eastAsia="en-US"/>
        </w:rPr>
        <w:tab/>
      </w:r>
    </w:p>
    <w:p w14:paraId="6A1F38EE" w14:textId="77777777" w:rsidR="006F2CA2" w:rsidRPr="006F2CA2" w:rsidRDefault="006F2CA2" w:rsidP="006F2CA2">
      <w:pPr>
        <w:autoSpaceDE w:val="0"/>
        <w:autoSpaceDN w:val="0"/>
        <w:adjustRightInd w:val="0"/>
        <w:spacing w:before="120" w:after="0"/>
        <w:ind w:left="360"/>
        <w:jc w:val="both"/>
        <w:divId w:val="2116439976"/>
        <w:rPr>
          <w:rFonts w:ascii="Times New Roman" w:hAnsi="Times New Roman" w:cs="Times New Roman"/>
          <w:color w:val="FF0000"/>
          <w:lang w:val="en-GB" w:eastAsia="en-US"/>
        </w:rPr>
      </w:pPr>
      <w:r w:rsidRPr="006F2CA2">
        <w:rPr>
          <w:rFonts w:ascii="Times New Roman" w:hAnsi="Times New Roman" w:cs="Times New Roman"/>
          <w:lang w:val="en-GB" w:eastAsia="en-US"/>
        </w:rPr>
        <w:tab/>
        <w:t>Gender:</w:t>
      </w:r>
      <w:r w:rsidRPr="006F2CA2">
        <w:rPr>
          <w:rFonts w:ascii="Times New Roman" w:hAnsi="Times New Roman" w:cs="Times New Roman"/>
          <w:color w:val="FF0000"/>
          <w:lang w:val="en-GB" w:eastAsia="en-US"/>
        </w:rPr>
        <w:t xml:space="preserve"> </w:t>
      </w:r>
      <w:r w:rsidRPr="006F2CA2">
        <w:rPr>
          <w:rFonts w:ascii="Times New Roman" w:hAnsi="Times New Roman" w:cs="Times New Roman"/>
          <w:color w:val="FF0000"/>
          <w:lang w:val="en-GB" w:eastAsia="en-US"/>
        </w:rPr>
        <w:tab/>
      </w:r>
    </w:p>
    <w:p w14:paraId="4AD7EE0F" w14:textId="77777777" w:rsidR="006F2CA2" w:rsidRPr="006F2CA2" w:rsidRDefault="006F2CA2" w:rsidP="006F2CA2">
      <w:pPr>
        <w:autoSpaceDE w:val="0"/>
        <w:autoSpaceDN w:val="0"/>
        <w:adjustRightInd w:val="0"/>
        <w:spacing w:before="120" w:after="0"/>
        <w:ind w:left="360"/>
        <w:jc w:val="both"/>
        <w:divId w:val="2116439976"/>
        <w:rPr>
          <w:rFonts w:ascii="Times New Roman" w:hAnsi="Times New Roman" w:cs="Times New Roman"/>
          <w:lang w:val="en-GB" w:eastAsia="en-US"/>
        </w:rPr>
      </w:pPr>
      <w:r w:rsidRPr="006F2CA2">
        <w:rPr>
          <w:rFonts w:ascii="Times New Roman" w:hAnsi="Times New Roman" w:cs="Times New Roman"/>
          <w:color w:val="FF0000"/>
          <w:lang w:val="en-GB" w:eastAsia="en-US"/>
        </w:rPr>
        <w:tab/>
      </w:r>
      <w:r w:rsidRPr="006F2CA2">
        <w:rPr>
          <w:rFonts w:ascii="Times New Roman" w:hAnsi="Times New Roman" w:cs="Times New Roman"/>
          <w:lang w:val="en-GB" w:eastAsia="en-US"/>
        </w:rPr>
        <w:t>Date of Death:</w:t>
      </w:r>
      <w:r w:rsidRPr="006F2CA2">
        <w:rPr>
          <w:rFonts w:ascii="Times New Roman" w:hAnsi="Times New Roman" w:cs="Times New Roman"/>
          <w:color w:val="FF0000"/>
          <w:lang w:val="en-GB" w:eastAsia="en-US"/>
        </w:rPr>
        <w:t xml:space="preserve"> </w:t>
      </w:r>
      <w:r w:rsidRPr="006F2CA2">
        <w:rPr>
          <w:rFonts w:ascii="Times New Roman" w:hAnsi="Times New Roman" w:cs="Times New Roman"/>
          <w:color w:val="FF0000"/>
          <w:lang w:val="en-GB" w:eastAsia="en-US"/>
        </w:rPr>
        <w:tab/>
      </w:r>
    </w:p>
    <w:p w14:paraId="58D488FE" w14:textId="77777777" w:rsidR="006F2CA2" w:rsidRPr="006F2CA2" w:rsidRDefault="006F2CA2" w:rsidP="006F2CA2">
      <w:pPr>
        <w:autoSpaceDE w:val="0"/>
        <w:autoSpaceDN w:val="0"/>
        <w:adjustRightInd w:val="0"/>
        <w:spacing w:before="120" w:after="0"/>
        <w:ind w:left="360"/>
        <w:jc w:val="both"/>
        <w:divId w:val="2116439976"/>
        <w:rPr>
          <w:rFonts w:ascii="Times New Roman" w:hAnsi="Times New Roman" w:cs="Times New Roman"/>
          <w:lang w:val="en-GB" w:eastAsia="en-US"/>
        </w:rPr>
      </w:pPr>
      <w:r w:rsidRPr="006F2CA2">
        <w:rPr>
          <w:rFonts w:ascii="Times New Roman" w:hAnsi="Times New Roman" w:cs="Times New Roman"/>
          <w:lang w:val="en-GB" w:eastAsia="en-US"/>
        </w:rPr>
        <w:tab/>
        <w:t xml:space="preserve">Relationship to the Deceased: </w:t>
      </w:r>
      <w:r w:rsidRPr="006F2CA2">
        <w:rPr>
          <w:rFonts w:ascii="Times New Roman" w:hAnsi="Times New Roman" w:cs="Times New Roman"/>
          <w:lang w:val="en-GB" w:eastAsia="en-US"/>
        </w:rPr>
        <w:tab/>
      </w:r>
    </w:p>
    <w:p w14:paraId="6C98666A" w14:textId="77777777" w:rsidR="006F2CA2" w:rsidRPr="006F2CA2" w:rsidRDefault="006F2CA2" w:rsidP="006F2CA2">
      <w:pPr>
        <w:autoSpaceDE w:val="0"/>
        <w:autoSpaceDN w:val="0"/>
        <w:adjustRightInd w:val="0"/>
        <w:spacing w:before="0" w:after="0"/>
        <w:divId w:val="2116439976"/>
        <w:rPr>
          <w:rFonts w:ascii="Times New Roman" w:eastAsia="Calibri" w:hAnsi="Times New Roman" w:cs="Times New Roman"/>
          <w:color w:val="000000"/>
          <w:lang w:val="en-GB" w:eastAsia="en-US"/>
        </w:rPr>
      </w:pPr>
    </w:p>
    <w:p w14:paraId="2D9DF129" w14:textId="77777777" w:rsidR="006F2CA2" w:rsidRPr="006F2CA2" w:rsidRDefault="006F2CA2" w:rsidP="006F2CA2">
      <w:pPr>
        <w:autoSpaceDE w:val="0"/>
        <w:autoSpaceDN w:val="0"/>
        <w:adjustRightInd w:val="0"/>
        <w:spacing w:before="120" w:after="0"/>
        <w:jc w:val="both"/>
        <w:divId w:val="2116439976"/>
        <w:rPr>
          <w:rFonts w:ascii="Times New Roman" w:hAnsi="Times New Roman" w:cs="Times New Roman"/>
          <w:b/>
          <w:u w:val="single"/>
          <w:lang w:val="en-GB" w:eastAsia="en-US"/>
        </w:rPr>
      </w:pPr>
      <w:r w:rsidRPr="006F2CA2">
        <w:rPr>
          <w:rFonts w:ascii="Times New Roman" w:hAnsi="Times New Roman" w:cs="Times New Roman"/>
          <w:b/>
          <w:u w:val="single"/>
          <w:lang w:val="en-GB" w:eastAsia="en-US"/>
        </w:rPr>
        <w:t>(F) Particulars of the Person(s) with Prior/Equal Rights:</w:t>
      </w:r>
    </w:p>
    <w:p w14:paraId="1F398717" w14:textId="77777777" w:rsidR="006F2CA2" w:rsidRPr="006F2CA2" w:rsidRDefault="006F2CA2" w:rsidP="006F2CA2">
      <w:pPr>
        <w:autoSpaceDE w:val="0"/>
        <w:autoSpaceDN w:val="0"/>
        <w:adjustRightInd w:val="0"/>
        <w:spacing w:before="0" w:after="0"/>
        <w:divId w:val="2116439976"/>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 xml:space="preserve">The following persons have prior right to the Applicant or an equal right to a </w:t>
      </w:r>
      <w:proofErr w:type="gramStart"/>
      <w:r w:rsidRPr="006F2CA2">
        <w:rPr>
          <w:rFonts w:ascii="Times New Roman" w:eastAsia="Calibri" w:hAnsi="Times New Roman" w:cs="Times New Roman"/>
          <w:color w:val="000000"/>
          <w:lang w:val="en-GB" w:eastAsia="en-US"/>
        </w:rPr>
        <w:t>grant</w:t>
      </w:r>
      <w:proofErr w:type="gramEnd"/>
      <w:r w:rsidRPr="006F2CA2">
        <w:rPr>
          <w:rFonts w:ascii="Times New Roman" w:eastAsia="Calibri" w:hAnsi="Times New Roman" w:cs="Times New Roman"/>
          <w:color w:val="000000"/>
          <w:lang w:val="en-GB" w:eastAsia="en-US"/>
        </w:rPr>
        <w:t xml:space="preserve"> but the rights have been cleared off in the manner stated: </w:t>
      </w:r>
    </w:p>
    <w:p w14:paraId="7D0044FC" w14:textId="77777777" w:rsidR="006F2CA2" w:rsidRPr="006F2CA2" w:rsidRDefault="006F2CA2" w:rsidP="006F2CA2">
      <w:pPr>
        <w:autoSpaceDE w:val="0"/>
        <w:autoSpaceDN w:val="0"/>
        <w:adjustRightInd w:val="0"/>
        <w:spacing w:before="0" w:after="0"/>
        <w:divId w:val="2116439976"/>
        <w:rPr>
          <w:rFonts w:ascii="Times New Roman" w:eastAsia="Calibri" w:hAnsi="Times New Roman" w:cs="Times New Roman"/>
          <w:color w:val="000000"/>
          <w:lang w:val="en-GB" w:eastAsia="en-US"/>
        </w:rPr>
      </w:pPr>
    </w:p>
    <w:p w14:paraId="0E636A44" w14:textId="77777777" w:rsidR="006F2CA2" w:rsidRPr="006F2CA2" w:rsidRDefault="006F2CA2" w:rsidP="006F2CA2">
      <w:pPr>
        <w:autoSpaceDE w:val="0"/>
        <w:autoSpaceDN w:val="0"/>
        <w:adjustRightInd w:val="0"/>
        <w:spacing w:before="0" w:after="0"/>
        <w:divId w:val="2116439976"/>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1.</w:t>
      </w:r>
      <w:r w:rsidRPr="006F2CA2">
        <w:rPr>
          <w:rFonts w:ascii="Times New Roman" w:eastAsia="Calibri" w:hAnsi="Times New Roman" w:cs="Times New Roman"/>
          <w:color w:val="000000"/>
          <w:lang w:val="en-GB" w:eastAsia="en-US"/>
        </w:rPr>
        <w:tab/>
        <w:t xml:space="preserve">Name: </w:t>
      </w:r>
    </w:p>
    <w:p w14:paraId="16F069C7" w14:textId="77777777" w:rsidR="006F2CA2" w:rsidRPr="006F2CA2" w:rsidRDefault="006F2CA2" w:rsidP="006F2CA2">
      <w:pPr>
        <w:autoSpaceDE w:val="0"/>
        <w:autoSpaceDN w:val="0"/>
        <w:adjustRightInd w:val="0"/>
        <w:spacing w:before="0" w:after="0"/>
        <w:ind w:firstLine="720"/>
        <w:divId w:val="2116439976"/>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 xml:space="preserve">Manner of clearing off: </w:t>
      </w:r>
    </w:p>
    <w:p w14:paraId="2016BE2D" w14:textId="77777777" w:rsidR="006F2CA2" w:rsidRPr="006F2CA2" w:rsidRDefault="006F2CA2" w:rsidP="006F2CA2">
      <w:pPr>
        <w:autoSpaceDE w:val="0"/>
        <w:autoSpaceDN w:val="0"/>
        <w:adjustRightInd w:val="0"/>
        <w:spacing w:before="0" w:after="0"/>
        <w:ind w:firstLine="720"/>
        <w:divId w:val="2116439976"/>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 xml:space="preserve">Date of clearing off: </w:t>
      </w:r>
    </w:p>
    <w:p w14:paraId="238A97BF" w14:textId="77777777" w:rsidR="006F2CA2" w:rsidRPr="006F2CA2" w:rsidRDefault="006F2CA2" w:rsidP="006F2CA2">
      <w:pPr>
        <w:autoSpaceDE w:val="0"/>
        <w:autoSpaceDN w:val="0"/>
        <w:adjustRightInd w:val="0"/>
        <w:spacing w:before="0" w:after="0"/>
        <w:ind w:firstLine="720"/>
        <w:divId w:val="2116439976"/>
        <w:rPr>
          <w:rFonts w:ascii="Times New Roman" w:eastAsia="Calibri" w:hAnsi="Times New Roman" w:cs="Times New Roman"/>
          <w:color w:val="000000"/>
          <w:lang w:val="en-GB" w:eastAsia="en-US"/>
        </w:rPr>
      </w:pPr>
    </w:p>
    <w:p w14:paraId="16EC343C" w14:textId="77777777" w:rsidR="006F2CA2" w:rsidRPr="006F2CA2" w:rsidRDefault="006F2CA2" w:rsidP="006F2CA2">
      <w:pPr>
        <w:autoSpaceDE w:val="0"/>
        <w:autoSpaceDN w:val="0"/>
        <w:adjustRightInd w:val="0"/>
        <w:spacing w:before="0" w:after="0"/>
        <w:divId w:val="2116439976"/>
        <w:rPr>
          <w:rFonts w:ascii="Times New Roman" w:eastAsia="Calibri" w:hAnsi="Times New Roman" w:cs="Times New Roman"/>
          <w:b/>
          <w:color w:val="000000"/>
          <w:u w:val="single"/>
          <w:lang w:val="en-GB" w:eastAsia="en-US"/>
        </w:rPr>
      </w:pPr>
      <w:r w:rsidRPr="006F2CA2">
        <w:rPr>
          <w:rFonts w:ascii="Times New Roman" w:eastAsia="Calibri" w:hAnsi="Times New Roman" w:cs="Times New Roman"/>
          <w:b/>
          <w:color w:val="000000"/>
          <w:u w:val="single"/>
          <w:lang w:val="en-GB" w:eastAsia="en-US"/>
        </w:rPr>
        <w:t>(G) Particulars of Minor(s):</w:t>
      </w:r>
    </w:p>
    <w:p w14:paraId="7E9C9DF6" w14:textId="77777777" w:rsidR="006F2CA2" w:rsidRPr="006F2CA2" w:rsidRDefault="006F2CA2" w:rsidP="006F2CA2">
      <w:pPr>
        <w:autoSpaceDE w:val="0"/>
        <w:autoSpaceDN w:val="0"/>
        <w:adjustRightInd w:val="0"/>
        <w:spacing w:before="0" w:after="0"/>
        <w:divId w:val="2116439976"/>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 xml:space="preserve">There is no minority interest in the </w:t>
      </w:r>
      <w:proofErr w:type="gramStart"/>
      <w:r w:rsidRPr="006F2CA2">
        <w:rPr>
          <w:rFonts w:ascii="Times New Roman" w:eastAsia="Calibri" w:hAnsi="Times New Roman" w:cs="Times New Roman"/>
          <w:color w:val="000000"/>
          <w:lang w:val="en-GB" w:eastAsia="en-US"/>
        </w:rPr>
        <w:t>estate./</w:t>
      </w:r>
      <w:proofErr w:type="gramEnd"/>
      <w:r w:rsidRPr="006F2CA2">
        <w:rPr>
          <w:rFonts w:ascii="Times New Roman" w:eastAsia="Calibri" w:hAnsi="Times New Roman" w:cs="Times New Roman"/>
          <w:color w:val="000000"/>
          <w:lang w:val="en-GB" w:eastAsia="en-US"/>
        </w:rPr>
        <w:t>There are minority interests in the estate as follows*:</w:t>
      </w:r>
    </w:p>
    <w:p w14:paraId="5964E119" w14:textId="77777777" w:rsidR="006F2CA2" w:rsidRPr="006F2CA2" w:rsidRDefault="006F2CA2" w:rsidP="006F2CA2">
      <w:pPr>
        <w:autoSpaceDE w:val="0"/>
        <w:autoSpaceDN w:val="0"/>
        <w:adjustRightInd w:val="0"/>
        <w:spacing w:before="0" w:after="0"/>
        <w:divId w:val="2116439976"/>
        <w:rPr>
          <w:rFonts w:ascii="Times New Roman" w:eastAsia="Calibri" w:hAnsi="Times New Roman" w:cs="Times New Roman"/>
          <w:color w:val="000000"/>
          <w:lang w:val="en-GB" w:eastAsia="en-US"/>
        </w:rPr>
      </w:pPr>
    </w:p>
    <w:p w14:paraId="0E1C6A4E" w14:textId="77777777" w:rsidR="006F2CA2" w:rsidRPr="006F2CA2" w:rsidRDefault="006F2CA2" w:rsidP="006F2CA2">
      <w:pPr>
        <w:autoSpaceDE w:val="0"/>
        <w:autoSpaceDN w:val="0"/>
        <w:adjustRightInd w:val="0"/>
        <w:spacing w:before="0" w:after="0"/>
        <w:divId w:val="2116439976"/>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1.</w:t>
      </w:r>
      <w:r w:rsidRPr="006F2CA2">
        <w:rPr>
          <w:rFonts w:ascii="Times New Roman" w:eastAsia="Calibri" w:hAnsi="Times New Roman" w:cs="Times New Roman"/>
          <w:color w:val="000000"/>
          <w:lang w:val="en-GB" w:eastAsia="en-US"/>
        </w:rPr>
        <w:tab/>
        <w:t>Name:</w:t>
      </w:r>
      <w:r w:rsidRPr="006F2CA2">
        <w:rPr>
          <w:rFonts w:ascii="Times New Roman" w:eastAsia="Calibri" w:hAnsi="Times New Roman" w:cs="Times New Roman"/>
          <w:color w:val="000000"/>
          <w:lang w:val="en-GB" w:eastAsia="en-US"/>
        </w:rPr>
        <w:tab/>
        <w:t>(6)</w:t>
      </w:r>
    </w:p>
    <w:p w14:paraId="7326ED3A" w14:textId="77777777" w:rsidR="006F2CA2" w:rsidRPr="006F2CA2" w:rsidRDefault="006F2CA2" w:rsidP="006F2CA2">
      <w:pPr>
        <w:autoSpaceDE w:val="0"/>
        <w:autoSpaceDN w:val="0"/>
        <w:adjustRightInd w:val="0"/>
        <w:spacing w:before="0" w:after="0"/>
        <w:divId w:val="2116439976"/>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ab/>
        <w:t>Share Entitlement:</w:t>
      </w:r>
      <w:r w:rsidRPr="006F2CA2">
        <w:rPr>
          <w:rFonts w:ascii="Times New Roman" w:eastAsia="Calibri" w:hAnsi="Times New Roman" w:cs="Times New Roman"/>
          <w:color w:val="000000"/>
          <w:lang w:val="en-GB" w:eastAsia="en-US"/>
        </w:rPr>
        <w:tab/>
      </w:r>
    </w:p>
    <w:p w14:paraId="3767C16F" w14:textId="77777777" w:rsidR="006F2CA2" w:rsidRPr="006F2CA2" w:rsidRDefault="006F2CA2" w:rsidP="006F2CA2">
      <w:pPr>
        <w:autoSpaceDE w:val="0"/>
        <w:autoSpaceDN w:val="0"/>
        <w:adjustRightInd w:val="0"/>
        <w:spacing w:before="0" w:after="0"/>
        <w:divId w:val="2116439976"/>
        <w:rPr>
          <w:rFonts w:ascii="Times New Roman" w:eastAsia="Calibri" w:hAnsi="Times New Roman" w:cs="Times New Roman"/>
          <w:color w:val="000000"/>
          <w:lang w:val="en-GB" w:eastAsia="en-US"/>
        </w:rPr>
      </w:pPr>
    </w:p>
    <w:p w14:paraId="22748070" w14:textId="77777777" w:rsidR="006F2CA2" w:rsidRPr="006F2CA2" w:rsidRDefault="006F2CA2" w:rsidP="006F2CA2">
      <w:pPr>
        <w:autoSpaceDE w:val="0"/>
        <w:autoSpaceDN w:val="0"/>
        <w:adjustRightInd w:val="0"/>
        <w:spacing w:before="120" w:after="0"/>
        <w:jc w:val="both"/>
        <w:divId w:val="2116439976"/>
        <w:rPr>
          <w:rFonts w:ascii="Times New Roman" w:hAnsi="Times New Roman"/>
          <w:b/>
          <w:u w:val="single"/>
          <w:lang w:val="en-GB" w:eastAsia="en-US"/>
        </w:rPr>
      </w:pPr>
      <w:r w:rsidRPr="006F2CA2">
        <w:rPr>
          <w:rFonts w:ascii="Times New Roman" w:hAnsi="Times New Roman"/>
          <w:b/>
          <w:u w:val="single"/>
          <w:lang w:val="en-GB" w:eastAsia="en-US"/>
        </w:rPr>
        <w:t xml:space="preserve">(H) Particulars of Co-Administrator(s):  </w:t>
      </w:r>
    </w:p>
    <w:p w14:paraId="6A701C9B" w14:textId="77777777" w:rsidR="006F2CA2" w:rsidRPr="006F2CA2" w:rsidRDefault="006F2CA2" w:rsidP="006F2CA2">
      <w:pPr>
        <w:autoSpaceDE w:val="0"/>
        <w:autoSpaceDN w:val="0"/>
        <w:adjustRightInd w:val="0"/>
        <w:spacing w:before="120" w:after="0"/>
        <w:jc w:val="both"/>
        <w:divId w:val="2116439976"/>
        <w:rPr>
          <w:rFonts w:ascii="Times New Roman" w:hAnsi="Times New Roman"/>
          <w:lang w:val="en-GB" w:eastAsia="en-US"/>
        </w:rPr>
      </w:pPr>
      <w:r w:rsidRPr="006F2CA2">
        <w:rPr>
          <w:rFonts w:ascii="Times New Roman" w:hAnsi="Times New Roman"/>
          <w:lang w:val="en-GB" w:eastAsia="en-US"/>
        </w:rPr>
        <w:t>The Applicant applies for the following person to be appointed co-administrator of the estate of the deceased:</w:t>
      </w:r>
    </w:p>
    <w:p w14:paraId="6A0650EE" w14:textId="77777777" w:rsidR="006F2CA2" w:rsidRPr="006F2CA2" w:rsidRDefault="006F2CA2" w:rsidP="006172E9">
      <w:pPr>
        <w:numPr>
          <w:ilvl w:val="0"/>
          <w:numId w:val="17"/>
        </w:numPr>
        <w:tabs>
          <w:tab w:val="clear" w:pos="2916"/>
          <w:tab w:val="num" w:pos="709"/>
        </w:tabs>
        <w:autoSpaceDE w:val="0"/>
        <w:autoSpaceDN w:val="0"/>
        <w:adjustRightInd w:val="0"/>
        <w:spacing w:before="0" w:after="0" w:line="240" w:lineRule="auto"/>
        <w:ind w:left="709" w:hanging="709"/>
        <w:jc w:val="both"/>
        <w:divId w:val="2116439976"/>
        <w:rPr>
          <w:rFonts w:ascii="Times New Roman" w:hAnsi="Times New Roman"/>
          <w:lang w:val="en-GB" w:eastAsia="en-US"/>
        </w:rPr>
      </w:pPr>
      <w:r w:rsidRPr="006F2CA2">
        <w:rPr>
          <w:rFonts w:ascii="Times New Roman" w:hAnsi="Times New Roman"/>
          <w:lang w:val="en-GB" w:eastAsia="en-US"/>
        </w:rPr>
        <w:t>Name:</w:t>
      </w:r>
      <w:r w:rsidRPr="006F2CA2">
        <w:rPr>
          <w:rFonts w:ascii="Times New Roman" w:hAnsi="Times New Roman" w:cs="Times New Roman"/>
          <w:color w:val="FF0000"/>
          <w:lang w:val="en-GB" w:eastAsia="en-US"/>
        </w:rPr>
        <w:tab/>
      </w:r>
    </w:p>
    <w:p w14:paraId="0F5BA683" w14:textId="77777777" w:rsidR="006F2CA2" w:rsidRPr="006F2CA2" w:rsidRDefault="006F2CA2" w:rsidP="006172E9">
      <w:pPr>
        <w:numPr>
          <w:ilvl w:val="0"/>
          <w:numId w:val="17"/>
        </w:numPr>
        <w:tabs>
          <w:tab w:val="clear" w:pos="2916"/>
          <w:tab w:val="num" w:pos="709"/>
        </w:tabs>
        <w:autoSpaceDE w:val="0"/>
        <w:autoSpaceDN w:val="0"/>
        <w:adjustRightInd w:val="0"/>
        <w:spacing w:before="0" w:after="0" w:line="240" w:lineRule="auto"/>
        <w:ind w:left="709" w:hanging="709"/>
        <w:jc w:val="both"/>
        <w:divId w:val="2116439976"/>
        <w:rPr>
          <w:rFonts w:ascii="Times New Roman" w:hAnsi="Times New Roman"/>
          <w:lang w:val="en-GB" w:eastAsia="en-US"/>
        </w:rPr>
      </w:pPr>
      <w:r w:rsidRPr="006F2CA2">
        <w:rPr>
          <w:rFonts w:ascii="Times New Roman" w:hAnsi="Times New Roman"/>
          <w:lang w:val="en-GB" w:eastAsia="en-US"/>
        </w:rPr>
        <w:t>ID Number:</w:t>
      </w:r>
      <w:r w:rsidRPr="006F2CA2">
        <w:rPr>
          <w:rFonts w:ascii="Times New Roman" w:hAnsi="Times New Roman"/>
          <w:lang w:val="en-GB" w:eastAsia="en-US"/>
        </w:rPr>
        <w:tab/>
      </w:r>
    </w:p>
    <w:p w14:paraId="4A0FA038" w14:textId="77777777" w:rsidR="006F2CA2" w:rsidRPr="006F2CA2" w:rsidRDefault="006F2CA2" w:rsidP="006172E9">
      <w:pPr>
        <w:numPr>
          <w:ilvl w:val="0"/>
          <w:numId w:val="17"/>
        </w:numPr>
        <w:tabs>
          <w:tab w:val="clear" w:pos="2916"/>
          <w:tab w:val="num" w:pos="709"/>
        </w:tabs>
        <w:autoSpaceDE w:val="0"/>
        <w:autoSpaceDN w:val="0"/>
        <w:adjustRightInd w:val="0"/>
        <w:spacing w:before="0" w:after="0" w:line="240" w:lineRule="auto"/>
        <w:ind w:left="700" w:hanging="700"/>
        <w:jc w:val="both"/>
        <w:divId w:val="2116439976"/>
        <w:rPr>
          <w:rFonts w:ascii="Times New Roman" w:hAnsi="Times New Roman" w:cs="Times New Roman"/>
          <w:color w:val="FF0000"/>
          <w:lang w:val="en-GB" w:eastAsia="en-US"/>
        </w:rPr>
      </w:pPr>
      <w:r w:rsidRPr="006F2CA2">
        <w:rPr>
          <w:rFonts w:ascii="Times New Roman" w:hAnsi="Times New Roman"/>
          <w:lang w:val="en-GB" w:eastAsia="en-US"/>
        </w:rPr>
        <w:t xml:space="preserve">Address: </w:t>
      </w:r>
    </w:p>
    <w:p w14:paraId="548259C3" w14:textId="77777777" w:rsidR="006F2CA2" w:rsidRPr="006F2CA2" w:rsidRDefault="006F2CA2" w:rsidP="006172E9">
      <w:pPr>
        <w:numPr>
          <w:ilvl w:val="0"/>
          <w:numId w:val="17"/>
        </w:numPr>
        <w:tabs>
          <w:tab w:val="clear" w:pos="2916"/>
          <w:tab w:val="num" w:pos="709"/>
        </w:tabs>
        <w:autoSpaceDE w:val="0"/>
        <w:autoSpaceDN w:val="0"/>
        <w:adjustRightInd w:val="0"/>
        <w:spacing w:before="0" w:after="0" w:line="240" w:lineRule="auto"/>
        <w:ind w:left="700" w:hanging="700"/>
        <w:jc w:val="both"/>
        <w:divId w:val="2116439976"/>
        <w:rPr>
          <w:rFonts w:ascii="Times New Roman" w:hAnsi="Times New Roman"/>
          <w:lang w:val="en-GB" w:eastAsia="en-US"/>
        </w:rPr>
      </w:pPr>
      <w:r w:rsidRPr="006F2CA2">
        <w:rPr>
          <w:rFonts w:ascii="Times New Roman" w:hAnsi="Times New Roman"/>
          <w:lang w:val="en-GB" w:eastAsia="en-US"/>
        </w:rPr>
        <w:t xml:space="preserve">Gender: </w:t>
      </w:r>
    </w:p>
    <w:p w14:paraId="27BA6A61" w14:textId="77777777" w:rsidR="006F2CA2" w:rsidRPr="006F2CA2" w:rsidRDefault="006F2CA2" w:rsidP="006172E9">
      <w:pPr>
        <w:numPr>
          <w:ilvl w:val="0"/>
          <w:numId w:val="17"/>
        </w:numPr>
        <w:tabs>
          <w:tab w:val="clear" w:pos="2916"/>
          <w:tab w:val="num" w:pos="709"/>
        </w:tabs>
        <w:autoSpaceDE w:val="0"/>
        <w:autoSpaceDN w:val="0"/>
        <w:adjustRightInd w:val="0"/>
        <w:spacing w:before="0" w:after="0" w:line="240" w:lineRule="auto"/>
        <w:ind w:left="700" w:hanging="700"/>
        <w:jc w:val="both"/>
        <w:divId w:val="2116439976"/>
        <w:rPr>
          <w:rFonts w:ascii="Times New Roman" w:hAnsi="Times New Roman"/>
          <w:lang w:val="en-GB" w:eastAsia="en-US"/>
        </w:rPr>
      </w:pPr>
      <w:r w:rsidRPr="006F2CA2">
        <w:rPr>
          <w:rFonts w:ascii="Times New Roman" w:hAnsi="Times New Roman"/>
          <w:lang w:val="en-GB" w:eastAsia="en-US"/>
        </w:rPr>
        <w:t xml:space="preserve">Relationship to the Deceased: </w:t>
      </w:r>
      <w:r w:rsidRPr="006F2CA2">
        <w:rPr>
          <w:rFonts w:ascii="Times New Roman" w:hAnsi="Times New Roman" w:cs="Times New Roman"/>
          <w:lang w:val="en-GB" w:eastAsia="en-US"/>
        </w:rPr>
        <w:t>(7)</w:t>
      </w:r>
      <w:r w:rsidRPr="006F2CA2">
        <w:rPr>
          <w:rFonts w:ascii="Times New Roman" w:hAnsi="Times New Roman" w:cs="Times New Roman"/>
          <w:color w:val="FF0000"/>
          <w:lang w:val="en-GB" w:eastAsia="en-US"/>
        </w:rPr>
        <w:tab/>
      </w:r>
      <w:r w:rsidRPr="006F2CA2">
        <w:rPr>
          <w:rFonts w:ascii="Times New Roman" w:hAnsi="Times New Roman"/>
          <w:lang w:val="en-GB" w:eastAsia="en-US"/>
        </w:rPr>
        <w:tab/>
      </w:r>
      <w:r w:rsidRPr="006F2CA2">
        <w:rPr>
          <w:rFonts w:ascii="Times New Roman" w:hAnsi="Times New Roman" w:cs="Times New Roman"/>
          <w:color w:val="FF0000"/>
          <w:lang w:val="en-GB" w:eastAsia="en-US"/>
        </w:rPr>
        <w:t xml:space="preserve"> </w:t>
      </w:r>
    </w:p>
    <w:p w14:paraId="358FCB3A" w14:textId="77777777" w:rsidR="006F2CA2" w:rsidRPr="006F2CA2" w:rsidRDefault="006F2CA2" w:rsidP="006F2CA2">
      <w:pPr>
        <w:autoSpaceDE w:val="0"/>
        <w:autoSpaceDN w:val="0"/>
        <w:adjustRightInd w:val="0"/>
        <w:spacing w:before="120" w:after="0"/>
        <w:jc w:val="both"/>
        <w:divId w:val="2116439976"/>
        <w:rPr>
          <w:rFonts w:ascii="Times New Roman" w:hAnsi="Times New Roman"/>
          <w:lang w:val="en-GB" w:eastAsia="en-US"/>
        </w:rPr>
      </w:pPr>
    </w:p>
    <w:p w14:paraId="68744E8E" w14:textId="77777777" w:rsidR="006F2CA2" w:rsidRPr="006F2CA2" w:rsidRDefault="006F2CA2" w:rsidP="006F2CA2">
      <w:pPr>
        <w:autoSpaceDE w:val="0"/>
        <w:autoSpaceDN w:val="0"/>
        <w:adjustRightInd w:val="0"/>
        <w:spacing w:before="120" w:after="0"/>
        <w:jc w:val="both"/>
        <w:divId w:val="2116439976"/>
        <w:rPr>
          <w:rFonts w:ascii="Times New Roman" w:hAnsi="Times New Roman"/>
          <w:lang w:val="en-GB" w:eastAsia="en-US"/>
        </w:rPr>
      </w:pPr>
      <w:r w:rsidRPr="006F2CA2">
        <w:rPr>
          <w:rFonts w:ascii="Times New Roman" w:hAnsi="Times New Roman"/>
          <w:lang w:val="en-GB" w:eastAsia="en-US"/>
        </w:rPr>
        <w:t>The consent in writing of the said [name of co-administrator] to be appointed is filed with this application.</w:t>
      </w:r>
    </w:p>
    <w:p w14:paraId="50F6794C" w14:textId="77777777" w:rsidR="006F2CA2" w:rsidRPr="006F2CA2" w:rsidRDefault="006F2CA2" w:rsidP="006F2CA2">
      <w:pPr>
        <w:autoSpaceDE w:val="0"/>
        <w:autoSpaceDN w:val="0"/>
        <w:adjustRightInd w:val="0"/>
        <w:spacing w:before="0" w:after="0"/>
        <w:divId w:val="2116439976"/>
        <w:rPr>
          <w:rFonts w:ascii="Times New Roman" w:eastAsia="Calibri" w:hAnsi="Times New Roman" w:cs="Times New Roman"/>
          <w:color w:val="000000"/>
          <w:lang w:val="en-GB" w:eastAsia="en-US"/>
        </w:rPr>
      </w:pPr>
    </w:p>
    <w:p w14:paraId="1A983F0A" w14:textId="77777777" w:rsidR="006F2CA2" w:rsidRPr="006F2CA2" w:rsidRDefault="006F2CA2" w:rsidP="006F2CA2">
      <w:pPr>
        <w:autoSpaceDE w:val="0"/>
        <w:autoSpaceDN w:val="0"/>
        <w:adjustRightInd w:val="0"/>
        <w:spacing w:before="0" w:after="0"/>
        <w:divId w:val="2116439976"/>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 xml:space="preserve"> (</w:t>
      </w:r>
      <w:r w:rsidRPr="006F2CA2">
        <w:rPr>
          <w:rFonts w:ascii="Times New Roman" w:eastAsia="Calibri" w:hAnsi="Times New Roman" w:cs="Times New Roman"/>
          <w:i/>
          <w:iCs/>
          <w:color w:val="000000"/>
          <w:lang w:val="en-GB" w:eastAsia="en-US"/>
        </w:rPr>
        <w:t>c</w:t>
      </w:r>
      <w:r w:rsidRPr="006F2CA2">
        <w:rPr>
          <w:rFonts w:ascii="Times New Roman" w:eastAsia="Calibri" w:hAnsi="Times New Roman" w:cs="Times New Roman"/>
          <w:color w:val="000000"/>
          <w:lang w:val="en-GB" w:eastAsia="en-US"/>
        </w:rPr>
        <w:t xml:space="preserve">) </w:t>
      </w:r>
      <w:r w:rsidRPr="006F2CA2">
        <w:rPr>
          <w:rFonts w:ascii="Times New Roman" w:eastAsia="Calibri" w:hAnsi="Times New Roman" w:cs="Times New Roman"/>
          <w:i/>
          <w:iCs/>
          <w:color w:val="000000"/>
          <w:lang w:val="en-GB" w:eastAsia="en-US"/>
        </w:rPr>
        <w:t>Administration with Will</w:t>
      </w:r>
      <w:r w:rsidRPr="006F2CA2">
        <w:rPr>
          <w:rFonts w:ascii="Times New Roman" w:eastAsia="Calibri" w:hAnsi="Times New Roman" w:cs="Times New Roman"/>
          <w:color w:val="000000"/>
          <w:lang w:val="en-GB" w:eastAsia="en-US"/>
        </w:rPr>
        <w:t xml:space="preserve">. </w:t>
      </w:r>
    </w:p>
    <w:p w14:paraId="5DB721B9" w14:textId="77777777" w:rsidR="006F2CA2" w:rsidRPr="006F2CA2" w:rsidRDefault="006F2CA2" w:rsidP="006F2CA2">
      <w:pPr>
        <w:autoSpaceDE w:val="0"/>
        <w:autoSpaceDN w:val="0"/>
        <w:adjustRightInd w:val="0"/>
        <w:spacing w:before="0" w:after="0"/>
        <w:divId w:val="2116439976"/>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 xml:space="preserve">In addition to Section C in (b) above, state - </w:t>
      </w:r>
    </w:p>
    <w:p w14:paraId="55958DCC" w14:textId="77777777" w:rsidR="006F2CA2" w:rsidRPr="006F2CA2" w:rsidRDefault="006F2CA2" w:rsidP="006172E9">
      <w:pPr>
        <w:numPr>
          <w:ilvl w:val="0"/>
          <w:numId w:val="18"/>
        </w:numPr>
        <w:autoSpaceDE w:val="0"/>
        <w:autoSpaceDN w:val="0"/>
        <w:adjustRightInd w:val="0"/>
        <w:spacing w:before="0" w:after="0" w:line="276" w:lineRule="auto"/>
        <w:jc w:val="both"/>
        <w:divId w:val="2116439976"/>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The paper writing filed is a certified true copy of the original last Will and Testament (with Codicil annexed) of the deceased.</w:t>
      </w:r>
    </w:p>
    <w:p w14:paraId="656DB1E9" w14:textId="77777777" w:rsidR="006F2CA2" w:rsidRPr="006F2CA2" w:rsidRDefault="006F2CA2" w:rsidP="006F2CA2">
      <w:pPr>
        <w:autoSpaceDE w:val="0"/>
        <w:autoSpaceDN w:val="0"/>
        <w:adjustRightInd w:val="0"/>
        <w:spacing w:before="0" w:after="0" w:line="276" w:lineRule="auto"/>
        <w:ind w:left="709" w:hanging="349"/>
        <w:jc w:val="both"/>
        <w:divId w:val="2116439976"/>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4.</w:t>
      </w:r>
      <w:r w:rsidRPr="006F2CA2">
        <w:rPr>
          <w:rFonts w:ascii="Times New Roman" w:eastAsia="Calibri" w:hAnsi="Times New Roman" w:cs="Times New Roman"/>
          <w:color w:val="000000"/>
          <w:lang w:val="en-GB" w:eastAsia="en-US"/>
        </w:rPr>
        <w:tab/>
        <w:t xml:space="preserve">The Testator did not in the Will name any executor. / The executors named in the Will have </w:t>
      </w:r>
      <w:proofErr w:type="gramStart"/>
      <w:r w:rsidRPr="006F2CA2">
        <w:rPr>
          <w:rFonts w:ascii="Times New Roman" w:eastAsia="Calibri" w:hAnsi="Times New Roman" w:cs="Times New Roman"/>
          <w:color w:val="000000"/>
          <w:lang w:val="en-GB" w:eastAsia="en-US"/>
        </w:rPr>
        <w:t>died./</w:t>
      </w:r>
      <w:proofErr w:type="gramEnd"/>
      <w:r w:rsidRPr="006F2CA2">
        <w:rPr>
          <w:rFonts w:ascii="Times New Roman" w:eastAsia="Calibri" w:hAnsi="Times New Roman" w:cs="Times New Roman"/>
          <w:color w:val="000000"/>
          <w:lang w:val="en-GB" w:eastAsia="en-US"/>
        </w:rPr>
        <w:t xml:space="preserve">The executors named in the Will have renounced probate and execution of the Will./The testator did not in the Will name any residuary legatee*. </w:t>
      </w:r>
    </w:p>
    <w:p w14:paraId="3C4F1994" w14:textId="77777777" w:rsidR="006F2CA2" w:rsidRPr="006F2CA2" w:rsidRDefault="006F2CA2" w:rsidP="006F2CA2">
      <w:pPr>
        <w:autoSpaceDE w:val="0"/>
        <w:autoSpaceDN w:val="0"/>
        <w:adjustRightInd w:val="0"/>
        <w:spacing w:before="0" w:after="0" w:line="276" w:lineRule="auto"/>
        <w:divId w:val="2116439976"/>
        <w:rPr>
          <w:rFonts w:ascii="Times New Roman" w:eastAsia="Calibri" w:hAnsi="Times New Roman" w:cs="Times New Roman"/>
          <w:color w:val="000000"/>
          <w:lang w:val="en-GB" w:eastAsia="en-US"/>
        </w:rPr>
      </w:pPr>
    </w:p>
    <w:p w14:paraId="419505C0" w14:textId="77777777" w:rsidR="006F2CA2" w:rsidRPr="006F2CA2" w:rsidRDefault="006F2CA2" w:rsidP="006F2CA2">
      <w:pPr>
        <w:autoSpaceDE w:val="0"/>
        <w:autoSpaceDN w:val="0"/>
        <w:adjustRightInd w:val="0"/>
        <w:spacing w:before="0" w:after="0"/>
        <w:divId w:val="2116439976"/>
        <w:rPr>
          <w:rFonts w:ascii="Times New Roman" w:eastAsia="Calibri" w:hAnsi="Times New Roman" w:cs="Times New Roman"/>
          <w:color w:val="000000"/>
          <w:lang w:val="en-GB" w:eastAsia="en-US"/>
        </w:rPr>
      </w:pPr>
    </w:p>
    <w:p w14:paraId="0D0A7F6E" w14:textId="77777777" w:rsidR="006F2CA2" w:rsidRPr="006F2CA2" w:rsidRDefault="006F2CA2" w:rsidP="006F2CA2">
      <w:pPr>
        <w:autoSpaceDE w:val="0"/>
        <w:autoSpaceDN w:val="0"/>
        <w:adjustRightInd w:val="0"/>
        <w:spacing w:before="0" w:after="0"/>
        <w:divId w:val="2116439976"/>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 xml:space="preserve"> (</w:t>
      </w:r>
      <w:r w:rsidRPr="006F2CA2">
        <w:rPr>
          <w:rFonts w:ascii="Times New Roman" w:eastAsia="Calibri" w:hAnsi="Times New Roman" w:cs="Times New Roman"/>
          <w:i/>
          <w:iCs/>
          <w:color w:val="000000"/>
          <w:lang w:val="en-GB" w:eastAsia="en-US"/>
        </w:rPr>
        <w:t>d</w:t>
      </w:r>
      <w:r w:rsidRPr="006F2CA2">
        <w:rPr>
          <w:rFonts w:ascii="Times New Roman" w:eastAsia="Calibri" w:hAnsi="Times New Roman" w:cs="Times New Roman"/>
          <w:color w:val="000000"/>
          <w:lang w:val="en-GB" w:eastAsia="en-US"/>
        </w:rPr>
        <w:t xml:space="preserve">) </w:t>
      </w:r>
      <w:r w:rsidRPr="006F2CA2">
        <w:rPr>
          <w:rFonts w:ascii="Times New Roman" w:eastAsia="Calibri" w:hAnsi="Times New Roman" w:cs="Times New Roman"/>
          <w:i/>
          <w:iCs/>
          <w:color w:val="000000"/>
          <w:lang w:val="en-GB" w:eastAsia="en-US"/>
        </w:rPr>
        <w:t>For Administration — Unadministered estate</w:t>
      </w:r>
      <w:r w:rsidRPr="006F2CA2">
        <w:rPr>
          <w:rFonts w:ascii="Times New Roman" w:eastAsia="Calibri" w:hAnsi="Times New Roman" w:cs="Times New Roman"/>
          <w:color w:val="000000"/>
          <w:lang w:val="en-GB" w:eastAsia="en-US"/>
        </w:rPr>
        <w:t xml:space="preserve">. </w:t>
      </w:r>
    </w:p>
    <w:p w14:paraId="66C748EB" w14:textId="77777777" w:rsidR="006F2CA2" w:rsidRPr="006F2CA2" w:rsidRDefault="006F2CA2" w:rsidP="006F2CA2">
      <w:pPr>
        <w:autoSpaceDE w:val="0"/>
        <w:autoSpaceDN w:val="0"/>
        <w:adjustRightInd w:val="0"/>
        <w:spacing w:before="0" w:after="0"/>
        <w:divId w:val="2116439976"/>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 xml:space="preserve">Insert the following additional section to (b) above – </w:t>
      </w:r>
    </w:p>
    <w:p w14:paraId="064554CA" w14:textId="77777777" w:rsidR="006F2CA2" w:rsidRPr="006F2CA2" w:rsidRDefault="006F2CA2" w:rsidP="006F2CA2">
      <w:pPr>
        <w:autoSpaceDE w:val="0"/>
        <w:autoSpaceDN w:val="0"/>
        <w:adjustRightInd w:val="0"/>
        <w:spacing w:before="120" w:after="0" w:line="240" w:lineRule="auto"/>
        <w:jc w:val="both"/>
        <w:divId w:val="2116439976"/>
        <w:rPr>
          <w:rFonts w:ascii="Courier New" w:hAnsi="Courier New" w:cs="Courier New"/>
          <w:lang w:val="en-GB" w:eastAsia="en-US"/>
        </w:rPr>
      </w:pPr>
      <w:r w:rsidRPr="006F2CA2">
        <w:rPr>
          <w:rFonts w:ascii="Times New Roman" w:hAnsi="Times New Roman"/>
          <w:b/>
          <w:u w:val="single"/>
          <w:lang w:val="en-GB" w:eastAsia="en-US"/>
        </w:rPr>
        <w:t>(I) Particulars of Administrator/Executor in Previous Grant:</w:t>
      </w:r>
    </w:p>
    <w:p w14:paraId="2CD26EB3" w14:textId="77777777" w:rsidR="006F2CA2" w:rsidRPr="006F2CA2" w:rsidRDefault="006F2CA2" w:rsidP="006F2CA2">
      <w:pPr>
        <w:autoSpaceDE w:val="0"/>
        <w:autoSpaceDN w:val="0"/>
        <w:adjustRightInd w:val="0"/>
        <w:spacing w:before="120" w:after="0" w:line="240" w:lineRule="auto"/>
        <w:jc w:val="both"/>
        <w:divId w:val="2116439976"/>
        <w:rPr>
          <w:rFonts w:ascii="Times New Roman" w:hAnsi="Times New Roman"/>
          <w:lang w:val="en-GB" w:eastAsia="en-US"/>
        </w:rPr>
      </w:pPr>
      <w:r w:rsidRPr="006F2CA2">
        <w:rPr>
          <w:rFonts w:ascii="Times New Roman" w:hAnsi="Times New Roman"/>
          <w:lang w:val="en-GB" w:eastAsia="en-US"/>
        </w:rPr>
        <w:lastRenderedPageBreak/>
        <w:t xml:space="preserve">Probate/Letters of Administration of the estate of the said deceased was (were) granted to the following person(s) but the person(s) died leaving (part of) the estate unadministered: </w:t>
      </w:r>
    </w:p>
    <w:p w14:paraId="1FED8E0A" w14:textId="77777777" w:rsidR="006F2CA2" w:rsidRPr="006F2CA2" w:rsidRDefault="006F2CA2" w:rsidP="006F2CA2">
      <w:pPr>
        <w:autoSpaceDE w:val="0"/>
        <w:autoSpaceDN w:val="0"/>
        <w:adjustRightInd w:val="0"/>
        <w:spacing w:before="120" w:after="0" w:line="240" w:lineRule="auto"/>
        <w:ind w:left="360" w:firstLine="360"/>
        <w:jc w:val="both"/>
        <w:divId w:val="2116439976"/>
        <w:rPr>
          <w:rFonts w:ascii="Times New Roman" w:hAnsi="Times New Roman"/>
          <w:lang w:val="en-GB" w:eastAsia="en-US"/>
        </w:rPr>
      </w:pPr>
      <w:r w:rsidRPr="006F2CA2">
        <w:rPr>
          <w:rFonts w:ascii="Times New Roman" w:hAnsi="Times New Roman"/>
          <w:lang w:val="en-GB" w:eastAsia="en-US"/>
        </w:rPr>
        <w:t xml:space="preserve">Name: </w:t>
      </w:r>
      <w:r w:rsidRPr="006F2CA2">
        <w:rPr>
          <w:rFonts w:ascii="Times New Roman" w:hAnsi="Times New Roman"/>
          <w:lang w:val="en-GB" w:eastAsia="en-US"/>
        </w:rPr>
        <w:tab/>
      </w:r>
      <w:r w:rsidRPr="006F2CA2">
        <w:rPr>
          <w:rFonts w:ascii="Times New Roman" w:hAnsi="Times New Roman"/>
          <w:lang w:val="en-GB" w:eastAsia="en-US"/>
        </w:rPr>
        <w:tab/>
      </w:r>
      <w:r w:rsidRPr="006F2CA2">
        <w:rPr>
          <w:rFonts w:ascii="Times New Roman" w:hAnsi="Times New Roman"/>
          <w:lang w:val="en-GB" w:eastAsia="en-US"/>
        </w:rPr>
        <w:tab/>
      </w:r>
      <w:r w:rsidRPr="006F2CA2">
        <w:rPr>
          <w:rFonts w:ascii="Times New Roman" w:hAnsi="Times New Roman" w:cs="Times New Roman"/>
          <w:color w:val="FF0000"/>
          <w:lang w:val="en-GB" w:eastAsia="en-US"/>
        </w:rPr>
        <w:t xml:space="preserve"> </w:t>
      </w:r>
    </w:p>
    <w:p w14:paraId="776ED445" w14:textId="77777777" w:rsidR="006F2CA2" w:rsidRPr="006F2CA2" w:rsidRDefault="006F2CA2" w:rsidP="006F2CA2">
      <w:pPr>
        <w:autoSpaceDE w:val="0"/>
        <w:autoSpaceDN w:val="0"/>
        <w:adjustRightInd w:val="0"/>
        <w:spacing w:before="120" w:after="0" w:line="240" w:lineRule="auto"/>
        <w:ind w:left="720"/>
        <w:jc w:val="both"/>
        <w:divId w:val="2116439976"/>
        <w:rPr>
          <w:rFonts w:ascii="Times New Roman" w:hAnsi="Times New Roman"/>
          <w:lang w:val="en-GB" w:eastAsia="en-US"/>
        </w:rPr>
      </w:pPr>
      <w:r w:rsidRPr="006F2CA2">
        <w:rPr>
          <w:rFonts w:ascii="Times New Roman" w:hAnsi="Times New Roman"/>
          <w:lang w:val="en-GB" w:eastAsia="en-US"/>
        </w:rPr>
        <w:t>Capacity:</w:t>
      </w:r>
      <w:r w:rsidRPr="006F2CA2">
        <w:rPr>
          <w:rFonts w:ascii="Times New Roman" w:hAnsi="Times New Roman"/>
          <w:lang w:val="en-GB" w:eastAsia="en-US"/>
        </w:rPr>
        <w:tab/>
      </w:r>
      <w:r w:rsidRPr="006F2CA2">
        <w:rPr>
          <w:rFonts w:ascii="Times New Roman" w:hAnsi="Times New Roman"/>
          <w:lang w:val="en-GB" w:eastAsia="en-US"/>
        </w:rPr>
        <w:tab/>
      </w:r>
    </w:p>
    <w:p w14:paraId="71D25592" w14:textId="77777777" w:rsidR="006F2CA2" w:rsidRPr="006F2CA2" w:rsidRDefault="006F2CA2" w:rsidP="006F2CA2">
      <w:pPr>
        <w:autoSpaceDE w:val="0"/>
        <w:autoSpaceDN w:val="0"/>
        <w:adjustRightInd w:val="0"/>
        <w:spacing w:before="120" w:after="0" w:line="240" w:lineRule="auto"/>
        <w:ind w:left="720"/>
        <w:jc w:val="both"/>
        <w:divId w:val="2116439976"/>
        <w:rPr>
          <w:rFonts w:ascii="Times New Roman" w:hAnsi="Times New Roman"/>
          <w:lang w:val="en-GB" w:eastAsia="en-US"/>
        </w:rPr>
      </w:pPr>
      <w:r w:rsidRPr="006F2CA2">
        <w:rPr>
          <w:rFonts w:ascii="Times New Roman" w:hAnsi="Times New Roman"/>
          <w:lang w:val="en-GB" w:eastAsia="en-US"/>
        </w:rPr>
        <w:t>Date of Death:</w:t>
      </w:r>
      <w:r w:rsidRPr="006F2CA2">
        <w:rPr>
          <w:rFonts w:ascii="Times New Roman" w:hAnsi="Times New Roman"/>
          <w:lang w:val="en-GB" w:eastAsia="en-US"/>
        </w:rPr>
        <w:tab/>
      </w:r>
      <w:r w:rsidRPr="006F2CA2">
        <w:rPr>
          <w:rFonts w:ascii="Times New Roman" w:hAnsi="Times New Roman"/>
          <w:lang w:val="en-GB" w:eastAsia="en-US"/>
        </w:rPr>
        <w:tab/>
      </w:r>
    </w:p>
    <w:p w14:paraId="2D29C1A5" w14:textId="77777777" w:rsidR="006F2CA2" w:rsidRPr="006F2CA2" w:rsidRDefault="006F2CA2" w:rsidP="006F2CA2">
      <w:pPr>
        <w:autoSpaceDE w:val="0"/>
        <w:autoSpaceDN w:val="0"/>
        <w:adjustRightInd w:val="0"/>
        <w:spacing w:before="120" w:after="0" w:line="240" w:lineRule="auto"/>
        <w:ind w:left="720"/>
        <w:jc w:val="both"/>
        <w:divId w:val="2116439976"/>
        <w:rPr>
          <w:rFonts w:ascii="Times New Roman" w:hAnsi="Times New Roman"/>
          <w:lang w:val="en-GB" w:eastAsia="en-US"/>
        </w:rPr>
      </w:pPr>
      <w:r w:rsidRPr="006F2CA2">
        <w:rPr>
          <w:rFonts w:ascii="Times New Roman" w:hAnsi="Times New Roman"/>
          <w:lang w:val="en-GB" w:eastAsia="en-US"/>
        </w:rPr>
        <w:t>Previous Probate Case No:</w:t>
      </w:r>
      <w:r w:rsidRPr="006F2CA2">
        <w:rPr>
          <w:rFonts w:ascii="Times New Roman" w:hAnsi="Times New Roman"/>
          <w:lang w:val="en-GB" w:eastAsia="en-US"/>
        </w:rPr>
        <w:tab/>
      </w:r>
    </w:p>
    <w:p w14:paraId="35F6974E" w14:textId="77777777" w:rsidR="006F2CA2" w:rsidRPr="006F2CA2" w:rsidRDefault="006F2CA2" w:rsidP="006F2CA2">
      <w:pPr>
        <w:autoSpaceDE w:val="0"/>
        <w:autoSpaceDN w:val="0"/>
        <w:adjustRightInd w:val="0"/>
        <w:spacing w:before="120" w:after="0" w:line="240" w:lineRule="auto"/>
        <w:ind w:left="720"/>
        <w:jc w:val="both"/>
        <w:divId w:val="2116439976"/>
        <w:rPr>
          <w:rFonts w:ascii="Times New Roman" w:hAnsi="Times New Roman"/>
          <w:lang w:val="en-GB" w:eastAsia="en-US"/>
        </w:rPr>
      </w:pPr>
      <w:r w:rsidRPr="006F2CA2">
        <w:rPr>
          <w:rFonts w:ascii="Times New Roman" w:hAnsi="Times New Roman"/>
          <w:lang w:val="en-GB" w:eastAsia="en-US"/>
        </w:rPr>
        <w:t>Date of Grant:</w:t>
      </w:r>
      <w:r w:rsidRPr="006F2CA2">
        <w:rPr>
          <w:rFonts w:ascii="Times New Roman" w:hAnsi="Times New Roman"/>
          <w:lang w:val="en-GB" w:eastAsia="en-US"/>
        </w:rPr>
        <w:tab/>
      </w:r>
      <w:r w:rsidRPr="006F2CA2">
        <w:rPr>
          <w:rFonts w:ascii="Times New Roman" w:hAnsi="Times New Roman"/>
          <w:lang w:val="en-GB" w:eastAsia="en-US"/>
        </w:rPr>
        <w:tab/>
      </w:r>
    </w:p>
    <w:p w14:paraId="5017664C" w14:textId="77777777" w:rsidR="006F2CA2" w:rsidRPr="006F2CA2" w:rsidRDefault="006F2CA2" w:rsidP="006F2CA2">
      <w:pPr>
        <w:autoSpaceDE w:val="0"/>
        <w:autoSpaceDN w:val="0"/>
        <w:adjustRightInd w:val="0"/>
        <w:spacing w:before="120" w:after="0" w:line="240" w:lineRule="auto"/>
        <w:ind w:left="720"/>
        <w:jc w:val="both"/>
        <w:divId w:val="2116439976"/>
        <w:rPr>
          <w:rFonts w:ascii="Times New Roman" w:hAnsi="Times New Roman" w:cs="Times New Roman"/>
          <w:color w:val="FF0000"/>
          <w:lang w:val="en-GB" w:eastAsia="en-US"/>
        </w:rPr>
      </w:pPr>
      <w:r w:rsidRPr="006F2CA2">
        <w:rPr>
          <w:rFonts w:ascii="Times New Roman" w:hAnsi="Times New Roman"/>
          <w:lang w:val="en-GB" w:eastAsia="en-US"/>
        </w:rPr>
        <w:t>Grant Issued By:</w:t>
      </w:r>
      <w:r w:rsidRPr="006F2CA2">
        <w:rPr>
          <w:rFonts w:ascii="Times New Roman" w:hAnsi="Times New Roman"/>
          <w:lang w:val="en-GB" w:eastAsia="en-US"/>
        </w:rPr>
        <w:tab/>
      </w:r>
      <w:r w:rsidRPr="006F2CA2">
        <w:rPr>
          <w:rFonts w:ascii="Times New Roman" w:hAnsi="Times New Roman"/>
          <w:lang w:val="en-GB" w:eastAsia="en-US"/>
        </w:rPr>
        <w:tab/>
      </w:r>
    </w:p>
    <w:p w14:paraId="2CBC5F15" w14:textId="77777777" w:rsidR="006F2CA2" w:rsidRPr="006F2CA2" w:rsidRDefault="006F2CA2" w:rsidP="006F2CA2">
      <w:pPr>
        <w:autoSpaceDE w:val="0"/>
        <w:autoSpaceDN w:val="0"/>
        <w:adjustRightInd w:val="0"/>
        <w:spacing w:before="0" w:after="0"/>
        <w:divId w:val="2116439976"/>
        <w:rPr>
          <w:rFonts w:ascii="Times New Roman" w:eastAsia="Calibri" w:hAnsi="Times New Roman" w:cs="Times New Roman"/>
          <w:color w:val="000000"/>
          <w:lang w:val="en-GB" w:eastAsia="en-US"/>
        </w:rPr>
      </w:pPr>
    </w:p>
    <w:p w14:paraId="51986A91" w14:textId="77777777" w:rsidR="006F2CA2" w:rsidRPr="006F2CA2" w:rsidRDefault="006F2CA2" w:rsidP="006F2CA2">
      <w:pPr>
        <w:spacing w:before="120" w:after="0"/>
        <w:jc w:val="both"/>
        <w:divId w:val="2116439976"/>
        <w:rPr>
          <w:rFonts w:ascii="Times New Roman" w:hAnsi="Times New Roman" w:cs="Times New Roman"/>
          <w:lang w:val="en-GB" w:eastAsia="en-US"/>
        </w:rPr>
      </w:pPr>
    </w:p>
    <w:p w14:paraId="5F3D1085" w14:textId="77777777" w:rsidR="006F2CA2" w:rsidRPr="006F2CA2" w:rsidRDefault="006F2CA2" w:rsidP="006F2CA2">
      <w:pPr>
        <w:spacing w:before="120" w:after="0"/>
        <w:jc w:val="both"/>
        <w:divId w:val="2116439976"/>
        <w:rPr>
          <w:rFonts w:ascii="Times New Roman" w:hAnsi="Times New Roman" w:cs="Times New Roman"/>
          <w:lang w:val="en-GB" w:eastAsia="en-US"/>
        </w:rPr>
      </w:pPr>
      <w:r w:rsidRPr="006F2CA2">
        <w:rPr>
          <w:rFonts w:ascii="Times New Roman" w:hAnsi="Times New Roman" w:cs="Times New Roman"/>
          <w:lang w:val="en-GB" w:eastAsia="en-US"/>
        </w:rPr>
        <w:t>(</w:t>
      </w:r>
      <w:r w:rsidRPr="006F2CA2">
        <w:rPr>
          <w:rFonts w:ascii="Times New Roman" w:hAnsi="Times New Roman" w:cs="Times New Roman"/>
          <w:i/>
          <w:iCs/>
          <w:lang w:val="en-GB" w:eastAsia="en-US"/>
        </w:rPr>
        <w:t>e</w:t>
      </w:r>
      <w:r w:rsidRPr="006F2CA2">
        <w:rPr>
          <w:rFonts w:ascii="Times New Roman" w:hAnsi="Times New Roman" w:cs="Times New Roman"/>
          <w:lang w:val="en-GB" w:eastAsia="en-US"/>
        </w:rPr>
        <w:t xml:space="preserve">) </w:t>
      </w:r>
      <w:r w:rsidRPr="006F2CA2">
        <w:rPr>
          <w:rFonts w:ascii="Times New Roman" w:hAnsi="Times New Roman" w:cs="Times New Roman"/>
          <w:i/>
          <w:iCs/>
          <w:lang w:val="en-GB" w:eastAsia="en-US"/>
        </w:rPr>
        <w:t>Administration by a trust company</w:t>
      </w:r>
      <w:r w:rsidRPr="006F2CA2">
        <w:rPr>
          <w:rFonts w:ascii="Times New Roman" w:hAnsi="Times New Roman" w:cs="Times New Roman"/>
          <w:lang w:val="en-GB" w:eastAsia="en-US"/>
        </w:rPr>
        <w:t>.</w:t>
      </w:r>
    </w:p>
    <w:p w14:paraId="44AFA1F9" w14:textId="77777777" w:rsidR="006F2CA2" w:rsidRPr="006F2CA2" w:rsidRDefault="006F2CA2" w:rsidP="006F2CA2">
      <w:pPr>
        <w:autoSpaceDE w:val="0"/>
        <w:autoSpaceDN w:val="0"/>
        <w:adjustRightInd w:val="0"/>
        <w:spacing w:before="0" w:after="0"/>
        <w:divId w:val="2116439976"/>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Proceed as in (</w:t>
      </w:r>
      <w:r w:rsidRPr="006F2CA2">
        <w:rPr>
          <w:rFonts w:ascii="Times New Roman" w:eastAsia="Calibri" w:hAnsi="Times New Roman" w:cs="Times New Roman"/>
          <w:i/>
          <w:iCs/>
          <w:color w:val="000000"/>
          <w:lang w:val="en-GB" w:eastAsia="en-US"/>
        </w:rPr>
        <w:t>b</w:t>
      </w:r>
      <w:r w:rsidRPr="006F2CA2">
        <w:rPr>
          <w:rFonts w:ascii="Times New Roman" w:eastAsia="Calibri" w:hAnsi="Times New Roman" w:cs="Times New Roman"/>
          <w:color w:val="000000"/>
          <w:lang w:val="en-GB" w:eastAsia="en-US"/>
        </w:rPr>
        <w:t xml:space="preserve">) above but replace Section B with the following – </w:t>
      </w:r>
    </w:p>
    <w:p w14:paraId="20E59743" w14:textId="77777777" w:rsidR="006F2CA2" w:rsidRPr="006F2CA2" w:rsidRDefault="006F2CA2" w:rsidP="006F2CA2">
      <w:pPr>
        <w:autoSpaceDE w:val="0"/>
        <w:autoSpaceDN w:val="0"/>
        <w:adjustRightInd w:val="0"/>
        <w:spacing w:before="0" w:after="0"/>
        <w:divId w:val="2116439976"/>
        <w:rPr>
          <w:rFonts w:ascii="Times New Roman" w:eastAsia="Calibri" w:hAnsi="Times New Roman" w:cs="Times New Roman"/>
          <w:color w:val="000000"/>
          <w:lang w:val="en-GB" w:eastAsia="en-US"/>
        </w:rPr>
      </w:pPr>
    </w:p>
    <w:p w14:paraId="22E8BBF6" w14:textId="77777777" w:rsidR="006F2CA2" w:rsidRPr="006F2CA2" w:rsidRDefault="006F2CA2" w:rsidP="006F2CA2">
      <w:pPr>
        <w:autoSpaceDE w:val="0"/>
        <w:autoSpaceDN w:val="0"/>
        <w:adjustRightInd w:val="0"/>
        <w:spacing w:before="120" w:after="0"/>
        <w:jc w:val="both"/>
        <w:divId w:val="2116439976"/>
        <w:rPr>
          <w:rFonts w:ascii="Times New Roman" w:hAnsi="Times New Roman" w:cs="Times New Roman"/>
          <w:b/>
          <w:u w:val="single"/>
          <w:lang w:val="en-GB" w:eastAsia="en-US"/>
        </w:rPr>
      </w:pPr>
      <w:r w:rsidRPr="006F2CA2">
        <w:rPr>
          <w:rFonts w:ascii="Times New Roman" w:hAnsi="Times New Roman" w:cs="Times New Roman"/>
          <w:b/>
          <w:u w:val="single"/>
          <w:lang w:val="en-GB" w:eastAsia="en-US"/>
        </w:rPr>
        <w:t>(B) Particulars of Applicant(s):</w:t>
      </w:r>
    </w:p>
    <w:p w14:paraId="557F7EF1" w14:textId="77777777" w:rsidR="006F2CA2" w:rsidRPr="006F2CA2" w:rsidRDefault="006F2CA2" w:rsidP="006F2CA2">
      <w:pPr>
        <w:autoSpaceDE w:val="0"/>
        <w:autoSpaceDN w:val="0"/>
        <w:adjustRightInd w:val="0"/>
        <w:spacing w:before="120" w:after="0"/>
        <w:ind w:firstLine="360"/>
        <w:jc w:val="both"/>
        <w:divId w:val="2116439976"/>
        <w:rPr>
          <w:rFonts w:ascii="Times New Roman" w:hAnsi="Times New Roman" w:cs="Times New Roman"/>
          <w:lang w:val="en-GB" w:eastAsia="en-US"/>
        </w:rPr>
      </w:pPr>
      <w:r w:rsidRPr="006F2CA2">
        <w:rPr>
          <w:rFonts w:ascii="Times New Roman" w:hAnsi="Times New Roman" w:cs="Times New Roman"/>
          <w:lang w:val="en-GB" w:eastAsia="en-US"/>
        </w:rPr>
        <w:t xml:space="preserve">The particulars of the Applicant(s) are as follows: </w:t>
      </w:r>
    </w:p>
    <w:p w14:paraId="1735D4B2" w14:textId="77777777" w:rsidR="006F2CA2" w:rsidRPr="006F2CA2" w:rsidRDefault="006F2CA2" w:rsidP="006F2CA2">
      <w:pPr>
        <w:autoSpaceDE w:val="0"/>
        <w:autoSpaceDN w:val="0"/>
        <w:adjustRightInd w:val="0"/>
        <w:spacing w:before="120" w:after="0"/>
        <w:ind w:firstLine="360"/>
        <w:jc w:val="both"/>
        <w:divId w:val="2116439976"/>
        <w:rPr>
          <w:rFonts w:ascii="Times New Roman" w:hAnsi="Times New Roman" w:cs="Times New Roman"/>
          <w:lang w:val="en-GB" w:eastAsia="en-US"/>
        </w:rPr>
      </w:pPr>
      <w:r w:rsidRPr="006F2CA2">
        <w:rPr>
          <w:rFonts w:ascii="Times New Roman" w:hAnsi="Times New Roman" w:cs="Times New Roman"/>
          <w:lang w:val="en-GB" w:eastAsia="en-US"/>
        </w:rPr>
        <w:t>Name:</w:t>
      </w:r>
      <w:r w:rsidRPr="006F2CA2">
        <w:rPr>
          <w:rFonts w:ascii="Times New Roman" w:hAnsi="Times New Roman" w:cs="Times New Roman"/>
          <w:color w:val="FF0000"/>
          <w:lang w:val="en-GB" w:eastAsia="en-US"/>
        </w:rPr>
        <w:t xml:space="preserve"> </w:t>
      </w:r>
      <w:r w:rsidRPr="006F2CA2">
        <w:rPr>
          <w:rFonts w:ascii="Times New Roman" w:hAnsi="Times New Roman" w:cs="Times New Roman"/>
          <w:color w:val="FF0000"/>
          <w:lang w:val="en-GB" w:eastAsia="en-US"/>
        </w:rPr>
        <w:tab/>
      </w:r>
      <w:r w:rsidRPr="006F2CA2">
        <w:rPr>
          <w:rFonts w:ascii="Times New Roman" w:hAnsi="Times New Roman" w:cs="Times New Roman"/>
          <w:color w:val="FF0000"/>
          <w:lang w:val="en-GB" w:eastAsia="en-US"/>
        </w:rPr>
        <w:tab/>
      </w:r>
      <w:r w:rsidRPr="006F2CA2">
        <w:rPr>
          <w:rFonts w:ascii="Times New Roman" w:hAnsi="Times New Roman" w:cs="Times New Roman"/>
          <w:color w:val="FF0000"/>
          <w:lang w:val="en-GB" w:eastAsia="en-US"/>
        </w:rPr>
        <w:tab/>
      </w:r>
    </w:p>
    <w:p w14:paraId="072D6EC9" w14:textId="77777777" w:rsidR="006F2CA2" w:rsidRPr="006F2CA2" w:rsidRDefault="006F2CA2" w:rsidP="006F2CA2">
      <w:pPr>
        <w:autoSpaceDE w:val="0"/>
        <w:autoSpaceDN w:val="0"/>
        <w:adjustRightInd w:val="0"/>
        <w:spacing w:before="0" w:after="0"/>
        <w:ind w:firstLine="360"/>
        <w:divId w:val="2116439976"/>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 xml:space="preserve">UEN: </w:t>
      </w:r>
      <w:r w:rsidRPr="006F2CA2">
        <w:rPr>
          <w:rFonts w:ascii="Times New Roman" w:eastAsia="Calibri" w:hAnsi="Times New Roman" w:cs="Times New Roman"/>
          <w:color w:val="000000"/>
          <w:lang w:val="en-GB" w:eastAsia="en-US"/>
        </w:rPr>
        <w:tab/>
      </w:r>
    </w:p>
    <w:p w14:paraId="74FFB862" w14:textId="77777777" w:rsidR="006F2CA2" w:rsidRPr="006F2CA2" w:rsidRDefault="006F2CA2" w:rsidP="006F2CA2">
      <w:pPr>
        <w:autoSpaceDE w:val="0"/>
        <w:autoSpaceDN w:val="0"/>
        <w:adjustRightInd w:val="0"/>
        <w:spacing w:before="0" w:after="0"/>
        <w:ind w:firstLine="360"/>
        <w:divId w:val="2116439976"/>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 xml:space="preserve">Registered Office Address: </w:t>
      </w:r>
      <w:r w:rsidRPr="006F2CA2">
        <w:rPr>
          <w:rFonts w:ascii="Times New Roman" w:eastAsia="Calibri" w:hAnsi="Times New Roman" w:cs="Times New Roman"/>
          <w:color w:val="000000"/>
          <w:lang w:val="en-GB" w:eastAsia="en-US"/>
        </w:rPr>
        <w:tab/>
      </w:r>
    </w:p>
    <w:p w14:paraId="11517D9E" w14:textId="77777777" w:rsidR="006F2CA2" w:rsidRPr="006F2CA2" w:rsidRDefault="006F2CA2" w:rsidP="006F2CA2">
      <w:pPr>
        <w:autoSpaceDE w:val="0"/>
        <w:autoSpaceDN w:val="0"/>
        <w:adjustRightInd w:val="0"/>
        <w:spacing w:before="0" w:after="0"/>
        <w:divId w:val="2116439976"/>
        <w:rPr>
          <w:rFonts w:ascii="Times New Roman" w:eastAsia="Calibri" w:hAnsi="Times New Roman" w:cs="Times New Roman"/>
          <w:color w:val="000000"/>
          <w:lang w:val="en-GB" w:eastAsia="en-US"/>
        </w:rPr>
      </w:pPr>
    </w:p>
    <w:p w14:paraId="7E4CCD2B" w14:textId="77777777" w:rsidR="006F2CA2" w:rsidRPr="006F2CA2" w:rsidRDefault="006F2CA2" w:rsidP="006F2CA2">
      <w:pPr>
        <w:autoSpaceDE w:val="0"/>
        <w:autoSpaceDN w:val="0"/>
        <w:adjustRightInd w:val="0"/>
        <w:spacing w:before="0" w:after="0"/>
        <w:ind w:firstLine="360"/>
        <w:divId w:val="2116439976"/>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 xml:space="preserve">Name of Authorised Officer: </w:t>
      </w:r>
      <w:r w:rsidRPr="006F2CA2">
        <w:rPr>
          <w:rFonts w:ascii="Times New Roman" w:eastAsia="Calibri" w:hAnsi="Times New Roman" w:cs="Times New Roman"/>
          <w:color w:val="000000"/>
          <w:lang w:val="en-GB" w:eastAsia="en-US"/>
        </w:rPr>
        <w:tab/>
      </w:r>
    </w:p>
    <w:p w14:paraId="6367E25B" w14:textId="77777777" w:rsidR="006F2CA2" w:rsidRPr="006F2CA2" w:rsidRDefault="006F2CA2" w:rsidP="006F2CA2">
      <w:pPr>
        <w:autoSpaceDE w:val="0"/>
        <w:autoSpaceDN w:val="0"/>
        <w:adjustRightInd w:val="0"/>
        <w:spacing w:before="120" w:after="0"/>
        <w:ind w:firstLine="360"/>
        <w:jc w:val="both"/>
        <w:divId w:val="2116439976"/>
        <w:rPr>
          <w:rFonts w:ascii="Times New Roman" w:hAnsi="Times New Roman" w:cs="Times New Roman"/>
          <w:lang w:val="en-GB" w:eastAsia="en-US"/>
        </w:rPr>
      </w:pPr>
      <w:r w:rsidRPr="006F2CA2">
        <w:rPr>
          <w:rFonts w:ascii="Times New Roman" w:hAnsi="Times New Roman" w:cs="Times New Roman"/>
          <w:lang w:val="en-GB" w:eastAsia="en-US"/>
        </w:rPr>
        <w:t xml:space="preserve">ID Number of Authorised Officer: </w:t>
      </w:r>
      <w:r w:rsidRPr="006F2CA2">
        <w:rPr>
          <w:rFonts w:ascii="Times New Roman" w:hAnsi="Times New Roman" w:cs="Times New Roman"/>
          <w:lang w:val="en-GB" w:eastAsia="en-US"/>
        </w:rPr>
        <w:tab/>
      </w:r>
      <w:r w:rsidRPr="006F2CA2">
        <w:rPr>
          <w:rFonts w:ascii="Times New Roman" w:hAnsi="Times New Roman" w:cs="Times New Roman"/>
          <w:lang w:val="en-GB" w:eastAsia="en-US"/>
        </w:rPr>
        <w:tab/>
      </w:r>
    </w:p>
    <w:p w14:paraId="2363A117" w14:textId="77777777" w:rsidR="006F2CA2" w:rsidRPr="006F2CA2" w:rsidRDefault="006F2CA2" w:rsidP="006F2CA2">
      <w:pPr>
        <w:autoSpaceDE w:val="0"/>
        <w:autoSpaceDN w:val="0"/>
        <w:adjustRightInd w:val="0"/>
        <w:spacing w:before="0" w:after="0"/>
        <w:divId w:val="2116439976"/>
        <w:rPr>
          <w:rFonts w:ascii="Times New Roman" w:eastAsia="Calibri" w:hAnsi="Times New Roman" w:cs="Times New Roman"/>
          <w:color w:val="000000"/>
          <w:lang w:val="en-GB" w:eastAsia="en-US"/>
        </w:rPr>
      </w:pPr>
    </w:p>
    <w:p w14:paraId="4027B5A3" w14:textId="77777777" w:rsidR="006F2CA2" w:rsidRPr="006F2CA2" w:rsidRDefault="006F2CA2" w:rsidP="006F2CA2">
      <w:pPr>
        <w:autoSpaceDE w:val="0"/>
        <w:autoSpaceDN w:val="0"/>
        <w:adjustRightInd w:val="0"/>
        <w:spacing w:before="0" w:after="0" w:line="276" w:lineRule="auto"/>
        <w:jc w:val="both"/>
        <w:divId w:val="2116439976"/>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The Applicant is a Trust Company licensed under the Trust Companies Act (Cap. 336). The Applicant company by a resolution of their board of directors have authorised the abovenamed officer to make this Statement and to make, swear and sign the Affidavit in support of the Originating Summons on their behalf. A copy of the resolution under the Seal of the Applicant company is filed with this application.</w:t>
      </w:r>
    </w:p>
    <w:p w14:paraId="4E701697" w14:textId="77777777" w:rsidR="006F2CA2" w:rsidRPr="006F2CA2" w:rsidRDefault="006F2CA2" w:rsidP="006F2CA2">
      <w:pPr>
        <w:autoSpaceDE w:val="0"/>
        <w:autoSpaceDN w:val="0"/>
        <w:adjustRightInd w:val="0"/>
        <w:spacing w:before="0" w:after="0" w:line="276" w:lineRule="auto"/>
        <w:jc w:val="both"/>
        <w:divId w:val="2116439976"/>
        <w:rPr>
          <w:rFonts w:ascii="Times New Roman" w:eastAsia="Calibri" w:hAnsi="Times New Roman" w:cs="Times New Roman"/>
          <w:color w:val="000000"/>
          <w:lang w:val="en-GB" w:eastAsia="en-US"/>
        </w:rPr>
      </w:pPr>
    </w:p>
    <w:p w14:paraId="3D1F79AB" w14:textId="77777777" w:rsidR="006F2CA2" w:rsidRPr="006F2CA2" w:rsidRDefault="006F2CA2" w:rsidP="006F2CA2">
      <w:pPr>
        <w:autoSpaceDE w:val="0"/>
        <w:autoSpaceDN w:val="0"/>
        <w:adjustRightInd w:val="0"/>
        <w:spacing w:before="0" w:after="0" w:line="276" w:lineRule="auto"/>
        <w:jc w:val="both"/>
        <w:divId w:val="2116439976"/>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The Applicant company has been authorised in writing by [name], the [relationship and capacity] to apply for Letters of Administration of the estate of the deceased. The written authorisation is filed with this application.</w:t>
      </w:r>
    </w:p>
    <w:p w14:paraId="7B8B74A7" w14:textId="77777777" w:rsidR="006F2CA2" w:rsidRPr="006F2CA2" w:rsidRDefault="006F2CA2" w:rsidP="006F2CA2">
      <w:pPr>
        <w:autoSpaceDE w:val="0"/>
        <w:autoSpaceDN w:val="0"/>
        <w:adjustRightInd w:val="0"/>
        <w:spacing w:before="0" w:after="0"/>
        <w:divId w:val="2116439976"/>
        <w:rPr>
          <w:rFonts w:ascii="Times New Roman" w:eastAsia="Calibri" w:hAnsi="Times New Roman" w:cs="Times New Roman"/>
          <w:color w:val="000000"/>
          <w:lang w:val="en-GB" w:eastAsia="en-US"/>
        </w:rPr>
      </w:pPr>
    </w:p>
    <w:p w14:paraId="30071B36" w14:textId="77777777" w:rsidR="006F2CA2" w:rsidRPr="006F2CA2" w:rsidRDefault="006F2CA2" w:rsidP="006F2CA2">
      <w:pPr>
        <w:autoSpaceDE w:val="0"/>
        <w:autoSpaceDN w:val="0"/>
        <w:adjustRightInd w:val="0"/>
        <w:spacing w:before="0" w:after="0"/>
        <w:divId w:val="2116439976"/>
        <w:rPr>
          <w:rFonts w:ascii="Times New Roman" w:eastAsia="Calibri" w:hAnsi="Times New Roman" w:cs="Times New Roman"/>
          <w:i/>
          <w:iCs/>
          <w:color w:val="000000"/>
          <w:lang w:val="en-GB" w:eastAsia="en-US"/>
        </w:rPr>
      </w:pPr>
    </w:p>
    <w:p w14:paraId="1BABB9DD" w14:textId="77777777" w:rsidR="006F2CA2" w:rsidRPr="006F2CA2" w:rsidRDefault="006F2CA2" w:rsidP="006F2CA2">
      <w:pPr>
        <w:autoSpaceDE w:val="0"/>
        <w:autoSpaceDN w:val="0"/>
        <w:adjustRightInd w:val="0"/>
        <w:spacing w:before="0" w:after="0"/>
        <w:jc w:val="both"/>
        <w:divId w:val="2116439976"/>
        <w:rPr>
          <w:rFonts w:ascii="Times New Roman" w:eastAsia="Calibri" w:hAnsi="Times New Roman" w:cs="Times New Roman"/>
          <w:color w:val="000000"/>
          <w:lang w:val="en-GB" w:eastAsia="en-US"/>
        </w:rPr>
      </w:pPr>
      <w:r w:rsidRPr="006F2CA2">
        <w:rPr>
          <w:rFonts w:ascii="Times New Roman" w:eastAsia="Calibri" w:hAnsi="Times New Roman" w:cs="Times New Roman"/>
          <w:i/>
          <w:iCs/>
          <w:color w:val="000000"/>
          <w:lang w:val="en-GB" w:eastAsia="en-US"/>
        </w:rPr>
        <w:t xml:space="preserve">Note: </w:t>
      </w:r>
      <w:r w:rsidRPr="006F2CA2">
        <w:rPr>
          <w:rFonts w:ascii="Times New Roman" w:eastAsia="Calibri" w:hAnsi="Times New Roman" w:cs="Times New Roman"/>
          <w:color w:val="000000"/>
          <w:lang w:val="en-GB" w:eastAsia="en-US"/>
        </w:rPr>
        <w:t xml:space="preserve">In an Application for probate where there is one executor or executrix only named in the Will, he or she should be described as the sole executor or the sole executrix and in an </w:t>
      </w:r>
      <w:r w:rsidRPr="006F2CA2">
        <w:rPr>
          <w:rFonts w:ascii="Times New Roman" w:eastAsia="Calibri" w:hAnsi="Times New Roman" w:cs="Times New Roman"/>
          <w:color w:val="000000"/>
          <w:lang w:val="en-GB" w:eastAsia="en-US"/>
        </w:rPr>
        <w:lastRenderedPageBreak/>
        <w:t xml:space="preserve">Application for Letters of Administration all persons entitled to any part of the estate should be disclosed. </w:t>
      </w:r>
    </w:p>
    <w:p w14:paraId="2606258F" w14:textId="77777777" w:rsidR="006F2CA2" w:rsidRPr="006F2CA2" w:rsidRDefault="006F2CA2" w:rsidP="006F2CA2">
      <w:pPr>
        <w:autoSpaceDE w:val="0"/>
        <w:autoSpaceDN w:val="0"/>
        <w:adjustRightInd w:val="0"/>
        <w:spacing w:before="0" w:after="0"/>
        <w:divId w:val="2116439976"/>
        <w:rPr>
          <w:rFonts w:ascii="Times New Roman" w:eastAsia="Calibri" w:hAnsi="Times New Roman" w:cs="Times New Roman"/>
          <w:color w:val="000000"/>
          <w:lang w:val="en-GB" w:eastAsia="en-US"/>
        </w:rPr>
      </w:pPr>
    </w:p>
    <w:p w14:paraId="54DBA35C" w14:textId="77777777" w:rsidR="006F2CA2" w:rsidRPr="006F2CA2" w:rsidRDefault="006F2CA2" w:rsidP="006F2CA2">
      <w:pPr>
        <w:autoSpaceDE w:val="0"/>
        <w:autoSpaceDN w:val="0"/>
        <w:adjustRightInd w:val="0"/>
        <w:spacing w:before="0" w:after="0"/>
        <w:divId w:val="2116439976"/>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 xml:space="preserve">At — </w:t>
      </w:r>
    </w:p>
    <w:p w14:paraId="0916D40C" w14:textId="77777777" w:rsidR="006F2CA2" w:rsidRPr="006F2CA2" w:rsidRDefault="006F2CA2" w:rsidP="006172E9">
      <w:pPr>
        <w:numPr>
          <w:ilvl w:val="0"/>
          <w:numId w:val="19"/>
        </w:numPr>
        <w:autoSpaceDE w:val="0"/>
        <w:autoSpaceDN w:val="0"/>
        <w:adjustRightInd w:val="0"/>
        <w:spacing w:before="0" w:after="0" w:line="240" w:lineRule="auto"/>
        <w:jc w:val="both"/>
        <w:divId w:val="2116439976"/>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 xml:space="preserve">State country e.g. Singapore, Malaysia. </w:t>
      </w:r>
    </w:p>
    <w:p w14:paraId="4BD178BF" w14:textId="77777777" w:rsidR="006F2CA2" w:rsidRPr="006F2CA2" w:rsidRDefault="006F2CA2" w:rsidP="006172E9">
      <w:pPr>
        <w:numPr>
          <w:ilvl w:val="0"/>
          <w:numId w:val="19"/>
        </w:numPr>
        <w:autoSpaceDE w:val="0"/>
        <w:autoSpaceDN w:val="0"/>
        <w:adjustRightInd w:val="0"/>
        <w:spacing w:before="0" w:after="0" w:line="240" w:lineRule="auto"/>
        <w:jc w:val="both"/>
        <w:divId w:val="2116439976"/>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 xml:space="preserve">Religion e.g. Christian, Buddhist, Hindu, Muslim (if a Muslim state </w:t>
      </w:r>
      <w:proofErr w:type="spellStart"/>
      <w:r w:rsidRPr="006F2CA2">
        <w:rPr>
          <w:rFonts w:ascii="Times New Roman" w:eastAsia="Calibri" w:hAnsi="Times New Roman" w:cs="Times New Roman"/>
          <w:color w:val="000000"/>
          <w:lang w:val="en-GB" w:eastAsia="en-US"/>
        </w:rPr>
        <w:t>Madzhab</w:t>
      </w:r>
      <w:proofErr w:type="spellEnd"/>
      <w:r w:rsidRPr="006F2CA2">
        <w:rPr>
          <w:rFonts w:ascii="Times New Roman" w:eastAsia="Calibri" w:hAnsi="Times New Roman" w:cs="Times New Roman"/>
          <w:color w:val="000000"/>
          <w:lang w:val="en-GB" w:eastAsia="en-US"/>
        </w:rPr>
        <w:t xml:space="preserve"> to which he belonged). </w:t>
      </w:r>
    </w:p>
    <w:p w14:paraId="3E120D8E" w14:textId="77777777" w:rsidR="006F2CA2" w:rsidRPr="006F2CA2" w:rsidRDefault="006F2CA2" w:rsidP="006172E9">
      <w:pPr>
        <w:numPr>
          <w:ilvl w:val="0"/>
          <w:numId w:val="19"/>
        </w:numPr>
        <w:autoSpaceDE w:val="0"/>
        <w:autoSpaceDN w:val="0"/>
        <w:adjustRightInd w:val="0"/>
        <w:spacing w:before="0" w:after="0" w:line="240" w:lineRule="auto"/>
        <w:jc w:val="both"/>
        <w:divId w:val="2116439976"/>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 xml:space="preserve">A widower, widow, </w:t>
      </w:r>
      <w:proofErr w:type="gramStart"/>
      <w:r w:rsidRPr="006F2CA2">
        <w:rPr>
          <w:rFonts w:ascii="Times New Roman" w:eastAsia="Calibri" w:hAnsi="Times New Roman" w:cs="Times New Roman"/>
          <w:color w:val="000000"/>
          <w:lang w:val="en-GB" w:eastAsia="en-US"/>
        </w:rPr>
        <w:t>spinster</w:t>
      </w:r>
      <w:proofErr w:type="gramEnd"/>
      <w:r w:rsidRPr="006F2CA2">
        <w:rPr>
          <w:rFonts w:ascii="Times New Roman" w:eastAsia="Calibri" w:hAnsi="Times New Roman" w:cs="Times New Roman"/>
          <w:color w:val="000000"/>
          <w:lang w:val="en-GB" w:eastAsia="en-US"/>
        </w:rPr>
        <w:t xml:space="preserve"> or bachelor. </w:t>
      </w:r>
    </w:p>
    <w:p w14:paraId="559ED614" w14:textId="77777777" w:rsidR="006F2CA2" w:rsidRPr="006F2CA2" w:rsidRDefault="006F2CA2" w:rsidP="006172E9">
      <w:pPr>
        <w:numPr>
          <w:ilvl w:val="0"/>
          <w:numId w:val="19"/>
        </w:numPr>
        <w:spacing w:before="0" w:after="0" w:line="240" w:lineRule="auto"/>
        <w:contextualSpacing/>
        <w:jc w:val="both"/>
        <w:divId w:val="2116439976"/>
        <w:rPr>
          <w:rFonts w:ascii="Times New Roman" w:hAnsi="Times New Roman" w:cs="Times New Roman"/>
          <w:lang w:val="en-GB" w:eastAsia="en-US"/>
        </w:rPr>
      </w:pPr>
      <w:r w:rsidRPr="006F2CA2">
        <w:rPr>
          <w:rFonts w:ascii="Times New Roman" w:hAnsi="Times New Roman" w:cs="Times New Roman"/>
          <w:lang w:val="en-GB" w:eastAsia="en-US"/>
        </w:rPr>
        <w:t>Descriptions to be used where the person applying for Letters of Administration is:</w:t>
      </w:r>
    </w:p>
    <w:tbl>
      <w:tblPr>
        <w:tblW w:w="0" w:type="auto"/>
        <w:tblInd w:w="720" w:type="dxa"/>
        <w:tblBorders>
          <w:top w:val="nil"/>
          <w:left w:val="nil"/>
          <w:bottom w:val="nil"/>
          <w:right w:val="nil"/>
        </w:tblBorders>
        <w:tblLayout w:type="fixed"/>
        <w:tblLook w:val="0000" w:firstRow="0" w:lastRow="0" w:firstColumn="0" w:lastColumn="0" w:noHBand="0" w:noVBand="0"/>
      </w:tblPr>
      <w:tblGrid>
        <w:gridCol w:w="2070"/>
        <w:gridCol w:w="2070"/>
        <w:gridCol w:w="2903"/>
      </w:tblGrid>
      <w:tr w:rsidR="006F2CA2" w:rsidRPr="006F2CA2" w14:paraId="2C95B170" w14:textId="77777777" w:rsidTr="006F2CA2">
        <w:trPr>
          <w:divId w:val="2116439976"/>
          <w:trHeight w:val="902"/>
        </w:trPr>
        <w:tc>
          <w:tcPr>
            <w:tcW w:w="2070" w:type="dxa"/>
          </w:tcPr>
          <w:p w14:paraId="4987A0C5" w14:textId="77777777" w:rsidR="006F2CA2" w:rsidRPr="006F2CA2" w:rsidRDefault="006F2CA2" w:rsidP="006F2CA2">
            <w:pPr>
              <w:autoSpaceDE w:val="0"/>
              <w:autoSpaceDN w:val="0"/>
              <w:adjustRightInd w:val="0"/>
              <w:spacing w:before="0" w:after="0" w:line="276" w:lineRule="auto"/>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 xml:space="preserve">a widow </w:t>
            </w:r>
          </w:p>
        </w:tc>
        <w:tc>
          <w:tcPr>
            <w:tcW w:w="2070" w:type="dxa"/>
          </w:tcPr>
          <w:p w14:paraId="732F87CB" w14:textId="77777777" w:rsidR="006F2CA2" w:rsidRPr="006F2CA2" w:rsidRDefault="006F2CA2" w:rsidP="006F2CA2">
            <w:pPr>
              <w:autoSpaceDE w:val="0"/>
              <w:autoSpaceDN w:val="0"/>
              <w:adjustRightInd w:val="0"/>
              <w:spacing w:before="0" w:after="0" w:line="276" w:lineRule="auto"/>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 xml:space="preserve">... </w:t>
            </w:r>
          </w:p>
        </w:tc>
        <w:tc>
          <w:tcPr>
            <w:tcW w:w="2903" w:type="dxa"/>
          </w:tcPr>
          <w:p w14:paraId="01797BF9" w14:textId="77777777" w:rsidR="006F2CA2" w:rsidRPr="006F2CA2" w:rsidRDefault="006F2CA2" w:rsidP="006F2CA2">
            <w:pPr>
              <w:autoSpaceDE w:val="0"/>
              <w:autoSpaceDN w:val="0"/>
              <w:adjustRightInd w:val="0"/>
              <w:spacing w:before="0" w:after="0" w:line="276" w:lineRule="auto"/>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 xml:space="preserve">“the lawful widow” or, if the deceased was of a religion allowing polygamy, as “the only lawful widow” or “one of the lawful widows” as the case may </w:t>
            </w:r>
            <w:proofErr w:type="gramStart"/>
            <w:r w:rsidRPr="006F2CA2">
              <w:rPr>
                <w:rFonts w:ascii="Times New Roman" w:eastAsia="Calibri" w:hAnsi="Times New Roman" w:cs="Times New Roman"/>
                <w:color w:val="000000"/>
                <w:lang w:val="en-GB" w:eastAsia="en-US"/>
              </w:rPr>
              <w:t>be;</w:t>
            </w:r>
            <w:proofErr w:type="gramEnd"/>
            <w:r w:rsidRPr="006F2CA2">
              <w:rPr>
                <w:rFonts w:ascii="Times New Roman" w:eastAsia="Calibri" w:hAnsi="Times New Roman" w:cs="Times New Roman"/>
                <w:color w:val="000000"/>
                <w:lang w:val="en-GB" w:eastAsia="en-US"/>
              </w:rPr>
              <w:t xml:space="preserve"> </w:t>
            </w:r>
          </w:p>
        </w:tc>
      </w:tr>
      <w:tr w:rsidR="006F2CA2" w:rsidRPr="006F2CA2" w14:paraId="1991379F" w14:textId="77777777" w:rsidTr="006F2CA2">
        <w:trPr>
          <w:divId w:val="2116439976"/>
          <w:trHeight w:val="109"/>
        </w:trPr>
        <w:tc>
          <w:tcPr>
            <w:tcW w:w="2070" w:type="dxa"/>
          </w:tcPr>
          <w:p w14:paraId="05C4CF16" w14:textId="77777777" w:rsidR="006F2CA2" w:rsidRPr="006F2CA2" w:rsidRDefault="006F2CA2" w:rsidP="006F2CA2">
            <w:pPr>
              <w:autoSpaceDE w:val="0"/>
              <w:autoSpaceDN w:val="0"/>
              <w:adjustRightInd w:val="0"/>
              <w:spacing w:before="0" w:after="0" w:line="276" w:lineRule="auto"/>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 xml:space="preserve">a husband </w:t>
            </w:r>
          </w:p>
        </w:tc>
        <w:tc>
          <w:tcPr>
            <w:tcW w:w="2070" w:type="dxa"/>
          </w:tcPr>
          <w:p w14:paraId="6A494336" w14:textId="77777777" w:rsidR="006F2CA2" w:rsidRPr="006F2CA2" w:rsidRDefault="006F2CA2" w:rsidP="006F2CA2">
            <w:pPr>
              <w:autoSpaceDE w:val="0"/>
              <w:autoSpaceDN w:val="0"/>
              <w:adjustRightInd w:val="0"/>
              <w:spacing w:before="0" w:after="0" w:line="276" w:lineRule="auto"/>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 xml:space="preserve">... </w:t>
            </w:r>
          </w:p>
        </w:tc>
        <w:tc>
          <w:tcPr>
            <w:tcW w:w="2903" w:type="dxa"/>
          </w:tcPr>
          <w:p w14:paraId="17A46A5D" w14:textId="77777777" w:rsidR="006F2CA2" w:rsidRPr="006F2CA2" w:rsidRDefault="006F2CA2" w:rsidP="006F2CA2">
            <w:pPr>
              <w:autoSpaceDE w:val="0"/>
              <w:autoSpaceDN w:val="0"/>
              <w:adjustRightInd w:val="0"/>
              <w:spacing w:before="0" w:after="0" w:line="276" w:lineRule="auto"/>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 xml:space="preserve">“the lawful husband”; </w:t>
            </w:r>
          </w:p>
        </w:tc>
      </w:tr>
      <w:tr w:rsidR="006F2CA2" w:rsidRPr="006F2CA2" w14:paraId="4FA58C8B" w14:textId="77777777" w:rsidTr="006F2CA2">
        <w:trPr>
          <w:divId w:val="2116439976"/>
          <w:trHeight w:val="267"/>
        </w:trPr>
        <w:tc>
          <w:tcPr>
            <w:tcW w:w="2070" w:type="dxa"/>
          </w:tcPr>
          <w:p w14:paraId="730F8D53" w14:textId="77777777" w:rsidR="006F2CA2" w:rsidRPr="006F2CA2" w:rsidRDefault="006F2CA2" w:rsidP="006F2CA2">
            <w:pPr>
              <w:autoSpaceDE w:val="0"/>
              <w:autoSpaceDN w:val="0"/>
              <w:adjustRightInd w:val="0"/>
              <w:spacing w:before="0" w:after="0" w:line="276" w:lineRule="auto"/>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 xml:space="preserve">a father </w:t>
            </w:r>
          </w:p>
        </w:tc>
        <w:tc>
          <w:tcPr>
            <w:tcW w:w="2070" w:type="dxa"/>
          </w:tcPr>
          <w:p w14:paraId="36AD9CB1" w14:textId="77777777" w:rsidR="006F2CA2" w:rsidRPr="006F2CA2" w:rsidRDefault="006F2CA2" w:rsidP="006F2CA2">
            <w:pPr>
              <w:autoSpaceDE w:val="0"/>
              <w:autoSpaceDN w:val="0"/>
              <w:adjustRightInd w:val="0"/>
              <w:spacing w:before="0" w:after="0" w:line="276" w:lineRule="auto"/>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 xml:space="preserve">... </w:t>
            </w:r>
          </w:p>
        </w:tc>
        <w:tc>
          <w:tcPr>
            <w:tcW w:w="2903" w:type="dxa"/>
          </w:tcPr>
          <w:p w14:paraId="3D610FBD" w14:textId="77777777" w:rsidR="006F2CA2" w:rsidRPr="006F2CA2" w:rsidRDefault="006F2CA2" w:rsidP="006F2CA2">
            <w:pPr>
              <w:autoSpaceDE w:val="0"/>
              <w:autoSpaceDN w:val="0"/>
              <w:adjustRightInd w:val="0"/>
              <w:spacing w:before="0" w:after="0" w:line="276" w:lineRule="auto"/>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 xml:space="preserve">“the lawful father and next-of-kin”; </w:t>
            </w:r>
          </w:p>
        </w:tc>
      </w:tr>
      <w:tr w:rsidR="006F2CA2" w:rsidRPr="006F2CA2" w14:paraId="6CC32DD7" w14:textId="77777777" w:rsidTr="006F2CA2">
        <w:trPr>
          <w:divId w:val="2116439976"/>
          <w:trHeight w:val="427"/>
        </w:trPr>
        <w:tc>
          <w:tcPr>
            <w:tcW w:w="2070" w:type="dxa"/>
          </w:tcPr>
          <w:p w14:paraId="1D0D83E5" w14:textId="77777777" w:rsidR="006F2CA2" w:rsidRPr="006F2CA2" w:rsidRDefault="006F2CA2" w:rsidP="006F2CA2">
            <w:pPr>
              <w:autoSpaceDE w:val="0"/>
              <w:autoSpaceDN w:val="0"/>
              <w:adjustRightInd w:val="0"/>
              <w:spacing w:before="0" w:after="0" w:line="276" w:lineRule="auto"/>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 xml:space="preserve">a mother </w:t>
            </w:r>
          </w:p>
        </w:tc>
        <w:tc>
          <w:tcPr>
            <w:tcW w:w="2070" w:type="dxa"/>
          </w:tcPr>
          <w:p w14:paraId="2A89A20A" w14:textId="77777777" w:rsidR="006F2CA2" w:rsidRPr="006F2CA2" w:rsidRDefault="006F2CA2" w:rsidP="006F2CA2">
            <w:pPr>
              <w:autoSpaceDE w:val="0"/>
              <w:autoSpaceDN w:val="0"/>
              <w:adjustRightInd w:val="0"/>
              <w:spacing w:before="0" w:after="0" w:line="276" w:lineRule="auto"/>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 xml:space="preserve">... </w:t>
            </w:r>
          </w:p>
        </w:tc>
        <w:tc>
          <w:tcPr>
            <w:tcW w:w="2903" w:type="dxa"/>
          </w:tcPr>
          <w:p w14:paraId="7D1A15CC" w14:textId="77777777" w:rsidR="006F2CA2" w:rsidRPr="006F2CA2" w:rsidRDefault="006F2CA2" w:rsidP="006F2CA2">
            <w:pPr>
              <w:autoSpaceDE w:val="0"/>
              <w:autoSpaceDN w:val="0"/>
              <w:adjustRightInd w:val="0"/>
              <w:spacing w:before="0" w:after="0" w:line="276" w:lineRule="auto"/>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 xml:space="preserve">“the lawful mother and next-of-kin” or “the lawful mother and only next-of-kin”; </w:t>
            </w:r>
          </w:p>
        </w:tc>
      </w:tr>
      <w:tr w:rsidR="006F2CA2" w:rsidRPr="006F2CA2" w14:paraId="1858035F" w14:textId="77777777" w:rsidTr="006F2CA2">
        <w:trPr>
          <w:divId w:val="2116439976"/>
          <w:trHeight w:val="585"/>
        </w:trPr>
        <w:tc>
          <w:tcPr>
            <w:tcW w:w="2070" w:type="dxa"/>
          </w:tcPr>
          <w:p w14:paraId="16C27F54" w14:textId="77777777" w:rsidR="006F2CA2" w:rsidRPr="006F2CA2" w:rsidRDefault="006F2CA2" w:rsidP="006F2CA2">
            <w:pPr>
              <w:autoSpaceDE w:val="0"/>
              <w:autoSpaceDN w:val="0"/>
              <w:adjustRightInd w:val="0"/>
              <w:spacing w:before="0" w:after="0" w:line="276" w:lineRule="auto"/>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 xml:space="preserve">a child </w:t>
            </w:r>
          </w:p>
        </w:tc>
        <w:tc>
          <w:tcPr>
            <w:tcW w:w="2070" w:type="dxa"/>
          </w:tcPr>
          <w:p w14:paraId="3E9B747C" w14:textId="77777777" w:rsidR="006F2CA2" w:rsidRPr="006F2CA2" w:rsidRDefault="006F2CA2" w:rsidP="006F2CA2">
            <w:pPr>
              <w:autoSpaceDE w:val="0"/>
              <w:autoSpaceDN w:val="0"/>
              <w:adjustRightInd w:val="0"/>
              <w:spacing w:before="0" w:after="0" w:line="276" w:lineRule="auto"/>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 xml:space="preserve">... </w:t>
            </w:r>
          </w:p>
        </w:tc>
        <w:tc>
          <w:tcPr>
            <w:tcW w:w="2903" w:type="dxa"/>
          </w:tcPr>
          <w:p w14:paraId="6CD09103" w14:textId="77777777" w:rsidR="006F2CA2" w:rsidRPr="006F2CA2" w:rsidRDefault="006F2CA2" w:rsidP="006F2CA2">
            <w:pPr>
              <w:autoSpaceDE w:val="0"/>
              <w:autoSpaceDN w:val="0"/>
              <w:adjustRightInd w:val="0"/>
              <w:spacing w:before="0" w:after="0" w:line="276" w:lineRule="auto"/>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 xml:space="preserve">“the lawful and only child and only next-of-kin” or “one of the lawful children and next-of-kin”; </w:t>
            </w:r>
          </w:p>
        </w:tc>
      </w:tr>
      <w:tr w:rsidR="006F2CA2" w:rsidRPr="006F2CA2" w14:paraId="30EC6CB3" w14:textId="77777777" w:rsidTr="006F2CA2">
        <w:trPr>
          <w:divId w:val="2116439976"/>
          <w:trHeight w:val="109"/>
        </w:trPr>
        <w:tc>
          <w:tcPr>
            <w:tcW w:w="2070" w:type="dxa"/>
          </w:tcPr>
          <w:p w14:paraId="038620EB" w14:textId="77777777" w:rsidR="006F2CA2" w:rsidRPr="006F2CA2" w:rsidRDefault="006F2CA2" w:rsidP="006F2CA2">
            <w:pPr>
              <w:autoSpaceDE w:val="0"/>
              <w:autoSpaceDN w:val="0"/>
              <w:adjustRightInd w:val="0"/>
              <w:spacing w:before="0" w:after="0" w:line="276" w:lineRule="auto"/>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 xml:space="preserve">a brother </w:t>
            </w:r>
          </w:p>
        </w:tc>
        <w:tc>
          <w:tcPr>
            <w:tcW w:w="2070" w:type="dxa"/>
          </w:tcPr>
          <w:p w14:paraId="4BA97CD6" w14:textId="77777777" w:rsidR="006F2CA2" w:rsidRPr="006F2CA2" w:rsidRDefault="006F2CA2" w:rsidP="006F2CA2">
            <w:pPr>
              <w:autoSpaceDE w:val="0"/>
              <w:autoSpaceDN w:val="0"/>
              <w:adjustRightInd w:val="0"/>
              <w:spacing w:before="0" w:after="0" w:line="276" w:lineRule="auto"/>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 xml:space="preserve">... </w:t>
            </w:r>
          </w:p>
        </w:tc>
        <w:tc>
          <w:tcPr>
            <w:tcW w:w="2903" w:type="dxa"/>
          </w:tcPr>
          <w:p w14:paraId="4026F0B0" w14:textId="77777777" w:rsidR="006F2CA2" w:rsidRPr="006F2CA2" w:rsidRDefault="006F2CA2" w:rsidP="006F2CA2">
            <w:pPr>
              <w:autoSpaceDE w:val="0"/>
              <w:autoSpaceDN w:val="0"/>
              <w:adjustRightInd w:val="0"/>
              <w:spacing w:before="0" w:after="0" w:line="276" w:lineRule="auto"/>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 xml:space="preserve">“the lawful brother”; </w:t>
            </w:r>
          </w:p>
        </w:tc>
      </w:tr>
      <w:tr w:rsidR="006F2CA2" w:rsidRPr="006F2CA2" w14:paraId="76C68A8D" w14:textId="77777777" w:rsidTr="006F2CA2">
        <w:trPr>
          <w:divId w:val="2116439976"/>
          <w:trHeight w:val="743"/>
        </w:trPr>
        <w:tc>
          <w:tcPr>
            <w:tcW w:w="2070" w:type="dxa"/>
          </w:tcPr>
          <w:p w14:paraId="7912E3EB" w14:textId="77777777" w:rsidR="006F2CA2" w:rsidRPr="006F2CA2" w:rsidRDefault="006F2CA2" w:rsidP="006F2CA2">
            <w:pPr>
              <w:autoSpaceDE w:val="0"/>
              <w:autoSpaceDN w:val="0"/>
              <w:adjustRightInd w:val="0"/>
              <w:spacing w:before="0" w:after="0" w:line="276" w:lineRule="auto"/>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 xml:space="preserve">a sister </w:t>
            </w:r>
          </w:p>
        </w:tc>
        <w:tc>
          <w:tcPr>
            <w:tcW w:w="2070" w:type="dxa"/>
          </w:tcPr>
          <w:p w14:paraId="64BEA6DB" w14:textId="77777777" w:rsidR="006F2CA2" w:rsidRPr="006F2CA2" w:rsidRDefault="006F2CA2" w:rsidP="006F2CA2">
            <w:pPr>
              <w:autoSpaceDE w:val="0"/>
              <w:autoSpaceDN w:val="0"/>
              <w:adjustRightInd w:val="0"/>
              <w:spacing w:before="0" w:after="0" w:line="276" w:lineRule="auto"/>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 xml:space="preserve">... </w:t>
            </w:r>
          </w:p>
        </w:tc>
        <w:tc>
          <w:tcPr>
            <w:tcW w:w="2903" w:type="dxa"/>
          </w:tcPr>
          <w:p w14:paraId="0113FC66" w14:textId="77777777" w:rsidR="006F2CA2" w:rsidRPr="006F2CA2" w:rsidRDefault="006F2CA2" w:rsidP="006F2CA2">
            <w:pPr>
              <w:autoSpaceDE w:val="0"/>
              <w:autoSpaceDN w:val="0"/>
              <w:adjustRightInd w:val="0"/>
              <w:spacing w:before="0" w:after="0" w:line="276" w:lineRule="auto"/>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 xml:space="preserve">“the lawful sister”; the brother or sister shall further be described as “one of the next-of-kin” or the “only next-of-kin”; </w:t>
            </w:r>
          </w:p>
        </w:tc>
      </w:tr>
      <w:tr w:rsidR="006F2CA2" w:rsidRPr="006F2CA2" w14:paraId="05F151C0" w14:textId="77777777" w:rsidTr="006F2CA2">
        <w:trPr>
          <w:divId w:val="2116439976"/>
          <w:trHeight w:val="267"/>
        </w:trPr>
        <w:tc>
          <w:tcPr>
            <w:tcW w:w="2070" w:type="dxa"/>
          </w:tcPr>
          <w:p w14:paraId="39BE3797" w14:textId="77777777" w:rsidR="006F2CA2" w:rsidRPr="006F2CA2" w:rsidRDefault="006F2CA2" w:rsidP="006F2CA2">
            <w:pPr>
              <w:autoSpaceDE w:val="0"/>
              <w:autoSpaceDN w:val="0"/>
              <w:adjustRightInd w:val="0"/>
              <w:spacing w:before="0" w:after="0" w:line="276" w:lineRule="auto"/>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 xml:space="preserve">a nephew </w:t>
            </w:r>
          </w:p>
        </w:tc>
        <w:tc>
          <w:tcPr>
            <w:tcW w:w="2070" w:type="dxa"/>
          </w:tcPr>
          <w:p w14:paraId="51675E51" w14:textId="77777777" w:rsidR="006F2CA2" w:rsidRPr="006F2CA2" w:rsidRDefault="006F2CA2" w:rsidP="006F2CA2">
            <w:pPr>
              <w:autoSpaceDE w:val="0"/>
              <w:autoSpaceDN w:val="0"/>
              <w:adjustRightInd w:val="0"/>
              <w:spacing w:before="0" w:after="0" w:line="276" w:lineRule="auto"/>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 xml:space="preserve">... </w:t>
            </w:r>
          </w:p>
        </w:tc>
        <w:tc>
          <w:tcPr>
            <w:tcW w:w="2903" w:type="dxa"/>
          </w:tcPr>
          <w:p w14:paraId="059A27B1" w14:textId="77777777" w:rsidR="006F2CA2" w:rsidRPr="006F2CA2" w:rsidRDefault="006F2CA2" w:rsidP="006F2CA2">
            <w:pPr>
              <w:autoSpaceDE w:val="0"/>
              <w:autoSpaceDN w:val="0"/>
              <w:adjustRightInd w:val="0"/>
              <w:spacing w:before="0" w:after="0" w:line="276" w:lineRule="auto"/>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 xml:space="preserve">“the lawful nephew” and “one of the” or “only next-of-kin”; </w:t>
            </w:r>
          </w:p>
        </w:tc>
      </w:tr>
      <w:tr w:rsidR="006F2CA2" w:rsidRPr="006F2CA2" w14:paraId="2ABDF670" w14:textId="77777777" w:rsidTr="006F2CA2">
        <w:trPr>
          <w:divId w:val="2116439976"/>
          <w:trHeight w:val="1854"/>
        </w:trPr>
        <w:tc>
          <w:tcPr>
            <w:tcW w:w="2070" w:type="dxa"/>
          </w:tcPr>
          <w:p w14:paraId="15D9D8D1" w14:textId="77777777" w:rsidR="006F2CA2" w:rsidRPr="006F2CA2" w:rsidRDefault="006F2CA2" w:rsidP="006F2CA2">
            <w:pPr>
              <w:autoSpaceDE w:val="0"/>
              <w:autoSpaceDN w:val="0"/>
              <w:adjustRightInd w:val="0"/>
              <w:spacing w:before="0" w:after="0" w:line="276" w:lineRule="auto"/>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 xml:space="preserve">a niece </w:t>
            </w:r>
          </w:p>
        </w:tc>
        <w:tc>
          <w:tcPr>
            <w:tcW w:w="2070" w:type="dxa"/>
          </w:tcPr>
          <w:p w14:paraId="615F87E4" w14:textId="77777777" w:rsidR="006F2CA2" w:rsidRPr="006F2CA2" w:rsidRDefault="006F2CA2" w:rsidP="006F2CA2">
            <w:pPr>
              <w:autoSpaceDE w:val="0"/>
              <w:autoSpaceDN w:val="0"/>
              <w:adjustRightInd w:val="0"/>
              <w:spacing w:before="0" w:after="0" w:line="276" w:lineRule="auto"/>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 xml:space="preserve">... </w:t>
            </w:r>
          </w:p>
        </w:tc>
        <w:tc>
          <w:tcPr>
            <w:tcW w:w="2903" w:type="dxa"/>
          </w:tcPr>
          <w:p w14:paraId="28ED17FC" w14:textId="77777777" w:rsidR="006F2CA2" w:rsidRPr="006F2CA2" w:rsidRDefault="006F2CA2" w:rsidP="006F2CA2">
            <w:pPr>
              <w:autoSpaceDE w:val="0"/>
              <w:autoSpaceDN w:val="0"/>
              <w:adjustRightInd w:val="0"/>
              <w:spacing w:before="0" w:after="0" w:line="276" w:lineRule="auto"/>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 xml:space="preserve">“the lawful niece” and “one of the” or “only next-of-kin”; if a brother or sister is living and the nephew or niece being the child of a brother or sister of the intestate who died in his lifetime applies for administration, he or she </w:t>
            </w:r>
            <w:r w:rsidRPr="006F2CA2">
              <w:rPr>
                <w:rFonts w:ascii="Times New Roman" w:eastAsia="Calibri" w:hAnsi="Times New Roman" w:cs="Times New Roman"/>
                <w:color w:val="000000"/>
                <w:lang w:val="en-GB" w:eastAsia="en-US"/>
              </w:rPr>
              <w:lastRenderedPageBreak/>
              <w:t xml:space="preserve">shall be described as “one of the persons entitled in distribution to the estate and effects of the deceased”; </w:t>
            </w:r>
          </w:p>
        </w:tc>
      </w:tr>
      <w:tr w:rsidR="006F2CA2" w:rsidRPr="006F2CA2" w14:paraId="4DE60CED" w14:textId="77777777" w:rsidTr="006F2CA2">
        <w:trPr>
          <w:divId w:val="2116439976"/>
          <w:trHeight w:val="1854"/>
        </w:trPr>
        <w:tc>
          <w:tcPr>
            <w:tcW w:w="2070" w:type="dxa"/>
            <w:tcBorders>
              <w:left w:val="nil"/>
              <w:bottom w:val="nil"/>
            </w:tcBorders>
          </w:tcPr>
          <w:p w14:paraId="54A40300" w14:textId="77777777" w:rsidR="006F2CA2" w:rsidRPr="006F2CA2" w:rsidRDefault="006F2CA2" w:rsidP="006F2CA2">
            <w:pPr>
              <w:autoSpaceDE w:val="0"/>
              <w:autoSpaceDN w:val="0"/>
              <w:adjustRightInd w:val="0"/>
              <w:spacing w:before="0" w:after="0" w:line="276" w:lineRule="auto"/>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lastRenderedPageBreak/>
              <w:t xml:space="preserve">a grandparent </w:t>
            </w:r>
          </w:p>
        </w:tc>
        <w:tc>
          <w:tcPr>
            <w:tcW w:w="2070" w:type="dxa"/>
            <w:tcBorders>
              <w:bottom w:val="nil"/>
            </w:tcBorders>
          </w:tcPr>
          <w:p w14:paraId="3313E873" w14:textId="77777777" w:rsidR="006F2CA2" w:rsidRPr="006F2CA2" w:rsidRDefault="006F2CA2" w:rsidP="006F2CA2">
            <w:pPr>
              <w:autoSpaceDE w:val="0"/>
              <w:autoSpaceDN w:val="0"/>
              <w:adjustRightInd w:val="0"/>
              <w:spacing w:before="0" w:after="0" w:line="276" w:lineRule="auto"/>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 xml:space="preserve">... </w:t>
            </w:r>
          </w:p>
        </w:tc>
        <w:tc>
          <w:tcPr>
            <w:tcW w:w="2903" w:type="dxa"/>
            <w:tcBorders>
              <w:bottom w:val="nil"/>
              <w:right w:val="nil"/>
            </w:tcBorders>
          </w:tcPr>
          <w:p w14:paraId="1DC94844" w14:textId="77777777" w:rsidR="006F2CA2" w:rsidRPr="006F2CA2" w:rsidRDefault="006F2CA2" w:rsidP="006F2CA2">
            <w:pPr>
              <w:autoSpaceDE w:val="0"/>
              <w:autoSpaceDN w:val="0"/>
              <w:adjustRightInd w:val="0"/>
              <w:spacing w:before="0" w:after="0" w:line="276" w:lineRule="auto"/>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 xml:space="preserve">grandchild, cousin, etc., shall be described as “lawful” and “one of the next-of-kin” or “only next-of-kin”. </w:t>
            </w:r>
          </w:p>
        </w:tc>
      </w:tr>
    </w:tbl>
    <w:p w14:paraId="0D8AD118" w14:textId="77777777" w:rsidR="006F2CA2" w:rsidRPr="006F2CA2" w:rsidRDefault="006F2CA2" w:rsidP="006F2CA2">
      <w:pPr>
        <w:autoSpaceDE w:val="0"/>
        <w:autoSpaceDN w:val="0"/>
        <w:adjustRightInd w:val="0"/>
        <w:spacing w:before="0" w:after="0"/>
        <w:divId w:val="2116439976"/>
        <w:rPr>
          <w:rFonts w:ascii="Times New Roman" w:eastAsia="Calibri" w:hAnsi="Times New Roman" w:cs="Times New Roman"/>
          <w:color w:val="000000"/>
          <w:lang w:val="en-GB" w:eastAsia="en-US"/>
        </w:rPr>
      </w:pPr>
    </w:p>
    <w:p w14:paraId="218435E6" w14:textId="77777777" w:rsidR="006F2CA2" w:rsidRPr="006F2CA2" w:rsidRDefault="006F2CA2" w:rsidP="006172E9">
      <w:pPr>
        <w:numPr>
          <w:ilvl w:val="0"/>
          <w:numId w:val="19"/>
        </w:numPr>
        <w:autoSpaceDE w:val="0"/>
        <w:autoSpaceDN w:val="0"/>
        <w:adjustRightInd w:val="0"/>
        <w:spacing w:before="0" w:after="0" w:line="240" w:lineRule="auto"/>
        <w:jc w:val="both"/>
        <w:divId w:val="2116439976"/>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 xml:space="preserve">His only or one of the lawful widows (or her lawful husband) and state the next-of-kin (in case of children state name, sex, and age or date of birth). </w:t>
      </w:r>
    </w:p>
    <w:p w14:paraId="68148A86" w14:textId="77777777" w:rsidR="006F2CA2" w:rsidRPr="006F2CA2" w:rsidRDefault="006F2CA2" w:rsidP="006172E9">
      <w:pPr>
        <w:numPr>
          <w:ilvl w:val="0"/>
          <w:numId w:val="19"/>
        </w:numPr>
        <w:autoSpaceDE w:val="0"/>
        <w:autoSpaceDN w:val="0"/>
        <w:adjustRightInd w:val="0"/>
        <w:spacing w:before="0" w:after="0" w:line="240" w:lineRule="auto"/>
        <w:jc w:val="both"/>
        <w:divId w:val="2116439976"/>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 xml:space="preserve">Set out the minority or life interest stating the name and interest of each minor entitled. </w:t>
      </w:r>
    </w:p>
    <w:p w14:paraId="77132BF0" w14:textId="77777777" w:rsidR="006F2CA2" w:rsidRPr="006F2CA2" w:rsidRDefault="006F2CA2" w:rsidP="006172E9">
      <w:pPr>
        <w:numPr>
          <w:ilvl w:val="0"/>
          <w:numId w:val="19"/>
        </w:numPr>
        <w:autoSpaceDE w:val="0"/>
        <w:autoSpaceDN w:val="0"/>
        <w:adjustRightInd w:val="0"/>
        <w:spacing w:before="0" w:after="0" w:line="240" w:lineRule="auto"/>
        <w:jc w:val="both"/>
        <w:divId w:val="2116439976"/>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 xml:space="preserve">State relationship, if any, to deceased. </w:t>
      </w:r>
    </w:p>
    <w:p w14:paraId="3589A0A8" w14:textId="77777777" w:rsidR="006F2CA2" w:rsidRPr="006F2CA2" w:rsidRDefault="006F2CA2" w:rsidP="006F2CA2">
      <w:pPr>
        <w:autoSpaceDE w:val="0"/>
        <w:autoSpaceDN w:val="0"/>
        <w:adjustRightInd w:val="0"/>
        <w:spacing w:before="0" w:after="0"/>
        <w:divId w:val="2116439976"/>
        <w:rPr>
          <w:rFonts w:ascii="Times New Roman" w:eastAsia="Calibri" w:hAnsi="Times New Roman" w:cs="Times New Roman"/>
          <w:color w:val="000000"/>
          <w:lang w:val="en-GB" w:eastAsia="en-US"/>
        </w:rPr>
      </w:pPr>
    </w:p>
    <w:p w14:paraId="7BE51A47" w14:textId="77777777" w:rsidR="006F2CA2" w:rsidRPr="006F2CA2" w:rsidRDefault="006F2CA2" w:rsidP="006F2CA2">
      <w:pPr>
        <w:autoSpaceDE w:val="0"/>
        <w:autoSpaceDN w:val="0"/>
        <w:adjustRightInd w:val="0"/>
        <w:spacing w:before="0" w:after="0"/>
        <w:divId w:val="2116439976"/>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 xml:space="preserve"> (</w:t>
      </w:r>
      <w:r w:rsidRPr="006F2CA2">
        <w:rPr>
          <w:rFonts w:ascii="Times New Roman" w:eastAsia="Calibri" w:hAnsi="Times New Roman" w:cs="Times New Roman"/>
          <w:i/>
          <w:iCs/>
          <w:color w:val="000000"/>
          <w:lang w:val="en-GB" w:eastAsia="en-US"/>
        </w:rPr>
        <w:t>f</w:t>
      </w:r>
      <w:r w:rsidRPr="006F2CA2">
        <w:rPr>
          <w:rFonts w:ascii="Times New Roman" w:eastAsia="Calibri" w:hAnsi="Times New Roman" w:cs="Times New Roman"/>
          <w:color w:val="000000"/>
          <w:lang w:val="en-GB" w:eastAsia="en-US"/>
        </w:rPr>
        <w:t xml:space="preserve">) </w:t>
      </w:r>
      <w:r w:rsidRPr="006F2CA2">
        <w:rPr>
          <w:rFonts w:ascii="Times New Roman" w:eastAsia="Calibri" w:hAnsi="Times New Roman" w:cs="Times New Roman"/>
          <w:i/>
          <w:iCs/>
          <w:color w:val="000000"/>
          <w:lang w:val="en-GB" w:eastAsia="en-US"/>
        </w:rPr>
        <w:t xml:space="preserve">For Resealing in the Family Division of the High Court. </w:t>
      </w:r>
    </w:p>
    <w:p w14:paraId="1F2E206A" w14:textId="77777777" w:rsidR="006F2CA2" w:rsidRPr="006F2CA2" w:rsidRDefault="006F2CA2" w:rsidP="006F2CA2">
      <w:pPr>
        <w:autoSpaceDE w:val="0"/>
        <w:autoSpaceDN w:val="0"/>
        <w:adjustRightInd w:val="0"/>
        <w:spacing w:before="0" w:after="0"/>
        <w:divId w:val="2116439976"/>
        <w:rPr>
          <w:rFonts w:ascii="Times New Roman" w:eastAsia="Calibri" w:hAnsi="Times New Roman" w:cs="Times New Roman"/>
          <w:color w:val="000000"/>
          <w:lang w:val="en-GB" w:eastAsia="en-US"/>
        </w:rPr>
      </w:pPr>
    </w:p>
    <w:p w14:paraId="479E377B" w14:textId="77777777" w:rsidR="006F2CA2" w:rsidRPr="006F2CA2" w:rsidRDefault="006F2CA2" w:rsidP="006F2CA2">
      <w:pPr>
        <w:autoSpaceDE w:val="0"/>
        <w:autoSpaceDN w:val="0"/>
        <w:adjustRightInd w:val="0"/>
        <w:spacing w:before="120" w:after="0" w:line="240" w:lineRule="auto"/>
        <w:jc w:val="both"/>
        <w:divId w:val="2116439976"/>
        <w:rPr>
          <w:rFonts w:ascii="Times New Roman" w:hAnsi="Times New Roman"/>
          <w:b/>
          <w:lang w:val="en-GB" w:eastAsia="en-US"/>
        </w:rPr>
      </w:pPr>
      <w:r w:rsidRPr="006F2CA2">
        <w:rPr>
          <w:rFonts w:ascii="Times New Roman" w:hAnsi="Times New Roman"/>
          <w:b/>
          <w:lang w:val="en-GB" w:eastAsia="en-US"/>
        </w:rPr>
        <w:t xml:space="preserve">(A) </w:t>
      </w:r>
      <w:r w:rsidRPr="006F2CA2">
        <w:rPr>
          <w:rFonts w:ascii="Times New Roman" w:hAnsi="Times New Roman"/>
          <w:b/>
          <w:u w:val="single"/>
          <w:lang w:val="en-GB" w:eastAsia="en-US"/>
        </w:rPr>
        <w:t>Particulars of Deceased:</w:t>
      </w:r>
    </w:p>
    <w:p w14:paraId="1BC353A2" w14:textId="77777777" w:rsidR="006F2CA2" w:rsidRPr="006F2CA2" w:rsidRDefault="006F2CA2" w:rsidP="006F2CA2">
      <w:pPr>
        <w:autoSpaceDE w:val="0"/>
        <w:autoSpaceDN w:val="0"/>
        <w:adjustRightInd w:val="0"/>
        <w:spacing w:before="120" w:after="0" w:line="240" w:lineRule="auto"/>
        <w:ind w:firstLine="360"/>
        <w:jc w:val="both"/>
        <w:divId w:val="2116439976"/>
        <w:rPr>
          <w:rFonts w:ascii="Times New Roman" w:hAnsi="Times New Roman" w:cs="Times New Roman"/>
          <w:lang w:val="en-GB" w:eastAsia="en-US"/>
        </w:rPr>
      </w:pPr>
      <w:r w:rsidRPr="006F2CA2">
        <w:rPr>
          <w:rFonts w:ascii="Times New Roman" w:hAnsi="Times New Roman" w:cs="Times New Roman"/>
          <w:lang w:val="en-GB" w:eastAsia="en-US"/>
        </w:rPr>
        <w:t xml:space="preserve">The particulars of the Deceased are as follows: </w:t>
      </w:r>
    </w:p>
    <w:p w14:paraId="2F6C418C" w14:textId="77777777" w:rsidR="006F2CA2" w:rsidRPr="006F2CA2" w:rsidRDefault="006F2CA2" w:rsidP="006172E9">
      <w:pPr>
        <w:numPr>
          <w:ilvl w:val="0"/>
          <w:numId w:val="20"/>
        </w:numPr>
        <w:tabs>
          <w:tab w:val="num" w:pos="700"/>
        </w:tabs>
        <w:autoSpaceDE w:val="0"/>
        <w:autoSpaceDN w:val="0"/>
        <w:adjustRightInd w:val="0"/>
        <w:spacing w:before="0" w:after="0" w:line="240" w:lineRule="auto"/>
        <w:ind w:left="700" w:hanging="358"/>
        <w:jc w:val="both"/>
        <w:divId w:val="2116439976"/>
        <w:rPr>
          <w:rFonts w:ascii="Times New Roman" w:hAnsi="Times New Roman"/>
          <w:lang w:val="en-GB" w:eastAsia="en-US"/>
        </w:rPr>
      </w:pPr>
      <w:r w:rsidRPr="006F2CA2">
        <w:rPr>
          <w:rFonts w:ascii="Times New Roman" w:hAnsi="Times New Roman"/>
          <w:lang w:val="en-GB" w:eastAsia="en-US"/>
        </w:rPr>
        <w:t>Name:</w:t>
      </w:r>
      <w:r w:rsidRPr="006F2CA2">
        <w:rPr>
          <w:rFonts w:ascii="Times New Roman" w:hAnsi="Times New Roman"/>
          <w:lang w:val="en-GB" w:eastAsia="en-US"/>
        </w:rPr>
        <w:tab/>
      </w:r>
      <w:r w:rsidRPr="006F2CA2">
        <w:rPr>
          <w:rFonts w:ascii="Times New Roman" w:hAnsi="Times New Roman"/>
          <w:lang w:val="en-GB" w:eastAsia="en-US"/>
        </w:rPr>
        <w:tab/>
      </w:r>
      <w:r w:rsidRPr="006F2CA2">
        <w:rPr>
          <w:rFonts w:ascii="Times New Roman" w:hAnsi="Times New Roman"/>
          <w:lang w:val="en-GB" w:eastAsia="en-US"/>
        </w:rPr>
        <w:tab/>
      </w:r>
    </w:p>
    <w:p w14:paraId="671B6D93" w14:textId="77777777" w:rsidR="006F2CA2" w:rsidRPr="006F2CA2" w:rsidRDefault="006F2CA2" w:rsidP="006172E9">
      <w:pPr>
        <w:numPr>
          <w:ilvl w:val="0"/>
          <w:numId w:val="20"/>
        </w:numPr>
        <w:tabs>
          <w:tab w:val="num" w:pos="700"/>
        </w:tabs>
        <w:autoSpaceDE w:val="0"/>
        <w:autoSpaceDN w:val="0"/>
        <w:adjustRightInd w:val="0"/>
        <w:spacing w:before="0" w:after="0" w:line="240" w:lineRule="auto"/>
        <w:ind w:left="700" w:hanging="358"/>
        <w:jc w:val="both"/>
        <w:divId w:val="2116439976"/>
        <w:rPr>
          <w:rFonts w:ascii="Times New Roman" w:hAnsi="Times New Roman"/>
          <w:lang w:val="en-GB" w:eastAsia="en-US"/>
        </w:rPr>
      </w:pPr>
      <w:r w:rsidRPr="006F2CA2">
        <w:rPr>
          <w:rFonts w:ascii="Times New Roman" w:hAnsi="Times New Roman"/>
          <w:lang w:val="en-GB" w:eastAsia="en-US"/>
        </w:rPr>
        <w:t>ID Number:</w:t>
      </w:r>
      <w:r w:rsidRPr="006F2CA2">
        <w:rPr>
          <w:rFonts w:ascii="Times New Roman" w:hAnsi="Times New Roman"/>
          <w:lang w:val="en-GB" w:eastAsia="en-US"/>
        </w:rPr>
        <w:tab/>
      </w:r>
      <w:r w:rsidRPr="006F2CA2">
        <w:rPr>
          <w:rFonts w:ascii="Times New Roman" w:hAnsi="Times New Roman"/>
          <w:lang w:val="en-GB" w:eastAsia="en-US"/>
        </w:rPr>
        <w:tab/>
      </w:r>
    </w:p>
    <w:p w14:paraId="224798D0" w14:textId="77777777" w:rsidR="006F2CA2" w:rsidRPr="006F2CA2" w:rsidRDefault="006F2CA2" w:rsidP="006172E9">
      <w:pPr>
        <w:numPr>
          <w:ilvl w:val="0"/>
          <w:numId w:val="20"/>
        </w:numPr>
        <w:tabs>
          <w:tab w:val="num" w:pos="700"/>
        </w:tabs>
        <w:autoSpaceDE w:val="0"/>
        <w:autoSpaceDN w:val="0"/>
        <w:adjustRightInd w:val="0"/>
        <w:spacing w:before="0" w:after="0" w:line="240" w:lineRule="auto"/>
        <w:ind w:left="700" w:hanging="358"/>
        <w:jc w:val="both"/>
        <w:divId w:val="2116439976"/>
        <w:rPr>
          <w:rFonts w:ascii="Times New Roman" w:hAnsi="Times New Roman"/>
          <w:lang w:val="en-GB" w:eastAsia="en-US"/>
        </w:rPr>
      </w:pPr>
      <w:r w:rsidRPr="006F2CA2">
        <w:rPr>
          <w:rFonts w:ascii="Times New Roman" w:hAnsi="Times New Roman"/>
          <w:lang w:val="en-GB" w:eastAsia="en-US"/>
        </w:rPr>
        <w:t>Address:</w:t>
      </w:r>
    </w:p>
    <w:p w14:paraId="2FBE396F" w14:textId="77777777" w:rsidR="006F2CA2" w:rsidRPr="006F2CA2" w:rsidRDefault="006F2CA2" w:rsidP="006172E9">
      <w:pPr>
        <w:numPr>
          <w:ilvl w:val="0"/>
          <w:numId w:val="20"/>
        </w:numPr>
        <w:tabs>
          <w:tab w:val="num" w:pos="700"/>
        </w:tabs>
        <w:autoSpaceDE w:val="0"/>
        <w:autoSpaceDN w:val="0"/>
        <w:adjustRightInd w:val="0"/>
        <w:spacing w:before="0" w:after="0" w:line="240" w:lineRule="auto"/>
        <w:ind w:left="700" w:hanging="358"/>
        <w:jc w:val="both"/>
        <w:divId w:val="2116439976"/>
        <w:rPr>
          <w:rFonts w:ascii="Times New Roman" w:hAnsi="Times New Roman"/>
          <w:lang w:val="en-GB" w:eastAsia="en-US"/>
        </w:rPr>
      </w:pPr>
      <w:r w:rsidRPr="006F2CA2">
        <w:rPr>
          <w:rFonts w:ascii="Times New Roman" w:hAnsi="Times New Roman"/>
          <w:lang w:val="en-GB" w:eastAsia="en-US"/>
        </w:rPr>
        <w:t>Date of Death:</w:t>
      </w:r>
      <w:r w:rsidRPr="006F2CA2">
        <w:rPr>
          <w:rFonts w:ascii="Times New Roman" w:hAnsi="Times New Roman"/>
          <w:lang w:val="en-GB" w:eastAsia="en-US"/>
        </w:rPr>
        <w:tab/>
      </w:r>
      <w:r w:rsidRPr="006F2CA2">
        <w:rPr>
          <w:rFonts w:ascii="Times New Roman" w:hAnsi="Times New Roman"/>
          <w:lang w:val="en-GB" w:eastAsia="en-US"/>
        </w:rPr>
        <w:tab/>
      </w:r>
    </w:p>
    <w:p w14:paraId="2FAE10F2" w14:textId="77777777" w:rsidR="006F2CA2" w:rsidRPr="006F2CA2" w:rsidRDefault="006F2CA2" w:rsidP="006172E9">
      <w:pPr>
        <w:numPr>
          <w:ilvl w:val="0"/>
          <w:numId w:val="20"/>
        </w:numPr>
        <w:tabs>
          <w:tab w:val="num" w:pos="700"/>
        </w:tabs>
        <w:autoSpaceDE w:val="0"/>
        <w:autoSpaceDN w:val="0"/>
        <w:adjustRightInd w:val="0"/>
        <w:spacing w:before="0" w:after="0" w:line="240" w:lineRule="auto"/>
        <w:ind w:left="700" w:hanging="358"/>
        <w:jc w:val="both"/>
        <w:divId w:val="2116439976"/>
        <w:rPr>
          <w:rFonts w:ascii="Times New Roman" w:hAnsi="Times New Roman"/>
          <w:lang w:val="en-GB" w:eastAsia="en-US"/>
        </w:rPr>
      </w:pPr>
      <w:r w:rsidRPr="006F2CA2">
        <w:rPr>
          <w:rFonts w:ascii="Times New Roman" w:hAnsi="Times New Roman"/>
          <w:lang w:val="en-GB" w:eastAsia="en-US"/>
        </w:rPr>
        <w:t>Domicile:</w:t>
      </w:r>
      <w:r w:rsidRPr="006F2CA2">
        <w:rPr>
          <w:rFonts w:ascii="Times New Roman" w:hAnsi="Times New Roman"/>
          <w:lang w:val="en-GB" w:eastAsia="en-US"/>
        </w:rPr>
        <w:tab/>
      </w:r>
      <w:r w:rsidRPr="006F2CA2">
        <w:rPr>
          <w:rFonts w:ascii="Times New Roman" w:hAnsi="Times New Roman"/>
          <w:lang w:val="en-GB" w:eastAsia="en-US"/>
        </w:rPr>
        <w:tab/>
      </w:r>
    </w:p>
    <w:p w14:paraId="43CCE18A" w14:textId="77777777" w:rsidR="006F2CA2" w:rsidRPr="006F2CA2" w:rsidRDefault="006F2CA2" w:rsidP="006172E9">
      <w:pPr>
        <w:numPr>
          <w:ilvl w:val="0"/>
          <w:numId w:val="20"/>
        </w:numPr>
        <w:tabs>
          <w:tab w:val="num" w:pos="700"/>
        </w:tabs>
        <w:autoSpaceDE w:val="0"/>
        <w:autoSpaceDN w:val="0"/>
        <w:adjustRightInd w:val="0"/>
        <w:spacing w:before="0" w:after="0" w:line="240" w:lineRule="auto"/>
        <w:ind w:left="700" w:hanging="358"/>
        <w:jc w:val="both"/>
        <w:divId w:val="2116439976"/>
        <w:rPr>
          <w:rFonts w:ascii="Times New Roman" w:hAnsi="Times New Roman"/>
          <w:lang w:val="en-GB" w:eastAsia="en-US"/>
        </w:rPr>
      </w:pPr>
      <w:r w:rsidRPr="006F2CA2">
        <w:rPr>
          <w:rFonts w:ascii="Times New Roman" w:hAnsi="Times New Roman"/>
          <w:lang w:val="en-GB" w:eastAsia="en-US"/>
        </w:rPr>
        <w:t>Marital Status:</w:t>
      </w:r>
      <w:r w:rsidRPr="006F2CA2">
        <w:rPr>
          <w:rFonts w:ascii="Times New Roman" w:hAnsi="Times New Roman"/>
          <w:lang w:val="en-GB" w:eastAsia="en-US"/>
        </w:rPr>
        <w:tab/>
      </w:r>
      <w:r w:rsidRPr="006F2CA2">
        <w:rPr>
          <w:rFonts w:ascii="Times New Roman" w:hAnsi="Times New Roman"/>
          <w:lang w:val="en-GB" w:eastAsia="en-US"/>
        </w:rPr>
        <w:tab/>
      </w:r>
    </w:p>
    <w:p w14:paraId="25F54BDE" w14:textId="77777777" w:rsidR="006F2CA2" w:rsidRPr="006F2CA2" w:rsidRDefault="006F2CA2" w:rsidP="006172E9">
      <w:pPr>
        <w:numPr>
          <w:ilvl w:val="0"/>
          <w:numId w:val="20"/>
        </w:numPr>
        <w:tabs>
          <w:tab w:val="num" w:pos="700"/>
        </w:tabs>
        <w:autoSpaceDE w:val="0"/>
        <w:autoSpaceDN w:val="0"/>
        <w:adjustRightInd w:val="0"/>
        <w:spacing w:before="0" w:after="0" w:line="240" w:lineRule="auto"/>
        <w:ind w:left="700" w:hanging="358"/>
        <w:jc w:val="both"/>
        <w:divId w:val="2116439976"/>
        <w:rPr>
          <w:rFonts w:ascii="Times New Roman" w:hAnsi="Times New Roman"/>
          <w:lang w:val="en-GB" w:eastAsia="en-US"/>
        </w:rPr>
      </w:pPr>
      <w:r w:rsidRPr="006F2CA2">
        <w:rPr>
          <w:rFonts w:ascii="Times New Roman" w:hAnsi="Times New Roman"/>
          <w:lang w:val="en-GB" w:eastAsia="en-US"/>
        </w:rPr>
        <w:t>Gender:</w:t>
      </w:r>
      <w:r w:rsidRPr="006F2CA2">
        <w:rPr>
          <w:rFonts w:ascii="Times New Roman" w:hAnsi="Times New Roman"/>
          <w:lang w:val="en-GB" w:eastAsia="en-US"/>
        </w:rPr>
        <w:tab/>
      </w:r>
      <w:r w:rsidRPr="006F2CA2">
        <w:rPr>
          <w:rFonts w:ascii="Times New Roman" w:hAnsi="Times New Roman"/>
          <w:lang w:val="en-GB" w:eastAsia="en-US"/>
        </w:rPr>
        <w:tab/>
      </w:r>
      <w:r w:rsidRPr="006F2CA2">
        <w:rPr>
          <w:rFonts w:ascii="Times New Roman" w:hAnsi="Times New Roman"/>
          <w:lang w:val="en-GB" w:eastAsia="en-US"/>
        </w:rPr>
        <w:tab/>
      </w:r>
    </w:p>
    <w:p w14:paraId="4E6C4A3B" w14:textId="77777777" w:rsidR="006F2CA2" w:rsidRPr="006F2CA2" w:rsidRDefault="006F2CA2" w:rsidP="006F2CA2">
      <w:pPr>
        <w:autoSpaceDE w:val="0"/>
        <w:autoSpaceDN w:val="0"/>
        <w:adjustRightInd w:val="0"/>
        <w:spacing w:before="120" w:after="0" w:line="240" w:lineRule="auto"/>
        <w:jc w:val="both"/>
        <w:divId w:val="2116439976"/>
        <w:rPr>
          <w:rFonts w:ascii="Times New Roman" w:hAnsi="Times New Roman"/>
          <w:b/>
          <w:lang w:val="en-GB" w:eastAsia="en-US"/>
        </w:rPr>
      </w:pPr>
    </w:p>
    <w:p w14:paraId="2B689752" w14:textId="77777777" w:rsidR="006F2CA2" w:rsidRPr="006F2CA2" w:rsidRDefault="006F2CA2" w:rsidP="006F2CA2">
      <w:pPr>
        <w:autoSpaceDE w:val="0"/>
        <w:autoSpaceDN w:val="0"/>
        <w:adjustRightInd w:val="0"/>
        <w:spacing w:before="120" w:after="0" w:line="240" w:lineRule="auto"/>
        <w:jc w:val="both"/>
        <w:divId w:val="2116439976"/>
        <w:rPr>
          <w:rFonts w:ascii="Times New Roman" w:hAnsi="Times New Roman"/>
          <w:b/>
          <w:lang w:val="en-GB" w:eastAsia="en-US"/>
        </w:rPr>
      </w:pPr>
      <w:r w:rsidRPr="006F2CA2">
        <w:rPr>
          <w:rFonts w:ascii="Times New Roman" w:hAnsi="Times New Roman"/>
          <w:b/>
          <w:lang w:val="en-GB" w:eastAsia="en-US"/>
        </w:rPr>
        <w:t xml:space="preserve">(B) </w:t>
      </w:r>
      <w:r w:rsidRPr="006F2CA2">
        <w:rPr>
          <w:rFonts w:ascii="Times New Roman" w:hAnsi="Times New Roman"/>
          <w:b/>
          <w:u w:val="single"/>
          <w:lang w:val="en-GB" w:eastAsia="en-US"/>
        </w:rPr>
        <w:t>Particulars of Applicant(s):</w:t>
      </w:r>
    </w:p>
    <w:p w14:paraId="6681EF1E" w14:textId="77777777" w:rsidR="006F2CA2" w:rsidRPr="006F2CA2" w:rsidRDefault="006F2CA2" w:rsidP="006F2CA2">
      <w:pPr>
        <w:autoSpaceDE w:val="0"/>
        <w:autoSpaceDN w:val="0"/>
        <w:adjustRightInd w:val="0"/>
        <w:spacing w:before="120" w:after="0" w:line="240" w:lineRule="auto"/>
        <w:ind w:firstLine="300"/>
        <w:jc w:val="both"/>
        <w:divId w:val="2116439976"/>
        <w:rPr>
          <w:rFonts w:ascii="Times New Roman" w:hAnsi="Times New Roman" w:cs="Times New Roman"/>
          <w:lang w:val="en-GB" w:eastAsia="en-US"/>
        </w:rPr>
      </w:pPr>
      <w:r w:rsidRPr="006F2CA2">
        <w:rPr>
          <w:rFonts w:ascii="Times New Roman" w:hAnsi="Times New Roman" w:cs="Times New Roman"/>
          <w:lang w:val="en-GB" w:eastAsia="en-US"/>
        </w:rPr>
        <w:t xml:space="preserve">The particulars of the Applicant(s) are as follows: </w:t>
      </w:r>
    </w:p>
    <w:p w14:paraId="21BF32EF" w14:textId="77777777" w:rsidR="006F2CA2" w:rsidRPr="006F2CA2" w:rsidRDefault="006F2CA2" w:rsidP="006172E9">
      <w:pPr>
        <w:numPr>
          <w:ilvl w:val="0"/>
          <w:numId w:val="21"/>
        </w:numPr>
        <w:autoSpaceDE w:val="0"/>
        <w:autoSpaceDN w:val="0"/>
        <w:adjustRightInd w:val="0"/>
        <w:spacing w:before="0" w:after="0" w:line="240" w:lineRule="auto"/>
        <w:contextualSpacing/>
        <w:jc w:val="both"/>
        <w:divId w:val="2116439976"/>
        <w:rPr>
          <w:rFonts w:ascii="Times New Roman" w:hAnsi="Times New Roman"/>
          <w:lang w:val="en-GB" w:eastAsia="en-US"/>
        </w:rPr>
      </w:pPr>
      <w:r w:rsidRPr="006F2CA2">
        <w:rPr>
          <w:rFonts w:ascii="Times New Roman" w:hAnsi="Times New Roman"/>
          <w:lang w:val="en-GB" w:eastAsia="en-US"/>
        </w:rPr>
        <w:t>Name:</w:t>
      </w:r>
      <w:r w:rsidRPr="006F2CA2">
        <w:rPr>
          <w:rFonts w:ascii="Times New Roman" w:hAnsi="Times New Roman" w:cs="Times New Roman"/>
          <w:color w:val="FF0000"/>
          <w:lang w:val="en-GB" w:eastAsia="en-US"/>
        </w:rPr>
        <w:t xml:space="preserve"> </w:t>
      </w:r>
      <w:r w:rsidRPr="006F2CA2">
        <w:rPr>
          <w:rFonts w:ascii="Times New Roman" w:hAnsi="Times New Roman" w:cs="Times New Roman"/>
          <w:color w:val="FF0000"/>
          <w:lang w:val="en-GB" w:eastAsia="en-US"/>
        </w:rPr>
        <w:tab/>
      </w:r>
    </w:p>
    <w:p w14:paraId="3F11B6EB" w14:textId="77777777" w:rsidR="006F2CA2" w:rsidRPr="006F2CA2" w:rsidRDefault="006F2CA2" w:rsidP="006F2CA2">
      <w:pPr>
        <w:autoSpaceDE w:val="0"/>
        <w:autoSpaceDN w:val="0"/>
        <w:adjustRightInd w:val="0"/>
        <w:spacing w:before="120" w:after="0" w:line="240" w:lineRule="auto"/>
        <w:ind w:left="660"/>
        <w:jc w:val="both"/>
        <w:divId w:val="2116439976"/>
        <w:rPr>
          <w:rFonts w:ascii="Times New Roman" w:hAnsi="Times New Roman"/>
          <w:lang w:val="en-GB" w:eastAsia="en-US"/>
        </w:rPr>
      </w:pPr>
      <w:r w:rsidRPr="006F2CA2">
        <w:rPr>
          <w:rFonts w:ascii="Times New Roman" w:hAnsi="Times New Roman"/>
          <w:lang w:val="en-GB" w:eastAsia="en-US"/>
        </w:rPr>
        <w:t xml:space="preserve">ID Number: </w:t>
      </w:r>
      <w:r w:rsidRPr="006F2CA2">
        <w:rPr>
          <w:rFonts w:ascii="Times New Roman" w:hAnsi="Times New Roman"/>
          <w:lang w:val="en-GB" w:eastAsia="en-US"/>
        </w:rPr>
        <w:tab/>
      </w:r>
      <w:r w:rsidRPr="006F2CA2">
        <w:rPr>
          <w:rFonts w:ascii="Times New Roman" w:hAnsi="Times New Roman"/>
          <w:lang w:val="en-GB" w:eastAsia="en-US"/>
        </w:rPr>
        <w:tab/>
      </w:r>
      <w:r w:rsidRPr="006F2CA2">
        <w:rPr>
          <w:rFonts w:ascii="Times New Roman" w:hAnsi="Times New Roman"/>
          <w:lang w:val="en-GB" w:eastAsia="en-US"/>
        </w:rPr>
        <w:br/>
      </w:r>
      <w:r w:rsidRPr="006F2CA2">
        <w:rPr>
          <w:rFonts w:ascii="Times New Roman" w:hAnsi="Times New Roman"/>
          <w:lang w:val="en-GB" w:eastAsia="en-US"/>
        </w:rPr>
        <w:tab/>
        <w:t xml:space="preserve">Address: </w:t>
      </w:r>
      <w:r w:rsidRPr="006F2CA2">
        <w:rPr>
          <w:rFonts w:ascii="Times New Roman" w:hAnsi="Times New Roman"/>
          <w:lang w:val="en-GB" w:eastAsia="en-US"/>
        </w:rPr>
        <w:tab/>
      </w:r>
      <w:r w:rsidRPr="006F2CA2">
        <w:rPr>
          <w:rFonts w:ascii="Times New Roman" w:hAnsi="Times New Roman"/>
          <w:lang w:val="en-GB" w:eastAsia="en-US"/>
        </w:rPr>
        <w:tab/>
      </w:r>
    </w:p>
    <w:p w14:paraId="25A322C6" w14:textId="77777777" w:rsidR="006F2CA2" w:rsidRPr="006F2CA2" w:rsidRDefault="006F2CA2" w:rsidP="006F2CA2">
      <w:pPr>
        <w:autoSpaceDE w:val="0"/>
        <w:autoSpaceDN w:val="0"/>
        <w:adjustRightInd w:val="0"/>
        <w:spacing w:before="120" w:after="0" w:line="240" w:lineRule="auto"/>
        <w:jc w:val="both"/>
        <w:divId w:val="2116439976"/>
        <w:rPr>
          <w:rFonts w:ascii="Times New Roman" w:hAnsi="Times New Roman"/>
          <w:lang w:val="en-GB" w:eastAsia="en-US"/>
        </w:rPr>
      </w:pPr>
      <w:r w:rsidRPr="006F2CA2">
        <w:rPr>
          <w:rFonts w:ascii="Times New Roman" w:hAnsi="Times New Roman"/>
          <w:lang w:val="en-GB" w:eastAsia="en-US"/>
        </w:rPr>
        <w:tab/>
        <w:t xml:space="preserve">Gender: </w:t>
      </w:r>
      <w:r w:rsidRPr="006F2CA2">
        <w:rPr>
          <w:rFonts w:ascii="Times New Roman" w:hAnsi="Times New Roman"/>
          <w:lang w:val="en-GB" w:eastAsia="en-US"/>
        </w:rPr>
        <w:tab/>
      </w:r>
      <w:r w:rsidRPr="006F2CA2">
        <w:rPr>
          <w:rFonts w:ascii="Times New Roman" w:hAnsi="Times New Roman"/>
          <w:lang w:val="en-GB" w:eastAsia="en-US"/>
        </w:rPr>
        <w:tab/>
      </w:r>
      <w:r w:rsidRPr="006F2CA2">
        <w:rPr>
          <w:rFonts w:ascii="Times New Roman" w:hAnsi="Times New Roman"/>
          <w:lang w:val="en-GB" w:eastAsia="en-US"/>
        </w:rPr>
        <w:tab/>
      </w:r>
      <w:r w:rsidRPr="006F2CA2">
        <w:rPr>
          <w:rFonts w:ascii="Times New Roman" w:hAnsi="Times New Roman" w:cs="Times New Roman"/>
          <w:color w:val="FF0000"/>
          <w:lang w:val="en-GB" w:eastAsia="en-US"/>
        </w:rPr>
        <w:br/>
      </w:r>
      <w:r w:rsidRPr="006F2CA2">
        <w:rPr>
          <w:rFonts w:ascii="Times New Roman" w:hAnsi="Times New Roman" w:cs="Times New Roman"/>
          <w:color w:val="FF0000"/>
          <w:lang w:val="en-GB" w:eastAsia="en-US"/>
        </w:rPr>
        <w:tab/>
      </w:r>
      <w:r w:rsidRPr="006F2CA2">
        <w:rPr>
          <w:rFonts w:ascii="Times New Roman" w:hAnsi="Times New Roman"/>
          <w:lang w:val="en-GB" w:eastAsia="en-US"/>
        </w:rPr>
        <w:t>Filing Capacity:</w:t>
      </w:r>
      <w:r w:rsidRPr="006F2CA2">
        <w:rPr>
          <w:rFonts w:ascii="Times New Roman" w:hAnsi="Times New Roman"/>
          <w:lang w:val="en-GB" w:eastAsia="en-US"/>
        </w:rPr>
        <w:tab/>
      </w:r>
      <w:r w:rsidRPr="006F2CA2">
        <w:rPr>
          <w:rFonts w:ascii="Times New Roman" w:hAnsi="Times New Roman"/>
          <w:lang w:val="en-GB" w:eastAsia="en-US"/>
        </w:rPr>
        <w:tab/>
      </w:r>
    </w:p>
    <w:p w14:paraId="7E79D1C1" w14:textId="77777777" w:rsidR="006F2CA2" w:rsidRPr="006F2CA2" w:rsidRDefault="006F2CA2" w:rsidP="006F2CA2">
      <w:pPr>
        <w:spacing w:before="120" w:after="0" w:line="240" w:lineRule="auto"/>
        <w:ind w:left="720"/>
        <w:jc w:val="both"/>
        <w:divId w:val="2116439976"/>
        <w:rPr>
          <w:rFonts w:ascii="Times New Roman" w:hAnsi="Times New Roman"/>
          <w:lang w:val="en-GB" w:eastAsia="en-US"/>
        </w:rPr>
      </w:pPr>
      <w:r w:rsidRPr="006F2CA2">
        <w:rPr>
          <w:rFonts w:ascii="Times New Roman" w:hAnsi="Times New Roman"/>
          <w:lang w:val="en-GB" w:eastAsia="en-US"/>
        </w:rPr>
        <w:t xml:space="preserve">(Add the following paragraph if the applicant is an attorney – </w:t>
      </w:r>
    </w:p>
    <w:p w14:paraId="2270D26D" w14:textId="77777777" w:rsidR="006F2CA2" w:rsidRPr="006F2CA2" w:rsidRDefault="006F2CA2" w:rsidP="006F2CA2">
      <w:pPr>
        <w:spacing w:before="120" w:after="0" w:line="240" w:lineRule="auto"/>
        <w:ind w:left="720"/>
        <w:jc w:val="both"/>
        <w:divId w:val="2116439976"/>
        <w:rPr>
          <w:rFonts w:ascii="Times New Roman" w:hAnsi="Times New Roman" w:cs="Times New Roman"/>
          <w:lang w:val="en-GB" w:eastAsia="en-US"/>
        </w:rPr>
      </w:pPr>
      <w:r w:rsidRPr="006F2CA2">
        <w:rPr>
          <w:rFonts w:ascii="Times New Roman" w:hAnsi="Times New Roman"/>
          <w:lang w:val="en-GB" w:eastAsia="en-US"/>
        </w:rPr>
        <w:t>“The Applicants have been duly authorised to make this application. The Power of Attorney has been deposited in the Supreme Court under the provisions of section 48 of the Conveyancing and Law of Property Act (Chapter 61) and a certified true copy is filed with this application. The details of the Power of Attorney are as follows:</w:t>
      </w:r>
      <w:r w:rsidRPr="006F2CA2">
        <w:rPr>
          <w:rFonts w:ascii="Times New Roman" w:hAnsi="Times New Roman" w:cs="Times New Roman"/>
          <w:lang w:val="en-GB" w:eastAsia="en-US"/>
        </w:rPr>
        <w:t xml:space="preserve"> </w:t>
      </w:r>
    </w:p>
    <w:p w14:paraId="5D455612" w14:textId="77777777" w:rsidR="006F2CA2" w:rsidRPr="006F2CA2" w:rsidRDefault="006F2CA2" w:rsidP="006F2CA2">
      <w:pPr>
        <w:spacing w:before="120" w:after="0" w:line="240" w:lineRule="auto"/>
        <w:ind w:left="360" w:firstLine="720"/>
        <w:jc w:val="both"/>
        <w:divId w:val="2116439976"/>
        <w:rPr>
          <w:rFonts w:ascii="Times New Roman" w:hAnsi="Times New Roman" w:cs="Times New Roman"/>
          <w:lang w:val="en-GB" w:eastAsia="en-US"/>
        </w:rPr>
      </w:pPr>
      <w:r w:rsidRPr="006F2CA2">
        <w:rPr>
          <w:rFonts w:ascii="Times New Roman" w:hAnsi="Times New Roman" w:cs="Times New Roman"/>
          <w:lang w:val="en-GB" w:eastAsia="en-US"/>
        </w:rPr>
        <w:t xml:space="preserve">Donor’s Name: </w:t>
      </w:r>
    </w:p>
    <w:p w14:paraId="4803CC67" w14:textId="77777777" w:rsidR="006F2CA2" w:rsidRPr="006F2CA2" w:rsidRDefault="006F2CA2" w:rsidP="006F2CA2">
      <w:pPr>
        <w:spacing w:before="120" w:after="0" w:line="240" w:lineRule="auto"/>
        <w:ind w:left="360" w:firstLine="720"/>
        <w:jc w:val="both"/>
        <w:divId w:val="2116439976"/>
        <w:rPr>
          <w:rFonts w:ascii="Times New Roman" w:hAnsi="Times New Roman" w:cs="Times New Roman"/>
          <w:lang w:val="en-GB" w:eastAsia="en-US"/>
        </w:rPr>
      </w:pPr>
      <w:r w:rsidRPr="006F2CA2">
        <w:rPr>
          <w:rFonts w:ascii="Times New Roman" w:hAnsi="Times New Roman" w:cs="Times New Roman"/>
          <w:lang w:val="en-GB" w:eastAsia="en-US"/>
        </w:rPr>
        <w:t xml:space="preserve">Date of Power of Attorney: </w:t>
      </w:r>
    </w:p>
    <w:p w14:paraId="54C5596B" w14:textId="77777777" w:rsidR="006F2CA2" w:rsidRPr="006F2CA2" w:rsidRDefault="006F2CA2" w:rsidP="006F2CA2">
      <w:pPr>
        <w:spacing w:before="120" w:after="0" w:line="240" w:lineRule="auto"/>
        <w:ind w:left="360" w:firstLine="720"/>
        <w:jc w:val="both"/>
        <w:divId w:val="2116439976"/>
        <w:rPr>
          <w:rFonts w:ascii="Times New Roman" w:hAnsi="Times New Roman" w:cs="Times New Roman"/>
          <w:lang w:val="en-GB" w:eastAsia="en-US"/>
        </w:rPr>
      </w:pPr>
      <w:r w:rsidRPr="006F2CA2">
        <w:rPr>
          <w:rFonts w:ascii="Times New Roman" w:hAnsi="Times New Roman" w:cs="Times New Roman"/>
          <w:lang w:val="en-GB" w:eastAsia="en-US"/>
        </w:rPr>
        <w:lastRenderedPageBreak/>
        <w:t xml:space="preserve">Entered No. of Power of Attorney: </w:t>
      </w:r>
      <w:r w:rsidRPr="006F2CA2">
        <w:rPr>
          <w:rFonts w:ascii="Times New Roman" w:hAnsi="Times New Roman" w:cs="Times New Roman"/>
          <w:lang w:val="en-GB" w:eastAsia="en-US"/>
        </w:rPr>
        <w:tab/>
        <w:t>)</w:t>
      </w:r>
    </w:p>
    <w:p w14:paraId="32043B15" w14:textId="77777777" w:rsidR="006F2CA2" w:rsidRPr="006F2CA2" w:rsidRDefault="006F2CA2" w:rsidP="006F2CA2">
      <w:pPr>
        <w:autoSpaceDE w:val="0"/>
        <w:autoSpaceDN w:val="0"/>
        <w:adjustRightInd w:val="0"/>
        <w:spacing w:before="120" w:after="0" w:line="240" w:lineRule="auto"/>
        <w:jc w:val="both"/>
        <w:divId w:val="2116439976"/>
        <w:rPr>
          <w:rFonts w:ascii="Times New Roman" w:hAnsi="Times New Roman" w:cs="Times New Roman"/>
          <w:color w:val="FF0000"/>
          <w:sz w:val="26"/>
          <w:szCs w:val="20"/>
          <w:lang w:val="en-GB" w:eastAsia="en-US"/>
        </w:rPr>
      </w:pPr>
    </w:p>
    <w:p w14:paraId="675B6CF8" w14:textId="77777777" w:rsidR="006F2CA2" w:rsidRPr="006F2CA2" w:rsidRDefault="006F2CA2" w:rsidP="006F2CA2">
      <w:pPr>
        <w:autoSpaceDE w:val="0"/>
        <w:autoSpaceDN w:val="0"/>
        <w:adjustRightInd w:val="0"/>
        <w:spacing w:before="0" w:after="0"/>
        <w:divId w:val="2116439976"/>
        <w:rPr>
          <w:rFonts w:ascii="Times New Roman" w:eastAsia="Calibri" w:hAnsi="Times New Roman" w:cs="Times New Roman"/>
          <w:b/>
          <w:color w:val="000000"/>
          <w:u w:val="single"/>
          <w:lang w:val="en-GB" w:eastAsia="en-US"/>
        </w:rPr>
      </w:pPr>
      <w:r w:rsidRPr="006F2CA2">
        <w:rPr>
          <w:rFonts w:ascii="Times New Roman" w:eastAsia="Calibri" w:hAnsi="Times New Roman" w:cs="Times New Roman"/>
          <w:b/>
          <w:color w:val="000000"/>
          <w:lang w:val="en-GB" w:eastAsia="en-US"/>
        </w:rPr>
        <w:t>(C)</w:t>
      </w:r>
      <w:r w:rsidRPr="006F2CA2">
        <w:rPr>
          <w:rFonts w:ascii="Times New Roman" w:eastAsia="Calibri" w:hAnsi="Times New Roman" w:cs="Times New Roman"/>
          <w:b/>
          <w:color w:val="000000"/>
          <w:u w:val="single"/>
          <w:lang w:val="en-GB" w:eastAsia="en-US"/>
        </w:rPr>
        <w:t xml:space="preserve"> Particulars of Foreign Grant &amp; Original Grantee(s):</w:t>
      </w:r>
    </w:p>
    <w:p w14:paraId="397045DA" w14:textId="77777777" w:rsidR="006F2CA2" w:rsidRPr="006F2CA2" w:rsidRDefault="006F2CA2" w:rsidP="006F2CA2">
      <w:pPr>
        <w:autoSpaceDE w:val="0"/>
        <w:autoSpaceDN w:val="0"/>
        <w:adjustRightInd w:val="0"/>
        <w:spacing w:before="0" w:after="0"/>
        <w:ind w:firstLine="284"/>
        <w:divId w:val="2116439976"/>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The particulars of Foreign Grant and Original Grantee(s) are as follows:</w:t>
      </w:r>
    </w:p>
    <w:p w14:paraId="23349B48" w14:textId="77777777" w:rsidR="006F2CA2" w:rsidRPr="006F2CA2" w:rsidRDefault="006F2CA2" w:rsidP="006F2CA2">
      <w:pPr>
        <w:autoSpaceDE w:val="0"/>
        <w:autoSpaceDN w:val="0"/>
        <w:adjustRightInd w:val="0"/>
        <w:spacing w:before="0" w:after="0"/>
        <w:divId w:val="2116439976"/>
        <w:rPr>
          <w:rFonts w:ascii="Times New Roman" w:eastAsia="Calibri" w:hAnsi="Times New Roman" w:cs="Times New Roman"/>
          <w:color w:val="000000"/>
          <w:lang w:val="en-GB" w:eastAsia="en-US"/>
        </w:rPr>
      </w:pPr>
    </w:p>
    <w:p w14:paraId="3435DFE4" w14:textId="77777777" w:rsidR="006F2CA2" w:rsidRPr="006F2CA2" w:rsidRDefault="006F2CA2" w:rsidP="006F2CA2">
      <w:pPr>
        <w:autoSpaceDE w:val="0"/>
        <w:autoSpaceDN w:val="0"/>
        <w:adjustRightInd w:val="0"/>
        <w:spacing w:before="0" w:after="0"/>
        <w:ind w:firstLine="284"/>
        <w:divId w:val="2116439976"/>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1.</w:t>
      </w:r>
      <w:r w:rsidRPr="006F2CA2">
        <w:rPr>
          <w:rFonts w:ascii="Times New Roman" w:eastAsia="Calibri" w:hAnsi="Times New Roman" w:cs="Times New Roman"/>
          <w:color w:val="000000"/>
          <w:lang w:val="en-GB" w:eastAsia="en-US"/>
        </w:rPr>
        <w:tab/>
        <w:t xml:space="preserve">Nature of Foreign Grant:   </w:t>
      </w:r>
      <w:r w:rsidRPr="006F2CA2">
        <w:rPr>
          <w:rFonts w:ascii="Times New Roman" w:eastAsia="Calibri" w:hAnsi="Times New Roman" w:cs="Times New Roman"/>
          <w:color w:val="000000"/>
          <w:lang w:val="en-GB" w:eastAsia="en-US"/>
        </w:rPr>
        <w:tab/>
      </w:r>
    </w:p>
    <w:p w14:paraId="11DAF34A" w14:textId="77777777" w:rsidR="006F2CA2" w:rsidRPr="006F2CA2" w:rsidRDefault="006F2CA2" w:rsidP="006F2CA2">
      <w:pPr>
        <w:autoSpaceDE w:val="0"/>
        <w:autoSpaceDN w:val="0"/>
        <w:adjustRightInd w:val="0"/>
        <w:spacing w:before="0" w:after="0"/>
        <w:ind w:left="720" w:hanging="435"/>
        <w:divId w:val="2116439976"/>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 xml:space="preserve">2. </w:t>
      </w:r>
      <w:r w:rsidRPr="006F2CA2">
        <w:rPr>
          <w:rFonts w:ascii="Times New Roman" w:eastAsia="Calibri" w:hAnsi="Times New Roman" w:cs="Times New Roman"/>
          <w:color w:val="000000"/>
          <w:lang w:val="en-GB" w:eastAsia="en-US"/>
        </w:rPr>
        <w:tab/>
        <w:t xml:space="preserve">Foreign Grant Description: </w:t>
      </w:r>
      <w:r w:rsidRPr="006F2CA2">
        <w:rPr>
          <w:rFonts w:ascii="Times New Roman" w:eastAsia="Calibri" w:hAnsi="Times New Roman" w:cs="Times New Roman"/>
          <w:color w:val="000000"/>
          <w:lang w:val="en-GB" w:eastAsia="en-US"/>
        </w:rPr>
        <w:tab/>
        <w:t xml:space="preserve">[Select one of the following - </w:t>
      </w:r>
    </w:p>
    <w:tbl>
      <w:tblPr>
        <w:tblW w:w="0" w:type="auto"/>
        <w:tblInd w:w="39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0"/>
        <w:gridCol w:w="4554"/>
      </w:tblGrid>
      <w:tr w:rsidR="006F2CA2" w:rsidRPr="00632015" w14:paraId="1C3689F0" w14:textId="77777777" w:rsidTr="00632015">
        <w:trPr>
          <w:divId w:val="2116439976"/>
        </w:trPr>
        <w:tc>
          <w:tcPr>
            <w:tcW w:w="567" w:type="dxa"/>
            <w:tcBorders>
              <w:top w:val="nil"/>
              <w:left w:val="nil"/>
              <w:bottom w:val="nil"/>
              <w:right w:val="nil"/>
            </w:tcBorders>
            <w:shd w:val="clear" w:color="auto" w:fill="auto"/>
          </w:tcPr>
          <w:p w14:paraId="17B41FF9" w14:textId="77777777" w:rsidR="006F2CA2" w:rsidRPr="00632015" w:rsidRDefault="006F2CA2" w:rsidP="00632015">
            <w:pPr>
              <w:autoSpaceDE w:val="0"/>
              <w:autoSpaceDN w:val="0"/>
              <w:adjustRightInd w:val="0"/>
              <w:spacing w:before="0" w:after="0" w:line="276" w:lineRule="auto"/>
              <w:rPr>
                <w:rFonts w:ascii="Times New Roman" w:eastAsia="Calibri" w:hAnsi="Times New Roman" w:cs="Times New Roman"/>
                <w:color w:val="000000"/>
                <w:sz w:val="22"/>
                <w:szCs w:val="22"/>
                <w:lang w:val="en-GB" w:eastAsia="en-US"/>
              </w:rPr>
            </w:pPr>
          </w:p>
        </w:tc>
        <w:tc>
          <w:tcPr>
            <w:tcW w:w="4739" w:type="dxa"/>
            <w:tcBorders>
              <w:top w:val="nil"/>
              <w:left w:val="nil"/>
              <w:bottom w:val="nil"/>
              <w:right w:val="nil"/>
            </w:tcBorders>
            <w:shd w:val="clear" w:color="auto" w:fill="auto"/>
          </w:tcPr>
          <w:p w14:paraId="743B4EDF" w14:textId="77777777" w:rsidR="006F2CA2" w:rsidRPr="00632015" w:rsidRDefault="006F2CA2" w:rsidP="00632015">
            <w:pPr>
              <w:autoSpaceDE w:val="0"/>
              <w:autoSpaceDN w:val="0"/>
              <w:adjustRightInd w:val="0"/>
              <w:spacing w:before="0" w:after="0" w:line="276" w:lineRule="auto"/>
              <w:rPr>
                <w:rFonts w:ascii="Times New Roman" w:eastAsia="Calibri" w:hAnsi="Times New Roman" w:cs="Times New Roman"/>
                <w:color w:val="000000"/>
                <w:sz w:val="22"/>
                <w:szCs w:val="22"/>
                <w:lang w:val="en-GB" w:eastAsia="en-US"/>
              </w:rPr>
            </w:pPr>
            <w:r w:rsidRPr="00632015">
              <w:rPr>
                <w:rFonts w:ascii="Times New Roman" w:eastAsia="Calibri" w:hAnsi="Times New Roman" w:cs="Times New Roman"/>
                <w:color w:val="000000"/>
                <w:sz w:val="22"/>
                <w:szCs w:val="22"/>
                <w:lang w:val="en-GB" w:eastAsia="en-US"/>
              </w:rPr>
              <w:t>The said deceased died intestate and Letters of Administration of the estate and effects, of which a true copy is filed with this application, were duly granted to the said original grantee(s) by the foreign court.</w:t>
            </w:r>
          </w:p>
          <w:p w14:paraId="224DC2CA" w14:textId="77777777" w:rsidR="006F2CA2" w:rsidRPr="00632015" w:rsidRDefault="006F2CA2" w:rsidP="00632015">
            <w:pPr>
              <w:autoSpaceDE w:val="0"/>
              <w:autoSpaceDN w:val="0"/>
              <w:adjustRightInd w:val="0"/>
              <w:spacing w:before="0" w:after="0" w:line="276" w:lineRule="auto"/>
              <w:rPr>
                <w:rFonts w:ascii="Times New Roman" w:eastAsia="Calibri" w:hAnsi="Times New Roman" w:cs="Times New Roman"/>
                <w:color w:val="000000"/>
                <w:sz w:val="22"/>
                <w:szCs w:val="22"/>
                <w:lang w:val="en-GB" w:eastAsia="en-US"/>
              </w:rPr>
            </w:pPr>
          </w:p>
        </w:tc>
      </w:tr>
      <w:tr w:rsidR="006F2CA2" w:rsidRPr="00632015" w14:paraId="740495D3" w14:textId="77777777" w:rsidTr="00632015">
        <w:trPr>
          <w:divId w:val="2116439976"/>
        </w:trPr>
        <w:tc>
          <w:tcPr>
            <w:tcW w:w="567" w:type="dxa"/>
            <w:tcBorders>
              <w:top w:val="nil"/>
              <w:left w:val="nil"/>
              <w:bottom w:val="nil"/>
              <w:right w:val="nil"/>
            </w:tcBorders>
            <w:shd w:val="clear" w:color="auto" w:fill="auto"/>
          </w:tcPr>
          <w:p w14:paraId="73568BC2" w14:textId="77777777" w:rsidR="006F2CA2" w:rsidRPr="00632015" w:rsidRDefault="006F2CA2" w:rsidP="00632015">
            <w:pPr>
              <w:autoSpaceDE w:val="0"/>
              <w:autoSpaceDN w:val="0"/>
              <w:adjustRightInd w:val="0"/>
              <w:spacing w:before="0" w:after="0" w:line="276" w:lineRule="auto"/>
              <w:rPr>
                <w:rFonts w:ascii="Times New Roman" w:eastAsia="Calibri" w:hAnsi="Times New Roman" w:cs="Times New Roman"/>
                <w:color w:val="000000"/>
                <w:sz w:val="22"/>
                <w:szCs w:val="22"/>
                <w:lang w:val="en-GB" w:eastAsia="en-US"/>
              </w:rPr>
            </w:pPr>
            <w:r w:rsidRPr="00632015">
              <w:rPr>
                <w:rFonts w:ascii="Times New Roman" w:eastAsia="Calibri" w:hAnsi="Times New Roman" w:cs="Times New Roman"/>
                <w:color w:val="000000"/>
                <w:sz w:val="22"/>
                <w:szCs w:val="22"/>
                <w:lang w:val="en-GB" w:eastAsia="en-US"/>
              </w:rPr>
              <w:t>Or</w:t>
            </w:r>
          </w:p>
        </w:tc>
        <w:tc>
          <w:tcPr>
            <w:tcW w:w="4739" w:type="dxa"/>
            <w:tcBorders>
              <w:top w:val="nil"/>
              <w:left w:val="nil"/>
              <w:bottom w:val="nil"/>
              <w:right w:val="nil"/>
            </w:tcBorders>
            <w:shd w:val="clear" w:color="auto" w:fill="auto"/>
          </w:tcPr>
          <w:p w14:paraId="5A3C8DEE" w14:textId="77777777" w:rsidR="006F2CA2" w:rsidRPr="00632015" w:rsidRDefault="006F2CA2" w:rsidP="00632015">
            <w:pPr>
              <w:autoSpaceDE w:val="0"/>
              <w:autoSpaceDN w:val="0"/>
              <w:adjustRightInd w:val="0"/>
              <w:spacing w:before="0" w:after="0" w:line="276" w:lineRule="auto"/>
              <w:rPr>
                <w:rFonts w:ascii="Times New Roman" w:eastAsia="Calibri" w:hAnsi="Times New Roman" w:cs="Times New Roman"/>
                <w:color w:val="000000"/>
                <w:sz w:val="22"/>
                <w:szCs w:val="22"/>
                <w:lang w:val="en-GB" w:eastAsia="en-US"/>
              </w:rPr>
            </w:pPr>
            <w:r w:rsidRPr="00632015">
              <w:rPr>
                <w:rFonts w:ascii="Times New Roman" w:eastAsia="Calibri" w:hAnsi="Times New Roman" w:cs="Times New Roman"/>
                <w:color w:val="000000"/>
                <w:sz w:val="22"/>
                <w:szCs w:val="22"/>
                <w:lang w:val="en-GB" w:eastAsia="en-US"/>
              </w:rPr>
              <w:t>The said deceased duly executed his/her last Will and Testament dated [date], and Probate, of which a true copy is filed with this application, was duly granted to the said original grantee(s) by the foreign court.</w:t>
            </w:r>
          </w:p>
          <w:p w14:paraId="601DD86C" w14:textId="77777777" w:rsidR="006F2CA2" w:rsidRPr="00632015" w:rsidRDefault="006F2CA2" w:rsidP="00632015">
            <w:pPr>
              <w:autoSpaceDE w:val="0"/>
              <w:autoSpaceDN w:val="0"/>
              <w:adjustRightInd w:val="0"/>
              <w:spacing w:before="0" w:after="0" w:line="276" w:lineRule="auto"/>
              <w:rPr>
                <w:rFonts w:ascii="Times New Roman" w:eastAsia="Calibri" w:hAnsi="Times New Roman" w:cs="Times New Roman"/>
                <w:color w:val="000000"/>
                <w:sz w:val="22"/>
                <w:szCs w:val="22"/>
                <w:lang w:val="en-GB" w:eastAsia="en-US"/>
              </w:rPr>
            </w:pPr>
          </w:p>
        </w:tc>
      </w:tr>
      <w:tr w:rsidR="006F2CA2" w:rsidRPr="00632015" w14:paraId="3622A72F" w14:textId="77777777" w:rsidTr="00632015">
        <w:trPr>
          <w:divId w:val="2116439976"/>
        </w:trPr>
        <w:tc>
          <w:tcPr>
            <w:tcW w:w="567" w:type="dxa"/>
            <w:tcBorders>
              <w:top w:val="nil"/>
              <w:left w:val="nil"/>
              <w:bottom w:val="nil"/>
              <w:right w:val="nil"/>
            </w:tcBorders>
            <w:shd w:val="clear" w:color="auto" w:fill="auto"/>
          </w:tcPr>
          <w:p w14:paraId="6EF4C3C0" w14:textId="77777777" w:rsidR="006F2CA2" w:rsidRPr="00632015" w:rsidRDefault="006F2CA2" w:rsidP="00632015">
            <w:pPr>
              <w:autoSpaceDE w:val="0"/>
              <w:autoSpaceDN w:val="0"/>
              <w:adjustRightInd w:val="0"/>
              <w:spacing w:before="0" w:after="0" w:line="276" w:lineRule="auto"/>
              <w:rPr>
                <w:rFonts w:ascii="Times New Roman" w:eastAsia="Calibri" w:hAnsi="Times New Roman" w:cs="Times New Roman"/>
                <w:color w:val="000000"/>
                <w:sz w:val="22"/>
                <w:szCs w:val="22"/>
                <w:lang w:val="en-GB" w:eastAsia="en-US"/>
              </w:rPr>
            </w:pPr>
            <w:r w:rsidRPr="00632015">
              <w:rPr>
                <w:rFonts w:ascii="Times New Roman" w:eastAsia="Calibri" w:hAnsi="Times New Roman" w:cs="Times New Roman"/>
                <w:color w:val="000000"/>
                <w:sz w:val="22"/>
                <w:szCs w:val="22"/>
                <w:lang w:val="en-GB" w:eastAsia="en-US"/>
              </w:rPr>
              <w:t>Or</w:t>
            </w:r>
          </w:p>
        </w:tc>
        <w:tc>
          <w:tcPr>
            <w:tcW w:w="4739" w:type="dxa"/>
            <w:tcBorders>
              <w:top w:val="nil"/>
              <w:left w:val="nil"/>
              <w:bottom w:val="nil"/>
              <w:right w:val="nil"/>
            </w:tcBorders>
            <w:shd w:val="clear" w:color="auto" w:fill="auto"/>
          </w:tcPr>
          <w:p w14:paraId="3F067F95" w14:textId="77777777" w:rsidR="006F2CA2" w:rsidRPr="00632015" w:rsidRDefault="006F2CA2" w:rsidP="00632015">
            <w:pPr>
              <w:autoSpaceDE w:val="0"/>
              <w:autoSpaceDN w:val="0"/>
              <w:adjustRightInd w:val="0"/>
              <w:spacing w:before="0" w:after="0" w:line="276" w:lineRule="auto"/>
              <w:rPr>
                <w:rFonts w:ascii="Times New Roman" w:eastAsia="Calibri" w:hAnsi="Times New Roman" w:cs="Times New Roman"/>
                <w:color w:val="000000"/>
                <w:sz w:val="22"/>
                <w:szCs w:val="22"/>
                <w:lang w:val="en-GB" w:eastAsia="en-US"/>
              </w:rPr>
            </w:pPr>
            <w:r w:rsidRPr="00632015">
              <w:rPr>
                <w:rFonts w:ascii="Times New Roman" w:eastAsia="Calibri" w:hAnsi="Times New Roman" w:cs="Times New Roman"/>
                <w:color w:val="000000"/>
                <w:sz w:val="22"/>
                <w:szCs w:val="22"/>
                <w:lang w:val="en-GB" w:eastAsia="en-US"/>
              </w:rPr>
              <w:t>The said deceased duly executed his/her Last Will and Testament dated [date], and Letters of Administration with such Will and Testament annexed, of which Letters and Will a true copy is filed with this application, was duly granted to the said original grantee(s) by the foreign court.</w:t>
            </w:r>
          </w:p>
          <w:p w14:paraId="77594115" w14:textId="77777777" w:rsidR="006F2CA2" w:rsidRPr="00632015" w:rsidRDefault="006F2CA2" w:rsidP="00632015">
            <w:pPr>
              <w:autoSpaceDE w:val="0"/>
              <w:autoSpaceDN w:val="0"/>
              <w:adjustRightInd w:val="0"/>
              <w:spacing w:before="0" w:after="0" w:line="276" w:lineRule="auto"/>
              <w:rPr>
                <w:rFonts w:ascii="Times New Roman" w:eastAsia="Calibri" w:hAnsi="Times New Roman" w:cs="Times New Roman"/>
                <w:color w:val="000000"/>
                <w:sz w:val="22"/>
                <w:szCs w:val="22"/>
                <w:lang w:val="en-GB" w:eastAsia="en-US"/>
              </w:rPr>
            </w:pPr>
          </w:p>
        </w:tc>
      </w:tr>
    </w:tbl>
    <w:p w14:paraId="6A7486EB" w14:textId="77777777" w:rsidR="006F2CA2" w:rsidRPr="006F2CA2" w:rsidRDefault="006F2CA2" w:rsidP="006F2CA2">
      <w:pPr>
        <w:autoSpaceDE w:val="0"/>
        <w:autoSpaceDN w:val="0"/>
        <w:adjustRightInd w:val="0"/>
        <w:spacing w:before="0" w:after="0"/>
        <w:ind w:left="720" w:hanging="435"/>
        <w:divId w:val="2116439976"/>
        <w:rPr>
          <w:rFonts w:ascii="Times New Roman" w:eastAsia="Calibri" w:hAnsi="Times New Roman" w:cs="Times New Roman"/>
          <w:color w:val="000000"/>
          <w:lang w:val="en-GB" w:eastAsia="en-US"/>
        </w:rPr>
      </w:pPr>
    </w:p>
    <w:p w14:paraId="1368E534" w14:textId="77777777" w:rsidR="006F2CA2" w:rsidRPr="006F2CA2" w:rsidRDefault="006F2CA2" w:rsidP="006F2CA2">
      <w:pPr>
        <w:autoSpaceDE w:val="0"/>
        <w:autoSpaceDN w:val="0"/>
        <w:adjustRightInd w:val="0"/>
        <w:spacing w:before="0" w:after="0"/>
        <w:ind w:firstLine="284"/>
        <w:divId w:val="2116439976"/>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3.</w:t>
      </w:r>
      <w:r w:rsidRPr="006F2CA2">
        <w:rPr>
          <w:rFonts w:ascii="Times New Roman" w:eastAsia="Calibri" w:hAnsi="Times New Roman" w:cs="Times New Roman"/>
          <w:color w:val="000000"/>
          <w:lang w:val="en-GB" w:eastAsia="en-US"/>
        </w:rPr>
        <w:tab/>
        <w:t>Foreign Court:</w:t>
      </w:r>
      <w:r w:rsidRPr="006F2CA2">
        <w:rPr>
          <w:rFonts w:ascii="Times New Roman" w:eastAsia="Calibri" w:hAnsi="Times New Roman" w:cs="Times New Roman"/>
          <w:color w:val="000000"/>
          <w:lang w:val="en-GB" w:eastAsia="en-US"/>
        </w:rPr>
        <w:tab/>
      </w:r>
      <w:r w:rsidRPr="006F2CA2">
        <w:rPr>
          <w:rFonts w:ascii="Times New Roman" w:eastAsia="Calibri" w:hAnsi="Times New Roman" w:cs="Times New Roman"/>
          <w:color w:val="000000"/>
          <w:lang w:val="en-GB" w:eastAsia="en-US"/>
        </w:rPr>
        <w:tab/>
      </w:r>
    </w:p>
    <w:p w14:paraId="3A2DAAB9" w14:textId="77777777" w:rsidR="006F2CA2" w:rsidRPr="006F2CA2" w:rsidRDefault="006F2CA2" w:rsidP="006F2CA2">
      <w:pPr>
        <w:autoSpaceDE w:val="0"/>
        <w:autoSpaceDN w:val="0"/>
        <w:adjustRightInd w:val="0"/>
        <w:spacing w:before="0" w:after="0"/>
        <w:ind w:firstLine="284"/>
        <w:divId w:val="2116439976"/>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4.</w:t>
      </w:r>
      <w:r w:rsidRPr="006F2CA2">
        <w:rPr>
          <w:rFonts w:ascii="Times New Roman" w:eastAsia="Calibri" w:hAnsi="Times New Roman" w:cs="Times New Roman"/>
          <w:color w:val="000000"/>
          <w:lang w:val="en-GB" w:eastAsia="en-US"/>
        </w:rPr>
        <w:tab/>
        <w:t>Original Grantee:</w:t>
      </w:r>
      <w:r w:rsidRPr="006F2CA2">
        <w:rPr>
          <w:rFonts w:ascii="Times New Roman" w:eastAsia="Calibri" w:hAnsi="Times New Roman" w:cs="Times New Roman"/>
          <w:color w:val="000000"/>
          <w:lang w:val="en-GB" w:eastAsia="en-US"/>
        </w:rPr>
        <w:tab/>
      </w:r>
    </w:p>
    <w:p w14:paraId="04FB42D8" w14:textId="77777777" w:rsidR="006F2CA2" w:rsidRPr="006F2CA2" w:rsidRDefault="006F2CA2" w:rsidP="006F2CA2">
      <w:pPr>
        <w:autoSpaceDE w:val="0"/>
        <w:autoSpaceDN w:val="0"/>
        <w:adjustRightInd w:val="0"/>
        <w:spacing w:before="0" w:after="0"/>
        <w:ind w:firstLine="284"/>
        <w:divId w:val="2116439976"/>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 xml:space="preserve">5. </w:t>
      </w:r>
      <w:r w:rsidRPr="006F2CA2">
        <w:rPr>
          <w:rFonts w:ascii="Times New Roman" w:eastAsia="Calibri" w:hAnsi="Times New Roman" w:cs="Times New Roman"/>
          <w:color w:val="000000"/>
          <w:lang w:val="en-GB" w:eastAsia="en-US"/>
        </w:rPr>
        <w:tab/>
        <w:t xml:space="preserve">Date of Grant: </w:t>
      </w:r>
      <w:r w:rsidRPr="006F2CA2">
        <w:rPr>
          <w:rFonts w:ascii="Times New Roman" w:eastAsia="Calibri" w:hAnsi="Times New Roman" w:cs="Times New Roman"/>
          <w:color w:val="000000"/>
          <w:lang w:val="en-GB" w:eastAsia="en-US"/>
        </w:rPr>
        <w:tab/>
      </w:r>
    </w:p>
    <w:p w14:paraId="363FFE75" w14:textId="77777777" w:rsidR="006F2CA2" w:rsidRPr="006F2CA2" w:rsidRDefault="006F2CA2" w:rsidP="006F2CA2">
      <w:pPr>
        <w:autoSpaceDE w:val="0"/>
        <w:autoSpaceDN w:val="0"/>
        <w:adjustRightInd w:val="0"/>
        <w:spacing w:before="0" w:after="0"/>
        <w:divId w:val="2116439976"/>
        <w:rPr>
          <w:rFonts w:ascii="Times New Roman" w:eastAsia="Calibri" w:hAnsi="Times New Roman" w:cs="Times New Roman"/>
          <w:color w:val="000000"/>
          <w:lang w:val="en-GB" w:eastAsia="en-US"/>
        </w:rPr>
      </w:pPr>
    </w:p>
    <w:p w14:paraId="5011ABDD" w14:textId="77777777" w:rsidR="006F2CA2" w:rsidRPr="006F2CA2" w:rsidRDefault="006F2CA2" w:rsidP="006F2CA2">
      <w:pPr>
        <w:autoSpaceDE w:val="0"/>
        <w:autoSpaceDN w:val="0"/>
        <w:adjustRightInd w:val="0"/>
        <w:spacing w:before="0" w:after="0"/>
        <w:divId w:val="2116439976"/>
        <w:rPr>
          <w:rFonts w:ascii="Times New Roman" w:eastAsia="Calibri" w:hAnsi="Times New Roman" w:cs="Times New Roman"/>
          <w:b/>
          <w:color w:val="000000"/>
          <w:u w:val="single"/>
          <w:lang w:val="en-GB" w:eastAsia="en-US"/>
        </w:rPr>
      </w:pPr>
      <w:r w:rsidRPr="006F2CA2">
        <w:rPr>
          <w:rFonts w:ascii="Times New Roman" w:eastAsia="Calibri" w:hAnsi="Times New Roman" w:cs="Times New Roman"/>
          <w:b/>
          <w:color w:val="000000"/>
          <w:lang w:val="en-GB" w:eastAsia="en-US"/>
        </w:rPr>
        <w:t xml:space="preserve">(D) </w:t>
      </w:r>
      <w:r w:rsidRPr="006F2CA2">
        <w:rPr>
          <w:rFonts w:ascii="Times New Roman" w:eastAsia="Calibri" w:hAnsi="Times New Roman" w:cs="Times New Roman"/>
          <w:b/>
          <w:color w:val="000000"/>
          <w:u w:val="single"/>
          <w:lang w:val="en-GB" w:eastAsia="en-US"/>
        </w:rPr>
        <w:t>Other Details:</w:t>
      </w:r>
    </w:p>
    <w:p w14:paraId="50FB2390" w14:textId="77777777" w:rsidR="006F2CA2" w:rsidRPr="006F2CA2" w:rsidRDefault="006F2CA2" w:rsidP="006F2CA2">
      <w:pPr>
        <w:autoSpaceDE w:val="0"/>
        <w:autoSpaceDN w:val="0"/>
        <w:adjustRightInd w:val="0"/>
        <w:spacing w:before="0" w:after="0" w:line="276" w:lineRule="auto"/>
        <w:ind w:left="567" w:hanging="283"/>
        <w:divId w:val="2116439976"/>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 xml:space="preserve">1. The said deceased [did not reside or did not </w:t>
      </w:r>
      <w:proofErr w:type="gramStart"/>
      <w:r w:rsidRPr="006F2CA2">
        <w:rPr>
          <w:rFonts w:ascii="Times New Roman" w:eastAsia="Calibri" w:hAnsi="Times New Roman" w:cs="Times New Roman"/>
          <w:color w:val="000000"/>
          <w:lang w:val="en-GB" w:eastAsia="en-US"/>
        </w:rPr>
        <w:t>carry][</w:t>
      </w:r>
      <w:proofErr w:type="gramEnd"/>
      <w:r w:rsidRPr="006F2CA2">
        <w:rPr>
          <w:rFonts w:ascii="Times New Roman" w:eastAsia="Calibri" w:hAnsi="Times New Roman" w:cs="Times New Roman"/>
          <w:color w:val="000000"/>
          <w:lang w:val="en-GB" w:eastAsia="en-US"/>
        </w:rPr>
        <w:t>resided or carried] on business in Singapore within 12 months prior to [his / her] death.</w:t>
      </w:r>
    </w:p>
    <w:p w14:paraId="4D9022D4" w14:textId="77777777" w:rsidR="006F2CA2" w:rsidRPr="006F2CA2" w:rsidRDefault="006F2CA2" w:rsidP="006F2CA2">
      <w:pPr>
        <w:autoSpaceDE w:val="0"/>
        <w:autoSpaceDN w:val="0"/>
        <w:adjustRightInd w:val="0"/>
        <w:spacing w:before="0" w:after="0" w:line="276" w:lineRule="auto"/>
        <w:ind w:left="567" w:hanging="283"/>
        <w:divId w:val="2116439976"/>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2. The Applicant(s) are aware that there are [or no] debts due from the estate of the deceased to creditors residing in Singapore.</w:t>
      </w:r>
    </w:p>
    <w:p w14:paraId="2D94FEDA" w14:textId="77777777" w:rsidR="006F2CA2" w:rsidRPr="006F2CA2" w:rsidRDefault="006F2CA2" w:rsidP="006F2CA2">
      <w:pPr>
        <w:autoSpaceDE w:val="0"/>
        <w:autoSpaceDN w:val="0"/>
        <w:adjustRightInd w:val="0"/>
        <w:spacing w:before="0" w:after="0"/>
        <w:divId w:val="2116439976"/>
        <w:rPr>
          <w:rFonts w:ascii="Times New Roman" w:eastAsia="Calibri" w:hAnsi="Times New Roman" w:cs="Times New Roman"/>
          <w:color w:val="000000"/>
          <w:lang w:val="en-GB" w:eastAsia="en-US"/>
        </w:rPr>
      </w:pPr>
    </w:p>
    <w:p w14:paraId="4801B0E2" w14:textId="77777777" w:rsidR="006F2CA2" w:rsidRPr="006F2CA2" w:rsidRDefault="006F2CA2" w:rsidP="006F2CA2">
      <w:pPr>
        <w:autoSpaceDE w:val="0"/>
        <w:autoSpaceDN w:val="0"/>
        <w:adjustRightInd w:val="0"/>
        <w:spacing w:before="0" w:after="0"/>
        <w:divId w:val="2116439976"/>
        <w:rPr>
          <w:rFonts w:ascii="Times New Roman" w:eastAsia="Calibri" w:hAnsi="Times New Roman" w:cs="Times New Roman"/>
          <w:b/>
          <w:color w:val="000000"/>
          <w:lang w:val="en-GB" w:eastAsia="en-US"/>
        </w:rPr>
      </w:pPr>
      <w:r w:rsidRPr="006F2CA2">
        <w:rPr>
          <w:rFonts w:ascii="Times New Roman" w:eastAsia="Calibri" w:hAnsi="Times New Roman" w:cs="Times New Roman"/>
          <w:b/>
          <w:color w:val="000000"/>
          <w:lang w:val="en-GB" w:eastAsia="en-US"/>
        </w:rPr>
        <w:t xml:space="preserve">(E) </w:t>
      </w:r>
      <w:r w:rsidRPr="006F2CA2">
        <w:rPr>
          <w:rFonts w:ascii="Times New Roman" w:eastAsia="Calibri" w:hAnsi="Times New Roman" w:cs="Times New Roman"/>
          <w:b/>
          <w:color w:val="000000"/>
          <w:u w:val="single"/>
          <w:lang w:val="en-GB" w:eastAsia="en-US"/>
        </w:rPr>
        <w:t>The Deceased died possessed of properties in Singapore, namely:</w:t>
      </w:r>
    </w:p>
    <w:p w14:paraId="03EBB715" w14:textId="77777777" w:rsidR="006F2CA2" w:rsidRPr="006F2CA2" w:rsidRDefault="006F2CA2" w:rsidP="006F2CA2">
      <w:pPr>
        <w:autoSpaceDE w:val="0"/>
        <w:autoSpaceDN w:val="0"/>
        <w:adjustRightInd w:val="0"/>
        <w:spacing w:before="0" w:after="0"/>
        <w:ind w:firstLine="284"/>
        <w:divId w:val="2116439976"/>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1.</w:t>
      </w:r>
      <w:r w:rsidRPr="006F2CA2">
        <w:rPr>
          <w:rFonts w:ascii="Times New Roman" w:eastAsia="Calibri" w:hAnsi="Times New Roman" w:cs="Times New Roman"/>
          <w:color w:val="000000"/>
          <w:lang w:val="en-GB" w:eastAsia="en-US"/>
        </w:rPr>
        <w:tab/>
        <w:t xml:space="preserve">[Description of Property] </w:t>
      </w:r>
      <w:r w:rsidRPr="006F2CA2">
        <w:rPr>
          <w:rFonts w:ascii="Times New Roman" w:eastAsia="Calibri" w:hAnsi="Times New Roman" w:cs="Times New Roman"/>
          <w:color w:val="000000"/>
          <w:lang w:val="en-GB" w:eastAsia="en-US"/>
        </w:rPr>
        <w:tab/>
      </w:r>
      <w:r w:rsidRPr="006F2CA2">
        <w:rPr>
          <w:rFonts w:ascii="Times New Roman" w:eastAsia="Calibri" w:hAnsi="Times New Roman" w:cs="Times New Roman"/>
          <w:color w:val="000000"/>
          <w:lang w:val="en-GB" w:eastAsia="en-US"/>
        </w:rPr>
        <w:tab/>
      </w:r>
    </w:p>
    <w:p w14:paraId="04DB401A" w14:textId="77777777" w:rsidR="006F2CA2" w:rsidRPr="006F2CA2" w:rsidRDefault="006F2CA2" w:rsidP="006F2CA2">
      <w:pPr>
        <w:autoSpaceDE w:val="0"/>
        <w:autoSpaceDN w:val="0"/>
        <w:adjustRightInd w:val="0"/>
        <w:spacing w:before="0" w:after="0"/>
        <w:divId w:val="2116439976"/>
        <w:rPr>
          <w:rFonts w:ascii="Times New Roman" w:eastAsia="Calibri" w:hAnsi="Times New Roman" w:cs="Times New Roman"/>
          <w:color w:val="000000"/>
          <w:lang w:val="en-GB" w:eastAsia="en-US"/>
        </w:rPr>
      </w:pPr>
    </w:p>
    <w:p w14:paraId="6A36E402" w14:textId="77777777" w:rsidR="006F2CA2" w:rsidRPr="006F2CA2" w:rsidRDefault="006F2CA2" w:rsidP="006F2CA2">
      <w:pPr>
        <w:spacing w:before="120" w:after="0"/>
        <w:jc w:val="both"/>
        <w:divId w:val="2116439976"/>
        <w:rPr>
          <w:rFonts w:ascii="Times New Roman" w:hAnsi="Times New Roman" w:cs="Times New Roman"/>
          <w:lang w:val="en-GB" w:eastAsia="en-US"/>
        </w:rPr>
      </w:pPr>
    </w:p>
    <w:p w14:paraId="56D61444" w14:textId="77777777" w:rsidR="006F2CA2" w:rsidRPr="006F2CA2" w:rsidRDefault="006F2CA2" w:rsidP="006F2CA2">
      <w:pPr>
        <w:autoSpaceDE w:val="0"/>
        <w:autoSpaceDN w:val="0"/>
        <w:adjustRightInd w:val="0"/>
        <w:spacing w:before="0" w:after="0"/>
        <w:divId w:val="2116439976"/>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w:t>
      </w:r>
      <w:r w:rsidRPr="006F2CA2">
        <w:rPr>
          <w:rFonts w:ascii="Times New Roman" w:eastAsia="Calibri" w:hAnsi="Times New Roman" w:cs="Times New Roman"/>
          <w:i/>
          <w:iCs/>
          <w:color w:val="000000"/>
          <w:lang w:val="en-GB" w:eastAsia="en-US"/>
        </w:rPr>
        <w:t>g</w:t>
      </w:r>
      <w:r w:rsidRPr="006F2CA2">
        <w:rPr>
          <w:rFonts w:ascii="Times New Roman" w:eastAsia="Calibri" w:hAnsi="Times New Roman" w:cs="Times New Roman"/>
          <w:color w:val="000000"/>
          <w:lang w:val="en-GB" w:eastAsia="en-US"/>
        </w:rPr>
        <w:t xml:space="preserve">) </w:t>
      </w:r>
      <w:r w:rsidRPr="006F2CA2">
        <w:rPr>
          <w:rFonts w:ascii="Times New Roman" w:eastAsia="Calibri" w:hAnsi="Times New Roman" w:cs="Times New Roman"/>
          <w:i/>
          <w:iCs/>
          <w:color w:val="000000"/>
          <w:lang w:val="en-GB" w:eastAsia="en-US"/>
        </w:rPr>
        <w:t xml:space="preserve">Probate as in (a) above, for remaining executor(s) where more than one executor. </w:t>
      </w:r>
    </w:p>
    <w:p w14:paraId="6DD451FD" w14:textId="77777777" w:rsidR="006F2CA2" w:rsidRPr="006F2CA2" w:rsidRDefault="006F2CA2" w:rsidP="006F2CA2">
      <w:pPr>
        <w:autoSpaceDE w:val="0"/>
        <w:autoSpaceDN w:val="0"/>
        <w:adjustRightInd w:val="0"/>
        <w:spacing w:before="0" w:after="0"/>
        <w:divId w:val="2116439976"/>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lastRenderedPageBreak/>
        <w:t xml:space="preserve">In addition to Section C in (a) above, state - </w:t>
      </w:r>
    </w:p>
    <w:p w14:paraId="055A3639"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t xml:space="preserve">Probate of the estate and effects of the said deceased was granted on [date of grant], to [name of executor] as [one / two / three] of the executors named in the said Will in [previous probate case  number] power being reserved of making the like grant to [name of other executor] the other executor(s) named in the said Will. (A certified true copy of the grant is filed with this application.) </w:t>
      </w:r>
      <w:r w:rsidRPr="006F2CA2">
        <w:rPr>
          <w:rFonts w:ascii="Times New Roman" w:hAnsi="Times New Roman" w:cs="Times New Roman"/>
          <w:sz w:val="26"/>
          <w:szCs w:val="20"/>
          <w:lang w:val="en-GB" w:eastAsia="en-US"/>
        </w:rPr>
        <w:br w:type="page"/>
      </w:r>
    </w:p>
    <w:tbl>
      <w:tblPr>
        <w:tblW w:w="7139" w:type="dxa"/>
        <w:jc w:val="center"/>
        <w:tblLook w:val="04A0" w:firstRow="1" w:lastRow="0" w:firstColumn="1" w:lastColumn="0" w:noHBand="0" w:noVBand="1"/>
      </w:tblPr>
      <w:tblGrid>
        <w:gridCol w:w="1476"/>
        <w:gridCol w:w="4169"/>
        <w:gridCol w:w="1494"/>
      </w:tblGrid>
      <w:tr w:rsidR="006F2CA2" w:rsidRPr="006F2CA2" w14:paraId="30F6C5A5" w14:textId="77777777" w:rsidTr="006F2CA2">
        <w:trPr>
          <w:divId w:val="2116439976"/>
          <w:cantSplit/>
          <w:jc w:val="center"/>
        </w:trPr>
        <w:tc>
          <w:tcPr>
            <w:tcW w:w="7139" w:type="dxa"/>
            <w:gridSpan w:val="3"/>
          </w:tcPr>
          <w:p w14:paraId="70DEDDF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br w:type="page"/>
            </w: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GUID=86d58995-a823-4a48-a5ca-d459ffef2da7 </w:instrText>
            </w:r>
            <w:r w:rsidRPr="006F2CA2">
              <w:rPr>
                <w:rFonts w:ascii="Times New Roman" w:hAnsi="Times New Roman" w:cs="Times New Roman"/>
                <w:sz w:val="22"/>
                <w:szCs w:val="20"/>
                <w:lang w:val="en-GB" w:eastAsia="en-US"/>
              </w:rPr>
              <w:fldChar w:fldCharType="end"/>
            </w:r>
            <w:r w:rsidR="00ED7FA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52</w:t>
            </w:r>
          </w:p>
        </w:tc>
      </w:tr>
      <w:tr w:rsidR="006F2CA2" w:rsidRPr="006F2CA2" w14:paraId="341B6B48" w14:textId="77777777" w:rsidTr="006F2CA2">
        <w:trPr>
          <w:divId w:val="2116439976"/>
          <w:cantSplit/>
          <w:jc w:val="center"/>
        </w:trPr>
        <w:tc>
          <w:tcPr>
            <w:tcW w:w="1476" w:type="dxa"/>
          </w:tcPr>
          <w:p w14:paraId="06090E4E" w14:textId="77777777" w:rsidR="006F2CA2" w:rsidRPr="006F2CA2" w:rsidRDefault="006F2CA2" w:rsidP="006F2CA2">
            <w:pPr>
              <w:spacing w:before="60" w:after="60" w:line="240" w:lineRule="auto"/>
              <w:ind w:left="380"/>
              <w:jc w:val="both"/>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GUID=915477b7-1a7a-417d-ae06-27b6d5913bc7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R.208</w:t>
            </w:r>
          </w:p>
        </w:tc>
        <w:tc>
          <w:tcPr>
            <w:tcW w:w="4169" w:type="dxa"/>
          </w:tcPr>
          <w:p w14:paraId="24768521" w14:textId="77777777" w:rsidR="006F2CA2" w:rsidRPr="006F2CA2" w:rsidRDefault="006F2CA2" w:rsidP="006F2CA2">
            <w:pPr>
              <w:spacing w:before="60" w:after="60" w:line="240" w:lineRule="auto"/>
              <w:ind w:left="380"/>
              <w:jc w:val="center"/>
              <w:rPr>
                <w:rFonts w:ascii="Times New Roman" w:hAnsi="Times New Roman" w:cs="Times New Roman"/>
                <w:sz w:val="22"/>
                <w:szCs w:val="20"/>
                <w:lang w:val="en-GB" w:eastAsia="en-US"/>
              </w:rPr>
            </w:pPr>
          </w:p>
          <w:p w14:paraId="71DDFEB4" w14:textId="77777777" w:rsidR="006F2CA2" w:rsidRPr="006F2CA2" w:rsidRDefault="006F2CA2" w:rsidP="006F2CA2">
            <w:pPr>
              <w:spacing w:before="60" w:after="60" w:line="240" w:lineRule="auto"/>
              <w:ind w:left="380"/>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GUID=d72282f8-03d3-4cce-8dc7-b4540b5686d1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CERTIFICATE OF RESULTS </w:t>
            </w:r>
            <w:r w:rsidRPr="006F2CA2">
              <w:rPr>
                <w:rFonts w:ascii="Times New Roman" w:hAnsi="Times New Roman" w:cs="Times New Roman"/>
                <w:sz w:val="22"/>
                <w:szCs w:val="20"/>
                <w:lang w:val="en-GB" w:eastAsia="en-US"/>
              </w:rPr>
              <w:br/>
              <w:t xml:space="preserve">OF CAVEAT AND PROBATE </w:t>
            </w:r>
            <w:r w:rsidRPr="006F2CA2">
              <w:rPr>
                <w:rFonts w:ascii="Times New Roman" w:hAnsi="Times New Roman" w:cs="Times New Roman"/>
                <w:sz w:val="22"/>
                <w:szCs w:val="20"/>
                <w:lang w:val="en-GB" w:eastAsia="en-US"/>
              </w:rPr>
              <w:br/>
              <w:t>APPLICATION SEARCHES</w:t>
            </w:r>
          </w:p>
        </w:tc>
        <w:tc>
          <w:tcPr>
            <w:tcW w:w="1494" w:type="dxa"/>
          </w:tcPr>
          <w:p w14:paraId="6C8136AD" w14:textId="77777777" w:rsidR="006F2CA2" w:rsidRPr="006F2CA2" w:rsidRDefault="006F2CA2" w:rsidP="006F2CA2">
            <w:pPr>
              <w:spacing w:before="60" w:after="60" w:line="240" w:lineRule="auto"/>
              <w:ind w:left="380"/>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GUID=caf372b2-4ca2-49a8-b105-5dc7b04c366b </w:instrText>
            </w:r>
            <w:r w:rsidRPr="006F2CA2">
              <w:rPr>
                <w:rFonts w:ascii="Times New Roman" w:hAnsi="Times New Roman" w:cs="Times New Roman"/>
                <w:sz w:val="22"/>
                <w:szCs w:val="20"/>
                <w:lang w:val="en-GB" w:eastAsia="en-US"/>
              </w:rPr>
              <w:fldChar w:fldCharType="end"/>
            </w:r>
          </w:p>
        </w:tc>
      </w:tr>
      <w:tr w:rsidR="006F2CA2" w:rsidRPr="006F2CA2" w14:paraId="623A6A11" w14:textId="77777777" w:rsidTr="006F2CA2">
        <w:trPr>
          <w:divId w:val="2116439976"/>
          <w:cantSplit/>
          <w:jc w:val="center"/>
        </w:trPr>
        <w:tc>
          <w:tcPr>
            <w:tcW w:w="7139" w:type="dxa"/>
            <w:gridSpan w:val="3"/>
          </w:tcPr>
          <w:p w14:paraId="1AEF7A4E" w14:textId="77777777" w:rsidR="006F2CA2" w:rsidRPr="006F2CA2" w:rsidRDefault="006F2CA2" w:rsidP="006F2CA2">
            <w:pPr>
              <w:spacing w:before="60" w:after="60" w:line="240" w:lineRule="auto"/>
              <w:ind w:left="380"/>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GUID=aa34e364-6776-47fa-a7d4-f0282d2eb9ba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Form 51 or as may be)</w:t>
            </w:r>
          </w:p>
          <w:p w14:paraId="7033D14F" w14:textId="77777777" w:rsidR="006F2CA2" w:rsidRPr="006F2CA2" w:rsidRDefault="006F2CA2" w:rsidP="006F2CA2">
            <w:pPr>
              <w:spacing w:before="120" w:after="0" w:line="240" w:lineRule="auto"/>
              <w:ind w:left="380"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GUID=e977636e-5944-47d5-8940-977075562939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1st Certification:</w:t>
            </w:r>
          </w:p>
          <w:p w14:paraId="0EF1AEC6" w14:textId="77777777" w:rsidR="006F2CA2" w:rsidRPr="006F2CA2" w:rsidRDefault="006F2CA2" w:rsidP="006F2CA2">
            <w:pPr>
              <w:spacing w:before="120" w:after="0" w:line="240" w:lineRule="auto"/>
              <w:ind w:left="521"/>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GUID=476d43b1-6964-4fb5-8737-6895f5f1eaa4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 search of the probate record of caveats has been carried out immediately prior to the filing of this originating summons and there are no caveats in respect of the captioned estate.</w:t>
            </w:r>
          </w:p>
          <w:p w14:paraId="68CAAB22" w14:textId="77777777" w:rsidR="006F2CA2" w:rsidRPr="006F2CA2" w:rsidRDefault="006F2CA2" w:rsidP="006F2CA2">
            <w:pPr>
              <w:spacing w:before="120" w:after="0" w:line="240" w:lineRule="auto"/>
              <w:ind w:left="521"/>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GUID=fbeb2550-9729-4653-8597-fe62b7837999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OR</w:t>
            </w:r>
          </w:p>
          <w:p w14:paraId="421422F3" w14:textId="77777777" w:rsidR="006F2CA2" w:rsidRPr="006F2CA2" w:rsidRDefault="006F2CA2" w:rsidP="006F2CA2">
            <w:pPr>
              <w:spacing w:before="120" w:after="0" w:line="240" w:lineRule="auto"/>
              <w:ind w:left="521"/>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GUID=ff6d54d6-ae3b-4abb-aaf0-af5e93d53354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 search of the probate record of caveats has been carried out and the following caveat(s) is/are found against the captioned estate:</w:t>
            </w:r>
          </w:p>
          <w:p w14:paraId="198D97D3" w14:textId="77777777" w:rsidR="006F2CA2" w:rsidRPr="006F2CA2" w:rsidRDefault="006F2CA2" w:rsidP="006F2CA2">
            <w:pPr>
              <w:spacing w:before="120" w:after="0" w:line="240" w:lineRule="auto"/>
              <w:ind w:left="521"/>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GUID=cafad3e5-3335-47be-a370-449905c74207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Caveat No.</w:t>
            </w:r>
          </w:p>
          <w:p w14:paraId="6806416E" w14:textId="77777777" w:rsidR="006F2CA2" w:rsidRPr="006F2CA2" w:rsidRDefault="006F2CA2" w:rsidP="006F2CA2">
            <w:pPr>
              <w:spacing w:before="120" w:after="0" w:line="240" w:lineRule="auto"/>
              <w:ind w:left="521"/>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GUID=5ed5c564-e990-4d90-9c32-527041ca5d4d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2nd Certification</w:t>
            </w:r>
          </w:p>
          <w:p w14:paraId="5309199D" w14:textId="77777777" w:rsidR="006F2CA2" w:rsidRPr="006F2CA2" w:rsidRDefault="006F2CA2" w:rsidP="006F2CA2">
            <w:pPr>
              <w:spacing w:before="120" w:after="0" w:line="240" w:lineRule="auto"/>
              <w:ind w:left="521"/>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GUID=d955bf7c-281c-4f2c-a176-317717522931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 search of the record of probate applications has been carried out immediately prior to the filing of this originating summons and there are no probate applications in respect of the captioned estate.</w:t>
            </w:r>
          </w:p>
          <w:p w14:paraId="1F287128" w14:textId="77777777" w:rsidR="006F2CA2" w:rsidRPr="006F2CA2" w:rsidRDefault="006F2CA2" w:rsidP="006F2CA2">
            <w:pPr>
              <w:spacing w:before="120" w:after="0" w:line="240" w:lineRule="auto"/>
              <w:ind w:left="521"/>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GUID=c2ecea47-5e9d-4e7b-984c-c28ad8f5ff9c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OR</w:t>
            </w:r>
          </w:p>
          <w:p w14:paraId="6D89CC31" w14:textId="77777777" w:rsidR="006F2CA2" w:rsidRPr="006F2CA2" w:rsidRDefault="006F2CA2" w:rsidP="006F2CA2">
            <w:pPr>
              <w:spacing w:before="120" w:after="0" w:line="240" w:lineRule="auto"/>
              <w:ind w:left="521"/>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GUID=b58d28f3-1edb-40a5-aa73-7b6016a6a19f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 search of the record of probate applications has been carried out and the following application(s) is/are found against the captioned estate:</w:t>
            </w:r>
          </w:p>
          <w:p w14:paraId="5A6B6AA3" w14:textId="77777777" w:rsidR="006F2CA2" w:rsidRPr="006F2CA2" w:rsidRDefault="006F2CA2" w:rsidP="006F2CA2">
            <w:pPr>
              <w:spacing w:before="120" w:after="0" w:line="240" w:lineRule="auto"/>
              <w:ind w:left="521"/>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GUID=2e3f8167-afb4-47c0-9b3c-5c943a7bca16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Case No.</w:t>
            </w:r>
          </w:p>
          <w:p w14:paraId="65E6CC59" w14:textId="77777777" w:rsidR="006F2CA2" w:rsidRPr="006F2CA2" w:rsidRDefault="006F2CA2" w:rsidP="006F2CA2">
            <w:pPr>
              <w:spacing w:before="120" w:after="0" w:line="240" w:lineRule="auto"/>
              <w:ind w:left="521"/>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GUID=478883dc-11be-4406-8e73-8ca06d717827 </w:instrText>
            </w:r>
            <w:r w:rsidRPr="006F2CA2">
              <w:rPr>
                <w:rFonts w:ascii="Times New Roman" w:hAnsi="Times New Roman" w:cs="Times New Roman"/>
                <w:sz w:val="22"/>
                <w:szCs w:val="20"/>
                <w:lang w:val="en-GB" w:eastAsia="en-US"/>
              </w:rPr>
              <w:fldChar w:fldCharType="end"/>
            </w:r>
          </w:p>
        </w:tc>
      </w:tr>
    </w:tbl>
    <w:p w14:paraId="7603F20D"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7139" w:type="dxa"/>
        <w:jc w:val="center"/>
        <w:tblLook w:val="04A0" w:firstRow="1" w:lastRow="0" w:firstColumn="1" w:lastColumn="0" w:noHBand="0" w:noVBand="1"/>
      </w:tblPr>
      <w:tblGrid>
        <w:gridCol w:w="1317"/>
        <w:gridCol w:w="3073"/>
        <w:gridCol w:w="2749"/>
      </w:tblGrid>
      <w:tr w:rsidR="00EC10EE" w14:paraId="4908195D" w14:textId="77777777" w:rsidTr="00EC10EE">
        <w:trPr>
          <w:divId w:val="2116439976"/>
          <w:cantSplit/>
          <w:jc w:val="center"/>
        </w:trPr>
        <w:tc>
          <w:tcPr>
            <w:tcW w:w="7139" w:type="dxa"/>
            <w:gridSpan w:val="3"/>
          </w:tcPr>
          <w:p w14:paraId="1069E1CC" w14:textId="77777777" w:rsidR="00EC10EE" w:rsidRPr="00EC10EE" w:rsidRDefault="00EC10EE" w:rsidP="00EC10EE">
            <w:pPr>
              <w:jc w:val="center"/>
              <w:rPr>
                <w:rFonts w:ascii="Times New Roman" w:hAnsi="Times New Roman" w:cs="Times New Roman"/>
                <w:sz w:val="22"/>
                <w:szCs w:val="20"/>
                <w:lang w:val="en-GB" w:eastAsia="en-US"/>
              </w:rPr>
            </w:pPr>
            <w:r w:rsidRPr="00EC10EE">
              <w:rPr>
                <w:rFonts w:ascii="Times New Roman" w:hAnsi="Times New Roman" w:cs="Times New Roman"/>
                <w:sz w:val="22"/>
                <w:szCs w:val="20"/>
                <w:lang w:val="en-GB" w:eastAsia="en-US"/>
              </w:rPr>
              <w:lastRenderedPageBreak/>
              <w:fldChar w:fldCharType="begin"/>
            </w:r>
            <w:r w:rsidRPr="00EC10EE">
              <w:rPr>
                <w:rFonts w:ascii="Times New Roman" w:hAnsi="Times New Roman" w:cs="Times New Roman"/>
                <w:sz w:val="22"/>
                <w:szCs w:val="20"/>
                <w:lang w:val="en-GB" w:eastAsia="en-US"/>
              </w:rPr>
              <w:instrText xml:space="preserve"> GUID=cf5342ae-b1e3-44ac-a939-7bf405628b51 </w:instrText>
            </w:r>
            <w:r w:rsidRPr="00EC10EE">
              <w:rPr>
                <w:rFonts w:ascii="Times New Roman" w:hAnsi="Times New Roman" w:cs="Times New Roman"/>
                <w:sz w:val="22"/>
                <w:szCs w:val="20"/>
                <w:lang w:val="en-GB" w:eastAsia="en-US"/>
              </w:rPr>
              <w:fldChar w:fldCharType="end"/>
            </w:r>
            <w:r w:rsidR="00ED7FA2">
              <w:rPr>
                <w:rFonts w:ascii="Times New Roman" w:hAnsi="Times New Roman" w:cs="Times New Roman"/>
                <w:sz w:val="22"/>
                <w:szCs w:val="20"/>
                <w:lang w:val="en-GB" w:eastAsia="en-US"/>
              </w:rPr>
              <w:t>FORM</w:t>
            </w:r>
            <w:r w:rsidRPr="00EC10EE">
              <w:rPr>
                <w:rFonts w:ascii="Times New Roman" w:hAnsi="Times New Roman" w:cs="Times New Roman"/>
                <w:sz w:val="22"/>
                <w:szCs w:val="20"/>
                <w:lang w:val="en-GB" w:eastAsia="en-US"/>
              </w:rPr>
              <w:t xml:space="preserve"> 53</w:t>
            </w:r>
          </w:p>
        </w:tc>
      </w:tr>
      <w:tr w:rsidR="00EC10EE" w14:paraId="05A88556" w14:textId="77777777" w:rsidTr="00EC10EE">
        <w:trPr>
          <w:divId w:val="2116439976"/>
          <w:cantSplit/>
          <w:jc w:val="center"/>
        </w:trPr>
        <w:tc>
          <w:tcPr>
            <w:tcW w:w="1317" w:type="dxa"/>
          </w:tcPr>
          <w:p w14:paraId="56C1DED9" w14:textId="77777777" w:rsidR="00EC10EE" w:rsidRPr="0084478B" w:rsidRDefault="00EC10EE" w:rsidP="00EF280F">
            <w:pPr>
              <w:pStyle w:val="TableItemNoIndent"/>
              <w:rPr>
                <w:sz w:val="18"/>
                <w:szCs w:val="18"/>
              </w:rPr>
            </w:pPr>
            <w:r w:rsidRPr="0084478B">
              <w:rPr>
                <w:sz w:val="18"/>
                <w:szCs w:val="18"/>
              </w:rPr>
              <w:fldChar w:fldCharType="begin"/>
            </w:r>
            <w:r w:rsidRPr="0084478B">
              <w:rPr>
                <w:sz w:val="18"/>
                <w:szCs w:val="18"/>
              </w:rPr>
              <w:instrText xml:space="preserve"> GUID=56d2fdae-5bda-43b7-bf2e-4db8582514f7 </w:instrText>
            </w:r>
            <w:r w:rsidRPr="0084478B">
              <w:rPr>
                <w:sz w:val="18"/>
                <w:szCs w:val="18"/>
              </w:rPr>
              <w:fldChar w:fldCharType="end"/>
            </w:r>
            <w:r w:rsidRPr="0084478B">
              <w:rPr>
                <w:sz w:val="18"/>
                <w:szCs w:val="18"/>
              </w:rPr>
              <w:t>R.233</w:t>
            </w:r>
          </w:p>
        </w:tc>
        <w:tc>
          <w:tcPr>
            <w:tcW w:w="3073" w:type="dxa"/>
          </w:tcPr>
          <w:p w14:paraId="668F1168" w14:textId="77777777" w:rsidR="00EC10EE" w:rsidRDefault="00EC10EE" w:rsidP="00EF280F">
            <w:pPr>
              <w:pStyle w:val="TableItemCentered"/>
              <w:ind w:left="1194"/>
            </w:pPr>
            <w:r>
              <w:fldChar w:fldCharType="begin"/>
            </w:r>
            <w:r>
              <w:instrText xml:space="preserve"> GUID=2a2a6756-3374-4da4-83a7-d885c9d56662 </w:instrText>
            </w:r>
            <w:r>
              <w:fldChar w:fldCharType="end"/>
            </w:r>
            <w:r>
              <w:t>RENUNCIATION</w:t>
            </w:r>
          </w:p>
        </w:tc>
        <w:tc>
          <w:tcPr>
            <w:tcW w:w="2749" w:type="dxa"/>
          </w:tcPr>
          <w:p w14:paraId="199BB62C" w14:textId="77777777" w:rsidR="00EC10EE" w:rsidRDefault="00EC10EE" w:rsidP="00EF280F">
            <w:pPr>
              <w:pStyle w:val="TableItemCentered"/>
            </w:pPr>
            <w:r>
              <w:fldChar w:fldCharType="begin"/>
            </w:r>
            <w:r>
              <w:instrText xml:space="preserve"> GUID=34ca484a-7b27-430d-a768-3e85f18ec56b </w:instrText>
            </w:r>
            <w:r>
              <w:fldChar w:fldCharType="end"/>
            </w:r>
          </w:p>
        </w:tc>
      </w:tr>
      <w:tr w:rsidR="00EC10EE" w14:paraId="7981C476" w14:textId="77777777" w:rsidTr="00EC10EE">
        <w:trPr>
          <w:divId w:val="2116439976"/>
          <w:cantSplit/>
          <w:jc w:val="center"/>
        </w:trPr>
        <w:tc>
          <w:tcPr>
            <w:tcW w:w="7139" w:type="dxa"/>
            <w:gridSpan w:val="3"/>
          </w:tcPr>
          <w:p w14:paraId="2D0FF56E" w14:textId="77777777" w:rsidR="00EC10EE" w:rsidRDefault="00EC10EE" w:rsidP="00EF280F">
            <w:pPr>
              <w:pStyle w:val="TableItemCentered"/>
            </w:pPr>
            <w:r>
              <w:fldChar w:fldCharType="begin"/>
            </w:r>
            <w:r>
              <w:instrText xml:space="preserve"> GUID=eb091b01-9d2a-434e-97b3-48a55f1e399b </w:instrText>
            </w:r>
            <w:r>
              <w:fldChar w:fldCharType="end"/>
            </w:r>
            <w:r>
              <w:t>(Title as in Form 51)</w:t>
            </w:r>
          </w:p>
          <w:p w14:paraId="584757D9" w14:textId="77777777" w:rsidR="00EC10EE" w:rsidRDefault="00EC10EE" w:rsidP="00EF280F">
            <w:pPr>
              <w:pStyle w:val="ScheduleSectionTextIndent"/>
              <w:ind w:firstLine="360"/>
            </w:pPr>
            <w:r>
              <w:fldChar w:fldCharType="begin"/>
            </w:r>
            <w:r>
              <w:instrText xml:space="preserve"> GUID=4758604f-7ce9-4bf9-bc59-f4f7a92867b3 </w:instrText>
            </w:r>
            <w:r>
              <w:fldChar w:fldCharType="end"/>
            </w:r>
            <w:r>
              <w:t>(</w:t>
            </w:r>
            <w:r>
              <w:rPr>
                <w:i/>
              </w:rPr>
              <w:t>a</w:t>
            </w:r>
            <w:r>
              <w:t>)</w:t>
            </w:r>
            <w:r>
              <w:tab/>
            </w:r>
            <w:r>
              <w:rPr>
                <w:i/>
              </w:rPr>
              <w:t>Of Letters of Administration</w:t>
            </w:r>
            <w:r>
              <w:t>.</w:t>
            </w:r>
          </w:p>
          <w:p w14:paraId="44020656" w14:textId="77777777" w:rsidR="00EC10EE" w:rsidRDefault="00EC10EE" w:rsidP="00EF280F">
            <w:pPr>
              <w:pStyle w:val="ScheduleSectionTextIndent"/>
            </w:pPr>
            <w:proofErr w:type="gramStart"/>
            <w:r>
              <w:t xml:space="preserve">I,   </w:t>
            </w:r>
            <w:proofErr w:type="gramEnd"/>
            <w:r>
              <w:t xml:space="preserve">                , state as follows:</w:t>
            </w:r>
          </w:p>
          <w:p w14:paraId="1CB9D74D" w14:textId="77777777" w:rsidR="00EC10EE" w:rsidRDefault="00EC10EE" w:rsidP="00EF280F">
            <w:pPr>
              <w:pStyle w:val="ScheduleSectionTextIndent"/>
              <w:ind w:firstLine="360"/>
            </w:pPr>
          </w:p>
          <w:p w14:paraId="20857872" w14:textId="77777777" w:rsidR="00EC10EE" w:rsidRDefault="00EC10EE" w:rsidP="006172E9">
            <w:pPr>
              <w:pStyle w:val="ScheduleSectionTextIndent"/>
              <w:numPr>
                <w:ilvl w:val="0"/>
                <w:numId w:val="5"/>
              </w:numPr>
            </w:pPr>
            <w:r>
              <w:fldChar w:fldCharType="begin"/>
            </w:r>
            <w:r>
              <w:instrText xml:space="preserve"> GUID=9bcf999a-fd71-44f8-a24a-1c2804a100f7 </w:instrText>
            </w:r>
            <w:r>
              <w:fldChar w:fldCharType="end"/>
            </w:r>
            <w:r>
              <w:t>The abovenamed deceased                        of                     </w:t>
            </w:r>
            <w:proofErr w:type="gramStart"/>
            <w:r>
              <w:t>  ,</w:t>
            </w:r>
            <w:proofErr w:type="gramEnd"/>
            <w:r>
              <w:t xml:space="preserve"> who at the time of his(her) death had property within Singapore, died on [date], at               intestate leaving me (insert name)                                  his(her)               and next-of-kin.</w:t>
            </w:r>
          </w:p>
          <w:p w14:paraId="3B6A6E3A" w14:textId="77777777" w:rsidR="00EC10EE" w:rsidRDefault="00EC10EE" w:rsidP="00EF280F">
            <w:pPr>
              <w:pStyle w:val="ScheduleSectionTextIndent"/>
              <w:ind w:left="720"/>
            </w:pPr>
          </w:p>
          <w:p w14:paraId="7D13857A" w14:textId="77777777" w:rsidR="00EC10EE" w:rsidRDefault="00EC10EE" w:rsidP="006172E9">
            <w:pPr>
              <w:pStyle w:val="ScheduleSectionTextIndent"/>
              <w:numPr>
                <w:ilvl w:val="0"/>
                <w:numId w:val="5"/>
              </w:numPr>
            </w:pPr>
            <w:r>
              <w:fldChar w:fldCharType="begin"/>
            </w:r>
            <w:r>
              <w:instrText xml:space="preserve"> GUID=3864ec3f-e76b-4d01-a80c-3b92262606f3 </w:instrText>
            </w:r>
            <w:r>
              <w:fldChar w:fldCharType="end"/>
            </w:r>
            <w:r>
              <w:t>I renounce all my right and title to Letters of Administration of the estate of the deceased.</w:t>
            </w:r>
          </w:p>
          <w:p w14:paraId="70F4946D" w14:textId="77777777" w:rsidR="00EC10EE" w:rsidRDefault="00EC10EE" w:rsidP="00EF280F">
            <w:pPr>
              <w:pStyle w:val="ScheduleSectionTextIndent"/>
              <w:ind w:firstLine="360"/>
            </w:pPr>
            <w:r>
              <w:fldChar w:fldCharType="begin"/>
            </w:r>
            <w:r>
              <w:instrText xml:space="preserve"> GUID=144e6368-f858-4aea-a74e-675e210a6166 </w:instrText>
            </w:r>
            <w:r>
              <w:fldChar w:fldCharType="end"/>
            </w:r>
            <w:r>
              <w:t>Signed by the said            this       day of                    20  </w:t>
            </w:r>
            <w:proofErr w:type="gramStart"/>
            <w:r>
              <w:t>  .</w:t>
            </w:r>
            <w:proofErr w:type="gramEnd"/>
          </w:p>
          <w:p w14:paraId="71EF0438" w14:textId="77777777" w:rsidR="00EC10EE" w:rsidRDefault="00EC10EE" w:rsidP="00EF280F">
            <w:pPr>
              <w:pStyle w:val="ScheduleSectionText1N"/>
              <w:ind w:firstLine="1880"/>
              <w:jc w:val="left"/>
            </w:pPr>
            <w:r>
              <w:fldChar w:fldCharType="begin"/>
            </w:r>
            <w:r>
              <w:instrText xml:space="preserve"> GUID=6cff17f1-6178-4e0e-be14-0ff558f5200e </w:instrText>
            </w:r>
            <w:r>
              <w:fldChar w:fldCharType="end"/>
            </w:r>
            <w:r>
              <w:t>Before me,</w:t>
            </w:r>
          </w:p>
        </w:tc>
      </w:tr>
      <w:tr w:rsidR="00EC10EE" w14:paraId="2CAD29C2" w14:textId="77777777" w:rsidTr="00EC10EE">
        <w:trPr>
          <w:divId w:val="2116439976"/>
          <w:cantSplit/>
          <w:jc w:val="center"/>
        </w:trPr>
        <w:tc>
          <w:tcPr>
            <w:tcW w:w="4390" w:type="dxa"/>
            <w:gridSpan w:val="2"/>
          </w:tcPr>
          <w:p w14:paraId="025AE745" w14:textId="77777777" w:rsidR="00EC10EE" w:rsidRDefault="00EC10EE" w:rsidP="00EF280F">
            <w:pPr>
              <w:pStyle w:val="TableItemCentered"/>
            </w:pPr>
            <w:r>
              <w:fldChar w:fldCharType="begin"/>
            </w:r>
            <w:r>
              <w:instrText xml:space="preserve"> GUID=605661c2-9a55-4092-8725-bf6978eb6e0b </w:instrText>
            </w:r>
            <w:r>
              <w:fldChar w:fldCharType="end"/>
            </w:r>
            <w:r>
              <w:t xml:space="preserve">Solicitor </w:t>
            </w:r>
            <w:r>
              <w:rPr>
                <w:i/>
              </w:rPr>
              <w:br/>
              <w:t>(or Commissioner for Oaths).</w:t>
            </w:r>
          </w:p>
        </w:tc>
        <w:tc>
          <w:tcPr>
            <w:tcW w:w="2749" w:type="dxa"/>
          </w:tcPr>
          <w:p w14:paraId="7466F40A" w14:textId="77777777" w:rsidR="00EC10EE" w:rsidRDefault="00EC10EE" w:rsidP="00EF280F">
            <w:pPr>
              <w:pStyle w:val="TableItemNoIndent"/>
            </w:pPr>
            <w:r>
              <w:fldChar w:fldCharType="begin"/>
            </w:r>
            <w:r>
              <w:instrText xml:space="preserve"> GUID=a980def7-b1b4-4aad-a6d8-20bf0905c231 </w:instrText>
            </w:r>
            <w:r>
              <w:fldChar w:fldCharType="end"/>
            </w:r>
          </w:p>
        </w:tc>
      </w:tr>
      <w:tr w:rsidR="00EC10EE" w14:paraId="6200B475" w14:textId="77777777" w:rsidTr="00EC10EE">
        <w:trPr>
          <w:divId w:val="2116439976"/>
          <w:cantSplit/>
          <w:jc w:val="center"/>
        </w:trPr>
        <w:tc>
          <w:tcPr>
            <w:tcW w:w="7139" w:type="dxa"/>
            <w:gridSpan w:val="3"/>
          </w:tcPr>
          <w:p w14:paraId="0A27C747" w14:textId="77777777" w:rsidR="00EC10EE" w:rsidRDefault="00EC10EE" w:rsidP="00EF280F">
            <w:pPr>
              <w:pStyle w:val="ScheduleSectionTextIndent"/>
              <w:ind w:firstLine="360"/>
            </w:pPr>
            <w:r>
              <w:fldChar w:fldCharType="begin"/>
            </w:r>
            <w:r>
              <w:instrText xml:space="preserve"> GUID=273a3f48-6a51-4009-ac52-d75445f806f2 </w:instrText>
            </w:r>
            <w:r>
              <w:fldChar w:fldCharType="end"/>
            </w:r>
            <w:r>
              <w:t>(</w:t>
            </w:r>
            <w:r>
              <w:rPr>
                <w:i/>
              </w:rPr>
              <w:t>b</w:t>
            </w:r>
            <w:r>
              <w:t>)</w:t>
            </w:r>
            <w:r>
              <w:tab/>
            </w:r>
            <w:r>
              <w:rPr>
                <w:i/>
              </w:rPr>
              <w:t>Of Probate.</w:t>
            </w:r>
          </w:p>
          <w:p w14:paraId="3314B36E" w14:textId="77777777" w:rsidR="00EC10EE" w:rsidRDefault="00EC10EE" w:rsidP="00EF280F">
            <w:pPr>
              <w:pStyle w:val="ScheduleSectionTextIndent"/>
            </w:pPr>
            <w:proofErr w:type="gramStart"/>
            <w:r>
              <w:t xml:space="preserve">I,   </w:t>
            </w:r>
            <w:proofErr w:type="gramEnd"/>
            <w:r>
              <w:t xml:space="preserve">                , state as follows:</w:t>
            </w:r>
          </w:p>
          <w:p w14:paraId="3C344520" w14:textId="77777777" w:rsidR="00EC10EE" w:rsidRDefault="00EC10EE" w:rsidP="006172E9">
            <w:pPr>
              <w:pStyle w:val="ScheduleSectionTextIndent"/>
              <w:numPr>
                <w:ilvl w:val="0"/>
                <w:numId w:val="6"/>
              </w:numPr>
            </w:pPr>
            <w:r>
              <w:fldChar w:fldCharType="begin"/>
            </w:r>
            <w:r>
              <w:instrText xml:space="preserve"> GUID=64c6a7ce-ef54-4c49-aef8-dd644e21a984 </w:instrText>
            </w:r>
            <w:r>
              <w:fldChar w:fldCharType="end"/>
            </w:r>
            <w:r>
              <w:t>The abovenamed deceased                            of                       </w:t>
            </w:r>
            <w:proofErr w:type="gramStart"/>
            <w:r>
              <w:t>  ,</w:t>
            </w:r>
            <w:proofErr w:type="gramEnd"/>
            <w:r>
              <w:t xml:space="preserve"> who at the time of his(her) death had property within Singapore, died on [date], at                  made and duly executed his(her) Last Will and Testament dated [date] (with a Codicil dated [date])) and appointed me the sole (or) one of the executor(s).</w:t>
            </w:r>
          </w:p>
          <w:p w14:paraId="3C4C9F03" w14:textId="77777777" w:rsidR="00EC10EE" w:rsidRDefault="00EC10EE" w:rsidP="006172E9">
            <w:pPr>
              <w:pStyle w:val="ScheduleSectionTextIndent"/>
              <w:numPr>
                <w:ilvl w:val="0"/>
                <w:numId w:val="6"/>
              </w:numPr>
            </w:pPr>
            <w:r>
              <w:fldChar w:fldCharType="begin"/>
            </w:r>
            <w:r>
              <w:instrText xml:space="preserve"> GUID=12b51f0f-d8ba-47d3-8c18-f124cced5aaf </w:instrText>
            </w:r>
            <w:r>
              <w:fldChar w:fldCharType="end"/>
            </w:r>
            <w:r>
              <w:t>I declare that I have not intermeddled in the estate of the deceased and will not hereafter intermeddle with intent to defraud creditors; and I renounce all my right and title to the Probate and execution of the Will.</w:t>
            </w:r>
          </w:p>
          <w:p w14:paraId="627D0D61" w14:textId="77777777" w:rsidR="00EC10EE" w:rsidRDefault="00EC10EE" w:rsidP="00EF280F">
            <w:pPr>
              <w:pStyle w:val="ScheduleSectionTextIndent"/>
              <w:ind w:firstLine="360"/>
            </w:pPr>
            <w:r>
              <w:fldChar w:fldCharType="begin"/>
            </w:r>
            <w:r>
              <w:instrText xml:space="preserve"> GUID=25e5c00c-c87b-4534-ba5c-afb4f3352a4d </w:instrText>
            </w:r>
            <w:r>
              <w:fldChar w:fldCharType="end"/>
            </w:r>
            <w:r>
              <w:t>Signed by the said                  this     day of                          20  </w:t>
            </w:r>
            <w:proofErr w:type="gramStart"/>
            <w:r>
              <w:t>  .</w:t>
            </w:r>
            <w:proofErr w:type="gramEnd"/>
          </w:p>
          <w:p w14:paraId="72773387" w14:textId="77777777" w:rsidR="00EC10EE" w:rsidRDefault="00EC10EE" w:rsidP="00EF280F">
            <w:pPr>
              <w:pStyle w:val="ScheduleSectionText1N"/>
              <w:ind w:firstLine="1880"/>
              <w:jc w:val="left"/>
            </w:pPr>
            <w:r>
              <w:fldChar w:fldCharType="begin"/>
            </w:r>
            <w:r>
              <w:instrText xml:space="preserve"> GUID=b1b66013-aac2-4f20-8b9d-26b4c4b8f4a9 </w:instrText>
            </w:r>
            <w:r>
              <w:fldChar w:fldCharType="end"/>
            </w:r>
            <w:r>
              <w:t>Before me,</w:t>
            </w:r>
          </w:p>
        </w:tc>
      </w:tr>
      <w:tr w:rsidR="00EC10EE" w14:paraId="29A8CDEA" w14:textId="77777777" w:rsidTr="00EC10EE">
        <w:trPr>
          <w:divId w:val="2116439976"/>
          <w:cantSplit/>
          <w:jc w:val="center"/>
        </w:trPr>
        <w:tc>
          <w:tcPr>
            <w:tcW w:w="4390" w:type="dxa"/>
            <w:gridSpan w:val="2"/>
          </w:tcPr>
          <w:p w14:paraId="5017D46E" w14:textId="77777777" w:rsidR="00EC10EE" w:rsidRDefault="00EC10EE" w:rsidP="00EF280F">
            <w:pPr>
              <w:pStyle w:val="TableItemCentered"/>
              <w:rPr>
                <w:i/>
              </w:rPr>
            </w:pPr>
            <w:r>
              <w:fldChar w:fldCharType="begin"/>
            </w:r>
            <w:r>
              <w:instrText xml:space="preserve"> GUID=b98c5197-67b6-4031-b043-4396bfbd6e59 </w:instrText>
            </w:r>
            <w:r>
              <w:fldChar w:fldCharType="end"/>
            </w:r>
            <w:r>
              <w:t>Solicitor</w:t>
            </w:r>
            <w:r>
              <w:rPr>
                <w:i/>
              </w:rPr>
              <w:t xml:space="preserve"> </w:t>
            </w:r>
            <w:r>
              <w:rPr>
                <w:i/>
              </w:rPr>
              <w:br/>
              <w:t>(or Commissioner for Oaths).</w:t>
            </w:r>
          </w:p>
          <w:p w14:paraId="3D3D5754" w14:textId="77777777" w:rsidR="00EC10EE" w:rsidRDefault="00EC10EE" w:rsidP="00EF280F">
            <w:pPr>
              <w:pStyle w:val="TableItemCentered"/>
            </w:pPr>
          </w:p>
          <w:p w14:paraId="754C0369" w14:textId="77777777" w:rsidR="00EC10EE" w:rsidRDefault="00EC10EE" w:rsidP="00EF280F">
            <w:pPr>
              <w:pStyle w:val="TableItemCentered"/>
            </w:pPr>
          </w:p>
        </w:tc>
        <w:tc>
          <w:tcPr>
            <w:tcW w:w="2749" w:type="dxa"/>
          </w:tcPr>
          <w:p w14:paraId="002BC171" w14:textId="77777777" w:rsidR="00EC10EE" w:rsidRDefault="00EC10EE" w:rsidP="00EF280F">
            <w:pPr>
              <w:pStyle w:val="TableItemCentered"/>
            </w:pPr>
            <w:r>
              <w:fldChar w:fldCharType="begin"/>
            </w:r>
            <w:r>
              <w:instrText xml:space="preserve"> GUID=98bc3e14-f47e-4c6e-89af-e90c540a210c </w:instrText>
            </w:r>
            <w:r>
              <w:fldChar w:fldCharType="end"/>
            </w:r>
          </w:p>
        </w:tc>
      </w:tr>
    </w:tbl>
    <w:p w14:paraId="4BF056E3"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p>
    <w:tbl>
      <w:tblPr>
        <w:tblW w:w="7836" w:type="dxa"/>
        <w:jc w:val="center"/>
        <w:tblLook w:val="04A0" w:firstRow="1" w:lastRow="0" w:firstColumn="1" w:lastColumn="0" w:noHBand="0" w:noVBand="1"/>
      </w:tblPr>
      <w:tblGrid>
        <w:gridCol w:w="108"/>
        <w:gridCol w:w="1257"/>
        <w:gridCol w:w="1383"/>
        <w:gridCol w:w="1300"/>
        <w:gridCol w:w="41"/>
        <w:gridCol w:w="2054"/>
        <w:gridCol w:w="1046"/>
        <w:gridCol w:w="208"/>
        <w:gridCol w:w="439"/>
      </w:tblGrid>
      <w:tr w:rsidR="006F2CA2" w:rsidRPr="006F2CA2" w14:paraId="61E5E24E" w14:textId="77777777" w:rsidTr="006F2CA2">
        <w:trPr>
          <w:divId w:val="2116439976"/>
          <w:cantSplit/>
          <w:jc w:val="center"/>
        </w:trPr>
        <w:tc>
          <w:tcPr>
            <w:tcW w:w="7836" w:type="dxa"/>
            <w:gridSpan w:val="9"/>
          </w:tcPr>
          <w:p w14:paraId="5E421243" w14:textId="77777777" w:rsidR="005523E5" w:rsidRPr="006F2CA2" w:rsidRDefault="005523E5" w:rsidP="005523E5">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GUID=6f0b06ed-ec6a-4dc3-8b1f-ec4b8c7d24dd </w:instrText>
            </w:r>
            <w:r w:rsidRPr="006F2CA2">
              <w:rPr>
                <w:rFonts w:ascii="Times New Roman" w:hAnsi="Times New Roman" w:cs="Times New Roman"/>
                <w:sz w:val="22"/>
                <w:szCs w:val="20"/>
                <w:lang w:val="en-GB" w:eastAsia="en-US"/>
              </w:rPr>
              <w:fldChar w:fldCharType="end"/>
            </w:r>
            <w:r w:rsidR="00ED7FA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54</w:t>
            </w:r>
          </w:p>
          <w:p w14:paraId="27C37F57" w14:textId="77777777" w:rsidR="005523E5" w:rsidRDefault="005523E5" w:rsidP="00545841">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18"/>
                <w:szCs w:val="18"/>
                <w:lang w:val="en-GB" w:eastAsia="en-US"/>
              </w:rPr>
              <w:t>R.235</w:t>
            </w:r>
          </w:p>
          <w:p w14:paraId="11F8EEC5" w14:textId="77777777" w:rsidR="00B905D1" w:rsidRDefault="00B905D1" w:rsidP="006F2CA2">
            <w:pPr>
              <w:spacing w:before="60" w:after="60" w:line="240" w:lineRule="auto"/>
              <w:jc w:val="center"/>
              <w:rPr>
                <w:rFonts w:ascii="Times New Roman" w:hAnsi="Times New Roman" w:cs="Times New Roman"/>
                <w:sz w:val="22"/>
                <w:szCs w:val="20"/>
                <w:lang w:val="en-GB" w:eastAsia="en-US"/>
              </w:rPr>
            </w:pPr>
            <w:r>
              <w:rPr>
                <w:rFonts w:ascii="Times New Roman" w:hAnsi="Times New Roman" w:cs="Times New Roman"/>
                <w:sz w:val="22"/>
                <w:szCs w:val="20"/>
                <w:lang w:val="en-GB" w:eastAsia="en-US"/>
              </w:rPr>
              <w:t>ADMINISTRATION OATH</w:t>
            </w:r>
          </w:p>
          <w:p w14:paraId="15ECBDF5"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GUID=a37d34a3-ee9a-4399-8832-12d5209a9f66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Form 51)</w:t>
            </w:r>
          </w:p>
          <w:p w14:paraId="364010EF"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GUID=53cf40b2-566c-449e-a9f6-3fbd2a8f199d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 (We</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of                                , do make oath (or affirm) and say that:</w:t>
            </w:r>
          </w:p>
          <w:p w14:paraId="52D66BC0" w14:textId="77777777" w:rsidR="006F2CA2" w:rsidRPr="006F2CA2" w:rsidRDefault="006F2CA2" w:rsidP="006172E9">
            <w:pPr>
              <w:numPr>
                <w:ilvl w:val="0"/>
                <w:numId w:val="7"/>
              </w:numPr>
              <w:spacing w:before="120" w:after="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 xml:space="preserve">I (we) will faithfully administer the estate and effects of                          deceased by paying his debts so far as his estate and effects will extend and the law </w:t>
            </w:r>
            <w:proofErr w:type="gramStart"/>
            <w:r w:rsidRPr="006F2CA2">
              <w:rPr>
                <w:rFonts w:ascii="Times New Roman" w:hAnsi="Times New Roman" w:cs="Times New Roman"/>
                <w:sz w:val="22"/>
                <w:szCs w:val="20"/>
                <w:lang w:val="en-GB" w:eastAsia="en-US"/>
              </w:rPr>
              <w:t>requires;</w:t>
            </w:r>
            <w:proofErr w:type="gramEnd"/>
          </w:p>
          <w:p w14:paraId="06F0972B" w14:textId="77777777" w:rsidR="006F2CA2" w:rsidRPr="006F2CA2" w:rsidRDefault="006F2CA2" w:rsidP="006172E9">
            <w:pPr>
              <w:numPr>
                <w:ilvl w:val="0"/>
                <w:numId w:val="7"/>
              </w:numPr>
              <w:spacing w:before="120" w:after="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I (we) will distribute the residue of his estate and effects according to law; and</w:t>
            </w:r>
          </w:p>
          <w:p w14:paraId="56E40E1B" w14:textId="77777777" w:rsidR="006F2CA2" w:rsidRPr="006F2CA2" w:rsidRDefault="006F2CA2" w:rsidP="006172E9">
            <w:pPr>
              <w:numPr>
                <w:ilvl w:val="0"/>
                <w:numId w:val="7"/>
              </w:numPr>
              <w:spacing w:before="120" w:after="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I (we) will render a just and true account of my (our) administration when I (we) am (are) lawfully required.</w:t>
            </w:r>
          </w:p>
          <w:p w14:paraId="05FE1893"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GUID=4a8ebd0c-49e2-4545-ade7-98ca8fd3e893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Sworn (or affirmed) as in Form 132.</w:t>
            </w:r>
          </w:p>
          <w:tbl>
            <w:tblPr>
              <w:tblW w:w="7140" w:type="dxa"/>
              <w:jc w:val="center"/>
              <w:tblLook w:val="04A0" w:firstRow="1" w:lastRow="0" w:firstColumn="1" w:lastColumn="0" w:noHBand="0" w:noVBand="1"/>
            </w:tblPr>
            <w:tblGrid>
              <w:gridCol w:w="1085"/>
              <w:gridCol w:w="3516"/>
              <w:gridCol w:w="2539"/>
            </w:tblGrid>
            <w:tr w:rsidR="006F2CA2" w:rsidRPr="006F2CA2" w14:paraId="0B9FC41D" w14:textId="77777777" w:rsidTr="006F2CA2">
              <w:trPr>
                <w:cantSplit/>
                <w:jc w:val="center"/>
              </w:trPr>
              <w:tc>
                <w:tcPr>
                  <w:tcW w:w="7140" w:type="dxa"/>
                  <w:gridSpan w:val="3"/>
                </w:tcPr>
                <w:p w14:paraId="00016F1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520E5A0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GUID=87fea29c-c0ae-4163-ab34-fcc4c21068b8 </w:instrText>
                  </w:r>
                  <w:r w:rsidRPr="006F2CA2">
                    <w:rPr>
                      <w:rFonts w:ascii="Times New Roman" w:hAnsi="Times New Roman" w:cs="Times New Roman"/>
                      <w:sz w:val="22"/>
                      <w:szCs w:val="20"/>
                      <w:lang w:val="en-GB" w:eastAsia="en-US"/>
                    </w:rPr>
                    <w:fldChar w:fldCharType="end"/>
                  </w:r>
                  <w:r w:rsidR="00ED7FA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55</w:t>
                  </w:r>
                </w:p>
              </w:tc>
            </w:tr>
            <w:tr w:rsidR="006F2CA2" w:rsidRPr="006F2CA2" w14:paraId="1C1E390D" w14:textId="77777777" w:rsidTr="006F2CA2">
              <w:trPr>
                <w:cantSplit/>
                <w:jc w:val="center"/>
              </w:trPr>
              <w:tc>
                <w:tcPr>
                  <w:tcW w:w="1085" w:type="dxa"/>
                </w:tcPr>
                <w:p w14:paraId="0B335585"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GUID=148cd534-3f4f-41fc-ad42-2b8d52310d09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R.236</w:t>
                  </w:r>
                </w:p>
              </w:tc>
              <w:tc>
                <w:tcPr>
                  <w:tcW w:w="3516" w:type="dxa"/>
                </w:tcPr>
                <w:p w14:paraId="4B647FA5" w14:textId="77777777" w:rsidR="006F2CA2" w:rsidRPr="006F2CA2" w:rsidRDefault="006F2CA2" w:rsidP="006F2CA2">
                  <w:pPr>
                    <w:spacing w:before="60" w:after="60" w:line="240" w:lineRule="auto"/>
                    <w:ind w:left="1393"/>
                    <w:jc w:val="center"/>
                    <w:rPr>
                      <w:rFonts w:ascii="Times New Roman" w:hAnsi="Times New Roman" w:cs="Times New Roman"/>
                      <w:sz w:val="22"/>
                      <w:szCs w:val="20"/>
                      <w:lang w:val="en-GB" w:eastAsia="en-US"/>
                    </w:rPr>
                  </w:pPr>
                </w:p>
                <w:p w14:paraId="6981BCD9" w14:textId="77777777" w:rsidR="006F2CA2" w:rsidRPr="006F2CA2" w:rsidRDefault="006F2CA2" w:rsidP="006F2CA2">
                  <w:pPr>
                    <w:spacing w:before="60" w:after="60" w:line="240" w:lineRule="auto"/>
                    <w:ind w:left="1393"/>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GUID=1b430482-7e63-4e99-8dc0-37e2df09c8d7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ADMINISTRATION BOND</w:t>
                  </w:r>
                </w:p>
              </w:tc>
              <w:tc>
                <w:tcPr>
                  <w:tcW w:w="2539" w:type="dxa"/>
                </w:tcPr>
                <w:p w14:paraId="3136BDDB"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GUID=c9d116ba-dff9-4ae9-a9a9-0c4dcd1a47f9 </w:instrText>
                  </w:r>
                  <w:r w:rsidRPr="006F2CA2">
                    <w:rPr>
                      <w:rFonts w:ascii="Times New Roman" w:hAnsi="Times New Roman" w:cs="Times New Roman"/>
                      <w:sz w:val="22"/>
                      <w:szCs w:val="20"/>
                      <w:lang w:val="en-GB" w:eastAsia="en-US"/>
                    </w:rPr>
                    <w:fldChar w:fldCharType="end"/>
                  </w:r>
                </w:p>
              </w:tc>
            </w:tr>
            <w:tr w:rsidR="006F2CA2" w:rsidRPr="006F2CA2" w14:paraId="2956445E" w14:textId="77777777" w:rsidTr="006F2CA2">
              <w:trPr>
                <w:cantSplit/>
                <w:jc w:val="center"/>
              </w:trPr>
              <w:tc>
                <w:tcPr>
                  <w:tcW w:w="7140" w:type="dxa"/>
                  <w:gridSpan w:val="3"/>
                </w:tcPr>
                <w:p w14:paraId="4E7F6DEE"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GUID=d4611184-6076-48e2-86d8-98b440a83457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WE (I)</w:t>
                  </w:r>
                </w:p>
                <w:p w14:paraId="09A924DF"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GUID=b69ba98f-d277-484e-a2fa-0b5fada05deb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of</w:t>
                  </w:r>
                </w:p>
                <w:p w14:paraId="38F83795"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GUID=1ce13842-7790-4862-9795-de7308149d07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of</w:t>
                  </w:r>
                </w:p>
                <w:p w14:paraId="25792E4A"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GUID=51a81bad-3df6-4aa4-bc15-a1019bcd87b3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of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xml:space="preserve"> and</w:t>
                  </w:r>
                </w:p>
                <w:p w14:paraId="34F19A96"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GUID=5e0b2e6e-f2fc-46f7-bab4-03d919b68d1d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of</w:t>
                  </w:r>
                </w:p>
                <w:p w14:paraId="33C42DD5"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GUID=bf115d8d-0a08-426b-af32-50cde89bbdb4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are jointly and severally bound unto the Registrar of the Family Justice Courts, in the sum of Dollars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 to be paid to the said Registrar for which payment we (I) bind ourselves (myself) and each of us our (my) heirs, executors and administrators sealed with our (my) seals this [date].</w:t>
                  </w:r>
                </w:p>
                <w:p w14:paraId="081F06D8"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GUID=3515d9db-8fdc-4315-be61-674e6dcbd563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CONDITION of this obligation is that if the abovenamed               </w:t>
                  </w:r>
                  <w:r w:rsidRPr="006F2CA2">
                    <w:rPr>
                      <w:rFonts w:ascii="Times New Roman" w:hAnsi="Times New Roman" w:cs="Times New Roman"/>
                      <w:sz w:val="22"/>
                      <w:szCs w:val="20"/>
                      <w:lang w:val="en-GB" w:eastAsia="en-US"/>
                    </w:rPr>
                    <w:br/>
                    <w:t>the Administrator of the Estate and Effects of            late of                         deceased who died on the        day of                          20     , do administer according to law the movable and immovable property of the said deceased which has or shall come to                     hands, possession or knowledge or into the hands and possession of any other person for                           then this obligation to be void and of no effect but otherwise to remain in full force and effect.</w:t>
                  </w:r>
                </w:p>
              </w:tc>
            </w:tr>
            <w:tr w:rsidR="006F2CA2" w:rsidRPr="006F2CA2" w14:paraId="55DE074A" w14:textId="77777777" w:rsidTr="006F2CA2">
              <w:trPr>
                <w:cantSplit/>
                <w:trHeight w:val="1080"/>
                <w:jc w:val="center"/>
              </w:trPr>
              <w:tc>
                <w:tcPr>
                  <w:tcW w:w="4601" w:type="dxa"/>
                  <w:gridSpan w:val="2"/>
                </w:tcPr>
                <w:p w14:paraId="6D8990F4"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GUID=8639e6b3-21c2-4f09-a291-5216fa3755d7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Truly translated to the</w:t>
                  </w:r>
                  <w:r w:rsidRPr="006F2CA2">
                    <w:rPr>
                      <w:rFonts w:ascii="Times New Roman" w:hAnsi="Times New Roman" w:cs="Times New Roman"/>
                      <w:sz w:val="22"/>
                      <w:szCs w:val="20"/>
                      <w:lang w:val="en-GB" w:eastAsia="en-US"/>
                    </w:rPr>
                    <w:br/>
                    <w:t>Obligors</w:t>
                  </w:r>
                  <w:r w:rsidRPr="006F2CA2">
                    <w:rPr>
                      <w:rFonts w:ascii="Times New Roman" w:hAnsi="Times New Roman" w:cs="Times New Roman"/>
                      <w:sz w:val="22"/>
                      <w:szCs w:val="20"/>
                      <w:lang w:val="en-GB" w:eastAsia="en-US"/>
                    </w:rPr>
                    <w:br/>
                    <w:t>Through the interpretation</w:t>
                  </w:r>
                  <w:r w:rsidRPr="006F2CA2">
                    <w:rPr>
                      <w:rFonts w:ascii="Times New Roman" w:hAnsi="Times New Roman" w:cs="Times New Roman"/>
                      <w:sz w:val="22"/>
                      <w:szCs w:val="20"/>
                      <w:lang w:val="en-GB" w:eastAsia="en-US"/>
                    </w:rPr>
                    <w:br/>
                    <w:t>of</w:t>
                  </w:r>
                </w:p>
              </w:tc>
              <w:tc>
                <w:tcPr>
                  <w:tcW w:w="2539" w:type="dxa"/>
                </w:tcPr>
                <w:p w14:paraId="518AD36E"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GUID=a1618b9f-fee9-451b-b8d4-e49531367a15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br/>
                    <w:t>)</w:t>
                  </w:r>
                  <w:r w:rsidRPr="006F2CA2">
                    <w:rPr>
                      <w:rFonts w:ascii="Times New Roman" w:hAnsi="Times New Roman" w:cs="Times New Roman"/>
                      <w:sz w:val="22"/>
                      <w:szCs w:val="20"/>
                      <w:lang w:val="en-GB" w:eastAsia="en-US"/>
                    </w:rPr>
                    <w:br/>
                    <w:t>)</w:t>
                  </w:r>
                  <w:r w:rsidRPr="006F2CA2">
                    <w:rPr>
                      <w:rFonts w:ascii="Times New Roman" w:hAnsi="Times New Roman" w:cs="Times New Roman"/>
                      <w:sz w:val="22"/>
                      <w:szCs w:val="20"/>
                      <w:lang w:val="en-GB" w:eastAsia="en-US"/>
                    </w:rPr>
                    <w:br/>
                    <w:t>)</w:t>
                  </w:r>
                </w:p>
              </w:tc>
            </w:tr>
            <w:tr w:rsidR="006F2CA2" w:rsidRPr="006F2CA2" w14:paraId="59C821B1" w14:textId="77777777" w:rsidTr="006F2CA2">
              <w:trPr>
                <w:cantSplit/>
                <w:jc w:val="center"/>
              </w:trPr>
              <w:tc>
                <w:tcPr>
                  <w:tcW w:w="7140" w:type="dxa"/>
                  <w:gridSpan w:val="3"/>
                </w:tcPr>
                <w:p w14:paraId="41CA840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GUID=c586d953-023f-4c05-bb4a-50d476ef4b5e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(Seal)</w:t>
                  </w:r>
                </w:p>
                <w:p w14:paraId="11384B87"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GUID=f057d9b7-f332-4d52-b904-402ec73d24d3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(Seal)</w:t>
                  </w:r>
                </w:p>
                <w:p w14:paraId="37B62FFE"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GUID=6f2125ae-2fee-4475-bd25-502c262c9ef1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(Seal)</w:t>
                  </w:r>
                </w:p>
                <w:p w14:paraId="635BF4B8"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GUID=2b980131-3128-47e7-81bb-505567af4e3d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(Seal)</w:t>
                  </w:r>
                </w:p>
              </w:tc>
            </w:tr>
            <w:tr w:rsidR="006F2CA2" w:rsidRPr="006F2CA2" w14:paraId="60733EC7" w14:textId="77777777" w:rsidTr="006F2CA2">
              <w:trPr>
                <w:cantSplit/>
                <w:jc w:val="center"/>
              </w:trPr>
              <w:tc>
                <w:tcPr>
                  <w:tcW w:w="4601" w:type="dxa"/>
                  <w:gridSpan w:val="2"/>
                </w:tcPr>
                <w:p w14:paraId="6DC15DE3"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GUID=54c914a6-7ef4-4879-9065-79737d91c2f8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Before me,</w:t>
                  </w:r>
                  <w:r w:rsidRPr="006F2CA2">
                    <w:rPr>
                      <w:rFonts w:ascii="Times New Roman" w:hAnsi="Times New Roman" w:cs="Times New Roman"/>
                      <w:sz w:val="22"/>
                      <w:szCs w:val="20"/>
                      <w:lang w:val="en-GB" w:eastAsia="en-US"/>
                    </w:rPr>
                    <w:br/>
                  </w:r>
                  <w:r w:rsidRPr="006F2CA2">
                    <w:rPr>
                      <w:rFonts w:ascii="Times New Roman" w:hAnsi="Times New Roman" w:cs="Times New Roman"/>
                      <w:i/>
                      <w:sz w:val="22"/>
                      <w:szCs w:val="20"/>
                      <w:lang w:val="en-GB" w:eastAsia="en-US"/>
                    </w:rPr>
                    <w:t>Commissioner for Oaths</w:t>
                  </w:r>
                  <w:r w:rsidRPr="006F2CA2">
                    <w:rPr>
                      <w:rFonts w:ascii="Times New Roman" w:hAnsi="Times New Roman" w:cs="Times New Roman"/>
                      <w:sz w:val="22"/>
                      <w:szCs w:val="20"/>
                      <w:lang w:val="en-GB" w:eastAsia="en-US"/>
                    </w:rPr>
                    <w:t>.</w:t>
                  </w:r>
                </w:p>
                <w:p w14:paraId="2E3BBE75"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4506650C"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tc>
              <w:tc>
                <w:tcPr>
                  <w:tcW w:w="2539" w:type="dxa"/>
                </w:tcPr>
                <w:p w14:paraId="215F4F55"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GUID=2eec473c-32dd-48f3-9fe2-6bb2e3ceb054 </w:instrText>
                  </w:r>
                  <w:r w:rsidRPr="006F2CA2">
                    <w:rPr>
                      <w:rFonts w:ascii="Times New Roman" w:hAnsi="Times New Roman" w:cs="Times New Roman"/>
                      <w:sz w:val="22"/>
                      <w:szCs w:val="20"/>
                      <w:lang w:val="en-GB" w:eastAsia="en-US"/>
                    </w:rPr>
                    <w:fldChar w:fldCharType="end"/>
                  </w:r>
                </w:p>
              </w:tc>
            </w:tr>
          </w:tbl>
          <w:p w14:paraId="403C3C66"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p>
        </w:tc>
      </w:tr>
      <w:tr w:rsidR="006F2CA2" w:rsidRPr="006F2CA2" w14:paraId="5AF82C02" w14:textId="77777777" w:rsidTr="006F2CA2">
        <w:trPr>
          <w:gridAfter w:val="1"/>
          <w:divId w:val="2116439976"/>
          <w:wAfter w:w="439" w:type="dxa"/>
          <w:cantSplit/>
          <w:jc w:val="center"/>
        </w:trPr>
        <w:tc>
          <w:tcPr>
            <w:tcW w:w="7397" w:type="dxa"/>
            <w:gridSpan w:val="8"/>
          </w:tcPr>
          <w:p w14:paraId="4B27AE97"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4C61B20B"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GUID=2099ea80-c293-464b-8ad1-5753e66b4b52 </w:instrText>
            </w:r>
            <w:r w:rsidRPr="006F2CA2">
              <w:rPr>
                <w:rFonts w:ascii="Times New Roman" w:hAnsi="Times New Roman" w:cs="Times New Roman"/>
                <w:sz w:val="22"/>
                <w:szCs w:val="20"/>
                <w:lang w:val="en-GB" w:eastAsia="en-US"/>
              </w:rPr>
              <w:fldChar w:fldCharType="end"/>
            </w:r>
            <w:r w:rsidR="00ED7FA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56</w:t>
            </w:r>
          </w:p>
        </w:tc>
      </w:tr>
      <w:tr w:rsidR="006F2CA2" w:rsidRPr="006F2CA2" w14:paraId="296A4031" w14:textId="77777777" w:rsidTr="006F2CA2">
        <w:trPr>
          <w:gridAfter w:val="1"/>
          <w:divId w:val="2116439976"/>
          <w:wAfter w:w="439" w:type="dxa"/>
          <w:cantSplit/>
          <w:jc w:val="center"/>
        </w:trPr>
        <w:tc>
          <w:tcPr>
            <w:tcW w:w="1365" w:type="dxa"/>
            <w:gridSpan w:val="2"/>
          </w:tcPr>
          <w:p w14:paraId="7DBD24A9"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GUID=4b4b7ff5-e063-4929-b93b-169853e67782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R.237</w:t>
            </w:r>
          </w:p>
        </w:tc>
        <w:tc>
          <w:tcPr>
            <w:tcW w:w="4778" w:type="dxa"/>
            <w:gridSpan w:val="4"/>
          </w:tcPr>
          <w:p w14:paraId="5C3462B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60BC52CF"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GUID=7972e5b2-098c-4c9b-acbd-f7d6c7d64e03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GRANTS</w:t>
            </w:r>
          </w:p>
        </w:tc>
        <w:tc>
          <w:tcPr>
            <w:tcW w:w="1254" w:type="dxa"/>
            <w:gridSpan w:val="2"/>
          </w:tcPr>
          <w:p w14:paraId="33C1B5D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GUID=1b308991-2dd6-40c3-9251-42cd1840bad9 </w:instrText>
            </w:r>
            <w:r w:rsidRPr="006F2CA2">
              <w:rPr>
                <w:rFonts w:ascii="Times New Roman" w:hAnsi="Times New Roman" w:cs="Times New Roman"/>
                <w:sz w:val="22"/>
                <w:szCs w:val="20"/>
                <w:lang w:val="en-GB" w:eastAsia="en-US"/>
              </w:rPr>
              <w:fldChar w:fldCharType="end"/>
            </w:r>
          </w:p>
        </w:tc>
      </w:tr>
      <w:tr w:rsidR="006F2CA2" w:rsidRPr="006F2CA2" w14:paraId="7131BDC3" w14:textId="77777777" w:rsidTr="006F2CA2">
        <w:trPr>
          <w:gridAfter w:val="1"/>
          <w:divId w:val="2116439976"/>
          <w:wAfter w:w="439" w:type="dxa"/>
          <w:cantSplit/>
          <w:jc w:val="center"/>
        </w:trPr>
        <w:tc>
          <w:tcPr>
            <w:tcW w:w="7397" w:type="dxa"/>
            <w:gridSpan w:val="8"/>
          </w:tcPr>
          <w:p w14:paraId="6C2D6307"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GUID=1aa3766d-6d4c-4e7a-a4dd-61587800f625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Form 51)</w:t>
            </w:r>
          </w:p>
          <w:p w14:paraId="243CEB78" w14:textId="77777777" w:rsidR="006F2CA2" w:rsidRPr="006F2CA2" w:rsidRDefault="006F2CA2" w:rsidP="006F2CA2">
            <w:pPr>
              <w:spacing w:before="60" w:after="60" w:line="240" w:lineRule="auto"/>
              <w:ind w:left="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GUID=b9455763-6425-4178-8961-897f4112cd39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r>
            <w:r w:rsidRPr="006F2CA2">
              <w:rPr>
                <w:rFonts w:ascii="Times New Roman" w:hAnsi="Times New Roman" w:cs="Times New Roman"/>
                <w:i/>
                <w:sz w:val="22"/>
                <w:szCs w:val="20"/>
                <w:lang w:val="en-GB" w:eastAsia="en-US"/>
              </w:rPr>
              <w:t>Of Probate</w:t>
            </w:r>
            <w:r w:rsidRPr="006F2CA2">
              <w:rPr>
                <w:rFonts w:ascii="Times New Roman" w:hAnsi="Times New Roman" w:cs="Times New Roman"/>
                <w:sz w:val="22"/>
                <w:szCs w:val="20"/>
                <w:lang w:val="en-GB" w:eastAsia="en-US"/>
              </w:rPr>
              <w:t>.</w:t>
            </w:r>
          </w:p>
          <w:p w14:paraId="50223209"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GUID=33d4247d-02c2-481b-8632-78c4f0173fd4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Probate of the Last Will and Testament (with codicils if such is the case) (a copy of which is annexed) of              late of             </w:t>
            </w:r>
            <w:proofErr w:type="gramStart"/>
            <w:r w:rsidRPr="006F2CA2">
              <w:rPr>
                <w:rFonts w:ascii="Times New Roman" w:hAnsi="Times New Roman" w:cs="Times New Roman"/>
                <w:sz w:val="22"/>
                <w:szCs w:val="20"/>
                <w:lang w:val="en-GB" w:eastAsia="en-US"/>
              </w:rPr>
              <w:t xml:space="preserve">  ,</w:t>
            </w:r>
            <w:proofErr w:type="gramEnd"/>
            <w:r w:rsidRPr="006F2CA2">
              <w:rPr>
                <w:rFonts w:ascii="Times New Roman" w:hAnsi="Times New Roman" w:cs="Times New Roman"/>
                <w:sz w:val="22"/>
                <w:szCs w:val="20"/>
                <w:lang w:val="en-GB" w:eastAsia="en-US"/>
              </w:rPr>
              <w:t xml:space="preserve"> deceased who died on [date] at            , is granted by this Court to             as the sole executor (or one of the executors or as the case may be) named in the Will.</w:t>
            </w:r>
          </w:p>
          <w:p w14:paraId="4AE65C22"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GUID=430390fb-9cd4-409c-be88-e649142413f8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w:t>
            </w:r>
          </w:p>
          <w:p w14:paraId="02696E87"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GUID=a5757ed6-3f13-48b0-b302-c906611f800e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Date of issue: </w:t>
            </w:r>
          </w:p>
          <w:p w14:paraId="21C1F348"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GUID=c45853a3-641b-4de7-b98a-7cee8f3642a7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Registrar</w:t>
            </w:r>
            <w:r w:rsidRPr="006F2CA2">
              <w:rPr>
                <w:rFonts w:ascii="Times New Roman" w:hAnsi="Times New Roman" w:cs="Times New Roman"/>
                <w:sz w:val="22"/>
                <w:szCs w:val="20"/>
                <w:lang w:val="en-GB" w:eastAsia="en-US"/>
              </w:rPr>
              <w:t>.</w:t>
            </w:r>
          </w:p>
          <w:p w14:paraId="289EDA84"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GUID=e6af9dd6-608f-477d-9a99-c6843902e16c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tc>
      </w:tr>
      <w:tr w:rsidR="006F2CA2" w:rsidRPr="006F2CA2" w14:paraId="37E19AAB" w14:textId="77777777" w:rsidTr="006F2CA2">
        <w:trPr>
          <w:gridAfter w:val="1"/>
          <w:divId w:val="2116439976"/>
          <w:wAfter w:w="439" w:type="dxa"/>
          <w:cantSplit/>
          <w:jc w:val="center"/>
        </w:trPr>
        <w:tc>
          <w:tcPr>
            <w:tcW w:w="7397" w:type="dxa"/>
            <w:gridSpan w:val="8"/>
          </w:tcPr>
          <w:p w14:paraId="1C49CA71" w14:textId="77777777" w:rsidR="006F2CA2" w:rsidRPr="006F2CA2" w:rsidRDefault="006F2CA2" w:rsidP="006F2CA2">
            <w:pPr>
              <w:spacing w:before="60" w:after="60" w:line="240" w:lineRule="auto"/>
              <w:ind w:left="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GUID=008ecb3f-93aa-4837-bbf2-4352ce41c9a1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r>
            <w:r w:rsidRPr="006F2CA2">
              <w:rPr>
                <w:rFonts w:ascii="Times New Roman" w:hAnsi="Times New Roman" w:cs="Times New Roman"/>
                <w:i/>
                <w:sz w:val="22"/>
                <w:szCs w:val="20"/>
                <w:lang w:val="en-GB" w:eastAsia="en-US"/>
              </w:rPr>
              <w:t>Of Letters of Administration</w:t>
            </w:r>
            <w:r w:rsidRPr="006F2CA2">
              <w:rPr>
                <w:rFonts w:ascii="Times New Roman" w:hAnsi="Times New Roman" w:cs="Times New Roman"/>
                <w:sz w:val="22"/>
                <w:szCs w:val="20"/>
                <w:lang w:val="en-GB" w:eastAsia="en-US"/>
              </w:rPr>
              <w:t>.</w:t>
            </w:r>
          </w:p>
          <w:p w14:paraId="55E81A68"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GUID=119c6ba8-d6dc-48f3-9267-7a02c07c3306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Letters of Administration of the estate and effects of                late of                                                                                        </w:t>
            </w:r>
            <w:proofErr w:type="gramStart"/>
            <w:r w:rsidRPr="006F2CA2">
              <w:rPr>
                <w:rFonts w:ascii="Times New Roman" w:hAnsi="Times New Roman" w:cs="Times New Roman"/>
                <w:sz w:val="22"/>
                <w:szCs w:val="20"/>
                <w:lang w:val="en-GB" w:eastAsia="en-US"/>
              </w:rPr>
              <w:t xml:space="preserve">  </w:t>
            </w:r>
            <w:r w:rsidRPr="006F2CA2">
              <w:rPr>
                <w:rFonts w:ascii="Times New Roman" w:hAnsi="Times New Roman" w:cs="Times New Roman"/>
                <w:color w:val="FFFFFF"/>
                <w:sz w:val="22"/>
                <w:szCs w:val="20"/>
                <w:lang w:val="en-GB" w:eastAsia="en-US"/>
              </w:rPr>
              <w:t>,</w:t>
            </w:r>
            <w:proofErr w:type="gramEnd"/>
            <w:r w:rsidRPr="006F2CA2">
              <w:rPr>
                <w:rFonts w:ascii="Times New Roman" w:hAnsi="Times New Roman" w:cs="Times New Roman"/>
                <w:color w:val="FFFFFF"/>
                <w:sz w:val="22"/>
                <w:szCs w:val="20"/>
                <w:lang w:val="en-GB" w:eastAsia="en-US"/>
              </w:rPr>
              <w:t xml:space="preserve"> </w:t>
            </w:r>
            <w:r w:rsidRPr="006F2CA2">
              <w:rPr>
                <w:rFonts w:ascii="Times New Roman" w:hAnsi="Times New Roman" w:cs="Times New Roman"/>
                <w:sz w:val="22"/>
                <w:szCs w:val="20"/>
                <w:lang w:val="en-GB" w:eastAsia="en-US"/>
              </w:rPr>
              <w:t xml:space="preserve">                    , deceased who died on [date] are granted to (insert the name and character in which the Grant is taken).</w:t>
            </w:r>
          </w:p>
          <w:p w14:paraId="4449DAF4"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GUID=9a94f5c6-e8ba-4af2-a914-b05cae80dd04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w:t>
            </w:r>
          </w:p>
          <w:p w14:paraId="60618DF1"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GUID=4c0502b3-ac4d-4854-9425-e906a4708fce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 of issue:</w:t>
            </w:r>
          </w:p>
          <w:p w14:paraId="198F4573"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GUID=d48d4a84-e328-4b1d-894d-5eef350e871e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Registrar</w:t>
            </w:r>
            <w:r w:rsidRPr="006F2CA2">
              <w:rPr>
                <w:rFonts w:ascii="Times New Roman" w:hAnsi="Times New Roman" w:cs="Times New Roman"/>
                <w:sz w:val="22"/>
                <w:szCs w:val="20"/>
                <w:lang w:val="en-GB" w:eastAsia="en-US"/>
              </w:rPr>
              <w:t>.</w:t>
            </w:r>
          </w:p>
          <w:p w14:paraId="2867F9A9"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GUID=95d41eac-0a0c-4d6a-a40e-24bf88ebef26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tc>
      </w:tr>
      <w:tr w:rsidR="006F2CA2" w:rsidRPr="006F2CA2" w14:paraId="5F74B51C" w14:textId="77777777" w:rsidTr="006F2CA2">
        <w:trPr>
          <w:gridAfter w:val="1"/>
          <w:divId w:val="2116439976"/>
          <w:wAfter w:w="439" w:type="dxa"/>
          <w:cantSplit/>
          <w:jc w:val="center"/>
        </w:trPr>
        <w:tc>
          <w:tcPr>
            <w:tcW w:w="7397" w:type="dxa"/>
            <w:gridSpan w:val="8"/>
          </w:tcPr>
          <w:p w14:paraId="64F75687" w14:textId="77777777" w:rsidR="006F2CA2" w:rsidRPr="006F2CA2" w:rsidRDefault="006F2CA2" w:rsidP="006F2CA2">
            <w:pPr>
              <w:spacing w:before="60" w:after="60" w:line="240" w:lineRule="auto"/>
              <w:ind w:left="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GUID=e8e4fa52-2524-42d5-9764-b3ea9e7085a3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c</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 xml:space="preserve">            </w:t>
            </w:r>
            <w:r w:rsidRPr="006F2CA2">
              <w:rPr>
                <w:rFonts w:ascii="Times New Roman" w:hAnsi="Times New Roman" w:cs="Times New Roman"/>
                <w:i/>
                <w:sz w:val="22"/>
                <w:szCs w:val="20"/>
                <w:lang w:val="en-GB" w:eastAsia="en-US"/>
              </w:rPr>
              <w:t>Of Letters of Administration for unadministered estate</w:t>
            </w:r>
            <w:r w:rsidRPr="006F2CA2">
              <w:rPr>
                <w:rFonts w:ascii="Times New Roman" w:hAnsi="Times New Roman" w:cs="Times New Roman"/>
                <w:sz w:val="22"/>
                <w:szCs w:val="20"/>
                <w:lang w:val="en-GB" w:eastAsia="en-US"/>
              </w:rPr>
              <w:t>.</w:t>
            </w:r>
          </w:p>
          <w:p w14:paraId="7FBF7306" w14:textId="77777777" w:rsidR="006F2CA2" w:rsidRPr="006F2CA2" w:rsidRDefault="006F2CA2" w:rsidP="006F2CA2">
            <w:pPr>
              <w:autoSpaceDE w:val="0"/>
              <w:autoSpaceDN w:val="0"/>
              <w:adjustRightInd w:val="0"/>
              <w:spacing w:before="0" w:after="0" w:line="240" w:lineRule="auto"/>
              <w:jc w:val="both"/>
              <w:rPr>
                <w:rFonts w:ascii="Times New Roman" w:eastAsia="Calibri" w:hAnsi="Times New Roman" w:cs="Times New Roman"/>
                <w:color w:val="000000"/>
                <w:sz w:val="22"/>
                <w:szCs w:val="22"/>
                <w:lang w:val="en-GB" w:eastAsia="en-US"/>
              </w:rPr>
            </w:pPr>
            <w:r w:rsidRPr="006F2CA2">
              <w:rPr>
                <w:rFonts w:ascii="Times New Roman" w:eastAsia="Calibri" w:hAnsi="Times New Roman" w:cs="Times New Roman"/>
                <w:color w:val="000000"/>
                <w:sz w:val="22"/>
                <w:szCs w:val="22"/>
                <w:lang w:val="en-GB" w:eastAsia="en-US"/>
              </w:rPr>
              <w:t xml:space="preserve">                    late of                      deceased died intestate on [date]. </w:t>
            </w:r>
          </w:p>
          <w:p w14:paraId="6EACA24A" w14:textId="77777777" w:rsidR="006F2CA2" w:rsidRPr="006F2CA2" w:rsidRDefault="006F2CA2" w:rsidP="006F2CA2">
            <w:pPr>
              <w:autoSpaceDE w:val="0"/>
              <w:autoSpaceDN w:val="0"/>
              <w:adjustRightInd w:val="0"/>
              <w:spacing w:before="0" w:after="0" w:line="240" w:lineRule="auto"/>
              <w:jc w:val="both"/>
              <w:rPr>
                <w:rFonts w:ascii="Times New Roman" w:eastAsia="Calibri" w:hAnsi="Times New Roman" w:cs="Times New Roman"/>
                <w:color w:val="000000"/>
                <w:sz w:val="22"/>
                <w:szCs w:val="22"/>
                <w:lang w:val="en-GB" w:eastAsia="en-US"/>
              </w:rPr>
            </w:pPr>
          </w:p>
          <w:p w14:paraId="6FDAED7C" w14:textId="77777777" w:rsidR="006F2CA2" w:rsidRPr="006F2CA2" w:rsidRDefault="006F2CA2" w:rsidP="006F2CA2">
            <w:pPr>
              <w:autoSpaceDE w:val="0"/>
              <w:autoSpaceDN w:val="0"/>
              <w:adjustRightInd w:val="0"/>
              <w:spacing w:before="0" w:after="0" w:line="240" w:lineRule="auto"/>
              <w:jc w:val="both"/>
              <w:rPr>
                <w:rFonts w:ascii="Times New Roman" w:eastAsia="Calibri" w:hAnsi="Times New Roman" w:cs="Times New Roman"/>
                <w:color w:val="000000"/>
                <w:sz w:val="22"/>
                <w:szCs w:val="22"/>
                <w:lang w:val="en-GB" w:eastAsia="en-US"/>
              </w:rPr>
            </w:pPr>
            <w:r w:rsidRPr="006F2CA2">
              <w:rPr>
                <w:rFonts w:ascii="Times New Roman" w:eastAsia="Calibri" w:hAnsi="Times New Roman" w:cs="Times New Roman"/>
                <w:color w:val="000000"/>
                <w:sz w:val="22"/>
                <w:szCs w:val="22"/>
                <w:lang w:val="en-GB" w:eastAsia="en-US"/>
              </w:rPr>
              <w:t xml:space="preserve">Letters of Administration of his estate and effects were previously granted by the High Court/Family Justice Courts/State Courts/Subordinate Courts to (insert the name and character in which the Grant was taken)                 who after taking such administration died on [date], leaving part of the estate unadministered.  </w:t>
            </w:r>
          </w:p>
          <w:p w14:paraId="3CD5B0F2" w14:textId="77777777" w:rsidR="006F2CA2" w:rsidRPr="006F2CA2" w:rsidRDefault="006F2CA2" w:rsidP="006F2CA2">
            <w:pPr>
              <w:autoSpaceDE w:val="0"/>
              <w:autoSpaceDN w:val="0"/>
              <w:adjustRightInd w:val="0"/>
              <w:spacing w:before="0" w:after="0" w:line="240" w:lineRule="auto"/>
              <w:jc w:val="both"/>
              <w:rPr>
                <w:rFonts w:ascii="Times New Roman" w:eastAsia="Calibri" w:hAnsi="Times New Roman" w:cs="Times New Roman"/>
                <w:color w:val="000000"/>
                <w:sz w:val="22"/>
                <w:szCs w:val="22"/>
                <w:lang w:val="en-GB" w:eastAsia="en-US"/>
              </w:rPr>
            </w:pPr>
          </w:p>
          <w:p w14:paraId="6CF21A57" w14:textId="77777777" w:rsidR="006F2CA2" w:rsidRPr="006F2CA2" w:rsidRDefault="006F2CA2" w:rsidP="006F2CA2">
            <w:pPr>
              <w:autoSpaceDE w:val="0"/>
              <w:autoSpaceDN w:val="0"/>
              <w:adjustRightInd w:val="0"/>
              <w:spacing w:before="0" w:after="0" w:line="240" w:lineRule="auto"/>
              <w:jc w:val="both"/>
              <w:rPr>
                <w:rFonts w:ascii="Times New Roman" w:eastAsia="Calibri" w:hAnsi="Times New Roman" w:cs="Times New Roman"/>
                <w:color w:val="000000"/>
                <w:sz w:val="22"/>
                <w:szCs w:val="22"/>
                <w:lang w:val="en-GB" w:eastAsia="en-US"/>
              </w:rPr>
            </w:pPr>
            <w:r w:rsidRPr="006F2CA2">
              <w:rPr>
                <w:rFonts w:ascii="Times New Roman" w:eastAsia="Calibri" w:hAnsi="Times New Roman" w:cs="Times New Roman"/>
                <w:color w:val="000000"/>
                <w:sz w:val="22"/>
                <w:szCs w:val="22"/>
                <w:lang w:val="en-GB" w:eastAsia="en-US"/>
              </w:rPr>
              <w:t xml:space="preserve">Letters of Administration of the said estate and effects so left unadministered were granted by this Court on [date] to (insert the name and character in which Grant was taken). </w:t>
            </w:r>
          </w:p>
          <w:p w14:paraId="1EE96110"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GUID=54b39a50-e289-4ca6-9c3e-2da72b4675ab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w:t>
            </w:r>
          </w:p>
          <w:p w14:paraId="7A3D5430"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GUID=5d4d7de3-9026-46ec-a9be-b145ffd974ad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 of issue:</w:t>
            </w:r>
          </w:p>
          <w:p w14:paraId="1DD3AA2E"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GUID=cb9f6929-2640-434f-8440-f1b6bceedcaa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Registrar</w:t>
            </w:r>
            <w:r w:rsidRPr="006F2CA2">
              <w:rPr>
                <w:rFonts w:ascii="Times New Roman" w:hAnsi="Times New Roman" w:cs="Times New Roman"/>
                <w:sz w:val="22"/>
                <w:szCs w:val="20"/>
                <w:lang w:val="en-GB" w:eastAsia="en-US"/>
              </w:rPr>
              <w:t>.</w:t>
            </w:r>
          </w:p>
          <w:p w14:paraId="5C345A2F"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GUID=fd85275b-3921-41e7-a10f-3243f6a2fae2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tc>
      </w:tr>
      <w:tr w:rsidR="006F2CA2" w:rsidRPr="006F2CA2" w14:paraId="5A106358" w14:textId="77777777" w:rsidTr="006F2CA2">
        <w:trPr>
          <w:gridAfter w:val="1"/>
          <w:divId w:val="2116439976"/>
          <w:wAfter w:w="439" w:type="dxa"/>
          <w:cantSplit/>
          <w:jc w:val="center"/>
        </w:trPr>
        <w:tc>
          <w:tcPr>
            <w:tcW w:w="7397" w:type="dxa"/>
            <w:gridSpan w:val="8"/>
          </w:tcPr>
          <w:p w14:paraId="1B54CC90"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GUID=ffe7452b-ac09-4584-9d87-78513121fcb5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d</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r>
            <w:r w:rsidRPr="006F2CA2">
              <w:rPr>
                <w:rFonts w:ascii="Times New Roman" w:hAnsi="Times New Roman" w:cs="Times New Roman"/>
                <w:i/>
                <w:sz w:val="22"/>
                <w:szCs w:val="20"/>
                <w:lang w:val="en-GB" w:eastAsia="en-US"/>
              </w:rPr>
              <w:t>Of Letters of Administration for unadministered estate with will annexed</w:t>
            </w:r>
            <w:r w:rsidRPr="006F2CA2">
              <w:rPr>
                <w:rFonts w:ascii="Times New Roman" w:hAnsi="Times New Roman" w:cs="Times New Roman"/>
                <w:sz w:val="22"/>
                <w:szCs w:val="20"/>
                <w:lang w:val="en-GB" w:eastAsia="en-US"/>
              </w:rPr>
              <w:t>.</w:t>
            </w:r>
          </w:p>
          <w:p w14:paraId="1F387E8A" w14:textId="77777777" w:rsidR="006F2CA2" w:rsidRPr="006F2CA2" w:rsidRDefault="006F2CA2" w:rsidP="006F2CA2">
            <w:pPr>
              <w:autoSpaceDE w:val="0"/>
              <w:autoSpaceDN w:val="0"/>
              <w:adjustRightInd w:val="0"/>
              <w:spacing w:before="0" w:after="0" w:line="240" w:lineRule="auto"/>
              <w:jc w:val="both"/>
              <w:rPr>
                <w:rFonts w:ascii="Times New Roman" w:eastAsia="Calibri" w:hAnsi="Times New Roman" w:cs="Times New Roman"/>
                <w:color w:val="000000"/>
                <w:sz w:val="22"/>
                <w:szCs w:val="22"/>
                <w:lang w:val="en-GB" w:eastAsia="en-US"/>
              </w:rPr>
            </w:pPr>
            <w:r w:rsidRPr="006F2CA2">
              <w:rPr>
                <w:rFonts w:ascii="Times New Roman" w:eastAsia="Calibri" w:hAnsi="Times New Roman" w:cs="Times New Roman"/>
                <w:color w:val="000000"/>
                <w:sz w:val="22"/>
                <w:szCs w:val="22"/>
                <w:lang w:val="en-GB" w:eastAsia="en-US"/>
              </w:rPr>
              <w:t xml:space="preserve">The Last Will and Testament (with codicils if such is the case) (a copy of which is annexed) of            late of            </w:t>
            </w:r>
            <w:r w:rsidRPr="006F2CA2">
              <w:rPr>
                <w:rFonts w:ascii="Times New Roman" w:eastAsia="Calibri" w:hAnsi="Times New Roman" w:cs="Times New Roman"/>
                <w:color w:val="000000"/>
                <w:sz w:val="22"/>
                <w:szCs w:val="22"/>
                <w:lang w:val="en-GB" w:eastAsia="en-US"/>
              </w:rPr>
              <w:tab/>
              <w:t xml:space="preserve">deceased, was on [date] proved in the Family Justice Courts/High Court/State Courts and Probate was previously granted to                           the Executor (or one of the executors) named in the will who after taking such Probate died leaving the administration of the estate of the deceased incomplete and without having by his will appointed any executor. </w:t>
            </w:r>
          </w:p>
          <w:p w14:paraId="555B3FE2" w14:textId="77777777" w:rsidR="006F2CA2" w:rsidRPr="006F2CA2" w:rsidRDefault="006F2CA2" w:rsidP="006F2CA2">
            <w:pPr>
              <w:autoSpaceDE w:val="0"/>
              <w:autoSpaceDN w:val="0"/>
              <w:adjustRightInd w:val="0"/>
              <w:spacing w:before="0" w:after="0" w:line="240" w:lineRule="auto"/>
              <w:jc w:val="both"/>
              <w:rPr>
                <w:rFonts w:ascii="Times New Roman" w:eastAsia="Calibri" w:hAnsi="Times New Roman" w:cs="Times New Roman"/>
                <w:color w:val="000000"/>
                <w:sz w:val="22"/>
                <w:szCs w:val="22"/>
                <w:lang w:val="en-GB" w:eastAsia="en-US"/>
              </w:rPr>
            </w:pPr>
          </w:p>
          <w:p w14:paraId="28AEB372" w14:textId="77777777" w:rsidR="006F2CA2" w:rsidRPr="006F2CA2" w:rsidRDefault="006F2CA2" w:rsidP="006F2CA2">
            <w:pPr>
              <w:autoSpaceDE w:val="0"/>
              <w:autoSpaceDN w:val="0"/>
              <w:adjustRightInd w:val="0"/>
              <w:spacing w:before="0" w:after="0" w:line="240" w:lineRule="auto"/>
              <w:jc w:val="both"/>
              <w:rPr>
                <w:rFonts w:ascii="Times New Roman" w:eastAsia="Calibri" w:hAnsi="Times New Roman" w:cs="Times New Roman"/>
                <w:color w:val="000000"/>
                <w:sz w:val="22"/>
                <w:szCs w:val="22"/>
                <w:lang w:val="en-GB" w:eastAsia="en-US"/>
              </w:rPr>
            </w:pPr>
            <w:r w:rsidRPr="006F2CA2">
              <w:rPr>
                <w:rFonts w:ascii="Times New Roman" w:eastAsia="Calibri" w:hAnsi="Times New Roman" w:cs="Times New Roman"/>
                <w:color w:val="000000"/>
                <w:sz w:val="22"/>
                <w:szCs w:val="22"/>
                <w:lang w:val="en-GB" w:eastAsia="en-US"/>
              </w:rPr>
              <w:t xml:space="preserve">Letters of Administration with the will annexed of the estate and effects of the deceased left unadministered were on [date], granted by this Court to (insert the name and character in which the Grant was taken). </w:t>
            </w:r>
          </w:p>
          <w:p w14:paraId="5126D6EF"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p>
        </w:tc>
      </w:tr>
      <w:tr w:rsidR="006F2CA2" w:rsidRPr="006F2CA2" w14:paraId="049C03E8" w14:textId="77777777" w:rsidTr="006F2CA2">
        <w:trPr>
          <w:gridAfter w:val="1"/>
          <w:divId w:val="2116439976"/>
          <w:wAfter w:w="439" w:type="dxa"/>
          <w:cantSplit/>
          <w:jc w:val="center"/>
        </w:trPr>
        <w:tc>
          <w:tcPr>
            <w:tcW w:w="7397" w:type="dxa"/>
            <w:gridSpan w:val="8"/>
          </w:tcPr>
          <w:p w14:paraId="41BFFC9D"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GUID=f307142e-76aa-4f8f-a5cf-6e6ffd54edb5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w:t>
            </w:r>
          </w:p>
          <w:p w14:paraId="7D4ADE1C"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GUID=1dacf504-3f2e-4449-896b-145207b8ffbc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 of issue:</w:t>
            </w:r>
          </w:p>
          <w:p w14:paraId="3C37D886"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GUID=f3e67307-d1a1-462e-9a19-6e798ee48f6c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Registrar</w:t>
            </w:r>
            <w:r w:rsidRPr="006F2CA2">
              <w:rPr>
                <w:rFonts w:ascii="Times New Roman" w:hAnsi="Times New Roman" w:cs="Times New Roman"/>
                <w:sz w:val="22"/>
                <w:szCs w:val="20"/>
                <w:lang w:val="en-GB" w:eastAsia="en-US"/>
              </w:rPr>
              <w:t>.</w:t>
            </w:r>
          </w:p>
          <w:p w14:paraId="457A6C5D"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GUID=e7fea8e6-ebe5-489e-866f-610d943f47a8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tc>
      </w:tr>
      <w:tr w:rsidR="006F2CA2" w:rsidRPr="006F2CA2" w14:paraId="28A32337" w14:textId="77777777" w:rsidTr="006F2CA2">
        <w:trPr>
          <w:gridAfter w:val="1"/>
          <w:divId w:val="2116439976"/>
          <w:wAfter w:w="439" w:type="dxa"/>
          <w:cantSplit/>
          <w:jc w:val="center"/>
        </w:trPr>
        <w:tc>
          <w:tcPr>
            <w:tcW w:w="7397" w:type="dxa"/>
            <w:gridSpan w:val="8"/>
          </w:tcPr>
          <w:p w14:paraId="704E7FC5" w14:textId="77777777" w:rsidR="006F2CA2" w:rsidRPr="006F2CA2" w:rsidRDefault="006F2CA2" w:rsidP="006F2CA2">
            <w:pPr>
              <w:spacing w:before="60" w:after="60" w:line="240" w:lineRule="auto"/>
              <w:ind w:left="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GUID=288db957-93f6-4171-8749-31c102a8814b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e</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 xml:space="preserve">            </w:t>
            </w:r>
            <w:r w:rsidRPr="006F2CA2">
              <w:rPr>
                <w:rFonts w:ascii="Times New Roman" w:hAnsi="Times New Roman" w:cs="Times New Roman"/>
                <w:i/>
                <w:sz w:val="22"/>
                <w:szCs w:val="20"/>
                <w:lang w:val="en-GB" w:eastAsia="en-US"/>
              </w:rPr>
              <w:t>To an Attorney</w:t>
            </w:r>
            <w:r w:rsidRPr="006F2CA2">
              <w:rPr>
                <w:rFonts w:ascii="Times New Roman" w:hAnsi="Times New Roman" w:cs="Times New Roman"/>
                <w:sz w:val="22"/>
                <w:szCs w:val="20"/>
                <w:lang w:val="en-GB" w:eastAsia="en-US"/>
              </w:rPr>
              <w:t>.</w:t>
            </w:r>
          </w:p>
          <w:p w14:paraId="0E889404"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GUID=72b654ff-6911-4c28-84fd-3c3f5b3e4a6a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As in (</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 above inserting after “granted to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xml:space="preserve"> the duly constituted attorney of            (one of the lawful children and next-of-kin of the deceased or as may be) for the use and benefit of                           until he shall obtain a grant of Letters of Administration to himself.</w:t>
            </w:r>
          </w:p>
        </w:tc>
      </w:tr>
      <w:tr w:rsidR="006F2CA2" w:rsidRPr="006F2CA2" w14:paraId="477CF1B9" w14:textId="77777777" w:rsidTr="006F2CA2">
        <w:trPr>
          <w:gridAfter w:val="1"/>
          <w:divId w:val="2116439976"/>
          <w:wAfter w:w="439" w:type="dxa"/>
          <w:cantSplit/>
          <w:jc w:val="center"/>
        </w:trPr>
        <w:tc>
          <w:tcPr>
            <w:tcW w:w="7397" w:type="dxa"/>
            <w:gridSpan w:val="8"/>
          </w:tcPr>
          <w:p w14:paraId="158AAC95" w14:textId="77777777" w:rsidR="006F2CA2" w:rsidRPr="006F2CA2" w:rsidRDefault="006F2CA2" w:rsidP="006F2CA2">
            <w:pPr>
              <w:spacing w:before="60" w:after="60" w:line="240" w:lineRule="auto"/>
              <w:ind w:left="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GUID=fd31d280-9a63-43e9-92f7-72995d01b632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f</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 xml:space="preserve">            </w:t>
            </w:r>
            <w:r w:rsidRPr="006F2CA2">
              <w:rPr>
                <w:rFonts w:ascii="Times New Roman" w:hAnsi="Times New Roman" w:cs="Times New Roman"/>
                <w:i/>
                <w:sz w:val="22"/>
                <w:szCs w:val="20"/>
                <w:lang w:val="en-GB" w:eastAsia="en-US"/>
              </w:rPr>
              <w:t>To a Guardian</w:t>
            </w:r>
            <w:r w:rsidRPr="006F2CA2">
              <w:rPr>
                <w:rFonts w:ascii="Times New Roman" w:hAnsi="Times New Roman" w:cs="Times New Roman"/>
                <w:sz w:val="22"/>
                <w:szCs w:val="20"/>
                <w:lang w:val="en-GB" w:eastAsia="en-US"/>
              </w:rPr>
              <w:t>.</w:t>
            </w:r>
          </w:p>
          <w:p w14:paraId="040B7B11"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GUID=3cd3c744-a2a2-492b-855f-b251dd280d1f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As in (</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 above inserting after “granted to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xml:space="preserve"> as the legal guardian of                    the lawful infant children and next-of-kin of the deceased, limited until one of the infants shall obtain a grant to himself.</w:t>
            </w:r>
          </w:p>
        </w:tc>
      </w:tr>
      <w:tr w:rsidR="006F2CA2" w:rsidRPr="006F2CA2" w14:paraId="7003CCE2" w14:textId="77777777" w:rsidTr="006F2CA2">
        <w:trPr>
          <w:gridAfter w:val="1"/>
          <w:divId w:val="2116439976"/>
          <w:wAfter w:w="439" w:type="dxa"/>
          <w:cantSplit/>
          <w:jc w:val="center"/>
        </w:trPr>
        <w:tc>
          <w:tcPr>
            <w:tcW w:w="7397" w:type="dxa"/>
            <w:gridSpan w:val="8"/>
          </w:tcPr>
          <w:p w14:paraId="1F52290A" w14:textId="77777777" w:rsidR="006F2CA2" w:rsidRPr="006F2CA2" w:rsidRDefault="006F2CA2" w:rsidP="006F2CA2">
            <w:pPr>
              <w:spacing w:before="60" w:after="60" w:line="240" w:lineRule="auto"/>
              <w:ind w:left="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GUID=83f96e1c-0d28-4966-b7fe-0961b72f68f6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g</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r>
            <w:r w:rsidRPr="006F2CA2">
              <w:rPr>
                <w:rFonts w:ascii="Times New Roman" w:hAnsi="Times New Roman" w:cs="Times New Roman"/>
                <w:i/>
                <w:sz w:val="22"/>
                <w:szCs w:val="20"/>
                <w:lang w:val="en-GB" w:eastAsia="en-US"/>
              </w:rPr>
              <w:t>Of Double Probate.</w:t>
            </w:r>
          </w:p>
          <w:p w14:paraId="2DFD2E83" w14:textId="77777777" w:rsidR="006F2CA2" w:rsidRPr="006F2CA2" w:rsidRDefault="006F2CA2" w:rsidP="006F2CA2">
            <w:pPr>
              <w:autoSpaceDE w:val="0"/>
              <w:autoSpaceDN w:val="0"/>
              <w:adjustRightInd w:val="0"/>
              <w:spacing w:before="0" w:after="0" w:line="240" w:lineRule="auto"/>
              <w:jc w:val="both"/>
              <w:rPr>
                <w:rFonts w:ascii="Times New Roman" w:eastAsia="Calibri" w:hAnsi="Times New Roman" w:cs="Times New Roman"/>
                <w:color w:val="000000"/>
                <w:sz w:val="22"/>
                <w:szCs w:val="22"/>
                <w:lang w:val="en-GB" w:eastAsia="en-US"/>
              </w:rPr>
            </w:pPr>
            <w:r w:rsidRPr="006F2CA2">
              <w:rPr>
                <w:rFonts w:ascii="Times New Roman" w:eastAsia="Calibri" w:hAnsi="Times New Roman" w:cs="Times New Roman"/>
                <w:color w:val="000000"/>
                <w:sz w:val="22"/>
                <w:szCs w:val="22"/>
                <w:lang w:val="en-GB" w:eastAsia="en-US"/>
              </w:rPr>
              <w:t xml:space="preserve">On [date], the Last Will and Testament (with codicil(s) if such is the case)                                (a copy of which is annexed) of            late of            , deceased who died on [date] at               </w:t>
            </w:r>
            <w:r w:rsidRPr="006F2CA2">
              <w:rPr>
                <w:rFonts w:ascii="Times New Roman" w:eastAsia="Calibri" w:hAnsi="Times New Roman" w:cs="Times New Roman"/>
                <w:color w:val="000000"/>
                <w:sz w:val="22"/>
                <w:szCs w:val="22"/>
                <w:lang w:val="en-GB" w:eastAsia="en-US"/>
              </w:rPr>
              <w:tab/>
              <w:t>was proved before this Court, and Administration of the estate was previously granted by this Court to                  as                    of the executors named in the Will, power being reserved of making the like grant to                    the other executor(s) named in the Will.</w:t>
            </w:r>
          </w:p>
          <w:p w14:paraId="64EE352C" w14:textId="77777777" w:rsidR="006F2CA2" w:rsidRPr="006F2CA2" w:rsidRDefault="006F2CA2" w:rsidP="006F2CA2">
            <w:pPr>
              <w:autoSpaceDE w:val="0"/>
              <w:autoSpaceDN w:val="0"/>
              <w:adjustRightInd w:val="0"/>
              <w:spacing w:before="0" w:after="0" w:line="240" w:lineRule="auto"/>
              <w:jc w:val="both"/>
              <w:rPr>
                <w:rFonts w:ascii="Times New Roman" w:eastAsia="Calibri" w:hAnsi="Times New Roman" w:cs="Times New Roman"/>
                <w:color w:val="000000"/>
                <w:sz w:val="22"/>
                <w:szCs w:val="22"/>
                <w:lang w:val="en-GB" w:eastAsia="en-US"/>
              </w:rPr>
            </w:pPr>
          </w:p>
          <w:p w14:paraId="217AD42B" w14:textId="77777777" w:rsidR="006F2CA2" w:rsidRPr="006F2CA2" w:rsidRDefault="006F2CA2" w:rsidP="006F2CA2">
            <w:pPr>
              <w:autoSpaceDE w:val="0"/>
              <w:autoSpaceDN w:val="0"/>
              <w:adjustRightInd w:val="0"/>
              <w:spacing w:before="0" w:after="0" w:line="240" w:lineRule="auto"/>
              <w:jc w:val="both"/>
              <w:rPr>
                <w:rFonts w:ascii="Times New Roman" w:eastAsia="Calibri" w:hAnsi="Times New Roman" w:cs="Times New Roman"/>
                <w:color w:val="000000"/>
                <w:sz w:val="22"/>
                <w:szCs w:val="22"/>
                <w:lang w:val="en-GB" w:eastAsia="en-US"/>
              </w:rPr>
            </w:pPr>
            <w:r w:rsidRPr="006F2CA2">
              <w:rPr>
                <w:rFonts w:ascii="Times New Roman" w:eastAsia="Calibri" w:hAnsi="Times New Roman" w:cs="Times New Roman"/>
                <w:color w:val="000000"/>
                <w:sz w:val="22"/>
                <w:szCs w:val="22"/>
                <w:lang w:val="en-GB" w:eastAsia="en-US"/>
              </w:rPr>
              <w:t xml:space="preserve">On the date stated below, the Will of the deceased (with Codicil annexed) was also proved in this Court, and that the like administration of the estate and effects of the deceased was granted by this Court to                   the other executor(s) named in the Will. </w:t>
            </w:r>
          </w:p>
          <w:p w14:paraId="002A40C7"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p>
        </w:tc>
      </w:tr>
      <w:tr w:rsidR="006F2CA2" w:rsidRPr="006F2CA2" w14:paraId="44264885" w14:textId="77777777" w:rsidTr="006F2CA2">
        <w:trPr>
          <w:gridAfter w:val="1"/>
          <w:divId w:val="2116439976"/>
          <w:wAfter w:w="439" w:type="dxa"/>
          <w:cantSplit/>
          <w:jc w:val="center"/>
        </w:trPr>
        <w:tc>
          <w:tcPr>
            <w:tcW w:w="7397" w:type="dxa"/>
            <w:gridSpan w:val="8"/>
          </w:tcPr>
          <w:p w14:paraId="5CD7FBF4"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GUID=1e146d19-c654-43a5-97b9-7d9bf2ff404f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w:t>
            </w:r>
          </w:p>
          <w:p w14:paraId="64E99F9F"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GUID=e5eed806-c7c6-4cde-a4b1-67f7ec76366b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 of issue:</w:t>
            </w:r>
          </w:p>
          <w:p w14:paraId="719D8ABF"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GUID=64613839-b4c3-41ee-99bb-5df15ea2d679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Registrar</w:t>
            </w:r>
            <w:r w:rsidRPr="006F2CA2">
              <w:rPr>
                <w:rFonts w:ascii="Times New Roman" w:hAnsi="Times New Roman" w:cs="Times New Roman"/>
                <w:sz w:val="22"/>
                <w:szCs w:val="20"/>
                <w:lang w:val="en-GB" w:eastAsia="en-US"/>
              </w:rPr>
              <w:t>.</w:t>
            </w:r>
          </w:p>
          <w:p w14:paraId="43E0C87C"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GUID=6ceacd79-4460-4097-9faa-0eb7001eb4e2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tbl>
            <w:tblPr>
              <w:tblW w:w="7160" w:type="dxa"/>
              <w:jc w:val="center"/>
              <w:tblLook w:val="04A0" w:firstRow="1" w:lastRow="0" w:firstColumn="1" w:lastColumn="0" w:noHBand="0" w:noVBand="1"/>
            </w:tblPr>
            <w:tblGrid>
              <w:gridCol w:w="1480"/>
              <w:gridCol w:w="4180"/>
              <w:gridCol w:w="1500"/>
            </w:tblGrid>
            <w:tr w:rsidR="006F2CA2" w:rsidRPr="006F2CA2" w14:paraId="1432F53F" w14:textId="77777777" w:rsidTr="006F2CA2">
              <w:trPr>
                <w:cantSplit/>
                <w:jc w:val="center"/>
              </w:trPr>
              <w:tc>
                <w:tcPr>
                  <w:tcW w:w="7160" w:type="dxa"/>
                  <w:gridSpan w:val="3"/>
                </w:tcPr>
                <w:p w14:paraId="217803B5"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tc>
            </w:tr>
            <w:tr w:rsidR="006F2CA2" w:rsidRPr="006F2CA2" w14:paraId="555F081A" w14:textId="77777777" w:rsidTr="006F2CA2">
              <w:trPr>
                <w:cantSplit/>
                <w:jc w:val="center"/>
              </w:trPr>
              <w:tc>
                <w:tcPr>
                  <w:tcW w:w="1480" w:type="dxa"/>
                </w:tcPr>
                <w:p w14:paraId="01F73819"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p>
              </w:tc>
              <w:tc>
                <w:tcPr>
                  <w:tcW w:w="4180" w:type="dxa"/>
                </w:tcPr>
                <w:p w14:paraId="042FD22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tc>
              <w:tc>
                <w:tcPr>
                  <w:tcW w:w="1500" w:type="dxa"/>
                </w:tcPr>
                <w:p w14:paraId="399CF49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GUID=caf372b2-4ca2-49a8-b105-5dc7b04c366b </w:instrText>
                  </w:r>
                  <w:r w:rsidRPr="006F2CA2">
                    <w:rPr>
                      <w:rFonts w:ascii="Times New Roman" w:hAnsi="Times New Roman" w:cs="Times New Roman"/>
                      <w:sz w:val="22"/>
                      <w:szCs w:val="20"/>
                      <w:lang w:val="en-GB" w:eastAsia="en-US"/>
                    </w:rPr>
                    <w:fldChar w:fldCharType="end"/>
                  </w:r>
                </w:p>
              </w:tc>
            </w:tr>
            <w:tr w:rsidR="006F2CA2" w:rsidRPr="006F2CA2" w14:paraId="155449F6" w14:textId="77777777" w:rsidTr="006F2CA2">
              <w:trPr>
                <w:cantSplit/>
                <w:jc w:val="center"/>
              </w:trPr>
              <w:tc>
                <w:tcPr>
                  <w:tcW w:w="7160" w:type="dxa"/>
                  <w:gridSpan w:val="3"/>
                </w:tcPr>
                <w:p w14:paraId="39C6A929"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p>
              </w:tc>
            </w:tr>
          </w:tbl>
          <w:p w14:paraId="5DA62175"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p>
          <w:p w14:paraId="495E5D18"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p>
        </w:tc>
      </w:tr>
      <w:tr w:rsidR="006F2CA2" w:rsidRPr="006F2CA2" w14:paraId="0EE3507A" w14:textId="77777777" w:rsidTr="006F2CA2">
        <w:trPr>
          <w:gridBefore w:val="1"/>
          <w:gridAfter w:val="2"/>
          <w:divId w:val="2116439976"/>
          <w:wBefore w:w="108" w:type="dxa"/>
          <w:wAfter w:w="647" w:type="dxa"/>
          <w:cantSplit/>
          <w:jc w:val="center"/>
        </w:trPr>
        <w:tc>
          <w:tcPr>
            <w:tcW w:w="7081" w:type="dxa"/>
            <w:gridSpan w:val="6"/>
          </w:tcPr>
          <w:p w14:paraId="0BB8F84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GUID=5a589be3-2f4a-426e-89f3-4c550df78ad9 </w:instrText>
            </w:r>
            <w:r w:rsidRPr="006F2CA2">
              <w:rPr>
                <w:rFonts w:ascii="Times New Roman" w:hAnsi="Times New Roman" w:cs="Times New Roman"/>
                <w:sz w:val="22"/>
                <w:szCs w:val="20"/>
                <w:lang w:val="en-GB" w:eastAsia="en-US"/>
              </w:rPr>
              <w:fldChar w:fldCharType="end"/>
            </w:r>
            <w:r w:rsidR="00ED7FA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57</w:t>
            </w:r>
          </w:p>
          <w:p w14:paraId="5218723C"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t>R.239</w:t>
            </w:r>
          </w:p>
        </w:tc>
      </w:tr>
      <w:tr w:rsidR="006F2CA2" w:rsidRPr="006F2CA2" w14:paraId="7643E3EE" w14:textId="77777777" w:rsidTr="006F2CA2">
        <w:trPr>
          <w:gridBefore w:val="1"/>
          <w:gridAfter w:val="4"/>
          <w:divId w:val="2116439976"/>
          <w:wBefore w:w="108" w:type="dxa"/>
          <w:wAfter w:w="3747" w:type="dxa"/>
          <w:cantSplit/>
          <w:jc w:val="center"/>
        </w:trPr>
        <w:tc>
          <w:tcPr>
            <w:tcW w:w="2640" w:type="dxa"/>
            <w:gridSpan w:val="2"/>
          </w:tcPr>
          <w:p w14:paraId="41930248"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GUID=ba3c6f6d-4052-43f7-ad40-1ec3352b47dc </w:instrText>
            </w:r>
            <w:r w:rsidRPr="006F2CA2">
              <w:rPr>
                <w:rFonts w:ascii="Times New Roman" w:hAnsi="Times New Roman" w:cs="Times New Roman"/>
                <w:sz w:val="22"/>
                <w:szCs w:val="20"/>
                <w:lang w:val="en-GB" w:eastAsia="en-US"/>
              </w:rPr>
              <w:fldChar w:fldCharType="end"/>
            </w:r>
          </w:p>
        </w:tc>
        <w:tc>
          <w:tcPr>
            <w:tcW w:w="1341" w:type="dxa"/>
            <w:gridSpan w:val="2"/>
          </w:tcPr>
          <w:p w14:paraId="3FCB5335" w14:textId="77777777" w:rsidR="006F2CA2" w:rsidRPr="006F2CA2" w:rsidRDefault="006F2CA2" w:rsidP="006F2CA2">
            <w:pPr>
              <w:spacing w:before="60" w:after="60" w:line="240" w:lineRule="auto"/>
              <w:ind w:left="232"/>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 xml:space="preserve">CAVEAT </w:t>
            </w: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GUID=c4143b16-8780-449e-b5b6-dfea48816c7b </w:instrText>
            </w:r>
            <w:r w:rsidRPr="006F2CA2">
              <w:rPr>
                <w:rFonts w:ascii="Times New Roman" w:hAnsi="Times New Roman" w:cs="Times New Roman"/>
                <w:sz w:val="22"/>
                <w:szCs w:val="20"/>
                <w:lang w:val="en-GB" w:eastAsia="en-US"/>
              </w:rPr>
              <w:fldChar w:fldCharType="end"/>
            </w:r>
          </w:p>
        </w:tc>
      </w:tr>
      <w:tr w:rsidR="006F2CA2" w:rsidRPr="006F2CA2" w14:paraId="2847DB86" w14:textId="77777777" w:rsidTr="006F2CA2">
        <w:trPr>
          <w:gridBefore w:val="1"/>
          <w:gridAfter w:val="2"/>
          <w:divId w:val="2116439976"/>
          <w:wBefore w:w="108" w:type="dxa"/>
          <w:wAfter w:w="647" w:type="dxa"/>
          <w:cantSplit/>
          <w:jc w:val="center"/>
        </w:trPr>
        <w:tc>
          <w:tcPr>
            <w:tcW w:w="7081" w:type="dxa"/>
            <w:gridSpan w:val="6"/>
          </w:tcPr>
          <w:p w14:paraId="258C0CD6"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GUID=9df9d8f8-a54f-4475-81f9-f225a9260443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Form 51 or as may be)</w:t>
            </w:r>
          </w:p>
          <w:p w14:paraId="08D52C76"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GUID=b1bf68aa-5575-4014-ab31-71687a0bcc55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Let no grant be sealed in the estate of            late of                  deceased, who died on [date] at                       without notice to                    of                     having interest as (here describe the nature of the interest).</w:t>
            </w:r>
          </w:p>
          <w:p w14:paraId="75175F9D"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GUID=08e3f78f-e80f-4be6-8dc9-92608afc1472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w:t>
            </w:r>
          </w:p>
          <w:p w14:paraId="1CBC0572"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p>
          <w:p w14:paraId="7429A02E"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Issued by:</w:t>
            </w:r>
          </w:p>
          <w:p w14:paraId="7BF306A2"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proofErr w:type="spellStart"/>
            <w:r w:rsidRPr="006F2CA2">
              <w:rPr>
                <w:rFonts w:ascii="Times New Roman" w:hAnsi="Times New Roman" w:cs="Times New Roman"/>
                <w:sz w:val="22"/>
                <w:szCs w:val="20"/>
                <w:lang w:val="en-GB" w:eastAsia="en-US"/>
              </w:rPr>
              <w:t>Caveator</w:t>
            </w:r>
            <w:proofErr w:type="spellEnd"/>
          </w:p>
          <w:p w14:paraId="355273DB"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 xml:space="preserve">(or Solicitor for the </w:t>
            </w:r>
            <w:proofErr w:type="spellStart"/>
            <w:r w:rsidRPr="006F2CA2">
              <w:rPr>
                <w:rFonts w:ascii="Times New Roman" w:hAnsi="Times New Roman" w:cs="Times New Roman"/>
                <w:sz w:val="22"/>
                <w:szCs w:val="20"/>
                <w:lang w:val="en-GB" w:eastAsia="en-US"/>
              </w:rPr>
              <w:t>Caveator</w:t>
            </w:r>
            <w:proofErr w:type="spellEnd"/>
            <w:r w:rsidRPr="006F2CA2">
              <w:rPr>
                <w:rFonts w:ascii="Times New Roman" w:hAnsi="Times New Roman" w:cs="Times New Roman"/>
                <w:sz w:val="22"/>
                <w:szCs w:val="20"/>
                <w:lang w:val="en-GB" w:eastAsia="en-US"/>
              </w:rPr>
              <w:t>)</w:t>
            </w:r>
          </w:p>
          <w:p w14:paraId="37336DE7"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p>
          <w:p w14:paraId="4B0C0C7C"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My address for service is                     </w:t>
            </w:r>
          </w:p>
        </w:tc>
      </w:tr>
      <w:tr w:rsidR="006F2CA2" w:rsidRPr="006F2CA2" w14:paraId="6F5C170C" w14:textId="77777777" w:rsidTr="006F2CA2">
        <w:trPr>
          <w:gridBefore w:val="1"/>
          <w:gridAfter w:val="2"/>
          <w:divId w:val="2116439976"/>
          <w:wBefore w:w="108" w:type="dxa"/>
          <w:wAfter w:w="647" w:type="dxa"/>
          <w:cantSplit/>
          <w:jc w:val="center"/>
        </w:trPr>
        <w:tc>
          <w:tcPr>
            <w:tcW w:w="3940" w:type="dxa"/>
            <w:gridSpan w:val="3"/>
          </w:tcPr>
          <w:p w14:paraId="67BD5B6D" w14:textId="77777777" w:rsidR="006F2CA2" w:rsidRPr="006F2CA2" w:rsidRDefault="006F2CA2" w:rsidP="006F2CA2">
            <w:pPr>
              <w:autoSpaceDE w:val="0"/>
              <w:autoSpaceDN w:val="0"/>
              <w:adjustRightInd w:val="0"/>
              <w:spacing w:before="0" w:after="0"/>
              <w:jc w:val="both"/>
              <w:rPr>
                <w:rFonts w:ascii="Times New Roman" w:eastAsia="Calibri" w:hAnsi="Times New Roman" w:cs="Times New Roman"/>
                <w:color w:val="000000"/>
                <w:lang w:val="en-GB" w:eastAsia="en-US"/>
              </w:rPr>
            </w:pPr>
          </w:p>
        </w:tc>
        <w:tc>
          <w:tcPr>
            <w:tcW w:w="3141" w:type="dxa"/>
            <w:gridSpan w:val="3"/>
          </w:tcPr>
          <w:p w14:paraId="666943D4" w14:textId="77777777" w:rsidR="006F2CA2" w:rsidRPr="006F2CA2" w:rsidRDefault="006F2CA2" w:rsidP="006F2CA2">
            <w:pPr>
              <w:autoSpaceDE w:val="0"/>
              <w:autoSpaceDN w:val="0"/>
              <w:adjustRightInd w:val="0"/>
              <w:spacing w:before="0" w:after="0"/>
              <w:jc w:val="both"/>
              <w:rPr>
                <w:rFonts w:ascii="Times New Roman" w:eastAsia="Calibri" w:hAnsi="Times New Roman" w:cs="Times New Roman"/>
                <w:color w:val="000000"/>
                <w:lang w:val="en-GB" w:eastAsia="en-US"/>
              </w:rPr>
            </w:pPr>
          </w:p>
        </w:tc>
      </w:tr>
      <w:tr w:rsidR="006F2CA2" w:rsidRPr="006F2CA2" w14:paraId="32C98276" w14:textId="77777777" w:rsidTr="006F2CA2">
        <w:trPr>
          <w:gridBefore w:val="1"/>
          <w:gridAfter w:val="2"/>
          <w:divId w:val="2116439976"/>
          <w:wBefore w:w="108" w:type="dxa"/>
          <w:wAfter w:w="647" w:type="dxa"/>
          <w:cantSplit/>
          <w:jc w:val="center"/>
        </w:trPr>
        <w:tc>
          <w:tcPr>
            <w:tcW w:w="7081" w:type="dxa"/>
            <w:gridSpan w:val="6"/>
          </w:tcPr>
          <w:p w14:paraId="3AED0AF1" w14:textId="77777777" w:rsidR="006F2CA2" w:rsidRPr="006F2CA2" w:rsidRDefault="006F2CA2" w:rsidP="006F2CA2">
            <w:pPr>
              <w:spacing w:before="60" w:after="60"/>
              <w:jc w:val="center"/>
              <w:rPr>
                <w:rFonts w:ascii="Times New Roman" w:hAnsi="Times New Roman" w:cs="Times New Roman"/>
                <w:sz w:val="22"/>
                <w:szCs w:val="20"/>
                <w:lang w:val="en-GB" w:eastAsia="en-US"/>
              </w:rPr>
            </w:pPr>
          </w:p>
        </w:tc>
      </w:tr>
    </w:tbl>
    <w:p w14:paraId="779ECA92"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7000" w:type="dxa"/>
        <w:jc w:val="center"/>
        <w:tblLook w:val="04A0" w:firstRow="1" w:lastRow="0" w:firstColumn="1" w:lastColumn="0" w:noHBand="0" w:noVBand="1"/>
      </w:tblPr>
      <w:tblGrid>
        <w:gridCol w:w="1380"/>
        <w:gridCol w:w="4180"/>
        <w:gridCol w:w="1440"/>
      </w:tblGrid>
      <w:tr w:rsidR="006F2CA2" w:rsidRPr="006F2CA2" w14:paraId="00277C96" w14:textId="77777777" w:rsidTr="006F2CA2">
        <w:trPr>
          <w:divId w:val="2116439976"/>
          <w:cantSplit/>
          <w:jc w:val="center"/>
        </w:trPr>
        <w:tc>
          <w:tcPr>
            <w:tcW w:w="7000" w:type="dxa"/>
            <w:gridSpan w:val="3"/>
          </w:tcPr>
          <w:p w14:paraId="21CE3DD9"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GUID=92a3ffe4-763b-49ec-ba28-e45744af3d0e </w:instrText>
            </w:r>
            <w:r w:rsidRPr="006F2CA2">
              <w:rPr>
                <w:rFonts w:ascii="Times New Roman" w:hAnsi="Times New Roman" w:cs="Times New Roman"/>
                <w:sz w:val="22"/>
                <w:szCs w:val="20"/>
                <w:lang w:val="en-GB" w:eastAsia="en-US"/>
              </w:rPr>
              <w:fldChar w:fldCharType="end"/>
            </w:r>
            <w:r w:rsidR="00ED7FA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58</w:t>
            </w:r>
          </w:p>
        </w:tc>
      </w:tr>
      <w:tr w:rsidR="006F2CA2" w:rsidRPr="006F2CA2" w14:paraId="31868A0E" w14:textId="77777777" w:rsidTr="006F2CA2">
        <w:trPr>
          <w:divId w:val="2116439976"/>
          <w:cantSplit/>
          <w:jc w:val="center"/>
        </w:trPr>
        <w:tc>
          <w:tcPr>
            <w:tcW w:w="1380" w:type="dxa"/>
          </w:tcPr>
          <w:p w14:paraId="05E3364D"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GUID=a352e249-8350-41da-a918-a4b3799ddc93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R.239</w:t>
            </w:r>
          </w:p>
        </w:tc>
        <w:tc>
          <w:tcPr>
            <w:tcW w:w="4180" w:type="dxa"/>
          </w:tcPr>
          <w:p w14:paraId="78A6D71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3396F253"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GUID=9ad11695-0fd9-4181-b5eb-532d540ad591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WARNING TO CAVEATOR</w:t>
            </w:r>
          </w:p>
        </w:tc>
        <w:tc>
          <w:tcPr>
            <w:tcW w:w="1440" w:type="dxa"/>
          </w:tcPr>
          <w:p w14:paraId="40DB20CF"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GUID=b86959a1-7ef7-4b87-b40d-f9126e90dbc3 </w:instrText>
            </w:r>
            <w:r w:rsidRPr="006F2CA2">
              <w:rPr>
                <w:rFonts w:ascii="Times New Roman" w:hAnsi="Times New Roman" w:cs="Times New Roman"/>
                <w:sz w:val="22"/>
                <w:szCs w:val="20"/>
                <w:lang w:val="en-GB" w:eastAsia="en-US"/>
              </w:rPr>
              <w:fldChar w:fldCharType="end"/>
            </w:r>
          </w:p>
        </w:tc>
      </w:tr>
      <w:tr w:rsidR="006F2CA2" w:rsidRPr="006F2CA2" w14:paraId="737B9B7C" w14:textId="77777777" w:rsidTr="006F2CA2">
        <w:trPr>
          <w:divId w:val="2116439976"/>
          <w:cantSplit/>
          <w:jc w:val="center"/>
        </w:trPr>
        <w:tc>
          <w:tcPr>
            <w:tcW w:w="7000" w:type="dxa"/>
            <w:gridSpan w:val="3"/>
          </w:tcPr>
          <w:p w14:paraId="116B014C"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GUID=5e60bfa1-2ec5-4842-8f2c-1c664580a7a4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the action)</w:t>
            </w:r>
          </w:p>
          <w:p w14:paraId="511D7BA7"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GUID=162f0632-4544-41e3-a884-6d767196a82d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of          </w:t>
            </w:r>
            <w:proofErr w:type="gramStart"/>
            <w:r w:rsidRPr="006F2CA2">
              <w:rPr>
                <w:rFonts w:ascii="Times New Roman" w:hAnsi="Times New Roman" w:cs="Times New Roman"/>
                <w:sz w:val="22"/>
                <w:szCs w:val="20"/>
                <w:lang w:val="en-GB" w:eastAsia="en-US"/>
              </w:rPr>
              <w:t>  .</w:t>
            </w:r>
            <w:proofErr w:type="gramEnd"/>
          </w:p>
          <w:p w14:paraId="731D9499"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GUID=402d0e52-1ac6-4433-afbd-aa302116ade4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You are hereby warned within 8 days after service upon you to file an Appearance to Warning either in person or by your solicitor at the Registry of the Family Justice Courts:</w:t>
            </w:r>
          </w:p>
          <w:p w14:paraId="50DAB71B" w14:textId="77777777" w:rsidR="006F2CA2" w:rsidRPr="006F2CA2" w:rsidRDefault="006F2CA2" w:rsidP="006F2CA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GUID=39ca2c95-41d0-4ca3-b5bc-15b16a2ef1c0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w:t>
            </w:r>
            <w:r w:rsidRPr="006F2CA2">
              <w:rPr>
                <w:rFonts w:ascii="Times New Roman" w:hAnsi="Times New Roman" w:cs="Times New Roman"/>
                <w:sz w:val="22"/>
                <w:szCs w:val="20"/>
                <w:lang w:val="en-GB" w:eastAsia="en-US"/>
              </w:rPr>
              <w:tab/>
              <w:t>setting forth what interest you have in the estate of the abovenamed                of            deceased, contrary to that of the party at whose instance this warning is issued; or</w:t>
            </w:r>
          </w:p>
          <w:p w14:paraId="71AF54A8" w14:textId="77777777" w:rsidR="006F2CA2" w:rsidRPr="006F2CA2" w:rsidRDefault="006F2CA2" w:rsidP="006F2CA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GUID=e5b9afc3-aa6d-480d-ac2c-7148780ec2fc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w:t>
            </w:r>
            <w:r w:rsidRPr="006F2CA2">
              <w:rPr>
                <w:rFonts w:ascii="Times New Roman" w:hAnsi="Times New Roman" w:cs="Times New Roman"/>
                <w:sz w:val="22"/>
                <w:szCs w:val="20"/>
                <w:lang w:val="en-GB" w:eastAsia="en-US"/>
              </w:rPr>
              <w:tab/>
              <w:t>setting forth your brief grounds if you have no contrary interest but wish to show cause against the sealing of a grant to such party.</w:t>
            </w:r>
          </w:p>
          <w:p w14:paraId="6E4FA6AB"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GUID=7ad6edd1-ea51-4fe6-9bbf-d2dacd0b561e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 take notice that in default of your so doing the Court may proceed to issue a grant of probate or administration in the said estate notwithstanding your caveat.</w:t>
            </w:r>
          </w:p>
          <w:p w14:paraId="00B9CEDC"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GUID=1c05e1c7-5281-4f8d-becf-d271d2877c92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w:t>
            </w:r>
          </w:p>
          <w:p w14:paraId="73416E37"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GUID=cb464dfa-dca2-4780-9e9e-b818cb59d9a6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Issued by: (Set out the name and interest including the date of the will, if any, under which the interest arises) of the party warning, (the name of his solicitor and the address for service). (If the party warning is acting in person, this must be stated.)</w:t>
            </w:r>
          </w:p>
          <w:p w14:paraId="302E18D6"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GUID=c2e68d65-d4ff-40eb-8947-c0cdc6f1d938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tc>
      </w:tr>
    </w:tbl>
    <w:p w14:paraId="6808EAC4"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6980" w:type="dxa"/>
        <w:jc w:val="center"/>
        <w:tblLook w:val="04A0" w:firstRow="1" w:lastRow="0" w:firstColumn="1" w:lastColumn="0" w:noHBand="0" w:noVBand="1"/>
      </w:tblPr>
      <w:tblGrid>
        <w:gridCol w:w="1480"/>
        <w:gridCol w:w="3960"/>
        <w:gridCol w:w="1540"/>
      </w:tblGrid>
      <w:tr w:rsidR="006F2CA2" w:rsidRPr="006F2CA2" w14:paraId="1B06BF5B" w14:textId="77777777" w:rsidTr="006F2CA2">
        <w:trPr>
          <w:divId w:val="2116439976"/>
          <w:cantSplit/>
          <w:jc w:val="center"/>
        </w:trPr>
        <w:tc>
          <w:tcPr>
            <w:tcW w:w="6980" w:type="dxa"/>
            <w:gridSpan w:val="3"/>
          </w:tcPr>
          <w:p w14:paraId="392351D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GUID=0fb303e0-df62-4b0a-9d31-5a0b5068e25a </w:instrText>
            </w:r>
            <w:r w:rsidRPr="006F2CA2">
              <w:rPr>
                <w:rFonts w:ascii="Times New Roman" w:hAnsi="Times New Roman" w:cs="Times New Roman"/>
                <w:sz w:val="22"/>
                <w:szCs w:val="20"/>
                <w:lang w:val="en-GB" w:eastAsia="en-US"/>
              </w:rPr>
              <w:fldChar w:fldCharType="end"/>
            </w:r>
            <w:r w:rsidR="00ED7FA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59</w:t>
            </w:r>
          </w:p>
        </w:tc>
      </w:tr>
      <w:tr w:rsidR="006F2CA2" w:rsidRPr="006F2CA2" w14:paraId="612810E1" w14:textId="77777777" w:rsidTr="006F2CA2">
        <w:trPr>
          <w:divId w:val="2116439976"/>
          <w:cantSplit/>
          <w:jc w:val="center"/>
        </w:trPr>
        <w:tc>
          <w:tcPr>
            <w:tcW w:w="1480" w:type="dxa"/>
          </w:tcPr>
          <w:p w14:paraId="6CE7C645"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GUID=f0fda0eb-422c-4acd-bdb5-7f491aa0f603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R.239(9), (11), (12), (14)</w:t>
            </w:r>
            <w:r w:rsidRPr="006F2CA2">
              <w:rPr>
                <w:rFonts w:ascii="Times New Roman" w:hAnsi="Times New Roman" w:cs="Times New Roman"/>
                <w:sz w:val="18"/>
                <w:szCs w:val="18"/>
                <w:lang w:val="en-GB" w:eastAsia="en-US"/>
              </w:rPr>
              <w:br/>
              <w:t>R.243(7), R.244(5)</w:t>
            </w:r>
          </w:p>
        </w:tc>
        <w:tc>
          <w:tcPr>
            <w:tcW w:w="3960" w:type="dxa"/>
          </w:tcPr>
          <w:p w14:paraId="12AE3876"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40B8AFD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083F25C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GUID=5a617e56-4809-4b72-95c0-cb20aad939b4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APPEARANCE TO </w:t>
            </w:r>
            <w:r w:rsidRPr="006F2CA2">
              <w:rPr>
                <w:rFonts w:ascii="Times New Roman" w:hAnsi="Times New Roman" w:cs="Times New Roman"/>
                <w:sz w:val="22"/>
                <w:szCs w:val="20"/>
                <w:lang w:val="en-GB" w:eastAsia="en-US"/>
              </w:rPr>
              <w:br/>
              <w:t>WARNING OR CITATION</w:t>
            </w:r>
          </w:p>
          <w:p w14:paraId="7997EB46"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GUID=d9ec7c26-0bcd-4378-9695-dae1406a85a9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tc>
        <w:tc>
          <w:tcPr>
            <w:tcW w:w="1540" w:type="dxa"/>
          </w:tcPr>
          <w:p w14:paraId="5429C2EE"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GUID=8be0dcfb-53a5-41ba-bde3-4ec2fe86781d </w:instrText>
            </w:r>
            <w:r w:rsidRPr="006F2CA2">
              <w:rPr>
                <w:rFonts w:ascii="Times New Roman" w:hAnsi="Times New Roman" w:cs="Times New Roman"/>
                <w:sz w:val="22"/>
                <w:szCs w:val="20"/>
                <w:lang w:val="en-GB" w:eastAsia="en-US"/>
              </w:rPr>
              <w:fldChar w:fldCharType="end"/>
            </w:r>
          </w:p>
        </w:tc>
      </w:tr>
      <w:tr w:rsidR="006F2CA2" w:rsidRPr="006F2CA2" w14:paraId="3A755A16" w14:textId="77777777" w:rsidTr="006F2CA2">
        <w:trPr>
          <w:divId w:val="2116439976"/>
          <w:cantSplit/>
          <w:jc w:val="center"/>
        </w:trPr>
        <w:tc>
          <w:tcPr>
            <w:tcW w:w="6980" w:type="dxa"/>
            <w:gridSpan w:val="3"/>
          </w:tcPr>
          <w:p w14:paraId="591C8192"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GUID=e0e6225b-7cfb-4e67-9936-b734c9d02af2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To: The Registrar and the person warning (or </w:t>
            </w:r>
            <w:proofErr w:type="spellStart"/>
            <w:r w:rsidRPr="006F2CA2">
              <w:rPr>
                <w:rFonts w:ascii="Times New Roman" w:hAnsi="Times New Roman" w:cs="Times New Roman"/>
                <w:sz w:val="22"/>
                <w:szCs w:val="20"/>
                <w:lang w:val="en-GB" w:eastAsia="en-US"/>
              </w:rPr>
              <w:t>citor</w:t>
            </w:r>
            <w:proofErr w:type="spellEnd"/>
            <w:r w:rsidRPr="006F2CA2">
              <w:rPr>
                <w:rFonts w:ascii="Times New Roman" w:hAnsi="Times New Roman" w:cs="Times New Roman"/>
                <w:sz w:val="22"/>
                <w:szCs w:val="20"/>
                <w:lang w:val="en-GB" w:eastAsia="en-US"/>
              </w:rPr>
              <w:t>)</w:t>
            </w:r>
          </w:p>
          <w:p w14:paraId="35A3A537"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GUID=619c3ac2-b124-4b50-a3b2-63eda6c838bd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Appearance is entered for the following party in this matter —</w:t>
            </w:r>
          </w:p>
          <w:p w14:paraId="62060D63"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GUID=be1875d9-17bf-456d-aa88-e23a3b8f27a6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Appearing party type: </w:t>
            </w:r>
            <w:proofErr w:type="spellStart"/>
            <w:r w:rsidRPr="006F2CA2">
              <w:rPr>
                <w:rFonts w:ascii="Times New Roman" w:hAnsi="Times New Roman" w:cs="Times New Roman"/>
                <w:sz w:val="22"/>
                <w:szCs w:val="20"/>
                <w:lang w:val="en-GB" w:eastAsia="en-US"/>
              </w:rPr>
              <w:t>Caveator</w:t>
            </w:r>
            <w:proofErr w:type="spellEnd"/>
            <w:r w:rsidRPr="006F2CA2">
              <w:rPr>
                <w:rFonts w:ascii="Times New Roman" w:hAnsi="Times New Roman" w:cs="Times New Roman"/>
                <w:sz w:val="22"/>
                <w:szCs w:val="20"/>
                <w:lang w:val="en-GB" w:eastAsia="en-US"/>
              </w:rPr>
              <w:t xml:space="preserve"> (or person cited)</w:t>
            </w:r>
          </w:p>
          <w:p w14:paraId="1D3C8A13"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GUID=fc16dced-b9dd-426e-8d7f-b75b5ac8d982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Appearing party’s name:</w:t>
            </w:r>
          </w:p>
          <w:p w14:paraId="3689BF17"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GUID=a8fe643a-0383-42a7-b18d-6216bb5812b2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Appearing party’s contact details:</w:t>
            </w:r>
          </w:p>
          <w:p w14:paraId="5D749412"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GUID=2bd52351-9dc6-4c9d-9b33-3106ac7f3de6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For an appearance to warning</w:t>
            </w:r>
          </w:p>
          <w:p w14:paraId="5C6151A7"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GUID=56691be7-170d-4827-b293-717a3a4c3d31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Appearance is entered in respect of the following warning to </w:t>
            </w:r>
            <w:proofErr w:type="spellStart"/>
            <w:r w:rsidRPr="006F2CA2">
              <w:rPr>
                <w:rFonts w:ascii="Times New Roman" w:hAnsi="Times New Roman" w:cs="Times New Roman"/>
                <w:sz w:val="22"/>
                <w:szCs w:val="20"/>
                <w:lang w:val="en-GB" w:eastAsia="en-US"/>
              </w:rPr>
              <w:t>caveator</w:t>
            </w:r>
            <w:proofErr w:type="spellEnd"/>
            <w:r w:rsidRPr="006F2CA2">
              <w:rPr>
                <w:rFonts w:ascii="Times New Roman" w:hAnsi="Times New Roman" w:cs="Times New Roman"/>
                <w:sz w:val="22"/>
                <w:szCs w:val="20"/>
                <w:lang w:val="en-GB" w:eastAsia="en-US"/>
              </w:rPr>
              <w:t> —</w:t>
            </w:r>
          </w:p>
          <w:p w14:paraId="1C8648B7"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GUID=f616789e-6225-4472-92a3-4821cc0cc416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Caveat No.:</w:t>
            </w:r>
          </w:p>
          <w:p w14:paraId="66A04E2C"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GUID=07822c54-2b13-42dc-9c21-968e4e2cecfe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Caveat dated:</w:t>
            </w:r>
          </w:p>
          <w:p w14:paraId="2EE3E8F1"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GUID=317da3e6-8cc1-47bc-8cec-32fa191f98d5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in respect of the estate of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xml:space="preserve"> deceased</w:t>
            </w:r>
          </w:p>
          <w:p w14:paraId="786C4229"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GUID=0a8d5623-818d-4a08-8ba2-4730ebb5b254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of (address of deceased).</w:t>
            </w:r>
          </w:p>
          <w:p w14:paraId="6C330C36"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GUID=6cc9ce41-afba-452c-a173-464e403eceaf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Name of person warning:</w:t>
            </w:r>
          </w:p>
          <w:p w14:paraId="7D68746A"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GUID=abffc15d-3f66-48d9-8015-6a2f6f949a51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Contact details of person warning:</w:t>
            </w:r>
          </w:p>
          <w:p w14:paraId="2B471001"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GUID=9728f4ec-63c4-4131-ab62-ee12fe94f3eb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Appearing party is claiming an interest contrary to that of the person warning (or showing cause against the making of a grant to the person warning).</w:t>
            </w:r>
          </w:p>
          <w:p w14:paraId="603DB5D3"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GUID=c38d181f-1026-4935-9588-1c0d2c6d3c31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state particulars of contrary interest or brief grounds for showing cause.)</w:t>
            </w:r>
          </w:p>
        </w:tc>
      </w:tr>
      <w:tr w:rsidR="006F2CA2" w:rsidRPr="006F2CA2" w14:paraId="425C0A08" w14:textId="77777777" w:rsidTr="006F2CA2">
        <w:trPr>
          <w:divId w:val="2116439976"/>
          <w:cantSplit/>
          <w:jc w:val="center"/>
        </w:trPr>
        <w:tc>
          <w:tcPr>
            <w:tcW w:w="6980" w:type="dxa"/>
            <w:gridSpan w:val="3"/>
          </w:tcPr>
          <w:p w14:paraId="430DD030"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GUID=a4a8bb3f-dcc2-4a23-bc6e-7218bcec3c2f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For an appearance to citation</w:t>
            </w:r>
          </w:p>
          <w:p w14:paraId="03F8A53F"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GUID=910b9ea0-eaba-4198-a178-d97375023924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Appearance is entered in respect of the following citation —</w:t>
            </w:r>
          </w:p>
          <w:p w14:paraId="74E81343"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GUID=102a6c7a-1dc8-4a2b-98f5-59255db4634d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Citation No.: (if any)</w:t>
            </w:r>
          </w:p>
          <w:p w14:paraId="0637E615"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GUID=65f7df58-b12f-4616-a58a-674ae8ea985f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Citation dated:</w:t>
            </w:r>
          </w:p>
          <w:p w14:paraId="2982671B"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GUID=0714aee2-33cd-4360-8fdf-edf747756255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in respect of the estate of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xml:space="preserve"> deceased</w:t>
            </w:r>
          </w:p>
          <w:p w14:paraId="0ABA487C"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GUID=168e3a6b-8a56-4857-8e91-e5a3a193e983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of (address of deceased).</w:t>
            </w:r>
          </w:p>
          <w:p w14:paraId="277B7013"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GUID=05647974-5ede-429f-abac-bace13064ebe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Name of the </w:t>
            </w:r>
            <w:proofErr w:type="spellStart"/>
            <w:r w:rsidRPr="006F2CA2">
              <w:rPr>
                <w:rFonts w:ascii="Times New Roman" w:hAnsi="Times New Roman" w:cs="Times New Roman"/>
                <w:sz w:val="22"/>
                <w:szCs w:val="20"/>
                <w:lang w:val="en-GB" w:eastAsia="en-US"/>
              </w:rPr>
              <w:t>citor</w:t>
            </w:r>
            <w:proofErr w:type="spellEnd"/>
            <w:r w:rsidRPr="006F2CA2">
              <w:rPr>
                <w:rFonts w:ascii="Times New Roman" w:hAnsi="Times New Roman" w:cs="Times New Roman"/>
                <w:sz w:val="22"/>
                <w:szCs w:val="20"/>
                <w:lang w:val="en-GB" w:eastAsia="en-US"/>
              </w:rPr>
              <w:t>:</w:t>
            </w:r>
          </w:p>
          <w:p w14:paraId="45875721"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GUID=32c270b7-fd84-4563-8297-2a0b6a620c32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Contact details of the </w:t>
            </w:r>
            <w:proofErr w:type="spellStart"/>
            <w:r w:rsidRPr="006F2CA2">
              <w:rPr>
                <w:rFonts w:ascii="Times New Roman" w:hAnsi="Times New Roman" w:cs="Times New Roman"/>
                <w:sz w:val="22"/>
                <w:szCs w:val="20"/>
                <w:lang w:val="en-GB" w:eastAsia="en-US"/>
              </w:rPr>
              <w:t>citor</w:t>
            </w:r>
            <w:proofErr w:type="spellEnd"/>
            <w:r w:rsidRPr="006F2CA2">
              <w:rPr>
                <w:rFonts w:ascii="Times New Roman" w:hAnsi="Times New Roman" w:cs="Times New Roman"/>
                <w:sz w:val="22"/>
                <w:szCs w:val="20"/>
                <w:lang w:val="en-GB" w:eastAsia="en-US"/>
              </w:rPr>
              <w:t>:</w:t>
            </w:r>
          </w:p>
          <w:p w14:paraId="742658BD"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GUID=d5dfaacf-4d14-45f9-b00e-359e113a3325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w:t>
            </w:r>
          </w:p>
          <w:p w14:paraId="7E273CFF"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GUID=e91fbb39-5e77-4e3d-a5b7-24fbe3e93002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Issued by: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Solicitors for the            ).</w:t>
            </w:r>
          </w:p>
        </w:tc>
      </w:tr>
    </w:tbl>
    <w:p w14:paraId="5FF9B76F"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6940" w:type="dxa"/>
        <w:jc w:val="center"/>
        <w:tblLook w:val="04A0" w:firstRow="1" w:lastRow="0" w:firstColumn="1" w:lastColumn="0" w:noHBand="0" w:noVBand="1"/>
      </w:tblPr>
      <w:tblGrid>
        <w:gridCol w:w="1600"/>
        <w:gridCol w:w="3580"/>
        <w:gridCol w:w="1760"/>
      </w:tblGrid>
      <w:tr w:rsidR="006F2CA2" w:rsidRPr="006F2CA2" w14:paraId="3FF2CF27" w14:textId="77777777" w:rsidTr="006F2CA2">
        <w:trPr>
          <w:divId w:val="2116439976"/>
          <w:cantSplit/>
          <w:jc w:val="center"/>
        </w:trPr>
        <w:tc>
          <w:tcPr>
            <w:tcW w:w="1600" w:type="dxa"/>
          </w:tcPr>
          <w:p w14:paraId="09FF180F"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p>
          <w:p w14:paraId="1A4ABF29"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GUID=59764550-3f5e-45f2-b513-6ff6dc456844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R.243</w:t>
            </w:r>
          </w:p>
        </w:tc>
        <w:tc>
          <w:tcPr>
            <w:tcW w:w="3580" w:type="dxa"/>
          </w:tcPr>
          <w:p w14:paraId="409434DA" w14:textId="77777777" w:rsidR="006F2CA2" w:rsidRPr="006F2CA2" w:rsidRDefault="00ED7FA2" w:rsidP="006F2CA2">
            <w:pPr>
              <w:spacing w:before="60" w:after="60" w:line="240" w:lineRule="auto"/>
              <w:jc w:val="center"/>
              <w:rPr>
                <w:rFonts w:ascii="Times New Roman" w:hAnsi="Times New Roman" w:cs="Times New Roman"/>
                <w:sz w:val="22"/>
                <w:szCs w:val="20"/>
                <w:lang w:val="en-GB" w:eastAsia="en-US"/>
              </w:rPr>
            </w:pPr>
            <w:r>
              <w:rPr>
                <w:rFonts w:ascii="Times New Roman" w:hAnsi="Times New Roman" w:cs="Times New Roman"/>
                <w:sz w:val="22"/>
                <w:szCs w:val="20"/>
                <w:lang w:val="en-GB" w:eastAsia="en-US"/>
              </w:rPr>
              <w:t>FORM</w:t>
            </w:r>
            <w:r w:rsidR="006F2CA2" w:rsidRPr="006F2CA2">
              <w:rPr>
                <w:rFonts w:ascii="Times New Roman" w:hAnsi="Times New Roman" w:cs="Times New Roman"/>
                <w:sz w:val="22"/>
                <w:szCs w:val="20"/>
                <w:lang w:val="en-GB" w:eastAsia="en-US"/>
              </w:rPr>
              <w:t xml:space="preserve"> 60</w:t>
            </w:r>
          </w:p>
          <w:p w14:paraId="10BC687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26FF50F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GUID=b3c561a7-2ed9-49f0-b523-76110479bc61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CITATIONS</w:t>
            </w:r>
          </w:p>
        </w:tc>
        <w:tc>
          <w:tcPr>
            <w:tcW w:w="1760" w:type="dxa"/>
          </w:tcPr>
          <w:p w14:paraId="2BD25AD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GUID=80d3d156-34a1-4f01-ba55-9e4c49842f71 </w:instrText>
            </w:r>
            <w:r w:rsidRPr="006F2CA2">
              <w:rPr>
                <w:rFonts w:ascii="Times New Roman" w:hAnsi="Times New Roman" w:cs="Times New Roman"/>
                <w:sz w:val="22"/>
                <w:szCs w:val="20"/>
                <w:lang w:val="en-GB" w:eastAsia="en-US"/>
              </w:rPr>
              <w:fldChar w:fldCharType="end"/>
            </w:r>
          </w:p>
        </w:tc>
      </w:tr>
      <w:tr w:rsidR="006F2CA2" w:rsidRPr="006F2CA2" w14:paraId="6C16BEB7" w14:textId="77777777" w:rsidTr="006F2CA2">
        <w:trPr>
          <w:divId w:val="2116439976"/>
          <w:cantSplit/>
          <w:jc w:val="center"/>
        </w:trPr>
        <w:tc>
          <w:tcPr>
            <w:tcW w:w="6940" w:type="dxa"/>
            <w:gridSpan w:val="3"/>
          </w:tcPr>
          <w:p w14:paraId="6101F318"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GUID=5fe06ecd-c7ca-44cb-ade1-9b3aa7269b7b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Form 51 or as may be)</w:t>
            </w:r>
          </w:p>
          <w:p w14:paraId="22D7B716" w14:textId="77777777" w:rsidR="006F2CA2" w:rsidRPr="006F2CA2" w:rsidRDefault="006F2CA2" w:rsidP="006F2CA2">
            <w:pPr>
              <w:spacing w:before="60" w:after="60" w:line="240" w:lineRule="auto"/>
              <w:ind w:left="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GUID=3d40f246-692b-4ad5-9c59-d68b53fdbfbc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r>
            <w:r w:rsidRPr="006F2CA2">
              <w:rPr>
                <w:rFonts w:ascii="Times New Roman" w:hAnsi="Times New Roman" w:cs="Times New Roman"/>
                <w:i/>
                <w:sz w:val="22"/>
                <w:szCs w:val="20"/>
                <w:lang w:val="en-GB" w:eastAsia="en-US"/>
              </w:rPr>
              <w:t>Citation by brother to father to accept or refuse Administration.</w:t>
            </w:r>
          </w:p>
          <w:p w14:paraId="489798E3"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GUID=5b63a630-738e-4bf8-9fbe-f68f4b2535ef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of</w:t>
            </w:r>
          </w:p>
          <w:p w14:paraId="7AD12AC2"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GUID=813e061c-8992-439f-a27f-6380a36c5433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Whereas it appears by an affidavit of                        filed on [</w:t>
            </w:r>
            <w:proofErr w:type="gramStart"/>
            <w:r w:rsidRPr="006F2CA2">
              <w:rPr>
                <w:rFonts w:ascii="Times New Roman" w:hAnsi="Times New Roman" w:cs="Times New Roman"/>
                <w:sz w:val="22"/>
                <w:szCs w:val="20"/>
                <w:lang w:val="en-GB" w:eastAsia="en-US"/>
              </w:rPr>
              <w:t>date]  that</w:t>
            </w:r>
            <w:proofErr w:type="gramEnd"/>
            <w:r w:rsidRPr="006F2CA2">
              <w:rPr>
                <w:rFonts w:ascii="Times New Roman" w:hAnsi="Times New Roman" w:cs="Times New Roman"/>
                <w:sz w:val="22"/>
                <w:szCs w:val="20"/>
                <w:lang w:val="en-GB" w:eastAsia="en-US"/>
              </w:rPr>
              <w:t>                                of                          died there on [date] a bachelor without a mother and intestate, leaving you,                            his lawful father and next-of-kin:</w:t>
            </w:r>
          </w:p>
          <w:p w14:paraId="45623CB4"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GUID=2124d6af-2ae6-4312-bccd-9dcbd8669674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 whereas it also appears that                          is the lawful brother of the deceased, and lawful son of you          </w:t>
            </w:r>
            <w:proofErr w:type="gramStart"/>
            <w:r w:rsidRPr="006F2CA2">
              <w:rPr>
                <w:rFonts w:ascii="Times New Roman" w:hAnsi="Times New Roman" w:cs="Times New Roman"/>
                <w:sz w:val="22"/>
                <w:szCs w:val="20"/>
                <w:lang w:val="en-GB" w:eastAsia="en-US"/>
              </w:rPr>
              <w:t>  :</w:t>
            </w:r>
            <w:proofErr w:type="gramEnd"/>
          </w:p>
          <w:p w14:paraId="64BF9257"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GUID=1f7bca12-b73d-4028-8dc6-80ca9115c8b2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Now this is to require </w:t>
            </w:r>
            <w:proofErr w:type="gramStart"/>
            <w:r w:rsidRPr="006F2CA2">
              <w:rPr>
                <w:rFonts w:ascii="Times New Roman" w:hAnsi="Times New Roman" w:cs="Times New Roman"/>
                <w:sz w:val="22"/>
                <w:szCs w:val="20"/>
                <w:lang w:val="en-GB" w:eastAsia="en-US"/>
              </w:rPr>
              <w:t>you,   </w:t>
            </w:r>
            <w:proofErr w:type="gramEnd"/>
            <w:r w:rsidRPr="006F2CA2">
              <w:rPr>
                <w:rFonts w:ascii="Times New Roman" w:hAnsi="Times New Roman" w:cs="Times New Roman"/>
                <w:sz w:val="22"/>
                <w:szCs w:val="20"/>
                <w:lang w:val="en-GB" w:eastAsia="en-US"/>
              </w:rPr>
              <w:t>                   that, within 8 days after service, you do cause an appearance to be entered by you in the Registry of the Family Justice Courts, and accept or refuse Letters of Administration of the estate of the deceased or show cause why the same should not be granted to                     .</w:t>
            </w:r>
          </w:p>
          <w:p w14:paraId="245E025A"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GUID=1556959e-46fa-40ab-be18-2688aaa75199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 take notice that in default of your so appearing and accepting and extracting the said Letters of Administration the Court will proceed in the premises according to law, your absence notwithstanding.</w:t>
            </w:r>
          </w:p>
          <w:p w14:paraId="458CFC01"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GUID=c917ed99-decf-45c8-b257-553d3aecb5c8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w:t>
            </w:r>
          </w:p>
          <w:p w14:paraId="4CAC8CE0"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GUID=4a1161d9-db33-4aec-b1a1-f5cc36640179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Contact details of           </w:t>
            </w:r>
            <w:proofErr w:type="gramStart"/>
            <w:r w:rsidRPr="006F2CA2">
              <w:rPr>
                <w:rFonts w:ascii="Times New Roman" w:hAnsi="Times New Roman" w:cs="Times New Roman"/>
                <w:sz w:val="22"/>
                <w:szCs w:val="20"/>
                <w:lang w:val="en-GB" w:eastAsia="en-US"/>
              </w:rPr>
              <w:t>  :</w:t>
            </w:r>
            <w:proofErr w:type="gramEnd"/>
          </w:p>
          <w:p w14:paraId="12A55767"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GUID=8fb43ace-e02d-491a-912f-067637c7bd3f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tc>
      </w:tr>
      <w:tr w:rsidR="006F2CA2" w:rsidRPr="006F2CA2" w14:paraId="639C249A" w14:textId="77777777" w:rsidTr="006F2CA2">
        <w:trPr>
          <w:divId w:val="2116439976"/>
          <w:cantSplit/>
          <w:jc w:val="center"/>
        </w:trPr>
        <w:tc>
          <w:tcPr>
            <w:tcW w:w="6940" w:type="dxa"/>
            <w:gridSpan w:val="3"/>
          </w:tcPr>
          <w:p w14:paraId="3F9F6A71" w14:textId="77777777" w:rsidR="006F2CA2" w:rsidRPr="006F2CA2" w:rsidRDefault="006F2CA2" w:rsidP="006F2CA2">
            <w:pPr>
              <w:spacing w:before="60" w:after="60" w:line="240" w:lineRule="auto"/>
              <w:ind w:left="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GUID=1e9930b9-19ff-4ca7-81c5-f4c2b331f785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r>
            <w:r w:rsidRPr="006F2CA2">
              <w:rPr>
                <w:rFonts w:ascii="Times New Roman" w:hAnsi="Times New Roman" w:cs="Times New Roman"/>
                <w:i/>
                <w:sz w:val="22"/>
                <w:szCs w:val="20"/>
                <w:lang w:val="en-GB" w:eastAsia="en-US"/>
              </w:rPr>
              <w:t>Citation to accept or refuse Probate</w:t>
            </w:r>
            <w:r w:rsidRPr="006F2CA2">
              <w:rPr>
                <w:rFonts w:ascii="Times New Roman" w:hAnsi="Times New Roman" w:cs="Times New Roman"/>
                <w:sz w:val="22"/>
                <w:szCs w:val="20"/>
                <w:lang w:val="en-GB" w:eastAsia="en-US"/>
              </w:rPr>
              <w:t>.</w:t>
            </w:r>
          </w:p>
          <w:p w14:paraId="61C3438C"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GUID=65ed3f87-298b-4911-9702-f3cb8c8fd723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of</w:t>
            </w:r>
          </w:p>
          <w:p w14:paraId="1B032B2D"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GUID=cd7f36b4-2b6e-47b9-a1aa-fafdbf4e4d1f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Whereas it appears by the affidavit of                filed on [date] </w:t>
            </w:r>
            <w:proofErr w:type="gramStart"/>
            <w:r w:rsidRPr="006F2CA2">
              <w:rPr>
                <w:rFonts w:ascii="Times New Roman" w:hAnsi="Times New Roman" w:cs="Times New Roman"/>
                <w:sz w:val="22"/>
                <w:szCs w:val="20"/>
                <w:lang w:val="en-GB" w:eastAsia="en-US"/>
              </w:rPr>
              <w:t>that,   </w:t>
            </w:r>
            <w:proofErr w:type="gramEnd"/>
            <w:r w:rsidRPr="006F2CA2">
              <w:rPr>
                <w:rFonts w:ascii="Times New Roman" w:hAnsi="Times New Roman" w:cs="Times New Roman"/>
                <w:sz w:val="22"/>
                <w:szCs w:val="20"/>
                <w:lang w:val="en-GB" w:eastAsia="en-US"/>
              </w:rPr>
              <w:t>         of            , deceased, died on [date], at                              having made and duly executed his Last Will and Testament bearing [date] and therein appointed you,                            , the sole executor (or sole executor and residuary legatee and devisee or as may be):</w:t>
            </w:r>
          </w:p>
        </w:tc>
      </w:tr>
      <w:tr w:rsidR="006F2CA2" w:rsidRPr="006F2CA2" w14:paraId="5239D6C8" w14:textId="77777777" w:rsidTr="006F2CA2">
        <w:trPr>
          <w:divId w:val="2116439976"/>
          <w:cantSplit/>
          <w:jc w:val="center"/>
        </w:trPr>
        <w:tc>
          <w:tcPr>
            <w:tcW w:w="6940" w:type="dxa"/>
            <w:gridSpan w:val="3"/>
          </w:tcPr>
          <w:p w14:paraId="78351E2E"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GUID=cdcfeacd-dff2-4bd4-9786-b01f8f60cf42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 whereas it further appears by the said affidavit that                         is a creditor (or a legatee named in the Will or as may be):</w:t>
            </w:r>
          </w:p>
          <w:p w14:paraId="28D3BCAE"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GUID=ae0bc231-ca49-484d-b3b9-9bda98060d5b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Now this is to require </w:t>
            </w:r>
            <w:proofErr w:type="gramStart"/>
            <w:r w:rsidRPr="006F2CA2">
              <w:rPr>
                <w:rFonts w:ascii="Times New Roman" w:hAnsi="Times New Roman" w:cs="Times New Roman"/>
                <w:sz w:val="22"/>
                <w:szCs w:val="20"/>
                <w:lang w:val="en-GB" w:eastAsia="en-US"/>
              </w:rPr>
              <w:t>you,   </w:t>
            </w:r>
            <w:proofErr w:type="gramEnd"/>
            <w:r w:rsidRPr="006F2CA2">
              <w:rPr>
                <w:rFonts w:ascii="Times New Roman" w:hAnsi="Times New Roman" w:cs="Times New Roman"/>
                <w:sz w:val="22"/>
                <w:szCs w:val="20"/>
                <w:lang w:val="en-GB" w:eastAsia="en-US"/>
              </w:rPr>
              <w:t>                    , that, within 8 days after service, you do cause an appearance to be entered by you in the Registry of the Family Justice Courts, and accept or refuse probate and execution of the Will (or as may be) of the said deceased, or show cause why the same should not be granted to                      as creditor of the deceased (or as may be):</w:t>
            </w:r>
          </w:p>
          <w:p w14:paraId="5DFA1D53"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GUID=9a4732ab-df60-4557-b0e7-dc805c52c822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 take notice that in default of your so appearing and accepting and extracting the said probate of the Will, the Court will proceed in the premises according to law, your absence notwithstanding.</w:t>
            </w:r>
          </w:p>
          <w:p w14:paraId="5F43E93E"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GUID=96e5d17c-9c69-4299-b253-9848a6406872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w:t>
            </w:r>
          </w:p>
          <w:p w14:paraId="4B57E589"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GUID=8ad556ff-1ee5-4a53-adb9-dad4ddb8647b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Contact details of           </w:t>
            </w:r>
            <w:proofErr w:type="gramStart"/>
            <w:r w:rsidRPr="006F2CA2">
              <w:rPr>
                <w:rFonts w:ascii="Times New Roman" w:hAnsi="Times New Roman" w:cs="Times New Roman"/>
                <w:sz w:val="22"/>
                <w:szCs w:val="20"/>
                <w:lang w:val="en-GB" w:eastAsia="en-US"/>
              </w:rPr>
              <w:t>  :</w:t>
            </w:r>
            <w:proofErr w:type="gramEnd"/>
          </w:p>
          <w:p w14:paraId="060D95D6"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GUID=7c0a06e9-58df-49eb-9493-eb5e02c088fb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tc>
      </w:tr>
      <w:tr w:rsidR="006F2CA2" w:rsidRPr="006F2CA2" w14:paraId="4EE7BDD9" w14:textId="77777777" w:rsidTr="006F2CA2">
        <w:trPr>
          <w:divId w:val="2116439976"/>
          <w:cantSplit/>
          <w:jc w:val="center"/>
        </w:trPr>
        <w:tc>
          <w:tcPr>
            <w:tcW w:w="6940" w:type="dxa"/>
            <w:gridSpan w:val="3"/>
          </w:tcPr>
          <w:p w14:paraId="0FF19EA9" w14:textId="77777777" w:rsidR="006F2CA2" w:rsidRPr="006F2CA2" w:rsidRDefault="006F2CA2" w:rsidP="006F2CA2">
            <w:pPr>
              <w:spacing w:before="60" w:after="60" w:line="240" w:lineRule="auto"/>
              <w:ind w:left="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GUID=84d6b5b4-4bf4-4957-976e-de3b0e84b7d7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c</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r>
            <w:r w:rsidRPr="006F2CA2">
              <w:rPr>
                <w:rFonts w:ascii="Times New Roman" w:hAnsi="Times New Roman" w:cs="Times New Roman"/>
                <w:i/>
                <w:sz w:val="22"/>
                <w:szCs w:val="20"/>
                <w:lang w:val="en-GB" w:eastAsia="en-US"/>
              </w:rPr>
              <w:t>Citation to bring in Probate (Another Will set up).</w:t>
            </w:r>
          </w:p>
          <w:p w14:paraId="4360715E"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GUID=93c1e3ec-6630-4941-8917-d356fa2fa555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of</w:t>
            </w:r>
          </w:p>
          <w:p w14:paraId="65E9F0EC"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GUID=7be1e070-04ff-4565-8d66-110c60c08e6a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Whereas it appears by an affidavit of                        filed on [date] that probate of the alleged Last Will and Testament of                        of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xml:space="preserve"> deceased, was, granted to you by the Court on [date]:</w:t>
            </w:r>
          </w:p>
          <w:p w14:paraId="5ACC7C67"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GUID=f07ba2bb-e472-43fe-80e2-42865685c2c9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 whereas it is alleged in the affidavit that the deceased made and duly executed his Last Will and Testament, dated [date], and appointed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xml:space="preserve"> executor (or as may be) and that probate ought to be called in, revoked, and declared null and void at law:</w:t>
            </w:r>
          </w:p>
          <w:p w14:paraId="71CD601E"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GUID=17ee5f1e-988a-4f41-ba16-05e4cf8d023f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Now this is to require </w:t>
            </w:r>
            <w:proofErr w:type="gramStart"/>
            <w:r w:rsidRPr="006F2CA2">
              <w:rPr>
                <w:rFonts w:ascii="Times New Roman" w:hAnsi="Times New Roman" w:cs="Times New Roman"/>
                <w:sz w:val="22"/>
                <w:szCs w:val="20"/>
                <w:lang w:val="en-GB" w:eastAsia="en-US"/>
              </w:rPr>
              <w:t>you,   </w:t>
            </w:r>
            <w:proofErr w:type="gramEnd"/>
            <w:r w:rsidRPr="006F2CA2">
              <w:rPr>
                <w:rFonts w:ascii="Times New Roman" w:hAnsi="Times New Roman" w:cs="Times New Roman"/>
                <w:sz w:val="22"/>
                <w:szCs w:val="20"/>
                <w:lang w:val="en-GB" w:eastAsia="en-US"/>
              </w:rPr>
              <w:t>                       that, within 8 days after service on you, you do bring into and leave in the Registry of the Family Justice Courts, the probate in order that                          may proceed in due course of law for the revocation of the same.</w:t>
            </w:r>
          </w:p>
          <w:p w14:paraId="6EED63E5"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GUID=e9f00f3f-0a8b-4524-bdbe-49ad949066b1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w:t>
            </w:r>
          </w:p>
          <w:p w14:paraId="241E31EB"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GUID=946b0eb3-750a-485b-bc73-f7b0f1b2debc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Contact details of           </w:t>
            </w:r>
            <w:proofErr w:type="gramStart"/>
            <w:r w:rsidRPr="006F2CA2">
              <w:rPr>
                <w:rFonts w:ascii="Times New Roman" w:hAnsi="Times New Roman" w:cs="Times New Roman"/>
                <w:sz w:val="22"/>
                <w:szCs w:val="20"/>
                <w:lang w:val="en-GB" w:eastAsia="en-US"/>
              </w:rPr>
              <w:t>  :</w:t>
            </w:r>
            <w:proofErr w:type="gramEnd"/>
          </w:p>
          <w:p w14:paraId="356DC33D"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GUID=a85f0ab3-2b77-4c90-93d9-8113a7a91d69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tc>
      </w:tr>
      <w:tr w:rsidR="006F2CA2" w:rsidRPr="006F2CA2" w14:paraId="7DC7D6F9" w14:textId="77777777" w:rsidTr="006F2CA2">
        <w:trPr>
          <w:divId w:val="2116439976"/>
          <w:cantSplit/>
          <w:jc w:val="center"/>
        </w:trPr>
        <w:tc>
          <w:tcPr>
            <w:tcW w:w="6940" w:type="dxa"/>
            <w:gridSpan w:val="3"/>
          </w:tcPr>
          <w:p w14:paraId="2B6AFAA3" w14:textId="77777777" w:rsidR="006F2CA2" w:rsidRPr="006F2CA2" w:rsidRDefault="006F2CA2" w:rsidP="006F2CA2">
            <w:pPr>
              <w:spacing w:before="60" w:after="60" w:line="240" w:lineRule="auto"/>
              <w:ind w:left="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GUID=afe26f18-3c45-4192-9410-8001d68b6b20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d</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r>
            <w:r w:rsidRPr="006F2CA2">
              <w:rPr>
                <w:rFonts w:ascii="Times New Roman" w:hAnsi="Times New Roman" w:cs="Times New Roman"/>
                <w:i/>
                <w:sz w:val="22"/>
                <w:szCs w:val="20"/>
                <w:lang w:val="en-GB" w:eastAsia="en-US"/>
              </w:rPr>
              <w:t>Citation to bring in Probate (Intestacy alleged).</w:t>
            </w:r>
          </w:p>
          <w:p w14:paraId="421DF9A9"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GUID=68a212c7-63f8-4967-a70d-be2998ca1fa3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of</w:t>
            </w:r>
          </w:p>
          <w:p w14:paraId="12FF95F3"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GUID=dad057cf-4e9f-49be-b381-713c39fae794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Whereas it appears by the affidavit of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xml:space="preserve"> filed on [date] that probate of the alleged Last Will and Testament of                        of                        , deceased, was granted to you by the Court on [date], and that the deceased died a bachelor, leaving           , his lawful father and next-of-kin:</w:t>
            </w:r>
          </w:p>
          <w:p w14:paraId="72283EAD"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GUID=54d35dcf-9c87-4fed-b64d-6ebf0fe84b0a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 whereas it is alleged in the affidavit that the deceased died intestate, and that the probate ought to be called in, revoked, and declared null and void at law:</w:t>
            </w:r>
          </w:p>
          <w:p w14:paraId="0CF963EB"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GUID=7f18d3e4-2190-4783-829a-11d50527ea69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Now this is to require </w:t>
            </w:r>
            <w:proofErr w:type="gramStart"/>
            <w:r w:rsidRPr="006F2CA2">
              <w:rPr>
                <w:rFonts w:ascii="Times New Roman" w:hAnsi="Times New Roman" w:cs="Times New Roman"/>
                <w:sz w:val="22"/>
                <w:szCs w:val="20"/>
                <w:lang w:val="en-GB" w:eastAsia="en-US"/>
              </w:rPr>
              <w:t>you,   </w:t>
            </w:r>
            <w:proofErr w:type="gramEnd"/>
            <w:r w:rsidRPr="006F2CA2">
              <w:rPr>
                <w:rFonts w:ascii="Times New Roman" w:hAnsi="Times New Roman" w:cs="Times New Roman"/>
                <w:sz w:val="22"/>
                <w:szCs w:val="20"/>
                <w:lang w:val="en-GB" w:eastAsia="en-US"/>
              </w:rPr>
              <w:t>         that, within 8 days after service on you, you do bring into and leave in the Registry of the Family Justice Courts, the probate in order that                    may proceed in due course of law for the revocation of the same.</w:t>
            </w:r>
          </w:p>
          <w:p w14:paraId="567AE598"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GUID=a205f9cc-4519-41f2-9371-c8644cf5d260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w:t>
            </w:r>
          </w:p>
          <w:p w14:paraId="43C6CD0A"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GUID=7209b3bc-531e-45bd-8fa0-4d378cd2904b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Contact details of            </w:t>
            </w:r>
            <w:proofErr w:type="gramStart"/>
            <w:r w:rsidRPr="006F2CA2">
              <w:rPr>
                <w:rFonts w:ascii="Times New Roman" w:hAnsi="Times New Roman" w:cs="Times New Roman"/>
                <w:sz w:val="22"/>
                <w:szCs w:val="20"/>
                <w:lang w:val="en-GB" w:eastAsia="en-US"/>
              </w:rPr>
              <w:t>  :</w:t>
            </w:r>
            <w:proofErr w:type="gramEnd"/>
          </w:p>
          <w:p w14:paraId="3CB4C3C9"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GUID=2db36d9e-b7d5-4ca2-a8af-1e7b1e0a991c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tc>
      </w:tr>
      <w:tr w:rsidR="006F2CA2" w:rsidRPr="006F2CA2" w14:paraId="51258AF9" w14:textId="77777777" w:rsidTr="006F2CA2">
        <w:trPr>
          <w:divId w:val="2116439976"/>
          <w:cantSplit/>
          <w:jc w:val="center"/>
        </w:trPr>
        <w:tc>
          <w:tcPr>
            <w:tcW w:w="6940" w:type="dxa"/>
            <w:gridSpan w:val="3"/>
          </w:tcPr>
          <w:p w14:paraId="768F104E" w14:textId="77777777" w:rsidR="006F2CA2" w:rsidRPr="006F2CA2" w:rsidRDefault="006F2CA2" w:rsidP="006F2CA2">
            <w:pPr>
              <w:spacing w:before="60" w:after="60" w:line="240" w:lineRule="auto"/>
              <w:ind w:left="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GUID=78640020-c9d5-4f43-9e6b-fcd0138a92b9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e</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 xml:space="preserve">             </w:t>
            </w:r>
            <w:r w:rsidRPr="006F2CA2">
              <w:rPr>
                <w:rFonts w:ascii="Times New Roman" w:hAnsi="Times New Roman" w:cs="Times New Roman"/>
                <w:i/>
                <w:sz w:val="22"/>
                <w:szCs w:val="20"/>
                <w:lang w:val="en-GB" w:eastAsia="en-US"/>
              </w:rPr>
              <w:t>Citation to bring in Letters of Administration (Will set up).</w:t>
            </w:r>
          </w:p>
          <w:p w14:paraId="6971784B"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GUID=5d0cc509-6e92-4d5a-80f3-36f79af52d64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of</w:t>
            </w:r>
          </w:p>
          <w:p w14:paraId="4120CE1B"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GUID=21621504-1608-4302-8521-1c6499dbf294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Whereas it appears by the affidavit of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xml:space="preserve"> filed on [date] that Letters of Administration of all the estate of                            of                              , deceased, were granted to you by the Court on [date]:</w:t>
            </w:r>
          </w:p>
          <w:p w14:paraId="228FBB20"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GUID=8a702fe0-4871-433e-8fb4-e693dc30e114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 whereas it is alleged in affidavit that the deceased made and duly executed his Last Will and Testament, dated [date], and appointed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xml:space="preserve"> executor (or as may be), and that the Letters of Administration ought to be called in, revoked and declared null and void at law:</w:t>
            </w:r>
          </w:p>
          <w:p w14:paraId="7F0A81E1"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GUID=b619cd68-3d74-4c5e-b19a-5048df08d0b1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Now this is to require </w:t>
            </w:r>
            <w:proofErr w:type="gramStart"/>
            <w:r w:rsidRPr="006F2CA2">
              <w:rPr>
                <w:rFonts w:ascii="Times New Roman" w:hAnsi="Times New Roman" w:cs="Times New Roman"/>
                <w:sz w:val="22"/>
                <w:szCs w:val="20"/>
                <w:lang w:val="en-GB" w:eastAsia="en-US"/>
              </w:rPr>
              <w:t>you,   </w:t>
            </w:r>
            <w:proofErr w:type="gramEnd"/>
            <w:r w:rsidRPr="006F2CA2">
              <w:rPr>
                <w:rFonts w:ascii="Times New Roman" w:hAnsi="Times New Roman" w:cs="Times New Roman"/>
                <w:sz w:val="22"/>
                <w:szCs w:val="20"/>
                <w:lang w:val="en-GB" w:eastAsia="en-US"/>
              </w:rPr>
              <w:t>                          , that, within 8 days after service on you, you do bring into and leave in the Registry of the Family Justice Courts, the Letters of Administration in order that                                   may proceed in due course of law for the revocation of the same.</w:t>
            </w:r>
          </w:p>
        </w:tc>
      </w:tr>
      <w:tr w:rsidR="006F2CA2" w:rsidRPr="006F2CA2" w14:paraId="42989AC8" w14:textId="77777777" w:rsidTr="006F2CA2">
        <w:trPr>
          <w:divId w:val="2116439976"/>
          <w:cantSplit/>
          <w:jc w:val="center"/>
        </w:trPr>
        <w:tc>
          <w:tcPr>
            <w:tcW w:w="6940" w:type="dxa"/>
            <w:gridSpan w:val="3"/>
          </w:tcPr>
          <w:p w14:paraId="28516493"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GUID=92ffe28b-d83c-4282-9936-96bc3b261d2a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w:t>
            </w:r>
          </w:p>
          <w:p w14:paraId="558C2761"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GUID=9469a696-4b3b-4bce-8799-89d08d221462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Contact details of          </w:t>
            </w:r>
            <w:proofErr w:type="gramStart"/>
            <w:r w:rsidRPr="006F2CA2">
              <w:rPr>
                <w:rFonts w:ascii="Times New Roman" w:hAnsi="Times New Roman" w:cs="Times New Roman"/>
                <w:sz w:val="22"/>
                <w:szCs w:val="20"/>
                <w:lang w:val="en-GB" w:eastAsia="en-US"/>
              </w:rPr>
              <w:t>  :</w:t>
            </w:r>
            <w:proofErr w:type="gramEnd"/>
          </w:p>
          <w:p w14:paraId="7CCF951E"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GUID=ad60538e-af29-4e92-a616-00c41f480e50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tc>
      </w:tr>
      <w:tr w:rsidR="006F2CA2" w:rsidRPr="006F2CA2" w14:paraId="14889BCD" w14:textId="77777777" w:rsidTr="006F2CA2">
        <w:trPr>
          <w:divId w:val="2116439976"/>
          <w:cantSplit/>
          <w:jc w:val="center"/>
        </w:trPr>
        <w:tc>
          <w:tcPr>
            <w:tcW w:w="6940" w:type="dxa"/>
            <w:gridSpan w:val="3"/>
          </w:tcPr>
          <w:p w14:paraId="7376C04C" w14:textId="77777777" w:rsidR="006F2CA2" w:rsidRPr="006F2CA2" w:rsidRDefault="006F2CA2" w:rsidP="006F2CA2">
            <w:pPr>
              <w:spacing w:before="60" w:after="60" w:line="240" w:lineRule="auto"/>
              <w:ind w:left="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GUID=99b4df15-4172-4488-af06-2ba6aaecadb8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f</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 xml:space="preserve">             </w:t>
            </w:r>
            <w:r w:rsidRPr="006F2CA2">
              <w:rPr>
                <w:rFonts w:ascii="Times New Roman" w:hAnsi="Times New Roman" w:cs="Times New Roman"/>
                <w:i/>
                <w:sz w:val="22"/>
                <w:szCs w:val="20"/>
                <w:lang w:val="en-GB" w:eastAsia="en-US"/>
              </w:rPr>
              <w:t>Citation to bring in Letters of Administration (Administrator alleged not to be entitled).</w:t>
            </w:r>
          </w:p>
          <w:p w14:paraId="2DBC150D"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GUID=501c776f-4e0a-4631-8ea5-f8d16f59314a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of</w:t>
            </w:r>
          </w:p>
          <w:p w14:paraId="23806DDD"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GUID=d309279d-9d86-4951-a89c-545bcfe5dae2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Whereas it appears by the affidavit of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xml:space="preserve"> filed on [date], that Letters of Administration of all the estate of                           of                          , deceased, were granted to you by the Court, as the lawful brother and one of the next-of-kin of the said deceased on [date]:</w:t>
            </w:r>
          </w:p>
          <w:p w14:paraId="11037E78"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GUID=70bb51b2-7829-4e69-91b8-e8e82a63f031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 whereas it is alleged in the affidavit that you are not one of the next-of-kin of the deceased, and that                 is the lawful son and only next-of-kin (or as may be) and that the Letters of Administration ought to be called in, revoked, and declared null and void in law:</w:t>
            </w:r>
          </w:p>
          <w:p w14:paraId="4E178A80"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GUID=cae4688d-192b-432d-8dce-70d8a5b425ad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Now this is to require </w:t>
            </w:r>
            <w:proofErr w:type="gramStart"/>
            <w:r w:rsidRPr="006F2CA2">
              <w:rPr>
                <w:rFonts w:ascii="Times New Roman" w:hAnsi="Times New Roman" w:cs="Times New Roman"/>
                <w:sz w:val="22"/>
                <w:szCs w:val="20"/>
                <w:lang w:val="en-GB" w:eastAsia="en-US"/>
              </w:rPr>
              <w:t>you,   </w:t>
            </w:r>
            <w:proofErr w:type="gramEnd"/>
            <w:r w:rsidRPr="006F2CA2">
              <w:rPr>
                <w:rFonts w:ascii="Times New Roman" w:hAnsi="Times New Roman" w:cs="Times New Roman"/>
                <w:sz w:val="22"/>
                <w:szCs w:val="20"/>
                <w:lang w:val="en-GB" w:eastAsia="en-US"/>
              </w:rPr>
              <w:t>                               , that, within 8 days after service on you, you do bring into and leave in the Registry of the Family Justice Courts, the Letters of Administration in order that                                     may proceed in due course of law for the revocation of the same.</w:t>
            </w:r>
          </w:p>
          <w:p w14:paraId="78292038"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GUID=1bc0c6c7-ad35-4f8e-b3a6-53aca5a8b125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w:t>
            </w:r>
          </w:p>
          <w:p w14:paraId="5CC60EBC"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GUID=2a07e1b1-99c9-4dc6-82ed-8423c9a0faab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Contact details of          </w:t>
            </w:r>
            <w:proofErr w:type="gramStart"/>
            <w:r w:rsidRPr="006F2CA2">
              <w:rPr>
                <w:rFonts w:ascii="Times New Roman" w:hAnsi="Times New Roman" w:cs="Times New Roman"/>
                <w:sz w:val="22"/>
                <w:szCs w:val="20"/>
                <w:lang w:val="en-GB" w:eastAsia="en-US"/>
              </w:rPr>
              <w:t>  :</w:t>
            </w:r>
            <w:proofErr w:type="gramEnd"/>
          </w:p>
          <w:p w14:paraId="35302F05"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GUID=8b131640-524c-4028-8e3b-56417929bcd5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tc>
      </w:tr>
      <w:tr w:rsidR="006F2CA2" w:rsidRPr="006F2CA2" w14:paraId="370391D5" w14:textId="77777777" w:rsidTr="006F2CA2">
        <w:trPr>
          <w:divId w:val="2116439976"/>
          <w:cantSplit/>
          <w:jc w:val="center"/>
        </w:trPr>
        <w:tc>
          <w:tcPr>
            <w:tcW w:w="6940" w:type="dxa"/>
            <w:gridSpan w:val="3"/>
          </w:tcPr>
          <w:p w14:paraId="57CDB7CD" w14:textId="77777777" w:rsidR="006F2CA2" w:rsidRPr="006F2CA2" w:rsidRDefault="006F2CA2" w:rsidP="006F2CA2">
            <w:pPr>
              <w:spacing w:before="60" w:after="60" w:line="240" w:lineRule="auto"/>
              <w:ind w:left="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GUID=6365eccd-4018-46fb-8d34-703f4886b581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g</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r>
            <w:r w:rsidRPr="006F2CA2">
              <w:rPr>
                <w:rFonts w:ascii="Times New Roman" w:hAnsi="Times New Roman" w:cs="Times New Roman"/>
                <w:i/>
                <w:sz w:val="22"/>
                <w:szCs w:val="20"/>
                <w:lang w:val="en-GB" w:eastAsia="en-US"/>
              </w:rPr>
              <w:t>Citation to see proceedings</w:t>
            </w:r>
            <w:r w:rsidRPr="006F2CA2">
              <w:rPr>
                <w:rFonts w:ascii="Times New Roman" w:hAnsi="Times New Roman" w:cs="Times New Roman"/>
                <w:sz w:val="22"/>
                <w:szCs w:val="20"/>
                <w:lang w:val="en-GB" w:eastAsia="en-US"/>
              </w:rPr>
              <w:t>.</w:t>
            </w:r>
          </w:p>
          <w:p w14:paraId="0A111362"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GUID=03c40fbd-452e-41a0-b35b-f93c0bb5a554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of</w:t>
            </w:r>
          </w:p>
          <w:p w14:paraId="4C215D42"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GUID=7b2c084a-b0b0-4163-bb42-c48e5b6989c9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Whereas it appears by the affidavit of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xml:space="preserve"> filed on [date], that there is now pending in the Court, Probate suit entitled                             and another against                           , No.          of 20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xml:space="preserve"> where the plaintiffs are proceeding to prove in solemn form of law the alleged Last Will and Testament, dated [date], at                    .</w:t>
            </w:r>
          </w:p>
        </w:tc>
      </w:tr>
      <w:tr w:rsidR="006F2CA2" w:rsidRPr="006F2CA2" w14:paraId="4BE1DB07" w14:textId="77777777" w:rsidTr="006F2CA2">
        <w:trPr>
          <w:divId w:val="2116439976"/>
          <w:cantSplit/>
          <w:jc w:val="center"/>
        </w:trPr>
        <w:tc>
          <w:tcPr>
            <w:tcW w:w="6940" w:type="dxa"/>
            <w:gridSpan w:val="3"/>
          </w:tcPr>
          <w:p w14:paraId="1EFE5E97"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GUID=6daa4d5c-1c2b-4820-a652-f9747d7cd91c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 whereas it further appears by the affidavit that you are the lawful                         and one of the next-of-kin of the deceased (or a legatee under the alleged will, dated                    or as may be).</w:t>
            </w:r>
          </w:p>
          <w:p w14:paraId="1F7F81E7"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GUID=a1577f5d-65cb-4ed6-a991-7038be882f41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Now this is to give notice to </w:t>
            </w:r>
            <w:proofErr w:type="gramStart"/>
            <w:r w:rsidRPr="006F2CA2">
              <w:rPr>
                <w:rFonts w:ascii="Times New Roman" w:hAnsi="Times New Roman" w:cs="Times New Roman"/>
                <w:sz w:val="22"/>
                <w:szCs w:val="20"/>
                <w:lang w:val="en-GB" w:eastAsia="en-US"/>
              </w:rPr>
              <w:t>you,   </w:t>
            </w:r>
            <w:proofErr w:type="gramEnd"/>
            <w:r w:rsidRPr="006F2CA2">
              <w:rPr>
                <w:rFonts w:ascii="Times New Roman" w:hAnsi="Times New Roman" w:cs="Times New Roman"/>
                <w:sz w:val="22"/>
                <w:szCs w:val="20"/>
                <w:lang w:val="en-GB" w:eastAsia="en-US"/>
              </w:rPr>
              <w:t>                       , to appear in the suit either personally or by your solicitor, should you think it for your interest so to do, at any time during the dependence of the suit and before final judgment shall be given.</w:t>
            </w:r>
          </w:p>
          <w:p w14:paraId="79A7337C"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GUID=66682488-a9e0-431d-b6d4-1ec5fe8b6505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 take notice that, in default of your so doing, the said Court will proceed to hear the Will proved in solemn form of law and pronounce judgment in the suit, your absence notwithstanding.</w:t>
            </w:r>
          </w:p>
          <w:p w14:paraId="1E6F2192"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GUID=36da7ae5-246d-4c11-805e-fee0dcbb9c6d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w:t>
            </w:r>
          </w:p>
          <w:p w14:paraId="2867ABE4"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GUID=c30c8ad3-e3fb-48bc-93c6-6aa5ac36f3f5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Contact details of          </w:t>
            </w:r>
            <w:proofErr w:type="gramStart"/>
            <w:r w:rsidRPr="006F2CA2">
              <w:rPr>
                <w:rFonts w:ascii="Times New Roman" w:hAnsi="Times New Roman" w:cs="Times New Roman"/>
                <w:sz w:val="22"/>
                <w:szCs w:val="20"/>
                <w:lang w:val="en-GB" w:eastAsia="en-US"/>
              </w:rPr>
              <w:t>  :</w:t>
            </w:r>
            <w:proofErr w:type="gramEnd"/>
          </w:p>
          <w:p w14:paraId="2C3A191B"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GUID=69796b7d-bc35-4487-994d-a7b615e59dd4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tc>
      </w:tr>
      <w:tr w:rsidR="006F2CA2" w:rsidRPr="006F2CA2" w14:paraId="5B2CD233" w14:textId="77777777" w:rsidTr="006F2CA2">
        <w:trPr>
          <w:divId w:val="2116439976"/>
          <w:cantSplit/>
          <w:jc w:val="center"/>
        </w:trPr>
        <w:tc>
          <w:tcPr>
            <w:tcW w:w="6940" w:type="dxa"/>
            <w:gridSpan w:val="3"/>
          </w:tcPr>
          <w:p w14:paraId="329C7A8E" w14:textId="77777777" w:rsidR="006F2CA2" w:rsidRPr="006F2CA2" w:rsidRDefault="006F2CA2" w:rsidP="006F2CA2">
            <w:pPr>
              <w:spacing w:before="60" w:after="60" w:line="240" w:lineRule="auto"/>
              <w:ind w:left="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GUID=398d96e8-3ef4-45b2-b261-7b994440e34a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h</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r>
            <w:r w:rsidRPr="006F2CA2">
              <w:rPr>
                <w:rFonts w:ascii="Times New Roman" w:hAnsi="Times New Roman" w:cs="Times New Roman"/>
                <w:i/>
                <w:sz w:val="22"/>
                <w:szCs w:val="20"/>
                <w:lang w:val="en-GB" w:eastAsia="en-US"/>
              </w:rPr>
              <w:t>Citation against executor who has intermeddled</w:t>
            </w:r>
            <w:r w:rsidRPr="006F2CA2">
              <w:rPr>
                <w:rFonts w:ascii="Times New Roman" w:hAnsi="Times New Roman" w:cs="Times New Roman"/>
                <w:sz w:val="22"/>
                <w:szCs w:val="20"/>
                <w:lang w:val="en-GB" w:eastAsia="en-US"/>
              </w:rPr>
              <w:t>.</w:t>
            </w:r>
          </w:p>
          <w:p w14:paraId="3816595A"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GUID=fc8011b6-b252-429c-aae4-b4c10492dbeb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of</w:t>
            </w:r>
          </w:p>
          <w:p w14:paraId="4C6E9B46"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GUID=09e6286d-1dc3-4e1f-80f9-c765cf5fea35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Whereas it appears by the affidavit of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xml:space="preserve"> filed on [date] that,               of            , deceased, died on [date] at            having made and duly executed his Last Will and Testament bearing [date] and appointed you,            , the sole executor (or sole executor and residuary legatee and devisee or as may be):</w:t>
            </w:r>
          </w:p>
          <w:p w14:paraId="4A47B481"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GUID=a9c58b1d-e78b-4858-991c-2989a52acac3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 whereas it is alleged in the affidavit that you            have intermeddled in the estate of the deceased:</w:t>
            </w:r>
          </w:p>
          <w:p w14:paraId="3BE49E2B"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GUID=907aef43-7d48-47ce-acc9-63c653ef2705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Now this is to require </w:t>
            </w:r>
            <w:proofErr w:type="gramStart"/>
            <w:r w:rsidRPr="006F2CA2">
              <w:rPr>
                <w:rFonts w:ascii="Times New Roman" w:hAnsi="Times New Roman" w:cs="Times New Roman"/>
                <w:sz w:val="22"/>
                <w:szCs w:val="20"/>
                <w:lang w:val="en-GB" w:eastAsia="en-US"/>
              </w:rPr>
              <w:t>you,   </w:t>
            </w:r>
            <w:proofErr w:type="gramEnd"/>
            <w:r w:rsidRPr="006F2CA2">
              <w:rPr>
                <w:rFonts w:ascii="Times New Roman" w:hAnsi="Times New Roman" w:cs="Times New Roman"/>
                <w:sz w:val="22"/>
                <w:szCs w:val="20"/>
                <w:lang w:val="en-GB" w:eastAsia="en-US"/>
              </w:rPr>
              <w:t>                       that, within 8 days after service on you, you do cause an appearance to be entered by you in the Registry of the Family Justice Courts and show cause why you should not be ordered to take probate of the Will under pain of the law and contempt thereof.</w:t>
            </w:r>
          </w:p>
          <w:p w14:paraId="4C94A146"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GUID=400faa33-9ace-4138-8b1e-828e03e1ccd1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 take notice that in default of your so appearing and complying with the requirements of this citation the Court will proceed in the premises according to law, your absence notwithstanding.</w:t>
            </w:r>
          </w:p>
          <w:p w14:paraId="7CFBE978"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GUID=80b2fcb2-6613-42f3-a953-c0c8be8b133a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w:t>
            </w:r>
          </w:p>
          <w:p w14:paraId="6738A823"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GUID=5e46c954-fd53-4854-bdf3-83ad21044fe7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Contact details of          </w:t>
            </w:r>
            <w:proofErr w:type="gramStart"/>
            <w:r w:rsidRPr="006F2CA2">
              <w:rPr>
                <w:rFonts w:ascii="Times New Roman" w:hAnsi="Times New Roman" w:cs="Times New Roman"/>
                <w:sz w:val="22"/>
                <w:szCs w:val="20"/>
                <w:lang w:val="en-GB" w:eastAsia="en-US"/>
              </w:rPr>
              <w:t>  :</w:t>
            </w:r>
            <w:proofErr w:type="gramEnd"/>
          </w:p>
          <w:p w14:paraId="03973730"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GUID=e57703f4-87ac-4d29-9a84-c601315f9439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tc>
      </w:tr>
      <w:tr w:rsidR="006F2CA2" w:rsidRPr="006F2CA2" w14:paraId="0DD19FB1" w14:textId="77777777" w:rsidTr="006F2CA2">
        <w:trPr>
          <w:divId w:val="2116439976"/>
          <w:cantSplit/>
          <w:jc w:val="center"/>
        </w:trPr>
        <w:tc>
          <w:tcPr>
            <w:tcW w:w="6940" w:type="dxa"/>
            <w:gridSpan w:val="3"/>
          </w:tcPr>
          <w:p w14:paraId="6188DD58" w14:textId="77777777" w:rsidR="006F2CA2" w:rsidRPr="006F2CA2" w:rsidRDefault="006F2CA2" w:rsidP="006172E9">
            <w:pPr>
              <w:numPr>
                <w:ilvl w:val="0"/>
                <w:numId w:val="22"/>
              </w:num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GUID=4f664c7c-d67b-4a95-929c-993b07a23ff0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     </w:t>
            </w:r>
            <w:r w:rsidRPr="006F2CA2">
              <w:rPr>
                <w:rFonts w:ascii="Times New Roman" w:hAnsi="Times New Roman" w:cs="Times New Roman"/>
                <w:i/>
                <w:sz w:val="22"/>
                <w:szCs w:val="20"/>
                <w:lang w:val="en-GB" w:eastAsia="en-US"/>
              </w:rPr>
              <w:t>Citation to propound a Will</w:t>
            </w:r>
            <w:r w:rsidRPr="006F2CA2">
              <w:rPr>
                <w:rFonts w:ascii="Times New Roman" w:hAnsi="Times New Roman" w:cs="Times New Roman"/>
                <w:sz w:val="22"/>
                <w:szCs w:val="20"/>
                <w:lang w:val="en-GB" w:eastAsia="en-US"/>
              </w:rPr>
              <w:t>.</w:t>
            </w:r>
          </w:p>
          <w:p w14:paraId="5AA06B9C"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GUID=253f9f76-e998-4520-8be3-4d5b48722ebb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of</w:t>
            </w:r>
          </w:p>
          <w:p w14:paraId="574D1610"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GUID=7475f693-71ce-461d-8115-f3fec743b70d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Whereas it appears by the affidavit of                filed on [date] that            of                died on [</w:t>
            </w:r>
            <w:proofErr w:type="gramStart"/>
            <w:r w:rsidRPr="006F2CA2">
              <w:rPr>
                <w:rFonts w:ascii="Times New Roman" w:hAnsi="Times New Roman" w:cs="Times New Roman"/>
                <w:sz w:val="22"/>
                <w:szCs w:val="20"/>
                <w:lang w:val="en-GB" w:eastAsia="en-US"/>
              </w:rPr>
              <w:t>date]   </w:t>
            </w:r>
            <w:proofErr w:type="gramEnd"/>
            <w:r w:rsidRPr="006F2CA2">
              <w:rPr>
                <w:rFonts w:ascii="Times New Roman" w:hAnsi="Times New Roman" w:cs="Times New Roman"/>
                <w:sz w:val="22"/>
                <w:szCs w:val="20"/>
                <w:lang w:val="en-GB" w:eastAsia="en-US"/>
              </w:rPr>
              <w:t>  at            , intestate a widower leaving             , his lawful son the only person entitled to his estate:</w:t>
            </w:r>
          </w:p>
          <w:p w14:paraId="43544E36"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GUID=0d702b30-0193-4fca-a3fb-3f04e192cf4d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 whereas it is alleged in the affidavit that the deceased left a certain paper writing dated [date], purporting to be a will where he appointed you                     sole executor (or sole executor and residuary legatee and devisee or as may be):</w:t>
            </w:r>
          </w:p>
          <w:p w14:paraId="144944C3"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GUID=44f7e2b7-7a25-417b-8b68-2aae15c51c00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Now this is to require </w:t>
            </w:r>
            <w:proofErr w:type="gramStart"/>
            <w:r w:rsidRPr="006F2CA2">
              <w:rPr>
                <w:rFonts w:ascii="Times New Roman" w:hAnsi="Times New Roman" w:cs="Times New Roman"/>
                <w:sz w:val="22"/>
                <w:szCs w:val="20"/>
                <w:lang w:val="en-GB" w:eastAsia="en-US"/>
              </w:rPr>
              <w:t>you,   </w:t>
            </w:r>
            <w:proofErr w:type="gramEnd"/>
            <w:r w:rsidRPr="006F2CA2">
              <w:rPr>
                <w:rFonts w:ascii="Times New Roman" w:hAnsi="Times New Roman" w:cs="Times New Roman"/>
                <w:sz w:val="22"/>
                <w:szCs w:val="20"/>
                <w:lang w:val="en-GB" w:eastAsia="en-US"/>
              </w:rPr>
              <w:t>                         that, within 8 days after service on you, you do propound the will or paper writing should you think it in your interest to do so.</w:t>
            </w:r>
          </w:p>
          <w:p w14:paraId="59DFA9D5"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GUID=2cac7e9d-f5c7-4c43-a9d9-d0031644594a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 take notice that in default of your complying with the requirements of this citation the Court will proceed to grant Letters of Administration of the estate to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xml:space="preserve"> your absence notwithstanding.</w:t>
            </w:r>
          </w:p>
          <w:p w14:paraId="748324AC"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GUID=08ba50d7-fc48-48c7-adbd-c50474bd36c0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w:t>
            </w:r>
          </w:p>
          <w:p w14:paraId="6622C195"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GUID=42b9b3ef-8ca0-40f2-9522-26bfc0caef66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Contact details of             </w:t>
            </w:r>
            <w:proofErr w:type="gramStart"/>
            <w:r w:rsidRPr="006F2CA2">
              <w:rPr>
                <w:rFonts w:ascii="Times New Roman" w:hAnsi="Times New Roman" w:cs="Times New Roman"/>
                <w:sz w:val="22"/>
                <w:szCs w:val="20"/>
                <w:lang w:val="en-GB" w:eastAsia="en-US"/>
              </w:rPr>
              <w:t>  :</w:t>
            </w:r>
            <w:proofErr w:type="gramEnd"/>
          </w:p>
          <w:p w14:paraId="5E696EEF"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GUID=e133642b-b247-48a9-9847-fa466c8af312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tc>
      </w:tr>
    </w:tbl>
    <w:p w14:paraId="3DE80D1D"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7197" w:type="dxa"/>
        <w:jc w:val="center"/>
        <w:tblLook w:val="04A0" w:firstRow="1" w:lastRow="0" w:firstColumn="1" w:lastColumn="0" w:noHBand="0" w:noVBand="1"/>
      </w:tblPr>
      <w:tblGrid>
        <w:gridCol w:w="1496"/>
        <w:gridCol w:w="2646"/>
        <w:gridCol w:w="338"/>
        <w:gridCol w:w="1269"/>
        <w:gridCol w:w="1391"/>
        <w:gridCol w:w="57"/>
      </w:tblGrid>
      <w:tr w:rsidR="006F2CA2" w:rsidRPr="006F2CA2" w14:paraId="4431EFB1" w14:textId="77777777" w:rsidTr="006F2CA2">
        <w:trPr>
          <w:gridAfter w:val="1"/>
          <w:divId w:val="2116439976"/>
          <w:wAfter w:w="57" w:type="dxa"/>
          <w:cantSplit/>
          <w:jc w:val="center"/>
        </w:trPr>
        <w:tc>
          <w:tcPr>
            <w:tcW w:w="7140" w:type="dxa"/>
            <w:gridSpan w:val="5"/>
          </w:tcPr>
          <w:p w14:paraId="0A4BD3C6"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GUID=c0f32750-8b30-4199-a6b4-28d151e137a0 </w:instrText>
            </w:r>
            <w:r w:rsidRPr="006F2CA2">
              <w:rPr>
                <w:rFonts w:ascii="Times New Roman" w:hAnsi="Times New Roman" w:cs="Times New Roman"/>
                <w:sz w:val="22"/>
                <w:szCs w:val="20"/>
                <w:lang w:val="en-GB" w:eastAsia="en-US"/>
              </w:rPr>
              <w:fldChar w:fldCharType="end"/>
            </w:r>
            <w:r w:rsidR="00ED7FA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61</w:t>
            </w:r>
          </w:p>
          <w:p w14:paraId="1A081C4A"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t>R.251</w:t>
            </w:r>
          </w:p>
        </w:tc>
      </w:tr>
      <w:tr w:rsidR="006F2CA2" w:rsidRPr="006F2CA2" w14:paraId="081A16D8" w14:textId="77777777" w:rsidTr="006F2CA2">
        <w:trPr>
          <w:gridAfter w:val="3"/>
          <w:divId w:val="2116439976"/>
          <w:wAfter w:w="2717" w:type="dxa"/>
          <w:cantSplit/>
          <w:jc w:val="center"/>
        </w:trPr>
        <w:tc>
          <w:tcPr>
            <w:tcW w:w="4480" w:type="dxa"/>
            <w:gridSpan w:val="3"/>
          </w:tcPr>
          <w:p w14:paraId="4AC5249A" w14:textId="77777777" w:rsidR="006F2CA2" w:rsidRPr="006F2CA2" w:rsidRDefault="006F2CA2" w:rsidP="006F2CA2">
            <w:pPr>
              <w:spacing w:before="60" w:after="60" w:line="240" w:lineRule="auto"/>
              <w:ind w:left="2493"/>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GUID=df502002-1b17-466e-a2a4-cb2c2ef3461f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MEMORANDUM OF RESEALING</w:t>
            </w:r>
          </w:p>
        </w:tc>
      </w:tr>
      <w:tr w:rsidR="006F2CA2" w:rsidRPr="006F2CA2" w14:paraId="7079C939" w14:textId="77777777" w:rsidTr="006F2CA2">
        <w:trPr>
          <w:gridAfter w:val="1"/>
          <w:divId w:val="2116439976"/>
          <w:wAfter w:w="57" w:type="dxa"/>
          <w:cantSplit/>
          <w:jc w:val="center"/>
        </w:trPr>
        <w:tc>
          <w:tcPr>
            <w:tcW w:w="7140" w:type="dxa"/>
            <w:gridSpan w:val="5"/>
          </w:tcPr>
          <w:p w14:paraId="6BEB0959"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GUID=883301c3-f54f-4877-9a77-279d45da18ff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32D293F8"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 xml:space="preserve">The applicant [  </w:t>
            </w:r>
            <w:proofErr w:type="gramStart"/>
            <w:r w:rsidRPr="006F2CA2">
              <w:rPr>
                <w:rFonts w:ascii="Times New Roman" w:hAnsi="Times New Roman" w:cs="Times New Roman"/>
                <w:sz w:val="22"/>
                <w:szCs w:val="20"/>
                <w:lang w:val="en-GB" w:eastAsia="en-US"/>
              </w:rPr>
              <w:t xml:space="preserve">  ]</w:t>
            </w:r>
            <w:proofErr w:type="gramEnd"/>
            <w:r w:rsidRPr="006F2CA2">
              <w:rPr>
                <w:rFonts w:ascii="Times New Roman" w:hAnsi="Times New Roman" w:cs="Times New Roman"/>
                <w:sz w:val="22"/>
                <w:szCs w:val="20"/>
                <w:lang w:val="en-GB" w:eastAsia="en-US"/>
              </w:rPr>
              <w:t xml:space="preserve"> having filed a certified true copy of the [foreign grant</w:t>
            </w:r>
            <w:r w:rsidRPr="006F2CA2">
              <w:rPr>
                <w:rFonts w:ascii="Times New Roman" w:hAnsi="Times New Roman" w:cs="Times New Roman"/>
                <w:sz w:val="22"/>
                <w:szCs w:val="20"/>
                <w:lang w:val="en-GB" w:eastAsia="en-US"/>
              </w:rPr>
              <w:tab/>
              <w:t>] with this Court, the Grant is now sealed on [date] pursuant to the Probate and Administration Act (Cap 251).</w:t>
            </w:r>
          </w:p>
          <w:p w14:paraId="538355A7"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GUID=f21359b9-d308-4a98-a7d6-84d651889369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tc>
      </w:tr>
      <w:tr w:rsidR="006F2CA2" w:rsidRPr="006F2CA2" w14:paraId="1198B7E6" w14:textId="77777777" w:rsidTr="006F2CA2">
        <w:trPr>
          <w:divId w:val="2116439976"/>
          <w:cantSplit/>
          <w:jc w:val="center"/>
        </w:trPr>
        <w:tc>
          <w:tcPr>
            <w:tcW w:w="7197" w:type="dxa"/>
            <w:gridSpan w:val="6"/>
          </w:tcPr>
          <w:p w14:paraId="0B297C95"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519D10C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GUID=b1ccd033-348a-4368-9252-51ea91dc012d </w:instrText>
            </w:r>
            <w:r w:rsidRPr="006F2CA2">
              <w:rPr>
                <w:rFonts w:ascii="Times New Roman" w:hAnsi="Times New Roman" w:cs="Times New Roman"/>
                <w:sz w:val="22"/>
                <w:szCs w:val="20"/>
                <w:lang w:val="en-GB" w:eastAsia="en-US"/>
              </w:rPr>
              <w:fldChar w:fldCharType="end"/>
            </w:r>
            <w:r w:rsidR="00ED7FA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62</w:t>
            </w:r>
          </w:p>
        </w:tc>
      </w:tr>
      <w:tr w:rsidR="006F2CA2" w:rsidRPr="006F2CA2" w14:paraId="328A5C84" w14:textId="77777777" w:rsidTr="006F2CA2">
        <w:trPr>
          <w:divId w:val="2116439976"/>
          <w:cantSplit/>
          <w:jc w:val="center"/>
        </w:trPr>
        <w:tc>
          <w:tcPr>
            <w:tcW w:w="1496" w:type="dxa"/>
          </w:tcPr>
          <w:p w14:paraId="2AD3A8BB"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GUID=88740602-d8f4-43f4-8123-d6e6a04ba2ef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R.251</w:t>
            </w:r>
          </w:p>
        </w:tc>
        <w:tc>
          <w:tcPr>
            <w:tcW w:w="4253" w:type="dxa"/>
            <w:gridSpan w:val="3"/>
          </w:tcPr>
          <w:p w14:paraId="14FCCDED"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4174B538"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GUID=30da4540-e82a-498f-b4ba-8eb675d0abc3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FORM FOR NOTICE OF RESEALING</w:t>
            </w:r>
          </w:p>
        </w:tc>
        <w:tc>
          <w:tcPr>
            <w:tcW w:w="1448" w:type="dxa"/>
            <w:gridSpan w:val="2"/>
          </w:tcPr>
          <w:p w14:paraId="3559010F"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GUID=c8edd839-9f80-4c02-9797-2d00ca0e08c5 </w:instrText>
            </w:r>
            <w:r w:rsidRPr="006F2CA2">
              <w:rPr>
                <w:rFonts w:ascii="Times New Roman" w:hAnsi="Times New Roman" w:cs="Times New Roman"/>
                <w:sz w:val="22"/>
                <w:szCs w:val="20"/>
                <w:lang w:val="en-GB" w:eastAsia="en-US"/>
              </w:rPr>
              <w:fldChar w:fldCharType="end"/>
            </w:r>
          </w:p>
        </w:tc>
      </w:tr>
      <w:tr w:rsidR="006F2CA2" w:rsidRPr="006F2CA2" w14:paraId="2EA95A87" w14:textId="77777777" w:rsidTr="006F2CA2">
        <w:trPr>
          <w:divId w:val="2116439976"/>
          <w:cantSplit/>
          <w:jc w:val="center"/>
        </w:trPr>
        <w:tc>
          <w:tcPr>
            <w:tcW w:w="7197" w:type="dxa"/>
            <w:gridSpan w:val="6"/>
          </w:tcPr>
          <w:p w14:paraId="010BF30C"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GUID=0afe774b-458d-456b-81c2-1c6392710760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REGISTRY, FAMILY JUSTICE COURTS, SINGAPORE, 20  </w:t>
            </w:r>
            <w:proofErr w:type="gramStart"/>
            <w:r w:rsidRPr="006F2CA2">
              <w:rPr>
                <w:rFonts w:ascii="Times New Roman" w:hAnsi="Times New Roman" w:cs="Times New Roman"/>
                <w:sz w:val="22"/>
                <w:szCs w:val="20"/>
                <w:lang w:val="en-GB" w:eastAsia="en-US"/>
              </w:rPr>
              <w:t>  .</w:t>
            </w:r>
            <w:proofErr w:type="gramEnd"/>
          </w:p>
          <w:p w14:paraId="4277C496"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GUID=67f3c553-a75c-41dc-adba-8c89c4e2d3a1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HCF/P. No.             )</w:t>
            </w:r>
            <w:r w:rsidRPr="006F2CA2">
              <w:rPr>
                <w:rFonts w:ascii="Times New Roman" w:hAnsi="Times New Roman" w:cs="Times New Roman"/>
                <w:sz w:val="22"/>
                <w:szCs w:val="20"/>
                <w:lang w:val="en-GB" w:eastAsia="en-US"/>
              </w:rPr>
              <w:br/>
              <w:t>of 20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w:t>
            </w:r>
          </w:p>
          <w:p w14:paraId="07BD954C"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GUID=51135771-8586-44d2-ae21-9cbe4278143b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NOTICE OF RESEALING OF GRANT</w:t>
            </w:r>
          </w:p>
          <w:p w14:paraId="0F154BA5"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GUID=8a0a5000-25b4-473f-8fb1-9871fa25b9e6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SIR,</w:t>
            </w:r>
          </w:p>
          <w:p w14:paraId="3F03B3E9"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GUID=c5f2df39-5a87-4baf-b44a-1bab6f04634a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Notice is hereby given that the undermentioned Grant, which was issued under the seal of your Court, was, on the date stated, resealed in the Family Division of the High Court of the Republic of Singapore.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56"/>
              <w:gridCol w:w="3487"/>
              <w:gridCol w:w="2322"/>
            </w:tblGrid>
            <w:tr w:rsidR="006F2CA2" w:rsidRPr="00632015" w14:paraId="6E673FF3" w14:textId="77777777" w:rsidTr="00632015">
              <w:tc>
                <w:tcPr>
                  <w:tcW w:w="1156" w:type="dxa"/>
                  <w:shd w:val="clear" w:color="auto" w:fill="auto"/>
                  <w:vAlign w:val="center"/>
                </w:tcPr>
                <w:p w14:paraId="0C19C99D" w14:textId="77777777" w:rsidR="006F2CA2" w:rsidRPr="00632015" w:rsidRDefault="006F2CA2" w:rsidP="00632015">
                  <w:pPr>
                    <w:spacing w:before="60" w:after="60" w:line="240" w:lineRule="auto"/>
                    <w:jc w:val="center"/>
                    <w:rPr>
                      <w:rFonts w:ascii="Times New Roman" w:eastAsia="Calibri" w:hAnsi="Times New Roman" w:cs="Times New Roman"/>
                      <w:sz w:val="22"/>
                      <w:szCs w:val="20"/>
                      <w:lang w:val="en-GB" w:eastAsia="en-US"/>
                    </w:rPr>
                  </w:pPr>
                  <w:r w:rsidRPr="00632015">
                    <w:rPr>
                      <w:rFonts w:ascii="Times New Roman" w:eastAsia="Calibri" w:hAnsi="Times New Roman" w:cs="Times New Roman"/>
                      <w:sz w:val="22"/>
                      <w:szCs w:val="20"/>
                      <w:lang w:val="en-GB" w:eastAsia="en-US"/>
                    </w:rPr>
                    <w:fldChar w:fldCharType="begin"/>
                  </w:r>
                  <w:r w:rsidRPr="00632015">
                    <w:rPr>
                      <w:rFonts w:ascii="Times New Roman" w:eastAsia="Calibri" w:hAnsi="Times New Roman" w:cs="Times New Roman"/>
                      <w:sz w:val="22"/>
                      <w:szCs w:val="20"/>
                      <w:lang w:val="en-GB" w:eastAsia="en-US"/>
                    </w:rPr>
                    <w:instrText xml:space="preserve"> GUID=8941c75b-c4b4-4dab-82ff-778e0a4ff80d </w:instrText>
                  </w:r>
                  <w:r w:rsidRPr="00632015">
                    <w:rPr>
                      <w:rFonts w:ascii="Times New Roman" w:eastAsia="Calibri" w:hAnsi="Times New Roman" w:cs="Times New Roman"/>
                      <w:sz w:val="22"/>
                      <w:szCs w:val="20"/>
                      <w:lang w:val="en-GB" w:eastAsia="en-US"/>
                    </w:rPr>
                    <w:fldChar w:fldCharType="end"/>
                  </w:r>
                  <w:r w:rsidRPr="00632015">
                    <w:rPr>
                      <w:rFonts w:ascii="Times New Roman" w:eastAsia="Calibri" w:hAnsi="Times New Roman" w:cs="Times New Roman"/>
                      <w:sz w:val="22"/>
                      <w:szCs w:val="20"/>
                      <w:lang w:val="en-GB" w:eastAsia="en-US"/>
                    </w:rPr>
                    <w:t>Name of Deceased</w:t>
                  </w:r>
                </w:p>
              </w:tc>
              <w:tc>
                <w:tcPr>
                  <w:tcW w:w="3487" w:type="dxa"/>
                  <w:shd w:val="clear" w:color="auto" w:fill="auto"/>
                  <w:vAlign w:val="center"/>
                </w:tcPr>
                <w:p w14:paraId="545848F3" w14:textId="77777777" w:rsidR="006F2CA2" w:rsidRPr="00632015" w:rsidRDefault="006F2CA2" w:rsidP="00632015">
                  <w:pPr>
                    <w:spacing w:before="60" w:after="60" w:line="240" w:lineRule="auto"/>
                    <w:jc w:val="center"/>
                    <w:rPr>
                      <w:rFonts w:ascii="Times New Roman" w:eastAsia="Calibri" w:hAnsi="Times New Roman" w:cs="Times New Roman"/>
                      <w:sz w:val="22"/>
                      <w:szCs w:val="20"/>
                      <w:lang w:val="en-GB" w:eastAsia="en-US"/>
                    </w:rPr>
                  </w:pPr>
                  <w:r w:rsidRPr="00632015">
                    <w:rPr>
                      <w:rFonts w:ascii="Times New Roman" w:eastAsia="Calibri" w:hAnsi="Times New Roman" w:cs="Times New Roman"/>
                      <w:sz w:val="22"/>
                      <w:szCs w:val="20"/>
                      <w:lang w:val="en-GB" w:eastAsia="en-US"/>
                    </w:rPr>
                    <w:fldChar w:fldCharType="begin"/>
                  </w:r>
                  <w:r w:rsidRPr="00632015">
                    <w:rPr>
                      <w:rFonts w:ascii="Times New Roman" w:eastAsia="Calibri" w:hAnsi="Times New Roman" w:cs="Times New Roman"/>
                      <w:sz w:val="22"/>
                      <w:szCs w:val="20"/>
                      <w:lang w:val="en-GB" w:eastAsia="en-US"/>
                    </w:rPr>
                    <w:instrText xml:space="preserve"> GUID=a33d7aa7-446a-4850-8077-2b4ff68a3fa4 </w:instrText>
                  </w:r>
                  <w:r w:rsidRPr="00632015">
                    <w:rPr>
                      <w:rFonts w:ascii="Times New Roman" w:eastAsia="Calibri" w:hAnsi="Times New Roman" w:cs="Times New Roman"/>
                      <w:sz w:val="22"/>
                      <w:szCs w:val="20"/>
                      <w:lang w:val="en-GB" w:eastAsia="en-US"/>
                    </w:rPr>
                    <w:fldChar w:fldCharType="end"/>
                  </w:r>
                  <w:r w:rsidRPr="00632015">
                    <w:rPr>
                      <w:rFonts w:ascii="Times New Roman" w:eastAsia="Calibri" w:hAnsi="Times New Roman" w:cs="Times New Roman"/>
                      <w:sz w:val="22"/>
                      <w:szCs w:val="20"/>
                      <w:lang w:val="en-GB" w:eastAsia="en-US"/>
                    </w:rPr>
                    <w:t>Nature and Date of Grant</w:t>
                  </w:r>
                </w:p>
              </w:tc>
              <w:tc>
                <w:tcPr>
                  <w:tcW w:w="2322" w:type="dxa"/>
                  <w:shd w:val="clear" w:color="auto" w:fill="auto"/>
                  <w:vAlign w:val="center"/>
                </w:tcPr>
                <w:p w14:paraId="59F385F7" w14:textId="77777777" w:rsidR="006F2CA2" w:rsidRPr="00632015" w:rsidRDefault="006F2CA2" w:rsidP="00632015">
                  <w:pPr>
                    <w:spacing w:before="60" w:after="60" w:line="240" w:lineRule="auto"/>
                    <w:jc w:val="center"/>
                    <w:rPr>
                      <w:rFonts w:ascii="Times New Roman" w:eastAsia="Calibri" w:hAnsi="Times New Roman" w:cs="Times New Roman"/>
                      <w:sz w:val="22"/>
                      <w:szCs w:val="20"/>
                      <w:lang w:val="en-GB" w:eastAsia="en-US"/>
                    </w:rPr>
                  </w:pPr>
                  <w:r w:rsidRPr="00632015">
                    <w:rPr>
                      <w:rFonts w:ascii="Times New Roman" w:eastAsia="Calibri" w:hAnsi="Times New Roman" w:cs="Times New Roman"/>
                      <w:sz w:val="22"/>
                      <w:szCs w:val="20"/>
                      <w:lang w:val="en-GB" w:eastAsia="en-US"/>
                    </w:rPr>
                    <w:fldChar w:fldCharType="begin"/>
                  </w:r>
                  <w:r w:rsidRPr="00632015">
                    <w:rPr>
                      <w:rFonts w:ascii="Times New Roman" w:eastAsia="Calibri" w:hAnsi="Times New Roman" w:cs="Times New Roman"/>
                      <w:sz w:val="22"/>
                      <w:szCs w:val="20"/>
                      <w:lang w:val="en-GB" w:eastAsia="en-US"/>
                    </w:rPr>
                    <w:instrText xml:space="preserve"> GUID=bb9ea48e-6f00-4c36-85d3-c579d327028d </w:instrText>
                  </w:r>
                  <w:r w:rsidRPr="00632015">
                    <w:rPr>
                      <w:rFonts w:ascii="Times New Roman" w:eastAsia="Calibri" w:hAnsi="Times New Roman" w:cs="Times New Roman"/>
                      <w:sz w:val="22"/>
                      <w:szCs w:val="20"/>
                      <w:lang w:val="en-GB" w:eastAsia="en-US"/>
                    </w:rPr>
                    <w:fldChar w:fldCharType="end"/>
                  </w:r>
                  <w:r w:rsidRPr="00632015">
                    <w:rPr>
                      <w:rFonts w:ascii="Times New Roman" w:eastAsia="Calibri" w:hAnsi="Times New Roman" w:cs="Times New Roman"/>
                      <w:sz w:val="22"/>
                      <w:szCs w:val="20"/>
                      <w:lang w:val="en-GB" w:eastAsia="en-US"/>
                    </w:rPr>
                    <w:t>Date of Resealing</w:t>
                  </w:r>
                </w:p>
              </w:tc>
            </w:tr>
            <w:tr w:rsidR="006F2CA2" w:rsidRPr="00632015" w14:paraId="5555FFCC" w14:textId="77777777" w:rsidTr="00632015">
              <w:tc>
                <w:tcPr>
                  <w:tcW w:w="1156" w:type="dxa"/>
                  <w:shd w:val="clear" w:color="auto" w:fill="auto"/>
                </w:tcPr>
                <w:p w14:paraId="0A0D4AB6" w14:textId="77777777" w:rsidR="006F2CA2" w:rsidRPr="00632015" w:rsidRDefault="006F2CA2" w:rsidP="00632015">
                  <w:pPr>
                    <w:spacing w:before="120" w:after="0" w:line="240" w:lineRule="auto"/>
                    <w:jc w:val="both"/>
                    <w:rPr>
                      <w:rFonts w:ascii="Times New Roman" w:eastAsia="Calibri" w:hAnsi="Times New Roman" w:cs="Times New Roman"/>
                      <w:sz w:val="22"/>
                      <w:szCs w:val="20"/>
                      <w:lang w:val="en-GB" w:eastAsia="en-US"/>
                    </w:rPr>
                  </w:pPr>
                </w:p>
              </w:tc>
              <w:tc>
                <w:tcPr>
                  <w:tcW w:w="3487" w:type="dxa"/>
                  <w:shd w:val="clear" w:color="auto" w:fill="auto"/>
                </w:tcPr>
                <w:p w14:paraId="3AF7DE4A" w14:textId="77777777" w:rsidR="006F2CA2" w:rsidRPr="00632015" w:rsidRDefault="006F2CA2" w:rsidP="00632015">
                  <w:pPr>
                    <w:spacing w:before="120" w:after="0" w:line="240" w:lineRule="auto"/>
                    <w:jc w:val="both"/>
                    <w:rPr>
                      <w:rFonts w:ascii="Times New Roman" w:eastAsia="Calibri" w:hAnsi="Times New Roman" w:cs="Times New Roman"/>
                      <w:sz w:val="22"/>
                      <w:szCs w:val="20"/>
                      <w:lang w:val="en-GB" w:eastAsia="en-US"/>
                    </w:rPr>
                  </w:pPr>
                </w:p>
                <w:p w14:paraId="5217A33C" w14:textId="77777777" w:rsidR="006F2CA2" w:rsidRPr="00632015" w:rsidRDefault="006F2CA2" w:rsidP="00632015">
                  <w:pPr>
                    <w:spacing w:before="120" w:after="0" w:line="240" w:lineRule="auto"/>
                    <w:jc w:val="both"/>
                    <w:rPr>
                      <w:rFonts w:ascii="Times New Roman" w:eastAsia="Calibri" w:hAnsi="Times New Roman" w:cs="Times New Roman"/>
                      <w:sz w:val="22"/>
                      <w:szCs w:val="20"/>
                      <w:lang w:val="en-GB" w:eastAsia="en-US"/>
                    </w:rPr>
                  </w:pPr>
                </w:p>
                <w:p w14:paraId="6FDE1347" w14:textId="77777777" w:rsidR="006F2CA2" w:rsidRPr="00632015" w:rsidRDefault="006F2CA2" w:rsidP="00632015">
                  <w:pPr>
                    <w:spacing w:before="120" w:after="0" w:line="240" w:lineRule="auto"/>
                    <w:jc w:val="both"/>
                    <w:rPr>
                      <w:rFonts w:ascii="Times New Roman" w:eastAsia="Calibri" w:hAnsi="Times New Roman" w:cs="Times New Roman"/>
                      <w:sz w:val="22"/>
                      <w:szCs w:val="20"/>
                      <w:lang w:val="en-GB" w:eastAsia="en-US"/>
                    </w:rPr>
                  </w:pPr>
                </w:p>
                <w:p w14:paraId="35968CDF" w14:textId="77777777" w:rsidR="006F2CA2" w:rsidRPr="00632015" w:rsidRDefault="006F2CA2" w:rsidP="00632015">
                  <w:pPr>
                    <w:spacing w:before="120" w:after="0" w:line="240" w:lineRule="auto"/>
                    <w:jc w:val="both"/>
                    <w:rPr>
                      <w:rFonts w:ascii="Times New Roman" w:eastAsia="Calibri" w:hAnsi="Times New Roman" w:cs="Times New Roman"/>
                      <w:sz w:val="22"/>
                      <w:szCs w:val="20"/>
                      <w:lang w:val="en-GB" w:eastAsia="en-US"/>
                    </w:rPr>
                  </w:pPr>
                </w:p>
                <w:p w14:paraId="6BA70713" w14:textId="77777777" w:rsidR="006F2CA2" w:rsidRPr="00632015" w:rsidRDefault="006F2CA2" w:rsidP="00632015">
                  <w:pPr>
                    <w:spacing w:before="120" w:after="0" w:line="240" w:lineRule="auto"/>
                    <w:jc w:val="both"/>
                    <w:rPr>
                      <w:rFonts w:ascii="Times New Roman" w:eastAsia="Calibri" w:hAnsi="Times New Roman" w:cs="Times New Roman"/>
                      <w:sz w:val="22"/>
                      <w:szCs w:val="20"/>
                      <w:lang w:val="en-GB" w:eastAsia="en-US"/>
                    </w:rPr>
                  </w:pPr>
                </w:p>
              </w:tc>
              <w:tc>
                <w:tcPr>
                  <w:tcW w:w="2322" w:type="dxa"/>
                  <w:shd w:val="clear" w:color="auto" w:fill="auto"/>
                </w:tcPr>
                <w:p w14:paraId="01C7495C" w14:textId="77777777" w:rsidR="006F2CA2" w:rsidRPr="00632015" w:rsidRDefault="006F2CA2" w:rsidP="00632015">
                  <w:pPr>
                    <w:spacing w:before="120" w:after="0" w:line="240" w:lineRule="auto"/>
                    <w:jc w:val="both"/>
                    <w:rPr>
                      <w:rFonts w:ascii="Times New Roman" w:eastAsia="Calibri" w:hAnsi="Times New Roman" w:cs="Times New Roman"/>
                      <w:sz w:val="22"/>
                      <w:szCs w:val="20"/>
                      <w:lang w:val="en-GB" w:eastAsia="en-US"/>
                    </w:rPr>
                  </w:pPr>
                </w:p>
              </w:tc>
            </w:tr>
          </w:tbl>
          <w:p w14:paraId="5F4329D9"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p>
        </w:tc>
      </w:tr>
      <w:tr w:rsidR="006F2CA2" w:rsidRPr="006F2CA2" w14:paraId="2AE8D393" w14:textId="77777777" w:rsidTr="006F2CA2">
        <w:trPr>
          <w:divId w:val="2116439976"/>
          <w:cantSplit/>
          <w:jc w:val="center"/>
        </w:trPr>
        <w:tc>
          <w:tcPr>
            <w:tcW w:w="7197" w:type="dxa"/>
            <w:gridSpan w:val="6"/>
          </w:tcPr>
          <w:p w14:paraId="3202A7B7"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tc>
      </w:tr>
      <w:tr w:rsidR="006F2CA2" w:rsidRPr="006F2CA2" w14:paraId="4A7FA1B4" w14:textId="77777777" w:rsidTr="006F2CA2">
        <w:trPr>
          <w:divId w:val="2116439976"/>
          <w:cantSplit/>
          <w:jc w:val="center"/>
        </w:trPr>
        <w:tc>
          <w:tcPr>
            <w:tcW w:w="4142" w:type="dxa"/>
            <w:gridSpan w:val="2"/>
          </w:tcPr>
          <w:p w14:paraId="41097BCE"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GUID=f0561d09-d779-484d-b558-844d545f1b49 </w:instrText>
            </w:r>
            <w:r w:rsidRPr="006F2CA2">
              <w:rPr>
                <w:rFonts w:ascii="Times New Roman" w:hAnsi="Times New Roman" w:cs="Times New Roman"/>
                <w:sz w:val="22"/>
                <w:szCs w:val="20"/>
                <w:lang w:val="en-GB" w:eastAsia="en-US"/>
              </w:rPr>
              <w:fldChar w:fldCharType="end"/>
            </w:r>
          </w:p>
        </w:tc>
        <w:tc>
          <w:tcPr>
            <w:tcW w:w="3055" w:type="dxa"/>
            <w:gridSpan w:val="4"/>
          </w:tcPr>
          <w:p w14:paraId="23DF59A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GUID=df379355-4924-4830-85e8-90e433c7027f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 xml:space="preserve">Registrar, </w:t>
            </w:r>
            <w:r w:rsidRPr="006F2CA2">
              <w:rPr>
                <w:rFonts w:ascii="Times New Roman" w:hAnsi="Times New Roman" w:cs="Times New Roman"/>
                <w:i/>
                <w:sz w:val="22"/>
                <w:szCs w:val="20"/>
                <w:lang w:val="en-GB" w:eastAsia="en-US"/>
              </w:rPr>
              <w:br/>
              <w:t>Family Justice Courts,</w:t>
            </w:r>
            <w:r w:rsidRPr="006F2CA2">
              <w:rPr>
                <w:rFonts w:ascii="Times New Roman" w:hAnsi="Times New Roman" w:cs="Times New Roman"/>
                <w:i/>
                <w:sz w:val="22"/>
                <w:szCs w:val="20"/>
                <w:lang w:val="en-GB" w:eastAsia="en-US"/>
              </w:rPr>
              <w:br/>
              <w:t>Republic of Singapore.</w:t>
            </w:r>
          </w:p>
        </w:tc>
      </w:tr>
    </w:tbl>
    <w:p w14:paraId="1D6B5327"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p>
    <w:p w14:paraId="3961D410"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7360" w:type="dxa"/>
        <w:jc w:val="center"/>
        <w:tblLook w:val="04A0" w:firstRow="1" w:lastRow="0" w:firstColumn="1" w:lastColumn="0" w:noHBand="0" w:noVBand="1"/>
      </w:tblPr>
      <w:tblGrid>
        <w:gridCol w:w="100"/>
        <w:gridCol w:w="1300"/>
        <w:gridCol w:w="40"/>
        <w:gridCol w:w="4080"/>
        <w:gridCol w:w="120"/>
        <w:gridCol w:w="1480"/>
        <w:gridCol w:w="240"/>
      </w:tblGrid>
      <w:tr w:rsidR="006F2CA2" w:rsidRPr="006F2CA2" w14:paraId="25351CAA" w14:textId="77777777" w:rsidTr="006F2CA2">
        <w:trPr>
          <w:gridAfter w:val="1"/>
          <w:divId w:val="2116439976"/>
          <w:wAfter w:w="240" w:type="dxa"/>
          <w:cantSplit/>
          <w:jc w:val="center"/>
        </w:trPr>
        <w:tc>
          <w:tcPr>
            <w:tcW w:w="7120" w:type="dxa"/>
            <w:gridSpan w:val="6"/>
          </w:tcPr>
          <w:p w14:paraId="79113BEE" w14:textId="77777777" w:rsidR="006F2CA2" w:rsidRPr="006F2CA2" w:rsidRDefault="006F2CA2" w:rsidP="006F2CA2">
            <w:pPr>
              <w:spacing w:before="60" w:after="60" w:line="240" w:lineRule="auto"/>
              <w:jc w:val="center"/>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lastRenderedPageBreak/>
              <w:fldChar w:fldCharType="begin"/>
            </w:r>
            <w:r w:rsidRPr="006F2CA2">
              <w:rPr>
                <w:rFonts w:ascii="Times New Roman" w:hAnsi="Times New Roman" w:cs="Times New Roman"/>
                <w:color w:val="000000"/>
                <w:sz w:val="22"/>
                <w:szCs w:val="20"/>
                <w:lang w:val="en-GB" w:eastAsia="en-US"/>
              </w:rPr>
              <w:instrText xml:space="preserve"> GUID=279114cb-8d0f-498f-b667-634f922b93b2 </w:instrText>
            </w:r>
            <w:r w:rsidRPr="006F2CA2">
              <w:rPr>
                <w:rFonts w:ascii="Times New Roman" w:hAnsi="Times New Roman" w:cs="Times New Roman"/>
                <w:color w:val="000000"/>
                <w:sz w:val="22"/>
                <w:szCs w:val="20"/>
                <w:lang w:val="en-GB" w:eastAsia="en-US"/>
              </w:rPr>
              <w:fldChar w:fldCharType="end"/>
            </w:r>
            <w:r w:rsidR="00ED7FA2">
              <w:rPr>
                <w:rFonts w:ascii="Times New Roman" w:hAnsi="Times New Roman" w:cs="Times New Roman"/>
                <w:color w:val="000000"/>
                <w:sz w:val="22"/>
                <w:szCs w:val="20"/>
                <w:lang w:val="en-GB" w:eastAsia="en-US"/>
              </w:rPr>
              <w:t>FORM</w:t>
            </w:r>
            <w:r w:rsidRPr="006F2CA2">
              <w:rPr>
                <w:rFonts w:ascii="Times New Roman" w:hAnsi="Times New Roman" w:cs="Times New Roman"/>
                <w:color w:val="000000"/>
                <w:sz w:val="22"/>
                <w:szCs w:val="20"/>
                <w:lang w:val="en-GB" w:eastAsia="en-US"/>
              </w:rPr>
              <w:t xml:space="preserve"> 63</w:t>
            </w:r>
          </w:p>
        </w:tc>
      </w:tr>
      <w:tr w:rsidR="006F2CA2" w:rsidRPr="006F2CA2" w14:paraId="08750FFD" w14:textId="77777777" w:rsidTr="006F2CA2">
        <w:trPr>
          <w:gridAfter w:val="1"/>
          <w:divId w:val="2116439976"/>
          <w:wAfter w:w="240" w:type="dxa"/>
          <w:cantSplit/>
          <w:jc w:val="center"/>
        </w:trPr>
        <w:tc>
          <w:tcPr>
            <w:tcW w:w="1400" w:type="dxa"/>
            <w:gridSpan w:val="2"/>
          </w:tcPr>
          <w:p w14:paraId="01995B56" w14:textId="77777777" w:rsidR="006F2CA2" w:rsidRPr="006F2CA2" w:rsidRDefault="006F2CA2" w:rsidP="006F2CA2">
            <w:pPr>
              <w:spacing w:before="60" w:after="60" w:line="240" w:lineRule="auto"/>
              <w:rPr>
                <w:rFonts w:ascii="Times New Roman" w:hAnsi="Times New Roman" w:cs="Times New Roman"/>
                <w:color w:val="000000"/>
                <w:sz w:val="18"/>
                <w:szCs w:val="18"/>
                <w:lang w:val="en-GB" w:eastAsia="en-US"/>
              </w:rPr>
            </w:pPr>
            <w:r w:rsidRPr="006F2CA2">
              <w:rPr>
                <w:rFonts w:ascii="Times New Roman" w:hAnsi="Times New Roman" w:cs="Times New Roman"/>
                <w:color w:val="000000"/>
                <w:sz w:val="18"/>
                <w:szCs w:val="18"/>
                <w:lang w:val="en-GB" w:eastAsia="en-US"/>
              </w:rPr>
              <w:fldChar w:fldCharType="begin"/>
            </w:r>
            <w:r w:rsidRPr="006F2CA2">
              <w:rPr>
                <w:rFonts w:ascii="Times New Roman" w:hAnsi="Times New Roman" w:cs="Times New Roman"/>
                <w:color w:val="000000"/>
                <w:sz w:val="18"/>
                <w:szCs w:val="18"/>
                <w:lang w:val="en-GB" w:eastAsia="en-US"/>
              </w:rPr>
              <w:instrText xml:space="preserve"> GUID=ce00c9ce-4456-4fd9-94d3-4c9aa648e4d8 </w:instrText>
            </w:r>
            <w:r w:rsidRPr="006F2CA2">
              <w:rPr>
                <w:rFonts w:ascii="Times New Roman" w:hAnsi="Times New Roman" w:cs="Times New Roman"/>
                <w:color w:val="000000"/>
                <w:sz w:val="18"/>
                <w:szCs w:val="18"/>
                <w:lang w:val="en-GB" w:eastAsia="en-US"/>
              </w:rPr>
              <w:fldChar w:fldCharType="end"/>
            </w:r>
            <w:r w:rsidRPr="006F2CA2">
              <w:rPr>
                <w:rFonts w:ascii="Times New Roman" w:hAnsi="Times New Roman" w:cs="Times New Roman"/>
                <w:color w:val="000000"/>
                <w:sz w:val="18"/>
                <w:szCs w:val="18"/>
                <w:lang w:val="en-GB" w:eastAsia="en-US"/>
              </w:rPr>
              <w:t>R.276</w:t>
            </w:r>
          </w:p>
        </w:tc>
        <w:tc>
          <w:tcPr>
            <w:tcW w:w="4120" w:type="dxa"/>
            <w:gridSpan w:val="2"/>
          </w:tcPr>
          <w:p w14:paraId="7351A0D8" w14:textId="77777777" w:rsidR="006F2CA2" w:rsidRPr="006F2CA2" w:rsidRDefault="006F2CA2" w:rsidP="006F2CA2">
            <w:pPr>
              <w:spacing w:before="60" w:after="60" w:line="240" w:lineRule="auto"/>
              <w:jc w:val="center"/>
              <w:rPr>
                <w:rFonts w:ascii="Times New Roman" w:hAnsi="Times New Roman" w:cs="Times New Roman"/>
                <w:color w:val="000000"/>
                <w:sz w:val="22"/>
                <w:szCs w:val="20"/>
                <w:lang w:val="en-GB" w:eastAsia="en-US"/>
              </w:rPr>
            </w:pPr>
          </w:p>
          <w:p w14:paraId="1D947DED" w14:textId="77777777" w:rsidR="006F2CA2" w:rsidRPr="006F2CA2" w:rsidRDefault="006F2CA2" w:rsidP="006F2CA2">
            <w:pPr>
              <w:spacing w:before="60" w:after="60" w:line="240" w:lineRule="auto"/>
              <w:jc w:val="center"/>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GUID=8540d131-46d1-4103-9fd3-7f968d27806d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STATEMENT</w:t>
            </w:r>
          </w:p>
          <w:p w14:paraId="64AFAB10" w14:textId="77777777" w:rsidR="006F2CA2" w:rsidRPr="006F2CA2" w:rsidRDefault="006F2CA2" w:rsidP="006F2CA2">
            <w:pPr>
              <w:spacing w:before="60" w:after="60" w:line="240" w:lineRule="auto"/>
              <w:jc w:val="center"/>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GUID=e84bd59b-690e-40cd-beab-a91ab06adb5c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 xml:space="preserve">(FOR DETERMINATION OR </w:t>
            </w:r>
            <w:r w:rsidRPr="006F2CA2">
              <w:rPr>
                <w:rFonts w:ascii="Times New Roman" w:hAnsi="Times New Roman" w:cs="Times New Roman"/>
                <w:color w:val="000000"/>
                <w:sz w:val="22"/>
                <w:szCs w:val="20"/>
                <w:lang w:val="en-GB" w:eastAsia="en-US"/>
              </w:rPr>
              <w:br/>
              <w:t>DECLARATION OF PARENTHOOD)</w:t>
            </w:r>
          </w:p>
        </w:tc>
        <w:tc>
          <w:tcPr>
            <w:tcW w:w="1600" w:type="dxa"/>
            <w:gridSpan w:val="2"/>
          </w:tcPr>
          <w:p w14:paraId="424266F8" w14:textId="77777777" w:rsidR="006F2CA2" w:rsidRPr="006F2CA2" w:rsidRDefault="006F2CA2" w:rsidP="006F2CA2">
            <w:pPr>
              <w:spacing w:before="60" w:after="60" w:line="240" w:lineRule="auto"/>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GUID=4ee2e702-d09c-4a96-8cbc-6b6a0cceff81 </w:instrText>
            </w:r>
            <w:r w:rsidRPr="006F2CA2">
              <w:rPr>
                <w:rFonts w:ascii="Times New Roman" w:hAnsi="Times New Roman" w:cs="Times New Roman"/>
                <w:color w:val="000000"/>
                <w:sz w:val="22"/>
                <w:szCs w:val="20"/>
                <w:lang w:val="en-GB" w:eastAsia="en-US"/>
              </w:rPr>
              <w:fldChar w:fldCharType="end"/>
            </w:r>
          </w:p>
        </w:tc>
      </w:tr>
      <w:tr w:rsidR="006F2CA2" w:rsidRPr="006F2CA2" w14:paraId="4127535F" w14:textId="77777777" w:rsidTr="006F2CA2">
        <w:trPr>
          <w:gridAfter w:val="1"/>
          <w:divId w:val="2116439976"/>
          <w:wAfter w:w="240" w:type="dxa"/>
          <w:cantSplit/>
          <w:jc w:val="center"/>
        </w:trPr>
        <w:tc>
          <w:tcPr>
            <w:tcW w:w="7120" w:type="dxa"/>
            <w:gridSpan w:val="6"/>
          </w:tcPr>
          <w:p w14:paraId="0DF312DD" w14:textId="77777777" w:rsidR="006F2CA2" w:rsidRPr="006F2CA2" w:rsidRDefault="006F2CA2" w:rsidP="006F2CA2">
            <w:pPr>
              <w:spacing w:before="60" w:after="60" w:line="240" w:lineRule="auto"/>
              <w:jc w:val="center"/>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GUID=fd884216-ab2d-4c73-af58-4fecae882143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(Title as in action)</w:t>
            </w:r>
          </w:p>
        </w:tc>
      </w:tr>
      <w:tr w:rsidR="006F2CA2" w:rsidRPr="006F2CA2" w14:paraId="3EEA8BBE" w14:textId="77777777" w:rsidTr="006F2CA2">
        <w:trPr>
          <w:gridAfter w:val="1"/>
          <w:divId w:val="2116439976"/>
          <w:wAfter w:w="240" w:type="dxa"/>
          <w:cantSplit/>
          <w:jc w:val="center"/>
        </w:trPr>
        <w:tc>
          <w:tcPr>
            <w:tcW w:w="7120" w:type="dxa"/>
            <w:gridSpan w:val="6"/>
          </w:tcPr>
          <w:p w14:paraId="1CB62800" w14:textId="77777777" w:rsidR="006F2CA2" w:rsidRPr="006F2CA2" w:rsidRDefault="006F2CA2" w:rsidP="006F2CA2">
            <w:pPr>
              <w:spacing w:before="60" w:after="60" w:line="240" w:lineRule="auto"/>
              <w:ind w:left="475" w:hanging="475"/>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GUID=59584d32-8b01-4bad-8357-761531956274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1.</w:t>
            </w:r>
            <w:r w:rsidRPr="006F2CA2">
              <w:rPr>
                <w:rFonts w:ascii="Times New Roman" w:hAnsi="Times New Roman" w:cs="Times New Roman"/>
                <w:color w:val="000000"/>
                <w:sz w:val="22"/>
                <w:szCs w:val="20"/>
                <w:lang w:val="en-GB" w:eastAsia="en-US"/>
              </w:rPr>
              <w:tab/>
            </w:r>
            <w:proofErr w:type="gramStart"/>
            <w:r w:rsidRPr="006F2CA2">
              <w:rPr>
                <w:rFonts w:ascii="Times New Roman" w:hAnsi="Times New Roman" w:cs="Times New Roman"/>
                <w:color w:val="000000"/>
                <w:sz w:val="22"/>
                <w:szCs w:val="20"/>
                <w:lang w:val="en-GB" w:eastAsia="en-US"/>
              </w:rPr>
              <w:t>Particulars of</w:t>
            </w:r>
            <w:proofErr w:type="gramEnd"/>
            <w:r w:rsidRPr="006F2CA2">
              <w:rPr>
                <w:rFonts w:ascii="Times New Roman" w:hAnsi="Times New Roman" w:cs="Times New Roman"/>
                <w:color w:val="000000"/>
                <w:sz w:val="22"/>
                <w:szCs w:val="20"/>
                <w:lang w:val="en-GB" w:eastAsia="en-US"/>
              </w:rPr>
              <w:t xml:space="preserve"> Applicant/Plaintiff:</w:t>
            </w:r>
          </w:p>
          <w:p w14:paraId="13293C3A" w14:textId="77777777" w:rsidR="006F2CA2" w:rsidRPr="006F2CA2" w:rsidRDefault="006F2CA2" w:rsidP="006F2CA2">
            <w:pPr>
              <w:spacing w:before="60" w:after="60" w:line="240" w:lineRule="auto"/>
              <w:ind w:left="940" w:hanging="533"/>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GUID=3cf83d1e-25b3-44d5-b3c2-877b7c6c19ed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i/>
                <w:color w:val="000000"/>
                <w:sz w:val="22"/>
                <w:szCs w:val="20"/>
                <w:lang w:val="en-GB" w:eastAsia="en-US"/>
              </w:rPr>
              <w:t>a</w:t>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color w:val="000000"/>
                <w:sz w:val="22"/>
                <w:szCs w:val="20"/>
                <w:lang w:val="en-GB" w:eastAsia="en-US"/>
              </w:rPr>
              <w:tab/>
              <w:t>Name:</w:t>
            </w:r>
          </w:p>
          <w:p w14:paraId="2FF847B3" w14:textId="77777777" w:rsidR="006F2CA2" w:rsidRPr="006F2CA2" w:rsidRDefault="006F2CA2" w:rsidP="006F2CA2">
            <w:pPr>
              <w:spacing w:before="60" w:after="60" w:line="240" w:lineRule="auto"/>
              <w:ind w:left="940" w:hanging="533"/>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GUID=831075f1-0010-465a-b0c3-850296a622e7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i/>
                <w:color w:val="000000"/>
                <w:sz w:val="22"/>
                <w:szCs w:val="20"/>
                <w:lang w:val="en-GB" w:eastAsia="en-US"/>
              </w:rPr>
              <w:t>b</w:t>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color w:val="000000"/>
                <w:sz w:val="22"/>
                <w:szCs w:val="20"/>
                <w:lang w:val="en-GB" w:eastAsia="en-US"/>
              </w:rPr>
              <w:tab/>
              <w:t>Nationality:</w:t>
            </w:r>
          </w:p>
          <w:p w14:paraId="62E37491" w14:textId="77777777" w:rsidR="006F2CA2" w:rsidRPr="006F2CA2" w:rsidRDefault="006F2CA2" w:rsidP="006F2CA2">
            <w:pPr>
              <w:spacing w:before="60" w:after="60" w:line="240" w:lineRule="auto"/>
              <w:ind w:left="940" w:hanging="533"/>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GUID=4b2d7593-cb24-4584-9971-54ce4f6a207a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i/>
                <w:color w:val="000000"/>
                <w:sz w:val="22"/>
                <w:szCs w:val="20"/>
                <w:lang w:val="en-GB" w:eastAsia="en-US"/>
              </w:rPr>
              <w:t>c</w:t>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color w:val="000000"/>
                <w:sz w:val="22"/>
                <w:szCs w:val="20"/>
                <w:lang w:val="en-GB" w:eastAsia="en-US"/>
              </w:rPr>
              <w:tab/>
              <w:t>Race:</w:t>
            </w:r>
          </w:p>
          <w:p w14:paraId="4AFBD703" w14:textId="77777777" w:rsidR="006F2CA2" w:rsidRPr="006F2CA2" w:rsidRDefault="006F2CA2" w:rsidP="006F2CA2">
            <w:pPr>
              <w:spacing w:before="60" w:after="60" w:line="240" w:lineRule="auto"/>
              <w:ind w:left="940" w:hanging="533"/>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GUID=dd3fec6e-2b3d-462d-9cba-b26e109715f5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i/>
                <w:color w:val="000000"/>
                <w:sz w:val="22"/>
                <w:szCs w:val="20"/>
                <w:lang w:val="en-GB" w:eastAsia="en-US"/>
              </w:rPr>
              <w:t>d</w:t>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color w:val="000000"/>
                <w:sz w:val="22"/>
                <w:szCs w:val="20"/>
                <w:lang w:val="en-GB" w:eastAsia="en-US"/>
              </w:rPr>
              <w:tab/>
              <w:t>Dialect group:</w:t>
            </w:r>
          </w:p>
          <w:p w14:paraId="3A745CFD" w14:textId="77777777" w:rsidR="006F2CA2" w:rsidRPr="006F2CA2" w:rsidRDefault="006F2CA2" w:rsidP="006F2CA2">
            <w:pPr>
              <w:spacing w:before="60" w:after="60" w:line="240" w:lineRule="auto"/>
              <w:ind w:left="940" w:hanging="533"/>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GUID=23645f99-930c-4224-ba18-1f30952f37de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i/>
                <w:color w:val="000000"/>
                <w:sz w:val="22"/>
                <w:szCs w:val="20"/>
                <w:lang w:val="en-GB" w:eastAsia="en-US"/>
              </w:rPr>
              <w:t>e</w:t>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color w:val="000000"/>
                <w:sz w:val="22"/>
                <w:szCs w:val="20"/>
                <w:lang w:val="en-GB" w:eastAsia="en-US"/>
              </w:rPr>
              <w:tab/>
              <w:t>Date of birth:</w:t>
            </w:r>
          </w:p>
          <w:p w14:paraId="1D203A04" w14:textId="77777777" w:rsidR="006F2CA2" w:rsidRPr="006F2CA2" w:rsidRDefault="006F2CA2" w:rsidP="006F2CA2">
            <w:pPr>
              <w:spacing w:before="60" w:after="60" w:line="240" w:lineRule="auto"/>
              <w:ind w:left="940" w:hanging="533"/>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GUID=355c30d4-a389-486b-a122-5ed58f9dde2b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i/>
                <w:color w:val="000000"/>
                <w:sz w:val="22"/>
                <w:szCs w:val="20"/>
                <w:lang w:val="en-GB" w:eastAsia="en-US"/>
              </w:rPr>
              <w:t>f</w:t>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color w:val="000000"/>
                <w:sz w:val="22"/>
                <w:szCs w:val="20"/>
                <w:lang w:val="en-GB" w:eastAsia="en-US"/>
              </w:rPr>
              <w:tab/>
              <w:t>Country/Place of birth:</w:t>
            </w:r>
          </w:p>
          <w:p w14:paraId="785E78B3" w14:textId="77777777" w:rsidR="006F2CA2" w:rsidRPr="006F2CA2" w:rsidRDefault="006F2CA2" w:rsidP="006F2CA2">
            <w:pPr>
              <w:spacing w:before="60" w:after="60" w:line="240" w:lineRule="auto"/>
              <w:ind w:left="940" w:hanging="533"/>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GUID=1c8053a1-ab5f-45a3-a064-fe62f66da69f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i/>
                <w:color w:val="000000"/>
                <w:sz w:val="22"/>
                <w:szCs w:val="20"/>
                <w:lang w:val="en-GB" w:eastAsia="en-US"/>
              </w:rPr>
              <w:t>g</w:t>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color w:val="000000"/>
                <w:sz w:val="22"/>
                <w:szCs w:val="20"/>
                <w:lang w:val="en-GB" w:eastAsia="en-US"/>
              </w:rPr>
              <w:tab/>
              <w:t>Singapore NRIC No./Passport No.</w:t>
            </w:r>
            <w:r w:rsidRPr="006F2CA2">
              <w:rPr>
                <w:rFonts w:ascii="Times New Roman" w:hAnsi="Times New Roman" w:cs="Times New Roman"/>
                <w:color w:val="000000"/>
                <w:sz w:val="22"/>
                <w:szCs w:val="20"/>
                <w:vertAlign w:val="superscript"/>
                <w:lang w:val="en-GB" w:eastAsia="en-US"/>
              </w:rPr>
              <w:t>*</w:t>
            </w:r>
            <w:r w:rsidRPr="006F2CA2">
              <w:rPr>
                <w:rFonts w:ascii="Times New Roman" w:hAnsi="Times New Roman" w:cs="Times New Roman"/>
                <w:color w:val="000000"/>
                <w:sz w:val="22"/>
                <w:szCs w:val="20"/>
                <w:lang w:val="en-GB" w:eastAsia="en-US"/>
              </w:rPr>
              <w:t>:</w:t>
            </w:r>
          </w:p>
          <w:p w14:paraId="5B4975A5" w14:textId="77777777" w:rsidR="006F2CA2" w:rsidRPr="006F2CA2" w:rsidRDefault="006F2CA2" w:rsidP="006F2CA2">
            <w:pPr>
              <w:spacing w:before="60" w:after="60" w:line="240" w:lineRule="auto"/>
              <w:ind w:left="940" w:hanging="533"/>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GUID=526f3223-3375-4e02-a5c5-6bfe4d7cf963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i/>
                <w:color w:val="000000"/>
                <w:sz w:val="22"/>
                <w:szCs w:val="20"/>
                <w:lang w:val="en-GB" w:eastAsia="en-US"/>
              </w:rPr>
              <w:t>h</w:t>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color w:val="000000"/>
                <w:sz w:val="22"/>
                <w:szCs w:val="20"/>
                <w:lang w:val="en-GB" w:eastAsia="en-US"/>
              </w:rPr>
              <w:tab/>
              <w:t>Residential address:</w:t>
            </w:r>
          </w:p>
          <w:p w14:paraId="2C331648" w14:textId="77777777" w:rsidR="006F2CA2" w:rsidRPr="006F2CA2" w:rsidRDefault="006F2CA2" w:rsidP="006F2CA2">
            <w:pPr>
              <w:spacing w:before="60" w:after="60" w:line="240" w:lineRule="auto"/>
              <w:ind w:left="940" w:hanging="533"/>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GUID=54f41c7d-f1a3-4d6a-a17d-b0e4359cb2c9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w:t>
            </w:r>
            <w:proofErr w:type="spellStart"/>
            <w:r w:rsidRPr="006F2CA2">
              <w:rPr>
                <w:rFonts w:ascii="Times New Roman" w:hAnsi="Times New Roman" w:cs="Times New Roman"/>
                <w:i/>
                <w:color w:val="000000"/>
                <w:sz w:val="22"/>
                <w:szCs w:val="20"/>
                <w:lang w:val="en-GB" w:eastAsia="en-US"/>
              </w:rPr>
              <w:t>i</w:t>
            </w:r>
            <w:proofErr w:type="spellEnd"/>
            <w:r w:rsidRPr="006F2CA2">
              <w:rPr>
                <w:rFonts w:ascii="Times New Roman" w:hAnsi="Times New Roman" w:cs="Times New Roman"/>
                <w:color w:val="000000"/>
                <w:sz w:val="22"/>
                <w:szCs w:val="20"/>
                <w:lang w:val="en-GB" w:eastAsia="en-US"/>
              </w:rPr>
              <w:t>)</w:t>
            </w:r>
            <w:r w:rsidRPr="006F2CA2">
              <w:rPr>
                <w:rFonts w:ascii="Times New Roman" w:hAnsi="Times New Roman" w:cs="Times New Roman"/>
                <w:color w:val="000000"/>
                <w:sz w:val="22"/>
                <w:szCs w:val="20"/>
                <w:lang w:val="en-GB" w:eastAsia="en-US"/>
              </w:rPr>
              <w:tab/>
              <w:t>Occupation:</w:t>
            </w:r>
          </w:p>
        </w:tc>
      </w:tr>
      <w:tr w:rsidR="006F2CA2" w:rsidRPr="006F2CA2" w14:paraId="578AA2FA" w14:textId="77777777" w:rsidTr="006F2CA2">
        <w:trPr>
          <w:gridAfter w:val="1"/>
          <w:divId w:val="2116439976"/>
          <w:wAfter w:w="240" w:type="dxa"/>
          <w:cantSplit/>
          <w:jc w:val="center"/>
        </w:trPr>
        <w:tc>
          <w:tcPr>
            <w:tcW w:w="7120" w:type="dxa"/>
            <w:gridSpan w:val="6"/>
          </w:tcPr>
          <w:p w14:paraId="46FFCBB8" w14:textId="77777777" w:rsidR="006F2CA2" w:rsidRPr="006F2CA2" w:rsidRDefault="006F2CA2" w:rsidP="006F2CA2">
            <w:pPr>
              <w:spacing w:before="60" w:after="60" w:line="240" w:lineRule="auto"/>
              <w:ind w:left="475" w:hanging="475"/>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GUID=449614a0-6b1a-4d75-a149-6852422dd8e5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2.</w:t>
            </w:r>
            <w:r w:rsidRPr="006F2CA2">
              <w:rPr>
                <w:rFonts w:ascii="Times New Roman" w:hAnsi="Times New Roman" w:cs="Times New Roman"/>
                <w:color w:val="000000"/>
                <w:sz w:val="22"/>
                <w:szCs w:val="20"/>
                <w:lang w:val="en-GB" w:eastAsia="en-US"/>
              </w:rPr>
              <w:tab/>
            </w:r>
            <w:proofErr w:type="gramStart"/>
            <w:r w:rsidRPr="006F2CA2">
              <w:rPr>
                <w:rFonts w:ascii="Times New Roman" w:hAnsi="Times New Roman" w:cs="Times New Roman"/>
                <w:color w:val="000000"/>
                <w:sz w:val="22"/>
                <w:szCs w:val="20"/>
                <w:lang w:val="en-GB" w:eastAsia="en-US"/>
              </w:rPr>
              <w:t>Particulars of</w:t>
            </w:r>
            <w:proofErr w:type="gramEnd"/>
            <w:r w:rsidRPr="006F2CA2">
              <w:rPr>
                <w:rFonts w:ascii="Times New Roman" w:hAnsi="Times New Roman" w:cs="Times New Roman"/>
                <w:color w:val="000000"/>
                <w:sz w:val="22"/>
                <w:szCs w:val="20"/>
                <w:lang w:val="en-GB" w:eastAsia="en-US"/>
              </w:rPr>
              <w:t xml:space="preserve"> person (other than Applicant/Plaintiff) who is treated or claiming to be treated as parent of the relevant child</w:t>
            </w:r>
            <w:r w:rsidRPr="006F2CA2">
              <w:rPr>
                <w:rFonts w:ascii="Times New Roman" w:hAnsi="Times New Roman" w:cs="Times New Roman"/>
                <w:color w:val="000000"/>
                <w:sz w:val="22"/>
                <w:szCs w:val="20"/>
                <w:vertAlign w:val="superscript"/>
                <w:lang w:val="en-GB" w:eastAsia="en-US"/>
              </w:rPr>
              <w:t>**</w:t>
            </w:r>
            <w:r w:rsidRPr="006F2CA2">
              <w:rPr>
                <w:rFonts w:ascii="Times New Roman" w:hAnsi="Times New Roman" w:cs="Times New Roman"/>
                <w:color w:val="000000"/>
                <w:sz w:val="22"/>
                <w:szCs w:val="20"/>
                <w:lang w:val="en-GB" w:eastAsia="en-US"/>
              </w:rPr>
              <w:t>:</w:t>
            </w:r>
          </w:p>
          <w:p w14:paraId="5E37278F" w14:textId="77777777" w:rsidR="006F2CA2" w:rsidRPr="006F2CA2" w:rsidRDefault="006F2CA2" w:rsidP="006F2CA2">
            <w:pPr>
              <w:spacing w:before="60" w:after="60" w:line="240" w:lineRule="auto"/>
              <w:ind w:left="940" w:hanging="533"/>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GUID=08a37a15-d4a8-4e2b-b8fb-e8d1ce6cf93c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i/>
                <w:color w:val="000000"/>
                <w:sz w:val="22"/>
                <w:szCs w:val="20"/>
                <w:lang w:val="en-GB" w:eastAsia="en-US"/>
              </w:rPr>
              <w:t>a</w:t>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color w:val="000000"/>
                <w:sz w:val="22"/>
                <w:szCs w:val="20"/>
                <w:lang w:val="en-GB" w:eastAsia="en-US"/>
              </w:rPr>
              <w:tab/>
              <w:t>Name:</w:t>
            </w:r>
          </w:p>
          <w:p w14:paraId="04F5915D" w14:textId="77777777" w:rsidR="006F2CA2" w:rsidRPr="006F2CA2" w:rsidRDefault="006F2CA2" w:rsidP="006F2CA2">
            <w:pPr>
              <w:spacing w:before="60" w:after="60" w:line="240" w:lineRule="auto"/>
              <w:ind w:left="940" w:hanging="533"/>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GUID=16bbdff6-4b19-4d6d-8545-8692ec3ecac5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i/>
                <w:color w:val="000000"/>
                <w:sz w:val="22"/>
                <w:szCs w:val="20"/>
                <w:lang w:val="en-GB" w:eastAsia="en-US"/>
              </w:rPr>
              <w:t>b</w:t>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color w:val="000000"/>
                <w:sz w:val="22"/>
                <w:szCs w:val="20"/>
                <w:lang w:val="en-GB" w:eastAsia="en-US"/>
              </w:rPr>
              <w:tab/>
              <w:t>Nationality:</w:t>
            </w:r>
          </w:p>
          <w:p w14:paraId="5BD64C4A" w14:textId="77777777" w:rsidR="006F2CA2" w:rsidRPr="006F2CA2" w:rsidRDefault="006F2CA2" w:rsidP="006F2CA2">
            <w:pPr>
              <w:spacing w:before="60" w:after="60" w:line="240" w:lineRule="auto"/>
              <w:ind w:left="940" w:hanging="533"/>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GUID=1c971778-11c0-43de-bdf3-f5f53ccb7e71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i/>
                <w:color w:val="000000"/>
                <w:sz w:val="22"/>
                <w:szCs w:val="20"/>
                <w:lang w:val="en-GB" w:eastAsia="en-US"/>
              </w:rPr>
              <w:t>c</w:t>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color w:val="000000"/>
                <w:sz w:val="22"/>
                <w:szCs w:val="20"/>
                <w:lang w:val="en-GB" w:eastAsia="en-US"/>
              </w:rPr>
              <w:tab/>
              <w:t>Race:</w:t>
            </w:r>
          </w:p>
          <w:p w14:paraId="473992DE" w14:textId="77777777" w:rsidR="006F2CA2" w:rsidRPr="006F2CA2" w:rsidRDefault="006F2CA2" w:rsidP="006F2CA2">
            <w:pPr>
              <w:spacing w:before="60" w:after="60" w:line="240" w:lineRule="auto"/>
              <w:ind w:left="940" w:hanging="533"/>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GUID=34182ca8-ce94-43b7-9ec5-8d782b99826b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i/>
                <w:color w:val="000000"/>
                <w:sz w:val="22"/>
                <w:szCs w:val="20"/>
                <w:lang w:val="en-GB" w:eastAsia="en-US"/>
              </w:rPr>
              <w:t>d</w:t>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color w:val="000000"/>
                <w:sz w:val="22"/>
                <w:szCs w:val="20"/>
                <w:lang w:val="en-GB" w:eastAsia="en-US"/>
              </w:rPr>
              <w:tab/>
              <w:t>Dialect group:</w:t>
            </w:r>
          </w:p>
          <w:p w14:paraId="06C41C47" w14:textId="77777777" w:rsidR="006F2CA2" w:rsidRPr="006F2CA2" w:rsidRDefault="006F2CA2" w:rsidP="006F2CA2">
            <w:pPr>
              <w:spacing w:before="60" w:after="60" w:line="240" w:lineRule="auto"/>
              <w:ind w:left="940" w:hanging="533"/>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GUID=8f5a05ae-8c08-4b48-9264-031765dbdc38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i/>
                <w:color w:val="000000"/>
                <w:sz w:val="22"/>
                <w:szCs w:val="20"/>
                <w:lang w:val="en-GB" w:eastAsia="en-US"/>
              </w:rPr>
              <w:t>e</w:t>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color w:val="000000"/>
                <w:sz w:val="22"/>
                <w:szCs w:val="20"/>
                <w:lang w:val="en-GB" w:eastAsia="en-US"/>
              </w:rPr>
              <w:tab/>
              <w:t>Date of birth:</w:t>
            </w:r>
          </w:p>
          <w:p w14:paraId="2C7D8A2A" w14:textId="77777777" w:rsidR="006F2CA2" w:rsidRPr="006F2CA2" w:rsidRDefault="006F2CA2" w:rsidP="006F2CA2">
            <w:pPr>
              <w:spacing w:before="60" w:after="60" w:line="240" w:lineRule="auto"/>
              <w:ind w:left="940" w:hanging="533"/>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GUID=3bb7aafc-7ecf-411b-a085-a7479a2ab642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i/>
                <w:color w:val="000000"/>
                <w:sz w:val="22"/>
                <w:szCs w:val="20"/>
                <w:lang w:val="en-GB" w:eastAsia="en-US"/>
              </w:rPr>
              <w:t>f</w:t>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color w:val="000000"/>
                <w:sz w:val="22"/>
                <w:szCs w:val="20"/>
                <w:lang w:val="en-GB" w:eastAsia="en-US"/>
              </w:rPr>
              <w:tab/>
              <w:t>Country/Place of birth:</w:t>
            </w:r>
          </w:p>
          <w:p w14:paraId="672A33D7" w14:textId="77777777" w:rsidR="006F2CA2" w:rsidRPr="006F2CA2" w:rsidRDefault="006F2CA2" w:rsidP="006F2CA2">
            <w:pPr>
              <w:spacing w:before="60" w:after="60" w:line="240" w:lineRule="auto"/>
              <w:ind w:left="940" w:hanging="533"/>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GUID=401477b5-373a-4b80-bf7a-3e8925112f4d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i/>
                <w:color w:val="000000"/>
                <w:sz w:val="22"/>
                <w:szCs w:val="20"/>
                <w:lang w:val="en-GB" w:eastAsia="en-US"/>
              </w:rPr>
              <w:t>g</w:t>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color w:val="000000"/>
                <w:sz w:val="22"/>
                <w:szCs w:val="20"/>
                <w:lang w:val="en-GB" w:eastAsia="en-US"/>
              </w:rPr>
              <w:tab/>
              <w:t>Singapore NRIC No./Passport No.</w:t>
            </w:r>
            <w:r w:rsidRPr="006F2CA2">
              <w:rPr>
                <w:rFonts w:ascii="Times New Roman" w:hAnsi="Times New Roman" w:cs="Times New Roman"/>
                <w:color w:val="000000"/>
                <w:sz w:val="22"/>
                <w:szCs w:val="20"/>
                <w:vertAlign w:val="superscript"/>
                <w:lang w:val="en-GB" w:eastAsia="en-US"/>
              </w:rPr>
              <w:t>*</w:t>
            </w:r>
            <w:r w:rsidRPr="006F2CA2">
              <w:rPr>
                <w:rFonts w:ascii="Times New Roman" w:hAnsi="Times New Roman" w:cs="Times New Roman"/>
                <w:color w:val="000000"/>
                <w:sz w:val="22"/>
                <w:szCs w:val="20"/>
                <w:lang w:val="en-GB" w:eastAsia="en-US"/>
              </w:rPr>
              <w:t>:</w:t>
            </w:r>
          </w:p>
          <w:p w14:paraId="59139CFD" w14:textId="77777777" w:rsidR="006F2CA2" w:rsidRPr="006F2CA2" w:rsidRDefault="006F2CA2" w:rsidP="006F2CA2">
            <w:pPr>
              <w:spacing w:before="60" w:after="60" w:line="240" w:lineRule="auto"/>
              <w:ind w:left="940" w:hanging="533"/>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GUID=b61df097-a53a-42e0-9f1d-87e9431a9704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i/>
                <w:color w:val="000000"/>
                <w:sz w:val="22"/>
                <w:szCs w:val="20"/>
                <w:lang w:val="en-GB" w:eastAsia="en-US"/>
              </w:rPr>
              <w:t>h</w:t>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color w:val="000000"/>
                <w:sz w:val="22"/>
                <w:szCs w:val="20"/>
                <w:lang w:val="en-GB" w:eastAsia="en-US"/>
              </w:rPr>
              <w:tab/>
              <w:t>Residential address:</w:t>
            </w:r>
          </w:p>
          <w:p w14:paraId="607A869A" w14:textId="77777777" w:rsidR="006F2CA2" w:rsidRPr="006F2CA2" w:rsidRDefault="006F2CA2" w:rsidP="006F2CA2">
            <w:pPr>
              <w:spacing w:before="60" w:after="60" w:line="240" w:lineRule="auto"/>
              <w:ind w:left="940" w:hanging="533"/>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GUID=efdf1088-321a-4c09-9369-08c9c8d44f40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w:t>
            </w:r>
            <w:proofErr w:type="spellStart"/>
            <w:r w:rsidRPr="006F2CA2">
              <w:rPr>
                <w:rFonts w:ascii="Times New Roman" w:hAnsi="Times New Roman" w:cs="Times New Roman"/>
                <w:i/>
                <w:color w:val="000000"/>
                <w:sz w:val="22"/>
                <w:szCs w:val="20"/>
                <w:lang w:val="en-GB" w:eastAsia="en-US"/>
              </w:rPr>
              <w:t>i</w:t>
            </w:r>
            <w:proofErr w:type="spellEnd"/>
            <w:r w:rsidRPr="006F2CA2">
              <w:rPr>
                <w:rFonts w:ascii="Times New Roman" w:hAnsi="Times New Roman" w:cs="Times New Roman"/>
                <w:color w:val="000000"/>
                <w:sz w:val="22"/>
                <w:szCs w:val="20"/>
                <w:lang w:val="en-GB" w:eastAsia="en-US"/>
              </w:rPr>
              <w:t>)</w:t>
            </w:r>
            <w:r w:rsidRPr="006F2CA2">
              <w:rPr>
                <w:rFonts w:ascii="Times New Roman" w:hAnsi="Times New Roman" w:cs="Times New Roman"/>
                <w:color w:val="000000"/>
                <w:sz w:val="22"/>
                <w:szCs w:val="20"/>
                <w:lang w:val="en-GB" w:eastAsia="en-US"/>
              </w:rPr>
              <w:tab/>
              <w:t>Occupation:</w:t>
            </w:r>
          </w:p>
        </w:tc>
      </w:tr>
      <w:tr w:rsidR="006F2CA2" w:rsidRPr="006F2CA2" w14:paraId="198C16CF" w14:textId="77777777" w:rsidTr="006F2CA2">
        <w:trPr>
          <w:gridAfter w:val="1"/>
          <w:divId w:val="2116439976"/>
          <w:wAfter w:w="240" w:type="dxa"/>
          <w:cantSplit/>
          <w:jc w:val="center"/>
        </w:trPr>
        <w:tc>
          <w:tcPr>
            <w:tcW w:w="7120" w:type="dxa"/>
            <w:gridSpan w:val="6"/>
          </w:tcPr>
          <w:p w14:paraId="7C9B3346" w14:textId="77777777" w:rsidR="006F2CA2" w:rsidRPr="006F2CA2" w:rsidRDefault="006F2CA2" w:rsidP="006F2CA2">
            <w:pPr>
              <w:spacing w:before="60" w:after="60" w:line="240" w:lineRule="auto"/>
              <w:ind w:left="475" w:hanging="475"/>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GUID=8fcf62ed-4ec6-45af-9a43-312da62d1f99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3.</w:t>
            </w:r>
            <w:r w:rsidRPr="006F2CA2">
              <w:rPr>
                <w:rFonts w:ascii="Times New Roman" w:hAnsi="Times New Roman" w:cs="Times New Roman"/>
                <w:color w:val="000000"/>
                <w:sz w:val="22"/>
                <w:szCs w:val="20"/>
                <w:lang w:val="en-GB" w:eastAsia="en-US"/>
              </w:rPr>
              <w:tab/>
              <w:t xml:space="preserve">Where section 9 of the Status of Children (Assisted Reproduction Technology) Act 2013 applies, particulars of person whose egg, sperm or embryo was used in the fertilisation procedure undergone by gestational mother by reason of any mistake, negligence, </w:t>
            </w:r>
            <w:proofErr w:type="gramStart"/>
            <w:r w:rsidRPr="006F2CA2">
              <w:rPr>
                <w:rFonts w:ascii="Times New Roman" w:hAnsi="Times New Roman" w:cs="Times New Roman"/>
                <w:color w:val="000000"/>
                <w:sz w:val="22"/>
                <w:szCs w:val="20"/>
                <w:lang w:val="en-GB" w:eastAsia="en-US"/>
              </w:rPr>
              <w:t>recklessness</w:t>
            </w:r>
            <w:proofErr w:type="gramEnd"/>
            <w:r w:rsidRPr="006F2CA2">
              <w:rPr>
                <w:rFonts w:ascii="Times New Roman" w:hAnsi="Times New Roman" w:cs="Times New Roman"/>
                <w:color w:val="000000"/>
                <w:sz w:val="22"/>
                <w:szCs w:val="20"/>
                <w:lang w:val="en-GB" w:eastAsia="en-US"/>
              </w:rPr>
              <w:t xml:space="preserve"> or fraud</w:t>
            </w:r>
            <w:r w:rsidRPr="006F2CA2">
              <w:rPr>
                <w:rFonts w:ascii="Times New Roman" w:hAnsi="Times New Roman" w:cs="Times New Roman"/>
                <w:color w:val="000000"/>
                <w:sz w:val="22"/>
                <w:szCs w:val="20"/>
                <w:vertAlign w:val="superscript"/>
                <w:lang w:val="en-GB" w:eastAsia="en-US"/>
              </w:rPr>
              <w:t>**</w:t>
            </w:r>
            <w:r w:rsidRPr="006F2CA2">
              <w:rPr>
                <w:rFonts w:ascii="Times New Roman" w:hAnsi="Times New Roman" w:cs="Times New Roman"/>
                <w:color w:val="000000"/>
                <w:sz w:val="22"/>
                <w:szCs w:val="20"/>
                <w:lang w:val="en-GB" w:eastAsia="en-US"/>
              </w:rPr>
              <w:t>:</w:t>
            </w:r>
          </w:p>
          <w:p w14:paraId="690AF831" w14:textId="77777777" w:rsidR="006F2CA2" w:rsidRPr="006F2CA2" w:rsidRDefault="006F2CA2" w:rsidP="006F2CA2">
            <w:pPr>
              <w:spacing w:before="60" w:after="60" w:line="240" w:lineRule="auto"/>
              <w:ind w:left="940" w:hanging="533"/>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GUID=a11eaeba-34bb-41a7-b39f-2a83934e6234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i/>
                <w:color w:val="000000"/>
                <w:sz w:val="22"/>
                <w:szCs w:val="20"/>
                <w:lang w:val="en-GB" w:eastAsia="en-US"/>
              </w:rPr>
              <w:t>a</w:t>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color w:val="000000"/>
                <w:sz w:val="22"/>
                <w:szCs w:val="20"/>
                <w:lang w:val="en-GB" w:eastAsia="en-US"/>
              </w:rPr>
              <w:tab/>
              <w:t>Name:</w:t>
            </w:r>
          </w:p>
          <w:p w14:paraId="64E06211" w14:textId="77777777" w:rsidR="006F2CA2" w:rsidRPr="006F2CA2" w:rsidRDefault="006F2CA2" w:rsidP="006F2CA2">
            <w:pPr>
              <w:spacing w:before="60" w:after="60" w:line="240" w:lineRule="auto"/>
              <w:ind w:left="940" w:hanging="533"/>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GUID=2253338b-8d08-4e7a-b9b6-e055b706235d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i/>
                <w:color w:val="000000"/>
                <w:sz w:val="22"/>
                <w:szCs w:val="20"/>
                <w:lang w:val="en-GB" w:eastAsia="en-US"/>
              </w:rPr>
              <w:t>b</w:t>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color w:val="000000"/>
                <w:sz w:val="22"/>
                <w:szCs w:val="20"/>
                <w:lang w:val="en-GB" w:eastAsia="en-US"/>
              </w:rPr>
              <w:tab/>
              <w:t>Nationality:</w:t>
            </w:r>
          </w:p>
          <w:p w14:paraId="0F1F0018" w14:textId="77777777" w:rsidR="006F2CA2" w:rsidRPr="006F2CA2" w:rsidRDefault="006F2CA2" w:rsidP="006F2CA2">
            <w:pPr>
              <w:spacing w:before="60" w:after="60" w:line="240" w:lineRule="auto"/>
              <w:ind w:left="940" w:hanging="533"/>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GUID=986c3ede-35f2-443b-97d9-427f95633f74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i/>
                <w:color w:val="000000"/>
                <w:sz w:val="22"/>
                <w:szCs w:val="20"/>
                <w:lang w:val="en-GB" w:eastAsia="en-US"/>
              </w:rPr>
              <w:t>c</w:t>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color w:val="000000"/>
                <w:sz w:val="22"/>
                <w:szCs w:val="20"/>
                <w:lang w:val="en-GB" w:eastAsia="en-US"/>
              </w:rPr>
              <w:tab/>
              <w:t>Race:</w:t>
            </w:r>
          </w:p>
          <w:p w14:paraId="33534AFF" w14:textId="77777777" w:rsidR="006F2CA2" w:rsidRPr="006F2CA2" w:rsidRDefault="006F2CA2" w:rsidP="006F2CA2">
            <w:pPr>
              <w:spacing w:before="60" w:after="60" w:line="240" w:lineRule="auto"/>
              <w:ind w:left="940" w:hanging="533"/>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GUID=75778cf0-44ae-4515-b780-bc7b0d49da3c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i/>
                <w:color w:val="000000"/>
                <w:sz w:val="22"/>
                <w:szCs w:val="20"/>
                <w:lang w:val="en-GB" w:eastAsia="en-US"/>
              </w:rPr>
              <w:t>d</w:t>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color w:val="000000"/>
                <w:sz w:val="22"/>
                <w:szCs w:val="20"/>
                <w:lang w:val="en-GB" w:eastAsia="en-US"/>
              </w:rPr>
              <w:tab/>
              <w:t>Dialect group:</w:t>
            </w:r>
          </w:p>
          <w:p w14:paraId="1D70EDE8" w14:textId="77777777" w:rsidR="006F2CA2" w:rsidRPr="006F2CA2" w:rsidRDefault="006F2CA2" w:rsidP="006F2CA2">
            <w:pPr>
              <w:spacing w:before="60" w:after="60" w:line="240" w:lineRule="auto"/>
              <w:ind w:left="940" w:hanging="533"/>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GUID=f23f530b-8934-48a4-ab6a-79839d2536f0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i/>
                <w:color w:val="000000"/>
                <w:sz w:val="22"/>
                <w:szCs w:val="20"/>
                <w:lang w:val="en-GB" w:eastAsia="en-US"/>
              </w:rPr>
              <w:t>e</w:t>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color w:val="000000"/>
                <w:sz w:val="22"/>
                <w:szCs w:val="20"/>
                <w:lang w:val="en-GB" w:eastAsia="en-US"/>
              </w:rPr>
              <w:tab/>
              <w:t>Date of birth:</w:t>
            </w:r>
          </w:p>
          <w:p w14:paraId="1063ABE2" w14:textId="77777777" w:rsidR="006F2CA2" w:rsidRPr="006F2CA2" w:rsidRDefault="006F2CA2" w:rsidP="006F2CA2">
            <w:pPr>
              <w:spacing w:before="60" w:after="60" w:line="240" w:lineRule="auto"/>
              <w:ind w:left="940" w:hanging="533"/>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GUID=eb94455a-7615-4bbd-955f-b199e19e3ac8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i/>
                <w:color w:val="000000"/>
                <w:sz w:val="22"/>
                <w:szCs w:val="20"/>
                <w:lang w:val="en-GB" w:eastAsia="en-US"/>
              </w:rPr>
              <w:t>f</w:t>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color w:val="000000"/>
                <w:sz w:val="22"/>
                <w:szCs w:val="20"/>
                <w:lang w:val="en-GB" w:eastAsia="en-US"/>
              </w:rPr>
              <w:tab/>
              <w:t>Country/Place of birth:</w:t>
            </w:r>
          </w:p>
          <w:p w14:paraId="5AC5C555" w14:textId="77777777" w:rsidR="006F2CA2" w:rsidRPr="006F2CA2" w:rsidRDefault="006F2CA2" w:rsidP="006F2CA2">
            <w:pPr>
              <w:spacing w:before="60" w:after="60" w:line="240" w:lineRule="auto"/>
              <w:ind w:left="940" w:hanging="533"/>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GUID=33e4fa21-306b-4d08-96d5-ed3d94b62878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i/>
                <w:color w:val="000000"/>
                <w:sz w:val="22"/>
                <w:szCs w:val="20"/>
                <w:lang w:val="en-GB" w:eastAsia="en-US"/>
              </w:rPr>
              <w:t>g</w:t>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color w:val="000000"/>
                <w:sz w:val="22"/>
                <w:szCs w:val="20"/>
                <w:lang w:val="en-GB" w:eastAsia="en-US"/>
              </w:rPr>
              <w:tab/>
              <w:t>Singapore NRIC No./Passport No.</w:t>
            </w:r>
            <w:r w:rsidRPr="006F2CA2">
              <w:rPr>
                <w:rFonts w:ascii="Times New Roman" w:hAnsi="Times New Roman" w:cs="Times New Roman"/>
                <w:color w:val="000000"/>
                <w:sz w:val="22"/>
                <w:szCs w:val="20"/>
                <w:vertAlign w:val="superscript"/>
                <w:lang w:val="en-GB" w:eastAsia="en-US"/>
              </w:rPr>
              <w:t>*</w:t>
            </w:r>
            <w:r w:rsidRPr="006F2CA2">
              <w:rPr>
                <w:rFonts w:ascii="Times New Roman" w:hAnsi="Times New Roman" w:cs="Times New Roman"/>
                <w:color w:val="000000"/>
                <w:sz w:val="22"/>
                <w:szCs w:val="20"/>
                <w:lang w:val="en-GB" w:eastAsia="en-US"/>
              </w:rPr>
              <w:t>:</w:t>
            </w:r>
          </w:p>
          <w:p w14:paraId="70302B9D" w14:textId="77777777" w:rsidR="006F2CA2" w:rsidRPr="006F2CA2" w:rsidRDefault="006F2CA2" w:rsidP="006F2CA2">
            <w:pPr>
              <w:spacing w:before="60" w:after="60" w:line="240" w:lineRule="auto"/>
              <w:ind w:left="940" w:hanging="533"/>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GUID=b8c87f45-488d-42dd-be02-f00550bb5702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i/>
                <w:color w:val="000000"/>
                <w:sz w:val="22"/>
                <w:szCs w:val="20"/>
                <w:lang w:val="en-GB" w:eastAsia="en-US"/>
              </w:rPr>
              <w:t>h</w:t>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color w:val="000000"/>
                <w:sz w:val="22"/>
                <w:szCs w:val="20"/>
                <w:lang w:val="en-GB" w:eastAsia="en-US"/>
              </w:rPr>
              <w:tab/>
              <w:t>Residential address:</w:t>
            </w:r>
          </w:p>
          <w:p w14:paraId="030608CB" w14:textId="77777777" w:rsidR="006F2CA2" w:rsidRPr="006F2CA2" w:rsidRDefault="006F2CA2" w:rsidP="006F2CA2">
            <w:pPr>
              <w:spacing w:before="60" w:after="60" w:line="240" w:lineRule="auto"/>
              <w:ind w:left="940" w:hanging="533"/>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GUID=69989bf3-3808-4a41-9b79-96de7f0481ae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w:t>
            </w:r>
            <w:proofErr w:type="spellStart"/>
            <w:r w:rsidRPr="006F2CA2">
              <w:rPr>
                <w:rFonts w:ascii="Times New Roman" w:hAnsi="Times New Roman" w:cs="Times New Roman"/>
                <w:i/>
                <w:color w:val="000000"/>
                <w:sz w:val="22"/>
                <w:szCs w:val="20"/>
                <w:lang w:val="en-GB" w:eastAsia="en-US"/>
              </w:rPr>
              <w:t>i</w:t>
            </w:r>
            <w:proofErr w:type="spellEnd"/>
            <w:r w:rsidRPr="006F2CA2">
              <w:rPr>
                <w:rFonts w:ascii="Times New Roman" w:hAnsi="Times New Roman" w:cs="Times New Roman"/>
                <w:color w:val="000000"/>
                <w:sz w:val="22"/>
                <w:szCs w:val="20"/>
                <w:lang w:val="en-GB" w:eastAsia="en-US"/>
              </w:rPr>
              <w:t>)</w:t>
            </w:r>
            <w:r w:rsidRPr="006F2CA2">
              <w:rPr>
                <w:rFonts w:ascii="Times New Roman" w:hAnsi="Times New Roman" w:cs="Times New Roman"/>
                <w:color w:val="000000"/>
                <w:sz w:val="22"/>
                <w:szCs w:val="20"/>
                <w:lang w:val="en-GB" w:eastAsia="en-US"/>
              </w:rPr>
              <w:tab/>
              <w:t>Occupation:</w:t>
            </w:r>
          </w:p>
        </w:tc>
      </w:tr>
      <w:tr w:rsidR="006F2CA2" w:rsidRPr="006F2CA2" w14:paraId="798FFFC7" w14:textId="77777777" w:rsidTr="006F2CA2">
        <w:trPr>
          <w:gridAfter w:val="1"/>
          <w:divId w:val="2116439976"/>
          <w:wAfter w:w="240" w:type="dxa"/>
          <w:cantSplit/>
          <w:jc w:val="center"/>
        </w:trPr>
        <w:tc>
          <w:tcPr>
            <w:tcW w:w="7120" w:type="dxa"/>
            <w:gridSpan w:val="6"/>
          </w:tcPr>
          <w:p w14:paraId="2E53CC7C" w14:textId="77777777" w:rsidR="006F2CA2" w:rsidRPr="006F2CA2" w:rsidRDefault="006F2CA2" w:rsidP="006F2CA2">
            <w:pPr>
              <w:spacing w:before="60" w:after="60" w:line="240" w:lineRule="auto"/>
              <w:ind w:left="475" w:hanging="475"/>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lastRenderedPageBreak/>
              <w:fldChar w:fldCharType="begin"/>
            </w:r>
            <w:r w:rsidRPr="006F2CA2">
              <w:rPr>
                <w:rFonts w:ascii="Times New Roman" w:hAnsi="Times New Roman" w:cs="Times New Roman"/>
                <w:color w:val="000000"/>
                <w:sz w:val="22"/>
                <w:szCs w:val="20"/>
                <w:lang w:val="en-GB" w:eastAsia="en-US"/>
              </w:rPr>
              <w:instrText xml:space="preserve"> GUID=b4b867ba-727d-4772-bb47-c7cc28656582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4.</w:t>
            </w:r>
            <w:r w:rsidRPr="006F2CA2">
              <w:rPr>
                <w:rFonts w:ascii="Times New Roman" w:hAnsi="Times New Roman" w:cs="Times New Roman"/>
                <w:color w:val="000000"/>
                <w:sz w:val="22"/>
                <w:szCs w:val="20"/>
                <w:lang w:val="en-GB" w:eastAsia="en-US"/>
              </w:rPr>
              <w:tab/>
            </w:r>
            <w:proofErr w:type="gramStart"/>
            <w:r w:rsidRPr="006F2CA2">
              <w:rPr>
                <w:rFonts w:ascii="Times New Roman" w:hAnsi="Times New Roman" w:cs="Times New Roman"/>
                <w:color w:val="000000"/>
                <w:sz w:val="22"/>
                <w:szCs w:val="20"/>
                <w:lang w:val="en-GB" w:eastAsia="en-US"/>
              </w:rPr>
              <w:t>Particulars of</w:t>
            </w:r>
            <w:proofErr w:type="gramEnd"/>
            <w:r w:rsidRPr="006F2CA2">
              <w:rPr>
                <w:rFonts w:ascii="Times New Roman" w:hAnsi="Times New Roman" w:cs="Times New Roman"/>
                <w:color w:val="000000"/>
                <w:sz w:val="22"/>
                <w:szCs w:val="20"/>
                <w:lang w:val="en-GB" w:eastAsia="en-US"/>
              </w:rPr>
              <w:t xml:space="preserve"> gestational mother of the relevant child</w:t>
            </w:r>
            <w:r w:rsidRPr="006F2CA2">
              <w:rPr>
                <w:rFonts w:ascii="Times New Roman" w:hAnsi="Times New Roman" w:cs="Times New Roman"/>
                <w:color w:val="000000"/>
                <w:sz w:val="22"/>
                <w:szCs w:val="20"/>
                <w:vertAlign w:val="superscript"/>
                <w:lang w:val="en-GB" w:eastAsia="en-US"/>
              </w:rPr>
              <w:t>**</w:t>
            </w:r>
            <w:r w:rsidRPr="006F2CA2">
              <w:rPr>
                <w:rFonts w:ascii="Times New Roman" w:hAnsi="Times New Roman" w:cs="Times New Roman"/>
                <w:color w:val="000000"/>
                <w:sz w:val="22"/>
                <w:szCs w:val="20"/>
                <w:lang w:val="en-GB" w:eastAsia="en-US"/>
              </w:rPr>
              <w:t>:</w:t>
            </w:r>
          </w:p>
          <w:p w14:paraId="5FD86DE3" w14:textId="77777777" w:rsidR="006F2CA2" w:rsidRPr="006F2CA2" w:rsidRDefault="006F2CA2" w:rsidP="006F2CA2">
            <w:pPr>
              <w:spacing w:before="60" w:after="60" w:line="240" w:lineRule="auto"/>
              <w:ind w:left="940" w:hanging="533"/>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GUID=253cdd44-f416-4700-b952-2de7f92ffac6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i/>
                <w:color w:val="000000"/>
                <w:sz w:val="22"/>
                <w:szCs w:val="20"/>
                <w:lang w:val="en-GB" w:eastAsia="en-US"/>
              </w:rPr>
              <w:t>a</w:t>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color w:val="000000"/>
                <w:sz w:val="22"/>
                <w:szCs w:val="20"/>
                <w:lang w:val="en-GB" w:eastAsia="en-US"/>
              </w:rPr>
              <w:tab/>
              <w:t>Name:</w:t>
            </w:r>
          </w:p>
          <w:p w14:paraId="0CFC8A30" w14:textId="77777777" w:rsidR="006F2CA2" w:rsidRPr="006F2CA2" w:rsidRDefault="006F2CA2" w:rsidP="006F2CA2">
            <w:pPr>
              <w:spacing w:before="60" w:after="60" w:line="240" w:lineRule="auto"/>
              <w:ind w:left="940" w:hanging="533"/>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GUID=5a69ac6e-d477-4e09-96ac-de969dd17abd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i/>
                <w:color w:val="000000"/>
                <w:sz w:val="22"/>
                <w:szCs w:val="20"/>
                <w:lang w:val="en-GB" w:eastAsia="en-US"/>
              </w:rPr>
              <w:t>b</w:t>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color w:val="000000"/>
                <w:sz w:val="22"/>
                <w:szCs w:val="20"/>
                <w:lang w:val="en-GB" w:eastAsia="en-US"/>
              </w:rPr>
              <w:tab/>
              <w:t>Nationality:</w:t>
            </w:r>
          </w:p>
          <w:p w14:paraId="4F4E1C6B" w14:textId="77777777" w:rsidR="006F2CA2" w:rsidRPr="006F2CA2" w:rsidRDefault="006F2CA2" w:rsidP="006F2CA2">
            <w:pPr>
              <w:spacing w:before="60" w:after="60" w:line="240" w:lineRule="auto"/>
              <w:ind w:left="940" w:hanging="533"/>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GUID=fb8279a7-f9e4-436d-b7af-e4e09bc4f969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i/>
                <w:color w:val="000000"/>
                <w:sz w:val="22"/>
                <w:szCs w:val="20"/>
                <w:lang w:val="en-GB" w:eastAsia="en-US"/>
              </w:rPr>
              <w:t>c</w:t>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color w:val="000000"/>
                <w:sz w:val="22"/>
                <w:szCs w:val="20"/>
                <w:lang w:val="en-GB" w:eastAsia="en-US"/>
              </w:rPr>
              <w:tab/>
              <w:t>Race:</w:t>
            </w:r>
          </w:p>
          <w:p w14:paraId="02A50B91" w14:textId="77777777" w:rsidR="006F2CA2" w:rsidRPr="006F2CA2" w:rsidRDefault="006F2CA2" w:rsidP="006F2CA2">
            <w:pPr>
              <w:spacing w:before="60" w:after="60" w:line="240" w:lineRule="auto"/>
              <w:ind w:left="940" w:hanging="533"/>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GUID=551d9a93-1cf7-4c82-9f14-0beb7b2661aa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i/>
                <w:color w:val="000000"/>
                <w:sz w:val="22"/>
                <w:szCs w:val="20"/>
                <w:lang w:val="en-GB" w:eastAsia="en-US"/>
              </w:rPr>
              <w:t>d</w:t>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color w:val="000000"/>
                <w:sz w:val="22"/>
                <w:szCs w:val="20"/>
                <w:lang w:val="en-GB" w:eastAsia="en-US"/>
              </w:rPr>
              <w:tab/>
              <w:t>Dialect group:</w:t>
            </w:r>
          </w:p>
          <w:p w14:paraId="10B97339" w14:textId="77777777" w:rsidR="006F2CA2" w:rsidRPr="006F2CA2" w:rsidRDefault="006F2CA2" w:rsidP="006F2CA2">
            <w:pPr>
              <w:spacing w:before="60" w:after="60" w:line="240" w:lineRule="auto"/>
              <w:ind w:left="940" w:hanging="533"/>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GUID=5c758c78-ccac-4469-b986-5092250eab84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i/>
                <w:color w:val="000000"/>
                <w:sz w:val="22"/>
                <w:szCs w:val="20"/>
                <w:lang w:val="en-GB" w:eastAsia="en-US"/>
              </w:rPr>
              <w:t>e</w:t>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color w:val="000000"/>
                <w:sz w:val="22"/>
                <w:szCs w:val="20"/>
                <w:lang w:val="en-GB" w:eastAsia="en-US"/>
              </w:rPr>
              <w:tab/>
              <w:t>Date of birth:</w:t>
            </w:r>
          </w:p>
          <w:p w14:paraId="3586185E" w14:textId="77777777" w:rsidR="006F2CA2" w:rsidRPr="006F2CA2" w:rsidRDefault="006F2CA2" w:rsidP="006F2CA2">
            <w:pPr>
              <w:spacing w:before="60" w:after="60" w:line="240" w:lineRule="auto"/>
              <w:ind w:left="940" w:hanging="533"/>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GUID=cb83a7f3-f932-4abc-bb4c-746a3635f2b4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i/>
                <w:color w:val="000000"/>
                <w:sz w:val="22"/>
                <w:szCs w:val="20"/>
                <w:lang w:val="en-GB" w:eastAsia="en-US"/>
              </w:rPr>
              <w:t>f</w:t>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color w:val="000000"/>
                <w:sz w:val="22"/>
                <w:szCs w:val="20"/>
                <w:lang w:val="en-GB" w:eastAsia="en-US"/>
              </w:rPr>
              <w:tab/>
              <w:t>Country/Place of birth:</w:t>
            </w:r>
          </w:p>
          <w:p w14:paraId="7461A3A4" w14:textId="77777777" w:rsidR="006F2CA2" w:rsidRPr="006F2CA2" w:rsidRDefault="006F2CA2" w:rsidP="006F2CA2">
            <w:pPr>
              <w:spacing w:before="60" w:after="60" w:line="240" w:lineRule="auto"/>
              <w:ind w:left="940" w:hanging="533"/>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GUID=907d325a-1e0f-4cb5-89ad-24ace4433087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i/>
                <w:color w:val="000000"/>
                <w:sz w:val="22"/>
                <w:szCs w:val="20"/>
                <w:lang w:val="en-GB" w:eastAsia="en-US"/>
              </w:rPr>
              <w:t>g</w:t>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color w:val="000000"/>
                <w:sz w:val="22"/>
                <w:szCs w:val="20"/>
                <w:lang w:val="en-GB" w:eastAsia="en-US"/>
              </w:rPr>
              <w:tab/>
              <w:t>Singapore NRIC No./Passport No.</w:t>
            </w:r>
            <w:r w:rsidRPr="006F2CA2">
              <w:rPr>
                <w:rFonts w:ascii="Times New Roman" w:hAnsi="Times New Roman" w:cs="Times New Roman"/>
                <w:color w:val="000000"/>
                <w:sz w:val="22"/>
                <w:szCs w:val="20"/>
                <w:vertAlign w:val="superscript"/>
                <w:lang w:val="en-GB" w:eastAsia="en-US"/>
              </w:rPr>
              <w:t>*</w:t>
            </w:r>
            <w:r w:rsidRPr="006F2CA2">
              <w:rPr>
                <w:rFonts w:ascii="Times New Roman" w:hAnsi="Times New Roman" w:cs="Times New Roman"/>
                <w:color w:val="000000"/>
                <w:sz w:val="22"/>
                <w:szCs w:val="20"/>
                <w:lang w:val="en-GB" w:eastAsia="en-US"/>
              </w:rPr>
              <w:t>:</w:t>
            </w:r>
          </w:p>
          <w:p w14:paraId="60CFAE15" w14:textId="77777777" w:rsidR="006F2CA2" w:rsidRPr="006F2CA2" w:rsidRDefault="006F2CA2" w:rsidP="006F2CA2">
            <w:pPr>
              <w:spacing w:before="60" w:after="60" w:line="240" w:lineRule="auto"/>
              <w:ind w:left="940" w:hanging="533"/>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GUID=c6188f37-4365-4678-9b1a-d8d0aaf833dc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i/>
                <w:color w:val="000000"/>
                <w:sz w:val="22"/>
                <w:szCs w:val="20"/>
                <w:lang w:val="en-GB" w:eastAsia="en-US"/>
              </w:rPr>
              <w:t>h</w:t>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color w:val="000000"/>
                <w:sz w:val="22"/>
                <w:szCs w:val="20"/>
                <w:lang w:val="en-GB" w:eastAsia="en-US"/>
              </w:rPr>
              <w:tab/>
              <w:t>Residential address:</w:t>
            </w:r>
          </w:p>
          <w:p w14:paraId="1A563DDD" w14:textId="77777777" w:rsidR="006F2CA2" w:rsidRPr="006F2CA2" w:rsidRDefault="006F2CA2" w:rsidP="006F2CA2">
            <w:pPr>
              <w:spacing w:before="60" w:after="60" w:line="240" w:lineRule="auto"/>
              <w:ind w:left="940" w:hanging="533"/>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GUID=362fb64f-14d9-4c41-8660-174c250c29b2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w:t>
            </w:r>
            <w:proofErr w:type="spellStart"/>
            <w:r w:rsidRPr="006F2CA2">
              <w:rPr>
                <w:rFonts w:ascii="Times New Roman" w:hAnsi="Times New Roman" w:cs="Times New Roman"/>
                <w:i/>
                <w:color w:val="000000"/>
                <w:sz w:val="22"/>
                <w:szCs w:val="20"/>
                <w:lang w:val="en-GB" w:eastAsia="en-US"/>
              </w:rPr>
              <w:t>i</w:t>
            </w:r>
            <w:proofErr w:type="spellEnd"/>
            <w:r w:rsidRPr="006F2CA2">
              <w:rPr>
                <w:rFonts w:ascii="Times New Roman" w:hAnsi="Times New Roman" w:cs="Times New Roman"/>
                <w:color w:val="000000"/>
                <w:sz w:val="22"/>
                <w:szCs w:val="20"/>
                <w:lang w:val="en-GB" w:eastAsia="en-US"/>
              </w:rPr>
              <w:t>)</w:t>
            </w:r>
            <w:r w:rsidRPr="006F2CA2">
              <w:rPr>
                <w:rFonts w:ascii="Times New Roman" w:hAnsi="Times New Roman" w:cs="Times New Roman"/>
                <w:color w:val="000000"/>
                <w:sz w:val="22"/>
                <w:szCs w:val="20"/>
                <w:lang w:val="en-GB" w:eastAsia="en-US"/>
              </w:rPr>
              <w:tab/>
              <w:t>Occupation:</w:t>
            </w:r>
          </w:p>
        </w:tc>
      </w:tr>
      <w:tr w:rsidR="006F2CA2" w:rsidRPr="006F2CA2" w14:paraId="5FE8B999" w14:textId="77777777" w:rsidTr="006F2CA2">
        <w:trPr>
          <w:gridAfter w:val="1"/>
          <w:divId w:val="2116439976"/>
          <w:wAfter w:w="240" w:type="dxa"/>
          <w:cantSplit/>
          <w:jc w:val="center"/>
        </w:trPr>
        <w:tc>
          <w:tcPr>
            <w:tcW w:w="7120" w:type="dxa"/>
            <w:gridSpan w:val="6"/>
          </w:tcPr>
          <w:p w14:paraId="245473D9" w14:textId="77777777" w:rsidR="006F2CA2" w:rsidRPr="006F2CA2" w:rsidRDefault="006F2CA2" w:rsidP="006F2CA2">
            <w:pPr>
              <w:spacing w:before="60" w:after="60" w:line="240" w:lineRule="auto"/>
              <w:ind w:left="475" w:hanging="475"/>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GUID=1cf0ff7e-5572-4d28-988a-4df2cc8e5b74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5.</w:t>
            </w:r>
            <w:r w:rsidRPr="006F2CA2">
              <w:rPr>
                <w:rFonts w:ascii="Times New Roman" w:hAnsi="Times New Roman" w:cs="Times New Roman"/>
                <w:color w:val="000000"/>
                <w:sz w:val="22"/>
                <w:szCs w:val="20"/>
                <w:lang w:val="en-GB" w:eastAsia="en-US"/>
              </w:rPr>
              <w:tab/>
            </w:r>
            <w:proofErr w:type="gramStart"/>
            <w:r w:rsidRPr="006F2CA2">
              <w:rPr>
                <w:rFonts w:ascii="Times New Roman" w:hAnsi="Times New Roman" w:cs="Times New Roman"/>
                <w:color w:val="000000"/>
                <w:sz w:val="22"/>
                <w:szCs w:val="20"/>
                <w:lang w:val="en-GB" w:eastAsia="en-US"/>
              </w:rPr>
              <w:t>Particulars of</w:t>
            </w:r>
            <w:proofErr w:type="gramEnd"/>
            <w:r w:rsidRPr="006F2CA2">
              <w:rPr>
                <w:rFonts w:ascii="Times New Roman" w:hAnsi="Times New Roman" w:cs="Times New Roman"/>
                <w:color w:val="000000"/>
                <w:sz w:val="22"/>
                <w:szCs w:val="20"/>
                <w:lang w:val="en-GB" w:eastAsia="en-US"/>
              </w:rPr>
              <w:t xml:space="preserve"> relevant child</w:t>
            </w:r>
            <w:r w:rsidRPr="006F2CA2">
              <w:rPr>
                <w:rFonts w:ascii="Times New Roman" w:hAnsi="Times New Roman" w:cs="Times New Roman"/>
                <w:color w:val="000000"/>
                <w:sz w:val="22"/>
                <w:szCs w:val="20"/>
                <w:vertAlign w:val="superscript"/>
                <w:lang w:val="en-GB" w:eastAsia="en-US"/>
              </w:rPr>
              <w:t>**</w:t>
            </w:r>
            <w:r w:rsidRPr="006F2CA2">
              <w:rPr>
                <w:rFonts w:ascii="Times New Roman" w:hAnsi="Times New Roman" w:cs="Times New Roman"/>
                <w:color w:val="000000"/>
                <w:sz w:val="22"/>
                <w:szCs w:val="20"/>
                <w:lang w:val="en-GB" w:eastAsia="en-US"/>
              </w:rPr>
              <w:t>:</w:t>
            </w:r>
          </w:p>
          <w:p w14:paraId="56ED1DBA" w14:textId="77777777" w:rsidR="006F2CA2" w:rsidRPr="006F2CA2" w:rsidRDefault="006F2CA2" w:rsidP="006F2CA2">
            <w:pPr>
              <w:spacing w:before="60" w:after="60" w:line="240" w:lineRule="auto"/>
              <w:ind w:left="940" w:hanging="533"/>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GUID=e9ca9bc7-b4d5-4320-bdfb-002dce35beb5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i/>
                <w:color w:val="000000"/>
                <w:sz w:val="22"/>
                <w:szCs w:val="20"/>
                <w:lang w:val="en-GB" w:eastAsia="en-US"/>
              </w:rPr>
              <w:t>a</w:t>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color w:val="000000"/>
                <w:sz w:val="22"/>
                <w:szCs w:val="20"/>
                <w:lang w:val="en-GB" w:eastAsia="en-US"/>
              </w:rPr>
              <w:tab/>
              <w:t>Name:</w:t>
            </w:r>
          </w:p>
          <w:p w14:paraId="619A56DD" w14:textId="77777777" w:rsidR="006F2CA2" w:rsidRPr="006F2CA2" w:rsidRDefault="006F2CA2" w:rsidP="006F2CA2">
            <w:pPr>
              <w:spacing w:before="60" w:after="60" w:line="240" w:lineRule="auto"/>
              <w:ind w:left="940" w:hanging="533"/>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GUID=826ea90c-95e0-43b7-a9e5-d13e52af7c0b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i/>
                <w:color w:val="000000"/>
                <w:sz w:val="22"/>
                <w:szCs w:val="20"/>
                <w:lang w:val="en-GB" w:eastAsia="en-US"/>
              </w:rPr>
              <w:t>b</w:t>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color w:val="000000"/>
                <w:sz w:val="22"/>
                <w:szCs w:val="20"/>
                <w:lang w:val="en-GB" w:eastAsia="en-US"/>
              </w:rPr>
              <w:tab/>
              <w:t>Date of birth:</w:t>
            </w:r>
          </w:p>
          <w:p w14:paraId="79034482" w14:textId="77777777" w:rsidR="006F2CA2" w:rsidRPr="006F2CA2" w:rsidRDefault="006F2CA2" w:rsidP="006F2CA2">
            <w:pPr>
              <w:spacing w:before="60" w:after="60" w:line="240" w:lineRule="auto"/>
              <w:ind w:left="940" w:hanging="533"/>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GUID=08e1accd-d4ee-47d1-a8bc-7052b5554404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i/>
                <w:color w:val="000000"/>
                <w:sz w:val="22"/>
                <w:szCs w:val="20"/>
                <w:lang w:val="en-GB" w:eastAsia="en-US"/>
              </w:rPr>
              <w:t>c</w:t>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color w:val="000000"/>
                <w:sz w:val="22"/>
                <w:szCs w:val="20"/>
                <w:lang w:val="en-GB" w:eastAsia="en-US"/>
              </w:rPr>
              <w:tab/>
              <w:t>Gender:</w:t>
            </w:r>
          </w:p>
          <w:p w14:paraId="0D682278" w14:textId="77777777" w:rsidR="006F2CA2" w:rsidRPr="006F2CA2" w:rsidRDefault="006F2CA2" w:rsidP="006F2CA2">
            <w:pPr>
              <w:spacing w:before="60" w:after="60" w:line="240" w:lineRule="auto"/>
              <w:ind w:left="940" w:hanging="533"/>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GUID=2d41f450-aea8-4b3d-9dbc-d4d6c822ddf0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i/>
                <w:color w:val="000000"/>
                <w:sz w:val="22"/>
                <w:szCs w:val="20"/>
                <w:lang w:val="en-GB" w:eastAsia="en-US"/>
              </w:rPr>
              <w:t>d</w:t>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color w:val="000000"/>
                <w:sz w:val="22"/>
                <w:szCs w:val="20"/>
                <w:lang w:val="en-GB" w:eastAsia="en-US"/>
              </w:rPr>
              <w:tab/>
              <w:t>Country/Place of birth:</w:t>
            </w:r>
          </w:p>
          <w:p w14:paraId="6EFF1727" w14:textId="77777777" w:rsidR="006F2CA2" w:rsidRPr="006F2CA2" w:rsidRDefault="006F2CA2" w:rsidP="006F2CA2">
            <w:pPr>
              <w:spacing w:before="60" w:after="60" w:line="240" w:lineRule="auto"/>
              <w:ind w:left="940" w:hanging="533"/>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GUID=8b01683c-82bd-4065-8817-737eb46f4cef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i/>
                <w:color w:val="000000"/>
                <w:sz w:val="22"/>
                <w:szCs w:val="20"/>
                <w:lang w:val="en-GB" w:eastAsia="en-US"/>
              </w:rPr>
              <w:t>e</w:t>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color w:val="000000"/>
                <w:sz w:val="22"/>
                <w:szCs w:val="20"/>
                <w:lang w:val="en-GB" w:eastAsia="en-US"/>
              </w:rPr>
              <w:tab/>
              <w:t>Time of birth:</w:t>
            </w:r>
          </w:p>
          <w:p w14:paraId="4B2830E6" w14:textId="77777777" w:rsidR="006F2CA2" w:rsidRPr="006F2CA2" w:rsidRDefault="006F2CA2" w:rsidP="006F2CA2">
            <w:pPr>
              <w:spacing w:before="60" w:after="60" w:line="240" w:lineRule="auto"/>
              <w:ind w:left="940" w:hanging="533"/>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GUID=4a3931e9-338f-48cf-848b-8a1aefaa20fa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i/>
                <w:color w:val="000000"/>
                <w:sz w:val="22"/>
                <w:szCs w:val="20"/>
                <w:lang w:val="en-GB" w:eastAsia="en-US"/>
              </w:rPr>
              <w:t>f</w:t>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color w:val="000000"/>
                <w:sz w:val="22"/>
                <w:szCs w:val="20"/>
                <w:lang w:val="en-GB" w:eastAsia="en-US"/>
              </w:rPr>
              <w:tab/>
              <w:t>Birth registration no.:</w:t>
            </w:r>
          </w:p>
        </w:tc>
      </w:tr>
      <w:tr w:rsidR="006F2CA2" w:rsidRPr="006F2CA2" w14:paraId="3D97CBDD" w14:textId="77777777" w:rsidTr="006F2CA2">
        <w:trPr>
          <w:gridAfter w:val="1"/>
          <w:divId w:val="2116439976"/>
          <w:wAfter w:w="240" w:type="dxa"/>
          <w:cantSplit/>
          <w:jc w:val="center"/>
        </w:trPr>
        <w:tc>
          <w:tcPr>
            <w:tcW w:w="7120" w:type="dxa"/>
            <w:gridSpan w:val="6"/>
          </w:tcPr>
          <w:p w14:paraId="7E251ECF" w14:textId="77777777" w:rsidR="006F2CA2" w:rsidRPr="006F2CA2" w:rsidRDefault="006F2CA2" w:rsidP="006F2CA2">
            <w:pPr>
              <w:spacing w:before="60" w:after="60" w:line="240" w:lineRule="auto"/>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GUID=dfa816cd-7ba6-4016-aaac-2e2b0869b75d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18"/>
                <w:szCs w:val="18"/>
                <w:lang w:val="en-GB" w:eastAsia="en-US"/>
              </w:rPr>
              <w:t>(</w:t>
            </w:r>
            <w:r w:rsidRPr="006F2CA2">
              <w:rPr>
                <w:rFonts w:ascii="Times New Roman" w:hAnsi="Times New Roman" w:cs="Times New Roman"/>
                <w:color w:val="000000"/>
                <w:sz w:val="18"/>
                <w:szCs w:val="18"/>
                <w:vertAlign w:val="superscript"/>
                <w:lang w:val="en-GB" w:eastAsia="en-US"/>
              </w:rPr>
              <w:t>*</w:t>
            </w:r>
            <w:r w:rsidRPr="006F2CA2">
              <w:rPr>
                <w:rFonts w:ascii="Times New Roman" w:hAnsi="Times New Roman" w:cs="Times New Roman"/>
                <w:color w:val="000000"/>
                <w:sz w:val="18"/>
                <w:szCs w:val="18"/>
                <w:lang w:val="en-GB" w:eastAsia="en-US"/>
              </w:rPr>
              <w:t>Passport number to be stated where person is not a citizen or permanent resident of Singapore)</w:t>
            </w:r>
          </w:p>
          <w:p w14:paraId="711BF18B" w14:textId="77777777" w:rsidR="006F2CA2" w:rsidRDefault="006F2CA2" w:rsidP="006F2CA2">
            <w:pPr>
              <w:spacing w:before="60" w:after="60" w:line="240" w:lineRule="auto"/>
              <w:rPr>
                <w:rFonts w:ascii="Times New Roman" w:hAnsi="Times New Roman" w:cs="Times New Roman"/>
                <w:color w:val="000000"/>
                <w:sz w:val="18"/>
                <w:szCs w:val="18"/>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GUID=a6ef3546-0392-40c1-bcd8-031d71acb444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18"/>
                <w:szCs w:val="18"/>
                <w:lang w:val="en-GB" w:eastAsia="en-US"/>
              </w:rPr>
              <w:t>(</w:t>
            </w:r>
            <w:r w:rsidRPr="006F2CA2">
              <w:rPr>
                <w:rFonts w:ascii="Times New Roman" w:hAnsi="Times New Roman" w:cs="Times New Roman"/>
                <w:color w:val="000000"/>
                <w:sz w:val="18"/>
                <w:szCs w:val="18"/>
                <w:vertAlign w:val="superscript"/>
                <w:lang w:val="en-GB" w:eastAsia="en-US"/>
              </w:rPr>
              <w:t>**</w:t>
            </w:r>
            <w:r w:rsidRPr="006F2CA2">
              <w:rPr>
                <w:rFonts w:ascii="Times New Roman" w:hAnsi="Times New Roman" w:cs="Times New Roman"/>
                <w:color w:val="000000"/>
                <w:sz w:val="18"/>
                <w:szCs w:val="18"/>
                <w:lang w:val="en-GB" w:eastAsia="en-US"/>
              </w:rPr>
              <w:t>To fill in particulars if known)</w:t>
            </w:r>
          </w:p>
          <w:p w14:paraId="580E558F" w14:textId="77777777" w:rsidR="001720DF" w:rsidRDefault="001720DF" w:rsidP="006F2CA2">
            <w:pPr>
              <w:spacing w:before="60" w:after="60" w:line="240" w:lineRule="auto"/>
              <w:rPr>
                <w:rFonts w:ascii="Times New Roman" w:hAnsi="Times New Roman" w:cs="Times New Roman"/>
                <w:color w:val="000000"/>
                <w:sz w:val="18"/>
                <w:szCs w:val="18"/>
                <w:lang w:val="en-GB" w:eastAsia="en-US"/>
              </w:rPr>
            </w:pPr>
          </w:p>
          <w:p w14:paraId="38F536BA" w14:textId="77777777" w:rsidR="001720DF" w:rsidRDefault="001720DF" w:rsidP="006F2CA2">
            <w:pPr>
              <w:spacing w:before="60" w:after="60" w:line="240" w:lineRule="auto"/>
              <w:rPr>
                <w:rFonts w:ascii="Times New Roman" w:hAnsi="Times New Roman" w:cs="Times New Roman"/>
                <w:color w:val="000000"/>
                <w:sz w:val="18"/>
                <w:szCs w:val="18"/>
                <w:lang w:val="en-GB" w:eastAsia="en-US"/>
              </w:rPr>
            </w:pPr>
          </w:p>
          <w:p w14:paraId="32414700" w14:textId="77777777" w:rsidR="001720DF" w:rsidRDefault="001720DF" w:rsidP="006F2CA2">
            <w:pPr>
              <w:spacing w:before="60" w:after="60" w:line="240" w:lineRule="auto"/>
              <w:rPr>
                <w:rFonts w:ascii="Times New Roman" w:hAnsi="Times New Roman" w:cs="Times New Roman"/>
                <w:color w:val="000000"/>
                <w:sz w:val="18"/>
                <w:szCs w:val="18"/>
                <w:lang w:val="en-GB" w:eastAsia="en-US"/>
              </w:rPr>
            </w:pPr>
          </w:p>
          <w:p w14:paraId="0D4DA524" w14:textId="77777777" w:rsidR="001720DF" w:rsidRDefault="001720DF" w:rsidP="006F2CA2">
            <w:pPr>
              <w:spacing w:before="60" w:after="60" w:line="240" w:lineRule="auto"/>
              <w:rPr>
                <w:rFonts w:ascii="Times New Roman" w:hAnsi="Times New Roman" w:cs="Times New Roman"/>
                <w:color w:val="000000"/>
                <w:sz w:val="18"/>
                <w:szCs w:val="18"/>
                <w:lang w:val="en-GB" w:eastAsia="en-US"/>
              </w:rPr>
            </w:pPr>
          </w:p>
          <w:p w14:paraId="76C51D42" w14:textId="77777777" w:rsidR="001720DF" w:rsidRDefault="001720DF" w:rsidP="006F2CA2">
            <w:pPr>
              <w:spacing w:before="60" w:after="60" w:line="240" w:lineRule="auto"/>
              <w:rPr>
                <w:rFonts w:ascii="Times New Roman" w:hAnsi="Times New Roman" w:cs="Times New Roman"/>
                <w:color w:val="000000"/>
                <w:sz w:val="18"/>
                <w:szCs w:val="18"/>
                <w:lang w:val="en-GB" w:eastAsia="en-US"/>
              </w:rPr>
            </w:pPr>
          </w:p>
          <w:p w14:paraId="03005C40" w14:textId="77777777" w:rsidR="001720DF" w:rsidRDefault="001720DF" w:rsidP="006F2CA2">
            <w:pPr>
              <w:spacing w:before="60" w:after="60" w:line="240" w:lineRule="auto"/>
              <w:rPr>
                <w:rFonts w:ascii="Times New Roman" w:hAnsi="Times New Roman" w:cs="Times New Roman"/>
                <w:color w:val="000000"/>
                <w:sz w:val="18"/>
                <w:szCs w:val="18"/>
                <w:lang w:val="en-GB" w:eastAsia="en-US"/>
              </w:rPr>
            </w:pPr>
          </w:p>
          <w:p w14:paraId="3FDFACB0" w14:textId="77777777" w:rsidR="001720DF" w:rsidRDefault="001720DF" w:rsidP="006F2CA2">
            <w:pPr>
              <w:spacing w:before="60" w:after="60" w:line="240" w:lineRule="auto"/>
              <w:rPr>
                <w:rFonts w:ascii="Times New Roman" w:hAnsi="Times New Roman" w:cs="Times New Roman"/>
                <w:color w:val="000000"/>
                <w:sz w:val="18"/>
                <w:szCs w:val="18"/>
                <w:lang w:val="en-GB" w:eastAsia="en-US"/>
              </w:rPr>
            </w:pPr>
          </w:p>
          <w:p w14:paraId="02F0A094" w14:textId="77777777" w:rsidR="001720DF" w:rsidRDefault="001720DF" w:rsidP="006F2CA2">
            <w:pPr>
              <w:spacing w:before="60" w:after="60" w:line="240" w:lineRule="auto"/>
              <w:rPr>
                <w:rFonts w:ascii="Times New Roman" w:hAnsi="Times New Roman" w:cs="Times New Roman"/>
                <w:color w:val="000000"/>
                <w:sz w:val="18"/>
                <w:szCs w:val="18"/>
                <w:lang w:val="en-GB" w:eastAsia="en-US"/>
              </w:rPr>
            </w:pPr>
          </w:p>
          <w:p w14:paraId="644D0091" w14:textId="77777777" w:rsidR="001720DF" w:rsidRDefault="001720DF" w:rsidP="006F2CA2">
            <w:pPr>
              <w:spacing w:before="60" w:after="60" w:line="240" w:lineRule="auto"/>
              <w:rPr>
                <w:rFonts w:ascii="Times New Roman" w:hAnsi="Times New Roman" w:cs="Times New Roman"/>
                <w:color w:val="000000"/>
                <w:sz w:val="18"/>
                <w:szCs w:val="18"/>
                <w:lang w:val="en-GB" w:eastAsia="en-US"/>
              </w:rPr>
            </w:pPr>
          </w:p>
          <w:p w14:paraId="791B9A5C" w14:textId="77777777" w:rsidR="001720DF" w:rsidRDefault="001720DF" w:rsidP="006F2CA2">
            <w:pPr>
              <w:spacing w:before="60" w:after="60" w:line="240" w:lineRule="auto"/>
              <w:rPr>
                <w:rFonts w:ascii="Times New Roman" w:hAnsi="Times New Roman" w:cs="Times New Roman"/>
                <w:color w:val="000000"/>
                <w:sz w:val="18"/>
                <w:szCs w:val="18"/>
                <w:lang w:val="en-GB" w:eastAsia="en-US"/>
              </w:rPr>
            </w:pPr>
          </w:p>
          <w:p w14:paraId="32FDAA8B" w14:textId="77777777" w:rsidR="001720DF" w:rsidRDefault="001720DF" w:rsidP="006F2CA2">
            <w:pPr>
              <w:spacing w:before="60" w:after="60" w:line="240" w:lineRule="auto"/>
              <w:rPr>
                <w:rFonts w:ascii="Times New Roman" w:hAnsi="Times New Roman" w:cs="Times New Roman"/>
                <w:color w:val="000000"/>
                <w:sz w:val="18"/>
                <w:szCs w:val="18"/>
                <w:lang w:val="en-GB" w:eastAsia="en-US"/>
              </w:rPr>
            </w:pPr>
          </w:p>
          <w:p w14:paraId="4884585C" w14:textId="77777777" w:rsidR="001720DF" w:rsidRDefault="001720DF" w:rsidP="006F2CA2">
            <w:pPr>
              <w:spacing w:before="60" w:after="60" w:line="240" w:lineRule="auto"/>
              <w:rPr>
                <w:rFonts w:ascii="Times New Roman" w:hAnsi="Times New Roman" w:cs="Times New Roman"/>
                <w:color w:val="000000"/>
                <w:sz w:val="18"/>
                <w:szCs w:val="18"/>
                <w:lang w:val="en-GB" w:eastAsia="en-US"/>
              </w:rPr>
            </w:pPr>
          </w:p>
          <w:p w14:paraId="183E8E4D" w14:textId="77777777" w:rsidR="001720DF" w:rsidRDefault="001720DF" w:rsidP="006F2CA2">
            <w:pPr>
              <w:spacing w:before="60" w:after="60" w:line="240" w:lineRule="auto"/>
              <w:rPr>
                <w:rFonts w:ascii="Times New Roman" w:hAnsi="Times New Roman" w:cs="Times New Roman"/>
                <w:color w:val="000000"/>
                <w:sz w:val="18"/>
                <w:szCs w:val="18"/>
                <w:lang w:val="en-GB" w:eastAsia="en-US"/>
              </w:rPr>
            </w:pPr>
          </w:p>
          <w:p w14:paraId="32E5E163" w14:textId="77777777" w:rsidR="001720DF" w:rsidRDefault="001720DF" w:rsidP="006F2CA2">
            <w:pPr>
              <w:spacing w:before="60" w:after="60" w:line="240" w:lineRule="auto"/>
              <w:rPr>
                <w:rFonts w:ascii="Times New Roman" w:hAnsi="Times New Roman" w:cs="Times New Roman"/>
                <w:color w:val="000000"/>
                <w:sz w:val="18"/>
                <w:szCs w:val="18"/>
                <w:lang w:val="en-GB" w:eastAsia="en-US"/>
              </w:rPr>
            </w:pPr>
          </w:p>
          <w:p w14:paraId="38045C65" w14:textId="77777777" w:rsidR="001720DF" w:rsidRDefault="001720DF" w:rsidP="006F2CA2">
            <w:pPr>
              <w:spacing w:before="60" w:after="60" w:line="240" w:lineRule="auto"/>
              <w:rPr>
                <w:rFonts w:ascii="Times New Roman" w:hAnsi="Times New Roman" w:cs="Times New Roman"/>
                <w:color w:val="000000"/>
                <w:sz w:val="18"/>
                <w:szCs w:val="18"/>
                <w:lang w:val="en-GB" w:eastAsia="en-US"/>
              </w:rPr>
            </w:pPr>
          </w:p>
          <w:p w14:paraId="1A5968D5" w14:textId="77777777" w:rsidR="001720DF" w:rsidRDefault="001720DF" w:rsidP="006F2CA2">
            <w:pPr>
              <w:spacing w:before="60" w:after="60" w:line="240" w:lineRule="auto"/>
              <w:rPr>
                <w:rFonts w:ascii="Times New Roman" w:hAnsi="Times New Roman" w:cs="Times New Roman"/>
                <w:color w:val="000000"/>
                <w:sz w:val="22"/>
                <w:szCs w:val="20"/>
                <w:lang w:val="en-GB" w:eastAsia="en-US"/>
              </w:rPr>
            </w:pPr>
          </w:p>
          <w:p w14:paraId="73177A8F" w14:textId="77777777" w:rsidR="001720DF" w:rsidRDefault="001720DF" w:rsidP="006F2CA2">
            <w:pPr>
              <w:spacing w:before="60" w:after="60" w:line="240" w:lineRule="auto"/>
              <w:rPr>
                <w:rFonts w:ascii="Times New Roman" w:hAnsi="Times New Roman" w:cs="Times New Roman"/>
                <w:color w:val="000000"/>
                <w:sz w:val="22"/>
                <w:szCs w:val="20"/>
                <w:lang w:val="en-GB" w:eastAsia="en-US"/>
              </w:rPr>
            </w:pPr>
          </w:p>
          <w:p w14:paraId="66C5AF37" w14:textId="77777777" w:rsidR="001720DF" w:rsidRDefault="001720DF" w:rsidP="006F2CA2">
            <w:pPr>
              <w:spacing w:before="60" w:after="60" w:line="240" w:lineRule="auto"/>
              <w:rPr>
                <w:rFonts w:ascii="Times New Roman" w:hAnsi="Times New Roman" w:cs="Times New Roman"/>
                <w:color w:val="000000"/>
                <w:sz w:val="22"/>
                <w:szCs w:val="20"/>
                <w:lang w:val="en-GB" w:eastAsia="en-US"/>
              </w:rPr>
            </w:pPr>
          </w:p>
          <w:p w14:paraId="48DFC724" w14:textId="77777777" w:rsidR="001720DF" w:rsidRDefault="001720DF" w:rsidP="006F2CA2">
            <w:pPr>
              <w:spacing w:before="60" w:after="60" w:line="240" w:lineRule="auto"/>
              <w:rPr>
                <w:rFonts w:ascii="Times New Roman" w:hAnsi="Times New Roman" w:cs="Times New Roman"/>
                <w:color w:val="000000"/>
                <w:sz w:val="22"/>
                <w:szCs w:val="20"/>
                <w:lang w:val="en-GB" w:eastAsia="en-US"/>
              </w:rPr>
            </w:pPr>
          </w:p>
          <w:p w14:paraId="4BE79B13" w14:textId="77777777" w:rsidR="001720DF" w:rsidRDefault="001720DF" w:rsidP="006F2CA2">
            <w:pPr>
              <w:spacing w:before="60" w:after="60" w:line="240" w:lineRule="auto"/>
              <w:rPr>
                <w:rFonts w:ascii="Times New Roman" w:hAnsi="Times New Roman" w:cs="Times New Roman"/>
                <w:color w:val="000000"/>
                <w:sz w:val="22"/>
                <w:szCs w:val="20"/>
                <w:lang w:val="en-GB" w:eastAsia="en-US"/>
              </w:rPr>
            </w:pPr>
          </w:p>
          <w:p w14:paraId="0F35106E" w14:textId="77777777" w:rsidR="001720DF" w:rsidRDefault="001720DF" w:rsidP="006F2CA2">
            <w:pPr>
              <w:spacing w:before="60" w:after="60" w:line="240" w:lineRule="auto"/>
              <w:rPr>
                <w:rFonts w:ascii="Times New Roman" w:hAnsi="Times New Roman" w:cs="Times New Roman"/>
                <w:color w:val="000000"/>
                <w:sz w:val="22"/>
                <w:szCs w:val="20"/>
                <w:lang w:val="en-GB" w:eastAsia="en-US"/>
              </w:rPr>
            </w:pPr>
          </w:p>
          <w:p w14:paraId="01C40E5A" w14:textId="77777777" w:rsidR="001720DF" w:rsidRDefault="001720DF" w:rsidP="006F2CA2">
            <w:pPr>
              <w:spacing w:before="60" w:after="60" w:line="240" w:lineRule="auto"/>
              <w:rPr>
                <w:rFonts w:ascii="Times New Roman" w:hAnsi="Times New Roman" w:cs="Times New Roman"/>
                <w:color w:val="000000"/>
                <w:sz w:val="22"/>
                <w:szCs w:val="20"/>
                <w:lang w:val="en-GB" w:eastAsia="en-US"/>
              </w:rPr>
            </w:pPr>
          </w:p>
          <w:p w14:paraId="5967439F" w14:textId="77777777" w:rsidR="001720DF" w:rsidRDefault="001720DF" w:rsidP="006F2CA2">
            <w:pPr>
              <w:spacing w:before="60" w:after="60" w:line="240" w:lineRule="auto"/>
              <w:rPr>
                <w:rFonts w:ascii="Times New Roman" w:hAnsi="Times New Roman" w:cs="Times New Roman"/>
                <w:color w:val="000000"/>
                <w:sz w:val="22"/>
                <w:szCs w:val="20"/>
                <w:lang w:val="en-GB" w:eastAsia="en-US"/>
              </w:rPr>
            </w:pPr>
          </w:p>
          <w:p w14:paraId="699A1C0E" w14:textId="77777777" w:rsidR="001720DF" w:rsidRDefault="001720DF" w:rsidP="006F2CA2">
            <w:pPr>
              <w:spacing w:before="60" w:after="60" w:line="240" w:lineRule="auto"/>
              <w:rPr>
                <w:rFonts w:ascii="Times New Roman" w:hAnsi="Times New Roman" w:cs="Times New Roman"/>
                <w:color w:val="000000"/>
                <w:sz w:val="22"/>
                <w:szCs w:val="20"/>
                <w:lang w:val="en-GB" w:eastAsia="en-US"/>
              </w:rPr>
            </w:pPr>
          </w:p>
          <w:p w14:paraId="58332824" w14:textId="77777777" w:rsidR="001720DF" w:rsidRPr="006F2CA2" w:rsidRDefault="001720DF" w:rsidP="006F2CA2">
            <w:pPr>
              <w:spacing w:before="60" w:after="60" w:line="240" w:lineRule="auto"/>
              <w:rPr>
                <w:rFonts w:ascii="Times New Roman" w:hAnsi="Times New Roman" w:cs="Times New Roman"/>
                <w:color w:val="000000"/>
                <w:sz w:val="22"/>
                <w:szCs w:val="20"/>
                <w:lang w:val="en-GB" w:eastAsia="en-US"/>
              </w:rPr>
            </w:pPr>
          </w:p>
        </w:tc>
      </w:tr>
      <w:tr w:rsidR="006F2CA2" w:rsidRPr="006F2CA2" w14:paraId="2DE02789" w14:textId="77777777" w:rsidTr="006F2CA2">
        <w:tblPrEx>
          <w:jc w:val="left"/>
        </w:tblPrEx>
        <w:trPr>
          <w:gridBefore w:val="1"/>
          <w:divId w:val="2116439976"/>
          <w:wBefore w:w="100" w:type="dxa"/>
          <w:cantSplit/>
          <w:trHeight w:val="80"/>
        </w:trPr>
        <w:tc>
          <w:tcPr>
            <w:tcW w:w="1340" w:type="dxa"/>
            <w:gridSpan w:val="2"/>
          </w:tcPr>
          <w:p w14:paraId="0374AE83" w14:textId="77777777" w:rsidR="001720DF" w:rsidRPr="001720DF" w:rsidRDefault="001720DF" w:rsidP="001720DF">
            <w:pPr>
              <w:spacing w:before="60" w:after="60" w:line="240" w:lineRule="auto"/>
              <w:ind w:right="-86" w:firstLine="359"/>
              <w:jc w:val="right"/>
              <w:rPr>
                <w:rFonts w:ascii="Times New Roman" w:hAnsi="Times New Roman" w:cs="Times New Roman"/>
                <w:color w:val="000000"/>
                <w:sz w:val="22"/>
                <w:szCs w:val="22"/>
                <w:lang w:val="en-GB" w:eastAsia="en-US"/>
              </w:rPr>
            </w:pPr>
            <w:r>
              <w:rPr>
                <w:rFonts w:ascii="Times New Roman" w:hAnsi="Times New Roman" w:cs="Times New Roman"/>
                <w:color w:val="000000"/>
                <w:sz w:val="18"/>
                <w:szCs w:val="18"/>
                <w:lang w:val="en-GB" w:eastAsia="en-US"/>
              </w:rPr>
              <w:lastRenderedPageBreak/>
              <w:t xml:space="preserve">                                           </w:t>
            </w:r>
          </w:p>
          <w:p w14:paraId="2E57872C" w14:textId="77777777" w:rsidR="001720DF" w:rsidRDefault="001720DF" w:rsidP="006F2CA2">
            <w:pPr>
              <w:spacing w:before="60" w:after="60" w:line="240" w:lineRule="auto"/>
              <w:rPr>
                <w:rFonts w:ascii="Times New Roman" w:hAnsi="Times New Roman" w:cs="Times New Roman"/>
                <w:color w:val="000000"/>
                <w:sz w:val="18"/>
                <w:szCs w:val="18"/>
                <w:lang w:val="en-GB" w:eastAsia="en-US"/>
              </w:rPr>
            </w:pPr>
          </w:p>
          <w:p w14:paraId="6EE96392" w14:textId="77777777" w:rsidR="006F2CA2" w:rsidRPr="006F2CA2" w:rsidRDefault="006F2CA2" w:rsidP="006F2CA2">
            <w:pPr>
              <w:spacing w:before="60" w:after="60" w:line="240" w:lineRule="auto"/>
              <w:rPr>
                <w:rFonts w:ascii="Times New Roman" w:hAnsi="Times New Roman" w:cs="Times New Roman"/>
                <w:color w:val="000000"/>
                <w:sz w:val="18"/>
                <w:szCs w:val="18"/>
                <w:lang w:val="en-GB" w:eastAsia="en-US"/>
              </w:rPr>
            </w:pPr>
            <w:r w:rsidRPr="006F2CA2">
              <w:rPr>
                <w:rFonts w:ascii="Times New Roman" w:hAnsi="Times New Roman" w:cs="Times New Roman"/>
                <w:color w:val="000000"/>
                <w:sz w:val="18"/>
                <w:szCs w:val="18"/>
                <w:lang w:val="en-GB" w:eastAsia="en-US"/>
              </w:rPr>
              <w:fldChar w:fldCharType="begin"/>
            </w:r>
            <w:r w:rsidRPr="006F2CA2">
              <w:rPr>
                <w:rFonts w:ascii="Times New Roman" w:hAnsi="Times New Roman" w:cs="Times New Roman"/>
                <w:color w:val="000000"/>
                <w:sz w:val="18"/>
                <w:szCs w:val="18"/>
                <w:lang w:val="en-GB" w:eastAsia="en-US"/>
              </w:rPr>
              <w:instrText xml:space="preserve"> GUID=1a2ceb7c-d578-4557-a2c4-ab0e9adbb43f </w:instrText>
            </w:r>
            <w:r w:rsidRPr="006F2CA2">
              <w:rPr>
                <w:rFonts w:ascii="Times New Roman" w:hAnsi="Times New Roman" w:cs="Times New Roman"/>
                <w:color w:val="000000"/>
                <w:sz w:val="18"/>
                <w:szCs w:val="18"/>
                <w:lang w:val="en-GB" w:eastAsia="en-US"/>
              </w:rPr>
              <w:fldChar w:fldCharType="end"/>
            </w:r>
            <w:r w:rsidRPr="006F2CA2">
              <w:rPr>
                <w:rFonts w:ascii="Times New Roman" w:hAnsi="Times New Roman" w:cs="Times New Roman"/>
                <w:color w:val="000000"/>
                <w:sz w:val="18"/>
                <w:szCs w:val="18"/>
                <w:lang w:val="en-GB" w:eastAsia="en-US"/>
              </w:rPr>
              <w:t>R.283</w:t>
            </w:r>
          </w:p>
        </w:tc>
        <w:tc>
          <w:tcPr>
            <w:tcW w:w="4200" w:type="dxa"/>
            <w:gridSpan w:val="2"/>
          </w:tcPr>
          <w:p w14:paraId="0A9DC7E9" w14:textId="77777777" w:rsidR="001720DF" w:rsidRDefault="001720DF" w:rsidP="006F2CA2">
            <w:pPr>
              <w:spacing w:before="60" w:after="60" w:line="240" w:lineRule="auto"/>
              <w:jc w:val="center"/>
              <w:rPr>
                <w:rFonts w:ascii="Times New Roman" w:hAnsi="Times New Roman" w:cs="Times New Roman"/>
                <w:color w:val="000000"/>
                <w:sz w:val="22"/>
                <w:szCs w:val="20"/>
                <w:lang w:val="en-GB" w:eastAsia="en-US"/>
              </w:rPr>
            </w:pPr>
            <w:r>
              <w:rPr>
                <w:rFonts w:ascii="Times New Roman" w:hAnsi="Times New Roman" w:cs="Times New Roman"/>
                <w:color w:val="000000"/>
                <w:sz w:val="22"/>
                <w:szCs w:val="20"/>
                <w:lang w:val="en-GB" w:eastAsia="en-US"/>
              </w:rPr>
              <w:t>FORM 64</w:t>
            </w:r>
          </w:p>
          <w:p w14:paraId="620AF076" w14:textId="77777777" w:rsidR="001720DF" w:rsidRDefault="001720DF" w:rsidP="006F2CA2">
            <w:pPr>
              <w:spacing w:before="60" w:after="60" w:line="240" w:lineRule="auto"/>
              <w:jc w:val="center"/>
              <w:rPr>
                <w:rFonts w:ascii="Times New Roman" w:hAnsi="Times New Roman" w:cs="Times New Roman"/>
                <w:color w:val="000000"/>
                <w:sz w:val="22"/>
                <w:szCs w:val="20"/>
                <w:lang w:val="en-GB" w:eastAsia="en-US"/>
              </w:rPr>
            </w:pPr>
          </w:p>
          <w:p w14:paraId="58B7CF42" w14:textId="77777777" w:rsidR="001720DF" w:rsidRDefault="001720DF" w:rsidP="006F2CA2">
            <w:pPr>
              <w:spacing w:before="60" w:after="60" w:line="240" w:lineRule="auto"/>
              <w:jc w:val="center"/>
              <w:rPr>
                <w:rFonts w:ascii="Times New Roman" w:hAnsi="Times New Roman" w:cs="Times New Roman"/>
                <w:color w:val="000000"/>
                <w:sz w:val="22"/>
                <w:szCs w:val="20"/>
                <w:lang w:val="en-GB" w:eastAsia="en-US"/>
              </w:rPr>
            </w:pPr>
          </w:p>
          <w:p w14:paraId="1E970280" w14:textId="77777777" w:rsidR="006F2CA2" w:rsidRPr="006F2CA2" w:rsidRDefault="006F2CA2" w:rsidP="006F2CA2">
            <w:pPr>
              <w:spacing w:before="60" w:after="60" w:line="240" w:lineRule="auto"/>
              <w:jc w:val="center"/>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GUID=ed6e971b-13c8-4869-bda1-dd4f55529221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ORDER OF COURT</w:t>
            </w:r>
          </w:p>
          <w:p w14:paraId="2247B514" w14:textId="77777777" w:rsidR="006F2CA2" w:rsidRPr="006F2CA2" w:rsidRDefault="006F2CA2" w:rsidP="006F2CA2">
            <w:pPr>
              <w:spacing w:before="60" w:after="60" w:line="240" w:lineRule="auto"/>
              <w:jc w:val="center"/>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GUID=1a67e78a-5a1d-400d-8457-80a1995d5999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 xml:space="preserve">(FOR DETERMINATION OR </w:t>
            </w:r>
            <w:r w:rsidRPr="006F2CA2">
              <w:rPr>
                <w:rFonts w:ascii="Times New Roman" w:hAnsi="Times New Roman" w:cs="Times New Roman"/>
                <w:color w:val="000000"/>
                <w:sz w:val="22"/>
                <w:szCs w:val="20"/>
                <w:lang w:val="en-GB" w:eastAsia="en-US"/>
              </w:rPr>
              <w:br/>
              <w:t>DECLARATION OF PARENTHOOD)</w:t>
            </w:r>
          </w:p>
        </w:tc>
        <w:tc>
          <w:tcPr>
            <w:tcW w:w="1720" w:type="dxa"/>
            <w:gridSpan w:val="2"/>
          </w:tcPr>
          <w:p w14:paraId="33FA8C2B" w14:textId="77777777" w:rsidR="006F2CA2" w:rsidRPr="006F2CA2" w:rsidRDefault="006F2CA2" w:rsidP="006F2CA2">
            <w:pPr>
              <w:spacing w:before="60" w:after="60" w:line="240" w:lineRule="auto"/>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GUID=4d3acb7f-4e1f-4950-89d1-e7452b2833f7 </w:instrText>
            </w:r>
            <w:r w:rsidRPr="006F2CA2">
              <w:rPr>
                <w:rFonts w:ascii="Times New Roman" w:hAnsi="Times New Roman" w:cs="Times New Roman"/>
                <w:color w:val="000000"/>
                <w:sz w:val="22"/>
                <w:szCs w:val="20"/>
                <w:lang w:val="en-GB" w:eastAsia="en-US"/>
              </w:rPr>
              <w:fldChar w:fldCharType="end"/>
            </w:r>
          </w:p>
        </w:tc>
      </w:tr>
      <w:tr w:rsidR="006F2CA2" w:rsidRPr="006F2CA2" w14:paraId="0546106B" w14:textId="77777777" w:rsidTr="006F2CA2">
        <w:tblPrEx>
          <w:jc w:val="left"/>
        </w:tblPrEx>
        <w:trPr>
          <w:gridBefore w:val="1"/>
          <w:divId w:val="2116439976"/>
          <w:wBefore w:w="100" w:type="dxa"/>
          <w:cantSplit/>
          <w:trHeight w:val="80"/>
        </w:trPr>
        <w:tc>
          <w:tcPr>
            <w:tcW w:w="7260" w:type="dxa"/>
            <w:gridSpan w:val="6"/>
            <w:vAlign w:val="center"/>
          </w:tcPr>
          <w:p w14:paraId="0B598B6A" w14:textId="77777777" w:rsidR="006F2CA2" w:rsidRPr="006F2CA2" w:rsidRDefault="006F2CA2" w:rsidP="006F2CA2">
            <w:pPr>
              <w:spacing w:before="60" w:after="60" w:line="240" w:lineRule="auto"/>
              <w:jc w:val="center"/>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GUID=e701c666-e36c-4843-8037-4bdf83729928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(Title as in action)</w:t>
            </w:r>
          </w:p>
        </w:tc>
      </w:tr>
      <w:tr w:rsidR="006F2CA2" w:rsidRPr="006F2CA2" w14:paraId="0495D768" w14:textId="77777777" w:rsidTr="006F2CA2">
        <w:tblPrEx>
          <w:jc w:val="left"/>
        </w:tblPrEx>
        <w:trPr>
          <w:gridBefore w:val="1"/>
          <w:divId w:val="2116439976"/>
          <w:wBefore w:w="100" w:type="dxa"/>
          <w:cantSplit/>
          <w:trHeight w:val="80"/>
        </w:trPr>
        <w:tc>
          <w:tcPr>
            <w:tcW w:w="7260" w:type="dxa"/>
            <w:gridSpan w:val="6"/>
            <w:vAlign w:val="center"/>
          </w:tcPr>
          <w:p w14:paraId="6BF0811B" w14:textId="77777777" w:rsidR="006F2CA2" w:rsidRPr="006F2CA2" w:rsidRDefault="006F2CA2" w:rsidP="006F2CA2">
            <w:pPr>
              <w:spacing w:before="60" w:after="60" w:line="240" w:lineRule="auto"/>
              <w:ind w:left="475" w:hanging="475"/>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GUID=74a0ee86-22fe-4635-a192-d25f9873ad6f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1.</w:t>
            </w:r>
            <w:r w:rsidRPr="006F2CA2">
              <w:rPr>
                <w:rFonts w:ascii="Times New Roman" w:hAnsi="Times New Roman" w:cs="Times New Roman"/>
                <w:color w:val="000000"/>
                <w:sz w:val="22"/>
                <w:szCs w:val="20"/>
                <w:lang w:val="en-GB" w:eastAsia="en-US"/>
              </w:rPr>
              <w:tab/>
              <w:t>Parties present at the hearing:</w:t>
            </w:r>
          </w:p>
        </w:tc>
      </w:tr>
      <w:tr w:rsidR="006F2CA2" w:rsidRPr="006F2CA2" w14:paraId="4A2982EC" w14:textId="77777777" w:rsidTr="006F2CA2">
        <w:tblPrEx>
          <w:jc w:val="left"/>
        </w:tblPrEx>
        <w:trPr>
          <w:gridBefore w:val="1"/>
          <w:divId w:val="2116439976"/>
          <w:wBefore w:w="100" w:type="dxa"/>
          <w:cantSplit/>
          <w:trHeight w:val="80"/>
        </w:trPr>
        <w:tc>
          <w:tcPr>
            <w:tcW w:w="7260" w:type="dxa"/>
            <w:gridSpan w:val="6"/>
            <w:vAlign w:val="center"/>
          </w:tcPr>
          <w:p w14:paraId="03756828" w14:textId="77777777" w:rsidR="006F2CA2" w:rsidRPr="006F2CA2" w:rsidRDefault="006F2CA2" w:rsidP="006F2CA2">
            <w:pPr>
              <w:spacing w:before="60" w:after="60" w:line="240" w:lineRule="auto"/>
              <w:ind w:left="475" w:hanging="475"/>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GUID=687b1a1c-eb2a-466d-97f6-f999cf295db5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2.</w:t>
            </w:r>
            <w:r w:rsidRPr="006F2CA2">
              <w:rPr>
                <w:rFonts w:ascii="Times New Roman" w:hAnsi="Times New Roman" w:cs="Times New Roman"/>
                <w:color w:val="000000"/>
                <w:sz w:val="22"/>
                <w:szCs w:val="20"/>
                <w:lang w:val="en-GB" w:eastAsia="en-US"/>
              </w:rPr>
              <w:tab/>
              <w:t>Orders made:</w:t>
            </w:r>
          </w:p>
        </w:tc>
      </w:tr>
      <w:tr w:rsidR="006F2CA2" w:rsidRPr="006F2CA2" w14:paraId="03B20B70" w14:textId="77777777" w:rsidTr="006F2CA2">
        <w:tblPrEx>
          <w:jc w:val="left"/>
        </w:tblPrEx>
        <w:trPr>
          <w:gridBefore w:val="1"/>
          <w:divId w:val="2116439976"/>
          <w:wBefore w:w="100" w:type="dxa"/>
          <w:cantSplit/>
          <w:trHeight w:val="80"/>
        </w:trPr>
        <w:tc>
          <w:tcPr>
            <w:tcW w:w="7260" w:type="dxa"/>
            <w:gridSpan w:val="6"/>
            <w:vAlign w:val="center"/>
          </w:tcPr>
          <w:p w14:paraId="35908102" w14:textId="77777777" w:rsidR="006F2CA2" w:rsidRPr="006F2CA2" w:rsidRDefault="006F2CA2" w:rsidP="006F2CA2">
            <w:pPr>
              <w:spacing w:before="60" w:after="60" w:line="240" w:lineRule="auto"/>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GUID=0aff6c14-c17d-49e2-a67e-4cccfabe855c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18"/>
                <w:szCs w:val="18"/>
                <w:vertAlign w:val="superscript"/>
                <w:lang w:val="en-GB" w:eastAsia="en-US"/>
              </w:rPr>
              <w:t>#</w:t>
            </w:r>
            <w:r w:rsidRPr="006F2CA2">
              <w:rPr>
                <w:rFonts w:ascii="Times New Roman" w:hAnsi="Times New Roman" w:cs="Times New Roman"/>
                <w:color w:val="000000"/>
                <w:sz w:val="18"/>
                <w:szCs w:val="18"/>
                <w:lang w:val="en-GB" w:eastAsia="en-US"/>
              </w:rPr>
              <w:t> This form requires sealing by the Court and the signature of the Registrar.</w:t>
            </w:r>
          </w:p>
        </w:tc>
      </w:tr>
      <w:tr w:rsidR="006F2CA2" w:rsidRPr="006F2CA2" w14:paraId="624BD53D" w14:textId="77777777" w:rsidTr="006F2CA2">
        <w:tblPrEx>
          <w:jc w:val="left"/>
        </w:tblPrEx>
        <w:trPr>
          <w:gridBefore w:val="1"/>
          <w:divId w:val="2116439976"/>
          <w:wBefore w:w="100" w:type="dxa"/>
          <w:cantSplit/>
          <w:trHeight w:val="80"/>
        </w:trPr>
        <w:tc>
          <w:tcPr>
            <w:tcW w:w="7260" w:type="dxa"/>
            <w:gridSpan w:val="6"/>
            <w:vAlign w:val="center"/>
          </w:tcPr>
          <w:p w14:paraId="606D75C4" w14:textId="77777777" w:rsidR="006F2CA2" w:rsidRPr="006F2CA2" w:rsidRDefault="006F2CA2" w:rsidP="006F2CA2">
            <w:pPr>
              <w:spacing w:before="60" w:after="60" w:line="240" w:lineRule="auto"/>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GUID=1b85c40e-9f15-4c51-a4aa-afb7c036e759 </w:instrText>
            </w:r>
            <w:r w:rsidRPr="006F2CA2">
              <w:rPr>
                <w:rFonts w:ascii="Times New Roman" w:hAnsi="Times New Roman" w:cs="Times New Roman"/>
                <w:color w:val="000000"/>
                <w:sz w:val="22"/>
                <w:szCs w:val="20"/>
                <w:lang w:val="en-GB" w:eastAsia="en-US"/>
              </w:rPr>
              <w:fldChar w:fldCharType="end"/>
            </w:r>
          </w:p>
        </w:tc>
      </w:tr>
      <w:tr w:rsidR="006F2CA2" w:rsidRPr="006F2CA2" w14:paraId="4EB0E4D2" w14:textId="77777777" w:rsidTr="006F2CA2">
        <w:tblPrEx>
          <w:jc w:val="left"/>
        </w:tblPrEx>
        <w:trPr>
          <w:gridBefore w:val="1"/>
          <w:divId w:val="2116439976"/>
          <w:wBefore w:w="100" w:type="dxa"/>
          <w:cantSplit/>
          <w:trHeight w:val="80"/>
        </w:trPr>
        <w:tc>
          <w:tcPr>
            <w:tcW w:w="7260" w:type="dxa"/>
            <w:gridSpan w:val="6"/>
            <w:vAlign w:val="center"/>
          </w:tcPr>
          <w:p w14:paraId="12407ABA" w14:textId="77777777" w:rsidR="006F2CA2" w:rsidRPr="006F2CA2" w:rsidRDefault="006F2CA2" w:rsidP="006F2CA2">
            <w:pPr>
              <w:spacing w:before="60" w:after="60" w:line="240" w:lineRule="auto"/>
              <w:jc w:val="center"/>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GUID=e452763f-3548-4961-b48c-a277d06baf6a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THE SCHEDULE</w:t>
            </w:r>
          </w:p>
        </w:tc>
      </w:tr>
      <w:tr w:rsidR="006F2CA2" w:rsidRPr="006F2CA2" w14:paraId="0CF301A1" w14:textId="77777777" w:rsidTr="006F2CA2">
        <w:tblPrEx>
          <w:jc w:val="left"/>
        </w:tblPrEx>
        <w:trPr>
          <w:gridBefore w:val="1"/>
          <w:divId w:val="2116439976"/>
          <w:wBefore w:w="100" w:type="dxa"/>
          <w:cantSplit/>
          <w:trHeight w:val="80"/>
        </w:trPr>
        <w:tc>
          <w:tcPr>
            <w:tcW w:w="7260" w:type="dxa"/>
            <w:gridSpan w:val="6"/>
            <w:vAlign w:val="center"/>
          </w:tcPr>
          <w:p w14:paraId="73472F6B" w14:textId="77777777" w:rsidR="006F2CA2" w:rsidRPr="006F2CA2" w:rsidRDefault="006F2CA2" w:rsidP="006F2CA2">
            <w:pPr>
              <w:spacing w:before="60" w:after="60" w:line="240" w:lineRule="auto"/>
              <w:jc w:val="center"/>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GUID=a13d6aaf-5d27-43ee-b6b2-74c83fe14688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PARENTHOOD DETERMINED OR DECLARED</w:t>
            </w:r>
            <w:r w:rsidRPr="006F2CA2">
              <w:rPr>
                <w:rFonts w:ascii="Times New Roman" w:hAnsi="Times New Roman" w:cs="Times New Roman"/>
                <w:color w:val="000000"/>
                <w:sz w:val="22"/>
                <w:szCs w:val="20"/>
                <w:lang w:val="en-GB" w:eastAsia="en-US"/>
              </w:rPr>
              <w:br/>
              <w:t>UNDER SECTION 10 OR 15 OF</w:t>
            </w:r>
            <w:r w:rsidRPr="006F2CA2">
              <w:rPr>
                <w:rFonts w:ascii="Times New Roman" w:hAnsi="Times New Roman" w:cs="Times New Roman"/>
                <w:color w:val="000000"/>
                <w:sz w:val="22"/>
                <w:szCs w:val="20"/>
                <w:lang w:val="en-GB" w:eastAsia="en-US"/>
              </w:rPr>
              <w:br/>
              <w:t>STATUS OF CHILDREN (ASSISTED REPRODUCTION TECHNOLOGY) ACT 2013</w:t>
            </w:r>
          </w:p>
        </w:tc>
      </w:tr>
    </w:tbl>
    <w:p w14:paraId="61922460" w14:textId="77777777" w:rsidR="006F2CA2" w:rsidRPr="006F2CA2" w:rsidRDefault="006F2CA2" w:rsidP="006F2CA2">
      <w:pPr>
        <w:spacing w:before="120" w:after="0" w:line="240" w:lineRule="auto"/>
        <w:jc w:val="both"/>
        <w:divId w:val="2116439976"/>
        <w:rPr>
          <w:rFonts w:ascii="Times New Roman" w:hAnsi="Times New Roman" w:cs="Times New Roman"/>
          <w:color w:val="000000"/>
          <w:sz w:val="26"/>
          <w:szCs w:val="20"/>
          <w:lang w:val="en-GB" w:eastAsia="en-US"/>
        </w:rPr>
      </w:pPr>
    </w:p>
    <w:tbl>
      <w:tblPr>
        <w:tblW w:w="9050" w:type="dxa"/>
        <w:jc w:val="center"/>
        <w:tblLook w:val="04A0" w:firstRow="1" w:lastRow="0" w:firstColumn="1" w:lastColumn="0" w:noHBand="0" w:noVBand="1"/>
      </w:tblPr>
      <w:tblGrid>
        <w:gridCol w:w="1289"/>
        <w:gridCol w:w="852"/>
        <w:gridCol w:w="670"/>
        <w:gridCol w:w="867"/>
        <w:gridCol w:w="695"/>
        <w:gridCol w:w="493"/>
        <w:gridCol w:w="409"/>
        <w:gridCol w:w="1230"/>
        <w:gridCol w:w="1123"/>
        <w:gridCol w:w="1422"/>
      </w:tblGrid>
      <w:tr w:rsidR="005A22FC" w14:paraId="39C9865C" w14:textId="77777777" w:rsidTr="00B71185">
        <w:trPr>
          <w:divId w:val="2116439976"/>
          <w:cantSplit/>
          <w:trHeight w:val="740"/>
          <w:jc w:val="center"/>
        </w:trPr>
        <w:tc>
          <w:tcPr>
            <w:tcW w:w="2141" w:type="dxa"/>
            <w:gridSpan w:val="2"/>
            <w:textDirection w:val="btLr"/>
            <w:vAlign w:val="center"/>
          </w:tcPr>
          <w:p w14:paraId="3E8A5B21" w14:textId="77777777" w:rsidR="006F2CA2" w:rsidRPr="006F2CA2" w:rsidRDefault="006F2CA2" w:rsidP="006F2CA2">
            <w:pPr>
              <w:spacing w:before="60" w:after="60" w:line="240" w:lineRule="auto"/>
              <w:jc w:val="center"/>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GUID=43cf2173-0c09-401e-acc0-594115eaa1e1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14"/>
                <w:szCs w:val="14"/>
                <w:lang w:val="en-GB" w:eastAsia="en-US"/>
              </w:rPr>
              <w:t>CHILD’S</w:t>
            </w:r>
            <w:r w:rsidRPr="006F2CA2">
              <w:rPr>
                <w:rFonts w:ascii="Times New Roman" w:hAnsi="Times New Roman" w:cs="Times New Roman"/>
                <w:color w:val="000000"/>
                <w:sz w:val="14"/>
                <w:szCs w:val="14"/>
                <w:lang w:val="en-GB" w:eastAsia="en-US"/>
              </w:rPr>
              <w:br/>
              <w:t>PARTICULARS</w:t>
            </w:r>
          </w:p>
        </w:tc>
        <w:tc>
          <w:tcPr>
            <w:tcW w:w="6909" w:type="dxa"/>
            <w:gridSpan w:val="8"/>
          </w:tcPr>
          <w:p w14:paraId="5CD6DC2D" w14:textId="77777777" w:rsidR="006F2CA2" w:rsidRPr="006F2CA2" w:rsidRDefault="006F2CA2" w:rsidP="006F2CA2">
            <w:pPr>
              <w:spacing w:before="60" w:after="60" w:line="240" w:lineRule="auto"/>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GUID=b5222d45-a9f7-4aa8-b735-4a6482f1f98f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14"/>
                <w:szCs w:val="14"/>
                <w:lang w:val="en-GB" w:eastAsia="en-US"/>
              </w:rPr>
              <w:t>Full name</w:t>
            </w:r>
            <w:r w:rsidRPr="006F2CA2">
              <w:rPr>
                <w:rFonts w:ascii="Times New Roman" w:hAnsi="Times New Roman" w:cs="Times New Roman"/>
                <w:color w:val="000000"/>
                <w:sz w:val="14"/>
                <w:szCs w:val="14"/>
                <w:lang w:val="en-GB" w:eastAsia="en-US"/>
              </w:rPr>
              <w:br/>
            </w:r>
            <w:r w:rsidRPr="006F2CA2">
              <w:rPr>
                <w:rFonts w:ascii="Times New Roman" w:hAnsi="Times New Roman" w:cs="Times New Roman"/>
                <w:color w:val="000000"/>
                <w:sz w:val="14"/>
                <w:szCs w:val="14"/>
                <w:lang w:val="en-GB" w:eastAsia="en-US"/>
              </w:rPr>
              <w:br/>
            </w:r>
          </w:p>
        </w:tc>
      </w:tr>
      <w:tr w:rsidR="00CE5E00" w14:paraId="2BB0846C" w14:textId="77777777" w:rsidTr="00B71185">
        <w:trPr>
          <w:divId w:val="2116439976"/>
          <w:cantSplit/>
          <w:trHeight w:val="560"/>
          <w:jc w:val="center"/>
        </w:trPr>
        <w:tc>
          <w:tcPr>
            <w:tcW w:w="2141" w:type="dxa"/>
            <w:gridSpan w:val="2"/>
            <w:textDirection w:val="btLr"/>
            <w:vAlign w:val="center"/>
          </w:tcPr>
          <w:p w14:paraId="0334535D" w14:textId="77777777" w:rsidR="006F2CA2" w:rsidRPr="006F2CA2" w:rsidRDefault="006F2CA2" w:rsidP="006F2CA2">
            <w:pPr>
              <w:spacing w:before="60" w:after="60" w:line="240" w:lineRule="auto"/>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GUID=43cf2173-0c09-401e-acc0-594115eaa1e1 </w:instrText>
            </w:r>
            <w:r w:rsidRPr="006F2CA2">
              <w:rPr>
                <w:rFonts w:ascii="Times New Roman" w:hAnsi="Times New Roman" w:cs="Times New Roman"/>
                <w:color w:val="000000"/>
                <w:sz w:val="22"/>
                <w:szCs w:val="20"/>
                <w:lang w:val="en-GB" w:eastAsia="en-US"/>
              </w:rPr>
              <w:fldChar w:fldCharType="end"/>
            </w:r>
          </w:p>
        </w:tc>
        <w:tc>
          <w:tcPr>
            <w:tcW w:w="670" w:type="dxa"/>
          </w:tcPr>
          <w:p w14:paraId="096EC565" w14:textId="77777777" w:rsidR="006F2CA2" w:rsidRPr="006F2CA2" w:rsidRDefault="006F2CA2" w:rsidP="006F2CA2">
            <w:pPr>
              <w:spacing w:before="60" w:after="60" w:line="240" w:lineRule="auto"/>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GUID=093c7985-15ad-410e-a320-17f6ad905560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14"/>
                <w:szCs w:val="14"/>
                <w:lang w:val="en-GB" w:eastAsia="en-US"/>
              </w:rPr>
              <w:t>Sex</w:t>
            </w:r>
            <w:r w:rsidRPr="006F2CA2">
              <w:rPr>
                <w:rFonts w:ascii="Times New Roman" w:hAnsi="Times New Roman" w:cs="Times New Roman"/>
                <w:color w:val="000000"/>
                <w:sz w:val="14"/>
                <w:szCs w:val="14"/>
                <w:lang w:val="en-GB" w:eastAsia="en-US"/>
              </w:rPr>
              <w:br/>
            </w:r>
          </w:p>
        </w:tc>
        <w:tc>
          <w:tcPr>
            <w:tcW w:w="867" w:type="dxa"/>
          </w:tcPr>
          <w:p w14:paraId="7997666B" w14:textId="77777777" w:rsidR="006F2CA2" w:rsidRPr="006F2CA2" w:rsidRDefault="006F2CA2" w:rsidP="006F2CA2">
            <w:pPr>
              <w:spacing w:before="60" w:after="60" w:line="240" w:lineRule="auto"/>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GUID=acf72bc5-b139-4dea-848f-6530754d7ec4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14"/>
                <w:szCs w:val="14"/>
                <w:lang w:val="en-GB" w:eastAsia="en-US"/>
              </w:rPr>
              <w:t>Date of birth</w:t>
            </w:r>
            <w:r w:rsidRPr="006F2CA2">
              <w:rPr>
                <w:rFonts w:ascii="Times New Roman" w:hAnsi="Times New Roman" w:cs="Times New Roman"/>
                <w:color w:val="000000"/>
                <w:sz w:val="14"/>
                <w:szCs w:val="14"/>
                <w:lang w:val="en-GB" w:eastAsia="en-US"/>
              </w:rPr>
              <w:br/>
            </w:r>
          </w:p>
        </w:tc>
        <w:tc>
          <w:tcPr>
            <w:tcW w:w="695" w:type="dxa"/>
          </w:tcPr>
          <w:p w14:paraId="40410695" w14:textId="77777777" w:rsidR="006F2CA2" w:rsidRPr="006F2CA2" w:rsidRDefault="006F2CA2" w:rsidP="006F2CA2">
            <w:pPr>
              <w:spacing w:before="60" w:after="60" w:line="240" w:lineRule="auto"/>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GUID=f7b98c23-72e3-48b1-a035-c689f61b0c7f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14"/>
                <w:szCs w:val="14"/>
                <w:lang w:val="en-GB" w:eastAsia="en-US"/>
              </w:rPr>
              <w:t>Day</w:t>
            </w:r>
            <w:r w:rsidRPr="006F2CA2">
              <w:rPr>
                <w:rFonts w:ascii="Times New Roman" w:hAnsi="Times New Roman" w:cs="Times New Roman"/>
                <w:color w:val="000000"/>
                <w:sz w:val="14"/>
                <w:szCs w:val="14"/>
                <w:lang w:val="en-GB" w:eastAsia="en-US"/>
              </w:rPr>
              <w:br/>
            </w:r>
          </w:p>
        </w:tc>
        <w:tc>
          <w:tcPr>
            <w:tcW w:w="902" w:type="dxa"/>
            <w:gridSpan w:val="2"/>
          </w:tcPr>
          <w:p w14:paraId="19A64617" w14:textId="77777777" w:rsidR="006F2CA2" w:rsidRPr="006F2CA2" w:rsidRDefault="006F2CA2" w:rsidP="006F2CA2">
            <w:pPr>
              <w:spacing w:before="60" w:after="60" w:line="240" w:lineRule="auto"/>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GUID=cefee76b-bb89-41e5-ac76-010cd512c262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14"/>
                <w:szCs w:val="14"/>
                <w:lang w:val="en-GB" w:eastAsia="en-US"/>
              </w:rPr>
              <w:t>Month</w:t>
            </w:r>
            <w:r w:rsidRPr="006F2CA2">
              <w:rPr>
                <w:rFonts w:ascii="Times New Roman" w:hAnsi="Times New Roman" w:cs="Times New Roman"/>
                <w:color w:val="000000"/>
                <w:sz w:val="14"/>
                <w:szCs w:val="14"/>
                <w:lang w:val="en-GB" w:eastAsia="en-US"/>
              </w:rPr>
              <w:br/>
            </w:r>
          </w:p>
        </w:tc>
        <w:tc>
          <w:tcPr>
            <w:tcW w:w="1230" w:type="dxa"/>
          </w:tcPr>
          <w:p w14:paraId="1ADBB088" w14:textId="77777777" w:rsidR="006F2CA2" w:rsidRPr="006F2CA2" w:rsidRDefault="006F2CA2" w:rsidP="006F2CA2">
            <w:pPr>
              <w:spacing w:before="60" w:after="60" w:line="240" w:lineRule="auto"/>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GUID=771c2480-6c6d-4351-b704-35030615a38f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14"/>
                <w:szCs w:val="14"/>
                <w:lang w:val="en-GB" w:eastAsia="en-US"/>
              </w:rPr>
              <w:t>Year</w:t>
            </w:r>
            <w:r w:rsidRPr="006F2CA2">
              <w:rPr>
                <w:rFonts w:ascii="Times New Roman" w:hAnsi="Times New Roman" w:cs="Times New Roman"/>
                <w:color w:val="000000"/>
                <w:sz w:val="14"/>
                <w:szCs w:val="14"/>
                <w:lang w:val="en-GB" w:eastAsia="en-US"/>
              </w:rPr>
              <w:br/>
            </w:r>
          </w:p>
        </w:tc>
        <w:tc>
          <w:tcPr>
            <w:tcW w:w="1123" w:type="dxa"/>
          </w:tcPr>
          <w:p w14:paraId="79101284" w14:textId="77777777" w:rsidR="006F2CA2" w:rsidRPr="006F2CA2" w:rsidRDefault="006F2CA2" w:rsidP="006F2CA2">
            <w:pPr>
              <w:spacing w:before="60" w:after="60" w:line="240" w:lineRule="auto"/>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GUID=ff981754-fec5-4414-b626-25c513e8d46c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14"/>
                <w:szCs w:val="14"/>
                <w:lang w:val="en-GB" w:eastAsia="en-US"/>
              </w:rPr>
              <w:t>Place of birth</w:t>
            </w:r>
            <w:r w:rsidRPr="006F2CA2">
              <w:rPr>
                <w:rFonts w:ascii="Times New Roman" w:hAnsi="Times New Roman" w:cs="Times New Roman"/>
                <w:color w:val="000000"/>
                <w:sz w:val="14"/>
                <w:szCs w:val="14"/>
                <w:lang w:val="en-GB" w:eastAsia="en-US"/>
              </w:rPr>
              <w:br/>
            </w:r>
          </w:p>
        </w:tc>
        <w:tc>
          <w:tcPr>
            <w:tcW w:w="1422" w:type="dxa"/>
          </w:tcPr>
          <w:p w14:paraId="78A34C3C" w14:textId="77777777" w:rsidR="006F2CA2" w:rsidRPr="006F2CA2" w:rsidRDefault="006F2CA2" w:rsidP="006F2CA2">
            <w:pPr>
              <w:spacing w:before="60" w:after="60" w:line="240" w:lineRule="auto"/>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GUID=fe92c363-8d50-44a9-a881-988a2b281c9f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14"/>
                <w:szCs w:val="14"/>
                <w:lang w:val="en-GB" w:eastAsia="en-US"/>
              </w:rPr>
              <w:t>Birth Register No.</w:t>
            </w:r>
            <w:r w:rsidRPr="006F2CA2">
              <w:rPr>
                <w:rFonts w:ascii="Times New Roman" w:hAnsi="Times New Roman" w:cs="Times New Roman"/>
                <w:color w:val="000000"/>
                <w:sz w:val="14"/>
                <w:szCs w:val="14"/>
                <w:lang w:val="en-GB" w:eastAsia="en-US"/>
              </w:rPr>
              <w:br/>
            </w:r>
          </w:p>
        </w:tc>
      </w:tr>
      <w:tr w:rsidR="005A22FC" w14:paraId="40881952" w14:textId="77777777" w:rsidTr="00B71185">
        <w:trPr>
          <w:divId w:val="2116439976"/>
          <w:cantSplit/>
          <w:jc w:val="center"/>
        </w:trPr>
        <w:tc>
          <w:tcPr>
            <w:tcW w:w="2141" w:type="dxa"/>
            <w:gridSpan w:val="2"/>
            <w:textDirection w:val="btLr"/>
            <w:vAlign w:val="center"/>
          </w:tcPr>
          <w:p w14:paraId="2DD4E8FE" w14:textId="77777777" w:rsidR="006F2CA2" w:rsidRPr="006F2CA2" w:rsidRDefault="006F2CA2" w:rsidP="006F2CA2">
            <w:pPr>
              <w:spacing w:before="60" w:after="60" w:line="240" w:lineRule="auto"/>
              <w:jc w:val="center"/>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GUID=dee04522-36b3-413c-94ad-52e74e553468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14"/>
                <w:szCs w:val="14"/>
                <w:lang w:val="en-GB" w:eastAsia="en-US"/>
              </w:rPr>
              <w:t>Parents before Order made under section 10 or 15 of the Act</w:t>
            </w:r>
          </w:p>
        </w:tc>
        <w:tc>
          <w:tcPr>
            <w:tcW w:w="2725" w:type="dxa"/>
            <w:gridSpan w:val="4"/>
          </w:tcPr>
          <w:p w14:paraId="5BFB363B" w14:textId="77777777" w:rsidR="006F2CA2" w:rsidRPr="006F2CA2" w:rsidRDefault="006F2CA2" w:rsidP="006F2CA2">
            <w:pPr>
              <w:spacing w:before="60" w:after="60" w:line="240" w:lineRule="auto"/>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GUID=3e2f43c0-22ad-4fba-a896-372309080d31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14"/>
                <w:szCs w:val="14"/>
                <w:lang w:val="en-GB" w:eastAsia="en-US"/>
              </w:rPr>
              <w:t>Name of Father</w:t>
            </w:r>
            <w:r w:rsidRPr="006F2CA2">
              <w:rPr>
                <w:rFonts w:ascii="Times New Roman" w:hAnsi="Times New Roman" w:cs="Times New Roman"/>
                <w:color w:val="000000"/>
                <w:sz w:val="14"/>
                <w:szCs w:val="14"/>
                <w:lang w:val="en-GB" w:eastAsia="en-US"/>
              </w:rPr>
              <w:br/>
            </w:r>
            <w:r w:rsidRPr="006F2CA2">
              <w:rPr>
                <w:rFonts w:ascii="Times New Roman" w:hAnsi="Times New Roman" w:cs="Times New Roman"/>
                <w:color w:val="000000"/>
                <w:sz w:val="14"/>
                <w:szCs w:val="14"/>
                <w:lang w:val="en-GB" w:eastAsia="en-US"/>
              </w:rPr>
              <w:br/>
            </w:r>
          </w:p>
        </w:tc>
        <w:tc>
          <w:tcPr>
            <w:tcW w:w="2762" w:type="dxa"/>
            <w:gridSpan w:val="3"/>
          </w:tcPr>
          <w:p w14:paraId="4F5C6D18" w14:textId="77777777" w:rsidR="006F2CA2" w:rsidRPr="006F2CA2" w:rsidRDefault="006F2CA2" w:rsidP="006F2CA2">
            <w:pPr>
              <w:spacing w:before="60" w:after="60" w:line="240" w:lineRule="auto"/>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GUID=fafa3837-f690-4ee3-a158-b73d0f3b90a6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14"/>
                <w:szCs w:val="14"/>
                <w:lang w:val="en-GB" w:eastAsia="en-US"/>
              </w:rPr>
              <w:t xml:space="preserve">Citizenship of Father </w:t>
            </w:r>
            <w:r w:rsidRPr="006F2CA2">
              <w:rPr>
                <w:rFonts w:ascii="Times New Roman" w:hAnsi="Times New Roman" w:cs="Times New Roman"/>
                <w:color w:val="000000"/>
                <w:sz w:val="14"/>
                <w:szCs w:val="14"/>
                <w:lang w:val="en-GB" w:eastAsia="en-US"/>
              </w:rPr>
              <w:br/>
              <w:t>at the time of the child’s birth</w:t>
            </w:r>
            <w:r w:rsidRPr="006F2CA2">
              <w:rPr>
                <w:rFonts w:ascii="Times New Roman" w:hAnsi="Times New Roman" w:cs="Times New Roman"/>
                <w:color w:val="000000"/>
                <w:sz w:val="14"/>
                <w:szCs w:val="14"/>
                <w:lang w:val="en-GB" w:eastAsia="en-US"/>
              </w:rPr>
              <w:br/>
            </w:r>
          </w:p>
        </w:tc>
        <w:tc>
          <w:tcPr>
            <w:tcW w:w="1422" w:type="dxa"/>
          </w:tcPr>
          <w:p w14:paraId="27D20EA2" w14:textId="77777777" w:rsidR="006F2CA2" w:rsidRPr="006F2CA2" w:rsidRDefault="006F2CA2" w:rsidP="006F2CA2">
            <w:pPr>
              <w:spacing w:before="60" w:after="60" w:line="240" w:lineRule="auto"/>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GUID=5714ea3b-7e1e-4c12-9dc9-73e2482d542e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14"/>
                <w:szCs w:val="14"/>
                <w:lang w:val="en-GB" w:eastAsia="en-US"/>
              </w:rPr>
              <w:t>Singapore NRIC No./</w:t>
            </w:r>
            <w:r w:rsidRPr="006F2CA2">
              <w:rPr>
                <w:rFonts w:ascii="Times New Roman" w:hAnsi="Times New Roman" w:cs="Times New Roman"/>
                <w:color w:val="000000"/>
                <w:sz w:val="14"/>
                <w:szCs w:val="14"/>
                <w:lang w:val="en-GB" w:eastAsia="en-US"/>
              </w:rPr>
              <w:br/>
              <w:t>Passport No.</w:t>
            </w:r>
            <w:r w:rsidRPr="006F2CA2">
              <w:rPr>
                <w:rFonts w:ascii="Times New Roman" w:hAnsi="Times New Roman" w:cs="Times New Roman"/>
                <w:color w:val="000000"/>
                <w:sz w:val="14"/>
                <w:szCs w:val="14"/>
                <w:vertAlign w:val="superscript"/>
                <w:lang w:val="en-GB" w:eastAsia="en-US"/>
              </w:rPr>
              <w:t>*</w:t>
            </w:r>
            <w:r w:rsidRPr="006F2CA2">
              <w:rPr>
                <w:rFonts w:ascii="Times New Roman" w:hAnsi="Times New Roman" w:cs="Times New Roman"/>
                <w:color w:val="000000"/>
                <w:sz w:val="14"/>
                <w:szCs w:val="14"/>
                <w:lang w:val="en-GB" w:eastAsia="en-US"/>
              </w:rPr>
              <w:br/>
            </w:r>
          </w:p>
        </w:tc>
      </w:tr>
      <w:tr w:rsidR="005A22FC" w14:paraId="64581F8B" w14:textId="77777777" w:rsidTr="00B71185">
        <w:trPr>
          <w:divId w:val="2116439976"/>
          <w:cantSplit/>
          <w:jc w:val="center"/>
        </w:trPr>
        <w:tc>
          <w:tcPr>
            <w:tcW w:w="2141" w:type="dxa"/>
            <w:gridSpan w:val="2"/>
            <w:textDirection w:val="btLr"/>
            <w:vAlign w:val="center"/>
          </w:tcPr>
          <w:p w14:paraId="404028AB" w14:textId="77777777" w:rsidR="006F2CA2" w:rsidRPr="006F2CA2" w:rsidRDefault="006F2CA2" w:rsidP="006F2CA2">
            <w:pPr>
              <w:spacing w:before="60" w:after="60" w:line="240" w:lineRule="auto"/>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GUID=dee04522-36b3-413c-94ad-52e74e553468 </w:instrText>
            </w:r>
            <w:r w:rsidRPr="006F2CA2">
              <w:rPr>
                <w:rFonts w:ascii="Times New Roman" w:hAnsi="Times New Roman" w:cs="Times New Roman"/>
                <w:color w:val="000000"/>
                <w:sz w:val="22"/>
                <w:szCs w:val="20"/>
                <w:lang w:val="en-GB" w:eastAsia="en-US"/>
              </w:rPr>
              <w:fldChar w:fldCharType="end"/>
            </w:r>
          </w:p>
        </w:tc>
        <w:tc>
          <w:tcPr>
            <w:tcW w:w="2725" w:type="dxa"/>
            <w:gridSpan w:val="4"/>
          </w:tcPr>
          <w:p w14:paraId="786505B4" w14:textId="77777777" w:rsidR="006F2CA2" w:rsidRPr="006F2CA2" w:rsidRDefault="006F2CA2" w:rsidP="006F2CA2">
            <w:pPr>
              <w:spacing w:before="60" w:after="60" w:line="240" w:lineRule="auto"/>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GUID=fef49e43-cee2-44f6-af8e-6d80d5503965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14"/>
                <w:szCs w:val="14"/>
                <w:lang w:val="en-GB" w:eastAsia="en-US"/>
              </w:rPr>
              <w:t>Name of Mother</w:t>
            </w:r>
            <w:r w:rsidRPr="006F2CA2">
              <w:rPr>
                <w:rFonts w:ascii="Times New Roman" w:hAnsi="Times New Roman" w:cs="Times New Roman"/>
                <w:color w:val="000000"/>
                <w:sz w:val="14"/>
                <w:szCs w:val="14"/>
                <w:lang w:val="en-GB" w:eastAsia="en-US"/>
              </w:rPr>
              <w:br/>
            </w:r>
            <w:r w:rsidRPr="006F2CA2">
              <w:rPr>
                <w:rFonts w:ascii="Times New Roman" w:hAnsi="Times New Roman" w:cs="Times New Roman"/>
                <w:color w:val="000000"/>
                <w:sz w:val="14"/>
                <w:szCs w:val="14"/>
                <w:lang w:val="en-GB" w:eastAsia="en-US"/>
              </w:rPr>
              <w:br/>
            </w:r>
          </w:p>
        </w:tc>
        <w:tc>
          <w:tcPr>
            <w:tcW w:w="2762" w:type="dxa"/>
            <w:gridSpan w:val="3"/>
          </w:tcPr>
          <w:p w14:paraId="5698C592" w14:textId="77777777" w:rsidR="006F2CA2" w:rsidRPr="006F2CA2" w:rsidRDefault="006F2CA2" w:rsidP="006F2CA2">
            <w:pPr>
              <w:spacing w:before="60" w:after="60" w:line="240" w:lineRule="auto"/>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GUID=3b6d6014-9a01-4111-ab2a-43518ff330e1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14"/>
                <w:szCs w:val="14"/>
                <w:lang w:val="en-GB" w:eastAsia="en-US"/>
              </w:rPr>
              <w:t xml:space="preserve">Citizenship of Mother </w:t>
            </w:r>
            <w:r w:rsidRPr="006F2CA2">
              <w:rPr>
                <w:rFonts w:ascii="Times New Roman" w:hAnsi="Times New Roman" w:cs="Times New Roman"/>
                <w:color w:val="000000"/>
                <w:sz w:val="14"/>
                <w:szCs w:val="14"/>
                <w:lang w:val="en-GB" w:eastAsia="en-US"/>
              </w:rPr>
              <w:br/>
              <w:t>at the time of the child’s birth</w:t>
            </w:r>
            <w:r w:rsidRPr="006F2CA2">
              <w:rPr>
                <w:rFonts w:ascii="Times New Roman" w:hAnsi="Times New Roman" w:cs="Times New Roman"/>
                <w:color w:val="000000"/>
                <w:sz w:val="14"/>
                <w:szCs w:val="14"/>
                <w:lang w:val="en-GB" w:eastAsia="en-US"/>
              </w:rPr>
              <w:br/>
            </w:r>
          </w:p>
        </w:tc>
        <w:tc>
          <w:tcPr>
            <w:tcW w:w="1422" w:type="dxa"/>
          </w:tcPr>
          <w:p w14:paraId="3DE0638E" w14:textId="77777777" w:rsidR="006F2CA2" w:rsidRPr="006F2CA2" w:rsidRDefault="006F2CA2" w:rsidP="006F2CA2">
            <w:pPr>
              <w:spacing w:before="60" w:after="60" w:line="240" w:lineRule="auto"/>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GUID=0a53b747-33f8-4478-b88d-eb43ba6f114d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14"/>
                <w:szCs w:val="14"/>
                <w:lang w:val="en-GB" w:eastAsia="en-US"/>
              </w:rPr>
              <w:t>Singapore NRIC No./</w:t>
            </w:r>
            <w:r w:rsidRPr="006F2CA2">
              <w:rPr>
                <w:rFonts w:ascii="Times New Roman" w:hAnsi="Times New Roman" w:cs="Times New Roman"/>
                <w:color w:val="000000"/>
                <w:sz w:val="14"/>
                <w:szCs w:val="14"/>
                <w:lang w:val="en-GB" w:eastAsia="en-US"/>
              </w:rPr>
              <w:br/>
              <w:t>Passport No.</w:t>
            </w:r>
            <w:r w:rsidRPr="006F2CA2">
              <w:rPr>
                <w:rFonts w:ascii="Times New Roman" w:hAnsi="Times New Roman" w:cs="Times New Roman"/>
                <w:color w:val="000000"/>
                <w:sz w:val="14"/>
                <w:szCs w:val="14"/>
                <w:vertAlign w:val="superscript"/>
                <w:lang w:val="en-GB" w:eastAsia="en-US"/>
              </w:rPr>
              <w:t>*</w:t>
            </w:r>
            <w:r w:rsidRPr="006F2CA2">
              <w:rPr>
                <w:rFonts w:ascii="Times New Roman" w:hAnsi="Times New Roman" w:cs="Times New Roman"/>
                <w:color w:val="000000"/>
                <w:sz w:val="14"/>
                <w:szCs w:val="14"/>
                <w:lang w:val="en-GB" w:eastAsia="en-US"/>
              </w:rPr>
              <w:br/>
            </w:r>
          </w:p>
        </w:tc>
      </w:tr>
      <w:tr w:rsidR="00D264DC" w14:paraId="33E0B39B" w14:textId="77777777" w:rsidTr="00B71185">
        <w:trPr>
          <w:divId w:val="2116439976"/>
          <w:cantSplit/>
          <w:jc w:val="center"/>
        </w:trPr>
        <w:tc>
          <w:tcPr>
            <w:tcW w:w="1289" w:type="dxa"/>
            <w:textDirection w:val="btLr"/>
            <w:vAlign w:val="center"/>
          </w:tcPr>
          <w:p w14:paraId="23BEF2FC" w14:textId="77777777" w:rsidR="006F2CA2" w:rsidRPr="006F2CA2" w:rsidRDefault="006F2CA2" w:rsidP="006F2CA2">
            <w:pPr>
              <w:spacing w:before="60" w:after="60" w:line="240" w:lineRule="auto"/>
              <w:jc w:val="center"/>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GUID=142cdea4-a544-434e-ba9d-7ef19238901c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14"/>
                <w:szCs w:val="14"/>
                <w:lang w:val="en-GB" w:eastAsia="en-US"/>
              </w:rPr>
              <w:t>PARENTS DETERMINED OR DECLARED UNDER SECTION 10 OR 15 OF THE ACT</w:t>
            </w:r>
          </w:p>
        </w:tc>
        <w:tc>
          <w:tcPr>
            <w:tcW w:w="852" w:type="dxa"/>
            <w:textDirection w:val="btLr"/>
            <w:vAlign w:val="center"/>
          </w:tcPr>
          <w:p w14:paraId="6F7C7F11" w14:textId="77777777" w:rsidR="006F2CA2" w:rsidRPr="006F2CA2" w:rsidRDefault="006F2CA2" w:rsidP="006F2CA2">
            <w:pPr>
              <w:spacing w:before="60" w:after="60" w:line="240" w:lineRule="auto"/>
              <w:jc w:val="center"/>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GUID=34b7d1a0-ed8b-4eaa-a196-b38f17155693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14"/>
                <w:szCs w:val="14"/>
                <w:lang w:val="en-GB" w:eastAsia="en-US"/>
              </w:rPr>
              <w:t>Father</w:t>
            </w:r>
          </w:p>
        </w:tc>
        <w:tc>
          <w:tcPr>
            <w:tcW w:w="3134" w:type="dxa"/>
            <w:gridSpan w:val="5"/>
          </w:tcPr>
          <w:p w14:paraId="1623A0FF" w14:textId="77777777" w:rsidR="006F2CA2" w:rsidRPr="006F2CA2" w:rsidRDefault="006F2CA2" w:rsidP="006F2CA2">
            <w:pPr>
              <w:spacing w:before="60" w:after="60" w:line="240" w:lineRule="auto"/>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GUID=2a6cc305-b070-462a-b3f7-f77300b243ff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14"/>
                <w:szCs w:val="14"/>
                <w:lang w:val="en-GB" w:eastAsia="en-US"/>
              </w:rPr>
              <w:t>Name and Surname</w:t>
            </w:r>
            <w:r w:rsidRPr="006F2CA2">
              <w:rPr>
                <w:rFonts w:ascii="Times New Roman" w:hAnsi="Times New Roman" w:cs="Times New Roman"/>
                <w:color w:val="000000"/>
                <w:sz w:val="14"/>
                <w:szCs w:val="14"/>
                <w:lang w:val="en-GB" w:eastAsia="en-US"/>
              </w:rPr>
              <w:br/>
            </w:r>
          </w:p>
        </w:tc>
        <w:tc>
          <w:tcPr>
            <w:tcW w:w="2353" w:type="dxa"/>
            <w:gridSpan w:val="2"/>
          </w:tcPr>
          <w:p w14:paraId="6FE406D0" w14:textId="77777777" w:rsidR="006F2CA2" w:rsidRPr="006F2CA2" w:rsidRDefault="006F2CA2" w:rsidP="006F2CA2">
            <w:pPr>
              <w:spacing w:before="60" w:after="60" w:line="240" w:lineRule="auto"/>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GUID=fe14721c-596b-496c-b9fe-e320b8ee01d8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14"/>
                <w:szCs w:val="14"/>
                <w:lang w:val="en-GB" w:eastAsia="en-US"/>
              </w:rPr>
              <w:t>Date of birth</w:t>
            </w:r>
            <w:r w:rsidRPr="006F2CA2">
              <w:rPr>
                <w:rFonts w:ascii="Times New Roman" w:hAnsi="Times New Roman" w:cs="Times New Roman"/>
                <w:color w:val="000000"/>
                <w:sz w:val="14"/>
                <w:szCs w:val="14"/>
                <w:lang w:val="en-GB" w:eastAsia="en-US"/>
              </w:rPr>
              <w:br/>
            </w:r>
          </w:p>
        </w:tc>
        <w:tc>
          <w:tcPr>
            <w:tcW w:w="1422" w:type="dxa"/>
          </w:tcPr>
          <w:p w14:paraId="19E651E6" w14:textId="77777777" w:rsidR="006F2CA2" w:rsidRPr="006F2CA2" w:rsidRDefault="006F2CA2" w:rsidP="006F2CA2">
            <w:pPr>
              <w:spacing w:before="60" w:after="60" w:line="240" w:lineRule="auto"/>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GUID=062d51f7-b121-428f-8705-54d488eaea37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14"/>
                <w:szCs w:val="14"/>
                <w:lang w:val="en-GB" w:eastAsia="en-US"/>
              </w:rPr>
              <w:t>Country of birth</w:t>
            </w:r>
            <w:r w:rsidRPr="006F2CA2">
              <w:rPr>
                <w:rFonts w:ascii="Times New Roman" w:hAnsi="Times New Roman" w:cs="Times New Roman"/>
                <w:color w:val="000000"/>
                <w:sz w:val="14"/>
                <w:szCs w:val="14"/>
                <w:lang w:val="en-GB" w:eastAsia="en-US"/>
              </w:rPr>
              <w:br/>
            </w:r>
          </w:p>
        </w:tc>
      </w:tr>
      <w:tr w:rsidR="00D264DC" w14:paraId="024499DF" w14:textId="77777777" w:rsidTr="00B71185">
        <w:trPr>
          <w:divId w:val="2116439976"/>
          <w:cantSplit/>
          <w:jc w:val="center"/>
        </w:trPr>
        <w:tc>
          <w:tcPr>
            <w:tcW w:w="1289" w:type="dxa"/>
            <w:textDirection w:val="btLr"/>
            <w:vAlign w:val="center"/>
          </w:tcPr>
          <w:p w14:paraId="4E570CFC" w14:textId="77777777" w:rsidR="006F2CA2" w:rsidRPr="006F2CA2" w:rsidRDefault="006F2CA2" w:rsidP="006F2CA2">
            <w:pPr>
              <w:spacing w:before="60" w:after="60" w:line="240" w:lineRule="auto"/>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GUID=142cdea4-a544-434e-ba9d-7ef19238901c </w:instrText>
            </w:r>
            <w:r w:rsidRPr="006F2CA2">
              <w:rPr>
                <w:rFonts w:ascii="Times New Roman" w:hAnsi="Times New Roman" w:cs="Times New Roman"/>
                <w:color w:val="000000"/>
                <w:sz w:val="22"/>
                <w:szCs w:val="20"/>
                <w:lang w:val="en-GB" w:eastAsia="en-US"/>
              </w:rPr>
              <w:fldChar w:fldCharType="end"/>
            </w:r>
          </w:p>
        </w:tc>
        <w:tc>
          <w:tcPr>
            <w:tcW w:w="852" w:type="dxa"/>
            <w:textDirection w:val="btLr"/>
            <w:vAlign w:val="center"/>
          </w:tcPr>
          <w:p w14:paraId="7C9A0AEA" w14:textId="77777777" w:rsidR="006F2CA2" w:rsidRPr="006F2CA2" w:rsidRDefault="006F2CA2" w:rsidP="006F2CA2">
            <w:pPr>
              <w:spacing w:before="60" w:after="60" w:line="240" w:lineRule="auto"/>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GUID=34b7d1a0-ed8b-4eaa-a196-b38f17155693 </w:instrText>
            </w:r>
            <w:r w:rsidRPr="006F2CA2">
              <w:rPr>
                <w:rFonts w:ascii="Times New Roman" w:hAnsi="Times New Roman" w:cs="Times New Roman"/>
                <w:color w:val="000000"/>
                <w:sz w:val="22"/>
                <w:szCs w:val="20"/>
                <w:lang w:val="en-GB" w:eastAsia="en-US"/>
              </w:rPr>
              <w:fldChar w:fldCharType="end"/>
            </w:r>
          </w:p>
        </w:tc>
        <w:tc>
          <w:tcPr>
            <w:tcW w:w="3134" w:type="dxa"/>
            <w:gridSpan w:val="5"/>
          </w:tcPr>
          <w:p w14:paraId="3CA1BE60" w14:textId="77777777" w:rsidR="006F2CA2" w:rsidRPr="006F2CA2" w:rsidRDefault="006F2CA2" w:rsidP="006F2CA2">
            <w:pPr>
              <w:spacing w:before="60" w:after="60" w:line="240" w:lineRule="auto"/>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GUID=75d76a18-e5af-4b57-ac38-61bd60f4f631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14"/>
                <w:szCs w:val="14"/>
                <w:lang w:val="en-GB" w:eastAsia="en-US"/>
              </w:rPr>
              <w:t>Race/Dialect Group</w:t>
            </w:r>
            <w:r w:rsidRPr="006F2CA2">
              <w:rPr>
                <w:rFonts w:ascii="Times New Roman" w:hAnsi="Times New Roman" w:cs="Times New Roman"/>
                <w:color w:val="000000"/>
                <w:sz w:val="14"/>
                <w:szCs w:val="14"/>
                <w:lang w:val="en-GB" w:eastAsia="en-US"/>
              </w:rPr>
              <w:br/>
            </w:r>
          </w:p>
        </w:tc>
        <w:tc>
          <w:tcPr>
            <w:tcW w:w="2353" w:type="dxa"/>
            <w:gridSpan w:val="2"/>
          </w:tcPr>
          <w:p w14:paraId="24113D06" w14:textId="77777777" w:rsidR="006F2CA2" w:rsidRPr="006F2CA2" w:rsidRDefault="006F2CA2" w:rsidP="006F2CA2">
            <w:pPr>
              <w:spacing w:before="60" w:after="60" w:line="240" w:lineRule="auto"/>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GUID=3a72e4cf-118b-41cc-a246-6019329193c6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14"/>
                <w:szCs w:val="14"/>
                <w:lang w:val="en-GB" w:eastAsia="en-US"/>
              </w:rPr>
              <w:t>Nationality/Citizenship</w:t>
            </w:r>
            <w:r w:rsidRPr="006F2CA2">
              <w:rPr>
                <w:rFonts w:ascii="Times New Roman" w:hAnsi="Times New Roman" w:cs="Times New Roman"/>
                <w:color w:val="000000"/>
                <w:sz w:val="14"/>
                <w:szCs w:val="14"/>
                <w:lang w:val="en-GB" w:eastAsia="en-US"/>
              </w:rPr>
              <w:br/>
            </w:r>
          </w:p>
        </w:tc>
        <w:tc>
          <w:tcPr>
            <w:tcW w:w="1422" w:type="dxa"/>
          </w:tcPr>
          <w:p w14:paraId="445EC1FB" w14:textId="77777777" w:rsidR="006F2CA2" w:rsidRPr="006F2CA2" w:rsidRDefault="006F2CA2" w:rsidP="006F2CA2">
            <w:pPr>
              <w:spacing w:before="60" w:after="60" w:line="240" w:lineRule="auto"/>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GUID=2d872b57-ae85-4ca4-bfaa-7810346031ff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14"/>
                <w:szCs w:val="14"/>
                <w:lang w:val="en-GB" w:eastAsia="en-US"/>
              </w:rPr>
              <w:t>Singapore NRIC No./</w:t>
            </w:r>
            <w:r w:rsidRPr="006F2CA2">
              <w:rPr>
                <w:rFonts w:ascii="Times New Roman" w:hAnsi="Times New Roman" w:cs="Times New Roman"/>
                <w:color w:val="000000"/>
                <w:sz w:val="14"/>
                <w:szCs w:val="14"/>
                <w:lang w:val="en-GB" w:eastAsia="en-US"/>
              </w:rPr>
              <w:br/>
              <w:t>Passport No.</w:t>
            </w:r>
            <w:r w:rsidRPr="006F2CA2">
              <w:rPr>
                <w:rFonts w:ascii="Times New Roman" w:hAnsi="Times New Roman" w:cs="Times New Roman"/>
                <w:color w:val="000000"/>
                <w:sz w:val="14"/>
                <w:szCs w:val="14"/>
                <w:vertAlign w:val="superscript"/>
                <w:lang w:val="en-GB" w:eastAsia="en-US"/>
              </w:rPr>
              <w:t>*</w:t>
            </w:r>
            <w:r w:rsidRPr="006F2CA2">
              <w:rPr>
                <w:rFonts w:ascii="Times New Roman" w:hAnsi="Times New Roman" w:cs="Times New Roman"/>
                <w:color w:val="000000"/>
                <w:sz w:val="14"/>
                <w:szCs w:val="14"/>
                <w:lang w:val="en-GB" w:eastAsia="en-US"/>
              </w:rPr>
              <w:br/>
            </w:r>
          </w:p>
        </w:tc>
      </w:tr>
      <w:tr w:rsidR="005A22FC" w14:paraId="433AC5B2" w14:textId="77777777" w:rsidTr="00B71185">
        <w:trPr>
          <w:divId w:val="2116439976"/>
          <w:cantSplit/>
          <w:jc w:val="center"/>
        </w:trPr>
        <w:tc>
          <w:tcPr>
            <w:tcW w:w="1289" w:type="dxa"/>
            <w:textDirection w:val="btLr"/>
            <w:vAlign w:val="center"/>
          </w:tcPr>
          <w:p w14:paraId="1CCFB1C4" w14:textId="77777777" w:rsidR="006F2CA2" w:rsidRPr="006F2CA2" w:rsidRDefault="006F2CA2" w:rsidP="006F2CA2">
            <w:pPr>
              <w:spacing w:before="60" w:after="60" w:line="240" w:lineRule="auto"/>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GUID=142cdea4-a544-434e-ba9d-7ef19238901c </w:instrText>
            </w:r>
            <w:r w:rsidRPr="006F2CA2">
              <w:rPr>
                <w:rFonts w:ascii="Times New Roman" w:hAnsi="Times New Roman" w:cs="Times New Roman"/>
                <w:color w:val="000000"/>
                <w:sz w:val="22"/>
                <w:szCs w:val="20"/>
                <w:lang w:val="en-GB" w:eastAsia="en-US"/>
              </w:rPr>
              <w:fldChar w:fldCharType="end"/>
            </w:r>
          </w:p>
        </w:tc>
        <w:tc>
          <w:tcPr>
            <w:tcW w:w="852" w:type="dxa"/>
            <w:textDirection w:val="btLr"/>
            <w:vAlign w:val="center"/>
          </w:tcPr>
          <w:p w14:paraId="66E3770F" w14:textId="77777777" w:rsidR="006F2CA2" w:rsidRPr="006F2CA2" w:rsidRDefault="006F2CA2" w:rsidP="006F2CA2">
            <w:pPr>
              <w:spacing w:before="60" w:after="60" w:line="240" w:lineRule="auto"/>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GUID=34b7d1a0-ed8b-4eaa-a196-b38f17155693 </w:instrText>
            </w:r>
            <w:r w:rsidRPr="006F2CA2">
              <w:rPr>
                <w:rFonts w:ascii="Times New Roman" w:hAnsi="Times New Roman" w:cs="Times New Roman"/>
                <w:color w:val="000000"/>
                <w:sz w:val="22"/>
                <w:szCs w:val="20"/>
                <w:lang w:val="en-GB" w:eastAsia="en-US"/>
              </w:rPr>
              <w:fldChar w:fldCharType="end"/>
            </w:r>
          </w:p>
        </w:tc>
        <w:tc>
          <w:tcPr>
            <w:tcW w:w="3134" w:type="dxa"/>
            <w:gridSpan w:val="5"/>
          </w:tcPr>
          <w:p w14:paraId="3F5B5689" w14:textId="77777777" w:rsidR="006F2CA2" w:rsidRPr="006F2CA2" w:rsidRDefault="006F2CA2" w:rsidP="006F2CA2">
            <w:pPr>
              <w:spacing w:before="60" w:after="60" w:line="240" w:lineRule="auto"/>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GUID=7f236098-22c2-4e9f-ae1b-d9b2c793fa4a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14"/>
                <w:szCs w:val="14"/>
                <w:lang w:val="en-GB" w:eastAsia="en-US"/>
              </w:rPr>
              <w:t>Occupation</w:t>
            </w:r>
            <w:r w:rsidRPr="006F2CA2">
              <w:rPr>
                <w:rFonts w:ascii="Times New Roman" w:hAnsi="Times New Roman" w:cs="Times New Roman"/>
                <w:color w:val="000000"/>
                <w:sz w:val="14"/>
                <w:szCs w:val="14"/>
                <w:lang w:val="en-GB" w:eastAsia="en-US"/>
              </w:rPr>
              <w:br/>
            </w:r>
          </w:p>
        </w:tc>
        <w:tc>
          <w:tcPr>
            <w:tcW w:w="3775" w:type="dxa"/>
            <w:gridSpan w:val="3"/>
          </w:tcPr>
          <w:p w14:paraId="2E13A8AD" w14:textId="77777777" w:rsidR="006F2CA2" w:rsidRPr="006F2CA2" w:rsidRDefault="006F2CA2" w:rsidP="006F2CA2">
            <w:pPr>
              <w:spacing w:before="60" w:after="60" w:line="240" w:lineRule="auto"/>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GUID=ec75587d-3355-4df3-91b6-ef3c2a2c9390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14"/>
                <w:szCs w:val="14"/>
                <w:lang w:val="en-GB" w:eastAsia="en-US"/>
              </w:rPr>
              <w:t>Address</w:t>
            </w:r>
            <w:r w:rsidRPr="006F2CA2">
              <w:rPr>
                <w:rFonts w:ascii="Times New Roman" w:hAnsi="Times New Roman" w:cs="Times New Roman"/>
                <w:color w:val="000000"/>
                <w:sz w:val="14"/>
                <w:szCs w:val="14"/>
                <w:lang w:val="en-GB" w:eastAsia="en-US"/>
              </w:rPr>
              <w:br/>
            </w:r>
          </w:p>
        </w:tc>
      </w:tr>
      <w:tr w:rsidR="00D264DC" w14:paraId="743624E5" w14:textId="77777777" w:rsidTr="00B71185">
        <w:trPr>
          <w:divId w:val="2116439976"/>
          <w:cantSplit/>
          <w:jc w:val="center"/>
        </w:trPr>
        <w:tc>
          <w:tcPr>
            <w:tcW w:w="1289" w:type="dxa"/>
            <w:textDirection w:val="btLr"/>
            <w:vAlign w:val="center"/>
          </w:tcPr>
          <w:p w14:paraId="40BF1721" w14:textId="77777777" w:rsidR="006F2CA2" w:rsidRPr="006F2CA2" w:rsidRDefault="006F2CA2" w:rsidP="006F2CA2">
            <w:pPr>
              <w:spacing w:before="60" w:after="60" w:line="240" w:lineRule="auto"/>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GUID=142cdea4-a544-434e-ba9d-7ef19238901c </w:instrText>
            </w:r>
            <w:r w:rsidRPr="006F2CA2">
              <w:rPr>
                <w:rFonts w:ascii="Times New Roman" w:hAnsi="Times New Roman" w:cs="Times New Roman"/>
                <w:color w:val="000000"/>
                <w:sz w:val="22"/>
                <w:szCs w:val="20"/>
                <w:lang w:val="en-GB" w:eastAsia="en-US"/>
              </w:rPr>
              <w:fldChar w:fldCharType="end"/>
            </w:r>
          </w:p>
        </w:tc>
        <w:tc>
          <w:tcPr>
            <w:tcW w:w="852" w:type="dxa"/>
            <w:textDirection w:val="btLr"/>
            <w:vAlign w:val="center"/>
          </w:tcPr>
          <w:p w14:paraId="7DE7222E" w14:textId="77777777" w:rsidR="006F2CA2" w:rsidRPr="006F2CA2" w:rsidRDefault="006F2CA2" w:rsidP="006F2CA2">
            <w:pPr>
              <w:spacing w:before="60" w:after="60" w:line="240" w:lineRule="auto"/>
              <w:jc w:val="center"/>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GUID=c3fd7048-8041-4d1a-800b-7f7d0c0eeb25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14"/>
                <w:szCs w:val="14"/>
                <w:lang w:val="en-GB" w:eastAsia="en-US"/>
              </w:rPr>
              <w:t>Mother</w:t>
            </w:r>
          </w:p>
        </w:tc>
        <w:tc>
          <w:tcPr>
            <w:tcW w:w="3134" w:type="dxa"/>
            <w:gridSpan w:val="5"/>
          </w:tcPr>
          <w:p w14:paraId="27172CB5" w14:textId="77777777" w:rsidR="006F2CA2" w:rsidRPr="006F2CA2" w:rsidRDefault="006F2CA2" w:rsidP="006F2CA2">
            <w:pPr>
              <w:spacing w:before="60" w:after="60" w:line="240" w:lineRule="auto"/>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GUID=0a2a4d0b-47a1-494b-b6bd-92b10dfa204f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14"/>
                <w:szCs w:val="14"/>
                <w:lang w:val="en-GB" w:eastAsia="en-US"/>
              </w:rPr>
              <w:t>Maiden Name</w:t>
            </w:r>
            <w:r w:rsidRPr="006F2CA2">
              <w:rPr>
                <w:rFonts w:ascii="Times New Roman" w:hAnsi="Times New Roman" w:cs="Times New Roman"/>
                <w:color w:val="000000"/>
                <w:sz w:val="14"/>
                <w:szCs w:val="14"/>
                <w:lang w:val="en-GB" w:eastAsia="en-US"/>
              </w:rPr>
              <w:br/>
            </w:r>
          </w:p>
        </w:tc>
        <w:tc>
          <w:tcPr>
            <w:tcW w:w="2353" w:type="dxa"/>
            <w:gridSpan w:val="2"/>
          </w:tcPr>
          <w:p w14:paraId="3F1AE81B" w14:textId="77777777" w:rsidR="006F2CA2" w:rsidRPr="006F2CA2" w:rsidRDefault="006F2CA2" w:rsidP="006F2CA2">
            <w:pPr>
              <w:spacing w:before="60" w:after="60" w:line="240" w:lineRule="auto"/>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GUID=1ccb1453-18f9-4e17-8d85-92a1f50e8dce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14"/>
                <w:szCs w:val="14"/>
                <w:lang w:val="en-GB" w:eastAsia="en-US"/>
              </w:rPr>
              <w:t>Date of birth</w:t>
            </w:r>
            <w:r w:rsidRPr="006F2CA2">
              <w:rPr>
                <w:rFonts w:ascii="Times New Roman" w:hAnsi="Times New Roman" w:cs="Times New Roman"/>
                <w:color w:val="000000"/>
                <w:sz w:val="14"/>
                <w:szCs w:val="14"/>
                <w:lang w:val="en-GB" w:eastAsia="en-US"/>
              </w:rPr>
              <w:br/>
            </w:r>
          </w:p>
        </w:tc>
        <w:tc>
          <w:tcPr>
            <w:tcW w:w="1422" w:type="dxa"/>
          </w:tcPr>
          <w:p w14:paraId="0647312C" w14:textId="77777777" w:rsidR="006F2CA2" w:rsidRPr="006F2CA2" w:rsidRDefault="006F2CA2" w:rsidP="006F2CA2">
            <w:pPr>
              <w:spacing w:before="60" w:after="60" w:line="240" w:lineRule="auto"/>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GUID=b55a756f-56cd-45f0-833e-a02e56c5026b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14"/>
                <w:szCs w:val="14"/>
                <w:lang w:val="en-GB" w:eastAsia="en-US"/>
              </w:rPr>
              <w:t>Country of birth</w:t>
            </w:r>
            <w:r w:rsidRPr="006F2CA2">
              <w:rPr>
                <w:rFonts w:ascii="Times New Roman" w:hAnsi="Times New Roman" w:cs="Times New Roman"/>
                <w:color w:val="000000"/>
                <w:sz w:val="14"/>
                <w:szCs w:val="14"/>
                <w:lang w:val="en-GB" w:eastAsia="en-US"/>
              </w:rPr>
              <w:br/>
            </w:r>
          </w:p>
        </w:tc>
      </w:tr>
      <w:tr w:rsidR="00D264DC" w14:paraId="05BDE56A" w14:textId="77777777" w:rsidTr="00B71185">
        <w:trPr>
          <w:divId w:val="2116439976"/>
          <w:cantSplit/>
          <w:jc w:val="center"/>
        </w:trPr>
        <w:tc>
          <w:tcPr>
            <w:tcW w:w="1289" w:type="dxa"/>
            <w:textDirection w:val="btLr"/>
            <w:vAlign w:val="center"/>
          </w:tcPr>
          <w:p w14:paraId="5C326312" w14:textId="77777777" w:rsidR="006F2CA2" w:rsidRPr="006F2CA2" w:rsidRDefault="006F2CA2" w:rsidP="006F2CA2">
            <w:pPr>
              <w:spacing w:before="60" w:after="60" w:line="240" w:lineRule="auto"/>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GUID=142cdea4-a544-434e-ba9d-7ef19238901c </w:instrText>
            </w:r>
            <w:r w:rsidRPr="006F2CA2">
              <w:rPr>
                <w:rFonts w:ascii="Times New Roman" w:hAnsi="Times New Roman" w:cs="Times New Roman"/>
                <w:color w:val="000000"/>
                <w:sz w:val="22"/>
                <w:szCs w:val="20"/>
                <w:lang w:val="en-GB" w:eastAsia="en-US"/>
              </w:rPr>
              <w:fldChar w:fldCharType="end"/>
            </w:r>
          </w:p>
        </w:tc>
        <w:tc>
          <w:tcPr>
            <w:tcW w:w="852" w:type="dxa"/>
            <w:textDirection w:val="btLr"/>
            <w:vAlign w:val="center"/>
          </w:tcPr>
          <w:p w14:paraId="140F8960" w14:textId="77777777" w:rsidR="006F2CA2" w:rsidRPr="006F2CA2" w:rsidRDefault="006F2CA2" w:rsidP="006F2CA2">
            <w:pPr>
              <w:spacing w:before="60" w:after="60" w:line="240" w:lineRule="auto"/>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GUID=c3fd7048-8041-4d1a-800b-7f7d0c0eeb25 </w:instrText>
            </w:r>
            <w:r w:rsidRPr="006F2CA2">
              <w:rPr>
                <w:rFonts w:ascii="Times New Roman" w:hAnsi="Times New Roman" w:cs="Times New Roman"/>
                <w:color w:val="000000"/>
                <w:sz w:val="22"/>
                <w:szCs w:val="20"/>
                <w:lang w:val="en-GB" w:eastAsia="en-US"/>
              </w:rPr>
              <w:fldChar w:fldCharType="end"/>
            </w:r>
          </w:p>
        </w:tc>
        <w:tc>
          <w:tcPr>
            <w:tcW w:w="3134" w:type="dxa"/>
            <w:gridSpan w:val="5"/>
          </w:tcPr>
          <w:p w14:paraId="3315E791" w14:textId="77777777" w:rsidR="006F2CA2" w:rsidRPr="006F2CA2" w:rsidRDefault="006F2CA2" w:rsidP="006F2CA2">
            <w:pPr>
              <w:spacing w:before="60" w:after="60" w:line="240" w:lineRule="auto"/>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GUID=c6d3edbf-e990-4127-82cc-2ea87b840702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14"/>
                <w:szCs w:val="14"/>
                <w:lang w:val="en-GB" w:eastAsia="en-US"/>
              </w:rPr>
              <w:t>Race/Dialect Group</w:t>
            </w:r>
            <w:r w:rsidRPr="006F2CA2">
              <w:rPr>
                <w:rFonts w:ascii="Times New Roman" w:hAnsi="Times New Roman" w:cs="Times New Roman"/>
                <w:color w:val="000000"/>
                <w:sz w:val="14"/>
                <w:szCs w:val="14"/>
                <w:lang w:val="en-GB" w:eastAsia="en-US"/>
              </w:rPr>
              <w:br/>
            </w:r>
          </w:p>
        </w:tc>
        <w:tc>
          <w:tcPr>
            <w:tcW w:w="2353" w:type="dxa"/>
            <w:gridSpan w:val="2"/>
          </w:tcPr>
          <w:p w14:paraId="6A616849" w14:textId="77777777" w:rsidR="006F2CA2" w:rsidRPr="006F2CA2" w:rsidRDefault="006F2CA2" w:rsidP="006F2CA2">
            <w:pPr>
              <w:spacing w:before="60" w:after="60" w:line="240" w:lineRule="auto"/>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GUID=6f1427e6-24cc-4881-b3e8-457261263b33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14"/>
                <w:szCs w:val="14"/>
                <w:lang w:val="en-GB" w:eastAsia="en-US"/>
              </w:rPr>
              <w:t>Nationality/Citizenship</w:t>
            </w:r>
            <w:r w:rsidRPr="006F2CA2">
              <w:rPr>
                <w:rFonts w:ascii="Times New Roman" w:hAnsi="Times New Roman" w:cs="Times New Roman"/>
                <w:color w:val="000000"/>
                <w:sz w:val="14"/>
                <w:szCs w:val="14"/>
                <w:lang w:val="en-GB" w:eastAsia="en-US"/>
              </w:rPr>
              <w:br/>
            </w:r>
          </w:p>
        </w:tc>
        <w:tc>
          <w:tcPr>
            <w:tcW w:w="1422" w:type="dxa"/>
          </w:tcPr>
          <w:p w14:paraId="35EAA4B8" w14:textId="77777777" w:rsidR="006F2CA2" w:rsidRPr="006F2CA2" w:rsidRDefault="006F2CA2" w:rsidP="006F2CA2">
            <w:pPr>
              <w:spacing w:before="60" w:after="60" w:line="240" w:lineRule="auto"/>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GUID=6ebd3488-65a4-488e-a205-382128c8176b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14"/>
                <w:szCs w:val="14"/>
                <w:lang w:val="en-GB" w:eastAsia="en-US"/>
              </w:rPr>
              <w:t>Singapore NRIC No./</w:t>
            </w:r>
            <w:r w:rsidRPr="006F2CA2">
              <w:rPr>
                <w:rFonts w:ascii="Times New Roman" w:hAnsi="Times New Roman" w:cs="Times New Roman"/>
                <w:color w:val="000000"/>
                <w:sz w:val="14"/>
                <w:szCs w:val="14"/>
                <w:lang w:val="en-GB" w:eastAsia="en-US"/>
              </w:rPr>
              <w:br/>
              <w:t>Passport No.</w:t>
            </w:r>
            <w:r w:rsidRPr="006F2CA2">
              <w:rPr>
                <w:rFonts w:ascii="Times New Roman" w:hAnsi="Times New Roman" w:cs="Times New Roman"/>
                <w:color w:val="000000"/>
                <w:sz w:val="14"/>
                <w:szCs w:val="14"/>
                <w:vertAlign w:val="superscript"/>
                <w:lang w:val="en-GB" w:eastAsia="en-US"/>
              </w:rPr>
              <w:t>*</w:t>
            </w:r>
            <w:r w:rsidRPr="006F2CA2">
              <w:rPr>
                <w:rFonts w:ascii="Times New Roman" w:hAnsi="Times New Roman" w:cs="Times New Roman"/>
                <w:color w:val="000000"/>
                <w:sz w:val="14"/>
                <w:szCs w:val="14"/>
                <w:lang w:val="en-GB" w:eastAsia="en-US"/>
              </w:rPr>
              <w:br/>
            </w:r>
          </w:p>
        </w:tc>
      </w:tr>
      <w:tr w:rsidR="005A22FC" w14:paraId="2B4DF926" w14:textId="77777777" w:rsidTr="00B71185">
        <w:trPr>
          <w:divId w:val="2116439976"/>
          <w:cantSplit/>
          <w:jc w:val="center"/>
        </w:trPr>
        <w:tc>
          <w:tcPr>
            <w:tcW w:w="1289" w:type="dxa"/>
            <w:textDirection w:val="btLr"/>
            <w:vAlign w:val="center"/>
          </w:tcPr>
          <w:p w14:paraId="6116BA52" w14:textId="77777777" w:rsidR="006F2CA2" w:rsidRPr="006F2CA2" w:rsidRDefault="006F2CA2" w:rsidP="006F2CA2">
            <w:pPr>
              <w:spacing w:before="60" w:after="60" w:line="240" w:lineRule="auto"/>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GUID=142cdea4-a544-434e-ba9d-7ef19238901c </w:instrText>
            </w:r>
            <w:r w:rsidRPr="006F2CA2">
              <w:rPr>
                <w:rFonts w:ascii="Times New Roman" w:hAnsi="Times New Roman" w:cs="Times New Roman"/>
                <w:color w:val="000000"/>
                <w:sz w:val="22"/>
                <w:szCs w:val="20"/>
                <w:lang w:val="en-GB" w:eastAsia="en-US"/>
              </w:rPr>
              <w:fldChar w:fldCharType="end"/>
            </w:r>
          </w:p>
        </w:tc>
        <w:tc>
          <w:tcPr>
            <w:tcW w:w="852" w:type="dxa"/>
            <w:textDirection w:val="btLr"/>
            <w:vAlign w:val="center"/>
          </w:tcPr>
          <w:p w14:paraId="3FF6B913" w14:textId="77777777" w:rsidR="006F2CA2" w:rsidRPr="006F2CA2" w:rsidRDefault="006F2CA2" w:rsidP="006F2CA2">
            <w:pPr>
              <w:spacing w:before="60" w:after="60" w:line="240" w:lineRule="auto"/>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GUID=c3fd7048-8041-4d1a-800b-7f7d0c0eeb25 </w:instrText>
            </w:r>
            <w:r w:rsidRPr="006F2CA2">
              <w:rPr>
                <w:rFonts w:ascii="Times New Roman" w:hAnsi="Times New Roman" w:cs="Times New Roman"/>
                <w:color w:val="000000"/>
                <w:sz w:val="22"/>
                <w:szCs w:val="20"/>
                <w:lang w:val="en-GB" w:eastAsia="en-US"/>
              </w:rPr>
              <w:fldChar w:fldCharType="end"/>
            </w:r>
          </w:p>
        </w:tc>
        <w:tc>
          <w:tcPr>
            <w:tcW w:w="3134" w:type="dxa"/>
            <w:gridSpan w:val="5"/>
          </w:tcPr>
          <w:p w14:paraId="7726ED35" w14:textId="77777777" w:rsidR="006F2CA2" w:rsidRPr="006F2CA2" w:rsidRDefault="006F2CA2" w:rsidP="006F2CA2">
            <w:pPr>
              <w:spacing w:before="60" w:after="60" w:line="240" w:lineRule="auto"/>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GUID=5976452a-5cab-4f2b-80fb-55e467be4949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14"/>
                <w:szCs w:val="14"/>
                <w:lang w:val="en-GB" w:eastAsia="en-US"/>
              </w:rPr>
              <w:t>Occupation</w:t>
            </w:r>
            <w:r w:rsidRPr="006F2CA2">
              <w:rPr>
                <w:rFonts w:ascii="Times New Roman" w:hAnsi="Times New Roman" w:cs="Times New Roman"/>
                <w:color w:val="000000"/>
                <w:sz w:val="14"/>
                <w:szCs w:val="14"/>
                <w:lang w:val="en-GB" w:eastAsia="en-US"/>
              </w:rPr>
              <w:br/>
            </w:r>
          </w:p>
        </w:tc>
        <w:tc>
          <w:tcPr>
            <w:tcW w:w="3775" w:type="dxa"/>
            <w:gridSpan w:val="3"/>
          </w:tcPr>
          <w:p w14:paraId="2B670C42" w14:textId="77777777" w:rsidR="006F2CA2" w:rsidRPr="006F2CA2" w:rsidRDefault="006F2CA2" w:rsidP="006F2CA2">
            <w:pPr>
              <w:spacing w:before="60" w:after="60" w:line="240" w:lineRule="auto"/>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GUID=5f32921e-f1bb-4a87-bba8-dba05b5cdff6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14"/>
                <w:szCs w:val="14"/>
                <w:lang w:val="en-GB" w:eastAsia="en-US"/>
              </w:rPr>
              <w:t>Address</w:t>
            </w:r>
            <w:r w:rsidRPr="006F2CA2">
              <w:rPr>
                <w:rFonts w:ascii="Times New Roman" w:hAnsi="Times New Roman" w:cs="Times New Roman"/>
                <w:color w:val="000000"/>
                <w:sz w:val="14"/>
                <w:szCs w:val="14"/>
                <w:lang w:val="en-GB" w:eastAsia="en-US"/>
              </w:rPr>
              <w:br/>
            </w:r>
          </w:p>
        </w:tc>
      </w:tr>
      <w:tr w:rsidR="005A22FC" w14:paraId="28296C47" w14:textId="77777777" w:rsidTr="00B71185">
        <w:trPr>
          <w:divId w:val="2116439976"/>
          <w:cantSplit/>
          <w:jc w:val="center"/>
        </w:trPr>
        <w:tc>
          <w:tcPr>
            <w:tcW w:w="2141" w:type="dxa"/>
            <w:gridSpan w:val="2"/>
          </w:tcPr>
          <w:p w14:paraId="695BF0FB" w14:textId="77777777" w:rsidR="006F2CA2" w:rsidRPr="006F2CA2" w:rsidRDefault="006F2CA2" w:rsidP="006F2CA2">
            <w:pPr>
              <w:spacing w:before="60" w:after="60" w:line="240" w:lineRule="auto"/>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GUID=16c3301f-41e3-4030-b72f-767034c93741 </w:instrText>
            </w:r>
            <w:r w:rsidRPr="006F2CA2">
              <w:rPr>
                <w:rFonts w:ascii="Times New Roman" w:hAnsi="Times New Roman" w:cs="Times New Roman"/>
                <w:color w:val="000000"/>
                <w:sz w:val="22"/>
                <w:szCs w:val="20"/>
                <w:lang w:val="en-GB" w:eastAsia="en-US"/>
              </w:rPr>
              <w:fldChar w:fldCharType="end"/>
            </w:r>
          </w:p>
        </w:tc>
        <w:tc>
          <w:tcPr>
            <w:tcW w:w="6909" w:type="dxa"/>
            <w:gridSpan w:val="8"/>
          </w:tcPr>
          <w:p w14:paraId="0738C6A5" w14:textId="77777777" w:rsidR="006F2CA2" w:rsidRPr="006F2CA2" w:rsidRDefault="006F2CA2" w:rsidP="006F2CA2">
            <w:pPr>
              <w:spacing w:before="60" w:after="60" w:line="240" w:lineRule="auto"/>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GUID=774ef3dc-0477-4a26-8854-a184dabbe6bf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14"/>
                <w:szCs w:val="14"/>
                <w:lang w:val="en-GB" w:eastAsia="en-US"/>
              </w:rPr>
              <w:t>Date of Order made under section 10 or 15 of the Act</w:t>
            </w:r>
          </w:p>
        </w:tc>
      </w:tr>
      <w:tr w:rsidR="005A22FC" w14:paraId="31AB1A50" w14:textId="77777777" w:rsidTr="00B71185">
        <w:trPr>
          <w:divId w:val="2116439976"/>
          <w:cantSplit/>
          <w:jc w:val="center"/>
        </w:trPr>
        <w:tc>
          <w:tcPr>
            <w:tcW w:w="2141" w:type="dxa"/>
            <w:gridSpan w:val="2"/>
          </w:tcPr>
          <w:p w14:paraId="582BAC72" w14:textId="77777777" w:rsidR="006F2CA2" w:rsidRPr="006F2CA2" w:rsidRDefault="006F2CA2" w:rsidP="006F2CA2">
            <w:pPr>
              <w:spacing w:before="60" w:after="60" w:line="240" w:lineRule="auto"/>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GUID=16c3301f-41e3-4030-b72f-767034c93741 </w:instrText>
            </w:r>
            <w:r w:rsidRPr="006F2CA2">
              <w:rPr>
                <w:rFonts w:ascii="Times New Roman" w:hAnsi="Times New Roman" w:cs="Times New Roman"/>
                <w:color w:val="000000"/>
                <w:sz w:val="22"/>
                <w:szCs w:val="20"/>
                <w:lang w:val="en-GB" w:eastAsia="en-US"/>
              </w:rPr>
              <w:fldChar w:fldCharType="end"/>
            </w:r>
          </w:p>
        </w:tc>
        <w:tc>
          <w:tcPr>
            <w:tcW w:w="6909" w:type="dxa"/>
            <w:gridSpan w:val="8"/>
          </w:tcPr>
          <w:p w14:paraId="1E83644A" w14:textId="77777777" w:rsidR="006F2CA2" w:rsidRPr="006F2CA2" w:rsidRDefault="006F2CA2" w:rsidP="006F2CA2">
            <w:pPr>
              <w:spacing w:before="60" w:after="60" w:line="240" w:lineRule="auto"/>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GUID=caf0c912-c183-4f9d-8ffc-eff9ee2e61a0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14"/>
                <w:szCs w:val="14"/>
                <w:lang w:val="en-GB" w:eastAsia="en-US"/>
              </w:rPr>
              <w:t>Description of Court by which made</w:t>
            </w:r>
          </w:p>
        </w:tc>
      </w:tr>
      <w:tr w:rsidR="005A22FC" w14:paraId="21F7C873" w14:textId="77777777" w:rsidTr="00B71185">
        <w:trPr>
          <w:divId w:val="2116439976"/>
          <w:cantSplit/>
          <w:jc w:val="center"/>
        </w:trPr>
        <w:tc>
          <w:tcPr>
            <w:tcW w:w="2141" w:type="dxa"/>
            <w:gridSpan w:val="2"/>
          </w:tcPr>
          <w:p w14:paraId="0C1D4815" w14:textId="77777777" w:rsidR="006F2CA2" w:rsidRPr="006F2CA2" w:rsidRDefault="006F2CA2" w:rsidP="006F2CA2">
            <w:pPr>
              <w:spacing w:before="60" w:after="60" w:line="240" w:lineRule="auto"/>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GUID=16c3301f-41e3-4030-b72f-767034c93741 </w:instrText>
            </w:r>
            <w:r w:rsidRPr="006F2CA2">
              <w:rPr>
                <w:rFonts w:ascii="Times New Roman" w:hAnsi="Times New Roman" w:cs="Times New Roman"/>
                <w:color w:val="000000"/>
                <w:sz w:val="22"/>
                <w:szCs w:val="20"/>
                <w:lang w:val="en-GB" w:eastAsia="en-US"/>
              </w:rPr>
              <w:fldChar w:fldCharType="end"/>
            </w:r>
          </w:p>
        </w:tc>
        <w:tc>
          <w:tcPr>
            <w:tcW w:w="6909" w:type="dxa"/>
            <w:gridSpan w:val="8"/>
          </w:tcPr>
          <w:p w14:paraId="5A62F903" w14:textId="77777777" w:rsidR="006F2CA2" w:rsidRPr="006F2CA2" w:rsidRDefault="006F2CA2" w:rsidP="006F2CA2">
            <w:pPr>
              <w:spacing w:before="60" w:after="60" w:line="240" w:lineRule="auto"/>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GUID=236ebd46-8fbf-4e1a-a6e4-cecd86d0429b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14"/>
                <w:szCs w:val="14"/>
                <w:lang w:val="en-GB" w:eastAsia="en-US"/>
              </w:rPr>
              <w:t>(</w:t>
            </w:r>
            <w:r w:rsidRPr="006F2CA2">
              <w:rPr>
                <w:rFonts w:ascii="Times New Roman" w:hAnsi="Times New Roman" w:cs="Times New Roman"/>
                <w:color w:val="000000"/>
                <w:sz w:val="14"/>
                <w:szCs w:val="14"/>
                <w:vertAlign w:val="superscript"/>
                <w:lang w:val="en-GB" w:eastAsia="en-US"/>
              </w:rPr>
              <w:t>*</w:t>
            </w:r>
            <w:r w:rsidRPr="006F2CA2">
              <w:rPr>
                <w:rFonts w:ascii="Times New Roman" w:hAnsi="Times New Roman" w:cs="Times New Roman"/>
                <w:color w:val="000000"/>
                <w:sz w:val="14"/>
                <w:szCs w:val="14"/>
                <w:lang w:val="en-GB" w:eastAsia="en-US"/>
              </w:rPr>
              <w:t xml:space="preserve"> Passport number to be stated where person is not a citizen or permanent resident of Singapore)</w:t>
            </w:r>
          </w:p>
        </w:tc>
      </w:tr>
    </w:tbl>
    <w:p w14:paraId="39D1ADE2" w14:textId="77777777" w:rsidR="00B71185" w:rsidRDefault="00B71185">
      <w:pPr>
        <w:divId w:val="2116439976"/>
      </w:pPr>
      <w:r>
        <w:br w:type="page"/>
      </w:r>
    </w:p>
    <w:tbl>
      <w:tblPr>
        <w:tblW w:w="9050" w:type="dxa"/>
        <w:jc w:val="center"/>
        <w:tblLook w:val="04A0" w:firstRow="1" w:lastRow="0" w:firstColumn="1" w:lastColumn="0" w:noHBand="0" w:noVBand="1"/>
      </w:tblPr>
      <w:tblGrid>
        <w:gridCol w:w="9050"/>
      </w:tblGrid>
      <w:tr w:rsidR="006F2CA2" w:rsidRPr="006F2CA2" w14:paraId="03FE9467" w14:textId="77777777" w:rsidTr="00ED0FE9">
        <w:trPr>
          <w:divId w:val="2116439976"/>
          <w:cantSplit/>
          <w:jc w:val="center"/>
        </w:trPr>
        <w:tc>
          <w:tcPr>
            <w:tcW w:w="9050" w:type="dxa"/>
            <w:shd w:val="clear" w:color="auto" w:fill="auto"/>
          </w:tcPr>
          <w:p w14:paraId="3C08833B" w14:textId="77777777" w:rsidR="00F52108" w:rsidRPr="00B71185" w:rsidRDefault="00F52108" w:rsidP="00F52108">
            <w:pPr>
              <w:jc w:val="center"/>
              <w:rPr>
                <w:rFonts w:ascii="Times New Roman" w:hAnsi="Times New Roman" w:cs="Times New Roman"/>
                <w:sz w:val="22"/>
                <w:szCs w:val="22"/>
              </w:rPr>
            </w:pPr>
            <w:r w:rsidRPr="00B71185">
              <w:rPr>
                <w:rFonts w:ascii="Times New Roman" w:hAnsi="Times New Roman" w:cs="Times New Roman"/>
                <w:sz w:val="22"/>
                <w:szCs w:val="22"/>
              </w:rPr>
              <w:lastRenderedPageBreak/>
              <w:t>FORM 64-1</w:t>
            </w:r>
          </w:p>
          <w:p w14:paraId="2D9F36E4" w14:textId="77777777" w:rsidR="00F52108" w:rsidRPr="00326DFE" w:rsidRDefault="00F52108" w:rsidP="00F52108">
            <w:pPr>
              <w:rPr>
                <w:rFonts w:ascii="Times New Roman" w:hAnsi="Times New Roman" w:cs="Times New Roman"/>
                <w:sz w:val="18"/>
                <w:szCs w:val="18"/>
              </w:rPr>
            </w:pPr>
            <w:r w:rsidRPr="00326DFE">
              <w:rPr>
                <w:rFonts w:ascii="Times New Roman" w:hAnsi="Times New Roman" w:cs="Times New Roman"/>
                <w:sz w:val="18"/>
                <w:szCs w:val="18"/>
              </w:rPr>
              <w:t>R. 286C</w:t>
            </w:r>
          </w:p>
          <w:p w14:paraId="5009951B" w14:textId="77777777" w:rsidR="00F52108" w:rsidRPr="00B71185" w:rsidRDefault="00F52108" w:rsidP="00F52108">
            <w:pPr>
              <w:jc w:val="center"/>
              <w:rPr>
                <w:rFonts w:ascii="Times New Roman" w:hAnsi="Times New Roman" w:cs="Times New Roman"/>
                <w:sz w:val="22"/>
                <w:szCs w:val="22"/>
              </w:rPr>
            </w:pPr>
            <w:r w:rsidRPr="00B0026C">
              <w:rPr>
                <w:rFonts w:ascii="Times New Roman" w:hAnsi="Times New Roman" w:cs="Times New Roman"/>
              </w:rPr>
              <w:t>(</w:t>
            </w:r>
            <w:r w:rsidRPr="00B71185">
              <w:rPr>
                <w:rFonts w:ascii="Times New Roman" w:hAnsi="Times New Roman" w:cs="Times New Roman"/>
                <w:sz w:val="22"/>
                <w:szCs w:val="22"/>
              </w:rPr>
              <w:t>LIMITED CIVIL RESTRAINT ORDER)</w:t>
            </w:r>
          </w:p>
          <w:p w14:paraId="1AAA0334" w14:textId="77777777" w:rsidR="00F52108" w:rsidRPr="00B71185" w:rsidRDefault="00F52108" w:rsidP="00F52108">
            <w:pPr>
              <w:jc w:val="center"/>
              <w:rPr>
                <w:rFonts w:ascii="Times New Roman" w:hAnsi="Times New Roman" w:cs="Times New Roman"/>
                <w:sz w:val="22"/>
                <w:szCs w:val="22"/>
              </w:rPr>
            </w:pPr>
            <w:r w:rsidRPr="00B71185">
              <w:rPr>
                <w:rFonts w:ascii="Times New Roman" w:hAnsi="Times New Roman" w:cs="Times New Roman"/>
                <w:sz w:val="22"/>
                <w:szCs w:val="22"/>
              </w:rPr>
              <w:t xml:space="preserve">IN THE FAMILY JUSTICE COURTS OF THE REPUBLIC OF </w:t>
            </w:r>
          </w:p>
          <w:p w14:paraId="0749A5EE" w14:textId="77777777" w:rsidR="00F52108" w:rsidRPr="00B71185" w:rsidRDefault="00F52108" w:rsidP="00F52108">
            <w:pPr>
              <w:jc w:val="center"/>
              <w:rPr>
                <w:rFonts w:ascii="Times New Roman" w:hAnsi="Times New Roman" w:cs="Times New Roman"/>
                <w:sz w:val="22"/>
                <w:szCs w:val="22"/>
              </w:rPr>
            </w:pPr>
            <w:r w:rsidRPr="00B71185">
              <w:rPr>
                <w:rFonts w:ascii="Times New Roman" w:hAnsi="Times New Roman" w:cs="Times New Roman"/>
                <w:sz w:val="22"/>
                <w:szCs w:val="22"/>
              </w:rPr>
              <w:t>SINGAPORE</w:t>
            </w:r>
          </w:p>
          <w:p w14:paraId="2F6F4C3E" w14:textId="77777777" w:rsidR="00F52108" w:rsidRPr="00B71185" w:rsidRDefault="00F52108" w:rsidP="00F52108">
            <w:pPr>
              <w:jc w:val="both"/>
              <w:rPr>
                <w:rFonts w:ascii="Times New Roman" w:hAnsi="Times New Roman" w:cs="Times New Roman"/>
                <w:sz w:val="22"/>
                <w:szCs w:val="22"/>
              </w:rPr>
            </w:pPr>
            <w:r w:rsidRPr="00B71185">
              <w:rPr>
                <w:rFonts w:ascii="Times New Roman" w:hAnsi="Times New Roman" w:cs="Times New Roman"/>
                <w:sz w:val="22"/>
                <w:szCs w:val="22"/>
              </w:rPr>
              <w:t xml:space="preserve">Case No. </w:t>
            </w:r>
            <w:r w:rsidRPr="00B71185">
              <w:rPr>
                <w:rFonts w:ascii="Times New Roman" w:hAnsi="Times New Roman" w:cs="Times New Roman"/>
                <w:sz w:val="22"/>
                <w:szCs w:val="22"/>
              </w:rPr>
              <w:tab/>
            </w:r>
          </w:p>
          <w:p w14:paraId="5BCCA384" w14:textId="77777777" w:rsidR="00F52108" w:rsidRPr="00B71185" w:rsidRDefault="00F52108" w:rsidP="00F52108">
            <w:pPr>
              <w:jc w:val="both"/>
              <w:rPr>
                <w:rFonts w:ascii="Times New Roman" w:hAnsi="Times New Roman" w:cs="Times New Roman"/>
                <w:sz w:val="22"/>
                <w:szCs w:val="22"/>
              </w:rPr>
            </w:pPr>
            <w:r w:rsidRPr="00B71185">
              <w:rPr>
                <w:rFonts w:ascii="Times New Roman" w:hAnsi="Times New Roman" w:cs="Times New Roman"/>
                <w:sz w:val="22"/>
                <w:szCs w:val="22"/>
              </w:rPr>
              <w:t>Date of Order:</w:t>
            </w:r>
          </w:p>
          <w:p w14:paraId="54A9D33F" w14:textId="77777777" w:rsidR="00F52108" w:rsidRPr="00B71185" w:rsidRDefault="00F52108" w:rsidP="00F52108">
            <w:pPr>
              <w:jc w:val="both"/>
              <w:rPr>
                <w:rFonts w:ascii="Times New Roman" w:hAnsi="Times New Roman" w:cs="Times New Roman"/>
                <w:sz w:val="22"/>
                <w:szCs w:val="22"/>
              </w:rPr>
            </w:pPr>
            <w:r w:rsidRPr="00B71185">
              <w:rPr>
                <w:rFonts w:ascii="Times New Roman" w:hAnsi="Times New Roman" w:cs="Times New Roman"/>
                <w:sz w:val="22"/>
                <w:szCs w:val="22"/>
              </w:rPr>
              <w:t>Made By:</w:t>
            </w:r>
          </w:p>
          <w:p w14:paraId="1219FEFE" w14:textId="77777777" w:rsidR="00F52108" w:rsidRPr="00B71185" w:rsidRDefault="00F52108" w:rsidP="00F52108">
            <w:pPr>
              <w:jc w:val="center"/>
              <w:rPr>
                <w:rFonts w:ascii="Times New Roman" w:hAnsi="Times New Roman" w:cs="Times New Roman"/>
                <w:sz w:val="22"/>
                <w:szCs w:val="22"/>
              </w:rPr>
            </w:pPr>
            <w:r w:rsidRPr="00B71185">
              <w:rPr>
                <w:rFonts w:ascii="Times New Roman" w:hAnsi="Times New Roman" w:cs="Times New Roman"/>
                <w:sz w:val="22"/>
                <w:szCs w:val="22"/>
              </w:rPr>
              <w:t>Between</w:t>
            </w:r>
          </w:p>
          <w:tbl>
            <w:tblPr>
              <w:tblW w:w="7120" w:type="dxa"/>
              <w:jc w:val="center"/>
              <w:tblLook w:val="04A0" w:firstRow="1" w:lastRow="0" w:firstColumn="1" w:lastColumn="0" w:noHBand="0" w:noVBand="1"/>
            </w:tblPr>
            <w:tblGrid>
              <w:gridCol w:w="7120"/>
            </w:tblGrid>
            <w:tr w:rsidR="00F52108" w:rsidRPr="00B71185" w14:paraId="6E1EE08F" w14:textId="77777777" w:rsidTr="00F52108">
              <w:trPr>
                <w:cantSplit/>
                <w:jc w:val="center"/>
              </w:trPr>
              <w:tc>
                <w:tcPr>
                  <w:tcW w:w="7120" w:type="dxa"/>
                </w:tcPr>
                <w:p w14:paraId="0A58075B" w14:textId="77777777" w:rsidR="00F52108" w:rsidRPr="00B71185" w:rsidRDefault="00F52108" w:rsidP="00F52108">
                  <w:pPr>
                    <w:spacing w:before="60" w:after="60" w:line="240" w:lineRule="auto"/>
                    <w:jc w:val="right"/>
                    <w:rPr>
                      <w:rFonts w:ascii="Times New Roman" w:hAnsi="Times New Roman" w:cs="Times New Roman"/>
                      <w:sz w:val="22"/>
                      <w:szCs w:val="22"/>
                      <w:lang w:val="en-GB" w:eastAsia="en-US"/>
                    </w:rPr>
                  </w:pPr>
                  <w:r w:rsidRPr="00B71185">
                    <w:rPr>
                      <w:rFonts w:ascii="Times New Roman" w:hAnsi="Times New Roman" w:cs="Times New Roman"/>
                      <w:sz w:val="22"/>
                      <w:szCs w:val="22"/>
                      <w:lang w:val="en-GB" w:eastAsia="en-US"/>
                    </w:rPr>
                    <w:fldChar w:fldCharType="begin"/>
                  </w:r>
                  <w:r w:rsidRPr="00B71185">
                    <w:rPr>
                      <w:rFonts w:ascii="Times New Roman" w:hAnsi="Times New Roman" w:cs="Times New Roman"/>
                      <w:sz w:val="22"/>
                      <w:szCs w:val="22"/>
                      <w:lang w:val="en-GB" w:eastAsia="en-US"/>
                    </w:rPr>
                    <w:instrText xml:space="preserve"> GUID=4c938f20-bd96-447b-8b98-ccb6e0a0b2ba </w:instrText>
                  </w:r>
                  <w:r w:rsidRPr="00B71185">
                    <w:rPr>
                      <w:rFonts w:ascii="Times New Roman" w:hAnsi="Times New Roman" w:cs="Times New Roman"/>
                      <w:sz w:val="22"/>
                      <w:szCs w:val="22"/>
                      <w:lang w:val="en-GB" w:eastAsia="en-US"/>
                    </w:rPr>
                    <w:fldChar w:fldCharType="end"/>
                  </w:r>
                  <w:r w:rsidRPr="00B71185">
                    <w:rPr>
                      <w:rFonts w:ascii="Times New Roman" w:hAnsi="Times New Roman" w:cs="Times New Roman"/>
                      <w:sz w:val="22"/>
                      <w:szCs w:val="22"/>
                      <w:lang w:val="en-GB" w:eastAsia="en-US"/>
                    </w:rPr>
                    <w:t>     </w:t>
                  </w:r>
                  <w:r w:rsidRPr="00B71185">
                    <w:rPr>
                      <w:rFonts w:ascii="Times New Roman" w:hAnsi="Times New Roman" w:cs="Times New Roman"/>
                      <w:i/>
                      <w:sz w:val="22"/>
                      <w:szCs w:val="22"/>
                      <w:lang w:val="en-GB" w:eastAsia="en-US"/>
                    </w:rPr>
                    <w:t>Plaintiff/Appellant*</w:t>
                  </w:r>
                </w:p>
              </w:tc>
            </w:tr>
            <w:tr w:rsidR="00F52108" w:rsidRPr="00B71185" w14:paraId="713965EF" w14:textId="77777777" w:rsidTr="00F52108">
              <w:trPr>
                <w:cantSplit/>
                <w:jc w:val="center"/>
              </w:trPr>
              <w:tc>
                <w:tcPr>
                  <w:tcW w:w="7120" w:type="dxa"/>
                </w:tcPr>
                <w:p w14:paraId="3199B820" w14:textId="77777777" w:rsidR="00F52108" w:rsidRPr="00B71185" w:rsidRDefault="00F52108" w:rsidP="00F52108">
                  <w:pPr>
                    <w:spacing w:before="60" w:after="60" w:line="240" w:lineRule="auto"/>
                    <w:jc w:val="center"/>
                    <w:rPr>
                      <w:rFonts w:ascii="Times New Roman" w:hAnsi="Times New Roman" w:cs="Times New Roman"/>
                      <w:sz w:val="22"/>
                      <w:szCs w:val="22"/>
                      <w:lang w:val="en-GB" w:eastAsia="en-US"/>
                    </w:rPr>
                  </w:pPr>
                  <w:r w:rsidRPr="00B71185">
                    <w:rPr>
                      <w:rFonts w:ascii="Times New Roman" w:hAnsi="Times New Roman" w:cs="Times New Roman"/>
                      <w:sz w:val="22"/>
                      <w:szCs w:val="22"/>
                      <w:lang w:val="en-GB" w:eastAsia="en-US"/>
                    </w:rPr>
                    <w:fldChar w:fldCharType="begin"/>
                  </w:r>
                  <w:r w:rsidRPr="00B71185">
                    <w:rPr>
                      <w:rFonts w:ascii="Times New Roman" w:hAnsi="Times New Roman" w:cs="Times New Roman"/>
                      <w:sz w:val="22"/>
                      <w:szCs w:val="22"/>
                      <w:lang w:val="en-GB" w:eastAsia="en-US"/>
                    </w:rPr>
                    <w:instrText xml:space="preserve"> GUID=02314eda-eeaa-48cd-8cc1-2e538de57773 </w:instrText>
                  </w:r>
                  <w:r w:rsidRPr="00B71185">
                    <w:rPr>
                      <w:rFonts w:ascii="Times New Roman" w:hAnsi="Times New Roman" w:cs="Times New Roman"/>
                      <w:sz w:val="22"/>
                      <w:szCs w:val="22"/>
                      <w:lang w:val="en-GB" w:eastAsia="en-US"/>
                    </w:rPr>
                    <w:fldChar w:fldCharType="end"/>
                  </w:r>
                  <w:r w:rsidRPr="00B71185">
                    <w:rPr>
                      <w:rFonts w:ascii="Times New Roman" w:hAnsi="Times New Roman" w:cs="Times New Roman"/>
                      <w:sz w:val="22"/>
                      <w:szCs w:val="22"/>
                      <w:lang w:val="en-GB" w:eastAsia="en-US"/>
                    </w:rPr>
                    <w:t>And</w:t>
                  </w:r>
                </w:p>
              </w:tc>
            </w:tr>
            <w:tr w:rsidR="00F52108" w:rsidRPr="00B71185" w14:paraId="5A0408A3" w14:textId="77777777" w:rsidTr="00F52108">
              <w:trPr>
                <w:cantSplit/>
                <w:jc w:val="center"/>
              </w:trPr>
              <w:tc>
                <w:tcPr>
                  <w:tcW w:w="7120" w:type="dxa"/>
                </w:tcPr>
                <w:p w14:paraId="42087883" w14:textId="77777777" w:rsidR="00F52108" w:rsidRPr="00B71185" w:rsidRDefault="00F52108" w:rsidP="00F52108">
                  <w:pPr>
                    <w:spacing w:before="60" w:after="60" w:line="240" w:lineRule="auto"/>
                    <w:jc w:val="right"/>
                    <w:rPr>
                      <w:rFonts w:ascii="Times New Roman" w:hAnsi="Times New Roman" w:cs="Times New Roman"/>
                      <w:sz w:val="22"/>
                      <w:szCs w:val="22"/>
                      <w:lang w:val="en-GB" w:eastAsia="en-US"/>
                    </w:rPr>
                  </w:pPr>
                  <w:r w:rsidRPr="00B71185">
                    <w:rPr>
                      <w:rFonts w:ascii="Times New Roman" w:hAnsi="Times New Roman" w:cs="Times New Roman"/>
                      <w:sz w:val="22"/>
                      <w:szCs w:val="22"/>
                      <w:lang w:val="en-GB" w:eastAsia="en-US"/>
                    </w:rPr>
                    <w:fldChar w:fldCharType="begin"/>
                  </w:r>
                  <w:r w:rsidRPr="00B71185">
                    <w:rPr>
                      <w:rFonts w:ascii="Times New Roman" w:hAnsi="Times New Roman" w:cs="Times New Roman"/>
                      <w:sz w:val="22"/>
                      <w:szCs w:val="22"/>
                      <w:lang w:val="en-GB" w:eastAsia="en-US"/>
                    </w:rPr>
                    <w:instrText xml:space="preserve"> GUID=7997e846-6396-4293-8681-5dd094de165f </w:instrText>
                  </w:r>
                  <w:r w:rsidRPr="00B71185">
                    <w:rPr>
                      <w:rFonts w:ascii="Times New Roman" w:hAnsi="Times New Roman" w:cs="Times New Roman"/>
                      <w:sz w:val="22"/>
                      <w:szCs w:val="22"/>
                      <w:lang w:val="en-GB" w:eastAsia="en-US"/>
                    </w:rPr>
                    <w:fldChar w:fldCharType="end"/>
                  </w:r>
                  <w:r w:rsidRPr="00B71185">
                    <w:rPr>
                      <w:rFonts w:ascii="Times New Roman" w:hAnsi="Times New Roman" w:cs="Times New Roman"/>
                      <w:sz w:val="22"/>
                      <w:szCs w:val="22"/>
                      <w:lang w:val="en-GB" w:eastAsia="en-US"/>
                    </w:rPr>
                    <w:t>    </w:t>
                  </w:r>
                  <w:r w:rsidRPr="00B71185">
                    <w:rPr>
                      <w:rFonts w:ascii="Times New Roman" w:hAnsi="Times New Roman" w:cs="Times New Roman"/>
                      <w:i/>
                      <w:sz w:val="22"/>
                      <w:szCs w:val="22"/>
                      <w:lang w:val="en-GB" w:eastAsia="en-US"/>
                    </w:rPr>
                    <w:t>Defendant/Respondent*</w:t>
                  </w:r>
                </w:p>
              </w:tc>
            </w:tr>
            <w:tr w:rsidR="00F52108" w:rsidRPr="00B71185" w14:paraId="22D673FD" w14:textId="77777777" w:rsidTr="00F52108">
              <w:trPr>
                <w:cantSplit/>
                <w:jc w:val="center"/>
              </w:trPr>
              <w:tc>
                <w:tcPr>
                  <w:tcW w:w="7120" w:type="dxa"/>
                </w:tcPr>
                <w:p w14:paraId="67CC4741" w14:textId="77777777" w:rsidR="00F52108" w:rsidRPr="00B71185" w:rsidRDefault="00F52108" w:rsidP="00F52108">
                  <w:pPr>
                    <w:spacing w:before="60" w:after="60" w:line="240" w:lineRule="auto"/>
                    <w:rPr>
                      <w:rFonts w:ascii="Times New Roman" w:hAnsi="Times New Roman" w:cs="Times New Roman"/>
                      <w:sz w:val="22"/>
                      <w:szCs w:val="22"/>
                      <w:lang w:val="en-GB" w:eastAsia="en-US"/>
                    </w:rPr>
                  </w:pPr>
                  <w:r w:rsidRPr="00B71185">
                    <w:rPr>
                      <w:rFonts w:ascii="Times New Roman" w:hAnsi="Times New Roman" w:cs="Times New Roman"/>
                      <w:sz w:val="22"/>
                      <w:szCs w:val="22"/>
                      <w:lang w:val="en-GB" w:eastAsia="en-US"/>
                    </w:rPr>
                    <w:fldChar w:fldCharType="begin"/>
                  </w:r>
                  <w:r w:rsidRPr="00B71185">
                    <w:rPr>
                      <w:rFonts w:ascii="Times New Roman" w:hAnsi="Times New Roman" w:cs="Times New Roman"/>
                      <w:sz w:val="22"/>
                      <w:szCs w:val="22"/>
                      <w:lang w:val="en-GB" w:eastAsia="en-US"/>
                    </w:rPr>
                    <w:instrText xml:space="preserve"> GUID=77778f03-36e3-498e-9e9a-98c583d001bf </w:instrText>
                  </w:r>
                  <w:r w:rsidRPr="00B71185">
                    <w:rPr>
                      <w:rFonts w:ascii="Times New Roman" w:hAnsi="Times New Roman" w:cs="Times New Roman"/>
                      <w:sz w:val="22"/>
                      <w:szCs w:val="22"/>
                      <w:lang w:val="en-GB" w:eastAsia="en-US"/>
                    </w:rPr>
                    <w:fldChar w:fldCharType="end"/>
                  </w:r>
                </w:p>
              </w:tc>
            </w:tr>
          </w:tbl>
          <w:p w14:paraId="182C6F8E" w14:textId="77777777" w:rsidR="00F52108" w:rsidRPr="00B71185" w:rsidRDefault="00F52108" w:rsidP="00F52108">
            <w:pPr>
              <w:tabs>
                <w:tab w:val="left" w:pos="7088"/>
              </w:tabs>
              <w:rPr>
                <w:rFonts w:ascii="Times New Roman" w:hAnsi="Times New Roman" w:cs="Times New Roman"/>
                <w:b/>
                <w:sz w:val="22"/>
                <w:szCs w:val="22"/>
              </w:rPr>
            </w:pPr>
            <w:r w:rsidRPr="00B71185">
              <w:rPr>
                <w:rFonts w:ascii="Times New Roman" w:hAnsi="Times New Roman" w:cs="Times New Roman"/>
                <w:b/>
                <w:sz w:val="22"/>
                <w:szCs w:val="22"/>
              </w:rPr>
              <w:t>Nature of Hearing in Open Court</w:t>
            </w:r>
          </w:p>
          <w:p w14:paraId="7BC0485D" w14:textId="77777777" w:rsidR="00F52108" w:rsidRPr="00B71185" w:rsidRDefault="00F52108" w:rsidP="00F52108">
            <w:pPr>
              <w:tabs>
                <w:tab w:val="left" w:pos="7088"/>
              </w:tabs>
              <w:rPr>
                <w:rFonts w:ascii="Times New Roman" w:hAnsi="Times New Roman" w:cs="Times New Roman"/>
                <w:b/>
                <w:sz w:val="22"/>
                <w:szCs w:val="22"/>
              </w:rPr>
            </w:pPr>
          </w:p>
          <w:p w14:paraId="1AA51751" w14:textId="77777777" w:rsidR="00F52108" w:rsidRPr="00B71185" w:rsidRDefault="00F52108" w:rsidP="00F52108">
            <w:pPr>
              <w:tabs>
                <w:tab w:val="left" w:pos="7088"/>
              </w:tabs>
              <w:rPr>
                <w:rFonts w:ascii="Times New Roman" w:hAnsi="Times New Roman" w:cs="Times New Roman"/>
                <w:b/>
                <w:sz w:val="22"/>
                <w:szCs w:val="22"/>
              </w:rPr>
            </w:pPr>
            <w:r w:rsidRPr="00B71185">
              <w:rPr>
                <w:rFonts w:ascii="Times New Roman" w:hAnsi="Times New Roman" w:cs="Times New Roman"/>
                <w:b/>
                <w:sz w:val="22"/>
                <w:szCs w:val="22"/>
              </w:rPr>
              <w:t>Parties Present at the Hearing</w:t>
            </w:r>
          </w:p>
          <w:p w14:paraId="4A7C37E5" w14:textId="77777777" w:rsidR="00F52108" w:rsidRPr="00B71185" w:rsidRDefault="00F52108" w:rsidP="00F52108">
            <w:pPr>
              <w:tabs>
                <w:tab w:val="left" w:pos="7088"/>
              </w:tabs>
              <w:rPr>
                <w:rFonts w:ascii="Times New Roman" w:hAnsi="Times New Roman" w:cs="Times New Roman"/>
                <w:b/>
                <w:sz w:val="22"/>
                <w:szCs w:val="22"/>
              </w:rPr>
            </w:pPr>
          </w:p>
          <w:p w14:paraId="1A79323F" w14:textId="77777777" w:rsidR="00F52108" w:rsidRPr="00B71185" w:rsidRDefault="00F52108" w:rsidP="00F52108">
            <w:pPr>
              <w:tabs>
                <w:tab w:val="left" w:pos="7088"/>
              </w:tabs>
              <w:rPr>
                <w:rFonts w:ascii="Times New Roman" w:hAnsi="Times New Roman" w:cs="Times New Roman"/>
                <w:b/>
                <w:sz w:val="22"/>
                <w:szCs w:val="22"/>
              </w:rPr>
            </w:pPr>
            <w:r w:rsidRPr="00B71185">
              <w:rPr>
                <w:rFonts w:ascii="Times New Roman" w:hAnsi="Times New Roman" w:cs="Times New Roman"/>
                <w:b/>
                <w:sz w:val="22"/>
                <w:szCs w:val="22"/>
              </w:rPr>
              <w:t>Orders Made:</w:t>
            </w:r>
          </w:p>
          <w:p w14:paraId="36895D80" w14:textId="77777777" w:rsidR="00F52108" w:rsidRPr="00B71185" w:rsidRDefault="00F52108" w:rsidP="006172E9">
            <w:pPr>
              <w:pStyle w:val="ListParagraph"/>
              <w:numPr>
                <w:ilvl w:val="0"/>
                <w:numId w:val="130"/>
              </w:numPr>
              <w:tabs>
                <w:tab w:val="left" w:pos="7088"/>
              </w:tabs>
              <w:spacing w:after="160" w:line="259" w:lineRule="auto"/>
              <w:ind w:hanging="720"/>
              <w:contextualSpacing/>
              <w:jc w:val="both"/>
              <w:rPr>
                <w:sz w:val="22"/>
                <w:szCs w:val="22"/>
              </w:rPr>
            </w:pPr>
            <w:r w:rsidRPr="00B71185">
              <w:rPr>
                <w:sz w:val="22"/>
                <w:szCs w:val="22"/>
              </w:rPr>
              <w:t xml:space="preserve">The (party) is restrained from making any further application in (the legal proceedings in respect of which this order is made) without the leave of the Court. </w:t>
            </w:r>
          </w:p>
          <w:p w14:paraId="4ED4BD55" w14:textId="77777777" w:rsidR="00F52108" w:rsidRPr="00B71185" w:rsidRDefault="00F52108" w:rsidP="006172E9">
            <w:pPr>
              <w:pStyle w:val="ListParagraph"/>
              <w:numPr>
                <w:ilvl w:val="0"/>
                <w:numId w:val="130"/>
              </w:numPr>
              <w:tabs>
                <w:tab w:val="left" w:pos="7088"/>
              </w:tabs>
              <w:spacing w:after="160" w:line="259" w:lineRule="auto"/>
              <w:ind w:hanging="720"/>
              <w:contextualSpacing/>
              <w:jc w:val="both"/>
              <w:rPr>
                <w:sz w:val="22"/>
                <w:szCs w:val="22"/>
              </w:rPr>
            </w:pPr>
            <w:r w:rsidRPr="00B71185">
              <w:rPr>
                <w:sz w:val="22"/>
                <w:szCs w:val="22"/>
              </w:rPr>
              <w:t xml:space="preserve">The (party) may apply to amend, </w:t>
            </w:r>
            <w:proofErr w:type="gramStart"/>
            <w:r w:rsidRPr="00B71185">
              <w:rPr>
                <w:sz w:val="22"/>
                <w:szCs w:val="22"/>
              </w:rPr>
              <w:t>vary</w:t>
            </w:r>
            <w:proofErr w:type="gramEnd"/>
            <w:r w:rsidRPr="00B71185">
              <w:rPr>
                <w:sz w:val="22"/>
                <w:szCs w:val="22"/>
              </w:rPr>
              <w:t xml:space="preserve"> or discharge this order, only if the (party) has the leave of the Court to make the application.</w:t>
            </w:r>
          </w:p>
          <w:p w14:paraId="52704ACE" w14:textId="77777777" w:rsidR="00F52108" w:rsidRPr="00B71185" w:rsidRDefault="00F52108" w:rsidP="006172E9">
            <w:pPr>
              <w:pStyle w:val="ListParagraph"/>
              <w:numPr>
                <w:ilvl w:val="0"/>
                <w:numId w:val="130"/>
              </w:numPr>
              <w:tabs>
                <w:tab w:val="left" w:pos="7088"/>
              </w:tabs>
              <w:spacing w:after="160" w:line="259" w:lineRule="auto"/>
              <w:ind w:hanging="720"/>
              <w:contextualSpacing/>
              <w:jc w:val="both"/>
              <w:rPr>
                <w:sz w:val="22"/>
                <w:szCs w:val="22"/>
              </w:rPr>
            </w:pPr>
            <w:r w:rsidRPr="00B71185">
              <w:rPr>
                <w:sz w:val="22"/>
                <w:szCs w:val="22"/>
              </w:rPr>
              <w:t xml:space="preserve">This order remains in force for the duration of (the legal proceedings in respect of which this order is made) / until (date). </w:t>
            </w:r>
          </w:p>
          <w:p w14:paraId="38F2B460" w14:textId="77777777" w:rsidR="00F52108" w:rsidRPr="00B71185" w:rsidRDefault="00F52108" w:rsidP="006172E9">
            <w:pPr>
              <w:pStyle w:val="ListParagraph"/>
              <w:numPr>
                <w:ilvl w:val="0"/>
                <w:numId w:val="130"/>
              </w:numPr>
              <w:tabs>
                <w:tab w:val="left" w:pos="7088"/>
              </w:tabs>
              <w:spacing w:after="160" w:line="259" w:lineRule="auto"/>
              <w:ind w:hanging="720"/>
              <w:contextualSpacing/>
              <w:jc w:val="both"/>
              <w:rPr>
                <w:sz w:val="22"/>
                <w:szCs w:val="22"/>
              </w:rPr>
            </w:pPr>
            <w:r w:rsidRPr="00B71185">
              <w:rPr>
                <w:sz w:val="22"/>
                <w:szCs w:val="22"/>
              </w:rPr>
              <w:t>(state the order on costs or any other orders made by the Court).</w:t>
            </w:r>
          </w:p>
          <w:p w14:paraId="51FEA429" w14:textId="77777777" w:rsidR="00F52108" w:rsidRPr="00B71185" w:rsidRDefault="00F52108" w:rsidP="00F52108">
            <w:pPr>
              <w:pStyle w:val="ListParagraph"/>
              <w:tabs>
                <w:tab w:val="left" w:pos="7088"/>
              </w:tabs>
              <w:spacing w:after="160" w:line="259" w:lineRule="auto"/>
              <w:contextualSpacing/>
              <w:jc w:val="both"/>
              <w:rPr>
                <w:sz w:val="22"/>
                <w:szCs w:val="22"/>
              </w:rPr>
            </w:pPr>
          </w:p>
          <w:p w14:paraId="30EC9834" w14:textId="77777777" w:rsidR="00F52108" w:rsidRPr="00B71185" w:rsidRDefault="00F52108" w:rsidP="00F52108">
            <w:pPr>
              <w:tabs>
                <w:tab w:val="left" w:pos="7088"/>
              </w:tabs>
              <w:jc w:val="both"/>
              <w:rPr>
                <w:rFonts w:ascii="Times New Roman" w:hAnsi="Times New Roman" w:cs="Times New Roman"/>
                <w:b/>
                <w:sz w:val="22"/>
                <w:szCs w:val="22"/>
              </w:rPr>
            </w:pPr>
            <w:r w:rsidRPr="00B71185">
              <w:rPr>
                <w:rFonts w:ascii="Times New Roman" w:hAnsi="Times New Roman" w:cs="Times New Roman"/>
                <w:b/>
                <w:sz w:val="22"/>
                <w:szCs w:val="22"/>
              </w:rPr>
              <w:t>Important Message:</w:t>
            </w:r>
          </w:p>
          <w:p w14:paraId="7F97DE86" w14:textId="77777777" w:rsidR="00ED0FE9" w:rsidRPr="00B71185" w:rsidRDefault="00F52108" w:rsidP="006172E9">
            <w:pPr>
              <w:pStyle w:val="ListParagraph"/>
              <w:numPr>
                <w:ilvl w:val="0"/>
                <w:numId w:val="134"/>
              </w:numPr>
              <w:ind w:left="709" w:hanging="709"/>
              <w:jc w:val="both"/>
              <w:rPr>
                <w:sz w:val="22"/>
                <w:szCs w:val="22"/>
              </w:rPr>
            </w:pPr>
            <w:r w:rsidRPr="00B71185">
              <w:rPr>
                <w:sz w:val="22"/>
                <w:szCs w:val="22"/>
              </w:rPr>
              <w:t>You must obey the directions contained in this order. If you disobey any direction contained in this order, you will be guilty of contempt of court and may be sent to prison or fined.</w:t>
            </w:r>
          </w:p>
          <w:p w14:paraId="0040C081" w14:textId="77777777" w:rsidR="00ED0FE9" w:rsidRPr="00B71185" w:rsidRDefault="00ED0FE9" w:rsidP="00ED0FE9">
            <w:pPr>
              <w:pStyle w:val="ListParagraph"/>
              <w:ind w:left="1210"/>
              <w:jc w:val="both"/>
              <w:rPr>
                <w:sz w:val="22"/>
                <w:szCs w:val="22"/>
              </w:rPr>
            </w:pPr>
          </w:p>
          <w:p w14:paraId="4F25D839" w14:textId="77777777" w:rsidR="00ED0FE9" w:rsidRPr="00B71185" w:rsidRDefault="00F52108" w:rsidP="006172E9">
            <w:pPr>
              <w:pStyle w:val="ListParagraph"/>
              <w:numPr>
                <w:ilvl w:val="0"/>
                <w:numId w:val="134"/>
              </w:numPr>
              <w:ind w:left="709" w:hanging="709"/>
              <w:jc w:val="both"/>
              <w:rPr>
                <w:sz w:val="22"/>
                <w:szCs w:val="22"/>
              </w:rPr>
            </w:pPr>
            <w:r w:rsidRPr="00B71185">
              <w:rPr>
                <w:sz w:val="22"/>
                <w:szCs w:val="22"/>
              </w:rPr>
              <w:t>If you apply for leave to make an application in the legal proceedings mentioned in this order, you must serve the application for leave, and the supporting affidavit, on every intended respondent to the application and, if this order was made on the application of the Attorney</w:t>
            </w:r>
            <w:r w:rsidRPr="00B71185">
              <w:rPr>
                <w:sz w:val="22"/>
                <w:szCs w:val="22"/>
              </w:rPr>
              <w:noBreakHyphen/>
              <w:t>General, on the Attorney-General.</w:t>
            </w:r>
          </w:p>
          <w:p w14:paraId="79E4E7DC" w14:textId="77777777" w:rsidR="00ED0FE9" w:rsidRPr="00B71185" w:rsidRDefault="00ED0FE9" w:rsidP="00B71185">
            <w:pPr>
              <w:pStyle w:val="ListParagraph"/>
              <w:ind w:left="709" w:hanging="709"/>
              <w:jc w:val="both"/>
              <w:rPr>
                <w:sz w:val="22"/>
                <w:szCs w:val="22"/>
              </w:rPr>
            </w:pPr>
          </w:p>
          <w:p w14:paraId="5D9FD363" w14:textId="77777777" w:rsidR="00ED0FE9" w:rsidRPr="00B71185" w:rsidRDefault="00F52108" w:rsidP="006172E9">
            <w:pPr>
              <w:pStyle w:val="ListParagraph"/>
              <w:numPr>
                <w:ilvl w:val="0"/>
                <w:numId w:val="134"/>
              </w:numPr>
              <w:ind w:left="709" w:hanging="709"/>
              <w:jc w:val="both"/>
              <w:rPr>
                <w:sz w:val="22"/>
                <w:szCs w:val="22"/>
              </w:rPr>
            </w:pPr>
            <w:r w:rsidRPr="00B71185">
              <w:rPr>
                <w:sz w:val="22"/>
                <w:szCs w:val="22"/>
              </w:rPr>
              <w:lastRenderedPageBreak/>
              <w:t>If you apply for leave to make an application to amend, vary or discharge this order, you must serve the application for leave, and the supporting affidavit, on every party to the application pursuant to which this order was made.</w:t>
            </w:r>
          </w:p>
          <w:p w14:paraId="577D6F87" w14:textId="77777777" w:rsidR="00ED0FE9" w:rsidRPr="00B71185" w:rsidRDefault="00ED0FE9" w:rsidP="00B71185">
            <w:pPr>
              <w:pStyle w:val="ListParagraph"/>
              <w:ind w:left="709" w:hanging="709"/>
              <w:jc w:val="both"/>
              <w:rPr>
                <w:sz w:val="22"/>
                <w:szCs w:val="22"/>
              </w:rPr>
            </w:pPr>
          </w:p>
          <w:p w14:paraId="022C83D6" w14:textId="77777777" w:rsidR="00ED0FE9" w:rsidRPr="00B71185" w:rsidRDefault="00F52108" w:rsidP="006172E9">
            <w:pPr>
              <w:pStyle w:val="ListParagraph"/>
              <w:numPr>
                <w:ilvl w:val="0"/>
                <w:numId w:val="134"/>
              </w:numPr>
              <w:ind w:left="709" w:hanging="709"/>
              <w:jc w:val="both"/>
              <w:rPr>
                <w:sz w:val="22"/>
                <w:szCs w:val="22"/>
              </w:rPr>
            </w:pPr>
            <w:r w:rsidRPr="00B71185">
              <w:rPr>
                <w:sz w:val="22"/>
                <w:szCs w:val="22"/>
              </w:rPr>
              <w:t>If you attempt to make an application in the legal proceedings mentioned in this order, or attempt to make an application to amend, vary or discharge this order, without first obtaining the leave of the Court, your application will be treated as dismissed without the Court having to make any further order, and without the need for any other party to be heard on the merits of your application.</w:t>
            </w:r>
          </w:p>
          <w:p w14:paraId="00CA4A8A" w14:textId="77777777" w:rsidR="00ED0FE9" w:rsidRPr="00B71185" w:rsidRDefault="00ED0FE9" w:rsidP="00B71185">
            <w:pPr>
              <w:pStyle w:val="ListParagraph"/>
              <w:ind w:left="709" w:hanging="709"/>
              <w:jc w:val="both"/>
              <w:rPr>
                <w:sz w:val="22"/>
                <w:szCs w:val="22"/>
              </w:rPr>
            </w:pPr>
          </w:p>
          <w:p w14:paraId="6B9A4089" w14:textId="77777777" w:rsidR="00F52108" w:rsidRPr="00B71185" w:rsidRDefault="00F52108" w:rsidP="006172E9">
            <w:pPr>
              <w:pStyle w:val="ListParagraph"/>
              <w:numPr>
                <w:ilvl w:val="0"/>
                <w:numId w:val="134"/>
              </w:numPr>
              <w:ind w:left="709" w:hanging="709"/>
              <w:jc w:val="both"/>
              <w:rPr>
                <w:sz w:val="22"/>
                <w:szCs w:val="22"/>
              </w:rPr>
            </w:pPr>
            <w:r w:rsidRPr="00B71185">
              <w:rPr>
                <w:sz w:val="22"/>
                <w:szCs w:val="22"/>
              </w:rPr>
              <w:t>If you do not understand anything in this order, you should consult a solicitor as soon as possible.</w:t>
            </w:r>
          </w:p>
          <w:p w14:paraId="17AAC5A5" w14:textId="77777777" w:rsidR="00F52108" w:rsidRPr="00B71185" w:rsidRDefault="00F52108" w:rsidP="00F52108">
            <w:pPr>
              <w:jc w:val="both"/>
              <w:rPr>
                <w:rFonts w:ascii="Times New Roman" w:hAnsi="Times New Roman" w:cs="Times New Roman"/>
                <w:sz w:val="22"/>
                <w:szCs w:val="22"/>
              </w:rPr>
            </w:pPr>
          </w:p>
          <w:p w14:paraId="0D6D17BF" w14:textId="77777777" w:rsidR="00F52108" w:rsidRPr="00B71185" w:rsidRDefault="00F52108" w:rsidP="00F52108">
            <w:pPr>
              <w:jc w:val="both"/>
              <w:rPr>
                <w:rFonts w:ascii="Times New Roman" w:hAnsi="Times New Roman" w:cs="Times New Roman"/>
                <w:sz w:val="22"/>
                <w:szCs w:val="22"/>
              </w:rPr>
            </w:pPr>
          </w:p>
          <w:p w14:paraId="2D34B4D5" w14:textId="77777777" w:rsidR="00F52108" w:rsidRPr="00B71185" w:rsidRDefault="00F52108" w:rsidP="00F52108">
            <w:pPr>
              <w:jc w:val="both"/>
              <w:rPr>
                <w:rFonts w:ascii="Times New Roman" w:hAnsi="Times New Roman" w:cs="Times New Roman"/>
                <w:sz w:val="22"/>
                <w:szCs w:val="22"/>
              </w:rPr>
            </w:pPr>
          </w:p>
          <w:p w14:paraId="5A0A1CEE" w14:textId="77777777" w:rsidR="00F52108" w:rsidRPr="00B71185" w:rsidRDefault="00F52108" w:rsidP="00F52108">
            <w:pPr>
              <w:jc w:val="both"/>
              <w:rPr>
                <w:rFonts w:ascii="Times New Roman" w:hAnsi="Times New Roman" w:cs="Times New Roman"/>
                <w:sz w:val="22"/>
                <w:szCs w:val="22"/>
              </w:rPr>
            </w:pPr>
            <w:r w:rsidRPr="00B71185">
              <w:rPr>
                <w:rFonts w:ascii="Times New Roman" w:hAnsi="Times New Roman" w:cs="Times New Roman"/>
                <w:sz w:val="22"/>
                <w:szCs w:val="22"/>
              </w:rPr>
              <w:t># This form requires sealing by the Court and the signature of the Registrar.</w:t>
            </w:r>
          </w:p>
          <w:p w14:paraId="5104B039" w14:textId="77777777" w:rsidR="00F52108" w:rsidRPr="00B71185" w:rsidRDefault="00F52108" w:rsidP="00F52108">
            <w:pPr>
              <w:jc w:val="both"/>
              <w:rPr>
                <w:rFonts w:ascii="Times New Roman" w:hAnsi="Times New Roman" w:cs="Times New Roman"/>
                <w:sz w:val="22"/>
                <w:szCs w:val="22"/>
              </w:rPr>
            </w:pPr>
            <w:r w:rsidRPr="00B71185">
              <w:rPr>
                <w:rFonts w:ascii="Times New Roman" w:hAnsi="Times New Roman" w:cs="Times New Roman"/>
                <w:sz w:val="22"/>
                <w:szCs w:val="22"/>
              </w:rPr>
              <w:t>*Delete as appropriate</w:t>
            </w:r>
          </w:p>
          <w:p w14:paraId="3BE96BC6" w14:textId="77777777" w:rsidR="00F52108" w:rsidRPr="00B71185" w:rsidRDefault="00F52108" w:rsidP="00F52108">
            <w:pPr>
              <w:rPr>
                <w:rFonts w:ascii="Times New Roman" w:hAnsi="Times New Roman" w:cs="Times New Roman"/>
                <w:sz w:val="22"/>
                <w:szCs w:val="22"/>
              </w:rPr>
            </w:pPr>
            <w:r w:rsidRPr="00B71185">
              <w:rPr>
                <w:rFonts w:ascii="Times New Roman" w:hAnsi="Times New Roman" w:cs="Times New Roman"/>
                <w:sz w:val="22"/>
                <w:szCs w:val="22"/>
              </w:rPr>
              <w:br w:type="page"/>
            </w:r>
          </w:p>
          <w:p w14:paraId="04D86872" w14:textId="77777777" w:rsidR="00F52108" w:rsidRDefault="00F52108" w:rsidP="00F52108">
            <w:pPr>
              <w:jc w:val="center"/>
              <w:rPr>
                <w:rFonts w:ascii="Times New Roman" w:hAnsi="Times New Roman" w:cs="Times New Roman"/>
              </w:rPr>
            </w:pPr>
            <w:bookmarkStart w:id="7" w:name="Form642"/>
            <w:bookmarkEnd w:id="7"/>
          </w:p>
          <w:p w14:paraId="7D2B84E6" w14:textId="77777777" w:rsidR="00F52108" w:rsidRDefault="00F52108" w:rsidP="00F52108">
            <w:pPr>
              <w:jc w:val="center"/>
              <w:rPr>
                <w:rFonts w:ascii="Times New Roman" w:hAnsi="Times New Roman" w:cs="Times New Roman"/>
              </w:rPr>
            </w:pPr>
          </w:p>
          <w:p w14:paraId="09966132" w14:textId="77777777" w:rsidR="00F52108" w:rsidRDefault="00F52108" w:rsidP="00F52108">
            <w:pPr>
              <w:jc w:val="center"/>
              <w:rPr>
                <w:rFonts w:ascii="Times New Roman" w:hAnsi="Times New Roman" w:cs="Times New Roman"/>
              </w:rPr>
            </w:pPr>
          </w:p>
          <w:p w14:paraId="691B7588" w14:textId="77777777" w:rsidR="00F52108" w:rsidRDefault="00F52108" w:rsidP="00F52108">
            <w:pPr>
              <w:jc w:val="center"/>
              <w:rPr>
                <w:rFonts w:ascii="Times New Roman" w:hAnsi="Times New Roman" w:cs="Times New Roman"/>
              </w:rPr>
            </w:pPr>
          </w:p>
          <w:p w14:paraId="5D78CF5A" w14:textId="77777777" w:rsidR="00F52108" w:rsidRDefault="00F52108" w:rsidP="00F52108">
            <w:pPr>
              <w:jc w:val="center"/>
              <w:rPr>
                <w:rFonts w:ascii="Times New Roman" w:hAnsi="Times New Roman" w:cs="Times New Roman"/>
              </w:rPr>
            </w:pPr>
          </w:p>
          <w:p w14:paraId="7EB78D94" w14:textId="77777777" w:rsidR="00F52108" w:rsidRDefault="00F52108" w:rsidP="00F52108">
            <w:pPr>
              <w:jc w:val="center"/>
              <w:rPr>
                <w:rFonts w:ascii="Times New Roman" w:hAnsi="Times New Roman" w:cs="Times New Roman"/>
              </w:rPr>
            </w:pPr>
          </w:p>
          <w:p w14:paraId="62BF5775" w14:textId="77777777" w:rsidR="00F52108" w:rsidRDefault="00F52108" w:rsidP="00F52108">
            <w:pPr>
              <w:jc w:val="center"/>
              <w:rPr>
                <w:rFonts w:ascii="Times New Roman" w:hAnsi="Times New Roman" w:cs="Times New Roman"/>
              </w:rPr>
            </w:pPr>
          </w:p>
          <w:p w14:paraId="618B0489" w14:textId="77777777" w:rsidR="00ED0FE9" w:rsidRDefault="00ED0FE9" w:rsidP="00F52108">
            <w:pPr>
              <w:jc w:val="center"/>
              <w:rPr>
                <w:rFonts w:ascii="Times New Roman" w:hAnsi="Times New Roman" w:cs="Times New Roman"/>
              </w:rPr>
            </w:pPr>
          </w:p>
          <w:p w14:paraId="2D39DE3A" w14:textId="77777777" w:rsidR="00ED0FE9" w:rsidRDefault="00ED0FE9" w:rsidP="00F52108">
            <w:pPr>
              <w:jc w:val="center"/>
              <w:rPr>
                <w:rFonts w:ascii="Times New Roman" w:hAnsi="Times New Roman" w:cs="Times New Roman"/>
              </w:rPr>
            </w:pPr>
          </w:p>
          <w:p w14:paraId="200F2479" w14:textId="77777777" w:rsidR="00ED0FE9" w:rsidRDefault="00ED0FE9" w:rsidP="00F52108">
            <w:pPr>
              <w:jc w:val="center"/>
              <w:rPr>
                <w:rFonts w:ascii="Times New Roman" w:hAnsi="Times New Roman" w:cs="Times New Roman"/>
              </w:rPr>
            </w:pPr>
          </w:p>
          <w:p w14:paraId="7FF701C8" w14:textId="77777777" w:rsidR="003D47BB" w:rsidRDefault="003D47BB" w:rsidP="00F52108">
            <w:pPr>
              <w:jc w:val="center"/>
              <w:rPr>
                <w:rFonts w:ascii="Times New Roman" w:hAnsi="Times New Roman" w:cs="Times New Roman"/>
                <w:sz w:val="22"/>
                <w:szCs w:val="22"/>
              </w:rPr>
            </w:pPr>
          </w:p>
          <w:p w14:paraId="420C4EF7" w14:textId="77777777" w:rsidR="003D47BB" w:rsidRDefault="003D47BB" w:rsidP="00F52108">
            <w:pPr>
              <w:jc w:val="center"/>
              <w:rPr>
                <w:rFonts w:ascii="Times New Roman" w:hAnsi="Times New Roman" w:cs="Times New Roman"/>
                <w:sz w:val="22"/>
                <w:szCs w:val="22"/>
              </w:rPr>
            </w:pPr>
          </w:p>
          <w:p w14:paraId="6D3E3690" w14:textId="77777777" w:rsidR="003D47BB" w:rsidRDefault="003D47BB" w:rsidP="00F52108">
            <w:pPr>
              <w:jc w:val="center"/>
              <w:rPr>
                <w:rFonts w:ascii="Times New Roman" w:hAnsi="Times New Roman" w:cs="Times New Roman"/>
                <w:sz w:val="22"/>
                <w:szCs w:val="22"/>
              </w:rPr>
            </w:pPr>
          </w:p>
          <w:p w14:paraId="06C0348B" w14:textId="77777777" w:rsidR="00F52108" w:rsidRPr="00742440" w:rsidRDefault="00F52108" w:rsidP="00F52108">
            <w:pPr>
              <w:jc w:val="center"/>
              <w:rPr>
                <w:rFonts w:ascii="Times New Roman" w:hAnsi="Times New Roman" w:cs="Times New Roman"/>
                <w:sz w:val="22"/>
                <w:szCs w:val="22"/>
              </w:rPr>
            </w:pPr>
            <w:r w:rsidRPr="00742440">
              <w:rPr>
                <w:rFonts w:ascii="Times New Roman" w:hAnsi="Times New Roman" w:cs="Times New Roman"/>
                <w:sz w:val="22"/>
                <w:szCs w:val="22"/>
              </w:rPr>
              <w:lastRenderedPageBreak/>
              <w:t>FORM 64-2</w:t>
            </w:r>
          </w:p>
          <w:p w14:paraId="16AC6049" w14:textId="77777777" w:rsidR="00F52108" w:rsidRPr="00326DFE" w:rsidRDefault="00F52108" w:rsidP="00F52108">
            <w:pPr>
              <w:rPr>
                <w:rFonts w:ascii="Times New Roman" w:hAnsi="Times New Roman" w:cs="Times New Roman"/>
                <w:sz w:val="18"/>
                <w:szCs w:val="18"/>
              </w:rPr>
            </w:pPr>
            <w:r w:rsidRPr="00326DFE">
              <w:rPr>
                <w:rFonts w:ascii="Times New Roman" w:hAnsi="Times New Roman" w:cs="Times New Roman"/>
                <w:sz w:val="18"/>
                <w:szCs w:val="18"/>
              </w:rPr>
              <w:t>R. 286C</w:t>
            </w:r>
          </w:p>
          <w:p w14:paraId="6DF6954D" w14:textId="77777777" w:rsidR="00F52108" w:rsidRPr="00742440" w:rsidRDefault="00F52108" w:rsidP="00F52108">
            <w:pPr>
              <w:jc w:val="center"/>
              <w:rPr>
                <w:rFonts w:ascii="Times New Roman" w:hAnsi="Times New Roman" w:cs="Times New Roman"/>
                <w:sz w:val="22"/>
                <w:szCs w:val="22"/>
              </w:rPr>
            </w:pPr>
            <w:r w:rsidRPr="00742440">
              <w:rPr>
                <w:rFonts w:ascii="Times New Roman" w:hAnsi="Times New Roman" w:cs="Times New Roman"/>
                <w:sz w:val="22"/>
                <w:szCs w:val="22"/>
              </w:rPr>
              <w:t>(EXTENDED CIVIL RESTRAINT ORDER)</w:t>
            </w:r>
          </w:p>
          <w:p w14:paraId="27CAA170" w14:textId="77777777" w:rsidR="00F52108" w:rsidRPr="00742440" w:rsidRDefault="00F52108" w:rsidP="00F52108">
            <w:pPr>
              <w:jc w:val="center"/>
              <w:rPr>
                <w:rFonts w:ascii="Times New Roman" w:hAnsi="Times New Roman" w:cs="Times New Roman"/>
                <w:sz w:val="22"/>
                <w:szCs w:val="22"/>
              </w:rPr>
            </w:pPr>
            <w:r w:rsidRPr="00742440">
              <w:rPr>
                <w:rFonts w:ascii="Times New Roman" w:hAnsi="Times New Roman" w:cs="Times New Roman"/>
                <w:sz w:val="22"/>
                <w:szCs w:val="22"/>
              </w:rPr>
              <w:t xml:space="preserve">IN THE FAMILY JUSTICE COURTS OF THE REPUBLIC OF </w:t>
            </w:r>
          </w:p>
          <w:p w14:paraId="239FFFE9" w14:textId="77777777" w:rsidR="00F52108" w:rsidRPr="00742440" w:rsidRDefault="00F52108" w:rsidP="00F52108">
            <w:pPr>
              <w:jc w:val="center"/>
              <w:rPr>
                <w:rFonts w:ascii="Times New Roman" w:hAnsi="Times New Roman" w:cs="Times New Roman"/>
                <w:sz w:val="22"/>
                <w:szCs w:val="22"/>
              </w:rPr>
            </w:pPr>
            <w:r w:rsidRPr="00742440">
              <w:rPr>
                <w:rFonts w:ascii="Times New Roman" w:hAnsi="Times New Roman" w:cs="Times New Roman"/>
                <w:sz w:val="22"/>
                <w:szCs w:val="22"/>
              </w:rPr>
              <w:t>SINGAPORE</w:t>
            </w:r>
          </w:p>
          <w:p w14:paraId="4C29464A" w14:textId="77777777" w:rsidR="00F52108" w:rsidRPr="00742440" w:rsidRDefault="00F52108" w:rsidP="00F52108">
            <w:pPr>
              <w:jc w:val="both"/>
              <w:rPr>
                <w:rFonts w:ascii="Times New Roman" w:hAnsi="Times New Roman" w:cs="Times New Roman"/>
                <w:sz w:val="22"/>
                <w:szCs w:val="22"/>
              </w:rPr>
            </w:pPr>
            <w:r w:rsidRPr="00742440">
              <w:rPr>
                <w:rFonts w:ascii="Times New Roman" w:hAnsi="Times New Roman" w:cs="Times New Roman"/>
                <w:sz w:val="22"/>
                <w:szCs w:val="22"/>
              </w:rPr>
              <w:t xml:space="preserve">Case No. </w:t>
            </w:r>
            <w:r w:rsidRPr="00742440">
              <w:rPr>
                <w:rFonts w:ascii="Times New Roman" w:hAnsi="Times New Roman" w:cs="Times New Roman"/>
                <w:sz w:val="22"/>
                <w:szCs w:val="22"/>
              </w:rPr>
              <w:tab/>
            </w:r>
          </w:p>
          <w:p w14:paraId="667A6B02" w14:textId="77777777" w:rsidR="00F52108" w:rsidRPr="00742440" w:rsidRDefault="00F52108" w:rsidP="00F52108">
            <w:pPr>
              <w:jc w:val="both"/>
              <w:rPr>
                <w:rFonts w:ascii="Times New Roman" w:hAnsi="Times New Roman" w:cs="Times New Roman"/>
                <w:sz w:val="22"/>
                <w:szCs w:val="22"/>
              </w:rPr>
            </w:pPr>
            <w:r w:rsidRPr="00742440">
              <w:rPr>
                <w:rFonts w:ascii="Times New Roman" w:hAnsi="Times New Roman" w:cs="Times New Roman"/>
                <w:sz w:val="22"/>
                <w:szCs w:val="22"/>
              </w:rPr>
              <w:t>Date of Order:</w:t>
            </w:r>
          </w:p>
          <w:p w14:paraId="01681BAC" w14:textId="77777777" w:rsidR="00F52108" w:rsidRPr="00742440" w:rsidRDefault="00F52108" w:rsidP="00F52108">
            <w:pPr>
              <w:jc w:val="both"/>
              <w:rPr>
                <w:rFonts w:ascii="Times New Roman" w:hAnsi="Times New Roman" w:cs="Times New Roman"/>
                <w:sz w:val="22"/>
                <w:szCs w:val="22"/>
              </w:rPr>
            </w:pPr>
            <w:r w:rsidRPr="00742440">
              <w:rPr>
                <w:rFonts w:ascii="Times New Roman" w:hAnsi="Times New Roman" w:cs="Times New Roman"/>
                <w:sz w:val="22"/>
                <w:szCs w:val="22"/>
              </w:rPr>
              <w:t>Made By:</w:t>
            </w:r>
          </w:p>
          <w:p w14:paraId="11FA5733" w14:textId="77777777" w:rsidR="00F52108" w:rsidRPr="00742440" w:rsidRDefault="00F52108" w:rsidP="00F52108">
            <w:pPr>
              <w:jc w:val="center"/>
              <w:rPr>
                <w:rFonts w:ascii="Times New Roman" w:hAnsi="Times New Roman" w:cs="Times New Roman"/>
                <w:sz w:val="22"/>
                <w:szCs w:val="22"/>
              </w:rPr>
            </w:pPr>
            <w:r w:rsidRPr="00742440">
              <w:rPr>
                <w:rFonts w:ascii="Times New Roman" w:hAnsi="Times New Roman" w:cs="Times New Roman"/>
                <w:sz w:val="22"/>
                <w:szCs w:val="22"/>
              </w:rPr>
              <w:t>Between</w:t>
            </w:r>
          </w:p>
          <w:tbl>
            <w:tblPr>
              <w:tblW w:w="7120" w:type="dxa"/>
              <w:jc w:val="center"/>
              <w:tblLook w:val="04A0" w:firstRow="1" w:lastRow="0" w:firstColumn="1" w:lastColumn="0" w:noHBand="0" w:noVBand="1"/>
            </w:tblPr>
            <w:tblGrid>
              <w:gridCol w:w="7120"/>
            </w:tblGrid>
            <w:tr w:rsidR="00F52108" w:rsidRPr="00742440" w14:paraId="510216C0" w14:textId="77777777" w:rsidTr="00F52108">
              <w:trPr>
                <w:cantSplit/>
                <w:jc w:val="center"/>
              </w:trPr>
              <w:tc>
                <w:tcPr>
                  <w:tcW w:w="7120" w:type="dxa"/>
                </w:tcPr>
                <w:p w14:paraId="4BEFFE78" w14:textId="77777777" w:rsidR="00F52108" w:rsidRPr="00742440" w:rsidRDefault="00F52108" w:rsidP="00F52108">
                  <w:pPr>
                    <w:spacing w:before="60" w:after="60" w:line="240" w:lineRule="auto"/>
                    <w:jc w:val="right"/>
                    <w:rPr>
                      <w:rFonts w:ascii="Times New Roman" w:hAnsi="Times New Roman" w:cs="Times New Roman"/>
                      <w:sz w:val="22"/>
                      <w:szCs w:val="22"/>
                      <w:lang w:val="en-GB" w:eastAsia="en-US"/>
                    </w:rPr>
                  </w:pPr>
                  <w:r w:rsidRPr="00742440">
                    <w:rPr>
                      <w:rFonts w:ascii="Times New Roman" w:hAnsi="Times New Roman" w:cs="Times New Roman"/>
                      <w:sz w:val="22"/>
                      <w:szCs w:val="22"/>
                      <w:lang w:val="en-GB" w:eastAsia="en-US"/>
                    </w:rPr>
                    <w:fldChar w:fldCharType="begin"/>
                  </w:r>
                  <w:r w:rsidRPr="00742440">
                    <w:rPr>
                      <w:rFonts w:ascii="Times New Roman" w:hAnsi="Times New Roman" w:cs="Times New Roman"/>
                      <w:sz w:val="22"/>
                      <w:szCs w:val="22"/>
                      <w:lang w:val="en-GB" w:eastAsia="en-US"/>
                    </w:rPr>
                    <w:instrText xml:space="preserve"> GUID=4c938f20-bd96-447b-8b98-ccb6e0a0b2ba </w:instrText>
                  </w:r>
                  <w:r w:rsidRPr="00742440">
                    <w:rPr>
                      <w:rFonts w:ascii="Times New Roman" w:hAnsi="Times New Roman" w:cs="Times New Roman"/>
                      <w:sz w:val="22"/>
                      <w:szCs w:val="22"/>
                      <w:lang w:val="en-GB" w:eastAsia="en-US"/>
                    </w:rPr>
                    <w:fldChar w:fldCharType="end"/>
                  </w:r>
                  <w:r w:rsidRPr="00742440">
                    <w:rPr>
                      <w:rFonts w:ascii="Times New Roman" w:hAnsi="Times New Roman" w:cs="Times New Roman"/>
                      <w:sz w:val="22"/>
                      <w:szCs w:val="22"/>
                      <w:lang w:val="en-GB" w:eastAsia="en-US"/>
                    </w:rPr>
                    <w:t>     </w:t>
                  </w:r>
                  <w:r w:rsidRPr="00742440">
                    <w:rPr>
                      <w:rFonts w:ascii="Times New Roman" w:hAnsi="Times New Roman" w:cs="Times New Roman"/>
                      <w:i/>
                      <w:sz w:val="22"/>
                      <w:szCs w:val="22"/>
                      <w:lang w:val="en-GB" w:eastAsia="en-US"/>
                    </w:rPr>
                    <w:t>Plaintiff/Appellant*</w:t>
                  </w:r>
                </w:p>
              </w:tc>
            </w:tr>
            <w:tr w:rsidR="00F52108" w:rsidRPr="00742440" w14:paraId="355E9FCC" w14:textId="77777777" w:rsidTr="00F52108">
              <w:trPr>
                <w:cantSplit/>
                <w:jc w:val="center"/>
              </w:trPr>
              <w:tc>
                <w:tcPr>
                  <w:tcW w:w="7120" w:type="dxa"/>
                </w:tcPr>
                <w:p w14:paraId="582F9B1E" w14:textId="77777777" w:rsidR="00F52108" w:rsidRPr="00742440" w:rsidRDefault="00F52108" w:rsidP="00F52108">
                  <w:pPr>
                    <w:spacing w:before="60" w:after="60" w:line="240" w:lineRule="auto"/>
                    <w:jc w:val="center"/>
                    <w:rPr>
                      <w:rFonts w:ascii="Times New Roman" w:hAnsi="Times New Roman" w:cs="Times New Roman"/>
                      <w:sz w:val="22"/>
                      <w:szCs w:val="22"/>
                      <w:lang w:val="en-GB" w:eastAsia="en-US"/>
                    </w:rPr>
                  </w:pPr>
                  <w:r w:rsidRPr="00742440">
                    <w:rPr>
                      <w:rFonts w:ascii="Times New Roman" w:hAnsi="Times New Roman" w:cs="Times New Roman"/>
                      <w:sz w:val="22"/>
                      <w:szCs w:val="22"/>
                      <w:lang w:val="en-GB" w:eastAsia="en-US"/>
                    </w:rPr>
                    <w:fldChar w:fldCharType="begin"/>
                  </w:r>
                  <w:r w:rsidRPr="00742440">
                    <w:rPr>
                      <w:rFonts w:ascii="Times New Roman" w:hAnsi="Times New Roman" w:cs="Times New Roman"/>
                      <w:sz w:val="22"/>
                      <w:szCs w:val="22"/>
                      <w:lang w:val="en-GB" w:eastAsia="en-US"/>
                    </w:rPr>
                    <w:instrText xml:space="preserve"> GUID=02314eda-eeaa-48cd-8cc1-2e538de57773 </w:instrText>
                  </w:r>
                  <w:r w:rsidRPr="00742440">
                    <w:rPr>
                      <w:rFonts w:ascii="Times New Roman" w:hAnsi="Times New Roman" w:cs="Times New Roman"/>
                      <w:sz w:val="22"/>
                      <w:szCs w:val="22"/>
                      <w:lang w:val="en-GB" w:eastAsia="en-US"/>
                    </w:rPr>
                    <w:fldChar w:fldCharType="end"/>
                  </w:r>
                  <w:r w:rsidRPr="00742440">
                    <w:rPr>
                      <w:rFonts w:ascii="Times New Roman" w:hAnsi="Times New Roman" w:cs="Times New Roman"/>
                      <w:sz w:val="22"/>
                      <w:szCs w:val="22"/>
                      <w:lang w:val="en-GB" w:eastAsia="en-US"/>
                    </w:rPr>
                    <w:t>And</w:t>
                  </w:r>
                </w:p>
              </w:tc>
            </w:tr>
            <w:tr w:rsidR="00F52108" w:rsidRPr="00742440" w14:paraId="4CD7F0DC" w14:textId="77777777" w:rsidTr="00F52108">
              <w:trPr>
                <w:cantSplit/>
                <w:jc w:val="center"/>
              </w:trPr>
              <w:tc>
                <w:tcPr>
                  <w:tcW w:w="7120" w:type="dxa"/>
                </w:tcPr>
                <w:p w14:paraId="0A251D0B" w14:textId="77777777" w:rsidR="00F52108" w:rsidRPr="00742440" w:rsidRDefault="00F52108" w:rsidP="00F52108">
                  <w:pPr>
                    <w:spacing w:before="60" w:after="60" w:line="240" w:lineRule="auto"/>
                    <w:jc w:val="right"/>
                    <w:rPr>
                      <w:rFonts w:ascii="Times New Roman" w:hAnsi="Times New Roman" w:cs="Times New Roman"/>
                      <w:sz w:val="22"/>
                      <w:szCs w:val="22"/>
                      <w:lang w:val="en-GB" w:eastAsia="en-US"/>
                    </w:rPr>
                  </w:pPr>
                  <w:r w:rsidRPr="00742440">
                    <w:rPr>
                      <w:rFonts w:ascii="Times New Roman" w:hAnsi="Times New Roman" w:cs="Times New Roman"/>
                      <w:sz w:val="22"/>
                      <w:szCs w:val="22"/>
                      <w:lang w:val="en-GB" w:eastAsia="en-US"/>
                    </w:rPr>
                    <w:fldChar w:fldCharType="begin"/>
                  </w:r>
                  <w:r w:rsidRPr="00742440">
                    <w:rPr>
                      <w:rFonts w:ascii="Times New Roman" w:hAnsi="Times New Roman" w:cs="Times New Roman"/>
                      <w:sz w:val="22"/>
                      <w:szCs w:val="22"/>
                      <w:lang w:val="en-GB" w:eastAsia="en-US"/>
                    </w:rPr>
                    <w:instrText xml:space="preserve"> GUID=7997e846-6396-4293-8681-5dd094de165f </w:instrText>
                  </w:r>
                  <w:r w:rsidRPr="00742440">
                    <w:rPr>
                      <w:rFonts w:ascii="Times New Roman" w:hAnsi="Times New Roman" w:cs="Times New Roman"/>
                      <w:sz w:val="22"/>
                      <w:szCs w:val="22"/>
                      <w:lang w:val="en-GB" w:eastAsia="en-US"/>
                    </w:rPr>
                    <w:fldChar w:fldCharType="end"/>
                  </w:r>
                  <w:r w:rsidRPr="00742440">
                    <w:rPr>
                      <w:rFonts w:ascii="Times New Roman" w:hAnsi="Times New Roman" w:cs="Times New Roman"/>
                      <w:sz w:val="22"/>
                      <w:szCs w:val="22"/>
                      <w:lang w:val="en-GB" w:eastAsia="en-US"/>
                    </w:rPr>
                    <w:t>    </w:t>
                  </w:r>
                  <w:r w:rsidRPr="00742440">
                    <w:rPr>
                      <w:rFonts w:ascii="Times New Roman" w:hAnsi="Times New Roman" w:cs="Times New Roman"/>
                      <w:i/>
                      <w:sz w:val="22"/>
                      <w:szCs w:val="22"/>
                      <w:lang w:val="en-GB" w:eastAsia="en-US"/>
                    </w:rPr>
                    <w:t>Defendant/Respondent*</w:t>
                  </w:r>
                </w:p>
              </w:tc>
            </w:tr>
            <w:tr w:rsidR="00F52108" w:rsidRPr="00742440" w14:paraId="179F1DE3" w14:textId="77777777" w:rsidTr="00F52108">
              <w:trPr>
                <w:cantSplit/>
                <w:jc w:val="center"/>
              </w:trPr>
              <w:tc>
                <w:tcPr>
                  <w:tcW w:w="7120" w:type="dxa"/>
                </w:tcPr>
                <w:p w14:paraId="133FF4CD" w14:textId="77777777" w:rsidR="00F52108" w:rsidRPr="00742440" w:rsidRDefault="00F52108" w:rsidP="00F52108">
                  <w:pPr>
                    <w:spacing w:before="60" w:after="60" w:line="240" w:lineRule="auto"/>
                    <w:rPr>
                      <w:rFonts w:ascii="Times New Roman" w:hAnsi="Times New Roman" w:cs="Times New Roman"/>
                      <w:sz w:val="22"/>
                      <w:szCs w:val="22"/>
                      <w:lang w:val="en-GB" w:eastAsia="en-US"/>
                    </w:rPr>
                  </w:pPr>
                  <w:r w:rsidRPr="00742440">
                    <w:rPr>
                      <w:rFonts w:ascii="Times New Roman" w:hAnsi="Times New Roman" w:cs="Times New Roman"/>
                      <w:sz w:val="22"/>
                      <w:szCs w:val="22"/>
                      <w:lang w:val="en-GB" w:eastAsia="en-US"/>
                    </w:rPr>
                    <w:fldChar w:fldCharType="begin"/>
                  </w:r>
                  <w:r w:rsidRPr="00742440">
                    <w:rPr>
                      <w:rFonts w:ascii="Times New Roman" w:hAnsi="Times New Roman" w:cs="Times New Roman"/>
                      <w:sz w:val="22"/>
                      <w:szCs w:val="22"/>
                      <w:lang w:val="en-GB" w:eastAsia="en-US"/>
                    </w:rPr>
                    <w:instrText xml:space="preserve"> GUID=77778f03-36e3-498e-9e9a-98c583d001bf </w:instrText>
                  </w:r>
                  <w:r w:rsidRPr="00742440">
                    <w:rPr>
                      <w:rFonts w:ascii="Times New Roman" w:hAnsi="Times New Roman" w:cs="Times New Roman"/>
                      <w:sz w:val="22"/>
                      <w:szCs w:val="22"/>
                      <w:lang w:val="en-GB" w:eastAsia="en-US"/>
                    </w:rPr>
                    <w:fldChar w:fldCharType="end"/>
                  </w:r>
                </w:p>
              </w:tc>
            </w:tr>
          </w:tbl>
          <w:p w14:paraId="4E4A56E5" w14:textId="77777777" w:rsidR="00F52108" w:rsidRPr="00742440" w:rsidRDefault="00F52108" w:rsidP="00F52108">
            <w:pPr>
              <w:tabs>
                <w:tab w:val="left" w:pos="7088"/>
              </w:tabs>
              <w:rPr>
                <w:rFonts w:ascii="Times New Roman" w:hAnsi="Times New Roman" w:cs="Times New Roman"/>
                <w:b/>
                <w:sz w:val="22"/>
                <w:szCs w:val="22"/>
              </w:rPr>
            </w:pPr>
            <w:r w:rsidRPr="00742440">
              <w:rPr>
                <w:rFonts w:ascii="Times New Roman" w:hAnsi="Times New Roman" w:cs="Times New Roman"/>
                <w:b/>
                <w:sz w:val="22"/>
                <w:szCs w:val="22"/>
              </w:rPr>
              <w:t>Nature of Hearing in Open Court</w:t>
            </w:r>
          </w:p>
          <w:p w14:paraId="14F46955" w14:textId="77777777" w:rsidR="00F52108" w:rsidRPr="00742440" w:rsidRDefault="00F52108" w:rsidP="00F52108">
            <w:pPr>
              <w:tabs>
                <w:tab w:val="left" w:pos="7088"/>
              </w:tabs>
              <w:rPr>
                <w:rFonts w:ascii="Times New Roman" w:hAnsi="Times New Roman" w:cs="Times New Roman"/>
                <w:b/>
                <w:sz w:val="22"/>
                <w:szCs w:val="22"/>
              </w:rPr>
            </w:pPr>
          </w:p>
          <w:p w14:paraId="7F79A90F" w14:textId="77777777" w:rsidR="00F52108" w:rsidRPr="00742440" w:rsidRDefault="00F52108" w:rsidP="00F52108">
            <w:pPr>
              <w:tabs>
                <w:tab w:val="left" w:pos="7088"/>
              </w:tabs>
              <w:rPr>
                <w:rFonts w:ascii="Times New Roman" w:hAnsi="Times New Roman" w:cs="Times New Roman"/>
                <w:b/>
                <w:sz w:val="22"/>
                <w:szCs w:val="22"/>
              </w:rPr>
            </w:pPr>
            <w:r w:rsidRPr="00742440">
              <w:rPr>
                <w:rFonts w:ascii="Times New Roman" w:hAnsi="Times New Roman" w:cs="Times New Roman"/>
                <w:b/>
                <w:sz w:val="22"/>
                <w:szCs w:val="22"/>
              </w:rPr>
              <w:t>Parties Present at the Hearing</w:t>
            </w:r>
          </w:p>
          <w:p w14:paraId="795793B7" w14:textId="77777777" w:rsidR="00F52108" w:rsidRPr="00742440" w:rsidRDefault="00F52108" w:rsidP="00F52108">
            <w:pPr>
              <w:tabs>
                <w:tab w:val="left" w:pos="7088"/>
              </w:tabs>
              <w:rPr>
                <w:rFonts w:ascii="Times New Roman" w:hAnsi="Times New Roman" w:cs="Times New Roman"/>
                <w:b/>
                <w:sz w:val="22"/>
                <w:szCs w:val="22"/>
              </w:rPr>
            </w:pPr>
          </w:p>
          <w:p w14:paraId="2FCAC9A5" w14:textId="77777777" w:rsidR="00F52108" w:rsidRPr="00742440" w:rsidRDefault="00F52108" w:rsidP="00F52108">
            <w:pPr>
              <w:tabs>
                <w:tab w:val="left" w:pos="7088"/>
              </w:tabs>
              <w:rPr>
                <w:rFonts w:ascii="Times New Roman" w:hAnsi="Times New Roman" w:cs="Times New Roman"/>
                <w:b/>
                <w:sz w:val="22"/>
                <w:szCs w:val="22"/>
              </w:rPr>
            </w:pPr>
            <w:r w:rsidRPr="00742440">
              <w:rPr>
                <w:rFonts w:ascii="Times New Roman" w:hAnsi="Times New Roman" w:cs="Times New Roman"/>
                <w:b/>
                <w:sz w:val="22"/>
                <w:szCs w:val="22"/>
              </w:rPr>
              <w:t>Orders Made:</w:t>
            </w:r>
          </w:p>
          <w:p w14:paraId="11A683A7" w14:textId="77777777" w:rsidR="00F52108" w:rsidRPr="00742440" w:rsidRDefault="00F52108" w:rsidP="006172E9">
            <w:pPr>
              <w:pStyle w:val="ListParagraph"/>
              <w:numPr>
                <w:ilvl w:val="0"/>
                <w:numId w:val="132"/>
              </w:numPr>
              <w:tabs>
                <w:tab w:val="left" w:pos="7088"/>
              </w:tabs>
              <w:spacing w:after="160" w:line="259" w:lineRule="auto"/>
              <w:ind w:hanging="720"/>
              <w:contextualSpacing/>
              <w:jc w:val="both"/>
              <w:rPr>
                <w:sz w:val="22"/>
                <w:szCs w:val="22"/>
              </w:rPr>
            </w:pPr>
            <w:r w:rsidRPr="00742440">
              <w:rPr>
                <w:sz w:val="22"/>
                <w:szCs w:val="22"/>
              </w:rPr>
              <w:t>The (party) is restrained from commencing any action or making any application, in (specify the court), concerning any matter involving, relating to, touching upon or leading to (the legal proceedings in respect to which this order is made) without the leave of the Court.</w:t>
            </w:r>
          </w:p>
          <w:p w14:paraId="3C1566CC" w14:textId="77777777" w:rsidR="00F52108" w:rsidRPr="00742440" w:rsidRDefault="00F52108" w:rsidP="006172E9">
            <w:pPr>
              <w:pStyle w:val="ListParagraph"/>
              <w:numPr>
                <w:ilvl w:val="0"/>
                <w:numId w:val="132"/>
              </w:numPr>
              <w:tabs>
                <w:tab w:val="left" w:pos="7088"/>
              </w:tabs>
              <w:spacing w:after="160" w:line="259" w:lineRule="auto"/>
              <w:ind w:hanging="720"/>
              <w:contextualSpacing/>
              <w:jc w:val="both"/>
              <w:rPr>
                <w:sz w:val="22"/>
                <w:szCs w:val="22"/>
              </w:rPr>
            </w:pPr>
            <w:r w:rsidRPr="00742440">
              <w:rPr>
                <w:sz w:val="22"/>
                <w:szCs w:val="22"/>
              </w:rPr>
              <w:t xml:space="preserve">The (party) may apply to amend, </w:t>
            </w:r>
            <w:proofErr w:type="gramStart"/>
            <w:r w:rsidRPr="00742440">
              <w:rPr>
                <w:sz w:val="22"/>
                <w:szCs w:val="22"/>
              </w:rPr>
              <w:t>vary</w:t>
            </w:r>
            <w:proofErr w:type="gramEnd"/>
            <w:r w:rsidRPr="00742440">
              <w:rPr>
                <w:sz w:val="22"/>
                <w:szCs w:val="22"/>
              </w:rPr>
              <w:t xml:space="preserve"> or discharge this order, only if the (party) has the leave of the Court to make the application.</w:t>
            </w:r>
          </w:p>
          <w:p w14:paraId="1C1584BE" w14:textId="77777777" w:rsidR="00F52108" w:rsidRPr="00742440" w:rsidRDefault="00F52108" w:rsidP="006172E9">
            <w:pPr>
              <w:pStyle w:val="ListParagraph"/>
              <w:numPr>
                <w:ilvl w:val="0"/>
                <w:numId w:val="132"/>
              </w:numPr>
              <w:tabs>
                <w:tab w:val="left" w:pos="7088"/>
              </w:tabs>
              <w:spacing w:after="160" w:line="259" w:lineRule="auto"/>
              <w:ind w:hanging="720"/>
              <w:contextualSpacing/>
              <w:jc w:val="both"/>
              <w:rPr>
                <w:sz w:val="22"/>
                <w:szCs w:val="22"/>
              </w:rPr>
            </w:pPr>
            <w:r w:rsidRPr="00742440">
              <w:rPr>
                <w:sz w:val="22"/>
                <w:szCs w:val="22"/>
              </w:rPr>
              <w:t>This order remains in force until (date).</w:t>
            </w:r>
          </w:p>
          <w:p w14:paraId="00921E55" w14:textId="77777777" w:rsidR="00F52108" w:rsidRPr="00742440" w:rsidRDefault="00F52108" w:rsidP="006172E9">
            <w:pPr>
              <w:pStyle w:val="ListParagraph"/>
              <w:numPr>
                <w:ilvl w:val="0"/>
                <w:numId w:val="132"/>
              </w:numPr>
              <w:tabs>
                <w:tab w:val="left" w:pos="7088"/>
              </w:tabs>
              <w:spacing w:after="160" w:line="259" w:lineRule="auto"/>
              <w:ind w:hanging="720"/>
              <w:contextualSpacing/>
              <w:jc w:val="both"/>
              <w:rPr>
                <w:sz w:val="22"/>
                <w:szCs w:val="22"/>
              </w:rPr>
            </w:pPr>
            <w:r w:rsidRPr="00742440">
              <w:rPr>
                <w:sz w:val="22"/>
                <w:szCs w:val="22"/>
              </w:rPr>
              <w:t>(state the order on costs or any other orders made by the Court).</w:t>
            </w:r>
          </w:p>
          <w:p w14:paraId="00A243ED" w14:textId="77777777" w:rsidR="00F52108" w:rsidRPr="00742440" w:rsidRDefault="00F52108" w:rsidP="00F52108">
            <w:pPr>
              <w:tabs>
                <w:tab w:val="left" w:pos="7088"/>
              </w:tabs>
              <w:jc w:val="both"/>
              <w:rPr>
                <w:rFonts w:ascii="Times New Roman" w:hAnsi="Times New Roman" w:cs="Times New Roman"/>
                <w:sz w:val="22"/>
                <w:szCs w:val="22"/>
              </w:rPr>
            </w:pPr>
          </w:p>
          <w:p w14:paraId="6C14928B" w14:textId="77777777" w:rsidR="00F52108" w:rsidRPr="00742440" w:rsidRDefault="00F52108" w:rsidP="00F52108">
            <w:pPr>
              <w:tabs>
                <w:tab w:val="left" w:pos="7088"/>
              </w:tabs>
              <w:jc w:val="both"/>
              <w:rPr>
                <w:rFonts w:ascii="Times New Roman" w:hAnsi="Times New Roman" w:cs="Times New Roman"/>
                <w:b/>
                <w:sz w:val="22"/>
                <w:szCs w:val="22"/>
              </w:rPr>
            </w:pPr>
            <w:r w:rsidRPr="00742440">
              <w:rPr>
                <w:rFonts w:ascii="Times New Roman" w:hAnsi="Times New Roman" w:cs="Times New Roman"/>
                <w:b/>
                <w:sz w:val="22"/>
                <w:szCs w:val="22"/>
              </w:rPr>
              <w:t>Important Message:</w:t>
            </w:r>
          </w:p>
          <w:p w14:paraId="6C46D3B7" w14:textId="77777777" w:rsidR="00F52108" w:rsidRDefault="00F52108" w:rsidP="00ED0FE9">
            <w:pPr>
              <w:spacing w:before="0" w:after="0" w:line="240" w:lineRule="auto"/>
              <w:ind w:left="851" w:hanging="851"/>
              <w:jc w:val="both"/>
              <w:rPr>
                <w:rFonts w:ascii="Times New Roman" w:hAnsi="Times New Roman" w:cs="Times New Roman"/>
                <w:sz w:val="22"/>
                <w:szCs w:val="22"/>
              </w:rPr>
            </w:pPr>
            <w:r w:rsidRPr="00742440">
              <w:rPr>
                <w:rFonts w:ascii="Times New Roman" w:hAnsi="Times New Roman" w:cs="Times New Roman"/>
                <w:sz w:val="22"/>
                <w:szCs w:val="22"/>
              </w:rPr>
              <w:t>1.</w:t>
            </w:r>
            <w:r w:rsidRPr="00742440">
              <w:rPr>
                <w:rFonts w:ascii="Times New Roman" w:hAnsi="Times New Roman" w:cs="Times New Roman"/>
                <w:sz w:val="22"/>
                <w:szCs w:val="22"/>
              </w:rPr>
              <w:tab/>
              <w:t>You must obey the directions contained in this order. If you disobey any direction contained in this order, you will be guilty of contempt of court and may be sent to prison or fined.</w:t>
            </w:r>
          </w:p>
          <w:p w14:paraId="743516AD" w14:textId="77777777" w:rsidR="00471B88" w:rsidRPr="00742440" w:rsidRDefault="00471B88" w:rsidP="00ED0FE9">
            <w:pPr>
              <w:spacing w:before="0" w:after="0" w:line="240" w:lineRule="auto"/>
              <w:ind w:left="851" w:hanging="851"/>
              <w:jc w:val="both"/>
              <w:rPr>
                <w:rFonts w:ascii="Times New Roman" w:hAnsi="Times New Roman" w:cs="Times New Roman"/>
                <w:sz w:val="22"/>
                <w:szCs w:val="22"/>
              </w:rPr>
            </w:pPr>
          </w:p>
          <w:p w14:paraId="33B3ED26" w14:textId="77777777" w:rsidR="00471B88" w:rsidRDefault="00F52108" w:rsidP="00ED0FE9">
            <w:pPr>
              <w:spacing w:before="0" w:after="0" w:line="240" w:lineRule="auto"/>
              <w:ind w:left="851" w:hanging="851"/>
              <w:jc w:val="both"/>
              <w:rPr>
                <w:rFonts w:ascii="Times New Roman" w:hAnsi="Times New Roman" w:cs="Times New Roman"/>
                <w:sz w:val="22"/>
                <w:szCs w:val="22"/>
              </w:rPr>
            </w:pPr>
            <w:r w:rsidRPr="00742440">
              <w:rPr>
                <w:rFonts w:ascii="Times New Roman" w:hAnsi="Times New Roman" w:cs="Times New Roman"/>
                <w:sz w:val="22"/>
                <w:szCs w:val="22"/>
              </w:rPr>
              <w:t xml:space="preserve">2. </w:t>
            </w:r>
            <w:r w:rsidRPr="00742440">
              <w:rPr>
                <w:rFonts w:ascii="Times New Roman" w:hAnsi="Times New Roman" w:cs="Times New Roman"/>
                <w:sz w:val="22"/>
                <w:szCs w:val="22"/>
              </w:rPr>
              <w:tab/>
              <w:t xml:space="preserve">If you apply for leave to commence an action or make an application, in a court specified in this order, concerning any matter involving, relating to, touching upon or leading to the legal proceedings mentioned in this order, you must serve the application for leave, and the supporting affidavit, on every intended defendant to the action or every intended respondent </w:t>
            </w:r>
            <w:r w:rsidRPr="00742440">
              <w:rPr>
                <w:rFonts w:ascii="Times New Roman" w:hAnsi="Times New Roman" w:cs="Times New Roman"/>
                <w:sz w:val="22"/>
                <w:szCs w:val="22"/>
              </w:rPr>
              <w:lastRenderedPageBreak/>
              <w:t>to the application (as the case may be) and, if this order was made on the application of the Attorney-General, on the Attorney-General.</w:t>
            </w:r>
          </w:p>
          <w:p w14:paraId="189D9FDA" w14:textId="77777777" w:rsidR="00F52108" w:rsidRPr="00742440" w:rsidRDefault="00F52108" w:rsidP="00ED0FE9">
            <w:pPr>
              <w:spacing w:before="0" w:after="0" w:line="240" w:lineRule="auto"/>
              <w:ind w:left="851" w:hanging="851"/>
              <w:jc w:val="both"/>
              <w:rPr>
                <w:rFonts w:ascii="Times New Roman" w:hAnsi="Times New Roman" w:cs="Times New Roman"/>
                <w:sz w:val="22"/>
                <w:szCs w:val="22"/>
              </w:rPr>
            </w:pPr>
          </w:p>
          <w:p w14:paraId="720A27E3" w14:textId="77777777" w:rsidR="00ED0FE9" w:rsidRPr="00742440" w:rsidRDefault="00F52108" w:rsidP="00ED0FE9">
            <w:pPr>
              <w:spacing w:before="0" w:after="0" w:line="240" w:lineRule="auto"/>
              <w:ind w:left="851" w:hanging="851"/>
              <w:jc w:val="both"/>
              <w:rPr>
                <w:rFonts w:ascii="Times New Roman" w:hAnsi="Times New Roman" w:cs="Times New Roman"/>
                <w:sz w:val="22"/>
                <w:szCs w:val="22"/>
              </w:rPr>
            </w:pPr>
            <w:r w:rsidRPr="00742440">
              <w:rPr>
                <w:rFonts w:ascii="Times New Roman" w:hAnsi="Times New Roman" w:cs="Times New Roman"/>
                <w:sz w:val="22"/>
                <w:szCs w:val="22"/>
              </w:rPr>
              <w:t>3.</w:t>
            </w:r>
            <w:r w:rsidRPr="00742440">
              <w:rPr>
                <w:rFonts w:ascii="Times New Roman" w:hAnsi="Times New Roman" w:cs="Times New Roman"/>
                <w:sz w:val="22"/>
                <w:szCs w:val="22"/>
              </w:rPr>
              <w:tab/>
              <w:t>If you apply for leave to make an application to amend, vary or discharge this order, you must serve the application for leave, and the supporting affidavit, on every party to the application pursuant to which this order was made.</w:t>
            </w:r>
          </w:p>
          <w:p w14:paraId="0AA92A6D" w14:textId="77777777" w:rsidR="00F52108" w:rsidRPr="00742440" w:rsidRDefault="00F52108" w:rsidP="00ED0FE9">
            <w:pPr>
              <w:spacing w:before="0" w:after="0" w:line="240" w:lineRule="auto"/>
              <w:ind w:left="851" w:hanging="851"/>
              <w:jc w:val="both"/>
              <w:rPr>
                <w:rFonts w:ascii="Times New Roman" w:hAnsi="Times New Roman" w:cs="Times New Roman"/>
                <w:sz w:val="22"/>
                <w:szCs w:val="22"/>
              </w:rPr>
            </w:pPr>
          </w:p>
          <w:p w14:paraId="16CD4DEC" w14:textId="77777777" w:rsidR="00471B88" w:rsidRDefault="00F52108" w:rsidP="00ED0FE9">
            <w:pPr>
              <w:spacing w:before="0" w:after="0" w:line="240" w:lineRule="auto"/>
              <w:ind w:left="851" w:hanging="851"/>
              <w:jc w:val="both"/>
              <w:rPr>
                <w:rFonts w:ascii="Times New Roman" w:hAnsi="Times New Roman" w:cs="Times New Roman"/>
                <w:sz w:val="22"/>
                <w:szCs w:val="22"/>
              </w:rPr>
            </w:pPr>
            <w:r w:rsidRPr="00742440">
              <w:rPr>
                <w:rFonts w:ascii="Times New Roman" w:hAnsi="Times New Roman" w:cs="Times New Roman"/>
                <w:sz w:val="22"/>
                <w:szCs w:val="22"/>
              </w:rPr>
              <w:t xml:space="preserve">4. </w:t>
            </w:r>
            <w:r w:rsidRPr="00742440">
              <w:rPr>
                <w:rFonts w:ascii="Times New Roman" w:hAnsi="Times New Roman" w:cs="Times New Roman"/>
                <w:sz w:val="22"/>
                <w:szCs w:val="22"/>
              </w:rPr>
              <w:tab/>
              <w:t>If you attempt to commence an action or make an application in a court specified in this order, concerning any matter involving, relating to, touching upon or leading to the legal proceedings mentioned in this order, or attempt to make an application to amend, vary or discharge this order, without first obtaining the leave of the Court, your action or application will be treated as struck out or dismissed (as the case may be) without the Court having to make any further order, and without the need for any other party to be heard on the merits of your application.</w:t>
            </w:r>
          </w:p>
          <w:p w14:paraId="5D3324A9" w14:textId="77777777" w:rsidR="00F52108" w:rsidRPr="00742440" w:rsidRDefault="00F52108" w:rsidP="00ED0FE9">
            <w:pPr>
              <w:spacing w:before="0" w:after="0" w:line="240" w:lineRule="auto"/>
              <w:ind w:left="851" w:hanging="851"/>
              <w:jc w:val="both"/>
              <w:rPr>
                <w:rFonts w:ascii="Times New Roman" w:hAnsi="Times New Roman" w:cs="Times New Roman"/>
                <w:sz w:val="22"/>
                <w:szCs w:val="22"/>
              </w:rPr>
            </w:pPr>
          </w:p>
          <w:p w14:paraId="0E123DA4" w14:textId="77777777" w:rsidR="00F52108" w:rsidRPr="00742440" w:rsidRDefault="00F52108" w:rsidP="00ED0FE9">
            <w:pPr>
              <w:spacing w:before="0" w:after="0" w:line="240" w:lineRule="auto"/>
              <w:ind w:left="851" w:hanging="851"/>
              <w:jc w:val="both"/>
              <w:rPr>
                <w:rFonts w:ascii="Times New Roman" w:hAnsi="Times New Roman" w:cs="Times New Roman"/>
                <w:sz w:val="22"/>
                <w:szCs w:val="22"/>
              </w:rPr>
            </w:pPr>
            <w:r w:rsidRPr="00742440">
              <w:rPr>
                <w:rFonts w:ascii="Times New Roman" w:hAnsi="Times New Roman" w:cs="Times New Roman"/>
                <w:sz w:val="22"/>
                <w:szCs w:val="22"/>
              </w:rPr>
              <w:t>5.</w:t>
            </w:r>
            <w:r w:rsidRPr="00742440">
              <w:rPr>
                <w:rFonts w:ascii="Times New Roman" w:hAnsi="Times New Roman" w:cs="Times New Roman"/>
                <w:sz w:val="22"/>
                <w:szCs w:val="22"/>
              </w:rPr>
              <w:tab/>
              <w:t>If you do not understand anything in this order, you should consult a solicitor as soon as possible.</w:t>
            </w:r>
          </w:p>
          <w:p w14:paraId="6CD372AD" w14:textId="77777777" w:rsidR="00F52108" w:rsidRPr="00742440" w:rsidRDefault="00F52108" w:rsidP="00F52108">
            <w:pPr>
              <w:jc w:val="both"/>
              <w:rPr>
                <w:rFonts w:ascii="Times New Roman" w:hAnsi="Times New Roman" w:cs="Times New Roman"/>
                <w:sz w:val="22"/>
                <w:szCs w:val="22"/>
              </w:rPr>
            </w:pPr>
          </w:p>
          <w:p w14:paraId="06E3363C" w14:textId="77777777" w:rsidR="00F52108" w:rsidRPr="00742440" w:rsidRDefault="00F52108" w:rsidP="00F52108">
            <w:pPr>
              <w:jc w:val="both"/>
              <w:rPr>
                <w:rFonts w:ascii="Times New Roman" w:hAnsi="Times New Roman" w:cs="Times New Roman"/>
                <w:sz w:val="22"/>
                <w:szCs w:val="22"/>
              </w:rPr>
            </w:pPr>
          </w:p>
          <w:p w14:paraId="55A4581D" w14:textId="77777777" w:rsidR="00F52108" w:rsidRPr="00742440" w:rsidRDefault="00F52108" w:rsidP="00F52108">
            <w:pPr>
              <w:jc w:val="both"/>
              <w:rPr>
                <w:rFonts w:ascii="Times New Roman" w:hAnsi="Times New Roman" w:cs="Times New Roman"/>
                <w:sz w:val="22"/>
                <w:szCs w:val="22"/>
              </w:rPr>
            </w:pPr>
          </w:p>
          <w:p w14:paraId="1CD532D8" w14:textId="77777777" w:rsidR="00F52108" w:rsidRPr="00742440" w:rsidRDefault="00F52108" w:rsidP="00F52108">
            <w:pPr>
              <w:jc w:val="both"/>
              <w:rPr>
                <w:rFonts w:ascii="Times New Roman" w:hAnsi="Times New Roman" w:cs="Times New Roman"/>
                <w:sz w:val="22"/>
                <w:szCs w:val="22"/>
              </w:rPr>
            </w:pPr>
            <w:r w:rsidRPr="00742440">
              <w:rPr>
                <w:rFonts w:ascii="Times New Roman" w:hAnsi="Times New Roman" w:cs="Times New Roman"/>
                <w:sz w:val="22"/>
                <w:szCs w:val="22"/>
              </w:rPr>
              <w:t># This form requires sealing by the Court and the signature of the Registrar.</w:t>
            </w:r>
          </w:p>
          <w:p w14:paraId="3A0C47EF" w14:textId="77777777" w:rsidR="00F52108" w:rsidRDefault="00F52108" w:rsidP="00F52108">
            <w:pPr>
              <w:jc w:val="both"/>
              <w:rPr>
                <w:rFonts w:ascii="Times New Roman" w:hAnsi="Times New Roman" w:cs="Times New Roman"/>
              </w:rPr>
            </w:pPr>
            <w:r w:rsidRPr="00742440">
              <w:rPr>
                <w:rFonts w:ascii="Times New Roman" w:hAnsi="Times New Roman" w:cs="Times New Roman"/>
                <w:sz w:val="22"/>
                <w:szCs w:val="22"/>
              </w:rPr>
              <w:t>*Delete as appropriate</w:t>
            </w:r>
          </w:p>
          <w:p w14:paraId="04306FE6" w14:textId="77777777" w:rsidR="00F52108" w:rsidRDefault="00F52108" w:rsidP="00F52108">
            <w:pPr>
              <w:jc w:val="center"/>
              <w:rPr>
                <w:rFonts w:ascii="Times New Roman" w:hAnsi="Times New Roman" w:cs="Times New Roman"/>
              </w:rPr>
            </w:pPr>
            <w:r w:rsidRPr="001C4C78">
              <w:rPr>
                <w:rFonts w:ascii="Times New Roman" w:hAnsi="Times New Roman" w:cs="Times New Roman"/>
              </w:rPr>
              <w:br w:type="page"/>
            </w:r>
            <w:bookmarkStart w:id="8" w:name="Form643"/>
            <w:bookmarkEnd w:id="8"/>
          </w:p>
          <w:p w14:paraId="51417663" w14:textId="77777777" w:rsidR="00F52108" w:rsidRDefault="00F52108" w:rsidP="00F52108">
            <w:pPr>
              <w:jc w:val="center"/>
              <w:rPr>
                <w:rFonts w:ascii="Times New Roman" w:hAnsi="Times New Roman" w:cs="Times New Roman"/>
              </w:rPr>
            </w:pPr>
          </w:p>
          <w:p w14:paraId="576797C5" w14:textId="77777777" w:rsidR="00ED0FE9" w:rsidRDefault="00ED0FE9" w:rsidP="00F52108">
            <w:pPr>
              <w:jc w:val="center"/>
              <w:rPr>
                <w:rFonts w:ascii="Times New Roman" w:hAnsi="Times New Roman" w:cs="Times New Roman"/>
              </w:rPr>
            </w:pPr>
          </w:p>
          <w:p w14:paraId="3C36384F" w14:textId="77777777" w:rsidR="00ED0FE9" w:rsidRDefault="00ED0FE9" w:rsidP="00F52108">
            <w:pPr>
              <w:jc w:val="center"/>
              <w:rPr>
                <w:rFonts w:ascii="Times New Roman" w:hAnsi="Times New Roman" w:cs="Times New Roman"/>
              </w:rPr>
            </w:pPr>
          </w:p>
          <w:p w14:paraId="071AFD14" w14:textId="77777777" w:rsidR="00ED0FE9" w:rsidRDefault="00ED0FE9" w:rsidP="00F52108">
            <w:pPr>
              <w:jc w:val="center"/>
              <w:rPr>
                <w:rFonts w:ascii="Times New Roman" w:hAnsi="Times New Roman" w:cs="Times New Roman"/>
              </w:rPr>
            </w:pPr>
          </w:p>
          <w:p w14:paraId="316B9B98" w14:textId="77777777" w:rsidR="00ED0FE9" w:rsidRDefault="00ED0FE9" w:rsidP="00F52108">
            <w:pPr>
              <w:jc w:val="center"/>
              <w:rPr>
                <w:rFonts w:ascii="Times New Roman" w:hAnsi="Times New Roman" w:cs="Times New Roman"/>
              </w:rPr>
            </w:pPr>
          </w:p>
          <w:p w14:paraId="083CD9F5" w14:textId="77777777" w:rsidR="00ED0FE9" w:rsidRDefault="00ED0FE9" w:rsidP="00F52108">
            <w:pPr>
              <w:jc w:val="center"/>
              <w:rPr>
                <w:rFonts w:ascii="Times New Roman" w:hAnsi="Times New Roman" w:cs="Times New Roman"/>
              </w:rPr>
            </w:pPr>
          </w:p>
          <w:p w14:paraId="21824746" w14:textId="77777777" w:rsidR="00ED0FE9" w:rsidRDefault="00ED0FE9" w:rsidP="00F52108">
            <w:pPr>
              <w:jc w:val="center"/>
              <w:rPr>
                <w:rFonts w:ascii="Times New Roman" w:hAnsi="Times New Roman" w:cs="Times New Roman"/>
              </w:rPr>
            </w:pPr>
          </w:p>
          <w:p w14:paraId="1DF515E8" w14:textId="77777777" w:rsidR="00ED0FE9" w:rsidRDefault="00ED0FE9" w:rsidP="00F52108">
            <w:pPr>
              <w:jc w:val="center"/>
              <w:rPr>
                <w:rFonts w:ascii="Times New Roman" w:hAnsi="Times New Roman" w:cs="Times New Roman"/>
              </w:rPr>
            </w:pPr>
          </w:p>
          <w:p w14:paraId="5E563813" w14:textId="77777777" w:rsidR="003D47BB" w:rsidRDefault="003D47BB" w:rsidP="00F52108">
            <w:pPr>
              <w:jc w:val="center"/>
              <w:rPr>
                <w:rFonts w:ascii="Times New Roman" w:hAnsi="Times New Roman" w:cs="Times New Roman"/>
                <w:sz w:val="22"/>
                <w:szCs w:val="22"/>
              </w:rPr>
            </w:pPr>
          </w:p>
          <w:p w14:paraId="2CB22617" w14:textId="77777777" w:rsidR="003D47BB" w:rsidRDefault="003D47BB" w:rsidP="00F52108">
            <w:pPr>
              <w:jc w:val="center"/>
              <w:rPr>
                <w:rFonts w:ascii="Times New Roman" w:hAnsi="Times New Roman" w:cs="Times New Roman"/>
                <w:sz w:val="22"/>
                <w:szCs w:val="22"/>
              </w:rPr>
            </w:pPr>
          </w:p>
          <w:p w14:paraId="496C1D7E" w14:textId="77777777" w:rsidR="003D47BB" w:rsidRDefault="003D47BB" w:rsidP="00F52108">
            <w:pPr>
              <w:jc w:val="center"/>
              <w:rPr>
                <w:rFonts w:ascii="Times New Roman" w:hAnsi="Times New Roman" w:cs="Times New Roman"/>
                <w:sz w:val="22"/>
                <w:szCs w:val="22"/>
              </w:rPr>
            </w:pPr>
          </w:p>
          <w:p w14:paraId="53B43C25" w14:textId="77777777" w:rsidR="003D47BB" w:rsidRDefault="003D47BB" w:rsidP="00F52108">
            <w:pPr>
              <w:jc w:val="center"/>
              <w:rPr>
                <w:rFonts w:ascii="Times New Roman" w:hAnsi="Times New Roman" w:cs="Times New Roman"/>
                <w:sz w:val="22"/>
                <w:szCs w:val="22"/>
              </w:rPr>
            </w:pPr>
          </w:p>
          <w:p w14:paraId="44743B52" w14:textId="77777777" w:rsidR="00F52108" w:rsidRPr="00742440" w:rsidRDefault="00F52108" w:rsidP="00F52108">
            <w:pPr>
              <w:jc w:val="center"/>
              <w:rPr>
                <w:rFonts w:ascii="Times New Roman" w:hAnsi="Times New Roman" w:cs="Times New Roman"/>
                <w:sz w:val="22"/>
                <w:szCs w:val="22"/>
              </w:rPr>
            </w:pPr>
            <w:r w:rsidRPr="00742440">
              <w:rPr>
                <w:rFonts w:ascii="Times New Roman" w:hAnsi="Times New Roman" w:cs="Times New Roman"/>
                <w:sz w:val="22"/>
                <w:szCs w:val="22"/>
              </w:rPr>
              <w:t>FORM 64-3</w:t>
            </w:r>
          </w:p>
          <w:p w14:paraId="3A149780" w14:textId="77777777" w:rsidR="00F52108" w:rsidRPr="00326DFE" w:rsidRDefault="00F52108" w:rsidP="00F52108">
            <w:pPr>
              <w:rPr>
                <w:rFonts w:ascii="Times New Roman" w:hAnsi="Times New Roman" w:cs="Times New Roman"/>
                <w:sz w:val="18"/>
                <w:szCs w:val="18"/>
              </w:rPr>
            </w:pPr>
            <w:r w:rsidRPr="00326DFE">
              <w:rPr>
                <w:rFonts w:ascii="Times New Roman" w:hAnsi="Times New Roman" w:cs="Times New Roman"/>
                <w:sz w:val="18"/>
                <w:szCs w:val="18"/>
              </w:rPr>
              <w:t>R. 286C</w:t>
            </w:r>
          </w:p>
          <w:p w14:paraId="4304D3C1" w14:textId="77777777" w:rsidR="00F52108" w:rsidRPr="00742440" w:rsidRDefault="00F52108" w:rsidP="00F52108">
            <w:pPr>
              <w:jc w:val="center"/>
              <w:rPr>
                <w:rFonts w:ascii="Times New Roman" w:hAnsi="Times New Roman" w:cs="Times New Roman"/>
                <w:sz w:val="22"/>
                <w:szCs w:val="22"/>
              </w:rPr>
            </w:pPr>
            <w:r w:rsidRPr="00B0026C">
              <w:rPr>
                <w:rFonts w:ascii="Times New Roman" w:hAnsi="Times New Roman" w:cs="Times New Roman"/>
              </w:rPr>
              <w:t>(</w:t>
            </w:r>
            <w:r w:rsidRPr="00742440">
              <w:rPr>
                <w:rFonts w:ascii="Times New Roman" w:hAnsi="Times New Roman" w:cs="Times New Roman"/>
                <w:sz w:val="22"/>
                <w:szCs w:val="22"/>
              </w:rPr>
              <w:t>GENERAL CIVIL RESTRAINT ORDER)</w:t>
            </w:r>
          </w:p>
          <w:p w14:paraId="2B3C6D2E" w14:textId="77777777" w:rsidR="00F52108" w:rsidRPr="00742440" w:rsidRDefault="00F52108" w:rsidP="00F52108">
            <w:pPr>
              <w:jc w:val="center"/>
              <w:rPr>
                <w:rFonts w:ascii="Times New Roman" w:hAnsi="Times New Roman" w:cs="Times New Roman"/>
                <w:sz w:val="22"/>
                <w:szCs w:val="22"/>
              </w:rPr>
            </w:pPr>
            <w:r w:rsidRPr="00742440">
              <w:rPr>
                <w:rFonts w:ascii="Times New Roman" w:hAnsi="Times New Roman" w:cs="Times New Roman"/>
                <w:sz w:val="22"/>
                <w:szCs w:val="22"/>
              </w:rPr>
              <w:t xml:space="preserve">IN THE FAMILY JUSTICE COURTS OF THE REPUBLIC OF </w:t>
            </w:r>
          </w:p>
          <w:p w14:paraId="48353DED" w14:textId="77777777" w:rsidR="00F52108" w:rsidRPr="00742440" w:rsidRDefault="00F52108" w:rsidP="00F52108">
            <w:pPr>
              <w:jc w:val="center"/>
              <w:rPr>
                <w:rFonts w:ascii="Times New Roman" w:hAnsi="Times New Roman" w:cs="Times New Roman"/>
                <w:sz w:val="22"/>
                <w:szCs w:val="22"/>
              </w:rPr>
            </w:pPr>
            <w:r w:rsidRPr="00742440">
              <w:rPr>
                <w:rFonts w:ascii="Times New Roman" w:hAnsi="Times New Roman" w:cs="Times New Roman"/>
                <w:sz w:val="22"/>
                <w:szCs w:val="22"/>
              </w:rPr>
              <w:t>SINGAPORE</w:t>
            </w:r>
          </w:p>
          <w:p w14:paraId="3D957A20" w14:textId="77777777" w:rsidR="00F52108" w:rsidRPr="00742440" w:rsidRDefault="00F52108" w:rsidP="00F52108">
            <w:pPr>
              <w:jc w:val="both"/>
              <w:rPr>
                <w:rFonts w:ascii="Times New Roman" w:hAnsi="Times New Roman" w:cs="Times New Roman"/>
                <w:sz w:val="22"/>
                <w:szCs w:val="22"/>
              </w:rPr>
            </w:pPr>
            <w:r w:rsidRPr="00742440">
              <w:rPr>
                <w:rFonts w:ascii="Times New Roman" w:hAnsi="Times New Roman" w:cs="Times New Roman"/>
                <w:sz w:val="22"/>
                <w:szCs w:val="22"/>
              </w:rPr>
              <w:t xml:space="preserve">Case No. </w:t>
            </w:r>
            <w:r w:rsidRPr="00742440">
              <w:rPr>
                <w:rFonts w:ascii="Times New Roman" w:hAnsi="Times New Roman" w:cs="Times New Roman"/>
                <w:sz w:val="22"/>
                <w:szCs w:val="22"/>
              </w:rPr>
              <w:tab/>
            </w:r>
          </w:p>
          <w:p w14:paraId="2A7AECFA" w14:textId="77777777" w:rsidR="00F52108" w:rsidRPr="00742440" w:rsidRDefault="00F52108" w:rsidP="00F52108">
            <w:pPr>
              <w:jc w:val="both"/>
              <w:rPr>
                <w:rFonts w:ascii="Times New Roman" w:hAnsi="Times New Roman" w:cs="Times New Roman"/>
                <w:sz w:val="22"/>
                <w:szCs w:val="22"/>
              </w:rPr>
            </w:pPr>
            <w:r w:rsidRPr="00742440">
              <w:rPr>
                <w:rFonts w:ascii="Times New Roman" w:hAnsi="Times New Roman" w:cs="Times New Roman"/>
                <w:sz w:val="22"/>
                <w:szCs w:val="22"/>
              </w:rPr>
              <w:t>Date of Order:</w:t>
            </w:r>
          </w:p>
          <w:p w14:paraId="48E1F402" w14:textId="77777777" w:rsidR="00F52108" w:rsidRPr="00742440" w:rsidRDefault="00F52108" w:rsidP="00F52108">
            <w:pPr>
              <w:jc w:val="both"/>
              <w:rPr>
                <w:rFonts w:ascii="Times New Roman" w:hAnsi="Times New Roman" w:cs="Times New Roman"/>
                <w:sz w:val="22"/>
                <w:szCs w:val="22"/>
              </w:rPr>
            </w:pPr>
            <w:r w:rsidRPr="00742440">
              <w:rPr>
                <w:rFonts w:ascii="Times New Roman" w:hAnsi="Times New Roman" w:cs="Times New Roman"/>
                <w:sz w:val="22"/>
                <w:szCs w:val="22"/>
              </w:rPr>
              <w:t>Made By:</w:t>
            </w:r>
          </w:p>
          <w:p w14:paraId="1F5ACB9E" w14:textId="77777777" w:rsidR="00F52108" w:rsidRPr="00742440" w:rsidRDefault="00F52108" w:rsidP="00F52108">
            <w:pPr>
              <w:jc w:val="center"/>
              <w:rPr>
                <w:rFonts w:ascii="Times New Roman" w:hAnsi="Times New Roman" w:cs="Times New Roman"/>
                <w:sz w:val="22"/>
                <w:szCs w:val="22"/>
              </w:rPr>
            </w:pPr>
            <w:r w:rsidRPr="00742440">
              <w:rPr>
                <w:rFonts w:ascii="Times New Roman" w:hAnsi="Times New Roman" w:cs="Times New Roman"/>
                <w:sz w:val="22"/>
                <w:szCs w:val="22"/>
              </w:rPr>
              <w:t>Between</w:t>
            </w:r>
          </w:p>
          <w:tbl>
            <w:tblPr>
              <w:tblW w:w="7120" w:type="dxa"/>
              <w:jc w:val="center"/>
              <w:tblLook w:val="04A0" w:firstRow="1" w:lastRow="0" w:firstColumn="1" w:lastColumn="0" w:noHBand="0" w:noVBand="1"/>
            </w:tblPr>
            <w:tblGrid>
              <w:gridCol w:w="7120"/>
            </w:tblGrid>
            <w:tr w:rsidR="00F52108" w:rsidRPr="00742440" w14:paraId="7AB37030" w14:textId="77777777" w:rsidTr="00F52108">
              <w:trPr>
                <w:cantSplit/>
                <w:jc w:val="center"/>
              </w:trPr>
              <w:tc>
                <w:tcPr>
                  <w:tcW w:w="7120" w:type="dxa"/>
                </w:tcPr>
                <w:p w14:paraId="79422C89" w14:textId="77777777" w:rsidR="00F52108" w:rsidRPr="00742440" w:rsidRDefault="00F52108" w:rsidP="00F52108">
                  <w:pPr>
                    <w:spacing w:before="60" w:after="60" w:line="240" w:lineRule="auto"/>
                    <w:jc w:val="right"/>
                    <w:rPr>
                      <w:rFonts w:ascii="Times New Roman" w:hAnsi="Times New Roman" w:cs="Times New Roman"/>
                      <w:sz w:val="22"/>
                      <w:szCs w:val="22"/>
                      <w:lang w:val="en-GB" w:eastAsia="en-US"/>
                    </w:rPr>
                  </w:pPr>
                  <w:r w:rsidRPr="00742440">
                    <w:rPr>
                      <w:rFonts w:ascii="Times New Roman" w:hAnsi="Times New Roman" w:cs="Times New Roman"/>
                      <w:sz w:val="22"/>
                      <w:szCs w:val="22"/>
                      <w:lang w:val="en-GB" w:eastAsia="en-US"/>
                    </w:rPr>
                    <w:fldChar w:fldCharType="begin"/>
                  </w:r>
                  <w:r w:rsidRPr="00742440">
                    <w:rPr>
                      <w:rFonts w:ascii="Times New Roman" w:hAnsi="Times New Roman" w:cs="Times New Roman"/>
                      <w:sz w:val="22"/>
                      <w:szCs w:val="22"/>
                      <w:lang w:val="en-GB" w:eastAsia="en-US"/>
                    </w:rPr>
                    <w:instrText xml:space="preserve"> GUID=4c938f20-bd96-447b-8b98-ccb6e0a0b2ba </w:instrText>
                  </w:r>
                  <w:r w:rsidRPr="00742440">
                    <w:rPr>
                      <w:rFonts w:ascii="Times New Roman" w:hAnsi="Times New Roman" w:cs="Times New Roman"/>
                      <w:sz w:val="22"/>
                      <w:szCs w:val="22"/>
                      <w:lang w:val="en-GB" w:eastAsia="en-US"/>
                    </w:rPr>
                    <w:fldChar w:fldCharType="end"/>
                  </w:r>
                  <w:r w:rsidRPr="00742440">
                    <w:rPr>
                      <w:rFonts w:ascii="Times New Roman" w:hAnsi="Times New Roman" w:cs="Times New Roman"/>
                      <w:sz w:val="22"/>
                      <w:szCs w:val="22"/>
                      <w:lang w:val="en-GB" w:eastAsia="en-US"/>
                    </w:rPr>
                    <w:t>     </w:t>
                  </w:r>
                  <w:r w:rsidRPr="00742440">
                    <w:rPr>
                      <w:rFonts w:ascii="Times New Roman" w:hAnsi="Times New Roman" w:cs="Times New Roman"/>
                      <w:i/>
                      <w:sz w:val="22"/>
                      <w:szCs w:val="22"/>
                      <w:lang w:val="en-GB" w:eastAsia="en-US"/>
                    </w:rPr>
                    <w:t>Plaintiff/Appellant*</w:t>
                  </w:r>
                </w:p>
              </w:tc>
            </w:tr>
            <w:tr w:rsidR="00F52108" w:rsidRPr="00742440" w14:paraId="5062AD30" w14:textId="77777777" w:rsidTr="00F52108">
              <w:trPr>
                <w:cantSplit/>
                <w:jc w:val="center"/>
              </w:trPr>
              <w:tc>
                <w:tcPr>
                  <w:tcW w:w="7120" w:type="dxa"/>
                </w:tcPr>
                <w:p w14:paraId="50E3DB58" w14:textId="77777777" w:rsidR="00F52108" w:rsidRPr="00742440" w:rsidRDefault="00F52108" w:rsidP="00F52108">
                  <w:pPr>
                    <w:spacing w:before="60" w:after="60" w:line="240" w:lineRule="auto"/>
                    <w:jc w:val="center"/>
                    <w:rPr>
                      <w:rFonts w:ascii="Times New Roman" w:hAnsi="Times New Roman" w:cs="Times New Roman"/>
                      <w:sz w:val="22"/>
                      <w:szCs w:val="22"/>
                      <w:lang w:val="en-GB" w:eastAsia="en-US"/>
                    </w:rPr>
                  </w:pPr>
                  <w:r w:rsidRPr="00742440">
                    <w:rPr>
                      <w:rFonts w:ascii="Times New Roman" w:hAnsi="Times New Roman" w:cs="Times New Roman"/>
                      <w:sz w:val="22"/>
                      <w:szCs w:val="22"/>
                      <w:lang w:val="en-GB" w:eastAsia="en-US"/>
                    </w:rPr>
                    <w:fldChar w:fldCharType="begin"/>
                  </w:r>
                  <w:r w:rsidRPr="00742440">
                    <w:rPr>
                      <w:rFonts w:ascii="Times New Roman" w:hAnsi="Times New Roman" w:cs="Times New Roman"/>
                      <w:sz w:val="22"/>
                      <w:szCs w:val="22"/>
                      <w:lang w:val="en-GB" w:eastAsia="en-US"/>
                    </w:rPr>
                    <w:instrText xml:space="preserve"> GUID=02314eda-eeaa-48cd-8cc1-2e538de57773 </w:instrText>
                  </w:r>
                  <w:r w:rsidRPr="00742440">
                    <w:rPr>
                      <w:rFonts w:ascii="Times New Roman" w:hAnsi="Times New Roman" w:cs="Times New Roman"/>
                      <w:sz w:val="22"/>
                      <w:szCs w:val="22"/>
                      <w:lang w:val="en-GB" w:eastAsia="en-US"/>
                    </w:rPr>
                    <w:fldChar w:fldCharType="end"/>
                  </w:r>
                  <w:r w:rsidRPr="00742440">
                    <w:rPr>
                      <w:rFonts w:ascii="Times New Roman" w:hAnsi="Times New Roman" w:cs="Times New Roman"/>
                      <w:sz w:val="22"/>
                      <w:szCs w:val="22"/>
                      <w:lang w:val="en-GB" w:eastAsia="en-US"/>
                    </w:rPr>
                    <w:t>And</w:t>
                  </w:r>
                </w:p>
              </w:tc>
            </w:tr>
            <w:tr w:rsidR="00F52108" w:rsidRPr="00742440" w14:paraId="7650DCA9" w14:textId="77777777" w:rsidTr="00F52108">
              <w:trPr>
                <w:cantSplit/>
                <w:jc w:val="center"/>
              </w:trPr>
              <w:tc>
                <w:tcPr>
                  <w:tcW w:w="7120" w:type="dxa"/>
                </w:tcPr>
                <w:p w14:paraId="749AEBB1" w14:textId="77777777" w:rsidR="00F52108" w:rsidRPr="00742440" w:rsidRDefault="00F52108" w:rsidP="00F52108">
                  <w:pPr>
                    <w:spacing w:before="60" w:after="60" w:line="240" w:lineRule="auto"/>
                    <w:jc w:val="right"/>
                    <w:rPr>
                      <w:rFonts w:ascii="Times New Roman" w:hAnsi="Times New Roman" w:cs="Times New Roman"/>
                      <w:sz w:val="22"/>
                      <w:szCs w:val="22"/>
                      <w:lang w:val="en-GB" w:eastAsia="en-US"/>
                    </w:rPr>
                  </w:pPr>
                  <w:r w:rsidRPr="00742440">
                    <w:rPr>
                      <w:rFonts w:ascii="Times New Roman" w:hAnsi="Times New Roman" w:cs="Times New Roman"/>
                      <w:sz w:val="22"/>
                      <w:szCs w:val="22"/>
                      <w:lang w:val="en-GB" w:eastAsia="en-US"/>
                    </w:rPr>
                    <w:fldChar w:fldCharType="begin"/>
                  </w:r>
                  <w:r w:rsidRPr="00742440">
                    <w:rPr>
                      <w:rFonts w:ascii="Times New Roman" w:hAnsi="Times New Roman" w:cs="Times New Roman"/>
                      <w:sz w:val="22"/>
                      <w:szCs w:val="22"/>
                      <w:lang w:val="en-GB" w:eastAsia="en-US"/>
                    </w:rPr>
                    <w:instrText xml:space="preserve"> GUID=7997e846-6396-4293-8681-5dd094de165f </w:instrText>
                  </w:r>
                  <w:r w:rsidRPr="00742440">
                    <w:rPr>
                      <w:rFonts w:ascii="Times New Roman" w:hAnsi="Times New Roman" w:cs="Times New Roman"/>
                      <w:sz w:val="22"/>
                      <w:szCs w:val="22"/>
                      <w:lang w:val="en-GB" w:eastAsia="en-US"/>
                    </w:rPr>
                    <w:fldChar w:fldCharType="end"/>
                  </w:r>
                  <w:r w:rsidRPr="00742440">
                    <w:rPr>
                      <w:rFonts w:ascii="Times New Roman" w:hAnsi="Times New Roman" w:cs="Times New Roman"/>
                      <w:sz w:val="22"/>
                      <w:szCs w:val="22"/>
                      <w:lang w:val="en-GB" w:eastAsia="en-US"/>
                    </w:rPr>
                    <w:t>    </w:t>
                  </w:r>
                  <w:r w:rsidRPr="00742440">
                    <w:rPr>
                      <w:rFonts w:ascii="Times New Roman" w:hAnsi="Times New Roman" w:cs="Times New Roman"/>
                      <w:i/>
                      <w:sz w:val="22"/>
                      <w:szCs w:val="22"/>
                      <w:lang w:val="en-GB" w:eastAsia="en-US"/>
                    </w:rPr>
                    <w:t>Defendant/Respondent*</w:t>
                  </w:r>
                </w:p>
              </w:tc>
            </w:tr>
            <w:tr w:rsidR="00F52108" w:rsidRPr="00742440" w14:paraId="60960D01" w14:textId="77777777" w:rsidTr="00F52108">
              <w:trPr>
                <w:cantSplit/>
                <w:jc w:val="center"/>
              </w:trPr>
              <w:tc>
                <w:tcPr>
                  <w:tcW w:w="7120" w:type="dxa"/>
                </w:tcPr>
                <w:p w14:paraId="172E26E0" w14:textId="77777777" w:rsidR="00F52108" w:rsidRPr="00742440" w:rsidRDefault="00F52108" w:rsidP="00F52108">
                  <w:pPr>
                    <w:spacing w:before="60" w:after="60" w:line="240" w:lineRule="auto"/>
                    <w:rPr>
                      <w:rFonts w:ascii="Times New Roman" w:hAnsi="Times New Roman" w:cs="Times New Roman"/>
                      <w:sz w:val="22"/>
                      <w:szCs w:val="22"/>
                      <w:lang w:val="en-GB" w:eastAsia="en-US"/>
                    </w:rPr>
                  </w:pPr>
                  <w:r w:rsidRPr="00742440">
                    <w:rPr>
                      <w:rFonts w:ascii="Times New Roman" w:hAnsi="Times New Roman" w:cs="Times New Roman"/>
                      <w:sz w:val="22"/>
                      <w:szCs w:val="22"/>
                      <w:lang w:val="en-GB" w:eastAsia="en-US"/>
                    </w:rPr>
                    <w:fldChar w:fldCharType="begin"/>
                  </w:r>
                  <w:r w:rsidRPr="00742440">
                    <w:rPr>
                      <w:rFonts w:ascii="Times New Roman" w:hAnsi="Times New Roman" w:cs="Times New Roman"/>
                      <w:sz w:val="22"/>
                      <w:szCs w:val="22"/>
                      <w:lang w:val="en-GB" w:eastAsia="en-US"/>
                    </w:rPr>
                    <w:instrText xml:space="preserve"> GUID=77778f03-36e3-498e-9e9a-98c583d001bf </w:instrText>
                  </w:r>
                  <w:r w:rsidRPr="00742440">
                    <w:rPr>
                      <w:rFonts w:ascii="Times New Roman" w:hAnsi="Times New Roman" w:cs="Times New Roman"/>
                      <w:sz w:val="22"/>
                      <w:szCs w:val="22"/>
                      <w:lang w:val="en-GB" w:eastAsia="en-US"/>
                    </w:rPr>
                    <w:fldChar w:fldCharType="end"/>
                  </w:r>
                </w:p>
              </w:tc>
            </w:tr>
          </w:tbl>
          <w:p w14:paraId="777DD0F4" w14:textId="77777777" w:rsidR="00F52108" w:rsidRPr="00742440" w:rsidRDefault="00F52108" w:rsidP="00F52108">
            <w:pPr>
              <w:tabs>
                <w:tab w:val="left" w:pos="7088"/>
              </w:tabs>
              <w:rPr>
                <w:rFonts w:ascii="Times New Roman" w:hAnsi="Times New Roman" w:cs="Times New Roman"/>
                <w:b/>
                <w:sz w:val="22"/>
                <w:szCs w:val="22"/>
              </w:rPr>
            </w:pPr>
            <w:r w:rsidRPr="00742440">
              <w:rPr>
                <w:rFonts w:ascii="Times New Roman" w:hAnsi="Times New Roman" w:cs="Times New Roman"/>
                <w:b/>
                <w:sz w:val="22"/>
                <w:szCs w:val="22"/>
              </w:rPr>
              <w:t>Nature of Hearing in Open Court</w:t>
            </w:r>
          </w:p>
          <w:p w14:paraId="30C60891" w14:textId="77777777" w:rsidR="00F52108" w:rsidRPr="00742440" w:rsidRDefault="00F52108" w:rsidP="00F52108">
            <w:pPr>
              <w:tabs>
                <w:tab w:val="left" w:pos="7088"/>
              </w:tabs>
              <w:rPr>
                <w:rFonts w:ascii="Times New Roman" w:hAnsi="Times New Roman" w:cs="Times New Roman"/>
                <w:b/>
                <w:sz w:val="22"/>
                <w:szCs w:val="22"/>
              </w:rPr>
            </w:pPr>
          </w:p>
          <w:p w14:paraId="38437A1E" w14:textId="77777777" w:rsidR="00F52108" w:rsidRPr="00742440" w:rsidRDefault="00F52108" w:rsidP="00F52108">
            <w:pPr>
              <w:tabs>
                <w:tab w:val="left" w:pos="7088"/>
              </w:tabs>
              <w:rPr>
                <w:rFonts w:ascii="Times New Roman" w:hAnsi="Times New Roman" w:cs="Times New Roman"/>
                <w:b/>
                <w:sz w:val="22"/>
                <w:szCs w:val="22"/>
              </w:rPr>
            </w:pPr>
            <w:r w:rsidRPr="00742440">
              <w:rPr>
                <w:rFonts w:ascii="Times New Roman" w:hAnsi="Times New Roman" w:cs="Times New Roman"/>
                <w:b/>
                <w:sz w:val="22"/>
                <w:szCs w:val="22"/>
              </w:rPr>
              <w:t>Parties Present at the Hearing</w:t>
            </w:r>
          </w:p>
          <w:p w14:paraId="0FB0A9C4" w14:textId="77777777" w:rsidR="00F52108" w:rsidRPr="00742440" w:rsidRDefault="00F52108" w:rsidP="00F52108">
            <w:pPr>
              <w:tabs>
                <w:tab w:val="left" w:pos="7088"/>
              </w:tabs>
              <w:rPr>
                <w:rFonts w:ascii="Times New Roman" w:hAnsi="Times New Roman" w:cs="Times New Roman"/>
                <w:b/>
                <w:sz w:val="22"/>
                <w:szCs w:val="22"/>
              </w:rPr>
            </w:pPr>
          </w:p>
          <w:p w14:paraId="076D8804" w14:textId="77777777" w:rsidR="00F52108" w:rsidRPr="00742440" w:rsidRDefault="00F52108" w:rsidP="00F52108">
            <w:pPr>
              <w:tabs>
                <w:tab w:val="left" w:pos="7088"/>
              </w:tabs>
              <w:rPr>
                <w:rFonts w:ascii="Times New Roman" w:hAnsi="Times New Roman" w:cs="Times New Roman"/>
                <w:b/>
                <w:sz w:val="22"/>
                <w:szCs w:val="22"/>
              </w:rPr>
            </w:pPr>
            <w:r w:rsidRPr="00742440">
              <w:rPr>
                <w:rFonts w:ascii="Times New Roman" w:hAnsi="Times New Roman" w:cs="Times New Roman"/>
                <w:b/>
                <w:sz w:val="22"/>
                <w:szCs w:val="22"/>
              </w:rPr>
              <w:t>Orders Made:</w:t>
            </w:r>
          </w:p>
          <w:p w14:paraId="1007C3B1" w14:textId="77777777" w:rsidR="00F52108" w:rsidRPr="00742440" w:rsidRDefault="00F52108" w:rsidP="006172E9">
            <w:pPr>
              <w:pStyle w:val="ListParagraph"/>
              <w:numPr>
                <w:ilvl w:val="0"/>
                <w:numId w:val="133"/>
              </w:numPr>
              <w:tabs>
                <w:tab w:val="left" w:pos="7088"/>
              </w:tabs>
              <w:spacing w:after="160" w:line="259" w:lineRule="auto"/>
              <w:ind w:hanging="720"/>
              <w:contextualSpacing/>
              <w:jc w:val="both"/>
              <w:rPr>
                <w:sz w:val="22"/>
                <w:szCs w:val="22"/>
              </w:rPr>
            </w:pPr>
            <w:r w:rsidRPr="00742440">
              <w:rPr>
                <w:sz w:val="22"/>
                <w:szCs w:val="22"/>
              </w:rPr>
              <w:t>The (party) is restrained from commencing any action or making any application, in (specify the court), without the leave of the Court.</w:t>
            </w:r>
          </w:p>
          <w:p w14:paraId="14EB26A9" w14:textId="77777777" w:rsidR="00F52108" w:rsidRPr="00742440" w:rsidRDefault="00F52108" w:rsidP="006172E9">
            <w:pPr>
              <w:pStyle w:val="ListParagraph"/>
              <w:numPr>
                <w:ilvl w:val="0"/>
                <w:numId w:val="133"/>
              </w:numPr>
              <w:tabs>
                <w:tab w:val="left" w:pos="7088"/>
              </w:tabs>
              <w:spacing w:after="160" w:line="259" w:lineRule="auto"/>
              <w:ind w:hanging="720"/>
              <w:contextualSpacing/>
              <w:jc w:val="both"/>
              <w:rPr>
                <w:sz w:val="22"/>
                <w:szCs w:val="22"/>
              </w:rPr>
            </w:pPr>
            <w:r w:rsidRPr="00742440">
              <w:rPr>
                <w:sz w:val="22"/>
                <w:szCs w:val="22"/>
              </w:rPr>
              <w:t xml:space="preserve">The (party) may apply to amend, </w:t>
            </w:r>
            <w:proofErr w:type="gramStart"/>
            <w:r w:rsidRPr="00742440">
              <w:rPr>
                <w:sz w:val="22"/>
                <w:szCs w:val="22"/>
              </w:rPr>
              <w:t>vary</w:t>
            </w:r>
            <w:proofErr w:type="gramEnd"/>
            <w:r w:rsidRPr="00742440">
              <w:rPr>
                <w:sz w:val="22"/>
                <w:szCs w:val="22"/>
              </w:rPr>
              <w:t xml:space="preserve"> or discharge this order, only if the (party) has the leave of the Court to make the application.</w:t>
            </w:r>
          </w:p>
          <w:p w14:paraId="1C36CE34" w14:textId="77777777" w:rsidR="00F52108" w:rsidRPr="00742440" w:rsidRDefault="00F52108" w:rsidP="006172E9">
            <w:pPr>
              <w:pStyle w:val="ListParagraph"/>
              <w:numPr>
                <w:ilvl w:val="0"/>
                <w:numId w:val="133"/>
              </w:numPr>
              <w:tabs>
                <w:tab w:val="left" w:pos="7088"/>
              </w:tabs>
              <w:spacing w:after="160" w:line="259" w:lineRule="auto"/>
              <w:ind w:hanging="720"/>
              <w:contextualSpacing/>
              <w:jc w:val="both"/>
              <w:rPr>
                <w:sz w:val="22"/>
                <w:szCs w:val="22"/>
              </w:rPr>
            </w:pPr>
            <w:r w:rsidRPr="00742440">
              <w:rPr>
                <w:sz w:val="22"/>
                <w:szCs w:val="22"/>
              </w:rPr>
              <w:t>This order remains in force until (date).</w:t>
            </w:r>
          </w:p>
          <w:p w14:paraId="7D916C31" w14:textId="77777777" w:rsidR="00F52108" w:rsidRPr="00742440" w:rsidRDefault="00F52108" w:rsidP="006172E9">
            <w:pPr>
              <w:pStyle w:val="ListParagraph"/>
              <w:numPr>
                <w:ilvl w:val="0"/>
                <w:numId w:val="133"/>
              </w:numPr>
              <w:tabs>
                <w:tab w:val="left" w:pos="7088"/>
              </w:tabs>
              <w:spacing w:after="160" w:line="259" w:lineRule="auto"/>
              <w:ind w:hanging="720"/>
              <w:contextualSpacing/>
              <w:jc w:val="both"/>
              <w:rPr>
                <w:sz w:val="22"/>
                <w:szCs w:val="22"/>
              </w:rPr>
            </w:pPr>
            <w:r w:rsidRPr="00742440">
              <w:rPr>
                <w:sz w:val="22"/>
                <w:szCs w:val="22"/>
              </w:rPr>
              <w:t>(state the order on costs or any other orders made by the Court).</w:t>
            </w:r>
          </w:p>
          <w:p w14:paraId="4EF082B2" w14:textId="77777777" w:rsidR="00F52108" w:rsidRPr="00742440" w:rsidRDefault="00F52108" w:rsidP="00F52108">
            <w:pPr>
              <w:tabs>
                <w:tab w:val="left" w:pos="7088"/>
              </w:tabs>
              <w:jc w:val="both"/>
              <w:rPr>
                <w:rFonts w:ascii="Times New Roman" w:hAnsi="Times New Roman" w:cs="Times New Roman"/>
                <w:sz w:val="22"/>
                <w:szCs w:val="22"/>
              </w:rPr>
            </w:pPr>
          </w:p>
          <w:p w14:paraId="7BD2B9E8" w14:textId="77777777" w:rsidR="00F52108" w:rsidRPr="00742440" w:rsidRDefault="00F52108" w:rsidP="00F52108">
            <w:pPr>
              <w:tabs>
                <w:tab w:val="left" w:pos="7088"/>
              </w:tabs>
              <w:jc w:val="both"/>
              <w:rPr>
                <w:rFonts w:ascii="Times New Roman" w:hAnsi="Times New Roman" w:cs="Times New Roman"/>
                <w:b/>
                <w:sz w:val="22"/>
                <w:szCs w:val="22"/>
              </w:rPr>
            </w:pPr>
            <w:r w:rsidRPr="00742440">
              <w:rPr>
                <w:rFonts w:ascii="Times New Roman" w:hAnsi="Times New Roman" w:cs="Times New Roman"/>
                <w:b/>
                <w:sz w:val="22"/>
                <w:szCs w:val="22"/>
              </w:rPr>
              <w:t>Important Message:</w:t>
            </w:r>
          </w:p>
          <w:p w14:paraId="5E32F1EA" w14:textId="77777777" w:rsidR="00F52108" w:rsidRDefault="00F52108" w:rsidP="005234F1">
            <w:pPr>
              <w:spacing w:before="0" w:after="0" w:line="240" w:lineRule="auto"/>
              <w:ind w:left="851" w:hanging="851"/>
              <w:jc w:val="both"/>
              <w:rPr>
                <w:rFonts w:ascii="Times New Roman" w:hAnsi="Times New Roman" w:cs="Times New Roman"/>
                <w:sz w:val="22"/>
                <w:szCs w:val="22"/>
              </w:rPr>
            </w:pPr>
            <w:r w:rsidRPr="00742440">
              <w:rPr>
                <w:rFonts w:ascii="Times New Roman" w:hAnsi="Times New Roman" w:cs="Times New Roman"/>
                <w:sz w:val="22"/>
                <w:szCs w:val="22"/>
              </w:rPr>
              <w:t>1.</w:t>
            </w:r>
            <w:r w:rsidRPr="00742440">
              <w:rPr>
                <w:rFonts w:ascii="Times New Roman" w:hAnsi="Times New Roman" w:cs="Times New Roman"/>
                <w:sz w:val="22"/>
                <w:szCs w:val="22"/>
              </w:rPr>
              <w:tab/>
              <w:t>You must obey the directions contained in this order. If you disobey any direction contained in this order, you will be guilty of contempt of court and may be sent to prison or fined.</w:t>
            </w:r>
          </w:p>
          <w:p w14:paraId="637788EE" w14:textId="77777777" w:rsidR="00471B88" w:rsidRPr="00742440" w:rsidRDefault="00471B88" w:rsidP="005234F1">
            <w:pPr>
              <w:spacing w:before="0" w:after="0" w:line="240" w:lineRule="auto"/>
              <w:ind w:left="851" w:hanging="851"/>
              <w:jc w:val="both"/>
              <w:rPr>
                <w:rFonts w:ascii="Times New Roman" w:hAnsi="Times New Roman" w:cs="Times New Roman"/>
                <w:sz w:val="22"/>
                <w:szCs w:val="22"/>
              </w:rPr>
            </w:pPr>
          </w:p>
          <w:p w14:paraId="7BCCF404" w14:textId="77777777" w:rsidR="000B4424" w:rsidRPr="00742440" w:rsidRDefault="00F52108" w:rsidP="005234F1">
            <w:pPr>
              <w:spacing w:before="0" w:after="0" w:line="240" w:lineRule="auto"/>
              <w:ind w:left="851" w:hanging="851"/>
              <w:jc w:val="both"/>
              <w:rPr>
                <w:rFonts w:ascii="Times New Roman" w:hAnsi="Times New Roman" w:cs="Times New Roman"/>
                <w:sz w:val="22"/>
                <w:szCs w:val="22"/>
              </w:rPr>
            </w:pPr>
            <w:r w:rsidRPr="00742440">
              <w:rPr>
                <w:rFonts w:ascii="Times New Roman" w:hAnsi="Times New Roman" w:cs="Times New Roman"/>
                <w:sz w:val="22"/>
                <w:szCs w:val="22"/>
              </w:rPr>
              <w:t xml:space="preserve">2. </w:t>
            </w:r>
            <w:r w:rsidRPr="00742440">
              <w:rPr>
                <w:rFonts w:ascii="Times New Roman" w:hAnsi="Times New Roman" w:cs="Times New Roman"/>
                <w:sz w:val="22"/>
                <w:szCs w:val="22"/>
              </w:rPr>
              <w:tab/>
              <w:t xml:space="preserve">If you apply for leave to commence an action or make an application in a court specified in this order, you must serve the application for leave, and the supporting affidavit, on every intended defendant to the action or every intended respondent to the application (as the case </w:t>
            </w:r>
            <w:r w:rsidRPr="00742440">
              <w:rPr>
                <w:rFonts w:ascii="Times New Roman" w:hAnsi="Times New Roman" w:cs="Times New Roman"/>
                <w:sz w:val="22"/>
                <w:szCs w:val="22"/>
              </w:rPr>
              <w:lastRenderedPageBreak/>
              <w:t>may be) and, if this order was made on the application of the Attorney-General, on the Attorney-General.</w:t>
            </w:r>
          </w:p>
          <w:p w14:paraId="00BA2A54" w14:textId="77777777" w:rsidR="00F52108" w:rsidRPr="00742440" w:rsidRDefault="00F52108" w:rsidP="005234F1">
            <w:pPr>
              <w:spacing w:before="0" w:after="0" w:line="240" w:lineRule="auto"/>
              <w:ind w:left="851" w:hanging="851"/>
              <w:jc w:val="both"/>
              <w:rPr>
                <w:rFonts w:ascii="Times New Roman" w:hAnsi="Times New Roman" w:cs="Times New Roman"/>
                <w:sz w:val="22"/>
                <w:szCs w:val="22"/>
              </w:rPr>
            </w:pPr>
          </w:p>
          <w:p w14:paraId="00F68926" w14:textId="77777777" w:rsidR="00F52108" w:rsidRPr="00742440" w:rsidRDefault="00F52108" w:rsidP="005234F1">
            <w:pPr>
              <w:spacing w:before="0" w:after="0" w:line="240" w:lineRule="auto"/>
              <w:ind w:left="851" w:hanging="851"/>
              <w:jc w:val="both"/>
              <w:rPr>
                <w:rFonts w:ascii="Times New Roman" w:hAnsi="Times New Roman" w:cs="Times New Roman"/>
                <w:sz w:val="22"/>
                <w:szCs w:val="22"/>
              </w:rPr>
            </w:pPr>
            <w:r w:rsidRPr="00742440">
              <w:rPr>
                <w:rFonts w:ascii="Times New Roman" w:hAnsi="Times New Roman" w:cs="Times New Roman"/>
                <w:sz w:val="22"/>
                <w:szCs w:val="22"/>
              </w:rPr>
              <w:t>3.</w:t>
            </w:r>
            <w:r w:rsidRPr="00742440">
              <w:rPr>
                <w:rFonts w:ascii="Times New Roman" w:hAnsi="Times New Roman" w:cs="Times New Roman"/>
                <w:sz w:val="22"/>
                <w:szCs w:val="22"/>
              </w:rPr>
              <w:tab/>
              <w:t>If you apply for leave to make an application to amend, vary or discharge this order, you must serve the application for leave, and the supporting affidavit, on every party to the application pursuant to which this order was made.</w:t>
            </w:r>
          </w:p>
          <w:p w14:paraId="0CF825DD" w14:textId="77777777" w:rsidR="000B4424" w:rsidRPr="00742440" w:rsidRDefault="000B4424" w:rsidP="005234F1">
            <w:pPr>
              <w:spacing w:before="0" w:after="0" w:line="240" w:lineRule="auto"/>
              <w:ind w:left="851" w:hanging="851"/>
              <w:jc w:val="both"/>
              <w:rPr>
                <w:rFonts w:ascii="Times New Roman" w:hAnsi="Times New Roman" w:cs="Times New Roman"/>
                <w:sz w:val="22"/>
                <w:szCs w:val="22"/>
              </w:rPr>
            </w:pPr>
          </w:p>
          <w:p w14:paraId="26D150F6" w14:textId="77777777" w:rsidR="000B4424" w:rsidRPr="00742440" w:rsidRDefault="00F52108" w:rsidP="005234F1">
            <w:pPr>
              <w:spacing w:before="0" w:after="0" w:line="240" w:lineRule="auto"/>
              <w:ind w:left="851" w:hanging="851"/>
              <w:jc w:val="both"/>
              <w:rPr>
                <w:rFonts w:ascii="Times New Roman" w:hAnsi="Times New Roman" w:cs="Times New Roman"/>
                <w:sz w:val="22"/>
                <w:szCs w:val="22"/>
              </w:rPr>
            </w:pPr>
            <w:r w:rsidRPr="00742440">
              <w:rPr>
                <w:rFonts w:ascii="Times New Roman" w:hAnsi="Times New Roman" w:cs="Times New Roman"/>
                <w:sz w:val="22"/>
                <w:szCs w:val="22"/>
              </w:rPr>
              <w:t xml:space="preserve">4. </w:t>
            </w:r>
            <w:r w:rsidRPr="00742440">
              <w:rPr>
                <w:rFonts w:ascii="Times New Roman" w:hAnsi="Times New Roman" w:cs="Times New Roman"/>
                <w:sz w:val="22"/>
                <w:szCs w:val="22"/>
              </w:rPr>
              <w:tab/>
              <w:t>If you attempt to commence an action or make an application in a court specified in this order, or attempt to make an application to amend, vary or discharge this order, without first obtaining the leave of the Court, your action or application will be treated as struck out or dismissed (as the case may be) without the Court having to make any further order, and without the need for any other party to be heard on the merits of your application.</w:t>
            </w:r>
          </w:p>
          <w:p w14:paraId="471BA503" w14:textId="77777777" w:rsidR="00F52108" w:rsidRPr="00742440" w:rsidRDefault="00F52108" w:rsidP="000B4424">
            <w:pPr>
              <w:spacing w:before="0" w:after="0" w:line="240" w:lineRule="auto"/>
              <w:jc w:val="both"/>
              <w:rPr>
                <w:rFonts w:ascii="Times New Roman" w:hAnsi="Times New Roman" w:cs="Times New Roman"/>
                <w:sz w:val="22"/>
                <w:szCs w:val="22"/>
              </w:rPr>
            </w:pPr>
          </w:p>
          <w:p w14:paraId="0A9634F1" w14:textId="77777777" w:rsidR="00F52108" w:rsidRPr="00742440" w:rsidRDefault="00F52108" w:rsidP="005234F1">
            <w:pPr>
              <w:spacing w:before="0" w:after="0" w:line="240" w:lineRule="auto"/>
              <w:ind w:left="851" w:hanging="851"/>
              <w:jc w:val="both"/>
              <w:rPr>
                <w:rFonts w:ascii="Times New Roman" w:hAnsi="Times New Roman" w:cs="Times New Roman"/>
                <w:sz w:val="22"/>
                <w:szCs w:val="22"/>
              </w:rPr>
            </w:pPr>
            <w:r w:rsidRPr="00742440">
              <w:rPr>
                <w:rFonts w:ascii="Times New Roman" w:hAnsi="Times New Roman" w:cs="Times New Roman"/>
                <w:sz w:val="22"/>
                <w:szCs w:val="22"/>
              </w:rPr>
              <w:t>5.</w:t>
            </w:r>
            <w:r w:rsidRPr="00742440">
              <w:rPr>
                <w:rFonts w:ascii="Times New Roman" w:hAnsi="Times New Roman" w:cs="Times New Roman"/>
                <w:sz w:val="22"/>
                <w:szCs w:val="22"/>
              </w:rPr>
              <w:tab/>
              <w:t>If you do not understand anything in this order, you should consult a solicitor as soon as possible.</w:t>
            </w:r>
          </w:p>
          <w:p w14:paraId="3F79B4A7" w14:textId="77777777" w:rsidR="00F52108" w:rsidRPr="00742440" w:rsidRDefault="00F52108" w:rsidP="00F52108">
            <w:pPr>
              <w:jc w:val="both"/>
              <w:rPr>
                <w:rFonts w:ascii="Times New Roman" w:hAnsi="Times New Roman" w:cs="Times New Roman"/>
                <w:sz w:val="22"/>
                <w:szCs w:val="22"/>
              </w:rPr>
            </w:pPr>
          </w:p>
          <w:p w14:paraId="3B143FDD" w14:textId="77777777" w:rsidR="00F52108" w:rsidRPr="00742440" w:rsidRDefault="00F52108" w:rsidP="00F52108">
            <w:pPr>
              <w:jc w:val="both"/>
              <w:rPr>
                <w:rFonts w:ascii="Times New Roman" w:hAnsi="Times New Roman" w:cs="Times New Roman"/>
                <w:sz w:val="22"/>
                <w:szCs w:val="22"/>
              </w:rPr>
            </w:pPr>
          </w:p>
          <w:p w14:paraId="12E2C8EB" w14:textId="77777777" w:rsidR="00F52108" w:rsidRPr="00742440" w:rsidRDefault="00F52108" w:rsidP="00F52108">
            <w:pPr>
              <w:jc w:val="both"/>
              <w:rPr>
                <w:rFonts w:ascii="Times New Roman" w:hAnsi="Times New Roman" w:cs="Times New Roman"/>
                <w:sz w:val="22"/>
                <w:szCs w:val="22"/>
              </w:rPr>
            </w:pPr>
          </w:p>
          <w:p w14:paraId="2142ABBA" w14:textId="77777777" w:rsidR="00F52108" w:rsidRPr="00742440" w:rsidRDefault="00F52108" w:rsidP="00F52108">
            <w:pPr>
              <w:jc w:val="both"/>
              <w:rPr>
                <w:rFonts w:ascii="Times New Roman" w:hAnsi="Times New Roman" w:cs="Times New Roman"/>
                <w:sz w:val="22"/>
                <w:szCs w:val="22"/>
              </w:rPr>
            </w:pPr>
            <w:r w:rsidRPr="00742440">
              <w:rPr>
                <w:rFonts w:ascii="Times New Roman" w:hAnsi="Times New Roman" w:cs="Times New Roman"/>
                <w:sz w:val="22"/>
                <w:szCs w:val="22"/>
              </w:rPr>
              <w:t># This form requires sealing by the Court and the signature of the Registrar.</w:t>
            </w:r>
          </w:p>
          <w:p w14:paraId="15C2B592" w14:textId="77777777" w:rsidR="00F52108" w:rsidRDefault="00F52108" w:rsidP="00F52108">
            <w:pPr>
              <w:jc w:val="both"/>
              <w:rPr>
                <w:rFonts w:ascii="Times New Roman" w:hAnsi="Times New Roman" w:cs="Times New Roman"/>
              </w:rPr>
            </w:pPr>
            <w:r w:rsidRPr="00742440">
              <w:rPr>
                <w:rFonts w:ascii="Times New Roman" w:hAnsi="Times New Roman" w:cs="Times New Roman"/>
                <w:sz w:val="22"/>
                <w:szCs w:val="22"/>
              </w:rPr>
              <w:t>*Delete as appropriate</w:t>
            </w:r>
          </w:p>
          <w:p w14:paraId="69BC61F3" w14:textId="77777777" w:rsidR="00F52108" w:rsidRDefault="00F52108" w:rsidP="00F52108">
            <w:pPr>
              <w:jc w:val="center"/>
              <w:rPr>
                <w:rFonts w:ascii="Times New Roman" w:hAnsi="Times New Roman" w:cs="Times New Roman"/>
              </w:rPr>
            </w:pPr>
            <w:r>
              <w:rPr>
                <w:rFonts w:ascii="Times New Roman" w:hAnsi="Times New Roman" w:cs="Times New Roman"/>
              </w:rPr>
              <w:br w:type="page"/>
            </w:r>
            <w:bookmarkStart w:id="9" w:name="Form644"/>
            <w:bookmarkEnd w:id="9"/>
          </w:p>
          <w:p w14:paraId="7B06A527" w14:textId="77777777" w:rsidR="00F52108" w:rsidRDefault="00F52108" w:rsidP="00F52108">
            <w:pPr>
              <w:jc w:val="center"/>
              <w:rPr>
                <w:rFonts w:ascii="Times New Roman" w:hAnsi="Times New Roman" w:cs="Times New Roman"/>
              </w:rPr>
            </w:pPr>
          </w:p>
          <w:p w14:paraId="48FACF5D" w14:textId="77777777" w:rsidR="00F52108" w:rsidRDefault="00F52108" w:rsidP="00F52108">
            <w:pPr>
              <w:jc w:val="center"/>
              <w:rPr>
                <w:rFonts w:ascii="Times New Roman" w:hAnsi="Times New Roman" w:cs="Times New Roman"/>
              </w:rPr>
            </w:pPr>
          </w:p>
          <w:p w14:paraId="58F208E9" w14:textId="77777777" w:rsidR="00F52108" w:rsidRDefault="00F52108" w:rsidP="00F52108">
            <w:pPr>
              <w:jc w:val="center"/>
              <w:rPr>
                <w:rFonts w:ascii="Times New Roman" w:hAnsi="Times New Roman" w:cs="Times New Roman"/>
              </w:rPr>
            </w:pPr>
          </w:p>
          <w:p w14:paraId="584CC296" w14:textId="77777777" w:rsidR="00F52108" w:rsidRDefault="00F52108" w:rsidP="00F52108">
            <w:pPr>
              <w:jc w:val="center"/>
              <w:rPr>
                <w:rFonts w:ascii="Times New Roman" w:hAnsi="Times New Roman" w:cs="Times New Roman"/>
              </w:rPr>
            </w:pPr>
          </w:p>
          <w:p w14:paraId="13D1DC92" w14:textId="77777777" w:rsidR="00F52108" w:rsidRDefault="00F52108" w:rsidP="00F52108">
            <w:pPr>
              <w:jc w:val="center"/>
              <w:rPr>
                <w:rFonts w:ascii="Times New Roman" w:hAnsi="Times New Roman" w:cs="Times New Roman"/>
              </w:rPr>
            </w:pPr>
          </w:p>
          <w:p w14:paraId="75078BFA" w14:textId="77777777" w:rsidR="00F52108" w:rsidRDefault="00F52108" w:rsidP="00F52108">
            <w:pPr>
              <w:jc w:val="center"/>
              <w:rPr>
                <w:rFonts w:ascii="Times New Roman" w:hAnsi="Times New Roman" w:cs="Times New Roman"/>
              </w:rPr>
            </w:pPr>
          </w:p>
          <w:p w14:paraId="3D91E5D7" w14:textId="77777777" w:rsidR="000B4424" w:rsidRDefault="000B4424" w:rsidP="00F52108">
            <w:pPr>
              <w:jc w:val="center"/>
              <w:rPr>
                <w:rFonts w:ascii="Times New Roman" w:hAnsi="Times New Roman" w:cs="Times New Roman"/>
              </w:rPr>
            </w:pPr>
          </w:p>
          <w:p w14:paraId="212B31DD" w14:textId="77777777" w:rsidR="000B4424" w:rsidRDefault="000B4424" w:rsidP="00F52108">
            <w:pPr>
              <w:jc w:val="center"/>
              <w:rPr>
                <w:rFonts w:ascii="Times New Roman" w:hAnsi="Times New Roman" w:cs="Times New Roman"/>
              </w:rPr>
            </w:pPr>
          </w:p>
          <w:p w14:paraId="1124AD13" w14:textId="77777777" w:rsidR="000B4424" w:rsidRDefault="000B4424" w:rsidP="00F52108">
            <w:pPr>
              <w:jc w:val="center"/>
              <w:rPr>
                <w:rFonts w:ascii="Times New Roman" w:hAnsi="Times New Roman" w:cs="Times New Roman"/>
              </w:rPr>
            </w:pPr>
          </w:p>
          <w:p w14:paraId="471077CF" w14:textId="77777777" w:rsidR="000B4424" w:rsidRDefault="000B4424" w:rsidP="00F52108">
            <w:pPr>
              <w:jc w:val="center"/>
              <w:rPr>
                <w:rFonts w:ascii="Times New Roman" w:hAnsi="Times New Roman" w:cs="Times New Roman"/>
              </w:rPr>
            </w:pPr>
          </w:p>
          <w:p w14:paraId="5DD12C18" w14:textId="77777777" w:rsidR="003D47BB" w:rsidRDefault="003D47BB" w:rsidP="00F52108">
            <w:pPr>
              <w:jc w:val="center"/>
              <w:rPr>
                <w:rFonts w:ascii="Times New Roman" w:hAnsi="Times New Roman" w:cs="Times New Roman"/>
                <w:sz w:val="22"/>
                <w:szCs w:val="22"/>
              </w:rPr>
            </w:pPr>
          </w:p>
          <w:p w14:paraId="3C958423" w14:textId="77777777" w:rsidR="003D47BB" w:rsidRDefault="003D47BB" w:rsidP="00F52108">
            <w:pPr>
              <w:jc w:val="center"/>
              <w:rPr>
                <w:rFonts w:ascii="Times New Roman" w:hAnsi="Times New Roman" w:cs="Times New Roman"/>
                <w:sz w:val="22"/>
                <w:szCs w:val="22"/>
              </w:rPr>
            </w:pPr>
          </w:p>
          <w:p w14:paraId="4EFB1060" w14:textId="77777777" w:rsidR="003D47BB" w:rsidRDefault="003D47BB" w:rsidP="00F52108">
            <w:pPr>
              <w:jc w:val="center"/>
              <w:rPr>
                <w:rFonts w:ascii="Times New Roman" w:hAnsi="Times New Roman" w:cs="Times New Roman"/>
                <w:sz w:val="22"/>
                <w:szCs w:val="22"/>
              </w:rPr>
            </w:pPr>
          </w:p>
          <w:p w14:paraId="10B00EAA" w14:textId="77777777" w:rsidR="00F52108" w:rsidRPr="00742440" w:rsidRDefault="00F52108" w:rsidP="00F52108">
            <w:pPr>
              <w:jc w:val="center"/>
              <w:rPr>
                <w:rFonts w:ascii="Times New Roman" w:hAnsi="Times New Roman" w:cs="Times New Roman"/>
                <w:sz w:val="22"/>
                <w:szCs w:val="22"/>
              </w:rPr>
            </w:pPr>
            <w:r w:rsidRPr="00742440">
              <w:rPr>
                <w:rFonts w:ascii="Times New Roman" w:hAnsi="Times New Roman" w:cs="Times New Roman"/>
                <w:sz w:val="22"/>
                <w:szCs w:val="22"/>
              </w:rPr>
              <w:t>FORM 64-4</w:t>
            </w:r>
          </w:p>
          <w:p w14:paraId="4D2F56CA" w14:textId="77777777" w:rsidR="00F52108" w:rsidRPr="00326DFE" w:rsidRDefault="00F52108" w:rsidP="00F52108">
            <w:pPr>
              <w:rPr>
                <w:rFonts w:ascii="Times New Roman" w:hAnsi="Times New Roman" w:cs="Times New Roman"/>
                <w:sz w:val="18"/>
                <w:szCs w:val="18"/>
              </w:rPr>
            </w:pPr>
            <w:r w:rsidRPr="00326DFE">
              <w:rPr>
                <w:rFonts w:ascii="Times New Roman" w:hAnsi="Times New Roman" w:cs="Times New Roman"/>
                <w:sz w:val="18"/>
                <w:szCs w:val="18"/>
              </w:rPr>
              <w:t>R. 286H</w:t>
            </w:r>
          </w:p>
          <w:p w14:paraId="2C2164B7" w14:textId="77777777" w:rsidR="00F52108" w:rsidRPr="00742440" w:rsidRDefault="00F52108" w:rsidP="00F52108">
            <w:pPr>
              <w:jc w:val="center"/>
              <w:rPr>
                <w:rFonts w:ascii="Times New Roman" w:hAnsi="Times New Roman" w:cs="Times New Roman"/>
                <w:sz w:val="22"/>
                <w:szCs w:val="22"/>
              </w:rPr>
            </w:pPr>
            <w:r w:rsidRPr="00742440">
              <w:rPr>
                <w:rFonts w:ascii="Times New Roman" w:hAnsi="Times New Roman" w:cs="Times New Roman"/>
                <w:sz w:val="22"/>
                <w:szCs w:val="22"/>
              </w:rPr>
              <w:t>(ORDER UNDER SECTION 74(1) OF SUPREME COURT OF JUDICATURE ACT)</w:t>
            </w:r>
          </w:p>
          <w:p w14:paraId="18219873" w14:textId="77777777" w:rsidR="00F52108" w:rsidRPr="00742440" w:rsidRDefault="00F52108" w:rsidP="00F52108">
            <w:pPr>
              <w:jc w:val="center"/>
              <w:rPr>
                <w:rFonts w:ascii="Times New Roman" w:hAnsi="Times New Roman" w:cs="Times New Roman"/>
                <w:sz w:val="22"/>
                <w:szCs w:val="22"/>
              </w:rPr>
            </w:pPr>
            <w:r w:rsidRPr="00742440">
              <w:rPr>
                <w:rFonts w:ascii="Times New Roman" w:hAnsi="Times New Roman" w:cs="Times New Roman"/>
                <w:sz w:val="22"/>
                <w:szCs w:val="22"/>
              </w:rPr>
              <w:t xml:space="preserve">IN THE FAMILY JUSTICE COURTS OF THE REPUBLIC OF </w:t>
            </w:r>
          </w:p>
          <w:p w14:paraId="5BE230B1" w14:textId="77777777" w:rsidR="00F52108" w:rsidRPr="00742440" w:rsidRDefault="00F52108" w:rsidP="00F52108">
            <w:pPr>
              <w:jc w:val="center"/>
              <w:rPr>
                <w:rFonts w:ascii="Times New Roman" w:hAnsi="Times New Roman" w:cs="Times New Roman"/>
                <w:sz w:val="22"/>
                <w:szCs w:val="22"/>
              </w:rPr>
            </w:pPr>
            <w:r w:rsidRPr="00742440">
              <w:rPr>
                <w:rFonts w:ascii="Times New Roman" w:hAnsi="Times New Roman" w:cs="Times New Roman"/>
                <w:sz w:val="22"/>
                <w:szCs w:val="22"/>
              </w:rPr>
              <w:t>SINGAPORE</w:t>
            </w:r>
          </w:p>
          <w:p w14:paraId="0F72E9FE" w14:textId="77777777" w:rsidR="00F52108" w:rsidRPr="00742440" w:rsidRDefault="00F52108" w:rsidP="00F52108">
            <w:pPr>
              <w:jc w:val="both"/>
              <w:rPr>
                <w:rFonts w:ascii="Times New Roman" w:hAnsi="Times New Roman" w:cs="Times New Roman"/>
                <w:sz w:val="22"/>
                <w:szCs w:val="22"/>
              </w:rPr>
            </w:pPr>
            <w:r w:rsidRPr="00742440">
              <w:rPr>
                <w:rFonts w:ascii="Times New Roman" w:hAnsi="Times New Roman" w:cs="Times New Roman"/>
                <w:sz w:val="22"/>
                <w:szCs w:val="22"/>
              </w:rPr>
              <w:t xml:space="preserve">Case No. </w:t>
            </w:r>
            <w:r w:rsidRPr="00742440">
              <w:rPr>
                <w:rFonts w:ascii="Times New Roman" w:hAnsi="Times New Roman" w:cs="Times New Roman"/>
                <w:sz w:val="22"/>
                <w:szCs w:val="22"/>
              </w:rPr>
              <w:tab/>
            </w:r>
          </w:p>
          <w:p w14:paraId="46877A22" w14:textId="77777777" w:rsidR="00F52108" w:rsidRPr="00742440" w:rsidRDefault="00F52108" w:rsidP="00F52108">
            <w:pPr>
              <w:jc w:val="both"/>
              <w:rPr>
                <w:rFonts w:ascii="Times New Roman" w:hAnsi="Times New Roman" w:cs="Times New Roman"/>
                <w:sz w:val="22"/>
                <w:szCs w:val="22"/>
              </w:rPr>
            </w:pPr>
            <w:r w:rsidRPr="00742440">
              <w:rPr>
                <w:rFonts w:ascii="Times New Roman" w:hAnsi="Times New Roman" w:cs="Times New Roman"/>
                <w:sz w:val="22"/>
                <w:szCs w:val="22"/>
              </w:rPr>
              <w:t>Date of Order:</w:t>
            </w:r>
          </w:p>
          <w:p w14:paraId="5665416B" w14:textId="77777777" w:rsidR="00F52108" w:rsidRPr="00742440" w:rsidRDefault="00F52108" w:rsidP="00F52108">
            <w:pPr>
              <w:jc w:val="both"/>
              <w:rPr>
                <w:rFonts w:ascii="Times New Roman" w:hAnsi="Times New Roman" w:cs="Times New Roman"/>
                <w:sz w:val="22"/>
                <w:szCs w:val="22"/>
              </w:rPr>
            </w:pPr>
            <w:r w:rsidRPr="00742440">
              <w:rPr>
                <w:rFonts w:ascii="Times New Roman" w:hAnsi="Times New Roman" w:cs="Times New Roman"/>
                <w:sz w:val="22"/>
                <w:szCs w:val="22"/>
              </w:rPr>
              <w:t>Made By:</w:t>
            </w:r>
          </w:p>
          <w:p w14:paraId="058B8243" w14:textId="77777777" w:rsidR="00F52108" w:rsidRPr="00742440" w:rsidRDefault="00F52108" w:rsidP="00F52108">
            <w:pPr>
              <w:jc w:val="center"/>
              <w:rPr>
                <w:rFonts w:ascii="Times New Roman" w:hAnsi="Times New Roman" w:cs="Times New Roman"/>
                <w:sz w:val="22"/>
                <w:szCs w:val="22"/>
              </w:rPr>
            </w:pPr>
            <w:r w:rsidRPr="00742440">
              <w:rPr>
                <w:rFonts w:ascii="Times New Roman" w:hAnsi="Times New Roman" w:cs="Times New Roman"/>
                <w:sz w:val="22"/>
                <w:szCs w:val="22"/>
              </w:rPr>
              <w:t>Between</w:t>
            </w:r>
          </w:p>
          <w:tbl>
            <w:tblPr>
              <w:tblW w:w="7120" w:type="dxa"/>
              <w:jc w:val="center"/>
              <w:tblLook w:val="04A0" w:firstRow="1" w:lastRow="0" w:firstColumn="1" w:lastColumn="0" w:noHBand="0" w:noVBand="1"/>
            </w:tblPr>
            <w:tblGrid>
              <w:gridCol w:w="7120"/>
            </w:tblGrid>
            <w:tr w:rsidR="00F52108" w:rsidRPr="00742440" w14:paraId="29C9410E" w14:textId="77777777" w:rsidTr="00F52108">
              <w:trPr>
                <w:cantSplit/>
                <w:jc w:val="center"/>
              </w:trPr>
              <w:tc>
                <w:tcPr>
                  <w:tcW w:w="7120" w:type="dxa"/>
                </w:tcPr>
                <w:p w14:paraId="5410F664" w14:textId="77777777" w:rsidR="00F52108" w:rsidRPr="00742440" w:rsidRDefault="00F52108" w:rsidP="00F52108">
                  <w:pPr>
                    <w:spacing w:before="60" w:after="60" w:line="240" w:lineRule="auto"/>
                    <w:jc w:val="right"/>
                    <w:rPr>
                      <w:rFonts w:ascii="Times New Roman" w:hAnsi="Times New Roman" w:cs="Times New Roman"/>
                      <w:sz w:val="22"/>
                      <w:szCs w:val="22"/>
                      <w:lang w:val="en-GB" w:eastAsia="en-US"/>
                    </w:rPr>
                  </w:pPr>
                  <w:r w:rsidRPr="00742440">
                    <w:rPr>
                      <w:rFonts w:ascii="Times New Roman" w:hAnsi="Times New Roman" w:cs="Times New Roman"/>
                      <w:sz w:val="22"/>
                      <w:szCs w:val="22"/>
                      <w:lang w:val="en-GB" w:eastAsia="en-US"/>
                    </w:rPr>
                    <w:fldChar w:fldCharType="begin"/>
                  </w:r>
                  <w:r w:rsidRPr="00742440">
                    <w:rPr>
                      <w:rFonts w:ascii="Times New Roman" w:hAnsi="Times New Roman" w:cs="Times New Roman"/>
                      <w:sz w:val="22"/>
                      <w:szCs w:val="22"/>
                      <w:lang w:val="en-GB" w:eastAsia="en-US"/>
                    </w:rPr>
                    <w:instrText xml:space="preserve"> GUID=4c938f20-bd96-447b-8b98-ccb6e0a0b2ba </w:instrText>
                  </w:r>
                  <w:r w:rsidRPr="00742440">
                    <w:rPr>
                      <w:rFonts w:ascii="Times New Roman" w:hAnsi="Times New Roman" w:cs="Times New Roman"/>
                      <w:sz w:val="22"/>
                      <w:szCs w:val="22"/>
                      <w:lang w:val="en-GB" w:eastAsia="en-US"/>
                    </w:rPr>
                    <w:fldChar w:fldCharType="end"/>
                  </w:r>
                  <w:r w:rsidRPr="00742440">
                    <w:rPr>
                      <w:rFonts w:ascii="Times New Roman" w:hAnsi="Times New Roman" w:cs="Times New Roman"/>
                      <w:sz w:val="22"/>
                      <w:szCs w:val="22"/>
                      <w:lang w:val="en-GB" w:eastAsia="en-US"/>
                    </w:rPr>
                    <w:t>     </w:t>
                  </w:r>
                  <w:r w:rsidRPr="00742440">
                    <w:rPr>
                      <w:rFonts w:ascii="Times New Roman" w:hAnsi="Times New Roman" w:cs="Times New Roman"/>
                      <w:i/>
                      <w:sz w:val="22"/>
                      <w:szCs w:val="22"/>
                      <w:lang w:val="en-GB" w:eastAsia="en-US"/>
                    </w:rPr>
                    <w:t>Plaintiff/Appellant*</w:t>
                  </w:r>
                </w:p>
              </w:tc>
            </w:tr>
            <w:tr w:rsidR="00F52108" w:rsidRPr="00742440" w14:paraId="0AB666D5" w14:textId="77777777" w:rsidTr="00F52108">
              <w:trPr>
                <w:cantSplit/>
                <w:jc w:val="center"/>
              </w:trPr>
              <w:tc>
                <w:tcPr>
                  <w:tcW w:w="7120" w:type="dxa"/>
                </w:tcPr>
                <w:p w14:paraId="28D1910D" w14:textId="77777777" w:rsidR="00F52108" w:rsidRPr="00742440" w:rsidRDefault="00F52108" w:rsidP="00F52108">
                  <w:pPr>
                    <w:spacing w:before="60" w:after="60" w:line="240" w:lineRule="auto"/>
                    <w:jc w:val="center"/>
                    <w:rPr>
                      <w:rFonts w:ascii="Times New Roman" w:hAnsi="Times New Roman" w:cs="Times New Roman"/>
                      <w:sz w:val="22"/>
                      <w:szCs w:val="22"/>
                      <w:lang w:val="en-GB" w:eastAsia="en-US"/>
                    </w:rPr>
                  </w:pPr>
                  <w:r w:rsidRPr="00742440">
                    <w:rPr>
                      <w:rFonts w:ascii="Times New Roman" w:hAnsi="Times New Roman" w:cs="Times New Roman"/>
                      <w:sz w:val="22"/>
                      <w:szCs w:val="22"/>
                      <w:lang w:val="en-GB" w:eastAsia="en-US"/>
                    </w:rPr>
                    <w:fldChar w:fldCharType="begin"/>
                  </w:r>
                  <w:r w:rsidRPr="00742440">
                    <w:rPr>
                      <w:rFonts w:ascii="Times New Roman" w:hAnsi="Times New Roman" w:cs="Times New Roman"/>
                      <w:sz w:val="22"/>
                      <w:szCs w:val="22"/>
                      <w:lang w:val="en-GB" w:eastAsia="en-US"/>
                    </w:rPr>
                    <w:instrText xml:space="preserve"> GUID=02314eda-eeaa-48cd-8cc1-2e538de57773 </w:instrText>
                  </w:r>
                  <w:r w:rsidRPr="00742440">
                    <w:rPr>
                      <w:rFonts w:ascii="Times New Roman" w:hAnsi="Times New Roman" w:cs="Times New Roman"/>
                      <w:sz w:val="22"/>
                      <w:szCs w:val="22"/>
                      <w:lang w:val="en-GB" w:eastAsia="en-US"/>
                    </w:rPr>
                    <w:fldChar w:fldCharType="end"/>
                  </w:r>
                  <w:r w:rsidRPr="00742440">
                    <w:rPr>
                      <w:rFonts w:ascii="Times New Roman" w:hAnsi="Times New Roman" w:cs="Times New Roman"/>
                      <w:sz w:val="22"/>
                      <w:szCs w:val="22"/>
                      <w:lang w:val="en-GB" w:eastAsia="en-US"/>
                    </w:rPr>
                    <w:t>And</w:t>
                  </w:r>
                </w:p>
              </w:tc>
            </w:tr>
            <w:tr w:rsidR="00F52108" w:rsidRPr="00742440" w14:paraId="4885E645" w14:textId="77777777" w:rsidTr="00F52108">
              <w:trPr>
                <w:cantSplit/>
                <w:jc w:val="center"/>
              </w:trPr>
              <w:tc>
                <w:tcPr>
                  <w:tcW w:w="7120" w:type="dxa"/>
                </w:tcPr>
                <w:p w14:paraId="1293BB52" w14:textId="77777777" w:rsidR="00F52108" w:rsidRPr="00742440" w:rsidRDefault="00F52108" w:rsidP="00F52108">
                  <w:pPr>
                    <w:spacing w:before="60" w:after="60" w:line="240" w:lineRule="auto"/>
                    <w:jc w:val="right"/>
                    <w:rPr>
                      <w:rFonts w:ascii="Times New Roman" w:hAnsi="Times New Roman" w:cs="Times New Roman"/>
                      <w:sz w:val="22"/>
                      <w:szCs w:val="22"/>
                      <w:lang w:val="en-GB" w:eastAsia="en-US"/>
                    </w:rPr>
                  </w:pPr>
                  <w:r w:rsidRPr="00742440">
                    <w:rPr>
                      <w:rFonts w:ascii="Times New Roman" w:hAnsi="Times New Roman" w:cs="Times New Roman"/>
                      <w:sz w:val="22"/>
                      <w:szCs w:val="22"/>
                      <w:lang w:val="en-GB" w:eastAsia="en-US"/>
                    </w:rPr>
                    <w:fldChar w:fldCharType="begin"/>
                  </w:r>
                  <w:r w:rsidRPr="00742440">
                    <w:rPr>
                      <w:rFonts w:ascii="Times New Roman" w:hAnsi="Times New Roman" w:cs="Times New Roman"/>
                      <w:sz w:val="22"/>
                      <w:szCs w:val="22"/>
                      <w:lang w:val="en-GB" w:eastAsia="en-US"/>
                    </w:rPr>
                    <w:instrText xml:space="preserve"> GUID=7997e846-6396-4293-8681-5dd094de165f </w:instrText>
                  </w:r>
                  <w:r w:rsidRPr="00742440">
                    <w:rPr>
                      <w:rFonts w:ascii="Times New Roman" w:hAnsi="Times New Roman" w:cs="Times New Roman"/>
                      <w:sz w:val="22"/>
                      <w:szCs w:val="22"/>
                      <w:lang w:val="en-GB" w:eastAsia="en-US"/>
                    </w:rPr>
                    <w:fldChar w:fldCharType="end"/>
                  </w:r>
                  <w:r w:rsidRPr="00742440">
                    <w:rPr>
                      <w:rFonts w:ascii="Times New Roman" w:hAnsi="Times New Roman" w:cs="Times New Roman"/>
                      <w:sz w:val="22"/>
                      <w:szCs w:val="22"/>
                      <w:lang w:val="en-GB" w:eastAsia="en-US"/>
                    </w:rPr>
                    <w:t>    </w:t>
                  </w:r>
                  <w:r w:rsidRPr="00742440">
                    <w:rPr>
                      <w:rFonts w:ascii="Times New Roman" w:hAnsi="Times New Roman" w:cs="Times New Roman"/>
                      <w:i/>
                      <w:sz w:val="22"/>
                      <w:szCs w:val="22"/>
                      <w:lang w:val="en-GB" w:eastAsia="en-US"/>
                    </w:rPr>
                    <w:t>Defendant/Respondent*</w:t>
                  </w:r>
                </w:p>
              </w:tc>
            </w:tr>
            <w:tr w:rsidR="00F52108" w:rsidRPr="00742440" w14:paraId="4B242B03" w14:textId="77777777" w:rsidTr="00F52108">
              <w:trPr>
                <w:cantSplit/>
                <w:jc w:val="center"/>
              </w:trPr>
              <w:tc>
                <w:tcPr>
                  <w:tcW w:w="7120" w:type="dxa"/>
                </w:tcPr>
                <w:p w14:paraId="53DFC8B8" w14:textId="77777777" w:rsidR="00F52108" w:rsidRPr="00742440" w:rsidRDefault="00F52108" w:rsidP="00F52108">
                  <w:pPr>
                    <w:spacing w:before="60" w:after="60" w:line="240" w:lineRule="auto"/>
                    <w:rPr>
                      <w:rFonts w:ascii="Times New Roman" w:hAnsi="Times New Roman" w:cs="Times New Roman"/>
                      <w:sz w:val="22"/>
                      <w:szCs w:val="22"/>
                      <w:lang w:val="en-GB" w:eastAsia="en-US"/>
                    </w:rPr>
                  </w:pPr>
                  <w:r w:rsidRPr="00742440">
                    <w:rPr>
                      <w:rFonts w:ascii="Times New Roman" w:hAnsi="Times New Roman" w:cs="Times New Roman"/>
                      <w:sz w:val="22"/>
                      <w:szCs w:val="22"/>
                      <w:lang w:val="en-GB" w:eastAsia="en-US"/>
                    </w:rPr>
                    <w:fldChar w:fldCharType="begin"/>
                  </w:r>
                  <w:r w:rsidRPr="00742440">
                    <w:rPr>
                      <w:rFonts w:ascii="Times New Roman" w:hAnsi="Times New Roman" w:cs="Times New Roman"/>
                      <w:sz w:val="22"/>
                      <w:szCs w:val="22"/>
                      <w:lang w:val="en-GB" w:eastAsia="en-US"/>
                    </w:rPr>
                    <w:instrText xml:space="preserve"> GUID=77778f03-36e3-498e-9e9a-98c583d001bf </w:instrText>
                  </w:r>
                  <w:r w:rsidRPr="00742440">
                    <w:rPr>
                      <w:rFonts w:ascii="Times New Roman" w:hAnsi="Times New Roman" w:cs="Times New Roman"/>
                      <w:sz w:val="22"/>
                      <w:szCs w:val="22"/>
                      <w:lang w:val="en-GB" w:eastAsia="en-US"/>
                    </w:rPr>
                    <w:fldChar w:fldCharType="end"/>
                  </w:r>
                </w:p>
              </w:tc>
            </w:tr>
          </w:tbl>
          <w:p w14:paraId="4592E8B5" w14:textId="77777777" w:rsidR="00F52108" w:rsidRPr="00742440" w:rsidRDefault="00F52108" w:rsidP="00F52108">
            <w:pPr>
              <w:tabs>
                <w:tab w:val="left" w:pos="7088"/>
              </w:tabs>
              <w:rPr>
                <w:rFonts w:ascii="Times New Roman" w:hAnsi="Times New Roman" w:cs="Times New Roman"/>
                <w:b/>
                <w:sz w:val="22"/>
                <w:szCs w:val="22"/>
              </w:rPr>
            </w:pPr>
            <w:r w:rsidRPr="00742440">
              <w:rPr>
                <w:rFonts w:ascii="Times New Roman" w:hAnsi="Times New Roman" w:cs="Times New Roman"/>
                <w:b/>
                <w:sz w:val="22"/>
                <w:szCs w:val="22"/>
              </w:rPr>
              <w:t>Nature of Hearing in Open Court</w:t>
            </w:r>
          </w:p>
          <w:p w14:paraId="2FF640B2" w14:textId="77777777" w:rsidR="00F52108" w:rsidRPr="00742440" w:rsidRDefault="00F52108" w:rsidP="00F52108">
            <w:pPr>
              <w:tabs>
                <w:tab w:val="left" w:pos="7088"/>
              </w:tabs>
              <w:rPr>
                <w:rFonts w:ascii="Times New Roman" w:hAnsi="Times New Roman" w:cs="Times New Roman"/>
                <w:b/>
                <w:sz w:val="22"/>
                <w:szCs w:val="22"/>
              </w:rPr>
            </w:pPr>
          </w:p>
          <w:p w14:paraId="151CB772" w14:textId="77777777" w:rsidR="00F52108" w:rsidRPr="00742440" w:rsidRDefault="00F52108" w:rsidP="00F52108">
            <w:pPr>
              <w:tabs>
                <w:tab w:val="left" w:pos="7088"/>
              </w:tabs>
              <w:rPr>
                <w:rFonts w:ascii="Times New Roman" w:hAnsi="Times New Roman" w:cs="Times New Roman"/>
                <w:b/>
                <w:sz w:val="22"/>
                <w:szCs w:val="22"/>
              </w:rPr>
            </w:pPr>
            <w:r w:rsidRPr="00742440">
              <w:rPr>
                <w:rFonts w:ascii="Times New Roman" w:hAnsi="Times New Roman" w:cs="Times New Roman"/>
                <w:b/>
                <w:sz w:val="22"/>
                <w:szCs w:val="22"/>
              </w:rPr>
              <w:t>Parties Present at the Hearing</w:t>
            </w:r>
          </w:p>
          <w:p w14:paraId="09B64E89" w14:textId="77777777" w:rsidR="00F52108" w:rsidRPr="00742440" w:rsidRDefault="00F52108" w:rsidP="00F52108">
            <w:pPr>
              <w:tabs>
                <w:tab w:val="left" w:pos="7088"/>
              </w:tabs>
              <w:rPr>
                <w:rFonts w:ascii="Times New Roman" w:hAnsi="Times New Roman" w:cs="Times New Roman"/>
                <w:b/>
                <w:sz w:val="22"/>
                <w:szCs w:val="22"/>
              </w:rPr>
            </w:pPr>
          </w:p>
          <w:p w14:paraId="31EF8123" w14:textId="77777777" w:rsidR="00F52108" w:rsidRPr="00742440" w:rsidRDefault="00F52108" w:rsidP="00F52108">
            <w:pPr>
              <w:tabs>
                <w:tab w:val="left" w:pos="7088"/>
              </w:tabs>
              <w:rPr>
                <w:rFonts w:ascii="Times New Roman" w:hAnsi="Times New Roman" w:cs="Times New Roman"/>
                <w:b/>
                <w:sz w:val="22"/>
                <w:szCs w:val="22"/>
              </w:rPr>
            </w:pPr>
            <w:r w:rsidRPr="00742440">
              <w:rPr>
                <w:rFonts w:ascii="Times New Roman" w:hAnsi="Times New Roman" w:cs="Times New Roman"/>
                <w:b/>
                <w:sz w:val="22"/>
                <w:szCs w:val="22"/>
              </w:rPr>
              <w:t>Orders Made:</w:t>
            </w:r>
          </w:p>
          <w:p w14:paraId="4C39EB5D" w14:textId="77777777" w:rsidR="00F52108" w:rsidRPr="00742440" w:rsidRDefault="00F52108" w:rsidP="006172E9">
            <w:pPr>
              <w:pStyle w:val="ListParagraph"/>
              <w:numPr>
                <w:ilvl w:val="0"/>
                <w:numId w:val="131"/>
              </w:numPr>
              <w:spacing w:after="160" w:line="259" w:lineRule="auto"/>
              <w:ind w:hanging="720"/>
              <w:contextualSpacing/>
              <w:jc w:val="both"/>
              <w:rPr>
                <w:sz w:val="22"/>
                <w:szCs w:val="22"/>
              </w:rPr>
            </w:pPr>
            <w:r w:rsidRPr="00742440">
              <w:rPr>
                <w:sz w:val="22"/>
                <w:szCs w:val="22"/>
              </w:rPr>
              <w:t xml:space="preserve">No legal proceedings are to be instituted without the leave of the Family Division of the High Court by (the person against whom this order is made) in </w:t>
            </w:r>
            <w:r w:rsidRPr="00742440">
              <w:rPr>
                <w:color w:val="000000"/>
                <w:sz w:val="22"/>
                <w:szCs w:val="22"/>
              </w:rPr>
              <w:t>(specify the court or subordinate court)</w:t>
            </w:r>
            <w:r w:rsidRPr="00742440">
              <w:rPr>
                <w:sz w:val="22"/>
                <w:szCs w:val="22"/>
              </w:rPr>
              <w:t>.</w:t>
            </w:r>
          </w:p>
          <w:p w14:paraId="65072BD8" w14:textId="77777777" w:rsidR="00F52108" w:rsidRPr="00742440" w:rsidRDefault="00F52108" w:rsidP="006172E9">
            <w:pPr>
              <w:pStyle w:val="ListParagraph"/>
              <w:numPr>
                <w:ilvl w:val="0"/>
                <w:numId w:val="131"/>
              </w:numPr>
              <w:spacing w:after="160" w:line="259" w:lineRule="auto"/>
              <w:ind w:hanging="720"/>
              <w:contextualSpacing/>
              <w:jc w:val="both"/>
              <w:rPr>
                <w:sz w:val="22"/>
                <w:szCs w:val="22"/>
              </w:rPr>
            </w:pPr>
            <w:r w:rsidRPr="00742440">
              <w:rPr>
                <w:sz w:val="22"/>
                <w:szCs w:val="22"/>
              </w:rPr>
              <w:t xml:space="preserve">Any legal proceedings instituted by (the person against whom this order is made) in </w:t>
            </w:r>
            <w:r w:rsidRPr="00742440">
              <w:rPr>
                <w:color w:val="000000"/>
                <w:sz w:val="22"/>
                <w:szCs w:val="22"/>
              </w:rPr>
              <w:t xml:space="preserve">(specify the court or subordinate court) </w:t>
            </w:r>
            <w:r w:rsidRPr="00742440">
              <w:rPr>
                <w:sz w:val="22"/>
                <w:szCs w:val="22"/>
              </w:rPr>
              <w:t>before the making of this order must not be continued by him/her/it* without the leave of the Family Division of the High Court.</w:t>
            </w:r>
          </w:p>
          <w:p w14:paraId="5F29EE3C" w14:textId="77777777" w:rsidR="00F52108" w:rsidRPr="00742440" w:rsidRDefault="00F52108" w:rsidP="006172E9">
            <w:pPr>
              <w:pStyle w:val="ListParagraph"/>
              <w:numPr>
                <w:ilvl w:val="0"/>
                <w:numId w:val="131"/>
              </w:numPr>
              <w:spacing w:after="160" w:line="259" w:lineRule="auto"/>
              <w:ind w:hanging="720"/>
              <w:contextualSpacing/>
              <w:jc w:val="both"/>
              <w:rPr>
                <w:sz w:val="22"/>
                <w:szCs w:val="22"/>
              </w:rPr>
            </w:pPr>
            <w:r w:rsidRPr="00742440">
              <w:rPr>
                <w:sz w:val="22"/>
                <w:szCs w:val="22"/>
              </w:rPr>
              <w:t>(state the order on costs or any other orders made by the Court).</w:t>
            </w:r>
          </w:p>
          <w:p w14:paraId="66A55BCC" w14:textId="77777777" w:rsidR="00200EEC" w:rsidRPr="00742440" w:rsidRDefault="00200EEC" w:rsidP="00200EEC">
            <w:pPr>
              <w:pStyle w:val="ListParagraph"/>
              <w:spacing w:after="160" w:line="259" w:lineRule="auto"/>
              <w:contextualSpacing/>
              <w:rPr>
                <w:sz w:val="22"/>
                <w:szCs w:val="22"/>
              </w:rPr>
            </w:pPr>
          </w:p>
          <w:p w14:paraId="70BF7F71" w14:textId="77777777" w:rsidR="00F52108" w:rsidRPr="00742440" w:rsidRDefault="00F52108" w:rsidP="00F52108">
            <w:pPr>
              <w:tabs>
                <w:tab w:val="left" w:pos="7088"/>
              </w:tabs>
              <w:jc w:val="both"/>
              <w:rPr>
                <w:rFonts w:ascii="Times New Roman" w:hAnsi="Times New Roman" w:cs="Times New Roman"/>
                <w:b/>
                <w:sz w:val="22"/>
                <w:szCs w:val="22"/>
              </w:rPr>
            </w:pPr>
            <w:r w:rsidRPr="00742440">
              <w:rPr>
                <w:rFonts w:ascii="Times New Roman" w:hAnsi="Times New Roman" w:cs="Times New Roman"/>
                <w:b/>
                <w:sz w:val="22"/>
                <w:szCs w:val="22"/>
              </w:rPr>
              <w:t>Important Message:</w:t>
            </w:r>
          </w:p>
          <w:p w14:paraId="7D890630" w14:textId="77777777" w:rsidR="000B4424" w:rsidRPr="00742440" w:rsidRDefault="00F52108" w:rsidP="006172E9">
            <w:pPr>
              <w:pStyle w:val="ListParagraph"/>
              <w:numPr>
                <w:ilvl w:val="0"/>
                <w:numId w:val="135"/>
              </w:numPr>
              <w:ind w:left="709" w:hanging="709"/>
              <w:jc w:val="both"/>
              <w:rPr>
                <w:sz w:val="22"/>
                <w:szCs w:val="22"/>
              </w:rPr>
            </w:pPr>
            <w:r w:rsidRPr="00742440">
              <w:rPr>
                <w:sz w:val="22"/>
                <w:szCs w:val="22"/>
              </w:rPr>
              <w:t>You must obey the directions contained in this order. If you disobey any direction contained in this order, you will be guilty of contempt of court and may be sent to prison or fined.</w:t>
            </w:r>
          </w:p>
          <w:p w14:paraId="0CBF4E43" w14:textId="77777777" w:rsidR="00F52108" w:rsidRPr="00742440" w:rsidRDefault="00F52108" w:rsidP="00FE6D56">
            <w:pPr>
              <w:pStyle w:val="ListParagraph"/>
              <w:ind w:left="1210"/>
              <w:jc w:val="both"/>
              <w:rPr>
                <w:sz w:val="22"/>
                <w:szCs w:val="22"/>
              </w:rPr>
            </w:pPr>
          </w:p>
          <w:p w14:paraId="222A0655" w14:textId="77777777" w:rsidR="00F52108" w:rsidRPr="00742440" w:rsidRDefault="00F52108" w:rsidP="00471B88">
            <w:pPr>
              <w:spacing w:before="0" w:after="0" w:line="240" w:lineRule="auto"/>
              <w:ind w:left="709" w:hanging="709"/>
              <w:jc w:val="both"/>
              <w:rPr>
                <w:rFonts w:ascii="Times New Roman" w:hAnsi="Times New Roman" w:cs="Times New Roman"/>
                <w:sz w:val="22"/>
                <w:szCs w:val="22"/>
              </w:rPr>
            </w:pPr>
            <w:r w:rsidRPr="00742440">
              <w:rPr>
                <w:rFonts w:ascii="Times New Roman" w:hAnsi="Times New Roman" w:cs="Times New Roman"/>
                <w:sz w:val="22"/>
                <w:szCs w:val="22"/>
              </w:rPr>
              <w:t>2.</w:t>
            </w:r>
            <w:r w:rsidRPr="00742440">
              <w:rPr>
                <w:rFonts w:ascii="Times New Roman" w:hAnsi="Times New Roman" w:cs="Times New Roman"/>
                <w:sz w:val="22"/>
                <w:szCs w:val="22"/>
              </w:rPr>
              <w:tab/>
              <w:t xml:space="preserve">If you apply for leave to institute any legal proceedings, or to continue any legal proceedings instituted by you before the making of this order, you must serve the application for leave, </w:t>
            </w:r>
            <w:r w:rsidRPr="00742440">
              <w:rPr>
                <w:rFonts w:ascii="Times New Roman" w:hAnsi="Times New Roman" w:cs="Times New Roman"/>
                <w:sz w:val="22"/>
                <w:szCs w:val="22"/>
              </w:rPr>
              <w:lastRenderedPageBreak/>
              <w:t>and the supporting affidavit, on the Attorney-General and on every party to the legal proceedings to be instituted or continued.</w:t>
            </w:r>
          </w:p>
          <w:p w14:paraId="4141A1E0" w14:textId="77777777" w:rsidR="005720A8" w:rsidRPr="00742440" w:rsidRDefault="005720A8" w:rsidP="00471B88">
            <w:pPr>
              <w:spacing w:before="0" w:after="0" w:line="240" w:lineRule="auto"/>
              <w:ind w:left="709" w:hanging="709"/>
              <w:jc w:val="both"/>
              <w:rPr>
                <w:rFonts w:ascii="Times New Roman" w:hAnsi="Times New Roman" w:cs="Times New Roman"/>
                <w:sz w:val="22"/>
                <w:szCs w:val="22"/>
              </w:rPr>
            </w:pPr>
          </w:p>
          <w:p w14:paraId="0DEBF4A8" w14:textId="77777777" w:rsidR="005720A8" w:rsidRPr="00742440" w:rsidRDefault="00F52108" w:rsidP="00471B88">
            <w:pPr>
              <w:spacing w:before="0" w:after="0" w:line="240" w:lineRule="auto"/>
              <w:ind w:left="709" w:hanging="709"/>
              <w:jc w:val="both"/>
              <w:rPr>
                <w:rFonts w:ascii="Times New Roman" w:hAnsi="Times New Roman" w:cs="Times New Roman"/>
                <w:sz w:val="22"/>
                <w:szCs w:val="22"/>
              </w:rPr>
            </w:pPr>
            <w:r w:rsidRPr="00742440">
              <w:rPr>
                <w:rFonts w:ascii="Times New Roman" w:hAnsi="Times New Roman" w:cs="Times New Roman"/>
                <w:sz w:val="22"/>
                <w:szCs w:val="22"/>
              </w:rPr>
              <w:t xml:space="preserve">3. </w:t>
            </w:r>
            <w:r w:rsidRPr="00742440">
              <w:rPr>
                <w:rFonts w:ascii="Times New Roman" w:hAnsi="Times New Roman" w:cs="Times New Roman"/>
                <w:sz w:val="22"/>
                <w:szCs w:val="22"/>
              </w:rPr>
              <w:tab/>
              <w:t>If you attempt to institute any legal proceedings, or to continue any legal proceedings instituted by you before the making of this order, without first obtaining the leave of the Family Division of the High Court, any other party to those legal proceedings, or to the application pursuant to which this order was made, may apply for those legal proceedings to be struck out. The Court may also on its own motion strike out those legal proceedings.</w:t>
            </w:r>
          </w:p>
          <w:p w14:paraId="3015822F" w14:textId="77777777" w:rsidR="00F52108" w:rsidRPr="00742440" w:rsidRDefault="00F52108" w:rsidP="00471B88">
            <w:pPr>
              <w:spacing w:before="0" w:after="0" w:line="240" w:lineRule="auto"/>
              <w:ind w:left="709" w:hanging="709"/>
              <w:jc w:val="both"/>
              <w:rPr>
                <w:rFonts w:ascii="Times New Roman" w:hAnsi="Times New Roman" w:cs="Times New Roman"/>
                <w:sz w:val="22"/>
                <w:szCs w:val="22"/>
              </w:rPr>
            </w:pPr>
          </w:p>
          <w:p w14:paraId="443024E8" w14:textId="77777777" w:rsidR="00F52108" w:rsidRPr="00742440" w:rsidRDefault="00F52108" w:rsidP="00471B88">
            <w:pPr>
              <w:spacing w:before="0" w:after="0" w:line="240" w:lineRule="auto"/>
              <w:ind w:left="709" w:hanging="709"/>
              <w:jc w:val="both"/>
              <w:rPr>
                <w:rFonts w:ascii="Times New Roman" w:hAnsi="Times New Roman" w:cs="Times New Roman"/>
                <w:sz w:val="22"/>
                <w:szCs w:val="22"/>
              </w:rPr>
            </w:pPr>
            <w:r w:rsidRPr="00742440">
              <w:rPr>
                <w:rFonts w:ascii="Times New Roman" w:hAnsi="Times New Roman" w:cs="Times New Roman"/>
                <w:sz w:val="22"/>
                <w:szCs w:val="22"/>
              </w:rPr>
              <w:t>4.</w:t>
            </w:r>
            <w:r w:rsidRPr="00742440">
              <w:rPr>
                <w:rFonts w:ascii="Times New Roman" w:hAnsi="Times New Roman" w:cs="Times New Roman"/>
                <w:sz w:val="22"/>
                <w:szCs w:val="22"/>
              </w:rPr>
              <w:tab/>
              <w:t>If you do not understand anything in this order, you should consult a solicitor as soon as possible.</w:t>
            </w:r>
          </w:p>
          <w:p w14:paraId="0604BE56" w14:textId="77777777" w:rsidR="00F52108" w:rsidRPr="00742440" w:rsidRDefault="00F52108" w:rsidP="00F52108">
            <w:pPr>
              <w:jc w:val="both"/>
              <w:rPr>
                <w:rFonts w:ascii="Times New Roman" w:hAnsi="Times New Roman" w:cs="Times New Roman"/>
                <w:sz w:val="22"/>
                <w:szCs w:val="22"/>
              </w:rPr>
            </w:pPr>
          </w:p>
          <w:p w14:paraId="7F06ABDA" w14:textId="77777777" w:rsidR="00F52108" w:rsidRPr="00742440" w:rsidRDefault="00F52108" w:rsidP="00F52108">
            <w:pPr>
              <w:jc w:val="both"/>
              <w:rPr>
                <w:rFonts w:ascii="Times New Roman" w:hAnsi="Times New Roman" w:cs="Times New Roman"/>
                <w:sz w:val="22"/>
                <w:szCs w:val="22"/>
              </w:rPr>
            </w:pPr>
          </w:p>
          <w:p w14:paraId="3DFBB664" w14:textId="77777777" w:rsidR="00F52108" w:rsidRPr="00742440" w:rsidRDefault="00F52108" w:rsidP="00F52108">
            <w:pPr>
              <w:jc w:val="both"/>
              <w:rPr>
                <w:rFonts w:ascii="Times New Roman" w:hAnsi="Times New Roman" w:cs="Times New Roman"/>
                <w:sz w:val="22"/>
                <w:szCs w:val="22"/>
              </w:rPr>
            </w:pPr>
          </w:p>
          <w:p w14:paraId="7C90FF41" w14:textId="77777777" w:rsidR="00F52108" w:rsidRPr="00742440" w:rsidRDefault="00F52108" w:rsidP="00F52108">
            <w:pPr>
              <w:jc w:val="both"/>
              <w:rPr>
                <w:rFonts w:ascii="Times New Roman" w:hAnsi="Times New Roman" w:cs="Times New Roman"/>
                <w:sz w:val="22"/>
                <w:szCs w:val="22"/>
              </w:rPr>
            </w:pPr>
            <w:r w:rsidRPr="00742440">
              <w:rPr>
                <w:rFonts w:ascii="Times New Roman" w:hAnsi="Times New Roman" w:cs="Times New Roman"/>
                <w:sz w:val="22"/>
                <w:szCs w:val="22"/>
              </w:rPr>
              <w:t># This form requires sealing by the Court and the signature of the Registrar.</w:t>
            </w:r>
          </w:p>
          <w:p w14:paraId="619D5427" w14:textId="77777777" w:rsidR="00F52108" w:rsidRDefault="00F52108" w:rsidP="00F52108">
            <w:pPr>
              <w:jc w:val="both"/>
              <w:rPr>
                <w:rFonts w:ascii="Times New Roman" w:hAnsi="Times New Roman" w:cs="Times New Roman"/>
              </w:rPr>
            </w:pPr>
            <w:r w:rsidRPr="00742440">
              <w:rPr>
                <w:rFonts w:ascii="Times New Roman" w:hAnsi="Times New Roman" w:cs="Times New Roman"/>
                <w:sz w:val="22"/>
                <w:szCs w:val="22"/>
              </w:rPr>
              <w:t>*Delete as appropriate</w:t>
            </w:r>
          </w:p>
          <w:tbl>
            <w:tblPr>
              <w:tblW w:w="8834" w:type="dxa"/>
              <w:jc w:val="center"/>
              <w:tblLook w:val="04A0" w:firstRow="1" w:lastRow="0" w:firstColumn="1" w:lastColumn="0" w:noHBand="0" w:noVBand="1"/>
            </w:tblPr>
            <w:tblGrid>
              <w:gridCol w:w="8834"/>
            </w:tblGrid>
            <w:tr w:rsidR="00CE5E00" w14:paraId="3B1A0786" w14:textId="77777777" w:rsidTr="004C118E">
              <w:trPr>
                <w:cantSplit/>
                <w:jc w:val="center"/>
              </w:trPr>
              <w:tc>
                <w:tcPr>
                  <w:tcW w:w="8834" w:type="dxa"/>
                </w:tcPr>
                <w:p w14:paraId="6BB2399A" w14:textId="77777777" w:rsidR="003D47BB" w:rsidRDefault="003D47BB" w:rsidP="00CE5E00">
                  <w:pPr>
                    <w:spacing w:after="0" w:line="240" w:lineRule="auto"/>
                    <w:jc w:val="center"/>
                    <w:rPr>
                      <w:rFonts w:ascii="Times New Roman" w:eastAsiaTheme="minorHAnsi" w:hAnsi="Times New Roman" w:cs="Times New Roman"/>
                      <w:sz w:val="22"/>
                      <w:szCs w:val="22"/>
                      <w:lang w:eastAsia="en-US"/>
                    </w:rPr>
                  </w:pPr>
                </w:p>
                <w:tbl>
                  <w:tblPr>
                    <w:tblW w:w="9006" w:type="dxa"/>
                    <w:jc w:val="center"/>
                    <w:tblLook w:val="04A0" w:firstRow="1" w:lastRow="0" w:firstColumn="1" w:lastColumn="0" w:noHBand="0" w:noVBand="1"/>
                  </w:tblPr>
                  <w:tblGrid>
                    <w:gridCol w:w="2711"/>
                    <w:gridCol w:w="3170"/>
                    <w:gridCol w:w="579"/>
                    <w:gridCol w:w="2507"/>
                    <w:gridCol w:w="39"/>
                  </w:tblGrid>
                  <w:tr w:rsidR="000D3C6D" w14:paraId="010B8FBB" w14:textId="77777777" w:rsidTr="000D3C6D">
                    <w:trPr>
                      <w:gridAfter w:val="1"/>
                      <w:wAfter w:w="39" w:type="dxa"/>
                      <w:cantSplit/>
                      <w:jc w:val="center"/>
                    </w:trPr>
                    <w:tc>
                      <w:tcPr>
                        <w:tcW w:w="8967" w:type="dxa"/>
                        <w:gridSpan w:val="4"/>
                        <w:hideMark/>
                      </w:tcPr>
                      <w:p w14:paraId="1B2BF966" w14:textId="77777777" w:rsidR="000D3C6D" w:rsidRPr="000D3C6D" w:rsidRDefault="000D3C6D" w:rsidP="000D3C6D">
                        <w:pPr>
                          <w:pStyle w:val="Heading1"/>
                          <w:jc w:val="center"/>
                          <w:rPr>
                            <w:rFonts w:ascii="Times New Roman" w:hAnsi="Times New Roman"/>
                            <w:b w:val="0"/>
                            <w:bCs w:val="0"/>
                            <w:sz w:val="22"/>
                            <w:szCs w:val="22"/>
                          </w:rPr>
                        </w:pPr>
                        <w:r w:rsidRPr="000D3C6D">
                          <w:rPr>
                            <w:rFonts w:ascii="Times New Roman" w:hAnsi="Times New Roman"/>
                            <w:b w:val="0"/>
                            <w:bCs w:val="0"/>
                            <w:color w:val="auto"/>
                            <w:sz w:val="22"/>
                            <w:szCs w:val="22"/>
                          </w:rPr>
                          <w:t>FORM 64A</w:t>
                        </w:r>
                      </w:p>
                    </w:tc>
                  </w:tr>
                  <w:tr w:rsidR="000D3C6D" w14:paraId="0FF2CA99" w14:textId="77777777" w:rsidTr="000D3C6D">
                    <w:trPr>
                      <w:gridAfter w:val="2"/>
                      <w:wAfter w:w="2546" w:type="dxa"/>
                      <w:cantSplit/>
                      <w:jc w:val="center"/>
                    </w:trPr>
                    <w:tc>
                      <w:tcPr>
                        <w:tcW w:w="6460" w:type="dxa"/>
                        <w:gridSpan w:val="3"/>
                        <w:hideMark/>
                      </w:tcPr>
                      <w:p w14:paraId="3395ABF6" w14:textId="77777777" w:rsidR="000D3C6D" w:rsidRDefault="000D3C6D" w:rsidP="000D3C6D">
                        <w:pPr>
                          <w:spacing w:after="0" w:line="240" w:lineRule="auto"/>
                          <w:rPr>
                            <w:rFonts w:ascii="Times New Roman" w:hAnsi="Times New Roman" w:cs="Times New Roman"/>
                            <w:sz w:val="18"/>
                            <w:szCs w:val="18"/>
                          </w:rPr>
                        </w:pPr>
                        <w:r>
                          <w:rPr>
                            <w:rFonts w:ascii="Times New Roman" w:hAnsi="Times New Roman" w:cs="Times New Roman"/>
                            <w:sz w:val="18"/>
                            <w:szCs w:val="18"/>
                          </w:rPr>
                          <w:t>R. 295</w:t>
                        </w:r>
                        <w:proofErr w:type="gramStart"/>
                        <w:r>
                          <w:rPr>
                            <w:rFonts w:ascii="Times New Roman" w:hAnsi="Times New Roman" w:cs="Times New Roman"/>
                            <w:sz w:val="18"/>
                            <w:szCs w:val="18"/>
                          </w:rPr>
                          <w:t>G(</w:t>
                        </w:r>
                        <w:proofErr w:type="gramEnd"/>
                        <w:r>
                          <w:rPr>
                            <w:rFonts w:ascii="Times New Roman" w:hAnsi="Times New Roman" w:cs="Times New Roman"/>
                            <w:sz w:val="18"/>
                            <w:szCs w:val="18"/>
                          </w:rPr>
                          <w:t>2)</w:t>
                        </w:r>
                      </w:p>
                    </w:tc>
                  </w:tr>
                  <w:tr w:rsidR="000D3C6D" w14:paraId="3B45FC95" w14:textId="77777777" w:rsidTr="000D3C6D">
                    <w:trPr>
                      <w:gridAfter w:val="1"/>
                      <w:wAfter w:w="39" w:type="dxa"/>
                      <w:cantSplit/>
                      <w:jc w:val="center"/>
                    </w:trPr>
                    <w:tc>
                      <w:tcPr>
                        <w:tcW w:w="8967" w:type="dxa"/>
                        <w:gridSpan w:val="4"/>
                      </w:tcPr>
                      <w:p w14:paraId="70530078" w14:textId="77777777" w:rsidR="000D3C6D" w:rsidRDefault="000D3C6D" w:rsidP="000D3C6D">
                        <w:pPr>
                          <w:spacing w:after="0" w:line="240" w:lineRule="auto"/>
                          <w:jc w:val="center"/>
                          <w:rPr>
                            <w:rFonts w:ascii="Times New Roman" w:hAnsi="Times New Roman" w:cs="Times New Roman"/>
                            <w:b/>
                            <w:lang w:val="en-US"/>
                          </w:rPr>
                        </w:pPr>
                      </w:p>
                    </w:tc>
                  </w:tr>
                  <w:tr w:rsidR="000D3C6D" w14:paraId="69C5A3D5" w14:textId="77777777" w:rsidTr="000D3C6D">
                    <w:trPr>
                      <w:gridAfter w:val="1"/>
                      <w:wAfter w:w="39" w:type="dxa"/>
                      <w:cantSplit/>
                      <w:jc w:val="center"/>
                    </w:trPr>
                    <w:tc>
                      <w:tcPr>
                        <w:tcW w:w="8967" w:type="dxa"/>
                        <w:gridSpan w:val="4"/>
                        <w:hideMark/>
                      </w:tcPr>
                      <w:p w14:paraId="06F7C177" w14:textId="77777777" w:rsidR="000D3C6D" w:rsidRDefault="000D3C6D" w:rsidP="000D3C6D">
                        <w:pPr>
                          <w:spacing w:after="0" w:line="240" w:lineRule="auto"/>
                          <w:rPr>
                            <w:rFonts w:ascii="Times New Roman" w:hAnsi="Times New Roman" w:cs="Times New Roman"/>
                            <w:b/>
                            <w:lang w:val="en-US"/>
                          </w:rPr>
                        </w:pPr>
                        <w:r>
                          <w:rPr>
                            <w:rFonts w:ascii="Times New Roman" w:eastAsiaTheme="minorEastAsia" w:hAnsi="Times New Roman" w:cs="Times New Roman"/>
                            <w:b/>
                            <w:lang w:val="en-US" w:eastAsia="zh-CN"/>
                          </w:rPr>
                          <w:t>(</w:t>
                        </w:r>
                        <w:proofErr w:type="spellStart"/>
                        <w:r>
                          <w:rPr>
                            <w:rFonts w:ascii="Times New Roman" w:eastAsiaTheme="minorEastAsia" w:hAnsi="Times New Roman" w:cs="Times New Roman"/>
                            <w:b/>
                            <w:lang w:val="en-US" w:eastAsia="zh-CN"/>
                          </w:rPr>
                          <w:t>i</w:t>
                        </w:r>
                        <w:proofErr w:type="spellEnd"/>
                        <w:r>
                          <w:rPr>
                            <w:rFonts w:ascii="Times New Roman" w:eastAsiaTheme="minorEastAsia" w:hAnsi="Times New Roman" w:cs="Times New Roman"/>
                            <w:b/>
                            <w:lang w:val="en-US" w:eastAsia="zh-CN"/>
                          </w:rPr>
                          <w:t>) For applications for Orders under sections 14 or 15 by a person mentioned in section 12(2)(a)(</w:t>
                        </w:r>
                        <w:proofErr w:type="spellStart"/>
                        <w:r>
                          <w:rPr>
                            <w:rFonts w:ascii="Times New Roman" w:eastAsiaTheme="minorEastAsia" w:hAnsi="Times New Roman" w:cs="Times New Roman"/>
                            <w:b/>
                            <w:lang w:val="en-US" w:eastAsia="zh-CN"/>
                          </w:rPr>
                          <w:t>i</w:t>
                        </w:r>
                        <w:proofErr w:type="spellEnd"/>
                        <w:r>
                          <w:rPr>
                            <w:rFonts w:ascii="Times New Roman" w:eastAsiaTheme="minorEastAsia" w:hAnsi="Times New Roman" w:cs="Times New Roman"/>
                            <w:b/>
                            <w:lang w:val="en-US" w:eastAsia="zh-CN"/>
                          </w:rPr>
                          <w:t xml:space="preserve">) Vulnerable Adults Act </w:t>
                        </w:r>
                      </w:p>
                    </w:tc>
                  </w:tr>
                  <w:tr w:rsidR="000D3C6D" w14:paraId="3384F1B9" w14:textId="77777777" w:rsidTr="000D3C6D">
                    <w:trPr>
                      <w:gridAfter w:val="1"/>
                      <w:wAfter w:w="39" w:type="dxa"/>
                      <w:cantSplit/>
                      <w:jc w:val="center"/>
                    </w:trPr>
                    <w:tc>
                      <w:tcPr>
                        <w:tcW w:w="8967" w:type="dxa"/>
                        <w:gridSpan w:val="4"/>
                      </w:tcPr>
                      <w:p w14:paraId="5E2B05A8" w14:textId="77777777" w:rsidR="000D3C6D" w:rsidRDefault="000D3C6D" w:rsidP="000D3C6D">
                        <w:pPr>
                          <w:spacing w:after="0" w:line="240" w:lineRule="auto"/>
                          <w:jc w:val="center"/>
                          <w:rPr>
                            <w:rFonts w:ascii="Times New Roman" w:hAnsi="Times New Roman" w:cs="Times New Roman"/>
                            <w:b/>
                            <w:lang w:val="en-US"/>
                          </w:rPr>
                        </w:pPr>
                      </w:p>
                    </w:tc>
                  </w:tr>
                  <w:tr w:rsidR="000D3C6D" w14:paraId="63C7623E" w14:textId="77777777" w:rsidTr="000D3C6D">
                    <w:trPr>
                      <w:gridAfter w:val="1"/>
                      <w:wAfter w:w="39" w:type="dxa"/>
                      <w:cantSplit/>
                      <w:jc w:val="center"/>
                    </w:trPr>
                    <w:tc>
                      <w:tcPr>
                        <w:tcW w:w="8967" w:type="dxa"/>
                        <w:gridSpan w:val="4"/>
                        <w:hideMark/>
                      </w:tcPr>
                      <w:p w14:paraId="0E3A0B12" w14:textId="77777777" w:rsidR="000D3C6D" w:rsidRDefault="000D3C6D" w:rsidP="000D3C6D">
                        <w:pPr>
                          <w:spacing w:after="0" w:line="240" w:lineRule="auto"/>
                          <w:jc w:val="center"/>
                          <w:rPr>
                            <w:rFonts w:ascii="Times New Roman" w:hAnsi="Times New Roman" w:cs="Times New Roman"/>
                            <w:b/>
                            <w:lang w:val="en-US"/>
                          </w:rPr>
                        </w:pPr>
                        <w:r>
                          <w:rPr>
                            <w:rFonts w:ascii="Times New Roman" w:eastAsiaTheme="minorEastAsia" w:hAnsi="Times New Roman" w:cs="Times New Roman"/>
                            <w:b/>
                            <w:lang w:val="en-US" w:eastAsia="zh-CN"/>
                          </w:rPr>
                          <w:t>MENTAL CAPACITY ASSESSMENT REPORT</w:t>
                        </w:r>
                      </w:p>
                    </w:tc>
                  </w:tr>
                  <w:tr w:rsidR="000D3C6D" w14:paraId="64C5830F" w14:textId="77777777" w:rsidTr="000D3C6D">
                    <w:trPr>
                      <w:cantSplit/>
                      <w:jc w:val="center"/>
                    </w:trPr>
                    <w:tc>
                      <w:tcPr>
                        <w:tcW w:w="9006" w:type="dxa"/>
                        <w:gridSpan w:val="5"/>
                      </w:tcPr>
                      <w:p w14:paraId="7310C0E8" w14:textId="77777777" w:rsidR="000D3C6D" w:rsidRDefault="000D3C6D" w:rsidP="000D3C6D">
                        <w:pPr>
                          <w:spacing w:after="0" w:line="240" w:lineRule="auto"/>
                          <w:jc w:val="center"/>
                          <w:rPr>
                            <w:rFonts w:ascii="Times New Roman" w:hAnsi="Times New Roman" w:cs="Times New Roman"/>
                            <w:b/>
                            <w:lang w:val="en-US"/>
                          </w:rPr>
                        </w:pPr>
                      </w:p>
                    </w:tc>
                  </w:tr>
                  <w:tr w:rsidR="000D3C6D" w14:paraId="4D735FEC" w14:textId="77777777" w:rsidTr="000D3C6D">
                    <w:trPr>
                      <w:cantSplit/>
                      <w:jc w:val="center"/>
                    </w:trPr>
                    <w:tc>
                      <w:tcPr>
                        <w:tcW w:w="2711" w:type="dxa"/>
                      </w:tcPr>
                      <w:p w14:paraId="0841BD2E" w14:textId="77777777" w:rsidR="000D3C6D" w:rsidRDefault="000D3C6D" w:rsidP="000D3C6D">
                        <w:pPr>
                          <w:spacing w:after="0" w:line="240" w:lineRule="auto"/>
                          <w:jc w:val="center"/>
                          <w:rPr>
                            <w:rFonts w:ascii="Times New Roman" w:hAnsi="Times New Roman" w:cs="Times New Roman"/>
                            <w:i/>
                            <w:lang w:val="en-US"/>
                          </w:rPr>
                        </w:pPr>
                      </w:p>
                    </w:tc>
                    <w:tc>
                      <w:tcPr>
                        <w:tcW w:w="3170" w:type="dxa"/>
                      </w:tcPr>
                      <w:p w14:paraId="5D03424F" w14:textId="77777777" w:rsidR="000D3C6D" w:rsidRDefault="000D3C6D" w:rsidP="000D3C6D">
                        <w:pPr>
                          <w:spacing w:after="0" w:line="240" w:lineRule="auto"/>
                          <w:jc w:val="center"/>
                          <w:rPr>
                            <w:rFonts w:ascii="Times New Roman" w:hAnsi="Times New Roman" w:cs="Times New Roman"/>
                            <w:i/>
                            <w:lang w:val="en-US"/>
                          </w:rPr>
                        </w:pPr>
                      </w:p>
                    </w:tc>
                    <w:tc>
                      <w:tcPr>
                        <w:tcW w:w="3125" w:type="dxa"/>
                        <w:gridSpan w:val="3"/>
                      </w:tcPr>
                      <w:p w14:paraId="6113BE2B" w14:textId="77777777" w:rsidR="000D3C6D" w:rsidRDefault="000D3C6D" w:rsidP="000D3C6D">
                        <w:pPr>
                          <w:spacing w:after="0" w:line="240" w:lineRule="auto"/>
                          <w:jc w:val="center"/>
                          <w:rPr>
                            <w:rFonts w:ascii="Times New Roman" w:hAnsi="Times New Roman" w:cs="Times New Roman"/>
                            <w:i/>
                            <w:lang w:val="en-US"/>
                          </w:rPr>
                        </w:pPr>
                      </w:p>
                    </w:tc>
                  </w:tr>
                  <w:tr w:rsidR="000D3C6D" w14:paraId="00A3756D" w14:textId="77777777" w:rsidTr="000D3C6D">
                    <w:trPr>
                      <w:cantSplit/>
                      <w:jc w:val="center"/>
                    </w:trPr>
                    <w:tc>
                      <w:tcPr>
                        <w:tcW w:w="9006" w:type="dxa"/>
                        <w:gridSpan w:val="5"/>
                        <w:hideMark/>
                      </w:tcPr>
                      <w:p w14:paraId="5E33B494" w14:textId="77777777" w:rsidR="000D3C6D" w:rsidRDefault="000D3C6D" w:rsidP="000D3C6D">
                        <w:pPr>
                          <w:spacing w:after="0" w:line="240" w:lineRule="auto"/>
                          <w:jc w:val="center"/>
                          <w:rPr>
                            <w:rFonts w:ascii="Times New Roman" w:hAnsi="Times New Roman" w:cs="Times New Roman"/>
                            <w:i/>
                            <w:sz w:val="20"/>
                            <w:szCs w:val="20"/>
                            <w:lang w:val="en-US"/>
                          </w:rPr>
                        </w:pPr>
                        <w:r>
                          <w:rPr>
                            <w:rFonts w:ascii="Times New Roman" w:eastAsiaTheme="minorEastAsia" w:hAnsi="Times New Roman" w:cs="Times New Roman"/>
                            <w:i/>
                            <w:sz w:val="20"/>
                            <w:szCs w:val="20"/>
                            <w:lang w:val="en-US" w:eastAsia="zh-CN"/>
                          </w:rPr>
                          <w:t xml:space="preserve">To be filled in by a mental capacity assessor as appointed by the </w:t>
                        </w:r>
                        <w:ins w:id="10" w:author="Aziziyah MD HAMBALI (FJCOURTS)" w:date="2020-04-24T16:14:00Z">
                          <w:r>
                            <w:rPr>
                              <w:rFonts w:ascii="Times New Roman" w:eastAsiaTheme="minorEastAsia" w:hAnsi="Times New Roman" w:cs="Times New Roman"/>
                              <w:i/>
                              <w:sz w:val="20"/>
                              <w:szCs w:val="20"/>
                              <w:lang w:val="en-US" w:eastAsia="zh-CN"/>
                            </w:rPr>
                            <w:t xml:space="preserve">Director-General </w:t>
                          </w:r>
                        </w:ins>
                        <w:r>
                          <w:rPr>
                            <w:rFonts w:ascii="Times New Roman" w:eastAsiaTheme="minorEastAsia" w:hAnsi="Times New Roman" w:cs="Times New Roman"/>
                            <w:i/>
                            <w:sz w:val="20"/>
                            <w:szCs w:val="20"/>
                            <w:lang w:val="en-US" w:eastAsia="zh-CN"/>
                          </w:rPr>
                          <w:t>of Social Welfare under the Vulnerable Adults Act 2018</w:t>
                        </w:r>
                      </w:p>
                    </w:tc>
                  </w:tr>
                  <w:tr w:rsidR="000D3C6D" w14:paraId="3A42A840" w14:textId="77777777" w:rsidTr="000D3C6D">
                    <w:trPr>
                      <w:cantSplit/>
                      <w:jc w:val="center"/>
                    </w:trPr>
                    <w:tc>
                      <w:tcPr>
                        <w:tcW w:w="9006" w:type="dxa"/>
                        <w:gridSpan w:val="5"/>
                      </w:tcPr>
                      <w:p w14:paraId="19DC7A0B" w14:textId="77777777" w:rsidR="000D3C6D" w:rsidRDefault="000D3C6D" w:rsidP="000D3C6D">
                        <w:pPr>
                          <w:spacing w:after="0" w:line="240" w:lineRule="auto"/>
                          <w:rPr>
                            <w:rFonts w:ascii="Times New Roman" w:hAnsi="Times New Roman" w:cs="Times New Roman"/>
                            <w:i/>
                            <w:sz w:val="22"/>
                            <w:szCs w:val="22"/>
                            <w:lang w:val="en-US"/>
                          </w:rPr>
                        </w:pPr>
                      </w:p>
                    </w:tc>
                  </w:tr>
                  <w:tr w:rsidR="000D3C6D" w14:paraId="14F1F6C5" w14:textId="77777777" w:rsidTr="000D3C6D">
                    <w:trPr>
                      <w:cantSplit/>
                      <w:jc w:val="center"/>
                    </w:trPr>
                    <w:tc>
                      <w:tcPr>
                        <w:tcW w:w="9006" w:type="dxa"/>
                        <w:gridSpan w:val="5"/>
                      </w:tcPr>
                      <w:p w14:paraId="2A3D83B1" w14:textId="77777777" w:rsidR="000D3C6D" w:rsidRDefault="000D3C6D" w:rsidP="000D3C6D">
                        <w:pPr>
                          <w:spacing w:after="0" w:line="240" w:lineRule="auto"/>
                          <w:jc w:val="center"/>
                          <w:rPr>
                            <w:rFonts w:ascii="Times New Roman" w:hAnsi="Times New Roman" w:cs="Times New Roman"/>
                            <w:b/>
                            <w:lang w:val="en-US"/>
                          </w:rPr>
                        </w:pPr>
                      </w:p>
                    </w:tc>
                  </w:tr>
                </w:tbl>
                <w:tbl>
                  <w:tblPr>
                    <w:tblStyle w:val="TableGrid81"/>
                    <w:tblpPr w:leftFromText="180" w:rightFromText="180" w:vertAnchor="text" w:horzAnchor="margin" w:tblpY="1"/>
                    <w:tblOverlap w:val="never"/>
                    <w:tblW w:w="8608" w:type="dxa"/>
                    <w:tblCellMar>
                      <w:top w:w="113" w:type="dxa"/>
                      <w:bottom w:w="113" w:type="dxa"/>
                    </w:tblCellMar>
                    <w:tblLook w:val="04A0" w:firstRow="1" w:lastRow="0" w:firstColumn="1" w:lastColumn="0" w:noHBand="0" w:noVBand="1"/>
                  </w:tblPr>
                  <w:tblGrid>
                    <w:gridCol w:w="1603"/>
                    <w:gridCol w:w="3393"/>
                    <w:gridCol w:w="1470"/>
                    <w:gridCol w:w="2142"/>
                  </w:tblGrid>
                  <w:tr w:rsidR="000D3C6D" w14:paraId="5BC11AAF" w14:textId="77777777" w:rsidTr="000D3C6D">
                    <w:trPr>
                      <w:trHeight w:val="303"/>
                    </w:trPr>
                    <w:tc>
                      <w:tcPr>
                        <w:tcW w:w="8608" w:type="dxa"/>
                        <w:gridSpan w:val="4"/>
                        <w:tcBorders>
                          <w:top w:val="single" w:sz="4" w:space="0" w:color="auto"/>
                          <w:left w:val="single" w:sz="4" w:space="0" w:color="auto"/>
                          <w:bottom w:val="single" w:sz="4" w:space="0" w:color="auto"/>
                          <w:right w:val="single" w:sz="4" w:space="0" w:color="auto"/>
                        </w:tcBorders>
                        <w:shd w:val="clear" w:color="auto" w:fill="595959" w:themeFill="text1" w:themeFillTint="A6"/>
                        <w:vAlign w:val="center"/>
                        <w:hideMark/>
                      </w:tcPr>
                      <w:p w14:paraId="21949266" w14:textId="77777777" w:rsidR="000D3C6D" w:rsidRDefault="000D3C6D" w:rsidP="000D3C6D">
                        <w:pPr>
                          <w:rPr>
                            <w:rFonts w:ascii="Times New Roman" w:eastAsiaTheme="minorEastAsia" w:hAnsi="Times New Roman" w:cs="Times New Roman"/>
                            <w:b/>
                            <w:color w:val="FFFFFF" w:themeColor="background1"/>
                            <w:sz w:val="22"/>
                            <w:szCs w:val="22"/>
                            <w:lang w:eastAsia="zh-CN"/>
                          </w:rPr>
                        </w:pPr>
                        <w:r>
                          <w:rPr>
                            <w:rFonts w:ascii="Times New Roman" w:eastAsiaTheme="minorEastAsia" w:hAnsi="Times New Roman" w:cs="Times New Roman"/>
                            <w:b/>
                            <w:color w:val="FFFFFF" w:themeColor="background1"/>
                            <w:lang w:eastAsia="zh-CN"/>
                          </w:rPr>
                          <w:t>(A) INDIVIDUAL’S PARTICULARS</w:t>
                        </w:r>
                      </w:p>
                    </w:tc>
                  </w:tr>
                  <w:tr w:rsidR="000D3C6D" w14:paraId="08576EA5" w14:textId="77777777" w:rsidTr="000D3C6D">
                    <w:trPr>
                      <w:trHeight w:val="20"/>
                    </w:trPr>
                    <w:tc>
                      <w:tcPr>
                        <w:tcW w:w="153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1A299E4B" w14:textId="77777777" w:rsidR="000D3C6D" w:rsidRDefault="000D3C6D" w:rsidP="000D3C6D">
                        <w:pPr>
                          <w:rPr>
                            <w:rFonts w:ascii="Times New Roman" w:eastAsiaTheme="minorEastAsia" w:hAnsi="Times New Roman" w:cs="Times New Roman"/>
                            <w:b/>
                            <w:lang w:eastAsia="zh-CN"/>
                          </w:rPr>
                        </w:pPr>
                        <w:r>
                          <w:rPr>
                            <w:rFonts w:ascii="Times New Roman" w:eastAsiaTheme="minorEastAsia" w:hAnsi="Times New Roman" w:cs="Times New Roman"/>
                            <w:b/>
                            <w:lang w:eastAsia="zh-CN"/>
                          </w:rPr>
                          <w:t xml:space="preserve">Name </w:t>
                        </w:r>
                      </w:p>
                      <w:p w14:paraId="49AA5A3E" w14:textId="77777777" w:rsidR="000D3C6D" w:rsidRDefault="000D3C6D" w:rsidP="000D3C6D">
                        <w:pPr>
                          <w:rPr>
                            <w:rFonts w:ascii="Times New Roman" w:eastAsiaTheme="minorEastAsia" w:hAnsi="Times New Roman" w:cs="Times New Roman"/>
                            <w:b/>
                            <w:lang w:eastAsia="zh-CN"/>
                          </w:rPr>
                        </w:pPr>
                        <w:r>
                          <w:rPr>
                            <w:rFonts w:ascii="Times New Roman" w:eastAsiaTheme="minorEastAsia" w:hAnsi="Times New Roman" w:cs="Times New Roman"/>
                            <w:sz w:val="20"/>
                            <w:lang w:eastAsia="zh-CN"/>
                          </w:rPr>
                          <w:t>(as in NRIC)</w:t>
                        </w:r>
                        <w:r>
                          <w:rPr>
                            <w:rFonts w:ascii="Times New Roman" w:eastAsiaTheme="minorEastAsia" w:hAnsi="Times New Roman" w:cs="Times New Roman"/>
                            <w:b/>
                            <w:lang w:eastAsia="zh-CN"/>
                          </w:rPr>
                          <w:t>:</w:t>
                        </w:r>
                      </w:p>
                    </w:tc>
                    <w:tc>
                      <w:tcPr>
                        <w:tcW w:w="3393" w:type="dxa"/>
                        <w:tcBorders>
                          <w:top w:val="single" w:sz="4" w:space="0" w:color="auto"/>
                          <w:left w:val="single" w:sz="4" w:space="0" w:color="auto"/>
                          <w:bottom w:val="single" w:sz="4" w:space="0" w:color="auto"/>
                          <w:right w:val="single" w:sz="4" w:space="0" w:color="auto"/>
                        </w:tcBorders>
                        <w:vAlign w:val="center"/>
                      </w:tcPr>
                      <w:p w14:paraId="2754E2CD" w14:textId="77777777" w:rsidR="000D3C6D" w:rsidRDefault="000D3C6D" w:rsidP="000D3C6D">
                        <w:pPr>
                          <w:rPr>
                            <w:rFonts w:ascii="Times New Roman" w:eastAsiaTheme="minorEastAsia" w:hAnsi="Times New Roman" w:cs="Times New Roman"/>
                            <w:lang w:eastAsia="zh-CN"/>
                          </w:rPr>
                        </w:pPr>
                      </w:p>
                      <w:p w14:paraId="7E8DA9FC" w14:textId="77777777" w:rsidR="000D3C6D" w:rsidRDefault="000D3C6D" w:rsidP="000D3C6D">
                        <w:pPr>
                          <w:rPr>
                            <w:rFonts w:ascii="Times New Roman" w:eastAsiaTheme="minorEastAsia" w:hAnsi="Times New Roman" w:cs="Times New Roman"/>
                            <w:lang w:eastAsia="zh-CN"/>
                          </w:rPr>
                        </w:pPr>
                      </w:p>
                      <w:p w14:paraId="1BBF2EBF" w14:textId="77777777" w:rsidR="000D3C6D" w:rsidRDefault="000D3C6D" w:rsidP="000D3C6D">
                        <w:pPr>
                          <w:rPr>
                            <w:rFonts w:ascii="Times New Roman" w:eastAsiaTheme="minorEastAsia" w:hAnsi="Times New Roman" w:cs="Times New Roman"/>
                            <w:lang w:eastAsia="zh-CN"/>
                          </w:rPr>
                        </w:pPr>
                      </w:p>
                      <w:p w14:paraId="10711527" w14:textId="77777777" w:rsidR="000D3C6D" w:rsidRDefault="000D3C6D" w:rsidP="000D3C6D">
                        <w:pPr>
                          <w:rPr>
                            <w:rFonts w:ascii="Times New Roman" w:eastAsiaTheme="minorEastAsia" w:hAnsi="Times New Roman" w:cs="Times New Roman"/>
                            <w:lang w:eastAsia="zh-CN"/>
                          </w:rPr>
                        </w:pPr>
                      </w:p>
                    </w:tc>
                    <w:tc>
                      <w:tcPr>
                        <w:tcW w:w="136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5D4542BF" w14:textId="77777777" w:rsidR="000D3C6D" w:rsidRDefault="000D3C6D" w:rsidP="000D3C6D">
                        <w:pPr>
                          <w:rPr>
                            <w:rFonts w:ascii="Times New Roman" w:eastAsiaTheme="minorEastAsia" w:hAnsi="Times New Roman" w:cs="Times New Roman"/>
                            <w:b/>
                            <w:lang w:eastAsia="zh-CN"/>
                          </w:rPr>
                        </w:pPr>
                        <w:r>
                          <w:rPr>
                            <w:rFonts w:ascii="Times New Roman" w:eastAsiaTheme="minorEastAsia" w:hAnsi="Times New Roman" w:cs="Times New Roman"/>
                            <w:b/>
                            <w:lang w:eastAsia="zh-CN"/>
                          </w:rPr>
                          <w:t>Gender:</w:t>
                        </w:r>
                      </w:p>
                    </w:tc>
                    <w:tc>
                      <w:tcPr>
                        <w:tcW w:w="2317" w:type="dxa"/>
                        <w:tcBorders>
                          <w:top w:val="single" w:sz="4" w:space="0" w:color="auto"/>
                          <w:left w:val="single" w:sz="4" w:space="0" w:color="auto"/>
                          <w:bottom w:val="single" w:sz="4" w:space="0" w:color="auto"/>
                          <w:right w:val="single" w:sz="4" w:space="0" w:color="auto"/>
                        </w:tcBorders>
                        <w:vAlign w:val="center"/>
                        <w:hideMark/>
                      </w:tcPr>
                      <w:p w14:paraId="451E8176" w14:textId="77777777" w:rsidR="000D3C6D" w:rsidRDefault="001A4106" w:rsidP="000D3C6D">
                        <w:pPr>
                          <w:rPr>
                            <w:rFonts w:ascii="Times New Roman" w:eastAsiaTheme="minorEastAsia" w:hAnsi="Times New Roman" w:cs="Times New Roman"/>
                            <w:lang w:eastAsia="zh-CN"/>
                          </w:rPr>
                        </w:pPr>
                        <w:sdt>
                          <w:sdtPr>
                            <w:rPr>
                              <w:rFonts w:ascii="Times New Roman" w:eastAsiaTheme="minorEastAsia" w:hAnsi="Times New Roman" w:cs="Times New Roman"/>
                              <w:lang w:eastAsia="zh-CN"/>
                            </w:rPr>
                            <w:id w:val="-223990291"/>
                            <w14:checkbox>
                              <w14:checked w14:val="0"/>
                              <w14:checkedState w14:val="2612" w14:font="MS Gothic"/>
                              <w14:uncheckedState w14:val="2610" w14:font="MS Gothic"/>
                            </w14:checkbox>
                          </w:sdtPr>
                          <w:sdtContent>
                            <w:r w:rsidR="000D3C6D">
                              <w:rPr>
                                <w:rFonts w:ascii="Segoe UI Symbol" w:eastAsiaTheme="minorEastAsia" w:hAnsi="Segoe UI Symbol" w:cs="Segoe UI Symbol"/>
                                <w:lang w:eastAsia="zh-CN"/>
                              </w:rPr>
                              <w:t>☐</w:t>
                            </w:r>
                          </w:sdtContent>
                        </w:sdt>
                        <w:r w:rsidR="000D3C6D">
                          <w:rPr>
                            <w:rFonts w:ascii="Times New Roman" w:eastAsiaTheme="minorEastAsia" w:hAnsi="Times New Roman" w:cs="Times New Roman"/>
                            <w:lang w:eastAsia="zh-CN"/>
                          </w:rPr>
                          <w:t xml:space="preserve"> Male</w:t>
                        </w:r>
                      </w:p>
                      <w:p w14:paraId="3E59712C" w14:textId="77777777" w:rsidR="000D3C6D" w:rsidRDefault="001A4106" w:rsidP="000D3C6D">
                        <w:pPr>
                          <w:rPr>
                            <w:rFonts w:ascii="Times New Roman" w:eastAsiaTheme="minorEastAsia" w:hAnsi="Times New Roman" w:cs="Times New Roman"/>
                            <w:b/>
                            <w:lang w:eastAsia="zh-CN"/>
                          </w:rPr>
                        </w:pPr>
                        <w:sdt>
                          <w:sdtPr>
                            <w:rPr>
                              <w:rFonts w:ascii="Times New Roman" w:eastAsiaTheme="minorEastAsia" w:hAnsi="Times New Roman" w:cs="Times New Roman"/>
                              <w:lang w:eastAsia="zh-CN"/>
                            </w:rPr>
                            <w:id w:val="860014556"/>
                            <w14:checkbox>
                              <w14:checked w14:val="0"/>
                              <w14:checkedState w14:val="2612" w14:font="MS Gothic"/>
                              <w14:uncheckedState w14:val="2610" w14:font="MS Gothic"/>
                            </w14:checkbox>
                          </w:sdtPr>
                          <w:sdtContent>
                            <w:r w:rsidR="000D3C6D">
                              <w:rPr>
                                <w:rFonts w:ascii="Segoe UI Symbol" w:eastAsiaTheme="minorEastAsia" w:hAnsi="Segoe UI Symbol" w:cs="Segoe UI Symbol"/>
                                <w:lang w:eastAsia="zh-CN"/>
                              </w:rPr>
                              <w:t>☐</w:t>
                            </w:r>
                          </w:sdtContent>
                        </w:sdt>
                        <w:r w:rsidR="000D3C6D">
                          <w:rPr>
                            <w:rFonts w:ascii="Times New Roman" w:eastAsiaTheme="minorEastAsia" w:hAnsi="Times New Roman" w:cs="Times New Roman"/>
                            <w:lang w:eastAsia="zh-CN"/>
                          </w:rPr>
                          <w:t xml:space="preserve"> Female</w:t>
                        </w:r>
                      </w:p>
                    </w:tc>
                  </w:tr>
                  <w:tr w:rsidR="000D3C6D" w14:paraId="05A1DA63" w14:textId="77777777" w:rsidTr="000D3C6D">
                    <w:trPr>
                      <w:trHeight w:val="815"/>
                    </w:trPr>
                    <w:tc>
                      <w:tcPr>
                        <w:tcW w:w="1533" w:type="dxa"/>
                        <w:vMerge w:val="restar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1D3C5243" w14:textId="77777777" w:rsidR="000D3C6D" w:rsidRDefault="000D3C6D" w:rsidP="000D3C6D">
                        <w:pPr>
                          <w:rPr>
                            <w:rFonts w:ascii="Times New Roman" w:eastAsiaTheme="minorEastAsia" w:hAnsi="Times New Roman" w:cs="Times New Roman"/>
                            <w:lang w:eastAsia="zh-CN"/>
                          </w:rPr>
                        </w:pPr>
                        <w:r>
                          <w:rPr>
                            <w:rFonts w:ascii="Times New Roman" w:eastAsiaTheme="minorEastAsia" w:hAnsi="Times New Roman" w:cs="Times New Roman"/>
                            <w:b/>
                            <w:lang w:eastAsia="zh-CN"/>
                          </w:rPr>
                          <w:lastRenderedPageBreak/>
                          <w:t>NRIC / FIN / Passport no.:</w:t>
                        </w:r>
                      </w:p>
                    </w:tc>
                    <w:tc>
                      <w:tcPr>
                        <w:tcW w:w="3393" w:type="dxa"/>
                        <w:vMerge w:val="restart"/>
                        <w:tcBorders>
                          <w:top w:val="single" w:sz="4" w:space="0" w:color="auto"/>
                          <w:left w:val="single" w:sz="4" w:space="0" w:color="auto"/>
                          <w:bottom w:val="single" w:sz="4" w:space="0" w:color="auto"/>
                          <w:right w:val="single" w:sz="4" w:space="0" w:color="auto"/>
                        </w:tcBorders>
                        <w:vAlign w:val="center"/>
                        <w:hideMark/>
                      </w:tcPr>
                      <w:p w14:paraId="2E2C8F29" w14:textId="77777777" w:rsidR="000D3C6D" w:rsidRDefault="001A4106" w:rsidP="000D3C6D">
                        <w:pPr>
                          <w:rPr>
                            <w:rFonts w:ascii="Times New Roman" w:eastAsiaTheme="minorEastAsia" w:hAnsi="Times New Roman" w:cs="Times New Roman"/>
                            <w:lang w:eastAsia="zh-CN"/>
                          </w:rPr>
                        </w:pPr>
                        <w:sdt>
                          <w:sdtPr>
                            <w:rPr>
                              <w:rFonts w:ascii="Times New Roman" w:eastAsiaTheme="minorEastAsia" w:hAnsi="Times New Roman" w:cs="Times New Roman"/>
                              <w:lang w:eastAsia="zh-CN"/>
                            </w:rPr>
                            <w:id w:val="-1468208021"/>
                            <w14:checkbox>
                              <w14:checked w14:val="0"/>
                              <w14:checkedState w14:val="2612" w14:font="MS Gothic"/>
                              <w14:uncheckedState w14:val="2610" w14:font="MS Gothic"/>
                            </w14:checkbox>
                          </w:sdtPr>
                          <w:sdtContent>
                            <w:r w:rsidR="000D3C6D">
                              <w:rPr>
                                <w:rFonts w:ascii="MS Gothic" w:eastAsia="MS Gothic" w:hAnsi="MS Gothic" w:cs="Times New Roman" w:hint="eastAsia"/>
                                <w:lang w:eastAsia="zh-CN"/>
                              </w:rPr>
                              <w:t>☐</w:t>
                            </w:r>
                          </w:sdtContent>
                        </w:sdt>
                        <w:r w:rsidR="000D3C6D">
                          <w:rPr>
                            <w:rFonts w:ascii="Times New Roman" w:eastAsiaTheme="minorEastAsia" w:hAnsi="Times New Roman" w:cs="Times New Roman"/>
                            <w:lang w:eastAsia="zh-CN"/>
                          </w:rPr>
                          <w:t xml:space="preserve"> NRIC (Pink)  </w:t>
                        </w:r>
                        <w:sdt>
                          <w:sdtPr>
                            <w:rPr>
                              <w:rFonts w:ascii="Times New Roman" w:eastAsiaTheme="minorEastAsia" w:hAnsi="Times New Roman" w:cs="Times New Roman"/>
                              <w:lang w:eastAsia="zh-CN"/>
                            </w:rPr>
                            <w:id w:val="1039090453"/>
                            <w14:checkbox>
                              <w14:checked w14:val="0"/>
                              <w14:checkedState w14:val="2612" w14:font="MS Gothic"/>
                              <w14:uncheckedState w14:val="2610" w14:font="MS Gothic"/>
                            </w14:checkbox>
                          </w:sdtPr>
                          <w:sdtContent>
                            <w:r w:rsidR="000D3C6D">
                              <w:rPr>
                                <w:rFonts w:ascii="Segoe UI Symbol" w:eastAsiaTheme="minorEastAsia" w:hAnsi="Segoe UI Symbol" w:cs="Segoe UI Symbol"/>
                                <w:lang w:eastAsia="zh-CN"/>
                              </w:rPr>
                              <w:t>☐</w:t>
                            </w:r>
                          </w:sdtContent>
                        </w:sdt>
                        <w:r w:rsidR="000D3C6D">
                          <w:rPr>
                            <w:rFonts w:ascii="Times New Roman" w:eastAsiaTheme="minorEastAsia" w:hAnsi="Times New Roman" w:cs="Times New Roman"/>
                            <w:lang w:eastAsia="zh-CN"/>
                          </w:rPr>
                          <w:t xml:space="preserve"> NRIC (Blue)</w:t>
                        </w:r>
                      </w:p>
                      <w:p w14:paraId="7E7CE1EC" w14:textId="77777777" w:rsidR="000D3C6D" w:rsidRDefault="001A4106" w:rsidP="000D3C6D">
                        <w:pPr>
                          <w:rPr>
                            <w:rFonts w:ascii="Times New Roman" w:eastAsiaTheme="minorEastAsia" w:hAnsi="Times New Roman" w:cs="Times New Roman"/>
                            <w:lang w:eastAsia="zh-CN"/>
                          </w:rPr>
                        </w:pPr>
                        <w:sdt>
                          <w:sdtPr>
                            <w:rPr>
                              <w:rFonts w:ascii="Times New Roman" w:eastAsiaTheme="minorEastAsia" w:hAnsi="Times New Roman" w:cs="Times New Roman"/>
                              <w:lang w:eastAsia="zh-CN"/>
                            </w:rPr>
                            <w:id w:val="-1069413037"/>
                            <w14:checkbox>
                              <w14:checked w14:val="0"/>
                              <w14:checkedState w14:val="2612" w14:font="MS Gothic"/>
                              <w14:uncheckedState w14:val="2610" w14:font="MS Gothic"/>
                            </w14:checkbox>
                          </w:sdtPr>
                          <w:sdtContent>
                            <w:r w:rsidR="000D3C6D">
                              <w:rPr>
                                <w:rFonts w:ascii="Segoe UI Symbol" w:eastAsiaTheme="minorEastAsia" w:hAnsi="Segoe UI Symbol" w:cs="Segoe UI Symbol"/>
                                <w:lang w:eastAsia="zh-CN"/>
                              </w:rPr>
                              <w:t>☐</w:t>
                            </w:r>
                          </w:sdtContent>
                        </w:sdt>
                        <w:r w:rsidR="000D3C6D">
                          <w:rPr>
                            <w:rFonts w:ascii="Times New Roman" w:eastAsiaTheme="minorEastAsia" w:hAnsi="Times New Roman" w:cs="Times New Roman"/>
                            <w:lang w:eastAsia="zh-CN"/>
                          </w:rPr>
                          <w:t xml:space="preserve"> FIN                </w:t>
                        </w:r>
                        <w:sdt>
                          <w:sdtPr>
                            <w:rPr>
                              <w:rFonts w:ascii="Times New Roman" w:eastAsiaTheme="minorEastAsia" w:hAnsi="Times New Roman" w:cs="Times New Roman"/>
                              <w:lang w:eastAsia="zh-CN"/>
                            </w:rPr>
                            <w:id w:val="-2022232900"/>
                            <w14:checkbox>
                              <w14:checked w14:val="0"/>
                              <w14:checkedState w14:val="2612" w14:font="MS Gothic"/>
                              <w14:uncheckedState w14:val="2610" w14:font="MS Gothic"/>
                            </w14:checkbox>
                          </w:sdtPr>
                          <w:sdtContent>
                            <w:r w:rsidR="000D3C6D">
                              <w:rPr>
                                <w:rFonts w:ascii="Segoe UI Symbol" w:eastAsiaTheme="minorEastAsia" w:hAnsi="Segoe UI Symbol" w:cs="Segoe UI Symbol"/>
                                <w:lang w:eastAsia="zh-CN"/>
                              </w:rPr>
                              <w:t>☐</w:t>
                            </w:r>
                          </w:sdtContent>
                        </w:sdt>
                        <w:r w:rsidR="000D3C6D">
                          <w:rPr>
                            <w:rFonts w:ascii="Times New Roman" w:eastAsiaTheme="minorEastAsia" w:hAnsi="Times New Roman" w:cs="Times New Roman"/>
                            <w:lang w:eastAsia="zh-CN"/>
                          </w:rPr>
                          <w:t xml:space="preserve"> Passport</w:t>
                        </w:r>
                      </w:p>
                      <w:p w14:paraId="17F40642" w14:textId="77777777" w:rsidR="000D3C6D" w:rsidRDefault="001A4106" w:rsidP="000D3C6D">
                        <w:pPr>
                          <w:rPr>
                            <w:rFonts w:ascii="Times New Roman" w:eastAsiaTheme="minorEastAsia" w:hAnsi="Times New Roman" w:cs="Times New Roman"/>
                            <w:lang w:eastAsia="zh-CN"/>
                          </w:rPr>
                        </w:pPr>
                        <w:sdt>
                          <w:sdtPr>
                            <w:rPr>
                              <w:rFonts w:ascii="Times New Roman" w:eastAsiaTheme="minorEastAsia" w:hAnsi="Times New Roman" w:cs="Times New Roman"/>
                              <w:lang w:eastAsia="zh-CN"/>
                            </w:rPr>
                            <w:id w:val="1951890648"/>
                            <w14:checkbox>
                              <w14:checked w14:val="0"/>
                              <w14:checkedState w14:val="2612" w14:font="MS Gothic"/>
                              <w14:uncheckedState w14:val="2610" w14:font="MS Gothic"/>
                            </w14:checkbox>
                          </w:sdtPr>
                          <w:sdtContent>
                            <w:r w:rsidR="000D3C6D">
                              <w:rPr>
                                <w:rFonts w:ascii="Segoe UI Symbol" w:eastAsiaTheme="minorEastAsia" w:hAnsi="Segoe UI Symbol" w:cs="Segoe UI Symbol"/>
                                <w:lang w:eastAsia="zh-CN"/>
                              </w:rPr>
                              <w:t>☐</w:t>
                            </w:r>
                          </w:sdtContent>
                        </w:sdt>
                        <w:r w:rsidR="000D3C6D">
                          <w:rPr>
                            <w:rFonts w:ascii="Times New Roman" w:eastAsiaTheme="minorEastAsia" w:hAnsi="Times New Roman" w:cs="Times New Roman"/>
                            <w:lang w:eastAsia="zh-CN"/>
                          </w:rPr>
                          <w:t xml:space="preserve"> Other (please specify: ______</w:t>
                        </w:r>
                        <w:proofErr w:type="gramStart"/>
                        <w:r w:rsidR="000D3C6D">
                          <w:rPr>
                            <w:rFonts w:ascii="Times New Roman" w:eastAsiaTheme="minorEastAsia" w:hAnsi="Times New Roman" w:cs="Times New Roman"/>
                            <w:lang w:eastAsia="zh-CN"/>
                          </w:rPr>
                          <w:t xml:space="preserve">_)   </w:t>
                        </w:r>
                        <w:proofErr w:type="gramEnd"/>
                        <w:r w:rsidR="000D3C6D">
                          <w:rPr>
                            <w:rFonts w:ascii="Times New Roman" w:eastAsiaTheme="minorEastAsia" w:hAnsi="Times New Roman" w:cs="Times New Roman"/>
                            <w:lang w:eastAsia="zh-CN"/>
                          </w:rPr>
                          <w:t xml:space="preserve">      </w:t>
                        </w:r>
                      </w:p>
                    </w:tc>
                    <w:tc>
                      <w:tcPr>
                        <w:tcW w:w="136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07A0DEA2" w14:textId="77777777" w:rsidR="000D3C6D" w:rsidRDefault="000D3C6D" w:rsidP="000D3C6D">
                        <w:pPr>
                          <w:rPr>
                            <w:rFonts w:ascii="Times New Roman" w:eastAsiaTheme="minorEastAsia" w:hAnsi="Times New Roman" w:cs="Times New Roman"/>
                            <w:b/>
                            <w:lang w:eastAsia="zh-CN"/>
                          </w:rPr>
                        </w:pPr>
                        <w:r>
                          <w:rPr>
                            <w:rFonts w:ascii="Times New Roman" w:eastAsiaTheme="minorEastAsia" w:hAnsi="Times New Roman" w:cs="Times New Roman"/>
                            <w:b/>
                            <w:lang w:eastAsia="zh-CN"/>
                          </w:rPr>
                          <w:t>Date of Birth:</w:t>
                        </w:r>
                      </w:p>
                      <w:p w14:paraId="4189995C" w14:textId="77777777" w:rsidR="000D3C6D" w:rsidRDefault="000D3C6D" w:rsidP="000D3C6D">
                        <w:pPr>
                          <w:rPr>
                            <w:rFonts w:ascii="Times New Roman" w:eastAsiaTheme="minorEastAsia" w:hAnsi="Times New Roman" w:cs="Times New Roman"/>
                            <w:b/>
                            <w:lang w:eastAsia="zh-CN"/>
                          </w:rPr>
                        </w:pPr>
                      </w:p>
                    </w:tc>
                    <w:tc>
                      <w:tcPr>
                        <w:tcW w:w="2317" w:type="dxa"/>
                        <w:tcBorders>
                          <w:top w:val="single" w:sz="4" w:space="0" w:color="auto"/>
                          <w:left w:val="single" w:sz="4" w:space="0" w:color="auto"/>
                          <w:bottom w:val="single" w:sz="4" w:space="0" w:color="auto"/>
                          <w:right w:val="single" w:sz="4" w:space="0" w:color="auto"/>
                        </w:tcBorders>
                        <w:vAlign w:val="center"/>
                        <w:hideMark/>
                      </w:tcPr>
                      <w:p w14:paraId="56CD3437" w14:textId="77777777" w:rsidR="000D3C6D" w:rsidRDefault="000D3C6D" w:rsidP="000D3C6D">
                        <w:pPr>
                          <w:rPr>
                            <w:rFonts w:ascii="Times New Roman" w:eastAsiaTheme="minorEastAsia" w:hAnsi="Times New Roman" w:cs="Times New Roman"/>
                            <w:b/>
                            <w:lang w:eastAsia="zh-CN"/>
                          </w:rPr>
                        </w:pPr>
                        <w:r>
                          <w:rPr>
                            <w:rFonts w:ascii="Times New Roman" w:eastAsiaTheme="minorEastAsia" w:hAnsi="Times New Roman" w:cs="Times New Roman"/>
                            <w:b/>
                            <w:lang w:eastAsia="zh-CN"/>
                          </w:rPr>
                          <w:t>___ / ___ / ____</w:t>
                        </w:r>
                      </w:p>
                      <w:p w14:paraId="1958FAFF" w14:textId="77777777" w:rsidR="000D3C6D" w:rsidRDefault="000D3C6D" w:rsidP="000D3C6D">
                        <w:pPr>
                          <w:rPr>
                            <w:rFonts w:ascii="Times New Roman" w:eastAsiaTheme="minorEastAsia" w:hAnsi="Times New Roman" w:cs="Times New Roman"/>
                            <w:lang w:eastAsia="zh-CN"/>
                          </w:rPr>
                        </w:pPr>
                        <w:r>
                          <w:rPr>
                            <w:rFonts w:ascii="Times New Roman" w:eastAsiaTheme="minorEastAsia" w:hAnsi="Times New Roman" w:cs="Times New Roman"/>
                            <w:sz w:val="18"/>
                            <w:lang w:eastAsia="zh-CN"/>
                          </w:rPr>
                          <w:t xml:space="preserve"> DD      MM     YYYY</w:t>
                        </w:r>
                      </w:p>
                    </w:tc>
                  </w:tr>
                  <w:tr w:rsidR="000D3C6D" w14:paraId="05B11666" w14:textId="77777777" w:rsidTr="000D3C6D">
                    <w:trPr>
                      <w:trHeight w:val="3334"/>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D43C1F6" w14:textId="77777777" w:rsidR="000D3C6D" w:rsidRDefault="000D3C6D" w:rsidP="000D3C6D">
                        <w:pPr>
                          <w:spacing w:after="0" w:line="240" w:lineRule="auto"/>
                          <w:rPr>
                            <w:rFonts w:ascii="Times New Roman" w:eastAsiaTheme="minorEastAsia" w:hAnsi="Times New Roman" w:cs="Times New Roman"/>
                            <w:sz w:val="22"/>
                            <w:szCs w:val="22"/>
                            <w:lang w:eastAsia="zh-CN"/>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B74C479" w14:textId="77777777" w:rsidR="000D3C6D" w:rsidRDefault="000D3C6D" w:rsidP="000D3C6D">
                        <w:pPr>
                          <w:spacing w:after="0" w:line="240" w:lineRule="auto"/>
                          <w:rPr>
                            <w:rFonts w:ascii="Times New Roman" w:eastAsiaTheme="minorEastAsia" w:hAnsi="Times New Roman" w:cs="Times New Roman"/>
                            <w:sz w:val="22"/>
                            <w:szCs w:val="22"/>
                            <w:lang w:eastAsia="zh-CN"/>
                          </w:rPr>
                        </w:pPr>
                      </w:p>
                    </w:tc>
                    <w:tc>
                      <w:tcPr>
                        <w:tcW w:w="136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69A22215" w14:textId="77777777" w:rsidR="000D3C6D" w:rsidRDefault="000D3C6D" w:rsidP="000D3C6D">
                        <w:pPr>
                          <w:rPr>
                            <w:rFonts w:ascii="Times New Roman" w:eastAsiaTheme="minorEastAsia" w:hAnsi="Times New Roman" w:cs="Times New Roman"/>
                            <w:b/>
                            <w:lang w:eastAsia="zh-CN"/>
                          </w:rPr>
                        </w:pPr>
                      </w:p>
                      <w:p w14:paraId="0C026E74" w14:textId="77777777" w:rsidR="000D3C6D" w:rsidRDefault="000D3C6D" w:rsidP="000D3C6D">
                        <w:pPr>
                          <w:rPr>
                            <w:rFonts w:ascii="Times New Roman" w:eastAsiaTheme="minorEastAsia" w:hAnsi="Times New Roman" w:cs="Times New Roman"/>
                            <w:b/>
                            <w:lang w:eastAsia="zh-CN"/>
                          </w:rPr>
                        </w:pPr>
                      </w:p>
                      <w:p w14:paraId="5453FE0E" w14:textId="77777777" w:rsidR="000D3C6D" w:rsidRDefault="000D3C6D" w:rsidP="000D3C6D">
                        <w:pPr>
                          <w:rPr>
                            <w:rFonts w:ascii="Times New Roman" w:eastAsiaTheme="minorEastAsia" w:hAnsi="Times New Roman" w:cs="Times New Roman"/>
                            <w:b/>
                            <w:lang w:eastAsia="zh-CN"/>
                          </w:rPr>
                        </w:pPr>
                        <w:r>
                          <w:rPr>
                            <w:rFonts w:ascii="Times New Roman" w:eastAsiaTheme="minorEastAsia" w:hAnsi="Times New Roman" w:cs="Times New Roman"/>
                            <w:b/>
                            <w:lang w:eastAsia="zh-CN"/>
                          </w:rPr>
                          <w:t>Place of Assessment:</w:t>
                        </w:r>
                      </w:p>
                      <w:p w14:paraId="3546357B" w14:textId="77777777" w:rsidR="000D3C6D" w:rsidRDefault="000D3C6D" w:rsidP="000D3C6D">
                        <w:pPr>
                          <w:rPr>
                            <w:rFonts w:ascii="Times New Roman" w:eastAsiaTheme="minorEastAsia" w:hAnsi="Times New Roman" w:cs="Times New Roman"/>
                            <w:b/>
                            <w:lang w:eastAsia="zh-CN"/>
                          </w:rPr>
                        </w:pPr>
                      </w:p>
                      <w:p w14:paraId="617E73B7" w14:textId="77777777" w:rsidR="000D3C6D" w:rsidRDefault="000D3C6D" w:rsidP="000D3C6D">
                        <w:pPr>
                          <w:rPr>
                            <w:rFonts w:ascii="Times New Roman" w:eastAsiaTheme="minorEastAsia" w:hAnsi="Times New Roman" w:cs="Times New Roman"/>
                            <w:b/>
                            <w:lang w:eastAsia="zh-CN"/>
                          </w:rPr>
                        </w:pPr>
                      </w:p>
                      <w:p w14:paraId="4B2A30FC" w14:textId="77777777" w:rsidR="000D3C6D" w:rsidRDefault="000D3C6D" w:rsidP="000D3C6D">
                        <w:pPr>
                          <w:rPr>
                            <w:rFonts w:ascii="Times New Roman" w:eastAsiaTheme="minorEastAsia" w:hAnsi="Times New Roman" w:cs="Times New Roman"/>
                            <w:b/>
                            <w:lang w:eastAsia="zh-CN"/>
                          </w:rPr>
                        </w:pPr>
                        <w:r>
                          <w:rPr>
                            <w:rFonts w:ascii="Times New Roman" w:eastAsiaTheme="minorEastAsia" w:hAnsi="Times New Roman" w:cs="Times New Roman"/>
                            <w:b/>
                            <w:lang w:eastAsia="zh-CN"/>
                          </w:rPr>
                          <w:t>Date of assessment:</w:t>
                        </w:r>
                      </w:p>
                      <w:p w14:paraId="2CA616E7" w14:textId="77777777" w:rsidR="000D3C6D" w:rsidRDefault="000D3C6D" w:rsidP="000D3C6D">
                        <w:pPr>
                          <w:rPr>
                            <w:rFonts w:ascii="Times New Roman" w:eastAsiaTheme="minorEastAsia" w:hAnsi="Times New Roman" w:cs="Times New Roman"/>
                            <w:b/>
                            <w:lang w:eastAsia="zh-CN"/>
                          </w:rPr>
                        </w:pPr>
                      </w:p>
                      <w:p w14:paraId="7AC97036" w14:textId="77777777" w:rsidR="000D3C6D" w:rsidRDefault="000D3C6D" w:rsidP="000D3C6D">
                        <w:pPr>
                          <w:rPr>
                            <w:rFonts w:ascii="Times New Roman" w:eastAsiaTheme="minorEastAsia" w:hAnsi="Times New Roman" w:cs="Times New Roman"/>
                            <w:b/>
                            <w:lang w:eastAsia="zh-CN"/>
                          </w:rPr>
                        </w:pPr>
                      </w:p>
                      <w:p w14:paraId="1CE2AEB9" w14:textId="77777777" w:rsidR="000D3C6D" w:rsidRDefault="000D3C6D" w:rsidP="000D3C6D">
                        <w:pPr>
                          <w:rPr>
                            <w:rFonts w:ascii="Times New Roman" w:eastAsiaTheme="minorEastAsia" w:hAnsi="Times New Roman" w:cs="Times New Roman"/>
                            <w:b/>
                            <w:lang w:eastAsia="zh-CN"/>
                          </w:rPr>
                        </w:pPr>
                      </w:p>
                      <w:p w14:paraId="3F55A049" w14:textId="77777777" w:rsidR="000D3C6D" w:rsidRDefault="000D3C6D" w:rsidP="000D3C6D">
                        <w:pPr>
                          <w:rPr>
                            <w:rFonts w:ascii="Times New Roman" w:eastAsiaTheme="minorEastAsia" w:hAnsi="Times New Roman" w:cs="Times New Roman"/>
                            <w:b/>
                            <w:lang w:eastAsia="zh-CN"/>
                          </w:rPr>
                        </w:pPr>
                      </w:p>
                      <w:p w14:paraId="52F2E962" w14:textId="77777777" w:rsidR="000D3C6D" w:rsidRDefault="000D3C6D" w:rsidP="000D3C6D">
                        <w:pPr>
                          <w:rPr>
                            <w:rFonts w:ascii="Times New Roman" w:eastAsiaTheme="minorEastAsia" w:hAnsi="Times New Roman" w:cs="Times New Roman"/>
                            <w:b/>
                            <w:lang w:eastAsia="zh-CN"/>
                          </w:rPr>
                        </w:pPr>
                      </w:p>
                      <w:p w14:paraId="4BF03EC6" w14:textId="77777777" w:rsidR="000D3C6D" w:rsidRDefault="000D3C6D" w:rsidP="000D3C6D">
                        <w:pPr>
                          <w:rPr>
                            <w:rFonts w:ascii="Times New Roman" w:eastAsiaTheme="minorEastAsia" w:hAnsi="Times New Roman" w:cs="Times New Roman"/>
                            <w:b/>
                            <w:lang w:eastAsia="zh-CN"/>
                          </w:rPr>
                        </w:pPr>
                      </w:p>
                      <w:p w14:paraId="5AA51A87" w14:textId="77777777" w:rsidR="000D3C6D" w:rsidRDefault="000D3C6D" w:rsidP="000D3C6D">
                        <w:pPr>
                          <w:rPr>
                            <w:rFonts w:ascii="Times New Roman" w:eastAsiaTheme="minorEastAsia" w:hAnsi="Times New Roman" w:cs="Times New Roman"/>
                            <w:b/>
                            <w:lang w:eastAsia="zh-CN"/>
                          </w:rPr>
                        </w:pPr>
                      </w:p>
                    </w:tc>
                    <w:tc>
                      <w:tcPr>
                        <w:tcW w:w="2317" w:type="dxa"/>
                        <w:tcBorders>
                          <w:top w:val="single" w:sz="4" w:space="0" w:color="auto"/>
                          <w:left w:val="single" w:sz="4" w:space="0" w:color="auto"/>
                          <w:bottom w:val="single" w:sz="4" w:space="0" w:color="auto"/>
                          <w:right w:val="single" w:sz="4" w:space="0" w:color="auto"/>
                        </w:tcBorders>
                        <w:vAlign w:val="center"/>
                        <w:hideMark/>
                      </w:tcPr>
                      <w:p w14:paraId="0AF79CC4" w14:textId="77777777" w:rsidR="000D3C6D" w:rsidRDefault="000D3C6D" w:rsidP="000D3C6D">
                        <w:pPr>
                          <w:rPr>
                            <w:rFonts w:ascii="Times New Roman" w:eastAsiaTheme="minorEastAsia" w:hAnsi="Times New Roman" w:cs="Times New Roman"/>
                            <w:b/>
                            <w:lang w:eastAsia="zh-CN"/>
                          </w:rPr>
                        </w:pPr>
                        <w:r>
                          <w:rPr>
                            <w:rFonts w:ascii="Times New Roman" w:eastAsiaTheme="minorEastAsia" w:hAnsi="Times New Roman" w:cs="Times New Roman"/>
                            <w:b/>
                            <w:lang w:eastAsia="zh-CN"/>
                          </w:rPr>
                          <w:t>___ / ___ / ____</w:t>
                        </w:r>
                      </w:p>
                      <w:p w14:paraId="5845B802" w14:textId="77777777" w:rsidR="000D3C6D" w:rsidRDefault="000D3C6D" w:rsidP="000D3C6D">
                        <w:pPr>
                          <w:rPr>
                            <w:rFonts w:ascii="Times New Roman" w:eastAsiaTheme="minorEastAsia" w:hAnsi="Times New Roman" w:cs="Times New Roman"/>
                            <w:b/>
                            <w:lang w:eastAsia="zh-CN"/>
                          </w:rPr>
                        </w:pPr>
                        <w:r>
                          <w:rPr>
                            <w:rFonts w:ascii="Times New Roman" w:eastAsiaTheme="minorEastAsia" w:hAnsi="Times New Roman" w:cs="Times New Roman"/>
                            <w:sz w:val="18"/>
                            <w:lang w:eastAsia="zh-CN"/>
                          </w:rPr>
                          <w:t xml:space="preserve"> DD    MM      YYYY</w:t>
                        </w:r>
                      </w:p>
                    </w:tc>
                  </w:tr>
                  <w:tr w:rsidR="000D3C6D" w14:paraId="386402F4" w14:textId="77777777" w:rsidTr="000D3C6D">
                    <w:trPr>
                      <w:trHeight w:val="22"/>
                    </w:trPr>
                    <w:tc>
                      <w:tcPr>
                        <w:tcW w:w="8608" w:type="dxa"/>
                        <w:gridSpan w:val="4"/>
                        <w:tcBorders>
                          <w:top w:val="single" w:sz="4" w:space="0" w:color="auto"/>
                          <w:left w:val="single" w:sz="4" w:space="0" w:color="auto"/>
                          <w:bottom w:val="single" w:sz="4" w:space="0" w:color="auto"/>
                          <w:right w:val="single" w:sz="4" w:space="0" w:color="auto"/>
                        </w:tcBorders>
                        <w:shd w:val="clear" w:color="auto" w:fill="595959" w:themeFill="text1" w:themeFillTint="A6"/>
                        <w:vAlign w:val="center"/>
                        <w:hideMark/>
                      </w:tcPr>
                      <w:p w14:paraId="75B4E938" w14:textId="77777777" w:rsidR="000D3C6D" w:rsidRDefault="000D3C6D" w:rsidP="000D3C6D">
                        <w:pPr>
                          <w:rPr>
                            <w:rFonts w:ascii="Times New Roman" w:eastAsiaTheme="minorEastAsia" w:hAnsi="Times New Roman" w:cs="Times New Roman"/>
                            <w:b/>
                            <w:lang w:eastAsia="zh-CN"/>
                          </w:rPr>
                        </w:pPr>
                        <w:r>
                          <w:rPr>
                            <w:rFonts w:ascii="Times New Roman" w:eastAsiaTheme="minorEastAsia" w:hAnsi="Times New Roman" w:cs="Times New Roman"/>
                            <w:b/>
                            <w:color w:val="FFFFFF" w:themeColor="background1"/>
                            <w:lang w:eastAsia="zh-CN"/>
                          </w:rPr>
                          <w:t>(B) ASSESSOR’S PARTICULARS</w:t>
                        </w:r>
                      </w:p>
                    </w:tc>
                  </w:tr>
                  <w:tr w:rsidR="000D3C6D" w14:paraId="7AF28CA2" w14:textId="77777777" w:rsidTr="000D3C6D">
                    <w:trPr>
                      <w:trHeight w:val="961"/>
                    </w:trPr>
                    <w:tc>
                      <w:tcPr>
                        <w:tcW w:w="153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6FD21CFC" w14:textId="77777777" w:rsidR="000D3C6D" w:rsidRDefault="000D3C6D" w:rsidP="000D3C6D">
                        <w:pPr>
                          <w:rPr>
                            <w:rFonts w:ascii="Times New Roman" w:eastAsiaTheme="minorEastAsia" w:hAnsi="Times New Roman" w:cs="Times New Roman"/>
                            <w:b/>
                            <w:lang w:eastAsia="zh-CN"/>
                          </w:rPr>
                        </w:pPr>
                        <w:r>
                          <w:rPr>
                            <w:rFonts w:ascii="Times New Roman" w:eastAsiaTheme="minorEastAsia" w:hAnsi="Times New Roman" w:cs="Times New Roman"/>
                            <w:b/>
                            <w:lang w:eastAsia="zh-CN"/>
                          </w:rPr>
                          <w:t xml:space="preserve">Name </w:t>
                        </w:r>
                      </w:p>
                      <w:p w14:paraId="6AAEE149" w14:textId="77777777" w:rsidR="000D3C6D" w:rsidRDefault="000D3C6D" w:rsidP="000D3C6D">
                        <w:pPr>
                          <w:rPr>
                            <w:rFonts w:ascii="Times New Roman" w:eastAsiaTheme="minorEastAsia" w:hAnsi="Times New Roman" w:cs="Times New Roman"/>
                            <w:b/>
                            <w:lang w:eastAsia="zh-CN"/>
                          </w:rPr>
                        </w:pPr>
                        <w:r>
                          <w:rPr>
                            <w:rFonts w:ascii="Times New Roman" w:eastAsiaTheme="minorEastAsia" w:hAnsi="Times New Roman" w:cs="Times New Roman"/>
                            <w:sz w:val="20"/>
                            <w:lang w:eastAsia="zh-CN"/>
                          </w:rPr>
                          <w:t>(as in NRIC)</w:t>
                        </w:r>
                        <w:r>
                          <w:rPr>
                            <w:rFonts w:ascii="Times New Roman" w:eastAsiaTheme="minorEastAsia" w:hAnsi="Times New Roman" w:cs="Times New Roman"/>
                            <w:b/>
                            <w:lang w:eastAsia="zh-CN"/>
                          </w:rPr>
                          <w:t>:</w:t>
                        </w:r>
                      </w:p>
                    </w:tc>
                    <w:tc>
                      <w:tcPr>
                        <w:tcW w:w="3393" w:type="dxa"/>
                        <w:tcBorders>
                          <w:top w:val="single" w:sz="4" w:space="0" w:color="auto"/>
                          <w:left w:val="single" w:sz="4" w:space="0" w:color="auto"/>
                          <w:bottom w:val="single" w:sz="4" w:space="0" w:color="auto"/>
                          <w:right w:val="single" w:sz="4" w:space="0" w:color="auto"/>
                        </w:tcBorders>
                        <w:vAlign w:val="center"/>
                      </w:tcPr>
                      <w:p w14:paraId="5205A388" w14:textId="77777777" w:rsidR="000D3C6D" w:rsidRDefault="000D3C6D" w:rsidP="000D3C6D">
                        <w:pPr>
                          <w:rPr>
                            <w:rFonts w:ascii="Times New Roman" w:eastAsiaTheme="minorEastAsia" w:hAnsi="Times New Roman" w:cs="Times New Roman"/>
                            <w:lang w:eastAsia="zh-CN"/>
                          </w:rPr>
                        </w:pPr>
                      </w:p>
                    </w:tc>
                    <w:tc>
                      <w:tcPr>
                        <w:tcW w:w="136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3D5F7578" w14:textId="77777777" w:rsidR="000D3C6D" w:rsidRDefault="000D3C6D" w:rsidP="000D3C6D">
                        <w:pPr>
                          <w:rPr>
                            <w:rFonts w:ascii="Times New Roman" w:eastAsiaTheme="minorEastAsia" w:hAnsi="Times New Roman" w:cs="Times New Roman"/>
                            <w:lang w:eastAsia="zh-CN"/>
                          </w:rPr>
                        </w:pPr>
                        <w:r>
                          <w:rPr>
                            <w:rFonts w:ascii="Times New Roman" w:eastAsiaTheme="minorEastAsia" w:hAnsi="Times New Roman" w:cs="Times New Roman"/>
                            <w:b/>
                            <w:lang w:eastAsia="zh-CN"/>
                          </w:rPr>
                          <w:t>Contact no.:</w:t>
                        </w:r>
                      </w:p>
                    </w:tc>
                    <w:tc>
                      <w:tcPr>
                        <w:tcW w:w="2317" w:type="dxa"/>
                        <w:tcBorders>
                          <w:top w:val="single" w:sz="4" w:space="0" w:color="auto"/>
                          <w:left w:val="single" w:sz="4" w:space="0" w:color="auto"/>
                          <w:bottom w:val="single" w:sz="4" w:space="0" w:color="auto"/>
                          <w:right w:val="single" w:sz="4" w:space="0" w:color="auto"/>
                        </w:tcBorders>
                        <w:vAlign w:val="center"/>
                      </w:tcPr>
                      <w:p w14:paraId="122A4700" w14:textId="77777777" w:rsidR="000D3C6D" w:rsidRDefault="000D3C6D" w:rsidP="000D3C6D">
                        <w:pPr>
                          <w:rPr>
                            <w:rFonts w:ascii="Times New Roman" w:eastAsiaTheme="minorEastAsia" w:hAnsi="Times New Roman" w:cs="Times New Roman"/>
                            <w:lang w:eastAsia="zh-CN"/>
                          </w:rPr>
                        </w:pPr>
                      </w:p>
                    </w:tc>
                  </w:tr>
                  <w:tr w:rsidR="000D3C6D" w14:paraId="15A11A2E" w14:textId="77777777" w:rsidTr="000D3C6D">
                    <w:trPr>
                      <w:trHeight w:val="20"/>
                    </w:trPr>
                    <w:tc>
                      <w:tcPr>
                        <w:tcW w:w="153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460A278D" w14:textId="77777777" w:rsidR="000D3C6D" w:rsidRDefault="000D3C6D" w:rsidP="000D3C6D">
                        <w:pPr>
                          <w:rPr>
                            <w:rFonts w:ascii="Times New Roman" w:eastAsiaTheme="minorEastAsia" w:hAnsi="Times New Roman" w:cs="Times New Roman"/>
                            <w:b/>
                            <w:lang w:eastAsia="zh-CN"/>
                          </w:rPr>
                        </w:pPr>
                        <w:r>
                          <w:rPr>
                            <w:rFonts w:ascii="Times New Roman" w:eastAsiaTheme="minorEastAsia" w:hAnsi="Times New Roman" w:cs="Times New Roman"/>
                            <w:b/>
                            <w:lang w:eastAsia="zh-CN"/>
                          </w:rPr>
                          <w:lastRenderedPageBreak/>
                          <w:t>MCR/SRP no.:</w:t>
                        </w:r>
                      </w:p>
                    </w:tc>
                    <w:tc>
                      <w:tcPr>
                        <w:tcW w:w="7075" w:type="dxa"/>
                        <w:gridSpan w:val="3"/>
                        <w:tcBorders>
                          <w:top w:val="single" w:sz="4" w:space="0" w:color="auto"/>
                          <w:left w:val="single" w:sz="4" w:space="0" w:color="auto"/>
                          <w:bottom w:val="single" w:sz="4" w:space="0" w:color="auto"/>
                          <w:right w:val="single" w:sz="4" w:space="0" w:color="auto"/>
                        </w:tcBorders>
                        <w:vAlign w:val="center"/>
                      </w:tcPr>
                      <w:p w14:paraId="0E9C1A14" w14:textId="77777777" w:rsidR="000D3C6D" w:rsidRDefault="000D3C6D" w:rsidP="000D3C6D">
                        <w:pPr>
                          <w:rPr>
                            <w:rFonts w:ascii="Times New Roman" w:eastAsiaTheme="minorEastAsia" w:hAnsi="Times New Roman" w:cs="Times New Roman"/>
                            <w:lang w:eastAsia="zh-CN"/>
                          </w:rPr>
                        </w:pPr>
                      </w:p>
                    </w:tc>
                  </w:tr>
                  <w:tr w:rsidR="000D3C6D" w14:paraId="069936BA" w14:textId="77777777" w:rsidTr="000D3C6D">
                    <w:trPr>
                      <w:trHeight w:val="20"/>
                    </w:trPr>
                    <w:tc>
                      <w:tcPr>
                        <w:tcW w:w="153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607610EE" w14:textId="77777777" w:rsidR="000D3C6D" w:rsidRDefault="000D3C6D" w:rsidP="000D3C6D">
                        <w:pPr>
                          <w:rPr>
                            <w:rFonts w:ascii="Times New Roman" w:eastAsiaTheme="minorEastAsia" w:hAnsi="Times New Roman" w:cs="Times New Roman"/>
                            <w:b/>
                            <w:lang w:eastAsia="zh-CN"/>
                          </w:rPr>
                        </w:pPr>
                        <w:r>
                          <w:rPr>
                            <w:rFonts w:ascii="Times New Roman" w:eastAsiaTheme="minorEastAsia" w:hAnsi="Times New Roman" w:cs="Times New Roman"/>
                            <w:b/>
                            <w:lang w:eastAsia="zh-CN"/>
                          </w:rPr>
                          <w:t>Designation and Department:</w:t>
                        </w:r>
                      </w:p>
                    </w:tc>
                    <w:tc>
                      <w:tcPr>
                        <w:tcW w:w="7075" w:type="dxa"/>
                        <w:gridSpan w:val="3"/>
                        <w:tcBorders>
                          <w:top w:val="single" w:sz="4" w:space="0" w:color="auto"/>
                          <w:left w:val="single" w:sz="4" w:space="0" w:color="auto"/>
                          <w:bottom w:val="single" w:sz="4" w:space="0" w:color="auto"/>
                          <w:right w:val="single" w:sz="4" w:space="0" w:color="auto"/>
                        </w:tcBorders>
                        <w:vAlign w:val="center"/>
                      </w:tcPr>
                      <w:p w14:paraId="2C745979" w14:textId="77777777" w:rsidR="000D3C6D" w:rsidRDefault="000D3C6D" w:rsidP="000D3C6D">
                        <w:pPr>
                          <w:rPr>
                            <w:rFonts w:ascii="Times New Roman" w:eastAsiaTheme="minorEastAsia" w:hAnsi="Times New Roman" w:cs="Times New Roman"/>
                            <w:lang w:eastAsia="zh-CN"/>
                          </w:rPr>
                        </w:pPr>
                      </w:p>
                    </w:tc>
                  </w:tr>
                  <w:tr w:rsidR="000D3C6D" w14:paraId="1D465314" w14:textId="77777777" w:rsidTr="000D3C6D">
                    <w:trPr>
                      <w:trHeight w:val="2279"/>
                    </w:trPr>
                    <w:tc>
                      <w:tcPr>
                        <w:tcW w:w="153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3ED520C9" w14:textId="77777777" w:rsidR="000D3C6D" w:rsidRDefault="000D3C6D" w:rsidP="000D3C6D">
                        <w:pPr>
                          <w:rPr>
                            <w:rFonts w:ascii="Times New Roman" w:eastAsiaTheme="minorEastAsia" w:hAnsi="Times New Roman" w:cs="Times New Roman"/>
                            <w:b/>
                            <w:lang w:eastAsia="zh-CN"/>
                          </w:rPr>
                        </w:pPr>
                        <w:r>
                          <w:rPr>
                            <w:rFonts w:ascii="Times New Roman" w:eastAsiaTheme="minorEastAsia" w:hAnsi="Times New Roman" w:cs="Times New Roman"/>
                            <w:b/>
                            <w:lang w:eastAsia="zh-CN"/>
                          </w:rPr>
                          <w:t>Assessor’s qualifications and experience in assessing mental capacity:</w:t>
                        </w:r>
                      </w:p>
                    </w:tc>
                    <w:tc>
                      <w:tcPr>
                        <w:tcW w:w="7075" w:type="dxa"/>
                        <w:gridSpan w:val="3"/>
                        <w:tcBorders>
                          <w:top w:val="single" w:sz="4" w:space="0" w:color="auto"/>
                          <w:left w:val="single" w:sz="4" w:space="0" w:color="auto"/>
                          <w:bottom w:val="single" w:sz="4" w:space="0" w:color="auto"/>
                          <w:right w:val="single" w:sz="4" w:space="0" w:color="auto"/>
                        </w:tcBorders>
                        <w:vAlign w:val="center"/>
                      </w:tcPr>
                      <w:p w14:paraId="1157A719" w14:textId="77777777" w:rsidR="000D3C6D" w:rsidRDefault="000D3C6D" w:rsidP="000D3C6D">
                        <w:pPr>
                          <w:rPr>
                            <w:rFonts w:ascii="Times New Roman" w:eastAsiaTheme="minorEastAsia" w:hAnsi="Times New Roman" w:cs="Times New Roman"/>
                            <w:lang w:eastAsia="zh-CN"/>
                          </w:rPr>
                        </w:pPr>
                      </w:p>
                      <w:p w14:paraId="6AB22905" w14:textId="77777777" w:rsidR="000D3C6D" w:rsidRDefault="000D3C6D" w:rsidP="000D3C6D">
                        <w:pPr>
                          <w:rPr>
                            <w:rFonts w:ascii="Times New Roman" w:eastAsiaTheme="minorEastAsia" w:hAnsi="Times New Roman" w:cs="Times New Roman"/>
                            <w:lang w:eastAsia="zh-CN"/>
                          </w:rPr>
                        </w:pPr>
                      </w:p>
                      <w:p w14:paraId="4FDC94D5" w14:textId="77777777" w:rsidR="000D3C6D" w:rsidRDefault="000D3C6D" w:rsidP="000D3C6D">
                        <w:pPr>
                          <w:rPr>
                            <w:rFonts w:ascii="Times New Roman" w:eastAsiaTheme="minorEastAsia" w:hAnsi="Times New Roman" w:cs="Times New Roman"/>
                            <w:lang w:eastAsia="zh-CN"/>
                          </w:rPr>
                        </w:pPr>
                      </w:p>
                      <w:p w14:paraId="5C469E6C" w14:textId="77777777" w:rsidR="000D3C6D" w:rsidRDefault="000D3C6D" w:rsidP="000D3C6D">
                        <w:pPr>
                          <w:rPr>
                            <w:rFonts w:ascii="Times New Roman" w:eastAsiaTheme="minorEastAsia" w:hAnsi="Times New Roman" w:cs="Times New Roman"/>
                            <w:lang w:eastAsia="zh-CN"/>
                          </w:rPr>
                        </w:pPr>
                      </w:p>
                      <w:p w14:paraId="1C38766B" w14:textId="77777777" w:rsidR="000D3C6D" w:rsidRDefault="000D3C6D" w:rsidP="000D3C6D">
                        <w:pPr>
                          <w:rPr>
                            <w:rFonts w:ascii="Times New Roman" w:eastAsiaTheme="minorEastAsia" w:hAnsi="Times New Roman" w:cs="Times New Roman"/>
                            <w:lang w:eastAsia="zh-CN"/>
                          </w:rPr>
                        </w:pPr>
                      </w:p>
                      <w:p w14:paraId="3D23B0E7" w14:textId="77777777" w:rsidR="000D3C6D" w:rsidRDefault="000D3C6D" w:rsidP="000D3C6D">
                        <w:pPr>
                          <w:rPr>
                            <w:rFonts w:ascii="Times New Roman" w:eastAsiaTheme="minorEastAsia" w:hAnsi="Times New Roman" w:cs="Times New Roman"/>
                            <w:lang w:eastAsia="zh-CN"/>
                          </w:rPr>
                        </w:pPr>
                      </w:p>
                    </w:tc>
                  </w:tr>
                  <w:tr w:rsidR="000D3C6D" w14:paraId="65585980" w14:textId="77777777" w:rsidTr="000D3C6D">
                    <w:trPr>
                      <w:trHeight w:val="1308"/>
                    </w:trPr>
                    <w:tc>
                      <w:tcPr>
                        <w:tcW w:w="153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2DEDF2D8" w14:textId="77777777" w:rsidR="000D3C6D" w:rsidRDefault="000D3C6D" w:rsidP="000D3C6D">
                        <w:pPr>
                          <w:rPr>
                            <w:rFonts w:ascii="Times New Roman" w:eastAsiaTheme="minorEastAsia" w:hAnsi="Times New Roman" w:cs="Times New Roman"/>
                            <w:b/>
                            <w:lang w:eastAsia="zh-CN"/>
                          </w:rPr>
                        </w:pPr>
                        <w:r>
                          <w:rPr>
                            <w:rFonts w:ascii="Times New Roman" w:eastAsiaTheme="minorEastAsia" w:hAnsi="Times New Roman" w:cs="Times New Roman"/>
                            <w:b/>
                            <w:lang w:eastAsia="zh-CN"/>
                          </w:rPr>
                          <w:t>Hospital / clinic / organisation and address:</w:t>
                        </w:r>
                      </w:p>
                    </w:tc>
                    <w:tc>
                      <w:tcPr>
                        <w:tcW w:w="7075" w:type="dxa"/>
                        <w:gridSpan w:val="3"/>
                        <w:tcBorders>
                          <w:top w:val="single" w:sz="4" w:space="0" w:color="auto"/>
                          <w:left w:val="single" w:sz="4" w:space="0" w:color="auto"/>
                          <w:bottom w:val="single" w:sz="4" w:space="0" w:color="auto"/>
                          <w:right w:val="single" w:sz="4" w:space="0" w:color="auto"/>
                        </w:tcBorders>
                        <w:vAlign w:val="center"/>
                      </w:tcPr>
                      <w:p w14:paraId="1C8A1460" w14:textId="77777777" w:rsidR="000D3C6D" w:rsidRDefault="000D3C6D" w:rsidP="000D3C6D">
                        <w:pPr>
                          <w:rPr>
                            <w:rFonts w:ascii="Times New Roman" w:eastAsiaTheme="minorEastAsia" w:hAnsi="Times New Roman" w:cs="Times New Roman"/>
                            <w:lang w:eastAsia="zh-CN"/>
                          </w:rPr>
                        </w:pPr>
                      </w:p>
                      <w:p w14:paraId="783C5A6C" w14:textId="77777777" w:rsidR="000D3C6D" w:rsidRDefault="000D3C6D" w:rsidP="000D3C6D">
                        <w:pPr>
                          <w:rPr>
                            <w:rFonts w:ascii="Times New Roman" w:eastAsiaTheme="minorEastAsia" w:hAnsi="Times New Roman" w:cs="Times New Roman"/>
                            <w:lang w:eastAsia="zh-CN"/>
                          </w:rPr>
                        </w:pPr>
                      </w:p>
                      <w:p w14:paraId="3E65E03D" w14:textId="77777777" w:rsidR="000D3C6D" w:rsidRDefault="000D3C6D" w:rsidP="000D3C6D">
                        <w:pPr>
                          <w:rPr>
                            <w:rFonts w:ascii="Times New Roman" w:eastAsiaTheme="minorEastAsia" w:hAnsi="Times New Roman" w:cs="Times New Roman"/>
                            <w:lang w:eastAsia="zh-CN"/>
                          </w:rPr>
                        </w:pPr>
                      </w:p>
                    </w:tc>
                  </w:tr>
                  <w:tr w:rsidR="000D3C6D" w14:paraId="57855C05" w14:textId="77777777" w:rsidTr="000D3C6D">
                    <w:trPr>
                      <w:trHeight w:val="20"/>
                    </w:trPr>
                    <w:tc>
                      <w:tcPr>
                        <w:tcW w:w="153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096E7F6F" w14:textId="77777777" w:rsidR="000D3C6D" w:rsidRDefault="000D3C6D" w:rsidP="000D3C6D">
                        <w:pPr>
                          <w:rPr>
                            <w:rFonts w:ascii="Times New Roman" w:eastAsiaTheme="minorEastAsia" w:hAnsi="Times New Roman" w:cs="Times New Roman"/>
                            <w:i/>
                            <w:lang w:eastAsia="zh-CN"/>
                          </w:rPr>
                        </w:pPr>
                        <w:r>
                          <w:rPr>
                            <w:rFonts w:ascii="Times New Roman" w:eastAsiaTheme="minorEastAsia" w:hAnsi="Times New Roman" w:cs="Times New Roman"/>
                            <w:b/>
                            <w:i/>
                            <w:lang w:eastAsia="zh-CN"/>
                          </w:rPr>
                          <w:t>Relationship with VA</w:t>
                        </w:r>
                        <w:proofErr w:type="gramStart"/>
                        <w:r>
                          <w:rPr>
                            <w:rFonts w:ascii="Times New Roman" w:eastAsiaTheme="minorEastAsia" w:hAnsi="Times New Roman" w:cs="Times New Roman"/>
                            <w:b/>
                            <w:i/>
                            <w:lang w:eastAsia="zh-CN"/>
                          </w:rPr>
                          <w:t xml:space="preserve">:  </w:t>
                        </w:r>
                        <w:r>
                          <w:rPr>
                            <w:rFonts w:ascii="Times New Roman" w:eastAsiaTheme="minorEastAsia" w:hAnsi="Times New Roman" w:cs="Times New Roman"/>
                            <w:i/>
                            <w:lang w:eastAsia="zh-CN"/>
                          </w:rPr>
                          <w:t>(</w:t>
                        </w:r>
                        <w:proofErr w:type="gramEnd"/>
                        <w:r>
                          <w:rPr>
                            <w:rFonts w:ascii="Times New Roman" w:eastAsiaTheme="minorEastAsia" w:hAnsi="Times New Roman" w:cs="Times New Roman"/>
                            <w:i/>
                            <w:lang w:eastAsia="zh-CN"/>
                          </w:rPr>
                          <w:t>please tick where applicable)</w:t>
                        </w:r>
                      </w:p>
                    </w:tc>
                    <w:tc>
                      <w:tcPr>
                        <w:tcW w:w="7075" w:type="dxa"/>
                        <w:gridSpan w:val="3"/>
                        <w:tcBorders>
                          <w:top w:val="single" w:sz="4" w:space="0" w:color="auto"/>
                          <w:left w:val="single" w:sz="4" w:space="0" w:color="auto"/>
                          <w:bottom w:val="single" w:sz="4" w:space="0" w:color="auto"/>
                          <w:right w:val="single" w:sz="4" w:space="0" w:color="auto"/>
                        </w:tcBorders>
                        <w:vAlign w:val="center"/>
                        <w:hideMark/>
                      </w:tcPr>
                      <w:p w14:paraId="6F1B896E" w14:textId="77777777" w:rsidR="000D3C6D" w:rsidRDefault="001A4106" w:rsidP="000D3C6D">
                        <w:pPr>
                          <w:rPr>
                            <w:rFonts w:ascii="Times New Roman" w:eastAsiaTheme="minorEastAsia" w:hAnsi="Times New Roman" w:cs="Times New Roman"/>
                            <w:i/>
                            <w:lang w:eastAsia="zh-CN"/>
                          </w:rPr>
                        </w:pPr>
                        <w:sdt>
                          <w:sdtPr>
                            <w:rPr>
                              <w:rFonts w:ascii="Times New Roman" w:eastAsiaTheme="minorEastAsia" w:hAnsi="Times New Roman" w:cs="Times New Roman"/>
                              <w:lang w:eastAsia="zh-CN"/>
                            </w:rPr>
                            <w:id w:val="-681428617"/>
                            <w14:checkbox>
                              <w14:checked w14:val="0"/>
                              <w14:checkedState w14:val="2612" w14:font="MS Gothic"/>
                              <w14:uncheckedState w14:val="2610" w14:font="MS Gothic"/>
                            </w14:checkbox>
                          </w:sdtPr>
                          <w:sdtContent>
                            <w:r w:rsidR="000D3C6D">
                              <w:rPr>
                                <w:rFonts w:ascii="Segoe UI Symbol" w:eastAsiaTheme="minorEastAsia" w:hAnsi="Segoe UI Symbol" w:cs="Segoe UI Symbol"/>
                                <w:lang w:eastAsia="zh-CN"/>
                              </w:rPr>
                              <w:t>☐</w:t>
                            </w:r>
                          </w:sdtContent>
                        </w:sdt>
                        <w:r w:rsidR="000D3C6D">
                          <w:rPr>
                            <w:rFonts w:ascii="Times New Roman" w:eastAsiaTheme="minorEastAsia" w:hAnsi="Times New Roman" w:cs="Times New Roman"/>
                            <w:lang w:eastAsia="zh-CN"/>
                          </w:rPr>
                          <w:t xml:space="preserve"> </w:t>
                        </w:r>
                        <w:r w:rsidR="000D3C6D">
                          <w:rPr>
                            <w:rFonts w:ascii="Times New Roman" w:eastAsiaTheme="minorEastAsia" w:hAnsi="Times New Roman" w:cs="Times New Roman"/>
                            <w:i/>
                            <w:lang w:eastAsia="zh-CN"/>
                          </w:rPr>
                          <w:t xml:space="preserve">I have been seeing the VA regularly over </w:t>
                        </w:r>
                        <w:proofErr w:type="gramStart"/>
                        <w:r w:rsidR="000D3C6D">
                          <w:rPr>
                            <w:rFonts w:ascii="Times New Roman" w:eastAsiaTheme="minorEastAsia" w:hAnsi="Times New Roman" w:cs="Times New Roman"/>
                            <w:i/>
                            <w:lang w:eastAsia="zh-CN"/>
                          </w:rPr>
                          <w:t>a period of time</w:t>
                        </w:r>
                        <w:proofErr w:type="gramEnd"/>
                      </w:p>
                      <w:p w14:paraId="0E744570" w14:textId="77777777" w:rsidR="000D3C6D" w:rsidRDefault="000D3C6D" w:rsidP="000D3C6D">
                        <w:pPr>
                          <w:rPr>
                            <w:rFonts w:ascii="Times New Roman" w:eastAsiaTheme="minorEastAsia" w:hAnsi="Times New Roman" w:cs="Times New Roman"/>
                            <w:lang w:eastAsia="zh-CN"/>
                          </w:rPr>
                        </w:pPr>
                        <w:r>
                          <w:rPr>
                            <w:rFonts w:ascii="Times New Roman" w:eastAsiaTheme="minorEastAsia" w:hAnsi="Times New Roman" w:cs="Times New Roman"/>
                            <w:lang w:eastAsia="zh-CN"/>
                          </w:rPr>
                          <w:t>Date of first consultation/assessment: __________________________</w:t>
                        </w:r>
                      </w:p>
                      <w:p w14:paraId="1D98928F" w14:textId="77777777" w:rsidR="000D3C6D" w:rsidRDefault="000D3C6D" w:rsidP="000D3C6D">
                        <w:pPr>
                          <w:rPr>
                            <w:rFonts w:ascii="Times New Roman" w:eastAsiaTheme="minorEastAsia" w:hAnsi="Times New Roman" w:cs="Times New Roman"/>
                            <w:lang w:eastAsia="zh-CN"/>
                          </w:rPr>
                        </w:pPr>
                        <w:r>
                          <w:rPr>
                            <w:rFonts w:ascii="Times New Roman" w:eastAsiaTheme="minorEastAsia" w:hAnsi="Times New Roman" w:cs="Times New Roman"/>
                            <w:lang w:eastAsia="zh-CN"/>
                          </w:rPr>
                          <w:t>Frequency of consultation/assessment: _________________________</w:t>
                        </w:r>
                      </w:p>
                      <w:p w14:paraId="013B4C9F" w14:textId="77777777" w:rsidR="000D3C6D" w:rsidRDefault="000D3C6D" w:rsidP="000D3C6D">
                        <w:pPr>
                          <w:rPr>
                            <w:rFonts w:ascii="Times New Roman" w:eastAsiaTheme="minorEastAsia" w:hAnsi="Times New Roman" w:cs="Times New Roman"/>
                            <w:lang w:eastAsia="zh-CN"/>
                          </w:rPr>
                        </w:pPr>
                        <w:r>
                          <w:rPr>
                            <w:rFonts w:ascii="Times New Roman" w:eastAsiaTheme="minorEastAsia" w:hAnsi="Times New Roman" w:cs="Times New Roman"/>
                            <w:lang w:eastAsia="zh-CN"/>
                          </w:rPr>
                          <w:t>Date of last examination/assessment: __________________________</w:t>
                        </w:r>
                      </w:p>
                      <w:p w14:paraId="5AF72CFA" w14:textId="77777777" w:rsidR="000D3C6D" w:rsidRDefault="001A4106" w:rsidP="000D3C6D">
                        <w:pPr>
                          <w:rPr>
                            <w:rFonts w:ascii="Times New Roman" w:eastAsiaTheme="minorEastAsia" w:hAnsi="Times New Roman" w:cs="Times New Roman"/>
                            <w:i/>
                            <w:lang w:eastAsia="zh-CN"/>
                          </w:rPr>
                        </w:pPr>
                        <w:sdt>
                          <w:sdtPr>
                            <w:rPr>
                              <w:rFonts w:ascii="Times New Roman" w:eastAsiaTheme="minorEastAsia" w:hAnsi="Times New Roman" w:cs="Times New Roman"/>
                              <w:lang w:eastAsia="zh-CN"/>
                            </w:rPr>
                            <w:id w:val="-903673218"/>
                            <w14:checkbox>
                              <w14:checked w14:val="0"/>
                              <w14:checkedState w14:val="2612" w14:font="MS Gothic"/>
                              <w14:uncheckedState w14:val="2610" w14:font="MS Gothic"/>
                            </w14:checkbox>
                          </w:sdtPr>
                          <w:sdtContent>
                            <w:r w:rsidR="000D3C6D">
                              <w:rPr>
                                <w:rFonts w:ascii="Segoe UI Symbol" w:eastAsiaTheme="minorEastAsia" w:hAnsi="Segoe UI Symbol" w:cs="Segoe UI Symbol"/>
                                <w:lang w:eastAsia="zh-CN"/>
                              </w:rPr>
                              <w:t>☐</w:t>
                            </w:r>
                          </w:sdtContent>
                        </w:sdt>
                        <w:r w:rsidR="000D3C6D">
                          <w:rPr>
                            <w:rFonts w:ascii="Times New Roman" w:eastAsiaTheme="minorEastAsia" w:hAnsi="Times New Roman" w:cs="Times New Roman"/>
                            <w:lang w:eastAsia="zh-CN"/>
                          </w:rPr>
                          <w:t xml:space="preserve"> </w:t>
                        </w:r>
                        <w:r w:rsidR="000D3C6D">
                          <w:rPr>
                            <w:rFonts w:ascii="Times New Roman" w:eastAsiaTheme="minorEastAsia" w:hAnsi="Times New Roman" w:cs="Times New Roman"/>
                            <w:i/>
                            <w:lang w:eastAsia="zh-CN"/>
                          </w:rPr>
                          <w:t>I am seeing the VA for this mental capacity assessment only.</w:t>
                        </w:r>
                      </w:p>
                    </w:tc>
                  </w:tr>
                  <w:tr w:rsidR="000D3C6D" w14:paraId="46481A5D" w14:textId="77777777" w:rsidTr="000D3C6D">
                    <w:trPr>
                      <w:trHeight w:val="20"/>
                    </w:trPr>
                    <w:tc>
                      <w:tcPr>
                        <w:tcW w:w="8608" w:type="dxa"/>
                        <w:gridSpan w:val="4"/>
                        <w:tcBorders>
                          <w:top w:val="single" w:sz="4" w:space="0" w:color="auto"/>
                          <w:left w:val="single" w:sz="4" w:space="0" w:color="auto"/>
                          <w:bottom w:val="single" w:sz="4" w:space="0" w:color="auto"/>
                          <w:right w:val="single" w:sz="4" w:space="0" w:color="auto"/>
                        </w:tcBorders>
                        <w:shd w:val="clear" w:color="auto" w:fill="595959" w:themeFill="text1" w:themeFillTint="A6"/>
                        <w:vAlign w:val="center"/>
                        <w:hideMark/>
                      </w:tcPr>
                      <w:p w14:paraId="32281205" w14:textId="77777777" w:rsidR="000D3C6D" w:rsidRDefault="000D3C6D" w:rsidP="000D3C6D">
                        <w:pPr>
                          <w:rPr>
                            <w:rFonts w:ascii="Times New Roman" w:eastAsiaTheme="minorEastAsia" w:hAnsi="Times New Roman" w:cs="Times New Roman"/>
                            <w:b/>
                            <w:color w:val="FFFFFF" w:themeColor="background1"/>
                            <w:lang w:eastAsia="zh-CN"/>
                          </w:rPr>
                        </w:pPr>
                        <w:r>
                          <w:rPr>
                            <w:rFonts w:ascii="Times New Roman" w:eastAsiaTheme="minorEastAsia" w:hAnsi="Times New Roman" w:cs="Times New Roman"/>
                            <w:b/>
                            <w:color w:val="FFFFFF" w:themeColor="background1"/>
                            <w:sz w:val="28"/>
                            <w:lang w:eastAsia="zh-CN"/>
                          </w:rPr>
                          <w:t>(C) INDIVIDUAL’S MEDICAL INFORMATION</w:t>
                        </w:r>
                      </w:p>
                    </w:tc>
                  </w:tr>
                  <w:tr w:rsidR="000D3C6D" w14:paraId="1BA2C73E" w14:textId="77777777" w:rsidTr="000D3C6D">
                    <w:trPr>
                      <w:trHeight w:val="20"/>
                    </w:trPr>
                    <w:tc>
                      <w:tcPr>
                        <w:tcW w:w="153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572845BD" w14:textId="77777777" w:rsidR="000D3C6D" w:rsidRDefault="000D3C6D" w:rsidP="000D3C6D">
                        <w:pPr>
                          <w:rPr>
                            <w:rFonts w:ascii="Times New Roman" w:eastAsiaTheme="minorEastAsia" w:hAnsi="Times New Roman" w:cs="Times New Roman"/>
                            <w:b/>
                            <w:lang w:eastAsia="zh-CN"/>
                          </w:rPr>
                        </w:pPr>
                        <w:r>
                          <w:rPr>
                            <w:rFonts w:ascii="Times New Roman" w:eastAsiaTheme="minorEastAsia" w:hAnsi="Times New Roman" w:cs="Times New Roman"/>
                            <w:b/>
                            <w:lang w:eastAsia="zh-CN"/>
                          </w:rPr>
                          <w:lastRenderedPageBreak/>
                          <w:t>Past medical history (if any)</w:t>
                        </w:r>
                      </w:p>
                    </w:tc>
                    <w:tc>
                      <w:tcPr>
                        <w:tcW w:w="7075" w:type="dxa"/>
                        <w:gridSpan w:val="3"/>
                        <w:tcBorders>
                          <w:top w:val="single" w:sz="4" w:space="0" w:color="auto"/>
                          <w:left w:val="single" w:sz="4" w:space="0" w:color="auto"/>
                          <w:bottom w:val="single" w:sz="4" w:space="0" w:color="auto"/>
                          <w:right w:val="single" w:sz="4" w:space="0" w:color="auto"/>
                        </w:tcBorders>
                      </w:tcPr>
                      <w:p w14:paraId="3F084957" w14:textId="77777777" w:rsidR="000D3C6D" w:rsidRDefault="000D3C6D" w:rsidP="000D3C6D">
                        <w:pPr>
                          <w:rPr>
                            <w:rFonts w:ascii="Times New Roman" w:eastAsiaTheme="minorEastAsia" w:hAnsi="Times New Roman" w:cs="Times New Roman"/>
                            <w:b/>
                            <w:lang w:eastAsia="zh-CN"/>
                          </w:rPr>
                        </w:pPr>
                        <w:r>
                          <w:rPr>
                            <w:rFonts w:ascii="Times New Roman" w:eastAsiaTheme="minorEastAsia" w:hAnsi="Times New Roman" w:cs="Times New Roman"/>
                            <w:b/>
                            <w:lang w:eastAsia="zh-CN"/>
                          </w:rPr>
                          <w:t>Past Diagnosis:</w:t>
                        </w:r>
                      </w:p>
                      <w:p w14:paraId="3BF254BD" w14:textId="77777777" w:rsidR="000D3C6D" w:rsidRDefault="000D3C6D" w:rsidP="000D3C6D">
                        <w:pPr>
                          <w:rPr>
                            <w:rFonts w:ascii="Times New Roman" w:eastAsiaTheme="minorEastAsia" w:hAnsi="Times New Roman" w:cs="Times New Roman"/>
                            <w:lang w:eastAsia="zh-CN"/>
                          </w:rPr>
                        </w:pPr>
                      </w:p>
                      <w:p w14:paraId="5AA9B119" w14:textId="77777777" w:rsidR="000D3C6D" w:rsidRDefault="000D3C6D" w:rsidP="000D3C6D">
                        <w:pPr>
                          <w:rPr>
                            <w:rFonts w:ascii="Times New Roman" w:eastAsiaTheme="minorEastAsia" w:hAnsi="Times New Roman" w:cs="Times New Roman"/>
                            <w:lang w:eastAsia="zh-CN"/>
                          </w:rPr>
                        </w:pPr>
                      </w:p>
                      <w:p w14:paraId="3AFBEF23" w14:textId="77777777" w:rsidR="000D3C6D" w:rsidRDefault="000D3C6D" w:rsidP="000D3C6D">
                        <w:pPr>
                          <w:rPr>
                            <w:rFonts w:ascii="Times New Roman" w:eastAsiaTheme="minorEastAsia" w:hAnsi="Times New Roman" w:cs="Times New Roman"/>
                            <w:lang w:eastAsia="zh-CN"/>
                          </w:rPr>
                        </w:pPr>
                        <w:r>
                          <w:rPr>
                            <w:rFonts w:ascii="Times New Roman" w:eastAsiaTheme="minorEastAsia" w:hAnsi="Times New Roman" w:cs="Times New Roman"/>
                            <w:lang w:eastAsia="zh-CN"/>
                          </w:rPr>
                          <w:t>Date of assessment:</w:t>
                        </w:r>
                      </w:p>
                      <w:p w14:paraId="6E11F07F" w14:textId="77777777" w:rsidR="000D3C6D" w:rsidRDefault="000D3C6D" w:rsidP="000D3C6D">
                        <w:pPr>
                          <w:rPr>
                            <w:rFonts w:ascii="Times New Roman" w:eastAsiaTheme="minorEastAsia" w:hAnsi="Times New Roman" w:cs="Times New Roman"/>
                            <w:lang w:eastAsia="zh-CN"/>
                          </w:rPr>
                        </w:pPr>
                        <w:r>
                          <w:rPr>
                            <w:rFonts w:ascii="Times New Roman" w:eastAsiaTheme="minorEastAsia" w:hAnsi="Times New Roman" w:cs="Times New Roman"/>
                            <w:lang w:eastAsia="zh-CN"/>
                          </w:rPr>
                          <w:t xml:space="preserve">Source of information: </w:t>
                        </w:r>
                      </w:p>
                      <w:p w14:paraId="41442FB9" w14:textId="77777777" w:rsidR="000D3C6D" w:rsidRDefault="000D3C6D" w:rsidP="000D3C6D">
                        <w:pPr>
                          <w:rPr>
                            <w:rFonts w:ascii="Times New Roman" w:eastAsiaTheme="minorEastAsia" w:hAnsi="Times New Roman" w:cs="Times New Roman"/>
                            <w:lang w:eastAsia="zh-CN"/>
                          </w:rPr>
                        </w:pPr>
                        <w:r>
                          <w:rPr>
                            <w:rFonts w:ascii="Segoe UI Symbol" w:eastAsiaTheme="minorEastAsia" w:hAnsi="Segoe UI Symbol" w:cs="Segoe UI Symbol"/>
                            <w:lang w:eastAsia="zh-CN"/>
                          </w:rPr>
                          <w:t>☐</w:t>
                        </w:r>
                        <w:r>
                          <w:rPr>
                            <w:rFonts w:ascii="Times New Roman" w:eastAsiaTheme="minorEastAsia" w:hAnsi="Times New Roman" w:cs="Times New Roman"/>
                            <w:lang w:eastAsia="zh-CN"/>
                          </w:rPr>
                          <w:t xml:space="preserve"> Medical records/report – please specify doctor &amp; clinic/hospital: _____________________________________________________</w:t>
                        </w:r>
                      </w:p>
                      <w:p w14:paraId="6FE7A226" w14:textId="77777777" w:rsidR="000D3C6D" w:rsidRDefault="000D3C6D" w:rsidP="000D3C6D">
                        <w:pPr>
                          <w:rPr>
                            <w:rFonts w:ascii="Times New Roman" w:eastAsiaTheme="minorEastAsia" w:hAnsi="Times New Roman" w:cs="Times New Roman"/>
                            <w:lang w:eastAsia="zh-CN"/>
                          </w:rPr>
                        </w:pPr>
                        <w:r>
                          <w:rPr>
                            <w:rFonts w:ascii="Segoe UI Symbol" w:eastAsiaTheme="minorEastAsia" w:hAnsi="Segoe UI Symbol" w:cs="Segoe UI Symbol"/>
                            <w:lang w:eastAsia="zh-CN"/>
                          </w:rPr>
                          <w:t>☐</w:t>
                        </w:r>
                        <w:r>
                          <w:rPr>
                            <w:rFonts w:ascii="Times New Roman" w:eastAsiaTheme="minorEastAsia" w:hAnsi="Times New Roman" w:cs="Times New Roman"/>
                            <w:lang w:eastAsia="zh-CN"/>
                          </w:rPr>
                          <w:t xml:space="preserve"> Vulnerable adult</w:t>
                        </w:r>
                      </w:p>
                      <w:p w14:paraId="244472C2" w14:textId="77777777" w:rsidR="000D3C6D" w:rsidRDefault="000D3C6D" w:rsidP="000D3C6D">
                        <w:pPr>
                          <w:rPr>
                            <w:rFonts w:ascii="Times New Roman" w:eastAsiaTheme="minorEastAsia" w:hAnsi="Times New Roman" w:cs="Times New Roman"/>
                            <w:lang w:eastAsia="zh-CN"/>
                          </w:rPr>
                        </w:pPr>
                        <w:r>
                          <w:rPr>
                            <w:rFonts w:ascii="Segoe UI Symbol" w:eastAsiaTheme="minorEastAsia" w:hAnsi="Segoe UI Symbol" w:cs="Segoe UI Symbol"/>
                            <w:lang w:eastAsia="zh-CN"/>
                          </w:rPr>
                          <w:t>☐</w:t>
                        </w:r>
                        <w:r>
                          <w:rPr>
                            <w:rFonts w:ascii="Times New Roman" w:eastAsiaTheme="minorEastAsia" w:hAnsi="Times New Roman" w:cs="Times New Roman"/>
                            <w:lang w:eastAsia="zh-CN"/>
                          </w:rPr>
                          <w:t xml:space="preserve"> Others – please specify:</w:t>
                        </w:r>
                      </w:p>
                      <w:p w14:paraId="70F34621" w14:textId="77777777" w:rsidR="000D3C6D" w:rsidRDefault="000D3C6D" w:rsidP="000D3C6D">
                        <w:pPr>
                          <w:rPr>
                            <w:rFonts w:ascii="Times New Roman" w:eastAsiaTheme="minorEastAsia" w:hAnsi="Times New Roman" w:cs="Times New Roman"/>
                            <w:lang w:eastAsia="zh-CN"/>
                          </w:rPr>
                        </w:pPr>
                        <w:r>
                          <w:rPr>
                            <w:rFonts w:ascii="Times New Roman" w:eastAsiaTheme="minorEastAsia" w:hAnsi="Times New Roman" w:cs="Times New Roman"/>
                            <w:lang w:eastAsia="zh-CN"/>
                          </w:rPr>
                          <w:t xml:space="preserve">     Name: __________________________________________</w:t>
                        </w:r>
                      </w:p>
                      <w:p w14:paraId="3FD64F08" w14:textId="77777777" w:rsidR="000D3C6D" w:rsidRDefault="000D3C6D" w:rsidP="000D3C6D">
                        <w:pPr>
                          <w:rPr>
                            <w:rFonts w:ascii="Times New Roman" w:eastAsiaTheme="minorEastAsia" w:hAnsi="Times New Roman" w:cs="Times New Roman"/>
                            <w:lang w:eastAsia="zh-CN"/>
                          </w:rPr>
                        </w:pPr>
                        <w:r>
                          <w:rPr>
                            <w:rFonts w:ascii="Times New Roman" w:eastAsiaTheme="minorEastAsia" w:hAnsi="Times New Roman" w:cs="Times New Roman"/>
                            <w:lang w:eastAsia="zh-CN"/>
                          </w:rPr>
                          <w:t xml:space="preserve">     Relationship: _____________________________________</w:t>
                        </w:r>
                      </w:p>
                    </w:tc>
                  </w:tr>
                  <w:tr w:rsidR="000D3C6D" w14:paraId="018CD389" w14:textId="77777777" w:rsidTr="000D3C6D">
                    <w:trPr>
                      <w:trHeight w:val="20"/>
                    </w:trPr>
                    <w:tc>
                      <w:tcPr>
                        <w:tcW w:w="153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4EC24720" w14:textId="77777777" w:rsidR="000D3C6D" w:rsidRDefault="000D3C6D" w:rsidP="000D3C6D">
                        <w:pPr>
                          <w:rPr>
                            <w:rFonts w:ascii="Times New Roman" w:eastAsiaTheme="minorEastAsia" w:hAnsi="Times New Roman" w:cs="Times New Roman"/>
                            <w:b/>
                            <w:lang w:eastAsia="zh-CN"/>
                          </w:rPr>
                        </w:pPr>
                        <w:r>
                          <w:rPr>
                            <w:rFonts w:ascii="Times New Roman" w:eastAsiaTheme="minorEastAsia" w:hAnsi="Times New Roman" w:cs="Times New Roman"/>
                            <w:b/>
                            <w:lang w:eastAsia="zh-CN"/>
                          </w:rPr>
                          <w:t>Current Diagnosis:</w:t>
                        </w:r>
                      </w:p>
                    </w:tc>
                    <w:tc>
                      <w:tcPr>
                        <w:tcW w:w="7075" w:type="dxa"/>
                        <w:gridSpan w:val="3"/>
                        <w:tcBorders>
                          <w:top w:val="single" w:sz="4" w:space="0" w:color="auto"/>
                          <w:left w:val="single" w:sz="4" w:space="0" w:color="auto"/>
                          <w:bottom w:val="single" w:sz="4" w:space="0" w:color="auto"/>
                          <w:right w:val="single" w:sz="4" w:space="0" w:color="auto"/>
                        </w:tcBorders>
                      </w:tcPr>
                      <w:p w14:paraId="0E2F79E9" w14:textId="77777777" w:rsidR="000D3C6D" w:rsidRDefault="000D3C6D" w:rsidP="000D3C6D">
                        <w:pPr>
                          <w:rPr>
                            <w:rFonts w:ascii="Times New Roman" w:eastAsiaTheme="minorEastAsia" w:hAnsi="Times New Roman" w:cs="Times New Roman"/>
                            <w:lang w:eastAsia="zh-CN"/>
                          </w:rPr>
                        </w:pPr>
                        <w:r>
                          <w:rPr>
                            <w:rFonts w:ascii="Times New Roman" w:eastAsiaTheme="minorEastAsia" w:hAnsi="Times New Roman" w:cs="Times New Roman"/>
                            <w:lang w:eastAsia="zh-CN"/>
                          </w:rPr>
                          <w:t>Please state what the individual is suffering from.</w:t>
                        </w:r>
                      </w:p>
                      <w:p w14:paraId="4E64869B" w14:textId="77777777" w:rsidR="000D3C6D" w:rsidRDefault="000D3C6D" w:rsidP="000D3C6D">
                        <w:pPr>
                          <w:rPr>
                            <w:rFonts w:ascii="Times New Roman" w:eastAsiaTheme="minorEastAsia" w:hAnsi="Times New Roman" w:cs="Times New Roman"/>
                            <w:lang w:eastAsia="zh-CN"/>
                          </w:rPr>
                        </w:pPr>
                      </w:p>
                    </w:tc>
                  </w:tr>
                  <w:tr w:rsidR="000D3C6D" w14:paraId="02F8C633" w14:textId="77777777" w:rsidTr="000D3C6D">
                    <w:trPr>
                      <w:trHeight w:val="20"/>
                    </w:trPr>
                    <w:tc>
                      <w:tcPr>
                        <w:tcW w:w="153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129BDF7A" w14:textId="77777777" w:rsidR="000D3C6D" w:rsidRDefault="000D3C6D" w:rsidP="000D3C6D">
                        <w:pPr>
                          <w:rPr>
                            <w:rFonts w:ascii="Times New Roman" w:eastAsiaTheme="minorEastAsia" w:hAnsi="Times New Roman" w:cs="Times New Roman"/>
                            <w:b/>
                            <w:lang w:eastAsia="zh-CN"/>
                          </w:rPr>
                        </w:pPr>
                        <w:proofErr w:type="gramStart"/>
                        <w:r>
                          <w:rPr>
                            <w:rFonts w:ascii="Times New Roman" w:eastAsiaTheme="minorEastAsia" w:hAnsi="Times New Roman" w:cs="Times New Roman"/>
                            <w:b/>
                            <w:lang w:eastAsia="zh-CN"/>
                          </w:rPr>
                          <w:t>Symptoms  in</w:t>
                        </w:r>
                        <w:proofErr w:type="gramEnd"/>
                        <w:r>
                          <w:rPr>
                            <w:rFonts w:ascii="Times New Roman" w:eastAsiaTheme="minorEastAsia" w:hAnsi="Times New Roman" w:cs="Times New Roman"/>
                            <w:b/>
                            <w:lang w:eastAsia="zh-CN"/>
                          </w:rPr>
                          <w:t xml:space="preserve"> relation to mental capacity:</w:t>
                        </w:r>
                      </w:p>
                    </w:tc>
                    <w:tc>
                      <w:tcPr>
                        <w:tcW w:w="7075" w:type="dxa"/>
                        <w:gridSpan w:val="3"/>
                        <w:tcBorders>
                          <w:top w:val="single" w:sz="4" w:space="0" w:color="auto"/>
                          <w:left w:val="single" w:sz="4" w:space="0" w:color="auto"/>
                          <w:bottom w:val="single" w:sz="4" w:space="0" w:color="auto"/>
                          <w:right w:val="single" w:sz="4" w:space="0" w:color="auto"/>
                        </w:tcBorders>
                      </w:tcPr>
                      <w:p w14:paraId="00D90159" w14:textId="77777777" w:rsidR="000D3C6D" w:rsidRDefault="000D3C6D" w:rsidP="000D3C6D">
                        <w:pPr>
                          <w:rPr>
                            <w:rFonts w:ascii="Times New Roman" w:hAnsi="Times New Roman" w:cs="Times New Roman"/>
                            <w:i/>
                            <w:sz w:val="20"/>
                            <w:lang w:val="en-GB" w:eastAsia="en-GB"/>
                          </w:rPr>
                        </w:pPr>
                        <w:r>
                          <w:rPr>
                            <w:rFonts w:ascii="Times New Roman" w:eastAsiaTheme="minorEastAsia" w:hAnsi="Times New Roman" w:cs="Times New Roman"/>
                            <w:lang w:eastAsia="zh-CN"/>
                          </w:rPr>
                          <w:t>Is there a current impairment of or disturbance in the functioning of the person’s mind or brain?</w:t>
                        </w:r>
                        <w:r>
                          <w:rPr>
                            <w:rFonts w:ascii="Times New Roman" w:eastAsiaTheme="minorEastAsia" w:hAnsi="Times New Roman" w:cs="Times New Roman"/>
                            <w:i/>
                            <w:lang w:eastAsia="zh-CN"/>
                          </w:rPr>
                          <w:t xml:space="preserve"> </w:t>
                        </w:r>
                        <w:r>
                          <w:rPr>
                            <w:rFonts w:ascii="Times New Roman" w:eastAsiaTheme="minorEastAsia" w:hAnsi="Times New Roman" w:cs="Times New Roman"/>
                            <w:i/>
                            <w:lang w:eastAsia="zh-CN"/>
                          </w:rPr>
                          <w:br/>
                        </w:r>
                        <w:r>
                          <w:rPr>
                            <w:rFonts w:ascii="Times New Roman" w:hAnsi="Times New Roman" w:cs="Times New Roman"/>
                            <w:i/>
                            <w:sz w:val="20"/>
                            <w:lang w:val="en-GB" w:eastAsia="en-GB"/>
                          </w:rPr>
                          <w:t>(e.g., symptoms of alcohol or drug use, delirium, concussion, head injury, conditions associated with mental illness, dementia, significant learning disability, brain damage, confusion, drowsiness, or loss of consciousness due to a physical or medical condition)</w:t>
                        </w:r>
                      </w:p>
                      <w:p w14:paraId="201570E3" w14:textId="77777777" w:rsidR="000D3C6D" w:rsidRDefault="000D3C6D" w:rsidP="000D3C6D">
                        <w:pPr>
                          <w:rPr>
                            <w:rFonts w:ascii="Times New Roman" w:eastAsiaTheme="minorEastAsia" w:hAnsi="Times New Roman" w:cs="Times New Roman"/>
                            <w:i/>
                            <w:sz w:val="22"/>
                            <w:u w:val="single"/>
                            <w:lang w:eastAsia="zh-CN"/>
                          </w:rPr>
                        </w:pPr>
                      </w:p>
                      <w:p w14:paraId="7198837A" w14:textId="77777777" w:rsidR="000D3C6D" w:rsidRDefault="000D3C6D" w:rsidP="000D3C6D">
                        <w:pPr>
                          <w:rPr>
                            <w:rFonts w:ascii="Times New Roman" w:eastAsiaTheme="minorEastAsia" w:hAnsi="Times New Roman" w:cs="Times New Roman"/>
                            <w:u w:val="single"/>
                            <w:lang w:eastAsia="zh-CN"/>
                          </w:rPr>
                        </w:pPr>
                        <w:r>
                          <w:rPr>
                            <w:rFonts w:ascii="Times New Roman" w:eastAsiaTheme="minorEastAsia" w:hAnsi="Times New Roman" w:cs="Times New Roman"/>
                            <w:sz w:val="20"/>
                            <w:u w:val="single"/>
                            <w:lang w:eastAsia="zh-CN"/>
                          </w:rPr>
                          <w:t xml:space="preserve">Note: If there is no indication of impairment of or disturbance in the functioning of the person’s mind or brain, the person will not lack capacity within the meaning of s4 </w:t>
                        </w:r>
                        <w:proofErr w:type="gramStart"/>
                        <w:r>
                          <w:rPr>
                            <w:rFonts w:ascii="Times New Roman" w:eastAsiaTheme="minorEastAsia" w:hAnsi="Times New Roman" w:cs="Times New Roman"/>
                            <w:sz w:val="20"/>
                            <w:u w:val="single"/>
                            <w:lang w:eastAsia="zh-CN"/>
                          </w:rPr>
                          <w:t>of  the</w:t>
                        </w:r>
                        <w:proofErr w:type="gramEnd"/>
                        <w:r>
                          <w:rPr>
                            <w:rFonts w:ascii="Times New Roman" w:eastAsiaTheme="minorEastAsia" w:hAnsi="Times New Roman" w:cs="Times New Roman"/>
                            <w:sz w:val="20"/>
                            <w:u w:val="single"/>
                            <w:lang w:eastAsia="zh-CN"/>
                          </w:rPr>
                          <w:t xml:space="preserve"> Mental Capacity Act.</w:t>
                        </w:r>
                      </w:p>
                    </w:tc>
                  </w:tr>
                  <w:tr w:rsidR="000D3C6D" w14:paraId="32470BEA" w14:textId="77777777" w:rsidTr="000D3C6D">
                    <w:trPr>
                      <w:trHeight w:val="20"/>
                    </w:trPr>
                    <w:tc>
                      <w:tcPr>
                        <w:tcW w:w="8608" w:type="dxa"/>
                        <w:gridSpan w:val="4"/>
                        <w:tcBorders>
                          <w:top w:val="single" w:sz="4" w:space="0" w:color="auto"/>
                          <w:left w:val="single" w:sz="4" w:space="0" w:color="auto"/>
                          <w:bottom w:val="single" w:sz="4" w:space="0" w:color="auto"/>
                          <w:right w:val="single" w:sz="4" w:space="0" w:color="auto"/>
                        </w:tcBorders>
                        <w:shd w:val="clear" w:color="auto" w:fill="595959" w:themeFill="text1" w:themeFillTint="A6"/>
                        <w:vAlign w:val="center"/>
                        <w:hideMark/>
                      </w:tcPr>
                      <w:p w14:paraId="1CD85524" w14:textId="77777777" w:rsidR="000D3C6D" w:rsidRDefault="000D3C6D" w:rsidP="000D3C6D">
                        <w:pPr>
                          <w:rPr>
                            <w:rFonts w:ascii="Times New Roman" w:eastAsiaTheme="minorEastAsia" w:hAnsi="Times New Roman" w:cs="Times New Roman"/>
                            <w:b/>
                            <w:u w:val="single"/>
                            <w:lang w:eastAsia="zh-CN"/>
                          </w:rPr>
                        </w:pPr>
                        <w:r>
                          <w:rPr>
                            <w:rFonts w:ascii="Times New Roman" w:eastAsiaTheme="minorEastAsia" w:hAnsi="Times New Roman" w:cs="Times New Roman"/>
                            <w:b/>
                            <w:color w:val="FFFFFF" w:themeColor="background1"/>
                            <w:sz w:val="28"/>
                            <w:lang w:eastAsia="zh-CN"/>
                          </w:rPr>
                          <w:t>(D) ASSESSMENT OF VULNERABLE ADULT’S MENTAL CAPACITY</w:t>
                        </w:r>
                      </w:p>
                    </w:tc>
                  </w:tr>
                  <w:tr w:rsidR="000D3C6D" w14:paraId="215339E2" w14:textId="77777777" w:rsidTr="000D3C6D">
                    <w:trPr>
                      <w:trHeight w:val="20"/>
                    </w:trPr>
                    <w:tc>
                      <w:tcPr>
                        <w:tcW w:w="8608"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6AA0E593" w14:textId="77777777" w:rsidR="000D3C6D" w:rsidRDefault="000D3C6D" w:rsidP="000D3C6D">
                        <w:pPr>
                          <w:jc w:val="both"/>
                          <w:rPr>
                            <w:rFonts w:ascii="Times New Roman" w:eastAsiaTheme="minorEastAsia" w:hAnsi="Times New Roman" w:cs="Times New Roman"/>
                            <w:i/>
                            <w:sz w:val="20"/>
                            <w:szCs w:val="20"/>
                            <w:lang w:eastAsia="zh-CN"/>
                          </w:rPr>
                        </w:pPr>
                        <w:r>
                          <w:rPr>
                            <w:rFonts w:ascii="Times New Roman" w:eastAsiaTheme="minorEastAsia" w:hAnsi="Times New Roman" w:cs="Times New Roman"/>
                            <w:i/>
                            <w:sz w:val="20"/>
                            <w:szCs w:val="20"/>
                            <w:lang w:eastAsia="zh-CN"/>
                          </w:rPr>
                          <w:lastRenderedPageBreak/>
                          <w:t>A person lacks mental capacity in relation to a matter if at the material time he is unable to make a decision for himself in relation to the matter, because of an impairment of, or a disturbance in the functioning of, the mind or brain.</w:t>
                        </w:r>
                      </w:p>
                      <w:p w14:paraId="399422E0" w14:textId="77777777" w:rsidR="000D3C6D" w:rsidRDefault="000D3C6D" w:rsidP="000D3C6D">
                        <w:pPr>
                          <w:jc w:val="both"/>
                          <w:rPr>
                            <w:rFonts w:ascii="Times New Roman" w:eastAsiaTheme="minorEastAsia" w:hAnsi="Times New Roman" w:cs="Times New Roman"/>
                            <w:i/>
                            <w:sz w:val="20"/>
                            <w:szCs w:val="20"/>
                            <w:lang w:eastAsia="zh-CN"/>
                          </w:rPr>
                        </w:pPr>
                      </w:p>
                      <w:p w14:paraId="030AC97D" w14:textId="77777777" w:rsidR="000D3C6D" w:rsidRDefault="000D3C6D" w:rsidP="000D3C6D">
                        <w:pPr>
                          <w:jc w:val="both"/>
                          <w:rPr>
                            <w:rFonts w:ascii="Times New Roman" w:eastAsiaTheme="minorEastAsia" w:hAnsi="Times New Roman" w:cs="Times New Roman"/>
                            <w:i/>
                            <w:sz w:val="20"/>
                            <w:szCs w:val="20"/>
                            <w:lang w:eastAsia="zh-CN"/>
                          </w:rPr>
                        </w:pPr>
                        <w:r>
                          <w:rPr>
                            <w:rFonts w:ascii="Times New Roman" w:eastAsiaTheme="minorEastAsia" w:hAnsi="Times New Roman" w:cs="Times New Roman"/>
                            <w:i/>
                            <w:sz w:val="20"/>
                            <w:szCs w:val="20"/>
                            <w:lang w:eastAsia="zh-CN"/>
                          </w:rPr>
                          <w:t xml:space="preserve">A person is unable to </w:t>
                        </w:r>
                        <w:proofErr w:type="gramStart"/>
                        <w:r>
                          <w:rPr>
                            <w:rFonts w:ascii="Times New Roman" w:eastAsiaTheme="minorEastAsia" w:hAnsi="Times New Roman" w:cs="Times New Roman"/>
                            <w:i/>
                            <w:sz w:val="20"/>
                            <w:szCs w:val="20"/>
                            <w:lang w:eastAsia="zh-CN"/>
                          </w:rPr>
                          <w:t>make a decision</w:t>
                        </w:r>
                        <w:proofErr w:type="gramEnd"/>
                        <w:r>
                          <w:rPr>
                            <w:rFonts w:ascii="Times New Roman" w:eastAsiaTheme="minorEastAsia" w:hAnsi="Times New Roman" w:cs="Times New Roman"/>
                            <w:i/>
                            <w:sz w:val="20"/>
                            <w:szCs w:val="20"/>
                            <w:lang w:eastAsia="zh-CN"/>
                          </w:rPr>
                          <w:t xml:space="preserve"> for himself if he is unable –</w:t>
                        </w:r>
                      </w:p>
                      <w:p w14:paraId="4FE07948" w14:textId="77777777" w:rsidR="000D3C6D" w:rsidRDefault="000D3C6D" w:rsidP="006172E9">
                        <w:pPr>
                          <w:numPr>
                            <w:ilvl w:val="0"/>
                            <w:numId w:val="140"/>
                          </w:numPr>
                          <w:spacing w:before="0" w:after="0" w:line="240" w:lineRule="auto"/>
                          <w:ind w:left="360"/>
                          <w:contextualSpacing/>
                          <w:jc w:val="both"/>
                          <w:rPr>
                            <w:rFonts w:ascii="Times New Roman" w:eastAsiaTheme="minorEastAsia" w:hAnsi="Times New Roman" w:cs="Times New Roman"/>
                            <w:i/>
                            <w:sz w:val="20"/>
                            <w:szCs w:val="20"/>
                            <w:lang w:val="en-GB" w:eastAsia="zh-CN"/>
                          </w:rPr>
                        </w:pPr>
                        <w:r>
                          <w:rPr>
                            <w:rFonts w:ascii="Times New Roman" w:eastAsiaTheme="minorEastAsia" w:hAnsi="Times New Roman" w:cs="Times New Roman"/>
                            <w:i/>
                            <w:sz w:val="20"/>
                            <w:szCs w:val="20"/>
                            <w:lang w:val="en-GB" w:eastAsia="zh-CN"/>
                          </w:rPr>
                          <w:t xml:space="preserve">To understand the information relevant to the </w:t>
                        </w:r>
                        <w:proofErr w:type="gramStart"/>
                        <w:r>
                          <w:rPr>
                            <w:rFonts w:ascii="Times New Roman" w:eastAsiaTheme="minorEastAsia" w:hAnsi="Times New Roman" w:cs="Times New Roman"/>
                            <w:i/>
                            <w:sz w:val="20"/>
                            <w:szCs w:val="20"/>
                            <w:lang w:val="en-GB" w:eastAsia="zh-CN"/>
                          </w:rPr>
                          <w:t>decision;</w:t>
                        </w:r>
                        <w:proofErr w:type="gramEnd"/>
                      </w:p>
                      <w:p w14:paraId="719993D3" w14:textId="77777777" w:rsidR="000D3C6D" w:rsidRDefault="000D3C6D" w:rsidP="006172E9">
                        <w:pPr>
                          <w:numPr>
                            <w:ilvl w:val="0"/>
                            <w:numId w:val="140"/>
                          </w:numPr>
                          <w:spacing w:before="0" w:after="0" w:line="240" w:lineRule="auto"/>
                          <w:ind w:left="360"/>
                          <w:contextualSpacing/>
                          <w:jc w:val="both"/>
                          <w:rPr>
                            <w:rFonts w:ascii="Times New Roman" w:eastAsiaTheme="minorEastAsia" w:hAnsi="Times New Roman" w:cs="Times New Roman"/>
                            <w:i/>
                            <w:sz w:val="20"/>
                            <w:szCs w:val="20"/>
                            <w:lang w:val="en-GB" w:eastAsia="zh-CN"/>
                          </w:rPr>
                        </w:pPr>
                        <w:r>
                          <w:rPr>
                            <w:rFonts w:ascii="Times New Roman" w:eastAsiaTheme="minorEastAsia" w:hAnsi="Times New Roman" w:cs="Times New Roman"/>
                            <w:i/>
                            <w:sz w:val="20"/>
                            <w:szCs w:val="20"/>
                            <w:lang w:val="en-GB" w:eastAsia="zh-CN"/>
                          </w:rPr>
                          <w:t xml:space="preserve">To retain that </w:t>
                        </w:r>
                        <w:proofErr w:type="gramStart"/>
                        <w:r>
                          <w:rPr>
                            <w:rFonts w:ascii="Times New Roman" w:eastAsiaTheme="minorEastAsia" w:hAnsi="Times New Roman" w:cs="Times New Roman"/>
                            <w:i/>
                            <w:sz w:val="20"/>
                            <w:szCs w:val="20"/>
                            <w:lang w:val="en-GB" w:eastAsia="zh-CN"/>
                          </w:rPr>
                          <w:t>information;</w:t>
                        </w:r>
                        <w:proofErr w:type="gramEnd"/>
                      </w:p>
                      <w:p w14:paraId="2BC9003D" w14:textId="77777777" w:rsidR="000D3C6D" w:rsidRDefault="000D3C6D" w:rsidP="006172E9">
                        <w:pPr>
                          <w:numPr>
                            <w:ilvl w:val="0"/>
                            <w:numId w:val="140"/>
                          </w:numPr>
                          <w:spacing w:before="0" w:after="0" w:line="240" w:lineRule="auto"/>
                          <w:ind w:left="360"/>
                          <w:contextualSpacing/>
                          <w:jc w:val="both"/>
                          <w:rPr>
                            <w:rFonts w:ascii="Times New Roman" w:eastAsiaTheme="minorEastAsia" w:hAnsi="Times New Roman" w:cs="Times New Roman"/>
                            <w:i/>
                            <w:sz w:val="20"/>
                            <w:szCs w:val="20"/>
                            <w:lang w:val="en-GB" w:eastAsia="zh-CN"/>
                          </w:rPr>
                        </w:pPr>
                        <w:r>
                          <w:rPr>
                            <w:rFonts w:ascii="Times New Roman" w:eastAsiaTheme="minorEastAsia" w:hAnsi="Times New Roman" w:cs="Times New Roman"/>
                            <w:i/>
                            <w:sz w:val="20"/>
                            <w:szCs w:val="20"/>
                            <w:lang w:val="en-GB" w:eastAsia="zh-CN"/>
                          </w:rPr>
                          <w:t xml:space="preserve">To use or weigh that information as part of the process of making the decision; </w:t>
                        </w:r>
                        <w:r>
                          <w:rPr>
                            <w:rFonts w:ascii="Times New Roman" w:eastAsiaTheme="minorEastAsia" w:hAnsi="Times New Roman" w:cs="Times New Roman"/>
                            <w:i/>
                            <w:sz w:val="20"/>
                            <w:szCs w:val="20"/>
                            <w:u w:val="single"/>
                            <w:lang w:val="en-GB" w:eastAsia="zh-CN"/>
                          </w:rPr>
                          <w:t>or</w:t>
                        </w:r>
                      </w:p>
                      <w:p w14:paraId="591ADDEE" w14:textId="77777777" w:rsidR="000D3C6D" w:rsidRDefault="000D3C6D" w:rsidP="006172E9">
                        <w:pPr>
                          <w:numPr>
                            <w:ilvl w:val="0"/>
                            <w:numId w:val="140"/>
                          </w:numPr>
                          <w:spacing w:before="0" w:after="0" w:line="240" w:lineRule="auto"/>
                          <w:ind w:left="360"/>
                          <w:contextualSpacing/>
                          <w:jc w:val="both"/>
                          <w:rPr>
                            <w:rFonts w:ascii="Times New Roman" w:eastAsiaTheme="minorEastAsia" w:hAnsi="Times New Roman" w:cs="Times New Roman"/>
                            <w:sz w:val="20"/>
                            <w:szCs w:val="20"/>
                            <w:lang w:val="en-GB" w:eastAsia="zh-CN"/>
                          </w:rPr>
                        </w:pPr>
                        <w:r>
                          <w:rPr>
                            <w:rFonts w:ascii="Times New Roman" w:eastAsiaTheme="minorEastAsia" w:hAnsi="Times New Roman" w:cs="Times New Roman"/>
                            <w:i/>
                            <w:sz w:val="20"/>
                            <w:szCs w:val="20"/>
                            <w:lang w:val="en-GB" w:eastAsia="zh-CN"/>
                          </w:rPr>
                          <w:t>To communicate his decision (whether by talking, using sign language or any other means).</w:t>
                        </w:r>
                      </w:p>
                      <w:p w14:paraId="76C0CF05" w14:textId="77777777" w:rsidR="000D3C6D" w:rsidRDefault="000D3C6D" w:rsidP="000D3C6D">
                        <w:pPr>
                          <w:autoSpaceDE w:val="0"/>
                          <w:autoSpaceDN w:val="0"/>
                          <w:adjustRightInd w:val="0"/>
                          <w:rPr>
                            <w:rFonts w:ascii="Times New Roman" w:eastAsiaTheme="minorEastAsia" w:hAnsi="Times New Roman" w:cs="Times New Roman"/>
                            <w:i/>
                            <w:sz w:val="20"/>
                            <w:szCs w:val="20"/>
                            <w:lang w:val="en-GB" w:eastAsia="zh-CN"/>
                          </w:rPr>
                        </w:pPr>
                      </w:p>
                      <w:p w14:paraId="5DD2F1AB" w14:textId="77777777" w:rsidR="000D3C6D" w:rsidRDefault="000D3C6D" w:rsidP="000D3C6D">
                        <w:pPr>
                          <w:autoSpaceDE w:val="0"/>
                          <w:autoSpaceDN w:val="0"/>
                          <w:adjustRightInd w:val="0"/>
                          <w:rPr>
                            <w:rFonts w:ascii="Times New Roman" w:eastAsiaTheme="minorEastAsia" w:hAnsi="Times New Roman" w:cs="Times New Roman"/>
                            <w:i/>
                            <w:sz w:val="20"/>
                            <w:szCs w:val="20"/>
                            <w:lang w:val="en-GB" w:eastAsia="zh-CN"/>
                          </w:rPr>
                        </w:pPr>
                        <w:r>
                          <w:rPr>
                            <w:rFonts w:ascii="Times New Roman" w:eastAsiaTheme="minorEastAsia" w:hAnsi="Times New Roman" w:cs="Times New Roman"/>
                            <w:i/>
                            <w:sz w:val="20"/>
                            <w:szCs w:val="20"/>
                            <w:lang w:val="en-GB" w:eastAsia="zh-CN"/>
                          </w:rPr>
                          <w:t>The information relevant to a decision includes information about the reasonably foreseeable consequences of —</w:t>
                        </w:r>
                      </w:p>
                      <w:p w14:paraId="008E1AE5" w14:textId="77777777" w:rsidR="000D3C6D" w:rsidRDefault="000D3C6D" w:rsidP="006172E9">
                        <w:pPr>
                          <w:numPr>
                            <w:ilvl w:val="0"/>
                            <w:numId w:val="141"/>
                          </w:numPr>
                          <w:autoSpaceDE w:val="0"/>
                          <w:autoSpaceDN w:val="0"/>
                          <w:adjustRightInd w:val="0"/>
                          <w:spacing w:before="0" w:after="0" w:line="240" w:lineRule="auto"/>
                          <w:ind w:left="322"/>
                          <w:contextualSpacing/>
                          <w:rPr>
                            <w:rFonts w:ascii="Times New Roman" w:eastAsiaTheme="minorEastAsia" w:hAnsi="Times New Roman" w:cs="Times New Roman"/>
                            <w:i/>
                            <w:sz w:val="20"/>
                            <w:szCs w:val="20"/>
                            <w:lang w:val="en-GB" w:eastAsia="zh-CN"/>
                          </w:rPr>
                        </w:pPr>
                        <w:r>
                          <w:rPr>
                            <w:rFonts w:ascii="Times New Roman" w:eastAsiaTheme="minorEastAsia" w:hAnsi="Times New Roman" w:cs="Times New Roman"/>
                            <w:i/>
                            <w:sz w:val="20"/>
                            <w:szCs w:val="20"/>
                            <w:lang w:val="en-GB" w:eastAsia="zh-CN"/>
                          </w:rPr>
                          <w:t xml:space="preserve">Deciding one way or another; </w:t>
                        </w:r>
                        <w:r>
                          <w:rPr>
                            <w:rFonts w:ascii="Times New Roman" w:eastAsiaTheme="minorEastAsia" w:hAnsi="Times New Roman" w:cs="Times New Roman"/>
                            <w:i/>
                            <w:sz w:val="20"/>
                            <w:szCs w:val="20"/>
                            <w:u w:val="single"/>
                            <w:lang w:val="en-GB" w:eastAsia="zh-CN"/>
                          </w:rPr>
                          <w:t>or</w:t>
                        </w:r>
                      </w:p>
                      <w:p w14:paraId="66AA7AA3" w14:textId="77777777" w:rsidR="000D3C6D" w:rsidRDefault="000D3C6D" w:rsidP="006172E9">
                        <w:pPr>
                          <w:numPr>
                            <w:ilvl w:val="0"/>
                            <w:numId w:val="141"/>
                          </w:numPr>
                          <w:spacing w:before="0" w:after="0" w:line="240" w:lineRule="auto"/>
                          <w:ind w:left="322"/>
                          <w:contextualSpacing/>
                          <w:jc w:val="both"/>
                          <w:rPr>
                            <w:rFonts w:ascii="Times New Roman" w:eastAsiaTheme="minorEastAsia" w:hAnsi="Times New Roman" w:cs="Times New Roman"/>
                            <w:sz w:val="20"/>
                            <w:szCs w:val="20"/>
                            <w:lang w:val="en-GB" w:eastAsia="zh-CN"/>
                          </w:rPr>
                        </w:pPr>
                        <w:r>
                          <w:rPr>
                            <w:rFonts w:ascii="Times New Roman" w:eastAsiaTheme="minorEastAsia" w:hAnsi="Times New Roman" w:cs="Times New Roman"/>
                            <w:i/>
                            <w:sz w:val="20"/>
                            <w:szCs w:val="20"/>
                            <w:lang w:val="en-GB" w:eastAsia="zh-CN"/>
                          </w:rPr>
                          <w:t>Failing to make the decision.</w:t>
                        </w:r>
                      </w:p>
                      <w:p w14:paraId="352FA8F1" w14:textId="77777777" w:rsidR="000D3C6D" w:rsidRDefault="000D3C6D" w:rsidP="000D3C6D">
                        <w:pPr>
                          <w:ind w:left="360"/>
                          <w:jc w:val="both"/>
                          <w:rPr>
                            <w:rFonts w:ascii="Times New Roman" w:eastAsiaTheme="minorEastAsia" w:hAnsi="Times New Roman" w:cs="Times New Roman"/>
                            <w:sz w:val="20"/>
                            <w:szCs w:val="20"/>
                            <w:lang w:eastAsia="zh-CN"/>
                          </w:rPr>
                        </w:pPr>
                      </w:p>
                      <w:p w14:paraId="0070EFCF" w14:textId="77777777" w:rsidR="000D3C6D" w:rsidRDefault="000D3C6D" w:rsidP="000D3C6D">
                        <w:pPr>
                          <w:ind w:left="360"/>
                          <w:jc w:val="both"/>
                          <w:rPr>
                            <w:rFonts w:ascii="Times New Roman" w:eastAsiaTheme="minorEastAsia" w:hAnsi="Times New Roman" w:cs="Times New Roman"/>
                            <w:sz w:val="20"/>
                            <w:szCs w:val="20"/>
                            <w:lang w:eastAsia="zh-CN"/>
                          </w:rPr>
                        </w:pPr>
                      </w:p>
                      <w:p w14:paraId="07AC8BE7" w14:textId="77777777" w:rsidR="000D3C6D" w:rsidRDefault="000D3C6D" w:rsidP="000D3C6D">
                        <w:pPr>
                          <w:jc w:val="both"/>
                          <w:rPr>
                            <w:rFonts w:ascii="Times New Roman" w:eastAsiaTheme="minorEastAsia" w:hAnsi="Times New Roman" w:cs="Times New Roman"/>
                            <w:i/>
                            <w:sz w:val="20"/>
                            <w:szCs w:val="20"/>
                            <w:lang w:eastAsia="zh-CN"/>
                          </w:rPr>
                        </w:pPr>
                        <w:r>
                          <w:rPr>
                            <w:rFonts w:ascii="Times New Roman" w:eastAsiaTheme="minorEastAsia" w:hAnsi="Times New Roman" w:cs="Times New Roman"/>
                            <w:i/>
                            <w:sz w:val="20"/>
                            <w:szCs w:val="20"/>
                            <w:lang w:eastAsia="zh-CN"/>
                          </w:rPr>
                          <w:t xml:space="preserve">A person’s capacity must not be judged simply </w:t>
                        </w:r>
                        <w:proofErr w:type="gramStart"/>
                        <w:r>
                          <w:rPr>
                            <w:rFonts w:ascii="Times New Roman" w:eastAsiaTheme="minorEastAsia" w:hAnsi="Times New Roman" w:cs="Times New Roman"/>
                            <w:i/>
                            <w:sz w:val="20"/>
                            <w:szCs w:val="20"/>
                            <w:lang w:eastAsia="zh-CN"/>
                          </w:rPr>
                          <w:t>on the basis of</w:t>
                        </w:r>
                        <w:proofErr w:type="gramEnd"/>
                        <w:r>
                          <w:rPr>
                            <w:rFonts w:ascii="Times New Roman" w:eastAsiaTheme="minorEastAsia" w:hAnsi="Times New Roman" w:cs="Times New Roman"/>
                            <w:i/>
                            <w:sz w:val="20"/>
                            <w:szCs w:val="20"/>
                            <w:lang w:eastAsia="zh-CN"/>
                          </w:rPr>
                          <w:t xml:space="preserve"> their age, appearance, condition or an aspect of their behaviour. A person is not to be deemed as unable to </w:t>
                        </w:r>
                        <w:proofErr w:type="gramStart"/>
                        <w:r>
                          <w:rPr>
                            <w:rFonts w:ascii="Times New Roman" w:eastAsiaTheme="minorEastAsia" w:hAnsi="Times New Roman" w:cs="Times New Roman"/>
                            <w:i/>
                            <w:sz w:val="20"/>
                            <w:szCs w:val="20"/>
                            <w:lang w:eastAsia="zh-CN"/>
                          </w:rPr>
                          <w:t>make a decision</w:t>
                        </w:r>
                        <w:proofErr w:type="gramEnd"/>
                        <w:r>
                          <w:rPr>
                            <w:rFonts w:ascii="Times New Roman" w:eastAsiaTheme="minorEastAsia" w:hAnsi="Times New Roman" w:cs="Times New Roman"/>
                            <w:i/>
                            <w:sz w:val="20"/>
                            <w:szCs w:val="20"/>
                            <w:lang w:eastAsia="zh-CN"/>
                          </w:rPr>
                          <w:t xml:space="preserve"> unless all practicable steps to help him to do so have been taken without success. </w:t>
                        </w:r>
                      </w:p>
                      <w:p w14:paraId="017FDD23" w14:textId="77777777" w:rsidR="000D3C6D" w:rsidRDefault="000D3C6D" w:rsidP="000D3C6D">
                        <w:pPr>
                          <w:jc w:val="both"/>
                          <w:rPr>
                            <w:rFonts w:ascii="Times New Roman" w:eastAsiaTheme="minorEastAsia" w:hAnsi="Times New Roman" w:cs="Times New Roman"/>
                            <w:sz w:val="22"/>
                            <w:szCs w:val="22"/>
                            <w:lang w:eastAsia="zh-CN"/>
                          </w:rPr>
                        </w:pPr>
                      </w:p>
                    </w:tc>
                  </w:tr>
                  <w:tr w:rsidR="000D3C6D" w14:paraId="20706C29" w14:textId="77777777" w:rsidTr="000D3C6D">
                    <w:trPr>
                      <w:trHeight w:val="144"/>
                    </w:trPr>
                    <w:tc>
                      <w:tcPr>
                        <w:tcW w:w="1533" w:type="dxa"/>
                        <w:vMerge w:val="restar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10E04ABD" w14:textId="77777777" w:rsidR="000D3C6D" w:rsidRDefault="000D3C6D" w:rsidP="000D3C6D">
                        <w:pPr>
                          <w:autoSpaceDE w:val="0"/>
                          <w:autoSpaceDN w:val="0"/>
                          <w:adjustRightInd w:val="0"/>
                          <w:rPr>
                            <w:rFonts w:ascii="Times New Roman" w:eastAsiaTheme="minorEastAsia" w:hAnsi="Times New Roman" w:cs="Times New Roman"/>
                            <w:color w:val="000000"/>
                            <w:sz w:val="23"/>
                            <w:szCs w:val="23"/>
                            <w:lang w:val="en-GB" w:eastAsia="zh-CN"/>
                          </w:rPr>
                        </w:pPr>
                        <w:r>
                          <w:rPr>
                            <w:rFonts w:ascii="Times New Roman" w:eastAsiaTheme="minorEastAsia" w:hAnsi="Times New Roman" w:cs="Times New Roman"/>
                            <w:b/>
                            <w:bCs/>
                            <w:color w:val="000000"/>
                            <w:sz w:val="23"/>
                            <w:szCs w:val="23"/>
                            <w:lang w:val="en-GB" w:eastAsia="zh-CN"/>
                          </w:rPr>
                          <w:t xml:space="preserve">Mental capacity to consent </w:t>
                        </w:r>
                      </w:p>
                    </w:tc>
                    <w:tc>
                      <w:tcPr>
                        <w:tcW w:w="7075" w:type="dxa"/>
                        <w:gridSpan w:val="3"/>
                        <w:tcBorders>
                          <w:top w:val="single" w:sz="4" w:space="0" w:color="auto"/>
                          <w:left w:val="single" w:sz="4" w:space="0" w:color="auto"/>
                          <w:bottom w:val="single" w:sz="4" w:space="0" w:color="000000" w:themeColor="text1"/>
                          <w:right w:val="single" w:sz="4" w:space="0" w:color="auto"/>
                        </w:tcBorders>
                        <w:vAlign w:val="center"/>
                        <w:hideMark/>
                      </w:tcPr>
                      <w:p w14:paraId="07A001C4" w14:textId="77777777" w:rsidR="000D3C6D" w:rsidRDefault="000D3C6D" w:rsidP="000D3C6D">
                        <w:pPr>
                          <w:jc w:val="both"/>
                          <w:rPr>
                            <w:rFonts w:ascii="Times New Roman" w:eastAsiaTheme="minorEastAsia" w:hAnsi="Times New Roman" w:cs="Times New Roman"/>
                            <w:sz w:val="22"/>
                            <w:szCs w:val="22"/>
                            <w:lang w:eastAsia="zh-CN"/>
                          </w:rPr>
                        </w:pPr>
                        <w:r>
                          <w:rPr>
                            <w:rFonts w:ascii="Times New Roman" w:eastAsiaTheme="minorEastAsia" w:hAnsi="Times New Roman" w:cs="Times New Roman"/>
                            <w:b/>
                            <w:i/>
                            <w:lang w:eastAsia="zh-CN"/>
                          </w:rPr>
                          <w:t xml:space="preserve"> Does the Vulnerable Adult have the mental capacity to consent to the court interventions indicated in sub-</w:t>
                        </w:r>
                        <w:proofErr w:type="gramStart"/>
                        <w:r>
                          <w:rPr>
                            <w:rFonts w:ascii="Times New Roman" w:eastAsiaTheme="minorEastAsia" w:hAnsi="Times New Roman" w:cs="Times New Roman"/>
                            <w:b/>
                            <w:i/>
                            <w:lang w:eastAsia="zh-CN"/>
                          </w:rPr>
                          <w:t>sections ________________________:</w:t>
                        </w:r>
                        <w:proofErr w:type="gramEnd"/>
                        <w:r>
                          <w:rPr>
                            <w:rFonts w:ascii="Times New Roman" w:eastAsiaTheme="minorEastAsia" w:hAnsi="Times New Roman" w:cs="Times New Roman"/>
                            <w:b/>
                            <w:i/>
                            <w:strike/>
                            <w:lang w:eastAsia="zh-CN"/>
                          </w:rPr>
                          <w:t xml:space="preserve"> </w:t>
                        </w:r>
                      </w:p>
                    </w:tc>
                  </w:tr>
                  <w:tr w:rsidR="000D3C6D" w14:paraId="63A5EBEA" w14:textId="77777777" w:rsidTr="000D3C6D">
                    <w:trPr>
                      <w:trHeight w:val="2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3F21DF7" w14:textId="77777777" w:rsidR="000D3C6D" w:rsidRDefault="000D3C6D" w:rsidP="000D3C6D">
                        <w:pPr>
                          <w:spacing w:after="0" w:line="240" w:lineRule="auto"/>
                          <w:rPr>
                            <w:rFonts w:ascii="Times New Roman" w:eastAsiaTheme="minorEastAsia" w:hAnsi="Times New Roman" w:cs="Times New Roman"/>
                            <w:color w:val="000000"/>
                            <w:sz w:val="23"/>
                            <w:szCs w:val="23"/>
                            <w:lang w:val="en-GB" w:eastAsia="zh-CN"/>
                          </w:rPr>
                        </w:pPr>
                      </w:p>
                    </w:tc>
                    <w:tc>
                      <w:tcPr>
                        <w:tcW w:w="3393" w:type="dxa"/>
                        <w:tcBorders>
                          <w:top w:val="single" w:sz="4" w:space="0" w:color="auto"/>
                          <w:left w:val="single" w:sz="4" w:space="0" w:color="auto"/>
                          <w:bottom w:val="single" w:sz="4" w:space="0" w:color="auto"/>
                          <w:right w:val="single" w:sz="4" w:space="0" w:color="auto"/>
                        </w:tcBorders>
                        <w:vAlign w:val="center"/>
                      </w:tcPr>
                      <w:p w14:paraId="4A7441A1" w14:textId="77777777" w:rsidR="000D3C6D" w:rsidRDefault="000D3C6D" w:rsidP="006172E9">
                        <w:pPr>
                          <w:numPr>
                            <w:ilvl w:val="0"/>
                            <w:numId w:val="142"/>
                          </w:numPr>
                          <w:spacing w:before="0" w:after="0" w:line="240" w:lineRule="auto"/>
                          <w:jc w:val="both"/>
                          <w:rPr>
                            <w:rFonts w:ascii="Times New Roman" w:eastAsiaTheme="minorEastAsia" w:hAnsi="Times New Roman" w:cs="Times New Roman"/>
                            <w:lang w:val="en-GB" w:eastAsia="zh-CN"/>
                          </w:rPr>
                        </w:pPr>
                        <w:r>
                          <w:rPr>
                            <w:rFonts w:ascii="Times New Roman" w:eastAsiaTheme="minorEastAsia" w:hAnsi="Times New Roman" w:cs="Times New Roman"/>
                            <w:lang w:val="en-GB" w:eastAsia="zh-CN"/>
                          </w:rPr>
                          <w:t xml:space="preserve">To be committed to a place of temporary care and protection or the care of a fit person for a period not exceeding six </w:t>
                        </w:r>
                        <w:proofErr w:type="gramStart"/>
                        <w:r>
                          <w:rPr>
                            <w:rFonts w:ascii="Times New Roman" w:eastAsiaTheme="minorEastAsia" w:hAnsi="Times New Roman" w:cs="Times New Roman"/>
                            <w:lang w:val="en-GB" w:eastAsia="zh-CN"/>
                          </w:rPr>
                          <w:t>months;</w:t>
                        </w:r>
                        <w:proofErr w:type="gramEnd"/>
                        <w:r>
                          <w:rPr>
                            <w:rFonts w:ascii="Times New Roman" w:eastAsiaTheme="minorEastAsia" w:hAnsi="Times New Roman" w:cs="Times New Roman"/>
                            <w:lang w:val="en-GB" w:eastAsia="zh-CN"/>
                          </w:rPr>
                          <w:t xml:space="preserve"> </w:t>
                        </w:r>
                      </w:p>
                      <w:p w14:paraId="6906A077" w14:textId="77777777" w:rsidR="000D3C6D" w:rsidRDefault="000D3C6D" w:rsidP="000D3C6D">
                        <w:pPr>
                          <w:spacing w:after="0" w:line="240" w:lineRule="auto"/>
                          <w:ind w:left="720"/>
                          <w:jc w:val="both"/>
                          <w:rPr>
                            <w:rFonts w:ascii="Times New Roman" w:eastAsiaTheme="minorEastAsia" w:hAnsi="Times New Roman" w:cs="Times New Roman"/>
                            <w:lang w:val="en-GB" w:eastAsia="zh-CN"/>
                          </w:rPr>
                        </w:pPr>
                      </w:p>
                    </w:tc>
                    <w:tc>
                      <w:tcPr>
                        <w:tcW w:w="3682" w:type="dxa"/>
                        <w:gridSpan w:val="2"/>
                        <w:tcBorders>
                          <w:top w:val="single" w:sz="4" w:space="0" w:color="auto"/>
                          <w:left w:val="single" w:sz="4" w:space="0" w:color="auto"/>
                          <w:bottom w:val="single" w:sz="4" w:space="0" w:color="auto"/>
                          <w:right w:val="single" w:sz="4" w:space="0" w:color="auto"/>
                        </w:tcBorders>
                        <w:vAlign w:val="center"/>
                        <w:hideMark/>
                      </w:tcPr>
                      <w:p w14:paraId="3E46F369" w14:textId="77777777" w:rsidR="000D3C6D" w:rsidRDefault="001A4106" w:rsidP="000D3C6D">
                        <w:pPr>
                          <w:rPr>
                            <w:rFonts w:ascii="Times New Roman" w:eastAsiaTheme="minorEastAsia" w:hAnsi="Times New Roman" w:cs="Times New Roman"/>
                            <w:lang w:eastAsia="zh-CN"/>
                          </w:rPr>
                        </w:pPr>
                        <w:sdt>
                          <w:sdtPr>
                            <w:rPr>
                              <w:rFonts w:ascii="Times New Roman" w:eastAsiaTheme="minorEastAsia" w:hAnsi="Times New Roman" w:cs="Times New Roman"/>
                              <w:lang w:eastAsia="zh-CN"/>
                            </w:rPr>
                            <w:id w:val="624272839"/>
                            <w14:checkbox>
                              <w14:checked w14:val="0"/>
                              <w14:checkedState w14:val="2612" w14:font="MS Gothic"/>
                              <w14:uncheckedState w14:val="2610" w14:font="MS Gothic"/>
                            </w14:checkbox>
                          </w:sdtPr>
                          <w:sdtContent>
                            <w:r w:rsidR="000D3C6D">
                              <w:rPr>
                                <w:rFonts w:ascii="Segoe UI Symbol" w:eastAsiaTheme="minorEastAsia" w:hAnsi="Segoe UI Symbol" w:cs="Segoe UI Symbol"/>
                                <w:lang w:eastAsia="zh-CN"/>
                              </w:rPr>
                              <w:t>☐</w:t>
                            </w:r>
                          </w:sdtContent>
                        </w:sdt>
                        <w:r w:rsidR="000D3C6D">
                          <w:rPr>
                            <w:rFonts w:ascii="Times New Roman" w:eastAsiaTheme="minorEastAsia" w:hAnsi="Times New Roman" w:cs="Times New Roman"/>
                            <w:lang w:eastAsia="zh-CN"/>
                          </w:rPr>
                          <w:t xml:space="preserve"> Yes</w:t>
                        </w:r>
                      </w:p>
                      <w:p w14:paraId="42F4D87D" w14:textId="77777777" w:rsidR="000D3C6D" w:rsidRDefault="001A4106" w:rsidP="000D3C6D">
                        <w:pPr>
                          <w:rPr>
                            <w:rFonts w:ascii="Times New Roman" w:eastAsiaTheme="minorEastAsia" w:hAnsi="Times New Roman" w:cs="Times New Roman"/>
                            <w:lang w:eastAsia="zh-CN"/>
                          </w:rPr>
                        </w:pPr>
                        <w:sdt>
                          <w:sdtPr>
                            <w:rPr>
                              <w:rFonts w:ascii="Times New Roman" w:eastAsiaTheme="minorEastAsia" w:hAnsi="Times New Roman" w:cs="Times New Roman"/>
                              <w:lang w:eastAsia="zh-CN"/>
                            </w:rPr>
                            <w:id w:val="468716467"/>
                            <w14:checkbox>
                              <w14:checked w14:val="0"/>
                              <w14:checkedState w14:val="2612" w14:font="MS Gothic"/>
                              <w14:uncheckedState w14:val="2610" w14:font="MS Gothic"/>
                            </w14:checkbox>
                          </w:sdtPr>
                          <w:sdtContent>
                            <w:r w:rsidR="000D3C6D">
                              <w:rPr>
                                <w:rFonts w:ascii="Segoe UI Symbol" w:eastAsiaTheme="minorEastAsia" w:hAnsi="Segoe UI Symbol" w:cs="Segoe UI Symbol"/>
                                <w:lang w:eastAsia="zh-CN"/>
                              </w:rPr>
                              <w:t>☐</w:t>
                            </w:r>
                          </w:sdtContent>
                        </w:sdt>
                        <w:r w:rsidR="000D3C6D">
                          <w:rPr>
                            <w:rFonts w:ascii="Times New Roman" w:eastAsiaTheme="minorEastAsia" w:hAnsi="Times New Roman" w:cs="Times New Roman"/>
                            <w:lang w:eastAsia="zh-CN"/>
                          </w:rPr>
                          <w:t xml:space="preserve"> No</w:t>
                        </w:r>
                      </w:p>
                      <w:p w14:paraId="462208FA" w14:textId="77777777" w:rsidR="000D3C6D" w:rsidRDefault="001A4106" w:rsidP="000D3C6D">
                        <w:pPr>
                          <w:tabs>
                            <w:tab w:val="left" w:pos="1724"/>
                          </w:tabs>
                          <w:autoSpaceDE w:val="0"/>
                          <w:autoSpaceDN w:val="0"/>
                          <w:adjustRightInd w:val="0"/>
                          <w:ind w:left="493" w:hanging="283"/>
                          <w:rPr>
                            <w:rFonts w:ascii="Times New Roman" w:eastAsia="Calibri" w:hAnsi="Times New Roman" w:cs="Times New Roman"/>
                            <w:lang w:eastAsia="zh-CN"/>
                          </w:rPr>
                        </w:pPr>
                        <w:sdt>
                          <w:sdtPr>
                            <w:rPr>
                              <w:rFonts w:ascii="Times New Roman" w:eastAsia="Arial Unicode MS" w:hAnsi="Times New Roman" w:cs="Times New Roman"/>
                              <w:lang w:eastAsia="zh-CN"/>
                            </w:rPr>
                            <w:id w:val="2012027058"/>
                            <w14:checkbox>
                              <w14:checked w14:val="0"/>
                              <w14:checkedState w14:val="2612" w14:font="Malgun Gothic Semilight"/>
                              <w14:uncheckedState w14:val="2610" w14:font="Malgun Gothic Semilight"/>
                            </w14:checkbox>
                          </w:sdtPr>
                          <w:sdtContent>
                            <w:r w:rsidR="000D3C6D">
                              <w:rPr>
                                <w:rFonts w:ascii="Segoe UI Symbol" w:eastAsia="Arial Unicode MS" w:hAnsi="Segoe UI Symbol" w:cs="Segoe UI Symbol"/>
                                <w:lang w:eastAsia="zh-CN"/>
                              </w:rPr>
                              <w:t>☐</w:t>
                            </w:r>
                          </w:sdtContent>
                        </w:sdt>
                        <w:r w:rsidR="000D3C6D">
                          <w:rPr>
                            <w:rFonts w:ascii="Times New Roman" w:eastAsia="Calibri" w:hAnsi="Times New Roman" w:cs="Times New Roman"/>
                            <w:lang w:eastAsia="zh-CN"/>
                          </w:rPr>
                          <w:t xml:space="preserve"> Unable to understand information relevant to decision</w:t>
                        </w:r>
                      </w:p>
                      <w:p w14:paraId="22BF494C" w14:textId="77777777" w:rsidR="000D3C6D" w:rsidRDefault="001A4106" w:rsidP="000D3C6D">
                        <w:pPr>
                          <w:tabs>
                            <w:tab w:val="left" w:pos="1724"/>
                          </w:tabs>
                          <w:autoSpaceDE w:val="0"/>
                          <w:autoSpaceDN w:val="0"/>
                          <w:adjustRightInd w:val="0"/>
                          <w:ind w:left="493" w:hanging="283"/>
                          <w:rPr>
                            <w:rFonts w:ascii="Times New Roman" w:eastAsia="MS Gothic" w:hAnsi="Times New Roman" w:cs="Times New Roman"/>
                            <w:lang w:eastAsia="zh-CN"/>
                          </w:rPr>
                        </w:pPr>
                        <w:sdt>
                          <w:sdtPr>
                            <w:rPr>
                              <w:rFonts w:ascii="Times New Roman" w:eastAsia="Arial Unicode MS" w:hAnsi="Times New Roman" w:cs="Times New Roman"/>
                              <w:lang w:eastAsia="zh-CN"/>
                            </w:rPr>
                            <w:id w:val="-1527021545"/>
                            <w14:checkbox>
                              <w14:checked w14:val="0"/>
                              <w14:checkedState w14:val="2612" w14:font="Malgun Gothic Semilight"/>
                              <w14:uncheckedState w14:val="2610" w14:font="Malgun Gothic Semilight"/>
                            </w14:checkbox>
                          </w:sdtPr>
                          <w:sdtContent>
                            <w:r w:rsidR="000D3C6D">
                              <w:rPr>
                                <w:rFonts w:ascii="Segoe UI Symbol" w:eastAsia="Arial Unicode MS" w:hAnsi="Segoe UI Symbol" w:cs="Segoe UI Symbol"/>
                                <w:lang w:eastAsia="zh-CN"/>
                              </w:rPr>
                              <w:t>☐</w:t>
                            </w:r>
                          </w:sdtContent>
                        </w:sdt>
                        <w:r w:rsidR="000D3C6D">
                          <w:rPr>
                            <w:rFonts w:ascii="Times New Roman" w:eastAsia="Calibri" w:hAnsi="Times New Roman" w:cs="Times New Roman"/>
                            <w:lang w:eastAsia="zh-CN"/>
                          </w:rPr>
                          <w:t xml:space="preserve"> Unable to retain information </w:t>
                        </w:r>
                      </w:p>
                      <w:p w14:paraId="1F6BA05C" w14:textId="77777777" w:rsidR="000D3C6D" w:rsidRDefault="001A4106" w:rsidP="000D3C6D">
                        <w:pPr>
                          <w:tabs>
                            <w:tab w:val="left" w:pos="1724"/>
                          </w:tabs>
                          <w:autoSpaceDE w:val="0"/>
                          <w:autoSpaceDN w:val="0"/>
                          <w:adjustRightInd w:val="0"/>
                          <w:ind w:left="493" w:hanging="283"/>
                          <w:rPr>
                            <w:rFonts w:ascii="Times New Roman" w:eastAsia="Calibri" w:hAnsi="Times New Roman" w:cs="Times New Roman"/>
                            <w:lang w:eastAsia="zh-CN"/>
                          </w:rPr>
                        </w:pPr>
                        <w:sdt>
                          <w:sdtPr>
                            <w:rPr>
                              <w:rFonts w:ascii="Times New Roman" w:eastAsia="Calibri" w:hAnsi="Times New Roman" w:cs="Times New Roman"/>
                              <w:lang w:eastAsia="zh-CN"/>
                            </w:rPr>
                            <w:id w:val="1246311449"/>
                            <w14:checkbox>
                              <w14:checked w14:val="0"/>
                              <w14:checkedState w14:val="2612" w14:font="Malgun Gothic Semilight"/>
                              <w14:uncheckedState w14:val="2610" w14:font="Malgun Gothic Semilight"/>
                            </w14:checkbox>
                          </w:sdtPr>
                          <w:sdtContent>
                            <w:r w:rsidR="000D3C6D">
                              <w:rPr>
                                <w:rFonts w:ascii="Segoe UI Symbol" w:eastAsia="Malgun Gothic Semilight" w:hAnsi="Segoe UI Symbol" w:cs="Segoe UI Symbol"/>
                                <w:lang w:eastAsia="zh-CN"/>
                              </w:rPr>
                              <w:t>☐</w:t>
                            </w:r>
                          </w:sdtContent>
                        </w:sdt>
                        <w:r w:rsidR="000D3C6D">
                          <w:rPr>
                            <w:rFonts w:ascii="Times New Roman" w:eastAsia="Calibri" w:hAnsi="Times New Roman" w:cs="Times New Roman"/>
                            <w:lang w:eastAsia="zh-CN"/>
                          </w:rPr>
                          <w:t xml:space="preserve"> Unable to use or weigh information for decision making</w:t>
                        </w:r>
                      </w:p>
                      <w:p w14:paraId="7EF3A24A" w14:textId="77777777" w:rsidR="000D3C6D" w:rsidRDefault="001A4106" w:rsidP="000D3C6D">
                        <w:pPr>
                          <w:tabs>
                            <w:tab w:val="left" w:pos="1724"/>
                          </w:tabs>
                          <w:autoSpaceDE w:val="0"/>
                          <w:autoSpaceDN w:val="0"/>
                          <w:adjustRightInd w:val="0"/>
                          <w:ind w:left="493" w:hanging="283"/>
                          <w:jc w:val="both"/>
                          <w:rPr>
                            <w:rFonts w:ascii="Times New Roman" w:eastAsia="Calibri" w:hAnsi="Times New Roman" w:cs="Times New Roman"/>
                            <w:lang w:eastAsia="zh-CN"/>
                          </w:rPr>
                        </w:pPr>
                        <w:sdt>
                          <w:sdtPr>
                            <w:rPr>
                              <w:rFonts w:ascii="Times New Roman" w:eastAsia="Calibri" w:hAnsi="Times New Roman" w:cs="Times New Roman"/>
                              <w:lang w:eastAsia="zh-CN"/>
                            </w:rPr>
                            <w:id w:val="-71901495"/>
                            <w14:checkbox>
                              <w14:checked w14:val="0"/>
                              <w14:checkedState w14:val="2612" w14:font="Malgun Gothic Semilight"/>
                              <w14:uncheckedState w14:val="2610" w14:font="Malgun Gothic Semilight"/>
                            </w14:checkbox>
                          </w:sdtPr>
                          <w:sdtContent>
                            <w:r w:rsidR="000D3C6D">
                              <w:rPr>
                                <w:rFonts w:ascii="Segoe UI Symbol" w:eastAsia="Malgun Gothic Semilight" w:hAnsi="Segoe UI Symbol" w:cs="Segoe UI Symbol"/>
                                <w:lang w:eastAsia="zh-CN"/>
                              </w:rPr>
                              <w:t>☐</w:t>
                            </w:r>
                          </w:sdtContent>
                        </w:sdt>
                        <w:r w:rsidR="000D3C6D">
                          <w:rPr>
                            <w:rFonts w:ascii="Times New Roman" w:eastAsia="Calibri" w:hAnsi="Times New Roman" w:cs="Times New Roman"/>
                            <w:lang w:eastAsia="zh-CN"/>
                          </w:rPr>
                          <w:t xml:space="preserve"> Unable to communicate his/her decision</w:t>
                        </w:r>
                      </w:p>
                    </w:tc>
                  </w:tr>
                  <w:tr w:rsidR="000D3C6D" w14:paraId="59E16E1F" w14:textId="77777777" w:rsidTr="000D3C6D">
                    <w:trPr>
                      <w:trHeight w:val="2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F5853BC" w14:textId="77777777" w:rsidR="000D3C6D" w:rsidRDefault="000D3C6D" w:rsidP="000D3C6D">
                        <w:pPr>
                          <w:spacing w:after="0" w:line="240" w:lineRule="auto"/>
                          <w:rPr>
                            <w:rFonts w:ascii="Times New Roman" w:eastAsiaTheme="minorEastAsia" w:hAnsi="Times New Roman" w:cs="Times New Roman"/>
                            <w:color w:val="000000"/>
                            <w:sz w:val="23"/>
                            <w:szCs w:val="23"/>
                            <w:lang w:val="en-GB" w:eastAsia="zh-CN"/>
                          </w:rPr>
                        </w:pPr>
                      </w:p>
                    </w:tc>
                    <w:tc>
                      <w:tcPr>
                        <w:tcW w:w="3393" w:type="dxa"/>
                        <w:tcBorders>
                          <w:top w:val="single" w:sz="4" w:space="0" w:color="auto"/>
                          <w:left w:val="single" w:sz="4" w:space="0" w:color="auto"/>
                          <w:bottom w:val="single" w:sz="4" w:space="0" w:color="auto"/>
                          <w:right w:val="single" w:sz="4" w:space="0" w:color="auto"/>
                        </w:tcBorders>
                        <w:vAlign w:val="center"/>
                      </w:tcPr>
                      <w:p w14:paraId="2A914A6F" w14:textId="77777777" w:rsidR="000D3C6D" w:rsidRDefault="000D3C6D" w:rsidP="006172E9">
                        <w:pPr>
                          <w:numPr>
                            <w:ilvl w:val="0"/>
                            <w:numId w:val="142"/>
                          </w:numPr>
                          <w:spacing w:before="0" w:after="0" w:line="240" w:lineRule="auto"/>
                          <w:jc w:val="both"/>
                          <w:rPr>
                            <w:rFonts w:ascii="Times New Roman" w:eastAsiaTheme="minorEastAsia" w:hAnsi="Times New Roman" w:cs="Times New Roman"/>
                            <w:lang w:val="en-GB" w:eastAsia="zh-CN"/>
                          </w:rPr>
                        </w:pPr>
                        <w:r>
                          <w:rPr>
                            <w:rFonts w:ascii="Times New Roman" w:eastAsiaTheme="minorEastAsia" w:hAnsi="Times New Roman" w:cs="Times New Roman"/>
                            <w:lang w:val="en-GB" w:eastAsia="zh-CN"/>
                          </w:rPr>
                          <w:t xml:space="preserve">To be committed to a place of safety or the care of a fit person for a specified period exceeding six </w:t>
                        </w:r>
                        <w:proofErr w:type="gramStart"/>
                        <w:r>
                          <w:rPr>
                            <w:rFonts w:ascii="Times New Roman" w:eastAsiaTheme="minorEastAsia" w:hAnsi="Times New Roman" w:cs="Times New Roman"/>
                            <w:lang w:val="en-GB" w:eastAsia="zh-CN"/>
                          </w:rPr>
                          <w:t>months;</w:t>
                        </w:r>
                        <w:proofErr w:type="gramEnd"/>
                        <w:r>
                          <w:rPr>
                            <w:rFonts w:ascii="Times New Roman" w:eastAsiaTheme="minorEastAsia" w:hAnsi="Times New Roman" w:cs="Times New Roman"/>
                            <w:lang w:val="en-GB" w:eastAsia="zh-CN"/>
                          </w:rPr>
                          <w:t xml:space="preserve"> </w:t>
                        </w:r>
                      </w:p>
                      <w:p w14:paraId="22E156F9" w14:textId="77777777" w:rsidR="000D3C6D" w:rsidRDefault="000D3C6D" w:rsidP="000D3C6D">
                        <w:pPr>
                          <w:spacing w:after="0" w:line="240" w:lineRule="auto"/>
                          <w:ind w:left="720"/>
                          <w:jc w:val="both"/>
                          <w:rPr>
                            <w:rFonts w:ascii="Times New Roman" w:eastAsiaTheme="minorEastAsia" w:hAnsi="Times New Roman" w:cs="Times New Roman"/>
                            <w:lang w:val="en-GB" w:eastAsia="zh-CN"/>
                          </w:rPr>
                        </w:pPr>
                      </w:p>
                    </w:tc>
                    <w:tc>
                      <w:tcPr>
                        <w:tcW w:w="3682" w:type="dxa"/>
                        <w:gridSpan w:val="2"/>
                        <w:tcBorders>
                          <w:top w:val="single" w:sz="4" w:space="0" w:color="auto"/>
                          <w:left w:val="single" w:sz="4" w:space="0" w:color="auto"/>
                          <w:bottom w:val="single" w:sz="4" w:space="0" w:color="auto"/>
                          <w:right w:val="single" w:sz="4" w:space="0" w:color="auto"/>
                        </w:tcBorders>
                        <w:vAlign w:val="center"/>
                        <w:hideMark/>
                      </w:tcPr>
                      <w:p w14:paraId="39D24F58" w14:textId="77777777" w:rsidR="000D3C6D" w:rsidRDefault="001A4106" w:rsidP="000D3C6D">
                        <w:pPr>
                          <w:rPr>
                            <w:rFonts w:ascii="Times New Roman" w:eastAsiaTheme="minorEastAsia" w:hAnsi="Times New Roman" w:cs="Times New Roman"/>
                            <w:lang w:eastAsia="zh-CN"/>
                          </w:rPr>
                        </w:pPr>
                        <w:sdt>
                          <w:sdtPr>
                            <w:rPr>
                              <w:rFonts w:ascii="Times New Roman" w:eastAsiaTheme="minorEastAsia" w:hAnsi="Times New Roman" w:cs="Times New Roman"/>
                              <w:lang w:eastAsia="zh-CN"/>
                            </w:rPr>
                            <w:id w:val="1997598313"/>
                            <w14:checkbox>
                              <w14:checked w14:val="0"/>
                              <w14:checkedState w14:val="2612" w14:font="MS Gothic"/>
                              <w14:uncheckedState w14:val="2610" w14:font="MS Gothic"/>
                            </w14:checkbox>
                          </w:sdtPr>
                          <w:sdtContent>
                            <w:r w:rsidR="000D3C6D">
                              <w:rPr>
                                <w:rFonts w:ascii="Segoe UI Symbol" w:eastAsiaTheme="minorEastAsia" w:hAnsi="Segoe UI Symbol" w:cs="Segoe UI Symbol"/>
                                <w:lang w:eastAsia="zh-CN"/>
                              </w:rPr>
                              <w:t>☐</w:t>
                            </w:r>
                          </w:sdtContent>
                        </w:sdt>
                        <w:r w:rsidR="000D3C6D">
                          <w:rPr>
                            <w:rFonts w:ascii="Times New Roman" w:eastAsiaTheme="minorEastAsia" w:hAnsi="Times New Roman" w:cs="Times New Roman"/>
                            <w:lang w:eastAsia="zh-CN"/>
                          </w:rPr>
                          <w:t xml:space="preserve"> Yes</w:t>
                        </w:r>
                      </w:p>
                      <w:p w14:paraId="543AC859" w14:textId="77777777" w:rsidR="000D3C6D" w:rsidRDefault="001A4106" w:rsidP="000D3C6D">
                        <w:pPr>
                          <w:rPr>
                            <w:rFonts w:ascii="Times New Roman" w:eastAsiaTheme="minorEastAsia" w:hAnsi="Times New Roman" w:cs="Times New Roman"/>
                            <w:lang w:eastAsia="zh-CN"/>
                          </w:rPr>
                        </w:pPr>
                        <w:sdt>
                          <w:sdtPr>
                            <w:rPr>
                              <w:rFonts w:ascii="Times New Roman" w:eastAsiaTheme="minorEastAsia" w:hAnsi="Times New Roman" w:cs="Times New Roman"/>
                              <w:lang w:eastAsia="zh-CN"/>
                            </w:rPr>
                            <w:id w:val="-1621764110"/>
                            <w14:checkbox>
                              <w14:checked w14:val="0"/>
                              <w14:checkedState w14:val="2612" w14:font="MS Gothic"/>
                              <w14:uncheckedState w14:val="2610" w14:font="MS Gothic"/>
                            </w14:checkbox>
                          </w:sdtPr>
                          <w:sdtContent>
                            <w:r w:rsidR="000D3C6D">
                              <w:rPr>
                                <w:rFonts w:ascii="Segoe UI Symbol" w:eastAsiaTheme="minorEastAsia" w:hAnsi="Segoe UI Symbol" w:cs="Segoe UI Symbol"/>
                                <w:lang w:eastAsia="zh-CN"/>
                              </w:rPr>
                              <w:t>☐</w:t>
                            </w:r>
                          </w:sdtContent>
                        </w:sdt>
                        <w:r w:rsidR="000D3C6D">
                          <w:rPr>
                            <w:rFonts w:ascii="Times New Roman" w:eastAsiaTheme="minorEastAsia" w:hAnsi="Times New Roman" w:cs="Times New Roman"/>
                            <w:lang w:eastAsia="zh-CN"/>
                          </w:rPr>
                          <w:t xml:space="preserve"> No</w:t>
                        </w:r>
                      </w:p>
                      <w:p w14:paraId="6E24CEF4" w14:textId="77777777" w:rsidR="000D3C6D" w:rsidRDefault="001A4106" w:rsidP="000D3C6D">
                        <w:pPr>
                          <w:tabs>
                            <w:tab w:val="left" w:pos="1724"/>
                          </w:tabs>
                          <w:autoSpaceDE w:val="0"/>
                          <w:autoSpaceDN w:val="0"/>
                          <w:adjustRightInd w:val="0"/>
                          <w:ind w:left="493" w:hanging="283"/>
                          <w:rPr>
                            <w:rFonts w:ascii="Times New Roman" w:eastAsia="Calibri" w:hAnsi="Times New Roman" w:cs="Times New Roman"/>
                            <w:lang w:eastAsia="zh-CN"/>
                          </w:rPr>
                        </w:pPr>
                        <w:sdt>
                          <w:sdtPr>
                            <w:rPr>
                              <w:rFonts w:ascii="Times New Roman" w:eastAsia="Arial Unicode MS" w:hAnsi="Times New Roman" w:cs="Times New Roman"/>
                              <w:lang w:eastAsia="zh-CN"/>
                            </w:rPr>
                            <w:id w:val="599075400"/>
                            <w14:checkbox>
                              <w14:checked w14:val="0"/>
                              <w14:checkedState w14:val="2612" w14:font="Malgun Gothic Semilight"/>
                              <w14:uncheckedState w14:val="2610" w14:font="Malgun Gothic Semilight"/>
                            </w14:checkbox>
                          </w:sdtPr>
                          <w:sdtContent>
                            <w:r w:rsidR="000D3C6D">
                              <w:rPr>
                                <w:rFonts w:ascii="Segoe UI Symbol" w:eastAsia="Arial Unicode MS" w:hAnsi="Segoe UI Symbol" w:cs="Segoe UI Symbol"/>
                                <w:lang w:eastAsia="zh-CN"/>
                              </w:rPr>
                              <w:t>☐</w:t>
                            </w:r>
                          </w:sdtContent>
                        </w:sdt>
                        <w:r w:rsidR="000D3C6D">
                          <w:rPr>
                            <w:rFonts w:ascii="Times New Roman" w:eastAsia="Calibri" w:hAnsi="Times New Roman" w:cs="Times New Roman"/>
                            <w:lang w:eastAsia="zh-CN"/>
                          </w:rPr>
                          <w:t xml:space="preserve"> Unable to understand information relevant to decision</w:t>
                        </w:r>
                      </w:p>
                      <w:p w14:paraId="15245191" w14:textId="77777777" w:rsidR="000D3C6D" w:rsidRDefault="001A4106" w:rsidP="000D3C6D">
                        <w:pPr>
                          <w:tabs>
                            <w:tab w:val="left" w:pos="1724"/>
                          </w:tabs>
                          <w:autoSpaceDE w:val="0"/>
                          <w:autoSpaceDN w:val="0"/>
                          <w:adjustRightInd w:val="0"/>
                          <w:ind w:left="493" w:hanging="283"/>
                          <w:rPr>
                            <w:rFonts w:ascii="Times New Roman" w:eastAsia="MS Gothic" w:hAnsi="Times New Roman" w:cs="Times New Roman"/>
                            <w:lang w:eastAsia="zh-CN"/>
                          </w:rPr>
                        </w:pPr>
                        <w:sdt>
                          <w:sdtPr>
                            <w:rPr>
                              <w:rFonts w:ascii="Times New Roman" w:eastAsia="Arial Unicode MS" w:hAnsi="Times New Roman" w:cs="Times New Roman"/>
                              <w:lang w:eastAsia="zh-CN"/>
                            </w:rPr>
                            <w:id w:val="1404877308"/>
                            <w14:checkbox>
                              <w14:checked w14:val="0"/>
                              <w14:checkedState w14:val="2612" w14:font="Malgun Gothic Semilight"/>
                              <w14:uncheckedState w14:val="2610" w14:font="Malgun Gothic Semilight"/>
                            </w14:checkbox>
                          </w:sdtPr>
                          <w:sdtContent>
                            <w:r w:rsidR="000D3C6D">
                              <w:rPr>
                                <w:rFonts w:ascii="Segoe UI Symbol" w:eastAsia="Arial Unicode MS" w:hAnsi="Segoe UI Symbol" w:cs="Segoe UI Symbol"/>
                                <w:lang w:eastAsia="zh-CN"/>
                              </w:rPr>
                              <w:t>☐</w:t>
                            </w:r>
                          </w:sdtContent>
                        </w:sdt>
                        <w:r w:rsidR="000D3C6D">
                          <w:rPr>
                            <w:rFonts w:ascii="Times New Roman" w:eastAsia="Calibri" w:hAnsi="Times New Roman" w:cs="Times New Roman"/>
                            <w:lang w:eastAsia="zh-CN"/>
                          </w:rPr>
                          <w:t xml:space="preserve"> Unable to retain information </w:t>
                        </w:r>
                      </w:p>
                      <w:p w14:paraId="2D59E2F2" w14:textId="77777777" w:rsidR="000D3C6D" w:rsidRDefault="001A4106" w:rsidP="000D3C6D">
                        <w:pPr>
                          <w:tabs>
                            <w:tab w:val="left" w:pos="1724"/>
                          </w:tabs>
                          <w:autoSpaceDE w:val="0"/>
                          <w:autoSpaceDN w:val="0"/>
                          <w:adjustRightInd w:val="0"/>
                          <w:ind w:left="493" w:hanging="283"/>
                          <w:rPr>
                            <w:rFonts w:ascii="Times New Roman" w:eastAsia="Calibri" w:hAnsi="Times New Roman" w:cs="Times New Roman"/>
                            <w:lang w:eastAsia="zh-CN"/>
                          </w:rPr>
                        </w:pPr>
                        <w:sdt>
                          <w:sdtPr>
                            <w:rPr>
                              <w:rFonts w:ascii="Times New Roman" w:eastAsia="Calibri" w:hAnsi="Times New Roman" w:cs="Times New Roman"/>
                              <w:lang w:eastAsia="zh-CN"/>
                            </w:rPr>
                            <w:id w:val="1385451909"/>
                            <w14:checkbox>
                              <w14:checked w14:val="0"/>
                              <w14:checkedState w14:val="2612" w14:font="Malgun Gothic Semilight"/>
                              <w14:uncheckedState w14:val="2610" w14:font="Malgun Gothic Semilight"/>
                            </w14:checkbox>
                          </w:sdtPr>
                          <w:sdtContent>
                            <w:r w:rsidR="000D3C6D">
                              <w:rPr>
                                <w:rFonts w:ascii="Segoe UI Symbol" w:eastAsia="Malgun Gothic Semilight" w:hAnsi="Segoe UI Symbol" w:cs="Segoe UI Symbol"/>
                                <w:lang w:eastAsia="zh-CN"/>
                              </w:rPr>
                              <w:t>☐</w:t>
                            </w:r>
                          </w:sdtContent>
                        </w:sdt>
                        <w:r w:rsidR="000D3C6D">
                          <w:rPr>
                            <w:rFonts w:ascii="Times New Roman" w:eastAsia="Calibri" w:hAnsi="Times New Roman" w:cs="Times New Roman"/>
                            <w:lang w:eastAsia="zh-CN"/>
                          </w:rPr>
                          <w:t xml:space="preserve"> Unable to use or weigh information for decision making</w:t>
                        </w:r>
                      </w:p>
                      <w:p w14:paraId="6C642B63" w14:textId="77777777" w:rsidR="000D3C6D" w:rsidRDefault="001A4106" w:rsidP="000D3C6D">
                        <w:pPr>
                          <w:tabs>
                            <w:tab w:val="left" w:pos="1724"/>
                          </w:tabs>
                          <w:autoSpaceDE w:val="0"/>
                          <w:autoSpaceDN w:val="0"/>
                          <w:adjustRightInd w:val="0"/>
                          <w:ind w:left="493" w:hanging="283"/>
                          <w:rPr>
                            <w:rFonts w:ascii="Times New Roman" w:eastAsia="Calibri" w:hAnsi="Times New Roman" w:cs="Times New Roman"/>
                            <w:lang w:eastAsia="zh-CN"/>
                          </w:rPr>
                        </w:pPr>
                        <w:sdt>
                          <w:sdtPr>
                            <w:rPr>
                              <w:rFonts w:ascii="Times New Roman" w:eastAsia="Calibri" w:hAnsi="Times New Roman" w:cs="Times New Roman"/>
                              <w:lang w:eastAsia="zh-CN"/>
                            </w:rPr>
                            <w:id w:val="-1156762519"/>
                            <w14:checkbox>
                              <w14:checked w14:val="0"/>
                              <w14:checkedState w14:val="2612" w14:font="Malgun Gothic Semilight"/>
                              <w14:uncheckedState w14:val="2610" w14:font="Malgun Gothic Semilight"/>
                            </w14:checkbox>
                          </w:sdtPr>
                          <w:sdtContent>
                            <w:r w:rsidR="000D3C6D">
                              <w:rPr>
                                <w:rFonts w:ascii="Segoe UI Symbol" w:eastAsia="Malgun Gothic Semilight" w:hAnsi="Segoe UI Symbol" w:cs="Segoe UI Symbol"/>
                                <w:lang w:eastAsia="zh-CN"/>
                              </w:rPr>
                              <w:t>☐</w:t>
                            </w:r>
                          </w:sdtContent>
                        </w:sdt>
                        <w:r w:rsidR="000D3C6D">
                          <w:rPr>
                            <w:rFonts w:ascii="Times New Roman" w:eastAsia="Calibri" w:hAnsi="Times New Roman" w:cs="Times New Roman"/>
                            <w:lang w:eastAsia="zh-CN"/>
                          </w:rPr>
                          <w:t xml:space="preserve"> Unable to communicate his/her decision</w:t>
                        </w:r>
                      </w:p>
                    </w:tc>
                  </w:tr>
                  <w:tr w:rsidR="000D3C6D" w14:paraId="49DD4872" w14:textId="77777777" w:rsidTr="000D3C6D">
                    <w:trPr>
                      <w:trHeight w:val="2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84A9086" w14:textId="77777777" w:rsidR="000D3C6D" w:rsidRDefault="000D3C6D" w:rsidP="000D3C6D">
                        <w:pPr>
                          <w:spacing w:after="0" w:line="240" w:lineRule="auto"/>
                          <w:rPr>
                            <w:rFonts w:ascii="Times New Roman" w:eastAsiaTheme="minorEastAsia" w:hAnsi="Times New Roman" w:cs="Times New Roman"/>
                            <w:color w:val="000000"/>
                            <w:sz w:val="23"/>
                            <w:szCs w:val="23"/>
                            <w:lang w:val="en-GB" w:eastAsia="zh-CN"/>
                          </w:rPr>
                        </w:pPr>
                      </w:p>
                    </w:tc>
                    <w:tc>
                      <w:tcPr>
                        <w:tcW w:w="3393" w:type="dxa"/>
                        <w:tcBorders>
                          <w:top w:val="single" w:sz="4" w:space="0" w:color="auto"/>
                          <w:left w:val="single" w:sz="4" w:space="0" w:color="auto"/>
                          <w:bottom w:val="single" w:sz="4" w:space="0" w:color="auto"/>
                          <w:right w:val="single" w:sz="4" w:space="0" w:color="auto"/>
                        </w:tcBorders>
                        <w:vAlign w:val="center"/>
                      </w:tcPr>
                      <w:p w14:paraId="1F9748C9" w14:textId="77777777" w:rsidR="000D3C6D" w:rsidRDefault="000D3C6D" w:rsidP="006172E9">
                        <w:pPr>
                          <w:numPr>
                            <w:ilvl w:val="0"/>
                            <w:numId w:val="142"/>
                          </w:numPr>
                          <w:spacing w:before="0" w:after="0" w:line="240" w:lineRule="auto"/>
                          <w:jc w:val="both"/>
                          <w:rPr>
                            <w:rFonts w:ascii="Times New Roman" w:eastAsiaTheme="minorEastAsia" w:hAnsi="Times New Roman" w:cs="Times New Roman"/>
                            <w:lang w:val="en-GB" w:eastAsia="zh-CN"/>
                          </w:rPr>
                        </w:pPr>
                        <w:r>
                          <w:rPr>
                            <w:rFonts w:ascii="Times New Roman" w:eastAsiaTheme="minorEastAsia" w:hAnsi="Times New Roman" w:cs="Times New Roman"/>
                            <w:lang w:val="en-GB" w:eastAsia="zh-CN"/>
                          </w:rPr>
                          <w:t>For a person to produce him/her at a medical or dental facility for such medical or dental treatment as may be necessary to enable his/her committal to a place of temporary care and protection, the care of a fit person or a place of safety;</w:t>
                        </w:r>
                      </w:p>
                      <w:p w14:paraId="09D01446" w14:textId="77777777" w:rsidR="000D3C6D" w:rsidRDefault="000D3C6D" w:rsidP="000D3C6D">
                        <w:pPr>
                          <w:spacing w:after="0" w:line="240" w:lineRule="auto"/>
                          <w:jc w:val="both"/>
                          <w:rPr>
                            <w:rFonts w:ascii="Times New Roman" w:eastAsiaTheme="minorEastAsia" w:hAnsi="Times New Roman" w:cs="Times New Roman"/>
                            <w:lang w:val="en-GB" w:eastAsia="zh-CN"/>
                          </w:rPr>
                        </w:pPr>
                      </w:p>
                    </w:tc>
                    <w:tc>
                      <w:tcPr>
                        <w:tcW w:w="3682" w:type="dxa"/>
                        <w:gridSpan w:val="2"/>
                        <w:tcBorders>
                          <w:top w:val="single" w:sz="4" w:space="0" w:color="auto"/>
                          <w:left w:val="single" w:sz="4" w:space="0" w:color="auto"/>
                          <w:bottom w:val="single" w:sz="4" w:space="0" w:color="auto"/>
                          <w:right w:val="single" w:sz="4" w:space="0" w:color="auto"/>
                        </w:tcBorders>
                        <w:vAlign w:val="center"/>
                        <w:hideMark/>
                      </w:tcPr>
                      <w:p w14:paraId="0EA67F53" w14:textId="77777777" w:rsidR="000D3C6D" w:rsidRDefault="001A4106" w:rsidP="000D3C6D">
                        <w:pPr>
                          <w:rPr>
                            <w:rFonts w:ascii="Times New Roman" w:eastAsiaTheme="minorEastAsia" w:hAnsi="Times New Roman" w:cs="Times New Roman"/>
                            <w:lang w:eastAsia="zh-CN"/>
                          </w:rPr>
                        </w:pPr>
                        <w:sdt>
                          <w:sdtPr>
                            <w:rPr>
                              <w:rFonts w:ascii="Times New Roman" w:eastAsiaTheme="minorEastAsia" w:hAnsi="Times New Roman" w:cs="Times New Roman"/>
                              <w:lang w:eastAsia="zh-CN"/>
                            </w:rPr>
                            <w:id w:val="-285659215"/>
                            <w14:checkbox>
                              <w14:checked w14:val="0"/>
                              <w14:checkedState w14:val="2612" w14:font="MS Gothic"/>
                              <w14:uncheckedState w14:val="2610" w14:font="MS Gothic"/>
                            </w14:checkbox>
                          </w:sdtPr>
                          <w:sdtContent>
                            <w:r w:rsidR="000D3C6D">
                              <w:rPr>
                                <w:rFonts w:ascii="Segoe UI Symbol" w:eastAsiaTheme="minorEastAsia" w:hAnsi="Segoe UI Symbol" w:cs="Segoe UI Symbol"/>
                                <w:lang w:eastAsia="zh-CN"/>
                              </w:rPr>
                              <w:t>☐</w:t>
                            </w:r>
                          </w:sdtContent>
                        </w:sdt>
                        <w:r w:rsidR="000D3C6D">
                          <w:rPr>
                            <w:rFonts w:ascii="Times New Roman" w:eastAsiaTheme="minorEastAsia" w:hAnsi="Times New Roman" w:cs="Times New Roman"/>
                            <w:lang w:eastAsia="zh-CN"/>
                          </w:rPr>
                          <w:t xml:space="preserve"> Yes</w:t>
                        </w:r>
                      </w:p>
                      <w:p w14:paraId="246F47FB" w14:textId="77777777" w:rsidR="000D3C6D" w:rsidRDefault="001A4106" w:rsidP="000D3C6D">
                        <w:pPr>
                          <w:rPr>
                            <w:rFonts w:ascii="Times New Roman" w:eastAsiaTheme="minorEastAsia" w:hAnsi="Times New Roman" w:cs="Times New Roman"/>
                            <w:lang w:eastAsia="zh-CN"/>
                          </w:rPr>
                        </w:pPr>
                        <w:sdt>
                          <w:sdtPr>
                            <w:rPr>
                              <w:rFonts w:ascii="Times New Roman" w:eastAsiaTheme="minorEastAsia" w:hAnsi="Times New Roman" w:cs="Times New Roman"/>
                              <w:lang w:eastAsia="zh-CN"/>
                            </w:rPr>
                            <w:id w:val="-293829074"/>
                            <w14:checkbox>
                              <w14:checked w14:val="0"/>
                              <w14:checkedState w14:val="2612" w14:font="MS Gothic"/>
                              <w14:uncheckedState w14:val="2610" w14:font="MS Gothic"/>
                            </w14:checkbox>
                          </w:sdtPr>
                          <w:sdtContent>
                            <w:r w:rsidR="000D3C6D">
                              <w:rPr>
                                <w:rFonts w:ascii="Segoe UI Symbol" w:eastAsiaTheme="minorEastAsia" w:hAnsi="Segoe UI Symbol" w:cs="Segoe UI Symbol"/>
                                <w:lang w:eastAsia="zh-CN"/>
                              </w:rPr>
                              <w:t>☐</w:t>
                            </w:r>
                          </w:sdtContent>
                        </w:sdt>
                        <w:r w:rsidR="000D3C6D">
                          <w:rPr>
                            <w:rFonts w:ascii="Times New Roman" w:eastAsiaTheme="minorEastAsia" w:hAnsi="Times New Roman" w:cs="Times New Roman"/>
                            <w:lang w:eastAsia="zh-CN"/>
                          </w:rPr>
                          <w:t xml:space="preserve"> No</w:t>
                        </w:r>
                      </w:p>
                      <w:p w14:paraId="5C291DD5" w14:textId="77777777" w:rsidR="000D3C6D" w:rsidRDefault="001A4106" w:rsidP="000D3C6D">
                        <w:pPr>
                          <w:tabs>
                            <w:tab w:val="left" w:pos="1724"/>
                          </w:tabs>
                          <w:autoSpaceDE w:val="0"/>
                          <w:autoSpaceDN w:val="0"/>
                          <w:adjustRightInd w:val="0"/>
                          <w:ind w:left="493" w:hanging="283"/>
                          <w:rPr>
                            <w:rFonts w:ascii="Times New Roman" w:eastAsia="Calibri" w:hAnsi="Times New Roman" w:cs="Times New Roman"/>
                            <w:lang w:eastAsia="zh-CN"/>
                          </w:rPr>
                        </w:pPr>
                        <w:sdt>
                          <w:sdtPr>
                            <w:rPr>
                              <w:rFonts w:ascii="Times New Roman" w:eastAsia="Arial Unicode MS" w:hAnsi="Times New Roman" w:cs="Times New Roman"/>
                              <w:lang w:eastAsia="zh-CN"/>
                            </w:rPr>
                            <w:id w:val="27377136"/>
                            <w14:checkbox>
                              <w14:checked w14:val="0"/>
                              <w14:checkedState w14:val="2612" w14:font="Malgun Gothic Semilight"/>
                              <w14:uncheckedState w14:val="2610" w14:font="Malgun Gothic Semilight"/>
                            </w14:checkbox>
                          </w:sdtPr>
                          <w:sdtContent>
                            <w:r w:rsidR="000D3C6D">
                              <w:rPr>
                                <w:rFonts w:ascii="Segoe UI Symbol" w:eastAsia="Arial Unicode MS" w:hAnsi="Segoe UI Symbol" w:cs="Segoe UI Symbol"/>
                                <w:lang w:eastAsia="zh-CN"/>
                              </w:rPr>
                              <w:t>☐</w:t>
                            </w:r>
                          </w:sdtContent>
                        </w:sdt>
                        <w:r w:rsidR="000D3C6D">
                          <w:rPr>
                            <w:rFonts w:ascii="Times New Roman" w:eastAsia="Calibri" w:hAnsi="Times New Roman" w:cs="Times New Roman"/>
                            <w:lang w:eastAsia="zh-CN"/>
                          </w:rPr>
                          <w:t xml:space="preserve"> Unable to understand information relevant to decision</w:t>
                        </w:r>
                      </w:p>
                      <w:p w14:paraId="306A5051" w14:textId="77777777" w:rsidR="000D3C6D" w:rsidRDefault="001A4106" w:rsidP="000D3C6D">
                        <w:pPr>
                          <w:tabs>
                            <w:tab w:val="left" w:pos="1724"/>
                          </w:tabs>
                          <w:autoSpaceDE w:val="0"/>
                          <w:autoSpaceDN w:val="0"/>
                          <w:adjustRightInd w:val="0"/>
                          <w:ind w:left="493" w:hanging="283"/>
                          <w:rPr>
                            <w:rFonts w:ascii="Times New Roman" w:eastAsia="MS Gothic" w:hAnsi="Times New Roman" w:cs="Times New Roman"/>
                            <w:lang w:eastAsia="zh-CN"/>
                          </w:rPr>
                        </w:pPr>
                        <w:sdt>
                          <w:sdtPr>
                            <w:rPr>
                              <w:rFonts w:ascii="Times New Roman" w:eastAsia="Arial Unicode MS" w:hAnsi="Times New Roman" w:cs="Times New Roman"/>
                              <w:lang w:eastAsia="zh-CN"/>
                            </w:rPr>
                            <w:id w:val="164678878"/>
                            <w14:checkbox>
                              <w14:checked w14:val="0"/>
                              <w14:checkedState w14:val="2612" w14:font="Malgun Gothic Semilight"/>
                              <w14:uncheckedState w14:val="2610" w14:font="Malgun Gothic Semilight"/>
                            </w14:checkbox>
                          </w:sdtPr>
                          <w:sdtContent>
                            <w:r w:rsidR="000D3C6D">
                              <w:rPr>
                                <w:rFonts w:ascii="Segoe UI Symbol" w:eastAsia="Arial Unicode MS" w:hAnsi="Segoe UI Symbol" w:cs="Segoe UI Symbol"/>
                                <w:lang w:eastAsia="zh-CN"/>
                              </w:rPr>
                              <w:t>☐</w:t>
                            </w:r>
                          </w:sdtContent>
                        </w:sdt>
                        <w:r w:rsidR="000D3C6D">
                          <w:rPr>
                            <w:rFonts w:ascii="Times New Roman" w:eastAsia="Calibri" w:hAnsi="Times New Roman" w:cs="Times New Roman"/>
                            <w:lang w:eastAsia="zh-CN"/>
                          </w:rPr>
                          <w:t xml:space="preserve"> Unable to retain information </w:t>
                        </w:r>
                      </w:p>
                      <w:p w14:paraId="79980864" w14:textId="77777777" w:rsidR="000D3C6D" w:rsidRDefault="001A4106" w:rsidP="000D3C6D">
                        <w:pPr>
                          <w:tabs>
                            <w:tab w:val="left" w:pos="1724"/>
                          </w:tabs>
                          <w:autoSpaceDE w:val="0"/>
                          <w:autoSpaceDN w:val="0"/>
                          <w:adjustRightInd w:val="0"/>
                          <w:ind w:left="493" w:hanging="283"/>
                          <w:rPr>
                            <w:rFonts w:ascii="Times New Roman" w:eastAsia="Calibri" w:hAnsi="Times New Roman" w:cs="Times New Roman"/>
                            <w:lang w:eastAsia="zh-CN"/>
                          </w:rPr>
                        </w:pPr>
                        <w:sdt>
                          <w:sdtPr>
                            <w:rPr>
                              <w:rFonts w:ascii="Times New Roman" w:eastAsia="Calibri" w:hAnsi="Times New Roman" w:cs="Times New Roman"/>
                              <w:lang w:eastAsia="zh-CN"/>
                            </w:rPr>
                            <w:id w:val="-981842763"/>
                            <w14:checkbox>
                              <w14:checked w14:val="0"/>
                              <w14:checkedState w14:val="2612" w14:font="Malgun Gothic Semilight"/>
                              <w14:uncheckedState w14:val="2610" w14:font="Malgun Gothic Semilight"/>
                            </w14:checkbox>
                          </w:sdtPr>
                          <w:sdtContent>
                            <w:r w:rsidR="000D3C6D">
                              <w:rPr>
                                <w:rFonts w:ascii="Segoe UI Symbol" w:eastAsia="Malgun Gothic Semilight" w:hAnsi="Segoe UI Symbol" w:cs="Segoe UI Symbol"/>
                                <w:lang w:eastAsia="zh-CN"/>
                              </w:rPr>
                              <w:t>☐</w:t>
                            </w:r>
                          </w:sdtContent>
                        </w:sdt>
                        <w:r w:rsidR="000D3C6D">
                          <w:rPr>
                            <w:rFonts w:ascii="Times New Roman" w:eastAsia="Calibri" w:hAnsi="Times New Roman" w:cs="Times New Roman"/>
                            <w:lang w:eastAsia="zh-CN"/>
                          </w:rPr>
                          <w:t xml:space="preserve"> Unable to use or weigh information for decision making</w:t>
                        </w:r>
                      </w:p>
                      <w:p w14:paraId="5886E3C8" w14:textId="77777777" w:rsidR="000D3C6D" w:rsidRDefault="001A4106" w:rsidP="000D3C6D">
                        <w:pPr>
                          <w:tabs>
                            <w:tab w:val="left" w:pos="1724"/>
                          </w:tabs>
                          <w:autoSpaceDE w:val="0"/>
                          <w:autoSpaceDN w:val="0"/>
                          <w:adjustRightInd w:val="0"/>
                          <w:ind w:left="493" w:hanging="283"/>
                          <w:jc w:val="both"/>
                          <w:rPr>
                            <w:rFonts w:ascii="Times New Roman" w:eastAsia="Calibri" w:hAnsi="Times New Roman" w:cs="Times New Roman"/>
                            <w:lang w:eastAsia="zh-CN"/>
                          </w:rPr>
                        </w:pPr>
                        <w:sdt>
                          <w:sdtPr>
                            <w:rPr>
                              <w:rFonts w:ascii="Times New Roman" w:eastAsia="Calibri" w:hAnsi="Times New Roman" w:cs="Times New Roman"/>
                              <w:lang w:eastAsia="zh-CN"/>
                            </w:rPr>
                            <w:id w:val="951985754"/>
                            <w14:checkbox>
                              <w14:checked w14:val="0"/>
                              <w14:checkedState w14:val="2612" w14:font="Malgun Gothic Semilight"/>
                              <w14:uncheckedState w14:val="2610" w14:font="Malgun Gothic Semilight"/>
                            </w14:checkbox>
                          </w:sdtPr>
                          <w:sdtContent>
                            <w:r w:rsidR="000D3C6D">
                              <w:rPr>
                                <w:rFonts w:ascii="Segoe UI Symbol" w:eastAsia="Malgun Gothic Semilight" w:hAnsi="Segoe UI Symbol" w:cs="Segoe UI Symbol"/>
                                <w:lang w:eastAsia="zh-CN"/>
                              </w:rPr>
                              <w:t>☐</w:t>
                            </w:r>
                          </w:sdtContent>
                        </w:sdt>
                        <w:r w:rsidR="000D3C6D">
                          <w:rPr>
                            <w:rFonts w:ascii="Times New Roman" w:eastAsia="Calibri" w:hAnsi="Times New Roman" w:cs="Times New Roman"/>
                            <w:lang w:eastAsia="zh-CN"/>
                          </w:rPr>
                          <w:t xml:space="preserve"> Unable to communicate his/her decision</w:t>
                        </w:r>
                      </w:p>
                    </w:tc>
                  </w:tr>
                  <w:tr w:rsidR="000D3C6D" w14:paraId="3261DF30" w14:textId="77777777" w:rsidTr="000D3C6D">
                    <w:trPr>
                      <w:trHeight w:val="2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931209E" w14:textId="77777777" w:rsidR="000D3C6D" w:rsidRDefault="000D3C6D" w:rsidP="000D3C6D">
                        <w:pPr>
                          <w:spacing w:after="0" w:line="240" w:lineRule="auto"/>
                          <w:rPr>
                            <w:rFonts w:ascii="Times New Roman" w:eastAsiaTheme="minorEastAsia" w:hAnsi="Times New Roman" w:cs="Times New Roman"/>
                            <w:color w:val="000000"/>
                            <w:sz w:val="23"/>
                            <w:szCs w:val="23"/>
                            <w:lang w:val="en-GB" w:eastAsia="zh-CN"/>
                          </w:rPr>
                        </w:pPr>
                      </w:p>
                    </w:tc>
                    <w:tc>
                      <w:tcPr>
                        <w:tcW w:w="3393" w:type="dxa"/>
                        <w:tcBorders>
                          <w:top w:val="single" w:sz="4" w:space="0" w:color="auto"/>
                          <w:left w:val="single" w:sz="4" w:space="0" w:color="auto"/>
                          <w:bottom w:val="single" w:sz="4" w:space="0" w:color="auto"/>
                          <w:right w:val="single" w:sz="4" w:space="0" w:color="auto"/>
                        </w:tcBorders>
                        <w:vAlign w:val="center"/>
                        <w:hideMark/>
                      </w:tcPr>
                      <w:p w14:paraId="7CBD3A1E" w14:textId="77777777" w:rsidR="000D3C6D" w:rsidRDefault="000D3C6D" w:rsidP="006172E9">
                        <w:pPr>
                          <w:numPr>
                            <w:ilvl w:val="0"/>
                            <w:numId w:val="142"/>
                          </w:numPr>
                          <w:spacing w:before="0" w:after="0" w:line="240" w:lineRule="auto"/>
                          <w:jc w:val="both"/>
                          <w:rPr>
                            <w:rFonts w:ascii="Times New Roman" w:eastAsiaTheme="minorEastAsia" w:hAnsi="Times New Roman" w:cs="Times New Roman"/>
                            <w:lang w:val="en-GB" w:eastAsia="zh-CN"/>
                          </w:rPr>
                        </w:pPr>
                        <w:r>
                          <w:rPr>
                            <w:rFonts w:ascii="Times New Roman" w:eastAsiaTheme="minorEastAsia" w:hAnsi="Times New Roman" w:cs="Times New Roman"/>
                            <w:lang w:val="en-GB" w:eastAsia="zh-CN"/>
                          </w:rPr>
                          <w:t xml:space="preserve">To be placed under the supervision of protector, approved welfare officer or a person appointed by the Court, for a specified period; </w:t>
                        </w:r>
                      </w:p>
                    </w:tc>
                    <w:tc>
                      <w:tcPr>
                        <w:tcW w:w="3682" w:type="dxa"/>
                        <w:gridSpan w:val="2"/>
                        <w:tcBorders>
                          <w:top w:val="single" w:sz="4" w:space="0" w:color="auto"/>
                          <w:left w:val="single" w:sz="4" w:space="0" w:color="auto"/>
                          <w:bottom w:val="single" w:sz="4" w:space="0" w:color="auto"/>
                          <w:right w:val="single" w:sz="4" w:space="0" w:color="auto"/>
                        </w:tcBorders>
                        <w:vAlign w:val="center"/>
                        <w:hideMark/>
                      </w:tcPr>
                      <w:p w14:paraId="026B803F" w14:textId="77777777" w:rsidR="000D3C6D" w:rsidRDefault="001A4106" w:rsidP="000D3C6D">
                        <w:pPr>
                          <w:rPr>
                            <w:rFonts w:ascii="Times New Roman" w:eastAsiaTheme="minorEastAsia" w:hAnsi="Times New Roman" w:cs="Times New Roman"/>
                            <w:lang w:eastAsia="zh-CN"/>
                          </w:rPr>
                        </w:pPr>
                        <w:sdt>
                          <w:sdtPr>
                            <w:rPr>
                              <w:rFonts w:ascii="Times New Roman" w:eastAsiaTheme="minorEastAsia" w:hAnsi="Times New Roman" w:cs="Times New Roman"/>
                              <w:lang w:eastAsia="zh-CN"/>
                            </w:rPr>
                            <w:id w:val="-155842676"/>
                            <w14:checkbox>
                              <w14:checked w14:val="0"/>
                              <w14:checkedState w14:val="2612" w14:font="MS Gothic"/>
                              <w14:uncheckedState w14:val="2610" w14:font="MS Gothic"/>
                            </w14:checkbox>
                          </w:sdtPr>
                          <w:sdtContent>
                            <w:r w:rsidR="000D3C6D">
                              <w:rPr>
                                <w:rFonts w:ascii="Segoe UI Symbol" w:eastAsiaTheme="minorEastAsia" w:hAnsi="Segoe UI Symbol" w:cs="Segoe UI Symbol"/>
                                <w:lang w:eastAsia="zh-CN"/>
                              </w:rPr>
                              <w:t>☐</w:t>
                            </w:r>
                          </w:sdtContent>
                        </w:sdt>
                        <w:r w:rsidR="000D3C6D">
                          <w:rPr>
                            <w:rFonts w:ascii="Times New Roman" w:eastAsiaTheme="minorEastAsia" w:hAnsi="Times New Roman" w:cs="Times New Roman"/>
                            <w:lang w:eastAsia="zh-CN"/>
                          </w:rPr>
                          <w:t xml:space="preserve"> Yes</w:t>
                        </w:r>
                      </w:p>
                      <w:p w14:paraId="7123A15D" w14:textId="77777777" w:rsidR="000D3C6D" w:rsidRDefault="001A4106" w:rsidP="000D3C6D">
                        <w:pPr>
                          <w:rPr>
                            <w:rFonts w:ascii="Times New Roman" w:eastAsiaTheme="minorEastAsia" w:hAnsi="Times New Roman" w:cs="Times New Roman"/>
                            <w:lang w:eastAsia="zh-CN"/>
                          </w:rPr>
                        </w:pPr>
                        <w:sdt>
                          <w:sdtPr>
                            <w:rPr>
                              <w:rFonts w:ascii="Times New Roman" w:eastAsiaTheme="minorEastAsia" w:hAnsi="Times New Roman" w:cs="Times New Roman"/>
                              <w:lang w:eastAsia="zh-CN"/>
                            </w:rPr>
                            <w:id w:val="-686285852"/>
                            <w14:checkbox>
                              <w14:checked w14:val="0"/>
                              <w14:checkedState w14:val="2612" w14:font="MS Gothic"/>
                              <w14:uncheckedState w14:val="2610" w14:font="MS Gothic"/>
                            </w14:checkbox>
                          </w:sdtPr>
                          <w:sdtContent>
                            <w:r w:rsidR="000D3C6D">
                              <w:rPr>
                                <w:rFonts w:ascii="Segoe UI Symbol" w:eastAsiaTheme="minorEastAsia" w:hAnsi="Segoe UI Symbol" w:cs="Segoe UI Symbol"/>
                                <w:lang w:eastAsia="zh-CN"/>
                              </w:rPr>
                              <w:t>☐</w:t>
                            </w:r>
                          </w:sdtContent>
                        </w:sdt>
                        <w:r w:rsidR="000D3C6D">
                          <w:rPr>
                            <w:rFonts w:ascii="Times New Roman" w:eastAsiaTheme="minorEastAsia" w:hAnsi="Times New Roman" w:cs="Times New Roman"/>
                            <w:lang w:eastAsia="zh-CN"/>
                          </w:rPr>
                          <w:t xml:space="preserve"> No</w:t>
                        </w:r>
                      </w:p>
                      <w:p w14:paraId="7EF25AA1" w14:textId="77777777" w:rsidR="000D3C6D" w:rsidRDefault="001A4106" w:rsidP="000D3C6D">
                        <w:pPr>
                          <w:tabs>
                            <w:tab w:val="left" w:pos="1724"/>
                          </w:tabs>
                          <w:autoSpaceDE w:val="0"/>
                          <w:autoSpaceDN w:val="0"/>
                          <w:adjustRightInd w:val="0"/>
                          <w:ind w:left="493" w:hanging="283"/>
                          <w:rPr>
                            <w:rFonts w:ascii="Times New Roman" w:eastAsia="Calibri" w:hAnsi="Times New Roman" w:cs="Times New Roman"/>
                            <w:lang w:eastAsia="zh-CN"/>
                          </w:rPr>
                        </w:pPr>
                        <w:sdt>
                          <w:sdtPr>
                            <w:rPr>
                              <w:rFonts w:ascii="Times New Roman" w:eastAsia="Arial Unicode MS" w:hAnsi="Times New Roman" w:cs="Times New Roman"/>
                              <w:lang w:eastAsia="zh-CN"/>
                            </w:rPr>
                            <w:id w:val="1770735269"/>
                            <w14:checkbox>
                              <w14:checked w14:val="0"/>
                              <w14:checkedState w14:val="2612" w14:font="Malgun Gothic Semilight"/>
                              <w14:uncheckedState w14:val="2610" w14:font="Malgun Gothic Semilight"/>
                            </w14:checkbox>
                          </w:sdtPr>
                          <w:sdtContent>
                            <w:r w:rsidR="000D3C6D">
                              <w:rPr>
                                <w:rFonts w:ascii="Segoe UI Symbol" w:eastAsia="Arial Unicode MS" w:hAnsi="Segoe UI Symbol" w:cs="Segoe UI Symbol"/>
                                <w:lang w:eastAsia="zh-CN"/>
                              </w:rPr>
                              <w:t>☐</w:t>
                            </w:r>
                          </w:sdtContent>
                        </w:sdt>
                        <w:r w:rsidR="000D3C6D">
                          <w:rPr>
                            <w:rFonts w:ascii="Times New Roman" w:eastAsia="Calibri" w:hAnsi="Times New Roman" w:cs="Times New Roman"/>
                            <w:lang w:eastAsia="zh-CN"/>
                          </w:rPr>
                          <w:t xml:space="preserve"> Unable to understand information relevant to decision</w:t>
                        </w:r>
                      </w:p>
                      <w:p w14:paraId="328BCE59" w14:textId="77777777" w:rsidR="000D3C6D" w:rsidRDefault="001A4106" w:rsidP="000D3C6D">
                        <w:pPr>
                          <w:tabs>
                            <w:tab w:val="left" w:pos="1724"/>
                          </w:tabs>
                          <w:autoSpaceDE w:val="0"/>
                          <w:autoSpaceDN w:val="0"/>
                          <w:adjustRightInd w:val="0"/>
                          <w:ind w:left="493" w:hanging="283"/>
                          <w:rPr>
                            <w:rFonts w:ascii="Times New Roman" w:eastAsia="MS Gothic" w:hAnsi="Times New Roman" w:cs="Times New Roman"/>
                            <w:lang w:eastAsia="zh-CN"/>
                          </w:rPr>
                        </w:pPr>
                        <w:sdt>
                          <w:sdtPr>
                            <w:rPr>
                              <w:rFonts w:ascii="Times New Roman" w:eastAsia="Arial Unicode MS" w:hAnsi="Times New Roman" w:cs="Times New Roman"/>
                              <w:lang w:eastAsia="zh-CN"/>
                            </w:rPr>
                            <w:id w:val="-2079506665"/>
                            <w14:checkbox>
                              <w14:checked w14:val="0"/>
                              <w14:checkedState w14:val="2612" w14:font="Malgun Gothic Semilight"/>
                              <w14:uncheckedState w14:val="2610" w14:font="Malgun Gothic Semilight"/>
                            </w14:checkbox>
                          </w:sdtPr>
                          <w:sdtContent>
                            <w:r w:rsidR="000D3C6D">
                              <w:rPr>
                                <w:rFonts w:ascii="Segoe UI Symbol" w:eastAsia="Arial Unicode MS" w:hAnsi="Segoe UI Symbol" w:cs="Segoe UI Symbol"/>
                                <w:lang w:eastAsia="zh-CN"/>
                              </w:rPr>
                              <w:t>☐</w:t>
                            </w:r>
                          </w:sdtContent>
                        </w:sdt>
                        <w:r w:rsidR="000D3C6D">
                          <w:rPr>
                            <w:rFonts w:ascii="Times New Roman" w:eastAsia="Calibri" w:hAnsi="Times New Roman" w:cs="Times New Roman"/>
                            <w:lang w:eastAsia="zh-CN"/>
                          </w:rPr>
                          <w:t xml:space="preserve"> Unable to retain information </w:t>
                        </w:r>
                      </w:p>
                      <w:p w14:paraId="3877E98D" w14:textId="77777777" w:rsidR="000D3C6D" w:rsidRDefault="001A4106" w:rsidP="000D3C6D">
                        <w:pPr>
                          <w:tabs>
                            <w:tab w:val="left" w:pos="1724"/>
                          </w:tabs>
                          <w:autoSpaceDE w:val="0"/>
                          <w:autoSpaceDN w:val="0"/>
                          <w:adjustRightInd w:val="0"/>
                          <w:ind w:left="493" w:hanging="283"/>
                          <w:rPr>
                            <w:rFonts w:ascii="Times New Roman" w:eastAsia="Calibri" w:hAnsi="Times New Roman" w:cs="Times New Roman"/>
                            <w:lang w:eastAsia="zh-CN"/>
                          </w:rPr>
                        </w:pPr>
                        <w:sdt>
                          <w:sdtPr>
                            <w:rPr>
                              <w:rFonts w:ascii="Times New Roman" w:eastAsia="Calibri" w:hAnsi="Times New Roman" w:cs="Times New Roman"/>
                              <w:lang w:eastAsia="zh-CN"/>
                            </w:rPr>
                            <w:id w:val="-1472826745"/>
                            <w14:checkbox>
                              <w14:checked w14:val="0"/>
                              <w14:checkedState w14:val="2612" w14:font="Malgun Gothic Semilight"/>
                              <w14:uncheckedState w14:val="2610" w14:font="Malgun Gothic Semilight"/>
                            </w14:checkbox>
                          </w:sdtPr>
                          <w:sdtContent>
                            <w:r w:rsidR="000D3C6D">
                              <w:rPr>
                                <w:rFonts w:ascii="Segoe UI Symbol" w:eastAsia="Malgun Gothic Semilight" w:hAnsi="Segoe UI Symbol" w:cs="Segoe UI Symbol"/>
                                <w:lang w:eastAsia="zh-CN"/>
                              </w:rPr>
                              <w:t>☐</w:t>
                            </w:r>
                          </w:sdtContent>
                        </w:sdt>
                        <w:r w:rsidR="000D3C6D">
                          <w:rPr>
                            <w:rFonts w:ascii="Times New Roman" w:eastAsia="Calibri" w:hAnsi="Times New Roman" w:cs="Times New Roman"/>
                            <w:lang w:eastAsia="zh-CN"/>
                          </w:rPr>
                          <w:t xml:space="preserve"> Unable to use or weigh information for decision making</w:t>
                        </w:r>
                      </w:p>
                      <w:p w14:paraId="6B47890E" w14:textId="77777777" w:rsidR="000D3C6D" w:rsidRDefault="001A4106" w:rsidP="000D3C6D">
                        <w:pPr>
                          <w:spacing w:after="0" w:line="240" w:lineRule="auto"/>
                          <w:ind w:left="493" w:hanging="283"/>
                          <w:rPr>
                            <w:rFonts w:ascii="Times New Roman" w:eastAsiaTheme="minorEastAsia" w:hAnsi="Times New Roman" w:cs="Times New Roman"/>
                            <w:lang w:val="en-GB" w:eastAsia="zh-CN"/>
                          </w:rPr>
                        </w:pPr>
                        <w:sdt>
                          <w:sdtPr>
                            <w:rPr>
                              <w:rFonts w:ascii="Times New Roman" w:eastAsia="Calibri" w:hAnsi="Times New Roman" w:cs="Times New Roman"/>
                              <w:lang w:eastAsia="zh-CN"/>
                            </w:rPr>
                            <w:id w:val="268516127"/>
                            <w14:checkbox>
                              <w14:checked w14:val="0"/>
                              <w14:checkedState w14:val="2612" w14:font="Malgun Gothic Semilight"/>
                              <w14:uncheckedState w14:val="2610" w14:font="Malgun Gothic Semilight"/>
                            </w14:checkbox>
                          </w:sdtPr>
                          <w:sdtContent>
                            <w:r w:rsidR="000D3C6D">
                              <w:rPr>
                                <w:rFonts w:ascii="Segoe UI Symbol" w:eastAsia="Malgun Gothic Semilight" w:hAnsi="Segoe UI Symbol" w:cs="Segoe UI Symbol"/>
                                <w:lang w:eastAsia="zh-CN"/>
                              </w:rPr>
                              <w:t>☐</w:t>
                            </w:r>
                          </w:sdtContent>
                        </w:sdt>
                        <w:r w:rsidR="000D3C6D">
                          <w:rPr>
                            <w:rFonts w:ascii="Times New Roman" w:eastAsia="Calibri" w:hAnsi="Times New Roman" w:cs="Times New Roman"/>
                            <w:lang w:eastAsia="zh-CN"/>
                          </w:rPr>
                          <w:t xml:space="preserve"> Unable to communicate his/her decision</w:t>
                        </w:r>
                      </w:p>
                    </w:tc>
                  </w:tr>
                  <w:tr w:rsidR="000D3C6D" w14:paraId="5F1B07A8" w14:textId="77777777" w:rsidTr="000D3C6D">
                    <w:trPr>
                      <w:trHeight w:val="2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FBC0D13" w14:textId="77777777" w:rsidR="000D3C6D" w:rsidRDefault="000D3C6D" w:rsidP="000D3C6D">
                        <w:pPr>
                          <w:spacing w:after="0" w:line="240" w:lineRule="auto"/>
                          <w:rPr>
                            <w:rFonts w:ascii="Times New Roman" w:eastAsiaTheme="minorEastAsia" w:hAnsi="Times New Roman" w:cs="Times New Roman"/>
                            <w:color w:val="000000"/>
                            <w:sz w:val="23"/>
                            <w:szCs w:val="23"/>
                            <w:lang w:val="en-GB" w:eastAsia="zh-CN"/>
                          </w:rPr>
                        </w:pPr>
                      </w:p>
                    </w:tc>
                    <w:tc>
                      <w:tcPr>
                        <w:tcW w:w="3393" w:type="dxa"/>
                        <w:tcBorders>
                          <w:top w:val="single" w:sz="4" w:space="0" w:color="auto"/>
                          <w:left w:val="single" w:sz="4" w:space="0" w:color="auto"/>
                          <w:bottom w:val="single" w:sz="4" w:space="0" w:color="auto"/>
                          <w:right w:val="single" w:sz="4" w:space="0" w:color="auto"/>
                        </w:tcBorders>
                        <w:vAlign w:val="center"/>
                      </w:tcPr>
                      <w:p w14:paraId="1C4E8D89" w14:textId="77777777" w:rsidR="000D3C6D" w:rsidRDefault="000D3C6D" w:rsidP="006172E9">
                        <w:pPr>
                          <w:pStyle w:val="ListParagraph"/>
                          <w:numPr>
                            <w:ilvl w:val="0"/>
                            <w:numId w:val="142"/>
                          </w:numPr>
                          <w:spacing w:before="60"/>
                          <w:contextualSpacing/>
                          <w:jc w:val="both"/>
                          <w:rPr>
                            <w:rFonts w:eastAsiaTheme="minorEastAsia"/>
                            <w:lang w:val="en-GB" w:eastAsia="en-US"/>
                          </w:rPr>
                        </w:pPr>
                        <w:r>
                          <w:rPr>
                            <w:rFonts w:eastAsiaTheme="minorEastAsia"/>
                            <w:lang w:val="en-GB"/>
                          </w:rPr>
                          <w:t xml:space="preserve">To make his/her place of residence a safe living environment, including removing him/her temporarily for this purpose and disposing of articles or things in the </w:t>
                        </w:r>
                        <w:proofErr w:type="gramStart"/>
                        <w:r>
                          <w:rPr>
                            <w:rFonts w:eastAsiaTheme="minorEastAsia"/>
                            <w:lang w:val="en-GB"/>
                          </w:rPr>
                          <w:t>residence;</w:t>
                        </w:r>
                        <w:proofErr w:type="gramEnd"/>
                        <w:r>
                          <w:rPr>
                            <w:rFonts w:eastAsiaTheme="minorEastAsia"/>
                            <w:lang w:val="en-GB"/>
                          </w:rPr>
                          <w:t xml:space="preserve"> </w:t>
                        </w:r>
                      </w:p>
                      <w:p w14:paraId="0C988F86" w14:textId="77777777" w:rsidR="000D3C6D" w:rsidRDefault="000D3C6D" w:rsidP="000D3C6D">
                        <w:pPr>
                          <w:spacing w:after="0" w:line="240" w:lineRule="auto"/>
                          <w:ind w:left="720"/>
                          <w:jc w:val="both"/>
                          <w:rPr>
                            <w:rFonts w:ascii="Times New Roman" w:eastAsiaTheme="minorEastAsia" w:hAnsi="Times New Roman" w:cs="Times New Roman"/>
                            <w:highlight w:val="yellow"/>
                            <w:lang w:val="en-GB" w:eastAsia="zh-CN"/>
                          </w:rPr>
                        </w:pPr>
                      </w:p>
                    </w:tc>
                    <w:tc>
                      <w:tcPr>
                        <w:tcW w:w="3682" w:type="dxa"/>
                        <w:gridSpan w:val="2"/>
                        <w:tcBorders>
                          <w:top w:val="single" w:sz="4" w:space="0" w:color="auto"/>
                          <w:left w:val="single" w:sz="4" w:space="0" w:color="auto"/>
                          <w:bottom w:val="single" w:sz="4" w:space="0" w:color="auto"/>
                          <w:right w:val="single" w:sz="4" w:space="0" w:color="auto"/>
                        </w:tcBorders>
                        <w:vAlign w:val="center"/>
                        <w:hideMark/>
                      </w:tcPr>
                      <w:p w14:paraId="53C6B77C" w14:textId="77777777" w:rsidR="000D3C6D" w:rsidRDefault="001A4106" w:rsidP="000D3C6D">
                        <w:pPr>
                          <w:rPr>
                            <w:rFonts w:ascii="Times New Roman" w:eastAsiaTheme="minorEastAsia" w:hAnsi="Times New Roman" w:cs="Times New Roman"/>
                            <w:lang w:eastAsia="zh-CN"/>
                          </w:rPr>
                        </w:pPr>
                        <w:sdt>
                          <w:sdtPr>
                            <w:rPr>
                              <w:rFonts w:ascii="Times New Roman" w:eastAsiaTheme="minorEastAsia" w:hAnsi="Times New Roman" w:cs="Times New Roman"/>
                              <w:lang w:eastAsia="zh-CN"/>
                            </w:rPr>
                            <w:id w:val="-1175949908"/>
                            <w14:checkbox>
                              <w14:checked w14:val="0"/>
                              <w14:checkedState w14:val="2612" w14:font="MS Gothic"/>
                              <w14:uncheckedState w14:val="2610" w14:font="MS Gothic"/>
                            </w14:checkbox>
                          </w:sdtPr>
                          <w:sdtContent>
                            <w:r w:rsidR="000D3C6D">
                              <w:rPr>
                                <w:rFonts w:ascii="Segoe UI Symbol" w:eastAsiaTheme="minorEastAsia" w:hAnsi="Segoe UI Symbol" w:cs="Segoe UI Symbol"/>
                                <w:lang w:eastAsia="zh-CN"/>
                              </w:rPr>
                              <w:t>☐</w:t>
                            </w:r>
                          </w:sdtContent>
                        </w:sdt>
                        <w:r w:rsidR="000D3C6D">
                          <w:rPr>
                            <w:rFonts w:ascii="Times New Roman" w:eastAsiaTheme="minorEastAsia" w:hAnsi="Times New Roman" w:cs="Times New Roman"/>
                            <w:lang w:eastAsia="zh-CN"/>
                          </w:rPr>
                          <w:t xml:space="preserve"> Yes</w:t>
                        </w:r>
                      </w:p>
                      <w:p w14:paraId="0979E58B" w14:textId="77777777" w:rsidR="000D3C6D" w:rsidRDefault="001A4106" w:rsidP="000D3C6D">
                        <w:pPr>
                          <w:rPr>
                            <w:rFonts w:ascii="Times New Roman" w:eastAsiaTheme="minorEastAsia" w:hAnsi="Times New Roman" w:cs="Times New Roman"/>
                            <w:lang w:eastAsia="zh-CN"/>
                          </w:rPr>
                        </w:pPr>
                        <w:sdt>
                          <w:sdtPr>
                            <w:rPr>
                              <w:rFonts w:ascii="Times New Roman" w:eastAsiaTheme="minorEastAsia" w:hAnsi="Times New Roman" w:cs="Times New Roman"/>
                              <w:lang w:eastAsia="zh-CN"/>
                            </w:rPr>
                            <w:id w:val="-1209325042"/>
                            <w14:checkbox>
                              <w14:checked w14:val="0"/>
                              <w14:checkedState w14:val="2612" w14:font="MS Gothic"/>
                              <w14:uncheckedState w14:val="2610" w14:font="MS Gothic"/>
                            </w14:checkbox>
                          </w:sdtPr>
                          <w:sdtContent>
                            <w:r w:rsidR="000D3C6D">
                              <w:rPr>
                                <w:rFonts w:ascii="Segoe UI Symbol" w:eastAsiaTheme="minorEastAsia" w:hAnsi="Segoe UI Symbol" w:cs="Segoe UI Symbol"/>
                                <w:lang w:eastAsia="zh-CN"/>
                              </w:rPr>
                              <w:t>☐</w:t>
                            </w:r>
                          </w:sdtContent>
                        </w:sdt>
                        <w:r w:rsidR="000D3C6D">
                          <w:rPr>
                            <w:rFonts w:ascii="Times New Roman" w:eastAsiaTheme="minorEastAsia" w:hAnsi="Times New Roman" w:cs="Times New Roman"/>
                            <w:lang w:eastAsia="zh-CN"/>
                          </w:rPr>
                          <w:t xml:space="preserve"> No</w:t>
                        </w:r>
                      </w:p>
                      <w:p w14:paraId="2467C2A4" w14:textId="77777777" w:rsidR="000D3C6D" w:rsidRDefault="001A4106" w:rsidP="000D3C6D">
                        <w:pPr>
                          <w:tabs>
                            <w:tab w:val="left" w:pos="1724"/>
                          </w:tabs>
                          <w:autoSpaceDE w:val="0"/>
                          <w:autoSpaceDN w:val="0"/>
                          <w:adjustRightInd w:val="0"/>
                          <w:ind w:left="493" w:hanging="283"/>
                          <w:rPr>
                            <w:rFonts w:ascii="Times New Roman" w:eastAsia="Calibri" w:hAnsi="Times New Roman" w:cs="Times New Roman"/>
                            <w:lang w:eastAsia="zh-CN"/>
                          </w:rPr>
                        </w:pPr>
                        <w:sdt>
                          <w:sdtPr>
                            <w:rPr>
                              <w:rFonts w:ascii="Times New Roman" w:eastAsia="Arial Unicode MS" w:hAnsi="Times New Roman" w:cs="Times New Roman"/>
                              <w:lang w:eastAsia="zh-CN"/>
                            </w:rPr>
                            <w:id w:val="856077065"/>
                            <w14:checkbox>
                              <w14:checked w14:val="0"/>
                              <w14:checkedState w14:val="2612" w14:font="Malgun Gothic Semilight"/>
                              <w14:uncheckedState w14:val="2610" w14:font="Malgun Gothic Semilight"/>
                            </w14:checkbox>
                          </w:sdtPr>
                          <w:sdtContent>
                            <w:r w:rsidR="000D3C6D">
                              <w:rPr>
                                <w:rFonts w:ascii="Segoe UI Symbol" w:eastAsia="Arial Unicode MS" w:hAnsi="Segoe UI Symbol" w:cs="Segoe UI Symbol"/>
                                <w:lang w:eastAsia="zh-CN"/>
                              </w:rPr>
                              <w:t>☐</w:t>
                            </w:r>
                          </w:sdtContent>
                        </w:sdt>
                        <w:r w:rsidR="000D3C6D">
                          <w:rPr>
                            <w:rFonts w:ascii="Times New Roman" w:eastAsia="Calibri" w:hAnsi="Times New Roman" w:cs="Times New Roman"/>
                            <w:lang w:eastAsia="zh-CN"/>
                          </w:rPr>
                          <w:t xml:space="preserve"> Unable to understand information relevant to decision</w:t>
                        </w:r>
                      </w:p>
                      <w:p w14:paraId="3BA2C972" w14:textId="77777777" w:rsidR="000D3C6D" w:rsidRDefault="001A4106" w:rsidP="000D3C6D">
                        <w:pPr>
                          <w:tabs>
                            <w:tab w:val="left" w:pos="1724"/>
                          </w:tabs>
                          <w:autoSpaceDE w:val="0"/>
                          <w:autoSpaceDN w:val="0"/>
                          <w:adjustRightInd w:val="0"/>
                          <w:ind w:left="493" w:hanging="283"/>
                          <w:rPr>
                            <w:rFonts w:ascii="Times New Roman" w:eastAsia="MS Gothic" w:hAnsi="Times New Roman" w:cs="Times New Roman"/>
                            <w:lang w:eastAsia="zh-CN"/>
                          </w:rPr>
                        </w:pPr>
                        <w:sdt>
                          <w:sdtPr>
                            <w:rPr>
                              <w:rFonts w:ascii="Times New Roman" w:eastAsia="Arial Unicode MS" w:hAnsi="Times New Roman" w:cs="Times New Roman"/>
                              <w:lang w:eastAsia="zh-CN"/>
                            </w:rPr>
                            <w:id w:val="-875852721"/>
                            <w14:checkbox>
                              <w14:checked w14:val="0"/>
                              <w14:checkedState w14:val="2612" w14:font="Malgun Gothic Semilight"/>
                              <w14:uncheckedState w14:val="2610" w14:font="Malgun Gothic Semilight"/>
                            </w14:checkbox>
                          </w:sdtPr>
                          <w:sdtContent>
                            <w:r w:rsidR="000D3C6D">
                              <w:rPr>
                                <w:rFonts w:ascii="Segoe UI Symbol" w:eastAsia="Arial Unicode MS" w:hAnsi="Segoe UI Symbol" w:cs="Segoe UI Symbol"/>
                                <w:lang w:eastAsia="zh-CN"/>
                              </w:rPr>
                              <w:t>☐</w:t>
                            </w:r>
                          </w:sdtContent>
                        </w:sdt>
                        <w:r w:rsidR="000D3C6D">
                          <w:rPr>
                            <w:rFonts w:ascii="Times New Roman" w:eastAsia="Calibri" w:hAnsi="Times New Roman" w:cs="Times New Roman"/>
                            <w:lang w:eastAsia="zh-CN"/>
                          </w:rPr>
                          <w:t xml:space="preserve"> Unable to retain information </w:t>
                        </w:r>
                      </w:p>
                      <w:p w14:paraId="6F16F945" w14:textId="77777777" w:rsidR="000D3C6D" w:rsidRDefault="001A4106" w:rsidP="000D3C6D">
                        <w:pPr>
                          <w:tabs>
                            <w:tab w:val="left" w:pos="1724"/>
                          </w:tabs>
                          <w:autoSpaceDE w:val="0"/>
                          <w:autoSpaceDN w:val="0"/>
                          <w:adjustRightInd w:val="0"/>
                          <w:ind w:left="493" w:hanging="283"/>
                          <w:rPr>
                            <w:rFonts w:ascii="Times New Roman" w:eastAsia="Calibri" w:hAnsi="Times New Roman" w:cs="Times New Roman"/>
                            <w:lang w:eastAsia="zh-CN"/>
                          </w:rPr>
                        </w:pPr>
                        <w:sdt>
                          <w:sdtPr>
                            <w:rPr>
                              <w:rFonts w:ascii="Times New Roman" w:eastAsia="Calibri" w:hAnsi="Times New Roman" w:cs="Times New Roman"/>
                              <w:lang w:eastAsia="zh-CN"/>
                            </w:rPr>
                            <w:id w:val="291948537"/>
                            <w14:checkbox>
                              <w14:checked w14:val="0"/>
                              <w14:checkedState w14:val="2612" w14:font="Malgun Gothic Semilight"/>
                              <w14:uncheckedState w14:val="2610" w14:font="Malgun Gothic Semilight"/>
                            </w14:checkbox>
                          </w:sdtPr>
                          <w:sdtContent>
                            <w:r w:rsidR="000D3C6D">
                              <w:rPr>
                                <w:rFonts w:ascii="Segoe UI Symbol" w:eastAsia="Malgun Gothic Semilight" w:hAnsi="Segoe UI Symbol" w:cs="Segoe UI Symbol"/>
                                <w:lang w:eastAsia="zh-CN"/>
                              </w:rPr>
                              <w:t>☐</w:t>
                            </w:r>
                          </w:sdtContent>
                        </w:sdt>
                        <w:r w:rsidR="000D3C6D">
                          <w:rPr>
                            <w:rFonts w:ascii="Times New Roman" w:eastAsia="Calibri" w:hAnsi="Times New Roman" w:cs="Times New Roman"/>
                            <w:lang w:eastAsia="zh-CN"/>
                          </w:rPr>
                          <w:t xml:space="preserve"> Unable to use or weigh information for decision making</w:t>
                        </w:r>
                      </w:p>
                      <w:p w14:paraId="5F65CA9E" w14:textId="77777777" w:rsidR="000D3C6D" w:rsidRDefault="001A4106" w:rsidP="000D3C6D">
                        <w:pPr>
                          <w:ind w:left="493" w:hanging="283"/>
                          <w:rPr>
                            <w:rFonts w:ascii="Times New Roman" w:eastAsiaTheme="minorEastAsia" w:hAnsi="Times New Roman" w:cs="Times New Roman"/>
                            <w:lang w:eastAsia="zh-CN"/>
                          </w:rPr>
                        </w:pPr>
                        <w:sdt>
                          <w:sdtPr>
                            <w:rPr>
                              <w:rFonts w:ascii="Times New Roman" w:eastAsia="Calibri" w:hAnsi="Times New Roman" w:cs="Times New Roman"/>
                              <w:lang w:eastAsia="zh-CN"/>
                            </w:rPr>
                            <w:id w:val="318008421"/>
                            <w14:checkbox>
                              <w14:checked w14:val="0"/>
                              <w14:checkedState w14:val="2612" w14:font="Malgun Gothic Semilight"/>
                              <w14:uncheckedState w14:val="2610" w14:font="Malgun Gothic Semilight"/>
                            </w14:checkbox>
                          </w:sdtPr>
                          <w:sdtContent>
                            <w:r w:rsidR="000D3C6D">
                              <w:rPr>
                                <w:rFonts w:ascii="Segoe UI Symbol" w:eastAsia="Malgun Gothic Semilight" w:hAnsi="Segoe UI Symbol" w:cs="Segoe UI Symbol"/>
                                <w:lang w:eastAsia="zh-CN"/>
                              </w:rPr>
                              <w:t>☐</w:t>
                            </w:r>
                          </w:sdtContent>
                        </w:sdt>
                        <w:r w:rsidR="000D3C6D">
                          <w:rPr>
                            <w:rFonts w:ascii="Times New Roman" w:eastAsia="Calibri" w:hAnsi="Times New Roman" w:cs="Times New Roman"/>
                            <w:lang w:eastAsia="zh-CN"/>
                          </w:rPr>
                          <w:t xml:space="preserve"> Unable to communicate his/her decision</w:t>
                        </w:r>
                      </w:p>
                    </w:tc>
                  </w:tr>
                  <w:tr w:rsidR="000D3C6D" w14:paraId="5B8C3F12" w14:textId="77777777" w:rsidTr="000D3C6D">
                    <w:trPr>
                      <w:trHeight w:val="2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B01A654" w14:textId="77777777" w:rsidR="000D3C6D" w:rsidRDefault="000D3C6D" w:rsidP="000D3C6D">
                        <w:pPr>
                          <w:spacing w:after="0" w:line="240" w:lineRule="auto"/>
                          <w:rPr>
                            <w:rFonts w:ascii="Times New Roman" w:eastAsiaTheme="minorEastAsia" w:hAnsi="Times New Roman" w:cs="Times New Roman"/>
                            <w:color w:val="000000"/>
                            <w:sz w:val="23"/>
                            <w:szCs w:val="23"/>
                            <w:lang w:val="en-GB" w:eastAsia="zh-CN"/>
                          </w:rPr>
                        </w:pPr>
                      </w:p>
                    </w:tc>
                    <w:tc>
                      <w:tcPr>
                        <w:tcW w:w="3393" w:type="dxa"/>
                        <w:tcBorders>
                          <w:top w:val="single" w:sz="4" w:space="0" w:color="auto"/>
                          <w:left w:val="single" w:sz="4" w:space="0" w:color="auto"/>
                          <w:bottom w:val="single" w:sz="4" w:space="0" w:color="auto"/>
                          <w:right w:val="single" w:sz="4" w:space="0" w:color="auto"/>
                        </w:tcBorders>
                        <w:vAlign w:val="center"/>
                      </w:tcPr>
                      <w:p w14:paraId="7956A660" w14:textId="77777777" w:rsidR="000D3C6D" w:rsidRDefault="000D3C6D" w:rsidP="006172E9">
                        <w:pPr>
                          <w:numPr>
                            <w:ilvl w:val="0"/>
                            <w:numId w:val="142"/>
                          </w:numPr>
                          <w:spacing w:before="0" w:after="0" w:line="240" w:lineRule="auto"/>
                          <w:jc w:val="both"/>
                          <w:rPr>
                            <w:rFonts w:ascii="Times New Roman" w:eastAsiaTheme="minorEastAsia" w:hAnsi="Times New Roman" w:cs="Times New Roman"/>
                            <w:lang w:val="en-GB" w:eastAsia="zh-CN"/>
                          </w:rPr>
                        </w:pPr>
                        <w:r>
                          <w:rPr>
                            <w:rFonts w:ascii="Times New Roman" w:eastAsiaTheme="minorEastAsia" w:hAnsi="Times New Roman" w:cs="Times New Roman"/>
                            <w:lang w:val="en-GB" w:eastAsia="zh-CN"/>
                          </w:rPr>
                          <w:t xml:space="preserve">To restrain another person from abusing or </w:t>
                        </w:r>
                        <w:r>
                          <w:rPr>
                            <w:rFonts w:ascii="Times New Roman" w:eastAsiaTheme="minorEastAsia" w:hAnsi="Times New Roman" w:cs="Times New Roman"/>
                            <w:lang w:val="en-GB" w:eastAsia="zh-CN"/>
                          </w:rPr>
                          <w:lastRenderedPageBreak/>
                          <w:t>further abusing him/her; and</w:t>
                        </w:r>
                      </w:p>
                      <w:p w14:paraId="0C39A41E" w14:textId="77777777" w:rsidR="000D3C6D" w:rsidRDefault="000D3C6D" w:rsidP="000D3C6D">
                        <w:pPr>
                          <w:ind w:left="714"/>
                          <w:jc w:val="both"/>
                          <w:rPr>
                            <w:rFonts w:ascii="Times New Roman" w:eastAsiaTheme="minorEastAsia" w:hAnsi="Times New Roman" w:cs="Times New Roman"/>
                            <w:lang w:val="en-GB" w:eastAsia="zh-CN"/>
                          </w:rPr>
                        </w:pPr>
                      </w:p>
                      <w:p w14:paraId="1A59D477" w14:textId="77777777" w:rsidR="000D3C6D" w:rsidRDefault="000D3C6D" w:rsidP="000D3C6D">
                        <w:pPr>
                          <w:autoSpaceDE w:val="0"/>
                          <w:autoSpaceDN w:val="0"/>
                          <w:adjustRightInd w:val="0"/>
                          <w:ind w:left="714"/>
                          <w:jc w:val="both"/>
                          <w:rPr>
                            <w:rFonts w:ascii="Times New Roman" w:eastAsiaTheme="minorEastAsia" w:hAnsi="Times New Roman" w:cs="Times New Roman"/>
                            <w:color w:val="000000"/>
                            <w:lang w:val="en-GB" w:eastAsia="zh-CN"/>
                          </w:rPr>
                        </w:pPr>
                      </w:p>
                    </w:tc>
                    <w:tc>
                      <w:tcPr>
                        <w:tcW w:w="3682" w:type="dxa"/>
                        <w:gridSpan w:val="2"/>
                        <w:tcBorders>
                          <w:top w:val="single" w:sz="4" w:space="0" w:color="auto"/>
                          <w:left w:val="single" w:sz="4" w:space="0" w:color="auto"/>
                          <w:bottom w:val="single" w:sz="4" w:space="0" w:color="auto"/>
                          <w:right w:val="single" w:sz="4" w:space="0" w:color="auto"/>
                        </w:tcBorders>
                        <w:vAlign w:val="center"/>
                        <w:hideMark/>
                      </w:tcPr>
                      <w:p w14:paraId="03388A3D" w14:textId="77777777" w:rsidR="000D3C6D" w:rsidRDefault="001A4106" w:rsidP="000D3C6D">
                        <w:pPr>
                          <w:rPr>
                            <w:rFonts w:ascii="Times New Roman" w:eastAsiaTheme="minorEastAsia" w:hAnsi="Times New Roman" w:cs="Times New Roman"/>
                            <w:lang w:eastAsia="zh-CN"/>
                          </w:rPr>
                        </w:pPr>
                        <w:sdt>
                          <w:sdtPr>
                            <w:rPr>
                              <w:rFonts w:ascii="Times New Roman" w:eastAsiaTheme="minorEastAsia" w:hAnsi="Times New Roman" w:cs="Times New Roman"/>
                              <w:lang w:eastAsia="zh-CN"/>
                            </w:rPr>
                            <w:id w:val="-756594068"/>
                            <w14:checkbox>
                              <w14:checked w14:val="0"/>
                              <w14:checkedState w14:val="2612" w14:font="MS Gothic"/>
                              <w14:uncheckedState w14:val="2610" w14:font="MS Gothic"/>
                            </w14:checkbox>
                          </w:sdtPr>
                          <w:sdtContent>
                            <w:r w:rsidR="000D3C6D">
                              <w:rPr>
                                <w:rFonts w:ascii="Segoe UI Symbol" w:eastAsiaTheme="minorEastAsia" w:hAnsi="Segoe UI Symbol" w:cs="Segoe UI Symbol"/>
                                <w:lang w:eastAsia="zh-CN"/>
                              </w:rPr>
                              <w:t>☐</w:t>
                            </w:r>
                          </w:sdtContent>
                        </w:sdt>
                        <w:r w:rsidR="000D3C6D">
                          <w:rPr>
                            <w:rFonts w:ascii="Times New Roman" w:eastAsiaTheme="minorEastAsia" w:hAnsi="Times New Roman" w:cs="Times New Roman"/>
                            <w:lang w:eastAsia="zh-CN"/>
                          </w:rPr>
                          <w:t xml:space="preserve"> Yes</w:t>
                        </w:r>
                      </w:p>
                      <w:p w14:paraId="2B1BF1B2" w14:textId="77777777" w:rsidR="000D3C6D" w:rsidRDefault="001A4106" w:rsidP="000D3C6D">
                        <w:pPr>
                          <w:rPr>
                            <w:rFonts w:ascii="Times New Roman" w:eastAsiaTheme="minorEastAsia" w:hAnsi="Times New Roman" w:cs="Times New Roman"/>
                            <w:lang w:eastAsia="zh-CN"/>
                          </w:rPr>
                        </w:pPr>
                        <w:sdt>
                          <w:sdtPr>
                            <w:rPr>
                              <w:rFonts w:ascii="Times New Roman" w:eastAsiaTheme="minorEastAsia" w:hAnsi="Times New Roman" w:cs="Times New Roman"/>
                              <w:lang w:eastAsia="zh-CN"/>
                            </w:rPr>
                            <w:id w:val="2017961733"/>
                            <w14:checkbox>
                              <w14:checked w14:val="0"/>
                              <w14:checkedState w14:val="2612" w14:font="MS Gothic"/>
                              <w14:uncheckedState w14:val="2610" w14:font="MS Gothic"/>
                            </w14:checkbox>
                          </w:sdtPr>
                          <w:sdtContent>
                            <w:r w:rsidR="000D3C6D">
                              <w:rPr>
                                <w:rFonts w:ascii="Segoe UI Symbol" w:eastAsiaTheme="minorEastAsia" w:hAnsi="Segoe UI Symbol" w:cs="Segoe UI Symbol"/>
                                <w:lang w:eastAsia="zh-CN"/>
                              </w:rPr>
                              <w:t>☐</w:t>
                            </w:r>
                          </w:sdtContent>
                        </w:sdt>
                        <w:r w:rsidR="000D3C6D">
                          <w:rPr>
                            <w:rFonts w:ascii="Times New Roman" w:eastAsiaTheme="minorEastAsia" w:hAnsi="Times New Roman" w:cs="Times New Roman"/>
                            <w:lang w:eastAsia="zh-CN"/>
                          </w:rPr>
                          <w:t xml:space="preserve"> No</w:t>
                        </w:r>
                      </w:p>
                      <w:p w14:paraId="6A140198" w14:textId="77777777" w:rsidR="000D3C6D" w:rsidRDefault="001A4106" w:rsidP="000D3C6D">
                        <w:pPr>
                          <w:tabs>
                            <w:tab w:val="left" w:pos="1724"/>
                          </w:tabs>
                          <w:autoSpaceDE w:val="0"/>
                          <w:autoSpaceDN w:val="0"/>
                          <w:adjustRightInd w:val="0"/>
                          <w:ind w:left="493" w:hanging="283"/>
                          <w:rPr>
                            <w:rFonts w:ascii="Times New Roman" w:eastAsia="Calibri" w:hAnsi="Times New Roman" w:cs="Times New Roman"/>
                            <w:lang w:eastAsia="zh-CN"/>
                          </w:rPr>
                        </w:pPr>
                        <w:sdt>
                          <w:sdtPr>
                            <w:rPr>
                              <w:rFonts w:ascii="Times New Roman" w:eastAsia="Arial Unicode MS" w:hAnsi="Times New Roman" w:cs="Times New Roman"/>
                              <w:lang w:eastAsia="zh-CN"/>
                            </w:rPr>
                            <w:id w:val="-1998714026"/>
                            <w14:checkbox>
                              <w14:checked w14:val="0"/>
                              <w14:checkedState w14:val="2612" w14:font="Malgun Gothic Semilight"/>
                              <w14:uncheckedState w14:val="2610" w14:font="Malgun Gothic Semilight"/>
                            </w14:checkbox>
                          </w:sdtPr>
                          <w:sdtContent>
                            <w:r w:rsidR="000D3C6D">
                              <w:rPr>
                                <w:rFonts w:ascii="Segoe UI Symbol" w:eastAsia="Arial Unicode MS" w:hAnsi="Segoe UI Symbol" w:cs="Segoe UI Symbol"/>
                                <w:lang w:eastAsia="zh-CN"/>
                              </w:rPr>
                              <w:t>☐</w:t>
                            </w:r>
                          </w:sdtContent>
                        </w:sdt>
                        <w:r w:rsidR="000D3C6D">
                          <w:rPr>
                            <w:rFonts w:ascii="Times New Roman" w:eastAsia="Calibri" w:hAnsi="Times New Roman" w:cs="Times New Roman"/>
                            <w:lang w:eastAsia="zh-CN"/>
                          </w:rPr>
                          <w:t xml:space="preserve"> Unable to understand information relevant to decision</w:t>
                        </w:r>
                      </w:p>
                      <w:p w14:paraId="1C8E2373" w14:textId="77777777" w:rsidR="000D3C6D" w:rsidRDefault="001A4106" w:rsidP="000D3C6D">
                        <w:pPr>
                          <w:tabs>
                            <w:tab w:val="left" w:pos="1724"/>
                          </w:tabs>
                          <w:autoSpaceDE w:val="0"/>
                          <w:autoSpaceDN w:val="0"/>
                          <w:adjustRightInd w:val="0"/>
                          <w:ind w:left="493" w:hanging="283"/>
                          <w:rPr>
                            <w:rFonts w:ascii="Times New Roman" w:eastAsia="MS Gothic" w:hAnsi="Times New Roman" w:cs="Times New Roman"/>
                            <w:lang w:eastAsia="zh-CN"/>
                          </w:rPr>
                        </w:pPr>
                        <w:sdt>
                          <w:sdtPr>
                            <w:rPr>
                              <w:rFonts w:ascii="Times New Roman" w:eastAsia="Arial Unicode MS" w:hAnsi="Times New Roman" w:cs="Times New Roman"/>
                              <w:lang w:eastAsia="zh-CN"/>
                            </w:rPr>
                            <w:id w:val="1027374113"/>
                            <w14:checkbox>
                              <w14:checked w14:val="0"/>
                              <w14:checkedState w14:val="2612" w14:font="Malgun Gothic Semilight"/>
                              <w14:uncheckedState w14:val="2610" w14:font="Malgun Gothic Semilight"/>
                            </w14:checkbox>
                          </w:sdtPr>
                          <w:sdtContent>
                            <w:r w:rsidR="000D3C6D">
                              <w:rPr>
                                <w:rFonts w:ascii="Segoe UI Symbol" w:eastAsia="Arial Unicode MS" w:hAnsi="Segoe UI Symbol" w:cs="Segoe UI Symbol"/>
                                <w:lang w:eastAsia="zh-CN"/>
                              </w:rPr>
                              <w:t>☐</w:t>
                            </w:r>
                          </w:sdtContent>
                        </w:sdt>
                        <w:r w:rsidR="000D3C6D">
                          <w:rPr>
                            <w:rFonts w:ascii="Times New Roman" w:eastAsia="Calibri" w:hAnsi="Times New Roman" w:cs="Times New Roman"/>
                            <w:lang w:eastAsia="zh-CN"/>
                          </w:rPr>
                          <w:t xml:space="preserve"> Unable to retain information </w:t>
                        </w:r>
                      </w:p>
                      <w:p w14:paraId="13F2B697" w14:textId="77777777" w:rsidR="000D3C6D" w:rsidRDefault="001A4106" w:rsidP="000D3C6D">
                        <w:pPr>
                          <w:tabs>
                            <w:tab w:val="left" w:pos="1724"/>
                          </w:tabs>
                          <w:autoSpaceDE w:val="0"/>
                          <w:autoSpaceDN w:val="0"/>
                          <w:adjustRightInd w:val="0"/>
                          <w:ind w:left="493" w:hanging="283"/>
                          <w:rPr>
                            <w:rFonts w:ascii="Times New Roman" w:eastAsia="Calibri" w:hAnsi="Times New Roman" w:cs="Times New Roman"/>
                            <w:lang w:eastAsia="zh-CN"/>
                          </w:rPr>
                        </w:pPr>
                        <w:sdt>
                          <w:sdtPr>
                            <w:rPr>
                              <w:rFonts w:ascii="Times New Roman" w:eastAsia="Calibri" w:hAnsi="Times New Roman" w:cs="Times New Roman"/>
                              <w:lang w:eastAsia="zh-CN"/>
                            </w:rPr>
                            <w:id w:val="1370028263"/>
                            <w14:checkbox>
                              <w14:checked w14:val="0"/>
                              <w14:checkedState w14:val="2612" w14:font="Malgun Gothic Semilight"/>
                              <w14:uncheckedState w14:val="2610" w14:font="Malgun Gothic Semilight"/>
                            </w14:checkbox>
                          </w:sdtPr>
                          <w:sdtContent>
                            <w:r w:rsidR="000D3C6D">
                              <w:rPr>
                                <w:rFonts w:ascii="Segoe UI Symbol" w:eastAsia="Malgun Gothic Semilight" w:hAnsi="Segoe UI Symbol" w:cs="Segoe UI Symbol"/>
                                <w:lang w:eastAsia="zh-CN"/>
                              </w:rPr>
                              <w:t>☐</w:t>
                            </w:r>
                          </w:sdtContent>
                        </w:sdt>
                        <w:r w:rsidR="000D3C6D">
                          <w:rPr>
                            <w:rFonts w:ascii="Times New Roman" w:eastAsia="Calibri" w:hAnsi="Times New Roman" w:cs="Times New Roman"/>
                            <w:lang w:eastAsia="zh-CN"/>
                          </w:rPr>
                          <w:t xml:space="preserve"> Unable to use or weigh information for decision making</w:t>
                        </w:r>
                      </w:p>
                      <w:p w14:paraId="61538117" w14:textId="77777777" w:rsidR="000D3C6D" w:rsidRDefault="001A4106" w:rsidP="000D3C6D">
                        <w:pPr>
                          <w:tabs>
                            <w:tab w:val="left" w:pos="1724"/>
                          </w:tabs>
                          <w:autoSpaceDE w:val="0"/>
                          <w:autoSpaceDN w:val="0"/>
                          <w:adjustRightInd w:val="0"/>
                          <w:ind w:left="493" w:hanging="283"/>
                          <w:rPr>
                            <w:rFonts w:ascii="Times New Roman" w:eastAsiaTheme="minorEastAsia" w:hAnsi="Times New Roman" w:cs="Times New Roman"/>
                            <w:lang w:eastAsia="zh-CN"/>
                          </w:rPr>
                        </w:pPr>
                        <w:sdt>
                          <w:sdtPr>
                            <w:rPr>
                              <w:rFonts w:ascii="Times New Roman" w:eastAsia="Calibri" w:hAnsi="Times New Roman" w:cs="Times New Roman"/>
                              <w:lang w:eastAsia="zh-CN"/>
                            </w:rPr>
                            <w:id w:val="361712272"/>
                            <w14:checkbox>
                              <w14:checked w14:val="0"/>
                              <w14:checkedState w14:val="2612" w14:font="Malgun Gothic Semilight"/>
                              <w14:uncheckedState w14:val="2610" w14:font="Malgun Gothic Semilight"/>
                            </w14:checkbox>
                          </w:sdtPr>
                          <w:sdtContent>
                            <w:r w:rsidR="000D3C6D">
                              <w:rPr>
                                <w:rFonts w:ascii="Segoe UI Symbol" w:eastAsia="Malgun Gothic Semilight" w:hAnsi="Segoe UI Symbol" w:cs="Segoe UI Symbol"/>
                                <w:lang w:eastAsia="zh-CN"/>
                              </w:rPr>
                              <w:t>☐</w:t>
                            </w:r>
                          </w:sdtContent>
                        </w:sdt>
                        <w:r w:rsidR="000D3C6D">
                          <w:rPr>
                            <w:rFonts w:ascii="Times New Roman" w:eastAsia="Calibri" w:hAnsi="Times New Roman" w:cs="Times New Roman"/>
                            <w:lang w:eastAsia="zh-CN"/>
                          </w:rPr>
                          <w:t xml:space="preserve"> Unable to communicate his/her decision</w:t>
                        </w:r>
                      </w:p>
                    </w:tc>
                  </w:tr>
                  <w:tr w:rsidR="000D3C6D" w14:paraId="5CBBDDF6" w14:textId="77777777" w:rsidTr="000D3C6D">
                    <w:trPr>
                      <w:trHeight w:val="2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E5C8F13" w14:textId="77777777" w:rsidR="000D3C6D" w:rsidRDefault="000D3C6D" w:rsidP="000D3C6D">
                        <w:pPr>
                          <w:spacing w:after="0" w:line="240" w:lineRule="auto"/>
                          <w:rPr>
                            <w:rFonts w:ascii="Times New Roman" w:eastAsiaTheme="minorEastAsia" w:hAnsi="Times New Roman" w:cs="Times New Roman"/>
                            <w:color w:val="000000"/>
                            <w:sz w:val="23"/>
                            <w:szCs w:val="23"/>
                            <w:lang w:val="en-GB" w:eastAsia="zh-CN"/>
                          </w:rPr>
                        </w:pPr>
                      </w:p>
                    </w:tc>
                    <w:tc>
                      <w:tcPr>
                        <w:tcW w:w="3393" w:type="dxa"/>
                        <w:tcBorders>
                          <w:top w:val="single" w:sz="4" w:space="0" w:color="auto"/>
                          <w:left w:val="single" w:sz="4" w:space="0" w:color="auto"/>
                          <w:bottom w:val="single" w:sz="4" w:space="0" w:color="auto"/>
                          <w:right w:val="single" w:sz="4" w:space="0" w:color="auto"/>
                        </w:tcBorders>
                        <w:vAlign w:val="center"/>
                      </w:tcPr>
                      <w:p w14:paraId="2FE99735" w14:textId="77777777" w:rsidR="000D3C6D" w:rsidRDefault="000D3C6D" w:rsidP="006172E9">
                        <w:pPr>
                          <w:numPr>
                            <w:ilvl w:val="0"/>
                            <w:numId w:val="142"/>
                          </w:numPr>
                          <w:spacing w:before="0" w:after="0" w:line="240" w:lineRule="auto"/>
                          <w:jc w:val="both"/>
                          <w:rPr>
                            <w:rFonts w:ascii="Times New Roman" w:eastAsiaTheme="minorEastAsia" w:hAnsi="Times New Roman" w:cs="Times New Roman"/>
                            <w:color w:val="000000"/>
                            <w:lang w:val="en-GB" w:eastAsia="zh-CN"/>
                          </w:rPr>
                        </w:pPr>
                        <w:r>
                          <w:rPr>
                            <w:rFonts w:ascii="Times New Roman" w:eastAsiaTheme="minorEastAsia" w:hAnsi="Times New Roman" w:cs="Times New Roman"/>
                            <w:color w:val="000000"/>
                            <w:lang w:val="en-GB" w:eastAsia="zh-CN"/>
                          </w:rPr>
                          <w:t xml:space="preserve">To be granted exclusive right of occupation of the premises where he/she ordinarily resides, or part thereof, to the exclusion of another person; and </w:t>
                        </w:r>
                      </w:p>
                      <w:p w14:paraId="2F5A94C9" w14:textId="77777777" w:rsidR="000D3C6D" w:rsidRDefault="000D3C6D" w:rsidP="000D3C6D">
                        <w:pPr>
                          <w:ind w:left="714"/>
                          <w:jc w:val="both"/>
                          <w:rPr>
                            <w:rFonts w:ascii="Times New Roman" w:eastAsiaTheme="minorEastAsia" w:hAnsi="Times New Roman" w:cs="Times New Roman"/>
                            <w:color w:val="000000"/>
                            <w:sz w:val="23"/>
                            <w:szCs w:val="23"/>
                            <w:lang w:val="en-GB" w:eastAsia="zh-CN"/>
                          </w:rPr>
                        </w:pPr>
                      </w:p>
                      <w:p w14:paraId="410AB644" w14:textId="77777777" w:rsidR="000D3C6D" w:rsidRDefault="000D3C6D" w:rsidP="000D3C6D">
                        <w:pPr>
                          <w:ind w:left="714"/>
                          <w:jc w:val="both"/>
                          <w:rPr>
                            <w:rFonts w:ascii="Times New Roman" w:eastAsiaTheme="minorEastAsia" w:hAnsi="Times New Roman" w:cs="Times New Roman"/>
                            <w:color w:val="000000"/>
                            <w:sz w:val="23"/>
                            <w:szCs w:val="23"/>
                            <w:lang w:val="en-GB" w:eastAsia="zh-CN"/>
                          </w:rPr>
                        </w:pPr>
                      </w:p>
                    </w:tc>
                    <w:tc>
                      <w:tcPr>
                        <w:tcW w:w="3682" w:type="dxa"/>
                        <w:gridSpan w:val="2"/>
                        <w:tcBorders>
                          <w:top w:val="single" w:sz="4" w:space="0" w:color="auto"/>
                          <w:left w:val="single" w:sz="4" w:space="0" w:color="auto"/>
                          <w:bottom w:val="single" w:sz="4" w:space="0" w:color="auto"/>
                          <w:right w:val="single" w:sz="4" w:space="0" w:color="auto"/>
                        </w:tcBorders>
                        <w:hideMark/>
                      </w:tcPr>
                      <w:p w14:paraId="52FF20F9" w14:textId="77777777" w:rsidR="000D3C6D" w:rsidRDefault="001A4106" w:rsidP="000D3C6D">
                        <w:pPr>
                          <w:spacing w:before="120"/>
                          <w:rPr>
                            <w:rFonts w:ascii="Times New Roman" w:eastAsiaTheme="minorEastAsia" w:hAnsi="Times New Roman" w:cs="Times New Roman"/>
                            <w:sz w:val="22"/>
                            <w:szCs w:val="22"/>
                            <w:lang w:eastAsia="zh-CN"/>
                          </w:rPr>
                        </w:pPr>
                        <w:sdt>
                          <w:sdtPr>
                            <w:rPr>
                              <w:rFonts w:ascii="Times New Roman" w:eastAsiaTheme="minorEastAsia" w:hAnsi="Times New Roman" w:cs="Times New Roman"/>
                              <w:lang w:eastAsia="zh-CN"/>
                            </w:rPr>
                            <w:id w:val="-756739080"/>
                            <w14:checkbox>
                              <w14:checked w14:val="0"/>
                              <w14:checkedState w14:val="2612" w14:font="MS Gothic"/>
                              <w14:uncheckedState w14:val="2610" w14:font="MS Gothic"/>
                            </w14:checkbox>
                          </w:sdtPr>
                          <w:sdtContent>
                            <w:r w:rsidR="000D3C6D">
                              <w:rPr>
                                <w:rFonts w:ascii="Segoe UI Symbol" w:eastAsiaTheme="minorEastAsia" w:hAnsi="Segoe UI Symbol" w:cs="Segoe UI Symbol"/>
                                <w:lang w:eastAsia="zh-CN"/>
                              </w:rPr>
                              <w:t>☐</w:t>
                            </w:r>
                          </w:sdtContent>
                        </w:sdt>
                        <w:r w:rsidR="000D3C6D">
                          <w:rPr>
                            <w:rFonts w:ascii="Times New Roman" w:eastAsiaTheme="minorEastAsia" w:hAnsi="Times New Roman" w:cs="Times New Roman"/>
                            <w:lang w:eastAsia="zh-CN"/>
                          </w:rPr>
                          <w:t xml:space="preserve"> Yes</w:t>
                        </w:r>
                      </w:p>
                      <w:p w14:paraId="20A0DB3B" w14:textId="77777777" w:rsidR="000D3C6D" w:rsidRDefault="001A4106" w:rsidP="000D3C6D">
                        <w:pPr>
                          <w:rPr>
                            <w:rFonts w:ascii="Times New Roman" w:eastAsiaTheme="minorEastAsia" w:hAnsi="Times New Roman" w:cs="Times New Roman"/>
                            <w:lang w:eastAsia="zh-CN"/>
                          </w:rPr>
                        </w:pPr>
                        <w:sdt>
                          <w:sdtPr>
                            <w:rPr>
                              <w:rFonts w:ascii="Times New Roman" w:eastAsiaTheme="minorEastAsia" w:hAnsi="Times New Roman" w:cs="Times New Roman"/>
                              <w:lang w:eastAsia="zh-CN"/>
                            </w:rPr>
                            <w:id w:val="1800262237"/>
                            <w14:checkbox>
                              <w14:checked w14:val="0"/>
                              <w14:checkedState w14:val="2612" w14:font="MS Gothic"/>
                              <w14:uncheckedState w14:val="2610" w14:font="MS Gothic"/>
                            </w14:checkbox>
                          </w:sdtPr>
                          <w:sdtContent>
                            <w:r w:rsidR="000D3C6D">
                              <w:rPr>
                                <w:rFonts w:ascii="MS Gothic" w:eastAsia="MS Gothic" w:hAnsi="MS Gothic" w:cs="Times New Roman" w:hint="eastAsia"/>
                                <w:lang w:eastAsia="zh-CN"/>
                              </w:rPr>
                              <w:t>☐</w:t>
                            </w:r>
                          </w:sdtContent>
                        </w:sdt>
                        <w:r w:rsidR="000D3C6D">
                          <w:rPr>
                            <w:rFonts w:ascii="Times New Roman" w:eastAsiaTheme="minorEastAsia" w:hAnsi="Times New Roman" w:cs="Times New Roman"/>
                            <w:lang w:eastAsia="zh-CN"/>
                          </w:rPr>
                          <w:t xml:space="preserve"> No</w:t>
                        </w:r>
                      </w:p>
                      <w:p w14:paraId="56073A0D" w14:textId="77777777" w:rsidR="000D3C6D" w:rsidRDefault="001A4106" w:rsidP="000D3C6D">
                        <w:pPr>
                          <w:tabs>
                            <w:tab w:val="left" w:pos="1724"/>
                          </w:tabs>
                          <w:autoSpaceDE w:val="0"/>
                          <w:autoSpaceDN w:val="0"/>
                          <w:adjustRightInd w:val="0"/>
                          <w:ind w:left="493" w:hanging="283"/>
                          <w:rPr>
                            <w:rFonts w:ascii="Times New Roman" w:eastAsia="Calibri" w:hAnsi="Times New Roman" w:cs="Times New Roman"/>
                            <w:lang w:eastAsia="zh-CN"/>
                          </w:rPr>
                        </w:pPr>
                        <w:sdt>
                          <w:sdtPr>
                            <w:rPr>
                              <w:rFonts w:ascii="Times New Roman" w:eastAsia="Arial Unicode MS" w:hAnsi="Times New Roman" w:cs="Times New Roman"/>
                              <w:lang w:eastAsia="zh-CN"/>
                            </w:rPr>
                            <w:id w:val="-890346059"/>
                            <w14:checkbox>
                              <w14:checked w14:val="0"/>
                              <w14:checkedState w14:val="2612" w14:font="Malgun Gothic Semilight"/>
                              <w14:uncheckedState w14:val="2610" w14:font="Malgun Gothic Semilight"/>
                            </w14:checkbox>
                          </w:sdtPr>
                          <w:sdtContent>
                            <w:r w:rsidR="000D3C6D">
                              <w:rPr>
                                <w:rFonts w:ascii="Segoe UI Symbol" w:eastAsia="Arial Unicode MS" w:hAnsi="Segoe UI Symbol" w:cs="Segoe UI Symbol"/>
                                <w:lang w:eastAsia="zh-CN"/>
                              </w:rPr>
                              <w:t>☐</w:t>
                            </w:r>
                          </w:sdtContent>
                        </w:sdt>
                        <w:r w:rsidR="000D3C6D">
                          <w:rPr>
                            <w:rFonts w:ascii="Times New Roman" w:eastAsia="Calibri" w:hAnsi="Times New Roman" w:cs="Times New Roman"/>
                            <w:lang w:eastAsia="zh-CN"/>
                          </w:rPr>
                          <w:t xml:space="preserve"> Unable to understand information relevant to decision</w:t>
                        </w:r>
                      </w:p>
                      <w:p w14:paraId="6E4AF9D5" w14:textId="77777777" w:rsidR="000D3C6D" w:rsidRDefault="001A4106" w:rsidP="000D3C6D">
                        <w:pPr>
                          <w:tabs>
                            <w:tab w:val="left" w:pos="1724"/>
                          </w:tabs>
                          <w:autoSpaceDE w:val="0"/>
                          <w:autoSpaceDN w:val="0"/>
                          <w:adjustRightInd w:val="0"/>
                          <w:ind w:left="493" w:hanging="283"/>
                          <w:rPr>
                            <w:rFonts w:ascii="Times New Roman" w:eastAsia="MS Gothic" w:hAnsi="Times New Roman" w:cs="Times New Roman"/>
                            <w:lang w:eastAsia="zh-CN"/>
                          </w:rPr>
                        </w:pPr>
                        <w:sdt>
                          <w:sdtPr>
                            <w:rPr>
                              <w:rFonts w:ascii="Times New Roman" w:eastAsia="Arial Unicode MS" w:hAnsi="Times New Roman" w:cs="Times New Roman"/>
                              <w:lang w:eastAsia="zh-CN"/>
                            </w:rPr>
                            <w:id w:val="642087214"/>
                            <w14:checkbox>
                              <w14:checked w14:val="0"/>
                              <w14:checkedState w14:val="2612" w14:font="Malgun Gothic Semilight"/>
                              <w14:uncheckedState w14:val="2610" w14:font="Malgun Gothic Semilight"/>
                            </w14:checkbox>
                          </w:sdtPr>
                          <w:sdtContent>
                            <w:r w:rsidR="000D3C6D">
                              <w:rPr>
                                <w:rFonts w:ascii="Segoe UI Symbol" w:eastAsia="Arial Unicode MS" w:hAnsi="Segoe UI Symbol" w:cs="Segoe UI Symbol"/>
                                <w:lang w:eastAsia="zh-CN"/>
                              </w:rPr>
                              <w:t>☐</w:t>
                            </w:r>
                          </w:sdtContent>
                        </w:sdt>
                        <w:r w:rsidR="000D3C6D">
                          <w:rPr>
                            <w:rFonts w:ascii="Times New Roman" w:eastAsia="Calibri" w:hAnsi="Times New Roman" w:cs="Times New Roman"/>
                            <w:lang w:eastAsia="zh-CN"/>
                          </w:rPr>
                          <w:t xml:space="preserve"> Unable to retain information </w:t>
                        </w:r>
                      </w:p>
                      <w:p w14:paraId="4D5F5CE9" w14:textId="77777777" w:rsidR="000D3C6D" w:rsidRDefault="001A4106" w:rsidP="000D3C6D">
                        <w:pPr>
                          <w:tabs>
                            <w:tab w:val="left" w:pos="1724"/>
                          </w:tabs>
                          <w:autoSpaceDE w:val="0"/>
                          <w:autoSpaceDN w:val="0"/>
                          <w:adjustRightInd w:val="0"/>
                          <w:ind w:left="493" w:hanging="283"/>
                          <w:rPr>
                            <w:rFonts w:ascii="Times New Roman" w:eastAsia="Calibri" w:hAnsi="Times New Roman" w:cs="Times New Roman"/>
                            <w:lang w:eastAsia="zh-CN"/>
                          </w:rPr>
                        </w:pPr>
                        <w:sdt>
                          <w:sdtPr>
                            <w:rPr>
                              <w:rFonts w:ascii="Times New Roman" w:eastAsia="Calibri" w:hAnsi="Times New Roman" w:cs="Times New Roman"/>
                              <w:lang w:eastAsia="zh-CN"/>
                            </w:rPr>
                            <w:id w:val="1179786233"/>
                            <w14:checkbox>
                              <w14:checked w14:val="0"/>
                              <w14:checkedState w14:val="2612" w14:font="Malgun Gothic Semilight"/>
                              <w14:uncheckedState w14:val="2610" w14:font="Malgun Gothic Semilight"/>
                            </w14:checkbox>
                          </w:sdtPr>
                          <w:sdtContent>
                            <w:r w:rsidR="000D3C6D">
                              <w:rPr>
                                <w:rFonts w:ascii="Segoe UI Symbol" w:eastAsia="Malgun Gothic Semilight" w:hAnsi="Segoe UI Symbol" w:cs="Segoe UI Symbol"/>
                                <w:lang w:eastAsia="zh-CN"/>
                              </w:rPr>
                              <w:t>☐</w:t>
                            </w:r>
                          </w:sdtContent>
                        </w:sdt>
                        <w:r w:rsidR="000D3C6D">
                          <w:rPr>
                            <w:rFonts w:ascii="Times New Roman" w:eastAsia="Calibri" w:hAnsi="Times New Roman" w:cs="Times New Roman"/>
                            <w:lang w:eastAsia="zh-CN"/>
                          </w:rPr>
                          <w:t xml:space="preserve"> Unable to use or weigh information for decision making</w:t>
                        </w:r>
                      </w:p>
                      <w:p w14:paraId="5E7C2C49" w14:textId="77777777" w:rsidR="000D3C6D" w:rsidRDefault="001A4106" w:rsidP="000D3C6D">
                        <w:pPr>
                          <w:tabs>
                            <w:tab w:val="left" w:pos="1724"/>
                          </w:tabs>
                          <w:autoSpaceDE w:val="0"/>
                          <w:autoSpaceDN w:val="0"/>
                          <w:adjustRightInd w:val="0"/>
                          <w:ind w:left="493" w:hanging="283"/>
                          <w:rPr>
                            <w:rFonts w:ascii="Times New Roman" w:eastAsiaTheme="minorEastAsia" w:hAnsi="Times New Roman" w:cs="Times New Roman"/>
                            <w:lang w:eastAsia="zh-CN"/>
                          </w:rPr>
                        </w:pPr>
                        <w:sdt>
                          <w:sdtPr>
                            <w:rPr>
                              <w:rFonts w:ascii="Times New Roman" w:eastAsia="Calibri" w:hAnsi="Times New Roman" w:cs="Times New Roman"/>
                              <w:lang w:eastAsia="zh-CN"/>
                            </w:rPr>
                            <w:id w:val="1508644698"/>
                            <w14:checkbox>
                              <w14:checked w14:val="0"/>
                              <w14:checkedState w14:val="2612" w14:font="Malgun Gothic Semilight"/>
                              <w14:uncheckedState w14:val="2610" w14:font="Malgun Gothic Semilight"/>
                            </w14:checkbox>
                          </w:sdtPr>
                          <w:sdtContent>
                            <w:r w:rsidR="000D3C6D">
                              <w:rPr>
                                <w:rFonts w:ascii="Segoe UI Symbol" w:eastAsia="Malgun Gothic Semilight" w:hAnsi="Segoe UI Symbol" w:cs="Segoe UI Symbol"/>
                                <w:lang w:eastAsia="zh-CN"/>
                              </w:rPr>
                              <w:t>☐</w:t>
                            </w:r>
                          </w:sdtContent>
                        </w:sdt>
                        <w:r w:rsidR="000D3C6D">
                          <w:rPr>
                            <w:rFonts w:ascii="Times New Roman" w:eastAsia="Calibri" w:hAnsi="Times New Roman" w:cs="Times New Roman"/>
                            <w:lang w:eastAsia="zh-CN"/>
                          </w:rPr>
                          <w:t xml:space="preserve"> Unable to communicate his/her decision</w:t>
                        </w:r>
                      </w:p>
                    </w:tc>
                  </w:tr>
                  <w:tr w:rsidR="000D3C6D" w14:paraId="728B6196" w14:textId="77777777" w:rsidTr="000D3C6D">
                    <w:trPr>
                      <w:trHeight w:val="2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E3F005C" w14:textId="77777777" w:rsidR="000D3C6D" w:rsidRDefault="000D3C6D" w:rsidP="000D3C6D">
                        <w:pPr>
                          <w:spacing w:after="0" w:line="240" w:lineRule="auto"/>
                          <w:rPr>
                            <w:rFonts w:ascii="Times New Roman" w:eastAsiaTheme="minorEastAsia" w:hAnsi="Times New Roman" w:cs="Times New Roman"/>
                            <w:color w:val="000000"/>
                            <w:sz w:val="23"/>
                            <w:szCs w:val="23"/>
                            <w:lang w:val="en-GB" w:eastAsia="zh-CN"/>
                          </w:rPr>
                        </w:pPr>
                      </w:p>
                    </w:tc>
                    <w:tc>
                      <w:tcPr>
                        <w:tcW w:w="3393" w:type="dxa"/>
                        <w:tcBorders>
                          <w:top w:val="single" w:sz="4" w:space="0" w:color="auto"/>
                          <w:left w:val="single" w:sz="4" w:space="0" w:color="auto"/>
                          <w:bottom w:val="single" w:sz="4" w:space="0" w:color="auto"/>
                          <w:right w:val="single" w:sz="4" w:space="0" w:color="auto"/>
                        </w:tcBorders>
                        <w:vAlign w:val="center"/>
                      </w:tcPr>
                      <w:p w14:paraId="41FD82AB" w14:textId="77777777" w:rsidR="000D3C6D" w:rsidRDefault="000D3C6D" w:rsidP="006172E9">
                        <w:pPr>
                          <w:numPr>
                            <w:ilvl w:val="0"/>
                            <w:numId w:val="142"/>
                          </w:numPr>
                          <w:spacing w:before="0" w:after="0" w:line="240" w:lineRule="auto"/>
                          <w:jc w:val="both"/>
                          <w:rPr>
                            <w:rFonts w:ascii="Times New Roman" w:eastAsiaTheme="minorEastAsia" w:hAnsi="Times New Roman" w:cs="Times New Roman"/>
                            <w:lang w:val="en-GB" w:eastAsia="zh-CN"/>
                          </w:rPr>
                        </w:pPr>
                        <w:r>
                          <w:rPr>
                            <w:rFonts w:ascii="Times New Roman" w:eastAsiaTheme="minorEastAsia" w:hAnsi="Times New Roman" w:cs="Times New Roman"/>
                            <w:lang w:val="en-GB" w:eastAsia="zh-CN"/>
                          </w:rPr>
                          <w:t>To prohibit a person from entering and remaining in a specific area outside his/her place of residence or any other place he/she frequents; and</w:t>
                        </w:r>
                      </w:p>
                      <w:p w14:paraId="358AAB45" w14:textId="77777777" w:rsidR="000D3C6D" w:rsidRDefault="000D3C6D" w:rsidP="000D3C6D">
                        <w:pPr>
                          <w:ind w:left="714"/>
                          <w:jc w:val="both"/>
                          <w:rPr>
                            <w:rFonts w:ascii="Times New Roman" w:eastAsiaTheme="minorEastAsia" w:hAnsi="Times New Roman" w:cs="Times New Roman"/>
                            <w:lang w:val="en-GB" w:eastAsia="zh-CN"/>
                          </w:rPr>
                        </w:pPr>
                      </w:p>
                      <w:p w14:paraId="23D9450B" w14:textId="77777777" w:rsidR="000D3C6D" w:rsidRDefault="000D3C6D" w:rsidP="000D3C6D">
                        <w:pPr>
                          <w:ind w:left="714"/>
                          <w:jc w:val="both"/>
                          <w:rPr>
                            <w:rFonts w:ascii="Times New Roman" w:eastAsiaTheme="minorEastAsia" w:hAnsi="Times New Roman" w:cs="Times New Roman"/>
                            <w:lang w:val="en-GB" w:eastAsia="zh-CN"/>
                          </w:rPr>
                        </w:pPr>
                      </w:p>
                    </w:tc>
                    <w:tc>
                      <w:tcPr>
                        <w:tcW w:w="3682" w:type="dxa"/>
                        <w:gridSpan w:val="2"/>
                        <w:tcBorders>
                          <w:top w:val="single" w:sz="4" w:space="0" w:color="auto"/>
                          <w:left w:val="single" w:sz="4" w:space="0" w:color="auto"/>
                          <w:bottom w:val="single" w:sz="4" w:space="0" w:color="auto"/>
                          <w:right w:val="single" w:sz="4" w:space="0" w:color="auto"/>
                        </w:tcBorders>
                        <w:hideMark/>
                      </w:tcPr>
                      <w:p w14:paraId="613A7BB4" w14:textId="77777777" w:rsidR="000D3C6D" w:rsidRDefault="001A4106" w:rsidP="000D3C6D">
                        <w:pPr>
                          <w:spacing w:before="120"/>
                          <w:rPr>
                            <w:rFonts w:ascii="Times New Roman" w:eastAsiaTheme="minorEastAsia" w:hAnsi="Times New Roman" w:cs="Times New Roman"/>
                            <w:lang w:eastAsia="zh-CN"/>
                          </w:rPr>
                        </w:pPr>
                        <w:sdt>
                          <w:sdtPr>
                            <w:rPr>
                              <w:rFonts w:ascii="Times New Roman" w:eastAsiaTheme="minorEastAsia" w:hAnsi="Times New Roman" w:cs="Times New Roman"/>
                              <w:lang w:eastAsia="zh-CN"/>
                            </w:rPr>
                            <w:id w:val="1440874248"/>
                            <w14:checkbox>
                              <w14:checked w14:val="0"/>
                              <w14:checkedState w14:val="2612" w14:font="MS Gothic"/>
                              <w14:uncheckedState w14:val="2610" w14:font="MS Gothic"/>
                            </w14:checkbox>
                          </w:sdtPr>
                          <w:sdtContent>
                            <w:r w:rsidR="000D3C6D">
                              <w:rPr>
                                <w:rFonts w:ascii="Segoe UI Symbol" w:eastAsiaTheme="minorEastAsia" w:hAnsi="Segoe UI Symbol" w:cs="Segoe UI Symbol"/>
                                <w:lang w:eastAsia="zh-CN"/>
                              </w:rPr>
                              <w:t>☐</w:t>
                            </w:r>
                          </w:sdtContent>
                        </w:sdt>
                        <w:r w:rsidR="000D3C6D">
                          <w:rPr>
                            <w:rFonts w:ascii="Times New Roman" w:eastAsiaTheme="minorEastAsia" w:hAnsi="Times New Roman" w:cs="Times New Roman"/>
                            <w:lang w:eastAsia="zh-CN"/>
                          </w:rPr>
                          <w:t xml:space="preserve"> Yes</w:t>
                        </w:r>
                      </w:p>
                      <w:p w14:paraId="1BA897E3" w14:textId="77777777" w:rsidR="000D3C6D" w:rsidRDefault="001A4106" w:rsidP="000D3C6D">
                        <w:pPr>
                          <w:rPr>
                            <w:rFonts w:ascii="Times New Roman" w:eastAsiaTheme="minorEastAsia" w:hAnsi="Times New Roman" w:cs="Times New Roman"/>
                            <w:lang w:eastAsia="zh-CN"/>
                          </w:rPr>
                        </w:pPr>
                        <w:sdt>
                          <w:sdtPr>
                            <w:rPr>
                              <w:rFonts w:ascii="Times New Roman" w:eastAsiaTheme="minorEastAsia" w:hAnsi="Times New Roman" w:cs="Times New Roman"/>
                              <w:lang w:eastAsia="zh-CN"/>
                            </w:rPr>
                            <w:id w:val="1452824754"/>
                            <w14:checkbox>
                              <w14:checked w14:val="0"/>
                              <w14:checkedState w14:val="2612" w14:font="MS Gothic"/>
                              <w14:uncheckedState w14:val="2610" w14:font="MS Gothic"/>
                            </w14:checkbox>
                          </w:sdtPr>
                          <w:sdtContent>
                            <w:r w:rsidR="000D3C6D">
                              <w:rPr>
                                <w:rFonts w:ascii="Segoe UI Symbol" w:eastAsiaTheme="minorEastAsia" w:hAnsi="Segoe UI Symbol" w:cs="Segoe UI Symbol"/>
                                <w:lang w:eastAsia="zh-CN"/>
                              </w:rPr>
                              <w:t>☐</w:t>
                            </w:r>
                          </w:sdtContent>
                        </w:sdt>
                        <w:r w:rsidR="000D3C6D">
                          <w:rPr>
                            <w:rFonts w:ascii="Times New Roman" w:eastAsiaTheme="minorEastAsia" w:hAnsi="Times New Roman" w:cs="Times New Roman"/>
                            <w:lang w:eastAsia="zh-CN"/>
                          </w:rPr>
                          <w:t xml:space="preserve"> No</w:t>
                        </w:r>
                      </w:p>
                      <w:p w14:paraId="2DD79DBB" w14:textId="77777777" w:rsidR="000D3C6D" w:rsidRDefault="001A4106" w:rsidP="000D3C6D">
                        <w:pPr>
                          <w:tabs>
                            <w:tab w:val="left" w:pos="1724"/>
                          </w:tabs>
                          <w:autoSpaceDE w:val="0"/>
                          <w:autoSpaceDN w:val="0"/>
                          <w:adjustRightInd w:val="0"/>
                          <w:ind w:left="493" w:hanging="283"/>
                          <w:rPr>
                            <w:rFonts w:ascii="Times New Roman" w:eastAsia="Calibri" w:hAnsi="Times New Roman" w:cs="Times New Roman"/>
                            <w:lang w:eastAsia="zh-CN"/>
                          </w:rPr>
                        </w:pPr>
                        <w:sdt>
                          <w:sdtPr>
                            <w:rPr>
                              <w:rFonts w:ascii="Times New Roman" w:eastAsia="Arial Unicode MS" w:hAnsi="Times New Roman" w:cs="Times New Roman"/>
                              <w:lang w:eastAsia="zh-CN"/>
                            </w:rPr>
                            <w:id w:val="-1073660392"/>
                            <w14:checkbox>
                              <w14:checked w14:val="0"/>
                              <w14:checkedState w14:val="2612" w14:font="Malgun Gothic Semilight"/>
                              <w14:uncheckedState w14:val="2610" w14:font="Malgun Gothic Semilight"/>
                            </w14:checkbox>
                          </w:sdtPr>
                          <w:sdtContent>
                            <w:r w:rsidR="000D3C6D">
                              <w:rPr>
                                <w:rFonts w:ascii="Segoe UI Symbol" w:eastAsia="Arial Unicode MS" w:hAnsi="Segoe UI Symbol" w:cs="Segoe UI Symbol"/>
                                <w:lang w:eastAsia="zh-CN"/>
                              </w:rPr>
                              <w:t>☐</w:t>
                            </w:r>
                          </w:sdtContent>
                        </w:sdt>
                        <w:r w:rsidR="000D3C6D">
                          <w:rPr>
                            <w:rFonts w:ascii="Times New Roman" w:eastAsia="Calibri" w:hAnsi="Times New Roman" w:cs="Times New Roman"/>
                            <w:lang w:eastAsia="zh-CN"/>
                          </w:rPr>
                          <w:t xml:space="preserve"> Unable to understand information relevant to decision</w:t>
                        </w:r>
                      </w:p>
                      <w:p w14:paraId="43CAE69A" w14:textId="77777777" w:rsidR="000D3C6D" w:rsidRDefault="001A4106" w:rsidP="000D3C6D">
                        <w:pPr>
                          <w:tabs>
                            <w:tab w:val="left" w:pos="1724"/>
                          </w:tabs>
                          <w:autoSpaceDE w:val="0"/>
                          <w:autoSpaceDN w:val="0"/>
                          <w:adjustRightInd w:val="0"/>
                          <w:ind w:left="493" w:hanging="283"/>
                          <w:rPr>
                            <w:rFonts w:ascii="Times New Roman" w:eastAsia="MS Gothic" w:hAnsi="Times New Roman" w:cs="Times New Roman"/>
                            <w:lang w:eastAsia="zh-CN"/>
                          </w:rPr>
                        </w:pPr>
                        <w:sdt>
                          <w:sdtPr>
                            <w:rPr>
                              <w:rFonts w:ascii="Times New Roman" w:eastAsia="Arial Unicode MS" w:hAnsi="Times New Roman" w:cs="Times New Roman"/>
                              <w:lang w:eastAsia="zh-CN"/>
                            </w:rPr>
                            <w:id w:val="1752853680"/>
                            <w14:checkbox>
                              <w14:checked w14:val="0"/>
                              <w14:checkedState w14:val="2612" w14:font="Malgun Gothic Semilight"/>
                              <w14:uncheckedState w14:val="2610" w14:font="Malgun Gothic Semilight"/>
                            </w14:checkbox>
                          </w:sdtPr>
                          <w:sdtContent>
                            <w:r w:rsidR="000D3C6D">
                              <w:rPr>
                                <w:rFonts w:ascii="Segoe UI Symbol" w:eastAsia="Arial Unicode MS" w:hAnsi="Segoe UI Symbol" w:cs="Segoe UI Symbol"/>
                                <w:lang w:eastAsia="zh-CN"/>
                              </w:rPr>
                              <w:t>☐</w:t>
                            </w:r>
                          </w:sdtContent>
                        </w:sdt>
                        <w:r w:rsidR="000D3C6D">
                          <w:rPr>
                            <w:rFonts w:ascii="Times New Roman" w:eastAsia="Calibri" w:hAnsi="Times New Roman" w:cs="Times New Roman"/>
                            <w:lang w:eastAsia="zh-CN"/>
                          </w:rPr>
                          <w:t xml:space="preserve"> Unable to retain information </w:t>
                        </w:r>
                      </w:p>
                      <w:p w14:paraId="59FD695A" w14:textId="77777777" w:rsidR="000D3C6D" w:rsidRDefault="001A4106" w:rsidP="000D3C6D">
                        <w:pPr>
                          <w:tabs>
                            <w:tab w:val="left" w:pos="1724"/>
                          </w:tabs>
                          <w:autoSpaceDE w:val="0"/>
                          <w:autoSpaceDN w:val="0"/>
                          <w:adjustRightInd w:val="0"/>
                          <w:ind w:left="493" w:hanging="283"/>
                          <w:rPr>
                            <w:rFonts w:ascii="Times New Roman" w:eastAsia="Calibri" w:hAnsi="Times New Roman" w:cs="Times New Roman"/>
                            <w:lang w:eastAsia="zh-CN"/>
                          </w:rPr>
                        </w:pPr>
                        <w:sdt>
                          <w:sdtPr>
                            <w:rPr>
                              <w:rFonts w:ascii="Times New Roman" w:eastAsia="Calibri" w:hAnsi="Times New Roman" w:cs="Times New Roman"/>
                              <w:lang w:eastAsia="zh-CN"/>
                            </w:rPr>
                            <w:id w:val="62762676"/>
                            <w14:checkbox>
                              <w14:checked w14:val="0"/>
                              <w14:checkedState w14:val="2612" w14:font="Malgun Gothic Semilight"/>
                              <w14:uncheckedState w14:val="2610" w14:font="Malgun Gothic Semilight"/>
                            </w14:checkbox>
                          </w:sdtPr>
                          <w:sdtContent>
                            <w:r w:rsidR="000D3C6D">
                              <w:rPr>
                                <w:rFonts w:ascii="Segoe UI Symbol" w:eastAsia="Malgun Gothic Semilight" w:hAnsi="Segoe UI Symbol" w:cs="Segoe UI Symbol"/>
                                <w:lang w:eastAsia="zh-CN"/>
                              </w:rPr>
                              <w:t>☐</w:t>
                            </w:r>
                          </w:sdtContent>
                        </w:sdt>
                        <w:r w:rsidR="000D3C6D">
                          <w:rPr>
                            <w:rFonts w:ascii="Times New Roman" w:eastAsia="Calibri" w:hAnsi="Times New Roman" w:cs="Times New Roman"/>
                            <w:lang w:eastAsia="zh-CN"/>
                          </w:rPr>
                          <w:t xml:space="preserve"> Unable to use or weigh information for decision making</w:t>
                        </w:r>
                      </w:p>
                      <w:p w14:paraId="69BF7F81" w14:textId="77777777" w:rsidR="000D3C6D" w:rsidRDefault="001A4106" w:rsidP="000D3C6D">
                        <w:pPr>
                          <w:tabs>
                            <w:tab w:val="left" w:pos="1724"/>
                          </w:tabs>
                          <w:autoSpaceDE w:val="0"/>
                          <w:autoSpaceDN w:val="0"/>
                          <w:adjustRightInd w:val="0"/>
                          <w:ind w:left="493" w:hanging="283"/>
                          <w:rPr>
                            <w:rFonts w:ascii="Times New Roman" w:eastAsiaTheme="minorEastAsia" w:hAnsi="Times New Roman" w:cs="Times New Roman"/>
                            <w:lang w:eastAsia="zh-CN"/>
                          </w:rPr>
                        </w:pPr>
                        <w:sdt>
                          <w:sdtPr>
                            <w:rPr>
                              <w:rFonts w:ascii="Times New Roman" w:eastAsia="Calibri" w:hAnsi="Times New Roman" w:cs="Times New Roman"/>
                              <w:lang w:eastAsia="zh-CN"/>
                            </w:rPr>
                            <w:id w:val="-1810244224"/>
                            <w14:checkbox>
                              <w14:checked w14:val="0"/>
                              <w14:checkedState w14:val="2612" w14:font="Malgun Gothic Semilight"/>
                              <w14:uncheckedState w14:val="2610" w14:font="Malgun Gothic Semilight"/>
                            </w14:checkbox>
                          </w:sdtPr>
                          <w:sdtContent>
                            <w:r w:rsidR="000D3C6D">
                              <w:rPr>
                                <w:rFonts w:ascii="Segoe UI Symbol" w:eastAsia="Malgun Gothic Semilight" w:hAnsi="Segoe UI Symbol" w:cs="Segoe UI Symbol"/>
                                <w:lang w:eastAsia="zh-CN"/>
                              </w:rPr>
                              <w:t>☐</w:t>
                            </w:r>
                          </w:sdtContent>
                        </w:sdt>
                        <w:r w:rsidR="000D3C6D">
                          <w:rPr>
                            <w:rFonts w:ascii="Times New Roman" w:eastAsia="Calibri" w:hAnsi="Times New Roman" w:cs="Times New Roman"/>
                            <w:lang w:eastAsia="zh-CN"/>
                          </w:rPr>
                          <w:t xml:space="preserve"> Unable to communicate his/her decision</w:t>
                        </w:r>
                      </w:p>
                    </w:tc>
                  </w:tr>
                  <w:tr w:rsidR="000D3C6D" w14:paraId="4629E2DB" w14:textId="77777777" w:rsidTr="000D3C6D">
                    <w:trPr>
                      <w:trHeight w:val="2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82B9CA5" w14:textId="77777777" w:rsidR="000D3C6D" w:rsidRDefault="000D3C6D" w:rsidP="000D3C6D">
                        <w:pPr>
                          <w:spacing w:after="0" w:line="240" w:lineRule="auto"/>
                          <w:rPr>
                            <w:rFonts w:ascii="Times New Roman" w:eastAsiaTheme="minorEastAsia" w:hAnsi="Times New Roman" w:cs="Times New Roman"/>
                            <w:color w:val="000000"/>
                            <w:sz w:val="23"/>
                            <w:szCs w:val="23"/>
                            <w:lang w:val="en-GB" w:eastAsia="zh-CN"/>
                          </w:rPr>
                        </w:pPr>
                      </w:p>
                    </w:tc>
                    <w:tc>
                      <w:tcPr>
                        <w:tcW w:w="3393" w:type="dxa"/>
                        <w:tcBorders>
                          <w:top w:val="single" w:sz="4" w:space="0" w:color="auto"/>
                          <w:left w:val="single" w:sz="4" w:space="0" w:color="auto"/>
                          <w:bottom w:val="single" w:sz="4" w:space="0" w:color="auto"/>
                          <w:right w:val="single" w:sz="4" w:space="0" w:color="auto"/>
                        </w:tcBorders>
                        <w:vAlign w:val="center"/>
                      </w:tcPr>
                      <w:p w14:paraId="6C25482C" w14:textId="77777777" w:rsidR="000D3C6D" w:rsidRDefault="000D3C6D" w:rsidP="006172E9">
                        <w:pPr>
                          <w:numPr>
                            <w:ilvl w:val="0"/>
                            <w:numId w:val="142"/>
                          </w:numPr>
                          <w:spacing w:before="0" w:after="0" w:line="240" w:lineRule="auto"/>
                          <w:jc w:val="both"/>
                          <w:rPr>
                            <w:rFonts w:ascii="Times New Roman" w:eastAsiaTheme="minorEastAsia" w:hAnsi="Times New Roman" w:cs="Times New Roman"/>
                            <w:lang w:val="en-GB" w:eastAsia="zh-CN"/>
                          </w:rPr>
                        </w:pPr>
                        <w:r>
                          <w:rPr>
                            <w:rFonts w:ascii="Times New Roman" w:eastAsiaTheme="minorEastAsia" w:hAnsi="Times New Roman" w:cs="Times New Roman"/>
                            <w:lang w:val="en-GB" w:eastAsia="zh-CN"/>
                          </w:rPr>
                          <w:t>To prohibit a person from visiting or communicating with him/her; and</w:t>
                        </w:r>
                      </w:p>
                      <w:p w14:paraId="6D4E9ED7" w14:textId="77777777" w:rsidR="000D3C6D" w:rsidRDefault="000D3C6D" w:rsidP="000D3C6D">
                        <w:pPr>
                          <w:ind w:left="714"/>
                          <w:jc w:val="both"/>
                          <w:rPr>
                            <w:rFonts w:ascii="Times New Roman" w:eastAsiaTheme="minorEastAsia" w:hAnsi="Times New Roman" w:cs="Times New Roman"/>
                            <w:lang w:val="en-GB" w:eastAsia="zh-CN"/>
                          </w:rPr>
                        </w:pPr>
                      </w:p>
                      <w:p w14:paraId="7C309CCE" w14:textId="77777777" w:rsidR="000D3C6D" w:rsidRDefault="000D3C6D" w:rsidP="000D3C6D">
                        <w:pPr>
                          <w:ind w:left="714"/>
                          <w:jc w:val="both"/>
                          <w:rPr>
                            <w:rFonts w:ascii="Times New Roman" w:eastAsiaTheme="minorEastAsia" w:hAnsi="Times New Roman" w:cs="Times New Roman"/>
                            <w:lang w:val="en-GB" w:eastAsia="zh-CN"/>
                          </w:rPr>
                        </w:pPr>
                      </w:p>
                    </w:tc>
                    <w:tc>
                      <w:tcPr>
                        <w:tcW w:w="3682" w:type="dxa"/>
                        <w:gridSpan w:val="2"/>
                        <w:tcBorders>
                          <w:top w:val="single" w:sz="4" w:space="0" w:color="auto"/>
                          <w:left w:val="single" w:sz="4" w:space="0" w:color="auto"/>
                          <w:bottom w:val="single" w:sz="4" w:space="0" w:color="auto"/>
                          <w:right w:val="single" w:sz="4" w:space="0" w:color="auto"/>
                        </w:tcBorders>
                        <w:hideMark/>
                      </w:tcPr>
                      <w:p w14:paraId="6FFC9108" w14:textId="77777777" w:rsidR="000D3C6D" w:rsidRDefault="001A4106" w:rsidP="000D3C6D">
                        <w:pPr>
                          <w:rPr>
                            <w:rFonts w:ascii="Times New Roman" w:eastAsiaTheme="minorEastAsia" w:hAnsi="Times New Roman" w:cs="Times New Roman"/>
                            <w:lang w:eastAsia="zh-CN"/>
                          </w:rPr>
                        </w:pPr>
                        <w:sdt>
                          <w:sdtPr>
                            <w:rPr>
                              <w:rFonts w:ascii="Times New Roman" w:eastAsiaTheme="minorEastAsia" w:hAnsi="Times New Roman" w:cs="Times New Roman"/>
                              <w:lang w:eastAsia="zh-CN"/>
                            </w:rPr>
                            <w:id w:val="310752971"/>
                            <w14:checkbox>
                              <w14:checked w14:val="0"/>
                              <w14:checkedState w14:val="2612" w14:font="MS Gothic"/>
                              <w14:uncheckedState w14:val="2610" w14:font="MS Gothic"/>
                            </w14:checkbox>
                          </w:sdtPr>
                          <w:sdtContent>
                            <w:r w:rsidR="000D3C6D">
                              <w:rPr>
                                <w:rFonts w:ascii="Segoe UI Symbol" w:eastAsiaTheme="minorEastAsia" w:hAnsi="Segoe UI Symbol" w:cs="Segoe UI Symbol"/>
                                <w:lang w:eastAsia="zh-CN"/>
                              </w:rPr>
                              <w:t>☐</w:t>
                            </w:r>
                          </w:sdtContent>
                        </w:sdt>
                        <w:r w:rsidR="000D3C6D">
                          <w:rPr>
                            <w:rFonts w:ascii="Times New Roman" w:eastAsiaTheme="minorEastAsia" w:hAnsi="Times New Roman" w:cs="Times New Roman"/>
                            <w:lang w:eastAsia="zh-CN"/>
                          </w:rPr>
                          <w:t xml:space="preserve"> Yes</w:t>
                        </w:r>
                      </w:p>
                      <w:p w14:paraId="4754C609" w14:textId="77777777" w:rsidR="000D3C6D" w:rsidRDefault="001A4106" w:rsidP="000D3C6D">
                        <w:pPr>
                          <w:rPr>
                            <w:rFonts w:ascii="Times New Roman" w:eastAsiaTheme="minorEastAsia" w:hAnsi="Times New Roman" w:cs="Times New Roman"/>
                            <w:lang w:eastAsia="zh-CN"/>
                          </w:rPr>
                        </w:pPr>
                        <w:sdt>
                          <w:sdtPr>
                            <w:rPr>
                              <w:rFonts w:ascii="Times New Roman" w:eastAsiaTheme="minorEastAsia" w:hAnsi="Times New Roman" w:cs="Times New Roman"/>
                              <w:lang w:eastAsia="zh-CN"/>
                            </w:rPr>
                            <w:id w:val="-476145870"/>
                            <w14:checkbox>
                              <w14:checked w14:val="0"/>
                              <w14:checkedState w14:val="2612" w14:font="MS Gothic"/>
                              <w14:uncheckedState w14:val="2610" w14:font="MS Gothic"/>
                            </w14:checkbox>
                          </w:sdtPr>
                          <w:sdtContent>
                            <w:r w:rsidR="000D3C6D">
                              <w:rPr>
                                <w:rFonts w:ascii="Segoe UI Symbol" w:eastAsiaTheme="minorEastAsia" w:hAnsi="Segoe UI Symbol" w:cs="Segoe UI Symbol"/>
                                <w:lang w:eastAsia="zh-CN"/>
                              </w:rPr>
                              <w:t>☐</w:t>
                            </w:r>
                          </w:sdtContent>
                        </w:sdt>
                        <w:r w:rsidR="000D3C6D">
                          <w:rPr>
                            <w:rFonts w:ascii="Times New Roman" w:eastAsiaTheme="minorEastAsia" w:hAnsi="Times New Roman" w:cs="Times New Roman"/>
                            <w:lang w:eastAsia="zh-CN"/>
                          </w:rPr>
                          <w:t xml:space="preserve"> No</w:t>
                        </w:r>
                      </w:p>
                      <w:p w14:paraId="1A3E10ED" w14:textId="77777777" w:rsidR="000D3C6D" w:rsidRDefault="001A4106" w:rsidP="000D3C6D">
                        <w:pPr>
                          <w:tabs>
                            <w:tab w:val="left" w:pos="1724"/>
                          </w:tabs>
                          <w:autoSpaceDE w:val="0"/>
                          <w:autoSpaceDN w:val="0"/>
                          <w:adjustRightInd w:val="0"/>
                          <w:ind w:left="493" w:hanging="283"/>
                          <w:rPr>
                            <w:rFonts w:ascii="Times New Roman" w:eastAsia="Calibri" w:hAnsi="Times New Roman" w:cs="Times New Roman"/>
                            <w:lang w:eastAsia="zh-CN"/>
                          </w:rPr>
                        </w:pPr>
                        <w:sdt>
                          <w:sdtPr>
                            <w:rPr>
                              <w:rFonts w:ascii="Times New Roman" w:eastAsia="Arial Unicode MS" w:hAnsi="Times New Roman" w:cs="Times New Roman"/>
                              <w:lang w:eastAsia="zh-CN"/>
                            </w:rPr>
                            <w:id w:val="1589420098"/>
                            <w14:checkbox>
                              <w14:checked w14:val="0"/>
                              <w14:checkedState w14:val="2612" w14:font="Malgun Gothic Semilight"/>
                              <w14:uncheckedState w14:val="2610" w14:font="Malgun Gothic Semilight"/>
                            </w14:checkbox>
                          </w:sdtPr>
                          <w:sdtContent>
                            <w:r w:rsidR="000D3C6D">
                              <w:rPr>
                                <w:rFonts w:ascii="Segoe UI Symbol" w:eastAsia="Arial Unicode MS" w:hAnsi="Segoe UI Symbol" w:cs="Segoe UI Symbol"/>
                                <w:lang w:eastAsia="zh-CN"/>
                              </w:rPr>
                              <w:t>☐</w:t>
                            </w:r>
                          </w:sdtContent>
                        </w:sdt>
                        <w:r w:rsidR="000D3C6D">
                          <w:rPr>
                            <w:rFonts w:ascii="Times New Roman" w:eastAsia="Calibri" w:hAnsi="Times New Roman" w:cs="Times New Roman"/>
                            <w:lang w:eastAsia="zh-CN"/>
                          </w:rPr>
                          <w:t xml:space="preserve"> Unable to understand information relevant to decision</w:t>
                        </w:r>
                      </w:p>
                      <w:p w14:paraId="5A1C1CC7" w14:textId="77777777" w:rsidR="000D3C6D" w:rsidRDefault="001A4106" w:rsidP="000D3C6D">
                        <w:pPr>
                          <w:tabs>
                            <w:tab w:val="left" w:pos="1724"/>
                          </w:tabs>
                          <w:autoSpaceDE w:val="0"/>
                          <w:autoSpaceDN w:val="0"/>
                          <w:adjustRightInd w:val="0"/>
                          <w:ind w:left="493" w:hanging="283"/>
                          <w:rPr>
                            <w:rFonts w:ascii="Times New Roman" w:eastAsia="MS Gothic" w:hAnsi="Times New Roman" w:cs="Times New Roman"/>
                            <w:lang w:eastAsia="zh-CN"/>
                          </w:rPr>
                        </w:pPr>
                        <w:sdt>
                          <w:sdtPr>
                            <w:rPr>
                              <w:rFonts w:ascii="Times New Roman" w:eastAsia="Arial Unicode MS" w:hAnsi="Times New Roman" w:cs="Times New Roman"/>
                              <w:lang w:eastAsia="zh-CN"/>
                            </w:rPr>
                            <w:id w:val="1790476531"/>
                            <w14:checkbox>
                              <w14:checked w14:val="0"/>
                              <w14:checkedState w14:val="2612" w14:font="Malgun Gothic Semilight"/>
                              <w14:uncheckedState w14:val="2610" w14:font="Malgun Gothic Semilight"/>
                            </w14:checkbox>
                          </w:sdtPr>
                          <w:sdtContent>
                            <w:r w:rsidR="000D3C6D">
                              <w:rPr>
                                <w:rFonts w:ascii="Segoe UI Symbol" w:eastAsia="Arial Unicode MS" w:hAnsi="Segoe UI Symbol" w:cs="Segoe UI Symbol"/>
                                <w:lang w:eastAsia="zh-CN"/>
                              </w:rPr>
                              <w:t>☐</w:t>
                            </w:r>
                          </w:sdtContent>
                        </w:sdt>
                        <w:r w:rsidR="000D3C6D">
                          <w:rPr>
                            <w:rFonts w:ascii="Times New Roman" w:eastAsia="Calibri" w:hAnsi="Times New Roman" w:cs="Times New Roman"/>
                            <w:lang w:eastAsia="zh-CN"/>
                          </w:rPr>
                          <w:t xml:space="preserve"> Unable to retain information </w:t>
                        </w:r>
                      </w:p>
                      <w:p w14:paraId="0388DF7B" w14:textId="77777777" w:rsidR="000D3C6D" w:rsidRDefault="001A4106" w:rsidP="000D3C6D">
                        <w:pPr>
                          <w:tabs>
                            <w:tab w:val="left" w:pos="1724"/>
                          </w:tabs>
                          <w:autoSpaceDE w:val="0"/>
                          <w:autoSpaceDN w:val="0"/>
                          <w:adjustRightInd w:val="0"/>
                          <w:ind w:left="493" w:hanging="283"/>
                          <w:rPr>
                            <w:rFonts w:ascii="Times New Roman" w:eastAsia="Calibri" w:hAnsi="Times New Roman" w:cs="Times New Roman"/>
                            <w:lang w:eastAsia="zh-CN"/>
                          </w:rPr>
                        </w:pPr>
                        <w:sdt>
                          <w:sdtPr>
                            <w:rPr>
                              <w:rFonts w:ascii="Times New Roman" w:eastAsia="Calibri" w:hAnsi="Times New Roman" w:cs="Times New Roman"/>
                              <w:lang w:eastAsia="zh-CN"/>
                            </w:rPr>
                            <w:id w:val="995294566"/>
                            <w14:checkbox>
                              <w14:checked w14:val="0"/>
                              <w14:checkedState w14:val="2612" w14:font="Malgun Gothic Semilight"/>
                              <w14:uncheckedState w14:val="2610" w14:font="Malgun Gothic Semilight"/>
                            </w14:checkbox>
                          </w:sdtPr>
                          <w:sdtContent>
                            <w:r w:rsidR="000D3C6D">
                              <w:rPr>
                                <w:rFonts w:ascii="Segoe UI Symbol" w:eastAsia="Malgun Gothic Semilight" w:hAnsi="Segoe UI Symbol" w:cs="Segoe UI Symbol"/>
                                <w:lang w:eastAsia="zh-CN"/>
                              </w:rPr>
                              <w:t>☐</w:t>
                            </w:r>
                          </w:sdtContent>
                        </w:sdt>
                        <w:r w:rsidR="000D3C6D">
                          <w:rPr>
                            <w:rFonts w:ascii="Times New Roman" w:eastAsia="Calibri" w:hAnsi="Times New Roman" w:cs="Times New Roman"/>
                            <w:lang w:eastAsia="zh-CN"/>
                          </w:rPr>
                          <w:t xml:space="preserve"> Unable to use or weigh information for decision making</w:t>
                        </w:r>
                      </w:p>
                      <w:p w14:paraId="34F2155A" w14:textId="77777777" w:rsidR="000D3C6D" w:rsidRDefault="001A4106" w:rsidP="000D3C6D">
                        <w:pPr>
                          <w:tabs>
                            <w:tab w:val="left" w:pos="1724"/>
                          </w:tabs>
                          <w:autoSpaceDE w:val="0"/>
                          <w:autoSpaceDN w:val="0"/>
                          <w:adjustRightInd w:val="0"/>
                          <w:ind w:left="493" w:hanging="283"/>
                          <w:rPr>
                            <w:rFonts w:ascii="Times New Roman" w:eastAsiaTheme="minorEastAsia" w:hAnsi="Times New Roman" w:cs="Times New Roman"/>
                            <w:lang w:eastAsia="zh-CN"/>
                          </w:rPr>
                        </w:pPr>
                        <w:sdt>
                          <w:sdtPr>
                            <w:rPr>
                              <w:rFonts w:ascii="Times New Roman" w:eastAsia="Calibri" w:hAnsi="Times New Roman" w:cs="Times New Roman"/>
                              <w:lang w:eastAsia="zh-CN"/>
                            </w:rPr>
                            <w:id w:val="-1335601323"/>
                            <w14:checkbox>
                              <w14:checked w14:val="0"/>
                              <w14:checkedState w14:val="2612" w14:font="Malgun Gothic Semilight"/>
                              <w14:uncheckedState w14:val="2610" w14:font="Malgun Gothic Semilight"/>
                            </w14:checkbox>
                          </w:sdtPr>
                          <w:sdtContent>
                            <w:r w:rsidR="000D3C6D">
                              <w:rPr>
                                <w:rFonts w:ascii="Segoe UI Symbol" w:eastAsia="Malgun Gothic Semilight" w:hAnsi="Segoe UI Symbol" w:cs="Segoe UI Symbol"/>
                                <w:lang w:eastAsia="zh-CN"/>
                              </w:rPr>
                              <w:t>☐</w:t>
                            </w:r>
                          </w:sdtContent>
                        </w:sdt>
                        <w:r w:rsidR="000D3C6D">
                          <w:rPr>
                            <w:rFonts w:ascii="Times New Roman" w:eastAsia="Calibri" w:hAnsi="Times New Roman" w:cs="Times New Roman"/>
                            <w:lang w:eastAsia="zh-CN"/>
                          </w:rPr>
                          <w:t xml:space="preserve"> Unable to communicate his/her decision</w:t>
                        </w:r>
                      </w:p>
                    </w:tc>
                  </w:tr>
                  <w:tr w:rsidR="000D3C6D" w14:paraId="1ECCE756" w14:textId="77777777" w:rsidTr="000D3C6D">
                    <w:trPr>
                      <w:trHeight w:val="20"/>
                    </w:trPr>
                    <w:tc>
                      <w:tcPr>
                        <w:tcW w:w="153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4FF0B822" w14:textId="77777777" w:rsidR="000D3C6D" w:rsidRDefault="000D3C6D" w:rsidP="000D3C6D">
                        <w:pPr>
                          <w:rPr>
                            <w:rFonts w:ascii="Times New Roman" w:eastAsiaTheme="minorEastAsia" w:hAnsi="Times New Roman" w:cs="Times New Roman"/>
                            <w:b/>
                            <w:lang w:eastAsia="zh-CN"/>
                          </w:rPr>
                        </w:pPr>
                      </w:p>
                    </w:tc>
                    <w:tc>
                      <w:tcPr>
                        <w:tcW w:w="3393" w:type="dxa"/>
                        <w:tcBorders>
                          <w:top w:val="single" w:sz="4" w:space="0" w:color="auto"/>
                          <w:left w:val="single" w:sz="4" w:space="0" w:color="auto"/>
                          <w:bottom w:val="single" w:sz="4" w:space="0" w:color="auto"/>
                          <w:right w:val="single" w:sz="4" w:space="0" w:color="auto"/>
                        </w:tcBorders>
                        <w:vAlign w:val="center"/>
                      </w:tcPr>
                      <w:p w14:paraId="60D4E29E" w14:textId="77777777" w:rsidR="000D3C6D" w:rsidRDefault="000D3C6D" w:rsidP="006172E9">
                        <w:pPr>
                          <w:pStyle w:val="ListParagraph"/>
                          <w:numPr>
                            <w:ilvl w:val="0"/>
                            <w:numId w:val="142"/>
                          </w:numPr>
                          <w:spacing w:before="60"/>
                          <w:contextualSpacing/>
                          <w:rPr>
                            <w:rFonts w:eastAsiaTheme="minorEastAsia"/>
                            <w:lang w:val="en-GB" w:eastAsia="en-US"/>
                          </w:rPr>
                        </w:pPr>
                        <w:r>
                          <w:rPr>
                            <w:rFonts w:eastAsiaTheme="minorEastAsia"/>
                            <w:lang w:val="en-GB"/>
                          </w:rPr>
                          <w:t>To be required to attend counselling or any other court directed programmes</w:t>
                        </w:r>
                      </w:p>
                      <w:p w14:paraId="6206A150" w14:textId="77777777" w:rsidR="000D3C6D" w:rsidRDefault="000D3C6D" w:rsidP="000D3C6D">
                        <w:pPr>
                          <w:spacing w:after="0" w:line="240" w:lineRule="auto"/>
                          <w:ind w:left="720"/>
                          <w:jc w:val="both"/>
                          <w:rPr>
                            <w:rFonts w:ascii="Times New Roman" w:eastAsiaTheme="minorEastAsia" w:hAnsi="Times New Roman" w:cs="Times New Roman"/>
                            <w:lang w:val="en-GB" w:eastAsia="zh-CN"/>
                          </w:rPr>
                        </w:pPr>
                      </w:p>
                    </w:tc>
                    <w:tc>
                      <w:tcPr>
                        <w:tcW w:w="3682" w:type="dxa"/>
                        <w:gridSpan w:val="2"/>
                        <w:tcBorders>
                          <w:top w:val="single" w:sz="4" w:space="0" w:color="auto"/>
                          <w:left w:val="single" w:sz="4" w:space="0" w:color="auto"/>
                          <w:bottom w:val="single" w:sz="4" w:space="0" w:color="auto"/>
                          <w:right w:val="single" w:sz="4" w:space="0" w:color="auto"/>
                        </w:tcBorders>
                        <w:hideMark/>
                      </w:tcPr>
                      <w:p w14:paraId="336752B4" w14:textId="77777777" w:rsidR="000D3C6D" w:rsidRDefault="001A4106" w:rsidP="000D3C6D">
                        <w:pPr>
                          <w:rPr>
                            <w:rFonts w:ascii="Times New Roman" w:eastAsiaTheme="minorEastAsia" w:hAnsi="Times New Roman" w:cs="Times New Roman"/>
                            <w:lang w:eastAsia="zh-CN"/>
                          </w:rPr>
                        </w:pPr>
                        <w:sdt>
                          <w:sdtPr>
                            <w:rPr>
                              <w:rFonts w:ascii="Times New Roman" w:eastAsiaTheme="minorEastAsia" w:hAnsi="Times New Roman" w:cs="Times New Roman"/>
                              <w:lang w:eastAsia="zh-CN"/>
                            </w:rPr>
                            <w:id w:val="-334388674"/>
                            <w14:checkbox>
                              <w14:checked w14:val="0"/>
                              <w14:checkedState w14:val="2612" w14:font="MS Gothic"/>
                              <w14:uncheckedState w14:val="2610" w14:font="MS Gothic"/>
                            </w14:checkbox>
                          </w:sdtPr>
                          <w:sdtContent>
                            <w:r w:rsidR="000D3C6D">
                              <w:rPr>
                                <w:rFonts w:ascii="Segoe UI Symbol" w:eastAsiaTheme="minorEastAsia" w:hAnsi="Segoe UI Symbol" w:cs="Segoe UI Symbol"/>
                                <w:lang w:eastAsia="zh-CN"/>
                              </w:rPr>
                              <w:t>☐</w:t>
                            </w:r>
                          </w:sdtContent>
                        </w:sdt>
                        <w:r w:rsidR="000D3C6D">
                          <w:rPr>
                            <w:rFonts w:ascii="Times New Roman" w:eastAsiaTheme="minorEastAsia" w:hAnsi="Times New Roman" w:cs="Times New Roman"/>
                            <w:lang w:eastAsia="zh-CN"/>
                          </w:rPr>
                          <w:t xml:space="preserve"> Yes</w:t>
                        </w:r>
                      </w:p>
                      <w:p w14:paraId="1DDC98A9" w14:textId="77777777" w:rsidR="000D3C6D" w:rsidRDefault="001A4106" w:rsidP="000D3C6D">
                        <w:pPr>
                          <w:rPr>
                            <w:rFonts w:ascii="Times New Roman" w:eastAsiaTheme="minorEastAsia" w:hAnsi="Times New Roman" w:cs="Times New Roman"/>
                            <w:lang w:eastAsia="zh-CN"/>
                          </w:rPr>
                        </w:pPr>
                        <w:sdt>
                          <w:sdtPr>
                            <w:rPr>
                              <w:rFonts w:ascii="Times New Roman" w:eastAsiaTheme="minorEastAsia" w:hAnsi="Times New Roman" w:cs="Times New Roman"/>
                              <w:lang w:eastAsia="zh-CN"/>
                            </w:rPr>
                            <w:id w:val="-1840223131"/>
                            <w14:checkbox>
                              <w14:checked w14:val="0"/>
                              <w14:checkedState w14:val="2612" w14:font="MS Gothic"/>
                              <w14:uncheckedState w14:val="2610" w14:font="MS Gothic"/>
                            </w14:checkbox>
                          </w:sdtPr>
                          <w:sdtContent>
                            <w:r w:rsidR="000D3C6D">
                              <w:rPr>
                                <w:rFonts w:ascii="Segoe UI Symbol" w:eastAsiaTheme="minorEastAsia" w:hAnsi="Segoe UI Symbol" w:cs="Segoe UI Symbol"/>
                                <w:lang w:eastAsia="zh-CN"/>
                              </w:rPr>
                              <w:t>☐</w:t>
                            </w:r>
                          </w:sdtContent>
                        </w:sdt>
                        <w:r w:rsidR="000D3C6D">
                          <w:rPr>
                            <w:rFonts w:ascii="Times New Roman" w:eastAsiaTheme="minorEastAsia" w:hAnsi="Times New Roman" w:cs="Times New Roman"/>
                            <w:lang w:eastAsia="zh-CN"/>
                          </w:rPr>
                          <w:t xml:space="preserve"> No</w:t>
                        </w:r>
                      </w:p>
                      <w:p w14:paraId="32D959FF" w14:textId="77777777" w:rsidR="000D3C6D" w:rsidRDefault="001A4106" w:rsidP="000D3C6D">
                        <w:pPr>
                          <w:tabs>
                            <w:tab w:val="left" w:pos="1724"/>
                          </w:tabs>
                          <w:autoSpaceDE w:val="0"/>
                          <w:autoSpaceDN w:val="0"/>
                          <w:adjustRightInd w:val="0"/>
                          <w:ind w:left="493" w:hanging="283"/>
                          <w:rPr>
                            <w:rFonts w:ascii="Times New Roman" w:eastAsia="Calibri" w:hAnsi="Times New Roman" w:cs="Times New Roman"/>
                            <w:lang w:eastAsia="zh-CN"/>
                          </w:rPr>
                        </w:pPr>
                        <w:sdt>
                          <w:sdtPr>
                            <w:rPr>
                              <w:rFonts w:ascii="Times New Roman" w:eastAsia="Arial Unicode MS" w:hAnsi="Times New Roman" w:cs="Times New Roman"/>
                              <w:lang w:eastAsia="zh-CN"/>
                            </w:rPr>
                            <w:id w:val="-1432738146"/>
                            <w14:checkbox>
                              <w14:checked w14:val="0"/>
                              <w14:checkedState w14:val="2612" w14:font="Malgun Gothic Semilight"/>
                              <w14:uncheckedState w14:val="2610" w14:font="Malgun Gothic Semilight"/>
                            </w14:checkbox>
                          </w:sdtPr>
                          <w:sdtContent>
                            <w:r w:rsidR="000D3C6D">
                              <w:rPr>
                                <w:rFonts w:ascii="Segoe UI Symbol" w:eastAsia="Arial Unicode MS" w:hAnsi="Segoe UI Symbol" w:cs="Segoe UI Symbol"/>
                                <w:lang w:eastAsia="zh-CN"/>
                              </w:rPr>
                              <w:t>☐</w:t>
                            </w:r>
                          </w:sdtContent>
                        </w:sdt>
                        <w:r w:rsidR="000D3C6D">
                          <w:rPr>
                            <w:rFonts w:ascii="Times New Roman" w:eastAsia="Calibri" w:hAnsi="Times New Roman" w:cs="Times New Roman"/>
                            <w:lang w:eastAsia="zh-CN"/>
                          </w:rPr>
                          <w:t xml:space="preserve"> Unable to understand information relevant to decision</w:t>
                        </w:r>
                      </w:p>
                      <w:p w14:paraId="575E53DE" w14:textId="77777777" w:rsidR="000D3C6D" w:rsidRDefault="001A4106" w:rsidP="000D3C6D">
                        <w:pPr>
                          <w:tabs>
                            <w:tab w:val="left" w:pos="1724"/>
                          </w:tabs>
                          <w:autoSpaceDE w:val="0"/>
                          <w:autoSpaceDN w:val="0"/>
                          <w:adjustRightInd w:val="0"/>
                          <w:ind w:left="493" w:hanging="283"/>
                          <w:rPr>
                            <w:rFonts w:ascii="Times New Roman" w:eastAsia="MS Gothic" w:hAnsi="Times New Roman" w:cs="Times New Roman"/>
                            <w:lang w:eastAsia="zh-CN"/>
                          </w:rPr>
                        </w:pPr>
                        <w:sdt>
                          <w:sdtPr>
                            <w:rPr>
                              <w:rFonts w:ascii="Times New Roman" w:eastAsia="Arial Unicode MS" w:hAnsi="Times New Roman" w:cs="Times New Roman"/>
                              <w:lang w:eastAsia="zh-CN"/>
                            </w:rPr>
                            <w:id w:val="-1096707364"/>
                            <w14:checkbox>
                              <w14:checked w14:val="0"/>
                              <w14:checkedState w14:val="2612" w14:font="Malgun Gothic Semilight"/>
                              <w14:uncheckedState w14:val="2610" w14:font="Malgun Gothic Semilight"/>
                            </w14:checkbox>
                          </w:sdtPr>
                          <w:sdtContent>
                            <w:r w:rsidR="000D3C6D">
                              <w:rPr>
                                <w:rFonts w:ascii="Segoe UI Symbol" w:eastAsia="Arial Unicode MS" w:hAnsi="Segoe UI Symbol" w:cs="Segoe UI Symbol"/>
                                <w:lang w:eastAsia="zh-CN"/>
                              </w:rPr>
                              <w:t>☐</w:t>
                            </w:r>
                          </w:sdtContent>
                        </w:sdt>
                        <w:r w:rsidR="000D3C6D">
                          <w:rPr>
                            <w:rFonts w:ascii="Times New Roman" w:eastAsia="Calibri" w:hAnsi="Times New Roman" w:cs="Times New Roman"/>
                            <w:lang w:eastAsia="zh-CN"/>
                          </w:rPr>
                          <w:t xml:space="preserve"> Unable to retain information </w:t>
                        </w:r>
                      </w:p>
                      <w:p w14:paraId="58C44962" w14:textId="77777777" w:rsidR="000D3C6D" w:rsidRDefault="001A4106" w:rsidP="000D3C6D">
                        <w:pPr>
                          <w:tabs>
                            <w:tab w:val="left" w:pos="1724"/>
                          </w:tabs>
                          <w:autoSpaceDE w:val="0"/>
                          <w:autoSpaceDN w:val="0"/>
                          <w:adjustRightInd w:val="0"/>
                          <w:ind w:left="493" w:hanging="283"/>
                          <w:rPr>
                            <w:rFonts w:ascii="Times New Roman" w:eastAsia="Calibri" w:hAnsi="Times New Roman" w:cs="Times New Roman"/>
                            <w:lang w:eastAsia="zh-CN"/>
                          </w:rPr>
                        </w:pPr>
                        <w:sdt>
                          <w:sdtPr>
                            <w:rPr>
                              <w:rFonts w:ascii="Times New Roman" w:eastAsia="Calibri" w:hAnsi="Times New Roman" w:cs="Times New Roman"/>
                              <w:lang w:eastAsia="zh-CN"/>
                            </w:rPr>
                            <w:id w:val="1560203628"/>
                            <w14:checkbox>
                              <w14:checked w14:val="0"/>
                              <w14:checkedState w14:val="2612" w14:font="Malgun Gothic Semilight"/>
                              <w14:uncheckedState w14:val="2610" w14:font="Malgun Gothic Semilight"/>
                            </w14:checkbox>
                          </w:sdtPr>
                          <w:sdtContent>
                            <w:r w:rsidR="000D3C6D">
                              <w:rPr>
                                <w:rFonts w:ascii="Segoe UI Symbol" w:eastAsia="Malgun Gothic Semilight" w:hAnsi="Segoe UI Symbol" w:cs="Segoe UI Symbol"/>
                                <w:lang w:eastAsia="zh-CN"/>
                              </w:rPr>
                              <w:t>☐</w:t>
                            </w:r>
                          </w:sdtContent>
                        </w:sdt>
                        <w:r w:rsidR="000D3C6D">
                          <w:rPr>
                            <w:rFonts w:ascii="Times New Roman" w:eastAsia="Calibri" w:hAnsi="Times New Roman" w:cs="Times New Roman"/>
                            <w:lang w:eastAsia="zh-CN"/>
                          </w:rPr>
                          <w:t xml:space="preserve"> Unable to use or weigh information for decision making</w:t>
                        </w:r>
                      </w:p>
                      <w:p w14:paraId="7D40175B" w14:textId="77777777" w:rsidR="000D3C6D" w:rsidRDefault="001A4106" w:rsidP="000D3C6D">
                        <w:pPr>
                          <w:ind w:left="493" w:hanging="283"/>
                          <w:rPr>
                            <w:rFonts w:ascii="Times New Roman" w:eastAsiaTheme="minorEastAsia" w:hAnsi="Times New Roman" w:cs="Times New Roman"/>
                            <w:lang w:eastAsia="zh-CN"/>
                          </w:rPr>
                        </w:pPr>
                        <w:sdt>
                          <w:sdtPr>
                            <w:rPr>
                              <w:rFonts w:ascii="Times New Roman" w:eastAsia="Calibri" w:hAnsi="Times New Roman" w:cs="Times New Roman"/>
                              <w:lang w:eastAsia="zh-CN"/>
                            </w:rPr>
                            <w:id w:val="-1781487560"/>
                            <w14:checkbox>
                              <w14:checked w14:val="0"/>
                              <w14:checkedState w14:val="2612" w14:font="Malgun Gothic Semilight"/>
                              <w14:uncheckedState w14:val="2610" w14:font="Malgun Gothic Semilight"/>
                            </w14:checkbox>
                          </w:sdtPr>
                          <w:sdtContent>
                            <w:r w:rsidR="000D3C6D">
                              <w:rPr>
                                <w:rFonts w:ascii="Segoe UI Symbol" w:eastAsia="Malgun Gothic Semilight" w:hAnsi="Segoe UI Symbol" w:cs="Segoe UI Symbol"/>
                                <w:lang w:eastAsia="zh-CN"/>
                              </w:rPr>
                              <w:t>☐</w:t>
                            </w:r>
                          </w:sdtContent>
                        </w:sdt>
                        <w:r w:rsidR="000D3C6D">
                          <w:rPr>
                            <w:rFonts w:ascii="Times New Roman" w:eastAsia="Calibri" w:hAnsi="Times New Roman" w:cs="Times New Roman"/>
                            <w:lang w:eastAsia="zh-CN"/>
                          </w:rPr>
                          <w:t xml:space="preserve"> Unable to communicate his/her decision</w:t>
                        </w:r>
                      </w:p>
                    </w:tc>
                  </w:tr>
                  <w:tr w:rsidR="000D3C6D" w14:paraId="395495FD" w14:textId="77777777" w:rsidTr="000D3C6D">
                    <w:trPr>
                      <w:trHeight w:val="20"/>
                    </w:trPr>
                    <w:tc>
                      <w:tcPr>
                        <w:tcW w:w="153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35D389A9" w14:textId="77777777" w:rsidR="000D3C6D" w:rsidRDefault="000D3C6D" w:rsidP="000D3C6D">
                        <w:pPr>
                          <w:rPr>
                            <w:rFonts w:ascii="Times New Roman" w:eastAsiaTheme="minorEastAsia" w:hAnsi="Times New Roman" w:cs="Times New Roman"/>
                            <w:b/>
                            <w:lang w:eastAsia="zh-CN"/>
                          </w:rPr>
                        </w:pPr>
                      </w:p>
                    </w:tc>
                    <w:tc>
                      <w:tcPr>
                        <w:tcW w:w="3393" w:type="dxa"/>
                        <w:tcBorders>
                          <w:top w:val="single" w:sz="4" w:space="0" w:color="auto"/>
                          <w:left w:val="single" w:sz="4" w:space="0" w:color="auto"/>
                          <w:bottom w:val="single" w:sz="4" w:space="0" w:color="auto"/>
                          <w:right w:val="single" w:sz="4" w:space="0" w:color="auto"/>
                        </w:tcBorders>
                        <w:vAlign w:val="center"/>
                      </w:tcPr>
                      <w:p w14:paraId="0F54F3CF" w14:textId="77777777" w:rsidR="000D3C6D" w:rsidRDefault="000D3C6D" w:rsidP="006172E9">
                        <w:pPr>
                          <w:numPr>
                            <w:ilvl w:val="0"/>
                            <w:numId w:val="142"/>
                          </w:numPr>
                          <w:spacing w:before="0" w:after="0" w:line="240" w:lineRule="auto"/>
                          <w:jc w:val="both"/>
                          <w:rPr>
                            <w:rFonts w:ascii="Times New Roman" w:eastAsiaTheme="minorEastAsia" w:hAnsi="Times New Roman" w:cs="Times New Roman"/>
                            <w:lang w:val="en-GB" w:eastAsia="zh-CN"/>
                          </w:rPr>
                        </w:pPr>
                        <w:r>
                          <w:rPr>
                            <w:rFonts w:ascii="Times New Roman" w:eastAsiaTheme="minorEastAsia" w:hAnsi="Times New Roman" w:cs="Times New Roman"/>
                            <w:lang w:val="en-GB" w:eastAsia="zh-CN"/>
                          </w:rPr>
                          <w:t xml:space="preserve">To be placed under the custody, </w:t>
                        </w:r>
                        <w:proofErr w:type="gramStart"/>
                        <w:r>
                          <w:rPr>
                            <w:rFonts w:ascii="Times New Roman" w:eastAsiaTheme="minorEastAsia" w:hAnsi="Times New Roman" w:cs="Times New Roman"/>
                            <w:lang w:val="en-GB" w:eastAsia="zh-CN"/>
                          </w:rPr>
                          <w:t>charge</w:t>
                        </w:r>
                        <w:proofErr w:type="gramEnd"/>
                        <w:r>
                          <w:rPr>
                            <w:rFonts w:ascii="Times New Roman" w:eastAsiaTheme="minorEastAsia" w:hAnsi="Times New Roman" w:cs="Times New Roman"/>
                            <w:lang w:val="en-GB" w:eastAsia="zh-CN"/>
                          </w:rPr>
                          <w:t xml:space="preserve"> and care of the Director</w:t>
                        </w:r>
                        <w:ins w:id="11" w:author="Aziziyah MD HAMBALI (FJCOURTS)" w:date="2020-04-24T16:15:00Z">
                          <w:r>
                            <w:rPr>
                              <w:rFonts w:ascii="Times New Roman" w:eastAsiaTheme="minorEastAsia" w:hAnsi="Times New Roman" w:cs="Times New Roman"/>
                              <w:lang w:val="en-GB" w:eastAsia="zh-CN"/>
                            </w:rPr>
                            <w:t>-General</w:t>
                          </w:r>
                        </w:ins>
                        <w:r>
                          <w:rPr>
                            <w:rFonts w:ascii="Times New Roman" w:eastAsiaTheme="minorEastAsia" w:hAnsi="Times New Roman" w:cs="Times New Roman"/>
                            <w:lang w:val="en-GB" w:eastAsia="zh-CN"/>
                          </w:rPr>
                          <w:t xml:space="preserve"> of Social Welfare/ protector until an application to court under Section 12 is made and determined</w:t>
                        </w:r>
                      </w:p>
                      <w:p w14:paraId="491A16C1" w14:textId="77777777" w:rsidR="000D3C6D" w:rsidRDefault="000D3C6D" w:rsidP="000D3C6D">
                        <w:pPr>
                          <w:pStyle w:val="ListParagraph"/>
                          <w:spacing w:before="60"/>
                          <w:rPr>
                            <w:rFonts w:asciiTheme="minorHAnsi" w:eastAsiaTheme="minorEastAsia" w:hAnsiTheme="minorHAnsi" w:cstheme="minorBidi"/>
                            <w:sz w:val="24"/>
                            <w:szCs w:val="24"/>
                            <w:lang w:val="en-GB" w:eastAsia="en-US"/>
                          </w:rPr>
                        </w:pPr>
                      </w:p>
                    </w:tc>
                    <w:tc>
                      <w:tcPr>
                        <w:tcW w:w="3682" w:type="dxa"/>
                        <w:gridSpan w:val="2"/>
                        <w:tcBorders>
                          <w:top w:val="single" w:sz="4" w:space="0" w:color="auto"/>
                          <w:left w:val="single" w:sz="4" w:space="0" w:color="auto"/>
                          <w:bottom w:val="single" w:sz="4" w:space="0" w:color="auto"/>
                          <w:right w:val="single" w:sz="4" w:space="0" w:color="auto"/>
                        </w:tcBorders>
                        <w:hideMark/>
                      </w:tcPr>
                      <w:p w14:paraId="08E7B9B1" w14:textId="77777777" w:rsidR="000D3C6D" w:rsidRDefault="001A4106" w:rsidP="000D3C6D">
                        <w:pPr>
                          <w:rPr>
                            <w:rFonts w:ascii="Times New Roman" w:eastAsiaTheme="minorEastAsia" w:hAnsi="Times New Roman" w:cs="Times New Roman"/>
                            <w:sz w:val="22"/>
                            <w:szCs w:val="22"/>
                            <w:lang w:eastAsia="zh-CN"/>
                          </w:rPr>
                        </w:pPr>
                        <w:sdt>
                          <w:sdtPr>
                            <w:rPr>
                              <w:rFonts w:ascii="Times New Roman" w:eastAsiaTheme="minorEastAsia" w:hAnsi="Times New Roman" w:cs="Times New Roman"/>
                              <w:lang w:eastAsia="zh-CN"/>
                            </w:rPr>
                            <w:id w:val="-322665872"/>
                            <w14:checkbox>
                              <w14:checked w14:val="0"/>
                              <w14:checkedState w14:val="2612" w14:font="MS Gothic"/>
                              <w14:uncheckedState w14:val="2610" w14:font="MS Gothic"/>
                            </w14:checkbox>
                          </w:sdtPr>
                          <w:sdtContent>
                            <w:r w:rsidR="000D3C6D">
                              <w:rPr>
                                <w:rFonts w:ascii="Segoe UI Symbol" w:eastAsiaTheme="minorEastAsia" w:hAnsi="Segoe UI Symbol" w:cs="Segoe UI Symbol"/>
                                <w:lang w:eastAsia="zh-CN"/>
                              </w:rPr>
                              <w:t>☐</w:t>
                            </w:r>
                          </w:sdtContent>
                        </w:sdt>
                        <w:r w:rsidR="000D3C6D">
                          <w:rPr>
                            <w:rFonts w:ascii="Times New Roman" w:eastAsiaTheme="minorEastAsia" w:hAnsi="Times New Roman" w:cs="Times New Roman"/>
                            <w:lang w:eastAsia="zh-CN"/>
                          </w:rPr>
                          <w:t xml:space="preserve"> Yes</w:t>
                        </w:r>
                      </w:p>
                      <w:p w14:paraId="3CCB6B08" w14:textId="77777777" w:rsidR="000D3C6D" w:rsidRDefault="001A4106" w:rsidP="000D3C6D">
                        <w:pPr>
                          <w:rPr>
                            <w:rFonts w:ascii="Times New Roman" w:eastAsiaTheme="minorEastAsia" w:hAnsi="Times New Roman" w:cs="Times New Roman"/>
                            <w:lang w:eastAsia="zh-CN"/>
                          </w:rPr>
                        </w:pPr>
                        <w:sdt>
                          <w:sdtPr>
                            <w:rPr>
                              <w:rFonts w:ascii="Times New Roman" w:eastAsiaTheme="minorEastAsia" w:hAnsi="Times New Roman" w:cs="Times New Roman"/>
                              <w:lang w:eastAsia="zh-CN"/>
                            </w:rPr>
                            <w:id w:val="1328787489"/>
                            <w14:checkbox>
                              <w14:checked w14:val="0"/>
                              <w14:checkedState w14:val="2612" w14:font="MS Gothic"/>
                              <w14:uncheckedState w14:val="2610" w14:font="MS Gothic"/>
                            </w14:checkbox>
                          </w:sdtPr>
                          <w:sdtContent>
                            <w:r w:rsidR="000D3C6D">
                              <w:rPr>
                                <w:rFonts w:ascii="Segoe UI Symbol" w:eastAsiaTheme="minorEastAsia" w:hAnsi="Segoe UI Symbol" w:cs="Segoe UI Symbol"/>
                                <w:lang w:eastAsia="zh-CN"/>
                              </w:rPr>
                              <w:t>☐</w:t>
                            </w:r>
                          </w:sdtContent>
                        </w:sdt>
                        <w:r w:rsidR="000D3C6D">
                          <w:rPr>
                            <w:rFonts w:ascii="Times New Roman" w:eastAsiaTheme="minorEastAsia" w:hAnsi="Times New Roman" w:cs="Times New Roman"/>
                            <w:lang w:eastAsia="zh-CN"/>
                          </w:rPr>
                          <w:t xml:space="preserve"> No</w:t>
                        </w:r>
                      </w:p>
                      <w:p w14:paraId="62D5E06E" w14:textId="77777777" w:rsidR="000D3C6D" w:rsidRDefault="001A4106" w:rsidP="000D3C6D">
                        <w:pPr>
                          <w:tabs>
                            <w:tab w:val="left" w:pos="1724"/>
                          </w:tabs>
                          <w:autoSpaceDE w:val="0"/>
                          <w:autoSpaceDN w:val="0"/>
                          <w:adjustRightInd w:val="0"/>
                          <w:ind w:left="493" w:hanging="283"/>
                          <w:rPr>
                            <w:rFonts w:ascii="Times New Roman" w:eastAsia="Calibri" w:hAnsi="Times New Roman" w:cs="Times New Roman"/>
                            <w:lang w:eastAsia="zh-CN"/>
                          </w:rPr>
                        </w:pPr>
                        <w:sdt>
                          <w:sdtPr>
                            <w:rPr>
                              <w:rFonts w:ascii="Times New Roman" w:eastAsia="Arial Unicode MS" w:hAnsi="Times New Roman" w:cs="Times New Roman"/>
                              <w:lang w:eastAsia="zh-CN"/>
                            </w:rPr>
                            <w:id w:val="-1714186991"/>
                            <w14:checkbox>
                              <w14:checked w14:val="0"/>
                              <w14:checkedState w14:val="2612" w14:font="Malgun Gothic Semilight"/>
                              <w14:uncheckedState w14:val="2610" w14:font="Malgun Gothic Semilight"/>
                            </w14:checkbox>
                          </w:sdtPr>
                          <w:sdtContent>
                            <w:r w:rsidR="000D3C6D">
                              <w:rPr>
                                <w:rFonts w:ascii="Segoe UI Symbol" w:eastAsia="Arial Unicode MS" w:hAnsi="Segoe UI Symbol" w:cs="Segoe UI Symbol"/>
                                <w:lang w:eastAsia="zh-CN"/>
                              </w:rPr>
                              <w:t>☐</w:t>
                            </w:r>
                          </w:sdtContent>
                        </w:sdt>
                        <w:r w:rsidR="000D3C6D">
                          <w:rPr>
                            <w:rFonts w:ascii="Times New Roman" w:eastAsia="Calibri" w:hAnsi="Times New Roman" w:cs="Times New Roman"/>
                            <w:lang w:eastAsia="zh-CN"/>
                          </w:rPr>
                          <w:t xml:space="preserve"> Unable to understand information relevant to decision</w:t>
                        </w:r>
                      </w:p>
                      <w:p w14:paraId="420FC396" w14:textId="77777777" w:rsidR="000D3C6D" w:rsidRDefault="001A4106" w:rsidP="000D3C6D">
                        <w:pPr>
                          <w:tabs>
                            <w:tab w:val="left" w:pos="1724"/>
                          </w:tabs>
                          <w:autoSpaceDE w:val="0"/>
                          <w:autoSpaceDN w:val="0"/>
                          <w:adjustRightInd w:val="0"/>
                          <w:ind w:left="493" w:hanging="283"/>
                          <w:rPr>
                            <w:rFonts w:ascii="Times New Roman" w:eastAsia="MS Gothic" w:hAnsi="Times New Roman" w:cs="Times New Roman"/>
                            <w:lang w:eastAsia="zh-CN"/>
                          </w:rPr>
                        </w:pPr>
                        <w:sdt>
                          <w:sdtPr>
                            <w:rPr>
                              <w:rFonts w:ascii="Times New Roman" w:eastAsia="Arial Unicode MS" w:hAnsi="Times New Roman" w:cs="Times New Roman"/>
                              <w:lang w:eastAsia="zh-CN"/>
                            </w:rPr>
                            <w:id w:val="326406490"/>
                            <w14:checkbox>
                              <w14:checked w14:val="0"/>
                              <w14:checkedState w14:val="2612" w14:font="Malgun Gothic Semilight"/>
                              <w14:uncheckedState w14:val="2610" w14:font="Malgun Gothic Semilight"/>
                            </w14:checkbox>
                          </w:sdtPr>
                          <w:sdtContent>
                            <w:r w:rsidR="000D3C6D">
                              <w:rPr>
                                <w:rFonts w:ascii="Segoe UI Symbol" w:eastAsia="Arial Unicode MS" w:hAnsi="Segoe UI Symbol" w:cs="Segoe UI Symbol"/>
                                <w:lang w:eastAsia="zh-CN"/>
                              </w:rPr>
                              <w:t>☐</w:t>
                            </w:r>
                          </w:sdtContent>
                        </w:sdt>
                        <w:r w:rsidR="000D3C6D">
                          <w:rPr>
                            <w:rFonts w:ascii="Times New Roman" w:eastAsia="Calibri" w:hAnsi="Times New Roman" w:cs="Times New Roman"/>
                            <w:lang w:eastAsia="zh-CN"/>
                          </w:rPr>
                          <w:t xml:space="preserve"> Unable to retain information </w:t>
                        </w:r>
                      </w:p>
                      <w:p w14:paraId="71CF3359" w14:textId="77777777" w:rsidR="000D3C6D" w:rsidRDefault="001A4106" w:rsidP="000D3C6D">
                        <w:pPr>
                          <w:tabs>
                            <w:tab w:val="left" w:pos="1724"/>
                          </w:tabs>
                          <w:autoSpaceDE w:val="0"/>
                          <w:autoSpaceDN w:val="0"/>
                          <w:adjustRightInd w:val="0"/>
                          <w:ind w:left="493" w:hanging="283"/>
                          <w:rPr>
                            <w:rFonts w:ascii="Times New Roman" w:eastAsia="Calibri" w:hAnsi="Times New Roman" w:cs="Times New Roman"/>
                            <w:lang w:eastAsia="zh-CN"/>
                          </w:rPr>
                        </w:pPr>
                        <w:sdt>
                          <w:sdtPr>
                            <w:rPr>
                              <w:rFonts w:ascii="Times New Roman" w:eastAsia="Calibri" w:hAnsi="Times New Roman" w:cs="Times New Roman"/>
                              <w:lang w:eastAsia="zh-CN"/>
                            </w:rPr>
                            <w:id w:val="-1908607269"/>
                            <w14:checkbox>
                              <w14:checked w14:val="0"/>
                              <w14:checkedState w14:val="2612" w14:font="Malgun Gothic Semilight"/>
                              <w14:uncheckedState w14:val="2610" w14:font="Malgun Gothic Semilight"/>
                            </w14:checkbox>
                          </w:sdtPr>
                          <w:sdtContent>
                            <w:r w:rsidR="000D3C6D">
                              <w:rPr>
                                <w:rFonts w:ascii="Segoe UI Symbol" w:eastAsia="Malgun Gothic Semilight" w:hAnsi="Segoe UI Symbol" w:cs="Segoe UI Symbol"/>
                                <w:lang w:eastAsia="zh-CN"/>
                              </w:rPr>
                              <w:t>☐</w:t>
                            </w:r>
                          </w:sdtContent>
                        </w:sdt>
                        <w:r w:rsidR="000D3C6D">
                          <w:rPr>
                            <w:rFonts w:ascii="Times New Roman" w:eastAsia="Calibri" w:hAnsi="Times New Roman" w:cs="Times New Roman"/>
                            <w:lang w:eastAsia="zh-CN"/>
                          </w:rPr>
                          <w:t xml:space="preserve"> Unable to use or weigh information for decision making</w:t>
                        </w:r>
                      </w:p>
                      <w:p w14:paraId="34F1BFB7" w14:textId="77777777" w:rsidR="000D3C6D" w:rsidRDefault="001A4106" w:rsidP="000D3C6D">
                        <w:pPr>
                          <w:ind w:left="493" w:hanging="283"/>
                          <w:rPr>
                            <w:rFonts w:ascii="Times New Roman" w:eastAsiaTheme="minorEastAsia" w:hAnsi="Times New Roman" w:cs="Times New Roman"/>
                            <w:lang w:eastAsia="zh-CN"/>
                          </w:rPr>
                        </w:pPr>
                        <w:sdt>
                          <w:sdtPr>
                            <w:rPr>
                              <w:rFonts w:ascii="Times New Roman" w:eastAsia="Calibri" w:hAnsi="Times New Roman" w:cs="Times New Roman"/>
                              <w:lang w:eastAsia="zh-CN"/>
                            </w:rPr>
                            <w:id w:val="-1578587988"/>
                            <w14:checkbox>
                              <w14:checked w14:val="0"/>
                              <w14:checkedState w14:val="2612" w14:font="Malgun Gothic Semilight"/>
                              <w14:uncheckedState w14:val="2610" w14:font="Malgun Gothic Semilight"/>
                            </w14:checkbox>
                          </w:sdtPr>
                          <w:sdtContent>
                            <w:r w:rsidR="000D3C6D">
                              <w:rPr>
                                <w:rFonts w:ascii="Segoe UI Symbol" w:eastAsia="Malgun Gothic Semilight" w:hAnsi="Segoe UI Symbol" w:cs="Segoe UI Symbol"/>
                                <w:lang w:eastAsia="zh-CN"/>
                              </w:rPr>
                              <w:t>☐</w:t>
                            </w:r>
                          </w:sdtContent>
                        </w:sdt>
                        <w:r w:rsidR="000D3C6D">
                          <w:rPr>
                            <w:rFonts w:ascii="Times New Roman" w:eastAsia="Calibri" w:hAnsi="Times New Roman" w:cs="Times New Roman"/>
                            <w:lang w:eastAsia="zh-CN"/>
                          </w:rPr>
                          <w:t xml:space="preserve"> Unable to communicate his/her decision</w:t>
                        </w:r>
                      </w:p>
                    </w:tc>
                  </w:tr>
                  <w:tr w:rsidR="000D3C6D" w14:paraId="716F1C0F" w14:textId="77777777" w:rsidTr="000D3C6D">
                    <w:trPr>
                      <w:trHeight w:val="20"/>
                    </w:trPr>
                    <w:tc>
                      <w:tcPr>
                        <w:tcW w:w="153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7D0AE1D3" w14:textId="77777777" w:rsidR="000D3C6D" w:rsidRDefault="000D3C6D" w:rsidP="000D3C6D">
                        <w:pPr>
                          <w:rPr>
                            <w:rFonts w:ascii="Times New Roman" w:eastAsiaTheme="minorEastAsia" w:hAnsi="Times New Roman" w:cs="Times New Roman"/>
                            <w:b/>
                            <w:lang w:eastAsia="zh-CN"/>
                          </w:rPr>
                        </w:pPr>
                        <w:r>
                          <w:rPr>
                            <w:rFonts w:ascii="Times New Roman" w:eastAsiaTheme="minorEastAsia" w:hAnsi="Times New Roman" w:cs="Times New Roman"/>
                            <w:b/>
                            <w:lang w:eastAsia="zh-CN"/>
                          </w:rPr>
                          <w:t>Basis of opinion</w:t>
                        </w:r>
                      </w:p>
                    </w:tc>
                    <w:tc>
                      <w:tcPr>
                        <w:tcW w:w="7075" w:type="dxa"/>
                        <w:gridSpan w:val="3"/>
                        <w:tcBorders>
                          <w:top w:val="single" w:sz="4" w:space="0" w:color="auto"/>
                          <w:left w:val="single" w:sz="4" w:space="0" w:color="auto"/>
                          <w:bottom w:val="single" w:sz="4" w:space="0" w:color="auto"/>
                          <w:right w:val="single" w:sz="4" w:space="0" w:color="auto"/>
                        </w:tcBorders>
                        <w:vAlign w:val="center"/>
                      </w:tcPr>
                      <w:p w14:paraId="25865078" w14:textId="77777777" w:rsidR="000D3C6D" w:rsidRDefault="000D3C6D" w:rsidP="000D3C6D">
                        <w:pPr>
                          <w:spacing w:before="120" w:after="120"/>
                          <w:jc w:val="both"/>
                          <w:rPr>
                            <w:rFonts w:ascii="Times New Roman" w:eastAsiaTheme="minorEastAsia" w:hAnsi="Times New Roman" w:cs="Times New Roman"/>
                            <w:b/>
                            <w:i/>
                            <w:lang w:eastAsia="zh-CN"/>
                          </w:rPr>
                        </w:pPr>
                      </w:p>
                      <w:p w14:paraId="2CC9C5F7" w14:textId="77777777" w:rsidR="000D3C6D" w:rsidRDefault="000D3C6D" w:rsidP="000D3C6D">
                        <w:pPr>
                          <w:spacing w:before="120" w:after="120"/>
                          <w:jc w:val="both"/>
                          <w:rPr>
                            <w:rFonts w:ascii="Times New Roman" w:eastAsiaTheme="minorEastAsia" w:hAnsi="Times New Roman" w:cs="Times New Roman"/>
                            <w:b/>
                            <w:i/>
                            <w:lang w:eastAsia="zh-CN"/>
                          </w:rPr>
                        </w:pPr>
                      </w:p>
                      <w:p w14:paraId="53BC5B50" w14:textId="77777777" w:rsidR="000D3C6D" w:rsidRDefault="000D3C6D" w:rsidP="000D3C6D">
                        <w:pPr>
                          <w:spacing w:before="120" w:after="120"/>
                          <w:jc w:val="both"/>
                          <w:rPr>
                            <w:rFonts w:ascii="Times New Roman" w:eastAsiaTheme="minorEastAsia" w:hAnsi="Times New Roman" w:cs="Times New Roman"/>
                            <w:lang w:eastAsia="zh-CN"/>
                          </w:rPr>
                        </w:pPr>
                        <w:r>
                          <w:rPr>
                            <w:rFonts w:ascii="Times New Roman" w:eastAsiaTheme="minorEastAsia" w:hAnsi="Times New Roman" w:cs="Times New Roman"/>
                            <w:b/>
                            <w:i/>
                            <w:lang w:eastAsia="zh-CN"/>
                          </w:rPr>
                          <w:t>Supporting information / clinical observations</w:t>
                        </w:r>
                        <w:r>
                          <w:rPr>
                            <w:rFonts w:ascii="Times New Roman" w:eastAsiaTheme="minorEastAsia" w:hAnsi="Times New Roman" w:cs="Times New Roman"/>
                            <w:lang w:eastAsia="zh-CN"/>
                          </w:rPr>
                          <w:t>:</w:t>
                        </w:r>
                      </w:p>
                      <w:p w14:paraId="7C07E9F2" w14:textId="77777777" w:rsidR="000D3C6D" w:rsidRDefault="000D3C6D" w:rsidP="000D3C6D">
                        <w:pPr>
                          <w:spacing w:before="120" w:after="120"/>
                          <w:jc w:val="both"/>
                          <w:rPr>
                            <w:rFonts w:ascii="Times New Roman" w:eastAsiaTheme="minorEastAsia" w:hAnsi="Times New Roman" w:cs="Times New Roman"/>
                            <w:lang w:eastAsia="zh-CN"/>
                          </w:rPr>
                        </w:pPr>
                      </w:p>
                      <w:p w14:paraId="56A6D99B" w14:textId="77777777" w:rsidR="000D3C6D" w:rsidRDefault="000D3C6D" w:rsidP="000D3C6D">
                        <w:pPr>
                          <w:spacing w:before="120" w:after="120"/>
                          <w:jc w:val="both"/>
                          <w:rPr>
                            <w:rFonts w:ascii="Times New Roman" w:eastAsiaTheme="minorEastAsia" w:hAnsi="Times New Roman" w:cs="Times New Roman"/>
                            <w:lang w:eastAsia="zh-CN"/>
                          </w:rPr>
                        </w:pPr>
                      </w:p>
                      <w:p w14:paraId="59F6F057" w14:textId="77777777" w:rsidR="000D3C6D" w:rsidRDefault="000D3C6D" w:rsidP="000D3C6D">
                        <w:pPr>
                          <w:spacing w:before="120" w:after="120"/>
                          <w:jc w:val="both"/>
                          <w:rPr>
                            <w:rFonts w:ascii="Times New Roman" w:eastAsiaTheme="minorEastAsia" w:hAnsi="Times New Roman" w:cs="Times New Roman"/>
                            <w:lang w:eastAsia="zh-CN"/>
                          </w:rPr>
                        </w:pPr>
                      </w:p>
                    </w:tc>
                  </w:tr>
                  <w:tr w:rsidR="000D3C6D" w14:paraId="2D158CE2" w14:textId="77777777" w:rsidTr="000D3C6D">
                    <w:trPr>
                      <w:trHeight w:val="20"/>
                    </w:trPr>
                    <w:tc>
                      <w:tcPr>
                        <w:tcW w:w="8608" w:type="dxa"/>
                        <w:gridSpan w:val="4"/>
                        <w:tcBorders>
                          <w:top w:val="single" w:sz="4" w:space="0" w:color="auto"/>
                          <w:left w:val="single" w:sz="4" w:space="0" w:color="auto"/>
                          <w:bottom w:val="single" w:sz="4" w:space="0" w:color="auto"/>
                          <w:right w:val="single" w:sz="4" w:space="0" w:color="auto"/>
                        </w:tcBorders>
                        <w:shd w:val="clear" w:color="auto" w:fill="595959" w:themeFill="text1" w:themeFillTint="A6"/>
                        <w:vAlign w:val="center"/>
                        <w:hideMark/>
                      </w:tcPr>
                      <w:p w14:paraId="4E945F36" w14:textId="77777777" w:rsidR="000D3C6D" w:rsidRDefault="000D3C6D" w:rsidP="000D3C6D">
                        <w:pPr>
                          <w:rPr>
                            <w:rFonts w:ascii="Times New Roman" w:eastAsiaTheme="minorEastAsia" w:hAnsi="Times New Roman" w:cs="Times New Roman"/>
                            <w:b/>
                            <w:color w:val="FFFFFF" w:themeColor="background1"/>
                            <w:sz w:val="28"/>
                            <w:lang w:eastAsia="zh-CN"/>
                          </w:rPr>
                        </w:pPr>
                        <w:r>
                          <w:rPr>
                            <w:rFonts w:ascii="Times New Roman" w:eastAsiaTheme="minorEastAsia" w:hAnsi="Times New Roman" w:cs="Times New Roman"/>
                            <w:b/>
                            <w:color w:val="FFFFFF" w:themeColor="background1"/>
                            <w:sz w:val="28"/>
                            <w:lang w:eastAsia="zh-CN"/>
                          </w:rPr>
                          <w:t>(E) PROGNOSIS</w:t>
                        </w:r>
                      </w:p>
                    </w:tc>
                  </w:tr>
                  <w:tr w:rsidR="000D3C6D" w14:paraId="7E70CC87" w14:textId="77777777" w:rsidTr="000D3C6D">
                    <w:trPr>
                      <w:trHeight w:val="20"/>
                    </w:trPr>
                    <w:tc>
                      <w:tcPr>
                        <w:tcW w:w="8608" w:type="dxa"/>
                        <w:gridSpan w:val="4"/>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ECA9404" w14:textId="77777777" w:rsidR="000D3C6D" w:rsidRDefault="000D3C6D" w:rsidP="000D3C6D">
                        <w:pPr>
                          <w:autoSpaceDE w:val="0"/>
                          <w:autoSpaceDN w:val="0"/>
                          <w:adjustRightInd w:val="0"/>
                          <w:jc w:val="both"/>
                          <w:rPr>
                            <w:rFonts w:ascii="Times New Roman" w:eastAsia="Calibri" w:hAnsi="Times New Roman" w:cs="Times New Roman"/>
                            <w:sz w:val="22"/>
                            <w:lang w:eastAsia="zh-CN"/>
                          </w:rPr>
                        </w:pPr>
                        <w:r>
                          <w:rPr>
                            <w:rFonts w:ascii="Times New Roman" w:eastAsia="Calibri" w:hAnsi="Times New Roman" w:cs="Times New Roman"/>
                            <w:lang w:eastAsia="zh-CN"/>
                          </w:rPr>
                          <w:lastRenderedPageBreak/>
                          <w:t xml:space="preserve">Where “No” is indicated in any or </w:t>
                        </w:r>
                        <w:proofErr w:type="gramStart"/>
                        <w:r>
                          <w:rPr>
                            <w:rFonts w:ascii="Times New Roman" w:eastAsia="Calibri" w:hAnsi="Times New Roman" w:cs="Times New Roman"/>
                            <w:lang w:eastAsia="zh-CN"/>
                          </w:rPr>
                          <w:t>all of</w:t>
                        </w:r>
                        <w:proofErr w:type="gramEnd"/>
                        <w:r>
                          <w:rPr>
                            <w:rFonts w:ascii="Times New Roman" w:eastAsia="Calibri" w:hAnsi="Times New Roman" w:cs="Times New Roman"/>
                            <w:lang w:eastAsia="zh-CN"/>
                          </w:rPr>
                          <w:t xml:space="preserve"> the above:</w:t>
                        </w:r>
                      </w:p>
                      <w:p w14:paraId="2C9D3618" w14:textId="77777777" w:rsidR="000D3C6D" w:rsidRDefault="000D3C6D" w:rsidP="000D3C6D">
                        <w:pPr>
                          <w:autoSpaceDE w:val="0"/>
                          <w:autoSpaceDN w:val="0"/>
                          <w:adjustRightInd w:val="0"/>
                          <w:jc w:val="both"/>
                          <w:rPr>
                            <w:rFonts w:ascii="Times New Roman" w:eastAsia="Calibri" w:hAnsi="Times New Roman" w:cs="Times New Roman"/>
                            <w:lang w:eastAsia="zh-CN"/>
                          </w:rPr>
                        </w:pPr>
                        <w:r>
                          <w:rPr>
                            <w:rFonts w:ascii="Times New Roman" w:eastAsia="Calibri" w:hAnsi="Times New Roman" w:cs="Times New Roman"/>
                            <w:lang w:eastAsia="zh-CN"/>
                          </w:rPr>
                          <w:t xml:space="preserve">Do you consider there is a prospect that the person might regain or acquire capacity in the future in respect of the decisions to which the application relates? </w:t>
                        </w:r>
                      </w:p>
                      <w:p w14:paraId="26310BFD" w14:textId="77777777" w:rsidR="000D3C6D" w:rsidRDefault="000D3C6D" w:rsidP="000D3C6D">
                        <w:pPr>
                          <w:autoSpaceDE w:val="0"/>
                          <w:autoSpaceDN w:val="0"/>
                          <w:adjustRightInd w:val="0"/>
                          <w:rPr>
                            <w:rFonts w:ascii="Times New Roman" w:eastAsia="Calibri" w:hAnsi="Times New Roman" w:cs="Times New Roman"/>
                            <w:lang w:eastAsia="zh-CN"/>
                          </w:rPr>
                        </w:pPr>
                      </w:p>
                      <w:p w14:paraId="42A5B783" w14:textId="77777777" w:rsidR="000D3C6D" w:rsidRDefault="001A4106" w:rsidP="000D3C6D">
                        <w:pPr>
                          <w:autoSpaceDE w:val="0"/>
                          <w:autoSpaceDN w:val="0"/>
                          <w:adjustRightInd w:val="0"/>
                          <w:ind w:left="1440"/>
                          <w:rPr>
                            <w:rFonts w:ascii="Times New Roman" w:eastAsia="Calibri" w:hAnsi="Times New Roman" w:cs="Times New Roman"/>
                            <w:lang w:eastAsia="zh-CN"/>
                          </w:rPr>
                        </w:pPr>
                        <w:sdt>
                          <w:sdtPr>
                            <w:rPr>
                              <w:rFonts w:ascii="Times New Roman" w:eastAsia="Calibri" w:hAnsi="Times New Roman" w:cs="Times New Roman"/>
                              <w:lang w:eastAsia="zh-CN"/>
                            </w:rPr>
                            <w:id w:val="910812718"/>
                            <w14:checkbox>
                              <w14:checked w14:val="0"/>
                              <w14:checkedState w14:val="2612" w14:font="Malgun Gothic Semilight"/>
                              <w14:uncheckedState w14:val="2610" w14:font="Malgun Gothic Semilight"/>
                            </w14:checkbox>
                          </w:sdtPr>
                          <w:sdtContent>
                            <w:r w:rsidR="000D3C6D">
                              <w:rPr>
                                <w:rFonts w:ascii="Segoe UI Symbol" w:eastAsia="Calibri" w:hAnsi="Segoe UI Symbol" w:cs="Segoe UI Symbol"/>
                                <w:lang w:eastAsia="zh-CN"/>
                              </w:rPr>
                              <w:t>☐</w:t>
                            </w:r>
                          </w:sdtContent>
                        </w:sdt>
                        <w:r w:rsidR="000D3C6D">
                          <w:rPr>
                            <w:rFonts w:ascii="Times New Roman" w:eastAsia="Calibri" w:hAnsi="Times New Roman" w:cs="Times New Roman"/>
                            <w:lang w:eastAsia="zh-CN"/>
                          </w:rPr>
                          <w:t xml:space="preserve">   Yes. Please state why and given an indication of when this might happen:</w:t>
                        </w:r>
                      </w:p>
                      <w:p w14:paraId="6A7DE4D2" w14:textId="77777777" w:rsidR="000D3C6D" w:rsidRDefault="000D3C6D" w:rsidP="000D3C6D">
                        <w:pPr>
                          <w:autoSpaceDE w:val="0"/>
                          <w:autoSpaceDN w:val="0"/>
                          <w:adjustRightInd w:val="0"/>
                          <w:rPr>
                            <w:rFonts w:ascii="Times New Roman" w:eastAsia="Calibri" w:hAnsi="Times New Roman" w:cs="Times New Roman"/>
                            <w:lang w:eastAsia="zh-CN"/>
                          </w:rPr>
                        </w:pPr>
                        <w:r>
                          <w:rPr>
                            <w:rFonts w:ascii="Times New Roman" w:eastAsia="Calibri" w:hAnsi="Times New Roman" w:cs="Times New Roman"/>
                            <w:lang w:eastAsia="zh-CN"/>
                          </w:rPr>
                          <w:br/>
                        </w:r>
                      </w:p>
                      <w:p w14:paraId="7AC02A05" w14:textId="77777777" w:rsidR="000D3C6D" w:rsidRDefault="001A4106" w:rsidP="000D3C6D">
                        <w:pPr>
                          <w:autoSpaceDE w:val="0"/>
                          <w:autoSpaceDN w:val="0"/>
                          <w:adjustRightInd w:val="0"/>
                          <w:ind w:left="1440"/>
                          <w:rPr>
                            <w:rFonts w:ascii="Times New Roman" w:eastAsia="Calibri" w:hAnsi="Times New Roman" w:cs="Times New Roman"/>
                            <w:lang w:eastAsia="zh-CN"/>
                          </w:rPr>
                        </w:pPr>
                        <w:sdt>
                          <w:sdtPr>
                            <w:rPr>
                              <w:rFonts w:ascii="Times New Roman" w:eastAsia="Calibri" w:hAnsi="Times New Roman" w:cs="Times New Roman"/>
                              <w:lang w:eastAsia="zh-CN"/>
                            </w:rPr>
                            <w:id w:val="-496044404"/>
                            <w14:checkbox>
                              <w14:checked w14:val="0"/>
                              <w14:checkedState w14:val="2612" w14:font="Malgun Gothic Semilight"/>
                              <w14:uncheckedState w14:val="2610" w14:font="Malgun Gothic Semilight"/>
                            </w14:checkbox>
                          </w:sdtPr>
                          <w:sdtContent>
                            <w:r w:rsidR="000D3C6D">
                              <w:rPr>
                                <w:rFonts w:ascii="Segoe UI Symbol" w:eastAsia="Malgun Gothic Semilight" w:hAnsi="Segoe UI Symbol" w:cs="Segoe UI Symbol"/>
                                <w:lang w:eastAsia="zh-CN"/>
                              </w:rPr>
                              <w:t>☐</w:t>
                            </w:r>
                          </w:sdtContent>
                        </w:sdt>
                        <w:r w:rsidR="000D3C6D">
                          <w:rPr>
                            <w:rFonts w:ascii="Times New Roman" w:eastAsia="Calibri" w:hAnsi="Times New Roman" w:cs="Times New Roman"/>
                            <w:lang w:eastAsia="zh-CN"/>
                          </w:rPr>
                          <w:t xml:space="preserve">   No. Please state why:</w:t>
                        </w:r>
                      </w:p>
                      <w:p w14:paraId="39190AF0" w14:textId="77777777" w:rsidR="000D3C6D" w:rsidRDefault="000D3C6D" w:rsidP="000D3C6D">
                        <w:pPr>
                          <w:autoSpaceDE w:val="0"/>
                          <w:autoSpaceDN w:val="0"/>
                          <w:adjustRightInd w:val="0"/>
                          <w:rPr>
                            <w:rFonts w:ascii="Times New Roman" w:eastAsia="Calibri" w:hAnsi="Times New Roman" w:cs="Times New Roman"/>
                            <w:lang w:eastAsia="zh-CN"/>
                          </w:rPr>
                        </w:pPr>
                      </w:p>
                      <w:p w14:paraId="10C55C40" w14:textId="77777777" w:rsidR="000D3C6D" w:rsidRDefault="000D3C6D" w:rsidP="000D3C6D">
                        <w:pPr>
                          <w:autoSpaceDE w:val="0"/>
                          <w:autoSpaceDN w:val="0"/>
                          <w:adjustRightInd w:val="0"/>
                          <w:rPr>
                            <w:rFonts w:ascii="Times New Roman" w:eastAsia="Calibri" w:hAnsi="Times New Roman" w:cs="Times New Roman"/>
                            <w:lang w:eastAsia="zh-CN"/>
                          </w:rPr>
                        </w:pPr>
                      </w:p>
                    </w:tc>
                  </w:tr>
                  <w:tr w:rsidR="000D3C6D" w14:paraId="240BB52C" w14:textId="77777777" w:rsidTr="000D3C6D">
                    <w:trPr>
                      <w:trHeight w:val="20"/>
                    </w:trPr>
                    <w:tc>
                      <w:tcPr>
                        <w:tcW w:w="8608" w:type="dxa"/>
                        <w:gridSpan w:val="4"/>
                        <w:tcBorders>
                          <w:top w:val="single" w:sz="4" w:space="0" w:color="auto"/>
                          <w:left w:val="single" w:sz="4" w:space="0" w:color="auto"/>
                          <w:bottom w:val="single" w:sz="4" w:space="0" w:color="auto"/>
                          <w:right w:val="single" w:sz="4" w:space="0" w:color="auto"/>
                        </w:tcBorders>
                        <w:shd w:val="clear" w:color="auto" w:fill="595959" w:themeFill="text1" w:themeFillTint="A6"/>
                        <w:vAlign w:val="center"/>
                        <w:hideMark/>
                      </w:tcPr>
                      <w:p w14:paraId="4863499C" w14:textId="77777777" w:rsidR="000D3C6D" w:rsidRDefault="000D3C6D" w:rsidP="000D3C6D">
                        <w:pPr>
                          <w:rPr>
                            <w:rFonts w:ascii="Times New Roman" w:eastAsiaTheme="minorEastAsia" w:hAnsi="Times New Roman" w:cs="Times New Roman"/>
                            <w:b/>
                            <w:lang w:eastAsia="zh-CN"/>
                          </w:rPr>
                        </w:pPr>
                        <w:r>
                          <w:rPr>
                            <w:rFonts w:ascii="Times New Roman" w:eastAsiaTheme="minorEastAsia" w:hAnsi="Times New Roman" w:cs="Times New Roman"/>
                            <w:b/>
                            <w:color w:val="FFFFFF" w:themeColor="background1"/>
                            <w:sz w:val="28"/>
                            <w:lang w:eastAsia="zh-CN"/>
                          </w:rPr>
                          <w:t>(F) ANY OTHER INFORMATION / REMARKS</w:t>
                        </w:r>
                      </w:p>
                    </w:tc>
                  </w:tr>
                  <w:tr w:rsidR="000D3C6D" w14:paraId="3210CE3C" w14:textId="77777777" w:rsidTr="000D3C6D">
                    <w:trPr>
                      <w:trHeight w:val="20"/>
                    </w:trPr>
                    <w:tc>
                      <w:tcPr>
                        <w:tcW w:w="8608" w:type="dxa"/>
                        <w:gridSpan w:val="4"/>
                        <w:tcBorders>
                          <w:top w:val="single" w:sz="4" w:space="0" w:color="auto"/>
                          <w:left w:val="single" w:sz="4" w:space="0" w:color="auto"/>
                          <w:bottom w:val="single" w:sz="4" w:space="0" w:color="auto"/>
                          <w:right w:val="single" w:sz="4" w:space="0" w:color="auto"/>
                        </w:tcBorders>
                        <w:vAlign w:val="center"/>
                      </w:tcPr>
                      <w:p w14:paraId="7032281B" w14:textId="77777777" w:rsidR="000D3C6D" w:rsidRDefault="000D3C6D" w:rsidP="000D3C6D">
                        <w:pPr>
                          <w:rPr>
                            <w:rFonts w:ascii="Times New Roman" w:eastAsiaTheme="minorEastAsia" w:hAnsi="Times New Roman" w:cs="Times New Roman"/>
                            <w:lang w:eastAsia="zh-CN"/>
                          </w:rPr>
                        </w:pPr>
                      </w:p>
                      <w:p w14:paraId="4F398CD1" w14:textId="77777777" w:rsidR="000D3C6D" w:rsidRDefault="000D3C6D" w:rsidP="000D3C6D">
                        <w:pPr>
                          <w:rPr>
                            <w:rFonts w:ascii="Times New Roman" w:eastAsiaTheme="minorEastAsia" w:hAnsi="Times New Roman" w:cs="Times New Roman"/>
                            <w:lang w:eastAsia="zh-CN"/>
                          </w:rPr>
                        </w:pPr>
                      </w:p>
                      <w:p w14:paraId="6DDC1540" w14:textId="77777777" w:rsidR="000D3C6D" w:rsidRDefault="000D3C6D" w:rsidP="000D3C6D">
                        <w:pPr>
                          <w:rPr>
                            <w:rFonts w:ascii="Times New Roman" w:eastAsiaTheme="minorEastAsia" w:hAnsi="Times New Roman" w:cs="Times New Roman"/>
                            <w:lang w:eastAsia="zh-CN"/>
                          </w:rPr>
                        </w:pPr>
                      </w:p>
                      <w:p w14:paraId="2F282499" w14:textId="77777777" w:rsidR="000D3C6D" w:rsidRDefault="000D3C6D" w:rsidP="000D3C6D">
                        <w:pPr>
                          <w:rPr>
                            <w:rFonts w:ascii="Times New Roman" w:eastAsiaTheme="minorEastAsia" w:hAnsi="Times New Roman" w:cs="Times New Roman"/>
                            <w:lang w:eastAsia="zh-CN"/>
                          </w:rPr>
                        </w:pPr>
                      </w:p>
                    </w:tc>
                  </w:tr>
                  <w:tr w:rsidR="000D3C6D" w14:paraId="183AC3EB" w14:textId="77777777" w:rsidTr="000D3C6D">
                    <w:trPr>
                      <w:trHeight w:val="20"/>
                    </w:trPr>
                    <w:tc>
                      <w:tcPr>
                        <w:tcW w:w="8608" w:type="dxa"/>
                        <w:gridSpan w:val="4"/>
                        <w:tcBorders>
                          <w:top w:val="single" w:sz="4" w:space="0" w:color="auto"/>
                          <w:left w:val="single" w:sz="4" w:space="0" w:color="auto"/>
                          <w:bottom w:val="single" w:sz="4" w:space="0" w:color="auto"/>
                          <w:right w:val="single" w:sz="4" w:space="0" w:color="auto"/>
                        </w:tcBorders>
                        <w:shd w:val="clear" w:color="auto" w:fill="595959" w:themeFill="text1" w:themeFillTint="A6"/>
                        <w:vAlign w:val="center"/>
                        <w:hideMark/>
                      </w:tcPr>
                      <w:p w14:paraId="49C4A6AB" w14:textId="77777777" w:rsidR="000D3C6D" w:rsidRDefault="000D3C6D" w:rsidP="000D3C6D">
                        <w:pPr>
                          <w:rPr>
                            <w:rFonts w:ascii="Times New Roman" w:eastAsiaTheme="minorEastAsia" w:hAnsi="Times New Roman" w:cs="Times New Roman"/>
                            <w:b/>
                            <w:lang w:eastAsia="zh-CN"/>
                          </w:rPr>
                        </w:pPr>
                        <w:r>
                          <w:rPr>
                            <w:rFonts w:eastAsiaTheme="minorEastAsia"/>
                            <w:lang w:eastAsia="zh-CN"/>
                          </w:rPr>
                          <w:br w:type="page"/>
                        </w:r>
                        <w:r>
                          <w:rPr>
                            <w:rFonts w:ascii="Times New Roman" w:eastAsiaTheme="minorEastAsia" w:hAnsi="Times New Roman" w:cs="Times New Roman"/>
                            <w:b/>
                            <w:color w:val="FFFFFF" w:themeColor="background1"/>
                            <w:sz w:val="28"/>
                            <w:lang w:eastAsia="zh-CN"/>
                          </w:rPr>
                          <w:t>(G) DECLARATION</w:t>
                        </w:r>
                      </w:p>
                    </w:tc>
                  </w:tr>
                  <w:tr w:rsidR="000D3C6D" w14:paraId="16FA9C52" w14:textId="77777777" w:rsidTr="000D3C6D">
                    <w:trPr>
                      <w:trHeight w:val="20"/>
                    </w:trPr>
                    <w:tc>
                      <w:tcPr>
                        <w:tcW w:w="8608" w:type="dxa"/>
                        <w:gridSpan w:val="4"/>
                        <w:tcBorders>
                          <w:top w:val="single" w:sz="4" w:space="0" w:color="auto"/>
                          <w:left w:val="single" w:sz="4" w:space="0" w:color="auto"/>
                          <w:bottom w:val="single" w:sz="4" w:space="0" w:color="auto"/>
                          <w:right w:val="single" w:sz="4" w:space="0" w:color="auto"/>
                        </w:tcBorders>
                        <w:vAlign w:val="center"/>
                      </w:tcPr>
                      <w:p w14:paraId="217AC106" w14:textId="77777777" w:rsidR="000D3C6D" w:rsidRDefault="000D3C6D" w:rsidP="000D3C6D">
                        <w:pPr>
                          <w:autoSpaceDE w:val="0"/>
                          <w:autoSpaceDN w:val="0"/>
                          <w:adjustRightInd w:val="0"/>
                          <w:jc w:val="both"/>
                          <w:rPr>
                            <w:rFonts w:ascii="Times New Roman" w:eastAsiaTheme="minorEastAsia" w:hAnsi="Times New Roman" w:cs="Times New Roman"/>
                            <w:color w:val="000000"/>
                            <w:sz w:val="23"/>
                            <w:szCs w:val="23"/>
                            <w:lang w:val="en-GB" w:eastAsia="zh-CN"/>
                          </w:rPr>
                        </w:pPr>
                      </w:p>
                      <w:p w14:paraId="7D4BD4EC" w14:textId="77777777" w:rsidR="000D3C6D" w:rsidRDefault="000D3C6D" w:rsidP="000D3C6D">
                        <w:pPr>
                          <w:autoSpaceDE w:val="0"/>
                          <w:autoSpaceDN w:val="0"/>
                          <w:adjustRightInd w:val="0"/>
                          <w:jc w:val="both"/>
                          <w:rPr>
                            <w:rFonts w:ascii="Times New Roman" w:eastAsiaTheme="minorEastAsia" w:hAnsi="Times New Roman" w:cs="Times New Roman"/>
                            <w:color w:val="000000"/>
                            <w:sz w:val="23"/>
                            <w:szCs w:val="23"/>
                            <w:lang w:val="en-GB" w:eastAsia="zh-CN"/>
                          </w:rPr>
                        </w:pPr>
                        <w:r>
                          <w:rPr>
                            <w:rFonts w:ascii="Times New Roman" w:eastAsiaTheme="minorEastAsia" w:hAnsi="Times New Roman" w:cs="Times New Roman"/>
                            <w:color w:val="000000"/>
                            <w:sz w:val="23"/>
                            <w:szCs w:val="23"/>
                            <w:lang w:val="en-GB" w:eastAsia="zh-CN"/>
                          </w:rPr>
                          <w:t xml:space="preserve">I believe in the correctness of the assessment set out herein. </w:t>
                        </w:r>
                      </w:p>
                      <w:p w14:paraId="61346874" w14:textId="77777777" w:rsidR="000D3C6D" w:rsidRDefault="000D3C6D" w:rsidP="000D3C6D">
                        <w:pPr>
                          <w:autoSpaceDE w:val="0"/>
                          <w:autoSpaceDN w:val="0"/>
                          <w:adjustRightInd w:val="0"/>
                          <w:jc w:val="both"/>
                          <w:rPr>
                            <w:rFonts w:ascii="Times New Roman" w:eastAsiaTheme="minorEastAsia" w:hAnsi="Times New Roman" w:cs="Times New Roman"/>
                            <w:color w:val="000000"/>
                            <w:sz w:val="23"/>
                            <w:szCs w:val="23"/>
                            <w:lang w:val="en-GB" w:eastAsia="zh-CN"/>
                          </w:rPr>
                        </w:pPr>
                      </w:p>
                      <w:p w14:paraId="32981AC2" w14:textId="77777777" w:rsidR="000D3C6D" w:rsidRDefault="000D3C6D" w:rsidP="000D3C6D">
                        <w:pPr>
                          <w:autoSpaceDE w:val="0"/>
                          <w:autoSpaceDN w:val="0"/>
                          <w:adjustRightInd w:val="0"/>
                          <w:jc w:val="both"/>
                          <w:rPr>
                            <w:rFonts w:ascii="Times New Roman" w:eastAsiaTheme="minorEastAsia" w:hAnsi="Times New Roman" w:cs="Times New Roman"/>
                            <w:color w:val="000000"/>
                            <w:sz w:val="23"/>
                            <w:szCs w:val="23"/>
                            <w:lang w:val="en-GB" w:eastAsia="zh-CN"/>
                          </w:rPr>
                        </w:pPr>
                        <w:r>
                          <w:rPr>
                            <w:rFonts w:ascii="Times New Roman" w:eastAsiaTheme="minorEastAsia" w:hAnsi="Times New Roman" w:cs="Times New Roman"/>
                            <w:color w:val="000000"/>
                            <w:sz w:val="23"/>
                            <w:szCs w:val="23"/>
                            <w:lang w:val="en-GB" w:eastAsia="zh-CN"/>
                          </w:rPr>
                          <w:t xml:space="preserve">I do not have any family members or friends who have any interest (financial or otherwise) in any matter concerning the person to whom the application relates. </w:t>
                        </w:r>
                      </w:p>
                      <w:p w14:paraId="10475E8B" w14:textId="77777777" w:rsidR="000D3C6D" w:rsidRDefault="000D3C6D" w:rsidP="000D3C6D">
                        <w:pPr>
                          <w:autoSpaceDE w:val="0"/>
                          <w:autoSpaceDN w:val="0"/>
                          <w:adjustRightInd w:val="0"/>
                          <w:jc w:val="both"/>
                          <w:rPr>
                            <w:rFonts w:ascii="Times New Roman" w:eastAsiaTheme="minorEastAsia" w:hAnsi="Times New Roman" w:cs="Times New Roman"/>
                            <w:color w:val="000000"/>
                            <w:sz w:val="23"/>
                            <w:szCs w:val="23"/>
                            <w:lang w:val="en-GB" w:eastAsia="zh-CN"/>
                          </w:rPr>
                        </w:pPr>
                      </w:p>
                      <w:p w14:paraId="1D02BAB6" w14:textId="77777777" w:rsidR="000D3C6D" w:rsidRDefault="000D3C6D" w:rsidP="000D3C6D">
                        <w:pPr>
                          <w:autoSpaceDE w:val="0"/>
                          <w:autoSpaceDN w:val="0"/>
                          <w:adjustRightInd w:val="0"/>
                          <w:jc w:val="both"/>
                          <w:rPr>
                            <w:rFonts w:ascii="Times New Roman" w:eastAsiaTheme="minorEastAsia" w:hAnsi="Times New Roman" w:cs="Times New Roman"/>
                            <w:color w:val="000000"/>
                            <w:sz w:val="23"/>
                            <w:szCs w:val="23"/>
                            <w:lang w:val="en-GB" w:eastAsia="zh-CN"/>
                          </w:rPr>
                        </w:pPr>
                        <w:r>
                          <w:rPr>
                            <w:rFonts w:ascii="Times New Roman" w:eastAsiaTheme="minorEastAsia" w:hAnsi="Times New Roman" w:cs="Times New Roman"/>
                            <w:color w:val="000000"/>
                            <w:sz w:val="23"/>
                            <w:szCs w:val="23"/>
                            <w:lang w:val="en-GB" w:eastAsia="zh-CN"/>
                          </w:rPr>
                          <w:t>I understand that this report may be used by the Director</w:t>
                        </w:r>
                        <w:ins w:id="12" w:author="Aziziyah MD HAMBALI (FJCOURTS)" w:date="2020-04-24T16:15:00Z">
                          <w:r>
                            <w:rPr>
                              <w:rFonts w:ascii="Times New Roman" w:eastAsiaTheme="minorEastAsia" w:hAnsi="Times New Roman" w:cs="Times New Roman"/>
                              <w:sz w:val="23"/>
                              <w:szCs w:val="23"/>
                              <w:lang w:val="en-GB" w:eastAsia="zh-CN"/>
                            </w:rPr>
                            <w:t>-General</w:t>
                          </w:r>
                        </w:ins>
                        <w:r>
                          <w:rPr>
                            <w:rFonts w:ascii="Times New Roman" w:eastAsiaTheme="minorEastAsia" w:hAnsi="Times New Roman" w:cs="Times New Roman"/>
                            <w:color w:val="FF0000"/>
                            <w:sz w:val="23"/>
                            <w:szCs w:val="23"/>
                            <w:lang w:val="en-GB" w:eastAsia="zh-CN"/>
                          </w:rPr>
                          <w:t xml:space="preserve"> </w:t>
                        </w:r>
                        <w:r>
                          <w:rPr>
                            <w:rFonts w:ascii="Times New Roman" w:eastAsiaTheme="minorEastAsia" w:hAnsi="Times New Roman" w:cs="Times New Roman"/>
                            <w:color w:val="000000"/>
                            <w:sz w:val="23"/>
                            <w:szCs w:val="23"/>
                            <w:lang w:val="en-GB" w:eastAsia="zh-CN"/>
                          </w:rPr>
                          <w:t xml:space="preserve">of Social Welfare or protector in the exercise of statutory powers under the Vulnerable Adults Act, or submitted to the Court in an application for a court order under the Vulnerable Adults Act. </w:t>
                        </w:r>
                      </w:p>
                      <w:p w14:paraId="0CC1A526" w14:textId="77777777" w:rsidR="000D3C6D" w:rsidRDefault="000D3C6D" w:rsidP="000D3C6D">
                        <w:pPr>
                          <w:jc w:val="both"/>
                          <w:rPr>
                            <w:rFonts w:ascii="Times New Roman" w:eastAsiaTheme="minorEastAsia" w:hAnsi="Times New Roman" w:cs="Times New Roman"/>
                            <w:sz w:val="23"/>
                            <w:szCs w:val="23"/>
                            <w:lang w:eastAsia="zh-CN"/>
                          </w:rPr>
                        </w:pPr>
                      </w:p>
                      <w:p w14:paraId="7BE94BCA" w14:textId="77777777" w:rsidR="000D3C6D" w:rsidRDefault="000D3C6D" w:rsidP="000D3C6D">
                        <w:pPr>
                          <w:jc w:val="both"/>
                          <w:rPr>
                            <w:rFonts w:ascii="Times New Roman" w:eastAsiaTheme="minorEastAsia" w:hAnsi="Times New Roman" w:cs="Times New Roman"/>
                            <w:sz w:val="23"/>
                            <w:szCs w:val="23"/>
                            <w:lang w:eastAsia="zh-CN"/>
                          </w:rPr>
                        </w:pPr>
                        <w:r>
                          <w:rPr>
                            <w:rFonts w:ascii="Times New Roman" w:eastAsiaTheme="minorEastAsia" w:hAnsi="Times New Roman" w:cs="Times New Roman"/>
                            <w:sz w:val="23"/>
                            <w:szCs w:val="23"/>
                            <w:lang w:eastAsia="zh-CN"/>
                          </w:rPr>
                          <w:t xml:space="preserve">The assessment of mental capacity is only for decisions covered under this form and cannot be used for any other transactions or purposes at present or in future, </w:t>
                        </w:r>
                        <w:proofErr w:type="gramStart"/>
                        <w:r>
                          <w:rPr>
                            <w:rFonts w:ascii="Times New Roman" w:eastAsiaTheme="minorEastAsia" w:hAnsi="Times New Roman" w:cs="Times New Roman"/>
                            <w:sz w:val="23"/>
                            <w:szCs w:val="23"/>
                            <w:lang w:eastAsia="zh-CN"/>
                          </w:rPr>
                          <w:t>whether or not</w:t>
                        </w:r>
                        <w:proofErr w:type="gramEnd"/>
                        <w:r>
                          <w:rPr>
                            <w:rFonts w:ascii="Times New Roman" w:eastAsiaTheme="minorEastAsia" w:hAnsi="Times New Roman" w:cs="Times New Roman"/>
                            <w:sz w:val="23"/>
                            <w:szCs w:val="23"/>
                            <w:lang w:eastAsia="zh-CN"/>
                          </w:rPr>
                          <w:t xml:space="preserve"> related to the Vulnerable Adults Act. </w:t>
                        </w:r>
                      </w:p>
                      <w:p w14:paraId="400D6BEF" w14:textId="77777777" w:rsidR="000D3C6D" w:rsidRDefault="000D3C6D" w:rsidP="000D3C6D">
                        <w:pPr>
                          <w:jc w:val="both"/>
                          <w:rPr>
                            <w:rFonts w:ascii="Times New Roman" w:eastAsiaTheme="minorEastAsia" w:hAnsi="Times New Roman" w:cs="Times New Roman"/>
                            <w:sz w:val="23"/>
                            <w:szCs w:val="23"/>
                            <w:lang w:eastAsia="zh-CN"/>
                          </w:rPr>
                        </w:pPr>
                      </w:p>
                      <w:p w14:paraId="5DF28ADC" w14:textId="77777777" w:rsidR="000D3C6D" w:rsidRDefault="000D3C6D" w:rsidP="000D3C6D">
                        <w:pPr>
                          <w:autoSpaceDE w:val="0"/>
                          <w:autoSpaceDN w:val="0"/>
                          <w:adjustRightInd w:val="0"/>
                          <w:jc w:val="both"/>
                          <w:rPr>
                            <w:rFonts w:ascii="Times New Roman" w:eastAsiaTheme="minorEastAsia" w:hAnsi="Times New Roman" w:cs="Times New Roman"/>
                            <w:sz w:val="22"/>
                            <w:szCs w:val="22"/>
                            <w:lang w:eastAsia="zh-CN"/>
                          </w:rPr>
                        </w:pPr>
                        <w:r>
                          <w:rPr>
                            <w:rFonts w:ascii="Times New Roman" w:eastAsiaTheme="minorEastAsia" w:hAnsi="Times New Roman" w:cs="Times New Roman"/>
                            <w:b/>
                            <w:lang w:eastAsia="zh-CN"/>
                          </w:rPr>
                          <w:t>Signature</w:t>
                        </w:r>
                        <w:r>
                          <w:rPr>
                            <w:rFonts w:ascii="Times New Roman" w:eastAsiaTheme="minorEastAsia" w:hAnsi="Times New Roman" w:cs="Times New Roman"/>
                            <w:lang w:eastAsia="zh-CN"/>
                          </w:rPr>
                          <w:t>:</w:t>
                        </w:r>
                        <w:r>
                          <w:rPr>
                            <w:rFonts w:ascii="Times New Roman" w:eastAsiaTheme="minorEastAsia" w:hAnsi="Times New Roman" w:cs="Times New Roman"/>
                            <w:lang w:eastAsia="zh-CN"/>
                          </w:rPr>
                          <w:tab/>
                          <w:t>_______________________</w:t>
                        </w:r>
                      </w:p>
                      <w:p w14:paraId="3CC60E5C" w14:textId="77777777" w:rsidR="000D3C6D" w:rsidRDefault="000D3C6D" w:rsidP="000D3C6D">
                        <w:pPr>
                          <w:autoSpaceDE w:val="0"/>
                          <w:autoSpaceDN w:val="0"/>
                          <w:adjustRightInd w:val="0"/>
                          <w:jc w:val="both"/>
                          <w:rPr>
                            <w:rFonts w:ascii="Times New Roman" w:eastAsiaTheme="minorEastAsia" w:hAnsi="Times New Roman" w:cs="Times New Roman"/>
                            <w:lang w:eastAsia="zh-CN"/>
                          </w:rPr>
                        </w:pPr>
                      </w:p>
                      <w:p w14:paraId="1521C39B" w14:textId="77777777" w:rsidR="000D3C6D" w:rsidRDefault="000D3C6D" w:rsidP="000D3C6D">
                        <w:pPr>
                          <w:jc w:val="both"/>
                          <w:rPr>
                            <w:rFonts w:ascii="Times New Roman" w:eastAsiaTheme="minorEastAsia" w:hAnsi="Times New Roman" w:cs="Times New Roman"/>
                            <w:lang w:eastAsia="zh-CN"/>
                          </w:rPr>
                        </w:pPr>
                        <w:r>
                          <w:rPr>
                            <w:rFonts w:ascii="Times New Roman" w:eastAsiaTheme="minorEastAsia" w:hAnsi="Times New Roman" w:cs="Times New Roman"/>
                            <w:b/>
                            <w:lang w:eastAsia="zh-CN"/>
                          </w:rPr>
                          <w:t>Date</w:t>
                        </w:r>
                        <w:r>
                          <w:rPr>
                            <w:rFonts w:ascii="Times New Roman" w:eastAsiaTheme="minorEastAsia" w:hAnsi="Times New Roman" w:cs="Times New Roman"/>
                            <w:lang w:eastAsia="zh-CN"/>
                          </w:rPr>
                          <w:t>:</w:t>
                        </w:r>
                        <w:r>
                          <w:rPr>
                            <w:rFonts w:ascii="Times New Roman" w:eastAsiaTheme="minorEastAsia" w:hAnsi="Times New Roman" w:cs="Times New Roman"/>
                            <w:lang w:eastAsia="zh-CN"/>
                          </w:rPr>
                          <w:tab/>
                        </w:r>
                        <w:r>
                          <w:rPr>
                            <w:rFonts w:ascii="Times New Roman" w:eastAsiaTheme="minorEastAsia" w:hAnsi="Times New Roman" w:cs="Times New Roman"/>
                            <w:lang w:eastAsia="zh-CN"/>
                          </w:rPr>
                          <w:tab/>
                          <w:t>_______________________</w:t>
                        </w:r>
                      </w:p>
                      <w:p w14:paraId="4B59BF2A" w14:textId="77777777" w:rsidR="000D3C6D" w:rsidRDefault="000D3C6D" w:rsidP="000D3C6D">
                        <w:pPr>
                          <w:jc w:val="both"/>
                          <w:rPr>
                            <w:rFonts w:ascii="Times New Roman" w:eastAsiaTheme="minorEastAsia" w:hAnsi="Times New Roman" w:cs="Times New Roman"/>
                            <w:lang w:eastAsia="zh-CN"/>
                          </w:rPr>
                        </w:pPr>
                      </w:p>
                      <w:p w14:paraId="4D078E64" w14:textId="77777777" w:rsidR="000D3C6D" w:rsidRDefault="000D3C6D" w:rsidP="000D3C6D">
                        <w:pPr>
                          <w:jc w:val="both"/>
                          <w:rPr>
                            <w:rFonts w:ascii="Times New Roman" w:eastAsiaTheme="minorEastAsia" w:hAnsi="Times New Roman" w:cs="Times New Roman"/>
                            <w:lang w:eastAsia="zh-CN"/>
                          </w:rPr>
                        </w:pPr>
                        <w:r>
                          <w:rPr>
                            <w:rFonts w:ascii="Times New Roman" w:eastAsiaTheme="minorEastAsia" w:hAnsi="Times New Roman" w:cs="Times New Roman"/>
                            <w:b/>
                            <w:lang w:eastAsia="zh-CN"/>
                          </w:rPr>
                          <w:t>Time:</w:t>
                        </w:r>
                        <w:r>
                          <w:rPr>
                            <w:rFonts w:ascii="Times New Roman" w:eastAsiaTheme="minorEastAsia" w:hAnsi="Times New Roman" w:cs="Times New Roman"/>
                            <w:lang w:eastAsia="zh-CN"/>
                          </w:rPr>
                          <w:t xml:space="preserve"> </w:t>
                        </w:r>
                        <w:r>
                          <w:rPr>
                            <w:rFonts w:ascii="Times New Roman" w:eastAsiaTheme="minorEastAsia" w:hAnsi="Times New Roman" w:cs="Times New Roman"/>
                            <w:lang w:eastAsia="zh-CN"/>
                          </w:rPr>
                          <w:tab/>
                        </w:r>
                        <w:r>
                          <w:rPr>
                            <w:rFonts w:ascii="Times New Roman" w:eastAsiaTheme="minorEastAsia" w:hAnsi="Times New Roman" w:cs="Times New Roman"/>
                            <w:lang w:eastAsia="zh-CN"/>
                          </w:rPr>
                          <w:tab/>
                          <w:t>_______________________</w:t>
                        </w:r>
                      </w:p>
                      <w:p w14:paraId="35EE6DE4" w14:textId="77777777" w:rsidR="000D3C6D" w:rsidRDefault="000D3C6D" w:rsidP="000D3C6D">
                        <w:pPr>
                          <w:jc w:val="both"/>
                          <w:rPr>
                            <w:rFonts w:ascii="Times New Roman" w:eastAsiaTheme="minorEastAsia" w:hAnsi="Times New Roman" w:cs="Times New Roman"/>
                            <w:b/>
                            <w:lang w:eastAsia="zh-CN"/>
                          </w:rPr>
                        </w:pPr>
                      </w:p>
                    </w:tc>
                  </w:tr>
                </w:tbl>
                <w:p w14:paraId="274BBD1F" w14:textId="77777777" w:rsidR="000D3C6D" w:rsidRDefault="000D3C6D" w:rsidP="000D3C6D">
                  <w:pPr>
                    <w:rPr>
                      <w:rFonts w:asciiTheme="minorHAnsi" w:eastAsiaTheme="minorHAnsi" w:hAnsiTheme="minorHAnsi" w:cstheme="minorBidi"/>
                      <w:sz w:val="22"/>
                      <w:szCs w:val="22"/>
                      <w:lang w:eastAsia="en-US"/>
                    </w:rPr>
                  </w:pPr>
                  <w:r>
                    <w:lastRenderedPageBreak/>
                    <w:br w:type="page"/>
                  </w:r>
                </w:p>
                <w:tbl>
                  <w:tblPr>
                    <w:tblW w:w="9006" w:type="dxa"/>
                    <w:jc w:val="center"/>
                    <w:tblLook w:val="04A0" w:firstRow="1" w:lastRow="0" w:firstColumn="1" w:lastColumn="0" w:noHBand="0" w:noVBand="1"/>
                  </w:tblPr>
                  <w:tblGrid>
                    <w:gridCol w:w="8122"/>
                    <w:gridCol w:w="884"/>
                  </w:tblGrid>
                  <w:tr w:rsidR="000D3C6D" w14:paraId="53EFAFA9" w14:textId="77777777" w:rsidTr="000D3C6D">
                    <w:trPr>
                      <w:cantSplit/>
                      <w:jc w:val="center"/>
                    </w:trPr>
                    <w:tc>
                      <w:tcPr>
                        <w:tcW w:w="9006" w:type="dxa"/>
                        <w:gridSpan w:val="2"/>
                      </w:tcPr>
                      <w:p w14:paraId="1FA3251B" w14:textId="77777777" w:rsidR="000D3C6D" w:rsidRDefault="000D3C6D" w:rsidP="000D3C6D">
                        <w:pPr>
                          <w:spacing w:after="0" w:line="240" w:lineRule="auto"/>
                          <w:rPr>
                            <w:rFonts w:ascii="Times New Roman" w:eastAsiaTheme="minorEastAsia" w:hAnsi="Times New Roman" w:cs="Times New Roman"/>
                            <w:b/>
                            <w:i/>
                            <w:lang w:val="en-US" w:eastAsia="zh-CN"/>
                          </w:rPr>
                        </w:pPr>
                      </w:p>
                      <w:p w14:paraId="50D3444A" w14:textId="77777777" w:rsidR="000D3C6D" w:rsidRDefault="000D3C6D" w:rsidP="000D3C6D">
                        <w:pPr>
                          <w:spacing w:after="0" w:line="240" w:lineRule="auto"/>
                          <w:rPr>
                            <w:rFonts w:ascii="Times New Roman" w:eastAsiaTheme="minorEastAsia" w:hAnsi="Times New Roman" w:cs="Times New Roman"/>
                            <w:b/>
                            <w:i/>
                            <w:lang w:val="en-US" w:eastAsia="zh-CN"/>
                          </w:rPr>
                        </w:pPr>
                        <w:r>
                          <w:rPr>
                            <w:rFonts w:ascii="Times New Roman" w:eastAsiaTheme="minorEastAsia" w:hAnsi="Times New Roman" w:cs="Times New Roman"/>
                            <w:b/>
                            <w:i/>
                            <w:lang w:val="en-US" w:eastAsia="zh-CN"/>
                          </w:rPr>
                          <w:t>(ii) For applications for Orders under sections 14 and 15 by a person mentioned in section 12(2)(a)(ii) or (iii)</w:t>
                        </w:r>
                      </w:p>
                    </w:tc>
                  </w:tr>
                  <w:tr w:rsidR="000D3C6D" w14:paraId="048CB8D2" w14:textId="77777777" w:rsidTr="000D3C6D">
                    <w:trPr>
                      <w:cantSplit/>
                      <w:trHeight w:val="180"/>
                      <w:jc w:val="center"/>
                    </w:trPr>
                    <w:tc>
                      <w:tcPr>
                        <w:tcW w:w="8122" w:type="dxa"/>
                        <w:hideMark/>
                      </w:tcPr>
                      <w:p w14:paraId="2D32CC00" w14:textId="77777777" w:rsidR="000D3C6D" w:rsidRDefault="000D3C6D" w:rsidP="000D3C6D">
                        <w:pPr>
                          <w:spacing w:after="0" w:line="240" w:lineRule="auto"/>
                          <w:ind w:firstLine="1643"/>
                          <w:rPr>
                            <w:rFonts w:ascii="Times New Roman" w:eastAsiaTheme="minorHAnsi" w:hAnsi="Times New Roman" w:cs="Times New Roman"/>
                            <w:b/>
                            <w:lang w:val="en-US" w:eastAsia="en-US"/>
                          </w:rPr>
                        </w:pPr>
                        <w:r>
                          <w:rPr>
                            <w:rFonts w:ascii="Times New Roman" w:eastAsiaTheme="minorEastAsia" w:hAnsi="Times New Roman" w:cs="Times New Roman"/>
                            <w:b/>
                            <w:lang w:val="en-US" w:eastAsia="zh-CN"/>
                          </w:rPr>
                          <w:t>MENTAL CAPACITY ASSESSMENT REPORT</w:t>
                        </w:r>
                      </w:p>
                    </w:tc>
                    <w:tc>
                      <w:tcPr>
                        <w:tcW w:w="884" w:type="dxa"/>
                      </w:tcPr>
                      <w:p w14:paraId="10C8DB2B" w14:textId="77777777" w:rsidR="000D3C6D" w:rsidRDefault="000D3C6D" w:rsidP="000D3C6D">
                        <w:pPr>
                          <w:spacing w:after="0" w:line="240" w:lineRule="auto"/>
                          <w:jc w:val="center"/>
                          <w:rPr>
                            <w:rFonts w:ascii="Times New Roman" w:hAnsi="Times New Roman" w:cs="Times New Roman"/>
                            <w:b/>
                            <w:lang w:val="en-US"/>
                          </w:rPr>
                        </w:pPr>
                      </w:p>
                    </w:tc>
                  </w:tr>
                  <w:tr w:rsidR="000D3C6D" w14:paraId="460304DD" w14:textId="77777777" w:rsidTr="000D3C6D">
                    <w:trPr>
                      <w:cantSplit/>
                      <w:trHeight w:val="180"/>
                      <w:jc w:val="center"/>
                    </w:trPr>
                    <w:tc>
                      <w:tcPr>
                        <w:tcW w:w="8122" w:type="dxa"/>
                        <w:hideMark/>
                      </w:tcPr>
                      <w:p w14:paraId="259B0C9C" w14:textId="77777777" w:rsidR="000D3C6D" w:rsidRDefault="000D3C6D" w:rsidP="000D3C6D">
                        <w:pPr>
                          <w:spacing w:after="0" w:line="240" w:lineRule="auto"/>
                          <w:ind w:right="-282" w:firstLine="226"/>
                          <w:jc w:val="center"/>
                          <w:rPr>
                            <w:rFonts w:ascii="Times New Roman" w:hAnsi="Times New Roman" w:cs="Times New Roman"/>
                            <w:b/>
                            <w:i/>
                            <w:lang w:val="en-US"/>
                          </w:rPr>
                        </w:pPr>
                        <w:r>
                          <w:rPr>
                            <w:rFonts w:ascii="Times New Roman" w:eastAsiaTheme="minorEastAsia" w:hAnsi="Times New Roman" w:cs="Times New Roman"/>
                            <w:b/>
                            <w:i/>
                            <w:lang w:val="en-US" w:eastAsia="zh-CN"/>
                          </w:rPr>
                          <w:t>(For use in support of a Court application under the Vulnerable Adults Act)</w:t>
                        </w:r>
                      </w:p>
                    </w:tc>
                    <w:tc>
                      <w:tcPr>
                        <w:tcW w:w="884" w:type="dxa"/>
                      </w:tcPr>
                      <w:p w14:paraId="483F789D" w14:textId="77777777" w:rsidR="000D3C6D" w:rsidRDefault="000D3C6D" w:rsidP="000D3C6D">
                        <w:pPr>
                          <w:spacing w:after="0" w:line="240" w:lineRule="auto"/>
                          <w:jc w:val="center"/>
                          <w:rPr>
                            <w:rFonts w:ascii="Times New Roman" w:hAnsi="Times New Roman" w:cs="Times New Roman"/>
                            <w:b/>
                            <w:i/>
                            <w:lang w:val="en-US"/>
                          </w:rPr>
                        </w:pPr>
                      </w:p>
                    </w:tc>
                  </w:tr>
                  <w:tr w:rsidR="000D3C6D" w14:paraId="7B098340" w14:textId="77777777" w:rsidTr="000D3C6D">
                    <w:trPr>
                      <w:cantSplit/>
                      <w:jc w:val="center"/>
                    </w:trPr>
                    <w:tc>
                      <w:tcPr>
                        <w:tcW w:w="9006" w:type="dxa"/>
                        <w:gridSpan w:val="2"/>
                      </w:tcPr>
                      <w:p w14:paraId="7CDE665A" w14:textId="77777777" w:rsidR="000D3C6D" w:rsidRDefault="000D3C6D" w:rsidP="000D3C6D">
                        <w:pPr>
                          <w:spacing w:after="0" w:line="240" w:lineRule="auto"/>
                          <w:ind w:firstLine="1643"/>
                          <w:jc w:val="center"/>
                          <w:rPr>
                            <w:rFonts w:ascii="Times New Roman" w:hAnsi="Times New Roman" w:cs="Times New Roman"/>
                            <w:b/>
                            <w:i/>
                            <w:lang w:val="en-US"/>
                          </w:rPr>
                        </w:pPr>
                      </w:p>
                    </w:tc>
                  </w:tr>
                  <w:tr w:rsidR="000D3C6D" w14:paraId="2B6D188F" w14:textId="77777777" w:rsidTr="000D3C6D">
                    <w:trPr>
                      <w:cantSplit/>
                      <w:jc w:val="center"/>
                    </w:trPr>
                    <w:tc>
                      <w:tcPr>
                        <w:tcW w:w="9006" w:type="dxa"/>
                        <w:gridSpan w:val="2"/>
                        <w:hideMark/>
                      </w:tcPr>
                      <w:p w14:paraId="36FD387E" w14:textId="77777777" w:rsidR="000D3C6D" w:rsidRDefault="000D3C6D" w:rsidP="000D3C6D">
                        <w:pPr>
                          <w:spacing w:after="0" w:line="240" w:lineRule="auto"/>
                          <w:ind w:hanging="62"/>
                          <w:rPr>
                            <w:rFonts w:ascii="Times New Roman" w:hAnsi="Times New Roman" w:cs="Times New Roman"/>
                            <w:b/>
                            <w:lang w:val="en-US"/>
                          </w:rPr>
                        </w:pPr>
                        <w:proofErr w:type="gramStart"/>
                        <w:r>
                          <w:rPr>
                            <w:rFonts w:ascii="Times New Roman" w:eastAsiaTheme="minorEastAsia" w:hAnsi="Times New Roman" w:cs="Times New Roman"/>
                            <w:b/>
                            <w:lang w:val="en-US" w:eastAsia="zh-CN"/>
                          </w:rPr>
                          <w:t>Date:_</w:t>
                        </w:r>
                        <w:proofErr w:type="gramEnd"/>
                        <w:r>
                          <w:rPr>
                            <w:rFonts w:ascii="Times New Roman" w:eastAsiaTheme="minorEastAsia" w:hAnsi="Times New Roman" w:cs="Times New Roman"/>
                            <w:b/>
                            <w:lang w:val="en-US" w:eastAsia="zh-CN"/>
                          </w:rPr>
                          <w:t>__________</w:t>
                        </w:r>
                      </w:p>
                    </w:tc>
                  </w:tr>
                </w:tbl>
                <w:p w14:paraId="1353F72D" w14:textId="77777777" w:rsidR="000D3C6D" w:rsidRDefault="000D3C6D" w:rsidP="000D3C6D">
                  <w:pPr>
                    <w:spacing w:after="0" w:line="240" w:lineRule="auto"/>
                    <w:rPr>
                      <w:rFonts w:ascii="Times New Roman" w:eastAsiaTheme="minorEastAsia" w:hAnsi="Times New Roman" w:cs="Times New Roman"/>
                      <w:b/>
                      <w:sz w:val="22"/>
                      <w:szCs w:val="22"/>
                      <w:lang w:val="en-US" w:eastAsia="zh-CN"/>
                    </w:rPr>
                  </w:pPr>
                </w:p>
                <w:p w14:paraId="173E28EE" w14:textId="77777777" w:rsidR="000D3C6D" w:rsidRDefault="000D3C6D" w:rsidP="000D3C6D">
                  <w:pPr>
                    <w:spacing w:after="0" w:line="240" w:lineRule="auto"/>
                    <w:rPr>
                      <w:rFonts w:ascii="Times New Roman" w:eastAsiaTheme="minorEastAsia" w:hAnsi="Times New Roman" w:cs="Times New Roman"/>
                      <w:b/>
                      <w:lang w:val="en-US" w:eastAsia="zh-CN"/>
                    </w:rPr>
                  </w:pPr>
                </w:p>
                <w:p w14:paraId="46B4F30D" w14:textId="77777777" w:rsidR="000D3C6D" w:rsidRDefault="000D3C6D" w:rsidP="000D3C6D">
                  <w:pPr>
                    <w:spacing w:after="0" w:line="240" w:lineRule="auto"/>
                    <w:rPr>
                      <w:rFonts w:ascii="Times New Roman" w:eastAsiaTheme="minorEastAsia" w:hAnsi="Times New Roman" w:cs="Times New Roman"/>
                      <w:b/>
                      <w:lang w:val="en-US" w:eastAsia="zh-CN"/>
                    </w:rPr>
                  </w:pPr>
                  <w:r>
                    <w:rPr>
                      <w:rFonts w:ascii="Times New Roman" w:eastAsiaTheme="minorEastAsia" w:hAnsi="Times New Roman" w:cs="Times New Roman"/>
                      <w:b/>
                      <w:lang w:val="en-US" w:eastAsia="zh-CN"/>
                    </w:rPr>
                    <w:t>Full name of Patient:  _____________</w:t>
                  </w:r>
                </w:p>
                <w:p w14:paraId="26DD033B" w14:textId="77777777" w:rsidR="000D3C6D" w:rsidRDefault="000D3C6D" w:rsidP="000D3C6D">
                  <w:pPr>
                    <w:spacing w:after="0" w:line="240" w:lineRule="auto"/>
                    <w:rPr>
                      <w:rFonts w:ascii="Times New Roman" w:eastAsiaTheme="minorEastAsia" w:hAnsi="Times New Roman" w:cs="Times New Roman"/>
                      <w:b/>
                      <w:lang w:val="en-US" w:eastAsia="zh-CN"/>
                    </w:rPr>
                  </w:pPr>
                  <w:r>
                    <w:rPr>
                      <w:rFonts w:ascii="Times New Roman" w:eastAsiaTheme="minorEastAsia" w:hAnsi="Times New Roman" w:cs="Times New Roman"/>
                      <w:b/>
                      <w:lang w:val="en-US" w:eastAsia="zh-CN"/>
                    </w:rPr>
                    <w:t xml:space="preserve">NRIC </w:t>
                  </w:r>
                  <w:proofErr w:type="gramStart"/>
                  <w:r>
                    <w:rPr>
                      <w:rFonts w:ascii="Times New Roman" w:eastAsiaTheme="minorEastAsia" w:hAnsi="Times New Roman" w:cs="Times New Roman"/>
                      <w:b/>
                      <w:lang w:val="en-US" w:eastAsia="zh-CN"/>
                    </w:rPr>
                    <w:t>No.:_</w:t>
                  </w:r>
                  <w:proofErr w:type="gramEnd"/>
                  <w:r>
                    <w:rPr>
                      <w:rFonts w:ascii="Times New Roman" w:eastAsiaTheme="minorEastAsia" w:hAnsi="Times New Roman" w:cs="Times New Roman"/>
                      <w:b/>
                      <w:lang w:val="en-US" w:eastAsia="zh-CN"/>
                    </w:rPr>
                    <w:t>__________________</w:t>
                  </w:r>
                </w:p>
                <w:p w14:paraId="07D1A92E" w14:textId="77777777" w:rsidR="000D3C6D" w:rsidRDefault="000D3C6D" w:rsidP="000D3C6D">
                  <w:pPr>
                    <w:spacing w:after="0" w:line="240" w:lineRule="auto"/>
                    <w:rPr>
                      <w:rFonts w:ascii="Times New Roman" w:eastAsiaTheme="minorEastAsia" w:hAnsi="Times New Roman" w:cs="Times New Roman"/>
                      <w:b/>
                      <w:lang w:val="en-US" w:eastAsia="zh-CN"/>
                    </w:rPr>
                  </w:pPr>
                  <w:r>
                    <w:rPr>
                      <w:rFonts w:ascii="Times New Roman" w:eastAsiaTheme="minorEastAsia" w:hAnsi="Times New Roman" w:cs="Times New Roman"/>
                      <w:b/>
                      <w:lang w:val="en-US" w:eastAsia="zh-CN"/>
                    </w:rPr>
                    <w:t>Age of Patient at last birthday: ___________</w:t>
                  </w:r>
                </w:p>
                <w:p w14:paraId="11540CC6" w14:textId="77777777" w:rsidR="000D3C6D" w:rsidRDefault="000D3C6D" w:rsidP="000D3C6D">
                  <w:pPr>
                    <w:spacing w:after="0" w:line="240" w:lineRule="auto"/>
                    <w:rPr>
                      <w:rFonts w:ascii="Times New Roman" w:eastAsiaTheme="minorEastAsia" w:hAnsi="Times New Roman" w:cs="Times New Roman"/>
                      <w:b/>
                      <w:i/>
                      <w:lang w:val="en-US" w:eastAsia="zh-CN"/>
                    </w:rPr>
                  </w:pPr>
                </w:p>
                <w:p w14:paraId="607AD135" w14:textId="77777777" w:rsidR="000D3C6D" w:rsidRDefault="000D3C6D" w:rsidP="000D3C6D">
                  <w:pPr>
                    <w:spacing w:after="0" w:line="240" w:lineRule="auto"/>
                    <w:rPr>
                      <w:rFonts w:ascii="Times New Roman" w:eastAsiaTheme="minorEastAsia" w:hAnsi="Times New Roman" w:cs="Times New Roman"/>
                      <w:b/>
                      <w:i/>
                      <w:lang w:val="en-US" w:eastAsia="zh-CN"/>
                    </w:rPr>
                  </w:pPr>
                </w:p>
                <w:p w14:paraId="62B8D0D1" w14:textId="77777777" w:rsidR="000D3C6D" w:rsidRDefault="000D3C6D" w:rsidP="000D3C6D">
                  <w:pPr>
                    <w:spacing w:after="0" w:line="240" w:lineRule="auto"/>
                    <w:rPr>
                      <w:rFonts w:ascii="Times New Roman" w:eastAsiaTheme="minorEastAsia" w:hAnsi="Times New Roman" w:cs="Times New Roman"/>
                      <w:lang w:val="en-US" w:eastAsia="zh-CN"/>
                    </w:rPr>
                  </w:pPr>
                  <w:r>
                    <w:rPr>
                      <w:rFonts w:ascii="Times New Roman" w:eastAsiaTheme="minorEastAsia" w:hAnsi="Times New Roman" w:cs="Times New Roman"/>
                      <w:lang w:val="en-US" w:eastAsia="zh-CN"/>
                    </w:rPr>
                    <w:tab/>
                    <w:t xml:space="preserve">This is to certify that: </w:t>
                  </w:r>
                </w:p>
                <w:p w14:paraId="672FD7B6" w14:textId="77777777" w:rsidR="000D3C6D" w:rsidRDefault="000D3C6D" w:rsidP="000D3C6D">
                  <w:pPr>
                    <w:spacing w:after="0" w:line="240" w:lineRule="auto"/>
                    <w:rPr>
                      <w:rFonts w:ascii="Times New Roman" w:eastAsiaTheme="minorEastAsia" w:hAnsi="Times New Roman" w:cs="Times New Roman"/>
                      <w:lang w:val="en-US" w:eastAsia="zh-CN"/>
                    </w:rPr>
                  </w:pPr>
                </w:p>
                <w:p w14:paraId="31734FA3" w14:textId="77777777" w:rsidR="000D3C6D" w:rsidRDefault="000D3C6D" w:rsidP="006172E9">
                  <w:pPr>
                    <w:numPr>
                      <w:ilvl w:val="0"/>
                      <w:numId w:val="143"/>
                    </w:numPr>
                    <w:spacing w:before="0" w:after="0" w:line="240" w:lineRule="auto"/>
                    <w:contextualSpacing/>
                    <w:jc w:val="both"/>
                    <w:rPr>
                      <w:rFonts w:ascii="Times New Roman" w:eastAsiaTheme="minorHAnsi" w:hAnsi="Times New Roman" w:cs="Times New Roman"/>
                      <w:lang w:val="en-US" w:eastAsia="en-US"/>
                    </w:rPr>
                  </w:pPr>
                  <w:r>
                    <w:rPr>
                      <w:rFonts w:ascii="Times New Roman" w:hAnsi="Times New Roman" w:cs="Times New Roman"/>
                      <w:lang w:val="en-US"/>
                    </w:rPr>
                    <w:t xml:space="preserve">the above-named patient does not have the mental capacity to give consent to either an approved welfare officer or his/her </w:t>
                  </w:r>
                  <w:proofErr w:type="spellStart"/>
                  <w:r>
                    <w:rPr>
                      <w:rFonts w:ascii="Times New Roman" w:hAnsi="Times New Roman" w:cs="Times New Roman"/>
                      <w:lang w:val="en-US"/>
                    </w:rPr>
                    <w:t>donee</w:t>
                  </w:r>
                  <w:proofErr w:type="spellEnd"/>
                  <w:r>
                    <w:rPr>
                      <w:rFonts w:ascii="Times New Roman" w:hAnsi="Times New Roman" w:cs="Times New Roman"/>
                      <w:lang w:val="en-US"/>
                    </w:rPr>
                    <w:t>/deputy (if any) or a family member to make an application for any of the Court Orders stated below.</w:t>
                  </w:r>
                </w:p>
                <w:p w14:paraId="2FC2F6FC" w14:textId="77777777" w:rsidR="000D3C6D" w:rsidRDefault="000D3C6D" w:rsidP="000D3C6D">
                  <w:pPr>
                    <w:spacing w:after="0" w:line="240" w:lineRule="auto"/>
                    <w:ind w:left="720"/>
                    <w:contextualSpacing/>
                    <w:jc w:val="both"/>
                    <w:rPr>
                      <w:rFonts w:ascii="Times New Roman" w:hAnsi="Times New Roman" w:cs="Times New Roman"/>
                      <w:lang w:val="en-US"/>
                    </w:rPr>
                  </w:pPr>
                </w:p>
                <w:p w14:paraId="6589E20F" w14:textId="77777777" w:rsidR="000D3C6D" w:rsidRDefault="000D3C6D" w:rsidP="006172E9">
                  <w:pPr>
                    <w:numPr>
                      <w:ilvl w:val="0"/>
                      <w:numId w:val="143"/>
                    </w:numPr>
                    <w:spacing w:before="0" w:after="0" w:line="240" w:lineRule="auto"/>
                    <w:contextualSpacing/>
                    <w:jc w:val="both"/>
                    <w:rPr>
                      <w:rFonts w:ascii="Times New Roman" w:hAnsi="Times New Roman" w:cs="Times New Roman"/>
                      <w:lang w:val="en-US"/>
                    </w:rPr>
                  </w:pPr>
                  <w:r>
                    <w:rPr>
                      <w:rFonts w:ascii="Times New Roman" w:hAnsi="Times New Roman" w:cs="Times New Roman"/>
                      <w:lang w:val="en-US"/>
                    </w:rPr>
                    <w:t>[Optional] Medical diagnosis</w:t>
                  </w:r>
                </w:p>
                <w:p w14:paraId="75B24259" w14:textId="77777777" w:rsidR="000D3C6D" w:rsidRDefault="000D3C6D" w:rsidP="000D3C6D">
                  <w:pPr>
                    <w:spacing w:after="0" w:line="240" w:lineRule="auto"/>
                    <w:ind w:left="720"/>
                    <w:contextualSpacing/>
                    <w:jc w:val="both"/>
                    <w:rPr>
                      <w:rFonts w:ascii="Times New Roman" w:hAnsi="Times New Roman" w:cs="Times New Roman"/>
                      <w:lang w:val="en-US"/>
                    </w:rPr>
                  </w:pPr>
                  <w:r>
                    <w:rPr>
                      <w:rFonts w:ascii="Times New Roman" w:hAnsi="Times New Roman" w:cs="Times New Roman"/>
                      <w:lang w:val="en-US"/>
                    </w:rPr>
                    <w:t>__________________________________________________________________</w:t>
                  </w:r>
                </w:p>
                <w:p w14:paraId="52A8358F" w14:textId="77777777" w:rsidR="000D3C6D" w:rsidRDefault="000D3C6D" w:rsidP="000D3C6D">
                  <w:pPr>
                    <w:spacing w:after="0" w:line="240" w:lineRule="auto"/>
                    <w:ind w:left="720"/>
                    <w:contextualSpacing/>
                    <w:jc w:val="both"/>
                    <w:rPr>
                      <w:rFonts w:ascii="Times New Roman" w:hAnsi="Times New Roman" w:cs="Times New Roman"/>
                      <w:lang w:val="en-US"/>
                    </w:rPr>
                  </w:pPr>
                </w:p>
                <w:tbl>
                  <w:tblPr>
                    <w:tblStyle w:val="TableGrid"/>
                    <w:tblW w:w="8824" w:type="dxa"/>
                    <w:tblCellMar>
                      <w:top w:w="113" w:type="dxa"/>
                      <w:bottom w:w="113" w:type="dxa"/>
                    </w:tblCellMar>
                    <w:tblLook w:val="0600" w:firstRow="0" w:lastRow="0" w:firstColumn="0" w:lastColumn="0" w:noHBand="1" w:noVBand="1"/>
                  </w:tblPr>
                  <w:tblGrid>
                    <w:gridCol w:w="1418"/>
                    <w:gridCol w:w="3153"/>
                    <w:gridCol w:w="4253"/>
                  </w:tblGrid>
                  <w:tr w:rsidR="000D3C6D" w14:paraId="2FA5E4AC" w14:textId="77777777" w:rsidTr="000D3C6D">
                    <w:trPr>
                      <w:trHeight w:val="20"/>
                      <w:tblHeader/>
                    </w:trPr>
                    <w:tc>
                      <w:tcPr>
                        <w:tcW w:w="8824" w:type="dxa"/>
                        <w:gridSpan w:val="3"/>
                        <w:tcBorders>
                          <w:top w:val="single" w:sz="4" w:space="0" w:color="auto"/>
                          <w:left w:val="single" w:sz="4" w:space="0" w:color="auto"/>
                          <w:bottom w:val="single" w:sz="4" w:space="0" w:color="auto"/>
                          <w:right w:val="single" w:sz="4" w:space="0" w:color="auto"/>
                        </w:tcBorders>
                        <w:shd w:val="clear" w:color="auto" w:fill="595959" w:themeFill="text1" w:themeFillTint="A6"/>
                        <w:vAlign w:val="center"/>
                        <w:hideMark/>
                      </w:tcPr>
                      <w:p w14:paraId="1A1B9814" w14:textId="77777777" w:rsidR="000D3C6D" w:rsidRDefault="000D3C6D" w:rsidP="000D3C6D">
                        <w:pPr>
                          <w:spacing w:after="0" w:line="240" w:lineRule="auto"/>
                          <w:rPr>
                            <w:rFonts w:ascii="Times New Roman" w:eastAsiaTheme="minorHAnsi" w:hAnsi="Times New Roman" w:cs="Times New Roman"/>
                            <w:sz w:val="20"/>
                            <w:szCs w:val="20"/>
                            <w:u w:val="single"/>
                            <w:lang w:eastAsia="en-US"/>
                          </w:rPr>
                        </w:pPr>
                        <w:r>
                          <w:rPr>
                            <w:rFonts w:eastAsiaTheme="minorHAnsi"/>
                            <w:color w:val="FFFFFF" w:themeColor="background1"/>
                            <w:sz w:val="20"/>
                            <w:szCs w:val="20"/>
                            <w:lang w:eastAsia="en-US"/>
                          </w:rPr>
                          <w:t>ASSESSMENT OF VULNERABLE ADULT’S MENTAL CAPACITY</w:t>
                        </w:r>
                      </w:p>
                    </w:tc>
                  </w:tr>
                  <w:tr w:rsidR="000D3C6D" w14:paraId="3B43E0E3" w14:textId="77777777" w:rsidTr="000D3C6D">
                    <w:trPr>
                      <w:trHeight w:val="144"/>
                    </w:trPr>
                    <w:tc>
                      <w:tcPr>
                        <w:tcW w:w="1418" w:type="dxa"/>
                        <w:vMerge w:val="restar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0A42772D" w14:textId="77777777" w:rsidR="000D3C6D" w:rsidRDefault="000D3C6D" w:rsidP="000D3C6D">
                        <w:pPr>
                          <w:autoSpaceDE w:val="0"/>
                          <w:autoSpaceDN w:val="0"/>
                          <w:adjustRightInd w:val="0"/>
                          <w:spacing w:after="0" w:line="240" w:lineRule="auto"/>
                          <w:rPr>
                            <w:rFonts w:eastAsiaTheme="minorHAnsi"/>
                            <w:color w:val="000000"/>
                            <w:sz w:val="20"/>
                            <w:szCs w:val="20"/>
                            <w:lang w:eastAsia="en-US"/>
                          </w:rPr>
                        </w:pPr>
                        <w:r>
                          <w:rPr>
                            <w:rFonts w:eastAsiaTheme="minorHAnsi"/>
                            <w:bCs/>
                            <w:color w:val="000000"/>
                            <w:sz w:val="20"/>
                            <w:szCs w:val="20"/>
                            <w:lang w:eastAsia="en-US"/>
                          </w:rPr>
                          <w:t xml:space="preserve">Mental capacity to consent </w:t>
                        </w:r>
                      </w:p>
                    </w:tc>
                    <w:tc>
                      <w:tcPr>
                        <w:tcW w:w="7406" w:type="dxa"/>
                        <w:gridSpan w:val="2"/>
                        <w:tcBorders>
                          <w:top w:val="single" w:sz="4" w:space="0" w:color="auto"/>
                          <w:left w:val="single" w:sz="4" w:space="0" w:color="auto"/>
                          <w:bottom w:val="single" w:sz="4" w:space="0" w:color="000000" w:themeColor="text1"/>
                          <w:right w:val="single" w:sz="4" w:space="0" w:color="auto"/>
                        </w:tcBorders>
                        <w:vAlign w:val="center"/>
                        <w:hideMark/>
                      </w:tcPr>
                      <w:p w14:paraId="32E2A0E9" w14:textId="77777777" w:rsidR="000D3C6D" w:rsidRDefault="000D3C6D" w:rsidP="000D3C6D">
                        <w:pPr>
                          <w:spacing w:after="0" w:line="240" w:lineRule="auto"/>
                          <w:jc w:val="both"/>
                          <w:rPr>
                            <w:rFonts w:eastAsiaTheme="minorHAnsi"/>
                            <w:sz w:val="20"/>
                            <w:szCs w:val="20"/>
                            <w:lang w:eastAsia="en-US"/>
                          </w:rPr>
                        </w:pPr>
                        <w:r>
                          <w:rPr>
                            <w:rFonts w:eastAsiaTheme="minorHAnsi"/>
                            <w:i/>
                            <w:sz w:val="20"/>
                            <w:szCs w:val="20"/>
                            <w:lang w:eastAsia="en-US"/>
                          </w:rPr>
                          <w:t xml:space="preserve">Does the Vulnerable Adult have the mental capacity to consent to the following court </w:t>
                        </w:r>
                        <w:proofErr w:type="gramStart"/>
                        <w:r>
                          <w:rPr>
                            <w:rFonts w:eastAsiaTheme="minorHAnsi"/>
                            <w:i/>
                            <w:sz w:val="20"/>
                            <w:szCs w:val="20"/>
                            <w:lang w:eastAsia="en-US"/>
                          </w:rPr>
                          <w:t>interventions:</w:t>
                        </w:r>
                        <w:proofErr w:type="gramEnd"/>
                      </w:p>
                    </w:tc>
                  </w:tr>
                  <w:tr w:rsidR="000D3C6D" w14:paraId="7823E7EE" w14:textId="77777777" w:rsidTr="000D3C6D">
                    <w:trPr>
                      <w:trHeight w:val="2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61740ED" w14:textId="77777777" w:rsidR="000D3C6D" w:rsidRDefault="000D3C6D" w:rsidP="000D3C6D">
                        <w:pPr>
                          <w:spacing w:after="0" w:line="240" w:lineRule="auto"/>
                          <w:rPr>
                            <w:rFonts w:ascii="Times New Roman" w:eastAsiaTheme="minorHAnsi" w:hAnsi="Times New Roman" w:cs="Times New Roman"/>
                            <w:color w:val="000000"/>
                            <w:sz w:val="20"/>
                            <w:szCs w:val="20"/>
                            <w:lang w:eastAsia="en-US"/>
                          </w:rPr>
                        </w:pPr>
                      </w:p>
                    </w:tc>
                    <w:tc>
                      <w:tcPr>
                        <w:tcW w:w="3153" w:type="dxa"/>
                        <w:tcBorders>
                          <w:top w:val="single" w:sz="4" w:space="0" w:color="auto"/>
                          <w:left w:val="single" w:sz="4" w:space="0" w:color="auto"/>
                          <w:bottom w:val="single" w:sz="4" w:space="0" w:color="auto"/>
                          <w:right w:val="single" w:sz="4" w:space="0" w:color="auto"/>
                        </w:tcBorders>
                      </w:tcPr>
                      <w:p w14:paraId="3522A37B" w14:textId="77777777" w:rsidR="000D3C6D" w:rsidRDefault="000D3C6D" w:rsidP="006172E9">
                        <w:pPr>
                          <w:numPr>
                            <w:ilvl w:val="0"/>
                            <w:numId w:val="144"/>
                          </w:numPr>
                          <w:spacing w:before="60" w:after="0" w:line="240" w:lineRule="auto"/>
                          <w:jc w:val="both"/>
                          <w:rPr>
                            <w:rFonts w:eastAsiaTheme="minorHAnsi"/>
                            <w:sz w:val="20"/>
                            <w:szCs w:val="20"/>
                            <w:lang w:eastAsia="en-US"/>
                          </w:rPr>
                        </w:pPr>
                        <w:r>
                          <w:rPr>
                            <w:rFonts w:eastAsiaTheme="minorHAnsi"/>
                            <w:sz w:val="20"/>
                            <w:szCs w:val="20"/>
                            <w:lang w:eastAsia="en-US"/>
                          </w:rPr>
                          <w:t>Section 14(1)(e)</w:t>
                        </w:r>
                      </w:p>
                      <w:p w14:paraId="0CE6884B" w14:textId="77777777" w:rsidR="000D3C6D" w:rsidRDefault="000D3C6D" w:rsidP="000D3C6D">
                        <w:pPr>
                          <w:spacing w:before="60" w:after="0" w:line="240" w:lineRule="auto"/>
                          <w:ind w:left="720"/>
                          <w:jc w:val="both"/>
                          <w:rPr>
                            <w:rFonts w:eastAsiaTheme="minorHAnsi"/>
                            <w:sz w:val="20"/>
                            <w:szCs w:val="20"/>
                            <w:lang w:eastAsia="en-US"/>
                          </w:rPr>
                        </w:pPr>
                        <w:r>
                          <w:rPr>
                            <w:rFonts w:eastAsiaTheme="minorHAnsi"/>
                            <w:sz w:val="20"/>
                            <w:szCs w:val="20"/>
                            <w:lang w:eastAsia="en-US"/>
                          </w:rPr>
                          <w:t>To restrain another person from abusing or further abusing him/her; and/or</w:t>
                        </w:r>
                      </w:p>
                      <w:p w14:paraId="03075A39" w14:textId="77777777" w:rsidR="000D3C6D" w:rsidRDefault="000D3C6D" w:rsidP="000D3C6D">
                        <w:pPr>
                          <w:spacing w:after="0" w:line="240" w:lineRule="auto"/>
                          <w:ind w:left="714"/>
                          <w:jc w:val="both"/>
                          <w:rPr>
                            <w:rFonts w:eastAsiaTheme="minorHAnsi"/>
                            <w:sz w:val="20"/>
                            <w:szCs w:val="20"/>
                            <w:lang w:eastAsia="en-US"/>
                          </w:rPr>
                        </w:pPr>
                      </w:p>
                      <w:p w14:paraId="4C1D004B" w14:textId="77777777" w:rsidR="000D3C6D" w:rsidRDefault="000D3C6D" w:rsidP="000D3C6D">
                        <w:pPr>
                          <w:autoSpaceDE w:val="0"/>
                          <w:autoSpaceDN w:val="0"/>
                          <w:adjustRightInd w:val="0"/>
                          <w:spacing w:after="0" w:line="240" w:lineRule="auto"/>
                          <w:ind w:left="714"/>
                          <w:jc w:val="both"/>
                          <w:rPr>
                            <w:rFonts w:eastAsiaTheme="minorHAnsi"/>
                            <w:color w:val="000000"/>
                            <w:sz w:val="20"/>
                            <w:szCs w:val="20"/>
                            <w:lang w:eastAsia="en-US"/>
                          </w:rPr>
                        </w:pPr>
                      </w:p>
                    </w:tc>
                    <w:tc>
                      <w:tcPr>
                        <w:tcW w:w="4253" w:type="dxa"/>
                        <w:tcBorders>
                          <w:top w:val="single" w:sz="4" w:space="0" w:color="auto"/>
                          <w:left w:val="single" w:sz="4" w:space="0" w:color="auto"/>
                          <w:bottom w:val="single" w:sz="4" w:space="0" w:color="auto"/>
                          <w:right w:val="single" w:sz="4" w:space="0" w:color="auto"/>
                        </w:tcBorders>
                        <w:vAlign w:val="center"/>
                      </w:tcPr>
                      <w:p w14:paraId="0FA110F2" w14:textId="77777777" w:rsidR="000D3C6D" w:rsidRDefault="001A4106" w:rsidP="000D3C6D">
                        <w:pPr>
                          <w:spacing w:after="0" w:line="240" w:lineRule="auto"/>
                          <w:rPr>
                            <w:rFonts w:eastAsiaTheme="minorHAnsi"/>
                            <w:sz w:val="20"/>
                            <w:szCs w:val="20"/>
                            <w:lang w:eastAsia="en-US"/>
                          </w:rPr>
                        </w:pPr>
                        <w:sdt>
                          <w:sdtPr>
                            <w:rPr>
                              <w:rFonts w:ascii="Times New Roman" w:hAnsi="Times New Roman" w:cs="Times New Roman"/>
                              <w:sz w:val="20"/>
                              <w:szCs w:val="20"/>
                              <w:lang w:eastAsia="en-GB"/>
                            </w:rPr>
                            <w:id w:val="1805577231"/>
                            <w14:checkbox>
                              <w14:checked w14:val="0"/>
                              <w14:checkedState w14:val="2612" w14:font="MS Gothic"/>
                              <w14:uncheckedState w14:val="2610" w14:font="MS Gothic"/>
                            </w14:checkbox>
                          </w:sdtPr>
                          <w:sdtContent>
                            <w:r w:rsidR="000D3C6D">
                              <w:rPr>
                                <w:rFonts w:ascii="Segoe UI Symbol" w:eastAsiaTheme="minorHAnsi" w:hAnsi="Segoe UI Symbol" w:cs="Segoe UI Symbol"/>
                                <w:sz w:val="20"/>
                                <w:szCs w:val="20"/>
                                <w:lang w:eastAsia="en-US"/>
                              </w:rPr>
                              <w:t>☐</w:t>
                            </w:r>
                          </w:sdtContent>
                        </w:sdt>
                        <w:r w:rsidR="000D3C6D">
                          <w:rPr>
                            <w:rFonts w:ascii="Times New Roman" w:hAnsi="Times New Roman" w:cs="Times New Roman"/>
                            <w:sz w:val="20"/>
                            <w:szCs w:val="20"/>
                          </w:rPr>
                          <w:t xml:space="preserve"> Yes</w:t>
                        </w:r>
                      </w:p>
                      <w:p w14:paraId="3113DA46" w14:textId="77777777" w:rsidR="000D3C6D" w:rsidRDefault="001A4106" w:rsidP="000D3C6D">
                        <w:pPr>
                          <w:spacing w:after="0" w:line="240" w:lineRule="auto"/>
                          <w:rPr>
                            <w:rFonts w:eastAsiaTheme="minorHAnsi"/>
                            <w:sz w:val="20"/>
                            <w:szCs w:val="20"/>
                            <w:lang w:eastAsia="en-US"/>
                          </w:rPr>
                        </w:pPr>
                        <w:sdt>
                          <w:sdtPr>
                            <w:rPr>
                              <w:rFonts w:ascii="Times New Roman" w:hAnsi="Times New Roman" w:cs="Times New Roman"/>
                              <w:sz w:val="20"/>
                              <w:szCs w:val="20"/>
                              <w:lang w:eastAsia="en-GB"/>
                            </w:rPr>
                            <w:id w:val="1703904724"/>
                            <w14:checkbox>
                              <w14:checked w14:val="0"/>
                              <w14:checkedState w14:val="2612" w14:font="MS Gothic"/>
                              <w14:uncheckedState w14:val="2610" w14:font="MS Gothic"/>
                            </w14:checkbox>
                          </w:sdtPr>
                          <w:sdtContent>
                            <w:r w:rsidR="000D3C6D">
                              <w:rPr>
                                <w:rFonts w:ascii="Segoe UI Symbol" w:eastAsiaTheme="minorHAnsi" w:hAnsi="Segoe UI Symbol" w:cs="Segoe UI Symbol"/>
                                <w:sz w:val="20"/>
                                <w:szCs w:val="20"/>
                                <w:lang w:eastAsia="en-US"/>
                              </w:rPr>
                              <w:t>☐</w:t>
                            </w:r>
                          </w:sdtContent>
                        </w:sdt>
                        <w:r w:rsidR="000D3C6D">
                          <w:rPr>
                            <w:rFonts w:ascii="Times New Roman" w:hAnsi="Times New Roman" w:cs="Times New Roman"/>
                            <w:sz w:val="20"/>
                            <w:szCs w:val="20"/>
                          </w:rPr>
                          <w:t xml:space="preserve"> No</w:t>
                        </w:r>
                      </w:p>
                      <w:p w14:paraId="61A97868" w14:textId="77777777" w:rsidR="000D3C6D" w:rsidRDefault="000D3C6D" w:rsidP="000D3C6D">
                        <w:pPr>
                          <w:spacing w:after="0" w:line="240" w:lineRule="auto"/>
                          <w:rPr>
                            <w:rFonts w:eastAsiaTheme="minorHAnsi"/>
                            <w:sz w:val="20"/>
                            <w:szCs w:val="20"/>
                            <w:lang w:eastAsia="en-US"/>
                          </w:rPr>
                        </w:pPr>
                      </w:p>
                      <w:p w14:paraId="3D7D2AD6" w14:textId="77777777" w:rsidR="000D3C6D" w:rsidRDefault="001A4106" w:rsidP="000D3C6D">
                        <w:pPr>
                          <w:tabs>
                            <w:tab w:val="left" w:pos="1724"/>
                          </w:tabs>
                          <w:autoSpaceDE w:val="0"/>
                          <w:autoSpaceDN w:val="0"/>
                          <w:adjustRightInd w:val="0"/>
                          <w:ind w:left="416" w:hanging="416"/>
                          <w:jc w:val="both"/>
                          <w:rPr>
                            <w:rFonts w:eastAsia="Calibri"/>
                            <w:sz w:val="20"/>
                            <w:szCs w:val="20"/>
                            <w:lang w:eastAsia="zh-CN"/>
                          </w:rPr>
                        </w:pPr>
                        <w:sdt>
                          <w:sdtPr>
                            <w:rPr>
                              <w:rFonts w:ascii="Times New Roman" w:eastAsia="Arial Unicode MS" w:hAnsi="Times New Roman" w:cs="Times New Roman"/>
                              <w:sz w:val="20"/>
                              <w:szCs w:val="20"/>
                              <w:lang w:eastAsia="zh-CN"/>
                            </w:rPr>
                            <w:id w:val="301205491"/>
                            <w14:checkbox>
                              <w14:checked w14:val="0"/>
                              <w14:checkedState w14:val="2612" w14:font="Malgun Gothic Semilight"/>
                              <w14:uncheckedState w14:val="2610" w14:font="Malgun Gothic Semilight"/>
                            </w14:checkbox>
                          </w:sdtPr>
                          <w:sdtContent>
                            <w:r w:rsidR="000D3C6D">
                              <w:rPr>
                                <w:rFonts w:ascii="Segoe UI Symbol" w:eastAsia="Malgun Gothic Semilight" w:hAnsi="Segoe UI Symbol" w:cs="Segoe UI Symbol"/>
                                <w:sz w:val="20"/>
                                <w:szCs w:val="20"/>
                                <w:lang w:eastAsia="zh-CN"/>
                              </w:rPr>
                              <w:t>☐</w:t>
                            </w:r>
                          </w:sdtContent>
                        </w:sdt>
                        <w:r w:rsidR="000D3C6D">
                          <w:rPr>
                            <w:rFonts w:ascii="Times New Roman" w:eastAsia="Arial Unicode MS" w:hAnsi="Times New Roman" w:cs="Times New Roman"/>
                            <w:sz w:val="20"/>
                            <w:szCs w:val="20"/>
                            <w:lang w:eastAsia="zh-CN"/>
                          </w:rPr>
                          <w:t xml:space="preserve"> </w:t>
                        </w:r>
                        <w:r w:rsidR="000D3C6D">
                          <w:rPr>
                            <w:rFonts w:ascii="Times New Roman" w:eastAsia="Calibri" w:hAnsi="Times New Roman" w:cs="Times New Roman"/>
                            <w:sz w:val="20"/>
                            <w:szCs w:val="20"/>
                            <w:lang w:eastAsia="zh-CN"/>
                          </w:rPr>
                          <w:t xml:space="preserve">Unable to understand information </w:t>
                        </w:r>
                        <w:r w:rsidR="000D3C6D">
                          <w:rPr>
                            <w:rFonts w:ascii="Times New Roman" w:eastAsia="Calibri" w:hAnsi="Times New Roman" w:cs="Times New Roman"/>
                            <w:sz w:val="20"/>
                            <w:szCs w:val="20"/>
                            <w:lang w:eastAsia="zh-CN"/>
                          </w:rPr>
                          <w:br/>
                          <w:t xml:space="preserve">  relevant to decision</w:t>
                        </w:r>
                      </w:p>
                      <w:p w14:paraId="05E133A7" w14:textId="77777777" w:rsidR="000D3C6D" w:rsidRDefault="001A4106" w:rsidP="000D3C6D">
                        <w:pPr>
                          <w:tabs>
                            <w:tab w:val="left" w:pos="1724"/>
                          </w:tabs>
                          <w:autoSpaceDE w:val="0"/>
                          <w:autoSpaceDN w:val="0"/>
                          <w:adjustRightInd w:val="0"/>
                          <w:ind w:left="416" w:hanging="416"/>
                          <w:jc w:val="both"/>
                          <w:rPr>
                            <w:rFonts w:eastAsia="MS Gothic"/>
                            <w:sz w:val="20"/>
                            <w:szCs w:val="20"/>
                            <w:lang w:eastAsia="zh-CN"/>
                          </w:rPr>
                        </w:pPr>
                        <w:sdt>
                          <w:sdtPr>
                            <w:rPr>
                              <w:rFonts w:ascii="Times New Roman" w:eastAsia="Arial Unicode MS" w:hAnsi="Times New Roman" w:cs="Times New Roman"/>
                              <w:sz w:val="20"/>
                              <w:szCs w:val="20"/>
                              <w:lang w:eastAsia="zh-CN"/>
                            </w:rPr>
                            <w:id w:val="1339579183"/>
                            <w14:checkbox>
                              <w14:checked w14:val="0"/>
                              <w14:checkedState w14:val="2612" w14:font="Malgun Gothic Semilight"/>
                              <w14:uncheckedState w14:val="2610" w14:font="Malgun Gothic Semilight"/>
                            </w14:checkbox>
                          </w:sdtPr>
                          <w:sdtContent>
                            <w:r w:rsidR="000D3C6D">
                              <w:rPr>
                                <w:rFonts w:ascii="Segoe UI Symbol" w:eastAsia="Malgun Gothic Semilight" w:hAnsi="Segoe UI Symbol" w:cs="Segoe UI Symbol"/>
                                <w:sz w:val="20"/>
                                <w:szCs w:val="20"/>
                                <w:lang w:eastAsia="zh-CN"/>
                              </w:rPr>
                              <w:t>☐</w:t>
                            </w:r>
                          </w:sdtContent>
                        </w:sdt>
                        <w:r w:rsidR="000D3C6D">
                          <w:rPr>
                            <w:rFonts w:ascii="Times New Roman" w:eastAsia="Arial Unicode MS" w:hAnsi="Times New Roman" w:cs="Times New Roman"/>
                            <w:sz w:val="20"/>
                            <w:szCs w:val="20"/>
                            <w:lang w:eastAsia="zh-CN"/>
                          </w:rPr>
                          <w:t xml:space="preserve">       </w:t>
                        </w:r>
                        <w:r w:rsidR="000D3C6D">
                          <w:rPr>
                            <w:rFonts w:ascii="Times New Roman" w:eastAsia="Calibri" w:hAnsi="Times New Roman" w:cs="Times New Roman"/>
                            <w:sz w:val="20"/>
                            <w:szCs w:val="20"/>
                            <w:lang w:eastAsia="zh-CN"/>
                          </w:rPr>
                          <w:t xml:space="preserve">Unable to retain information </w:t>
                        </w:r>
                      </w:p>
                      <w:p w14:paraId="2B875454" w14:textId="77777777" w:rsidR="000D3C6D" w:rsidRDefault="001A4106" w:rsidP="000D3C6D">
                        <w:pPr>
                          <w:tabs>
                            <w:tab w:val="left" w:pos="1724"/>
                          </w:tabs>
                          <w:autoSpaceDE w:val="0"/>
                          <w:autoSpaceDN w:val="0"/>
                          <w:adjustRightInd w:val="0"/>
                          <w:ind w:left="558" w:hanging="558"/>
                          <w:jc w:val="both"/>
                          <w:rPr>
                            <w:rFonts w:eastAsia="Calibri"/>
                            <w:sz w:val="20"/>
                            <w:szCs w:val="20"/>
                            <w:lang w:eastAsia="zh-CN"/>
                          </w:rPr>
                        </w:pPr>
                        <w:sdt>
                          <w:sdtPr>
                            <w:rPr>
                              <w:rFonts w:ascii="Times New Roman" w:eastAsia="Calibri" w:hAnsi="Times New Roman" w:cs="Times New Roman"/>
                              <w:sz w:val="20"/>
                              <w:szCs w:val="20"/>
                              <w:lang w:eastAsia="zh-CN"/>
                            </w:rPr>
                            <w:id w:val="1941649631"/>
                            <w14:checkbox>
                              <w14:checked w14:val="0"/>
                              <w14:checkedState w14:val="2612" w14:font="Malgun Gothic Semilight"/>
                              <w14:uncheckedState w14:val="2610" w14:font="Malgun Gothic Semilight"/>
                            </w14:checkbox>
                          </w:sdtPr>
                          <w:sdtContent>
                            <w:r w:rsidR="000D3C6D">
                              <w:rPr>
                                <w:rFonts w:ascii="Segoe UI Symbol" w:eastAsia="Malgun Gothic Semilight" w:hAnsi="Segoe UI Symbol" w:cs="Segoe UI Symbol"/>
                                <w:sz w:val="20"/>
                                <w:szCs w:val="20"/>
                                <w:lang w:eastAsia="zh-CN"/>
                              </w:rPr>
                              <w:t>☐</w:t>
                            </w:r>
                          </w:sdtContent>
                        </w:sdt>
                        <w:r w:rsidR="000D3C6D">
                          <w:rPr>
                            <w:rFonts w:ascii="Times New Roman" w:eastAsia="Calibri" w:hAnsi="Times New Roman" w:cs="Times New Roman"/>
                            <w:sz w:val="20"/>
                            <w:szCs w:val="20"/>
                            <w:lang w:eastAsia="zh-CN"/>
                          </w:rPr>
                          <w:t xml:space="preserve">   Unable to use or weigh information for    decision making</w:t>
                        </w:r>
                      </w:p>
                      <w:p w14:paraId="01BAD903" w14:textId="77777777" w:rsidR="000D3C6D" w:rsidRDefault="001A4106" w:rsidP="000D3C6D">
                        <w:pPr>
                          <w:tabs>
                            <w:tab w:val="left" w:pos="1724"/>
                          </w:tabs>
                          <w:autoSpaceDE w:val="0"/>
                          <w:autoSpaceDN w:val="0"/>
                          <w:adjustRightInd w:val="0"/>
                          <w:ind w:left="416" w:hanging="416"/>
                          <w:jc w:val="both"/>
                          <w:rPr>
                            <w:rFonts w:eastAsia="Calibri"/>
                            <w:sz w:val="20"/>
                            <w:szCs w:val="20"/>
                            <w:lang w:eastAsia="zh-CN"/>
                          </w:rPr>
                        </w:pPr>
                        <w:sdt>
                          <w:sdtPr>
                            <w:rPr>
                              <w:rFonts w:ascii="Times New Roman" w:eastAsia="Calibri" w:hAnsi="Times New Roman" w:cs="Times New Roman"/>
                              <w:sz w:val="20"/>
                              <w:szCs w:val="20"/>
                              <w:lang w:eastAsia="zh-CN"/>
                            </w:rPr>
                            <w:id w:val="-1593002094"/>
                            <w14:checkbox>
                              <w14:checked w14:val="0"/>
                              <w14:checkedState w14:val="2612" w14:font="Malgun Gothic Semilight"/>
                              <w14:uncheckedState w14:val="2610" w14:font="Malgun Gothic Semilight"/>
                            </w14:checkbox>
                          </w:sdtPr>
                          <w:sdtContent>
                            <w:r w:rsidR="000D3C6D">
                              <w:rPr>
                                <w:rFonts w:ascii="Segoe UI Symbol" w:eastAsia="Malgun Gothic Semilight" w:hAnsi="Segoe UI Symbol" w:cs="Segoe UI Symbol"/>
                                <w:sz w:val="20"/>
                                <w:szCs w:val="20"/>
                                <w:lang w:eastAsia="zh-CN"/>
                              </w:rPr>
                              <w:t>☐</w:t>
                            </w:r>
                          </w:sdtContent>
                        </w:sdt>
                        <w:r w:rsidR="000D3C6D">
                          <w:rPr>
                            <w:rFonts w:ascii="Times New Roman" w:eastAsia="Calibri" w:hAnsi="Times New Roman" w:cs="Times New Roman"/>
                            <w:sz w:val="20"/>
                            <w:szCs w:val="20"/>
                            <w:lang w:eastAsia="zh-CN"/>
                          </w:rPr>
                          <w:t xml:space="preserve">       Unable to communicate his/her decision</w:t>
                        </w:r>
                      </w:p>
                    </w:tc>
                  </w:tr>
                  <w:tr w:rsidR="000D3C6D" w14:paraId="6B9008B2" w14:textId="77777777" w:rsidTr="000D3C6D">
                    <w:trPr>
                      <w:trHeight w:val="2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4859D3C" w14:textId="77777777" w:rsidR="000D3C6D" w:rsidRDefault="000D3C6D" w:rsidP="000D3C6D">
                        <w:pPr>
                          <w:spacing w:after="0" w:line="240" w:lineRule="auto"/>
                          <w:rPr>
                            <w:rFonts w:ascii="Times New Roman" w:eastAsiaTheme="minorHAnsi" w:hAnsi="Times New Roman" w:cs="Times New Roman"/>
                            <w:color w:val="000000"/>
                            <w:sz w:val="20"/>
                            <w:szCs w:val="20"/>
                            <w:lang w:eastAsia="en-US"/>
                          </w:rPr>
                        </w:pPr>
                      </w:p>
                    </w:tc>
                    <w:tc>
                      <w:tcPr>
                        <w:tcW w:w="3153" w:type="dxa"/>
                        <w:tcBorders>
                          <w:top w:val="single" w:sz="4" w:space="0" w:color="auto"/>
                          <w:left w:val="single" w:sz="4" w:space="0" w:color="auto"/>
                          <w:bottom w:val="single" w:sz="4" w:space="0" w:color="auto"/>
                          <w:right w:val="single" w:sz="4" w:space="0" w:color="auto"/>
                        </w:tcBorders>
                      </w:tcPr>
                      <w:p w14:paraId="64EDD672" w14:textId="77777777" w:rsidR="000D3C6D" w:rsidRDefault="000D3C6D" w:rsidP="006172E9">
                        <w:pPr>
                          <w:numPr>
                            <w:ilvl w:val="0"/>
                            <w:numId w:val="144"/>
                          </w:numPr>
                          <w:spacing w:before="60" w:after="0" w:line="240" w:lineRule="auto"/>
                          <w:jc w:val="both"/>
                          <w:rPr>
                            <w:rFonts w:eastAsiaTheme="minorHAnsi"/>
                            <w:color w:val="000000"/>
                            <w:sz w:val="20"/>
                            <w:szCs w:val="20"/>
                            <w:lang w:eastAsia="en-US"/>
                          </w:rPr>
                        </w:pPr>
                        <w:r>
                          <w:rPr>
                            <w:rFonts w:eastAsiaTheme="minorHAnsi"/>
                            <w:color w:val="000000"/>
                            <w:sz w:val="20"/>
                            <w:szCs w:val="20"/>
                            <w:lang w:eastAsia="en-US"/>
                          </w:rPr>
                          <w:t>Section 14(1)(f)</w:t>
                        </w:r>
                      </w:p>
                      <w:p w14:paraId="1348B07A" w14:textId="77777777" w:rsidR="000D3C6D" w:rsidRDefault="000D3C6D" w:rsidP="000D3C6D">
                        <w:pPr>
                          <w:spacing w:before="60" w:after="0" w:line="240" w:lineRule="auto"/>
                          <w:ind w:left="720"/>
                          <w:jc w:val="both"/>
                          <w:rPr>
                            <w:rFonts w:eastAsiaTheme="minorHAnsi"/>
                            <w:color w:val="000000"/>
                            <w:sz w:val="20"/>
                            <w:szCs w:val="20"/>
                            <w:lang w:eastAsia="en-US"/>
                          </w:rPr>
                        </w:pPr>
                        <w:r>
                          <w:rPr>
                            <w:rFonts w:eastAsiaTheme="minorHAnsi"/>
                            <w:color w:val="000000"/>
                            <w:sz w:val="20"/>
                            <w:szCs w:val="20"/>
                            <w:lang w:eastAsia="en-US"/>
                          </w:rPr>
                          <w:t xml:space="preserve">To be granted exclusive right of occupation of the premises where he/she ordinarily resides, or part thereof, to the exclusion of another person; and/or </w:t>
                        </w:r>
                      </w:p>
                      <w:p w14:paraId="66A702B9" w14:textId="77777777" w:rsidR="000D3C6D" w:rsidRDefault="000D3C6D" w:rsidP="000D3C6D">
                        <w:pPr>
                          <w:spacing w:after="0" w:line="240" w:lineRule="auto"/>
                          <w:ind w:left="714"/>
                          <w:jc w:val="both"/>
                          <w:rPr>
                            <w:rFonts w:eastAsiaTheme="minorHAnsi"/>
                            <w:color w:val="000000"/>
                            <w:sz w:val="20"/>
                            <w:szCs w:val="20"/>
                            <w:lang w:eastAsia="en-US"/>
                          </w:rPr>
                        </w:pPr>
                      </w:p>
                      <w:p w14:paraId="30205B35" w14:textId="77777777" w:rsidR="000D3C6D" w:rsidRDefault="000D3C6D" w:rsidP="000D3C6D">
                        <w:pPr>
                          <w:spacing w:after="0" w:line="240" w:lineRule="auto"/>
                          <w:ind w:left="714"/>
                          <w:jc w:val="both"/>
                          <w:rPr>
                            <w:rFonts w:eastAsiaTheme="minorHAnsi"/>
                            <w:color w:val="000000"/>
                            <w:sz w:val="20"/>
                            <w:szCs w:val="20"/>
                            <w:lang w:eastAsia="en-US"/>
                          </w:rPr>
                        </w:pPr>
                      </w:p>
                    </w:tc>
                    <w:tc>
                      <w:tcPr>
                        <w:tcW w:w="4253" w:type="dxa"/>
                        <w:tcBorders>
                          <w:top w:val="single" w:sz="4" w:space="0" w:color="auto"/>
                          <w:left w:val="single" w:sz="4" w:space="0" w:color="auto"/>
                          <w:bottom w:val="single" w:sz="4" w:space="0" w:color="auto"/>
                          <w:right w:val="single" w:sz="4" w:space="0" w:color="auto"/>
                        </w:tcBorders>
                      </w:tcPr>
                      <w:p w14:paraId="6457DE96" w14:textId="77777777" w:rsidR="000D3C6D" w:rsidRDefault="001A4106" w:rsidP="000D3C6D">
                        <w:pPr>
                          <w:spacing w:after="0" w:line="240" w:lineRule="auto"/>
                          <w:jc w:val="both"/>
                          <w:rPr>
                            <w:rFonts w:eastAsiaTheme="minorHAnsi"/>
                            <w:sz w:val="20"/>
                            <w:szCs w:val="20"/>
                            <w:lang w:eastAsia="en-US"/>
                          </w:rPr>
                        </w:pPr>
                        <w:sdt>
                          <w:sdtPr>
                            <w:rPr>
                              <w:rFonts w:ascii="Times New Roman" w:hAnsi="Times New Roman" w:cs="Times New Roman"/>
                              <w:sz w:val="20"/>
                              <w:szCs w:val="20"/>
                              <w:lang w:eastAsia="en-GB"/>
                            </w:rPr>
                            <w:id w:val="671066518"/>
                            <w14:checkbox>
                              <w14:checked w14:val="0"/>
                              <w14:checkedState w14:val="2612" w14:font="MS Gothic"/>
                              <w14:uncheckedState w14:val="2610" w14:font="MS Gothic"/>
                            </w14:checkbox>
                          </w:sdtPr>
                          <w:sdtContent>
                            <w:r w:rsidR="000D3C6D">
                              <w:rPr>
                                <w:rFonts w:ascii="Segoe UI Symbol" w:eastAsiaTheme="minorHAnsi" w:hAnsi="Segoe UI Symbol" w:cs="Segoe UI Symbol"/>
                                <w:sz w:val="20"/>
                                <w:szCs w:val="20"/>
                                <w:lang w:eastAsia="en-US"/>
                              </w:rPr>
                              <w:t>☐</w:t>
                            </w:r>
                          </w:sdtContent>
                        </w:sdt>
                        <w:r w:rsidR="000D3C6D">
                          <w:rPr>
                            <w:rFonts w:ascii="Times New Roman" w:hAnsi="Times New Roman" w:cs="Times New Roman"/>
                            <w:sz w:val="20"/>
                            <w:szCs w:val="20"/>
                          </w:rPr>
                          <w:t xml:space="preserve"> Yes</w:t>
                        </w:r>
                      </w:p>
                      <w:p w14:paraId="1A0314A2" w14:textId="77777777" w:rsidR="000D3C6D" w:rsidRDefault="001A4106" w:rsidP="000D3C6D">
                        <w:pPr>
                          <w:spacing w:after="0" w:line="240" w:lineRule="auto"/>
                          <w:jc w:val="both"/>
                          <w:rPr>
                            <w:rFonts w:eastAsiaTheme="minorHAnsi"/>
                            <w:sz w:val="20"/>
                            <w:szCs w:val="20"/>
                            <w:lang w:eastAsia="en-US"/>
                          </w:rPr>
                        </w:pPr>
                        <w:sdt>
                          <w:sdtPr>
                            <w:rPr>
                              <w:rFonts w:ascii="Times New Roman" w:hAnsi="Times New Roman" w:cs="Times New Roman"/>
                              <w:sz w:val="20"/>
                              <w:szCs w:val="20"/>
                              <w:lang w:eastAsia="en-GB"/>
                            </w:rPr>
                            <w:id w:val="1426689795"/>
                            <w14:checkbox>
                              <w14:checked w14:val="0"/>
                              <w14:checkedState w14:val="2612" w14:font="MS Gothic"/>
                              <w14:uncheckedState w14:val="2610" w14:font="MS Gothic"/>
                            </w14:checkbox>
                          </w:sdtPr>
                          <w:sdtContent>
                            <w:r w:rsidR="000D3C6D">
                              <w:rPr>
                                <w:rFonts w:ascii="Segoe UI Symbol" w:eastAsiaTheme="minorHAnsi" w:hAnsi="Segoe UI Symbol" w:cs="Segoe UI Symbol"/>
                                <w:sz w:val="20"/>
                                <w:szCs w:val="20"/>
                                <w:lang w:eastAsia="en-US"/>
                              </w:rPr>
                              <w:t>☐</w:t>
                            </w:r>
                          </w:sdtContent>
                        </w:sdt>
                        <w:r w:rsidR="000D3C6D">
                          <w:rPr>
                            <w:rFonts w:ascii="Times New Roman" w:hAnsi="Times New Roman" w:cs="Times New Roman"/>
                            <w:sz w:val="20"/>
                            <w:szCs w:val="20"/>
                          </w:rPr>
                          <w:t xml:space="preserve"> No</w:t>
                        </w:r>
                      </w:p>
                      <w:p w14:paraId="033B5329" w14:textId="77777777" w:rsidR="000D3C6D" w:rsidRDefault="000D3C6D" w:rsidP="000D3C6D">
                        <w:pPr>
                          <w:spacing w:after="0" w:line="240" w:lineRule="auto"/>
                          <w:jc w:val="both"/>
                          <w:rPr>
                            <w:rFonts w:eastAsiaTheme="minorHAnsi"/>
                            <w:sz w:val="20"/>
                            <w:szCs w:val="20"/>
                            <w:lang w:eastAsia="en-US"/>
                          </w:rPr>
                        </w:pPr>
                      </w:p>
                      <w:p w14:paraId="15F20A3D" w14:textId="77777777" w:rsidR="000D3C6D" w:rsidRDefault="001A4106" w:rsidP="000D3C6D">
                        <w:pPr>
                          <w:tabs>
                            <w:tab w:val="left" w:pos="1724"/>
                          </w:tabs>
                          <w:autoSpaceDE w:val="0"/>
                          <w:autoSpaceDN w:val="0"/>
                          <w:adjustRightInd w:val="0"/>
                          <w:ind w:left="493" w:hanging="493"/>
                          <w:jc w:val="both"/>
                          <w:rPr>
                            <w:rFonts w:eastAsia="Calibri"/>
                            <w:sz w:val="20"/>
                            <w:szCs w:val="20"/>
                            <w:lang w:eastAsia="zh-CN"/>
                          </w:rPr>
                        </w:pPr>
                        <w:sdt>
                          <w:sdtPr>
                            <w:rPr>
                              <w:rFonts w:ascii="Times New Roman" w:eastAsia="Arial Unicode MS" w:hAnsi="Times New Roman" w:cs="Times New Roman"/>
                              <w:sz w:val="20"/>
                              <w:szCs w:val="20"/>
                              <w:lang w:eastAsia="zh-CN"/>
                            </w:rPr>
                            <w:id w:val="177701128"/>
                            <w14:checkbox>
                              <w14:checked w14:val="0"/>
                              <w14:checkedState w14:val="2612" w14:font="Malgun Gothic Semilight"/>
                              <w14:uncheckedState w14:val="2610" w14:font="Malgun Gothic Semilight"/>
                            </w14:checkbox>
                          </w:sdtPr>
                          <w:sdtContent>
                            <w:r w:rsidR="000D3C6D">
                              <w:rPr>
                                <w:rFonts w:ascii="Segoe UI Symbol" w:eastAsia="Arial Unicode MS" w:hAnsi="Segoe UI Symbol" w:cs="Segoe UI Symbol"/>
                                <w:szCs w:val="20"/>
                                <w:lang w:eastAsia="zh-CN"/>
                              </w:rPr>
                              <w:t>☐</w:t>
                            </w:r>
                          </w:sdtContent>
                        </w:sdt>
                        <w:r w:rsidR="000D3C6D">
                          <w:rPr>
                            <w:rFonts w:ascii="Times New Roman" w:eastAsia="Arial Unicode MS" w:hAnsi="Times New Roman" w:cs="Times New Roman"/>
                            <w:sz w:val="20"/>
                            <w:szCs w:val="20"/>
                            <w:lang w:eastAsia="zh-CN"/>
                          </w:rPr>
                          <w:t xml:space="preserve"> </w:t>
                        </w:r>
                        <w:r w:rsidR="000D3C6D">
                          <w:rPr>
                            <w:rFonts w:ascii="Times New Roman" w:eastAsia="Calibri" w:hAnsi="Times New Roman" w:cs="Times New Roman"/>
                            <w:sz w:val="20"/>
                            <w:szCs w:val="20"/>
                            <w:lang w:eastAsia="zh-CN"/>
                          </w:rPr>
                          <w:t xml:space="preserve">Unable to understand information </w:t>
                        </w:r>
                        <w:r w:rsidR="000D3C6D">
                          <w:rPr>
                            <w:rFonts w:ascii="Times New Roman" w:eastAsia="Calibri" w:hAnsi="Times New Roman" w:cs="Times New Roman"/>
                            <w:sz w:val="20"/>
                            <w:szCs w:val="20"/>
                            <w:lang w:eastAsia="zh-CN"/>
                          </w:rPr>
                          <w:br/>
                          <w:t xml:space="preserve">  relevant to decision</w:t>
                        </w:r>
                      </w:p>
                      <w:p w14:paraId="017F7E70" w14:textId="77777777" w:rsidR="000D3C6D" w:rsidRDefault="001A4106" w:rsidP="000D3C6D">
                        <w:pPr>
                          <w:tabs>
                            <w:tab w:val="left" w:pos="1724"/>
                          </w:tabs>
                          <w:autoSpaceDE w:val="0"/>
                          <w:autoSpaceDN w:val="0"/>
                          <w:adjustRightInd w:val="0"/>
                          <w:ind w:left="493" w:hanging="493"/>
                          <w:jc w:val="both"/>
                          <w:rPr>
                            <w:rFonts w:eastAsia="MS Gothic"/>
                            <w:sz w:val="20"/>
                            <w:szCs w:val="20"/>
                            <w:lang w:eastAsia="zh-CN"/>
                          </w:rPr>
                        </w:pPr>
                        <w:sdt>
                          <w:sdtPr>
                            <w:rPr>
                              <w:rFonts w:ascii="Times New Roman" w:eastAsia="Arial Unicode MS" w:hAnsi="Times New Roman" w:cs="Times New Roman"/>
                              <w:sz w:val="20"/>
                              <w:szCs w:val="20"/>
                              <w:lang w:eastAsia="zh-CN"/>
                            </w:rPr>
                            <w:id w:val="1821464397"/>
                            <w14:checkbox>
                              <w14:checked w14:val="0"/>
                              <w14:checkedState w14:val="2612" w14:font="Malgun Gothic Semilight"/>
                              <w14:uncheckedState w14:val="2610" w14:font="Malgun Gothic Semilight"/>
                            </w14:checkbox>
                          </w:sdtPr>
                          <w:sdtContent>
                            <w:r w:rsidR="000D3C6D">
                              <w:rPr>
                                <w:rFonts w:ascii="Segoe UI Symbol" w:eastAsia="Arial Unicode MS" w:hAnsi="Segoe UI Symbol" w:cs="Segoe UI Symbol"/>
                                <w:sz w:val="20"/>
                                <w:szCs w:val="20"/>
                                <w:lang w:eastAsia="zh-CN"/>
                              </w:rPr>
                              <w:t>☐</w:t>
                            </w:r>
                          </w:sdtContent>
                        </w:sdt>
                        <w:r w:rsidR="000D3C6D">
                          <w:rPr>
                            <w:rFonts w:ascii="Times New Roman" w:eastAsia="Arial Unicode MS" w:hAnsi="Times New Roman" w:cs="Times New Roman"/>
                            <w:sz w:val="20"/>
                            <w:szCs w:val="20"/>
                            <w:lang w:eastAsia="zh-CN"/>
                          </w:rPr>
                          <w:t xml:space="preserve">       </w:t>
                        </w:r>
                        <w:r w:rsidR="000D3C6D">
                          <w:rPr>
                            <w:rFonts w:ascii="Times New Roman" w:eastAsia="Calibri" w:hAnsi="Times New Roman" w:cs="Times New Roman"/>
                            <w:sz w:val="20"/>
                            <w:szCs w:val="20"/>
                            <w:lang w:eastAsia="zh-CN"/>
                          </w:rPr>
                          <w:t xml:space="preserve">Unable to retain information </w:t>
                        </w:r>
                      </w:p>
                      <w:p w14:paraId="1322429E" w14:textId="77777777" w:rsidR="000D3C6D" w:rsidRDefault="001A4106" w:rsidP="000D3C6D">
                        <w:pPr>
                          <w:tabs>
                            <w:tab w:val="left" w:pos="1724"/>
                          </w:tabs>
                          <w:autoSpaceDE w:val="0"/>
                          <w:autoSpaceDN w:val="0"/>
                          <w:adjustRightInd w:val="0"/>
                          <w:ind w:left="558" w:hanging="558"/>
                          <w:jc w:val="both"/>
                          <w:rPr>
                            <w:rFonts w:eastAsia="Calibri"/>
                            <w:sz w:val="20"/>
                            <w:szCs w:val="20"/>
                            <w:lang w:eastAsia="zh-CN"/>
                          </w:rPr>
                        </w:pPr>
                        <w:sdt>
                          <w:sdtPr>
                            <w:rPr>
                              <w:rFonts w:ascii="Times New Roman" w:eastAsia="Calibri" w:hAnsi="Times New Roman" w:cs="Times New Roman"/>
                              <w:sz w:val="20"/>
                              <w:szCs w:val="20"/>
                              <w:lang w:eastAsia="zh-CN"/>
                            </w:rPr>
                            <w:id w:val="1857996766"/>
                            <w14:checkbox>
                              <w14:checked w14:val="0"/>
                              <w14:checkedState w14:val="2612" w14:font="Malgun Gothic Semilight"/>
                              <w14:uncheckedState w14:val="2610" w14:font="Malgun Gothic Semilight"/>
                            </w14:checkbox>
                          </w:sdtPr>
                          <w:sdtContent>
                            <w:r w:rsidR="000D3C6D">
                              <w:rPr>
                                <w:rFonts w:ascii="Segoe UI Symbol" w:eastAsia="Malgun Gothic Semilight" w:hAnsi="Segoe UI Symbol" w:cs="Segoe UI Symbol"/>
                                <w:sz w:val="20"/>
                                <w:szCs w:val="20"/>
                                <w:lang w:eastAsia="zh-CN"/>
                              </w:rPr>
                              <w:t>☐</w:t>
                            </w:r>
                          </w:sdtContent>
                        </w:sdt>
                        <w:r w:rsidR="000D3C6D">
                          <w:rPr>
                            <w:rFonts w:ascii="Times New Roman" w:eastAsia="Calibri" w:hAnsi="Times New Roman" w:cs="Times New Roman"/>
                            <w:sz w:val="20"/>
                            <w:szCs w:val="20"/>
                            <w:lang w:eastAsia="zh-CN"/>
                          </w:rPr>
                          <w:t xml:space="preserve">   Unable to use or weigh information for decision making</w:t>
                        </w:r>
                      </w:p>
                      <w:p w14:paraId="24625628" w14:textId="77777777" w:rsidR="000D3C6D" w:rsidRDefault="001A4106" w:rsidP="000D3C6D">
                        <w:pPr>
                          <w:tabs>
                            <w:tab w:val="left" w:pos="1724"/>
                          </w:tabs>
                          <w:autoSpaceDE w:val="0"/>
                          <w:autoSpaceDN w:val="0"/>
                          <w:adjustRightInd w:val="0"/>
                          <w:jc w:val="both"/>
                          <w:rPr>
                            <w:rFonts w:eastAsia="Calibri"/>
                            <w:sz w:val="20"/>
                            <w:szCs w:val="20"/>
                            <w:lang w:eastAsia="zh-CN"/>
                          </w:rPr>
                        </w:pPr>
                        <w:sdt>
                          <w:sdtPr>
                            <w:rPr>
                              <w:rFonts w:ascii="Times New Roman" w:eastAsia="Calibri" w:hAnsi="Times New Roman" w:cs="Times New Roman"/>
                              <w:sz w:val="20"/>
                              <w:szCs w:val="20"/>
                              <w:lang w:eastAsia="zh-CN"/>
                            </w:rPr>
                            <w:id w:val="182794107"/>
                            <w14:checkbox>
                              <w14:checked w14:val="0"/>
                              <w14:checkedState w14:val="2612" w14:font="Malgun Gothic Semilight"/>
                              <w14:uncheckedState w14:val="2610" w14:font="Malgun Gothic Semilight"/>
                            </w14:checkbox>
                          </w:sdtPr>
                          <w:sdtContent>
                            <w:r w:rsidR="000D3C6D">
                              <w:rPr>
                                <w:rFonts w:ascii="Segoe UI Symbol" w:eastAsia="Malgun Gothic Semilight" w:hAnsi="Segoe UI Symbol" w:cs="Segoe UI Symbol"/>
                                <w:sz w:val="20"/>
                                <w:szCs w:val="20"/>
                                <w:lang w:eastAsia="zh-CN"/>
                              </w:rPr>
                              <w:t>☐</w:t>
                            </w:r>
                          </w:sdtContent>
                        </w:sdt>
                        <w:r w:rsidR="000D3C6D">
                          <w:rPr>
                            <w:rFonts w:ascii="Times New Roman" w:eastAsia="Calibri" w:hAnsi="Times New Roman" w:cs="Times New Roman"/>
                            <w:sz w:val="20"/>
                            <w:szCs w:val="20"/>
                            <w:lang w:eastAsia="zh-CN"/>
                          </w:rPr>
                          <w:t xml:space="preserve">       Unable to communicate his/her decision</w:t>
                        </w:r>
                      </w:p>
                    </w:tc>
                  </w:tr>
                  <w:tr w:rsidR="000D3C6D" w14:paraId="1BC238E6" w14:textId="77777777" w:rsidTr="000D3C6D">
                    <w:trPr>
                      <w:trHeight w:val="129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FAA73CA" w14:textId="77777777" w:rsidR="000D3C6D" w:rsidRDefault="000D3C6D" w:rsidP="000D3C6D">
                        <w:pPr>
                          <w:spacing w:after="0" w:line="240" w:lineRule="auto"/>
                          <w:rPr>
                            <w:rFonts w:ascii="Times New Roman" w:eastAsiaTheme="minorHAnsi" w:hAnsi="Times New Roman" w:cs="Times New Roman"/>
                            <w:color w:val="000000"/>
                            <w:sz w:val="20"/>
                            <w:szCs w:val="20"/>
                            <w:lang w:eastAsia="en-US"/>
                          </w:rPr>
                        </w:pPr>
                      </w:p>
                    </w:tc>
                    <w:tc>
                      <w:tcPr>
                        <w:tcW w:w="3153" w:type="dxa"/>
                        <w:tcBorders>
                          <w:top w:val="single" w:sz="4" w:space="0" w:color="auto"/>
                          <w:left w:val="single" w:sz="4" w:space="0" w:color="auto"/>
                          <w:bottom w:val="single" w:sz="4" w:space="0" w:color="auto"/>
                          <w:right w:val="single" w:sz="4" w:space="0" w:color="auto"/>
                        </w:tcBorders>
                      </w:tcPr>
                      <w:p w14:paraId="1928C375" w14:textId="77777777" w:rsidR="000D3C6D" w:rsidRDefault="000D3C6D" w:rsidP="006172E9">
                        <w:pPr>
                          <w:numPr>
                            <w:ilvl w:val="0"/>
                            <w:numId w:val="144"/>
                          </w:numPr>
                          <w:spacing w:before="60" w:after="0" w:line="240" w:lineRule="auto"/>
                          <w:jc w:val="both"/>
                          <w:rPr>
                            <w:rFonts w:eastAsiaTheme="minorHAnsi"/>
                            <w:sz w:val="20"/>
                            <w:szCs w:val="20"/>
                            <w:lang w:eastAsia="en-US"/>
                          </w:rPr>
                        </w:pPr>
                        <w:r>
                          <w:rPr>
                            <w:rFonts w:eastAsiaTheme="minorHAnsi"/>
                            <w:sz w:val="20"/>
                            <w:szCs w:val="20"/>
                            <w:lang w:eastAsia="en-US"/>
                          </w:rPr>
                          <w:t>Section 14(1)(g)</w:t>
                        </w:r>
                      </w:p>
                      <w:p w14:paraId="4BDF2663" w14:textId="77777777" w:rsidR="000D3C6D" w:rsidRDefault="000D3C6D" w:rsidP="000D3C6D">
                        <w:pPr>
                          <w:spacing w:before="60" w:after="0" w:line="240" w:lineRule="auto"/>
                          <w:ind w:left="720"/>
                          <w:jc w:val="both"/>
                          <w:rPr>
                            <w:rFonts w:eastAsiaTheme="minorHAnsi"/>
                            <w:sz w:val="20"/>
                            <w:szCs w:val="20"/>
                            <w:lang w:eastAsia="en-US"/>
                          </w:rPr>
                        </w:pPr>
                        <w:r>
                          <w:rPr>
                            <w:rFonts w:eastAsiaTheme="minorHAnsi"/>
                            <w:sz w:val="20"/>
                            <w:szCs w:val="20"/>
                            <w:lang w:eastAsia="en-US"/>
                          </w:rPr>
                          <w:t xml:space="preserve">To prohibit a person from entering and remaining in a specific area outside his/her place of residence or any other </w:t>
                        </w:r>
                        <w:r>
                          <w:rPr>
                            <w:rFonts w:eastAsiaTheme="minorHAnsi"/>
                            <w:sz w:val="20"/>
                            <w:szCs w:val="20"/>
                            <w:lang w:eastAsia="en-US"/>
                          </w:rPr>
                          <w:lastRenderedPageBreak/>
                          <w:t>place he/she frequents; and/or</w:t>
                        </w:r>
                      </w:p>
                      <w:p w14:paraId="4AD0775C" w14:textId="77777777" w:rsidR="000D3C6D" w:rsidRDefault="000D3C6D" w:rsidP="000D3C6D">
                        <w:pPr>
                          <w:spacing w:after="0" w:line="240" w:lineRule="auto"/>
                          <w:ind w:left="714"/>
                          <w:jc w:val="both"/>
                          <w:rPr>
                            <w:rFonts w:eastAsiaTheme="minorHAnsi"/>
                            <w:sz w:val="20"/>
                            <w:szCs w:val="20"/>
                            <w:lang w:eastAsia="en-US"/>
                          </w:rPr>
                        </w:pPr>
                      </w:p>
                      <w:p w14:paraId="3A7FE4A1" w14:textId="77777777" w:rsidR="000D3C6D" w:rsidRDefault="000D3C6D" w:rsidP="000D3C6D">
                        <w:pPr>
                          <w:spacing w:after="0" w:line="240" w:lineRule="auto"/>
                          <w:ind w:left="714"/>
                          <w:jc w:val="both"/>
                          <w:rPr>
                            <w:rFonts w:eastAsiaTheme="minorHAnsi"/>
                            <w:sz w:val="20"/>
                            <w:szCs w:val="20"/>
                            <w:lang w:eastAsia="en-US"/>
                          </w:rPr>
                        </w:pPr>
                      </w:p>
                    </w:tc>
                    <w:tc>
                      <w:tcPr>
                        <w:tcW w:w="4253" w:type="dxa"/>
                        <w:tcBorders>
                          <w:top w:val="single" w:sz="4" w:space="0" w:color="auto"/>
                          <w:left w:val="single" w:sz="4" w:space="0" w:color="auto"/>
                          <w:bottom w:val="single" w:sz="4" w:space="0" w:color="auto"/>
                          <w:right w:val="single" w:sz="4" w:space="0" w:color="auto"/>
                        </w:tcBorders>
                      </w:tcPr>
                      <w:p w14:paraId="5772D705" w14:textId="77777777" w:rsidR="000D3C6D" w:rsidRDefault="001A4106" w:rsidP="000D3C6D">
                        <w:pPr>
                          <w:spacing w:after="0" w:line="240" w:lineRule="auto"/>
                          <w:jc w:val="both"/>
                          <w:rPr>
                            <w:rFonts w:eastAsiaTheme="minorHAnsi"/>
                            <w:sz w:val="20"/>
                            <w:szCs w:val="20"/>
                            <w:lang w:eastAsia="en-US"/>
                          </w:rPr>
                        </w:pPr>
                        <w:sdt>
                          <w:sdtPr>
                            <w:rPr>
                              <w:rFonts w:ascii="Times New Roman" w:hAnsi="Times New Roman" w:cs="Times New Roman"/>
                              <w:sz w:val="20"/>
                              <w:szCs w:val="20"/>
                              <w:lang w:eastAsia="en-GB"/>
                            </w:rPr>
                            <w:id w:val="-1940051200"/>
                            <w14:checkbox>
                              <w14:checked w14:val="0"/>
                              <w14:checkedState w14:val="2612" w14:font="MS Gothic"/>
                              <w14:uncheckedState w14:val="2610" w14:font="MS Gothic"/>
                            </w14:checkbox>
                          </w:sdtPr>
                          <w:sdtContent>
                            <w:r w:rsidR="000D3C6D">
                              <w:rPr>
                                <w:rFonts w:ascii="Segoe UI Symbol" w:eastAsiaTheme="minorHAnsi" w:hAnsi="Segoe UI Symbol" w:cs="Segoe UI Symbol"/>
                                <w:sz w:val="20"/>
                                <w:szCs w:val="20"/>
                                <w:lang w:eastAsia="en-US"/>
                              </w:rPr>
                              <w:t>☐</w:t>
                            </w:r>
                          </w:sdtContent>
                        </w:sdt>
                        <w:r w:rsidR="000D3C6D">
                          <w:rPr>
                            <w:rFonts w:ascii="Times New Roman" w:hAnsi="Times New Roman" w:cs="Times New Roman"/>
                            <w:sz w:val="20"/>
                            <w:szCs w:val="20"/>
                          </w:rPr>
                          <w:t xml:space="preserve"> Yes</w:t>
                        </w:r>
                      </w:p>
                      <w:p w14:paraId="6BAFAF2F" w14:textId="77777777" w:rsidR="000D3C6D" w:rsidRDefault="001A4106" w:rsidP="000D3C6D">
                        <w:pPr>
                          <w:spacing w:after="0" w:line="240" w:lineRule="auto"/>
                          <w:jc w:val="both"/>
                          <w:rPr>
                            <w:rFonts w:eastAsiaTheme="minorHAnsi"/>
                            <w:sz w:val="20"/>
                            <w:szCs w:val="20"/>
                            <w:lang w:eastAsia="en-US"/>
                          </w:rPr>
                        </w:pPr>
                        <w:sdt>
                          <w:sdtPr>
                            <w:rPr>
                              <w:rFonts w:ascii="Times New Roman" w:hAnsi="Times New Roman" w:cs="Times New Roman"/>
                              <w:sz w:val="20"/>
                              <w:szCs w:val="20"/>
                              <w:lang w:eastAsia="en-GB"/>
                            </w:rPr>
                            <w:id w:val="-309781765"/>
                            <w14:checkbox>
                              <w14:checked w14:val="0"/>
                              <w14:checkedState w14:val="2612" w14:font="MS Gothic"/>
                              <w14:uncheckedState w14:val="2610" w14:font="MS Gothic"/>
                            </w14:checkbox>
                          </w:sdtPr>
                          <w:sdtContent>
                            <w:r w:rsidR="000D3C6D">
                              <w:rPr>
                                <w:rFonts w:ascii="Segoe UI Symbol" w:eastAsiaTheme="minorHAnsi" w:hAnsi="Segoe UI Symbol" w:cs="Segoe UI Symbol"/>
                                <w:sz w:val="20"/>
                                <w:szCs w:val="20"/>
                                <w:lang w:eastAsia="en-US"/>
                              </w:rPr>
                              <w:t>☐</w:t>
                            </w:r>
                          </w:sdtContent>
                        </w:sdt>
                        <w:r w:rsidR="000D3C6D">
                          <w:rPr>
                            <w:rFonts w:ascii="Times New Roman" w:hAnsi="Times New Roman" w:cs="Times New Roman"/>
                            <w:sz w:val="20"/>
                            <w:szCs w:val="20"/>
                          </w:rPr>
                          <w:t xml:space="preserve"> No</w:t>
                        </w:r>
                      </w:p>
                      <w:p w14:paraId="4DE08C25" w14:textId="77777777" w:rsidR="000D3C6D" w:rsidRDefault="000D3C6D" w:rsidP="000D3C6D">
                        <w:pPr>
                          <w:spacing w:after="0" w:line="240" w:lineRule="auto"/>
                          <w:jc w:val="both"/>
                          <w:rPr>
                            <w:rFonts w:eastAsiaTheme="minorHAnsi"/>
                            <w:sz w:val="20"/>
                            <w:szCs w:val="20"/>
                            <w:lang w:eastAsia="en-US"/>
                          </w:rPr>
                        </w:pPr>
                      </w:p>
                      <w:p w14:paraId="3A6D3AD6" w14:textId="77777777" w:rsidR="000D3C6D" w:rsidRDefault="001A4106" w:rsidP="000D3C6D">
                        <w:pPr>
                          <w:tabs>
                            <w:tab w:val="left" w:pos="1724"/>
                          </w:tabs>
                          <w:autoSpaceDE w:val="0"/>
                          <w:autoSpaceDN w:val="0"/>
                          <w:adjustRightInd w:val="0"/>
                          <w:ind w:left="558" w:hanging="558"/>
                          <w:jc w:val="both"/>
                          <w:rPr>
                            <w:rFonts w:eastAsia="Calibri"/>
                            <w:sz w:val="20"/>
                            <w:szCs w:val="20"/>
                            <w:lang w:eastAsia="zh-CN"/>
                          </w:rPr>
                        </w:pPr>
                        <w:sdt>
                          <w:sdtPr>
                            <w:rPr>
                              <w:rFonts w:ascii="Times New Roman" w:eastAsia="Arial Unicode MS" w:hAnsi="Times New Roman" w:cs="Times New Roman"/>
                              <w:sz w:val="20"/>
                              <w:szCs w:val="20"/>
                              <w:lang w:eastAsia="zh-CN"/>
                            </w:rPr>
                            <w:id w:val="693117000"/>
                            <w14:checkbox>
                              <w14:checked w14:val="0"/>
                              <w14:checkedState w14:val="2612" w14:font="Malgun Gothic Semilight"/>
                              <w14:uncheckedState w14:val="2610" w14:font="Malgun Gothic Semilight"/>
                            </w14:checkbox>
                          </w:sdtPr>
                          <w:sdtContent>
                            <w:r w:rsidR="000D3C6D">
                              <w:rPr>
                                <w:rFonts w:ascii="Segoe UI Symbol" w:eastAsia="Malgun Gothic Semilight" w:hAnsi="Segoe UI Symbol" w:cs="Segoe UI Symbol"/>
                                <w:sz w:val="20"/>
                                <w:szCs w:val="20"/>
                                <w:lang w:eastAsia="zh-CN"/>
                              </w:rPr>
                              <w:t>☐</w:t>
                            </w:r>
                          </w:sdtContent>
                        </w:sdt>
                        <w:r w:rsidR="000D3C6D">
                          <w:rPr>
                            <w:rFonts w:ascii="Times New Roman" w:eastAsia="Calibri" w:hAnsi="Times New Roman" w:cs="Times New Roman"/>
                            <w:szCs w:val="20"/>
                            <w:lang w:eastAsia="zh-CN"/>
                          </w:rPr>
                          <w:t xml:space="preserve"> </w:t>
                        </w:r>
                        <w:r w:rsidR="000D3C6D">
                          <w:rPr>
                            <w:rFonts w:ascii="Times New Roman" w:eastAsia="Calibri" w:hAnsi="Times New Roman" w:cs="Times New Roman"/>
                            <w:sz w:val="20"/>
                            <w:szCs w:val="20"/>
                            <w:lang w:eastAsia="zh-CN"/>
                          </w:rPr>
                          <w:t xml:space="preserve">Unable to understand information </w:t>
                        </w:r>
                        <w:r w:rsidR="000D3C6D">
                          <w:rPr>
                            <w:rFonts w:ascii="Times New Roman" w:eastAsia="Calibri" w:hAnsi="Times New Roman" w:cs="Times New Roman"/>
                            <w:sz w:val="20"/>
                            <w:szCs w:val="20"/>
                            <w:lang w:eastAsia="zh-CN"/>
                          </w:rPr>
                          <w:br/>
                          <w:t xml:space="preserve">  relevant to decision</w:t>
                        </w:r>
                      </w:p>
                      <w:p w14:paraId="0B7703F4" w14:textId="77777777" w:rsidR="000D3C6D" w:rsidRDefault="001A4106" w:rsidP="000D3C6D">
                        <w:pPr>
                          <w:tabs>
                            <w:tab w:val="left" w:pos="1724"/>
                          </w:tabs>
                          <w:autoSpaceDE w:val="0"/>
                          <w:autoSpaceDN w:val="0"/>
                          <w:adjustRightInd w:val="0"/>
                          <w:ind w:left="558" w:hanging="558"/>
                          <w:jc w:val="both"/>
                          <w:rPr>
                            <w:rFonts w:eastAsia="MS Gothic"/>
                            <w:sz w:val="20"/>
                            <w:szCs w:val="20"/>
                            <w:lang w:eastAsia="zh-CN"/>
                          </w:rPr>
                        </w:pPr>
                        <w:sdt>
                          <w:sdtPr>
                            <w:rPr>
                              <w:rFonts w:ascii="Times New Roman" w:eastAsia="Arial Unicode MS" w:hAnsi="Times New Roman" w:cs="Times New Roman"/>
                              <w:sz w:val="20"/>
                              <w:szCs w:val="20"/>
                              <w:lang w:eastAsia="zh-CN"/>
                            </w:rPr>
                            <w:id w:val="-1217962857"/>
                            <w14:checkbox>
                              <w14:checked w14:val="0"/>
                              <w14:checkedState w14:val="2612" w14:font="Malgun Gothic Semilight"/>
                              <w14:uncheckedState w14:val="2610" w14:font="Malgun Gothic Semilight"/>
                            </w14:checkbox>
                          </w:sdtPr>
                          <w:sdtContent>
                            <w:r w:rsidR="000D3C6D">
                              <w:rPr>
                                <w:rFonts w:ascii="Segoe UI Symbol" w:eastAsia="Arial Unicode MS" w:hAnsi="Segoe UI Symbol" w:cs="Segoe UI Symbol"/>
                                <w:sz w:val="20"/>
                                <w:szCs w:val="20"/>
                                <w:lang w:eastAsia="zh-CN"/>
                              </w:rPr>
                              <w:t>☐</w:t>
                            </w:r>
                          </w:sdtContent>
                        </w:sdt>
                        <w:r w:rsidR="000D3C6D">
                          <w:rPr>
                            <w:rFonts w:ascii="Times New Roman" w:eastAsia="Calibri" w:hAnsi="Times New Roman" w:cs="Times New Roman"/>
                            <w:sz w:val="20"/>
                            <w:szCs w:val="20"/>
                            <w:lang w:eastAsia="zh-CN"/>
                          </w:rPr>
                          <w:t xml:space="preserve">       Unable to retain information </w:t>
                        </w:r>
                      </w:p>
                      <w:p w14:paraId="6FDF63CE" w14:textId="77777777" w:rsidR="000D3C6D" w:rsidRDefault="001A4106" w:rsidP="000D3C6D">
                        <w:pPr>
                          <w:tabs>
                            <w:tab w:val="left" w:pos="1724"/>
                          </w:tabs>
                          <w:autoSpaceDE w:val="0"/>
                          <w:autoSpaceDN w:val="0"/>
                          <w:adjustRightInd w:val="0"/>
                          <w:ind w:left="558" w:hanging="558"/>
                          <w:jc w:val="both"/>
                          <w:rPr>
                            <w:rFonts w:eastAsia="Calibri"/>
                            <w:sz w:val="20"/>
                            <w:szCs w:val="20"/>
                            <w:lang w:eastAsia="zh-CN"/>
                          </w:rPr>
                        </w:pPr>
                        <w:sdt>
                          <w:sdtPr>
                            <w:rPr>
                              <w:rFonts w:ascii="Times New Roman" w:eastAsia="Calibri" w:hAnsi="Times New Roman" w:cs="Times New Roman"/>
                              <w:sz w:val="20"/>
                              <w:szCs w:val="20"/>
                              <w:lang w:eastAsia="zh-CN"/>
                            </w:rPr>
                            <w:id w:val="1928306530"/>
                            <w14:checkbox>
                              <w14:checked w14:val="0"/>
                              <w14:checkedState w14:val="2612" w14:font="Malgun Gothic Semilight"/>
                              <w14:uncheckedState w14:val="2610" w14:font="Malgun Gothic Semilight"/>
                            </w14:checkbox>
                          </w:sdtPr>
                          <w:sdtContent>
                            <w:r w:rsidR="000D3C6D">
                              <w:rPr>
                                <w:rFonts w:ascii="Segoe UI Symbol" w:eastAsia="Malgun Gothic Semilight" w:hAnsi="Segoe UI Symbol" w:cs="Segoe UI Symbol"/>
                                <w:sz w:val="20"/>
                                <w:szCs w:val="20"/>
                                <w:lang w:eastAsia="zh-CN"/>
                              </w:rPr>
                              <w:t>☐</w:t>
                            </w:r>
                          </w:sdtContent>
                        </w:sdt>
                        <w:r w:rsidR="000D3C6D">
                          <w:rPr>
                            <w:rFonts w:ascii="Times New Roman" w:eastAsia="Calibri" w:hAnsi="Times New Roman" w:cs="Times New Roman"/>
                            <w:sz w:val="20"/>
                            <w:szCs w:val="20"/>
                            <w:lang w:eastAsia="zh-CN"/>
                          </w:rPr>
                          <w:t xml:space="preserve">   Unable to use or weigh information for decision making</w:t>
                        </w:r>
                      </w:p>
                      <w:p w14:paraId="6804D091" w14:textId="77777777" w:rsidR="000D3C6D" w:rsidRDefault="001A4106" w:rsidP="000D3C6D">
                        <w:pPr>
                          <w:tabs>
                            <w:tab w:val="left" w:pos="1724"/>
                          </w:tabs>
                          <w:autoSpaceDE w:val="0"/>
                          <w:autoSpaceDN w:val="0"/>
                          <w:adjustRightInd w:val="0"/>
                          <w:ind w:left="558" w:hanging="558"/>
                          <w:jc w:val="both"/>
                          <w:rPr>
                            <w:rFonts w:eastAsia="Calibri"/>
                            <w:sz w:val="20"/>
                            <w:szCs w:val="20"/>
                            <w:lang w:eastAsia="zh-CN"/>
                          </w:rPr>
                        </w:pPr>
                        <w:sdt>
                          <w:sdtPr>
                            <w:rPr>
                              <w:rFonts w:ascii="Times New Roman" w:eastAsia="Calibri" w:hAnsi="Times New Roman" w:cs="Times New Roman"/>
                              <w:sz w:val="20"/>
                              <w:szCs w:val="20"/>
                              <w:lang w:eastAsia="zh-CN"/>
                            </w:rPr>
                            <w:id w:val="-580902648"/>
                            <w14:checkbox>
                              <w14:checked w14:val="0"/>
                              <w14:checkedState w14:val="2612" w14:font="Malgun Gothic Semilight"/>
                              <w14:uncheckedState w14:val="2610" w14:font="Malgun Gothic Semilight"/>
                            </w14:checkbox>
                          </w:sdtPr>
                          <w:sdtContent>
                            <w:r w:rsidR="000D3C6D">
                              <w:rPr>
                                <w:rFonts w:ascii="Segoe UI Symbol" w:eastAsia="Malgun Gothic Semilight" w:hAnsi="Segoe UI Symbol" w:cs="Segoe UI Symbol"/>
                                <w:sz w:val="20"/>
                                <w:szCs w:val="20"/>
                                <w:lang w:eastAsia="zh-CN"/>
                              </w:rPr>
                              <w:t>☐</w:t>
                            </w:r>
                          </w:sdtContent>
                        </w:sdt>
                        <w:r w:rsidR="000D3C6D">
                          <w:rPr>
                            <w:rFonts w:ascii="Times New Roman" w:eastAsia="Calibri" w:hAnsi="Times New Roman" w:cs="Times New Roman"/>
                            <w:sz w:val="20"/>
                            <w:szCs w:val="20"/>
                            <w:lang w:eastAsia="zh-CN"/>
                          </w:rPr>
                          <w:t xml:space="preserve">       Unable to communicate his/her decision</w:t>
                        </w:r>
                      </w:p>
                    </w:tc>
                  </w:tr>
                  <w:tr w:rsidR="000D3C6D" w14:paraId="016425A5" w14:textId="77777777" w:rsidTr="000D3C6D">
                    <w:trPr>
                      <w:trHeight w:val="2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50D8A74" w14:textId="77777777" w:rsidR="000D3C6D" w:rsidRDefault="000D3C6D" w:rsidP="000D3C6D">
                        <w:pPr>
                          <w:spacing w:after="0" w:line="240" w:lineRule="auto"/>
                          <w:rPr>
                            <w:rFonts w:ascii="Times New Roman" w:eastAsiaTheme="minorHAnsi" w:hAnsi="Times New Roman" w:cs="Times New Roman"/>
                            <w:color w:val="000000"/>
                            <w:sz w:val="20"/>
                            <w:szCs w:val="20"/>
                            <w:lang w:eastAsia="en-US"/>
                          </w:rPr>
                        </w:pPr>
                      </w:p>
                    </w:tc>
                    <w:tc>
                      <w:tcPr>
                        <w:tcW w:w="3153" w:type="dxa"/>
                        <w:tcBorders>
                          <w:top w:val="single" w:sz="4" w:space="0" w:color="auto"/>
                          <w:left w:val="single" w:sz="4" w:space="0" w:color="auto"/>
                          <w:bottom w:val="single" w:sz="4" w:space="0" w:color="auto"/>
                          <w:right w:val="single" w:sz="4" w:space="0" w:color="auto"/>
                        </w:tcBorders>
                      </w:tcPr>
                      <w:p w14:paraId="73852EC6" w14:textId="77777777" w:rsidR="000D3C6D" w:rsidRDefault="000D3C6D" w:rsidP="006172E9">
                        <w:pPr>
                          <w:numPr>
                            <w:ilvl w:val="0"/>
                            <w:numId w:val="144"/>
                          </w:numPr>
                          <w:spacing w:before="60" w:after="0" w:line="240" w:lineRule="auto"/>
                          <w:jc w:val="both"/>
                          <w:rPr>
                            <w:rFonts w:eastAsiaTheme="minorHAnsi"/>
                            <w:sz w:val="20"/>
                            <w:szCs w:val="20"/>
                            <w:lang w:eastAsia="en-US"/>
                          </w:rPr>
                        </w:pPr>
                        <w:r>
                          <w:rPr>
                            <w:rFonts w:eastAsiaTheme="minorHAnsi"/>
                            <w:sz w:val="20"/>
                            <w:szCs w:val="20"/>
                            <w:lang w:eastAsia="en-US"/>
                          </w:rPr>
                          <w:t>Section 14(1)(h)</w:t>
                        </w:r>
                      </w:p>
                      <w:p w14:paraId="57604954" w14:textId="77777777" w:rsidR="000D3C6D" w:rsidRDefault="000D3C6D" w:rsidP="000D3C6D">
                        <w:pPr>
                          <w:spacing w:before="60" w:after="0" w:line="240" w:lineRule="auto"/>
                          <w:ind w:left="720"/>
                          <w:jc w:val="both"/>
                          <w:rPr>
                            <w:rFonts w:eastAsiaTheme="minorHAnsi"/>
                            <w:sz w:val="20"/>
                            <w:szCs w:val="20"/>
                            <w:lang w:eastAsia="en-US"/>
                          </w:rPr>
                        </w:pPr>
                        <w:r>
                          <w:rPr>
                            <w:rFonts w:eastAsiaTheme="minorHAnsi"/>
                            <w:sz w:val="20"/>
                            <w:szCs w:val="20"/>
                            <w:lang w:eastAsia="en-US"/>
                          </w:rPr>
                          <w:t>To prohibit a person from visiting or communicating with him/her.</w:t>
                        </w:r>
                      </w:p>
                      <w:p w14:paraId="23EA0ED5" w14:textId="77777777" w:rsidR="000D3C6D" w:rsidRDefault="000D3C6D" w:rsidP="000D3C6D">
                        <w:pPr>
                          <w:spacing w:after="0" w:line="240" w:lineRule="auto"/>
                          <w:ind w:left="714"/>
                          <w:jc w:val="both"/>
                          <w:rPr>
                            <w:rFonts w:eastAsiaTheme="minorHAnsi"/>
                            <w:sz w:val="20"/>
                            <w:szCs w:val="20"/>
                            <w:lang w:eastAsia="en-US"/>
                          </w:rPr>
                        </w:pPr>
                      </w:p>
                      <w:p w14:paraId="6547C9C2" w14:textId="77777777" w:rsidR="000D3C6D" w:rsidRDefault="000D3C6D" w:rsidP="000D3C6D">
                        <w:pPr>
                          <w:spacing w:after="0" w:line="240" w:lineRule="auto"/>
                          <w:ind w:left="714"/>
                          <w:jc w:val="both"/>
                          <w:rPr>
                            <w:rFonts w:eastAsiaTheme="minorHAnsi"/>
                            <w:sz w:val="20"/>
                            <w:szCs w:val="20"/>
                            <w:lang w:eastAsia="en-US"/>
                          </w:rPr>
                        </w:pPr>
                      </w:p>
                    </w:tc>
                    <w:tc>
                      <w:tcPr>
                        <w:tcW w:w="4253" w:type="dxa"/>
                        <w:tcBorders>
                          <w:top w:val="single" w:sz="4" w:space="0" w:color="auto"/>
                          <w:left w:val="single" w:sz="4" w:space="0" w:color="auto"/>
                          <w:bottom w:val="single" w:sz="4" w:space="0" w:color="auto"/>
                          <w:right w:val="single" w:sz="4" w:space="0" w:color="auto"/>
                        </w:tcBorders>
                      </w:tcPr>
                      <w:p w14:paraId="0E140327" w14:textId="77777777" w:rsidR="000D3C6D" w:rsidRDefault="001A4106" w:rsidP="000D3C6D">
                        <w:pPr>
                          <w:spacing w:after="0" w:line="240" w:lineRule="auto"/>
                          <w:jc w:val="both"/>
                          <w:rPr>
                            <w:rFonts w:eastAsiaTheme="minorHAnsi"/>
                            <w:sz w:val="20"/>
                            <w:szCs w:val="20"/>
                            <w:lang w:eastAsia="en-US"/>
                          </w:rPr>
                        </w:pPr>
                        <w:sdt>
                          <w:sdtPr>
                            <w:rPr>
                              <w:rFonts w:ascii="Times New Roman" w:hAnsi="Times New Roman" w:cs="Times New Roman"/>
                              <w:sz w:val="20"/>
                              <w:szCs w:val="20"/>
                              <w:lang w:eastAsia="en-GB"/>
                            </w:rPr>
                            <w:id w:val="-1569950620"/>
                            <w14:checkbox>
                              <w14:checked w14:val="0"/>
                              <w14:checkedState w14:val="2612" w14:font="MS Gothic"/>
                              <w14:uncheckedState w14:val="2610" w14:font="MS Gothic"/>
                            </w14:checkbox>
                          </w:sdtPr>
                          <w:sdtContent>
                            <w:r w:rsidR="000D3C6D">
                              <w:rPr>
                                <w:rFonts w:ascii="Segoe UI Symbol" w:eastAsiaTheme="minorHAnsi" w:hAnsi="Segoe UI Symbol" w:cs="Segoe UI Symbol"/>
                                <w:sz w:val="20"/>
                                <w:szCs w:val="20"/>
                                <w:lang w:eastAsia="en-US"/>
                              </w:rPr>
                              <w:t>☐</w:t>
                            </w:r>
                          </w:sdtContent>
                        </w:sdt>
                        <w:r w:rsidR="000D3C6D">
                          <w:rPr>
                            <w:rFonts w:ascii="Times New Roman" w:hAnsi="Times New Roman" w:cs="Times New Roman"/>
                            <w:sz w:val="20"/>
                            <w:szCs w:val="20"/>
                          </w:rPr>
                          <w:t xml:space="preserve"> Yes</w:t>
                        </w:r>
                      </w:p>
                      <w:p w14:paraId="30C9A352" w14:textId="77777777" w:rsidR="000D3C6D" w:rsidRDefault="001A4106" w:rsidP="000D3C6D">
                        <w:pPr>
                          <w:spacing w:after="0" w:line="240" w:lineRule="auto"/>
                          <w:jc w:val="both"/>
                          <w:rPr>
                            <w:rFonts w:eastAsiaTheme="minorHAnsi"/>
                            <w:sz w:val="20"/>
                            <w:szCs w:val="20"/>
                            <w:lang w:eastAsia="en-US"/>
                          </w:rPr>
                        </w:pPr>
                        <w:sdt>
                          <w:sdtPr>
                            <w:rPr>
                              <w:rFonts w:ascii="Times New Roman" w:hAnsi="Times New Roman" w:cs="Times New Roman"/>
                              <w:sz w:val="20"/>
                              <w:szCs w:val="20"/>
                              <w:lang w:eastAsia="en-GB"/>
                            </w:rPr>
                            <w:id w:val="2096434484"/>
                            <w14:checkbox>
                              <w14:checked w14:val="0"/>
                              <w14:checkedState w14:val="2612" w14:font="MS Gothic"/>
                              <w14:uncheckedState w14:val="2610" w14:font="MS Gothic"/>
                            </w14:checkbox>
                          </w:sdtPr>
                          <w:sdtContent>
                            <w:r w:rsidR="000D3C6D">
                              <w:rPr>
                                <w:rFonts w:ascii="Segoe UI Symbol" w:eastAsiaTheme="minorHAnsi" w:hAnsi="Segoe UI Symbol" w:cs="Segoe UI Symbol"/>
                                <w:sz w:val="20"/>
                                <w:szCs w:val="20"/>
                                <w:lang w:eastAsia="en-US"/>
                              </w:rPr>
                              <w:t>☐</w:t>
                            </w:r>
                          </w:sdtContent>
                        </w:sdt>
                        <w:r w:rsidR="000D3C6D">
                          <w:rPr>
                            <w:rFonts w:ascii="Times New Roman" w:hAnsi="Times New Roman" w:cs="Times New Roman"/>
                            <w:sz w:val="20"/>
                            <w:szCs w:val="20"/>
                          </w:rPr>
                          <w:t xml:space="preserve"> No</w:t>
                        </w:r>
                      </w:p>
                      <w:p w14:paraId="428B4473" w14:textId="77777777" w:rsidR="000D3C6D" w:rsidRDefault="000D3C6D" w:rsidP="000D3C6D">
                        <w:pPr>
                          <w:spacing w:after="0" w:line="240" w:lineRule="auto"/>
                          <w:jc w:val="both"/>
                          <w:rPr>
                            <w:rFonts w:eastAsiaTheme="minorHAnsi"/>
                            <w:sz w:val="20"/>
                            <w:szCs w:val="20"/>
                            <w:lang w:eastAsia="en-US"/>
                          </w:rPr>
                        </w:pPr>
                      </w:p>
                      <w:p w14:paraId="73CDCA70" w14:textId="77777777" w:rsidR="000D3C6D" w:rsidRDefault="001A4106" w:rsidP="000D3C6D">
                        <w:pPr>
                          <w:tabs>
                            <w:tab w:val="left" w:pos="1724"/>
                          </w:tabs>
                          <w:autoSpaceDE w:val="0"/>
                          <w:autoSpaceDN w:val="0"/>
                          <w:adjustRightInd w:val="0"/>
                          <w:ind w:left="558" w:hanging="493"/>
                          <w:jc w:val="both"/>
                          <w:rPr>
                            <w:rFonts w:eastAsia="Calibri"/>
                            <w:sz w:val="20"/>
                            <w:szCs w:val="20"/>
                            <w:lang w:eastAsia="zh-CN"/>
                          </w:rPr>
                        </w:pPr>
                        <w:sdt>
                          <w:sdtPr>
                            <w:rPr>
                              <w:rFonts w:ascii="Times New Roman" w:eastAsia="Arial Unicode MS" w:hAnsi="Times New Roman" w:cs="Times New Roman"/>
                              <w:sz w:val="20"/>
                              <w:szCs w:val="20"/>
                              <w:lang w:eastAsia="zh-CN"/>
                            </w:rPr>
                            <w:id w:val="-218833355"/>
                            <w14:checkbox>
                              <w14:checked w14:val="0"/>
                              <w14:checkedState w14:val="2612" w14:font="Malgun Gothic Semilight"/>
                              <w14:uncheckedState w14:val="2610" w14:font="Malgun Gothic Semilight"/>
                            </w14:checkbox>
                          </w:sdtPr>
                          <w:sdtContent>
                            <w:r w:rsidR="000D3C6D">
                              <w:rPr>
                                <w:rFonts w:ascii="Segoe UI Symbol" w:eastAsia="Arial Unicode MS" w:hAnsi="Segoe UI Symbol" w:cs="Segoe UI Symbol"/>
                                <w:szCs w:val="20"/>
                                <w:lang w:eastAsia="zh-CN"/>
                              </w:rPr>
                              <w:t>☐</w:t>
                            </w:r>
                          </w:sdtContent>
                        </w:sdt>
                        <w:r w:rsidR="000D3C6D">
                          <w:rPr>
                            <w:rFonts w:ascii="Times New Roman" w:eastAsia="Calibri" w:hAnsi="Times New Roman" w:cs="Times New Roman"/>
                            <w:szCs w:val="20"/>
                            <w:lang w:eastAsia="zh-CN"/>
                          </w:rPr>
                          <w:t xml:space="preserve"> </w:t>
                        </w:r>
                        <w:r w:rsidR="000D3C6D">
                          <w:rPr>
                            <w:rFonts w:ascii="Times New Roman" w:eastAsia="Calibri" w:hAnsi="Times New Roman" w:cs="Times New Roman"/>
                            <w:sz w:val="20"/>
                            <w:szCs w:val="20"/>
                            <w:lang w:eastAsia="zh-CN"/>
                          </w:rPr>
                          <w:t xml:space="preserve">Unable to understand information </w:t>
                        </w:r>
                        <w:r w:rsidR="000D3C6D">
                          <w:rPr>
                            <w:rFonts w:ascii="Times New Roman" w:eastAsia="Calibri" w:hAnsi="Times New Roman" w:cs="Times New Roman"/>
                            <w:sz w:val="20"/>
                            <w:szCs w:val="20"/>
                            <w:lang w:eastAsia="zh-CN"/>
                          </w:rPr>
                          <w:br/>
                          <w:t xml:space="preserve">  relevant to decision</w:t>
                        </w:r>
                      </w:p>
                      <w:p w14:paraId="38DC22A6" w14:textId="77777777" w:rsidR="000D3C6D" w:rsidRDefault="001A4106" w:rsidP="000D3C6D">
                        <w:pPr>
                          <w:tabs>
                            <w:tab w:val="left" w:pos="1724"/>
                          </w:tabs>
                          <w:autoSpaceDE w:val="0"/>
                          <w:autoSpaceDN w:val="0"/>
                          <w:adjustRightInd w:val="0"/>
                          <w:ind w:left="558" w:hanging="493"/>
                          <w:jc w:val="both"/>
                          <w:rPr>
                            <w:rFonts w:eastAsia="MS Gothic"/>
                            <w:sz w:val="20"/>
                            <w:szCs w:val="20"/>
                            <w:lang w:eastAsia="zh-CN"/>
                          </w:rPr>
                        </w:pPr>
                        <w:sdt>
                          <w:sdtPr>
                            <w:rPr>
                              <w:rFonts w:ascii="Times New Roman" w:eastAsia="Arial Unicode MS" w:hAnsi="Times New Roman" w:cs="Times New Roman"/>
                              <w:sz w:val="20"/>
                              <w:szCs w:val="20"/>
                              <w:lang w:eastAsia="zh-CN"/>
                            </w:rPr>
                            <w:id w:val="-41984278"/>
                            <w14:checkbox>
                              <w14:checked w14:val="0"/>
                              <w14:checkedState w14:val="2612" w14:font="Malgun Gothic Semilight"/>
                              <w14:uncheckedState w14:val="2610" w14:font="Malgun Gothic Semilight"/>
                            </w14:checkbox>
                          </w:sdtPr>
                          <w:sdtContent>
                            <w:r w:rsidR="000D3C6D">
                              <w:rPr>
                                <w:rFonts w:ascii="Segoe UI Symbol" w:eastAsia="Malgun Gothic Semilight" w:hAnsi="Segoe UI Symbol" w:cs="Segoe UI Symbol"/>
                                <w:sz w:val="20"/>
                                <w:szCs w:val="20"/>
                                <w:lang w:eastAsia="zh-CN"/>
                              </w:rPr>
                              <w:t>☐</w:t>
                            </w:r>
                          </w:sdtContent>
                        </w:sdt>
                        <w:r w:rsidR="000D3C6D">
                          <w:rPr>
                            <w:rFonts w:ascii="Times New Roman" w:eastAsia="Calibri" w:hAnsi="Times New Roman" w:cs="Times New Roman"/>
                            <w:sz w:val="20"/>
                            <w:szCs w:val="20"/>
                            <w:lang w:eastAsia="zh-CN"/>
                          </w:rPr>
                          <w:t xml:space="preserve">       Unable to retain information </w:t>
                        </w:r>
                      </w:p>
                      <w:p w14:paraId="702A0CCC" w14:textId="77777777" w:rsidR="000D3C6D" w:rsidRDefault="001A4106" w:rsidP="000D3C6D">
                        <w:pPr>
                          <w:tabs>
                            <w:tab w:val="left" w:pos="1724"/>
                          </w:tabs>
                          <w:autoSpaceDE w:val="0"/>
                          <w:autoSpaceDN w:val="0"/>
                          <w:adjustRightInd w:val="0"/>
                          <w:ind w:left="558" w:hanging="493"/>
                          <w:jc w:val="both"/>
                          <w:rPr>
                            <w:rFonts w:eastAsia="Calibri"/>
                            <w:sz w:val="20"/>
                            <w:szCs w:val="20"/>
                            <w:lang w:eastAsia="zh-CN"/>
                          </w:rPr>
                        </w:pPr>
                        <w:sdt>
                          <w:sdtPr>
                            <w:rPr>
                              <w:rFonts w:ascii="Times New Roman" w:eastAsia="Calibri" w:hAnsi="Times New Roman" w:cs="Times New Roman"/>
                              <w:sz w:val="20"/>
                              <w:szCs w:val="20"/>
                              <w:lang w:eastAsia="zh-CN"/>
                            </w:rPr>
                            <w:id w:val="-2107115336"/>
                            <w14:checkbox>
                              <w14:checked w14:val="0"/>
                              <w14:checkedState w14:val="2612" w14:font="Malgun Gothic Semilight"/>
                              <w14:uncheckedState w14:val="2610" w14:font="Malgun Gothic Semilight"/>
                            </w14:checkbox>
                          </w:sdtPr>
                          <w:sdtContent>
                            <w:r w:rsidR="000D3C6D">
                              <w:rPr>
                                <w:rFonts w:ascii="Segoe UI Symbol" w:eastAsia="Malgun Gothic Semilight" w:hAnsi="Segoe UI Symbol" w:cs="Segoe UI Symbol"/>
                                <w:sz w:val="20"/>
                                <w:szCs w:val="20"/>
                                <w:lang w:eastAsia="zh-CN"/>
                              </w:rPr>
                              <w:t>☐</w:t>
                            </w:r>
                          </w:sdtContent>
                        </w:sdt>
                        <w:r w:rsidR="000D3C6D">
                          <w:rPr>
                            <w:rFonts w:ascii="Times New Roman" w:eastAsia="Calibri" w:hAnsi="Times New Roman" w:cs="Times New Roman"/>
                            <w:sz w:val="20"/>
                            <w:szCs w:val="20"/>
                            <w:lang w:eastAsia="zh-CN"/>
                          </w:rPr>
                          <w:t xml:space="preserve">   Unable to use or weigh information for decision making</w:t>
                        </w:r>
                      </w:p>
                      <w:p w14:paraId="1839EDCA" w14:textId="77777777" w:rsidR="000D3C6D" w:rsidRDefault="001A4106" w:rsidP="000D3C6D">
                        <w:pPr>
                          <w:tabs>
                            <w:tab w:val="left" w:pos="1724"/>
                          </w:tabs>
                          <w:autoSpaceDE w:val="0"/>
                          <w:autoSpaceDN w:val="0"/>
                          <w:adjustRightInd w:val="0"/>
                          <w:ind w:left="558" w:hanging="493"/>
                          <w:jc w:val="both"/>
                          <w:rPr>
                            <w:rFonts w:eastAsia="Calibri"/>
                            <w:sz w:val="20"/>
                            <w:szCs w:val="20"/>
                            <w:lang w:eastAsia="zh-CN"/>
                          </w:rPr>
                        </w:pPr>
                        <w:sdt>
                          <w:sdtPr>
                            <w:rPr>
                              <w:rFonts w:ascii="Times New Roman" w:eastAsia="Calibri" w:hAnsi="Times New Roman" w:cs="Times New Roman"/>
                              <w:sz w:val="20"/>
                              <w:szCs w:val="20"/>
                              <w:lang w:eastAsia="zh-CN"/>
                            </w:rPr>
                            <w:id w:val="-975293620"/>
                            <w14:checkbox>
                              <w14:checked w14:val="0"/>
                              <w14:checkedState w14:val="2612" w14:font="Malgun Gothic Semilight"/>
                              <w14:uncheckedState w14:val="2610" w14:font="Malgun Gothic Semilight"/>
                            </w14:checkbox>
                          </w:sdtPr>
                          <w:sdtContent>
                            <w:r w:rsidR="000D3C6D">
                              <w:rPr>
                                <w:rFonts w:ascii="Segoe UI Symbol" w:eastAsia="Malgun Gothic Semilight" w:hAnsi="Segoe UI Symbol" w:cs="Segoe UI Symbol"/>
                                <w:sz w:val="20"/>
                                <w:szCs w:val="20"/>
                                <w:lang w:eastAsia="zh-CN"/>
                              </w:rPr>
                              <w:t>☐</w:t>
                            </w:r>
                          </w:sdtContent>
                        </w:sdt>
                        <w:r w:rsidR="000D3C6D">
                          <w:rPr>
                            <w:rFonts w:ascii="Times New Roman" w:eastAsia="Calibri" w:hAnsi="Times New Roman" w:cs="Times New Roman"/>
                            <w:sz w:val="20"/>
                            <w:szCs w:val="20"/>
                            <w:lang w:eastAsia="zh-CN"/>
                          </w:rPr>
                          <w:t xml:space="preserve">      Unable to communicate his/her decision</w:t>
                        </w:r>
                      </w:p>
                    </w:tc>
                  </w:tr>
                </w:tbl>
                <w:p w14:paraId="7A04D473" w14:textId="77777777" w:rsidR="000D3C6D" w:rsidRDefault="000D3C6D" w:rsidP="000D3C6D">
                  <w:pPr>
                    <w:spacing w:after="0" w:line="240" w:lineRule="auto"/>
                    <w:jc w:val="both"/>
                    <w:rPr>
                      <w:rFonts w:ascii="Times New Roman" w:eastAsiaTheme="minorEastAsia" w:hAnsi="Times New Roman" w:cs="Times New Roman"/>
                      <w:sz w:val="22"/>
                      <w:szCs w:val="22"/>
                      <w:lang w:val="en-US" w:eastAsia="zh-CN"/>
                    </w:rPr>
                  </w:pPr>
                  <w:r>
                    <w:rPr>
                      <w:rFonts w:ascii="Times New Roman" w:eastAsiaTheme="minorEastAsia" w:hAnsi="Times New Roman" w:cs="Times New Roman"/>
                      <w:lang w:val="en-US" w:eastAsia="zh-CN"/>
                    </w:rPr>
                    <w:t xml:space="preserve">  </w:t>
                  </w:r>
                </w:p>
                <w:p w14:paraId="265731BF" w14:textId="77777777" w:rsidR="000D3C6D" w:rsidRDefault="000D3C6D" w:rsidP="000D3C6D">
                  <w:pPr>
                    <w:spacing w:after="0" w:line="240" w:lineRule="auto"/>
                    <w:rPr>
                      <w:rFonts w:ascii="Times New Roman" w:eastAsiaTheme="minorEastAsia" w:hAnsi="Times New Roman" w:cs="Times New Roman"/>
                      <w:b/>
                      <w:lang w:val="en-US" w:eastAsia="zh-CN"/>
                    </w:rPr>
                  </w:pPr>
                  <w:r>
                    <w:rPr>
                      <w:rFonts w:ascii="Times New Roman" w:eastAsiaTheme="minorEastAsia" w:hAnsi="Times New Roman" w:cs="Times New Roman"/>
                      <w:b/>
                      <w:lang w:val="en-US" w:eastAsia="zh-CN"/>
                    </w:rPr>
                    <w:t>_______________________</w:t>
                  </w:r>
                </w:p>
                <w:p w14:paraId="7A1C360A" w14:textId="77777777" w:rsidR="000D3C6D" w:rsidRDefault="000D3C6D" w:rsidP="000D3C6D">
                  <w:pPr>
                    <w:spacing w:after="0" w:line="240" w:lineRule="auto"/>
                    <w:rPr>
                      <w:rFonts w:ascii="Times New Roman" w:eastAsiaTheme="minorEastAsia" w:hAnsi="Times New Roman" w:cs="Times New Roman"/>
                      <w:b/>
                      <w:lang w:val="en-US" w:eastAsia="zh-CN"/>
                    </w:rPr>
                  </w:pPr>
                  <w:r>
                    <w:rPr>
                      <w:rFonts w:ascii="Times New Roman" w:eastAsiaTheme="minorEastAsia" w:hAnsi="Times New Roman" w:cs="Times New Roman"/>
                      <w:b/>
                      <w:lang w:val="en-US" w:eastAsia="zh-CN"/>
                    </w:rPr>
                    <w:t xml:space="preserve">Name of Doctor: </w:t>
                  </w:r>
                </w:p>
                <w:p w14:paraId="27520CAE" w14:textId="77777777" w:rsidR="000D3C6D" w:rsidRDefault="000D3C6D" w:rsidP="000D3C6D">
                  <w:pPr>
                    <w:spacing w:after="0" w:line="240" w:lineRule="auto"/>
                    <w:rPr>
                      <w:rFonts w:ascii="Times New Roman" w:eastAsiaTheme="minorEastAsia" w:hAnsi="Times New Roman" w:cs="Times New Roman"/>
                      <w:b/>
                      <w:lang w:val="en-US" w:eastAsia="zh-CN"/>
                    </w:rPr>
                  </w:pPr>
                  <w:r>
                    <w:rPr>
                      <w:rFonts w:ascii="Times New Roman" w:eastAsiaTheme="minorEastAsia" w:hAnsi="Times New Roman" w:cs="Times New Roman"/>
                      <w:b/>
                      <w:lang w:val="en-US" w:eastAsia="zh-CN"/>
                    </w:rPr>
                    <w:t>Clinic/Hospital:</w:t>
                  </w:r>
                </w:p>
                <w:p w14:paraId="11BD2A2F" w14:textId="77777777" w:rsidR="000D3C6D" w:rsidRDefault="000D3C6D" w:rsidP="000D3C6D">
                  <w:pPr>
                    <w:spacing w:after="0" w:line="240" w:lineRule="auto"/>
                    <w:rPr>
                      <w:rFonts w:ascii="Times New Roman" w:eastAsiaTheme="minorEastAsia" w:hAnsi="Times New Roman" w:cs="Times New Roman"/>
                      <w:b/>
                      <w:lang w:val="en-US" w:eastAsia="zh-CN"/>
                    </w:rPr>
                  </w:pPr>
                  <w:r>
                    <w:rPr>
                      <w:rFonts w:ascii="Times New Roman" w:eastAsiaTheme="minorEastAsia" w:hAnsi="Times New Roman" w:cs="Times New Roman"/>
                      <w:b/>
                      <w:lang w:val="en-US" w:eastAsia="zh-CN"/>
                    </w:rPr>
                    <w:t>Medical Registration Number:</w:t>
                  </w:r>
                </w:p>
                <w:p w14:paraId="2107FEAE" w14:textId="77777777" w:rsidR="000D3C6D" w:rsidRDefault="000D3C6D" w:rsidP="000D3C6D">
                  <w:pPr>
                    <w:pBdr>
                      <w:bottom w:val="single" w:sz="12" w:space="1" w:color="auto"/>
                    </w:pBdr>
                    <w:spacing w:after="0" w:line="240" w:lineRule="auto"/>
                    <w:rPr>
                      <w:rFonts w:ascii="Times New Roman" w:eastAsiaTheme="minorEastAsia" w:hAnsi="Times New Roman" w:cs="Times New Roman"/>
                      <w:i/>
                      <w:sz w:val="18"/>
                      <w:szCs w:val="18"/>
                      <w:lang w:val="en-US" w:eastAsia="zh-CN"/>
                    </w:rPr>
                  </w:pPr>
                </w:p>
                <w:p w14:paraId="4AC21621" w14:textId="77777777" w:rsidR="000D3C6D" w:rsidRDefault="000D3C6D" w:rsidP="000D3C6D">
                  <w:pPr>
                    <w:spacing w:after="0" w:line="240" w:lineRule="auto"/>
                    <w:rPr>
                      <w:rFonts w:ascii="Times New Roman" w:eastAsiaTheme="minorEastAsia" w:hAnsi="Times New Roman" w:cs="Times New Roman"/>
                      <w:b/>
                      <w:sz w:val="18"/>
                      <w:szCs w:val="18"/>
                      <w:lang w:val="en-US" w:eastAsia="zh-CN"/>
                    </w:rPr>
                  </w:pPr>
                  <w:r>
                    <w:rPr>
                      <w:rFonts w:ascii="Times New Roman" w:eastAsiaTheme="minorEastAsia" w:hAnsi="Times New Roman" w:cs="Times New Roman"/>
                      <w:b/>
                      <w:sz w:val="18"/>
                      <w:szCs w:val="18"/>
                      <w:lang w:val="en-US" w:eastAsia="zh-CN"/>
                    </w:rPr>
                    <w:t>Guidance Notes:</w:t>
                  </w:r>
                </w:p>
                <w:p w14:paraId="12D7BD51" w14:textId="77777777" w:rsidR="000D3C6D" w:rsidRDefault="000D3C6D" w:rsidP="000D3C6D">
                  <w:pPr>
                    <w:spacing w:after="0" w:line="240" w:lineRule="auto"/>
                    <w:rPr>
                      <w:rFonts w:ascii="Times New Roman" w:eastAsiaTheme="minorEastAsia" w:hAnsi="Times New Roman" w:cs="Times New Roman"/>
                      <w:b/>
                      <w:sz w:val="18"/>
                      <w:szCs w:val="18"/>
                      <w:lang w:val="en-US" w:eastAsia="zh-CN"/>
                    </w:rPr>
                  </w:pPr>
                </w:p>
                <w:p w14:paraId="79869148" w14:textId="77777777" w:rsidR="000D3C6D" w:rsidRDefault="000D3C6D" w:rsidP="000D3C6D">
                  <w:pPr>
                    <w:jc w:val="both"/>
                    <w:rPr>
                      <w:rFonts w:ascii="Times New Roman" w:eastAsiaTheme="minorEastAsia" w:hAnsi="Times New Roman" w:cs="Times New Roman"/>
                      <w:i/>
                      <w:sz w:val="20"/>
                      <w:szCs w:val="20"/>
                      <w:lang w:eastAsia="zh-CN"/>
                    </w:rPr>
                  </w:pPr>
                  <w:r>
                    <w:rPr>
                      <w:rFonts w:ascii="Times New Roman" w:eastAsiaTheme="minorEastAsia" w:hAnsi="Times New Roman" w:cs="Times New Roman"/>
                      <w:i/>
                      <w:sz w:val="20"/>
                      <w:szCs w:val="20"/>
                      <w:lang w:eastAsia="zh-CN"/>
                    </w:rPr>
                    <w:t>A person lacks mental capacity in relation to a matter if at the material time he is unable to make a decision for himself in relation to the matter, because of an impairment of, or a disturbance in the functioning of, the mind or brain.</w:t>
                  </w:r>
                </w:p>
                <w:p w14:paraId="3A807496" w14:textId="77777777" w:rsidR="000D3C6D" w:rsidRDefault="000D3C6D" w:rsidP="000D3C6D">
                  <w:pPr>
                    <w:jc w:val="both"/>
                    <w:rPr>
                      <w:rFonts w:ascii="Times New Roman" w:eastAsiaTheme="minorEastAsia" w:hAnsi="Times New Roman" w:cs="Times New Roman"/>
                      <w:i/>
                      <w:sz w:val="20"/>
                      <w:szCs w:val="20"/>
                      <w:lang w:eastAsia="zh-CN"/>
                    </w:rPr>
                  </w:pPr>
                  <w:r>
                    <w:rPr>
                      <w:rFonts w:ascii="Times New Roman" w:eastAsiaTheme="minorEastAsia" w:hAnsi="Times New Roman" w:cs="Times New Roman"/>
                      <w:i/>
                      <w:sz w:val="20"/>
                      <w:szCs w:val="20"/>
                      <w:lang w:eastAsia="zh-CN"/>
                    </w:rPr>
                    <w:t xml:space="preserve">A person is unable to </w:t>
                  </w:r>
                  <w:proofErr w:type="gramStart"/>
                  <w:r>
                    <w:rPr>
                      <w:rFonts w:ascii="Times New Roman" w:eastAsiaTheme="minorEastAsia" w:hAnsi="Times New Roman" w:cs="Times New Roman"/>
                      <w:i/>
                      <w:sz w:val="20"/>
                      <w:szCs w:val="20"/>
                      <w:lang w:eastAsia="zh-CN"/>
                    </w:rPr>
                    <w:t>make a decision</w:t>
                  </w:r>
                  <w:proofErr w:type="gramEnd"/>
                  <w:r>
                    <w:rPr>
                      <w:rFonts w:ascii="Times New Roman" w:eastAsiaTheme="minorEastAsia" w:hAnsi="Times New Roman" w:cs="Times New Roman"/>
                      <w:i/>
                      <w:sz w:val="20"/>
                      <w:szCs w:val="20"/>
                      <w:lang w:eastAsia="zh-CN"/>
                    </w:rPr>
                    <w:t xml:space="preserve"> for himself if he is unable –</w:t>
                  </w:r>
                </w:p>
                <w:p w14:paraId="6D057B07" w14:textId="77777777" w:rsidR="000D3C6D" w:rsidRDefault="000D3C6D" w:rsidP="000D3C6D">
                  <w:pPr>
                    <w:spacing w:after="0" w:line="240" w:lineRule="auto"/>
                    <w:ind w:left="360"/>
                    <w:contextualSpacing/>
                    <w:jc w:val="both"/>
                    <w:rPr>
                      <w:rFonts w:ascii="Times New Roman" w:eastAsiaTheme="minorHAnsi" w:hAnsi="Times New Roman" w:cs="Times New Roman"/>
                      <w:i/>
                      <w:sz w:val="20"/>
                      <w:szCs w:val="20"/>
                      <w:lang w:val="en-GB" w:eastAsia="en-US"/>
                    </w:rPr>
                  </w:pPr>
                  <w:r>
                    <w:rPr>
                      <w:rFonts w:ascii="Times New Roman" w:hAnsi="Times New Roman" w:cs="Times New Roman"/>
                      <w:i/>
                      <w:sz w:val="20"/>
                      <w:szCs w:val="20"/>
                      <w:lang w:val="en-GB"/>
                    </w:rPr>
                    <w:t xml:space="preserve">(a) To understand the information relevant to the </w:t>
                  </w:r>
                  <w:proofErr w:type="gramStart"/>
                  <w:r>
                    <w:rPr>
                      <w:rFonts w:ascii="Times New Roman" w:hAnsi="Times New Roman" w:cs="Times New Roman"/>
                      <w:i/>
                      <w:sz w:val="20"/>
                      <w:szCs w:val="20"/>
                      <w:lang w:val="en-GB"/>
                    </w:rPr>
                    <w:t>decision;</w:t>
                  </w:r>
                  <w:proofErr w:type="gramEnd"/>
                </w:p>
                <w:p w14:paraId="064DA1E6" w14:textId="77777777" w:rsidR="000D3C6D" w:rsidRDefault="000D3C6D" w:rsidP="000D3C6D">
                  <w:pPr>
                    <w:spacing w:after="0" w:line="240" w:lineRule="auto"/>
                    <w:ind w:left="360"/>
                    <w:contextualSpacing/>
                    <w:jc w:val="both"/>
                    <w:rPr>
                      <w:rFonts w:ascii="Times New Roman" w:hAnsi="Times New Roman" w:cs="Times New Roman"/>
                      <w:i/>
                      <w:sz w:val="20"/>
                      <w:szCs w:val="20"/>
                      <w:lang w:val="en-GB"/>
                    </w:rPr>
                  </w:pPr>
                  <w:r>
                    <w:rPr>
                      <w:rFonts w:ascii="Times New Roman" w:hAnsi="Times New Roman" w:cs="Times New Roman"/>
                      <w:i/>
                      <w:sz w:val="20"/>
                      <w:szCs w:val="20"/>
                      <w:lang w:val="en-GB"/>
                    </w:rPr>
                    <w:t xml:space="preserve">(b)To retain that </w:t>
                  </w:r>
                  <w:proofErr w:type="gramStart"/>
                  <w:r>
                    <w:rPr>
                      <w:rFonts w:ascii="Times New Roman" w:hAnsi="Times New Roman" w:cs="Times New Roman"/>
                      <w:i/>
                      <w:sz w:val="20"/>
                      <w:szCs w:val="20"/>
                      <w:lang w:val="en-GB"/>
                    </w:rPr>
                    <w:t>information;</w:t>
                  </w:r>
                  <w:proofErr w:type="gramEnd"/>
                </w:p>
                <w:p w14:paraId="6B48ACD3" w14:textId="77777777" w:rsidR="000D3C6D" w:rsidRDefault="000D3C6D" w:rsidP="000D3C6D">
                  <w:pPr>
                    <w:spacing w:after="0" w:line="240" w:lineRule="auto"/>
                    <w:ind w:left="360"/>
                    <w:contextualSpacing/>
                    <w:jc w:val="both"/>
                    <w:rPr>
                      <w:rFonts w:ascii="Times New Roman" w:hAnsi="Times New Roman" w:cs="Times New Roman"/>
                      <w:i/>
                      <w:sz w:val="20"/>
                      <w:szCs w:val="20"/>
                      <w:lang w:val="en-GB"/>
                    </w:rPr>
                  </w:pPr>
                  <w:r>
                    <w:rPr>
                      <w:rFonts w:ascii="Times New Roman" w:hAnsi="Times New Roman" w:cs="Times New Roman"/>
                      <w:i/>
                      <w:sz w:val="20"/>
                      <w:szCs w:val="20"/>
                      <w:lang w:val="en-GB"/>
                    </w:rPr>
                    <w:t xml:space="preserve">(c)To use or weigh that information as part of the process of making the decision; </w:t>
                  </w:r>
                  <w:r>
                    <w:rPr>
                      <w:rFonts w:ascii="Times New Roman" w:hAnsi="Times New Roman" w:cs="Times New Roman"/>
                      <w:i/>
                      <w:sz w:val="20"/>
                      <w:szCs w:val="20"/>
                      <w:u w:val="single"/>
                      <w:lang w:val="en-GB"/>
                    </w:rPr>
                    <w:t>or</w:t>
                  </w:r>
                </w:p>
                <w:p w14:paraId="5E1B044D" w14:textId="77777777" w:rsidR="000D3C6D" w:rsidRDefault="000D3C6D" w:rsidP="000D3C6D">
                  <w:pPr>
                    <w:spacing w:after="0" w:line="240" w:lineRule="auto"/>
                    <w:contextualSpacing/>
                    <w:jc w:val="both"/>
                    <w:rPr>
                      <w:rFonts w:ascii="Times New Roman" w:hAnsi="Times New Roman" w:cs="Times New Roman"/>
                      <w:sz w:val="20"/>
                      <w:szCs w:val="20"/>
                      <w:lang w:val="en-GB"/>
                    </w:rPr>
                  </w:pPr>
                  <w:r>
                    <w:rPr>
                      <w:rFonts w:ascii="Times New Roman" w:hAnsi="Times New Roman" w:cs="Times New Roman"/>
                      <w:i/>
                      <w:sz w:val="20"/>
                      <w:szCs w:val="20"/>
                      <w:lang w:val="en-GB"/>
                    </w:rPr>
                    <w:t xml:space="preserve">       (d)To communicate his decision (whether by talking, using sign language or any other means).</w:t>
                  </w:r>
                </w:p>
                <w:p w14:paraId="4D80DC4F" w14:textId="77777777" w:rsidR="000D3C6D" w:rsidRDefault="000D3C6D" w:rsidP="000D3C6D">
                  <w:pPr>
                    <w:autoSpaceDE w:val="0"/>
                    <w:autoSpaceDN w:val="0"/>
                    <w:adjustRightInd w:val="0"/>
                    <w:rPr>
                      <w:rFonts w:ascii="Times New Roman" w:eastAsiaTheme="minorEastAsia" w:hAnsi="Times New Roman" w:cs="Times New Roman"/>
                      <w:i/>
                      <w:sz w:val="20"/>
                      <w:szCs w:val="20"/>
                      <w:lang w:val="en-GB" w:eastAsia="zh-CN"/>
                    </w:rPr>
                  </w:pPr>
                </w:p>
                <w:p w14:paraId="63909079" w14:textId="77777777" w:rsidR="000D3C6D" w:rsidRDefault="000D3C6D" w:rsidP="000D3C6D">
                  <w:pPr>
                    <w:autoSpaceDE w:val="0"/>
                    <w:autoSpaceDN w:val="0"/>
                    <w:adjustRightInd w:val="0"/>
                    <w:jc w:val="both"/>
                    <w:rPr>
                      <w:rFonts w:ascii="Times New Roman" w:eastAsiaTheme="minorEastAsia" w:hAnsi="Times New Roman" w:cs="Times New Roman"/>
                      <w:i/>
                      <w:sz w:val="20"/>
                      <w:szCs w:val="20"/>
                      <w:lang w:val="en-GB" w:eastAsia="zh-CN"/>
                    </w:rPr>
                  </w:pPr>
                  <w:r>
                    <w:rPr>
                      <w:rFonts w:ascii="Times New Roman" w:eastAsiaTheme="minorEastAsia" w:hAnsi="Times New Roman" w:cs="Times New Roman"/>
                      <w:i/>
                      <w:sz w:val="20"/>
                      <w:szCs w:val="20"/>
                      <w:lang w:val="en-GB" w:eastAsia="zh-CN"/>
                    </w:rPr>
                    <w:lastRenderedPageBreak/>
                    <w:t xml:space="preserve">The information relevant to a decision includes information about the reasonably foreseeable consequences of </w:t>
                  </w:r>
                </w:p>
                <w:p w14:paraId="3C0360A0" w14:textId="77777777" w:rsidR="000D3C6D" w:rsidRDefault="000D3C6D" w:rsidP="006172E9">
                  <w:pPr>
                    <w:numPr>
                      <w:ilvl w:val="0"/>
                      <w:numId w:val="145"/>
                    </w:numPr>
                    <w:autoSpaceDE w:val="0"/>
                    <w:autoSpaceDN w:val="0"/>
                    <w:adjustRightInd w:val="0"/>
                    <w:spacing w:before="0" w:after="0" w:line="240" w:lineRule="auto"/>
                    <w:contextualSpacing/>
                    <w:rPr>
                      <w:rFonts w:ascii="Times New Roman" w:eastAsiaTheme="minorHAnsi" w:hAnsi="Times New Roman" w:cs="Times New Roman"/>
                      <w:i/>
                      <w:sz w:val="20"/>
                      <w:szCs w:val="20"/>
                      <w:lang w:val="en-GB" w:eastAsia="en-US"/>
                    </w:rPr>
                  </w:pPr>
                  <w:r>
                    <w:rPr>
                      <w:rFonts w:ascii="Times New Roman" w:hAnsi="Times New Roman" w:cs="Times New Roman"/>
                      <w:i/>
                      <w:sz w:val="20"/>
                      <w:szCs w:val="20"/>
                      <w:lang w:val="en-GB"/>
                    </w:rPr>
                    <w:t xml:space="preserve">Deciding one way or another; </w:t>
                  </w:r>
                  <w:r>
                    <w:rPr>
                      <w:rFonts w:ascii="Times New Roman" w:hAnsi="Times New Roman" w:cs="Times New Roman"/>
                      <w:i/>
                      <w:sz w:val="20"/>
                      <w:szCs w:val="20"/>
                      <w:u w:val="single"/>
                      <w:lang w:val="en-GB"/>
                    </w:rPr>
                    <w:t>or</w:t>
                  </w:r>
                </w:p>
                <w:p w14:paraId="689EBED4" w14:textId="77777777" w:rsidR="000D3C6D" w:rsidRDefault="000D3C6D" w:rsidP="006172E9">
                  <w:pPr>
                    <w:numPr>
                      <w:ilvl w:val="0"/>
                      <w:numId w:val="145"/>
                    </w:numPr>
                    <w:spacing w:before="0" w:after="0" w:line="240" w:lineRule="auto"/>
                    <w:contextualSpacing/>
                    <w:jc w:val="both"/>
                    <w:rPr>
                      <w:rFonts w:ascii="Times New Roman" w:hAnsi="Times New Roman" w:cs="Times New Roman"/>
                      <w:sz w:val="20"/>
                      <w:szCs w:val="20"/>
                      <w:lang w:val="en-GB"/>
                    </w:rPr>
                  </w:pPr>
                  <w:r>
                    <w:rPr>
                      <w:rFonts w:ascii="Times New Roman" w:hAnsi="Times New Roman" w:cs="Times New Roman"/>
                      <w:i/>
                      <w:sz w:val="20"/>
                      <w:szCs w:val="20"/>
                      <w:lang w:val="en-GB"/>
                    </w:rPr>
                    <w:t>Failing to make the decision.</w:t>
                  </w:r>
                </w:p>
                <w:p w14:paraId="2D0BA9A7" w14:textId="77777777" w:rsidR="000D3C6D" w:rsidRDefault="000D3C6D" w:rsidP="000D3C6D">
                  <w:pPr>
                    <w:spacing w:after="0" w:line="240" w:lineRule="auto"/>
                    <w:ind w:left="720"/>
                    <w:contextualSpacing/>
                    <w:jc w:val="both"/>
                    <w:rPr>
                      <w:rFonts w:ascii="Times New Roman" w:hAnsi="Times New Roman" w:cs="Times New Roman"/>
                      <w:sz w:val="20"/>
                      <w:szCs w:val="20"/>
                      <w:lang w:val="en-GB"/>
                    </w:rPr>
                  </w:pPr>
                </w:p>
                <w:p w14:paraId="33782EF4" w14:textId="77777777" w:rsidR="000D3C6D" w:rsidRDefault="000D3C6D" w:rsidP="000D3C6D">
                  <w:pPr>
                    <w:jc w:val="both"/>
                    <w:rPr>
                      <w:rFonts w:ascii="Times New Roman" w:eastAsiaTheme="minorEastAsia" w:hAnsi="Times New Roman" w:cs="Times New Roman"/>
                      <w:i/>
                      <w:sz w:val="20"/>
                      <w:szCs w:val="20"/>
                      <w:lang w:eastAsia="zh-CN"/>
                    </w:rPr>
                  </w:pPr>
                  <w:r>
                    <w:rPr>
                      <w:rFonts w:ascii="Times New Roman" w:eastAsiaTheme="minorEastAsia" w:hAnsi="Times New Roman" w:cs="Times New Roman"/>
                      <w:i/>
                      <w:sz w:val="20"/>
                      <w:szCs w:val="20"/>
                      <w:lang w:eastAsia="zh-CN"/>
                    </w:rPr>
                    <w:t xml:space="preserve">A person’s capacity must not be judged simply </w:t>
                  </w:r>
                  <w:proofErr w:type="gramStart"/>
                  <w:r>
                    <w:rPr>
                      <w:rFonts w:ascii="Times New Roman" w:eastAsiaTheme="minorEastAsia" w:hAnsi="Times New Roman" w:cs="Times New Roman"/>
                      <w:i/>
                      <w:sz w:val="20"/>
                      <w:szCs w:val="20"/>
                      <w:lang w:eastAsia="zh-CN"/>
                    </w:rPr>
                    <w:t>on the basis of</w:t>
                  </w:r>
                  <w:proofErr w:type="gramEnd"/>
                  <w:r>
                    <w:rPr>
                      <w:rFonts w:ascii="Times New Roman" w:eastAsiaTheme="minorEastAsia" w:hAnsi="Times New Roman" w:cs="Times New Roman"/>
                      <w:i/>
                      <w:sz w:val="20"/>
                      <w:szCs w:val="20"/>
                      <w:lang w:eastAsia="zh-CN"/>
                    </w:rPr>
                    <w:t xml:space="preserve"> their age, appearance, condition or an aspect of their behaviour. A person is not to be deemed as unable to </w:t>
                  </w:r>
                  <w:proofErr w:type="gramStart"/>
                  <w:r>
                    <w:rPr>
                      <w:rFonts w:ascii="Times New Roman" w:eastAsiaTheme="minorEastAsia" w:hAnsi="Times New Roman" w:cs="Times New Roman"/>
                      <w:i/>
                      <w:sz w:val="20"/>
                      <w:szCs w:val="20"/>
                      <w:lang w:eastAsia="zh-CN"/>
                    </w:rPr>
                    <w:t>make a decision</w:t>
                  </w:r>
                  <w:proofErr w:type="gramEnd"/>
                  <w:r>
                    <w:rPr>
                      <w:rFonts w:ascii="Times New Roman" w:eastAsiaTheme="minorEastAsia" w:hAnsi="Times New Roman" w:cs="Times New Roman"/>
                      <w:i/>
                      <w:sz w:val="20"/>
                      <w:szCs w:val="20"/>
                      <w:lang w:eastAsia="zh-CN"/>
                    </w:rPr>
                    <w:t xml:space="preserve"> unless all practicable steps to help him to do so have been taken without success.</w:t>
                  </w:r>
                  <w:bookmarkStart w:id="13" w:name="Form64B"/>
                  <w:bookmarkEnd w:id="13"/>
                </w:p>
                <w:p w14:paraId="24AE24D4" w14:textId="77777777" w:rsidR="000D3C6D" w:rsidRDefault="000D3C6D" w:rsidP="000D3C6D">
                  <w:pPr>
                    <w:pStyle w:val="Heading1"/>
                    <w:jc w:val="center"/>
                    <w:rPr>
                      <w:rFonts w:ascii="Times New Roman" w:hAnsi="Times New Roman"/>
                      <w:color w:val="auto"/>
                      <w:sz w:val="22"/>
                      <w:szCs w:val="22"/>
                      <w:lang w:val="en-GB" w:eastAsia="zh-CN"/>
                    </w:rPr>
                  </w:pPr>
                  <w:bookmarkStart w:id="14" w:name="_Form_64B"/>
                  <w:bookmarkEnd w:id="14"/>
                  <w:r>
                    <w:rPr>
                      <w:rFonts w:ascii="Times New Roman" w:hAnsi="Times New Roman"/>
                      <w:color w:val="auto"/>
                      <w:sz w:val="22"/>
                      <w:szCs w:val="22"/>
                      <w:lang w:val="en-GB" w:eastAsia="zh-CN"/>
                    </w:rPr>
                    <w:t>FORM 64B</w:t>
                  </w:r>
                </w:p>
                <w:p w14:paraId="47C798DB" w14:textId="77777777" w:rsidR="000D3C6D" w:rsidRDefault="000D3C6D" w:rsidP="000D3C6D">
                  <w:pPr>
                    <w:keepNext/>
                    <w:keepLines/>
                    <w:suppressAutoHyphens/>
                    <w:spacing w:before="240" w:after="120" w:line="240" w:lineRule="auto"/>
                    <w:rPr>
                      <w:rFonts w:ascii="Times New Roman" w:hAnsi="Times New Roman" w:cs="Times New Roman"/>
                      <w:caps/>
                      <w:sz w:val="18"/>
                      <w:szCs w:val="18"/>
                      <w:lang w:val="en-GB" w:eastAsia="zh-CN"/>
                    </w:rPr>
                  </w:pPr>
                  <w:r>
                    <w:rPr>
                      <w:rFonts w:ascii="Times New Roman" w:hAnsi="Times New Roman" w:cs="Times New Roman"/>
                      <w:caps/>
                      <w:sz w:val="18"/>
                      <w:szCs w:val="18"/>
                      <w:lang w:val="en-GB" w:eastAsia="zh-CN"/>
                    </w:rPr>
                    <w:t>R. 295I(1)(</w:t>
                  </w:r>
                  <w:r>
                    <w:rPr>
                      <w:rFonts w:ascii="Times New Roman" w:hAnsi="Times New Roman" w:cs="Times New Roman"/>
                      <w:sz w:val="18"/>
                      <w:szCs w:val="18"/>
                      <w:lang w:val="en-GB" w:eastAsia="zh-CN"/>
                    </w:rPr>
                    <w:t>a</w:t>
                  </w:r>
                  <w:r>
                    <w:rPr>
                      <w:rFonts w:ascii="Times New Roman" w:hAnsi="Times New Roman" w:cs="Times New Roman"/>
                      <w:caps/>
                      <w:sz w:val="18"/>
                      <w:szCs w:val="18"/>
                      <w:lang w:val="en-GB" w:eastAsia="zh-CN"/>
                    </w:rPr>
                    <w:t>)</w:t>
                  </w:r>
                </w:p>
                <w:p w14:paraId="4F3FDA1B" w14:textId="77777777" w:rsidR="000D3C6D" w:rsidRDefault="000D3C6D" w:rsidP="000D3C6D">
                  <w:pPr>
                    <w:pBdr>
                      <w:top w:val="single" w:sz="4" w:space="1" w:color="auto"/>
                      <w:left w:val="single" w:sz="4" w:space="4" w:color="auto"/>
                      <w:bottom w:val="single" w:sz="4" w:space="1" w:color="auto"/>
                      <w:right w:val="single" w:sz="4" w:space="4" w:color="auto"/>
                    </w:pBdr>
                    <w:jc w:val="center"/>
                    <w:rPr>
                      <w:rFonts w:ascii="Times New Roman" w:eastAsiaTheme="minorHAnsi" w:hAnsi="Times New Roman" w:cs="Times New Roman"/>
                      <w:b/>
                      <w:sz w:val="22"/>
                      <w:szCs w:val="22"/>
                      <w:u w:val="single"/>
                      <w:lang w:val="en-GB" w:eastAsia="en-US"/>
                    </w:rPr>
                  </w:pPr>
                  <w:r>
                    <w:rPr>
                      <w:rFonts w:ascii="Times New Roman" w:hAnsi="Times New Roman" w:cs="Times New Roman"/>
                      <w:b/>
                      <w:u w:val="single"/>
                      <w:lang w:val="en-GB"/>
                    </w:rPr>
                    <w:t>IN THE FAMILY JUSTICE COURTS OF THE REPUBLIC OF SINGAPORE</w:t>
                  </w:r>
                </w:p>
                <w:p w14:paraId="5F9F21C3" w14:textId="77777777" w:rsidR="000D3C6D" w:rsidRDefault="000D3C6D" w:rsidP="000D3C6D">
                  <w:pPr>
                    <w:pBdr>
                      <w:top w:val="single" w:sz="4" w:space="1" w:color="auto"/>
                      <w:left w:val="single" w:sz="4" w:space="4" w:color="auto"/>
                      <w:bottom w:val="single" w:sz="4" w:space="1" w:color="auto"/>
                      <w:right w:val="single" w:sz="4" w:space="4" w:color="auto"/>
                    </w:pBdr>
                    <w:jc w:val="center"/>
                    <w:rPr>
                      <w:rFonts w:ascii="Times New Roman" w:hAnsi="Times New Roman" w:cs="Times New Roman"/>
                      <w:lang w:val="en-GB"/>
                    </w:rPr>
                  </w:pPr>
                  <w:r>
                    <w:rPr>
                      <w:rFonts w:ascii="Times New Roman" w:hAnsi="Times New Roman" w:cs="Times New Roman"/>
                      <w:lang w:val="en-GB"/>
                    </w:rPr>
                    <w:t xml:space="preserve">In the Matter of Section 11(2)/14(1)/17(1) of the </w:t>
                  </w:r>
                </w:p>
                <w:p w14:paraId="76DF1B84" w14:textId="77777777" w:rsidR="000D3C6D" w:rsidRDefault="000D3C6D" w:rsidP="000D3C6D">
                  <w:pPr>
                    <w:pBdr>
                      <w:top w:val="single" w:sz="4" w:space="1" w:color="auto"/>
                      <w:left w:val="single" w:sz="4" w:space="4" w:color="auto"/>
                      <w:bottom w:val="single" w:sz="4" w:space="1" w:color="auto"/>
                      <w:right w:val="single" w:sz="4" w:space="4" w:color="auto"/>
                    </w:pBdr>
                    <w:jc w:val="center"/>
                    <w:rPr>
                      <w:rFonts w:ascii="Times New Roman" w:hAnsi="Times New Roman" w:cs="Times New Roman"/>
                      <w:lang w:val="en-GB"/>
                    </w:rPr>
                  </w:pPr>
                  <w:r>
                    <w:rPr>
                      <w:rFonts w:ascii="Times New Roman" w:hAnsi="Times New Roman" w:cs="Times New Roman"/>
                      <w:lang w:val="en-GB"/>
                    </w:rPr>
                    <w:t>VULNERABLE ADULTS ACT 2018</w:t>
                  </w:r>
                </w:p>
                <w:p w14:paraId="682F8372" w14:textId="77777777" w:rsidR="000D3C6D" w:rsidRDefault="000D3C6D" w:rsidP="000D3C6D">
                  <w:pPr>
                    <w:pBdr>
                      <w:top w:val="single" w:sz="4" w:space="1" w:color="auto"/>
                      <w:left w:val="single" w:sz="4" w:space="4" w:color="auto"/>
                      <w:bottom w:val="single" w:sz="4" w:space="1" w:color="auto"/>
                      <w:right w:val="single" w:sz="4" w:space="4" w:color="auto"/>
                    </w:pBdr>
                    <w:jc w:val="center"/>
                    <w:rPr>
                      <w:rFonts w:ascii="Times New Roman" w:hAnsi="Times New Roman" w:cs="Times New Roman"/>
                      <w:lang w:val="en-GB"/>
                    </w:rPr>
                  </w:pPr>
                  <w:r>
                    <w:rPr>
                      <w:rFonts w:ascii="Times New Roman" w:hAnsi="Times New Roman" w:cs="Times New Roman"/>
                      <w:lang w:val="en-GB"/>
                    </w:rPr>
                    <w:t>and</w:t>
                  </w:r>
                </w:p>
                <w:p w14:paraId="01D2AD38" w14:textId="77777777" w:rsidR="000D3C6D" w:rsidRDefault="000D3C6D" w:rsidP="000D3C6D">
                  <w:pPr>
                    <w:pBdr>
                      <w:top w:val="single" w:sz="4" w:space="1" w:color="auto"/>
                      <w:left w:val="single" w:sz="4" w:space="4" w:color="auto"/>
                      <w:bottom w:val="single" w:sz="4" w:space="1" w:color="auto"/>
                      <w:right w:val="single" w:sz="4" w:space="4" w:color="auto"/>
                    </w:pBdr>
                    <w:jc w:val="center"/>
                    <w:rPr>
                      <w:rFonts w:ascii="Times New Roman" w:hAnsi="Times New Roman" w:cs="Times New Roman"/>
                      <w:lang w:val="en-GB"/>
                    </w:rPr>
                  </w:pPr>
                  <w:r>
                    <w:rPr>
                      <w:rFonts w:ascii="Times New Roman" w:hAnsi="Times New Roman" w:cs="Times New Roman"/>
                      <w:lang w:val="en-GB"/>
                    </w:rPr>
                    <w:t>[Name &amp; identification of Vulnerable Adult]</w:t>
                  </w:r>
                </w:p>
                <w:p w14:paraId="0A4BFA0A" w14:textId="77777777" w:rsidR="000D3C6D" w:rsidRDefault="000D3C6D" w:rsidP="000D3C6D">
                  <w:pPr>
                    <w:pBdr>
                      <w:top w:val="single" w:sz="4" w:space="1" w:color="auto"/>
                      <w:left w:val="single" w:sz="4" w:space="4" w:color="auto"/>
                      <w:bottom w:val="single" w:sz="4" w:space="1" w:color="auto"/>
                      <w:right w:val="single" w:sz="4" w:space="4" w:color="auto"/>
                    </w:pBdr>
                    <w:jc w:val="right"/>
                    <w:rPr>
                      <w:rFonts w:ascii="Times New Roman" w:hAnsi="Times New Roman" w:cs="Times New Roman"/>
                      <w:lang w:val="en-GB"/>
                    </w:rPr>
                  </w:pPr>
                  <w:r>
                    <w:rPr>
                      <w:rFonts w:ascii="Times New Roman" w:hAnsi="Times New Roman" w:cs="Times New Roman"/>
                      <w:lang w:val="en-GB"/>
                    </w:rPr>
                    <w:t>Director</w:t>
                  </w:r>
                  <w:ins w:id="15" w:author="Aziziyah MD HAMBALI (FJCOURTS)" w:date="2020-04-24T16:16:00Z">
                    <w:r>
                      <w:rPr>
                        <w:rFonts w:ascii="Times New Roman" w:hAnsi="Times New Roman" w:cs="Times New Roman"/>
                        <w:lang w:val="en-GB"/>
                      </w:rPr>
                      <w:t>-General</w:t>
                    </w:r>
                  </w:ins>
                  <w:r>
                    <w:rPr>
                      <w:rFonts w:ascii="Times New Roman" w:hAnsi="Times New Roman" w:cs="Times New Roman"/>
                      <w:color w:val="FF0000"/>
                      <w:lang w:val="en-GB"/>
                    </w:rPr>
                    <w:t xml:space="preserve"> </w:t>
                  </w:r>
                  <w:r>
                    <w:rPr>
                      <w:rFonts w:ascii="Times New Roman" w:hAnsi="Times New Roman" w:cs="Times New Roman"/>
                      <w:lang w:val="en-GB"/>
                    </w:rPr>
                    <w:t>of Social Welfare/protector… Applicant</w:t>
                  </w:r>
                </w:p>
                <w:p w14:paraId="1FC40A0F" w14:textId="77777777" w:rsidR="000D3C6D" w:rsidRDefault="000D3C6D" w:rsidP="000D3C6D">
                  <w:pPr>
                    <w:pBdr>
                      <w:top w:val="single" w:sz="4" w:space="1" w:color="auto"/>
                      <w:left w:val="single" w:sz="4" w:space="4" w:color="auto"/>
                      <w:bottom w:val="single" w:sz="4" w:space="1" w:color="auto"/>
                      <w:right w:val="single" w:sz="4" w:space="4" w:color="auto"/>
                    </w:pBdr>
                    <w:spacing w:after="0"/>
                    <w:jc w:val="center"/>
                    <w:rPr>
                      <w:rFonts w:ascii="Times New Roman" w:hAnsi="Times New Roman" w:cs="Times New Roman"/>
                      <w:b/>
                      <w:lang w:val="en-GB"/>
                    </w:rPr>
                  </w:pPr>
                  <w:r>
                    <w:rPr>
                      <w:rFonts w:ascii="Times New Roman" w:hAnsi="Times New Roman" w:cs="Times New Roman"/>
                      <w:b/>
                      <w:lang w:val="en-GB"/>
                    </w:rPr>
                    <w:t>NOTICE OF APPLICATION</w:t>
                  </w:r>
                </w:p>
                <w:p w14:paraId="3EC2A34D" w14:textId="77777777" w:rsidR="000D3C6D" w:rsidRDefault="000D3C6D" w:rsidP="000D3C6D">
                  <w:pPr>
                    <w:pBdr>
                      <w:top w:val="single" w:sz="4" w:space="1" w:color="auto"/>
                      <w:left w:val="single" w:sz="4" w:space="4" w:color="auto"/>
                      <w:bottom w:val="single" w:sz="4" w:space="1" w:color="auto"/>
                      <w:right w:val="single" w:sz="4" w:space="4" w:color="auto"/>
                    </w:pBdr>
                    <w:jc w:val="both"/>
                    <w:rPr>
                      <w:rFonts w:ascii="Times New Roman" w:hAnsi="Times New Roman" w:cs="Times New Roman"/>
                    </w:rPr>
                  </w:pPr>
                  <w:r>
                    <w:rPr>
                      <w:rFonts w:ascii="Times New Roman" w:hAnsi="Times New Roman" w:cs="Times New Roman"/>
                    </w:rPr>
                    <w:t>To (Name of Vulnerable Adult)</w:t>
                  </w:r>
                </w:p>
                <w:p w14:paraId="4BFFA4F7" w14:textId="77777777" w:rsidR="000D3C6D" w:rsidRDefault="000D3C6D" w:rsidP="000D3C6D">
                  <w:pPr>
                    <w:pBdr>
                      <w:top w:val="single" w:sz="4" w:space="1" w:color="auto"/>
                      <w:left w:val="single" w:sz="4" w:space="4" w:color="auto"/>
                      <w:bottom w:val="single" w:sz="4" w:space="1" w:color="auto"/>
                      <w:right w:val="single" w:sz="4" w:space="4" w:color="auto"/>
                    </w:pBdr>
                    <w:jc w:val="both"/>
                    <w:rPr>
                      <w:rFonts w:ascii="Times New Roman" w:hAnsi="Times New Roman" w:cs="Times New Roman"/>
                    </w:rPr>
                  </w:pPr>
                  <w:r>
                    <w:rPr>
                      <w:rFonts w:ascii="Times New Roman" w:hAnsi="Times New Roman" w:cs="Times New Roman"/>
                    </w:rPr>
                    <w:t>Of (Address)</w:t>
                  </w:r>
                </w:p>
                <w:p w14:paraId="29686DC0" w14:textId="77777777" w:rsidR="000D3C6D" w:rsidRDefault="000D3C6D" w:rsidP="000D3C6D">
                  <w:pPr>
                    <w:pBdr>
                      <w:top w:val="single" w:sz="4" w:space="1" w:color="auto"/>
                      <w:left w:val="single" w:sz="4" w:space="4" w:color="auto"/>
                      <w:bottom w:val="single" w:sz="4" w:space="1" w:color="auto"/>
                      <w:right w:val="single" w:sz="4" w:space="4" w:color="auto"/>
                    </w:pBdr>
                    <w:jc w:val="both"/>
                    <w:rPr>
                      <w:rFonts w:ascii="Times New Roman" w:hAnsi="Times New Roman" w:cs="Times New Roman"/>
                    </w:rPr>
                  </w:pPr>
                  <w:r>
                    <w:rPr>
                      <w:rFonts w:ascii="Times New Roman" w:hAnsi="Times New Roman" w:cs="Times New Roman"/>
                    </w:rPr>
                    <w:tab/>
                  </w:r>
                  <w:r>
                    <w:rPr>
                      <w:rFonts w:ascii="Times New Roman" w:hAnsi="Times New Roman" w:cs="Times New Roman"/>
                      <w:b/>
                    </w:rPr>
                    <w:t>WHEREAS</w:t>
                  </w:r>
                  <w:r>
                    <w:rPr>
                      <w:rFonts w:ascii="Times New Roman" w:hAnsi="Times New Roman" w:cs="Times New Roman"/>
                    </w:rPr>
                    <w:t xml:space="preserve"> the Director</w:t>
                  </w:r>
                  <w:ins w:id="16" w:author="Aziziyah MD HAMBALI (FJCOURTS)" w:date="2020-04-24T16:16:00Z">
                    <w:r>
                      <w:rPr>
                        <w:rFonts w:ascii="Times New Roman" w:hAnsi="Times New Roman" w:cs="Times New Roman"/>
                        <w:lang w:val="en-GB"/>
                      </w:rPr>
                      <w:t xml:space="preserve">-General </w:t>
                    </w:r>
                  </w:ins>
                  <w:r>
                    <w:rPr>
                      <w:rFonts w:ascii="Times New Roman" w:hAnsi="Times New Roman" w:cs="Times New Roman"/>
                    </w:rPr>
                    <w:t xml:space="preserve">of Social Welfare/protector has reason to believe that you, the abovenamed vulnerable adult, has experienced, or is experiencing or at risk of, abuse, </w:t>
                  </w:r>
                  <w:proofErr w:type="gramStart"/>
                  <w:r>
                    <w:rPr>
                      <w:rFonts w:ascii="Times New Roman" w:hAnsi="Times New Roman" w:cs="Times New Roman"/>
                    </w:rPr>
                    <w:t>neglect</w:t>
                  </w:r>
                  <w:proofErr w:type="gramEnd"/>
                  <w:r>
                    <w:rPr>
                      <w:rFonts w:ascii="Times New Roman" w:hAnsi="Times New Roman" w:cs="Times New Roman"/>
                    </w:rPr>
                    <w:t xml:space="preserve"> or self-neglect. </w:t>
                  </w:r>
                </w:p>
                <w:p w14:paraId="2647264F" w14:textId="77777777" w:rsidR="000D3C6D" w:rsidRDefault="000D3C6D" w:rsidP="000D3C6D">
                  <w:pPr>
                    <w:pBdr>
                      <w:top w:val="single" w:sz="4" w:space="1" w:color="auto"/>
                      <w:left w:val="single" w:sz="4" w:space="4" w:color="auto"/>
                      <w:bottom w:val="single" w:sz="4" w:space="1" w:color="auto"/>
                      <w:right w:val="single" w:sz="4" w:space="4" w:color="auto"/>
                    </w:pBdr>
                    <w:ind w:firstLine="720"/>
                    <w:jc w:val="both"/>
                    <w:rPr>
                      <w:rFonts w:ascii="Times New Roman" w:hAnsi="Times New Roman" w:cs="Times New Roman"/>
                    </w:rPr>
                  </w:pPr>
                  <w:r>
                    <w:rPr>
                      <w:rFonts w:ascii="Times New Roman" w:hAnsi="Times New Roman" w:cs="Times New Roman"/>
                      <w:b/>
                    </w:rPr>
                    <w:t>AND WHEREAS</w:t>
                  </w:r>
                  <w:r>
                    <w:rPr>
                      <w:rFonts w:ascii="Times New Roman" w:hAnsi="Times New Roman" w:cs="Times New Roman"/>
                    </w:rPr>
                    <w:t xml:space="preserve"> an application by the Director</w:t>
                  </w:r>
                  <w:ins w:id="17" w:author="Aziziyah MD HAMBALI (FJCOURTS)" w:date="2020-05-15T09:37:00Z">
                    <w:r>
                      <w:rPr>
                        <w:rFonts w:ascii="Times New Roman" w:hAnsi="Times New Roman" w:cs="Times New Roman"/>
                      </w:rPr>
                      <w:t>-General</w:t>
                    </w:r>
                  </w:ins>
                  <w:r>
                    <w:rPr>
                      <w:rFonts w:ascii="Times New Roman" w:hAnsi="Times New Roman" w:cs="Times New Roman"/>
                    </w:rPr>
                    <w:t>/protector has been made for an order under [specify which order under section 11(2)/14(1)/17(1)] of the above-mentioned Act, namely [state nature of order].</w:t>
                  </w:r>
                </w:p>
                <w:p w14:paraId="12956A16" w14:textId="77777777" w:rsidR="000D3C6D" w:rsidRDefault="000D3C6D" w:rsidP="000D3C6D">
                  <w:pPr>
                    <w:pBdr>
                      <w:top w:val="single" w:sz="4" w:space="1" w:color="auto"/>
                      <w:left w:val="single" w:sz="4" w:space="4" w:color="auto"/>
                      <w:bottom w:val="single" w:sz="4" w:space="1" w:color="auto"/>
                      <w:right w:val="single" w:sz="4" w:space="4" w:color="auto"/>
                    </w:pBdr>
                    <w:jc w:val="both"/>
                    <w:rPr>
                      <w:rFonts w:ascii="Times New Roman" w:hAnsi="Times New Roman" w:cs="Times New Roman"/>
                    </w:rPr>
                  </w:pPr>
                  <w:r>
                    <w:rPr>
                      <w:rFonts w:ascii="Times New Roman" w:hAnsi="Times New Roman" w:cs="Times New Roman"/>
                    </w:rPr>
                    <w:tab/>
                  </w:r>
                  <w:r>
                    <w:rPr>
                      <w:rFonts w:ascii="Times New Roman" w:hAnsi="Times New Roman" w:cs="Times New Roman"/>
                      <w:b/>
                    </w:rPr>
                    <w:t xml:space="preserve">YOU ARE HEREBY GIVEN NOTICE </w:t>
                  </w:r>
                  <w:r>
                    <w:rPr>
                      <w:rFonts w:ascii="Times New Roman" w:hAnsi="Times New Roman" w:cs="Times New Roman"/>
                    </w:rPr>
                    <w:t xml:space="preserve">of the above application. If you wish to object to the application, you are to appear before the Family Justice Courts No. _____ at 3 Havelock Square Singapore 059725 on </w:t>
                  </w:r>
                  <w:r>
                    <w:rPr>
                      <w:rFonts w:ascii="Times New Roman" w:hAnsi="Times New Roman" w:cs="Times New Roman"/>
                      <w:u w:val="single"/>
                    </w:rPr>
                    <w:t>(date)</w:t>
                  </w:r>
                  <w:r>
                    <w:rPr>
                      <w:rFonts w:ascii="Times New Roman" w:hAnsi="Times New Roman" w:cs="Times New Roman"/>
                    </w:rPr>
                    <w:t xml:space="preserve"> at </w:t>
                  </w:r>
                  <w:r>
                    <w:rPr>
                      <w:rFonts w:ascii="Times New Roman" w:hAnsi="Times New Roman" w:cs="Times New Roman"/>
                      <w:u w:val="single"/>
                    </w:rPr>
                    <w:t>(time)</w:t>
                  </w:r>
                  <w:r>
                    <w:rPr>
                      <w:rFonts w:ascii="Times New Roman" w:hAnsi="Times New Roman" w:cs="Times New Roman"/>
                    </w:rPr>
                    <w:t xml:space="preserve"> to be heard on the application.</w:t>
                  </w:r>
                </w:p>
                <w:p w14:paraId="0913891D" w14:textId="77777777" w:rsidR="000D3C6D" w:rsidRDefault="000D3C6D" w:rsidP="000D3C6D">
                  <w:pPr>
                    <w:pBdr>
                      <w:top w:val="single" w:sz="4" w:space="1" w:color="auto"/>
                      <w:left w:val="single" w:sz="4" w:space="4" w:color="auto"/>
                      <w:bottom w:val="single" w:sz="4" w:space="1" w:color="auto"/>
                      <w:right w:val="single" w:sz="4" w:space="4" w:color="auto"/>
                    </w:pBdr>
                    <w:ind w:firstLine="720"/>
                    <w:jc w:val="both"/>
                    <w:rPr>
                      <w:rFonts w:ascii="Times New Roman" w:hAnsi="Times New Roman" w:cs="Times New Roman"/>
                    </w:rPr>
                  </w:pPr>
                  <w:r>
                    <w:rPr>
                      <w:rFonts w:ascii="Times New Roman" w:hAnsi="Times New Roman" w:cs="Times New Roman"/>
                      <w:b/>
                    </w:rPr>
                    <w:t>TAKE NOTICE</w:t>
                  </w:r>
                  <w:r>
                    <w:rPr>
                      <w:rFonts w:ascii="Times New Roman" w:hAnsi="Times New Roman" w:cs="Times New Roman"/>
                    </w:rPr>
                    <w:t xml:space="preserve"> that if you do not appear as stipulated above, the Court may proceed to hear and determine the application without further reference to you. </w:t>
                  </w:r>
                </w:p>
                <w:p w14:paraId="4D7FDD13" w14:textId="77777777" w:rsidR="000D3C6D" w:rsidRDefault="000D3C6D" w:rsidP="000D3C6D">
                  <w:pPr>
                    <w:pBdr>
                      <w:top w:val="single" w:sz="4" w:space="1" w:color="auto"/>
                      <w:left w:val="single" w:sz="4" w:space="4" w:color="auto"/>
                      <w:bottom w:val="single" w:sz="4" w:space="1" w:color="auto"/>
                      <w:right w:val="single" w:sz="4" w:space="4" w:color="auto"/>
                    </w:pBdr>
                    <w:jc w:val="both"/>
                    <w:rPr>
                      <w:rFonts w:ascii="Times New Roman" w:hAnsi="Times New Roman" w:cs="Times New Roman"/>
                    </w:rPr>
                  </w:pPr>
                  <w:r>
                    <w:rPr>
                      <w:rFonts w:ascii="Times New Roman" w:hAnsi="Times New Roman" w:cs="Times New Roman"/>
                    </w:rPr>
                    <w:lastRenderedPageBreak/>
                    <w:tab/>
                    <w:t xml:space="preserve">Dated this _______ day of ________________, 20 ______. </w:t>
                  </w:r>
                </w:p>
                <w:p w14:paraId="3D50FCF1" w14:textId="77777777" w:rsidR="000D3C6D" w:rsidRDefault="000D3C6D" w:rsidP="000D3C6D">
                  <w:pPr>
                    <w:pBdr>
                      <w:top w:val="single" w:sz="4" w:space="1" w:color="auto"/>
                      <w:left w:val="single" w:sz="4" w:space="4" w:color="auto"/>
                      <w:bottom w:val="single" w:sz="4" w:space="1" w:color="auto"/>
                      <w:right w:val="single" w:sz="4" w:space="4" w:color="auto"/>
                    </w:pBdr>
                    <w:jc w:val="both"/>
                    <w:rPr>
                      <w:rFonts w:ascii="Times New Roman" w:hAnsi="Times New Roman" w:cs="Times New Roman"/>
                      <w:i/>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i/>
                    </w:rPr>
                    <w:t>Court Seal</w:t>
                  </w:r>
                </w:p>
                <w:p w14:paraId="670477A0" w14:textId="77777777" w:rsidR="000D3C6D" w:rsidRDefault="000D3C6D" w:rsidP="000D3C6D">
                  <w:pPr>
                    <w:pBdr>
                      <w:top w:val="single" w:sz="4" w:space="1" w:color="auto"/>
                      <w:left w:val="single" w:sz="4" w:space="4" w:color="auto"/>
                      <w:bottom w:val="single" w:sz="4" w:space="1" w:color="auto"/>
                      <w:right w:val="single" w:sz="4" w:space="4" w:color="auto"/>
                    </w:pBdr>
                    <w:jc w:val="both"/>
                    <w:rPr>
                      <w:rFonts w:ascii="Times New Roman" w:hAnsi="Times New Roman" w:cs="Times New Roman"/>
                    </w:rPr>
                  </w:pPr>
                  <w:r>
                    <w:rPr>
                      <w:rFonts w:ascii="Times New Roman" w:hAnsi="Times New Roman" w:cs="Times New Roman"/>
                    </w:rPr>
                    <w:t>………………………</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 xml:space="preserve">      ….………………………</w:t>
                  </w:r>
                </w:p>
                <w:p w14:paraId="316E194E" w14:textId="77777777" w:rsidR="000D3C6D" w:rsidRDefault="000D3C6D" w:rsidP="000D3C6D">
                  <w:pPr>
                    <w:pBdr>
                      <w:top w:val="single" w:sz="4" w:space="1" w:color="auto"/>
                      <w:left w:val="single" w:sz="4" w:space="4" w:color="auto"/>
                      <w:bottom w:val="single" w:sz="4" w:space="1" w:color="auto"/>
                      <w:right w:val="single" w:sz="4" w:space="4" w:color="auto"/>
                    </w:pBdr>
                    <w:jc w:val="both"/>
                    <w:rPr>
                      <w:rFonts w:ascii="Times New Roman" w:hAnsi="Times New Roman" w:cs="Times New Roman"/>
                    </w:rPr>
                  </w:pPr>
                  <w:r>
                    <w:rPr>
                      <w:rFonts w:ascii="Times New Roman" w:hAnsi="Times New Roman" w:cs="Times New Roman"/>
                    </w:rPr>
                    <w:t>Clerk</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 xml:space="preserve">     District Judge / Magistrate</w:t>
                  </w:r>
                </w:p>
                <w:p w14:paraId="67CD998E" w14:textId="77777777" w:rsidR="000D3C6D" w:rsidRDefault="000D3C6D" w:rsidP="000D3C6D">
                  <w:pPr>
                    <w:pBdr>
                      <w:top w:val="single" w:sz="4" w:space="1" w:color="auto"/>
                      <w:left w:val="single" w:sz="4" w:space="4" w:color="auto"/>
                      <w:bottom w:val="single" w:sz="4" w:space="1" w:color="auto"/>
                      <w:right w:val="single" w:sz="4" w:space="4" w:color="auto"/>
                    </w:pBdr>
                    <w:spacing w:line="480" w:lineRule="auto"/>
                    <w:jc w:val="both"/>
                    <w:rPr>
                      <w:rFonts w:ascii="Times New Roman" w:hAnsi="Times New Roman" w:cs="Times New Roman"/>
                    </w:rPr>
                  </w:pPr>
                  <w:r>
                    <w:rPr>
                      <w:rFonts w:ascii="Times New Roman" w:hAnsi="Times New Roman" w:cs="Times New Roman"/>
                    </w:rPr>
                    <w:t>Department …………………………</w:t>
                  </w:r>
                </w:p>
                <w:p w14:paraId="5588BCB8" w14:textId="77777777" w:rsidR="000D3C6D" w:rsidRDefault="000D3C6D" w:rsidP="000D3C6D">
                  <w:pPr>
                    <w:pBdr>
                      <w:top w:val="single" w:sz="4" w:space="1" w:color="auto"/>
                      <w:left w:val="single" w:sz="4" w:space="4" w:color="auto"/>
                      <w:bottom w:val="single" w:sz="4" w:space="1" w:color="auto"/>
                      <w:right w:val="single" w:sz="4" w:space="4" w:color="auto"/>
                    </w:pBdr>
                    <w:spacing w:line="480" w:lineRule="auto"/>
                    <w:jc w:val="both"/>
                    <w:rPr>
                      <w:rFonts w:ascii="Times New Roman" w:hAnsi="Times New Roman" w:cs="Times New Roman"/>
                    </w:rPr>
                  </w:pPr>
                  <w:r>
                    <w:rPr>
                      <w:rFonts w:ascii="Times New Roman" w:hAnsi="Times New Roman" w:cs="Times New Roman"/>
                    </w:rPr>
                    <w:t>Received the duplicate of this process on the ________day of __________________, 20_____.</w:t>
                  </w:r>
                </w:p>
                <w:p w14:paraId="79BCBA67" w14:textId="77777777" w:rsidR="000D3C6D" w:rsidRDefault="000D3C6D" w:rsidP="000D3C6D">
                  <w:pPr>
                    <w:pBdr>
                      <w:top w:val="single" w:sz="4" w:space="1" w:color="auto"/>
                      <w:left w:val="single" w:sz="4" w:space="4" w:color="auto"/>
                      <w:bottom w:val="single" w:sz="4" w:space="1" w:color="auto"/>
                      <w:right w:val="single" w:sz="4" w:space="4" w:color="auto"/>
                    </w:pBdr>
                    <w:jc w:val="right"/>
                    <w:rPr>
                      <w:rFonts w:ascii="Times New Roman" w:hAnsi="Times New Roman" w:cs="Times New Roman"/>
                    </w:rPr>
                  </w:pPr>
                </w:p>
                <w:p w14:paraId="58480045" w14:textId="77777777" w:rsidR="000D3C6D" w:rsidRDefault="000D3C6D" w:rsidP="000D3C6D">
                  <w:pPr>
                    <w:pBdr>
                      <w:top w:val="single" w:sz="4" w:space="1" w:color="auto"/>
                      <w:left w:val="single" w:sz="4" w:space="4" w:color="auto"/>
                      <w:bottom w:val="single" w:sz="4" w:space="1" w:color="auto"/>
                      <w:right w:val="single" w:sz="4" w:space="4" w:color="auto"/>
                    </w:pBdr>
                    <w:jc w:val="right"/>
                    <w:rPr>
                      <w:rFonts w:ascii="Times New Roman" w:hAnsi="Times New Roman" w:cs="Times New Roman"/>
                    </w:rPr>
                  </w:pPr>
                  <w:r>
                    <w:rPr>
                      <w:rFonts w:ascii="Times New Roman" w:hAnsi="Times New Roman" w:cs="Times New Roman"/>
                    </w:rPr>
                    <w:t>………………..………………</w:t>
                  </w:r>
                </w:p>
                <w:p w14:paraId="5D3F44D6" w14:textId="77777777" w:rsidR="000D3C6D" w:rsidRDefault="000D3C6D" w:rsidP="000D3C6D">
                  <w:pPr>
                    <w:pBdr>
                      <w:top w:val="single" w:sz="4" w:space="1" w:color="auto"/>
                      <w:left w:val="single" w:sz="4" w:space="4" w:color="auto"/>
                      <w:bottom w:val="single" w:sz="4" w:space="1" w:color="auto"/>
                      <w:right w:val="single" w:sz="4" w:space="4" w:color="auto"/>
                    </w:pBdr>
                    <w:jc w:val="center"/>
                    <w:rPr>
                      <w:rFonts w:ascii="Times New Roman" w:hAnsi="Times New Roman" w:cs="Times New Roman"/>
                    </w:rPr>
                  </w:pPr>
                  <w:r>
                    <w:rPr>
                      <w:rFonts w:ascii="Times New Roman" w:hAnsi="Times New Roman" w:cs="Times New Roman"/>
                    </w:rPr>
                    <w:t xml:space="preserve">                                                                                                          Name &amp; Signature</w:t>
                  </w:r>
                </w:p>
                <w:p w14:paraId="5F40A38D" w14:textId="77777777" w:rsidR="000D3C6D" w:rsidRDefault="000D3C6D" w:rsidP="000D3C6D">
                  <w:pPr>
                    <w:rPr>
                      <w:rFonts w:ascii="Times New Roman" w:hAnsi="Times New Roman" w:cs="Times New Roman"/>
                      <w:caps/>
                      <w:sz w:val="18"/>
                      <w:szCs w:val="18"/>
                      <w:lang w:val="en-GB" w:eastAsia="zh-CN"/>
                    </w:rPr>
                  </w:pPr>
                </w:p>
                <w:p w14:paraId="4DCF41F2" w14:textId="77777777" w:rsidR="000D3C6D" w:rsidRDefault="000D3C6D" w:rsidP="000D3C6D">
                  <w:pPr>
                    <w:rPr>
                      <w:rFonts w:ascii="Times New Roman" w:hAnsi="Times New Roman" w:cs="Times New Roman"/>
                      <w:sz w:val="18"/>
                      <w:szCs w:val="18"/>
                      <w:lang w:val="en-GB" w:eastAsia="zh-CN"/>
                    </w:rPr>
                  </w:pPr>
                  <w:r>
                    <w:rPr>
                      <w:rFonts w:ascii="Times New Roman" w:hAnsi="Times New Roman" w:cs="Times New Roman"/>
                      <w:caps/>
                      <w:sz w:val="18"/>
                      <w:szCs w:val="18"/>
                      <w:lang w:val="en-GB" w:eastAsia="zh-CN"/>
                    </w:rPr>
                    <w:t>R. 295I(1)(</w:t>
                  </w:r>
                  <w:r>
                    <w:rPr>
                      <w:rFonts w:ascii="Times New Roman" w:hAnsi="Times New Roman" w:cs="Times New Roman"/>
                      <w:sz w:val="18"/>
                      <w:szCs w:val="18"/>
                      <w:lang w:val="en-GB" w:eastAsia="zh-CN"/>
                    </w:rPr>
                    <w:t>b)</w:t>
                  </w:r>
                </w:p>
                <w:p w14:paraId="2321C612" w14:textId="77777777" w:rsidR="000D3C6D" w:rsidRDefault="000D3C6D" w:rsidP="000D3C6D">
                  <w:pPr>
                    <w:pBdr>
                      <w:top w:val="single" w:sz="4" w:space="1" w:color="auto"/>
                      <w:left w:val="single" w:sz="4" w:space="4" w:color="auto"/>
                      <w:bottom w:val="single" w:sz="4" w:space="1" w:color="auto"/>
                      <w:right w:val="single" w:sz="4" w:space="4" w:color="auto"/>
                    </w:pBdr>
                    <w:jc w:val="center"/>
                    <w:rPr>
                      <w:rFonts w:ascii="Times New Roman" w:eastAsiaTheme="minorHAnsi" w:hAnsi="Times New Roman" w:cs="Times New Roman"/>
                      <w:b/>
                      <w:sz w:val="22"/>
                      <w:szCs w:val="22"/>
                      <w:u w:val="single"/>
                      <w:lang w:val="en-GB" w:eastAsia="en-US"/>
                    </w:rPr>
                  </w:pPr>
                  <w:r>
                    <w:rPr>
                      <w:rFonts w:ascii="Times New Roman" w:hAnsi="Times New Roman" w:cs="Times New Roman"/>
                      <w:b/>
                      <w:u w:val="single"/>
                      <w:lang w:val="en-GB"/>
                    </w:rPr>
                    <w:t>IN THE FAMILY JUSTICE COURTS OF THE REPUBLIC OF SINGAPORE</w:t>
                  </w:r>
                </w:p>
                <w:p w14:paraId="61B85C41" w14:textId="77777777" w:rsidR="000D3C6D" w:rsidRDefault="000D3C6D" w:rsidP="000D3C6D">
                  <w:pPr>
                    <w:pBdr>
                      <w:top w:val="single" w:sz="4" w:space="1" w:color="auto"/>
                      <w:left w:val="single" w:sz="4" w:space="4" w:color="auto"/>
                      <w:bottom w:val="single" w:sz="4" w:space="1" w:color="auto"/>
                      <w:right w:val="single" w:sz="4" w:space="4" w:color="auto"/>
                    </w:pBdr>
                    <w:jc w:val="center"/>
                    <w:rPr>
                      <w:rFonts w:ascii="Times New Roman" w:hAnsi="Times New Roman" w:cs="Times New Roman"/>
                      <w:lang w:val="en-GB"/>
                    </w:rPr>
                  </w:pPr>
                  <w:r>
                    <w:rPr>
                      <w:rFonts w:ascii="Times New Roman" w:hAnsi="Times New Roman" w:cs="Times New Roman"/>
                      <w:lang w:val="en-GB"/>
                    </w:rPr>
                    <w:t xml:space="preserve">In the Matter of Section 11(2)/14(1)/17(1) of the </w:t>
                  </w:r>
                </w:p>
                <w:p w14:paraId="78B820E5" w14:textId="77777777" w:rsidR="000D3C6D" w:rsidRDefault="000D3C6D" w:rsidP="000D3C6D">
                  <w:pPr>
                    <w:pBdr>
                      <w:top w:val="single" w:sz="4" w:space="1" w:color="auto"/>
                      <w:left w:val="single" w:sz="4" w:space="4" w:color="auto"/>
                      <w:bottom w:val="single" w:sz="4" w:space="1" w:color="auto"/>
                      <w:right w:val="single" w:sz="4" w:space="4" w:color="auto"/>
                    </w:pBdr>
                    <w:jc w:val="center"/>
                    <w:rPr>
                      <w:rFonts w:ascii="Times New Roman" w:hAnsi="Times New Roman" w:cs="Times New Roman"/>
                      <w:lang w:val="en-GB"/>
                    </w:rPr>
                  </w:pPr>
                  <w:r>
                    <w:rPr>
                      <w:rFonts w:ascii="Times New Roman" w:hAnsi="Times New Roman" w:cs="Times New Roman"/>
                      <w:lang w:val="en-GB"/>
                    </w:rPr>
                    <w:t>VULNERABLE ADULTS ACT 2018</w:t>
                  </w:r>
                </w:p>
                <w:p w14:paraId="4AD2F7FD" w14:textId="77777777" w:rsidR="000D3C6D" w:rsidRDefault="000D3C6D" w:rsidP="000D3C6D">
                  <w:pPr>
                    <w:pBdr>
                      <w:top w:val="single" w:sz="4" w:space="1" w:color="auto"/>
                      <w:left w:val="single" w:sz="4" w:space="4" w:color="auto"/>
                      <w:bottom w:val="single" w:sz="4" w:space="1" w:color="auto"/>
                      <w:right w:val="single" w:sz="4" w:space="4" w:color="auto"/>
                    </w:pBdr>
                    <w:jc w:val="center"/>
                    <w:rPr>
                      <w:rFonts w:ascii="Times New Roman" w:hAnsi="Times New Roman" w:cs="Times New Roman"/>
                      <w:lang w:val="en-GB"/>
                    </w:rPr>
                  </w:pPr>
                  <w:r>
                    <w:rPr>
                      <w:rFonts w:ascii="Times New Roman" w:hAnsi="Times New Roman" w:cs="Times New Roman"/>
                      <w:lang w:val="en-GB"/>
                    </w:rPr>
                    <w:t>and</w:t>
                  </w:r>
                </w:p>
                <w:p w14:paraId="1A80760F" w14:textId="77777777" w:rsidR="000D3C6D" w:rsidRDefault="000D3C6D" w:rsidP="000D3C6D">
                  <w:pPr>
                    <w:pBdr>
                      <w:top w:val="single" w:sz="4" w:space="1" w:color="auto"/>
                      <w:left w:val="single" w:sz="4" w:space="4" w:color="auto"/>
                      <w:bottom w:val="single" w:sz="4" w:space="1" w:color="auto"/>
                      <w:right w:val="single" w:sz="4" w:space="4" w:color="auto"/>
                    </w:pBdr>
                    <w:jc w:val="center"/>
                    <w:rPr>
                      <w:rFonts w:ascii="Times New Roman" w:hAnsi="Times New Roman" w:cs="Times New Roman"/>
                      <w:lang w:val="en-GB"/>
                    </w:rPr>
                  </w:pPr>
                  <w:r>
                    <w:rPr>
                      <w:rFonts w:ascii="Times New Roman" w:hAnsi="Times New Roman" w:cs="Times New Roman"/>
                      <w:lang w:val="en-GB"/>
                    </w:rPr>
                    <w:t>[Name &amp; identification of Vulnerable Adult]</w:t>
                  </w:r>
                </w:p>
                <w:p w14:paraId="4D3DEC6C" w14:textId="77777777" w:rsidR="000D3C6D" w:rsidRDefault="000D3C6D" w:rsidP="000D3C6D">
                  <w:pPr>
                    <w:pBdr>
                      <w:top w:val="single" w:sz="4" w:space="1" w:color="auto"/>
                      <w:left w:val="single" w:sz="4" w:space="4" w:color="auto"/>
                      <w:bottom w:val="single" w:sz="4" w:space="1" w:color="auto"/>
                      <w:right w:val="single" w:sz="4" w:space="4" w:color="auto"/>
                    </w:pBdr>
                    <w:jc w:val="right"/>
                    <w:rPr>
                      <w:rFonts w:ascii="Times New Roman" w:hAnsi="Times New Roman" w:cs="Times New Roman"/>
                      <w:lang w:val="en-GB"/>
                    </w:rPr>
                  </w:pPr>
                  <w:r>
                    <w:rPr>
                      <w:rFonts w:ascii="Times New Roman" w:hAnsi="Times New Roman" w:cs="Times New Roman"/>
                      <w:lang w:val="en-GB"/>
                    </w:rPr>
                    <w:t>Director</w:t>
                  </w:r>
                  <w:ins w:id="18" w:author="Aziziyah MD HAMBALI (FJCOURTS)" w:date="2020-04-24T16:17:00Z">
                    <w:r>
                      <w:rPr>
                        <w:rFonts w:ascii="Times New Roman" w:hAnsi="Times New Roman" w:cs="Times New Roman"/>
                        <w:lang w:val="en-GB"/>
                      </w:rPr>
                      <w:t>-General</w:t>
                    </w:r>
                  </w:ins>
                  <w:r>
                    <w:rPr>
                      <w:rFonts w:ascii="Times New Roman" w:hAnsi="Times New Roman" w:cs="Times New Roman"/>
                      <w:lang w:val="en-GB"/>
                    </w:rPr>
                    <w:t xml:space="preserve"> of Social Welfare/protector… Applicant</w:t>
                  </w:r>
                </w:p>
                <w:p w14:paraId="5BA3D64E" w14:textId="77777777" w:rsidR="000D3C6D" w:rsidRDefault="000D3C6D" w:rsidP="000D3C6D">
                  <w:pPr>
                    <w:pBdr>
                      <w:top w:val="single" w:sz="4" w:space="1" w:color="auto"/>
                      <w:left w:val="single" w:sz="4" w:space="4" w:color="auto"/>
                      <w:bottom w:val="single" w:sz="4" w:space="1" w:color="auto"/>
                      <w:right w:val="single" w:sz="4" w:space="4" w:color="auto"/>
                    </w:pBdr>
                    <w:spacing w:after="0"/>
                    <w:jc w:val="center"/>
                    <w:rPr>
                      <w:rFonts w:ascii="Times New Roman" w:hAnsi="Times New Roman" w:cs="Times New Roman"/>
                      <w:b/>
                      <w:lang w:val="en-GB"/>
                    </w:rPr>
                  </w:pPr>
                  <w:r>
                    <w:rPr>
                      <w:rFonts w:ascii="Times New Roman" w:hAnsi="Times New Roman" w:cs="Times New Roman"/>
                      <w:b/>
                      <w:lang w:val="en-GB"/>
                    </w:rPr>
                    <w:t>NOTICE OF APPLICATION</w:t>
                  </w:r>
                </w:p>
                <w:p w14:paraId="37615DD5" w14:textId="77777777" w:rsidR="000D3C6D" w:rsidRDefault="000D3C6D" w:rsidP="000D3C6D">
                  <w:pPr>
                    <w:pBdr>
                      <w:top w:val="single" w:sz="4" w:space="1" w:color="auto"/>
                      <w:left w:val="single" w:sz="4" w:space="4" w:color="auto"/>
                      <w:bottom w:val="single" w:sz="4" w:space="1" w:color="auto"/>
                      <w:right w:val="single" w:sz="4" w:space="4" w:color="auto"/>
                    </w:pBdr>
                    <w:jc w:val="both"/>
                    <w:rPr>
                      <w:rFonts w:ascii="Times New Roman" w:hAnsi="Times New Roman" w:cs="Times New Roman"/>
                    </w:rPr>
                  </w:pPr>
                  <w:r>
                    <w:rPr>
                      <w:rFonts w:ascii="Times New Roman" w:hAnsi="Times New Roman" w:cs="Times New Roman"/>
                    </w:rPr>
                    <w:t>To (Name)</w:t>
                  </w:r>
                </w:p>
                <w:p w14:paraId="2D5972A5" w14:textId="77777777" w:rsidR="000D3C6D" w:rsidRDefault="000D3C6D" w:rsidP="000D3C6D">
                  <w:pPr>
                    <w:pBdr>
                      <w:top w:val="single" w:sz="4" w:space="1" w:color="auto"/>
                      <w:left w:val="single" w:sz="4" w:space="4" w:color="auto"/>
                      <w:bottom w:val="single" w:sz="4" w:space="1" w:color="auto"/>
                      <w:right w:val="single" w:sz="4" w:space="4" w:color="auto"/>
                    </w:pBdr>
                    <w:jc w:val="both"/>
                    <w:rPr>
                      <w:rFonts w:ascii="Times New Roman" w:hAnsi="Times New Roman" w:cs="Times New Roman"/>
                    </w:rPr>
                  </w:pPr>
                  <w:r>
                    <w:rPr>
                      <w:rFonts w:ascii="Times New Roman" w:hAnsi="Times New Roman" w:cs="Times New Roman"/>
                    </w:rPr>
                    <w:t>Of (Address)</w:t>
                  </w:r>
                </w:p>
                <w:p w14:paraId="5B8FFB9B" w14:textId="77777777" w:rsidR="000D3C6D" w:rsidRDefault="000D3C6D" w:rsidP="000D3C6D">
                  <w:pPr>
                    <w:pBdr>
                      <w:top w:val="single" w:sz="4" w:space="1" w:color="auto"/>
                      <w:left w:val="single" w:sz="4" w:space="4" w:color="auto"/>
                      <w:bottom w:val="single" w:sz="4" w:space="1" w:color="auto"/>
                      <w:right w:val="single" w:sz="4" w:space="4" w:color="auto"/>
                    </w:pBdr>
                    <w:jc w:val="both"/>
                    <w:rPr>
                      <w:rFonts w:ascii="Times New Roman" w:hAnsi="Times New Roman" w:cs="Times New Roman"/>
                    </w:rPr>
                  </w:pPr>
                  <w:r>
                    <w:rPr>
                      <w:rFonts w:ascii="Times New Roman" w:hAnsi="Times New Roman" w:cs="Times New Roman"/>
                    </w:rPr>
                    <w:tab/>
                  </w:r>
                  <w:r>
                    <w:rPr>
                      <w:rFonts w:ascii="Times New Roman" w:hAnsi="Times New Roman" w:cs="Times New Roman"/>
                      <w:b/>
                    </w:rPr>
                    <w:t>WHEREAS</w:t>
                  </w:r>
                  <w:r>
                    <w:rPr>
                      <w:rFonts w:ascii="Times New Roman" w:hAnsi="Times New Roman" w:cs="Times New Roman"/>
                    </w:rPr>
                    <w:t xml:space="preserve"> the Director</w:t>
                  </w:r>
                  <w:ins w:id="19" w:author="Aziziyah MD HAMBALI (FJCOURTS)" w:date="2020-04-24T16:18:00Z">
                    <w:r>
                      <w:rPr>
                        <w:rFonts w:ascii="Times New Roman" w:hAnsi="Times New Roman" w:cs="Times New Roman"/>
                        <w:lang w:val="en-GB"/>
                      </w:rPr>
                      <w:t>-General</w:t>
                    </w:r>
                    <w:r>
                      <w:rPr>
                        <w:rFonts w:ascii="Times New Roman" w:hAnsi="Times New Roman" w:cs="Times New Roman"/>
                        <w:color w:val="FF0000"/>
                        <w:u w:val="single"/>
                        <w:lang w:val="en-GB"/>
                      </w:rPr>
                      <w:t xml:space="preserve"> </w:t>
                    </w:r>
                  </w:ins>
                  <w:r>
                    <w:rPr>
                      <w:rFonts w:ascii="Times New Roman" w:hAnsi="Times New Roman" w:cs="Times New Roman"/>
                    </w:rPr>
                    <w:t xml:space="preserve">of Social Welfare/protector has reason to believe that the above-named vulnerable adult has experienced, or is experiencing or at risk of, abuse, </w:t>
                  </w:r>
                  <w:proofErr w:type="gramStart"/>
                  <w:r>
                    <w:rPr>
                      <w:rFonts w:ascii="Times New Roman" w:hAnsi="Times New Roman" w:cs="Times New Roman"/>
                    </w:rPr>
                    <w:t>neglect</w:t>
                  </w:r>
                  <w:proofErr w:type="gramEnd"/>
                  <w:r>
                    <w:rPr>
                      <w:rFonts w:ascii="Times New Roman" w:hAnsi="Times New Roman" w:cs="Times New Roman"/>
                    </w:rPr>
                    <w:t xml:space="preserve"> or self-neglect. </w:t>
                  </w:r>
                </w:p>
                <w:p w14:paraId="3DB45714" w14:textId="77777777" w:rsidR="000D3C6D" w:rsidRDefault="000D3C6D" w:rsidP="000D3C6D">
                  <w:pPr>
                    <w:pBdr>
                      <w:top w:val="single" w:sz="4" w:space="1" w:color="auto"/>
                      <w:left w:val="single" w:sz="4" w:space="4" w:color="auto"/>
                      <w:bottom w:val="single" w:sz="4" w:space="1" w:color="auto"/>
                      <w:right w:val="single" w:sz="4" w:space="4" w:color="auto"/>
                    </w:pBdr>
                    <w:ind w:firstLine="720"/>
                    <w:jc w:val="both"/>
                    <w:rPr>
                      <w:rFonts w:ascii="Times New Roman" w:hAnsi="Times New Roman" w:cs="Times New Roman"/>
                    </w:rPr>
                  </w:pPr>
                  <w:r>
                    <w:rPr>
                      <w:rFonts w:ascii="Times New Roman" w:hAnsi="Times New Roman" w:cs="Times New Roman"/>
                      <w:b/>
                    </w:rPr>
                    <w:lastRenderedPageBreak/>
                    <w:t>AND WHEREAS</w:t>
                  </w:r>
                  <w:r>
                    <w:rPr>
                      <w:rFonts w:ascii="Times New Roman" w:hAnsi="Times New Roman" w:cs="Times New Roman"/>
                    </w:rPr>
                    <w:t xml:space="preserve"> an application by the Director</w:t>
                  </w:r>
                  <w:ins w:id="20" w:author="Aziziyah MD HAMBALI (FJCOURTS)" w:date="2020-05-15T09:37:00Z">
                    <w:r>
                      <w:rPr>
                        <w:rFonts w:ascii="Times New Roman" w:hAnsi="Times New Roman" w:cs="Times New Roman"/>
                      </w:rPr>
                      <w:t>-General</w:t>
                    </w:r>
                  </w:ins>
                  <w:r>
                    <w:rPr>
                      <w:rFonts w:ascii="Times New Roman" w:hAnsi="Times New Roman" w:cs="Times New Roman"/>
                    </w:rPr>
                    <w:t>/protector has been made for an order under [specify which order under section 11(2)/14(1)/17(1)] of the above-mentioned Act, namely [state nature of order].</w:t>
                  </w:r>
                </w:p>
                <w:p w14:paraId="4A7D7813" w14:textId="6870E5BB" w:rsidR="000D3C6D" w:rsidRDefault="000D3C6D" w:rsidP="000D3C6D">
                  <w:pPr>
                    <w:pBdr>
                      <w:top w:val="single" w:sz="4" w:space="1" w:color="auto"/>
                      <w:left w:val="single" w:sz="4" w:space="4" w:color="auto"/>
                      <w:bottom w:val="single" w:sz="4" w:space="1" w:color="auto"/>
                      <w:right w:val="single" w:sz="4" w:space="4" w:color="auto"/>
                    </w:pBdr>
                    <w:jc w:val="both"/>
                    <w:rPr>
                      <w:rFonts w:ascii="Times New Roman" w:hAnsi="Times New Roman" w:cs="Times New Roman"/>
                    </w:rPr>
                  </w:pPr>
                  <w:r>
                    <w:rPr>
                      <w:rFonts w:ascii="Times New Roman" w:hAnsi="Times New Roman" w:cs="Times New Roman"/>
                    </w:rPr>
                    <w:tab/>
                  </w:r>
                  <w:r>
                    <w:rPr>
                      <w:rFonts w:ascii="Times New Roman" w:hAnsi="Times New Roman" w:cs="Times New Roman"/>
                      <w:b/>
                    </w:rPr>
                    <w:t xml:space="preserve">YOU ARE HEREBY GIVEN NOTICE </w:t>
                  </w:r>
                  <w:r>
                    <w:rPr>
                      <w:rFonts w:ascii="Times New Roman" w:hAnsi="Times New Roman" w:cs="Times New Roman"/>
                    </w:rPr>
                    <w:t>of the above application. If you wish to object to the application, you are to</w:t>
                  </w:r>
                  <w:r w:rsidR="00AB1B6B">
                    <w:rPr>
                      <w:rFonts w:ascii="Times New Roman" w:hAnsi="Times New Roman" w:cs="Times New Roman"/>
                    </w:rPr>
                    <w:t>:</w:t>
                  </w:r>
                </w:p>
                <w:p w14:paraId="41CE2D10" w14:textId="77777777" w:rsidR="00AB1B6B" w:rsidRPr="00AB1B6B" w:rsidRDefault="00AB1B6B" w:rsidP="00AB1B6B">
                  <w:pPr>
                    <w:pBdr>
                      <w:top w:val="single" w:sz="4" w:space="1" w:color="auto"/>
                      <w:left w:val="single" w:sz="4" w:space="4" w:color="auto"/>
                      <w:bottom w:val="single" w:sz="4" w:space="1" w:color="auto"/>
                      <w:right w:val="single" w:sz="4" w:space="4" w:color="auto"/>
                    </w:pBdr>
                    <w:jc w:val="both"/>
                    <w:rPr>
                      <w:rFonts w:ascii="Times New Roman" w:hAnsi="Times New Roman" w:cs="Times New Roman"/>
                    </w:rPr>
                  </w:pPr>
                  <w:r w:rsidRPr="00AB1B6B">
                    <w:rPr>
                      <w:rFonts w:ascii="Times New Roman" w:hAnsi="Times New Roman" w:cs="Times New Roman"/>
                    </w:rPr>
                    <w:t xml:space="preserve">   (a) </w:t>
                  </w:r>
                  <w:r w:rsidRPr="00AB1B6B">
                    <w:rPr>
                      <w:rFonts w:ascii="Times New Roman" w:hAnsi="Times New Roman" w:cs="Times New Roman"/>
                    </w:rPr>
                    <w:tab/>
                    <w:t>File a Notice of Objection with the Family Justice Courts at 3 Havelock Square Singapore 059725 within seven (7) days of the service of this Notice of Application on you. Upon acceptance of your Notice by the Court, serve a copy of the Notice on the Director-General/protector at 512 Thomson Road, #10-00 MSF Building, Singapore 298136, and</w:t>
                  </w:r>
                </w:p>
                <w:p w14:paraId="4E2A3291" w14:textId="1DA3A611" w:rsidR="00AB1B6B" w:rsidRDefault="00AB1B6B" w:rsidP="00AB1B6B">
                  <w:pPr>
                    <w:pBdr>
                      <w:top w:val="single" w:sz="4" w:space="1" w:color="auto"/>
                      <w:left w:val="single" w:sz="4" w:space="4" w:color="auto"/>
                      <w:bottom w:val="single" w:sz="4" w:space="1" w:color="auto"/>
                      <w:right w:val="single" w:sz="4" w:space="4" w:color="auto"/>
                    </w:pBdr>
                    <w:jc w:val="both"/>
                    <w:rPr>
                      <w:rFonts w:ascii="Times New Roman" w:hAnsi="Times New Roman" w:cs="Times New Roman"/>
                    </w:rPr>
                  </w:pPr>
                  <w:r w:rsidRPr="00AB1B6B">
                    <w:rPr>
                      <w:rFonts w:ascii="Times New Roman" w:hAnsi="Times New Roman" w:cs="Times New Roman"/>
                    </w:rPr>
                    <w:t xml:space="preserve">   (b) </w:t>
                  </w:r>
                  <w:r w:rsidRPr="00AB1B6B">
                    <w:rPr>
                      <w:rFonts w:ascii="Times New Roman" w:hAnsi="Times New Roman" w:cs="Times New Roman"/>
                    </w:rPr>
                    <w:tab/>
                    <w:t>Appear at (Court Room) of the Family Justice Courts, 3 Havelock Square Singapore 059725 on (date) at (time) to be heard on the application.</w:t>
                  </w:r>
                </w:p>
                <w:p w14:paraId="4A745AA0" w14:textId="38A83049" w:rsidR="000D3C6D" w:rsidRDefault="000D3C6D" w:rsidP="000D3C6D">
                  <w:pPr>
                    <w:pBdr>
                      <w:top w:val="single" w:sz="4" w:space="1" w:color="auto"/>
                      <w:left w:val="single" w:sz="4" w:space="4" w:color="auto"/>
                      <w:bottom w:val="single" w:sz="4" w:space="1" w:color="auto"/>
                      <w:right w:val="single" w:sz="4" w:space="4" w:color="auto"/>
                    </w:pBdr>
                    <w:ind w:firstLine="720"/>
                    <w:jc w:val="both"/>
                    <w:rPr>
                      <w:rFonts w:ascii="Times New Roman" w:hAnsi="Times New Roman" w:cs="Times New Roman"/>
                    </w:rPr>
                  </w:pPr>
                  <w:r>
                    <w:rPr>
                      <w:rFonts w:ascii="Times New Roman" w:hAnsi="Times New Roman" w:cs="Times New Roman"/>
                      <w:b/>
                    </w:rPr>
                    <w:t>TAKE NOTICE</w:t>
                  </w:r>
                  <w:r>
                    <w:rPr>
                      <w:rFonts w:ascii="Times New Roman" w:hAnsi="Times New Roman" w:cs="Times New Roman"/>
                    </w:rPr>
                    <w:t xml:space="preserve"> that if </w:t>
                  </w:r>
                  <w:r w:rsidR="00AB1B6B" w:rsidRPr="00AB1B6B">
                    <w:rPr>
                      <w:rFonts w:ascii="Times New Roman" w:hAnsi="Times New Roman" w:cs="Times New Roman"/>
                    </w:rPr>
                    <w:t>you do not appear as stipulated above</w:t>
                  </w:r>
                  <w:r>
                    <w:rPr>
                      <w:rFonts w:ascii="Times New Roman" w:hAnsi="Times New Roman" w:cs="Times New Roman"/>
                    </w:rPr>
                    <w:t xml:space="preserve">, the Court may proceed to hear and determine the application without further reference to you. </w:t>
                  </w:r>
                </w:p>
                <w:p w14:paraId="6CC59147" w14:textId="77777777" w:rsidR="000D3C6D" w:rsidRDefault="000D3C6D" w:rsidP="000D3C6D">
                  <w:pPr>
                    <w:pBdr>
                      <w:top w:val="single" w:sz="4" w:space="1" w:color="auto"/>
                      <w:left w:val="single" w:sz="4" w:space="4" w:color="auto"/>
                      <w:bottom w:val="single" w:sz="4" w:space="1" w:color="auto"/>
                      <w:right w:val="single" w:sz="4" w:space="4" w:color="auto"/>
                    </w:pBdr>
                    <w:jc w:val="both"/>
                    <w:rPr>
                      <w:rFonts w:ascii="Times New Roman" w:hAnsi="Times New Roman" w:cs="Times New Roman"/>
                    </w:rPr>
                  </w:pPr>
                  <w:r>
                    <w:rPr>
                      <w:rFonts w:ascii="Times New Roman" w:hAnsi="Times New Roman" w:cs="Times New Roman"/>
                    </w:rPr>
                    <w:tab/>
                    <w:t xml:space="preserve">Dated this _______ day of ________________, 20 ______. </w:t>
                  </w:r>
                </w:p>
                <w:p w14:paraId="726332DF" w14:textId="77777777" w:rsidR="000D3C6D" w:rsidRDefault="000D3C6D" w:rsidP="000D3C6D">
                  <w:pPr>
                    <w:pBdr>
                      <w:top w:val="single" w:sz="4" w:space="1" w:color="auto"/>
                      <w:left w:val="single" w:sz="4" w:space="4" w:color="auto"/>
                      <w:bottom w:val="single" w:sz="4" w:space="1" w:color="auto"/>
                      <w:right w:val="single" w:sz="4" w:space="4" w:color="auto"/>
                    </w:pBdr>
                    <w:jc w:val="both"/>
                    <w:rPr>
                      <w:rFonts w:ascii="Times New Roman" w:hAnsi="Times New Roman" w:cs="Times New Roman"/>
                      <w:i/>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i/>
                    </w:rPr>
                    <w:t>Court Seal</w:t>
                  </w:r>
                </w:p>
                <w:p w14:paraId="62A38C5F" w14:textId="77777777" w:rsidR="000D3C6D" w:rsidRDefault="000D3C6D" w:rsidP="000D3C6D">
                  <w:pPr>
                    <w:pBdr>
                      <w:top w:val="single" w:sz="4" w:space="1" w:color="auto"/>
                      <w:left w:val="single" w:sz="4" w:space="4" w:color="auto"/>
                      <w:bottom w:val="single" w:sz="4" w:space="1" w:color="auto"/>
                      <w:right w:val="single" w:sz="4" w:space="4" w:color="auto"/>
                    </w:pBdr>
                    <w:jc w:val="both"/>
                    <w:rPr>
                      <w:rFonts w:ascii="Times New Roman" w:hAnsi="Times New Roman" w:cs="Times New Roman"/>
                    </w:rPr>
                  </w:pPr>
                  <w:r>
                    <w:rPr>
                      <w:rFonts w:ascii="Times New Roman" w:hAnsi="Times New Roman" w:cs="Times New Roman"/>
                    </w:rPr>
                    <w:t>………………………</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 xml:space="preserve">      ….………………………</w:t>
                  </w:r>
                </w:p>
                <w:p w14:paraId="374CFFFD" w14:textId="77777777" w:rsidR="000D3C6D" w:rsidRDefault="000D3C6D" w:rsidP="000D3C6D">
                  <w:pPr>
                    <w:pBdr>
                      <w:top w:val="single" w:sz="4" w:space="1" w:color="auto"/>
                      <w:left w:val="single" w:sz="4" w:space="4" w:color="auto"/>
                      <w:bottom w:val="single" w:sz="4" w:space="1" w:color="auto"/>
                      <w:right w:val="single" w:sz="4" w:space="4" w:color="auto"/>
                    </w:pBdr>
                    <w:jc w:val="both"/>
                    <w:rPr>
                      <w:rFonts w:ascii="Times New Roman" w:hAnsi="Times New Roman" w:cs="Times New Roman"/>
                    </w:rPr>
                  </w:pPr>
                  <w:r>
                    <w:rPr>
                      <w:rFonts w:ascii="Times New Roman" w:hAnsi="Times New Roman" w:cs="Times New Roman"/>
                    </w:rPr>
                    <w:t>Clerk</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 xml:space="preserve">     District Judge / Magistrate</w:t>
                  </w:r>
                </w:p>
                <w:p w14:paraId="200560D5" w14:textId="77777777" w:rsidR="000D3C6D" w:rsidRDefault="000D3C6D" w:rsidP="000D3C6D">
                  <w:pPr>
                    <w:pBdr>
                      <w:top w:val="single" w:sz="4" w:space="1" w:color="auto"/>
                      <w:left w:val="single" w:sz="4" w:space="4" w:color="auto"/>
                      <w:bottom w:val="single" w:sz="4" w:space="1" w:color="auto"/>
                      <w:right w:val="single" w:sz="4" w:space="4" w:color="auto"/>
                    </w:pBdr>
                    <w:spacing w:line="480" w:lineRule="auto"/>
                    <w:jc w:val="both"/>
                    <w:rPr>
                      <w:rFonts w:ascii="Times New Roman" w:hAnsi="Times New Roman" w:cs="Times New Roman"/>
                    </w:rPr>
                  </w:pPr>
                  <w:r>
                    <w:rPr>
                      <w:rFonts w:ascii="Times New Roman" w:hAnsi="Times New Roman" w:cs="Times New Roman"/>
                    </w:rPr>
                    <w:t>Department …………………………</w:t>
                  </w:r>
                </w:p>
                <w:p w14:paraId="09608FA4" w14:textId="77777777" w:rsidR="000D3C6D" w:rsidRDefault="000D3C6D" w:rsidP="000D3C6D">
                  <w:pPr>
                    <w:pBdr>
                      <w:top w:val="single" w:sz="4" w:space="1" w:color="auto"/>
                      <w:left w:val="single" w:sz="4" w:space="4" w:color="auto"/>
                      <w:bottom w:val="single" w:sz="4" w:space="1" w:color="auto"/>
                      <w:right w:val="single" w:sz="4" w:space="4" w:color="auto"/>
                    </w:pBdr>
                    <w:spacing w:line="480" w:lineRule="auto"/>
                    <w:jc w:val="both"/>
                    <w:rPr>
                      <w:rFonts w:ascii="Times New Roman" w:hAnsi="Times New Roman" w:cs="Times New Roman"/>
                    </w:rPr>
                  </w:pPr>
                  <w:r>
                    <w:rPr>
                      <w:rFonts w:ascii="Times New Roman" w:hAnsi="Times New Roman" w:cs="Times New Roman"/>
                    </w:rPr>
                    <w:t>Received the duplicate of this process on the ________day of __________________, 20_____.</w:t>
                  </w:r>
                </w:p>
                <w:p w14:paraId="58734C43" w14:textId="77777777" w:rsidR="000D3C6D" w:rsidRDefault="000D3C6D" w:rsidP="000D3C6D">
                  <w:pPr>
                    <w:pBdr>
                      <w:top w:val="single" w:sz="4" w:space="1" w:color="auto"/>
                      <w:left w:val="single" w:sz="4" w:space="4" w:color="auto"/>
                      <w:bottom w:val="single" w:sz="4" w:space="1" w:color="auto"/>
                      <w:right w:val="single" w:sz="4" w:space="4" w:color="auto"/>
                    </w:pBdr>
                    <w:jc w:val="right"/>
                    <w:rPr>
                      <w:rFonts w:ascii="Times New Roman" w:hAnsi="Times New Roman" w:cs="Times New Roman"/>
                    </w:rPr>
                  </w:pPr>
                  <w:r>
                    <w:rPr>
                      <w:rFonts w:ascii="Times New Roman" w:hAnsi="Times New Roman" w:cs="Times New Roman"/>
                    </w:rPr>
                    <w:t>………………..………………</w:t>
                  </w:r>
                </w:p>
                <w:p w14:paraId="5A417D55" w14:textId="77777777" w:rsidR="000D3C6D" w:rsidRDefault="000D3C6D" w:rsidP="000D3C6D">
                  <w:pPr>
                    <w:pBdr>
                      <w:top w:val="single" w:sz="4" w:space="1" w:color="auto"/>
                      <w:left w:val="single" w:sz="4" w:space="4" w:color="auto"/>
                      <w:bottom w:val="single" w:sz="4" w:space="1" w:color="auto"/>
                      <w:right w:val="single" w:sz="4" w:space="4" w:color="auto"/>
                    </w:pBdr>
                    <w:jc w:val="center"/>
                    <w:rPr>
                      <w:rFonts w:ascii="Times New Roman" w:hAnsi="Times New Roman" w:cs="Times New Roman"/>
                    </w:rPr>
                  </w:pPr>
                  <w:r>
                    <w:rPr>
                      <w:rFonts w:ascii="Times New Roman" w:hAnsi="Times New Roman" w:cs="Times New Roman"/>
                    </w:rPr>
                    <w:t xml:space="preserve">                                                                                                          Name &amp; Signature</w:t>
                  </w:r>
                </w:p>
                <w:p w14:paraId="34E7F33D" w14:textId="77777777" w:rsidR="00AB1B6B" w:rsidRPr="00997A51" w:rsidRDefault="000D3C6D" w:rsidP="00AB1B6B">
                  <w:pPr>
                    <w:spacing w:beforeLines="60" w:before="144" w:afterLines="120" w:after="288" w:line="259" w:lineRule="auto"/>
                    <w:jc w:val="center"/>
                    <w:outlineLvl w:val="0"/>
                    <w:rPr>
                      <w:rFonts w:ascii="Times New Roman" w:hAnsi="Times New Roman" w:cs="Times New Roman"/>
                      <w:caps/>
                      <w:sz w:val="22"/>
                      <w:szCs w:val="22"/>
                      <w:lang w:val="en-GB" w:eastAsia="zh-CN"/>
                    </w:rPr>
                  </w:pPr>
                  <w:r>
                    <w:rPr>
                      <w:rFonts w:asciiTheme="majorHAnsi" w:hAnsiTheme="majorHAnsi" w:cstheme="majorBidi"/>
                      <w:color w:val="2E74B5" w:themeColor="accent1" w:themeShade="BF"/>
                      <w:sz w:val="32"/>
                      <w:szCs w:val="32"/>
                      <w:lang w:val="en-GB" w:eastAsia="zh-CN"/>
                    </w:rPr>
                    <w:br w:type="page"/>
                  </w:r>
                  <w:bookmarkStart w:id="21" w:name="_Form_64C"/>
                  <w:bookmarkStart w:id="22" w:name="Form64C"/>
                  <w:bookmarkEnd w:id="21"/>
                  <w:bookmarkEnd w:id="22"/>
                  <w:r w:rsidR="00AB1B6B" w:rsidRPr="00997A51">
                    <w:rPr>
                      <w:rFonts w:ascii="Times New Roman" w:hAnsi="Times New Roman" w:cs="Times New Roman"/>
                      <w:caps/>
                      <w:sz w:val="22"/>
                      <w:szCs w:val="22"/>
                      <w:lang w:val="en-GB" w:eastAsia="zh-CN"/>
                    </w:rPr>
                    <w:t>Form 64B-1</w:t>
                  </w:r>
                </w:p>
                <w:p w14:paraId="416B283B" w14:textId="77777777" w:rsidR="00AB1B6B" w:rsidRPr="00997A51" w:rsidRDefault="00AB1B6B" w:rsidP="00AB1B6B">
                  <w:pPr>
                    <w:keepNext/>
                    <w:keepLines/>
                    <w:suppressAutoHyphens/>
                    <w:spacing w:before="240" w:after="120" w:line="240" w:lineRule="auto"/>
                    <w:rPr>
                      <w:rFonts w:ascii="Times New Roman" w:hAnsi="Times New Roman" w:cs="Times New Roman"/>
                      <w:caps/>
                      <w:sz w:val="18"/>
                      <w:szCs w:val="18"/>
                      <w:lang w:val="en-GB" w:eastAsia="zh-CN"/>
                    </w:rPr>
                  </w:pPr>
                  <w:r w:rsidRPr="00997A51">
                    <w:rPr>
                      <w:rFonts w:ascii="Times New Roman" w:hAnsi="Times New Roman" w:cs="Times New Roman"/>
                      <w:caps/>
                      <w:sz w:val="18"/>
                      <w:szCs w:val="18"/>
                      <w:lang w:val="en-GB" w:eastAsia="zh-CN"/>
                    </w:rPr>
                    <w:t>R. 295I(1A)</w:t>
                  </w:r>
                </w:p>
                <w:p w14:paraId="46F32B56" w14:textId="77777777" w:rsidR="00AB1B6B" w:rsidRPr="00997A51" w:rsidRDefault="00AB1B6B" w:rsidP="00AB1B6B">
                  <w:pPr>
                    <w:pBdr>
                      <w:top w:val="single" w:sz="4" w:space="1" w:color="auto"/>
                      <w:left w:val="single" w:sz="4" w:space="4" w:color="auto"/>
                      <w:bottom w:val="single" w:sz="4" w:space="1" w:color="auto"/>
                      <w:right w:val="single" w:sz="4" w:space="4" w:color="auto"/>
                    </w:pBdr>
                    <w:spacing w:before="0" w:after="160" w:line="259" w:lineRule="auto"/>
                    <w:jc w:val="center"/>
                    <w:rPr>
                      <w:rFonts w:ascii="Times New Roman" w:eastAsia="Calibri" w:hAnsi="Times New Roman" w:cs="Times New Roman"/>
                      <w:b/>
                      <w:sz w:val="22"/>
                      <w:szCs w:val="22"/>
                      <w:u w:val="single"/>
                      <w:lang w:val="en-GB" w:eastAsia="en-US"/>
                    </w:rPr>
                  </w:pPr>
                  <w:r w:rsidRPr="00997A51">
                    <w:rPr>
                      <w:rFonts w:ascii="Times New Roman" w:eastAsia="Calibri" w:hAnsi="Times New Roman" w:cs="Times New Roman"/>
                      <w:b/>
                      <w:sz w:val="22"/>
                      <w:szCs w:val="22"/>
                      <w:u w:val="single"/>
                      <w:lang w:val="en-GB" w:eastAsia="en-US"/>
                    </w:rPr>
                    <w:t>IN THE FAMILY JUSTICE COURTS OF THE REPUBLIC OF SINGAPORE</w:t>
                  </w:r>
                </w:p>
                <w:p w14:paraId="79D25C27" w14:textId="77777777" w:rsidR="00AB1B6B" w:rsidRPr="00997A51" w:rsidRDefault="00AB1B6B" w:rsidP="00AB1B6B">
                  <w:pPr>
                    <w:pBdr>
                      <w:top w:val="single" w:sz="4" w:space="1" w:color="auto"/>
                      <w:left w:val="single" w:sz="4" w:space="4" w:color="auto"/>
                      <w:bottom w:val="single" w:sz="4" w:space="1" w:color="auto"/>
                      <w:right w:val="single" w:sz="4" w:space="4" w:color="auto"/>
                    </w:pBdr>
                    <w:spacing w:before="0" w:after="160" w:line="259" w:lineRule="auto"/>
                    <w:jc w:val="center"/>
                    <w:rPr>
                      <w:rFonts w:ascii="Times New Roman" w:eastAsia="Calibri" w:hAnsi="Times New Roman" w:cs="Times New Roman"/>
                      <w:sz w:val="22"/>
                      <w:szCs w:val="22"/>
                      <w:lang w:val="en-GB" w:eastAsia="en-US"/>
                    </w:rPr>
                  </w:pPr>
                  <w:r w:rsidRPr="00997A51">
                    <w:rPr>
                      <w:rFonts w:ascii="Times New Roman" w:eastAsia="Calibri" w:hAnsi="Times New Roman" w:cs="Times New Roman"/>
                      <w:sz w:val="22"/>
                      <w:szCs w:val="22"/>
                      <w:lang w:val="en-GB" w:eastAsia="en-US"/>
                    </w:rPr>
                    <w:t xml:space="preserve">In the Matter of Section 22(4) of the </w:t>
                  </w:r>
                </w:p>
                <w:p w14:paraId="1626432D" w14:textId="77777777" w:rsidR="00AB1B6B" w:rsidRPr="00997A51" w:rsidRDefault="00AB1B6B" w:rsidP="00AB1B6B">
                  <w:pPr>
                    <w:pBdr>
                      <w:top w:val="single" w:sz="4" w:space="1" w:color="auto"/>
                      <w:left w:val="single" w:sz="4" w:space="4" w:color="auto"/>
                      <w:bottom w:val="single" w:sz="4" w:space="1" w:color="auto"/>
                      <w:right w:val="single" w:sz="4" w:space="4" w:color="auto"/>
                    </w:pBdr>
                    <w:spacing w:before="0" w:after="160" w:line="259" w:lineRule="auto"/>
                    <w:jc w:val="center"/>
                    <w:rPr>
                      <w:rFonts w:ascii="Times New Roman" w:eastAsia="Calibri" w:hAnsi="Times New Roman" w:cs="Times New Roman"/>
                      <w:sz w:val="22"/>
                      <w:szCs w:val="22"/>
                      <w:lang w:val="en-GB" w:eastAsia="en-US"/>
                    </w:rPr>
                  </w:pPr>
                  <w:r w:rsidRPr="00997A51">
                    <w:rPr>
                      <w:rFonts w:ascii="Times New Roman" w:eastAsia="Calibri" w:hAnsi="Times New Roman" w:cs="Times New Roman"/>
                      <w:sz w:val="22"/>
                      <w:szCs w:val="22"/>
                      <w:lang w:val="en-GB" w:eastAsia="en-US"/>
                    </w:rPr>
                    <w:t>VULNERABLE ADULTS ACT 2018</w:t>
                  </w:r>
                </w:p>
                <w:p w14:paraId="54EBC454" w14:textId="77777777" w:rsidR="00AB1B6B" w:rsidRPr="00997A51" w:rsidRDefault="00AB1B6B" w:rsidP="00AB1B6B">
                  <w:pPr>
                    <w:pBdr>
                      <w:top w:val="single" w:sz="4" w:space="1" w:color="auto"/>
                      <w:left w:val="single" w:sz="4" w:space="4" w:color="auto"/>
                      <w:bottom w:val="single" w:sz="4" w:space="1" w:color="auto"/>
                      <w:right w:val="single" w:sz="4" w:space="4" w:color="auto"/>
                    </w:pBdr>
                    <w:spacing w:before="0" w:after="160" w:line="259" w:lineRule="auto"/>
                    <w:jc w:val="center"/>
                    <w:rPr>
                      <w:rFonts w:ascii="Times New Roman" w:eastAsia="Calibri" w:hAnsi="Times New Roman" w:cs="Times New Roman"/>
                      <w:sz w:val="22"/>
                      <w:szCs w:val="22"/>
                      <w:lang w:val="en-GB" w:eastAsia="en-US"/>
                    </w:rPr>
                  </w:pPr>
                  <w:r w:rsidRPr="00997A51">
                    <w:rPr>
                      <w:rFonts w:ascii="Times New Roman" w:eastAsia="Calibri" w:hAnsi="Times New Roman" w:cs="Times New Roman"/>
                      <w:sz w:val="22"/>
                      <w:szCs w:val="22"/>
                      <w:lang w:val="en-GB" w:eastAsia="en-US"/>
                    </w:rPr>
                    <w:lastRenderedPageBreak/>
                    <w:t>and</w:t>
                  </w:r>
                </w:p>
                <w:p w14:paraId="73D7A015" w14:textId="77777777" w:rsidR="00AB1B6B" w:rsidRPr="00997A51" w:rsidRDefault="00AB1B6B" w:rsidP="00AB1B6B">
                  <w:pPr>
                    <w:pBdr>
                      <w:top w:val="single" w:sz="4" w:space="1" w:color="auto"/>
                      <w:left w:val="single" w:sz="4" w:space="4" w:color="auto"/>
                      <w:bottom w:val="single" w:sz="4" w:space="1" w:color="auto"/>
                      <w:right w:val="single" w:sz="4" w:space="4" w:color="auto"/>
                    </w:pBdr>
                    <w:spacing w:before="0" w:after="160" w:line="259" w:lineRule="auto"/>
                    <w:jc w:val="center"/>
                    <w:rPr>
                      <w:rFonts w:ascii="Times New Roman" w:eastAsia="Calibri" w:hAnsi="Times New Roman" w:cs="Times New Roman"/>
                      <w:sz w:val="22"/>
                      <w:szCs w:val="22"/>
                      <w:lang w:val="en-GB" w:eastAsia="en-US"/>
                    </w:rPr>
                  </w:pPr>
                  <w:r w:rsidRPr="00997A51">
                    <w:rPr>
                      <w:rFonts w:ascii="Times New Roman" w:eastAsia="Calibri" w:hAnsi="Times New Roman" w:cs="Times New Roman"/>
                      <w:sz w:val="22"/>
                      <w:szCs w:val="22"/>
                      <w:lang w:val="en-GB" w:eastAsia="en-US"/>
                    </w:rPr>
                    <w:t>[Name &amp; identification of Vulnerable Adult]</w:t>
                  </w:r>
                </w:p>
                <w:p w14:paraId="3225301A" w14:textId="77777777" w:rsidR="00AB1B6B" w:rsidRPr="00997A51" w:rsidRDefault="00AB1B6B" w:rsidP="00AB1B6B">
                  <w:pPr>
                    <w:pBdr>
                      <w:top w:val="single" w:sz="4" w:space="1" w:color="auto"/>
                      <w:left w:val="single" w:sz="4" w:space="4" w:color="auto"/>
                      <w:bottom w:val="single" w:sz="4" w:space="1" w:color="auto"/>
                      <w:right w:val="single" w:sz="4" w:space="4" w:color="auto"/>
                    </w:pBdr>
                    <w:spacing w:before="0" w:after="160" w:line="259" w:lineRule="auto"/>
                    <w:jc w:val="right"/>
                    <w:rPr>
                      <w:rFonts w:ascii="Times New Roman" w:eastAsia="Calibri" w:hAnsi="Times New Roman" w:cs="Times New Roman"/>
                      <w:sz w:val="22"/>
                      <w:szCs w:val="22"/>
                      <w:lang w:val="en-GB" w:eastAsia="en-US"/>
                    </w:rPr>
                  </w:pPr>
                  <w:r w:rsidRPr="00997A51">
                    <w:rPr>
                      <w:rFonts w:ascii="Times New Roman" w:eastAsia="Calibri" w:hAnsi="Times New Roman" w:cs="Times New Roman"/>
                      <w:sz w:val="22"/>
                      <w:szCs w:val="22"/>
                      <w:lang w:val="en-GB" w:eastAsia="en-US"/>
                    </w:rPr>
                    <w:t>Director-General of Social Welfare/protector… Applicant</w:t>
                  </w:r>
                </w:p>
                <w:p w14:paraId="57B333A1" w14:textId="77777777" w:rsidR="00AB1B6B" w:rsidRPr="00997A51" w:rsidRDefault="00AB1B6B" w:rsidP="00AB1B6B">
                  <w:pPr>
                    <w:pBdr>
                      <w:top w:val="single" w:sz="4" w:space="1" w:color="auto"/>
                      <w:left w:val="single" w:sz="4" w:space="4" w:color="auto"/>
                      <w:bottom w:val="single" w:sz="4" w:space="1" w:color="auto"/>
                      <w:right w:val="single" w:sz="4" w:space="4" w:color="auto"/>
                    </w:pBdr>
                    <w:spacing w:before="0" w:after="160" w:line="259" w:lineRule="auto"/>
                    <w:jc w:val="center"/>
                    <w:rPr>
                      <w:rFonts w:ascii="Times New Roman" w:eastAsia="Calibri" w:hAnsi="Times New Roman" w:cs="Times New Roman"/>
                      <w:sz w:val="22"/>
                      <w:szCs w:val="22"/>
                      <w:lang w:val="en-GB" w:eastAsia="en-US"/>
                    </w:rPr>
                  </w:pPr>
                  <w:r w:rsidRPr="00997A51">
                    <w:rPr>
                      <w:rFonts w:ascii="Times New Roman" w:eastAsia="Calibri" w:hAnsi="Times New Roman" w:cs="Times New Roman"/>
                      <w:sz w:val="22"/>
                      <w:szCs w:val="22"/>
                      <w:lang w:val="en-GB" w:eastAsia="en-US"/>
                    </w:rPr>
                    <w:t>and</w:t>
                  </w:r>
                </w:p>
                <w:p w14:paraId="10D08DB2" w14:textId="77777777" w:rsidR="00AB1B6B" w:rsidRPr="00997A51" w:rsidRDefault="00AB1B6B" w:rsidP="00AB1B6B">
                  <w:pPr>
                    <w:pBdr>
                      <w:top w:val="single" w:sz="4" w:space="1" w:color="auto"/>
                      <w:left w:val="single" w:sz="4" w:space="4" w:color="auto"/>
                      <w:bottom w:val="single" w:sz="4" w:space="1" w:color="auto"/>
                      <w:right w:val="single" w:sz="4" w:space="4" w:color="auto"/>
                    </w:pBdr>
                    <w:spacing w:before="0" w:after="160" w:line="259" w:lineRule="auto"/>
                    <w:jc w:val="center"/>
                    <w:rPr>
                      <w:rFonts w:ascii="Times New Roman" w:eastAsia="Calibri" w:hAnsi="Times New Roman" w:cs="Times New Roman"/>
                      <w:sz w:val="22"/>
                      <w:szCs w:val="22"/>
                      <w:lang w:val="en-GB" w:eastAsia="en-US"/>
                    </w:rPr>
                  </w:pPr>
                  <w:r w:rsidRPr="00997A51">
                    <w:rPr>
                      <w:rFonts w:ascii="Times New Roman" w:eastAsia="Calibri" w:hAnsi="Times New Roman" w:cs="Times New Roman"/>
                      <w:sz w:val="22"/>
                      <w:szCs w:val="22"/>
                      <w:lang w:val="en-GB" w:eastAsia="en-US"/>
                    </w:rPr>
                    <w:t>[Name &amp; identification of Respondent]</w:t>
                  </w:r>
                </w:p>
                <w:p w14:paraId="2BD88FDA" w14:textId="77777777" w:rsidR="00AB1B6B" w:rsidRPr="00997A51" w:rsidRDefault="00AB1B6B" w:rsidP="00AB1B6B">
                  <w:pPr>
                    <w:pBdr>
                      <w:top w:val="single" w:sz="4" w:space="1" w:color="auto"/>
                      <w:left w:val="single" w:sz="4" w:space="4" w:color="auto"/>
                      <w:bottom w:val="single" w:sz="4" w:space="1" w:color="auto"/>
                      <w:right w:val="single" w:sz="4" w:space="4" w:color="auto"/>
                    </w:pBdr>
                    <w:spacing w:before="0" w:after="160" w:line="259" w:lineRule="auto"/>
                    <w:jc w:val="right"/>
                    <w:rPr>
                      <w:rFonts w:ascii="Times New Roman" w:eastAsia="Calibri" w:hAnsi="Times New Roman" w:cs="Times New Roman"/>
                      <w:sz w:val="22"/>
                      <w:szCs w:val="22"/>
                      <w:lang w:val="en-GB" w:eastAsia="en-US"/>
                    </w:rPr>
                  </w:pPr>
                  <w:r w:rsidRPr="00997A51">
                    <w:rPr>
                      <w:rFonts w:ascii="Times New Roman" w:eastAsia="Calibri" w:hAnsi="Times New Roman" w:cs="Times New Roman"/>
                      <w:sz w:val="22"/>
                      <w:szCs w:val="22"/>
                      <w:lang w:val="en-GB" w:eastAsia="en-US"/>
                    </w:rPr>
                    <w:t>… Respondent</w:t>
                  </w:r>
                </w:p>
                <w:p w14:paraId="2E135BCA" w14:textId="77777777" w:rsidR="00AB1B6B" w:rsidRPr="00997A51" w:rsidRDefault="00AB1B6B" w:rsidP="00AB1B6B">
                  <w:pPr>
                    <w:pBdr>
                      <w:top w:val="single" w:sz="4" w:space="1" w:color="auto"/>
                      <w:left w:val="single" w:sz="4" w:space="4" w:color="auto"/>
                      <w:bottom w:val="single" w:sz="4" w:space="1" w:color="auto"/>
                      <w:right w:val="single" w:sz="4" w:space="4" w:color="auto"/>
                    </w:pBdr>
                    <w:spacing w:before="0" w:after="0" w:line="259" w:lineRule="auto"/>
                    <w:jc w:val="center"/>
                    <w:rPr>
                      <w:rFonts w:ascii="Times New Roman" w:eastAsia="Calibri" w:hAnsi="Times New Roman" w:cs="Times New Roman"/>
                      <w:b/>
                      <w:sz w:val="22"/>
                      <w:szCs w:val="22"/>
                      <w:u w:val="single"/>
                      <w:lang w:val="en-GB" w:eastAsia="en-US"/>
                    </w:rPr>
                  </w:pPr>
                  <w:r w:rsidRPr="00997A51">
                    <w:rPr>
                      <w:rFonts w:ascii="Times New Roman" w:eastAsia="Calibri" w:hAnsi="Times New Roman" w:cs="Times New Roman"/>
                      <w:b/>
                      <w:sz w:val="22"/>
                      <w:szCs w:val="22"/>
                      <w:u w:val="single"/>
                      <w:lang w:val="en-GB" w:eastAsia="en-US"/>
                    </w:rPr>
                    <w:t>NOTICE OF APPLICATION</w:t>
                  </w:r>
                </w:p>
                <w:p w14:paraId="37B513B3" w14:textId="77777777" w:rsidR="00AB1B6B" w:rsidRPr="00997A51" w:rsidRDefault="00AB1B6B" w:rsidP="00AB1B6B">
                  <w:pPr>
                    <w:pBdr>
                      <w:top w:val="single" w:sz="4" w:space="1" w:color="auto"/>
                      <w:left w:val="single" w:sz="4" w:space="4" w:color="auto"/>
                      <w:bottom w:val="single" w:sz="4" w:space="1" w:color="auto"/>
                      <w:right w:val="single" w:sz="4" w:space="4" w:color="auto"/>
                    </w:pBdr>
                    <w:spacing w:before="0" w:after="160" w:line="259" w:lineRule="auto"/>
                    <w:jc w:val="both"/>
                    <w:rPr>
                      <w:rFonts w:ascii="Times New Roman" w:eastAsia="Calibri" w:hAnsi="Times New Roman" w:cs="Times New Roman"/>
                      <w:sz w:val="22"/>
                      <w:szCs w:val="22"/>
                      <w:lang w:eastAsia="en-US"/>
                    </w:rPr>
                  </w:pPr>
                  <w:r w:rsidRPr="00997A51">
                    <w:rPr>
                      <w:rFonts w:ascii="Times New Roman" w:eastAsia="Calibri" w:hAnsi="Times New Roman" w:cs="Times New Roman"/>
                      <w:sz w:val="22"/>
                      <w:szCs w:val="22"/>
                      <w:lang w:eastAsia="en-US"/>
                    </w:rPr>
                    <w:t>To (Name of Respondent)</w:t>
                  </w:r>
                </w:p>
                <w:p w14:paraId="38C18029" w14:textId="77777777" w:rsidR="00AB1B6B" w:rsidRPr="00997A51" w:rsidRDefault="00AB1B6B" w:rsidP="00AB1B6B">
                  <w:pPr>
                    <w:pBdr>
                      <w:top w:val="single" w:sz="4" w:space="1" w:color="auto"/>
                      <w:left w:val="single" w:sz="4" w:space="4" w:color="auto"/>
                      <w:bottom w:val="single" w:sz="4" w:space="1" w:color="auto"/>
                      <w:right w:val="single" w:sz="4" w:space="4" w:color="auto"/>
                    </w:pBdr>
                    <w:spacing w:before="0" w:after="160" w:line="259" w:lineRule="auto"/>
                    <w:jc w:val="both"/>
                    <w:rPr>
                      <w:rFonts w:ascii="Times New Roman" w:eastAsia="Calibri" w:hAnsi="Times New Roman" w:cs="Times New Roman"/>
                      <w:sz w:val="22"/>
                      <w:szCs w:val="22"/>
                      <w:lang w:eastAsia="en-US"/>
                    </w:rPr>
                  </w:pPr>
                  <w:r w:rsidRPr="00997A51">
                    <w:rPr>
                      <w:rFonts w:ascii="Times New Roman" w:eastAsia="Calibri" w:hAnsi="Times New Roman" w:cs="Times New Roman"/>
                      <w:sz w:val="22"/>
                      <w:szCs w:val="22"/>
                      <w:lang w:eastAsia="en-US"/>
                    </w:rPr>
                    <w:t>Of (Address)</w:t>
                  </w:r>
                </w:p>
                <w:p w14:paraId="725E7F55" w14:textId="77777777" w:rsidR="00AB1B6B" w:rsidRPr="00997A51" w:rsidRDefault="00AB1B6B" w:rsidP="00AB1B6B">
                  <w:pPr>
                    <w:pBdr>
                      <w:top w:val="single" w:sz="4" w:space="1" w:color="auto"/>
                      <w:left w:val="single" w:sz="4" w:space="4" w:color="auto"/>
                      <w:bottom w:val="single" w:sz="4" w:space="1" w:color="auto"/>
                      <w:right w:val="single" w:sz="4" w:space="4" w:color="auto"/>
                    </w:pBdr>
                    <w:spacing w:before="0" w:after="160"/>
                    <w:jc w:val="both"/>
                    <w:rPr>
                      <w:rFonts w:ascii="Times New Roman" w:eastAsia="Calibri" w:hAnsi="Times New Roman" w:cs="Times New Roman"/>
                      <w:sz w:val="22"/>
                      <w:szCs w:val="22"/>
                      <w:lang w:eastAsia="en-US"/>
                    </w:rPr>
                  </w:pPr>
                  <w:r w:rsidRPr="00997A51">
                    <w:rPr>
                      <w:rFonts w:ascii="Times New Roman" w:eastAsia="Calibri" w:hAnsi="Times New Roman" w:cs="Times New Roman"/>
                      <w:sz w:val="22"/>
                      <w:szCs w:val="22"/>
                      <w:lang w:eastAsia="en-US"/>
                    </w:rPr>
                    <w:tab/>
                  </w:r>
                  <w:r w:rsidRPr="00997A51">
                    <w:rPr>
                      <w:rFonts w:ascii="Times New Roman" w:eastAsia="Calibri" w:hAnsi="Times New Roman" w:cs="Times New Roman"/>
                      <w:b/>
                      <w:sz w:val="22"/>
                      <w:szCs w:val="22"/>
                      <w:lang w:eastAsia="en-US"/>
                    </w:rPr>
                    <w:t>WHEREAS</w:t>
                  </w:r>
                  <w:r w:rsidRPr="00997A51">
                    <w:rPr>
                      <w:rFonts w:ascii="Times New Roman" w:eastAsia="Calibri" w:hAnsi="Times New Roman" w:cs="Times New Roman"/>
                      <w:sz w:val="22"/>
                      <w:szCs w:val="22"/>
                      <w:lang w:eastAsia="en-US"/>
                    </w:rPr>
                    <w:t xml:space="preserve"> the Director-General of Social Welfare/protector that you have, without the Director-General’s approval, on [specify date] on [specify platform], in contravention of [specify section 22(1) / (2</w:t>
                  </w:r>
                  <w:proofErr w:type="gramStart"/>
                  <w:r w:rsidRPr="00997A51">
                    <w:rPr>
                      <w:rFonts w:ascii="Times New Roman" w:eastAsia="Calibri" w:hAnsi="Times New Roman" w:cs="Times New Roman"/>
                      <w:sz w:val="22"/>
                      <w:szCs w:val="22"/>
                      <w:lang w:eastAsia="en-US"/>
                    </w:rPr>
                    <w:t>)]*</w:t>
                  </w:r>
                  <w:proofErr w:type="gramEnd"/>
                  <w:r w:rsidRPr="00997A51">
                    <w:rPr>
                      <w:rFonts w:ascii="Times New Roman" w:eastAsia="Calibri" w:hAnsi="Times New Roman" w:cs="Times New Roman"/>
                      <w:sz w:val="22"/>
                      <w:szCs w:val="22"/>
                      <w:lang w:eastAsia="en-US"/>
                    </w:rPr>
                    <w:t xml:space="preserve"> of the above-mentioned Act, published, or broadcast, information or picture(s) that identify(</w:t>
                  </w:r>
                  <w:proofErr w:type="spellStart"/>
                  <w:r w:rsidRPr="00997A51">
                    <w:rPr>
                      <w:rFonts w:ascii="Times New Roman" w:eastAsia="Calibri" w:hAnsi="Times New Roman" w:cs="Times New Roman"/>
                      <w:sz w:val="22"/>
                      <w:szCs w:val="22"/>
                      <w:lang w:eastAsia="en-US"/>
                    </w:rPr>
                    <w:t>ies</w:t>
                  </w:r>
                  <w:proofErr w:type="spellEnd"/>
                  <w:r w:rsidRPr="00997A51">
                    <w:rPr>
                      <w:rFonts w:ascii="Times New Roman" w:eastAsia="Calibri" w:hAnsi="Times New Roman" w:cs="Times New Roman"/>
                      <w:sz w:val="22"/>
                      <w:szCs w:val="22"/>
                      <w:lang w:eastAsia="en-US"/>
                    </w:rPr>
                    <w:t>) or is/are likely to lead to the identification of:</w:t>
                  </w:r>
                </w:p>
                <w:p w14:paraId="2E47C2EF" w14:textId="77777777" w:rsidR="00AB1B6B" w:rsidRPr="00997A51" w:rsidRDefault="00AB1B6B" w:rsidP="00AB1B6B">
                  <w:pPr>
                    <w:pBdr>
                      <w:top w:val="single" w:sz="4" w:space="1" w:color="auto"/>
                      <w:left w:val="single" w:sz="4" w:space="4" w:color="auto"/>
                      <w:bottom w:val="single" w:sz="4" w:space="1" w:color="auto"/>
                      <w:right w:val="single" w:sz="4" w:space="4" w:color="auto"/>
                    </w:pBdr>
                    <w:spacing w:before="0" w:after="160"/>
                    <w:jc w:val="both"/>
                    <w:rPr>
                      <w:rFonts w:ascii="Times New Roman" w:eastAsia="Calibri" w:hAnsi="Times New Roman" w:cs="Times New Roman"/>
                      <w:sz w:val="22"/>
                      <w:szCs w:val="22"/>
                      <w:lang w:eastAsia="en-US"/>
                    </w:rPr>
                  </w:pPr>
                  <w:r w:rsidRPr="00997A51">
                    <w:rPr>
                      <w:rFonts w:ascii="Times New Roman" w:eastAsia="Calibri" w:hAnsi="Times New Roman" w:cs="Times New Roman"/>
                      <w:sz w:val="22"/>
                      <w:szCs w:val="22"/>
                      <w:lang w:eastAsia="en-US"/>
                    </w:rPr>
                    <w:t>[to insert the applicable sub-paragraph of 22(1) or 22(2) as the case may be:</w:t>
                  </w:r>
                </w:p>
                <w:p w14:paraId="120E29C3" w14:textId="77777777" w:rsidR="00AB1B6B" w:rsidRPr="00997A51" w:rsidRDefault="00AB1B6B" w:rsidP="00AB1B6B">
                  <w:pPr>
                    <w:pBdr>
                      <w:top w:val="single" w:sz="4" w:space="1" w:color="auto"/>
                      <w:left w:val="single" w:sz="4" w:space="4" w:color="auto"/>
                      <w:bottom w:val="single" w:sz="4" w:space="1" w:color="auto"/>
                      <w:right w:val="single" w:sz="4" w:space="4" w:color="auto"/>
                    </w:pBdr>
                    <w:spacing w:before="0" w:after="0" w:line="276" w:lineRule="auto"/>
                    <w:jc w:val="both"/>
                    <w:rPr>
                      <w:rFonts w:ascii="Times New Roman" w:eastAsia="Calibri" w:hAnsi="Times New Roman" w:cs="Times New Roman"/>
                      <w:sz w:val="22"/>
                      <w:szCs w:val="22"/>
                      <w:lang w:eastAsia="en-US"/>
                    </w:rPr>
                  </w:pPr>
                  <w:r w:rsidRPr="00997A51">
                    <w:rPr>
                      <w:rFonts w:ascii="Times New Roman" w:eastAsia="Calibri" w:hAnsi="Times New Roman" w:cs="Times New Roman"/>
                      <w:sz w:val="22"/>
                      <w:szCs w:val="22"/>
                      <w:lang w:eastAsia="en-US"/>
                    </w:rPr>
                    <w:t>22(1) (a) an individual who has been or is the subject of any investigation, examination, assessment or treatment under this Act relating to whether the individual is a vulnerable adult experiencing or at risk of abuse, neglect or self-</w:t>
                  </w:r>
                  <w:proofErr w:type="gramStart"/>
                  <w:r w:rsidRPr="00997A51">
                    <w:rPr>
                      <w:rFonts w:ascii="Times New Roman" w:eastAsia="Calibri" w:hAnsi="Times New Roman" w:cs="Times New Roman"/>
                      <w:sz w:val="22"/>
                      <w:szCs w:val="22"/>
                      <w:lang w:eastAsia="en-US"/>
                    </w:rPr>
                    <w:t>neglect;</w:t>
                  </w:r>
                  <w:proofErr w:type="gramEnd"/>
                </w:p>
                <w:p w14:paraId="4464D6A3" w14:textId="77777777" w:rsidR="00AB1B6B" w:rsidRPr="00997A51" w:rsidRDefault="00AB1B6B" w:rsidP="00AB1B6B">
                  <w:pPr>
                    <w:pBdr>
                      <w:top w:val="single" w:sz="4" w:space="1" w:color="auto"/>
                      <w:left w:val="single" w:sz="4" w:space="4" w:color="auto"/>
                      <w:bottom w:val="single" w:sz="4" w:space="1" w:color="auto"/>
                      <w:right w:val="single" w:sz="4" w:space="4" w:color="auto"/>
                    </w:pBdr>
                    <w:spacing w:before="0" w:after="0" w:line="276" w:lineRule="auto"/>
                    <w:jc w:val="both"/>
                    <w:rPr>
                      <w:rFonts w:ascii="Times New Roman" w:eastAsia="Calibri" w:hAnsi="Times New Roman" w:cs="Times New Roman"/>
                      <w:sz w:val="22"/>
                      <w:szCs w:val="22"/>
                      <w:lang w:eastAsia="en-US"/>
                    </w:rPr>
                  </w:pPr>
                  <w:r w:rsidRPr="00997A51">
                    <w:rPr>
                      <w:rFonts w:ascii="Times New Roman" w:eastAsia="Calibri" w:hAnsi="Times New Roman" w:cs="Times New Roman"/>
                      <w:sz w:val="22"/>
                      <w:szCs w:val="22"/>
                      <w:lang w:eastAsia="en-US"/>
                    </w:rPr>
                    <w:t>(b) a vulnerable adult who has been committed to a place of temporary care and protection or place of safety or to the care of a fit person under this Act; or</w:t>
                  </w:r>
                </w:p>
                <w:p w14:paraId="6B8AF8EA" w14:textId="77777777" w:rsidR="00AB1B6B" w:rsidRPr="00997A51" w:rsidRDefault="00AB1B6B" w:rsidP="00AB1B6B">
                  <w:pPr>
                    <w:pBdr>
                      <w:top w:val="single" w:sz="4" w:space="1" w:color="auto"/>
                      <w:left w:val="single" w:sz="4" w:space="4" w:color="auto"/>
                      <w:bottom w:val="single" w:sz="4" w:space="1" w:color="auto"/>
                      <w:right w:val="single" w:sz="4" w:space="4" w:color="auto"/>
                    </w:pBdr>
                    <w:spacing w:before="0" w:after="0" w:line="276" w:lineRule="auto"/>
                    <w:jc w:val="both"/>
                    <w:rPr>
                      <w:rFonts w:ascii="Times New Roman" w:eastAsia="Calibri" w:hAnsi="Times New Roman" w:cs="Times New Roman"/>
                      <w:sz w:val="22"/>
                      <w:szCs w:val="22"/>
                      <w:lang w:eastAsia="en-US"/>
                    </w:rPr>
                  </w:pPr>
                  <w:r w:rsidRPr="00997A51">
                    <w:rPr>
                      <w:rFonts w:ascii="Times New Roman" w:eastAsia="Calibri" w:hAnsi="Times New Roman" w:cs="Times New Roman"/>
                      <w:sz w:val="22"/>
                      <w:szCs w:val="22"/>
                      <w:lang w:eastAsia="en-US"/>
                    </w:rPr>
                    <w:t>(c) a vulnerable adult who is the subject of an order made by a court under this Act.</w:t>
                  </w:r>
                </w:p>
                <w:p w14:paraId="4D7C10B5" w14:textId="77777777" w:rsidR="00AB1B6B" w:rsidRPr="00997A51" w:rsidRDefault="00AB1B6B" w:rsidP="00AB1B6B">
                  <w:pPr>
                    <w:pBdr>
                      <w:top w:val="single" w:sz="4" w:space="1" w:color="auto"/>
                      <w:left w:val="single" w:sz="4" w:space="4" w:color="auto"/>
                      <w:bottom w:val="single" w:sz="4" w:space="1" w:color="auto"/>
                      <w:right w:val="single" w:sz="4" w:space="4" w:color="auto"/>
                    </w:pBdr>
                    <w:spacing w:before="0" w:after="0" w:line="276" w:lineRule="auto"/>
                    <w:jc w:val="both"/>
                    <w:rPr>
                      <w:rFonts w:ascii="Times New Roman" w:eastAsia="Calibri" w:hAnsi="Times New Roman" w:cs="Times New Roman"/>
                      <w:sz w:val="22"/>
                      <w:szCs w:val="22"/>
                      <w:lang w:eastAsia="en-US"/>
                    </w:rPr>
                  </w:pPr>
                </w:p>
                <w:p w14:paraId="2B99D895" w14:textId="77777777" w:rsidR="00AB1B6B" w:rsidRPr="00997A51" w:rsidRDefault="00AB1B6B" w:rsidP="00AB1B6B">
                  <w:pPr>
                    <w:pBdr>
                      <w:top w:val="single" w:sz="4" w:space="1" w:color="auto"/>
                      <w:left w:val="single" w:sz="4" w:space="4" w:color="auto"/>
                      <w:bottom w:val="single" w:sz="4" w:space="1" w:color="auto"/>
                      <w:right w:val="single" w:sz="4" w:space="4" w:color="auto"/>
                    </w:pBdr>
                    <w:spacing w:before="0" w:after="0" w:line="276" w:lineRule="auto"/>
                    <w:jc w:val="both"/>
                    <w:rPr>
                      <w:rFonts w:ascii="Times New Roman" w:eastAsia="Calibri" w:hAnsi="Times New Roman" w:cs="Times New Roman"/>
                      <w:sz w:val="22"/>
                      <w:szCs w:val="22"/>
                      <w:lang w:eastAsia="en-US"/>
                    </w:rPr>
                  </w:pPr>
                  <w:r w:rsidRPr="00997A51">
                    <w:rPr>
                      <w:rFonts w:ascii="Times New Roman" w:eastAsia="Calibri" w:hAnsi="Times New Roman" w:cs="Times New Roman"/>
                      <w:sz w:val="22"/>
                      <w:szCs w:val="22"/>
                      <w:lang w:eastAsia="en-US"/>
                    </w:rPr>
                    <w:t>22(2) (a) a place of temporary care and protection or place of safety in which an individual or a vulnerable adult mentioned in subsection (1)(a), (b) or (c) is committed, or the location of such a place of temporary care and protection or place of safety; or</w:t>
                  </w:r>
                </w:p>
                <w:p w14:paraId="48168406" w14:textId="77777777" w:rsidR="00AB1B6B" w:rsidRPr="00997A51" w:rsidRDefault="00AB1B6B" w:rsidP="00AB1B6B">
                  <w:pPr>
                    <w:pBdr>
                      <w:top w:val="single" w:sz="4" w:space="1" w:color="auto"/>
                      <w:left w:val="single" w:sz="4" w:space="4" w:color="auto"/>
                      <w:bottom w:val="single" w:sz="4" w:space="1" w:color="auto"/>
                      <w:right w:val="single" w:sz="4" w:space="4" w:color="auto"/>
                    </w:pBdr>
                    <w:spacing w:before="0" w:after="0" w:line="276" w:lineRule="auto"/>
                    <w:jc w:val="both"/>
                    <w:rPr>
                      <w:rFonts w:ascii="Times New Roman" w:eastAsia="Calibri" w:hAnsi="Times New Roman" w:cs="Times New Roman"/>
                      <w:sz w:val="22"/>
                      <w:szCs w:val="22"/>
                      <w:lang w:eastAsia="en-US"/>
                    </w:rPr>
                  </w:pPr>
                  <w:r w:rsidRPr="00997A51">
                    <w:rPr>
                      <w:rFonts w:ascii="Times New Roman" w:eastAsia="Calibri" w:hAnsi="Times New Roman" w:cs="Times New Roman"/>
                      <w:sz w:val="22"/>
                      <w:szCs w:val="22"/>
                      <w:lang w:eastAsia="en-US"/>
                    </w:rPr>
                    <w:t>(b) a fit person under whose care an individual or a vulnerable adult mentioned in subsection (1)(a), (b) or (c) is placed, or the location of the premises of such a fit person.]</w:t>
                  </w:r>
                </w:p>
                <w:p w14:paraId="22D3C75A" w14:textId="77777777" w:rsidR="00AB1B6B" w:rsidRPr="00997A51" w:rsidRDefault="00AB1B6B" w:rsidP="00AB1B6B">
                  <w:pPr>
                    <w:pBdr>
                      <w:top w:val="single" w:sz="4" w:space="1" w:color="auto"/>
                      <w:left w:val="single" w:sz="4" w:space="4" w:color="auto"/>
                      <w:bottom w:val="single" w:sz="4" w:space="1" w:color="auto"/>
                      <w:right w:val="single" w:sz="4" w:space="4" w:color="auto"/>
                    </w:pBdr>
                    <w:spacing w:before="0" w:after="0" w:line="276" w:lineRule="auto"/>
                    <w:jc w:val="both"/>
                    <w:rPr>
                      <w:rFonts w:ascii="Times New Roman" w:eastAsia="Calibri" w:hAnsi="Times New Roman" w:cs="Times New Roman"/>
                      <w:sz w:val="22"/>
                      <w:szCs w:val="22"/>
                      <w:lang w:eastAsia="en-US"/>
                    </w:rPr>
                  </w:pPr>
                </w:p>
                <w:p w14:paraId="31939420" w14:textId="77777777" w:rsidR="00AB1B6B" w:rsidRPr="00997A51" w:rsidRDefault="00AB1B6B" w:rsidP="00AB1B6B">
                  <w:pPr>
                    <w:pBdr>
                      <w:top w:val="single" w:sz="4" w:space="1" w:color="auto"/>
                      <w:left w:val="single" w:sz="4" w:space="4" w:color="auto"/>
                      <w:bottom w:val="single" w:sz="4" w:space="1" w:color="auto"/>
                      <w:right w:val="single" w:sz="4" w:space="4" w:color="auto"/>
                    </w:pBdr>
                    <w:spacing w:before="0" w:after="160"/>
                    <w:ind w:firstLine="720"/>
                    <w:jc w:val="both"/>
                    <w:rPr>
                      <w:rFonts w:ascii="Times New Roman" w:eastAsia="Calibri" w:hAnsi="Times New Roman" w:cs="Times New Roman"/>
                      <w:sz w:val="22"/>
                      <w:szCs w:val="22"/>
                      <w:lang w:eastAsia="en-US"/>
                    </w:rPr>
                  </w:pPr>
                  <w:r w:rsidRPr="00997A51">
                    <w:rPr>
                      <w:rFonts w:ascii="Times New Roman" w:eastAsia="Calibri" w:hAnsi="Times New Roman" w:cs="Times New Roman"/>
                      <w:b/>
                      <w:sz w:val="22"/>
                      <w:szCs w:val="22"/>
                      <w:lang w:eastAsia="en-US"/>
                    </w:rPr>
                    <w:t>AND WHEREAS</w:t>
                  </w:r>
                  <w:r w:rsidRPr="00997A51">
                    <w:rPr>
                      <w:rFonts w:ascii="Times New Roman" w:eastAsia="Calibri" w:hAnsi="Times New Roman" w:cs="Times New Roman"/>
                      <w:sz w:val="22"/>
                      <w:szCs w:val="22"/>
                      <w:lang w:eastAsia="en-US"/>
                    </w:rPr>
                    <w:t xml:space="preserve"> an application by the Director-General/protector has been made for an order under section 22(4) of the above-mentioned Act that you remove the publication, or cease the broadcast, of such information or picture(s</w:t>
                  </w:r>
                  <w:proofErr w:type="gramStart"/>
                  <w:r w:rsidRPr="00997A51">
                    <w:rPr>
                      <w:rFonts w:ascii="Times New Roman" w:eastAsia="Calibri" w:hAnsi="Times New Roman" w:cs="Times New Roman"/>
                      <w:sz w:val="22"/>
                      <w:szCs w:val="22"/>
                      <w:lang w:eastAsia="en-US"/>
                    </w:rPr>
                    <w:t>);</w:t>
                  </w:r>
                  <w:proofErr w:type="gramEnd"/>
                </w:p>
                <w:p w14:paraId="05A64D98" w14:textId="77777777" w:rsidR="00AB1B6B" w:rsidRPr="00997A51" w:rsidRDefault="00AB1B6B" w:rsidP="00AB1B6B">
                  <w:pPr>
                    <w:pBdr>
                      <w:top w:val="single" w:sz="4" w:space="1" w:color="auto"/>
                      <w:left w:val="single" w:sz="4" w:space="4" w:color="auto"/>
                      <w:bottom w:val="single" w:sz="4" w:space="1" w:color="auto"/>
                      <w:right w:val="single" w:sz="4" w:space="4" w:color="auto"/>
                    </w:pBdr>
                    <w:spacing w:before="0" w:after="160"/>
                    <w:jc w:val="both"/>
                    <w:rPr>
                      <w:rFonts w:ascii="Times New Roman" w:eastAsia="Calibri" w:hAnsi="Times New Roman" w:cs="Times New Roman"/>
                      <w:sz w:val="22"/>
                      <w:szCs w:val="22"/>
                      <w:lang w:eastAsia="en-US"/>
                    </w:rPr>
                  </w:pPr>
                  <w:r w:rsidRPr="00997A51">
                    <w:rPr>
                      <w:rFonts w:ascii="Times New Roman" w:eastAsia="Calibri" w:hAnsi="Times New Roman" w:cs="Times New Roman"/>
                      <w:sz w:val="22"/>
                      <w:szCs w:val="22"/>
                      <w:lang w:eastAsia="en-US"/>
                    </w:rPr>
                    <w:tab/>
                  </w:r>
                  <w:r w:rsidRPr="00997A51">
                    <w:rPr>
                      <w:rFonts w:ascii="Times New Roman" w:eastAsia="Calibri" w:hAnsi="Times New Roman" w:cs="Times New Roman"/>
                      <w:b/>
                      <w:sz w:val="22"/>
                      <w:szCs w:val="22"/>
                      <w:lang w:eastAsia="en-US"/>
                    </w:rPr>
                    <w:t xml:space="preserve">YOU ARE HEREBY GIVEN NOTICE </w:t>
                  </w:r>
                  <w:r w:rsidRPr="00997A51">
                    <w:rPr>
                      <w:rFonts w:ascii="Times New Roman" w:eastAsia="Calibri" w:hAnsi="Times New Roman" w:cs="Times New Roman"/>
                      <w:sz w:val="22"/>
                      <w:szCs w:val="22"/>
                      <w:lang w:eastAsia="en-US"/>
                    </w:rPr>
                    <w:t>of the above application. If you wish to object to the application, you are to:</w:t>
                  </w:r>
                </w:p>
                <w:p w14:paraId="57FB7C03" w14:textId="77777777" w:rsidR="00AB1B6B" w:rsidRPr="00997A51" w:rsidRDefault="00AB1B6B" w:rsidP="00AB1B6B">
                  <w:pPr>
                    <w:pBdr>
                      <w:top w:val="single" w:sz="4" w:space="1" w:color="auto"/>
                      <w:left w:val="single" w:sz="4" w:space="4" w:color="auto"/>
                      <w:bottom w:val="single" w:sz="4" w:space="1" w:color="auto"/>
                      <w:right w:val="single" w:sz="4" w:space="4" w:color="auto"/>
                    </w:pBdr>
                    <w:tabs>
                      <w:tab w:val="left" w:pos="709"/>
                    </w:tabs>
                    <w:spacing w:before="0" w:after="160"/>
                    <w:ind w:left="708" w:hanging="708"/>
                    <w:jc w:val="both"/>
                    <w:rPr>
                      <w:rFonts w:ascii="Times New Roman" w:eastAsia="Calibri" w:hAnsi="Times New Roman" w:cs="Times New Roman"/>
                      <w:sz w:val="22"/>
                      <w:szCs w:val="22"/>
                      <w:lang w:eastAsia="en-US"/>
                    </w:rPr>
                  </w:pPr>
                  <w:r w:rsidRPr="00997A51">
                    <w:rPr>
                      <w:rFonts w:ascii="Times New Roman" w:eastAsia="Calibri" w:hAnsi="Times New Roman" w:cs="Times New Roman"/>
                      <w:sz w:val="22"/>
                      <w:szCs w:val="22"/>
                      <w:lang w:eastAsia="en-US"/>
                    </w:rPr>
                    <w:t xml:space="preserve">   (a) </w:t>
                  </w:r>
                  <w:r w:rsidRPr="00997A51">
                    <w:rPr>
                      <w:rFonts w:ascii="Times New Roman" w:eastAsia="Calibri" w:hAnsi="Times New Roman" w:cs="Times New Roman"/>
                      <w:sz w:val="22"/>
                      <w:szCs w:val="22"/>
                      <w:lang w:eastAsia="en-US"/>
                    </w:rPr>
                    <w:tab/>
                    <w:t>File a Notice of Objection with the Family Justice Courts at 3 Havelock Square Singapore 059725 within seven (7) days of the service of this Notice of Application on you. Upon acceptance of your Notice by the Court, serve a copy of the Notice on the Director-General/protector at 512 Thomson Road, #10-00 MSF Building, Singapore 298136, and</w:t>
                  </w:r>
                </w:p>
                <w:p w14:paraId="65D156FB" w14:textId="77777777" w:rsidR="00AB1B6B" w:rsidRPr="00997A51" w:rsidRDefault="00AB1B6B" w:rsidP="00AB1B6B">
                  <w:pPr>
                    <w:pBdr>
                      <w:top w:val="single" w:sz="4" w:space="1" w:color="auto"/>
                      <w:left w:val="single" w:sz="4" w:space="4" w:color="auto"/>
                      <w:bottom w:val="single" w:sz="4" w:space="1" w:color="auto"/>
                      <w:right w:val="single" w:sz="4" w:space="4" w:color="auto"/>
                    </w:pBdr>
                    <w:tabs>
                      <w:tab w:val="left" w:pos="709"/>
                    </w:tabs>
                    <w:spacing w:before="0" w:after="160"/>
                    <w:ind w:left="708" w:hanging="708"/>
                    <w:jc w:val="both"/>
                    <w:rPr>
                      <w:rFonts w:ascii="Times New Roman" w:eastAsia="Calibri" w:hAnsi="Times New Roman" w:cs="Times New Roman"/>
                      <w:sz w:val="22"/>
                      <w:szCs w:val="22"/>
                      <w:lang w:eastAsia="en-US"/>
                    </w:rPr>
                  </w:pPr>
                  <w:r w:rsidRPr="00997A51">
                    <w:rPr>
                      <w:rFonts w:ascii="Times New Roman" w:eastAsia="Calibri" w:hAnsi="Times New Roman" w:cs="Times New Roman"/>
                      <w:sz w:val="22"/>
                      <w:szCs w:val="22"/>
                      <w:lang w:eastAsia="en-US"/>
                    </w:rPr>
                    <w:lastRenderedPageBreak/>
                    <w:t xml:space="preserve">   (b) </w:t>
                  </w:r>
                  <w:r w:rsidRPr="00997A51">
                    <w:rPr>
                      <w:rFonts w:ascii="Times New Roman" w:eastAsia="Calibri" w:hAnsi="Times New Roman" w:cs="Times New Roman"/>
                      <w:sz w:val="22"/>
                      <w:szCs w:val="22"/>
                      <w:lang w:eastAsia="en-US"/>
                    </w:rPr>
                    <w:tab/>
                    <w:t>Appear at (Court Room) of the Family Justice Courts, 3 Havelock Square Singapore 059725 on (date) at (time) to be heard on the application.</w:t>
                  </w:r>
                </w:p>
                <w:p w14:paraId="2B02B77F" w14:textId="77777777" w:rsidR="00AB1B6B" w:rsidRPr="00997A51" w:rsidRDefault="00AB1B6B" w:rsidP="00AB1B6B">
                  <w:pPr>
                    <w:pBdr>
                      <w:top w:val="single" w:sz="4" w:space="1" w:color="auto"/>
                      <w:left w:val="single" w:sz="4" w:space="4" w:color="auto"/>
                      <w:bottom w:val="single" w:sz="4" w:space="1" w:color="auto"/>
                      <w:right w:val="single" w:sz="4" w:space="4" w:color="auto"/>
                    </w:pBdr>
                    <w:spacing w:before="0" w:after="160"/>
                    <w:ind w:firstLine="720"/>
                    <w:jc w:val="both"/>
                    <w:rPr>
                      <w:rFonts w:ascii="Times New Roman" w:eastAsia="Calibri" w:hAnsi="Times New Roman" w:cs="Times New Roman"/>
                      <w:sz w:val="22"/>
                      <w:szCs w:val="22"/>
                      <w:lang w:eastAsia="en-US"/>
                    </w:rPr>
                  </w:pPr>
                  <w:r w:rsidRPr="00997A51">
                    <w:rPr>
                      <w:rFonts w:ascii="Times New Roman" w:eastAsia="Calibri" w:hAnsi="Times New Roman" w:cs="Times New Roman"/>
                      <w:b/>
                      <w:sz w:val="22"/>
                      <w:szCs w:val="22"/>
                      <w:lang w:eastAsia="en-US"/>
                    </w:rPr>
                    <w:t>TAKE NOTICE</w:t>
                  </w:r>
                  <w:r w:rsidRPr="00997A51">
                    <w:rPr>
                      <w:rFonts w:ascii="Times New Roman" w:eastAsia="Calibri" w:hAnsi="Times New Roman" w:cs="Times New Roman"/>
                      <w:sz w:val="22"/>
                      <w:szCs w:val="22"/>
                      <w:lang w:eastAsia="en-US"/>
                    </w:rPr>
                    <w:t xml:space="preserve"> that if you do not appear as stipulated above, the Court may proceed to hear and determine the application without further reference to you. </w:t>
                  </w:r>
                </w:p>
                <w:p w14:paraId="22465496" w14:textId="77777777" w:rsidR="00AB1B6B" w:rsidRPr="00997A51" w:rsidRDefault="00AB1B6B" w:rsidP="00AB1B6B">
                  <w:pPr>
                    <w:pBdr>
                      <w:top w:val="single" w:sz="4" w:space="1" w:color="auto"/>
                      <w:left w:val="single" w:sz="4" w:space="4" w:color="auto"/>
                      <w:bottom w:val="single" w:sz="4" w:space="1" w:color="auto"/>
                      <w:right w:val="single" w:sz="4" w:space="4" w:color="auto"/>
                    </w:pBdr>
                    <w:spacing w:before="0" w:after="160"/>
                    <w:jc w:val="center"/>
                    <w:rPr>
                      <w:rFonts w:ascii="Times New Roman" w:eastAsia="Calibri" w:hAnsi="Times New Roman" w:cs="Times New Roman"/>
                      <w:sz w:val="22"/>
                      <w:szCs w:val="22"/>
                      <w:lang w:eastAsia="en-US"/>
                    </w:rPr>
                  </w:pPr>
                  <w:r w:rsidRPr="00997A51">
                    <w:rPr>
                      <w:rFonts w:ascii="Times New Roman" w:eastAsia="Calibri" w:hAnsi="Times New Roman" w:cs="Times New Roman"/>
                      <w:sz w:val="22"/>
                      <w:szCs w:val="22"/>
                      <w:lang w:eastAsia="en-US"/>
                    </w:rPr>
                    <w:t>Dated this _______ day of ________________, 20 ______.</w:t>
                  </w:r>
                </w:p>
                <w:p w14:paraId="7F27C2F9" w14:textId="77777777" w:rsidR="00AB1B6B" w:rsidRPr="00997A51" w:rsidRDefault="00AB1B6B" w:rsidP="00AB1B6B">
                  <w:pPr>
                    <w:pBdr>
                      <w:top w:val="single" w:sz="4" w:space="1" w:color="auto"/>
                      <w:left w:val="single" w:sz="4" w:space="4" w:color="auto"/>
                      <w:bottom w:val="single" w:sz="4" w:space="1" w:color="auto"/>
                      <w:right w:val="single" w:sz="4" w:space="4" w:color="auto"/>
                    </w:pBdr>
                    <w:spacing w:before="0" w:after="160"/>
                    <w:jc w:val="center"/>
                    <w:rPr>
                      <w:rFonts w:ascii="Times New Roman" w:eastAsia="Calibri" w:hAnsi="Times New Roman" w:cs="Times New Roman"/>
                      <w:sz w:val="22"/>
                      <w:szCs w:val="22"/>
                      <w:lang w:eastAsia="en-US"/>
                    </w:rPr>
                  </w:pPr>
                </w:p>
                <w:p w14:paraId="336FCB69" w14:textId="77777777" w:rsidR="00AB1B6B" w:rsidRPr="00997A51" w:rsidRDefault="00AB1B6B" w:rsidP="00AB1B6B">
                  <w:pPr>
                    <w:pBdr>
                      <w:top w:val="single" w:sz="4" w:space="1" w:color="auto"/>
                      <w:left w:val="single" w:sz="4" w:space="4" w:color="auto"/>
                      <w:bottom w:val="single" w:sz="4" w:space="1" w:color="auto"/>
                      <w:right w:val="single" w:sz="4" w:space="4" w:color="auto"/>
                    </w:pBdr>
                    <w:spacing w:before="0" w:after="160" w:line="259" w:lineRule="auto"/>
                    <w:rPr>
                      <w:rFonts w:ascii="Times New Roman" w:eastAsia="Calibri" w:hAnsi="Times New Roman" w:cs="Times New Roman"/>
                      <w:i/>
                      <w:sz w:val="22"/>
                      <w:szCs w:val="22"/>
                      <w:lang w:eastAsia="en-US"/>
                    </w:rPr>
                  </w:pPr>
                  <w:r w:rsidRPr="00997A51">
                    <w:rPr>
                      <w:rFonts w:ascii="Times New Roman" w:eastAsia="Calibri" w:hAnsi="Times New Roman" w:cs="Times New Roman"/>
                      <w:sz w:val="22"/>
                      <w:szCs w:val="22"/>
                      <w:lang w:eastAsia="en-US"/>
                    </w:rPr>
                    <w:tab/>
                  </w:r>
                  <w:r w:rsidRPr="00997A51">
                    <w:rPr>
                      <w:rFonts w:ascii="Times New Roman" w:eastAsia="Calibri" w:hAnsi="Times New Roman" w:cs="Times New Roman"/>
                      <w:sz w:val="22"/>
                      <w:szCs w:val="22"/>
                      <w:lang w:eastAsia="en-US"/>
                    </w:rPr>
                    <w:tab/>
                  </w:r>
                  <w:r w:rsidRPr="00997A51">
                    <w:rPr>
                      <w:rFonts w:ascii="Times New Roman" w:eastAsia="Calibri" w:hAnsi="Times New Roman" w:cs="Times New Roman"/>
                      <w:sz w:val="22"/>
                      <w:szCs w:val="22"/>
                      <w:lang w:eastAsia="en-US"/>
                    </w:rPr>
                    <w:tab/>
                  </w:r>
                  <w:r w:rsidRPr="00997A51">
                    <w:rPr>
                      <w:rFonts w:ascii="Times New Roman" w:eastAsia="Calibri" w:hAnsi="Times New Roman" w:cs="Times New Roman"/>
                      <w:sz w:val="22"/>
                      <w:szCs w:val="22"/>
                      <w:lang w:eastAsia="en-US"/>
                    </w:rPr>
                    <w:tab/>
                  </w:r>
                  <w:r w:rsidRPr="00997A51">
                    <w:rPr>
                      <w:rFonts w:ascii="Times New Roman" w:eastAsia="Calibri" w:hAnsi="Times New Roman" w:cs="Times New Roman"/>
                      <w:i/>
                      <w:sz w:val="22"/>
                      <w:szCs w:val="22"/>
                      <w:lang w:eastAsia="en-US"/>
                    </w:rPr>
                    <w:t>Court Seal</w:t>
                  </w:r>
                </w:p>
                <w:p w14:paraId="62DB45D9" w14:textId="77777777" w:rsidR="00AB1B6B" w:rsidRPr="00997A51" w:rsidRDefault="00AB1B6B" w:rsidP="00AB1B6B">
                  <w:pPr>
                    <w:pBdr>
                      <w:top w:val="single" w:sz="4" w:space="1" w:color="auto"/>
                      <w:left w:val="single" w:sz="4" w:space="4" w:color="auto"/>
                      <w:bottom w:val="single" w:sz="4" w:space="1" w:color="auto"/>
                      <w:right w:val="single" w:sz="4" w:space="4" w:color="auto"/>
                    </w:pBdr>
                    <w:spacing w:before="0" w:after="160" w:line="259" w:lineRule="auto"/>
                    <w:jc w:val="both"/>
                    <w:rPr>
                      <w:rFonts w:ascii="Times New Roman" w:eastAsia="Calibri" w:hAnsi="Times New Roman" w:cs="Times New Roman"/>
                      <w:sz w:val="22"/>
                      <w:szCs w:val="22"/>
                      <w:lang w:eastAsia="en-US"/>
                    </w:rPr>
                  </w:pPr>
                  <w:r w:rsidRPr="00997A51">
                    <w:rPr>
                      <w:rFonts w:ascii="Times New Roman" w:eastAsia="Calibri" w:hAnsi="Times New Roman" w:cs="Times New Roman"/>
                      <w:sz w:val="22"/>
                      <w:szCs w:val="22"/>
                      <w:lang w:eastAsia="en-US"/>
                    </w:rPr>
                    <w:t>………………………</w:t>
                  </w:r>
                  <w:r w:rsidRPr="00997A51">
                    <w:rPr>
                      <w:rFonts w:ascii="Times New Roman" w:eastAsia="Calibri" w:hAnsi="Times New Roman" w:cs="Times New Roman"/>
                      <w:sz w:val="22"/>
                      <w:szCs w:val="22"/>
                      <w:lang w:eastAsia="en-US"/>
                    </w:rPr>
                    <w:tab/>
                  </w:r>
                  <w:r w:rsidRPr="00997A51">
                    <w:rPr>
                      <w:rFonts w:ascii="Times New Roman" w:eastAsia="Calibri" w:hAnsi="Times New Roman" w:cs="Times New Roman"/>
                      <w:sz w:val="22"/>
                      <w:szCs w:val="22"/>
                      <w:lang w:eastAsia="en-US"/>
                    </w:rPr>
                    <w:tab/>
                  </w:r>
                  <w:r w:rsidRPr="00997A51">
                    <w:rPr>
                      <w:rFonts w:ascii="Times New Roman" w:eastAsia="Calibri" w:hAnsi="Times New Roman" w:cs="Times New Roman"/>
                      <w:sz w:val="22"/>
                      <w:szCs w:val="22"/>
                      <w:lang w:eastAsia="en-US"/>
                    </w:rPr>
                    <w:tab/>
                  </w:r>
                  <w:r w:rsidRPr="00997A51">
                    <w:rPr>
                      <w:rFonts w:ascii="Times New Roman" w:eastAsia="Calibri" w:hAnsi="Times New Roman" w:cs="Times New Roman"/>
                      <w:sz w:val="22"/>
                      <w:szCs w:val="22"/>
                      <w:lang w:eastAsia="en-US"/>
                    </w:rPr>
                    <w:tab/>
                  </w:r>
                  <w:r w:rsidRPr="00997A51">
                    <w:rPr>
                      <w:rFonts w:ascii="Times New Roman" w:eastAsia="Calibri" w:hAnsi="Times New Roman" w:cs="Times New Roman"/>
                      <w:sz w:val="22"/>
                      <w:szCs w:val="22"/>
                      <w:lang w:eastAsia="en-US"/>
                    </w:rPr>
                    <w:tab/>
                    <w:t xml:space="preserve">      ….………………………</w:t>
                  </w:r>
                </w:p>
                <w:p w14:paraId="11137359" w14:textId="77777777" w:rsidR="00AB1B6B" w:rsidRPr="00997A51" w:rsidRDefault="00AB1B6B" w:rsidP="00AB1B6B">
                  <w:pPr>
                    <w:pBdr>
                      <w:top w:val="single" w:sz="4" w:space="1" w:color="auto"/>
                      <w:left w:val="single" w:sz="4" w:space="4" w:color="auto"/>
                      <w:bottom w:val="single" w:sz="4" w:space="1" w:color="auto"/>
                      <w:right w:val="single" w:sz="4" w:space="4" w:color="auto"/>
                    </w:pBdr>
                    <w:spacing w:before="0" w:after="160" w:line="259" w:lineRule="auto"/>
                    <w:jc w:val="both"/>
                    <w:rPr>
                      <w:rFonts w:ascii="Times New Roman" w:eastAsia="Calibri" w:hAnsi="Times New Roman" w:cs="Times New Roman"/>
                      <w:sz w:val="22"/>
                      <w:szCs w:val="22"/>
                      <w:lang w:eastAsia="en-US"/>
                    </w:rPr>
                  </w:pPr>
                  <w:r w:rsidRPr="00997A51">
                    <w:rPr>
                      <w:rFonts w:ascii="Times New Roman" w:eastAsia="Calibri" w:hAnsi="Times New Roman" w:cs="Times New Roman"/>
                      <w:sz w:val="22"/>
                      <w:szCs w:val="22"/>
                      <w:lang w:eastAsia="en-US"/>
                    </w:rPr>
                    <w:t>Clerk</w:t>
                  </w:r>
                  <w:r w:rsidRPr="00997A51">
                    <w:rPr>
                      <w:rFonts w:ascii="Times New Roman" w:eastAsia="Calibri" w:hAnsi="Times New Roman" w:cs="Times New Roman"/>
                      <w:sz w:val="22"/>
                      <w:szCs w:val="22"/>
                      <w:lang w:eastAsia="en-US"/>
                    </w:rPr>
                    <w:tab/>
                  </w:r>
                  <w:r w:rsidRPr="00997A51">
                    <w:rPr>
                      <w:rFonts w:ascii="Times New Roman" w:eastAsia="Calibri" w:hAnsi="Times New Roman" w:cs="Times New Roman"/>
                      <w:sz w:val="22"/>
                      <w:szCs w:val="22"/>
                      <w:lang w:eastAsia="en-US"/>
                    </w:rPr>
                    <w:tab/>
                  </w:r>
                  <w:r w:rsidRPr="00997A51">
                    <w:rPr>
                      <w:rFonts w:ascii="Times New Roman" w:eastAsia="Calibri" w:hAnsi="Times New Roman" w:cs="Times New Roman"/>
                      <w:sz w:val="22"/>
                      <w:szCs w:val="22"/>
                      <w:lang w:eastAsia="en-US"/>
                    </w:rPr>
                    <w:tab/>
                  </w:r>
                  <w:r w:rsidRPr="00997A51">
                    <w:rPr>
                      <w:rFonts w:ascii="Times New Roman" w:eastAsia="Calibri" w:hAnsi="Times New Roman" w:cs="Times New Roman"/>
                      <w:sz w:val="22"/>
                      <w:szCs w:val="22"/>
                      <w:lang w:eastAsia="en-US"/>
                    </w:rPr>
                    <w:tab/>
                  </w:r>
                  <w:r w:rsidRPr="00997A51">
                    <w:rPr>
                      <w:rFonts w:ascii="Times New Roman" w:eastAsia="Calibri" w:hAnsi="Times New Roman" w:cs="Times New Roman"/>
                      <w:sz w:val="22"/>
                      <w:szCs w:val="22"/>
                      <w:lang w:eastAsia="en-US"/>
                    </w:rPr>
                    <w:tab/>
                  </w:r>
                  <w:r w:rsidRPr="00997A51">
                    <w:rPr>
                      <w:rFonts w:ascii="Times New Roman" w:eastAsia="Calibri" w:hAnsi="Times New Roman" w:cs="Times New Roman"/>
                      <w:sz w:val="22"/>
                      <w:szCs w:val="22"/>
                      <w:lang w:eastAsia="en-US"/>
                    </w:rPr>
                    <w:tab/>
                  </w:r>
                  <w:r w:rsidRPr="00997A51">
                    <w:rPr>
                      <w:rFonts w:ascii="Times New Roman" w:eastAsia="Calibri" w:hAnsi="Times New Roman" w:cs="Times New Roman"/>
                      <w:sz w:val="22"/>
                      <w:szCs w:val="22"/>
                      <w:lang w:eastAsia="en-US"/>
                    </w:rPr>
                    <w:tab/>
                    <w:t xml:space="preserve">     District Judge / Magistrate</w:t>
                  </w:r>
                </w:p>
                <w:p w14:paraId="323CC4D2" w14:textId="77777777" w:rsidR="00AB1B6B" w:rsidRPr="00997A51" w:rsidRDefault="00AB1B6B" w:rsidP="00AB1B6B">
                  <w:pPr>
                    <w:pBdr>
                      <w:top w:val="single" w:sz="4" w:space="1" w:color="auto"/>
                      <w:left w:val="single" w:sz="4" w:space="4" w:color="auto"/>
                      <w:bottom w:val="single" w:sz="4" w:space="1" w:color="auto"/>
                      <w:right w:val="single" w:sz="4" w:space="4" w:color="auto"/>
                    </w:pBdr>
                    <w:spacing w:before="0" w:after="160" w:line="480" w:lineRule="auto"/>
                    <w:jc w:val="both"/>
                    <w:rPr>
                      <w:rFonts w:ascii="Times New Roman" w:eastAsia="Calibri" w:hAnsi="Times New Roman" w:cs="Times New Roman"/>
                      <w:sz w:val="22"/>
                      <w:szCs w:val="22"/>
                      <w:lang w:eastAsia="en-US"/>
                    </w:rPr>
                  </w:pPr>
                  <w:r w:rsidRPr="00997A51">
                    <w:rPr>
                      <w:rFonts w:ascii="Times New Roman" w:eastAsia="Calibri" w:hAnsi="Times New Roman" w:cs="Times New Roman"/>
                      <w:sz w:val="22"/>
                      <w:szCs w:val="22"/>
                      <w:lang w:eastAsia="en-US"/>
                    </w:rPr>
                    <w:t>Department …………………………</w:t>
                  </w:r>
                </w:p>
                <w:p w14:paraId="60577B90" w14:textId="77777777" w:rsidR="00AB1B6B" w:rsidRPr="00997A51" w:rsidRDefault="00AB1B6B" w:rsidP="00AB1B6B">
                  <w:pPr>
                    <w:pBdr>
                      <w:top w:val="single" w:sz="4" w:space="1" w:color="auto"/>
                      <w:left w:val="single" w:sz="4" w:space="4" w:color="auto"/>
                      <w:bottom w:val="single" w:sz="4" w:space="1" w:color="auto"/>
                      <w:right w:val="single" w:sz="4" w:space="4" w:color="auto"/>
                    </w:pBdr>
                    <w:spacing w:before="0" w:after="160" w:line="480" w:lineRule="auto"/>
                    <w:jc w:val="both"/>
                    <w:rPr>
                      <w:rFonts w:ascii="Times New Roman" w:eastAsia="Calibri" w:hAnsi="Times New Roman" w:cs="Times New Roman"/>
                      <w:sz w:val="22"/>
                      <w:szCs w:val="22"/>
                      <w:lang w:eastAsia="en-US"/>
                    </w:rPr>
                  </w:pPr>
                  <w:r w:rsidRPr="00997A51">
                    <w:rPr>
                      <w:rFonts w:ascii="Times New Roman" w:eastAsia="Calibri" w:hAnsi="Times New Roman" w:cs="Times New Roman"/>
                      <w:sz w:val="22"/>
                      <w:szCs w:val="22"/>
                      <w:lang w:eastAsia="en-US"/>
                    </w:rPr>
                    <w:t>Received the duplicate of this process on the ________day of __________________, 20_____.</w:t>
                  </w:r>
                </w:p>
                <w:p w14:paraId="172C23E6" w14:textId="77777777" w:rsidR="00AB1B6B" w:rsidRPr="00997A51" w:rsidRDefault="00AB1B6B" w:rsidP="00AB1B6B">
                  <w:pPr>
                    <w:pBdr>
                      <w:top w:val="single" w:sz="4" w:space="1" w:color="auto"/>
                      <w:left w:val="single" w:sz="4" w:space="4" w:color="auto"/>
                      <w:bottom w:val="single" w:sz="4" w:space="1" w:color="auto"/>
                      <w:right w:val="single" w:sz="4" w:space="4" w:color="auto"/>
                    </w:pBdr>
                    <w:spacing w:before="0" w:after="160" w:line="480" w:lineRule="auto"/>
                    <w:jc w:val="both"/>
                    <w:rPr>
                      <w:rFonts w:ascii="Times New Roman" w:eastAsia="Calibri" w:hAnsi="Times New Roman" w:cs="Times New Roman"/>
                      <w:sz w:val="22"/>
                      <w:szCs w:val="22"/>
                      <w:lang w:eastAsia="en-US"/>
                    </w:rPr>
                  </w:pPr>
                </w:p>
                <w:p w14:paraId="1369E734" w14:textId="77777777" w:rsidR="00AB1B6B" w:rsidRPr="00997A51" w:rsidRDefault="00AB1B6B" w:rsidP="00AB1B6B">
                  <w:pPr>
                    <w:pBdr>
                      <w:top w:val="single" w:sz="4" w:space="1" w:color="auto"/>
                      <w:left w:val="single" w:sz="4" w:space="4" w:color="auto"/>
                      <w:bottom w:val="single" w:sz="4" w:space="1" w:color="auto"/>
                      <w:right w:val="single" w:sz="4" w:space="4" w:color="auto"/>
                    </w:pBdr>
                    <w:spacing w:before="0" w:after="160" w:line="259" w:lineRule="auto"/>
                    <w:jc w:val="right"/>
                    <w:rPr>
                      <w:rFonts w:ascii="Times New Roman" w:eastAsia="Calibri" w:hAnsi="Times New Roman" w:cs="Times New Roman"/>
                      <w:sz w:val="22"/>
                      <w:szCs w:val="22"/>
                      <w:lang w:eastAsia="en-US"/>
                    </w:rPr>
                  </w:pPr>
                  <w:r w:rsidRPr="00997A51">
                    <w:rPr>
                      <w:rFonts w:ascii="Times New Roman" w:eastAsia="Calibri" w:hAnsi="Times New Roman" w:cs="Times New Roman"/>
                      <w:sz w:val="22"/>
                      <w:szCs w:val="22"/>
                      <w:lang w:eastAsia="en-US"/>
                    </w:rPr>
                    <w:t>………………..………………</w:t>
                  </w:r>
                </w:p>
                <w:p w14:paraId="60D775A7" w14:textId="77777777" w:rsidR="00AB1B6B" w:rsidRPr="00997A51" w:rsidRDefault="00AB1B6B" w:rsidP="00AB1B6B">
                  <w:pPr>
                    <w:pBdr>
                      <w:top w:val="single" w:sz="4" w:space="1" w:color="auto"/>
                      <w:left w:val="single" w:sz="4" w:space="4" w:color="auto"/>
                      <w:bottom w:val="single" w:sz="4" w:space="1" w:color="auto"/>
                      <w:right w:val="single" w:sz="4" w:space="4" w:color="auto"/>
                    </w:pBdr>
                    <w:tabs>
                      <w:tab w:val="left" w:pos="6379"/>
                    </w:tabs>
                    <w:spacing w:before="0" w:after="160" w:line="259" w:lineRule="auto"/>
                    <w:jc w:val="center"/>
                    <w:rPr>
                      <w:rFonts w:ascii="Times New Roman" w:eastAsia="Calibri" w:hAnsi="Times New Roman" w:cs="Times New Roman"/>
                      <w:sz w:val="22"/>
                      <w:szCs w:val="22"/>
                      <w:lang w:eastAsia="en-US"/>
                    </w:rPr>
                  </w:pPr>
                  <w:r w:rsidRPr="00997A51">
                    <w:rPr>
                      <w:rFonts w:ascii="Times New Roman" w:eastAsia="Calibri" w:hAnsi="Times New Roman" w:cs="Times New Roman"/>
                      <w:sz w:val="22"/>
                      <w:szCs w:val="22"/>
                      <w:lang w:eastAsia="en-US"/>
                    </w:rPr>
                    <w:tab/>
                    <w:t>Name &amp; Signature</w:t>
                  </w:r>
                </w:p>
                <w:p w14:paraId="02348BE8" w14:textId="182A9B82" w:rsidR="00AB1B6B" w:rsidRPr="00AB1B6B" w:rsidRDefault="00AB1B6B" w:rsidP="00AB1B6B">
                  <w:pPr>
                    <w:pBdr>
                      <w:top w:val="single" w:sz="4" w:space="1" w:color="auto"/>
                      <w:left w:val="single" w:sz="4" w:space="4" w:color="auto"/>
                      <w:bottom w:val="single" w:sz="4" w:space="1" w:color="auto"/>
                      <w:right w:val="single" w:sz="4" w:space="4" w:color="auto"/>
                    </w:pBdr>
                    <w:spacing w:before="0" w:after="160" w:line="259" w:lineRule="auto"/>
                    <w:rPr>
                      <w:rFonts w:ascii="Times New Roman" w:eastAsia="Calibri" w:hAnsi="Times New Roman" w:cs="Times New Roman"/>
                      <w:i/>
                      <w:iCs/>
                      <w:sz w:val="20"/>
                      <w:szCs w:val="20"/>
                      <w:lang w:eastAsia="en-US"/>
                    </w:rPr>
                  </w:pPr>
                  <w:r w:rsidRPr="00997A51">
                    <w:rPr>
                      <w:rFonts w:ascii="Times New Roman" w:eastAsia="Calibri" w:hAnsi="Times New Roman" w:cs="Times New Roman"/>
                      <w:i/>
                      <w:iCs/>
                      <w:sz w:val="20"/>
                      <w:szCs w:val="20"/>
                      <w:lang w:eastAsia="en-US"/>
                    </w:rPr>
                    <w:t>*delete where inapplicable</w:t>
                  </w:r>
                </w:p>
                <w:p w14:paraId="1D71FB4D" w14:textId="31ED9331" w:rsidR="000D3C6D" w:rsidRDefault="000D3C6D" w:rsidP="000D3C6D">
                  <w:pPr>
                    <w:pStyle w:val="Heading1"/>
                    <w:jc w:val="center"/>
                    <w:rPr>
                      <w:rFonts w:ascii="Times New Roman" w:hAnsi="Times New Roman"/>
                      <w:sz w:val="22"/>
                      <w:szCs w:val="22"/>
                      <w:lang w:val="en-GB" w:eastAsia="zh-CN"/>
                    </w:rPr>
                  </w:pPr>
                  <w:r>
                    <w:rPr>
                      <w:rFonts w:ascii="Times New Roman" w:hAnsi="Times New Roman"/>
                      <w:color w:val="auto"/>
                      <w:sz w:val="22"/>
                      <w:szCs w:val="22"/>
                      <w:lang w:val="en-GB" w:eastAsia="zh-CN"/>
                    </w:rPr>
                    <w:t>FORM 64C</w:t>
                  </w:r>
                </w:p>
                <w:p w14:paraId="38C26F26" w14:textId="77777777" w:rsidR="000D3C6D" w:rsidRDefault="000D3C6D" w:rsidP="000D3C6D">
                  <w:pPr>
                    <w:keepNext/>
                    <w:keepLines/>
                    <w:suppressAutoHyphens/>
                    <w:spacing w:before="240" w:after="120" w:line="240" w:lineRule="auto"/>
                    <w:rPr>
                      <w:rFonts w:ascii="Times New Roman" w:hAnsi="Times New Roman" w:cs="Times New Roman"/>
                      <w:caps/>
                      <w:sz w:val="18"/>
                      <w:szCs w:val="18"/>
                      <w:lang w:val="en-GB" w:eastAsia="zh-CN"/>
                    </w:rPr>
                  </w:pPr>
                  <w:r>
                    <w:rPr>
                      <w:rFonts w:ascii="Times New Roman" w:hAnsi="Times New Roman" w:cs="Times New Roman"/>
                      <w:caps/>
                      <w:sz w:val="18"/>
                      <w:szCs w:val="18"/>
                      <w:lang w:val="en-GB" w:eastAsia="zh-CN"/>
                    </w:rPr>
                    <w:t>R. 295</w:t>
                  </w:r>
                  <w:proofErr w:type="gramStart"/>
                  <w:r>
                    <w:rPr>
                      <w:rFonts w:ascii="Times New Roman" w:hAnsi="Times New Roman" w:cs="Times New Roman"/>
                      <w:caps/>
                      <w:sz w:val="18"/>
                      <w:szCs w:val="18"/>
                      <w:lang w:val="en-GB" w:eastAsia="zh-CN"/>
                    </w:rPr>
                    <w:t>I(</w:t>
                  </w:r>
                  <w:proofErr w:type="gramEnd"/>
                  <w:r>
                    <w:rPr>
                      <w:rFonts w:ascii="Times New Roman" w:hAnsi="Times New Roman" w:cs="Times New Roman"/>
                      <w:caps/>
                      <w:sz w:val="18"/>
                      <w:szCs w:val="18"/>
                      <w:lang w:val="en-GB" w:eastAsia="zh-CN"/>
                    </w:rPr>
                    <w:t>2)</w:t>
                  </w:r>
                </w:p>
                <w:p w14:paraId="162EC4CC" w14:textId="77777777" w:rsidR="000D3C6D" w:rsidRDefault="000D3C6D" w:rsidP="000D3C6D">
                  <w:pPr>
                    <w:pBdr>
                      <w:top w:val="single" w:sz="4" w:space="1" w:color="auto"/>
                      <w:left w:val="single" w:sz="4" w:space="4" w:color="auto"/>
                      <w:bottom w:val="single" w:sz="4" w:space="1" w:color="auto"/>
                      <w:right w:val="single" w:sz="4" w:space="4" w:color="auto"/>
                    </w:pBdr>
                    <w:jc w:val="center"/>
                    <w:rPr>
                      <w:rFonts w:ascii="Times New Roman" w:eastAsiaTheme="minorHAnsi" w:hAnsi="Times New Roman" w:cs="Times New Roman"/>
                      <w:b/>
                      <w:sz w:val="22"/>
                      <w:szCs w:val="22"/>
                      <w:u w:val="single"/>
                      <w:lang w:val="en-GB" w:eastAsia="en-US"/>
                    </w:rPr>
                  </w:pPr>
                  <w:r>
                    <w:rPr>
                      <w:rFonts w:ascii="Times New Roman" w:hAnsi="Times New Roman" w:cs="Times New Roman"/>
                      <w:b/>
                      <w:u w:val="single"/>
                      <w:lang w:val="en-GB"/>
                    </w:rPr>
                    <w:t>IN THE FAMILY JUSTICE COURTS OF THE REPUBLIC OF SINGAPORE</w:t>
                  </w:r>
                </w:p>
                <w:p w14:paraId="1B407E3C" w14:textId="77777777" w:rsidR="000D3C6D" w:rsidRDefault="000D3C6D" w:rsidP="000D3C6D">
                  <w:pPr>
                    <w:pBdr>
                      <w:top w:val="single" w:sz="4" w:space="1" w:color="auto"/>
                      <w:left w:val="single" w:sz="4" w:space="4" w:color="auto"/>
                      <w:bottom w:val="single" w:sz="4" w:space="1" w:color="auto"/>
                      <w:right w:val="single" w:sz="4" w:space="4" w:color="auto"/>
                    </w:pBdr>
                    <w:jc w:val="center"/>
                    <w:rPr>
                      <w:rFonts w:ascii="Times New Roman" w:hAnsi="Times New Roman" w:cs="Times New Roman"/>
                      <w:lang w:val="en-GB"/>
                    </w:rPr>
                  </w:pPr>
                  <w:r>
                    <w:rPr>
                      <w:rFonts w:ascii="Times New Roman" w:hAnsi="Times New Roman" w:cs="Times New Roman"/>
                      <w:lang w:val="en-GB"/>
                    </w:rPr>
                    <w:t xml:space="preserve">In the Matter of the Section 7(3)/10(4) of the </w:t>
                  </w:r>
                </w:p>
                <w:p w14:paraId="14377926" w14:textId="77777777" w:rsidR="000D3C6D" w:rsidRDefault="000D3C6D" w:rsidP="000D3C6D">
                  <w:pPr>
                    <w:pBdr>
                      <w:top w:val="single" w:sz="4" w:space="1" w:color="auto"/>
                      <w:left w:val="single" w:sz="4" w:space="4" w:color="auto"/>
                      <w:bottom w:val="single" w:sz="4" w:space="1" w:color="auto"/>
                      <w:right w:val="single" w:sz="4" w:space="4" w:color="auto"/>
                    </w:pBdr>
                    <w:jc w:val="center"/>
                    <w:rPr>
                      <w:rFonts w:ascii="Times New Roman" w:hAnsi="Times New Roman" w:cs="Times New Roman"/>
                      <w:lang w:val="en-GB"/>
                    </w:rPr>
                  </w:pPr>
                  <w:r>
                    <w:rPr>
                      <w:rFonts w:ascii="Times New Roman" w:hAnsi="Times New Roman" w:cs="Times New Roman"/>
                      <w:lang w:val="en-GB"/>
                    </w:rPr>
                    <w:t>VULNERABLE ADULTS ACT 2018</w:t>
                  </w:r>
                </w:p>
                <w:p w14:paraId="2F2F66DF" w14:textId="77777777" w:rsidR="000D3C6D" w:rsidRDefault="000D3C6D" w:rsidP="000D3C6D">
                  <w:pPr>
                    <w:pBdr>
                      <w:top w:val="single" w:sz="4" w:space="1" w:color="auto"/>
                      <w:left w:val="single" w:sz="4" w:space="4" w:color="auto"/>
                      <w:bottom w:val="single" w:sz="4" w:space="1" w:color="auto"/>
                      <w:right w:val="single" w:sz="4" w:space="4" w:color="auto"/>
                    </w:pBdr>
                    <w:jc w:val="center"/>
                    <w:rPr>
                      <w:rFonts w:ascii="Times New Roman" w:hAnsi="Times New Roman" w:cs="Times New Roman"/>
                      <w:lang w:val="en-GB"/>
                    </w:rPr>
                  </w:pPr>
                  <w:r>
                    <w:rPr>
                      <w:rFonts w:ascii="Times New Roman" w:hAnsi="Times New Roman" w:cs="Times New Roman"/>
                      <w:lang w:val="en-GB"/>
                    </w:rPr>
                    <w:t>and</w:t>
                  </w:r>
                </w:p>
                <w:p w14:paraId="488A381A" w14:textId="77777777" w:rsidR="000D3C6D" w:rsidRDefault="000D3C6D" w:rsidP="000D3C6D">
                  <w:pPr>
                    <w:pBdr>
                      <w:top w:val="single" w:sz="4" w:space="1" w:color="auto"/>
                      <w:left w:val="single" w:sz="4" w:space="4" w:color="auto"/>
                      <w:bottom w:val="single" w:sz="4" w:space="1" w:color="auto"/>
                      <w:right w:val="single" w:sz="4" w:space="4" w:color="auto"/>
                    </w:pBdr>
                    <w:jc w:val="center"/>
                    <w:rPr>
                      <w:rFonts w:ascii="Times New Roman" w:hAnsi="Times New Roman" w:cs="Times New Roman"/>
                      <w:lang w:val="en-GB"/>
                    </w:rPr>
                  </w:pPr>
                  <w:r>
                    <w:rPr>
                      <w:rFonts w:ascii="Times New Roman" w:hAnsi="Times New Roman" w:cs="Times New Roman"/>
                      <w:lang w:val="en-GB"/>
                    </w:rPr>
                    <w:t>[Name &amp; identification of Vulnerable Adult]</w:t>
                  </w:r>
                </w:p>
                <w:p w14:paraId="79971509" w14:textId="77777777" w:rsidR="000D3C6D" w:rsidRDefault="000D3C6D" w:rsidP="000D3C6D">
                  <w:pPr>
                    <w:pBdr>
                      <w:top w:val="single" w:sz="4" w:space="1" w:color="auto"/>
                      <w:left w:val="single" w:sz="4" w:space="4" w:color="auto"/>
                      <w:bottom w:val="single" w:sz="4" w:space="1" w:color="auto"/>
                      <w:right w:val="single" w:sz="4" w:space="4" w:color="auto"/>
                    </w:pBdr>
                    <w:jc w:val="right"/>
                    <w:rPr>
                      <w:rFonts w:ascii="Times New Roman" w:hAnsi="Times New Roman" w:cs="Times New Roman"/>
                      <w:lang w:val="en-GB"/>
                    </w:rPr>
                  </w:pPr>
                  <w:r>
                    <w:rPr>
                      <w:rFonts w:ascii="Times New Roman" w:hAnsi="Times New Roman" w:cs="Times New Roman"/>
                      <w:lang w:val="en-GB"/>
                    </w:rPr>
                    <w:t>Director</w:t>
                  </w:r>
                  <w:ins w:id="23" w:author="Aziziyah MD HAMBALI (FJCOURTS)" w:date="2020-04-24T16:18:00Z">
                    <w:r>
                      <w:rPr>
                        <w:rFonts w:ascii="Times New Roman" w:hAnsi="Times New Roman" w:cs="Times New Roman"/>
                        <w:lang w:val="en-GB"/>
                      </w:rPr>
                      <w:t>-General</w:t>
                    </w:r>
                    <w:r>
                      <w:rPr>
                        <w:rFonts w:ascii="Times New Roman" w:hAnsi="Times New Roman" w:cs="Times New Roman"/>
                        <w:color w:val="FF0000"/>
                        <w:u w:val="single"/>
                        <w:lang w:val="en-GB"/>
                      </w:rPr>
                      <w:t xml:space="preserve"> </w:t>
                    </w:r>
                  </w:ins>
                  <w:r>
                    <w:rPr>
                      <w:rFonts w:ascii="Times New Roman" w:hAnsi="Times New Roman" w:cs="Times New Roman"/>
                      <w:lang w:val="en-GB"/>
                    </w:rPr>
                    <w:t>of Social Welfare/protector… Applicant</w:t>
                  </w:r>
                </w:p>
                <w:p w14:paraId="340EE112" w14:textId="77777777" w:rsidR="000D3C6D" w:rsidRDefault="000D3C6D" w:rsidP="000D3C6D">
                  <w:pPr>
                    <w:pBdr>
                      <w:top w:val="single" w:sz="4" w:space="1" w:color="auto"/>
                      <w:left w:val="single" w:sz="4" w:space="4" w:color="auto"/>
                      <w:bottom w:val="single" w:sz="4" w:space="1" w:color="auto"/>
                      <w:right w:val="single" w:sz="4" w:space="4" w:color="auto"/>
                    </w:pBdr>
                    <w:spacing w:after="0"/>
                    <w:jc w:val="center"/>
                    <w:rPr>
                      <w:rFonts w:ascii="Times New Roman" w:hAnsi="Times New Roman" w:cs="Times New Roman"/>
                      <w:b/>
                      <w:lang w:val="en-GB"/>
                    </w:rPr>
                  </w:pPr>
                  <w:r>
                    <w:rPr>
                      <w:rFonts w:ascii="Times New Roman" w:hAnsi="Times New Roman" w:cs="Times New Roman"/>
                      <w:b/>
                      <w:lang w:val="en-GB"/>
                    </w:rPr>
                    <w:t xml:space="preserve">NOTICE OF APPLICATION </w:t>
                  </w:r>
                </w:p>
                <w:p w14:paraId="39DD5179" w14:textId="77777777" w:rsidR="000D3C6D" w:rsidRDefault="000D3C6D" w:rsidP="000D3C6D">
                  <w:pPr>
                    <w:pBdr>
                      <w:top w:val="single" w:sz="4" w:space="1" w:color="auto"/>
                      <w:left w:val="single" w:sz="4" w:space="4" w:color="auto"/>
                      <w:bottom w:val="single" w:sz="4" w:space="1" w:color="auto"/>
                      <w:right w:val="single" w:sz="4" w:space="4" w:color="auto"/>
                    </w:pBdr>
                    <w:spacing w:after="0"/>
                    <w:jc w:val="both"/>
                    <w:rPr>
                      <w:rFonts w:ascii="Times New Roman" w:hAnsi="Times New Roman" w:cs="Times New Roman"/>
                    </w:rPr>
                  </w:pPr>
                  <w:r>
                    <w:rPr>
                      <w:rFonts w:ascii="Times New Roman" w:hAnsi="Times New Roman" w:cs="Times New Roman"/>
                    </w:rPr>
                    <w:t>To (Name of Vulnerable Adult)</w:t>
                  </w:r>
                </w:p>
                <w:p w14:paraId="7A8B51F1" w14:textId="77777777" w:rsidR="000D3C6D" w:rsidRDefault="000D3C6D" w:rsidP="000D3C6D">
                  <w:pPr>
                    <w:pBdr>
                      <w:top w:val="single" w:sz="4" w:space="1" w:color="auto"/>
                      <w:left w:val="single" w:sz="4" w:space="4" w:color="auto"/>
                      <w:bottom w:val="single" w:sz="4" w:space="1" w:color="auto"/>
                      <w:right w:val="single" w:sz="4" w:space="4" w:color="auto"/>
                    </w:pBdr>
                    <w:spacing w:after="0"/>
                    <w:jc w:val="both"/>
                    <w:rPr>
                      <w:rFonts w:ascii="Times New Roman" w:hAnsi="Times New Roman" w:cs="Times New Roman"/>
                    </w:rPr>
                  </w:pPr>
                  <w:r>
                    <w:rPr>
                      <w:rFonts w:ascii="Times New Roman" w:hAnsi="Times New Roman" w:cs="Times New Roman"/>
                    </w:rPr>
                    <w:t>Of (Address)</w:t>
                  </w:r>
                </w:p>
                <w:p w14:paraId="4DD3733A" w14:textId="77777777" w:rsidR="000D3C6D" w:rsidRDefault="000D3C6D" w:rsidP="000D3C6D">
                  <w:pPr>
                    <w:pBdr>
                      <w:top w:val="single" w:sz="4" w:space="1" w:color="auto"/>
                      <w:left w:val="single" w:sz="4" w:space="4" w:color="auto"/>
                      <w:bottom w:val="single" w:sz="4" w:space="1" w:color="auto"/>
                      <w:right w:val="single" w:sz="4" w:space="4" w:color="auto"/>
                    </w:pBdr>
                    <w:spacing w:after="0"/>
                    <w:jc w:val="both"/>
                    <w:rPr>
                      <w:rFonts w:ascii="Times New Roman" w:hAnsi="Times New Roman" w:cs="Times New Roman"/>
                    </w:rPr>
                  </w:pPr>
                  <w:r>
                    <w:rPr>
                      <w:rFonts w:ascii="Times New Roman" w:hAnsi="Times New Roman" w:cs="Times New Roman"/>
                    </w:rPr>
                    <w:tab/>
                  </w:r>
                  <w:r>
                    <w:rPr>
                      <w:rFonts w:ascii="Times New Roman" w:hAnsi="Times New Roman" w:cs="Times New Roman"/>
                      <w:b/>
                    </w:rPr>
                    <w:t>WHEREAS</w:t>
                  </w:r>
                  <w:r>
                    <w:rPr>
                      <w:rFonts w:ascii="Times New Roman" w:hAnsi="Times New Roman" w:cs="Times New Roman"/>
                    </w:rPr>
                    <w:t xml:space="preserve"> the Director</w:t>
                  </w:r>
                  <w:ins w:id="24" w:author="Aziziyah MD HAMBALI (FJCOURTS)" w:date="2020-04-24T16:18:00Z">
                    <w:r>
                      <w:rPr>
                        <w:rFonts w:ascii="Times New Roman" w:hAnsi="Times New Roman" w:cs="Times New Roman"/>
                        <w:lang w:val="en-GB"/>
                      </w:rPr>
                      <w:t>-General</w:t>
                    </w:r>
                    <w:r>
                      <w:rPr>
                        <w:rFonts w:ascii="Times New Roman" w:hAnsi="Times New Roman" w:cs="Times New Roman"/>
                        <w:color w:val="FF0000"/>
                        <w:u w:val="single"/>
                        <w:lang w:val="en-GB"/>
                      </w:rPr>
                      <w:t xml:space="preserve"> </w:t>
                    </w:r>
                  </w:ins>
                  <w:r>
                    <w:rPr>
                      <w:rFonts w:ascii="Times New Roman" w:hAnsi="Times New Roman" w:cs="Times New Roman"/>
                    </w:rPr>
                    <w:t xml:space="preserve">of Social Welfare/protector has reason to believe that you have experienced, or is experiencing or at risk of, abuse, </w:t>
                  </w:r>
                  <w:proofErr w:type="gramStart"/>
                  <w:r>
                    <w:rPr>
                      <w:rFonts w:ascii="Times New Roman" w:hAnsi="Times New Roman" w:cs="Times New Roman"/>
                    </w:rPr>
                    <w:t>neglect</w:t>
                  </w:r>
                  <w:proofErr w:type="gramEnd"/>
                  <w:r>
                    <w:rPr>
                      <w:rFonts w:ascii="Times New Roman" w:hAnsi="Times New Roman" w:cs="Times New Roman"/>
                    </w:rPr>
                    <w:t xml:space="preserve"> or self-neglect. </w:t>
                  </w:r>
                </w:p>
                <w:p w14:paraId="43F84878" w14:textId="77777777" w:rsidR="000D3C6D" w:rsidRDefault="000D3C6D" w:rsidP="000D3C6D">
                  <w:pPr>
                    <w:pBdr>
                      <w:top w:val="single" w:sz="4" w:space="1" w:color="auto"/>
                      <w:left w:val="single" w:sz="4" w:space="4" w:color="auto"/>
                      <w:bottom w:val="single" w:sz="4" w:space="1" w:color="auto"/>
                      <w:right w:val="single" w:sz="4" w:space="4" w:color="auto"/>
                    </w:pBdr>
                    <w:spacing w:after="0"/>
                    <w:ind w:firstLine="720"/>
                    <w:jc w:val="both"/>
                    <w:rPr>
                      <w:rFonts w:ascii="Times New Roman" w:hAnsi="Times New Roman" w:cs="Times New Roman"/>
                    </w:rPr>
                  </w:pPr>
                  <w:r>
                    <w:rPr>
                      <w:rFonts w:ascii="Times New Roman" w:hAnsi="Times New Roman" w:cs="Times New Roman"/>
                      <w:b/>
                    </w:rPr>
                    <w:lastRenderedPageBreak/>
                    <w:t>AND WHEREAS</w:t>
                  </w:r>
                  <w:r>
                    <w:rPr>
                      <w:rFonts w:ascii="Times New Roman" w:hAnsi="Times New Roman" w:cs="Times New Roman"/>
                    </w:rPr>
                    <w:t xml:space="preserve"> an application by the Director</w:t>
                  </w:r>
                  <w:ins w:id="25" w:author="zhuoneng goh" w:date="2020-05-14T18:01:00Z">
                    <w:r>
                      <w:rPr>
                        <w:rFonts w:ascii="Times New Roman" w:hAnsi="Times New Roman" w:cs="Times New Roman"/>
                      </w:rPr>
                      <w:t>-</w:t>
                    </w:r>
                  </w:ins>
                  <w:ins w:id="26" w:author="zhuoneng goh" w:date="2020-05-14T18:02:00Z">
                    <w:r>
                      <w:rPr>
                        <w:rFonts w:ascii="Times New Roman" w:hAnsi="Times New Roman" w:cs="Times New Roman"/>
                      </w:rPr>
                      <w:t>General</w:t>
                    </w:r>
                  </w:ins>
                  <w:r>
                    <w:rPr>
                      <w:rFonts w:ascii="Times New Roman" w:hAnsi="Times New Roman" w:cs="Times New Roman"/>
                    </w:rPr>
                    <w:t>/protector has been made for an order under [specify which order under section 7(3)/10(4)] of the above-mentioned Act, namely [state nature of order].</w:t>
                  </w:r>
                </w:p>
                <w:p w14:paraId="2700F99D" w14:textId="2D7432D4" w:rsidR="000D3C6D" w:rsidRDefault="000D3C6D" w:rsidP="000D3C6D">
                  <w:pPr>
                    <w:pBdr>
                      <w:top w:val="single" w:sz="4" w:space="1" w:color="auto"/>
                      <w:left w:val="single" w:sz="4" w:space="4" w:color="auto"/>
                      <w:bottom w:val="single" w:sz="4" w:space="1" w:color="auto"/>
                      <w:right w:val="single" w:sz="4" w:space="4" w:color="auto"/>
                    </w:pBdr>
                    <w:spacing w:after="0"/>
                    <w:jc w:val="both"/>
                    <w:rPr>
                      <w:rFonts w:ascii="Times New Roman" w:hAnsi="Times New Roman" w:cs="Times New Roman"/>
                    </w:rPr>
                  </w:pPr>
                  <w:r>
                    <w:rPr>
                      <w:rFonts w:ascii="Times New Roman" w:hAnsi="Times New Roman" w:cs="Times New Roman"/>
                    </w:rPr>
                    <w:tab/>
                  </w:r>
                  <w:r>
                    <w:rPr>
                      <w:rFonts w:ascii="Times New Roman" w:hAnsi="Times New Roman" w:cs="Times New Roman"/>
                      <w:b/>
                    </w:rPr>
                    <w:t xml:space="preserve">YOU ARE HEREBY GIVEN NOTICE </w:t>
                  </w:r>
                  <w:r>
                    <w:rPr>
                      <w:rFonts w:ascii="Times New Roman" w:hAnsi="Times New Roman" w:cs="Times New Roman"/>
                    </w:rPr>
                    <w:t xml:space="preserve">of the above application. If you wish to object to the application, you are </w:t>
                  </w:r>
                  <w:proofErr w:type="gramStart"/>
                  <w:r>
                    <w:rPr>
                      <w:rFonts w:ascii="Times New Roman" w:hAnsi="Times New Roman" w:cs="Times New Roman"/>
                    </w:rPr>
                    <w:t xml:space="preserve">to </w:t>
                  </w:r>
                  <w:r w:rsidR="006B1015">
                    <w:rPr>
                      <w:rFonts w:ascii="Times New Roman" w:hAnsi="Times New Roman" w:cs="Times New Roman"/>
                    </w:rPr>
                    <w:t>:</w:t>
                  </w:r>
                  <w:proofErr w:type="gramEnd"/>
                </w:p>
                <w:p w14:paraId="7EB7E129" w14:textId="77777777" w:rsidR="006B1015" w:rsidRPr="006B1015" w:rsidRDefault="006B1015" w:rsidP="006B1015">
                  <w:pPr>
                    <w:pBdr>
                      <w:top w:val="single" w:sz="4" w:space="1" w:color="auto"/>
                      <w:left w:val="single" w:sz="4" w:space="4" w:color="auto"/>
                      <w:bottom w:val="single" w:sz="4" w:space="1" w:color="auto"/>
                      <w:right w:val="single" w:sz="4" w:space="4" w:color="auto"/>
                    </w:pBdr>
                    <w:spacing w:after="0"/>
                    <w:jc w:val="both"/>
                    <w:rPr>
                      <w:rFonts w:ascii="Times New Roman" w:hAnsi="Times New Roman" w:cs="Times New Roman"/>
                    </w:rPr>
                  </w:pPr>
                  <w:r w:rsidRPr="006B1015">
                    <w:rPr>
                      <w:rFonts w:ascii="Times New Roman" w:hAnsi="Times New Roman" w:cs="Times New Roman"/>
                    </w:rPr>
                    <w:t xml:space="preserve">   (a) </w:t>
                  </w:r>
                  <w:r w:rsidRPr="006B1015">
                    <w:rPr>
                      <w:rFonts w:ascii="Times New Roman" w:hAnsi="Times New Roman" w:cs="Times New Roman"/>
                    </w:rPr>
                    <w:tab/>
                    <w:t>File a Notice of Objections with the Family Justice Courts at 3 Havelock Square Singapore 059725 within seven (7) days of the service of this Notice of Application on you. Upon acceptance of your Notice by the Court, serve a copy of the Notice on the Director-General/protector at 512 Thomson Road, #10-00 MSF Building, Singapore 298136, and</w:t>
                  </w:r>
                </w:p>
                <w:p w14:paraId="5DCECA94" w14:textId="6F45E431" w:rsidR="006B1015" w:rsidRDefault="006B1015" w:rsidP="006B1015">
                  <w:pPr>
                    <w:pBdr>
                      <w:top w:val="single" w:sz="4" w:space="1" w:color="auto"/>
                      <w:left w:val="single" w:sz="4" w:space="4" w:color="auto"/>
                      <w:bottom w:val="single" w:sz="4" w:space="1" w:color="auto"/>
                      <w:right w:val="single" w:sz="4" w:space="4" w:color="auto"/>
                    </w:pBdr>
                    <w:spacing w:after="0"/>
                    <w:jc w:val="both"/>
                    <w:rPr>
                      <w:rFonts w:ascii="Times New Roman" w:hAnsi="Times New Roman" w:cs="Times New Roman"/>
                    </w:rPr>
                  </w:pPr>
                  <w:r w:rsidRPr="006B1015">
                    <w:rPr>
                      <w:rFonts w:ascii="Times New Roman" w:hAnsi="Times New Roman" w:cs="Times New Roman"/>
                    </w:rPr>
                    <w:t xml:space="preserve">   (b) </w:t>
                  </w:r>
                  <w:r w:rsidRPr="006B1015">
                    <w:rPr>
                      <w:rFonts w:ascii="Times New Roman" w:hAnsi="Times New Roman" w:cs="Times New Roman"/>
                    </w:rPr>
                    <w:tab/>
                    <w:t>Appear at (Court Room) of the Family Justice Courts, 3 Havelock Square Singapore 059725 on (date) at (time) to be heard on the application.</w:t>
                  </w:r>
                </w:p>
                <w:p w14:paraId="6B74C397" w14:textId="77777777" w:rsidR="000D3C6D" w:rsidRDefault="000D3C6D" w:rsidP="000D3C6D">
                  <w:pPr>
                    <w:pBdr>
                      <w:top w:val="single" w:sz="4" w:space="1" w:color="auto"/>
                      <w:left w:val="single" w:sz="4" w:space="4" w:color="auto"/>
                      <w:bottom w:val="single" w:sz="4" w:space="1" w:color="auto"/>
                      <w:right w:val="single" w:sz="4" w:space="4" w:color="auto"/>
                    </w:pBdr>
                    <w:spacing w:after="0"/>
                    <w:ind w:firstLine="720"/>
                    <w:jc w:val="both"/>
                    <w:rPr>
                      <w:rFonts w:ascii="Times New Roman" w:hAnsi="Times New Roman" w:cs="Times New Roman"/>
                    </w:rPr>
                  </w:pPr>
                  <w:r>
                    <w:rPr>
                      <w:rFonts w:ascii="Times New Roman" w:hAnsi="Times New Roman" w:cs="Times New Roman"/>
                      <w:b/>
                    </w:rPr>
                    <w:t>TAKE NOTICE</w:t>
                  </w:r>
                  <w:r>
                    <w:rPr>
                      <w:rFonts w:ascii="Times New Roman" w:hAnsi="Times New Roman" w:cs="Times New Roman"/>
                    </w:rPr>
                    <w:t xml:space="preserve"> that if you do not appear as stipulated above, the Court may proceed to hear and determine the application without further reference to you. </w:t>
                  </w:r>
                </w:p>
                <w:p w14:paraId="79806399" w14:textId="77777777" w:rsidR="000D3C6D" w:rsidRDefault="000D3C6D" w:rsidP="000D3C6D">
                  <w:pPr>
                    <w:pBdr>
                      <w:top w:val="single" w:sz="4" w:space="1" w:color="auto"/>
                      <w:left w:val="single" w:sz="4" w:space="4" w:color="auto"/>
                      <w:bottom w:val="single" w:sz="4" w:space="1" w:color="auto"/>
                      <w:right w:val="single" w:sz="4" w:space="4" w:color="auto"/>
                    </w:pBdr>
                    <w:spacing w:after="0"/>
                    <w:ind w:firstLine="720"/>
                    <w:jc w:val="both"/>
                    <w:rPr>
                      <w:rFonts w:ascii="Times New Roman" w:hAnsi="Times New Roman" w:cs="Times New Roman"/>
                    </w:rPr>
                  </w:pPr>
                </w:p>
                <w:p w14:paraId="4D79EC94" w14:textId="77777777" w:rsidR="000D3C6D" w:rsidRDefault="000D3C6D" w:rsidP="000D3C6D">
                  <w:pPr>
                    <w:pBdr>
                      <w:top w:val="single" w:sz="4" w:space="1" w:color="auto"/>
                      <w:left w:val="single" w:sz="4" w:space="4" w:color="auto"/>
                      <w:bottom w:val="single" w:sz="4" w:space="1" w:color="auto"/>
                      <w:right w:val="single" w:sz="4" w:space="4" w:color="auto"/>
                    </w:pBdr>
                    <w:jc w:val="both"/>
                    <w:rPr>
                      <w:rFonts w:ascii="Times New Roman" w:hAnsi="Times New Roman" w:cs="Times New Roman"/>
                    </w:rPr>
                  </w:pPr>
                  <w:r>
                    <w:rPr>
                      <w:rFonts w:ascii="Times New Roman" w:hAnsi="Times New Roman" w:cs="Times New Roman"/>
                    </w:rPr>
                    <w:tab/>
                    <w:t xml:space="preserve">Dated this _______ day of ________________, 20 ______. </w:t>
                  </w:r>
                </w:p>
                <w:p w14:paraId="5975B751" w14:textId="77777777" w:rsidR="000D3C6D" w:rsidRDefault="000D3C6D" w:rsidP="000D3C6D">
                  <w:pPr>
                    <w:pBdr>
                      <w:top w:val="single" w:sz="4" w:space="1" w:color="auto"/>
                      <w:left w:val="single" w:sz="4" w:space="4" w:color="auto"/>
                      <w:bottom w:val="single" w:sz="4" w:space="1" w:color="auto"/>
                      <w:right w:val="single" w:sz="4" w:space="4" w:color="auto"/>
                    </w:pBdr>
                    <w:jc w:val="both"/>
                    <w:rPr>
                      <w:rFonts w:ascii="Times New Roman" w:hAnsi="Times New Roman" w:cs="Times New Roman"/>
                      <w:i/>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i/>
                    </w:rPr>
                    <w:t>Court Seal</w:t>
                  </w:r>
                </w:p>
                <w:p w14:paraId="14067831" w14:textId="77777777" w:rsidR="000D3C6D" w:rsidRDefault="000D3C6D" w:rsidP="000D3C6D">
                  <w:pPr>
                    <w:pBdr>
                      <w:top w:val="single" w:sz="4" w:space="1" w:color="auto"/>
                      <w:left w:val="single" w:sz="4" w:space="4" w:color="auto"/>
                      <w:bottom w:val="single" w:sz="4" w:space="1" w:color="auto"/>
                      <w:right w:val="single" w:sz="4" w:space="4" w:color="auto"/>
                    </w:pBdr>
                    <w:jc w:val="both"/>
                    <w:rPr>
                      <w:rFonts w:ascii="Times New Roman" w:hAnsi="Times New Roman" w:cs="Times New Roman"/>
                    </w:rPr>
                  </w:pPr>
                  <w:r>
                    <w:rPr>
                      <w:rFonts w:ascii="Times New Roman" w:hAnsi="Times New Roman" w:cs="Times New Roman"/>
                    </w:rPr>
                    <w:t>………………………</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 xml:space="preserve">      ….………………………</w:t>
                  </w:r>
                </w:p>
                <w:p w14:paraId="573DBA81" w14:textId="77777777" w:rsidR="000D3C6D" w:rsidRDefault="000D3C6D" w:rsidP="000D3C6D">
                  <w:pPr>
                    <w:pBdr>
                      <w:top w:val="single" w:sz="4" w:space="1" w:color="auto"/>
                      <w:left w:val="single" w:sz="4" w:space="4" w:color="auto"/>
                      <w:bottom w:val="single" w:sz="4" w:space="1" w:color="auto"/>
                      <w:right w:val="single" w:sz="4" w:space="4" w:color="auto"/>
                    </w:pBdr>
                    <w:jc w:val="both"/>
                    <w:rPr>
                      <w:rFonts w:ascii="Times New Roman" w:hAnsi="Times New Roman" w:cs="Times New Roman"/>
                    </w:rPr>
                  </w:pPr>
                  <w:r>
                    <w:rPr>
                      <w:rFonts w:ascii="Times New Roman" w:hAnsi="Times New Roman" w:cs="Times New Roman"/>
                    </w:rPr>
                    <w:t>Clerk</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 xml:space="preserve">     District Judge / Magistrate</w:t>
                  </w:r>
                </w:p>
                <w:p w14:paraId="7628C45F" w14:textId="77777777" w:rsidR="000D3C6D" w:rsidRDefault="000D3C6D" w:rsidP="000D3C6D">
                  <w:pPr>
                    <w:pBdr>
                      <w:top w:val="single" w:sz="4" w:space="1" w:color="auto"/>
                      <w:left w:val="single" w:sz="4" w:space="4" w:color="auto"/>
                      <w:bottom w:val="single" w:sz="4" w:space="1" w:color="auto"/>
                      <w:right w:val="single" w:sz="4" w:space="4" w:color="auto"/>
                    </w:pBdr>
                    <w:spacing w:line="480" w:lineRule="auto"/>
                    <w:jc w:val="both"/>
                    <w:rPr>
                      <w:rFonts w:ascii="Times New Roman" w:hAnsi="Times New Roman" w:cs="Times New Roman"/>
                    </w:rPr>
                  </w:pPr>
                  <w:r>
                    <w:rPr>
                      <w:rFonts w:ascii="Times New Roman" w:hAnsi="Times New Roman" w:cs="Times New Roman"/>
                    </w:rPr>
                    <w:t>Department …………………………</w:t>
                  </w:r>
                </w:p>
                <w:p w14:paraId="150264BA" w14:textId="77777777" w:rsidR="000D3C6D" w:rsidRDefault="000D3C6D" w:rsidP="000D3C6D">
                  <w:pPr>
                    <w:pBdr>
                      <w:top w:val="single" w:sz="4" w:space="1" w:color="auto"/>
                      <w:left w:val="single" w:sz="4" w:space="4" w:color="auto"/>
                      <w:bottom w:val="single" w:sz="4" w:space="1" w:color="auto"/>
                      <w:right w:val="single" w:sz="4" w:space="4" w:color="auto"/>
                    </w:pBdr>
                    <w:jc w:val="both"/>
                    <w:rPr>
                      <w:rFonts w:ascii="Times New Roman" w:hAnsi="Times New Roman" w:cs="Times New Roman"/>
                    </w:rPr>
                  </w:pPr>
                  <w:r>
                    <w:rPr>
                      <w:rFonts w:ascii="Times New Roman" w:hAnsi="Times New Roman" w:cs="Times New Roman"/>
                    </w:rPr>
                    <w:t>Received the duplicate of this process on the ________day of __________________, 20_____.</w:t>
                  </w:r>
                </w:p>
                <w:p w14:paraId="17DF02EC" w14:textId="77777777" w:rsidR="000D3C6D" w:rsidRDefault="000D3C6D" w:rsidP="000D3C6D">
                  <w:pPr>
                    <w:pBdr>
                      <w:top w:val="single" w:sz="4" w:space="1" w:color="auto"/>
                      <w:left w:val="single" w:sz="4" w:space="4" w:color="auto"/>
                      <w:bottom w:val="single" w:sz="4" w:space="1" w:color="auto"/>
                      <w:right w:val="single" w:sz="4" w:space="4" w:color="auto"/>
                    </w:pBdr>
                    <w:jc w:val="both"/>
                    <w:rPr>
                      <w:rFonts w:ascii="Times New Roman" w:hAnsi="Times New Roman" w:cs="Times New Roman"/>
                    </w:rPr>
                  </w:pPr>
                </w:p>
                <w:p w14:paraId="617FD8EC" w14:textId="77777777" w:rsidR="000D3C6D" w:rsidRDefault="000D3C6D" w:rsidP="000D3C6D">
                  <w:pPr>
                    <w:pBdr>
                      <w:top w:val="single" w:sz="4" w:space="1" w:color="auto"/>
                      <w:left w:val="single" w:sz="4" w:space="4" w:color="auto"/>
                      <w:bottom w:val="single" w:sz="4" w:space="1" w:color="auto"/>
                      <w:right w:val="single" w:sz="4" w:space="4" w:color="auto"/>
                    </w:pBdr>
                    <w:jc w:val="right"/>
                    <w:rPr>
                      <w:rFonts w:ascii="Times New Roman" w:hAnsi="Times New Roman" w:cs="Times New Roman"/>
                    </w:rPr>
                  </w:pPr>
                </w:p>
                <w:p w14:paraId="00B1B0A0" w14:textId="77777777" w:rsidR="000D3C6D" w:rsidRDefault="000D3C6D" w:rsidP="000D3C6D">
                  <w:pPr>
                    <w:pBdr>
                      <w:top w:val="single" w:sz="4" w:space="1" w:color="auto"/>
                      <w:left w:val="single" w:sz="4" w:space="4" w:color="auto"/>
                      <w:bottom w:val="single" w:sz="4" w:space="1" w:color="auto"/>
                      <w:right w:val="single" w:sz="4" w:space="4" w:color="auto"/>
                    </w:pBdr>
                    <w:jc w:val="right"/>
                    <w:rPr>
                      <w:rFonts w:ascii="Times New Roman" w:hAnsi="Times New Roman" w:cs="Times New Roman"/>
                    </w:rPr>
                  </w:pPr>
                  <w:r>
                    <w:rPr>
                      <w:rFonts w:ascii="Times New Roman" w:hAnsi="Times New Roman" w:cs="Times New Roman"/>
                    </w:rPr>
                    <w:t>………………..………………</w:t>
                  </w:r>
                </w:p>
                <w:p w14:paraId="3BD1AA44" w14:textId="77777777" w:rsidR="000D3C6D" w:rsidRDefault="000D3C6D" w:rsidP="000D3C6D">
                  <w:pPr>
                    <w:pBdr>
                      <w:top w:val="single" w:sz="4" w:space="1" w:color="auto"/>
                      <w:left w:val="single" w:sz="4" w:space="4" w:color="auto"/>
                      <w:bottom w:val="single" w:sz="4" w:space="1" w:color="auto"/>
                      <w:right w:val="single" w:sz="4" w:space="4" w:color="auto"/>
                    </w:pBdr>
                    <w:jc w:val="center"/>
                    <w:rPr>
                      <w:rFonts w:ascii="Times New Roman" w:hAnsi="Times New Roman" w:cs="Times New Roman"/>
                    </w:rPr>
                  </w:pPr>
                  <w:r>
                    <w:rPr>
                      <w:rFonts w:ascii="Times New Roman" w:hAnsi="Times New Roman" w:cs="Times New Roman"/>
                    </w:rPr>
                    <w:t xml:space="preserve">                                                                                                          Name &amp; Signature</w:t>
                  </w:r>
                </w:p>
                <w:p w14:paraId="757DB8C2" w14:textId="77777777" w:rsidR="000D3C6D" w:rsidRDefault="000D3C6D" w:rsidP="000D3C6D">
                  <w:pPr>
                    <w:pBdr>
                      <w:top w:val="single" w:sz="4" w:space="1" w:color="auto"/>
                      <w:left w:val="single" w:sz="4" w:space="4" w:color="auto"/>
                      <w:bottom w:val="single" w:sz="4" w:space="1" w:color="auto"/>
                      <w:right w:val="single" w:sz="4" w:space="4" w:color="auto"/>
                    </w:pBdr>
                    <w:jc w:val="center"/>
                    <w:rPr>
                      <w:rFonts w:ascii="Times New Roman" w:hAnsi="Times New Roman" w:cs="Times New Roman"/>
                    </w:rPr>
                  </w:pPr>
                </w:p>
                <w:p w14:paraId="7325EFC5" w14:textId="77777777" w:rsidR="000D3C6D" w:rsidRDefault="000D3C6D" w:rsidP="000D3C6D">
                  <w:pPr>
                    <w:rPr>
                      <w:rFonts w:asciiTheme="minorHAnsi" w:hAnsiTheme="minorHAnsi" w:cstheme="minorBidi"/>
                    </w:rPr>
                  </w:pPr>
                  <w:r>
                    <w:lastRenderedPageBreak/>
                    <w:br w:type="page"/>
                  </w:r>
                </w:p>
                <w:p w14:paraId="116C5E2B" w14:textId="77777777" w:rsidR="000D3C6D" w:rsidRDefault="000D3C6D" w:rsidP="000D3C6D">
                  <w:pPr>
                    <w:pStyle w:val="Heading1"/>
                    <w:jc w:val="center"/>
                    <w:rPr>
                      <w:rFonts w:ascii="Times New Roman" w:hAnsi="Times New Roman"/>
                      <w:color w:val="auto"/>
                      <w:sz w:val="22"/>
                      <w:szCs w:val="22"/>
                      <w:lang w:val="en-GB" w:eastAsia="zh-CN"/>
                    </w:rPr>
                  </w:pPr>
                  <w:bookmarkStart w:id="27" w:name="Form64D"/>
                  <w:bookmarkStart w:id="28" w:name="_FoRM_64D"/>
                  <w:bookmarkEnd w:id="27"/>
                  <w:bookmarkEnd w:id="28"/>
                  <w:r>
                    <w:rPr>
                      <w:rFonts w:ascii="Times New Roman" w:hAnsi="Times New Roman"/>
                      <w:color w:val="auto"/>
                      <w:sz w:val="22"/>
                      <w:szCs w:val="22"/>
                      <w:lang w:val="en-GB" w:eastAsia="zh-CN"/>
                    </w:rPr>
                    <w:t>FORM 64D</w:t>
                  </w:r>
                </w:p>
                <w:p w14:paraId="05654601" w14:textId="77777777" w:rsidR="000D3C6D" w:rsidRDefault="000D3C6D" w:rsidP="000D3C6D">
                  <w:pPr>
                    <w:keepNext/>
                    <w:keepLines/>
                    <w:suppressAutoHyphens/>
                    <w:spacing w:before="240" w:after="120" w:line="240" w:lineRule="auto"/>
                    <w:rPr>
                      <w:rFonts w:ascii="Times New Roman" w:hAnsi="Times New Roman" w:cs="Times New Roman"/>
                      <w:caps/>
                      <w:sz w:val="18"/>
                      <w:szCs w:val="18"/>
                      <w:lang w:val="en-GB" w:eastAsia="zh-CN"/>
                    </w:rPr>
                  </w:pPr>
                  <w:r>
                    <w:rPr>
                      <w:rFonts w:ascii="Times New Roman" w:hAnsi="Times New Roman" w:cs="Times New Roman"/>
                      <w:caps/>
                      <w:sz w:val="18"/>
                      <w:szCs w:val="18"/>
                      <w:lang w:val="en-GB" w:eastAsia="zh-CN"/>
                    </w:rPr>
                    <w:t>R. 295</w:t>
                  </w:r>
                  <w:proofErr w:type="gramStart"/>
                  <w:r>
                    <w:rPr>
                      <w:rFonts w:ascii="Times New Roman" w:hAnsi="Times New Roman" w:cs="Times New Roman"/>
                      <w:caps/>
                      <w:sz w:val="18"/>
                      <w:szCs w:val="18"/>
                      <w:lang w:val="en-GB" w:eastAsia="zh-CN"/>
                    </w:rPr>
                    <w:t>I(</w:t>
                  </w:r>
                  <w:proofErr w:type="gramEnd"/>
                  <w:r>
                    <w:rPr>
                      <w:rFonts w:ascii="Times New Roman" w:hAnsi="Times New Roman" w:cs="Times New Roman"/>
                      <w:caps/>
                      <w:sz w:val="18"/>
                      <w:szCs w:val="18"/>
                      <w:lang w:val="en-GB" w:eastAsia="zh-CN"/>
                    </w:rPr>
                    <w:t>4)</w:t>
                  </w:r>
                </w:p>
                <w:p w14:paraId="193B588D" w14:textId="77777777" w:rsidR="000D3C6D" w:rsidRDefault="000D3C6D" w:rsidP="000D3C6D">
                  <w:pPr>
                    <w:pBdr>
                      <w:top w:val="single" w:sz="4" w:space="1" w:color="auto"/>
                      <w:left w:val="single" w:sz="4" w:space="4" w:color="auto"/>
                      <w:bottom w:val="single" w:sz="4" w:space="1" w:color="auto"/>
                      <w:right w:val="single" w:sz="4" w:space="4" w:color="auto"/>
                    </w:pBdr>
                    <w:jc w:val="center"/>
                    <w:rPr>
                      <w:rFonts w:ascii="Times New Roman" w:eastAsiaTheme="minorHAnsi" w:hAnsi="Times New Roman" w:cs="Times New Roman"/>
                      <w:b/>
                      <w:sz w:val="22"/>
                      <w:szCs w:val="22"/>
                      <w:u w:val="single"/>
                      <w:lang w:val="en-GB" w:eastAsia="en-US"/>
                    </w:rPr>
                  </w:pPr>
                  <w:r>
                    <w:rPr>
                      <w:rFonts w:ascii="Times New Roman" w:hAnsi="Times New Roman" w:cs="Times New Roman"/>
                      <w:b/>
                      <w:u w:val="single"/>
                      <w:lang w:val="en-GB"/>
                    </w:rPr>
                    <w:t>IN THE FAMILY JUSTICE COURTS OF THE REPUBLIC OF SINGAPORE</w:t>
                  </w:r>
                </w:p>
                <w:p w14:paraId="14C0D7F1" w14:textId="77777777" w:rsidR="000D3C6D" w:rsidRDefault="000D3C6D" w:rsidP="000D3C6D">
                  <w:pPr>
                    <w:pBdr>
                      <w:top w:val="single" w:sz="4" w:space="1" w:color="auto"/>
                      <w:left w:val="single" w:sz="4" w:space="4" w:color="auto"/>
                      <w:bottom w:val="single" w:sz="4" w:space="1" w:color="auto"/>
                      <w:right w:val="single" w:sz="4" w:space="4" w:color="auto"/>
                    </w:pBdr>
                    <w:jc w:val="center"/>
                    <w:rPr>
                      <w:rFonts w:ascii="Times New Roman" w:hAnsi="Times New Roman" w:cs="Times New Roman"/>
                      <w:lang w:val="en-GB"/>
                    </w:rPr>
                  </w:pPr>
                  <w:r>
                    <w:rPr>
                      <w:rFonts w:ascii="Times New Roman" w:hAnsi="Times New Roman" w:cs="Times New Roman"/>
                      <w:lang w:val="en-GB"/>
                    </w:rPr>
                    <w:t xml:space="preserve">In the Matter of the </w:t>
                  </w:r>
                </w:p>
                <w:p w14:paraId="4528ED4D" w14:textId="77777777" w:rsidR="000D3C6D" w:rsidRDefault="000D3C6D" w:rsidP="000D3C6D">
                  <w:pPr>
                    <w:pBdr>
                      <w:top w:val="single" w:sz="4" w:space="1" w:color="auto"/>
                      <w:left w:val="single" w:sz="4" w:space="4" w:color="auto"/>
                      <w:bottom w:val="single" w:sz="4" w:space="1" w:color="auto"/>
                      <w:right w:val="single" w:sz="4" w:space="4" w:color="auto"/>
                    </w:pBdr>
                    <w:jc w:val="center"/>
                    <w:rPr>
                      <w:rFonts w:ascii="Times New Roman" w:hAnsi="Times New Roman" w:cs="Times New Roman"/>
                      <w:lang w:val="en-GB"/>
                    </w:rPr>
                  </w:pPr>
                  <w:r>
                    <w:rPr>
                      <w:rFonts w:ascii="Times New Roman" w:hAnsi="Times New Roman" w:cs="Times New Roman"/>
                      <w:lang w:val="en-GB"/>
                    </w:rPr>
                    <w:t>VULNERABLE ADULTS ACT 2018</w:t>
                  </w:r>
                </w:p>
                <w:p w14:paraId="4E247804" w14:textId="77777777" w:rsidR="000D3C6D" w:rsidRDefault="000D3C6D" w:rsidP="000D3C6D">
                  <w:pPr>
                    <w:pBdr>
                      <w:top w:val="single" w:sz="4" w:space="1" w:color="auto"/>
                      <w:left w:val="single" w:sz="4" w:space="4" w:color="auto"/>
                      <w:bottom w:val="single" w:sz="4" w:space="1" w:color="auto"/>
                      <w:right w:val="single" w:sz="4" w:space="4" w:color="auto"/>
                    </w:pBdr>
                    <w:jc w:val="center"/>
                    <w:rPr>
                      <w:rFonts w:ascii="Times New Roman" w:hAnsi="Times New Roman" w:cs="Times New Roman"/>
                      <w:lang w:val="en-GB"/>
                    </w:rPr>
                  </w:pPr>
                  <w:r>
                    <w:rPr>
                      <w:rFonts w:ascii="Times New Roman" w:hAnsi="Times New Roman" w:cs="Times New Roman"/>
                      <w:lang w:val="en-GB"/>
                    </w:rPr>
                    <w:t>and</w:t>
                  </w:r>
                </w:p>
                <w:p w14:paraId="681D1182" w14:textId="77777777" w:rsidR="000D3C6D" w:rsidRDefault="000D3C6D" w:rsidP="000D3C6D">
                  <w:pPr>
                    <w:pBdr>
                      <w:top w:val="single" w:sz="4" w:space="1" w:color="auto"/>
                      <w:left w:val="single" w:sz="4" w:space="4" w:color="auto"/>
                      <w:bottom w:val="single" w:sz="4" w:space="1" w:color="auto"/>
                      <w:right w:val="single" w:sz="4" w:space="4" w:color="auto"/>
                    </w:pBdr>
                    <w:jc w:val="center"/>
                    <w:rPr>
                      <w:rFonts w:ascii="Times New Roman" w:hAnsi="Times New Roman" w:cs="Times New Roman"/>
                      <w:lang w:val="en-GB"/>
                    </w:rPr>
                  </w:pPr>
                  <w:r>
                    <w:rPr>
                      <w:rFonts w:ascii="Times New Roman" w:hAnsi="Times New Roman" w:cs="Times New Roman"/>
                      <w:lang w:val="en-GB"/>
                    </w:rPr>
                    <w:t>[Name &amp; identification of Vulnerable Adult]</w:t>
                  </w:r>
                </w:p>
                <w:p w14:paraId="3E35A32F" w14:textId="77777777" w:rsidR="000D3C6D" w:rsidRDefault="000D3C6D" w:rsidP="000D3C6D">
                  <w:pPr>
                    <w:pBdr>
                      <w:top w:val="single" w:sz="4" w:space="1" w:color="auto"/>
                      <w:left w:val="single" w:sz="4" w:space="4" w:color="auto"/>
                      <w:bottom w:val="single" w:sz="4" w:space="1" w:color="auto"/>
                      <w:right w:val="single" w:sz="4" w:space="4" w:color="auto"/>
                    </w:pBdr>
                    <w:jc w:val="right"/>
                    <w:rPr>
                      <w:rFonts w:ascii="Times New Roman" w:hAnsi="Times New Roman" w:cs="Times New Roman"/>
                      <w:lang w:val="en-GB"/>
                    </w:rPr>
                  </w:pPr>
                  <w:r>
                    <w:rPr>
                      <w:rFonts w:ascii="Times New Roman" w:hAnsi="Times New Roman" w:cs="Times New Roman"/>
                      <w:lang w:val="en-GB"/>
                    </w:rPr>
                    <w:t>Director</w:t>
                  </w:r>
                  <w:ins w:id="29" w:author="Aziziyah MD HAMBALI (FJCOURTS)" w:date="2020-04-24T16:19:00Z">
                    <w:r>
                      <w:rPr>
                        <w:rFonts w:ascii="Times New Roman" w:hAnsi="Times New Roman" w:cs="Times New Roman"/>
                        <w:lang w:val="en-GB"/>
                      </w:rPr>
                      <w:t>-General</w:t>
                    </w:r>
                    <w:r>
                      <w:rPr>
                        <w:rFonts w:ascii="Times New Roman" w:hAnsi="Times New Roman" w:cs="Times New Roman"/>
                        <w:color w:val="FF0000"/>
                        <w:u w:val="single"/>
                        <w:lang w:val="en-GB"/>
                      </w:rPr>
                      <w:t xml:space="preserve"> </w:t>
                    </w:r>
                  </w:ins>
                  <w:r>
                    <w:rPr>
                      <w:rFonts w:ascii="Times New Roman" w:hAnsi="Times New Roman" w:cs="Times New Roman"/>
                      <w:lang w:val="en-GB"/>
                    </w:rPr>
                    <w:t>of Social Welfare/protector… Applicant</w:t>
                  </w:r>
                </w:p>
                <w:p w14:paraId="2AC21EB0" w14:textId="77777777" w:rsidR="000D3C6D" w:rsidRDefault="000D3C6D" w:rsidP="000D3C6D">
                  <w:pPr>
                    <w:pBdr>
                      <w:top w:val="single" w:sz="4" w:space="1" w:color="auto"/>
                      <w:left w:val="single" w:sz="4" w:space="4" w:color="auto"/>
                      <w:bottom w:val="single" w:sz="4" w:space="1" w:color="auto"/>
                      <w:right w:val="single" w:sz="4" w:space="4" w:color="auto"/>
                    </w:pBdr>
                    <w:spacing w:after="0"/>
                    <w:jc w:val="center"/>
                    <w:rPr>
                      <w:rFonts w:ascii="Times New Roman" w:hAnsi="Times New Roman" w:cs="Times New Roman"/>
                      <w:b/>
                      <w:lang w:val="en-GB"/>
                    </w:rPr>
                  </w:pPr>
                  <w:r>
                    <w:rPr>
                      <w:rFonts w:ascii="Times New Roman" w:hAnsi="Times New Roman" w:cs="Times New Roman"/>
                      <w:b/>
                      <w:lang w:val="en-GB"/>
                    </w:rPr>
                    <w:t>NOTICE TO DISPUTE MENTAL CAPACITY</w:t>
                  </w:r>
                </w:p>
                <w:p w14:paraId="74200CE4" w14:textId="77777777" w:rsidR="000D3C6D" w:rsidRDefault="000D3C6D" w:rsidP="000D3C6D">
                  <w:pPr>
                    <w:pBdr>
                      <w:top w:val="single" w:sz="4" w:space="1" w:color="auto"/>
                      <w:left w:val="single" w:sz="4" w:space="4" w:color="auto"/>
                      <w:bottom w:val="single" w:sz="4" w:space="1" w:color="auto"/>
                      <w:right w:val="single" w:sz="4" w:space="4" w:color="auto"/>
                    </w:pBdr>
                    <w:jc w:val="both"/>
                    <w:rPr>
                      <w:rFonts w:ascii="Times New Roman" w:hAnsi="Times New Roman" w:cs="Times New Roman"/>
                    </w:rPr>
                  </w:pPr>
                  <w:r>
                    <w:rPr>
                      <w:rFonts w:ascii="Times New Roman" w:hAnsi="Times New Roman" w:cs="Times New Roman"/>
                    </w:rPr>
                    <w:t>To: Director</w:t>
                  </w:r>
                  <w:ins w:id="30" w:author="Aziziyah MD HAMBALI (FJCOURTS)" w:date="2020-04-24T16:19:00Z">
                    <w:r>
                      <w:rPr>
                        <w:rFonts w:ascii="Times New Roman" w:hAnsi="Times New Roman" w:cs="Times New Roman"/>
                        <w:lang w:val="en-GB"/>
                      </w:rPr>
                      <w:t>-General</w:t>
                    </w:r>
                    <w:r>
                      <w:rPr>
                        <w:rFonts w:ascii="Times New Roman" w:hAnsi="Times New Roman" w:cs="Times New Roman"/>
                        <w:color w:val="FF0000"/>
                        <w:u w:val="single"/>
                        <w:lang w:val="en-GB"/>
                      </w:rPr>
                      <w:t xml:space="preserve"> </w:t>
                    </w:r>
                  </w:ins>
                  <w:r>
                    <w:rPr>
                      <w:rFonts w:ascii="Times New Roman" w:hAnsi="Times New Roman" w:cs="Times New Roman"/>
                    </w:rPr>
                    <w:t xml:space="preserve">of Social Welfare/protector </w:t>
                  </w:r>
                </w:p>
                <w:p w14:paraId="0C9B878F" w14:textId="77777777" w:rsidR="000D3C6D" w:rsidRDefault="000D3C6D" w:rsidP="000D3C6D">
                  <w:pPr>
                    <w:pBdr>
                      <w:top w:val="single" w:sz="4" w:space="1" w:color="auto"/>
                      <w:left w:val="single" w:sz="4" w:space="4" w:color="auto"/>
                      <w:bottom w:val="single" w:sz="4" w:space="1" w:color="auto"/>
                      <w:right w:val="single" w:sz="4" w:space="4" w:color="auto"/>
                    </w:pBdr>
                    <w:jc w:val="both"/>
                    <w:rPr>
                      <w:rFonts w:ascii="Times New Roman" w:hAnsi="Times New Roman" w:cs="Times New Roman"/>
                    </w:rPr>
                  </w:pPr>
                  <w:r>
                    <w:rPr>
                      <w:rFonts w:ascii="Times New Roman" w:hAnsi="Times New Roman" w:cs="Times New Roman"/>
                    </w:rPr>
                    <w:t>Of (Address)</w:t>
                  </w:r>
                </w:p>
                <w:p w14:paraId="45AC2ED3" w14:textId="77777777" w:rsidR="000D3C6D" w:rsidRDefault="000D3C6D" w:rsidP="000D3C6D">
                  <w:pPr>
                    <w:pBdr>
                      <w:top w:val="single" w:sz="4" w:space="1" w:color="auto"/>
                      <w:left w:val="single" w:sz="4" w:space="4" w:color="auto"/>
                      <w:bottom w:val="single" w:sz="4" w:space="1" w:color="auto"/>
                      <w:right w:val="single" w:sz="4" w:space="4" w:color="auto"/>
                    </w:pBdr>
                    <w:jc w:val="both"/>
                    <w:rPr>
                      <w:rFonts w:ascii="Times New Roman" w:hAnsi="Times New Roman" w:cs="Times New Roman"/>
                    </w:rPr>
                  </w:pPr>
                  <w:r>
                    <w:rPr>
                      <w:rFonts w:ascii="Times New Roman" w:hAnsi="Times New Roman" w:cs="Times New Roman"/>
                    </w:rPr>
                    <w:t xml:space="preserve">1.  </w:t>
                  </w:r>
                  <w:r>
                    <w:rPr>
                      <w:rFonts w:ascii="Times New Roman" w:hAnsi="Times New Roman" w:cs="Times New Roman"/>
                    </w:rPr>
                    <w:tab/>
                    <w:t>Whereas an application has been made by the above applicant for an Order under Section 14 of the abovementioned Act; and the abovementioned vulnerable adult had received the Notice of Application from the Director</w:t>
                  </w:r>
                  <w:ins w:id="31" w:author="Aziziyah MD HAMBALI (FJCOURTS)" w:date="2020-04-24T16:19:00Z">
                    <w:r>
                      <w:rPr>
                        <w:rFonts w:ascii="Times New Roman" w:hAnsi="Times New Roman" w:cs="Times New Roman"/>
                        <w:lang w:val="en-GB"/>
                      </w:rPr>
                      <w:t>-General</w:t>
                    </w:r>
                    <w:r>
                      <w:rPr>
                        <w:rFonts w:ascii="Times New Roman" w:hAnsi="Times New Roman" w:cs="Times New Roman"/>
                        <w:color w:val="FF0000"/>
                        <w:u w:val="single"/>
                        <w:lang w:val="en-GB"/>
                      </w:rPr>
                      <w:t xml:space="preserve"> </w:t>
                    </w:r>
                  </w:ins>
                  <w:r>
                    <w:rPr>
                      <w:rFonts w:ascii="Times New Roman" w:hAnsi="Times New Roman" w:cs="Times New Roman"/>
                    </w:rPr>
                    <w:t>of Social Welfare/protector on [date] at [state address, email etc. where the Notice of Application was received].</w:t>
                  </w:r>
                </w:p>
                <w:p w14:paraId="798D1F21" w14:textId="77777777" w:rsidR="000D3C6D" w:rsidRDefault="000D3C6D" w:rsidP="000D3C6D">
                  <w:pPr>
                    <w:pBdr>
                      <w:top w:val="single" w:sz="4" w:space="1" w:color="auto"/>
                      <w:left w:val="single" w:sz="4" w:space="4" w:color="auto"/>
                      <w:bottom w:val="single" w:sz="4" w:space="1" w:color="auto"/>
                      <w:right w:val="single" w:sz="4" w:space="4" w:color="auto"/>
                    </w:pBdr>
                    <w:jc w:val="both"/>
                    <w:rPr>
                      <w:rFonts w:ascii="Times New Roman" w:hAnsi="Times New Roman" w:cs="Times New Roman"/>
                    </w:rPr>
                  </w:pPr>
                  <w:r>
                    <w:rPr>
                      <w:rFonts w:ascii="Times New Roman" w:hAnsi="Times New Roman" w:cs="Times New Roman"/>
                    </w:rPr>
                    <w:t xml:space="preserve">2. </w:t>
                  </w:r>
                  <w:r>
                    <w:rPr>
                      <w:rFonts w:ascii="Times New Roman" w:hAnsi="Times New Roman" w:cs="Times New Roman"/>
                    </w:rPr>
                    <w:tab/>
                    <w:t>I, [state name] [Identification Number], the [state nature of relationship to the vulnerable adult (e.g., father, daughter)] of the vulnerable adult hereby gives notice that I wish to dispute that the vulnerable adult has mental capacity to consent to the application(s) made by the</w:t>
                  </w:r>
                  <w:r>
                    <w:rPr>
                      <w:rFonts w:ascii="Times New Roman" w:hAnsi="Times New Roman" w:cs="Times New Roman"/>
                      <w:b/>
                    </w:rPr>
                    <w:t xml:space="preserve"> </w:t>
                  </w:r>
                  <w:r>
                    <w:rPr>
                      <w:rFonts w:ascii="Times New Roman" w:hAnsi="Times New Roman" w:cs="Times New Roman"/>
                    </w:rPr>
                    <w:t>Director</w:t>
                  </w:r>
                  <w:ins w:id="32" w:author="Aziziyah MD HAMBALI (FJCOURTS)" w:date="2020-04-24T16:19:00Z">
                    <w:r>
                      <w:rPr>
                        <w:rFonts w:ascii="Times New Roman" w:hAnsi="Times New Roman" w:cs="Times New Roman"/>
                        <w:lang w:val="en-GB"/>
                      </w:rPr>
                      <w:t>-General</w:t>
                    </w:r>
                    <w:r>
                      <w:rPr>
                        <w:rFonts w:ascii="Times New Roman" w:hAnsi="Times New Roman" w:cs="Times New Roman"/>
                        <w:color w:val="FF0000"/>
                        <w:u w:val="single"/>
                        <w:lang w:val="en-GB"/>
                      </w:rPr>
                      <w:t xml:space="preserve"> </w:t>
                    </w:r>
                  </w:ins>
                  <w:r>
                    <w:rPr>
                      <w:rFonts w:ascii="Times New Roman" w:hAnsi="Times New Roman" w:cs="Times New Roman"/>
                    </w:rPr>
                    <w:t>of Social Welfare/protector</w:t>
                  </w:r>
                  <w:r>
                    <w:rPr>
                      <w:rFonts w:ascii="Times New Roman" w:hAnsi="Times New Roman" w:cs="Times New Roman"/>
                      <w:b/>
                    </w:rPr>
                    <w:t xml:space="preserve"> </w:t>
                  </w:r>
                  <w:r>
                    <w:rPr>
                      <w:rFonts w:ascii="Times New Roman" w:hAnsi="Times New Roman" w:cs="Times New Roman"/>
                    </w:rPr>
                    <w:t xml:space="preserve">under the above-mentioned Act and wish to be heard on the same. </w:t>
                  </w:r>
                </w:p>
                <w:p w14:paraId="35F023F5" w14:textId="77777777" w:rsidR="000D3C6D" w:rsidRDefault="000D3C6D" w:rsidP="000D3C6D">
                  <w:pPr>
                    <w:pBdr>
                      <w:top w:val="single" w:sz="4" w:space="1" w:color="auto"/>
                      <w:left w:val="single" w:sz="4" w:space="4" w:color="auto"/>
                      <w:bottom w:val="single" w:sz="4" w:space="1" w:color="auto"/>
                      <w:right w:val="single" w:sz="4" w:space="4" w:color="auto"/>
                    </w:pBdr>
                    <w:jc w:val="both"/>
                    <w:rPr>
                      <w:rFonts w:ascii="Times New Roman" w:hAnsi="Times New Roman" w:cs="Times New Roman"/>
                    </w:rPr>
                  </w:pPr>
                  <w:r>
                    <w:rPr>
                      <w:rFonts w:ascii="Times New Roman" w:hAnsi="Times New Roman" w:cs="Times New Roman"/>
                    </w:rPr>
                    <w:t>[Facts/Documents in support]</w:t>
                  </w:r>
                </w:p>
                <w:p w14:paraId="58A0484B" w14:textId="77777777" w:rsidR="000D3C6D" w:rsidRDefault="000D3C6D" w:rsidP="000D3C6D">
                  <w:pPr>
                    <w:pBdr>
                      <w:top w:val="single" w:sz="4" w:space="1" w:color="auto"/>
                      <w:left w:val="single" w:sz="4" w:space="4" w:color="auto"/>
                      <w:bottom w:val="single" w:sz="4" w:space="1" w:color="auto"/>
                      <w:right w:val="single" w:sz="4" w:space="4" w:color="auto"/>
                    </w:pBdr>
                    <w:jc w:val="both"/>
                    <w:rPr>
                      <w:rFonts w:ascii="Times New Roman" w:hAnsi="Times New Roman" w:cs="Times New Roman"/>
                    </w:rPr>
                  </w:pPr>
                  <w:r>
                    <w:rPr>
                      <w:rFonts w:ascii="Times New Roman" w:hAnsi="Times New Roman" w:cs="Times New Roman"/>
                    </w:rPr>
                    <w:t>3.</w:t>
                  </w:r>
                  <w:r>
                    <w:rPr>
                      <w:rFonts w:ascii="Times New Roman" w:hAnsi="Times New Roman" w:cs="Times New Roman"/>
                    </w:rPr>
                    <w:tab/>
                    <w:t xml:space="preserve">The address to which communications should be sent to me is: </w:t>
                  </w:r>
                </w:p>
                <w:p w14:paraId="18023A5E" w14:textId="77777777" w:rsidR="000D3C6D" w:rsidRDefault="000D3C6D" w:rsidP="000D3C6D">
                  <w:pPr>
                    <w:pBdr>
                      <w:top w:val="single" w:sz="4" w:space="1" w:color="auto"/>
                      <w:left w:val="single" w:sz="4" w:space="4" w:color="auto"/>
                      <w:bottom w:val="single" w:sz="4" w:space="1" w:color="auto"/>
                      <w:right w:val="single" w:sz="4" w:space="4" w:color="auto"/>
                    </w:pBdr>
                    <w:spacing w:after="0"/>
                    <w:jc w:val="both"/>
                    <w:rPr>
                      <w:rFonts w:ascii="Times New Roman" w:hAnsi="Times New Roman" w:cs="Times New Roman"/>
                    </w:rPr>
                  </w:pPr>
                  <w:r>
                    <w:rPr>
                      <w:rFonts w:ascii="Times New Roman" w:hAnsi="Times New Roman" w:cs="Times New Roman"/>
                    </w:rPr>
                    <w:t xml:space="preserve">[Note: this must be an address in Singapore. If a solicitor is acting for you, give the name and address of your solicitor in Singapore.] </w:t>
                  </w:r>
                </w:p>
                <w:p w14:paraId="2885E8D0" w14:textId="77777777" w:rsidR="000D3C6D" w:rsidRDefault="000D3C6D" w:rsidP="000D3C6D">
                  <w:pPr>
                    <w:pBdr>
                      <w:top w:val="single" w:sz="4" w:space="1" w:color="auto"/>
                      <w:left w:val="single" w:sz="4" w:space="4" w:color="auto"/>
                      <w:bottom w:val="single" w:sz="4" w:space="1" w:color="auto"/>
                      <w:right w:val="single" w:sz="4" w:space="4" w:color="auto"/>
                    </w:pBdr>
                    <w:jc w:val="both"/>
                    <w:rPr>
                      <w:rFonts w:ascii="Times New Roman" w:hAnsi="Times New Roman" w:cs="Times New Roman"/>
                    </w:rPr>
                  </w:pPr>
                  <w:r>
                    <w:rPr>
                      <w:rFonts w:ascii="Times New Roman" w:hAnsi="Times New Roman" w:cs="Times New Roman"/>
                    </w:rPr>
                    <w:t xml:space="preserve">4. </w:t>
                  </w:r>
                  <w:r>
                    <w:rPr>
                      <w:rFonts w:ascii="Times New Roman" w:hAnsi="Times New Roman" w:cs="Times New Roman"/>
                    </w:rPr>
                    <w:tab/>
                    <w:t xml:space="preserve">My other contact particulars are: </w:t>
                  </w:r>
                </w:p>
                <w:p w14:paraId="34414409" w14:textId="77777777" w:rsidR="000D3C6D" w:rsidRDefault="000D3C6D" w:rsidP="000D3C6D">
                  <w:pPr>
                    <w:pBdr>
                      <w:top w:val="single" w:sz="4" w:space="1" w:color="auto"/>
                      <w:left w:val="single" w:sz="4" w:space="4" w:color="auto"/>
                      <w:bottom w:val="single" w:sz="4" w:space="1" w:color="auto"/>
                      <w:right w:val="single" w:sz="4" w:space="4" w:color="auto"/>
                    </w:pBdr>
                    <w:jc w:val="both"/>
                    <w:rPr>
                      <w:rFonts w:ascii="Times New Roman" w:hAnsi="Times New Roman" w:cs="Times New Roman"/>
                    </w:rPr>
                  </w:pPr>
                  <w:r>
                    <w:rPr>
                      <w:rFonts w:ascii="Times New Roman" w:hAnsi="Times New Roman" w:cs="Times New Roman"/>
                    </w:rPr>
                    <w:tab/>
                  </w:r>
                  <w:r>
                    <w:rPr>
                      <w:rFonts w:ascii="Times New Roman" w:hAnsi="Times New Roman" w:cs="Times New Roman"/>
                      <w:i/>
                    </w:rPr>
                    <w:t>Handphone &amp; Email:</w:t>
                  </w:r>
                  <w:r>
                    <w:rPr>
                      <w:rFonts w:ascii="Times New Roman" w:hAnsi="Times New Roman" w:cs="Times New Roman"/>
                    </w:rPr>
                    <w:tab/>
                  </w:r>
                </w:p>
                <w:p w14:paraId="46DBEA41" w14:textId="77777777" w:rsidR="000D3C6D" w:rsidRDefault="000D3C6D" w:rsidP="000D3C6D">
                  <w:pPr>
                    <w:pBdr>
                      <w:top w:val="single" w:sz="4" w:space="1" w:color="auto"/>
                      <w:left w:val="single" w:sz="4" w:space="4" w:color="auto"/>
                      <w:bottom w:val="single" w:sz="4" w:space="1" w:color="auto"/>
                      <w:right w:val="single" w:sz="4" w:space="4" w:color="auto"/>
                    </w:pBdr>
                    <w:jc w:val="both"/>
                    <w:rPr>
                      <w:rFonts w:ascii="Times New Roman" w:hAnsi="Times New Roman" w:cs="Times New Roman"/>
                    </w:rPr>
                  </w:pPr>
                  <w:r>
                    <w:rPr>
                      <w:rFonts w:ascii="Times New Roman" w:hAnsi="Times New Roman" w:cs="Times New Roman"/>
                    </w:rPr>
                    <w:lastRenderedPageBreak/>
                    <w:t>5.</w:t>
                  </w:r>
                  <w:r>
                    <w:rPr>
                      <w:rFonts w:ascii="Times New Roman" w:hAnsi="Times New Roman" w:cs="Times New Roman"/>
                    </w:rPr>
                    <w:tab/>
                    <w:t>I understand that upon filing this Notice and if accepted, the Court will fix a case conference for which my attendance is required for the Court to give directions on the matter.</w:t>
                  </w:r>
                </w:p>
                <w:p w14:paraId="7DB6A969" w14:textId="77777777" w:rsidR="000D3C6D" w:rsidRDefault="000D3C6D" w:rsidP="000D3C6D">
                  <w:pPr>
                    <w:pBdr>
                      <w:top w:val="single" w:sz="4" w:space="1" w:color="auto"/>
                      <w:left w:val="single" w:sz="4" w:space="4" w:color="auto"/>
                      <w:bottom w:val="single" w:sz="4" w:space="1" w:color="auto"/>
                      <w:right w:val="single" w:sz="4" w:space="4" w:color="auto"/>
                    </w:pBdr>
                    <w:jc w:val="both"/>
                    <w:rPr>
                      <w:rFonts w:ascii="Times New Roman" w:hAnsi="Times New Roman" w:cs="Times New Roman"/>
                    </w:rPr>
                  </w:pPr>
                </w:p>
                <w:p w14:paraId="638E0D44" w14:textId="77777777" w:rsidR="000D3C6D" w:rsidRDefault="000D3C6D" w:rsidP="000D3C6D">
                  <w:pPr>
                    <w:pBdr>
                      <w:top w:val="single" w:sz="4" w:space="1" w:color="auto"/>
                      <w:left w:val="single" w:sz="4" w:space="4" w:color="auto"/>
                      <w:bottom w:val="single" w:sz="4" w:space="1" w:color="auto"/>
                      <w:right w:val="single" w:sz="4" w:space="4" w:color="auto"/>
                    </w:pBdr>
                    <w:jc w:val="both"/>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 xml:space="preserve">            Name &amp; </w:t>
                  </w:r>
                  <w:proofErr w:type="gramStart"/>
                  <w:r>
                    <w:rPr>
                      <w:rFonts w:ascii="Times New Roman" w:hAnsi="Times New Roman" w:cs="Times New Roman"/>
                    </w:rPr>
                    <w:t>Signature:_</w:t>
                  </w:r>
                  <w:proofErr w:type="gramEnd"/>
                  <w:r>
                    <w:rPr>
                      <w:rFonts w:ascii="Times New Roman" w:hAnsi="Times New Roman" w:cs="Times New Roman"/>
                    </w:rPr>
                    <w:t>____________</w:t>
                  </w:r>
                </w:p>
                <w:p w14:paraId="5B9FC7BD" w14:textId="77777777" w:rsidR="000D3C6D" w:rsidRDefault="000D3C6D" w:rsidP="000D3C6D">
                  <w:pPr>
                    <w:pBdr>
                      <w:top w:val="single" w:sz="4" w:space="1" w:color="auto"/>
                      <w:left w:val="single" w:sz="4" w:space="4" w:color="auto"/>
                      <w:bottom w:val="single" w:sz="4" w:space="1" w:color="auto"/>
                      <w:right w:val="single" w:sz="4" w:space="4" w:color="auto"/>
                    </w:pBdr>
                    <w:jc w:val="right"/>
                    <w:rPr>
                      <w:rFonts w:ascii="Times New Roman" w:hAnsi="Times New Roman" w:cs="Times New Roman"/>
                    </w:rPr>
                  </w:pPr>
                  <w:r>
                    <w:rPr>
                      <w:rFonts w:ascii="Times New Roman" w:hAnsi="Times New Roman" w:cs="Times New Roman"/>
                    </w:rPr>
                    <w:t>Date of birth: _____________</w:t>
                  </w:r>
                </w:p>
                <w:p w14:paraId="1BBE75EE" w14:textId="77777777" w:rsidR="000D3C6D" w:rsidRDefault="000D3C6D" w:rsidP="000D3C6D">
                  <w:pPr>
                    <w:rPr>
                      <w:rFonts w:asciiTheme="minorHAnsi" w:hAnsiTheme="minorHAnsi" w:cstheme="minorBidi"/>
                    </w:rPr>
                  </w:pPr>
                </w:p>
                <w:p w14:paraId="74BEDDE3" w14:textId="77777777" w:rsidR="000D3C6D" w:rsidRDefault="000D3C6D" w:rsidP="000D3C6D">
                  <w:pPr>
                    <w:pStyle w:val="Heading1"/>
                    <w:jc w:val="center"/>
                    <w:rPr>
                      <w:rFonts w:ascii="Times New Roman" w:hAnsi="Times New Roman"/>
                      <w:color w:val="auto"/>
                      <w:sz w:val="22"/>
                      <w:szCs w:val="22"/>
                    </w:rPr>
                  </w:pPr>
                  <w:bookmarkStart w:id="33" w:name="Form64E"/>
                  <w:bookmarkStart w:id="34" w:name="_FORM_64E"/>
                  <w:bookmarkEnd w:id="33"/>
                  <w:bookmarkEnd w:id="34"/>
                  <w:r>
                    <w:rPr>
                      <w:rFonts w:ascii="Times New Roman" w:hAnsi="Times New Roman"/>
                      <w:color w:val="auto"/>
                      <w:sz w:val="22"/>
                      <w:szCs w:val="22"/>
                    </w:rPr>
                    <w:t>FORM 64E</w:t>
                  </w:r>
                </w:p>
                <w:p w14:paraId="595330AB" w14:textId="77777777" w:rsidR="000D3C6D" w:rsidRDefault="000D3C6D" w:rsidP="000D3C6D">
                  <w:pPr>
                    <w:spacing w:after="0" w:line="240" w:lineRule="auto"/>
                    <w:rPr>
                      <w:rFonts w:ascii="Times New Roman" w:hAnsi="Times New Roman" w:cs="Times New Roman"/>
                      <w:sz w:val="18"/>
                      <w:szCs w:val="18"/>
                    </w:rPr>
                  </w:pPr>
                  <w:r>
                    <w:rPr>
                      <w:rFonts w:ascii="Times New Roman" w:hAnsi="Times New Roman" w:cs="Times New Roman"/>
                      <w:sz w:val="18"/>
                      <w:szCs w:val="18"/>
                    </w:rPr>
                    <w:t>R. 295</w:t>
                  </w:r>
                  <w:proofErr w:type="gramStart"/>
                  <w:r>
                    <w:rPr>
                      <w:rFonts w:ascii="Times New Roman" w:hAnsi="Times New Roman" w:cs="Times New Roman"/>
                      <w:sz w:val="18"/>
                      <w:szCs w:val="18"/>
                    </w:rPr>
                    <w:t>J(</w:t>
                  </w:r>
                  <w:proofErr w:type="gramEnd"/>
                  <w:r>
                    <w:rPr>
                      <w:rFonts w:ascii="Times New Roman" w:hAnsi="Times New Roman" w:cs="Times New Roman"/>
                      <w:sz w:val="18"/>
                      <w:szCs w:val="18"/>
                    </w:rPr>
                    <w:t>1)</w:t>
                  </w:r>
                </w:p>
                <w:p w14:paraId="677EFCD7" w14:textId="77777777" w:rsidR="000D3C6D" w:rsidRDefault="000D3C6D" w:rsidP="000D3C6D">
                  <w:pPr>
                    <w:jc w:val="center"/>
                    <w:rPr>
                      <w:rFonts w:asciiTheme="minorHAnsi" w:hAnsiTheme="minorHAnsi" w:cstheme="minorBidi"/>
                      <w:b/>
                      <w:sz w:val="20"/>
                      <w:szCs w:val="22"/>
                      <w:lang w:val="en-GB"/>
                    </w:rPr>
                  </w:pPr>
                </w:p>
                <w:p w14:paraId="0DB6B374" w14:textId="77777777" w:rsidR="000D3C6D" w:rsidRDefault="000D3C6D" w:rsidP="000D3C6D">
                  <w:pPr>
                    <w:pBdr>
                      <w:top w:val="single" w:sz="4" w:space="1" w:color="auto"/>
                      <w:left w:val="single" w:sz="4" w:space="4" w:color="auto"/>
                      <w:bottom w:val="single" w:sz="4" w:space="1" w:color="auto"/>
                      <w:right w:val="single" w:sz="4" w:space="4" w:color="auto"/>
                    </w:pBdr>
                    <w:jc w:val="center"/>
                    <w:rPr>
                      <w:rFonts w:ascii="Times New Roman" w:hAnsi="Times New Roman" w:cs="Times New Roman"/>
                      <w:b/>
                      <w:sz w:val="22"/>
                      <w:u w:val="single"/>
                      <w:lang w:val="en-GB"/>
                    </w:rPr>
                  </w:pPr>
                  <w:r>
                    <w:rPr>
                      <w:rFonts w:ascii="Times New Roman" w:hAnsi="Times New Roman" w:cs="Times New Roman"/>
                      <w:b/>
                      <w:u w:val="single"/>
                      <w:lang w:val="en-GB"/>
                    </w:rPr>
                    <w:t>IN THE FAMILY JUSTICE COURTS OF THE REPUBLIC OF SINGAPORE</w:t>
                  </w:r>
                </w:p>
                <w:p w14:paraId="350F1978" w14:textId="77777777" w:rsidR="000D3C6D" w:rsidRDefault="000D3C6D" w:rsidP="000D3C6D">
                  <w:pPr>
                    <w:pBdr>
                      <w:top w:val="single" w:sz="4" w:space="1" w:color="auto"/>
                      <w:left w:val="single" w:sz="4" w:space="4" w:color="auto"/>
                      <w:bottom w:val="single" w:sz="4" w:space="1" w:color="auto"/>
                      <w:right w:val="single" w:sz="4" w:space="4" w:color="auto"/>
                    </w:pBdr>
                    <w:jc w:val="center"/>
                    <w:rPr>
                      <w:rFonts w:ascii="Times New Roman" w:hAnsi="Times New Roman" w:cs="Times New Roman"/>
                      <w:lang w:val="en-GB"/>
                    </w:rPr>
                  </w:pPr>
                  <w:r>
                    <w:rPr>
                      <w:rFonts w:ascii="Times New Roman" w:hAnsi="Times New Roman" w:cs="Times New Roman"/>
                      <w:lang w:val="en-GB"/>
                    </w:rPr>
                    <w:t xml:space="preserve">In the Matter of the </w:t>
                  </w:r>
                </w:p>
                <w:p w14:paraId="1F50F081" w14:textId="77777777" w:rsidR="000D3C6D" w:rsidRDefault="000D3C6D" w:rsidP="000D3C6D">
                  <w:pPr>
                    <w:pBdr>
                      <w:top w:val="single" w:sz="4" w:space="1" w:color="auto"/>
                      <w:left w:val="single" w:sz="4" w:space="4" w:color="auto"/>
                      <w:bottom w:val="single" w:sz="4" w:space="1" w:color="auto"/>
                      <w:right w:val="single" w:sz="4" w:space="4" w:color="auto"/>
                    </w:pBdr>
                    <w:jc w:val="center"/>
                    <w:rPr>
                      <w:rFonts w:ascii="Times New Roman" w:hAnsi="Times New Roman" w:cs="Times New Roman"/>
                      <w:lang w:val="en-GB"/>
                    </w:rPr>
                  </w:pPr>
                  <w:r>
                    <w:rPr>
                      <w:rFonts w:ascii="Times New Roman" w:hAnsi="Times New Roman" w:cs="Times New Roman"/>
                      <w:lang w:val="en-GB"/>
                    </w:rPr>
                    <w:t>VULNERABLE ADULTS ACT 2018</w:t>
                  </w:r>
                </w:p>
                <w:p w14:paraId="7F274B84" w14:textId="77777777" w:rsidR="000D3C6D" w:rsidRDefault="000D3C6D" w:rsidP="000D3C6D">
                  <w:pPr>
                    <w:pBdr>
                      <w:top w:val="single" w:sz="4" w:space="1" w:color="auto"/>
                      <w:left w:val="single" w:sz="4" w:space="4" w:color="auto"/>
                      <w:bottom w:val="single" w:sz="4" w:space="1" w:color="auto"/>
                      <w:right w:val="single" w:sz="4" w:space="4" w:color="auto"/>
                    </w:pBdr>
                    <w:jc w:val="center"/>
                    <w:rPr>
                      <w:rFonts w:ascii="Times New Roman" w:hAnsi="Times New Roman" w:cs="Times New Roman"/>
                      <w:lang w:val="en-GB"/>
                    </w:rPr>
                  </w:pPr>
                  <w:r>
                    <w:rPr>
                      <w:rFonts w:ascii="Times New Roman" w:hAnsi="Times New Roman" w:cs="Times New Roman"/>
                      <w:lang w:val="en-GB"/>
                    </w:rPr>
                    <w:t>and</w:t>
                  </w:r>
                </w:p>
                <w:p w14:paraId="2189122C" w14:textId="77777777" w:rsidR="000D3C6D" w:rsidRDefault="000D3C6D" w:rsidP="000D3C6D">
                  <w:pPr>
                    <w:pBdr>
                      <w:top w:val="single" w:sz="4" w:space="1" w:color="auto"/>
                      <w:left w:val="single" w:sz="4" w:space="4" w:color="auto"/>
                      <w:bottom w:val="single" w:sz="4" w:space="1" w:color="auto"/>
                      <w:right w:val="single" w:sz="4" w:space="4" w:color="auto"/>
                    </w:pBdr>
                    <w:jc w:val="center"/>
                    <w:rPr>
                      <w:rFonts w:ascii="Times New Roman" w:hAnsi="Times New Roman" w:cs="Times New Roman"/>
                      <w:lang w:val="en-GB"/>
                    </w:rPr>
                  </w:pPr>
                  <w:r>
                    <w:rPr>
                      <w:rFonts w:ascii="Times New Roman" w:hAnsi="Times New Roman" w:cs="Times New Roman"/>
                      <w:lang w:val="en-GB"/>
                    </w:rPr>
                    <w:t>[Name &amp; identification of Vulnerable Adult]</w:t>
                  </w:r>
                </w:p>
                <w:p w14:paraId="228AE858" w14:textId="77777777" w:rsidR="000D3C6D" w:rsidRDefault="000D3C6D" w:rsidP="000D3C6D">
                  <w:pPr>
                    <w:pBdr>
                      <w:top w:val="single" w:sz="4" w:space="1" w:color="auto"/>
                      <w:left w:val="single" w:sz="4" w:space="4" w:color="auto"/>
                      <w:bottom w:val="single" w:sz="4" w:space="1" w:color="auto"/>
                      <w:right w:val="single" w:sz="4" w:space="4" w:color="auto"/>
                    </w:pBdr>
                    <w:jc w:val="right"/>
                    <w:rPr>
                      <w:rFonts w:ascii="Times New Roman" w:hAnsi="Times New Roman" w:cs="Times New Roman"/>
                      <w:lang w:val="en-GB"/>
                    </w:rPr>
                  </w:pPr>
                  <w:r>
                    <w:rPr>
                      <w:rFonts w:ascii="Times New Roman" w:hAnsi="Times New Roman" w:cs="Times New Roman"/>
                      <w:lang w:val="en-GB"/>
                    </w:rPr>
                    <w:t>Director</w:t>
                  </w:r>
                  <w:ins w:id="35" w:author="Aziziyah MD HAMBALI (FJCOURTS)" w:date="2020-04-24T16:19:00Z">
                    <w:r>
                      <w:rPr>
                        <w:rFonts w:ascii="Times New Roman" w:hAnsi="Times New Roman" w:cs="Times New Roman"/>
                        <w:lang w:val="en-GB"/>
                      </w:rPr>
                      <w:t>-General</w:t>
                    </w:r>
                    <w:r>
                      <w:rPr>
                        <w:rFonts w:ascii="Times New Roman" w:hAnsi="Times New Roman" w:cs="Times New Roman"/>
                        <w:color w:val="FF0000"/>
                        <w:u w:val="single"/>
                        <w:lang w:val="en-GB"/>
                      </w:rPr>
                      <w:t xml:space="preserve"> </w:t>
                    </w:r>
                  </w:ins>
                  <w:r>
                    <w:rPr>
                      <w:rFonts w:ascii="Times New Roman" w:hAnsi="Times New Roman" w:cs="Times New Roman"/>
                      <w:lang w:val="en-GB"/>
                    </w:rPr>
                    <w:t>of Social Welfare/protector… Applicant</w:t>
                  </w:r>
                </w:p>
                <w:p w14:paraId="460040F3" w14:textId="77777777" w:rsidR="000D3C6D" w:rsidRDefault="000D3C6D" w:rsidP="000D3C6D">
                  <w:pPr>
                    <w:pBdr>
                      <w:top w:val="single" w:sz="4" w:space="1" w:color="auto"/>
                      <w:left w:val="single" w:sz="4" w:space="4" w:color="auto"/>
                      <w:bottom w:val="single" w:sz="4" w:space="1" w:color="auto"/>
                      <w:right w:val="single" w:sz="4" w:space="4" w:color="auto"/>
                    </w:pBdr>
                    <w:spacing w:after="0"/>
                    <w:jc w:val="center"/>
                    <w:rPr>
                      <w:rFonts w:ascii="Times New Roman" w:hAnsi="Times New Roman" w:cs="Times New Roman"/>
                      <w:b/>
                      <w:lang w:val="en-GB"/>
                    </w:rPr>
                  </w:pPr>
                  <w:r>
                    <w:rPr>
                      <w:rFonts w:ascii="Times New Roman" w:hAnsi="Times New Roman" w:cs="Times New Roman"/>
                      <w:b/>
                      <w:lang w:val="en-GB"/>
                    </w:rPr>
                    <w:t>NOTICE OF OBJECTIONS</w:t>
                  </w:r>
                </w:p>
                <w:p w14:paraId="12C880F9" w14:textId="77777777" w:rsidR="000D3C6D" w:rsidRDefault="000D3C6D" w:rsidP="000D3C6D">
                  <w:pPr>
                    <w:pBdr>
                      <w:top w:val="single" w:sz="4" w:space="1" w:color="auto"/>
                      <w:left w:val="single" w:sz="4" w:space="4" w:color="auto"/>
                      <w:bottom w:val="single" w:sz="4" w:space="1" w:color="auto"/>
                      <w:right w:val="single" w:sz="4" w:space="4" w:color="auto"/>
                    </w:pBdr>
                    <w:spacing w:after="0"/>
                    <w:jc w:val="center"/>
                    <w:rPr>
                      <w:rFonts w:ascii="Times New Roman" w:hAnsi="Times New Roman" w:cs="Times New Roman"/>
                      <w:b/>
                      <w:lang w:val="en-GB"/>
                    </w:rPr>
                  </w:pPr>
                </w:p>
                <w:p w14:paraId="31088A01" w14:textId="77777777" w:rsidR="000D3C6D" w:rsidRDefault="000D3C6D" w:rsidP="000D3C6D">
                  <w:pPr>
                    <w:pBdr>
                      <w:top w:val="single" w:sz="4" w:space="1" w:color="auto"/>
                      <w:left w:val="single" w:sz="4" w:space="4" w:color="auto"/>
                      <w:bottom w:val="single" w:sz="4" w:space="1" w:color="auto"/>
                      <w:right w:val="single" w:sz="4" w:space="4" w:color="auto"/>
                    </w:pBdr>
                    <w:jc w:val="both"/>
                    <w:rPr>
                      <w:rFonts w:ascii="Times New Roman" w:hAnsi="Times New Roman" w:cs="Times New Roman"/>
                    </w:rPr>
                  </w:pPr>
                  <w:r>
                    <w:rPr>
                      <w:rFonts w:ascii="Times New Roman" w:hAnsi="Times New Roman" w:cs="Times New Roman"/>
                    </w:rPr>
                    <w:t xml:space="preserve">To: </w:t>
                  </w:r>
                </w:p>
                <w:p w14:paraId="2FA30F06" w14:textId="77777777" w:rsidR="000D3C6D" w:rsidRDefault="000D3C6D" w:rsidP="000D3C6D">
                  <w:pPr>
                    <w:pBdr>
                      <w:top w:val="single" w:sz="4" w:space="1" w:color="auto"/>
                      <w:left w:val="single" w:sz="4" w:space="4" w:color="auto"/>
                      <w:bottom w:val="single" w:sz="4" w:space="1" w:color="auto"/>
                      <w:right w:val="single" w:sz="4" w:space="4" w:color="auto"/>
                    </w:pBdr>
                    <w:jc w:val="both"/>
                    <w:rPr>
                      <w:rFonts w:ascii="Times New Roman" w:hAnsi="Times New Roman" w:cs="Times New Roman"/>
                    </w:rPr>
                  </w:pPr>
                  <w:r>
                    <w:rPr>
                      <w:rFonts w:ascii="Times New Roman" w:hAnsi="Times New Roman" w:cs="Times New Roman"/>
                    </w:rPr>
                    <w:t>I)Family Justice Courts</w:t>
                  </w:r>
                </w:p>
                <w:p w14:paraId="1D8417AC" w14:textId="77777777" w:rsidR="000D3C6D" w:rsidRDefault="000D3C6D" w:rsidP="000D3C6D">
                  <w:pPr>
                    <w:pBdr>
                      <w:top w:val="single" w:sz="4" w:space="1" w:color="auto"/>
                      <w:left w:val="single" w:sz="4" w:space="4" w:color="auto"/>
                      <w:bottom w:val="single" w:sz="4" w:space="1" w:color="auto"/>
                      <w:right w:val="single" w:sz="4" w:space="4" w:color="auto"/>
                    </w:pBdr>
                    <w:jc w:val="both"/>
                    <w:rPr>
                      <w:rFonts w:ascii="Times New Roman" w:hAnsi="Times New Roman" w:cs="Times New Roman"/>
                    </w:rPr>
                  </w:pPr>
                  <w:r>
                    <w:rPr>
                      <w:rFonts w:ascii="Times New Roman" w:hAnsi="Times New Roman" w:cs="Times New Roman"/>
                    </w:rPr>
                    <w:t>II) Director</w:t>
                  </w:r>
                  <w:ins w:id="36" w:author="Aziziyah MD HAMBALI (FJCOURTS)" w:date="2020-04-24T16:20:00Z">
                    <w:r>
                      <w:rPr>
                        <w:rFonts w:ascii="Times New Roman" w:hAnsi="Times New Roman" w:cs="Times New Roman"/>
                        <w:lang w:val="en-GB"/>
                      </w:rPr>
                      <w:t>-General</w:t>
                    </w:r>
                    <w:r>
                      <w:rPr>
                        <w:rFonts w:ascii="Times New Roman" w:hAnsi="Times New Roman" w:cs="Times New Roman"/>
                        <w:color w:val="FF0000"/>
                        <w:u w:val="single"/>
                        <w:lang w:val="en-GB"/>
                      </w:rPr>
                      <w:t xml:space="preserve"> </w:t>
                    </w:r>
                  </w:ins>
                  <w:r>
                    <w:rPr>
                      <w:rFonts w:ascii="Times New Roman" w:hAnsi="Times New Roman" w:cs="Times New Roman"/>
                    </w:rPr>
                    <w:t xml:space="preserve">of Social Welfare/protector </w:t>
                  </w:r>
                </w:p>
                <w:p w14:paraId="6F8CE7B1" w14:textId="37522613" w:rsidR="000D3C6D" w:rsidRDefault="000D3C6D" w:rsidP="000D3C6D">
                  <w:pPr>
                    <w:pBdr>
                      <w:top w:val="single" w:sz="4" w:space="1" w:color="auto"/>
                      <w:left w:val="single" w:sz="4" w:space="4" w:color="auto"/>
                      <w:bottom w:val="single" w:sz="4" w:space="1" w:color="auto"/>
                      <w:right w:val="single" w:sz="4" w:space="4" w:color="auto"/>
                    </w:pBdr>
                    <w:jc w:val="both"/>
                    <w:rPr>
                      <w:rFonts w:ascii="Times New Roman" w:hAnsi="Times New Roman" w:cs="Times New Roman"/>
                    </w:rPr>
                  </w:pPr>
                  <w:r>
                    <w:rPr>
                      <w:rFonts w:ascii="Times New Roman" w:hAnsi="Times New Roman" w:cs="Times New Roman"/>
                    </w:rPr>
                    <w:t xml:space="preserve">1.  </w:t>
                  </w:r>
                  <w:r>
                    <w:rPr>
                      <w:rFonts w:ascii="Times New Roman" w:hAnsi="Times New Roman" w:cs="Times New Roman"/>
                    </w:rPr>
                    <w:tab/>
                    <w:t xml:space="preserve">Whereas an application has been made by the above applicant for an Order under section 14 of the abovementioned Act and that a Notice of Application was served on </w:t>
                  </w:r>
                  <w:r w:rsidR="001A4106" w:rsidRPr="001A4106">
                    <w:rPr>
                      <w:rFonts w:ascii="Times New Roman" w:hAnsi="Times New Roman" w:cs="Times New Roman"/>
                    </w:rPr>
                    <w:t xml:space="preserve">me/the Respondent*. </w:t>
                  </w:r>
                  <w:r>
                    <w:rPr>
                      <w:rFonts w:ascii="Times New Roman" w:hAnsi="Times New Roman" w:cs="Times New Roman"/>
                    </w:rPr>
                    <w:t xml:space="preserve"> </w:t>
                  </w:r>
                </w:p>
                <w:p w14:paraId="3F2A44CC" w14:textId="77777777" w:rsidR="001A4106" w:rsidRDefault="000D3C6D" w:rsidP="000D3C6D">
                  <w:pPr>
                    <w:pBdr>
                      <w:top w:val="single" w:sz="4" w:space="1" w:color="auto"/>
                      <w:left w:val="single" w:sz="4" w:space="4" w:color="auto"/>
                      <w:bottom w:val="single" w:sz="4" w:space="1" w:color="auto"/>
                      <w:right w:val="single" w:sz="4" w:space="4" w:color="auto"/>
                    </w:pBdr>
                    <w:jc w:val="both"/>
                    <w:rPr>
                      <w:rFonts w:ascii="Times New Roman" w:hAnsi="Times New Roman" w:cs="Times New Roman"/>
                    </w:rPr>
                  </w:pPr>
                  <w:r>
                    <w:rPr>
                      <w:rFonts w:ascii="Times New Roman" w:hAnsi="Times New Roman" w:cs="Times New Roman"/>
                    </w:rPr>
                    <w:t xml:space="preserve">2. </w:t>
                  </w:r>
                  <w:r>
                    <w:rPr>
                      <w:rFonts w:ascii="Times New Roman" w:hAnsi="Times New Roman" w:cs="Times New Roman"/>
                    </w:rPr>
                    <w:tab/>
                    <w:t xml:space="preserve">I, [state name] </w:t>
                  </w:r>
                  <w:r w:rsidR="001A4106" w:rsidRPr="001A4106">
                    <w:rPr>
                      <w:rFonts w:ascii="Times New Roman" w:hAnsi="Times New Roman" w:cs="Times New Roman"/>
                    </w:rPr>
                    <w:t>[Identification Number (for Respondent) / Practicing Certificate Number (for solicitor</w:t>
                  </w:r>
                  <w:proofErr w:type="gramStart"/>
                  <w:r w:rsidR="001A4106" w:rsidRPr="001A4106">
                    <w:rPr>
                      <w:rFonts w:ascii="Times New Roman" w:hAnsi="Times New Roman" w:cs="Times New Roman"/>
                    </w:rPr>
                    <w:t>)]*</w:t>
                  </w:r>
                  <w:proofErr w:type="gramEnd"/>
                  <w:r w:rsidR="001A4106" w:rsidRPr="001A4106">
                    <w:rPr>
                      <w:rFonts w:ascii="Times New Roman" w:hAnsi="Times New Roman" w:cs="Times New Roman"/>
                    </w:rPr>
                    <w:t xml:space="preserve">, the [state nature of relationship to the vulnerable adult (e.g., </w:t>
                  </w:r>
                  <w:r w:rsidR="001A4106" w:rsidRPr="001A4106">
                    <w:rPr>
                      <w:rFonts w:ascii="Times New Roman" w:hAnsi="Times New Roman" w:cs="Times New Roman"/>
                    </w:rPr>
                    <w:lastRenderedPageBreak/>
                    <w:t xml:space="preserve">father, daughter)] of the vulnerable adult hereby give notice that I/the Respondent* intend to object to the application and wish to be heard on the same. </w:t>
                  </w:r>
                </w:p>
                <w:p w14:paraId="46EEC8B0" w14:textId="414CECEE" w:rsidR="000D3C6D" w:rsidRDefault="000D3C6D" w:rsidP="000D3C6D">
                  <w:pPr>
                    <w:pBdr>
                      <w:top w:val="single" w:sz="4" w:space="1" w:color="auto"/>
                      <w:left w:val="single" w:sz="4" w:space="4" w:color="auto"/>
                      <w:bottom w:val="single" w:sz="4" w:space="1" w:color="auto"/>
                      <w:right w:val="single" w:sz="4" w:space="4" w:color="auto"/>
                    </w:pBdr>
                    <w:jc w:val="both"/>
                    <w:rPr>
                      <w:rFonts w:ascii="Times New Roman" w:hAnsi="Times New Roman" w:cs="Times New Roman"/>
                    </w:rPr>
                  </w:pPr>
                  <w:r>
                    <w:rPr>
                      <w:rFonts w:ascii="Times New Roman" w:hAnsi="Times New Roman" w:cs="Times New Roman"/>
                    </w:rPr>
                    <w:t>[Brief Grounds/Reasons for objections]</w:t>
                  </w:r>
                </w:p>
                <w:p w14:paraId="5195E718" w14:textId="7CE7B153" w:rsidR="000D3C6D" w:rsidRDefault="000D3C6D" w:rsidP="000D3C6D">
                  <w:pPr>
                    <w:pBdr>
                      <w:top w:val="single" w:sz="4" w:space="1" w:color="auto"/>
                      <w:left w:val="single" w:sz="4" w:space="4" w:color="auto"/>
                      <w:bottom w:val="single" w:sz="4" w:space="1" w:color="auto"/>
                      <w:right w:val="single" w:sz="4" w:space="4" w:color="auto"/>
                    </w:pBdr>
                    <w:jc w:val="both"/>
                    <w:rPr>
                      <w:rFonts w:ascii="Times New Roman" w:hAnsi="Times New Roman" w:cs="Times New Roman"/>
                    </w:rPr>
                  </w:pPr>
                  <w:r>
                    <w:rPr>
                      <w:rFonts w:ascii="Times New Roman" w:hAnsi="Times New Roman" w:cs="Times New Roman"/>
                    </w:rPr>
                    <w:t>3.</w:t>
                  </w:r>
                  <w:r>
                    <w:rPr>
                      <w:rFonts w:ascii="Times New Roman" w:hAnsi="Times New Roman" w:cs="Times New Roman"/>
                    </w:rPr>
                    <w:tab/>
                    <w:t xml:space="preserve">The address to which communications should be sent to </w:t>
                  </w:r>
                  <w:r w:rsidR="001A4106" w:rsidRPr="001A4106">
                    <w:rPr>
                      <w:rFonts w:ascii="Times New Roman" w:hAnsi="Times New Roman" w:cs="Times New Roman"/>
                    </w:rPr>
                    <w:t>me/the Respondent*</w:t>
                  </w:r>
                  <w:r>
                    <w:rPr>
                      <w:rFonts w:ascii="Times New Roman" w:hAnsi="Times New Roman" w:cs="Times New Roman"/>
                    </w:rPr>
                    <w:t xml:space="preserve"> is: </w:t>
                  </w:r>
                </w:p>
                <w:p w14:paraId="04B87C92" w14:textId="77777777" w:rsidR="001A4106" w:rsidRPr="001A4106" w:rsidRDefault="001A4106" w:rsidP="001A4106">
                  <w:pPr>
                    <w:pBdr>
                      <w:top w:val="single" w:sz="4" w:space="1" w:color="auto"/>
                      <w:left w:val="single" w:sz="4" w:space="4" w:color="auto"/>
                      <w:bottom w:val="single" w:sz="4" w:space="1" w:color="auto"/>
                      <w:right w:val="single" w:sz="4" w:space="4" w:color="auto"/>
                    </w:pBdr>
                    <w:jc w:val="both"/>
                    <w:rPr>
                      <w:rFonts w:ascii="Times New Roman" w:hAnsi="Times New Roman" w:cs="Times New Roman"/>
                    </w:rPr>
                  </w:pPr>
                  <w:r w:rsidRPr="001A4106">
                    <w:rPr>
                      <w:rFonts w:ascii="Times New Roman" w:hAnsi="Times New Roman" w:cs="Times New Roman"/>
                    </w:rPr>
                    <w:t xml:space="preserve">[Note: This must be an address in Singapore. If a solicitor is acting for you, give the name and address of your solicitor in Singapore.] </w:t>
                  </w:r>
                </w:p>
                <w:p w14:paraId="6F0E9306" w14:textId="77777777" w:rsidR="001A4106" w:rsidRDefault="001A4106" w:rsidP="001A4106">
                  <w:pPr>
                    <w:pBdr>
                      <w:top w:val="single" w:sz="4" w:space="1" w:color="auto"/>
                      <w:left w:val="single" w:sz="4" w:space="4" w:color="auto"/>
                      <w:bottom w:val="single" w:sz="4" w:space="1" w:color="auto"/>
                      <w:right w:val="single" w:sz="4" w:space="4" w:color="auto"/>
                    </w:pBdr>
                    <w:jc w:val="both"/>
                    <w:rPr>
                      <w:rFonts w:ascii="Times New Roman" w:hAnsi="Times New Roman" w:cs="Times New Roman"/>
                    </w:rPr>
                  </w:pPr>
                  <w:r w:rsidRPr="001A4106">
                    <w:rPr>
                      <w:rFonts w:ascii="Times New Roman" w:hAnsi="Times New Roman" w:cs="Times New Roman"/>
                    </w:rPr>
                    <w:t>[If the Respondent is a minor (</w:t>
                  </w:r>
                  <w:proofErr w:type="gramStart"/>
                  <w:r w:rsidRPr="001A4106">
                    <w:rPr>
                      <w:rFonts w:ascii="Times New Roman" w:hAnsi="Times New Roman" w:cs="Times New Roman"/>
                    </w:rPr>
                    <w:t>i.e.</w:t>
                  </w:r>
                  <w:proofErr w:type="gramEnd"/>
                  <w:r w:rsidRPr="001A4106">
                    <w:rPr>
                      <w:rFonts w:ascii="Times New Roman" w:hAnsi="Times New Roman" w:cs="Times New Roman"/>
                    </w:rPr>
                    <w:t xml:space="preserve"> below 21 years of age), a Litigation Representative is to appear on his/her behalf and a solicitor is to be appointed to represent the Litigation Representative. Forms 133 and 134 of these Practice Directions are to be filed together with this Notice.]</w:t>
                  </w:r>
                </w:p>
                <w:p w14:paraId="78331B5B" w14:textId="035BAD28" w:rsidR="000D3C6D" w:rsidRDefault="000D3C6D" w:rsidP="001A4106">
                  <w:pPr>
                    <w:pBdr>
                      <w:top w:val="single" w:sz="4" w:space="1" w:color="auto"/>
                      <w:left w:val="single" w:sz="4" w:space="4" w:color="auto"/>
                      <w:bottom w:val="single" w:sz="4" w:space="1" w:color="auto"/>
                      <w:right w:val="single" w:sz="4" w:space="4" w:color="auto"/>
                    </w:pBdr>
                    <w:jc w:val="both"/>
                    <w:rPr>
                      <w:rFonts w:ascii="Times New Roman" w:hAnsi="Times New Roman" w:cs="Times New Roman"/>
                    </w:rPr>
                  </w:pPr>
                  <w:r>
                    <w:rPr>
                      <w:rFonts w:ascii="Times New Roman" w:hAnsi="Times New Roman" w:cs="Times New Roman"/>
                    </w:rPr>
                    <w:t xml:space="preserve">4. </w:t>
                  </w:r>
                  <w:r>
                    <w:rPr>
                      <w:rFonts w:ascii="Times New Roman" w:hAnsi="Times New Roman" w:cs="Times New Roman"/>
                    </w:rPr>
                    <w:tab/>
                    <w:t xml:space="preserve">My other contact particulars are: </w:t>
                  </w:r>
                </w:p>
                <w:p w14:paraId="5BAD5AE2" w14:textId="77777777" w:rsidR="000D3C6D" w:rsidRDefault="000D3C6D" w:rsidP="000D3C6D">
                  <w:pPr>
                    <w:pBdr>
                      <w:top w:val="single" w:sz="4" w:space="1" w:color="auto"/>
                      <w:left w:val="single" w:sz="4" w:space="4" w:color="auto"/>
                      <w:bottom w:val="single" w:sz="4" w:space="1" w:color="auto"/>
                      <w:right w:val="single" w:sz="4" w:space="4" w:color="auto"/>
                    </w:pBdr>
                    <w:jc w:val="both"/>
                    <w:rPr>
                      <w:rFonts w:ascii="Times New Roman" w:hAnsi="Times New Roman" w:cs="Times New Roman"/>
                    </w:rPr>
                  </w:pPr>
                  <w:r>
                    <w:rPr>
                      <w:rFonts w:ascii="Times New Roman" w:hAnsi="Times New Roman" w:cs="Times New Roman"/>
                    </w:rPr>
                    <w:tab/>
                  </w:r>
                  <w:r>
                    <w:rPr>
                      <w:rFonts w:ascii="Times New Roman" w:hAnsi="Times New Roman" w:cs="Times New Roman"/>
                      <w:i/>
                    </w:rPr>
                    <w:t>Handphone &amp; Email:</w:t>
                  </w:r>
                  <w:r>
                    <w:rPr>
                      <w:rFonts w:ascii="Times New Roman" w:hAnsi="Times New Roman" w:cs="Times New Roman"/>
                    </w:rPr>
                    <w:tab/>
                  </w:r>
                </w:p>
                <w:p w14:paraId="1D876357" w14:textId="009500E3" w:rsidR="001A4106" w:rsidRPr="001A4106" w:rsidRDefault="001A4106" w:rsidP="001A4106">
                  <w:pPr>
                    <w:pBdr>
                      <w:top w:val="single" w:sz="4" w:space="1" w:color="auto"/>
                      <w:left w:val="single" w:sz="4" w:space="4" w:color="auto"/>
                      <w:bottom w:val="single" w:sz="4" w:space="1" w:color="auto"/>
                      <w:right w:val="single" w:sz="4" w:space="4" w:color="auto"/>
                    </w:pBdr>
                    <w:jc w:val="both"/>
                    <w:rPr>
                      <w:rFonts w:ascii="Times New Roman" w:hAnsi="Times New Roman" w:cs="Times New Roman"/>
                      <w:i/>
                      <w:iCs/>
                    </w:rPr>
                  </w:pPr>
                  <w:r>
                    <w:rPr>
                      <w:rFonts w:ascii="Times New Roman" w:hAnsi="Times New Roman" w:cs="Times New Roman"/>
                    </w:rPr>
                    <w:t xml:space="preserve">5. </w:t>
                  </w:r>
                  <w:r>
                    <w:rPr>
                      <w:rFonts w:ascii="Times New Roman" w:hAnsi="Times New Roman" w:cs="Times New Roman"/>
                    </w:rPr>
                    <w:tab/>
                  </w:r>
                  <w:r w:rsidRPr="001A4106">
                    <w:rPr>
                      <w:rFonts w:ascii="Times New Roman" w:hAnsi="Times New Roman" w:cs="Times New Roman"/>
                    </w:rPr>
                    <w:t xml:space="preserve">Particulars of solicitor appointed by the Litigation Representative </w:t>
                  </w:r>
                  <w:r w:rsidRPr="001A4106">
                    <w:rPr>
                      <w:rFonts w:ascii="Times New Roman" w:hAnsi="Times New Roman" w:cs="Times New Roman"/>
                      <w:i/>
                      <w:iCs/>
                    </w:rPr>
                    <w:t>(if applicable)</w:t>
                  </w:r>
                </w:p>
                <w:p w14:paraId="0C4F6263" w14:textId="1F918AB7" w:rsidR="00307BCC" w:rsidRPr="00307BCC" w:rsidRDefault="001A4106" w:rsidP="00307BCC">
                  <w:pPr>
                    <w:pBdr>
                      <w:top w:val="single" w:sz="4" w:space="1" w:color="auto"/>
                      <w:left w:val="single" w:sz="4" w:space="4" w:color="auto"/>
                      <w:bottom w:val="single" w:sz="4" w:space="1" w:color="auto"/>
                      <w:right w:val="single" w:sz="4" w:space="4" w:color="auto"/>
                    </w:pBdr>
                    <w:jc w:val="both"/>
                    <w:rPr>
                      <w:rFonts w:ascii="Times New Roman" w:hAnsi="Times New Roman" w:cs="Times New Roman"/>
                      <w:iCs/>
                    </w:rPr>
                  </w:pPr>
                  <w:r>
                    <w:rPr>
                      <w:rFonts w:ascii="Times New Roman" w:hAnsi="Times New Roman" w:cs="Times New Roman"/>
                    </w:rPr>
                    <w:tab/>
                  </w:r>
                  <w:r w:rsidR="00545B60" w:rsidRPr="00545B60">
                    <w:rPr>
                      <w:rFonts w:ascii="Times New Roman" w:hAnsi="Times New Roman" w:cs="Times New Roman"/>
                      <w:iCs/>
                    </w:rPr>
                    <w:t>Name of Law Firm:</w:t>
                  </w:r>
                  <w:r w:rsidR="00307BCC">
                    <w:t xml:space="preserve"> </w:t>
                  </w:r>
                </w:p>
                <w:p w14:paraId="5C7E19D9" w14:textId="77777777" w:rsidR="00307BCC" w:rsidRPr="00307BCC" w:rsidRDefault="00307BCC" w:rsidP="00307BCC">
                  <w:pPr>
                    <w:pBdr>
                      <w:top w:val="single" w:sz="4" w:space="1" w:color="auto"/>
                      <w:left w:val="single" w:sz="4" w:space="4" w:color="auto"/>
                      <w:bottom w:val="single" w:sz="4" w:space="1" w:color="auto"/>
                      <w:right w:val="single" w:sz="4" w:space="4" w:color="auto"/>
                    </w:pBdr>
                    <w:jc w:val="both"/>
                    <w:rPr>
                      <w:rFonts w:ascii="Times New Roman" w:hAnsi="Times New Roman" w:cs="Times New Roman"/>
                      <w:iCs/>
                    </w:rPr>
                  </w:pPr>
                  <w:r w:rsidRPr="00307BCC">
                    <w:rPr>
                      <w:rFonts w:ascii="Times New Roman" w:hAnsi="Times New Roman" w:cs="Times New Roman"/>
                      <w:iCs/>
                    </w:rPr>
                    <w:tab/>
                    <w:t>Address of Law Firm:</w:t>
                  </w:r>
                </w:p>
                <w:p w14:paraId="2DFF5F76" w14:textId="2D8355E3" w:rsidR="00545B60" w:rsidRPr="001A4106" w:rsidRDefault="00307BCC" w:rsidP="000D3C6D">
                  <w:pPr>
                    <w:pBdr>
                      <w:top w:val="single" w:sz="4" w:space="1" w:color="auto"/>
                      <w:left w:val="single" w:sz="4" w:space="4" w:color="auto"/>
                      <w:bottom w:val="single" w:sz="4" w:space="1" w:color="auto"/>
                      <w:right w:val="single" w:sz="4" w:space="4" w:color="auto"/>
                    </w:pBdr>
                    <w:jc w:val="both"/>
                    <w:rPr>
                      <w:rFonts w:ascii="Times New Roman" w:hAnsi="Times New Roman" w:cs="Times New Roman"/>
                      <w:iCs/>
                    </w:rPr>
                  </w:pPr>
                  <w:r w:rsidRPr="00307BCC">
                    <w:rPr>
                      <w:rFonts w:ascii="Times New Roman" w:hAnsi="Times New Roman" w:cs="Times New Roman"/>
                      <w:iCs/>
                    </w:rPr>
                    <w:tab/>
                    <w:t xml:space="preserve">Email &amp; contact number of </w:t>
                  </w:r>
                  <w:proofErr w:type="gramStart"/>
                  <w:r w:rsidRPr="00307BCC">
                    <w:rPr>
                      <w:rFonts w:ascii="Times New Roman" w:hAnsi="Times New Roman" w:cs="Times New Roman"/>
                      <w:iCs/>
                    </w:rPr>
                    <w:t>solicitor</w:t>
                  </w:r>
                  <w:proofErr w:type="gramEnd"/>
                  <w:r w:rsidRPr="00307BCC">
                    <w:rPr>
                      <w:rFonts w:ascii="Times New Roman" w:hAnsi="Times New Roman" w:cs="Times New Roman"/>
                      <w:iCs/>
                    </w:rPr>
                    <w:t>:</w:t>
                  </w:r>
                  <w:r w:rsidR="001A4106" w:rsidRPr="001A4106">
                    <w:rPr>
                      <w:rFonts w:ascii="Times New Roman" w:hAnsi="Times New Roman" w:cs="Times New Roman"/>
                      <w:iCs/>
                    </w:rPr>
                    <w:tab/>
                  </w:r>
                </w:p>
                <w:p w14:paraId="078D8C78" w14:textId="0025A0CA" w:rsidR="000D3C6D" w:rsidRDefault="00307BCC" w:rsidP="000D3C6D">
                  <w:pPr>
                    <w:pBdr>
                      <w:top w:val="single" w:sz="4" w:space="1" w:color="auto"/>
                      <w:left w:val="single" w:sz="4" w:space="4" w:color="auto"/>
                      <w:bottom w:val="single" w:sz="4" w:space="1" w:color="auto"/>
                      <w:right w:val="single" w:sz="4" w:space="4" w:color="auto"/>
                    </w:pBdr>
                    <w:jc w:val="both"/>
                    <w:rPr>
                      <w:rFonts w:ascii="Times New Roman" w:hAnsi="Times New Roman" w:cs="Times New Roman"/>
                    </w:rPr>
                  </w:pPr>
                  <w:r>
                    <w:rPr>
                      <w:rFonts w:ascii="Times New Roman" w:hAnsi="Times New Roman" w:cs="Times New Roman"/>
                    </w:rPr>
                    <w:t>6</w:t>
                  </w:r>
                  <w:r w:rsidR="001A4106">
                    <w:rPr>
                      <w:rFonts w:ascii="Times New Roman" w:hAnsi="Times New Roman" w:cs="Times New Roman"/>
                    </w:rPr>
                    <w:t>.</w:t>
                  </w:r>
                  <w:r w:rsidR="000D3C6D">
                    <w:rPr>
                      <w:rFonts w:ascii="Times New Roman" w:hAnsi="Times New Roman" w:cs="Times New Roman"/>
                    </w:rPr>
                    <w:tab/>
                  </w:r>
                  <w:r w:rsidRPr="00307BCC">
                    <w:rPr>
                      <w:rFonts w:ascii="Times New Roman" w:hAnsi="Times New Roman" w:cs="Times New Roman"/>
                    </w:rPr>
                    <w:t>I understand that after the Notice of Objection has been filed and accepted by the Family Justice Courts, the Notice of Objection is to be served on the Director-General of Social Welfare/ protector, Ministry of Social and Family Development (MSF) and a case conference will be fixed where the Court may give such directions as it deems fit.</w:t>
                  </w:r>
                  <w:r w:rsidR="000D3C6D">
                    <w:rPr>
                      <w:rFonts w:ascii="Times New Roman" w:hAnsi="Times New Roman" w:cs="Times New Roman"/>
                    </w:rPr>
                    <w:tab/>
                  </w:r>
                  <w:r w:rsidR="000D3C6D">
                    <w:rPr>
                      <w:rFonts w:ascii="Times New Roman" w:hAnsi="Times New Roman" w:cs="Times New Roman"/>
                    </w:rPr>
                    <w:tab/>
                  </w:r>
                  <w:r w:rsidR="000D3C6D">
                    <w:rPr>
                      <w:rFonts w:ascii="Times New Roman" w:hAnsi="Times New Roman" w:cs="Times New Roman"/>
                    </w:rPr>
                    <w:tab/>
                  </w:r>
                  <w:r w:rsidR="000D3C6D">
                    <w:rPr>
                      <w:rFonts w:ascii="Times New Roman" w:hAnsi="Times New Roman" w:cs="Times New Roman"/>
                    </w:rPr>
                    <w:tab/>
                  </w:r>
                  <w:r w:rsidR="000D3C6D">
                    <w:rPr>
                      <w:rFonts w:ascii="Times New Roman" w:hAnsi="Times New Roman" w:cs="Times New Roman"/>
                    </w:rPr>
                    <w:tab/>
                  </w:r>
                  <w:r w:rsidR="000D3C6D">
                    <w:rPr>
                      <w:rFonts w:ascii="Times New Roman" w:hAnsi="Times New Roman" w:cs="Times New Roman"/>
                    </w:rPr>
                    <w:tab/>
                    <w:t xml:space="preserve">                        Name &amp; </w:t>
                  </w:r>
                  <w:proofErr w:type="gramStart"/>
                  <w:r w:rsidR="000D3C6D">
                    <w:rPr>
                      <w:rFonts w:ascii="Times New Roman" w:hAnsi="Times New Roman" w:cs="Times New Roman"/>
                    </w:rPr>
                    <w:t>Signature:_</w:t>
                  </w:r>
                  <w:proofErr w:type="gramEnd"/>
                  <w:r w:rsidR="000D3C6D">
                    <w:rPr>
                      <w:rFonts w:ascii="Times New Roman" w:hAnsi="Times New Roman" w:cs="Times New Roman"/>
                    </w:rPr>
                    <w:t>____________</w:t>
                  </w:r>
                </w:p>
                <w:p w14:paraId="5C527989" w14:textId="59FF71C6" w:rsidR="000D3C6D" w:rsidRDefault="000D3C6D" w:rsidP="000D3C6D">
                  <w:pPr>
                    <w:pBdr>
                      <w:top w:val="single" w:sz="4" w:space="1" w:color="auto"/>
                      <w:left w:val="single" w:sz="4" w:space="4" w:color="auto"/>
                      <w:bottom w:val="single" w:sz="4" w:space="1" w:color="auto"/>
                      <w:right w:val="single" w:sz="4" w:space="4" w:color="auto"/>
                    </w:pBdr>
                    <w:jc w:val="right"/>
                    <w:rPr>
                      <w:rFonts w:ascii="Times New Roman" w:hAnsi="Times New Roman" w:cs="Times New Roman"/>
                    </w:rPr>
                  </w:pPr>
                  <w:r>
                    <w:rPr>
                      <w:rFonts w:ascii="Times New Roman" w:hAnsi="Times New Roman" w:cs="Times New Roman"/>
                    </w:rPr>
                    <w:t>Date of birth</w:t>
                  </w:r>
                  <w:r w:rsidR="00307BCC">
                    <w:rPr>
                      <w:rFonts w:ascii="Times New Roman" w:hAnsi="Times New Roman" w:cs="Times New Roman"/>
                    </w:rPr>
                    <w:t xml:space="preserve"> </w:t>
                  </w:r>
                  <w:r w:rsidR="00307BCC" w:rsidRPr="00307BCC">
                    <w:rPr>
                      <w:rFonts w:ascii="Times New Roman" w:hAnsi="Times New Roman" w:cs="Times New Roman"/>
                    </w:rPr>
                    <w:t>(of Respondent):</w:t>
                  </w:r>
                  <w:r>
                    <w:rPr>
                      <w:rFonts w:ascii="Times New Roman" w:hAnsi="Times New Roman" w:cs="Times New Roman"/>
                    </w:rPr>
                    <w:t xml:space="preserve"> _____________</w:t>
                  </w:r>
                </w:p>
                <w:p w14:paraId="630D6179" w14:textId="50370433" w:rsidR="000D3C6D" w:rsidRDefault="00307BCC" w:rsidP="00307BCC">
                  <w:pPr>
                    <w:pBdr>
                      <w:top w:val="single" w:sz="4" w:space="1" w:color="auto"/>
                      <w:left w:val="single" w:sz="4" w:space="4" w:color="auto"/>
                      <w:bottom w:val="single" w:sz="4" w:space="1" w:color="auto"/>
                      <w:right w:val="single" w:sz="4" w:space="4" w:color="auto"/>
                    </w:pBdr>
                    <w:rPr>
                      <w:rFonts w:ascii="Times New Roman" w:hAnsi="Times New Roman" w:cs="Times New Roman"/>
                      <w:i/>
                      <w:iCs/>
                    </w:rPr>
                  </w:pPr>
                  <w:r>
                    <w:rPr>
                      <w:rFonts w:ascii="Times New Roman" w:hAnsi="Times New Roman" w:cs="Times New Roman"/>
                      <w:i/>
                      <w:iCs/>
                    </w:rPr>
                    <w:t>*delete where inapplicable</w:t>
                  </w:r>
                </w:p>
                <w:p w14:paraId="69A8E5C7" w14:textId="4DF8A973" w:rsidR="004C118E" w:rsidRDefault="004C118E" w:rsidP="00307BCC">
                  <w:pPr>
                    <w:pBdr>
                      <w:top w:val="single" w:sz="4" w:space="1" w:color="auto"/>
                      <w:left w:val="single" w:sz="4" w:space="4" w:color="auto"/>
                      <w:bottom w:val="single" w:sz="4" w:space="1" w:color="auto"/>
                      <w:right w:val="single" w:sz="4" w:space="4" w:color="auto"/>
                    </w:pBdr>
                    <w:rPr>
                      <w:rFonts w:ascii="Times New Roman" w:hAnsi="Times New Roman" w:cs="Times New Roman"/>
                      <w:i/>
                      <w:iCs/>
                    </w:rPr>
                  </w:pPr>
                </w:p>
                <w:p w14:paraId="578975BF" w14:textId="4F76F97A" w:rsidR="004C118E" w:rsidRDefault="004C118E" w:rsidP="00307BCC">
                  <w:pPr>
                    <w:pBdr>
                      <w:top w:val="single" w:sz="4" w:space="1" w:color="auto"/>
                      <w:left w:val="single" w:sz="4" w:space="4" w:color="auto"/>
                      <w:bottom w:val="single" w:sz="4" w:space="1" w:color="auto"/>
                      <w:right w:val="single" w:sz="4" w:space="4" w:color="auto"/>
                    </w:pBdr>
                    <w:rPr>
                      <w:rFonts w:ascii="Times New Roman" w:hAnsi="Times New Roman" w:cs="Times New Roman"/>
                      <w:i/>
                      <w:iCs/>
                    </w:rPr>
                  </w:pPr>
                </w:p>
                <w:p w14:paraId="224D960A" w14:textId="77777777" w:rsidR="004C118E" w:rsidRPr="00307BCC" w:rsidRDefault="004C118E" w:rsidP="00307BCC">
                  <w:pPr>
                    <w:pBdr>
                      <w:top w:val="single" w:sz="4" w:space="1" w:color="auto"/>
                      <w:left w:val="single" w:sz="4" w:space="4" w:color="auto"/>
                      <w:bottom w:val="single" w:sz="4" w:space="1" w:color="auto"/>
                      <w:right w:val="single" w:sz="4" w:space="4" w:color="auto"/>
                    </w:pBdr>
                    <w:rPr>
                      <w:rFonts w:ascii="Times New Roman" w:hAnsi="Times New Roman" w:cs="Times New Roman"/>
                      <w:i/>
                      <w:iCs/>
                    </w:rPr>
                  </w:pPr>
                </w:p>
                <w:p w14:paraId="1CA97419" w14:textId="77777777" w:rsidR="004C118E" w:rsidRPr="004C118E" w:rsidRDefault="004C118E" w:rsidP="004C118E">
                  <w:pPr>
                    <w:pBdr>
                      <w:top w:val="single" w:sz="4" w:space="1" w:color="auto"/>
                      <w:left w:val="single" w:sz="4" w:space="4" w:color="auto"/>
                      <w:bottom w:val="single" w:sz="4" w:space="1" w:color="auto"/>
                      <w:right w:val="single" w:sz="4" w:space="4" w:color="auto"/>
                    </w:pBdr>
                    <w:spacing w:before="0" w:after="160" w:line="259" w:lineRule="auto"/>
                    <w:jc w:val="center"/>
                    <w:rPr>
                      <w:rFonts w:ascii="Times New Roman" w:eastAsia="Calibri" w:hAnsi="Times New Roman" w:cs="Times New Roman"/>
                      <w:b/>
                      <w:sz w:val="22"/>
                      <w:szCs w:val="22"/>
                      <w:u w:val="single"/>
                      <w:lang w:val="en-GB" w:eastAsia="en-US"/>
                    </w:rPr>
                  </w:pPr>
                  <w:bookmarkStart w:id="37" w:name="Form64F"/>
                  <w:bookmarkStart w:id="38" w:name="_FORM_64F"/>
                  <w:bookmarkEnd w:id="37"/>
                  <w:bookmarkEnd w:id="38"/>
                  <w:r w:rsidRPr="004C118E">
                    <w:rPr>
                      <w:rFonts w:ascii="Times New Roman" w:eastAsia="Calibri" w:hAnsi="Times New Roman" w:cs="Times New Roman"/>
                      <w:b/>
                      <w:sz w:val="22"/>
                      <w:szCs w:val="22"/>
                      <w:u w:val="single"/>
                      <w:lang w:val="en-GB" w:eastAsia="en-US"/>
                    </w:rPr>
                    <w:t>IN THE FAMILY JUSTICE COURTS OF THE REPUBLIC OF SINGAPORE</w:t>
                  </w:r>
                </w:p>
                <w:p w14:paraId="2BD79EA7" w14:textId="77777777" w:rsidR="004C118E" w:rsidRPr="004C118E" w:rsidRDefault="004C118E" w:rsidP="004C118E">
                  <w:pPr>
                    <w:pBdr>
                      <w:top w:val="single" w:sz="4" w:space="1" w:color="auto"/>
                      <w:left w:val="single" w:sz="4" w:space="4" w:color="auto"/>
                      <w:bottom w:val="single" w:sz="4" w:space="1" w:color="auto"/>
                      <w:right w:val="single" w:sz="4" w:space="4" w:color="auto"/>
                    </w:pBdr>
                    <w:spacing w:before="0" w:after="160" w:line="259" w:lineRule="auto"/>
                    <w:jc w:val="center"/>
                    <w:rPr>
                      <w:rFonts w:ascii="Times New Roman" w:eastAsia="Calibri" w:hAnsi="Times New Roman" w:cs="Times New Roman"/>
                      <w:sz w:val="22"/>
                      <w:szCs w:val="22"/>
                      <w:lang w:val="en-GB" w:eastAsia="en-US"/>
                    </w:rPr>
                  </w:pPr>
                  <w:r w:rsidRPr="004C118E">
                    <w:rPr>
                      <w:rFonts w:ascii="Times New Roman" w:eastAsia="Calibri" w:hAnsi="Times New Roman" w:cs="Times New Roman"/>
                      <w:sz w:val="22"/>
                      <w:szCs w:val="22"/>
                      <w:lang w:val="en-GB" w:eastAsia="en-US"/>
                    </w:rPr>
                    <w:lastRenderedPageBreak/>
                    <w:t xml:space="preserve">In the Matter Section 22(4) of the </w:t>
                  </w:r>
                </w:p>
                <w:p w14:paraId="09EE2FA8" w14:textId="77777777" w:rsidR="004C118E" w:rsidRPr="004C118E" w:rsidRDefault="004C118E" w:rsidP="004C118E">
                  <w:pPr>
                    <w:pBdr>
                      <w:top w:val="single" w:sz="4" w:space="1" w:color="auto"/>
                      <w:left w:val="single" w:sz="4" w:space="4" w:color="auto"/>
                      <w:bottom w:val="single" w:sz="4" w:space="1" w:color="auto"/>
                      <w:right w:val="single" w:sz="4" w:space="4" w:color="auto"/>
                    </w:pBdr>
                    <w:spacing w:before="0" w:after="160" w:line="259" w:lineRule="auto"/>
                    <w:jc w:val="center"/>
                    <w:rPr>
                      <w:rFonts w:ascii="Times New Roman" w:eastAsia="Calibri" w:hAnsi="Times New Roman" w:cs="Times New Roman"/>
                      <w:sz w:val="22"/>
                      <w:szCs w:val="22"/>
                      <w:lang w:val="en-GB" w:eastAsia="en-US"/>
                    </w:rPr>
                  </w:pPr>
                  <w:r w:rsidRPr="004C118E">
                    <w:rPr>
                      <w:rFonts w:ascii="Times New Roman" w:eastAsia="Calibri" w:hAnsi="Times New Roman" w:cs="Times New Roman"/>
                      <w:sz w:val="22"/>
                      <w:szCs w:val="22"/>
                      <w:lang w:val="en-GB" w:eastAsia="en-US"/>
                    </w:rPr>
                    <w:t>VULNERABLE ADULTS ACT 2018</w:t>
                  </w:r>
                </w:p>
                <w:p w14:paraId="11A70259" w14:textId="77777777" w:rsidR="004C118E" w:rsidRPr="004C118E" w:rsidRDefault="004C118E" w:rsidP="004C118E">
                  <w:pPr>
                    <w:pBdr>
                      <w:top w:val="single" w:sz="4" w:space="1" w:color="auto"/>
                      <w:left w:val="single" w:sz="4" w:space="4" w:color="auto"/>
                      <w:bottom w:val="single" w:sz="4" w:space="1" w:color="auto"/>
                      <w:right w:val="single" w:sz="4" w:space="4" w:color="auto"/>
                    </w:pBdr>
                    <w:spacing w:before="0" w:after="160" w:line="259" w:lineRule="auto"/>
                    <w:jc w:val="center"/>
                    <w:rPr>
                      <w:rFonts w:ascii="Times New Roman" w:eastAsia="Calibri" w:hAnsi="Times New Roman" w:cs="Times New Roman"/>
                      <w:sz w:val="22"/>
                      <w:szCs w:val="22"/>
                      <w:lang w:val="en-GB" w:eastAsia="en-US"/>
                    </w:rPr>
                  </w:pPr>
                  <w:r w:rsidRPr="004C118E">
                    <w:rPr>
                      <w:rFonts w:ascii="Times New Roman" w:eastAsia="Calibri" w:hAnsi="Times New Roman" w:cs="Times New Roman"/>
                      <w:sz w:val="22"/>
                      <w:szCs w:val="22"/>
                      <w:lang w:val="en-GB" w:eastAsia="en-US"/>
                    </w:rPr>
                    <w:t>and</w:t>
                  </w:r>
                </w:p>
                <w:p w14:paraId="4F11BA4B" w14:textId="77777777" w:rsidR="004C118E" w:rsidRPr="004C118E" w:rsidRDefault="004C118E" w:rsidP="004C118E">
                  <w:pPr>
                    <w:pBdr>
                      <w:top w:val="single" w:sz="4" w:space="1" w:color="auto"/>
                      <w:left w:val="single" w:sz="4" w:space="4" w:color="auto"/>
                      <w:bottom w:val="single" w:sz="4" w:space="1" w:color="auto"/>
                      <w:right w:val="single" w:sz="4" w:space="4" w:color="auto"/>
                    </w:pBdr>
                    <w:spacing w:before="0" w:after="160" w:line="259" w:lineRule="auto"/>
                    <w:jc w:val="center"/>
                    <w:rPr>
                      <w:rFonts w:ascii="Times New Roman" w:eastAsia="Calibri" w:hAnsi="Times New Roman" w:cs="Times New Roman"/>
                      <w:sz w:val="22"/>
                      <w:szCs w:val="22"/>
                      <w:lang w:val="en-GB" w:eastAsia="en-US"/>
                    </w:rPr>
                  </w:pPr>
                  <w:r w:rsidRPr="004C118E">
                    <w:rPr>
                      <w:rFonts w:ascii="Times New Roman" w:eastAsia="Calibri" w:hAnsi="Times New Roman" w:cs="Times New Roman"/>
                      <w:sz w:val="22"/>
                      <w:szCs w:val="22"/>
                      <w:lang w:val="en-GB" w:eastAsia="en-US"/>
                    </w:rPr>
                    <w:t>[Name &amp; identification of Vulnerable Adult]</w:t>
                  </w:r>
                </w:p>
                <w:p w14:paraId="76249E4B" w14:textId="77777777" w:rsidR="004C118E" w:rsidRPr="004C118E" w:rsidRDefault="004C118E" w:rsidP="004C118E">
                  <w:pPr>
                    <w:pBdr>
                      <w:top w:val="single" w:sz="4" w:space="1" w:color="auto"/>
                      <w:left w:val="single" w:sz="4" w:space="4" w:color="auto"/>
                      <w:bottom w:val="single" w:sz="4" w:space="1" w:color="auto"/>
                      <w:right w:val="single" w:sz="4" w:space="4" w:color="auto"/>
                    </w:pBdr>
                    <w:spacing w:before="0" w:after="160" w:line="259" w:lineRule="auto"/>
                    <w:jc w:val="right"/>
                    <w:rPr>
                      <w:rFonts w:ascii="Times New Roman" w:eastAsia="Calibri" w:hAnsi="Times New Roman" w:cs="Times New Roman"/>
                      <w:sz w:val="22"/>
                      <w:szCs w:val="22"/>
                      <w:lang w:val="en-GB" w:eastAsia="en-US"/>
                    </w:rPr>
                  </w:pPr>
                  <w:r w:rsidRPr="004C118E">
                    <w:rPr>
                      <w:rFonts w:ascii="Times New Roman" w:eastAsia="Calibri" w:hAnsi="Times New Roman" w:cs="Times New Roman"/>
                      <w:sz w:val="22"/>
                      <w:szCs w:val="22"/>
                      <w:lang w:val="en-GB" w:eastAsia="en-US"/>
                    </w:rPr>
                    <w:t>Director-General of Social Welfare/protector… Applicant</w:t>
                  </w:r>
                </w:p>
                <w:p w14:paraId="75D99549" w14:textId="77777777" w:rsidR="004C118E" w:rsidRPr="004C118E" w:rsidRDefault="004C118E" w:rsidP="004C118E">
                  <w:pPr>
                    <w:pBdr>
                      <w:top w:val="single" w:sz="4" w:space="1" w:color="auto"/>
                      <w:left w:val="single" w:sz="4" w:space="4" w:color="auto"/>
                      <w:bottom w:val="single" w:sz="4" w:space="1" w:color="auto"/>
                      <w:right w:val="single" w:sz="4" w:space="4" w:color="auto"/>
                    </w:pBdr>
                    <w:spacing w:before="0" w:after="160" w:line="259" w:lineRule="auto"/>
                    <w:jc w:val="center"/>
                    <w:rPr>
                      <w:rFonts w:ascii="Times New Roman" w:eastAsia="Calibri" w:hAnsi="Times New Roman" w:cs="Times New Roman"/>
                      <w:sz w:val="22"/>
                      <w:szCs w:val="22"/>
                      <w:lang w:val="en-GB" w:eastAsia="en-US"/>
                    </w:rPr>
                  </w:pPr>
                  <w:r w:rsidRPr="004C118E">
                    <w:rPr>
                      <w:rFonts w:ascii="Times New Roman" w:eastAsia="Calibri" w:hAnsi="Times New Roman" w:cs="Times New Roman"/>
                      <w:sz w:val="22"/>
                      <w:szCs w:val="22"/>
                      <w:lang w:val="en-GB" w:eastAsia="en-US"/>
                    </w:rPr>
                    <w:t>and</w:t>
                  </w:r>
                </w:p>
                <w:p w14:paraId="3740FD0B" w14:textId="77777777" w:rsidR="004C118E" w:rsidRPr="004C118E" w:rsidRDefault="004C118E" w:rsidP="004C118E">
                  <w:pPr>
                    <w:pBdr>
                      <w:top w:val="single" w:sz="4" w:space="1" w:color="auto"/>
                      <w:left w:val="single" w:sz="4" w:space="4" w:color="auto"/>
                      <w:bottom w:val="single" w:sz="4" w:space="1" w:color="auto"/>
                      <w:right w:val="single" w:sz="4" w:space="4" w:color="auto"/>
                    </w:pBdr>
                    <w:spacing w:before="0" w:after="160" w:line="259" w:lineRule="auto"/>
                    <w:jc w:val="center"/>
                    <w:rPr>
                      <w:rFonts w:ascii="Times New Roman" w:eastAsia="Calibri" w:hAnsi="Times New Roman" w:cs="Times New Roman"/>
                      <w:sz w:val="22"/>
                      <w:szCs w:val="22"/>
                      <w:lang w:val="en-GB" w:eastAsia="en-US"/>
                    </w:rPr>
                  </w:pPr>
                  <w:r w:rsidRPr="004C118E">
                    <w:rPr>
                      <w:rFonts w:ascii="Times New Roman" w:eastAsia="Calibri" w:hAnsi="Times New Roman" w:cs="Times New Roman"/>
                      <w:sz w:val="22"/>
                      <w:szCs w:val="22"/>
                      <w:lang w:val="en-GB" w:eastAsia="en-US"/>
                    </w:rPr>
                    <w:t>[Name &amp; identification of Respondent]</w:t>
                  </w:r>
                </w:p>
                <w:p w14:paraId="53385BA6" w14:textId="77777777" w:rsidR="004C118E" w:rsidRPr="004C118E" w:rsidRDefault="004C118E" w:rsidP="004C118E">
                  <w:pPr>
                    <w:pBdr>
                      <w:top w:val="single" w:sz="4" w:space="1" w:color="auto"/>
                      <w:left w:val="single" w:sz="4" w:space="4" w:color="auto"/>
                      <w:bottom w:val="single" w:sz="4" w:space="1" w:color="auto"/>
                      <w:right w:val="single" w:sz="4" w:space="4" w:color="auto"/>
                    </w:pBdr>
                    <w:spacing w:before="0" w:after="160" w:line="259" w:lineRule="auto"/>
                    <w:jc w:val="right"/>
                    <w:rPr>
                      <w:rFonts w:ascii="Times New Roman" w:eastAsia="Calibri" w:hAnsi="Times New Roman" w:cs="Times New Roman"/>
                      <w:sz w:val="22"/>
                      <w:szCs w:val="22"/>
                      <w:lang w:val="en-GB" w:eastAsia="en-US"/>
                    </w:rPr>
                  </w:pPr>
                  <w:r w:rsidRPr="004C118E">
                    <w:rPr>
                      <w:rFonts w:ascii="Times New Roman" w:eastAsia="Calibri" w:hAnsi="Times New Roman" w:cs="Times New Roman"/>
                      <w:sz w:val="22"/>
                      <w:szCs w:val="22"/>
                      <w:lang w:val="en-GB" w:eastAsia="en-US"/>
                    </w:rPr>
                    <w:t>… Respondent</w:t>
                  </w:r>
                </w:p>
                <w:p w14:paraId="3420C22D" w14:textId="77777777" w:rsidR="004C118E" w:rsidRPr="004C118E" w:rsidRDefault="004C118E" w:rsidP="004C118E">
                  <w:pPr>
                    <w:pBdr>
                      <w:top w:val="single" w:sz="4" w:space="1" w:color="auto"/>
                      <w:left w:val="single" w:sz="4" w:space="4" w:color="auto"/>
                      <w:bottom w:val="single" w:sz="4" w:space="1" w:color="auto"/>
                      <w:right w:val="single" w:sz="4" w:space="4" w:color="auto"/>
                    </w:pBdr>
                    <w:spacing w:before="0" w:after="0" w:line="259" w:lineRule="auto"/>
                    <w:jc w:val="center"/>
                    <w:rPr>
                      <w:rFonts w:ascii="Times New Roman" w:eastAsia="Calibri" w:hAnsi="Times New Roman" w:cs="Times New Roman"/>
                      <w:b/>
                      <w:sz w:val="22"/>
                      <w:szCs w:val="22"/>
                      <w:u w:val="single"/>
                      <w:lang w:val="en-GB" w:eastAsia="en-US"/>
                    </w:rPr>
                  </w:pPr>
                  <w:r w:rsidRPr="004C118E">
                    <w:rPr>
                      <w:rFonts w:ascii="Times New Roman" w:eastAsia="Calibri" w:hAnsi="Times New Roman" w:cs="Times New Roman"/>
                      <w:b/>
                      <w:sz w:val="22"/>
                      <w:szCs w:val="22"/>
                      <w:u w:val="single"/>
                      <w:lang w:val="en-GB" w:eastAsia="en-US"/>
                    </w:rPr>
                    <w:t>NOTICE OF OBJECTION</w:t>
                  </w:r>
                </w:p>
                <w:p w14:paraId="67C60E23" w14:textId="77777777" w:rsidR="004C118E" w:rsidRPr="004C118E" w:rsidRDefault="004C118E" w:rsidP="004C118E">
                  <w:pPr>
                    <w:pBdr>
                      <w:top w:val="single" w:sz="4" w:space="1" w:color="auto"/>
                      <w:left w:val="single" w:sz="4" w:space="4" w:color="auto"/>
                      <w:bottom w:val="single" w:sz="4" w:space="1" w:color="auto"/>
                      <w:right w:val="single" w:sz="4" w:space="4" w:color="auto"/>
                    </w:pBdr>
                    <w:spacing w:before="0" w:after="0" w:line="259" w:lineRule="auto"/>
                    <w:jc w:val="center"/>
                    <w:rPr>
                      <w:rFonts w:ascii="Times New Roman" w:eastAsia="Calibri" w:hAnsi="Times New Roman" w:cs="Times New Roman"/>
                      <w:b/>
                      <w:sz w:val="22"/>
                      <w:szCs w:val="22"/>
                      <w:lang w:val="en-GB" w:eastAsia="en-US"/>
                    </w:rPr>
                  </w:pPr>
                </w:p>
                <w:p w14:paraId="34195418" w14:textId="77777777" w:rsidR="004C118E" w:rsidRPr="004C118E" w:rsidRDefault="004C118E" w:rsidP="004C118E">
                  <w:pPr>
                    <w:pBdr>
                      <w:top w:val="single" w:sz="4" w:space="1" w:color="auto"/>
                      <w:left w:val="single" w:sz="4" w:space="4" w:color="auto"/>
                      <w:bottom w:val="single" w:sz="4" w:space="1" w:color="auto"/>
                      <w:right w:val="single" w:sz="4" w:space="4" w:color="auto"/>
                    </w:pBdr>
                    <w:spacing w:before="0" w:after="160" w:line="259" w:lineRule="auto"/>
                    <w:jc w:val="both"/>
                    <w:rPr>
                      <w:rFonts w:ascii="Times New Roman" w:eastAsia="Calibri" w:hAnsi="Times New Roman" w:cs="Times New Roman"/>
                      <w:sz w:val="22"/>
                      <w:szCs w:val="22"/>
                      <w:lang w:eastAsia="en-US"/>
                    </w:rPr>
                  </w:pPr>
                  <w:bookmarkStart w:id="39" w:name="_Hlk59205314"/>
                  <w:r w:rsidRPr="004C118E">
                    <w:rPr>
                      <w:rFonts w:ascii="Times New Roman" w:eastAsia="Calibri" w:hAnsi="Times New Roman" w:cs="Times New Roman"/>
                      <w:sz w:val="22"/>
                      <w:szCs w:val="22"/>
                      <w:lang w:eastAsia="en-US"/>
                    </w:rPr>
                    <w:t xml:space="preserve">To: </w:t>
                  </w:r>
                </w:p>
                <w:p w14:paraId="4ABBEE77" w14:textId="77777777" w:rsidR="004C118E" w:rsidRPr="004C118E" w:rsidRDefault="004C118E" w:rsidP="004C118E">
                  <w:pPr>
                    <w:pBdr>
                      <w:top w:val="single" w:sz="4" w:space="1" w:color="auto"/>
                      <w:left w:val="single" w:sz="4" w:space="4" w:color="auto"/>
                      <w:bottom w:val="single" w:sz="4" w:space="1" w:color="auto"/>
                      <w:right w:val="single" w:sz="4" w:space="4" w:color="auto"/>
                    </w:pBdr>
                    <w:spacing w:before="0" w:after="160" w:line="259" w:lineRule="auto"/>
                    <w:jc w:val="both"/>
                    <w:rPr>
                      <w:rFonts w:ascii="Times New Roman" w:eastAsia="Calibri" w:hAnsi="Times New Roman" w:cs="Times New Roman"/>
                      <w:sz w:val="22"/>
                      <w:szCs w:val="22"/>
                      <w:lang w:eastAsia="en-US"/>
                    </w:rPr>
                  </w:pPr>
                  <w:r w:rsidRPr="004C118E">
                    <w:rPr>
                      <w:rFonts w:ascii="Times New Roman" w:eastAsia="Calibri" w:hAnsi="Times New Roman" w:cs="Times New Roman"/>
                      <w:sz w:val="22"/>
                      <w:szCs w:val="22"/>
                      <w:lang w:eastAsia="en-US"/>
                    </w:rPr>
                    <w:t>I) Family Justice Courts</w:t>
                  </w:r>
                </w:p>
                <w:p w14:paraId="26B82B97" w14:textId="77777777" w:rsidR="004C118E" w:rsidRPr="004C118E" w:rsidRDefault="004C118E" w:rsidP="004C118E">
                  <w:pPr>
                    <w:pBdr>
                      <w:top w:val="single" w:sz="4" w:space="1" w:color="auto"/>
                      <w:left w:val="single" w:sz="4" w:space="4" w:color="auto"/>
                      <w:bottom w:val="single" w:sz="4" w:space="1" w:color="auto"/>
                      <w:right w:val="single" w:sz="4" w:space="4" w:color="auto"/>
                    </w:pBdr>
                    <w:spacing w:before="0" w:after="0" w:line="259" w:lineRule="auto"/>
                    <w:jc w:val="both"/>
                    <w:rPr>
                      <w:rFonts w:ascii="Times New Roman" w:eastAsia="Calibri" w:hAnsi="Times New Roman" w:cs="Times New Roman"/>
                      <w:sz w:val="22"/>
                      <w:szCs w:val="22"/>
                      <w:lang w:eastAsia="en-US"/>
                    </w:rPr>
                  </w:pPr>
                  <w:r w:rsidRPr="004C118E">
                    <w:rPr>
                      <w:rFonts w:ascii="Times New Roman" w:eastAsia="Calibri" w:hAnsi="Times New Roman" w:cs="Times New Roman"/>
                      <w:sz w:val="22"/>
                      <w:szCs w:val="22"/>
                      <w:lang w:eastAsia="en-US"/>
                    </w:rPr>
                    <w:t xml:space="preserve">II) Director-General of Social Welfare/protector </w:t>
                  </w:r>
                </w:p>
                <w:p w14:paraId="026D09F7" w14:textId="77777777" w:rsidR="004C118E" w:rsidRPr="004C118E" w:rsidRDefault="004C118E" w:rsidP="004C118E">
                  <w:pPr>
                    <w:pBdr>
                      <w:top w:val="single" w:sz="4" w:space="1" w:color="auto"/>
                      <w:left w:val="single" w:sz="4" w:space="4" w:color="auto"/>
                      <w:bottom w:val="single" w:sz="4" w:space="1" w:color="auto"/>
                      <w:right w:val="single" w:sz="4" w:space="4" w:color="auto"/>
                    </w:pBdr>
                    <w:spacing w:before="0" w:after="0" w:line="259" w:lineRule="auto"/>
                    <w:jc w:val="both"/>
                    <w:rPr>
                      <w:rFonts w:ascii="Times New Roman" w:eastAsia="Calibri" w:hAnsi="Times New Roman" w:cs="Times New Roman"/>
                      <w:sz w:val="22"/>
                      <w:szCs w:val="22"/>
                      <w:lang w:eastAsia="en-US"/>
                    </w:rPr>
                  </w:pPr>
                </w:p>
                <w:p w14:paraId="2C23EE7F" w14:textId="77777777" w:rsidR="004C118E" w:rsidRPr="004C118E" w:rsidRDefault="004C118E" w:rsidP="004C118E">
                  <w:pPr>
                    <w:pBdr>
                      <w:top w:val="single" w:sz="4" w:space="1" w:color="auto"/>
                      <w:left w:val="single" w:sz="4" w:space="4" w:color="auto"/>
                      <w:bottom w:val="single" w:sz="4" w:space="1" w:color="auto"/>
                      <w:right w:val="single" w:sz="4" w:space="4" w:color="auto"/>
                    </w:pBdr>
                    <w:spacing w:before="0" w:after="160"/>
                    <w:jc w:val="both"/>
                    <w:rPr>
                      <w:rFonts w:ascii="Times New Roman" w:eastAsia="Calibri" w:hAnsi="Times New Roman" w:cs="Times New Roman"/>
                      <w:sz w:val="22"/>
                      <w:szCs w:val="22"/>
                      <w:lang w:eastAsia="en-US"/>
                    </w:rPr>
                  </w:pPr>
                  <w:r w:rsidRPr="004C118E">
                    <w:rPr>
                      <w:rFonts w:ascii="Times New Roman" w:eastAsia="Calibri" w:hAnsi="Times New Roman" w:cs="Times New Roman"/>
                      <w:sz w:val="22"/>
                      <w:szCs w:val="22"/>
                      <w:lang w:eastAsia="en-US"/>
                    </w:rPr>
                    <w:t xml:space="preserve">1.  </w:t>
                  </w:r>
                  <w:r w:rsidRPr="004C118E">
                    <w:rPr>
                      <w:rFonts w:ascii="Times New Roman" w:eastAsia="Calibri" w:hAnsi="Times New Roman" w:cs="Times New Roman"/>
                      <w:sz w:val="22"/>
                      <w:szCs w:val="22"/>
                      <w:lang w:eastAsia="en-US"/>
                    </w:rPr>
                    <w:tab/>
                    <w:t xml:space="preserve">Whereas an application has been made by the above applicant for an Order under section 22(4) of the abovementioned Act and that a Notice of Application was served on me/the Respondent*. </w:t>
                  </w:r>
                </w:p>
                <w:p w14:paraId="79814697" w14:textId="77777777" w:rsidR="004C118E" w:rsidRPr="004C118E" w:rsidRDefault="004C118E" w:rsidP="004C118E">
                  <w:pPr>
                    <w:pBdr>
                      <w:top w:val="single" w:sz="4" w:space="1" w:color="auto"/>
                      <w:left w:val="single" w:sz="4" w:space="4" w:color="auto"/>
                      <w:bottom w:val="single" w:sz="4" w:space="1" w:color="auto"/>
                      <w:right w:val="single" w:sz="4" w:space="4" w:color="auto"/>
                    </w:pBdr>
                    <w:spacing w:before="0" w:after="160"/>
                    <w:jc w:val="both"/>
                    <w:rPr>
                      <w:rFonts w:ascii="Times New Roman" w:eastAsia="Calibri" w:hAnsi="Times New Roman" w:cs="Times New Roman"/>
                      <w:sz w:val="22"/>
                      <w:szCs w:val="22"/>
                      <w:lang w:eastAsia="en-US"/>
                    </w:rPr>
                  </w:pPr>
                  <w:r w:rsidRPr="004C118E">
                    <w:rPr>
                      <w:rFonts w:ascii="Times New Roman" w:eastAsia="Calibri" w:hAnsi="Times New Roman" w:cs="Times New Roman"/>
                      <w:sz w:val="22"/>
                      <w:szCs w:val="22"/>
                      <w:lang w:eastAsia="en-US"/>
                    </w:rPr>
                    <w:t xml:space="preserve">2. </w:t>
                  </w:r>
                  <w:r w:rsidRPr="004C118E">
                    <w:rPr>
                      <w:rFonts w:ascii="Times New Roman" w:eastAsia="Calibri" w:hAnsi="Times New Roman" w:cs="Times New Roman"/>
                      <w:sz w:val="22"/>
                      <w:szCs w:val="22"/>
                      <w:lang w:eastAsia="en-US"/>
                    </w:rPr>
                    <w:tab/>
                    <w:t>I, [state name] [Identification Number (for Respondent) / Practicing Certificate Number (for solicitor</w:t>
                  </w:r>
                  <w:proofErr w:type="gramStart"/>
                  <w:r w:rsidRPr="004C118E">
                    <w:rPr>
                      <w:rFonts w:ascii="Times New Roman" w:eastAsia="Calibri" w:hAnsi="Times New Roman" w:cs="Times New Roman"/>
                      <w:sz w:val="22"/>
                      <w:szCs w:val="22"/>
                      <w:lang w:eastAsia="en-US"/>
                    </w:rPr>
                    <w:t>)]*</w:t>
                  </w:r>
                  <w:proofErr w:type="gramEnd"/>
                  <w:r w:rsidRPr="004C118E">
                    <w:rPr>
                      <w:rFonts w:ascii="Times New Roman" w:eastAsia="Calibri" w:hAnsi="Times New Roman" w:cs="Times New Roman"/>
                      <w:sz w:val="22"/>
                      <w:szCs w:val="22"/>
                      <w:lang w:eastAsia="en-US"/>
                    </w:rPr>
                    <w:t>, the [state nature of relationship to the vulnerable adult (e.g., father, daughter)] of the vulnerable adult hereby give notice that I/the Respondent* intend to object to the application and wish to be heard on the same.</w:t>
                  </w:r>
                </w:p>
                <w:p w14:paraId="6F7E187F" w14:textId="77777777" w:rsidR="004C118E" w:rsidRPr="004C118E" w:rsidRDefault="004C118E" w:rsidP="004C118E">
                  <w:pPr>
                    <w:pBdr>
                      <w:top w:val="single" w:sz="4" w:space="1" w:color="auto"/>
                      <w:left w:val="single" w:sz="4" w:space="4" w:color="auto"/>
                      <w:bottom w:val="single" w:sz="4" w:space="1" w:color="auto"/>
                      <w:right w:val="single" w:sz="4" w:space="4" w:color="auto"/>
                    </w:pBdr>
                    <w:spacing w:before="0" w:after="0"/>
                    <w:jc w:val="both"/>
                    <w:rPr>
                      <w:rFonts w:ascii="Times New Roman" w:eastAsia="Calibri" w:hAnsi="Times New Roman" w:cs="Times New Roman"/>
                      <w:sz w:val="22"/>
                      <w:szCs w:val="22"/>
                      <w:lang w:eastAsia="en-US"/>
                    </w:rPr>
                  </w:pPr>
                  <w:proofErr w:type="spellStart"/>
                  <w:r w:rsidRPr="004C118E">
                    <w:rPr>
                      <w:rFonts w:ascii="Times New Roman" w:eastAsia="Calibri" w:hAnsi="Times New Roman" w:cs="Times New Roman"/>
                      <w:sz w:val="22"/>
                      <w:szCs w:val="22"/>
                      <w:lang w:eastAsia="en-US"/>
                    </w:rPr>
                    <w:t>i</w:t>
                  </w:r>
                  <w:proofErr w:type="spellEnd"/>
                  <w:r w:rsidRPr="004C118E">
                    <w:rPr>
                      <w:rFonts w:ascii="Times New Roman" w:eastAsia="Calibri" w:hAnsi="Times New Roman" w:cs="Times New Roman"/>
                      <w:sz w:val="22"/>
                      <w:szCs w:val="22"/>
                      <w:lang w:eastAsia="en-US"/>
                    </w:rPr>
                    <w:t>) Brief Grounds/Reasons for objections:</w:t>
                  </w:r>
                </w:p>
                <w:p w14:paraId="537EB3E6" w14:textId="77777777" w:rsidR="004C118E" w:rsidRPr="004C118E" w:rsidRDefault="004C118E" w:rsidP="004C118E">
                  <w:pPr>
                    <w:pBdr>
                      <w:top w:val="single" w:sz="4" w:space="1" w:color="auto"/>
                      <w:left w:val="single" w:sz="4" w:space="4" w:color="auto"/>
                      <w:bottom w:val="single" w:sz="4" w:space="1" w:color="auto"/>
                      <w:right w:val="single" w:sz="4" w:space="4" w:color="auto"/>
                    </w:pBdr>
                    <w:spacing w:before="0" w:after="0"/>
                    <w:jc w:val="both"/>
                    <w:rPr>
                      <w:rFonts w:ascii="Times New Roman" w:eastAsia="Calibri" w:hAnsi="Times New Roman" w:cs="Times New Roman"/>
                      <w:sz w:val="22"/>
                      <w:szCs w:val="22"/>
                      <w:lang w:eastAsia="en-US"/>
                    </w:rPr>
                  </w:pPr>
                </w:p>
                <w:p w14:paraId="3EC870D2" w14:textId="77777777" w:rsidR="004C118E" w:rsidRPr="004C118E" w:rsidRDefault="004C118E" w:rsidP="004C118E">
                  <w:pPr>
                    <w:pBdr>
                      <w:top w:val="single" w:sz="4" w:space="1" w:color="auto"/>
                      <w:left w:val="single" w:sz="4" w:space="4" w:color="auto"/>
                      <w:bottom w:val="single" w:sz="4" w:space="1" w:color="auto"/>
                      <w:right w:val="single" w:sz="4" w:space="4" w:color="auto"/>
                    </w:pBdr>
                    <w:spacing w:before="0" w:after="160"/>
                    <w:jc w:val="both"/>
                    <w:rPr>
                      <w:rFonts w:ascii="Times New Roman" w:eastAsia="Calibri" w:hAnsi="Times New Roman" w:cs="Times New Roman"/>
                      <w:sz w:val="22"/>
                      <w:szCs w:val="22"/>
                      <w:lang w:eastAsia="en-US"/>
                    </w:rPr>
                  </w:pPr>
                  <w:r w:rsidRPr="004C118E">
                    <w:rPr>
                      <w:rFonts w:ascii="Times New Roman" w:eastAsia="Calibri" w:hAnsi="Times New Roman" w:cs="Times New Roman"/>
                      <w:sz w:val="22"/>
                      <w:szCs w:val="22"/>
                      <w:lang w:eastAsia="en-US"/>
                    </w:rPr>
                    <w:t>3.</w:t>
                  </w:r>
                  <w:r w:rsidRPr="004C118E">
                    <w:rPr>
                      <w:rFonts w:ascii="Times New Roman" w:eastAsia="Calibri" w:hAnsi="Times New Roman" w:cs="Times New Roman"/>
                      <w:sz w:val="22"/>
                      <w:szCs w:val="22"/>
                      <w:lang w:eastAsia="en-US"/>
                    </w:rPr>
                    <w:tab/>
                    <w:t xml:space="preserve">The address to which communications should be sent to me/the Respondent* is: </w:t>
                  </w:r>
                </w:p>
                <w:p w14:paraId="2A9D0234" w14:textId="77777777" w:rsidR="004C118E" w:rsidRPr="004C118E" w:rsidRDefault="004C118E" w:rsidP="004C118E">
                  <w:pPr>
                    <w:pBdr>
                      <w:top w:val="single" w:sz="4" w:space="1" w:color="auto"/>
                      <w:left w:val="single" w:sz="4" w:space="4" w:color="auto"/>
                      <w:bottom w:val="single" w:sz="4" w:space="1" w:color="auto"/>
                      <w:right w:val="single" w:sz="4" w:space="4" w:color="auto"/>
                    </w:pBdr>
                    <w:spacing w:before="0" w:after="160"/>
                    <w:jc w:val="both"/>
                    <w:rPr>
                      <w:rFonts w:ascii="Times New Roman" w:eastAsia="Calibri" w:hAnsi="Times New Roman" w:cs="Times New Roman"/>
                      <w:sz w:val="22"/>
                      <w:szCs w:val="22"/>
                      <w:lang w:eastAsia="en-US"/>
                    </w:rPr>
                  </w:pPr>
                  <w:r w:rsidRPr="004C118E">
                    <w:rPr>
                      <w:rFonts w:ascii="Times New Roman" w:eastAsia="Calibri" w:hAnsi="Times New Roman" w:cs="Times New Roman"/>
                      <w:sz w:val="22"/>
                      <w:szCs w:val="22"/>
                      <w:lang w:eastAsia="en-US"/>
                    </w:rPr>
                    <w:t xml:space="preserve">[Note: This must be an address in Singapore. If a solicitor is acting for you, give the name and address of your solicitor in Singapore.] </w:t>
                  </w:r>
                </w:p>
                <w:p w14:paraId="646A5D87" w14:textId="77777777" w:rsidR="004C118E" w:rsidRPr="004C118E" w:rsidRDefault="004C118E" w:rsidP="004C118E">
                  <w:pPr>
                    <w:pBdr>
                      <w:top w:val="single" w:sz="4" w:space="1" w:color="auto"/>
                      <w:left w:val="single" w:sz="4" w:space="4" w:color="auto"/>
                      <w:bottom w:val="single" w:sz="4" w:space="1" w:color="auto"/>
                      <w:right w:val="single" w:sz="4" w:space="4" w:color="auto"/>
                    </w:pBdr>
                    <w:spacing w:before="0" w:after="160"/>
                    <w:jc w:val="both"/>
                    <w:rPr>
                      <w:rFonts w:ascii="Times New Roman" w:eastAsia="Calibri" w:hAnsi="Times New Roman" w:cs="Times New Roman"/>
                      <w:sz w:val="22"/>
                      <w:szCs w:val="22"/>
                      <w:lang w:eastAsia="en-US"/>
                    </w:rPr>
                  </w:pPr>
                  <w:r w:rsidRPr="004C118E">
                    <w:rPr>
                      <w:rFonts w:ascii="Times New Roman" w:eastAsia="Calibri" w:hAnsi="Times New Roman" w:cs="Times New Roman"/>
                      <w:sz w:val="22"/>
                      <w:szCs w:val="22"/>
                      <w:lang w:eastAsia="en-US"/>
                    </w:rPr>
                    <w:t>[If the Respondent is a minor (</w:t>
                  </w:r>
                  <w:proofErr w:type="gramStart"/>
                  <w:r w:rsidRPr="004C118E">
                    <w:rPr>
                      <w:rFonts w:ascii="Times New Roman" w:eastAsia="Calibri" w:hAnsi="Times New Roman" w:cs="Times New Roman"/>
                      <w:sz w:val="22"/>
                      <w:szCs w:val="22"/>
                      <w:lang w:eastAsia="en-US"/>
                    </w:rPr>
                    <w:t>i.e.</w:t>
                  </w:r>
                  <w:proofErr w:type="gramEnd"/>
                  <w:r w:rsidRPr="004C118E">
                    <w:rPr>
                      <w:rFonts w:ascii="Times New Roman" w:eastAsia="Calibri" w:hAnsi="Times New Roman" w:cs="Times New Roman"/>
                      <w:sz w:val="22"/>
                      <w:szCs w:val="22"/>
                      <w:lang w:eastAsia="en-US"/>
                    </w:rPr>
                    <w:t xml:space="preserve"> below 21 years of age), a Litigation Representative is to appear on his/her behalf and a solicitor is to be appointed to represent the Litigation Representative. Forms 133 and 134 of these Practice Directions are to be filed together with this Notice.]</w:t>
                  </w:r>
                </w:p>
                <w:p w14:paraId="5F92FFAC" w14:textId="77777777" w:rsidR="004C118E" w:rsidRPr="004C118E" w:rsidRDefault="004C118E" w:rsidP="004C118E">
                  <w:pPr>
                    <w:pBdr>
                      <w:top w:val="single" w:sz="4" w:space="1" w:color="auto"/>
                      <w:left w:val="single" w:sz="4" w:space="4" w:color="auto"/>
                      <w:bottom w:val="single" w:sz="4" w:space="1" w:color="auto"/>
                      <w:right w:val="single" w:sz="4" w:space="4" w:color="auto"/>
                    </w:pBdr>
                    <w:spacing w:before="0" w:after="160"/>
                    <w:jc w:val="both"/>
                    <w:rPr>
                      <w:rFonts w:ascii="Times New Roman" w:eastAsia="Calibri" w:hAnsi="Times New Roman" w:cs="Times New Roman"/>
                      <w:sz w:val="22"/>
                      <w:szCs w:val="22"/>
                      <w:lang w:eastAsia="en-US"/>
                    </w:rPr>
                  </w:pPr>
                  <w:r w:rsidRPr="004C118E">
                    <w:rPr>
                      <w:rFonts w:ascii="Times New Roman" w:eastAsia="Calibri" w:hAnsi="Times New Roman" w:cs="Times New Roman"/>
                      <w:sz w:val="22"/>
                      <w:szCs w:val="22"/>
                      <w:lang w:eastAsia="en-US"/>
                    </w:rPr>
                    <w:t xml:space="preserve">4. </w:t>
                  </w:r>
                  <w:r w:rsidRPr="004C118E">
                    <w:rPr>
                      <w:rFonts w:ascii="Times New Roman" w:eastAsia="Calibri" w:hAnsi="Times New Roman" w:cs="Times New Roman"/>
                      <w:sz w:val="22"/>
                      <w:szCs w:val="22"/>
                      <w:lang w:eastAsia="en-US"/>
                    </w:rPr>
                    <w:tab/>
                    <w:t xml:space="preserve">My other contact particulars are: </w:t>
                  </w:r>
                </w:p>
                <w:p w14:paraId="25675E73" w14:textId="77777777" w:rsidR="004C118E" w:rsidRPr="004C118E" w:rsidRDefault="004C118E" w:rsidP="004C118E">
                  <w:pPr>
                    <w:pBdr>
                      <w:top w:val="single" w:sz="4" w:space="1" w:color="auto"/>
                      <w:left w:val="single" w:sz="4" w:space="4" w:color="auto"/>
                      <w:bottom w:val="single" w:sz="4" w:space="1" w:color="auto"/>
                      <w:right w:val="single" w:sz="4" w:space="4" w:color="auto"/>
                    </w:pBdr>
                    <w:spacing w:before="0" w:after="160"/>
                    <w:jc w:val="both"/>
                    <w:rPr>
                      <w:rFonts w:ascii="Times New Roman" w:eastAsia="Calibri" w:hAnsi="Times New Roman" w:cs="Times New Roman"/>
                      <w:i/>
                      <w:sz w:val="22"/>
                      <w:szCs w:val="22"/>
                      <w:lang w:eastAsia="en-US"/>
                    </w:rPr>
                  </w:pPr>
                  <w:r w:rsidRPr="004C118E">
                    <w:rPr>
                      <w:rFonts w:ascii="Times New Roman" w:eastAsia="Calibri" w:hAnsi="Times New Roman" w:cs="Times New Roman"/>
                      <w:sz w:val="22"/>
                      <w:szCs w:val="22"/>
                      <w:lang w:eastAsia="en-US"/>
                    </w:rPr>
                    <w:tab/>
                  </w:r>
                  <w:r w:rsidRPr="004C118E">
                    <w:rPr>
                      <w:rFonts w:ascii="Times New Roman" w:eastAsia="Calibri" w:hAnsi="Times New Roman" w:cs="Times New Roman"/>
                      <w:i/>
                      <w:sz w:val="22"/>
                      <w:szCs w:val="22"/>
                      <w:lang w:eastAsia="en-US"/>
                    </w:rPr>
                    <w:t>Handphone &amp; Email:</w:t>
                  </w:r>
                </w:p>
                <w:p w14:paraId="099F2A03" w14:textId="77777777" w:rsidR="004C118E" w:rsidRPr="004C118E" w:rsidRDefault="004C118E" w:rsidP="004C118E">
                  <w:pPr>
                    <w:pBdr>
                      <w:top w:val="single" w:sz="4" w:space="1" w:color="auto"/>
                      <w:left w:val="single" w:sz="4" w:space="4" w:color="auto"/>
                      <w:bottom w:val="single" w:sz="4" w:space="1" w:color="auto"/>
                      <w:right w:val="single" w:sz="4" w:space="4" w:color="auto"/>
                    </w:pBdr>
                    <w:spacing w:before="0" w:after="160"/>
                    <w:jc w:val="both"/>
                    <w:rPr>
                      <w:rFonts w:ascii="Times New Roman" w:eastAsia="Calibri" w:hAnsi="Times New Roman" w:cs="Times New Roman"/>
                      <w:sz w:val="22"/>
                      <w:szCs w:val="22"/>
                      <w:lang w:eastAsia="en-US"/>
                    </w:rPr>
                  </w:pPr>
                  <w:r w:rsidRPr="004C118E">
                    <w:rPr>
                      <w:rFonts w:ascii="Times New Roman" w:eastAsia="Calibri" w:hAnsi="Times New Roman" w:cs="Times New Roman"/>
                      <w:sz w:val="22"/>
                      <w:szCs w:val="22"/>
                      <w:lang w:eastAsia="en-US"/>
                    </w:rPr>
                    <w:t>5.</w:t>
                  </w:r>
                  <w:r w:rsidRPr="004C118E">
                    <w:rPr>
                      <w:rFonts w:ascii="Times New Roman" w:eastAsia="Calibri" w:hAnsi="Times New Roman" w:cs="Times New Roman"/>
                      <w:sz w:val="22"/>
                      <w:szCs w:val="22"/>
                      <w:lang w:eastAsia="en-US"/>
                    </w:rPr>
                    <w:tab/>
                  </w:r>
                  <w:proofErr w:type="gramStart"/>
                  <w:r w:rsidRPr="004C118E">
                    <w:rPr>
                      <w:rFonts w:ascii="Times New Roman" w:eastAsia="Calibri" w:hAnsi="Times New Roman" w:cs="Times New Roman"/>
                      <w:sz w:val="22"/>
                      <w:szCs w:val="22"/>
                      <w:lang w:eastAsia="en-US"/>
                    </w:rPr>
                    <w:t>Particulars of</w:t>
                  </w:r>
                  <w:proofErr w:type="gramEnd"/>
                  <w:r w:rsidRPr="004C118E">
                    <w:rPr>
                      <w:rFonts w:ascii="Times New Roman" w:eastAsia="Calibri" w:hAnsi="Times New Roman" w:cs="Times New Roman"/>
                      <w:sz w:val="22"/>
                      <w:szCs w:val="22"/>
                      <w:lang w:eastAsia="en-US"/>
                    </w:rPr>
                    <w:t xml:space="preserve"> solicitor appointed by the Litigation Representative (if applicable)</w:t>
                  </w:r>
                </w:p>
                <w:p w14:paraId="3A1B6C76" w14:textId="77777777" w:rsidR="004C118E" w:rsidRPr="004C118E" w:rsidRDefault="004C118E" w:rsidP="004C118E">
                  <w:pPr>
                    <w:pBdr>
                      <w:top w:val="single" w:sz="4" w:space="1" w:color="auto"/>
                      <w:left w:val="single" w:sz="4" w:space="4" w:color="auto"/>
                      <w:bottom w:val="single" w:sz="4" w:space="1" w:color="auto"/>
                      <w:right w:val="single" w:sz="4" w:space="4" w:color="auto"/>
                    </w:pBdr>
                    <w:spacing w:before="0" w:after="160"/>
                    <w:jc w:val="both"/>
                    <w:rPr>
                      <w:rFonts w:ascii="Times New Roman" w:eastAsia="Calibri" w:hAnsi="Times New Roman" w:cs="Times New Roman"/>
                      <w:sz w:val="22"/>
                      <w:szCs w:val="22"/>
                      <w:lang w:eastAsia="en-US"/>
                    </w:rPr>
                  </w:pPr>
                  <w:r w:rsidRPr="004C118E">
                    <w:rPr>
                      <w:rFonts w:ascii="Times New Roman" w:eastAsia="Calibri" w:hAnsi="Times New Roman" w:cs="Times New Roman"/>
                      <w:sz w:val="22"/>
                      <w:szCs w:val="22"/>
                      <w:lang w:eastAsia="en-US"/>
                    </w:rPr>
                    <w:tab/>
                    <w:t>Name of Law Firm:</w:t>
                  </w:r>
                </w:p>
                <w:p w14:paraId="491CCD9F" w14:textId="77777777" w:rsidR="004C118E" w:rsidRPr="004C118E" w:rsidRDefault="004C118E" w:rsidP="004C118E">
                  <w:pPr>
                    <w:pBdr>
                      <w:top w:val="single" w:sz="4" w:space="1" w:color="auto"/>
                      <w:left w:val="single" w:sz="4" w:space="4" w:color="auto"/>
                      <w:bottom w:val="single" w:sz="4" w:space="1" w:color="auto"/>
                      <w:right w:val="single" w:sz="4" w:space="4" w:color="auto"/>
                    </w:pBdr>
                    <w:spacing w:before="0" w:after="160"/>
                    <w:jc w:val="both"/>
                    <w:rPr>
                      <w:rFonts w:ascii="Times New Roman" w:eastAsia="Calibri" w:hAnsi="Times New Roman" w:cs="Times New Roman"/>
                      <w:sz w:val="22"/>
                      <w:szCs w:val="22"/>
                      <w:lang w:eastAsia="en-US"/>
                    </w:rPr>
                  </w:pPr>
                  <w:r w:rsidRPr="004C118E">
                    <w:rPr>
                      <w:rFonts w:ascii="Times New Roman" w:eastAsia="Calibri" w:hAnsi="Times New Roman" w:cs="Times New Roman"/>
                      <w:sz w:val="22"/>
                      <w:szCs w:val="22"/>
                      <w:lang w:eastAsia="en-US"/>
                    </w:rPr>
                    <w:lastRenderedPageBreak/>
                    <w:tab/>
                    <w:t>Address of Law Firm:</w:t>
                  </w:r>
                </w:p>
                <w:p w14:paraId="71093609" w14:textId="77777777" w:rsidR="004C118E" w:rsidRPr="004C118E" w:rsidRDefault="004C118E" w:rsidP="004C118E">
                  <w:pPr>
                    <w:pBdr>
                      <w:top w:val="single" w:sz="4" w:space="1" w:color="auto"/>
                      <w:left w:val="single" w:sz="4" w:space="4" w:color="auto"/>
                      <w:bottom w:val="single" w:sz="4" w:space="1" w:color="auto"/>
                      <w:right w:val="single" w:sz="4" w:space="4" w:color="auto"/>
                    </w:pBdr>
                    <w:spacing w:before="0" w:after="160"/>
                    <w:jc w:val="both"/>
                    <w:rPr>
                      <w:rFonts w:ascii="Times New Roman" w:eastAsia="Calibri" w:hAnsi="Times New Roman" w:cs="Times New Roman"/>
                      <w:sz w:val="22"/>
                      <w:szCs w:val="22"/>
                      <w:lang w:eastAsia="en-US"/>
                    </w:rPr>
                  </w:pPr>
                  <w:r w:rsidRPr="004C118E">
                    <w:rPr>
                      <w:rFonts w:ascii="Times New Roman" w:eastAsia="Calibri" w:hAnsi="Times New Roman" w:cs="Times New Roman"/>
                      <w:sz w:val="22"/>
                      <w:szCs w:val="22"/>
                      <w:lang w:eastAsia="en-US"/>
                    </w:rPr>
                    <w:tab/>
                    <w:t xml:space="preserve">Email &amp; contact number of </w:t>
                  </w:r>
                  <w:proofErr w:type="gramStart"/>
                  <w:r w:rsidRPr="004C118E">
                    <w:rPr>
                      <w:rFonts w:ascii="Times New Roman" w:eastAsia="Calibri" w:hAnsi="Times New Roman" w:cs="Times New Roman"/>
                      <w:sz w:val="22"/>
                      <w:szCs w:val="22"/>
                      <w:lang w:eastAsia="en-US"/>
                    </w:rPr>
                    <w:t>solicitor</w:t>
                  </w:r>
                  <w:proofErr w:type="gramEnd"/>
                  <w:r w:rsidRPr="004C118E">
                    <w:rPr>
                      <w:rFonts w:ascii="Times New Roman" w:eastAsia="Calibri" w:hAnsi="Times New Roman" w:cs="Times New Roman"/>
                      <w:sz w:val="22"/>
                      <w:szCs w:val="22"/>
                      <w:lang w:eastAsia="en-US"/>
                    </w:rPr>
                    <w:t>:</w:t>
                  </w:r>
                </w:p>
                <w:p w14:paraId="096AD8FB" w14:textId="77777777" w:rsidR="004C118E" w:rsidRPr="004C118E" w:rsidRDefault="004C118E" w:rsidP="004C118E">
                  <w:pPr>
                    <w:pBdr>
                      <w:top w:val="single" w:sz="4" w:space="1" w:color="auto"/>
                      <w:left w:val="single" w:sz="4" w:space="4" w:color="auto"/>
                      <w:bottom w:val="single" w:sz="4" w:space="1" w:color="auto"/>
                      <w:right w:val="single" w:sz="4" w:space="4" w:color="auto"/>
                    </w:pBdr>
                    <w:spacing w:before="0" w:after="160"/>
                    <w:jc w:val="both"/>
                    <w:rPr>
                      <w:rFonts w:ascii="Times New Roman" w:eastAsia="Calibri" w:hAnsi="Times New Roman" w:cs="Times New Roman"/>
                      <w:sz w:val="22"/>
                      <w:szCs w:val="22"/>
                      <w:lang w:eastAsia="en-US"/>
                    </w:rPr>
                  </w:pPr>
                  <w:r w:rsidRPr="004C118E">
                    <w:rPr>
                      <w:rFonts w:ascii="Times New Roman" w:eastAsia="Calibri" w:hAnsi="Times New Roman" w:cs="Times New Roman"/>
                      <w:sz w:val="22"/>
                      <w:szCs w:val="22"/>
                      <w:lang w:eastAsia="en-US"/>
                    </w:rPr>
                    <w:t>6.</w:t>
                  </w:r>
                  <w:r w:rsidRPr="004C118E">
                    <w:rPr>
                      <w:rFonts w:ascii="Times New Roman" w:eastAsia="Calibri" w:hAnsi="Times New Roman" w:cs="Times New Roman"/>
                      <w:sz w:val="22"/>
                      <w:szCs w:val="22"/>
                      <w:lang w:eastAsia="en-US"/>
                    </w:rPr>
                    <w:tab/>
                    <w:t>I understand that after the Notice of Objection has been filed and accepted by the Family Justice Courts, the Notice of Objection is to be served on the Director-General of Social Welfare/protector, Ministry of Social and Family Development (MSF) and a case conference will be fixed where the Court may give such directions as it deems fit.</w:t>
                  </w:r>
                </w:p>
                <w:p w14:paraId="6312C343" w14:textId="77777777" w:rsidR="004C118E" w:rsidRPr="004C118E" w:rsidRDefault="004C118E" w:rsidP="004C118E">
                  <w:pPr>
                    <w:pBdr>
                      <w:top w:val="single" w:sz="4" w:space="1" w:color="auto"/>
                      <w:left w:val="single" w:sz="4" w:space="4" w:color="auto"/>
                      <w:bottom w:val="single" w:sz="4" w:space="1" w:color="auto"/>
                      <w:right w:val="single" w:sz="4" w:space="4" w:color="auto"/>
                    </w:pBdr>
                    <w:spacing w:before="0" w:after="240"/>
                    <w:jc w:val="right"/>
                    <w:rPr>
                      <w:rFonts w:ascii="Times New Roman" w:eastAsia="Calibri" w:hAnsi="Times New Roman" w:cs="Times New Roman"/>
                      <w:sz w:val="22"/>
                      <w:szCs w:val="22"/>
                      <w:lang w:eastAsia="en-US"/>
                    </w:rPr>
                  </w:pPr>
                  <w:r w:rsidRPr="004C118E">
                    <w:rPr>
                      <w:rFonts w:ascii="Times New Roman" w:eastAsia="Calibri" w:hAnsi="Times New Roman" w:cs="Times New Roman"/>
                      <w:sz w:val="22"/>
                      <w:szCs w:val="22"/>
                      <w:lang w:eastAsia="en-US"/>
                    </w:rPr>
                    <w:t xml:space="preserve">Name &amp; </w:t>
                  </w:r>
                  <w:proofErr w:type="gramStart"/>
                  <w:r w:rsidRPr="004C118E">
                    <w:rPr>
                      <w:rFonts w:ascii="Times New Roman" w:eastAsia="Calibri" w:hAnsi="Times New Roman" w:cs="Times New Roman"/>
                      <w:sz w:val="22"/>
                      <w:szCs w:val="22"/>
                      <w:lang w:eastAsia="en-US"/>
                    </w:rPr>
                    <w:t>Signature:_</w:t>
                  </w:r>
                  <w:proofErr w:type="gramEnd"/>
                  <w:r w:rsidRPr="004C118E">
                    <w:rPr>
                      <w:rFonts w:ascii="Times New Roman" w:eastAsia="Calibri" w:hAnsi="Times New Roman" w:cs="Times New Roman"/>
                      <w:sz w:val="22"/>
                      <w:szCs w:val="22"/>
                      <w:lang w:eastAsia="en-US"/>
                    </w:rPr>
                    <w:t>____________</w:t>
                  </w:r>
                </w:p>
                <w:p w14:paraId="61D9D660" w14:textId="77777777" w:rsidR="004C118E" w:rsidRPr="004C118E" w:rsidRDefault="004C118E" w:rsidP="004C118E">
                  <w:pPr>
                    <w:pBdr>
                      <w:top w:val="single" w:sz="4" w:space="1" w:color="auto"/>
                      <w:left w:val="single" w:sz="4" w:space="4" w:color="auto"/>
                      <w:bottom w:val="single" w:sz="4" w:space="1" w:color="auto"/>
                      <w:right w:val="single" w:sz="4" w:space="4" w:color="auto"/>
                    </w:pBdr>
                    <w:spacing w:before="0" w:after="240"/>
                    <w:jc w:val="right"/>
                    <w:rPr>
                      <w:rFonts w:ascii="Times New Roman" w:eastAsia="Calibri" w:hAnsi="Times New Roman" w:cs="Times New Roman"/>
                      <w:sz w:val="22"/>
                      <w:szCs w:val="22"/>
                      <w:lang w:eastAsia="en-US"/>
                    </w:rPr>
                  </w:pPr>
                  <w:r w:rsidRPr="004C118E">
                    <w:rPr>
                      <w:rFonts w:ascii="Times New Roman" w:eastAsia="Calibri" w:hAnsi="Times New Roman" w:cs="Times New Roman"/>
                      <w:sz w:val="22"/>
                      <w:szCs w:val="22"/>
                      <w:lang w:eastAsia="en-US"/>
                    </w:rPr>
                    <w:t>Date of birth (of Respondent): _____________</w:t>
                  </w:r>
                </w:p>
                <w:p w14:paraId="7D02166F" w14:textId="77777777" w:rsidR="004C118E" w:rsidRPr="004C118E" w:rsidRDefault="004C118E" w:rsidP="004C118E">
                  <w:pPr>
                    <w:pBdr>
                      <w:top w:val="single" w:sz="4" w:space="1" w:color="auto"/>
                      <w:left w:val="single" w:sz="4" w:space="4" w:color="auto"/>
                      <w:bottom w:val="single" w:sz="4" w:space="1" w:color="auto"/>
                      <w:right w:val="single" w:sz="4" w:space="4" w:color="auto"/>
                    </w:pBdr>
                    <w:spacing w:before="0" w:after="160"/>
                    <w:rPr>
                      <w:rFonts w:ascii="Times New Roman" w:eastAsia="Calibri" w:hAnsi="Times New Roman" w:cs="Times New Roman"/>
                      <w:i/>
                      <w:iCs/>
                      <w:sz w:val="20"/>
                      <w:szCs w:val="20"/>
                      <w:lang w:eastAsia="en-US"/>
                    </w:rPr>
                  </w:pPr>
                  <w:r w:rsidRPr="004C118E">
                    <w:rPr>
                      <w:rFonts w:ascii="Times New Roman" w:eastAsia="Calibri" w:hAnsi="Times New Roman" w:cs="Times New Roman"/>
                      <w:i/>
                      <w:iCs/>
                      <w:sz w:val="20"/>
                      <w:szCs w:val="20"/>
                      <w:lang w:eastAsia="en-US"/>
                    </w:rPr>
                    <w:t>*delete where inapplicable</w:t>
                  </w:r>
                  <w:bookmarkEnd w:id="39"/>
                </w:p>
                <w:p w14:paraId="7FA65EDC" w14:textId="77777777" w:rsidR="00307BCC" w:rsidRDefault="00307BCC" w:rsidP="000D3C6D">
                  <w:pPr>
                    <w:pStyle w:val="Heading1"/>
                    <w:jc w:val="center"/>
                    <w:rPr>
                      <w:rFonts w:ascii="Times New Roman" w:hAnsi="Times New Roman"/>
                      <w:color w:val="auto"/>
                      <w:sz w:val="22"/>
                      <w:szCs w:val="22"/>
                      <w:lang w:val="en-GB"/>
                    </w:rPr>
                  </w:pPr>
                </w:p>
                <w:p w14:paraId="13613D98" w14:textId="0D332F33" w:rsidR="000D3C6D" w:rsidRDefault="000D3C6D" w:rsidP="000D3C6D">
                  <w:pPr>
                    <w:pStyle w:val="Heading1"/>
                    <w:jc w:val="center"/>
                    <w:rPr>
                      <w:rFonts w:ascii="Times New Roman" w:hAnsi="Times New Roman"/>
                      <w:color w:val="auto"/>
                      <w:sz w:val="22"/>
                      <w:szCs w:val="22"/>
                      <w:lang w:val="en-GB"/>
                    </w:rPr>
                  </w:pPr>
                  <w:r>
                    <w:rPr>
                      <w:rFonts w:ascii="Times New Roman" w:hAnsi="Times New Roman"/>
                      <w:color w:val="auto"/>
                      <w:sz w:val="22"/>
                      <w:szCs w:val="22"/>
                      <w:lang w:val="en-GB"/>
                    </w:rPr>
                    <w:t>FORM 64F</w:t>
                  </w:r>
                </w:p>
                <w:p w14:paraId="1484B382" w14:textId="77777777" w:rsidR="000D3C6D" w:rsidRDefault="000D3C6D" w:rsidP="000D3C6D">
                  <w:pPr>
                    <w:rPr>
                      <w:rFonts w:ascii="Times New Roman" w:hAnsi="Times New Roman" w:cs="Times New Roman"/>
                      <w:sz w:val="18"/>
                      <w:szCs w:val="18"/>
                      <w:lang w:val="en-GB"/>
                    </w:rPr>
                  </w:pPr>
                  <w:r>
                    <w:rPr>
                      <w:rFonts w:ascii="Times New Roman" w:hAnsi="Times New Roman" w:cs="Times New Roman"/>
                      <w:sz w:val="18"/>
                      <w:szCs w:val="18"/>
                      <w:lang w:val="en-GB"/>
                    </w:rPr>
                    <w:t>R. 295K</w:t>
                  </w:r>
                </w:p>
                <w:p w14:paraId="41E73A0C" w14:textId="77777777" w:rsidR="000D3C6D" w:rsidRDefault="000D3C6D" w:rsidP="000D3C6D">
                  <w:pPr>
                    <w:pBdr>
                      <w:top w:val="single" w:sz="4" w:space="1" w:color="auto"/>
                      <w:left w:val="single" w:sz="4" w:space="4" w:color="auto"/>
                      <w:bottom w:val="single" w:sz="4" w:space="1" w:color="auto"/>
                      <w:right w:val="single" w:sz="4" w:space="4" w:color="auto"/>
                    </w:pBdr>
                    <w:jc w:val="center"/>
                    <w:rPr>
                      <w:rFonts w:ascii="Times New Roman" w:hAnsi="Times New Roman" w:cs="Times New Roman"/>
                      <w:b/>
                      <w:sz w:val="22"/>
                      <w:szCs w:val="22"/>
                      <w:u w:val="single"/>
                      <w:lang w:val="en-GB"/>
                    </w:rPr>
                  </w:pPr>
                  <w:r>
                    <w:rPr>
                      <w:rFonts w:ascii="Times New Roman" w:hAnsi="Times New Roman" w:cs="Times New Roman"/>
                      <w:b/>
                      <w:u w:val="single"/>
                      <w:lang w:val="en-GB"/>
                    </w:rPr>
                    <w:t>IN THE FAMILY JUSTICE COURTS OF THE REPUBLIC OF SINGAPORE</w:t>
                  </w:r>
                </w:p>
                <w:p w14:paraId="5EAAC48F" w14:textId="77777777" w:rsidR="000D3C6D" w:rsidRDefault="000D3C6D" w:rsidP="000D3C6D">
                  <w:pPr>
                    <w:pBdr>
                      <w:top w:val="single" w:sz="4" w:space="1" w:color="auto"/>
                      <w:left w:val="single" w:sz="4" w:space="4" w:color="auto"/>
                      <w:bottom w:val="single" w:sz="4" w:space="1" w:color="auto"/>
                      <w:right w:val="single" w:sz="4" w:space="4" w:color="auto"/>
                    </w:pBdr>
                    <w:jc w:val="center"/>
                    <w:rPr>
                      <w:rFonts w:ascii="Times New Roman" w:hAnsi="Times New Roman" w:cs="Times New Roman"/>
                      <w:lang w:val="en-GB"/>
                    </w:rPr>
                  </w:pPr>
                  <w:r>
                    <w:rPr>
                      <w:rFonts w:ascii="Times New Roman" w:hAnsi="Times New Roman" w:cs="Times New Roman"/>
                      <w:lang w:val="en-GB"/>
                    </w:rPr>
                    <w:t xml:space="preserve">In the Matter of the </w:t>
                  </w:r>
                </w:p>
                <w:p w14:paraId="584398DC" w14:textId="77777777" w:rsidR="000D3C6D" w:rsidRDefault="000D3C6D" w:rsidP="000D3C6D">
                  <w:pPr>
                    <w:pBdr>
                      <w:top w:val="single" w:sz="4" w:space="1" w:color="auto"/>
                      <w:left w:val="single" w:sz="4" w:space="4" w:color="auto"/>
                      <w:bottom w:val="single" w:sz="4" w:space="1" w:color="auto"/>
                      <w:right w:val="single" w:sz="4" w:space="4" w:color="auto"/>
                    </w:pBdr>
                    <w:jc w:val="center"/>
                    <w:rPr>
                      <w:rFonts w:ascii="Times New Roman" w:hAnsi="Times New Roman" w:cs="Times New Roman"/>
                      <w:lang w:val="en-GB"/>
                    </w:rPr>
                  </w:pPr>
                  <w:r>
                    <w:rPr>
                      <w:rFonts w:ascii="Times New Roman" w:hAnsi="Times New Roman" w:cs="Times New Roman"/>
                      <w:lang w:val="en-GB"/>
                    </w:rPr>
                    <w:t>VULNERABLE ADULTS ACT 2018</w:t>
                  </w:r>
                </w:p>
                <w:p w14:paraId="344C13E1" w14:textId="77777777" w:rsidR="000D3C6D" w:rsidRDefault="000D3C6D" w:rsidP="000D3C6D">
                  <w:pPr>
                    <w:pBdr>
                      <w:top w:val="single" w:sz="4" w:space="1" w:color="auto"/>
                      <w:left w:val="single" w:sz="4" w:space="4" w:color="auto"/>
                      <w:bottom w:val="single" w:sz="4" w:space="1" w:color="auto"/>
                      <w:right w:val="single" w:sz="4" w:space="4" w:color="auto"/>
                    </w:pBdr>
                    <w:jc w:val="center"/>
                    <w:rPr>
                      <w:rFonts w:ascii="Times New Roman" w:hAnsi="Times New Roman" w:cs="Times New Roman"/>
                      <w:lang w:val="en-GB"/>
                    </w:rPr>
                  </w:pPr>
                  <w:r>
                    <w:rPr>
                      <w:rFonts w:ascii="Times New Roman" w:hAnsi="Times New Roman" w:cs="Times New Roman"/>
                      <w:lang w:val="en-GB"/>
                    </w:rPr>
                    <w:t>and</w:t>
                  </w:r>
                </w:p>
                <w:p w14:paraId="65A35E0D" w14:textId="77777777" w:rsidR="000D3C6D" w:rsidRDefault="000D3C6D" w:rsidP="000D3C6D">
                  <w:pPr>
                    <w:pBdr>
                      <w:top w:val="single" w:sz="4" w:space="1" w:color="auto"/>
                      <w:left w:val="single" w:sz="4" w:space="4" w:color="auto"/>
                      <w:bottom w:val="single" w:sz="4" w:space="1" w:color="auto"/>
                      <w:right w:val="single" w:sz="4" w:space="4" w:color="auto"/>
                    </w:pBdr>
                    <w:jc w:val="center"/>
                    <w:rPr>
                      <w:rFonts w:ascii="Times New Roman" w:hAnsi="Times New Roman" w:cs="Times New Roman"/>
                      <w:lang w:val="en-GB"/>
                    </w:rPr>
                  </w:pPr>
                  <w:r>
                    <w:rPr>
                      <w:rFonts w:ascii="Times New Roman" w:hAnsi="Times New Roman" w:cs="Times New Roman"/>
                      <w:lang w:val="en-GB"/>
                    </w:rPr>
                    <w:t>[Name &amp; identification of Vulnerable Adult]</w:t>
                  </w:r>
                </w:p>
                <w:p w14:paraId="475C0538" w14:textId="77777777" w:rsidR="000D3C6D" w:rsidRDefault="000D3C6D" w:rsidP="000D3C6D">
                  <w:pPr>
                    <w:pBdr>
                      <w:top w:val="single" w:sz="4" w:space="1" w:color="auto"/>
                      <w:left w:val="single" w:sz="4" w:space="4" w:color="auto"/>
                      <w:bottom w:val="single" w:sz="4" w:space="1" w:color="auto"/>
                      <w:right w:val="single" w:sz="4" w:space="4" w:color="auto"/>
                    </w:pBdr>
                    <w:jc w:val="right"/>
                    <w:rPr>
                      <w:rFonts w:ascii="Times New Roman" w:hAnsi="Times New Roman" w:cs="Times New Roman"/>
                      <w:lang w:val="en-GB"/>
                    </w:rPr>
                  </w:pPr>
                  <w:r>
                    <w:rPr>
                      <w:rFonts w:ascii="Times New Roman" w:hAnsi="Times New Roman" w:cs="Times New Roman"/>
                      <w:lang w:val="en-GB"/>
                    </w:rPr>
                    <w:t>Director</w:t>
                  </w:r>
                  <w:ins w:id="40" w:author="Aziziyah MD HAMBALI (FJCOURTS)" w:date="2020-04-24T16:20:00Z">
                    <w:r>
                      <w:rPr>
                        <w:rFonts w:ascii="Times New Roman" w:hAnsi="Times New Roman" w:cs="Times New Roman"/>
                        <w:lang w:val="en-GB"/>
                      </w:rPr>
                      <w:t>-General</w:t>
                    </w:r>
                    <w:r>
                      <w:rPr>
                        <w:rFonts w:ascii="Times New Roman" w:hAnsi="Times New Roman" w:cs="Times New Roman"/>
                        <w:color w:val="FF0000"/>
                        <w:u w:val="single"/>
                        <w:lang w:val="en-GB"/>
                      </w:rPr>
                      <w:t xml:space="preserve"> </w:t>
                    </w:r>
                  </w:ins>
                  <w:r>
                    <w:rPr>
                      <w:rFonts w:ascii="Times New Roman" w:hAnsi="Times New Roman" w:cs="Times New Roman"/>
                      <w:lang w:val="en-GB"/>
                    </w:rPr>
                    <w:t>of Social Welfare/protector… Applicant</w:t>
                  </w:r>
                </w:p>
                <w:p w14:paraId="30410FC9" w14:textId="77777777" w:rsidR="000D3C6D" w:rsidRDefault="000D3C6D" w:rsidP="000D3C6D">
                  <w:pPr>
                    <w:pBdr>
                      <w:top w:val="single" w:sz="4" w:space="1" w:color="auto"/>
                      <w:left w:val="single" w:sz="4" w:space="4" w:color="auto"/>
                      <w:bottom w:val="single" w:sz="4" w:space="1" w:color="auto"/>
                      <w:right w:val="single" w:sz="4" w:space="4" w:color="auto"/>
                    </w:pBdr>
                    <w:jc w:val="right"/>
                    <w:rPr>
                      <w:rFonts w:ascii="Times New Roman" w:hAnsi="Times New Roman" w:cs="Times New Roman"/>
                      <w:lang w:val="en-GB"/>
                    </w:rPr>
                  </w:pPr>
                </w:p>
                <w:p w14:paraId="4B074EB6" w14:textId="77777777" w:rsidR="000D3C6D" w:rsidRDefault="000D3C6D" w:rsidP="000D3C6D">
                  <w:pPr>
                    <w:pBdr>
                      <w:top w:val="single" w:sz="4" w:space="1" w:color="auto"/>
                      <w:left w:val="single" w:sz="4" w:space="4" w:color="auto"/>
                      <w:bottom w:val="single" w:sz="4" w:space="1" w:color="auto"/>
                      <w:right w:val="single" w:sz="4" w:space="4" w:color="auto"/>
                    </w:pBdr>
                    <w:jc w:val="center"/>
                    <w:rPr>
                      <w:rFonts w:ascii="Times New Roman" w:hAnsi="Times New Roman" w:cs="Times New Roman"/>
                      <w:b/>
                    </w:rPr>
                  </w:pPr>
                  <w:r>
                    <w:rPr>
                      <w:rFonts w:ascii="Times New Roman" w:hAnsi="Times New Roman" w:cs="Times New Roman"/>
                      <w:b/>
                    </w:rPr>
                    <w:t>CONSENT OF VULNERABLE ADULT</w:t>
                  </w:r>
                </w:p>
                <w:p w14:paraId="72637AE6" w14:textId="77777777" w:rsidR="000D3C6D" w:rsidRDefault="000D3C6D" w:rsidP="000D3C6D">
                  <w:pPr>
                    <w:pBdr>
                      <w:top w:val="single" w:sz="4" w:space="1" w:color="auto"/>
                      <w:left w:val="single" w:sz="4" w:space="4" w:color="auto"/>
                      <w:bottom w:val="single" w:sz="4" w:space="1" w:color="auto"/>
                      <w:right w:val="single" w:sz="4" w:space="4" w:color="auto"/>
                    </w:pBdr>
                    <w:jc w:val="center"/>
                    <w:rPr>
                      <w:rFonts w:ascii="Times New Roman" w:hAnsi="Times New Roman" w:cs="Times New Roman"/>
                      <w:lang w:val="en-GB"/>
                    </w:rPr>
                  </w:pPr>
                </w:p>
                <w:p w14:paraId="6D6EC123" w14:textId="77777777" w:rsidR="000D3C6D" w:rsidRDefault="000D3C6D" w:rsidP="000D3C6D">
                  <w:pPr>
                    <w:pBdr>
                      <w:top w:val="single" w:sz="4" w:space="1" w:color="auto"/>
                      <w:left w:val="single" w:sz="4" w:space="4" w:color="auto"/>
                      <w:bottom w:val="single" w:sz="4" w:space="1" w:color="auto"/>
                      <w:right w:val="single" w:sz="4" w:space="4" w:color="auto"/>
                    </w:pBdr>
                    <w:ind w:left="1418" w:hanging="1418"/>
                    <w:jc w:val="both"/>
                    <w:rPr>
                      <w:rFonts w:ascii="Times New Roman" w:hAnsi="Times New Roman" w:cs="Times New Roman"/>
                      <w:lang w:val="en-GB"/>
                    </w:rPr>
                  </w:pPr>
                  <w:r>
                    <w:rPr>
                      <w:rFonts w:ascii="Times New Roman" w:hAnsi="Times New Roman" w:cs="Times New Roman"/>
                    </w:rPr>
                    <w:t xml:space="preserve">1. </w:t>
                  </w:r>
                  <w:r>
                    <w:rPr>
                      <w:rFonts w:ascii="Times New Roman" w:hAnsi="Times New Roman" w:cs="Times New Roman"/>
                    </w:rPr>
                    <w:tab/>
                  </w:r>
                  <w:r>
                    <w:rPr>
                      <w:rFonts w:ascii="Times New Roman" w:hAnsi="Times New Roman" w:cs="Times New Roman"/>
                    </w:rPr>
                    <w:tab/>
                    <w:t>I, [name] [Identification number] of [address], hereby give my consent to [Director</w:t>
                  </w:r>
                  <w:ins w:id="41" w:author="Aziziyah MD HAMBALI (FJCOURTS)" w:date="2020-04-24T16:20:00Z">
                    <w:r>
                      <w:rPr>
                        <w:rFonts w:ascii="Times New Roman" w:hAnsi="Times New Roman" w:cs="Times New Roman"/>
                        <w:lang w:val="en-GB"/>
                      </w:rPr>
                      <w:t>-General</w:t>
                    </w:r>
                    <w:r>
                      <w:rPr>
                        <w:rFonts w:ascii="Times New Roman" w:hAnsi="Times New Roman" w:cs="Times New Roman"/>
                        <w:color w:val="FF0000"/>
                        <w:u w:val="single"/>
                        <w:lang w:val="en-GB"/>
                      </w:rPr>
                      <w:t xml:space="preserve"> </w:t>
                    </w:r>
                  </w:ins>
                  <w:r>
                    <w:rPr>
                      <w:rFonts w:ascii="Times New Roman" w:hAnsi="Times New Roman" w:cs="Times New Roman"/>
                    </w:rPr>
                    <w:t>of Social Welfare/protector/approved welfare officer/done/deputy/family member] to make an application under the Vulnerable Adults Act 2018 for the following orders [circle where applicable]:</w:t>
                  </w:r>
                </w:p>
                <w:p w14:paraId="4CF45805" w14:textId="77777777" w:rsidR="000D3C6D" w:rsidRDefault="000D3C6D" w:rsidP="000D3C6D">
                  <w:pPr>
                    <w:pBdr>
                      <w:top w:val="single" w:sz="4" w:space="1" w:color="auto"/>
                      <w:left w:val="single" w:sz="4" w:space="4" w:color="auto"/>
                      <w:bottom w:val="single" w:sz="4" w:space="1" w:color="auto"/>
                      <w:right w:val="single" w:sz="4" w:space="4" w:color="auto"/>
                    </w:pBdr>
                    <w:ind w:left="1440" w:hanging="1440"/>
                    <w:jc w:val="both"/>
                    <w:rPr>
                      <w:rFonts w:ascii="Times New Roman" w:hAnsi="Times New Roman" w:cs="Times New Roman"/>
                      <w:lang w:val="en-GB"/>
                    </w:rPr>
                  </w:pPr>
                  <w:r>
                    <w:rPr>
                      <w:rFonts w:ascii="Times New Roman" w:hAnsi="Times New Roman" w:cs="Times New Roman"/>
                    </w:rPr>
                    <w:lastRenderedPageBreak/>
                    <w:t xml:space="preserve">a. </w:t>
                  </w:r>
                  <w:r>
                    <w:rPr>
                      <w:rFonts w:ascii="Times New Roman" w:hAnsi="Times New Roman" w:cs="Times New Roman"/>
                    </w:rPr>
                    <w:tab/>
                    <w:t>To be removed from the place where I am residing to be committed to a place of temporary care and protection, or the care of a fit person, for a period not exceeding 6 months [section 14(1)(a)</w:t>
                  </w:r>
                  <w:proofErr w:type="gramStart"/>
                  <w:r>
                    <w:rPr>
                      <w:rFonts w:ascii="Times New Roman" w:hAnsi="Times New Roman" w:cs="Times New Roman"/>
                    </w:rPr>
                    <w:t>];</w:t>
                  </w:r>
                  <w:proofErr w:type="gramEnd"/>
                </w:p>
                <w:p w14:paraId="54E19ED8" w14:textId="77777777" w:rsidR="000D3C6D" w:rsidRDefault="000D3C6D" w:rsidP="000D3C6D">
                  <w:pPr>
                    <w:pBdr>
                      <w:top w:val="single" w:sz="4" w:space="1" w:color="auto"/>
                      <w:left w:val="single" w:sz="4" w:space="4" w:color="auto"/>
                      <w:bottom w:val="single" w:sz="4" w:space="1" w:color="auto"/>
                      <w:right w:val="single" w:sz="4" w:space="4" w:color="auto"/>
                    </w:pBdr>
                    <w:ind w:left="1440" w:hanging="1440"/>
                    <w:jc w:val="both"/>
                    <w:rPr>
                      <w:rFonts w:ascii="Times New Roman" w:hAnsi="Times New Roman" w:cs="Times New Roman"/>
                    </w:rPr>
                  </w:pPr>
                  <w:r>
                    <w:rPr>
                      <w:rFonts w:ascii="Times New Roman" w:hAnsi="Times New Roman" w:cs="Times New Roman"/>
                    </w:rPr>
                    <w:t>b.</w:t>
                  </w:r>
                  <w:r>
                    <w:rPr>
                      <w:rFonts w:ascii="Times New Roman" w:hAnsi="Times New Roman" w:cs="Times New Roman"/>
                    </w:rPr>
                    <w:tab/>
                    <w:t>To be removed from the place where I am residing to be committed to a place of safety or the care of a fit person [section 14(1)(b)</w:t>
                  </w:r>
                  <w:proofErr w:type="gramStart"/>
                  <w:r>
                    <w:rPr>
                      <w:rFonts w:ascii="Times New Roman" w:hAnsi="Times New Roman" w:cs="Times New Roman"/>
                    </w:rPr>
                    <w:t>];</w:t>
                  </w:r>
                  <w:proofErr w:type="gramEnd"/>
                </w:p>
                <w:p w14:paraId="6E9794F0" w14:textId="77777777" w:rsidR="000D3C6D" w:rsidRDefault="000D3C6D" w:rsidP="000D3C6D">
                  <w:pPr>
                    <w:pBdr>
                      <w:top w:val="single" w:sz="4" w:space="1" w:color="auto"/>
                      <w:left w:val="single" w:sz="4" w:space="4" w:color="auto"/>
                      <w:bottom w:val="single" w:sz="4" w:space="1" w:color="auto"/>
                      <w:right w:val="single" w:sz="4" w:space="4" w:color="auto"/>
                    </w:pBdr>
                    <w:ind w:left="1440" w:hanging="1440"/>
                    <w:jc w:val="both"/>
                    <w:rPr>
                      <w:rFonts w:ascii="Times New Roman" w:hAnsi="Times New Roman" w:cs="Times New Roman"/>
                    </w:rPr>
                  </w:pPr>
                  <w:r>
                    <w:rPr>
                      <w:rFonts w:ascii="Times New Roman" w:hAnsi="Times New Roman" w:cs="Times New Roman"/>
                    </w:rPr>
                    <w:t xml:space="preserve">c. </w:t>
                  </w:r>
                  <w:r>
                    <w:rPr>
                      <w:rFonts w:ascii="Times New Roman" w:hAnsi="Times New Roman" w:cs="Times New Roman"/>
                    </w:rPr>
                    <w:tab/>
                    <w:t>To be produced for medical/dental assessment and/or treatment (specify treatment: __________________) that is necessary to enable my committal to a place of temporary care and protection, place of safety or care of a fit person [section 14(1)(c)];</w:t>
                  </w:r>
                </w:p>
                <w:p w14:paraId="4839BE89" w14:textId="77777777" w:rsidR="000D3C6D" w:rsidRDefault="000D3C6D" w:rsidP="000D3C6D">
                  <w:pPr>
                    <w:pBdr>
                      <w:top w:val="single" w:sz="4" w:space="1" w:color="auto"/>
                      <w:left w:val="single" w:sz="4" w:space="4" w:color="auto"/>
                      <w:bottom w:val="single" w:sz="4" w:space="1" w:color="auto"/>
                      <w:right w:val="single" w:sz="4" w:space="4" w:color="auto"/>
                    </w:pBdr>
                    <w:ind w:left="1440" w:hanging="1440"/>
                    <w:jc w:val="both"/>
                    <w:rPr>
                      <w:rFonts w:ascii="Times New Roman" w:hAnsi="Times New Roman" w:cs="Times New Roman"/>
                    </w:rPr>
                  </w:pPr>
                  <w:r>
                    <w:rPr>
                      <w:rFonts w:ascii="Times New Roman" w:hAnsi="Times New Roman" w:cs="Times New Roman"/>
                    </w:rPr>
                    <w:t>d.</w:t>
                  </w:r>
                  <w:r>
                    <w:rPr>
                      <w:rFonts w:ascii="Times New Roman" w:hAnsi="Times New Roman" w:cs="Times New Roman"/>
                    </w:rPr>
                    <w:tab/>
                    <w:t>To be placed under the supervision of a protector, an approved welfare officer or another person appointed by the Court [section 14(1)(d)</w:t>
                  </w:r>
                  <w:proofErr w:type="gramStart"/>
                  <w:r>
                    <w:rPr>
                      <w:rFonts w:ascii="Times New Roman" w:hAnsi="Times New Roman" w:cs="Times New Roman"/>
                    </w:rPr>
                    <w:t>];</w:t>
                  </w:r>
                  <w:proofErr w:type="gramEnd"/>
                  <w:r>
                    <w:rPr>
                      <w:rFonts w:ascii="Times New Roman" w:hAnsi="Times New Roman" w:cs="Times New Roman"/>
                    </w:rPr>
                    <w:t xml:space="preserve"> </w:t>
                  </w:r>
                </w:p>
                <w:p w14:paraId="6A4F77A4" w14:textId="77777777" w:rsidR="000D3C6D" w:rsidRDefault="000D3C6D" w:rsidP="000D3C6D">
                  <w:pPr>
                    <w:pBdr>
                      <w:top w:val="single" w:sz="4" w:space="1" w:color="auto"/>
                      <w:left w:val="single" w:sz="4" w:space="4" w:color="auto"/>
                      <w:bottom w:val="single" w:sz="4" w:space="1" w:color="auto"/>
                      <w:right w:val="single" w:sz="4" w:space="4" w:color="auto"/>
                    </w:pBdr>
                    <w:ind w:left="1440" w:hanging="1440"/>
                    <w:jc w:val="both"/>
                    <w:rPr>
                      <w:rFonts w:ascii="Times New Roman" w:hAnsi="Times New Roman" w:cs="Times New Roman"/>
                      <w:lang w:val="en-GB"/>
                    </w:rPr>
                  </w:pPr>
                  <w:r>
                    <w:rPr>
                      <w:rFonts w:ascii="Times New Roman" w:hAnsi="Times New Roman" w:cs="Times New Roman"/>
                    </w:rPr>
                    <w:t>e.</w:t>
                  </w:r>
                  <w:r>
                    <w:rPr>
                      <w:rFonts w:ascii="Times New Roman" w:hAnsi="Times New Roman" w:cs="Times New Roman"/>
                    </w:rPr>
                    <w:tab/>
                    <w:t>To restrain another person (name_____) from abusing or further abusing me [section 14(1)(e)</w:t>
                  </w:r>
                  <w:proofErr w:type="gramStart"/>
                  <w:r>
                    <w:rPr>
                      <w:rFonts w:ascii="Times New Roman" w:hAnsi="Times New Roman" w:cs="Times New Roman"/>
                    </w:rPr>
                    <w:t>];</w:t>
                  </w:r>
                  <w:proofErr w:type="gramEnd"/>
                  <w:r>
                    <w:rPr>
                      <w:rFonts w:ascii="Times New Roman" w:hAnsi="Times New Roman" w:cs="Times New Roman"/>
                    </w:rPr>
                    <w:t xml:space="preserve"> </w:t>
                  </w:r>
                </w:p>
                <w:p w14:paraId="05ADC1AC" w14:textId="77777777" w:rsidR="000D3C6D" w:rsidRDefault="000D3C6D" w:rsidP="000D3C6D">
                  <w:pPr>
                    <w:pBdr>
                      <w:top w:val="single" w:sz="4" w:space="1" w:color="auto"/>
                      <w:left w:val="single" w:sz="4" w:space="4" w:color="auto"/>
                      <w:bottom w:val="single" w:sz="4" w:space="1" w:color="auto"/>
                      <w:right w:val="single" w:sz="4" w:space="4" w:color="auto"/>
                    </w:pBdr>
                    <w:ind w:left="1440" w:hanging="1440"/>
                    <w:jc w:val="both"/>
                    <w:rPr>
                      <w:rFonts w:ascii="Times New Roman" w:hAnsi="Times New Roman" w:cs="Times New Roman"/>
                    </w:rPr>
                  </w:pPr>
                  <w:r>
                    <w:rPr>
                      <w:rFonts w:ascii="Times New Roman" w:hAnsi="Times New Roman" w:cs="Times New Roman"/>
                    </w:rPr>
                    <w:t>f.</w:t>
                  </w:r>
                  <w:r>
                    <w:rPr>
                      <w:rFonts w:ascii="Times New Roman" w:hAnsi="Times New Roman" w:cs="Times New Roman"/>
                    </w:rPr>
                    <w:tab/>
                    <w:t>To be granted exclusive right of occupation of the premises where I ordinarily reside, or part thereof, to the exclusion of another person (name_____) [section 14(1)(f)</w:t>
                  </w:r>
                  <w:proofErr w:type="gramStart"/>
                  <w:r>
                    <w:rPr>
                      <w:rFonts w:ascii="Times New Roman" w:hAnsi="Times New Roman" w:cs="Times New Roman"/>
                    </w:rPr>
                    <w:t>];</w:t>
                  </w:r>
                  <w:proofErr w:type="gramEnd"/>
                </w:p>
                <w:p w14:paraId="75EB96F5" w14:textId="77777777" w:rsidR="000D3C6D" w:rsidRDefault="000D3C6D" w:rsidP="000D3C6D">
                  <w:pPr>
                    <w:pBdr>
                      <w:top w:val="single" w:sz="4" w:space="1" w:color="auto"/>
                      <w:left w:val="single" w:sz="4" w:space="4" w:color="auto"/>
                      <w:bottom w:val="single" w:sz="4" w:space="1" w:color="auto"/>
                      <w:right w:val="single" w:sz="4" w:space="4" w:color="auto"/>
                    </w:pBdr>
                    <w:ind w:left="1440" w:hanging="1440"/>
                    <w:jc w:val="both"/>
                    <w:rPr>
                      <w:rFonts w:ascii="Times New Roman" w:hAnsi="Times New Roman" w:cs="Times New Roman"/>
                    </w:rPr>
                  </w:pPr>
                  <w:r>
                    <w:rPr>
                      <w:rFonts w:ascii="Times New Roman" w:hAnsi="Times New Roman" w:cs="Times New Roman"/>
                    </w:rPr>
                    <w:t>g.</w:t>
                  </w:r>
                  <w:r>
                    <w:rPr>
                      <w:rFonts w:ascii="Times New Roman" w:hAnsi="Times New Roman" w:cs="Times New Roman"/>
                    </w:rPr>
                    <w:tab/>
                    <w:t>To prohibit a person (name_____) from entering and remaining in a specific area outside my place of residence or any other place I frequent [section 14(1)(g)</w:t>
                  </w:r>
                  <w:proofErr w:type="gramStart"/>
                  <w:r>
                    <w:rPr>
                      <w:rFonts w:ascii="Times New Roman" w:hAnsi="Times New Roman" w:cs="Times New Roman"/>
                    </w:rPr>
                    <w:t>];</w:t>
                  </w:r>
                  <w:proofErr w:type="gramEnd"/>
                  <w:r>
                    <w:rPr>
                      <w:rFonts w:ascii="Times New Roman" w:hAnsi="Times New Roman" w:cs="Times New Roman"/>
                    </w:rPr>
                    <w:t xml:space="preserve"> </w:t>
                  </w:r>
                </w:p>
                <w:p w14:paraId="6A0B2D09" w14:textId="77777777" w:rsidR="000D3C6D" w:rsidRDefault="000D3C6D" w:rsidP="000D3C6D">
                  <w:pPr>
                    <w:pBdr>
                      <w:top w:val="single" w:sz="4" w:space="1" w:color="auto"/>
                      <w:left w:val="single" w:sz="4" w:space="4" w:color="auto"/>
                      <w:bottom w:val="single" w:sz="4" w:space="1" w:color="auto"/>
                      <w:right w:val="single" w:sz="4" w:space="4" w:color="auto"/>
                    </w:pBdr>
                    <w:ind w:left="1440" w:hanging="1440"/>
                    <w:jc w:val="both"/>
                    <w:rPr>
                      <w:rFonts w:ascii="Times New Roman" w:hAnsi="Times New Roman" w:cs="Times New Roman"/>
                    </w:rPr>
                  </w:pPr>
                  <w:r>
                    <w:rPr>
                      <w:rFonts w:ascii="Times New Roman" w:hAnsi="Times New Roman" w:cs="Times New Roman"/>
                    </w:rPr>
                    <w:t>h.</w:t>
                  </w:r>
                  <w:r>
                    <w:rPr>
                      <w:rFonts w:ascii="Times New Roman" w:hAnsi="Times New Roman" w:cs="Times New Roman"/>
                    </w:rPr>
                    <w:tab/>
                    <w:t>To prohibit a person (name_____) from visiting or communicating with me [section 14(1)(h)</w:t>
                  </w:r>
                  <w:proofErr w:type="gramStart"/>
                  <w:r>
                    <w:rPr>
                      <w:rFonts w:ascii="Times New Roman" w:hAnsi="Times New Roman" w:cs="Times New Roman"/>
                    </w:rPr>
                    <w:t>];</w:t>
                  </w:r>
                  <w:proofErr w:type="gramEnd"/>
                </w:p>
                <w:p w14:paraId="49CBB22C" w14:textId="77777777" w:rsidR="000D3C6D" w:rsidRDefault="000D3C6D" w:rsidP="000D3C6D">
                  <w:pPr>
                    <w:pBdr>
                      <w:top w:val="single" w:sz="4" w:space="1" w:color="auto"/>
                      <w:left w:val="single" w:sz="4" w:space="4" w:color="auto"/>
                      <w:bottom w:val="single" w:sz="4" w:space="1" w:color="auto"/>
                      <w:right w:val="single" w:sz="4" w:space="4" w:color="auto"/>
                    </w:pBdr>
                    <w:jc w:val="both"/>
                    <w:rPr>
                      <w:rFonts w:ascii="Times New Roman" w:hAnsi="Times New Roman" w:cs="Times New Roman"/>
                    </w:rPr>
                  </w:pPr>
                  <w:proofErr w:type="spellStart"/>
                  <w:r>
                    <w:rPr>
                      <w:rFonts w:ascii="Times New Roman" w:hAnsi="Times New Roman" w:cs="Times New Roman"/>
                    </w:rPr>
                    <w:t>i</w:t>
                  </w:r>
                  <w:proofErr w:type="spellEnd"/>
                  <w:r>
                    <w:rPr>
                      <w:rFonts w:ascii="Times New Roman" w:hAnsi="Times New Roman" w:cs="Times New Roman"/>
                    </w:rPr>
                    <w:t>.</w:t>
                  </w:r>
                  <w:r>
                    <w:rPr>
                      <w:rFonts w:ascii="Times New Roman" w:hAnsi="Times New Roman" w:cs="Times New Roman"/>
                    </w:rPr>
                    <w:tab/>
                  </w:r>
                  <w:r>
                    <w:rPr>
                      <w:rFonts w:ascii="Times New Roman" w:hAnsi="Times New Roman" w:cs="Times New Roman"/>
                    </w:rPr>
                    <w:tab/>
                    <w:t>To be required to attend counselling [section 14(1)(</w:t>
                  </w:r>
                  <w:proofErr w:type="spellStart"/>
                  <w:r>
                    <w:rPr>
                      <w:rFonts w:ascii="Times New Roman" w:hAnsi="Times New Roman" w:cs="Times New Roman"/>
                    </w:rPr>
                    <w:t>i</w:t>
                  </w:r>
                  <w:proofErr w:type="spellEnd"/>
                  <w:r>
                    <w:rPr>
                      <w:rFonts w:ascii="Times New Roman" w:hAnsi="Times New Roman" w:cs="Times New Roman"/>
                    </w:rPr>
                    <w:t>)],</w:t>
                  </w:r>
                </w:p>
                <w:p w14:paraId="267F1E26" w14:textId="77777777" w:rsidR="000D3C6D" w:rsidRDefault="000D3C6D" w:rsidP="000D3C6D">
                  <w:pPr>
                    <w:pBdr>
                      <w:top w:val="single" w:sz="4" w:space="1" w:color="auto"/>
                      <w:left w:val="single" w:sz="4" w:space="4" w:color="auto"/>
                      <w:bottom w:val="single" w:sz="4" w:space="1" w:color="auto"/>
                      <w:right w:val="single" w:sz="4" w:space="4" w:color="auto"/>
                    </w:pBdr>
                    <w:ind w:left="1440" w:hanging="1440"/>
                    <w:jc w:val="both"/>
                    <w:rPr>
                      <w:rFonts w:ascii="Times New Roman" w:hAnsi="Times New Roman" w:cs="Times New Roman"/>
                    </w:rPr>
                  </w:pPr>
                  <w:r>
                    <w:rPr>
                      <w:rFonts w:ascii="Times New Roman" w:hAnsi="Times New Roman" w:cs="Times New Roman"/>
                    </w:rPr>
                    <w:t>j.</w:t>
                  </w:r>
                  <w:r>
                    <w:rPr>
                      <w:rFonts w:ascii="Times New Roman" w:hAnsi="Times New Roman" w:cs="Times New Roman"/>
                    </w:rPr>
                    <w:tab/>
                    <w:t>To make my place of residence a safe living environment, including removing me temporarily for this purpose and disposing of articles or things in the residence [section 14(1)(j)</w:t>
                  </w:r>
                  <w:proofErr w:type="gramStart"/>
                  <w:r>
                    <w:rPr>
                      <w:rFonts w:ascii="Times New Roman" w:hAnsi="Times New Roman" w:cs="Times New Roman"/>
                    </w:rPr>
                    <w:t>];</w:t>
                  </w:r>
                  <w:proofErr w:type="gramEnd"/>
                </w:p>
                <w:p w14:paraId="75B45B50" w14:textId="77777777" w:rsidR="000D3C6D" w:rsidRDefault="000D3C6D" w:rsidP="000D3C6D">
                  <w:pPr>
                    <w:pBdr>
                      <w:top w:val="single" w:sz="4" w:space="1" w:color="auto"/>
                      <w:left w:val="single" w:sz="4" w:space="4" w:color="auto"/>
                      <w:bottom w:val="single" w:sz="4" w:space="1" w:color="auto"/>
                      <w:right w:val="single" w:sz="4" w:space="4" w:color="auto"/>
                    </w:pBdr>
                    <w:jc w:val="both"/>
                    <w:rPr>
                      <w:rFonts w:ascii="Times New Roman" w:hAnsi="Times New Roman" w:cs="Times New Roman"/>
                    </w:rPr>
                  </w:pPr>
                  <w:r>
                    <w:rPr>
                      <w:rFonts w:ascii="Times New Roman" w:hAnsi="Times New Roman" w:cs="Times New Roman"/>
                    </w:rPr>
                    <w:t>k.</w:t>
                  </w:r>
                  <w:r>
                    <w:rPr>
                      <w:rFonts w:ascii="Times New Roman" w:hAnsi="Times New Roman" w:cs="Times New Roman"/>
                    </w:rPr>
                    <w:tab/>
                  </w:r>
                  <w:r>
                    <w:rPr>
                      <w:rFonts w:ascii="Times New Roman" w:hAnsi="Times New Roman" w:cs="Times New Roman"/>
                    </w:rPr>
                    <w:tab/>
                    <w:t>To file an application for contempt of court against [name of respondent] [section 16</w:t>
                  </w:r>
                  <w:proofErr w:type="gramStart"/>
                  <w:r>
                    <w:rPr>
                      <w:rFonts w:ascii="Times New Roman" w:hAnsi="Times New Roman" w:cs="Times New Roman"/>
                    </w:rPr>
                    <w:t>];</w:t>
                  </w:r>
                  <w:proofErr w:type="gramEnd"/>
                </w:p>
                <w:p w14:paraId="231FFF28" w14:textId="77777777" w:rsidR="000D3C6D" w:rsidRDefault="000D3C6D" w:rsidP="000D3C6D">
                  <w:pPr>
                    <w:pBdr>
                      <w:top w:val="single" w:sz="4" w:space="1" w:color="auto"/>
                      <w:left w:val="single" w:sz="4" w:space="4" w:color="auto"/>
                      <w:bottom w:val="single" w:sz="4" w:space="1" w:color="auto"/>
                      <w:right w:val="single" w:sz="4" w:space="4" w:color="auto"/>
                    </w:pBdr>
                    <w:jc w:val="both"/>
                    <w:rPr>
                      <w:rFonts w:ascii="Times New Roman" w:hAnsi="Times New Roman" w:cs="Times New Roman"/>
                    </w:rPr>
                  </w:pPr>
                  <w:r>
                    <w:rPr>
                      <w:rFonts w:ascii="Times New Roman" w:hAnsi="Times New Roman" w:cs="Times New Roman"/>
                    </w:rPr>
                    <w:t xml:space="preserve">l. </w:t>
                  </w:r>
                  <w:r>
                    <w:rPr>
                      <w:rFonts w:ascii="Times New Roman" w:hAnsi="Times New Roman" w:cs="Times New Roman"/>
                    </w:rPr>
                    <w:tab/>
                  </w:r>
                  <w:r>
                    <w:rPr>
                      <w:rFonts w:ascii="Times New Roman" w:hAnsi="Times New Roman" w:cs="Times New Roman"/>
                    </w:rPr>
                    <w:tab/>
                    <w:t>To file an application to vary, suspend or revoke an earlier order made [section 17(4)].</w:t>
                  </w:r>
                </w:p>
                <w:p w14:paraId="1D8C5502" w14:textId="77777777" w:rsidR="000D3C6D" w:rsidRDefault="000D3C6D" w:rsidP="000D3C6D">
                  <w:pPr>
                    <w:pBdr>
                      <w:top w:val="single" w:sz="4" w:space="1" w:color="auto"/>
                      <w:left w:val="single" w:sz="4" w:space="4" w:color="auto"/>
                      <w:bottom w:val="single" w:sz="4" w:space="1" w:color="auto"/>
                      <w:right w:val="single" w:sz="4" w:space="4" w:color="auto"/>
                    </w:pBdr>
                    <w:jc w:val="both"/>
                    <w:rPr>
                      <w:rFonts w:ascii="Times New Roman" w:hAnsi="Times New Roman" w:cs="Times New Roman"/>
                    </w:rPr>
                  </w:pPr>
                </w:p>
                <w:p w14:paraId="2BA5FF66" w14:textId="77777777" w:rsidR="000D3C6D" w:rsidRDefault="000D3C6D" w:rsidP="000D3C6D">
                  <w:pPr>
                    <w:pBdr>
                      <w:top w:val="single" w:sz="4" w:space="1" w:color="auto"/>
                      <w:left w:val="single" w:sz="4" w:space="4" w:color="auto"/>
                      <w:bottom w:val="single" w:sz="4" w:space="1" w:color="auto"/>
                      <w:right w:val="single" w:sz="4" w:space="4" w:color="auto"/>
                    </w:pBdr>
                    <w:rPr>
                      <w:rFonts w:ascii="Times New Roman" w:hAnsi="Times New Roman" w:cs="Times New Roman"/>
                    </w:rPr>
                  </w:pPr>
                  <w:r>
                    <w:rPr>
                      <w:rFonts w:ascii="Times New Roman" w:hAnsi="Times New Roman" w:cs="Times New Roman"/>
                    </w:rPr>
                    <w:t xml:space="preserve">Signature of the Vulnerable Adult </w:t>
                  </w:r>
                </w:p>
                <w:p w14:paraId="1A43C572" w14:textId="77777777" w:rsidR="000D3C6D" w:rsidRDefault="000D3C6D" w:rsidP="000D3C6D">
                  <w:pPr>
                    <w:pBdr>
                      <w:top w:val="single" w:sz="4" w:space="1" w:color="auto"/>
                      <w:left w:val="single" w:sz="4" w:space="4" w:color="auto"/>
                      <w:bottom w:val="single" w:sz="4" w:space="1" w:color="auto"/>
                      <w:right w:val="single" w:sz="4" w:space="4" w:color="auto"/>
                    </w:pBdr>
                    <w:rPr>
                      <w:rFonts w:ascii="Times New Roman" w:hAnsi="Times New Roman" w:cs="Times New Roman"/>
                    </w:rPr>
                  </w:pPr>
                  <w:r>
                    <w:rPr>
                      <w:rFonts w:ascii="Times New Roman" w:hAnsi="Times New Roman" w:cs="Times New Roman"/>
                    </w:rPr>
                    <w:t>Witnessed before me</w:t>
                  </w:r>
                  <w:r>
                    <w:rPr>
                      <w:rFonts w:ascii="Times New Roman" w:hAnsi="Times New Roman" w:cs="Times New Roman"/>
                    </w:rPr>
                    <w:tab/>
                  </w:r>
                  <w:r>
                    <w:rPr>
                      <w:rFonts w:ascii="Times New Roman" w:hAnsi="Times New Roman" w:cs="Times New Roman"/>
                    </w:rPr>
                    <w:tab/>
                    <w:t>)</w:t>
                  </w:r>
                </w:p>
                <w:p w14:paraId="34FA74A4" w14:textId="77777777" w:rsidR="000D3C6D" w:rsidRDefault="000D3C6D" w:rsidP="000D3C6D">
                  <w:pPr>
                    <w:pBdr>
                      <w:top w:val="single" w:sz="4" w:space="1" w:color="auto"/>
                      <w:left w:val="single" w:sz="4" w:space="4" w:color="auto"/>
                      <w:bottom w:val="single" w:sz="4" w:space="1" w:color="auto"/>
                      <w:right w:val="single" w:sz="4" w:space="4" w:color="auto"/>
                    </w:pBdr>
                    <w:rPr>
                      <w:rFonts w:ascii="Times New Roman" w:hAnsi="Times New Roman" w:cs="Times New Roman"/>
                    </w:rPr>
                  </w:pPr>
                </w:p>
                <w:p w14:paraId="07598356" w14:textId="77777777" w:rsidR="000D3C6D" w:rsidRDefault="000D3C6D" w:rsidP="000D3C6D">
                  <w:pPr>
                    <w:pBdr>
                      <w:top w:val="single" w:sz="4" w:space="1" w:color="auto"/>
                      <w:left w:val="single" w:sz="4" w:space="4" w:color="auto"/>
                      <w:bottom w:val="single" w:sz="4" w:space="1" w:color="auto"/>
                      <w:right w:val="single" w:sz="4" w:space="4" w:color="auto"/>
                    </w:pBdr>
                    <w:rPr>
                      <w:rFonts w:ascii="Times New Roman" w:hAnsi="Times New Roman" w:cs="Times New Roman"/>
                    </w:rPr>
                  </w:pPr>
                  <w:r>
                    <w:rPr>
                      <w:rFonts w:ascii="Times New Roman" w:hAnsi="Times New Roman" w:cs="Times New Roman"/>
                    </w:rPr>
                    <w:t>_______________________</w:t>
                  </w:r>
                </w:p>
                <w:p w14:paraId="10101FDC" w14:textId="77777777" w:rsidR="000D3C6D" w:rsidRDefault="000D3C6D" w:rsidP="000D3C6D">
                  <w:pPr>
                    <w:pBdr>
                      <w:top w:val="single" w:sz="4" w:space="1" w:color="auto"/>
                      <w:left w:val="single" w:sz="4" w:space="4" w:color="auto"/>
                      <w:bottom w:val="single" w:sz="4" w:space="1" w:color="auto"/>
                      <w:right w:val="single" w:sz="4" w:space="4" w:color="auto"/>
                    </w:pBdr>
                    <w:rPr>
                      <w:rFonts w:ascii="Times New Roman" w:hAnsi="Times New Roman" w:cs="Times New Roman"/>
                    </w:rPr>
                  </w:pPr>
                  <w:r>
                    <w:rPr>
                      <w:rFonts w:ascii="Times New Roman" w:hAnsi="Times New Roman" w:cs="Times New Roman"/>
                    </w:rPr>
                    <w:t>Signature of Commissioner for Oaths / Notary Public / Advocate &amp; Solicitor / Registered Medical Practitioner / Psychiatrist / Psychologist*</w:t>
                  </w:r>
                </w:p>
                <w:p w14:paraId="55A2F571" w14:textId="77777777" w:rsidR="000D3C6D" w:rsidRDefault="000D3C6D" w:rsidP="000D3C6D">
                  <w:pPr>
                    <w:pBdr>
                      <w:top w:val="single" w:sz="4" w:space="1" w:color="auto"/>
                      <w:left w:val="single" w:sz="4" w:space="4" w:color="auto"/>
                      <w:bottom w:val="single" w:sz="4" w:space="1" w:color="auto"/>
                      <w:right w:val="single" w:sz="4" w:space="4" w:color="auto"/>
                    </w:pBdr>
                    <w:rPr>
                      <w:rFonts w:ascii="Times New Roman" w:hAnsi="Times New Roman" w:cs="Times New Roman"/>
                    </w:rPr>
                  </w:pPr>
                </w:p>
                <w:p w14:paraId="67AEC491" w14:textId="77777777" w:rsidR="000D3C6D" w:rsidRDefault="000D3C6D" w:rsidP="000D3C6D">
                  <w:pPr>
                    <w:pBdr>
                      <w:top w:val="single" w:sz="4" w:space="1" w:color="auto"/>
                      <w:left w:val="single" w:sz="4" w:space="4" w:color="auto"/>
                      <w:bottom w:val="single" w:sz="4" w:space="1" w:color="auto"/>
                      <w:right w:val="single" w:sz="4" w:space="4" w:color="auto"/>
                    </w:pBdr>
                    <w:rPr>
                      <w:rFonts w:ascii="Times New Roman" w:hAnsi="Times New Roman" w:cs="Times New Roman"/>
                    </w:rPr>
                  </w:pPr>
                  <w:r>
                    <w:rPr>
                      <w:rFonts w:ascii="Times New Roman" w:hAnsi="Times New Roman" w:cs="Times New Roman"/>
                    </w:rPr>
                    <w:t>Registration No. (if any):</w:t>
                  </w:r>
                </w:p>
                <w:p w14:paraId="36B7EAAF" w14:textId="77777777" w:rsidR="000D3C6D" w:rsidRDefault="000D3C6D" w:rsidP="000D3C6D">
                  <w:pPr>
                    <w:pBdr>
                      <w:top w:val="single" w:sz="4" w:space="1" w:color="auto"/>
                      <w:left w:val="single" w:sz="4" w:space="4" w:color="auto"/>
                      <w:bottom w:val="single" w:sz="4" w:space="1" w:color="auto"/>
                      <w:right w:val="single" w:sz="4" w:space="4" w:color="auto"/>
                    </w:pBdr>
                    <w:rPr>
                      <w:rFonts w:ascii="Times New Roman" w:hAnsi="Times New Roman" w:cs="Times New Roman"/>
                    </w:rPr>
                  </w:pPr>
                </w:p>
                <w:p w14:paraId="48B306A7" w14:textId="77777777" w:rsidR="000D3C6D" w:rsidRDefault="000D3C6D" w:rsidP="000D3C6D">
                  <w:pPr>
                    <w:pBdr>
                      <w:top w:val="single" w:sz="4" w:space="1" w:color="auto"/>
                      <w:left w:val="single" w:sz="4" w:space="4" w:color="auto"/>
                      <w:bottom w:val="single" w:sz="4" w:space="1" w:color="auto"/>
                      <w:right w:val="single" w:sz="4" w:space="4" w:color="auto"/>
                    </w:pBdr>
                    <w:rPr>
                      <w:rFonts w:ascii="Times New Roman" w:hAnsi="Times New Roman" w:cs="Times New Roman"/>
                    </w:rPr>
                  </w:pPr>
                  <w:r>
                    <w:rPr>
                      <w:rFonts w:ascii="Times New Roman" w:hAnsi="Times New Roman" w:cs="Times New Roman"/>
                    </w:rPr>
                    <w:t>If witness is not one of above:</w:t>
                  </w:r>
                </w:p>
                <w:p w14:paraId="17130EA9" w14:textId="77777777" w:rsidR="000D3C6D" w:rsidRDefault="000D3C6D" w:rsidP="000D3C6D">
                  <w:pPr>
                    <w:pBdr>
                      <w:top w:val="single" w:sz="4" w:space="1" w:color="auto"/>
                      <w:left w:val="single" w:sz="4" w:space="4" w:color="auto"/>
                      <w:bottom w:val="single" w:sz="4" w:space="1" w:color="auto"/>
                      <w:right w:val="single" w:sz="4" w:space="4" w:color="auto"/>
                    </w:pBdr>
                    <w:rPr>
                      <w:rFonts w:ascii="Times New Roman" w:hAnsi="Times New Roman" w:cs="Times New Roman"/>
                    </w:rPr>
                  </w:pPr>
                  <w:r>
                    <w:rPr>
                      <w:rFonts w:ascii="Times New Roman" w:hAnsi="Times New Roman" w:cs="Times New Roman"/>
                    </w:rPr>
                    <w:t>Name of Witness:</w:t>
                  </w:r>
                </w:p>
                <w:p w14:paraId="512622A4" w14:textId="77777777" w:rsidR="000D3C6D" w:rsidRDefault="000D3C6D" w:rsidP="000D3C6D">
                  <w:pPr>
                    <w:pBdr>
                      <w:top w:val="single" w:sz="4" w:space="1" w:color="auto"/>
                      <w:left w:val="single" w:sz="4" w:space="4" w:color="auto"/>
                      <w:bottom w:val="single" w:sz="4" w:space="1" w:color="auto"/>
                      <w:right w:val="single" w:sz="4" w:space="4" w:color="auto"/>
                    </w:pBdr>
                    <w:rPr>
                      <w:rFonts w:ascii="Times New Roman" w:hAnsi="Times New Roman" w:cs="Times New Roman"/>
                    </w:rPr>
                  </w:pPr>
                  <w:r>
                    <w:rPr>
                      <w:rFonts w:ascii="Times New Roman" w:hAnsi="Times New Roman" w:cs="Times New Roman"/>
                    </w:rPr>
                    <w:t>NRIC:</w:t>
                  </w:r>
                </w:p>
                <w:p w14:paraId="3F0BBEBA" w14:textId="77777777" w:rsidR="000D3C6D" w:rsidRDefault="000D3C6D" w:rsidP="000D3C6D">
                  <w:pPr>
                    <w:pBdr>
                      <w:top w:val="single" w:sz="4" w:space="1" w:color="auto"/>
                      <w:left w:val="single" w:sz="4" w:space="4" w:color="auto"/>
                      <w:bottom w:val="single" w:sz="4" w:space="1" w:color="auto"/>
                      <w:right w:val="single" w:sz="4" w:space="4" w:color="auto"/>
                    </w:pBdr>
                    <w:rPr>
                      <w:rFonts w:ascii="Times New Roman" w:hAnsi="Times New Roman" w:cs="Times New Roman"/>
                    </w:rPr>
                  </w:pPr>
                  <w:r>
                    <w:rPr>
                      <w:rFonts w:ascii="Times New Roman" w:hAnsi="Times New Roman" w:cs="Times New Roman"/>
                    </w:rPr>
                    <w:t>Address:</w:t>
                  </w:r>
                </w:p>
                <w:p w14:paraId="40A0B48C" w14:textId="77777777" w:rsidR="000D3C6D" w:rsidRDefault="000D3C6D" w:rsidP="000D3C6D">
                  <w:pPr>
                    <w:pBdr>
                      <w:top w:val="single" w:sz="4" w:space="1" w:color="auto"/>
                      <w:left w:val="single" w:sz="4" w:space="4" w:color="auto"/>
                      <w:bottom w:val="single" w:sz="4" w:space="1" w:color="auto"/>
                      <w:right w:val="single" w:sz="4" w:space="4" w:color="auto"/>
                    </w:pBdr>
                    <w:rPr>
                      <w:rFonts w:ascii="Times New Roman" w:hAnsi="Times New Roman" w:cs="Times New Roman"/>
                    </w:rPr>
                  </w:pPr>
                  <w:r>
                    <w:rPr>
                      <w:rFonts w:ascii="Times New Roman" w:hAnsi="Times New Roman" w:cs="Times New Roman"/>
                    </w:rPr>
                    <w:t>I confirm that I am 21 years of age and have no interest in the case.</w:t>
                  </w:r>
                </w:p>
                <w:p w14:paraId="703B2391" w14:textId="77777777" w:rsidR="000D3C6D" w:rsidRDefault="000D3C6D" w:rsidP="000D3C6D">
                  <w:pPr>
                    <w:pBdr>
                      <w:top w:val="single" w:sz="4" w:space="1" w:color="auto"/>
                      <w:left w:val="single" w:sz="4" w:space="4" w:color="auto"/>
                      <w:bottom w:val="single" w:sz="4" w:space="1" w:color="auto"/>
                      <w:right w:val="single" w:sz="4" w:space="4" w:color="auto"/>
                    </w:pBdr>
                    <w:rPr>
                      <w:rFonts w:ascii="Times New Roman" w:hAnsi="Times New Roman" w:cs="Times New Roman"/>
                    </w:rPr>
                  </w:pPr>
                </w:p>
                <w:p w14:paraId="27D0612C" w14:textId="77777777" w:rsidR="000D3C6D" w:rsidRDefault="000D3C6D" w:rsidP="000D3C6D">
                  <w:pPr>
                    <w:pBdr>
                      <w:top w:val="single" w:sz="4" w:space="1" w:color="auto"/>
                      <w:left w:val="single" w:sz="4" w:space="4" w:color="auto"/>
                      <w:bottom w:val="single" w:sz="4" w:space="1" w:color="auto"/>
                      <w:right w:val="single" w:sz="4" w:space="4" w:color="auto"/>
                    </w:pBdr>
                    <w:rPr>
                      <w:rFonts w:ascii="Times New Roman" w:hAnsi="Times New Roman" w:cs="Times New Roman"/>
                    </w:rPr>
                  </w:pPr>
                </w:p>
                <w:p w14:paraId="002C9341" w14:textId="77777777" w:rsidR="000D3C6D" w:rsidRDefault="000D3C6D" w:rsidP="000D3C6D">
                  <w:pPr>
                    <w:pBdr>
                      <w:top w:val="single" w:sz="4" w:space="1" w:color="auto"/>
                      <w:left w:val="single" w:sz="4" w:space="4" w:color="auto"/>
                      <w:bottom w:val="single" w:sz="4" w:space="1" w:color="auto"/>
                      <w:right w:val="single" w:sz="4" w:space="4" w:color="auto"/>
                    </w:pBdr>
                    <w:rPr>
                      <w:rFonts w:ascii="Times New Roman" w:hAnsi="Times New Roman" w:cs="Times New Roman"/>
                    </w:rPr>
                  </w:pPr>
                  <w:r>
                    <w:rPr>
                      <w:rFonts w:ascii="Times New Roman" w:hAnsi="Times New Roman" w:cs="Times New Roman"/>
                    </w:rPr>
                    <w:t>_____________________</w:t>
                  </w:r>
                </w:p>
                <w:p w14:paraId="4919D5EA" w14:textId="77777777" w:rsidR="000D3C6D" w:rsidRDefault="000D3C6D" w:rsidP="000D3C6D">
                  <w:pPr>
                    <w:pBdr>
                      <w:top w:val="single" w:sz="4" w:space="1" w:color="auto"/>
                      <w:left w:val="single" w:sz="4" w:space="4" w:color="auto"/>
                      <w:bottom w:val="single" w:sz="4" w:space="1" w:color="auto"/>
                      <w:right w:val="single" w:sz="4" w:space="4" w:color="auto"/>
                    </w:pBdr>
                    <w:rPr>
                      <w:rFonts w:ascii="Times New Roman" w:hAnsi="Times New Roman" w:cs="Times New Roman"/>
                    </w:rPr>
                  </w:pPr>
                  <w:r>
                    <w:rPr>
                      <w:rFonts w:ascii="Times New Roman" w:hAnsi="Times New Roman" w:cs="Times New Roman"/>
                    </w:rPr>
                    <w:t>Signature</w:t>
                  </w:r>
                </w:p>
                <w:p w14:paraId="7F305FC7" w14:textId="77777777" w:rsidR="000D3C6D" w:rsidRDefault="000D3C6D" w:rsidP="000D3C6D">
                  <w:pPr>
                    <w:pBdr>
                      <w:top w:val="single" w:sz="4" w:space="1" w:color="auto"/>
                      <w:left w:val="single" w:sz="4" w:space="4" w:color="auto"/>
                      <w:bottom w:val="single" w:sz="4" w:space="1" w:color="auto"/>
                      <w:right w:val="single" w:sz="4" w:space="4" w:color="auto"/>
                    </w:pBdr>
                    <w:rPr>
                      <w:rFonts w:ascii="Times New Roman" w:hAnsi="Times New Roman" w:cs="Times New Roman"/>
                    </w:rPr>
                  </w:pPr>
                  <w:r>
                    <w:rPr>
                      <w:rFonts w:ascii="Times New Roman" w:hAnsi="Times New Roman" w:cs="Times New Roman"/>
                    </w:rPr>
                    <w:t>*delete where inapplicable</w:t>
                  </w:r>
                </w:p>
                <w:p w14:paraId="7DD7417C" w14:textId="77777777" w:rsidR="000D3C6D" w:rsidRDefault="000D3C6D" w:rsidP="000D3C6D">
                  <w:pPr>
                    <w:pBdr>
                      <w:top w:val="single" w:sz="4" w:space="1" w:color="auto"/>
                      <w:left w:val="single" w:sz="4" w:space="4" w:color="auto"/>
                      <w:bottom w:val="single" w:sz="4" w:space="1" w:color="auto"/>
                      <w:right w:val="single" w:sz="4" w:space="4" w:color="auto"/>
                    </w:pBdr>
                    <w:rPr>
                      <w:rFonts w:ascii="Times New Roman" w:hAnsi="Times New Roman" w:cs="Times New Roman"/>
                    </w:rPr>
                  </w:pPr>
                </w:p>
                <w:p w14:paraId="45F83D57" w14:textId="77777777" w:rsidR="000D3C6D" w:rsidRDefault="000D3C6D" w:rsidP="000D3C6D">
                  <w:pPr>
                    <w:rPr>
                      <w:rFonts w:ascii="Calibri" w:hAnsi="Calibri" w:cs="Calibri"/>
                      <w:color w:val="1F497D"/>
                      <w:sz w:val="20"/>
                      <w:szCs w:val="20"/>
                    </w:rPr>
                  </w:pPr>
                  <w:r>
                    <w:rPr>
                      <w:rFonts w:ascii="Calibri" w:hAnsi="Calibri" w:cs="Calibri"/>
                      <w:color w:val="1F497D"/>
                      <w:sz w:val="20"/>
                      <w:szCs w:val="20"/>
                    </w:rPr>
                    <w:br w:type="page"/>
                  </w:r>
                </w:p>
                <w:p w14:paraId="5F55FFDB" w14:textId="77777777" w:rsidR="000D3C6D" w:rsidRDefault="000D3C6D" w:rsidP="000D3C6D">
                  <w:pPr>
                    <w:pBdr>
                      <w:top w:val="single" w:sz="4" w:space="1" w:color="auto"/>
                      <w:left w:val="single" w:sz="4" w:space="4" w:color="auto"/>
                      <w:bottom w:val="single" w:sz="4" w:space="14" w:color="auto"/>
                      <w:right w:val="single" w:sz="4" w:space="4" w:color="auto"/>
                    </w:pBdr>
                    <w:jc w:val="center"/>
                    <w:rPr>
                      <w:rFonts w:ascii="Times New Roman" w:hAnsi="Times New Roman" w:cs="Times New Roman"/>
                      <w:b/>
                      <w:sz w:val="22"/>
                      <w:szCs w:val="22"/>
                      <w:u w:val="single"/>
                      <w:lang w:val="en-GB"/>
                    </w:rPr>
                  </w:pPr>
                  <w:r>
                    <w:rPr>
                      <w:rFonts w:ascii="Times New Roman" w:hAnsi="Times New Roman" w:cs="Times New Roman"/>
                      <w:b/>
                      <w:u w:val="single"/>
                      <w:lang w:val="en-GB"/>
                    </w:rPr>
                    <w:t>IN THE FAMILY JUSTICE COURTS OF THE REPUBLIC OF SINGAPORE</w:t>
                  </w:r>
                </w:p>
                <w:p w14:paraId="014558D1" w14:textId="77777777" w:rsidR="000D3C6D" w:rsidRDefault="000D3C6D" w:rsidP="000D3C6D">
                  <w:pPr>
                    <w:pBdr>
                      <w:top w:val="single" w:sz="4" w:space="1" w:color="auto"/>
                      <w:left w:val="single" w:sz="4" w:space="4" w:color="auto"/>
                      <w:bottom w:val="single" w:sz="4" w:space="14" w:color="auto"/>
                      <w:right w:val="single" w:sz="4" w:space="4" w:color="auto"/>
                    </w:pBdr>
                    <w:jc w:val="center"/>
                    <w:rPr>
                      <w:rFonts w:ascii="Times New Roman" w:hAnsi="Times New Roman" w:cs="Times New Roman"/>
                      <w:lang w:val="en-GB"/>
                    </w:rPr>
                  </w:pPr>
                  <w:r>
                    <w:rPr>
                      <w:rFonts w:ascii="Times New Roman" w:hAnsi="Times New Roman" w:cs="Times New Roman"/>
                      <w:lang w:val="en-GB"/>
                    </w:rPr>
                    <w:t xml:space="preserve">In the Matter of </w:t>
                  </w:r>
                </w:p>
                <w:p w14:paraId="5C6CFEC0" w14:textId="77777777" w:rsidR="000D3C6D" w:rsidRDefault="000D3C6D" w:rsidP="000D3C6D">
                  <w:pPr>
                    <w:pBdr>
                      <w:top w:val="single" w:sz="4" w:space="1" w:color="auto"/>
                      <w:left w:val="single" w:sz="4" w:space="4" w:color="auto"/>
                      <w:bottom w:val="single" w:sz="4" w:space="14" w:color="auto"/>
                      <w:right w:val="single" w:sz="4" w:space="4" w:color="auto"/>
                    </w:pBdr>
                    <w:jc w:val="center"/>
                    <w:rPr>
                      <w:rFonts w:ascii="Times New Roman" w:hAnsi="Times New Roman" w:cs="Times New Roman"/>
                      <w:lang w:val="en-GB"/>
                    </w:rPr>
                  </w:pPr>
                  <w:r>
                    <w:rPr>
                      <w:rFonts w:ascii="Times New Roman" w:hAnsi="Times New Roman" w:cs="Times New Roman"/>
                      <w:lang w:val="en-GB"/>
                    </w:rPr>
                    <w:lastRenderedPageBreak/>
                    <w:t>Section 14(1)(j) of the</w:t>
                  </w:r>
                </w:p>
                <w:p w14:paraId="5C75E7C3" w14:textId="77777777" w:rsidR="000D3C6D" w:rsidRDefault="000D3C6D" w:rsidP="000D3C6D">
                  <w:pPr>
                    <w:pBdr>
                      <w:top w:val="single" w:sz="4" w:space="1" w:color="auto"/>
                      <w:left w:val="single" w:sz="4" w:space="4" w:color="auto"/>
                      <w:bottom w:val="single" w:sz="4" w:space="14" w:color="auto"/>
                      <w:right w:val="single" w:sz="4" w:space="4" w:color="auto"/>
                    </w:pBdr>
                    <w:jc w:val="center"/>
                    <w:rPr>
                      <w:rFonts w:ascii="Times New Roman" w:hAnsi="Times New Roman" w:cs="Times New Roman"/>
                      <w:lang w:val="en-GB"/>
                    </w:rPr>
                  </w:pPr>
                  <w:r>
                    <w:rPr>
                      <w:rFonts w:ascii="Times New Roman" w:hAnsi="Times New Roman" w:cs="Times New Roman"/>
                      <w:lang w:val="en-GB"/>
                    </w:rPr>
                    <w:t>VULNERABLE ADULTS ACT 2018</w:t>
                  </w:r>
                </w:p>
                <w:p w14:paraId="32490B3E" w14:textId="77777777" w:rsidR="000D3C6D" w:rsidRDefault="000D3C6D" w:rsidP="000D3C6D">
                  <w:pPr>
                    <w:pBdr>
                      <w:top w:val="single" w:sz="4" w:space="1" w:color="auto"/>
                      <w:left w:val="single" w:sz="4" w:space="4" w:color="auto"/>
                      <w:bottom w:val="single" w:sz="4" w:space="14" w:color="auto"/>
                      <w:right w:val="single" w:sz="4" w:space="4" w:color="auto"/>
                    </w:pBdr>
                    <w:jc w:val="center"/>
                    <w:rPr>
                      <w:rFonts w:ascii="Times New Roman" w:hAnsi="Times New Roman" w:cs="Times New Roman"/>
                      <w:lang w:val="en-GB"/>
                    </w:rPr>
                  </w:pPr>
                  <w:r>
                    <w:rPr>
                      <w:rFonts w:ascii="Times New Roman" w:hAnsi="Times New Roman" w:cs="Times New Roman"/>
                      <w:lang w:val="en-GB"/>
                    </w:rPr>
                    <w:t>and</w:t>
                  </w:r>
                </w:p>
                <w:p w14:paraId="3741167A" w14:textId="77777777" w:rsidR="000D3C6D" w:rsidRDefault="000D3C6D" w:rsidP="000D3C6D">
                  <w:pPr>
                    <w:pBdr>
                      <w:top w:val="single" w:sz="4" w:space="1" w:color="auto"/>
                      <w:left w:val="single" w:sz="4" w:space="4" w:color="auto"/>
                      <w:bottom w:val="single" w:sz="4" w:space="14" w:color="auto"/>
                      <w:right w:val="single" w:sz="4" w:space="4" w:color="auto"/>
                    </w:pBdr>
                    <w:jc w:val="center"/>
                    <w:rPr>
                      <w:rFonts w:ascii="Times New Roman" w:hAnsi="Times New Roman" w:cs="Times New Roman"/>
                      <w:lang w:val="en-GB"/>
                    </w:rPr>
                  </w:pPr>
                  <w:r>
                    <w:rPr>
                      <w:rFonts w:ascii="Times New Roman" w:hAnsi="Times New Roman" w:cs="Times New Roman"/>
                      <w:lang w:val="en-GB"/>
                    </w:rPr>
                    <w:t xml:space="preserve"> [Name &amp; identification of Vulnerable Adult]</w:t>
                  </w:r>
                </w:p>
                <w:p w14:paraId="57080EB3" w14:textId="77777777" w:rsidR="000D3C6D" w:rsidRDefault="000D3C6D" w:rsidP="000D3C6D">
                  <w:pPr>
                    <w:pBdr>
                      <w:top w:val="single" w:sz="4" w:space="1" w:color="auto"/>
                      <w:left w:val="single" w:sz="4" w:space="4" w:color="auto"/>
                      <w:bottom w:val="single" w:sz="4" w:space="14" w:color="auto"/>
                      <w:right w:val="single" w:sz="4" w:space="4" w:color="auto"/>
                    </w:pBdr>
                    <w:ind w:firstLine="720"/>
                    <w:jc w:val="right"/>
                    <w:rPr>
                      <w:rFonts w:ascii="Times New Roman" w:hAnsi="Times New Roman" w:cs="Times New Roman"/>
                      <w:lang w:val="en-GB"/>
                    </w:rPr>
                  </w:pPr>
                  <w:r>
                    <w:rPr>
                      <w:rFonts w:ascii="Times New Roman" w:hAnsi="Times New Roman" w:cs="Times New Roman"/>
                      <w:lang w:val="en-GB"/>
                    </w:rPr>
                    <w:t>Director</w:t>
                  </w:r>
                  <w:ins w:id="42" w:author="Aziziyah MD HAMBALI (FJCOURTS)" w:date="2020-04-24T16:20:00Z">
                    <w:r>
                      <w:rPr>
                        <w:rFonts w:ascii="Times New Roman" w:hAnsi="Times New Roman" w:cs="Times New Roman"/>
                        <w:lang w:val="en-GB"/>
                      </w:rPr>
                      <w:t>-General</w:t>
                    </w:r>
                    <w:r>
                      <w:rPr>
                        <w:rFonts w:ascii="Times New Roman" w:hAnsi="Times New Roman" w:cs="Times New Roman"/>
                        <w:color w:val="FF0000"/>
                        <w:u w:val="single"/>
                        <w:lang w:val="en-GB"/>
                      </w:rPr>
                      <w:t xml:space="preserve"> </w:t>
                    </w:r>
                  </w:ins>
                  <w:r>
                    <w:rPr>
                      <w:rFonts w:ascii="Times New Roman" w:hAnsi="Times New Roman" w:cs="Times New Roman"/>
                      <w:lang w:val="en-GB"/>
                    </w:rPr>
                    <w:t>of Social Welfare/protector…Applicant</w:t>
                  </w:r>
                </w:p>
                <w:p w14:paraId="6B28D4B2" w14:textId="77777777" w:rsidR="000D3C6D" w:rsidRDefault="000D3C6D" w:rsidP="000D3C6D">
                  <w:pPr>
                    <w:pBdr>
                      <w:top w:val="single" w:sz="4" w:space="1" w:color="auto"/>
                      <w:left w:val="single" w:sz="4" w:space="4" w:color="auto"/>
                      <w:bottom w:val="single" w:sz="4" w:space="14" w:color="auto"/>
                      <w:right w:val="single" w:sz="4" w:space="4" w:color="auto"/>
                    </w:pBdr>
                    <w:jc w:val="center"/>
                    <w:rPr>
                      <w:rFonts w:asciiTheme="minorHAnsi" w:hAnsiTheme="minorHAnsi" w:cstheme="minorBidi"/>
                      <w:b/>
                      <w:u w:val="single"/>
                    </w:rPr>
                  </w:pPr>
                </w:p>
                <w:p w14:paraId="1874B18B" w14:textId="77777777" w:rsidR="000D3C6D" w:rsidRDefault="000D3C6D" w:rsidP="000D3C6D">
                  <w:pPr>
                    <w:pBdr>
                      <w:top w:val="single" w:sz="4" w:space="1" w:color="auto"/>
                      <w:left w:val="single" w:sz="4" w:space="4" w:color="auto"/>
                      <w:bottom w:val="single" w:sz="4" w:space="14" w:color="auto"/>
                      <w:right w:val="single" w:sz="4" w:space="4" w:color="auto"/>
                    </w:pBdr>
                    <w:jc w:val="center"/>
                    <w:rPr>
                      <w:rFonts w:ascii="Times New Roman" w:hAnsi="Times New Roman" w:cs="Times New Roman"/>
                      <w:b/>
                      <w:u w:val="single"/>
                    </w:rPr>
                  </w:pPr>
                  <w:r>
                    <w:rPr>
                      <w:rFonts w:ascii="Times New Roman" w:hAnsi="Times New Roman" w:cs="Times New Roman"/>
                      <w:b/>
                      <w:u w:val="single"/>
                    </w:rPr>
                    <w:t xml:space="preserve">CONSENT OF OWNER OF RESIDENCE UNDER SECTION 14(1)(J) </w:t>
                  </w:r>
                </w:p>
                <w:p w14:paraId="4FCBE528" w14:textId="77777777" w:rsidR="000D3C6D" w:rsidRDefault="000D3C6D" w:rsidP="000D3C6D">
                  <w:pPr>
                    <w:pBdr>
                      <w:top w:val="single" w:sz="4" w:space="1" w:color="auto"/>
                      <w:left w:val="single" w:sz="4" w:space="4" w:color="auto"/>
                      <w:bottom w:val="single" w:sz="4" w:space="14" w:color="auto"/>
                      <w:right w:val="single" w:sz="4" w:space="4" w:color="auto"/>
                    </w:pBdr>
                    <w:jc w:val="center"/>
                    <w:rPr>
                      <w:rFonts w:ascii="Times New Roman" w:hAnsi="Times New Roman" w:cs="Times New Roman"/>
                      <w:lang w:val="en-GB"/>
                    </w:rPr>
                  </w:pPr>
                  <w:r>
                    <w:rPr>
                      <w:rFonts w:ascii="Times New Roman" w:hAnsi="Times New Roman" w:cs="Times New Roman"/>
                      <w:b/>
                      <w:u w:val="single"/>
                    </w:rPr>
                    <w:t>OF THE VULNERABLE ADULTS ACT 2018</w:t>
                  </w:r>
                </w:p>
                <w:p w14:paraId="5C230A31" w14:textId="77777777" w:rsidR="000D3C6D" w:rsidRDefault="000D3C6D" w:rsidP="000D3C6D">
                  <w:pPr>
                    <w:pBdr>
                      <w:top w:val="single" w:sz="4" w:space="1" w:color="auto"/>
                      <w:left w:val="single" w:sz="4" w:space="4" w:color="auto"/>
                      <w:bottom w:val="single" w:sz="4" w:space="14" w:color="auto"/>
                      <w:right w:val="single" w:sz="4" w:space="4" w:color="auto"/>
                    </w:pBdr>
                    <w:jc w:val="both"/>
                    <w:rPr>
                      <w:rFonts w:asciiTheme="minorHAnsi" w:hAnsiTheme="minorHAnsi" w:cstheme="minorBidi"/>
                    </w:rPr>
                  </w:pPr>
                  <w:r>
                    <w:rPr>
                      <w:rFonts w:ascii="Times New Roman" w:hAnsi="Times New Roman" w:cs="Times New Roman"/>
                    </w:rPr>
                    <w:t>1.</w:t>
                  </w:r>
                  <w:r>
                    <w:t xml:space="preserve"> </w:t>
                  </w:r>
                  <w:r>
                    <w:tab/>
                  </w:r>
                  <w:r>
                    <w:tab/>
                  </w:r>
                  <w:r>
                    <w:rPr>
                      <w:rFonts w:ascii="Times New Roman" w:hAnsi="Times New Roman" w:cs="Times New Roman"/>
                    </w:rPr>
                    <w:t>I, [name] [Identification number] of [address], hereby give my consent to [the Director</w:t>
                  </w:r>
                  <w:ins w:id="43" w:author="Aziziyah MD HAMBALI (FJCOURTS)" w:date="2020-04-24T16:21:00Z">
                    <w:r>
                      <w:rPr>
                        <w:rFonts w:ascii="Times New Roman" w:hAnsi="Times New Roman" w:cs="Times New Roman"/>
                        <w:lang w:val="en-GB"/>
                      </w:rPr>
                      <w:t>-General</w:t>
                    </w:r>
                    <w:r>
                      <w:rPr>
                        <w:rFonts w:ascii="Times New Roman" w:hAnsi="Times New Roman" w:cs="Times New Roman"/>
                        <w:color w:val="FF0000"/>
                        <w:u w:val="single"/>
                        <w:lang w:val="en-GB"/>
                      </w:rPr>
                      <w:t xml:space="preserve"> </w:t>
                    </w:r>
                  </w:ins>
                  <w:r>
                    <w:rPr>
                      <w:rFonts w:ascii="Times New Roman" w:hAnsi="Times New Roman" w:cs="Times New Roman"/>
                    </w:rPr>
                    <w:t>of Social Welfare/protector] to make an application under section 14(1)(j) of the Vulnerable Adults Act 2018 for an order authorising the Director</w:t>
                  </w:r>
                  <w:ins w:id="44" w:author="Aziziyah MD HAMBALI (FJCOURTS)" w:date="2020-05-15T09:38:00Z">
                    <w:r>
                      <w:rPr>
                        <w:rFonts w:ascii="Times New Roman" w:hAnsi="Times New Roman" w:cs="Times New Roman"/>
                      </w:rPr>
                      <w:t>-General</w:t>
                    </w:r>
                  </w:ins>
                  <w:r>
                    <w:rPr>
                      <w:rFonts w:ascii="Times New Roman" w:hAnsi="Times New Roman" w:cs="Times New Roman"/>
                    </w:rPr>
                    <w:t>/protector/[state the name of other person/company] to make my residence at [state address of the residence] a safe living environment and authorising the disposal by the Director</w:t>
                  </w:r>
                  <w:ins w:id="45" w:author="Aziziyah MD HAMBALI (FJCOURTS)" w:date="2020-05-15T09:38:00Z">
                    <w:r>
                      <w:rPr>
                        <w:rFonts w:ascii="Times New Roman" w:hAnsi="Times New Roman" w:cs="Times New Roman"/>
                      </w:rPr>
                      <w:t>-General</w:t>
                    </w:r>
                  </w:ins>
                  <w:r>
                    <w:rPr>
                      <w:rFonts w:ascii="Times New Roman" w:hAnsi="Times New Roman" w:cs="Times New Roman"/>
                    </w:rPr>
                    <w:t>/protector/[state the name of other person/company] of any article or thing in the said residence to make the said residence a safe living environment.</w:t>
                  </w:r>
                </w:p>
                <w:p w14:paraId="474AF1C3" w14:textId="77777777" w:rsidR="000D3C6D" w:rsidRDefault="000D3C6D" w:rsidP="000D3C6D">
                  <w:pPr>
                    <w:pBdr>
                      <w:top w:val="single" w:sz="4" w:space="1" w:color="auto"/>
                      <w:left w:val="single" w:sz="4" w:space="4" w:color="auto"/>
                      <w:bottom w:val="single" w:sz="4" w:space="14" w:color="auto"/>
                      <w:right w:val="single" w:sz="4" w:space="4" w:color="auto"/>
                    </w:pBdr>
                    <w:rPr>
                      <w:rFonts w:ascii="Times New Roman" w:hAnsi="Times New Roman" w:cs="Times New Roman"/>
                    </w:rPr>
                  </w:pPr>
                  <w:r>
                    <w:rPr>
                      <w:rFonts w:ascii="Times New Roman" w:hAnsi="Times New Roman" w:cs="Times New Roman"/>
                    </w:rPr>
                    <w:t xml:space="preserve">Signature of the Owner  </w:t>
                  </w:r>
                </w:p>
                <w:p w14:paraId="21299843" w14:textId="77777777" w:rsidR="000D3C6D" w:rsidRDefault="000D3C6D" w:rsidP="000D3C6D">
                  <w:pPr>
                    <w:pBdr>
                      <w:top w:val="single" w:sz="4" w:space="1" w:color="auto"/>
                      <w:left w:val="single" w:sz="4" w:space="4" w:color="auto"/>
                      <w:bottom w:val="single" w:sz="4" w:space="14" w:color="auto"/>
                      <w:right w:val="single" w:sz="4" w:space="4" w:color="auto"/>
                    </w:pBdr>
                    <w:rPr>
                      <w:rFonts w:ascii="Times New Roman" w:hAnsi="Times New Roman" w:cs="Times New Roman"/>
                    </w:rPr>
                  </w:pPr>
                </w:p>
                <w:p w14:paraId="53C314AF" w14:textId="77777777" w:rsidR="000D3C6D" w:rsidRDefault="000D3C6D" w:rsidP="000D3C6D">
                  <w:pPr>
                    <w:pBdr>
                      <w:top w:val="single" w:sz="4" w:space="1" w:color="auto"/>
                      <w:left w:val="single" w:sz="4" w:space="4" w:color="auto"/>
                      <w:bottom w:val="single" w:sz="4" w:space="14" w:color="auto"/>
                      <w:right w:val="single" w:sz="4" w:space="4" w:color="auto"/>
                    </w:pBdr>
                    <w:rPr>
                      <w:rFonts w:ascii="Times New Roman" w:hAnsi="Times New Roman" w:cs="Times New Roman"/>
                    </w:rPr>
                  </w:pPr>
                  <w:r>
                    <w:rPr>
                      <w:rFonts w:ascii="Times New Roman" w:hAnsi="Times New Roman" w:cs="Times New Roman"/>
                    </w:rPr>
                    <w:t>Witnessed before me</w:t>
                  </w:r>
                  <w:r>
                    <w:rPr>
                      <w:rFonts w:ascii="Times New Roman" w:hAnsi="Times New Roman" w:cs="Times New Roman"/>
                    </w:rPr>
                    <w:tab/>
                    <w:t>)</w:t>
                  </w:r>
                </w:p>
                <w:p w14:paraId="7DFD6F50" w14:textId="77777777" w:rsidR="000D3C6D" w:rsidRDefault="000D3C6D" w:rsidP="000D3C6D">
                  <w:pPr>
                    <w:pBdr>
                      <w:top w:val="single" w:sz="4" w:space="1" w:color="auto"/>
                      <w:left w:val="single" w:sz="4" w:space="4" w:color="auto"/>
                      <w:bottom w:val="single" w:sz="4" w:space="14" w:color="auto"/>
                      <w:right w:val="single" w:sz="4" w:space="4" w:color="auto"/>
                    </w:pBdr>
                    <w:rPr>
                      <w:rFonts w:ascii="Times New Roman" w:hAnsi="Times New Roman" w:cs="Times New Roman"/>
                    </w:rPr>
                  </w:pPr>
                </w:p>
                <w:p w14:paraId="7EA445EC" w14:textId="77777777" w:rsidR="000D3C6D" w:rsidRDefault="000D3C6D" w:rsidP="000D3C6D">
                  <w:pPr>
                    <w:pBdr>
                      <w:top w:val="single" w:sz="4" w:space="1" w:color="auto"/>
                      <w:left w:val="single" w:sz="4" w:space="4" w:color="auto"/>
                      <w:bottom w:val="single" w:sz="4" w:space="14" w:color="auto"/>
                      <w:right w:val="single" w:sz="4" w:space="4" w:color="auto"/>
                    </w:pBdr>
                    <w:rPr>
                      <w:rFonts w:ascii="Times New Roman" w:hAnsi="Times New Roman" w:cs="Times New Roman"/>
                    </w:rPr>
                  </w:pPr>
                  <w:r>
                    <w:rPr>
                      <w:rFonts w:ascii="Times New Roman" w:hAnsi="Times New Roman" w:cs="Times New Roman"/>
                    </w:rPr>
                    <w:t>_______________________</w:t>
                  </w:r>
                </w:p>
                <w:p w14:paraId="7F1B644B" w14:textId="77777777" w:rsidR="000D3C6D" w:rsidRDefault="000D3C6D" w:rsidP="000D3C6D">
                  <w:pPr>
                    <w:pBdr>
                      <w:top w:val="single" w:sz="4" w:space="1" w:color="auto"/>
                      <w:left w:val="single" w:sz="4" w:space="4" w:color="auto"/>
                      <w:bottom w:val="single" w:sz="4" w:space="14" w:color="auto"/>
                      <w:right w:val="single" w:sz="4" w:space="4" w:color="auto"/>
                    </w:pBdr>
                    <w:rPr>
                      <w:rFonts w:ascii="Times New Roman" w:hAnsi="Times New Roman" w:cs="Times New Roman"/>
                    </w:rPr>
                  </w:pPr>
                  <w:r>
                    <w:rPr>
                      <w:rFonts w:ascii="Times New Roman" w:hAnsi="Times New Roman" w:cs="Times New Roman"/>
                    </w:rPr>
                    <w:t>Signature of Commissioner for Oaths / Notary Public / Advocate &amp; Solicitor / Registered Medical Practitioner / Psychiatrist / Psychologist*</w:t>
                  </w:r>
                </w:p>
                <w:p w14:paraId="58E3914C" w14:textId="77777777" w:rsidR="000D3C6D" w:rsidRDefault="000D3C6D" w:rsidP="000D3C6D">
                  <w:pPr>
                    <w:pBdr>
                      <w:top w:val="single" w:sz="4" w:space="1" w:color="auto"/>
                      <w:left w:val="single" w:sz="4" w:space="4" w:color="auto"/>
                      <w:bottom w:val="single" w:sz="4" w:space="14" w:color="auto"/>
                      <w:right w:val="single" w:sz="4" w:space="4" w:color="auto"/>
                    </w:pBdr>
                    <w:rPr>
                      <w:rFonts w:ascii="Times New Roman" w:hAnsi="Times New Roman" w:cs="Times New Roman"/>
                    </w:rPr>
                  </w:pPr>
                </w:p>
                <w:p w14:paraId="2D49FAC9" w14:textId="77777777" w:rsidR="000D3C6D" w:rsidRDefault="000D3C6D" w:rsidP="000D3C6D">
                  <w:pPr>
                    <w:pBdr>
                      <w:top w:val="single" w:sz="4" w:space="1" w:color="auto"/>
                      <w:left w:val="single" w:sz="4" w:space="4" w:color="auto"/>
                      <w:bottom w:val="single" w:sz="4" w:space="14" w:color="auto"/>
                      <w:right w:val="single" w:sz="4" w:space="4" w:color="auto"/>
                    </w:pBdr>
                    <w:rPr>
                      <w:rFonts w:ascii="Times New Roman" w:hAnsi="Times New Roman" w:cs="Times New Roman"/>
                    </w:rPr>
                  </w:pPr>
                  <w:r>
                    <w:rPr>
                      <w:rFonts w:ascii="Times New Roman" w:hAnsi="Times New Roman" w:cs="Times New Roman"/>
                    </w:rPr>
                    <w:t>Registration No. (if any):</w:t>
                  </w:r>
                </w:p>
                <w:p w14:paraId="0A26B342" w14:textId="77777777" w:rsidR="000D3C6D" w:rsidRDefault="000D3C6D" w:rsidP="000D3C6D">
                  <w:pPr>
                    <w:pBdr>
                      <w:top w:val="single" w:sz="4" w:space="1" w:color="auto"/>
                      <w:left w:val="single" w:sz="4" w:space="4" w:color="auto"/>
                      <w:bottom w:val="single" w:sz="4" w:space="14" w:color="auto"/>
                      <w:right w:val="single" w:sz="4" w:space="4" w:color="auto"/>
                    </w:pBdr>
                    <w:rPr>
                      <w:rFonts w:ascii="Times New Roman" w:hAnsi="Times New Roman" w:cs="Times New Roman"/>
                    </w:rPr>
                  </w:pPr>
                  <w:r>
                    <w:rPr>
                      <w:rFonts w:ascii="Times New Roman" w:hAnsi="Times New Roman" w:cs="Times New Roman"/>
                    </w:rPr>
                    <w:t>If witness is not one of above:</w:t>
                  </w:r>
                </w:p>
                <w:p w14:paraId="09B7B456" w14:textId="77777777" w:rsidR="000D3C6D" w:rsidRDefault="000D3C6D" w:rsidP="000D3C6D">
                  <w:pPr>
                    <w:pBdr>
                      <w:top w:val="single" w:sz="4" w:space="1" w:color="auto"/>
                      <w:left w:val="single" w:sz="4" w:space="4" w:color="auto"/>
                      <w:bottom w:val="single" w:sz="4" w:space="14" w:color="auto"/>
                      <w:right w:val="single" w:sz="4" w:space="4" w:color="auto"/>
                    </w:pBdr>
                    <w:rPr>
                      <w:rFonts w:ascii="Times New Roman" w:hAnsi="Times New Roman" w:cs="Times New Roman"/>
                    </w:rPr>
                  </w:pPr>
                  <w:r>
                    <w:rPr>
                      <w:rFonts w:ascii="Times New Roman" w:hAnsi="Times New Roman" w:cs="Times New Roman"/>
                    </w:rPr>
                    <w:t>Name of Witness:</w:t>
                  </w:r>
                </w:p>
                <w:p w14:paraId="678DF40C" w14:textId="77777777" w:rsidR="000D3C6D" w:rsidRDefault="000D3C6D" w:rsidP="000D3C6D">
                  <w:pPr>
                    <w:pBdr>
                      <w:top w:val="single" w:sz="4" w:space="1" w:color="auto"/>
                      <w:left w:val="single" w:sz="4" w:space="4" w:color="auto"/>
                      <w:bottom w:val="single" w:sz="4" w:space="14" w:color="auto"/>
                      <w:right w:val="single" w:sz="4" w:space="4" w:color="auto"/>
                    </w:pBdr>
                    <w:rPr>
                      <w:rFonts w:ascii="Times New Roman" w:hAnsi="Times New Roman" w:cs="Times New Roman"/>
                    </w:rPr>
                  </w:pPr>
                  <w:r>
                    <w:rPr>
                      <w:rFonts w:ascii="Times New Roman" w:hAnsi="Times New Roman" w:cs="Times New Roman"/>
                    </w:rPr>
                    <w:lastRenderedPageBreak/>
                    <w:t>NRIC:</w:t>
                  </w:r>
                </w:p>
                <w:p w14:paraId="4BD86206" w14:textId="77777777" w:rsidR="000D3C6D" w:rsidRDefault="000D3C6D" w:rsidP="000D3C6D">
                  <w:pPr>
                    <w:pBdr>
                      <w:top w:val="single" w:sz="4" w:space="1" w:color="auto"/>
                      <w:left w:val="single" w:sz="4" w:space="4" w:color="auto"/>
                      <w:bottom w:val="single" w:sz="4" w:space="14" w:color="auto"/>
                      <w:right w:val="single" w:sz="4" w:space="4" w:color="auto"/>
                    </w:pBdr>
                    <w:rPr>
                      <w:rFonts w:ascii="Times New Roman" w:hAnsi="Times New Roman" w:cs="Times New Roman"/>
                    </w:rPr>
                  </w:pPr>
                  <w:r>
                    <w:rPr>
                      <w:rFonts w:ascii="Times New Roman" w:hAnsi="Times New Roman" w:cs="Times New Roman"/>
                    </w:rPr>
                    <w:t>Address:</w:t>
                  </w:r>
                </w:p>
                <w:p w14:paraId="47356F13" w14:textId="77777777" w:rsidR="000D3C6D" w:rsidRDefault="000D3C6D" w:rsidP="000D3C6D">
                  <w:pPr>
                    <w:pBdr>
                      <w:top w:val="single" w:sz="4" w:space="1" w:color="auto"/>
                      <w:left w:val="single" w:sz="4" w:space="4" w:color="auto"/>
                      <w:bottom w:val="single" w:sz="4" w:space="14" w:color="auto"/>
                      <w:right w:val="single" w:sz="4" w:space="4" w:color="auto"/>
                    </w:pBdr>
                    <w:rPr>
                      <w:rFonts w:ascii="Times New Roman" w:hAnsi="Times New Roman" w:cs="Times New Roman"/>
                    </w:rPr>
                  </w:pPr>
                  <w:r>
                    <w:rPr>
                      <w:rFonts w:ascii="Times New Roman" w:hAnsi="Times New Roman" w:cs="Times New Roman"/>
                    </w:rPr>
                    <w:t>I confirm that I am 21 years of age and have no interest in the case.</w:t>
                  </w:r>
                </w:p>
                <w:p w14:paraId="67F2FF25" w14:textId="77777777" w:rsidR="000D3C6D" w:rsidRDefault="000D3C6D" w:rsidP="000D3C6D">
                  <w:pPr>
                    <w:pBdr>
                      <w:top w:val="single" w:sz="4" w:space="1" w:color="auto"/>
                      <w:left w:val="single" w:sz="4" w:space="4" w:color="auto"/>
                      <w:bottom w:val="single" w:sz="4" w:space="14" w:color="auto"/>
                      <w:right w:val="single" w:sz="4" w:space="4" w:color="auto"/>
                    </w:pBdr>
                    <w:rPr>
                      <w:rFonts w:ascii="Times New Roman" w:hAnsi="Times New Roman" w:cs="Times New Roman"/>
                    </w:rPr>
                  </w:pPr>
                  <w:r>
                    <w:rPr>
                      <w:rFonts w:ascii="Times New Roman" w:hAnsi="Times New Roman" w:cs="Times New Roman"/>
                    </w:rPr>
                    <w:t>_____________________</w:t>
                  </w:r>
                </w:p>
                <w:p w14:paraId="70332713" w14:textId="77777777" w:rsidR="000D3C6D" w:rsidRDefault="000D3C6D" w:rsidP="000D3C6D">
                  <w:pPr>
                    <w:pBdr>
                      <w:top w:val="single" w:sz="4" w:space="1" w:color="auto"/>
                      <w:left w:val="single" w:sz="4" w:space="4" w:color="auto"/>
                      <w:bottom w:val="single" w:sz="4" w:space="14" w:color="auto"/>
                      <w:right w:val="single" w:sz="4" w:space="4" w:color="auto"/>
                    </w:pBdr>
                    <w:rPr>
                      <w:rFonts w:ascii="Times New Roman" w:hAnsi="Times New Roman" w:cs="Times New Roman"/>
                    </w:rPr>
                  </w:pPr>
                  <w:r>
                    <w:rPr>
                      <w:rFonts w:ascii="Times New Roman" w:hAnsi="Times New Roman" w:cs="Times New Roman"/>
                    </w:rPr>
                    <w:t xml:space="preserve">Signature </w:t>
                  </w:r>
                </w:p>
                <w:p w14:paraId="756EEEAC" w14:textId="77777777" w:rsidR="000D3C6D" w:rsidRDefault="000D3C6D" w:rsidP="000D3C6D">
                  <w:pPr>
                    <w:pBdr>
                      <w:top w:val="single" w:sz="4" w:space="1" w:color="auto"/>
                      <w:left w:val="single" w:sz="4" w:space="4" w:color="auto"/>
                      <w:bottom w:val="single" w:sz="4" w:space="14" w:color="auto"/>
                      <w:right w:val="single" w:sz="4" w:space="4" w:color="auto"/>
                    </w:pBdr>
                    <w:rPr>
                      <w:rFonts w:ascii="Times New Roman" w:hAnsi="Times New Roman" w:cs="Times New Roman"/>
                    </w:rPr>
                  </w:pPr>
                  <w:r>
                    <w:rPr>
                      <w:rFonts w:ascii="Times New Roman" w:hAnsi="Times New Roman" w:cs="Times New Roman"/>
                    </w:rPr>
                    <w:t xml:space="preserve">*delete where inapplicable </w:t>
                  </w:r>
                </w:p>
                <w:p w14:paraId="2F58B631" w14:textId="77777777" w:rsidR="003D47BB" w:rsidRDefault="003D47BB" w:rsidP="00CE5E00">
                  <w:pPr>
                    <w:spacing w:after="0" w:line="240" w:lineRule="auto"/>
                    <w:jc w:val="center"/>
                    <w:rPr>
                      <w:rFonts w:ascii="Times New Roman" w:eastAsiaTheme="minorHAnsi" w:hAnsi="Times New Roman" w:cs="Times New Roman"/>
                      <w:sz w:val="22"/>
                      <w:szCs w:val="22"/>
                      <w:lang w:eastAsia="en-US"/>
                    </w:rPr>
                  </w:pPr>
                </w:p>
                <w:p w14:paraId="79524958" w14:textId="77777777" w:rsidR="003D47BB" w:rsidRDefault="003D47BB" w:rsidP="00CE5E00">
                  <w:pPr>
                    <w:spacing w:after="0" w:line="240" w:lineRule="auto"/>
                    <w:jc w:val="center"/>
                    <w:rPr>
                      <w:rFonts w:ascii="Times New Roman" w:eastAsiaTheme="minorHAnsi" w:hAnsi="Times New Roman" w:cs="Times New Roman"/>
                      <w:sz w:val="22"/>
                      <w:szCs w:val="22"/>
                      <w:lang w:eastAsia="en-US"/>
                    </w:rPr>
                  </w:pPr>
                </w:p>
                <w:p w14:paraId="64D4A31D" w14:textId="77777777" w:rsidR="003D47BB" w:rsidRDefault="003D47BB" w:rsidP="00CE5E00">
                  <w:pPr>
                    <w:spacing w:after="0" w:line="240" w:lineRule="auto"/>
                    <w:jc w:val="center"/>
                    <w:rPr>
                      <w:rFonts w:ascii="Times New Roman" w:eastAsiaTheme="minorHAnsi" w:hAnsi="Times New Roman" w:cs="Times New Roman"/>
                      <w:sz w:val="22"/>
                      <w:szCs w:val="22"/>
                      <w:lang w:eastAsia="en-US"/>
                    </w:rPr>
                  </w:pPr>
                </w:p>
                <w:p w14:paraId="4C8269F9" w14:textId="77777777" w:rsidR="003D47BB" w:rsidRDefault="003D47BB" w:rsidP="00CE5E00">
                  <w:pPr>
                    <w:spacing w:after="0" w:line="240" w:lineRule="auto"/>
                    <w:jc w:val="center"/>
                    <w:rPr>
                      <w:rFonts w:ascii="Times New Roman" w:eastAsiaTheme="minorHAnsi" w:hAnsi="Times New Roman" w:cs="Times New Roman"/>
                      <w:sz w:val="22"/>
                      <w:szCs w:val="22"/>
                      <w:lang w:eastAsia="en-US"/>
                    </w:rPr>
                  </w:pPr>
                </w:p>
                <w:p w14:paraId="42285883" w14:textId="77777777" w:rsidR="003D47BB" w:rsidRDefault="003D47BB" w:rsidP="00CE5E00">
                  <w:pPr>
                    <w:spacing w:after="0" w:line="240" w:lineRule="auto"/>
                    <w:jc w:val="center"/>
                    <w:rPr>
                      <w:rFonts w:ascii="Times New Roman" w:eastAsiaTheme="minorHAnsi" w:hAnsi="Times New Roman" w:cs="Times New Roman"/>
                      <w:sz w:val="22"/>
                      <w:szCs w:val="22"/>
                      <w:lang w:eastAsia="en-US"/>
                    </w:rPr>
                  </w:pPr>
                </w:p>
                <w:p w14:paraId="20D87860" w14:textId="77777777" w:rsidR="003D47BB" w:rsidRDefault="003D47BB" w:rsidP="00CE5E00">
                  <w:pPr>
                    <w:spacing w:after="0" w:line="240" w:lineRule="auto"/>
                    <w:jc w:val="center"/>
                    <w:rPr>
                      <w:rFonts w:ascii="Times New Roman" w:eastAsiaTheme="minorHAnsi" w:hAnsi="Times New Roman" w:cs="Times New Roman"/>
                      <w:sz w:val="22"/>
                      <w:szCs w:val="22"/>
                      <w:lang w:eastAsia="en-US"/>
                    </w:rPr>
                  </w:pPr>
                </w:p>
                <w:p w14:paraId="2B8ECC19" w14:textId="77777777" w:rsidR="003D47BB" w:rsidRDefault="003D47BB" w:rsidP="00CE5E00">
                  <w:pPr>
                    <w:spacing w:after="0" w:line="240" w:lineRule="auto"/>
                    <w:jc w:val="center"/>
                    <w:rPr>
                      <w:rFonts w:ascii="Times New Roman" w:eastAsiaTheme="minorHAnsi" w:hAnsi="Times New Roman" w:cs="Times New Roman"/>
                      <w:sz w:val="22"/>
                      <w:szCs w:val="22"/>
                      <w:lang w:eastAsia="en-US"/>
                    </w:rPr>
                  </w:pPr>
                </w:p>
                <w:p w14:paraId="2038B107" w14:textId="77777777" w:rsidR="003D47BB" w:rsidRDefault="003D47BB" w:rsidP="00CE5E00">
                  <w:pPr>
                    <w:spacing w:after="0" w:line="240" w:lineRule="auto"/>
                    <w:jc w:val="center"/>
                    <w:rPr>
                      <w:rFonts w:ascii="Times New Roman" w:eastAsiaTheme="minorHAnsi" w:hAnsi="Times New Roman" w:cs="Times New Roman"/>
                      <w:sz w:val="22"/>
                      <w:szCs w:val="22"/>
                      <w:lang w:eastAsia="en-US"/>
                    </w:rPr>
                  </w:pPr>
                </w:p>
                <w:p w14:paraId="39EC1A22" w14:textId="77777777" w:rsidR="003D47BB" w:rsidRDefault="003D47BB" w:rsidP="00CE5E00">
                  <w:pPr>
                    <w:spacing w:after="0" w:line="240" w:lineRule="auto"/>
                    <w:jc w:val="center"/>
                    <w:rPr>
                      <w:rFonts w:ascii="Times New Roman" w:eastAsiaTheme="minorHAnsi" w:hAnsi="Times New Roman" w:cs="Times New Roman"/>
                      <w:sz w:val="22"/>
                      <w:szCs w:val="22"/>
                      <w:lang w:eastAsia="en-US"/>
                    </w:rPr>
                  </w:pPr>
                </w:p>
                <w:p w14:paraId="31B353DB" w14:textId="77777777" w:rsidR="003D47BB" w:rsidRDefault="003D47BB" w:rsidP="00CE5E00">
                  <w:pPr>
                    <w:spacing w:after="0" w:line="240" w:lineRule="auto"/>
                    <w:jc w:val="center"/>
                    <w:rPr>
                      <w:rFonts w:ascii="Times New Roman" w:eastAsiaTheme="minorHAnsi" w:hAnsi="Times New Roman" w:cs="Times New Roman"/>
                      <w:sz w:val="22"/>
                      <w:szCs w:val="22"/>
                      <w:lang w:eastAsia="en-US"/>
                    </w:rPr>
                  </w:pPr>
                </w:p>
                <w:p w14:paraId="47A4D9AA" w14:textId="77777777" w:rsidR="003D47BB" w:rsidRDefault="003D47BB" w:rsidP="00CE5E00">
                  <w:pPr>
                    <w:spacing w:after="0" w:line="240" w:lineRule="auto"/>
                    <w:jc w:val="center"/>
                    <w:rPr>
                      <w:rFonts w:ascii="Times New Roman" w:eastAsiaTheme="minorHAnsi" w:hAnsi="Times New Roman" w:cs="Times New Roman"/>
                      <w:sz w:val="22"/>
                      <w:szCs w:val="22"/>
                      <w:lang w:eastAsia="en-US"/>
                    </w:rPr>
                  </w:pPr>
                </w:p>
                <w:p w14:paraId="1A3F382F" w14:textId="77777777" w:rsidR="003D47BB" w:rsidRDefault="003D47BB" w:rsidP="00CE5E00">
                  <w:pPr>
                    <w:spacing w:after="0" w:line="240" w:lineRule="auto"/>
                    <w:jc w:val="center"/>
                    <w:rPr>
                      <w:rFonts w:ascii="Times New Roman" w:eastAsiaTheme="minorHAnsi" w:hAnsi="Times New Roman" w:cs="Times New Roman"/>
                      <w:sz w:val="22"/>
                      <w:szCs w:val="22"/>
                      <w:lang w:eastAsia="en-US"/>
                    </w:rPr>
                  </w:pPr>
                </w:p>
                <w:p w14:paraId="065B2C5C" w14:textId="77777777" w:rsidR="003D47BB" w:rsidRDefault="003D47BB" w:rsidP="00CE5E00">
                  <w:pPr>
                    <w:spacing w:after="0" w:line="240" w:lineRule="auto"/>
                    <w:jc w:val="center"/>
                    <w:rPr>
                      <w:rFonts w:ascii="Times New Roman" w:eastAsiaTheme="minorHAnsi" w:hAnsi="Times New Roman" w:cs="Times New Roman"/>
                      <w:sz w:val="22"/>
                      <w:szCs w:val="22"/>
                      <w:lang w:eastAsia="en-US"/>
                    </w:rPr>
                  </w:pPr>
                </w:p>
                <w:p w14:paraId="72C16B42" w14:textId="77777777" w:rsidR="003D47BB" w:rsidRDefault="003D47BB" w:rsidP="00CE5E00">
                  <w:pPr>
                    <w:spacing w:after="0" w:line="240" w:lineRule="auto"/>
                    <w:jc w:val="center"/>
                    <w:rPr>
                      <w:rFonts w:ascii="Times New Roman" w:eastAsiaTheme="minorHAnsi" w:hAnsi="Times New Roman" w:cs="Times New Roman"/>
                      <w:sz w:val="22"/>
                      <w:szCs w:val="22"/>
                      <w:lang w:eastAsia="en-US"/>
                    </w:rPr>
                  </w:pPr>
                </w:p>
                <w:p w14:paraId="013CB8C5" w14:textId="77777777" w:rsidR="003D47BB" w:rsidRDefault="003D47BB" w:rsidP="00CE5E00">
                  <w:pPr>
                    <w:spacing w:after="0" w:line="240" w:lineRule="auto"/>
                    <w:jc w:val="center"/>
                    <w:rPr>
                      <w:rFonts w:ascii="Times New Roman" w:eastAsiaTheme="minorHAnsi" w:hAnsi="Times New Roman" w:cs="Times New Roman"/>
                      <w:sz w:val="22"/>
                      <w:szCs w:val="22"/>
                      <w:lang w:eastAsia="en-US"/>
                    </w:rPr>
                  </w:pPr>
                </w:p>
                <w:p w14:paraId="1188FF5D" w14:textId="77777777" w:rsidR="003D47BB" w:rsidRDefault="003D47BB" w:rsidP="00CE5E00">
                  <w:pPr>
                    <w:spacing w:after="0" w:line="240" w:lineRule="auto"/>
                    <w:jc w:val="center"/>
                    <w:rPr>
                      <w:rFonts w:ascii="Times New Roman" w:eastAsiaTheme="minorHAnsi" w:hAnsi="Times New Roman" w:cs="Times New Roman"/>
                      <w:sz w:val="22"/>
                      <w:szCs w:val="22"/>
                      <w:lang w:eastAsia="en-US"/>
                    </w:rPr>
                  </w:pPr>
                </w:p>
                <w:p w14:paraId="4FB94330" w14:textId="77777777" w:rsidR="003D47BB" w:rsidRDefault="003D47BB" w:rsidP="00CE5E00">
                  <w:pPr>
                    <w:spacing w:after="0" w:line="240" w:lineRule="auto"/>
                    <w:jc w:val="center"/>
                    <w:rPr>
                      <w:rFonts w:ascii="Times New Roman" w:eastAsiaTheme="minorHAnsi" w:hAnsi="Times New Roman" w:cs="Times New Roman"/>
                      <w:sz w:val="22"/>
                      <w:szCs w:val="22"/>
                      <w:lang w:eastAsia="en-US"/>
                    </w:rPr>
                  </w:pPr>
                </w:p>
                <w:p w14:paraId="11537AD2" w14:textId="77777777" w:rsidR="003D47BB" w:rsidRDefault="003D47BB" w:rsidP="00CE5E00">
                  <w:pPr>
                    <w:spacing w:after="0" w:line="240" w:lineRule="auto"/>
                    <w:jc w:val="center"/>
                    <w:rPr>
                      <w:rFonts w:ascii="Times New Roman" w:eastAsiaTheme="minorHAnsi" w:hAnsi="Times New Roman" w:cs="Times New Roman"/>
                      <w:sz w:val="22"/>
                      <w:szCs w:val="22"/>
                      <w:lang w:eastAsia="en-US"/>
                    </w:rPr>
                  </w:pPr>
                </w:p>
                <w:p w14:paraId="4A9B7526" w14:textId="77777777" w:rsidR="003D47BB" w:rsidRDefault="003D47BB" w:rsidP="00CE5E00">
                  <w:pPr>
                    <w:spacing w:after="0" w:line="240" w:lineRule="auto"/>
                    <w:jc w:val="center"/>
                    <w:rPr>
                      <w:rFonts w:ascii="Times New Roman" w:eastAsiaTheme="minorHAnsi" w:hAnsi="Times New Roman" w:cs="Times New Roman"/>
                      <w:sz w:val="22"/>
                      <w:szCs w:val="22"/>
                      <w:lang w:eastAsia="en-US"/>
                    </w:rPr>
                  </w:pPr>
                </w:p>
                <w:p w14:paraId="48EA08BF" w14:textId="77777777" w:rsidR="003D47BB" w:rsidRDefault="003D47BB" w:rsidP="00CE5E00">
                  <w:pPr>
                    <w:spacing w:after="0" w:line="240" w:lineRule="auto"/>
                    <w:jc w:val="center"/>
                    <w:rPr>
                      <w:rFonts w:ascii="Times New Roman" w:eastAsiaTheme="minorHAnsi" w:hAnsi="Times New Roman" w:cs="Times New Roman"/>
                      <w:sz w:val="22"/>
                      <w:szCs w:val="22"/>
                      <w:lang w:eastAsia="en-US"/>
                    </w:rPr>
                  </w:pPr>
                </w:p>
                <w:p w14:paraId="555E6E56" w14:textId="77777777" w:rsidR="003D47BB" w:rsidRDefault="003D47BB" w:rsidP="00CE5E00">
                  <w:pPr>
                    <w:spacing w:after="0" w:line="240" w:lineRule="auto"/>
                    <w:jc w:val="center"/>
                    <w:rPr>
                      <w:rFonts w:ascii="Times New Roman" w:eastAsiaTheme="minorHAnsi" w:hAnsi="Times New Roman" w:cs="Times New Roman"/>
                      <w:sz w:val="22"/>
                      <w:szCs w:val="22"/>
                      <w:lang w:eastAsia="en-US"/>
                    </w:rPr>
                  </w:pPr>
                </w:p>
                <w:p w14:paraId="22BBC91D" w14:textId="77777777" w:rsidR="003D47BB" w:rsidRDefault="003D47BB" w:rsidP="00CE5E00">
                  <w:pPr>
                    <w:spacing w:after="0" w:line="240" w:lineRule="auto"/>
                    <w:jc w:val="center"/>
                    <w:rPr>
                      <w:rFonts w:ascii="Times New Roman" w:eastAsiaTheme="minorHAnsi" w:hAnsi="Times New Roman" w:cs="Times New Roman"/>
                      <w:sz w:val="22"/>
                      <w:szCs w:val="22"/>
                      <w:lang w:eastAsia="en-US"/>
                    </w:rPr>
                  </w:pPr>
                </w:p>
                <w:p w14:paraId="191F1848" w14:textId="77777777" w:rsidR="003D47BB" w:rsidRDefault="003D47BB" w:rsidP="00CE5E00">
                  <w:pPr>
                    <w:spacing w:after="0" w:line="240" w:lineRule="auto"/>
                    <w:jc w:val="center"/>
                    <w:rPr>
                      <w:rFonts w:ascii="Times New Roman" w:eastAsiaTheme="minorHAnsi" w:hAnsi="Times New Roman" w:cs="Times New Roman"/>
                      <w:sz w:val="22"/>
                      <w:szCs w:val="22"/>
                      <w:lang w:eastAsia="en-US"/>
                    </w:rPr>
                  </w:pPr>
                </w:p>
                <w:p w14:paraId="58F34537" w14:textId="77777777" w:rsidR="003D47BB" w:rsidRDefault="003D47BB" w:rsidP="00CE5E00">
                  <w:pPr>
                    <w:spacing w:after="0" w:line="240" w:lineRule="auto"/>
                    <w:jc w:val="center"/>
                    <w:rPr>
                      <w:rFonts w:ascii="Times New Roman" w:eastAsiaTheme="minorHAnsi" w:hAnsi="Times New Roman" w:cs="Times New Roman"/>
                      <w:sz w:val="22"/>
                      <w:szCs w:val="22"/>
                      <w:lang w:eastAsia="en-US"/>
                    </w:rPr>
                  </w:pPr>
                </w:p>
                <w:p w14:paraId="07B33EA1" w14:textId="77777777" w:rsidR="003D47BB" w:rsidRDefault="003D47BB" w:rsidP="00CE5E00">
                  <w:pPr>
                    <w:spacing w:after="0" w:line="240" w:lineRule="auto"/>
                    <w:jc w:val="center"/>
                    <w:rPr>
                      <w:rFonts w:ascii="Times New Roman" w:eastAsiaTheme="minorHAnsi" w:hAnsi="Times New Roman" w:cs="Times New Roman"/>
                      <w:sz w:val="22"/>
                      <w:szCs w:val="22"/>
                      <w:lang w:eastAsia="en-US"/>
                    </w:rPr>
                  </w:pPr>
                </w:p>
                <w:p w14:paraId="02764C55" w14:textId="77777777" w:rsidR="003D47BB" w:rsidRDefault="003D47BB" w:rsidP="00CE5E00">
                  <w:pPr>
                    <w:spacing w:after="0" w:line="240" w:lineRule="auto"/>
                    <w:jc w:val="center"/>
                    <w:rPr>
                      <w:rFonts w:ascii="Times New Roman" w:eastAsiaTheme="minorHAnsi" w:hAnsi="Times New Roman" w:cs="Times New Roman"/>
                      <w:sz w:val="22"/>
                      <w:szCs w:val="22"/>
                      <w:lang w:eastAsia="en-US"/>
                    </w:rPr>
                  </w:pPr>
                </w:p>
                <w:p w14:paraId="0F5B01F1" w14:textId="77777777" w:rsidR="003D47BB" w:rsidRDefault="003D47BB" w:rsidP="00CE5E00">
                  <w:pPr>
                    <w:spacing w:after="0" w:line="240" w:lineRule="auto"/>
                    <w:jc w:val="center"/>
                    <w:rPr>
                      <w:rFonts w:ascii="Times New Roman" w:eastAsiaTheme="minorHAnsi" w:hAnsi="Times New Roman" w:cs="Times New Roman"/>
                      <w:sz w:val="22"/>
                      <w:szCs w:val="22"/>
                      <w:lang w:eastAsia="en-US"/>
                    </w:rPr>
                  </w:pPr>
                </w:p>
                <w:p w14:paraId="316642B6" w14:textId="035ABB38" w:rsidR="00CE5E00" w:rsidRPr="000F61D4" w:rsidRDefault="00CE5E00" w:rsidP="00CE5E00">
                  <w:pPr>
                    <w:spacing w:after="0" w:line="240" w:lineRule="auto"/>
                    <w:jc w:val="center"/>
                    <w:rPr>
                      <w:rFonts w:ascii="Times New Roman" w:eastAsiaTheme="minorHAnsi" w:hAnsi="Times New Roman" w:cs="Times New Roman"/>
                      <w:lang w:eastAsia="en-US"/>
                    </w:rPr>
                  </w:pPr>
                </w:p>
              </w:tc>
            </w:tr>
          </w:tbl>
          <w:p w14:paraId="77752577" w14:textId="104FE5B2" w:rsidR="000B6E05" w:rsidRDefault="000B6E05" w:rsidP="000B6E05">
            <w:pPr>
              <w:pBdr>
                <w:top w:val="single" w:sz="4" w:space="1" w:color="auto"/>
                <w:left w:val="single" w:sz="4" w:space="4" w:color="auto"/>
                <w:bottom w:val="single" w:sz="4" w:space="31" w:color="auto"/>
                <w:right w:val="single" w:sz="4" w:space="4" w:color="auto"/>
              </w:pBdr>
              <w:spacing w:before="0" w:after="160" w:line="259" w:lineRule="auto"/>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lastRenderedPageBreak/>
              <w:br w:type="page"/>
            </w:r>
          </w:p>
          <w:p w14:paraId="642B3C9E" w14:textId="77777777" w:rsidR="000B6E05" w:rsidRPr="00C61EC5" w:rsidRDefault="000B6E05" w:rsidP="000B6E05">
            <w:pPr>
              <w:spacing w:before="0" w:after="0" w:line="240" w:lineRule="auto"/>
              <w:jc w:val="center"/>
              <w:rPr>
                <w:rFonts w:ascii="Times New Roman" w:eastAsiaTheme="minorHAnsi" w:hAnsi="Times New Roman" w:cs="Times New Roman"/>
                <w:sz w:val="22"/>
                <w:szCs w:val="22"/>
                <w:lang w:eastAsia="en-US"/>
              </w:rPr>
            </w:pPr>
            <w:bookmarkStart w:id="46" w:name="Form64G"/>
            <w:bookmarkEnd w:id="46"/>
            <w:r w:rsidRPr="00C61EC5">
              <w:rPr>
                <w:rFonts w:ascii="Times New Roman" w:eastAsiaTheme="minorHAnsi" w:hAnsi="Times New Roman" w:cs="Times New Roman"/>
                <w:sz w:val="22"/>
                <w:szCs w:val="22"/>
                <w:lang w:eastAsia="en-US"/>
              </w:rPr>
              <w:t>FORM 64G</w:t>
            </w:r>
          </w:p>
          <w:p w14:paraId="69C152EF" w14:textId="77777777" w:rsidR="000B6E05" w:rsidRPr="00C61EC5" w:rsidRDefault="000B6E05" w:rsidP="000B6E05">
            <w:pPr>
              <w:spacing w:before="0" w:after="0" w:line="240" w:lineRule="auto"/>
              <w:rPr>
                <w:rFonts w:ascii="Times New Roman" w:eastAsiaTheme="minorHAnsi" w:hAnsi="Times New Roman" w:cs="Times New Roman"/>
                <w:sz w:val="18"/>
                <w:szCs w:val="18"/>
                <w:lang w:eastAsia="en-US"/>
              </w:rPr>
            </w:pPr>
            <w:r w:rsidRPr="00C61EC5">
              <w:rPr>
                <w:rFonts w:ascii="Times New Roman" w:eastAsiaTheme="minorHAnsi" w:hAnsi="Times New Roman" w:cs="Times New Roman"/>
                <w:sz w:val="18"/>
                <w:szCs w:val="18"/>
                <w:lang w:eastAsia="en-US"/>
              </w:rPr>
              <w:t>Para 295</w:t>
            </w:r>
            <w:proofErr w:type="gramStart"/>
            <w:r w:rsidRPr="00C61EC5">
              <w:rPr>
                <w:rFonts w:ascii="Times New Roman" w:eastAsiaTheme="minorHAnsi" w:hAnsi="Times New Roman" w:cs="Times New Roman"/>
                <w:sz w:val="18"/>
                <w:szCs w:val="18"/>
                <w:lang w:eastAsia="en-US"/>
              </w:rPr>
              <w:t>H(</w:t>
            </w:r>
            <w:proofErr w:type="gramEnd"/>
            <w:r w:rsidRPr="00C61EC5">
              <w:rPr>
                <w:rFonts w:ascii="Times New Roman" w:eastAsiaTheme="minorHAnsi" w:hAnsi="Times New Roman" w:cs="Times New Roman"/>
                <w:sz w:val="18"/>
                <w:szCs w:val="18"/>
                <w:lang w:eastAsia="en-US"/>
              </w:rPr>
              <w:t>1)</w:t>
            </w:r>
          </w:p>
          <w:p w14:paraId="38979D5A" w14:textId="77777777" w:rsidR="000B6E05" w:rsidRPr="00C61EC5" w:rsidRDefault="000B6E05" w:rsidP="000B6E05">
            <w:pPr>
              <w:spacing w:before="0" w:after="0" w:line="240" w:lineRule="auto"/>
              <w:rPr>
                <w:rFonts w:ascii="Calibri" w:eastAsiaTheme="minorHAnsi" w:hAnsi="Calibri" w:cs="Calibri"/>
                <w:color w:val="1F497D"/>
                <w:sz w:val="22"/>
                <w:szCs w:val="22"/>
                <w:lang w:eastAsia="en-US"/>
              </w:rPr>
            </w:pPr>
          </w:p>
          <w:p w14:paraId="2B7C4935" w14:textId="77777777" w:rsidR="000B6E05" w:rsidRDefault="000B6E05" w:rsidP="000B6E05">
            <w:pPr>
              <w:spacing w:before="0" w:after="0" w:line="240" w:lineRule="auto"/>
              <w:jc w:val="center"/>
              <w:rPr>
                <w:rFonts w:ascii="Times New Roman" w:eastAsiaTheme="minorHAnsi" w:hAnsi="Times New Roman" w:cs="Times New Roman"/>
                <w:b/>
                <w:sz w:val="22"/>
                <w:szCs w:val="22"/>
                <w:lang w:val="en-US" w:eastAsia="en-US"/>
              </w:rPr>
            </w:pPr>
            <w:r w:rsidRPr="00C61EC5">
              <w:rPr>
                <w:rFonts w:ascii="Times New Roman" w:eastAsiaTheme="minorHAnsi" w:hAnsi="Times New Roman" w:cs="Times New Roman"/>
                <w:b/>
                <w:sz w:val="22"/>
                <w:szCs w:val="22"/>
                <w:lang w:val="en-US" w:eastAsia="en-US"/>
              </w:rPr>
              <w:t>PHYSICAL CAPACITY ASSESSMENT REPORT</w:t>
            </w:r>
          </w:p>
          <w:p w14:paraId="5A1142FB" w14:textId="77777777" w:rsidR="000B6E05" w:rsidRPr="00C61EC5" w:rsidRDefault="000B6E05" w:rsidP="000B6E05">
            <w:pPr>
              <w:spacing w:before="0" w:after="0" w:line="240" w:lineRule="auto"/>
              <w:jc w:val="center"/>
              <w:rPr>
                <w:rFonts w:ascii="Times New Roman" w:eastAsiaTheme="minorHAnsi" w:hAnsi="Times New Roman" w:cs="Times New Roman"/>
                <w:i/>
                <w:sz w:val="18"/>
                <w:szCs w:val="18"/>
                <w:lang w:val="en-US" w:eastAsia="en-US"/>
              </w:rPr>
            </w:pPr>
            <w:r w:rsidRPr="00C61EC5">
              <w:rPr>
                <w:rFonts w:ascii="Times New Roman" w:eastAsiaTheme="minorHAnsi" w:hAnsi="Times New Roman" w:cs="Times New Roman"/>
                <w:i/>
                <w:sz w:val="18"/>
                <w:szCs w:val="18"/>
                <w:lang w:val="en-US" w:eastAsia="en-US"/>
              </w:rPr>
              <w:t>Assessment for Physical Infirmity/Disability/</w:t>
            </w:r>
            <w:r w:rsidRPr="00817DE4">
              <w:rPr>
                <w:rFonts w:ascii="Times New Roman" w:eastAsiaTheme="minorHAnsi" w:hAnsi="Times New Roman" w:cs="Times New Roman"/>
                <w:i/>
                <w:sz w:val="18"/>
                <w:szCs w:val="18"/>
                <w:lang w:val="en-US" w:eastAsia="en-US"/>
              </w:rPr>
              <w:t>Incapacity of an Individual</w:t>
            </w:r>
          </w:p>
          <w:p w14:paraId="63437105" w14:textId="77777777" w:rsidR="000B6E05" w:rsidRPr="00C61EC5" w:rsidRDefault="000B6E05" w:rsidP="000B6E05">
            <w:pPr>
              <w:spacing w:before="0" w:after="0" w:line="240" w:lineRule="auto"/>
              <w:jc w:val="center"/>
              <w:rPr>
                <w:rFonts w:ascii="Times New Roman" w:eastAsiaTheme="minorHAnsi" w:hAnsi="Times New Roman" w:cs="Times New Roman"/>
                <w:i/>
                <w:sz w:val="18"/>
                <w:szCs w:val="18"/>
                <w:lang w:val="en-US" w:eastAsia="en-US"/>
              </w:rPr>
            </w:pPr>
          </w:p>
          <w:tbl>
            <w:tblPr>
              <w:tblStyle w:val="TableGrid82"/>
              <w:tblW w:w="9498" w:type="dxa"/>
              <w:tblCellMar>
                <w:top w:w="113" w:type="dxa"/>
                <w:bottom w:w="113" w:type="dxa"/>
              </w:tblCellMar>
              <w:tblLook w:val="04A0" w:firstRow="1" w:lastRow="0" w:firstColumn="1" w:lastColumn="0" w:noHBand="0" w:noVBand="1"/>
            </w:tblPr>
            <w:tblGrid>
              <w:gridCol w:w="1144"/>
              <w:gridCol w:w="3950"/>
              <w:gridCol w:w="1844"/>
              <w:gridCol w:w="1886"/>
            </w:tblGrid>
            <w:tr w:rsidR="000B6E05" w:rsidRPr="00C61EC5" w14:paraId="01B3B897" w14:textId="77777777" w:rsidTr="00203AD2">
              <w:trPr>
                <w:trHeight w:val="20"/>
              </w:trPr>
              <w:tc>
                <w:tcPr>
                  <w:tcW w:w="9498" w:type="dxa"/>
                  <w:gridSpan w:val="4"/>
                  <w:shd w:val="clear" w:color="auto" w:fill="595959" w:themeFill="text1" w:themeFillTint="A6"/>
                  <w:vAlign w:val="center"/>
                </w:tcPr>
                <w:p w14:paraId="2D53C4DA" w14:textId="77777777" w:rsidR="000B6E05" w:rsidRPr="00C61EC5" w:rsidRDefault="000B6E05" w:rsidP="000B6E05">
                  <w:pPr>
                    <w:spacing w:before="0" w:after="0" w:line="240" w:lineRule="auto"/>
                    <w:rPr>
                      <w:rFonts w:ascii="Times New Roman" w:hAnsi="Times New Roman" w:cs="Times New Roman"/>
                      <w:b/>
                      <w:color w:val="FFFFFF" w:themeColor="background1"/>
                      <w:sz w:val="18"/>
                      <w:szCs w:val="18"/>
                      <w:lang w:eastAsia="en-US"/>
                    </w:rPr>
                  </w:pPr>
                  <w:r w:rsidRPr="00C61EC5" w:rsidDel="00DA2B61">
                    <w:rPr>
                      <w:rFonts w:ascii="Times New Roman" w:hAnsi="Times New Roman" w:cs="Times New Roman"/>
                      <w:i/>
                      <w:sz w:val="18"/>
                      <w:szCs w:val="18"/>
                      <w:lang w:val="en-US" w:eastAsia="en-US"/>
                    </w:rPr>
                    <w:t xml:space="preserve"> </w:t>
                  </w:r>
                  <w:r w:rsidRPr="00C61EC5">
                    <w:rPr>
                      <w:rFonts w:ascii="Times New Roman" w:hAnsi="Times New Roman" w:cs="Times New Roman"/>
                      <w:b/>
                      <w:color w:val="FFFFFF" w:themeColor="background1"/>
                      <w:sz w:val="18"/>
                      <w:szCs w:val="18"/>
                      <w:lang w:eastAsia="en-US"/>
                    </w:rPr>
                    <w:t xml:space="preserve">(A) </w:t>
                  </w:r>
                  <w:proofErr w:type="gramStart"/>
                  <w:r w:rsidRPr="00C61EC5">
                    <w:rPr>
                      <w:rFonts w:ascii="Times New Roman" w:hAnsi="Times New Roman" w:cs="Times New Roman"/>
                      <w:b/>
                      <w:color w:val="FFFFFF" w:themeColor="background1"/>
                      <w:sz w:val="18"/>
                      <w:szCs w:val="18"/>
                      <w:lang w:eastAsia="en-US"/>
                    </w:rPr>
                    <w:t>INDIVIDUAL’S  PARTICULARS</w:t>
                  </w:r>
                  <w:proofErr w:type="gramEnd"/>
                </w:p>
              </w:tc>
            </w:tr>
            <w:tr w:rsidR="000B6E05" w:rsidRPr="00C61EC5" w14:paraId="3904D91B" w14:textId="77777777" w:rsidTr="00203AD2">
              <w:trPr>
                <w:trHeight w:val="20"/>
              </w:trPr>
              <w:tc>
                <w:tcPr>
                  <w:tcW w:w="1702" w:type="dxa"/>
                  <w:shd w:val="clear" w:color="auto" w:fill="D9D9D9" w:themeFill="background1" w:themeFillShade="D9"/>
                  <w:vAlign w:val="center"/>
                </w:tcPr>
                <w:p w14:paraId="66BD20B7" w14:textId="77777777" w:rsidR="000B6E05" w:rsidRPr="00C61EC5" w:rsidRDefault="000B6E05" w:rsidP="000B6E05">
                  <w:pPr>
                    <w:spacing w:before="0" w:after="0" w:line="240" w:lineRule="auto"/>
                    <w:rPr>
                      <w:rFonts w:ascii="Times New Roman" w:hAnsi="Times New Roman" w:cs="Times New Roman"/>
                      <w:b/>
                      <w:sz w:val="18"/>
                      <w:szCs w:val="18"/>
                      <w:lang w:eastAsia="en-US"/>
                    </w:rPr>
                  </w:pPr>
                  <w:r w:rsidRPr="00C61EC5">
                    <w:rPr>
                      <w:rFonts w:ascii="Times New Roman" w:hAnsi="Times New Roman" w:cs="Times New Roman"/>
                      <w:b/>
                      <w:sz w:val="18"/>
                      <w:szCs w:val="18"/>
                      <w:lang w:eastAsia="en-US"/>
                    </w:rPr>
                    <w:t xml:space="preserve">Name </w:t>
                  </w:r>
                </w:p>
                <w:p w14:paraId="009CFE9A" w14:textId="77777777" w:rsidR="000B6E05" w:rsidRPr="00C61EC5" w:rsidRDefault="000B6E05" w:rsidP="000B6E05">
                  <w:pPr>
                    <w:spacing w:before="0" w:after="0" w:line="240" w:lineRule="auto"/>
                    <w:rPr>
                      <w:rFonts w:ascii="Times New Roman" w:hAnsi="Times New Roman" w:cs="Times New Roman"/>
                      <w:b/>
                      <w:sz w:val="18"/>
                      <w:szCs w:val="18"/>
                      <w:lang w:eastAsia="en-US"/>
                    </w:rPr>
                  </w:pPr>
                  <w:r w:rsidRPr="00C61EC5">
                    <w:rPr>
                      <w:rFonts w:ascii="Times New Roman" w:hAnsi="Times New Roman" w:cs="Times New Roman"/>
                      <w:sz w:val="18"/>
                      <w:szCs w:val="18"/>
                      <w:lang w:eastAsia="en-US"/>
                    </w:rPr>
                    <w:t>(as in NRIC)</w:t>
                  </w:r>
                  <w:r w:rsidRPr="00C61EC5">
                    <w:rPr>
                      <w:rFonts w:ascii="Times New Roman" w:hAnsi="Times New Roman" w:cs="Times New Roman"/>
                      <w:b/>
                      <w:sz w:val="18"/>
                      <w:szCs w:val="18"/>
                      <w:lang w:eastAsia="en-US"/>
                    </w:rPr>
                    <w:t>:</w:t>
                  </w:r>
                </w:p>
              </w:tc>
              <w:tc>
                <w:tcPr>
                  <w:tcW w:w="3969" w:type="dxa"/>
                  <w:vAlign w:val="center"/>
                </w:tcPr>
                <w:p w14:paraId="21E01691" w14:textId="77777777" w:rsidR="000B6E05" w:rsidRPr="00C61EC5" w:rsidRDefault="000B6E05" w:rsidP="000B6E05">
                  <w:pPr>
                    <w:spacing w:before="0" w:after="0" w:line="240" w:lineRule="auto"/>
                    <w:rPr>
                      <w:rFonts w:ascii="Times New Roman" w:hAnsi="Times New Roman" w:cs="Times New Roman"/>
                      <w:sz w:val="18"/>
                      <w:szCs w:val="18"/>
                      <w:lang w:eastAsia="en-US"/>
                    </w:rPr>
                  </w:pPr>
                </w:p>
              </w:tc>
              <w:tc>
                <w:tcPr>
                  <w:tcW w:w="1701" w:type="dxa"/>
                  <w:shd w:val="clear" w:color="auto" w:fill="D9D9D9" w:themeFill="background1" w:themeFillShade="D9"/>
                  <w:vAlign w:val="center"/>
                </w:tcPr>
                <w:p w14:paraId="2CCE6A22" w14:textId="77777777" w:rsidR="000B6E05" w:rsidRPr="00C61EC5" w:rsidRDefault="000B6E05" w:rsidP="000B6E05">
                  <w:pPr>
                    <w:spacing w:before="0" w:after="0" w:line="240" w:lineRule="auto"/>
                    <w:rPr>
                      <w:rFonts w:ascii="Times New Roman" w:hAnsi="Times New Roman" w:cs="Times New Roman"/>
                      <w:b/>
                      <w:sz w:val="18"/>
                      <w:szCs w:val="18"/>
                      <w:lang w:eastAsia="en-US"/>
                    </w:rPr>
                  </w:pPr>
                  <w:r w:rsidRPr="00C61EC5">
                    <w:rPr>
                      <w:rFonts w:ascii="Times New Roman" w:hAnsi="Times New Roman" w:cs="Times New Roman"/>
                      <w:b/>
                      <w:sz w:val="18"/>
                      <w:szCs w:val="18"/>
                      <w:lang w:eastAsia="en-US"/>
                    </w:rPr>
                    <w:t>Gender:</w:t>
                  </w:r>
                </w:p>
              </w:tc>
              <w:tc>
                <w:tcPr>
                  <w:tcW w:w="2126" w:type="dxa"/>
                  <w:vAlign w:val="center"/>
                </w:tcPr>
                <w:p w14:paraId="05CA54D6" w14:textId="77777777" w:rsidR="000B6E05" w:rsidRPr="00C61EC5" w:rsidRDefault="001A4106" w:rsidP="000B6E05">
                  <w:pPr>
                    <w:spacing w:before="0" w:after="0" w:line="240" w:lineRule="auto"/>
                    <w:rPr>
                      <w:rFonts w:ascii="Times New Roman" w:hAnsi="Times New Roman" w:cs="Times New Roman"/>
                      <w:sz w:val="18"/>
                      <w:szCs w:val="18"/>
                      <w:lang w:eastAsia="en-US"/>
                    </w:rPr>
                  </w:pPr>
                  <w:sdt>
                    <w:sdtPr>
                      <w:rPr>
                        <w:rFonts w:ascii="Times New Roman" w:hAnsi="Times New Roman" w:cs="Times New Roman"/>
                        <w:sz w:val="18"/>
                        <w:szCs w:val="18"/>
                        <w:lang w:eastAsia="en-US"/>
                      </w:rPr>
                      <w:id w:val="-1302527973"/>
                      <w14:checkbox>
                        <w14:checked w14:val="0"/>
                        <w14:checkedState w14:val="2612" w14:font="MS Gothic"/>
                        <w14:uncheckedState w14:val="2610" w14:font="MS Gothic"/>
                      </w14:checkbox>
                    </w:sdtPr>
                    <w:sdtContent>
                      <w:r w:rsidR="000B6E05" w:rsidRPr="00C61EC5">
                        <w:rPr>
                          <w:rFonts w:ascii="Segoe UI Symbol" w:hAnsi="Segoe UI Symbol" w:cs="Segoe UI Symbol"/>
                          <w:sz w:val="18"/>
                          <w:szCs w:val="18"/>
                          <w:lang w:eastAsia="en-US"/>
                        </w:rPr>
                        <w:t>☐</w:t>
                      </w:r>
                    </w:sdtContent>
                  </w:sdt>
                  <w:r w:rsidR="000B6E05" w:rsidRPr="00C61EC5">
                    <w:rPr>
                      <w:rFonts w:ascii="Times New Roman" w:hAnsi="Times New Roman" w:cs="Times New Roman"/>
                      <w:sz w:val="18"/>
                      <w:szCs w:val="18"/>
                      <w:lang w:eastAsia="en-US"/>
                    </w:rPr>
                    <w:t xml:space="preserve"> Male</w:t>
                  </w:r>
                </w:p>
                <w:p w14:paraId="3E255399" w14:textId="77777777" w:rsidR="000B6E05" w:rsidRPr="00C61EC5" w:rsidRDefault="001A4106" w:rsidP="000B6E05">
                  <w:pPr>
                    <w:spacing w:before="0" w:after="0" w:line="240" w:lineRule="auto"/>
                    <w:rPr>
                      <w:rFonts w:ascii="Times New Roman" w:hAnsi="Times New Roman" w:cs="Times New Roman"/>
                      <w:b/>
                      <w:sz w:val="18"/>
                      <w:szCs w:val="18"/>
                      <w:lang w:eastAsia="en-US"/>
                    </w:rPr>
                  </w:pPr>
                  <w:sdt>
                    <w:sdtPr>
                      <w:rPr>
                        <w:rFonts w:ascii="Times New Roman" w:hAnsi="Times New Roman" w:cs="Times New Roman"/>
                        <w:sz w:val="18"/>
                        <w:szCs w:val="18"/>
                        <w:lang w:eastAsia="en-US"/>
                      </w:rPr>
                      <w:id w:val="1732810179"/>
                      <w14:checkbox>
                        <w14:checked w14:val="0"/>
                        <w14:checkedState w14:val="2612" w14:font="MS Gothic"/>
                        <w14:uncheckedState w14:val="2610" w14:font="MS Gothic"/>
                      </w14:checkbox>
                    </w:sdtPr>
                    <w:sdtContent>
                      <w:r w:rsidR="000B6E05" w:rsidRPr="00C61EC5">
                        <w:rPr>
                          <w:rFonts w:ascii="Segoe UI Symbol" w:hAnsi="Segoe UI Symbol" w:cs="Segoe UI Symbol"/>
                          <w:sz w:val="18"/>
                          <w:szCs w:val="18"/>
                          <w:lang w:eastAsia="en-US"/>
                        </w:rPr>
                        <w:t>☐</w:t>
                      </w:r>
                    </w:sdtContent>
                  </w:sdt>
                  <w:r w:rsidR="000B6E05" w:rsidRPr="00C61EC5">
                    <w:rPr>
                      <w:rFonts w:ascii="Times New Roman" w:hAnsi="Times New Roman" w:cs="Times New Roman"/>
                      <w:sz w:val="18"/>
                      <w:szCs w:val="18"/>
                      <w:lang w:eastAsia="en-US"/>
                    </w:rPr>
                    <w:t xml:space="preserve"> Female</w:t>
                  </w:r>
                </w:p>
              </w:tc>
            </w:tr>
            <w:tr w:rsidR="000B6E05" w:rsidRPr="00C61EC5" w14:paraId="7377151F" w14:textId="77777777" w:rsidTr="00203AD2">
              <w:trPr>
                <w:trHeight w:val="815"/>
              </w:trPr>
              <w:tc>
                <w:tcPr>
                  <w:tcW w:w="1702" w:type="dxa"/>
                  <w:vMerge w:val="restart"/>
                  <w:shd w:val="clear" w:color="auto" w:fill="D9D9D9" w:themeFill="background1" w:themeFillShade="D9"/>
                  <w:vAlign w:val="center"/>
                </w:tcPr>
                <w:p w14:paraId="0A09ABBE" w14:textId="77777777" w:rsidR="000B6E05" w:rsidRPr="00C61EC5" w:rsidRDefault="000B6E05" w:rsidP="000B6E05">
                  <w:pPr>
                    <w:spacing w:before="0" w:after="0" w:line="240" w:lineRule="auto"/>
                    <w:rPr>
                      <w:rFonts w:ascii="Times New Roman" w:hAnsi="Times New Roman" w:cs="Times New Roman"/>
                      <w:sz w:val="18"/>
                      <w:szCs w:val="18"/>
                      <w:lang w:eastAsia="en-US"/>
                    </w:rPr>
                  </w:pPr>
                  <w:r w:rsidRPr="00C61EC5">
                    <w:rPr>
                      <w:rFonts w:ascii="Times New Roman" w:hAnsi="Times New Roman" w:cs="Times New Roman"/>
                      <w:b/>
                      <w:sz w:val="18"/>
                      <w:szCs w:val="18"/>
                      <w:lang w:eastAsia="en-US"/>
                    </w:rPr>
                    <w:t>NRIC / FIN / Passport no.:</w:t>
                  </w:r>
                </w:p>
              </w:tc>
              <w:tc>
                <w:tcPr>
                  <w:tcW w:w="3969" w:type="dxa"/>
                  <w:vMerge w:val="restart"/>
                  <w:vAlign w:val="center"/>
                </w:tcPr>
                <w:p w14:paraId="300E3DB7" w14:textId="77777777" w:rsidR="000B6E05" w:rsidRPr="00C61EC5" w:rsidRDefault="000B6E05" w:rsidP="000B6E05">
                  <w:pPr>
                    <w:spacing w:before="0" w:after="0" w:line="240" w:lineRule="auto"/>
                    <w:rPr>
                      <w:rFonts w:ascii="Times New Roman" w:hAnsi="Times New Roman" w:cs="Times New Roman"/>
                      <w:sz w:val="18"/>
                      <w:szCs w:val="18"/>
                      <w:lang w:eastAsia="en-US"/>
                    </w:rPr>
                  </w:pPr>
                  <w:r w:rsidRPr="00C61EC5">
                    <w:rPr>
                      <w:rFonts w:ascii="Times New Roman" w:hAnsi="Times New Roman" w:cs="Times New Roman"/>
                      <w:sz w:val="18"/>
                      <w:szCs w:val="18"/>
                      <w:lang w:eastAsia="en-US"/>
                    </w:rPr>
                    <w:t>_____________________</w:t>
                  </w:r>
                </w:p>
                <w:p w14:paraId="2D6256F8" w14:textId="77777777" w:rsidR="000B6E05" w:rsidRPr="00C61EC5" w:rsidRDefault="000B6E05" w:rsidP="000B6E05">
                  <w:pPr>
                    <w:spacing w:before="0" w:after="0" w:line="240" w:lineRule="auto"/>
                    <w:rPr>
                      <w:rFonts w:ascii="Times New Roman" w:hAnsi="Times New Roman" w:cs="Times New Roman"/>
                      <w:sz w:val="18"/>
                      <w:szCs w:val="18"/>
                      <w:lang w:eastAsia="en-US"/>
                    </w:rPr>
                  </w:pPr>
                </w:p>
                <w:p w14:paraId="30AF387E" w14:textId="77777777" w:rsidR="000B6E05" w:rsidRPr="00C61EC5" w:rsidRDefault="001A4106" w:rsidP="000B6E05">
                  <w:pPr>
                    <w:spacing w:before="0" w:after="0" w:line="240" w:lineRule="auto"/>
                    <w:rPr>
                      <w:rFonts w:ascii="Times New Roman" w:hAnsi="Times New Roman" w:cs="Times New Roman"/>
                      <w:sz w:val="18"/>
                      <w:szCs w:val="18"/>
                      <w:lang w:eastAsia="en-US"/>
                    </w:rPr>
                  </w:pPr>
                  <w:sdt>
                    <w:sdtPr>
                      <w:rPr>
                        <w:rFonts w:ascii="Times New Roman" w:hAnsi="Times New Roman" w:cs="Times New Roman"/>
                        <w:sz w:val="18"/>
                        <w:szCs w:val="18"/>
                        <w:lang w:eastAsia="en-US"/>
                      </w:rPr>
                      <w:id w:val="-1097395264"/>
                      <w14:checkbox>
                        <w14:checked w14:val="0"/>
                        <w14:checkedState w14:val="2612" w14:font="MS Gothic"/>
                        <w14:uncheckedState w14:val="2610" w14:font="MS Gothic"/>
                      </w14:checkbox>
                    </w:sdtPr>
                    <w:sdtContent>
                      <w:r w:rsidR="000B6E05" w:rsidRPr="00C61EC5">
                        <w:rPr>
                          <w:rFonts w:ascii="Segoe UI Symbol" w:hAnsi="Segoe UI Symbol" w:cs="Segoe UI Symbol"/>
                          <w:sz w:val="18"/>
                          <w:szCs w:val="18"/>
                          <w:lang w:eastAsia="en-US"/>
                        </w:rPr>
                        <w:t>☐</w:t>
                      </w:r>
                    </w:sdtContent>
                  </w:sdt>
                  <w:r w:rsidR="000B6E05" w:rsidRPr="00C61EC5">
                    <w:rPr>
                      <w:rFonts w:ascii="Times New Roman" w:hAnsi="Times New Roman" w:cs="Times New Roman"/>
                      <w:sz w:val="18"/>
                      <w:szCs w:val="18"/>
                      <w:lang w:eastAsia="en-US"/>
                    </w:rPr>
                    <w:t xml:space="preserve"> NRIC (Pink)  </w:t>
                  </w:r>
                  <w:sdt>
                    <w:sdtPr>
                      <w:rPr>
                        <w:rFonts w:ascii="Times New Roman" w:hAnsi="Times New Roman" w:cs="Times New Roman"/>
                        <w:sz w:val="18"/>
                        <w:szCs w:val="18"/>
                        <w:lang w:eastAsia="en-US"/>
                      </w:rPr>
                      <w:id w:val="-215895919"/>
                      <w14:checkbox>
                        <w14:checked w14:val="0"/>
                        <w14:checkedState w14:val="2612" w14:font="MS Gothic"/>
                        <w14:uncheckedState w14:val="2610" w14:font="MS Gothic"/>
                      </w14:checkbox>
                    </w:sdtPr>
                    <w:sdtContent>
                      <w:r w:rsidR="000B6E05" w:rsidRPr="00C61EC5">
                        <w:rPr>
                          <w:rFonts w:ascii="Segoe UI Symbol" w:hAnsi="Segoe UI Symbol" w:cs="Segoe UI Symbol"/>
                          <w:sz w:val="18"/>
                          <w:szCs w:val="18"/>
                          <w:lang w:eastAsia="en-US"/>
                        </w:rPr>
                        <w:t>☐</w:t>
                      </w:r>
                    </w:sdtContent>
                  </w:sdt>
                  <w:r w:rsidR="000B6E05" w:rsidRPr="00C61EC5">
                    <w:rPr>
                      <w:rFonts w:ascii="Times New Roman" w:hAnsi="Times New Roman" w:cs="Times New Roman"/>
                      <w:sz w:val="18"/>
                      <w:szCs w:val="18"/>
                      <w:lang w:eastAsia="en-US"/>
                    </w:rPr>
                    <w:t xml:space="preserve"> NRIC (Blue)</w:t>
                  </w:r>
                </w:p>
                <w:p w14:paraId="4D170FCA" w14:textId="77777777" w:rsidR="000B6E05" w:rsidRPr="00C61EC5" w:rsidRDefault="001A4106" w:rsidP="000B6E05">
                  <w:pPr>
                    <w:spacing w:before="0" w:after="0" w:line="240" w:lineRule="auto"/>
                    <w:rPr>
                      <w:rFonts w:ascii="Times New Roman" w:hAnsi="Times New Roman" w:cs="Times New Roman"/>
                      <w:sz w:val="18"/>
                      <w:szCs w:val="18"/>
                      <w:lang w:eastAsia="en-US"/>
                    </w:rPr>
                  </w:pPr>
                  <w:sdt>
                    <w:sdtPr>
                      <w:rPr>
                        <w:rFonts w:ascii="Times New Roman" w:hAnsi="Times New Roman" w:cs="Times New Roman"/>
                        <w:sz w:val="18"/>
                        <w:szCs w:val="18"/>
                        <w:lang w:eastAsia="en-US"/>
                      </w:rPr>
                      <w:id w:val="156660284"/>
                      <w14:checkbox>
                        <w14:checked w14:val="0"/>
                        <w14:checkedState w14:val="2612" w14:font="MS Gothic"/>
                        <w14:uncheckedState w14:val="2610" w14:font="MS Gothic"/>
                      </w14:checkbox>
                    </w:sdtPr>
                    <w:sdtContent>
                      <w:r w:rsidR="000B6E05" w:rsidRPr="00C61EC5">
                        <w:rPr>
                          <w:rFonts w:ascii="Segoe UI Symbol" w:hAnsi="Segoe UI Symbol" w:cs="Segoe UI Symbol"/>
                          <w:sz w:val="18"/>
                          <w:szCs w:val="18"/>
                          <w:lang w:eastAsia="en-US"/>
                        </w:rPr>
                        <w:t>☐</w:t>
                      </w:r>
                    </w:sdtContent>
                  </w:sdt>
                  <w:r w:rsidR="000B6E05" w:rsidRPr="00C61EC5">
                    <w:rPr>
                      <w:rFonts w:ascii="Times New Roman" w:hAnsi="Times New Roman" w:cs="Times New Roman"/>
                      <w:sz w:val="18"/>
                      <w:szCs w:val="18"/>
                      <w:lang w:eastAsia="en-US"/>
                    </w:rPr>
                    <w:t xml:space="preserve"> FIN                </w:t>
                  </w:r>
                  <w:sdt>
                    <w:sdtPr>
                      <w:rPr>
                        <w:rFonts w:ascii="Times New Roman" w:hAnsi="Times New Roman" w:cs="Times New Roman"/>
                        <w:sz w:val="18"/>
                        <w:szCs w:val="18"/>
                        <w:lang w:eastAsia="en-US"/>
                      </w:rPr>
                      <w:id w:val="-795520774"/>
                      <w14:checkbox>
                        <w14:checked w14:val="0"/>
                        <w14:checkedState w14:val="2612" w14:font="MS Gothic"/>
                        <w14:uncheckedState w14:val="2610" w14:font="MS Gothic"/>
                      </w14:checkbox>
                    </w:sdtPr>
                    <w:sdtContent>
                      <w:r w:rsidR="000B6E05" w:rsidRPr="00C61EC5">
                        <w:rPr>
                          <w:rFonts w:ascii="Segoe UI Symbol" w:hAnsi="Segoe UI Symbol" w:cs="Segoe UI Symbol"/>
                          <w:sz w:val="18"/>
                          <w:szCs w:val="18"/>
                          <w:lang w:eastAsia="en-US"/>
                        </w:rPr>
                        <w:t>☐</w:t>
                      </w:r>
                    </w:sdtContent>
                  </w:sdt>
                  <w:r w:rsidR="000B6E05" w:rsidRPr="00C61EC5">
                    <w:rPr>
                      <w:rFonts w:ascii="Times New Roman" w:hAnsi="Times New Roman" w:cs="Times New Roman"/>
                      <w:sz w:val="18"/>
                      <w:szCs w:val="18"/>
                      <w:lang w:eastAsia="en-US"/>
                    </w:rPr>
                    <w:t xml:space="preserve"> Passport</w:t>
                  </w:r>
                </w:p>
                <w:p w14:paraId="08C5A64E" w14:textId="77777777" w:rsidR="000B6E05" w:rsidRPr="00C61EC5" w:rsidRDefault="001A4106" w:rsidP="000B6E05">
                  <w:pPr>
                    <w:spacing w:before="0" w:after="0" w:line="240" w:lineRule="auto"/>
                    <w:rPr>
                      <w:rFonts w:ascii="Times New Roman" w:hAnsi="Times New Roman" w:cs="Times New Roman"/>
                      <w:sz w:val="18"/>
                      <w:szCs w:val="18"/>
                      <w:lang w:eastAsia="en-US"/>
                    </w:rPr>
                  </w:pPr>
                  <w:sdt>
                    <w:sdtPr>
                      <w:rPr>
                        <w:rFonts w:ascii="Times New Roman" w:hAnsi="Times New Roman" w:cs="Times New Roman"/>
                        <w:sz w:val="18"/>
                        <w:szCs w:val="18"/>
                        <w:lang w:eastAsia="en-US"/>
                      </w:rPr>
                      <w:id w:val="-820733043"/>
                      <w14:checkbox>
                        <w14:checked w14:val="0"/>
                        <w14:checkedState w14:val="2612" w14:font="MS Gothic"/>
                        <w14:uncheckedState w14:val="2610" w14:font="MS Gothic"/>
                      </w14:checkbox>
                    </w:sdtPr>
                    <w:sdtContent>
                      <w:r w:rsidR="000B6E05" w:rsidRPr="00C61EC5">
                        <w:rPr>
                          <w:rFonts w:ascii="Segoe UI Symbol" w:hAnsi="Segoe UI Symbol" w:cs="Segoe UI Symbol"/>
                          <w:sz w:val="18"/>
                          <w:szCs w:val="18"/>
                          <w:lang w:eastAsia="en-US"/>
                        </w:rPr>
                        <w:t>☐</w:t>
                      </w:r>
                    </w:sdtContent>
                  </w:sdt>
                  <w:r w:rsidR="000B6E05" w:rsidRPr="00C61EC5">
                    <w:rPr>
                      <w:rFonts w:ascii="Times New Roman" w:hAnsi="Times New Roman" w:cs="Times New Roman"/>
                      <w:sz w:val="18"/>
                      <w:szCs w:val="18"/>
                      <w:lang w:eastAsia="en-US"/>
                    </w:rPr>
                    <w:t xml:space="preserve"> Other (please specify: ______</w:t>
                  </w:r>
                  <w:proofErr w:type="gramStart"/>
                  <w:r w:rsidR="000B6E05" w:rsidRPr="00C61EC5">
                    <w:rPr>
                      <w:rFonts w:ascii="Times New Roman" w:hAnsi="Times New Roman" w:cs="Times New Roman"/>
                      <w:sz w:val="18"/>
                      <w:szCs w:val="18"/>
                      <w:lang w:eastAsia="en-US"/>
                    </w:rPr>
                    <w:t xml:space="preserve">_)   </w:t>
                  </w:r>
                  <w:proofErr w:type="gramEnd"/>
                  <w:r w:rsidR="000B6E05" w:rsidRPr="00C61EC5">
                    <w:rPr>
                      <w:rFonts w:ascii="Times New Roman" w:hAnsi="Times New Roman" w:cs="Times New Roman"/>
                      <w:sz w:val="18"/>
                      <w:szCs w:val="18"/>
                      <w:lang w:eastAsia="en-US"/>
                    </w:rPr>
                    <w:t xml:space="preserve">            </w:t>
                  </w:r>
                </w:p>
              </w:tc>
              <w:tc>
                <w:tcPr>
                  <w:tcW w:w="1701" w:type="dxa"/>
                  <w:shd w:val="clear" w:color="auto" w:fill="D9D9D9" w:themeFill="background1" w:themeFillShade="D9"/>
                  <w:vAlign w:val="center"/>
                </w:tcPr>
                <w:p w14:paraId="2189C3B9" w14:textId="77777777" w:rsidR="000B6E05" w:rsidRPr="00C61EC5" w:rsidRDefault="000B6E05" w:rsidP="000B6E05">
                  <w:pPr>
                    <w:spacing w:before="0" w:after="0" w:line="240" w:lineRule="auto"/>
                    <w:rPr>
                      <w:rFonts w:ascii="Times New Roman" w:hAnsi="Times New Roman" w:cs="Times New Roman"/>
                      <w:b/>
                      <w:sz w:val="18"/>
                      <w:szCs w:val="18"/>
                      <w:lang w:eastAsia="en-US"/>
                    </w:rPr>
                  </w:pPr>
                  <w:r w:rsidRPr="00C61EC5">
                    <w:rPr>
                      <w:rFonts w:ascii="Times New Roman" w:hAnsi="Times New Roman" w:cs="Times New Roman"/>
                      <w:b/>
                      <w:sz w:val="18"/>
                      <w:szCs w:val="18"/>
                      <w:lang w:eastAsia="en-US"/>
                    </w:rPr>
                    <w:t>Date of Birth:</w:t>
                  </w:r>
                </w:p>
              </w:tc>
              <w:tc>
                <w:tcPr>
                  <w:tcW w:w="2126" w:type="dxa"/>
                  <w:vAlign w:val="center"/>
                </w:tcPr>
                <w:p w14:paraId="3D264B53" w14:textId="77777777" w:rsidR="000B6E05" w:rsidRPr="00C61EC5" w:rsidRDefault="000B6E05" w:rsidP="000B6E05">
                  <w:pPr>
                    <w:spacing w:before="0" w:after="0" w:line="240" w:lineRule="auto"/>
                    <w:rPr>
                      <w:rFonts w:ascii="Times New Roman" w:hAnsi="Times New Roman" w:cs="Times New Roman"/>
                      <w:b/>
                      <w:sz w:val="18"/>
                      <w:szCs w:val="18"/>
                      <w:lang w:eastAsia="en-US"/>
                    </w:rPr>
                  </w:pPr>
                  <w:r w:rsidRPr="00C61EC5">
                    <w:rPr>
                      <w:rFonts w:ascii="Times New Roman" w:hAnsi="Times New Roman" w:cs="Times New Roman"/>
                      <w:b/>
                      <w:sz w:val="18"/>
                      <w:szCs w:val="18"/>
                      <w:lang w:eastAsia="en-US"/>
                    </w:rPr>
                    <w:t>___ / ___ / ______</w:t>
                  </w:r>
                </w:p>
                <w:p w14:paraId="0124950F" w14:textId="77777777" w:rsidR="000B6E05" w:rsidRPr="00C61EC5" w:rsidRDefault="000B6E05" w:rsidP="000B6E05">
                  <w:pPr>
                    <w:spacing w:before="0" w:after="0" w:line="240" w:lineRule="auto"/>
                    <w:rPr>
                      <w:rFonts w:ascii="Times New Roman" w:hAnsi="Times New Roman" w:cs="Times New Roman"/>
                      <w:sz w:val="18"/>
                      <w:szCs w:val="18"/>
                      <w:lang w:eastAsia="en-US"/>
                    </w:rPr>
                  </w:pPr>
                  <w:r w:rsidRPr="00C61EC5">
                    <w:rPr>
                      <w:rFonts w:ascii="Times New Roman" w:hAnsi="Times New Roman" w:cs="Times New Roman"/>
                      <w:sz w:val="18"/>
                      <w:szCs w:val="18"/>
                      <w:lang w:eastAsia="en-US"/>
                    </w:rPr>
                    <w:t xml:space="preserve"> DD   </w:t>
                  </w:r>
                  <w:proofErr w:type="gramStart"/>
                  <w:r w:rsidRPr="00C61EC5">
                    <w:rPr>
                      <w:rFonts w:ascii="Times New Roman" w:hAnsi="Times New Roman" w:cs="Times New Roman"/>
                      <w:sz w:val="18"/>
                      <w:szCs w:val="18"/>
                      <w:lang w:eastAsia="en-US"/>
                    </w:rPr>
                    <w:t>MM  YYYY</w:t>
                  </w:r>
                  <w:proofErr w:type="gramEnd"/>
                </w:p>
              </w:tc>
            </w:tr>
            <w:tr w:rsidR="000B6E05" w:rsidRPr="00C61EC5" w14:paraId="44696943" w14:textId="77777777" w:rsidTr="00203AD2">
              <w:trPr>
                <w:trHeight w:val="815"/>
              </w:trPr>
              <w:tc>
                <w:tcPr>
                  <w:tcW w:w="1702" w:type="dxa"/>
                  <w:vMerge/>
                  <w:shd w:val="clear" w:color="auto" w:fill="D9D9D9" w:themeFill="background1" w:themeFillShade="D9"/>
                  <w:vAlign w:val="center"/>
                </w:tcPr>
                <w:p w14:paraId="3A723AB4" w14:textId="77777777" w:rsidR="000B6E05" w:rsidRPr="00C61EC5" w:rsidRDefault="000B6E05" w:rsidP="000B6E05">
                  <w:pPr>
                    <w:spacing w:before="0" w:after="0" w:line="240" w:lineRule="auto"/>
                    <w:rPr>
                      <w:rFonts w:ascii="Times New Roman" w:hAnsi="Times New Roman" w:cs="Times New Roman"/>
                      <w:b/>
                      <w:sz w:val="18"/>
                      <w:szCs w:val="18"/>
                      <w:lang w:eastAsia="en-US"/>
                    </w:rPr>
                  </w:pPr>
                </w:p>
              </w:tc>
              <w:tc>
                <w:tcPr>
                  <w:tcW w:w="3969" w:type="dxa"/>
                  <w:vMerge/>
                  <w:vAlign w:val="center"/>
                </w:tcPr>
                <w:p w14:paraId="4B42D4BF" w14:textId="77777777" w:rsidR="000B6E05" w:rsidRPr="00C61EC5" w:rsidRDefault="000B6E05" w:rsidP="000B6E05">
                  <w:pPr>
                    <w:spacing w:before="0" w:after="0" w:line="240" w:lineRule="auto"/>
                    <w:rPr>
                      <w:rFonts w:ascii="Times New Roman" w:hAnsi="Times New Roman" w:cs="Times New Roman"/>
                      <w:sz w:val="18"/>
                      <w:szCs w:val="18"/>
                      <w:lang w:eastAsia="en-US"/>
                    </w:rPr>
                  </w:pPr>
                </w:p>
              </w:tc>
              <w:tc>
                <w:tcPr>
                  <w:tcW w:w="1701" w:type="dxa"/>
                  <w:shd w:val="clear" w:color="auto" w:fill="D9D9D9" w:themeFill="background1" w:themeFillShade="D9"/>
                  <w:vAlign w:val="center"/>
                </w:tcPr>
                <w:p w14:paraId="5DE8768E" w14:textId="77777777" w:rsidR="000B6E05" w:rsidRPr="00C61EC5" w:rsidRDefault="000B6E05" w:rsidP="000B6E05">
                  <w:pPr>
                    <w:spacing w:before="0" w:after="0" w:line="240" w:lineRule="auto"/>
                    <w:rPr>
                      <w:rFonts w:ascii="Times New Roman" w:hAnsi="Times New Roman" w:cs="Times New Roman"/>
                      <w:b/>
                      <w:sz w:val="18"/>
                      <w:szCs w:val="18"/>
                      <w:lang w:eastAsia="en-US"/>
                    </w:rPr>
                  </w:pPr>
                  <w:r w:rsidRPr="00C61EC5">
                    <w:rPr>
                      <w:rFonts w:ascii="Times New Roman" w:hAnsi="Times New Roman" w:cs="Times New Roman"/>
                      <w:b/>
                      <w:sz w:val="18"/>
                      <w:szCs w:val="18"/>
                      <w:lang w:eastAsia="en-US"/>
                    </w:rPr>
                    <w:t>Place of assessment:</w:t>
                  </w:r>
                </w:p>
                <w:p w14:paraId="3A191741" w14:textId="77777777" w:rsidR="000B6E05" w:rsidRPr="00C61EC5" w:rsidRDefault="000B6E05" w:rsidP="000B6E05">
                  <w:pPr>
                    <w:spacing w:before="0" w:after="0" w:line="240" w:lineRule="auto"/>
                    <w:rPr>
                      <w:rFonts w:ascii="Times New Roman" w:hAnsi="Times New Roman" w:cs="Times New Roman"/>
                      <w:b/>
                      <w:sz w:val="18"/>
                      <w:szCs w:val="18"/>
                      <w:lang w:eastAsia="en-US"/>
                    </w:rPr>
                  </w:pPr>
                </w:p>
                <w:p w14:paraId="6F9DE124" w14:textId="77777777" w:rsidR="000B6E05" w:rsidRPr="00C61EC5" w:rsidRDefault="000B6E05" w:rsidP="000B6E05">
                  <w:pPr>
                    <w:spacing w:before="0" w:after="0" w:line="240" w:lineRule="auto"/>
                    <w:rPr>
                      <w:rFonts w:ascii="Times New Roman" w:hAnsi="Times New Roman" w:cs="Times New Roman"/>
                      <w:b/>
                      <w:sz w:val="18"/>
                      <w:szCs w:val="18"/>
                      <w:lang w:eastAsia="en-US"/>
                    </w:rPr>
                  </w:pPr>
                  <w:r w:rsidRPr="00C61EC5">
                    <w:rPr>
                      <w:rFonts w:ascii="Times New Roman" w:hAnsi="Times New Roman" w:cs="Times New Roman"/>
                      <w:b/>
                      <w:sz w:val="18"/>
                      <w:szCs w:val="18"/>
                      <w:lang w:eastAsia="en-US"/>
                    </w:rPr>
                    <w:t>Date of assessment</w:t>
                  </w:r>
                </w:p>
                <w:p w14:paraId="16D31BB1" w14:textId="77777777" w:rsidR="000B6E05" w:rsidRPr="00C61EC5" w:rsidRDefault="000B6E05" w:rsidP="000B6E05">
                  <w:pPr>
                    <w:spacing w:before="0" w:after="0" w:line="240" w:lineRule="auto"/>
                    <w:rPr>
                      <w:rFonts w:ascii="Times New Roman" w:hAnsi="Times New Roman" w:cs="Times New Roman"/>
                      <w:b/>
                      <w:sz w:val="18"/>
                      <w:szCs w:val="18"/>
                      <w:lang w:eastAsia="en-US"/>
                    </w:rPr>
                  </w:pPr>
                </w:p>
                <w:p w14:paraId="3BDA0149" w14:textId="77777777" w:rsidR="000B6E05" w:rsidRPr="00C61EC5" w:rsidRDefault="000B6E05" w:rsidP="000B6E05">
                  <w:pPr>
                    <w:spacing w:before="0" w:after="0" w:line="240" w:lineRule="auto"/>
                    <w:rPr>
                      <w:rFonts w:ascii="Times New Roman" w:hAnsi="Times New Roman" w:cs="Times New Roman"/>
                      <w:b/>
                      <w:sz w:val="18"/>
                      <w:szCs w:val="18"/>
                      <w:lang w:eastAsia="en-US"/>
                    </w:rPr>
                  </w:pPr>
                </w:p>
                <w:p w14:paraId="357018E6" w14:textId="77777777" w:rsidR="000B6E05" w:rsidRPr="00C61EC5" w:rsidRDefault="000B6E05" w:rsidP="000B6E05">
                  <w:pPr>
                    <w:spacing w:before="0" w:after="0" w:line="240" w:lineRule="auto"/>
                    <w:rPr>
                      <w:rFonts w:ascii="Times New Roman" w:hAnsi="Times New Roman" w:cs="Times New Roman"/>
                      <w:b/>
                      <w:sz w:val="18"/>
                      <w:szCs w:val="18"/>
                      <w:lang w:eastAsia="en-US"/>
                    </w:rPr>
                  </w:pPr>
                </w:p>
              </w:tc>
              <w:tc>
                <w:tcPr>
                  <w:tcW w:w="2126" w:type="dxa"/>
                  <w:vAlign w:val="center"/>
                </w:tcPr>
                <w:p w14:paraId="2877FF0E" w14:textId="77777777" w:rsidR="000B6E05" w:rsidRPr="00494498" w:rsidRDefault="000B6E05" w:rsidP="000B6E05">
                  <w:pPr>
                    <w:spacing w:before="0" w:after="0" w:line="240" w:lineRule="auto"/>
                    <w:rPr>
                      <w:rFonts w:ascii="Times New Roman" w:hAnsi="Times New Roman" w:cs="Times New Roman"/>
                      <w:b/>
                      <w:sz w:val="18"/>
                      <w:szCs w:val="18"/>
                      <w:lang w:eastAsia="en-US"/>
                    </w:rPr>
                  </w:pPr>
                  <w:r>
                    <w:rPr>
                      <w:rFonts w:ascii="Times New Roman" w:hAnsi="Times New Roman" w:cs="Times New Roman"/>
                      <w:b/>
                      <w:sz w:val="18"/>
                      <w:szCs w:val="18"/>
                      <w:u w:val="single"/>
                      <w:lang w:eastAsia="en-US"/>
                    </w:rPr>
                    <w:t xml:space="preserve">        </w:t>
                  </w:r>
                  <w:r w:rsidRPr="00494498">
                    <w:rPr>
                      <w:rFonts w:ascii="Times New Roman" w:hAnsi="Times New Roman" w:cs="Times New Roman"/>
                      <w:b/>
                      <w:sz w:val="18"/>
                      <w:szCs w:val="18"/>
                      <w:lang w:eastAsia="en-US"/>
                    </w:rPr>
                    <w:t xml:space="preserve"> /</w:t>
                  </w:r>
                  <w:r>
                    <w:rPr>
                      <w:rFonts w:ascii="Times New Roman" w:hAnsi="Times New Roman" w:cs="Times New Roman"/>
                      <w:b/>
                      <w:sz w:val="18"/>
                      <w:szCs w:val="18"/>
                      <w:u w:val="single"/>
                      <w:lang w:eastAsia="en-US"/>
                    </w:rPr>
                    <w:t xml:space="preserve">       </w:t>
                  </w:r>
                  <w:r>
                    <w:rPr>
                      <w:rFonts w:ascii="Times New Roman" w:hAnsi="Times New Roman" w:cs="Times New Roman"/>
                      <w:b/>
                      <w:sz w:val="18"/>
                      <w:szCs w:val="18"/>
                      <w:lang w:eastAsia="en-US"/>
                    </w:rPr>
                    <w:t xml:space="preserve"> </w:t>
                  </w:r>
                  <w:r w:rsidRPr="00494498">
                    <w:rPr>
                      <w:rFonts w:ascii="Times New Roman" w:hAnsi="Times New Roman" w:cs="Times New Roman"/>
                      <w:b/>
                      <w:sz w:val="18"/>
                      <w:szCs w:val="18"/>
                      <w:lang w:eastAsia="en-US"/>
                    </w:rPr>
                    <w:t xml:space="preserve"> / </w:t>
                  </w:r>
                  <w:r>
                    <w:rPr>
                      <w:rFonts w:ascii="Times New Roman" w:hAnsi="Times New Roman" w:cs="Times New Roman"/>
                      <w:b/>
                      <w:sz w:val="18"/>
                      <w:szCs w:val="18"/>
                      <w:u w:val="single"/>
                      <w:lang w:eastAsia="en-US"/>
                    </w:rPr>
                    <w:t xml:space="preserve">         </w:t>
                  </w:r>
                  <w:r w:rsidRPr="00494498">
                    <w:rPr>
                      <w:rFonts w:ascii="Times New Roman" w:hAnsi="Times New Roman" w:cs="Times New Roman"/>
                      <w:b/>
                      <w:sz w:val="18"/>
                      <w:szCs w:val="18"/>
                      <w:lang w:eastAsia="en-US"/>
                    </w:rPr>
                    <w:t>_</w:t>
                  </w:r>
                </w:p>
                <w:p w14:paraId="1E808B36" w14:textId="77777777" w:rsidR="000B6E05" w:rsidRPr="00C61EC5" w:rsidRDefault="000B6E05" w:rsidP="000B6E05">
                  <w:pPr>
                    <w:spacing w:before="0" w:after="0" w:line="240" w:lineRule="auto"/>
                    <w:rPr>
                      <w:rFonts w:ascii="Times New Roman" w:hAnsi="Times New Roman" w:cs="Times New Roman"/>
                      <w:b/>
                      <w:sz w:val="18"/>
                      <w:szCs w:val="18"/>
                      <w:lang w:eastAsia="en-US"/>
                    </w:rPr>
                  </w:pPr>
                  <w:r w:rsidRPr="00C61EC5">
                    <w:rPr>
                      <w:rFonts w:ascii="Times New Roman" w:hAnsi="Times New Roman" w:cs="Times New Roman"/>
                      <w:sz w:val="18"/>
                      <w:szCs w:val="18"/>
                      <w:lang w:eastAsia="en-US"/>
                    </w:rPr>
                    <w:t xml:space="preserve"> DD   </w:t>
                  </w:r>
                  <w:proofErr w:type="gramStart"/>
                  <w:r w:rsidRPr="00C61EC5">
                    <w:rPr>
                      <w:rFonts w:ascii="Times New Roman" w:hAnsi="Times New Roman" w:cs="Times New Roman"/>
                      <w:sz w:val="18"/>
                      <w:szCs w:val="18"/>
                      <w:lang w:eastAsia="en-US"/>
                    </w:rPr>
                    <w:t>MM  YYYY</w:t>
                  </w:r>
                  <w:proofErr w:type="gramEnd"/>
                </w:p>
              </w:tc>
            </w:tr>
            <w:tr w:rsidR="000B6E05" w:rsidRPr="00C61EC5" w14:paraId="3A87843C" w14:textId="77777777" w:rsidTr="00203AD2">
              <w:trPr>
                <w:trHeight w:val="20"/>
              </w:trPr>
              <w:tc>
                <w:tcPr>
                  <w:tcW w:w="9498" w:type="dxa"/>
                  <w:gridSpan w:val="4"/>
                  <w:shd w:val="clear" w:color="auto" w:fill="595959" w:themeFill="text1" w:themeFillTint="A6"/>
                  <w:vAlign w:val="center"/>
                </w:tcPr>
                <w:p w14:paraId="1AF81698" w14:textId="77777777" w:rsidR="000B6E05" w:rsidRPr="00C61EC5" w:rsidRDefault="000B6E05" w:rsidP="000B6E05">
                  <w:pPr>
                    <w:spacing w:before="0" w:after="0" w:line="240" w:lineRule="auto"/>
                    <w:rPr>
                      <w:rFonts w:ascii="Times New Roman" w:hAnsi="Times New Roman" w:cs="Times New Roman"/>
                      <w:b/>
                      <w:sz w:val="18"/>
                      <w:szCs w:val="18"/>
                      <w:lang w:eastAsia="en-US"/>
                    </w:rPr>
                  </w:pPr>
                  <w:r w:rsidRPr="00C61EC5">
                    <w:rPr>
                      <w:rFonts w:ascii="Times New Roman" w:hAnsi="Times New Roman" w:cs="Times New Roman"/>
                      <w:b/>
                      <w:color w:val="FFFFFF" w:themeColor="background1"/>
                      <w:sz w:val="18"/>
                      <w:szCs w:val="18"/>
                      <w:lang w:eastAsia="en-US"/>
                    </w:rPr>
                    <w:t>(B) ASSESSOR’S PARTICULARS</w:t>
                  </w:r>
                </w:p>
              </w:tc>
            </w:tr>
            <w:tr w:rsidR="000B6E05" w:rsidRPr="00C61EC5" w14:paraId="0F60599F" w14:textId="77777777" w:rsidTr="00203AD2">
              <w:trPr>
                <w:trHeight w:val="20"/>
              </w:trPr>
              <w:tc>
                <w:tcPr>
                  <w:tcW w:w="1702" w:type="dxa"/>
                  <w:shd w:val="clear" w:color="auto" w:fill="D9D9D9" w:themeFill="background1" w:themeFillShade="D9"/>
                  <w:vAlign w:val="center"/>
                </w:tcPr>
                <w:p w14:paraId="7BE8C26B" w14:textId="77777777" w:rsidR="000B6E05" w:rsidRPr="00C61EC5" w:rsidRDefault="000B6E05" w:rsidP="000B6E05">
                  <w:pPr>
                    <w:spacing w:before="0" w:after="0" w:line="240" w:lineRule="auto"/>
                    <w:rPr>
                      <w:rFonts w:ascii="Times New Roman" w:hAnsi="Times New Roman" w:cs="Times New Roman"/>
                      <w:b/>
                      <w:sz w:val="18"/>
                      <w:szCs w:val="18"/>
                      <w:lang w:eastAsia="en-US"/>
                    </w:rPr>
                  </w:pPr>
                  <w:r w:rsidRPr="00C61EC5">
                    <w:rPr>
                      <w:rFonts w:ascii="Times New Roman" w:hAnsi="Times New Roman" w:cs="Times New Roman"/>
                      <w:b/>
                      <w:sz w:val="18"/>
                      <w:szCs w:val="18"/>
                      <w:lang w:eastAsia="en-US"/>
                    </w:rPr>
                    <w:t xml:space="preserve">Name </w:t>
                  </w:r>
                </w:p>
                <w:p w14:paraId="2B776DCC" w14:textId="77777777" w:rsidR="000B6E05" w:rsidRPr="00C61EC5" w:rsidRDefault="000B6E05" w:rsidP="000B6E05">
                  <w:pPr>
                    <w:spacing w:before="0" w:after="0" w:line="240" w:lineRule="auto"/>
                    <w:rPr>
                      <w:rFonts w:ascii="Times New Roman" w:hAnsi="Times New Roman" w:cs="Times New Roman"/>
                      <w:b/>
                      <w:sz w:val="18"/>
                      <w:szCs w:val="18"/>
                      <w:lang w:eastAsia="en-US"/>
                    </w:rPr>
                  </w:pPr>
                  <w:r w:rsidRPr="00C61EC5">
                    <w:rPr>
                      <w:rFonts w:ascii="Times New Roman" w:hAnsi="Times New Roman" w:cs="Times New Roman"/>
                      <w:sz w:val="18"/>
                      <w:szCs w:val="18"/>
                      <w:lang w:eastAsia="en-US"/>
                    </w:rPr>
                    <w:t>(as in NRIC)</w:t>
                  </w:r>
                  <w:r w:rsidRPr="00C61EC5">
                    <w:rPr>
                      <w:rFonts w:ascii="Times New Roman" w:hAnsi="Times New Roman" w:cs="Times New Roman"/>
                      <w:b/>
                      <w:sz w:val="18"/>
                      <w:szCs w:val="18"/>
                      <w:lang w:eastAsia="en-US"/>
                    </w:rPr>
                    <w:t>:</w:t>
                  </w:r>
                </w:p>
              </w:tc>
              <w:tc>
                <w:tcPr>
                  <w:tcW w:w="3969" w:type="dxa"/>
                  <w:vAlign w:val="center"/>
                </w:tcPr>
                <w:p w14:paraId="1FBBE661" w14:textId="77777777" w:rsidR="000B6E05" w:rsidRPr="00C61EC5" w:rsidRDefault="000B6E05" w:rsidP="000B6E05">
                  <w:pPr>
                    <w:spacing w:before="0" w:after="0" w:line="240" w:lineRule="auto"/>
                    <w:rPr>
                      <w:rFonts w:ascii="Times New Roman" w:hAnsi="Times New Roman" w:cs="Times New Roman"/>
                      <w:sz w:val="18"/>
                      <w:szCs w:val="18"/>
                      <w:lang w:eastAsia="en-US"/>
                    </w:rPr>
                  </w:pPr>
                </w:p>
              </w:tc>
              <w:tc>
                <w:tcPr>
                  <w:tcW w:w="1701" w:type="dxa"/>
                  <w:shd w:val="clear" w:color="auto" w:fill="D9D9D9" w:themeFill="background1" w:themeFillShade="D9"/>
                  <w:vAlign w:val="center"/>
                </w:tcPr>
                <w:p w14:paraId="0681E4B8" w14:textId="77777777" w:rsidR="000B6E05" w:rsidRPr="00C61EC5" w:rsidRDefault="000B6E05" w:rsidP="000B6E05">
                  <w:pPr>
                    <w:spacing w:before="0" w:after="0" w:line="240" w:lineRule="auto"/>
                    <w:rPr>
                      <w:rFonts w:ascii="Times New Roman" w:hAnsi="Times New Roman" w:cs="Times New Roman"/>
                      <w:sz w:val="18"/>
                      <w:szCs w:val="18"/>
                      <w:lang w:eastAsia="en-US"/>
                    </w:rPr>
                  </w:pPr>
                  <w:r w:rsidRPr="00C61EC5">
                    <w:rPr>
                      <w:rFonts w:ascii="Times New Roman" w:hAnsi="Times New Roman" w:cs="Times New Roman"/>
                      <w:b/>
                      <w:sz w:val="18"/>
                      <w:szCs w:val="18"/>
                      <w:lang w:eastAsia="en-US"/>
                    </w:rPr>
                    <w:t>Contact no.:</w:t>
                  </w:r>
                </w:p>
              </w:tc>
              <w:tc>
                <w:tcPr>
                  <w:tcW w:w="2126" w:type="dxa"/>
                  <w:shd w:val="clear" w:color="auto" w:fill="auto"/>
                  <w:vAlign w:val="center"/>
                </w:tcPr>
                <w:p w14:paraId="40301347" w14:textId="77777777" w:rsidR="000B6E05" w:rsidRPr="00C61EC5" w:rsidRDefault="000B6E05" w:rsidP="000B6E05">
                  <w:pPr>
                    <w:spacing w:before="0" w:after="0" w:line="240" w:lineRule="auto"/>
                    <w:rPr>
                      <w:rFonts w:ascii="Times New Roman" w:hAnsi="Times New Roman" w:cs="Times New Roman"/>
                      <w:sz w:val="18"/>
                      <w:szCs w:val="18"/>
                      <w:lang w:eastAsia="en-US"/>
                    </w:rPr>
                  </w:pPr>
                </w:p>
              </w:tc>
            </w:tr>
            <w:tr w:rsidR="000B6E05" w:rsidRPr="00C61EC5" w14:paraId="1661B51C" w14:textId="77777777" w:rsidTr="00203AD2">
              <w:trPr>
                <w:trHeight w:val="20"/>
              </w:trPr>
              <w:tc>
                <w:tcPr>
                  <w:tcW w:w="1702" w:type="dxa"/>
                  <w:shd w:val="clear" w:color="auto" w:fill="D9D9D9" w:themeFill="background1" w:themeFillShade="D9"/>
                  <w:vAlign w:val="center"/>
                </w:tcPr>
                <w:p w14:paraId="7E5ADF88" w14:textId="77777777" w:rsidR="000B6E05" w:rsidRPr="00C61EC5" w:rsidRDefault="000B6E05" w:rsidP="000B6E05">
                  <w:pPr>
                    <w:spacing w:before="0" w:after="0" w:line="240" w:lineRule="auto"/>
                    <w:rPr>
                      <w:rFonts w:ascii="Times New Roman" w:hAnsi="Times New Roman" w:cs="Times New Roman"/>
                      <w:b/>
                      <w:sz w:val="18"/>
                      <w:szCs w:val="18"/>
                      <w:lang w:eastAsia="en-US"/>
                    </w:rPr>
                  </w:pPr>
                  <w:r w:rsidRPr="00C61EC5">
                    <w:rPr>
                      <w:rFonts w:ascii="Times New Roman" w:hAnsi="Times New Roman" w:cs="Times New Roman"/>
                      <w:b/>
                      <w:sz w:val="18"/>
                      <w:szCs w:val="18"/>
                      <w:lang w:eastAsia="en-US"/>
                    </w:rPr>
                    <w:t>MCR/SRP no.:</w:t>
                  </w:r>
                </w:p>
              </w:tc>
              <w:tc>
                <w:tcPr>
                  <w:tcW w:w="7796" w:type="dxa"/>
                  <w:gridSpan w:val="3"/>
                  <w:vAlign w:val="center"/>
                </w:tcPr>
                <w:p w14:paraId="7F3E5C23" w14:textId="77777777" w:rsidR="000B6E05" w:rsidRPr="00C61EC5" w:rsidRDefault="000B6E05" w:rsidP="000B6E05">
                  <w:pPr>
                    <w:spacing w:before="0" w:after="0" w:line="240" w:lineRule="auto"/>
                    <w:rPr>
                      <w:rFonts w:ascii="Times New Roman" w:hAnsi="Times New Roman" w:cs="Times New Roman"/>
                      <w:sz w:val="18"/>
                      <w:szCs w:val="18"/>
                      <w:lang w:eastAsia="en-US"/>
                    </w:rPr>
                  </w:pPr>
                </w:p>
              </w:tc>
            </w:tr>
            <w:tr w:rsidR="000B6E05" w:rsidRPr="00C61EC5" w14:paraId="261F2FA9" w14:textId="77777777" w:rsidTr="00203AD2">
              <w:trPr>
                <w:trHeight w:val="20"/>
              </w:trPr>
              <w:tc>
                <w:tcPr>
                  <w:tcW w:w="1702" w:type="dxa"/>
                  <w:shd w:val="clear" w:color="auto" w:fill="D9D9D9" w:themeFill="background1" w:themeFillShade="D9"/>
                  <w:vAlign w:val="center"/>
                </w:tcPr>
                <w:p w14:paraId="3D6DB988" w14:textId="77777777" w:rsidR="000B6E05" w:rsidRPr="00C61EC5" w:rsidRDefault="000B6E05" w:rsidP="000B6E05">
                  <w:pPr>
                    <w:spacing w:before="0" w:after="0" w:line="240" w:lineRule="auto"/>
                    <w:rPr>
                      <w:rFonts w:ascii="Times New Roman" w:hAnsi="Times New Roman" w:cs="Times New Roman"/>
                      <w:b/>
                      <w:sz w:val="18"/>
                      <w:szCs w:val="18"/>
                      <w:lang w:eastAsia="en-US"/>
                    </w:rPr>
                  </w:pPr>
                  <w:r w:rsidRPr="00C61EC5">
                    <w:rPr>
                      <w:rFonts w:ascii="Times New Roman" w:hAnsi="Times New Roman" w:cs="Times New Roman"/>
                      <w:b/>
                      <w:sz w:val="18"/>
                      <w:szCs w:val="18"/>
                      <w:lang w:eastAsia="en-US"/>
                    </w:rPr>
                    <w:t>Designation and Department:</w:t>
                  </w:r>
                </w:p>
              </w:tc>
              <w:tc>
                <w:tcPr>
                  <w:tcW w:w="7796" w:type="dxa"/>
                  <w:gridSpan w:val="3"/>
                  <w:vAlign w:val="center"/>
                </w:tcPr>
                <w:p w14:paraId="35735F63" w14:textId="77777777" w:rsidR="000B6E05" w:rsidRPr="00C61EC5" w:rsidRDefault="000B6E05" w:rsidP="000B6E05">
                  <w:pPr>
                    <w:spacing w:before="0" w:after="0" w:line="240" w:lineRule="auto"/>
                    <w:rPr>
                      <w:rFonts w:ascii="Times New Roman" w:hAnsi="Times New Roman" w:cs="Times New Roman"/>
                      <w:sz w:val="18"/>
                      <w:szCs w:val="18"/>
                      <w:lang w:eastAsia="en-US"/>
                    </w:rPr>
                  </w:pPr>
                </w:p>
              </w:tc>
            </w:tr>
            <w:tr w:rsidR="000B6E05" w:rsidRPr="00C61EC5" w14:paraId="71BF011B" w14:textId="77777777" w:rsidTr="00203AD2">
              <w:trPr>
                <w:trHeight w:val="923"/>
              </w:trPr>
              <w:tc>
                <w:tcPr>
                  <w:tcW w:w="1702" w:type="dxa"/>
                  <w:shd w:val="clear" w:color="auto" w:fill="D9D9D9" w:themeFill="background1" w:themeFillShade="D9"/>
                  <w:vAlign w:val="center"/>
                </w:tcPr>
                <w:p w14:paraId="15741FF1" w14:textId="77777777" w:rsidR="000B6E05" w:rsidRPr="00C61EC5" w:rsidRDefault="000B6E05" w:rsidP="000B6E05">
                  <w:pPr>
                    <w:spacing w:before="0" w:after="0" w:line="240" w:lineRule="auto"/>
                    <w:rPr>
                      <w:rFonts w:ascii="Times New Roman" w:hAnsi="Times New Roman" w:cs="Times New Roman"/>
                      <w:b/>
                      <w:sz w:val="18"/>
                      <w:szCs w:val="18"/>
                      <w:lang w:eastAsia="en-US"/>
                    </w:rPr>
                  </w:pPr>
                  <w:r w:rsidRPr="00C61EC5">
                    <w:rPr>
                      <w:rFonts w:ascii="Times New Roman" w:hAnsi="Times New Roman" w:cs="Times New Roman"/>
                      <w:b/>
                      <w:sz w:val="18"/>
                      <w:szCs w:val="18"/>
                      <w:lang w:eastAsia="en-US"/>
                    </w:rPr>
                    <w:t xml:space="preserve">Assessor’s qualifications </w:t>
                  </w:r>
                </w:p>
              </w:tc>
              <w:tc>
                <w:tcPr>
                  <w:tcW w:w="7796" w:type="dxa"/>
                  <w:gridSpan w:val="3"/>
                  <w:vAlign w:val="center"/>
                </w:tcPr>
                <w:p w14:paraId="22FA2736" w14:textId="77777777" w:rsidR="000B6E05" w:rsidRPr="00C61EC5" w:rsidRDefault="000B6E05" w:rsidP="000B6E05">
                  <w:pPr>
                    <w:spacing w:before="0" w:after="0" w:line="240" w:lineRule="auto"/>
                    <w:rPr>
                      <w:rFonts w:ascii="Times New Roman" w:hAnsi="Times New Roman" w:cs="Times New Roman"/>
                      <w:sz w:val="18"/>
                      <w:szCs w:val="18"/>
                      <w:lang w:eastAsia="en-US"/>
                    </w:rPr>
                  </w:pPr>
                </w:p>
              </w:tc>
            </w:tr>
            <w:tr w:rsidR="000B6E05" w:rsidRPr="00C61EC5" w14:paraId="19C7B7C0" w14:textId="77777777" w:rsidTr="00203AD2">
              <w:trPr>
                <w:trHeight w:val="1308"/>
              </w:trPr>
              <w:tc>
                <w:tcPr>
                  <w:tcW w:w="1702" w:type="dxa"/>
                  <w:shd w:val="clear" w:color="auto" w:fill="D9D9D9" w:themeFill="background1" w:themeFillShade="D9"/>
                  <w:vAlign w:val="center"/>
                </w:tcPr>
                <w:p w14:paraId="479A5561" w14:textId="77777777" w:rsidR="000B6E05" w:rsidRPr="00C61EC5" w:rsidRDefault="000B6E05" w:rsidP="000B6E05">
                  <w:pPr>
                    <w:spacing w:before="0" w:after="0" w:line="240" w:lineRule="auto"/>
                    <w:rPr>
                      <w:rFonts w:ascii="Times New Roman" w:hAnsi="Times New Roman" w:cs="Times New Roman"/>
                      <w:b/>
                      <w:sz w:val="18"/>
                      <w:szCs w:val="18"/>
                      <w:lang w:eastAsia="en-US"/>
                    </w:rPr>
                  </w:pPr>
                  <w:r w:rsidRPr="00C61EC5">
                    <w:rPr>
                      <w:rFonts w:ascii="Times New Roman" w:hAnsi="Times New Roman" w:cs="Times New Roman"/>
                      <w:b/>
                      <w:sz w:val="18"/>
                      <w:szCs w:val="18"/>
                      <w:lang w:eastAsia="en-US"/>
                    </w:rPr>
                    <w:t>Hospital / clinic / organisation and address:</w:t>
                  </w:r>
                </w:p>
              </w:tc>
              <w:tc>
                <w:tcPr>
                  <w:tcW w:w="7796" w:type="dxa"/>
                  <w:gridSpan w:val="3"/>
                  <w:vAlign w:val="center"/>
                </w:tcPr>
                <w:p w14:paraId="06CA4BB9" w14:textId="77777777" w:rsidR="000B6E05" w:rsidRPr="00C61EC5" w:rsidRDefault="000B6E05" w:rsidP="000B6E05">
                  <w:pPr>
                    <w:spacing w:before="0" w:after="0" w:line="240" w:lineRule="auto"/>
                    <w:rPr>
                      <w:rFonts w:ascii="Times New Roman" w:hAnsi="Times New Roman" w:cs="Times New Roman"/>
                      <w:sz w:val="18"/>
                      <w:szCs w:val="18"/>
                      <w:lang w:eastAsia="en-US"/>
                    </w:rPr>
                  </w:pPr>
                </w:p>
              </w:tc>
            </w:tr>
            <w:tr w:rsidR="000B6E05" w:rsidRPr="00C61EC5" w14:paraId="28A80462" w14:textId="77777777" w:rsidTr="00203AD2">
              <w:trPr>
                <w:trHeight w:val="20"/>
              </w:trPr>
              <w:tc>
                <w:tcPr>
                  <w:tcW w:w="1702" w:type="dxa"/>
                  <w:shd w:val="clear" w:color="auto" w:fill="D9D9D9" w:themeFill="background1" w:themeFillShade="D9"/>
                  <w:vAlign w:val="center"/>
                </w:tcPr>
                <w:p w14:paraId="1DE0F56D" w14:textId="77777777" w:rsidR="000B6E05" w:rsidRPr="00C61EC5" w:rsidRDefault="000B6E05" w:rsidP="000B6E05">
                  <w:pPr>
                    <w:spacing w:before="0" w:after="0" w:line="240" w:lineRule="auto"/>
                    <w:rPr>
                      <w:rFonts w:ascii="Times New Roman" w:hAnsi="Times New Roman" w:cs="Times New Roman"/>
                      <w:i/>
                      <w:sz w:val="18"/>
                      <w:szCs w:val="18"/>
                      <w:lang w:eastAsia="en-US"/>
                    </w:rPr>
                  </w:pPr>
                  <w:r w:rsidRPr="00C61EC5">
                    <w:rPr>
                      <w:rFonts w:ascii="Times New Roman" w:hAnsi="Times New Roman" w:cs="Times New Roman"/>
                      <w:b/>
                      <w:i/>
                      <w:sz w:val="18"/>
                      <w:szCs w:val="18"/>
                      <w:lang w:eastAsia="en-US"/>
                    </w:rPr>
                    <w:t xml:space="preserve">Past </w:t>
                  </w:r>
                  <w:proofErr w:type="gramStart"/>
                  <w:r w:rsidRPr="00C61EC5">
                    <w:rPr>
                      <w:rFonts w:ascii="Times New Roman" w:hAnsi="Times New Roman" w:cs="Times New Roman"/>
                      <w:b/>
                      <w:i/>
                      <w:sz w:val="18"/>
                      <w:szCs w:val="18"/>
                      <w:lang w:eastAsia="en-US"/>
                    </w:rPr>
                    <w:t xml:space="preserve">engagements  </w:t>
                  </w:r>
                  <w:r w:rsidRPr="00C61EC5">
                    <w:rPr>
                      <w:rFonts w:ascii="Times New Roman" w:hAnsi="Times New Roman" w:cs="Times New Roman"/>
                      <w:i/>
                      <w:sz w:val="18"/>
                      <w:szCs w:val="18"/>
                      <w:lang w:eastAsia="en-US"/>
                    </w:rPr>
                    <w:t>(</w:t>
                  </w:r>
                  <w:proofErr w:type="gramEnd"/>
                  <w:r w:rsidRPr="00C61EC5">
                    <w:rPr>
                      <w:rFonts w:ascii="Times New Roman" w:hAnsi="Times New Roman" w:cs="Times New Roman"/>
                      <w:i/>
                      <w:sz w:val="18"/>
                      <w:szCs w:val="18"/>
                      <w:lang w:eastAsia="en-US"/>
                    </w:rPr>
                    <w:t>please tick where applicable)</w:t>
                  </w:r>
                </w:p>
              </w:tc>
              <w:tc>
                <w:tcPr>
                  <w:tcW w:w="7796" w:type="dxa"/>
                  <w:gridSpan w:val="3"/>
                  <w:vAlign w:val="center"/>
                </w:tcPr>
                <w:p w14:paraId="5A3424AC" w14:textId="77777777" w:rsidR="000B6E05" w:rsidRPr="00C61EC5" w:rsidRDefault="001A4106" w:rsidP="000B6E05">
                  <w:pPr>
                    <w:spacing w:before="0" w:after="0" w:line="240" w:lineRule="auto"/>
                    <w:rPr>
                      <w:rFonts w:ascii="Times New Roman" w:hAnsi="Times New Roman" w:cs="Times New Roman"/>
                      <w:i/>
                      <w:sz w:val="18"/>
                      <w:szCs w:val="18"/>
                      <w:lang w:eastAsia="en-US"/>
                    </w:rPr>
                  </w:pPr>
                  <w:sdt>
                    <w:sdtPr>
                      <w:rPr>
                        <w:rFonts w:ascii="Times New Roman" w:hAnsi="Times New Roman" w:cs="Times New Roman"/>
                        <w:sz w:val="18"/>
                        <w:szCs w:val="18"/>
                        <w:lang w:eastAsia="en-US"/>
                      </w:rPr>
                      <w:id w:val="-541365208"/>
                      <w14:checkbox>
                        <w14:checked w14:val="0"/>
                        <w14:checkedState w14:val="2612" w14:font="MS Gothic"/>
                        <w14:uncheckedState w14:val="2610" w14:font="MS Gothic"/>
                      </w14:checkbox>
                    </w:sdtPr>
                    <w:sdtContent>
                      <w:r w:rsidR="000B6E05" w:rsidRPr="00C61EC5">
                        <w:rPr>
                          <w:rFonts w:ascii="Segoe UI Symbol" w:hAnsi="Segoe UI Symbol" w:cs="Segoe UI Symbol"/>
                          <w:sz w:val="18"/>
                          <w:szCs w:val="18"/>
                          <w:lang w:eastAsia="en-US"/>
                        </w:rPr>
                        <w:t>☐</w:t>
                      </w:r>
                    </w:sdtContent>
                  </w:sdt>
                  <w:r w:rsidR="000B6E05" w:rsidRPr="00C61EC5">
                    <w:rPr>
                      <w:rFonts w:ascii="Times New Roman" w:hAnsi="Times New Roman" w:cs="Times New Roman"/>
                      <w:sz w:val="18"/>
                      <w:szCs w:val="18"/>
                      <w:lang w:eastAsia="en-US"/>
                    </w:rPr>
                    <w:t xml:space="preserve"> </w:t>
                  </w:r>
                  <w:r w:rsidR="000B6E05" w:rsidRPr="00C61EC5">
                    <w:rPr>
                      <w:rFonts w:ascii="Times New Roman" w:hAnsi="Times New Roman" w:cs="Times New Roman"/>
                      <w:i/>
                      <w:sz w:val="18"/>
                      <w:szCs w:val="18"/>
                      <w:lang w:eastAsia="en-US"/>
                    </w:rPr>
                    <w:t xml:space="preserve">I have been seeing the individual regularly over </w:t>
                  </w:r>
                  <w:proofErr w:type="gramStart"/>
                  <w:r w:rsidR="000B6E05" w:rsidRPr="00C61EC5">
                    <w:rPr>
                      <w:rFonts w:ascii="Times New Roman" w:hAnsi="Times New Roman" w:cs="Times New Roman"/>
                      <w:i/>
                      <w:sz w:val="18"/>
                      <w:szCs w:val="18"/>
                      <w:lang w:eastAsia="en-US"/>
                    </w:rPr>
                    <w:t>a period of time</w:t>
                  </w:r>
                  <w:proofErr w:type="gramEnd"/>
                  <w:r w:rsidR="000B6E05">
                    <w:rPr>
                      <w:rFonts w:ascii="Times New Roman" w:hAnsi="Times New Roman" w:cs="Times New Roman"/>
                      <w:i/>
                      <w:sz w:val="18"/>
                      <w:szCs w:val="18"/>
                      <w:lang w:eastAsia="en-US"/>
                    </w:rPr>
                    <w:t>.</w:t>
                  </w:r>
                </w:p>
                <w:p w14:paraId="1D6FBEAA" w14:textId="77777777" w:rsidR="000B6E05" w:rsidRPr="00C61EC5" w:rsidRDefault="000B6E05" w:rsidP="000B6E05">
                  <w:pPr>
                    <w:spacing w:before="0" w:after="0" w:line="240" w:lineRule="auto"/>
                    <w:ind w:left="720"/>
                    <w:rPr>
                      <w:rFonts w:ascii="Times New Roman" w:hAnsi="Times New Roman" w:cs="Times New Roman"/>
                      <w:sz w:val="18"/>
                      <w:szCs w:val="18"/>
                      <w:lang w:eastAsia="en-US"/>
                    </w:rPr>
                  </w:pPr>
                  <w:r w:rsidRPr="00C61EC5">
                    <w:rPr>
                      <w:rFonts w:ascii="Times New Roman" w:hAnsi="Times New Roman" w:cs="Times New Roman"/>
                      <w:sz w:val="18"/>
                      <w:szCs w:val="18"/>
                      <w:lang w:eastAsia="en-US"/>
                    </w:rPr>
                    <w:t>Date of first consultation/assessment: __________________________</w:t>
                  </w:r>
                </w:p>
                <w:p w14:paraId="62F253FA" w14:textId="77777777" w:rsidR="000B6E05" w:rsidRPr="00C61EC5" w:rsidRDefault="000B6E05" w:rsidP="000B6E05">
                  <w:pPr>
                    <w:spacing w:before="0" w:after="0" w:line="240" w:lineRule="auto"/>
                    <w:ind w:left="720"/>
                    <w:rPr>
                      <w:rFonts w:ascii="Times New Roman" w:hAnsi="Times New Roman" w:cs="Times New Roman"/>
                      <w:sz w:val="18"/>
                      <w:szCs w:val="18"/>
                      <w:lang w:eastAsia="en-US"/>
                    </w:rPr>
                  </w:pPr>
                  <w:r w:rsidRPr="00C61EC5">
                    <w:rPr>
                      <w:rFonts w:ascii="Times New Roman" w:hAnsi="Times New Roman" w:cs="Times New Roman"/>
                      <w:sz w:val="18"/>
                      <w:szCs w:val="18"/>
                      <w:lang w:eastAsia="en-US"/>
                    </w:rPr>
                    <w:t>Frequency of consultation/assessment: _________________________</w:t>
                  </w:r>
                </w:p>
                <w:p w14:paraId="058C7DF5" w14:textId="77777777" w:rsidR="000B6E05" w:rsidRPr="00C61EC5" w:rsidRDefault="000B6E05" w:rsidP="000B6E05">
                  <w:pPr>
                    <w:spacing w:before="0" w:after="0" w:line="240" w:lineRule="auto"/>
                    <w:ind w:left="720"/>
                    <w:rPr>
                      <w:rFonts w:ascii="Times New Roman" w:hAnsi="Times New Roman" w:cs="Times New Roman"/>
                      <w:sz w:val="18"/>
                      <w:szCs w:val="18"/>
                      <w:lang w:eastAsia="en-US"/>
                    </w:rPr>
                  </w:pPr>
                  <w:r w:rsidRPr="00C61EC5">
                    <w:rPr>
                      <w:rFonts w:ascii="Times New Roman" w:hAnsi="Times New Roman" w:cs="Times New Roman"/>
                      <w:sz w:val="18"/>
                      <w:szCs w:val="18"/>
                      <w:lang w:eastAsia="en-US"/>
                    </w:rPr>
                    <w:t>Date of last examination/assessment: __________________________</w:t>
                  </w:r>
                </w:p>
                <w:p w14:paraId="79C8D533" w14:textId="77777777" w:rsidR="000B6E05" w:rsidRPr="00C61EC5" w:rsidRDefault="001A4106" w:rsidP="000B6E05">
                  <w:pPr>
                    <w:spacing w:before="0" w:after="0" w:line="240" w:lineRule="auto"/>
                    <w:rPr>
                      <w:rFonts w:ascii="Times New Roman" w:hAnsi="Times New Roman" w:cs="Times New Roman"/>
                      <w:i/>
                      <w:sz w:val="18"/>
                      <w:szCs w:val="18"/>
                      <w:lang w:eastAsia="en-US"/>
                    </w:rPr>
                  </w:pPr>
                  <w:sdt>
                    <w:sdtPr>
                      <w:rPr>
                        <w:rFonts w:ascii="Times New Roman" w:hAnsi="Times New Roman" w:cs="Times New Roman"/>
                        <w:sz w:val="18"/>
                        <w:szCs w:val="18"/>
                        <w:lang w:eastAsia="en-US"/>
                      </w:rPr>
                      <w:id w:val="-2103791131"/>
                      <w14:checkbox>
                        <w14:checked w14:val="0"/>
                        <w14:checkedState w14:val="2612" w14:font="MS Gothic"/>
                        <w14:uncheckedState w14:val="2610" w14:font="MS Gothic"/>
                      </w14:checkbox>
                    </w:sdtPr>
                    <w:sdtContent>
                      <w:r w:rsidR="000B6E05" w:rsidRPr="00C61EC5">
                        <w:rPr>
                          <w:rFonts w:ascii="Segoe UI Symbol" w:hAnsi="Segoe UI Symbol" w:cs="Segoe UI Symbol"/>
                          <w:sz w:val="18"/>
                          <w:szCs w:val="18"/>
                          <w:lang w:eastAsia="en-US"/>
                        </w:rPr>
                        <w:t>☐</w:t>
                      </w:r>
                    </w:sdtContent>
                  </w:sdt>
                  <w:r w:rsidR="000B6E05" w:rsidRPr="00C61EC5">
                    <w:rPr>
                      <w:rFonts w:ascii="Times New Roman" w:hAnsi="Times New Roman" w:cs="Times New Roman"/>
                      <w:sz w:val="18"/>
                      <w:szCs w:val="18"/>
                      <w:lang w:eastAsia="en-US"/>
                    </w:rPr>
                    <w:t xml:space="preserve"> </w:t>
                  </w:r>
                  <w:r w:rsidR="000B6E05" w:rsidRPr="00C61EC5">
                    <w:rPr>
                      <w:rFonts w:ascii="Times New Roman" w:hAnsi="Times New Roman" w:cs="Times New Roman"/>
                      <w:i/>
                      <w:sz w:val="18"/>
                      <w:szCs w:val="18"/>
                      <w:lang w:eastAsia="en-US"/>
                    </w:rPr>
                    <w:t>I am seeing the individual for this assessment only.</w:t>
                  </w:r>
                </w:p>
              </w:tc>
            </w:tr>
            <w:tr w:rsidR="000B6E05" w:rsidRPr="00C61EC5" w14:paraId="7A908989" w14:textId="77777777" w:rsidTr="00203AD2">
              <w:trPr>
                <w:trHeight w:val="20"/>
              </w:trPr>
              <w:tc>
                <w:tcPr>
                  <w:tcW w:w="9498" w:type="dxa"/>
                  <w:gridSpan w:val="4"/>
                  <w:shd w:val="clear" w:color="auto" w:fill="595959" w:themeFill="text1" w:themeFillTint="A6"/>
                  <w:vAlign w:val="center"/>
                </w:tcPr>
                <w:p w14:paraId="50BCEB02" w14:textId="77777777" w:rsidR="000B6E05" w:rsidRPr="00C61EC5" w:rsidRDefault="000B6E05" w:rsidP="000B6E05">
                  <w:pPr>
                    <w:spacing w:before="0" w:after="0" w:line="240" w:lineRule="auto"/>
                    <w:rPr>
                      <w:rFonts w:ascii="Times New Roman" w:hAnsi="Times New Roman" w:cs="Times New Roman"/>
                      <w:b/>
                      <w:color w:val="FFFFFF" w:themeColor="background1"/>
                      <w:sz w:val="18"/>
                      <w:szCs w:val="18"/>
                      <w:lang w:eastAsia="en-US"/>
                    </w:rPr>
                  </w:pPr>
                  <w:r w:rsidRPr="00C61EC5">
                    <w:rPr>
                      <w:rFonts w:ascii="Times New Roman" w:hAnsi="Times New Roman" w:cs="Times New Roman"/>
                      <w:b/>
                      <w:color w:val="FFFFFF" w:themeColor="background1"/>
                      <w:sz w:val="18"/>
                      <w:szCs w:val="18"/>
                      <w:lang w:eastAsia="en-US"/>
                    </w:rPr>
                    <w:t>(C)</w:t>
                  </w:r>
                  <w:r>
                    <w:rPr>
                      <w:rFonts w:ascii="Times New Roman" w:hAnsi="Times New Roman" w:cs="Times New Roman"/>
                      <w:b/>
                      <w:color w:val="FFFFFF" w:themeColor="background1"/>
                      <w:sz w:val="18"/>
                      <w:szCs w:val="18"/>
                      <w:lang w:eastAsia="en-US"/>
                    </w:rPr>
                    <w:t xml:space="preserve"> </w:t>
                  </w:r>
                  <w:r w:rsidRPr="00C61EC5">
                    <w:rPr>
                      <w:rFonts w:ascii="Times New Roman" w:hAnsi="Times New Roman" w:cs="Times New Roman"/>
                      <w:b/>
                      <w:color w:val="FFFFFF" w:themeColor="background1"/>
                      <w:sz w:val="18"/>
                      <w:szCs w:val="18"/>
                      <w:lang w:eastAsia="en-US"/>
                    </w:rPr>
                    <w:t>INDIVIDUAL’S MEDICAL INFORMATION</w:t>
                  </w:r>
                </w:p>
              </w:tc>
            </w:tr>
            <w:tr w:rsidR="000B6E05" w:rsidRPr="00C61EC5" w14:paraId="28EF92E8" w14:textId="77777777" w:rsidTr="00203AD2">
              <w:trPr>
                <w:trHeight w:val="20"/>
              </w:trPr>
              <w:tc>
                <w:tcPr>
                  <w:tcW w:w="1702" w:type="dxa"/>
                  <w:shd w:val="clear" w:color="auto" w:fill="D9D9D9" w:themeFill="background1" w:themeFillShade="D9"/>
                  <w:vAlign w:val="center"/>
                </w:tcPr>
                <w:p w14:paraId="15F9367F" w14:textId="77777777" w:rsidR="000B6E05" w:rsidRPr="00C61EC5" w:rsidRDefault="000B6E05" w:rsidP="000B6E05">
                  <w:pPr>
                    <w:spacing w:before="0" w:after="0" w:line="240" w:lineRule="auto"/>
                    <w:rPr>
                      <w:rFonts w:ascii="Times New Roman" w:hAnsi="Times New Roman" w:cs="Times New Roman"/>
                      <w:b/>
                      <w:sz w:val="18"/>
                      <w:szCs w:val="18"/>
                      <w:lang w:eastAsia="en-US"/>
                    </w:rPr>
                  </w:pPr>
                  <w:r w:rsidRPr="00C61EC5">
                    <w:rPr>
                      <w:rFonts w:ascii="Times New Roman" w:hAnsi="Times New Roman" w:cs="Times New Roman"/>
                      <w:b/>
                      <w:sz w:val="18"/>
                      <w:szCs w:val="18"/>
                      <w:lang w:eastAsia="en-US"/>
                    </w:rPr>
                    <w:t xml:space="preserve">Past medical history </w:t>
                  </w:r>
                  <w:r w:rsidRPr="00C61EC5">
                    <w:rPr>
                      <w:rFonts w:ascii="Times New Roman" w:hAnsi="Times New Roman" w:cs="Times New Roman"/>
                      <w:i/>
                      <w:sz w:val="18"/>
                      <w:szCs w:val="18"/>
                      <w:lang w:eastAsia="en-US"/>
                    </w:rPr>
                    <w:t>(if any)</w:t>
                  </w:r>
                </w:p>
              </w:tc>
              <w:tc>
                <w:tcPr>
                  <w:tcW w:w="7796" w:type="dxa"/>
                  <w:gridSpan w:val="3"/>
                  <w:tcBorders>
                    <w:bottom w:val="single" w:sz="4" w:space="0" w:color="auto"/>
                  </w:tcBorders>
                </w:tcPr>
                <w:p w14:paraId="14AC6501" w14:textId="77777777" w:rsidR="000B6E05" w:rsidRPr="00C61EC5" w:rsidRDefault="000B6E05" w:rsidP="000B6E05">
                  <w:pPr>
                    <w:spacing w:before="0" w:after="0" w:line="240" w:lineRule="auto"/>
                    <w:rPr>
                      <w:rFonts w:ascii="Times New Roman" w:hAnsi="Times New Roman" w:cs="Times New Roman"/>
                      <w:b/>
                      <w:sz w:val="18"/>
                      <w:szCs w:val="18"/>
                      <w:lang w:eastAsia="en-US"/>
                    </w:rPr>
                  </w:pPr>
                  <w:r w:rsidRPr="00C61EC5">
                    <w:rPr>
                      <w:rFonts w:ascii="Times New Roman" w:hAnsi="Times New Roman" w:cs="Times New Roman"/>
                      <w:b/>
                      <w:i/>
                      <w:sz w:val="18"/>
                      <w:szCs w:val="18"/>
                      <w:lang w:eastAsia="en-US"/>
                    </w:rPr>
                    <w:t>Date of Assessment:   ______________</w:t>
                  </w:r>
                </w:p>
                <w:p w14:paraId="34AB9A0D" w14:textId="77777777" w:rsidR="000B6E05" w:rsidRPr="00C61EC5" w:rsidRDefault="000B6E05" w:rsidP="000B6E05">
                  <w:pPr>
                    <w:spacing w:before="0" w:after="0" w:line="240" w:lineRule="auto"/>
                    <w:rPr>
                      <w:rFonts w:ascii="Times New Roman" w:hAnsi="Times New Roman" w:cs="Times New Roman"/>
                      <w:b/>
                      <w:i/>
                      <w:sz w:val="18"/>
                      <w:szCs w:val="18"/>
                      <w:lang w:eastAsia="en-US"/>
                    </w:rPr>
                  </w:pPr>
                </w:p>
                <w:p w14:paraId="3641B186" w14:textId="77777777" w:rsidR="000B6E05" w:rsidRPr="00C61EC5" w:rsidRDefault="000B6E05" w:rsidP="000B6E05">
                  <w:pPr>
                    <w:spacing w:before="0" w:after="0" w:line="240" w:lineRule="auto"/>
                    <w:rPr>
                      <w:rFonts w:ascii="Times New Roman" w:hAnsi="Times New Roman" w:cs="Times New Roman"/>
                      <w:b/>
                      <w:i/>
                      <w:sz w:val="18"/>
                      <w:szCs w:val="18"/>
                      <w:lang w:eastAsia="en-US"/>
                    </w:rPr>
                  </w:pPr>
                  <w:r w:rsidRPr="00C61EC5">
                    <w:rPr>
                      <w:rFonts w:ascii="Times New Roman" w:hAnsi="Times New Roman" w:cs="Times New Roman"/>
                      <w:b/>
                      <w:i/>
                      <w:sz w:val="18"/>
                      <w:szCs w:val="18"/>
                      <w:lang w:eastAsia="en-US"/>
                    </w:rPr>
                    <w:t>Source of information</w:t>
                  </w:r>
                  <w:r w:rsidRPr="00C61EC5">
                    <w:rPr>
                      <w:rFonts w:ascii="Times New Roman" w:hAnsi="Times New Roman" w:cs="Times New Roman"/>
                      <w:i/>
                      <w:sz w:val="18"/>
                      <w:szCs w:val="18"/>
                      <w:lang w:eastAsia="en-US"/>
                    </w:rPr>
                    <w:t xml:space="preserve">: </w:t>
                  </w:r>
                </w:p>
                <w:p w14:paraId="1144427D" w14:textId="77777777" w:rsidR="000B6E05" w:rsidRPr="00C61EC5" w:rsidRDefault="001A4106" w:rsidP="000B6E05">
                  <w:pPr>
                    <w:spacing w:before="0" w:after="0" w:line="240" w:lineRule="auto"/>
                    <w:ind w:left="278" w:hanging="278"/>
                    <w:rPr>
                      <w:rFonts w:ascii="Times New Roman" w:hAnsi="Times New Roman" w:cs="Times New Roman"/>
                      <w:sz w:val="18"/>
                      <w:szCs w:val="18"/>
                      <w:lang w:eastAsia="en-US"/>
                    </w:rPr>
                  </w:pPr>
                  <w:sdt>
                    <w:sdtPr>
                      <w:rPr>
                        <w:rFonts w:ascii="Times New Roman" w:hAnsi="Times New Roman" w:cs="Times New Roman"/>
                        <w:sz w:val="18"/>
                        <w:szCs w:val="18"/>
                        <w:lang w:eastAsia="en-US"/>
                      </w:rPr>
                      <w:id w:val="1413269476"/>
                      <w14:checkbox>
                        <w14:checked w14:val="0"/>
                        <w14:checkedState w14:val="2612" w14:font="MS Gothic"/>
                        <w14:uncheckedState w14:val="2610" w14:font="MS Gothic"/>
                      </w14:checkbox>
                    </w:sdtPr>
                    <w:sdtContent>
                      <w:r w:rsidR="000B6E05" w:rsidRPr="00C61EC5">
                        <w:rPr>
                          <w:rFonts w:ascii="Segoe UI Symbol" w:hAnsi="Segoe UI Symbol" w:cs="Segoe UI Symbol"/>
                          <w:sz w:val="18"/>
                          <w:szCs w:val="18"/>
                          <w:lang w:eastAsia="en-US"/>
                        </w:rPr>
                        <w:t>☐</w:t>
                      </w:r>
                    </w:sdtContent>
                  </w:sdt>
                  <w:r w:rsidR="000B6E05" w:rsidRPr="00C61EC5">
                    <w:rPr>
                      <w:rFonts w:ascii="Times New Roman" w:hAnsi="Times New Roman" w:cs="Times New Roman"/>
                      <w:sz w:val="18"/>
                      <w:szCs w:val="18"/>
                      <w:lang w:eastAsia="en-US"/>
                    </w:rPr>
                    <w:t xml:space="preserve"> Medical records/report – please specify doctor &amp; clinic/hospital: ____________________________________________________________</w:t>
                  </w:r>
                </w:p>
                <w:p w14:paraId="02B782F7" w14:textId="77777777" w:rsidR="000B6E05" w:rsidRPr="00C61EC5" w:rsidRDefault="001A4106" w:rsidP="000B6E05">
                  <w:pPr>
                    <w:spacing w:before="0" w:after="0" w:line="240" w:lineRule="auto"/>
                    <w:rPr>
                      <w:rFonts w:ascii="Times New Roman" w:hAnsi="Times New Roman" w:cs="Times New Roman"/>
                      <w:sz w:val="18"/>
                      <w:szCs w:val="18"/>
                      <w:lang w:eastAsia="en-US"/>
                    </w:rPr>
                  </w:pPr>
                  <w:sdt>
                    <w:sdtPr>
                      <w:rPr>
                        <w:rFonts w:ascii="Times New Roman" w:hAnsi="Times New Roman" w:cs="Times New Roman"/>
                        <w:sz w:val="18"/>
                        <w:szCs w:val="18"/>
                        <w:lang w:eastAsia="en-US"/>
                      </w:rPr>
                      <w:id w:val="-445317265"/>
                      <w14:checkbox>
                        <w14:checked w14:val="0"/>
                        <w14:checkedState w14:val="2612" w14:font="MS Gothic"/>
                        <w14:uncheckedState w14:val="2610" w14:font="MS Gothic"/>
                      </w14:checkbox>
                    </w:sdtPr>
                    <w:sdtContent>
                      <w:r w:rsidR="000B6E05" w:rsidRPr="00C61EC5">
                        <w:rPr>
                          <w:rFonts w:ascii="Segoe UI Symbol" w:hAnsi="Segoe UI Symbol" w:cs="Segoe UI Symbol"/>
                          <w:sz w:val="18"/>
                          <w:szCs w:val="18"/>
                          <w:lang w:eastAsia="en-US"/>
                        </w:rPr>
                        <w:t>☐</w:t>
                      </w:r>
                    </w:sdtContent>
                  </w:sdt>
                  <w:r w:rsidR="000B6E05" w:rsidRPr="00C61EC5">
                    <w:rPr>
                      <w:rFonts w:ascii="Times New Roman" w:hAnsi="Times New Roman" w:cs="Times New Roman"/>
                      <w:sz w:val="18"/>
                      <w:szCs w:val="18"/>
                      <w:lang w:eastAsia="en-US"/>
                    </w:rPr>
                    <w:t xml:space="preserve"> Individual </w:t>
                  </w:r>
                </w:p>
                <w:p w14:paraId="5527F121" w14:textId="77777777" w:rsidR="000B6E05" w:rsidRPr="00C61EC5" w:rsidRDefault="001A4106" w:rsidP="000B6E05">
                  <w:pPr>
                    <w:spacing w:before="0" w:after="0" w:line="240" w:lineRule="auto"/>
                    <w:ind w:left="278" w:hanging="278"/>
                    <w:rPr>
                      <w:rFonts w:ascii="Times New Roman" w:hAnsi="Times New Roman" w:cs="Times New Roman"/>
                      <w:sz w:val="18"/>
                      <w:szCs w:val="18"/>
                      <w:lang w:eastAsia="en-US"/>
                    </w:rPr>
                  </w:pPr>
                  <w:sdt>
                    <w:sdtPr>
                      <w:rPr>
                        <w:rFonts w:ascii="Times New Roman" w:hAnsi="Times New Roman" w:cs="Times New Roman"/>
                        <w:sz w:val="18"/>
                        <w:szCs w:val="18"/>
                        <w:lang w:eastAsia="en-US"/>
                      </w:rPr>
                      <w:id w:val="-1561014441"/>
                      <w14:checkbox>
                        <w14:checked w14:val="0"/>
                        <w14:checkedState w14:val="2612" w14:font="MS Gothic"/>
                        <w14:uncheckedState w14:val="2610" w14:font="MS Gothic"/>
                      </w14:checkbox>
                    </w:sdtPr>
                    <w:sdtContent>
                      <w:r w:rsidR="000B6E05" w:rsidRPr="00C61EC5">
                        <w:rPr>
                          <w:rFonts w:ascii="Segoe UI Symbol" w:hAnsi="Segoe UI Symbol" w:cs="Segoe UI Symbol"/>
                          <w:sz w:val="18"/>
                          <w:szCs w:val="18"/>
                          <w:lang w:eastAsia="en-US"/>
                        </w:rPr>
                        <w:t>☐</w:t>
                      </w:r>
                    </w:sdtContent>
                  </w:sdt>
                  <w:r w:rsidR="000B6E05" w:rsidRPr="00C61EC5">
                    <w:rPr>
                      <w:rFonts w:ascii="Times New Roman" w:hAnsi="Times New Roman" w:cs="Times New Roman"/>
                      <w:sz w:val="18"/>
                      <w:szCs w:val="18"/>
                      <w:lang w:eastAsia="en-US"/>
                    </w:rPr>
                    <w:t xml:space="preserve"> Others – please specify:</w:t>
                  </w:r>
                </w:p>
                <w:p w14:paraId="785A700E" w14:textId="77777777" w:rsidR="000B6E05" w:rsidRPr="00C61EC5" w:rsidRDefault="000B6E05" w:rsidP="000B6E05">
                  <w:pPr>
                    <w:spacing w:before="0" w:after="0" w:line="240" w:lineRule="auto"/>
                    <w:ind w:left="3822" w:hanging="3822"/>
                    <w:rPr>
                      <w:rFonts w:ascii="Times New Roman" w:hAnsi="Times New Roman" w:cs="Times New Roman"/>
                      <w:sz w:val="18"/>
                      <w:szCs w:val="18"/>
                      <w:lang w:eastAsia="en-US"/>
                    </w:rPr>
                  </w:pPr>
                  <w:r w:rsidRPr="00C61EC5">
                    <w:rPr>
                      <w:rFonts w:ascii="Times New Roman" w:hAnsi="Times New Roman" w:cs="Times New Roman"/>
                      <w:sz w:val="18"/>
                      <w:szCs w:val="18"/>
                      <w:lang w:eastAsia="en-US"/>
                    </w:rPr>
                    <w:t xml:space="preserve">     Name: __________________________________________________</w:t>
                  </w:r>
                </w:p>
                <w:p w14:paraId="4089BD9A" w14:textId="77777777" w:rsidR="000B6E05" w:rsidRPr="00C61EC5" w:rsidRDefault="000B6E05" w:rsidP="000B6E05">
                  <w:pPr>
                    <w:spacing w:before="0" w:after="0" w:line="240" w:lineRule="auto"/>
                    <w:rPr>
                      <w:rFonts w:ascii="Times New Roman" w:hAnsi="Times New Roman" w:cs="Times New Roman"/>
                      <w:sz w:val="18"/>
                      <w:szCs w:val="18"/>
                      <w:lang w:eastAsia="en-US"/>
                    </w:rPr>
                  </w:pPr>
                  <w:r w:rsidRPr="00C61EC5">
                    <w:rPr>
                      <w:rFonts w:ascii="Times New Roman" w:hAnsi="Times New Roman" w:cs="Times New Roman"/>
                      <w:sz w:val="18"/>
                      <w:szCs w:val="18"/>
                      <w:lang w:eastAsia="en-US"/>
                    </w:rPr>
                    <w:t xml:space="preserve">     Relationship: _____________________________________________</w:t>
                  </w:r>
                </w:p>
                <w:p w14:paraId="7F3B81CD" w14:textId="77777777" w:rsidR="000B6E05" w:rsidRPr="00C61EC5" w:rsidRDefault="000B6E05" w:rsidP="000B6E05">
                  <w:pPr>
                    <w:spacing w:before="0" w:after="0" w:line="240" w:lineRule="auto"/>
                    <w:rPr>
                      <w:rFonts w:ascii="Times New Roman" w:hAnsi="Times New Roman" w:cs="Times New Roman"/>
                      <w:sz w:val="18"/>
                      <w:szCs w:val="18"/>
                      <w:lang w:eastAsia="en-US"/>
                    </w:rPr>
                  </w:pPr>
                </w:p>
              </w:tc>
            </w:tr>
            <w:tr w:rsidR="000B6E05" w:rsidRPr="00C61EC5" w14:paraId="28C96021" w14:textId="77777777" w:rsidTr="00203AD2">
              <w:trPr>
                <w:trHeight w:val="20"/>
              </w:trPr>
              <w:tc>
                <w:tcPr>
                  <w:tcW w:w="1702" w:type="dxa"/>
                  <w:shd w:val="clear" w:color="auto" w:fill="D9D9D9" w:themeFill="background1" w:themeFillShade="D9"/>
                  <w:vAlign w:val="center"/>
                </w:tcPr>
                <w:p w14:paraId="09E38475" w14:textId="77777777" w:rsidR="000B6E05" w:rsidRPr="00C61EC5" w:rsidRDefault="000B6E05" w:rsidP="000B6E05">
                  <w:pPr>
                    <w:spacing w:before="0" w:after="0" w:line="240" w:lineRule="auto"/>
                    <w:rPr>
                      <w:rFonts w:ascii="Times New Roman" w:hAnsi="Times New Roman" w:cs="Times New Roman"/>
                      <w:b/>
                      <w:sz w:val="18"/>
                      <w:szCs w:val="18"/>
                      <w:lang w:eastAsia="en-US"/>
                    </w:rPr>
                  </w:pPr>
                  <w:r>
                    <w:rPr>
                      <w:rFonts w:ascii="Times New Roman" w:hAnsi="Times New Roman" w:cs="Times New Roman"/>
                      <w:b/>
                      <w:sz w:val="18"/>
                      <w:szCs w:val="18"/>
                      <w:lang w:eastAsia="en-US"/>
                    </w:rPr>
                    <w:lastRenderedPageBreak/>
                    <w:t xml:space="preserve">Current </w:t>
                  </w:r>
                  <w:r w:rsidRPr="00C61EC5">
                    <w:rPr>
                      <w:rFonts w:ascii="Times New Roman" w:hAnsi="Times New Roman" w:cs="Times New Roman"/>
                      <w:b/>
                      <w:sz w:val="18"/>
                      <w:szCs w:val="18"/>
                      <w:lang w:eastAsia="en-US"/>
                    </w:rPr>
                    <w:t>Diagnosis:</w:t>
                  </w:r>
                </w:p>
              </w:tc>
              <w:tc>
                <w:tcPr>
                  <w:tcW w:w="7796" w:type="dxa"/>
                  <w:gridSpan w:val="3"/>
                  <w:tcBorders>
                    <w:bottom w:val="single" w:sz="4" w:space="0" w:color="auto"/>
                  </w:tcBorders>
                </w:tcPr>
                <w:p w14:paraId="785D3C7D" w14:textId="77777777" w:rsidR="000B6E05" w:rsidRPr="00C61EC5" w:rsidRDefault="000B6E05" w:rsidP="000B6E05">
                  <w:pPr>
                    <w:spacing w:before="0" w:after="0" w:line="240" w:lineRule="auto"/>
                    <w:rPr>
                      <w:rFonts w:ascii="Times New Roman" w:hAnsi="Times New Roman" w:cs="Times New Roman"/>
                      <w:sz w:val="18"/>
                      <w:szCs w:val="18"/>
                      <w:lang w:eastAsia="en-US"/>
                    </w:rPr>
                  </w:pPr>
                  <w:r w:rsidRPr="00C61EC5">
                    <w:rPr>
                      <w:rFonts w:ascii="Times New Roman" w:hAnsi="Times New Roman" w:cs="Times New Roman"/>
                      <w:sz w:val="18"/>
                      <w:szCs w:val="18"/>
                      <w:lang w:eastAsia="en-US"/>
                    </w:rPr>
                    <w:t xml:space="preserve">Please state nature of physical </w:t>
                  </w:r>
                  <w:r>
                    <w:rPr>
                      <w:rFonts w:ascii="Times New Roman" w:hAnsi="Times New Roman" w:cs="Times New Roman"/>
                      <w:sz w:val="18"/>
                      <w:szCs w:val="18"/>
                      <w:lang w:eastAsia="en-US"/>
                    </w:rPr>
                    <w:t xml:space="preserve">conditions and/or disabilities the </w:t>
                  </w:r>
                  <w:r w:rsidRPr="00C61EC5">
                    <w:rPr>
                      <w:rFonts w:ascii="Times New Roman" w:hAnsi="Times New Roman" w:cs="Times New Roman"/>
                      <w:sz w:val="18"/>
                      <w:szCs w:val="18"/>
                      <w:lang w:eastAsia="en-US"/>
                    </w:rPr>
                    <w:t>individual is suffering from.</w:t>
                  </w:r>
                </w:p>
                <w:p w14:paraId="2BE68C42" w14:textId="77777777" w:rsidR="000B6E05" w:rsidRDefault="000B6E05" w:rsidP="000B6E05">
                  <w:pPr>
                    <w:spacing w:before="0" w:after="0" w:line="240" w:lineRule="auto"/>
                    <w:rPr>
                      <w:rFonts w:ascii="Times New Roman" w:hAnsi="Times New Roman" w:cs="Times New Roman"/>
                      <w:sz w:val="18"/>
                      <w:szCs w:val="18"/>
                      <w:lang w:eastAsia="en-US"/>
                    </w:rPr>
                  </w:pPr>
                </w:p>
                <w:p w14:paraId="469F9BC3" w14:textId="77777777" w:rsidR="000B6E05" w:rsidRDefault="000B6E05" w:rsidP="000B6E05">
                  <w:pPr>
                    <w:spacing w:before="0" w:after="0" w:line="240" w:lineRule="auto"/>
                    <w:rPr>
                      <w:rFonts w:ascii="Times New Roman" w:hAnsi="Times New Roman" w:cs="Times New Roman"/>
                      <w:sz w:val="18"/>
                      <w:szCs w:val="18"/>
                      <w:lang w:eastAsia="en-US"/>
                    </w:rPr>
                  </w:pPr>
                </w:p>
                <w:p w14:paraId="7427753B" w14:textId="77777777" w:rsidR="000B6E05" w:rsidRPr="00C61EC5" w:rsidRDefault="000B6E05" w:rsidP="000B6E05">
                  <w:pPr>
                    <w:spacing w:before="0" w:after="0" w:line="240" w:lineRule="auto"/>
                    <w:rPr>
                      <w:rFonts w:ascii="Times New Roman" w:hAnsi="Times New Roman" w:cs="Times New Roman"/>
                      <w:sz w:val="18"/>
                      <w:szCs w:val="18"/>
                      <w:lang w:eastAsia="en-US"/>
                    </w:rPr>
                  </w:pPr>
                </w:p>
              </w:tc>
            </w:tr>
            <w:tr w:rsidR="000B6E05" w:rsidRPr="00C61EC5" w14:paraId="547F3B62" w14:textId="77777777" w:rsidTr="00203AD2">
              <w:trPr>
                <w:trHeight w:val="3241"/>
              </w:trPr>
              <w:tc>
                <w:tcPr>
                  <w:tcW w:w="1702" w:type="dxa"/>
                  <w:shd w:val="clear" w:color="auto" w:fill="D9D9D9" w:themeFill="background1" w:themeFillShade="D9"/>
                  <w:vAlign w:val="center"/>
                </w:tcPr>
                <w:p w14:paraId="5079AA07" w14:textId="77777777" w:rsidR="000B6E05" w:rsidRPr="00C61EC5" w:rsidRDefault="000B6E05" w:rsidP="000B6E05">
                  <w:pPr>
                    <w:spacing w:before="0" w:after="0" w:line="240" w:lineRule="auto"/>
                    <w:rPr>
                      <w:rFonts w:ascii="Times New Roman" w:hAnsi="Times New Roman" w:cs="Times New Roman"/>
                      <w:b/>
                      <w:sz w:val="18"/>
                      <w:szCs w:val="18"/>
                      <w:lang w:eastAsia="en-US"/>
                    </w:rPr>
                  </w:pPr>
                  <w:r w:rsidRPr="00C61EC5">
                    <w:rPr>
                      <w:rFonts w:ascii="Times New Roman" w:hAnsi="Times New Roman" w:cs="Times New Roman"/>
                      <w:b/>
                      <w:sz w:val="18"/>
                      <w:szCs w:val="18"/>
                      <w:lang w:eastAsia="en-US"/>
                    </w:rPr>
                    <w:t>Basis of opinion</w:t>
                  </w:r>
                </w:p>
              </w:tc>
              <w:tc>
                <w:tcPr>
                  <w:tcW w:w="7796" w:type="dxa"/>
                  <w:gridSpan w:val="3"/>
                  <w:vAlign w:val="center"/>
                </w:tcPr>
                <w:p w14:paraId="667CB8CA" w14:textId="77777777" w:rsidR="000B6E05" w:rsidRPr="00C61EC5" w:rsidRDefault="000B6E05" w:rsidP="000B6E05">
                  <w:pPr>
                    <w:spacing w:before="120" w:after="120" w:line="240" w:lineRule="auto"/>
                    <w:jc w:val="both"/>
                    <w:rPr>
                      <w:rFonts w:ascii="Times New Roman" w:hAnsi="Times New Roman" w:cs="Times New Roman"/>
                      <w:sz w:val="18"/>
                      <w:szCs w:val="18"/>
                      <w:lang w:eastAsia="en-US"/>
                    </w:rPr>
                  </w:pPr>
                  <w:r w:rsidRPr="00C61EC5">
                    <w:rPr>
                      <w:rFonts w:ascii="Times New Roman" w:hAnsi="Times New Roman" w:cs="Times New Roman"/>
                      <w:b/>
                      <w:i/>
                      <w:sz w:val="18"/>
                      <w:szCs w:val="18"/>
                      <w:lang w:eastAsia="en-US"/>
                    </w:rPr>
                    <w:t>Supporting information / clinical observations</w:t>
                  </w:r>
                  <w:r w:rsidRPr="00C61EC5">
                    <w:rPr>
                      <w:rFonts w:ascii="Times New Roman" w:hAnsi="Times New Roman" w:cs="Times New Roman"/>
                      <w:sz w:val="18"/>
                      <w:szCs w:val="18"/>
                      <w:lang w:eastAsia="en-US"/>
                    </w:rPr>
                    <w:t>:</w:t>
                  </w:r>
                </w:p>
                <w:p w14:paraId="59CA0CF3" w14:textId="77777777" w:rsidR="000B6E05" w:rsidRPr="00C61EC5" w:rsidRDefault="000B6E05" w:rsidP="000B6E05">
                  <w:pPr>
                    <w:spacing w:before="120" w:after="120" w:line="240" w:lineRule="auto"/>
                    <w:jc w:val="both"/>
                    <w:rPr>
                      <w:rFonts w:ascii="Times New Roman" w:hAnsi="Times New Roman" w:cs="Times New Roman"/>
                      <w:sz w:val="18"/>
                      <w:szCs w:val="18"/>
                      <w:lang w:eastAsia="en-US"/>
                    </w:rPr>
                  </w:pPr>
                </w:p>
                <w:p w14:paraId="375FB1E0" w14:textId="77777777" w:rsidR="000B6E05" w:rsidRPr="00C61EC5" w:rsidRDefault="000B6E05" w:rsidP="000B6E05">
                  <w:pPr>
                    <w:spacing w:before="120" w:after="120" w:line="240" w:lineRule="auto"/>
                    <w:jc w:val="both"/>
                    <w:rPr>
                      <w:rFonts w:ascii="Times New Roman" w:hAnsi="Times New Roman" w:cs="Times New Roman"/>
                      <w:sz w:val="18"/>
                      <w:szCs w:val="18"/>
                      <w:lang w:eastAsia="en-US"/>
                    </w:rPr>
                  </w:pPr>
                </w:p>
                <w:p w14:paraId="6D37B1EB" w14:textId="77777777" w:rsidR="000B6E05" w:rsidRPr="00C61EC5" w:rsidRDefault="000B6E05" w:rsidP="000B6E05">
                  <w:pPr>
                    <w:spacing w:before="120" w:after="120" w:line="240" w:lineRule="auto"/>
                    <w:jc w:val="both"/>
                    <w:rPr>
                      <w:rFonts w:ascii="Times New Roman" w:hAnsi="Times New Roman" w:cs="Times New Roman"/>
                      <w:sz w:val="18"/>
                      <w:szCs w:val="18"/>
                      <w:lang w:eastAsia="en-US"/>
                    </w:rPr>
                  </w:pPr>
                </w:p>
                <w:p w14:paraId="0CB17285" w14:textId="77777777" w:rsidR="000B6E05" w:rsidRPr="00C61EC5" w:rsidRDefault="000B6E05" w:rsidP="000B6E05">
                  <w:pPr>
                    <w:spacing w:before="120" w:after="120" w:line="240" w:lineRule="auto"/>
                    <w:jc w:val="both"/>
                    <w:rPr>
                      <w:rFonts w:ascii="Times New Roman" w:hAnsi="Times New Roman" w:cs="Times New Roman"/>
                      <w:sz w:val="18"/>
                      <w:szCs w:val="18"/>
                      <w:lang w:eastAsia="en-US"/>
                    </w:rPr>
                  </w:pPr>
                </w:p>
                <w:p w14:paraId="0E830C65" w14:textId="77777777" w:rsidR="000B6E05" w:rsidRPr="00C61EC5" w:rsidRDefault="000B6E05" w:rsidP="000B6E05">
                  <w:pPr>
                    <w:spacing w:before="120" w:after="120" w:line="240" w:lineRule="auto"/>
                    <w:jc w:val="both"/>
                    <w:rPr>
                      <w:rFonts w:ascii="Times New Roman" w:hAnsi="Times New Roman" w:cs="Times New Roman"/>
                      <w:sz w:val="18"/>
                      <w:szCs w:val="18"/>
                      <w:lang w:eastAsia="en-US"/>
                    </w:rPr>
                  </w:pPr>
                </w:p>
              </w:tc>
            </w:tr>
            <w:tr w:rsidR="000B6E05" w:rsidRPr="00C61EC5" w14:paraId="56A69030" w14:textId="77777777" w:rsidTr="00203AD2">
              <w:trPr>
                <w:trHeight w:val="20"/>
              </w:trPr>
              <w:tc>
                <w:tcPr>
                  <w:tcW w:w="9498" w:type="dxa"/>
                  <w:gridSpan w:val="4"/>
                  <w:shd w:val="clear" w:color="auto" w:fill="595959" w:themeFill="text1" w:themeFillTint="A6"/>
                  <w:vAlign w:val="center"/>
                </w:tcPr>
                <w:p w14:paraId="3015FD63" w14:textId="77777777" w:rsidR="000B6E05" w:rsidRPr="00C61EC5" w:rsidRDefault="000B6E05" w:rsidP="000B6E05">
                  <w:pPr>
                    <w:spacing w:before="0" w:after="0" w:line="240" w:lineRule="auto"/>
                    <w:rPr>
                      <w:rFonts w:ascii="Times New Roman" w:hAnsi="Times New Roman" w:cs="Times New Roman"/>
                      <w:b/>
                      <w:sz w:val="18"/>
                      <w:szCs w:val="18"/>
                      <w:lang w:eastAsia="en-US"/>
                    </w:rPr>
                  </w:pPr>
                  <w:r w:rsidRPr="00C61EC5">
                    <w:rPr>
                      <w:rFonts w:ascii="Times New Roman" w:hAnsi="Times New Roman" w:cs="Times New Roman"/>
                      <w:b/>
                      <w:color w:val="FFFFFF" w:themeColor="background1"/>
                      <w:sz w:val="18"/>
                      <w:szCs w:val="18"/>
                      <w:lang w:eastAsia="en-US"/>
                    </w:rPr>
                    <w:t>(D) ANY OTHER INFORMATION / REMARKS</w:t>
                  </w:r>
                </w:p>
              </w:tc>
            </w:tr>
            <w:tr w:rsidR="000B6E05" w:rsidRPr="00C61EC5" w14:paraId="3EF3029A" w14:textId="77777777" w:rsidTr="00203AD2">
              <w:trPr>
                <w:trHeight w:val="20"/>
              </w:trPr>
              <w:tc>
                <w:tcPr>
                  <w:tcW w:w="9498" w:type="dxa"/>
                  <w:gridSpan w:val="4"/>
                  <w:shd w:val="clear" w:color="auto" w:fill="auto"/>
                  <w:vAlign w:val="center"/>
                </w:tcPr>
                <w:p w14:paraId="4EF65761" w14:textId="77777777" w:rsidR="000B6E05" w:rsidRPr="00C61EC5" w:rsidRDefault="000B6E05" w:rsidP="000B6E05">
                  <w:pPr>
                    <w:spacing w:before="0" w:after="0" w:line="240" w:lineRule="auto"/>
                    <w:rPr>
                      <w:rFonts w:ascii="Times New Roman" w:hAnsi="Times New Roman" w:cs="Times New Roman"/>
                      <w:sz w:val="18"/>
                      <w:szCs w:val="18"/>
                      <w:lang w:eastAsia="en-US"/>
                    </w:rPr>
                  </w:pPr>
                </w:p>
                <w:p w14:paraId="5B830B30" w14:textId="77777777" w:rsidR="000B6E05" w:rsidRPr="00C61EC5" w:rsidRDefault="000B6E05" w:rsidP="000B6E05">
                  <w:pPr>
                    <w:spacing w:before="0" w:after="0" w:line="240" w:lineRule="auto"/>
                    <w:rPr>
                      <w:rFonts w:ascii="Times New Roman" w:hAnsi="Times New Roman" w:cs="Times New Roman"/>
                      <w:sz w:val="18"/>
                      <w:szCs w:val="18"/>
                      <w:lang w:eastAsia="en-US"/>
                    </w:rPr>
                  </w:pPr>
                </w:p>
                <w:p w14:paraId="4D51204E" w14:textId="77777777" w:rsidR="000B6E05" w:rsidRDefault="000B6E05" w:rsidP="000B6E05">
                  <w:pPr>
                    <w:spacing w:before="0" w:after="0" w:line="240" w:lineRule="auto"/>
                    <w:rPr>
                      <w:rFonts w:ascii="Times New Roman" w:hAnsi="Times New Roman" w:cs="Times New Roman"/>
                      <w:sz w:val="18"/>
                      <w:szCs w:val="18"/>
                      <w:lang w:eastAsia="en-US"/>
                    </w:rPr>
                  </w:pPr>
                </w:p>
                <w:p w14:paraId="3C513172" w14:textId="77777777" w:rsidR="000B6E05" w:rsidRDefault="000B6E05" w:rsidP="000B6E05">
                  <w:pPr>
                    <w:spacing w:before="0" w:after="0" w:line="240" w:lineRule="auto"/>
                    <w:rPr>
                      <w:rFonts w:ascii="Times New Roman" w:hAnsi="Times New Roman" w:cs="Times New Roman"/>
                      <w:sz w:val="18"/>
                      <w:szCs w:val="18"/>
                      <w:lang w:eastAsia="en-US"/>
                    </w:rPr>
                  </w:pPr>
                </w:p>
                <w:p w14:paraId="11E2A57A" w14:textId="77777777" w:rsidR="000B6E05" w:rsidRPr="00C61EC5" w:rsidRDefault="000B6E05" w:rsidP="000B6E05">
                  <w:pPr>
                    <w:spacing w:before="0" w:after="0" w:line="240" w:lineRule="auto"/>
                    <w:rPr>
                      <w:rFonts w:ascii="Times New Roman" w:hAnsi="Times New Roman" w:cs="Times New Roman"/>
                      <w:sz w:val="18"/>
                      <w:szCs w:val="18"/>
                      <w:lang w:eastAsia="en-US"/>
                    </w:rPr>
                  </w:pPr>
                </w:p>
              </w:tc>
            </w:tr>
            <w:tr w:rsidR="000B6E05" w:rsidRPr="00C61EC5" w14:paraId="1DA1733B" w14:textId="77777777" w:rsidTr="00203AD2">
              <w:trPr>
                <w:trHeight w:val="20"/>
              </w:trPr>
              <w:tc>
                <w:tcPr>
                  <w:tcW w:w="9498" w:type="dxa"/>
                  <w:gridSpan w:val="4"/>
                  <w:shd w:val="clear" w:color="auto" w:fill="595959" w:themeFill="text1" w:themeFillTint="A6"/>
                  <w:vAlign w:val="center"/>
                </w:tcPr>
                <w:p w14:paraId="0BB79A27" w14:textId="77777777" w:rsidR="000B6E05" w:rsidRPr="00C61EC5" w:rsidRDefault="000B6E05" w:rsidP="000B6E05">
                  <w:pPr>
                    <w:spacing w:before="0" w:after="0" w:line="240" w:lineRule="auto"/>
                    <w:rPr>
                      <w:rFonts w:ascii="Times New Roman" w:hAnsi="Times New Roman" w:cs="Times New Roman"/>
                      <w:b/>
                      <w:sz w:val="18"/>
                      <w:szCs w:val="18"/>
                      <w:lang w:eastAsia="en-US"/>
                    </w:rPr>
                  </w:pPr>
                  <w:r w:rsidRPr="00C61EC5">
                    <w:rPr>
                      <w:rFonts w:ascii="Calibri" w:hAnsi="Calibri" w:cs="Calibri"/>
                      <w:sz w:val="18"/>
                      <w:szCs w:val="18"/>
                      <w:lang w:eastAsia="en-US"/>
                    </w:rPr>
                    <w:br w:type="page"/>
                  </w:r>
                  <w:r w:rsidRPr="00C61EC5">
                    <w:rPr>
                      <w:rFonts w:ascii="Times New Roman" w:hAnsi="Times New Roman" w:cs="Times New Roman"/>
                      <w:b/>
                      <w:color w:val="FFFFFF" w:themeColor="background1"/>
                      <w:sz w:val="18"/>
                      <w:szCs w:val="18"/>
                      <w:lang w:eastAsia="en-US"/>
                    </w:rPr>
                    <w:t>E) DECLARATION</w:t>
                  </w:r>
                </w:p>
              </w:tc>
            </w:tr>
            <w:tr w:rsidR="000B6E05" w:rsidRPr="00C61EC5" w14:paraId="418A3B4C" w14:textId="77777777" w:rsidTr="00203AD2">
              <w:trPr>
                <w:trHeight w:val="20"/>
              </w:trPr>
              <w:tc>
                <w:tcPr>
                  <w:tcW w:w="9498" w:type="dxa"/>
                  <w:gridSpan w:val="4"/>
                  <w:shd w:val="clear" w:color="auto" w:fill="auto"/>
                  <w:vAlign w:val="center"/>
                </w:tcPr>
                <w:p w14:paraId="55CE6697" w14:textId="77777777" w:rsidR="000B6E05" w:rsidRPr="00C61EC5" w:rsidRDefault="000B6E05" w:rsidP="006172E9">
                  <w:pPr>
                    <w:numPr>
                      <w:ilvl w:val="0"/>
                      <w:numId w:val="124"/>
                    </w:numPr>
                    <w:autoSpaceDE w:val="0"/>
                    <w:autoSpaceDN w:val="0"/>
                    <w:adjustRightInd w:val="0"/>
                    <w:spacing w:before="0" w:after="0" w:line="240" w:lineRule="auto"/>
                    <w:jc w:val="both"/>
                    <w:rPr>
                      <w:rFonts w:ascii="Times New Roman" w:hAnsi="Times New Roman" w:cs="Times New Roman"/>
                      <w:color w:val="000000"/>
                      <w:sz w:val="18"/>
                      <w:szCs w:val="18"/>
                      <w:lang w:val="en-GB" w:eastAsia="en-US"/>
                    </w:rPr>
                  </w:pPr>
                  <w:r w:rsidRPr="00C61EC5">
                    <w:rPr>
                      <w:rFonts w:ascii="Times New Roman" w:hAnsi="Times New Roman" w:cs="Times New Roman"/>
                      <w:color w:val="000000"/>
                      <w:sz w:val="18"/>
                      <w:szCs w:val="18"/>
                      <w:lang w:val="en-GB" w:eastAsia="en-US"/>
                    </w:rPr>
                    <w:t xml:space="preserve">I believe in the correctness of the assessment set out herein. </w:t>
                  </w:r>
                </w:p>
                <w:p w14:paraId="6A42859F" w14:textId="77777777" w:rsidR="000B6E05" w:rsidRPr="00C61EC5" w:rsidRDefault="000B6E05" w:rsidP="006172E9">
                  <w:pPr>
                    <w:numPr>
                      <w:ilvl w:val="0"/>
                      <w:numId w:val="124"/>
                    </w:numPr>
                    <w:autoSpaceDE w:val="0"/>
                    <w:autoSpaceDN w:val="0"/>
                    <w:adjustRightInd w:val="0"/>
                    <w:spacing w:before="0" w:after="0" w:line="240" w:lineRule="auto"/>
                    <w:jc w:val="both"/>
                    <w:rPr>
                      <w:rFonts w:ascii="Times New Roman" w:hAnsi="Times New Roman" w:cs="Times New Roman"/>
                      <w:color w:val="000000"/>
                      <w:sz w:val="18"/>
                      <w:szCs w:val="18"/>
                      <w:lang w:val="en-GB" w:eastAsia="en-US"/>
                    </w:rPr>
                  </w:pPr>
                  <w:r w:rsidRPr="00C61EC5">
                    <w:rPr>
                      <w:rFonts w:ascii="Times New Roman" w:hAnsi="Times New Roman" w:cs="Times New Roman"/>
                      <w:color w:val="000000"/>
                      <w:sz w:val="18"/>
                      <w:szCs w:val="18"/>
                      <w:lang w:val="en-GB" w:eastAsia="en-US"/>
                    </w:rPr>
                    <w:t xml:space="preserve">I do not have any family members or friends who have any interest (financial or otherwise) in any matter concerning the person to whom the application relates. </w:t>
                  </w:r>
                </w:p>
                <w:p w14:paraId="150D0BA4" w14:textId="77777777" w:rsidR="000B6E05" w:rsidRPr="00C61EC5" w:rsidRDefault="000B6E05" w:rsidP="006172E9">
                  <w:pPr>
                    <w:numPr>
                      <w:ilvl w:val="0"/>
                      <w:numId w:val="124"/>
                    </w:numPr>
                    <w:autoSpaceDE w:val="0"/>
                    <w:autoSpaceDN w:val="0"/>
                    <w:adjustRightInd w:val="0"/>
                    <w:spacing w:before="0" w:after="0" w:line="240" w:lineRule="auto"/>
                    <w:jc w:val="both"/>
                    <w:rPr>
                      <w:rFonts w:ascii="Times New Roman" w:hAnsi="Times New Roman" w:cs="Times New Roman"/>
                      <w:color w:val="000000"/>
                      <w:sz w:val="18"/>
                      <w:szCs w:val="18"/>
                      <w:lang w:val="en-GB" w:eastAsia="en-US"/>
                    </w:rPr>
                  </w:pPr>
                  <w:r w:rsidRPr="00C61EC5">
                    <w:rPr>
                      <w:rFonts w:ascii="Times New Roman" w:hAnsi="Times New Roman" w:cs="Times New Roman"/>
                      <w:color w:val="000000"/>
                      <w:sz w:val="18"/>
                      <w:szCs w:val="18"/>
                      <w:lang w:val="en-GB" w:eastAsia="en-US"/>
                    </w:rPr>
                    <w:t xml:space="preserve">I understand that this report may be used for the purpose of an application for a Court order under the Vulnerable Adults Act. </w:t>
                  </w:r>
                </w:p>
                <w:p w14:paraId="3084551E" w14:textId="77777777" w:rsidR="000B6E05" w:rsidRPr="00C61EC5" w:rsidRDefault="000B6E05" w:rsidP="006172E9">
                  <w:pPr>
                    <w:numPr>
                      <w:ilvl w:val="0"/>
                      <w:numId w:val="124"/>
                    </w:numPr>
                    <w:spacing w:before="0" w:after="0" w:line="240" w:lineRule="auto"/>
                    <w:contextualSpacing/>
                    <w:jc w:val="both"/>
                    <w:rPr>
                      <w:rFonts w:ascii="Times New Roman" w:hAnsi="Times New Roman" w:cs="Times New Roman"/>
                      <w:sz w:val="18"/>
                      <w:szCs w:val="18"/>
                      <w:lang w:eastAsia="en-US"/>
                    </w:rPr>
                  </w:pPr>
                  <w:r w:rsidRPr="00C61EC5">
                    <w:rPr>
                      <w:rFonts w:ascii="Times New Roman" w:hAnsi="Times New Roman" w:cs="Times New Roman"/>
                      <w:sz w:val="18"/>
                      <w:szCs w:val="18"/>
                      <w:lang w:eastAsia="en-US"/>
                    </w:rPr>
                    <w:t xml:space="preserve">The assessment is only for decisions covered under this form and cannot be used for any other transactions or purposes at present or in future, </w:t>
                  </w:r>
                  <w:proofErr w:type="gramStart"/>
                  <w:r w:rsidRPr="00C61EC5">
                    <w:rPr>
                      <w:rFonts w:ascii="Times New Roman" w:hAnsi="Times New Roman" w:cs="Times New Roman"/>
                      <w:sz w:val="18"/>
                      <w:szCs w:val="18"/>
                      <w:lang w:eastAsia="en-US"/>
                    </w:rPr>
                    <w:t>whether or not</w:t>
                  </w:r>
                  <w:proofErr w:type="gramEnd"/>
                  <w:r w:rsidRPr="00C61EC5">
                    <w:rPr>
                      <w:rFonts w:ascii="Times New Roman" w:hAnsi="Times New Roman" w:cs="Times New Roman"/>
                      <w:sz w:val="18"/>
                      <w:szCs w:val="18"/>
                      <w:lang w:eastAsia="en-US"/>
                    </w:rPr>
                    <w:t xml:space="preserve"> related to the Vulnerable Adults Act. </w:t>
                  </w:r>
                </w:p>
                <w:p w14:paraId="5FC21EC3" w14:textId="77777777" w:rsidR="000B6E05" w:rsidRPr="00C61EC5" w:rsidRDefault="000B6E05" w:rsidP="000B6E05">
                  <w:pPr>
                    <w:autoSpaceDE w:val="0"/>
                    <w:autoSpaceDN w:val="0"/>
                    <w:adjustRightInd w:val="0"/>
                    <w:spacing w:before="0" w:after="0" w:line="240" w:lineRule="auto"/>
                    <w:jc w:val="both"/>
                    <w:rPr>
                      <w:rFonts w:ascii="Times New Roman" w:hAnsi="Times New Roman" w:cs="Times New Roman"/>
                      <w:b/>
                      <w:sz w:val="18"/>
                      <w:szCs w:val="18"/>
                      <w:lang w:eastAsia="en-US"/>
                    </w:rPr>
                  </w:pPr>
                </w:p>
                <w:p w14:paraId="352307E4" w14:textId="77777777" w:rsidR="000B6E05" w:rsidRPr="00C61EC5" w:rsidRDefault="000B6E05" w:rsidP="000B6E05">
                  <w:pPr>
                    <w:autoSpaceDE w:val="0"/>
                    <w:autoSpaceDN w:val="0"/>
                    <w:adjustRightInd w:val="0"/>
                    <w:spacing w:before="0" w:after="0" w:line="240" w:lineRule="auto"/>
                    <w:jc w:val="both"/>
                    <w:rPr>
                      <w:rFonts w:ascii="Times New Roman" w:hAnsi="Times New Roman" w:cs="Times New Roman"/>
                      <w:sz w:val="18"/>
                      <w:szCs w:val="18"/>
                      <w:lang w:eastAsia="en-US"/>
                    </w:rPr>
                  </w:pPr>
                  <w:r w:rsidRPr="00C61EC5">
                    <w:rPr>
                      <w:rFonts w:ascii="Times New Roman" w:hAnsi="Times New Roman" w:cs="Times New Roman"/>
                      <w:b/>
                      <w:sz w:val="18"/>
                      <w:szCs w:val="18"/>
                      <w:lang w:eastAsia="en-US"/>
                    </w:rPr>
                    <w:t>Signature</w:t>
                  </w:r>
                  <w:r w:rsidRPr="00C61EC5">
                    <w:rPr>
                      <w:rFonts w:ascii="Times New Roman" w:hAnsi="Times New Roman" w:cs="Times New Roman"/>
                      <w:sz w:val="18"/>
                      <w:szCs w:val="18"/>
                      <w:lang w:eastAsia="en-US"/>
                    </w:rPr>
                    <w:t>:</w:t>
                  </w:r>
                  <w:r w:rsidRPr="00C61EC5">
                    <w:rPr>
                      <w:rFonts w:ascii="Times New Roman" w:hAnsi="Times New Roman" w:cs="Times New Roman"/>
                      <w:sz w:val="18"/>
                      <w:szCs w:val="18"/>
                      <w:lang w:eastAsia="en-US"/>
                    </w:rPr>
                    <w:tab/>
                    <w:t>_______________________</w:t>
                  </w:r>
                </w:p>
                <w:p w14:paraId="1BF282A2" w14:textId="77777777" w:rsidR="000B6E05" w:rsidRPr="00C61EC5" w:rsidRDefault="000B6E05" w:rsidP="000B6E05">
                  <w:pPr>
                    <w:spacing w:before="0" w:after="0" w:line="240" w:lineRule="auto"/>
                    <w:jc w:val="both"/>
                    <w:rPr>
                      <w:rFonts w:ascii="Times New Roman" w:hAnsi="Times New Roman" w:cs="Times New Roman"/>
                      <w:b/>
                      <w:sz w:val="18"/>
                      <w:szCs w:val="18"/>
                      <w:lang w:eastAsia="en-US"/>
                    </w:rPr>
                  </w:pPr>
                  <w:r w:rsidRPr="00C61EC5">
                    <w:rPr>
                      <w:rFonts w:ascii="Times New Roman" w:hAnsi="Times New Roman" w:cs="Times New Roman"/>
                      <w:b/>
                      <w:sz w:val="18"/>
                      <w:szCs w:val="18"/>
                      <w:lang w:eastAsia="en-US"/>
                    </w:rPr>
                    <w:t>Date</w:t>
                  </w:r>
                  <w:r w:rsidRPr="00C61EC5">
                    <w:rPr>
                      <w:rFonts w:ascii="Times New Roman" w:hAnsi="Times New Roman" w:cs="Times New Roman"/>
                      <w:sz w:val="18"/>
                      <w:szCs w:val="18"/>
                      <w:lang w:eastAsia="en-US"/>
                    </w:rPr>
                    <w:t>:</w:t>
                  </w:r>
                  <w:r w:rsidRPr="00C61EC5">
                    <w:rPr>
                      <w:rFonts w:ascii="Times New Roman" w:hAnsi="Times New Roman" w:cs="Times New Roman"/>
                      <w:sz w:val="18"/>
                      <w:szCs w:val="18"/>
                      <w:lang w:eastAsia="en-US"/>
                    </w:rPr>
                    <w:tab/>
                  </w:r>
                  <w:r w:rsidRPr="00C61EC5">
                    <w:rPr>
                      <w:rFonts w:ascii="Times New Roman" w:hAnsi="Times New Roman" w:cs="Times New Roman"/>
                      <w:sz w:val="18"/>
                      <w:szCs w:val="18"/>
                      <w:lang w:eastAsia="en-US"/>
                    </w:rPr>
                    <w:tab/>
                    <w:t>_______________________T</w:t>
                  </w:r>
                  <w:r w:rsidRPr="00C61EC5">
                    <w:rPr>
                      <w:rFonts w:ascii="Times New Roman" w:hAnsi="Times New Roman" w:cs="Times New Roman"/>
                      <w:b/>
                      <w:sz w:val="18"/>
                      <w:szCs w:val="18"/>
                      <w:lang w:eastAsia="en-US"/>
                    </w:rPr>
                    <w:t>ime:</w:t>
                  </w:r>
                  <w:r w:rsidRPr="00C61EC5">
                    <w:rPr>
                      <w:rFonts w:ascii="Times New Roman" w:hAnsi="Times New Roman" w:cs="Times New Roman"/>
                      <w:sz w:val="18"/>
                      <w:szCs w:val="18"/>
                      <w:lang w:eastAsia="en-US"/>
                    </w:rPr>
                    <w:t xml:space="preserve"> </w:t>
                  </w:r>
                  <w:r w:rsidRPr="00C61EC5">
                    <w:rPr>
                      <w:rFonts w:ascii="Times New Roman" w:hAnsi="Times New Roman" w:cs="Times New Roman"/>
                      <w:sz w:val="18"/>
                      <w:szCs w:val="18"/>
                      <w:lang w:eastAsia="en-US"/>
                    </w:rPr>
                    <w:tab/>
                  </w:r>
                  <w:r w:rsidRPr="00C61EC5">
                    <w:rPr>
                      <w:rFonts w:ascii="Times New Roman" w:hAnsi="Times New Roman" w:cs="Times New Roman"/>
                      <w:sz w:val="18"/>
                      <w:szCs w:val="18"/>
                      <w:lang w:eastAsia="en-US"/>
                    </w:rPr>
                    <w:tab/>
                    <w:t>_______________________</w:t>
                  </w:r>
                </w:p>
              </w:tc>
            </w:tr>
          </w:tbl>
          <w:p w14:paraId="6F11A028" w14:textId="77777777" w:rsidR="000B6E05" w:rsidRPr="00C61EC5" w:rsidRDefault="000B6E05" w:rsidP="000B6E05">
            <w:pPr>
              <w:spacing w:before="0" w:after="0" w:line="240" w:lineRule="auto"/>
              <w:rPr>
                <w:rFonts w:ascii="Times New Roman" w:eastAsiaTheme="minorHAnsi" w:hAnsi="Times New Roman" w:cs="Times New Roman"/>
                <w:i/>
                <w:sz w:val="18"/>
                <w:szCs w:val="18"/>
                <w:lang w:val="en-US" w:eastAsia="en-US"/>
              </w:rPr>
            </w:pPr>
          </w:p>
          <w:p w14:paraId="123A1EA9" w14:textId="77777777" w:rsidR="000B6E05" w:rsidRPr="00C61EC5" w:rsidRDefault="000B6E05" w:rsidP="000B6E05">
            <w:pPr>
              <w:spacing w:before="0" w:after="0" w:line="240" w:lineRule="auto"/>
              <w:rPr>
                <w:rFonts w:ascii="Calibri" w:eastAsiaTheme="minorHAnsi" w:hAnsi="Calibri" w:cs="Calibri"/>
                <w:color w:val="1F497D"/>
                <w:sz w:val="22"/>
                <w:szCs w:val="22"/>
                <w:lang w:eastAsia="en-US"/>
              </w:rPr>
            </w:pPr>
          </w:p>
          <w:p w14:paraId="5AB7043F" w14:textId="77777777" w:rsidR="000B6E05" w:rsidRDefault="000B6E05" w:rsidP="000B6E05">
            <w:pPr>
              <w:spacing w:before="0" w:after="160" w:line="259" w:lineRule="auto"/>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br w:type="page"/>
            </w:r>
          </w:p>
          <w:p w14:paraId="3A2AD056" w14:textId="77777777" w:rsidR="00627742" w:rsidRDefault="00627742" w:rsidP="000B6E05">
            <w:pPr>
              <w:spacing w:before="0" w:after="160" w:line="259" w:lineRule="auto"/>
              <w:rPr>
                <w:rFonts w:asciiTheme="minorHAnsi" w:eastAsiaTheme="minorHAnsi" w:hAnsiTheme="minorHAnsi" w:cstheme="minorBidi"/>
                <w:sz w:val="22"/>
                <w:szCs w:val="22"/>
                <w:lang w:eastAsia="en-US"/>
              </w:rPr>
            </w:pPr>
          </w:p>
          <w:p w14:paraId="178738DA" w14:textId="77777777" w:rsidR="00627742" w:rsidRDefault="00627742" w:rsidP="000B6E05">
            <w:pPr>
              <w:spacing w:before="0" w:after="160" w:line="259" w:lineRule="auto"/>
              <w:rPr>
                <w:rFonts w:asciiTheme="minorHAnsi" w:eastAsiaTheme="minorHAnsi" w:hAnsiTheme="minorHAnsi" w:cstheme="minorBidi"/>
                <w:sz w:val="22"/>
                <w:szCs w:val="22"/>
                <w:lang w:eastAsia="en-US"/>
              </w:rPr>
            </w:pPr>
          </w:p>
          <w:p w14:paraId="399CD338" w14:textId="77777777" w:rsidR="00627742" w:rsidRDefault="00627742" w:rsidP="000B6E05">
            <w:pPr>
              <w:spacing w:before="0" w:after="160" w:line="259" w:lineRule="auto"/>
              <w:rPr>
                <w:rFonts w:asciiTheme="minorHAnsi" w:eastAsiaTheme="minorHAnsi" w:hAnsiTheme="minorHAnsi" w:cstheme="minorBidi"/>
                <w:sz w:val="22"/>
                <w:szCs w:val="22"/>
                <w:lang w:eastAsia="en-US"/>
              </w:rPr>
            </w:pPr>
          </w:p>
          <w:p w14:paraId="505FE4E2" w14:textId="77777777" w:rsidR="00627742" w:rsidRDefault="00627742" w:rsidP="000B6E05">
            <w:pPr>
              <w:spacing w:before="0" w:after="160" w:line="259" w:lineRule="auto"/>
              <w:rPr>
                <w:rFonts w:asciiTheme="minorHAnsi" w:eastAsiaTheme="minorHAnsi" w:hAnsiTheme="minorHAnsi" w:cstheme="minorBidi"/>
                <w:sz w:val="22"/>
                <w:szCs w:val="22"/>
                <w:lang w:eastAsia="en-US"/>
              </w:rPr>
            </w:pPr>
          </w:p>
          <w:p w14:paraId="09DC8E44" w14:textId="77777777" w:rsidR="00627742" w:rsidRDefault="00627742" w:rsidP="000B6E05">
            <w:pPr>
              <w:spacing w:before="0" w:after="160" w:line="259" w:lineRule="auto"/>
              <w:rPr>
                <w:rFonts w:asciiTheme="minorHAnsi" w:eastAsiaTheme="minorHAnsi" w:hAnsiTheme="minorHAnsi" w:cstheme="minorBidi"/>
                <w:sz w:val="22"/>
                <w:szCs w:val="22"/>
                <w:lang w:eastAsia="en-US"/>
              </w:rPr>
            </w:pPr>
          </w:p>
          <w:p w14:paraId="6D4A8A36" w14:textId="77777777" w:rsidR="00627742" w:rsidRDefault="00627742" w:rsidP="000B6E05">
            <w:pPr>
              <w:spacing w:before="0" w:after="160" w:line="259" w:lineRule="auto"/>
              <w:rPr>
                <w:rFonts w:asciiTheme="minorHAnsi" w:eastAsiaTheme="minorHAnsi" w:hAnsiTheme="minorHAnsi" w:cstheme="minorBidi"/>
                <w:sz w:val="22"/>
                <w:szCs w:val="22"/>
                <w:lang w:eastAsia="en-US"/>
              </w:rPr>
            </w:pPr>
          </w:p>
          <w:p w14:paraId="5FA52CB5" w14:textId="77777777" w:rsidR="00627742" w:rsidRDefault="00627742" w:rsidP="000B6E05">
            <w:pPr>
              <w:spacing w:before="0" w:after="160" w:line="259" w:lineRule="auto"/>
              <w:rPr>
                <w:rFonts w:asciiTheme="minorHAnsi" w:eastAsiaTheme="minorHAnsi" w:hAnsiTheme="minorHAnsi" w:cstheme="minorBidi"/>
                <w:sz w:val="22"/>
                <w:szCs w:val="22"/>
                <w:lang w:eastAsia="en-US"/>
              </w:rPr>
            </w:pPr>
          </w:p>
          <w:p w14:paraId="5EB0F597" w14:textId="77777777" w:rsidR="00627742" w:rsidRDefault="00627742" w:rsidP="000B6E05">
            <w:pPr>
              <w:spacing w:before="0" w:after="160" w:line="259" w:lineRule="auto"/>
              <w:rPr>
                <w:rFonts w:asciiTheme="minorHAnsi" w:eastAsiaTheme="minorHAnsi" w:hAnsiTheme="minorHAnsi" w:cstheme="minorBidi"/>
                <w:sz w:val="22"/>
                <w:szCs w:val="22"/>
                <w:lang w:eastAsia="en-US"/>
              </w:rPr>
            </w:pPr>
          </w:p>
          <w:p w14:paraId="45CA99E4" w14:textId="77777777" w:rsidR="000B6E05" w:rsidRPr="005603DB" w:rsidRDefault="000B6E05" w:rsidP="000B6E05">
            <w:pPr>
              <w:keepNext/>
              <w:keepLines/>
              <w:suppressAutoHyphens/>
              <w:spacing w:before="240" w:after="120" w:line="240" w:lineRule="auto"/>
              <w:jc w:val="center"/>
              <w:rPr>
                <w:rFonts w:ascii="Times New Roman" w:hAnsi="Times New Roman" w:cs="Times New Roman"/>
                <w:caps/>
                <w:sz w:val="22"/>
                <w:szCs w:val="22"/>
                <w:lang w:val="en-GB" w:eastAsia="zh-CN"/>
              </w:rPr>
            </w:pPr>
            <w:bookmarkStart w:id="47" w:name="Form64H"/>
            <w:bookmarkEnd w:id="47"/>
            <w:r w:rsidRPr="005603DB">
              <w:rPr>
                <w:rFonts w:ascii="Times New Roman" w:hAnsi="Times New Roman" w:cs="Times New Roman"/>
                <w:caps/>
                <w:sz w:val="22"/>
                <w:szCs w:val="22"/>
                <w:lang w:val="en-GB" w:eastAsia="zh-CN"/>
              </w:rPr>
              <w:t>Form 64H</w:t>
            </w:r>
          </w:p>
          <w:p w14:paraId="087E9939" w14:textId="77777777" w:rsidR="000B6E05" w:rsidRDefault="000B6E05" w:rsidP="000B6E05">
            <w:pPr>
              <w:spacing w:before="0" w:after="160" w:line="259" w:lineRule="auto"/>
              <w:rPr>
                <w:rFonts w:ascii="Times New Roman" w:eastAsiaTheme="minorHAnsi" w:hAnsi="Times New Roman" w:cs="Times New Roman"/>
                <w:sz w:val="18"/>
                <w:szCs w:val="18"/>
                <w:lang w:val="en-GB" w:eastAsia="en-US"/>
              </w:rPr>
            </w:pPr>
            <w:r w:rsidRPr="00494498">
              <w:rPr>
                <w:rFonts w:ascii="Times New Roman" w:eastAsiaTheme="minorHAnsi" w:hAnsi="Times New Roman" w:cs="Times New Roman"/>
                <w:sz w:val="18"/>
                <w:szCs w:val="18"/>
                <w:lang w:val="en-GB" w:eastAsia="en-US"/>
              </w:rPr>
              <w:lastRenderedPageBreak/>
              <w:t>Para 71</w:t>
            </w:r>
            <w:proofErr w:type="gramStart"/>
            <w:r w:rsidRPr="00494498">
              <w:rPr>
                <w:rFonts w:ascii="Times New Roman" w:eastAsiaTheme="minorHAnsi" w:hAnsi="Times New Roman" w:cs="Times New Roman"/>
                <w:sz w:val="18"/>
                <w:szCs w:val="18"/>
                <w:lang w:val="en-GB" w:eastAsia="en-US"/>
              </w:rPr>
              <w:t>B(</w:t>
            </w:r>
            <w:proofErr w:type="gramEnd"/>
            <w:r w:rsidRPr="00494498">
              <w:rPr>
                <w:rFonts w:ascii="Times New Roman" w:eastAsiaTheme="minorHAnsi" w:hAnsi="Times New Roman" w:cs="Times New Roman"/>
                <w:sz w:val="18"/>
                <w:szCs w:val="18"/>
                <w:lang w:val="en-GB" w:eastAsia="en-US"/>
              </w:rPr>
              <w:t xml:space="preserve">2) </w:t>
            </w:r>
          </w:p>
          <w:p w14:paraId="7BC8C791" w14:textId="77777777" w:rsidR="000B6E05" w:rsidRPr="00C61EC5" w:rsidRDefault="000B6E05" w:rsidP="000B6E05">
            <w:pPr>
              <w:spacing w:before="0" w:after="0" w:line="240" w:lineRule="auto"/>
              <w:jc w:val="center"/>
              <w:rPr>
                <w:rFonts w:ascii="Times New Roman" w:eastAsiaTheme="minorHAnsi" w:hAnsi="Times New Roman" w:cs="Times New Roman"/>
                <w:lang w:eastAsia="en-US"/>
              </w:rPr>
            </w:pPr>
            <w:bookmarkStart w:id="48" w:name="Form64I"/>
            <w:bookmarkEnd w:id="48"/>
          </w:p>
          <w:p w14:paraId="609CF7CA" w14:textId="77777777" w:rsidR="000B6E05" w:rsidRPr="00C61EC5" w:rsidRDefault="000B6E05" w:rsidP="000B6E05">
            <w:pPr>
              <w:spacing w:before="0" w:after="0" w:line="240" w:lineRule="auto"/>
              <w:jc w:val="center"/>
              <w:rPr>
                <w:rFonts w:ascii="Times New Roman" w:eastAsiaTheme="minorHAnsi" w:hAnsi="Times New Roman" w:cs="Times New Roman"/>
                <w:b/>
                <w:sz w:val="22"/>
                <w:szCs w:val="22"/>
                <w:lang w:eastAsia="en-US"/>
              </w:rPr>
            </w:pPr>
            <w:r w:rsidRPr="00C61EC5">
              <w:rPr>
                <w:rFonts w:ascii="Times New Roman" w:eastAsiaTheme="minorHAnsi" w:hAnsi="Times New Roman" w:cs="Times New Roman"/>
                <w:b/>
                <w:sz w:val="22"/>
                <w:szCs w:val="22"/>
                <w:lang w:eastAsia="en-US"/>
              </w:rPr>
              <w:t>APPLICATION IN VULNERABLE ADULTS ACT PROCEEDINGS</w:t>
            </w:r>
          </w:p>
          <w:p w14:paraId="00DAF2CD" w14:textId="77777777" w:rsidR="000B6E05" w:rsidRPr="00C61EC5" w:rsidRDefault="000B6E05" w:rsidP="000B6E05">
            <w:pPr>
              <w:spacing w:before="0" w:after="0" w:line="240" w:lineRule="auto"/>
              <w:jc w:val="center"/>
              <w:rPr>
                <w:rFonts w:ascii="Times New Roman" w:eastAsiaTheme="minorHAnsi" w:hAnsi="Times New Roman" w:cs="Times New Roman"/>
                <w:b/>
                <w:sz w:val="22"/>
                <w:szCs w:val="22"/>
                <w:lang w:eastAsia="en-US"/>
              </w:rPr>
            </w:pPr>
          </w:p>
          <w:p w14:paraId="6AA163F5" w14:textId="77777777" w:rsidR="000B6E05" w:rsidRPr="00C61EC5" w:rsidRDefault="000B6E05" w:rsidP="000B6E05">
            <w:pPr>
              <w:spacing w:before="0" w:after="0" w:line="240" w:lineRule="auto"/>
              <w:jc w:val="center"/>
              <w:rPr>
                <w:rFonts w:ascii="Times New Roman" w:eastAsiaTheme="minorHAnsi" w:hAnsi="Times New Roman" w:cs="Times New Roman"/>
                <w:sz w:val="22"/>
                <w:szCs w:val="22"/>
                <w:lang w:eastAsia="en-US"/>
              </w:rPr>
            </w:pPr>
            <w:r w:rsidRPr="00C61EC5">
              <w:rPr>
                <w:rFonts w:ascii="Times New Roman" w:eastAsiaTheme="minorHAnsi" w:hAnsi="Times New Roman" w:cs="Times New Roman"/>
                <w:sz w:val="22"/>
                <w:szCs w:val="22"/>
                <w:lang w:eastAsia="en-US"/>
              </w:rPr>
              <w:t>(Title as in action)</w:t>
            </w:r>
          </w:p>
          <w:p w14:paraId="4C84A4C4" w14:textId="77777777" w:rsidR="000B6E05" w:rsidRPr="00C61EC5" w:rsidRDefault="000B6E05" w:rsidP="000B6E05">
            <w:pPr>
              <w:spacing w:before="0" w:after="0" w:line="240" w:lineRule="auto"/>
              <w:jc w:val="center"/>
              <w:rPr>
                <w:rFonts w:ascii="Times New Roman" w:eastAsiaTheme="minorHAnsi" w:hAnsi="Times New Roman" w:cs="Times New Roman"/>
                <w:sz w:val="22"/>
                <w:szCs w:val="22"/>
                <w:lang w:eastAsia="en-US"/>
              </w:rPr>
            </w:pPr>
          </w:p>
          <w:p w14:paraId="17B1D4B0" w14:textId="77777777" w:rsidR="000B6E05" w:rsidRPr="00C61EC5" w:rsidRDefault="000B6E05" w:rsidP="000B6E05">
            <w:pPr>
              <w:spacing w:before="0" w:after="0" w:line="240" w:lineRule="auto"/>
              <w:rPr>
                <w:rFonts w:ascii="Times New Roman" w:eastAsiaTheme="minorHAnsi" w:hAnsi="Times New Roman" w:cs="Times New Roman"/>
                <w:sz w:val="22"/>
                <w:szCs w:val="22"/>
                <w:lang w:eastAsia="en-US"/>
              </w:rPr>
            </w:pPr>
          </w:p>
          <w:p w14:paraId="1C39237B" w14:textId="77777777" w:rsidR="000B6E05" w:rsidRPr="00C61EC5" w:rsidRDefault="000B6E05" w:rsidP="000B6E05">
            <w:pPr>
              <w:spacing w:before="0" w:after="0" w:line="240" w:lineRule="auto"/>
              <w:jc w:val="both"/>
              <w:rPr>
                <w:rFonts w:ascii="Times New Roman" w:eastAsiaTheme="minorHAnsi" w:hAnsi="Times New Roman" w:cs="Times New Roman"/>
                <w:sz w:val="22"/>
                <w:szCs w:val="22"/>
                <w:lang w:eastAsia="en-US"/>
              </w:rPr>
            </w:pPr>
            <w:r w:rsidRPr="00C61EC5">
              <w:rPr>
                <w:rFonts w:ascii="Times New Roman" w:eastAsiaTheme="minorHAnsi" w:hAnsi="Times New Roman" w:cs="Times New Roman"/>
                <w:sz w:val="22"/>
                <w:szCs w:val="22"/>
                <w:lang w:eastAsia="en-US"/>
              </w:rPr>
              <w:t xml:space="preserve">1.  </w:t>
            </w:r>
            <w:r w:rsidRPr="00C61EC5">
              <w:rPr>
                <w:rFonts w:ascii="Times New Roman" w:eastAsiaTheme="minorHAnsi" w:hAnsi="Times New Roman" w:cs="Times New Roman"/>
                <w:sz w:val="22"/>
                <w:szCs w:val="22"/>
                <w:lang w:eastAsia="en-US"/>
              </w:rPr>
              <w:tab/>
              <w:t>I, ________ (NRIC No/Other ID No: _______) of _________(address) the complainant/respondent*) hereby apply for the Court to make the following orders:</w:t>
            </w:r>
          </w:p>
          <w:p w14:paraId="5712DA5B" w14:textId="77777777" w:rsidR="000B6E05" w:rsidRPr="00C61EC5" w:rsidRDefault="000B6E05" w:rsidP="000B6E05">
            <w:pPr>
              <w:spacing w:before="0" w:after="0" w:line="240" w:lineRule="auto"/>
              <w:rPr>
                <w:rFonts w:ascii="Times New Roman" w:eastAsiaTheme="minorHAnsi" w:hAnsi="Times New Roman" w:cs="Times New Roman"/>
                <w:sz w:val="22"/>
                <w:szCs w:val="22"/>
                <w:lang w:eastAsia="en-US"/>
              </w:rPr>
            </w:pPr>
          </w:p>
          <w:p w14:paraId="094FC980" w14:textId="77777777" w:rsidR="000B6E05" w:rsidRPr="00C61EC5" w:rsidRDefault="000B6E05" w:rsidP="000B6E05">
            <w:pPr>
              <w:spacing w:before="0" w:after="0" w:line="240" w:lineRule="auto"/>
              <w:rPr>
                <w:rFonts w:ascii="Times New Roman" w:eastAsiaTheme="minorHAnsi" w:hAnsi="Times New Roman" w:cs="Times New Roman"/>
                <w:sz w:val="22"/>
                <w:szCs w:val="22"/>
                <w:lang w:eastAsia="en-US"/>
              </w:rPr>
            </w:pPr>
            <w:r w:rsidRPr="00C61EC5">
              <w:rPr>
                <w:rFonts w:ascii="Times New Roman" w:eastAsiaTheme="minorHAnsi" w:hAnsi="Times New Roman" w:cs="Times New Roman"/>
                <w:sz w:val="22"/>
                <w:szCs w:val="22"/>
                <w:lang w:eastAsia="en-US"/>
              </w:rPr>
              <w:t>2.</w:t>
            </w:r>
            <w:r w:rsidRPr="00C61EC5">
              <w:rPr>
                <w:rFonts w:ascii="Times New Roman" w:eastAsiaTheme="minorHAnsi" w:hAnsi="Times New Roman" w:cs="Times New Roman"/>
                <w:sz w:val="22"/>
                <w:szCs w:val="22"/>
                <w:lang w:eastAsia="en-US"/>
              </w:rPr>
              <w:tab/>
              <w:t>Orders applied for:</w:t>
            </w:r>
          </w:p>
          <w:p w14:paraId="54F1F151" w14:textId="77777777" w:rsidR="000B6E05" w:rsidRPr="00C61EC5" w:rsidRDefault="000B6E05" w:rsidP="000B6E05">
            <w:pPr>
              <w:spacing w:before="0" w:after="0" w:line="240" w:lineRule="auto"/>
              <w:rPr>
                <w:rFonts w:ascii="Times New Roman" w:eastAsiaTheme="minorHAnsi" w:hAnsi="Times New Roman" w:cs="Times New Roman"/>
                <w:sz w:val="22"/>
                <w:szCs w:val="22"/>
                <w:lang w:eastAsia="en-US"/>
              </w:rPr>
            </w:pPr>
            <w:r w:rsidRPr="00C61EC5">
              <w:rPr>
                <w:rFonts w:ascii="Times New Roman" w:eastAsiaTheme="minorHAnsi" w:hAnsi="Times New Roman" w:cs="Times New Roman"/>
                <w:sz w:val="22"/>
                <w:szCs w:val="22"/>
                <w:lang w:eastAsia="en-US"/>
              </w:rPr>
              <w:t>(to state nature of application, e</w:t>
            </w:r>
            <w:r>
              <w:rPr>
                <w:rFonts w:ascii="Times New Roman" w:eastAsiaTheme="minorHAnsi" w:hAnsi="Times New Roman" w:cs="Times New Roman"/>
                <w:sz w:val="22"/>
                <w:szCs w:val="22"/>
                <w:lang w:eastAsia="en-US"/>
              </w:rPr>
              <w:t>.</w:t>
            </w:r>
            <w:r w:rsidRPr="00C61EC5">
              <w:rPr>
                <w:rFonts w:ascii="Times New Roman" w:eastAsiaTheme="minorHAnsi" w:hAnsi="Times New Roman" w:cs="Times New Roman"/>
                <w:sz w:val="22"/>
                <w:szCs w:val="22"/>
                <w:lang w:eastAsia="en-US"/>
              </w:rPr>
              <w:t>g</w:t>
            </w:r>
            <w:r>
              <w:rPr>
                <w:rFonts w:ascii="Times New Roman" w:eastAsiaTheme="minorHAnsi" w:hAnsi="Times New Roman" w:cs="Times New Roman"/>
                <w:sz w:val="22"/>
                <w:szCs w:val="22"/>
                <w:lang w:eastAsia="en-US"/>
              </w:rPr>
              <w:t>.</w:t>
            </w:r>
            <w:r w:rsidRPr="00C61EC5">
              <w:rPr>
                <w:rFonts w:ascii="Times New Roman" w:eastAsiaTheme="minorHAnsi" w:hAnsi="Times New Roman" w:cs="Times New Roman"/>
                <w:sz w:val="22"/>
                <w:szCs w:val="22"/>
                <w:lang w:eastAsia="en-US"/>
              </w:rPr>
              <w:t xml:space="preserve"> striking off affidavits)</w:t>
            </w:r>
          </w:p>
          <w:p w14:paraId="60C384A5" w14:textId="77777777" w:rsidR="000B6E05" w:rsidRPr="00C61EC5" w:rsidRDefault="000B6E05" w:rsidP="000B6E05">
            <w:pPr>
              <w:spacing w:before="0" w:after="0" w:line="240" w:lineRule="auto"/>
              <w:rPr>
                <w:rFonts w:ascii="Times New Roman" w:eastAsiaTheme="minorHAnsi" w:hAnsi="Times New Roman" w:cs="Times New Roman"/>
                <w:sz w:val="22"/>
                <w:szCs w:val="22"/>
                <w:lang w:eastAsia="en-US"/>
              </w:rPr>
            </w:pPr>
          </w:p>
          <w:p w14:paraId="47C48E13" w14:textId="77777777" w:rsidR="000B6E05" w:rsidRPr="00C61EC5" w:rsidRDefault="000B6E05" w:rsidP="000B6E05">
            <w:pPr>
              <w:spacing w:before="0" w:after="0" w:line="240" w:lineRule="auto"/>
              <w:rPr>
                <w:rFonts w:ascii="Times New Roman" w:eastAsiaTheme="minorHAnsi" w:hAnsi="Times New Roman" w:cs="Times New Roman"/>
                <w:sz w:val="22"/>
                <w:szCs w:val="22"/>
                <w:lang w:eastAsia="en-US"/>
              </w:rPr>
            </w:pPr>
          </w:p>
          <w:p w14:paraId="5A8B4A77" w14:textId="77777777" w:rsidR="000B6E05" w:rsidRPr="00C61EC5" w:rsidRDefault="000B6E05" w:rsidP="000B6E05">
            <w:pPr>
              <w:spacing w:before="0" w:after="0" w:line="240" w:lineRule="auto"/>
              <w:rPr>
                <w:rFonts w:ascii="Times New Roman" w:eastAsiaTheme="minorHAnsi" w:hAnsi="Times New Roman" w:cs="Times New Roman"/>
                <w:sz w:val="22"/>
                <w:szCs w:val="22"/>
                <w:lang w:eastAsia="en-US"/>
              </w:rPr>
            </w:pPr>
            <w:r w:rsidRPr="00C61EC5">
              <w:rPr>
                <w:rFonts w:ascii="Times New Roman" w:eastAsiaTheme="minorHAnsi" w:hAnsi="Times New Roman" w:cs="Times New Roman"/>
                <w:sz w:val="22"/>
                <w:szCs w:val="22"/>
                <w:lang w:eastAsia="en-US"/>
              </w:rPr>
              <w:t xml:space="preserve">3. </w:t>
            </w:r>
            <w:r w:rsidRPr="00C61EC5">
              <w:rPr>
                <w:rFonts w:ascii="Times New Roman" w:eastAsiaTheme="minorHAnsi" w:hAnsi="Times New Roman" w:cs="Times New Roman"/>
                <w:sz w:val="22"/>
                <w:szCs w:val="22"/>
                <w:lang w:eastAsia="en-US"/>
              </w:rPr>
              <w:tab/>
              <w:t>Grounds of the Application</w:t>
            </w:r>
          </w:p>
          <w:p w14:paraId="2CB48FB9" w14:textId="77777777" w:rsidR="000B6E05" w:rsidRPr="00C61EC5" w:rsidRDefault="000B6E05" w:rsidP="000B6E05">
            <w:pPr>
              <w:spacing w:before="0" w:after="0" w:line="240" w:lineRule="auto"/>
              <w:jc w:val="both"/>
              <w:rPr>
                <w:rFonts w:ascii="Times New Roman" w:eastAsiaTheme="minorHAnsi" w:hAnsi="Times New Roman" w:cs="Times New Roman"/>
                <w:sz w:val="22"/>
                <w:szCs w:val="22"/>
                <w:lang w:eastAsia="en-US"/>
              </w:rPr>
            </w:pPr>
            <w:r w:rsidRPr="00C61EC5">
              <w:rPr>
                <w:rFonts w:ascii="Times New Roman" w:eastAsiaTheme="minorHAnsi" w:hAnsi="Times New Roman" w:cs="Times New Roman"/>
                <w:sz w:val="22"/>
                <w:szCs w:val="22"/>
                <w:lang w:eastAsia="en-US"/>
              </w:rPr>
              <w:t xml:space="preserve">(To state the Legislation / Rules which </w:t>
            </w:r>
            <w:r>
              <w:rPr>
                <w:rFonts w:ascii="Times New Roman" w:eastAsiaTheme="minorHAnsi" w:hAnsi="Times New Roman" w:cs="Times New Roman"/>
                <w:sz w:val="22"/>
                <w:szCs w:val="22"/>
                <w:lang w:eastAsia="en-US"/>
              </w:rPr>
              <w:t>the</w:t>
            </w:r>
            <w:r w:rsidRPr="00C61EC5">
              <w:rPr>
                <w:rFonts w:ascii="Times New Roman" w:eastAsiaTheme="minorHAnsi" w:hAnsi="Times New Roman" w:cs="Times New Roman"/>
                <w:sz w:val="22"/>
                <w:szCs w:val="22"/>
                <w:lang w:eastAsia="en-US"/>
              </w:rPr>
              <w:t xml:space="preserve"> applicant relies on e</w:t>
            </w:r>
            <w:r>
              <w:rPr>
                <w:rFonts w:ascii="Times New Roman" w:eastAsiaTheme="minorHAnsi" w:hAnsi="Times New Roman" w:cs="Times New Roman"/>
                <w:sz w:val="22"/>
                <w:szCs w:val="22"/>
                <w:lang w:eastAsia="en-US"/>
              </w:rPr>
              <w:t>.</w:t>
            </w:r>
            <w:r w:rsidRPr="00C61EC5">
              <w:rPr>
                <w:rFonts w:ascii="Times New Roman" w:eastAsiaTheme="minorHAnsi" w:hAnsi="Times New Roman" w:cs="Times New Roman"/>
                <w:sz w:val="22"/>
                <w:szCs w:val="22"/>
                <w:lang w:eastAsia="en-US"/>
              </w:rPr>
              <w:t>g</w:t>
            </w:r>
            <w:r>
              <w:rPr>
                <w:rFonts w:ascii="Times New Roman" w:eastAsiaTheme="minorHAnsi" w:hAnsi="Times New Roman" w:cs="Times New Roman"/>
                <w:sz w:val="22"/>
                <w:szCs w:val="22"/>
                <w:lang w:eastAsia="en-US"/>
              </w:rPr>
              <w:t>.</w:t>
            </w:r>
            <w:r w:rsidRPr="00C61EC5">
              <w:rPr>
                <w:rFonts w:ascii="Times New Roman" w:eastAsiaTheme="minorHAnsi" w:hAnsi="Times New Roman" w:cs="Times New Roman"/>
                <w:sz w:val="22"/>
                <w:szCs w:val="22"/>
                <w:lang w:eastAsia="en-US"/>
              </w:rPr>
              <w:t xml:space="preserve"> Rule 647 </w:t>
            </w:r>
            <w:r>
              <w:rPr>
                <w:rFonts w:ascii="Times New Roman" w:eastAsiaTheme="minorHAnsi" w:hAnsi="Times New Roman" w:cs="Times New Roman"/>
                <w:sz w:val="22"/>
                <w:szCs w:val="22"/>
                <w:lang w:eastAsia="en-US"/>
              </w:rPr>
              <w:t>of the</w:t>
            </w:r>
            <w:r w:rsidRPr="00C61EC5">
              <w:rPr>
                <w:rFonts w:ascii="Times New Roman" w:eastAsiaTheme="minorHAnsi" w:hAnsi="Times New Roman" w:cs="Times New Roman"/>
                <w:sz w:val="22"/>
                <w:szCs w:val="22"/>
                <w:lang w:eastAsia="en-US"/>
              </w:rPr>
              <w:t xml:space="preserve"> Family Justice Rules) </w:t>
            </w:r>
          </w:p>
          <w:p w14:paraId="25FA738A" w14:textId="77777777" w:rsidR="000B6E05" w:rsidRPr="00C61EC5" w:rsidRDefault="000B6E05" w:rsidP="000B6E05">
            <w:pPr>
              <w:spacing w:before="0" w:after="0" w:line="240" w:lineRule="auto"/>
              <w:rPr>
                <w:rFonts w:ascii="Times New Roman" w:eastAsiaTheme="minorHAnsi" w:hAnsi="Times New Roman" w:cs="Times New Roman"/>
                <w:sz w:val="22"/>
                <w:szCs w:val="22"/>
                <w:lang w:eastAsia="en-US"/>
              </w:rPr>
            </w:pPr>
          </w:p>
          <w:p w14:paraId="142F4BFA" w14:textId="77777777" w:rsidR="000B6E05" w:rsidRPr="00C61EC5" w:rsidRDefault="000B6E05" w:rsidP="000B6E05">
            <w:pPr>
              <w:spacing w:before="0" w:after="0" w:line="240" w:lineRule="auto"/>
              <w:rPr>
                <w:rFonts w:ascii="Times New Roman" w:eastAsiaTheme="minorHAnsi" w:hAnsi="Times New Roman" w:cs="Times New Roman"/>
                <w:sz w:val="22"/>
                <w:szCs w:val="22"/>
                <w:lang w:eastAsia="en-US"/>
              </w:rPr>
            </w:pPr>
          </w:p>
          <w:p w14:paraId="75827D4D" w14:textId="77777777" w:rsidR="000B6E05" w:rsidRPr="00C61EC5" w:rsidRDefault="000B6E05" w:rsidP="000B6E05">
            <w:pPr>
              <w:spacing w:before="0" w:after="0" w:line="240" w:lineRule="auto"/>
              <w:rPr>
                <w:rFonts w:ascii="Times New Roman" w:eastAsiaTheme="minorHAnsi" w:hAnsi="Times New Roman" w:cs="Times New Roman"/>
                <w:sz w:val="22"/>
                <w:szCs w:val="22"/>
                <w:lang w:eastAsia="en-US"/>
              </w:rPr>
            </w:pPr>
            <w:r w:rsidRPr="00C61EC5">
              <w:rPr>
                <w:rFonts w:ascii="Times New Roman" w:eastAsiaTheme="minorHAnsi" w:hAnsi="Times New Roman" w:cs="Times New Roman"/>
                <w:sz w:val="22"/>
                <w:szCs w:val="22"/>
                <w:lang w:eastAsia="en-US"/>
              </w:rPr>
              <w:t>4.</w:t>
            </w:r>
            <w:r w:rsidRPr="00C61EC5">
              <w:rPr>
                <w:rFonts w:ascii="Times New Roman" w:eastAsiaTheme="minorHAnsi" w:hAnsi="Times New Roman" w:cs="Times New Roman"/>
                <w:sz w:val="22"/>
                <w:szCs w:val="22"/>
                <w:lang w:eastAsia="en-US"/>
              </w:rPr>
              <w:tab/>
              <w:t>Reason in Support of Application (Please attach Supporting Affidavit, if any)</w:t>
            </w:r>
          </w:p>
          <w:p w14:paraId="2A0DD7C1" w14:textId="77777777" w:rsidR="000B6E05" w:rsidRPr="00C61EC5" w:rsidRDefault="000B6E05" w:rsidP="000B6E05">
            <w:pPr>
              <w:spacing w:before="0" w:after="0" w:line="240" w:lineRule="auto"/>
              <w:rPr>
                <w:rFonts w:ascii="Times New Roman" w:eastAsiaTheme="minorHAnsi" w:hAnsi="Times New Roman" w:cs="Times New Roman"/>
                <w:sz w:val="22"/>
                <w:szCs w:val="22"/>
                <w:lang w:eastAsia="en-US"/>
              </w:rPr>
            </w:pPr>
          </w:p>
          <w:p w14:paraId="701AC66D" w14:textId="77777777" w:rsidR="000B6E05" w:rsidRPr="00C61EC5" w:rsidRDefault="000B6E05" w:rsidP="000B6E05">
            <w:pPr>
              <w:spacing w:before="0" w:after="0" w:line="240" w:lineRule="auto"/>
              <w:rPr>
                <w:rFonts w:ascii="Times New Roman" w:eastAsiaTheme="minorHAnsi" w:hAnsi="Times New Roman" w:cs="Times New Roman"/>
                <w:sz w:val="22"/>
                <w:szCs w:val="22"/>
                <w:lang w:eastAsia="en-US"/>
              </w:rPr>
            </w:pPr>
          </w:p>
          <w:p w14:paraId="4E3B3018" w14:textId="77777777" w:rsidR="000B6E05" w:rsidRPr="00C61EC5" w:rsidRDefault="000B6E05" w:rsidP="000B6E05">
            <w:pPr>
              <w:spacing w:before="0" w:after="0" w:line="240" w:lineRule="auto"/>
              <w:rPr>
                <w:rFonts w:ascii="Times New Roman" w:eastAsiaTheme="minorHAnsi" w:hAnsi="Times New Roman" w:cs="Times New Roman"/>
                <w:sz w:val="22"/>
                <w:szCs w:val="22"/>
                <w:lang w:eastAsia="en-US"/>
              </w:rPr>
            </w:pPr>
          </w:p>
          <w:p w14:paraId="4FB0E328" w14:textId="77777777" w:rsidR="000B6E05" w:rsidRPr="00C61EC5" w:rsidRDefault="000B6E05" w:rsidP="000B6E05">
            <w:pPr>
              <w:spacing w:before="0" w:after="0" w:line="240" w:lineRule="auto"/>
              <w:rPr>
                <w:rFonts w:ascii="Times New Roman" w:eastAsiaTheme="minorHAnsi" w:hAnsi="Times New Roman" w:cs="Times New Roman"/>
                <w:sz w:val="22"/>
                <w:szCs w:val="22"/>
                <w:lang w:eastAsia="en-US"/>
              </w:rPr>
            </w:pPr>
          </w:p>
          <w:p w14:paraId="50075896" w14:textId="77777777" w:rsidR="000B6E05" w:rsidRPr="00C61EC5" w:rsidRDefault="000B6E05" w:rsidP="000B6E05">
            <w:pPr>
              <w:spacing w:before="0" w:after="0" w:line="240" w:lineRule="auto"/>
              <w:rPr>
                <w:rFonts w:ascii="Times New Roman" w:eastAsiaTheme="minorHAnsi" w:hAnsi="Times New Roman" w:cs="Times New Roman"/>
                <w:sz w:val="22"/>
                <w:szCs w:val="22"/>
                <w:lang w:eastAsia="en-US"/>
              </w:rPr>
            </w:pPr>
          </w:p>
          <w:p w14:paraId="44DE5147" w14:textId="77777777" w:rsidR="000B6E05" w:rsidRPr="00C61EC5" w:rsidRDefault="000B6E05" w:rsidP="000B6E05">
            <w:pPr>
              <w:spacing w:before="0" w:after="0" w:line="240" w:lineRule="auto"/>
              <w:jc w:val="center"/>
              <w:rPr>
                <w:rFonts w:ascii="Times New Roman" w:eastAsiaTheme="minorHAnsi" w:hAnsi="Times New Roman" w:cs="Times New Roman"/>
                <w:sz w:val="22"/>
                <w:szCs w:val="22"/>
                <w:lang w:eastAsia="en-US"/>
              </w:rPr>
            </w:pPr>
            <w:r w:rsidRPr="00C61EC5">
              <w:rPr>
                <w:rFonts w:ascii="Times New Roman" w:eastAsiaTheme="minorHAnsi" w:hAnsi="Times New Roman" w:cs="Times New Roman"/>
                <w:sz w:val="22"/>
                <w:szCs w:val="22"/>
                <w:lang w:eastAsia="en-US"/>
              </w:rPr>
              <w:t>Dated ____ day of ____ 20___</w:t>
            </w:r>
          </w:p>
          <w:p w14:paraId="1FE0E204" w14:textId="77777777" w:rsidR="000B6E05" w:rsidRPr="00C61EC5" w:rsidRDefault="000B6E05" w:rsidP="000B6E05">
            <w:pPr>
              <w:spacing w:before="0" w:after="0" w:line="240" w:lineRule="auto"/>
              <w:rPr>
                <w:rFonts w:ascii="Times New Roman" w:eastAsiaTheme="minorHAnsi" w:hAnsi="Times New Roman" w:cs="Times New Roman"/>
                <w:sz w:val="22"/>
                <w:szCs w:val="22"/>
                <w:lang w:eastAsia="en-US"/>
              </w:rPr>
            </w:pPr>
          </w:p>
          <w:p w14:paraId="114B8966" w14:textId="77777777" w:rsidR="000B6E05" w:rsidRPr="00C61EC5" w:rsidRDefault="000B6E05" w:rsidP="000B6E05">
            <w:pPr>
              <w:spacing w:before="0" w:after="0" w:line="240" w:lineRule="auto"/>
              <w:rPr>
                <w:rFonts w:ascii="Times New Roman" w:eastAsiaTheme="minorHAnsi" w:hAnsi="Times New Roman" w:cs="Times New Roman"/>
                <w:sz w:val="22"/>
                <w:szCs w:val="22"/>
                <w:lang w:eastAsia="en-US"/>
              </w:rPr>
            </w:pPr>
            <w:r w:rsidRPr="00C61EC5">
              <w:rPr>
                <w:rFonts w:ascii="Times New Roman" w:eastAsiaTheme="minorHAnsi" w:hAnsi="Times New Roman" w:cs="Times New Roman"/>
                <w:sz w:val="22"/>
                <w:szCs w:val="22"/>
                <w:lang w:eastAsia="en-US"/>
              </w:rPr>
              <w:t>Affirmed/Sworn* by</w:t>
            </w:r>
          </w:p>
          <w:p w14:paraId="19E2CEA5" w14:textId="77777777" w:rsidR="000B6E05" w:rsidRPr="00C61EC5" w:rsidRDefault="000B6E05" w:rsidP="000B6E05">
            <w:pPr>
              <w:spacing w:before="0" w:after="0" w:line="240" w:lineRule="auto"/>
              <w:rPr>
                <w:rFonts w:ascii="Times New Roman" w:eastAsiaTheme="minorHAnsi" w:hAnsi="Times New Roman" w:cs="Times New Roman"/>
                <w:sz w:val="22"/>
                <w:szCs w:val="22"/>
                <w:lang w:eastAsia="en-US"/>
              </w:rPr>
            </w:pPr>
          </w:p>
          <w:p w14:paraId="2D1E5973" w14:textId="77777777" w:rsidR="000B6E05" w:rsidRPr="00C61EC5" w:rsidRDefault="000B6E05" w:rsidP="000B6E05">
            <w:pPr>
              <w:spacing w:before="0" w:after="0" w:line="240" w:lineRule="auto"/>
              <w:rPr>
                <w:rFonts w:ascii="Times New Roman" w:eastAsiaTheme="minorHAnsi" w:hAnsi="Times New Roman" w:cs="Times New Roman"/>
                <w:sz w:val="22"/>
                <w:szCs w:val="22"/>
                <w:lang w:eastAsia="en-US"/>
              </w:rPr>
            </w:pPr>
            <w:r w:rsidRPr="00C61EC5">
              <w:rPr>
                <w:rFonts w:ascii="Times New Roman" w:eastAsiaTheme="minorHAnsi" w:hAnsi="Times New Roman" w:cs="Times New Roman"/>
                <w:sz w:val="22"/>
                <w:szCs w:val="22"/>
                <w:lang w:eastAsia="en-US"/>
              </w:rPr>
              <w:t>__________________</w:t>
            </w:r>
          </w:p>
          <w:p w14:paraId="005A4B86" w14:textId="77777777" w:rsidR="000B6E05" w:rsidRPr="00C61EC5" w:rsidRDefault="000B6E05" w:rsidP="000B6E05">
            <w:pPr>
              <w:spacing w:before="0" w:after="0" w:line="240" w:lineRule="auto"/>
              <w:rPr>
                <w:rFonts w:ascii="Times New Roman" w:eastAsiaTheme="minorHAnsi" w:hAnsi="Times New Roman" w:cs="Times New Roman"/>
                <w:sz w:val="22"/>
                <w:szCs w:val="22"/>
                <w:lang w:eastAsia="en-US"/>
              </w:rPr>
            </w:pPr>
          </w:p>
          <w:p w14:paraId="231016BE" w14:textId="77777777" w:rsidR="000B6E05" w:rsidRPr="00C61EC5" w:rsidRDefault="000B6E05" w:rsidP="000B6E05">
            <w:pPr>
              <w:spacing w:before="0" w:after="0" w:line="240" w:lineRule="auto"/>
              <w:rPr>
                <w:rFonts w:ascii="Times New Roman" w:eastAsiaTheme="minorHAnsi" w:hAnsi="Times New Roman" w:cs="Times New Roman"/>
                <w:sz w:val="22"/>
                <w:szCs w:val="22"/>
                <w:lang w:eastAsia="en-US"/>
              </w:rPr>
            </w:pPr>
            <w:r w:rsidRPr="00C61EC5">
              <w:rPr>
                <w:rFonts w:ascii="Times New Roman" w:eastAsiaTheme="minorHAnsi" w:hAnsi="Times New Roman" w:cs="Times New Roman"/>
                <w:sz w:val="22"/>
                <w:szCs w:val="22"/>
                <w:lang w:eastAsia="en-US"/>
              </w:rPr>
              <w:t xml:space="preserve">through interpretation of </w:t>
            </w:r>
          </w:p>
          <w:p w14:paraId="3B45404E" w14:textId="77777777" w:rsidR="000B6E05" w:rsidRPr="00C61EC5" w:rsidRDefault="000B6E05" w:rsidP="000B6E05">
            <w:pPr>
              <w:spacing w:before="0" w:after="0" w:line="240" w:lineRule="auto"/>
              <w:rPr>
                <w:rFonts w:ascii="Times New Roman" w:eastAsiaTheme="minorHAnsi" w:hAnsi="Times New Roman" w:cs="Times New Roman"/>
                <w:sz w:val="22"/>
                <w:szCs w:val="22"/>
                <w:lang w:eastAsia="en-US"/>
              </w:rPr>
            </w:pPr>
            <w:r w:rsidRPr="00C61EC5">
              <w:rPr>
                <w:rFonts w:ascii="Times New Roman" w:eastAsiaTheme="minorHAnsi" w:hAnsi="Times New Roman" w:cs="Times New Roman"/>
                <w:sz w:val="22"/>
                <w:szCs w:val="22"/>
                <w:lang w:eastAsia="en-US"/>
              </w:rPr>
              <w:t>_______________in (to state language)</w:t>
            </w:r>
          </w:p>
          <w:p w14:paraId="6AC0CAEC" w14:textId="77777777" w:rsidR="000B6E05" w:rsidRPr="00C61EC5" w:rsidRDefault="000B6E05" w:rsidP="000B6E05">
            <w:pPr>
              <w:spacing w:before="0" w:after="0" w:line="240" w:lineRule="auto"/>
              <w:rPr>
                <w:rFonts w:ascii="Times New Roman" w:eastAsiaTheme="minorHAnsi" w:hAnsi="Times New Roman" w:cs="Times New Roman"/>
                <w:sz w:val="22"/>
                <w:szCs w:val="22"/>
                <w:lang w:eastAsia="en-US"/>
              </w:rPr>
            </w:pPr>
          </w:p>
          <w:p w14:paraId="0135B0BB" w14:textId="77777777" w:rsidR="000B6E05" w:rsidRPr="00C61EC5" w:rsidRDefault="000B6E05" w:rsidP="000B6E05">
            <w:pPr>
              <w:spacing w:before="0" w:after="0" w:line="240" w:lineRule="auto"/>
              <w:rPr>
                <w:rFonts w:ascii="Times New Roman" w:eastAsiaTheme="minorHAnsi" w:hAnsi="Times New Roman" w:cs="Times New Roman"/>
                <w:sz w:val="22"/>
                <w:szCs w:val="22"/>
                <w:lang w:eastAsia="en-US"/>
              </w:rPr>
            </w:pPr>
          </w:p>
          <w:p w14:paraId="03C9A61E" w14:textId="77777777" w:rsidR="000B6E05" w:rsidRPr="00C61EC5" w:rsidRDefault="000B6E05" w:rsidP="000B6E05">
            <w:pPr>
              <w:spacing w:before="0" w:after="0" w:line="240" w:lineRule="auto"/>
              <w:rPr>
                <w:rFonts w:ascii="Times New Roman" w:eastAsiaTheme="minorHAnsi" w:hAnsi="Times New Roman" w:cs="Times New Roman"/>
                <w:sz w:val="22"/>
                <w:szCs w:val="22"/>
                <w:lang w:eastAsia="en-US"/>
              </w:rPr>
            </w:pPr>
            <w:r w:rsidRPr="00C61EC5">
              <w:rPr>
                <w:rFonts w:ascii="Times New Roman" w:eastAsiaTheme="minorHAnsi" w:hAnsi="Times New Roman" w:cs="Times New Roman"/>
                <w:sz w:val="22"/>
                <w:szCs w:val="22"/>
                <w:lang w:eastAsia="en-US"/>
              </w:rPr>
              <w:t>Before me</w:t>
            </w:r>
          </w:p>
          <w:p w14:paraId="69F67881" w14:textId="77777777" w:rsidR="000B6E05" w:rsidRPr="00C61EC5" w:rsidRDefault="000B6E05" w:rsidP="000B6E05">
            <w:pPr>
              <w:spacing w:before="0" w:after="0" w:line="240" w:lineRule="auto"/>
              <w:rPr>
                <w:rFonts w:ascii="Times New Roman" w:eastAsiaTheme="minorHAnsi" w:hAnsi="Times New Roman" w:cs="Times New Roman"/>
                <w:sz w:val="22"/>
                <w:szCs w:val="22"/>
                <w:lang w:eastAsia="en-US"/>
              </w:rPr>
            </w:pPr>
          </w:p>
          <w:p w14:paraId="2F79EDA0" w14:textId="77777777" w:rsidR="000B6E05" w:rsidRPr="00C61EC5" w:rsidRDefault="000B6E05" w:rsidP="000B6E05">
            <w:pPr>
              <w:spacing w:before="0" w:after="0" w:line="240" w:lineRule="auto"/>
              <w:rPr>
                <w:rFonts w:ascii="Times New Roman" w:eastAsiaTheme="minorHAnsi" w:hAnsi="Times New Roman" w:cs="Times New Roman"/>
                <w:sz w:val="22"/>
                <w:szCs w:val="22"/>
                <w:lang w:eastAsia="en-US"/>
              </w:rPr>
            </w:pPr>
          </w:p>
          <w:p w14:paraId="739DD7E8" w14:textId="77777777" w:rsidR="000B6E05" w:rsidRPr="00C61EC5" w:rsidRDefault="000B6E05" w:rsidP="000B6E05">
            <w:pPr>
              <w:spacing w:before="0" w:after="0" w:line="240" w:lineRule="auto"/>
              <w:rPr>
                <w:rFonts w:ascii="Times New Roman" w:eastAsiaTheme="minorHAnsi" w:hAnsi="Times New Roman" w:cs="Times New Roman"/>
                <w:sz w:val="22"/>
                <w:szCs w:val="22"/>
                <w:lang w:eastAsia="en-US"/>
              </w:rPr>
            </w:pPr>
            <w:r w:rsidRPr="00C61EC5">
              <w:rPr>
                <w:rFonts w:ascii="Times New Roman" w:eastAsiaTheme="minorHAnsi" w:hAnsi="Times New Roman" w:cs="Times New Roman"/>
                <w:sz w:val="22"/>
                <w:szCs w:val="22"/>
                <w:lang w:eastAsia="en-US"/>
              </w:rPr>
              <w:t>__________</w:t>
            </w:r>
            <w:r>
              <w:rPr>
                <w:rFonts w:ascii="Times New Roman" w:eastAsiaTheme="minorHAnsi" w:hAnsi="Times New Roman" w:cs="Times New Roman"/>
                <w:sz w:val="22"/>
                <w:szCs w:val="22"/>
                <w:lang w:eastAsia="en-US"/>
              </w:rPr>
              <w:t>_________</w:t>
            </w:r>
          </w:p>
          <w:p w14:paraId="0970D5BF" w14:textId="77777777" w:rsidR="000B6E05" w:rsidRPr="00C61EC5" w:rsidRDefault="000B6E05" w:rsidP="000B6E05">
            <w:pPr>
              <w:spacing w:before="0" w:after="0" w:line="240" w:lineRule="auto"/>
              <w:rPr>
                <w:rFonts w:ascii="Times New Roman" w:eastAsiaTheme="minorHAnsi" w:hAnsi="Times New Roman" w:cs="Times New Roman"/>
                <w:sz w:val="22"/>
                <w:szCs w:val="22"/>
                <w:lang w:eastAsia="en-US"/>
              </w:rPr>
            </w:pPr>
            <w:r>
              <w:rPr>
                <w:rFonts w:ascii="Times New Roman" w:eastAsiaTheme="minorHAnsi" w:hAnsi="Times New Roman" w:cs="Times New Roman"/>
                <w:sz w:val="22"/>
                <w:szCs w:val="22"/>
                <w:lang w:eastAsia="en-US"/>
              </w:rPr>
              <w:t xml:space="preserve">Commissioner for </w:t>
            </w:r>
            <w:r w:rsidRPr="00C61EC5">
              <w:rPr>
                <w:rFonts w:ascii="Times New Roman" w:eastAsiaTheme="minorHAnsi" w:hAnsi="Times New Roman" w:cs="Times New Roman"/>
                <w:sz w:val="22"/>
                <w:szCs w:val="22"/>
                <w:lang w:eastAsia="en-US"/>
              </w:rPr>
              <w:t>Oath</w:t>
            </w:r>
            <w:r>
              <w:rPr>
                <w:rFonts w:ascii="Times New Roman" w:eastAsiaTheme="minorHAnsi" w:hAnsi="Times New Roman" w:cs="Times New Roman"/>
                <w:sz w:val="22"/>
                <w:szCs w:val="22"/>
                <w:lang w:eastAsia="en-US"/>
              </w:rPr>
              <w:t>s</w:t>
            </w:r>
          </w:p>
          <w:p w14:paraId="48C4BA9B" w14:textId="77777777" w:rsidR="00FD199D" w:rsidRDefault="00FD199D" w:rsidP="006F2CA2">
            <w:pPr>
              <w:spacing w:before="60" w:after="60" w:line="240" w:lineRule="auto"/>
              <w:jc w:val="center"/>
              <w:rPr>
                <w:rFonts w:ascii="Times New Roman" w:hAnsi="Times New Roman" w:cs="Times New Roman"/>
                <w:sz w:val="22"/>
                <w:szCs w:val="20"/>
                <w:lang w:val="en-GB" w:eastAsia="en-US"/>
              </w:rPr>
            </w:pPr>
          </w:p>
          <w:p w14:paraId="3E37AB51" w14:textId="77777777" w:rsidR="002D4084" w:rsidRDefault="002D4084" w:rsidP="006F2CA2">
            <w:pPr>
              <w:spacing w:before="60" w:after="60" w:line="240" w:lineRule="auto"/>
              <w:jc w:val="center"/>
              <w:rPr>
                <w:rFonts w:ascii="Times New Roman" w:hAnsi="Times New Roman" w:cs="Times New Roman"/>
                <w:sz w:val="22"/>
                <w:szCs w:val="20"/>
                <w:lang w:val="en-GB" w:eastAsia="en-US"/>
              </w:rPr>
            </w:pPr>
          </w:p>
          <w:p w14:paraId="78B4288D" w14:textId="77777777" w:rsidR="00132751" w:rsidRDefault="00132751" w:rsidP="006F2CA2">
            <w:pPr>
              <w:spacing w:before="60" w:after="60" w:line="240" w:lineRule="auto"/>
              <w:jc w:val="center"/>
              <w:rPr>
                <w:rFonts w:ascii="Times New Roman" w:hAnsi="Times New Roman" w:cs="Times New Roman"/>
                <w:sz w:val="22"/>
                <w:szCs w:val="20"/>
                <w:lang w:val="en-GB" w:eastAsia="en-US"/>
              </w:rPr>
            </w:pPr>
          </w:p>
          <w:p w14:paraId="3284992B" w14:textId="77777777" w:rsidR="00132751" w:rsidRDefault="00132751" w:rsidP="006F2CA2">
            <w:pPr>
              <w:spacing w:before="60" w:after="60" w:line="240" w:lineRule="auto"/>
              <w:jc w:val="center"/>
              <w:rPr>
                <w:rFonts w:ascii="Times New Roman" w:hAnsi="Times New Roman" w:cs="Times New Roman"/>
                <w:sz w:val="22"/>
                <w:szCs w:val="20"/>
                <w:lang w:val="en-GB" w:eastAsia="en-US"/>
              </w:rPr>
            </w:pPr>
          </w:p>
          <w:p w14:paraId="23F4C87C" w14:textId="77777777" w:rsidR="00132751" w:rsidRDefault="00132751" w:rsidP="006F2CA2">
            <w:pPr>
              <w:spacing w:before="60" w:after="60" w:line="240" w:lineRule="auto"/>
              <w:jc w:val="center"/>
              <w:rPr>
                <w:rFonts w:ascii="Times New Roman" w:hAnsi="Times New Roman" w:cs="Times New Roman"/>
                <w:sz w:val="22"/>
                <w:szCs w:val="20"/>
                <w:lang w:val="en-GB" w:eastAsia="en-US"/>
              </w:rPr>
            </w:pPr>
          </w:p>
          <w:p w14:paraId="00BC09ED" w14:textId="77777777" w:rsidR="002D4084" w:rsidRDefault="002D4084" w:rsidP="006F2CA2">
            <w:pPr>
              <w:spacing w:before="60" w:after="60" w:line="240" w:lineRule="auto"/>
              <w:jc w:val="center"/>
              <w:rPr>
                <w:rFonts w:ascii="Times New Roman" w:hAnsi="Times New Roman" w:cs="Times New Roman"/>
                <w:sz w:val="22"/>
                <w:szCs w:val="20"/>
                <w:lang w:val="en-GB" w:eastAsia="en-US"/>
              </w:rPr>
            </w:pPr>
          </w:p>
          <w:p w14:paraId="48D58A83" w14:textId="77777777" w:rsidR="002D4084" w:rsidRDefault="002D4084" w:rsidP="006F2CA2">
            <w:pPr>
              <w:spacing w:before="60" w:after="60" w:line="240" w:lineRule="auto"/>
              <w:jc w:val="center"/>
              <w:rPr>
                <w:rFonts w:ascii="Times New Roman" w:hAnsi="Times New Roman" w:cs="Times New Roman"/>
                <w:sz w:val="22"/>
                <w:szCs w:val="20"/>
                <w:lang w:val="en-GB" w:eastAsia="en-US"/>
              </w:rPr>
            </w:pPr>
          </w:p>
          <w:p w14:paraId="432F8D05" w14:textId="77777777" w:rsidR="002D4084" w:rsidRDefault="002D4084" w:rsidP="006F2CA2">
            <w:pPr>
              <w:spacing w:before="60" w:after="60" w:line="240" w:lineRule="auto"/>
              <w:jc w:val="center"/>
              <w:rPr>
                <w:rFonts w:ascii="Times New Roman" w:hAnsi="Times New Roman" w:cs="Times New Roman"/>
                <w:sz w:val="22"/>
                <w:szCs w:val="20"/>
                <w:lang w:val="en-GB" w:eastAsia="en-US"/>
              </w:rPr>
            </w:pPr>
          </w:p>
          <w:p w14:paraId="1241DE6C"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GUID=e830589d-45f4-4a6d-af4b-f90b4b7402d4 </w:instrText>
            </w:r>
            <w:r w:rsidRPr="006F2CA2">
              <w:rPr>
                <w:rFonts w:ascii="Times New Roman" w:hAnsi="Times New Roman" w:cs="Times New Roman"/>
                <w:sz w:val="22"/>
                <w:szCs w:val="20"/>
                <w:lang w:val="en-GB" w:eastAsia="en-US"/>
              </w:rPr>
              <w:fldChar w:fldCharType="end"/>
            </w:r>
          </w:p>
        </w:tc>
      </w:tr>
      <w:tr w:rsidR="006F2CA2" w:rsidRPr="006F2CA2" w14:paraId="21A6A7A0" w14:textId="77777777" w:rsidTr="00132751">
        <w:trPr>
          <w:divId w:val="2116439976"/>
          <w:cantSplit/>
          <w:jc w:val="center"/>
        </w:trPr>
        <w:tc>
          <w:tcPr>
            <w:tcW w:w="9050" w:type="dxa"/>
          </w:tcPr>
          <w:p w14:paraId="6E941504" w14:textId="77777777" w:rsidR="006F2CA2" w:rsidRDefault="006F2CA2" w:rsidP="006F2CA2">
            <w:pPr>
              <w:spacing w:before="120" w:after="0" w:line="240" w:lineRule="auto"/>
              <w:ind w:firstLine="600"/>
              <w:jc w:val="both"/>
              <w:rPr>
                <w:rFonts w:ascii="Times New Roman" w:hAnsi="Times New Roman" w:cs="Times New Roman"/>
                <w:sz w:val="22"/>
                <w:szCs w:val="20"/>
                <w:lang w:val="en-GB" w:eastAsia="en-US"/>
              </w:rPr>
            </w:pPr>
          </w:p>
          <w:p w14:paraId="565BE2C5" w14:textId="77777777" w:rsidR="001A4106" w:rsidRDefault="001A4106" w:rsidP="001A4106">
            <w:pPr>
              <w:spacing w:before="120" w:after="0" w:line="240" w:lineRule="auto"/>
              <w:jc w:val="both"/>
              <w:rPr>
                <w:rFonts w:ascii="Times New Roman" w:hAnsi="Times New Roman" w:cs="Times New Roman"/>
                <w:sz w:val="22"/>
                <w:szCs w:val="20"/>
                <w:lang w:val="en-GB" w:eastAsia="en-US"/>
              </w:rPr>
            </w:pPr>
          </w:p>
          <w:p w14:paraId="755F328E" w14:textId="77777777" w:rsidR="001A4106" w:rsidRPr="001A4106" w:rsidRDefault="001A4106" w:rsidP="001A4106">
            <w:pPr>
              <w:spacing w:before="0" w:after="0" w:line="240" w:lineRule="auto"/>
              <w:jc w:val="center"/>
              <w:outlineLvl w:val="0"/>
              <w:rPr>
                <w:rFonts w:ascii="Times New Roman" w:eastAsia="Calibri" w:hAnsi="Times New Roman" w:cs="Times New Roman"/>
                <w:sz w:val="22"/>
                <w:szCs w:val="22"/>
                <w:lang w:eastAsia="en-US"/>
              </w:rPr>
            </w:pPr>
            <w:r w:rsidRPr="001A4106">
              <w:rPr>
                <w:rFonts w:ascii="Times New Roman" w:eastAsia="Calibri" w:hAnsi="Times New Roman" w:cs="Times New Roman"/>
                <w:sz w:val="22"/>
                <w:szCs w:val="22"/>
                <w:lang w:eastAsia="en-US"/>
              </w:rPr>
              <w:t>FORM 64I</w:t>
            </w:r>
          </w:p>
          <w:p w14:paraId="60236A85" w14:textId="77777777" w:rsidR="001A4106" w:rsidRPr="001A4106" w:rsidRDefault="001A4106" w:rsidP="001A4106">
            <w:pPr>
              <w:spacing w:before="240" w:after="120" w:line="240" w:lineRule="auto"/>
              <w:rPr>
                <w:rFonts w:ascii="Times New Roman" w:eastAsia="Calibri" w:hAnsi="Times New Roman" w:cs="Times New Roman"/>
                <w:sz w:val="18"/>
                <w:szCs w:val="18"/>
                <w:lang w:eastAsia="en-US"/>
              </w:rPr>
            </w:pPr>
            <w:r w:rsidRPr="001A4106">
              <w:rPr>
                <w:rFonts w:ascii="Times New Roman" w:eastAsia="Calibri" w:hAnsi="Times New Roman" w:cs="Times New Roman"/>
                <w:sz w:val="18"/>
                <w:szCs w:val="18"/>
                <w:lang w:eastAsia="en-US"/>
              </w:rPr>
              <w:t>R. 295T</w:t>
            </w:r>
          </w:p>
          <w:p w14:paraId="49BA50C0" w14:textId="77777777" w:rsidR="001A4106" w:rsidRPr="001A4106" w:rsidRDefault="001A4106" w:rsidP="001A4106">
            <w:pPr>
              <w:pBdr>
                <w:top w:val="single" w:sz="4" w:space="1" w:color="auto"/>
                <w:left w:val="single" w:sz="4" w:space="4" w:color="auto"/>
                <w:bottom w:val="single" w:sz="4" w:space="1" w:color="auto"/>
                <w:right w:val="single" w:sz="4" w:space="4" w:color="auto"/>
              </w:pBdr>
              <w:spacing w:before="0" w:after="160" w:line="259" w:lineRule="auto"/>
              <w:jc w:val="center"/>
              <w:rPr>
                <w:rFonts w:ascii="Times New Roman" w:eastAsia="Calibri" w:hAnsi="Times New Roman" w:cs="Times New Roman"/>
                <w:b/>
                <w:sz w:val="22"/>
                <w:szCs w:val="22"/>
                <w:u w:val="single"/>
                <w:lang w:val="en-GB" w:eastAsia="en-US"/>
              </w:rPr>
            </w:pPr>
            <w:r w:rsidRPr="001A4106">
              <w:rPr>
                <w:rFonts w:ascii="Times New Roman" w:eastAsia="Calibri" w:hAnsi="Times New Roman" w:cs="Times New Roman"/>
                <w:b/>
                <w:sz w:val="22"/>
                <w:szCs w:val="22"/>
                <w:u w:val="single"/>
                <w:lang w:val="en-GB" w:eastAsia="en-US"/>
              </w:rPr>
              <w:t>IN THE FAMILY JUSTICE COURTS OF THE REPUBLIC OF SINGAPORE</w:t>
            </w:r>
          </w:p>
          <w:p w14:paraId="0BB8A6D3" w14:textId="77777777" w:rsidR="001A4106" w:rsidRPr="001A4106" w:rsidRDefault="001A4106" w:rsidP="001A4106">
            <w:pPr>
              <w:pBdr>
                <w:top w:val="single" w:sz="4" w:space="1" w:color="auto"/>
                <w:left w:val="single" w:sz="4" w:space="4" w:color="auto"/>
                <w:bottom w:val="single" w:sz="4" w:space="1" w:color="auto"/>
                <w:right w:val="single" w:sz="4" w:space="4" w:color="auto"/>
              </w:pBdr>
              <w:spacing w:before="0" w:after="160" w:line="259" w:lineRule="auto"/>
              <w:jc w:val="center"/>
              <w:rPr>
                <w:rFonts w:ascii="Times New Roman" w:eastAsia="Calibri" w:hAnsi="Times New Roman" w:cs="Times New Roman"/>
                <w:sz w:val="22"/>
                <w:szCs w:val="22"/>
                <w:lang w:val="en-GB" w:eastAsia="en-US"/>
              </w:rPr>
            </w:pPr>
            <w:r w:rsidRPr="001A4106">
              <w:rPr>
                <w:rFonts w:ascii="Times New Roman" w:eastAsia="Calibri" w:hAnsi="Times New Roman" w:cs="Times New Roman"/>
                <w:sz w:val="22"/>
                <w:szCs w:val="22"/>
                <w:lang w:val="en-GB" w:eastAsia="en-US"/>
              </w:rPr>
              <w:t xml:space="preserve">In the Matter Section 22(4) of the </w:t>
            </w:r>
          </w:p>
          <w:p w14:paraId="45E4B4A9" w14:textId="77777777" w:rsidR="001A4106" w:rsidRPr="001A4106" w:rsidRDefault="001A4106" w:rsidP="001A4106">
            <w:pPr>
              <w:pBdr>
                <w:top w:val="single" w:sz="4" w:space="1" w:color="auto"/>
                <w:left w:val="single" w:sz="4" w:space="4" w:color="auto"/>
                <w:bottom w:val="single" w:sz="4" w:space="1" w:color="auto"/>
                <w:right w:val="single" w:sz="4" w:space="4" w:color="auto"/>
              </w:pBdr>
              <w:spacing w:before="0" w:after="160" w:line="259" w:lineRule="auto"/>
              <w:jc w:val="center"/>
              <w:rPr>
                <w:rFonts w:ascii="Times New Roman" w:eastAsia="Calibri" w:hAnsi="Times New Roman" w:cs="Times New Roman"/>
                <w:sz w:val="22"/>
                <w:szCs w:val="22"/>
                <w:lang w:val="en-GB" w:eastAsia="en-US"/>
              </w:rPr>
            </w:pPr>
            <w:r w:rsidRPr="001A4106">
              <w:rPr>
                <w:rFonts w:ascii="Times New Roman" w:eastAsia="Calibri" w:hAnsi="Times New Roman" w:cs="Times New Roman"/>
                <w:sz w:val="22"/>
                <w:szCs w:val="22"/>
                <w:lang w:val="en-GB" w:eastAsia="en-US"/>
              </w:rPr>
              <w:t>VULNERABLE ADULTS ACT 2018</w:t>
            </w:r>
          </w:p>
          <w:p w14:paraId="71F38039" w14:textId="77777777" w:rsidR="001A4106" w:rsidRPr="001A4106" w:rsidRDefault="001A4106" w:rsidP="001A4106">
            <w:pPr>
              <w:pBdr>
                <w:top w:val="single" w:sz="4" w:space="1" w:color="auto"/>
                <w:left w:val="single" w:sz="4" w:space="4" w:color="auto"/>
                <w:bottom w:val="single" w:sz="4" w:space="1" w:color="auto"/>
                <w:right w:val="single" w:sz="4" w:space="4" w:color="auto"/>
              </w:pBdr>
              <w:spacing w:before="0" w:after="160" w:line="259" w:lineRule="auto"/>
              <w:jc w:val="center"/>
              <w:rPr>
                <w:rFonts w:ascii="Times New Roman" w:eastAsia="Calibri" w:hAnsi="Times New Roman" w:cs="Times New Roman"/>
                <w:sz w:val="22"/>
                <w:szCs w:val="22"/>
                <w:lang w:val="en-GB" w:eastAsia="en-US"/>
              </w:rPr>
            </w:pPr>
            <w:r w:rsidRPr="001A4106">
              <w:rPr>
                <w:rFonts w:ascii="Times New Roman" w:eastAsia="Calibri" w:hAnsi="Times New Roman" w:cs="Times New Roman"/>
                <w:sz w:val="22"/>
                <w:szCs w:val="22"/>
                <w:lang w:val="en-GB" w:eastAsia="en-US"/>
              </w:rPr>
              <w:t>and</w:t>
            </w:r>
          </w:p>
          <w:p w14:paraId="258AF9D4" w14:textId="77777777" w:rsidR="001A4106" w:rsidRPr="001A4106" w:rsidRDefault="001A4106" w:rsidP="001A4106">
            <w:pPr>
              <w:pBdr>
                <w:top w:val="single" w:sz="4" w:space="1" w:color="auto"/>
                <w:left w:val="single" w:sz="4" w:space="4" w:color="auto"/>
                <w:bottom w:val="single" w:sz="4" w:space="1" w:color="auto"/>
                <w:right w:val="single" w:sz="4" w:space="4" w:color="auto"/>
              </w:pBdr>
              <w:spacing w:before="0" w:after="160" w:line="259" w:lineRule="auto"/>
              <w:jc w:val="center"/>
              <w:rPr>
                <w:rFonts w:ascii="Times New Roman" w:eastAsia="Calibri" w:hAnsi="Times New Roman" w:cs="Times New Roman"/>
                <w:sz w:val="22"/>
                <w:szCs w:val="22"/>
                <w:lang w:val="en-GB" w:eastAsia="en-US"/>
              </w:rPr>
            </w:pPr>
            <w:r w:rsidRPr="001A4106">
              <w:rPr>
                <w:rFonts w:ascii="Times New Roman" w:eastAsia="Calibri" w:hAnsi="Times New Roman" w:cs="Times New Roman"/>
                <w:sz w:val="22"/>
                <w:szCs w:val="22"/>
                <w:lang w:val="en-GB" w:eastAsia="en-US"/>
              </w:rPr>
              <w:t>[Name &amp; identification of Vulnerable Adult]</w:t>
            </w:r>
          </w:p>
          <w:p w14:paraId="5F9EFBE0" w14:textId="77777777" w:rsidR="001A4106" w:rsidRPr="001A4106" w:rsidRDefault="001A4106" w:rsidP="001A4106">
            <w:pPr>
              <w:pBdr>
                <w:top w:val="single" w:sz="4" w:space="1" w:color="auto"/>
                <w:left w:val="single" w:sz="4" w:space="4" w:color="auto"/>
                <w:bottom w:val="single" w:sz="4" w:space="1" w:color="auto"/>
                <w:right w:val="single" w:sz="4" w:space="4" w:color="auto"/>
              </w:pBdr>
              <w:spacing w:before="0" w:after="160" w:line="259" w:lineRule="auto"/>
              <w:jc w:val="right"/>
              <w:rPr>
                <w:rFonts w:ascii="Times New Roman" w:eastAsia="Calibri" w:hAnsi="Times New Roman" w:cs="Times New Roman"/>
                <w:sz w:val="22"/>
                <w:szCs w:val="22"/>
                <w:lang w:val="en-GB" w:eastAsia="en-US"/>
              </w:rPr>
            </w:pPr>
            <w:r w:rsidRPr="001A4106">
              <w:rPr>
                <w:rFonts w:ascii="Times New Roman" w:eastAsia="Calibri" w:hAnsi="Times New Roman" w:cs="Times New Roman"/>
                <w:sz w:val="22"/>
                <w:szCs w:val="22"/>
                <w:lang w:val="en-GB" w:eastAsia="en-US"/>
              </w:rPr>
              <w:t>Director-General of Social Welfare/protector… Applicant</w:t>
            </w:r>
          </w:p>
          <w:p w14:paraId="7131B39D" w14:textId="77777777" w:rsidR="001A4106" w:rsidRPr="001A4106" w:rsidRDefault="001A4106" w:rsidP="001A4106">
            <w:pPr>
              <w:pBdr>
                <w:top w:val="single" w:sz="4" w:space="1" w:color="auto"/>
                <w:left w:val="single" w:sz="4" w:space="4" w:color="auto"/>
                <w:bottom w:val="single" w:sz="4" w:space="1" w:color="auto"/>
                <w:right w:val="single" w:sz="4" w:space="4" w:color="auto"/>
              </w:pBdr>
              <w:spacing w:before="0" w:after="160" w:line="259" w:lineRule="auto"/>
              <w:jc w:val="center"/>
              <w:rPr>
                <w:rFonts w:ascii="Times New Roman" w:eastAsia="Calibri" w:hAnsi="Times New Roman" w:cs="Times New Roman"/>
                <w:sz w:val="22"/>
                <w:szCs w:val="22"/>
                <w:lang w:val="en-GB" w:eastAsia="en-US"/>
              </w:rPr>
            </w:pPr>
            <w:r w:rsidRPr="001A4106">
              <w:rPr>
                <w:rFonts w:ascii="Times New Roman" w:eastAsia="Calibri" w:hAnsi="Times New Roman" w:cs="Times New Roman"/>
                <w:sz w:val="22"/>
                <w:szCs w:val="22"/>
                <w:lang w:val="en-GB" w:eastAsia="en-US"/>
              </w:rPr>
              <w:t>and</w:t>
            </w:r>
          </w:p>
          <w:p w14:paraId="1AC475D0" w14:textId="77777777" w:rsidR="001A4106" w:rsidRPr="001A4106" w:rsidRDefault="001A4106" w:rsidP="001A4106">
            <w:pPr>
              <w:pBdr>
                <w:top w:val="single" w:sz="4" w:space="1" w:color="auto"/>
                <w:left w:val="single" w:sz="4" w:space="4" w:color="auto"/>
                <w:bottom w:val="single" w:sz="4" w:space="1" w:color="auto"/>
                <w:right w:val="single" w:sz="4" w:space="4" w:color="auto"/>
              </w:pBdr>
              <w:spacing w:before="0" w:after="160" w:line="259" w:lineRule="auto"/>
              <w:jc w:val="center"/>
              <w:rPr>
                <w:rFonts w:ascii="Times New Roman" w:eastAsia="Calibri" w:hAnsi="Times New Roman" w:cs="Times New Roman"/>
                <w:sz w:val="22"/>
                <w:szCs w:val="22"/>
                <w:lang w:val="en-GB" w:eastAsia="en-US"/>
              </w:rPr>
            </w:pPr>
            <w:r w:rsidRPr="001A4106">
              <w:rPr>
                <w:rFonts w:ascii="Times New Roman" w:eastAsia="Calibri" w:hAnsi="Times New Roman" w:cs="Times New Roman"/>
                <w:sz w:val="22"/>
                <w:szCs w:val="22"/>
                <w:lang w:val="en-GB" w:eastAsia="en-US"/>
              </w:rPr>
              <w:t>[Name &amp; identification of Respondent]</w:t>
            </w:r>
          </w:p>
          <w:p w14:paraId="7DE87610" w14:textId="77777777" w:rsidR="001A4106" w:rsidRPr="001A4106" w:rsidRDefault="001A4106" w:rsidP="001A4106">
            <w:pPr>
              <w:pBdr>
                <w:top w:val="single" w:sz="4" w:space="1" w:color="auto"/>
                <w:left w:val="single" w:sz="4" w:space="4" w:color="auto"/>
                <w:bottom w:val="single" w:sz="4" w:space="1" w:color="auto"/>
                <w:right w:val="single" w:sz="4" w:space="4" w:color="auto"/>
              </w:pBdr>
              <w:spacing w:before="0" w:after="160" w:line="259" w:lineRule="auto"/>
              <w:jc w:val="right"/>
              <w:rPr>
                <w:rFonts w:ascii="Times New Roman" w:eastAsia="Calibri" w:hAnsi="Times New Roman" w:cs="Times New Roman"/>
                <w:sz w:val="22"/>
                <w:szCs w:val="22"/>
                <w:lang w:val="en-GB" w:eastAsia="en-US"/>
              </w:rPr>
            </w:pPr>
            <w:r w:rsidRPr="001A4106">
              <w:rPr>
                <w:rFonts w:ascii="Times New Roman" w:eastAsia="Calibri" w:hAnsi="Times New Roman" w:cs="Times New Roman"/>
                <w:sz w:val="22"/>
                <w:szCs w:val="22"/>
                <w:lang w:val="en-GB" w:eastAsia="en-US"/>
              </w:rPr>
              <w:t>… Respondent</w:t>
            </w:r>
          </w:p>
          <w:p w14:paraId="5A064B48" w14:textId="77777777" w:rsidR="001A4106" w:rsidRPr="001A4106" w:rsidRDefault="001A4106" w:rsidP="001A4106">
            <w:pPr>
              <w:pBdr>
                <w:top w:val="single" w:sz="4" w:space="1" w:color="auto"/>
                <w:left w:val="single" w:sz="4" w:space="4" w:color="auto"/>
                <w:bottom w:val="single" w:sz="4" w:space="1" w:color="auto"/>
                <w:right w:val="single" w:sz="4" w:space="4" w:color="auto"/>
              </w:pBdr>
              <w:spacing w:before="0" w:after="0" w:line="259" w:lineRule="auto"/>
              <w:jc w:val="center"/>
              <w:rPr>
                <w:rFonts w:ascii="Times New Roman" w:eastAsia="Calibri" w:hAnsi="Times New Roman" w:cs="Times New Roman"/>
                <w:b/>
                <w:sz w:val="22"/>
                <w:szCs w:val="22"/>
                <w:u w:val="single"/>
                <w:lang w:val="en-GB" w:eastAsia="en-US"/>
              </w:rPr>
            </w:pPr>
            <w:r w:rsidRPr="001A4106">
              <w:rPr>
                <w:rFonts w:ascii="Times New Roman" w:eastAsia="Calibri" w:hAnsi="Times New Roman" w:cs="Times New Roman"/>
                <w:b/>
                <w:sz w:val="22"/>
                <w:szCs w:val="22"/>
                <w:u w:val="single"/>
                <w:lang w:val="en-GB" w:eastAsia="en-US"/>
              </w:rPr>
              <w:t>NOTICE TO SET ASIDE AN ORDER UNDER SECTION 22(4)</w:t>
            </w:r>
          </w:p>
          <w:p w14:paraId="3E82F295" w14:textId="77777777" w:rsidR="001A4106" w:rsidRPr="001A4106" w:rsidRDefault="001A4106" w:rsidP="001A4106">
            <w:pPr>
              <w:pBdr>
                <w:top w:val="single" w:sz="4" w:space="1" w:color="auto"/>
                <w:left w:val="single" w:sz="4" w:space="4" w:color="auto"/>
                <w:bottom w:val="single" w:sz="4" w:space="1" w:color="auto"/>
                <w:right w:val="single" w:sz="4" w:space="4" w:color="auto"/>
              </w:pBdr>
              <w:spacing w:before="0" w:after="0" w:line="259" w:lineRule="auto"/>
              <w:jc w:val="center"/>
              <w:rPr>
                <w:rFonts w:ascii="Times New Roman" w:eastAsia="Calibri" w:hAnsi="Times New Roman" w:cs="Times New Roman"/>
                <w:b/>
                <w:sz w:val="22"/>
                <w:szCs w:val="22"/>
                <w:lang w:val="en-GB" w:eastAsia="en-US"/>
              </w:rPr>
            </w:pPr>
          </w:p>
          <w:p w14:paraId="40A10769" w14:textId="77777777" w:rsidR="001A4106" w:rsidRPr="001A4106" w:rsidRDefault="001A4106" w:rsidP="001A4106">
            <w:pPr>
              <w:pBdr>
                <w:top w:val="single" w:sz="4" w:space="1" w:color="auto"/>
                <w:left w:val="single" w:sz="4" w:space="4" w:color="auto"/>
                <w:bottom w:val="single" w:sz="4" w:space="1" w:color="auto"/>
                <w:right w:val="single" w:sz="4" w:space="4" w:color="auto"/>
              </w:pBdr>
              <w:spacing w:before="0" w:after="160" w:line="259" w:lineRule="auto"/>
              <w:jc w:val="both"/>
              <w:rPr>
                <w:rFonts w:ascii="Times New Roman" w:eastAsia="Calibri" w:hAnsi="Times New Roman" w:cs="Times New Roman"/>
                <w:sz w:val="22"/>
                <w:szCs w:val="22"/>
                <w:lang w:eastAsia="en-US"/>
              </w:rPr>
            </w:pPr>
            <w:r w:rsidRPr="001A4106">
              <w:rPr>
                <w:rFonts w:ascii="Times New Roman" w:eastAsia="Calibri" w:hAnsi="Times New Roman" w:cs="Times New Roman"/>
                <w:sz w:val="22"/>
                <w:szCs w:val="22"/>
                <w:lang w:eastAsia="en-US"/>
              </w:rPr>
              <w:t>To (Name of Respondent)</w:t>
            </w:r>
          </w:p>
          <w:p w14:paraId="7CA61358" w14:textId="77777777" w:rsidR="001A4106" w:rsidRPr="001A4106" w:rsidRDefault="001A4106" w:rsidP="001A4106">
            <w:pPr>
              <w:pBdr>
                <w:top w:val="single" w:sz="4" w:space="1" w:color="auto"/>
                <w:left w:val="single" w:sz="4" w:space="4" w:color="auto"/>
                <w:bottom w:val="single" w:sz="4" w:space="1" w:color="auto"/>
                <w:right w:val="single" w:sz="4" w:space="4" w:color="auto"/>
              </w:pBdr>
              <w:spacing w:before="0" w:after="160" w:line="259" w:lineRule="auto"/>
              <w:jc w:val="both"/>
              <w:rPr>
                <w:rFonts w:ascii="Times New Roman" w:eastAsia="Calibri" w:hAnsi="Times New Roman" w:cs="Times New Roman"/>
                <w:sz w:val="22"/>
                <w:szCs w:val="22"/>
                <w:lang w:eastAsia="en-US"/>
              </w:rPr>
            </w:pPr>
            <w:r w:rsidRPr="001A4106">
              <w:rPr>
                <w:rFonts w:ascii="Times New Roman" w:eastAsia="Calibri" w:hAnsi="Times New Roman" w:cs="Times New Roman"/>
                <w:sz w:val="22"/>
                <w:szCs w:val="22"/>
                <w:lang w:eastAsia="en-US"/>
              </w:rPr>
              <w:t>Of (Address)</w:t>
            </w:r>
          </w:p>
          <w:p w14:paraId="0A410CC2" w14:textId="77777777" w:rsidR="001A4106" w:rsidRPr="001A4106" w:rsidRDefault="001A4106" w:rsidP="001A4106">
            <w:pPr>
              <w:pBdr>
                <w:top w:val="single" w:sz="4" w:space="1" w:color="auto"/>
                <w:left w:val="single" w:sz="4" w:space="4" w:color="auto"/>
                <w:bottom w:val="single" w:sz="4" w:space="1" w:color="auto"/>
                <w:right w:val="single" w:sz="4" w:space="4" w:color="auto"/>
              </w:pBdr>
              <w:spacing w:before="0" w:after="0" w:line="259" w:lineRule="auto"/>
              <w:jc w:val="both"/>
              <w:rPr>
                <w:rFonts w:ascii="Times New Roman" w:eastAsia="Calibri" w:hAnsi="Times New Roman" w:cs="Times New Roman"/>
                <w:sz w:val="22"/>
                <w:szCs w:val="22"/>
                <w:lang w:eastAsia="en-US"/>
              </w:rPr>
            </w:pPr>
          </w:p>
          <w:p w14:paraId="7C9336A1" w14:textId="77777777" w:rsidR="001A4106" w:rsidRPr="001A4106" w:rsidRDefault="001A4106" w:rsidP="001A4106">
            <w:pPr>
              <w:pBdr>
                <w:top w:val="single" w:sz="4" w:space="1" w:color="auto"/>
                <w:left w:val="single" w:sz="4" w:space="4" w:color="auto"/>
                <w:bottom w:val="single" w:sz="4" w:space="1" w:color="auto"/>
                <w:right w:val="single" w:sz="4" w:space="4" w:color="auto"/>
              </w:pBdr>
              <w:spacing w:before="0" w:after="160"/>
              <w:ind w:firstLine="720"/>
              <w:jc w:val="both"/>
              <w:rPr>
                <w:rFonts w:ascii="Times New Roman" w:eastAsia="Calibri" w:hAnsi="Times New Roman" w:cs="Times New Roman"/>
                <w:sz w:val="22"/>
                <w:szCs w:val="22"/>
                <w:lang w:eastAsia="en-US"/>
              </w:rPr>
            </w:pPr>
            <w:bookmarkStart w:id="49" w:name="_Hlk59205382"/>
            <w:r w:rsidRPr="001A4106">
              <w:rPr>
                <w:rFonts w:ascii="Times New Roman" w:eastAsia="Calibri" w:hAnsi="Times New Roman" w:cs="Times New Roman"/>
                <w:b/>
                <w:bCs/>
                <w:sz w:val="22"/>
                <w:szCs w:val="22"/>
                <w:lang w:eastAsia="en-US"/>
              </w:rPr>
              <w:t>WHEREAS</w:t>
            </w:r>
            <w:r w:rsidRPr="001A4106">
              <w:rPr>
                <w:rFonts w:ascii="Times New Roman" w:eastAsia="Calibri" w:hAnsi="Times New Roman" w:cs="Times New Roman"/>
                <w:sz w:val="22"/>
                <w:szCs w:val="22"/>
                <w:lang w:eastAsia="en-US"/>
              </w:rPr>
              <w:t xml:space="preserve"> an order in my/the Respondent’s* absence has been made under section 22(4) of the above-mentioned Act that I/the Respondent* remove the publication, or cease the broadcast, of the information or picture(s), that was published or broadcast on [specify date] on [specify platform</w:t>
            </w:r>
            <w:proofErr w:type="gramStart"/>
            <w:r w:rsidRPr="001A4106">
              <w:rPr>
                <w:rFonts w:ascii="Times New Roman" w:eastAsia="Calibri" w:hAnsi="Times New Roman" w:cs="Times New Roman"/>
                <w:sz w:val="22"/>
                <w:szCs w:val="22"/>
                <w:lang w:eastAsia="en-US"/>
              </w:rPr>
              <w:t>],  in</w:t>
            </w:r>
            <w:proofErr w:type="gramEnd"/>
            <w:r w:rsidRPr="001A4106">
              <w:rPr>
                <w:rFonts w:ascii="Times New Roman" w:eastAsia="Calibri" w:hAnsi="Times New Roman" w:cs="Times New Roman"/>
                <w:sz w:val="22"/>
                <w:szCs w:val="22"/>
                <w:lang w:eastAsia="en-US"/>
              </w:rPr>
              <w:t xml:space="preserve"> contravention of [specify section 22(1) / (2)]* of the above-mentioned Act;</w:t>
            </w:r>
          </w:p>
          <w:p w14:paraId="36A3BB9F" w14:textId="77777777" w:rsidR="001A4106" w:rsidRPr="001A4106" w:rsidRDefault="001A4106" w:rsidP="001A4106">
            <w:pPr>
              <w:pBdr>
                <w:top w:val="single" w:sz="4" w:space="1" w:color="auto"/>
                <w:left w:val="single" w:sz="4" w:space="4" w:color="auto"/>
                <w:bottom w:val="single" w:sz="4" w:space="1" w:color="auto"/>
                <w:right w:val="single" w:sz="4" w:space="4" w:color="auto"/>
              </w:pBdr>
              <w:spacing w:before="0" w:after="160"/>
              <w:jc w:val="both"/>
              <w:rPr>
                <w:rFonts w:ascii="Times New Roman" w:eastAsia="Calibri" w:hAnsi="Times New Roman" w:cs="Times New Roman"/>
                <w:sz w:val="22"/>
                <w:szCs w:val="22"/>
                <w:lang w:eastAsia="en-US"/>
              </w:rPr>
            </w:pPr>
            <w:r w:rsidRPr="001A4106">
              <w:rPr>
                <w:rFonts w:ascii="Times New Roman" w:eastAsia="Calibri" w:hAnsi="Times New Roman" w:cs="Times New Roman"/>
                <w:sz w:val="22"/>
                <w:szCs w:val="22"/>
                <w:lang w:eastAsia="en-US"/>
              </w:rPr>
              <w:t xml:space="preserve">1. </w:t>
            </w:r>
            <w:r w:rsidRPr="001A4106">
              <w:rPr>
                <w:rFonts w:ascii="Times New Roman" w:eastAsia="Calibri" w:hAnsi="Times New Roman" w:cs="Times New Roman"/>
                <w:sz w:val="22"/>
                <w:szCs w:val="22"/>
                <w:lang w:eastAsia="en-US"/>
              </w:rPr>
              <w:tab/>
              <w:t>I, [state name] [Identification Number (for Respondent) / Practicing Certificate Number (for solicitor</w:t>
            </w:r>
            <w:proofErr w:type="gramStart"/>
            <w:r w:rsidRPr="001A4106">
              <w:rPr>
                <w:rFonts w:ascii="Times New Roman" w:eastAsia="Calibri" w:hAnsi="Times New Roman" w:cs="Times New Roman"/>
                <w:sz w:val="22"/>
                <w:szCs w:val="22"/>
                <w:lang w:eastAsia="en-US"/>
              </w:rPr>
              <w:t>)]*</w:t>
            </w:r>
            <w:proofErr w:type="gramEnd"/>
            <w:r w:rsidRPr="001A4106">
              <w:rPr>
                <w:rFonts w:ascii="Times New Roman" w:eastAsia="Calibri" w:hAnsi="Times New Roman" w:cs="Times New Roman"/>
                <w:sz w:val="22"/>
                <w:szCs w:val="22"/>
                <w:lang w:eastAsia="en-US"/>
              </w:rPr>
              <w:t xml:space="preserve">, the [state nature of relationship to the vulnerable adult if any (e.g., father, daughter)] of the vulnerable adult hereby give notice that I am/the Respondent is* applying to set aside the order. The grounds/reasons for my/the Respondent’s application </w:t>
            </w:r>
            <w:proofErr w:type="gramStart"/>
            <w:r w:rsidRPr="001A4106">
              <w:rPr>
                <w:rFonts w:ascii="Times New Roman" w:eastAsia="Calibri" w:hAnsi="Times New Roman" w:cs="Times New Roman"/>
                <w:sz w:val="22"/>
                <w:szCs w:val="22"/>
                <w:lang w:eastAsia="en-US"/>
              </w:rPr>
              <w:t>is</w:t>
            </w:r>
            <w:proofErr w:type="gramEnd"/>
            <w:r w:rsidRPr="001A4106">
              <w:rPr>
                <w:rFonts w:ascii="Times New Roman" w:eastAsia="Calibri" w:hAnsi="Times New Roman" w:cs="Times New Roman"/>
                <w:sz w:val="22"/>
                <w:szCs w:val="22"/>
                <w:lang w:eastAsia="en-US"/>
              </w:rPr>
              <w:t xml:space="preserve"> set out in my/the Respondent’s affidavit filed herewith.</w:t>
            </w:r>
          </w:p>
          <w:p w14:paraId="4261836D" w14:textId="77777777" w:rsidR="001A4106" w:rsidRPr="001A4106" w:rsidRDefault="001A4106" w:rsidP="001A4106">
            <w:pPr>
              <w:pBdr>
                <w:top w:val="single" w:sz="4" w:space="1" w:color="auto"/>
                <w:left w:val="single" w:sz="4" w:space="4" w:color="auto"/>
                <w:bottom w:val="single" w:sz="4" w:space="1" w:color="auto"/>
                <w:right w:val="single" w:sz="4" w:space="4" w:color="auto"/>
              </w:pBdr>
              <w:spacing w:before="0" w:after="160"/>
              <w:jc w:val="both"/>
              <w:rPr>
                <w:rFonts w:ascii="Times New Roman" w:eastAsia="Calibri" w:hAnsi="Times New Roman" w:cs="Times New Roman"/>
                <w:sz w:val="22"/>
                <w:szCs w:val="22"/>
                <w:lang w:eastAsia="en-US"/>
              </w:rPr>
            </w:pPr>
            <w:r w:rsidRPr="001A4106">
              <w:rPr>
                <w:rFonts w:ascii="Times New Roman" w:eastAsia="Calibri" w:hAnsi="Times New Roman" w:cs="Times New Roman"/>
                <w:sz w:val="22"/>
                <w:szCs w:val="22"/>
                <w:lang w:eastAsia="en-US"/>
              </w:rPr>
              <w:t>2.</w:t>
            </w:r>
            <w:r w:rsidRPr="001A4106">
              <w:rPr>
                <w:rFonts w:ascii="Times New Roman" w:eastAsia="Calibri" w:hAnsi="Times New Roman" w:cs="Times New Roman"/>
                <w:sz w:val="22"/>
                <w:szCs w:val="22"/>
                <w:lang w:eastAsia="en-US"/>
              </w:rPr>
              <w:tab/>
              <w:t xml:space="preserve">The address to which communications should be sent to me/the Respondent* is: </w:t>
            </w:r>
          </w:p>
          <w:p w14:paraId="31FBBD12" w14:textId="77777777" w:rsidR="001A4106" w:rsidRPr="001A4106" w:rsidRDefault="001A4106" w:rsidP="001A4106">
            <w:pPr>
              <w:pBdr>
                <w:top w:val="single" w:sz="4" w:space="1" w:color="auto"/>
                <w:left w:val="single" w:sz="4" w:space="4" w:color="auto"/>
                <w:bottom w:val="single" w:sz="4" w:space="1" w:color="auto"/>
                <w:right w:val="single" w:sz="4" w:space="4" w:color="auto"/>
              </w:pBdr>
              <w:spacing w:before="0" w:after="160"/>
              <w:jc w:val="both"/>
              <w:rPr>
                <w:rFonts w:ascii="Times New Roman" w:eastAsia="Calibri" w:hAnsi="Times New Roman" w:cs="Times New Roman"/>
                <w:sz w:val="22"/>
                <w:szCs w:val="22"/>
                <w:lang w:eastAsia="en-US"/>
              </w:rPr>
            </w:pPr>
            <w:r w:rsidRPr="001A4106">
              <w:rPr>
                <w:rFonts w:ascii="Times New Roman" w:eastAsia="Calibri" w:hAnsi="Times New Roman" w:cs="Times New Roman"/>
                <w:sz w:val="22"/>
                <w:szCs w:val="22"/>
                <w:lang w:eastAsia="en-US"/>
              </w:rPr>
              <w:t xml:space="preserve">[Note: This must be an address in Singapore. If a solicitor is acting for you, give the name and address of your solicitor in Singapore.] </w:t>
            </w:r>
          </w:p>
          <w:p w14:paraId="21913887" w14:textId="77777777" w:rsidR="001A4106" w:rsidRPr="001A4106" w:rsidRDefault="001A4106" w:rsidP="001A4106">
            <w:pPr>
              <w:pBdr>
                <w:top w:val="single" w:sz="4" w:space="1" w:color="auto"/>
                <w:left w:val="single" w:sz="4" w:space="4" w:color="auto"/>
                <w:bottom w:val="single" w:sz="4" w:space="1" w:color="auto"/>
                <w:right w:val="single" w:sz="4" w:space="4" w:color="auto"/>
              </w:pBdr>
              <w:spacing w:before="0" w:after="160"/>
              <w:jc w:val="both"/>
              <w:rPr>
                <w:rFonts w:ascii="Times New Roman" w:eastAsia="Calibri" w:hAnsi="Times New Roman" w:cs="Times New Roman"/>
                <w:sz w:val="22"/>
                <w:szCs w:val="22"/>
                <w:lang w:eastAsia="en-US"/>
              </w:rPr>
            </w:pPr>
            <w:r w:rsidRPr="001A4106">
              <w:rPr>
                <w:rFonts w:ascii="Times New Roman" w:eastAsia="Calibri" w:hAnsi="Times New Roman" w:cs="Times New Roman"/>
                <w:sz w:val="22"/>
                <w:szCs w:val="22"/>
                <w:lang w:eastAsia="en-US"/>
              </w:rPr>
              <w:t>[If the Respondent is a minor (</w:t>
            </w:r>
            <w:proofErr w:type="gramStart"/>
            <w:r w:rsidRPr="001A4106">
              <w:rPr>
                <w:rFonts w:ascii="Times New Roman" w:eastAsia="Calibri" w:hAnsi="Times New Roman" w:cs="Times New Roman"/>
                <w:sz w:val="22"/>
                <w:szCs w:val="22"/>
                <w:lang w:eastAsia="en-US"/>
              </w:rPr>
              <w:t>i.e.</w:t>
            </w:r>
            <w:proofErr w:type="gramEnd"/>
            <w:r w:rsidRPr="001A4106">
              <w:rPr>
                <w:rFonts w:ascii="Times New Roman" w:eastAsia="Calibri" w:hAnsi="Times New Roman" w:cs="Times New Roman"/>
                <w:sz w:val="22"/>
                <w:szCs w:val="22"/>
                <w:lang w:eastAsia="en-US"/>
              </w:rPr>
              <w:t xml:space="preserve"> below 21 years of age), a Litigation Representative is to appear on his/her behalf and a solicitor is to be appointed to represent the Litigation Representative. Forms 133 and 134 of these Practice Directions are to be filed together with this Notice.]</w:t>
            </w:r>
          </w:p>
          <w:p w14:paraId="5B32567A" w14:textId="77777777" w:rsidR="001A4106" w:rsidRPr="001A4106" w:rsidRDefault="001A4106" w:rsidP="001A4106">
            <w:pPr>
              <w:pBdr>
                <w:top w:val="single" w:sz="4" w:space="1" w:color="auto"/>
                <w:left w:val="single" w:sz="4" w:space="4" w:color="auto"/>
                <w:bottom w:val="single" w:sz="4" w:space="1" w:color="auto"/>
                <w:right w:val="single" w:sz="4" w:space="4" w:color="auto"/>
              </w:pBdr>
              <w:spacing w:before="0" w:after="160"/>
              <w:jc w:val="both"/>
              <w:rPr>
                <w:rFonts w:ascii="Times New Roman" w:eastAsia="Calibri" w:hAnsi="Times New Roman" w:cs="Times New Roman"/>
                <w:sz w:val="22"/>
                <w:szCs w:val="22"/>
                <w:lang w:eastAsia="en-US"/>
              </w:rPr>
            </w:pPr>
            <w:r w:rsidRPr="001A4106">
              <w:rPr>
                <w:rFonts w:ascii="Times New Roman" w:eastAsia="Calibri" w:hAnsi="Times New Roman" w:cs="Times New Roman"/>
                <w:sz w:val="22"/>
                <w:szCs w:val="22"/>
                <w:lang w:eastAsia="en-US"/>
              </w:rPr>
              <w:t xml:space="preserve">3. </w:t>
            </w:r>
            <w:r w:rsidRPr="001A4106">
              <w:rPr>
                <w:rFonts w:ascii="Times New Roman" w:eastAsia="Calibri" w:hAnsi="Times New Roman" w:cs="Times New Roman"/>
                <w:sz w:val="22"/>
                <w:szCs w:val="22"/>
                <w:lang w:eastAsia="en-US"/>
              </w:rPr>
              <w:tab/>
              <w:t xml:space="preserve">My other contact particulars are: </w:t>
            </w:r>
          </w:p>
          <w:p w14:paraId="352C7271" w14:textId="77777777" w:rsidR="001A4106" w:rsidRPr="001A4106" w:rsidRDefault="001A4106" w:rsidP="001A4106">
            <w:pPr>
              <w:pBdr>
                <w:top w:val="single" w:sz="4" w:space="1" w:color="auto"/>
                <w:left w:val="single" w:sz="4" w:space="4" w:color="auto"/>
                <w:bottom w:val="single" w:sz="4" w:space="1" w:color="auto"/>
                <w:right w:val="single" w:sz="4" w:space="4" w:color="auto"/>
              </w:pBdr>
              <w:spacing w:before="0" w:after="160"/>
              <w:jc w:val="both"/>
              <w:rPr>
                <w:rFonts w:ascii="Times New Roman" w:eastAsia="Calibri" w:hAnsi="Times New Roman" w:cs="Times New Roman"/>
                <w:i/>
                <w:sz w:val="22"/>
                <w:szCs w:val="22"/>
                <w:lang w:eastAsia="en-US"/>
              </w:rPr>
            </w:pPr>
            <w:r w:rsidRPr="001A4106">
              <w:rPr>
                <w:rFonts w:ascii="Times New Roman" w:eastAsia="Calibri" w:hAnsi="Times New Roman" w:cs="Times New Roman"/>
                <w:sz w:val="22"/>
                <w:szCs w:val="22"/>
                <w:lang w:eastAsia="en-US"/>
              </w:rPr>
              <w:lastRenderedPageBreak/>
              <w:tab/>
            </w:r>
            <w:r w:rsidRPr="001A4106">
              <w:rPr>
                <w:rFonts w:ascii="Times New Roman" w:eastAsia="Calibri" w:hAnsi="Times New Roman" w:cs="Times New Roman"/>
                <w:i/>
                <w:sz w:val="22"/>
                <w:szCs w:val="22"/>
                <w:lang w:eastAsia="en-US"/>
              </w:rPr>
              <w:t>Handphone &amp; Email:</w:t>
            </w:r>
          </w:p>
          <w:p w14:paraId="052F3704" w14:textId="77777777" w:rsidR="001A4106" w:rsidRPr="001A4106" w:rsidRDefault="001A4106" w:rsidP="001A4106">
            <w:pPr>
              <w:pBdr>
                <w:top w:val="single" w:sz="4" w:space="1" w:color="auto"/>
                <w:left w:val="single" w:sz="4" w:space="4" w:color="auto"/>
                <w:bottom w:val="single" w:sz="4" w:space="1" w:color="auto"/>
                <w:right w:val="single" w:sz="4" w:space="4" w:color="auto"/>
              </w:pBdr>
              <w:spacing w:before="0" w:after="160"/>
              <w:jc w:val="both"/>
              <w:rPr>
                <w:rFonts w:ascii="Times New Roman" w:eastAsia="Calibri" w:hAnsi="Times New Roman" w:cs="Times New Roman"/>
                <w:sz w:val="22"/>
                <w:szCs w:val="22"/>
                <w:lang w:eastAsia="en-US"/>
              </w:rPr>
            </w:pPr>
            <w:r w:rsidRPr="001A4106">
              <w:rPr>
                <w:rFonts w:ascii="Times New Roman" w:eastAsia="Calibri" w:hAnsi="Times New Roman" w:cs="Times New Roman"/>
                <w:sz w:val="22"/>
                <w:szCs w:val="22"/>
                <w:lang w:eastAsia="en-US"/>
              </w:rPr>
              <w:t>4.</w:t>
            </w:r>
            <w:r w:rsidRPr="001A4106">
              <w:rPr>
                <w:rFonts w:ascii="Times New Roman" w:eastAsia="Calibri" w:hAnsi="Times New Roman" w:cs="Times New Roman"/>
                <w:sz w:val="22"/>
                <w:szCs w:val="22"/>
                <w:lang w:eastAsia="en-US"/>
              </w:rPr>
              <w:tab/>
            </w:r>
            <w:proofErr w:type="gramStart"/>
            <w:r w:rsidRPr="001A4106">
              <w:rPr>
                <w:rFonts w:ascii="Times New Roman" w:eastAsia="Calibri" w:hAnsi="Times New Roman" w:cs="Times New Roman"/>
                <w:sz w:val="22"/>
                <w:szCs w:val="22"/>
                <w:lang w:eastAsia="en-US"/>
              </w:rPr>
              <w:t>Particulars of</w:t>
            </w:r>
            <w:proofErr w:type="gramEnd"/>
            <w:r w:rsidRPr="001A4106">
              <w:rPr>
                <w:rFonts w:ascii="Times New Roman" w:eastAsia="Calibri" w:hAnsi="Times New Roman" w:cs="Times New Roman"/>
                <w:sz w:val="22"/>
                <w:szCs w:val="22"/>
                <w:lang w:eastAsia="en-US"/>
              </w:rPr>
              <w:t xml:space="preserve"> solicitor appointed by the Litigation Representative (if applicable)</w:t>
            </w:r>
          </w:p>
          <w:p w14:paraId="7F5E3F62" w14:textId="77777777" w:rsidR="001A4106" w:rsidRPr="001A4106" w:rsidRDefault="001A4106" w:rsidP="001A4106">
            <w:pPr>
              <w:pBdr>
                <w:top w:val="single" w:sz="4" w:space="1" w:color="auto"/>
                <w:left w:val="single" w:sz="4" w:space="4" w:color="auto"/>
                <w:bottom w:val="single" w:sz="4" w:space="1" w:color="auto"/>
                <w:right w:val="single" w:sz="4" w:space="4" w:color="auto"/>
              </w:pBdr>
              <w:spacing w:before="0" w:after="160"/>
              <w:jc w:val="both"/>
              <w:rPr>
                <w:rFonts w:ascii="Times New Roman" w:eastAsia="Calibri" w:hAnsi="Times New Roman" w:cs="Times New Roman"/>
                <w:sz w:val="22"/>
                <w:szCs w:val="22"/>
                <w:lang w:eastAsia="en-US"/>
              </w:rPr>
            </w:pPr>
            <w:r w:rsidRPr="001A4106">
              <w:rPr>
                <w:rFonts w:ascii="Times New Roman" w:eastAsia="Calibri" w:hAnsi="Times New Roman" w:cs="Times New Roman"/>
                <w:sz w:val="22"/>
                <w:szCs w:val="22"/>
                <w:lang w:eastAsia="en-US"/>
              </w:rPr>
              <w:tab/>
              <w:t>Name of Law Firm:</w:t>
            </w:r>
          </w:p>
          <w:p w14:paraId="5DB295E0" w14:textId="77777777" w:rsidR="001A4106" w:rsidRPr="001A4106" w:rsidRDefault="001A4106" w:rsidP="001A4106">
            <w:pPr>
              <w:pBdr>
                <w:top w:val="single" w:sz="4" w:space="1" w:color="auto"/>
                <w:left w:val="single" w:sz="4" w:space="4" w:color="auto"/>
                <w:bottom w:val="single" w:sz="4" w:space="1" w:color="auto"/>
                <w:right w:val="single" w:sz="4" w:space="4" w:color="auto"/>
              </w:pBdr>
              <w:spacing w:before="0" w:after="160"/>
              <w:jc w:val="both"/>
              <w:rPr>
                <w:rFonts w:ascii="Times New Roman" w:eastAsia="Calibri" w:hAnsi="Times New Roman" w:cs="Times New Roman"/>
                <w:sz w:val="22"/>
                <w:szCs w:val="22"/>
                <w:lang w:eastAsia="en-US"/>
              </w:rPr>
            </w:pPr>
            <w:r w:rsidRPr="001A4106">
              <w:rPr>
                <w:rFonts w:ascii="Times New Roman" w:eastAsia="Calibri" w:hAnsi="Times New Roman" w:cs="Times New Roman"/>
                <w:sz w:val="22"/>
                <w:szCs w:val="22"/>
                <w:lang w:eastAsia="en-US"/>
              </w:rPr>
              <w:tab/>
              <w:t>Address of Law Firm:</w:t>
            </w:r>
          </w:p>
          <w:p w14:paraId="272C9535" w14:textId="77777777" w:rsidR="001A4106" w:rsidRPr="001A4106" w:rsidRDefault="001A4106" w:rsidP="001A4106">
            <w:pPr>
              <w:pBdr>
                <w:top w:val="single" w:sz="4" w:space="1" w:color="auto"/>
                <w:left w:val="single" w:sz="4" w:space="4" w:color="auto"/>
                <w:bottom w:val="single" w:sz="4" w:space="1" w:color="auto"/>
                <w:right w:val="single" w:sz="4" w:space="4" w:color="auto"/>
              </w:pBdr>
              <w:spacing w:before="0" w:after="160"/>
              <w:jc w:val="both"/>
              <w:rPr>
                <w:rFonts w:ascii="Times New Roman" w:eastAsia="Calibri" w:hAnsi="Times New Roman" w:cs="Times New Roman"/>
                <w:sz w:val="22"/>
                <w:szCs w:val="22"/>
                <w:lang w:eastAsia="en-US"/>
              </w:rPr>
            </w:pPr>
            <w:r w:rsidRPr="001A4106">
              <w:rPr>
                <w:rFonts w:ascii="Times New Roman" w:eastAsia="Calibri" w:hAnsi="Times New Roman" w:cs="Times New Roman"/>
                <w:sz w:val="22"/>
                <w:szCs w:val="22"/>
                <w:lang w:eastAsia="en-US"/>
              </w:rPr>
              <w:tab/>
              <w:t xml:space="preserve">Email &amp; contact number of </w:t>
            </w:r>
            <w:proofErr w:type="gramStart"/>
            <w:r w:rsidRPr="001A4106">
              <w:rPr>
                <w:rFonts w:ascii="Times New Roman" w:eastAsia="Calibri" w:hAnsi="Times New Roman" w:cs="Times New Roman"/>
                <w:sz w:val="22"/>
                <w:szCs w:val="22"/>
                <w:lang w:eastAsia="en-US"/>
              </w:rPr>
              <w:t>solicitor</w:t>
            </w:r>
            <w:proofErr w:type="gramEnd"/>
            <w:r w:rsidRPr="001A4106">
              <w:rPr>
                <w:rFonts w:ascii="Times New Roman" w:eastAsia="Calibri" w:hAnsi="Times New Roman" w:cs="Times New Roman"/>
                <w:sz w:val="22"/>
                <w:szCs w:val="22"/>
                <w:lang w:eastAsia="en-US"/>
              </w:rPr>
              <w:t>:</w:t>
            </w:r>
          </w:p>
          <w:p w14:paraId="7464DC21" w14:textId="77777777" w:rsidR="001A4106" w:rsidRPr="001A4106" w:rsidRDefault="001A4106" w:rsidP="001A4106">
            <w:pPr>
              <w:pBdr>
                <w:top w:val="single" w:sz="4" w:space="1" w:color="auto"/>
                <w:left w:val="single" w:sz="4" w:space="4" w:color="auto"/>
                <w:bottom w:val="single" w:sz="4" w:space="1" w:color="auto"/>
                <w:right w:val="single" w:sz="4" w:space="4" w:color="auto"/>
              </w:pBdr>
              <w:spacing w:before="0" w:after="160"/>
              <w:jc w:val="both"/>
              <w:rPr>
                <w:rFonts w:ascii="Times New Roman" w:eastAsia="Calibri" w:hAnsi="Times New Roman" w:cs="Times New Roman"/>
                <w:sz w:val="22"/>
                <w:szCs w:val="22"/>
                <w:lang w:eastAsia="en-US"/>
              </w:rPr>
            </w:pPr>
            <w:r w:rsidRPr="001A4106">
              <w:rPr>
                <w:rFonts w:ascii="Times New Roman" w:eastAsia="Calibri" w:hAnsi="Times New Roman" w:cs="Times New Roman"/>
                <w:sz w:val="22"/>
                <w:szCs w:val="22"/>
                <w:lang w:eastAsia="en-US"/>
              </w:rPr>
              <w:t>5.</w:t>
            </w:r>
            <w:r w:rsidRPr="001A4106">
              <w:rPr>
                <w:rFonts w:ascii="Times New Roman" w:eastAsia="Calibri" w:hAnsi="Times New Roman" w:cs="Times New Roman"/>
                <w:sz w:val="22"/>
                <w:szCs w:val="22"/>
                <w:lang w:eastAsia="en-US"/>
              </w:rPr>
              <w:tab/>
              <w:t>I understand that after the Notice has been filed and accepted by the Family Justice Courts, the Notice is to be served on the Director-General of Social Welfare/protector, Ministry of Social and Family Development (MSF) and a case conference will be fixed where the Court may give such directions as it deems fit.</w:t>
            </w:r>
          </w:p>
          <w:p w14:paraId="5C5DE1F0" w14:textId="77777777" w:rsidR="001A4106" w:rsidRPr="001A4106" w:rsidRDefault="001A4106" w:rsidP="001A4106">
            <w:pPr>
              <w:pBdr>
                <w:top w:val="single" w:sz="4" w:space="1" w:color="auto"/>
                <w:left w:val="single" w:sz="4" w:space="4" w:color="auto"/>
                <w:bottom w:val="single" w:sz="4" w:space="1" w:color="auto"/>
                <w:right w:val="single" w:sz="4" w:space="4" w:color="auto"/>
              </w:pBdr>
              <w:spacing w:before="0" w:after="240"/>
              <w:jc w:val="right"/>
              <w:rPr>
                <w:rFonts w:ascii="Times New Roman" w:eastAsia="Calibri" w:hAnsi="Times New Roman" w:cs="Times New Roman"/>
                <w:sz w:val="22"/>
                <w:szCs w:val="22"/>
                <w:lang w:eastAsia="en-US"/>
              </w:rPr>
            </w:pPr>
            <w:r w:rsidRPr="001A4106">
              <w:rPr>
                <w:rFonts w:ascii="Times New Roman" w:eastAsia="Calibri" w:hAnsi="Times New Roman" w:cs="Times New Roman"/>
                <w:sz w:val="22"/>
                <w:szCs w:val="22"/>
                <w:lang w:eastAsia="en-US"/>
              </w:rPr>
              <w:t xml:space="preserve">Name &amp; </w:t>
            </w:r>
            <w:proofErr w:type="gramStart"/>
            <w:r w:rsidRPr="001A4106">
              <w:rPr>
                <w:rFonts w:ascii="Times New Roman" w:eastAsia="Calibri" w:hAnsi="Times New Roman" w:cs="Times New Roman"/>
                <w:sz w:val="22"/>
                <w:szCs w:val="22"/>
                <w:lang w:eastAsia="en-US"/>
              </w:rPr>
              <w:t>Signature:_</w:t>
            </w:r>
            <w:proofErr w:type="gramEnd"/>
            <w:r w:rsidRPr="001A4106">
              <w:rPr>
                <w:rFonts w:ascii="Times New Roman" w:eastAsia="Calibri" w:hAnsi="Times New Roman" w:cs="Times New Roman"/>
                <w:sz w:val="22"/>
                <w:szCs w:val="22"/>
                <w:lang w:eastAsia="en-US"/>
              </w:rPr>
              <w:t>____________</w:t>
            </w:r>
          </w:p>
          <w:p w14:paraId="18B18915" w14:textId="77777777" w:rsidR="001A4106" w:rsidRPr="001A4106" w:rsidRDefault="001A4106" w:rsidP="001A4106">
            <w:pPr>
              <w:pBdr>
                <w:top w:val="single" w:sz="4" w:space="1" w:color="auto"/>
                <w:left w:val="single" w:sz="4" w:space="4" w:color="auto"/>
                <w:bottom w:val="single" w:sz="4" w:space="1" w:color="auto"/>
                <w:right w:val="single" w:sz="4" w:space="4" w:color="auto"/>
              </w:pBdr>
              <w:spacing w:before="0" w:after="240"/>
              <w:jc w:val="right"/>
              <w:rPr>
                <w:rFonts w:ascii="Times New Roman" w:eastAsia="Calibri" w:hAnsi="Times New Roman" w:cs="Times New Roman"/>
                <w:sz w:val="22"/>
                <w:szCs w:val="22"/>
                <w:lang w:eastAsia="en-US"/>
              </w:rPr>
            </w:pPr>
            <w:r w:rsidRPr="001A4106">
              <w:rPr>
                <w:rFonts w:ascii="Times New Roman" w:eastAsia="Calibri" w:hAnsi="Times New Roman" w:cs="Times New Roman"/>
                <w:sz w:val="22"/>
                <w:szCs w:val="22"/>
                <w:lang w:eastAsia="en-US"/>
              </w:rPr>
              <w:t>Date of birth: _____________</w:t>
            </w:r>
          </w:p>
          <w:p w14:paraId="6DE4BCBF" w14:textId="77777777" w:rsidR="001A4106" w:rsidRPr="001A4106" w:rsidRDefault="001A4106" w:rsidP="001A4106">
            <w:pPr>
              <w:pBdr>
                <w:top w:val="single" w:sz="4" w:space="1" w:color="auto"/>
                <w:left w:val="single" w:sz="4" w:space="4" w:color="auto"/>
                <w:bottom w:val="single" w:sz="4" w:space="1" w:color="auto"/>
                <w:right w:val="single" w:sz="4" w:space="4" w:color="auto"/>
              </w:pBdr>
              <w:spacing w:before="0" w:after="160"/>
              <w:rPr>
                <w:rFonts w:ascii="Times New Roman" w:eastAsia="Calibri" w:hAnsi="Times New Roman" w:cs="Times New Roman"/>
                <w:i/>
                <w:iCs/>
                <w:sz w:val="20"/>
                <w:szCs w:val="20"/>
                <w:lang w:eastAsia="en-US"/>
              </w:rPr>
            </w:pPr>
            <w:r w:rsidRPr="001A4106">
              <w:rPr>
                <w:rFonts w:ascii="Times New Roman" w:eastAsia="Calibri" w:hAnsi="Times New Roman" w:cs="Times New Roman"/>
                <w:i/>
                <w:iCs/>
                <w:sz w:val="20"/>
                <w:szCs w:val="20"/>
                <w:lang w:eastAsia="en-US"/>
              </w:rPr>
              <w:t>* delete where inapplicable</w:t>
            </w:r>
          </w:p>
          <w:bookmarkEnd w:id="49"/>
          <w:p w14:paraId="66D5583A" w14:textId="07655ADF" w:rsidR="001A4106" w:rsidRPr="006F2CA2" w:rsidRDefault="001A4106" w:rsidP="001A4106">
            <w:pPr>
              <w:spacing w:before="120" w:after="0" w:line="240" w:lineRule="auto"/>
              <w:jc w:val="both"/>
              <w:rPr>
                <w:rFonts w:ascii="Times New Roman" w:hAnsi="Times New Roman" w:cs="Times New Roman"/>
                <w:sz w:val="22"/>
                <w:szCs w:val="20"/>
                <w:lang w:val="en-GB" w:eastAsia="en-US"/>
              </w:rPr>
            </w:pPr>
          </w:p>
        </w:tc>
      </w:tr>
      <w:tr w:rsidR="00132751" w:rsidRPr="006F2CA2" w14:paraId="019D041C" w14:textId="77777777" w:rsidTr="00132751">
        <w:trPr>
          <w:divId w:val="2116439976"/>
          <w:cantSplit/>
          <w:jc w:val="center"/>
        </w:trPr>
        <w:tc>
          <w:tcPr>
            <w:tcW w:w="9050" w:type="dxa"/>
          </w:tcPr>
          <w:tbl>
            <w:tblPr>
              <w:tblW w:w="7120" w:type="dxa"/>
              <w:jc w:val="center"/>
              <w:tblLook w:val="04A0" w:firstRow="1" w:lastRow="0" w:firstColumn="1" w:lastColumn="0" w:noHBand="0" w:noVBand="1"/>
            </w:tblPr>
            <w:tblGrid>
              <w:gridCol w:w="1660"/>
              <w:gridCol w:w="2577"/>
              <w:gridCol w:w="414"/>
              <w:gridCol w:w="2449"/>
              <w:gridCol w:w="20"/>
            </w:tblGrid>
            <w:tr w:rsidR="00132751" w14:paraId="7BD5093D" w14:textId="77777777" w:rsidTr="00FE36E9">
              <w:trPr>
                <w:gridAfter w:val="1"/>
                <w:wAfter w:w="20" w:type="dxa"/>
                <w:cantSplit/>
                <w:jc w:val="center"/>
              </w:trPr>
              <w:tc>
                <w:tcPr>
                  <w:tcW w:w="7100" w:type="dxa"/>
                  <w:gridSpan w:val="4"/>
                </w:tcPr>
                <w:p w14:paraId="117976F3" w14:textId="77777777" w:rsidR="00132751" w:rsidRDefault="00132751" w:rsidP="00132751">
                  <w:pPr>
                    <w:pStyle w:val="TableItemCentered"/>
                  </w:pPr>
                  <w:r w:rsidRPr="006F2CA2">
                    <w:rPr>
                      <w:sz w:val="26"/>
                    </w:rPr>
                    <w:lastRenderedPageBreak/>
                    <w:br w:type="page"/>
                  </w:r>
                  <w:r>
                    <w:fldChar w:fldCharType="begin"/>
                  </w:r>
                  <w:r>
                    <w:instrText xml:space="preserve"> GUID=64c60096-eb9a-410c-8c95-0cef434bd09c </w:instrText>
                  </w:r>
                  <w:r>
                    <w:fldChar w:fldCharType="end"/>
                  </w:r>
                  <w:r>
                    <w:t>FORM 65</w:t>
                  </w:r>
                </w:p>
              </w:tc>
            </w:tr>
            <w:tr w:rsidR="00132751" w14:paraId="03C6129D" w14:textId="77777777" w:rsidTr="00FE36E9">
              <w:trPr>
                <w:gridAfter w:val="2"/>
                <w:wAfter w:w="2469" w:type="dxa"/>
                <w:cantSplit/>
                <w:jc w:val="center"/>
              </w:trPr>
              <w:tc>
                <w:tcPr>
                  <w:tcW w:w="4651" w:type="dxa"/>
                  <w:gridSpan w:val="3"/>
                </w:tcPr>
                <w:p w14:paraId="36D05582" w14:textId="77777777" w:rsidR="00132751" w:rsidRPr="00FA07FF" w:rsidRDefault="00132751" w:rsidP="00132751">
                  <w:pPr>
                    <w:pStyle w:val="TableItemCentered"/>
                    <w:ind w:left="63"/>
                    <w:jc w:val="left"/>
                    <w:rPr>
                      <w:sz w:val="18"/>
                      <w:szCs w:val="18"/>
                    </w:rPr>
                  </w:pPr>
                  <w:r w:rsidRPr="00FA07FF">
                    <w:rPr>
                      <w:sz w:val="18"/>
                      <w:szCs w:val="18"/>
                    </w:rPr>
                    <w:t>R.296</w:t>
                  </w:r>
                </w:p>
                <w:p w14:paraId="716D28E0" w14:textId="77777777" w:rsidR="00132751" w:rsidRDefault="00132751" w:rsidP="00132751">
                  <w:pPr>
                    <w:pStyle w:val="TableItemCentered"/>
                    <w:ind w:left="2533"/>
                  </w:pPr>
                  <w:r>
                    <w:fldChar w:fldCharType="begin"/>
                  </w:r>
                  <w:r>
                    <w:instrText xml:space="preserve"> GUID=6a43608e-a5e5-4ae6-93df-afa879e4f367 </w:instrText>
                  </w:r>
                  <w:r>
                    <w:fldChar w:fldCharType="end"/>
                  </w:r>
                  <w:r>
                    <w:t>ORDER FOR CONSOLIDATION</w:t>
                  </w:r>
                </w:p>
              </w:tc>
            </w:tr>
            <w:tr w:rsidR="00132751" w14:paraId="771E2DFC" w14:textId="77777777" w:rsidTr="00FE36E9">
              <w:trPr>
                <w:gridAfter w:val="1"/>
                <w:wAfter w:w="20" w:type="dxa"/>
                <w:cantSplit/>
                <w:jc w:val="center"/>
              </w:trPr>
              <w:tc>
                <w:tcPr>
                  <w:tcW w:w="7100" w:type="dxa"/>
                  <w:gridSpan w:val="4"/>
                </w:tcPr>
                <w:p w14:paraId="60C4C09D" w14:textId="77777777" w:rsidR="00132751" w:rsidRDefault="00132751" w:rsidP="00132751">
                  <w:pPr>
                    <w:pStyle w:val="TableItemCentered"/>
                  </w:pPr>
                  <w:r>
                    <w:fldChar w:fldCharType="begin"/>
                  </w:r>
                  <w:r>
                    <w:instrText xml:space="preserve"> GUID=5336bf5f-c9c2-4198-9eea-e6fd1f6bba69 </w:instrText>
                  </w:r>
                  <w:r>
                    <w:fldChar w:fldCharType="end"/>
                  </w:r>
                  <w:r>
                    <w:t>(Title as in action)</w:t>
                  </w:r>
                </w:p>
              </w:tc>
            </w:tr>
            <w:tr w:rsidR="00132751" w14:paraId="0160E90B" w14:textId="77777777" w:rsidTr="00FE36E9">
              <w:trPr>
                <w:gridAfter w:val="1"/>
                <w:wAfter w:w="20" w:type="dxa"/>
                <w:cantSplit/>
                <w:jc w:val="center"/>
              </w:trPr>
              <w:tc>
                <w:tcPr>
                  <w:tcW w:w="7100" w:type="dxa"/>
                  <w:gridSpan w:val="4"/>
                </w:tcPr>
                <w:p w14:paraId="5BD70C6A" w14:textId="77777777" w:rsidR="00132751" w:rsidRDefault="00132751" w:rsidP="00132751">
                  <w:pPr>
                    <w:pStyle w:val="ScheduleSectionTextIndent"/>
                    <w:ind w:firstLine="600"/>
                  </w:pPr>
                  <w:r>
                    <w:fldChar w:fldCharType="begin"/>
                  </w:r>
                  <w:r>
                    <w:instrText xml:space="preserve"> GUID=7f8ac71c-3bbc-482a-af82-46b55351994e </w:instrText>
                  </w:r>
                  <w:r>
                    <w:fldChar w:fldCharType="end"/>
                  </w:r>
                  <w:r>
                    <w:t>Upon the application of                          the plaintiff (or the defendant) in this action and upon reading the affidavit of                 filed the        day of                 20     </w:t>
                  </w:r>
                  <w:proofErr w:type="gramStart"/>
                  <w:r>
                    <w:t>  ,</w:t>
                  </w:r>
                  <w:proofErr w:type="gramEnd"/>
                  <w:r>
                    <w:t xml:space="preserve"> and upon hearing</w:t>
                  </w:r>
                </w:p>
                <w:p w14:paraId="64041FB0" w14:textId="77777777" w:rsidR="00132751" w:rsidRDefault="00132751" w:rsidP="00132751">
                  <w:pPr>
                    <w:pStyle w:val="ScheduleSectionTextIndent"/>
                    <w:ind w:firstLine="600"/>
                  </w:pPr>
                  <w:r>
                    <w:fldChar w:fldCharType="begin"/>
                  </w:r>
                  <w:r>
                    <w:instrText xml:space="preserve"> GUID=0ece56e2-1a29-46de-b449-0d25a90f3cf8 </w:instrText>
                  </w:r>
                  <w:r>
                    <w:fldChar w:fldCharType="end"/>
                  </w:r>
                  <w:r>
                    <w:t>It is ordered that Suit/Originating Summons No.                     be consolidated with Suit/Originating Summons No.                and do proceed as one action and it is further ordered that the title of Suit/Originating Summons No.             be amended by adding to it the titles of                         </w:t>
                  </w:r>
                  <w:proofErr w:type="gramStart"/>
                  <w:r>
                    <w:t>   (</w:t>
                  </w:r>
                  <w:proofErr w:type="gramEnd"/>
                  <w:r>
                    <w:t>state the numbers of the suits/originating summonses which are being consolidated) and that all subsequent documents be filed in Suit/Originating Summons No.            (state any other orders or directions given by the Court).</w:t>
                  </w:r>
                </w:p>
                <w:p w14:paraId="0D409355" w14:textId="77777777" w:rsidR="00132751" w:rsidRDefault="00132751" w:rsidP="00132751">
                  <w:pPr>
                    <w:pStyle w:val="ScheduleSectionTextIndent"/>
                    <w:ind w:firstLine="600"/>
                  </w:pPr>
                  <w:r>
                    <w:fldChar w:fldCharType="begin"/>
                  </w:r>
                  <w:r>
                    <w:instrText xml:space="preserve"> GUID=6cb890a4-fe79-4c40-8413-a6aef74fd259 </w:instrText>
                  </w:r>
                  <w:r>
                    <w:fldChar w:fldCharType="end"/>
                  </w:r>
                  <w:r>
                    <w:t>Dated this        day of                      20    </w:t>
                  </w:r>
                  <w:proofErr w:type="gramStart"/>
                  <w:r>
                    <w:t>  .</w:t>
                  </w:r>
                  <w:proofErr w:type="gramEnd"/>
                </w:p>
              </w:tc>
            </w:tr>
            <w:tr w:rsidR="00132751" w14:paraId="06AA7086" w14:textId="77777777" w:rsidTr="00FE36E9">
              <w:trPr>
                <w:gridAfter w:val="1"/>
                <w:wAfter w:w="20" w:type="dxa"/>
                <w:cantSplit/>
                <w:jc w:val="center"/>
              </w:trPr>
              <w:tc>
                <w:tcPr>
                  <w:tcW w:w="7100" w:type="dxa"/>
                  <w:gridSpan w:val="4"/>
                </w:tcPr>
                <w:p w14:paraId="7DD8F135" w14:textId="77777777" w:rsidR="00132751" w:rsidRDefault="00132751" w:rsidP="00132751">
                  <w:pPr>
                    <w:pStyle w:val="TableItemCentered"/>
                  </w:pPr>
                  <w:r>
                    <w:fldChar w:fldCharType="begin"/>
                  </w:r>
                  <w:r>
                    <w:instrText xml:space="preserve"> GUID=c0fa56f0-bea8-4fb8-9aa9-a90bfdf7ead2 </w:instrText>
                  </w:r>
                  <w:r>
                    <w:fldChar w:fldCharType="end"/>
                  </w:r>
                </w:p>
              </w:tc>
            </w:tr>
            <w:tr w:rsidR="00132751" w14:paraId="75EDD406" w14:textId="77777777" w:rsidTr="00FE36E9">
              <w:trPr>
                <w:gridAfter w:val="1"/>
                <w:wAfter w:w="20" w:type="dxa"/>
                <w:cantSplit/>
                <w:jc w:val="center"/>
              </w:trPr>
              <w:tc>
                <w:tcPr>
                  <w:tcW w:w="7100" w:type="dxa"/>
                  <w:gridSpan w:val="4"/>
                </w:tcPr>
                <w:p w14:paraId="53AB83D8" w14:textId="77777777" w:rsidR="00132751" w:rsidRDefault="00132751" w:rsidP="00132751">
                  <w:pPr>
                    <w:pStyle w:val="TableItemNoIndent"/>
                  </w:pPr>
                  <w:r>
                    <w:fldChar w:fldCharType="begin"/>
                  </w:r>
                  <w:r>
                    <w:instrText xml:space="preserve"> GUID=f7e83df4-07c6-4a7f-90b6-79ca2881f4f4 </w:instrText>
                  </w:r>
                  <w:r>
                    <w:fldChar w:fldCharType="end"/>
                  </w:r>
                  <w:r>
                    <w:t># This form requires sealing by the Court and the signature of the Registrar.</w:t>
                  </w:r>
                </w:p>
              </w:tc>
            </w:tr>
            <w:tr w:rsidR="00132751" w14:paraId="4FAF9CCA" w14:textId="77777777" w:rsidTr="00FE36E9">
              <w:trPr>
                <w:cantSplit/>
                <w:jc w:val="center"/>
              </w:trPr>
              <w:tc>
                <w:tcPr>
                  <w:tcW w:w="7120" w:type="dxa"/>
                  <w:gridSpan w:val="5"/>
                </w:tcPr>
                <w:p w14:paraId="3FEBF339" w14:textId="77777777" w:rsidR="00132751" w:rsidRDefault="00132751" w:rsidP="00132751">
                  <w:pPr>
                    <w:pStyle w:val="TableItemCentered"/>
                  </w:pPr>
                </w:p>
                <w:p w14:paraId="59DEB416" w14:textId="77777777" w:rsidR="00132751" w:rsidRDefault="00132751" w:rsidP="00132751">
                  <w:pPr>
                    <w:pStyle w:val="TableItemCentered"/>
                  </w:pPr>
                  <w:r>
                    <w:fldChar w:fldCharType="begin"/>
                  </w:r>
                  <w:r>
                    <w:instrText xml:space="preserve"> GUID=d8062633-a847-4152-8cd2-ca77f63e3abc </w:instrText>
                  </w:r>
                  <w:r>
                    <w:fldChar w:fldCharType="end"/>
                  </w:r>
                  <w:r>
                    <w:t>FORM 66</w:t>
                  </w:r>
                </w:p>
              </w:tc>
            </w:tr>
            <w:tr w:rsidR="00132751" w14:paraId="792D6105" w14:textId="77777777" w:rsidTr="00FE36E9">
              <w:trPr>
                <w:cantSplit/>
                <w:jc w:val="center"/>
              </w:trPr>
              <w:tc>
                <w:tcPr>
                  <w:tcW w:w="1660" w:type="dxa"/>
                </w:tcPr>
                <w:p w14:paraId="1F1EC155" w14:textId="77777777" w:rsidR="00132751" w:rsidRPr="00FA07FF" w:rsidRDefault="00132751" w:rsidP="00132751">
                  <w:pPr>
                    <w:pStyle w:val="TableItemNoIndent"/>
                    <w:rPr>
                      <w:sz w:val="18"/>
                      <w:szCs w:val="18"/>
                    </w:rPr>
                  </w:pPr>
                  <w:r w:rsidRPr="00FA07FF">
                    <w:rPr>
                      <w:sz w:val="18"/>
                      <w:szCs w:val="18"/>
                    </w:rPr>
                    <w:fldChar w:fldCharType="begin"/>
                  </w:r>
                  <w:r w:rsidRPr="00FA07FF">
                    <w:rPr>
                      <w:sz w:val="18"/>
                      <w:szCs w:val="18"/>
                    </w:rPr>
                    <w:instrText xml:space="preserve"> GUID=9b249d66-c1a0-44f8-b8cf-3cc154274c58 </w:instrText>
                  </w:r>
                  <w:r w:rsidRPr="00FA07FF">
                    <w:rPr>
                      <w:sz w:val="18"/>
                      <w:szCs w:val="18"/>
                    </w:rPr>
                    <w:fldChar w:fldCharType="end"/>
                  </w:r>
                  <w:r w:rsidRPr="00FA07FF">
                    <w:rPr>
                      <w:sz w:val="18"/>
                      <w:szCs w:val="18"/>
                    </w:rPr>
                    <w:t>R.297</w:t>
                  </w:r>
                </w:p>
              </w:tc>
              <w:tc>
                <w:tcPr>
                  <w:tcW w:w="2577" w:type="dxa"/>
                </w:tcPr>
                <w:p w14:paraId="79EBAC72" w14:textId="77777777" w:rsidR="00132751" w:rsidRDefault="00132751" w:rsidP="00132751">
                  <w:pPr>
                    <w:pStyle w:val="TableItemCentered"/>
                    <w:ind w:left="1248"/>
                  </w:pPr>
                  <w:r>
                    <w:fldChar w:fldCharType="begin"/>
                  </w:r>
                  <w:r>
                    <w:instrText xml:space="preserve"> GUID=be34b932-dddb-41f6-a1da-aa05a52faa21 </w:instrText>
                  </w:r>
                  <w:r>
                    <w:fldChar w:fldCharType="end"/>
                  </w:r>
                  <w:r>
                    <w:t>WRIT OF SUMMONS</w:t>
                  </w:r>
                </w:p>
              </w:tc>
              <w:tc>
                <w:tcPr>
                  <w:tcW w:w="2883" w:type="dxa"/>
                  <w:gridSpan w:val="3"/>
                </w:tcPr>
                <w:p w14:paraId="6143980F" w14:textId="77777777" w:rsidR="00132751" w:rsidRDefault="00132751" w:rsidP="00132751">
                  <w:pPr>
                    <w:pStyle w:val="TableItemCentered"/>
                  </w:pPr>
                  <w:r>
                    <w:fldChar w:fldCharType="begin"/>
                  </w:r>
                  <w:r>
                    <w:instrText xml:space="preserve"> GUID=7a75b2c3-01a6-4408-b609-cc9843fe48c5 </w:instrText>
                  </w:r>
                  <w:r>
                    <w:fldChar w:fldCharType="end"/>
                  </w:r>
                </w:p>
              </w:tc>
            </w:tr>
            <w:tr w:rsidR="00132751" w14:paraId="7D65DF03" w14:textId="77777777" w:rsidTr="00FE36E9">
              <w:trPr>
                <w:cantSplit/>
                <w:jc w:val="center"/>
              </w:trPr>
              <w:tc>
                <w:tcPr>
                  <w:tcW w:w="7120" w:type="dxa"/>
                  <w:gridSpan w:val="5"/>
                </w:tcPr>
                <w:p w14:paraId="5CEFFA65" w14:textId="77777777" w:rsidR="00132751" w:rsidRDefault="00132751" w:rsidP="00132751">
                  <w:pPr>
                    <w:pStyle w:val="TableItemCentered"/>
                  </w:pPr>
                  <w:r>
                    <w:fldChar w:fldCharType="begin"/>
                  </w:r>
                  <w:r>
                    <w:instrText xml:space="preserve"> GUID=e830589d-45f4-4a6d-af4b-f90b4b7402d4 </w:instrText>
                  </w:r>
                  <w:r>
                    <w:fldChar w:fldCharType="end"/>
                  </w:r>
                  <w:r>
                    <w:t xml:space="preserve">IN THE FAMILY JUSTICE COURTS OF </w:t>
                  </w:r>
                  <w:r>
                    <w:br/>
                    <w:t>THE REPUBLIC OF SINGAPORE</w:t>
                  </w:r>
                </w:p>
              </w:tc>
            </w:tr>
            <w:tr w:rsidR="00132751" w14:paraId="4237309B" w14:textId="77777777" w:rsidTr="00FE36E9">
              <w:trPr>
                <w:cantSplit/>
                <w:jc w:val="center"/>
              </w:trPr>
              <w:tc>
                <w:tcPr>
                  <w:tcW w:w="7120" w:type="dxa"/>
                  <w:gridSpan w:val="5"/>
                </w:tcPr>
                <w:p w14:paraId="48296CA0" w14:textId="77777777" w:rsidR="00132751" w:rsidRDefault="00132751" w:rsidP="00132751">
                  <w:pPr>
                    <w:pStyle w:val="TableItemNoIndent"/>
                  </w:pPr>
                  <w:r>
                    <w:fldChar w:fldCharType="begin"/>
                  </w:r>
                  <w:r>
                    <w:instrText xml:space="preserve"> GUID=ae2609d0-faf6-4ca2-9e3c-5d4531db5100 </w:instrText>
                  </w:r>
                  <w:r>
                    <w:fldChar w:fldCharType="end"/>
                  </w:r>
                  <w:r>
                    <w:t>Suit No.              of 20     </w:t>
                  </w:r>
                  <w:proofErr w:type="gramStart"/>
                  <w:r>
                    <w:t>  .</w:t>
                  </w:r>
                  <w:proofErr w:type="gramEnd"/>
                </w:p>
                <w:p w14:paraId="78391DBF" w14:textId="77777777" w:rsidR="00132751" w:rsidRDefault="00132751" w:rsidP="00132751">
                  <w:pPr>
                    <w:pStyle w:val="TableItemNoIndent"/>
                  </w:pPr>
                  <w:r>
                    <w:fldChar w:fldCharType="begin"/>
                  </w:r>
                  <w:r>
                    <w:instrText xml:space="preserve"> GUID=5d7e01cb-ad02-4044-a7bf-2ede49822e04 </w:instrText>
                  </w:r>
                  <w:r>
                    <w:fldChar w:fldCharType="end"/>
                  </w:r>
                  <w:r>
                    <w:t>(Seal)</w:t>
                  </w:r>
                </w:p>
              </w:tc>
            </w:tr>
            <w:tr w:rsidR="00132751" w14:paraId="69DD1286" w14:textId="77777777" w:rsidTr="00FE36E9">
              <w:trPr>
                <w:cantSplit/>
                <w:jc w:val="center"/>
              </w:trPr>
              <w:tc>
                <w:tcPr>
                  <w:tcW w:w="7120" w:type="dxa"/>
                  <w:gridSpan w:val="5"/>
                </w:tcPr>
                <w:p w14:paraId="5A508CD7" w14:textId="77777777" w:rsidR="00132751" w:rsidRDefault="00132751" w:rsidP="00132751">
                  <w:pPr>
                    <w:pStyle w:val="TableItemCentered"/>
                  </w:pPr>
                  <w:r>
                    <w:fldChar w:fldCharType="begin"/>
                  </w:r>
                  <w:r>
                    <w:instrText xml:space="preserve"> GUID=c5f61173-b7c2-47dc-83bb-0b9979472050 </w:instrText>
                  </w:r>
                  <w:r>
                    <w:fldChar w:fldCharType="end"/>
                  </w:r>
                  <w:r>
                    <w:t>Between</w:t>
                  </w:r>
                </w:p>
                <w:p w14:paraId="5F37E879" w14:textId="77777777" w:rsidR="00132751" w:rsidRDefault="00132751" w:rsidP="00132751">
                  <w:pPr>
                    <w:pStyle w:val="TableItemNoIndent"/>
                    <w:jc w:val="right"/>
                  </w:pPr>
                  <w:r>
                    <w:fldChar w:fldCharType="begin"/>
                  </w:r>
                  <w:r>
                    <w:instrText xml:space="preserve"> GUID=63b33127-cddb-41c6-8623-e0c878b65ad0 </w:instrText>
                  </w:r>
                  <w:r>
                    <w:fldChar w:fldCharType="end"/>
                  </w:r>
                  <w:r>
                    <w:rPr>
                      <w:i/>
                    </w:rPr>
                    <w:t>Plaintiff(s)</w:t>
                  </w:r>
                </w:p>
                <w:p w14:paraId="7EDE5806" w14:textId="77777777" w:rsidR="00132751" w:rsidRDefault="00132751" w:rsidP="00132751">
                  <w:pPr>
                    <w:pStyle w:val="TableItemCentered"/>
                  </w:pPr>
                  <w:r>
                    <w:fldChar w:fldCharType="begin"/>
                  </w:r>
                  <w:r>
                    <w:instrText xml:space="preserve"> GUID=6465a91a-12bb-4e29-810e-92dde66eb2dc </w:instrText>
                  </w:r>
                  <w:r>
                    <w:fldChar w:fldCharType="end"/>
                  </w:r>
                  <w:r>
                    <w:t>And</w:t>
                  </w:r>
                </w:p>
                <w:p w14:paraId="32E3D7DD" w14:textId="77777777" w:rsidR="00132751" w:rsidRDefault="00132751" w:rsidP="00132751">
                  <w:pPr>
                    <w:pStyle w:val="TableItemNoIndent"/>
                    <w:jc w:val="right"/>
                  </w:pPr>
                  <w:r>
                    <w:fldChar w:fldCharType="begin"/>
                  </w:r>
                  <w:r>
                    <w:instrText xml:space="preserve"> GUID=2ac0d4e7-72fa-45ef-938f-45e388e2ca37 </w:instrText>
                  </w:r>
                  <w:r>
                    <w:fldChar w:fldCharType="end"/>
                  </w:r>
                  <w:r>
                    <w:rPr>
                      <w:i/>
                    </w:rPr>
                    <w:t>Defendant(s)</w:t>
                  </w:r>
                </w:p>
              </w:tc>
            </w:tr>
            <w:tr w:rsidR="00132751" w14:paraId="15A01262" w14:textId="77777777" w:rsidTr="00FE36E9">
              <w:trPr>
                <w:cantSplit/>
                <w:jc w:val="center"/>
              </w:trPr>
              <w:tc>
                <w:tcPr>
                  <w:tcW w:w="7120" w:type="dxa"/>
                  <w:gridSpan w:val="5"/>
                </w:tcPr>
                <w:p w14:paraId="611C8554" w14:textId="77777777" w:rsidR="00132751" w:rsidRDefault="00132751" w:rsidP="00132751">
                  <w:pPr>
                    <w:pStyle w:val="TableItemNoIndent"/>
                  </w:pPr>
                  <w:r>
                    <w:fldChar w:fldCharType="begin"/>
                  </w:r>
                  <w:r>
                    <w:instrText xml:space="preserve"> GUID=3c818829-f4a9-4a26-9458-ed8caa7e5901 </w:instrText>
                  </w:r>
                  <w:r>
                    <w:fldChar w:fldCharType="end"/>
                  </w:r>
                  <w:r>
                    <w:t>To     THE DEFENDANT(S) [name]</w:t>
                  </w:r>
                </w:p>
                <w:p w14:paraId="1E33E1E0" w14:textId="77777777" w:rsidR="00132751" w:rsidRDefault="00132751" w:rsidP="00132751">
                  <w:pPr>
                    <w:pStyle w:val="TableItemNoIndent"/>
                  </w:pPr>
                  <w:r>
                    <w:fldChar w:fldCharType="begin"/>
                  </w:r>
                  <w:r>
                    <w:instrText xml:space="preserve"> GUID=64bf9618-dce9-44a6-a2c9-2cbd11471100 </w:instrText>
                  </w:r>
                  <w:r>
                    <w:fldChar w:fldCharType="end"/>
                  </w:r>
                  <w:r>
                    <w:t>of [address]</w:t>
                  </w:r>
                </w:p>
                <w:p w14:paraId="476D199A" w14:textId="77777777" w:rsidR="00132751" w:rsidRDefault="00132751" w:rsidP="00132751">
                  <w:pPr>
                    <w:pStyle w:val="ScheduleSectionTextIndent"/>
                    <w:ind w:firstLine="600"/>
                  </w:pPr>
                  <w:r>
                    <w:fldChar w:fldCharType="begin"/>
                  </w:r>
                  <w:r>
                    <w:instrText xml:space="preserve"> GUID=102fbf23-d161-47a1-8e42-d8034b4592ba </w:instrText>
                  </w:r>
                  <w:r>
                    <w:fldChar w:fldCharType="end"/>
                  </w:r>
                  <w:r>
                    <w:t>THIS WRIT OF SUMMONS has been issued against you by the abovenamed Plaintiff(s) in respect of the claim endorsed herein. Within         days after the service of this Writ on you, you must either satisfy the claim or cause an appearance to be entered for you using the electronic filing service and in default of your so doing the Plaintiff(s) may proceed with the action and judgment may be entered against you without further notice.</w:t>
                  </w:r>
                </w:p>
                <w:p w14:paraId="3F7C10DF" w14:textId="77777777" w:rsidR="00132751" w:rsidRDefault="00132751" w:rsidP="00132751">
                  <w:pPr>
                    <w:pStyle w:val="ScheduleSectionTextIndent"/>
                    <w:ind w:firstLine="600"/>
                  </w:pPr>
                  <w:r>
                    <w:fldChar w:fldCharType="begin"/>
                  </w:r>
                  <w:r>
                    <w:instrText xml:space="preserve"> GUID=51fa13a8-cd38-447d-8d09-87e1e37f9378 </w:instrText>
                  </w:r>
                  <w:r>
                    <w:fldChar w:fldCharType="end"/>
                  </w:r>
                  <w:r>
                    <w:t>Dated this         day of                      20    </w:t>
                  </w:r>
                  <w:proofErr w:type="gramStart"/>
                  <w:r>
                    <w:t>  .</w:t>
                  </w:r>
                  <w:proofErr w:type="gramEnd"/>
                </w:p>
              </w:tc>
            </w:tr>
            <w:tr w:rsidR="00132751" w14:paraId="197C37A6" w14:textId="77777777" w:rsidTr="00FE36E9">
              <w:trPr>
                <w:cantSplit/>
                <w:jc w:val="center"/>
              </w:trPr>
              <w:tc>
                <w:tcPr>
                  <w:tcW w:w="7120" w:type="dxa"/>
                  <w:gridSpan w:val="5"/>
                </w:tcPr>
                <w:p w14:paraId="38EDE523" w14:textId="77777777" w:rsidR="00132751" w:rsidRDefault="00132751" w:rsidP="00132751">
                  <w:pPr>
                    <w:pStyle w:val="TableItemNoIndent"/>
                  </w:pPr>
                  <w:r>
                    <w:fldChar w:fldCharType="begin"/>
                  </w:r>
                  <w:r>
                    <w:instrText xml:space="preserve"> GUID=078e19a1-c6cd-4c32-a037-1ba6e9d2f9a7 </w:instrText>
                  </w:r>
                  <w:r>
                    <w:fldChar w:fldCharType="end"/>
                  </w:r>
                  <w:r>
                    <w:rPr>
                      <w:i/>
                    </w:rPr>
                    <w:t>Solicitor for the Plaintiff(s).</w:t>
                  </w:r>
                </w:p>
              </w:tc>
            </w:tr>
            <w:tr w:rsidR="00132751" w14:paraId="22DCBAEA" w14:textId="77777777" w:rsidTr="00FE36E9">
              <w:trPr>
                <w:cantSplit/>
                <w:trHeight w:val="180"/>
                <w:jc w:val="center"/>
              </w:trPr>
              <w:tc>
                <w:tcPr>
                  <w:tcW w:w="4237" w:type="dxa"/>
                  <w:gridSpan w:val="2"/>
                </w:tcPr>
                <w:p w14:paraId="4D6F9D2B" w14:textId="77777777" w:rsidR="00132751" w:rsidRDefault="00132751" w:rsidP="00132751">
                  <w:pPr>
                    <w:pStyle w:val="TableItemNoIndent"/>
                  </w:pPr>
                  <w:r>
                    <w:fldChar w:fldCharType="begin"/>
                  </w:r>
                  <w:r>
                    <w:instrText xml:space="preserve"> GUID=c27eb0d8-bba0-45c0-b3a7-8e1ff216cca1 </w:instrText>
                  </w:r>
                  <w:r>
                    <w:fldChar w:fldCharType="end"/>
                  </w:r>
                </w:p>
              </w:tc>
              <w:tc>
                <w:tcPr>
                  <w:tcW w:w="2883" w:type="dxa"/>
                  <w:gridSpan w:val="3"/>
                </w:tcPr>
                <w:p w14:paraId="4DED477F" w14:textId="77777777" w:rsidR="00132751" w:rsidRDefault="00132751" w:rsidP="00132751">
                  <w:pPr>
                    <w:pStyle w:val="TableItemNoIndent"/>
                  </w:pPr>
                  <w:r>
                    <w:fldChar w:fldCharType="begin"/>
                  </w:r>
                  <w:r>
                    <w:instrText xml:space="preserve"> GUID=b487c429-8762-44a3-987d-ec52847b6145 </w:instrText>
                  </w:r>
                  <w:r>
                    <w:fldChar w:fldCharType="end"/>
                  </w:r>
                </w:p>
              </w:tc>
            </w:tr>
            <w:tr w:rsidR="00132751" w14:paraId="3D32976F" w14:textId="77777777" w:rsidTr="00FE36E9">
              <w:trPr>
                <w:cantSplit/>
                <w:trHeight w:val="180"/>
                <w:jc w:val="center"/>
              </w:trPr>
              <w:tc>
                <w:tcPr>
                  <w:tcW w:w="4237" w:type="dxa"/>
                  <w:gridSpan w:val="2"/>
                </w:tcPr>
                <w:p w14:paraId="08FB6C71" w14:textId="77777777" w:rsidR="00132751" w:rsidRDefault="00132751" w:rsidP="00132751">
                  <w:pPr>
                    <w:pStyle w:val="TableItemNoIndent"/>
                  </w:pPr>
                  <w:r>
                    <w:fldChar w:fldCharType="begin"/>
                  </w:r>
                  <w:r>
                    <w:instrText xml:space="preserve"> GUID=f5addf49-f01f-45fd-bc7d-6eb44eea22be </w:instrText>
                  </w:r>
                  <w:r>
                    <w:fldChar w:fldCharType="end"/>
                  </w:r>
                </w:p>
              </w:tc>
              <w:tc>
                <w:tcPr>
                  <w:tcW w:w="2883" w:type="dxa"/>
                  <w:gridSpan w:val="3"/>
                </w:tcPr>
                <w:p w14:paraId="307BDED4" w14:textId="77777777" w:rsidR="00132751" w:rsidRDefault="00132751" w:rsidP="00132751">
                  <w:pPr>
                    <w:pStyle w:val="TableItemCentered"/>
                    <w:rPr>
                      <w:i/>
                    </w:rPr>
                  </w:pPr>
                  <w:r>
                    <w:fldChar w:fldCharType="begin"/>
                  </w:r>
                  <w:r>
                    <w:instrText xml:space="preserve"> GUID=ebb56002-5c86-4b69-9a2c-039d75d6c186 </w:instrText>
                  </w:r>
                  <w:r>
                    <w:fldChar w:fldCharType="end"/>
                  </w:r>
                  <w:r>
                    <w:rPr>
                      <w:i/>
                    </w:rPr>
                    <w:t xml:space="preserve">Registrar </w:t>
                  </w:r>
                  <w:r>
                    <w:rPr>
                      <w:i/>
                    </w:rPr>
                    <w:br/>
                    <w:t xml:space="preserve">Family Justice Courts, </w:t>
                  </w:r>
                  <w:r>
                    <w:rPr>
                      <w:i/>
                    </w:rPr>
                    <w:br/>
                    <w:t>Singapore.</w:t>
                  </w:r>
                </w:p>
                <w:p w14:paraId="1B203233" w14:textId="77777777" w:rsidR="00132751" w:rsidRDefault="00132751" w:rsidP="00132751">
                  <w:pPr>
                    <w:pStyle w:val="TableItemCentered"/>
                  </w:pPr>
                </w:p>
              </w:tc>
            </w:tr>
            <w:tr w:rsidR="00132751" w14:paraId="7A36567E" w14:textId="77777777" w:rsidTr="00FE36E9">
              <w:trPr>
                <w:cantSplit/>
                <w:jc w:val="center"/>
              </w:trPr>
              <w:tc>
                <w:tcPr>
                  <w:tcW w:w="7120" w:type="dxa"/>
                  <w:gridSpan w:val="5"/>
                </w:tcPr>
                <w:p w14:paraId="58E84D0C" w14:textId="77777777" w:rsidR="00132751" w:rsidRDefault="00132751" w:rsidP="00132751">
                  <w:pPr>
                    <w:pStyle w:val="ScheduleSectionTextIndent"/>
                    <w:ind w:left="620" w:hanging="600"/>
                  </w:pPr>
                  <w:r>
                    <w:lastRenderedPageBreak/>
                    <w:fldChar w:fldCharType="begin"/>
                  </w:r>
                  <w:r>
                    <w:instrText xml:space="preserve"> GUID=a462d6e0-26bb-4811-93ad-48b3cf139154 </w:instrText>
                  </w:r>
                  <w:r>
                    <w:fldChar w:fldCharType="end"/>
                  </w:r>
                  <w:r>
                    <w:rPr>
                      <w:i/>
                    </w:rPr>
                    <w:t>(Note:</w:t>
                  </w:r>
                  <w:r>
                    <w:rPr>
                      <w:i/>
                    </w:rPr>
                    <w:tab/>
                    <w:t xml:space="preserve">If any defendant is outside the jurisdiction, a separate </w:t>
                  </w:r>
                  <w:proofErr w:type="gramStart"/>
                  <w:r>
                    <w:rPr>
                      <w:i/>
                    </w:rPr>
                    <w:t>period of time</w:t>
                  </w:r>
                  <w:proofErr w:type="gramEnd"/>
                  <w:r>
                    <w:rPr>
                      <w:i/>
                    </w:rPr>
                    <w:t xml:space="preserve"> for entering appearance must be inserted.)</w:t>
                  </w:r>
                </w:p>
                <w:p w14:paraId="62E0A963" w14:textId="77777777" w:rsidR="00132751" w:rsidRDefault="00132751" w:rsidP="00132751">
                  <w:pPr>
                    <w:pStyle w:val="TableItemCentered"/>
                  </w:pPr>
                  <w:r>
                    <w:fldChar w:fldCharType="begin"/>
                  </w:r>
                  <w:r>
                    <w:instrText xml:space="preserve"> GUID=8841f738-fbe2-429f-8193-c1c847c1f32d </w:instrText>
                  </w:r>
                  <w:r>
                    <w:fldChar w:fldCharType="end"/>
                  </w:r>
                  <w:r>
                    <w:rPr>
                      <w:i/>
                    </w:rPr>
                    <w:t>Memorandum to be subscribed on the writ</w:t>
                  </w:r>
                </w:p>
                <w:p w14:paraId="5FCF279C" w14:textId="77777777" w:rsidR="00132751" w:rsidRDefault="00132751" w:rsidP="00132751">
                  <w:pPr>
                    <w:pStyle w:val="ScheduleSectionTextIndent"/>
                    <w:ind w:firstLine="600"/>
                  </w:pPr>
                  <w:r>
                    <w:fldChar w:fldCharType="begin"/>
                  </w:r>
                  <w:r>
                    <w:instrText xml:space="preserve"> GUID=dc0cc1a0-1eca-4f8f-b609-b85e2d553d16 </w:instrText>
                  </w:r>
                  <w:r>
                    <w:fldChar w:fldCharType="end"/>
                  </w:r>
                  <w:r>
                    <w:t>This writ may not be served more than (</w:t>
                  </w:r>
                  <w:r>
                    <w:rPr>
                      <w:i/>
                    </w:rPr>
                    <w:t>a</w:t>
                  </w:r>
                  <w:r>
                    <w:t>) 6 months after the above date, or (</w:t>
                  </w:r>
                  <w:r>
                    <w:rPr>
                      <w:i/>
                    </w:rPr>
                    <w:t>b</w:t>
                  </w:r>
                  <w:r>
                    <w:t>) 12 months after the above date where leave to serve out of jurisdiction has been obtained, unless renewed by order of the Court.</w:t>
                  </w:r>
                </w:p>
                <w:p w14:paraId="292F740C" w14:textId="77777777" w:rsidR="00132751" w:rsidRDefault="00132751" w:rsidP="00132751">
                  <w:pPr>
                    <w:pStyle w:val="ScheduleSectionTextIndent"/>
                    <w:ind w:firstLine="600"/>
                  </w:pPr>
                  <w:r>
                    <w:fldChar w:fldCharType="begin"/>
                  </w:r>
                  <w:r>
                    <w:instrText xml:space="preserve"> GUID=fbd1d8cd-02f3-4002-87b5-42b180e46c3e </w:instrText>
                  </w:r>
                  <w:r>
                    <w:fldChar w:fldCharType="end"/>
                  </w:r>
                  <w:r>
                    <w:t>The defendant(s) may enter an appearance(s) either personally or by a solicitor at the Registry of the Family Justice Courts.</w:t>
                  </w:r>
                </w:p>
                <w:p w14:paraId="1C83CB2D" w14:textId="77777777" w:rsidR="00132751" w:rsidRDefault="00132751" w:rsidP="00132751">
                  <w:pPr>
                    <w:pStyle w:val="TableItemCentered"/>
                  </w:pPr>
                  <w:r>
                    <w:fldChar w:fldCharType="begin"/>
                  </w:r>
                  <w:r>
                    <w:instrText xml:space="preserve"> GUID=cdf99826-791a-4d7b-a77b-a539c65a94bb </w:instrText>
                  </w:r>
                  <w:r>
                    <w:fldChar w:fldCharType="end"/>
                  </w:r>
                  <w:r>
                    <w:rPr>
                      <w:i/>
                    </w:rPr>
                    <w:t>Endorsements to be made on writ before issue.</w:t>
                  </w:r>
                </w:p>
                <w:p w14:paraId="07163686" w14:textId="77777777" w:rsidR="00132751" w:rsidRDefault="00132751" w:rsidP="00132751">
                  <w:pPr>
                    <w:pStyle w:val="TableItemCentered"/>
                  </w:pPr>
                  <w:r>
                    <w:fldChar w:fldCharType="begin"/>
                  </w:r>
                  <w:r>
                    <w:instrText xml:space="preserve"> GUID=090a64bb-3b7e-4add-8175-71230df4c9c4 </w:instrText>
                  </w:r>
                  <w:r>
                    <w:fldChar w:fldCharType="end"/>
                  </w:r>
                  <w:r>
                    <w:rPr>
                      <w:i/>
                    </w:rPr>
                    <w:t>Endorsement of claim/statement of claim.</w:t>
                  </w:r>
                </w:p>
              </w:tc>
            </w:tr>
            <w:tr w:rsidR="00132751" w14:paraId="2686FCBE" w14:textId="77777777" w:rsidTr="00FE36E9">
              <w:trPr>
                <w:cantSplit/>
                <w:jc w:val="center"/>
              </w:trPr>
              <w:tc>
                <w:tcPr>
                  <w:tcW w:w="7120" w:type="dxa"/>
                  <w:gridSpan w:val="5"/>
                </w:tcPr>
                <w:p w14:paraId="11A1193C" w14:textId="77777777" w:rsidR="00132751" w:rsidRDefault="00132751" w:rsidP="00132751">
                  <w:pPr>
                    <w:pStyle w:val="ScheduleSectionTextIndent"/>
                    <w:ind w:firstLine="600"/>
                  </w:pPr>
                  <w:r>
                    <w:fldChar w:fldCharType="begin"/>
                  </w:r>
                  <w:r>
                    <w:instrText xml:space="preserve"> GUID=0c2735a6-78fa-4e77-aecb-110ac65cd6ef </w:instrText>
                  </w:r>
                  <w:r>
                    <w:fldChar w:fldCharType="end"/>
                  </w:r>
                  <w:r>
                    <w:t>(Set out the endorsement or statement of claim).</w:t>
                  </w:r>
                </w:p>
                <w:p w14:paraId="6C51D734" w14:textId="77777777" w:rsidR="00132751" w:rsidRDefault="00132751" w:rsidP="00132751">
                  <w:pPr>
                    <w:pStyle w:val="ScheduleSectionTextIndent"/>
                    <w:ind w:firstLine="600"/>
                  </w:pPr>
                  <w:r>
                    <w:fldChar w:fldCharType="begin"/>
                  </w:r>
                  <w:r>
                    <w:instrText xml:space="preserve"> GUID=079daebb-cea8-40e9-b1ee-08437b5788c0 </w:instrText>
                  </w:r>
                  <w:r>
                    <w:fldChar w:fldCharType="end"/>
                  </w:r>
                  <w:r>
                    <w:t>(If the plaintiff’s claim is for a debt or liquidated demand only, the following endorsement must be added at the foot of the claim:)</w:t>
                  </w:r>
                </w:p>
                <w:p w14:paraId="1AB9DFE0" w14:textId="77777777" w:rsidR="00132751" w:rsidRDefault="00132751" w:rsidP="00132751">
                  <w:pPr>
                    <w:pStyle w:val="ScheduleSectionTextIndent"/>
                    <w:ind w:firstLine="600"/>
                  </w:pPr>
                  <w:r>
                    <w:fldChar w:fldCharType="begin"/>
                  </w:r>
                  <w:r>
                    <w:instrText xml:space="preserve"> GUID=f418125b-b107-43fd-858e-cc2453d12652 </w:instrText>
                  </w:r>
                  <w:r>
                    <w:fldChar w:fldCharType="end"/>
                  </w:r>
                  <w:r>
                    <w:t>And $              </w:t>
                  </w:r>
                  <w:proofErr w:type="gramStart"/>
                  <w:r>
                    <w:t>   (</w:t>
                  </w:r>
                  <w:proofErr w:type="gramEnd"/>
                  <w:r>
                    <w:t>or such sum as may be allowed on taxation) for costs, and also, if the plaintiff obtains an order for substituted service, the further sum of $              (or such sum as may be allowed on taxation). If the amount claimed and costs be paid to the plaintiff or his solicitor within           days after service hereof, further proceedings will be stayed.</w:t>
                  </w:r>
                </w:p>
                <w:p w14:paraId="67CE631F" w14:textId="77777777" w:rsidR="00132751" w:rsidRDefault="00132751" w:rsidP="00132751">
                  <w:pPr>
                    <w:pStyle w:val="ScheduleSectionTextIndent"/>
                    <w:ind w:firstLine="600"/>
                  </w:pPr>
                  <w:r>
                    <w:fldChar w:fldCharType="begin"/>
                  </w:r>
                  <w:r>
                    <w:instrText xml:space="preserve"> GUID=6a56c499-eb34-43ef-934a-a5bc47dc9f9a </w:instrText>
                  </w:r>
                  <w:r>
                    <w:fldChar w:fldCharType="end"/>
                  </w:r>
                  <w:r>
                    <w:t>Where the Writ of Summons is endorsed with a Statement of Claim the following must be added:</w:t>
                  </w:r>
                </w:p>
                <w:p w14:paraId="73BD98CA" w14:textId="77777777" w:rsidR="00132751" w:rsidRDefault="00132751" w:rsidP="00132751">
                  <w:pPr>
                    <w:pStyle w:val="ScheduleSectionTextIndent"/>
                    <w:ind w:firstLine="600"/>
                  </w:pPr>
                  <w:r>
                    <w:fldChar w:fldCharType="begin"/>
                  </w:r>
                  <w:r>
                    <w:instrText xml:space="preserve"> GUID=ac6d57b0-fa8b-40d1-891c-0e1636395230 </w:instrText>
                  </w:r>
                  <w:r>
                    <w:fldChar w:fldCharType="end"/>
                  </w:r>
                  <w:r>
                    <w:rPr>
                      <w:i/>
                    </w:rPr>
                    <w:t>Note</w:t>
                  </w:r>
                  <w:r>
                    <w:t>: If the defendant enters an appearance, then he must also serve a defence on the solicitor for the plaintiff within 14 days after the last day of the time limited for entering an appearance, otherwise judgment may be entered against him without further notice.</w:t>
                  </w:r>
                </w:p>
                <w:p w14:paraId="4B9B793D" w14:textId="77777777" w:rsidR="00132751" w:rsidRDefault="00132751" w:rsidP="00132751">
                  <w:pPr>
                    <w:pStyle w:val="ScheduleSectionTextIndent"/>
                    <w:ind w:firstLine="600"/>
                  </w:pPr>
                  <w:r>
                    <w:fldChar w:fldCharType="begin"/>
                  </w:r>
                  <w:r>
                    <w:instrText xml:space="preserve"> GUID=cb2b5157-7e69-4c00-8986-98df9774a0c8 </w:instrText>
                  </w:r>
                  <w:r>
                    <w:fldChar w:fldCharType="end"/>
                  </w:r>
                  <w:r>
                    <w:t>(If the plaintiff sues, or the defendant is sued, in a representative capacity, this must be stated in the endorsement of claim).</w:t>
                  </w:r>
                </w:p>
              </w:tc>
            </w:tr>
            <w:tr w:rsidR="00132751" w14:paraId="343B564D" w14:textId="77777777" w:rsidTr="00FE36E9">
              <w:trPr>
                <w:cantSplit/>
                <w:jc w:val="center"/>
              </w:trPr>
              <w:tc>
                <w:tcPr>
                  <w:tcW w:w="7120" w:type="dxa"/>
                  <w:gridSpan w:val="5"/>
                </w:tcPr>
                <w:p w14:paraId="239AC7DD" w14:textId="77777777" w:rsidR="00132751" w:rsidRDefault="00132751" w:rsidP="00132751">
                  <w:pPr>
                    <w:pStyle w:val="TableItemCentered"/>
                  </w:pPr>
                  <w:r>
                    <w:fldChar w:fldCharType="begin"/>
                  </w:r>
                  <w:r>
                    <w:instrText xml:space="preserve"> GUID=d2dc1420-6af6-49f0-b16e-20e645191c0b </w:instrText>
                  </w:r>
                  <w:r>
                    <w:fldChar w:fldCharType="end"/>
                  </w:r>
                  <w:r>
                    <w:rPr>
                      <w:i/>
                    </w:rPr>
                    <w:t>Endorsement as to solicitor and address.</w:t>
                  </w:r>
                </w:p>
                <w:p w14:paraId="03F21DAA" w14:textId="77777777" w:rsidR="00132751" w:rsidRDefault="00132751" w:rsidP="00132751">
                  <w:pPr>
                    <w:pStyle w:val="ScheduleSectionTextIndent"/>
                    <w:ind w:firstLine="600"/>
                  </w:pPr>
                  <w:r>
                    <w:fldChar w:fldCharType="begin"/>
                  </w:r>
                  <w:r>
                    <w:instrText xml:space="preserve"> GUID=eb12fc6e-1cd5-4976-9f96-4d64fc4f70eb </w:instrText>
                  </w:r>
                  <w:r>
                    <w:fldChar w:fldCharType="end"/>
                  </w:r>
                  <w:r>
                    <w:t>This writ is issued by                    of                     solicitor for the said plaintiff whose address is                           </w:t>
                  </w:r>
                  <w:proofErr w:type="gramStart"/>
                  <w:r>
                    <w:t>   (</w:t>
                  </w:r>
                  <w:proofErr w:type="gramEnd"/>
                  <w:r>
                    <w:t>or where the plaintiff sues in person). This writ is issued by the said plaintiff who resides at                         and is (state occupation) and (if the plaintiff does not reside within the jurisdiction) whose address for service is                                     </w:t>
                  </w:r>
                  <w:proofErr w:type="gramStart"/>
                  <w:r>
                    <w:t>  .</w:t>
                  </w:r>
                  <w:proofErr w:type="gramEnd"/>
                </w:p>
                <w:p w14:paraId="7A68B4F5" w14:textId="77777777" w:rsidR="00132751" w:rsidRDefault="00132751" w:rsidP="00132751">
                  <w:pPr>
                    <w:pStyle w:val="TableItemCentered"/>
                  </w:pPr>
                  <w:r>
                    <w:fldChar w:fldCharType="begin"/>
                  </w:r>
                  <w:r>
                    <w:instrText xml:space="preserve"> GUID=08f4ffa4-8c03-4945-921d-7842c3567a27 </w:instrText>
                  </w:r>
                  <w:r>
                    <w:fldChar w:fldCharType="end"/>
                  </w:r>
                  <w:r>
                    <w:rPr>
                      <w:i/>
                    </w:rPr>
                    <w:t>Endorsement as to service.</w:t>
                  </w:r>
                </w:p>
                <w:p w14:paraId="1DF30FAB" w14:textId="77777777" w:rsidR="00132751" w:rsidRDefault="00132751" w:rsidP="00132751">
                  <w:pPr>
                    <w:pStyle w:val="ScheduleSectionTextIndent"/>
                    <w:ind w:firstLine="600"/>
                  </w:pPr>
                  <w:r>
                    <w:fldChar w:fldCharType="begin"/>
                  </w:r>
                  <w:r>
                    <w:instrText xml:space="preserve"> GUID=05814f08-2d8f-41d8-bce8-ffe988e3cd2a </w:instrText>
                  </w:r>
                  <w:r>
                    <w:fldChar w:fldCharType="end"/>
                  </w:r>
                  <w:r>
                    <w:t>This writ was served by                              </w:t>
                  </w:r>
                  <w:proofErr w:type="spellStart"/>
                  <w:r>
                    <w:t>by</w:t>
                  </w:r>
                  <w:proofErr w:type="spellEnd"/>
                  <w:r>
                    <w:t xml:space="preserve"> way of personal service (or as may be) (state manner of service or in accordance with the terms of an order for substituted service) on the defendant (who is known to me) (or who was pointed out to me by                                                                                       )</w:t>
                  </w:r>
                  <w:r>
                    <w:br/>
                    <w:t>(or who admitted to me that he was                                                                 )</w:t>
                  </w:r>
                  <w:r>
                    <w:br/>
                    <w:t>at (place) on the          day of                     20      .</w:t>
                  </w:r>
                </w:p>
                <w:p w14:paraId="10ACE5EC" w14:textId="77777777" w:rsidR="00132751" w:rsidRDefault="00132751" w:rsidP="00132751">
                  <w:pPr>
                    <w:pStyle w:val="ScheduleSectionTextIndent"/>
                    <w:ind w:firstLine="600"/>
                  </w:pPr>
                  <w:r>
                    <w:fldChar w:fldCharType="begin"/>
                  </w:r>
                  <w:r>
                    <w:instrText xml:space="preserve"> GUID=27b5bb72-9576-4f51-a078-24dc43d0f0fc </w:instrText>
                  </w:r>
                  <w:r>
                    <w:fldChar w:fldCharType="end"/>
                  </w:r>
                  <w:r>
                    <w:t>Endorsed this        day of                             20    </w:t>
                  </w:r>
                  <w:proofErr w:type="gramStart"/>
                  <w:r>
                    <w:t>  .</w:t>
                  </w:r>
                  <w:proofErr w:type="gramEnd"/>
                </w:p>
                <w:p w14:paraId="53FD3732" w14:textId="77777777" w:rsidR="00132751" w:rsidRDefault="00132751" w:rsidP="00132751">
                  <w:pPr>
                    <w:pStyle w:val="TableItemNoIndent"/>
                    <w:jc w:val="right"/>
                  </w:pPr>
                  <w:r>
                    <w:fldChar w:fldCharType="begin"/>
                  </w:r>
                  <w:r>
                    <w:instrText xml:space="preserve"> GUID=3961f05e-b95b-4a45-a756-30ab86d05d4e </w:instrText>
                  </w:r>
                  <w:r>
                    <w:fldChar w:fldCharType="end"/>
                  </w:r>
                  <w:r>
                    <w:rPr>
                      <w:i/>
                    </w:rPr>
                    <w:t>Process Server.</w:t>
                  </w:r>
                </w:p>
              </w:tc>
            </w:tr>
          </w:tbl>
          <w:p w14:paraId="636A9958" w14:textId="77777777" w:rsidR="00132751" w:rsidRDefault="00132751" w:rsidP="00132751">
            <w:pPr>
              <w:spacing w:before="60" w:after="60" w:line="240" w:lineRule="auto"/>
              <w:jc w:val="center"/>
              <w:rPr>
                <w:rFonts w:ascii="Times New Roman" w:hAnsi="Times New Roman" w:cs="Times New Roman"/>
                <w:sz w:val="22"/>
                <w:szCs w:val="20"/>
                <w:lang w:val="en-GB" w:eastAsia="en-US"/>
              </w:rPr>
            </w:pPr>
          </w:p>
          <w:p w14:paraId="0B89A8DA" w14:textId="77777777" w:rsidR="00132751" w:rsidRDefault="00132751" w:rsidP="00132751">
            <w:pPr>
              <w:spacing w:before="60" w:after="60" w:line="240" w:lineRule="auto"/>
              <w:jc w:val="center"/>
              <w:rPr>
                <w:rFonts w:ascii="Times New Roman" w:hAnsi="Times New Roman" w:cs="Times New Roman"/>
                <w:sz w:val="22"/>
                <w:szCs w:val="20"/>
                <w:lang w:val="en-GB" w:eastAsia="en-US"/>
              </w:rPr>
            </w:pPr>
          </w:p>
          <w:p w14:paraId="3B1F6B8B" w14:textId="77777777" w:rsidR="00132751" w:rsidRDefault="00132751" w:rsidP="00132751">
            <w:pPr>
              <w:spacing w:before="60" w:after="60" w:line="240" w:lineRule="auto"/>
              <w:jc w:val="center"/>
              <w:rPr>
                <w:rFonts w:ascii="Times New Roman" w:hAnsi="Times New Roman" w:cs="Times New Roman"/>
                <w:sz w:val="22"/>
                <w:szCs w:val="20"/>
                <w:lang w:val="en-GB" w:eastAsia="en-US"/>
              </w:rPr>
            </w:pPr>
          </w:p>
          <w:p w14:paraId="3F6D7DC0" w14:textId="77777777" w:rsidR="00132751" w:rsidRDefault="00132751" w:rsidP="00132751">
            <w:pPr>
              <w:spacing w:before="60" w:after="60" w:line="240" w:lineRule="auto"/>
              <w:jc w:val="center"/>
              <w:rPr>
                <w:rFonts w:ascii="Times New Roman" w:hAnsi="Times New Roman" w:cs="Times New Roman"/>
                <w:sz w:val="22"/>
                <w:szCs w:val="20"/>
                <w:lang w:val="en-GB" w:eastAsia="en-US"/>
              </w:rPr>
            </w:pPr>
          </w:p>
          <w:p w14:paraId="667E08D0" w14:textId="77777777" w:rsidR="00132751" w:rsidRDefault="00132751" w:rsidP="00132751">
            <w:pPr>
              <w:spacing w:before="60" w:after="60" w:line="240" w:lineRule="auto"/>
              <w:jc w:val="center"/>
              <w:rPr>
                <w:rFonts w:ascii="Times New Roman" w:hAnsi="Times New Roman" w:cs="Times New Roman"/>
                <w:sz w:val="22"/>
                <w:szCs w:val="20"/>
                <w:lang w:val="en-GB" w:eastAsia="en-US"/>
              </w:rPr>
            </w:pPr>
          </w:p>
          <w:p w14:paraId="0C24FA25" w14:textId="77777777" w:rsidR="00132751" w:rsidRPr="006F2CA2" w:rsidRDefault="00132751" w:rsidP="00132751">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GUID=e830589d-45f4-4a6d-af4b-f90b4b7402d4 </w:instrText>
            </w:r>
            <w:r w:rsidRPr="006F2CA2">
              <w:rPr>
                <w:rFonts w:ascii="Times New Roman" w:hAnsi="Times New Roman" w:cs="Times New Roman"/>
                <w:sz w:val="22"/>
                <w:szCs w:val="20"/>
                <w:lang w:val="en-GB" w:eastAsia="en-US"/>
              </w:rPr>
              <w:fldChar w:fldCharType="end"/>
            </w:r>
          </w:p>
        </w:tc>
      </w:tr>
      <w:tr w:rsidR="00132751" w:rsidRPr="006F2CA2" w14:paraId="65D422A8" w14:textId="77777777" w:rsidTr="00132751">
        <w:trPr>
          <w:divId w:val="2116439976"/>
          <w:cantSplit/>
          <w:jc w:val="center"/>
        </w:trPr>
        <w:tc>
          <w:tcPr>
            <w:tcW w:w="9050" w:type="dxa"/>
          </w:tcPr>
          <w:p w14:paraId="7FB34F27" w14:textId="77777777" w:rsidR="00132751" w:rsidRPr="006F2CA2" w:rsidRDefault="00132751" w:rsidP="00132751">
            <w:pPr>
              <w:spacing w:before="120" w:after="0" w:line="240" w:lineRule="auto"/>
              <w:ind w:left="620" w:hanging="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GUID=a462d6e0-26bb-4811-93ad-48b3cf139154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(Note:</w:t>
            </w:r>
            <w:r w:rsidRPr="006F2CA2">
              <w:rPr>
                <w:rFonts w:ascii="Times New Roman" w:hAnsi="Times New Roman" w:cs="Times New Roman"/>
                <w:i/>
                <w:sz w:val="22"/>
                <w:szCs w:val="20"/>
                <w:lang w:val="en-GB" w:eastAsia="en-US"/>
              </w:rPr>
              <w:tab/>
              <w:t xml:space="preserve">If any defendant is outside the jurisdiction, a separate </w:t>
            </w:r>
            <w:proofErr w:type="gramStart"/>
            <w:r w:rsidRPr="006F2CA2">
              <w:rPr>
                <w:rFonts w:ascii="Times New Roman" w:hAnsi="Times New Roman" w:cs="Times New Roman"/>
                <w:i/>
                <w:sz w:val="22"/>
                <w:szCs w:val="20"/>
                <w:lang w:val="en-GB" w:eastAsia="en-US"/>
              </w:rPr>
              <w:t>period of time</w:t>
            </w:r>
            <w:proofErr w:type="gramEnd"/>
            <w:r w:rsidRPr="006F2CA2">
              <w:rPr>
                <w:rFonts w:ascii="Times New Roman" w:hAnsi="Times New Roman" w:cs="Times New Roman"/>
                <w:i/>
                <w:sz w:val="22"/>
                <w:szCs w:val="20"/>
                <w:lang w:val="en-GB" w:eastAsia="en-US"/>
              </w:rPr>
              <w:t xml:space="preserve"> for entering appearance must be inserted.)</w:t>
            </w:r>
          </w:p>
          <w:p w14:paraId="1CF09916" w14:textId="77777777" w:rsidR="00132751" w:rsidRPr="006F2CA2" w:rsidRDefault="00132751" w:rsidP="00132751">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GUID=8841f738-fbe2-429f-8193-c1c847c1f32d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Memorandum to be subscribed on the writ</w:t>
            </w:r>
          </w:p>
          <w:p w14:paraId="552DA10E" w14:textId="77777777" w:rsidR="00132751" w:rsidRPr="006F2CA2" w:rsidRDefault="00132751" w:rsidP="00132751">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GUID=dc0cc1a0-1eca-4f8f-b609-b85e2d553d16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This writ may not be served more than (</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 6 months after the above date, or (</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 12 months after the above date where leave to serve out of jurisdiction has been obtained, unless renewed by order of the Court.</w:t>
            </w:r>
          </w:p>
          <w:p w14:paraId="52887B8A" w14:textId="77777777" w:rsidR="00132751" w:rsidRPr="006F2CA2" w:rsidRDefault="00132751" w:rsidP="00132751">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GUID=fbd1d8cd-02f3-4002-87b5-42b180e46c3e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defendant(s) may enter an appearance(s) either personally or by a solicitor at the Registry of the Family Justice Courts.</w:t>
            </w:r>
          </w:p>
          <w:p w14:paraId="58F834B9" w14:textId="77777777" w:rsidR="00132751" w:rsidRPr="006F2CA2" w:rsidRDefault="00132751" w:rsidP="00132751">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GUID=cdf99826-791a-4d7b-a77b-a539c65a94bb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Endorsements to be made on writ before issue.</w:t>
            </w:r>
          </w:p>
          <w:p w14:paraId="450B8402" w14:textId="77777777" w:rsidR="00132751" w:rsidRPr="006F2CA2" w:rsidRDefault="00132751" w:rsidP="00132751">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GUID=090a64bb-3b7e-4add-8175-71230df4c9c4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Endorsement of claim/statement of claim.</w:t>
            </w:r>
          </w:p>
        </w:tc>
      </w:tr>
      <w:tr w:rsidR="00132751" w:rsidRPr="006F2CA2" w14:paraId="54A60DFF" w14:textId="77777777" w:rsidTr="00132751">
        <w:trPr>
          <w:divId w:val="2116439976"/>
          <w:cantSplit/>
          <w:jc w:val="center"/>
        </w:trPr>
        <w:tc>
          <w:tcPr>
            <w:tcW w:w="9050" w:type="dxa"/>
          </w:tcPr>
          <w:p w14:paraId="16427062" w14:textId="77777777" w:rsidR="00132751" w:rsidRPr="006F2CA2" w:rsidRDefault="00132751" w:rsidP="00132751">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GUID=0c2735a6-78fa-4e77-aecb-110ac65cd6ef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(Set out the endorsement or statement of claim).</w:t>
            </w:r>
          </w:p>
          <w:p w14:paraId="0DDE21EB" w14:textId="77777777" w:rsidR="00132751" w:rsidRPr="006F2CA2" w:rsidRDefault="00132751" w:rsidP="00132751">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GUID=079daebb-cea8-40e9-b1ee-08437b5788c0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(If the plaintiff’s claim is for a debt or liquidated demand only, the following endorsement must be added at the foot of the claim:)</w:t>
            </w:r>
          </w:p>
          <w:p w14:paraId="1DC7DE55" w14:textId="77777777" w:rsidR="00132751" w:rsidRPr="006F2CA2" w:rsidRDefault="00132751" w:rsidP="00132751">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GUID=f418125b-b107-43fd-858e-cc2453d12652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 $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or such sum as may be allowed on taxation) for costs, and also, if the plaintiff obtains an order for substituted service, the further sum of $              (or such sum as may be allowed on taxation). If the amount claimed and costs be paid to the plaintiff or his solicitor within           days after service hereof, further proceedings will be stayed.</w:t>
            </w:r>
          </w:p>
          <w:p w14:paraId="17A931EE" w14:textId="77777777" w:rsidR="00132751" w:rsidRPr="006F2CA2" w:rsidRDefault="00132751" w:rsidP="00132751">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GUID=6a56c499-eb34-43ef-934a-a5bc47dc9f9a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Where the Writ of Summons is endorsed with a Statement of Claim the following must be added:</w:t>
            </w:r>
          </w:p>
          <w:p w14:paraId="50ED4323" w14:textId="77777777" w:rsidR="00132751" w:rsidRPr="006F2CA2" w:rsidRDefault="00132751" w:rsidP="00132751">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GUID=ac6d57b0-fa8b-40d1-891c-0e1636395230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Note</w:t>
            </w:r>
            <w:r w:rsidRPr="006F2CA2">
              <w:rPr>
                <w:rFonts w:ascii="Times New Roman" w:hAnsi="Times New Roman" w:cs="Times New Roman"/>
                <w:sz w:val="22"/>
                <w:szCs w:val="20"/>
                <w:lang w:val="en-GB" w:eastAsia="en-US"/>
              </w:rPr>
              <w:t>: If the defendant enters an appearance, then he must also serve a defence on the solicitor for the plaintiff within 14 days after the last day of the time limited for entering an appearance, otherwise judgment may be entered against him without further notice.</w:t>
            </w:r>
          </w:p>
          <w:p w14:paraId="39358116" w14:textId="77777777" w:rsidR="00132751" w:rsidRPr="006F2CA2" w:rsidRDefault="00132751" w:rsidP="00132751">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GUID=cb2b5157-7e69-4c00-8986-98df9774a0c8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(If the plaintiff sues, or the defendant is sued, in a representative capacity, this must be stated in the endorsement of claim).</w:t>
            </w:r>
          </w:p>
        </w:tc>
      </w:tr>
      <w:tr w:rsidR="00132751" w:rsidRPr="006F2CA2" w14:paraId="24F02256" w14:textId="77777777" w:rsidTr="00132751">
        <w:trPr>
          <w:divId w:val="2116439976"/>
          <w:cantSplit/>
          <w:jc w:val="center"/>
        </w:trPr>
        <w:tc>
          <w:tcPr>
            <w:tcW w:w="9050" w:type="dxa"/>
          </w:tcPr>
          <w:p w14:paraId="0173C3C9" w14:textId="77777777" w:rsidR="00132751" w:rsidRPr="006F2CA2" w:rsidRDefault="00132751" w:rsidP="00132751">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GUID=d2dc1420-6af6-49f0-b16e-20e645191c0b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Endorsement as to solicitor and address.</w:t>
            </w:r>
          </w:p>
          <w:p w14:paraId="512AA8D2" w14:textId="77777777" w:rsidR="00132751" w:rsidRPr="006F2CA2" w:rsidRDefault="00132751" w:rsidP="00132751">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GUID=eb12fc6e-1cd5-4976-9f96-4d64fc4f70eb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This writ is issued by                    of                     solicitor for the said plaintiff whose address is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or where the plaintiff sues in person). This writ is issued by the said plaintiff who resides at                         and is (state occupation) and (if the plaintiff does not reside within the jurisdiction) whose address for service is                                     </w:t>
            </w:r>
            <w:proofErr w:type="gramStart"/>
            <w:r w:rsidRPr="006F2CA2">
              <w:rPr>
                <w:rFonts w:ascii="Times New Roman" w:hAnsi="Times New Roman" w:cs="Times New Roman"/>
                <w:sz w:val="22"/>
                <w:szCs w:val="20"/>
                <w:lang w:val="en-GB" w:eastAsia="en-US"/>
              </w:rPr>
              <w:t>  .</w:t>
            </w:r>
            <w:proofErr w:type="gramEnd"/>
          </w:p>
          <w:p w14:paraId="6C9B5FF9" w14:textId="77777777" w:rsidR="00132751" w:rsidRPr="006F2CA2" w:rsidRDefault="00132751" w:rsidP="00132751">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GUID=08f4ffa4-8c03-4945-921d-7842c3567a27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Endorsement as to service.</w:t>
            </w:r>
          </w:p>
          <w:p w14:paraId="1FBDB70A" w14:textId="77777777" w:rsidR="00132751" w:rsidRPr="006F2CA2" w:rsidRDefault="00132751" w:rsidP="00132751">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GUID=05814f08-2d8f-41d8-bce8-ffe988e3cd2a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This writ was served by                              </w:t>
            </w:r>
            <w:proofErr w:type="spellStart"/>
            <w:r w:rsidRPr="006F2CA2">
              <w:rPr>
                <w:rFonts w:ascii="Times New Roman" w:hAnsi="Times New Roman" w:cs="Times New Roman"/>
                <w:sz w:val="22"/>
                <w:szCs w:val="20"/>
                <w:lang w:val="en-GB" w:eastAsia="en-US"/>
              </w:rPr>
              <w:t>by</w:t>
            </w:r>
            <w:proofErr w:type="spellEnd"/>
            <w:r w:rsidRPr="006F2CA2">
              <w:rPr>
                <w:rFonts w:ascii="Times New Roman" w:hAnsi="Times New Roman" w:cs="Times New Roman"/>
                <w:sz w:val="22"/>
                <w:szCs w:val="20"/>
                <w:lang w:val="en-GB" w:eastAsia="en-US"/>
              </w:rPr>
              <w:t xml:space="preserve"> way of personal service (or as may be) (state manner of service or in accordance with the terms of an order for substituted service) on the defendant (who is known to me) (or who was pointed out to me by                                                                                       )</w:t>
            </w:r>
            <w:r w:rsidRPr="006F2CA2">
              <w:rPr>
                <w:rFonts w:ascii="Times New Roman" w:hAnsi="Times New Roman" w:cs="Times New Roman"/>
                <w:sz w:val="22"/>
                <w:szCs w:val="20"/>
                <w:lang w:val="en-GB" w:eastAsia="en-US"/>
              </w:rPr>
              <w:br/>
              <w:t>(or who admitted to me that he was                                                                 )</w:t>
            </w:r>
            <w:r w:rsidRPr="006F2CA2">
              <w:rPr>
                <w:rFonts w:ascii="Times New Roman" w:hAnsi="Times New Roman" w:cs="Times New Roman"/>
                <w:sz w:val="22"/>
                <w:szCs w:val="20"/>
                <w:lang w:val="en-GB" w:eastAsia="en-US"/>
              </w:rPr>
              <w:br/>
              <w:t>at (place) on the          day of                     20      .</w:t>
            </w:r>
          </w:p>
          <w:p w14:paraId="4C23BD8B" w14:textId="77777777" w:rsidR="00132751" w:rsidRPr="006F2CA2" w:rsidRDefault="00132751" w:rsidP="00132751">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GUID=27b5bb72-9576-4f51-a078-24dc43d0f0fc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Endorsed this        day of                             20    </w:t>
            </w:r>
            <w:proofErr w:type="gramStart"/>
            <w:r w:rsidRPr="006F2CA2">
              <w:rPr>
                <w:rFonts w:ascii="Times New Roman" w:hAnsi="Times New Roman" w:cs="Times New Roman"/>
                <w:sz w:val="22"/>
                <w:szCs w:val="20"/>
                <w:lang w:val="en-GB" w:eastAsia="en-US"/>
              </w:rPr>
              <w:t>  .</w:t>
            </w:r>
            <w:proofErr w:type="gramEnd"/>
          </w:p>
          <w:p w14:paraId="122B5F35" w14:textId="77777777" w:rsidR="00132751" w:rsidRPr="006F2CA2" w:rsidRDefault="00132751" w:rsidP="00132751">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GUID=3961f05e-b95b-4a45-a756-30ab86d05d4e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Process Server.</w:t>
            </w:r>
          </w:p>
        </w:tc>
      </w:tr>
    </w:tbl>
    <w:p w14:paraId="2B620BEB"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7080" w:type="dxa"/>
        <w:jc w:val="center"/>
        <w:tblLook w:val="04A0" w:firstRow="1" w:lastRow="0" w:firstColumn="1" w:lastColumn="0" w:noHBand="0" w:noVBand="1"/>
      </w:tblPr>
      <w:tblGrid>
        <w:gridCol w:w="1734"/>
        <w:gridCol w:w="2750"/>
        <w:gridCol w:w="1443"/>
        <w:gridCol w:w="1153"/>
      </w:tblGrid>
      <w:tr w:rsidR="006F2CA2" w:rsidRPr="006F2CA2" w14:paraId="43928BA7" w14:textId="77777777" w:rsidTr="006F2CA2">
        <w:trPr>
          <w:divId w:val="2116439976"/>
          <w:cantSplit/>
          <w:jc w:val="center"/>
        </w:trPr>
        <w:tc>
          <w:tcPr>
            <w:tcW w:w="7080" w:type="dxa"/>
            <w:gridSpan w:val="4"/>
          </w:tcPr>
          <w:p w14:paraId="6B70059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GUID=86c1d24d-2151-4cfd-afdd-341d9c893639 </w:instrText>
            </w:r>
            <w:r w:rsidRPr="006F2CA2">
              <w:rPr>
                <w:rFonts w:ascii="Times New Roman" w:hAnsi="Times New Roman" w:cs="Times New Roman"/>
                <w:sz w:val="22"/>
                <w:szCs w:val="20"/>
                <w:lang w:val="en-GB" w:eastAsia="en-US"/>
              </w:rPr>
              <w:fldChar w:fldCharType="end"/>
            </w:r>
            <w:r w:rsidR="00ED7FA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67</w:t>
            </w:r>
          </w:p>
        </w:tc>
      </w:tr>
      <w:tr w:rsidR="006F2CA2" w:rsidRPr="006F2CA2" w14:paraId="657BE796" w14:textId="77777777" w:rsidTr="006F2CA2">
        <w:trPr>
          <w:divId w:val="2116439976"/>
          <w:cantSplit/>
          <w:jc w:val="center"/>
        </w:trPr>
        <w:tc>
          <w:tcPr>
            <w:tcW w:w="1734" w:type="dxa"/>
          </w:tcPr>
          <w:p w14:paraId="680468CC"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GUID=2b8e2e17-2e94-42d2-b24b-28f155a9f8e6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 xml:space="preserve"> R.300</w:t>
            </w:r>
          </w:p>
        </w:tc>
        <w:tc>
          <w:tcPr>
            <w:tcW w:w="4193" w:type="dxa"/>
            <w:gridSpan w:val="2"/>
          </w:tcPr>
          <w:p w14:paraId="0C353FDE"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71DFCE6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GUID=5c177d6c-d390-4fec-9809-977e46535236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NOTICE OF RENEWAL OF WRIT</w:t>
            </w:r>
          </w:p>
        </w:tc>
        <w:tc>
          <w:tcPr>
            <w:tcW w:w="1153" w:type="dxa"/>
          </w:tcPr>
          <w:p w14:paraId="31FD8249"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GUID=e71b89c5-d0b3-49ed-9311-343de39cbde8 </w:instrText>
            </w:r>
            <w:r w:rsidRPr="006F2CA2">
              <w:rPr>
                <w:rFonts w:ascii="Times New Roman" w:hAnsi="Times New Roman" w:cs="Times New Roman"/>
                <w:sz w:val="22"/>
                <w:szCs w:val="20"/>
                <w:lang w:val="en-GB" w:eastAsia="en-US"/>
              </w:rPr>
              <w:fldChar w:fldCharType="end"/>
            </w:r>
          </w:p>
        </w:tc>
      </w:tr>
      <w:tr w:rsidR="006F2CA2" w:rsidRPr="006F2CA2" w14:paraId="4891D41D" w14:textId="77777777" w:rsidTr="006F2CA2">
        <w:trPr>
          <w:divId w:val="2116439976"/>
          <w:cantSplit/>
          <w:jc w:val="center"/>
        </w:trPr>
        <w:tc>
          <w:tcPr>
            <w:tcW w:w="7080" w:type="dxa"/>
            <w:gridSpan w:val="4"/>
          </w:tcPr>
          <w:p w14:paraId="5D7040C1" w14:textId="77777777" w:rsidR="006F2CA2" w:rsidRPr="006F2CA2" w:rsidRDefault="006F2CA2" w:rsidP="006F2CA2">
            <w:pPr>
              <w:spacing w:before="120" w:after="0" w:line="240" w:lineRule="auto"/>
              <w:ind w:firstLine="58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GUID=d268ce05-0e32-4427-bcd5-c3902807d112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Renewed for          months from the         day of                        20        by an order of Court dated the         day of                       20    </w:t>
            </w:r>
            <w:proofErr w:type="gramStart"/>
            <w:r w:rsidRPr="006F2CA2">
              <w:rPr>
                <w:rFonts w:ascii="Times New Roman" w:hAnsi="Times New Roman" w:cs="Times New Roman"/>
                <w:sz w:val="22"/>
                <w:szCs w:val="20"/>
                <w:lang w:val="en-GB" w:eastAsia="en-US"/>
              </w:rPr>
              <w:t>  .</w:t>
            </w:r>
            <w:proofErr w:type="gramEnd"/>
          </w:p>
          <w:p w14:paraId="36710F18"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GUID=1a25f3ed-004d-4d90-b932-7175376cfd80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2A5CE389"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GUID=bbe14e6d-d113-4571-ae69-554d3a25a303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Solicitor for the</w:t>
            </w:r>
          </w:p>
        </w:tc>
      </w:tr>
      <w:tr w:rsidR="006F2CA2" w:rsidRPr="006F2CA2" w14:paraId="015A6FEC" w14:textId="77777777" w:rsidTr="006F2CA2">
        <w:trPr>
          <w:divId w:val="2116439976"/>
          <w:cantSplit/>
          <w:jc w:val="center"/>
        </w:trPr>
        <w:tc>
          <w:tcPr>
            <w:tcW w:w="7080" w:type="dxa"/>
            <w:gridSpan w:val="4"/>
          </w:tcPr>
          <w:p w14:paraId="1D83321B" w14:textId="77777777" w:rsidR="00ED7FA2" w:rsidRDefault="00ED7FA2" w:rsidP="006F2CA2">
            <w:pPr>
              <w:spacing w:before="60" w:after="60" w:line="240" w:lineRule="auto"/>
              <w:jc w:val="center"/>
              <w:rPr>
                <w:rFonts w:ascii="Times New Roman" w:hAnsi="Times New Roman" w:cs="Times New Roman"/>
                <w:sz w:val="22"/>
                <w:szCs w:val="20"/>
                <w:lang w:val="en-GB" w:eastAsia="en-US"/>
              </w:rPr>
            </w:pPr>
          </w:p>
          <w:p w14:paraId="4D25F9EB"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GUID=a5e5ce91-f10e-43e2-8858-94b9fba8aeb5 </w:instrText>
            </w:r>
            <w:r w:rsidRPr="006F2CA2">
              <w:rPr>
                <w:rFonts w:ascii="Times New Roman" w:hAnsi="Times New Roman" w:cs="Times New Roman"/>
                <w:sz w:val="22"/>
                <w:szCs w:val="20"/>
                <w:lang w:val="en-GB" w:eastAsia="en-US"/>
              </w:rPr>
              <w:fldChar w:fldCharType="end"/>
            </w:r>
            <w:r w:rsidR="00ED7FA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68</w:t>
            </w:r>
          </w:p>
          <w:p w14:paraId="44F18A7B"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t>R.306</w:t>
            </w:r>
          </w:p>
        </w:tc>
      </w:tr>
      <w:tr w:rsidR="006F2CA2" w:rsidRPr="006F2CA2" w14:paraId="423EE637" w14:textId="77777777" w:rsidTr="006F2CA2">
        <w:trPr>
          <w:gridAfter w:val="2"/>
          <w:divId w:val="2116439976"/>
          <w:wAfter w:w="2596" w:type="dxa"/>
          <w:cantSplit/>
          <w:jc w:val="center"/>
        </w:trPr>
        <w:tc>
          <w:tcPr>
            <w:tcW w:w="4484" w:type="dxa"/>
            <w:gridSpan w:val="2"/>
          </w:tcPr>
          <w:p w14:paraId="05845F0B" w14:textId="77777777" w:rsidR="006F2CA2" w:rsidRPr="006F2CA2" w:rsidRDefault="006F2CA2" w:rsidP="006F2CA2">
            <w:pPr>
              <w:spacing w:before="60" w:after="60" w:line="240" w:lineRule="auto"/>
              <w:ind w:left="2605"/>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GUID=56b006a0-a5b0-435c-b16b-ce4faa65c194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MEMORANDUM OF SERVICE</w:t>
            </w:r>
          </w:p>
        </w:tc>
      </w:tr>
      <w:tr w:rsidR="006F2CA2" w:rsidRPr="006F2CA2" w14:paraId="180FA1E8" w14:textId="77777777" w:rsidTr="006F2CA2">
        <w:trPr>
          <w:divId w:val="2116439976"/>
          <w:cantSplit/>
          <w:jc w:val="center"/>
        </w:trPr>
        <w:tc>
          <w:tcPr>
            <w:tcW w:w="7080" w:type="dxa"/>
            <w:gridSpan w:val="4"/>
          </w:tcPr>
          <w:p w14:paraId="02129A5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GUID=b6e1818f-ff8f-4ee3-8fd3-66933f782281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1EB6D0D9"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GUID=cdfd9ea6-8c0d-497c-96a0-94ff984c08c5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w:t>
            </w:r>
          </w:p>
          <w:p w14:paraId="6676C9E2"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GUID=854e6614-8fd5-45de-84ce-afab0f44ce96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The Registrar.</w:t>
            </w:r>
          </w:p>
          <w:p w14:paraId="762BC4A8"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GUID=034a5d85-6b08-43b5-b393-eea3bf43e490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writ of summons herein was served on —</w:t>
            </w:r>
          </w:p>
          <w:p w14:paraId="08244DE8"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GUID=997ff266-6d6a-457e-bd95-ef59a032ffe5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Name of person served:</w:t>
            </w:r>
          </w:p>
          <w:p w14:paraId="73CD6DE8" w14:textId="77777777" w:rsidR="006F2CA2" w:rsidRPr="006F2CA2" w:rsidRDefault="006F2CA2" w:rsidP="006F2CA2">
            <w:pPr>
              <w:spacing w:before="120" w:after="0" w:line="240" w:lineRule="auto"/>
              <w:ind w:left="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GUID=ce7a5867-cc44-4a2f-bfcd-adba0a6d03cf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Capacity in which person is served: (The defendant) (or as may be).</w:t>
            </w:r>
          </w:p>
          <w:p w14:paraId="2AFE5910"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GUID=8409607e-0d09-4eb2-af9d-0b2774c19a9f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On: (Day, </w:t>
            </w:r>
            <w:proofErr w:type="gramStart"/>
            <w:r w:rsidRPr="006F2CA2">
              <w:rPr>
                <w:rFonts w:ascii="Times New Roman" w:hAnsi="Times New Roman" w:cs="Times New Roman"/>
                <w:sz w:val="22"/>
                <w:szCs w:val="20"/>
                <w:lang w:val="en-GB" w:eastAsia="en-US"/>
              </w:rPr>
              <w:t>date</w:t>
            </w:r>
            <w:proofErr w:type="gramEnd"/>
            <w:r w:rsidRPr="006F2CA2">
              <w:rPr>
                <w:rFonts w:ascii="Times New Roman" w:hAnsi="Times New Roman" w:cs="Times New Roman"/>
                <w:sz w:val="22"/>
                <w:szCs w:val="20"/>
                <w:lang w:val="en-GB" w:eastAsia="en-US"/>
              </w:rPr>
              <w:t xml:space="preserve"> and time of service).</w:t>
            </w:r>
          </w:p>
          <w:p w14:paraId="7AAB9758"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GUID=b2377965-9976-47db-a51c-77a6a71f858c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At: (Place of service).</w:t>
            </w:r>
          </w:p>
          <w:p w14:paraId="23DA17B0"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GUID=2a681a8d-dfe4-4a72-a713-58e163b5f907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Method of service: (State how service effected).</w:t>
            </w:r>
          </w:p>
          <w:p w14:paraId="00CB7336"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GUID=fb77ed7a-463e-4982-8b9f-804c8ac916ca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Issued by: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Solicitors for the                 ).</w:t>
            </w:r>
          </w:p>
        </w:tc>
      </w:tr>
    </w:tbl>
    <w:p w14:paraId="2AC2F91B"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7100" w:type="dxa"/>
        <w:jc w:val="center"/>
        <w:tblLook w:val="04A0" w:firstRow="1" w:lastRow="0" w:firstColumn="1" w:lastColumn="0" w:noHBand="0" w:noVBand="1"/>
      </w:tblPr>
      <w:tblGrid>
        <w:gridCol w:w="1020"/>
        <w:gridCol w:w="60"/>
        <w:gridCol w:w="4860"/>
        <w:gridCol w:w="140"/>
        <w:gridCol w:w="1020"/>
      </w:tblGrid>
      <w:tr w:rsidR="006F2CA2" w:rsidRPr="006F2CA2" w14:paraId="054E5C79" w14:textId="77777777" w:rsidTr="006F2CA2">
        <w:trPr>
          <w:divId w:val="2116439976"/>
          <w:cantSplit/>
          <w:jc w:val="center"/>
        </w:trPr>
        <w:tc>
          <w:tcPr>
            <w:tcW w:w="1020" w:type="dxa"/>
          </w:tcPr>
          <w:p w14:paraId="14DB4C27"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p>
          <w:p w14:paraId="3C052D00"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GUID=c88be1a9-eef6-40b0-b283-b2508e6a0ef6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R.312</w:t>
            </w:r>
          </w:p>
        </w:tc>
        <w:tc>
          <w:tcPr>
            <w:tcW w:w="5060" w:type="dxa"/>
            <w:gridSpan w:val="3"/>
          </w:tcPr>
          <w:p w14:paraId="2D9C3D5E" w14:textId="77777777" w:rsidR="006F2CA2" w:rsidRPr="006F2CA2" w:rsidRDefault="00ED7FA2" w:rsidP="006F2CA2">
            <w:pPr>
              <w:spacing w:before="60" w:after="60" w:line="240" w:lineRule="auto"/>
              <w:jc w:val="center"/>
              <w:rPr>
                <w:rFonts w:ascii="Times New Roman" w:hAnsi="Times New Roman" w:cs="Times New Roman"/>
                <w:sz w:val="22"/>
                <w:szCs w:val="20"/>
                <w:lang w:val="en-GB" w:eastAsia="en-US"/>
              </w:rPr>
            </w:pPr>
            <w:r>
              <w:rPr>
                <w:rFonts w:ascii="Times New Roman" w:hAnsi="Times New Roman" w:cs="Times New Roman"/>
                <w:sz w:val="22"/>
                <w:szCs w:val="20"/>
                <w:lang w:val="en-GB" w:eastAsia="en-US"/>
              </w:rPr>
              <w:t>FORM</w:t>
            </w:r>
            <w:r w:rsidR="006F2CA2" w:rsidRPr="006F2CA2">
              <w:rPr>
                <w:rFonts w:ascii="Times New Roman" w:hAnsi="Times New Roman" w:cs="Times New Roman"/>
                <w:sz w:val="22"/>
                <w:szCs w:val="20"/>
                <w:lang w:val="en-GB" w:eastAsia="en-US"/>
              </w:rPr>
              <w:t xml:space="preserve"> 69</w:t>
            </w:r>
          </w:p>
          <w:p w14:paraId="5DEB119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1E0DE063"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GUID=b8577943-0cb3-4826-8b29-5c394a5dc5c5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AFFIDAVIT FOR LEAVE TO SERVE</w:t>
            </w:r>
            <w:r w:rsidRPr="006F2CA2">
              <w:rPr>
                <w:rFonts w:ascii="Times New Roman" w:hAnsi="Times New Roman" w:cs="Times New Roman"/>
                <w:sz w:val="22"/>
                <w:szCs w:val="20"/>
                <w:lang w:val="en-GB" w:eastAsia="en-US"/>
              </w:rPr>
              <w:br/>
              <w:t>ORIGINATING PROCESS OUT OF SINGAPORE</w:t>
            </w:r>
          </w:p>
        </w:tc>
        <w:tc>
          <w:tcPr>
            <w:tcW w:w="1020" w:type="dxa"/>
          </w:tcPr>
          <w:p w14:paraId="15660158"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GUID=46a51cfc-b22a-473f-ae2e-91b5c0ec70c2 </w:instrText>
            </w:r>
            <w:r w:rsidRPr="006F2CA2">
              <w:rPr>
                <w:rFonts w:ascii="Times New Roman" w:hAnsi="Times New Roman" w:cs="Times New Roman"/>
                <w:sz w:val="22"/>
                <w:szCs w:val="20"/>
                <w:lang w:val="en-GB" w:eastAsia="en-US"/>
              </w:rPr>
              <w:fldChar w:fldCharType="end"/>
            </w:r>
          </w:p>
        </w:tc>
      </w:tr>
      <w:tr w:rsidR="006F2CA2" w:rsidRPr="006F2CA2" w14:paraId="2EA86907" w14:textId="77777777" w:rsidTr="006F2CA2">
        <w:trPr>
          <w:divId w:val="2116439976"/>
          <w:cantSplit/>
          <w:jc w:val="center"/>
        </w:trPr>
        <w:tc>
          <w:tcPr>
            <w:tcW w:w="7100" w:type="dxa"/>
            <w:gridSpan w:val="5"/>
          </w:tcPr>
          <w:p w14:paraId="2A3E36B8"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GUID=d2713562-2f82-48e8-9fcd-da74bd7988f9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2FC6037E"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GUID=033b6d8e-99e2-4adb-8d8f-8d10fc1b8014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I, (name, </w:t>
            </w:r>
            <w:proofErr w:type="gramStart"/>
            <w:r w:rsidRPr="006F2CA2">
              <w:rPr>
                <w:rFonts w:ascii="Times New Roman" w:hAnsi="Times New Roman" w:cs="Times New Roman"/>
                <w:sz w:val="22"/>
                <w:szCs w:val="20"/>
                <w:lang w:val="en-GB" w:eastAsia="en-US"/>
              </w:rPr>
              <w:t>address</w:t>
            </w:r>
            <w:proofErr w:type="gramEnd"/>
            <w:r w:rsidRPr="006F2CA2">
              <w:rPr>
                <w:rFonts w:ascii="Times New Roman" w:hAnsi="Times New Roman" w:cs="Times New Roman"/>
                <w:sz w:val="22"/>
                <w:szCs w:val="20"/>
                <w:lang w:val="en-GB" w:eastAsia="en-US"/>
              </w:rPr>
              <w:t xml:space="preserve"> and description of deponent), do make oath (or affirm) and say as follows:</w:t>
            </w:r>
          </w:p>
          <w:p w14:paraId="5A80B9A9"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GUID=6bdf69f9-2843-4dd1-96f2-c7bf82da5642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w:t>
            </w:r>
            <w:r w:rsidRPr="006F2CA2">
              <w:rPr>
                <w:rFonts w:ascii="Times New Roman" w:hAnsi="Times New Roman" w:cs="Times New Roman"/>
                <w:sz w:val="22"/>
                <w:szCs w:val="20"/>
                <w:lang w:val="en-GB" w:eastAsia="en-US"/>
              </w:rPr>
              <w:tab/>
              <w:t>I am the plaintiff (or as may be) in this action.</w:t>
            </w:r>
          </w:p>
          <w:p w14:paraId="175F6DC6"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GUID=a3b61524-af18-4c7c-93b2-d13d43981caf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w:t>
            </w:r>
            <w:r w:rsidRPr="006F2CA2">
              <w:rPr>
                <w:rFonts w:ascii="Times New Roman" w:hAnsi="Times New Roman" w:cs="Times New Roman"/>
                <w:sz w:val="22"/>
                <w:szCs w:val="20"/>
                <w:lang w:val="en-GB" w:eastAsia="en-US"/>
              </w:rPr>
              <w:tab/>
              <w:t>This application is made pursuant to Rule 311 (specify the paragraphs).</w:t>
            </w:r>
          </w:p>
          <w:p w14:paraId="4303158D"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GUID=8b254f7f-326a-439d-8dac-d70f0349c754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3.</w:t>
            </w:r>
            <w:r w:rsidRPr="006F2CA2">
              <w:rPr>
                <w:rFonts w:ascii="Times New Roman" w:hAnsi="Times New Roman" w:cs="Times New Roman"/>
                <w:sz w:val="22"/>
                <w:szCs w:val="20"/>
                <w:lang w:val="en-GB" w:eastAsia="en-US"/>
              </w:rPr>
              <w:tab/>
              <w:t>The facts in support of paragraph 2 are</w:t>
            </w:r>
          </w:p>
          <w:p w14:paraId="685EAD25"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GUID=649ec5c8-abcd-4efa-af34-b42819491be5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4.</w:t>
            </w:r>
            <w:r w:rsidRPr="006F2CA2">
              <w:rPr>
                <w:rFonts w:ascii="Times New Roman" w:hAnsi="Times New Roman" w:cs="Times New Roman"/>
                <w:sz w:val="22"/>
                <w:szCs w:val="20"/>
                <w:lang w:val="en-GB" w:eastAsia="en-US"/>
              </w:rPr>
              <w:tab/>
              <w:t xml:space="preserve">I verily believe that I have a good cause of action against the abovenamed defendant (state the facts, or refer to the Statement of Claim filed, or exhibit a copy of the proposed Statement of </w:t>
            </w:r>
            <w:proofErr w:type="gramStart"/>
            <w:r w:rsidRPr="006F2CA2">
              <w:rPr>
                <w:rFonts w:ascii="Times New Roman" w:hAnsi="Times New Roman" w:cs="Times New Roman"/>
                <w:sz w:val="22"/>
                <w:szCs w:val="20"/>
                <w:lang w:val="en-GB" w:eastAsia="en-US"/>
              </w:rPr>
              <w:t>Claim, or</w:t>
            </w:r>
            <w:proofErr w:type="gramEnd"/>
            <w:r w:rsidRPr="006F2CA2">
              <w:rPr>
                <w:rFonts w:ascii="Times New Roman" w:hAnsi="Times New Roman" w:cs="Times New Roman"/>
                <w:sz w:val="22"/>
                <w:szCs w:val="20"/>
                <w:lang w:val="en-GB" w:eastAsia="en-US"/>
              </w:rPr>
              <w:t xml:space="preserve"> refer to the originating process and any affidavits filed therein).</w:t>
            </w:r>
          </w:p>
          <w:p w14:paraId="13254600"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GUID=4c67f238-45ac-4d56-ac1a-454965436a85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5.</w:t>
            </w:r>
            <w:r w:rsidRPr="006F2CA2">
              <w:rPr>
                <w:rFonts w:ascii="Times New Roman" w:hAnsi="Times New Roman" w:cs="Times New Roman"/>
                <w:sz w:val="22"/>
                <w:szCs w:val="20"/>
                <w:lang w:val="en-GB" w:eastAsia="en-US"/>
              </w:rPr>
              <w:tab/>
              <w:t>The defendant is presently residing (or carrying on business) at                 in the State of                        </w:t>
            </w:r>
            <w:proofErr w:type="gramStart"/>
            <w:r w:rsidRPr="006F2CA2">
              <w:rPr>
                <w:rFonts w:ascii="Times New Roman" w:hAnsi="Times New Roman" w:cs="Times New Roman"/>
                <w:sz w:val="22"/>
                <w:szCs w:val="20"/>
                <w:lang w:val="en-GB" w:eastAsia="en-US"/>
              </w:rPr>
              <w:t>  .</w:t>
            </w:r>
            <w:proofErr w:type="gramEnd"/>
          </w:p>
          <w:p w14:paraId="17FB3483"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GUID=a7238226-8362-4a8f-b12e-9628a371bfe0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6.</w:t>
            </w:r>
            <w:r w:rsidRPr="006F2CA2">
              <w:rPr>
                <w:rFonts w:ascii="Times New Roman" w:hAnsi="Times New Roman" w:cs="Times New Roman"/>
                <w:sz w:val="22"/>
                <w:szCs w:val="20"/>
                <w:lang w:val="en-GB" w:eastAsia="en-US"/>
              </w:rPr>
              <w:tab/>
              <w:t>           days will probably be sufficient for the defendant to enter an appearance in the Registry of the Family Justice Courts.</w:t>
            </w:r>
          </w:p>
          <w:p w14:paraId="1B1A3625"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GUID=cc09edf8-5e39-4cdc-b30e-77a1638557e2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7.</w:t>
            </w:r>
            <w:r w:rsidRPr="006F2CA2">
              <w:rPr>
                <w:rFonts w:ascii="Times New Roman" w:hAnsi="Times New Roman" w:cs="Times New Roman"/>
                <w:sz w:val="22"/>
                <w:szCs w:val="20"/>
                <w:lang w:val="en-GB" w:eastAsia="en-US"/>
              </w:rPr>
              <w:tab/>
              <w:t>I apply for leave to serve the writ (or as may be) on the defendant at                   or elsewhere as he may be found in the State of         </w:t>
            </w:r>
            <w:proofErr w:type="gramStart"/>
            <w:r w:rsidRPr="006F2CA2">
              <w:rPr>
                <w:rFonts w:ascii="Times New Roman" w:hAnsi="Times New Roman" w:cs="Times New Roman"/>
                <w:sz w:val="22"/>
                <w:szCs w:val="20"/>
                <w:lang w:val="en-GB" w:eastAsia="en-US"/>
              </w:rPr>
              <w:t>  .</w:t>
            </w:r>
            <w:proofErr w:type="gramEnd"/>
          </w:p>
          <w:p w14:paraId="579BF7E4"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GUID=0ca7bf79-5f4e-4058-b2a8-4a61198082a0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8.</w:t>
            </w:r>
            <w:r w:rsidRPr="006F2CA2">
              <w:rPr>
                <w:rFonts w:ascii="Times New Roman" w:hAnsi="Times New Roman" w:cs="Times New Roman"/>
                <w:sz w:val="22"/>
                <w:szCs w:val="20"/>
                <w:lang w:val="en-GB" w:eastAsia="en-US"/>
              </w:rPr>
              <w:tab/>
              <w:t>It is necessary/not necessary to extend the validity of this writ (and if necessary, to state how long).</w:t>
            </w:r>
          </w:p>
          <w:p w14:paraId="1581C67D"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GUID=d6df1b88-d9eb-4eae-b20b-d5e80e9bd5b4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Sworn (or affirmed) as in Form 132.</w:t>
            </w:r>
          </w:p>
        </w:tc>
      </w:tr>
      <w:tr w:rsidR="006F2CA2" w:rsidRPr="006F2CA2" w14:paraId="116C24E3" w14:textId="77777777" w:rsidTr="006F2CA2">
        <w:trPr>
          <w:divId w:val="2116439976"/>
          <w:cantSplit/>
          <w:jc w:val="center"/>
        </w:trPr>
        <w:tc>
          <w:tcPr>
            <w:tcW w:w="7100" w:type="dxa"/>
            <w:gridSpan w:val="5"/>
          </w:tcPr>
          <w:p w14:paraId="0DD1ED3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49851464"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GUID=23aa3c8e-148e-4d7f-be97-ce7bfb8b0b05 </w:instrText>
            </w:r>
            <w:r w:rsidRPr="006F2CA2">
              <w:rPr>
                <w:rFonts w:ascii="Times New Roman" w:hAnsi="Times New Roman" w:cs="Times New Roman"/>
                <w:sz w:val="22"/>
                <w:szCs w:val="20"/>
                <w:lang w:val="en-GB" w:eastAsia="en-US"/>
              </w:rPr>
              <w:fldChar w:fldCharType="end"/>
            </w:r>
            <w:r w:rsidR="00ED7FA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70</w:t>
            </w:r>
          </w:p>
        </w:tc>
      </w:tr>
      <w:tr w:rsidR="006F2CA2" w:rsidRPr="006F2CA2" w14:paraId="07012270" w14:textId="77777777" w:rsidTr="006F2CA2">
        <w:trPr>
          <w:divId w:val="2116439976"/>
          <w:cantSplit/>
          <w:jc w:val="center"/>
        </w:trPr>
        <w:tc>
          <w:tcPr>
            <w:tcW w:w="1080" w:type="dxa"/>
            <w:gridSpan w:val="2"/>
          </w:tcPr>
          <w:p w14:paraId="7CCFC2CC"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GUID=f400bace-0c78-476b-baae-a15211c6de5f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 xml:space="preserve">R.312 </w:t>
            </w:r>
          </w:p>
        </w:tc>
        <w:tc>
          <w:tcPr>
            <w:tcW w:w="4860" w:type="dxa"/>
          </w:tcPr>
          <w:p w14:paraId="4970FE0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0ECD237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GUID=b43aaacd-5447-49c4-894a-ccbec7d528dd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ORDER FOR SERVICE OF</w:t>
            </w:r>
            <w:r w:rsidRPr="006F2CA2">
              <w:rPr>
                <w:rFonts w:ascii="Times New Roman" w:hAnsi="Times New Roman" w:cs="Times New Roman"/>
                <w:sz w:val="22"/>
                <w:szCs w:val="20"/>
                <w:lang w:val="en-GB" w:eastAsia="en-US"/>
              </w:rPr>
              <w:br/>
              <w:t>DOCUMENT OUT OF SINGAPORE</w:t>
            </w:r>
          </w:p>
        </w:tc>
        <w:tc>
          <w:tcPr>
            <w:tcW w:w="1160" w:type="dxa"/>
            <w:gridSpan w:val="2"/>
          </w:tcPr>
          <w:p w14:paraId="6ED5469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GUID=9fa1512a-b8b9-4e78-bbc2-ccbc69f5eb77 </w:instrText>
            </w:r>
            <w:r w:rsidRPr="006F2CA2">
              <w:rPr>
                <w:rFonts w:ascii="Times New Roman" w:hAnsi="Times New Roman" w:cs="Times New Roman"/>
                <w:sz w:val="22"/>
                <w:szCs w:val="20"/>
                <w:lang w:val="en-GB" w:eastAsia="en-US"/>
              </w:rPr>
              <w:fldChar w:fldCharType="end"/>
            </w:r>
          </w:p>
        </w:tc>
      </w:tr>
      <w:tr w:rsidR="006F2CA2" w:rsidRPr="006F2CA2" w14:paraId="67EF6CA4" w14:textId="77777777" w:rsidTr="006F2CA2">
        <w:trPr>
          <w:divId w:val="2116439976"/>
          <w:cantSplit/>
          <w:jc w:val="center"/>
        </w:trPr>
        <w:tc>
          <w:tcPr>
            <w:tcW w:w="7100" w:type="dxa"/>
            <w:gridSpan w:val="5"/>
          </w:tcPr>
          <w:p w14:paraId="5192DC9B"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GUID=6505c684-386f-4f38-9b8a-85d83b78c118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0A260FD0"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GUID=9a484e7f-11cd-4676-b3e9-a077365054cf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Upon the application of            the plaintiff and upon reading the affidavit of                      filed the         day of                            20         and upon hearing                        </w:t>
            </w:r>
            <w:proofErr w:type="gramStart"/>
            <w:r w:rsidRPr="006F2CA2">
              <w:rPr>
                <w:rFonts w:ascii="Times New Roman" w:hAnsi="Times New Roman" w:cs="Times New Roman"/>
                <w:sz w:val="22"/>
                <w:szCs w:val="20"/>
                <w:lang w:val="en-GB" w:eastAsia="en-US"/>
              </w:rPr>
              <w:t>  ,</w:t>
            </w:r>
            <w:proofErr w:type="gramEnd"/>
          </w:p>
          <w:p w14:paraId="71394872"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GUID=72f8ef60-3abf-42ff-a4d9-468d90da7c69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IT IS ORDERED THAT:</w:t>
            </w:r>
          </w:p>
          <w:p w14:paraId="3D9D2BDC"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GUID=4b7c62ce-6b6d-4b79-8110-a1c42965ecd2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  The plaintiff have leave to serve a sealed copy of the writ of summons on the defendant at (address at which defendant to be served) or elsewhere in the State of                      </w:t>
            </w:r>
            <w:proofErr w:type="gramStart"/>
            <w:r w:rsidRPr="006F2CA2">
              <w:rPr>
                <w:rFonts w:ascii="Times New Roman" w:hAnsi="Times New Roman" w:cs="Times New Roman"/>
                <w:sz w:val="22"/>
                <w:szCs w:val="20"/>
                <w:lang w:val="en-GB" w:eastAsia="en-US"/>
              </w:rPr>
              <w:t>  .</w:t>
            </w:r>
            <w:proofErr w:type="gramEnd"/>
          </w:p>
          <w:p w14:paraId="51A866DF"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GUID=e937c315-a1bf-4925-b348-8273823a9126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  The time for entry of an appearance in this action by the defendant be      days after service on him of the writ of summons (or as may be).</w:t>
            </w:r>
          </w:p>
          <w:p w14:paraId="447F4B95"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GUID=649462bb-a6df-4379-a704-87987071ef0e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62837369"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GUID=c41fb167-2b84-4d0c-a773-e53917d735f8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tc>
      </w:tr>
    </w:tbl>
    <w:p w14:paraId="6727C630"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7120" w:type="dxa"/>
        <w:jc w:val="center"/>
        <w:tblLook w:val="04A0" w:firstRow="1" w:lastRow="0" w:firstColumn="1" w:lastColumn="0" w:noHBand="0" w:noVBand="1"/>
      </w:tblPr>
      <w:tblGrid>
        <w:gridCol w:w="1300"/>
        <w:gridCol w:w="4560"/>
        <w:gridCol w:w="1260"/>
      </w:tblGrid>
      <w:tr w:rsidR="006F2CA2" w:rsidRPr="006F2CA2" w14:paraId="038066E7" w14:textId="77777777" w:rsidTr="006F2CA2">
        <w:trPr>
          <w:divId w:val="2116439976"/>
          <w:cantSplit/>
          <w:jc w:val="center"/>
        </w:trPr>
        <w:tc>
          <w:tcPr>
            <w:tcW w:w="7120" w:type="dxa"/>
            <w:gridSpan w:val="3"/>
          </w:tcPr>
          <w:p w14:paraId="7BEB0DE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GUID=cf72352e-3a6d-4288-8b5c-f7c57167cf64 </w:instrText>
            </w:r>
            <w:r w:rsidRPr="006F2CA2">
              <w:rPr>
                <w:rFonts w:ascii="Times New Roman" w:hAnsi="Times New Roman" w:cs="Times New Roman"/>
                <w:sz w:val="22"/>
                <w:szCs w:val="20"/>
                <w:lang w:val="en-GB" w:eastAsia="en-US"/>
              </w:rPr>
              <w:fldChar w:fldCharType="end"/>
            </w:r>
            <w:r w:rsidR="00ED7FA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71</w:t>
            </w:r>
          </w:p>
        </w:tc>
      </w:tr>
      <w:tr w:rsidR="006F2CA2" w:rsidRPr="006F2CA2" w14:paraId="041D5207" w14:textId="77777777" w:rsidTr="006F2CA2">
        <w:trPr>
          <w:divId w:val="2116439976"/>
          <w:cantSplit/>
          <w:jc w:val="center"/>
        </w:trPr>
        <w:tc>
          <w:tcPr>
            <w:tcW w:w="1300" w:type="dxa"/>
          </w:tcPr>
          <w:p w14:paraId="6FF870A0"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GUID=7b2b51bc-4bb0-4965-8947-afcf0a2c3469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R.314</w:t>
            </w:r>
          </w:p>
        </w:tc>
        <w:tc>
          <w:tcPr>
            <w:tcW w:w="4560" w:type="dxa"/>
          </w:tcPr>
          <w:p w14:paraId="2905999F"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56E32707"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GUID=5cbcc288-0f58-4c3c-94c1-bd70949e46e3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REQUEST FOR SERVICE OF DOCUMENT</w:t>
            </w:r>
            <w:r w:rsidRPr="006F2CA2">
              <w:rPr>
                <w:rFonts w:ascii="Times New Roman" w:hAnsi="Times New Roman" w:cs="Times New Roman"/>
                <w:sz w:val="22"/>
                <w:szCs w:val="20"/>
                <w:lang w:val="en-GB" w:eastAsia="en-US"/>
              </w:rPr>
              <w:br/>
              <w:t>OUT OF SINGAPORE</w:t>
            </w:r>
          </w:p>
        </w:tc>
        <w:tc>
          <w:tcPr>
            <w:tcW w:w="1260" w:type="dxa"/>
          </w:tcPr>
          <w:p w14:paraId="635D0F35"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GUID=58528372-b7dc-4788-a2a6-5550b42f1f07 </w:instrText>
            </w:r>
            <w:r w:rsidRPr="006F2CA2">
              <w:rPr>
                <w:rFonts w:ascii="Times New Roman" w:hAnsi="Times New Roman" w:cs="Times New Roman"/>
                <w:sz w:val="22"/>
                <w:szCs w:val="20"/>
                <w:lang w:val="en-GB" w:eastAsia="en-US"/>
              </w:rPr>
              <w:fldChar w:fldCharType="end"/>
            </w:r>
          </w:p>
        </w:tc>
      </w:tr>
      <w:tr w:rsidR="006F2CA2" w:rsidRPr="006F2CA2" w14:paraId="6C09390C" w14:textId="77777777" w:rsidTr="006F2CA2">
        <w:trPr>
          <w:divId w:val="2116439976"/>
          <w:cantSplit/>
          <w:jc w:val="center"/>
        </w:trPr>
        <w:tc>
          <w:tcPr>
            <w:tcW w:w="7120" w:type="dxa"/>
            <w:gridSpan w:val="3"/>
          </w:tcPr>
          <w:p w14:paraId="73E08DFD"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GUID=912ca5dc-ae7a-4667-868a-3d1654033543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08B40CA3"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GUID=08d9017a-2ac1-4fc3-9e5e-9b58c0ba7944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We hereby request that the writ of summons (or as may be, describing the document including translation, if applicable) in this action be sent through the proper channel to (name of country) for service on the (</w:t>
            </w:r>
            <w:proofErr w:type="gramStart"/>
            <w:r w:rsidRPr="006F2CA2">
              <w:rPr>
                <w:rFonts w:ascii="Times New Roman" w:hAnsi="Times New Roman" w:cs="Times New Roman"/>
                <w:sz w:val="22"/>
                <w:szCs w:val="20"/>
                <w:lang w:val="en-GB" w:eastAsia="en-US"/>
              </w:rPr>
              <w:t>defendant)   </w:t>
            </w:r>
            <w:proofErr w:type="gramEnd"/>
            <w:r w:rsidRPr="006F2CA2">
              <w:rPr>
                <w:rFonts w:ascii="Times New Roman" w:hAnsi="Times New Roman" w:cs="Times New Roman"/>
                <w:sz w:val="22"/>
                <w:szCs w:val="20"/>
                <w:lang w:val="en-GB" w:eastAsia="en-US"/>
              </w:rPr>
              <w:t>                                                                       , at                 or elsewhere in (name of country) and that it may be served —</w:t>
            </w:r>
          </w:p>
          <w:p w14:paraId="7E558814"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GUID=dae54ee7-5502-4349-9781-e7075515a986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roofErr w:type="spellStart"/>
            <w:r w:rsidRPr="006F2CA2">
              <w:rPr>
                <w:rFonts w:ascii="Times New Roman" w:hAnsi="Times New Roman" w:cs="Times New Roman"/>
                <w:sz w:val="22"/>
                <w:szCs w:val="20"/>
                <w:lang w:val="en-GB" w:eastAsia="en-US"/>
              </w:rPr>
              <w:t>i</w:t>
            </w:r>
            <w:proofErr w:type="spellEnd"/>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through the government of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where the government is willing to effect service).</w:t>
            </w:r>
          </w:p>
          <w:p w14:paraId="32525051"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GUID=9bb52430-f814-4df3-b70d-9f5710dd5114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(ii)</w:t>
            </w:r>
            <w:r w:rsidRPr="006F2CA2">
              <w:rPr>
                <w:rFonts w:ascii="Times New Roman" w:hAnsi="Times New Roman" w:cs="Times New Roman"/>
                <w:sz w:val="22"/>
                <w:szCs w:val="20"/>
                <w:lang w:val="en-GB" w:eastAsia="en-US"/>
              </w:rPr>
              <w:tab/>
              <w:t>through the judicial authority of                                                 </w:t>
            </w:r>
            <w:proofErr w:type="gramStart"/>
            <w:r w:rsidRPr="006F2CA2">
              <w:rPr>
                <w:rFonts w:ascii="Times New Roman" w:hAnsi="Times New Roman" w:cs="Times New Roman"/>
                <w:sz w:val="22"/>
                <w:szCs w:val="20"/>
                <w:lang w:val="en-GB" w:eastAsia="en-US"/>
              </w:rPr>
              <w:t>  .</w:t>
            </w:r>
            <w:proofErr w:type="gramEnd"/>
          </w:p>
          <w:p w14:paraId="1AE00061"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GUID=07910422-c15d-4a4a-9661-bfd4077dadd8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(iii)</w:t>
            </w:r>
            <w:r w:rsidRPr="006F2CA2">
              <w:rPr>
                <w:rFonts w:ascii="Times New Roman" w:hAnsi="Times New Roman" w:cs="Times New Roman"/>
                <w:sz w:val="22"/>
                <w:szCs w:val="20"/>
                <w:lang w:val="en-GB" w:eastAsia="en-US"/>
              </w:rPr>
              <w:tab/>
              <w:t>through a Singapore consular authority at                                         </w:t>
            </w:r>
            <w:proofErr w:type="gramStart"/>
            <w:r w:rsidRPr="006F2CA2">
              <w:rPr>
                <w:rFonts w:ascii="Times New Roman" w:hAnsi="Times New Roman" w:cs="Times New Roman"/>
                <w:sz w:val="22"/>
                <w:szCs w:val="20"/>
                <w:lang w:val="en-GB" w:eastAsia="en-US"/>
              </w:rPr>
              <w:t>  .</w:t>
            </w:r>
            <w:proofErr w:type="gramEnd"/>
          </w:p>
          <w:p w14:paraId="1E7B519F" w14:textId="77777777" w:rsidR="006F2CA2" w:rsidRPr="006F2CA2" w:rsidRDefault="006F2CA2" w:rsidP="006F2CA2">
            <w:pPr>
              <w:spacing w:before="120" w:after="0" w:line="240" w:lineRule="auto"/>
              <w:ind w:left="9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GUID=309f87ec-b2f5-4af4-92e2-eca91b1573ee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(delete which methods not desired)</w:t>
            </w:r>
          </w:p>
          <w:p w14:paraId="7BF70611"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GUID=6423c561-5ca8-4607-8a70-300b7f27a584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We hereby undertake to be responsible personally for all expenses incurred by the Minister in respect of the service requested and, on receiving due notification of the amount of those expenses, to pay that amount to the office of the said Minister and to produce a receipt for the payment to the proper officer in the Registry.</w:t>
            </w:r>
          </w:p>
          <w:p w14:paraId="4EB0BB0D"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GUID=d227890a-39e5-4b5c-9893-96d39607f022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6D04CBBE"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GUID=c23ea0a5-0cbd-4415-801c-ca6525b279b0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Solicitors for the</w:t>
            </w:r>
          </w:p>
        </w:tc>
      </w:tr>
    </w:tbl>
    <w:p w14:paraId="38DE7978"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7060" w:type="dxa"/>
        <w:jc w:val="center"/>
        <w:tblLook w:val="04A0" w:firstRow="1" w:lastRow="0" w:firstColumn="1" w:lastColumn="0" w:noHBand="0" w:noVBand="1"/>
      </w:tblPr>
      <w:tblGrid>
        <w:gridCol w:w="1320"/>
        <w:gridCol w:w="4380"/>
        <w:gridCol w:w="1360"/>
      </w:tblGrid>
      <w:tr w:rsidR="006F2CA2" w:rsidRPr="006F2CA2" w14:paraId="36EDCA9E" w14:textId="77777777" w:rsidTr="006F2CA2">
        <w:trPr>
          <w:divId w:val="2116439976"/>
          <w:cantSplit/>
          <w:jc w:val="center"/>
        </w:trPr>
        <w:tc>
          <w:tcPr>
            <w:tcW w:w="7060" w:type="dxa"/>
            <w:gridSpan w:val="3"/>
          </w:tcPr>
          <w:p w14:paraId="49E6D107"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GUID=5998273f-4a1a-47be-a15c-1857876cd9af </w:instrText>
            </w:r>
            <w:r w:rsidRPr="006F2CA2">
              <w:rPr>
                <w:rFonts w:ascii="Times New Roman" w:hAnsi="Times New Roman" w:cs="Times New Roman"/>
                <w:sz w:val="22"/>
                <w:szCs w:val="20"/>
                <w:lang w:val="en-GB" w:eastAsia="en-US"/>
              </w:rPr>
              <w:fldChar w:fldCharType="end"/>
            </w:r>
            <w:r w:rsidR="00ED7FA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72</w:t>
            </w:r>
          </w:p>
        </w:tc>
      </w:tr>
      <w:tr w:rsidR="006F2CA2" w:rsidRPr="006F2CA2" w14:paraId="56A40AAD" w14:textId="77777777" w:rsidTr="006F2CA2">
        <w:trPr>
          <w:divId w:val="2116439976"/>
          <w:cantSplit/>
          <w:trHeight w:val="560"/>
          <w:jc w:val="center"/>
        </w:trPr>
        <w:tc>
          <w:tcPr>
            <w:tcW w:w="1320" w:type="dxa"/>
            <w:vMerge w:val="restart"/>
          </w:tcPr>
          <w:p w14:paraId="5B82D767"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GUID=c1dfc9dd-1b2d-4a08-8e69-a2de2a4a34ff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R.320, 350, 356(4</w:t>
            </w:r>
            <w:proofErr w:type="gramStart"/>
            <w:r w:rsidRPr="006F2CA2">
              <w:rPr>
                <w:rFonts w:ascii="Times New Roman" w:hAnsi="Times New Roman" w:cs="Times New Roman"/>
                <w:sz w:val="18"/>
                <w:szCs w:val="18"/>
                <w:lang w:val="en-GB" w:eastAsia="en-US"/>
              </w:rPr>
              <w:t>),(</w:t>
            </w:r>
            <w:proofErr w:type="gramEnd"/>
            <w:r w:rsidRPr="006F2CA2">
              <w:rPr>
                <w:rFonts w:ascii="Times New Roman" w:hAnsi="Times New Roman" w:cs="Times New Roman"/>
                <w:sz w:val="18"/>
                <w:szCs w:val="18"/>
                <w:lang w:val="en-GB" w:eastAsia="en-US"/>
              </w:rPr>
              <w:t>7)</w:t>
            </w:r>
          </w:p>
        </w:tc>
        <w:tc>
          <w:tcPr>
            <w:tcW w:w="4380" w:type="dxa"/>
          </w:tcPr>
          <w:p w14:paraId="458E799D"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05DC44CB"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GUID=df5255ea-163d-4e5c-9ebb-536267e443af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MEMORANDUM OF APPEARANCE</w:t>
            </w:r>
          </w:p>
        </w:tc>
        <w:tc>
          <w:tcPr>
            <w:tcW w:w="1360" w:type="dxa"/>
            <w:vMerge w:val="restart"/>
          </w:tcPr>
          <w:p w14:paraId="6E47E188"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GUID=20f22e09-b3d3-47b9-aefd-20f84c90e484 </w:instrText>
            </w:r>
            <w:r w:rsidRPr="006F2CA2">
              <w:rPr>
                <w:rFonts w:ascii="Times New Roman" w:hAnsi="Times New Roman" w:cs="Times New Roman"/>
                <w:sz w:val="22"/>
                <w:szCs w:val="20"/>
                <w:lang w:val="en-GB" w:eastAsia="en-US"/>
              </w:rPr>
              <w:fldChar w:fldCharType="end"/>
            </w:r>
          </w:p>
        </w:tc>
      </w:tr>
      <w:tr w:rsidR="006F2CA2" w:rsidRPr="006F2CA2" w14:paraId="464E981B" w14:textId="77777777" w:rsidTr="006F2CA2">
        <w:trPr>
          <w:divId w:val="2116439976"/>
          <w:cantSplit/>
          <w:trHeight w:val="400"/>
          <w:jc w:val="center"/>
        </w:trPr>
        <w:tc>
          <w:tcPr>
            <w:tcW w:w="1320" w:type="dxa"/>
            <w:vAlign w:val="center"/>
          </w:tcPr>
          <w:p w14:paraId="6E3A7AD1"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GUID=c1dfc9dd-1b2d-4a08-8e69-a2de2a4a34ff </w:instrText>
            </w:r>
            <w:r w:rsidRPr="006F2CA2">
              <w:rPr>
                <w:rFonts w:ascii="Times New Roman" w:hAnsi="Times New Roman" w:cs="Times New Roman"/>
                <w:sz w:val="22"/>
                <w:szCs w:val="20"/>
                <w:lang w:val="en-GB" w:eastAsia="en-US"/>
              </w:rPr>
              <w:fldChar w:fldCharType="end"/>
            </w:r>
          </w:p>
        </w:tc>
        <w:tc>
          <w:tcPr>
            <w:tcW w:w="4380" w:type="dxa"/>
            <w:vAlign w:val="center"/>
          </w:tcPr>
          <w:p w14:paraId="54869A5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GUID=4b03d97b-66c0-40eb-a87c-21a8b0847d84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tc>
        <w:tc>
          <w:tcPr>
            <w:tcW w:w="1360" w:type="dxa"/>
            <w:vAlign w:val="center"/>
          </w:tcPr>
          <w:p w14:paraId="4ADAC89A"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GUID=20f22e09-b3d3-47b9-aefd-20f84c90e484 </w:instrText>
            </w:r>
            <w:r w:rsidRPr="006F2CA2">
              <w:rPr>
                <w:rFonts w:ascii="Times New Roman" w:hAnsi="Times New Roman" w:cs="Times New Roman"/>
                <w:sz w:val="22"/>
                <w:szCs w:val="20"/>
                <w:lang w:val="en-GB" w:eastAsia="en-US"/>
              </w:rPr>
              <w:fldChar w:fldCharType="end"/>
            </w:r>
          </w:p>
        </w:tc>
      </w:tr>
      <w:tr w:rsidR="006F2CA2" w:rsidRPr="006F2CA2" w14:paraId="7C2E524D" w14:textId="77777777" w:rsidTr="006F2CA2">
        <w:trPr>
          <w:divId w:val="2116439976"/>
          <w:cantSplit/>
          <w:jc w:val="center"/>
        </w:trPr>
        <w:tc>
          <w:tcPr>
            <w:tcW w:w="7060" w:type="dxa"/>
            <w:gridSpan w:val="3"/>
          </w:tcPr>
          <w:p w14:paraId="502E2DAE"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GUID=310b79ef-3376-4b09-862c-7939bde8de43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The Registrar.</w:t>
            </w:r>
          </w:p>
          <w:p w14:paraId="169B5F4E"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GUID=2b914cf0-3d68-43ce-abb4-5984c34d52a9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Appearance is entered for the following parties in this action:</w:t>
            </w:r>
          </w:p>
          <w:p w14:paraId="61A3E6CF"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GUID=d3a8b3f9-3d45-4559-a335-d55b1e18cfac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Appearing party type: (</w:t>
            </w:r>
            <w:proofErr w:type="gramStart"/>
            <w:r w:rsidRPr="006F2CA2">
              <w:rPr>
                <w:rFonts w:ascii="Times New Roman" w:hAnsi="Times New Roman" w:cs="Times New Roman"/>
                <w:sz w:val="22"/>
                <w:szCs w:val="20"/>
                <w:lang w:val="en-GB" w:eastAsia="en-US"/>
              </w:rPr>
              <w:t>e.g.</w:t>
            </w:r>
            <w:proofErr w:type="gramEnd"/>
            <w:r w:rsidRPr="006F2CA2">
              <w:rPr>
                <w:rFonts w:ascii="Times New Roman" w:hAnsi="Times New Roman" w:cs="Times New Roman"/>
                <w:sz w:val="22"/>
                <w:szCs w:val="20"/>
                <w:lang w:val="en-GB" w:eastAsia="en-US"/>
              </w:rPr>
              <w:t xml:space="preserve"> 1st Defendant)</w:t>
            </w:r>
          </w:p>
          <w:p w14:paraId="67DA8B3B"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GUID=75b8f277-1c3e-4e99-8a47-a5e6247d09f0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Appearing party name:</w:t>
            </w:r>
          </w:p>
          <w:p w14:paraId="461C5630"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GUID=526f9c19-1c7e-429e-91c3-797babfa1afc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Where appearing party is represented by solicitors</w:t>
            </w:r>
          </w:p>
          <w:p w14:paraId="48233DAA"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GUID=7058c614-6aab-4dd3-9c75-e247adea64de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Law firm name:</w:t>
            </w:r>
          </w:p>
          <w:p w14:paraId="0B016E84"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GUID=5d10627c-245d-4536-9ef9-db54d47fb713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Law firm address:</w:t>
            </w:r>
          </w:p>
          <w:p w14:paraId="50F96391"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GUID=c8c6289f-f000-4977-8c2b-0e3e3e9a1892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Solicitor’s name:</w:t>
            </w:r>
          </w:p>
          <w:p w14:paraId="0A6D9290" w14:textId="77777777" w:rsidR="006F2CA2" w:rsidRPr="006F2CA2" w:rsidRDefault="006F2CA2" w:rsidP="006F2CA2">
            <w:pPr>
              <w:spacing w:before="120" w:after="0" w:line="240" w:lineRule="auto"/>
              <w:ind w:left="500"/>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GUID=f5f5bf02-9728-4e0b-b669-ad2dd2f182a2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Solicitor’s contact particulars:</w:t>
            </w:r>
            <w:r w:rsidRPr="006F2CA2">
              <w:rPr>
                <w:rFonts w:ascii="Times New Roman" w:hAnsi="Times New Roman" w:cs="Times New Roman"/>
                <w:sz w:val="22"/>
                <w:szCs w:val="20"/>
                <w:lang w:val="en-GB" w:eastAsia="en-US"/>
              </w:rPr>
              <w:br/>
              <w:t>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tel.);                    (fax);                                        (email).</w:t>
            </w:r>
          </w:p>
          <w:p w14:paraId="289C4C78"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GUID=320e49c2-1b9a-4ac5-8d5c-04741ea2d173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Where appearing party is acting in person</w:t>
            </w:r>
          </w:p>
          <w:p w14:paraId="0F2E6D3D"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GUID=14c81be1-f112-4155-b5c2-47c1c189f318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Residential address:</w:t>
            </w:r>
          </w:p>
          <w:p w14:paraId="0321883E"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GUID=a5f9d597-fe5a-4750-8643-02c0efe87f22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Address for service within jurisdiction (if residential address is outside jurisdiction):</w:t>
            </w:r>
          </w:p>
          <w:p w14:paraId="38746626" w14:textId="77777777" w:rsidR="006F2CA2" w:rsidRPr="006F2CA2" w:rsidRDefault="006F2CA2" w:rsidP="006F2CA2">
            <w:pPr>
              <w:spacing w:before="120" w:after="0" w:line="240" w:lineRule="auto"/>
              <w:ind w:left="480"/>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GUID=ab05d878-b8e0-4683-9197-d5d900b54b04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Other contact particulars: </w:t>
            </w:r>
            <w:r w:rsidRPr="006F2CA2">
              <w:rPr>
                <w:rFonts w:ascii="Times New Roman" w:hAnsi="Times New Roman" w:cs="Times New Roman"/>
                <w:sz w:val="22"/>
                <w:szCs w:val="20"/>
                <w:lang w:val="en-GB" w:eastAsia="en-US"/>
              </w:rPr>
              <w:br/>
              <w:t>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tel.);                     (fax);                                      (email).</w:t>
            </w:r>
          </w:p>
          <w:p w14:paraId="647F9F6A"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GUID=d6c87beb-256f-4476-a6cb-2a8e6b4ab93e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statement of claim is (required / not required) to be filed and delivered.</w:t>
            </w:r>
          </w:p>
          <w:p w14:paraId="0F138DA9"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GUID=a1ed8029-8f8e-490f-a19b-b23c4633f1bd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Issued by: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Solicitors for the          ).</w:t>
            </w:r>
          </w:p>
        </w:tc>
      </w:tr>
    </w:tbl>
    <w:p w14:paraId="18183FDF"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7060" w:type="dxa"/>
        <w:jc w:val="center"/>
        <w:tblLook w:val="04A0" w:firstRow="1" w:lastRow="0" w:firstColumn="1" w:lastColumn="0" w:noHBand="0" w:noVBand="1"/>
      </w:tblPr>
      <w:tblGrid>
        <w:gridCol w:w="1300"/>
        <w:gridCol w:w="4500"/>
        <w:gridCol w:w="1260"/>
      </w:tblGrid>
      <w:tr w:rsidR="006F2CA2" w:rsidRPr="006F2CA2" w14:paraId="291CC4D6" w14:textId="77777777" w:rsidTr="006F2CA2">
        <w:trPr>
          <w:divId w:val="2116439976"/>
          <w:cantSplit/>
          <w:jc w:val="center"/>
        </w:trPr>
        <w:tc>
          <w:tcPr>
            <w:tcW w:w="7060" w:type="dxa"/>
            <w:gridSpan w:val="3"/>
          </w:tcPr>
          <w:p w14:paraId="7557171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GUID=31538902-a644-4a0c-8e91-b74c1eeb9dfa </w:instrText>
            </w:r>
            <w:r w:rsidRPr="006F2CA2">
              <w:rPr>
                <w:rFonts w:ascii="Times New Roman" w:hAnsi="Times New Roman" w:cs="Times New Roman"/>
                <w:sz w:val="22"/>
                <w:szCs w:val="20"/>
                <w:lang w:val="en-GB" w:eastAsia="en-US"/>
              </w:rPr>
              <w:fldChar w:fldCharType="end"/>
            </w:r>
            <w:r w:rsidR="00ED7FA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73</w:t>
            </w:r>
          </w:p>
        </w:tc>
      </w:tr>
      <w:tr w:rsidR="006F2CA2" w:rsidRPr="006F2CA2" w14:paraId="1977EF54" w14:textId="77777777" w:rsidTr="006F2CA2">
        <w:trPr>
          <w:divId w:val="2116439976"/>
          <w:cantSplit/>
          <w:jc w:val="center"/>
        </w:trPr>
        <w:tc>
          <w:tcPr>
            <w:tcW w:w="1300" w:type="dxa"/>
          </w:tcPr>
          <w:p w14:paraId="4FB821AE"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GUID=6bc7600a-9b5e-4041-87df-1ef0f3e42dab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R.333, R.416</w:t>
            </w:r>
          </w:p>
        </w:tc>
        <w:tc>
          <w:tcPr>
            <w:tcW w:w="4500" w:type="dxa"/>
          </w:tcPr>
          <w:p w14:paraId="65F0E52D"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6594EECC"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GUID=1b47a6c4-b762-4a28-bab9-4ad57a457eb7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REQUEST TO ENTER JUDGMENT</w:t>
            </w:r>
          </w:p>
          <w:p w14:paraId="1D9A073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GUID=013f3741-a6b8-4f31-919d-9de5c1cd3dfd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tc>
        <w:tc>
          <w:tcPr>
            <w:tcW w:w="1260" w:type="dxa"/>
          </w:tcPr>
          <w:p w14:paraId="391298AD"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GUID=db8f8c51-7313-4d31-bbd6-9a20e8f4ce77 </w:instrText>
            </w:r>
            <w:r w:rsidRPr="006F2CA2">
              <w:rPr>
                <w:rFonts w:ascii="Times New Roman" w:hAnsi="Times New Roman" w:cs="Times New Roman"/>
                <w:sz w:val="22"/>
                <w:szCs w:val="20"/>
                <w:lang w:val="en-GB" w:eastAsia="en-US"/>
              </w:rPr>
              <w:fldChar w:fldCharType="end"/>
            </w:r>
          </w:p>
        </w:tc>
      </w:tr>
      <w:tr w:rsidR="006F2CA2" w:rsidRPr="006F2CA2" w14:paraId="6EC154BF" w14:textId="77777777" w:rsidTr="006F2CA2">
        <w:trPr>
          <w:divId w:val="2116439976"/>
          <w:cantSplit/>
          <w:jc w:val="center"/>
        </w:trPr>
        <w:tc>
          <w:tcPr>
            <w:tcW w:w="7060" w:type="dxa"/>
            <w:gridSpan w:val="3"/>
          </w:tcPr>
          <w:p w14:paraId="2925321F"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GUID=58b9dc25-0da9-44ee-8fd8-92ce2cafc9f2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The Registrar</w:t>
            </w:r>
          </w:p>
          <w:p w14:paraId="1300A97A"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GUID=5e565ce4-d9cd-4ee2-b034-490f17ed3d86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Request is made for judgment to be entered against the defendant, (name):</w:t>
            </w:r>
          </w:p>
          <w:p w14:paraId="1B727B79"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GUID=e4096203-5547-40d3-a848-cec472a04db4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  For failure by the defendant to enter an appearance within the time limited for appearing.</w:t>
            </w:r>
          </w:p>
          <w:p w14:paraId="11F795BF"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GUID=1f9b67ec-f3dc-49d3-b980-520871d4979f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 certify that:</w:t>
            </w:r>
          </w:p>
          <w:p w14:paraId="62386A1F" w14:textId="77777777" w:rsidR="006F2CA2" w:rsidRPr="006F2CA2" w:rsidRDefault="006F2CA2" w:rsidP="006F2CA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GUID=b0c9bc00-21ce-4662-a4a4-92c49be5016f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the writ has been duly served on the defendant, (name), on (date of service) as specified in the memorandum of service filed on (date) and properly endorsed; and</w:t>
            </w:r>
          </w:p>
          <w:p w14:paraId="294C07C5" w14:textId="77777777" w:rsidR="006F2CA2" w:rsidRPr="006F2CA2" w:rsidRDefault="006F2CA2" w:rsidP="006F2CA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GUID=48694d93-5e81-4071-900a-5ba9d99a6f84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I have conducted a search for appearance and no appearance has been entered by the defendant.</w:t>
            </w:r>
          </w:p>
          <w:p w14:paraId="64D2E89B"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GUID=5d1de2c6-a614-4d9c-82df-5b3d727707b1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  For failure by the defendant to serve a defence on the plaintiff, within the period fixed under the Family Justice Rules for service of defence.</w:t>
            </w:r>
          </w:p>
          <w:p w14:paraId="0A326C8F"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GUID=33bb9a5a-2a9d-4d79-bc7d-0fa217b5a650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 certify that no defence has been served on the plaintiff by the defendant, (name), within the period fixed by the Family Justice Rules for service of defence.</w:t>
            </w:r>
          </w:p>
          <w:p w14:paraId="4B7B7327"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GUID=4783388f-efbd-434d-8ae2-92c1d2f758c7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Issued by: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Solicitors for the               ).</w:t>
            </w:r>
          </w:p>
          <w:p w14:paraId="59FD8AC4"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GUID=515872a7-88a9-4273-9079-9669a2eed3ad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(*Use as appropriate)</w:t>
            </w:r>
          </w:p>
        </w:tc>
      </w:tr>
    </w:tbl>
    <w:p w14:paraId="09DD1189"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7080" w:type="dxa"/>
        <w:jc w:val="center"/>
        <w:tblLook w:val="04A0" w:firstRow="1" w:lastRow="0" w:firstColumn="1" w:lastColumn="0" w:noHBand="0" w:noVBand="1"/>
      </w:tblPr>
      <w:tblGrid>
        <w:gridCol w:w="1640"/>
        <w:gridCol w:w="3680"/>
        <w:gridCol w:w="1760"/>
      </w:tblGrid>
      <w:tr w:rsidR="006F2CA2" w:rsidRPr="006F2CA2" w14:paraId="08210987" w14:textId="77777777" w:rsidTr="006F2CA2">
        <w:trPr>
          <w:divId w:val="2116439976"/>
          <w:cantSplit/>
          <w:jc w:val="center"/>
        </w:trPr>
        <w:tc>
          <w:tcPr>
            <w:tcW w:w="7080" w:type="dxa"/>
            <w:gridSpan w:val="3"/>
          </w:tcPr>
          <w:p w14:paraId="00F668D9"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GUID=c4bf7a3f-ad29-427b-9374-d63fc59618d9 </w:instrText>
            </w:r>
            <w:r w:rsidRPr="006F2CA2">
              <w:rPr>
                <w:rFonts w:ascii="Times New Roman" w:hAnsi="Times New Roman" w:cs="Times New Roman"/>
                <w:sz w:val="22"/>
                <w:szCs w:val="20"/>
                <w:lang w:val="en-GB" w:eastAsia="en-US"/>
              </w:rPr>
              <w:fldChar w:fldCharType="end"/>
            </w:r>
            <w:r w:rsidR="00ED7FA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74</w:t>
            </w:r>
          </w:p>
        </w:tc>
      </w:tr>
      <w:tr w:rsidR="006F2CA2" w:rsidRPr="006F2CA2" w14:paraId="1F5CB3B5" w14:textId="77777777" w:rsidTr="006F2CA2">
        <w:trPr>
          <w:divId w:val="2116439976"/>
          <w:cantSplit/>
          <w:jc w:val="center"/>
        </w:trPr>
        <w:tc>
          <w:tcPr>
            <w:tcW w:w="1640" w:type="dxa"/>
          </w:tcPr>
          <w:p w14:paraId="76773876"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GUID=f35c75e2-ac68-4916-9ffe-c149de87ecf1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R.333, R.416</w:t>
            </w:r>
          </w:p>
        </w:tc>
        <w:tc>
          <w:tcPr>
            <w:tcW w:w="3680" w:type="dxa"/>
          </w:tcPr>
          <w:p w14:paraId="56BE09F4"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GUID=f0cf0437-e01b-4604-a3ee-0491fabc4d1f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JUDGMENTS</w:t>
            </w:r>
          </w:p>
          <w:p w14:paraId="5390BA45"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GUID=8540fb7a-26f8-4c3f-ac58-e6131b8ea53d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tc>
        <w:tc>
          <w:tcPr>
            <w:tcW w:w="1760" w:type="dxa"/>
          </w:tcPr>
          <w:p w14:paraId="7246C0BB"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GUID=998bbbf6-199b-4ff8-82d5-b6d7e4b4461a </w:instrText>
            </w:r>
            <w:r w:rsidRPr="006F2CA2">
              <w:rPr>
                <w:rFonts w:ascii="Times New Roman" w:hAnsi="Times New Roman" w:cs="Times New Roman"/>
                <w:sz w:val="22"/>
                <w:szCs w:val="20"/>
                <w:lang w:val="en-GB" w:eastAsia="en-US"/>
              </w:rPr>
              <w:fldChar w:fldCharType="end"/>
            </w:r>
          </w:p>
        </w:tc>
      </w:tr>
      <w:tr w:rsidR="006F2CA2" w:rsidRPr="006F2CA2" w14:paraId="76279A76" w14:textId="77777777" w:rsidTr="006F2CA2">
        <w:trPr>
          <w:divId w:val="2116439976"/>
          <w:cantSplit/>
          <w:jc w:val="center"/>
        </w:trPr>
        <w:tc>
          <w:tcPr>
            <w:tcW w:w="7080" w:type="dxa"/>
            <w:gridSpan w:val="3"/>
          </w:tcPr>
          <w:p w14:paraId="4266DE47"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GUID=778adfca-7e7c-429c-bafb-c4bc65480211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[Notes: R.328; R.410; R.694]</w:t>
            </w:r>
          </w:p>
          <w:p w14:paraId="7F6A141E"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GUID=3d1bef00-434e-4b11-931e-7353c4fbfa17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r>
            <w:r w:rsidRPr="006F2CA2">
              <w:rPr>
                <w:rFonts w:ascii="Times New Roman" w:hAnsi="Times New Roman" w:cs="Times New Roman"/>
                <w:i/>
                <w:sz w:val="22"/>
                <w:szCs w:val="20"/>
                <w:lang w:val="en-GB" w:eastAsia="en-US"/>
              </w:rPr>
              <w:t>Default judgment in action for liquidated demand</w:t>
            </w:r>
            <w:r w:rsidRPr="006F2CA2">
              <w:rPr>
                <w:rFonts w:ascii="Times New Roman" w:hAnsi="Times New Roman" w:cs="Times New Roman"/>
                <w:sz w:val="22"/>
                <w:szCs w:val="20"/>
                <w:lang w:val="en-GB" w:eastAsia="en-US"/>
              </w:rPr>
              <w:t>.</w:t>
            </w:r>
          </w:p>
          <w:p w14:paraId="2392CA4C"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GUID=e47c2e38-e2a1-41cb-a376-df71e684cc59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No appearance having been entered (or no defence having been served) by the defendant herein, it is this day adjudged that the defendant </w:t>
            </w:r>
            <w:proofErr w:type="gramStart"/>
            <w:r w:rsidRPr="006F2CA2">
              <w:rPr>
                <w:rFonts w:ascii="Times New Roman" w:hAnsi="Times New Roman" w:cs="Times New Roman"/>
                <w:sz w:val="22"/>
                <w:szCs w:val="20"/>
                <w:lang w:val="en-GB" w:eastAsia="en-US"/>
              </w:rPr>
              <w:t>do</w:t>
            </w:r>
            <w:proofErr w:type="gramEnd"/>
            <w:r w:rsidRPr="006F2CA2">
              <w:rPr>
                <w:rFonts w:ascii="Times New Roman" w:hAnsi="Times New Roman" w:cs="Times New Roman"/>
                <w:sz w:val="22"/>
                <w:szCs w:val="20"/>
                <w:lang w:val="en-GB" w:eastAsia="en-US"/>
              </w:rPr>
              <w:t xml:space="preserve"> pay the plaintiff $                 and $                costs (or costs to be taxed).</w:t>
            </w:r>
          </w:p>
          <w:p w14:paraId="516781C7"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GUID=ac0eae91-8eed-4087-aee7-199924479500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above costs have been taxed and allowed at $          as appears by the Registrar’s certificate dated the            day of                     20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w:t>
            </w:r>
          </w:p>
          <w:p w14:paraId="0AEA83AA"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GUID=bd2ee8ff-d8b7-4e24-96df-6120cc4a81e6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61C9D876"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GUID=fe466085-b20b-4e60-bd5c-83e1c59ac41d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p w14:paraId="1782208E"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GUID=5cb104a3-5247-4572-a513-4bfcd7656aa6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[Notes: R.329; R.411; R.694]</w:t>
            </w:r>
          </w:p>
        </w:tc>
      </w:tr>
      <w:tr w:rsidR="006F2CA2" w:rsidRPr="006F2CA2" w14:paraId="60778188" w14:textId="77777777" w:rsidTr="006F2CA2">
        <w:trPr>
          <w:divId w:val="2116439976"/>
          <w:cantSplit/>
          <w:jc w:val="center"/>
        </w:trPr>
        <w:tc>
          <w:tcPr>
            <w:tcW w:w="7080" w:type="dxa"/>
            <w:gridSpan w:val="3"/>
          </w:tcPr>
          <w:p w14:paraId="685D8784"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GUID=bfbc1fac-c3e9-423d-8158-c83c6942f51b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r>
            <w:r w:rsidRPr="006F2CA2">
              <w:rPr>
                <w:rFonts w:ascii="Times New Roman" w:hAnsi="Times New Roman" w:cs="Times New Roman"/>
                <w:i/>
                <w:sz w:val="22"/>
                <w:szCs w:val="20"/>
                <w:lang w:val="en-GB" w:eastAsia="en-US"/>
              </w:rPr>
              <w:t>Default judgment in action for unliquidated damages.</w:t>
            </w:r>
          </w:p>
          <w:p w14:paraId="6724CD75"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GUID=7ddf371d-fd14-41ca-a47d-38365febc05c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No appearance having been entered (or no defence having been served) by the defendant herein, it is this day adjudged that the defendant </w:t>
            </w:r>
            <w:proofErr w:type="gramStart"/>
            <w:r w:rsidRPr="006F2CA2">
              <w:rPr>
                <w:rFonts w:ascii="Times New Roman" w:hAnsi="Times New Roman" w:cs="Times New Roman"/>
                <w:sz w:val="22"/>
                <w:szCs w:val="20"/>
                <w:lang w:val="en-GB" w:eastAsia="en-US"/>
              </w:rPr>
              <w:t>do</w:t>
            </w:r>
            <w:proofErr w:type="gramEnd"/>
            <w:r w:rsidRPr="006F2CA2">
              <w:rPr>
                <w:rFonts w:ascii="Times New Roman" w:hAnsi="Times New Roman" w:cs="Times New Roman"/>
                <w:sz w:val="22"/>
                <w:szCs w:val="20"/>
                <w:lang w:val="en-GB" w:eastAsia="en-US"/>
              </w:rPr>
              <w:t xml:space="preserve"> pay the plaintiff damages to be assessed.</w:t>
            </w:r>
          </w:p>
          <w:p w14:paraId="09EB0109"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GUID=e731e70d-734e-46dc-a8fc-395153fe221d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amount found due to the plaintiff under this judgment having been certified at $             as appears by the Registrar’s certificate filed the    day of                                   20    </w:t>
            </w:r>
            <w:proofErr w:type="gramStart"/>
            <w:r w:rsidRPr="006F2CA2">
              <w:rPr>
                <w:rFonts w:ascii="Times New Roman" w:hAnsi="Times New Roman" w:cs="Times New Roman"/>
                <w:sz w:val="22"/>
                <w:szCs w:val="20"/>
                <w:lang w:val="en-GB" w:eastAsia="en-US"/>
              </w:rPr>
              <w:t>  .</w:t>
            </w:r>
            <w:proofErr w:type="gramEnd"/>
          </w:p>
          <w:p w14:paraId="17936F98"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GUID=a120195d-5160-4595-b578-7d12fde19c84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It is adjudged that the defendant </w:t>
            </w:r>
            <w:proofErr w:type="gramStart"/>
            <w:r w:rsidRPr="006F2CA2">
              <w:rPr>
                <w:rFonts w:ascii="Times New Roman" w:hAnsi="Times New Roman" w:cs="Times New Roman"/>
                <w:sz w:val="22"/>
                <w:szCs w:val="20"/>
                <w:lang w:val="en-GB" w:eastAsia="en-US"/>
              </w:rPr>
              <w:t>do</w:t>
            </w:r>
            <w:proofErr w:type="gramEnd"/>
            <w:r w:rsidRPr="006F2CA2">
              <w:rPr>
                <w:rFonts w:ascii="Times New Roman" w:hAnsi="Times New Roman" w:cs="Times New Roman"/>
                <w:sz w:val="22"/>
                <w:szCs w:val="20"/>
                <w:lang w:val="en-GB" w:eastAsia="en-US"/>
              </w:rPr>
              <w:t xml:space="preserve"> pay the plaintiff $              and costs to be taxed.</w:t>
            </w:r>
          </w:p>
          <w:p w14:paraId="0E2CCBF9"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GUID=73dee0df-4a3f-4a28-898f-0b531165668c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above costs, etc. (as in (</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 above).</w:t>
            </w:r>
          </w:p>
          <w:p w14:paraId="6799DA4F"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GUID=216fe7e3-938b-4e05-a6da-c7128957ae8b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Note:</w:t>
            </w:r>
            <w:r w:rsidRPr="006F2CA2">
              <w:rPr>
                <w:rFonts w:ascii="Times New Roman" w:hAnsi="Times New Roman" w:cs="Times New Roman"/>
                <w:sz w:val="22"/>
                <w:szCs w:val="20"/>
                <w:lang w:val="en-GB" w:eastAsia="en-US"/>
              </w:rPr>
              <w:t xml:space="preserve"> This form is a combined form of interlocutory and final judgment. The plaintiff may at his option enter interlocutory judgment by omitting the words below the line in the form and enter a separate final judgment in (</w:t>
            </w:r>
            <w:r w:rsidRPr="006F2CA2">
              <w:rPr>
                <w:rFonts w:ascii="Times New Roman" w:hAnsi="Times New Roman" w:cs="Times New Roman"/>
                <w:i/>
                <w:sz w:val="22"/>
                <w:szCs w:val="20"/>
                <w:lang w:val="en-GB" w:eastAsia="en-US"/>
              </w:rPr>
              <w:t>f</w:t>
            </w:r>
            <w:r w:rsidRPr="006F2CA2">
              <w:rPr>
                <w:rFonts w:ascii="Times New Roman" w:hAnsi="Times New Roman" w:cs="Times New Roman"/>
                <w:sz w:val="22"/>
                <w:szCs w:val="20"/>
                <w:lang w:val="en-GB" w:eastAsia="en-US"/>
              </w:rPr>
              <w:t>) below).</w:t>
            </w:r>
          </w:p>
          <w:p w14:paraId="1458F426"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GUID=54fb9838-f463-4ffb-83b2-91b9b872b47f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p w14:paraId="339B1B6A"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GUID=b2a99bd6-594c-4445-8329-0f27ed306a35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[Notes: R.673]</w:t>
            </w:r>
          </w:p>
        </w:tc>
      </w:tr>
      <w:tr w:rsidR="006F2CA2" w:rsidRPr="006F2CA2" w14:paraId="7DB3CC2F" w14:textId="77777777" w:rsidTr="006F2CA2">
        <w:trPr>
          <w:divId w:val="2116439976"/>
          <w:cantSplit/>
          <w:jc w:val="center"/>
        </w:trPr>
        <w:tc>
          <w:tcPr>
            <w:tcW w:w="7080" w:type="dxa"/>
            <w:gridSpan w:val="3"/>
          </w:tcPr>
          <w:p w14:paraId="63B117F2"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GUID=78ea6b0e-329b-4f04-b6d8-11039f3e2c49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c</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r>
            <w:r w:rsidRPr="006F2CA2">
              <w:rPr>
                <w:rFonts w:ascii="Times New Roman" w:hAnsi="Times New Roman" w:cs="Times New Roman"/>
                <w:i/>
                <w:sz w:val="22"/>
                <w:szCs w:val="20"/>
                <w:lang w:val="en-GB" w:eastAsia="en-US"/>
              </w:rPr>
              <w:t>Default judgment in action relating to detention of movable property.</w:t>
            </w:r>
          </w:p>
          <w:p w14:paraId="1BF07B14"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GUID=521b69f3-c9fd-4127-99ba-523919bcb115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No appearance having been entered (or no defence having been served) by the defendant herein,</w:t>
            </w:r>
          </w:p>
          <w:p w14:paraId="73AE71C6"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GUID=fa18e534-005f-4731-a16e-55645a7362ee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It is this day adjudged that the defendant </w:t>
            </w:r>
            <w:proofErr w:type="gramStart"/>
            <w:r w:rsidRPr="006F2CA2">
              <w:rPr>
                <w:rFonts w:ascii="Times New Roman" w:hAnsi="Times New Roman" w:cs="Times New Roman"/>
                <w:sz w:val="22"/>
                <w:szCs w:val="20"/>
                <w:lang w:val="en-GB" w:eastAsia="en-US"/>
              </w:rPr>
              <w:t>do</w:t>
            </w:r>
            <w:proofErr w:type="gramEnd"/>
            <w:r w:rsidRPr="006F2CA2">
              <w:rPr>
                <w:rFonts w:ascii="Times New Roman" w:hAnsi="Times New Roman" w:cs="Times New Roman"/>
                <w:sz w:val="22"/>
                <w:szCs w:val="20"/>
                <w:lang w:val="en-GB" w:eastAsia="en-US"/>
              </w:rPr>
              <w:t xml:space="preserve"> deliver to the plaintiff the movable property described in the writ of summons (or statement of claim) as (description of movable property) or pay the plaintiff the value of the said property to be assessed (and also damages for their detention to be assessed).</w:t>
            </w:r>
          </w:p>
          <w:p w14:paraId="064FAC06"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GUID=d79692ba-b533-4c71-853f-4e2590451232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or</w:t>
            </w:r>
          </w:p>
          <w:p w14:paraId="398715A8"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GUID=24a0576a-ae51-4b31-8560-d8c2f644da61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It is this day adjudged that the defendant </w:t>
            </w:r>
            <w:proofErr w:type="gramStart"/>
            <w:r w:rsidRPr="006F2CA2">
              <w:rPr>
                <w:rFonts w:ascii="Times New Roman" w:hAnsi="Times New Roman" w:cs="Times New Roman"/>
                <w:sz w:val="22"/>
                <w:szCs w:val="20"/>
                <w:lang w:val="en-GB" w:eastAsia="en-US"/>
              </w:rPr>
              <w:t>do</w:t>
            </w:r>
            <w:proofErr w:type="gramEnd"/>
            <w:r w:rsidRPr="006F2CA2">
              <w:rPr>
                <w:rFonts w:ascii="Times New Roman" w:hAnsi="Times New Roman" w:cs="Times New Roman"/>
                <w:sz w:val="22"/>
                <w:szCs w:val="20"/>
                <w:lang w:val="en-GB" w:eastAsia="en-US"/>
              </w:rPr>
              <w:t xml:space="preserve"> pay the plaintiff the value of the movable property described in the writ of summons (or statement of claim) to be assessed (and also damages for their detention to be assessed).</w:t>
            </w:r>
          </w:p>
          <w:p w14:paraId="0E569FB5"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GUID=d2517b9c-56bc-4950-a65f-e93be28ade55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value of the said movable property having been assessed at $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and damages at $               ) as appears by the Registrar’s certificate filed the        day of                        20      .</w:t>
            </w:r>
          </w:p>
          <w:p w14:paraId="2C3995C8"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GUID=f580ed98-303b-4eb2-b799-b6b9ec21cc85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It is adjudged that the defendant </w:t>
            </w:r>
            <w:proofErr w:type="gramStart"/>
            <w:r w:rsidRPr="006F2CA2">
              <w:rPr>
                <w:rFonts w:ascii="Times New Roman" w:hAnsi="Times New Roman" w:cs="Times New Roman"/>
                <w:sz w:val="22"/>
                <w:szCs w:val="20"/>
                <w:lang w:val="en-GB" w:eastAsia="en-US"/>
              </w:rPr>
              <w:t>do</w:t>
            </w:r>
            <w:proofErr w:type="gramEnd"/>
            <w:r w:rsidRPr="006F2CA2">
              <w:rPr>
                <w:rFonts w:ascii="Times New Roman" w:hAnsi="Times New Roman" w:cs="Times New Roman"/>
                <w:sz w:val="22"/>
                <w:szCs w:val="20"/>
                <w:lang w:val="en-GB" w:eastAsia="en-US"/>
              </w:rPr>
              <w:t xml:space="preserve"> pay the plaintiff $              and costs to be taxed.</w:t>
            </w:r>
          </w:p>
          <w:p w14:paraId="3833E7E2"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GUID=163d1670-1c2b-431f-80ba-2e5138cddae0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above costs, etc. (as in (</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 above).</w:t>
            </w:r>
          </w:p>
          <w:p w14:paraId="3A5394DB"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GUID=f0a61d57-eef7-4975-8020-3b4cc305c8d2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Note</w:t>
            </w:r>
            <w:r w:rsidRPr="006F2CA2">
              <w:rPr>
                <w:rFonts w:ascii="Times New Roman" w:hAnsi="Times New Roman" w:cs="Times New Roman"/>
                <w:sz w:val="22"/>
                <w:szCs w:val="20"/>
                <w:lang w:val="en-GB" w:eastAsia="en-US"/>
              </w:rPr>
              <w:t>: See the note to (</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 above).</w:t>
            </w:r>
          </w:p>
          <w:p w14:paraId="33826189"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GUID=2502541c-2abe-4411-bff4-ee325957a591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p w14:paraId="2BE4A5A7"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GUID=9983e33f-b3f7-41d9-befb-9aa513036dae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[Notes: R.330; R.412; R.673]</w:t>
            </w:r>
          </w:p>
        </w:tc>
      </w:tr>
      <w:tr w:rsidR="006F2CA2" w:rsidRPr="006F2CA2" w14:paraId="6451FA8B" w14:textId="77777777" w:rsidTr="006F2CA2">
        <w:trPr>
          <w:divId w:val="2116439976"/>
          <w:cantSplit/>
          <w:jc w:val="center"/>
        </w:trPr>
        <w:tc>
          <w:tcPr>
            <w:tcW w:w="7080" w:type="dxa"/>
            <w:gridSpan w:val="3"/>
          </w:tcPr>
          <w:p w14:paraId="75AD2314"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GUID=0949b4da-45d2-4e36-b3ce-742ca4eea7bf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d</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r>
            <w:r w:rsidRPr="006F2CA2">
              <w:rPr>
                <w:rFonts w:ascii="Times New Roman" w:hAnsi="Times New Roman" w:cs="Times New Roman"/>
                <w:i/>
                <w:sz w:val="22"/>
                <w:szCs w:val="20"/>
                <w:lang w:val="en-GB" w:eastAsia="en-US"/>
              </w:rPr>
              <w:t>Default judgment in action for possession of immovable property.</w:t>
            </w:r>
          </w:p>
          <w:p w14:paraId="0E27A7C9"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GUID=81e61d19-e8a4-465e-a57e-7474ca47124c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No appearance having been entered (or no defence having been served) by the defendant herein, it is this day adjudged that the defendant </w:t>
            </w:r>
            <w:proofErr w:type="gramStart"/>
            <w:r w:rsidRPr="006F2CA2">
              <w:rPr>
                <w:rFonts w:ascii="Times New Roman" w:hAnsi="Times New Roman" w:cs="Times New Roman"/>
                <w:sz w:val="22"/>
                <w:szCs w:val="20"/>
                <w:lang w:val="en-GB" w:eastAsia="en-US"/>
              </w:rPr>
              <w:t>do</w:t>
            </w:r>
            <w:proofErr w:type="gramEnd"/>
            <w:r w:rsidRPr="006F2CA2">
              <w:rPr>
                <w:rFonts w:ascii="Times New Roman" w:hAnsi="Times New Roman" w:cs="Times New Roman"/>
                <w:sz w:val="22"/>
                <w:szCs w:val="20"/>
                <w:lang w:val="en-GB" w:eastAsia="en-US"/>
              </w:rPr>
              <w:t xml:space="preserve"> give the plaintiff possession of the immovable property described in the writ of summons (or statement of claim) as                             and pay the plaintiff $             costs (or costs to be taxed).</w:t>
            </w:r>
          </w:p>
          <w:p w14:paraId="225C84B1"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GUID=5de1fccc-38d2-4223-b1e3-6920fe7ec32d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above costs, etc. (as in (</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 above).</w:t>
            </w:r>
          </w:p>
          <w:p w14:paraId="525B3664"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GUID=c3999579-2f12-4925-8f5b-5522a88202dc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p w14:paraId="10428E18"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GUID=6fcdab56-e277-4ec0-98a7-46f8dd4c706c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[Notes: R.330; R.413; R.673]</w:t>
            </w:r>
          </w:p>
        </w:tc>
      </w:tr>
      <w:tr w:rsidR="006F2CA2" w:rsidRPr="006F2CA2" w14:paraId="126F5DB6" w14:textId="77777777" w:rsidTr="006F2CA2">
        <w:trPr>
          <w:divId w:val="2116439976"/>
          <w:cantSplit/>
          <w:jc w:val="center"/>
        </w:trPr>
        <w:tc>
          <w:tcPr>
            <w:tcW w:w="7080" w:type="dxa"/>
            <w:gridSpan w:val="3"/>
          </w:tcPr>
          <w:p w14:paraId="38059FCE"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GUID=a598acc0-3a42-48b5-b1b6-16e0ca9d3456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e</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r>
            <w:r w:rsidRPr="006F2CA2">
              <w:rPr>
                <w:rFonts w:ascii="Times New Roman" w:hAnsi="Times New Roman" w:cs="Times New Roman"/>
                <w:i/>
                <w:sz w:val="22"/>
                <w:szCs w:val="20"/>
                <w:lang w:val="en-GB" w:eastAsia="en-US"/>
              </w:rPr>
              <w:t xml:space="preserve">Judgment in default in action for possession of immovable property, </w:t>
            </w:r>
            <w:proofErr w:type="gramStart"/>
            <w:r w:rsidRPr="006F2CA2">
              <w:rPr>
                <w:rFonts w:ascii="Times New Roman" w:hAnsi="Times New Roman" w:cs="Times New Roman"/>
                <w:i/>
                <w:sz w:val="22"/>
                <w:szCs w:val="20"/>
                <w:lang w:val="en-GB" w:eastAsia="en-US"/>
              </w:rPr>
              <w:t>damages</w:t>
            </w:r>
            <w:proofErr w:type="gramEnd"/>
            <w:r w:rsidRPr="006F2CA2">
              <w:rPr>
                <w:rFonts w:ascii="Times New Roman" w:hAnsi="Times New Roman" w:cs="Times New Roman"/>
                <w:i/>
                <w:sz w:val="22"/>
                <w:szCs w:val="20"/>
                <w:lang w:val="en-GB" w:eastAsia="en-US"/>
              </w:rPr>
              <w:t xml:space="preserve"> and costs.</w:t>
            </w:r>
          </w:p>
          <w:p w14:paraId="4AD07E99"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GUID=93fdd07a-20dd-4bdb-be3a-0eb2957a86ef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No appearance having been entered (or no defence having been served) by the defendant herein, it is this day adjudged that the defendant do give the plaintiff possession of the immovable property described in the writ of summons (or statement of claim) as                           </w:t>
            </w:r>
            <w:proofErr w:type="gramStart"/>
            <w:r w:rsidRPr="006F2CA2">
              <w:rPr>
                <w:rFonts w:ascii="Times New Roman" w:hAnsi="Times New Roman" w:cs="Times New Roman"/>
                <w:sz w:val="22"/>
                <w:szCs w:val="20"/>
                <w:lang w:val="en-GB" w:eastAsia="en-US"/>
              </w:rPr>
              <w:t>  .</w:t>
            </w:r>
            <w:proofErr w:type="gramEnd"/>
          </w:p>
          <w:p w14:paraId="3B95887A"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GUID=abbe4cc2-92b5-4d46-8aa2-8512b6292a98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And it is further adjudged that the defendant </w:t>
            </w:r>
            <w:proofErr w:type="gramStart"/>
            <w:r w:rsidRPr="006F2CA2">
              <w:rPr>
                <w:rFonts w:ascii="Times New Roman" w:hAnsi="Times New Roman" w:cs="Times New Roman"/>
                <w:sz w:val="22"/>
                <w:szCs w:val="20"/>
                <w:lang w:val="en-GB" w:eastAsia="en-US"/>
              </w:rPr>
              <w:t>do</w:t>
            </w:r>
            <w:proofErr w:type="gramEnd"/>
            <w:r w:rsidRPr="006F2CA2">
              <w:rPr>
                <w:rFonts w:ascii="Times New Roman" w:hAnsi="Times New Roman" w:cs="Times New Roman"/>
                <w:sz w:val="22"/>
                <w:szCs w:val="20"/>
                <w:lang w:val="en-GB" w:eastAsia="en-US"/>
              </w:rPr>
              <w:t xml:space="preserve"> pay the plaintiff (mesne profits) (damages) to be assessed.</w:t>
            </w:r>
          </w:p>
          <w:p w14:paraId="72A18270"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GUID=edd9feab-d008-43e6-a12d-2833a357efea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amount found due to the plaintiff under this judgment having been certified at the sum of $              as appears by the Registrar’s finding filed the         day of                             20    </w:t>
            </w:r>
            <w:proofErr w:type="gramStart"/>
            <w:r w:rsidRPr="006F2CA2">
              <w:rPr>
                <w:rFonts w:ascii="Times New Roman" w:hAnsi="Times New Roman" w:cs="Times New Roman"/>
                <w:sz w:val="22"/>
                <w:szCs w:val="20"/>
                <w:lang w:val="en-GB" w:eastAsia="en-US"/>
              </w:rPr>
              <w:t>  .</w:t>
            </w:r>
            <w:proofErr w:type="gramEnd"/>
          </w:p>
          <w:p w14:paraId="391605E3"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GUID=967dc0d8-16c4-4172-b776-7a10cd22411d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It is adjudged that the defendant </w:t>
            </w:r>
            <w:proofErr w:type="gramStart"/>
            <w:r w:rsidRPr="006F2CA2">
              <w:rPr>
                <w:rFonts w:ascii="Times New Roman" w:hAnsi="Times New Roman" w:cs="Times New Roman"/>
                <w:sz w:val="22"/>
                <w:szCs w:val="20"/>
                <w:lang w:val="en-GB" w:eastAsia="en-US"/>
              </w:rPr>
              <w:t>do</w:t>
            </w:r>
            <w:proofErr w:type="gramEnd"/>
            <w:r w:rsidRPr="006F2CA2">
              <w:rPr>
                <w:rFonts w:ascii="Times New Roman" w:hAnsi="Times New Roman" w:cs="Times New Roman"/>
                <w:sz w:val="22"/>
                <w:szCs w:val="20"/>
                <w:lang w:val="en-GB" w:eastAsia="en-US"/>
              </w:rPr>
              <w:t xml:space="preserve"> pay the plaintiff $                and costs to be taxed.</w:t>
            </w:r>
          </w:p>
          <w:p w14:paraId="1CECB168"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GUID=2a23fa41-fd87-4e7e-a52a-010f7965dd99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above costs, etc. (as in (</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 above).</w:t>
            </w:r>
          </w:p>
          <w:p w14:paraId="3F5E9163"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GUID=79352bfd-ec23-4c5c-964e-c890536da11e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Note</w:t>
            </w:r>
            <w:r w:rsidRPr="006F2CA2">
              <w:rPr>
                <w:rFonts w:ascii="Times New Roman" w:hAnsi="Times New Roman" w:cs="Times New Roman"/>
                <w:sz w:val="22"/>
                <w:szCs w:val="20"/>
                <w:lang w:val="en-GB" w:eastAsia="en-US"/>
              </w:rPr>
              <w:t>: See the note to (</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 above).</w:t>
            </w:r>
          </w:p>
          <w:p w14:paraId="29FC5C0E"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GUID=1c1e4575-e7b5-4f42-8668-481e1355ecd6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p w14:paraId="51645DCD"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GUID=48e3435f-0b26-42be-a5fc-6b4936212a85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[Note: R.673]</w:t>
            </w:r>
          </w:p>
        </w:tc>
      </w:tr>
      <w:tr w:rsidR="006F2CA2" w:rsidRPr="006F2CA2" w14:paraId="758B6B44" w14:textId="77777777" w:rsidTr="006F2CA2">
        <w:trPr>
          <w:divId w:val="2116439976"/>
          <w:cantSplit/>
          <w:jc w:val="center"/>
        </w:trPr>
        <w:tc>
          <w:tcPr>
            <w:tcW w:w="7080" w:type="dxa"/>
            <w:gridSpan w:val="3"/>
          </w:tcPr>
          <w:p w14:paraId="556AD998"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GUID=33c3244c-eeaa-440b-8cbe-e75af1ea7dc5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f</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r>
            <w:r w:rsidRPr="006F2CA2">
              <w:rPr>
                <w:rFonts w:ascii="Times New Roman" w:hAnsi="Times New Roman" w:cs="Times New Roman"/>
                <w:i/>
                <w:sz w:val="22"/>
                <w:szCs w:val="20"/>
                <w:lang w:val="en-GB" w:eastAsia="en-US"/>
              </w:rPr>
              <w:t>Final judgment after assessment of damages, etc.</w:t>
            </w:r>
          </w:p>
          <w:p w14:paraId="7F2A8B2F"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GUID=f5a07cae-3de8-4a19-bd6a-a87a74ac5972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day of                             20   </w:t>
            </w:r>
            <w:proofErr w:type="gramStart"/>
            <w:r w:rsidRPr="006F2CA2">
              <w:rPr>
                <w:rFonts w:ascii="Times New Roman" w:hAnsi="Times New Roman" w:cs="Times New Roman"/>
                <w:sz w:val="22"/>
                <w:szCs w:val="20"/>
                <w:lang w:val="en-GB" w:eastAsia="en-US"/>
              </w:rPr>
              <w:t>  .</w:t>
            </w:r>
            <w:proofErr w:type="gramEnd"/>
          </w:p>
          <w:p w14:paraId="1E2A8AA7"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GUID=9915e27f-ba85-466c-ae17-c3da4d7da10d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plaintiff having on the       day of                               20      obtained interlocutory judgment herein against the defendant for damages (or as may be) to be assessed, and the amount found due to the plaintiff having been certified at $            as appears by the Registrar’s certificate filed the    day of                              20    </w:t>
            </w:r>
            <w:proofErr w:type="gramStart"/>
            <w:r w:rsidRPr="006F2CA2">
              <w:rPr>
                <w:rFonts w:ascii="Times New Roman" w:hAnsi="Times New Roman" w:cs="Times New Roman"/>
                <w:sz w:val="22"/>
                <w:szCs w:val="20"/>
                <w:lang w:val="en-GB" w:eastAsia="en-US"/>
              </w:rPr>
              <w:t>  .</w:t>
            </w:r>
            <w:proofErr w:type="gramEnd"/>
          </w:p>
          <w:p w14:paraId="6115F6D1"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GUID=1e6ae81f-56ae-476a-b93f-2d38dcadb48b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It is this day adjudged that the defendant </w:t>
            </w:r>
            <w:proofErr w:type="gramStart"/>
            <w:r w:rsidRPr="006F2CA2">
              <w:rPr>
                <w:rFonts w:ascii="Times New Roman" w:hAnsi="Times New Roman" w:cs="Times New Roman"/>
                <w:sz w:val="22"/>
                <w:szCs w:val="20"/>
                <w:lang w:val="en-GB" w:eastAsia="en-US"/>
              </w:rPr>
              <w:t>do</w:t>
            </w:r>
            <w:proofErr w:type="gramEnd"/>
            <w:r w:rsidRPr="006F2CA2">
              <w:rPr>
                <w:rFonts w:ascii="Times New Roman" w:hAnsi="Times New Roman" w:cs="Times New Roman"/>
                <w:sz w:val="22"/>
                <w:szCs w:val="20"/>
                <w:lang w:val="en-GB" w:eastAsia="en-US"/>
              </w:rPr>
              <w:t xml:space="preserve"> pay the plaintiff $           and costs to be taxed.</w:t>
            </w:r>
          </w:p>
          <w:p w14:paraId="22AA9B13"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GUID=70b2849b-d30d-4058-a2e3-3ce90a1c666a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above costs, etc. (as in (</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 above).</w:t>
            </w:r>
          </w:p>
          <w:p w14:paraId="060BF801"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GUID=b3e17d87-1661-4464-a6da-c733d26e2291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p w14:paraId="1435F883"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GUID=4d94ecf4-3f3d-4b03-a9db-e46a893b34d3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[Notes: R.337; R.673]</w:t>
            </w:r>
          </w:p>
        </w:tc>
      </w:tr>
      <w:tr w:rsidR="006F2CA2" w:rsidRPr="006F2CA2" w14:paraId="15AE3358" w14:textId="77777777" w:rsidTr="006F2CA2">
        <w:trPr>
          <w:divId w:val="2116439976"/>
          <w:cantSplit/>
          <w:jc w:val="center"/>
        </w:trPr>
        <w:tc>
          <w:tcPr>
            <w:tcW w:w="7080" w:type="dxa"/>
            <w:gridSpan w:val="3"/>
          </w:tcPr>
          <w:p w14:paraId="009EF9F5"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GUID=5a332f5e-8982-4fe0-b295-c3898384e0fa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g</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r>
            <w:r w:rsidRPr="006F2CA2">
              <w:rPr>
                <w:rFonts w:ascii="Times New Roman" w:hAnsi="Times New Roman" w:cs="Times New Roman"/>
                <w:i/>
                <w:sz w:val="22"/>
                <w:szCs w:val="20"/>
                <w:lang w:val="en-GB" w:eastAsia="en-US"/>
              </w:rPr>
              <w:t>Judgment under Order 14</w:t>
            </w:r>
            <w:r w:rsidRPr="006F2CA2">
              <w:rPr>
                <w:rFonts w:ascii="Times New Roman" w:hAnsi="Times New Roman" w:cs="Times New Roman"/>
                <w:sz w:val="22"/>
                <w:szCs w:val="20"/>
                <w:lang w:val="en-GB" w:eastAsia="en-US"/>
              </w:rPr>
              <w:t>.</w:t>
            </w:r>
          </w:p>
          <w:p w14:paraId="6DE7CEFE"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GUID=d9f77e78-d5c6-4b27-80a8-6089292662b1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day of                               20    </w:t>
            </w:r>
            <w:proofErr w:type="gramStart"/>
            <w:r w:rsidRPr="006F2CA2">
              <w:rPr>
                <w:rFonts w:ascii="Times New Roman" w:hAnsi="Times New Roman" w:cs="Times New Roman"/>
                <w:sz w:val="22"/>
                <w:szCs w:val="20"/>
                <w:lang w:val="en-GB" w:eastAsia="en-US"/>
              </w:rPr>
              <w:t>  .</w:t>
            </w:r>
            <w:proofErr w:type="gramEnd"/>
          </w:p>
          <w:p w14:paraId="70FCDFCE"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GUID=6832255c-7f76-4be1-97e4-e29f92495876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defendant having entered appearance herein and the Court having under Order 14, Rule 3, ordered that judgment as hereinafter provided be entered for the plaintiff against the defendant,</w:t>
            </w:r>
          </w:p>
          <w:p w14:paraId="3022DF0B"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GUID=36f1827c-b634-4385-b111-1af193e0fbd3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It is this day adjudged that the defendant </w:t>
            </w:r>
            <w:proofErr w:type="gramStart"/>
            <w:r w:rsidRPr="006F2CA2">
              <w:rPr>
                <w:rFonts w:ascii="Times New Roman" w:hAnsi="Times New Roman" w:cs="Times New Roman"/>
                <w:sz w:val="22"/>
                <w:szCs w:val="20"/>
                <w:lang w:val="en-GB" w:eastAsia="en-US"/>
              </w:rPr>
              <w:t>do</w:t>
            </w:r>
            <w:proofErr w:type="gramEnd"/>
            <w:r w:rsidRPr="006F2CA2">
              <w:rPr>
                <w:rFonts w:ascii="Times New Roman" w:hAnsi="Times New Roman" w:cs="Times New Roman"/>
                <w:sz w:val="22"/>
                <w:szCs w:val="20"/>
                <w:lang w:val="en-GB" w:eastAsia="en-US"/>
              </w:rPr>
              <w:t xml:space="preserve"> pay the plaintiff $                      and $                 costs (or costs to be taxed).</w:t>
            </w:r>
          </w:p>
          <w:p w14:paraId="44D3708D"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GUID=905ab88e-fe5b-4923-8d24-f6a1bbea464d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or</w:t>
            </w:r>
          </w:p>
          <w:p w14:paraId="7E91BCF7"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GUID=a1492aa2-e37e-4a82-a117-56c284921156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pay the plaintiff damages to be assessed and costs to be taxed.</w:t>
            </w:r>
          </w:p>
          <w:p w14:paraId="380B5794"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GUID=d5fa4e67-9aa9-48c6-90b6-1bb178172541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or</w:t>
            </w:r>
          </w:p>
          <w:p w14:paraId="262B8862"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GUID=fce3c77a-87c1-4462-ac20-56ed32f00f3b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deliver to the plaintiff the movable property described in the writ of summons (or statement of claim) as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or pay the plaintiff the value of the said movable property to be assessed) (and also damages for their detention to be assessed) and costs to be taxed.</w:t>
            </w:r>
          </w:p>
          <w:p w14:paraId="6F1BD33E"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GUID=4d6609ce-ee6e-497f-9514-0e95c6cd3fb3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or</w:t>
            </w:r>
          </w:p>
          <w:p w14:paraId="1983E1D8"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GUID=0278b5ec-cd22-4103-a426-9b89c07dbd99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give the plaintiff possession of the immovable property described in the writ of summons (or statement of claim) as                           and costs to be taxed.</w:t>
            </w:r>
          </w:p>
          <w:p w14:paraId="737BD9BB"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GUID=60250497-1a89-40fa-a21a-0306543dbb14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above costs, etc. (as in (</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 above).</w:t>
            </w:r>
          </w:p>
          <w:p w14:paraId="715CD8F6"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GUID=f7fd2524-2bf2-4d91-834e-01194d7bc524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p w14:paraId="11FC434A"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GUID=75ac1f6d-11a9-46d3-a194-878571e0083d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[Notes: R.339; R.673]</w:t>
            </w:r>
          </w:p>
        </w:tc>
      </w:tr>
      <w:tr w:rsidR="006F2CA2" w:rsidRPr="006F2CA2" w14:paraId="10C6CEC4" w14:textId="77777777" w:rsidTr="006F2CA2">
        <w:trPr>
          <w:divId w:val="2116439976"/>
          <w:cantSplit/>
          <w:jc w:val="center"/>
        </w:trPr>
        <w:tc>
          <w:tcPr>
            <w:tcW w:w="7080" w:type="dxa"/>
            <w:gridSpan w:val="3"/>
          </w:tcPr>
          <w:p w14:paraId="56F4790E"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GUID=52c6f33a-45ca-4fac-a85a-1ba3e399e4de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h</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r>
            <w:r w:rsidRPr="006F2CA2">
              <w:rPr>
                <w:rFonts w:ascii="Times New Roman" w:hAnsi="Times New Roman" w:cs="Times New Roman"/>
                <w:i/>
                <w:sz w:val="22"/>
                <w:szCs w:val="20"/>
                <w:lang w:val="en-GB" w:eastAsia="en-US"/>
              </w:rPr>
              <w:t>Judgment for the Defendant under Order 14</w:t>
            </w:r>
            <w:r w:rsidRPr="006F2CA2">
              <w:rPr>
                <w:rFonts w:ascii="Times New Roman" w:hAnsi="Times New Roman" w:cs="Times New Roman"/>
                <w:sz w:val="22"/>
                <w:szCs w:val="20"/>
                <w:lang w:val="en-GB" w:eastAsia="en-US"/>
              </w:rPr>
              <w:t>.</w:t>
            </w:r>
          </w:p>
          <w:p w14:paraId="7BD4EFDD"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GUID=f621c866-4b14-449c-81fe-2ffe2bb71e10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day of                        20    </w:t>
            </w:r>
            <w:proofErr w:type="gramStart"/>
            <w:r w:rsidRPr="006F2CA2">
              <w:rPr>
                <w:rFonts w:ascii="Times New Roman" w:hAnsi="Times New Roman" w:cs="Times New Roman"/>
                <w:sz w:val="22"/>
                <w:szCs w:val="20"/>
                <w:lang w:val="en-GB" w:eastAsia="en-US"/>
              </w:rPr>
              <w:t>  .</w:t>
            </w:r>
            <w:proofErr w:type="gramEnd"/>
          </w:p>
          <w:p w14:paraId="3302F310"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GUID=143795fc-3bce-49fa-b368-304fc38b2924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Court having under Order 14, Rule 5, ordered that judgment be entered for the defendant against the plaintiff on the counterclaim for $           and costs of the counterclaim.</w:t>
            </w:r>
          </w:p>
          <w:p w14:paraId="1333775F"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GUID=d99283eb-7fdb-4681-b5f5-edc61b0f281e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It is this day adjudged that the plaintiff </w:t>
            </w:r>
            <w:proofErr w:type="gramStart"/>
            <w:r w:rsidRPr="006F2CA2">
              <w:rPr>
                <w:rFonts w:ascii="Times New Roman" w:hAnsi="Times New Roman" w:cs="Times New Roman"/>
                <w:sz w:val="22"/>
                <w:szCs w:val="20"/>
                <w:lang w:val="en-GB" w:eastAsia="en-US"/>
              </w:rPr>
              <w:t>do</w:t>
            </w:r>
            <w:proofErr w:type="gramEnd"/>
            <w:r w:rsidRPr="006F2CA2">
              <w:rPr>
                <w:rFonts w:ascii="Times New Roman" w:hAnsi="Times New Roman" w:cs="Times New Roman"/>
                <w:sz w:val="22"/>
                <w:szCs w:val="20"/>
                <w:lang w:val="en-GB" w:eastAsia="en-US"/>
              </w:rPr>
              <w:t xml:space="preserve"> pay the defendant $         and costs of the counterclaim to be taxed.</w:t>
            </w:r>
          </w:p>
          <w:p w14:paraId="387720B9"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GUID=1b612478-6c74-449d-85e5-0f0364a17d11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above costs, etc. (as in (</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 above).</w:t>
            </w:r>
          </w:p>
          <w:p w14:paraId="4D2F2F4D"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GUID=a295416e-e446-4ffc-91d0-7b1c4b4b4918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p w14:paraId="26366B80"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GUID=4ba8f3de-c7d1-4bfa-80b6-e88220b5c545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[Note: R.673]</w:t>
            </w:r>
          </w:p>
        </w:tc>
      </w:tr>
      <w:tr w:rsidR="006F2CA2" w:rsidRPr="006F2CA2" w14:paraId="57F7F638" w14:textId="77777777" w:rsidTr="006F2CA2">
        <w:trPr>
          <w:divId w:val="2116439976"/>
          <w:cantSplit/>
          <w:jc w:val="center"/>
        </w:trPr>
        <w:tc>
          <w:tcPr>
            <w:tcW w:w="7080" w:type="dxa"/>
            <w:gridSpan w:val="3"/>
          </w:tcPr>
          <w:p w14:paraId="35F6F0B2"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GUID=4664f2ae-31c4-4854-a69b-b56f67cee575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roofErr w:type="spellStart"/>
            <w:r w:rsidRPr="006F2CA2">
              <w:rPr>
                <w:rFonts w:ascii="Times New Roman" w:hAnsi="Times New Roman" w:cs="Times New Roman"/>
                <w:i/>
                <w:sz w:val="22"/>
                <w:szCs w:val="20"/>
                <w:lang w:val="en-GB" w:eastAsia="en-US"/>
              </w:rPr>
              <w:t>i</w:t>
            </w:r>
            <w:proofErr w:type="spellEnd"/>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r>
            <w:r w:rsidRPr="006F2CA2">
              <w:rPr>
                <w:rFonts w:ascii="Times New Roman" w:hAnsi="Times New Roman" w:cs="Times New Roman"/>
                <w:i/>
                <w:sz w:val="22"/>
                <w:szCs w:val="20"/>
                <w:lang w:val="en-GB" w:eastAsia="en-US"/>
              </w:rPr>
              <w:t>Judgment after trial before Judge.</w:t>
            </w:r>
          </w:p>
          <w:p w14:paraId="5D7CBF0B"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GUID=236018a9-f8d5-43a0-a008-7718ebfa81e7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day of                     20    </w:t>
            </w:r>
            <w:proofErr w:type="gramStart"/>
            <w:r w:rsidRPr="006F2CA2">
              <w:rPr>
                <w:rFonts w:ascii="Times New Roman" w:hAnsi="Times New Roman" w:cs="Times New Roman"/>
                <w:sz w:val="22"/>
                <w:szCs w:val="20"/>
                <w:lang w:val="en-GB" w:eastAsia="en-US"/>
              </w:rPr>
              <w:t>  .</w:t>
            </w:r>
            <w:proofErr w:type="gramEnd"/>
          </w:p>
          <w:p w14:paraId="15B9F5CB"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GUID=eec0940a-70ec-425d-9b50-6b187a2c5ecc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This action having been tried before Justice                        on the        day of                    20    </w:t>
            </w:r>
            <w:proofErr w:type="gramStart"/>
            <w:r w:rsidRPr="006F2CA2">
              <w:rPr>
                <w:rFonts w:ascii="Times New Roman" w:hAnsi="Times New Roman" w:cs="Times New Roman"/>
                <w:sz w:val="22"/>
                <w:szCs w:val="20"/>
                <w:lang w:val="en-GB" w:eastAsia="en-US"/>
              </w:rPr>
              <w:t>  .</w:t>
            </w:r>
            <w:proofErr w:type="gramEnd"/>
          </w:p>
          <w:p w14:paraId="1A173CB2"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GUID=1037a36d-36fe-4a8c-b86f-798e4b1652b9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It is adjudged that the defendant </w:t>
            </w:r>
            <w:proofErr w:type="gramStart"/>
            <w:r w:rsidRPr="006F2CA2">
              <w:rPr>
                <w:rFonts w:ascii="Times New Roman" w:hAnsi="Times New Roman" w:cs="Times New Roman"/>
                <w:sz w:val="22"/>
                <w:szCs w:val="20"/>
                <w:lang w:val="en-GB" w:eastAsia="en-US"/>
              </w:rPr>
              <w:t>do</w:t>
            </w:r>
            <w:proofErr w:type="gramEnd"/>
            <w:r w:rsidRPr="006F2CA2">
              <w:rPr>
                <w:rFonts w:ascii="Times New Roman" w:hAnsi="Times New Roman" w:cs="Times New Roman"/>
                <w:sz w:val="22"/>
                <w:szCs w:val="20"/>
                <w:lang w:val="en-GB" w:eastAsia="en-US"/>
              </w:rPr>
              <w:t xml:space="preserve"> pay the plaintiff $             and his costs of action to be taxed (or that this action be dismissed and that the plaintiff do pay the defendant his costs to be taxed) (or as may be according to the Judge’s order).</w:t>
            </w:r>
          </w:p>
          <w:p w14:paraId="08804B3D"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GUID=37057398-0369-4498-a8b6-c01bf3546c87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(It is further adjudged that execution be stayed for         days) (and if within that time the                                gives notice of appeal, execution be further stayed until the determination of the appeal or as may be according to the Judge’s direction).</w:t>
            </w:r>
          </w:p>
          <w:p w14:paraId="3CD31D15"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GUID=48e73635-4dd1-4d40-bcc3-6471e8ad044a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above costs, etc. (as in (</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 above).</w:t>
            </w:r>
          </w:p>
          <w:p w14:paraId="0A0F71C5"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GUID=251b410a-116d-4c4a-a1b6-4d1edc5d8e21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p w14:paraId="0D8C3C74"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GUID=4dfccdc3-583b-43ba-8468-6ae5fde3fcd6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[Notes: R.571; R.673]</w:t>
            </w:r>
          </w:p>
        </w:tc>
      </w:tr>
      <w:tr w:rsidR="006F2CA2" w:rsidRPr="006F2CA2" w14:paraId="6B840106" w14:textId="77777777" w:rsidTr="006F2CA2">
        <w:trPr>
          <w:divId w:val="2116439976"/>
          <w:cantSplit/>
          <w:jc w:val="center"/>
        </w:trPr>
        <w:tc>
          <w:tcPr>
            <w:tcW w:w="7080" w:type="dxa"/>
            <w:gridSpan w:val="3"/>
          </w:tcPr>
          <w:p w14:paraId="5EADB881"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GUID=a467672b-b06a-4062-a0e0-6889efffbd09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j</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r>
            <w:r w:rsidRPr="006F2CA2">
              <w:rPr>
                <w:rFonts w:ascii="Times New Roman" w:hAnsi="Times New Roman" w:cs="Times New Roman"/>
                <w:i/>
                <w:sz w:val="22"/>
                <w:szCs w:val="20"/>
                <w:lang w:val="en-GB" w:eastAsia="en-US"/>
              </w:rPr>
              <w:t>Judgment of Dismissal.</w:t>
            </w:r>
          </w:p>
          <w:p w14:paraId="498C17DC"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GUID=a82e2822-8388-43f5-941f-c89577abf466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and entered the       day of                         20    </w:t>
            </w:r>
            <w:proofErr w:type="gramStart"/>
            <w:r w:rsidRPr="006F2CA2">
              <w:rPr>
                <w:rFonts w:ascii="Times New Roman" w:hAnsi="Times New Roman" w:cs="Times New Roman"/>
                <w:sz w:val="22"/>
                <w:szCs w:val="20"/>
                <w:lang w:val="en-GB" w:eastAsia="en-US"/>
              </w:rPr>
              <w:t>  .</w:t>
            </w:r>
            <w:proofErr w:type="gramEnd"/>
          </w:p>
          <w:p w14:paraId="1E7C3B73"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GUID=f098830e-0753-4570-989d-11b85e87f50c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This action having on the        day of                       20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xml:space="preserve"> been called on for hearing before Justice                                  , and the plaintiff having failed to appear, and the defendant having thereupon become entitled under Rule 571(2), to judgment dismissing the action and the said                                      having ordered that judgment be entered accordingly.</w:t>
            </w:r>
          </w:p>
          <w:p w14:paraId="1F016D2B"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GUID=d2e15702-709f-4234-ac2f-c0c67d384f2b </w:instrText>
            </w:r>
            <w:r w:rsidRPr="006F2CA2">
              <w:rPr>
                <w:rFonts w:ascii="Times New Roman" w:hAnsi="Times New Roman" w:cs="Times New Roman"/>
                <w:sz w:val="22"/>
                <w:szCs w:val="20"/>
                <w:lang w:val="en-GB" w:eastAsia="en-US"/>
              </w:rPr>
              <w:fldChar w:fldCharType="end"/>
            </w:r>
            <w:proofErr w:type="gramStart"/>
            <w:r w:rsidRPr="006F2CA2">
              <w:rPr>
                <w:rFonts w:ascii="Times New Roman" w:hAnsi="Times New Roman" w:cs="Times New Roman"/>
                <w:sz w:val="22"/>
                <w:szCs w:val="20"/>
                <w:lang w:val="en-GB" w:eastAsia="en-US"/>
              </w:rPr>
              <w:t>Therefore</w:t>
            </w:r>
            <w:proofErr w:type="gramEnd"/>
            <w:r w:rsidRPr="006F2CA2">
              <w:rPr>
                <w:rFonts w:ascii="Times New Roman" w:hAnsi="Times New Roman" w:cs="Times New Roman"/>
                <w:sz w:val="22"/>
                <w:szCs w:val="20"/>
                <w:lang w:val="en-GB" w:eastAsia="en-US"/>
              </w:rPr>
              <w:t xml:space="preserve"> it is adjudged that this action do stand dismissed out of this Court with costs.</w:t>
            </w:r>
          </w:p>
          <w:p w14:paraId="14C5BB8D"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GUID=595a7a2e-553e-4e15-a322-6ba692144bae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And it is further adjudged that the plaintiff </w:t>
            </w:r>
            <w:proofErr w:type="gramStart"/>
            <w:r w:rsidRPr="006F2CA2">
              <w:rPr>
                <w:rFonts w:ascii="Times New Roman" w:hAnsi="Times New Roman" w:cs="Times New Roman"/>
                <w:sz w:val="22"/>
                <w:szCs w:val="20"/>
                <w:lang w:val="en-GB" w:eastAsia="en-US"/>
              </w:rPr>
              <w:t>do</w:t>
            </w:r>
            <w:proofErr w:type="gramEnd"/>
            <w:r w:rsidRPr="006F2CA2">
              <w:rPr>
                <w:rFonts w:ascii="Times New Roman" w:hAnsi="Times New Roman" w:cs="Times New Roman"/>
                <w:sz w:val="22"/>
                <w:szCs w:val="20"/>
                <w:lang w:val="en-GB" w:eastAsia="en-US"/>
              </w:rPr>
              <w:t xml:space="preserve"> pay the defendant his costs to be taxed.</w:t>
            </w:r>
          </w:p>
          <w:p w14:paraId="00B8DB28"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GUID=cbd0b81d-7eb1-4386-a1e3-9f98df0e11b4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above costs, etc. (as in (</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 above).</w:t>
            </w:r>
          </w:p>
          <w:p w14:paraId="4EBC3338"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GUID=fddd4d12-97cc-442e-849e-88278037cad1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p w14:paraId="2505D333"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GUID=4bab49f5-a44f-4ba5-8862-a9405cdf6873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[Note: R.673]</w:t>
            </w:r>
          </w:p>
        </w:tc>
      </w:tr>
      <w:tr w:rsidR="006F2CA2" w:rsidRPr="006F2CA2" w14:paraId="4402E751" w14:textId="77777777" w:rsidTr="006F2CA2">
        <w:trPr>
          <w:divId w:val="2116439976"/>
          <w:cantSplit/>
          <w:jc w:val="center"/>
        </w:trPr>
        <w:tc>
          <w:tcPr>
            <w:tcW w:w="7080" w:type="dxa"/>
            <w:gridSpan w:val="3"/>
          </w:tcPr>
          <w:p w14:paraId="4228378B"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GUID=bc0dcd6c-67b7-4b11-823a-233dbedbd210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k</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r>
            <w:r w:rsidRPr="006F2CA2">
              <w:rPr>
                <w:rFonts w:ascii="Times New Roman" w:hAnsi="Times New Roman" w:cs="Times New Roman"/>
                <w:i/>
                <w:sz w:val="22"/>
                <w:szCs w:val="20"/>
                <w:lang w:val="en-GB" w:eastAsia="en-US"/>
              </w:rPr>
              <w:t>Judgment in pursuance of Order.</w:t>
            </w:r>
          </w:p>
          <w:p w14:paraId="1BE7ACC9"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GUID=263d306c-0e9d-4c29-8f02-9036719f010e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Pursuant to the Order of                       dated                          20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xml:space="preserve"> whereby it was ordered                         and default having been made,</w:t>
            </w:r>
          </w:p>
          <w:p w14:paraId="21DC53F8"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GUID=9117bb0b-556e-4535-947f-b3977220e65e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It is this day adjudged that the defendant </w:t>
            </w:r>
            <w:proofErr w:type="gramStart"/>
            <w:r w:rsidRPr="006F2CA2">
              <w:rPr>
                <w:rFonts w:ascii="Times New Roman" w:hAnsi="Times New Roman" w:cs="Times New Roman"/>
                <w:sz w:val="22"/>
                <w:szCs w:val="20"/>
                <w:lang w:val="en-GB" w:eastAsia="en-US"/>
              </w:rPr>
              <w:t>do</w:t>
            </w:r>
            <w:proofErr w:type="gramEnd"/>
            <w:r w:rsidRPr="006F2CA2">
              <w:rPr>
                <w:rFonts w:ascii="Times New Roman" w:hAnsi="Times New Roman" w:cs="Times New Roman"/>
                <w:sz w:val="22"/>
                <w:szCs w:val="20"/>
                <w:lang w:val="en-GB" w:eastAsia="en-US"/>
              </w:rPr>
              <w:t xml:space="preserve"> pay the plaintiff $       and costs to be taxed.</w:t>
            </w:r>
          </w:p>
          <w:p w14:paraId="1C8E065F"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GUID=ef509971-4c7a-4bf1-8ae1-8d81578353b9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above costs, etc. (as in (</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 above).</w:t>
            </w:r>
          </w:p>
          <w:p w14:paraId="0F97239C"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GUID=63d3bd06-dc80-46c2-a80d-c6b4c833604c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p w14:paraId="343DDAE2"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GUID=cf9194c8-6e66-414e-99ad-a35c7d649cfc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[Note: R.673]</w:t>
            </w:r>
          </w:p>
        </w:tc>
      </w:tr>
      <w:tr w:rsidR="006F2CA2" w:rsidRPr="006F2CA2" w14:paraId="22BA18DE" w14:textId="77777777" w:rsidTr="006F2CA2">
        <w:trPr>
          <w:divId w:val="2116439976"/>
          <w:cantSplit/>
          <w:jc w:val="center"/>
        </w:trPr>
        <w:tc>
          <w:tcPr>
            <w:tcW w:w="7080" w:type="dxa"/>
            <w:gridSpan w:val="3"/>
          </w:tcPr>
          <w:p w14:paraId="3E70F8C0"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GUID=b4b51fd5-856f-442d-ada8-eb7a302d0224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l</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r>
            <w:r w:rsidRPr="006F2CA2">
              <w:rPr>
                <w:rFonts w:ascii="Times New Roman" w:hAnsi="Times New Roman" w:cs="Times New Roman"/>
                <w:i/>
                <w:sz w:val="22"/>
                <w:szCs w:val="20"/>
                <w:lang w:val="en-GB" w:eastAsia="en-US"/>
              </w:rPr>
              <w:t>Judgment after trial before Registrar.</w:t>
            </w:r>
          </w:p>
          <w:p w14:paraId="0F03ADED"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GUID=59e911ba-f9a3-4112-a973-8f2a490e0c61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and entered the        day of                          20    </w:t>
            </w:r>
            <w:proofErr w:type="gramStart"/>
            <w:r w:rsidRPr="006F2CA2">
              <w:rPr>
                <w:rFonts w:ascii="Times New Roman" w:hAnsi="Times New Roman" w:cs="Times New Roman"/>
                <w:sz w:val="22"/>
                <w:szCs w:val="20"/>
                <w:lang w:val="en-GB" w:eastAsia="en-US"/>
              </w:rPr>
              <w:t>  .</w:t>
            </w:r>
            <w:proofErr w:type="gramEnd"/>
          </w:p>
          <w:p w14:paraId="1B341E37"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GUID=553aa764-b3eb-4612-979c-ea4341de612a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This action by an order dated the      day of                     20      having been ordered to be tried before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xml:space="preserve"> Registrar of the Family Justice Courts and the said Registrar having tried the said action and having by his certificate dated the        day of                        , 20        directed that judgment as hereinafter provided be entered for the plaintiff (or defendant),</w:t>
            </w:r>
          </w:p>
          <w:p w14:paraId="3977D18A"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GUID=207e3914-9435-4420-af87-46fa4f9f063e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It is adjudged that (as in (</w:t>
            </w:r>
            <w:proofErr w:type="spellStart"/>
            <w:r w:rsidRPr="006F2CA2">
              <w:rPr>
                <w:rFonts w:ascii="Times New Roman" w:hAnsi="Times New Roman" w:cs="Times New Roman"/>
                <w:i/>
                <w:sz w:val="22"/>
                <w:szCs w:val="20"/>
                <w:lang w:val="en-GB" w:eastAsia="en-US"/>
              </w:rPr>
              <w:t>i</w:t>
            </w:r>
            <w:proofErr w:type="spellEnd"/>
            <w:r w:rsidRPr="006F2CA2">
              <w:rPr>
                <w:rFonts w:ascii="Times New Roman" w:hAnsi="Times New Roman" w:cs="Times New Roman"/>
                <w:sz w:val="22"/>
                <w:szCs w:val="20"/>
                <w:lang w:val="en-GB" w:eastAsia="en-US"/>
              </w:rPr>
              <w:t>) above according to the Registrar’s certificate).</w:t>
            </w:r>
          </w:p>
          <w:p w14:paraId="44AE5F64"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GUID=2737f22b-aec7-4467-ba87-18c7925155fa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p w14:paraId="708E6B5F"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GUID=c2d48f45-ed52-491b-848a-e56e3f9f8131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[Notes: R.563; R.673]</w:t>
            </w:r>
          </w:p>
        </w:tc>
      </w:tr>
      <w:tr w:rsidR="006F2CA2" w:rsidRPr="006F2CA2" w14:paraId="455D2B1F" w14:textId="77777777" w:rsidTr="006F2CA2">
        <w:trPr>
          <w:divId w:val="2116439976"/>
          <w:cantSplit/>
          <w:jc w:val="center"/>
        </w:trPr>
        <w:tc>
          <w:tcPr>
            <w:tcW w:w="7080" w:type="dxa"/>
            <w:gridSpan w:val="3"/>
          </w:tcPr>
          <w:p w14:paraId="5858D224"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GUID=5fa41a08-e850-4598-bc48-09eae7c204bb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m</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r>
            <w:r w:rsidRPr="006F2CA2">
              <w:rPr>
                <w:rFonts w:ascii="Times New Roman" w:hAnsi="Times New Roman" w:cs="Times New Roman"/>
                <w:i/>
                <w:sz w:val="22"/>
                <w:szCs w:val="20"/>
                <w:lang w:val="en-GB" w:eastAsia="en-US"/>
              </w:rPr>
              <w:t>Judgment after decision of preliminary issue.</w:t>
            </w:r>
          </w:p>
          <w:p w14:paraId="62829295"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GUID=134800ad-7777-4afc-a8a9-e84f5e3fb548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and entered the       day of                    20    </w:t>
            </w:r>
            <w:proofErr w:type="gramStart"/>
            <w:r w:rsidRPr="006F2CA2">
              <w:rPr>
                <w:rFonts w:ascii="Times New Roman" w:hAnsi="Times New Roman" w:cs="Times New Roman"/>
                <w:sz w:val="22"/>
                <w:szCs w:val="20"/>
                <w:lang w:val="en-GB" w:eastAsia="en-US"/>
              </w:rPr>
              <w:t>  .</w:t>
            </w:r>
            <w:proofErr w:type="gramEnd"/>
          </w:p>
          <w:p w14:paraId="463E405C"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GUID=fb067407-4a85-4e08-a376-36d807efd25b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issue (or question) arising in this cause (or matter) by the order dated the         day of                           20        ordered to be tried before Justice                 having on the        day of                          20       been tried before the said                    and the said                    having found                     and having ordered that judgment as hereinafter provided be entered for the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or having dismissed the cause or matter),</w:t>
            </w:r>
          </w:p>
          <w:p w14:paraId="5D37E848"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GUID=8ff9607b-9629-40fb-94b0-6c63877e6da3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It is this day adjudged that (the defendant do pay the plaintiff $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xml:space="preserve"> (and his costs of action to be taxed) (the plaintiff do pay the defendant his costs of defence to be taxed) (or as may be according to the order made).</w:t>
            </w:r>
          </w:p>
          <w:p w14:paraId="44D6EA59"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GUID=ed6ef3b6-7df3-4de8-8f51-d48c4af875ff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03E92A28"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GUID=b4a585b3-4cb2-4cfd-bc8e-279869b0ff62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p w14:paraId="2303017F"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GUID=e655a317-3abd-4667-adc1-52d0b1c4b68b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[Note: R.673]</w:t>
            </w:r>
          </w:p>
        </w:tc>
      </w:tr>
      <w:tr w:rsidR="006F2CA2" w:rsidRPr="006F2CA2" w14:paraId="2D926F3A" w14:textId="77777777" w:rsidTr="006F2CA2">
        <w:trPr>
          <w:divId w:val="2116439976"/>
          <w:cantSplit/>
          <w:jc w:val="center"/>
        </w:trPr>
        <w:tc>
          <w:tcPr>
            <w:tcW w:w="7080" w:type="dxa"/>
            <w:gridSpan w:val="3"/>
          </w:tcPr>
          <w:p w14:paraId="224C10C4"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GUID=b01fa7b0-f55b-428f-90c7-47763047f345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n</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r>
            <w:r w:rsidRPr="006F2CA2">
              <w:rPr>
                <w:rFonts w:ascii="Times New Roman" w:hAnsi="Times New Roman" w:cs="Times New Roman"/>
                <w:i/>
                <w:sz w:val="22"/>
                <w:szCs w:val="20"/>
                <w:lang w:val="en-GB" w:eastAsia="en-US"/>
              </w:rPr>
              <w:t>Judgment for liquidated sum against personal representative.</w:t>
            </w:r>
          </w:p>
          <w:p w14:paraId="5B2BF423"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GUID=8a744567-be3d-4a67-9713-8abb4566a2de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and entered the      day of                           20    </w:t>
            </w:r>
            <w:proofErr w:type="gramStart"/>
            <w:r w:rsidRPr="006F2CA2">
              <w:rPr>
                <w:rFonts w:ascii="Times New Roman" w:hAnsi="Times New Roman" w:cs="Times New Roman"/>
                <w:sz w:val="22"/>
                <w:szCs w:val="20"/>
                <w:lang w:val="en-GB" w:eastAsia="en-US"/>
              </w:rPr>
              <w:t>  .</w:t>
            </w:r>
            <w:proofErr w:type="gramEnd"/>
          </w:p>
          <w:p w14:paraId="4041C0C0"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GUID=723ce195-1e35-459b-900b-fb45bea02323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(Recital as in (</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 or (</w:t>
            </w:r>
            <w:r w:rsidRPr="006F2CA2">
              <w:rPr>
                <w:rFonts w:ascii="Times New Roman" w:hAnsi="Times New Roman" w:cs="Times New Roman"/>
                <w:i/>
                <w:sz w:val="22"/>
                <w:szCs w:val="20"/>
                <w:lang w:val="en-GB" w:eastAsia="en-US"/>
              </w:rPr>
              <w:t>f</w:t>
            </w:r>
            <w:r w:rsidRPr="006F2CA2">
              <w:rPr>
                <w:rFonts w:ascii="Times New Roman" w:hAnsi="Times New Roman" w:cs="Times New Roman"/>
                <w:sz w:val="22"/>
                <w:szCs w:val="20"/>
                <w:lang w:val="en-GB" w:eastAsia="en-US"/>
              </w:rPr>
              <w:t>) to (</w:t>
            </w:r>
            <w:r w:rsidRPr="006F2CA2">
              <w:rPr>
                <w:rFonts w:ascii="Times New Roman" w:hAnsi="Times New Roman" w:cs="Times New Roman"/>
                <w:i/>
                <w:sz w:val="22"/>
                <w:szCs w:val="20"/>
                <w:lang w:val="en-GB" w:eastAsia="en-US"/>
              </w:rPr>
              <w:t>n</w:t>
            </w:r>
            <w:r w:rsidRPr="006F2CA2">
              <w:rPr>
                <w:rFonts w:ascii="Times New Roman" w:hAnsi="Times New Roman" w:cs="Times New Roman"/>
                <w:sz w:val="22"/>
                <w:szCs w:val="20"/>
                <w:lang w:val="en-GB" w:eastAsia="en-US"/>
              </w:rPr>
              <w:t>) according to the circumstances in which judgment was obtained),</w:t>
            </w:r>
          </w:p>
          <w:p w14:paraId="358C5E04"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GUID=015859b6-14a2-4299-9ff7-fb2d0dcfffcf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It is adjudged that the defendant as executor (or administrator) of the abovenamed                          deceased do pay the plaintiff $           and costs to be taxed, the said sum and costs to be levied of the real and personal estate within the meaning of the Probate and Administration Act (Cap. 251) of the deceased at the time of his death come to the hands of the defendant as such executor (or administrator) to be administered, if he has or shall hereafter have so much thereof in his hands to be administered, and if he has not so much thereof, in his hands to be administered, then, as to the costs aforesaid, to be levied of the movable property of the defendant authorised by law to be seized in execution (or as may be according to the order made).</w:t>
            </w:r>
          </w:p>
          <w:p w14:paraId="64FF983E"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GUID=3f9504ba-c5cf-4d18-b835-cb6cb8d423da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above costs, etc. (as in (</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 above).</w:t>
            </w:r>
          </w:p>
          <w:p w14:paraId="3C8065BB"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GUID=23a60796-e301-412d-af07-5e7ec4f9682b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p w14:paraId="24CB7D4B"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GUID=51183cf9-c64c-4c54-8ba5-a1c69d9d7bcc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[Note: R.861]</w:t>
            </w:r>
          </w:p>
        </w:tc>
      </w:tr>
      <w:tr w:rsidR="006F2CA2" w:rsidRPr="006F2CA2" w14:paraId="7B3FE9BF" w14:textId="77777777" w:rsidTr="006F2CA2">
        <w:trPr>
          <w:divId w:val="2116439976"/>
          <w:cantSplit/>
          <w:jc w:val="center"/>
        </w:trPr>
        <w:tc>
          <w:tcPr>
            <w:tcW w:w="7080" w:type="dxa"/>
            <w:gridSpan w:val="3"/>
          </w:tcPr>
          <w:p w14:paraId="65C1DAC3"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GUID=29b59ca7-dbfe-43be-8278-d076be7b8442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o</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r>
            <w:r w:rsidRPr="006F2CA2">
              <w:rPr>
                <w:rFonts w:ascii="Times New Roman" w:hAnsi="Times New Roman" w:cs="Times New Roman"/>
                <w:i/>
                <w:sz w:val="22"/>
                <w:szCs w:val="20"/>
                <w:lang w:val="en-GB" w:eastAsia="en-US"/>
              </w:rPr>
              <w:t>Judgment for defendant’s costs on discontinuance.</w:t>
            </w:r>
          </w:p>
          <w:p w14:paraId="58F24ABF"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GUID=add1acdc-8b69-4a38-a369-a72d48c6f8fd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day of                 20   </w:t>
            </w:r>
            <w:proofErr w:type="gramStart"/>
            <w:r w:rsidRPr="006F2CA2">
              <w:rPr>
                <w:rFonts w:ascii="Times New Roman" w:hAnsi="Times New Roman" w:cs="Times New Roman"/>
                <w:sz w:val="22"/>
                <w:szCs w:val="20"/>
                <w:lang w:val="en-GB" w:eastAsia="en-US"/>
              </w:rPr>
              <w:t>  .</w:t>
            </w:r>
            <w:proofErr w:type="gramEnd"/>
          </w:p>
          <w:p w14:paraId="622A6E68"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GUID=fb5dc99e-2c6c-4bc4-9c76-bb62efcd46e5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plaintiff having by a notice in writing dated the        day of                    20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xml:space="preserve"> discontinued this action (or withdrawn his claim in this action for                    ) and                 the defendant’s costs of the action (or of the claim withdrawn) having been taxed and allowed at $           as appears by the Registrar’s certificate dated the        day of                         20      , and the plaintiff not having paid the sum within 4 days after taxation,</w:t>
            </w:r>
          </w:p>
          <w:p w14:paraId="10DA70A3"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GUID=aafcd58e-ae2d-48c0-a45d-03c354eb8f4b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It is this day adjudged that the plaintiff </w:t>
            </w:r>
            <w:proofErr w:type="gramStart"/>
            <w:r w:rsidRPr="006F2CA2">
              <w:rPr>
                <w:rFonts w:ascii="Times New Roman" w:hAnsi="Times New Roman" w:cs="Times New Roman"/>
                <w:sz w:val="22"/>
                <w:szCs w:val="20"/>
                <w:lang w:val="en-GB" w:eastAsia="en-US"/>
              </w:rPr>
              <w:t>do</w:t>
            </w:r>
            <w:proofErr w:type="gramEnd"/>
            <w:r w:rsidRPr="006F2CA2">
              <w:rPr>
                <w:rFonts w:ascii="Times New Roman" w:hAnsi="Times New Roman" w:cs="Times New Roman"/>
                <w:sz w:val="22"/>
                <w:szCs w:val="20"/>
                <w:lang w:val="en-GB" w:eastAsia="en-US"/>
              </w:rPr>
              <w:t xml:space="preserve"> pay the defendant $           the said taxed costs.</w:t>
            </w:r>
          </w:p>
          <w:p w14:paraId="271FE36D"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GUID=7761c856-5f62-4fc0-bd55-cd42f0d03346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0D6487A5"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GUID=91d66dae-2f13-4953-ab5f-6f094b9be8ea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p w14:paraId="64B47D83"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GUID=39f7a028-aabd-4ac2-b615-869e35b84c86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[Notes: R.861(3), (4)]</w:t>
            </w:r>
          </w:p>
        </w:tc>
      </w:tr>
      <w:tr w:rsidR="006F2CA2" w:rsidRPr="006F2CA2" w14:paraId="1FDD8D2D" w14:textId="77777777" w:rsidTr="006F2CA2">
        <w:trPr>
          <w:divId w:val="2116439976"/>
          <w:cantSplit/>
          <w:jc w:val="center"/>
        </w:trPr>
        <w:tc>
          <w:tcPr>
            <w:tcW w:w="7080" w:type="dxa"/>
            <w:gridSpan w:val="3"/>
          </w:tcPr>
          <w:p w14:paraId="5DF73873"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GUID=1168520a-2ade-41e1-b55a-0017c3a710b7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p</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r>
            <w:r w:rsidRPr="006F2CA2">
              <w:rPr>
                <w:rFonts w:ascii="Times New Roman" w:hAnsi="Times New Roman" w:cs="Times New Roman"/>
                <w:i/>
                <w:sz w:val="22"/>
                <w:szCs w:val="20"/>
                <w:lang w:val="en-GB" w:eastAsia="en-US"/>
              </w:rPr>
              <w:t>Judgment for costs after acceptance of money paid into Court.</w:t>
            </w:r>
          </w:p>
          <w:p w14:paraId="703D7B8D"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GUID=a4a976c1-890d-44b8-8874-b3d629cfce80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day of                       20  </w:t>
            </w:r>
            <w:proofErr w:type="gramStart"/>
            <w:r w:rsidRPr="006F2CA2">
              <w:rPr>
                <w:rFonts w:ascii="Times New Roman" w:hAnsi="Times New Roman" w:cs="Times New Roman"/>
                <w:sz w:val="22"/>
                <w:szCs w:val="20"/>
                <w:lang w:val="en-GB" w:eastAsia="en-US"/>
              </w:rPr>
              <w:t>  .</w:t>
            </w:r>
            <w:proofErr w:type="gramEnd"/>
          </w:p>
          <w:p w14:paraId="01B9C005"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GUID=cc2eaf22-56f2-4fe8-9a09-16fdb8668fe3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defendant having paid into Court in this action the sum of $               in satisfaction of the plaintiff’s cause(s) of action (or in satisfaction of the plaintiff’s cause of action for                     ), and the plaintiff having by his notice dated the         day of                       20         accepted that sum in satisfaction of his cause(s) of action (or in satisfaction of his cause of action for                             ,                       ; abandoned his other cause(s) of action), and the plaintiff’s costs herein having been taxed and allowed at $              as appears by the Registrar’s certificate dated the           day of                        20          , and the defendant not having paid the sum within 48 hours after taxation,</w:t>
            </w:r>
          </w:p>
          <w:p w14:paraId="4E083397"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GUID=e0d68bbc-62c4-4b68-b6fc-c6d997c29548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It is this day adjudged that the defendant </w:t>
            </w:r>
            <w:proofErr w:type="gramStart"/>
            <w:r w:rsidRPr="006F2CA2">
              <w:rPr>
                <w:rFonts w:ascii="Times New Roman" w:hAnsi="Times New Roman" w:cs="Times New Roman"/>
                <w:sz w:val="22"/>
                <w:szCs w:val="20"/>
                <w:lang w:val="en-GB" w:eastAsia="en-US"/>
              </w:rPr>
              <w:t>do</w:t>
            </w:r>
            <w:proofErr w:type="gramEnd"/>
            <w:r w:rsidRPr="006F2CA2">
              <w:rPr>
                <w:rFonts w:ascii="Times New Roman" w:hAnsi="Times New Roman" w:cs="Times New Roman"/>
                <w:sz w:val="22"/>
                <w:szCs w:val="20"/>
                <w:lang w:val="en-GB" w:eastAsia="en-US"/>
              </w:rPr>
              <w:t xml:space="preserve"> pay the plaintiff $             the said taxed costs.</w:t>
            </w:r>
          </w:p>
          <w:p w14:paraId="2BB01568"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GUID=ab7b1894-42e4-4f48-9aa1-d8357b1cc238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1D31F054"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GUID=7c7f1978-28ba-4670-b09b-bae19e8e595d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tc>
      </w:tr>
    </w:tbl>
    <w:p w14:paraId="117DB5D7"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7100" w:type="dxa"/>
        <w:jc w:val="center"/>
        <w:tblLook w:val="04A0" w:firstRow="1" w:lastRow="0" w:firstColumn="1" w:lastColumn="0" w:noHBand="0" w:noVBand="1"/>
      </w:tblPr>
      <w:tblGrid>
        <w:gridCol w:w="1420"/>
        <w:gridCol w:w="3159"/>
        <w:gridCol w:w="1121"/>
        <w:gridCol w:w="1400"/>
      </w:tblGrid>
      <w:tr w:rsidR="006F2CA2" w:rsidRPr="006F2CA2" w14:paraId="3D794178" w14:textId="77777777" w:rsidTr="006F2CA2">
        <w:trPr>
          <w:divId w:val="2116439976"/>
          <w:cantSplit/>
          <w:jc w:val="center"/>
        </w:trPr>
        <w:tc>
          <w:tcPr>
            <w:tcW w:w="7100" w:type="dxa"/>
            <w:gridSpan w:val="4"/>
          </w:tcPr>
          <w:p w14:paraId="1EB5BF5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GUID=8bc1f381-6742-4f0b-96c1-a04df679fb6c </w:instrText>
            </w:r>
            <w:r w:rsidRPr="006F2CA2">
              <w:rPr>
                <w:rFonts w:ascii="Times New Roman" w:hAnsi="Times New Roman" w:cs="Times New Roman"/>
                <w:sz w:val="22"/>
                <w:szCs w:val="20"/>
                <w:lang w:val="en-GB" w:eastAsia="en-US"/>
              </w:rPr>
              <w:fldChar w:fldCharType="end"/>
            </w:r>
            <w:r w:rsidR="00ED7FA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75</w:t>
            </w:r>
          </w:p>
        </w:tc>
      </w:tr>
      <w:tr w:rsidR="006F2CA2" w:rsidRPr="006F2CA2" w14:paraId="194879BE" w14:textId="77777777" w:rsidTr="006F2CA2">
        <w:trPr>
          <w:gridAfter w:val="2"/>
          <w:divId w:val="2116439976"/>
          <w:wAfter w:w="2521" w:type="dxa"/>
          <w:cantSplit/>
          <w:jc w:val="center"/>
        </w:trPr>
        <w:tc>
          <w:tcPr>
            <w:tcW w:w="4579" w:type="dxa"/>
            <w:gridSpan w:val="2"/>
          </w:tcPr>
          <w:p w14:paraId="6FD17786"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R.350</w:t>
            </w:r>
          </w:p>
          <w:p w14:paraId="51E35533" w14:textId="77777777" w:rsidR="006F2CA2" w:rsidRPr="006F2CA2" w:rsidRDefault="006F2CA2" w:rsidP="006F2CA2">
            <w:pPr>
              <w:spacing w:before="60" w:after="60" w:line="240" w:lineRule="auto"/>
              <w:ind w:left="2615"/>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GUID=e9125727-3345-4712-bdf6-b29d5e236b95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NOTICE TO BE ENDORSED ON </w:t>
            </w:r>
            <w:r w:rsidRPr="006F2CA2">
              <w:rPr>
                <w:rFonts w:ascii="Times New Roman" w:hAnsi="Times New Roman" w:cs="Times New Roman"/>
                <w:sz w:val="22"/>
                <w:szCs w:val="20"/>
                <w:lang w:val="en-GB" w:eastAsia="en-US"/>
              </w:rPr>
              <w:br/>
              <w:t>COPY OF COUNTERCLAIM</w:t>
            </w:r>
          </w:p>
        </w:tc>
      </w:tr>
      <w:tr w:rsidR="006F2CA2" w:rsidRPr="006F2CA2" w14:paraId="27E54619" w14:textId="77777777" w:rsidTr="006F2CA2">
        <w:trPr>
          <w:divId w:val="2116439976"/>
          <w:cantSplit/>
          <w:jc w:val="center"/>
        </w:trPr>
        <w:tc>
          <w:tcPr>
            <w:tcW w:w="7100" w:type="dxa"/>
            <w:gridSpan w:val="4"/>
          </w:tcPr>
          <w:p w14:paraId="0C733D4D"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GUID=d7f8bbfb-bacf-4a6b-b4f3-e6f7cd799a59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w:t>
            </w:r>
          </w:p>
          <w:p w14:paraId="3C036D31"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GUID=9b0461df-c7af-424c-8a6e-77c6a1dea44d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Take notice that, if you intend to defend this counterclaim, an appearance must be entered to the counterclaim on your behalf within 8 days (or if the counterclaim is to be served out of the jurisdiction, insert here the time fixed by the order giving leave to serve the counterclaim out of the jurisdiction) using the electronic filing service after the service of this defence and counterclaim on you, otherwise judgment may be given against you without further notice.</w:t>
            </w:r>
          </w:p>
          <w:p w14:paraId="6A80CFCF"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GUID=7179eda6-c646-4a17-a086-f4c5e29a65dc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Directions for entering appearance.</w:t>
            </w:r>
          </w:p>
          <w:p w14:paraId="6AB11E53"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GUID=a7141987-d563-410c-a5fe-ff53874a2ff8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person served with this counterclaim may enter an appearance in person or by a solicitor at the Registry of the Family Justice Courts using the electronic filing service.</w:t>
            </w:r>
          </w:p>
        </w:tc>
      </w:tr>
      <w:tr w:rsidR="006F2CA2" w:rsidRPr="006F2CA2" w14:paraId="6E700760" w14:textId="77777777" w:rsidTr="006F2CA2">
        <w:trPr>
          <w:divId w:val="2116439976"/>
          <w:cantSplit/>
          <w:jc w:val="center"/>
        </w:trPr>
        <w:tc>
          <w:tcPr>
            <w:tcW w:w="7100" w:type="dxa"/>
            <w:gridSpan w:val="4"/>
          </w:tcPr>
          <w:p w14:paraId="21BEEECC"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34DBC70D" w14:textId="77777777" w:rsidR="006F2CA2" w:rsidRPr="006F2CA2" w:rsidRDefault="006F2CA2" w:rsidP="00ED7F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GUID=923c72d3-a601-4249-aaae-1f5aa6023494 </w:instrText>
            </w:r>
            <w:r w:rsidRPr="006F2CA2">
              <w:rPr>
                <w:rFonts w:ascii="Times New Roman" w:hAnsi="Times New Roman" w:cs="Times New Roman"/>
                <w:sz w:val="22"/>
                <w:szCs w:val="20"/>
                <w:lang w:val="en-GB" w:eastAsia="en-US"/>
              </w:rPr>
              <w:fldChar w:fldCharType="end"/>
            </w:r>
            <w:r w:rsidR="00ED7FA2">
              <w:rPr>
                <w:rFonts w:ascii="Times New Roman" w:hAnsi="Times New Roman" w:cs="Times New Roman"/>
                <w:sz w:val="22"/>
                <w:szCs w:val="20"/>
                <w:lang w:val="en-GB" w:eastAsia="en-US"/>
              </w:rPr>
              <w:t xml:space="preserve">FORM </w:t>
            </w:r>
            <w:r w:rsidRPr="006F2CA2">
              <w:rPr>
                <w:rFonts w:ascii="Times New Roman" w:hAnsi="Times New Roman" w:cs="Times New Roman"/>
                <w:sz w:val="22"/>
                <w:szCs w:val="20"/>
                <w:lang w:val="en-GB" w:eastAsia="en-US"/>
              </w:rPr>
              <w:t>76</w:t>
            </w:r>
          </w:p>
        </w:tc>
      </w:tr>
      <w:tr w:rsidR="006F2CA2" w:rsidRPr="006F2CA2" w14:paraId="709FB201" w14:textId="77777777" w:rsidTr="006F2CA2">
        <w:trPr>
          <w:divId w:val="2116439976"/>
          <w:cantSplit/>
          <w:jc w:val="center"/>
        </w:trPr>
        <w:tc>
          <w:tcPr>
            <w:tcW w:w="1420" w:type="dxa"/>
          </w:tcPr>
          <w:p w14:paraId="5AD7DCEB"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GUID=d77f08ca-1ded-41ee-ac04-4d1934698bf6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R.362</w:t>
            </w:r>
          </w:p>
        </w:tc>
        <w:tc>
          <w:tcPr>
            <w:tcW w:w="4280" w:type="dxa"/>
            <w:gridSpan w:val="2"/>
          </w:tcPr>
          <w:p w14:paraId="264304B4"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7418455B"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GUID=1f6c75a0-640e-41b3-8039-4916fb36bad9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NOTICE OF ACTION</w:t>
            </w:r>
          </w:p>
        </w:tc>
        <w:tc>
          <w:tcPr>
            <w:tcW w:w="1400" w:type="dxa"/>
          </w:tcPr>
          <w:p w14:paraId="62299756"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GUID=62a0718c-c8ac-47d0-a025-c3ecb27953de </w:instrText>
            </w:r>
            <w:r w:rsidRPr="006F2CA2">
              <w:rPr>
                <w:rFonts w:ascii="Times New Roman" w:hAnsi="Times New Roman" w:cs="Times New Roman"/>
                <w:sz w:val="22"/>
                <w:szCs w:val="20"/>
                <w:lang w:val="en-GB" w:eastAsia="en-US"/>
              </w:rPr>
              <w:fldChar w:fldCharType="end"/>
            </w:r>
          </w:p>
        </w:tc>
      </w:tr>
      <w:tr w:rsidR="006F2CA2" w:rsidRPr="006F2CA2" w14:paraId="02409489" w14:textId="77777777" w:rsidTr="006F2CA2">
        <w:trPr>
          <w:divId w:val="2116439976"/>
          <w:cantSplit/>
          <w:jc w:val="center"/>
        </w:trPr>
        <w:tc>
          <w:tcPr>
            <w:tcW w:w="7100" w:type="dxa"/>
            <w:gridSpan w:val="4"/>
          </w:tcPr>
          <w:p w14:paraId="397CC28E"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GUID=ff419e89-6a4d-4ce7-86e6-d6209043102e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tc>
      </w:tr>
      <w:tr w:rsidR="006F2CA2" w:rsidRPr="006F2CA2" w14:paraId="5EEE865F" w14:textId="77777777" w:rsidTr="006F2CA2">
        <w:trPr>
          <w:divId w:val="2116439976"/>
          <w:cantSplit/>
          <w:jc w:val="center"/>
        </w:trPr>
        <w:tc>
          <w:tcPr>
            <w:tcW w:w="7100" w:type="dxa"/>
            <w:gridSpan w:val="4"/>
          </w:tcPr>
          <w:p w14:paraId="028F022C"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GUID=0e5d7f8c-5a0a-4610-915c-5d4e7658ec0d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of</w:t>
            </w:r>
          </w:p>
          <w:p w14:paraId="43530084"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GUID=bfc44f25-be5f-4da4-8acb-add1499c7186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TAKE NOTICE THAT:</w:t>
            </w:r>
          </w:p>
          <w:p w14:paraId="6247B112"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GUID=7babd3f8-16b0-4204-b9ac-e388708d3ca6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  An action has been begun in the Family Courts / Family Division of the High Court* in accordance with the writ of summons/originating summons attached hereto.</w:t>
            </w:r>
          </w:p>
          <w:p w14:paraId="7360F207"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GUID=67c1c84f-ee57-4ead-b41e-b3358e98dfc1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  You are or may be one of the persons who is interested in the action.</w:t>
            </w:r>
          </w:p>
          <w:p w14:paraId="6931E55C"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GUID=8435e93a-8f11-41f7-adfa-8f655af2bea4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(3)  You may within 8 days after service of this notice enter an appearance using the electronic filing service and thereby become a party to the action.</w:t>
            </w:r>
          </w:p>
          <w:p w14:paraId="3A38ED23"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GUID=dadf7ae4-93b5-49b6-b6db-4a450fe62d34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(4)  If you do not enter an appearance you will be bound by any judgment given in the action as if you were a party to it.</w:t>
            </w:r>
          </w:p>
          <w:p w14:paraId="34EE3514"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GUID=0bcf1b88-0977-4bbe-aa75-cf5c8abdd3a4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3177002E"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GUID=917c7dc6-a433-4c84-a243-8030cbdafcd5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w:t>
            </w:r>
          </w:p>
          <w:p w14:paraId="3D4EBC3A"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GUID=0413a02d-6cf8-437b-a888-9924110276e0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Solicitor for</w:t>
            </w:r>
          </w:p>
          <w:p w14:paraId="1097DCE8"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GUID=34f793f1-8192-4f2a-946c-ba3fb79ee422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Directions for entering appearance.</w:t>
            </w:r>
          </w:p>
          <w:p w14:paraId="2D026FF9"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GUID=0fdd54ab-981d-448d-a8f4-efa11ef9c647 </w:instrText>
            </w:r>
            <w:r w:rsidRPr="006F2CA2">
              <w:rPr>
                <w:rFonts w:ascii="Times New Roman" w:hAnsi="Times New Roman" w:cs="Times New Roman"/>
                <w:sz w:val="22"/>
                <w:szCs w:val="20"/>
                <w:lang w:val="en-GB" w:eastAsia="en-US"/>
              </w:rPr>
              <w:fldChar w:fldCharType="end"/>
            </w:r>
            <w:r w:rsidR="00ED7FA2">
              <w:rPr>
                <w:rFonts w:ascii="Times New Roman" w:hAnsi="Times New Roman" w:cs="Times New Roman"/>
                <w:sz w:val="22"/>
                <w:szCs w:val="20"/>
                <w:lang w:val="en-GB" w:eastAsia="en-US"/>
              </w:rPr>
              <w:t>(As in FORM</w:t>
            </w:r>
            <w:r w:rsidRPr="006F2CA2">
              <w:rPr>
                <w:rFonts w:ascii="Times New Roman" w:hAnsi="Times New Roman" w:cs="Times New Roman"/>
                <w:sz w:val="22"/>
                <w:szCs w:val="20"/>
                <w:lang w:val="en-GB" w:eastAsia="en-US"/>
              </w:rPr>
              <w:t xml:space="preserve"> 77)</w:t>
            </w:r>
          </w:p>
          <w:p w14:paraId="518E6611"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 to delete accordingly.</w:t>
            </w:r>
          </w:p>
        </w:tc>
      </w:tr>
    </w:tbl>
    <w:p w14:paraId="7FA5CF70"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7296" w:type="dxa"/>
        <w:jc w:val="center"/>
        <w:tblLook w:val="04A0" w:firstRow="1" w:lastRow="0" w:firstColumn="1" w:lastColumn="0" w:noHBand="0" w:noVBand="1"/>
      </w:tblPr>
      <w:tblGrid>
        <w:gridCol w:w="1300"/>
        <w:gridCol w:w="29"/>
        <w:gridCol w:w="4531"/>
        <w:gridCol w:w="509"/>
        <w:gridCol w:w="751"/>
        <w:gridCol w:w="176"/>
      </w:tblGrid>
      <w:tr w:rsidR="006F2CA2" w:rsidRPr="006F2CA2" w14:paraId="72CD6181" w14:textId="77777777" w:rsidTr="00ED7FA2">
        <w:trPr>
          <w:gridAfter w:val="1"/>
          <w:divId w:val="2116439976"/>
          <w:wAfter w:w="176" w:type="dxa"/>
          <w:cantSplit/>
          <w:jc w:val="center"/>
        </w:trPr>
        <w:tc>
          <w:tcPr>
            <w:tcW w:w="7120" w:type="dxa"/>
            <w:gridSpan w:val="5"/>
          </w:tcPr>
          <w:p w14:paraId="1713EF3B"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GUID=d257f29d-cc7c-46c4-bcea-a951dad04338 </w:instrText>
            </w:r>
            <w:r w:rsidRPr="006F2CA2">
              <w:rPr>
                <w:rFonts w:ascii="Times New Roman" w:hAnsi="Times New Roman" w:cs="Times New Roman"/>
                <w:sz w:val="22"/>
                <w:szCs w:val="20"/>
                <w:lang w:val="en-GB" w:eastAsia="en-US"/>
              </w:rPr>
              <w:fldChar w:fldCharType="end"/>
            </w:r>
            <w:r w:rsidR="00ED7FA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77</w:t>
            </w:r>
          </w:p>
        </w:tc>
      </w:tr>
      <w:tr w:rsidR="006F2CA2" w:rsidRPr="006F2CA2" w14:paraId="0D962DB4" w14:textId="77777777" w:rsidTr="00ED7FA2">
        <w:trPr>
          <w:gridAfter w:val="1"/>
          <w:divId w:val="2116439976"/>
          <w:wAfter w:w="176" w:type="dxa"/>
          <w:cantSplit/>
          <w:jc w:val="center"/>
        </w:trPr>
        <w:tc>
          <w:tcPr>
            <w:tcW w:w="1300" w:type="dxa"/>
          </w:tcPr>
          <w:p w14:paraId="4C227F1C"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GUID=3ef40758-0190-4801-87e4-4076ac3c8268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R.367</w:t>
            </w:r>
          </w:p>
        </w:tc>
        <w:tc>
          <w:tcPr>
            <w:tcW w:w="4560" w:type="dxa"/>
            <w:gridSpan w:val="2"/>
          </w:tcPr>
          <w:p w14:paraId="627328B7"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76EDE29F"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GUID=0a45b3c8-4130-48cd-ba1d-8c07e2db0720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THIRD PARTY NOTICE CLAIMING </w:t>
            </w:r>
            <w:r w:rsidRPr="006F2CA2">
              <w:rPr>
                <w:rFonts w:ascii="Times New Roman" w:hAnsi="Times New Roman" w:cs="Times New Roman"/>
                <w:sz w:val="22"/>
                <w:szCs w:val="20"/>
                <w:lang w:val="en-GB" w:eastAsia="en-US"/>
              </w:rPr>
              <w:br/>
              <w:t xml:space="preserve">CONTRIBUTION OR INDEMNITY OR </w:t>
            </w:r>
            <w:r w:rsidRPr="006F2CA2">
              <w:rPr>
                <w:rFonts w:ascii="Times New Roman" w:hAnsi="Times New Roman" w:cs="Times New Roman"/>
                <w:sz w:val="22"/>
                <w:szCs w:val="20"/>
                <w:lang w:val="en-GB" w:eastAsia="en-US"/>
              </w:rPr>
              <w:br/>
              <w:t>OTHER RELIEF OR REMEDY</w:t>
            </w:r>
          </w:p>
        </w:tc>
        <w:tc>
          <w:tcPr>
            <w:tcW w:w="1260" w:type="dxa"/>
            <w:gridSpan w:val="2"/>
          </w:tcPr>
          <w:p w14:paraId="1F1BEE6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GUID=3158af95-c3d9-4aec-938c-f7033f86e8fc </w:instrText>
            </w:r>
            <w:r w:rsidRPr="006F2CA2">
              <w:rPr>
                <w:rFonts w:ascii="Times New Roman" w:hAnsi="Times New Roman" w:cs="Times New Roman"/>
                <w:sz w:val="22"/>
                <w:szCs w:val="20"/>
                <w:lang w:val="en-GB" w:eastAsia="en-US"/>
              </w:rPr>
              <w:fldChar w:fldCharType="end"/>
            </w:r>
          </w:p>
        </w:tc>
      </w:tr>
      <w:tr w:rsidR="006F2CA2" w:rsidRPr="006F2CA2" w14:paraId="7C9A5E44" w14:textId="77777777" w:rsidTr="00ED7FA2">
        <w:trPr>
          <w:gridAfter w:val="1"/>
          <w:divId w:val="2116439976"/>
          <w:wAfter w:w="176" w:type="dxa"/>
          <w:cantSplit/>
          <w:jc w:val="center"/>
        </w:trPr>
        <w:tc>
          <w:tcPr>
            <w:tcW w:w="7120" w:type="dxa"/>
            <w:gridSpan w:val="5"/>
          </w:tcPr>
          <w:p w14:paraId="55641A05"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GUID=3fbecc2c-5f0f-4c4d-a20a-8752ed3f16d3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IN THE FAMILY JUSTICE COURTS OF </w:t>
            </w:r>
            <w:r w:rsidRPr="006F2CA2">
              <w:rPr>
                <w:rFonts w:ascii="Times New Roman" w:hAnsi="Times New Roman" w:cs="Times New Roman"/>
                <w:sz w:val="22"/>
                <w:szCs w:val="20"/>
                <w:lang w:val="en-GB" w:eastAsia="en-US"/>
              </w:rPr>
              <w:br/>
              <w:t>THE REPUBLIC OF SINGAPORE</w:t>
            </w:r>
          </w:p>
          <w:p w14:paraId="7C472487"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GUID=6dc09090-ce12-44a2-aa32-f8d6bcbc24c5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Suit No.                    )</w:t>
            </w:r>
            <w:r w:rsidRPr="006F2CA2">
              <w:rPr>
                <w:rFonts w:ascii="Times New Roman" w:hAnsi="Times New Roman" w:cs="Times New Roman"/>
                <w:sz w:val="22"/>
                <w:szCs w:val="20"/>
                <w:lang w:val="en-GB" w:eastAsia="en-US"/>
              </w:rPr>
              <w:br/>
              <w:t>of 20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w:t>
            </w:r>
          </w:p>
          <w:p w14:paraId="505152C4"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GUID=a99d3c7f-c724-47d3-9726-0530c818a2e1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Between</w:t>
            </w:r>
          </w:p>
          <w:p w14:paraId="5AE10FA1"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GUID=0608087b-493d-4818-9faa-dd5f1160c0db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Plaintiff</w:t>
            </w:r>
          </w:p>
          <w:p w14:paraId="072178F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GUID=ef3bd8d6-3ff9-43a5-826c-96de900f4189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w:t>
            </w:r>
          </w:p>
          <w:p w14:paraId="2A298D25"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GUID=0fcb80e6-2f65-49eb-adc7-2d5ddbe644bd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Defendant</w:t>
            </w:r>
          </w:p>
          <w:p w14:paraId="171884E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GUID=7cc1c734-50e5-46db-beed-5d64039ccc6b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w:t>
            </w:r>
          </w:p>
          <w:p w14:paraId="22AE8DAC"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GUID=fe891f89-d392-40ee-af91-d65948ac9abc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Third Party</w:t>
            </w:r>
          </w:p>
          <w:p w14:paraId="1D7DC279"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GUID=b1dc0699-b712-4b70-84a2-7ecc6a356141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THIRD PARTY NOTICE</w:t>
            </w:r>
          </w:p>
        </w:tc>
      </w:tr>
      <w:tr w:rsidR="006F2CA2" w:rsidRPr="006F2CA2" w14:paraId="19430037" w14:textId="77777777" w:rsidTr="00ED7FA2">
        <w:trPr>
          <w:gridAfter w:val="1"/>
          <w:divId w:val="2116439976"/>
          <w:wAfter w:w="176" w:type="dxa"/>
          <w:cantSplit/>
          <w:jc w:val="center"/>
        </w:trPr>
        <w:tc>
          <w:tcPr>
            <w:tcW w:w="7120" w:type="dxa"/>
            <w:gridSpan w:val="5"/>
          </w:tcPr>
          <w:p w14:paraId="491F4D64"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GUID=355e647c-05bb-4ab7-acad-cc7d48bff6e9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(Issued pursuant to the order of (name of Judge) dated the        day of                      20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w:t>
            </w:r>
          </w:p>
          <w:p w14:paraId="50E8C460"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GUID=aeb363a3-b448-42cb-bd49-ffa4b64c4a3e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of</w:t>
            </w:r>
          </w:p>
          <w:p w14:paraId="0CC288EB"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GUID=1a46877c-be2e-4bde-842a-980d234b4223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Take notice that this action has been brought by the plaintiff against the defendant. In it the plaintiff claims against the defendant (state the nature of the plaintiff’s claim) as appears from the writ of summons (or originating summons) a copy whereof if served herewith (together with a copy of the statement of claim or originating summons).</w:t>
            </w:r>
          </w:p>
          <w:p w14:paraId="1E0B6462"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GUID=65782e55-1842-440d-905d-97639efbae66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defendant claims against you (state the nature of the claim against the third party as for instance to be indemnified against the plaintiff’s claim and the costs of this action or contribution to the extent of (one half) of the plaintiff’s claim or the following relief or remedy namely on the grounds that (state the grounds of the claim)).</w:t>
            </w:r>
          </w:p>
          <w:p w14:paraId="3616C23E"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GUID=fa2f762e-ced9-4486-a87b-3555fdb5b0fc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Note</w:t>
            </w:r>
            <w:r w:rsidRPr="006F2CA2">
              <w:rPr>
                <w:rFonts w:ascii="Times New Roman" w:hAnsi="Times New Roman" w:cs="Times New Roman"/>
                <w:sz w:val="22"/>
                <w:szCs w:val="20"/>
                <w:lang w:val="en-GB" w:eastAsia="en-US"/>
              </w:rPr>
              <w:t>:  In an action begun by writ, the following notice must be inserted.)</w:t>
            </w:r>
          </w:p>
          <w:p w14:paraId="222698AC"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GUID=2b7224d7-391a-4f88-9a75-8ac7a3713d57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 take notice that if you wish to dispute the plaintiff’s claim against the defendant, or the defendant’s claim against you, an appearance must be entered on your behalf within 8 days (or if the notice is to be served out of jurisdiction insert the time of appearance fixed by the order giving leave to issue the notice and serve it out of jurisdiction) using the electronic filing service after the service of this notice on you, otherwise you will be deemed to admit the plaintiff’s claim against the defendant and the defendant’s against you and your liability to (indemnify the defendant or to contribute to the extent claimed or to stating the relief or remedy) and will be bound by any judgment or decision given in the action, and the judgment may be enforced against you in accordance with Div.10 of Part 18 of the Family Justice Rules.</w:t>
            </w:r>
          </w:p>
          <w:p w14:paraId="3DBBB149"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GUID=02e3c6a5-3f6b-4135-8a7e-c0307b382516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648D1D33"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GUID=1a08feb3-9008-4d69-a38c-6ce0e8f501f5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Solicitor for the defendant.</w:t>
            </w:r>
          </w:p>
          <w:p w14:paraId="14A62C0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GUID=4af4b664-49d2-4e1d-907a-094e5f024df4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Directions for entering appearance.</w:t>
            </w:r>
          </w:p>
          <w:p w14:paraId="45F31394" w14:textId="77777777" w:rsidR="006F2CA2" w:rsidRPr="006F2CA2" w:rsidRDefault="006F2CA2" w:rsidP="006F2CA2">
            <w:pPr>
              <w:spacing w:before="120" w:after="0" w:line="240" w:lineRule="auto"/>
              <w:ind w:firstLine="58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GUID=ba2a9bd2-09f7-47ba-90d1-a5d8979bcab8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person served with this notice may enter an appearance in person or by a solicitor at the Registry of the Family Justice Courts using the electronic filing service.</w:t>
            </w:r>
          </w:p>
        </w:tc>
      </w:tr>
      <w:tr w:rsidR="006F2CA2" w:rsidRPr="006F2CA2" w14:paraId="13B39C48" w14:textId="77777777" w:rsidTr="00ED7FA2">
        <w:trPr>
          <w:divId w:val="2116439976"/>
          <w:cantSplit/>
          <w:jc w:val="center"/>
        </w:trPr>
        <w:tc>
          <w:tcPr>
            <w:tcW w:w="7296" w:type="dxa"/>
            <w:gridSpan w:val="6"/>
          </w:tcPr>
          <w:p w14:paraId="3A6C0397" w14:textId="77777777" w:rsidR="005F3426" w:rsidRDefault="006F2CA2" w:rsidP="006F2CA2">
            <w:pPr>
              <w:spacing w:before="60" w:after="60" w:line="240" w:lineRule="auto"/>
              <w:jc w:val="center"/>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lastRenderedPageBreak/>
              <w:br w:type="page"/>
            </w:r>
          </w:p>
          <w:p w14:paraId="5CD287E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GUID=7ee7ea43-6645-4658-992a-849924ec1572 </w:instrText>
            </w:r>
            <w:r w:rsidRPr="006F2CA2">
              <w:rPr>
                <w:rFonts w:ascii="Times New Roman" w:hAnsi="Times New Roman" w:cs="Times New Roman"/>
                <w:sz w:val="22"/>
                <w:szCs w:val="20"/>
                <w:lang w:val="en-GB" w:eastAsia="en-US"/>
              </w:rPr>
              <w:fldChar w:fldCharType="end"/>
            </w:r>
            <w:r w:rsidR="00ED7FA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78</w:t>
            </w:r>
          </w:p>
        </w:tc>
      </w:tr>
      <w:tr w:rsidR="006F2CA2" w:rsidRPr="006F2CA2" w14:paraId="4EE5F849" w14:textId="77777777" w:rsidTr="00ED7FA2">
        <w:trPr>
          <w:divId w:val="2116439976"/>
          <w:cantSplit/>
          <w:jc w:val="center"/>
        </w:trPr>
        <w:tc>
          <w:tcPr>
            <w:tcW w:w="1329" w:type="dxa"/>
            <w:gridSpan w:val="2"/>
          </w:tcPr>
          <w:p w14:paraId="6C7F2BF4"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GUID=8db8d9ec-329e-403d-8f53-bc5283607c81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R.367</w:t>
            </w:r>
          </w:p>
        </w:tc>
        <w:tc>
          <w:tcPr>
            <w:tcW w:w="5040" w:type="dxa"/>
            <w:gridSpan w:val="2"/>
          </w:tcPr>
          <w:p w14:paraId="65C61983"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7BCDA9C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GUID=e1d740be-c70c-4794-9c49-6eaa3acc975b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THIRD PARTY NOTICE WHERE QUESTION </w:t>
            </w:r>
            <w:r w:rsidRPr="006F2CA2">
              <w:rPr>
                <w:rFonts w:ascii="Times New Roman" w:hAnsi="Times New Roman" w:cs="Times New Roman"/>
                <w:sz w:val="22"/>
                <w:szCs w:val="20"/>
                <w:lang w:val="en-GB" w:eastAsia="en-US"/>
              </w:rPr>
              <w:br/>
              <w:t>OR ISSUE TO BE DETERMINED</w:t>
            </w:r>
          </w:p>
        </w:tc>
        <w:tc>
          <w:tcPr>
            <w:tcW w:w="927" w:type="dxa"/>
            <w:gridSpan w:val="2"/>
          </w:tcPr>
          <w:p w14:paraId="1BF631EC"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GUID=4e52a897-5b31-4442-ab32-b4d7ffc666f4 </w:instrText>
            </w:r>
            <w:r w:rsidRPr="006F2CA2">
              <w:rPr>
                <w:rFonts w:ascii="Times New Roman" w:hAnsi="Times New Roman" w:cs="Times New Roman"/>
                <w:sz w:val="22"/>
                <w:szCs w:val="20"/>
                <w:lang w:val="en-GB" w:eastAsia="en-US"/>
              </w:rPr>
              <w:fldChar w:fldCharType="end"/>
            </w:r>
          </w:p>
        </w:tc>
      </w:tr>
      <w:tr w:rsidR="006F2CA2" w:rsidRPr="006F2CA2" w14:paraId="35F34E16" w14:textId="77777777" w:rsidTr="00ED7FA2">
        <w:trPr>
          <w:divId w:val="2116439976"/>
          <w:cantSplit/>
          <w:jc w:val="center"/>
        </w:trPr>
        <w:tc>
          <w:tcPr>
            <w:tcW w:w="7296" w:type="dxa"/>
            <w:gridSpan w:val="6"/>
          </w:tcPr>
          <w:p w14:paraId="6772E248"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GUID=8d15a706-3aa3-4d19-8319-2ba9b4049fea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etc., as in Form 77 down to end of first paragraph)</w:t>
            </w:r>
          </w:p>
          <w:p w14:paraId="3D5FD539"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GUID=4df990c7-fdfc-4e8e-9e90-7023bf0daff2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The defendant requires that the following question or issue, viz., (state the question or issue required to be determined) should be determined not only between the plaintiff and the defendant but also between either or </w:t>
            </w:r>
            <w:proofErr w:type="gramStart"/>
            <w:r w:rsidRPr="006F2CA2">
              <w:rPr>
                <w:rFonts w:ascii="Times New Roman" w:hAnsi="Times New Roman" w:cs="Times New Roman"/>
                <w:sz w:val="22"/>
                <w:szCs w:val="20"/>
                <w:lang w:val="en-GB" w:eastAsia="en-US"/>
              </w:rPr>
              <w:t>both of them</w:t>
            </w:r>
            <w:proofErr w:type="gramEnd"/>
            <w:r w:rsidRPr="006F2CA2">
              <w:rPr>
                <w:rFonts w:ascii="Times New Roman" w:hAnsi="Times New Roman" w:cs="Times New Roman"/>
                <w:sz w:val="22"/>
                <w:szCs w:val="20"/>
                <w:lang w:val="en-GB" w:eastAsia="en-US"/>
              </w:rPr>
              <w:t xml:space="preserve"> and yourself.</w:t>
            </w:r>
          </w:p>
          <w:p w14:paraId="2083C938"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GUID=10a76c69-3e42-48db-81d1-7b6a3342c6ee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Note</w:t>
            </w:r>
            <w:r w:rsidRPr="006F2CA2">
              <w:rPr>
                <w:rFonts w:ascii="Times New Roman" w:hAnsi="Times New Roman" w:cs="Times New Roman"/>
                <w:sz w:val="22"/>
                <w:szCs w:val="20"/>
                <w:lang w:val="en-GB" w:eastAsia="en-US"/>
              </w:rPr>
              <w:t>:  In an action begun by writ, the following notice must be inserted.)</w:t>
            </w:r>
          </w:p>
          <w:p w14:paraId="7ACB3731"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GUID=f7c845ec-55d2-48ce-bc1c-58e2a583ad49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 take notice that if you wish to be heard on the said question or issue or to dispute the defendant’s liability to the plaintiff or your liability to the defendant, an appearance must be entered on your behalf within 8 days (or if the notice is to be served out of the jurisdiction, insert the time for appearance fixed by the order giving leave to issue the notice and serve it out of the jurisdiction) using the electronic filing service after the service of this notice on you, otherwise you will be bound by any judgment or decision given in the action in so far as it is relevant to the said question or issue, and the judgment may be enforced against you in accordance with Div.10 of Part 18 of the Family Justice Rules.</w:t>
            </w:r>
          </w:p>
          <w:p w14:paraId="61114870"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GUID=17edb7ef-7bbc-4cbf-aba3-fb2766a74c70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6F14D16B"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GUID=af8f7496-a3e0-424d-827c-8ffeef18283c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Solicitor for the defendant.</w:t>
            </w:r>
          </w:p>
          <w:p w14:paraId="0CB2E2D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GUID=b044a284-5417-448b-8bab-cf63f89f1dfa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Directions for entering appearance.</w:t>
            </w:r>
          </w:p>
          <w:p w14:paraId="45B449F6"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GUID=0c635cbd-f770-4e46-b4c0-894795085868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(As in Form 77).</w:t>
            </w:r>
          </w:p>
          <w:p w14:paraId="30863AA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tbl>
            <w:tblPr>
              <w:tblW w:w="7080" w:type="dxa"/>
              <w:jc w:val="center"/>
              <w:tblLook w:val="04A0" w:firstRow="1" w:lastRow="0" w:firstColumn="1" w:lastColumn="0" w:noHBand="0" w:noVBand="1"/>
            </w:tblPr>
            <w:tblGrid>
              <w:gridCol w:w="1400"/>
              <w:gridCol w:w="4300"/>
              <w:gridCol w:w="1380"/>
            </w:tblGrid>
            <w:tr w:rsidR="006F2CA2" w:rsidRPr="006F2CA2" w14:paraId="727143C8" w14:textId="77777777" w:rsidTr="006F2CA2">
              <w:trPr>
                <w:cantSplit/>
                <w:jc w:val="center"/>
              </w:trPr>
              <w:tc>
                <w:tcPr>
                  <w:tcW w:w="7080" w:type="dxa"/>
                  <w:gridSpan w:val="3"/>
                </w:tcPr>
                <w:p w14:paraId="288431A5"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GUID=db5e4399-69c8-4f83-a622-117345c551c6 </w:instrText>
                  </w:r>
                  <w:r w:rsidRPr="006F2CA2">
                    <w:rPr>
                      <w:rFonts w:ascii="Times New Roman" w:hAnsi="Times New Roman" w:cs="Times New Roman"/>
                      <w:sz w:val="22"/>
                      <w:szCs w:val="20"/>
                      <w:lang w:val="en-GB" w:eastAsia="en-US"/>
                    </w:rPr>
                    <w:fldChar w:fldCharType="end"/>
                  </w:r>
                  <w:r w:rsidR="00ED7FA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79</w:t>
                  </w:r>
                </w:p>
              </w:tc>
            </w:tr>
            <w:tr w:rsidR="006F2CA2" w:rsidRPr="006F2CA2" w14:paraId="22510377" w14:textId="77777777" w:rsidTr="006F2CA2">
              <w:trPr>
                <w:cantSplit/>
                <w:jc w:val="center"/>
              </w:trPr>
              <w:tc>
                <w:tcPr>
                  <w:tcW w:w="1400" w:type="dxa"/>
                </w:tcPr>
                <w:p w14:paraId="7E423C60"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GUID=a0c3ac0c-6691-4a85-9fbb-51c0ab4fb50c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br/>
                    <w:t>R.368</w:t>
                  </w:r>
                </w:p>
              </w:tc>
              <w:tc>
                <w:tcPr>
                  <w:tcW w:w="4300" w:type="dxa"/>
                </w:tcPr>
                <w:p w14:paraId="4E131E4B"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4E7E00FB"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GUID=e91342e8-ebc8-423f-8274-1890fb2adeb9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SUMMONS FOR LEAVE TO ISSUE </w:t>
                  </w:r>
                  <w:r w:rsidRPr="006F2CA2">
                    <w:rPr>
                      <w:rFonts w:ascii="Times New Roman" w:hAnsi="Times New Roman" w:cs="Times New Roman"/>
                      <w:sz w:val="22"/>
                      <w:szCs w:val="20"/>
                      <w:lang w:val="en-GB" w:eastAsia="en-US"/>
                    </w:rPr>
                    <w:br/>
                    <w:t xml:space="preserve">A </w:t>
                  </w:r>
                  <w:proofErr w:type="gramStart"/>
                  <w:r w:rsidRPr="006F2CA2">
                    <w:rPr>
                      <w:rFonts w:ascii="Times New Roman" w:hAnsi="Times New Roman" w:cs="Times New Roman"/>
                      <w:sz w:val="22"/>
                      <w:szCs w:val="20"/>
                      <w:lang w:val="en-GB" w:eastAsia="en-US"/>
                    </w:rPr>
                    <w:t>THIRD PARTY</w:t>
                  </w:r>
                  <w:proofErr w:type="gramEnd"/>
                  <w:r w:rsidRPr="006F2CA2">
                    <w:rPr>
                      <w:rFonts w:ascii="Times New Roman" w:hAnsi="Times New Roman" w:cs="Times New Roman"/>
                      <w:sz w:val="22"/>
                      <w:szCs w:val="20"/>
                      <w:lang w:val="en-GB" w:eastAsia="en-US"/>
                    </w:rPr>
                    <w:t xml:space="preserve"> NOTICE</w:t>
                  </w:r>
                </w:p>
              </w:tc>
              <w:tc>
                <w:tcPr>
                  <w:tcW w:w="1380" w:type="dxa"/>
                </w:tcPr>
                <w:p w14:paraId="52F87FF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GUID=bcadbb13-48a2-47b5-b252-db9275a0599b </w:instrText>
                  </w:r>
                  <w:r w:rsidRPr="006F2CA2">
                    <w:rPr>
                      <w:rFonts w:ascii="Times New Roman" w:hAnsi="Times New Roman" w:cs="Times New Roman"/>
                      <w:sz w:val="22"/>
                      <w:szCs w:val="20"/>
                      <w:lang w:val="en-GB" w:eastAsia="en-US"/>
                    </w:rPr>
                    <w:fldChar w:fldCharType="end"/>
                  </w:r>
                </w:p>
              </w:tc>
            </w:tr>
            <w:tr w:rsidR="006F2CA2" w:rsidRPr="006F2CA2" w14:paraId="6B081DBB" w14:textId="77777777" w:rsidTr="006F2CA2">
              <w:trPr>
                <w:cantSplit/>
                <w:jc w:val="center"/>
              </w:trPr>
              <w:tc>
                <w:tcPr>
                  <w:tcW w:w="7080" w:type="dxa"/>
                  <w:gridSpan w:val="3"/>
                </w:tcPr>
                <w:p w14:paraId="18FEA794"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GUID=2a7a3ed7-202c-4524-9871-f78743da5ef4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7C6F86D8"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GUID=7a55270e-5cc1-4885-8124-85e8fe237f53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w:t>
                  </w:r>
                </w:p>
                <w:p w14:paraId="5D950181"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GUID=c2525a21-a2d9-499d-a092-d0b284d61e9f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Let all parties concerned attend before the Court on the date and time to be assigned for the hearing of an application for the following order(s):</w:t>
                  </w:r>
                </w:p>
                <w:p w14:paraId="3867A794" w14:textId="77777777" w:rsidR="006F2CA2" w:rsidRPr="006F2CA2" w:rsidRDefault="006F2CA2" w:rsidP="006F2CA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GUID=3a17e2a3-c760-437e-8fb3-c54858d83216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w:t>
                  </w:r>
                  <w:r w:rsidRPr="006F2CA2">
                    <w:rPr>
                      <w:rFonts w:ascii="Times New Roman" w:hAnsi="Times New Roman" w:cs="Times New Roman"/>
                      <w:sz w:val="22"/>
                      <w:szCs w:val="20"/>
                      <w:lang w:val="en-GB" w:eastAsia="en-US"/>
                    </w:rPr>
                    <w:tab/>
                    <w:t xml:space="preserve">Leave to issue a </w:t>
                  </w:r>
                  <w:proofErr w:type="gramStart"/>
                  <w:r w:rsidRPr="006F2CA2">
                    <w:rPr>
                      <w:rFonts w:ascii="Times New Roman" w:hAnsi="Times New Roman" w:cs="Times New Roman"/>
                      <w:sz w:val="22"/>
                      <w:szCs w:val="20"/>
                      <w:lang w:val="en-GB" w:eastAsia="en-US"/>
                    </w:rPr>
                    <w:t>third party</w:t>
                  </w:r>
                  <w:proofErr w:type="gramEnd"/>
                  <w:r w:rsidRPr="006F2CA2">
                    <w:rPr>
                      <w:rFonts w:ascii="Times New Roman" w:hAnsi="Times New Roman" w:cs="Times New Roman"/>
                      <w:sz w:val="22"/>
                      <w:szCs w:val="20"/>
                      <w:lang w:val="en-GB" w:eastAsia="en-US"/>
                    </w:rPr>
                    <w:t xml:space="preserve"> notice, a copy of which is attached herein.</w:t>
                  </w:r>
                </w:p>
                <w:p w14:paraId="7B9499F3" w14:textId="77777777" w:rsidR="006F2CA2" w:rsidRPr="006F2CA2" w:rsidRDefault="006F2CA2" w:rsidP="006F2CA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GUID=9fcd153d-ae1a-41fa-93cf-b7c8dd7f3652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w:t>
                  </w:r>
                  <w:r w:rsidRPr="006F2CA2">
                    <w:rPr>
                      <w:rFonts w:ascii="Times New Roman" w:hAnsi="Times New Roman" w:cs="Times New Roman"/>
                      <w:sz w:val="22"/>
                      <w:szCs w:val="20"/>
                      <w:lang w:val="en-GB" w:eastAsia="en-US"/>
                    </w:rPr>
                    <w:tab/>
                    <w:t>The costs of this application be                </w:t>
                  </w:r>
                  <w:proofErr w:type="gramStart"/>
                  <w:r w:rsidRPr="006F2CA2">
                    <w:rPr>
                      <w:rFonts w:ascii="Times New Roman" w:hAnsi="Times New Roman" w:cs="Times New Roman"/>
                      <w:sz w:val="22"/>
                      <w:szCs w:val="20"/>
                      <w:lang w:val="en-GB" w:eastAsia="en-US"/>
                    </w:rPr>
                    <w:t>  .</w:t>
                  </w:r>
                  <w:proofErr w:type="gramEnd"/>
                </w:p>
                <w:p w14:paraId="0EE30088"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GUID=5e24e1d7-cdf9-4305-81ab-8cf158176d74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Grounds of application: (State the grounds here) or (As set out in the affidavit of [name]).</w:t>
                  </w:r>
                </w:p>
                <w:p w14:paraId="3598219F"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GUID=e054b664-ddbc-4cb8-97e1-2854bfc4f08f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Issued by: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Solicitors for the                      ).</w:t>
                  </w:r>
                </w:p>
                <w:p w14:paraId="284E9DCA"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GUID=c2d3dd14-4e79-4643-b63b-5c05d1590cae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tc>
            </w:tr>
          </w:tbl>
          <w:p w14:paraId="3169767C"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tc>
      </w:tr>
    </w:tbl>
    <w:p w14:paraId="52077011"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7277" w:type="dxa"/>
        <w:jc w:val="center"/>
        <w:tblLook w:val="04A0" w:firstRow="1" w:lastRow="0" w:firstColumn="1" w:lastColumn="0" w:noHBand="0" w:noVBand="1"/>
      </w:tblPr>
      <w:tblGrid>
        <w:gridCol w:w="1664"/>
        <w:gridCol w:w="4182"/>
        <w:gridCol w:w="1431"/>
      </w:tblGrid>
      <w:tr w:rsidR="006F2CA2" w:rsidRPr="006F2CA2" w14:paraId="2FDD1748" w14:textId="77777777" w:rsidTr="006F2CA2">
        <w:trPr>
          <w:divId w:val="2116439976"/>
          <w:cantSplit/>
          <w:jc w:val="center"/>
        </w:trPr>
        <w:tc>
          <w:tcPr>
            <w:tcW w:w="7277" w:type="dxa"/>
            <w:gridSpan w:val="3"/>
          </w:tcPr>
          <w:p w14:paraId="0263205C"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GUID=c5191681-8526-407f-b0ef-c01a4e1f92ed </w:instrText>
            </w:r>
            <w:r w:rsidRPr="006F2CA2">
              <w:rPr>
                <w:rFonts w:ascii="Times New Roman" w:hAnsi="Times New Roman" w:cs="Times New Roman"/>
                <w:sz w:val="22"/>
                <w:szCs w:val="20"/>
                <w:lang w:val="en-GB" w:eastAsia="en-US"/>
              </w:rPr>
              <w:fldChar w:fldCharType="end"/>
            </w:r>
            <w:r w:rsidR="00ED7FA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80</w:t>
            </w:r>
          </w:p>
        </w:tc>
      </w:tr>
      <w:tr w:rsidR="006F2CA2" w:rsidRPr="006F2CA2" w14:paraId="2F31B568" w14:textId="77777777" w:rsidTr="006F2CA2">
        <w:trPr>
          <w:divId w:val="2116439976"/>
          <w:cantSplit/>
          <w:jc w:val="center"/>
        </w:trPr>
        <w:tc>
          <w:tcPr>
            <w:tcW w:w="1664" w:type="dxa"/>
          </w:tcPr>
          <w:p w14:paraId="4FD2DEED"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GUID=a55caf98-6b20-402a-8dff-635c96486cff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br/>
              <w:t>R.370</w:t>
            </w:r>
          </w:p>
        </w:tc>
        <w:tc>
          <w:tcPr>
            <w:tcW w:w="4182" w:type="dxa"/>
          </w:tcPr>
          <w:p w14:paraId="67BF1CA9"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29BB752F"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178B543C"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GUID=e95cb9e0-f695-49b2-8ea8-688bf3fdcc44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SUMMONS FOR THIRD </w:t>
            </w:r>
            <w:r w:rsidRPr="006F2CA2">
              <w:rPr>
                <w:rFonts w:ascii="Times New Roman" w:hAnsi="Times New Roman" w:cs="Times New Roman"/>
                <w:sz w:val="22"/>
                <w:szCs w:val="20"/>
                <w:lang w:val="en-GB" w:eastAsia="en-US"/>
              </w:rPr>
              <w:br/>
              <w:t>PARTY DIRECTIONS</w:t>
            </w:r>
          </w:p>
        </w:tc>
        <w:tc>
          <w:tcPr>
            <w:tcW w:w="1431" w:type="dxa"/>
          </w:tcPr>
          <w:p w14:paraId="572B3233"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GUID=6990d54d-9c6a-4e31-8a19-77a3693a9121 </w:instrText>
            </w:r>
            <w:r w:rsidRPr="006F2CA2">
              <w:rPr>
                <w:rFonts w:ascii="Times New Roman" w:hAnsi="Times New Roman" w:cs="Times New Roman"/>
                <w:sz w:val="22"/>
                <w:szCs w:val="20"/>
                <w:lang w:val="en-GB" w:eastAsia="en-US"/>
              </w:rPr>
              <w:fldChar w:fldCharType="end"/>
            </w:r>
          </w:p>
        </w:tc>
      </w:tr>
      <w:tr w:rsidR="006F2CA2" w:rsidRPr="006F2CA2" w14:paraId="348CA62E" w14:textId="77777777" w:rsidTr="006F2CA2">
        <w:trPr>
          <w:divId w:val="2116439976"/>
          <w:cantSplit/>
          <w:jc w:val="center"/>
        </w:trPr>
        <w:tc>
          <w:tcPr>
            <w:tcW w:w="7277" w:type="dxa"/>
            <w:gridSpan w:val="3"/>
          </w:tcPr>
          <w:p w14:paraId="2109195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GUID=a324e34c-ad57-4fa4-a2f2-fba7c49ca79e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Form 77)</w:t>
            </w:r>
          </w:p>
          <w:p w14:paraId="751D1DA7"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GUID=38b9c14b-efc1-4ea6-93bc-e21951d7235f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The third party (and his solicitors).</w:t>
            </w:r>
          </w:p>
          <w:p w14:paraId="790778B7"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GUID=0e0381ce-5020-40b5-bd4d-42ba692ffc74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Let all parties concerned attend before the Court on the date and time to be assigned for the hearing of an application for the following order(s):</w:t>
            </w:r>
          </w:p>
          <w:p w14:paraId="2EAEF7CC" w14:textId="77777777" w:rsidR="006F2CA2" w:rsidRPr="006F2CA2" w:rsidRDefault="006F2CA2" w:rsidP="006F2CA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GUID=dcb3efc7-f918-42c5-b950-58183a7441b7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w:t>
            </w:r>
            <w:r w:rsidRPr="006F2CA2">
              <w:rPr>
                <w:rFonts w:ascii="Times New Roman" w:hAnsi="Times New Roman" w:cs="Times New Roman"/>
                <w:sz w:val="22"/>
                <w:szCs w:val="20"/>
                <w:lang w:val="en-GB" w:eastAsia="en-US"/>
              </w:rPr>
              <w:tab/>
              <w:t xml:space="preserve">The defendant </w:t>
            </w:r>
            <w:proofErr w:type="gramStart"/>
            <w:r w:rsidRPr="006F2CA2">
              <w:rPr>
                <w:rFonts w:ascii="Times New Roman" w:hAnsi="Times New Roman" w:cs="Times New Roman"/>
                <w:sz w:val="22"/>
                <w:szCs w:val="20"/>
                <w:lang w:val="en-GB" w:eastAsia="en-US"/>
              </w:rPr>
              <w:t>serve</w:t>
            </w:r>
            <w:proofErr w:type="gramEnd"/>
            <w:r w:rsidRPr="006F2CA2">
              <w:rPr>
                <w:rFonts w:ascii="Times New Roman" w:hAnsi="Times New Roman" w:cs="Times New Roman"/>
                <w:sz w:val="22"/>
                <w:szCs w:val="20"/>
                <w:lang w:val="en-GB" w:eastAsia="en-US"/>
              </w:rPr>
              <w:t xml:space="preserve"> a statement of claim on the said third party within         days from this date, who shall plead thereto within         days.</w:t>
            </w:r>
          </w:p>
          <w:p w14:paraId="09651592" w14:textId="77777777" w:rsidR="006F2CA2" w:rsidRPr="006F2CA2" w:rsidRDefault="006F2CA2" w:rsidP="006F2CA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GUID=f5c55f17-9459-4d9b-a66a-d6214d0e3285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w:t>
            </w:r>
            <w:r w:rsidRPr="006F2CA2">
              <w:rPr>
                <w:rFonts w:ascii="Times New Roman" w:hAnsi="Times New Roman" w:cs="Times New Roman"/>
                <w:sz w:val="22"/>
                <w:szCs w:val="20"/>
                <w:lang w:val="en-GB" w:eastAsia="en-US"/>
              </w:rPr>
              <w:tab/>
              <w:t>(State any other directions as may be required).</w:t>
            </w:r>
          </w:p>
          <w:p w14:paraId="05F927F5" w14:textId="77777777" w:rsidR="006F2CA2" w:rsidRPr="006F2CA2" w:rsidRDefault="006F2CA2" w:rsidP="006F2CA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GUID=d60506b9-174b-49f0-a29d-08b9621b49a2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3.</w:t>
            </w:r>
            <w:r w:rsidRPr="006F2CA2">
              <w:rPr>
                <w:rFonts w:ascii="Times New Roman" w:hAnsi="Times New Roman" w:cs="Times New Roman"/>
                <w:sz w:val="22"/>
                <w:szCs w:val="20"/>
                <w:lang w:val="en-GB" w:eastAsia="en-US"/>
              </w:rPr>
              <w:tab/>
              <w:t>The said third party be at liberty to appear at the trial (or hearing) of this action, and take such part as the Judge shall direct, and be bound by the result of the trial (or hearing).</w:t>
            </w:r>
          </w:p>
          <w:p w14:paraId="427E9208" w14:textId="77777777" w:rsidR="006F2CA2" w:rsidRPr="006F2CA2" w:rsidRDefault="006F2CA2" w:rsidP="006F2CA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GUID=cbd7b8b2-8711-419c-9cf9-7b9efc089ca9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4.</w:t>
            </w:r>
            <w:r w:rsidRPr="006F2CA2">
              <w:rPr>
                <w:rFonts w:ascii="Times New Roman" w:hAnsi="Times New Roman" w:cs="Times New Roman"/>
                <w:sz w:val="22"/>
                <w:szCs w:val="20"/>
                <w:lang w:val="en-GB" w:eastAsia="en-US"/>
              </w:rPr>
              <w:tab/>
              <w:t>The question of the liability of the said third party to indemnify the defendant be tried at the trial (or hearing) of this action, but subsequent thereto.</w:t>
            </w:r>
          </w:p>
          <w:p w14:paraId="0CB5274F" w14:textId="77777777" w:rsidR="006F2CA2" w:rsidRPr="006F2CA2" w:rsidRDefault="006F2CA2" w:rsidP="006F2CA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GUID=e06970e2-bd1c-4a7c-bed9-2e12d0affa33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5.</w:t>
            </w:r>
            <w:r w:rsidRPr="006F2CA2">
              <w:rPr>
                <w:rFonts w:ascii="Times New Roman" w:hAnsi="Times New Roman" w:cs="Times New Roman"/>
                <w:sz w:val="22"/>
                <w:szCs w:val="20"/>
                <w:lang w:val="en-GB" w:eastAsia="en-US"/>
              </w:rPr>
              <w:tab/>
              <w:t xml:space="preserve">The costs of this application be costs in the cause and in the </w:t>
            </w:r>
            <w:proofErr w:type="gramStart"/>
            <w:r w:rsidRPr="006F2CA2">
              <w:rPr>
                <w:rFonts w:ascii="Times New Roman" w:hAnsi="Times New Roman" w:cs="Times New Roman"/>
                <w:sz w:val="22"/>
                <w:szCs w:val="20"/>
                <w:lang w:val="en-GB" w:eastAsia="en-US"/>
              </w:rPr>
              <w:t>third party</w:t>
            </w:r>
            <w:proofErr w:type="gramEnd"/>
            <w:r w:rsidRPr="006F2CA2">
              <w:rPr>
                <w:rFonts w:ascii="Times New Roman" w:hAnsi="Times New Roman" w:cs="Times New Roman"/>
                <w:sz w:val="22"/>
                <w:szCs w:val="20"/>
                <w:lang w:val="en-GB" w:eastAsia="en-US"/>
              </w:rPr>
              <w:t xml:space="preserve"> proceedings.</w:t>
            </w:r>
          </w:p>
          <w:p w14:paraId="1CB1B27B"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GUID=99cfd2e0-a831-43e3-bea4-3b96f86cadf2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Grounds of application: (To set out grounds) or (As set out in the affidavit of [name]).</w:t>
            </w:r>
          </w:p>
          <w:p w14:paraId="6818D5AC"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GUID=c015700e-e2c6-4c89-a985-6cdd70532ef2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Issued by: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Solicitors for the                  ).</w:t>
            </w:r>
          </w:p>
          <w:p w14:paraId="1BCA2225"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GUID=e3a8fb35-656d-4bf5-bf5d-1f6c5436e56f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tc>
      </w:tr>
    </w:tbl>
    <w:p w14:paraId="12D00A28"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7296" w:type="dxa"/>
        <w:jc w:val="center"/>
        <w:tblLook w:val="04A0" w:firstRow="1" w:lastRow="0" w:firstColumn="1" w:lastColumn="0" w:noHBand="0" w:noVBand="1"/>
      </w:tblPr>
      <w:tblGrid>
        <w:gridCol w:w="1407"/>
        <w:gridCol w:w="4894"/>
        <w:gridCol w:w="995"/>
      </w:tblGrid>
      <w:tr w:rsidR="006F2CA2" w:rsidRPr="006F2CA2" w14:paraId="09D84415" w14:textId="77777777" w:rsidTr="006F2CA2">
        <w:trPr>
          <w:divId w:val="2116439976"/>
          <w:cantSplit/>
          <w:jc w:val="center"/>
        </w:trPr>
        <w:tc>
          <w:tcPr>
            <w:tcW w:w="7296" w:type="dxa"/>
            <w:gridSpan w:val="3"/>
          </w:tcPr>
          <w:p w14:paraId="52225308"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GUID=069d6e76-650f-4433-8fda-427dde6c66af </w:instrText>
            </w:r>
            <w:r w:rsidRPr="006F2CA2">
              <w:rPr>
                <w:rFonts w:ascii="Times New Roman" w:hAnsi="Times New Roman" w:cs="Times New Roman"/>
                <w:sz w:val="22"/>
                <w:szCs w:val="20"/>
                <w:lang w:val="en-GB" w:eastAsia="en-US"/>
              </w:rPr>
              <w:fldChar w:fldCharType="end"/>
            </w:r>
            <w:r w:rsidR="00ED7FA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81</w:t>
            </w:r>
          </w:p>
        </w:tc>
      </w:tr>
      <w:tr w:rsidR="006F2CA2" w:rsidRPr="006F2CA2" w14:paraId="1270DA2D" w14:textId="77777777" w:rsidTr="006F2CA2">
        <w:trPr>
          <w:divId w:val="2116439976"/>
          <w:cantSplit/>
          <w:jc w:val="center"/>
        </w:trPr>
        <w:tc>
          <w:tcPr>
            <w:tcW w:w="1407" w:type="dxa"/>
          </w:tcPr>
          <w:p w14:paraId="48B89BDE"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GUID=96a0db5b-cd0f-45e1-9920-159b457a43d3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R.370</w:t>
            </w:r>
          </w:p>
        </w:tc>
        <w:tc>
          <w:tcPr>
            <w:tcW w:w="4894" w:type="dxa"/>
          </w:tcPr>
          <w:p w14:paraId="6D405D0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593CC288"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GUID=b14b1132-551d-48a2-9204-b140c65c5efa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ORDER FOR THIRD PARTY DIRECTIONS</w:t>
            </w:r>
          </w:p>
        </w:tc>
        <w:tc>
          <w:tcPr>
            <w:tcW w:w="995" w:type="dxa"/>
          </w:tcPr>
          <w:p w14:paraId="0AFFCD3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GUID=1857c610-41e8-4813-b6cb-d9a23a092f38 </w:instrText>
            </w:r>
            <w:r w:rsidRPr="006F2CA2">
              <w:rPr>
                <w:rFonts w:ascii="Times New Roman" w:hAnsi="Times New Roman" w:cs="Times New Roman"/>
                <w:sz w:val="22"/>
                <w:szCs w:val="20"/>
                <w:lang w:val="en-GB" w:eastAsia="en-US"/>
              </w:rPr>
              <w:fldChar w:fldCharType="end"/>
            </w:r>
          </w:p>
        </w:tc>
      </w:tr>
      <w:tr w:rsidR="006F2CA2" w:rsidRPr="006F2CA2" w14:paraId="38CB8F46" w14:textId="77777777" w:rsidTr="006F2CA2">
        <w:trPr>
          <w:divId w:val="2116439976"/>
          <w:cantSplit/>
          <w:jc w:val="center"/>
        </w:trPr>
        <w:tc>
          <w:tcPr>
            <w:tcW w:w="7296" w:type="dxa"/>
            <w:gridSpan w:val="3"/>
          </w:tcPr>
          <w:p w14:paraId="0E6EBB5B"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GUID=a1ed238e-9ea9-40f7-86b0-e76faab53885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Form 77)</w:t>
            </w:r>
          </w:p>
          <w:p w14:paraId="49163EB7"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GUID=2d798902-50cf-4e0e-b2f4-e283a060f336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Upon the application of                    and upon hearing                    and                    for the plaintiff and                      for the defendant and                            for the third party.</w:t>
            </w:r>
          </w:p>
          <w:p w14:paraId="7570D635"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GUID=9080e711-cada-474e-b260-779e0adb89cb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(In an action begun by writ) It is ordered that the defendant serve a statement of his claim on the said third party within          days from this date, who shall plead thereto within         days.</w:t>
            </w:r>
          </w:p>
          <w:p w14:paraId="04D6A665"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GUID=3ed8d5d2-9c65-43c3-870f-bd3ce0cefee4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(State any other directions that had been ordered).</w:t>
            </w:r>
          </w:p>
          <w:p w14:paraId="39BA1CFA"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GUID=d689f942-4b35-4fdf-aeb4-0f24a5af8067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 that the said third party be at liberty to appear at the trial (or hearing) of this action, and take such part as the Judge shall direct, and be bound by the result of the trial (or hearing). And that the question of liability of the said third party to indemnify the defendant be tried at the trial (or hearing) of this action, but subsequent thereto.</w:t>
            </w:r>
          </w:p>
          <w:p w14:paraId="33F663B6"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GUID=c5ed1963-31cc-4734-9640-a63027b16fe1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 that the costs of this application be</w:t>
            </w:r>
          </w:p>
          <w:p w14:paraId="0E5BFC23"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GUID=d5673278-7d95-4c07-9ef7-82f7b0986722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79E474F9"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p>
          <w:tbl>
            <w:tblPr>
              <w:tblW w:w="7080" w:type="dxa"/>
              <w:jc w:val="center"/>
              <w:tblLook w:val="04A0" w:firstRow="1" w:lastRow="0" w:firstColumn="1" w:lastColumn="0" w:noHBand="0" w:noVBand="1"/>
            </w:tblPr>
            <w:tblGrid>
              <w:gridCol w:w="4440"/>
              <w:gridCol w:w="2640"/>
            </w:tblGrid>
            <w:tr w:rsidR="006F2CA2" w:rsidRPr="006F2CA2" w14:paraId="5B1FEDDE" w14:textId="77777777" w:rsidTr="006F2CA2">
              <w:trPr>
                <w:gridAfter w:val="1"/>
                <w:wAfter w:w="2640" w:type="dxa"/>
                <w:cantSplit/>
                <w:jc w:val="center"/>
              </w:trPr>
              <w:tc>
                <w:tcPr>
                  <w:tcW w:w="4440" w:type="dxa"/>
                </w:tcPr>
                <w:p w14:paraId="4C685F61" w14:textId="77777777" w:rsidR="006F2CA2" w:rsidRPr="006F2CA2" w:rsidRDefault="006F2CA2" w:rsidP="006F2CA2">
                  <w:pPr>
                    <w:spacing w:before="60" w:after="60" w:line="240" w:lineRule="auto"/>
                    <w:ind w:left="53"/>
                    <w:jc w:val="center"/>
                    <w:rPr>
                      <w:rFonts w:ascii="Times New Roman" w:hAnsi="Times New Roman" w:cs="Times New Roman"/>
                      <w:sz w:val="22"/>
                      <w:szCs w:val="20"/>
                      <w:lang w:val="en-GB" w:eastAsia="en-US"/>
                    </w:rPr>
                  </w:pPr>
                </w:p>
              </w:tc>
            </w:tr>
            <w:tr w:rsidR="006F2CA2" w:rsidRPr="006F2CA2" w14:paraId="4843FB35" w14:textId="77777777" w:rsidTr="006F2CA2">
              <w:trPr>
                <w:cantSplit/>
                <w:jc w:val="center"/>
              </w:trPr>
              <w:tc>
                <w:tcPr>
                  <w:tcW w:w="7080" w:type="dxa"/>
                  <w:gridSpan w:val="2"/>
                </w:tcPr>
                <w:p w14:paraId="72F5517C"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p>
              </w:tc>
            </w:tr>
          </w:tbl>
          <w:p w14:paraId="7308EF27"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p>
        </w:tc>
      </w:tr>
    </w:tbl>
    <w:p w14:paraId="74443DAE"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7100" w:type="dxa"/>
        <w:jc w:val="center"/>
        <w:tblLook w:val="04A0" w:firstRow="1" w:lastRow="0" w:firstColumn="1" w:lastColumn="0" w:noHBand="0" w:noVBand="1"/>
      </w:tblPr>
      <w:tblGrid>
        <w:gridCol w:w="5061"/>
        <w:gridCol w:w="358"/>
        <w:gridCol w:w="1876"/>
        <w:gridCol w:w="21"/>
      </w:tblGrid>
      <w:tr w:rsidR="006F2CA2" w:rsidRPr="006F2CA2" w14:paraId="6E8D5091" w14:textId="77777777" w:rsidTr="006F2CA2">
        <w:trPr>
          <w:gridAfter w:val="3"/>
          <w:divId w:val="2116439976"/>
          <w:wAfter w:w="2660" w:type="dxa"/>
          <w:cantSplit/>
          <w:jc w:val="center"/>
        </w:trPr>
        <w:tc>
          <w:tcPr>
            <w:tcW w:w="4440" w:type="dxa"/>
          </w:tcPr>
          <w:p w14:paraId="78FF2076" w14:textId="77777777" w:rsidR="006F2CA2" w:rsidRPr="006F2CA2" w:rsidRDefault="00ED7FA2" w:rsidP="006F2CA2">
            <w:pPr>
              <w:spacing w:before="60" w:after="60" w:line="240" w:lineRule="auto"/>
              <w:jc w:val="center"/>
              <w:rPr>
                <w:rFonts w:ascii="Times New Roman" w:hAnsi="Times New Roman" w:cs="Times New Roman"/>
                <w:sz w:val="22"/>
                <w:szCs w:val="20"/>
                <w:lang w:val="en-GB" w:eastAsia="en-US"/>
              </w:rPr>
            </w:pPr>
            <w:r>
              <w:rPr>
                <w:rFonts w:ascii="Times New Roman" w:hAnsi="Times New Roman" w:cs="Times New Roman"/>
                <w:sz w:val="22"/>
                <w:szCs w:val="20"/>
                <w:lang w:val="en-GB" w:eastAsia="en-US"/>
              </w:rPr>
              <w:lastRenderedPageBreak/>
              <w:tab/>
            </w:r>
            <w:r>
              <w:rPr>
                <w:rFonts w:ascii="Times New Roman" w:hAnsi="Times New Roman" w:cs="Times New Roman"/>
                <w:sz w:val="22"/>
                <w:szCs w:val="20"/>
                <w:lang w:val="en-GB" w:eastAsia="en-US"/>
              </w:rPr>
              <w:tab/>
            </w:r>
            <w:r>
              <w:rPr>
                <w:rFonts w:ascii="Times New Roman" w:hAnsi="Times New Roman" w:cs="Times New Roman"/>
                <w:sz w:val="22"/>
                <w:szCs w:val="20"/>
                <w:lang w:val="en-GB" w:eastAsia="en-US"/>
              </w:rPr>
              <w:tab/>
              <w:t>FORM</w:t>
            </w:r>
            <w:r w:rsidR="006F2CA2" w:rsidRPr="006F2CA2">
              <w:rPr>
                <w:rFonts w:ascii="Times New Roman" w:hAnsi="Times New Roman" w:cs="Times New Roman"/>
                <w:sz w:val="22"/>
                <w:szCs w:val="20"/>
                <w:lang w:val="en-GB" w:eastAsia="en-US"/>
              </w:rPr>
              <w:t xml:space="preserve"> 82</w:t>
            </w:r>
            <w:r w:rsidR="006F2CA2" w:rsidRPr="006F2CA2">
              <w:rPr>
                <w:rFonts w:ascii="Times New Roman" w:hAnsi="Times New Roman" w:cs="Times New Roman"/>
                <w:sz w:val="22"/>
                <w:szCs w:val="20"/>
                <w:lang w:val="en-GB" w:eastAsia="en-US"/>
              </w:rPr>
              <w:fldChar w:fldCharType="begin"/>
            </w:r>
            <w:r w:rsidR="006F2CA2" w:rsidRPr="006F2CA2">
              <w:rPr>
                <w:rFonts w:ascii="Times New Roman" w:hAnsi="Times New Roman" w:cs="Times New Roman"/>
                <w:sz w:val="22"/>
                <w:szCs w:val="20"/>
                <w:lang w:val="en-GB" w:eastAsia="en-US"/>
              </w:rPr>
              <w:instrText xml:space="preserve"> GUID=829eb152-fff2-4f27-8689-e031f1c7aa26 </w:instrText>
            </w:r>
            <w:r w:rsidR="006F2CA2" w:rsidRPr="006F2CA2">
              <w:rPr>
                <w:rFonts w:ascii="Times New Roman" w:hAnsi="Times New Roman" w:cs="Times New Roman"/>
                <w:sz w:val="22"/>
                <w:szCs w:val="20"/>
                <w:lang w:val="en-GB" w:eastAsia="en-US"/>
              </w:rPr>
              <w:fldChar w:fldCharType="end"/>
            </w:r>
          </w:p>
        </w:tc>
      </w:tr>
      <w:tr w:rsidR="006F2CA2" w:rsidRPr="006F2CA2" w14:paraId="7E6B821B" w14:textId="77777777" w:rsidTr="006F2CA2">
        <w:trPr>
          <w:gridAfter w:val="1"/>
          <w:divId w:val="2116439976"/>
          <w:wAfter w:w="20" w:type="dxa"/>
          <w:cantSplit/>
          <w:jc w:val="center"/>
        </w:trPr>
        <w:tc>
          <w:tcPr>
            <w:tcW w:w="7080" w:type="dxa"/>
            <w:gridSpan w:val="3"/>
          </w:tcPr>
          <w:p w14:paraId="3E58B4B3"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t>R.378</w:t>
            </w:r>
          </w:p>
          <w:p w14:paraId="6C1911C3"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 xml:space="preserve">NOTICE BY CLAIMANT OF PROPERTY </w:t>
            </w:r>
          </w:p>
          <w:p w14:paraId="18CB64C5"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 xml:space="preserve">TAKEN IN EXECUTION </w:t>
            </w:r>
          </w:p>
          <w:p w14:paraId="4DE5A804"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p>
        </w:tc>
      </w:tr>
      <w:tr w:rsidR="006F2CA2" w:rsidRPr="006F2CA2" w14:paraId="7BCD0507" w14:textId="77777777" w:rsidTr="006F2CA2">
        <w:trPr>
          <w:divId w:val="2116439976"/>
          <w:cantSplit/>
          <w:jc w:val="center"/>
        </w:trPr>
        <w:tc>
          <w:tcPr>
            <w:tcW w:w="7100" w:type="dxa"/>
            <w:gridSpan w:val="4"/>
          </w:tcPr>
          <w:tbl>
            <w:tblPr>
              <w:tblW w:w="7100" w:type="dxa"/>
              <w:jc w:val="center"/>
              <w:tblLook w:val="04A0" w:firstRow="1" w:lastRow="0" w:firstColumn="1" w:lastColumn="0" w:noHBand="0" w:noVBand="1"/>
            </w:tblPr>
            <w:tblGrid>
              <w:gridCol w:w="7100"/>
            </w:tblGrid>
            <w:tr w:rsidR="006F2CA2" w:rsidRPr="006F2CA2" w14:paraId="4423EF2E" w14:textId="77777777" w:rsidTr="006F2CA2">
              <w:trPr>
                <w:cantSplit/>
                <w:jc w:val="center"/>
              </w:trPr>
              <w:tc>
                <w:tcPr>
                  <w:tcW w:w="7100" w:type="dxa"/>
                </w:tcPr>
                <w:p w14:paraId="7D6B5225"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GUID=50631a7e-bac0-4aed-a8e1-46d2a92ca508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193B5DE3"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GUID=bdb9b0fe-c37c-4873-83de-23e5a464b595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w:t>
                  </w:r>
                </w:p>
                <w:p w14:paraId="158D9E77"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GUID=efc664c6-d220-4798-9ce8-3b43a9005a9a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Claimant.</w:t>
                  </w:r>
                </w:p>
                <w:p w14:paraId="7504FC44"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GUID=8cff796d-66cf-4590-ace7-824426a6de0b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Take notice that I                             of                                    claim the following property that has been taken in execution in this action at (state address) on the           day of                          20      </w:t>
                  </w:r>
                  <w:proofErr w:type="gramStart"/>
                  <w:r w:rsidRPr="006F2CA2">
                    <w:rPr>
                      <w:rFonts w:ascii="Times New Roman" w:hAnsi="Times New Roman" w:cs="Times New Roman"/>
                      <w:sz w:val="22"/>
                      <w:szCs w:val="20"/>
                      <w:lang w:val="en-GB" w:eastAsia="en-US"/>
                    </w:rPr>
                    <w:t>  :</w:t>
                  </w:r>
                  <w:proofErr w:type="gramEnd"/>
                </w:p>
                <w:p w14:paraId="5B4EB004"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GUID=abf3165e-6888-41a8-9077-d4dfa2a7a619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(State the money, goods or other movable property claimed </w:t>
                  </w:r>
                  <w:r w:rsidRPr="006F2CA2">
                    <w:rPr>
                      <w:rFonts w:ascii="Times New Roman" w:hAnsi="Times New Roman" w:cs="Times New Roman"/>
                      <w:sz w:val="22"/>
                      <w:szCs w:val="20"/>
                      <w:lang w:val="en-GB" w:eastAsia="en-US"/>
                    </w:rPr>
                    <w:br/>
                    <w:t>and the grounds for the claim).</w:t>
                  </w:r>
                </w:p>
                <w:p w14:paraId="74C37845"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GUID=ae2c1e02-89c6-4b98-8595-458184ebd341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09E9E1B6"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GUID=ea7e8e78-b177-4bb0-a613-8a69996e076d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Claimant.</w:t>
                  </w:r>
                </w:p>
                <w:p w14:paraId="6C84B34B"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GUID=309b99c3-eb2b-4ce4-9654-308e26536a1b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My address for service is:</w:t>
                  </w:r>
                </w:p>
                <w:p w14:paraId="39DF3C95"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GUID=ecd001dc-c975-42c2-8d84-6c2c0cc9e969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the Sheriff/bailiff and the execution creditor (or solicitor for execution creditor).</w:t>
                  </w:r>
                </w:p>
              </w:tc>
            </w:tr>
          </w:tbl>
          <w:p w14:paraId="319B8364"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360C5857"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12A5C04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GUID=13db20bd-4f70-4598-898c-1da19fb299d6 </w:instrText>
            </w:r>
            <w:r w:rsidRPr="006F2CA2">
              <w:rPr>
                <w:rFonts w:ascii="Times New Roman" w:hAnsi="Times New Roman" w:cs="Times New Roman"/>
                <w:sz w:val="22"/>
                <w:szCs w:val="20"/>
                <w:lang w:val="en-GB" w:eastAsia="en-US"/>
              </w:rPr>
              <w:fldChar w:fldCharType="end"/>
            </w:r>
            <w:r w:rsidR="00ED7FA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83</w:t>
            </w:r>
          </w:p>
        </w:tc>
      </w:tr>
      <w:tr w:rsidR="006F2CA2" w:rsidRPr="006F2CA2" w14:paraId="509BDB5F" w14:textId="77777777" w:rsidTr="006F2CA2">
        <w:trPr>
          <w:gridAfter w:val="2"/>
          <w:divId w:val="2116439976"/>
          <w:wAfter w:w="2240" w:type="dxa"/>
          <w:cantSplit/>
          <w:jc w:val="center"/>
        </w:trPr>
        <w:tc>
          <w:tcPr>
            <w:tcW w:w="4860" w:type="dxa"/>
            <w:gridSpan w:val="2"/>
          </w:tcPr>
          <w:p w14:paraId="0346DD13" w14:textId="77777777" w:rsidR="006F2CA2" w:rsidRPr="006F2CA2" w:rsidRDefault="006F2CA2" w:rsidP="006F2CA2">
            <w:pPr>
              <w:spacing w:before="60" w:after="60" w:line="240" w:lineRule="auto"/>
              <w:jc w:val="both"/>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t>R.378</w:t>
            </w: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GUID=0bf4269c-935b-48ea-a532-3a40556dfde8 </w:instrText>
            </w:r>
            <w:r w:rsidRPr="006F2CA2">
              <w:rPr>
                <w:rFonts w:ascii="Times New Roman" w:hAnsi="Times New Roman" w:cs="Times New Roman"/>
                <w:sz w:val="18"/>
                <w:szCs w:val="18"/>
                <w:lang w:val="en-GB" w:eastAsia="en-US"/>
              </w:rPr>
              <w:fldChar w:fldCharType="end"/>
            </w:r>
          </w:p>
        </w:tc>
      </w:tr>
      <w:tr w:rsidR="006F2CA2" w:rsidRPr="006F2CA2" w14:paraId="5824470C" w14:textId="77777777" w:rsidTr="006F2CA2">
        <w:trPr>
          <w:divId w:val="2116439976"/>
          <w:cantSplit/>
          <w:jc w:val="center"/>
        </w:trPr>
        <w:tc>
          <w:tcPr>
            <w:tcW w:w="7100" w:type="dxa"/>
            <w:gridSpan w:val="4"/>
          </w:tcPr>
          <w:p w14:paraId="063BB19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 xml:space="preserve">NOTICE BY SHERIFF/BAILIFF OF PROPERTY </w:t>
            </w:r>
            <w:r w:rsidRPr="006F2CA2">
              <w:rPr>
                <w:rFonts w:ascii="Times New Roman" w:hAnsi="Times New Roman" w:cs="Times New Roman"/>
                <w:sz w:val="22"/>
                <w:szCs w:val="20"/>
                <w:lang w:val="en-GB" w:eastAsia="en-US"/>
              </w:rPr>
              <w:br/>
              <w:t>TAKEN IN EXECUTION</w:t>
            </w:r>
          </w:p>
          <w:p w14:paraId="3B17E14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GUID=03aebc1c-af98-4408-90d8-9eec3fcff7cb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Form 82)</w:t>
            </w:r>
          </w:p>
          <w:p w14:paraId="1E2AB704"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GUID=9fcd35df-7005-4d67-bd0e-93d503e866c1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Take notice that                     of                               has claimed the following property (specify the property </w:t>
            </w:r>
            <w:proofErr w:type="gramStart"/>
            <w:r w:rsidRPr="006F2CA2">
              <w:rPr>
                <w:rFonts w:ascii="Times New Roman" w:hAnsi="Times New Roman" w:cs="Times New Roman"/>
                <w:sz w:val="22"/>
                <w:szCs w:val="20"/>
                <w:lang w:val="en-GB" w:eastAsia="en-US"/>
              </w:rPr>
              <w:t>claimed)   </w:t>
            </w:r>
            <w:proofErr w:type="gramEnd"/>
            <w:r w:rsidRPr="006F2CA2">
              <w:rPr>
                <w:rFonts w:ascii="Times New Roman" w:hAnsi="Times New Roman" w:cs="Times New Roman"/>
                <w:sz w:val="22"/>
                <w:szCs w:val="20"/>
                <w:lang w:val="en-GB" w:eastAsia="en-US"/>
              </w:rPr>
              <w:t>                        taken in execution by me under the writ of seizure and sale issued in this action.</w:t>
            </w:r>
          </w:p>
          <w:p w14:paraId="67BBD3D7"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GUID=da1f5981-ae7f-4c0d-8bbc-a3ad19e5d29c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If within 4 days after receiving this notice, you give notice to me that you admit the claim of the said                               to the said property or request me to withdraw from possession in Form 84 you will not be liable for any costs incurred after the receipt by me of your notice.</w:t>
            </w:r>
          </w:p>
          <w:p w14:paraId="2BBAD292"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GUID=6ec61a11-c803-412b-a7e2-691c96d6c1a1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392D015B"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GUID=49b021c1-0f9e-499d-bfd6-d4c08cfdddfb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Sheriff/bailiff.</w:t>
            </w:r>
          </w:p>
          <w:p w14:paraId="0E99E37E"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GUID=18ba6658-fdc2-4570-a326-a9c433b60f2a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the execution creditor (or solicitor for execution creditor).</w:t>
            </w:r>
          </w:p>
          <w:p w14:paraId="40B90DAC"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p>
          <w:p w14:paraId="164E6278"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p>
        </w:tc>
      </w:tr>
    </w:tbl>
    <w:p w14:paraId="02C66CB5"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7360" w:type="dxa"/>
        <w:jc w:val="center"/>
        <w:tblLook w:val="04A0" w:firstRow="1" w:lastRow="0" w:firstColumn="1" w:lastColumn="0" w:noHBand="0" w:noVBand="1"/>
      </w:tblPr>
      <w:tblGrid>
        <w:gridCol w:w="3940"/>
        <w:gridCol w:w="3160"/>
        <w:gridCol w:w="260"/>
      </w:tblGrid>
      <w:tr w:rsidR="006F2CA2" w:rsidRPr="006F2CA2" w14:paraId="57A3946F" w14:textId="77777777" w:rsidTr="006F2CA2">
        <w:trPr>
          <w:divId w:val="2116439976"/>
          <w:cantSplit/>
          <w:jc w:val="center"/>
        </w:trPr>
        <w:tc>
          <w:tcPr>
            <w:tcW w:w="7360" w:type="dxa"/>
            <w:gridSpan w:val="3"/>
          </w:tcPr>
          <w:p w14:paraId="11450AF6"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GUID=c28817c8-741d-4235-9d87-9213ff5a9aad </w:instrText>
            </w:r>
            <w:r w:rsidRPr="006F2CA2">
              <w:rPr>
                <w:rFonts w:ascii="Times New Roman" w:hAnsi="Times New Roman" w:cs="Times New Roman"/>
                <w:sz w:val="22"/>
                <w:szCs w:val="20"/>
                <w:lang w:val="en-GB" w:eastAsia="en-US"/>
              </w:rPr>
              <w:fldChar w:fldCharType="end"/>
            </w:r>
            <w:r w:rsidR="00ED7FA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84</w:t>
            </w:r>
          </w:p>
          <w:p w14:paraId="20C2437B"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t>R.378</w:t>
            </w:r>
          </w:p>
        </w:tc>
      </w:tr>
      <w:tr w:rsidR="006F2CA2" w:rsidRPr="006F2CA2" w14:paraId="2D0965A0" w14:textId="77777777" w:rsidTr="006F2CA2">
        <w:trPr>
          <w:divId w:val="2116439976"/>
          <w:cantSplit/>
          <w:trHeight w:val="1600"/>
          <w:jc w:val="center"/>
        </w:trPr>
        <w:tc>
          <w:tcPr>
            <w:tcW w:w="7360" w:type="dxa"/>
            <w:gridSpan w:val="3"/>
          </w:tcPr>
          <w:p w14:paraId="39823C7E"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ab/>
              <w:t xml:space="preserve">NOTICE BY EXECUTION CREDITOR OF </w:t>
            </w:r>
          </w:p>
          <w:p w14:paraId="54578344"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ab/>
            </w:r>
            <w:r w:rsidRPr="006F2CA2">
              <w:rPr>
                <w:rFonts w:ascii="Times New Roman" w:hAnsi="Times New Roman" w:cs="Times New Roman"/>
                <w:sz w:val="22"/>
                <w:szCs w:val="20"/>
                <w:lang w:val="en-GB" w:eastAsia="en-US"/>
              </w:rPr>
              <w:tab/>
            </w:r>
            <w:r w:rsidRPr="006F2CA2">
              <w:rPr>
                <w:rFonts w:ascii="Times New Roman" w:hAnsi="Times New Roman" w:cs="Times New Roman"/>
                <w:sz w:val="22"/>
                <w:szCs w:val="20"/>
                <w:lang w:val="en-GB" w:eastAsia="en-US"/>
              </w:rPr>
              <w:tab/>
              <w:t>PROPERTY TAKEN IN EXECUTION</w:t>
            </w:r>
          </w:p>
          <w:p w14:paraId="3C53AB35"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GUID=809af33f-8f61-4a1d-8f98-578b4c42a2e1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Form 82)</w:t>
            </w:r>
          </w:p>
          <w:p w14:paraId="70DBF27B"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GUID=2fea1958-1aa4-4f78-9acd-979462effcce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Take notice that I admit (or dispute) the claim of                          to the property seized by you (or I request you to withdraw from possession) under the writ of seizure and sale issued in this action.</w:t>
            </w:r>
          </w:p>
          <w:p w14:paraId="40F25DE8"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GUID=57ff9753-99b1-418a-9b5c-b282af4e418e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tc>
      </w:tr>
      <w:tr w:rsidR="006F2CA2" w:rsidRPr="006F2CA2" w14:paraId="40833327" w14:textId="77777777" w:rsidTr="006F2CA2">
        <w:trPr>
          <w:divId w:val="2116439976"/>
          <w:cantSplit/>
          <w:trHeight w:val="540"/>
          <w:jc w:val="center"/>
        </w:trPr>
        <w:tc>
          <w:tcPr>
            <w:tcW w:w="3940" w:type="dxa"/>
          </w:tcPr>
          <w:p w14:paraId="5C8C6485" w14:textId="77777777" w:rsidR="006F2CA2" w:rsidRPr="006F2CA2" w:rsidRDefault="006F2CA2" w:rsidP="006F2CA2">
            <w:pPr>
              <w:spacing w:before="60" w:after="60" w:line="240" w:lineRule="auto"/>
              <w:ind w:left="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GUID=4630e8dd-b867-47c7-ac69-2e5a36aa1988 </w:instrText>
            </w:r>
            <w:r w:rsidRPr="006F2CA2">
              <w:rPr>
                <w:rFonts w:ascii="Times New Roman" w:hAnsi="Times New Roman" w:cs="Times New Roman"/>
                <w:sz w:val="22"/>
                <w:szCs w:val="20"/>
                <w:lang w:val="en-GB" w:eastAsia="en-US"/>
              </w:rPr>
              <w:fldChar w:fldCharType="end"/>
            </w:r>
          </w:p>
        </w:tc>
        <w:tc>
          <w:tcPr>
            <w:tcW w:w="3420" w:type="dxa"/>
            <w:gridSpan w:val="2"/>
          </w:tcPr>
          <w:p w14:paraId="10F92167"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GUID=184b6b44-7c46-4500-9848-0b14e56b0872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Execution Creditor</w:t>
            </w:r>
            <w:r w:rsidRPr="006F2CA2">
              <w:rPr>
                <w:rFonts w:ascii="Times New Roman" w:hAnsi="Times New Roman" w:cs="Times New Roman"/>
                <w:i/>
                <w:sz w:val="22"/>
                <w:szCs w:val="20"/>
                <w:lang w:val="en-GB" w:eastAsia="en-US"/>
              </w:rPr>
              <w:br/>
              <w:t>(or solicitor for execution creditor).</w:t>
            </w:r>
          </w:p>
        </w:tc>
      </w:tr>
      <w:tr w:rsidR="006F2CA2" w:rsidRPr="006F2CA2" w14:paraId="44DFF693" w14:textId="77777777" w:rsidTr="006F2CA2">
        <w:trPr>
          <w:divId w:val="2116439976"/>
          <w:cantSplit/>
          <w:trHeight w:val="380"/>
          <w:jc w:val="center"/>
        </w:trPr>
        <w:tc>
          <w:tcPr>
            <w:tcW w:w="7360" w:type="dxa"/>
            <w:gridSpan w:val="3"/>
          </w:tcPr>
          <w:p w14:paraId="044E24A1"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GUID=9412f741-09ff-4a93-a313-b700908c9674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the Sheriff/bailiff and the claimant (or solicitor for the claimant).</w:t>
            </w:r>
          </w:p>
        </w:tc>
      </w:tr>
      <w:tr w:rsidR="006F2CA2" w:rsidRPr="006F2CA2" w14:paraId="637BD2F6" w14:textId="77777777" w:rsidTr="006F2CA2">
        <w:trPr>
          <w:gridAfter w:val="1"/>
          <w:divId w:val="2116439976"/>
          <w:wAfter w:w="260" w:type="dxa"/>
          <w:cantSplit/>
          <w:jc w:val="center"/>
        </w:trPr>
        <w:tc>
          <w:tcPr>
            <w:tcW w:w="7100" w:type="dxa"/>
            <w:gridSpan w:val="2"/>
          </w:tcPr>
          <w:p w14:paraId="5F03472F"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1BCEB17D"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GUID=7959ef5f-257c-4ad8-bcbf-7f7dc927c96d </w:instrText>
            </w:r>
            <w:r w:rsidRPr="006F2CA2">
              <w:rPr>
                <w:rFonts w:ascii="Times New Roman" w:hAnsi="Times New Roman" w:cs="Times New Roman"/>
                <w:sz w:val="22"/>
                <w:szCs w:val="20"/>
                <w:lang w:val="en-GB" w:eastAsia="en-US"/>
              </w:rPr>
              <w:fldChar w:fldCharType="end"/>
            </w:r>
            <w:r w:rsidR="00ED7FA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85</w:t>
            </w:r>
          </w:p>
        </w:tc>
      </w:tr>
      <w:tr w:rsidR="006F2CA2" w:rsidRPr="006F2CA2" w14:paraId="0D797573" w14:textId="77777777" w:rsidTr="006F2CA2">
        <w:trPr>
          <w:gridAfter w:val="1"/>
          <w:divId w:val="2116439976"/>
          <w:wAfter w:w="260" w:type="dxa"/>
          <w:cantSplit/>
          <w:jc w:val="center"/>
        </w:trPr>
        <w:tc>
          <w:tcPr>
            <w:tcW w:w="7100" w:type="dxa"/>
            <w:gridSpan w:val="2"/>
          </w:tcPr>
          <w:p w14:paraId="20591D4E"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t>R.379</w:t>
            </w:r>
          </w:p>
          <w:p w14:paraId="15C60F6E"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INTERPLEADER SUMMONS</w:t>
            </w:r>
          </w:p>
          <w:p w14:paraId="6A4ABD7C"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GUID=9837ce90-4b65-4ede-8d8b-d6f85a5d43b2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Form 82)</w:t>
            </w:r>
          </w:p>
          <w:p w14:paraId="505425AC" w14:textId="77777777" w:rsidR="006F2CA2" w:rsidRPr="006F2CA2" w:rsidRDefault="006F2CA2" w:rsidP="006F2CA2">
            <w:pPr>
              <w:spacing w:before="120" w:after="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GUID=01494d3f-8aa4-4418-bf58-06d13b98cdf2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r>
            <w:r w:rsidRPr="006F2CA2">
              <w:rPr>
                <w:rFonts w:ascii="Times New Roman" w:hAnsi="Times New Roman" w:cs="Times New Roman"/>
                <w:i/>
                <w:sz w:val="22"/>
                <w:szCs w:val="20"/>
                <w:lang w:val="en-GB" w:eastAsia="en-US"/>
              </w:rPr>
              <w:t>To Execution Creditor</w:t>
            </w:r>
            <w:r w:rsidRPr="006F2CA2">
              <w:rPr>
                <w:rFonts w:ascii="Times New Roman" w:hAnsi="Times New Roman" w:cs="Times New Roman"/>
                <w:sz w:val="22"/>
                <w:szCs w:val="20"/>
                <w:lang w:val="en-GB" w:eastAsia="en-US"/>
              </w:rPr>
              <w:t>.</w:t>
            </w:r>
          </w:p>
          <w:p w14:paraId="47361957"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GUID=adfe524d-74fb-4321-9ea9-d08c571e4e18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Whereas the above claimant has made a claim to certain property taken in execution under process issued out of this Court at your instance:</w:t>
            </w:r>
          </w:p>
          <w:p w14:paraId="017700FE"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GUID=2cd5702c-e401-41f5-9838-c121af96e882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You are hereby summoned to appear before the Family Court / Family Division of the High Court* on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date/time) when the said claim will be adjudicated upon and such order made thereon as the Court shall think just.</w:t>
            </w:r>
          </w:p>
          <w:p w14:paraId="4D6DB058"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GUID=c818e32f-6d11-4fc1-af14-684b65cb1951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0412EFEC"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GUID=ed62ffab-9080-416b-8f47-11b67d04b78f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p w14:paraId="658AE867"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GUID=2888c255-8277-4e0f-b935-5f570b0e7e9e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Entered No.       of 20    </w:t>
            </w:r>
            <w:proofErr w:type="gramStart"/>
            <w:r w:rsidRPr="006F2CA2">
              <w:rPr>
                <w:rFonts w:ascii="Times New Roman" w:hAnsi="Times New Roman" w:cs="Times New Roman"/>
                <w:sz w:val="22"/>
                <w:szCs w:val="20"/>
                <w:lang w:val="en-GB" w:eastAsia="en-US"/>
              </w:rPr>
              <w:t>  .</w:t>
            </w:r>
            <w:proofErr w:type="gramEnd"/>
          </w:p>
          <w:p w14:paraId="1D02B60D"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GUID=6e358ded-f676-43bd-bdd7-35acbf09fb10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Clerk.</w:t>
            </w:r>
          </w:p>
          <w:p w14:paraId="0C0EC327"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GUID=78e7f65e-1833-4dd5-a9b3-3fce7e55efb3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w:t>
            </w:r>
          </w:p>
          <w:p w14:paraId="2D616C03"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GUID=6ec02b47-b45b-4a3d-ac04-3c3cddd8592c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execution creditor (or solicitor for execution creditor).</w:t>
            </w:r>
          </w:p>
        </w:tc>
      </w:tr>
    </w:tbl>
    <w:p w14:paraId="079B85C3"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7316" w:type="dxa"/>
        <w:jc w:val="center"/>
        <w:tblLook w:val="04A0" w:firstRow="1" w:lastRow="0" w:firstColumn="1" w:lastColumn="0" w:noHBand="0" w:noVBand="1"/>
      </w:tblPr>
      <w:tblGrid>
        <w:gridCol w:w="1140"/>
        <w:gridCol w:w="3300"/>
        <w:gridCol w:w="1360"/>
        <w:gridCol w:w="100"/>
        <w:gridCol w:w="1140"/>
        <w:gridCol w:w="40"/>
        <w:gridCol w:w="236"/>
      </w:tblGrid>
      <w:tr w:rsidR="006F2CA2" w:rsidRPr="006F2CA2" w14:paraId="372F6388" w14:textId="77777777" w:rsidTr="000B02FA">
        <w:trPr>
          <w:gridAfter w:val="1"/>
          <w:divId w:val="2116439976"/>
          <w:wAfter w:w="236" w:type="dxa"/>
          <w:cantSplit/>
          <w:jc w:val="center"/>
        </w:trPr>
        <w:tc>
          <w:tcPr>
            <w:tcW w:w="7080" w:type="dxa"/>
            <w:gridSpan w:val="6"/>
          </w:tcPr>
          <w:p w14:paraId="74673A2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GUID=3e722d3e-87f1-4ecc-bb1c-7374e655ea27 </w:instrText>
            </w:r>
            <w:r w:rsidRPr="006F2CA2">
              <w:rPr>
                <w:rFonts w:ascii="Times New Roman" w:hAnsi="Times New Roman" w:cs="Times New Roman"/>
                <w:sz w:val="22"/>
                <w:szCs w:val="20"/>
                <w:lang w:val="en-GB" w:eastAsia="en-US"/>
              </w:rPr>
              <w:fldChar w:fldCharType="end"/>
            </w:r>
            <w:r w:rsidR="00ED7FA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86</w:t>
            </w:r>
          </w:p>
        </w:tc>
      </w:tr>
      <w:tr w:rsidR="006F2CA2" w:rsidRPr="006F2CA2" w14:paraId="06859F55" w14:textId="77777777" w:rsidTr="000B02FA">
        <w:trPr>
          <w:gridAfter w:val="4"/>
          <w:divId w:val="2116439976"/>
          <w:wAfter w:w="1516" w:type="dxa"/>
          <w:cantSplit/>
          <w:jc w:val="center"/>
        </w:trPr>
        <w:tc>
          <w:tcPr>
            <w:tcW w:w="4440" w:type="dxa"/>
            <w:gridSpan w:val="2"/>
          </w:tcPr>
          <w:p w14:paraId="300A1F11"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R. 379</w:t>
            </w:r>
            <w:r w:rsidRPr="006F2CA2">
              <w:rPr>
                <w:rFonts w:ascii="Times New Roman" w:hAnsi="Times New Roman" w:cs="Times New Roman"/>
                <w:sz w:val="22"/>
                <w:szCs w:val="20"/>
                <w:lang w:val="en-GB" w:eastAsia="en-US"/>
              </w:rPr>
              <w:tab/>
            </w:r>
            <w:r w:rsidRPr="006F2CA2">
              <w:rPr>
                <w:rFonts w:ascii="Times New Roman" w:hAnsi="Times New Roman" w:cs="Times New Roman"/>
                <w:sz w:val="22"/>
                <w:szCs w:val="20"/>
                <w:lang w:val="en-GB" w:eastAsia="en-US"/>
              </w:rPr>
              <w:tab/>
            </w:r>
            <w:r w:rsidRPr="006F2CA2">
              <w:rPr>
                <w:rFonts w:ascii="Times New Roman" w:hAnsi="Times New Roman" w:cs="Times New Roman"/>
                <w:sz w:val="22"/>
                <w:szCs w:val="20"/>
                <w:lang w:val="en-GB" w:eastAsia="en-US"/>
              </w:rPr>
              <w:tab/>
            </w: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GUID=829eb152-fff2-4f27-8689-e031f1c7aa26 </w:instrText>
            </w:r>
            <w:r w:rsidRPr="006F2CA2">
              <w:rPr>
                <w:rFonts w:ascii="Times New Roman" w:hAnsi="Times New Roman" w:cs="Times New Roman"/>
                <w:sz w:val="22"/>
                <w:szCs w:val="20"/>
                <w:lang w:val="en-GB" w:eastAsia="en-US"/>
              </w:rPr>
              <w:fldChar w:fldCharType="end"/>
            </w:r>
          </w:p>
        </w:tc>
        <w:tc>
          <w:tcPr>
            <w:tcW w:w="1360" w:type="dxa"/>
          </w:tcPr>
          <w:p w14:paraId="0F568DAB"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GUID=80f50821-b688-4929-81e8-a20b39f880f3 </w:instrText>
            </w:r>
            <w:r w:rsidRPr="006F2CA2">
              <w:rPr>
                <w:rFonts w:ascii="Times New Roman" w:hAnsi="Times New Roman" w:cs="Times New Roman"/>
                <w:sz w:val="22"/>
                <w:szCs w:val="20"/>
                <w:lang w:val="en-GB" w:eastAsia="en-US"/>
              </w:rPr>
              <w:fldChar w:fldCharType="end"/>
            </w:r>
          </w:p>
        </w:tc>
      </w:tr>
      <w:tr w:rsidR="006F2CA2" w:rsidRPr="006F2CA2" w14:paraId="4C68EFE8" w14:textId="77777777" w:rsidTr="000B02FA">
        <w:trPr>
          <w:gridAfter w:val="1"/>
          <w:divId w:val="2116439976"/>
          <w:wAfter w:w="236" w:type="dxa"/>
          <w:cantSplit/>
          <w:jc w:val="center"/>
        </w:trPr>
        <w:tc>
          <w:tcPr>
            <w:tcW w:w="7080" w:type="dxa"/>
            <w:gridSpan w:val="6"/>
          </w:tcPr>
          <w:p w14:paraId="4F3E3AEC"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STATEMENT IN SUPPORT OF</w:t>
            </w:r>
          </w:p>
          <w:p w14:paraId="21674EAC"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AN INTERPLEADER SUMMONS:</w:t>
            </w:r>
          </w:p>
          <w:p w14:paraId="1341D548"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BY SHERIFF/BAILIFF</w:t>
            </w:r>
          </w:p>
          <w:p w14:paraId="5F9FF8DB"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GUID=ca029521-e60b-41aa-92cf-c7dd08baf7fd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Form 82)</w:t>
            </w:r>
          </w:p>
          <w:p w14:paraId="171AD143"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GUID=1981ce0a-5ca3-498b-943f-71fc984a3ec1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  On (date</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of                          gave me notice that he claimed the following property (specify the property claimed) taken by me in execution under (the writ of seizure and sale) issued in this action.</w:t>
            </w:r>
          </w:p>
          <w:p w14:paraId="7ADAB9CC"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GUID=28dc44e7-4345-442b-a831-14f5984a566d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  On (date), I notified the execution creditor of the said claim. He does not admit the claim and has not requested me to withdraw from possession of the property claimed.</w:t>
            </w:r>
          </w:p>
          <w:p w14:paraId="3416CBBC"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GUID=e6bcea6f-ccd4-49ce-badb-ecc33d0ff120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3.  I value the property claimed at approximately $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xml:space="preserve"> I claim no interest in the subject-matter in dispute other than commission fees and expenses of execution.</w:t>
            </w:r>
          </w:p>
          <w:p w14:paraId="6992B240"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GUID=ca2e9718-718e-4c53-b196-2385b44bf0cf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4.  I do not in any manner collude with any of the parties herein.</w:t>
            </w:r>
          </w:p>
          <w:p w14:paraId="3BCD41FA"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GUID=83748597-af8d-465e-b68b-1ce3d4f108a7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Sheriff/bailiff.</w:t>
            </w:r>
          </w:p>
        </w:tc>
      </w:tr>
      <w:tr w:rsidR="006F2CA2" w:rsidRPr="006F2CA2" w14:paraId="56045449" w14:textId="77777777" w:rsidTr="000B02FA">
        <w:trPr>
          <w:gridAfter w:val="2"/>
          <w:divId w:val="2116439976"/>
          <w:wAfter w:w="276" w:type="dxa"/>
          <w:cantSplit/>
          <w:jc w:val="center"/>
        </w:trPr>
        <w:tc>
          <w:tcPr>
            <w:tcW w:w="7040" w:type="dxa"/>
            <w:gridSpan w:val="5"/>
          </w:tcPr>
          <w:p w14:paraId="70C87A2F"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GUID=48522b0f-99aa-4bb0-a068-68185563aa8d </w:instrText>
            </w:r>
            <w:r w:rsidRPr="006F2CA2">
              <w:rPr>
                <w:rFonts w:ascii="Times New Roman" w:hAnsi="Times New Roman" w:cs="Times New Roman"/>
                <w:sz w:val="22"/>
                <w:szCs w:val="20"/>
                <w:lang w:val="en-GB" w:eastAsia="en-US"/>
              </w:rPr>
              <w:fldChar w:fldCharType="end"/>
            </w:r>
            <w:r w:rsidR="00ED7FA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87</w:t>
            </w:r>
          </w:p>
        </w:tc>
      </w:tr>
      <w:tr w:rsidR="006F2CA2" w:rsidRPr="006F2CA2" w14:paraId="1466C21E" w14:textId="77777777" w:rsidTr="000B02FA">
        <w:trPr>
          <w:gridAfter w:val="2"/>
          <w:divId w:val="2116439976"/>
          <w:wAfter w:w="276" w:type="dxa"/>
          <w:cantSplit/>
          <w:jc w:val="center"/>
        </w:trPr>
        <w:tc>
          <w:tcPr>
            <w:tcW w:w="1140" w:type="dxa"/>
          </w:tcPr>
          <w:p w14:paraId="7F224E0E"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GUID=8cc34679-d8cd-4482-a3b0-335d68559032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R.379</w:t>
            </w:r>
          </w:p>
        </w:tc>
        <w:tc>
          <w:tcPr>
            <w:tcW w:w="4760" w:type="dxa"/>
            <w:gridSpan w:val="3"/>
          </w:tcPr>
          <w:p w14:paraId="6219719C"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052857B3"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GUID=a85e1cfe-8604-415d-a49f-033111b41953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AFFIDAVIT IN SUPPORT OF AN </w:t>
            </w:r>
            <w:r w:rsidRPr="006F2CA2">
              <w:rPr>
                <w:rFonts w:ascii="Times New Roman" w:hAnsi="Times New Roman" w:cs="Times New Roman"/>
                <w:sz w:val="22"/>
                <w:szCs w:val="20"/>
                <w:lang w:val="en-GB" w:eastAsia="en-US"/>
              </w:rPr>
              <w:br/>
              <w:t xml:space="preserve">INTERPLEADER SUMMONS BY A PERSON </w:t>
            </w:r>
            <w:r w:rsidRPr="006F2CA2">
              <w:rPr>
                <w:rFonts w:ascii="Times New Roman" w:hAnsi="Times New Roman" w:cs="Times New Roman"/>
                <w:sz w:val="22"/>
                <w:szCs w:val="20"/>
                <w:lang w:val="en-GB" w:eastAsia="en-US"/>
              </w:rPr>
              <w:br/>
              <w:t>UNDER LIABILITY</w:t>
            </w:r>
          </w:p>
        </w:tc>
        <w:tc>
          <w:tcPr>
            <w:tcW w:w="1140" w:type="dxa"/>
          </w:tcPr>
          <w:p w14:paraId="77B92253"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GUID=e90b470a-d364-4acc-bf76-d673bafcbd17 </w:instrText>
            </w:r>
            <w:r w:rsidRPr="006F2CA2">
              <w:rPr>
                <w:rFonts w:ascii="Times New Roman" w:hAnsi="Times New Roman" w:cs="Times New Roman"/>
                <w:sz w:val="22"/>
                <w:szCs w:val="20"/>
                <w:lang w:val="en-GB" w:eastAsia="en-US"/>
              </w:rPr>
              <w:fldChar w:fldCharType="end"/>
            </w:r>
          </w:p>
        </w:tc>
      </w:tr>
      <w:tr w:rsidR="006F2CA2" w:rsidRPr="006F2CA2" w14:paraId="2F34BED1" w14:textId="77777777" w:rsidTr="000B02FA">
        <w:trPr>
          <w:gridAfter w:val="2"/>
          <w:divId w:val="2116439976"/>
          <w:wAfter w:w="276" w:type="dxa"/>
          <w:cantSplit/>
          <w:jc w:val="center"/>
        </w:trPr>
        <w:tc>
          <w:tcPr>
            <w:tcW w:w="7040" w:type="dxa"/>
            <w:gridSpan w:val="5"/>
          </w:tcPr>
          <w:p w14:paraId="4531A508"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GUID=e30c61ad-60da-4f10-8899-28e68db89824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(In a pending action application as in Form 118, </w:t>
            </w:r>
            <w:r w:rsidRPr="006F2CA2">
              <w:rPr>
                <w:rFonts w:ascii="Times New Roman" w:hAnsi="Times New Roman" w:cs="Times New Roman"/>
                <w:sz w:val="22"/>
                <w:szCs w:val="20"/>
                <w:lang w:val="en-GB" w:eastAsia="en-US"/>
              </w:rPr>
              <w:br/>
              <w:t>in any other case by an originating summons)</w:t>
            </w:r>
          </w:p>
          <w:p w14:paraId="1C94FD39"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GUID=f8803f4b-88de-4f9f-ad8b-16eb8953c8e3 </w:instrText>
            </w:r>
            <w:r w:rsidRPr="006F2CA2">
              <w:rPr>
                <w:rFonts w:ascii="Times New Roman" w:hAnsi="Times New Roman" w:cs="Times New Roman"/>
                <w:sz w:val="22"/>
                <w:szCs w:val="20"/>
                <w:lang w:val="en-GB" w:eastAsia="en-US"/>
              </w:rPr>
              <w:fldChar w:fldCharType="end"/>
            </w:r>
            <w:proofErr w:type="gramStart"/>
            <w:r w:rsidRPr="006F2CA2">
              <w:rPr>
                <w:rFonts w:ascii="Times New Roman" w:hAnsi="Times New Roman" w:cs="Times New Roman"/>
                <w:sz w:val="22"/>
                <w:szCs w:val="20"/>
                <w:lang w:val="en-GB" w:eastAsia="en-US"/>
              </w:rPr>
              <w:t>I,   </w:t>
            </w:r>
            <w:proofErr w:type="gramEnd"/>
            <w:r w:rsidRPr="006F2CA2">
              <w:rPr>
                <w:rFonts w:ascii="Times New Roman" w:hAnsi="Times New Roman" w:cs="Times New Roman"/>
                <w:sz w:val="22"/>
                <w:szCs w:val="20"/>
                <w:lang w:val="en-GB" w:eastAsia="en-US"/>
              </w:rPr>
              <w:t>                     of                                (if in an action, the abovenamed defendant) do make oath (or affirm) and say as follows:</w:t>
            </w:r>
          </w:p>
          <w:p w14:paraId="1AC33AF7"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GUID=94f09e6d-90de-42aa-ac4e-21f9d143b3b7 </w:instrText>
            </w:r>
            <w:r w:rsidRPr="006F2CA2">
              <w:rPr>
                <w:rFonts w:ascii="Times New Roman" w:hAnsi="Times New Roman" w:cs="Times New Roman"/>
                <w:sz w:val="22"/>
                <w:szCs w:val="20"/>
                <w:lang w:val="en-GB" w:eastAsia="en-US"/>
              </w:rPr>
              <w:fldChar w:fldCharType="end"/>
            </w:r>
            <w:proofErr w:type="gramStart"/>
            <w:r w:rsidRPr="006F2CA2">
              <w:rPr>
                <w:rFonts w:ascii="Times New Roman" w:hAnsi="Times New Roman" w:cs="Times New Roman"/>
                <w:sz w:val="22"/>
                <w:szCs w:val="20"/>
                <w:lang w:val="en-GB" w:eastAsia="en-US"/>
              </w:rPr>
              <w:t>1.  (</w:t>
            </w:r>
            <w:proofErr w:type="gramEnd"/>
            <w:r w:rsidRPr="006F2CA2">
              <w:rPr>
                <w:rFonts w:ascii="Times New Roman" w:hAnsi="Times New Roman" w:cs="Times New Roman"/>
                <w:sz w:val="22"/>
                <w:szCs w:val="20"/>
                <w:lang w:val="en-GB" w:eastAsia="en-US"/>
              </w:rPr>
              <w:t>If in an action.) This action is brought to recover (state what) claimed by the plaintiff but I have received a claim adverse to that of the plaintiff from                  of                        (or, if no action), I have received adverse claims from               of                     and                 of                       to (state what) which is of the approximate value of $        .</w:t>
            </w:r>
          </w:p>
          <w:p w14:paraId="4EB9E59A"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GUID=3e129d4c-7878-4d3a-8e94-f648974eebda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 expect to be sued on these claims by the said claimant.</w:t>
            </w:r>
          </w:p>
          <w:p w14:paraId="4CAA36E9"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GUID=3921288b-4bea-49f8-930e-6e38a629594a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  I claim no interest in the subject-matter in dispute (other than the sum of $          for costs or charges) (or as the case may be). I do not in any manner collude with either (or any) of the said claimants.</w:t>
            </w:r>
          </w:p>
          <w:p w14:paraId="39096D0D"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GUID=09cddd2f-f1ba-4b5f-bb38-e5eaefbf498b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3.  I am ready and willing to bring into Court or to pay or dispose of the subject-matter in dispute in such manner as the Court may direct.</w:t>
            </w:r>
          </w:p>
          <w:p w14:paraId="39A94E7C"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GUID=e83b7f81-a3e2-4ba5-a2a2-b190df9986ef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Sworn (or affirmed) as in Form 132.</w:t>
            </w:r>
          </w:p>
        </w:tc>
      </w:tr>
      <w:tr w:rsidR="006F2CA2" w:rsidRPr="006F2CA2" w14:paraId="01148188" w14:textId="77777777" w:rsidTr="000B02FA">
        <w:trPr>
          <w:divId w:val="2116439976"/>
          <w:cantSplit/>
          <w:jc w:val="center"/>
        </w:trPr>
        <w:tc>
          <w:tcPr>
            <w:tcW w:w="7316" w:type="dxa"/>
            <w:gridSpan w:val="7"/>
          </w:tcPr>
          <w:p w14:paraId="1589349D"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6"/>
                <w:szCs w:val="20"/>
                <w:lang w:val="en-GB" w:eastAsia="en-US"/>
              </w:rPr>
              <w:lastRenderedPageBreak/>
              <w:br w:type="page"/>
            </w:r>
            <w:r w:rsidR="00ED7FA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88</w:t>
            </w:r>
          </w:p>
          <w:p w14:paraId="4BB438F6"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t>R.387</w:t>
            </w:r>
          </w:p>
          <w:tbl>
            <w:tblPr>
              <w:tblW w:w="7100" w:type="dxa"/>
              <w:jc w:val="center"/>
              <w:tblLook w:val="04A0" w:firstRow="1" w:lastRow="0" w:firstColumn="1" w:lastColumn="0" w:noHBand="0" w:noVBand="1"/>
            </w:tblPr>
            <w:tblGrid>
              <w:gridCol w:w="1380"/>
              <w:gridCol w:w="4380"/>
              <w:gridCol w:w="1340"/>
            </w:tblGrid>
            <w:tr w:rsidR="006F2CA2" w:rsidRPr="006F2CA2" w14:paraId="6450E5E7" w14:textId="77777777" w:rsidTr="006F2CA2">
              <w:trPr>
                <w:cantSplit/>
                <w:jc w:val="center"/>
              </w:trPr>
              <w:tc>
                <w:tcPr>
                  <w:tcW w:w="1380" w:type="dxa"/>
                </w:tcPr>
                <w:p w14:paraId="5BFA0B9C"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GUID=da3f4539-cb02-4732-959b-108ca5b483dc </w:instrText>
                  </w:r>
                  <w:r w:rsidRPr="006F2CA2">
                    <w:rPr>
                      <w:rFonts w:ascii="Times New Roman" w:hAnsi="Times New Roman" w:cs="Times New Roman"/>
                      <w:sz w:val="22"/>
                      <w:szCs w:val="20"/>
                      <w:lang w:val="en-GB" w:eastAsia="en-US"/>
                    </w:rPr>
                    <w:fldChar w:fldCharType="end"/>
                  </w:r>
                </w:p>
              </w:tc>
              <w:tc>
                <w:tcPr>
                  <w:tcW w:w="4380" w:type="dxa"/>
                </w:tcPr>
                <w:p w14:paraId="229C3C23"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GUID=73ea306c-8590-4d67-a775-1daff6f33682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JUDGMENT (OR ORDER) </w:t>
                  </w:r>
                  <w:r w:rsidRPr="006F2CA2">
                    <w:rPr>
                      <w:rFonts w:ascii="Times New Roman" w:hAnsi="Times New Roman" w:cs="Times New Roman"/>
                      <w:sz w:val="22"/>
                      <w:szCs w:val="20"/>
                      <w:lang w:val="en-GB" w:eastAsia="en-US"/>
                    </w:rPr>
                    <w:br/>
                    <w:t>ON INTERPLEADER SUMMONS</w:t>
                  </w:r>
                </w:p>
              </w:tc>
              <w:tc>
                <w:tcPr>
                  <w:tcW w:w="1340" w:type="dxa"/>
                </w:tcPr>
                <w:p w14:paraId="5EBBC3BC"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GUID=6e1ec89b-d26b-4a48-b4cf-c480eaff4bde </w:instrText>
                  </w:r>
                  <w:r w:rsidRPr="006F2CA2">
                    <w:rPr>
                      <w:rFonts w:ascii="Times New Roman" w:hAnsi="Times New Roman" w:cs="Times New Roman"/>
                      <w:sz w:val="22"/>
                      <w:szCs w:val="20"/>
                      <w:lang w:val="en-GB" w:eastAsia="en-US"/>
                    </w:rPr>
                    <w:fldChar w:fldCharType="end"/>
                  </w:r>
                </w:p>
              </w:tc>
            </w:tr>
            <w:tr w:rsidR="006F2CA2" w:rsidRPr="006F2CA2" w14:paraId="001B65C9" w14:textId="77777777" w:rsidTr="006F2CA2">
              <w:trPr>
                <w:cantSplit/>
                <w:jc w:val="center"/>
              </w:trPr>
              <w:tc>
                <w:tcPr>
                  <w:tcW w:w="7100" w:type="dxa"/>
                  <w:gridSpan w:val="3"/>
                </w:tcPr>
                <w:p w14:paraId="0E90AA4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GUID=da62d63f-3f2c-4a57-a509-3d2d414a6004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Form 82)</w:t>
                  </w:r>
                </w:p>
                <w:p w14:paraId="5EE0698F"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GUID=285b08f7-bcf9-4a03-a651-c7bd18dd29b8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(Recital)</w:t>
                  </w:r>
                </w:p>
                <w:p w14:paraId="623E8D01"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GUID=2f95b61f-1c14-4a59-bbcd-6386586c3463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Upon this Interpleader Summons (or Originating Summons) coming up for hearing before His Honour                on the        day of                        20       and upon hearing the evidence adduced and what was alleged by the parties (or their counsel) (Insert the appropriate Operative Part).</w:t>
                  </w:r>
                </w:p>
                <w:p w14:paraId="14B45B73"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GUID=2e62129f-3c5d-4fc6-aff7-2b2638880795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(Operative Parts)</w:t>
                  </w:r>
                </w:p>
                <w:p w14:paraId="6624F675"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GUID=e25a550b-d81f-4f6e-a146-950c111042e9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r>
                  <w:r w:rsidRPr="006F2CA2">
                    <w:rPr>
                      <w:rFonts w:ascii="Times New Roman" w:hAnsi="Times New Roman" w:cs="Times New Roman"/>
                      <w:i/>
                      <w:sz w:val="22"/>
                      <w:szCs w:val="20"/>
                      <w:lang w:val="en-GB" w:eastAsia="en-US"/>
                    </w:rPr>
                    <w:t>Under execution.</w:t>
                  </w:r>
                </w:p>
                <w:p w14:paraId="330FE2BC"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GUID=2ab4a158-cf79-4364-81ff-e36a39d04032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It is adjudged touching the claim of                    to (specify the property) (or to the proceeds of sale (or value) of (specify the property)) taken in execution under process issued out of this Court at the instance of                    execution creditor, that the said (specify the property) (or proceeds of sale) (or value) (or part of the said property) (or proceeds of sale (or value)) namely (specify same) is (or are) not the property of the claimant.</w:t>
                  </w:r>
                </w:p>
                <w:p w14:paraId="037A2649"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GUID=6d04c1ea-4d09-42f0-8871-8f0c2d9be9f9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 it is ordered that the said                                do pay to the said                              the sum of $             for costs (and the sum of $            for extra expenses of execution and keeping possession occasioned by the claim). [Insert directions as to disposal of any money in Court.]</w:t>
                  </w:r>
                </w:p>
              </w:tc>
            </w:tr>
            <w:tr w:rsidR="006F2CA2" w:rsidRPr="006F2CA2" w14:paraId="64B5DF04" w14:textId="77777777" w:rsidTr="006F2CA2">
              <w:trPr>
                <w:cantSplit/>
                <w:jc w:val="center"/>
              </w:trPr>
              <w:tc>
                <w:tcPr>
                  <w:tcW w:w="7100" w:type="dxa"/>
                  <w:gridSpan w:val="3"/>
                </w:tcPr>
                <w:p w14:paraId="361C8A64"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GUID=5b668c83-f711-4df1-a1d3-7d3bb39e0fe3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r>
                  <w:r w:rsidRPr="006F2CA2">
                    <w:rPr>
                      <w:rFonts w:ascii="Times New Roman" w:hAnsi="Times New Roman" w:cs="Times New Roman"/>
                      <w:i/>
                      <w:sz w:val="22"/>
                      <w:szCs w:val="20"/>
                      <w:lang w:val="en-GB" w:eastAsia="en-US"/>
                    </w:rPr>
                    <w:t>In a pending action</w:t>
                  </w:r>
                  <w:r w:rsidRPr="006F2CA2">
                    <w:rPr>
                      <w:rFonts w:ascii="Times New Roman" w:hAnsi="Times New Roman" w:cs="Times New Roman"/>
                      <w:sz w:val="22"/>
                      <w:szCs w:val="20"/>
                      <w:lang w:val="en-GB" w:eastAsia="en-US"/>
                    </w:rPr>
                    <w:t>.</w:t>
                  </w:r>
                </w:p>
                <w:p w14:paraId="7FF5E4E9"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GUID=9d24df1a-3c1e-4a5c-b1ae-bcef985479c9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It is this day adjudged touching the claims of the plaintiff and the claimant to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part of) the subject-matter of this action that the claim of the plaintiff (or claimant) is valid and that the claimant (or plaintiff) has no claim thereto.</w:t>
                  </w:r>
                </w:p>
                <w:p w14:paraId="175BAAEB"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GUID=a02e0efc-7187-421f-9e6a-83c53b0b011d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 it is further adjudged that the plaintiff (or claimant) do recover against the defendant the sum of $            for debt and $            for costs amounting together to the sum of $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w:t>
                  </w:r>
                </w:p>
                <w:p w14:paraId="32B8BEFB"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GUID=e9564f56-62e0-4101-b64c-6b52ca286fb8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 it is ordered — here insert any order for delivery of the property).</w:t>
                  </w:r>
                </w:p>
                <w:p w14:paraId="74837334"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GUID=24692e25-9abd-48c7-bb26-e963fa675cc6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 it is further adjudged that the plaintiff (or claimant) do recover the sum of $              from the claimant (or plaintiff) for costs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add if any costs awarded to the defendant against the plaintiff or claimant:</w:t>
                  </w:r>
                </w:p>
                <w:p w14:paraId="71E791CA"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GUID=0dc2496e-cccb-4b0a-83a2-774b4e59416b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And it is further adjudged that the defendant </w:t>
                  </w:r>
                  <w:proofErr w:type="gramStart"/>
                  <w:r w:rsidRPr="006F2CA2">
                    <w:rPr>
                      <w:rFonts w:ascii="Times New Roman" w:hAnsi="Times New Roman" w:cs="Times New Roman"/>
                      <w:sz w:val="22"/>
                      <w:szCs w:val="20"/>
                      <w:lang w:val="en-GB" w:eastAsia="en-US"/>
                    </w:rPr>
                    <w:t>do</w:t>
                  </w:r>
                  <w:proofErr w:type="gramEnd"/>
                  <w:r w:rsidRPr="006F2CA2">
                    <w:rPr>
                      <w:rFonts w:ascii="Times New Roman" w:hAnsi="Times New Roman" w:cs="Times New Roman"/>
                      <w:sz w:val="22"/>
                      <w:szCs w:val="20"/>
                      <w:lang w:val="en-GB" w:eastAsia="en-US"/>
                    </w:rPr>
                    <w:t xml:space="preserve"> recover the sum of $               for costs from the plaintiff (or claimant)).</w:t>
                  </w:r>
                </w:p>
                <w:p w14:paraId="5BD0F4FB"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GUID=89e5c268-ca43-407d-a06a-b98797241dd7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(If the claimant fails to appear and an order is made barring his claim proceed as follows:</w:t>
                  </w:r>
                </w:p>
                <w:p w14:paraId="7A533219"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GUID=4e8362f0-2884-45c8-8d71-526a8a74ad74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 the claimant                  not appearing, it is declared that the said                  and all persons claiming under him be forever barred as against the plaintiff and all persons claiming under him).</w:t>
                  </w:r>
                </w:p>
              </w:tc>
            </w:tr>
            <w:tr w:rsidR="006F2CA2" w:rsidRPr="006F2CA2" w14:paraId="3F1172E1" w14:textId="77777777" w:rsidTr="006F2CA2">
              <w:trPr>
                <w:cantSplit/>
                <w:jc w:val="center"/>
              </w:trPr>
              <w:tc>
                <w:tcPr>
                  <w:tcW w:w="7100" w:type="dxa"/>
                  <w:gridSpan w:val="3"/>
                </w:tcPr>
                <w:p w14:paraId="3039990F"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GUID=5d87232e-7834-465c-8f04-9e990a2559bc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c</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r>
                  <w:r w:rsidRPr="006F2CA2">
                    <w:rPr>
                      <w:rFonts w:ascii="Times New Roman" w:hAnsi="Times New Roman" w:cs="Times New Roman"/>
                      <w:i/>
                      <w:sz w:val="22"/>
                      <w:szCs w:val="20"/>
                      <w:lang w:val="en-GB" w:eastAsia="en-US"/>
                    </w:rPr>
                    <w:t>In any other case</w:t>
                  </w:r>
                  <w:r w:rsidRPr="006F2CA2">
                    <w:rPr>
                      <w:rFonts w:ascii="Times New Roman" w:hAnsi="Times New Roman" w:cs="Times New Roman"/>
                      <w:sz w:val="22"/>
                      <w:szCs w:val="20"/>
                      <w:lang w:val="en-GB" w:eastAsia="en-US"/>
                    </w:rPr>
                    <w:t>.</w:t>
                  </w:r>
                </w:p>
                <w:p w14:paraId="2CB1B0EA"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GUID=e70f4d4a-5f03-4055-946b-77c37fb23fea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It is this day adjudged (here set out the judgment determining the claim as between the applicant and any claimant who appears or, if all the claimants appear, the judgment determining the rights and claims of all parties and any order as to payment, or delivery of the property and costs)</w:t>
                  </w:r>
                </w:p>
                <w:p w14:paraId="37DCBA07"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GUID=4e0ce9b2-e2f2-48dc-8b69-7c2fa0855086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(If any claimant fails to appear and an order is made barring his claim proceed as follows:</w:t>
                  </w:r>
                </w:p>
                <w:p w14:paraId="29D98126"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GUID=73f0cc0c-d7e7-457f-9875-00f2087b59d8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 the claimant                             not appearing, it is declared that the said                          and all persons claiming under him be forever barred as against                          the applicant and all persons claiming under him).</w:t>
                  </w:r>
                </w:p>
                <w:p w14:paraId="183C6A25"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GUID=ae7b04bc-7f22-4a37-a8ab-04037936da9e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(Testimonium)</w:t>
                  </w:r>
                </w:p>
                <w:p w14:paraId="60C0D106"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GUID=82099556-3962-497d-8684-1a902f8bd252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601FCD3C"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GUID=c047ebba-13f1-44f1-ab33-5419aa8983b3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tc>
            </w:tr>
          </w:tbl>
          <w:p w14:paraId="1B70F3C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57453BE3"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GUID=da62d63f-3f2c-4a57-a509-3d2d414a6004 </w:instrText>
            </w:r>
            <w:r w:rsidRPr="006F2CA2">
              <w:rPr>
                <w:rFonts w:ascii="Times New Roman" w:hAnsi="Times New Roman" w:cs="Times New Roman"/>
                <w:sz w:val="22"/>
                <w:szCs w:val="20"/>
                <w:lang w:val="en-GB" w:eastAsia="en-US"/>
              </w:rPr>
              <w:fldChar w:fldCharType="end"/>
            </w:r>
            <w:r w:rsidR="00ED7FA2">
              <w:rPr>
                <w:rFonts w:ascii="Times New Roman" w:hAnsi="Times New Roman" w:cs="Times New Roman"/>
                <w:sz w:val="22"/>
                <w:szCs w:val="20"/>
                <w:lang w:val="en-GB" w:eastAsia="en-US"/>
              </w:rPr>
              <w:t>(Title as in FORM</w:t>
            </w:r>
            <w:r w:rsidRPr="006F2CA2">
              <w:rPr>
                <w:rFonts w:ascii="Times New Roman" w:hAnsi="Times New Roman" w:cs="Times New Roman"/>
                <w:sz w:val="22"/>
                <w:szCs w:val="20"/>
                <w:lang w:val="en-GB" w:eastAsia="en-US"/>
              </w:rPr>
              <w:t>18)</w:t>
            </w:r>
          </w:p>
          <w:p w14:paraId="16175373"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GUID=285b08f7-bcf9-4a03-a651-c7bd18dd29b8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(Recital)</w:t>
            </w:r>
          </w:p>
          <w:p w14:paraId="17E93068"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GUID=2f95b61f-1c14-4a59-bbcd-6386586c3463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Upon this Interpleader Summons (or Originating Summons) coming up for hearing before His Honour                on the        day of                        20       and upon hearing the evidence adduced and what was alleged by the parties (or their counsel) (Insert the appropriate Operative Part).</w:t>
            </w:r>
          </w:p>
          <w:p w14:paraId="67F2C026"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GUID=2e62129f-3c5d-4fc6-aff7-2b2638880795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(Operative Parts)</w:t>
            </w:r>
          </w:p>
          <w:p w14:paraId="66C25EC0"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GUID=e25a550b-d81f-4f6e-a146-950c111042e9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r>
            <w:r w:rsidRPr="006F2CA2">
              <w:rPr>
                <w:rFonts w:ascii="Times New Roman" w:hAnsi="Times New Roman" w:cs="Times New Roman"/>
                <w:i/>
                <w:sz w:val="22"/>
                <w:szCs w:val="20"/>
                <w:lang w:val="en-GB" w:eastAsia="en-US"/>
              </w:rPr>
              <w:t>Under execution.</w:t>
            </w:r>
          </w:p>
          <w:p w14:paraId="49B9C9A3"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GUID=2ab4a158-cf79-4364-81ff-e36a39d04032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It is adjudged touching the claim of                    to (specify the property) (or to the proceeds of sale (or value) of (specify the property)) taken in execution under process issued out of this Court at the instance of                    execution creditor, that the said (specify the property) (or proceeds of sale) (or value) (or part of the said property) (or proceeds of sale (or value)) namely (specify same) is (or are) not the property of the claimant.</w:t>
            </w:r>
          </w:p>
          <w:p w14:paraId="77793C8A"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GUID=6d04c1ea-4d09-42f0-8871-8f0c2d9be9f9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 it is ordered that the said                                do pay to the said                              the sum of $             for costs (and the sum of $            for extra expenses of execution and keeping possession occasioned by the claim). [Insert directions as to disposal of any money in Court.]</w:t>
            </w:r>
          </w:p>
        </w:tc>
      </w:tr>
      <w:tr w:rsidR="006F2CA2" w:rsidRPr="006F2CA2" w14:paraId="1BCEADC6" w14:textId="77777777" w:rsidTr="000B02FA">
        <w:trPr>
          <w:divId w:val="2116439976"/>
          <w:cantSplit/>
          <w:jc w:val="center"/>
        </w:trPr>
        <w:tc>
          <w:tcPr>
            <w:tcW w:w="7316" w:type="dxa"/>
            <w:gridSpan w:val="7"/>
          </w:tcPr>
          <w:p w14:paraId="0AB9FA94"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GUID=4e8362f0-2884-45c8-8d71-526a8a74ad74 </w:instrText>
            </w:r>
            <w:r w:rsidRPr="006F2CA2">
              <w:rPr>
                <w:rFonts w:ascii="Times New Roman" w:hAnsi="Times New Roman" w:cs="Times New Roman"/>
                <w:sz w:val="22"/>
                <w:szCs w:val="20"/>
                <w:lang w:val="en-GB" w:eastAsia="en-US"/>
              </w:rPr>
              <w:fldChar w:fldCharType="end"/>
            </w:r>
          </w:p>
        </w:tc>
      </w:tr>
      <w:tr w:rsidR="006F2CA2" w:rsidRPr="006F2CA2" w14:paraId="6A9B140F" w14:textId="77777777" w:rsidTr="000B02FA">
        <w:trPr>
          <w:divId w:val="2116439976"/>
          <w:cantSplit/>
          <w:jc w:val="center"/>
        </w:trPr>
        <w:tc>
          <w:tcPr>
            <w:tcW w:w="7316" w:type="dxa"/>
            <w:gridSpan w:val="7"/>
          </w:tcPr>
          <w:p w14:paraId="62ED5823"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GUID=4e0ce9b2-e2f2-48dc-8b69-7c2fa0855086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(If any claimant fails to appear and an order is made barring his claim proceed as follows:</w:t>
            </w:r>
          </w:p>
          <w:p w14:paraId="465B18AF"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GUID=73f0cc0c-d7e7-457f-9875-00f2087b59d8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 the claimant                             not appearing, it is declared that the said                          and all persons claiming under him be forever barred as against                          the applicant and all persons claiming under him).</w:t>
            </w:r>
          </w:p>
          <w:p w14:paraId="2FCECB3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GUID=ae7b04bc-7f22-4a37-a8ab-04037936da9e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(Testimonium)</w:t>
            </w:r>
          </w:p>
          <w:p w14:paraId="2B55D392"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GUID=82099556-3962-497d-8684-1a902f8bd252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16A2476E"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GUID=c047ebba-13f1-44f1-ab33-5419aa8983b3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tc>
      </w:tr>
    </w:tbl>
    <w:p w14:paraId="5A5D8021"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p>
    <w:tbl>
      <w:tblPr>
        <w:tblW w:w="7120" w:type="dxa"/>
        <w:jc w:val="center"/>
        <w:tblLook w:val="04A0" w:firstRow="1" w:lastRow="0" w:firstColumn="1" w:lastColumn="0" w:noHBand="0" w:noVBand="1"/>
      </w:tblPr>
      <w:tblGrid>
        <w:gridCol w:w="4440"/>
        <w:gridCol w:w="2680"/>
      </w:tblGrid>
      <w:tr w:rsidR="006F2CA2" w:rsidRPr="006F2CA2" w14:paraId="111EC523" w14:textId="77777777" w:rsidTr="006F2CA2">
        <w:trPr>
          <w:gridAfter w:val="1"/>
          <w:divId w:val="2116439976"/>
          <w:wAfter w:w="2680" w:type="dxa"/>
          <w:cantSplit/>
          <w:jc w:val="center"/>
        </w:trPr>
        <w:tc>
          <w:tcPr>
            <w:tcW w:w="4440" w:type="dxa"/>
          </w:tcPr>
          <w:p w14:paraId="5009556B"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GUID=d053b276-3335-46c4-92c2-90118b681804 </w:instrText>
            </w:r>
            <w:r w:rsidRPr="006F2CA2">
              <w:rPr>
                <w:rFonts w:ascii="Times New Roman" w:hAnsi="Times New Roman" w:cs="Times New Roman"/>
                <w:sz w:val="22"/>
                <w:szCs w:val="20"/>
                <w:lang w:val="en-GB" w:eastAsia="en-US"/>
              </w:rPr>
              <w:fldChar w:fldCharType="end"/>
            </w:r>
          </w:p>
        </w:tc>
      </w:tr>
      <w:tr w:rsidR="006F2CA2" w:rsidRPr="006F2CA2" w14:paraId="4CE6ED9A" w14:textId="77777777" w:rsidTr="006F2CA2">
        <w:trPr>
          <w:divId w:val="2116439976"/>
          <w:cantSplit/>
          <w:jc w:val="center"/>
        </w:trPr>
        <w:tc>
          <w:tcPr>
            <w:tcW w:w="7120" w:type="dxa"/>
            <w:gridSpan w:val="2"/>
          </w:tcPr>
          <w:p w14:paraId="647D8C54" w14:textId="77777777" w:rsidR="006F2CA2" w:rsidRPr="006F2CA2" w:rsidRDefault="00ED7FA2" w:rsidP="006F2CA2">
            <w:pPr>
              <w:spacing w:before="60" w:after="60" w:line="240" w:lineRule="auto"/>
              <w:jc w:val="center"/>
              <w:rPr>
                <w:rFonts w:ascii="Times New Roman" w:hAnsi="Times New Roman" w:cs="Times New Roman"/>
                <w:sz w:val="22"/>
                <w:szCs w:val="20"/>
                <w:lang w:val="en-GB" w:eastAsia="en-US"/>
              </w:rPr>
            </w:pPr>
            <w:r>
              <w:rPr>
                <w:rFonts w:ascii="Times New Roman" w:hAnsi="Times New Roman" w:cs="Times New Roman"/>
                <w:sz w:val="22"/>
                <w:szCs w:val="20"/>
                <w:lang w:val="en-GB" w:eastAsia="en-US"/>
              </w:rPr>
              <w:lastRenderedPageBreak/>
              <w:t>FORM</w:t>
            </w:r>
            <w:r w:rsidR="006F2CA2" w:rsidRPr="006F2CA2">
              <w:rPr>
                <w:rFonts w:ascii="Times New Roman" w:hAnsi="Times New Roman" w:cs="Times New Roman"/>
                <w:sz w:val="22"/>
                <w:szCs w:val="20"/>
                <w:lang w:val="en-GB" w:eastAsia="en-US"/>
              </w:rPr>
              <w:t xml:space="preserve"> 89</w:t>
            </w:r>
          </w:p>
          <w:p w14:paraId="3F7D70B2"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t>R.398</w:t>
            </w:r>
          </w:p>
          <w:p w14:paraId="4A59320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PARTICULARS SERVED PURSUANT TO</w:t>
            </w:r>
            <w:r w:rsidRPr="006F2CA2">
              <w:rPr>
                <w:rFonts w:ascii="Times New Roman" w:hAnsi="Times New Roman" w:cs="Times New Roman"/>
                <w:sz w:val="22"/>
                <w:szCs w:val="20"/>
                <w:lang w:val="en-GB" w:eastAsia="en-US"/>
              </w:rPr>
              <w:br/>
              <w:t>REQUEST OR ORDER</w:t>
            </w:r>
          </w:p>
          <w:p w14:paraId="5AE04C4B"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GUID=7a2b2f74-4b0f-4ea8-a6f7-472255aea79b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69DBC3B8"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GUID=6396bed0-7ad4-41bf-a753-87fce3f9fcc9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Further and better particulars of the statement of claim (or defence or as may be).</w:t>
            </w:r>
          </w:p>
          <w:p w14:paraId="2EF047F4"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GUID=d952af32-9eb8-4b7a-9209-3f71df58bd13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Served pursuant to request (or order) dated the        day of                      20  </w:t>
            </w:r>
            <w:proofErr w:type="gramStart"/>
            <w:r w:rsidRPr="006F2CA2">
              <w:rPr>
                <w:rFonts w:ascii="Times New Roman" w:hAnsi="Times New Roman" w:cs="Times New Roman"/>
                <w:sz w:val="22"/>
                <w:szCs w:val="20"/>
                <w:lang w:val="en-GB" w:eastAsia="en-US"/>
              </w:rPr>
              <w:t>  .</w:t>
            </w:r>
            <w:proofErr w:type="gramEnd"/>
          </w:p>
          <w:p w14:paraId="53053AE0"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GUID=4b9afdd8-a716-4456-95c1-316eb2e5ac17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(Here set out in numbered paragraphs the particulars requested (or ordered) and the answers to them).</w:t>
            </w:r>
          </w:p>
          <w:p w14:paraId="0AB0780C"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GUID=6e143d7f-9ede-4a2b-8625-396f025f36bd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2EFA2194"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GUID=f55a39f8-6415-4679-8d21-7bfbbf631372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Solicitor for the</w:t>
            </w:r>
          </w:p>
        </w:tc>
      </w:tr>
    </w:tbl>
    <w:p w14:paraId="523607AF"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p>
    <w:tbl>
      <w:tblPr>
        <w:tblW w:w="7908" w:type="dxa"/>
        <w:jc w:val="center"/>
        <w:tblLook w:val="04A0" w:firstRow="1" w:lastRow="0" w:firstColumn="1" w:lastColumn="0" w:noHBand="0" w:noVBand="1"/>
      </w:tblPr>
      <w:tblGrid>
        <w:gridCol w:w="7908"/>
      </w:tblGrid>
      <w:tr w:rsidR="006F2CA2" w:rsidRPr="006F2CA2" w14:paraId="3E4E6075" w14:textId="77777777" w:rsidTr="006F2CA2">
        <w:trPr>
          <w:divId w:val="2116439976"/>
          <w:cantSplit/>
          <w:jc w:val="center"/>
        </w:trPr>
        <w:tc>
          <w:tcPr>
            <w:tcW w:w="7139" w:type="dxa"/>
          </w:tcPr>
          <w:tbl>
            <w:tblPr>
              <w:tblW w:w="7100" w:type="dxa"/>
              <w:jc w:val="center"/>
              <w:tblLook w:val="04A0" w:firstRow="1" w:lastRow="0" w:firstColumn="1" w:lastColumn="0" w:noHBand="0" w:noVBand="1"/>
            </w:tblPr>
            <w:tblGrid>
              <w:gridCol w:w="4700"/>
              <w:gridCol w:w="2400"/>
            </w:tblGrid>
            <w:tr w:rsidR="006F2CA2" w:rsidRPr="006F2CA2" w14:paraId="6D863C60" w14:textId="77777777" w:rsidTr="006F2CA2">
              <w:trPr>
                <w:cantSplit/>
                <w:jc w:val="center"/>
              </w:trPr>
              <w:tc>
                <w:tcPr>
                  <w:tcW w:w="7100" w:type="dxa"/>
                  <w:gridSpan w:val="2"/>
                </w:tcPr>
                <w:p w14:paraId="7DD19D23"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GUID=8a2c84b9-0cb4-44b6-b3b9-cad23a7e3d7c </w:instrText>
                  </w:r>
                  <w:r w:rsidRPr="006F2CA2">
                    <w:rPr>
                      <w:rFonts w:ascii="Times New Roman" w:hAnsi="Times New Roman" w:cs="Times New Roman"/>
                      <w:sz w:val="22"/>
                      <w:szCs w:val="20"/>
                      <w:lang w:val="en-GB" w:eastAsia="en-US"/>
                    </w:rPr>
                    <w:fldChar w:fldCharType="end"/>
                  </w:r>
                  <w:r w:rsidR="00ED7FA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90</w:t>
                  </w:r>
                </w:p>
              </w:tc>
            </w:tr>
            <w:tr w:rsidR="006F2CA2" w:rsidRPr="006F2CA2" w14:paraId="6057B02B" w14:textId="77777777" w:rsidTr="006F2CA2">
              <w:trPr>
                <w:gridAfter w:val="1"/>
                <w:wAfter w:w="2400" w:type="dxa"/>
                <w:cantSplit/>
                <w:jc w:val="center"/>
              </w:trPr>
              <w:tc>
                <w:tcPr>
                  <w:tcW w:w="4700" w:type="dxa"/>
                </w:tcPr>
                <w:p w14:paraId="51C72809" w14:textId="77777777" w:rsidR="006F2CA2" w:rsidRPr="006F2CA2" w:rsidRDefault="006F2CA2" w:rsidP="006F2CA2">
                  <w:pPr>
                    <w:spacing w:before="60" w:after="60" w:line="240" w:lineRule="auto"/>
                    <w:jc w:val="both"/>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t>R.430</w:t>
                  </w: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GUID=7037cd64-ca59-488a-bfbe-c96748cbf6e7 </w:instrText>
                  </w:r>
                  <w:r w:rsidRPr="006F2CA2">
                    <w:rPr>
                      <w:rFonts w:ascii="Times New Roman" w:hAnsi="Times New Roman" w:cs="Times New Roman"/>
                      <w:sz w:val="18"/>
                      <w:szCs w:val="18"/>
                      <w:lang w:val="en-GB" w:eastAsia="en-US"/>
                    </w:rPr>
                    <w:fldChar w:fldCharType="end"/>
                  </w:r>
                </w:p>
              </w:tc>
            </w:tr>
            <w:tr w:rsidR="006F2CA2" w:rsidRPr="006F2CA2" w14:paraId="7704D533" w14:textId="77777777" w:rsidTr="006F2CA2">
              <w:trPr>
                <w:cantSplit/>
                <w:jc w:val="center"/>
              </w:trPr>
              <w:tc>
                <w:tcPr>
                  <w:tcW w:w="7100" w:type="dxa"/>
                  <w:gridSpan w:val="2"/>
                </w:tcPr>
                <w:p w14:paraId="1F0E45B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NOTICE OF DISCONTINUANCE</w:t>
                  </w:r>
                </w:p>
                <w:p w14:paraId="0195BDD3"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GUID=0a9fbcda-8155-4438-946d-a7fd0c2ed041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68A0058A"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GUID=ec486ac3-7647-47c5-a253-559e3adece46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Take notice that the plaintiff wholly (or specify the part) discontinues this action (or the defendant wholly (or specify the part) withdraws the defence or discontinues his counterclaim) against the defendant (plaintiff).</w:t>
                  </w:r>
                </w:p>
                <w:p w14:paraId="5E0180AF"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GUID=31ebcf83-b8b7-4efb-a420-0b72b5cca9e5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7AB2A10C"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GUID=e4e81921-f0be-44c3-851f-112dd762c68d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Solicitor for the</w:t>
                  </w:r>
                </w:p>
                <w:p w14:paraId="31D943A5"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GUID=a06b4371-b60c-48c3-b06f-a21d8d1c29ed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the Registrar and the other parties to the action.</w:t>
                  </w:r>
                </w:p>
              </w:tc>
            </w:tr>
          </w:tbl>
          <w:p w14:paraId="0F73F194" w14:textId="77777777" w:rsidR="006F2CA2" w:rsidRPr="006F2CA2" w:rsidRDefault="006F2CA2" w:rsidP="006F2CA2">
            <w:pPr>
              <w:spacing w:before="120" w:after="0" w:line="240" w:lineRule="auto"/>
              <w:jc w:val="both"/>
              <w:rPr>
                <w:rFonts w:ascii="Times New Roman" w:hAnsi="Times New Roman" w:cs="Times New Roman"/>
                <w:sz w:val="26"/>
                <w:szCs w:val="20"/>
                <w:lang w:val="en-GB" w:eastAsia="en-US"/>
              </w:rPr>
            </w:pPr>
          </w:p>
          <w:tbl>
            <w:tblPr>
              <w:tblW w:w="7360" w:type="dxa"/>
              <w:jc w:val="center"/>
              <w:tblLook w:val="04A0" w:firstRow="1" w:lastRow="0" w:firstColumn="1" w:lastColumn="0" w:noHBand="0" w:noVBand="1"/>
            </w:tblPr>
            <w:tblGrid>
              <w:gridCol w:w="1420"/>
              <w:gridCol w:w="4740"/>
              <w:gridCol w:w="1200"/>
            </w:tblGrid>
            <w:tr w:rsidR="006F2CA2" w:rsidRPr="006F2CA2" w14:paraId="2A68FDA4" w14:textId="77777777" w:rsidTr="006F2CA2">
              <w:trPr>
                <w:cantSplit/>
                <w:jc w:val="center"/>
              </w:trPr>
              <w:tc>
                <w:tcPr>
                  <w:tcW w:w="7360" w:type="dxa"/>
                  <w:gridSpan w:val="3"/>
                </w:tcPr>
                <w:p w14:paraId="6E076B8B" w14:textId="77777777" w:rsidR="006F2CA2" w:rsidRPr="006F2CA2" w:rsidRDefault="006F2CA2" w:rsidP="006F2CA2">
                  <w:pPr>
                    <w:spacing w:before="60" w:after="60" w:line="240" w:lineRule="auto"/>
                    <w:ind w:left="58"/>
                    <w:jc w:val="center"/>
                    <w:rPr>
                      <w:rFonts w:ascii="Times New Roman" w:hAnsi="Times New Roman" w:cs="Times New Roman"/>
                      <w:sz w:val="22"/>
                      <w:szCs w:val="20"/>
                      <w:lang w:val="en-GB" w:eastAsia="en-US"/>
                    </w:rPr>
                  </w:pPr>
                </w:p>
                <w:p w14:paraId="2DB596DA" w14:textId="77777777" w:rsidR="006F2CA2" w:rsidRPr="006F2CA2" w:rsidRDefault="006F2CA2" w:rsidP="006F2CA2">
                  <w:pPr>
                    <w:spacing w:before="60" w:after="60" w:line="240" w:lineRule="auto"/>
                    <w:ind w:left="58"/>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GUID=8ec727ba-e04b-424a-ac44-71da72e6c784 </w:instrText>
                  </w:r>
                  <w:r w:rsidRPr="006F2CA2">
                    <w:rPr>
                      <w:rFonts w:ascii="Times New Roman" w:hAnsi="Times New Roman" w:cs="Times New Roman"/>
                      <w:sz w:val="22"/>
                      <w:szCs w:val="20"/>
                      <w:lang w:val="en-GB" w:eastAsia="en-US"/>
                    </w:rPr>
                    <w:fldChar w:fldCharType="end"/>
                  </w:r>
                  <w:r w:rsidR="00ED7FA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91</w:t>
                  </w:r>
                </w:p>
              </w:tc>
            </w:tr>
            <w:tr w:rsidR="006F2CA2" w:rsidRPr="006F2CA2" w14:paraId="60ABD57A" w14:textId="77777777" w:rsidTr="006F2CA2">
              <w:trPr>
                <w:cantSplit/>
                <w:jc w:val="center"/>
              </w:trPr>
              <w:tc>
                <w:tcPr>
                  <w:tcW w:w="1420" w:type="dxa"/>
                </w:tcPr>
                <w:p w14:paraId="18D74B41" w14:textId="77777777" w:rsidR="006F2CA2" w:rsidRPr="006F2CA2" w:rsidRDefault="006F2CA2" w:rsidP="006F2CA2">
                  <w:pPr>
                    <w:spacing w:before="60" w:after="60" w:line="240" w:lineRule="auto"/>
                    <w:ind w:left="58"/>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GUID=ca1eb1c8-6bcf-458d-83c8-bbe74b133be6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R.435</w:t>
                  </w:r>
                </w:p>
              </w:tc>
              <w:tc>
                <w:tcPr>
                  <w:tcW w:w="4740" w:type="dxa"/>
                </w:tcPr>
                <w:p w14:paraId="166ECBD1" w14:textId="77777777" w:rsidR="006F2CA2" w:rsidRPr="006F2CA2" w:rsidRDefault="006F2CA2" w:rsidP="006F2CA2">
                  <w:pPr>
                    <w:spacing w:before="60" w:after="60" w:line="240" w:lineRule="auto"/>
                    <w:ind w:left="58"/>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GUID=61a3bd5f-1233-4b93-b3bc-1ee46ace46d6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NOTICE OF PAYMENT INTO COURT</w:t>
                  </w:r>
                </w:p>
              </w:tc>
              <w:tc>
                <w:tcPr>
                  <w:tcW w:w="1200" w:type="dxa"/>
                </w:tcPr>
                <w:p w14:paraId="338DC42E" w14:textId="77777777" w:rsidR="006F2CA2" w:rsidRPr="006F2CA2" w:rsidRDefault="006F2CA2" w:rsidP="006F2CA2">
                  <w:pPr>
                    <w:spacing w:before="60" w:after="60" w:line="240" w:lineRule="auto"/>
                    <w:ind w:left="58"/>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GUID=72cd2ec8-d34a-4cb7-a3cb-7460a9042f1c </w:instrText>
                  </w:r>
                  <w:r w:rsidRPr="006F2CA2">
                    <w:rPr>
                      <w:rFonts w:ascii="Times New Roman" w:hAnsi="Times New Roman" w:cs="Times New Roman"/>
                      <w:sz w:val="22"/>
                      <w:szCs w:val="20"/>
                      <w:lang w:val="en-GB" w:eastAsia="en-US"/>
                    </w:rPr>
                    <w:fldChar w:fldCharType="end"/>
                  </w:r>
                </w:p>
              </w:tc>
            </w:tr>
            <w:tr w:rsidR="006F2CA2" w:rsidRPr="006F2CA2" w14:paraId="3899553C" w14:textId="77777777" w:rsidTr="006F2CA2">
              <w:trPr>
                <w:cantSplit/>
                <w:jc w:val="center"/>
              </w:trPr>
              <w:tc>
                <w:tcPr>
                  <w:tcW w:w="7360" w:type="dxa"/>
                  <w:gridSpan w:val="3"/>
                </w:tcPr>
                <w:p w14:paraId="3B298F13" w14:textId="77777777" w:rsidR="006F2CA2" w:rsidRPr="006F2CA2" w:rsidRDefault="006F2CA2" w:rsidP="006F2CA2">
                  <w:pPr>
                    <w:spacing w:before="60" w:after="60" w:line="240" w:lineRule="auto"/>
                    <w:ind w:left="58"/>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GUID=52903e5b-84d5-4bb6-837b-7f285471d1e1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44629901" w14:textId="77777777" w:rsidR="006F2CA2" w:rsidRPr="006F2CA2" w:rsidRDefault="006F2CA2" w:rsidP="006F2CA2">
                  <w:pPr>
                    <w:spacing w:before="120" w:after="0" w:line="240" w:lineRule="auto"/>
                    <w:ind w:left="58"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GUID=c4ba51ba-bc67-4aa1-b7b3-1918c8d1cb3f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To the Registrar, the </w:t>
                  </w:r>
                  <w:proofErr w:type="gramStart"/>
                  <w:r w:rsidRPr="006F2CA2">
                    <w:rPr>
                      <w:rFonts w:ascii="Times New Roman" w:hAnsi="Times New Roman" w:cs="Times New Roman"/>
                      <w:sz w:val="22"/>
                      <w:szCs w:val="20"/>
                      <w:lang w:val="en-GB" w:eastAsia="en-US"/>
                    </w:rPr>
                    <w:t>plaintiff</w:t>
                  </w:r>
                  <w:proofErr w:type="gramEnd"/>
                  <w:r w:rsidRPr="006F2CA2">
                    <w:rPr>
                      <w:rFonts w:ascii="Times New Roman" w:hAnsi="Times New Roman" w:cs="Times New Roman"/>
                      <w:sz w:val="22"/>
                      <w:szCs w:val="20"/>
                      <w:lang w:val="en-GB" w:eastAsia="en-US"/>
                    </w:rPr>
                    <w:t xml:space="preserve"> and the other defendants.</w:t>
                  </w:r>
                </w:p>
                <w:p w14:paraId="159491AF" w14:textId="77777777" w:rsidR="006F2CA2" w:rsidRPr="006F2CA2" w:rsidRDefault="006F2CA2" w:rsidP="006F2CA2">
                  <w:pPr>
                    <w:spacing w:before="120" w:after="0" w:line="240" w:lineRule="auto"/>
                    <w:ind w:left="58"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GUID=a5a3435c-7c31-440f-838a-2ae3aa976953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Take notice that —</w:t>
                  </w:r>
                </w:p>
                <w:p w14:paraId="7FA5A3A3" w14:textId="77777777" w:rsidR="006F2CA2" w:rsidRPr="006F2CA2" w:rsidRDefault="006F2CA2" w:rsidP="006F2CA2">
                  <w:pPr>
                    <w:spacing w:before="120" w:after="0" w:line="240" w:lineRule="auto"/>
                    <w:ind w:left="58"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GUID=9838a33d-4cfb-491c-94f3-a7ba420d1535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defendant                  has paid $                 into Court.</w:t>
                  </w:r>
                </w:p>
                <w:p w14:paraId="1083A5D8" w14:textId="77777777" w:rsidR="006F2CA2" w:rsidRPr="006F2CA2" w:rsidRDefault="006F2CA2" w:rsidP="006F2CA2">
                  <w:pPr>
                    <w:spacing w:before="120" w:after="0" w:line="240" w:lineRule="auto"/>
                    <w:ind w:left="58"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GUID=91181f0f-c438-48fc-ba81-50a11646590e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The said $              is in satisfaction of (the cause of action) (all the causes of action) in respect of which the plaintiff claims (and after </w:t>
                  </w:r>
                  <w:proofErr w:type="gramStart"/>
                  <w:r w:rsidRPr="006F2CA2">
                    <w:rPr>
                      <w:rFonts w:ascii="Times New Roman" w:hAnsi="Times New Roman" w:cs="Times New Roman"/>
                      <w:sz w:val="22"/>
                      <w:szCs w:val="20"/>
                      <w:lang w:val="en-GB" w:eastAsia="en-US"/>
                    </w:rPr>
                    <w:t>taking into account</w:t>
                  </w:r>
                  <w:proofErr w:type="gramEnd"/>
                  <w:r w:rsidRPr="006F2CA2">
                    <w:rPr>
                      <w:rFonts w:ascii="Times New Roman" w:hAnsi="Times New Roman" w:cs="Times New Roman"/>
                      <w:sz w:val="22"/>
                      <w:szCs w:val="20"/>
                      <w:lang w:val="en-GB" w:eastAsia="en-US"/>
                    </w:rPr>
                    <w:t xml:space="preserve"> and satisfying the abovenamed defendant’s cause of action for              in respect of which he counterclaims).</w:t>
                  </w:r>
                </w:p>
                <w:p w14:paraId="257E0C3D" w14:textId="77777777" w:rsidR="006F2CA2" w:rsidRPr="006F2CA2" w:rsidRDefault="006F2CA2" w:rsidP="006F2CA2">
                  <w:pPr>
                    <w:spacing w:before="60" w:after="60" w:line="240" w:lineRule="auto"/>
                    <w:ind w:left="58"/>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GUID=3c21d196-2043-4ca8-8679-1b91113cd918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or</w:t>
                  </w:r>
                </w:p>
                <w:p w14:paraId="6FA83F8C" w14:textId="77777777" w:rsidR="006F2CA2" w:rsidRPr="006F2CA2" w:rsidRDefault="006F2CA2" w:rsidP="006F2CA2">
                  <w:pPr>
                    <w:spacing w:before="120" w:after="0" w:line="240" w:lineRule="auto"/>
                    <w:ind w:left="58"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GUID=b92858cd-5ffe-4632-b7a6-8fc0f23a6022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The said $              is in satisfaction of the following causes of action in respect of which the plaintiff claims, </w:t>
                  </w:r>
                  <w:proofErr w:type="gramStart"/>
                  <w:r w:rsidRPr="006F2CA2">
                    <w:rPr>
                      <w:rFonts w:ascii="Times New Roman" w:hAnsi="Times New Roman" w:cs="Times New Roman"/>
                      <w:sz w:val="22"/>
                      <w:szCs w:val="20"/>
                      <w:lang w:val="en-GB" w:eastAsia="en-US"/>
                    </w:rPr>
                    <w:t>namely,   </w:t>
                  </w:r>
                  <w:proofErr w:type="gramEnd"/>
                  <w:r w:rsidRPr="006F2CA2">
                    <w:rPr>
                      <w:rFonts w:ascii="Times New Roman" w:hAnsi="Times New Roman" w:cs="Times New Roman"/>
                      <w:sz w:val="22"/>
                      <w:szCs w:val="20"/>
                      <w:lang w:val="en-GB" w:eastAsia="en-US"/>
                    </w:rPr>
                    <w:t>                     (and after taking into account as above).</w:t>
                  </w:r>
                </w:p>
                <w:p w14:paraId="249AD153" w14:textId="77777777" w:rsidR="006F2CA2" w:rsidRPr="006F2CA2" w:rsidRDefault="006F2CA2" w:rsidP="006F2CA2">
                  <w:pPr>
                    <w:spacing w:before="60" w:after="60" w:line="240" w:lineRule="auto"/>
                    <w:ind w:left="58"/>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GUID=d7181705-b9d1-4d80-9412-c334384b156b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or</w:t>
                  </w:r>
                </w:p>
                <w:p w14:paraId="625D338B" w14:textId="77777777" w:rsidR="006F2CA2" w:rsidRPr="006F2CA2" w:rsidRDefault="006F2CA2" w:rsidP="006F2CA2">
                  <w:pPr>
                    <w:spacing w:before="120" w:after="0" w:line="240" w:lineRule="auto"/>
                    <w:ind w:left="58"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GUID=d462c257-febc-4077-aefa-ce92d8469e0e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Of the said $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xml:space="preserve"> $              is in satisfaction of the plaintiff’s cause(s) of action for                       (and after taking into account as above) and $                  is in satisfaction of the plaintiff’s cause(s) of action for                             (and after taking into account as above).</w:t>
                  </w:r>
                </w:p>
                <w:p w14:paraId="2C8F45E5" w14:textId="77777777" w:rsidR="006F2CA2" w:rsidRPr="006F2CA2" w:rsidRDefault="006F2CA2" w:rsidP="006F2CA2">
                  <w:pPr>
                    <w:spacing w:before="120" w:after="0" w:line="240" w:lineRule="auto"/>
                    <w:ind w:left="58"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GUID=b7800185-cc29-492e-8287-6bb9e663fcb9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0F793956" w14:textId="77777777" w:rsidR="006F2CA2" w:rsidRPr="006F2CA2" w:rsidRDefault="006F2CA2" w:rsidP="006F2CA2">
                  <w:pPr>
                    <w:spacing w:before="60" w:after="60" w:line="240" w:lineRule="auto"/>
                    <w:ind w:left="58" w:hanging="648"/>
                    <w:rPr>
                      <w:rFonts w:ascii="Times New Roman" w:hAnsi="Times New Roman" w:cs="Times New Roman"/>
                      <w:sz w:val="22"/>
                      <w:szCs w:val="20"/>
                      <w:lang w:val="en-GB" w:eastAsia="zh-CN"/>
                    </w:rPr>
                  </w:pPr>
                  <w:r w:rsidRPr="006F2CA2">
                    <w:rPr>
                      <w:rFonts w:ascii="Times New Roman" w:hAnsi="Times New Roman" w:cs="Times New Roman"/>
                      <w:sz w:val="22"/>
                      <w:szCs w:val="20"/>
                      <w:lang w:val="en-GB" w:eastAsia="zh-CN"/>
                    </w:rPr>
                    <w:fldChar w:fldCharType="begin"/>
                  </w:r>
                  <w:r w:rsidRPr="006F2CA2">
                    <w:rPr>
                      <w:rFonts w:ascii="Times New Roman" w:hAnsi="Times New Roman" w:cs="Times New Roman"/>
                      <w:sz w:val="22"/>
                      <w:szCs w:val="20"/>
                      <w:lang w:val="en-GB" w:eastAsia="zh-CN"/>
                    </w:rPr>
                    <w:instrText xml:space="preserve"> GUID=a84c2699-1b30-4860-a6e0-b8758785c796 </w:instrText>
                  </w:r>
                  <w:r w:rsidRPr="006F2CA2">
                    <w:rPr>
                      <w:rFonts w:ascii="Times New Roman" w:hAnsi="Times New Roman" w:cs="Times New Roman"/>
                      <w:sz w:val="22"/>
                      <w:szCs w:val="20"/>
                      <w:lang w:val="en-GB" w:eastAsia="zh-CN"/>
                    </w:rPr>
                    <w:fldChar w:fldCharType="end"/>
                  </w:r>
                  <w:r w:rsidRPr="006F2CA2">
                    <w:rPr>
                      <w:rFonts w:ascii="Times New Roman" w:hAnsi="Times New Roman" w:cs="Times New Roman"/>
                      <w:sz w:val="22"/>
                      <w:szCs w:val="20"/>
                      <w:lang w:val="en-GB" w:eastAsia="zh-CN"/>
                    </w:rPr>
                    <w:tab/>
                    <w:t>                              </w:t>
                  </w:r>
                  <w:r w:rsidRPr="006F2CA2">
                    <w:rPr>
                      <w:rFonts w:ascii="Times New Roman" w:hAnsi="Times New Roman" w:cs="Times New Roman"/>
                      <w:i/>
                      <w:sz w:val="22"/>
                      <w:szCs w:val="20"/>
                      <w:lang w:val="en-GB" w:eastAsia="zh-CN"/>
                    </w:rPr>
                    <w:t>Solicitor for the</w:t>
                  </w:r>
                </w:p>
              </w:tc>
            </w:tr>
          </w:tbl>
          <w:p w14:paraId="6D67B317" w14:textId="77777777" w:rsidR="006F2CA2" w:rsidRPr="006F2CA2" w:rsidRDefault="006F2CA2" w:rsidP="006F2CA2">
            <w:pPr>
              <w:spacing w:before="60" w:after="60" w:line="240" w:lineRule="auto"/>
              <w:ind w:left="58"/>
              <w:rPr>
                <w:rFonts w:ascii="Times New Roman" w:hAnsi="Times New Roman" w:cs="Times New Roman"/>
                <w:sz w:val="18"/>
                <w:szCs w:val="18"/>
                <w:lang w:val="en-GB" w:eastAsia="en-US"/>
              </w:rPr>
            </w:pPr>
          </w:p>
        </w:tc>
      </w:tr>
      <w:tr w:rsidR="006F2CA2" w:rsidRPr="006F2CA2" w14:paraId="5FBCFFC7" w14:textId="77777777" w:rsidTr="006F2CA2">
        <w:trPr>
          <w:divId w:val="2116439976"/>
          <w:cantSplit/>
          <w:jc w:val="center"/>
        </w:trPr>
        <w:tc>
          <w:tcPr>
            <w:tcW w:w="7139" w:type="dxa"/>
          </w:tcPr>
          <w:p w14:paraId="5FD73FF2" w14:textId="77777777" w:rsidR="006F2CA2" w:rsidRPr="006F2CA2" w:rsidRDefault="006F2CA2" w:rsidP="006F2CA2">
            <w:pPr>
              <w:spacing w:before="60" w:after="60" w:line="240" w:lineRule="auto"/>
              <w:ind w:left="58"/>
              <w:rPr>
                <w:rFonts w:ascii="Times New Roman" w:hAnsi="Times New Roman" w:cs="Times New Roman"/>
                <w:sz w:val="22"/>
                <w:szCs w:val="20"/>
                <w:lang w:val="en-GB" w:eastAsia="en-US"/>
              </w:rPr>
            </w:pPr>
          </w:p>
        </w:tc>
      </w:tr>
    </w:tbl>
    <w:p w14:paraId="70AD5F77"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p>
    <w:p w14:paraId="463440D5" w14:textId="77777777" w:rsidR="006F2CA2" w:rsidRPr="006F2CA2" w:rsidRDefault="006F2CA2" w:rsidP="006F2CA2">
      <w:pPr>
        <w:spacing w:before="0" w:after="200" w:line="276" w:lineRule="auto"/>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8048" w:type="dxa"/>
        <w:jc w:val="center"/>
        <w:tblLook w:val="04A0" w:firstRow="1" w:lastRow="0" w:firstColumn="1" w:lastColumn="0" w:noHBand="0" w:noVBand="1"/>
      </w:tblPr>
      <w:tblGrid>
        <w:gridCol w:w="8048"/>
      </w:tblGrid>
      <w:tr w:rsidR="006F2CA2" w:rsidRPr="006F2CA2" w14:paraId="561391B6" w14:textId="77777777" w:rsidTr="006F2CA2">
        <w:trPr>
          <w:divId w:val="2116439976"/>
          <w:cantSplit/>
          <w:jc w:val="center"/>
        </w:trPr>
        <w:tc>
          <w:tcPr>
            <w:tcW w:w="8048" w:type="dxa"/>
          </w:tcPr>
          <w:tbl>
            <w:tblPr>
              <w:tblW w:w="7120" w:type="dxa"/>
              <w:jc w:val="center"/>
              <w:tblLook w:val="04A0" w:firstRow="1" w:lastRow="0" w:firstColumn="1" w:lastColumn="0" w:noHBand="0" w:noVBand="1"/>
            </w:tblPr>
            <w:tblGrid>
              <w:gridCol w:w="7120"/>
            </w:tblGrid>
            <w:tr w:rsidR="006F2CA2" w:rsidRPr="006F2CA2" w14:paraId="22DFFDE6" w14:textId="77777777" w:rsidTr="006F2CA2">
              <w:trPr>
                <w:cantSplit/>
                <w:jc w:val="center"/>
              </w:trPr>
              <w:tc>
                <w:tcPr>
                  <w:tcW w:w="7120" w:type="dxa"/>
                </w:tcPr>
                <w:p w14:paraId="5DA7F4BB"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GUID=a284b8c5-97d1-41ec-848b-c9206d18b08d </w:instrText>
                  </w:r>
                  <w:r w:rsidRPr="006F2CA2">
                    <w:rPr>
                      <w:rFonts w:ascii="Times New Roman" w:hAnsi="Times New Roman" w:cs="Times New Roman"/>
                      <w:sz w:val="22"/>
                      <w:szCs w:val="20"/>
                      <w:lang w:val="en-GB" w:eastAsia="en-US"/>
                    </w:rPr>
                    <w:fldChar w:fldCharType="end"/>
                  </w:r>
                  <w:r w:rsidR="00ED7FA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92</w:t>
                  </w:r>
                </w:p>
                <w:p w14:paraId="0F64A378"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t>R.437</w:t>
                  </w:r>
                </w:p>
              </w:tc>
            </w:tr>
            <w:tr w:rsidR="006F2CA2" w:rsidRPr="006F2CA2" w14:paraId="67956917" w14:textId="77777777" w:rsidTr="006F2CA2">
              <w:trPr>
                <w:cantSplit/>
                <w:jc w:val="center"/>
              </w:trPr>
              <w:tc>
                <w:tcPr>
                  <w:tcW w:w="7120" w:type="dxa"/>
                </w:tcPr>
                <w:p w14:paraId="061C2917"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 xml:space="preserve">NOTICE OF ACCEPTANCE OF MONEY </w:t>
                  </w:r>
                </w:p>
                <w:p w14:paraId="0161043E"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PAID INTO COURT</w:t>
                  </w:r>
                </w:p>
                <w:p w14:paraId="01EC6A6F"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GUID=f612cbf1-c552-4e95-8235-8ae30ef004a9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65BBE8BC"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GUID=7423416a-3252-4fa7-9fd4-e10f7259517e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Take notice that the plaintiff accepts the sum of $          paid in by the defendant                           in satisfaction of the cause(s) of action in respect of which it was paid in and in respect of which the plaintiff claims (against that defendant) (and abandons the other causes of action in respect of which he claims in this action).</w:t>
                  </w:r>
                </w:p>
                <w:p w14:paraId="74DC536A"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GUID=177f1dae-58b1-4166-8214-afb805c2b9ae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4378F64E"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GUID=7aceee4c-4ad3-4718-9bbd-3684f54f42c7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Solicitor for the</w:t>
                  </w:r>
                </w:p>
                <w:p w14:paraId="128DDE4A"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GUID=d3e3fa80-1658-4f1f-939a-176233012ea5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the Registrar and the defendant.</w:t>
                  </w:r>
                </w:p>
              </w:tc>
            </w:tr>
          </w:tbl>
          <w:p w14:paraId="69ED77A3" w14:textId="77777777" w:rsidR="006F2CA2" w:rsidRPr="006F2CA2" w:rsidRDefault="006F2CA2" w:rsidP="006F2CA2">
            <w:pPr>
              <w:spacing w:before="120" w:after="0" w:line="240" w:lineRule="auto"/>
              <w:jc w:val="both"/>
              <w:rPr>
                <w:rFonts w:ascii="Times New Roman" w:hAnsi="Times New Roman" w:cs="Times New Roman"/>
                <w:sz w:val="26"/>
                <w:szCs w:val="20"/>
                <w:lang w:val="en-GB" w:eastAsia="en-US"/>
              </w:rPr>
            </w:pPr>
          </w:p>
        </w:tc>
      </w:tr>
      <w:tr w:rsidR="006F2CA2" w:rsidRPr="006F2CA2" w14:paraId="20C151BE" w14:textId="77777777" w:rsidTr="006F2CA2">
        <w:trPr>
          <w:divId w:val="2116439976"/>
          <w:cantSplit/>
          <w:jc w:val="center"/>
        </w:trPr>
        <w:tc>
          <w:tcPr>
            <w:tcW w:w="8048" w:type="dxa"/>
          </w:tcPr>
          <w:p w14:paraId="47C9E9BB" w14:textId="77777777" w:rsidR="006F2CA2" w:rsidRPr="006F2CA2" w:rsidRDefault="006F2CA2" w:rsidP="006F2CA2">
            <w:pPr>
              <w:spacing w:before="120" w:after="0" w:line="240" w:lineRule="auto"/>
              <w:jc w:val="both"/>
              <w:rPr>
                <w:rFonts w:ascii="Times New Roman" w:hAnsi="Times New Roman" w:cs="Times New Roman"/>
                <w:sz w:val="26"/>
                <w:szCs w:val="20"/>
                <w:lang w:val="en-GB" w:eastAsia="en-US"/>
              </w:rPr>
            </w:pPr>
          </w:p>
          <w:tbl>
            <w:tblPr>
              <w:tblW w:w="7100" w:type="dxa"/>
              <w:jc w:val="center"/>
              <w:tblLook w:val="04A0" w:firstRow="1" w:lastRow="0" w:firstColumn="1" w:lastColumn="0" w:noHBand="0" w:noVBand="1"/>
            </w:tblPr>
            <w:tblGrid>
              <w:gridCol w:w="7100"/>
            </w:tblGrid>
            <w:tr w:rsidR="006F2CA2" w:rsidRPr="006F2CA2" w14:paraId="41A4F23F" w14:textId="77777777" w:rsidTr="006F2CA2">
              <w:trPr>
                <w:cantSplit/>
                <w:jc w:val="center"/>
              </w:trPr>
              <w:tc>
                <w:tcPr>
                  <w:tcW w:w="7100" w:type="dxa"/>
                </w:tcPr>
                <w:p w14:paraId="28187304"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GUID=b25928c1-7ae0-40a5-adcc-041674f259f1 </w:instrText>
                  </w:r>
                  <w:r w:rsidRPr="006F2CA2">
                    <w:rPr>
                      <w:rFonts w:ascii="Times New Roman" w:hAnsi="Times New Roman" w:cs="Times New Roman"/>
                      <w:sz w:val="22"/>
                      <w:szCs w:val="20"/>
                      <w:lang w:val="en-GB" w:eastAsia="en-US"/>
                    </w:rPr>
                    <w:fldChar w:fldCharType="end"/>
                  </w:r>
                  <w:r w:rsidR="00ED7FA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93</w:t>
                  </w:r>
                </w:p>
                <w:p w14:paraId="4D013040"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t>R.446</w:t>
                  </w:r>
                </w:p>
              </w:tc>
            </w:tr>
            <w:tr w:rsidR="006F2CA2" w:rsidRPr="006F2CA2" w14:paraId="6740EF33" w14:textId="77777777" w:rsidTr="006F2CA2">
              <w:trPr>
                <w:cantSplit/>
                <w:jc w:val="center"/>
              </w:trPr>
              <w:tc>
                <w:tcPr>
                  <w:tcW w:w="7100" w:type="dxa"/>
                </w:tcPr>
                <w:p w14:paraId="6FEE4369"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OFFER TO SETTLE</w:t>
                  </w:r>
                </w:p>
                <w:p w14:paraId="229CFBE5"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GUID=d983976b-17d3-4775-8a4e-94edbfe68f37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7B7857A1"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GUID=2f55ae18-24a6-4348-afc9-36341c4db281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(identify party) offers to settle this proceeding (or the following claims in this proceeding) on the following terms: (set out terms in consecutively numbered paragraphs).</w:t>
                  </w:r>
                </w:p>
                <w:p w14:paraId="52C6BAB7"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GUID=b2e79162-e00d-4ea3-8000-4ec0a8a9dbb0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2CF5E8CE"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GUID=9e8e23bd-5b29-4621-886a-c09c5024e70a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(Name, address, telephone and fax number of solicitor or party making offer)</w:t>
                  </w:r>
                </w:p>
                <w:p w14:paraId="70F0F702"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GUID=463014b4-3101-4d28-a4ad-09f69094163e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(Name and address of solicitor or party to whom offer is made)</w:t>
                  </w:r>
                </w:p>
              </w:tc>
            </w:tr>
          </w:tbl>
          <w:p w14:paraId="412571E3" w14:textId="77777777" w:rsidR="006F2CA2" w:rsidRPr="006F2CA2" w:rsidRDefault="006F2CA2" w:rsidP="006F2CA2">
            <w:pPr>
              <w:tabs>
                <w:tab w:val="left" w:pos="5190"/>
              </w:tabs>
              <w:spacing w:before="120" w:after="0" w:line="240" w:lineRule="auto"/>
              <w:jc w:val="both"/>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tab/>
            </w:r>
          </w:p>
          <w:tbl>
            <w:tblPr>
              <w:tblW w:w="7120" w:type="dxa"/>
              <w:jc w:val="center"/>
              <w:tblLook w:val="04A0" w:firstRow="1" w:lastRow="0" w:firstColumn="1" w:lastColumn="0" w:noHBand="0" w:noVBand="1"/>
            </w:tblPr>
            <w:tblGrid>
              <w:gridCol w:w="7120"/>
            </w:tblGrid>
            <w:tr w:rsidR="006F2CA2" w:rsidRPr="006F2CA2" w14:paraId="53533A70" w14:textId="77777777" w:rsidTr="006F2CA2">
              <w:trPr>
                <w:cantSplit/>
                <w:jc w:val="center"/>
              </w:trPr>
              <w:tc>
                <w:tcPr>
                  <w:tcW w:w="7120" w:type="dxa"/>
                </w:tcPr>
                <w:p w14:paraId="548EDCB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GUID=e399fa64-2aaa-479e-a6f2-e994d3731459 </w:instrText>
                  </w:r>
                  <w:r w:rsidRPr="006F2CA2">
                    <w:rPr>
                      <w:rFonts w:ascii="Times New Roman" w:hAnsi="Times New Roman" w:cs="Times New Roman"/>
                      <w:sz w:val="22"/>
                      <w:szCs w:val="20"/>
                      <w:lang w:val="en-GB" w:eastAsia="en-US"/>
                    </w:rPr>
                    <w:fldChar w:fldCharType="end"/>
                  </w:r>
                  <w:r w:rsidR="00ED7FA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94</w:t>
                  </w:r>
                </w:p>
                <w:p w14:paraId="07B55A3B"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t>R.448</w:t>
                  </w:r>
                </w:p>
              </w:tc>
            </w:tr>
            <w:tr w:rsidR="006F2CA2" w:rsidRPr="006F2CA2" w14:paraId="7B571942" w14:textId="77777777" w:rsidTr="006F2CA2">
              <w:trPr>
                <w:cantSplit/>
                <w:jc w:val="center"/>
              </w:trPr>
              <w:tc>
                <w:tcPr>
                  <w:tcW w:w="7120" w:type="dxa"/>
                </w:tcPr>
                <w:p w14:paraId="3AF5AC96"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NOTICE OF WITHDRAWAL OF OFFER</w:t>
                  </w:r>
                </w:p>
                <w:p w14:paraId="7DEABE6B"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GUID=143fdf0e-151d-4cd3-803d-206f4e2d3c23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31981D76"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GUID=6adee47f-4bdd-487e-bc74-59014d1d3d15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(identify party) withdraws the offer to settle dated the        day of                        20  </w:t>
                  </w:r>
                  <w:proofErr w:type="gramStart"/>
                  <w:r w:rsidRPr="006F2CA2">
                    <w:rPr>
                      <w:rFonts w:ascii="Times New Roman" w:hAnsi="Times New Roman" w:cs="Times New Roman"/>
                      <w:sz w:val="22"/>
                      <w:szCs w:val="20"/>
                      <w:lang w:val="en-GB" w:eastAsia="en-US"/>
                    </w:rPr>
                    <w:t>  .</w:t>
                  </w:r>
                  <w:proofErr w:type="gramEnd"/>
                </w:p>
                <w:p w14:paraId="33AF04D2"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GUID=a4e642a1-1df6-4879-94d9-fa8d2e839ed2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5C58B4AB"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GUID=0d16cb3e-e750-453b-bc49-7a6a19f51d46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(Name, address, telephone and fax number of solicitor or party giving notice)</w:t>
                  </w:r>
                </w:p>
                <w:p w14:paraId="5217EFCB"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GUID=3011309b-d12c-4d4a-87c6-108930274c41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(Name and address of solicitor or party to whom notice is given)</w:t>
                  </w:r>
                </w:p>
              </w:tc>
            </w:tr>
          </w:tbl>
          <w:p w14:paraId="5770E300" w14:textId="77777777" w:rsidR="006F2CA2" w:rsidRPr="006F2CA2" w:rsidRDefault="006F2CA2" w:rsidP="006F2CA2">
            <w:pPr>
              <w:tabs>
                <w:tab w:val="left" w:pos="5190"/>
              </w:tabs>
              <w:spacing w:before="120" w:after="0" w:line="240" w:lineRule="auto"/>
              <w:jc w:val="both"/>
              <w:rPr>
                <w:rFonts w:ascii="Times New Roman" w:hAnsi="Times New Roman" w:cs="Times New Roman"/>
                <w:sz w:val="26"/>
                <w:szCs w:val="20"/>
                <w:lang w:val="en-GB" w:eastAsia="en-US"/>
              </w:rPr>
            </w:pPr>
          </w:p>
        </w:tc>
      </w:tr>
    </w:tbl>
    <w:p w14:paraId="3369983A"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pPr w:leftFromText="180" w:rightFromText="180" w:vertAnchor="text" w:horzAnchor="margin" w:tblpX="284" w:tblpY="339"/>
        <w:tblOverlap w:val="never"/>
        <w:tblW w:w="8505" w:type="dxa"/>
        <w:tblLook w:val="04A0" w:firstRow="1" w:lastRow="0" w:firstColumn="1" w:lastColumn="0" w:noHBand="0" w:noVBand="1"/>
      </w:tblPr>
      <w:tblGrid>
        <w:gridCol w:w="8505"/>
      </w:tblGrid>
      <w:tr w:rsidR="006F2CA2" w:rsidRPr="006F2CA2" w14:paraId="5DE48A3B" w14:textId="77777777" w:rsidTr="00ED7FA2">
        <w:trPr>
          <w:divId w:val="2116439976"/>
          <w:cantSplit/>
        </w:trPr>
        <w:tc>
          <w:tcPr>
            <w:tcW w:w="8505" w:type="dxa"/>
          </w:tcPr>
          <w:p w14:paraId="7501B75E" w14:textId="77777777" w:rsidR="006F2CA2" w:rsidRPr="006F2CA2" w:rsidRDefault="006F2CA2" w:rsidP="00ED7F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GUID=8a245981-ca03-4102-adf9-c6938abe7d4f </w:instrText>
            </w:r>
            <w:r w:rsidRPr="006F2CA2">
              <w:rPr>
                <w:rFonts w:ascii="Times New Roman" w:hAnsi="Times New Roman" w:cs="Times New Roman"/>
                <w:sz w:val="22"/>
                <w:szCs w:val="20"/>
                <w:lang w:val="en-GB" w:eastAsia="en-US"/>
              </w:rPr>
              <w:fldChar w:fldCharType="end"/>
            </w:r>
            <w:r w:rsidR="00ED7FA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95</w:t>
            </w:r>
          </w:p>
        </w:tc>
      </w:tr>
      <w:tr w:rsidR="006F2CA2" w:rsidRPr="006F2CA2" w14:paraId="394496F9" w14:textId="77777777" w:rsidTr="00ED7FA2">
        <w:trPr>
          <w:divId w:val="2116439976"/>
          <w:cantSplit/>
        </w:trPr>
        <w:tc>
          <w:tcPr>
            <w:tcW w:w="8505" w:type="dxa"/>
          </w:tcPr>
          <w:p w14:paraId="2397E7A8" w14:textId="77777777" w:rsidR="006F2CA2" w:rsidRPr="006F2CA2" w:rsidRDefault="006F2CA2" w:rsidP="00ED7F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t>R.451</w:t>
            </w:r>
          </w:p>
          <w:p w14:paraId="159ED2EE" w14:textId="77777777" w:rsidR="006F2CA2" w:rsidRPr="006F2CA2" w:rsidRDefault="006F2CA2" w:rsidP="00ED7F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ACCEPTANCE OF OFFER</w:t>
            </w:r>
          </w:p>
          <w:p w14:paraId="090E9F19" w14:textId="77777777" w:rsidR="006F2CA2" w:rsidRPr="006F2CA2" w:rsidRDefault="006F2CA2" w:rsidP="00ED7F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GUID=5e665e28-c829-478f-8305-547a16845f47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10FA431F" w14:textId="77777777" w:rsidR="006F2CA2" w:rsidRPr="006F2CA2" w:rsidRDefault="006F2CA2" w:rsidP="00ED7F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GUID=17628aaf-c9fd-44da-a00c-c6d5337310b5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(identify party) accepts your offer to settle dated the    day of                             20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on the following terms).</w:t>
            </w:r>
          </w:p>
          <w:p w14:paraId="6BEDC936" w14:textId="77777777" w:rsidR="006F2CA2" w:rsidRPr="006F2CA2" w:rsidRDefault="006F2CA2" w:rsidP="00ED7F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GUID=4acb0792-454a-4729-ad10-33c0f362db19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1C4D0B5D" w14:textId="77777777" w:rsidR="006F2CA2" w:rsidRPr="006F2CA2" w:rsidRDefault="006F2CA2" w:rsidP="00ED7F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GUID=6974245f-6179-41da-bdc2-7e65e3f4adf5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(Name, address, telephone and fax number of solicitor or party accepting offer)</w:t>
            </w:r>
          </w:p>
          <w:p w14:paraId="52B9B43E" w14:textId="77777777" w:rsidR="006F2CA2" w:rsidRPr="006F2CA2" w:rsidRDefault="006F2CA2" w:rsidP="00ED7F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GUID=9f9807be-5553-416f-9f7b-bca96fcfbd9c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(Name and address of solicitor or party whose offer is accepted)</w:t>
            </w:r>
          </w:p>
        </w:tc>
      </w:tr>
    </w:tbl>
    <w:p w14:paraId="1760B03E" w14:textId="77777777" w:rsidR="006F2CA2" w:rsidRPr="006F2CA2" w:rsidRDefault="006F2CA2" w:rsidP="006F2CA2">
      <w:pPr>
        <w:spacing w:before="0" w:after="200" w:line="276" w:lineRule="auto"/>
        <w:divId w:val="2116439976"/>
        <w:rPr>
          <w:rFonts w:ascii="Times New Roman" w:hAnsi="Times New Roman" w:cs="Times New Roman"/>
          <w:sz w:val="26"/>
          <w:szCs w:val="20"/>
          <w:lang w:val="en-GB" w:eastAsia="en-US"/>
        </w:rPr>
      </w:pPr>
    </w:p>
    <w:p w14:paraId="7355EF92"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p>
    <w:tbl>
      <w:tblPr>
        <w:tblpPr w:leftFromText="180" w:rightFromText="180" w:vertAnchor="page" w:horzAnchor="page" w:tblpX="1" w:tblpY="1"/>
        <w:tblW w:w="7316" w:type="dxa"/>
        <w:tblLook w:val="04A0" w:firstRow="1" w:lastRow="0" w:firstColumn="1" w:lastColumn="0" w:noHBand="0" w:noVBand="1"/>
      </w:tblPr>
      <w:tblGrid>
        <w:gridCol w:w="7316"/>
      </w:tblGrid>
      <w:tr w:rsidR="006F2CA2" w:rsidRPr="006F2CA2" w14:paraId="281055BB" w14:textId="77777777" w:rsidTr="006F2CA2">
        <w:trPr>
          <w:divId w:val="2116439976"/>
          <w:cantSplit/>
        </w:trPr>
        <w:tc>
          <w:tcPr>
            <w:tcW w:w="7316" w:type="dxa"/>
          </w:tcPr>
          <w:p w14:paraId="42D4A4F5" w14:textId="77777777" w:rsidR="006F2CA2" w:rsidRPr="006F2CA2" w:rsidRDefault="006F2CA2" w:rsidP="006F2CA2">
            <w:pPr>
              <w:tabs>
                <w:tab w:val="left" w:pos="4260"/>
              </w:tabs>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tab/>
            </w:r>
          </w:p>
          <w:p w14:paraId="72C91AA6" w14:textId="77777777" w:rsidR="006F2CA2" w:rsidRPr="006F2CA2" w:rsidRDefault="006F2CA2" w:rsidP="006F2CA2">
            <w:pPr>
              <w:tabs>
                <w:tab w:val="left" w:pos="4260"/>
              </w:tabs>
              <w:spacing w:before="60" w:after="60" w:line="240" w:lineRule="auto"/>
              <w:rPr>
                <w:rFonts w:ascii="Times New Roman" w:hAnsi="Times New Roman" w:cs="Times New Roman"/>
                <w:sz w:val="18"/>
                <w:szCs w:val="18"/>
                <w:lang w:val="en-GB" w:eastAsia="en-US"/>
              </w:rPr>
            </w:pPr>
          </w:p>
        </w:tc>
      </w:tr>
    </w:tbl>
    <w:p w14:paraId="15B5B17D"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7120" w:type="dxa"/>
        <w:jc w:val="center"/>
        <w:tblLook w:val="04A0" w:firstRow="1" w:lastRow="0" w:firstColumn="1" w:lastColumn="0" w:noHBand="0" w:noVBand="1"/>
      </w:tblPr>
      <w:tblGrid>
        <w:gridCol w:w="7120"/>
      </w:tblGrid>
      <w:tr w:rsidR="006F2CA2" w:rsidRPr="006F2CA2" w14:paraId="4BB6C62D" w14:textId="77777777" w:rsidTr="006F2CA2">
        <w:trPr>
          <w:divId w:val="2116439976"/>
          <w:cantSplit/>
          <w:jc w:val="center"/>
        </w:trPr>
        <w:tc>
          <w:tcPr>
            <w:tcW w:w="7120" w:type="dxa"/>
          </w:tcPr>
          <w:p w14:paraId="7666D7FB" w14:textId="77777777" w:rsidR="006F2CA2" w:rsidRPr="006F2CA2" w:rsidRDefault="006F2CA2" w:rsidP="00ED7F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GUID=9d95cdb8-6336-4ff8-9585-8eff48d39ec3 </w:instrText>
            </w:r>
            <w:r w:rsidRPr="006F2CA2">
              <w:rPr>
                <w:rFonts w:ascii="Times New Roman" w:hAnsi="Times New Roman" w:cs="Times New Roman"/>
                <w:sz w:val="22"/>
                <w:szCs w:val="20"/>
                <w:lang w:val="en-GB" w:eastAsia="en-US"/>
              </w:rPr>
              <w:fldChar w:fldCharType="end"/>
            </w:r>
            <w:r w:rsidR="00ED7FA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96</w:t>
            </w:r>
          </w:p>
          <w:p w14:paraId="6278B4A3"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t>R.456</w:t>
            </w:r>
          </w:p>
        </w:tc>
      </w:tr>
      <w:tr w:rsidR="006F2CA2" w:rsidRPr="006F2CA2" w14:paraId="5E78AE1F" w14:textId="77777777" w:rsidTr="006F2CA2">
        <w:trPr>
          <w:divId w:val="2116439976"/>
          <w:cantSplit/>
          <w:jc w:val="center"/>
        </w:trPr>
        <w:tc>
          <w:tcPr>
            <w:tcW w:w="7120" w:type="dxa"/>
          </w:tcPr>
          <w:p w14:paraId="3DDD9AF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2"/>
                <w:lang w:val="en-GB" w:eastAsia="en-US"/>
              </w:rPr>
              <w:t>OFFER TO CONTRIBUTE</w:t>
            </w:r>
            <w:r w:rsidRPr="006F2CA2">
              <w:rPr>
                <w:rFonts w:ascii="Times New Roman" w:hAnsi="Times New Roman" w:cs="Times New Roman"/>
                <w:sz w:val="22"/>
                <w:szCs w:val="20"/>
                <w:lang w:val="en-GB" w:eastAsia="en-US"/>
              </w:rPr>
              <w:t xml:space="preserve"> </w:t>
            </w:r>
          </w:p>
          <w:p w14:paraId="798DED48"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GUID=34b8a776-978b-4206-90ac-6234d53ae91c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54D4EC46" w14:textId="77777777" w:rsidR="006F2CA2" w:rsidRPr="006F2CA2" w:rsidRDefault="006F2CA2" w:rsidP="006F2CA2">
            <w:pPr>
              <w:spacing w:before="120" w:after="0" w:line="240" w:lineRule="auto"/>
              <w:ind w:firstLine="600"/>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GUID=f370f2f2-b3e4-4198-b629-28d2dc3ff472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The defendant (name of defendant making offer) offers to contribute to a settlement of the plaintiff’s claim on the following terms: (set out terms in consecutively numbered paragraphs).</w:t>
            </w:r>
          </w:p>
          <w:p w14:paraId="077922DC" w14:textId="77777777" w:rsidR="006F2CA2" w:rsidRPr="006F2CA2" w:rsidRDefault="006F2CA2" w:rsidP="006F2CA2">
            <w:pPr>
              <w:spacing w:before="120" w:after="0" w:line="240" w:lineRule="auto"/>
              <w:ind w:firstLine="600"/>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GUID=da9eab67-ac54-43a5-aa01-3695647c680c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Dated this     day of                    20  </w:t>
            </w:r>
            <w:proofErr w:type="gramStart"/>
            <w:r w:rsidRPr="006F2CA2">
              <w:rPr>
                <w:rFonts w:ascii="Times New Roman" w:hAnsi="Times New Roman" w:cs="Times New Roman"/>
                <w:sz w:val="22"/>
                <w:szCs w:val="22"/>
                <w:lang w:val="en-GB" w:eastAsia="en-US"/>
              </w:rPr>
              <w:t>  .</w:t>
            </w:r>
            <w:proofErr w:type="gramEnd"/>
          </w:p>
          <w:p w14:paraId="4D3AF4D7" w14:textId="77777777" w:rsidR="006F2CA2" w:rsidRPr="006F2CA2" w:rsidRDefault="006F2CA2" w:rsidP="006F2CA2">
            <w:pPr>
              <w:spacing w:before="60" w:after="60" w:line="240" w:lineRule="auto"/>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GUID=07ec86be-8eb5-46e1-a90f-8bae629789cc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(Name, address, telephone and fax number of solicitor or party making offer)</w:t>
            </w:r>
          </w:p>
          <w:p w14:paraId="69CFA84E"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GUID=5f7a1595-0f9e-4d1a-aa9b-c94300150acf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To: (Name and address of solicitor or party to whom offer is made)</w:t>
            </w:r>
          </w:p>
        </w:tc>
      </w:tr>
    </w:tbl>
    <w:p w14:paraId="56BCC9C8"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p>
    <w:tbl>
      <w:tblPr>
        <w:tblpPr w:leftFromText="180" w:rightFromText="180" w:vertAnchor="page" w:horzAnchor="page" w:tblpX="1" w:tblpY="1"/>
        <w:tblW w:w="12470" w:type="dxa"/>
        <w:tblLook w:val="04A0" w:firstRow="1" w:lastRow="0" w:firstColumn="1" w:lastColumn="0" w:noHBand="0" w:noVBand="1"/>
      </w:tblPr>
      <w:tblGrid>
        <w:gridCol w:w="285"/>
        <w:gridCol w:w="7031"/>
        <w:gridCol w:w="4932"/>
        <w:gridCol w:w="222"/>
      </w:tblGrid>
      <w:tr w:rsidR="006F2CA2" w:rsidRPr="006F2CA2" w14:paraId="593FA5DA" w14:textId="77777777" w:rsidTr="006F2CA2">
        <w:trPr>
          <w:gridAfter w:val="2"/>
          <w:divId w:val="2116439976"/>
          <w:wAfter w:w="5154" w:type="dxa"/>
          <w:cantSplit/>
        </w:trPr>
        <w:tc>
          <w:tcPr>
            <w:tcW w:w="7316" w:type="dxa"/>
            <w:gridSpan w:val="2"/>
          </w:tcPr>
          <w:p w14:paraId="2395D46D" w14:textId="77777777" w:rsidR="006F2CA2" w:rsidRPr="006F2CA2" w:rsidRDefault="006F2CA2" w:rsidP="006F2CA2">
            <w:pPr>
              <w:spacing w:before="120" w:after="0" w:line="240" w:lineRule="auto"/>
              <w:jc w:val="both"/>
              <w:rPr>
                <w:rFonts w:ascii="Times New Roman" w:hAnsi="Times New Roman" w:cs="Times New Roman"/>
                <w:sz w:val="26"/>
                <w:szCs w:val="20"/>
                <w:lang w:val="en-GB" w:eastAsia="en-US"/>
              </w:rPr>
            </w:pPr>
          </w:p>
          <w:tbl>
            <w:tblPr>
              <w:tblW w:w="7100" w:type="dxa"/>
              <w:jc w:val="center"/>
              <w:tblLook w:val="04A0" w:firstRow="1" w:lastRow="0" w:firstColumn="1" w:lastColumn="0" w:noHBand="0" w:noVBand="1"/>
            </w:tblPr>
            <w:tblGrid>
              <w:gridCol w:w="7100"/>
            </w:tblGrid>
            <w:tr w:rsidR="006F2CA2" w:rsidRPr="006F2CA2" w14:paraId="000D8D13" w14:textId="77777777" w:rsidTr="006F2CA2">
              <w:trPr>
                <w:cantSplit/>
                <w:jc w:val="center"/>
              </w:trPr>
              <w:tc>
                <w:tcPr>
                  <w:tcW w:w="7100" w:type="dxa"/>
                </w:tcPr>
                <w:p w14:paraId="46031A1C" w14:textId="77777777" w:rsidR="006F2CA2" w:rsidRPr="006F2CA2" w:rsidRDefault="006F2CA2" w:rsidP="00681E46">
                  <w:pPr>
                    <w:framePr w:hSpace="180" w:wrap="around" w:vAnchor="page" w:hAnchor="page" w:x="1" w:y="1"/>
                    <w:spacing w:before="60" w:after="60" w:line="240" w:lineRule="auto"/>
                    <w:rPr>
                      <w:rFonts w:ascii="Times New Roman" w:hAnsi="Times New Roman" w:cs="Times New Roman"/>
                      <w:sz w:val="18"/>
                      <w:szCs w:val="18"/>
                      <w:lang w:val="en-GB" w:eastAsia="en-US"/>
                    </w:rPr>
                  </w:pPr>
                </w:p>
              </w:tc>
            </w:tr>
            <w:tr w:rsidR="006F2CA2" w:rsidRPr="006F2CA2" w14:paraId="7EFAD840" w14:textId="77777777" w:rsidTr="006F2CA2">
              <w:trPr>
                <w:cantSplit/>
                <w:jc w:val="center"/>
              </w:trPr>
              <w:tc>
                <w:tcPr>
                  <w:tcW w:w="7100" w:type="dxa"/>
                </w:tcPr>
                <w:p w14:paraId="22E9D0C5" w14:textId="77777777" w:rsidR="006F2CA2" w:rsidRPr="006F2CA2" w:rsidRDefault="006F2CA2" w:rsidP="00681E46">
                  <w:pPr>
                    <w:framePr w:hSpace="180" w:wrap="around" w:vAnchor="page" w:hAnchor="page" w:x="1" w:y="1"/>
                    <w:spacing w:before="60" w:after="60" w:line="240" w:lineRule="auto"/>
                    <w:rPr>
                      <w:rFonts w:ascii="Times New Roman" w:hAnsi="Times New Roman" w:cs="Times New Roman"/>
                      <w:sz w:val="22"/>
                      <w:szCs w:val="20"/>
                      <w:lang w:val="en-GB" w:eastAsia="en-US"/>
                    </w:rPr>
                  </w:pPr>
                </w:p>
              </w:tc>
            </w:tr>
          </w:tbl>
          <w:p w14:paraId="7847100C"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tc>
      </w:tr>
      <w:tr w:rsidR="006F2CA2" w:rsidRPr="006F2CA2" w14:paraId="68EAF43F" w14:textId="77777777" w:rsidTr="00ED7FA2">
        <w:trPr>
          <w:gridAfter w:val="2"/>
          <w:divId w:val="2116439976"/>
          <w:wAfter w:w="5154" w:type="dxa"/>
          <w:cantSplit/>
          <w:trHeight w:val="93"/>
        </w:trPr>
        <w:tc>
          <w:tcPr>
            <w:tcW w:w="7316" w:type="dxa"/>
            <w:gridSpan w:val="2"/>
          </w:tcPr>
          <w:p w14:paraId="79CA8205"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p>
        </w:tc>
      </w:tr>
      <w:tr w:rsidR="006F2CA2" w:rsidRPr="006F2CA2" w14:paraId="161A48C7" w14:textId="77777777" w:rsidTr="001B6E79">
        <w:trPr>
          <w:divId w:val="2116439976"/>
          <w:cantSplit/>
          <w:trHeight w:val="93"/>
        </w:trPr>
        <w:tc>
          <w:tcPr>
            <w:tcW w:w="285" w:type="dxa"/>
          </w:tcPr>
          <w:p w14:paraId="18A90D99"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p>
        </w:tc>
        <w:tc>
          <w:tcPr>
            <w:tcW w:w="11963" w:type="dxa"/>
            <w:gridSpan w:val="2"/>
          </w:tcPr>
          <w:p w14:paraId="287B71F6"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tc>
        <w:tc>
          <w:tcPr>
            <w:tcW w:w="222" w:type="dxa"/>
          </w:tcPr>
          <w:p w14:paraId="22CFB9DE"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tc>
      </w:tr>
    </w:tbl>
    <w:p w14:paraId="0966A694" w14:textId="77777777" w:rsidR="006F2CA2" w:rsidRPr="006F2CA2" w:rsidRDefault="006F2CA2" w:rsidP="006F2CA2">
      <w:pPr>
        <w:spacing w:before="0" w:after="0"/>
        <w:divId w:val="2116439976"/>
        <w:rPr>
          <w:vanish/>
        </w:rPr>
      </w:pPr>
    </w:p>
    <w:tbl>
      <w:tblPr>
        <w:tblW w:w="7100" w:type="dxa"/>
        <w:jc w:val="center"/>
        <w:tblLook w:val="04A0" w:firstRow="1" w:lastRow="0" w:firstColumn="1" w:lastColumn="0" w:noHBand="0" w:noVBand="1"/>
      </w:tblPr>
      <w:tblGrid>
        <w:gridCol w:w="7100"/>
      </w:tblGrid>
      <w:tr w:rsidR="006F2CA2" w:rsidRPr="006F2CA2" w14:paraId="75B174FB" w14:textId="77777777" w:rsidTr="006F2CA2">
        <w:trPr>
          <w:divId w:val="2116439976"/>
          <w:cantSplit/>
          <w:jc w:val="center"/>
        </w:trPr>
        <w:tc>
          <w:tcPr>
            <w:tcW w:w="7100" w:type="dxa"/>
          </w:tcPr>
          <w:p w14:paraId="42113CA7"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GUID=2efe6ab1-3005-412e-a657-3c307c0875fb </w:instrText>
            </w:r>
            <w:r w:rsidRPr="006F2CA2">
              <w:rPr>
                <w:rFonts w:ascii="Times New Roman" w:hAnsi="Times New Roman" w:cs="Times New Roman"/>
                <w:sz w:val="22"/>
                <w:szCs w:val="20"/>
                <w:lang w:val="en-GB" w:eastAsia="en-US"/>
              </w:rPr>
              <w:fldChar w:fldCharType="end"/>
            </w:r>
            <w:r w:rsidR="00ED7FA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97</w:t>
            </w:r>
          </w:p>
          <w:p w14:paraId="2A50B80C"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t>R.464</w:t>
            </w:r>
          </w:p>
        </w:tc>
      </w:tr>
      <w:tr w:rsidR="006F2CA2" w:rsidRPr="006F2CA2" w14:paraId="395D191B" w14:textId="77777777" w:rsidTr="006F2CA2">
        <w:trPr>
          <w:divId w:val="2116439976"/>
          <w:cantSplit/>
          <w:jc w:val="center"/>
        </w:trPr>
        <w:tc>
          <w:tcPr>
            <w:tcW w:w="7100" w:type="dxa"/>
          </w:tcPr>
          <w:p w14:paraId="33E1AC1B"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2"/>
                <w:lang w:val="en-GB" w:eastAsia="en-US"/>
              </w:rPr>
              <w:t>LIST OF DOCUMENTS</w:t>
            </w:r>
            <w:r w:rsidRPr="006F2CA2">
              <w:rPr>
                <w:rFonts w:ascii="Times New Roman" w:hAnsi="Times New Roman" w:cs="Times New Roman"/>
                <w:sz w:val="22"/>
                <w:szCs w:val="20"/>
                <w:lang w:val="en-GB" w:eastAsia="en-US"/>
              </w:rPr>
              <w:t xml:space="preserve"> </w:t>
            </w:r>
          </w:p>
          <w:p w14:paraId="7394697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GUID=f9574f54-1e76-4507-9221-d44a8a33c17b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1F9DE187" w14:textId="77777777" w:rsidR="006F2CA2" w:rsidRPr="006F2CA2" w:rsidRDefault="006F2CA2" w:rsidP="006F2CA2">
            <w:pPr>
              <w:spacing w:before="120" w:after="0" w:line="240" w:lineRule="auto"/>
              <w:ind w:firstLine="600"/>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GUID=5697964e-666b-4321-bed4-1ceb66c68dee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 xml:space="preserve">The following is a list of the documents relating to the matters in question in this action which are or have been in the possession, custody or power of the abovenamed plaintiff (or </w:t>
            </w:r>
            <w:proofErr w:type="gramStart"/>
            <w:r w:rsidRPr="006F2CA2">
              <w:rPr>
                <w:rFonts w:ascii="Times New Roman" w:hAnsi="Times New Roman" w:cs="Times New Roman"/>
                <w:sz w:val="22"/>
                <w:szCs w:val="22"/>
                <w:lang w:val="en-GB" w:eastAsia="en-US"/>
              </w:rPr>
              <w:t>defendant)   </w:t>
            </w:r>
            <w:proofErr w:type="gramEnd"/>
            <w:r w:rsidRPr="006F2CA2">
              <w:rPr>
                <w:rFonts w:ascii="Times New Roman" w:hAnsi="Times New Roman" w:cs="Times New Roman"/>
                <w:sz w:val="22"/>
                <w:szCs w:val="22"/>
                <w:lang w:val="en-GB" w:eastAsia="en-US"/>
              </w:rPr>
              <w:t>                           and which is served in compliance with the order herein dated the              day of                          20    .</w:t>
            </w:r>
          </w:p>
          <w:p w14:paraId="06E1CAFE" w14:textId="77777777" w:rsidR="006F2CA2" w:rsidRPr="006F2CA2" w:rsidRDefault="006F2CA2" w:rsidP="006F2CA2">
            <w:pPr>
              <w:spacing w:before="120" w:after="0" w:line="240" w:lineRule="auto"/>
              <w:ind w:firstLine="600"/>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GUID=516eaf7e-3f6c-4e3d-b5cf-1ba2e4be7cfd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 xml:space="preserve">1.  The plaintiff (or defendant) has in his possession, </w:t>
            </w:r>
            <w:proofErr w:type="gramStart"/>
            <w:r w:rsidRPr="006F2CA2">
              <w:rPr>
                <w:rFonts w:ascii="Times New Roman" w:hAnsi="Times New Roman" w:cs="Times New Roman"/>
                <w:sz w:val="22"/>
                <w:szCs w:val="22"/>
                <w:lang w:val="en-GB" w:eastAsia="en-US"/>
              </w:rPr>
              <w:t>custody</w:t>
            </w:r>
            <w:proofErr w:type="gramEnd"/>
            <w:r w:rsidRPr="006F2CA2">
              <w:rPr>
                <w:rFonts w:ascii="Times New Roman" w:hAnsi="Times New Roman" w:cs="Times New Roman"/>
                <w:sz w:val="22"/>
                <w:szCs w:val="22"/>
                <w:lang w:val="en-GB" w:eastAsia="en-US"/>
              </w:rPr>
              <w:t xml:space="preserve"> or power the documents relating to the matters in question in this action enumerated in Schedule 1 hereto.</w:t>
            </w:r>
          </w:p>
          <w:p w14:paraId="1F3528AC" w14:textId="77777777" w:rsidR="006F2CA2" w:rsidRPr="006F2CA2" w:rsidRDefault="006F2CA2" w:rsidP="006F2CA2">
            <w:pPr>
              <w:spacing w:before="120" w:after="0" w:line="240" w:lineRule="auto"/>
              <w:ind w:firstLine="600"/>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GUID=cf0c3cf1-9ce6-4d68-b18c-f185fc9ff420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2.  The plaintiff (or defendant) objects to produce the documents enumerated in Part 2 of Schedule 1 on the ground that (stating the ground of objection).</w:t>
            </w:r>
          </w:p>
          <w:p w14:paraId="55662361" w14:textId="77777777" w:rsidR="006F2CA2" w:rsidRPr="006F2CA2" w:rsidRDefault="006F2CA2" w:rsidP="006F2CA2">
            <w:pPr>
              <w:spacing w:before="120" w:after="0" w:line="240" w:lineRule="auto"/>
              <w:ind w:firstLine="600"/>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GUID=a1e72a70-1840-42fb-8e20-98027a15f483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3.  The plaintiff (or defendant) has had, but has not now, in his possession, custody or power the documents relating to the matters in question in this action enumerated in Schedule 2 hereto.</w:t>
            </w:r>
          </w:p>
          <w:p w14:paraId="4A68125C" w14:textId="77777777" w:rsidR="006F2CA2" w:rsidRPr="006F2CA2" w:rsidRDefault="006F2CA2" w:rsidP="006F2CA2">
            <w:pPr>
              <w:spacing w:before="120" w:after="0" w:line="240" w:lineRule="auto"/>
              <w:ind w:firstLine="600"/>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GUID=a90d3d79-8be5-4944-9fe9-ee75faffbd6f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 xml:space="preserve">4.  Of the documents in Schedule 2, those numbered            in the Schedule were last in the plaintiff’s (or defendant’s) possession, </w:t>
            </w:r>
            <w:proofErr w:type="gramStart"/>
            <w:r w:rsidRPr="006F2CA2">
              <w:rPr>
                <w:rFonts w:ascii="Times New Roman" w:hAnsi="Times New Roman" w:cs="Times New Roman"/>
                <w:sz w:val="22"/>
                <w:szCs w:val="22"/>
                <w:lang w:val="en-GB" w:eastAsia="en-US"/>
              </w:rPr>
              <w:t>custody</w:t>
            </w:r>
            <w:proofErr w:type="gramEnd"/>
            <w:r w:rsidRPr="006F2CA2">
              <w:rPr>
                <w:rFonts w:ascii="Times New Roman" w:hAnsi="Times New Roman" w:cs="Times New Roman"/>
                <w:sz w:val="22"/>
                <w:szCs w:val="22"/>
                <w:lang w:val="en-GB" w:eastAsia="en-US"/>
              </w:rPr>
              <w:t xml:space="preserve"> or power on (stating when) and the remainder on (stating when).</w:t>
            </w:r>
          </w:p>
          <w:p w14:paraId="15953043" w14:textId="77777777" w:rsidR="006F2CA2" w:rsidRPr="006F2CA2" w:rsidRDefault="006F2CA2" w:rsidP="006F2CA2">
            <w:pPr>
              <w:spacing w:before="120" w:after="0" w:line="240" w:lineRule="auto"/>
              <w:ind w:firstLine="600"/>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GUID=848450a2-b42c-4840-b970-2bb23fbacfa7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(State what has become of the said documents and in whose possession they now are.)</w:t>
            </w:r>
          </w:p>
          <w:p w14:paraId="17692FD7"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GUID=d8f32e22-4150-4a35-bf15-8534c3f66594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5.  Neither the plaintiff (or defendant), nor his solicitor nor any other person on his behalf, has now, or ever had, in his possession, custody or power any document of any description whatever relating to any matter in question in this action, other than the documents enumerated in Schedules 1 and 2 hereto.</w:t>
            </w:r>
          </w:p>
        </w:tc>
      </w:tr>
    </w:tbl>
    <w:p w14:paraId="4398FE05" w14:textId="77777777" w:rsidR="006F2CA2" w:rsidRPr="006F2CA2" w:rsidRDefault="006F2CA2" w:rsidP="001B6E79">
      <w:pPr>
        <w:spacing w:before="60" w:after="60" w:line="240" w:lineRule="auto"/>
        <w:ind w:left="851" w:right="970" w:firstLine="142"/>
        <w:jc w:val="center"/>
        <w:divId w:val="2116439976"/>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GUID=4fab94c7-6212-45e5-a66e-78d43619944a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b/>
          <w:sz w:val="22"/>
          <w:szCs w:val="22"/>
          <w:lang w:val="en-GB" w:eastAsia="en-US"/>
        </w:rPr>
        <w:t>SCHEDULE 1</w:t>
      </w:r>
    </w:p>
    <w:p w14:paraId="5F55DE28" w14:textId="77777777" w:rsidR="006F2CA2" w:rsidRPr="006F2CA2" w:rsidRDefault="006F2CA2" w:rsidP="001B6E79">
      <w:pPr>
        <w:spacing w:before="60" w:after="60" w:line="240" w:lineRule="auto"/>
        <w:ind w:left="851" w:right="970" w:firstLine="142"/>
        <w:jc w:val="center"/>
        <w:divId w:val="2116439976"/>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GUID=8d8dcaa1-a353-469d-8c00-65f46d28b59d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b/>
          <w:sz w:val="22"/>
          <w:szCs w:val="22"/>
          <w:lang w:val="en-GB" w:eastAsia="en-US"/>
        </w:rPr>
        <w:t>PART 1</w:t>
      </w:r>
    </w:p>
    <w:p w14:paraId="7C388449" w14:textId="77777777" w:rsidR="006F2CA2" w:rsidRPr="006F2CA2" w:rsidRDefault="006F2CA2" w:rsidP="001B6E79">
      <w:pPr>
        <w:spacing w:before="120" w:after="0" w:line="240" w:lineRule="auto"/>
        <w:ind w:left="851" w:right="970" w:firstLine="142"/>
        <w:jc w:val="both"/>
        <w:divId w:val="2116439976"/>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GUID=9aa536ce-bc73-4d3f-a049-eac857d1bccb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 xml:space="preserve">(Enumerate in a convenient order the documents (or bundles of documents, if of the same nature, such as invoices) in the possession, </w:t>
      </w:r>
      <w:proofErr w:type="gramStart"/>
      <w:r w:rsidRPr="006F2CA2">
        <w:rPr>
          <w:rFonts w:ascii="Times New Roman" w:hAnsi="Times New Roman" w:cs="Times New Roman"/>
          <w:sz w:val="22"/>
          <w:szCs w:val="22"/>
          <w:lang w:val="en-GB" w:eastAsia="en-US"/>
        </w:rPr>
        <w:t>custody</w:t>
      </w:r>
      <w:proofErr w:type="gramEnd"/>
      <w:r w:rsidRPr="006F2CA2">
        <w:rPr>
          <w:rFonts w:ascii="Times New Roman" w:hAnsi="Times New Roman" w:cs="Times New Roman"/>
          <w:sz w:val="22"/>
          <w:szCs w:val="22"/>
          <w:lang w:val="en-GB" w:eastAsia="en-US"/>
        </w:rPr>
        <w:t xml:space="preserve"> or power of the party in question which he does not object to produce, with a short description of each document or bundle sufficient to identify it.)</w:t>
      </w:r>
    </w:p>
    <w:p w14:paraId="1F37E9F8" w14:textId="77777777" w:rsidR="006F2CA2" w:rsidRPr="006F2CA2" w:rsidRDefault="006F2CA2" w:rsidP="001B6E79">
      <w:pPr>
        <w:spacing w:before="60" w:after="60" w:line="240" w:lineRule="auto"/>
        <w:ind w:left="851" w:right="970" w:firstLine="142"/>
        <w:jc w:val="center"/>
        <w:divId w:val="2116439976"/>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lastRenderedPageBreak/>
        <w:fldChar w:fldCharType="begin"/>
      </w:r>
      <w:r w:rsidRPr="006F2CA2">
        <w:rPr>
          <w:rFonts w:ascii="Times New Roman" w:hAnsi="Times New Roman" w:cs="Times New Roman"/>
          <w:sz w:val="22"/>
          <w:szCs w:val="22"/>
          <w:lang w:val="en-GB" w:eastAsia="en-US"/>
        </w:rPr>
        <w:instrText xml:space="preserve"> GUID=98c0db7f-9bde-48f9-86e7-747910f79094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b/>
          <w:sz w:val="22"/>
          <w:szCs w:val="22"/>
          <w:lang w:val="en-GB" w:eastAsia="en-US"/>
        </w:rPr>
        <w:t>PART 2</w:t>
      </w:r>
    </w:p>
    <w:p w14:paraId="3F1795E7" w14:textId="77777777" w:rsidR="006F2CA2" w:rsidRPr="006F2CA2" w:rsidRDefault="006F2CA2" w:rsidP="001B6E79">
      <w:pPr>
        <w:spacing w:before="120" w:after="0" w:line="240" w:lineRule="auto"/>
        <w:ind w:left="851" w:right="970" w:firstLine="142"/>
        <w:jc w:val="both"/>
        <w:divId w:val="2116439976"/>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GUID=c5bfeaf6-e497-4c35-9fec-13e60770dcf8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 xml:space="preserve">(Enumerate as aforesaid the documents in the possession, </w:t>
      </w:r>
      <w:proofErr w:type="gramStart"/>
      <w:r w:rsidRPr="006F2CA2">
        <w:rPr>
          <w:rFonts w:ascii="Times New Roman" w:hAnsi="Times New Roman" w:cs="Times New Roman"/>
          <w:sz w:val="22"/>
          <w:szCs w:val="22"/>
          <w:lang w:val="en-GB" w:eastAsia="en-US"/>
        </w:rPr>
        <w:t>custody</w:t>
      </w:r>
      <w:proofErr w:type="gramEnd"/>
      <w:r w:rsidRPr="006F2CA2">
        <w:rPr>
          <w:rFonts w:ascii="Times New Roman" w:hAnsi="Times New Roman" w:cs="Times New Roman"/>
          <w:sz w:val="22"/>
          <w:szCs w:val="22"/>
          <w:lang w:val="en-GB" w:eastAsia="en-US"/>
        </w:rPr>
        <w:t xml:space="preserve"> or power of the party in question which he objects to produce.)</w:t>
      </w:r>
    </w:p>
    <w:p w14:paraId="06DE8B59" w14:textId="77777777" w:rsidR="006F2CA2" w:rsidRPr="006F2CA2" w:rsidRDefault="006F2CA2" w:rsidP="001B6E79">
      <w:pPr>
        <w:spacing w:before="60" w:after="60" w:line="240" w:lineRule="auto"/>
        <w:ind w:left="851" w:right="970" w:firstLine="142"/>
        <w:jc w:val="center"/>
        <w:divId w:val="2116439976"/>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GUID=733567fd-a395-4f0a-9a1c-739cb3d3ecb2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b/>
          <w:sz w:val="22"/>
          <w:szCs w:val="22"/>
          <w:lang w:val="en-GB" w:eastAsia="en-US"/>
        </w:rPr>
        <w:t>SCHEDULE 2</w:t>
      </w:r>
    </w:p>
    <w:p w14:paraId="2294934D" w14:textId="77777777" w:rsidR="006F2CA2" w:rsidRPr="006F2CA2" w:rsidRDefault="006F2CA2" w:rsidP="001B6E79">
      <w:pPr>
        <w:spacing w:before="120" w:after="0" w:line="240" w:lineRule="auto"/>
        <w:ind w:left="851" w:right="970" w:firstLine="142"/>
        <w:jc w:val="both"/>
        <w:divId w:val="2116439976"/>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GUID=99f1ff3c-c296-4977-90ec-e7a5b6a462e9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(Enumerate as aforesaid the documents which have been, but at the date of service of the list are not, in the possession, custody or power of the party in question.)</w:t>
      </w:r>
    </w:p>
    <w:p w14:paraId="38E3ACC4" w14:textId="77777777" w:rsidR="006F2CA2" w:rsidRPr="006F2CA2" w:rsidRDefault="006F2CA2" w:rsidP="001B6E79">
      <w:pPr>
        <w:spacing w:before="120" w:after="0" w:line="240" w:lineRule="auto"/>
        <w:ind w:left="851" w:right="970" w:firstLine="142"/>
        <w:jc w:val="both"/>
        <w:divId w:val="2116439976"/>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GUID=715d3257-7d41-4ce5-b4ae-0605bdd07ffb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Dated this       day of                       20  </w:t>
      </w:r>
      <w:proofErr w:type="gramStart"/>
      <w:r w:rsidRPr="006F2CA2">
        <w:rPr>
          <w:rFonts w:ascii="Times New Roman" w:hAnsi="Times New Roman" w:cs="Times New Roman"/>
          <w:sz w:val="22"/>
          <w:szCs w:val="22"/>
          <w:lang w:val="en-GB" w:eastAsia="en-US"/>
        </w:rPr>
        <w:t>  .</w:t>
      </w:r>
      <w:proofErr w:type="gramEnd"/>
    </w:p>
    <w:p w14:paraId="1167B319" w14:textId="77777777" w:rsidR="006F2CA2" w:rsidRPr="006F2CA2" w:rsidRDefault="006F2CA2" w:rsidP="001B6E79">
      <w:pPr>
        <w:spacing w:before="60" w:after="60" w:line="240" w:lineRule="auto"/>
        <w:ind w:left="851" w:right="970" w:firstLine="142"/>
        <w:jc w:val="center"/>
        <w:divId w:val="2116439976"/>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GUID=7c81872f-bbcd-4774-9a85-36691ee44524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Notice to inspect</w:t>
      </w:r>
    </w:p>
    <w:p w14:paraId="524E7C08" w14:textId="77777777" w:rsidR="006F2CA2" w:rsidRPr="006F2CA2" w:rsidRDefault="006F2CA2" w:rsidP="001B6E79">
      <w:pPr>
        <w:spacing w:before="120" w:after="0" w:line="240" w:lineRule="auto"/>
        <w:ind w:left="851" w:right="970" w:firstLine="142"/>
        <w:jc w:val="both"/>
        <w:divId w:val="2116439976"/>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GUID=20ea99d8-c6fb-4005-9984-4a864e40abe8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Take notice that the documents in the above list, other than those listed in Part 2 of Schedule 1 (and Schedule 2), may be inspected at (the office of the solicitor of the abovenamed (plaintiff) (defendant) (insert address) or as may be) on the       day of                      20  </w:t>
      </w:r>
      <w:proofErr w:type="gramStart"/>
      <w:r w:rsidRPr="006F2CA2">
        <w:rPr>
          <w:rFonts w:ascii="Times New Roman" w:hAnsi="Times New Roman" w:cs="Times New Roman"/>
          <w:sz w:val="22"/>
          <w:szCs w:val="22"/>
          <w:lang w:val="en-GB" w:eastAsia="en-US"/>
        </w:rPr>
        <w:t>  ,</w:t>
      </w:r>
      <w:proofErr w:type="gramEnd"/>
      <w:r w:rsidRPr="006F2CA2">
        <w:rPr>
          <w:rFonts w:ascii="Times New Roman" w:hAnsi="Times New Roman" w:cs="Times New Roman"/>
          <w:sz w:val="22"/>
          <w:szCs w:val="22"/>
          <w:lang w:val="en-GB" w:eastAsia="en-US"/>
        </w:rPr>
        <w:t xml:space="preserve"> between the hours of        and            .</w:t>
      </w:r>
    </w:p>
    <w:p w14:paraId="27F9105B" w14:textId="77777777" w:rsidR="006F2CA2" w:rsidRPr="006F2CA2" w:rsidRDefault="006F2CA2" w:rsidP="001B6E79">
      <w:pPr>
        <w:spacing w:before="60" w:after="60" w:line="240" w:lineRule="auto"/>
        <w:ind w:left="851" w:right="970" w:firstLine="142"/>
        <w:jc w:val="right"/>
        <w:divId w:val="2116439976"/>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GUID=bd3e59e3-bb41-4f06-acb5-00fe7db54592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i/>
          <w:sz w:val="22"/>
          <w:szCs w:val="22"/>
          <w:lang w:val="en-GB" w:eastAsia="en-US"/>
        </w:rPr>
        <w:t>Solicitor for the</w:t>
      </w:r>
    </w:p>
    <w:p w14:paraId="18F5378C" w14:textId="77777777" w:rsidR="006F2CA2" w:rsidRPr="006F2CA2" w:rsidRDefault="006F2CA2" w:rsidP="001B6E79">
      <w:pPr>
        <w:spacing w:before="120" w:after="0" w:line="240" w:lineRule="auto"/>
        <w:ind w:left="851" w:right="970" w:firstLine="142"/>
        <w:jc w:val="both"/>
        <w:divId w:val="2116439976"/>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GUID=3188b72e-898f-424a-b5a7-07864feb9767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To the defendant (or plaintiff)</w:t>
      </w:r>
    </w:p>
    <w:p w14:paraId="1260AA16" w14:textId="77777777" w:rsidR="006F2CA2" w:rsidRPr="006F2CA2" w:rsidRDefault="006F2CA2" w:rsidP="001B6E79">
      <w:pPr>
        <w:spacing w:before="0" w:after="200" w:line="276" w:lineRule="auto"/>
        <w:ind w:left="851" w:right="970" w:firstLine="142"/>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2"/>
          <w:lang w:val="en-GB" w:eastAsia="en-US"/>
        </w:rPr>
        <w:fldChar w:fldCharType="begin"/>
      </w:r>
      <w:r w:rsidRPr="006F2CA2">
        <w:rPr>
          <w:rFonts w:ascii="Times New Roman" w:hAnsi="Times New Roman" w:cs="Times New Roman"/>
          <w:sz w:val="26"/>
          <w:szCs w:val="22"/>
          <w:lang w:val="en-GB" w:eastAsia="en-US"/>
        </w:rPr>
        <w:instrText xml:space="preserve"> GUID=47ffb048-d85b-4479-a26b-9f0bf9cd3e9d </w:instrText>
      </w:r>
      <w:r w:rsidRPr="006F2CA2">
        <w:rPr>
          <w:rFonts w:ascii="Times New Roman" w:hAnsi="Times New Roman" w:cs="Times New Roman"/>
          <w:sz w:val="26"/>
          <w:szCs w:val="22"/>
          <w:lang w:val="en-GB" w:eastAsia="en-US"/>
        </w:rPr>
        <w:fldChar w:fldCharType="end"/>
      </w:r>
      <w:r w:rsidRPr="006F2CA2">
        <w:rPr>
          <w:rFonts w:ascii="Times New Roman" w:hAnsi="Times New Roman" w:cs="Times New Roman"/>
          <w:sz w:val="26"/>
          <w:szCs w:val="22"/>
          <w:lang w:val="en-GB" w:eastAsia="en-US"/>
        </w:rPr>
        <w:t>and his solicitor.</w:t>
      </w:r>
    </w:p>
    <w:p w14:paraId="2169D89F"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7208" w:type="dxa"/>
        <w:jc w:val="center"/>
        <w:tblLook w:val="04A0" w:firstRow="1" w:lastRow="0" w:firstColumn="1" w:lastColumn="0" w:noHBand="0" w:noVBand="1"/>
      </w:tblPr>
      <w:tblGrid>
        <w:gridCol w:w="108"/>
        <w:gridCol w:w="952"/>
        <w:gridCol w:w="524"/>
        <w:gridCol w:w="4277"/>
        <w:gridCol w:w="239"/>
        <w:gridCol w:w="1020"/>
        <w:gridCol w:w="88"/>
      </w:tblGrid>
      <w:tr w:rsidR="006F2CA2" w:rsidRPr="006F2CA2" w14:paraId="7138DC4E" w14:textId="77777777" w:rsidTr="006F2CA2">
        <w:trPr>
          <w:gridBefore w:val="1"/>
          <w:divId w:val="2116439976"/>
          <w:wBefore w:w="108" w:type="dxa"/>
          <w:cantSplit/>
          <w:jc w:val="center"/>
        </w:trPr>
        <w:tc>
          <w:tcPr>
            <w:tcW w:w="7100" w:type="dxa"/>
            <w:gridSpan w:val="6"/>
          </w:tcPr>
          <w:p w14:paraId="74A8224D"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GUID=8ef47118-54ca-4b6b-8fb4-5d15dfbdbccb </w:instrText>
            </w:r>
            <w:r w:rsidRPr="006F2CA2">
              <w:rPr>
                <w:rFonts w:ascii="Times New Roman" w:hAnsi="Times New Roman" w:cs="Times New Roman"/>
                <w:sz w:val="22"/>
                <w:szCs w:val="20"/>
                <w:lang w:val="en-GB" w:eastAsia="en-US"/>
              </w:rPr>
              <w:fldChar w:fldCharType="end"/>
            </w:r>
            <w:r w:rsidR="00ED7FA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98</w:t>
            </w:r>
          </w:p>
        </w:tc>
      </w:tr>
      <w:tr w:rsidR="006F2CA2" w:rsidRPr="006F2CA2" w14:paraId="58CACC6E" w14:textId="77777777" w:rsidTr="006F2CA2">
        <w:trPr>
          <w:gridBefore w:val="1"/>
          <w:divId w:val="2116439976"/>
          <w:wBefore w:w="108" w:type="dxa"/>
          <w:cantSplit/>
          <w:jc w:val="center"/>
        </w:trPr>
        <w:tc>
          <w:tcPr>
            <w:tcW w:w="1476" w:type="dxa"/>
            <w:gridSpan w:val="2"/>
          </w:tcPr>
          <w:p w14:paraId="2D6891C0"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GUID=ccbeb06b-804b-472d-8e19-2006535c7ff1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R.464</w:t>
            </w:r>
          </w:p>
        </w:tc>
        <w:tc>
          <w:tcPr>
            <w:tcW w:w="4277" w:type="dxa"/>
          </w:tcPr>
          <w:p w14:paraId="1FAC3E8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2DE6A6D8"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2"/>
                <w:lang w:val="en-GB" w:eastAsia="en-US"/>
              </w:rPr>
              <w:t>AFFIDAVIT VERIFYING LIST OF DOCUMENTS</w:t>
            </w:r>
          </w:p>
        </w:tc>
        <w:tc>
          <w:tcPr>
            <w:tcW w:w="1347" w:type="dxa"/>
            <w:gridSpan w:val="3"/>
          </w:tcPr>
          <w:p w14:paraId="049B66FE"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GUID=f32fef06-84fa-4ef8-9beb-3096d89dc16f </w:instrText>
            </w:r>
            <w:r w:rsidRPr="006F2CA2">
              <w:rPr>
                <w:rFonts w:ascii="Times New Roman" w:hAnsi="Times New Roman" w:cs="Times New Roman"/>
                <w:sz w:val="22"/>
                <w:szCs w:val="20"/>
                <w:lang w:val="en-GB" w:eastAsia="en-US"/>
              </w:rPr>
              <w:fldChar w:fldCharType="end"/>
            </w:r>
          </w:p>
        </w:tc>
      </w:tr>
      <w:tr w:rsidR="006F2CA2" w:rsidRPr="006F2CA2" w14:paraId="5F7DB433" w14:textId="77777777" w:rsidTr="006F2CA2">
        <w:trPr>
          <w:gridBefore w:val="1"/>
          <w:divId w:val="2116439976"/>
          <w:wBefore w:w="108" w:type="dxa"/>
          <w:cantSplit/>
          <w:jc w:val="center"/>
        </w:trPr>
        <w:tc>
          <w:tcPr>
            <w:tcW w:w="7100" w:type="dxa"/>
            <w:gridSpan w:val="6"/>
          </w:tcPr>
          <w:p w14:paraId="77116D9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GUID=fcf5a39c-ac4f-41a2-89c9-e7c400db5621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72A69E62" w14:textId="77777777" w:rsidR="006F2CA2" w:rsidRPr="006F2CA2" w:rsidRDefault="006F2CA2" w:rsidP="006F2CA2">
            <w:pPr>
              <w:spacing w:before="120" w:after="0" w:line="240" w:lineRule="auto"/>
              <w:ind w:firstLine="600"/>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GUID=d8c014bb-0441-4c61-97ae-0ea8aee7c3b5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 xml:space="preserve">I, the above-named plaintiff (or </w:t>
            </w:r>
            <w:proofErr w:type="gramStart"/>
            <w:r w:rsidRPr="006F2CA2">
              <w:rPr>
                <w:rFonts w:ascii="Times New Roman" w:hAnsi="Times New Roman" w:cs="Times New Roman"/>
                <w:sz w:val="22"/>
                <w:szCs w:val="22"/>
                <w:lang w:val="en-GB" w:eastAsia="en-US"/>
              </w:rPr>
              <w:t>defendant)   </w:t>
            </w:r>
            <w:proofErr w:type="gramEnd"/>
            <w:r w:rsidRPr="006F2CA2">
              <w:rPr>
                <w:rFonts w:ascii="Times New Roman" w:hAnsi="Times New Roman" w:cs="Times New Roman"/>
                <w:sz w:val="22"/>
                <w:szCs w:val="22"/>
                <w:lang w:val="en-GB" w:eastAsia="en-US"/>
              </w:rPr>
              <w:t>                    do make oath (or affirm) and say as follows:</w:t>
            </w:r>
          </w:p>
          <w:p w14:paraId="7D17161A" w14:textId="77777777" w:rsidR="006F2CA2" w:rsidRPr="006F2CA2" w:rsidRDefault="006F2CA2" w:rsidP="006F2CA2">
            <w:pPr>
              <w:spacing w:before="120" w:after="0" w:line="240" w:lineRule="auto"/>
              <w:ind w:firstLine="600"/>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GUID=2d1f0d45-d9de-486e-876a-a36d3d1205ad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 xml:space="preserve">1.  The statements made by me in paragraphs 1, 3 and 4 of the </w:t>
            </w:r>
            <w:proofErr w:type="gramStart"/>
            <w:r w:rsidRPr="006F2CA2">
              <w:rPr>
                <w:rFonts w:ascii="Times New Roman" w:hAnsi="Times New Roman" w:cs="Times New Roman"/>
                <w:sz w:val="22"/>
                <w:szCs w:val="22"/>
                <w:lang w:val="en-GB" w:eastAsia="en-US"/>
              </w:rPr>
              <w:t>list</w:t>
            </w:r>
            <w:proofErr w:type="gramEnd"/>
            <w:r w:rsidRPr="006F2CA2">
              <w:rPr>
                <w:rFonts w:ascii="Times New Roman" w:hAnsi="Times New Roman" w:cs="Times New Roman"/>
                <w:sz w:val="22"/>
                <w:szCs w:val="22"/>
                <w:lang w:val="en-GB" w:eastAsia="en-US"/>
              </w:rPr>
              <w:t xml:space="preserve"> of documents now produced and shown to me marked                      are true.</w:t>
            </w:r>
          </w:p>
          <w:p w14:paraId="79B7D110" w14:textId="77777777" w:rsidR="006F2CA2" w:rsidRPr="006F2CA2" w:rsidRDefault="006F2CA2" w:rsidP="006F2CA2">
            <w:pPr>
              <w:spacing w:before="120" w:after="0" w:line="240" w:lineRule="auto"/>
              <w:ind w:firstLine="600"/>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GUID=8b7a7f12-459c-4566-afc5-cc481fd45016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2.  The statements of fact made by me in paragraph 2 of the said list are true.</w:t>
            </w:r>
          </w:p>
          <w:p w14:paraId="1BDC4920" w14:textId="77777777" w:rsidR="006F2CA2" w:rsidRPr="006F2CA2" w:rsidRDefault="006F2CA2" w:rsidP="006F2CA2">
            <w:pPr>
              <w:spacing w:before="120" w:after="0" w:line="240" w:lineRule="auto"/>
              <w:ind w:firstLine="600"/>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GUID=1a8ac055-4616-4d02-9de0-d9f2750eb0b7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 xml:space="preserve">3.  The statements made by me in paragraph 5 of the said list are true to the best of my knowledge, </w:t>
            </w:r>
            <w:proofErr w:type="gramStart"/>
            <w:r w:rsidRPr="006F2CA2">
              <w:rPr>
                <w:rFonts w:ascii="Times New Roman" w:hAnsi="Times New Roman" w:cs="Times New Roman"/>
                <w:sz w:val="22"/>
                <w:szCs w:val="22"/>
                <w:lang w:val="en-GB" w:eastAsia="en-US"/>
              </w:rPr>
              <w:t>information</w:t>
            </w:r>
            <w:proofErr w:type="gramEnd"/>
            <w:r w:rsidRPr="006F2CA2">
              <w:rPr>
                <w:rFonts w:ascii="Times New Roman" w:hAnsi="Times New Roman" w:cs="Times New Roman"/>
                <w:sz w:val="22"/>
                <w:szCs w:val="22"/>
                <w:lang w:val="en-GB" w:eastAsia="en-US"/>
              </w:rPr>
              <w:t xml:space="preserve"> and belief.</w:t>
            </w:r>
          </w:p>
          <w:p w14:paraId="6CEE2345" w14:textId="77777777" w:rsidR="006F2CA2" w:rsidRPr="006F2CA2" w:rsidRDefault="006F2CA2" w:rsidP="006F2CA2">
            <w:pPr>
              <w:spacing w:before="120" w:after="0" w:line="240" w:lineRule="auto"/>
              <w:ind w:firstLine="600"/>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GUID=cdc515ea-a4ee-4248-a901-053c8809f024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4.  I am aware that the failure to comply with my obligation under Rule 462 of the Family Justice Rules may result in the Court making any order(s) under Rule 477 and Rule 857.</w:t>
            </w:r>
          </w:p>
          <w:p w14:paraId="06CBF552" w14:textId="77777777" w:rsidR="006F2CA2" w:rsidRPr="006F2CA2" w:rsidRDefault="006F2CA2" w:rsidP="006F2CA2">
            <w:pPr>
              <w:spacing w:before="120" w:after="0" w:line="240" w:lineRule="auto"/>
              <w:ind w:firstLine="600"/>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GUID=a76213b6-f452-4b01-9232-8bb2fee4377b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This affidavit is filed on behalf of the plaintiff (or defendant).</w:t>
            </w:r>
          </w:p>
          <w:p w14:paraId="598F09F4"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GUID=00776b43-62cc-41b5-b6e8-9c5c6204023b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Sworn (or affirmed) as in Form 132.</w:t>
            </w:r>
          </w:p>
        </w:tc>
      </w:tr>
      <w:tr w:rsidR="006F2CA2" w:rsidRPr="006F2CA2" w14:paraId="1AE27DC8" w14:textId="77777777" w:rsidTr="006F2CA2">
        <w:trPr>
          <w:gridBefore w:val="1"/>
          <w:divId w:val="2116439976"/>
          <w:wBefore w:w="108" w:type="dxa"/>
          <w:cantSplit/>
          <w:jc w:val="center"/>
        </w:trPr>
        <w:tc>
          <w:tcPr>
            <w:tcW w:w="7100" w:type="dxa"/>
            <w:gridSpan w:val="6"/>
          </w:tcPr>
          <w:p w14:paraId="7476EB34"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112A329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GUID=abb92890-bd90-4f08-a7cf-59bca17f4b01 </w:instrText>
            </w:r>
            <w:r w:rsidRPr="006F2CA2">
              <w:rPr>
                <w:rFonts w:ascii="Times New Roman" w:hAnsi="Times New Roman" w:cs="Times New Roman"/>
                <w:sz w:val="22"/>
                <w:szCs w:val="20"/>
                <w:lang w:val="en-GB" w:eastAsia="en-US"/>
              </w:rPr>
              <w:fldChar w:fldCharType="end"/>
            </w:r>
            <w:r w:rsidR="005F3426">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99</w:t>
            </w:r>
          </w:p>
        </w:tc>
      </w:tr>
      <w:tr w:rsidR="006F2CA2" w:rsidRPr="006F2CA2" w14:paraId="1F0DC40B" w14:textId="77777777" w:rsidTr="006F2CA2">
        <w:trPr>
          <w:gridBefore w:val="1"/>
          <w:divId w:val="2116439976"/>
          <w:wBefore w:w="108" w:type="dxa"/>
          <w:cantSplit/>
          <w:jc w:val="center"/>
        </w:trPr>
        <w:tc>
          <w:tcPr>
            <w:tcW w:w="7100" w:type="dxa"/>
            <w:gridSpan w:val="6"/>
          </w:tcPr>
          <w:p w14:paraId="7E000F5C"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t>R.470</w:t>
            </w:r>
          </w:p>
          <w:p w14:paraId="635A34FB"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NOTICE TO INSPECT DOCUMENTS</w:t>
            </w:r>
          </w:p>
          <w:p w14:paraId="16AF651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GUID=2f32ddc1-543f-4079-923f-78ba67df0ee6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61C4F585"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GUID=2e50be4a-9f6a-4f43-aced-d5a8a6b8ba56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Take notice that you can inspect the documents mentioned in your notice of the        day of                                20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except the deed numbered                 in that notice) at my office on             the       day of                           between the hours of          m. and          m.</w:t>
            </w:r>
          </w:p>
          <w:p w14:paraId="5C0BDFEF"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GUID=06f62145-ae22-411c-9460-7eb3cbb680d8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4E9AADE3"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GUID=5e232371-ad6b-4775-bb33-c09811d7e664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Solicitor for the</w:t>
            </w:r>
          </w:p>
        </w:tc>
      </w:tr>
      <w:tr w:rsidR="006F2CA2" w:rsidRPr="006F2CA2" w14:paraId="169E02AC" w14:textId="77777777" w:rsidTr="006F2CA2">
        <w:trPr>
          <w:gridAfter w:val="1"/>
          <w:divId w:val="2116439976"/>
          <w:wAfter w:w="88" w:type="dxa"/>
          <w:cantSplit/>
          <w:jc w:val="center"/>
        </w:trPr>
        <w:tc>
          <w:tcPr>
            <w:tcW w:w="7120" w:type="dxa"/>
            <w:gridSpan w:val="6"/>
          </w:tcPr>
          <w:p w14:paraId="6E26A705"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5BE26087"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GUID=9d95cdb8-6336-4ff8-9585-8eff48d39ec3 </w:instrText>
            </w:r>
            <w:r w:rsidRPr="006F2CA2">
              <w:rPr>
                <w:rFonts w:ascii="Times New Roman" w:hAnsi="Times New Roman" w:cs="Times New Roman"/>
                <w:sz w:val="22"/>
                <w:szCs w:val="20"/>
                <w:lang w:val="en-GB" w:eastAsia="en-US"/>
              </w:rPr>
              <w:fldChar w:fldCharType="end"/>
            </w:r>
            <w:r w:rsidR="005F3426">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100</w:t>
            </w:r>
          </w:p>
        </w:tc>
      </w:tr>
      <w:tr w:rsidR="006F2CA2" w:rsidRPr="006F2CA2" w14:paraId="2A89B918" w14:textId="77777777" w:rsidTr="006F2CA2">
        <w:trPr>
          <w:gridAfter w:val="1"/>
          <w:divId w:val="2116439976"/>
          <w:wAfter w:w="88" w:type="dxa"/>
          <w:cantSplit/>
          <w:jc w:val="center"/>
        </w:trPr>
        <w:tc>
          <w:tcPr>
            <w:tcW w:w="1060" w:type="dxa"/>
            <w:gridSpan w:val="2"/>
          </w:tcPr>
          <w:p w14:paraId="46D93BFA"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GUID=3e02f640-9900-4b20-92a6-c100ba078125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R.471</w:t>
            </w:r>
          </w:p>
        </w:tc>
        <w:tc>
          <w:tcPr>
            <w:tcW w:w="5040" w:type="dxa"/>
            <w:gridSpan w:val="3"/>
          </w:tcPr>
          <w:p w14:paraId="16DEC834"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7BB3395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GUID=226df5ec-38b9-4f15-9f5b-378fbe809d75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NOTICE TO PRODUCE DOCUMENTS </w:t>
            </w:r>
            <w:r w:rsidRPr="006F2CA2">
              <w:rPr>
                <w:rFonts w:ascii="Times New Roman" w:hAnsi="Times New Roman" w:cs="Times New Roman"/>
                <w:sz w:val="22"/>
                <w:szCs w:val="20"/>
                <w:lang w:val="en-GB" w:eastAsia="en-US"/>
              </w:rPr>
              <w:br/>
              <w:t>REFERRED TO IN PLEADINGS OR AFFIDAVITS</w:t>
            </w:r>
          </w:p>
        </w:tc>
        <w:tc>
          <w:tcPr>
            <w:tcW w:w="1020" w:type="dxa"/>
          </w:tcPr>
          <w:p w14:paraId="25AAF51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GUID=10c837db-ebd6-446d-8835-a0c9ef24e951 </w:instrText>
            </w:r>
            <w:r w:rsidRPr="006F2CA2">
              <w:rPr>
                <w:rFonts w:ascii="Times New Roman" w:hAnsi="Times New Roman" w:cs="Times New Roman"/>
                <w:sz w:val="22"/>
                <w:szCs w:val="20"/>
                <w:lang w:val="en-GB" w:eastAsia="en-US"/>
              </w:rPr>
              <w:fldChar w:fldCharType="end"/>
            </w:r>
          </w:p>
        </w:tc>
      </w:tr>
      <w:tr w:rsidR="006F2CA2" w:rsidRPr="006F2CA2" w14:paraId="73614AE4" w14:textId="77777777" w:rsidTr="006F2CA2">
        <w:trPr>
          <w:gridAfter w:val="1"/>
          <w:divId w:val="2116439976"/>
          <w:wAfter w:w="88" w:type="dxa"/>
          <w:cantSplit/>
          <w:jc w:val="center"/>
        </w:trPr>
        <w:tc>
          <w:tcPr>
            <w:tcW w:w="7120" w:type="dxa"/>
            <w:gridSpan w:val="6"/>
          </w:tcPr>
          <w:p w14:paraId="008E8E9C"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GUID=34b8a776-978b-4206-90ac-6234d53ae91c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7801B5AF"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GUID=5f0cd827-c1d6-418a-8c64-1c04c1c77824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Take notice that the plaintiff (or defendant) requires you to produce for his inspection, the following documents referred to in your pleading (or affidavit) namely:</w:t>
            </w:r>
          </w:p>
          <w:p w14:paraId="74A3F18F"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GUID=c30394eb-0ab0-4030-a445-05f337e66a35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(Describe documents required).</w:t>
            </w:r>
          </w:p>
          <w:p w14:paraId="5076F169"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GUID=6223a37d-fc1a-4efb-b546-2e0eaf26fbf6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7E1829B9"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GUID=5d019f8d-54b8-4069-b20a-66418534f41b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Solicitor for the</w:t>
            </w:r>
          </w:p>
          <w:p w14:paraId="0005A395"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GUID=a16a8ba1-e277-4152-961e-eb5f00395ac0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the solicitor for</w:t>
            </w:r>
          </w:p>
        </w:tc>
      </w:tr>
    </w:tbl>
    <w:p w14:paraId="7682FCC5"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7100" w:type="dxa"/>
        <w:jc w:val="center"/>
        <w:tblLook w:val="04A0" w:firstRow="1" w:lastRow="0" w:firstColumn="1" w:lastColumn="0" w:noHBand="0" w:noVBand="1"/>
      </w:tblPr>
      <w:tblGrid>
        <w:gridCol w:w="7100"/>
      </w:tblGrid>
      <w:tr w:rsidR="006F2CA2" w:rsidRPr="006F2CA2" w14:paraId="79FE9049" w14:textId="77777777" w:rsidTr="006F2CA2">
        <w:trPr>
          <w:divId w:val="2116439976"/>
          <w:cantSplit/>
          <w:jc w:val="center"/>
        </w:trPr>
        <w:tc>
          <w:tcPr>
            <w:tcW w:w="7100" w:type="dxa"/>
          </w:tcPr>
          <w:p w14:paraId="1A280795"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GUID=2efe6ab1-3005-412e-a657-3c307c0875fb </w:instrText>
            </w:r>
            <w:r w:rsidRPr="006F2CA2">
              <w:rPr>
                <w:rFonts w:ascii="Times New Roman" w:hAnsi="Times New Roman" w:cs="Times New Roman"/>
                <w:sz w:val="22"/>
                <w:szCs w:val="20"/>
                <w:lang w:val="en-GB" w:eastAsia="en-US"/>
              </w:rPr>
              <w:fldChar w:fldCharType="end"/>
            </w:r>
            <w:r w:rsidR="001B6E79">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101</w:t>
            </w:r>
          </w:p>
          <w:p w14:paraId="0CB795E8"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R.471</w:t>
            </w:r>
          </w:p>
        </w:tc>
      </w:tr>
      <w:tr w:rsidR="006F2CA2" w:rsidRPr="006F2CA2" w14:paraId="067181EB" w14:textId="77777777" w:rsidTr="006F2CA2">
        <w:trPr>
          <w:divId w:val="2116439976"/>
          <w:cantSplit/>
          <w:jc w:val="center"/>
        </w:trPr>
        <w:tc>
          <w:tcPr>
            <w:tcW w:w="7100" w:type="dxa"/>
          </w:tcPr>
          <w:p w14:paraId="35F24AC3"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NOTICE WHERE DOCUMENTS MAY BE INSPECTED</w:t>
            </w:r>
          </w:p>
          <w:p w14:paraId="2B2AF9A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GUID=f9574f54-1e76-4507-9221-d44a8a33c17b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2AB74059"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GUID=2dd84da8-4430-45df-a7ea-664ed880a9fc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Take notice that the documents mentioned in your notice of the           day of                    20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except the deed numbered                       in that notice) may be inspected at                              (insert place of inspection) on the        day of                           20      between the hours of            m. and         m.</w:t>
            </w:r>
          </w:p>
          <w:p w14:paraId="532C6C46"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GUID=7c4e4db3-9ebf-4db3-9657-51e6c6d9610b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(Or, that the plaintiff (or defendant) objects to giving inspection of the documents mentioned in your notice of the         day of                      20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xml:space="preserve"> on the ground that (state the ground)).</w:t>
            </w:r>
          </w:p>
          <w:p w14:paraId="6A42A061"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GUID=fa5a9670-e5c6-4f89-a69a-ef8993f8e5ea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190F991C"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GUID=efa0f3a0-44fc-48f8-9db1-3feee903521a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Solicitor for the</w:t>
            </w:r>
          </w:p>
        </w:tc>
      </w:tr>
    </w:tbl>
    <w:p w14:paraId="4B91D76E" w14:textId="77777777" w:rsidR="006F2CA2" w:rsidRPr="006F2CA2" w:rsidRDefault="006F2CA2" w:rsidP="006F2CA2">
      <w:pPr>
        <w:spacing w:before="0" w:after="200" w:line="276" w:lineRule="auto"/>
        <w:jc w:val="center"/>
        <w:divId w:val="2116439976"/>
        <w:rPr>
          <w:rFonts w:ascii="Times New Roman" w:hAnsi="Times New Roman" w:cs="Times New Roman"/>
          <w:sz w:val="26"/>
          <w:szCs w:val="20"/>
          <w:lang w:val="en-GB" w:eastAsia="en-US"/>
        </w:rPr>
      </w:pPr>
    </w:p>
    <w:tbl>
      <w:tblPr>
        <w:tblW w:w="7100" w:type="dxa"/>
        <w:jc w:val="center"/>
        <w:tblLook w:val="04A0" w:firstRow="1" w:lastRow="0" w:firstColumn="1" w:lastColumn="0" w:noHBand="0" w:noVBand="1"/>
      </w:tblPr>
      <w:tblGrid>
        <w:gridCol w:w="1300"/>
        <w:gridCol w:w="4400"/>
        <w:gridCol w:w="1400"/>
      </w:tblGrid>
      <w:tr w:rsidR="006F2CA2" w:rsidRPr="006F2CA2" w14:paraId="3CF2B483" w14:textId="77777777" w:rsidTr="006F2CA2">
        <w:trPr>
          <w:divId w:val="2116439976"/>
          <w:cantSplit/>
          <w:jc w:val="center"/>
        </w:trPr>
        <w:tc>
          <w:tcPr>
            <w:tcW w:w="7100" w:type="dxa"/>
            <w:gridSpan w:val="3"/>
          </w:tcPr>
          <w:p w14:paraId="3502869B"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GUID=8ef47118-54ca-4b6b-8fb4-5d15dfbdbccb </w:instrText>
            </w:r>
            <w:r w:rsidRPr="006F2CA2">
              <w:rPr>
                <w:rFonts w:ascii="Times New Roman" w:hAnsi="Times New Roman" w:cs="Times New Roman"/>
                <w:sz w:val="22"/>
                <w:szCs w:val="20"/>
                <w:lang w:val="en-GB" w:eastAsia="en-US"/>
              </w:rPr>
              <w:fldChar w:fldCharType="end"/>
            </w:r>
            <w:r w:rsidR="001B6E79">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102</w:t>
            </w:r>
          </w:p>
        </w:tc>
      </w:tr>
      <w:tr w:rsidR="006F2CA2" w:rsidRPr="006F2CA2" w14:paraId="33CE0937" w14:textId="77777777" w:rsidTr="006F2CA2">
        <w:trPr>
          <w:divId w:val="2116439976"/>
          <w:cantSplit/>
          <w:jc w:val="center"/>
        </w:trPr>
        <w:tc>
          <w:tcPr>
            <w:tcW w:w="1300" w:type="dxa"/>
          </w:tcPr>
          <w:p w14:paraId="4603D504"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GUID=ccbeb06b-804b-472d-8e19-2006535c7ff1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R.472</w:t>
            </w:r>
          </w:p>
        </w:tc>
        <w:tc>
          <w:tcPr>
            <w:tcW w:w="4400" w:type="dxa"/>
          </w:tcPr>
          <w:p w14:paraId="1C0FC29D"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23A9B17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GUID=555c335b-7fcd-433c-a58c-6778917c1ee4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ORDER FOR PRODUCTION OF </w:t>
            </w:r>
            <w:r w:rsidRPr="006F2CA2">
              <w:rPr>
                <w:rFonts w:ascii="Times New Roman" w:hAnsi="Times New Roman" w:cs="Times New Roman"/>
                <w:sz w:val="22"/>
                <w:szCs w:val="20"/>
                <w:lang w:val="en-GB" w:eastAsia="en-US"/>
              </w:rPr>
              <w:br/>
              <w:t>DOCUMENTS AND INSPECTION</w:t>
            </w:r>
          </w:p>
        </w:tc>
        <w:tc>
          <w:tcPr>
            <w:tcW w:w="1400" w:type="dxa"/>
          </w:tcPr>
          <w:p w14:paraId="4008FC9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GUID=f32fef06-84fa-4ef8-9beb-3096d89dc16f </w:instrText>
            </w:r>
            <w:r w:rsidRPr="006F2CA2">
              <w:rPr>
                <w:rFonts w:ascii="Times New Roman" w:hAnsi="Times New Roman" w:cs="Times New Roman"/>
                <w:sz w:val="22"/>
                <w:szCs w:val="20"/>
                <w:lang w:val="en-GB" w:eastAsia="en-US"/>
              </w:rPr>
              <w:fldChar w:fldCharType="end"/>
            </w:r>
          </w:p>
        </w:tc>
      </w:tr>
      <w:tr w:rsidR="006F2CA2" w:rsidRPr="006F2CA2" w14:paraId="022F01B0" w14:textId="77777777" w:rsidTr="006F2CA2">
        <w:trPr>
          <w:divId w:val="2116439976"/>
          <w:cantSplit/>
          <w:jc w:val="center"/>
        </w:trPr>
        <w:tc>
          <w:tcPr>
            <w:tcW w:w="7100" w:type="dxa"/>
            <w:gridSpan w:val="3"/>
          </w:tcPr>
          <w:p w14:paraId="024441D9"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GUID=fcf5a39c-ac4f-41a2-89c9-e7c400db5621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0F9EE486"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GUID=96894f66-84f9-41fe-9e32-7e2dc0725fc4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Upon the application of                 and upon reading the affidavit of                          filed the       day of                       20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xml:space="preserve"> and upon hearing</w:t>
            </w:r>
            <w:r w:rsidRPr="006F2CA2">
              <w:rPr>
                <w:rFonts w:ascii="Times New Roman" w:hAnsi="Times New Roman" w:cs="Times New Roman"/>
                <w:sz w:val="22"/>
                <w:szCs w:val="20"/>
                <w:lang w:val="en-GB" w:eastAsia="en-US"/>
              </w:rPr>
              <w:br/>
              <w:t>                         .</w:t>
            </w:r>
          </w:p>
          <w:p w14:paraId="5DB18F1E"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GUID=4d8a3646-0a1e-42b0-8494-84a4260ea3fe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It is ordered that the                              do, on reasonable notice, produce at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insert place of inspection), situate at                     the following documents, namely                , and that the                    be at liberty to inspect and peruse the documents so produced, and to make notes of their contents, and be entitled to be supplied with copies thereof on payment of the proper charges. And it is ordered that in the meantime all further proceedings be stayed, and that the costs of this application be</w:t>
            </w:r>
          </w:p>
          <w:p w14:paraId="7FCC69B5"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GUID=9555d751-db05-47de-beab-deb70441322b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60002F9A"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GUID=4012c45e-2a0a-4f50-a782-a437013aaf6a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tc>
      </w:tr>
    </w:tbl>
    <w:p w14:paraId="60606F23"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7100" w:type="dxa"/>
        <w:jc w:val="center"/>
        <w:tblLook w:val="04A0" w:firstRow="1" w:lastRow="0" w:firstColumn="1" w:lastColumn="0" w:noHBand="0" w:noVBand="1"/>
      </w:tblPr>
      <w:tblGrid>
        <w:gridCol w:w="1300"/>
        <w:gridCol w:w="4460"/>
        <w:gridCol w:w="1340"/>
      </w:tblGrid>
      <w:tr w:rsidR="006F2CA2" w:rsidRPr="006F2CA2" w14:paraId="7AA16298" w14:textId="77777777" w:rsidTr="006F2CA2">
        <w:trPr>
          <w:divId w:val="2116439976"/>
          <w:cantSplit/>
          <w:jc w:val="center"/>
        </w:trPr>
        <w:tc>
          <w:tcPr>
            <w:tcW w:w="7100" w:type="dxa"/>
            <w:gridSpan w:val="3"/>
          </w:tcPr>
          <w:p w14:paraId="6E94866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52F420F6"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GUID=e97da4da-38da-43d9-9228-cefc10ec3e49 </w:instrText>
            </w:r>
            <w:r w:rsidRPr="006F2CA2">
              <w:rPr>
                <w:rFonts w:ascii="Times New Roman" w:hAnsi="Times New Roman" w:cs="Times New Roman"/>
                <w:sz w:val="22"/>
                <w:szCs w:val="20"/>
                <w:lang w:val="en-GB" w:eastAsia="en-US"/>
              </w:rPr>
              <w:fldChar w:fldCharType="end"/>
            </w:r>
            <w:r w:rsidR="001B6E79">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103</w:t>
            </w:r>
          </w:p>
        </w:tc>
      </w:tr>
      <w:tr w:rsidR="006F2CA2" w:rsidRPr="006F2CA2" w14:paraId="1F1AF742" w14:textId="77777777" w:rsidTr="006F2CA2">
        <w:trPr>
          <w:divId w:val="2116439976"/>
          <w:cantSplit/>
          <w:jc w:val="center"/>
        </w:trPr>
        <w:tc>
          <w:tcPr>
            <w:tcW w:w="1300" w:type="dxa"/>
          </w:tcPr>
          <w:p w14:paraId="1C504A45"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GUID=48548d5c-1c27-4369-8828-abe4355ad428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R.480</w:t>
            </w:r>
          </w:p>
        </w:tc>
        <w:tc>
          <w:tcPr>
            <w:tcW w:w="4460" w:type="dxa"/>
          </w:tcPr>
          <w:p w14:paraId="4F3E0604"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1979B633"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GUID=ca1bfd95-0dca-4b48-b71f-2b09b9712525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SUMMONS FOR DIRECTIONS </w:t>
            </w:r>
            <w:r w:rsidRPr="006F2CA2">
              <w:rPr>
                <w:rFonts w:ascii="Times New Roman" w:hAnsi="Times New Roman" w:cs="Times New Roman"/>
                <w:sz w:val="22"/>
                <w:szCs w:val="20"/>
                <w:lang w:val="en-GB" w:eastAsia="en-US"/>
              </w:rPr>
              <w:br/>
              <w:t>PURSUANT TO DIVISION 20</w:t>
            </w:r>
          </w:p>
        </w:tc>
        <w:tc>
          <w:tcPr>
            <w:tcW w:w="1340" w:type="dxa"/>
          </w:tcPr>
          <w:p w14:paraId="6D4F87D5"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GUID=fc05c959-2f57-490a-897b-dff1d17ab9b9 </w:instrText>
            </w:r>
            <w:r w:rsidRPr="006F2CA2">
              <w:rPr>
                <w:rFonts w:ascii="Times New Roman" w:hAnsi="Times New Roman" w:cs="Times New Roman"/>
                <w:sz w:val="22"/>
                <w:szCs w:val="20"/>
                <w:lang w:val="en-GB" w:eastAsia="en-US"/>
              </w:rPr>
              <w:fldChar w:fldCharType="end"/>
            </w:r>
          </w:p>
        </w:tc>
      </w:tr>
      <w:tr w:rsidR="006F2CA2" w:rsidRPr="006F2CA2" w14:paraId="01690E5E" w14:textId="77777777" w:rsidTr="006F2CA2">
        <w:trPr>
          <w:divId w:val="2116439976"/>
          <w:cantSplit/>
          <w:jc w:val="center"/>
        </w:trPr>
        <w:tc>
          <w:tcPr>
            <w:tcW w:w="7100" w:type="dxa"/>
            <w:gridSpan w:val="3"/>
          </w:tcPr>
          <w:p w14:paraId="688C62A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GUID=e4967721-32e1-492f-ac2f-0ae12e45e1f7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6CB0E1E0"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GUID=51b03834-3b19-498c-a840-d9c9e7cd07b9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The defendant (and his solicitors).</w:t>
            </w:r>
          </w:p>
          <w:p w14:paraId="58D64656"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GUID=3c369d5f-a2e0-49c9-8024-2a2c5be18d50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Let all parties concerned attend before the Court on the date and time to be assigned for the hearing of an application for the following order(s):</w:t>
            </w:r>
          </w:p>
          <w:p w14:paraId="2F5523BD"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GUID=0ce87dfe-c69b-4145-9d0b-bda6b1d80ffa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  This action be consolidated with action(s) in the following Suit Number(s):</w:t>
            </w:r>
          </w:p>
          <w:p w14:paraId="7048E2F9"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GUID=acabd85e-c36e-464c-a4f6-13309544c96f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  This action be referred to the Registrar. The costs of this application be costs in the cause.</w:t>
            </w:r>
          </w:p>
          <w:p w14:paraId="37385814"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GUID=cdbd00d7-e4e7-4163-95a8-9d4d501742c9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3.  The action be (or by consent) transferred to the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The costs of this application be in the discretion of the                               </w:t>
            </w:r>
            <w:proofErr w:type="gramStart"/>
            <w:r w:rsidRPr="006F2CA2">
              <w:rPr>
                <w:rFonts w:ascii="Times New Roman" w:hAnsi="Times New Roman" w:cs="Times New Roman"/>
                <w:sz w:val="22"/>
                <w:szCs w:val="20"/>
                <w:lang w:val="en-GB" w:eastAsia="en-US"/>
              </w:rPr>
              <w:t>  .</w:t>
            </w:r>
            <w:proofErr w:type="gramEnd"/>
          </w:p>
          <w:p w14:paraId="0797C738"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GUID=8967bcd4-9bdc-4fae-a763-34ed88a9835f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4.  Unless the plaintiff gives security for the defendant’s costs within          days in the sum of $            to the satisfaction of the Registrar, the action be transferred to the                               with stay meanwhile. The costs of this application be in the discretion of the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and if the security is paid, the directions shall be as follows:                  ).</w:t>
            </w:r>
          </w:p>
          <w:p w14:paraId="64C25B8D"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GUID=50dd838b-780a-4c06-860a-b9521e2147b4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5.  The plaintiff have leave to amend the writ by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xml:space="preserve"> The service of the writ and the defendant’s appearance do stand. The costs incurred and thrown away by the amendment be the defendant’s in any event.</w:t>
            </w:r>
          </w:p>
          <w:p w14:paraId="0F3F1082"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GUID=ca78093b-3388-401d-8938-97a2a683375f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6.  The plaintiff have leave to amend the statement of claim as shown in the document served herewith and to re-serve the amended statement of claim in       days. Thereafter the defendant </w:t>
            </w:r>
            <w:proofErr w:type="gramStart"/>
            <w:r w:rsidRPr="006F2CA2">
              <w:rPr>
                <w:rFonts w:ascii="Times New Roman" w:hAnsi="Times New Roman" w:cs="Times New Roman"/>
                <w:sz w:val="22"/>
                <w:szCs w:val="20"/>
                <w:lang w:val="en-GB" w:eastAsia="en-US"/>
              </w:rPr>
              <w:t>have</w:t>
            </w:r>
            <w:proofErr w:type="gramEnd"/>
            <w:r w:rsidRPr="006F2CA2">
              <w:rPr>
                <w:rFonts w:ascii="Times New Roman" w:hAnsi="Times New Roman" w:cs="Times New Roman"/>
                <w:sz w:val="22"/>
                <w:szCs w:val="20"/>
                <w:lang w:val="en-GB" w:eastAsia="en-US"/>
              </w:rPr>
              <w:t xml:space="preserve"> leave to serve an amended defence (if so advised) in        days. The plaintiff </w:t>
            </w:r>
            <w:proofErr w:type="gramStart"/>
            <w:r w:rsidRPr="006F2CA2">
              <w:rPr>
                <w:rFonts w:ascii="Times New Roman" w:hAnsi="Times New Roman" w:cs="Times New Roman"/>
                <w:sz w:val="22"/>
                <w:szCs w:val="20"/>
                <w:lang w:val="en-GB" w:eastAsia="en-US"/>
              </w:rPr>
              <w:t>have</w:t>
            </w:r>
            <w:proofErr w:type="gramEnd"/>
            <w:r w:rsidRPr="006F2CA2">
              <w:rPr>
                <w:rFonts w:ascii="Times New Roman" w:hAnsi="Times New Roman" w:cs="Times New Roman"/>
                <w:sz w:val="22"/>
                <w:szCs w:val="20"/>
                <w:lang w:val="en-GB" w:eastAsia="en-US"/>
              </w:rPr>
              <w:t xml:space="preserve"> leave to serve an amended reply (if so advised) in         days. The costs of and thrown away by the amendments be the defendant’s in any event.</w:t>
            </w:r>
          </w:p>
        </w:tc>
      </w:tr>
      <w:tr w:rsidR="006F2CA2" w:rsidRPr="006F2CA2" w14:paraId="0917DF5B" w14:textId="77777777" w:rsidTr="006F2CA2">
        <w:trPr>
          <w:divId w:val="2116439976"/>
          <w:cantSplit/>
          <w:jc w:val="center"/>
        </w:trPr>
        <w:tc>
          <w:tcPr>
            <w:tcW w:w="7100" w:type="dxa"/>
            <w:gridSpan w:val="3"/>
          </w:tcPr>
          <w:p w14:paraId="3658D609"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GUID=8bbb797d-de37-47f0-99fd-2f142c405e91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7.  The defendant have leave to amend the defence as shown in this summons and to re-serve the amended defence in          days. Thereafter, the plaintiff </w:t>
            </w:r>
            <w:proofErr w:type="gramStart"/>
            <w:r w:rsidRPr="006F2CA2">
              <w:rPr>
                <w:rFonts w:ascii="Times New Roman" w:hAnsi="Times New Roman" w:cs="Times New Roman"/>
                <w:sz w:val="22"/>
                <w:szCs w:val="20"/>
                <w:lang w:val="en-GB" w:eastAsia="en-US"/>
              </w:rPr>
              <w:t>have</w:t>
            </w:r>
            <w:proofErr w:type="gramEnd"/>
            <w:r w:rsidRPr="006F2CA2">
              <w:rPr>
                <w:rFonts w:ascii="Times New Roman" w:hAnsi="Times New Roman" w:cs="Times New Roman"/>
                <w:sz w:val="22"/>
                <w:szCs w:val="20"/>
                <w:lang w:val="en-GB" w:eastAsia="en-US"/>
              </w:rPr>
              <w:t xml:space="preserve"> leave to re-serve an amended reply (if so advised) in          days. The costs of and thrown away </w:t>
            </w:r>
            <w:proofErr w:type="gramStart"/>
            <w:r w:rsidRPr="006F2CA2">
              <w:rPr>
                <w:rFonts w:ascii="Times New Roman" w:hAnsi="Times New Roman" w:cs="Times New Roman"/>
                <w:sz w:val="22"/>
                <w:szCs w:val="20"/>
                <w:lang w:val="en-GB" w:eastAsia="en-US"/>
              </w:rPr>
              <w:t>as a result of</w:t>
            </w:r>
            <w:proofErr w:type="gramEnd"/>
            <w:r w:rsidRPr="006F2CA2">
              <w:rPr>
                <w:rFonts w:ascii="Times New Roman" w:hAnsi="Times New Roman" w:cs="Times New Roman"/>
                <w:sz w:val="22"/>
                <w:szCs w:val="20"/>
                <w:lang w:val="en-GB" w:eastAsia="en-US"/>
              </w:rPr>
              <w:t xml:space="preserve"> the amendments be the plaintiff’s in any event.</w:t>
            </w:r>
          </w:p>
        </w:tc>
      </w:tr>
      <w:tr w:rsidR="006F2CA2" w:rsidRPr="006F2CA2" w14:paraId="3E0D1F15" w14:textId="77777777" w:rsidTr="006F2CA2">
        <w:trPr>
          <w:divId w:val="2116439976"/>
          <w:cantSplit/>
          <w:jc w:val="center"/>
        </w:trPr>
        <w:tc>
          <w:tcPr>
            <w:tcW w:w="7100" w:type="dxa"/>
            <w:gridSpan w:val="3"/>
          </w:tcPr>
          <w:p w14:paraId="73E05AF5"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GUID=3ca04bb7-4d0f-4c45-b0d2-f8494365419d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8.  The plaintiff serve on the defendant the further and better particulars of the statement of claim specified in this summons within           days.</w:t>
            </w:r>
          </w:p>
          <w:p w14:paraId="010E4BFD"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GUID=0223357f-a552-4061-a370-090d095cf089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9.  The defendant serve on the plaintiff the further and better particulars of the defence specified in the document served herewith within           days.</w:t>
            </w:r>
          </w:p>
          <w:p w14:paraId="1C85DA71"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GUID=c43c721e-a4d3-47fe-b130-7b72c6818b25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10.  The plaintiff serve on the defendant the further and better particulars of the reply specified in this summons within           days.</w:t>
            </w:r>
          </w:p>
          <w:p w14:paraId="5619D700"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GUID=85875300-cf60-4ddd-99a0-6f9c243d00aa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11.  The plaintiff give security for the defendant’s costs to the satisfaction of the Registrar in the sum of $           on the following grounds:</w:t>
            </w:r>
          </w:p>
          <w:p w14:paraId="3859F7F3"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GUID=5d0126a4-bc82-4697-bc37-d5fa50e4e75b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In the meantime, all further proceedings be stayed.</w:t>
            </w:r>
          </w:p>
          <w:p w14:paraId="6E89F872"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GUID=6aaeef66-fd67-4f9a-b728-274f160bf623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12.  The plaintiff serve on the defendant a list of documents and file an affidavit verifying such list (limited to the documents relating to the (special damage claimed) (plaintiff’s industrial injury, industrial disablement or sickness benefit rights) (period from                to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xml:space="preserve"> (issues raised in paras.                  of the statement of claim and paras.          of the defence) (issues of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within           days.</w:t>
            </w:r>
          </w:p>
        </w:tc>
      </w:tr>
      <w:tr w:rsidR="006F2CA2" w:rsidRPr="006F2CA2" w14:paraId="384C6271" w14:textId="77777777" w:rsidTr="006F2CA2">
        <w:trPr>
          <w:divId w:val="2116439976"/>
          <w:cantSplit/>
          <w:jc w:val="center"/>
        </w:trPr>
        <w:tc>
          <w:tcPr>
            <w:tcW w:w="7100" w:type="dxa"/>
            <w:gridSpan w:val="3"/>
          </w:tcPr>
          <w:p w14:paraId="186E313D"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GUID=ed32cf3f-4689-4814-bcfe-48bced59f2b8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13.  The defendant serve on the plaintiff a list of documents and file an affidavit verifying such list (limited to documents relating to the (period from                  to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xml:space="preserve"> (issues raised in paras.               of the statement of claim and paras.                of the defence) (issues of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within               days.</w:t>
            </w:r>
          </w:p>
          <w:p w14:paraId="5663A502"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GUID=797899c1-dd26-4e20-89bf-62ba53b00994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14.  There be inspection of documents within            days of the service of the lists (filing of the affidavits).</w:t>
            </w:r>
          </w:p>
          <w:p w14:paraId="47BE323D"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GUID=57578b2e-eda5-402f-a025-6d0d14504c6f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15.  The plaintiff have leave to serve on the defendant the interrogatories shown in the document served herewith. The defendant is to answer the interrogatories on affidavit within              days.</w:t>
            </w:r>
          </w:p>
          <w:p w14:paraId="669A394E"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GUID=dcdcf6bb-3825-4fe2-8f61-7204e93ae8ce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16.  The defendant have leave to serve on the plaintiff the interrogatories shown in the document served with this summons. The plaintiff is to answer the interrogatories on affidavit within           days.</w:t>
            </w:r>
          </w:p>
          <w:p w14:paraId="45955BCC"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GUID=239920fd-f0c4-4029-befe-9ac5e297f7a0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17.  The plaintiff (or defendant) (retain and preserve pending the trial of the action) (upon               days’ notice to give inspection of) (the subject-matter of the action, to the defendant (or plaintiff) and to his legal advisers (and experts)).</w:t>
            </w:r>
          </w:p>
          <w:p w14:paraId="0DEF819F"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GUID=07208805-16fd-4377-8b81-23bcf1217e5f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18.  The statements in the following documents be admissible in evidence at the trial without calling as a witness the maker of the statements:</w:t>
            </w:r>
          </w:p>
        </w:tc>
      </w:tr>
      <w:tr w:rsidR="006F2CA2" w:rsidRPr="006F2CA2" w14:paraId="6985F6B5" w14:textId="77777777" w:rsidTr="006F2CA2">
        <w:trPr>
          <w:divId w:val="2116439976"/>
          <w:cantSplit/>
          <w:jc w:val="center"/>
        </w:trPr>
        <w:tc>
          <w:tcPr>
            <w:tcW w:w="7100" w:type="dxa"/>
            <w:gridSpan w:val="3"/>
          </w:tcPr>
          <w:p w14:paraId="65694CEF"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GUID=3db6b2e9-d1fe-4e3f-b499-a80fc5b15e68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 certified true copy of the above documents be admissible in evidence at the trial without production of the original documents).</w:t>
            </w:r>
          </w:p>
          <w:p w14:paraId="13B95C65"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GUID=f4eaceb7-ddd0-46e7-bc56-f4b4c35b4e04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19.  The following affidavits (in the form of the draft affidavit (served herewith)) (to be served within                days) be admissible in evidence at the trial:</w:t>
            </w:r>
          </w:p>
          <w:p w14:paraId="491A53ED"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GUID=f5065664-1385-4efc-9f19-b2295730b79a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20.  Evidence of the following fact(s), </w:t>
            </w:r>
            <w:proofErr w:type="gramStart"/>
            <w:r w:rsidRPr="006F2CA2">
              <w:rPr>
                <w:rFonts w:ascii="Times New Roman" w:hAnsi="Times New Roman" w:cs="Times New Roman"/>
                <w:sz w:val="22"/>
                <w:szCs w:val="20"/>
                <w:lang w:val="en-GB" w:eastAsia="en-US"/>
              </w:rPr>
              <w:t>namely,   </w:t>
            </w:r>
            <w:proofErr w:type="gramEnd"/>
            <w:r w:rsidRPr="006F2CA2">
              <w:rPr>
                <w:rFonts w:ascii="Times New Roman" w:hAnsi="Times New Roman" w:cs="Times New Roman"/>
                <w:sz w:val="22"/>
                <w:szCs w:val="20"/>
                <w:lang w:val="en-GB" w:eastAsia="en-US"/>
              </w:rPr>
              <w:t>              be received at the trial by statement on oath of information and belief (by the production of the following documents or entries in books or copy documents or copy entries in books, namely,                                    ).</w:t>
            </w:r>
          </w:p>
          <w:p w14:paraId="12127EA5"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GUID=3c5c2cca-5153-44e6-a139-bda8f7ef044a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21.  It be recorded that the parties ((plaintiff) (defendant) refuses to) admit for the purposes of this action that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(the truth of the statements in the document served (herewith)).</w:t>
            </w:r>
          </w:p>
          <w:p w14:paraId="6A9147B8"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GUID=ecdb881a-9bd3-4605-b1d9-b017f2d2f913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22.  The affidavits of the evidence-in-chief of all witnesses shall be limited to one affidavit for each witness to be exchanged within              weeks hereof. </w:t>
            </w:r>
          </w:p>
          <w:p w14:paraId="62795E7E"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GUID=a4d8c890-37c7-478a-ba2c-40d6521d23e5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23.  Objections to the contents of the affidavit evidence shall be taken within                    weeks after the exchange of the affidavit evidence.</w:t>
            </w:r>
          </w:p>
          <w:p w14:paraId="652B0341"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GUID=5f95cd05-e8d0-4cb7-a86a-164c56a0fa9b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24.  The evidence-in-chief or the substance thereof of all expert witnesses shall be in the form of affidavit and shall be exchanged/disclosed within                    weeks hereof.</w:t>
            </w:r>
          </w:p>
          <w:p w14:paraId="3E28BBA4"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GUID=a7529b07-7976-4163-8f7e-8c1ae413f238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25.  The following witnesses on behalf of the plaintiff (or defendant) may be examined before the Registrar (or a special examiner to be agreed upon by the parties or appointed by the Registrar) upon           days’ notice and need not attend at the trial:</w:t>
            </w:r>
          </w:p>
          <w:p w14:paraId="3BB3530D"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GUID=7dc04397-4014-481a-87fb-20b868a8109e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26.  There shall be a discussion between the experts for the purpose of requiring the experts to identify the issues in the proceedings and where possible reach agreement on any issue not later than             days before the exchange of the affidavits of evidence-in-chief. The issues which the experts are to discuss shall be limited to the following:</w:t>
            </w:r>
          </w:p>
        </w:tc>
      </w:tr>
      <w:tr w:rsidR="006F2CA2" w:rsidRPr="006F2CA2" w14:paraId="1648A5EF" w14:textId="77777777" w:rsidTr="006F2CA2">
        <w:trPr>
          <w:divId w:val="2116439976"/>
          <w:cantSplit/>
          <w:jc w:val="center"/>
        </w:trPr>
        <w:tc>
          <w:tcPr>
            <w:tcW w:w="7100" w:type="dxa"/>
            <w:gridSpan w:val="3"/>
          </w:tcPr>
          <w:p w14:paraId="5356678D"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GUID=cdf0d9c4-02ff-456f-9823-f17c7d9e9951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27.  Within                 days of the discussion, the expert witnesses are to prepare and furnish to the parties a joint written statement indicating the agreed issues, the issues on which they disagree and a summary of the reasons for disagreement.</w:t>
            </w:r>
          </w:p>
          <w:p w14:paraId="34CF7858"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GUID=9261b766-411e-40aa-938a-2546a0b1f7a7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28.  That (name) of (organisation) be appointed as assessor(s) in this action.</w:t>
            </w: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GUID=ec26cd04-bd6b-42e8-a04b-acc38d90641e </w:instrText>
            </w:r>
            <w:r w:rsidRPr="006F2CA2">
              <w:rPr>
                <w:rFonts w:ascii="Times New Roman" w:hAnsi="Times New Roman" w:cs="Times New Roman"/>
                <w:sz w:val="22"/>
                <w:szCs w:val="20"/>
                <w:lang w:val="en-GB" w:eastAsia="en-US"/>
              </w:rPr>
              <w:fldChar w:fldCharType="end"/>
            </w:r>
          </w:p>
        </w:tc>
      </w:tr>
      <w:tr w:rsidR="006F2CA2" w:rsidRPr="006F2CA2" w14:paraId="2F1277DA" w14:textId="77777777" w:rsidTr="006F2CA2">
        <w:trPr>
          <w:divId w:val="2116439976"/>
          <w:cantSplit/>
          <w:jc w:val="center"/>
        </w:trPr>
        <w:tc>
          <w:tcPr>
            <w:tcW w:w="7100" w:type="dxa"/>
            <w:gridSpan w:val="3"/>
          </w:tcPr>
          <w:p w14:paraId="7C126CC1" w14:textId="2AD96010"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GUID=30a6d602-ee26-4a81-8da7-37375a1c9df7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29.  By consent, (the right of appeal be excluded) (any appeal be limited to the </w:t>
            </w:r>
            <w:r w:rsidR="001A4106" w:rsidRPr="001A4106">
              <w:rPr>
                <w:rFonts w:ascii="Times New Roman" w:hAnsi="Times New Roman" w:cs="Times New Roman"/>
                <w:sz w:val="22"/>
                <w:szCs w:val="20"/>
                <w:lang w:val="en-GB" w:eastAsia="en-US"/>
              </w:rPr>
              <w:t xml:space="preserve">Appellate Division of the High Court or the </w:t>
            </w:r>
            <w:r w:rsidRPr="006F2CA2">
              <w:rPr>
                <w:rFonts w:ascii="Times New Roman" w:hAnsi="Times New Roman" w:cs="Times New Roman"/>
                <w:sz w:val="22"/>
                <w:szCs w:val="20"/>
                <w:lang w:val="en-GB" w:eastAsia="en-US"/>
              </w:rPr>
              <w:t>Court of Appeal) (any appeal be limited to questions of law only).</w:t>
            </w:r>
          </w:p>
          <w:p w14:paraId="69E32B63"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GUID=b92845bf-d9f0-4638-b66a-365a7cf70435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30.  Trial:</w:t>
            </w:r>
          </w:p>
          <w:p w14:paraId="4B0457CB"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GUID=f2dfa7e7-14aa-4b40-b50c-f2048a956ddd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Estimated length:        days.</w:t>
            </w:r>
          </w:p>
          <w:p w14:paraId="00A8F6FE"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GUID=d04b3014-9d12-4673-a882-a19e8e3ab7b3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Estimated no. of witnesses:        </w:t>
            </w:r>
          </w:p>
          <w:p w14:paraId="6D18257E"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GUID=3a3f862a-58d5-47d1-94ab-ebec217476cf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To be set down </w:t>
            </w:r>
            <w:proofErr w:type="gramStart"/>
            <w:r w:rsidRPr="006F2CA2">
              <w:rPr>
                <w:rFonts w:ascii="Times New Roman" w:hAnsi="Times New Roman" w:cs="Times New Roman"/>
                <w:sz w:val="22"/>
                <w:szCs w:val="20"/>
                <w:lang w:val="en-GB" w:eastAsia="en-US"/>
              </w:rPr>
              <w:t>within:</w:t>
            </w:r>
            <w:proofErr w:type="gramEnd"/>
            <w:r w:rsidRPr="006F2CA2">
              <w:rPr>
                <w:rFonts w:ascii="Times New Roman" w:hAnsi="Times New Roman" w:cs="Times New Roman"/>
                <w:sz w:val="22"/>
                <w:szCs w:val="20"/>
                <w:lang w:val="en-GB" w:eastAsia="en-US"/>
              </w:rPr>
              <w:t>         days.</w:t>
            </w:r>
          </w:p>
          <w:p w14:paraId="52634DF5"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GUID=51bebc69-7779-454e-9b1e-40c9d701cbcb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Any other matters: (to be tried immediately after the action in Suit Number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w:t>
            </w:r>
          </w:p>
          <w:p w14:paraId="46B286B2"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GUID=4f8eaa62-2e06-4952-8c6d-7a0eb9ea1c8b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31.  The witnesses whom the plaintiff intends if </w:t>
            </w:r>
            <w:proofErr w:type="gramStart"/>
            <w:r w:rsidRPr="006F2CA2">
              <w:rPr>
                <w:rFonts w:ascii="Times New Roman" w:hAnsi="Times New Roman" w:cs="Times New Roman"/>
                <w:sz w:val="22"/>
                <w:szCs w:val="20"/>
                <w:lang w:val="en-GB" w:eastAsia="en-US"/>
              </w:rPr>
              <w:t>necessary</w:t>
            </w:r>
            <w:proofErr w:type="gramEnd"/>
            <w:r w:rsidRPr="006F2CA2">
              <w:rPr>
                <w:rFonts w:ascii="Times New Roman" w:hAnsi="Times New Roman" w:cs="Times New Roman"/>
                <w:sz w:val="22"/>
                <w:szCs w:val="20"/>
                <w:lang w:val="en-GB" w:eastAsia="en-US"/>
              </w:rPr>
              <w:t xml:space="preserve"> to call shall be limited to the following:</w:t>
            </w:r>
          </w:p>
          <w:p w14:paraId="49E63A92"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GUID=9bcdb553-d364-403f-882a-6181b4151d5c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Witnesses of fact: (names).</w:t>
            </w:r>
          </w:p>
          <w:p w14:paraId="2061E010"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GUID=08ab4f3d-3fe3-4311-8fec-cc2ed827a2b3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Expert witnesses: (names).</w:t>
            </w:r>
          </w:p>
          <w:p w14:paraId="65DD844D"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GUID=831f1765-94ab-43e0-bda4-bddce4b64e8a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32.  The witnesses whom the defendant intends if </w:t>
            </w:r>
            <w:proofErr w:type="gramStart"/>
            <w:r w:rsidRPr="006F2CA2">
              <w:rPr>
                <w:rFonts w:ascii="Times New Roman" w:hAnsi="Times New Roman" w:cs="Times New Roman"/>
                <w:sz w:val="22"/>
                <w:szCs w:val="20"/>
                <w:lang w:val="en-GB" w:eastAsia="en-US"/>
              </w:rPr>
              <w:t>necessary</w:t>
            </w:r>
            <w:proofErr w:type="gramEnd"/>
            <w:r w:rsidRPr="006F2CA2">
              <w:rPr>
                <w:rFonts w:ascii="Times New Roman" w:hAnsi="Times New Roman" w:cs="Times New Roman"/>
                <w:sz w:val="22"/>
                <w:szCs w:val="20"/>
                <w:lang w:val="en-GB" w:eastAsia="en-US"/>
              </w:rPr>
              <w:t xml:space="preserve"> to call shall be limited to the following:</w:t>
            </w:r>
          </w:p>
          <w:p w14:paraId="7E296A8A"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GUID=e6d8a1f5-579a-4f8b-b000-f3fc7fa7e7f7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Witnesses of fact: (names).</w:t>
            </w:r>
          </w:p>
          <w:p w14:paraId="15E937E8"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GUID=bbfd7d7f-4874-41c5-9483-bcbf1f1993ad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Expert witnesses: (names).</w:t>
            </w:r>
          </w:p>
        </w:tc>
      </w:tr>
      <w:tr w:rsidR="006F2CA2" w:rsidRPr="006F2CA2" w14:paraId="3DFDED97" w14:textId="77777777" w:rsidTr="006F2CA2">
        <w:trPr>
          <w:divId w:val="2116439976"/>
          <w:cantSplit/>
          <w:jc w:val="center"/>
        </w:trPr>
        <w:tc>
          <w:tcPr>
            <w:tcW w:w="7100" w:type="dxa"/>
            <w:gridSpan w:val="3"/>
          </w:tcPr>
          <w:p w14:paraId="728CC55A"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GUID=75eacd4a-d67a-4e7c-a559-b92703d8b8df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33.  The costs of this application be costs in the cause.</w:t>
            </w:r>
          </w:p>
          <w:p w14:paraId="1D7C01C3"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GUID=209bf7bb-e48b-4fa1-aadd-2618c34cd463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Grounds of application: (To set out grounds) or (As set out in the affidavit of [name]).</w:t>
            </w:r>
          </w:p>
          <w:p w14:paraId="395C5741"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GUID=78c3d008-93f2-4317-872f-9df5a1a2be7f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Issued by: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Solicitors for the                       ).</w:t>
            </w:r>
          </w:p>
          <w:p w14:paraId="268C220B"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GUID=07ce8a09-fc06-4051-8fe8-0440d6867ca8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p w14:paraId="6902DA22"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GUID=130ced39-3c64-4fee-88d4-249400443a12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vertAlign w:val="superscript"/>
                <w:lang w:val="en-GB" w:eastAsia="en-US"/>
              </w:rPr>
              <w:t>*</w:t>
            </w:r>
            <w:r w:rsidRPr="006F2CA2">
              <w:rPr>
                <w:rFonts w:ascii="Times New Roman" w:hAnsi="Times New Roman" w:cs="Times New Roman"/>
                <w:i/>
                <w:sz w:val="22"/>
                <w:szCs w:val="20"/>
                <w:lang w:val="en-GB" w:eastAsia="en-US"/>
              </w:rPr>
              <w:t>Note</w:t>
            </w:r>
            <w:r w:rsidRPr="006F2CA2">
              <w:rPr>
                <w:rFonts w:ascii="Times New Roman" w:hAnsi="Times New Roman" w:cs="Times New Roman"/>
                <w:sz w:val="22"/>
                <w:szCs w:val="20"/>
                <w:lang w:val="en-GB" w:eastAsia="en-US"/>
              </w:rPr>
              <w:t>:</w:t>
            </w:r>
          </w:p>
          <w:p w14:paraId="2D7737E6"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GUID=ba8af99b-b1c3-4102-91cc-d5ba92efc960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Applicants are to indicate only those prayers for which directions are necessary.</w:t>
            </w:r>
          </w:p>
          <w:p w14:paraId="51A83B76"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GUID=fcf36dba-3388-4562-a5e0-95bb3cd9f5f5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For paragraphs 31 and 32, all witnesses must be named here or in the order of Court to be extracted on this summons for directions. Witnesses not so named shall not be allowed to testify at the trial without leave of court.</w:t>
            </w:r>
          </w:p>
        </w:tc>
      </w:tr>
    </w:tbl>
    <w:p w14:paraId="51909DE2"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7120" w:type="dxa"/>
        <w:jc w:val="center"/>
        <w:tblLook w:val="04A0" w:firstRow="1" w:lastRow="0" w:firstColumn="1" w:lastColumn="0" w:noHBand="0" w:noVBand="1"/>
      </w:tblPr>
      <w:tblGrid>
        <w:gridCol w:w="1420"/>
        <w:gridCol w:w="1320"/>
        <w:gridCol w:w="2300"/>
        <w:gridCol w:w="2080"/>
      </w:tblGrid>
      <w:tr w:rsidR="006F2CA2" w:rsidRPr="006F2CA2" w14:paraId="5E992EC3" w14:textId="77777777" w:rsidTr="006F2CA2">
        <w:trPr>
          <w:divId w:val="2116439976"/>
          <w:cantSplit/>
          <w:jc w:val="center"/>
        </w:trPr>
        <w:tc>
          <w:tcPr>
            <w:tcW w:w="7120" w:type="dxa"/>
            <w:gridSpan w:val="4"/>
          </w:tcPr>
          <w:p w14:paraId="3405D3C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GUID=62eaecb6-86cd-4157-8013-ffc5dbc04817 </w:instrText>
            </w:r>
            <w:r w:rsidRPr="006F2CA2">
              <w:rPr>
                <w:rFonts w:ascii="Times New Roman" w:hAnsi="Times New Roman" w:cs="Times New Roman"/>
                <w:sz w:val="22"/>
                <w:szCs w:val="20"/>
                <w:lang w:val="en-GB" w:eastAsia="en-US"/>
              </w:rPr>
              <w:fldChar w:fldCharType="end"/>
            </w:r>
            <w:r w:rsidR="004C64D0">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104</w:t>
            </w:r>
          </w:p>
        </w:tc>
      </w:tr>
      <w:tr w:rsidR="006F2CA2" w:rsidRPr="006F2CA2" w14:paraId="63B4168C" w14:textId="77777777" w:rsidTr="006F2CA2">
        <w:trPr>
          <w:divId w:val="2116439976"/>
          <w:cantSplit/>
          <w:jc w:val="center"/>
        </w:trPr>
        <w:tc>
          <w:tcPr>
            <w:tcW w:w="1420" w:type="dxa"/>
          </w:tcPr>
          <w:p w14:paraId="35A3C9A7"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GUID=9ac39760-d5f9-4844-b31b-e0ebe2bf6cc5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br/>
              <w:t>R.482</w:t>
            </w:r>
          </w:p>
          <w:p w14:paraId="677BEB33"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p>
        </w:tc>
        <w:tc>
          <w:tcPr>
            <w:tcW w:w="3620" w:type="dxa"/>
            <w:gridSpan w:val="2"/>
          </w:tcPr>
          <w:p w14:paraId="17FAF413"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GUID=2876ebcb-b60e-4d3e-8c8b-0ce06d74c17d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CERTIFICATE OF</w:t>
            </w:r>
            <w:r w:rsidRPr="006F2CA2">
              <w:rPr>
                <w:rFonts w:ascii="Times New Roman" w:hAnsi="Times New Roman" w:cs="Times New Roman"/>
                <w:sz w:val="22"/>
                <w:szCs w:val="20"/>
                <w:lang w:val="en-GB" w:eastAsia="en-US"/>
              </w:rPr>
              <w:br/>
              <w:t>EXCHANGE OF AFFIDAVITS OF</w:t>
            </w:r>
            <w:r w:rsidRPr="006F2CA2">
              <w:rPr>
                <w:rFonts w:ascii="Times New Roman" w:hAnsi="Times New Roman" w:cs="Times New Roman"/>
                <w:sz w:val="22"/>
                <w:szCs w:val="20"/>
                <w:lang w:val="en-GB" w:eastAsia="en-US"/>
              </w:rPr>
              <w:br/>
              <w:t>EVIDENCE-IN-CHIEF</w:t>
            </w:r>
          </w:p>
        </w:tc>
        <w:tc>
          <w:tcPr>
            <w:tcW w:w="2080" w:type="dxa"/>
          </w:tcPr>
          <w:p w14:paraId="117229A3"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GUID=4b9ce2ea-ab5a-4cdc-90fc-4b2c8a33d98e </w:instrText>
            </w:r>
            <w:r w:rsidRPr="006F2CA2">
              <w:rPr>
                <w:rFonts w:ascii="Times New Roman" w:hAnsi="Times New Roman" w:cs="Times New Roman"/>
                <w:sz w:val="22"/>
                <w:szCs w:val="20"/>
                <w:lang w:val="en-GB" w:eastAsia="en-US"/>
              </w:rPr>
              <w:fldChar w:fldCharType="end"/>
            </w:r>
          </w:p>
        </w:tc>
      </w:tr>
      <w:tr w:rsidR="005A22FC" w14:paraId="6E947539" w14:textId="77777777" w:rsidTr="006F2CA2">
        <w:trPr>
          <w:divId w:val="2116439976"/>
          <w:cantSplit/>
          <w:jc w:val="center"/>
        </w:trPr>
        <w:tc>
          <w:tcPr>
            <w:tcW w:w="7120" w:type="dxa"/>
            <w:gridSpan w:val="4"/>
          </w:tcPr>
          <w:p w14:paraId="0ED1EBE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GUID=afce57ab-588c-46cc-8a7f-220baa0d09af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2652C33F"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GUID=029320b8-3c98-4da0-b68e-35baa4d062c9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the Registrar,</w:t>
            </w:r>
          </w:p>
          <w:p w14:paraId="50191DAE"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GUID=f4444f66-72bc-42e0-a11c-344936dca405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We, the undersigned, being all the parties to the captioned action, or their representatives or solicitors, hereby certify that </w:t>
            </w:r>
            <w:r w:rsidRPr="006F2CA2">
              <w:rPr>
                <w:rFonts w:ascii="Times New Roman" w:hAnsi="Times New Roman" w:cs="Times New Roman"/>
                <w:b/>
                <w:sz w:val="22"/>
                <w:szCs w:val="20"/>
                <w:lang w:val="en-GB" w:eastAsia="en-US"/>
              </w:rPr>
              <w:t>all</w:t>
            </w:r>
            <w:r w:rsidRPr="006F2CA2">
              <w:rPr>
                <w:rFonts w:ascii="Times New Roman" w:hAnsi="Times New Roman" w:cs="Times New Roman"/>
                <w:sz w:val="22"/>
                <w:szCs w:val="20"/>
                <w:lang w:val="en-GB" w:eastAsia="en-US"/>
              </w:rPr>
              <w:t xml:space="preserve"> affidavits of evidence-in-chief ordered or required to be exchanged under Division 20 were exchanged on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date). The affidavits that have been exchanged are the following:</w:t>
            </w:r>
          </w:p>
        </w:tc>
      </w:tr>
      <w:tr w:rsidR="005A22FC" w14:paraId="48851325" w14:textId="77777777" w:rsidTr="006F2CA2">
        <w:trPr>
          <w:divId w:val="2116439976"/>
          <w:cantSplit/>
          <w:trHeight w:val="100"/>
          <w:jc w:val="center"/>
        </w:trPr>
        <w:tc>
          <w:tcPr>
            <w:tcW w:w="2740" w:type="dxa"/>
            <w:gridSpan w:val="2"/>
            <w:vAlign w:val="center"/>
          </w:tcPr>
          <w:p w14:paraId="506203D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GUID=c634aab2-5128-4621-a3da-d5d17a704f51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Name of deponent</w:t>
            </w:r>
          </w:p>
        </w:tc>
        <w:tc>
          <w:tcPr>
            <w:tcW w:w="2300" w:type="dxa"/>
          </w:tcPr>
          <w:p w14:paraId="5B39495B"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GUID=ef24b01c-d4e1-4149-b37e-9f7d701d4b6a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Party for whom the deponent is a witness</w:t>
            </w:r>
          </w:p>
        </w:tc>
        <w:tc>
          <w:tcPr>
            <w:tcW w:w="2080" w:type="dxa"/>
          </w:tcPr>
          <w:p w14:paraId="3FC01F7F"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GUID=c0fe329d-de78-436e-9277-3b3bc847e622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Date affidavit was </w:t>
            </w:r>
            <w:r w:rsidRPr="006F2CA2">
              <w:rPr>
                <w:rFonts w:ascii="Times New Roman" w:hAnsi="Times New Roman" w:cs="Times New Roman"/>
                <w:sz w:val="22"/>
                <w:szCs w:val="20"/>
                <w:lang w:val="en-GB" w:eastAsia="en-US"/>
              </w:rPr>
              <w:br/>
              <w:t>sworn or affirmed</w:t>
            </w:r>
          </w:p>
        </w:tc>
      </w:tr>
      <w:tr w:rsidR="005A22FC" w14:paraId="499FDAFA" w14:textId="77777777" w:rsidTr="006F2CA2">
        <w:trPr>
          <w:divId w:val="2116439976"/>
          <w:cantSplit/>
          <w:trHeight w:val="100"/>
          <w:jc w:val="center"/>
        </w:trPr>
        <w:tc>
          <w:tcPr>
            <w:tcW w:w="2740" w:type="dxa"/>
            <w:gridSpan w:val="2"/>
          </w:tcPr>
          <w:p w14:paraId="343C3B46"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GUID=d4e561ae-8bf5-4a2c-805e-17384de839b5 </w:instrText>
            </w:r>
            <w:r w:rsidRPr="006F2CA2">
              <w:rPr>
                <w:rFonts w:ascii="Times New Roman" w:hAnsi="Times New Roman" w:cs="Times New Roman"/>
                <w:sz w:val="22"/>
                <w:szCs w:val="20"/>
                <w:lang w:val="en-GB" w:eastAsia="en-US"/>
              </w:rPr>
              <w:fldChar w:fldCharType="end"/>
            </w:r>
          </w:p>
        </w:tc>
        <w:tc>
          <w:tcPr>
            <w:tcW w:w="2300" w:type="dxa"/>
          </w:tcPr>
          <w:p w14:paraId="05BAB530"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GUID=dbc74c69-388b-42fc-91a6-9fedeafeab47 </w:instrText>
            </w:r>
            <w:r w:rsidRPr="006F2CA2">
              <w:rPr>
                <w:rFonts w:ascii="Times New Roman" w:hAnsi="Times New Roman" w:cs="Times New Roman"/>
                <w:sz w:val="22"/>
                <w:szCs w:val="20"/>
                <w:lang w:val="en-GB" w:eastAsia="en-US"/>
              </w:rPr>
              <w:fldChar w:fldCharType="end"/>
            </w:r>
          </w:p>
        </w:tc>
        <w:tc>
          <w:tcPr>
            <w:tcW w:w="2080" w:type="dxa"/>
          </w:tcPr>
          <w:p w14:paraId="66C5B439"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GUID=d35ba83e-5da6-45ba-9cf5-fd18c7dcf35e </w:instrText>
            </w:r>
            <w:r w:rsidRPr="006F2CA2">
              <w:rPr>
                <w:rFonts w:ascii="Times New Roman" w:hAnsi="Times New Roman" w:cs="Times New Roman"/>
                <w:sz w:val="22"/>
                <w:szCs w:val="20"/>
                <w:lang w:val="en-GB" w:eastAsia="en-US"/>
              </w:rPr>
              <w:fldChar w:fldCharType="end"/>
            </w:r>
          </w:p>
        </w:tc>
      </w:tr>
      <w:tr w:rsidR="005A22FC" w14:paraId="5B8651EB" w14:textId="77777777" w:rsidTr="006F2CA2">
        <w:trPr>
          <w:divId w:val="2116439976"/>
          <w:cantSplit/>
          <w:trHeight w:val="100"/>
          <w:jc w:val="center"/>
        </w:trPr>
        <w:tc>
          <w:tcPr>
            <w:tcW w:w="2740" w:type="dxa"/>
            <w:gridSpan w:val="2"/>
          </w:tcPr>
          <w:p w14:paraId="14A094B8"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GUID=b7fb5c4e-8f4c-4eda-bbb2-267acdaf32f1 </w:instrText>
            </w:r>
            <w:r w:rsidRPr="006F2CA2">
              <w:rPr>
                <w:rFonts w:ascii="Times New Roman" w:hAnsi="Times New Roman" w:cs="Times New Roman"/>
                <w:sz w:val="22"/>
                <w:szCs w:val="20"/>
                <w:lang w:val="en-GB" w:eastAsia="en-US"/>
              </w:rPr>
              <w:fldChar w:fldCharType="end"/>
            </w:r>
          </w:p>
        </w:tc>
        <w:tc>
          <w:tcPr>
            <w:tcW w:w="2300" w:type="dxa"/>
          </w:tcPr>
          <w:p w14:paraId="6F761FE5"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GUID=c9d7c124-a72e-4e0d-ae63-f955e3edf43e </w:instrText>
            </w:r>
            <w:r w:rsidRPr="006F2CA2">
              <w:rPr>
                <w:rFonts w:ascii="Times New Roman" w:hAnsi="Times New Roman" w:cs="Times New Roman"/>
                <w:sz w:val="22"/>
                <w:szCs w:val="20"/>
                <w:lang w:val="en-GB" w:eastAsia="en-US"/>
              </w:rPr>
              <w:fldChar w:fldCharType="end"/>
            </w:r>
          </w:p>
        </w:tc>
        <w:tc>
          <w:tcPr>
            <w:tcW w:w="2080" w:type="dxa"/>
          </w:tcPr>
          <w:p w14:paraId="21B29838"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GUID=e07a94b9-bff8-4ae8-8af5-d82309c7d042 </w:instrText>
            </w:r>
            <w:r w:rsidRPr="006F2CA2">
              <w:rPr>
                <w:rFonts w:ascii="Times New Roman" w:hAnsi="Times New Roman" w:cs="Times New Roman"/>
                <w:sz w:val="22"/>
                <w:szCs w:val="20"/>
                <w:lang w:val="en-GB" w:eastAsia="en-US"/>
              </w:rPr>
              <w:fldChar w:fldCharType="end"/>
            </w:r>
          </w:p>
        </w:tc>
      </w:tr>
      <w:tr w:rsidR="005A22FC" w14:paraId="2FF0857A" w14:textId="77777777" w:rsidTr="006F2CA2">
        <w:trPr>
          <w:divId w:val="2116439976"/>
          <w:cantSplit/>
          <w:trHeight w:val="100"/>
          <w:jc w:val="center"/>
        </w:trPr>
        <w:tc>
          <w:tcPr>
            <w:tcW w:w="2740" w:type="dxa"/>
            <w:gridSpan w:val="2"/>
          </w:tcPr>
          <w:p w14:paraId="4B017957"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GUID=526913b1-8c75-410f-91b7-15ad8437f2c3 </w:instrText>
            </w:r>
            <w:r w:rsidRPr="006F2CA2">
              <w:rPr>
                <w:rFonts w:ascii="Times New Roman" w:hAnsi="Times New Roman" w:cs="Times New Roman"/>
                <w:sz w:val="22"/>
                <w:szCs w:val="20"/>
                <w:lang w:val="en-GB" w:eastAsia="en-US"/>
              </w:rPr>
              <w:fldChar w:fldCharType="end"/>
            </w:r>
          </w:p>
        </w:tc>
        <w:tc>
          <w:tcPr>
            <w:tcW w:w="2300" w:type="dxa"/>
          </w:tcPr>
          <w:p w14:paraId="1298D7B3"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GUID=1f56dd18-752c-4bce-aecc-dc7c12640f25 </w:instrText>
            </w:r>
            <w:r w:rsidRPr="006F2CA2">
              <w:rPr>
                <w:rFonts w:ascii="Times New Roman" w:hAnsi="Times New Roman" w:cs="Times New Roman"/>
                <w:sz w:val="22"/>
                <w:szCs w:val="20"/>
                <w:lang w:val="en-GB" w:eastAsia="en-US"/>
              </w:rPr>
              <w:fldChar w:fldCharType="end"/>
            </w:r>
          </w:p>
        </w:tc>
        <w:tc>
          <w:tcPr>
            <w:tcW w:w="2080" w:type="dxa"/>
          </w:tcPr>
          <w:p w14:paraId="0C97A062"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GUID=c06a8f07-415c-4732-8257-e5f36abadaeb </w:instrText>
            </w:r>
            <w:r w:rsidRPr="006F2CA2">
              <w:rPr>
                <w:rFonts w:ascii="Times New Roman" w:hAnsi="Times New Roman" w:cs="Times New Roman"/>
                <w:sz w:val="22"/>
                <w:szCs w:val="20"/>
                <w:lang w:val="en-GB" w:eastAsia="en-US"/>
              </w:rPr>
              <w:fldChar w:fldCharType="end"/>
            </w:r>
          </w:p>
        </w:tc>
      </w:tr>
      <w:tr w:rsidR="006F2CA2" w:rsidRPr="006F2CA2" w14:paraId="290749D6" w14:textId="77777777" w:rsidTr="006F2CA2">
        <w:trPr>
          <w:divId w:val="2116439976"/>
          <w:cantSplit/>
          <w:jc w:val="center"/>
        </w:trPr>
        <w:tc>
          <w:tcPr>
            <w:tcW w:w="7120" w:type="dxa"/>
            <w:gridSpan w:val="4"/>
          </w:tcPr>
          <w:p w14:paraId="393D63CD"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GUID=0e1f0151-064d-4561-9b04-15288d14628e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032A7815"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GUID=7917397e-dc55-4290-945d-35083028484f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Solicitors for the plaintiff(s).</w:t>
            </w:r>
          </w:p>
          <w:p w14:paraId="0F4D717C"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GUID=8008fead-3df3-4344-bfaf-e1fbb599e4a4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Solicitors for the defendant(s).</w:t>
            </w:r>
          </w:p>
        </w:tc>
      </w:tr>
    </w:tbl>
    <w:p w14:paraId="17A87288" w14:textId="77777777" w:rsidR="006F2CA2" w:rsidRPr="006F2CA2" w:rsidRDefault="006F2CA2" w:rsidP="006F2CA2">
      <w:pPr>
        <w:spacing w:before="0" w:after="200" w:line="276" w:lineRule="auto"/>
        <w:jc w:val="center"/>
        <w:divId w:val="2116439976"/>
        <w:rPr>
          <w:rFonts w:ascii="Times New Roman" w:hAnsi="Times New Roman" w:cs="Times New Roman"/>
          <w:sz w:val="26"/>
          <w:szCs w:val="20"/>
          <w:lang w:val="en-GB" w:eastAsia="en-US"/>
        </w:rPr>
      </w:pPr>
    </w:p>
    <w:p w14:paraId="343E9270"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7208" w:type="dxa"/>
        <w:jc w:val="center"/>
        <w:tblLook w:val="04A0" w:firstRow="1" w:lastRow="0" w:firstColumn="1" w:lastColumn="0" w:noHBand="0" w:noVBand="1"/>
      </w:tblPr>
      <w:tblGrid>
        <w:gridCol w:w="1388"/>
        <w:gridCol w:w="4264"/>
        <w:gridCol w:w="1556"/>
      </w:tblGrid>
      <w:tr w:rsidR="006F2CA2" w:rsidRPr="006F2CA2" w14:paraId="00FAFBC9" w14:textId="77777777" w:rsidTr="00EC10EE">
        <w:trPr>
          <w:divId w:val="2116439976"/>
          <w:cantSplit/>
          <w:jc w:val="center"/>
        </w:trPr>
        <w:tc>
          <w:tcPr>
            <w:tcW w:w="7101" w:type="dxa"/>
            <w:gridSpan w:val="3"/>
          </w:tcPr>
          <w:p w14:paraId="5F84B405"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GUID=41f70d82-cc2a-4d23-bbb3-a55d5de27fec </w:instrText>
            </w:r>
            <w:r w:rsidRPr="006F2CA2">
              <w:rPr>
                <w:rFonts w:ascii="Times New Roman" w:hAnsi="Times New Roman" w:cs="Times New Roman"/>
                <w:sz w:val="22"/>
                <w:szCs w:val="20"/>
                <w:lang w:val="en-GB" w:eastAsia="en-US"/>
              </w:rPr>
              <w:fldChar w:fldCharType="end"/>
            </w:r>
            <w:r w:rsidR="004C64D0">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105</w:t>
            </w:r>
          </w:p>
        </w:tc>
      </w:tr>
      <w:tr w:rsidR="006F2CA2" w:rsidRPr="006F2CA2" w14:paraId="0E4EC0D8" w14:textId="77777777" w:rsidTr="00EC10EE">
        <w:trPr>
          <w:divId w:val="2116439976"/>
          <w:cantSplit/>
          <w:jc w:val="center"/>
        </w:trPr>
        <w:tc>
          <w:tcPr>
            <w:tcW w:w="1367" w:type="dxa"/>
          </w:tcPr>
          <w:p w14:paraId="379A0AF0"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GUID=de9becab-fd9d-430d-b637-05f93d06efde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R.488(4), (6)</w:t>
            </w:r>
          </w:p>
        </w:tc>
        <w:tc>
          <w:tcPr>
            <w:tcW w:w="4201" w:type="dxa"/>
          </w:tcPr>
          <w:p w14:paraId="2BA26684"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GUID=0f14cf54-361c-4147-9a18-2d82a55b4112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INTERROGATORIES</w:t>
            </w:r>
          </w:p>
        </w:tc>
        <w:tc>
          <w:tcPr>
            <w:tcW w:w="1533" w:type="dxa"/>
          </w:tcPr>
          <w:p w14:paraId="1043A648"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GUID=fca8c50c-875f-4771-87fa-cee0c7da73a8 </w:instrText>
            </w:r>
            <w:r w:rsidRPr="006F2CA2">
              <w:rPr>
                <w:rFonts w:ascii="Times New Roman" w:hAnsi="Times New Roman" w:cs="Times New Roman"/>
                <w:sz w:val="22"/>
                <w:szCs w:val="20"/>
                <w:lang w:val="en-GB" w:eastAsia="en-US"/>
              </w:rPr>
              <w:fldChar w:fldCharType="end"/>
            </w:r>
          </w:p>
        </w:tc>
      </w:tr>
      <w:tr w:rsidR="006F2CA2" w:rsidRPr="006F2CA2" w14:paraId="55E23797" w14:textId="77777777" w:rsidTr="00EC10EE">
        <w:trPr>
          <w:divId w:val="2116439976"/>
          <w:cantSplit/>
          <w:jc w:val="center"/>
        </w:trPr>
        <w:tc>
          <w:tcPr>
            <w:tcW w:w="7101" w:type="dxa"/>
            <w:gridSpan w:val="3"/>
          </w:tcPr>
          <w:p w14:paraId="7E48EA25"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GUID=34c916cc-f341-47d5-a198-94b8ba9915df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4E4B78D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GUID=84f9d525-3b36-4a85-a032-c448df442eba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Interrogatories</w:t>
            </w:r>
          </w:p>
          <w:p w14:paraId="4066A8A4"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GUID=6cabed7c-9a85-4fe2-89ba-f490bcc1b556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On behalf of the abovenamed (plaintiff) or (defendant A.B.) for the examination of the abovenamed (defendants A.B. and C.D.) (defendants the X. Co. Ltd.) or (plaintiff) pursuant to the order herein dated the      day of                         20   </w:t>
            </w:r>
            <w:proofErr w:type="gramStart"/>
            <w:r w:rsidRPr="006F2CA2">
              <w:rPr>
                <w:rFonts w:ascii="Times New Roman" w:hAnsi="Times New Roman" w:cs="Times New Roman"/>
                <w:sz w:val="22"/>
                <w:szCs w:val="20"/>
                <w:lang w:val="en-GB" w:eastAsia="en-US"/>
              </w:rPr>
              <w:t>  .</w:t>
            </w:r>
            <w:proofErr w:type="gramEnd"/>
          </w:p>
          <w:p w14:paraId="3D6076B1"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GUID=9c02bd24-7896-4f30-9b54-cb098f25797e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(Here set out the interrogatories in the form of concise questions, each interrogatory to be set out in a separate paragraph and numbered consecutively).</w:t>
            </w:r>
          </w:p>
          <w:p w14:paraId="38B63958" w14:textId="77777777" w:rsidR="006F2CA2" w:rsidRPr="006F2CA2" w:rsidRDefault="006F2CA2" w:rsidP="006F2CA2">
            <w:pPr>
              <w:spacing w:before="120" w:after="0" w:line="240" w:lineRule="auto"/>
              <w:ind w:firstLine="940"/>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GUID=3134f09e-e857-4340-8e46-199fbf952ef5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   Did you?</w:t>
            </w:r>
          </w:p>
          <w:p w14:paraId="41C2C507" w14:textId="77777777" w:rsidR="006F2CA2" w:rsidRPr="006F2CA2" w:rsidRDefault="006F2CA2" w:rsidP="006F2CA2">
            <w:pPr>
              <w:spacing w:before="120" w:after="0" w:line="240" w:lineRule="auto"/>
              <w:ind w:firstLine="940"/>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GUID=457d185a-d552-41bc-a567-23c62700ec56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   Did you not?</w:t>
            </w:r>
          </w:p>
          <w:p w14:paraId="680D7223" w14:textId="77777777" w:rsidR="006F2CA2" w:rsidRPr="006F2CA2" w:rsidRDefault="006F2CA2" w:rsidP="006F2CA2">
            <w:pPr>
              <w:spacing w:before="120" w:after="0" w:line="240" w:lineRule="auto"/>
              <w:ind w:firstLine="940"/>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GUID=0ad322fb-5e16-4ee5-bf9d-c40b887ff5cc </w:instrText>
            </w:r>
            <w:r w:rsidRPr="006F2CA2">
              <w:rPr>
                <w:rFonts w:ascii="Times New Roman" w:hAnsi="Times New Roman" w:cs="Times New Roman"/>
                <w:sz w:val="22"/>
                <w:szCs w:val="20"/>
                <w:lang w:val="en-GB" w:eastAsia="en-US"/>
              </w:rPr>
              <w:fldChar w:fldCharType="end"/>
            </w:r>
            <w:proofErr w:type="gramStart"/>
            <w:r w:rsidRPr="006F2CA2">
              <w:rPr>
                <w:rFonts w:ascii="Times New Roman" w:hAnsi="Times New Roman" w:cs="Times New Roman"/>
                <w:sz w:val="22"/>
                <w:szCs w:val="20"/>
                <w:lang w:val="en-GB" w:eastAsia="en-US"/>
              </w:rPr>
              <w:t>3.  (</w:t>
            </w:r>
            <w:proofErr w:type="gramEnd"/>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  Were you?</w:t>
            </w:r>
          </w:p>
          <w:p w14:paraId="66E08553" w14:textId="77777777" w:rsidR="006F2CA2" w:rsidRPr="006F2CA2" w:rsidRDefault="006F2CA2" w:rsidP="006F2CA2">
            <w:pPr>
              <w:spacing w:before="120" w:after="0" w:line="240" w:lineRule="auto"/>
              <w:ind w:firstLine="940"/>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GUID=fb8918ef-7dee-41b9-8dae-55adac7bcd9f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  If nay, were you not?</w:t>
            </w:r>
          </w:p>
          <w:p w14:paraId="4E67AE79"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GUID=07798e96-2da3-41b1-9fac-245885a8f48e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defendant A.B. is required to answer all the interrogatories numbered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w:t>
            </w:r>
          </w:p>
          <w:p w14:paraId="7A9D3251"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GUID=3a5ec8e7-c0b9-463f-9525-baa3b8da89bf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defendant C.D. is required to answer interrogatories numbered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w:t>
            </w:r>
          </w:p>
          <w:p w14:paraId="7BA04FDF"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GUID=025d82c0-ebd8-4142-ae69-50982a5b6b2b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(E.F., a director (or as may be) of the defendants, the X. Co., Ltd., is required to answer the interrogatories numbered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w:t>
            </w:r>
          </w:p>
          <w:p w14:paraId="5025275B"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GUID=0f30f4cb-436e-4f34-96c0-2db19dbe564b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Served the        day of                        20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xml:space="preserve"> by                of               solicitor for the (plaintiff) (defendant).</w:t>
            </w:r>
          </w:p>
          <w:p w14:paraId="3C63A5F3"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GUID=8a51f1f7-90dd-4174-9899-2304ccc40558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the abovenamed (defendants A.B. and C.D.) (plaintiff) and (their) (his) solicitor.</w:t>
            </w:r>
          </w:p>
        </w:tc>
      </w:tr>
    </w:tbl>
    <w:p w14:paraId="627B6D4D"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7316" w:type="dxa"/>
        <w:jc w:val="center"/>
        <w:tblLook w:val="04A0" w:firstRow="1" w:lastRow="0" w:firstColumn="1" w:lastColumn="0" w:noHBand="0" w:noVBand="1"/>
      </w:tblPr>
      <w:tblGrid>
        <w:gridCol w:w="1598"/>
        <w:gridCol w:w="4726"/>
        <w:gridCol w:w="992"/>
      </w:tblGrid>
      <w:tr w:rsidR="006F2CA2" w:rsidRPr="006F2CA2" w14:paraId="2BD71DAE" w14:textId="77777777" w:rsidTr="000179EA">
        <w:trPr>
          <w:divId w:val="2116439976"/>
          <w:cantSplit/>
          <w:jc w:val="center"/>
        </w:trPr>
        <w:tc>
          <w:tcPr>
            <w:tcW w:w="7316" w:type="dxa"/>
            <w:gridSpan w:val="3"/>
          </w:tcPr>
          <w:tbl>
            <w:tblPr>
              <w:tblW w:w="7100" w:type="dxa"/>
              <w:jc w:val="center"/>
              <w:tblLook w:val="04A0" w:firstRow="1" w:lastRow="0" w:firstColumn="1" w:lastColumn="0" w:noHBand="0" w:noVBand="1"/>
            </w:tblPr>
            <w:tblGrid>
              <w:gridCol w:w="1300"/>
              <w:gridCol w:w="4540"/>
              <w:gridCol w:w="1260"/>
            </w:tblGrid>
            <w:tr w:rsidR="00EC10EE" w14:paraId="59A80BE0" w14:textId="77777777" w:rsidTr="00EF280F">
              <w:trPr>
                <w:cantSplit/>
                <w:jc w:val="center"/>
              </w:trPr>
              <w:tc>
                <w:tcPr>
                  <w:tcW w:w="7100" w:type="dxa"/>
                  <w:gridSpan w:val="3"/>
                </w:tcPr>
                <w:p w14:paraId="341D0DD2" w14:textId="77777777" w:rsidR="00EC10EE" w:rsidRDefault="00EC10EE" w:rsidP="00EF280F">
                  <w:pPr>
                    <w:pStyle w:val="TableItemCentered"/>
                  </w:pPr>
                  <w:r>
                    <w:lastRenderedPageBreak/>
                    <w:fldChar w:fldCharType="begin"/>
                  </w:r>
                  <w:r>
                    <w:instrText xml:space="preserve"> GUID=361e70ae-cdc3-483d-9cf9-b6163793f6d4 </w:instrText>
                  </w:r>
                  <w:r>
                    <w:fldChar w:fldCharType="end"/>
                  </w:r>
                  <w:r w:rsidR="004C64D0">
                    <w:t>FORM</w:t>
                  </w:r>
                  <w:r>
                    <w:t xml:space="preserve"> 106</w:t>
                  </w:r>
                </w:p>
              </w:tc>
            </w:tr>
            <w:tr w:rsidR="00EC10EE" w14:paraId="3DE81554" w14:textId="77777777" w:rsidTr="00EF280F">
              <w:trPr>
                <w:cantSplit/>
                <w:jc w:val="center"/>
              </w:trPr>
              <w:tc>
                <w:tcPr>
                  <w:tcW w:w="1300" w:type="dxa"/>
                </w:tcPr>
                <w:p w14:paraId="1EDC815F" w14:textId="77777777" w:rsidR="00EC10EE" w:rsidRPr="00B00386" w:rsidRDefault="00EC10EE" w:rsidP="00EF280F">
                  <w:pPr>
                    <w:pStyle w:val="TableItemNoIndent"/>
                    <w:rPr>
                      <w:sz w:val="18"/>
                      <w:szCs w:val="18"/>
                    </w:rPr>
                  </w:pPr>
                  <w:r w:rsidRPr="00B00386">
                    <w:rPr>
                      <w:sz w:val="18"/>
                      <w:szCs w:val="18"/>
                    </w:rPr>
                    <w:fldChar w:fldCharType="begin"/>
                  </w:r>
                  <w:r w:rsidRPr="00B00386">
                    <w:rPr>
                      <w:sz w:val="18"/>
                      <w:szCs w:val="18"/>
                    </w:rPr>
                    <w:instrText xml:space="preserve"> GUID=44349d26-f2b5-41d3-b81e-252401729704 </w:instrText>
                  </w:r>
                  <w:r w:rsidRPr="00B00386">
                    <w:rPr>
                      <w:sz w:val="18"/>
                      <w:szCs w:val="18"/>
                    </w:rPr>
                    <w:fldChar w:fldCharType="end"/>
                  </w:r>
                  <w:r w:rsidRPr="00B00386">
                    <w:rPr>
                      <w:sz w:val="18"/>
                      <w:szCs w:val="18"/>
                    </w:rPr>
                    <w:t>R.488(5)</w:t>
                  </w:r>
                  <w:r>
                    <w:rPr>
                      <w:sz w:val="18"/>
                      <w:szCs w:val="18"/>
                    </w:rPr>
                    <w:t>, (7)</w:t>
                  </w:r>
                </w:p>
              </w:tc>
              <w:tc>
                <w:tcPr>
                  <w:tcW w:w="4540" w:type="dxa"/>
                </w:tcPr>
                <w:p w14:paraId="0C5BC9B2" w14:textId="77777777" w:rsidR="00EC10EE" w:rsidRDefault="00EC10EE" w:rsidP="00EF280F">
                  <w:pPr>
                    <w:pStyle w:val="TableItemCentered"/>
                  </w:pPr>
                  <w:r>
                    <w:fldChar w:fldCharType="begin"/>
                  </w:r>
                  <w:r>
                    <w:instrText xml:space="preserve"> GUID=87c39572-3c4b-448a-bc0c-3e93cda8bae0 </w:instrText>
                  </w:r>
                  <w:r>
                    <w:fldChar w:fldCharType="end"/>
                  </w:r>
                  <w:r>
                    <w:t>ANSWER TO INTERROGATORIES</w:t>
                  </w:r>
                </w:p>
              </w:tc>
              <w:tc>
                <w:tcPr>
                  <w:tcW w:w="1260" w:type="dxa"/>
                </w:tcPr>
                <w:p w14:paraId="38555D46" w14:textId="77777777" w:rsidR="00EC10EE" w:rsidRDefault="00EC10EE" w:rsidP="00EF280F">
                  <w:pPr>
                    <w:pStyle w:val="TableItemCentered"/>
                  </w:pPr>
                  <w:r>
                    <w:fldChar w:fldCharType="begin"/>
                  </w:r>
                  <w:r>
                    <w:instrText xml:space="preserve"> GUID=33a87aaf-3e43-4dea-8767-7ef6d08135e1 </w:instrText>
                  </w:r>
                  <w:r>
                    <w:fldChar w:fldCharType="end"/>
                  </w:r>
                </w:p>
              </w:tc>
            </w:tr>
            <w:tr w:rsidR="00EC10EE" w14:paraId="382C231D" w14:textId="77777777" w:rsidTr="00EF280F">
              <w:trPr>
                <w:cantSplit/>
                <w:jc w:val="center"/>
              </w:trPr>
              <w:tc>
                <w:tcPr>
                  <w:tcW w:w="7100" w:type="dxa"/>
                  <w:gridSpan w:val="3"/>
                </w:tcPr>
                <w:p w14:paraId="0B871BA0" w14:textId="77777777" w:rsidR="00EC10EE" w:rsidRDefault="00EC10EE" w:rsidP="00EF280F">
                  <w:pPr>
                    <w:pStyle w:val="TableItemCentered"/>
                  </w:pPr>
                  <w:r>
                    <w:fldChar w:fldCharType="begin"/>
                  </w:r>
                  <w:r>
                    <w:instrText xml:space="preserve"> GUID=fd0b1d89-3f3d-44f6-b088-8c61d9183e7d </w:instrText>
                  </w:r>
                  <w:r>
                    <w:fldChar w:fldCharType="end"/>
                  </w:r>
                  <w:r>
                    <w:t>(Title as in action)</w:t>
                  </w:r>
                </w:p>
                <w:p w14:paraId="593B7003" w14:textId="77777777" w:rsidR="00EC10EE" w:rsidRDefault="00EC10EE" w:rsidP="00EF280F">
                  <w:pPr>
                    <w:pStyle w:val="TableItemCentered"/>
                  </w:pPr>
                  <w:r>
                    <w:fldChar w:fldCharType="begin"/>
                  </w:r>
                  <w:r>
                    <w:instrText xml:space="preserve"> GUID=581bdb22-4c70-4c42-bab7-83f0847a6027 </w:instrText>
                  </w:r>
                  <w:r>
                    <w:fldChar w:fldCharType="end"/>
                  </w:r>
                  <w:r>
                    <w:t>The Answer</w:t>
                  </w:r>
                </w:p>
                <w:p w14:paraId="58450758" w14:textId="77777777" w:rsidR="00EC10EE" w:rsidRDefault="00EC10EE" w:rsidP="00EF280F">
                  <w:pPr>
                    <w:pStyle w:val="TableItemNoIndent"/>
                    <w:jc w:val="both"/>
                  </w:pPr>
                  <w:r>
                    <w:fldChar w:fldCharType="begin"/>
                  </w:r>
                  <w:r>
                    <w:instrText xml:space="preserve"> GUID=46310ba8-3ca0-45d3-bd24-df6a9458435c </w:instrText>
                  </w:r>
                  <w:r>
                    <w:fldChar w:fldCharType="end"/>
                  </w:r>
                  <w:r>
                    <w:t>of the (defendants) or (abovenamed defendant A.B.) or (plaintiff) to the interrogatories for (their) or (his) examination by the abovenamed (plaintiff) or (defendants) pursuant to the order herein dated the        day of                        20    </w:t>
                  </w:r>
                  <w:proofErr w:type="gramStart"/>
                  <w:r>
                    <w:t>  .</w:t>
                  </w:r>
                  <w:proofErr w:type="gramEnd"/>
                </w:p>
                <w:p w14:paraId="6B379627" w14:textId="77777777" w:rsidR="00EC10EE" w:rsidRDefault="00EC10EE" w:rsidP="00EF280F">
                  <w:pPr>
                    <w:pStyle w:val="ScheduleSectionTextIndent"/>
                    <w:ind w:firstLine="600"/>
                  </w:pPr>
                  <w:r>
                    <w:fldChar w:fldCharType="begin"/>
                  </w:r>
                  <w:r>
                    <w:instrText xml:space="preserve"> GUID=dd5c1ea0-84f6-4b2c-98c7-bec527e35705 </w:instrText>
                  </w:r>
                  <w:r>
                    <w:fldChar w:fldCharType="end"/>
                  </w:r>
                  <w:r>
                    <w:t>In answer to the said interrogatories, (we, the said A.B. and C.D. severally) or (I, the abovenamed A.B. or plaintiff), do make oath (or affirm) and say as follows:</w:t>
                  </w:r>
                </w:p>
                <w:p w14:paraId="4E88588B" w14:textId="77777777" w:rsidR="00EC10EE" w:rsidRDefault="00EC10EE" w:rsidP="00EF280F">
                  <w:pPr>
                    <w:pStyle w:val="TableItemIndent2"/>
                    <w:ind w:left="940" w:firstLine="0"/>
                  </w:pPr>
                  <w:r>
                    <w:fldChar w:fldCharType="begin"/>
                  </w:r>
                  <w:r>
                    <w:instrText xml:space="preserve"> GUID=2652b737-71fd-4415-8867-8f823d203b41 </w:instrText>
                  </w:r>
                  <w:r>
                    <w:fldChar w:fldCharType="end"/>
                  </w:r>
                  <w:r>
                    <w:t>1.</w:t>
                  </w:r>
                  <w:r>
                    <w:tab/>
                    <w:t>To the 1st interrogatory, namely (state in full the interrogatory), that (stating the answer).</w:t>
                  </w:r>
                </w:p>
                <w:p w14:paraId="5FB9A86E" w14:textId="77777777" w:rsidR="00EC10EE" w:rsidRDefault="00EC10EE" w:rsidP="00EF280F">
                  <w:pPr>
                    <w:pStyle w:val="TableItemIndent2"/>
                    <w:ind w:left="940" w:firstLine="0"/>
                  </w:pPr>
                  <w:r>
                    <w:fldChar w:fldCharType="begin"/>
                  </w:r>
                  <w:r>
                    <w:instrText xml:space="preserve"> GUID=3a62d88f-bdd7-4647-b36b-14f89a43b267 </w:instrText>
                  </w:r>
                  <w:r>
                    <w:fldChar w:fldCharType="end"/>
                  </w:r>
                  <w:r>
                    <w:t>2.</w:t>
                  </w:r>
                  <w:r>
                    <w:tab/>
                    <w:t>To the 2nd interrogatory, namely (state in full the interrogatory), that (stating the answer).</w:t>
                  </w:r>
                </w:p>
                <w:p w14:paraId="707F7F4A" w14:textId="77777777" w:rsidR="00EC10EE" w:rsidRDefault="00EC10EE" w:rsidP="00EF280F">
                  <w:pPr>
                    <w:pStyle w:val="TableItemIndent2"/>
                    <w:ind w:left="940" w:firstLine="0"/>
                  </w:pPr>
                  <w:r>
                    <w:fldChar w:fldCharType="begin"/>
                  </w:r>
                  <w:r>
                    <w:instrText xml:space="preserve"> GUID=a84ee450-d09b-46c1-81f8-af5792ff8e73 </w:instrText>
                  </w:r>
                  <w:r>
                    <w:fldChar w:fldCharType="end"/>
                  </w:r>
                  <w:r>
                    <w:t>3.</w:t>
                  </w:r>
                  <w:r>
                    <w:tab/>
                    <w:t>To the 3rd interrogatory, namely (state in full the interrogatory), that I object to answer it on the ground that (stating the ground of objection).</w:t>
                  </w:r>
                </w:p>
                <w:p w14:paraId="66433955" w14:textId="77777777" w:rsidR="00EC10EE" w:rsidRDefault="00EC10EE" w:rsidP="00EF280F">
                  <w:pPr>
                    <w:pStyle w:val="ScheduleSectionTextIndent"/>
                    <w:ind w:firstLine="600"/>
                  </w:pPr>
                  <w:r>
                    <w:fldChar w:fldCharType="begin"/>
                  </w:r>
                  <w:r>
                    <w:instrText xml:space="preserve"> GUID=09093fa4-4547-4199-a6f5-41faa90fffe9 </w:instrText>
                  </w:r>
                  <w:r>
                    <w:fldChar w:fldCharType="end"/>
                  </w:r>
                  <w:r>
                    <w:t>Sworn (or affirmed) as in Form 132.</w:t>
                  </w:r>
                </w:p>
                <w:p w14:paraId="3BFB7108" w14:textId="77777777" w:rsidR="00EC10EE" w:rsidRDefault="00EC10EE" w:rsidP="00EF280F">
                  <w:pPr>
                    <w:pStyle w:val="ScheduleSectionTextIndent"/>
                    <w:ind w:firstLine="600"/>
                  </w:pPr>
                  <w:r>
                    <w:fldChar w:fldCharType="begin"/>
                  </w:r>
                  <w:r>
                    <w:instrText xml:space="preserve"> GUID=7447ea87-c462-49b6-9003-e715422177b3 </w:instrText>
                  </w:r>
                  <w:r>
                    <w:fldChar w:fldCharType="end"/>
                  </w:r>
                  <w:r>
                    <w:t>This affidavit is filed on behalf of the (defendants) (plaintiff).</w:t>
                  </w:r>
                </w:p>
              </w:tc>
            </w:tr>
          </w:tbl>
          <w:p w14:paraId="104BD5E5" w14:textId="77777777" w:rsidR="00EC10EE" w:rsidRDefault="00EC10EE" w:rsidP="006F2CA2">
            <w:pPr>
              <w:spacing w:before="60" w:after="60" w:line="240" w:lineRule="auto"/>
              <w:jc w:val="center"/>
              <w:rPr>
                <w:rFonts w:ascii="Times New Roman" w:hAnsi="Times New Roman" w:cs="Times New Roman"/>
                <w:sz w:val="22"/>
                <w:szCs w:val="20"/>
                <w:lang w:val="en-GB" w:eastAsia="en-US"/>
              </w:rPr>
            </w:pPr>
          </w:p>
          <w:p w14:paraId="48597B2C"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GUID=9da68ac3-efbf-4e97-ba06-4b8f3778ee16 </w:instrText>
            </w:r>
            <w:r w:rsidRPr="006F2CA2">
              <w:rPr>
                <w:rFonts w:ascii="Times New Roman" w:hAnsi="Times New Roman" w:cs="Times New Roman"/>
                <w:sz w:val="22"/>
                <w:szCs w:val="20"/>
                <w:lang w:val="en-GB" w:eastAsia="en-US"/>
              </w:rPr>
              <w:fldChar w:fldCharType="end"/>
            </w:r>
            <w:r w:rsidR="004C64D0">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107</w:t>
            </w:r>
          </w:p>
        </w:tc>
      </w:tr>
      <w:tr w:rsidR="006F2CA2" w:rsidRPr="006F2CA2" w14:paraId="5F89BC2A" w14:textId="77777777" w:rsidTr="000179EA">
        <w:trPr>
          <w:divId w:val="2116439976"/>
          <w:cantSplit/>
          <w:jc w:val="center"/>
        </w:trPr>
        <w:tc>
          <w:tcPr>
            <w:tcW w:w="1598" w:type="dxa"/>
          </w:tcPr>
          <w:p w14:paraId="769A55C1"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GUID=5888d4cd-7916-4756-9c84-f992ca221be3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R.488(7)</w:t>
            </w:r>
          </w:p>
        </w:tc>
        <w:tc>
          <w:tcPr>
            <w:tcW w:w="4726" w:type="dxa"/>
          </w:tcPr>
          <w:p w14:paraId="19D8BA23"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2A698F48"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GUID=b40f2d79-d9e1-4c5f-a12b-c18f10ed8af9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ORDER FOR INTERROGATORIES</w:t>
            </w:r>
          </w:p>
        </w:tc>
        <w:tc>
          <w:tcPr>
            <w:tcW w:w="992" w:type="dxa"/>
          </w:tcPr>
          <w:p w14:paraId="2EAA8A55"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GUID=4efa8296-1487-4f9e-b37d-456b91b0c97a </w:instrText>
            </w:r>
            <w:r w:rsidRPr="006F2CA2">
              <w:rPr>
                <w:rFonts w:ascii="Times New Roman" w:hAnsi="Times New Roman" w:cs="Times New Roman"/>
                <w:sz w:val="22"/>
                <w:szCs w:val="20"/>
                <w:lang w:val="en-GB" w:eastAsia="en-US"/>
              </w:rPr>
              <w:fldChar w:fldCharType="end"/>
            </w:r>
          </w:p>
        </w:tc>
      </w:tr>
      <w:tr w:rsidR="006F2CA2" w:rsidRPr="006F2CA2" w14:paraId="1BAE1952" w14:textId="77777777" w:rsidTr="000179EA">
        <w:trPr>
          <w:divId w:val="2116439976"/>
          <w:cantSplit/>
          <w:jc w:val="center"/>
        </w:trPr>
        <w:tc>
          <w:tcPr>
            <w:tcW w:w="7316" w:type="dxa"/>
            <w:gridSpan w:val="3"/>
          </w:tcPr>
          <w:p w14:paraId="4204769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GUID=822fd8ce-b342-4bcd-8184-07c981708ccd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40457450"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GUID=6969141e-c6fd-4a2a-82a1-fbfb80abe981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Upon the application of                             and upon reading the affidavit of                        filed the         day of                         20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xml:space="preserve"> and upon hearing                      .</w:t>
            </w:r>
          </w:p>
          <w:p w14:paraId="438C0085"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GUID=31bc02b3-c55e-4a6b-bec1-74e3910ce2e0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It is ordered that the                 be at liberty to serve on the                          interrogatories in writing as initialled by the Judge and that the said                                do answer the interrogatories within        days and that the costs of this application be                 </w:t>
            </w:r>
            <w:proofErr w:type="gramStart"/>
            <w:r w:rsidRPr="006F2CA2">
              <w:rPr>
                <w:rFonts w:ascii="Times New Roman" w:hAnsi="Times New Roman" w:cs="Times New Roman"/>
                <w:sz w:val="22"/>
                <w:szCs w:val="20"/>
                <w:lang w:val="en-GB" w:eastAsia="en-US"/>
              </w:rPr>
              <w:t>  .</w:t>
            </w:r>
            <w:proofErr w:type="gramEnd"/>
          </w:p>
          <w:p w14:paraId="6CFCD7E3"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GUID=59865ce2-202e-4195-8f4e-59776b449506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3AF31D0C"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GUID=cd377211-029a-466e-afe7-598c10012471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tc>
      </w:tr>
    </w:tbl>
    <w:p w14:paraId="010E2EF7"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7120" w:type="dxa"/>
        <w:jc w:val="center"/>
        <w:tblLook w:val="04A0" w:firstRow="1" w:lastRow="0" w:firstColumn="1" w:lastColumn="0" w:noHBand="0" w:noVBand="1"/>
      </w:tblPr>
      <w:tblGrid>
        <w:gridCol w:w="1340"/>
        <w:gridCol w:w="4460"/>
        <w:gridCol w:w="1260"/>
        <w:gridCol w:w="60"/>
      </w:tblGrid>
      <w:tr w:rsidR="006F2CA2" w:rsidRPr="006F2CA2" w14:paraId="7D718463" w14:textId="77777777" w:rsidTr="006F2CA2">
        <w:trPr>
          <w:gridAfter w:val="1"/>
          <w:divId w:val="2116439976"/>
          <w:wAfter w:w="60" w:type="dxa"/>
          <w:cantSplit/>
          <w:jc w:val="center"/>
        </w:trPr>
        <w:tc>
          <w:tcPr>
            <w:tcW w:w="7060" w:type="dxa"/>
            <w:gridSpan w:val="3"/>
          </w:tcPr>
          <w:p w14:paraId="182C7AD9"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GUID=4f47e039-22e9-4500-a182-439f87277b72 </w:instrText>
            </w:r>
            <w:r w:rsidRPr="006F2CA2">
              <w:rPr>
                <w:rFonts w:ascii="Times New Roman" w:hAnsi="Times New Roman" w:cs="Times New Roman"/>
                <w:sz w:val="22"/>
                <w:szCs w:val="20"/>
                <w:lang w:val="en-GB" w:eastAsia="en-US"/>
              </w:rPr>
              <w:fldChar w:fldCharType="end"/>
            </w:r>
            <w:r w:rsidR="004C64D0">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108</w:t>
            </w:r>
          </w:p>
        </w:tc>
      </w:tr>
      <w:tr w:rsidR="006F2CA2" w:rsidRPr="006F2CA2" w14:paraId="5891F9FA" w14:textId="77777777" w:rsidTr="006F2CA2">
        <w:trPr>
          <w:gridAfter w:val="1"/>
          <w:divId w:val="2116439976"/>
          <w:wAfter w:w="60" w:type="dxa"/>
          <w:cantSplit/>
          <w:jc w:val="center"/>
        </w:trPr>
        <w:tc>
          <w:tcPr>
            <w:tcW w:w="1340" w:type="dxa"/>
          </w:tcPr>
          <w:p w14:paraId="06F0C018"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GUID=cb7fd350-0f61-4a36-a169-acb74c3e75b5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R.490</w:t>
            </w:r>
          </w:p>
        </w:tc>
        <w:tc>
          <w:tcPr>
            <w:tcW w:w="4460" w:type="dxa"/>
          </w:tcPr>
          <w:p w14:paraId="5D0606CC"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4B3FB526"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GUID=5fe1fe15-2de6-42e8-af84-4acb1201b61a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SUMMONS FOR INTERROGATORIES</w:t>
            </w:r>
          </w:p>
        </w:tc>
        <w:tc>
          <w:tcPr>
            <w:tcW w:w="1260" w:type="dxa"/>
          </w:tcPr>
          <w:p w14:paraId="6615420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GUID=6635474b-005b-42e6-9121-150c9c5cc64e </w:instrText>
            </w:r>
            <w:r w:rsidRPr="006F2CA2">
              <w:rPr>
                <w:rFonts w:ascii="Times New Roman" w:hAnsi="Times New Roman" w:cs="Times New Roman"/>
                <w:sz w:val="22"/>
                <w:szCs w:val="20"/>
                <w:lang w:val="en-GB" w:eastAsia="en-US"/>
              </w:rPr>
              <w:fldChar w:fldCharType="end"/>
            </w:r>
          </w:p>
        </w:tc>
      </w:tr>
      <w:tr w:rsidR="006F2CA2" w:rsidRPr="006F2CA2" w14:paraId="1FC95AD2" w14:textId="77777777" w:rsidTr="006F2CA2">
        <w:trPr>
          <w:gridAfter w:val="1"/>
          <w:divId w:val="2116439976"/>
          <w:wAfter w:w="60" w:type="dxa"/>
          <w:cantSplit/>
          <w:jc w:val="center"/>
        </w:trPr>
        <w:tc>
          <w:tcPr>
            <w:tcW w:w="7060" w:type="dxa"/>
            <w:gridSpan w:val="3"/>
          </w:tcPr>
          <w:p w14:paraId="732FCEF3"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GUID=3665c409-e054-4b3d-b443-e93ac74ac1d5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0C232609"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GUID=cc382d42-6d31-40e2-84ce-3046787abcd6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w:t>
            </w:r>
          </w:p>
          <w:p w14:paraId="3B76CE28"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GUID=d3236b90-b930-40b5-892d-c5a60607ff53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Let all parties concerned attend before the Court on the date and time to be assigned for the hearing of an application for the following order(s):</w:t>
            </w:r>
          </w:p>
          <w:p w14:paraId="57CFB8C9"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GUID=59e56763-d052-48cd-b2ab-09ffe2af2e2f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The plaintiff (or defendant) (or as may be) be at liberty to serve interrogatories in writing on the defendant (or plaintiff) (or as may be) (in the form of the document attached) and for the questions to be answered in writing by way of an affidavit within           days. </w:t>
            </w:r>
          </w:p>
          <w:p w14:paraId="56F0D235"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GUID=98d31f7f-22fd-419d-8d30-fa8ce8d96b5d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Grounds of application: (To set out grounds) or (As set out in the affidavit of [name]).</w:t>
            </w:r>
          </w:p>
          <w:p w14:paraId="6FBD1743"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GUID=39052626-7399-4364-83e8-e2de881e2861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Issued by: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Solicitors for the                    ).</w:t>
            </w:r>
          </w:p>
          <w:p w14:paraId="443267A4" w14:textId="77777777" w:rsid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GUID=9f6430f6-a9fc-4fb1-a3b2-4108f04e19f0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p w14:paraId="5CBED39F" w14:textId="77777777" w:rsidR="00EC10EE" w:rsidRPr="006F2CA2" w:rsidRDefault="00EC10EE" w:rsidP="006F2CA2">
            <w:pPr>
              <w:spacing w:before="60" w:after="60" w:line="240" w:lineRule="auto"/>
              <w:jc w:val="both"/>
              <w:rPr>
                <w:rFonts w:ascii="Times New Roman" w:hAnsi="Times New Roman" w:cs="Times New Roman"/>
                <w:sz w:val="22"/>
                <w:szCs w:val="20"/>
                <w:lang w:val="en-GB" w:eastAsia="en-US"/>
              </w:rPr>
            </w:pPr>
          </w:p>
        </w:tc>
      </w:tr>
      <w:tr w:rsidR="006F2CA2" w:rsidRPr="006F2CA2" w14:paraId="501800B6" w14:textId="77777777" w:rsidTr="006F2CA2">
        <w:trPr>
          <w:divId w:val="2116439976"/>
          <w:cantSplit/>
          <w:jc w:val="center"/>
        </w:trPr>
        <w:tc>
          <w:tcPr>
            <w:tcW w:w="7120" w:type="dxa"/>
            <w:gridSpan w:val="4"/>
          </w:tcPr>
          <w:p w14:paraId="0AADFEE3"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GUID=49312d24-824e-48b3-a23c-a4e6d4486c35 </w:instrText>
            </w:r>
            <w:r w:rsidRPr="006F2CA2">
              <w:rPr>
                <w:rFonts w:ascii="Times New Roman" w:hAnsi="Times New Roman" w:cs="Times New Roman"/>
                <w:sz w:val="22"/>
                <w:szCs w:val="20"/>
                <w:lang w:val="en-GB" w:eastAsia="en-US"/>
              </w:rPr>
              <w:fldChar w:fldCharType="end"/>
            </w:r>
            <w:r w:rsidR="004C64D0">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109</w:t>
            </w:r>
          </w:p>
        </w:tc>
      </w:tr>
      <w:tr w:rsidR="006F2CA2" w:rsidRPr="006F2CA2" w14:paraId="754674BD" w14:textId="77777777" w:rsidTr="006F2CA2">
        <w:trPr>
          <w:divId w:val="2116439976"/>
          <w:cantSplit/>
          <w:jc w:val="center"/>
        </w:trPr>
        <w:tc>
          <w:tcPr>
            <w:tcW w:w="7120" w:type="dxa"/>
            <w:gridSpan w:val="4"/>
          </w:tcPr>
          <w:p w14:paraId="43E03370"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t>R.501</w:t>
            </w:r>
          </w:p>
          <w:p w14:paraId="0B222A0E"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NOTICE TO ADMIT FACTS</w:t>
            </w:r>
          </w:p>
          <w:p w14:paraId="38B410CF"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GUID=336ba981-9223-43b2-8258-d253380021d2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6EF5B81A"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GUID=7b0250b0-2624-4c85-9f32-b6005e132f17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Take notice that the plaintiff (or defendant) in this action requires the defendant (or plaintiff) to admit, for the purposes of this action only, the several facts respectively hereunder specified; and the defendant (or plaintiff) is hereby required, within 14 days from the service of this notice, to admit the said several facts, saving all just exceptions to the admissibility of such facts as evidence in this cause.</w:t>
            </w:r>
          </w:p>
          <w:p w14:paraId="63A4B4A8"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GUID=597b926e-183a-4f39-8af2-6655a463c90a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40B36A92"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GUID=2e817efc-3801-4c8e-8f33-1f9483b8b1e2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Solicitor for the</w:t>
            </w:r>
          </w:p>
          <w:p w14:paraId="3E0C3F34"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GUID=aedf20fc-8cf4-4350-acb4-c88010123d69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To the defendant (or </w:t>
            </w:r>
            <w:proofErr w:type="gramStart"/>
            <w:r w:rsidRPr="006F2CA2">
              <w:rPr>
                <w:rFonts w:ascii="Times New Roman" w:hAnsi="Times New Roman" w:cs="Times New Roman"/>
                <w:sz w:val="22"/>
                <w:szCs w:val="20"/>
                <w:lang w:val="en-GB" w:eastAsia="en-US"/>
              </w:rPr>
              <w:t>plaintiff)   </w:t>
            </w:r>
            <w:proofErr w:type="gramEnd"/>
            <w:r w:rsidRPr="006F2CA2">
              <w:rPr>
                <w:rFonts w:ascii="Times New Roman" w:hAnsi="Times New Roman" w:cs="Times New Roman"/>
                <w:sz w:val="22"/>
                <w:szCs w:val="20"/>
                <w:lang w:val="en-GB" w:eastAsia="en-US"/>
              </w:rPr>
              <w:t>       and his solicitor.</w:t>
            </w:r>
          </w:p>
          <w:p w14:paraId="76E17166" w14:textId="77777777" w:rsidR="006F2CA2" w:rsidRPr="006F2CA2" w:rsidRDefault="006F2CA2" w:rsidP="006F2CA2">
            <w:pPr>
              <w:spacing w:before="120" w:after="0" w:line="240" w:lineRule="auto"/>
              <w:ind w:left="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GUID=0b891170-0cfe-4bf4-842b-b465b447d050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facts, the admission of which is required, are:</w:t>
            </w:r>
          </w:p>
          <w:p w14:paraId="41C84925" w14:textId="77777777" w:rsidR="006F2CA2" w:rsidRPr="006F2CA2" w:rsidRDefault="006F2CA2" w:rsidP="006F2CA2">
            <w:pPr>
              <w:spacing w:before="120" w:after="0" w:line="240" w:lineRule="auto"/>
              <w:ind w:left="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GUID=c1d349b5-6a19-4ae7-951a-11717e974afb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(set out admissions required, e.g.)</w:t>
            </w:r>
          </w:p>
          <w:p w14:paraId="3BAAEA48"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GUID=711c7dec-12cc-499f-903e-c06da2a0827c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w:t>
            </w:r>
            <w:r w:rsidRPr="006F2CA2">
              <w:rPr>
                <w:rFonts w:ascii="Times New Roman" w:hAnsi="Times New Roman" w:cs="Times New Roman"/>
                <w:sz w:val="22"/>
                <w:szCs w:val="20"/>
                <w:lang w:val="en-GB" w:eastAsia="en-US"/>
              </w:rPr>
              <w:tab/>
              <w:t>That A.B. died on the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xml:space="preserve"> 20      .</w:t>
            </w:r>
          </w:p>
          <w:p w14:paraId="26EA9DD4"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GUID=a318a152-8537-4549-aaa0-069927d02656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w:t>
            </w:r>
            <w:r w:rsidRPr="006F2CA2">
              <w:rPr>
                <w:rFonts w:ascii="Times New Roman" w:hAnsi="Times New Roman" w:cs="Times New Roman"/>
                <w:sz w:val="22"/>
                <w:szCs w:val="20"/>
                <w:lang w:val="en-GB" w:eastAsia="en-US"/>
              </w:rPr>
              <w:tab/>
              <w:t>That he died intestate.</w:t>
            </w:r>
          </w:p>
          <w:p w14:paraId="11B5A769"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GUID=7c60d10e-2449-4f92-aca5-c2a082f442f5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3.</w:t>
            </w:r>
            <w:r w:rsidRPr="006F2CA2">
              <w:rPr>
                <w:rFonts w:ascii="Times New Roman" w:hAnsi="Times New Roman" w:cs="Times New Roman"/>
                <w:sz w:val="22"/>
                <w:szCs w:val="20"/>
                <w:lang w:val="en-GB" w:eastAsia="en-US"/>
              </w:rPr>
              <w:tab/>
              <w:t>That C.D. was his only lawful son.</w:t>
            </w:r>
          </w:p>
          <w:p w14:paraId="00E40F03"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GUID=5c7f6941-9c76-4280-894e-2e38c777c415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4.</w:t>
            </w:r>
            <w:r w:rsidRPr="006F2CA2">
              <w:rPr>
                <w:rFonts w:ascii="Times New Roman" w:hAnsi="Times New Roman" w:cs="Times New Roman"/>
                <w:sz w:val="22"/>
                <w:szCs w:val="20"/>
                <w:lang w:val="en-GB" w:eastAsia="en-US"/>
              </w:rPr>
              <w:tab/>
              <w:t>That E.F. died on the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xml:space="preserve"> 20      .</w:t>
            </w:r>
          </w:p>
          <w:p w14:paraId="48208B7B"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GUID=4a615b85-74dc-4ddf-8ec1-f1431213ff13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5.</w:t>
            </w:r>
            <w:r w:rsidRPr="006F2CA2">
              <w:rPr>
                <w:rFonts w:ascii="Times New Roman" w:hAnsi="Times New Roman" w:cs="Times New Roman"/>
                <w:sz w:val="22"/>
                <w:szCs w:val="20"/>
                <w:lang w:val="en-GB" w:eastAsia="en-US"/>
              </w:rPr>
              <w:tab/>
              <w:t>That E.F. never was married.</w:t>
            </w:r>
          </w:p>
          <w:p w14:paraId="2393B9AA"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p>
        </w:tc>
      </w:tr>
    </w:tbl>
    <w:p w14:paraId="2AF96987"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7120" w:type="dxa"/>
        <w:jc w:val="center"/>
        <w:tblLook w:val="04A0" w:firstRow="1" w:lastRow="0" w:firstColumn="1" w:lastColumn="0" w:noHBand="0" w:noVBand="1"/>
      </w:tblPr>
      <w:tblGrid>
        <w:gridCol w:w="1000"/>
        <w:gridCol w:w="2460"/>
        <w:gridCol w:w="3660"/>
      </w:tblGrid>
      <w:tr w:rsidR="006F2CA2" w:rsidRPr="006F2CA2" w14:paraId="136448BB" w14:textId="77777777" w:rsidTr="006F2CA2">
        <w:trPr>
          <w:divId w:val="2116439976"/>
          <w:cantSplit/>
          <w:jc w:val="center"/>
        </w:trPr>
        <w:tc>
          <w:tcPr>
            <w:tcW w:w="7120" w:type="dxa"/>
            <w:gridSpan w:val="3"/>
          </w:tcPr>
          <w:p w14:paraId="3D52250D"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GUID=75fa7769-a350-4200-a4d4-6b7c4308ad38 </w:instrText>
            </w:r>
            <w:r w:rsidRPr="006F2CA2">
              <w:rPr>
                <w:rFonts w:ascii="Times New Roman" w:hAnsi="Times New Roman" w:cs="Times New Roman"/>
                <w:sz w:val="22"/>
                <w:szCs w:val="20"/>
                <w:lang w:val="en-GB" w:eastAsia="en-US"/>
              </w:rPr>
              <w:fldChar w:fldCharType="end"/>
            </w:r>
            <w:r w:rsidR="004C64D0">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110</w:t>
            </w:r>
          </w:p>
        </w:tc>
      </w:tr>
      <w:tr w:rsidR="006F2CA2" w:rsidRPr="006F2CA2" w14:paraId="1F8CDB51" w14:textId="77777777" w:rsidTr="006F2CA2">
        <w:trPr>
          <w:divId w:val="2116439976"/>
          <w:cantSplit/>
          <w:jc w:val="center"/>
        </w:trPr>
        <w:tc>
          <w:tcPr>
            <w:tcW w:w="1000" w:type="dxa"/>
          </w:tcPr>
          <w:p w14:paraId="0946DBB8"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GUID=743b5226-5600-4274-be64-5c2f406a0bd6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R.501</w:t>
            </w:r>
          </w:p>
        </w:tc>
        <w:tc>
          <w:tcPr>
            <w:tcW w:w="2460" w:type="dxa"/>
          </w:tcPr>
          <w:p w14:paraId="7E67D4A4"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GUID=9812e42b-48b7-443b-9353-6acba1e5ff75 </w:instrText>
            </w:r>
            <w:r w:rsidRPr="006F2CA2">
              <w:rPr>
                <w:rFonts w:ascii="Times New Roman" w:hAnsi="Times New Roman" w:cs="Times New Roman"/>
                <w:sz w:val="22"/>
                <w:szCs w:val="20"/>
                <w:lang w:val="en-GB" w:eastAsia="en-US"/>
              </w:rPr>
              <w:fldChar w:fldCharType="end"/>
            </w:r>
          </w:p>
        </w:tc>
        <w:tc>
          <w:tcPr>
            <w:tcW w:w="3660" w:type="dxa"/>
          </w:tcPr>
          <w:p w14:paraId="70559D9F"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GUID=64e13b22-4327-4f50-a4c5-8c0471c73d42 </w:instrText>
            </w:r>
            <w:r w:rsidRPr="006F2CA2">
              <w:rPr>
                <w:rFonts w:ascii="Times New Roman" w:hAnsi="Times New Roman" w:cs="Times New Roman"/>
                <w:sz w:val="22"/>
                <w:szCs w:val="20"/>
                <w:lang w:val="en-GB" w:eastAsia="en-US"/>
              </w:rPr>
              <w:fldChar w:fldCharType="end"/>
            </w:r>
          </w:p>
        </w:tc>
      </w:tr>
      <w:tr w:rsidR="005A22FC" w14:paraId="0E051123" w14:textId="77777777" w:rsidTr="006F2CA2">
        <w:trPr>
          <w:divId w:val="2116439976"/>
          <w:cantSplit/>
          <w:jc w:val="center"/>
        </w:trPr>
        <w:tc>
          <w:tcPr>
            <w:tcW w:w="7120" w:type="dxa"/>
            <w:gridSpan w:val="3"/>
          </w:tcPr>
          <w:p w14:paraId="79C6845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ADMISSION OF FACTS PURSUANT TO NOTICE</w:t>
            </w:r>
          </w:p>
          <w:p w14:paraId="4FCF2C15"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GUID=a08f6af6-2268-46f9-82e7-30038713dee1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59DB09DA"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GUID=0e3ac225-091c-4977-a01e-399ee8093ae6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defendant (or plaintiff) in this action, for the purposes of this action only, hereby admits the several facts respectively hereunder specified, subject to the qualifications or limitations, if any, hereunder specified, saving all just exceptions to the admissibility of such facts, or any of them, as evidence in this action:</w:t>
            </w:r>
          </w:p>
          <w:p w14:paraId="4315E36F"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GUID=81021f81-26eb-49e1-891b-5838a42739fc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Provided that this admission is made for the purposes of this action </w:t>
            </w:r>
            <w:proofErr w:type="gramStart"/>
            <w:r w:rsidRPr="006F2CA2">
              <w:rPr>
                <w:rFonts w:ascii="Times New Roman" w:hAnsi="Times New Roman" w:cs="Times New Roman"/>
                <w:sz w:val="22"/>
                <w:szCs w:val="20"/>
                <w:lang w:val="en-GB" w:eastAsia="en-US"/>
              </w:rPr>
              <w:t>only, and</w:t>
            </w:r>
            <w:proofErr w:type="gramEnd"/>
            <w:r w:rsidRPr="006F2CA2">
              <w:rPr>
                <w:rFonts w:ascii="Times New Roman" w:hAnsi="Times New Roman" w:cs="Times New Roman"/>
                <w:sz w:val="22"/>
                <w:szCs w:val="20"/>
                <w:lang w:val="en-GB" w:eastAsia="en-US"/>
              </w:rPr>
              <w:t xml:space="preserve"> is not an admission to be used against the defendant (or plaintiff) on any other occasion, or by anyone other than the plaintiff (or defendant, or party requiring the admission).</w:t>
            </w:r>
          </w:p>
          <w:p w14:paraId="39C3011A"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GUID=ec855bdf-980d-4d9e-9416-304aa24def2c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Solicitor for the</w:t>
            </w:r>
          </w:p>
          <w:p w14:paraId="090E0BE1"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GUID=283aee96-f98f-4908-beb5-3f071c3502fc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To the plaintiff (or </w:t>
            </w:r>
            <w:proofErr w:type="gramStart"/>
            <w:r w:rsidRPr="006F2CA2">
              <w:rPr>
                <w:rFonts w:ascii="Times New Roman" w:hAnsi="Times New Roman" w:cs="Times New Roman"/>
                <w:sz w:val="22"/>
                <w:szCs w:val="20"/>
                <w:lang w:val="en-GB" w:eastAsia="en-US"/>
              </w:rPr>
              <w:t>defendant)   </w:t>
            </w:r>
            <w:proofErr w:type="gramEnd"/>
            <w:r w:rsidRPr="006F2CA2">
              <w:rPr>
                <w:rFonts w:ascii="Times New Roman" w:hAnsi="Times New Roman" w:cs="Times New Roman"/>
                <w:sz w:val="22"/>
                <w:szCs w:val="20"/>
                <w:lang w:val="en-GB" w:eastAsia="en-US"/>
              </w:rPr>
              <w:t>                                                  and</w:t>
            </w:r>
            <w:r w:rsidRPr="006F2CA2">
              <w:rPr>
                <w:rFonts w:ascii="Times New Roman" w:hAnsi="Times New Roman" w:cs="Times New Roman"/>
                <w:sz w:val="22"/>
                <w:szCs w:val="20"/>
                <w:lang w:val="en-GB" w:eastAsia="en-US"/>
              </w:rPr>
              <w:br/>
              <w:t>his solicitor</w:t>
            </w:r>
          </w:p>
          <w:p w14:paraId="7AEA6A83"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GUID=4e53e829-a7ee-4600-83a5-3b1f7fc6fae1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(example)</w:t>
            </w:r>
          </w:p>
        </w:tc>
      </w:tr>
      <w:tr w:rsidR="005A22FC" w14:paraId="4BE15802" w14:textId="77777777" w:rsidTr="006F2CA2">
        <w:trPr>
          <w:divId w:val="2116439976"/>
          <w:cantSplit/>
          <w:trHeight w:val="60"/>
          <w:jc w:val="center"/>
        </w:trPr>
        <w:tc>
          <w:tcPr>
            <w:tcW w:w="3460" w:type="dxa"/>
            <w:gridSpan w:val="2"/>
            <w:vAlign w:val="center"/>
          </w:tcPr>
          <w:p w14:paraId="736F34C4"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GUID=f3b151e2-8ef1-47a4-8668-93dbb856ae04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Facts admitted.</w:t>
            </w:r>
          </w:p>
        </w:tc>
        <w:tc>
          <w:tcPr>
            <w:tcW w:w="3660" w:type="dxa"/>
            <w:vAlign w:val="center"/>
          </w:tcPr>
          <w:p w14:paraId="0C48473B"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GUID=e542d5a0-384d-4ef3-ae4d-1418e668e83d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Qualifications or Limitations, if any, </w:t>
            </w:r>
            <w:r w:rsidRPr="006F2CA2">
              <w:rPr>
                <w:rFonts w:ascii="Times New Roman" w:hAnsi="Times New Roman" w:cs="Times New Roman"/>
                <w:sz w:val="22"/>
                <w:szCs w:val="20"/>
                <w:lang w:val="en-GB" w:eastAsia="en-US"/>
              </w:rPr>
              <w:br/>
              <w:t>subject to which they are admitted.</w:t>
            </w:r>
          </w:p>
        </w:tc>
      </w:tr>
      <w:tr w:rsidR="005A22FC" w14:paraId="7415B6D3" w14:textId="77777777" w:rsidTr="006F2CA2">
        <w:trPr>
          <w:divId w:val="2116439976"/>
          <w:cantSplit/>
          <w:trHeight w:val="60"/>
          <w:jc w:val="center"/>
        </w:trPr>
        <w:tc>
          <w:tcPr>
            <w:tcW w:w="3460" w:type="dxa"/>
            <w:gridSpan w:val="2"/>
          </w:tcPr>
          <w:p w14:paraId="1EFA19B3"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GUID=356fd0a2-83b2-4925-92f2-f7b1c367955d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w:t>
            </w:r>
            <w:r w:rsidRPr="006F2CA2">
              <w:rPr>
                <w:rFonts w:ascii="Times New Roman" w:hAnsi="Times New Roman" w:cs="Times New Roman"/>
                <w:sz w:val="22"/>
                <w:szCs w:val="20"/>
                <w:lang w:val="en-GB" w:eastAsia="en-US"/>
              </w:rPr>
              <w:tab/>
              <w:t>That A.B. died on the                20  </w:t>
            </w:r>
            <w:proofErr w:type="gramStart"/>
            <w:r w:rsidRPr="006F2CA2">
              <w:rPr>
                <w:rFonts w:ascii="Times New Roman" w:hAnsi="Times New Roman" w:cs="Times New Roman"/>
                <w:sz w:val="22"/>
                <w:szCs w:val="20"/>
                <w:lang w:val="en-GB" w:eastAsia="en-US"/>
              </w:rPr>
              <w:t>  .</w:t>
            </w:r>
            <w:proofErr w:type="gramEnd"/>
          </w:p>
        </w:tc>
        <w:tc>
          <w:tcPr>
            <w:tcW w:w="3660" w:type="dxa"/>
          </w:tcPr>
          <w:p w14:paraId="7BB89AC0"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GUID=874026a7-0f1b-447a-9b44-51009560937f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w:t>
            </w:r>
            <w:r w:rsidRPr="006F2CA2">
              <w:rPr>
                <w:rFonts w:ascii="Times New Roman" w:hAnsi="Times New Roman" w:cs="Times New Roman"/>
                <w:sz w:val="22"/>
                <w:szCs w:val="20"/>
                <w:lang w:val="en-GB" w:eastAsia="en-US"/>
              </w:rPr>
              <w:tab/>
              <w:t>                      —</w:t>
            </w:r>
          </w:p>
        </w:tc>
      </w:tr>
      <w:tr w:rsidR="005A22FC" w14:paraId="6EF6A032" w14:textId="77777777" w:rsidTr="006F2CA2">
        <w:trPr>
          <w:divId w:val="2116439976"/>
          <w:cantSplit/>
          <w:trHeight w:val="60"/>
          <w:jc w:val="center"/>
        </w:trPr>
        <w:tc>
          <w:tcPr>
            <w:tcW w:w="3460" w:type="dxa"/>
            <w:gridSpan w:val="2"/>
          </w:tcPr>
          <w:p w14:paraId="0013BF42"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GUID=a281d645-e084-4688-ab62-1e05da217c06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w:t>
            </w:r>
            <w:r w:rsidRPr="006F2CA2">
              <w:rPr>
                <w:rFonts w:ascii="Times New Roman" w:hAnsi="Times New Roman" w:cs="Times New Roman"/>
                <w:sz w:val="22"/>
                <w:szCs w:val="20"/>
                <w:lang w:val="en-GB" w:eastAsia="en-US"/>
              </w:rPr>
              <w:tab/>
              <w:t>That he died intestate.</w:t>
            </w:r>
          </w:p>
        </w:tc>
        <w:tc>
          <w:tcPr>
            <w:tcW w:w="3660" w:type="dxa"/>
          </w:tcPr>
          <w:p w14:paraId="109CEB2C"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GUID=e332f0ff-ff95-4d4e-9801-c8d06802a1c7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w:t>
            </w:r>
            <w:r w:rsidRPr="006F2CA2">
              <w:rPr>
                <w:rFonts w:ascii="Times New Roman" w:hAnsi="Times New Roman" w:cs="Times New Roman"/>
                <w:sz w:val="22"/>
                <w:szCs w:val="20"/>
                <w:lang w:val="en-GB" w:eastAsia="en-US"/>
              </w:rPr>
              <w:tab/>
              <w:t>                      —</w:t>
            </w:r>
          </w:p>
        </w:tc>
      </w:tr>
      <w:tr w:rsidR="005A22FC" w14:paraId="7B3BBE78" w14:textId="77777777" w:rsidTr="006F2CA2">
        <w:trPr>
          <w:divId w:val="2116439976"/>
          <w:cantSplit/>
          <w:trHeight w:val="60"/>
          <w:jc w:val="center"/>
        </w:trPr>
        <w:tc>
          <w:tcPr>
            <w:tcW w:w="3460" w:type="dxa"/>
            <w:gridSpan w:val="2"/>
          </w:tcPr>
          <w:p w14:paraId="066C81EB"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GUID=94016bf4-50bb-4803-a660-bcb93f3a074b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3.</w:t>
            </w:r>
            <w:r w:rsidRPr="006F2CA2">
              <w:rPr>
                <w:rFonts w:ascii="Times New Roman" w:hAnsi="Times New Roman" w:cs="Times New Roman"/>
                <w:sz w:val="22"/>
                <w:szCs w:val="20"/>
                <w:lang w:val="en-GB" w:eastAsia="en-US"/>
              </w:rPr>
              <w:tab/>
              <w:t>That C.D. was his lawful son.</w:t>
            </w:r>
          </w:p>
        </w:tc>
        <w:tc>
          <w:tcPr>
            <w:tcW w:w="3660" w:type="dxa"/>
          </w:tcPr>
          <w:p w14:paraId="0BC0B711"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GUID=d395e962-171d-482f-92dc-b1d16a27cd70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3.</w:t>
            </w:r>
            <w:r w:rsidRPr="006F2CA2">
              <w:rPr>
                <w:rFonts w:ascii="Times New Roman" w:hAnsi="Times New Roman" w:cs="Times New Roman"/>
                <w:sz w:val="22"/>
                <w:szCs w:val="20"/>
                <w:lang w:val="en-GB" w:eastAsia="en-US"/>
              </w:rPr>
              <w:tab/>
              <w:t>But not that he was his only lawful son.</w:t>
            </w:r>
          </w:p>
        </w:tc>
      </w:tr>
      <w:tr w:rsidR="005A22FC" w14:paraId="3C063313" w14:textId="77777777" w:rsidTr="006F2CA2">
        <w:trPr>
          <w:divId w:val="2116439976"/>
          <w:cantSplit/>
          <w:trHeight w:val="60"/>
          <w:jc w:val="center"/>
        </w:trPr>
        <w:tc>
          <w:tcPr>
            <w:tcW w:w="3460" w:type="dxa"/>
            <w:gridSpan w:val="2"/>
          </w:tcPr>
          <w:p w14:paraId="3E0703BF"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GUID=29276112-1cb9-4254-8173-f497e677069e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4.</w:t>
            </w:r>
            <w:r w:rsidRPr="006F2CA2">
              <w:rPr>
                <w:rFonts w:ascii="Times New Roman" w:hAnsi="Times New Roman" w:cs="Times New Roman"/>
                <w:sz w:val="22"/>
                <w:szCs w:val="20"/>
                <w:lang w:val="en-GB" w:eastAsia="en-US"/>
              </w:rPr>
              <w:tab/>
              <w:t>That E.F. died.</w:t>
            </w:r>
          </w:p>
        </w:tc>
        <w:tc>
          <w:tcPr>
            <w:tcW w:w="3660" w:type="dxa"/>
          </w:tcPr>
          <w:p w14:paraId="2E277D7F"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GUID=e7e89f2f-12fa-4a6e-9b9b-9d92e501b5c4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4.</w:t>
            </w:r>
            <w:r w:rsidRPr="006F2CA2">
              <w:rPr>
                <w:rFonts w:ascii="Times New Roman" w:hAnsi="Times New Roman" w:cs="Times New Roman"/>
                <w:sz w:val="22"/>
                <w:szCs w:val="20"/>
                <w:lang w:val="en-GB" w:eastAsia="en-US"/>
              </w:rPr>
              <w:tab/>
              <w:t>But not that he died on the              20  </w:t>
            </w:r>
            <w:proofErr w:type="gramStart"/>
            <w:r w:rsidRPr="006F2CA2">
              <w:rPr>
                <w:rFonts w:ascii="Times New Roman" w:hAnsi="Times New Roman" w:cs="Times New Roman"/>
                <w:sz w:val="22"/>
                <w:szCs w:val="20"/>
                <w:lang w:val="en-GB" w:eastAsia="en-US"/>
              </w:rPr>
              <w:t>  .</w:t>
            </w:r>
            <w:proofErr w:type="gramEnd"/>
          </w:p>
        </w:tc>
      </w:tr>
      <w:tr w:rsidR="005A22FC" w14:paraId="54D611CD" w14:textId="77777777" w:rsidTr="006F2CA2">
        <w:trPr>
          <w:divId w:val="2116439976"/>
          <w:cantSplit/>
          <w:trHeight w:val="60"/>
          <w:jc w:val="center"/>
        </w:trPr>
        <w:tc>
          <w:tcPr>
            <w:tcW w:w="3460" w:type="dxa"/>
            <w:gridSpan w:val="2"/>
          </w:tcPr>
          <w:p w14:paraId="54E233BF"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GUID=7aa4c291-2c3b-416d-8af4-3471330efbd3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5.</w:t>
            </w:r>
            <w:r w:rsidRPr="006F2CA2">
              <w:rPr>
                <w:rFonts w:ascii="Times New Roman" w:hAnsi="Times New Roman" w:cs="Times New Roman"/>
                <w:sz w:val="22"/>
                <w:szCs w:val="20"/>
                <w:lang w:val="en-GB" w:eastAsia="en-US"/>
              </w:rPr>
              <w:tab/>
              <w:t>That E.F. never was married.</w:t>
            </w:r>
          </w:p>
        </w:tc>
        <w:tc>
          <w:tcPr>
            <w:tcW w:w="3660" w:type="dxa"/>
          </w:tcPr>
          <w:p w14:paraId="04E80A0C"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GUID=4ed289b8-2ef7-4016-a2a6-f132439eb282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5.</w:t>
            </w:r>
            <w:r w:rsidRPr="006F2CA2">
              <w:rPr>
                <w:rFonts w:ascii="Times New Roman" w:hAnsi="Times New Roman" w:cs="Times New Roman"/>
                <w:sz w:val="22"/>
                <w:szCs w:val="20"/>
                <w:lang w:val="en-GB" w:eastAsia="en-US"/>
              </w:rPr>
              <w:tab/>
              <w:t>                      —</w:t>
            </w:r>
          </w:p>
        </w:tc>
      </w:tr>
    </w:tbl>
    <w:p w14:paraId="3375BC17"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7120" w:type="dxa"/>
        <w:jc w:val="center"/>
        <w:tblLook w:val="04A0" w:firstRow="1" w:lastRow="0" w:firstColumn="1" w:lastColumn="0" w:noHBand="0" w:noVBand="1"/>
      </w:tblPr>
      <w:tblGrid>
        <w:gridCol w:w="1320"/>
        <w:gridCol w:w="1660"/>
        <w:gridCol w:w="1080"/>
        <w:gridCol w:w="960"/>
        <w:gridCol w:w="2100"/>
      </w:tblGrid>
      <w:tr w:rsidR="006F2CA2" w:rsidRPr="006F2CA2" w14:paraId="360EFF72" w14:textId="77777777" w:rsidTr="006F2CA2">
        <w:trPr>
          <w:divId w:val="2116439976"/>
          <w:cantSplit/>
          <w:jc w:val="center"/>
        </w:trPr>
        <w:tc>
          <w:tcPr>
            <w:tcW w:w="7120" w:type="dxa"/>
            <w:gridSpan w:val="5"/>
          </w:tcPr>
          <w:p w14:paraId="46BD974C"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72620963"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GUID=d8702860-6933-4ee2-8236-238ae9a58344 </w:instrText>
            </w:r>
            <w:r w:rsidRPr="006F2CA2">
              <w:rPr>
                <w:rFonts w:ascii="Times New Roman" w:hAnsi="Times New Roman" w:cs="Times New Roman"/>
                <w:sz w:val="22"/>
                <w:szCs w:val="20"/>
                <w:lang w:val="en-GB" w:eastAsia="en-US"/>
              </w:rPr>
              <w:fldChar w:fldCharType="end"/>
            </w:r>
            <w:r w:rsidR="004C64D0">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111</w:t>
            </w:r>
          </w:p>
        </w:tc>
      </w:tr>
      <w:tr w:rsidR="006F2CA2" w:rsidRPr="006F2CA2" w14:paraId="4659D3CD" w14:textId="77777777" w:rsidTr="006F2CA2">
        <w:trPr>
          <w:divId w:val="2116439976"/>
          <w:cantSplit/>
          <w:jc w:val="center"/>
        </w:trPr>
        <w:tc>
          <w:tcPr>
            <w:tcW w:w="1320" w:type="dxa"/>
          </w:tcPr>
          <w:p w14:paraId="786A8237"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GUID=f796b0fc-fe8f-48fa-a00c-08bf3fd04321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R.504</w:t>
            </w:r>
          </w:p>
        </w:tc>
        <w:tc>
          <w:tcPr>
            <w:tcW w:w="3700" w:type="dxa"/>
            <w:gridSpan w:val="3"/>
          </w:tcPr>
          <w:p w14:paraId="291274F6"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441DDA4F"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GUID=173a9540-8931-46c7-89cd-8772a4dce551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NOTICE TO ADMIT DOCUMENTS</w:t>
            </w:r>
          </w:p>
        </w:tc>
        <w:tc>
          <w:tcPr>
            <w:tcW w:w="2100" w:type="dxa"/>
          </w:tcPr>
          <w:p w14:paraId="484CD37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GUID=10f882cb-7479-4e62-bab5-43ce4bff2fb0 </w:instrText>
            </w:r>
            <w:r w:rsidRPr="006F2CA2">
              <w:rPr>
                <w:rFonts w:ascii="Times New Roman" w:hAnsi="Times New Roman" w:cs="Times New Roman"/>
                <w:sz w:val="22"/>
                <w:szCs w:val="20"/>
                <w:lang w:val="en-GB" w:eastAsia="en-US"/>
              </w:rPr>
              <w:fldChar w:fldCharType="end"/>
            </w:r>
          </w:p>
        </w:tc>
      </w:tr>
      <w:tr w:rsidR="005A22FC" w14:paraId="0EB2034D" w14:textId="77777777" w:rsidTr="006F2CA2">
        <w:trPr>
          <w:divId w:val="2116439976"/>
          <w:cantSplit/>
          <w:jc w:val="center"/>
        </w:trPr>
        <w:tc>
          <w:tcPr>
            <w:tcW w:w="7120" w:type="dxa"/>
            <w:gridSpan w:val="5"/>
          </w:tcPr>
          <w:p w14:paraId="7F1F2933"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GUID=7ae7b932-8fca-4e2f-8e57-4f88f6a40a7a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697C7F8A"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GUID=0eb8f556-bd68-4898-9c5f-344f9d3d9029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Take notice that the plaintiff (or defendant) in this action proposes to adduce in evidence the several documents hereunder specified, and that the same may be inspected by the defendant (or plaintiff), his solicitor or agent at                  on the         day of                        20       between the hours of                     and                          ; and the defendant (or plaintiff) is hereby required, within 7 days to admit that such of the documents as are specified to be originals were respectively written, signed or executed, as they purport respectively to have been; that such as are specified as copies are true copies; and such documents as are stated to have been served, sent or delivered were so served, sent or delivered respectively; saving all just exceptions to the admissibility of all such documents as evidence in this action.</w:t>
            </w:r>
          </w:p>
          <w:p w14:paraId="6835AE44"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GUID=02465e0d-1867-4270-a3ed-5670baaeb037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And further take notice that if you do not within the </w:t>
            </w:r>
            <w:proofErr w:type="gramStart"/>
            <w:r w:rsidRPr="006F2CA2">
              <w:rPr>
                <w:rFonts w:ascii="Times New Roman" w:hAnsi="Times New Roman" w:cs="Times New Roman"/>
                <w:sz w:val="22"/>
                <w:szCs w:val="20"/>
                <w:lang w:val="en-GB" w:eastAsia="en-US"/>
              </w:rPr>
              <w:t>aforementioned 7</w:t>
            </w:r>
            <w:proofErr w:type="gramEnd"/>
            <w:r w:rsidRPr="006F2CA2">
              <w:rPr>
                <w:rFonts w:ascii="Times New Roman" w:hAnsi="Times New Roman" w:cs="Times New Roman"/>
                <w:sz w:val="22"/>
                <w:szCs w:val="20"/>
                <w:lang w:val="en-GB" w:eastAsia="en-US"/>
              </w:rPr>
              <w:t xml:space="preserve"> days give notice that you do not admit the documents (or any of them) and that you require the same to be proved at the trial you shall be deemed to have admitted the document (or documents) unless the Court shall otherwise order.</w:t>
            </w:r>
          </w:p>
          <w:p w14:paraId="6E6B5E70"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GUID=e2fe93eb-15c8-4aad-a3cb-eb20ac003717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2812D292"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GUID=8637fb00-11cb-45ee-a9a0-d036683e6f3b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Solicitor for the</w:t>
            </w:r>
          </w:p>
          <w:p w14:paraId="7524E375"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GUID=753a8f68-8535-4d58-9e36-3bf804aee9fa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(Here describe the documents, the manner of doing which may be as follows:)</w:t>
            </w:r>
          </w:p>
          <w:p w14:paraId="2336F717"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GUID=622e4ada-04d2-4ecc-ad2f-2c88898d782d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ORIGINALS.</w:t>
            </w:r>
          </w:p>
        </w:tc>
      </w:tr>
      <w:tr w:rsidR="005A22FC" w14:paraId="4FFC2508" w14:textId="77777777" w:rsidTr="006F2CA2">
        <w:trPr>
          <w:divId w:val="2116439976"/>
          <w:cantSplit/>
          <w:trHeight w:val="60"/>
          <w:jc w:val="center"/>
        </w:trPr>
        <w:tc>
          <w:tcPr>
            <w:tcW w:w="5020" w:type="dxa"/>
            <w:gridSpan w:val="4"/>
          </w:tcPr>
          <w:p w14:paraId="5E35618F"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GUID=e9b2a0ec-a235-4418-a4d0-f871cacf8b05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Description of Documents.</w:t>
            </w:r>
          </w:p>
        </w:tc>
        <w:tc>
          <w:tcPr>
            <w:tcW w:w="2100" w:type="dxa"/>
          </w:tcPr>
          <w:p w14:paraId="40EC9AD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GUID=862f6504-9a96-4730-9463-bcec59d8dc4f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Dates.</w:t>
            </w:r>
          </w:p>
        </w:tc>
      </w:tr>
      <w:tr w:rsidR="006F2CA2" w:rsidRPr="006F2CA2" w14:paraId="55D15418" w14:textId="77777777" w:rsidTr="006F2CA2">
        <w:trPr>
          <w:divId w:val="2116439976"/>
          <w:cantSplit/>
          <w:trHeight w:val="60"/>
          <w:jc w:val="center"/>
        </w:trPr>
        <w:tc>
          <w:tcPr>
            <w:tcW w:w="5020" w:type="dxa"/>
            <w:gridSpan w:val="4"/>
          </w:tcPr>
          <w:p w14:paraId="17258D55"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GUID=c6981137-09e4-4146-8c24-626c5faa25fc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w:t>
            </w:r>
          </w:p>
        </w:tc>
        <w:tc>
          <w:tcPr>
            <w:tcW w:w="2100" w:type="dxa"/>
          </w:tcPr>
          <w:p w14:paraId="16ABBF29"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GUID=32578633-e16d-4a37-b7b3-5f7250a6524a </w:instrText>
            </w:r>
            <w:r w:rsidRPr="006F2CA2">
              <w:rPr>
                <w:rFonts w:ascii="Times New Roman" w:hAnsi="Times New Roman" w:cs="Times New Roman"/>
                <w:sz w:val="22"/>
                <w:szCs w:val="20"/>
                <w:lang w:val="en-GB" w:eastAsia="en-US"/>
              </w:rPr>
              <w:fldChar w:fldCharType="end"/>
            </w:r>
          </w:p>
        </w:tc>
      </w:tr>
      <w:tr w:rsidR="006F2CA2" w:rsidRPr="006F2CA2" w14:paraId="1D51FF5F" w14:textId="77777777" w:rsidTr="006F2CA2">
        <w:trPr>
          <w:divId w:val="2116439976"/>
          <w:cantSplit/>
          <w:trHeight w:val="60"/>
          <w:jc w:val="center"/>
        </w:trPr>
        <w:tc>
          <w:tcPr>
            <w:tcW w:w="5020" w:type="dxa"/>
            <w:gridSpan w:val="4"/>
          </w:tcPr>
          <w:p w14:paraId="5A941281"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GUID=fb734c61-9d15-4f94-85a9-708e80dce13d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w:t>
            </w:r>
          </w:p>
        </w:tc>
        <w:tc>
          <w:tcPr>
            <w:tcW w:w="2100" w:type="dxa"/>
          </w:tcPr>
          <w:p w14:paraId="7D96CD61"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GUID=d265b704-c6ec-4b1c-81ff-b57d02b0ab6e </w:instrText>
            </w:r>
            <w:r w:rsidRPr="006F2CA2">
              <w:rPr>
                <w:rFonts w:ascii="Times New Roman" w:hAnsi="Times New Roman" w:cs="Times New Roman"/>
                <w:sz w:val="22"/>
                <w:szCs w:val="20"/>
                <w:lang w:val="en-GB" w:eastAsia="en-US"/>
              </w:rPr>
              <w:fldChar w:fldCharType="end"/>
            </w:r>
          </w:p>
        </w:tc>
      </w:tr>
      <w:tr w:rsidR="006F2CA2" w:rsidRPr="006F2CA2" w14:paraId="1F268B6D" w14:textId="77777777" w:rsidTr="006F2CA2">
        <w:trPr>
          <w:divId w:val="2116439976"/>
          <w:cantSplit/>
          <w:trHeight w:val="60"/>
          <w:jc w:val="center"/>
        </w:trPr>
        <w:tc>
          <w:tcPr>
            <w:tcW w:w="5020" w:type="dxa"/>
            <w:gridSpan w:val="4"/>
          </w:tcPr>
          <w:p w14:paraId="6DBEA02C"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GUID=2c8d8fae-bfda-43fa-b807-52fc97ae67ec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3.</w:t>
            </w:r>
          </w:p>
        </w:tc>
        <w:tc>
          <w:tcPr>
            <w:tcW w:w="2100" w:type="dxa"/>
          </w:tcPr>
          <w:p w14:paraId="4513AED2"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GUID=ba354eb0-b617-4274-bdd1-e02a0c76bca0 </w:instrText>
            </w:r>
            <w:r w:rsidRPr="006F2CA2">
              <w:rPr>
                <w:rFonts w:ascii="Times New Roman" w:hAnsi="Times New Roman" w:cs="Times New Roman"/>
                <w:sz w:val="22"/>
                <w:szCs w:val="20"/>
                <w:lang w:val="en-GB" w:eastAsia="en-US"/>
              </w:rPr>
              <w:fldChar w:fldCharType="end"/>
            </w:r>
          </w:p>
        </w:tc>
      </w:tr>
      <w:tr w:rsidR="006F2CA2" w:rsidRPr="006F2CA2" w14:paraId="5C98752A" w14:textId="77777777" w:rsidTr="006F2CA2">
        <w:trPr>
          <w:divId w:val="2116439976"/>
          <w:cantSplit/>
          <w:trHeight w:val="60"/>
          <w:jc w:val="center"/>
        </w:trPr>
        <w:tc>
          <w:tcPr>
            <w:tcW w:w="5020" w:type="dxa"/>
            <w:gridSpan w:val="4"/>
          </w:tcPr>
          <w:p w14:paraId="24BFA5F9"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GUID=f407c17b-ecbb-4bd9-937e-0586c08b5f5b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4.</w:t>
            </w:r>
          </w:p>
        </w:tc>
        <w:tc>
          <w:tcPr>
            <w:tcW w:w="2100" w:type="dxa"/>
          </w:tcPr>
          <w:p w14:paraId="674EFEF9"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GUID=a90a28f1-71a0-4dff-86c0-f6bbbbce35f9 </w:instrText>
            </w:r>
            <w:r w:rsidRPr="006F2CA2">
              <w:rPr>
                <w:rFonts w:ascii="Times New Roman" w:hAnsi="Times New Roman" w:cs="Times New Roman"/>
                <w:sz w:val="22"/>
                <w:szCs w:val="20"/>
                <w:lang w:val="en-GB" w:eastAsia="en-US"/>
              </w:rPr>
              <w:fldChar w:fldCharType="end"/>
            </w:r>
          </w:p>
        </w:tc>
      </w:tr>
      <w:tr w:rsidR="005A22FC" w14:paraId="31E72A44" w14:textId="77777777" w:rsidTr="006F2CA2">
        <w:trPr>
          <w:divId w:val="2116439976"/>
          <w:cantSplit/>
          <w:trHeight w:val="60"/>
          <w:jc w:val="center"/>
        </w:trPr>
        <w:tc>
          <w:tcPr>
            <w:tcW w:w="5020" w:type="dxa"/>
            <w:gridSpan w:val="4"/>
          </w:tcPr>
          <w:p w14:paraId="5FD3BCE0"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GUID=1a4e2494-19ac-47aa-89d0-12f0f6197d1c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5.</w:t>
            </w:r>
          </w:p>
        </w:tc>
        <w:tc>
          <w:tcPr>
            <w:tcW w:w="2100" w:type="dxa"/>
          </w:tcPr>
          <w:p w14:paraId="5901B770"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GUID=333a599d-958a-4103-998b-4dd41ff9db1a </w:instrText>
            </w:r>
            <w:r w:rsidRPr="006F2CA2">
              <w:rPr>
                <w:rFonts w:ascii="Times New Roman" w:hAnsi="Times New Roman" w:cs="Times New Roman"/>
                <w:sz w:val="22"/>
                <w:szCs w:val="20"/>
                <w:lang w:val="en-GB" w:eastAsia="en-US"/>
              </w:rPr>
              <w:fldChar w:fldCharType="end"/>
            </w:r>
          </w:p>
        </w:tc>
      </w:tr>
      <w:tr w:rsidR="005A22FC" w14:paraId="0A92B849" w14:textId="77777777" w:rsidTr="006F2CA2">
        <w:trPr>
          <w:divId w:val="2116439976"/>
          <w:cantSplit/>
          <w:jc w:val="center"/>
        </w:trPr>
        <w:tc>
          <w:tcPr>
            <w:tcW w:w="7120" w:type="dxa"/>
            <w:gridSpan w:val="5"/>
          </w:tcPr>
          <w:p w14:paraId="0C4D3FBC"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GUID=58789e91-d615-4395-a7a5-9134420f507d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COPIES.</w:t>
            </w:r>
          </w:p>
        </w:tc>
      </w:tr>
      <w:tr w:rsidR="005A22FC" w14:paraId="7A4D34AF" w14:textId="77777777" w:rsidTr="006F2CA2">
        <w:trPr>
          <w:divId w:val="2116439976"/>
          <w:cantSplit/>
          <w:trHeight w:val="100"/>
          <w:jc w:val="center"/>
        </w:trPr>
        <w:tc>
          <w:tcPr>
            <w:tcW w:w="2980" w:type="dxa"/>
            <w:gridSpan w:val="2"/>
            <w:vAlign w:val="center"/>
          </w:tcPr>
          <w:p w14:paraId="39B489B5"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GUID=2b15b097-85fb-4271-adb4-bffe271a7db8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Description of Documents.</w:t>
            </w:r>
          </w:p>
        </w:tc>
        <w:tc>
          <w:tcPr>
            <w:tcW w:w="1080" w:type="dxa"/>
            <w:vAlign w:val="center"/>
          </w:tcPr>
          <w:p w14:paraId="5E13BFA4"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GUID=207d7030-6791-4401-be18-7fa78b556505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Dates.</w:t>
            </w:r>
          </w:p>
        </w:tc>
        <w:tc>
          <w:tcPr>
            <w:tcW w:w="3060" w:type="dxa"/>
            <w:gridSpan w:val="2"/>
            <w:vAlign w:val="center"/>
          </w:tcPr>
          <w:p w14:paraId="36ABDD15"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GUID=121ee327-93f4-4fe9-9a68-9d70a8472266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Original or Duplicate served, sent, or delivered, when, how, and by whom.</w:t>
            </w:r>
          </w:p>
        </w:tc>
      </w:tr>
      <w:tr w:rsidR="006F2CA2" w:rsidRPr="006F2CA2" w14:paraId="23465AE8" w14:textId="77777777" w:rsidTr="006F2CA2">
        <w:trPr>
          <w:divId w:val="2116439976"/>
          <w:cantSplit/>
          <w:trHeight w:val="100"/>
          <w:jc w:val="center"/>
        </w:trPr>
        <w:tc>
          <w:tcPr>
            <w:tcW w:w="2980" w:type="dxa"/>
            <w:gridSpan w:val="2"/>
          </w:tcPr>
          <w:p w14:paraId="7EEB1767"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GUID=00d35228-f208-4738-b86c-e3b2d28bcd3c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w:t>
            </w:r>
          </w:p>
        </w:tc>
        <w:tc>
          <w:tcPr>
            <w:tcW w:w="1080" w:type="dxa"/>
          </w:tcPr>
          <w:p w14:paraId="1BEDD81C"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GUID=85b7e4c5-7db1-457c-a1d3-364196447070 </w:instrText>
            </w:r>
            <w:r w:rsidRPr="006F2CA2">
              <w:rPr>
                <w:rFonts w:ascii="Times New Roman" w:hAnsi="Times New Roman" w:cs="Times New Roman"/>
                <w:sz w:val="22"/>
                <w:szCs w:val="20"/>
                <w:lang w:val="en-GB" w:eastAsia="en-US"/>
              </w:rPr>
              <w:fldChar w:fldCharType="end"/>
            </w:r>
          </w:p>
        </w:tc>
        <w:tc>
          <w:tcPr>
            <w:tcW w:w="3060" w:type="dxa"/>
            <w:gridSpan w:val="2"/>
          </w:tcPr>
          <w:p w14:paraId="0E88703C"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GUID=0f0ebc76-a9e4-4bf1-a305-3227c23aaca9 </w:instrText>
            </w:r>
            <w:r w:rsidRPr="006F2CA2">
              <w:rPr>
                <w:rFonts w:ascii="Times New Roman" w:hAnsi="Times New Roman" w:cs="Times New Roman"/>
                <w:sz w:val="22"/>
                <w:szCs w:val="20"/>
                <w:lang w:val="en-GB" w:eastAsia="en-US"/>
              </w:rPr>
              <w:fldChar w:fldCharType="end"/>
            </w:r>
          </w:p>
        </w:tc>
      </w:tr>
      <w:tr w:rsidR="006F2CA2" w:rsidRPr="006F2CA2" w14:paraId="6645607B" w14:textId="77777777" w:rsidTr="006F2CA2">
        <w:trPr>
          <w:divId w:val="2116439976"/>
          <w:cantSplit/>
          <w:trHeight w:val="100"/>
          <w:jc w:val="center"/>
        </w:trPr>
        <w:tc>
          <w:tcPr>
            <w:tcW w:w="2980" w:type="dxa"/>
            <w:gridSpan w:val="2"/>
          </w:tcPr>
          <w:p w14:paraId="5D1A3718"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GUID=387b57fb-5d63-408e-ae9e-c22561692184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w:t>
            </w:r>
          </w:p>
        </w:tc>
        <w:tc>
          <w:tcPr>
            <w:tcW w:w="1080" w:type="dxa"/>
          </w:tcPr>
          <w:p w14:paraId="51C07221"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GUID=b0b62f59-8898-4f87-b1a1-854f92a095a3 </w:instrText>
            </w:r>
            <w:r w:rsidRPr="006F2CA2">
              <w:rPr>
                <w:rFonts w:ascii="Times New Roman" w:hAnsi="Times New Roman" w:cs="Times New Roman"/>
                <w:sz w:val="22"/>
                <w:szCs w:val="20"/>
                <w:lang w:val="en-GB" w:eastAsia="en-US"/>
              </w:rPr>
              <w:fldChar w:fldCharType="end"/>
            </w:r>
          </w:p>
        </w:tc>
        <w:tc>
          <w:tcPr>
            <w:tcW w:w="3060" w:type="dxa"/>
            <w:gridSpan w:val="2"/>
          </w:tcPr>
          <w:p w14:paraId="5EE730BB"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GUID=d0583f31-629c-4c78-9583-dbae4cc0bc2d </w:instrText>
            </w:r>
            <w:r w:rsidRPr="006F2CA2">
              <w:rPr>
                <w:rFonts w:ascii="Times New Roman" w:hAnsi="Times New Roman" w:cs="Times New Roman"/>
                <w:sz w:val="22"/>
                <w:szCs w:val="20"/>
                <w:lang w:val="en-GB" w:eastAsia="en-US"/>
              </w:rPr>
              <w:fldChar w:fldCharType="end"/>
            </w:r>
          </w:p>
        </w:tc>
      </w:tr>
      <w:tr w:rsidR="005A22FC" w14:paraId="33DEB4A2" w14:textId="77777777" w:rsidTr="006F2CA2">
        <w:trPr>
          <w:divId w:val="2116439976"/>
          <w:cantSplit/>
          <w:trHeight w:val="100"/>
          <w:jc w:val="center"/>
        </w:trPr>
        <w:tc>
          <w:tcPr>
            <w:tcW w:w="2980" w:type="dxa"/>
            <w:gridSpan w:val="2"/>
          </w:tcPr>
          <w:p w14:paraId="0E9333C4"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GUID=6c6c3d9d-eda0-4625-8ae5-d488ec265117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3.</w:t>
            </w:r>
          </w:p>
        </w:tc>
        <w:tc>
          <w:tcPr>
            <w:tcW w:w="1080" w:type="dxa"/>
          </w:tcPr>
          <w:p w14:paraId="40359AF4"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GUID=589211e0-571f-44ca-bdba-0e831f5484a9 </w:instrText>
            </w:r>
            <w:r w:rsidRPr="006F2CA2">
              <w:rPr>
                <w:rFonts w:ascii="Times New Roman" w:hAnsi="Times New Roman" w:cs="Times New Roman"/>
                <w:sz w:val="22"/>
                <w:szCs w:val="20"/>
                <w:lang w:val="en-GB" w:eastAsia="en-US"/>
              </w:rPr>
              <w:fldChar w:fldCharType="end"/>
            </w:r>
          </w:p>
        </w:tc>
        <w:tc>
          <w:tcPr>
            <w:tcW w:w="3060" w:type="dxa"/>
            <w:gridSpan w:val="2"/>
          </w:tcPr>
          <w:p w14:paraId="638657AF"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GUID=5aaa9b23-0c6d-405a-9517-a0b5bb493c0f </w:instrText>
            </w:r>
            <w:r w:rsidRPr="006F2CA2">
              <w:rPr>
                <w:rFonts w:ascii="Times New Roman" w:hAnsi="Times New Roman" w:cs="Times New Roman"/>
                <w:sz w:val="22"/>
                <w:szCs w:val="20"/>
                <w:lang w:val="en-GB" w:eastAsia="en-US"/>
              </w:rPr>
              <w:fldChar w:fldCharType="end"/>
            </w:r>
          </w:p>
        </w:tc>
      </w:tr>
    </w:tbl>
    <w:p w14:paraId="01C47F73"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7100" w:type="dxa"/>
        <w:jc w:val="center"/>
        <w:tblLook w:val="04A0" w:firstRow="1" w:lastRow="0" w:firstColumn="1" w:lastColumn="0" w:noHBand="0" w:noVBand="1"/>
      </w:tblPr>
      <w:tblGrid>
        <w:gridCol w:w="3960"/>
        <w:gridCol w:w="1080"/>
        <w:gridCol w:w="2060"/>
      </w:tblGrid>
      <w:tr w:rsidR="006F2CA2" w:rsidRPr="006F2CA2" w14:paraId="1CE57481" w14:textId="77777777" w:rsidTr="006F2CA2">
        <w:trPr>
          <w:divId w:val="2116439976"/>
          <w:cantSplit/>
          <w:jc w:val="center"/>
        </w:trPr>
        <w:tc>
          <w:tcPr>
            <w:tcW w:w="7100" w:type="dxa"/>
            <w:gridSpan w:val="3"/>
          </w:tcPr>
          <w:p w14:paraId="6A5A1506"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GUID=9c2759b2-2b76-450b-88fe-37cbc6d7f90e </w:instrText>
            </w:r>
            <w:r w:rsidRPr="006F2CA2">
              <w:rPr>
                <w:rFonts w:ascii="Times New Roman" w:hAnsi="Times New Roman" w:cs="Times New Roman"/>
                <w:sz w:val="22"/>
                <w:szCs w:val="20"/>
                <w:lang w:val="en-GB" w:eastAsia="en-US"/>
              </w:rPr>
              <w:fldChar w:fldCharType="end"/>
            </w:r>
            <w:r w:rsidR="004C64D0">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112</w:t>
            </w:r>
          </w:p>
        </w:tc>
      </w:tr>
      <w:tr w:rsidR="006F2CA2" w:rsidRPr="006F2CA2" w14:paraId="5D3F6EAB" w14:textId="77777777" w:rsidTr="006F2CA2">
        <w:trPr>
          <w:gridAfter w:val="1"/>
          <w:divId w:val="2116439976"/>
          <w:wAfter w:w="2060" w:type="dxa"/>
          <w:cantSplit/>
          <w:jc w:val="center"/>
        </w:trPr>
        <w:tc>
          <w:tcPr>
            <w:tcW w:w="5040" w:type="dxa"/>
            <w:gridSpan w:val="2"/>
          </w:tcPr>
          <w:p w14:paraId="29B343DE"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t>R.504</w:t>
            </w: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GUID=09c6c050-72a9-4d70-8de2-4df53fa4103c </w:instrText>
            </w:r>
            <w:r w:rsidRPr="006F2CA2">
              <w:rPr>
                <w:rFonts w:ascii="Times New Roman" w:hAnsi="Times New Roman" w:cs="Times New Roman"/>
                <w:sz w:val="18"/>
                <w:szCs w:val="18"/>
                <w:lang w:val="en-GB" w:eastAsia="en-US"/>
              </w:rPr>
              <w:fldChar w:fldCharType="end"/>
            </w:r>
          </w:p>
        </w:tc>
      </w:tr>
      <w:tr w:rsidR="006F2CA2" w:rsidRPr="006F2CA2" w14:paraId="2A53EBA9" w14:textId="77777777" w:rsidTr="006F2CA2">
        <w:trPr>
          <w:divId w:val="2116439976"/>
          <w:cantSplit/>
          <w:jc w:val="center"/>
        </w:trPr>
        <w:tc>
          <w:tcPr>
            <w:tcW w:w="7100" w:type="dxa"/>
            <w:gridSpan w:val="3"/>
          </w:tcPr>
          <w:p w14:paraId="658579D9"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NOTICE OF NON-ADMISSION OF DOCUMENTS</w:t>
            </w:r>
          </w:p>
          <w:p w14:paraId="4CA070F8"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GUID=dedd94bc-9817-4546-9e62-32e8fc91ac37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421AAC97"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GUID=ff334f24-1c99-4077-b133-6734597eb70a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Take notice that I do not admit Numbers (</w:t>
            </w:r>
            <w:proofErr w:type="gramStart"/>
            <w:r w:rsidRPr="006F2CA2">
              <w:rPr>
                <w:rFonts w:ascii="Times New Roman" w:hAnsi="Times New Roman" w:cs="Times New Roman"/>
                <w:sz w:val="22"/>
                <w:szCs w:val="20"/>
                <w:lang w:val="en-GB" w:eastAsia="en-US"/>
              </w:rPr>
              <w:t>e.g.</w:t>
            </w:r>
            <w:proofErr w:type="gramEnd"/>
            <w:r w:rsidRPr="006F2CA2">
              <w:rPr>
                <w:rFonts w:ascii="Times New Roman" w:hAnsi="Times New Roman" w:cs="Times New Roman"/>
                <w:sz w:val="22"/>
                <w:szCs w:val="20"/>
                <w:lang w:val="en-GB" w:eastAsia="en-US"/>
              </w:rPr>
              <w:t xml:space="preserve"> 1, 2 and 5) of the documents (as the case may be) in the Notice to Admit Documents saving all just exceptions to the same as evidence.</w:t>
            </w:r>
          </w:p>
          <w:p w14:paraId="145BF62C"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GUID=62516543-bb11-4ea1-9e96-ea10b58ff509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26FFBD3E"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GUID=af916429-78ae-42f7-8100-4a11c89e219d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Solicitor for the</w:t>
            </w:r>
          </w:p>
          <w:p w14:paraId="3C0BC366"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GUID=342620eb-2122-4f87-b52b-f8933b62d184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the plaintiff (or defendant) and his solicitor.</w:t>
            </w:r>
          </w:p>
        </w:tc>
      </w:tr>
      <w:tr w:rsidR="006F2CA2" w:rsidRPr="006F2CA2" w14:paraId="06277EA0" w14:textId="77777777" w:rsidTr="006F2CA2">
        <w:trPr>
          <w:divId w:val="2116439976"/>
          <w:cantSplit/>
          <w:jc w:val="center"/>
        </w:trPr>
        <w:tc>
          <w:tcPr>
            <w:tcW w:w="7100" w:type="dxa"/>
            <w:gridSpan w:val="3"/>
          </w:tcPr>
          <w:p w14:paraId="7084706F"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23DA3B73"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GUID=6d1c865d-c3d9-4ac2-b158-833de5285b0c </w:instrText>
            </w:r>
            <w:r w:rsidRPr="006F2CA2">
              <w:rPr>
                <w:rFonts w:ascii="Times New Roman" w:hAnsi="Times New Roman" w:cs="Times New Roman"/>
                <w:sz w:val="22"/>
                <w:szCs w:val="20"/>
                <w:lang w:val="en-GB" w:eastAsia="en-US"/>
              </w:rPr>
              <w:fldChar w:fldCharType="end"/>
            </w:r>
            <w:r w:rsidR="004C64D0">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113</w:t>
            </w:r>
          </w:p>
        </w:tc>
      </w:tr>
      <w:tr w:rsidR="006F2CA2" w:rsidRPr="006F2CA2" w14:paraId="69A53BAC" w14:textId="77777777" w:rsidTr="006F2CA2">
        <w:trPr>
          <w:gridAfter w:val="2"/>
          <w:divId w:val="2116439976"/>
          <w:wAfter w:w="3140" w:type="dxa"/>
          <w:cantSplit/>
          <w:jc w:val="center"/>
        </w:trPr>
        <w:tc>
          <w:tcPr>
            <w:tcW w:w="3960" w:type="dxa"/>
          </w:tcPr>
          <w:p w14:paraId="34317D6B"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t>R.504</w:t>
            </w: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GUID=4c9e64da-251f-47d9-bbe8-dc4d67b05721 </w:instrText>
            </w:r>
            <w:r w:rsidRPr="006F2CA2">
              <w:rPr>
                <w:rFonts w:ascii="Times New Roman" w:hAnsi="Times New Roman" w:cs="Times New Roman"/>
                <w:sz w:val="18"/>
                <w:szCs w:val="18"/>
                <w:lang w:val="en-GB" w:eastAsia="en-US"/>
              </w:rPr>
              <w:fldChar w:fldCharType="end"/>
            </w:r>
          </w:p>
        </w:tc>
      </w:tr>
      <w:tr w:rsidR="006F2CA2" w:rsidRPr="006F2CA2" w14:paraId="3D462E0B" w14:textId="77777777" w:rsidTr="006F2CA2">
        <w:trPr>
          <w:divId w:val="2116439976"/>
          <w:cantSplit/>
          <w:jc w:val="center"/>
        </w:trPr>
        <w:tc>
          <w:tcPr>
            <w:tcW w:w="7100" w:type="dxa"/>
            <w:gridSpan w:val="3"/>
          </w:tcPr>
          <w:p w14:paraId="02EF3278"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NOTICE TO PRODUCE</w:t>
            </w:r>
          </w:p>
          <w:p w14:paraId="2D6FD82C"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GUID=6cc72c27-b577-4cdd-966c-110ebca5e148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36C4DAC4"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GUID=ced62091-21b6-4e30-a499-7b11859afd65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Take notice that you are hereby required to produce and show to the Court on the trial of this                                all books, papers, letters, copies of letters, and other writings and documents in your custody, possession, or power, containing any entry, memorandum, or minute relating to the matters in question in this and particularly —</w:t>
            </w:r>
          </w:p>
          <w:p w14:paraId="39096653"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GUID=1681febe-3cb2-4d28-b801-978682ce2695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38A73ED1"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GUID=9875faa9-7062-4b91-ad67-67d914ab74c3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Solicitor for the</w:t>
            </w:r>
          </w:p>
          <w:p w14:paraId="0321A867"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GUID=cbb05c8e-5dc4-4fb6-8b8b-649481a91327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the plaintiff (or defendant) and his solicitor.</w:t>
            </w:r>
          </w:p>
        </w:tc>
      </w:tr>
    </w:tbl>
    <w:p w14:paraId="48611F6F" w14:textId="77777777" w:rsidR="006F2CA2" w:rsidRPr="006F2CA2" w:rsidRDefault="006F2CA2" w:rsidP="006F2CA2">
      <w:pPr>
        <w:spacing w:before="0" w:after="200" w:line="276" w:lineRule="auto"/>
        <w:jc w:val="center"/>
        <w:divId w:val="2116439976"/>
        <w:rPr>
          <w:rFonts w:ascii="Times New Roman" w:hAnsi="Times New Roman" w:cs="Times New Roman"/>
          <w:sz w:val="26"/>
          <w:szCs w:val="20"/>
          <w:lang w:val="en-GB" w:eastAsia="en-US"/>
        </w:rPr>
      </w:pPr>
    </w:p>
    <w:p w14:paraId="50FFC216"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p>
    <w:tbl>
      <w:tblPr>
        <w:tblW w:w="7424" w:type="dxa"/>
        <w:jc w:val="center"/>
        <w:tblLook w:val="04A0" w:firstRow="1" w:lastRow="0" w:firstColumn="1" w:lastColumn="0" w:noHBand="0" w:noVBand="1"/>
      </w:tblPr>
      <w:tblGrid>
        <w:gridCol w:w="7424"/>
      </w:tblGrid>
      <w:tr w:rsidR="006F2CA2" w:rsidRPr="006F2CA2" w14:paraId="36495C27" w14:textId="77777777" w:rsidTr="00A1223F">
        <w:trPr>
          <w:divId w:val="2116439976"/>
          <w:cantSplit/>
          <w:jc w:val="center"/>
        </w:trPr>
        <w:tc>
          <w:tcPr>
            <w:tcW w:w="7424" w:type="dxa"/>
          </w:tcPr>
          <w:tbl>
            <w:tblPr>
              <w:tblW w:w="7208" w:type="dxa"/>
              <w:jc w:val="center"/>
              <w:tblLook w:val="04A0" w:firstRow="1" w:lastRow="0" w:firstColumn="1" w:lastColumn="0" w:noHBand="0" w:noVBand="1"/>
            </w:tblPr>
            <w:tblGrid>
              <w:gridCol w:w="108"/>
              <w:gridCol w:w="972"/>
              <w:gridCol w:w="168"/>
              <w:gridCol w:w="4840"/>
              <w:gridCol w:w="12"/>
              <w:gridCol w:w="1000"/>
              <w:gridCol w:w="108"/>
            </w:tblGrid>
            <w:tr w:rsidR="00A1223F" w14:paraId="7DD3C895" w14:textId="77777777" w:rsidTr="00205B95">
              <w:trPr>
                <w:gridBefore w:val="1"/>
                <w:wBefore w:w="108" w:type="dxa"/>
                <w:cantSplit/>
                <w:jc w:val="center"/>
              </w:trPr>
              <w:tc>
                <w:tcPr>
                  <w:tcW w:w="7100" w:type="dxa"/>
                  <w:gridSpan w:val="6"/>
                </w:tcPr>
                <w:p w14:paraId="7EC59AE2" w14:textId="77777777" w:rsidR="00A1223F" w:rsidRDefault="00A1223F" w:rsidP="00205B95">
                  <w:pPr>
                    <w:pStyle w:val="TableItemCentered"/>
                  </w:pPr>
                  <w:r>
                    <w:lastRenderedPageBreak/>
                    <w:fldChar w:fldCharType="begin"/>
                  </w:r>
                  <w:r>
                    <w:instrText xml:space="preserve"> GUID=c4a49381-7752-42dc-a420-036503383340 </w:instrText>
                  </w:r>
                  <w:r>
                    <w:fldChar w:fldCharType="end"/>
                  </w:r>
                  <w:r w:rsidR="004C64D0">
                    <w:t>FORM</w:t>
                  </w:r>
                  <w:r>
                    <w:t xml:space="preserve"> 114</w:t>
                  </w:r>
                </w:p>
              </w:tc>
            </w:tr>
            <w:tr w:rsidR="00A1223F" w14:paraId="2C987A0E" w14:textId="77777777" w:rsidTr="00205B95">
              <w:trPr>
                <w:gridBefore w:val="1"/>
                <w:wBefore w:w="108" w:type="dxa"/>
                <w:cantSplit/>
                <w:jc w:val="center"/>
              </w:trPr>
              <w:tc>
                <w:tcPr>
                  <w:tcW w:w="1140" w:type="dxa"/>
                  <w:gridSpan w:val="2"/>
                </w:tcPr>
                <w:p w14:paraId="40C2FF54" w14:textId="77777777" w:rsidR="00A1223F" w:rsidRPr="00736C5C" w:rsidRDefault="00A1223F" w:rsidP="00205B95">
                  <w:pPr>
                    <w:pStyle w:val="TableItemNoIndent"/>
                    <w:rPr>
                      <w:sz w:val="18"/>
                      <w:szCs w:val="18"/>
                    </w:rPr>
                  </w:pPr>
                  <w:r w:rsidRPr="00736C5C">
                    <w:rPr>
                      <w:sz w:val="18"/>
                      <w:szCs w:val="18"/>
                    </w:rPr>
                    <w:fldChar w:fldCharType="begin"/>
                  </w:r>
                  <w:r w:rsidRPr="00736C5C">
                    <w:rPr>
                      <w:sz w:val="18"/>
                      <w:szCs w:val="18"/>
                    </w:rPr>
                    <w:instrText xml:space="preserve"> GUID=4d30ac77-2b73-4ade-b601-66b5b8834226 </w:instrText>
                  </w:r>
                  <w:r w:rsidRPr="00736C5C">
                    <w:rPr>
                      <w:sz w:val="18"/>
                      <w:szCs w:val="18"/>
                    </w:rPr>
                    <w:fldChar w:fldCharType="end"/>
                  </w:r>
                  <w:r w:rsidRPr="00736C5C">
                    <w:rPr>
                      <w:sz w:val="18"/>
                      <w:szCs w:val="18"/>
                    </w:rPr>
                    <w:t>R.516</w:t>
                  </w:r>
                </w:p>
              </w:tc>
              <w:tc>
                <w:tcPr>
                  <w:tcW w:w="4840" w:type="dxa"/>
                </w:tcPr>
                <w:p w14:paraId="13CA1575" w14:textId="77777777" w:rsidR="00A1223F" w:rsidRDefault="00A1223F" w:rsidP="00205B95">
                  <w:pPr>
                    <w:pStyle w:val="TableItemCentered"/>
                  </w:pPr>
                </w:p>
                <w:p w14:paraId="4AA5D81C" w14:textId="77777777" w:rsidR="00A1223F" w:rsidRDefault="00A1223F" w:rsidP="00205B95">
                  <w:pPr>
                    <w:pStyle w:val="TableItemCentered"/>
                  </w:pPr>
                  <w:r>
                    <w:fldChar w:fldCharType="begin"/>
                  </w:r>
                  <w:r>
                    <w:instrText xml:space="preserve"> GUID=a186eb45-3694-48fd-894e-81da674da003 </w:instrText>
                  </w:r>
                  <w:r>
                    <w:fldChar w:fldCharType="end"/>
                  </w:r>
                  <w:r>
                    <w:t>ORDER FOR INTERIM INJUNCTION</w:t>
                  </w:r>
                </w:p>
              </w:tc>
              <w:tc>
                <w:tcPr>
                  <w:tcW w:w="1120" w:type="dxa"/>
                  <w:gridSpan w:val="3"/>
                </w:tcPr>
                <w:p w14:paraId="57608343" w14:textId="77777777" w:rsidR="00A1223F" w:rsidRDefault="00A1223F" w:rsidP="00205B95">
                  <w:pPr>
                    <w:pStyle w:val="TableItemCentered"/>
                  </w:pPr>
                  <w:r>
                    <w:fldChar w:fldCharType="begin"/>
                  </w:r>
                  <w:r>
                    <w:instrText xml:space="preserve"> GUID=c32f100e-4f71-40d5-a84d-7c4fd0e87c47 </w:instrText>
                  </w:r>
                  <w:r>
                    <w:fldChar w:fldCharType="end"/>
                  </w:r>
                </w:p>
              </w:tc>
            </w:tr>
            <w:tr w:rsidR="00A1223F" w14:paraId="6213CDD3" w14:textId="77777777" w:rsidTr="00205B95">
              <w:trPr>
                <w:gridBefore w:val="1"/>
                <w:wBefore w:w="108" w:type="dxa"/>
                <w:cantSplit/>
                <w:jc w:val="center"/>
              </w:trPr>
              <w:tc>
                <w:tcPr>
                  <w:tcW w:w="7100" w:type="dxa"/>
                  <w:gridSpan w:val="6"/>
                </w:tcPr>
                <w:p w14:paraId="708F4752" w14:textId="77777777" w:rsidR="00A1223F" w:rsidRDefault="00A1223F" w:rsidP="00205B95">
                  <w:pPr>
                    <w:pStyle w:val="TableItemCentered"/>
                  </w:pPr>
                  <w:r>
                    <w:fldChar w:fldCharType="begin"/>
                  </w:r>
                  <w:r>
                    <w:instrText xml:space="preserve"> GUID=9bb46fff-1886-4d55-9c2e-cdc218966770 </w:instrText>
                  </w:r>
                  <w:r>
                    <w:fldChar w:fldCharType="end"/>
                  </w:r>
                  <w:r>
                    <w:t>(Title as in action)</w:t>
                  </w:r>
                </w:p>
                <w:p w14:paraId="43B005A2" w14:textId="77777777" w:rsidR="00A1223F" w:rsidRDefault="00A1223F" w:rsidP="00205B95">
                  <w:pPr>
                    <w:pStyle w:val="ScheduleSectionTextIndent"/>
                    <w:ind w:firstLine="600"/>
                  </w:pPr>
                  <w:r>
                    <w:fldChar w:fldCharType="begin"/>
                  </w:r>
                  <w:r>
                    <w:instrText xml:space="preserve"> GUID=2c7f96d8-507f-4f5f-9769-d24a7a2222d0 </w:instrText>
                  </w:r>
                  <w:r>
                    <w:fldChar w:fldCharType="end"/>
                  </w:r>
                  <w:r>
                    <w:t>Upon the application of                                    and upon reading the affidavit of                          , filed the         day of                          20       , and upon hearing                               , and the plaintiff by his said                          undertaking to abide by any order the Court or a Judge may make as to damages in case the Court or a Judge should hereafter be of opinion that the defendant                                    shall have sustained any by reason of this order which the plaintiff ought to pay. It is ordered and directed that the defendant(s) (</w:t>
                  </w:r>
                  <w:r>
                    <w:rPr>
                      <w:i/>
                    </w:rPr>
                    <w:t>a</w:t>
                  </w:r>
                  <w:r>
                    <w:t>)                     by himself (themselves) his (their) agents or employees or otherwise be restrained, and an Injunction is hereby granted restraining him (them) from until after the hearing of a summons returnable on the          day of                                   20       (or until after the trial of this action) or until further order.</w:t>
                  </w:r>
                </w:p>
                <w:p w14:paraId="52D4E09B" w14:textId="77777777" w:rsidR="00A1223F" w:rsidRDefault="00A1223F" w:rsidP="00205B95">
                  <w:pPr>
                    <w:pStyle w:val="ScheduleSectionTextIndent"/>
                    <w:ind w:firstLine="600"/>
                  </w:pPr>
                  <w:r>
                    <w:fldChar w:fldCharType="begin"/>
                  </w:r>
                  <w:r>
                    <w:instrText xml:space="preserve"> GUID=80b56119-da68-4106-9f2b-fd776a38a0ae </w:instrText>
                  </w:r>
                  <w:r>
                    <w:fldChar w:fldCharType="end"/>
                  </w:r>
                  <w:r>
                    <w:t>Dated this       day of                  20   </w:t>
                  </w:r>
                  <w:proofErr w:type="gramStart"/>
                  <w:r>
                    <w:t>  .</w:t>
                  </w:r>
                  <w:proofErr w:type="gramEnd"/>
                </w:p>
                <w:p w14:paraId="4BB98275" w14:textId="77777777" w:rsidR="00A1223F" w:rsidRDefault="00A1223F" w:rsidP="00205B95">
                  <w:pPr>
                    <w:pStyle w:val="TableItemNoIndent"/>
                  </w:pPr>
                  <w:r>
                    <w:fldChar w:fldCharType="begin"/>
                  </w:r>
                  <w:r>
                    <w:instrText xml:space="preserve"> GUID=50420ab7-e361-4ffb-9331-9805b4568c27 </w:instrText>
                  </w:r>
                  <w:r>
                    <w:fldChar w:fldCharType="end"/>
                  </w:r>
                  <w:r>
                    <w:t># This form requires sealing by the Court and the signature of the Registrar</w:t>
                  </w:r>
                  <w:r>
                    <w:rPr>
                      <w:i/>
                    </w:rPr>
                    <w:t>.</w:t>
                  </w:r>
                </w:p>
                <w:p w14:paraId="26CEAEC7" w14:textId="77777777" w:rsidR="00A1223F" w:rsidRDefault="00A1223F" w:rsidP="00205B95">
                  <w:pPr>
                    <w:pStyle w:val="TableItemIndent1"/>
                    <w:jc w:val="both"/>
                  </w:pPr>
                  <w:r>
                    <w:fldChar w:fldCharType="begin"/>
                  </w:r>
                  <w:r>
                    <w:instrText xml:space="preserve"> GUID=c8d9b4e0-ee5c-48aa-8dad-85dd00b8c255 </w:instrText>
                  </w:r>
                  <w:r>
                    <w:fldChar w:fldCharType="end"/>
                  </w:r>
                  <w:r>
                    <w:t>(</w:t>
                  </w:r>
                  <w:r>
                    <w:rPr>
                      <w:i/>
                    </w:rPr>
                    <w:t>a</w:t>
                  </w:r>
                  <w:r>
                    <w:t>)</w:t>
                  </w:r>
                  <w:r>
                    <w:tab/>
                    <w:t>Where the injunction is against a limited company or a corporate body, the Form should read: “that the defendants (insert name of company or corporate body) by their agents or employees or otherwise be restrained, etc.”.</w:t>
                  </w:r>
                </w:p>
              </w:tc>
            </w:tr>
            <w:tr w:rsidR="00A1223F" w14:paraId="45784F51" w14:textId="77777777" w:rsidTr="00205B95">
              <w:trPr>
                <w:gridAfter w:val="1"/>
                <w:wAfter w:w="108" w:type="dxa"/>
                <w:cantSplit/>
                <w:jc w:val="center"/>
              </w:trPr>
              <w:tc>
                <w:tcPr>
                  <w:tcW w:w="7100" w:type="dxa"/>
                  <w:gridSpan w:val="6"/>
                </w:tcPr>
                <w:p w14:paraId="2CCC0712" w14:textId="77777777" w:rsidR="00A1223F" w:rsidRDefault="00A1223F" w:rsidP="00205B95">
                  <w:pPr>
                    <w:pStyle w:val="TableItemCentered"/>
                  </w:pPr>
                </w:p>
                <w:p w14:paraId="2A381B33" w14:textId="77777777" w:rsidR="00A1223F" w:rsidRDefault="00A1223F" w:rsidP="00205B95">
                  <w:pPr>
                    <w:pStyle w:val="TableItemCentered"/>
                  </w:pPr>
                  <w:r>
                    <w:fldChar w:fldCharType="begin"/>
                  </w:r>
                  <w:r>
                    <w:instrText xml:space="preserve"> GUID=dcfa56f5-63ef-414f-898c-a30fae572776 </w:instrText>
                  </w:r>
                  <w:r>
                    <w:fldChar w:fldCharType="end"/>
                  </w:r>
                  <w:r w:rsidR="004C64D0">
                    <w:t>FORM</w:t>
                  </w:r>
                  <w:r>
                    <w:t xml:space="preserve"> 115</w:t>
                  </w:r>
                </w:p>
              </w:tc>
            </w:tr>
            <w:tr w:rsidR="00A1223F" w14:paraId="54D92856" w14:textId="77777777" w:rsidTr="00205B95">
              <w:trPr>
                <w:gridAfter w:val="1"/>
                <w:wAfter w:w="108" w:type="dxa"/>
                <w:cantSplit/>
                <w:jc w:val="center"/>
              </w:trPr>
              <w:tc>
                <w:tcPr>
                  <w:tcW w:w="1080" w:type="dxa"/>
                  <w:gridSpan w:val="2"/>
                </w:tcPr>
                <w:p w14:paraId="33879D75" w14:textId="77777777" w:rsidR="00A1223F" w:rsidRPr="00736C5C" w:rsidRDefault="00A1223F" w:rsidP="00205B95">
                  <w:pPr>
                    <w:pStyle w:val="TableItemNoIndent"/>
                    <w:rPr>
                      <w:sz w:val="18"/>
                      <w:szCs w:val="18"/>
                    </w:rPr>
                  </w:pPr>
                  <w:r w:rsidRPr="00736C5C">
                    <w:rPr>
                      <w:sz w:val="18"/>
                      <w:szCs w:val="18"/>
                    </w:rPr>
                    <w:fldChar w:fldCharType="begin"/>
                  </w:r>
                  <w:r w:rsidRPr="00736C5C">
                    <w:rPr>
                      <w:sz w:val="18"/>
                      <w:szCs w:val="18"/>
                    </w:rPr>
                    <w:instrText xml:space="preserve"> GUID=8d4b0b09-9dbd-4e31-9661-886eed328950 </w:instrText>
                  </w:r>
                  <w:r w:rsidRPr="00736C5C">
                    <w:rPr>
                      <w:sz w:val="18"/>
                      <w:szCs w:val="18"/>
                    </w:rPr>
                    <w:fldChar w:fldCharType="end"/>
                  </w:r>
                  <w:r w:rsidRPr="00736C5C">
                    <w:rPr>
                      <w:sz w:val="18"/>
                      <w:szCs w:val="18"/>
                    </w:rPr>
                    <w:t>R.535</w:t>
                  </w:r>
                </w:p>
              </w:tc>
              <w:tc>
                <w:tcPr>
                  <w:tcW w:w="5020" w:type="dxa"/>
                  <w:gridSpan w:val="3"/>
                </w:tcPr>
                <w:p w14:paraId="74B072D5" w14:textId="77777777" w:rsidR="00A1223F" w:rsidRDefault="00A1223F" w:rsidP="00205B95">
                  <w:pPr>
                    <w:pStyle w:val="TableItemCentered"/>
                  </w:pPr>
                </w:p>
                <w:p w14:paraId="303253B6" w14:textId="77777777" w:rsidR="00A1223F" w:rsidRDefault="00A1223F" w:rsidP="00205B95">
                  <w:pPr>
                    <w:pStyle w:val="TableItemCentered"/>
                  </w:pPr>
                  <w:r>
                    <w:fldChar w:fldCharType="begin"/>
                  </w:r>
                  <w:r>
                    <w:instrText xml:space="preserve"> GUID=10452841-a95d-4661-8a2e-78eb8d8c4ea4 </w:instrText>
                  </w:r>
                  <w:r>
                    <w:fldChar w:fldCharType="end"/>
                  </w:r>
                  <w:r>
                    <w:t>RECEIVER’S SECURITY BY UNDERTAKING</w:t>
                  </w:r>
                </w:p>
              </w:tc>
              <w:tc>
                <w:tcPr>
                  <w:tcW w:w="1000" w:type="dxa"/>
                </w:tcPr>
                <w:p w14:paraId="15C22A30" w14:textId="77777777" w:rsidR="00A1223F" w:rsidRDefault="00A1223F" w:rsidP="00205B95">
                  <w:pPr>
                    <w:pStyle w:val="TableItemCentered"/>
                  </w:pPr>
                  <w:r>
                    <w:fldChar w:fldCharType="begin"/>
                  </w:r>
                  <w:r>
                    <w:instrText xml:space="preserve"> GUID=01a87422-3cfb-44ec-a189-dbc97a024c46 </w:instrText>
                  </w:r>
                  <w:r>
                    <w:fldChar w:fldCharType="end"/>
                  </w:r>
                </w:p>
              </w:tc>
            </w:tr>
            <w:tr w:rsidR="00A1223F" w14:paraId="36C7F7C6" w14:textId="77777777" w:rsidTr="00205B95">
              <w:trPr>
                <w:gridAfter w:val="1"/>
                <w:wAfter w:w="108" w:type="dxa"/>
                <w:cantSplit/>
                <w:jc w:val="center"/>
              </w:trPr>
              <w:tc>
                <w:tcPr>
                  <w:tcW w:w="7100" w:type="dxa"/>
                  <w:gridSpan w:val="6"/>
                </w:tcPr>
                <w:p w14:paraId="29ED4E39" w14:textId="77777777" w:rsidR="00A1223F" w:rsidRDefault="00A1223F" w:rsidP="00205B95">
                  <w:pPr>
                    <w:pStyle w:val="TableItemCentered"/>
                  </w:pPr>
                  <w:r>
                    <w:fldChar w:fldCharType="begin"/>
                  </w:r>
                  <w:r>
                    <w:instrText xml:space="preserve"> GUID=59eef798-f06a-4a5b-b6ee-1276891ddec8 </w:instrText>
                  </w:r>
                  <w:r>
                    <w:fldChar w:fldCharType="end"/>
                  </w:r>
                  <w:r>
                    <w:t>(Title as in action)</w:t>
                  </w:r>
                </w:p>
                <w:p w14:paraId="0FDEB887" w14:textId="77777777" w:rsidR="00A1223F" w:rsidRDefault="00A1223F" w:rsidP="00205B95">
                  <w:pPr>
                    <w:pStyle w:val="ScheduleSectionTextIndent"/>
                    <w:ind w:firstLine="600"/>
                  </w:pPr>
                  <w:r>
                    <w:fldChar w:fldCharType="begin"/>
                  </w:r>
                  <w:r>
                    <w:instrText xml:space="preserve"> GUID=aab58f55-0679-458e-b2f7-e73ddcbdd726 </w:instrText>
                  </w:r>
                  <w:r>
                    <w:fldChar w:fldCharType="end"/>
                  </w:r>
                  <w:r>
                    <w:t>I,                                       , of                                         the receiver (and manager) appointed by order dated                                   (or proposed to be appointed) in this action hereby undertake with the Court to duly account for all moneys and property received by me as such receiver (or manager) or for which I may be held liable and to pay the balances from time to time found due from me and to deliver any property received by me as such receiver (or manager) at such times and in such manner in all respects as the Court or a Judge shall direct.</w:t>
                  </w:r>
                </w:p>
                <w:p w14:paraId="6E59C205" w14:textId="77777777" w:rsidR="00A1223F" w:rsidRDefault="00A1223F" w:rsidP="00205B95">
                  <w:pPr>
                    <w:pStyle w:val="ScheduleSectionTextIndent"/>
                    <w:ind w:firstLine="600"/>
                  </w:pPr>
                  <w:r>
                    <w:fldChar w:fldCharType="begin"/>
                  </w:r>
                  <w:r>
                    <w:instrText xml:space="preserve"> GUID=515f2068-fcd8-4d2e-b52a-a4262e019a72 </w:instrText>
                  </w:r>
                  <w:r>
                    <w:fldChar w:fldCharType="end"/>
                  </w:r>
                  <w:r>
                    <w:t>And we                                         hereby jointly and severally (in the case of a Guarantee or other Company strike out “jointly and severally”) undertake with the Court to be answerable for any default by the said                                              as such receiver (or manager) and upon such default to pay to any person or persons or otherwise as the Court or a Judge shall direct any sum or sums not exceeding in the whole $          :           that may from time to time be certified by the Registrar to be due from the receiver and we submit to the jurisdiction of the Court in this action to determine any claim made under this undertaking.</w:t>
                  </w:r>
                </w:p>
                <w:p w14:paraId="047535C0" w14:textId="77777777" w:rsidR="00A1223F" w:rsidRDefault="00A1223F" w:rsidP="00205B95">
                  <w:pPr>
                    <w:pStyle w:val="ScheduleSectionTextIndent"/>
                    <w:ind w:firstLine="600"/>
                  </w:pPr>
                  <w:r>
                    <w:fldChar w:fldCharType="begin"/>
                  </w:r>
                  <w:r>
                    <w:instrText xml:space="preserve"> GUID=4f688d63-53c6-4a49-a5e7-731dc8d083a7 </w:instrText>
                  </w:r>
                  <w:r>
                    <w:fldChar w:fldCharType="end"/>
                  </w:r>
                  <w:r>
                    <w:t>Dated this      day of              20   </w:t>
                  </w:r>
                  <w:proofErr w:type="gramStart"/>
                  <w:r>
                    <w:t>  .</w:t>
                  </w:r>
                  <w:proofErr w:type="gramEnd"/>
                </w:p>
                <w:p w14:paraId="1F9BCB03" w14:textId="77777777" w:rsidR="00A1223F" w:rsidRDefault="00A1223F" w:rsidP="00205B95">
                  <w:pPr>
                    <w:pStyle w:val="ScheduleSectionTextIndent"/>
                    <w:ind w:firstLine="600"/>
                  </w:pPr>
                  <w:r>
                    <w:fldChar w:fldCharType="begin"/>
                  </w:r>
                  <w:r>
                    <w:instrText xml:space="preserve"> GUID=5fa83abd-fcad-4f29-9729-4defb0558668 </w:instrText>
                  </w:r>
                  <w:r>
                    <w:fldChar w:fldCharType="end"/>
                  </w:r>
                  <w:r>
                    <w:t>(Signatures of receiver and his surety or sureties. In the case of a surety being a guarantee or other company, it must be sealed or otherwise duly executed).</w:t>
                  </w:r>
                </w:p>
              </w:tc>
            </w:tr>
          </w:tbl>
          <w:p w14:paraId="30793DEC"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tc>
      </w:tr>
    </w:tbl>
    <w:p w14:paraId="376120B5" w14:textId="77777777" w:rsidR="006F2CA2" w:rsidRPr="006F2CA2" w:rsidRDefault="006F2CA2" w:rsidP="006F2CA2">
      <w:pPr>
        <w:spacing w:before="0" w:after="200" w:line="276" w:lineRule="auto"/>
        <w:jc w:val="center"/>
        <w:divId w:val="2116439976"/>
        <w:rPr>
          <w:rFonts w:ascii="Times New Roman" w:hAnsi="Times New Roman" w:cs="Times New Roman"/>
          <w:sz w:val="26"/>
          <w:szCs w:val="20"/>
          <w:lang w:val="en-GB" w:eastAsia="en-US"/>
        </w:rPr>
      </w:pPr>
    </w:p>
    <w:tbl>
      <w:tblPr>
        <w:tblW w:w="7208" w:type="dxa"/>
        <w:jc w:val="center"/>
        <w:tblLook w:val="04A0" w:firstRow="1" w:lastRow="0" w:firstColumn="1" w:lastColumn="0" w:noHBand="0" w:noVBand="1"/>
      </w:tblPr>
      <w:tblGrid>
        <w:gridCol w:w="99"/>
        <w:gridCol w:w="658"/>
        <w:gridCol w:w="536"/>
        <w:gridCol w:w="676"/>
        <w:gridCol w:w="1460"/>
        <w:gridCol w:w="1152"/>
        <w:gridCol w:w="377"/>
        <w:gridCol w:w="1397"/>
        <w:gridCol w:w="705"/>
        <w:gridCol w:w="62"/>
        <w:gridCol w:w="86"/>
      </w:tblGrid>
      <w:tr w:rsidR="006F2CA2" w:rsidRPr="006F2CA2" w14:paraId="73A17A81" w14:textId="77777777" w:rsidTr="006F2CA2">
        <w:trPr>
          <w:gridBefore w:val="1"/>
          <w:divId w:val="2116439976"/>
          <w:wBefore w:w="99" w:type="dxa"/>
          <w:cantSplit/>
          <w:jc w:val="center"/>
        </w:trPr>
        <w:tc>
          <w:tcPr>
            <w:tcW w:w="7109" w:type="dxa"/>
            <w:gridSpan w:val="10"/>
          </w:tcPr>
          <w:p w14:paraId="24307FBF"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GUID=72903663-19e1-409f-a331-43ada15b81fc </w:instrText>
            </w:r>
            <w:r w:rsidRPr="006F2CA2">
              <w:rPr>
                <w:rFonts w:ascii="Times New Roman" w:hAnsi="Times New Roman" w:cs="Times New Roman"/>
                <w:sz w:val="22"/>
                <w:szCs w:val="20"/>
                <w:lang w:val="en-GB" w:eastAsia="en-US"/>
              </w:rPr>
              <w:fldChar w:fldCharType="end"/>
            </w:r>
            <w:r w:rsidR="004C64D0">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116</w:t>
            </w:r>
          </w:p>
        </w:tc>
      </w:tr>
      <w:tr w:rsidR="006F2CA2" w:rsidRPr="006F2CA2" w14:paraId="3E5E92CD" w14:textId="77777777" w:rsidTr="006F2CA2">
        <w:trPr>
          <w:gridBefore w:val="1"/>
          <w:divId w:val="2116439976"/>
          <w:wBefore w:w="99" w:type="dxa"/>
          <w:cantSplit/>
          <w:jc w:val="center"/>
        </w:trPr>
        <w:tc>
          <w:tcPr>
            <w:tcW w:w="1194" w:type="dxa"/>
            <w:gridSpan w:val="2"/>
          </w:tcPr>
          <w:p w14:paraId="14E5A8F1"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GUID=c7e87ba8-1a20-4911-a9e5-0a8bb293ea21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R.537</w:t>
            </w:r>
          </w:p>
        </w:tc>
        <w:tc>
          <w:tcPr>
            <w:tcW w:w="5062" w:type="dxa"/>
            <w:gridSpan w:val="5"/>
          </w:tcPr>
          <w:p w14:paraId="498EE59D"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0A0B9D7E"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GUID=18f08629-46c4-4d37-9eab-64552867bafd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AFFIDAVIT VERIFYING RECEIVER’S ACCOUNT</w:t>
            </w:r>
          </w:p>
        </w:tc>
        <w:tc>
          <w:tcPr>
            <w:tcW w:w="853" w:type="dxa"/>
            <w:gridSpan w:val="3"/>
          </w:tcPr>
          <w:p w14:paraId="7AA59C0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GUID=48cb3e66-02c1-4db8-8772-b63721e6c98e </w:instrText>
            </w:r>
            <w:r w:rsidRPr="006F2CA2">
              <w:rPr>
                <w:rFonts w:ascii="Times New Roman" w:hAnsi="Times New Roman" w:cs="Times New Roman"/>
                <w:sz w:val="22"/>
                <w:szCs w:val="20"/>
                <w:lang w:val="en-GB" w:eastAsia="en-US"/>
              </w:rPr>
              <w:fldChar w:fldCharType="end"/>
            </w:r>
          </w:p>
        </w:tc>
      </w:tr>
      <w:tr w:rsidR="006F2CA2" w:rsidRPr="006F2CA2" w14:paraId="6FF0AF2A" w14:textId="77777777" w:rsidTr="006F2CA2">
        <w:trPr>
          <w:gridBefore w:val="1"/>
          <w:divId w:val="2116439976"/>
          <w:wBefore w:w="99" w:type="dxa"/>
          <w:cantSplit/>
          <w:jc w:val="center"/>
        </w:trPr>
        <w:tc>
          <w:tcPr>
            <w:tcW w:w="7109" w:type="dxa"/>
            <w:gridSpan w:val="10"/>
          </w:tcPr>
          <w:p w14:paraId="4D32A467"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GUID=aab9cfd9-9cde-48ab-8542-5c1e22d7c4bb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2AD9ECC5"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GUID=95d3f642-20eb-47f2-9b8d-2d1ff6711a9b </w:instrText>
            </w:r>
            <w:r w:rsidRPr="006F2CA2">
              <w:rPr>
                <w:rFonts w:ascii="Times New Roman" w:hAnsi="Times New Roman" w:cs="Times New Roman"/>
                <w:sz w:val="22"/>
                <w:szCs w:val="20"/>
                <w:lang w:val="en-GB" w:eastAsia="en-US"/>
              </w:rPr>
              <w:fldChar w:fldCharType="end"/>
            </w:r>
            <w:proofErr w:type="gramStart"/>
            <w:r w:rsidRPr="006F2CA2">
              <w:rPr>
                <w:rFonts w:ascii="Times New Roman" w:hAnsi="Times New Roman" w:cs="Times New Roman"/>
                <w:sz w:val="22"/>
                <w:szCs w:val="20"/>
                <w:lang w:val="en-GB" w:eastAsia="en-US"/>
              </w:rPr>
              <w:t>I,   </w:t>
            </w:r>
            <w:proofErr w:type="gramEnd"/>
            <w:r w:rsidRPr="006F2CA2">
              <w:rPr>
                <w:rFonts w:ascii="Times New Roman" w:hAnsi="Times New Roman" w:cs="Times New Roman"/>
                <w:sz w:val="22"/>
                <w:szCs w:val="20"/>
                <w:lang w:val="en-GB" w:eastAsia="en-US"/>
              </w:rPr>
              <w:t>                            , of                                  , the receiver appointed in this cause, do make oath (or affirm) and say as follows:</w:t>
            </w:r>
          </w:p>
          <w:p w14:paraId="055D03E2"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GUID=9a6e29f7-df24-4167-8789-03b5cb347d2c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  The document now shown to me marked A is, as it purports to be, a full and true account of              for the period therein specified.</w:t>
            </w:r>
          </w:p>
          <w:p w14:paraId="5C6A9F0F"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GUID=7e36b557-826c-4c2d-bf1a-fda993888775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                           and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xml:space="preserve"> my sureties named in the guarantee (or undertaking) dated                         20       , are both alive and neither of them has become bankrupt or insolvent.</w:t>
            </w:r>
          </w:p>
          <w:p w14:paraId="0164F7DE"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GUID=7089a91b-60f8-454a-89fb-2e23096acb7d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or</w:t>
            </w:r>
          </w:p>
          <w:p w14:paraId="1985A4F7"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GUID=59f42a03-652c-4d23-b317-08f558b5bac1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  The                                 Co., Ltd., my surety named in the guarantee (or undertaking) dated                       20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xml:space="preserve"> is still carrying on business and no application or other proceeding for its winding up is pending.</w:t>
            </w:r>
          </w:p>
          <w:p w14:paraId="37165CBE" w14:textId="77777777" w:rsidR="006F2CA2" w:rsidRPr="006F2CA2" w:rsidRDefault="006F2CA2" w:rsidP="006F2CA2">
            <w:pPr>
              <w:spacing w:before="120" w:after="0" w:line="240" w:lineRule="auto"/>
              <w:ind w:left="58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GUID=e4389164-3c50-46c9-9664-9c0b8aa461fd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Sworn (or affirmed) as in Form 132.</w:t>
            </w:r>
          </w:p>
        </w:tc>
      </w:tr>
      <w:tr w:rsidR="006F2CA2" w:rsidRPr="006F2CA2" w14:paraId="1D13864F" w14:textId="77777777" w:rsidTr="006F2CA2">
        <w:trPr>
          <w:gridAfter w:val="1"/>
          <w:divId w:val="2116439976"/>
          <w:wAfter w:w="86" w:type="dxa"/>
          <w:cantSplit/>
          <w:jc w:val="center"/>
        </w:trPr>
        <w:tc>
          <w:tcPr>
            <w:tcW w:w="7122" w:type="dxa"/>
            <w:gridSpan w:val="10"/>
          </w:tcPr>
          <w:p w14:paraId="7F7CC103"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70057983"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GUID=c53d631e-b244-40e0-b745-4f530d5a1c3a </w:instrText>
            </w:r>
            <w:r w:rsidRPr="006F2CA2">
              <w:rPr>
                <w:rFonts w:ascii="Times New Roman" w:hAnsi="Times New Roman" w:cs="Times New Roman"/>
                <w:sz w:val="22"/>
                <w:szCs w:val="20"/>
                <w:lang w:val="en-GB" w:eastAsia="en-US"/>
              </w:rPr>
              <w:fldChar w:fldCharType="end"/>
            </w:r>
            <w:r w:rsidR="004C64D0">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117</w:t>
            </w:r>
          </w:p>
        </w:tc>
      </w:tr>
      <w:tr w:rsidR="006F2CA2" w:rsidRPr="006F2CA2" w14:paraId="02F4FAE5" w14:textId="77777777" w:rsidTr="006F2CA2">
        <w:trPr>
          <w:gridAfter w:val="1"/>
          <w:divId w:val="2116439976"/>
          <w:wAfter w:w="86" w:type="dxa"/>
          <w:cantSplit/>
          <w:jc w:val="center"/>
        </w:trPr>
        <w:tc>
          <w:tcPr>
            <w:tcW w:w="1969" w:type="dxa"/>
            <w:gridSpan w:val="4"/>
          </w:tcPr>
          <w:p w14:paraId="111457F3"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GUID=c668e2e8-e9d3-4fc6-bd7d-c866a28ecdab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R.542</w:t>
            </w:r>
          </w:p>
        </w:tc>
        <w:tc>
          <w:tcPr>
            <w:tcW w:w="2989" w:type="dxa"/>
            <w:gridSpan w:val="3"/>
          </w:tcPr>
          <w:p w14:paraId="547EB12F"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1B6042D9"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GUID=333bc90a-962b-4c84-ac1e-6c695943d66a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CERTIFICATE OF RESULT OF SALE</w:t>
            </w:r>
          </w:p>
        </w:tc>
        <w:tc>
          <w:tcPr>
            <w:tcW w:w="2164" w:type="dxa"/>
            <w:gridSpan w:val="3"/>
          </w:tcPr>
          <w:p w14:paraId="56F15273"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GUID=dea2f89e-383e-4679-832e-0dc930ff259e </w:instrText>
            </w:r>
            <w:r w:rsidRPr="006F2CA2">
              <w:rPr>
                <w:rFonts w:ascii="Times New Roman" w:hAnsi="Times New Roman" w:cs="Times New Roman"/>
                <w:sz w:val="22"/>
                <w:szCs w:val="20"/>
                <w:lang w:val="en-GB" w:eastAsia="en-US"/>
              </w:rPr>
              <w:fldChar w:fldCharType="end"/>
            </w:r>
          </w:p>
        </w:tc>
      </w:tr>
      <w:tr w:rsidR="005A22FC" w14:paraId="62C9DCC3" w14:textId="77777777" w:rsidTr="006F2CA2">
        <w:trPr>
          <w:gridAfter w:val="1"/>
          <w:divId w:val="2116439976"/>
          <w:wAfter w:w="86" w:type="dxa"/>
          <w:cantSplit/>
          <w:jc w:val="center"/>
        </w:trPr>
        <w:tc>
          <w:tcPr>
            <w:tcW w:w="7122" w:type="dxa"/>
            <w:gridSpan w:val="10"/>
          </w:tcPr>
          <w:p w14:paraId="0B49D30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GUID=950f3a7d-1161-4fa0-912a-2b0aaf69fa96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2A305622"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GUID=9dfa04e9-6781-43c9-a710-5e6926c59f7e </w:instrText>
            </w:r>
            <w:r w:rsidRPr="006F2CA2">
              <w:rPr>
                <w:rFonts w:ascii="Times New Roman" w:hAnsi="Times New Roman" w:cs="Times New Roman"/>
                <w:sz w:val="22"/>
                <w:szCs w:val="20"/>
                <w:lang w:val="en-GB" w:eastAsia="en-US"/>
              </w:rPr>
              <w:fldChar w:fldCharType="end"/>
            </w:r>
            <w:proofErr w:type="gramStart"/>
            <w:r w:rsidRPr="006F2CA2">
              <w:rPr>
                <w:rFonts w:ascii="Times New Roman" w:hAnsi="Times New Roman" w:cs="Times New Roman"/>
                <w:sz w:val="22"/>
                <w:szCs w:val="20"/>
                <w:lang w:val="en-GB" w:eastAsia="en-US"/>
              </w:rPr>
              <w:t>I,   </w:t>
            </w:r>
            <w:proofErr w:type="gramEnd"/>
            <w:r w:rsidRPr="006F2CA2">
              <w:rPr>
                <w:rFonts w:ascii="Times New Roman" w:hAnsi="Times New Roman" w:cs="Times New Roman"/>
                <w:sz w:val="22"/>
                <w:szCs w:val="20"/>
                <w:lang w:val="en-GB" w:eastAsia="en-US"/>
              </w:rPr>
              <w:t>                                      , of                                        , auctioneer, the person appointed to sell the estate comprised in the particulars hereinafter referred to, hereby certify as follows:</w:t>
            </w:r>
          </w:p>
          <w:p w14:paraId="1B652A7D"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GUID=e5a9a7c4-071f-4202-8e23-ede15c1eac16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1.  I did at the time and place, in the lots, and subject to the conditions specified in the particulars and conditions of sale hereto annexed and marked </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 xml:space="preserve"> put up for sale by auction the estates described in the said particulars.</w:t>
            </w:r>
          </w:p>
          <w:p w14:paraId="131BC754"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GUID=5e4b2500-9fb0-4d93-9524-6873b8dac994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The result of the sale is truly set forth in the bidding paper hereto annexed and marked </w:t>
            </w:r>
            <w:r w:rsidRPr="006F2CA2">
              <w:rPr>
                <w:rFonts w:ascii="Times New Roman" w:hAnsi="Times New Roman" w:cs="Times New Roman"/>
                <w:i/>
                <w:sz w:val="22"/>
                <w:szCs w:val="20"/>
                <w:lang w:val="en-GB" w:eastAsia="en-US"/>
              </w:rPr>
              <w:t>B.</w:t>
            </w:r>
          </w:p>
          <w:p w14:paraId="2BBAAF68"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GUID=228c4686-8eaf-4a2e-aeab-af91f523dbf9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  I have received the sums set forth in the fourth column of the schedule hereto as deposits from the respective purchasers whose names are set forth in the second column of the said schedule opposite the said sums in respect of their purchase-money leaving the sums set forth in the fifth column of the said schedule due in respect thereof.</w:t>
            </w:r>
          </w:p>
          <w:p w14:paraId="33E7E85C"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GUID=771cf994-691a-4163-8183-b56b835f67bd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SCHEDULE above referred to</w:t>
            </w:r>
          </w:p>
        </w:tc>
      </w:tr>
      <w:tr w:rsidR="005A22FC" w14:paraId="67E80979" w14:textId="77777777" w:rsidTr="006F2CA2">
        <w:trPr>
          <w:gridAfter w:val="1"/>
          <w:divId w:val="2116439976"/>
          <w:wAfter w:w="86" w:type="dxa"/>
          <w:cantSplit/>
          <w:trHeight w:val="120"/>
          <w:jc w:val="center"/>
        </w:trPr>
        <w:tc>
          <w:tcPr>
            <w:tcW w:w="757" w:type="dxa"/>
            <w:gridSpan w:val="2"/>
            <w:vAlign w:val="center"/>
          </w:tcPr>
          <w:p w14:paraId="75270409"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GUID=7a0e34b0-fcc9-43e1-bad2-9ac84d154512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No. of Lot</w:t>
            </w:r>
          </w:p>
        </w:tc>
        <w:tc>
          <w:tcPr>
            <w:tcW w:w="1212" w:type="dxa"/>
            <w:gridSpan w:val="2"/>
            <w:vAlign w:val="center"/>
          </w:tcPr>
          <w:p w14:paraId="74D2B1AC"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GUID=217d8c6f-5c81-49fb-b6bf-4a07418a49d0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Name of Purchaser</w:t>
            </w:r>
          </w:p>
        </w:tc>
        <w:tc>
          <w:tcPr>
            <w:tcW w:w="1460" w:type="dxa"/>
            <w:vAlign w:val="center"/>
          </w:tcPr>
          <w:p w14:paraId="51F6FC9C"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GUID=24b6c201-eab5-4c43-a074-67aabb63f90b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Amount of Purchase-Money</w:t>
            </w:r>
          </w:p>
        </w:tc>
        <w:tc>
          <w:tcPr>
            <w:tcW w:w="1152" w:type="dxa"/>
            <w:vAlign w:val="center"/>
          </w:tcPr>
          <w:p w14:paraId="0B45C085"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GUID=7fe53c67-eabc-4c49-bd43-8101be6b691d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Amount of Deposit Received</w:t>
            </w:r>
          </w:p>
        </w:tc>
        <w:tc>
          <w:tcPr>
            <w:tcW w:w="2541" w:type="dxa"/>
            <w:gridSpan w:val="4"/>
            <w:vAlign w:val="center"/>
          </w:tcPr>
          <w:p w14:paraId="0DF76B9C"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GUID=825f8549-4eef-4d16-b939-810f63ef15ff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Amount remaining due</w:t>
            </w:r>
          </w:p>
        </w:tc>
      </w:tr>
      <w:tr w:rsidR="005A22FC" w14:paraId="27EE54FD" w14:textId="77777777" w:rsidTr="006F2CA2">
        <w:trPr>
          <w:gridAfter w:val="1"/>
          <w:divId w:val="2116439976"/>
          <w:wAfter w:w="86" w:type="dxa"/>
          <w:cantSplit/>
          <w:trHeight w:val="120"/>
          <w:jc w:val="center"/>
        </w:trPr>
        <w:tc>
          <w:tcPr>
            <w:tcW w:w="757" w:type="dxa"/>
            <w:gridSpan w:val="2"/>
          </w:tcPr>
          <w:p w14:paraId="4BC063F0"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GUID=a50d49ac-2187-4c27-87dc-44a30600413c </w:instrText>
            </w:r>
            <w:r w:rsidRPr="006F2CA2">
              <w:rPr>
                <w:rFonts w:ascii="Times New Roman" w:hAnsi="Times New Roman" w:cs="Times New Roman"/>
                <w:sz w:val="22"/>
                <w:szCs w:val="20"/>
                <w:lang w:val="en-GB" w:eastAsia="en-US"/>
              </w:rPr>
              <w:fldChar w:fldCharType="end"/>
            </w:r>
          </w:p>
        </w:tc>
        <w:tc>
          <w:tcPr>
            <w:tcW w:w="1212" w:type="dxa"/>
            <w:gridSpan w:val="2"/>
          </w:tcPr>
          <w:p w14:paraId="2EC6C721"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GUID=0007a33b-b844-49b8-ab92-b35de1eafd03 </w:instrText>
            </w:r>
            <w:r w:rsidRPr="006F2CA2">
              <w:rPr>
                <w:rFonts w:ascii="Times New Roman" w:hAnsi="Times New Roman" w:cs="Times New Roman"/>
                <w:sz w:val="22"/>
                <w:szCs w:val="20"/>
                <w:lang w:val="en-GB" w:eastAsia="en-US"/>
              </w:rPr>
              <w:fldChar w:fldCharType="end"/>
            </w:r>
          </w:p>
        </w:tc>
        <w:tc>
          <w:tcPr>
            <w:tcW w:w="1460" w:type="dxa"/>
          </w:tcPr>
          <w:p w14:paraId="1AD207C5"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GUID=8a60e212-0a51-4eb7-87ea-22190e3ad36b </w:instrText>
            </w:r>
            <w:r w:rsidRPr="006F2CA2">
              <w:rPr>
                <w:rFonts w:ascii="Times New Roman" w:hAnsi="Times New Roman" w:cs="Times New Roman"/>
                <w:sz w:val="22"/>
                <w:szCs w:val="20"/>
                <w:lang w:val="en-GB" w:eastAsia="en-US"/>
              </w:rPr>
              <w:fldChar w:fldCharType="end"/>
            </w:r>
          </w:p>
        </w:tc>
        <w:tc>
          <w:tcPr>
            <w:tcW w:w="1152" w:type="dxa"/>
          </w:tcPr>
          <w:p w14:paraId="0680CEB0"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GUID=fad99127-dbe8-4a97-865f-221c3e9e9e4a </w:instrText>
            </w:r>
            <w:r w:rsidRPr="006F2CA2">
              <w:rPr>
                <w:rFonts w:ascii="Times New Roman" w:hAnsi="Times New Roman" w:cs="Times New Roman"/>
                <w:sz w:val="22"/>
                <w:szCs w:val="20"/>
                <w:lang w:val="en-GB" w:eastAsia="en-US"/>
              </w:rPr>
              <w:fldChar w:fldCharType="end"/>
            </w:r>
          </w:p>
        </w:tc>
        <w:tc>
          <w:tcPr>
            <w:tcW w:w="2541" w:type="dxa"/>
            <w:gridSpan w:val="4"/>
          </w:tcPr>
          <w:p w14:paraId="1685D94E"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GUID=4a61dc0b-27c1-4484-886d-5c3bf6c76824 </w:instrText>
            </w:r>
            <w:r w:rsidRPr="006F2CA2">
              <w:rPr>
                <w:rFonts w:ascii="Times New Roman" w:hAnsi="Times New Roman" w:cs="Times New Roman"/>
                <w:sz w:val="22"/>
                <w:szCs w:val="20"/>
                <w:lang w:val="en-GB" w:eastAsia="en-US"/>
              </w:rPr>
              <w:fldChar w:fldCharType="end"/>
            </w:r>
          </w:p>
        </w:tc>
      </w:tr>
      <w:tr w:rsidR="005A22FC" w14:paraId="1C5C88BB" w14:textId="77777777" w:rsidTr="006F2CA2">
        <w:trPr>
          <w:gridAfter w:val="1"/>
          <w:divId w:val="2116439976"/>
          <w:wAfter w:w="86" w:type="dxa"/>
          <w:cantSplit/>
          <w:trHeight w:val="120"/>
          <w:jc w:val="center"/>
        </w:trPr>
        <w:tc>
          <w:tcPr>
            <w:tcW w:w="757" w:type="dxa"/>
            <w:gridSpan w:val="2"/>
          </w:tcPr>
          <w:p w14:paraId="7D3F249B"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GUID=90c1b877-266c-4581-8b96-bb58b9a0b0e2 </w:instrText>
            </w:r>
            <w:r w:rsidRPr="006F2CA2">
              <w:rPr>
                <w:rFonts w:ascii="Times New Roman" w:hAnsi="Times New Roman" w:cs="Times New Roman"/>
                <w:sz w:val="22"/>
                <w:szCs w:val="20"/>
                <w:lang w:val="en-GB" w:eastAsia="en-US"/>
              </w:rPr>
              <w:fldChar w:fldCharType="end"/>
            </w:r>
          </w:p>
        </w:tc>
        <w:tc>
          <w:tcPr>
            <w:tcW w:w="1212" w:type="dxa"/>
            <w:gridSpan w:val="2"/>
          </w:tcPr>
          <w:p w14:paraId="7A6C3F13"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GUID=c0deabcc-b896-4d40-8ee0-0b1c9f9dc9e4 </w:instrText>
            </w:r>
            <w:r w:rsidRPr="006F2CA2">
              <w:rPr>
                <w:rFonts w:ascii="Times New Roman" w:hAnsi="Times New Roman" w:cs="Times New Roman"/>
                <w:sz w:val="22"/>
                <w:szCs w:val="20"/>
                <w:lang w:val="en-GB" w:eastAsia="en-US"/>
              </w:rPr>
              <w:fldChar w:fldCharType="end"/>
            </w:r>
          </w:p>
        </w:tc>
        <w:tc>
          <w:tcPr>
            <w:tcW w:w="1460" w:type="dxa"/>
          </w:tcPr>
          <w:p w14:paraId="25BCA3FB"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GUID=1635332d-3adf-4174-971c-46c5f2404313 </w:instrText>
            </w:r>
            <w:r w:rsidRPr="006F2CA2">
              <w:rPr>
                <w:rFonts w:ascii="Times New Roman" w:hAnsi="Times New Roman" w:cs="Times New Roman"/>
                <w:sz w:val="22"/>
                <w:szCs w:val="20"/>
                <w:lang w:val="en-GB" w:eastAsia="en-US"/>
              </w:rPr>
              <w:fldChar w:fldCharType="end"/>
            </w:r>
          </w:p>
        </w:tc>
        <w:tc>
          <w:tcPr>
            <w:tcW w:w="1152" w:type="dxa"/>
          </w:tcPr>
          <w:p w14:paraId="50EB9333"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GUID=2fee1827-2cc1-4854-8d72-03647baa4f34 </w:instrText>
            </w:r>
            <w:r w:rsidRPr="006F2CA2">
              <w:rPr>
                <w:rFonts w:ascii="Times New Roman" w:hAnsi="Times New Roman" w:cs="Times New Roman"/>
                <w:sz w:val="22"/>
                <w:szCs w:val="20"/>
                <w:lang w:val="en-GB" w:eastAsia="en-US"/>
              </w:rPr>
              <w:fldChar w:fldCharType="end"/>
            </w:r>
          </w:p>
        </w:tc>
        <w:tc>
          <w:tcPr>
            <w:tcW w:w="2541" w:type="dxa"/>
            <w:gridSpan w:val="4"/>
          </w:tcPr>
          <w:p w14:paraId="787ADC26"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GUID=d7b0ca0d-4c0e-48a6-b06a-4aa55f4d162c </w:instrText>
            </w:r>
            <w:r w:rsidRPr="006F2CA2">
              <w:rPr>
                <w:rFonts w:ascii="Times New Roman" w:hAnsi="Times New Roman" w:cs="Times New Roman"/>
                <w:sz w:val="22"/>
                <w:szCs w:val="20"/>
                <w:lang w:val="en-GB" w:eastAsia="en-US"/>
              </w:rPr>
              <w:fldChar w:fldCharType="end"/>
            </w:r>
          </w:p>
        </w:tc>
      </w:tr>
      <w:tr w:rsidR="005A22FC" w14:paraId="1DAB2D7C" w14:textId="77777777" w:rsidTr="006F2CA2">
        <w:trPr>
          <w:gridAfter w:val="1"/>
          <w:divId w:val="2116439976"/>
          <w:wAfter w:w="86" w:type="dxa"/>
          <w:cantSplit/>
          <w:trHeight w:val="120"/>
          <w:jc w:val="center"/>
        </w:trPr>
        <w:tc>
          <w:tcPr>
            <w:tcW w:w="757" w:type="dxa"/>
            <w:gridSpan w:val="2"/>
          </w:tcPr>
          <w:p w14:paraId="24F62934"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GUID=1d89baff-e8e8-4823-aa70-c3c0ee175373 </w:instrText>
            </w:r>
            <w:r w:rsidRPr="006F2CA2">
              <w:rPr>
                <w:rFonts w:ascii="Times New Roman" w:hAnsi="Times New Roman" w:cs="Times New Roman"/>
                <w:sz w:val="22"/>
                <w:szCs w:val="20"/>
                <w:lang w:val="en-GB" w:eastAsia="en-US"/>
              </w:rPr>
              <w:fldChar w:fldCharType="end"/>
            </w:r>
          </w:p>
        </w:tc>
        <w:tc>
          <w:tcPr>
            <w:tcW w:w="1212" w:type="dxa"/>
            <w:gridSpan w:val="2"/>
          </w:tcPr>
          <w:p w14:paraId="12977D5F"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GUID=b9b2b6b4-4a14-43ed-a4dd-6516df996cc9 </w:instrText>
            </w:r>
            <w:r w:rsidRPr="006F2CA2">
              <w:rPr>
                <w:rFonts w:ascii="Times New Roman" w:hAnsi="Times New Roman" w:cs="Times New Roman"/>
                <w:sz w:val="22"/>
                <w:szCs w:val="20"/>
                <w:lang w:val="en-GB" w:eastAsia="en-US"/>
              </w:rPr>
              <w:fldChar w:fldCharType="end"/>
            </w:r>
          </w:p>
        </w:tc>
        <w:tc>
          <w:tcPr>
            <w:tcW w:w="1460" w:type="dxa"/>
          </w:tcPr>
          <w:p w14:paraId="58B151F1"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GUID=eb830698-d897-402a-b489-68a2d1e3db4c </w:instrText>
            </w:r>
            <w:r w:rsidRPr="006F2CA2">
              <w:rPr>
                <w:rFonts w:ascii="Times New Roman" w:hAnsi="Times New Roman" w:cs="Times New Roman"/>
                <w:sz w:val="22"/>
                <w:szCs w:val="20"/>
                <w:lang w:val="en-GB" w:eastAsia="en-US"/>
              </w:rPr>
              <w:fldChar w:fldCharType="end"/>
            </w:r>
          </w:p>
        </w:tc>
        <w:tc>
          <w:tcPr>
            <w:tcW w:w="1152" w:type="dxa"/>
          </w:tcPr>
          <w:p w14:paraId="25A17FBE"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GUID=c0e2abb3-173a-4cf2-85c2-594ba126dcdc </w:instrText>
            </w:r>
            <w:r w:rsidRPr="006F2CA2">
              <w:rPr>
                <w:rFonts w:ascii="Times New Roman" w:hAnsi="Times New Roman" w:cs="Times New Roman"/>
                <w:sz w:val="22"/>
                <w:szCs w:val="20"/>
                <w:lang w:val="en-GB" w:eastAsia="en-US"/>
              </w:rPr>
              <w:fldChar w:fldCharType="end"/>
            </w:r>
          </w:p>
        </w:tc>
        <w:tc>
          <w:tcPr>
            <w:tcW w:w="2541" w:type="dxa"/>
            <w:gridSpan w:val="4"/>
          </w:tcPr>
          <w:p w14:paraId="3FAE52CC"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GUID=03b55cea-bf20-4791-a0fc-61e2eeff0859 </w:instrText>
            </w:r>
            <w:r w:rsidRPr="006F2CA2">
              <w:rPr>
                <w:rFonts w:ascii="Times New Roman" w:hAnsi="Times New Roman" w:cs="Times New Roman"/>
                <w:sz w:val="22"/>
                <w:szCs w:val="20"/>
                <w:lang w:val="en-GB" w:eastAsia="en-US"/>
              </w:rPr>
              <w:fldChar w:fldCharType="end"/>
            </w:r>
          </w:p>
        </w:tc>
      </w:tr>
      <w:tr w:rsidR="006F2CA2" w:rsidRPr="006F2CA2" w14:paraId="4EB10E63" w14:textId="77777777" w:rsidTr="006F2CA2">
        <w:trPr>
          <w:gridAfter w:val="1"/>
          <w:divId w:val="2116439976"/>
          <w:wAfter w:w="86" w:type="dxa"/>
          <w:cantSplit/>
          <w:jc w:val="center"/>
        </w:trPr>
        <w:tc>
          <w:tcPr>
            <w:tcW w:w="7122" w:type="dxa"/>
            <w:gridSpan w:val="10"/>
          </w:tcPr>
          <w:p w14:paraId="4AFCAB90"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GUID=b00a27b6-652f-4ff6-ad36-56fad1d5e7de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Auctioneer.</w:t>
            </w:r>
          </w:p>
          <w:p w14:paraId="5A4E9205"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GUID=6ad29661-3b03-4080-b02e-5c30db70cac6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w:t>
            </w:r>
          </w:p>
          <w:p w14:paraId="1344BA70" w14:textId="77777777" w:rsidR="006F2CA2" w:rsidRPr="006F2CA2" w:rsidRDefault="006F2CA2" w:rsidP="006F2CA2">
            <w:pPr>
              <w:spacing w:before="120" w:after="0" w:line="240" w:lineRule="auto"/>
              <w:ind w:firstLine="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GUID=73f07a4a-5e58-48b9-a000-5ccb101a30b5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Note:</w:t>
            </w:r>
            <w:r w:rsidRPr="006F2CA2">
              <w:rPr>
                <w:rFonts w:ascii="Times New Roman" w:hAnsi="Times New Roman" w:cs="Times New Roman"/>
                <w:sz w:val="22"/>
                <w:szCs w:val="20"/>
                <w:lang w:val="en-GB" w:eastAsia="en-US"/>
              </w:rPr>
              <w:t xml:space="preserve"> This form can be adapted to meet the requirements of Rule 542(1)(</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 xml:space="preserve">), when certificate </w:t>
            </w:r>
            <w:proofErr w:type="gramStart"/>
            <w:r w:rsidRPr="006F2CA2">
              <w:rPr>
                <w:rFonts w:ascii="Times New Roman" w:hAnsi="Times New Roman" w:cs="Times New Roman"/>
                <w:sz w:val="22"/>
                <w:szCs w:val="20"/>
                <w:lang w:val="en-GB" w:eastAsia="en-US"/>
              </w:rPr>
              <w:t>has to</w:t>
            </w:r>
            <w:proofErr w:type="gramEnd"/>
            <w:r w:rsidRPr="006F2CA2">
              <w:rPr>
                <w:rFonts w:ascii="Times New Roman" w:hAnsi="Times New Roman" w:cs="Times New Roman"/>
                <w:sz w:val="22"/>
                <w:szCs w:val="20"/>
                <w:lang w:val="en-GB" w:eastAsia="en-US"/>
              </w:rPr>
              <w:t xml:space="preserve"> be given by a solicitor).</w:t>
            </w:r>
          </w:p>
        </w:tc>
      </w:tr>
      <w:tr w:rsidR="006F2CA2" w:rsidRPr="006F2CA2" w14:paraId="79B64B17" w14:textId="77777777" w:rsidTr="006F2CA2">
        <w:trPr>
          <w:gridAfter w:val="2"/>
          <w:divId w:val="2116439976"/>
          <w:wAfter w:w="148" w:type="dxa"/>
          <w:cantSplit/>
          <w:jc w:val="center"/>
        </w:trPr>
        <w:tc>
          <w:tcPr>
            <w:tcW w:w="7060" w:type="dxa"/>
            <w:gridSpan w:val="9"/>
          </w:tcPr>
          <w:p w14:paraId="7981D28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0476EB87"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GUID=fea5225f-ad46-437c-8052-430e6e3d4ff1 </w:instrText>
            </w:r>
            <w:r w:rsidRPr="006F2CA2">
              <w:rPr>
                <w:rFonts w:ascii="Times New Roman" w:hAnsi="Times New Roman" w:cs="Times New Roman"/>
                <w:sz w:val="22"/>
                <w:szCs w:val="20"/>
                <w:lang w:val="en-GB" w:eastAsia="en-US"/>
              </w:rPr>
              <w:fldChar w:fldCharType="end"/>
            </w:r>
            <w:r w:rsidR="004C64D0">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118</w:t>
            </w:r>
          </w:p>
          <w:p w14:paraId="61364307"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t>R.546</w:t>
            </w:r>
          </w:p>
        </w:tc>
      </w:tr>
      <w:tr w:rsidR="006F2CA2" w:rsidRPr="006F2CA2" w14:paraId="79EC860C" w14:textId="77777777" w:rsidTr="006F2CA2">
        <w:trPr>
          <w:gridAfter w:val="2"/>
          <w:divId w:val="2116439976"/>
          <w:wAfter w:w="148" w:type="dxa"/>
          <w:cantSplit/>
          <w:jc w:val="center"/>
        </w:trPr>
        <w:tc>
          <w:tcPr>
            <w:tcW w:w="7060" w:type="dxa"/>
            <w:gridSpan w:val="9"/>
          </w:tcPr>
          <w:p w14:paraId="616BB29B"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SUMMONS</w:t>
            </w:r>
          </w:p>
          <w:p w14:paraId="7BAFCAE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GUID=51d079d3-1db0-4019-a5b5-5276d0b05421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2207337E"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GUID=c8d4d9f3-9d84-4c37-aaff-3d14b772c5dd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w:t>
            </w:r>
          </w:p>
          <w:p w14:paraId="094F3820"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GUID=0afd985e-349c-4ea8-be09-e9c14c8050b3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Let all parties concerned attend before the Court on the date and time to be assigned for the hearing of an application for the following order(s):</w:t>
            </w:r>
          </w:p>
          <w:p w14:paraId="3F28E4D0" w14:textId="77777777" w:rsidR="006F2CA2" w:rsidRPr="006F2CA2" w:rsidRDefault="006F2CA2" w:rsidP="006F2CA2">
            <w:pPr>
              <w:spacing w:before="120" w:after="0" w:line="240" w:lineRule="auto"/>
              <w:ind w:firstLine="4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GUID=b9424459-28d9-4427-85e0-3f84986cc382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1.  </w:t>
            </w:r>
          </w:p>
          <w:p w14:paraId="1EDEDA74" w14:textId="77777777" w:rsidR="006F2CA2" w:rsidRPr="006F2CA2" w:rsidRDefault="006F2CA2" w:rsidP="006F2CA2">
            <w:pPr>
              <w:spacing w:before="120" w:after="0" w:line="240" w:lineRule="auto"/>
              <w:ind w:firstLine="4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GUID=aaaa7855-7081-4a63-a1c3-3cc7ed681ec2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2.  </w:t>
            </w:r>
          </w:p>
          <w:p w14:paraId="666F5447" w14:textId="77777777" w:rsidR="006F2CA2" w:rsidRPr="006F2CA2" w:rsidRDefault="006F2CA2" w:rsidP="006F2CA2">
            <w:pPr>
              <w:spacing w:before="120" w:after="0" w:line="240" w:lineRule="auto"/>
              <w:ind w:firstLine="4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GUID=538690b1-37b5-47f5-a671-39928ef60871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3.  </w:t>
            </w:r>
          </w:p>
          <w:p w14:paraId="58011437"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GUID=d032ac98-c51e-4522-909f-53a38baf864b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Grounds of application: (State the grounds here) or (As set out in the affidavit of [name]).</w:t>
            </w:r>
          </w:p>
          <w:p w14:paraId="3C715573"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GUID=43a6819e-1238-4fb3-b133-7670015e8474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Issued by: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Solicitors for the                    ).</w:t>
            </w:r>
          </w:p>
          <w:p w14:paraId="62E803F4"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GUID=a67ce323-f7d0-4170-88a6-4041ae8776df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tc>
      </w:tr>
    </w:tbl>
    <w:p w14:paraId="01DF7578" w14:textId="77777777" w:rsidR="006F2CA2" w:rsidRPr="006F2CA2" w:rsidRDefault="006F2CA2" w:rsidP="006F2CA2">
      <w:pPr>
        <w:spacing w:before="0" w:after="200" w:line="276" w:lineRule="auto"/>
        <w:jc w:val="center"/>
        <w:divId w:val="2116439976"/>
        <w:rPr>
          <w:rFonts w:ascii="Times New Roman" w:hAnsi="Times New Roman" w:cs="Times New Roman"/>
          <w:sz w:val="26"/>
          <w:szCs w:val="20"/>
          <w:lang w:val="en-GB" w:eastAsia="en-US"/>
        </w:rPr>
      </w:pPr>
    </w:p>
    <w:tbl>
      <w:tblPr>
        <w:tblW w:w="7080" w:type="dxa"/>
        <w:jc w:val="center"/>
        <w:tblLook w:val="04A0" w:firstRow="1" w:lastRow="0" w:firstColumn="1" w:lastColumn="0" w:noHBand="0" w:noVBand="1"/>
      </w:tblPr>
      <w:tblGrid>
        <w:gridCol w:w="1340"/>
        <w:gridCol w:w="4360"/>
        <w:gridCol w:w="1380"/>
      </w:tblGrid>
      <w:tr w:rsidR="006F2CA2" w:rsidRPr="006F2CA2" w14:paraId="4286D73F" w14:textId="77777777" w:rsidTr="006F2CA2">
        <w:trPr>
          <w:divId w:val="2116439976"/>
          <w:cantSplit/>
          <w:jc w:val="center"/>
        </w:trPr>
        <w:tc>
          <w:tcPr>
            <w:tcW w:w="7080" w:type="dxa"/>
            <w:gridSpan w:val="3"/>
          </w:tcPr>
          <w:p w14:paraId="74AA40D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GUID=737e3f12-5387-4053-8641-eb7321382b38 </w:instrText>
            </w:r>
            <w:r w:rsidRPr="006F2CA2">
              <w:rPr>
                <w:rFonts w:ascii="Times New Roman" w:hAnsi="Times New Roman" w:cs="Times New Roman"/>
                <w:sz w:val="22"/>
                <w:szCs w:val="20"/>
                <w:lang w:val="en-GB" w:eastAsia="en-US"/>
              </w:rPr>
              <w:fldChar w:fldCharType="end"/>
            </w:r>
            <w:r w:rsidR="004C64D0">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119</w:t>
            </w:r>
          </w:p>
        </w:tc>
      </w:tr>
      <w:tr w:rsidR="006F2CA2" w:rsidRPr="006F2CA2" w14:paraId="54887A1F" w14:textId="77777777" w:rsidTr="006F2CA2">
        <w:trPr>
          <w:divId w:val="2116439976"/>
          <w:cantSplit/>
          <w:jc w:val="center"/>
        </w:trPr>
        <w:tc>
          <w:tcPr>
            <w:tcW w:w="1340" w:type="dxa"/>
          </w:tcPr>
          <w:p w14:paraId="49FC5398"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GUID=481f08fa-ad9b-47bd-b9b5-f16eaf6060db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R.566</w:t>
            </w:r>
          </w:p>
        </w:tc>
        <w:tc>
          <w:tcPr>
            <w:tcW w:w="4360" w:type="dxa"/>
          </w:tcPr>
          <w:p w14:paraId="701FC189"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0D50A46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GUID=5818dd7a-fbb5-401a-941b-d848c16ab4d1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NOTICE FOR SETTING DOWN </w:t>
            </w:r>
            <w:r w:rsidRPr="006F2CA2">
              <w:rPr>
                <w:rFonts w:ascii="Times New Roman" w:hAnsi="Times New Roman" w:cs="Times New Roman"/>
                <w:sz w:val="22"/>
                <w:szCs w:val="20"/>
                <w:lang w:val="en-GB" w:eastAsia="en-US"/>
              </w:rPr>
              <w:br/>
              <w:t>AN ACTION FOR TRIAL</w:t>
            </w:r>
          </w:p>
        </w:tc>
        <w:tc>
          <w:tcPr>
            <w:tcW w:w="1380" w:type="dxa"/>
          </w:tcPr>
          <w:p w14:paraId="69BEB73C"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GUID=fcd748f3-cea4-4cbf-8785-8022c42bce18 </w:instrText>
            </w:r>
            <w:r w:rsidRPr="006F2CA2">
              <w:rPr>
                <w:rFonts w:ascii="Times New Roman" w:hAnsi="Times New Roman" w:cs="Times New Roman"/>
                <w:sz w:val="22"/>
                <w:szCs w:val="20"/>
                <w:lang w:val="en-GB" w:eastAsia="en-US"/>
              </w:rPr>
              <w:fldChar w:fldCharType="end"/>
            </w:r>
          </w:p>
        </w:tc>
      </w:tr>
      <w:tr w:rsidR="006F2CA2" w:rsidRPr="006F2CA2" w14:paraId="62AE1B90" w14:textId="77777777" w:rsidTr="006F2CA2">
        <w:trPr>
          <w:divId w:val="2116439976"/>
          <w:cantSplit/>
          <w:jc w:val="center"/>
        </w:trPr>
        <w:tc>
          <w:tcPr>
            <w:tcW w:w="7080" w:type="dxa"/>
            <w:gridSpan w:val="3"/>
          </w:tcPr>
          <w:p w14:paraId="12C1E4BC"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GUID=b194b828-2f5f-4b6d-b581-e5c5cce365e1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3370C23C"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GUID=10d20690-a17d-412d-88a1-00c23629088a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The Registrar and (other parties to the action).</w:t>
            </w:r>
          </w:p>
          <w:p w14:paraId="07D84BA5"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GUID=e1a22a6f-5edc-4b34-992b-2d2fddf5df87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plaintiff (or defendant) hereby sets down this action for trial for              days.</w:t>
            </w:r>
          </w:p>
          <w:p w14:paraId="0FDAB63C"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GUID=74bf6de2-949c-44bf-bdc7-ba34a47f8fe5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requisite documents pursuant to Rule 566, are attached herewith.</w:t>
            </w:r>
          </w:p>
          <w:p w14:paraId="548DE59A"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GUID=ccf648c5-045b-474f-86de-e78c9f0a0c3f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Issued by: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Solicitors for the                 ).</w:t>
            </w:r>
          </w:p>
        </w:tc>
      </w:tr>
    </w:tbl>
    <w:p w14:paraId="4C643C40" w14:textId="77777777" w:rsidR="006F2CA2" w:rsidRPr="006F2CA2" w:rsidRDefault="006F2CA2" w:rsidP="006F2CA2">
      <w:pPr>
        <w:spacing w:before="0" w:after="200" w:line="276" w:lineRule="auto"/>
        <w:jc w:val="center"/>
        <w:divId w:val="2116439976"/>
        <w:rPr>
          <w:rFonts w:ascii="Times New Roman" w:hAnsi="Times New Roman" w:cs="Times New Roman"/>
          <w:sz w:val="26"/>
          <w:szCs w:val="20"/>
          <w:lang w:val="en-GB" w:eastAsia="en-US"/>
        </w:rPr>
      </w:pPr>
    </w:p>
    <w:tbl>
      <w:tblPr>
        <w:tblW w:w="7060" w:type="dxa"/>
        <w:jc w:val="center"/>
        <w:tblLook w:val="04A0" w:firstRow="1" w:lastRow="0" w:firstColumn="1" w:lastColumn="0" w:noHBand="0" w:noVBand="1"/>
      </w:tblPr>
      <w:tblGrid>
        <w:gridCol w:w="1309"/>
        <w:gridCol w:w="128"/>
        <w:gridCol w:w="1243"/>
        <w:gridCol w:w="1023"/>
        <w:gridCol w:w="1529"/>
        <w:gridCol w:w="1828"/>
      </w:tblGrid>
      <w:tr w:rsidR="006F2CA2" w:rsidRPr="006F2CA2" w14:paraId="097A64D0" w14:textId="77777777" w:rsidTr="006F2CA2">
        <w:trPr>
          <w:divId w:val="2116439976"/>
          <w:cantSplit/>
          <w:jc w:val="center"/>
        </w:trPr>
        <w:tc>
          <w:tcPr>
            <w:tcW w:w="7060" w:type="dxa"/>
            <w:gridSpan w:val="6"/>
          </w:tcPr>
          <w:p w14:paraId="3C685464"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GUID=2c2f76ff-6d4d-4810-9ba7-dba711a63020 </w:instrText>
            </w:r>
            <w:r w:rsidRPr="006F2CA2">
              <w:rPr>
                <w:rFonts w:ascii="Times New Roman" w:hAnsi="Times New Roman" w:cs="Times New Roman"/>
                <w:sz w:val="22"/>
                <w:szCs w:val="20"/>
                <w:lang w:val="en-GB" w:eastAsia="en-US"/>
              </w:rPr>
              <w:fldChar w:fldCharType="end"/>
            </w:r>
            <w:r w:rsidR="004C64D0">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120</w:t>
            </w:r>
          </w:p>
        </w:tc>
      </w:tr>
      <w:tr w:rsidR="006F2CA2" w:rsidRPr="006F2CA2" w14:paraId="5ACC1F87" w14:textId="77777777" w:rsidTr="006F2CA2">
        <w:trPr>
          <w:divId w:val="2116439976"/>
          <w:cantSplit/>
          <w:jc w:val="center"/>
        </w:trPr>
        <w:tc>
          <w:tcPr>
            <w:tcW w:w="1560" w:type="dxa"/>
          </w:tcPr>
          <w:p w14:paraId="377A22EE"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GUID=07f7a071-8753-4046-8017-9da8c215f4d8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R.578, R.579</w:t>
            </w:r>
            <w:r w:rsidRPr="006F2CA2">
              <w:rPr>
                <w:rFonts w:ascii="Times New Roman" w:hAnsi="Times New Roman" w:cs="Times New Roman"/>
                <w:sz w:val="18"/>
                <w:szCs w:val="18"/>
                <w:lang w:val="en-GB" w:eastAsia="en-US"/>
              </w:rPr>
              <w:br/>
            </w:r>
          </w:p>
        </w:tc>
        <w:tc>
          <w:tcPr>
            <w:tcW w:w="2960" w:type="dxa"/>
            <w:gridSpan w:val="4"/>
          </w:tcPr>
          <w:p w14:paraId="639AD41C"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GUID=f64596bc-d25c-4390-8eee-02565ce8f815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CERTIFICATE AFTER TRIAL</w:t>
            </w:r>
          </w:p>
          <w:p w14:paraId="45C8133C"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GUID=362d5938-aee4-4e9b-9e77-a9fbd951f95a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tc>
        <w:tc>
          <w:tcPr>
            <w:tcW w:w="1340" w:type="dxa"/>
          </w:tcPr>
          <w:p w14:paraId="2796AF34"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GUID=78824b46-514b-452b-8ff8-0000e2de2d1e </w:instrText>
            </w:r>
            <w:r w:rsidRPr="006F2CA2">
              <w:rPr>
                <w:rFonts w:ascii="Times New Roman" w:hAnsi="Times New Roman" w:cs="Times New Roman"/>
                <w:sz w:val="22"/>
                <w:szCs w:val="20"/>
                <w:lang w:val="en-GB" w:eastAsia="en-US"/>
              </w:rPr>
              <w:fldChar w:fldCharType="end"/>
            </w:r>
          </w:p>
        </w:tc>
      </w:tr>
      <w:tr w:rsidR="005A22FC" w14:paraId="2348D869" w14:textId="77777777" w:rsidTr="006F2CA2">
        <w:trPr>
          <w:divId w:val="2116439976"/>
          <w:cantSplit/>
          <w:jc w:val="center"/>
        </w:trPr>
        <w:tc>
          <w:tcPr>
            <w:tcW w:w="7060" w:type="dxa"/>
            <w:gridSpan w:val="6"/>
          </w:tcPr>
          <w:p w14:paraId="63E25C60"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GUID=0488eab5-fa12-46b5-a979-7f52d7867842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w:t>
            </w:r>
          </w:p>
          <w:p w14:paraId="7DFEC303"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GUID=6d12a288-4471-4543-87d5-2b4010639147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Judge hearing the trial:</w:t>
            </w:r>
          </w:p>
          <w:p w14:paraId="318C38C3"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GUID=613548cb-bc7f-4051-a922-139ba9b0b315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Court No.:</w:t>
            </w:r>
          </w:p>
          <w:p w14:paraId="6B6A4F41"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GUID=eac9d831-191f-48ba-a7ad-8c3c36108c64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u w:val="single"/>
                <w:lang w:val="en-GB" w:eastAsia="en-US"/>
              </w:rPr>
              <w:t>Parties present</w:t>
            </w:r>
            <w:r w:rsidRPr="006F2CA2">
              <w:rPr>
                <w:rFonts w:ascii="Times New Roman" w:hAnsi="Times New Roman" w:cs="Times New Roman"/>
                <w:sz w:val="22"/>
                <w:szCs w:val="20"/>
                <w:lang w:val="en-GB" w:eastAsia="en-US"/>
              </w:rPr>
              <w:t>:</w:t>
            </w:r>
          </w:p>
          <w:p w14:paraId="686F5637"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GUID=1b17676c-b581-46ff-9a41-376ea89fcde3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For plaintiff(s):</w:t>
            </w:r>
          </w:p>
          <w:p w14:paraId="124B6183"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GUID=de297ac5-3dbf-42e8-a516-5203e2863fc4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For defendant(s):</w:t>
            </w:r>
          </w:p>
          <w:p w14:paraId="70E896C9"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GUID=a25f9c5a-c3ac-4207-b83a-ebbe72a487d2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Any others:</w:t>
            </w:r>
          </w:p>
          <w:p w14:paraId="25ED7FB4"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GUID=172bedb5-faa5-4ed2-855c-7840f2dcbcfb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time of the Court was occupied as follows:</w:t>
            </w:r>
          </w:p>
        </w:tc>
      </w:tr>
      <w:tr w:rsidR="005A22FC" w14:paraId="64D938DC" w14:textId="77777777" w:rsidTr="006F2CA2">
        <w:trPr>
          <w:divId w:val="2116439976"/>
          <w:cantSplit/>
          <w:trHeight w:val="120"/>
          <w:jc w:val="center"/>
        </w:trPr>
        <w:tc>
          <w:tcPr>
            <w:tcW w:w="2600" w:type="dxa"/>
            <w:gridSpan w:val="3"/>
          </w:tcPr>
          <w:p w14:paraId="3CA2FA94"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GUID=55ca206a-23a5-4c91-ae67-336ad0da8f4d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Hearing date</w:t>
            </w:r>
          </w:p>
        </w:tc>
        <w:tc>
          <w:tcPr>
            <w:tcW w:w="0" w:type="dxa"/>
          </w:tcPr>
          <w:p w14:paraId="5373CFB7"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GUID=b6729e33-32e5-48c1-b3e7-2a74089bffed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Outcome</w:t>
            </w:r>
          </w:p>
        </w:tc>
        <w:tc>
          <w:tcPr>
            <w:tcW w:w="0" w:type="dxa"/>
          </w:tcPr>
          <w:p w14:paraId="1CF4720E"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GUID=c426620a-7215-4d54-a681-0eff5586f0e5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Start time</w:t>
            </w:r>
          </w:p>
        </w:tc>
        <w:tc>
          <w:tcPr>
            <w:tcW w:w="1340" w:type="dxa"/>
          </w:tcPr>
          <w:p w14:paraId="68C83D0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GUID=d654e566-a8d1-47a7-9417-f40a3f2a61b1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End time</w:t>
            </w:r>
          </w:p>
        </w:tc>
      </w:tr>
      <w:tr w:rsidR="005A22FC" w14:paraId="620ABD5F" w14:textId="77777777" w:rsidTr="006F2CA2">
        <w:trPr>
          <w:divId w:val="2116439976"/>
          <w:cantSplit/>
          <w:trHeight w:val="120"/>
          <w:jc w:val="center"/>
        </w:trPr>
        <w:tc>
          <w:tcPr>
            <w:tcW w:w="2600" w:type="dxa"/>
            <w:gridSpan w:val="3"/>
          </w:tcPr>
          <w:p w14:paraId="7C674688"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GUID=eb451c08-e966-4011-a593-aefcc9e825b1 </w:instrText>
            </w:r>
            <w:r w:rsidRPr="006F2CA2">
              <w:rPr>
                <w:rFonts w:ascii="Times New Roman" w:hAnsi="Times New Roman" w:cs="Times New Roman"/>
                <w:sz w:val="22"/>
                <w:szCs w:val="20"/>
                <w:lang w:val="en-GB" w:eastAsia="en-US"/>
              </w:rPr>
              <w:fldChar w:fldCharType="end"/>
            </w:r>
          </w:p>
        </w:tc>
        <w:tc>
          <w:tcPr>
            <w:tcW w:w="0" w:type="dxa"/>
          </w:tcPr>
          <w:p w14:paraId="2109BDDA"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GUID=9c5e890e-197f-4487-a1a2-8a9ba369233c </w:instrText>
            </w:r>
            <w:r w:rsidRPr="006F2CA2">
              <w:rPr>
                <w:rFonts w:ascii="Times New Roman" w:hAnsi="Times New Roman" w:cs="Times New Roman"/>
                <w:sz w:val="22"/>
                <w:szCs w:val="20"/>
                <w:lang w:val="en-GB" w:eastAsia="en-US"/>
              </w:rPr>
              <w:fldChar w:fldCharType="end"/>
            </w:r>
          </w:p>
        </w:tc>
        <w:tc>
          <w:tcPr>
            <w:tcW w:w="0" w:type="dxa"/>
          </w:tcPr>
          <w:p w14:paraId="0DC52426"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GUID=253b79f6-fbe8-4919-afb4-7d6c99d74aab </w:instrText>
            </w:r>
            <w:r w:rsidRPr="006F2CA2">
              <w:rPr>
                <w:rFonts w:ascii="Times New Roman" w:hAnsi="Times New Roman" w:cs="Times New Roman"/>
                <w:sz w:val="22"/>
                <w:szCs w:val="20"/>
                <w:lang w:val="en-GB" w:eastAsia="en-US"/>
              </w:rPr>
              <w:fldChar w:fldCharType="end"/>
            </w:r>
          </w:p>
        </w:tc>
        <w:tc>
          <w:tcPr>
            <w:tcW w:w="1340" w:type="dxa"/>
          </w:tcPr>
          <w:p w14:paraId="5F087203"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GUID=27067052-49fc-49ab-92cb-f847034bab10 </w:instrText>
            </w:r>
            <w:r w:rsidRPr="006F2CA2">
              <w:rPr>
                <w:rFonts w:ascii="Times New Roman" w:hAnsi="Times New Roman" w:cs="Times New Roman"/>
                <w:sz w:val="22"/>
                <w:szCs w:val="20"/>
                <w:lang w:val="en-GB" w:eastAsia="en-US"/>
              </w:rPr>
              <w:fldChar w:fldCharType="end"/>
            </w:r>
          </w:p>
        </w:tc>
      </w:tr>
      <w:tr w:rsidR="005A22FC" w14:paraId="15BC914C" w14:textId="77777777" w:rsidTr="006F2CA2">
        <w:trPr>
          <w:divId w:val="2116439976"/>
          <w:cantSplit/>
          <w:trHeight w:val="120"/>
          <w:jc w:val="center"/>
        </w:trPr>
        <w:tc>
          <w:tcPr>
            <w:tcW w:w="2600" w:type="dxa"/>
            <w:gridSpan w:val="3"/>
          </w:tcPr>
          <w:p w14:paraId="510FCF03"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GUID=c12111b9-6e49-4d73-aa53-fb3062298d57 </w:instrText>
            </w:r>
            <w:r w:rsidRPr="006F2CA2">
              <w:rPr>
                <w:rFonts w:ascii="Times New Roman" w:hAnsi="Times New Roman" w:cs="Times New Roman"/>
                <w:sz w:val="22"/>
                <w:szCs w:val="20"/>
                <w:lang w:val="en-GB" w:eastAsia="en-US"/>
              </w:rPr>
              <w:fldChar w:fldCharType="end"/>
            </w:r>
          </w:p>
        </w:tc>
        <w:tc>
          <w:tcPr>
            <w:tcW w:w="0" w:type="dxa"/>
          </w:tcPr>
          <w:p w14:paraId="66857656"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GUID=24e1fbe4-5314-4c9a-9545-6950ddc2d3cd </w:instrText>
            </w:r>
            <w:r w:rsidRPr="006F2CA2">
              <w:rPr>
                <w:rFonts w:ascii="Times New Roman" w:hAnsi="Times New Roman" w:cs="Times New Roman"/>
                <w:sz w:val="22"/>
                <w:szCs w:val="20"/>
                <w:lang w:val="en-GB" w:eastAsia="en-US"/>
              </w:rPr>
              <w:fldChar w:fldCharType="end"/>
            </w:r>
          </w:p>
        </w:tc>
        <w:tc>
          <w:tcPr>
            <w:tcW w:w="0" w:type="dxa"/>
          </w:tcPr>
          <w:p w14:paraId="2919AFB0"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GUID=64be396e-595f-4aa8-b6d3-bc28817a96d4 </w:instrText>
            </w:r>
            <w:r w:rsidRPr="006F2CA2">
              <w:rPr>
                <w:rFonts w:ascii="Times New Roman" w:hAnsi="Times New Roman" w:cs="Times New Roman"/>
                <w:sz w:val="22"/>
                <w:szCs w:val="20"/>
                <w:lang w:val="en-GB" w:eastAsia="en-US"/>
              </w:rPr>
              <w:fldChar w:fldCharType="end"/>
            </w:r>
          </w:p>
        </w:tc>
        <w:tc>
          <w:tcPr>
            <w:tcW w:w="1340" w:type="dxa"/>
          </w:tcPr>
          <w:p w14:paraId="5975C2BC"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GUID=0b1b076f-94f3-4fe8-b351-62a6f09ef0f4 </w:instrText>
            </w:r>
            <w:r w:rsidRPr="006F2CA2">
              <w:rPr>
                <w:rFonts w:ascii="Times New Roman" w:hAnsi="Times New Roman" w:cs="Times New Roman"/>
                <w:sz w:val="22"/>
                <w:szCs w:val="20"/>
                <w:lang w:val="en-GB" w:eastAsia="en-US"/>
              </w:rPr>
              <w:fldChar w:fldCharType="end"/>
            </w:r>
          </w:p>
        </w:tc>
      </w:tr>
      <w:tr w:rsidR="006F2CA2" w:rsidRPr="006F2CA2" w14:paraId="028D6798" w14:textId="77777777" w:rsidTr="006F2CA2">
        <w:trPr>
          <w:divId w:val="2116439976"/>
          <w:cantSplit/>
          <w:jc w:val="center"/>
        </w:trPr>
        <w:tc>
          <w:tcPr>
            <w:tcW w:w="7060" w:type="dxa"/>
            <w:gridSpan w:val="6"/>
          </w:tcPr>
          <w:p w14:paraId="7E1ED2C5"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GUID=81524e77-053b-48a6-b259-de7ab1ef0497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Total time occupied:              hour(</w:t>
            </w:r>
            <w:proofErr w:type="gramStart"/>
            <w:r w:rsidRPr="006F2CA2">
              <w:rPr>
                <w:rFonts w:ascii="Times New Roman" w:hAnsi="Times New Roman" w:cs="Times New Roman"/>
                <w:sz w:val="22"/>
                <w:szCs w:val="20"/>
                <w:lang w:val="en-GB" w:eastAsia="en-US"/>
              </w:rPr>
              <w:t>s)   </w:t>
            </w:r>
            <w:proofErr w:type="gramEnd"/>
            <w:r w:rsidRPr="006F2CA2">
              <w:rPr>
                <w:rFonts w:ascii="Times New Roman" w:hAnsi="Times New Roman" w:cs="Times New Roman"/>
                <w:sz w:val="22"/>
                <w:szCs w:val="20"/>
                <w:lang w:val="en-GB" w:eastAsia="en-US"/>
              </w:rPr>
              <w:t>          minute(s)</w:t>
            </w:r>
          </w:p>
          <w:p w14:paraId="7F88B850"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GUID=ae35c9fb-7adb-4388-b6e3-cfd3d25bf7a6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Judgment/Order(s) given:</w:t>
            </w:r>
          </w:p>
          <w:p w14:paraId="3B13D2DE"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GUID=0ff3177e-356d-4609-b4a6-23007cc91764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List of Exhibits is as follows:</w:t>
            </w:r>
          </w:p>
        </w:tc>
      </w:tr>
      <w:tr w:rsidR="005A22FC" w14:paraId="77F5E954" w14:textId="77777777" w:rsidTr="006F2CA2">
        <w:trPr>
          <w:divId w:val="2116439976"/>
          <w:cantSplit/>
          <w:jc w:val="center"/>
        </w:trPr>
        <w:tc>
          <w:tcPr>
            <w:tcW w:w="7060" w:type="dxa"/>
            <w:gridSpan w:val="6"/>
          </w:tcPr>
          <w:p w14:paraId="05CBD6A3"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GUID=6f41b5ab-dc28-41fb-8915-8b6ad91c9dca </w:instrText>
            </w:r>
            <w:r w:rsidRPr="006F2CA2">
              <w:rPr>
                <w:rFonts w:ascii="Times New Roman" w:hAnsi="Times New Roman" w:cs="Times New Roman"/>
                <w:sz w:val="22"/>
                <w:szCs w:val="20"/>
                <w:lang w:val="en-GB" w:eastAsia="en-US"/>
              </w:rPr>
              <w:fldChar w:fldCharType="end"/>
            </w:r>
          </w:p>
        </w:tc>
      </w:tr>
      <w:tr w:rsidR="005A22FC" w14:paraId="38F727FC" w14:textId="77777777" w:rsidTr="006F2CA2">
        <w:trPr>
          <w:divId w:val="2116439976"/>
          <w:cantSplit/>
          <w:trHeight w:val="120"/>
          <w:jc w:val="center"/>
        </w:trPr>
        <w:tc>
          <w:tcPr>
            <w:tcW w:w="1760" w:type="dxa"/>
            <w:gridSpan w:val="2"/>
            <w:vAlign w:val="center"/>
          </w:tcPr>
          <w:p w14:paraId="3005429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GUID=c9de5a12-e1b1-4d0d-bb47-12e3cf7ddee2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Number of Exhibit</w:t>
            </w:r>
          </w:p>
        </w:tc>
        <w:tc>
          <w:tcPr>
            <w:tcW w:w="0" w:type="dxa"/>
            <w:vAlign w:val="center"/>
          </w:tcPr>
          <w:p w14:paraId="54D8EBAE"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GUID=d860a59d-ea1d-4652-9c00-799ef6ac875f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Description of Exhibit</w:t>
            </w:r>
          </w:p>
        </w:tc>
        <w:tc>
          <w:tcPr>
            <w:tcW w:w="0" w:type="dxa"/>
            <w:vAlign w:val="center"/>
          </w:tcPr>
          <w:p w14:paraId="20D654F8"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GUID=d7c90088-bb3a-4fef-841e-98e859ad8d0b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Party who put in Exhibit</w:t>
            </w:r>
          </w:p>
        </w:tc>
        <w:tc>
          <w:tcPr>
            <w:tcW w:w="1200" w:type="dxa"/>
            <w:vAlign w:val="center"/>
          </w:tcPr>
          <w:p w14:paraId="5986710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GUID=1a115bd8-a6ff-4796-bfbb-626075107bde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Witness who proved Exhibit</w:t>
            </w:r>
          </w:p>
        </w:tc>
        <w:tc>
          <w:tcPr>
            <w:tcW w:w="1340" w:type="dxa"/>
            <w:vAlign w:val="center"/>
          </w:tcPr>
          <w:p w14:paraId="15AA1513"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GUID=1e56a0fa-2498-406f-b54a-6ca11a129aed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Notes</w:t>
            </w:r>
          </w:p>
        </w:tc>
      </w:tr>
      <w:tr w:rsidR="005A22FC" w14:paraId="55B08BCD" w14:textId="77777777" w:rsidTr="006F2CA2">
        <w:trPr>
          <w:divId w:val="2116439976"/>
          <w:cantSplit/>
          <w:trHeight w:val="120"/>
          <w:jc w:val="center"/>
        </w:trPr>
        <w:tc>
          <w:tcPr>
            <w:tcW w:w="1760" w:type="dxa"/>
            <w:gridSpan w:val="2"/>
          </w:tcPr>
          <w:p w14:paraId="7CC5BD38"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GUID=2b9f5aea-a284-473c-9845-8e28e354542b </w:instrText>
            </w:r>
            <w:r w:rsidRPr="006F2CA2">
              <w:rPr>
                <w:rFonts w:ascii="Times New Roman" w:hAnsi="Times New Roman" w:cs="Times New Roman"/>
                <w:sz w:val="22"/>
                <w:szCs w:val="20"/>
                <w:lang w:val="en-GB" w:eastAsia="en-US"/>
              </w:rPr>
              <w:fldChar w:fldCharType="end"/>
            </w:r>
          </w:p>
        </w:tc>
        <w:tc>
          <w:tcPr>
            <w:tcW w:w="0" w:type="dxa"/>
          </w:tcPr>
          <w:p w14:paraId="48F902E8"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GUID=82c9831b-8c0f-4faa-810d-c3bb6120ad00 </w:instrText>
            </w:r>
            <w:r w:rsidRPr="006F2CA2">
              <w:rPr>
                <w:rFonts w:ascii="Times New Roman" w:hAnsi="Times New Roman" w:cs="Times New Roman"/>
                <w:sz w:val="22"/>
                <w:szCs w:val="20"/>
                <w:lang w:val="en-GB" w:eastAsia="en-US"/>
              </w:rPr>
              <w:fldChar w:fldCharType="end"/>
            </w:r>
          </w:p>
        </w:tc>
        <w:tc>
          <w:tcPr>
            <w:tcW w:w="0" w:type="dxa"/>
          </w:tcPr>
          <w:p w14:paraId="13F157F9"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GUID=bdbd8640-f5a3-41f3-9f09-0383aa910a21 </w:instrText>
            </w:r>
            <w:r w:rsidRPr="006F2CA2">
              <w:rPr>
                <w:rFonts w:ascii="Times New Roman" w:hAnsi="Times New Roman" w:cs="Times New Roman"/>
                <w:sz w:val="22"/>
                <w:szCs w:val="20"/>
                <w:lang w:val="en-GB" w:eastAsia="en-US"/>
              </w:rPr>
              <w:fldChar w:fldCharType="end"/>
            </w:r>
          </w:p>
        </w:tc>
        <w:tc>
          <w:tcPr>
            <w:tcW w:w="1200" w:type="dxa"/>
          </w:tcPr>
          <w:p w14:paraId="2CC8AF32"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GUID=3a8e0bb8-a9ed-429e-8c7c-5d3d97f395e9 </w:instrText>
            </w:r>
            <w:r w:rsidRPr="006F2CA2">
              <w:rPr>
                <w:rFonts w:ascii="Times New Roman" w:hAnsi="Times New Roman" w:cs="Times New Roman"/>
                <w:sz w:val="22"/>
                <w:szCs w:val="20"/>
                <w:lang w:val="en-GB" w:eastAsia="en-US"/>
              </w:rPr>
              <w:fldChar w:fldCharType="end"/>
            </w:r>
          </w:p>
        </w:tc>
        <w:tc>
          <w:tcPr>
            <w:tcW w:w="1340" w:type="dxa"/>
          </w:tcPr>
          <w:p w14:paraId="29F5CC6F"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GUID=f57ecbef-2c39-494a-a82b-7b7edd292d1a </w:instrText>
            </w:r>
            <w:r w:rsidRPr="006F2CA2">
              <w:rPr>
                <w:rFonts w:ascii="Times New Roman" w:hAnsi="Times New Roman" w:cs="Times New Roman"/>
                <w:sz w:val="22"/>
                <w:szCs w:val="20"/>
                <w:lang w:val="en-GB" w:eastAsia="en-US"/>
              </w:rPr>
              <w:fldChar w:fldCharType="end"/>
            </w:r>
          </w:p>
        </w:tc>
      </w:tr>
      <w:tr w:rsidR="005A22FC" w14:paraId="37262ADD" w14:textId="77777777" w:rsidTr="006F2CA2">
        <w:trPr>
          <w:divId w:val="2116439976"/>
          <w:cantSplit/>
          <w:trHeight w:val="120"/>
          <w:jc w:val="center"/>
        </w:trPr>
        <w:tc>
          <w:tcPr>
            <w:tcW w:w="1760" w:type="dxa"/>
            <w:gridSpan w:val="2"/>
          </w:tcPr>
          <w:p w14:paraId="70F00A44"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GUID=5375bc1a-dc7d-4939-a097-5782623003b3 </w:instrText>
            </w:r>
            <w:r w:rsidRPr="006F2CA2">
              <w:rPr>
                <w:rFonts w:ascii="Times New Roman" w:hAnsi="Times New Roman" w:cs="Times New Roman"/>
                <w:sz w:val="22"/>
                <w:szCs w:val="20"/>
                <w:lang w:val="en-GB" w:eastAsia="en-US"/>
              </w:rPr>
              <w:fldChar w:fldCharType="end"/>
            </w:r>
          </w:p>
        </w:tc>
        <w:tc>
          <w:tcPr>
            <w:tcW w:w="0" w:type="dxa"/>
          </w:tcPr>
          <w:p w14:paraId="43C6C7E4"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GUID=d587c8c2-ff45-4ec9-99ee-c58376827574 </w:instrText>
            </w:r>
            <w:r w:rsidRPr="006F2CA2">
              <w:rPr>
                <w:rFonts w:ascii="Times New Roman" w:hAnsi="Times New Roman" w:cs="Times New Roman"/>
                <w:sz w:val="22"/>
                <w:szCs w:val="20"/>
                <w:lang w:val="en-GB" w:eastAsia="en-US"/>
              </w:rPr>
              <w:fldChar w:fldCharType="end"/>
            </w:r>
          </w:p>
        </w:tc>
        <w:tc>
          <w:tcPr>
            <w:tcW w:w="0" w:type="dxa"/>
          </w:tcPr>
          <w:p w14:paraId="3BEF52F7"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GUID=c603c7e3-06d6-4c01-b5db-529970794410 </w:instrText>
            </w:r>
            <w:r w:rsidRPr="006F2CA2">
              <w:rPr>
                <w:rFonts w:ascii="Times New Roman" w:hAnsi="Times New Roman" w:cs="Times New Roman"/>
                <w:sz w:val="22"/>
                <w:szCs w:val="20"/>
                <w:lang w:val="en-GB" w:eastAsia="en-US"/>
              </w:rPr>
              <w:fldChar w:fldCharType="end"/>
            </w:r>
          </w:p>
        </w:tc>
        <w:tc>
          <w:tcPr>
            <w:tcW w:w="1200" w:type="dxa"/>
          </w:tcPr>
          <w:p w14:paraId="674E9F1A"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GUID=47232a22-1718-4b16-a06a-baf1759365cd </w:instrText>
            </w:r>
            <w:r w:rsidRPr="006F2CA2">
              <w:rPr>
                <w:rFonts w:ascii="Times New Roman" w:hAnsi="Times New Roman" w:cs="Times New Roman"/>
                <w:sz w:val="22"/>
                <w:szCs w:val="20"/>
                <w:lang w:val="en-GB" w:eastAsia="en-US"/>
              </w:rPr>
              <w:fldChar w:fldCharType="end"/>
            </w:r>
          </w:p>
        </w:tc>
        <w:tc>
          <w:tcPr>
            <w:tcW w:w="1340" w:type="dxa"/>
          </w:tcPr>
          <w:p w14:paraId="4E3A8C53"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GUID=d66b804f-89fa-44db-88a7-ddf6df05cee4 </w:instrText>
            </w:r>
            <w:r w:rsidRPr="006F2CA2">
              <w:rPr>
                <w:rFonts w:ascii="Times New Roman" w:hAnsi="Times New Roman" w:cs="Times New Roman"/>
                <w:sz w:val="22"/>
                <w:szCs w:val="20"/>
                <w:lang w:val="en-GB" w:eastAsia="en-US"/>
              </w:rPr>
              <w:fldChar w:fldCharType="end"/>
            </w:r>
          </w:p>
        </w:tc>
      </w:tr>
      <w:tr w:rsidR="006F2CA2" w:rsidRPr="006F2CA2" w14:paraId="1B37CA33" w14:textId="77777777" w:rsidTr="006F2CA2">
        <w:trPr>
          <w:divId w:val="2116439976"/>
          <w:cantSplit/>
          <w:jc w:val="center"/>
        </w:trPr>
        <w:tc>
          <w:tcPr>
            <w:tcW w:w="7060" w:type="dxa"/>
            <w:gridSpan w:val="6"/>
          </w:tcPr>
          <w:p w14:paraId="4E472A8A"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GUID=304f151c-cd52-46c2-b6fb-525e939e542e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(Name of Clerk of the Court)</w:t>
            </w:r>
          </w:p>
        </w:tc>
      </w:tr>
    </w:tbl>
    <w:p w14:paraId="4654C6BE" w14:textId="77777777" w:rsidR="006F2CA2" w:rsidRPr="006F2CA2" w:rsidRDefault="006F2CA2" w:rsidP="006F2CA2">
      <w:pPr>
        <w:spacing w:before="0" w:after="200" w:line="276" w:lineRule="auto"/>
        <w:jc w:val="center"/>
        <w:divId w:val="2116439976"/>
        <w:rPr>
          <w:rFonts w:ascii="Times New Roman" w:hAnsi="Times New Roman" w:cs="Times New Roman"/>
          <w:sz w:val="26"/>
          <w:szCs w:val="20"/>
          <w:lang w:val="en-GB" w:eastAsia="en-US"/>
        </w:rPr>
      </w:pPr>
    </w:p>
    <w:p w14:paraId="3D59340D" w14:textId="77777777" w:rsidR="006F2CA2" w:rsidRPr="006F2CA2" w:rsidRDefault="006F2CA2" w:rsidP="006F2CA2">
      <w:pPr>
        <w:spacing w:before="60" w:after="60" w:line="240" w:lineRule="auto"/>
        <w:jc w:val="center"/>
        <w:divId w:val="2116439976"/>
        <w:rPr>
          <w:rFonts w:ascii="Times New Roman" w:hAnsi="Times New Roman" w:cs="Times New Roman"/>
          <w:sz w:val="22"/>
          <w:szCs w:val="20"/>
          <w:lang w:val="en-GB" w:eastAsia="en-US"/>
        </w:rPr>
        <w:sectPr w:rsidR="006F2CA2" w:rsidRPr="006F2CA2" w:rsidSect="001B6E79">
          <w:footerReference w:type="even" r:id="rId8"/>
          <w:footerReference w:type="first" r:id="rId9"/>
          <w:pgSz w:w="11906" w:h="16838"/>
          <w:pgMar w:top="851" w:right="1416" w:bottom="1440" w:left="1440" w:header="708" w:footer="708" w:gutter="0"/>
          <w:cols w:space="708"/>
          <w:docGrid w:linePitch="360"/>
        </w:sectPr>
      </w:pPr>
    </w:p>
    <w:tbl>
      <w:tblPr>
        <w:tblW w:w="8565" w:type="dxa"/>
        <w:tblLook w:val="04A0" w:firstRow="1" w:lastRow="0" w:firstColumn="1" w:lastColumn="0" w:noHBand="0" w:noVBand="1"/>
      </w:tblPr>
      <w:tblGrid>
        <w:gridCol w:w="1172"/>
        <w:gridCol w:w="129"/>
        <w:gridCol w:w="1179"/>
        <w:gridCol w:w="1179"/>
        <w:gridCol w:w="1191"/>
        <w:gridCol w:w="1179"/>
        <w:gridCol w:w="2536"/>
      </w:tblGrid>
      <w:tr w:rsidR="006F2CA2" w:rsidRPr="006F2CA2" w14:paraId="72A5E816" w14:textId="77777777" w:rsidTr="004C64D0">
        <w:trPr>
          <w:divId w:val="2116439976"/>
          <w:cantSplit/>
          <w:trHeight w:val="350"/>
        </w:trPr>
        <w:tc>
          <w:tcPr>
            <w:tcW w:w="8080" w:type="dxa"/>
            <w:gridSpan w:val="7"/>
          </w:tcPr>
          <w:p w14:paraId="222EA613"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GUID=8efbf5f5-be51-433a-b864-ca5cbae5ea35 </w:instrText>
            </w:r>
            <w:r w:rsidRPr="006F2CA2">
              <w:rPr>
                <w:rFonts w:ascii="Times New Roman" w:hAnsi="Times New Roman" w:cs="Times New Roman"/>
                <w:sz w:val="22"/>
                <w:szCs w:val="20"/>
                <w:lang w:val="en-GB" w:eastAsia="en-US"/>
              </w:rPr>
              <w:fldChar w:fldCharType="end"/>
            </w:r>
            <w:r w:rsidR="004C64D0">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121</w:t>
            </w:r>
          </w:p>
        </w:tc>
      </w:tr>
      <w:tr w:rsidR="006F2CA2" w:rsidRPr="006F2CA2" w14:paraId="209A80E4" w14:textId="77777777" w:rsidTr="004C64D0">
        <w:trPr>
          <w:divId w:val="2116439976"/>
          <w:cantSplit/>
          <w:trHeight w:val="911"/>
        </w:trPr>
        <w:tc>
          <w:tcPr>
            <w:tcW w:w="1106" w:type="dxa"/>
          </w:tcPr>
          <w:p w14:paraId="61C5953E"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GUID=1f22a6b0-ce66-4bd0-a7fb-8a321b210049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R.592</w:t>
            </w:r>
          </w:p>
        </w:tc>
        <w:tc>
          <w:tcPr>
            <w:tcW w:w="4582" w:type="dxa"/>
            <w:gridSpan w:val="5"/>
          </w:tcPr>
          <w:p w14:paraId="73FB5219"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0B897C7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GUID=7c925f41-a282-4ddb-9bcb-7b39ff61201c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NOTICE TO ADMIT NON-DOCUMENTARY </w:t>
            </w:r>
            <w:r w:rsidRPr="006F2CA2">
              <w:rPr>
                <w:rFonts w:ascii="Times New Roman" w:hAnsi="Times New Roman" w:cs="Times New Roman"/>
                <w:sz w:val="22"/>
                <w:szCs w:val="20"/>
                <w:lang w:val="en-GB" w:eastAsia="en-US"/>
              </w:rPr>
              <w:br/>
              <w:t>HEARSAY EVIDENCE</w:t>
            </w:r>
          </w:p>
        </w:tc>
        <w:tc>
          <w:tcPr>
            <w:tcW w:w="2392" w:type="dxa"/>
          </w:tcPr>
          <w:p w14:paraId="3478FD4F"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GUID=d4bc9216-5107-4c52-87d3-c25d56b39acd </w:instrText>
            </w:r>
            <w:r w:rsidRPr="006F2CA2">
              <w:rPr>
                <w:rFonts w:ascii="Times New Roman" w:hAnsi="Times New Roman" w:cs="Times New Roman"/>
                <w:sz w:val="22"/>
                <w:szCs w:val="20"/>
                <w:lang w:val="en-GB" w:eastAsia="en-US"/>
              </w:rPr>
              <w:fldChar w:fldCharType="end"/>
            </w:r>
          </w:p>
        </w:tc>
      </w:tr>
      <w:tr w:rsidR="006F2CA2" w:rsidRPr="006F2CA2" w14:paraId="1A09E633" w14:textId="77777777" w:rsidTr="004C64D0">
        <w:trPr>
          <w:divId w:val="2116439976"/>
          <w:cantSplit/>
          <w:trHeight w:val="350"/>
        </w:trPr>
        <w:tc>
          <w:tcPr>
            <w:tcW w:w="8080" w:type="dxa"/>
            <w:gridSpan w:val="7"/>
          </w:tcPr>
          <w:p w14:paraId="624F5F5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GUID=c2f6db8f-7cac-4cdc-8092-f69642ddae41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tc>
      </w:tr>
      <w:tr w:rsidR="006F2CA2" w:rsidRPr="006F2CA2" w14:paraId="53DD65F6" w14:textId="77777777" w:rsidTr="004C64D0">
        <w:trPr>
          <w:divId w:val="2116439976"/>
          <w:cantSplit/>
          <w:trHeight w:val="368"/>
        </w:trPr>
        <w:tc>
          <w:tcPr>
            <w:tcW w:w="8080" w:type="dxa"/>
            <w:gridSpan w:val="7"/>
          </w:tcPr>
          <w:p w14:paraId="08D0F897"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GUID=d374783c-3a39-48f7-a41e-ed4c1fd11696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w:t>
            </w:r>
          </w:p>
        </w:tc>
      </w:tr>
      <w:tr w:rsidR="005A22FC" w14:paraId="06B333E9" w14:textId="77777777" w:rsidTr="004C64D0">
        <w:trPr>
          <w:divId w:val="2116439976"/>
          <w:cantSplit/>
          <w:trHeight w:val="841"/>
        </w:trPr>
        <w:tc>
          <w:tcPr>
            <w:tcW w:w="8080" w:type="dxa"/>
            <w:gridSpan w:val="7"/>
          </w:tcPr>
          <w:p w14:paraId="6F9D758A" w14:textId="77777777" w:rsidR="006F2CA2" w:rsidRPr="006F2CA2" w:rsidRDefault="006F2CA2" w:rsidP="006F2CA2">
            <w:pPr>
              <w:spacing w:before="120" w:after="0" w:line="240" w:lineRule="auto"/>
              <w:ind w:firstLine="5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GUID=f13c4e54-e416-4ba2-a56a-f7be56dbf313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Take notice that the plaintiff (or defendant) in this action, pursuant to paragraph                           of section 32(1) of the Evidence Act (Cap. 97), intends to introduce in evidence the statement hereunder specified:</w:t>
            </w:r>
          </w:p>
        </w:tc>
      </w:tr>
      <w:tr w:rsidR="005A22FC" w14:paraId="05FACDEC" w14:textId="77777777" w:rsidTr="004C64D0">
        <w:trPr>
          <w:divId w:val="2116439976"/>
          <w:cantSplit/>
          <w:trHeight w:val="57"/>
        </w:trPr>
        <w:tc>
          <w:tcPr>
            <w:tcW w:w="1228" w:type="dxa"/>
            <w:gridSpan w:val="2"/>
            <w:vAlign w:val="bottom"/>
          </w:tcPr>
          <w:p w14:paraId="23DB2007"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GUID=0afe5a37-eb0b-4569-a8bb-b5e4f0db44e3 </w:instrText>
            </w:r>
            <w:r w:rsidRPr="006F2CA2">
              <w:rPr>
                <w:rFonts w:ascii="Times New Roman" w:hAnsi="Times New Roman" w:cs="Times New Roman"/>
                <w:sz w:val="22"/>
                <w:szCs w:val="20"/>
                <w:lang w:val="en-GB" w:eastAsia="en-US"/>
              </w:rPr>
              <w:fldChar w:fldCharType="end"/>
            </w:r>
            <w:proofErr w:type="gramStart"/>
            <w:r w:rsidRPr="006F2CA2">
              <w:rPr>
                <w:rFonts w:ascii="Times New Roman" w:hAnsi="Times New Roman" w:cs="Times New Roman"/>
                <w:sz w:val="18"/>
                <w:szCs w:val="18"/>
                <w:lang w:val="en-GB" w:eastAsia="en-US"/>
              </w:rPr>
              <w:t>Manner in which</w:t>
            </w:r>
            <w:proofErr w:type="gramEnd"/>
            <w:r w:rsidRPr="006F2CA2">
              <w:rPr>
                <w:rFonts w:ascii="Times New Roman" w:hAnsi="Times New Roman" w:cs="Times New Roman"/>
                <w:sz w:val="18"/>
                <w:szCs w:val="18"/>
                <w:lang w:val="en-GB" w:eastAsia="en-US"/>
              </w:rPr>
              <w:t xml:space="preserve"> the statement was made (whether oral or otherwise)</w:t>
            </w:r>
          </w:p>
        </w:tc>
        <w:tc>
          <w:tcPr>
            <w:tcW w:w="1112" w:type="dxa"/>
            <w:vAlign w:val="bottom"/>
          </w:tcPr>
          <w:p w14:paraId="286870BB"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GUID=3364efa7-c124-465f-8a28-a0b6266f71ad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Name of maker of the statement and (unless he is dead) his address, if known</w:t>
            </w:r>
          </w:p>
        </w:tc>
        <w:tc>
          <w:tcPr>
            <w:tcW w:w="1112" w:type="dxa"/>
            <w:vAlign w:val="bottom"/>
          </w:tcPr>
          <w:p w14:paraId="49B974A6"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GUID=7473ea48-0fed-4e54-a78f-9a7c9d42a676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If the maker of the statement is dead, the date of the death of the maker*</w:t>
            </w:r>
          </w:p>
        </w:tc>
        <w:tc>
          <w:tcPr>
            <w:tcW w:w="1124" w:type="dxa"/>
            <w:vAlign w:val="bottom"/>
          </w:tcPr>
          <w:p w14:paraId="6ABCDF6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GUID=99a1306e-6c8b-496c-ad0d-be6c7ef646a4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Name and address of person who heard or otherwise perceived the statement being made</w:t>
            </w:r>
          </w:p>
        </w:tc>
        <w:tc>
          <w:tcPr>
            <w:tcW w:w="1112" w:type="dxa"/>
            <w:vAlign w:val="bottom"/>
          </w:tcPr>
          <w:p w14:paraId="6AD3E0E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GUID=e56a0d56-c159-4e8f-85d1-c433181c96f8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Time and place at which the statement was made</w:t>
            </w:r>
          </w:p>
        </w:tc>
        <w:tc>
          <w:tcPr>
            <w:tcW w:w="2392" w:type="dxa"/>
            <w:vAlign w:val="bottom"/>
          </w:tcPr>
          <w:p w14:paraId="5D68511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GUID=f5f67d20-5575-4008-9755-f359293cf9ce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Substance of the statement or, if it was made orally and the actual words used in making it are material, the words used</w:t>
            </w:r>
          </w:p>
        </w:tc>
      </w:tr>
      <w:tr w:rsidR="005A22FC" w14:paraId="6C4E0827" w14:textId="77777777" w:rsidTr="004C64D0">
        <w:trPr>
          <w:divId w:val="2116439976"/>
          <w:cantSplit/>
          <w:trHeight w:val="57"/>
        </w:trPr>
        <w:tc>
          <w:tcPr>
            <w:tcW w:w="1228" w:type="dxa"/>
            <w:gridSpan w:val="2"/>
          </w:tcPr>
          <w:p w14:paraId="01BA9AEC"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GUID=6b78f66f-0063-4afa-afd7-907e66035882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1.</w:t>
            </w:r>
          </w:p>
        </w:tc>
        <w:tc>
          <w:tcPr>
            <w:tcW w:w="1112" w:type="dxa"/>
          </w:tcPr>
          <w:p w14:paraId="6ED60E72"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GUID=64bd9324-bd96-4bc8-be34-4bc3ba24b4b1 </w:instrText>
            </w:r>
            <w:r w:rsidRPr="006F2CA2">
              <w:rPr>
                <w:rFonts w:ascii="Times New Roman" w:hAnsi="Times New Roman" w:cs="Times New Roman"/>
                <w:sz w:val="22"/>
                <w:szCs w:val="20"/>
                <w:lang w:val="en-GB" w:eastAsia="en-US"/>
              </w:rPr>
              <w:fldChar w:fldCharType="end"/>
            </w:r>
          </w:p>
        </w:tc>
        <w:tc>
          <w:tcPr>
            <w:tcW w:w="1112" w:type="dxa"/>
          </w:tcPr>
          <w:p w14:paraId="24F52CE5"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GUID=2d620666-9da5-4fa7-b120-f012a9872122 </w:instrText>
            </w:r>
            <w:r w:rsidRPr="006F2CA2">
              <w:rPr>
                <w:rFonts w:ascii="Times New Roman" w:hAnsi="Times New Roman" w:cs="Times New Roman"/>
                <w:sz w:val="22"/>
                <w:szCs w:val="20"/>
                <w:lang w:val="en-GB" w:eastAsia="en-US"/>
              </w:rPr>
              <w:fldChar w:fldCharType="end"/>
            </w:r>
          </w:p>
        </w:tc>
        <w:tc>
          <w:tcPr>
            <w:tcW w:w="1124" w:type="dxa"/>
          </w:tcPr>
          <w:p w14:paraId="6CC812F2"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GUID=68059210-b944-4e48-a8a8-9ccd8f15bf73 </w:instrText>
            </w:r>
            <w:r w:rsidRPr="006F2CA2">
              <w:rPr>
                <w:rFonts w:ascii="Times New Roman" w:hAnsi="Times New Roman" w:cs="Times New Roman"/>
                <w:sz w:val="22"/>
                <w:szCs w:val="20"/>
                <w:lang w:val="en-GB" w:eastAsia="en-US"/>
              </w:rPr>
              <w:fldChar w:fldCharType="end"/>
            </w:r>
          </w:p>
        </w:tc>
        <w:tc>
          <w:tcPr>
            <w:tcW w:w="1112" w:type="dxa"/>
          </w:tcPr>
          <w:p w14:paraId="528BD23D"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GUID=628fb3e4-9892-4ec9-a141-326ffad4d85a </w:instrText>
            </w:r>
            <w:r w:rsidRPr="006F2CA2">
              <w:rPr>
                <w:rFonts w:ascii="Times New Roman" w:hAnsi="Times New Roman" w:cs="Times New Roman"/>
                <w:sz w:val="22"/>
                <w:szCs w:val="20"/>
                <w:lang w:val="en-GB" w:eastAsia="en-US"/>
              </w:rPr>
              <w:fldChar w:fldCharType="end"/>
            </w:r>
          </w:p>
        </w:tc>
        <w:tc>
          <w:tcPr>
            <w:tcW w:w="2392" w:type="dxa"/>
          </w:tcPr>
          <w:p w14:paraId="590D3F9B"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GUID=098ca793-8532-41bf-b202-7f3a1b32eb1e </w:instrText>
            </w:r>
            <w:r w:rsidRPr="006F2CA2">
              <w:rPr>
                <w:rFonts w:ascii="Times New Roman" w:hAnsi="Times New Roman" w:cs="Times New Roman"/>
                <w:sz w:val="22"/>
                <w:szCs w:val="20"/>
                <w:lang w:val="en-GB" w:eastAsia="en-US"/>
              </w:rPr>
              <w:fldChar w:fldCharType="end"/>
            </w:r>
          </w:p>
        </w:tc>
      </w:tr>
      <w:tr w:rsidR="005A22FC" w14:paraId="4BE6C5F9" w14:textId="77777777" w:rsidTr="004C64D0">
        <w:trPr>
          <w:divId w:val="2116439976"/>
          <w:cantSplit/>
          <w:trHeight w:val="57"/>
        </w:trPr>
        <w:tc>
          <w:tcPr>
            <w:tcW w:w="1228" w:type="dxa"/>
            <w:gridSpan w:val="2"/>
          </w:tcPr>
          <w:p w14:paraId="089BC120"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GUID=18c89a1d-2f27-4f3c-b32f-5f6677cbe178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2.</w:t>
            </w:r>
          </w:p>
        </w:tc>
        <w:tc>
          <w:tcPr>
            <w:tcW w:w="1112" w:type="dxa"/>
          </w:tcPr>
          <w:p w14:paraId="5A4C8CF7"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GUID=a06ed982-6ad0-4b84-a336-ee73481d1fc5 </w:instrText>
            </w:r>
            <w:r w:rsidRPr="006F2CA2">
              <w:rPr>
                <w:rFonts w:ascii="Times New Roman" w:hAnsi="Times New Roman" w:cs="Times New Roman"/>
                <w:sz w:val="22"/>
                <w:szCs w:val="20"/>
                <w:lang w:val="en-GB" w:eastAsia="en-US"/>
              </w:rPr>
              <w:fldChar w:fldCharType="end"/>
            </w:r>
          </w:p>
        </w:tc>
        <w:tc>
          <w:tcPr>
            <w:tcW w:w="1112" w:type="dxa"/>
          </w:tcPr>
          <w:p w14:paraId="45C8BD3E"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GUID=02dd8b32-d8a0-4500-8948-9aef9f59085e </w:instrText>
            </w:r>
            <w:r w:rsidRPr="006F2CA2">
              <w:rPr>
                <w:rFonts w:ascii="Times New Roman" w:hAnsi="Times New Roman" w:cs="Times New Roman"/>
                <w:sz w:val="22"/>
                <w:szCs w:val="20"/>
                <w:lang w:val="en-GB" w:eastAsia="en-US"/>
              </w:rPr>
              <w:fldChar w:fldCharType="end"/>
            </w:r>
          </w:p>
        </w:tc>
        <w:tc>
          <w:tcPr>
            <w:tcW w:w="1124" w:type="dxa"/>
          </w:tcPr>
          <w:p w14:paraId="4110C160"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GUID=0639f2af-19e8-4131-bc2a-05daeb90d5cd </w:instrText>
            </w:r>
            <w:r w:rsidRPr="006F2CA2">
              <w:rPr>
                <w:rFonts w:ascii="Times New Roman" w:hAnsi="Times New Roman" w:cs="Times New Roman"/>
                <w:sz w:val="22"/>
                <w:szCs w:val="20"/>
                <w:lang w:val="en-GB" w:eastAsia="en-US"/>
              </w:rPr>
              <w:fldChar w:fldCharType="end"/>
            </w:r>
          </w:p>
        </w:tc>
        <w:tc>
          <w:tcPr>
            <w:tcW w:w="1112" w:type="dxa"/>
          </w:tcPr>
          <w:p w14:paraId="3AD74F26"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GUID=5801c9d7-316f-41d5-9d2a-925c76d78308 </w:instrText>
            </w:r>
            <w:r w:rsidRPr="006F2CA2">
              <w:rPr>
                <w:rFonts w:ascii="Times New Roman" w:hAnsi="Times New Roman" w:cs="Times New Roman"/>
                <w:sz w:val="22"/>
                <w:szCs w:val="20"/>
                <w:lang w:val="en-GB" w:eastAsia="en-US"/>
              </w:rPr>
              <w:fldChar w:fldCharType="end"/>
            </w:r>
          </w:p>
        </w:tc>
        <w:tc>
          <w:tcPr>
            <w:tcW w:w="2392" w:type="dxa"/>
          </w:tcPr>
          <w:p w14:paraId="71044562"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GUID=237b256f-4b96-4f5d-aa93-7f45b491196d </w:instrText>
            </w:r>
            <w:r w:rsidRPr="006F2CA2">
              <w:rPr>
                <w:rFonts w:ascii="Times New Roman" w:hAnsi="Times New Roman" w:cs="Times New Roman"/>
                <w:sz w:val="22"/>
                <w:szCs w:val="20"/>
                <w:lang w:val="en-GB" w:eastAsia="en-US"/>
              </w:rPr>
              <w:fldChar w:fldCharType="end"/>
            </w:r>
          </w:p>
        </w:tc>
      </w:tr>
      <w:tr w:rsidR="005A22FC" w14:paraId="76D8DABC" w14:textId="77777777" w:rsidTr="004C64D0">
        <w:trPr>
          <w:divId w:val="2116439976"/>
          <w:cantSplit/>
          <w:trHeight w:val="57"/>
        </w:trPr>
        <w:tc>
          <w:tcPr>
            <w:tcW w:w="1228" w:type="dxa"/>
            <w:gridSpan w:val="2"/>
          </w:tcPr>
          <w:p w14:paraId="6F45C795"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GUID=8e122b5f-00af-4a38-9f4b-7dd008fd8207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3.</w:t>
            </w:r>
          </w:p>
        </w:tc>
        <w:tc>
          <w:tcPr>
            <w:tcW w:w="1112" w:type="dxa"/>
          </w:tcPr>
          <w:p w14:paraId="63068F12"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GUID=4238fd12-d764-462f-9b8f-f20610ac2a8f </w:instrText>
            </w:r>
            <w:r w:rsidRPr="006F2CA2">
              <w:rPr>
                <w:rFonts w:ascii="Times New Roman" w:hAnsi="Times New Roman" w:cs="Times New Roman"/>
                <w:sz w:val="22"/>
                <w:szCs w:val="20"/>
                <w:lang w:val="en-GB" w:eastAsia="en-US"/>
              </w:rPr>
              <w:fldChar w:fldCharType="end"/>
            </w:r>
          </w:p>
        </w:tc>
        <w:tc>
          <w:tcPr>
            <w:tcW w:w="1112" w:type="dxa"/>
          </w:tcPr>
          <w:p w14:paraId="0DAB8DC5"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GUID=adeca3d8-602a-4f87-9d4c-6494e2a76b63 </w:instrText>
            </w:r>
            <w:r w:rsidRPr="006F2CA2">
              <w:rPr>
                <w:rFonts w:ascii="Times New Roman" w:hAnsi="Times New Roman" w:cs="Times New Roman"/>
                <w:sz w:val="22"/>
                <w:szCs w:val="20"/>
                <w:lang w:val="en-GB" w:eastAsia="en-US"/>
              </w:rPr>
              <w:fldChar w:fldCharType="end"/>
            </w:r>
          </w:p>
        </w:tc>
        <w:tc>
          <w:tcPr>
            <w:tcW w:w="1124" w:type="dxa"/>
          </w:tcPr>
          <w:p w14:paraId="096A6515"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GUID=0e2a63ff-e2c2-456a-84a9-4bd49c3028ee </w:instrText>
            </w:r>
            <w:r w:rsidRPr="006F2CA2">
              <w:rPr>
                <w:rFonts w:ascii="Times New Roman" w:hAnsi="Times New Roman" w:cs="Times New Roman"/>
                <w:sz w:val="22"/>
                <w:szCs w:val="20"/>
                <w:lang w:val="en-GB" w:eastAsia="en-US"/>
              </w:rPr>
              <w:fldChar w:fldCharType="end"/>
            </w:r>
          </w:p>
        </w:tc>
        <w:tc>
          <w:tcPr>
            <w:tcW w:w="1112" w:type="dxa"/>
          </w:tcPr>
          <w:p w14:paraId="51B4980A"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GUID=046a2a66-3d24-44b6-a6af-5dcb4769ba99 </w:instrText>
            </w:r>
            <w:r w:rsidRPr="006F2CA2">
              <w:rPr>
                <w:rFonts w:ascii="Times New Roman" w:hAnsi="Times New Roman" w:cs="Times New Roman"/>
                <w:sz w:val="22"/>
                <w:szCs w:val="20"/>
                <w:lang w:val="en-GB" w:eastAsia="en-US"/>
              </w:rPr>
              <w:fldChar w:fldCharType="end"/>
            </w:r>
          </w:p>
        </w:tc>
        <w:tc>
          <w:tcPr>
            <w:tcW w:w="2392" w:type="dxa"/>
          </w:tcPr>
          <w:p w14:paraId="1839A76E"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GUID=ef1280c8-036b-4106-8021-8eea6440d3a7 </w:instrText>
            </w:r>
            <w:r w:rsidRPr="006F2CA2">
              <w:rPr>
                <w:rFonts w:ascii="Times New Roman" w:hAnsi="Times New Roman" w:cs="Times New Roman"/>
                <w:sz w:val="22"/>
                <w:szCs w:val="20"/>
                <w:lang w:val="en-GB" w:eastAsia="en-US"/>
              </w:rPr>
              <w:fldChar w:fldCharType="end"/>
            </w:r>
          </w:p>
        </w:tc>
      </w:tr>
      <w:tr w:rsidR="005A22FC" w14:paraId="70CEB977" w14:textId="77777777" w:rsidTr="004C64D0">
        <w:trPr>
          <w:divId w:val="2116439976"/>
          <w:cantSplit/>
          <w:trHeight w:val="57"/>
        </w:trPr>
        <w:tc>
          <w:tcPr>
            <w:tcW w:w="1228" w:type="dxa"/>
            <w:gridSpan w:val="2"/>
          </w:tcPr>
          <w:p w14:paraId="784C4BD7"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GUID=498fd137-b4d5-4b36-9759-d85e761ddf87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4.</w:t>
            </w:r>
          </w:p>
        </w:tc>
        <w:tc>
          <w:tcPr>
            <w:tcW w:w="1112" w:type="dxa"/>
          </w:tcPr>
          <w:p w14:paraId="22066687"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GUID=bfa0a6d2-4313-427c-af9d-94208deeebb6 </w:instrText>
            </w:r>
            <w:r w:rsidRPr="006F2CA2">
              <w:rPr>
                <w:rFonts w:ascii="Times New Roman" w:hAnsi="Times New Roman" w:cs="Times New Roman"/>
                <w:sz w:val="22"/>
                <w:szCs w:val="20"/>
                <w:lang w:val="en-GB" w:eastAsia="en-US"/>
              </w:rPr>
              <w:fldChar w:fldCharType="end"/>
            </w:r>
          </w:p>
        </w:tc>
        <w:tc>
          <w:tcPr>
            <w:tcW w:w="1112" w:type="dxa"/>
          </w:tcPr>
          <w:p w14:paraId="6A98006A"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GUID=f1d46667-3443-4eca-9db0-b0dcfd84f6fd </w:instrText>
            </w:r>
            <w:r w:rsidRPr="006F2CA2">
              <w:rPr>
                <w:rFonts w:ascii="Times New Roman" w:hAnsi="Times New Roman" w:cs="Times New Roman"/>
                <w:sz w:val="22"/>
                <w:szCs w:val="20"/>
                <w:lang w:val="en-GB" w:eastAsia="en-US"/>
              </w:rPr>
              <w:fldChar w:fldCharType="end"/>
            </w:r>
          </w:p>
        </w:tc>
        <w:tc>
          <w:tcPr>
            <w:tcW w:w="1124" w:type="dxa"/>
          </w:tcPr>
          <w:p w14:paraId="6454C543"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GUID=8b7fc3cc-7d0f-4887-b08c-3b8cb272d5c9 </w:instrText>
            </w:r>
            <w:r w:rsidRPr="006F2CA2">
              <w:rPr>
                <w:rFonts w:ascii="Times New Roman" w:hAnsi="Times New Roman" w:cs="Times New Roman"/>
                <w:sz w:val="22"/>
                <w:szCs w:val="20"/>
                <w:lang w:val="en-GB" w:eastAsia="en-US"/>
              </w:rPr>
              <w:fldChar w:fldCharType="end"/>
            </w:r>
          </w:p>
        </w:tc>
        <w:tc>
          <w:tcPr>
            <w:tcW w:w="1112" w:type="dxa"/>
          </w:tcPr>
          <w:p w14:paraId="2320849E"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GUID=046512b9-7c2f-4634-bb70-dcb8325be337 </w:instrText>
            </w:r>
            <w:r w:rsidRPr="006F2CA2">
              <w:rPr>
                <w:rFonts w:ascii="Times New Roman" w:hAnsi="Times New Roman" w:cs="Times New Roman"/>
                <w:sz w:val="22"/>
                <w:szCs w:val="20"/>
                <w:lang w:val="en-GB" w:eastAsia="en-US"/>
              </w:rPr>
              <w:fldChar w:fldCharType="end"/>
            </w:r>
          </w:p>
        </w:tc>
        <w:tc>
          <w:tcPr>
            <w:tcW w:w="2392" w:type="dxa"/>
          </w:tcPr>
          <w:p w14:paraId="318C5CBE"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GUID=345678b7-9550-4b25-8218-ba6520c95512 </w:instrText>
            </w:r>
            <w:r w:rsidRPr="006F2CA2">
              <w:rPr>
                <w:rFonts w:ascii="Times New Roman" w:hAnsi="Times New Roman" w:cs="Times New Roman"/>
                <w:sz w:val="22"/>
                <w:szCs w:val="20"/>
                <w:lang w:val="en-GB" w:eastAsia="en-US"/>
              </w:rPr>
              <w:fldChar w:fldCharType="end"/>
            </w:r>
          </w:p>
        </w:tc>
      </w:tr>
      <w:tr w:rsidR="005A22FC" w14:paraId="2FAFEBE3" w14:textId="77777777" w:rsidTr="004C64D0">
        <w:trPr>
          <w:divId w:val="2116439976"/>
          <w:cantSplit/>
          <w:trHeight w:val="57"/>
        </w:trPr>
        <w:tc>
          <w:tcPr>
            <w:tcW w:w="1228" w:type="dxa"/>
            <w:gridSpan w:val="2"/>
          </w:tcPr>
          <w:p w14:paraId="45ADFF45"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GUID=8b2250b2-7061-49d5-87c5-3990392820c4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5.</w:t>
            </w:r>
          </w:p>
        </w:tc>
        <w:tc>
          <w:tcPr>
            <w:tcW w:w="1112" w:type="dxa"/>
          </w:tcPr>
          <w:p w14:paraId="3F26C96A"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GUID=b5d359ad-aab3-4793-ae91-298221f391ec </w:instrText>
            </w:r>
            <w:r w:rsidRPr="006F2CA2">
              <w:rPr>
                <w:rFonts w:ascii="Times New Roman" w:hAnsi="Times New Roman" w:cs="Times New Roman"/>
                <w:sz w:val="22"/>
                <w:szCs w:val="20"/>
                <w:lang w:val="en-GB" w:eastAsia="en-US"/>
              </w:rPr>
              <w:fldChar w:fldCharType="end"/>
            </w:r>
          </w:p>
        </w:tc>
        <w:tc>
          <w:tcPr>
            <w:tcW w:w="1112" w:type="dxa"/>
          </w:tcPr>
          <w:p w14:paraId="4E09CF0F"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GUID=7e7f5d1a-d126-4ab3-80db-3236f5001e24 </w:instrText>
            </w:r>
            <w:r w:rsidRPr="006F2CA2">
              <w:rPr>
                <w:rFonts w:ascii="Times New Roman" w:hAnsi="Times New Roman" w:cs="Times New Roman"/>
                <w:sz w:val="22"/>
                <w:szCs w:val="20"/>
                <w:lang w:val="en-GB" w:eastAsia="en-US"/>
              </w:rPr>
              <w:fldChar w:fldCharType="end"/>
            </w:r>
          </w:p>
        </w:tc>
        <w:tc>
          <w:tcPr>
            <w:tcW w:w="1124" w:type="dxa"/>
          </w:tcPr>
          <w:p w14:paraId="69594D56"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GUID=5b8c76cb-a122-4466-ba48-8d119557d103 </w:instrText>
            </w:r>
            <w:r w:rsidRPr="006F2CA2">
              <w:rPr>
                <w:rFonts w:ascii="Times New Roman" w:hAnsi="Times New Roman" w:cs="Times New Roman"/>
                <w:sz w:val="22"/>
                <w:szCs w:val="20"/>
                <w:lang w:val="en-GB" w:eastAsia="en-US"/>
              </w:rPr>
              <w:fldChar w:fldCharType="end"/>
            </w:r>
          </w:p>
        </w:tc>
        <w:tc>
          <w:tcPr>
            <w:tcW w:w="1112" w:type="dxa"/>
          </w:tcPr>
          <w:p w14:paraId="21F8C2BF"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GUID=8b80bdd5-724e-4075-8414-ea0a3c732fec </w:instrText>
            </w:r>
            <w:r w:rsidRPr="006F2CA2">
              <w:rPr>
                <w:rFonts w:ascii="Times New Roman" w:hAnsi="Times New Roman" w:cs="Times New Roman"/>
                <w:sz w:val="22"/>
                <w:szCs w:val="20"/>
                <w:lang w:val="en-GB" w:eastAsia="en-US"/>
              </w:rPr>
              <w:fldChar w:fldCharType="end"/>
            </w:r>
          </w:p>
        </w:tc>
        <w:tc>
          <w:tcPr>
            <w:tcW w:w="2392" w:type="dxa"/>
          </w:tcPr>
          <w:p w14:paraId="5F53DF71"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GUID=245fd518-5b12-4dbd-af24-ef13585b1371 </w:instrText>
            </w:r>
            <w:r w:rsidRPr="006F2CA2">
              <w:rPr>
                <w:rFonts w:ascii="Times New Roman" w:hAnsi="Times New Roman" w:cs="Times New Roman"/>
                <w:sz w:val="22"/>
                <w:szCs w:val="20"/>
                <w:lang w:val="en-GB" w:eastAsia="en-US"/>
              </w:rPr>
              <w:fldChar w:fldCharType="end"/>
            </w:r>
          </w:p>
        </w:tc>
      </w:tr>
      <w:tr w:rsidR="006F2CA2" w:rsidRPr="006F2CA2" w14:paraId="26A9BA67" w14:textId="77777777" w:rsidTr="004C64D0">
        <w:trPr>
          <w:divId w:val="2116439976"/>
          <w:cantSplit/>
          <w:trHeight w:val="57"/>
        </w:trPr>
        <w:tc>
          <w:tcPr>
            <w:tcW w:w="8080" w:type="dxa"/>
            <w:gridSpan w:val="7"/>
          </w:tcPr>
          <w:p w14:paraId="0AF92448"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GUID=cebf4dfd-8e01-4295-8133-cc9c78d9d849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*This information is to be given to the best of the information and belief of the party serving the notice.</w:t>
            </w:r>
          </w:p>
          <w:p w14:paraId="12F19635" w14:textId="77777777" w:rsidR="006F2CA2" w:rsidRPr="006F2CA2" w:rsidRDefault="006F2CA2" w:rsidP="006F2CA2">
            <w:pPr>
              <w:spacing w:before="120" w:after="0" w:line="240" w:lineRule="auto"/>
              <w:ind w:firstLine="7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GUID=78429579-7af9-4832-a26e-3cfdff731bfd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591C1DA2" w14:textId="77777777" w:rsidR="006F2CA2" w:rsidRPr="006F2CA2" w:rsidRDefault="006F2CA2" w:rsidP="006F2CA2">
            <w:pPr>
              <w:spacing w:before="60" w:after="60" w:line="240" w:lineRule="auto"/>
              <w:ind w:left="4700" w:hanging="648"/>
              <w:rPr>
                <w:rFonts w:ascii="Times New Roman" w:hAnsi="Times New Roman" w:cs="Times New Roman"/>
                <w:sz w:val="22"/>
                <w:szCs w:val="20"/>
                <w:lang w:val="en-GB" w:eastAsia="zh-CN"/>
              </w:rPr>
            </w:pPr>
            <w:r w:rsidRPr="006F2CA2">
              <w:rPr>
                <w:rFonts w:ascii="Times New Roman" w:hAnsi="Times New Roman" w:cs="Times New Roman"/>
                <w:sz w:val="22"/>
                <w:szCs w:val="20"/>
                <w:lang w:val="en-GB" w:eastAsia="zh-CN"/>
              </w:rPr>
              <w:fldChar w:fldCharType="begin"/>
            </w:r>
            <w:r w:rsidRPr="006F2CA2">
              <w:rPr>
                <w:rFonts w:ascii="Times New Roman" w:hAnsi="Times New Roman" w:cs="Times New Roman"/>
                <w:sz w:val="22"/>
                <w:szCs w:val="20"/>
                <w:lang w:val="en-GB" w:eastAsia="zh-CN"/>
              </w:rPr>
              <w:instrText xml:space="preserve"> GUID=fef91d79-a993-4d79-8403-4195c1408574 </w:instrText>
            </w:r>
            <w:r w:rsidRPr="006F2CA2">
              <w:rPr>
                <w:rFonts w:ascii="Times New Roman" w:hAnsi="Times New Roman" w:cs="Times New Roman"/>
                <w:sz w:val="22"/>
                <w:szCs w:val="20"/>
                <w:lang w:val="en-GB" w:eastAsia="zh-CN"/>
              </w:rPr>
              <w:fldChar w:fldCharType="end"/>
            </w:r>
            <w:r w:rsidRPr="006F2CA2">
              <w:rPr>
                <w:rFonts w:ascii="Times New Roman" w:hAnsi="Times New Roman" w:cs="Times New Roman"/>
                <w:sz w:val="22"/>
                <w:szCs w:val="20"/>
                <w:lang w:val="en-GB" w:eastAsia="zh-CN"/>
              </w:rPr>
              <w:tab/>
            </w:r>
            <w:r w:rsidRPr="006F2CA2">
              <w:rPr>
                <w:rFonts w:ascii="Times New Roman" w:hAnsi="Times New Roman" w:cs="Times New Roman"/>
                <w:i/>
                <w:sz w:val="22"/>
                <w:szCs w:val="20"/>
                <w:lang w:val="en-GB" w:eastAsia="zh-CN"/>
              </w:rPr>
              <w:t>                              Solicitor for the</w:t>
            </w:r>
          </w:p>
        </w:tc>
      </w:tr>
    </w:tbl>
    <w:tbl>
      <w:tblPr>
        <w:tblpPr w:leftFromText="180" w:rightFromText="180" w:vertAnchor="text" w:horzAnchor="page" w:tblpX="1530" w:tblpY="-4850"/>
        <w:tblW w:w="8179" w:type="dxa"/>
        <w:tblLook w:val="04A0" w:firstRow="1" w:lastRow="0" w:firstColumn="1" w:lastColumn="0" w:noHBand="0" w:noVBand="1"/>
      </w:tblPr>
      <w:tblGrid>
        <w:gridCol w:w="1493"/>
        <w:gridCol w:w="156"/>
        <w:gridCol w:w="1337"/>
        <w:gridCol w:w="1270"/>
        <w:gridCol w:w="1292"/>
        <w:gridCol w:w="517"/>
        <w:gridCol w:w="514"/>
        <w:gridCol w:w="1600"/>
      </w:tblGrid>
      <w:tr w:rsidR="004C64D0" w:rsidRPr="006F2CA2" w14:paraId="57E8D931" w14:textId="77777777" w:rsidTr="004C64D0">
        <w:trPr>
          <w:divId w:val="2116439976"/>
          <w:cantSplit/>
          <w:trHeight w:val="62"/>
        </w:trPr>
        <w:tc>
          <w:tcPr>
            <w:tcW w:w="1493" w:type="dxa"/>
          </w:tcPr>
          <w:p w14:paraId="5860C022" w14:textId="77777777" w:rsidR="004C64D0" w:rsidRDefault="004C64D0" w:rsidP="004C64D0">
            <w:pPr>
              <w:spacing w:before="60" w:after="60" w:line="240" w:lineRule="auto"/>
              <w:rPr>
                <w:rFonts w:ascii="Times New Roman" w:hAnsi="Times New Roman" w:cs="Times New Roman"/>
                <w:sz w:val="18"/>
                <w:szCs w:val="18"/>
                <w:lang w:val="en-GB" w:eastAsia="en-US"/>
              </w:rPr>
            </w:pPr>
          </w:p>
          <w:p w14:paraId="12B7B378" w14:textId="77777777" w:rsidR="004C64D0" w:rsidRDefault="004C64D0" w:rsidP="004C64D0">
            <w:pPr>
              <w:spacing w:before="60" w:after="60" w:line="240" w:lineRule="auto"/>
              <w:rPr>
                <w:rFonts w:ascii="Times New Roman" w:hAnsi="Times New Roman" w:cs="Times New Roman"/>
                <w:sz w:val="18"/>
                <w:szCs w:val="18"/>
                <w:lang w:val="en-GB" w:eastAsia="en-US"/>
              </w:rPr>
            </w:pPr>
          </w:p>
          <w:p w14:paraId="2C6CB147" w14:textId="77777777" w:rsidR="004C64D0" w:rsidRDefault="004C64D0" w:rsidP="004C64D0">
            <w:pPr>
              <w:spacing w:before="60" w:after="60" w:line="240" w:lineRule="auto"/>
              <w:rPr>
                <w:rFonts w:ascii="Times New Roman" w:hAnsi="Times New Roman" w:cs="Times New Roman"/>
                <w:sz w:val="18"/>
                <w:szCs w:val="18"/>
                <w:lang w:val="en-GB" w:eastAsia="en-US"/>
              </w:rPr>
            </w:pPr>
          </w:p>
          <w:p w14:paraId="60D9AA7C" w14:textId="77777777" w:rsidR="004C64D0" w:rsidRDefault="004C64D0" w:rsidP="004C64D0">
            <w:pPr>
              <w:spacing w:before="60" w:after="60" w:line="240" w:lineRule="auto"/>
              <w:rPr>
                <w:rFonts w:ascii="Times New Roman" w:hAnsi="Times New Roman" w:cs="Times New Roman"/>
                <w:sz w:val="18"/>
                <w:szCs w:val="18"/>
                <w:lang w:val="en-GB" w:eastAsia="en-US"/>
              </w:rPr>
            </w:pPr>
          </w:p>
          <w:p w14:paraId="196E5202" w14:textId="77777777" w:rsidR="004C64D0" w:rsidRDefault="004C64D0" w:rsidP="004C64D0">
            <w:pPr>
              <w:spacing w:before="60" w:after="60" w:line="240" w:lineRule="auto"/>
              <w:rPr>
                <w:rFonts w:ascii="Times New Roman" w:hAnsi="Times New Roman" w:cs="Times New Roman"/>
                <w:sz w:val="18"/>
                <w:szCs w:val="18"/>
                <w:lang w:val="en-GB" w:eastAsia="en-US"/>
              </w:rPr>
            </w:pPr>
          </w:p>
          <w:p w14:paraId="384CCCFA" w14:textId="77777777" w:rsidR="004C64D0" w:rsidRDefault="004C64D0" w:rsidP="004C64D0">
            <w:pPr>
              <w:spacing w:before="60" w:after="60" w:line="240" w:lineRule="auto"/>
              <w:rPr>
                <w:rFonts w:ascii="Times New Roman" w:hAnsi="Times New Roman" w:cs="Times New Roman"/>
                <w:sz w:val="18"/>
                <w:szCs w:val="18"/>
                <w:lang w:val="en-GB" w:eastAsia="en-US"/>
              </w:rPr>
            </w:pPr>
          </w:p>
          <w:p w14:paraId="756059C6" w14:textId="77777777" w:rsidR="004C64D0" w:rsidRDefault="004C64D0" w:rsidP="004C64D0">
            <w:pPr>
              <w:spacing w:before="60" w:after="60" w:line="240" w:lineRule="auto"/>
              <w:rPr>
                <w:rFonts w:ascii="Times New Roman" w:hAnsi="Times New Roman" w:cs="Times New Roman"/>
                <w:sz w:val="18"/>
                <w:szCs w:val="18"/>
                <w:lang w:val="en-GB" w:eastAsia="en-US"/>
              </w:rPr>
            </w:pPr>
          </w:p>
          <w:p w14:paraId="0C6101A9" w14:textId="77777777" w:rsidR="004C64D0" w:rsidRPr="006F2CA2" w:rsidRDefault="004C64D0" w:rsidP="004C64D0">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GUID=965fb260-39f5-4403-99bb-1b088b0b5616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R.592</w:t>
            </w:r>
          </w:p>
        </w:tc>
        <w:tc>
          <w:tcPr>
            <w:tcW w:w="4572" w:type="dxa"/>
            <w:gridSpan w:val="5"/>
          </w:tcPr>
          <w:p w14:paraId="00896646" w14:textId="77777777" w:rsidR="004C64D0" w:rsidRPr="006F2CA2" w:rsidRDefault="004C64D0" w:rsidP="004C64D0">
            <w:pPr>
              <w:spacing w:before="60" w:after="60" w:line="240" w:lineRule="auto"/>
              <w:jc w:val="center"/>
              <w:rPr>
                <w:rFonts w:ascii="Times New Roman" w:hAnsi="Times New Roman" w:cs="Times New Roman"/>
                <w:sz w:val="22"/>
                <w:szCs w:val="20"/>
                <w:lang w:val="en-GB" w:eastAsia="en-US"/>
              </w:rPr>
            </w:pPr>
          </w:p>
          <w:p w14:paraId="32252F8C" w14:textId="77777777" w:rsidR="004C64D0" w:rsidRDefault="004C64D0" w:rsidP="004C64D0">
            <w:pPr>
              <w:spacing w:before="60" w:after="60" w:line="240" w:lineRule="auto"/>
              <w:rPr>
                <w:rFonts w:ascii="Times New Roman" w:hAnsi="Times New Roman" w:cs="Times New Roman"/>
                <w:sz w:val="22"/>
                <w:szCs w:val="20"/>
                <w:lang w:val="en-GB" w:eastAsia="en-US"/>
              </w:rPr>
            </w:pPr>
          </w:p>
          <w:p w14:paraId="579DD677" w14:textId="77777777" w:rsidR="004C64D0" w:rsidRDefault="004C64D0" w:rsidP="004C64D0">
            <w:pPr>
              <w:spacing w:before="60" w:after="60" w:line="240" w:lineRule="auto"/>
              <w:rPr>
                <w:rFonts w:ascii="Times New Roman" w:hAnsi="Times New Roman" w:cs="Times New Roman"/>
                <w:sz w:val="22"/>
                <w:szCs w:val="20"/>
                <w:lang w:val="en-GB" w:eastAsia="en-US"/>
              </w:rPr>
            </w:pPr>
          </w:p>
          <w:p w14:paraId="5D3978F2" w14:textId="77777777" w:rsidR="004C64D0" w:rsidRDefault="004C64D0" w:rsidP="004C64D0">
            <w:pPr>
              <w:spacing w:before="60" w:after="60" w:line="240" w:lineRule="auto"/>
              <w:rPr>
                <w:rFonts w:ascii="Times New Roman" w:hAnsi="Times New Roman" w:cs="Times New Roman"/>
                <w:sz w:val="22"/>
                <w:szCs w:val="20"/>
                <w:lang w:val="en-GB" w:eastAsia="en-US"/>
              </w:rPr>
            </w:pPr>
          </w:p>
          <w:p w14:paraId="00E1B8AE" w14:textId="77777777" w:rsidR="004C64D0" w:rsidRDefault="004C64D0" w:rsidP="004C64D0">
            <w:pPr>
              <w:spacing w:before="60" w:after="60" w:line="240" w:lineRule="auto"/>
              <w:jc w:val="center"/>
              <w:rPr>
                <w:rFonts w:ascii="Times New Roman" w:hAnsi="Times New Roman" w:cs="Times New Roman"/>
                <w:sz w:val="22"/>
                <w:szCs w:val="20"/>
                <w:lang w:val="en-GB" w:eastAsia="en-US"/>
              </w:rPr>
            </w:pPr>
            <w:r>
              <w:rPr>
                <w:rFonts w:ascii="Times New Roman" w:hAnsi="Times New Roman" w:cs="Times New Roman"/>
                <w:sz w:val="22"/>
                <w:szCs w:val="20"/>
                <w:lang w:val="en-GB" w:eastAsia="en-US"/>
              </w:rPr>
              <w:t>FORM 122</w:t>
            </w:r>
          </w:p>
          <w:p w14:paraId="6E7699BD" w14:textId="77777777" w:rsidR="004C64D0" w:rsidRDefault="004C64D0" w:rsidP="004C64D0">
            <w:pPr>
              <w:spacing w:before="60" w:after="60" w:line="240" w:lineRule="auto"/>
              <w:rPr>
                <w:rFonts w:ascii="Times New Roman" w:hAnsi="Times New Roman" w:cs="Times New Roman"/>
                <w:sz w:val="22"/>
                <w:szCs w:val="20"/>
                <w:lang w:val="en-GB" w:eastAsia="en-US"/>
              </w:rPr>
            </w:pPr>
          </w:p>
          <w:p w14:paraId="56F4E025" w14:textId="77777777" w:rsidR="004C64D0" w:rsidRDefault="004C64D0" w:rsidP="004C64D0">
            <w:pPr>
              <w:spacing w:before="60" w:after="60" w:line="240" w:lineRule="auto"/>
              <w:rPr>
                <w:rFonts w:ascii="Times New Roman" w:hAnsi="Times New Roman" w:cs="Times New Roman"/>
                <w:sz w:val="22"/>
                <w:szCs w:val="20"/>
                <w:lang w:val="en-GB" w:eastAsia="en-US"/>
              </w:rPr>
            </w:pPr>
          </w:p>
          <w:p w14:paraId="0B47D3D2" w14:textId="77777777" w:rsidR="004C64D0" w:rsidRPr="006F2CA2" w:rsidRDefault="004C64D0" w:rsidP="004C64D0">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GUID=1511b438-3891-4707-9eb0-d40ba9ddc668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NOTICE TO ADMIT DOCUMENTARY</w:t>
            </w:r>
            <w:r w:rsidRPr="006F2CA2">
              <w:rPr>
                <w:rFonts w:ascii="Times New Roman" w:hAnsi="Times New Roman" w:cs="Times New Roman"/>
                <w:sz w:val="22"/>
                <w:szCs w:val="20"/>
                <w:lang w:val="en-GB" w:eastAsia="en-US"/>
              </w:rPr>
              <w:br/>
              <w:t>HEARSAY EVIDENCE</w:t>
            </w:r>
          </w:p>
        </w:tc>
        <w:tc>
          <w:tcPr>
            <w:tcW w:w="2114" w:type="dxa"/>
            <w:gridSpan w:val="2"/>
          </w:tcPr>
          <w:p w14:paraId="5D95D3BD" w14:textId="77777777" w:rsidR="004C64D0" w:rsidRPr="006F2CA2" w:rsidRDefault="004C64D0" w:rsidP="004C64D0">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GUID=98657b0e-f218-4909-b82d-e5097bcbe8d3 </w:instrText>
            </w:r>
            <w:r w:rsidRPr="006F2CA2">
              <w:rPr>
                <w:rFonts w:ascii="Times New Roman" w:hAnsi="Times New Roman" w:cs="Times New Roman"/>
                <w:sz w:val="22"/>
                <w:szCs w:val="20"/>
                <w:lang w:val="en-GB" w:eastAsia="en-US"/>
              </w:rPr>
              <w:fldChar w:fldCharType="end"/>
            </w:r>
          </w:p>
        </w:tc>
      </w:tr>
      <w:tr w:rsidR="004C64D0" w:rsidRPr="006F2CA2" w14:paraId="492F8C10" w14:textId="77777777" w:rsidTr="004C64D0">
        <w:trPr>
          <w:divId w:val="2116439976"/>
          <w:cantSplit/>
          <w:trHeight w:val="62"/>
        </w:trPr>
        <w:tc>
          <w:tcPr>
            <w:tcW w:w="8179" w:type="dxa"/>
            <w:gridSpan w:val="8"/>
          </w:tcPr>
          <w:p w14:paraId="1AE11D58" w14:textId="77777777" w:rsidR="004C64D0" w:rsidRPr="006F2CA2" w:rsidRDefault="004C64D0" w:rsidP="004C64D0">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GUID=60d344a1-f381-4140-9774-a79ac8546b02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tc>
      </w:tr>
      <w:tr w:rsidR="004C64D0" w:rsidRPr="006F2CA2" w14:paraId="3A416A3E" w14:textId="77777777" w:rsidTr="004C64D0">
        <w:trPr>
          <w:divId w:val="2116439976"/>
          <w:cantSplit/>
          <w:trHeight w:val="62"/>
        </w:trPr>
        <w:tc>
          <w:tcPr>
            <w:tcW w:w="8179" w:type="dxa"/>
            <w:gridSpan w:val="8"/>
          </w:tcPr>
          <w:p w14:paraId="401D2C83" w14:textId="77777777" w:rsidR="004C64D0" w:rsidRPr="006F2CA2" w:rsidRDefault="004C64D0" w:rsidP="004C64D0">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GUID=c7916192-7de6-49d4-aa84-d108f1d9cb57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w:t>
            </w:r>
          </w:p>
        </w:tc>
      </w:tr>
      <w:tr w:rsidR="004C64D0" w14:paraId="5910BB7C" w14:textId="77777777" w:rsidTr="004C64D0">
        <w:trPr>
          <w:divId w:val="2116439976"/>
          <w:cantSplit/>
          <w:trHeight w:val="62"/>
        </w:trPr>
        <w:tc>
          <w:tcPr>
            <w:tcW w:w="8179" w:type="dxa"/>
            <w:gridSpan w:val="8"/>
          </w:tcPr>
          <w:p w14:paraId="7A959F64" w14:textId="77777777" w:rsidR="004C64D0" w:rsidRPr="006F2CA2" w:rsidRDefault="004C64D0" w:rsidP="004C64D0">
            <w:pPr>
              <w:spacing w:before="120" w:after="0" w:line="240" w:lineRule="auto"/>
              <w:ind w:firstLine="7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GUID=cb8fb365-c515-4cb4-a4b0-8ea97b96b233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Take notice that the plaintiff (or defendant) in this action, pursuant to paragraph               of section 32(1) of the Evidence Act (Cap. 97), intends to introduce in evidence the statement made in the document(s) hereunder specified, of which a copy of item(</w:t>
            </w:r>
            <w:proofErr w:type="gramStart"/>
            <w:r w:rsidRPr="006F2CA2">
              <w:rPr>
                <w:rFonts w:ascii="Times New Roman" w:hAnsi="Times New Roman" w:cs="Times New Roman"/>
                <w:sz w:val="22"/>
                <w:szCs w:val="20"/>
                <w:lang w:val="en-GB" w:eastAsia="en-US"/>
              </w:rPr>
              <w:t>s)   </w:t>
            </w:r>
            <w:proofErr w:type="gramEnd"/>
            <w:r w:rsidRPr="006F2CA2">
              <w:rPr>
                <w:rFonts w:ascii="Times New Roman" w:hAnsi="Times New Roman" w:cs="Times New Roman"/>
                <w:sz w:val="22"/>
                <w:szCs w:val="20"/>
                <w:lang w:val="en-GB" w:eastAsia="en-US"/>
              </w:rPr>
              <w:t>             is/are attached:</w:t>
            </w:r>
          </w:p>
        </w:tc>
      </w:tr>
      <w:tr w:rsidR="004C64D0" w14:paraId="087D7213" w14:textId="77777777" w:rsidTr="004C64D0">
        <w:trPr>
          <w:divId w:val="2116439976"/>
          <w:cantSplit/>
          <w:trHeight w:val="62"/>
        </w:trPr>
        <w:tc>
          <w:tcPr>
            <w:tcW w:w="1649" w:type="dxa"/>
            <w:gridSpan w:val="2"/>
            <w:vAlign w:val="bottom"/>
          </w:tcPr>
          <w:p w14:paraId="71F55D22" w14:textId="77777777" w:rsidR="004C64D0" w:rsidRPr="006F2CA2" w:rsidRDefault="004C64D0" w:rsidP="004C64D0">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GUID=35a4dab1-4ef6-4358-b5cc-9d4e36524a12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Description of document(s)*</w:t>
            </w:r>
          </w:p>
        </w:tc>
        <w:tc>
          <w:tcPr>
            <w:tcW w:w="1337" w:type="dxa"/>
            <w:vAlign w:val="bottom"/>
          </w:tcPr>
          <w:p w14:paraId="6D02E06D" w14:textId="77777777" w:rsidR="004C64D0" w:rsidRPr="006F2CA2" w:rsidRDefault="004C64D0" w:rsidP="004C64D0">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GUID=821698a0-bdcd-4441-8e9b-8e0d41075ed9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Name of maker of the statement and (unless he is dead) his address, if known†</w:t>
            </w:r>
          </w:p>
        </w:tc>
        <w:tc>
          <w:tcPr>
            <w:tcW w:w="1270" w:type="dxa"/>
            <w:vAlign w:val="bottom"/>
          </w:tcPr>
          <w:p w14:paraId="2268B833" w14:textId="77777777" w:rsidR="004C64D0" w:rsidRPr="006F2CA2" w:rsidRDefault="004C64D0" w:rsidP="004C64D0">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GUID=69ce5780-b357-4d8a-baa0-75c3a211775f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If the maker of the statement is dead, the date of the death of the maker††</w:t>
            </w:r>
          </w:p>
        </w:tc>
        <w:tc>
          <w:tcPr>
            <w:tcW w:w="1292" w:type="dxa"/>
            <w:vAlign w:val="bottom"/>
          </w:tcPr>
          <w:p w14:paraId="266F4715" w14:textId="77777777" w:rsidR="004C64D0" w:rsidRPr="006F2CA2" w:rsidRDefault="004C64D0" w:rsidP="004C64D0">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GUID=2cc06366-bd54-4b81-abd8-2094da44e7c6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Name of maker of document and (unless he is dead) his address, if known**</w:t>
            </w:r>
          </w:p>
        </w:tc>
        <w:tc>
          <w:tcPr>
            <w:tcW w:w="1031" w:type="dxa"/>
            <w:gridSpan w:val="2"/>
            <w:vAlign w:val="bottom"/>
          </w:tcPr>
          <w:p w14:paraId="1606C035" w14:textId="77777777" w:rsidR="004C64D0" w:rsidRPr="006F2CA2" w:rsidRDefault="004C64D0" w:rsidP="004C64D0">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GUID=5b1de616-a8b6-4548-8bee-0ee10c040a40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If the maker of the document is dead, the date of the death of the maker††</w:t>
            </w:r>
          </w:p>
        </w:tc>
        <w:tc>
          <w:tcPr>
            <w:tcW w:w="1600" w:type="dxa"/>
            <w:vAlign w:val="bottom"/>
          </w:tcPr>
          <w:p w14:paraId="1C0860FC" w14:textId="77777777" w:rsidR="004C64D0" w:rsidRPr="006F2CA2" w:rsidRDefault="004C64D0" w:rsidP="004C64D0">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GUID=b1367ccf-4cbf-4766-ad20-ea59cda92524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Time and place at which statement was made†</w:t>
            </w:r>
          </w:p>
        </w:tc>
      </w:tr>
      <w:tr w:rsidR="004C64D0" w14:paraId="0C2E0424" w14:textId="77777777" w:rsidTr="004C64D0">
        <w:trPr>
          <w:divId w:val="2116439976"/>
          <w:cantSplit/>
          <w:trHeight w:val="62"/>
        </w:trPr>
        <w:tc>
          <w:tcPr>
            <w:tcW w:w="1649" w:type="dxa"/>
            <w:gridSpan w:val="2"/>
          </w:tcPr>
          <w:p w14:paraId="4F8E042A" w14:textId="77777777" w:rsidR="004C64D0" w:rsidRPr="006F2CA2" w:rsidRDefault="004C64D0" w:rsidP="004C64D0">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GUID=496173e4-cdf1-4c62-a700-935022fad741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1.</w:t>
            </w:r>
          </w:p>
        </w:tc>
        <w:tc>
          <w:tcPr>
            <w:tcW w:w="1337" w:type="dxa"/>
          </w:tcPr>
          <w:p w14:paraId="1642A11E" w14:textId="77777777" w:rsidR="004C64D0" w:rsidRPr="006F2CA2" w:rsidRDefault="004C64D0" w:rsidP="004C64D0">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GUID=7349bc17-07d0-437f-9d16-90f99456fdf1 </w:instrText>
            </w:r>
            <w:r w:rsidRPr="006F2CA2">
              <w:rPr>
                <w:rFonts w:ascii="Times New Roman" w:hAnsi="Times New Roman" w:cs="Times New Roman"/>
                <w:sz w:val="22"/>
                <w:szCs w:val="20"/>
                <w:lang w:val="en-GB" w:eastAsia="en-US"/>
              </w:rPr>
              <w:fldChar w:fldCharType="end"/>
            </w:r>
          </w:p>
        </w:tc>
        <w:tc>
          <w:tcPr>
            <w:tcW w:w="1270" w:type="dxa"/>
          </w:tcPr>
          <w:p w14:paraId="152BB7EB" w14:textId="77777777" w:rsidR="004C64D0" w:rsidRPr="006F2CA2" w:rsidRDefault="004C64D0" w:rsidP="004C64D0">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GUID=d3430065-e732-4959-910c-95311b131205 </w:instrText>
            </w:r>
            <w:r w:rsidRPr="006F2CA2">
              <w:rPr>
                <w:rFonts w:ascii="Times New Roman" w:hAnsi="Times New Roman" w:cs="Times New Roman"/>
                <w:sz w:val="22"/>
                <w:szCs w:val="20"/>
                <w:lang w:val="en-GB" w:eastAsia="en-US"/>
              </w:rPr>
              <w:fldChar w:fldCharType="end"/>
            </w:r>
          </w:p>
        </w:tc>
        <w:tc>
          <w:tcPr>
            <w:tcW w:w="1292" w:type="dxa"/>
          </w:tcPr>
          <w:p w14:paraId="493B78CE" w14:textId="77777777" w:rsidR="004C64D0" w:rsidRPr="006F2CA2" w:rsidRDefault="004C64D0" w:rsidP="004C64D0">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GUID=e6d1e51d-2187-421c-a4f2-d09132b689a9 </w:instrText>
            </w:r>
            <w:r w:rsidRPr="006F2CA2">
              <w:rPr>
                <w:rFonts w:ascii="Times New Roman" w:hAnsi="Times New Roman" w:cs="Times New Roman"/>
                <w:sz w:val="22"/>
                <w:szCs w:val="20"/>
                <w:lang w:val="en-GB" w:eastAsia="en-US"/>
              </w:rPr>
              <w:fldChar w:fldCharType="end"/>
            </w:r>
          </w:p>
        </w:tc>
        <w:tc>
          <w:tcPr>
            <w:tcW w:w="1031" w:type="dxa"/>
            <w:gridSpan w:val="2"/>
          </w:tcPr>
          <w:p w14:paraId="099646CA" w14:textId="77777777" w:rsidR="004C64D0" w:rsidRPr="006F2CA2" w:rsidRDefault="004C64D0" w:rsidP="004C64D0">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GUID=98904505-edd5-4622-9e03-b22deba944c7 </w:instrText>
            </w:r>
            <w:r w:rsidRPr="006F2CA2">
              <w:rPr>
                <w:rFonts w:ascii="Times New Roman" w:hAnsi="Times New Roman" w:cs="Times New Roman"/>
                <w:sz w:val="22"/>
                <w:szCs w:val="20"/>
                <w:lang w:val="en-GB" w:eastAsia="en-US"/>
              </w:rPr>
              <w:fldChar w:fldCharType="end"/>
            </w:r>
          </w:p>
        </w:tc>
        <w:tc>
          <w:tcPr>
            <w:tcW w:w="1600" w:type="dxa"/>
          </w:tcPr>
          <w:p w14:paraId="65265F97" w14:textId="77777777" w:rsidR="004C64D0" w:rsidRPr="006F2CA2" w:rsidRDefault="004C64D0" w:rsidP="004C64D0">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GUID=67687b25-fe37-4706-a53b-34ed55621cae </w:instrText>
            </w:r>
            <w:r w:rsidRPr="006F2CA2">
              <w:rPr>
                <w:rFonts w:ascii="Times New Roman" w:hAnsi="Times New Roman" w:cs="Times New Roman"/>
                <w:sz w:val="22"/>
                <w:szCs w:val="20"/>
                <w:lang w:val="en-GB" w:eastAsia="en-US"/>
              </w:rPr>
              <w:fldChar w:fldCharType="end"/>
            </w:r>
          </w:p>
        </w:tc>
      </w:tr>
      <w:tr w:rsidR="004C64D0" w14:paraId="1D440266" w14:textId="77777777" w:rsidTr="004C64D0">
        <w:trPr>
          <w:divId w:val="2116439976"/>
          <w:cantSplit/>
          <w:trHeight w:val="62"/>
        </w:trPr>
        <w:tc>
          <w:tcPr>
            <w:tcW w:w="1649" w:type="dxa"/>
            <w:gridSpan w:val="2"/>
          </w:tcPr>
          <w:p w14:paraId="5C619C36" w14:textId="77777777" w:rsidR="004C64D0" w:rsidRPr="006F2CA2" w:rsidRDefault="004C64D0" w:rsidP="004C64D0">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GUID=97a8274b-a501-4177-8889-bb0552c6762e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2.</w:t>
            </w:r>
          </w:p>
        </w:tc>
        <w:tc>
          <w:tcPr>
            <w:tcW w:w="1337" w:type="dxa"/>
          </w:tcPr>
          <w:p w14:paraId="27B2BA3B" w14:textId="77777777" w:rsidR="004C64D0" w:rsidRPr="006F2CA2" w:rsidRDefault="004C64D0" w:rsidP="004C64D0">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GUID=8313200e-e4a7-44b7-a016-9707a2f2ebe6 </w:instrText>
            </w:r>
            <w:r w:rsidRPr="006F2CA2">
              <w:rPr>
                <w:rFonts w:ascii="Times New Roman" w:hAnsi="Times New Roman" w:cs="Times New Roman"/>
                <w:sz w:val="22"/>
                <w:szCs w:val="20"/>
                <w:lang w:val="en-GB" w:eastAsia="en-US"/>
              </w:rPr>
              <w:fldChar w:fldCharType="end"/>
            </w:r>
          </w:p>
        </w:tc>
        <w:tc>
          <w:tcPr>
            <w:tcW w:w="1270" w:type="dxa"/>
          </w:tcPr>
          <w:p w14:paraId="0E9F3185" w14:textId="77777777" w:rsidR="004C64D0" w:rsidRPr="006F2CA2" w:rsidRDefault="004C64D0" w:rsidP="004C64D0">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GUID=956099c8-526a-4dc1-aca3-432d52f5677e </w:instrText>
            </w:r>
            <w:r w:rsidRPr="006F2CA2">
              <w:rPr>
                <w:rFonts w:ascii="Times New Roman" w:hAnsi="Times New Roman" w:cs="Times New Roman"/>
                <w:sz w:val="22"/>
                <w:szCs w:val="20"/>
                <w:lang w:val="en-GB" w:eastAsia="en-US"/>
              </w:rPr>
              <w:fldChar w:fldCharType="end"/>
            </w:r>
          </w:p>
        </w:tc>
        <w:tc>
          <w:tcPr>
            <w:tcW w:w="1292" w:type="dxa"/>
          </w:tcPr>
          <w:p w14:paraId="0C3B64C1" w14:textId="77777777" w:rsidR="004C64D0" w:rsidRPr="006F2CA2" w:rsidRDefault="004C64D0" w:rsidP="004C64D0">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GUID=e61bfbf7-6d53-480c-b020-78e7d5e375a0 </w:instrText>
            </w:r>
            <w:r w:rsidRPr="006F2CA2">
              <w:rPr>
                <w:rFonts w:ascii="Times New Roman" w:hAnsi="Times New Roman" w:cs="Times New Roman"/>
                <w:sz w:val="22"/>
                <w:szCs w:val="20"/>
                <w:lang w:val="en-GB" w:eastAsia="en-US"/>
              </w:rPr>
              <w:fldChar w:fldCharType="end"/>
            </w:r>
          </w:p>
        </w:tc>
        <w:tc>
          <w:tcPr>
            <w:tcW w:w="1031" w:type="dxa"/>
            <w:gridSpan w:val="2"/>
          </w:tcPr>
          <w:p w14:paraId="5D9504BF" w14:textId="77777777" w:rsidR="004C64D0" w:rsidRPr="006F2CA2" w:rsidRDefault="004C64D0" w:rsidP="004C64D0">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GUID=24b84b27-d2ca-49e9-88f5-2b8dba0206fd </w:instrText>
            </w:r>
            <w:r w:rsidRPr="006F2CA2">
              <w:rPr>
                <w:rFonts w:ascii="Times New Roman" w:hAnsi="Times New Roman" w:cs="Times New Roman"/>
                <w:sz w:val="22"/>
                <w:szCs w:val="20"/>
                <w:lang w:val="en-GB" w:eastAsia="en-US"/>
              </w:rPr>
              <w:fldChar w:fldCharType="end"/>
            </w:r>
          </w:p>
        </w:tc>
        <w:tc>
          <w:tcPr>
            <w:tcW w:w="1600" w:type="dxa"/>
          </w:tcPr>
          <w:p w14:paraId="38E3FBEA" w14:textId="77777777" w:rsidR="004C64D0" w:rsidRPr="006F2CA2" w:rsidRDefault="004C64D0" w:rsidP="004C64D0">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GUID=82c55a23-8e23-4cb9-92ea-c4e740bb8b97 </w:instrText>
            </w:r>
            <w:r w:rsidRPr="006F2CA2">
              <w:rPr>
                <w:rFonts w:ascii="Times New Roman" w:hAnsi="Times New Roman" w:cs="Times New Roman"/>
                <w:sz w:val="22"/>
                <w:szCs w:val="20"/>
                <w:lang w:val="en-GB" w:eastAsia="en-US"/>
              </w:rPr>
              <w:fldChar w:fldCharType="end"/>
            </w:r>
          </w:p>
        </w:tc>
      </w:tr>
      <w:tr w:rsidR="004C64D0" w14:paraId="2BD5D647" w14:textId="77777777" w:rsidTr="004C64D0">
        <w:trPr>
          <w:divId w:val="2116439976"/>
          <w:cantSplit/>
          <w:trHeight w:val="62"/>
        </w:trPr>
        <w:tc>
          <w:tcPr>
            <w:tcW w:w="1649" w:type="dxa"/>
            <w:gridSpan w:val="2"/>
          </w:tcPr>
          <w:p w14:paraId="551CB3FB" w14:textId="77777777" w:rsidR="004C64D0" w:rsidRPr="006F2CA2" w:rsidRDefault="004C64D0" w:rsidP="004C64D0">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GUID=1e271eb3-45a3-44d2-80df-a9a900634fbe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3.</w:t>
            </w:r>
          </w:p>
        </w:tc>
        <w:tc>
          <w:tcPr>
            <w:tcW w:w="1337" w:type="dxa"/>
          </w:tcPr>
          <w:p w14:paraId="4931957A" w14:textId="77777777" w:rsidR="004C64D0" w:rsidRPr="006F2CA2" w:rsidRDefault="004C64D0" w:rsidP="004C64D0">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GUID=131191d2-3f17-44c7-91a5-4c07397ccb8b </w:instrText>
            </w:r>
            <w:r w:rsidRPr="006F2CA2">
              <w:rPr>
                <w:rFonts w:ascii="Times New Roman" w:hAnsi="Times New Roman" w:cs="Times New Roman"/>
                <w:sz w:val="22"/>
                <w:szCs w:val="20"/>
                <w:lang w:val="en-GB" w:eastAsia="en-US"/>
              </w:rPr>
              <w:fldChar w:fldCharType="end"/>
            </w:r>
          </w:p>
        </w:tc>
        <w:tc>
          <w:tcPr>
            <w:tcW w:w="1270" w:type="dxa"/>
          </w:tcPr>
          <w:p w14:paraId="0E403560" w14:textId="77777777" w:rsidR="004C64D0" w:rsidRPr="006F2CA2" w:rsidRDefault="004C64D0" w:rsidP="004C64D0">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GUID=c9b78de9-6100-42da-8454-55a81e79a8eb </w:instrText>
            </w:r>
            <w:r w:rsidRPr="006F2CA2">
              <w:rPr>
                <w:rFonts w:ascii="Times New Roman" w:hAnsi="Times New Roman" w:cs="Times New Roman"/>
                <w:sz w:val="22"/>
                <w:szCs w:val="20"/>
                <w:lang w:val="en-GB" w:eastAsia="en-US"/>
              </w:rPr>
              <w:fldChar w:fldCharType="end"/>
            </w:r>
          </w:p>
        </w:tc>
        <w:tc>
          <w:tcPr>
            <w:tcW w:w="1292" w:type="dxa"/>
          </w:tcPr>
          <w:p w14:paraId="504C655D" w14:textId="77777777" w:rsidR="004C64D0" w:rsidRPr="006F2CA2" w:rsidRDefault="004C64D0" w:rsidP="004C64D0">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GUID=d06f1af4-bc76-468b-9801-0b828daf8a0b </w:instrText>
            </w:r>
            <w:r w:rsidRPr="006F2CA2">
              <w:rPr>
                <w:rFonts w:ascii="Times New Roman" w:hAnsi="Times New Roman" w:cs="Times New Roman"/>
                <w:sz w:val="22"/>
                <w:szCs w:val="20"/>
                <w:lang w:val="en-GB" w:eastAsia="en-US"/>
              </w:rPr>
              <w:fldChar w:fldCharType="end"/>
            </w:r>
          </w:p>
        </w:tc>
        <w:tc>
          <w:tcPr>
            <w:tcW w:w="1031" w:type="dxa"/>
            <w:gridSpan w:val="2"/>
          </w:tcPr>
          <w:p w14:paraId="1DD97130" w14:textId="77777777" w:rsidR="004C64D0" w:rsidRPr="006F2CA2" w:rsidRDefault="004C64D0" w:rsidP="004C64D0">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GUID=006ba95b-cff1-42a5-944f-f910013166dd </w:instrText>
            </w:r>
            <w:r w:rsidRPr="006F2CA2">
              <w:rPr>
                <w:rFonts w:ascii="Times New Roman" w:hAnsi="Times New Roman" w:cs="Times New Roman"/>
                <w:sz w:val="22"/>
                <w:szCs w:val="20"/>
                <w:lang w:val="en-GB" w:eastAsia="en-US"/>
              </w:rPr>
              <w:fldChar w:fldCharType="end"/>
            </w:r>
          </w:p>
        </w:tc>
        <w:tc>
          <w:tcPr>
            <w:tcW w:w="1600" w:type="dxa"/>
          </w:tcPr>
          <w:p w14:paraId="39D7EE18" w14:textId="77777777" w:rsidR="004C64D0" w:rsidRPr="006F2CA2" w:rsidRDefault="004C64D0" w:rsidP="004C64D0">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GUID=5458dd81-956a-4bbb-b5f5-5ed447b2070d </w:instrText>
            </w:r>
            <w:r w:rsidRPr="006F2CA2">
              <w:rPr>
                <w:rFonts w:ascii="Times New Roman" w:hAnsi="Times New Roman" w:cs="Times New Roman"/>
                <w:sz w:val="22"/>
                <w:szCs w:val="20"/>
                <w:lang w:val="en-GB" w:eastAsia="en-US"/>
              </w:rPr>
              <w:fldChar w:fldCharType="end"/>
            </w:r>
          </w:p>
        </w:tc>
      </w:tr>
      <w:tr w:rsidR="004C64D0" w14:paraId="18CF90E7" w14:textId="77777777" w:rsidTr="004C64D0">
        <w:trPr>
          <w:divId w:val="2116439976"/>
          <w:cantSplit/>
          <w:trHeight w:val="62"/>
        </w:trPr>
        <w:tc>
          <w:tcPr>
            <w:tcW w:w="1649" w:type="dxa"/>
            <w:gridSpan w:val="2"/>
          </w:tcPr>
          <w:p w14:paraId="458A272D" w14:textId="77777777" w:rsidR="004C64D0" w:rsidRPr="006F2CA2" w:rsidRDefault="004C64D0" w:rsidP="004C64D0">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GUID=4082ef03-bf4b-422f-88e2-f966e2b74cb2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4.</w:t>
            </w:r>
          </w:p>
        </w:tc>
        <w:tc>
          <w:tcPr>
            <w:tcW w:w="1337" w:type="dxa"/>
          </w:tcPr>
          <w:p w14:paraId="600DCAD4" w14:textId="77777777" w:rsidR="004C64D0" w:rsidRPr="006F2CA2" w:rsidRDefault="004C64D0" w:rsidP="004C64D0">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GUID=1932f6be-8cb1-49d3-a6af-4866e7f38ff1 </w:instrText>
            </w:r>
            <w:r w:rsidRPr="006F2CA2">
              <w:rPr>
                <w:rFonts w:ascii="Times New Roman" w:hAnsi="Times New Roman" w:cs="Times New Roman"/>
                <w:sz w:val="22"/>
                <w:szCs w:val="20"/>
                <w:lang w:val="en-GB" w:eastAsia="en-US"/>
              </w:rPr>
              <w:fldChar w:fldCharType="end"/>
            </w:r>
          </w:p>
        </w:tc>
        <w:tc>
          <w:tcPr>
            <w:tcW w:w="1270" w:type="dxa"/>
          </w:tcPr>
          <w:p w14:paraId="0C2B0CEC" w14:textId="77777777" w:rsidR="004C64D0" w:rsidRPr="006F2CA2" w:rsidRDefault="004C64D0" w:rsidP="004C64D0">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GUID=e2430e53-9ed7-43bf-87e5-5432ba8de83c </w:instrText>
            </w:r>
            <w:r w:rsidRPr="006F2CA2">
              <w:rPr>
                <w:rFonts w:ascii="Times New Roman" w:hAnsi="Times New Roman" w:cs="Times New Roman"/>
                <w:sz w:val="22"/>
                <w:szCs w:val="20"/>
                <w:lang w:val="en-GB" w:eastAsia="en-US"/>
              </w:rPr>
              <w:fldChar w:fldCharType="end"/>
            </w:r>
          </w:p>
        </w:tc>
        <w:tc>
          <w:tcPr>
            <w:tcW w:w="1292" w:type="dxa"/>
          </w:tcPr>
          <w:p w14:paraId="6A9B6E68" w14:textId="77777777" w:rsidR="004C64D0" w:rsidRPr="006F2CA2" w:rsidRDefault="004C64D0" w:rsidP="004C64D0">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GUID=46e9ff51-e360-4867-8e02-19be63c8a9f5 </w:instrText>
            </w:r>
            <w:r w:rsidRPr="006F2CA2">
              <w:rPr>
                <w:rFonts w:ascii="Times New Roman" w:hAnsi="Times New Roman" w:cs="Times New Roman"/>
                <w:sz w:val="22"/>
                <w:szCs w:val="20"/>
                <w:lang w:val="en-GB" w:eastAsia="en-US"/>
              </w:rPr>
              <w:fldChar w:fldCharType="end"/>
            </w:r>
          </w:p>
        </w:tc>
        <w:tc>
          <w:tcPr>
            <w:tcW w:w="1031" w:type="dxa"/>
            <w:gridSpan w:val="2"/>
          </w:tcPr>
          <w:p w14:paraId="67E78038" w14:textId="77777777" w:rsidR="004C64D0" w:rsidRPr="006F2CA2" w:rsidRDefault="004C64D0" w:rsidP="004C64D0">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GUID=62a72d7f-f233-4c35-8153-bd030dda72cc </w:instrText>
            </w:r>
            <w:r w:rsidRPr="006F2CA2">
              <w:rPr>
                <w:rFonts w:ascii="Times New Roman" w:hAnsi="Times New Roman" w:cs="Times New Roman"/>
                <w:sz w:val="22"/>
                <w:szCs w:val="20"/>
                <w:lang w:val="en-GB" w:eastAsia="en-US"/>
              </w:rPr>
              <w:fldChar w:fldCharType="end"/>
            </w:r>
          </w:p>
        </w:tc>
        <w:tc>
          <w:tcPr>
            <w:tcW w:w="1600" w:type="dxa"/>
          </w:tcPr>
          <w:p w14:paraId="372EC886" w14:textId="77777777" w:rsidR="004C64D0" w:rsidRPr="006F2CA2" w:rsidRDefault="004C64D0" w:rsidP="004C64D0">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GUID=264e2b4f-2342-4a5e-b94f-26ba5850502d </w:instrText>
            </w:r>
            <w:r w:rsidRPr="006F2CA2">
              <w:rPr>
                <w:rFonts w:ascii="Times New Roman" w:hAnsi="Times New Roman" w:cs="Times New Roman"/>
                <w:sz w:val="22"/>
                <w:szCs w:val="20"/>
                <w:lang w:val="en-GB" w:eastAsia="en-US"/>
              </w:rPr>
              <w:fldChar w:fldCharType="end"/>
            </w:r>
          </w:p>
        </w:tc>
      </w:tr>
      <w:tr w:rsidR="004C64D0" w14:paraId="1194A253" w14:textId="77777777" w:rsidTr="004C64D0">
        <w:trPr>
          <w:divId w:val="2116439976"/>
          <w:cantSplit/>
          <w:trHeight w:val="62"/>
        </w:trPr>
        <w:tc>
          <w:tcPr>
            <w:tcW w:w="1649" w:type="dxa"/>
            <w:gridSpan w:val="2"/>
          </w:tcPr>
          <w:p w14:paraId="6DF6A7AF" w14:textId="77777777" w:rsidR="004C64D0" w:rsidRPr="006F2CA2" w:rsidRDefault="004C64D0" w:rsidP="004C64D0">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GUID=db784d80-9ca2-4516-b4ec-30e304854fca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5.</w:t>
            </w:r>
          </w:p>
        </w:tc>
        <w:tc>
          <w:tcPr>
            <w:tcW w:w="1337" w:type="dxa"/>
          </w:tcPr>
          <w:p w14:paraId="2A8BE680" w14:textId="77777777" w:rsidR="004C64D0" w:rsidRPr="006F2CA2" w:rsidRDefault="004C64D0" w:rsidP="004C64D0">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GUID=11184b91-940d-4372-842f-67373edb1b0c </w:instrText>
            </w:r>
            <w:r w:rsidRPr="006F2CA2">
              <w:rPr>
                <w:rFonts w:ascii="Times New Roman" w:hAnsi="Times New Roman" w:cs="Times New Roman"/>
                <w:sz w:val="22"/>
                <w:szCs w:val="20"/>
                <w:lang w:val="en-GB" w:eastAsia="en-US"/>
              </w:rPr>
              <w:fldChar w:fldCharType="end"/>
            </w:r>
          </w:p>
        </w:tc>
        <w:tc>
          <w:tcPr>
            <w:tcW w:w="1270" w:type="dxa"/>
          </w:tcPr>
          <w:p w14:paraId="54169524" w14:textId="77777777" w:rsidR="004C64D0" w:rsidRPr="006F2CA2" w:rsidRDefault="004C64D0" w:rsidP="004C64D0">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GUID=62ed2a7f-9cda-4612-ab13-b83e05a7591e </w:instrText>
            </w:r>
            <w:r w:rsidRPr="006F2CA2">
              <w:rPr>
                <w:rFonts w:ascii="Times New Roman" w:hAnsi="Times New Roman" w:cs="Times New Roman"/>
                <w:sz w:val="22"/>
                <w:szCs w:val="20"/>
                <w:lang w:val="en-GB" w:eastAsia="en-US"/>
              </w:rPr>
              <w:fldChar w:fldCharType="end"/>
            </w:r>
          </w:p>
        </w:tc>
        <w:tc>
          <w:tcPr>
            <w:tcW w:w="1292" w:type="dxa"/>
          </w:tcPr>
          <w:p w14:paraId="01645B5A" w14:textId="77777777" w:rsidR="004C64D0" w:rsidRPr="006F2CA2" w:rsidRDefault="004C64D0" w:rsidP="004C64D0">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GUID=cfec05d1-0bc2-43f4-94ca-d83723202203 </w:instrText>
            </w:r>
            <w:r w:rsidRPr="006F2CA2">
              <w:rPr>
                <w:rFonts w:ascii="Times New Roman" w:hAnsi="Times New Roman" w:cs="Times New Roman"/>
                <w:sz w:val="22"/>
                <w:szCs w:val="20"/>
                <w:lang w:val="en-GB" w:eastAsia="en-US"/>
              </w:rPr>
              <w:fldChar w:fldCharType="end"/>
            </w:r>
          </w:p>
        </w:tc>
        <w:tc>
          <w:tcPr>
            <w:tcW w:w="1031" w:type="dxa"/>
            <w:gridSpan w:val="2"/>
          </w:tcPr>
          <w:p w14:paraId="021133F0" w14:textId="77777777" w:rsidR="004C64D0" w:rsidRPr="006F2CA2" w:rsidRDefault="004C64D0" w:rsidP="004C64D0">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GUID=72caeb1c-3977-4425-9b3e-8acd950ff204 </w:instrText>
            </w:r>
            <w:r w:rsidRPr="006F2CA2">
              <w:rPr>
                <w:rFonts w:ascii="Times New Roman" w:hAnsi="Times New Roman" w:cs="Times New Roman"/>
                <w:sz w:val="22"/>
                <w:szCs w:val="20"/>
                <w:lang w:val="en-GB" w:eastAsia="en-US"/>
              </w:rPr>
              <w:fldChar w:fldCharType="end"/>
            </w:r>
          </w:p>
        </w:tc>
        <w:tc>
          <w:tcPr>
            <w:tcW w:w="1600" w:type="dxa"/>
          </w:tcPr>
          <w:p w14:paraId="6902200E" w14:textId="77777777" w:rsidR="004C64D0" w:rsidRPr="006F2CA2" w:rsidRDefault="004C64D0" w:rsidP="004C64D0">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GUID=f3f01470-6490-4f67-bc9b-06fdf5f7f6d9 </w:instrText>
            </w:r>
            <w:r w:rsidRPr="006F2CA2">
              <w:rPr>
                <w:rFonts w:ascii="Times New Roman" w:hAnsi="Times New Roman" w:cs="Times New Roman"/>
                <w:sz w:val="22"/>
                <w:szCs w:val="20"/>
                <w:lang w:val="en-GB" w:eastAsia="en-US"/>
              </w:rPr>
              <w:fldChar w:fldCharType="end"/>
            </w:r>
          </w:p>
        </w:tc>
      </w:tr>
      <w:tr w:rsidR="004C64D0" w:rsidRPr="006F2CA2" w14:paraId="7868E117" w14:textId="77777777" w:rsidTr="004C64D0">
        <w:trPr>
          <w:divId w:val="2116439976"/>
          <w:cantSplit/>
          <w:trHeight w:val="62"/>
        </w:trPr>
        <w:tc>
          <w:tcPr>
            <w:tcW w:w="8179" w:type="dxa"/>
            <w:gridSpan w:val="8"/>
          </w:tcPr>
          <w:p w14:paraId="0E23FE3B" w14:textId="77777777" w:rsidR="004C64D0" w:rsidRPr="006F2CA2" w:rsidRDefault="004C64D0" w:rsidP="004C64D0">
            <w:pPr>
              <w:spacing w:before="120" w:after="0" w:line="240" w:lineRule="auto"/>
              <w:ind w:left="200" w:hanging="1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GUID=4d8aecbd-031e-442f-8bdc-35d5c0973827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*This may refer to any document in the list of documents served by the plaintiff (or defendant) pursuant to any order made by the Court under Division 21 Rule 189.</w:t>
            </w:r>
          </w:p>
          <w:p w14:paraId="15DCDA21" w14:textId="77777777" w:rsidR="004C64D0" w:rsidRPr="006F2CA2" w:rsidRDefault="004C64D0" w:rsidP="004C64D0">
            <w:pPr>
              <w:spacing w:before="120" w:after="0" w:line="240" w:lineRule="auto"/>
              <w:ind w:left="180" w:hanging="18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GUID=d31a68f2-22e2-4de3-b7f1-9e2f2dd1286f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**This information is to be included only if the maker of the document is different from the maker of the statement and the information is not readily apparent from the document or the relevant part of the document.</w:t>
            </w:r>
          </w:p>
          <w:p w14:paraId="54A8DC69" w14:textId="77777777" w:rsidR="004C64D0" w:rsidRPr="006F2CA2" w:rsidRDefault="004C64D0" w:rsidP="004C64D0">
            <w:pPr>
              <w:spacing w:before="120" w:after="0" w:line="240" w:lineRule="auto"/>
              <w:ind w:left="200" w:hanging="1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GUID=6ffd44fa-f120-456c-844a-dee45a4497e1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†This information is to be included only if the information is not readily apparent from the document or the relevant part of the document.</w:t>
            </w:r>
          </w:p>
          <w:p w14:paraId="6D1C795D" w14:textId="77777777" w:rsidR="004C64D0" w:rsidRPr="006F2CA2" w:rsidRDefault="004C64D0" w:rsidP="004C64D0">
            <w:pPr>
              <w:spacing w:before="120" w:after="0" w:line="240" w:lineRule="auto"/>
              <w:ind w:left="180" w:hanging="18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GUID=06cbd4ea-9ba9-4d9c-aa05-612806c8535d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††This information is to be given to the best of the information and belief of the party serving the notice.</w:t>
            </w:r>
          </w:p>
        </w:tc>
      </w:tr>
      <w:tr w:rsidR="004C64D0" w:rsidRPr="006F2CA2" w14:paraId="34B77E27" w14:textId="77777777" w:rsidTr="004C64D0">
        <w:trPr>
          <w:divId w:val="2116439976"/>
          <w:cantSplit/>
          <w:trHeight w:val="62"/>
        </w:trPr>
        <w:tc>
          <w:tcPr>
            <w:tcW w:w="8179" w:type="dxa"/>
            <w:gridSpan w:val="8"/>
          </w:tcPr>
          <w:p w14:paraId="6A901661" w14:textId="77777777" w:rsidR="004C64D0" w:rsidRPr="006F2CA2" w:rsidRDefault="004C64D0" w:rsidP="004C64D0">
            <w:pPr>
              <w:spacing w:before="120" w:after="0" w:line="240" w:lineRule="auto"/>
              <w:ind w:firstLine="7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GUID=93eba053-7d27-497b-90ec-0a4b7a064d38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tc>
      </w:tr>
      <w:tr w:rsidR="004C64D0" w:rsidRPr="006F2CA2" w14:paraId="11200728" w14:textId="77777777" w:rsidTr="004C64D0">
        <w:trPr>
          <w:divId w:val="2116439976"/>
          <w:cantSplit/>
          <w:trHeight w:val="62"/>
        </w:trPr>
        <w:tc>
          <w:tcPr>
            <w:tcW w:w="8179" w:type="dxa"/>
            <w:gridSpan w:val="8"/>
          </w:tcPr>
          <w:p w14:paraId="7E6F5BC1" w14:textId="77777777" w:rsidR="004C64D0" w:rsidRPr="006F2CA2" w:rsidRDefault="004C64D0" w:rsidP="004C64D0">
            <w:pPr>
              <w:spacing w:before="60" w:after="60" w:line="240" w:lineRule="auto"/>
              <w:ind w:left="4700" w:hanging="648"/>
              <w:rPr>
                <w:rFonts w:ascii="Times New Roman" w:hAnsi="Times New Roman" w:cs="Times New Roman"/>
                <w:sz w:val="22"/>
                <w:szCs w:val="20"/>
                <w:lang w:val="en-GB" w:eastAsia="zh-CN"/>
              </w:rPr>
            </w:pPr>
            <w:r w:rsidRPr="006F2CA2">
              <w:rPr>
                <w:rFonts w:ascii="Times New Roman" w:hAnsi="Times New Roman" w:cs="Times New Roman"/>
                <w:sz w:val="22"/>
                <w:szCs w:val="20"/>
                <w:lang w:val="en-GB" w:eastAsia="zh-CN"/>
              </w:rPr>
              <w:fldChar w:fldCharType="begin"/>
            </w:r>
            <w:r w:rsidRPr="006F2CA2">
              <w:rPr>
                <w:rFonts w:ascii="Times New Roman" w:hAnsi="Times New Roman" w:cs="Times New Roman"/>
                <w:sz w:val="22"/>
                <w:szCs w:val="20"/>
                <w:lang w:val="en-GB" w:eastAsia="zh-CN"/>
              </w:rPr>
              <w:instrText xml:space="preserve"> GUID=ac7d5595-2749-4721-ad7c-362730fa62f6 </w:instrText>
            </w:r>
            <w:r w:rsidRPr="006F2CA2">
              <w:rPr>
                <w:rFonts w:ascii="Times New Roman" w:hAnsi="Times New Roman" w:cs="Times New Roman"/>
                <w:sz w:val="22"/>
                <w:szCs w:val="20"/>
                <w:lang w:val="en-GB" w:eastAsia="zh-CN"/>
              </w:rPr>
              <w:fldChar w:fldCharType="end"/>
            </w:r>
            <w:r w:rsidRPr="006F2CA2">
              <w:rPr>
                <w:rFonts w:ascii="Times New Roman" w:hAnsi="Times New Roman" w:cs="Times New Roman"/>
                <w:sz w:val="22"/>
                <w:szCs w:val="20"/>
                <w:lang w:val="en-GB" w:eastAsia="zh-CN"/>
              </w:rPr>
              <w:tab/>
            </w:r>
            <w:r w:rsidRPr="006F2CA2">
              <w:rPr>
                <w:rFonts w:ascii="Times New Roman" w:hAnsi="Times New Roman" w:cs="Times New Roman"/>
                <w:i/>
                <w:sz w:val="22"/>
                <w:szCs w:val="20"/>
                <w:lang w:val="en-GB" w:eastAsia="zh-CN"/>
              </w:rPr>
              <w:t>                              Solicitor for the</w:t>
            </w:r>
          </w:p>
        </w:tc>
      </w:tr>
    </w:tbl>
    <w:p w14:paraId="14BF4FBE" w14:textId="77777777" w:rsidR="006F2CA2" w:rsidRPr="006F2CA2" w:rsidRDefault="006F2CA2" w:rsidP="006F2CA2">
      <w:pPr>
        <w:spacing w:before="0" w:after="200" w:line="276" w:lineRule="auto"/>
        <w:jc w:val="center"/>
        <w:divId w:val="2116439976"/>
        <w:rPr>
          <w:rFonts w:ascii="Times New Roman" w:hAnsi="Times New Roman" w:cs="Times New Roman"/>
          <w:sz w:val="26"/>
          <w:szCs w:val="20"/>
          <w:lang w:val="en-GB" w:eastAsia="en-US"/>
        </w:rPr>
      </w:pPr>
    </w:p>
    <w:p w14:paraId="0A62E712" w14:textId="77777777" w:rsidR="006F2CA2" w:rsidRPr="006F2CA2" w:rsidRDefault="006F2CA2" w:rsidP="006F2CA2">
      <w:pPr>
        <w:spacing w:before="0" w:after="200" w:line="276" w:lineRule="auto"/>
        <w:jc w:val="center"/>
        <w:divId w:val="2116439976"/>
        <w:rPr>
          <w:rFonts w:ascii="Times New Roman" w:hAnsi="Times New Roman" w:cs="Times New Roman"/>
          <w:sz w:val="26"/>
          <w:szCs w:val="20"/>
          <w:lang w:val="en-GB" w:eastAsia="en-US"/>
        </w:rPr>
      </w:pPr>
    </w:p>
    <w:p w14:paraId="0F47561D" w14:textId="77777777" w:rsidR="006F2CA2" w:rsidRPr="00A1223F" w:rsidRDefault="006F2CA2" w:rsidP="00A1223F">
      <w:pPr>
        <w:spacing w:before="0" w:after="200" w:line="276" w:lineRule="auto"/>
        <w:divId w:val="2116439976"/>
        <w:rPr>
          <w:rFonts w:ascii="Times New Roman" w:hAnsi="Times New Roman" w:cs="Times New Roman"/>
          <w:sz w:val="26"/>
          <w:szCs w:val="20"/>
          <w:lang w:val="en-GB" w:eastAsia="en-US"/>
        </w:rPr>
        <w:sectPr w:rsidR="006F2CA2" w:rsidRPr="00A1223F" w:rsidSect="004C64D0">
          <w:pgSz w:w="11906" w:h="16838"/>
          <w:pgMar w:top="1440" w:right="3401" w:bottom="1440" w:left="1440" w:header="708" w:footer="708" w:gutter="0"/>
          <w:cols w:space="708"/>
          <w:docGrid w:linePitch="360"/>
        </w:sectPr>
      </w:pPr>
    </w:p>
    <w:tbl>
      <w:tblPr>
        <w:tblW w:w="7797" w:type="dxa"/>
        <w:tblInd w:w="621" w:type="dxa"/>
        <w:tblLook w:val="04A0" w:firstRow="1" w:lastRow="0" w:firstColumn="1" w:lastColumn="0" w:noHBand="0" w:noVBand="1"/>
      </w:tblPr>
      <w:tblGrid>
        <w:gridCol w:w="1422"/>
        <w:gridCol w:w="4515"/>
        <w:gridCol w:w="1860"/>
      </w:tblGrid>
      <w:tr w:rsidR="006F2CA2" w:rsidRPr="006F2CA2" w14:paraId="4C533D94" w14:textId="77777777" w:rsidTr="004C64D0">
        <w:trPr>
          <w:divId w:val="2116439976"/>
          <w:cantSplit/>
          <w:trHeight w:val="372"/>
        </w:trPr>
        <w:tc>
          <w:tcPr>
            <w:tcW w:w="7797" w:type="dxa"/>
            <w:gridSpan w:val="3"/>
          </w:tcPr>
          <w:p w14:paraId="3EBF4F55" w14:textId="77777777" w:rsidR="006F2CA2" w:rsidRPr="006F2CA2" w:rsidRDefault="006F2CA2" w:rsidP="004C64D0">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GUID=607b7689-c403-42de-93fa-7fdcbb23e6e2 </w:instrText>
            </w:r>
            <w:r w:rsidRPr="006F2CA2">
              <w:rPr>
                <w:rFonts w:ascii="Times New Roman" w:hAnsi="Times New Roman" w:cs="Times New Roman"/>
                <w:sz w:val="22"/>
                <w:szCs w:val="20"/>
                <w:lang w:val="en-GB" w:eastAsia="en-US"/>
              </w:rPr>
              <w:fldChar w:fldCharType="end"/>
            </w:r>
            <w:r w:rsidR="004C64D0">
              <w:rPr>
                <w:rFonts w:ascii="Times New Roman" w:hAnsi="Times New Roman" w:cs="Times New Roman"/>
                <w:sz w:val="22"/>
                <w:szCs w:val="20"/>
                <w:lang w:val="en-GB" w:eastAsia="en-US"/>
              </w:rPr>
              <w:t>FORM</w:t>
            </w:r>
            <w:r w:rsidR="00112A5C">
              <w:rPr>
                <w:rFonts w:ascii="Times New Roman" w:hAnsi="Times New Roman" w:cs="Times New Roman"/>
                <w:sz w:val="22"/>
                <w:szCs w:val="20"/>
                <w:lang w:val="en-GB" w:eastAsia="en-US"/>
              </w:rPr>
              <w:t xml:space="preserve"> </w:t>
            </w:r>
            <w:r w:rsidRPr="006F2CA2">
              <w:rPr>
                <w:rFonts w:ascii="Times New Roman" w:hAnsi="Times New Roman" w:cs="Times New Roman"/>
                <w:sz w:val="22"/>
                <w:szCs w:val="20"/>
                <w:lang w:val="en-GB" w:eastAsia="en-US"/>
              </w:rPr>
              <w:t>123</w:t>
            </w:r>
          </w:p>
        </w:tc>
      </w:tr>
      <w:tr w:rsidR="006F2CA2" w:rsidRPr="006F2CA2" w14:paraId="32F3FD82" w14:textId="77777777" w:rsidTr="004C64D0">
        <w:trPr>
          <w:divId w:val="2116439976"/>
          <w:cantSplit/>
          <w:trHeight w:val="1746"/>
        </w:trPr>
        <w:tc>
          <w:tcPr>
            <w:tcW w:w="1422" w:type="dxa"/>
          </w:tcPr>
          <w:p w14:paraId="306E3E78"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GUID=a4cf6958-46b4-4bab-bce7-52587b11eadb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 601</w:t>
            </w:r>
          </w:p>
        </w:tc>
        <w:tc>
          <w:tcPr>
            <w:tcW w:w="4515" w:type="dxa"/>
          </w:tcPr>
          <w:p w14:paraId="105F440F"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31C2AB59"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GUID=52ff5ead-f0bc-4f8f-8aac-c61299805469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SUBPOENA TO TESTIFY</w:t>
            </w:r>
            <w:r w:rsidRPr="006F2CA2">
              <w:rPr>
                <w:rFonts w:ascii="Times New Roman" w:hAnsi="Times New Roman" w:cs="Times New Roman"/>
                <w:sz w:val="22"/>
                <w:szCs w:val="20"/>
                <w:vertAlign w:val="superscript"/>
                <w:lang w:val="en-GB" w:eastAsia="en-US"/>
              </w:rPr>
              <w:t>5</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br/>
              <w:t xml:space="preserve">SUBPOENA TO PRODUCE </w:t>
            </w:r>
            <w:r w:rsidRPr="006F2CA2">
              <w:rPr>
                <w:rFonts w:ascii="Times New Roman" w:hAnsi="Times New Roman" w:cs="Times New Roman"/>
                <w:sz w:val="22"/>
                <w:szCs w:val="20"/>
                <w:lang w:val="en-GB" w:eastAsia="en-US"/>
              </w:rPr>
              <w:br/>
              <w:t>DOCUMENTS</w:t>
            </w:r>
            <w:r w:rsidRPr="006F2CA2">
              <w:rPr>
                <w:rFonts w:ascii="Times New Roman" w:hAnsi="Times New Roman" w:cs="Times New Roman"/>
                <w:sz w:val="22"/>
                <w:szCs w:val="20"/>
                <w:vertAlign w:val="superscript"/>
                <w:lang w:val="en-GB" w:eastAsia="en-US"/>
              </w:rPr>
              <w:t>1</w:t>
            </w:r>
            <w:r w:rsidRPr="006F2CA2">
              <w:rPr>
                <w:rFonts w:ascii="Times New Roman" w:hAnsi="Times New Roman" w:cs="Times New Roman"/>
                <w:sz w:val="22"/>
                <w:szCs w:val="20"/>
                <w:lang w:val="en-GB" w:eastAsia="en-US"/>
              </w:rPr>
              <w:t xml:space="preserve">/ SUBPOENA </w:t>
            </w:r>
            <w:r w:rsidRPr="006F2CA2">
              <w:rPr>
                <w:rFonts w:ascii="Times New Roman" w:hAnsi="Times New Roman" w:cs="Times New Roman"/>
                <w:sz w:val="22"/>
                <w:szCs w:val="20"/>
                <w:lang w:val="en-GB" w:eastAsia="en-US"/>
              </w:rPr>
              <w:br/>
              <w:t>TO TESTIFY</w:t>
            </w:r>
            <w:r w:rsidRPr="006F2CA2">
              <w:rPr>
                <w:rFonts w:ascii="Times New Roman" w:hAnsi="Times New Roman" w:cs="Times New Roman"/>
                <w:sz w:val="22"/>
                <w:szCs w:val="20"/>
                <w:vertAlign w:val="superscript"/>
                <w:lang w:val="en-GB" w:eastAsia="en-US"/>
              </w:rPr>
              <w:t>5</w:t>
            </w:r>
            <w:r w:rsidRPr="006F2CA2">
              <w:rPr>
                <w:rFonts w:ascii="Times New Roman" w:hAnsi="Times New Roman" w:cs="Times New Roman"/>
                <w:sz w:val="22"/>
                <w:szCs w:val="20"/>
                <w:lang w:val="en-GB" w:eastAsia="en-US"/>
              </w:rPr>
              <w:t xml:space="preserve"> AND TO </w:t>
            </w:r>
            <w:r w:rsidRPr="006F2CA2">
              <w:rPr>
                <w:rFonts w:ascii="Times New Roman" w:hAnsi="Times New Roman" w:cs="Times New Roman"/>
                <w:sz w:val="22"/>
                <w:szCs w:val="20"/>
                <w:lang w:val="en-GB" w:eastAsia="en-US"/>
              </w:rPr>
              <w:br/>
              <w:t>PRODUCE DOCUMENTS</w:t>
            </w:r>
            <w:r w:rsidRPr="006F2CA2">
              <w:rPr>
                <w:rFonts w:ascii="Times New Roman" w:hAnsi="Times New Roman" w:cs="Times New Roman"/>
                <w:sz w:val="22"/>
                <w:szCs w:val="20"/>
                <w:vertAlign w:val="superscript"/>
                <w:lang w:val="en-GB" w:eastAsia="en-US"/>
              </w:rPr>
              <w:t>1</w:t>
            </w:r>
          </w:p>
        </w:tc>
        <w:tc>
          <w:tcPr>
            <w:tcW w:w="1860" w:type="dxa"/>
          </w:tcPr>
          <w:p w14:paraId="14343C24"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GUID=212167e0-310b-4227-af56-d06871429b73 </w:instrText>
            </w:r>
            <w:r w:rsidRPr="006F2CA2">
              <w:rPr>
                <w:rFonts w:ascii="Times New Roman" w:hAnsi="Times New Roman" w:cs="Times New Roman"/>
                <w:sz w:val="22"/>
                <w:szCs w:val="20"/>
                <w:lang w:val="en-GB" w:eastAsia="en-US"/>
              </w:rPr>
              <w:fldChar w:fldCharType="end"/>
            </w:r>
          </w:p>
        </w:tc>
      </w:tr>
      <w:tr w:rsidR="006F2CA2" w:rsidRPr="006F2CA2" w14:paraId="5E2C542E" w14:textId="77777777" w:rsidTr="004C64D0">
        <w:trPr>
          <w:divId w:val="2116439976"/>
          <w:cantSplit/>
          <w:trHeight w:val="5984"/>
        </w:trPr>
        <w:tc>
          <w:tcPr>
            <w:tcW w:w="7797" w:type="dxa"/>
            <w:gridSpan w:val="3"/>
          </w:tcPr>
          <w:p w14:paraId="5551223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GUID=fbfc1d60-da57-4d79-a39d-f8bb6d9d1fd1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249993F5" w14:textId="77777777" w:rsidR="006F2CA2" w:rsidRPr="006F2CA2" w:rsidRDefault="006F2CA2" w:rsidP="006F2CA2">
            <w:pPr>
              <w:spacing w:before="120" w:after="0" w:line="240" w:lineRule="auto"/>
              <w:ind w:firstLine="3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GUID=0991a225-c6cc-4382-bfd8-5cb1f9dd8884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(Name of person)</w:t>
            </w:r>
          </w:p>
          <w:p w14:paraId="32CDF5E5" w14:textId="77777777" w:rsidR="006F2CA2" w:rsidRPr="006F2CA2" w:rsidRDefault="006F2CA2" w:rsidP="006F2CA2">
            <w:pPr>
              <w:spacing w:before="120" w:after="0" w:line="240" w:lineRule="auto"/>
              <w:ind w:firstLine="3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GUID=5c419584-6387-436f-9cd4-6bafd20e0054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You are required to attend at:</w:t>
            </w:r>
          </w:p>
          <w:p w14:paraId="225F2E81" w14:textId="77777777" w:rsidR="006F2CA2" w:rsidRPr="006F2CA2" w:rsidRDefault="006F2CA2" w:rsidP="006F2CA2">
            <w:pPr>
              <w:spacing w:before="120" w:after="0" w:line="240" w:lineRule="auto"/>
              <w:ind w:firstLine="3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GUID=a3e12df0-b69f-4c85-aee5-7e6ca90aef36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Hearing date / time:</w:t>
            </w:r>
          </w:p>
          <w:p w14:paraId="3887DC50" w14:textId="77777777" w:rsidR="006F2CA2" w:rsidRPr="006F2CA2" w:rsidRDefault="006F2CA2" w:rsidP="006F2CA2">
            <w:pPr>
              <w:spacing w:before="120" w:after="0" w:line="240" w:lineRule="auto"/>
              <w:ind w:firstLine="3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GUID=4d64f071-b34e-4b97-b42a-7d87d503b441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Venue: (Family Division of the High Court / Family Court) (Court / Chamber number)</w:t>
            </w:r>
          </w:p>
          <w:p w14:paraId="4F1BAD8C" w14:textId="77777777" w:rsidR="006F2CA2" w:rsidRPr="006F2CA2" w:rsidRDefault="006F2CA2" w:rsidP="006F2CA2">
            <w:pPr>
              <w:spacing w:before="120" w:after="0" w:line="240" w:lineRule="auto"/>
              <w:ind w:firstLine="3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GUID=052f340e-8ea5-4c26-bbed-8ab5b11d71c3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Before: Judge / Registrar</w:t>
            </w:r>
          </w:p>
          <w:p w14:paraId="73DDAE72" w14:textId="77777777" w:rsidR="006F2CA2" w:rsidRPr="006F2CA2" w:rsidRDefault="006F2CA2" w:rsidP="006F2CA2">
            <w:pPr>
              <w:spacing w:before="120" w:after="0" w:line="240" w:lineRule="auto"/>
              <w:ind w:firstLine="3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GUID=5f67759c-35a6-4ffc-b13f-45bd43b16f5a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Mode of attendance: </w:t>
            </w:r>
          </w:p>
          <w:p w14:paraId="1A7A3C69"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GUID=bd36f3aa-4d53-4afe-b7de-fcb4dcc942d3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 xml:space="preserve">In person (for subpoena to testify and subpoena to testify and to produce documents); or </w:t>
            </w:r>
          </w:p>
          <w:p w14:paraId="5E6C3852"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GUID=481fd656-8fdf-453a-9f71-351c86e7fb48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In person or by an agent (for subpoena to produce documents)</w:t>
            </w:r>
          </w:p>
          <w:p w14:paraId="78B99A1F"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GUID=f73c8530-bd2d-467c-8de8-265b5d052929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and </w:t>
            </w:r>
            <w:proofErr w:type="gramStart"/>
            <w:r w:rsidRPr="006F2CA2">
              <w:rPr>
                <w:rFonts w:ascii="Times New Roman" w:hAnsi="Times New Roman" w:cs="Times New Roman"/>
                <w:sz w:val="22"/>
                <w:szCs w:val="20"/>
                <w:lang w:val="en-GB" w:eastAsia="en-US"/>
              </w:rPr>
              <w:t>so</w:t>
            </w:r>
            <w:proofErr w:type="gramEnd"/>
            <w:r w:rsidRPr="006F2CA2">
              <w:rPr>
                <w:rFonts w:ascii="Times New Roman" w:hAnsi="Times New Roman" w:cs="Times New Roman"/>
                <w:sz w:val="22"/>
                <w:szCs w:val="20"/>
                <w:lang w:val="en-GB" w:eastAsia="en-US"/>
              </w:rPr>
              <w:t xml:space="preserve"> from day to day until the end of the above proceedings.</w:t>
            </w:r>
          </w:p>
          <w:p w14:paraId="035A8C87" w14:textId="77777777" w:rsidR="006F2CA2" w:rsidRPr="006F2CA2" w:rsidRDefault="006F2CA2" w:rsidP="006F2CA2">
            <w:pPr>
              <w:spacing w:before="120" w:after="0" w:line="240" w:lineRule="auto"/>
              <w:ind w:firstLine="3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GUID=ca47cdaf-f296-474a-8a1b-d0c2eebeb953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Purpose of attendance:</w:t>
            </w:r>
          </w:p>
          <w:p w14:paraId="43CDD4DC"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GUID=526e79ff-0bee-4dfe-98b1-9e5a36be8dd8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w:t>
            </w:r>
            <w:r w:rsidRPr="006F2CA2">
              <w:rPr>
                <w:rFonts w:ascii="Times New Roman" w:hAnsi="Times New Roman" w:cs="Times New Roman"/>
                <w:i/>
                <w:sz w:val="22"/>
                <w:szCs w:val="20"/>
                <w:lang w:val="en-GB" w:eastAsia="en-US"/>
              </w:rPr>
              <w:t>Where it is a subpoena to testify</w:t>
            </w:r>
            <w:r w:rsidRPr="006F2CA2">
              <w:rPr>
                <w:rFonts w:ascii="Times New Roman" w:hAnsi="Times New Roman" w:cs="Times New Roman"/>
                <w:sz w:val="22"/>
                <w:szCs w:val="20"/>
                <w:lang w:val="en-GB" w:eastAsia="en-US"/>
              </w:rPr>
              <w:t>) To give evidence on behalf of the                    in the said proceedings.</w:t>
            </w:r>
          </w:p>
          <w:p w14:paraId="4A6BD024"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GUID=4114e8a3-5cd4-463c-971a-622763a1708a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w:t>
            </w:r>
            <w:r w:rsidRPr="006F2CA2">
              <w:rPr>
                <w:rFonts w:ascii="Times New Roman" w:hAnsi="Times New Roman" w:cs="Times New Roman"/>
                <w:i/>
                <w:sz w:val="22"/>
                <w:szCs w:val="20"/>
                <w:lang w:val="en-GB" w:eastAsia="en-US"/>
              </w:rPr>
              <w:t>Where it is a subpoena to produce documents</w:t>
            </w:r>
            <w:r w:rsidRPr="006F2CA2">
              <w:rPr>
                <w:rFonts w:ascii="Times New Roman" w:hAnsi="Times New Roman" w:cs="Times New Roman"/>
                <w:sz w:val="22"/>
                <w:szCs w:val="20"/>
                <w:lang w:val="en-GB" w:eastAsia="en-US"/>
              </w:rPr>
              <w:t>) To produce the documents specified hereunder on behalf of the                    in the said proceedings:</w:t>
            </w:r>
          </w:p>
          <w:p w14:paraId="251CD537" w14:textId="77777777" w:rsidR="006F2CA2" w:rsidRPr="006F2CA2" w:rsidRDefault="006F2CA2" w:rsidP="006F2CA2">
            <w:pPr>
              <w:spacing w:before="120" w:after="0" w:line="240" w:lineRule="auto"/>
              <w:ind w:firstLine="3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GUID=ffe6c9f4-1cb2-4624-8a20-8c6743349f9b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(Specify the documents to be produced).</w:t>
            </w:r>
          </w:p>
        </w:tc>
      </w:tr>
      <w:tr w:rsidR="006F2CA2" w:rsidRPr="006F2CA2" w14:paraId="02CC694E" w14:textId="77777777" w:rsidTr="004C64D0">
        <w:trPr>
          <w:divId w:val="2116439976"/>
          <w:cantSplit/>
          <w:trHeight w:val="2286"/>
        </w:trPr>
        <w:tc>
          <w:tcPr>
            <w:tcW w:w="7797" w:type="dxa"/>
            <w:gridSpan w:val="3"/>
          </w:tcPr>
          <w:p w14:paraId="65A64133"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GUID=d5579806-f0a0-4d12-9785-10af2e210cf3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c</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w:t>
            </w:r>
            <w:r w:rsidRPr="006F2CA2">
              <w:rPr>
                <w:rFonts w:ascii="Times New Roman" w:hAnsi="Times New Roman" w:cs="Times New Roman"/>
                <w:i/>
                <w:sz w:val="22"/>
                <w:szCs w:val="20"/>
                <w:lang w:val="en-GB" w:eastAsia="en-US"/>
              </w:rPr>
              <w:t>Where it is a subpoena to testify and to produce documents</w:t>
            </w:r>
            <w:r w:rsidRPr="006F2CA2">
              <w:rPr>
                <w:rFonts w:ascii="Times New Roman" w:hAnsi="Times New Roman" w:cs="Times New Roman"/>
                <w:sz w:val="22"/>
                <w:szCs w:val="20"/>
                <w:lang w:val="en-GB" w:eastAsia="en-US"/>
              </w:rPr>
              <w:t>) To give evidence and produce the documents specified hereunder on behalf of the                   in the said proceedings:</w:t>
            </w:r>
          </w:p>
          <w:p w14:paraId="36202F39" w14:textId="77777777" w:rsidR="006F2CA2" w:rsidRPr="006F2CA2" w:rsidRDefault="006F2CA2" w:rsidP="006F2CA2">
            <w:pPr>
              <w:spacing w:before="120" w:after="0" w:line="240" w:lineRule="auto"/>
              <w:ind w:firstLine="3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GUID=ff23a646-cd33-413a-b964-65eae2d83311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(Specify the documents to be produced).</w:t>
            </w:r>
          </w:p>
          <w:p w14:paraId="0BC0748D" w14:textId="77777777" w:rsidR="006F2CA2" w:rsidRPr="006F2CA2" w:rsidRDefault="006F2CA2" w:rsidP="006F2CA2">
            <w:pPr>
              <w:spacing w:before="120" w:after="0" w:line="240" w:lineRule="auto"/>
              <w:ind w:firstLine="3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GUID=ac282ffa-3677-44bc-bfc9-bbcf5ede8b1f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Issued by: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Solicitors for the               ).</w:t>
            </w:r>
          </w:p>
          <w:p w14:paraId="71440CB4"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GUID=650e247a-3a26-4f2d-8503-293975ab0354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p w14:paraId="5AA83A2B"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GUID=0b4c8953-7d93-45ab-a752-f2dd5ec65cd3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(*Use as appropriate)</w:t>
            </w:r>
          </w:p>
        </w:tc>
      </w:tr>
    </w:tbl>
    <w:p w14:paraId="76F0751A" w14:textId="77777777" w:rsidR="006F2CA2" w:rsidRPr="006F2CA2" w:rsidRDefault="006F2CA2" w:rsidP="006F2CA2">
      <w:pPr>
        <w:spacing w:before="0" w:after="200" w:line="276" w:lineRule="auto"/>
        <w:jc w:val="center"/>
        <w:divId w:val="2116439976"/>
        <w:rPr>
          <w:rFonts w:ascii="Times New Roman" w:hAnsi="Times New Roman" w:cs="Times New Roman"/>
          <w:sz w:val="26"/>
          <w:szCs w:val="20"/>
          <w:lang w:val="en-GB" w:eastAsia="en-US"/>
        </w:rPr>
      </w:pPr>
    </w:p>
    <w:p w14:paraId="01C96741"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7080" w:type="dxa"/>
        <w:tblInd w:w="986" w:type="dxa"/>
        <w:tblLook w:val="04A0" w:firstRow="1" w:lastRow="0" w:firstColumn="1" w:lastColumn="0" w:noHBand="0" w:noVBand="1"/>
      </w:tblPr>
      <w:tblGrid>
        <w:gridCol w:w="1280"/>
        <w:gridCol w:w="4540"/>
        <w:gridCol w:w="1260"/>
      </w:tblGrid>
      <w:tr w:rsidR="006F2CA2" w:rsidRPr="006F2CA2" w14:paraId="373E7AA3" w14:textId="77777777" w:rsidTr="004C64D0">
        <w:trPr>
          <w:divId w:val="2116439976"/>
          <w:cantSplit/>
        </w:trPr>
        <w:tc>
          <w:tcPr>
            <w:tcW w:w="7080" w:type="dxa"/>
            <w:gridSpan w:val="3"/>
          </w:tcPr>
          <w:p w14:paraId="268AD5F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GUID=38b352f9-c4ea-42f6-8436-a44eeb2a0b98 </w:instrText>
            </w:r>
            <w:r w:rsidRPr="006F2CA2">
              <w:rPr>
                <w:rFonts w:ascii="Times New Roman" w:hAnsi="Times New Roman" w:cs="Times New Roman"/>
                <w:sz w:val="22"/>
                <w:szCs w:val="20"/>
                <w:lang w:val="en-GB" w:eastAsia="en-US"/>
              </w:rPr>
              <w:fldChar w:fldCharType="end"/>
            </w:r>
            <w:r w:rsidR="004C64D0">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124</w:t>
            </w:r>
          </w:p>
        </w:tc>
      </w:tr>
      <w:tr w:rsidR="006F2CA2" w:rsidRPr="006F2CA2" w14:paraId="62AB7100" w14:textId="77777777" w:rsidTr="004C64D0">
        <w:trPr>
          <w:divId w:val="2116439976"/>
          <w:cantSplit/>
        </w:trPr>
        <w:tc>
          <w:tcPr>
            <w:tcW w:w="1280" w:type="dxa"/>
          </w:tcPr>
          <w:p w14:paraId="72F381E6"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GUID=3c5b3b7c-055d-4420-960a-327da3126733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R.608</w:t>
            </w:r>
          </w:p>
        </w:tc>
        <w:tc>
          <w:tcPr>
            <w:tcW w:w="4540" w:type="dxa"/>
          </w:tcPr>
          <w:p w14:paraId="02CB47B9"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4B8B3EB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GUID=8c5e5a1d-375d-4ae7-ab21-db262e3d102e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AFFIDAVIT FOR AN ORDER FOR THE </w:t>
            </w:r>
            <w:r w:rsidRPr="006F2CA2">
              <w:rPr>
                <w:rFonts w:ascii="Times New Roman" w:hAnsi="Times New Roman" w:cs="Times New Roman"/>
                <w:sz w:val="22"/>
                <w:szCs w:val="20"/>
                <w:lang w:val="en-GB" w:eastAsia="en-US"/>
              </w:rPr>
              <w:br/>
              <w:t>PRODUCTION OF A PERSON IN PRISON</w:t>
            </w:r>
          </w:p>
        </w:tc>
        <w:tc>
          <w:tcPr>
            <w:tcW w:w="1260" w:type="dxa"/>
          </w:tcPr>
          <w:p w14:paraId="37F23A18"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GUID=effd061d-141d-4150-9ccf-9fd4347162aa </w:instrText>
            </w:r>
            <w:r w:rsidRPr="006F2CA2">
              <w:rPr>
                <w:rFonts w:ascii="Times New Roman" w:hAnsi="Times New Roman" w:cs="Times New Roman"/>
                <w:sz w:val="22"/>
                <w:szCs w:val="20"/>
                <w:lang w:val="en-GB" w:eastAsia="en-US"/>
              </w:rPr>
              <w:fldChar w:fldCharType="end"/>
            </w:r>
          </w:p>
        </w:tc>
      </w:tr>
      <w:tr w:rsidR="006F2CA2" w:rsidRPr="006F2CA2" w14:paraId="43C28120" w14:textId="77777777" w:rsidTr="004C64D0">
        <w:trPr>
          <w:divId w:val="2116439976"/>
          <w:cantSplit/>
        </w:trPr>
        <w:tc>
          <w:tcPr>
            <w:tcW w:w="7080" w:type="dxa"/>
            <w:gridSpan w:val="3"/>
          </w:tcPr>
          <w:p w14:paraId="661AF56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GUID=d51a5671-7ff7-4bad-aa15-3218abd0573f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33443EB0"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GUID=168de806-b4c6-4d5e-b203-34fd540b3461 </w:instrText>
            </w:r>
            <w:r w:rsidRPr="006F2CA2">
              <w:rPr>
                <w:rFonts w:ascii="Times New Roman" w:hAnsi="Times New Roman" w:cs="Times New Roman"/>
                <w:sz w:val="22"/>
                <w:szCs w:val="20"/>
                <w:lang w:val="en-GB" w:eastAsia="en-US"/>
              </w:rPr>
              <w:fldChar w:fldCharType="end"/>
            </w:r>
            <w:proofErr w:type="gramStart"/>
            <w:r w:rsidRPr="006F2CA2">
              <w:rPr>
                <w:rFonts w:ascii="Times New Roman" w:hAnsi="Times New Roman" w:cs="Times New Roman"/>
                <w:sz w:val="22"/>
                <w:szCs w:val="20"/>
                <w:lang w:val="en-GB" w:eastAsia="en-US"/>
              </w:rPr>
              <w:t>I,   </w:t>
            </w:r>
            <w:proofErr w:type="gramEnd"/>
            <w:r w:rsidRPr="006F2CA2">
              <w:rPr>
                <w:rFonts w:ascii="Times New Roman" w:hAnsi="Times New Roman" w:cs="Times New Roman"/>
                <w:sz w:val="22"/>
                <w:szCs w:val="20"/>
                <w:lang w:val="en-GB" w:eastAsia="en-US"/>
              </w:rPr>
              <w:t>                                       , of                                                       </w:t>
            </w:r>
            <w:r w:rsidRPr="006F2CA2">
              <w:rPr>
                <w:rFonts w:ascii="Times New Roman" w:hAnsi="Times New Roman" w:cs="Times New Roman"/>
                <w:sz w:val="22"/>
                <w:szCs w:val="20"/>
                <w:lang w:val="en-GB" w:eastAsia="en-US"/>
              </w:rPr>
              <w:br/>
              <w:t>do make oath (or affirm) and say:</w:t>
            </w:r>
          </w:p>
          <w:p w14:paraId="5C25C578"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GUID=61895171-8791-4f64-924d-cc72bd2c84c3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  That the above action is fixed for hearing on                   the         day of                         20        and that                        now a prisoner confined in the                  prison, will be a material witness for me at the hearing (or is a party to the action).</w:t>
            </w:r>
          </w:p>
          <w:p w14:paraId="30157D23"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GUID=c7754671-8af2-49f2-9a02-890969f9560a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  That I am advised and verily believe that I cannot safely proceed to the hearing of this action without the evidence of the said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or my evidence).</w:t>
            </w:r>
          </w:p>
          <w:p w14:paraId="436E7ACF"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GUID=f71ee133-3496-462b-a6e2-f8f5e30e95e6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3.  I hereby apply for an order under section 38 of the Prisons Act (Cap. 247) that the said                                  may be brought before the Court.</w:t>
            </w:r>
          </w:p>
          <w:p w14:paraId="006A41E7"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GUID=e1a64ca8-a0d5-40ac-81b4-f63d6d7e6673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4. I hereby undertake to pay the costs of conveyance of the said                 in safe custody to and from the Court and of maintenance of him and the officers in charge of him while attending the Court.</w:t>
            </w:r>
          </w:p>
          <w:p w14:paraId="076EE136" w14:textId="77777777" w:rsidR="006F2CA2" w:rsidRPr="006F2CA2" w:rsidRDefault="006F2CA2" w:rsidP="006F2CA2">
            <w:pPr>
              <w:spacing w:before="120" w:after="0" w:line="240" w:lineRule="auto"/>
              <w:ind w:firstLine="940"/>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GUID=d5208c2f-95c5-484b-a73c-85aef85ca2d6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Sworn (or affirmed) as in Form 132.</w:t>
            </w:r>
          </w:p>
        </w:tc>
      </w:tr>
    </w:tbl>
    <w:p w14:paraId="17E089EC" w14:textId="77777777" w:rsidR="006F2CA2" w:rsidRPr="006F2CA2" w:rsidRDefault="006F2CA2" w:rsidP="006F2CA2">
      <w:pPr>
        <w:spacing w:before="0" w:after="200" w:line="276" w:lineRule="auto"/>
        <w:jc w:val="center"/>
        <w:divId w:val="2116439976"/>
        <w:rPr>
          <w:rFonts w:ascii="Times New Roman" w:hAnsi="Times New Roman" w:cs="Times New Roman"/>
          <w:sz w:val="26"/>
          <w:szCs w:val="20"/>
          <w:lang w:val="en-GB" w:eastAsia="en-US"/>
        </w:rPr>
      </w:pPr>
    </w:p>
    <w:tbl>
      <w:tblPr>
        <w:tblW w:w="7080" w:type="dxa"/>
        <w:tblInd w:w="986" w:type="dxa"/>
        <w:tblLook w:val="04A0" w:firstRow="1" w:lastRow="0" w:firstColumn="1" w:lastColumn="0" w:noHBand="0" w:noVBand="1"/>
      </w:tblPr>
      <w:tblGrid>
        <w:gridCol w:w="1280"/>
        <w:gridCol w:w="4660"/>
        <w:gridCol w:w="1140"/>
      </w:tblGrid>
      <w:tr w:rsidR="006F2CA2" w:rsidRPr="006F2CA2" w14:paraId="5B956F5D" w14:textId="77777777" w:rsidTr="004C64D0">
        <w:trPr>
          <w:divId w:val="2116439976"/>
          <w:cantSplit/>
        </w:trPr>
        <w:tc>
          <w:tcPr>
            <w:tcW w:w="7080" w:type="dxa"/>
            <w:gridSpan w:val="3"/>
          </w:tcPr>
          <w:p w14:paraId="1C17E413" w14:textId="77777777" w:rsidR="006F2CA2" w:rsidRPr="006F2CA2" w:rsidRDefault="006F2CA2" w:rsidP="004C64D0">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GUID=d814c2a7-5e28-4391-8457-c0e1d65f7d36 </w:instrText>
            </w:r>
            <w:r w:rsidRPr="006F2CA2">
              <w:rPr>
                <w:rFonts w:ascii="Times New Roman" w:hAnsi="Times New Roman" w:cs="Times New Roman"/>
                <w:sz w:val="22"/>
                <w:szCs w:val="20"/>
                <w:lang w:val="en-GB" w:eastAsia="en-US"/>
              </w:rPr>
              <w:fldChar w:fldCharType="end"/>
            </w:r>
            <w:r w:rsidR="004C64D0">
              <w:rPr>
                <w:rFonts w:ascii="Times New Roman" w:hAnsi="Times New Roman" w:cs="Times New Roman"/>
                <w:sz w:val="22"/>
                <w:szCs w:val="20"/>
                <w:lang w:val="en-GB" w:eastAsia="en-US"/>
              </w:rPr>
              <w:t>FORM</w:t>
            </w:r>
            <w:r w:rsidR="00E541E3">
              <w:rPr>
                <w:rFonts w:ascii="Times New Roman" w:hAnsi="Times New Roman" w:cs="Times New Roman"/>
                <w:sz w:val="22"/>
                <w:szCs w:val="20"/>
                <w:lang w:val="en-GB" w:eastAsia="en-US"/>
              </w:rPr>
              <w:t xml:space="preserve"> </w:t>
            </w:r>
            <w:r w:rsidRPr="006F2CA2">
              <w:rPr>
                <w:rFonts w:ascii="Times New Roman" w:hAnsi="Times New Roman" w:cs="Times New Roman"/>
                <w:sz w:val="22"/>
                <w:szCs w:val="20"/>
                <w:lang w:val="en-GB" w:eastAsia="en-US"/>
              </w:rPr>
              <w:t>125</w:t>
            </w:r>
          </w:p>
        </w:tc>
      </w:tr>
      <w:tr w:rsidR="006F2CA2" w:rsidRPr="006F2CA2" w14:paraId="0C3FB019" w14:textId="77777777" w:rsidTr="004C64D0">
        <w:trPr>
          <w:divId w:val="2116439976"/>
          <w:cantSplit/>
        </w:trPr>
        <w:tc>
          <w:tcPr>
            <w:tcW w:w="1280" w:type="dxa"/>
          </w:tcPr>
          <w:p w14:paraId="0EDE210C" w14:textId="77777777" w:rsidR="006F2CA2" w:rsidRPr="006F2CA2" w:rsidRDefault="006F2CA2" w:rsidP="006F2CA2">
            <w:pPr>
              <w:spacing w:before="60" w:after="60" w:line="240" w:lineRule="auto"/>
              <w:jc w:val="both"/>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GUID=ed52c049-12b1-4b6a-9acd-75cd3340d86a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R.608</w:t>
            </w:r>
          </w:p>
        </w:tc>
        <w:tc>
          <w:tcPr>
            <w:tcW w:w="4660" w:type="dxa"/>
          </w:tcPr>
          <w:p w14:paraId="7AA6902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62F58E0C"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GUID=34019d32-2b5f-408f-a326-67f9662a0856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ORDER TO PRODUCE PERSON IN PRISON</w:t>
            </w:r>
          </w:p>
        </w:tc>
        <w:tc>
          <w:tcPr>
            <w:tcW w:w="1140" w:type="dxa"/>
          </w:tcPr>
          <w:p w14:paraId="015746B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GUID=bbdde62e-6bfa-4226-a6c5-c427cef0f7d1 </w:instrText>
            </w:r>
            <w:r w:rsidRPr="006F2CA2">
              <w:rPr>
                <w:rFonts w:ascii="Times New Roman" w:hAnsi="Times New Roman" w:cs="Times New Roman"/>
                <w:sz w:val="22"/>
                <w:szCs w:val="20"/>
                <w:lang w:val="en-GB" w:eastAsia="en-US"/>
              </w:rPr>
              <w:fldChar w:fldCharType="end"/>
            </w:r>
          </w:p>
        </w:tc>
      </w:tr>
      <w:tr w:rsidR="006F2CA2" w:rsidRPr="006F2CA2" w14:paraId="18A50E3D" w14:textId="77777777" w:rsidTr="004C64D0">
        <w:trPr>
          <w:divId w:val="2116439976"/>
          <w:cantSplit/>
        </w:trPr>
        <w:tc>
          <w:tcPr>
            <w:tcW w:w="7080" w:type="dxa"/>
            <w:gridSpan w:val="3"/>
          </w:tcPr>
          <w:p w14:paraId="0253609D" w14:textId="77777777" w:rsidR="004066EF" w:rsidRPr="004066EF" w:rsidRDefault="004066EF" w:rsidP="004066EF">
            <w:pPr>
              <w:spacing w:before="60" w:after="60" w:line="240" w:lineRule="auto"/>
              <w:jc w:val="center"/>
              <w:rPr>
                <w:rFonts w:ascii="Times New Roman" w:hAnsi="Times New Roman" w:cs="Times New Roman"/>
                <w:sz w:val="22"/>
                <w:szCs w:val="20"/>
                <w:lang w:val="en-GB" w:eastAsia="en-US"/>
              </w:rPr>
            </w:pPr>
            <w:r w:rsidRPr="004066EF">
              <w:rPr>
                <w:rFonts w:ascii="Times New Roman" w:hAnsi="Times New Roman" w:cs="Times New Roman"/>
                <w:sz w:val="22"/>
                <w:szCs w:val="20"/>
                <w:lang w:val="en-GB" w:eastAsia="en-US"/>
              </w:rPr>
              <w:fldChar w:fldCharType="begin"/>
            </w:r>
            <w:r w:rsidRPr="004066EF">
              <w:rPr>
                <w:rFonts w:ascii="Times New Roman" w:hAnsi="Times New Roman" w:cs="Times New Roman"/>
                <w:sz w:val="22"/>
                <w:szCs w:val="20"/>
                <w:lang w:val="en-GB" w:eastAsia="en-US"/>
              </w:rPr>
              <w:instrText xml:space="preserve"> GUID=e393c6c3-8127-46b4-919f-546c13ab21b1 </w:instrText>
            </w:r>
            <w:r w:rsidRPr="004066EF">
              <w:rPr>
                <w:rFonts w:ascii="Times New Roman" w:hAnsi="Times New Roman" w:cs="Times New Roman"/>
                <w:sz w:val="22"/>
                <w:szCs w:val="20"/>
                <w:lang w:val="en-GB" w:eastAsia="en-US"/>
              </w:rPr>
              <w:fldChar w:fldCharType="end"/>
            </w:r>
            <w:r w:rsidRPr="004066EF">
              <w:rPr>
                <w:rFonts w:ascii="Times New Roman" w:hAnsi="Times New Roman" w:cs="Times New Roman"/>
                <w:sz w:val="22"/>
                <w:szCs w:val="20"/>
                <w:lang w:val="en-GB" w:eastAsia="en-US"/>
              </w:rPr>
              <w:t>(Title as in action)</w:t>
            </w:r>
          </w:p>
          <w:p w14:paraId="53AE287C" w14:textId="24CF9FC7" w:rsidR="004066EF" w:rsidRPr="004066EF" w:rsidRDefault="004066EF" w:rsidP="004066EF">
            <w:pPr>
              <w:spacing w:before="60" w:after="60" w:line="240" w:lineRule="auto"/>
              <w:rPr>
                <w:rFonts w:ascii="Times New Roman" w:hAnsi="Times New Roman" w:cs="Times New Roman"/>
                <w:sz w:val="22"/>
                <w:szCs w:val="20"/>
                <w:lang w:val="en-GB" w:eastAsia="en-US"/>
              </w:rPr>
            </w:pPr>
            <w:r w:rsidRPr="004066EF">
              <w:rPr>
                <w:rFonts w:ascii="Times New Roman" w:hAnsi="Times New Roman" w:cs="Times New Roman"/>
                <w:sz w:val="22"/>
                <w:szCs w:val="20"/>
                <w:lang w:val="en-GB" w:eastAsia="en-US"/>
              </w:rPr>
              <w:fldChar w:fldCharType="begin"/>
            </w:r>
            <w:r w:rsidRPr="004066EF">
              <w:rPr>
                <w:rFonts w:ascii="Times New Roman" w:hAnsi="Times New Roman" w:cs="Times New Roman"/>
                <w:sz w:val="22"/>
                <w:szCs w:val="20"/>
                <w:lang w:val="en-GB" w:eastAsia="en-US"/>
              </w:rPr>
              <w:instrText xml:space="preserve"> GUID=15ab84a7-c19e-403f-b927-53b121f14fd9 </w:instrText>
            </w:r>
            <w:r w:rsidRPr="004066EF">
              <w:rPr>
                <w:rFonts w:ascii="Times New Roman" w:hAnsi="Times New Roman" w:cs="Times New Roman"/>
                <w:sz w:val="22"/>
                <w:szCs w:val="20"/>
                <w:lang w:val="en-GB" w:eastAsia="en-US"/>
              </w:rPr>
              <w:fldChar w:fldCharType="end"/>
            </w:r>
            <w:r w:rsidRPr="004066EF">
              <w:rPr>
                <w:rFonts w:ascii="Times New Roman" w:hAnsi="Times New Roman" w:cs="Times New Roman"/>
                <w:sz w:val="22"/>
                <w:szCs w:val="20"/>
                <w:lang w:val="en-GB" w:eastAsia="en-US"/>
              </w:rPr>
              <w:t xml:space="preserve">To the </w:t>
            </w:r>
            <w:r w:rsidR="00681E46" w:rsidRPr="00681E46">
              <w:rPr>
                <w:rFonts w:ascii="Times New Roman" w:hAnsi="Times New Roman" w:cs="Times New Roman"/>
                <w:sz w:val="22"/>
                <w:szCs w:val="20"/>
                <w:lang w:val="en-GB" w:eastAsia="en-US"/>
              </w:rPr>
              <w:t>Commissioner of Prisons</w:t>
            </w:r>
          </w:p>
          <w:p w14:paraId="5B53FD25" w14:textId="77777777" w:rsidR="004066EF" w:rsidRPr="004066EF" w:rsidRDefault="004066EF" w:rsidP="004066EF">
            <w:pPr>
              <w:spacing w:before="120" w:after="0" w:line="240" w:lineRule="auto"/>
              <w:ind w:firstLine="600"/>
              <w:jc w:val="both"/>
              <w:rPr>
                <w:rFonts w:ascii="Times New Roman" w:hAnsi="Times New Roman" w:cs="Times New Roman"/>
                <w:sz w:val="22"/>
                <w:szCs w:val="20"/>
                <w:lang w:val="en-GB" w:eastAsia="en-US"/>
              </w:rPr>
            </w:pPr>
            <w:r w:rsidRPr="004066EF">
              <w:rPr>
                <w:rFonts w:ascii="Times New Roman" w:hAnsi="Times New Roman" w:cs="Times New Roman"/>
                <w:sz w:val="22"/>
                <w:szCs w:val="20"/>
                <w:lang w:val="en-GB" w:eastAsia="en-US"/>
              </w:rPr>
              <w:fldChar w:fldCharType="begin"/>
            </w:r>
            <w:r w:rsidRPr="004066EF">
              <w:rPr>
                <w:rFonts w:ascii="Times New Roman" w:hAnsi="Times New Roman" w:cs="Times New Roman"/>
                <w:sz w:val="22"/>
                <w:szCs w:val="20"/>
                <w:lang w:val="en-GB" w:eastAsia="en-US"/>
              </w:rPr>
              <w:instrText xml:space="preserve"> GUID=70ac9c93-846d-4544-b758-aa889a00de83 </w:instrText>
            </w:r>
            <w:r w:rsidRPr="004066EF">
              <w:rPr>
                <w:rFonts w:ascii="Times New Roman" w:hAnsi="Times New Roman" w:cs="Times New Roman"/>
                <w:sz w:val="22"/>
                <w:szCs w:val="20"/>
                <w:lang w:val="en-GB" w:eastAsia="en-US"/>
              </w:rPr>
              <w:fldChar w:fldCharType="end"/>
            </w:r>
            <w:r w:rsidRPr="004066EF">
              <w:rPr>
                <w:rFonts w:ascii="Times New Roman" w:hAnsi="Times New Roman" w:cs="Times New Roman"/>
                <w:sz w:val="22"/>
                <w:szCs w:val="20"/>
                <w:lang w:val="en-GB" w:eastAsia="en-US"/>
              </w:rPr>
              <w:t xml:space="preserve">You are hereby required </w:t>
            </w:r>
          </w:p>
          <w:p w14:paraId="4023504E" w14:textId="77777777" w:rsidR="004066EF" w:rsidRPr="004066EF" w:rsidRDefault="004066EF" w:rsidP="004066EF">
            <w:pPr>
              <w:spacing w:before="120" w:after="0" w:line="240" w:lineRule="auto"/>
              <w:ind w:firstLine="600"/>
              <w:jc w:val="both"/>
              <w:rPr>
                <w:rFonts w:ascii="Times New Roman" w:hAnsi="Times New Roman" w:cs="Times New Roman"/>
                <w:sz w:val="22"/>
                <w:szCs w:val="20"/>
                <w:lang w:val="en-GB" w:eastAsia="en-US"/>
              </w:rPr>
            </w:pPr>
            <w:r w:rsidRPr="004066EF">
              <w:rPr>
                <w:rFonts w:ascii="Times New Roman" w:hAnsi="Times New Roman" w:cs="Times New Roman"/>
                <w:sz w:val="22"/>
                <w:szCs w:val="20"/>
                <w:lang w:val="en-GB" w:eastAsia="en-US"/>
              </w:rPr>
              <w:t xml:space="preserve">*upon tender made to you of a reasonable sum for the conveyance and maintenance of a proper officer and of                        now a prisoner in the                        in going to, remaining </w:t>
            </w:r>
            <w:proofErr w:type="gramStart"/>
            <w:r w:rsidRPr="004066EF">
              <w:rPr>
                <w:rFonts w:ascii="Times New Roman" w:hAnsi="Times New Roman" w:cs="Times New Roman"/>
                <w:sz w:val="22"/>
                <w:szCs w:val="20"/>
                <w:lang w:val="en-GB" w:eastAsia="en-US"/>
              </w:rPr>
              <w:t>at</w:t>
            </w:r>
            <w:proofErr w:type="gramEnd"/>
            <w:r w:rsidRPr="004066EF">
              <w:rPr>
                <w:rFonts w:ascii="Times New Roman" w:hAnsi="Times New Roman" w:cs="Times New Roman"/>
                <w:sz w:val="22"/>
                <w:szCs w:val="20"/>
                <w:lang w:val="en-GB" w:eastAsia="en-US"/>
              </w:rPr>
              <w:t xml:space="preserve"> and returning from </w:t>
            </w:r>
          </w:p>
          <w:p w14:paraId="25CC8E57" w14:textId="77777777" w:rsidR="004066EF" w:rsidRPr="004066EF" w:rsidRDefault="004066EF" w:rsidP="004066EF">
            <w:pPr>
              <w:spacing w:before="120" w:after="0" w:line="240" w:lineRule="auto"/>
              <w:ind w:firstLine="600"/>
              <w:jc w:val="both"/>
              <w:rPr>
                <w:rFonts w:ascii="Times New Roman" w:hAnsi="Times New Roman" w:cs="Times New Roman"/>
                <w:sz w:val="22"/>
                <w:szCs w:val="20"/>
                <w:lang w:val="en-GB" w:eastAsia="en-US"/>
              </w:rPr>
            </w:pPr>
            <w:r w:rsidRPr="004066EF">
              <w:rPr>
                <w:rFonts w:ascii="Times New Roman" w:hAnsi="Times New Roman" w:cs="Times New Roman"/>
                <w:sz w:val="22"/>
                <w:szCs w:val="20"/>
                <w:lang w:val="en-GB" w:eastAsia="en-US"/>
              </w:rPr>
              <w:t>* to produce                       now a prisoner in the                          before</w:t>
            </w:r>
          </w:p>
          <w:p w14:paraId="337D5674" w14:textId="77777777" w:rsidR="004066EF" w:rsidRPr="004066EF" w:rsidRDefault="004066EF" w:rsidP="004066EF">
            <w:pPr>
              <w:spacing w:before="120" w:after="0" w:line="240" w:lineRule="auto"/>
              <w:ind w:firstLine="600"/>
              <w:jc w:val="both"/>
              <w:rPr>
                <w:rFonts w:ascii="Times New Roman" w:hAnsi="Times New Roman" w:cs="Times New Roman"/>
                <w:sz w:val="22"/>
                <w:szCs w:val="20"/>
                <w:lang w:val="en-GB" w:eastAsia="en-US"/>
              </w:rPr>
            </w:pPr>
          </w:p>
          <w:p w14:paraId="6A6A787B" w14:textId="77777777" w:rsidR="004066EF" w:rsidRPr="004066EF" w:rsidRDefault="004066EF" w:rsidP="004066EF">
            <w:pPr>
              <w:spacing w:before="120" w:after="0" w:line="240" w:lineRule="auto"/>
              <w:ind w:firstLine="600"/>
              <w:jc w:val="both"/>
              <w:rPr>
                <w:rFonts w:ascii="Times New Roman" w:hAnsi="Times New Roman" w:cs="Times New Roman"/>
                <w:sz w:val="22"/>
                <w:szCs w:val="20"/>
                <w:lang w:val="en-GB" w:eastAsia="en-US"/>
              </w:rPr>
            </w:pPr>
            <w:r w:rsidRPr="004066EF">
              <w:rPr>
                <w:rFonts w:ascii="Times New Roman" w:hAnsi="Times New Roman" w:cs="Times New Roman"/>
                <w:sz w:val="22"/>
                <w:szCs w:val="20"/>
                <w:lang w:val="en-GB" w:eastAsia="en-US"/>
              </w:rPr>
              <w:t>the Family Division of the High Court / Family Courts*, to bring the said                               on the          day of                           20       at             a. m./p.m. to give testimony on behalf of                                                             and after the said                                   shall have given his testimony before the Court or the Court shall have dispensed with his further attendance you are required to cause him to be conveyed under safe and sure conduct back to the said                             .</w:t>
            </w:r>
          </w:p>
          <w:p w14:paraId="119CE672" w14:textId="77777777" w:rsidR="004066EF" w:rsidRPr="004066EF" w:rsidRDefault="004066EF" w:rsidP="004066EF">
            <w:pPr>
              <w:spacing w:before="120" w:after="0" w:line="240" w:lineRule="auto"/>
              <w:ind w:firstLine="600"/>
              <w:jc w:val="both"/>
              <w:rPr>
                <w:rFonts w:ascii="Times New Roman" w:hAnsi="Times New Roman" w:cs="Times New Roman"/>
                <w:sz w:val="22"/>
                <w:szCs w:val="20"/>
                <w:lang w:val="en-GB" w:eastAsia="en-US"/>
              </w:rPr>
            </w:pPr>
            <w:r w:rsidRPr="004066EF">
              <w:rPr>
                <w:rFonts w:ascii="Times New Roman" w:hAnsi="Times New Roman" w:cs="Times New Roman"/>
                <w:sz w:val="22"/>
                <w:szCs w:val="20"/>
                <w:lang w:val="en-GB" w:eastAsia="en-US"/>
              </w:rPr>
              <w:fldChar w:fldCharType="begin"/>
            </w:r>
            <w:r w:rsidRPr="004066EF">
              <w:rPr>
                <w:rFonts w:ascii="Times New Roman" w:hAnsi="Times New Roman" w:cs="Times New Roman"/>
                <w:sz w:val="22"/>
                <w:szCs w:val="20"/>
                <w:lang w:val="en-GB" w:eastAsia="en-US"/>
              </w:rPr>
              <w:instrText xml:space="preserve"> GUID=9fde703c-471e-402a-8c02-2effe5f7d7ed </w:instrText>
            </w:r>
            <w:r w:rsidRPr="004066EF">
              <w:rPr>
                <w:rFonts w:ascii="Times New Roman" w:hAnsi="Times New Roman" w:cs="Times New Roman"/>
                <w:sz w:val="22"/>
                <w:szCs w:val="20"/>
                <w:lang w:val="en-GB" w:eastAsia="en-US"/>
              </w:rPr>
              <w:fldChar w:fldCharType="end"/>
            </w:r>
            <w:r w:rsidRPr="004066EF">
              <w:rPr>
                <w:rFonts w:ascii="Times New Roman" w:hAnsi="Times New Roman" w:cs="Times New Roman"/>
                <w:sz w:val="22"/>
                <w:szCs w:val="20"/>
                <w:lang w:val="en-GB" w:eastAsia="en-US"/>
              </w:rPr>
              <w:t>Dated this       day of                     20   </w:t>
            </w:r>
            <w:proofErr w:type="gramStart"/>
            <w:r w:rsidRPr="004066EF">
              <w:rPr>
                <w:rFonts w:ascii="Times New Roman" w:hAnsi="Times New Roman" w:cs="Times New Roman"/>
                <w:sz w:val="22"/>
                <w:szCs w:val="20"/>
                <w:lang w:val="en-GB" w:eastAsia="en-US"/>
              </w:rPr>
              <w:t>  .</w:t>
            </w:r>
            <w:proofErr w:type="gramEnd"/>
          </w:p>
          <w:p w14:paraId="4B415C22" w14:textId="77777777" w:rsidR="004066EF" w:rsidRPr="004066EF" w:rsidRDefault="004066EF" w:rsidP="004066EF">
            <w:pPr>
              <w:spacing w:before="60" w:after="60" w:line="240" w:lineRule="auto"/>
              <w:rPr>
                <w:rFonts w:ascii="Times New Roman" w:hAnsi="Times New Roman" w:cs="Times New Roman"/>
                <w:sz w:val="22"/>
                <w:szCs w:val="20"/>
                <w:lang w:val="en-GB" w:eastAsia="en-US"/>
              </w:rPr>
            </w:pPr>
            <w:r w:rsidRPr="004066EF">
              <w:rPr>
                <w:rFonts w:ascii="Times New Roman" w:hAnsi="Times New Roman" w:cs="Times New Roman"/>
                <w:sz w:val="22"/>
                <w:szCs w:val="20"/>
                <w:lang w:val="en-GB" w:eastAsia="en-US"/>
              </w:rPr>
              <w:fldChar w:fldCharType="begin"/>
            </w:r>
            <w:r w:rsidRPr="004066EF">
              <w:rPr>
                <w:rFonts w:ascii="Times New Roman" w:hAnsi="Times New Roman" w:cs="Times New Roman"/>
                <w:sz w:val="22"/>
                <w:szCs w:val="20"/>
                <w:lang w:val="en-GB" w:eastAsia="en-US"/>
              </w:rPr>
              <w:instrText xml:space="preserve"> GUID=a2165497-12bd-4b99-93fe-fe8438f10f77 </w:instrText>
            </w:r>
            <w:r w:rsidRPr="004066EF">
              <w:rPr>
                <w:rFonts w:ascii="Times New Roman" w:hAnsi="Times New Roman" w:cs="Times New Roman"/>
                <w:sz w:val="22"/>
                <w:szCs w:val="20"/>
                <w:lang w:val="en-GB" w:eastAsia="en-US"/>
              </w:rPr>
              <w:fldChar w:fldCharType="end"/>
            </w:r>
            <w:r w:rsidRPr="004066EF">
              <w:rPr>
                <w:rFonts w:ascii="Times New Roman" w:hAnsi="Times New Roman" w:cs="Times New Roman"/>
                <w:sz w:val="22"/>
                <w:szCs w:val="20"/>
                <w:lang w:val="en-GB" w:eastAsia="en-US"/>
              </w:rPr>
              <w:t># This form requires sealing by the Court and the signature of the Registrar.</w:t>
            </w:r>
          </w:p>
          <w:p w14:paraId="25787173" w14:textId="77777777" w:rsidR="006F2CA2" w:rsidRPr="006F2CA2" w:rsidRDefault="004066EF" w:rsidP="004066EF">
            <w:pPr>
              <w:spacing w:before="60" w:after="60" w:line="240" w:lineRule="auto"/>
              <w:rPr>
                <w:rFonts w:ascii="Times New Roman" w:hAnsi="Times New Roman" w:cs="Times New Roman"/>
                <w:sz w:val="22"/>
                <w:szCs w:val="20"/>
                <w:lang w:val="en-GB" w:eastAsia="en-US"/>
              </w:rPr>
            </w:pPr>
            <w:r w:rsidRPr="004066EF">
              <w:rPr>
                <w:rFonts w:ascii="Times New Roman" w:hAnsi="Times New Roman" w:cs="Times New Roman"/>
                <w:sz w:val="22"/>
                <w:szCs w:val="20"/>
                <w:lang w:val="en-GB" w:eastAsia="en-US"/>
              </w:rPr>
              <w:t>* Delete where inapplicable</w:t>
            </w:r>
          </w:p>
        </w:tc>
      </w:tr>
    </w:tbl>
    <w:p w14:paraId="0F1FFC40"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7080" w:type="dxa"/>
        <w:tblInd w:w="493" w:type="dxa"/>
        <w:tblLook w:val="04A0" w:firstRow="1" w:lastRow="0" w:firstColumn="1" w:lastColumn="0" w:noHBand="0" w:noVBand="1"/>
      </w:tblPr>
      <w:tblGrid>
        <w:gridCol w:w="1380"/>
        <w:gridCol w:w="4240"/>
        <w:gridCol w:w="1160"/>
        <w:gridCol w:w="280"/>
        <w:gridCol w:w="20"/>
      </w:tblGrid>
      <w:tr w:rsidR="006F2CA2" w:rsidRPr="006F2CA2" w14:paraId="43972189" w14:textId="77777777" w:rsidTr="00112A5C">
        <w:trPr>
          <w:gridAfter w:val="1"/>
          <w:divId w:val="2116439976"/>
          <w:wAfter w:w="20" w:type="dxa"/>
          <w:cantSplit/>
        </w:trPr>
        <w:tc>
          <w:tcPr>
            <w:tcW w:w="7060" w:type="dxa"/>
            <w:gridSpan w:val="4"/>
          </w:tcPr>
          <w:p w14:paraId="591CDEAB" w14:textId="77777777" w:rsidR="006F2CA2" w:rsidRPr="006F2CA2" w:rsidRDefault="006F2CA2" w:rsidP="007079F7">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GUID=8372078e-d76e-4c1f-9e01-0b2467ed1e16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F</w:t>
            </w:r>
            <w:r w:rsidR="007079F7">
              <w:rPr>
                <w:rFonts w:ascii="Times New Roman" w:hAnsi="Times New Roman" w:cs="Times New Roman"/>
                <w:sz w:val="22"/>
                <w:szCs w:val="20"/>
                <w:lang w:val="en-GB" w:eastAsia="en-US"/>
              </w:rPr>
              <w:t>ORM</w:t>
            </w:r>
            <w:r w:rsidRPr="006F2CA2">
              <w:rPr>
                <w:rFonts w:ascii="Times New Roman" w:hAnsi="Times New Roman" w:cs="Times New Roman"/>
                <w:sz w:val="22"/>
                <w:szCs w:val="20"/>
                <w:lang w:val="en-GB" w:eastAsia="en-US"/>
              </w:rPr>
              <w:t xml:space="preserve"> 126</w:t>
            </w:r>
          </w:p>
        </w:tc>
      </w:tr>
      <w:tr w:rsidR="006F2CA2" w:rsidRPr="006F2CA2" w14:paraId="31830B49" w14:textId="77777777" w:rsidTr="00112A5C">
        <w:trPr>
          <w:gridAfter w:val="1"/>
          <w:divId w:val="2116439976"/>
          <w:wAfter w:w="20" w:type="dxa"/>
          <w:cantSplit/>
        </w:trPr>
        <w:tc>
          <w:tcPr>
            <w:tcW w:w="1380" w:type="dxa"/>
          </w:tcPr>
          <w:p w14:paraId="17EE4F53"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p>
        </w:tc>
        <w:tc>
          <w:tcPr>
            <w:tcW w:w="4240" w:type="dxa"/>
          </w:tcPr>
          <w:p w14:paraId="2C65F2BA" w14:textId="03EF4682" w:rsidR="006F2CA2" w:rsidRPr="006F2CA2" w:rsidRDefault="007079F7" w:rsidP="006F2CA2">
            <w:pPr>
              <w:spacing w:before="60" w:after="60" w:line="240" w:lineRule="auto"/>
              <w:jc w:val="center"/>
              <w:rPr>
                <w:rFonts w:ascii="Times New Roman" w:hAnsi="Times New Roman" w:cs="Times New Roman"/>
                <w:sz w:val="22"/>
                <w:szCs w:val="20"/>
                <w:lang w:val="en-GB" w:eastAsia="en-US"/>
              </w:rPr>
            </w:pPr>
            <w:r>
              <w:rPr>
                <w:rFonts w:ascii="Times New Roman" w:hAnsi="Times New Roman" w:cs="Times New Roman"/>
                <w:sz w:val="22"/>
                <w:szCs w:val="20"/>
                <w:lang w:val="en-GB" w:eastAsia="en-US"/>
              </w:rPr>
              <w:t>[</w:t>
            </w:r>
            <w:r w:rsidR="001E078F">
              <w:rPr>
                <w:rFonts w:ascii="Times New Roman" w:hAnsi="Times New Roman" w:cs="Times New Roman"/>
                <w:sz w:val="22"/>
                <w:szCs w:val="20"/>
                <w:lang w:val="en-GB" w:eastAsia="en-US"/>
              </w:rPr>
              <w:t>D</w:t>
            </w:r>
            <w:r>
              <w:rPr>
                <w:rFonts w:ascii="Times New Roman" w:hAnsi="Times New Roman" w:cs="Times New Roman"/>
                <w:sz w:val="22"/>
                <w:szCs w:val="20"/>
                <w:lang w:val="en-GB" w:eastAsia="en-US"/>
              </w:rPr>
              <w:t>eleted]</w:t>
            </w:r>
          </w:p>
        </w:tc>
        <w:tc>
          <w:tcPr>
            <w:tcW w:w="1440" w:type="dxa"/>
            <w:gridSpan w:val="2"/>
          </w:tcPr>
          <w:p w14:paraId="5E1D9FA9"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tc>
      </w:tr>
      <w:tr w:rsidR="006F2CA2" w:rsidRPr="006F2CA2" w14:paraId="4B0ECA83" w14:textId="77777777" w:rsidTr="00112A5C">
        <w:trPr>
          <w:gridAfter w:val="1"/>
          <w:divId w:val="2116439976"/>
          <w:wAfter w:w="20" w:type="dxa"/>
          <w:cantSplit/>
        </w:trPr>
        <w:tc>
          <w:tcPr>
            <w:tcW w:w="7060" w:type="dxa"/>
            <w:gridSpan w:val="4"/>
          </w:tcPr>
          <w:p w14:paraId="0B54B0C9"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p>
        </w:tc>
      </w:tr>
      <w:tr w:rsidR="005A22FC" w14:paraId="593247E3" w14:textId="77777777" w:rsidTr="00112A5C">
        <w:trPr>
          <w:gridAfter w:val="1"/>
          <w:divId w:val="2116439976"/>
          <w:wAfter w:w="20" w:type="dxa"/>
          <w:cantSplit/>
          <w:trHeight w:val="280"/>
        </w:trPr>
        <w:tc>
          <w:tcPr>
            <w:tcW w:w="7060" w:type="dxa"/>
            <w:gridSpan w:val="4"/>
          </w:tcPr>
          <w:p w14:paraId="117BE5F9"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p>
        </w:tc>
      </w:tr>
      <w:tr w:rsidR="005A22FC" w14:paraId="143C35DE" w14:textId="77777777" w:rsidTr="00112A5C">
        <w:trPr>
          <w:gridAfter w:val="1"/>
          <w:divId w:val="2116439976"/>
          <w:wAfter w:w="20" w:type="dxa"/>
          <w:cantSplit/>
        </w:trPr>
        <w:tc>
          <w:tcPr>
            <w:tcW w:w="7060" w:type="dxa"/>
            <w:gridSpan w:val="4"/>
          </w:tcPr>
          <w:p w14:paraId="78FCC5C6"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p>
        </w:tc>
      </w:tr>
      <w:tr w:rsidR="005A22FC" w14:paraId="2FF846EB" w14:textId="77777777" w:rsidTr="00112A5C">
        <w:trPr>
          <w:gridAfter w:val="1"/>
          <w:divId w:val="2116439976"/>
          <w:wAfter w:w="20" w:type="dxa"/>
          <w:cantSplit/>
        </w:trPr>
        <w:tc>
          <w:tcPr>
            <w:tcW w:w="7060" w:type="dxa"/>
            <w:gridSpan w:val="4"/>
          </w:tcPr>
          <w:p w14:paraId="64EB3FB7"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p>
        </w:tc>
      </w:tr>
      <w:tr w:rsidR="005A22FC" w14:paraId="23A3DA4C" w14:textId="77777777" w:rsidTr="00112A5C">
        <w:trPr>
          <w:divId w:val="2116439976"/>
          <w:cantSplit/>
        </w:trPr>
        <w:tc>
          <w:tcPr>
            <w:tcW w:w="6780" w:type="dxa"/>
            <w:gridSpan w:val="3"/>
          </w:tcPr>
          <w:p w14:paraId="62C56D60"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p>
        </w:tc>
        <w:tc>
          <w:tcPr>
            <w:tcW w:w="300" w:type="dxa"/>
            <w:gridSpan w:val="2"/>
            <w:vAlign w:val="bottom"/>
          </w:tcPr>
          <w:p w14:paraId="4B01EB11"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p>
        </w:tc>
      </w:tr>
      <w:tr w:rsidR="006F2CA2" w:rsidRPr="006F2CA2" w14:paraId="21F7A9F7" w14:textId="77777777" w:rsidTr="00112A5C">
        <w:trPr>
          <w:gridAfter w:val="1"/>
          <w:divId w:val="2116439976"/>
          <w:wAfter w:w="20" w:type="dxa"/>
          <w:cantSplit/>
        </w:trPr>
        <w:tc>
          <w:tcPr>
            <w:tcW w:w="7060" w:type="dxa"/>
            <w:gridSpan w:val="4"/>
          </w:tcPr>
          <w:p w14:paraId="5FFA5765" w14:textId="77777777" w:rsidR="006F2CA2" w:rsidRPr="006F2CA2" w:rsidRDefault="006F2CA2" w:rsidP="006F2CA2">
            <w:pPr>
              <w:spacing w:before="120" w:after="0" w:line="240" w:lineRule="auto"/>
              <w:ind w:firstLine="144"/>
              <w:rPr>
                <w:rFonts w:ascii="Times New Roman" w:hAnsi="Times New Roman" w:cs="Times New Roman"/>
                <w:sz w:val="22"/>
                <w:szCs w:val="20"/>
                <w:lang w:val="en-GB" w:eastAsia="en-US"/>
              </w:rPr>
            </w:pPr>
          </w:p>
        </w:tc>
      </w:tr>
      <w:tr w:rsidR="005A22FC" w14:paraId="7A3BAFC1" w14:textId="77777777" w:rsidTr="00112A5C">
        <w:trPr>
          <w:gridAfter w:val="1"/>
          <w:divId w:val="2116439976"/>
          <w:wAfter w:w="20" w:type="dxa"/>
          <w:cantSplit/>
          <w:trHeight w:val="220"/>
        </w:trPr>
        <w:tc>
          <w:tcPr>
            <w:tcW w:w="7060" w:type="dxa"/>
            <w:gridSpan w:val="4"/>
          </w:tcPr>
          <w:p w14:paraId="35402E44" w14:textId="77777777" w:rsidR="006F2CA2" w:rsidRPr="006F2CA2" w:rsidRDefault="006F2CA2" w:rsidP="006F2CA2">
            <w:pPr>
              <w:spacing w:before="120" w:after="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GUID=5e130248-7702-4557-bf90-6e3175883b96 </w:instrText>
            </w:r>
            <w:r w:rsidRPr="006F2CA2">
              <w:rPr>
                <w:rFonts w:ascii="Times New Roman" w:hAnsi="Times New Roman" w:cs="Times New Roman"/>
                <w:sz w:val="22"/>
                <w:szCs w:val="20"/>
                <w:lang w:val="en-GB" w:eastAsia="en-US"/>
              </w:rPr>
              <w:fldChar w:fldCharType="end"/>
            </w:r>
          </w:p>
        </w:tc>
      </w:tr>
      <w:tr w:rsidR="005A22FC" w14:paraId="4CFDB1A7" w14:textId="77777777" w:rsidTr="00112A5C">
        <w:trPr>
          <w:gridAfter w:val="1"/>
          <w:divId w:val="2116439976"/>
          <w:wAfter w:w="20" w:type="dxa"/>
          <w:cantSplit/>
        </w:trPr>
        <w:tc>
          <w:tcPr>
            <w:tcW w:w="7060" w:type="dxa"/>
            <w:gridSpan w:val="4"/>
          </w:tcPr>
          <w:p w14:paraId="5ED28323"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GUID=e18a95de-8c47-4832-82e6-e24070b2e5d1 </w:instrText>
            </w:r>
            <w:r w:rsidRPr="006F2CA2">
              <w:rPr>
                <w:rFonts w:ascii="Times New Roman" w:hAnsi="Times New Roman" w:cs="Times New Roman"/>
                <w:sz w:val="22"/>
                <w:szCs w:val="20"/>
                <w:lang w:val="en-GB" w:eastAsia="en-US"/>
              </w:rPr>
              <w:fldChar w:fldCharType="end"/>
            </w:r>
          </w:p>
        </w:tc>
      </w:tr>
      <w:tr w:rsidR="005A22FC" w14:paraId="6444CE4D" w14:textId="77777777" w:rsidTr="00112A5C">
        <w:trPr>
          <w:gridAfter w:val="1"/>
          <w:divId w:val="2116439976"/>
          <w:wAfter w:w="20" w:type="dxa"/>
          <w:cantSplit/>
        </w:trPr>
        <w:tc>
          <w:tcPr>
            <w:tcW w:w="7060" w:type="dxa"/>
            <w:gridSpan w:val="4"/>
          </w:tcPr>
          <w:p w14:paraId="3B9528A3"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GUID=06b3435f-6723-41e7-8638-4220bf301ac2 </w:instrText>
            </w:r>
            <w:r w:rsidRPr="006F2CA2">
              <w:rPr>
                <w:rFonts w:ascii="Times New Roman" w:hAnsi="Times New Roman" w:cs="Times New Roman"/>
                <w:sz w:val="22"/>
                <w:szCs w:val="20"/>
                <w:lang w:val="en-GB" w:eastAsia="en-US"/>
              </w:rPr>
              <w:fldChar w:fldCharType="end"/>
            </w:r>
          </w:p>
        </w:tc>
      </w:tr>
      <w:tr w:rsidR="005A22FC" w14:paraId="3CD714D9" w14:textId="77777777" w:rsidTr="00112A5C">
        <w:trPr>
          <w:gridAfter w:val="1"/>
          <w:divId w:val="2116439976"/>
          <w:wAfter w:w="20" w:type="dxa"/>
          <w:cantSplit/>
        </w:trPr>
        <w:tc>
          <w:tcPr>
            <w:tcW w:w="6780" w:type="dxa"/>
            <w:gridSpan w:val="3"/>
          </w:tcPr>
          <w:p w14:paraId="3EAB5F0D"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GUID=61fb3873-1cac-44ee-8bf2-8a9457da6e67 </w:instrText>
            </w:r>
            <w:r w:rsidRPr="006F2CA2">
              <w:rPr>
                <w:rFonts w:ascii="Times New Roman" w:hAnsi="Times New Roman" w:cs="Times New Roman"/>
                <w:sz w:val="22"/>
                <w:szCs w:val="20"/>
                <w:lang w:val="en-GB" w:eastAsia="en-US"/>
              </w:rPr>
              <w:fldChar w:fldCharType="end"/>
            </w:r>
          </w:p>
        </w:tc>
        <w:tc>
          <w:tcPr>
            <w:tcW w:w="280" w:type="dxa"/>
            <w:vAlign w:val="bottom"/>
          </w:tcPr>
          <w:p w14:paraId="4F6A51F5"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GUID=9fba4eb5-9f64-4da3-b22e-3604dd3dbcfe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r>
      <w:tr w:rsidR="006F2CA2" w:rsidRPr="006F2CA2" w14:paraId="2EA34FE7" w14:textId="77777777" w:rsidTr="00112A5C">
        <w:trPr>
          <w:gridAfter w:val="1"/>
          <w:divId w:val="2116439976"/>
          <w:wAfter w:w="20" w:type="dxa"/>
          <w:cantSplit/>
        </w:trPr>
        <w:tc>
          <w:tcPr>
            <w:tcW w:w="7060" w:type="dxa"/>
            <w:gridSpan w:val="4"/>
          </w:tcPr>
          <w:p w14:paraId="2247917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GUID=be768afb-b3dc-4004-80ea-2e322fadc22e </w:instrText>
            </w:r>
            <w:r w:rsidRPr="006F2CA2">
              <w:rPr>
                <w:rFonts w:ascii="Times New Roman" w:hAnsi="Times New Roman" w:cs="Times New Roman"/>
                <w:sz w:val="22"/>
                <w:szCs w:val="20"/>
                <w:lang w:val="en-GB" w:eastAsia="en-US"/>
              </w:rPr>
              <w:fldChar w:fldCharType="end"/>
            </w:r>
          </w:p>
        </w:tc>
      </w:tr>
    </w:tbl>
    <w:p w14:paraId="4A3D1F11"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7060" w:type="dxa"/>
        <w:tblInd w:w="995" w:type="dxa"/>
        <w:tblLook w:val="04A0" w:firstRow="1" w:lastRow="0" w:firstColumn="1" w:lastColumn="0" w:noHBand="0" w:noVBand="1"/>
      </w:tblPr>
      <w:tblGrid>
        <w:gridCol w:w="1020"/>
        <w:gridCol w:w="5060"/>
        <w:gridCol w:w="980"/>
      </w:tblGrid>
      <w:tr w:rsidR="006F2CA2" w:rsidRPr="006F2CA2" w14:paraId="4641D240" w14:textId="77777777" w:rsidTr="00112A5C">
        <w:trPr>
          <w:divId w:val="2116439976"/>
          <w:cantSplit/>
        </w:trPr>
        <w:tc>
          <w:tcPr>
            <w:tcW w:w="7060" w:type="dxa"/>
            <w:gridSpan w:val="3"/>
          </w:tcPr>
          <w:p w14:paraId="25DDBA53"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GUID=633f0c93-1d41-4582-8a91-b5fe13df5542 </w:instrText>
            </w:r>
            <w:r w:rsidRPr="006F2CA2">
              <w:rPr>
                <w:rFonts w:ascii="Times New Roman" w:hAnsi="Times New Roman" w:cs="Times New Roman"/>
                <w:sz w:val="22"/>
                <w:szCs w:val="20"/>
                <w:lang w:val="en-GB" w:eastAsia="en-US"/>
              </w:rPr>
              <w:fldChar w:fldCharType="end"/>
            </w:r>
            <w:r w:rsidR="00112A5C">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127</w:t>
            </w:r>
          </w:p>
        </w:tc>
      </w:tr>
      <w:tr w:rsidR="006F2CA2" w:rsidRPr="006F2CA2" w14:paraId="06992D52" w14:textId="77777777" w:rsidTr="00112A5C">
        <w:trPr>
          <w:divId w:val="2116439976"/>
          <w:cantSplit/>
        </w:trPr>
        <w:tc>
          <w:tcPr>
            <w:tcW w:w="1020" w:type="dxa"/>
          </w:tcPr>
          <w:p w14:paraId="662BC1C1"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GUID=7acb479b-f9e4-4af2-b515-c16c08b711f9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R.615</w:t>
            </w:r>
          </w:p>
        </w:tc>
        <w:tc>
          <w:tcPr>
            <w:tcW w:w="5060" w:type="dxa"/>
          </w:tcPr>
          <w:p w14:paraId="37B50785"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36EE3D34"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GUID=b24a9df6-ce7e-4878-acb6-c6bd72451a8c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ORDER FOR THE EXAMINATION </w:t>
            </w:r>
            <w:r w:rsidRPr="006F2CA2">
              <w:rPr>
                <w:rFonts w:ascii="Times New Roman" w:hAnsi="Times New Roman" w:cs="Times New Roman"/>
                <w:sz w:val="22"/>
                <w:szCs w:val="20"/>
                <w:lang w:val="en-GB" w:eastAsia="en-US"/>
              </w:rPr>
              <w:br/>
              <w:t>BEFORE TRIAL</w:t>
            </w:r>
          </w:p>
        </w:tc>
        <w:tc>
          <w:tcPr>
            <w:tcW w:w="980" w:type="dxa"/>
          </w:tcPr>
          <w:p w14:paraId="6CAEBD18"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GUID=16a0cb6a-da58-4abf-9271-014081d4bc84 </w:instrText>
            </w:r>
            <w:r w:rsidRPr="006F2CA2">
              <w:rPr>
                <w:rFonts w:ascii="Times New Roman" w:hAnsi="Times New Roman" w:cs="Times New Roman"/>
                <w:sz w:val="22"/>
                <w:szCs w:val="20"/>
                <w:lang w:val="en-GB" w:eastAsia="en-US"/>
              </w:rPr>
              <w:fldChar w:fldCharType="end"/>
            </w:r>
          </w:p>
        </w:tc>
      </w:tr>
      <w:tr w:rsidR="006F2CA2" w:rsidRPr="006F2CA2" w14:paraId="5CF237B5" w14:textId="77777777" w:rsidTr="00112A5C">
        <w:trPr>
          <w:divId w:val="2116439976"/>
          <w:cantSplit/>
        </w:trPr>
        <w:tc>
          <w:tcPr>
            <w:tcW w:w="7060" w:type="dxa"/>
            <w:gridSpan w:val="3"/>
          </w:tcPr>
          <w:p w14:paraId="3D6C4FF9"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GUID=dad063b0-77cd-4f13-a40a-edfd3af160de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7F44CB3C"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GUID=609b563d-c8da-4207-8076-09c17bb2ec6c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Upon the application of                          and upon reading the affidavit of                       filed the          day of                          20       and upon hearing                and that the Court is desirous of obtaining the testimony of (name of person).</w:t>
            </w:r>
          </w:p>
          <w:p w14:paraId="0D35BD74"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GUID=2e9228fd-a374-4b07-9368-d05d24a3eb97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It is ordered that                               do attend before the Judge (or Registrar) on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xml:space="preserve"> the         day of                               20         at          m. or such other day and time as the Judge (or Registrar) may appoint and do there submit to be examined upon oath or affirmation touching the testimony so required as aforesaid and do then and there produce (description of documents, if any, required to be produced).</w:t>
            </w:r>
          </w:p>
          <w:p w14:paraId="61B1B9F8"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GUID=1679d3a5-e1f9-41cf-8421-77b6dbf098a3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7A384D16"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GUID=8efb8fa7-b10f-4e70-aca9-eca18a660b1b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tc>
      </w:tr>
    </w:tbl>
    <w:p w14:paraId="534FF830"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7797" w:type="dxa"/>
        <w:tblInd w:w="621" w:type="dxa"/>
        <w:tblLook w:val="04A0" w:firstRow="1" w:lastRow="0" w:firstColumn="1" w:lastColumn="0" w:noHBand="0" w:noVBand="1"/>
      </w:tblPr>
      <w:tblGrid>
        <w:gridCol w:w="1220"/>
        <w:gridCol w:w="4600"/>
        <w:gridCol w:w="1977"/>
      </w:tblGrid>
      <w:tr w:rsidR="006F2CA2" w:rsidRPr="006F2CA2" w14:paraId="69CBAAF8" w14:textId="77777777" w:rsidTr="00112A5C">
        <w:trPr>
          <w:divId w:val="2116439976"/>
          <w:cantSplit/>
        </w:trPr>
        <w:tc>
          <w:tcPr>
            <w:tcW w:w="7797" w:type="dxa"/>
            <w:gridSpan w:val="3"/>
          </w:tcPr>
          <w:p w14:paraId="3DF136AF"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GUID=ff5c7824-c46a-42e0-bebe-ae25b0dd462c </w:instrText>
            </w:r>
            <w:r w:rsidRPr="006F2CA2">
              <w:rPr>
                <w:rFonts w:ascii="Times New Roman" w:hAnsi="Times New Roman" w:cs="Times New Roman"/>
                <w:sz w:val="22"/>
                <w:szCs w:val="20"/>
                <w:lang w:val="en-GB" w:eastAsia="en-US"/>
              </w:rPr>
              <w:fldChar w:fldCharType="end"/>
            </w:r>
            <w:r w:rsidR="00112A5C">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128</w:t>
            </w:r>
          </w:p>
        </w:tc>
      </w:tr>
      <w:tr w:rsidR="006F2CA2" w:rsidRPr="006F2CA2" w14:paraId="12EA9230" w14:textId="77777777" w:rsidTr="00112A5C">
        <w:trPr>
          <w:divId w:val="2116439976"/>
          <w:cantSplit/>
        </w:trPr>
        <w:tc>
          <w:tcPr>
            <w:tcW w:w="1220" w:type="dxa"/>
          </w:tcPr>
          <w:p w14:paraId="456ACC4D"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GUID=6cf494a4-7d75-4c4a-8eca-775f5e0d9a1c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R.616</w:t>
            </w:r>
          </w:p>
        </w:tc>
        <w:tc>
          <w:tcPr>
            <w:tcW w:w="4600" w:type="dxa"/>
          </w:tcPr>
          <w:p w14:paraId="2D2C888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207D913C"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GUID=13335921-c770-4583-b4db-5ecc84673ddf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ORDER FOR ISSUE OF LETTER OF </w:t>
            </w:r>
            <w:r w:rsidRPr="006F2CA2">
              <w:rPr>
                <w:rFonts w:ascii="Times New Roman" w:hAnsi="Times New Roman" w:cs="Times New Roman"/>
                <w:sz w:val="22"/>
                <w:szCs w:val="20"/>
                <w:lang w:val="en-GB" w:eastAsia="en-US"/>
              </w:rPr>
              <w:br/>
              <w:t xml:space="preserve">REQUEST TO JUDICIAL AUTHORITY </w:t>
            </w:r>
            <w:r w:rsidRPr="006F2CA2">
              <w:rPr>
                <w:rFonts w:ascii="Times New Roman" w:hAnsi="Times New Roman" w:cs="Times New Roman"/>
                <w:sz w:val="22"/>
                <w:szCs w:val="20"/>
                <w:lang w:val="en-GB" w:eastAsia="en-US"/>
              </w:rPr>
              <w:br/>
              <w:t>OUT OF JURISDICTION</w:t>
            </w:r>
          </w:p>
        </w:tc>
        <w:tc>
          <w:tcPr>
            <w:tcW w:w="1977" w:type="dxa"/>
          </w:tcPr>
          <w:p w14:paraId="0C39728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GUID=2c20c02e-a1b9-4f28-82de-6f3e8af282f6 </w:instrText>
            </w:r>
            <w:r w:rsidRPr="006F2CA2">
              <w:rPr>
                <w:rFonts w:ascii="Times New Roman" w:hAnsi="Times New Roman" w:cs="Times New Roman"/>
                <w:sz w:val="22"/>
                <w:szCs w:val="20"/>
                <w:lang w:val="en-GB" w:eastAsia="en-US"/>
              </w:rPr>
              <w:fldChar w:fldCharType="end"/>
            </w:r>
          </w:p>
        </w:tc>
      </w:tr>
      <w:tr w:rsidR="006F2CA2" w:rsidRPr="006F2CA2" w14:paraId="523B8921" w14:textId="77777777" w:rsidTr="00112A5C">
        <w:trPr>
          <w:divId w:val="2116439976"/>
          <w:cantSplit/>
        </w:trPr>
        <w:tc>
          <w:tcPr>
            <w:tcW w:w="7797" w:type="dxa"/>
            <w:gridSpan w:val="3"/>
          </w:tcPr>
          <w:p w14:paraId="4BF6EE5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GUID=70099a5a-8d5e-4525-bd67-9deffb6d5781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5B2159B7"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GUID=219644c9-84ee-4b17-925b-236ece5f9264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Upon the application (as in Form 127).</w:t>
            </w:r>
          </w:p>
          <w:p w14:paraId="297B957A"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GUID=f4863cdd-6013-4ea1-ba53-dc261aaf99fc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It is ordered that a letter of request do issue directed to the proper judicial authority for the examination of the following witnesses, namely:</w:t>
            </w:r>
          </w:p>
          <w:p w14:paraId="0522348D"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GUID=cb1c8895-f43f-4e93-bffa-f28481d61998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of</w:t>
            </w:r>
          </w:p>
          <w:p w14:paraId="0C46C6C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GUID=6e1276f3-d8d8-4ad3-89dc-6e43c362f314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of</w:t>
            </w:r>
          </w:p>
          <w:p w14:paraId="1244E464"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GUID=8ddac5de-10fd-4e3a-9038-f1f44292707d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 it is ordered that the deposition taken pursuant thereto when received be filed in the Registry of the Family Justice Court and that copies thereof may be read and given in evidence on the trial of this action, saving all just exceptions, without any further proof of the absence of the said witnesses than the affidavit of the solicitor of the party using the same as to his belief.</w:t>
            </w:r>
          </w:p>
          <w:p w14:paraId="77FA7BDC"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GUID=9be3a011-a97b-4123-8950-9aa53d2b1f94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 it is ordered that (the trial of this action be stayed until the said depositions have been filed and that) the costs of and incidental to the application for this order and the said letter of request and examination be (costs in the cause).</w:t>
            </w:r>
          </w:p>
          <w:p w14:paraId="5F6E9537"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GUID=b0e0c6cb-20d1-4a5e-bd09-4a0b4c3efd43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305F4735"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GUID=a3429825-051b-4d64-9004-4bfc5aa2fea6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tc>
      </w:tr>
    </w:tbl>
    <w:p w14:paraId="51089EC3"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7060" w:type="dxa"/>
        <w:tblInd w:w="995" w:type="dxa"/>
        <w:tblLook w:val="04A0" w:firstRow="1" w:lastRow="0" w:firstColumn="1" w:lastColumn="0" w:noHBand="0" w:noVBand="1"/>
      </w:tblPr>
      <w:tblGrid>
        <w:gridCol w:w="1140"/>
        <w:gridCol w:w="4780"/>
        <w:gridCol w:w="1140"/>
      </w:tblGrid>
      <w:tr w:rsidR="006F2CA2" w:rsidRPr="006F2CA2" w14:paraId="50ABF574" w14:textId="77777777" w:rsidTr="00112A5C">
        <w:trPr>
          <w:divId w:val="2116439976"/>
          <w:cantSplit/>
        </w:trPr>
        <w:tc>
          <w:tcPr>
            <w:tcW w:w="7060" w:type="dxa"/>
            <w:gridSpan w:val="3"/>
          </w:tcPr>
          <w:p w14:paraId="52BF8EA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19CFB6FE"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GUID=3adbf747-d0ad-4558-af13-060ce79677c3 </w:instrText>
            </w:r>
            <w:r w:rsidRPr="006F2CA2">
              <w:rPr>
                <w:rFonts w:ascii="Times New Roman" w:hAnsi="Times New Roman" w:cs="Times New Roman"/>
                <w:sz w:val="22"/>
                <w:szCs w:val="20"/>
                <w:lang w:val="en-GB" w:eastAsia="en-US"/>
              </w:rPr>
              <w:fldChar w:fldCharType="end"/>
            </w:r>
            <w:r w:rsidR="00112A5C">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129</w:t>
            </w:r>
          </w:p>
        </w:tc>
      </w:tr>
      <w:tr w:rsidR="006F2CA2" w:rsidRPr="006F2CA2" w14:paraId="57D3B026" w14:textId="77777777" w:rsidTr="00112A5C">
        <w:trPr>
          <w:divId w:val="2116439976"/>
          <w:cantSplit/>
        </w:trPr>
        <w:tc>
          <w:tcPr>
            <w:tcW w:w="1140" w:type="dxa"/>
          </w:tcPr>
          <w:p w14:paraId="6FF45268"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GUID=8b162229-4953-4921-a203-5daa35f26b50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R.616</w:t>
            </w:r>
          </w:p>
        </w:tc>
        <w:tc>
          <w:tcPr>
            <w:tcW w:w="4780" w:type="dxa"/>
          </w:tcPr>
          <w:p w14:paraId="0B0A55DF"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268D09AE"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GUID=e09f68f4-feb7-423e-9b3d-d23a9ec81d4c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ORDER FOR APPOINTMENT OF EXAMINER</w:t>
            </w:r>
            <w:r w:rsidRPr="006F2CA2">
              <w:rPr>
                <w:rFonts w:ascii="Times New Roman" w:hAnsi="Times New Roman" w:cs="Times New Roman"/>
                <w:sz w:val="22"/>
                <w:szCs w:val="20"/>
                <w:lang w:val="en-GB" w:eastAsia="en-US"/>
              </w:rPr>
              <w:br/>
              <w:t xml:space="preserve">TO TAKE EVIDENCE OF WITNESS </w:t>
            </w:r>
            <w:r w:rsidRPr="006F2CA2">
              <w:rPr>
                <w:rFonts w:ascii="Times New Roman" w:hAnsi="Times New Roman" w:cs="Times New Roman"/>
                <w:sz w:val="22"/>
                <w:szCs w:val="20"/>
                <w:lang w:val="en-GB" w:eastAsia="en-US"/>
              </w:rPr>
              <w:br/>
              <w:t>OUT OF JURISDICTION</w:t>
            </w:r>
          </w:p>
        </w:tc>
        <w:tc>
          <w:tcPr>
            <w:tcW w:w="1140" w:type="dxa"/>
          </w:tcPr>
          <w:p w14:paraId="0BB91E7F"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GUID=f026a2e3-976d-4b5e-9019-9d5724bc1414 </w:instrText>
            </w:r>
            <w:r w:rsidRPr="006F2CA2">
              <w:rPr>
                <w:rFonts w:ascii="Times New Roman" w:hAnsi="Times New Roman" w:cs="Times New Roman"/>
                <w:sz w:val="22"/>
                <w:szCs w:val="20"/>
                <w:lang w:val="en-GB" w:eastAsia="en-US"/>
              </w:rPr>
              <w:fldChar w:fldCharType="end"/>
            </w:r>
          </w:p>
        </w:tc>
      </w:tr>
      <w:tr w:rsidR="006F2CA2" w:rsidRPr="006F2CA2" w14:paraId="0E6A0E7D" w14:textId="77777777" w:rsidTr="00112A5C">
        <w:trPr>
          <w:divId w:val="2116439976"/>
          <w:cantSplit/>
        </w:trPr>
        <w:tc>
          <w:tcPr>
            <w:tcW w:w="7060" w:type="dxa"/>
            <w:gridSpan w:val="3"/>
          </w:tcPr>
          <w:p w14:paraId="6F197C9D"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GUID=fbb81f29-9196-4107-a95c-156f45f409d6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3FCE98EF"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GUID=aa2e35d6-ab1f-492c-a626-eb6e7543f232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Upon the application of                    and upon reading the affidavit of                 filed the       day of                      20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xml:space="preserve"> and upon hearing                     .</w:t>
            </w:r>
          </w:p>
          <w:p w14:paraId="73CDD313"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GUID=67ec6935-ea82-4e69-a173-edcf5428bc98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It is ordered that the Singapore Consul or his deputy at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xml:space="preserve">or </w:t>
            </w:r>
            <w:proofErr w:type="spellStart"/>
            <w:r w:rsidRPr="006F2CA2">
              <w:rPr>
                <w:rFonts w:ascii="Times New Roman" w:hAnsi="Times New Roman" w:cs="Times New Roman"/>
                <w:sz w:val="22"/>
                <w:szCs w:val="20"/>
                <w:lang w:val="en-GB" w:eastAsia="en-US"/>
              </w:rPr>
              <w:t>Esq.</w:t>
            </w:r>
            <w:proofErr w:type="spellEnd"/>
            <w:r w:rsidRPr="006F2CA2">
              <w:rPr>
                <w:rFonts w:ascii="Times New Roman" w:hAnsi="Times New Roman" w:cs="Times New Roman"/>
                <w:sz w:val="22"/>
                <w:szCs w:val="20"/>
                <w:lang w:val="en-GB" w:eastAsia="en-US"/>
              </w:rPr>
              <w:t>) be appointed as special examiner for the purpose of taking the examination, cross-examination and re-examination orally on oath or affirmation, of                      witnesses on the part of                   at                 </w:t>
            </w:r>
            <w:r w:rsidRPr="006F2CA2">
              <w:rPr>
                <w:rFonts w:ascii="Times New Roman" w:hAnsi="Times New Roman" w:cs="Times New Roman"/>
                <w:sz w:val="22"/>
                <w:szCs w:val="20"/>
                <w:lang w:val="en-GB" w:eastAsia="en-US"/>
              </w:rPr>
              <w:br/>
              <w:t xml:space="preserve">in (name of country). The examiner shall be at liberty to invite the attendance of the witnesses and the production of </w:t>
            </w:r>
            <w:proofErr w:type="gramStart"/>
            <w:r w:rsidRPr="006F2CA2">
              <w:rPr>
                <w:rFonts w:ascii="Times New Roman" w:hAnsi="Times New Roman" w:cs="Times New Roman"/>
                <w:sz w:val="22"/>
                <w:szCs w:val="20"/>
                <w:lang w:val="en-GB" w:eastAsia="en-US"/>
              </w:rPr>
              <w:t>documents, but</w:t>
            </w:r>
            <w:proofErr w:type="gramEnd"/>
            <w:r w:rsidRPr="006F2CA2">
              <w:rPr>
                <w:rFonts w:ascii="Times New Roman" w:hAnsi="Times New Roman" w:cs="Times New Roman"/>
                <w:sz w:val="22"/>
                <w:szCs w:val="20"/>
                <w:lang w:val="en-GB" w:eastAsia="en-US"/>
              </w:rPr>
              <w:t xml:space="preserve"> shall not exercise any compulsory powers. Otherwise such examination shall be taken in accordance with the Singapore procedure. The                solicitors to give to the                       solicitors         days’ notice in writing of the date on which they propose to send out this order to                  for execution, and that        days after the service of such notice the solicitors for the plaintiff and defendant respectively do exchange the names of their agents at                        to whom notice relating to the examination of the said witnesses may be sent. And that         days (exclusive of Sunday) before the examination of any witness hereunder notice of such examination shall be given by the agent of the party on whose behalf such witness is to be examined to the agent of the other party, unless such notice be dispensed with. And that the depositions when taken, together with any documents referred to therein, or certified copies of such documents or of extracts therefrom, be sent by the examiner, under seal, to the Registrar of the Family Justice Courts (insert address) on or before the        day of                            next, or such further or other day as may be ordered, there to be filed in the Registry. And that either party be at liberty to read and give such depositions in evidence on the trial of this action, saving all just exceptions. And that the trial of this action be stayed until the filing of such depositions. And that the costs of and incidental to the application for this order and such examination be costs in the cause.</w:t>
            </w:r>
          </w:p>
          <w:p w14:paraId="3A278055"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GUID=0dd68c50-f58b-42fe-9cad-395182024b61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1872FD3F"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GUID=f1fa5d5d-0b31-4292-bf00-8ad7483cdb4a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tc>
      </w:tr>
    </w:tbl>
    <w:p w14:paraId="15BA9885" w14:textId="77777777" w:rsidR="006F2CA2" w:rsidRPr="006F2CA2" w:rsidRDefault="006F2CA2" w:rsidP="006F2CA2">
      <w:pPr>
        <w:spacing w:before="0" w:after="200" w:line="276" w:lineRule="auto"/>
        <w:jc w:val="center"/>
        <w:divId w:val="2116439976"/>
        <w:rPr>
          <w:rFonts w:ascii="Times New Roman" w:hAnsi="Times New Roman" w:cs="Times New Roman"/>
          <w:sz w:val="26"/>
          <w:szCs w:val="20"/>
          <w:lang w:val="en-GB" w:eastAsia="en-US"/>
        </w:rPr>
      </w:pPr>
    </w:p>
    <w:p w14:paraId="3279E841"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8647" w:type="dxa"/>
        <w:tblLook w:val="04A0" w:firstRow="1" w:lastRow="0" w:firstColumn="1" w:lastColumn="0" w:noHBand="0" w:noVBand="1"/>
      </w:tblPr>
      <w:tblGrid>
        <w:gridCol w:w="106"/>
        <w:gridCol w:w="1409"/>
        <w:gridCol w:w="239"/>
        <w:gridCol w:w="4402"/>
        <w:gridCol w:w="193"/>
        <w:gridCol w:w="1300"/>
        <w:gridCol w:w="998"/>
      </w:tblGrid>
      <w:tr w:rsidR="006F2CA2" w:rsidRPr="006F2CA2" w14:paraId="05D6412A" w14:textId="77777777" w:rsidTr="00AF0CE3">
        <w:trPr>
          <w:gridBefore w:val="1"/>
          <w:divId w:val="2116439976"/>
          <w:wBefore w:w="108" w:type="dxa"/>
          <w:cantSplit/>
        </w:trPr>
        <w:tc>
          <w:tcPr>
            <w:tcW w:w="8539" w:type="dxa"/>
            <w:gridSpan w:val="6"/>
          </w:tcPr>
          <w:p w14:paraId="09CFD976"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GUID=577fb50c-715c-46e0-b259-9b5f9a5eb390 </w:instrText>
            </w:r>
            <w:r w:rsidRPr="006F2CA2">
              <w:rPr>
                <w:rFonts w:ascii="Times New Roman" w:hAnsi="Times New Roman" w:cs="Times New Roman"/>
                <w:sz w:val="22"/>
                <w:szCs w:val="20"/>
                <w:lang w:val="en-GB" w:eastAsia="en-US"/>
              </w:rPr>
              <w:fldChar w:fldCharType="end"/>
            </w:r>
            <w:r w:rsidR="00112A5C">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130</w:t>
            </w:r>
          </w:p>
        </w:tc>
      </w:tr>
      <w:tr w:rsidR="006F2CA2" w:rsidRPr="006F2CA2" w14:paraId="2A7EBC5F" w14:textId="77777777" w:rsidTr="00AF0CE3">
        <w:trPr>
          <w:gridBefore w:val="1"/>
          <w:divId w:val="2116439976"/>
          <w:wBefore w:w="108" w:type="dxa"/>
          <w:cantSplit/>
        </w:trPr>
        <w:tc>
          <w:tcPr>
            <w:tcW w:w="1180" w:type="dxa"/>
            <w:gridSpan w:val="2"/>
          </w:tcPr>
          <w:p w14:paraId="078E8BB4"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GUID=159fcc3b-c0fd-4125-a3f0-9dd1fd51c778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R.617</w:t>
            </w:r>
          </w:p>
          <w:p w14:paraId="029228A6"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p>
        </w:tc>
        <w:tc>
          <w:tcPr>
            <w:tcW w:w="4700" w:type="dxa"/>
          </w:tcPr>
          <w:p w14:paraId="3C2E1AE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4FCA1AE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GUID=c3019eb9-9245-40af-baa9-f9643d988c6e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LETTER OF REQUEST FOR </w:t>
            </w:r>
            <w:r w:rsidRPr="006F2CA2">
              <w:rPr>
                <w:rFonts w:ascii="Times New Roman" w:hAnsi="Times New Roman" w:cs="Times New Roman"/>
                <w:sz w:val="22"/>
                <w:szCs w:val="20"/>
                <w:lang w:val="en-GB" w:eastAsia="en-US"/>
              </w:rPr>
              <w:br/>
              <w:t xml:space="preserve">EXAMINATION OF WITNESS </w:t>
            </w:r>
            <w:r w:rsidRPr="006F2CA2">
              <w:rPr>
                <w:rFonts w:ascii="Times New Roman" w:hAnsi="Times New Roman" w:cs="Times New Roman"/>
                <w:sz w:val="22"/>
                <w:szCs w:val="20"/>
                <w:lang w:val="en-GB" w:eastAsia="en-US"/>
              </w:rPr>
              <w:br/>
              <w:t>OUT OF JURISDICTION</w:t>
            </w:r>
          </w:p>
        </w:tc>
        <w:tc>
          <w:tcPr>
            <w:tcW w:w="2659" w:type="dxa"/>
            <w:gridSpan w:val="3"/>
          </w:tcPr>
          <w:p w14:paraId="17762539"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GUID=00ce7be5-0c37-4d1c-b362-047d6a526e5c </w:instrText>
            </w:r>
            <w:r w:rsidRPr="006F2CA2">
              <w:rPr>
                <w:rFonts w:ascii="Times New Roman" w:hAnsi="Times New Roman" w:cs="Times New Roman"/>
                <w:sz w:val="22"/>
                <w:szCs w:val="20"/>
                <w:lang w:val="en-GB" w:eastAsia="en-US"/>
              </w:rPr>
              <w:fldChar w:fldCharType="end"/>
            </w:r>
          </w:p>
        </w:tc>
      </w:tr>
      <w:tr w:rsidR="006F2CA2" w:rsidRPr="006F2CA2" w14:paraId="048AA721" w14:textId="77777777" w:rsidTr="00AF0CE3">
        <w:trPr>
          <w:gridBefore w:val="1"/>
          <w:divId w:val="2116439976"/>
          <w:wBefore w:w="108" w:type="dxa"/>
          <w:cantSplit/>
        </w:trPr>
        <w:tc>
          <w:tcPr>
            <w:tcW w:w="8539" w:type="dxa"/>
            <w:gridSpan w:val="6"/>
          </w:tcPr>
          <w:p w14:paraId="5B0D58FC"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GUID=70c8b4e3-92eb-4ecc-bd29-edbe828b0392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the Competent Judicial Authority of               in the                of             </w:t>
            </w:r>
            <w:proofErr w:type="gramStart"/>
            <w:r w:rsidRPr="006F2CA2">
              <w:rPr>
                <w:rFonts w:ascii="Times New Roman" w:hAnsi="Times New Roman" w:cs="Times New Roman"/>
                <w:sz w:val="22"/>
                <w:szCs w:val="20"/>
                <w:lang w:val="en-GB" w:eastAsia="en-US"/>
              </w:rPr>
              <w:t>  .</w:t>
            </w:r>
            <w:proofErr w:type="gramEnd"/>
          </w:p>
          <w:p w14:paraId="2A1B9889"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GUID=a9602db5-ba31-43fc-a890-9f7bd366be41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Whereas an action is now pending in the Family Justice Courts in Singapore, in which            is plaintiff and                    is defendant and in which the plaintiff claims</w:t>
            </w:r>
          </w:p>
          <w:p w14:paraId="7FB78334"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GUID=5dd4103b-7596-4881-9328-33e7530e92a5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 whereas it has been represented to the said Court that it is necessary for the purposes of justice and for the due determination of the matters in dispute between the parties that the following persons should be examined as witnesses upon oath touching such matters, namely             of              and             of           and</w:t>
            </w:r>
            <w:r w:rsidRPr="006F2CA2">
              <w:rPr>
                <w:rFonts w:ascii="Times New Roman" w:hAnsi="Times New Roman" w:cs="Times New Roman"/>
                <w:sz w:val="22"/>
                <w:szCs w:val="20"/>
                <w:lang w:val="en-GB" w:eastAsia="en-US"/>
              </w:rPr>
              <w:br/>
              <w:t>it appears that such witnesses are resident within your jurisdiction.</w:t>
            </w:r>
          </w:p>
          <w:p w14:paraId="3E314E03"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GUID=f87e6db6-d0ec-4fa6-9ac1-783cc0cd6179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Now I,                          the Registrar of the Family Justice Courts in Singapore hereby request that for the reasons aforesaid and for the assistance of the said Court you will be pleased to summon the said witnesses (and such other witnesses as the agents of the said plaintiff and defendant shall humbly request you in writing so to summon) to attend at such time and place as you shall appoint before you, or such other person as according to your procedure is competent to take the examination of witnesses, and that you will cause such witnesses to be examined orally (or upon the interrogatories which accompany this letter of request) touching the said matters in question in the presence of the agents of the plaintiff and defendant or such of them as shall, on due notice given, attend the examination.</w:t>
            </w:r>
          </w:p>
        </w:tc>
      </w:tr>
      <w:tr w:rsidR="006F2CA2" w:rsidRPr="006F2CA2" w14:paraId="7BEE5A22" w14:textId="77777777" w:rsidTr="00AF0CE3">
        <w:trPr>
          <w:gridBefore w:val="1"/>
          <w:divId w:val="2116439976"/>
          <w:wBefore w:w="108" w:type="dxa"/>
          <w:cantSplit/>
        </w:trPr>
        <w:tc>
          <w:tcPr>
            <w:tcW w:w="8539" w:type="dxa"/>
            <w:gridSpan w:val="6"/>
          </w:tcPr>
          <w:p w14:paraId="563A4EE4"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GUID=4204c461-a94c-473d-9eff-bd741a2011aa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 I further request that you will permit the agents of both the plaintiff and defendant or such of them as shall be present to examine (upon interrogatories and oral examination upon the subject-matter thereof or arising out of the answers thereto) such witnesses as may, after due notice in writing, be produced on their behalf, and the other party to cross-examine the said witnesses (upon cross-interrogatories and oral examination) and the party producing the witness for examination to examine him orally.</w:t>
            </w:r>
          </w:p>
          <w:p w14:paraId="15F1599F"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GUID=63d8f7d6-1c9b-4079-a581-d7f3291a30c8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 I further request that you will be pleased to cause the evidence of the said witnesses (or the answers of the said witnesses and all additional oral questions, whether on examination, cross-examination or re-examination) to be reduced into writing and all books, letters, papers and documents produced on such examination to be duly marked for identification, and that you will be further pleased to authenticate such examination by the seal of your tribunal or in such other way as is in accordance with your procedure and to return it together with (the interrogatories and cross-interrogatories and) a note of the charges and expenses payable in respect of the execution of this request through the Singapore Consul from whom the same was received (or the Minister for Foreign Affairs) for transmission to the Supreme Court in Singapore.</w:t>
            </w:r>
          </w:p>
          <w:p w14:paraId="6707E59A"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GUID=b73f0b8c-1c9d-4f96-87ce-ef5ef50678c9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And I further request that you </w:t>
            </w:r>
            <w:proofErr w:type="gramStart"/>
            <w:r w:rsidRPr="006F2CA2">
              <w:rPr>
                <w:rFonts w:ascii="Times New Roman" w:hAnsi="Times New Roman" w:cs="Times New Roman"/>
                <w:sz w:val="22"/>
                <w:szCs w:val="20"/>
                <w:lang w:val="en-GB" w:eastAsia="en-US"/>
              </w:rPr>
              <w:t>will cause</w:t>
            </w:r>
            <w:proofErr w:type="gramEnd"/>
            <w:r w:rsidRPr="006F2CA2">
              <w:rPr>
                <w:rFonts w:ascii="Times New Roman" w:hAnsi="Times New Roman" w:cs="Times New Roman"/>
                <w:sz w:val="22"/>
                <w:szCs w:val="20"/>
                <w:lang w:val="en-GB" w:eastAsia="en-US"/>
              </w:rPr>
              <w:t xml:space="preserve"> me, or the agents of the parties if appointed, to be informed of the date and place where the examination is to take place.</w:t>
            </w:r>
          </w:p>
          <w:p w14:paraId="350031AB"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GUID=3e6903e4-1529-4951-9eeb-18ccc5001cb1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637E3619"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GUID=402eb9ef-ac35-47d5-bc85-9ac2417a99f9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tc>
      </w:tr>
      <w:tr w:rsidR="00AF0CE3" w:rsidRPr="006F2CA2" w14:paraId="0DC450C9" w14:textId="77777777" w:rsidTr="00AF0CE3">
        <w:trPr>
          <w:gridBefore w:val="1"/>
          <w:divId w:val="2116439976"/>
          <w:wBefore w:w="108" w:type="dxa"/>
          <w:cantSplit/>
        </w:trPr>
        <w:tc>
          <w:tcPr>
            <w:tcW w:w="8539" w:type="dxa"/>
            <w:gridSpan w:val="6"/>
          </w:tcPr>
          <w:p w14:paraId="0204D0A1" w14:textId="77777777" w:rsidR="00AF0CE3" w:rsidRPr="006F2CA2" w:rsidRDefault="00AF0CE3" w:rsidP="006F2CA2">
            <w:pPr>
              <w:spacing w:before="120" w:after="0" w:line="240" w:lineRule="auto"/>
              <w:ind w:firstLine="600"/>
              <w:jc w:val="both"/>
              <w:rPr>
                <w:rFonts w:ascii="Times New Roman" w:hAnsi="Times New Roman" w:cs="Times New Roman"/>
                <w:sz w:val="22"/>
                <w:szCs w:val="20"/>
                <w:lang w:val="en-GB" w:eastAsia="en-US"/>
              </w:rPr>
            </w:pPr>
          </w:p>
        </w:tc>
      </w:tr>
      <w:tr w:rsidR="00AF0CE3" w:rsidRPr="006F2CA2" w14:paraId="44B397CD" w14:textId="77777777" w:rsidTr="00AF0CE3">
        <w:trPr>
          <w:gridBefore w:val="1"/>
          <w:divId w:val="2116439976"/>
          <w:wBefore w:w="108" w:type="dxa"/>
          <w:cantSplit/>
        </w:trPr>
        <w:tc>
          <w:tcPr>
            <w:tcW w:w="8539" w:type="dxa"/>
            <w:gridSpan w:val="6"/>
          </w:tcPr>
          <w:p w14:paraId="3F5BED83" w14:textId="77777777" w:rsidR="00AF0CE3" w:rsidRPr="006F2CA2" w:rsidRDefault="00AF0CE3" w:rsidP="006F2CA2">
            <w:pPr>
              <w:spacing w:before="120" w:after="0" w:line="240" w:lineRule="auto"/>
              <w:ind w:firstLine="600"/>
              <w:jc w:val="both"/>
              <w:rPr>
                <w:rFonts w:ascii="Times New Roman" w:hAnsi="Times New Roman" w:cs="Times New Roman"/>
                <w:sz w:val="22"/>
                <w:szCs w:val="20"/>
                <w:lang w:val="en-GB" w:eastAsia="en-US"/>
              </w:rPr>
            </w:pPr>
          </w:p>
        </w:tc>
      </w:tr>
      <w:tr w:rsidR="00AF0CE3" w:rsidRPr="006F2CA2" w14:paraId="36AE9A1C" w14:textId="77777777" w:rsidTr="00AF0CE3">
        <w:trPr>
          <w:gridAfter w:val="1"/>
          <w:divId w:val="2116439976"/>
          <w:wAfter w:w="1134" w:type="dxa"/>
          <w:cantSplit/>
        </w:trPr>
        <w:tc>
          <w:tcPr>
            <w:tcW w:w="1040" w:type="dxa"/>
            <w:gridSpan w:val="2"/>
          </w:tcPr>
          <w:p w14:paraId="38D36BD0" w14:textId="77777777" w:rsidR="00AF0CE3" w:rsidRDefault="00AF0CE3" w:rsidP="006F2CA2">
            <w:pPr>
              <w:spacing w:before="60" w:after="60" w:line="240" w:lineRule="auto"/>
              <w:rPr>
                <w:rFonts w:ascii="Times New Roman" w:hAnsi="Times New Roman" w:cs="Times New Roman"/>
                <w:sz w:val="18"/>
                <w:szCs w:val="18"/>
                <w:lang w:val="en-GB" w:eastAsia="en-US"/>
              </w:rPr>
            </w:pPr>
          </w:p>
        </w:tc>
        <w:tc>
          <w:tcPr>
            <w:tcW w:w="5160" w:type="dxa"/>
            <w:gridSpan w:val="3"/>
          </w:tcPr>
          <w:p w14:paraId="21DBEA53" w14:textId="77777777" w:rsidR="00AF0CE3" w:rsidRDefault="00AF0CE3" w:rsidP="006F2CA2">
            <w:pPr>
              <w:spacing w:before="60" w:after="60" w:line="240" w:lineRule="auto"/>
              <w:jc w:val="center"/>
              <w:rPr>
                <w:rFonts w:ascii="Times New Roman" w:hAnsi="Times New Roman" w:cs="Times New Roman"/>
                <w:sz w:val="22"/>
                <w:szCs w:val="20"/>
                <w:lang w:val="en-GB" w:eastAsia="en-US"/>
              </w:rPr>
            </w:pPr>
          </w:p>
        </w:tc>
        <w:tc>
          <w:tcPr>
            <w:tcW w:w="1313" w:type="dxa"/>
          </w:tcPr>
          <w:p w14:paraId="0CB92AE0" w14:textId="77777777" w:rsidR="00AF0CE3" w:rsidRPr="006F2CA2" w:rsidRDefault="00AF0CE3" w:rsidP="006F2CA2">
            <w:pPr>
              <w:spacing w:before="60" w:after="60" w:line="240" w:lineRule="auto"/>
              <w:jc w:val="center"/>
              <w:rPr>
                <w:rFonts w:ascii="Times New Roman" w:hAnsi="Times New Roman" w:cs="Times New Roman"/>
                <w:sz w:val="22"/>
                <w:szCs w:val="20"/>
                <w:lang w:val="en-GB" w:eastAsia="en-US"/>
              </w:rPr>
            </w:pPr>
          </w:p>
        </w:tc>
      </w:tr>
      <w:tr w:rsidR="006F2CA2" w:rsidRPr="006F2CA2" w14:paraId="639B1C86" w14:textId="77777777" w:rsidTr="00AF0CE3">
        <w:trPr>
          <w:gridAfter w:val="1"/>
          <w:divId w:val="2116439976"/>
          <w:wAfter w:w="1134" w:type="dxa"/>
          <w:cantSplit/>
        </w:trPr>
        <w:tc>
          <w:tcPr>
            <w:tcW w:w="1040" w:type="dxa"/>
            <w:gridSpan w:val="2"/>
          </w:tcPr>
          <w:p w14:paraId="635AE9A1" w14:textId="77777777" w:rsidR="00AF0CE3" w:rsidRDefault="00AF0CE3" w:rsidP="00AF0CE3">
            <w:pPr>
              <w:spacing w:before="60" w:after="60" w:line="240" w:lineRule="auto"/>
              <w:ind w:left="851"/>
              <w:jc w:val="center"/>
              <w:rPr>
                <w:rFonts w:ascii="Times New Roman" w:hAnsi="Times New Roman" w:cs="Times New Roman"/>
                <w:sz w:val="18"/>
                <w:szCs w:val="18"/>
                <w:lang w:val="en-GB" w:eastAsia="en-US"/>
              </w:rPr>
            </w:pPr>
          </w:p>
          <w:p w14:paraId="31C1ADF1" w14:textId="77777777" w:rsidR="006F2CA2" w:rsidRPr="006F2CA2" w:rsidRDefault="006F2CA2" w:rsidP="00AF0CE3">
            <w:pPr>
              <w:spacing w:before="60" w:after="60" w:line="240" w:lineRule="auto"/>
              <w:ind w:left="851"/>
              <w:jc w:val="center"/>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GUID=477132cb-6dca-4eae-9395-9dafd577bd25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R.617</w:t>
            </w:r>
          </w:p>
        </w:tc>
        <w:tc>
          <w:tcPr>
            <w:tcW w:w="5160" w:type="dxa"/>
            <w:gridSpan w:val="3"/>
          </w:tcPr>
          <w:p w14:paraId="6E3AB1F7" w14:textId="77777777" w:rsidR="006F2CA2" w:rsidRPr="006F2CA2" w:rsidRDefault="00AF0CE3" w:rsidP="00AF0CE3">
            <w:pPr>
              <w:spacing w:before="60" w:after="60" w:line="240" w:lineRule="auto"/>
              <w:ind w:left="851"/>
              <w:jc w:val="center"/>
              <w:rPr>
                <w:rFonts w:ascii="Times New Roman" w:hAnsi="Times New Roman" w:cs="Times New Roman"/>
                <w:sz w:val="22"/>
                <w:szCs w:val="20"/>
                <w:lang w:val="en-GB" w:eastAsia="en-US"/>
              </w:rPr>
            </w:pPr>
            <w:r>
              <w:rPr>
                <w:rFonts w:ascii="Times New Roman" w:hAnsi="Times New Roman" w:cs="Times New Roman"/>
                <w:sz w:val="22"/>
                <w:szCs w:val="20"/>
                <w:lang w:val="en-GB" w:eastAsia="en-US"/>
              </w:rPr>
              <w:t>FORM 131</w:t>
            </w:r>
          </w:p>
          <w:p w14:paraId="5CCA5281" w14:textId="77777777" w:rsidR="00AF0CE3" w:rsidRDefault="00AF0CE3" w:rsidP="00AF0CE3">
            <w:pPr>
              <w:spacing w:before="60" w:after="60" w:line="240" w:lineRule="auto"/>
              <w:ind w:left="851"/>
              <w:jc w:val="center"/>
              <w:rPr>
                <w:rFonts w:ascii="Times New Roman" w:hAnsi="Times New Roman" w:cs="Times New Roman"/>
                <w:sz w:val="22"/>
                <w:szCs w:val="20"/>
                <w:lang w:val="en-GB" w:eastAsia="en-US"/>
              </w:rPr>
            </w:pPr>
          </w:p>
          <w:p w14:paraId="58CC0FC7" w14:textId="77777777" w:rsidR="006F2CA2" w:rsidRPr="006F2CA2" w:rsidRDefault="006F2CA2" w:rsidP="00AF0CE3">
            <w:pPr>
              <w:spacing w:before="60" w:after="60" w:line="240" w:lineRule="auto"/>
              <w:ind w:left="851"/>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GUID=1f0ab22c-fa6c-4fdc-bc2d-05c1383b5232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SOLICITOR’S UNDERTAKING AS TO EXPENSES</w:t>
            </w:r>
          </w:p>
        </w:tc>
        <w:tc>
          <w:tcPr>
            <w:tcW w:w="1313" w:type="dxa"/>
          </w:tcPr>
          <w:p w14:paraId="27863B3B" w14:textId="77777777" w:rsidR="006F2CA2" w:rsidRPr="006F2CA2" w:rsidRDefault="006F2CA2" w:rsidP="00AF0CE3">
            <w:pPr>
              <w:spacing w:before="60" w:after="60" w:line="240" w:lineRule="auto"/>
              <w:ind w:left="851"/>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GUID=510b0a01-c709-4926-af03-20235d4cd47b </w:instrText>
            </w:r>
            <w:r w:rsidRPr="006F2CA2">
              <w:rPr>
                <w:rFonts w:ascii="Times New Roman" w:hAnsi="Times New Roman" w:cs="Times New Roman"/>
                <w:sz w:val="22"/>
                <w:szCs w:val="20"/>
                <w:lang w:val="en-GB" w:eastAsia="en-US"/>
              </w:rPr>
              <w:fldChar w:fldCharType="end"/>
            </w:r>
          </w:p>
        </w:tc>
      </w:tr>
      <w:tr w:rsidR="006F2CA2" w:rsidRPr="006F2CA2" w14:paraId="789817B2" w14:textId="77777777" w:rsidTr="00AF0CE3">
        <w:trPr>
          <w:gridAfter w:val="1"/>
          <w:divId w:val="2116439976"/>
          <w:wAfter w:w="1134" w:type="dxa"/>
          <w:cantSplit/>
        </w:trPr>
        <w:tc>
          <w:tcPr>
            <w:tcW w:w="7513" w:type="dxa"/>
            <w:gridSpan w:val="6"/>
          </w:tcPr>
          <w:p w14:paraId="50A23591" w14:textId="77777777" w:rsidR="006F2CA2" w:rsidRPr="006F2CA2" w:rsidRDefault="006F2CA2" w:rsidP="00AF0CE3">
            <w:pPr>
              <w:spacing w:before="60" w:after="60" w:line="240" w:lineRule="auto"/>
              <w:ind w:left="851"/>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GUID=5c1d2323-59b6-44ed-bf57-4abc95aa268e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79EDE34C" w14:textId="77777777" w:rsidR="006F2CA2" w:rsidRPr="006F2CA2" w:rsidRDefault="006F2CA2" w:rsidP="00683708">
            <w:pPr>
              <w:spacing w:before="120" w:after="0" w:line="240" w:lineRule="auto"/>
              <w:ind w:left="851"/>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GUID=b4c82c86-e61a-415d-a35e-bfc735f02d54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 (We) hereby undertake to be responsible for all expenses incurred by the Minister for Foreign Affairs in respect of the letter of request issued herein on the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xml:space="preserve"> and on receiving due notification of the amount of such expenses undertake to pay the same as directed by the Registrar of the Family Justice Court.</w:t>
            </w:r>
          </w:p>
          <w:p w14:paraId="3635E2D4" w14:textId="77777777" w:rsidR="006F2CA2" w:rsidRPr="006F2CA2" w:rsidRDefault="006F2CA2" w:rsidP="00683708">
            <w:pPr>
              <w:spacing w:before="120" w:after="0" w:line="240" w:lineRule="auto"/>
              <w:ind w:left="851"/>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GUID=9d5d59f2-9332-4d0c-8b8a-22d8ac03ea42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following have been appointed as agents for the parties in connection with the execution of the above letter of request.</w:t>
            </w:r>
          </w:p>
          <w:p w14:paraId="4C4BC18C" w14:textId="77777777" w:rsidR="006F2CA2" w:rsidRPr="006F2CA2" w:rsidRDefault="006F2CA2" w:rsidP="00683708">
            <w:pPr>
              <w:spacing w:before="120" w:after="0" w:line="240" w:lineRule="auto"/>
              <w:ind w:left="851"/>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GUID=dfb7cf0b-3a9f-43b3-813a-82bcbbaf7709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Plaintiff’s Agent:</w:t>
            </w:r>
          </w:p>
          <w:p w14:paraId="114CEC3B" w14:textId="77777777" w:rsidR="006F2CA2" w:rsidRPr="006F2CA2" w:rsidRDefault="006F2CA2" w:rsidP="00683708">
            <w:pPr>
              <w:spacing w:before="60" w:after="60" w:line="240" w:lineRule="auto"/>
              <w:ind w:left="851"/>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GUID=2676c766-8eb2-467a-8a9c-6ab9ff700838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of</w:t>
            </w:r>
          </w:p>
          <w:p w14:paraId="4F0F5B24" w14:textId="77777777" w:rsidR="006F2CA2" w:rsidRPr="006F2CA2" w:rsidRDefault="006F2CA2" w:rsidP="00683708">
            <w:pPr>
              <w:spacing w:before="120" w:after="0" w:line="240" w:lineRule="auto"/>
              <w:ind w:left="851"/>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GUID=15c885d9-b5ca-4cd1-b24c-5c9012d9d1e1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Defendant’s Agent:</w:t>
            </w:r>
          </w:p>
          <w:p w14:paraId="1B284767" w14:textId="77777777" w:rsidR="006F2CA2" w:rsidRPr="006F2CA2" w:rsidRDefault="006F2CA2" w:rsidP="00683708">
            <w:pPr>
              <w:spacing w:before="60" w:after="60" w:line="240" w:lineRule="auto"/>
              <w:ind w:left="851"/>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GUID=98008410-8d00-4570-953b-3fcc2695998a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of</w:t>
            </w:r>
          </w:p>
          <w:p w14:paraId="7347ED4B" w14:textId="77777777" w:rsidR="006F2CA2" w:rsidRPr="006F2CA2" w:rsidRDefault="006F2CA2" w:rsidP="00AF0CE3">
            <w:pPr>
              <w:spacing w:before="120" w:after="0" w:line="240" w:lineRule="auto"/>
              <w:ind w:left="851"/>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GUID=5502953b-e10f-43f0-8936-0f1767412f5c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29673CE6" w14:textId="77777777" w:rsidR="006F2CA2" w:rsidRPr="006F2CA2" w:rsidRDefault="006F2CA2" w:rsidP="00683708">
            <w:pPr>
              <w:spacing w:before="60" w:after="60" w:line="240" w:lineRule="auto"/>
              <w:ind w:left="851"/>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GUID=b4b94c8a-8f49-41d3-a88e-d870aafd22f7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Solicitor for the</w:t>
            </w:r>
          </w:p>
        </w:tc>
      </w:tr>
    </w:tbl>
    <w:p w14:paraId="7DD20730" w14:textId="77777777" w:rsidR="006F2CA2" w:rsidRDefault="006F2CA2" w:rsidP="00AF0CE3">
      <w:pPr>
        <w:spacing w:before="0" w:after="200" w:line="276" w:lineRule="auto"/>
        <w:ind w:left="851"/>
        <w:jc w:val="center"/>
        <w:divId w:val="2116439976"/>
        <w:rPr>
          <w:rFonts w:ascii="Times New Roman" w:hAnsi="Times New Roman" w:cs="Times New Roman"/>
          <w:sz w:val="26"/>
          <w:szCs w:val="20"/>
          <w:lang w:val="en-GB" w:eastAsia="en-US"/>
        </w:rPr>
      </w:pPr>
    </w:p>
    <w:p w14:paraId="7D6AC2A1" w14:textId="77777777" w:rsidR="00A1223F" w:rsidRDefault="00A1223F" w:rsidP="00AF0CE3">
      <w:pPr>
        <w:spacing w:before="0" w:after="200" w:line="276" w:lineRule="auto"/>
        <w:ind w:left="851"/>
        <w:jc w:val="center"/>
        <w:divId w:val="2116439976"/>
        <w:rPr>
          <w:rFonts w:ascii="Times New Roman" w:hAnsi="Times New Roman" w:cs="Times New Roman"/>
          <w:sz w:val="26"/>
          <w:szCs w:val="20"/>
          <w:lang w:val="en-GB" w:eastAsia="en-US"/>
        </w:rPr>
      </w:pPr>
    </w:p>
    <w:p w14:paraId="03B9A6FC" w14:textId="77777777" w:rsidR="00AF0CE3" w:rsidRDefault="00AF0CE3" w:rsidP="00AF0CE3">
      <w:pPr>
        <w:spacing w:before="0" w:after="200" w:line="276" w:lineRule="auto"/>
        <w:ind w:left="851"/>
        <w:jc w:val="center"/>
        <w:divId w:val="2116439976"/>
        <w:rPr>
          <w:rFonts w:ascii="Times New Roman" w:hAnsi="Times New Roman" w:cs="Times New Roman"/>
          <w:sz w:val="26"/>
          <w:szCs w:val="20"/>
          <w:lang w:val="en-GB" w:eastAsia="en-US"/>
        </w:rPr>
      </w:pPr>
    </w:p>
    <w:p w14:paraId="0447B4D8" w14:textId="77777777" w:rsidR="00AF0CE3" w:rsidRDefault="00AF0CE3" w:rsidP="00AF0CE3">
      <w:pPr>
        <w:spacing w:before="0" w:after="200" w:line="276" w:lineRule="auto"/>
        <w:ind w:left="851"/>
        <w:jc w:val="center"/>
        <w:divId w:val="2116439976"/>
        <w:rPr>
          <w:rFonts w:ascii="Times New Roman" w:hAnsi="Times New Roman" w:cs="Times New Roman"/>
          <w:sz w:val="26"/>
          <w:szCs w:val="20"/>
          <w:lang w:val="en-GB" w:eastAsia="en-US"/>
        </w:rPr>
      </w:pPr>
    </w:p>
    <w:p w14:paraId="4DF164C9" w14:textId="77777777" w:rsidR="00AF0CE3" w:rsidRDefault="00AF0CE3" w:rsidP="00AF0CE3">
      <w:pPr>
        <w:spacing w:before="0" w:after="200" w:line="276" w:lineRule="auto"/>
        <w:ind w:left="851"/>
        <w:jc w:val="center"/>
        <w:divId w:val="2116439976"/>
        <w:rPr>
          <w:rFonts w:ascii="Times New Roman" w:hAnsi="Times New Roman" w:cs="Times New Roman"/>
          <w:sz w:val="26"/>
          <w:szCs w:val="20"/>
          <w:lang w:val="en-GB" w:eastAsia="en-US"/>
        </w:rPr>
      </w:pPr>
    </w:p>
    <w:p w14:paraId="40B45434" w14:textId="77777777" w:rsidR="00AF0CE3" w:rsidRDefault="00AF0CE3" w:rsidP="00AF0CE3">
      <w:pPr>
        <w:spacing w:before="0" w:after="200" w:line="276" w:lineRule="auto"/>
        <w:ind w:left="851"/>
        <w:jc w:val="center"/>
        <w:divId w:val="2116439976"/>
        <w:rPr>
          <w:rFonts w:ascii="Times New Roman" w:hAnsi="Times New Roman" w:cs="Times New Roman"/>
          <w:sz w:val="26"/>
          <w:szCs w:val="20"/>
          <w:lang w:val="en-GB" w:eastAsia="en-US"/>
        </w:rPr>
      </w:pPr>
    </w:p>
    <w:p w14:paraId="610F18EB" w14:textId="77777777" w:rsidR="00AF0CE3" w:rsidRDefault="00AF0CE3" w:rsidP="00AF0CE3">
      <w:pPr>
        <w:spacing w:before="0" w:after="200" w:line="276" w:lineRule="auto"/>
        <w:ind w:left="851"/>
        <w:jc w:val="center"/>
        <w:divId w:val="2116439976"/>
        <w:rPr>
          <w:rFonts w:ascii="Times New Roman" w:hAnsi="Times New Roman" w:cs="Times New Roman"/>
          <w:sz w:val="26"/>
          <w:szCs w:val="20"/>
          <w:lang w:val="en-GB" w:eastAsia="en-US"/>
        </w:rPr>
      </w:pPr>
    </w:p>
    <w:p w14:paraId="1B3BDAE5" w14:textId="77777777" w:rsidR="00AF0CE3" w:rsidRDefault="00AF0CE3" w:rsidP="00AF0CE3">
      <w:pPr>
        <w:spacing w:before="0" w:after="200" w:line="276" w:lineRule="auto"/>
        <w:ind w:left="851"/>
        <w:jc w:val="center"/>
        <w:divId w:val="2116439976"/>
        <w:rPr>
          <w:rFonts w:ascii="Times New Roman" w:hAnsi="Times New Roman" w:cs="Times New Roman"/>
          <w:sz w:val="26"/>
          <w:szCs w:val="20"/>
          <w:lang w:val="en-GB" w:eastAsia="en-US"/>
        </w:rPr>
      </w:pPr>
    </w:p>
    <w:p w14:paraId="62494FC4" w14:textId="77777777" w:rsidR="00AF0CE3" w:rsidRDefault="00AF0CE3" w:rsidP="00AF0CE3">
      <w:pPr>
        <w:spacing w:before="0" w:after="200" w:line="276" w:lineRule="auto"/>
        <w:ind w:left="851"/>
        <w:jc w:val="center"/>
        <w:divId w:val="2116439976"/>
        <w:rPr>
          <w:rFonts w:ascii="Times New Roman" w:hAnsi="Times New Roman" w:cs="Times New Roman"/>
          <w:sz w:val="26"/>
          <w:szCs w:val="20"/>
          <w:lang w:val="en-GB" w:eastAsia="en-US"/>
        </w:rPr>
      </w:pPr>
    </w:p>
    <w:p w14:paraId="31860478" w14:textId="77777777" w:rsidR="00AF0CE3" w:rsidRDefault="00AF0CE3" w:rsidP="00AF0CE3">
      <w:pPr>
        <w:spacing w:before="0" w:after="200" w:line="276" w:lineRule="auto"/>
        <w:ind w:left="851"/>
        <w:jc w:val="center"/>
        <w:divId w:val="2116439976"/>
        <w:rPr>
          <w:rFonts w:ascii="Times New Roman" w:hAnsi="Times New Roman" w:cs="Times New Roman"/>
          <w:sz w:val="26"/>
          <w:szCs w:val="20"/>
          <w:lang w:val="en-GB" w:eastAsia="en-US"/>
        </w:rPr>
      </w:pPr>
    </w:p>
    <w:p w14:paraId="7D664981" w14:textId="77777777" w:rsidR="00AF0CE3" w:rsidRDefault="00AF0CE3" w:rsidP="00AF0CE3">
      <w:pPr>
        <w:spacing w:before="0" w:after="200" w:line="276" w:lineRule="auto"/>
        <w:ind w:left="851"/>
        <w:jc w:val="center"/>
        <w:divId w:val="2116439976"/>
        <w:rPr>
          <w:rFonts w:ascii="Times New Roman" w:hAnsi="Times New Roman" w:cs="Times New Roman"/>
          <w:sz w:val="26"/>
          <w:szCs w:val="20"/>
          <w:lang w:val="en-GB" w:eastAsia="en-US"/>
        </w:rPr>
      </w:pPr>
    </w:p>
    <w:p w14:paraId="581ED8DE" w14:textId="77777777" w:rsidR="00AF0CE3" w:rsidRDefault="00AF0CE3" w:rsidP="00AF0CE3">
      <w:pPr>
        <w:spacing w:before="0" w:after="200" w:line="276" w:lineRule="auto"/>
        <w:ind w:left="851"/>
        <w:jc w:val="center"/>
        <w:divId w:val="2116439976"/>
        <w:rPr>
          <w:rFonts w:ascii="Times New Roman" w:hAnsi="Times New Roman" w:cs="Times New Roman"/>
          <w:sz w:val="26"/>
          <w:szCs w:val="20"/>
          <w:lang w:val="en-GB" w:eastAsia="en-US"/>
        </w:rPr>
      </w:pPr>
    </w:p>
    <w:p w14:paraId="327291FE" w14:textId="77777777" w:rsidR="00AF0CE3" w:rsidRDefault="00AF0CE3" w:rsidP="00AF0CE3">
      <w:pPr>
        <w:spacing w:before="0" w:after="200" w:line="276" w:lineRule="auto"/>
        <w:ind w:left="851"/>
        <w:jc w:val="center"/>
        <w:divId w:val="2116439976"/>
        <w:rPr>
          <w:rFonts w:ascii="Times New Roman" w:hAnsi="Times New Roman" w:cs="Times New Roman"/>
          <w:sz w:val="26"/>
          <w:szCs w:val="20"/>
          <w:lang w:val="en-GB" w:eastAsia="en-US"/>
        </w:rPr>
      </w:pPr>
    </w:p>
    <w:p w14:paraId="705792D7" w14:textId="77777777" w:rsidR="00AF0CE3" w:rsidRDefault="00AF0CE3" w:rsidP="00AF0CE3">
      <w:pPr>
        <w:spacing w:before="0" w:after="200" w:line="276" w:lineRule="auto"/>
        <w:ind w:left="851"/>
        <w:jc w:val="center"/>
        <w:divId w:val="2116439976"/>
        <w:rPr>
          <w:rFonts w:ascii="Times New Roman" w:hAnsi="Times New Roman" w:cs="Times New Roman"/>
          <w:sz w:val="26"/>
          <w:szCs w:val="20"/>
          <w:lang w:val="en-GB" w:eastAsia="en-US"/>
        </w:rPr>
      </w:pPr>
    </w:p>
    <w:p w14:paraId="6AA92C94" w14:textId="77777777" w:rsidR="00AF0CE3" w:rsidRPr="006F2CA2" w:rsidRDefault="00AF0CE3" w:rsidP="00AF0CE3">
      <w:pPr>
        <w:spacing w:before="0" w:after="200" w:line="276" w:lineRule="auto"/>
        <w:ind w:left="851"/>
        <w:jc w:val="center"/>
        <w:divId w:val="2116439976"/>
        <w:rPr>
          <w:rFonts w:ascii="Times New Roman" w:hAnsi="Times New Roman" w:cs="Times New Roman"/>
          <w:sz w:val="26"/>
          <w:szCs w:val="20"/>
          <w:lang w:val="en-GB" w:eastAsia="en-US"/>
        </w:rPr>
      </w:pPr>
    </w:p>
    <w:tbl>
      <w:tblPr>
        <w:tblW w:w="7655" w:type="dxa"/>
        <w:tblInd w:w="142" w:type="dxa"/>
        <w:tblLook w:val="04A0" w:firstRow="1" w:lastRow="0" w:firstColumn="1" w:lastColumn="0" w:noHBand="0" w:noVBand="1"/>
      </w:tblPr>
      <w:tblGrid>
        <w:gridCol w:w="1503"/>
        <w:gridCol w:w="4355"/>
        <w:gridCol w:w="1797"/>
      </w:tblGrid>
      <w:tr w:rsidR="006F2CA2" w:rsidRPr="006F2CA2" w14:paraId="171BDB58" w14:textId="77777777" w:rsidTr="00AF0CE3">
        <w:trPr>
          <w:divId w:val="2116439976"/>
          <w:cantSplit/>
        </w:trPr>
        <w:tc>
          <w:tcPr>
            <w:tcW w:w="1503" w:type="dxa"/>
          </w:tcPr>
          <w:p w14:paraId="772007F3" w14:textId="77777777" w:rsidR="00AF0CE3" w:rsidRDefault="00AF0CE3" w:rsidP="00AF0CE3">
            <w:pPr>
              <w:spacing w:before="60" w:after="60" w:line="240" w:lineRule="auto"/>
              <w:ind w:left="851"/>
              <w:jc w:val="center"/>
              <w:rPr>
                <w:rFonts w:ascii="Times New Roman" w:hAnsi="Times New Roman" w:cs="Times New Roman"/>
                <w:sz w:val="18"/>
                <w:szCs w:val="18"/>
                <w:lang w:val="en-GB" w:eastAsia="en-US"/>
              </w:rPr>
            </w:pPr>
          </w:p>
          <w:p w14:paraId="22DDDB7B" w14:textId="77777777" w:rsidR="006F2CA2" w:rsidRPr="006F2CA2" w:rsidRDefault="006F2CA2" w:rsidP="00AF0CE3">
            <w:pPr>
              <w:spacing w:before="60" w:after="60" w:line="240" w:lineRule="auto"/>
              <w:ind w:left="851"/>
              <w:jc w:val="center"/>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GUID=5e65d710-ee8c-470d-bbd1-1228827bce11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R.642</w:t>
            </w:r>
          </w:p>
        </w:tc>
        <w:tc>
          <w:tcPr>
            <w:tcW w:w="4355" w:type="dxa"/>
          </w:tcPr>
          <w:p w14:paraId="3439CE3C" w14:textId="77777777" w:rsidR="006F2CA2" w:rsidRDefault="00AF0CE3" w:rsidP="00AF0CE3">
            <w:pPr>
              <w:spacing w:before="60" w:after="60" w:line="240" w:lineRule="auto"/>
              <w:ind w:left="851"/>
              <w:jc w:val="center"/>
              <w:rPr>
                <w:rFonts w:ascii="Times New Roman" w:hAnsi="Times New Roman" w:cs="Times New Roman"/>
                <w:sz w:val="22"/>
                <w:szCs w:val="20"/>
                <w:lang w:val="en-GB" w:eastAsia="en-US"/>
              </w:rPr>
            </w:pPr>
            <w:r>
              <w:rPr>
                <w:rFonts w:ascii="Times New Roman" w:hAnsi="Times New Roman" w:cs="Times New Roman"/>
                <w:sz w:val="22"/>
                <w:szCs w:val="20"/>
                <w:lang w:val="en-GB" w:eastAsia="en-US"/>
              </w:rPr>
              <w:t>FORM 132</w:t>
            </w:r>
          </w:p>
          <w:p w14:paraId="28A99164" w14:textId="77777777" w:rsidR="00AF0CE3" w:rsidRPr="006F2CA2" w:rsidRDefault="00AF0CE3" w:rsidP="00AF0CE3">
            <w:pPr>
              <w:spacing w:before="60" w:after="60" w:line="240" w:lineRule="auto"/>
              <w:ind w:left="851"/>
              <w:jc w:val="center"/>
              <w:rPr>
                <w:rFonts w:ascii="Times New Roman" w:hAnsi="Times New Roman" w:cs="Times New Roman"/>
                <w:sz w:val="22"/>
                <w:szCs w:val="20"/>
                <w:lang w:val="en-GB" w:eastAsia="en-US"/>
              </w:rPr>
            </w:pPr>
          </w:p>
          <w:p w14:paraId="0C3B68A5" w14:textId="77777777" w:rsidR="006F2CA2" w:rsidRPr="006F2CA2" w:rsidRDefault="006F2CA2" w:rsidP="00AF0CE3">
            <w:pPr>
              <w:spacing w:before="60" w:after="60" w:line="240" w:lineRule="auto"/>
              <w:ind w:left="851"/>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GUID=f1dcbb29-c3c2-4e91-9962-4d5bdac6e843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FORMS OF ATTESTATION</w:t>
            </w:r>
            <w:r w:rsidRPr="006F2CA2">
              <w:rPr>
                <w:rFonts w:ascii="Times New Roman" w:hAnsi="Times New Roman" w:cs="Times New Roman"/>
                <w:sz w:val="22"/>
                <w:szCs w:val="20"/>
                <w:vertAlign w:val="superscript"/>
                <w:lang w:val="en-GB" w:eastAsia="en-US"/>
              </w:rPr>
              <w:t>6</w:t>
            </w:r>
          </w:p>
        </w:tc>
        <w:tc>
          <w:tcPr>
            <w:tcW w:w="1797" w:type="dxa"/>
          </w:tcPr>
          <w:p w14:paraId="5E2A4813" w14:textId="77777777" w:rsidR="006F2CA2" w:rsidRPr="006F2CA2" w:rsidRDefault="006F2CA2" w:rsidP="00AF0CE3">
            <w:pPr>
              <w:spacing w:before="60" w:after="60" w:line="240" w:lineRule="auto"/>
              <w:ind w:left="851"/>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GUID=91802684-7bcd-45ed-adec-f95afadd25fe </w:instrText>
            </w:r>
            <w:r w:rsidRPr="006F2CA2">
              <w:rPr>
                <w:rFonts w:ascii="Times New Roman" w:hAnsi="Times New Roman" w:cs="Times New Roman"/>
                <w:sz w:val="22"/>
                <w:szCs w:val="20"/>
                <w:lang w:val="en-GB" w:eastAsia="en-US"/>
              </w:rPr>
              <w:fldChar w:fldCharType="end"/>
            </w:r>
          </w:p>
        </w:tc>
      </w:tr>
      <w:tr w:rsidR="006F2CA2" w:rsidRPr="006F2CA2" w14:paraId="1DEE8735" w14:textId="77777777" w:rsidTr="00AF0CE3">
        <w:trPr>
          <w:divId w:val="2116439976"/>
          <w:cantSplit/>
        </w:trPr>
        <w:tc>
          <w:tcPr>
            <w:tcW w:w="7655" w:type="dxa"/>
            <w:gridSpan w:val="3"/>
          </w:tcPr>
          <w:p w14:paraId="22BA7BAA" w14:textId="77777777" w:rsidR="006F2CA2" w:rsidRPr="006F2CA2" w:rsidRDefault="006F2CA2" w:rsidP="00AF0CE3">
            <w:pPr>
              <w:spacing w:before="60" w:after="60" w:line="240" w:lineRule="auto"/>
              <w:ind w:left="851"/>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GUID=af319757-5ee0-4790-992e-fd4775f96977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6726E12D" w14:textId="77777777" w:rsidR="006F2CA2" w:rsidRPr="006F2CA2" w:rsidRDefault="006F2CA2" w:rsidP="002D4084">
            <w:pPr>
              <w:spacing w:before="120" w:after="0" w:line="240" w:lineRule="auto"/>
              <w:ind w:left="851"/>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GUID=15d3e1df-4bad-44b7-b164-67f799c21848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r>
            <w:r w:rsidRPr="006F2CA2">
              <w:rPr>
                <w:rFonts w:ascii="Times New Roman" w:hAnsi="Times New Roman" w:cs="Times New Roman"/>
                <w:i/>
                <w:sz w:val="22"/>
                <w:szCs w:val="20"/>
                <w:lang w:val="en-GB" w:eastAsia="en-US"/>
              </w:rPr>
              <w:t>To an affidavit by one deponent.</w:t>
            </w:r>
          </w:p>
          <w:p w14:paraId="599972EF" w14:textId="77777777" w:rsidR="006F2CA2" w:rsidRPr="006F2CA2" w:rsidRDefault="006F2CA2" w:rsidP="002D4084">
            <w:pPr>
              <w:spacing w:before="120" w:after="0" w:line="240" w:lineRule="auto"/>
              <w:ind w:left="851"/>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GUID=84e9f6fc-cb33-4ca6-8fc9-95b94970eab2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Sworn (or affirmed) on the        day of                             20       at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through the interpretation of                             ).</w:t>
            </w:r>
          </w:p>
          <w:p w14:paraId="6EDB10C4" w14:textId="77777777" w:rsidR="006F2CA2" w:rsidRPr="006F2CA2" w:rsidRDefault="006F2CA2" w:rsidP="002D4084">
            <w:pPr>
              <w:spacing w:before="60" w:after="60" w:line="240" w:lineRule="auto"/>
              <w:ind w:left="851"/>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GUID=82d3e656-6d1a-491b-9b8a-ab7b9c1e6abc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Before me</w:t>
            </w:r>
          </w:p>
          <w:p w14:paraId="651F1627" w14:textId="77777777" w:rsidR="006F2CA2" w:rsidRPr="006F2CA2" w:rsidRDefault="006F2CA2" w:rsidP="002D4084">
            <w:pPr>
              <w:spacing w:before="60" w:after="60" w:line="240" w:lineRule="auto"/>
              <w:ind w:left="851"/>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GUID=fd4ff136-f360-4d8e-9421-6551a05f679e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Commissioner for Oaths.</w:t>
            </w:r>
          </w:p>
          <w:p w14:paraId="74A1C62F" w14:textId="77777777" w:rsidR="006F2CA2" w:rsidRPr="006F2CA2" w:rsidRDefault="006F2CA2" w:rsidP="002D4084">
            <w:pPr>
              <w:spacing w:before="120" w:after="0" w:line="240" w:lineRule="auto"/>
              <w:ind w:left="851"/>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GUID=77dc5dff-f402-4729-847c-5d3aceee86f3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r>
            <w:r w:rsidRPr="006F2CA2">
              <w:rPr>
                <w:rFonts w:ascii="Times New Roman" w:hAnsi="Times New Roman" w:cs="Times New Roman"/>
                <w:i/>
                <w:sz w:val="22"/>
                <w:szCs w:val="20"/>
                <w:lang w:val="en-GB" w:eastAsia="en-US"/>
              </w:rPr>
              <w:t>To an affidavit by 2 or more deponents.</w:t>
            </w:r>
          </w:p>
          <w:p w14:paraId="7D3CE81D" w14:textId="77777777" w:rsidR="006F2CA2" w:rsidRPr="006F2CA2" w:rsidRDefault="006F2CA2" w:rsidP="002D4084">
            <w:pPr>
              <w:spacing w:before="120" w:after="0" w:line="240" w:lineRule="auto"/>
              <w:ind w:left="851"/>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GUID=b44b2d01-48a8-4757-ad51-5e150b62691e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Sworn (or affirmed) by the deponents                    and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or by both (or all) of the abovenamed deponents) on the        day of                          20        at (through the interpretation of                       ).</w:t>
            </w:r>
          </w:p>
          <w:p w14:paraId="24A1A83B" w14:textId="77777777" w:rsidR="006F2CA2" w:rsidRPr="006F2CA2" w:rsidRDefault="006F2CA2" w:rsidP="002D4084">
            <w:pPr>
              <w:spacing w:before="60" w:after="60" w:line="240" w:lineRule="auto"/>
              <w:ind w:left="851"/>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GUID=b4eebcd5-745a-4274-a6ff-d5519b19cb9a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Before me</w:t>
            </w:r>
          </w:p>
          <w:p w14:paraId="68BFB779" w14:textId="77777777" w:rsidR="006F2CA2" w:rsidRPr="006F2CA2" w:rsidRDefault="006F2CA2" w:rsidP="002D4084">
            <w:pPr>
              <w:spacing w:before="60" w:after="60" w:line="240" w:lineRule="auto"/>
              <w:ind w:left="851"/>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GUID=0747f2ca-8086-4510-94c6-19532685f35a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Commissioner for Oaths.</w:t>
            </w:r>
          </w:p>
        </w:tc>
      </w:tr>
      <w:tr w:rsidR="006F2CA2" w:rsidRPr="006F2CA2" w14:paraId="75060384" w14:textId="77777777" w:rsidTr="00AF0CE3">
        <w:trPr>
          <w:divId w:val="2116439976"/>
          <w:cantSplit/>
        </w:trPr>
        <w:tc>
          <w:tcPr>
            <w:tcW w:w="7655" w:type="dxa"/>
            <w:gridSpan w:val="3"/>
          </w:tcPr>
          <w:p w14:paraId="62C5C575" w14:textId="77777777" w:rsidR="006F2CA2" w:rsidRPr="006F2CA2" w:rsidRDefault="006F2CA2" w:rsidP="002D4084">
            <w:pPr>
              <w:spacing w:before="120" w:after="0" w:line="240" w:lineRule="auto"/>
              <w:ind w:firstLine="884"/>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GUID=25539d6a-9236-46f4-955f-91ba42809923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c</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r>
            <w:r w:rsidRPr="006F2CA2">
              <w:rPr>
                <w:rFonts w:ascii="Times New Roman" w:hAnsi="Times New Roman" w:cs="Times New Roman"/>
                <w:i/>
                <w:sz w:val="22"/>
                <w:szCs w:val="20"/>
                <w:lang w:val="en-GB" w:eastAsia="en-US"/>
              </w:rPr>
              <w:t>To an affidavit by an illiterate or blind person.</w:t>
            </w:r>
          </w:p>
          <w:p w14:paraId="5835051A" w14:textId="77777777" w:rsidR="006F2CA2" w:rsidRPr="006F2CA2" w:rsidRDefault="006F2CA2" w:rsidP="002D4084">
            <w:pPr>
              <w:spacing w:before="120" w:after="0" w:line="240" w:lineRule="auto"/>
              <w:ind w:firstLine="884"/>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GUID=e4383e3e-2bd3-4f18-a8d8-6df1cb4d6fad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Sworn (or affirmed) on the      day of                     20     at                   </w:t>
            </w:r>
            <w:proofErr w:type="gramStart"/>
            <w:r w:rsidRPr="006F2CA2">
              <w:rPr>
                <w:rFonts w:ascii="Times New Roman" w:hAnsi="Times New Roman" w:cs="Times New Roman"/>
                <w:sz w:val="22"/>
                <w:szCs w:val="20"/>
                <w:lang w:val="en-GB" w:eastAsia="en-US"/>
              </w:rPr>
              <w:t>  .</w:t>
            </w:r>
            <w:proofErr w:type="gramEnd"/>
          </w:p>
          <w:p w14:paraId="051189FF" w14:textId="77777777" w:rsidR="006F2CA2" w:rsidRPr="006F2CA2" w:rsidRDefault="006F2CA2" w:rsidP="002D4084">
            <w:pPr>
              <w:spacing w:before="120" w:after="0" w:line="240" w:lineRule="auto"/>
              <w:ind w:left="884"/>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GUID=02ca2da7-9efd-4f77-942e-c4cae8021ec9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 having truly, distinctly and audibly read over the contents of the above affidavit (add if exhibits are referred to in the affidavit “and explained the nature and effect of the exhibits therein referred to”) to the said deponent who seemed perfectly to understand the same and who made his mark thereto in my presence (through the interpretation of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w:t>
            </w:r>
          </w:p>
          <w:p w14:paraId="0CE79D0F"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GUID=9df3b17e-ab8a-41ab-8ef2-9c164a52947d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Before me</w:t>
            </w:r>
          </w:p>
          <w:p w14:paraId="2C80FC60"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GUID=3f614bf0-4ec2-42e7-9210-ef4721b04a66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Commissioner for Oaths.</w:t>
            </w:r>
          </w:p>
          <w:p w14:paraId="6B5EC3FE" w14:textId="77777777" w:rsidR="006F2CA2" w:rsidRPr="006F2CA2" w:rsidRDefault="006F2CA2" w:rsidP="002D4084">
            <w:pPr>
              <w:spacing w:before="120" w:after="0" w:line="240" w:lineRule="auto"/>
              <w:ind w:firstLine="884"/>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GUID=801ccd9e-934e-412e-bd37-c13e7ffe882e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d</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r>
            <w:r w:rsidRPr="006F2CA2">
              <w:rPr>
                <w:rFonts w:ascii="Times New Roman" w:hAnsi="Times New Roman" w:cs="Times New Roman"/>
                <w:i/>
                <w:sz w:val="22"/>
                <w:szCs w:val="20"/>
                <w:lang w:val="en-GB" w:eastAsia="en-US"/>
              </w:rPr>
              <w:t>To an affidavit by a person who does not understand English.</w:t>
            </w:r>
          </w:p>
          <w:p w14:paraId="2D91CE4D" w14:textId="77777777" w:rsidR="006F2CA2" w:rsidRPr="006F2CA2" w:rsidRDefault="006F2CA2" w:rsidP="002D4084">
            <w:pPr>
              <w:spacing w:before="120" w:after="0" w:line="240" w:lineRule="auto"/>
              <w:ind w:left="884"/>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GUID=73345931-c982-4557-a0f8-760eab7e15df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Sworn (or affirmed) on the        day of                              20       at               through the interpretation of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if the interpreter is not a Court Interpreter add the following:</w:t>
            </w:r>
          </w:p>
          <w:p w14:paraId="4DA43085" w14:textId="77777777" w:rsidR="006F2CA2" w:rsidRPr="006F2CA2" w:rsidRDefault="006F2CA2" w:rsidP="002D4084">
            <w:pPr>
              <w:spacing w:before="60" w:after="60" w:line="240" w:lineRule="auto"/>
              <w:ind w:left="884"/>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GUID=a03019b3-51cc-4c79-8ff3-04e318bfa620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said                     having been first sworn that he had truly, distinctly, and audibly translated the contents of his affidavit to the deponent                         and that he would truly and faithfully interpret the oath (or affirmation) about to be administered unto him the said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w:t>
            </w:r>
          </w:p>
          <w:p w14:paraId="2EE64246"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GUID=d4f536ab-6630-4425-afee-eb24c2a5a7c6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Before me</w:t>
            </w:r>
          </w:p>
          <w:p w14:paraId="528936BE"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GUID=6ad32ec8-cc24-4dc3-bb65-009df8735526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Commissioner for Oaths.</w:t>
            </w:r>
          </w:p>
        </w:tc>
      </w:tr>
    </w:tbl>
    <w:p w14:paraId="02C1DFC2" w14:textId="77777777" w:rsidR="006F2CA2" w:rsidRPr="006F2CA2" w:rsidRDefault="006F2CA2" w:rsidP="006F2CA2">
      <w:pPr>
        <w:spacing w:before="0" w:after="200" w:line="276" w:lineRule="auto"/>
        <w:jc w:val="center"/>
        <w:divId w:val="2116439976"/>
        <w:rPr>
          <w:rFonts w:ascii="Times New Roman" w:hAnsi="Times New Roman" w:cs="Times New Roman"/>
          <w:sz w:val="26"/>
          <w:szCs w:val="20"/>
          <w:lang w:val="en-GB" w:eastAsia="en-US"/>
        </w:rPr>
      </w:pPr>
    </w:p>
    <w:p w14:paraId="62B1D23E"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7180" w:type="dxa"/>
        <w:tblInd w:w="567" w:type="dxa"/>
        <w:tblLook w:val="04A0" w:firstRow="1" w:lastRow="0" w:firstColumn="1" w:lastColumn="0" w:noHBand="0" w:noVBand="1"/>
      </w:tblPr>
      <w:tblGrid>
        <w:gridCol w:w="1040"/>
        <w:gridCol w:w="1380"/>
        <w:gridCol w:w="600"/>
        <w:gridCol w:w="4160"/>
      </w:tblGrid>
      <w:tr w:rsidR="006F2CA2" w:rsidRPr="006F2CA2" w14:paraId="30EED9E6" w14:textId="77777777" w:rsidTr="00AF0CE3">
        <w:trPr>
          <w:divId w:val="2116439976"/>
          <w:cantSplit/>
        </w:trPr>
        <w:tc>
          <w:tcPr>
            <w:tcW w:w="7180" w:type="dxa"/>
            <w:gridSpan w:val="4"/>
          </w:tcPr>
          <w:p w14:paraId="5ADB7A47"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GUID=be607f23-088c-4296-a382-b300697f5de0 </w:instrText>
            </w:r>
            <w:r w:rsidRPr="006F2CA2">
              <w:rPr>
                <w:rFonts w:ascii="Times New Roman" w:hAnsi="Times New Roman" w:cs="Times New Roman"/>
                <w:sz w:val="22"/>
                <w:szCs w:val="20"/>
                <w:lang w:val="en-GB" w:eastAsia="en-US"/>
              </w:rPr>
              <w:fldChar w:fldCharType="end"/>
            </w:r>
            <w:r w:rsidR="00AF0CE3">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133</w:t>
            </w:r>
          </w:p>
        </w:tc>
      </w:tr>
      <w:tr w:rsidR="006F2CA2" w:rsidRPr="006F2CA2" w14:paraId="5B6AC58B" w14:textId="77777777" w:rsidTr="00AF0CE3">
        <w:trPr>
          <w:gridAfter w:val="1"/>
          <w:divId w:val="2116439976"/>
          <w:wAfter w:w="4160" w:type="dxa"/>
          <w:cantSplit/>
        </w:trPr>
        <w:tc>
          <w:tcPr>
            <w:tcW w:w="1040" w:type="dxa"/>
          </w:tcPr>
          <w:p w14:paraId="562A19CE"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GUID=667338ab-b7ca-488c-864c-aa1a7051afa1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R.657</w:t>
            </w:r>
          </w:p>
        </w:tc>
        <w:tc>
          <w:tcPr>
            <w:tcW w:w="1980" w:type="dxa"/>
            <w:gridSpan w:val="2"/>
          </w:tcPr>
          <w:p w14:paraId="282CD817"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GUID=2711f7e6-c361-4818-a05c-1111333b55de </w:instrText>
            </w:r>
            <w:r w:rsidRPr="006F2CA2">
              <w:rPr>
                <w:rFonts w:ascii="Times New Roman" w:hAnsi="Times New Roman" w:cs="Times New Roman"/>
                <w:sz w:val="22"/>
                <w:szCs w:val="20"/>
                <w:lang w:val="en-GB" w:eastAsia="en-US"/>
              </w:rPr>
              <w:fldChar w:fldCharType="end"/>
            </w:r>
          </w:p>
        </w:tc>
      </w:tr>
      <w:tr w:rsidR="006F2CA2" w:rsidRPr="006F2CA2" w14:paraId="461853E9" w14:textId="77777777" w:rsidTr="00AF0CE3">
        <w:trPr>
          <w:divId w:val="2116439976"/>
          <w:cantSplit/>
          <w:trHeight w:val="2160"/>
        </w:trPr>
        <w:tc>
          <w:tcPr>
            <w:tcW w:w="7180" w:type="dxa"/>
            <w:gridSpan w:val="4"/>
          </w:tcPr>
          <w:p w14:paraId="2A29418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CONSENT OF LITIGATION REPRESENTATIVE</w:t>
            </w:r>
            <w:r w:rsidRPr="006F2CA2">
              <w:rPr>
                <w:rFonts w:ascii="Times New Roman" w:hAnsi="Times New Roman" w:cs="Times New Roman"/>
                <w:sz w:val="22"/>
                <w:szCs w:val="20"/>
                <w:vertAlign w:val="superscript"/>
                <w:lang w:val="en-GB" w:eastAsia="en-US"/>
              </w:rPr>
              <w:t>3</w:t>
            </w:r>
          </w:p>
          <w:p w14:paraId="0BC2F42B"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 xml:space="preserve"> OF PERSON UNDER DISABILITY</w:t>
            </w:r>
          </w:p>
          <w:p w14:paraId="511DC43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GUID=418502dd-f622-4b7e-8b9f-04c044a4474a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7DFDBE28"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GUID=755f4695-5989-46bc-9836-f8b39957b580 </w:instrText>
            </w:r>
            <w:r w:rsidRPr="006F2CA2">
              <w:rPr>
                <w:rFonts w:ascii="Times New Roman" w:hAnsi="Times New Roman" w:cs="Times New Roman"/>
                <w:sz w:val="22"/>
                <w:szCs w:val="20"/>
                <w:lang w:val="en-GB" w:eastAsia="en-US"/>
              </w:rPr>
              <w:fldChar w:fldCharType="end"/>
            </w:r>
            <w:proofErr w:type="gramStart"/>
            <w:r w:rsidRPr="006F2CA2">
              <w:rPr>
                <w:rFonts w:ascii="Times New Roman" w:hAnsi="Times New Roman" w:cs="Times New Roman"/>
                <w:sz w:val="22"/>
                <w:szCs w:val="20"/>
                <w:lang w:val="en-GB" w:eastAsia="en-US"/>
              </w:rPr>
              <w:t>I,   </w:t>
            </w:r>
            <w:proofErr w:type="gramEnd"/>
            <w:r w:rsidRPr="006F2CA2">
              <w:rPr>
                <w:rFonts w:ascii="Times New Roman" w:hAnsi="Times New Roman" w:cs="Times New Roman"/>
                <w:sz w:val="22"/>
                <w:szCs w:val="20"/>
                <w:lang w:val="en-GB" w:eastAsia="en-US"/>
              </w:rPr>
              <w:t>                   of                                 , consent to be the litigation representative</w:t>
            </w:r>
            <w:r w:rsidRPr="006F2CA2">
              <w:rPr>
                <w:rFonts w:ascii="Times New Roman" w:hAnsi="Times New Roman" w:cs="Times New Roman"/>
                <w:sz w:val="22"/>
                <w:szCs w:val="20"/>
                <w:vertAlign w:val="superscript"/>
                <w:lang w:val="en-GB" w:eastAsia="en-US"/>
              </w:rPr>
              <w:t>3</w:t>
            </w:r>
            <w:r w:rsidRPr="006F2CA2">
              <w:rPr>
                <w:rFonts w:ascii="Times New Roman" w:hAnsi="Times New Roman" w:cs="Times New Roman"/>
                <w:sz w:val="22"/>
                <w:szCs w:val="20"/>
                <w:lang w:val="en-GB" w:eastAsia="en-US"/>
              </w:rPr>
              <w:t xml:space="preserve"> of the abovenamed plaintiff (or defendant), a minor (or a person lacking capacity) in this action, and I authorise                    of                                  , Advocates and Solicitors, to act on my behalf.</w:t>
            </w:r>
          </w:p>
          <w:p w14:paraId="0A75039D" w14:textId="77777777" w:rsidR="006F2CA2" w:rsidRPr="006F2CA2" w:rsidRDefault="006F2CA2" w:rsidP="006F2CA2">
            <w:pPr>
              <w:spacing w:before="120" w:after="0" w:line="240" w:lineRule="auto"/>
              <w:ind w:firstLine="940"/>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GUID=ba2fc351-6989-4a62-8859-b2ae56f44faa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tc>
      </w:tr>
      <w:tr w:rsidR="006F2CA2" w:rsidRPr="006F2CA2" w14:paraId="70D831A5" w14:textId="77777777" w:rsidTr="00AF0CE3">
        <w:trPr>
          <w:divId w:val="2116439976"/>
          <w:cantSplit/>
          <w:trHeight w:val="840"/>
        </w:trPr>
        <w:tc>
          <w:tcPr>
            <w:tcW w:w="2420" w:type="dxa"/>
            <w:gridSpan w:val="2"/>
          </w:tcPr>
          <w:p w14:paraId="2E57DC20"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GUID=454f681c-7840-401a-b72d-b307eb386a22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Signed by the said</w:t>
            </w:r>
            <w:r w:rsidRPr="006F2CA2">
              <w:rPr>
                <w:rFonts w:ascii="Times New Roman" w:hAnsi="Times New Roman" w:cs="Times New Roman"/>
                <w:sz w:val="22"/>
                <w:szCs w:val="20"/>
                <w:lang w:val="en-GB" w:eastAsia="en-US"/>
              </w:rPr>
              <w:br/>
              <w:t>the    day of            20</w:t>
            </w:r>
            <w:r w:rsidRPr="006F2CA2">
              <w:rPr>
                <w:rFonts w:ascii="Times New Roman" w:hAnsi="Times New Roman" w:cs="Times New Roman"/>
                <w:sz w:val="22"/>
                <w:szCs w:val="20"/>
                <w:lang w:val="en-GB" w:eastAsia="en-US"/>
              </w:rPr>
              <w:br/>
              <w:t>in the presence of</w:t>
            </w:r>
          </w:p>
        </w:tc>
        <w:tc>
          <w:tcPr>
            <w:tcW w:w="4760" w:type="dxa"/>
            <w:gridSpan w:val="2"/>
          </w:tcPr>
          <w:p w14:paraId="7BA4803A"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GUID=2f3ca9a6-afe2-4846-91df-74a96ede5d15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w:t>
            </w:r>
            <w:r w:rsidRPr="006F2CA2">
              <w:rPr>
                <w:rFonts w:ascii="Times New Roman" w:hAnsi="Times New Roman" w:cs="Times New Roman"/>
                <w:sz w:val="22"/>
                <w:szCs w:val="20"/>
                <w:lang w:val="en-GB" w:eastAsia="en-US"/>
              </w:rPr>
              <w:br/>
              <w:t>,)</w:t>
            </w:r>
            <w:r w:rsidRPr="006F2CA2">
              <w:rPr>
                <w:rFonts w:ascii="Times New Roman" w:hAnsi="Times New Roman" w:cs="Times New Roman"/>
                <w:sz w:val="22"/>
                <w:szCs w:val="20"/>
                <w:lang w:val="en-GB" w:eastAsia="en-US"/>
              </w:rPr>
              <w:br/>
              <w:t> )</w:t>
            </w:r>
          </w:p>
        </w:tc>
      </w:tr>
      <w:tr w:rsidR="006F2CA2" w:rsidRPr="006F2CA2" w14:paraId="548DFC5D" w14:textId="77777777" w:rsidTr="00AF0CE3">
        <w:trPr>
          <w:gridAfter w:val="1"/>
          <w:divId w:val="2116439976"/>
          <w:wAfter w:w="4160" w:type="dxa"/>
          <w:cantSplit/>
          <w:trHeight w:val="80"/>
        </w:trPr>
        <w:tc>
          <w:tcPr>
            <w:tcW w:w="3020" w:type="dxa"/>
            <w:gridSpan w:val="3"/>
          </w:tcPr>
          <w:p w14:paraId="30F57B75"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GUID=eb8b74db-96e2-4949-b814-88346e5af981 </w:instrText>
            </w:r>
            <w:r w:rsidRPr="006F2CA2">
              <w:rPr>
                <w:rFonts w:ascii="Times New Roman" w:hAnsi="Times New Roman" w:cs="Times New Roman"/>
                <w:sz w:val="22"/>
                <w:szCs w:val="20"/>
                <w:lang w:val="en-GB" w:eastAsia="en-US"/>
              </w:rPr>
              <w:fldChar w:fldCharType="end"/>
            </w:r>
          </w:p>
        </w:tc>
      </w:tr>
      <w:tr w:rsidR="006F2CA2" w:rsidRPr="006F2CA2" w14:paraId="27D25195" w14:textId="77777777" w:rsidTr="00AF0CE3">
        <w:trPr>
          <w:gridAfter w:val="1"/>
          <w:divId w:val="2116439976"/>
          <w:wAfter w:w="4160" w:type="dxa"/>
          <w:cantSplit/>
          <w:trHeight w:val="80"/>
        </w:trPr>
        <w:tc>
          <w:tcPr>
            <w:tcW w:w="3020" w:type="dxa"/>
            <w:gridSpan w:val="3"/>
          </w:tcPr>
          <w:p w14:paraId="661752D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GUID=3b501372-de36-43fb-9785-6e93b20ea031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Solicitor</w:t>
            </w:r>
            <w:r w:rsidRPr="006F2CA2">
              <w:rPr>
                <w:rFonts w:ascii="Times New Roman" w:hAnsi="Times New Roman" w:cs="Times New Roman"/>
                <w:i/>
                <w:sz w:val="22"/>
                <w:szCs w:val="20"/>
                <w:lang w:val="en-GB" w:eastAsia="en-US"/>
              </w:rPr>
              <w:br/>
              <w:t>(or Commissioner for Oaths).</w:t>
            </w:r>
          </w:p>
        </w:tc>
      </w:tr>
    </w:tbl>
    <w:p w14:paraId="4A90998B"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7140" w:type="dxa"/>
        <w:tblInd w:w="567" w:type="dxa"/>
        <w:tblLook w:val="04A0" w:firstRow="1" w:lastRow="0" w:firstColumn="1" w:lastColumn="0" w:noHBand="0" w:noVBand="1"/>
      </w:tblPr>
      <w:tblGrid>
        <w:gridCol w:w="1280"/>
        <w:gridCol w:w="3580"/>
        <w:gridCol w:w="960"/>
        <w:gridCol w:w="1260"/>
        <w:gridCol w:w="60"/>
      </w:tblGrid>
      <w:tr w:rsidR="006F2CA2" w:rsidRPr="006F2CA2" w14:paraId="5FD00E97" w14:textId="77777777" w:rsidTr="00E36A97">
        <w:trPr>
          <w:divId w:val="2116439976"/>
          <w:cantSplit/>
        </w:trPr>
        <w:tc>
          <w:tcPr>
            <w:tcW w:w="7140" w:type="dxa"/>
            <w:gridSpan w:val="5"/>
          </w:tcPr>
          <w:p w14:paraId="285F5039"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6B9575AB"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GUID=f1ac67d2-d85e-4cb8-aab9-b12474904a1d </w:instrText>
            </w:r>
            <w:r w:rsidRPr="006F2CA2">
              <w:rPr>
                <w:rFonts w:ascii="Times New Roman" w:hAnsi="Times New Roman" w:cs="Times New Roman"/>
                <w:sz w:val="22"/>
                <w:szCs w:val="20"/>
                <w:lang w:val="en-GB" w:eastAsia="en-US"/>
              </w:rPr>
              <w:fldChar w:fldCharType="end"/>
            </w:r>
            <w:r w:rsidR="008565DE">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134</w:t>
            </w:r>
          </w:p>
        </w:tc>
      </w:tr>
      <w:tr w:rsidR="006F2CA2" w:rsidRPr="006F2CA2" w14:paraId="04057540" w14:textId="77777777" w:rsidTr="00E36A97">
        <w:trPr>
          <w:gridAfter w:val="3"/>
          <w:divId w:val="2116439976"/>
          <w:wAfter w:w="2280" w:type="dxa"/>
          <w:cantSplit/>
        </w:trPr>
        <w:tc>
          <w:tcPr>
            <w:tcW w:w="4860" w:type="dxa"/>
            <w:gridSpan w:val="2"/>
          </w:tcPr>
          <w:p w14:paraId="4BCC9F3B" w14:textId="77777777" w:rsidR="006F2CA2" w:rsidRPr="006F2CA2" w:rsidRDefault="006F2CA2" w:rsidP="006F2CA2">
            <w:pPr>
              <w:spacing w:before="60" w:after="60" w:line="240" w:lineRule="auto"/>
              <w:jc w:val="both"/>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t>R.657</w:t>
            </w: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GUID=55208599-5566-4fd5-9439-c51aa4ea470a </w:instrText>
            </w:r>
            <w:r w:rsidRPr="006F2CA2">
              <w:rPr>
                <w:rFonts w:ascii="Times New Roman" w:hAnsi="Times New Roman" w:cs="Times New Roman"/>
                <w:sz w:val="18"/>
                <w:szCs w:val="18"/>
                <w:lang w:val="en-GB" w:eastAsia="en-US"/>
              </w:rPr>
              <w:fldChar w:fldCharType="end"/>
            </w:r>
          </w:p>
        </w:tc>
      </w:tr>
      <w:tr w:rsidR="006F2CA2" w:rsidRPr="006F2CA2" w14:paraId="06101927" w14:textId="77777777" w:rsidTr="00E36A97">
        <w:trPr>
          <w:divId w:val="2116439976"/>
          <w:cantSplit/>
        </w:trPr>
        <w:tc>
          <w:tcPr>
            <w:tcW w:w="7140" w:type="dxa"/>
            <w:gridSpan w:val="5"/>
          </w:tcPr>
          <w:p w14:paraId="606FD16B"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 xml:space="preserve">CERTIFICATE BY SOLICITOR FOR PERSON </w:t>
            </w:r>
          </w:p>
          <w:p w14:paraId="3CC1E66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UNDER DISABILITY</w:t>
            </w:r>
          </w:p>
          <w:p w14:paraId="75B1439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GUID=2057ca32-d23c-49bc-956a-4ef2ae463043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2C7B55A5"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GUID=57b53713-7204-4c40-a829-a46c69e1108d </w:instrText>
            </w:r>
            <w:r w:rsidRPr="006F2CA2">
              <w:rPr>
                <w:rFonts w:ascii="Times New Roman" w:hAnsi="Times New Roman" w:cs="Times New Roman"/>
                <w:sz w:val="22"/>
                <w:szCs w:val="20"/>
                <w:lang w:val="en-GB" w:eastAsia="en-US"/>
              </w:rPr>
              <w:fldChar w:fldCharType="end"/>
            </w:r>
            <w:proofErr w:type="gramStart"/>
            <w:r w:rsidRPr="006F2CA2">
              <w:rPr>
                <w:rFonts w:ascii="Times New Roman" w:hAnsi="Times New Roman" w:cs="Times New Roman"/>
                <w:sz w:val="22"/>
                <w:szCs w:val="20"/>
                <w:lang w:val="en-GB" w:eastAsia="en-US"/>
              </w:rPr>
              <w:t>I,   </w:t>
            </w:r>
            <w:proofErr w:type="gramEnd"/>
            <w:r w:rsidRPr="006F2CA2">
              <w:rPr>
                <w:rFonts w:ascii="Times New Roman" w:hAnsi="Times New Roman" w:cs="Times New Roman"/>
                <w:sz w:val="22"/>
                <w:szCs w:val="20"/>
                <w:lang w:val="en-GB" w:eastAsia="en-US"/>
              </w:rPr>
              <w:t>              of                                 , solicitor for the litigation representative</w:t>
            </w:r>
            <w:r w:rsidRPr="006F2CA2">
              <w:rPr>
                <w:rFonts w:ascii="Times New Roman" w:hAnsi="Times New Roman" w:cs="Times New Roman"/>
                <w:sz w:val="22"/>
                <w:szCs w:val="20"/>
                <w:vertAlign w:val="superscript"/>
                <w:lang w:val="en-GB" w:eastAsia="en-US"/>
              </w:rPr>
              <w:t>3</w:t>
            </w:r>
            <w:r w:rsidRPr="006F2CA2">
              <w:rPr>
                <w:rFonts w:ascii="Times New Roman" w:hAnsi="Times New Roman" w:cs="Times New Roman"/>
                <w:sz w:val="22"/>
                <w:szCs w:val="20"/>
                <w:lang w:val="en-GB" w:eastAsia="en-US"/>
              </w:rPr>
              <w:t xml:space="preserve"> hereby certify that I know (or believe) that (name of minor) (or name of person lacking capacity) is (a minor) (or a person lacking capacity) (give the grounds of knowledge or belief) and that the abovenamed (name of litigation representative</w:t>
            </w:r>
            <w:r w:rsidRPr="006F2CA2">
              <w:rPr>
                <w:rFonts w:ascii="Times New Roman" w:hAnsi="Times New Roman" w:cs="Times New Roman"/>
                <w:sz w:val="22"/>
                <w:szCs w:val="20"/>
                <w:vertAlign w:val="superscript"/>
                <w:lang w:val="en-GB" w:eastAsia="en-US"/>
              </w:rPr>
              <w:t>3</w:t>
            </w:r>
            <w:r w:rsidRPr="006F2CA2">
              <w:rPr>
                <w:rFonts w:ascii="Times New Roman" w:hAnsi="Times New Roman" w:cs="Times New Roman"/>
                <w:sz w:val="22"/>
                <w:szCs w:val="20"/>
                <w:lang w:val="en-GB" w:eastAsia="en-US"/>
              </w:rPr>
              <w:t>) has no interest in the cause (or matter) in question adverse to that of the minor (or the person lacking capacity).</w:t>
            </w:r>
          </w:p>
          <w:p w14:paraId="12916799"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GUID=687da2ef-a7f5-4698-aa8c-fca6ce325b13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6F400516"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GUID=36c47957-2b7f-4c71-95cc-a25ff0ce7279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Solicitor for the</w:t>
            </w:r>
          </w:p>
        </w:tc>
      </w:tr>
      <w:tr w:rsidR="006F2CA2" w:rsidRPr="006F2CA2" w14:paraId="2FB05C85" w14:textId="77777777" w:rsidTr="00E36A97">
        <w:trPr>
          <w:gridAfter w:val="1"/>
          <w:divId w:val="2116439976"/>
          <w:wAfter w:w="60" w:type="dxa"/>
          <w:cantSplit/>
        </w:trPr>
        <w:tc>
          <w:tcPr>
            <w:tcW w:w="7080" w:type="dxa"/>
            <w:gridSpan w:val="4"/>
          </w:tcPr>
          <w:p w14:paraId="32A19FE5"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7D7FECE7"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GUID=1f0f072a-f4c2-4898-90cb-290a3ad3bd58 </w:instrText>
            </w:r>
            <w:r w:rsidRPr="006F2CA2">
              <w:rPr>
                <w:rFonts w:ascii="Times New Roman" w:hAnsi="Times New Roman" w:cs="Times New Roman"/>
                <w:sz w:val="22"/>
                <w:szCs w:val="20"/>
                <w:lang w:val="en-GB" w:eastAsia="en-US"/>
              </w:rPr>
              <w:fldChar w:fldCharType="end"/>
            </w:r>
            <w:r w:rsidR="00E36A97">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135</w:t>
            </w:r>
          </w:p>
        </w:tc>
      </w:tr>
      <w:tr w:rsidR="006F2CA2" w:rsidRPr="006F2CA2" w14:paraId="39495C14" w14:textId="77777777" w:rsidTr="00E36A97">
        <w:trPr>
          <w:gridAfter w:val="1"/>
          <w:divId w:val="2116439976"/>
          <w:wAfter w:w="60" w:type="dxa"/>
          <w:cantSplit/>
        </w:trPr>
        <w:tc>
          <w:tcPr>
            <w:tcW w:w="1280" w:type="dxa"/>
          </w:tcPr>
          <w:p w14:paraId="1BDA24DF"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GUID=d01f48bd-fd16-4ca8-acd1-66449b24c0ed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R.682</w:t>
            </w:r>
          </w:p>
        </w:tc>
        <w:tc>
          <w:tcPr>
            <w:tcW w:w="4540" w:type="dxa"/>
            <w:gridSpan w:val="2"/>
          </w:tcPr>
          <w:p w14:paraId="1AC54E97"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1E64A696"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GUID=918b0d84-c046-485c-a677-8607cd8d7b7c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ORDER FOR ACCOUNTS AND INQUIRIES</w:t>
            </w:r>
          </w:p>
        </w:tc>
        <w:tc>
          <w:tcPr>
            <w:tcW w:w="1260" w:type="dxa"/>
          </w:tcPr>
          <w:p w14:paraId="16579705"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GUID=5d54b5b3-48bb-448c-aa04-15898b964ffb </w:instrText>
            </w:r>
            <w:r w:rsidRPr="006F2CA2">
              <w:rPr>
                <w:rFonts w:ascii="Times New Roman" w:hAnsi="Times New Roman" w:cs="Times New Roman"/>
                <w:sz w:val="22"/>
                <w:szCs w:val="20"/>
                <w:lang w:val="en-GB" w:eastAsia="en-US"/>
              </w:rPr>
              <w:fldChar w:fldCharType="end"/>
            </w:r>
          </w:p>
        </w:tc>
      </w:tr>
      <w:tr w:rsidR="006F2CA2" w:rsidRPr="006F2CA2" w14:paraId="1F0C7465" w14:textId="77777777" w:rsidTr="00E36A97">
        <w:trPr>
          <w:gridAfter w:val="1"/>
          <w:divId w:val="2116439976"/>
          <w:wAfter w:w="60" w:type="dxa"/>
          <w:cantSplit/>
        </w:trPr>
        <w:tc>
          <w:tcPr>
            <w:tcW w:w="7080" w:type="dxa"/>
            <w:gridSpan w:val="4"/>
          </w:tcPr>
          <w:p w14:paraId="4E5E4D1F"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GUID=df3c5b99-dbe6-4d89-b9f9-81c7ad0b67e0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12C180A5"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GUID=d9498ffb-d581-4c46-bbe4-15cb135f48fa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Upon the application of                       the plaintiff (or the defendant) in this action and upon reading the affidavit of                       filed the         day of                           20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xml:space="preserve"> and upon hearing                            .</w:t>
            </w:r>
          </w:p>
          <w:p w14:paraId="24710060"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GUID=5d12f6c7-cb51-4296-bfdb-8e58bf445680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It is ordered that the following accounts and inquiry be taken and made; that is to say,</w:t>
            </w:r>
          </w:p>
          <w:p w14:paraId="1E2832D3"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GUID=dd1bb0f9-8775-4421-9587-d346eb43823d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  An account of the movable property not specifically bequeathed of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xml:space="preserve"> deceased, the testator in the pleadings named, come to the hands of, etc.</w:t>
            </w:r>
          </w:p>
          <w:p w14:paraId="07329B3A"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GUID=9b5db8e0-be0f-4a2b-8ebe-024cb49b8c1d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  An account of the testator’s debts, (or where deceased died more than six years before judgment, (an inquiry whether there is any debt of the deceased remaining unpaid)).</w:t>
            </w:r>
          </w:p>
          <w:p w14:paraId="3B79B9FE"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GUID=7230c7ae-ccc3-4fc4-a21b-3dbee9cd7523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3.  An account of the testator’s funeral expenses.</w:t>
            </w:r>
          </w:p>
          <w:p w14:paraId="47E10869"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GUID=8489c4d4-b293-4f8e-9744-9dbe226a8152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4.  An account of the legacies and annuities (if any) given by the testator’s will.</w:t>
            </w:r>
          </w:p>
        </w:tc>
      </w:tr>
      <w:tr w:rsidR="006F2CA2" w:rsidRPr="006F2CA2" w14:paraId="4C4CAA69" w14:textId="77777777" w:rsidTr="00E36A97">
        <w:trPr>
          <w:gridAfter w:val="1"/>
          <w:divId w:val="2116439976"/>
          <w:wAfter w:w="60" w:type="dxa"/>
          <w:cantSplit/>
        </w:trPr>
        <w:tc>
          <w:tcPr>
            <w:tcW w:w="7080" w:type="dxa"/>
            <w:gridSpan w:val="4"/>
          </w:tcPr>
          <w:p w14:paraId="3BDA0EC6"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GUID=c84ce3ee-4367-43df-9d81-9e1d839105db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5.  An inquiry into what parts (if any) of the testator’s said movable property are outstanding or undisposed of.</w:t>
            </w:r>
          </w:p>
          <w:p w14:paraId="377591BB"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GUID=4195e9b7-be01-4e0b-bf70-73d56f8bc55e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 it is ordered that the testator’s personal estate not specifically bequeathed be applied in payment of his debts and funeral expenses in a due course of administering, and then in payment of the legacies and annuities (if any) given by his will.</w:t>
            </w:r>
          </w:p>
          <w:p w14:paraId="3464779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GUID=4ac337f0-0c6e-4662-9436-b9ab5be7d6fa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(if ordered)</w:t>
            </w:r>
          </w:p>
          <w:p w14:paraId="0D4BDE34"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GUID=18d83b4b-32be-41c6-8a54-d4faebc9f36c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 it is ordered that the following further inquiries and accounts be made and taken; that is to say,</w:t>
            </w:r>
          </w:p>
          <w:p w14:paraId="32983347"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GUID=36224c1d-df85-4f83-86e8-4ead22543e71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6.  An inquiry into what immovable property the testator was seized of or entitled to at the time of his death.</w:t>
            </w:r>
          </w:p>
          <w:p w14:paraId="13F40216"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GUID=1255ddda-f68d-4af7-87be-119790d4bfdb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7.  An account of the rents and profits of the testator’s immovable property received by, etc.</w:t>
            </w:r>
          </w:p>
          <w:p w14:paraId="1300D0EC"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GUID=b8618b33-6acf-4c8d-ae0d-acc40d585580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8.  An inquiry into what encumbrances (if any) affect the testator’s immovable property, or any and what parts thereof.</w:t>
            </w:r>
          </w:p>
          <w:p w14:paraId="215BB9C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GUID=7de0109d-e446-44db-a85d-4a3734989b1e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(if sale ordered)</w:t>
            </w:r>
          </w:p>
          <w:p w14:paraId="56F33BDE" w14:textId="77777777" w:rsidR="006F2CA2" w:rsidRPr="006F2CA2" w:rsidRDefault="006F2CA2" w:rsidP="006F2CA2">
            <w:pPr>
              <w:spacing w:before="120" w:after="0" w:line="240" w:lineRule="auto"/>
              <w:ind w:firstLine="58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GUID=54d80ca0-ac46-4595-bfeb-dd5d2bbb3731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9.  An account of what is due to such of the encumbrances as shall consent to the sale hereinafter directed in respect of their encumbrances.</w:t>
            </w:r>
          </w:p>
        </w:tc>
      </w:tr>
      <w:tr w:rsidR="006F2CA2" w:rsidRPr="006F2CA2" w14:paraId="057D2514" w14:textId="77777777" w:rsidTr="00E36A97">
        <w:trPr>
          <w:gridAfter w:val="1"/>
          <w:divId w:val="2116439976"/>
          <w:wAfter w:w="60" w:type="dxa"/>
          <w:cantSplit/>
        </w:trPr>
        <w:tc>
          <w:tcPr>
            <w:tcW w:w="7080" w:type="dxa"/>
            <w:gridSpan w:val="4"/>
          </w:tcPr>
          <w:p w14:paraId="3432542A"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GUID=7382f439-03de-4ef8-b8a7-0d69b296cfc9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10.  An inquiry into what are the priorities of such last-mentioned encumbrances.</w:t>
            </w:r>
          </w:p>
          <w:p w14:paraId="09D396D1"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GUID=a868532d-e2cd-4b15-8fd3-6e042c508f1c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 it is ordered that the testator’s immovable property be sold with the approbation of the Judge, etc.</w:t>
            </w:r>
          </w:p>
          <w:p w14:paraId="154D9550"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GUID=d0fe0913-b641-4b42-80fe-d336b1f1f1b2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 it is ordered that the further consideration of this cause be adjourned, and any of the parties are to be at liberty to apply as they may be advised.</w:t>
            </w:r>
          </w:p>
          <w:p w14:paraId="5C65D92E"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GUID=640df295-cd4c-4c76-8dda-1cdeac56e2ef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4A499F9D"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GUID=80337559-869d-4f40-8537-ee01f86952da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tc>
      </w:tr>
    </w:tbl>
    <w:p w14:paraId="2D0417FB"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7060" w:type="dxa"/>
        <w:tblInd w:w="567" w:type="dxa"/>
        <w:tblLook w:val="04A0" w:firstRow="1" w:lastRow="0" w:firstColumn="1" w:lastColumn="0" w:noHBand="0" w:noVBand="1"/>
      </w:tblPr>
      <w:tblGrid>
        <w:gridCol w:w="4800"/>
        <w:gridCol w:w="2260"/>
      </w:tblGrid>
      <w:tr w:rsidR="006F2CA2" w:rsidRPr="006F2CA2" w14:paraId="7C0AF237" w14:textId="77777777" w:rsidTr="00E36A97">
        <w:trPr>
          <w:divId w:val="2116439976"/>
          <w:cantSplit/>
        </w:trPr>
        <w:tc>
          <w:tcPr>
            <w:tcW w:w="7060" w:type="dxa"/>
            <w:gridSpan w:val="2"/>
          </w:tcPr>
          <w:p w14:paraId="1118B60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GUID=de4cef25-32c9-4ce2-98ec-a795e434b3b5 </w:instrText>
            </w:r>
            <w:r w:rsidRPr="006F2CA2">
              <w:rPr>
                <w:rFonts w:ascii="Times New Roman" w:hAnsi="Times New Roman" w:cs="Times New Roman"/>
                <w:sz w:val="22"/>
                <w:szCs w:val="20"/>
                <w:lang w:val="en-GB" w:eastAsia="en-US"/>
              </w:rPr>
              <w:fldChar w:fldCharType="end"/>
            </w:r>
            <w:r w:rsidR="00E36A97">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136</w:t>
            </w:r>
          </w:p>
        </w:tc>
      </w:tr>
      <w:tr w:rsidR="006F2CA2" w:rsidRPr="006F2CA2" w14:paraId="2132D9F6" w14:textId="77777777" w:rsidTr="00E36A97">
        <w:trPr>
          <w:gridAfter w:val="1"/>
          <w:divId w:val="2116439976"/>
          <w:wAfter w:w="2260" w:type="dxa"/>
          <w:cantSplit/>
        </w:trPr>
        <w:tc>
          <w:tcPr>
            <w:tcW w:w="4800" w:type="dxa"/>
          </w:tcPr>
          <w:p w14:paraId="4AFB2E7A" w14:textId="77777777" w:rsidR="006F2CA2" w:rsidRPr="006F2CA2" w:rsidRDefault="006F2CA2" w:rsidP="006F2CA2">
            <w:pPr>
              <w:spacing w:before="60" w:after="60" w:line="240" w:lineRule="auto"/>
              <w:jc w:val="both"/>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t>R.696</w:t>
            </w: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GUID=021e2c2c-b4fe-41e1-a773-a6777748ebe2 </w:instrText>
            </w:r>
            <w:r w:rsidRPr="006F2CA2">
              <w:rPr>
                <w:rFonts w:ascii="Times New Roman" w:hAnsi="Times New Roman" w:cs="Times New Roman"/>
                <w:sz w:val="18"/>
                <w:szCs w:val="18"/>
                <w:lang w:val="en-GB" w:eastAsia="en-US"/>
              </w:rPr>
              <w:fldChar w:fldCharType="end"/>
            </w:r>
          </w:p>
        </w:tc>
      </w:tr>
      <w:tr w:rsidR="006F2CA2" w:rsidRPr="006F2CA2" w14:paraId="7A68642D" w14:textId="77777777" w:rsidTr="00E36A97">
        <w:trPr>
          <w:divId w:val="2116439976"/>
          <w:cantSplit/>
        </w:trPr>
        <w:tc>
          <w:tcPr>
            <w:tcW w:w="7060" w:type="dxa"/>
            <w:gridSpan w:val="2"/>
          </w:tcPr>
          <w:p w14:paraId="36E06B77" w14:textId="77777777" w:rsidR="006F2CA2" w:rsidRPr="006F2CA2" w:rsidRDefault="006F2CA2" w:rsidP="006F2CA2">
            <w:pPr>
              <w:spacing w:before="120" w:after="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NOTICE ON CERTAIN JUDGMENTS</w:t>
            </w:r>
          </w:p>
          <w:p w14:paraId="5A877771"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GUID=5815d27f-0cd5-46f3-adf8-1291df4b256b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endorsement should be in the following words or words to the following effect:</w:t>
            </w:r>
          </w:p>
          <w:p w14:paraId="19FE0145"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GUID=c0273f0a-228e-4e2d-947f-288e8bcd5362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In the case of a judgment or order requiring a person or body corporate to do an act within a specified time:</w:t>
            </w:r>
          </w:p>
          <w:p w14:paraId="40837807" w14:textId="77777777" w:rsidR="006F2CA2" w:rsidRPr="006F2CA2" w:rsidRDefault="006F2CA2" w:rsidP="006F2CA2">
            <w:pPr>
              <w:spacing w:before="120" w:after="0" w:line="240" w:lineRule="auto"/>
              <w:ind w:left="1200"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GUID=cd7dc10f-1bda-4764-8720-73db59827d7d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“If you, the within-named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or                       ) neglect to obey this judgment (or order) by the time therein limited, you will be liable to process of execution for the purpose of compelling you to obey the same.”.</w:t>
            </w:r>
          </w:p>
          <w:p w14:paraId="0EA074B8"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GUID=a11a1669-38f0-4171-be8f-88fff3a5f88c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In the case of a judgment or order requiring a person to abstain from doing an act:</w:t>
            </w:r>
          </w:p>
          <w:p w14:paraId="3CAA77F5" w14:textId="77777777" w:rsidR="006F2CA2" w:rsidRPr="006F2CA2" w:rsidRDefault="006F2CA2" w:rsidP="006F2CA2">
            <w:pPr>
              <w:spacing w:before="120" w:after="0" w:line="240" w:lineRule="auto"/>
              <w:ind w:left="1200"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GUID=2a22b0a4-6057-49d0-89b1-d70507089b7f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 “If you, the </w:t>
            </w:r>
            <w:proofErr w:type="gramStart"/>
            <w:r w:rsidRPr="006F2CA2">
              <w:rPr>
                <w:rFonts w:ascii="Times New Roman" w:hAnsi="Times New Roman" w:cs="Times New Roman"/>
                <w:sz w:val="22"/>
                <w:szCs w:val="20"/>
                <w:lang w:val="en-GB" w:eastAsia="en-US"/>
              </w:rPr>
              <w:t>within-named</w:t>
            </w:r>
            <w:proofErr w:type="gramEnd"/>
            <w:r w:rsidRPr="006F2CA2">
              <w:rPr>
                <w:rFonts w:ascii="Times New Roman" w:hAnsi="Times New Roman" w:cs="Times New Roman"/>
                <w:sz w:val="22"/>
                <w:szCs w:val="20"/>
                <w:lang w:val="en-GB" w:eastAsia="en-US"/>
              </w:rPr>
              <w:t>                              disobey this judgment (or order), you will be liable to process of execution for the purpose of compelling you to obey the same.”.</w:t>
            </w:r>
          </w:p>
          <w:p w14:paraId="72C8C5EC"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GUID=c58d877c-6155-4a7e-9943-c773aea2194c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c</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In the case of a judgment or order requiring a body corporate to do or to abstain from doing the act, but it is sought to take enforcement proceedings against a director or other officer of that order:</w:t>
            </w:r>
          </w:p>
          <w:p w14:paraId="1B5DD95C" w14:textId="77777777" w:rsidR="006F2CA2" w:rsidRPr="006F2CA2" w:rsidRDefault="006F2CA2" w:rsidP="006F2CA2">
            <w:pPr>
              <w:spacing w:before="120" w:after="0" w:line="240" w:lineRule="auto"/>
              <w:ind w:left="1200"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GUID=2e122eb9-8c3e-4027-92c6-4a2ef91722bd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 “If                        neglect to obey this judgment (or order) by the time therein limited (or in the case of an order to abstain from doing an act), if                        disobey this judgment (or order), you (a director or officer of the said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xml:space="preserve"> will be liable to process of execution for the purpose of compelling the said                        to obey the same.”.</w:t>
            </w:r>
          </w:p>
        </w:tc>
      </w:tr>
    </w:tbl>
    <w:p w14:paraId="11D816AD" w14:textId="77777777" w:rsidR="006F2CA2" w:rsidRDefault="006F2CA2" w:rsidP="006F2CA2">
      <w:pPr>
        <w:spacing w:before="0" w:after="200" w:line="276" w:lineRule="auto"/>
        <w:jc w:val="center"/>
        <w:divId w:val="2116439976"/>
        <w:rPr>
          <w:rFonts w:ascii="Times New Roman" w:hAnsi="Times New Roman" w:cs="Times New Roman"/>
          <w:sz w:val="26"/>
          <w:szCs w:val="20"/>
          <w:lang w:val="en-GB" w:eastAsia="en-US"/>
        </w:rPr>
      </w:pPr>
    </w:p>
    <w:p w14:paraId="29EA95EF" w14:textId="77777777" w:rsidR="00A1223F" w:rsidRDefault="00A1223F" w:rsidP="006F2CA2">
      <w:pPr>
        <w:spacing w:before="0" w:after="200" w:line="276" w:lineRule="auto"/>
        <w:jc w:val="center"/>
        <w:divId w:val="2116439976"/>
        <w:rPr>
          <w:rFonts w:ascii="Times New Roman" w:hAnsi="Times New Roman" w:cs="Times New Roman"/>
          <w:sz w:val="26"/>
          <w:szCs w:val="20"/>
          <w:lang w:val="en-GB" w:eastAsia="en-US"/>
        </w:rPr>
      </w:pPr>
    </w:p>
    <w:p w14:paraId="2786B64F" w14:textId="77777777" w:rsidR="00A1223F" w:rsidRDefault="00A1223F" w:rsidP="006F2CA2">
      <w:pPr>
        <w:spacing w:before="0" w:after="200" w:line="276" w:lineRule="auto"/>
        <w:jc w:val="center"/>
        <w:divId w:val="2116439976"/>
        <w:rPr>
          <w:rFonts w:ascii="Times New Roman" w:hAnsi="Times New Roman" w:cs="Times New Roman"/>
          <w:sz w:val="26"/>
          <w:szCs w:val="20"/>
          <w:lang w:val="en-GB" w:eastAsia="en-US"/>
        </w:rPr>
      </w:pPr>
    </w:p>
    <w:p w14:paraId="760CCF49" w14:textId="77777777" w:rsidR="00A1223F" w:rsidRDefault="00A1223F" w:rsidP="006F2CA2">
      <w:pPr>
        <w:spacing w:before="0" w:after="200" w:line="276" w:lineRule="auto"/>
        <w:jc w:val="center"/>
        <w:divId w:val="2116439976"/>
        <w:rPr>
          <w:rFonts w:ascii="Times New Roman" w:hAnsi="Times New Roman" w:cs="Times New Roman"/>
          <w:sz w:val="26"/>
          <w:szCs w:val="20"/>
          <w:lang w:val="en-GB" w:eastAsia="en-US"/>
        </w:rPr>
      </w:pPr>
    </w:p>
    <w:p w14:paraId="64791482" w14:textId="77777777" w:rsidR="00A1223F" w:rsidRDefault="00A1223F" w:rsidP="006F2CA2">
      <w:pPr>
        <w:spacing w:before="0" w:after="200" w:line="276" w:lineRule="auto"/>
        <w:jc w:val="center"/>
        <w:divId w:val="2116439976"/>
        <w:rPr>
          <w:rFonts w:ascii="Times New Roman" w:hAnsi="Times New Roman" w:cs="Times New Roman"/>
          <w:sz w:val="26"/>
          <w:szCs w:val="20"/>
          <w:lang w:val="en-GB" w:eastAsia="en-US"/>
        </w:rPr>
      </w:pPr>
    </w:p>
    <w:p w14:paraId="1414BC23" w14:textId="77777777" w:rsidR="00A1223F" w:rsidRDefault="00A1223F" w:rsidP="006F2CA2">
      <w:pPr>
        <w:spacing w:before="0" w:after="200" w:line="276" w:lineRule="auto"/>
        <w:jc w:val="center"/>
        <w:divId w:val="2116439976"/>
        <w:rPr>
          <w:rFonts w:ascii="Times New Roman" w:hAnsi="Times New Roman" w:cs="Times New Roman"/>
          <w:sz w:val="26"/>
          <w:szCs w:val="20"/>
          <w:lang w:val="en-GB" w:eastAsia="en-US"/>
        </w:rPr>
      </w:pPr>
    </w:p>
    <w:p w14:paraId="7A823652" w14:textId="77777777" w:rsidR="00A1223F" w:rsidRDefault="00A1223F" w:rsidP="006F2CA2">
      <w:pPr>
        <w:spacing w:before="0" w:after="200" w:line="276" w:lineRule="auto"/>
        <w:jc w:val="center"/>
        <w:divId w:val="2116439976"/>
        <w:rPr>
          <w:rFonts w:ascii="Times New Roman" w:hAnsi="Times New Roman" w:cs="Times New Roman"/>
          <w:sz w:val="26"/>
          <w:szCs w:val="20"/>
          <w:lang w:val="en-GB" w:eastAsia="en-US"/>
        </w:rPr>
      </w:pPr>
    </w:p>
    <w:p w14:paraId="706ADD0D" w14:textId="77777777" w:rsidR="00A1223F" w:rsidRDefault="00A1223F" w:rsidP="006F2CA2">
      <w:pPr>
        <w:spacing w:before="0" w:after="200" w:line="276" w:lineRule="auto"/>
        <w:jc w:val="center"/>
        <w:divId w:val="2116439976"/>
        <w:rPr>
          <w:rFonts w:ascii="Times New Roman" w:hAnsi="Times New Roman" w:cs="Times New Roman"/>
          <w:sz w:val="26"/>
          <w:szCs w:val="20"/>
          <w:lang w:val="en-GB" w:eastAsia="en-US"/>
        </w:rPr>
      </w:pPr>
    </w:p>
    <w:p w14:paraId="4EAF1FE7" w14:textId="77777777" w:rsidR="00A1223F" w:rsidRDefault="00A1223F" w:rsidP="006F2CA2">
      <w:pPr>
        <w:spacing w:before="0" w:after="200" w:line="276" w:lineRule="auto"/>
        <w:jc w:val="center"/>
        <w:divId w:val="2116439976"/>
        <w:rPr>
          <w:rFonts w:ascii="Times New Roman" w:hAnsi="Times New Roman" w:cs="Times New Roman"/>
          <w:sz w:val="26"/>
          <w:szCs w:val="20"/>
          <w:lang w:val="en-GB" w:eastAsia="en-US"/>
        </w:rPr>
      </w:pPr>
    </w:p>
    <w:p w14:paraId="2F67B537" w14:textId="77777777" w:rsidR="00A1223F" w:rsidRPr="006F2CA2" w:rsidRDefault="00A1223F" w:rsidP="006F2CA2">
      <w:pPr>
        <w:spacing w:before="0" w:after="200" w:line="276" w:lineRule="auto"/>
        <w:jc w:val="center"/>
        <w:divId w:val="2116439976"/>
        <w:rPr>
          <w:rFonts w:ascii="Times New Roman" w:hAnsi="Times New Roman" w:cs="Times New Roman"/>
          <w:sz w:val="26"/>
          <w:szCs w:val="20"/>
          <w:lang w:val="en-GB" w:eastAsia="en-US"/>
        </w:rPr>
      </w:pPr>
    </w:p>
    <w:tbl>
      <w:tblPr>
        <w:tblW w:w="7060" w:type="dxa"/>
        <w:tblInd w:w="851" w:type="dxa"/>
        <w:tblLook w:val="04A0" w:firstRow="1" w:lastRow="0" w:firstColumn="1" w:lastColumn="0" w:noHBand="0" w:noVBand="1"/>
      </w:tblPr>
      <w:tblGrid>
        <w:gridCol w:w="1400"/>
        <w:gridCol w:w="3801"/>
        <w:gridCol w:w="168"/>
        <w:gridCol w:w="168"/>
        <w:gridCol w:w="1523"/>
      </w:tblGrid>
      <w:tr w:rsidR="006F2CA2" w:rsidRPr="006F2CA2" w14:paraId="613A5219" w14:textId="77777777" w:rsidTr="00E36A97">
        <w:trPr>
          <w:divId w:val="2116439976"/>
          <w:cantSplit/>
        </w:trPr>
        <w:tc>
          <w:tcPr>
            <w:tcW w:w="1400" w:type="dxa"/>
          </w:tcPr>
          <w:p w14:paraId="389FBFB8" w14:textId="77777777" w:rsidR="00E36A97" w:rsidRDefault="00E36A97" w:rsidP="006F2CA2">
            <w:pPr>
              <w:spacing w:before="60" w:after="60" w:line="240" w:lineRule="auto"/>
              <w:rPr>
                <w:rFonts w:ascii="Times New Roman" w:hAnsi="Times New Roman" w:cs="Times New Roman"/>
                <w:sz w:val="18"/>
                <w:szCs w:val="18"/>
                <w:lang w:val="en-GB" w:eastAsia="en-US"/>
              </w:rPr>
            </w:pPr>
          </w:p>
          <w:p w14:paraId="638ACD49" w14:textId="77777777" w:rsidR="00E36A97" w:rsidRDefault="00E36A97" w:rsidP="006F2CA2">
            <w:pPr>
              <w:spacing w:before="60" w:after="60" w:line="240" w:lineRule="auto"/>
              <w:rPr>
                <w:rFonts w:ascii="Times New Roman" w:hAnsi="Times New Roman" w:cs="Times New Roman"/>
                <w:sz w:val="18"/>
                <w:szCs w:val="18"/>
                <w:lang w:val="en-GB" w:eastAsia="en-US"/>
              </w:rPr>
            </w:pPr>
          </w:p>
          <w:p w14:paraId="5EF24262" w14:textId="77777777" w:rsidR="00E36A97" w:rsidRDefault="00E36A97" w:rsidP="006F2CA2">
            <w:pPr>
              <w:spacing w:before="60" w:after="60" w:line="240" w:lineRule="auto"/>
              <w:rPr>
                <w:rFonts w:ascii="Times New Roman" w:hAnsi="Times New Roman" w:cs="Times New Roman"/>
                <w:sz w:val="18"/>
                <w:szCs w:val="18"/>
                <w:lang w:val="en-GB" w:eastAsia="en-US"/>
              </w:rPr>
            </w:pPr>
          </w:p>
          <w:p w14:paraId="0EE993C7"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GUID=70e8fbef-4a19-406e-a43e-dc3ef9d3ed09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R.702</w:t>
            </w:r>
          </w:p>
        </w:tc>
        <w:tc>
          <w:tcPr>
            <w:tcW w:w="3969" w:type="dxa"/>
            <w:gridSpan w:val="2"/>
          </w:tcPr>
          <w:p w14:paraId="31D6FB88" w14:textId="77777777" w:rsidR="00E36A97" w:rsidRDefault="00E36A97" w:rsidP="00E36A97">
            <w:pPr>
              <w:spacing w:before="60" w:after="60" w:line="240" w:lineRule="auto"/>
              <w:rPr>
                <w:rFonts w:ascii="Times New Roman" w:hAnsi="Times New Roman" w:cs="Times New Roman"/>
                <w:sz w:val="22"/>
                <w:szCs w:val="20"/>
                <w:lang w:val="en-GB" w:eastAsia="en-US"/>
              </w:rPr>
            </w:pPr>
          </w:p>
          <w:p w14:paraId="1F7C59C3" w14:textId="77777777" w:rsidR="00E36A97" w:rsidRDefault="00E36A97" w:rsidP="00E36A97">
            <w:pPr>
              <w:spacing w:before="60" w:after="60" w:line="240" w:lineRule="auto"/>
              <w:jc w:val="center"/>
              <w:rPr>
                <w:rFonts w:ascii="Times New Roman" w:hAnsi="Times New Roman" w:cs="Times New Roman"/>
                <w:sz w:val="22"/>
                <w:szCs w:val="20"/>
                <w:lang w:val="en-GB" w:eastAsia="en-US"/>
              </w:rPr>
            </w:pPr>
            <w:r>
              <w:rPr>
                <w:rFonts w:ascii="Times New Roman" w:hAnsi="Times New Roman" w:cs="Times New Roman"/>
                <w:sz w:val="22"/>
                <w:szCs w:val="20"/>
                <w:lang w:val="en-GB" w:eastAsia="en-US"/>
              </w:rPr>
              <w:t>FORM 137</w:t>
            </w:r>
          </w:p>
          <w:p w14:paraId="008C6104" w14:textId="77777777" w:rsidR="00E36A97" w:rsidRDefault="00E36A97" w:rsidP="00E36A97">
            <w:pPr>
              <w:spacing w:before="60" w:after="60" w:line="240" w:lineRule="auto"/>
              <w:jc w:val="center"/>
              <w:rPr>
                <w:rFonts w:ascii="Times New Roman" w:hAnsi="Times New Roman" w:cs="Times New Roman"/>
                <w:sz w:val="22"/>
                <w:szCs w:val="20"/>
                <w:lang w:val="en-GB" w:eastAsia="en-US"/>
              </w:rPr>
            </w:pPr>
          </w:p>
          <w:p w14:paraId="24727B65" w14:textId="77777777" w:rsidR="006F2CA2" w:rsidRPr="006F2CA2" w:rsidRDefault="006F2CA2" w:rsidP="00E36A97">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GUID=14fab66a-3c49-43c4-8b25-f4be3a2cbf60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WRIT OF SEIZURE AND SALE</w:t>
            </w:r>
          </w:p>
          <w:p w14:paraId="56F49A39" w14:textId="77777777" w:rsidR="006F2CA2" w:rsidRPr="006F2CA2" w:rsidRDefault="006F2CA2" w:rsidP="00E36A97">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GUID=ecd676b9-c80a-4547-81b6-58307d7a6ec4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tc>
        <w:tc>
          <w:tcPr>
            <w:tcW w:w="1691" w:type="dxa"/>
            <w:gridSpan w:val="2"/>
          </w:tcPr>
          <w:p w14:paraId="00CD5B75"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GUID=64d79f44-eb0f-48ed-9e95-4e2588eee4b0 </w:instrText>
            </w:r>
            <w:r w:rsidRPr="006F2CA2">
              <w:rPr>
                <w:rFonts w:ascii="Times New Roman" w:hAnsi="Times New Roman" w:cs="Times New Roman"/>
                <w:sz w:val="22"/>
                <w:szCs w:val="20"/>
                <w:lang w:val="en-GB" w:eastAsia="en-US"/>
              </w:rPr>
              <w:fldChar w:fldCharType="end"/>
            </w:r>
          </w:p>
        </w:tc>
      </w:tr>
      <w:tr w:rsidR="006F2CA2" w:rsidRPr="006F2CA2" w14:paraId="44E4BC82" w14:textId="77777777" w:rsidTr="00E36A97">
        <w:trPr>
          <w:divId w:val="2116439976"/>
          <w:cantSplit/>
        </w:trPr>
        <w:tc>
          <w:tcPr>
            <w:tcW w:w="7060" w:type="dxa"/>
            <w:gridSpan w:val="5"/>
          </w:tcPr>
          <w:p w14:paraId="156C6493"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GUID=ae2394fd-1ecf-4514-a51f-4f158f5ba08e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the Sheriff/bailiff,</w:t>
            </w:r>
          </w:p>
          <w:p w14:paraId="7A5B1206"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GUID=96781eee-35db-4275-b519-2d3abb49a857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You are directed that you cause to be levied and made out of the property liable to be seized under a writ of seizure and sale which shall be identified by or on behalf of (name of execution creditor) as belonging to (name of execution debtor) now or late of (address of execution debtor) by seizure and if it be necessary by sale thereof $                   which the said (name of execution creditor) lately in the Family Division of the High Court/Family Courts recovered against the said (name of execution debtor) by a judgment (or order or as may be) bearing the       day of                        20      . And in what manner you shall have executed this writ make appear to this Court immediately after the execution thereof. And have there this writ.</w:t>
            </w:r>
          </w:p>
          <w:p w14:paraId="12CF59FB"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GUID=0c228e50-3ede-4adf-8846-c3fa9e620d16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37BBB7F1"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GUID=0c3e6c88-d070-4c77-aa6b-8ff5c1afdfb3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Entered No.         of 20   </w:t>
            </w:r>
            <w:proofErr w:type="gramStart"/>
            <w:r w:rsidRPr="006F2CA2">
              <w:rPr>
                <w:rFonts w:ascii="Times New Roman" w:hAnsi="Times New Roman" w:cs="Times New Roman"/>
                <w:sz w:val="22"/>
                <w:szCs w:val="20"/>
                <w:lang w:val="en-GB" w:eastAsia="en-US"/>
              </w:rPr>
              <w:t>  .</w:t>
            </w:r>
            <w:proofErr w:type="gramEnd"/>
          </w:p>
          <w:p w14:paraId="378C7683"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GUID=d142dea2-16ea-44b5-881f-081d523426d4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Clerk.</w:t>
            </w:r>
          </w:p>
          <w:p w14:paraId="22AB50E4"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GUID=42c9a962-c88e-49fc-bcd3-8aa0ea8bb11f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p w14:paraId="214AF16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GUID=ed91ebeb-7c23-4abf-93f9-cbad84997407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Memorandum to be subscribed on the writ</w:t>
            </w:r>
          </w:p>
          <w:p w14:paraId="531AD2B4"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GUID=8ebb2075-1c0b-48cc-927f-686654cdc0cd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This writ may not be served more than 12 months after the above date unless renewed by order of the Court.</w:t>
            </w:r>
          </w:p>
          <w:p w14:paraId="471233A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GUID=32e150c8-6f5c-49f0-9da6-bf85bb4e20e9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Endorsement to be made on writ before issue</w:t>
            </w:r>
          </w:p>
          <w:p w14:paraId="2053AB70"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GUID=64e36f76-3c90-4ec3-a9f5-9047d3376154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THIS WRIT is issued by                               of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xml:space="preserve"> solicitor for the execution creditor who resides at                                  . The execution debtor resides at                                  </w:t>
            </w:r>
            <w:proofErr w:type="gramStart"/>
            <w:r w:rsidRPr="006F2CA2">
              <w:rPr>
                <w:rFonts w:ascii="Times New Roman" w:hAnsi="Times New Roman" w:cs="Times New Roman"/>
                <w:sz w:val="22"/>
                <w:szCs w:val="20"/>
                <w:lang w:val="en-GB" w:eastAsia="en-US"/>
              </w:rPr>
              <w:t>  .</w:t>
            </w:r>
            <w:proofErr w:type="gramEnd"/>
          </w:p>
        </w:tc>
      </w:tr>
      <w:tr w:rsidR="006F2CA2" w:rsidRPr="006F2CA2" w14:paraId="493B4144" w14:textId="77777777" w:rsidTr="00E36A97">
        <w:trPr>
          <w:divId w:val="2116439976"/>
          <w:cantSplit/>
          <w:trHeight w:val="40"/>
        </w:trPr>
        <w:tc>
          <w:tcPr>
            <w:tcW w:w="5201" w:type="dxa"/>
            <w:gridSpan w:val="2"/>
          </w:tcPr>
          <w:p w14:paraId="16209262"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GUID=a4a9aa79-90c6-4305-b03b-fbb334b8a9b5 </w:instrText>
            </w:r>
            <w:r w:rsidRPr="006F2CA2">
              <w:rPr>
                <w:rFonts w:ascii="Times New Roman" w:hAnsi="Times New Roman" w:cs="Times New Roman"/>
                <w:sz w:val="22"/>
                <w:szCs w:val="20"/>
                <w:lang w:val="en-GB" w:eastAsia="en-US"/>
              </w:rPr>
              <w:fldChar w:fldCharType="end"/>
            </w:r>
          </w:p>
        </w:tc>
        <w:tc>
          <w:tcPr>
            <w:tcW w:w="336" w:type="dxa"/>
            <w:gridSpan w:val="2"/>
          </w:tcPr>
          <w:p w14:paraId="7A9C743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GUID=fced82c9-62dc-4c05-baf1-73752e45c8c0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1523" w:type="dxa"/>
          </w:tcPr>
          <w:p w14:paraId="5F227DA6"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GUID=dfe96792-7497-4215-861a-48b0bfbfc816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r>
      <w:tr w:rsidR="006F2CA2" w:rsidRPr="006F2CA2" w14:paraId="0C7220BF" w14:textId="77777777" w:rsidTr="00E36A97">
        <w:trPr>
          <w:divId w:val="2116439976"/>
          <w:cantSplit/>
          <w:trHeight w:val="20"/>
        </w:trPr>
        <w:tc>
          <w:tcPr>
            <w:tcW w:w="5201" w:type="dxa"/>
            <w:gridSpan w:val="2"/>
          </w:tcPr>
          <w:p w14:paraId="0143A021"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GUID=7e51407e-4ee7-407e-8d4f-b8342648643d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Amount of judgment and costs</w:t>
            </w:r>
          </w:p>
        </w:tc>
        <w:tc>
          <w:tcPr>
            <w:tcW w:w="336" w:type="dxa"/>
            <w:gridSpan w:val="2"/>
          </w:tcPr>
          <w:p w14:paraId="1A62BDF9"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GUID=714c690d-d9ac-4248-94b3-06f4ae7538bd </w:instrText>
            </w:r>
            <w:r w:rsidRPr="006F2CA2">
              <w:rPr>
                <w:rFonts w:ascii="Times New Roman" w:hAnsi="Times New Roman" w:cs="Times New Roman"/>
                <w:sz w:val="22"/>
                <w:szCs w:val="20"/>
                <w:lang w:val="en-GB" w:eastAsia="en-US"/>
              </w:rPr>
              <w:fldChar w:fldCharType="end"/>
            </w:r>
          </w:p>
        </w:tc>
        <w:tc>
          <w:tcPr>
            <w:tcW w:w="1523" w:type="dxa"/>
          </w:tcPr>
          <w:p w14:paraId="591EC4D6"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GUID=e7ebcbf2-6531-45ff-95ad-943793764d8f </w:instrText>
            </w:r>
            <w:r w:rsidRPr="006F2CA2">
              <w:rPr>
                <w:rFonts w:ascii="Times New Roman" w:hAnsi="Times New Roman" w:cs="Times New Roman"/>
                <w:sz w:val="22"/>
                <w:szCs w:val="20"/>
                <w:lang w:val="en-GB" w:eastAsia="en-US"/>
              </w:rPr>
              <w:fldChar w:fldCharType="end"/>
            </w:r>
          </w:p>
        </w:tc>
      </w:tr>
      <w:tr w:rsidR="006F2CA2" w:rsidRPr="006F2CA2" w14:paraId="11B83CAB" w14:textId="77777777" w:rsidTr="00E36A97">
        <w:trPr>
          <w:divId w:val="2116439976"/>
          <w:cantSplit/>
          <w:trHeight w:val="20"/>
        </w:trPr>
        <w:tc>
          <w:tcPr>
            <w:tcW w:w="5201" w:type="dxa"/>
            <w:gridSpan w:val="2"/>
          </w:tcPr>
          <w:p w14:paraId="115EF6D6"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GUID=726706e4-3549-42cd-ab2e-7c384d3e3737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Subsequent costs (if any)</w:t>
            </w:r>
          </w:p>
        </w:tc>
        <w:tc>
          <w:tcPr>
            <w:tcW w:w="336" w:type="dxa"/>
            <w:gridSpan w:val="2"/>
          </w:tcPr>
          <w:p w14:paraId="0330331B"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GUID=fdd5ae2c-6e41-492d-bc38-d12098a8d38b </w:instrText>
            </w:r>
            <w:r w:rsidRPr="006F2CA2">
              <w:rPr>
                <w:rFonts w:ascii="Times New Roman" w:hAnsi="Times New Roman" w:cs="Times New Roman"/>
                <w:sz w:val="22"/>
                <w:szCs w:val="20"/>
                <w:lang w:val="en-GB" w:eastAsia="en-US"/>
              </w:rPr>
              <w:fldChar w:fldCharType="end"/>
            </w:r>
          </w:p>
        </w:tc>
        <w:tc>
          <w:tcPr>
            <w:tcW w:w="1523" w:type="dxa"/>
          </w:tcPr>
          <w:p w14:paraId="6B255199"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GUID=377ad59b-f06b-4a4c-96b9-98bd98517961 </w:instrText>
            </w:r>
            <w:r w:rsidRPr="006F2CA2">
              <w:rPr>
                <w:rFonts w:ascii="Times New Roman" w:hAnsi="Times New Roman" w:cs="Times New Roman"/>
                <w:sz w:val="22"/>
                <w:szCs w:val="20"/>
                <w:lang w:val="en-GB" w:eastAsia="en-US"/>
              </w:rPr>
              <w:fldChar w:fldCharType="end"/>
            </w:r>
          </w:p>
        </w:tc>
      </w:tr>
      <w:tr w:rsidR="006F2CA2" w:rsidRPr="006F2CA2" w14:paraId="65EF47B5" w14:textId="77777777" w:rsidTr="00E36A97">
        <w:trPr>
          <w:divId w:val="2116439976"/>
          <w:cantSplit/>
          <w:trHeight w:val="20"/>
        </w:trPr>
        <w:tc>
          <w:tcPr>
            <w:tcW w:w="5201" w:type="dxa"/>
            <w:gridSpan w:val="2"/>
          </w:tcPr>
          <w:p w14:paraId="63FC2DAE"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GUID=87e14f81-eaaf-43e9-8654-c3ecbc123e4d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Paid to account of judgment</w:t>
            </w:r>
          </w:p>
        </w:tc>
        <w:tc>
          <w:tcPr>
            <w:tcW w:w="336" w:type="dxa"/>
            <w:gridSpan w:val="2"/>
          </w:tcPr>
          <w:p w14:paraId="5C7169F0"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GUID=0239abe8-904d-4e4b-846e-ba658ca44cd4 </w:instrText>
            </w:r>
            <w:r w:rsidRPr="006F2CA2">
              <w:rPr>
                <w:rFonts w:ascii="Times New Roman" w:hAnsi="Times New Roman" w:cs="Times New Roman"/>
                <w:sz w:val="22"/>
                <w:szCs w:val="20"/>
                <w:lang w:val="en-GB" w:eastAsia="en-US"/>
              </w:rPr>
              <w:fldChar w:fldCharType="end"/>
            </w:r>
          </w:p>
        </w:tc>
        <w:tc>
          <w:tcPr>
            <w:tcW w:w="1523" w:type="dxa"/>
          </w:tcPr>
          <w:p w14:paraId="05FA1474"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GUID=84e7c2f3-9b77-47c7-94f2-6d383813d9c6 </w:instrText>
            </w:r>
            <w:r w:rsidRPr="006F2CA2">
              <w:rPr>
                <w:rFonts w:ascii="Times New Roman" w:hAnsi="Times New Roman" w:cs="Times New Roman"/>
                <w:sz w:val="22"/>
                <w:szCs w:val="20"/>
                <w:lang w:val="en-GB" w:eastAsia="en-US"/>
              </w:rPr>
              <w:fldChar w:fldCharType="end"/>
            </w:r>
          </w:p>
        </w:tc>
      </w:tr>
      <w:tr w:rsidR="006F2CA2" w:rsidRPr="006F2CA2" w14:paraId="4861F980" w14:textId="77777777" w:rsidTr="00E36A97">
        <w:trPr>
          <w:divId w:val="2116439976"/>
          <w:cantSplit/>
          <w:trHeight w:val="20"/>
        </w:trPr>
        <w:tc>
          <w:tcPr>
            <w:tcW w:w="5201" w:type="dxa"/>
            <w:gridSpan w:val="2"/>
          </w:tcPr>
          <w:p w14:paraId="279ED2FB"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GUID=eb42f8e4-33a2-4666-b143-0a6ae6ed9a06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Remaining due</w:t>
            </w:r>
          </w:p>
        </w:tc>
        <w:tc>
          <w:tcPr>
            <w:tcW w:w="336" w:type="dxa"/>
            <w:gridSpan w:val="2"/>
          </w:tcPr>
          <w:p w14:paraId="1310B410"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GUID=f95a1768-157e-4e3a-9f70-6c181b3674fc </w:instrText>
            </w:r>
            <w:r w:rsidRPr="006F2CA2">
              <w:rPr>
                <w:rFonts w:ascii="Times New Roman" w:hAnsi="Times New Roman" w:cs="Times New Roman"/>
                <w:sz w:val="22"/>
                <w:szCs w:val="20"/>
                <w:lang w:val="en-GB" w:eastAsia="en-US"/>
              </w:rPr>
              <w:fldChar w:fldCharType="end"/>
            </w:r>
          </w:p>
        </w:tc>
        <w:tc>
          <w:tcPr>
            <w:tcW w:w="1523" w:type="dxa"/>
          </w:tcPr>
          <w:p w14:paraId="02D88B3B"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GUID=15db4bb6-6ce2-4351-a9bf-73bf530e167d </w:instrText>
            </w:r>
            <w:r w:rsidRPr="006F2CA2">
              <w:rPr>
                <w:rFonts w:ascii="Times New Roman" w:hAnsi="Times New Roman" w:cs="Times New Roman"/>
                <w:sz w:val="22"/>
                <w:szCs w:val="20"/>
                <w:lang w:val="en-GB" w:eastAsia="en-US"/>
              </w:rPr>
              <w:fldChar w:fldCharType="end"/>
            </w:r>
          </w:p>
        </w:tc>
      </w:tr>
      <w:tr w:rsidR="006F2CA2" w:rsidRPr="006F2CA2" w14:paraId="46D6C36A" w14:textId="77777777" w:rsidTr="00E36A97">
        <w:trPr>
          <w:divId w:val="2116439976"/>
          <w:cantSplit/>
          <w:trHeight w:val="20"/>
        </w:trPr>
        <w:tc>
          <w:tcPr>
            <w:tcW w:w="5201" w:type="dxa"/>
            <w:gridSpan w:val="2"/>
          </w:tcPr>
          <w:p w14:paraId="71AD7DA3"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GUID=6132f84e-55c3-4de9-af6b-1644e4a9b9ad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Costs of this writ</w:t>
            </w:r>
          </w:p>
        </w:tc>
        <w:tc>
          <w:tcPr>
            <w:tcW w:w="336" w:type="dxa"/>
            <w:gridSpan w:val="2"/>
          </w:tcPr>
          <w:p w14:paraId="27B9DAC4"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GUID=a882ae99-6aff-4711-8840-99b2e4ad1906 </w:instrText>
            </w:r>
            <w:r w:rsidRPr="006F2CA2">
              <w:rPr>
                <w:rFonts w:ascii="Times New Roman" w:hAnsi="Times New Roman" w:cs="Times New Roman"/>
                <w:sz w:val="22"/>
                <w:szCs w:val="20"/>
                <w:lang w:val="en-GB" w:eastAsia="en-US"/>
              </w:rPr>
              <w:fldChar w:fldCharType="end"/>
            </w:r>
          </w:p>
        </w:tc>
        <w:tc>
          <w:tcPr>
            <w:tcW w:w="1523" w:type="dxa"/>
          </w:tcPr>
          <w:p w14:paraId="200A511F"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GUID=d518a7c4-18d0-46c1-9ca2-0de264173407 </w:instrText>
            </w:r>
            <w:r w:rsidRPr="006F2CA2">
              <w:rPr>
                <w:rFonts w:ascii="Times New Roman" w:hAnsi="Times New Roman" w:cs="Times New Roman"/>
                <w:sz w:val="22"/>
                <w:szCs w:val="20"/>
                <w:lang w:val="en-GB" w:eastAsia="en-US"/>
              </w:rPr>
              <w:fldChar w:fldCharType="end"/>
            </w:r>
          </w:p>
        </w:tc>
      </w:tr>
      <w:tr w:rsidR="006F2CA2" w:rsidRPr="006F2CA2" w14:paraId="5FE0B48F" w14:textId="77777777" w:rsidTr="00E36A97">
        <w:trPr>
          <w:divId w:val="2116439976"/>
          <w:cantSplit/>
          <w:trHeight w:val="20"/>
        </w:trPr>
        <w:tc>
          <w:tcPr>
            <w:tcW w:w="5201" w:type="dxa"/>
            <w:gridSpan w:val="2"/>
          </w:tcPr>
          <w:p w14:paraId="38139958"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GUID=b6ae2364-6ea8-4ed4-8f79-ede87091f7c8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Interest on $      at      % p.a. from         to         </w:t>
            </w:r>
          </w:p>
        </w:tc>
        <w:tc>
          <w:tcPr>
            <w:tcW w:w="336" w:type="dxa"/>
            <w:gridSpan w:val="2"/>
          </w:tcPr>
          <w:p w14:paraId="62EE84A8"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GUID=424925c8-6de4-487f-a019-d10032ee7658 </w:instrText>
            </w:r>
            <w:r w:rsidRPr="006F2CA2">
              <w:rPr>
                <w:rFonts w:ascii="Times New Roman" w:hAnsi="Times New Roman" w:cs="Times New Roman"/>
                <w:sz w:val="22"/>
                <w:szCs w:val="20"/>
                <w:lang w:val="en-GB" w:eastAsia="en-US"/>
              </w:rPr>
              <w:fldChar w:fldCharType="end"/>
            </w:r>
          </w:p>
        </w:tc>
        <w:tc>
          <w:tcPr>
            <w:tcW w:w="1523" w:type="dxa"/>
          </w:tcPr>
          <w:p w14:paraId="73640A01"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GUID=672f9906-a883-4b4d-a531-a8ac476d43ac </w:instrText>
            </w:r>
            <w:r w:rsidRPr="006F2CA2">
              <w:rPr>
                <w:rFonts w:ascii="Times New Roman" w:hAnsi="Times New Roman" w:cs="Times New Roman"/>
                <w:sz w:val="22"/>
                <w:szCs w:val="20"/>
                <w:lang w:val="en-GB" w:eastAsia="en-US"/>
              </w:rPr>
              <w:fldChar w:fldCharType="end"/>
            </w:r>
          </w:p>
        </w:tc>
      </w:tr>
      <w:tr w:rsidR="006F2CA2" w:rsidRPr="006F2CA2" w14:paraId="6069C48E" w14:textId="77777777" w:rsidTr="00E36A97">
        <w:trPr>
          <w:divId w:val="2116439976"/>
          <w:cantSplit/>
          <w:trHeight w:val="20"/>
        </w:trPr>
        <w:tc>
          <w:tcPr>
            <w:tcW w:w="5201" w:type="dxa"/>
            <w:gridSpan w:val="2"/>
          </w:tcPr>
          <w:p w14:paraId="4A7BB6E1"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GUID=346793b3-d4b8-4e35-bbf6-d7bf642db59e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Property seized on</w:t>
            </w:r>
          </w:p>
        </w:tc>
        <w:tc>
          <w:tcPr>
            <w:tcW w:w="336" w:type="dxa"/>
            <w:gridSpan w:val="2"/>
          </w:tcPr>
          <w:p w14:paraId="0723A2EB"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GUID=7476009c-9f4b-414b-943e-c68bc87b2ff8 </w:instrText>
            </w:r>
            <w:r w:rsidRPr="006F2CA2">
              <w:rPr>
                <w:rFonts w:ascii="Times New Roman" w:hAnsi="Times New Roman" w:cs="Times New Roman"/>
                <w:sz w:val="22"/>
                <w:szCs w:val="20"/>
                <w:lang w:val="en-GB" w:eastAsia="en-US"/>
              </w:rPr>
              <w:fldChar w:fldCharType="end"/>
            </w:r>
          </w:p>
        </w:tc>
        <w:tc>
          <w:tcPr>
            <w:tcW w:w="1523" w:type="dxa"/>
          </w:tcPr>
          <w:p w14:paraId="7D2DC84A"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GUID=2a47ccef-9eef-4445-bbae-49366d2cd0a6 </w:instrText>
            </w:r>
            <w:r w:rsidRPr="006F2CA2">
              <w:rPr>
                <w:rFonts w:ascii="Times New Roman" w:hAnsi="Times New Roman" w:cs="Times New Roman"/>
                <w:sz w:val="22"/>
                <w:szCs w:val="20"/>
                <w:lang w:val="en-GB" w:eastAsia="en-US"/>
              </w:rPr>
              <w:fldChar w:fldCharType="end"/>
            </w:r>
          </w:p>
        </w:tc>
      </w:tr>
      <w:tr w:rsidR="006F2CA2" w:rsidRPr="006F2CA2" w14:paraId="44289398" w14:textId="77777777" w:rsidTr="00E36A97">
        <w:trPr>
          <w:divId w:val="2116439976"/>
          <w:cantSplit/>
          <w:trHeight w:val="20"/>
        </w:trPr>
        <w:tc>
          <w:tcPr>
            <w:tcW w:w="5201" w:type="dxa"/>
            <w:gridSpan w:val="2"/>
          </w:tcPr>
          <w:p w14:paraId="54A65739"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GUID=c0edfb0c-06d7-4d18-8fd3-a536defbbf81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Amount of levy paid on</w:t>
            </w:r>
          </w:p>
        </w:tc>
        <w:tc>
          <w:tcPr>
            <w:tcW w:w="336" w:type="dxa"/>
            <w:gridSpan w:val="2"/>
          </w:tcPr>
          <w:p w14:paraId="0C6D052B"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GUID=301b66d1-27a0-4805-8481-f6b6ecabdf0b </w:instrText>
            </w:r>
            <w:r w:rsidRPr="006F2CA2">
              <w:rPr>
                <w:rFonts w:ascii="Times New Roman" w:hAnsi="Times New Roman" w:cs="Times New Roman"/>
                <w:sz w:val="22"/>
                <w:szCs w:val="20"/>
                <w:lang w:val="en-GB" w:eastAsia="en-US"/>
              </w:rPr>
              <w:fldChar w:fldCharType="end"/>
            </w:r>
          </w:p>
        </w:tc>
        <w:tc>
          <w:tcPr>
            <w:tcW w:w="1523" w:type="dxa"/>
          </w:tcPr>
          <w:p w14:paraId="4D6C05D5"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GUID=2192c6c0-0be9-4b70-95e2-25c0638489ba </w:instrText>
            </w:r>
            <w:r w:rsidRPr="006F2CA2">
              <w:rPr>
                <w:rFonts w:ascii="Times New Roman" w:hAnsi="Times New Roman" w:cs="Times New Roman"/>
                <w:sz w:val="22"/>
                <w:szCs w:val="20"/>
                <w:lang w:val="en-GB" w:eastAsia="en-US"/>
              </w:rPr>
              <w:fldChar w:fldCharType="end"/>
            </w:r>
          </w:p>
        </w:tc>
      </w:tr>
      <w:tr w:rsidR="006F2CA2" w:rsidRPr="006F2CA2" w14:paraId="54EA0880" w14:textId="77777777" w:rsidTr="00E36A97">
        <w:trPr>
          <w:divId w:val="2116439976"/>
          <w:cantSplit/>
          <w:trHeight w:val="20"/>
        </w:trPr>
        <w:tc>
          <w:tcPr>
            <w:tcW w:w="5201" w:type="dxa"/>
            <w:gridSpan w:val="2"/>
          </w:tcPr>
          <w:p w14:paraId="63B3188A"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GUID=19bba583-6af7-4973-b1bf-edd6b08b175b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Property sold on        by</w:t>
            </w:r>
          </w:p>
        </w:tc>
        <w:tc>
          <w:tcPr>
            <w:tcW w:w="336" w:type="dxa"/>
            <w:gridSpan w:val="2"/>
          </w:tcPr>
          <w:p w14:paraId="68C15CAB"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GUID=15081df5-f50f-4bfb-8516-580b9a875948 </w:instrText>
            </w:r>
            <w:r w:rsidRPr="006F2CA2">
              <w:rPr>
                <w:rFonts w:ascii="Times New Roman" w:hAnsi="Times New Roman" w:cs="Times New Roman"/>
                <w:sz w:val="22"/>
                <w:szCs w:val="20"/>
                <w:lang w:val="en-GB" w:eastAsia="en-US"/>
              </w:rPr>
              <w:fldChar w:fldCharType="end"/>
            </w:r>
          </w:p>
        </w:tc>
        <w:tc>
          <w:tcPr>
            <w:tcW w:w="1523" w:type="dxa"/>
          </w:tcPr>
          <w:p w14:paraId="5D0CF398"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GUID=4340e807-f298-4853-9b53-47468c0de3ad </w:instrText>
            </w:r>
            <w:r w:rsidRPr="006F2CA2">
              <w:rPr>
                <w:rFonts w:ascii="Times New Roman" w:hAnsi="Times New Roman" w:cs="Times New Roman"/>
                <w:sz w:val="22"/>
                <w:szCs w:val="20"/>
                <w:lang w:val="en-GB" w:eastAsia="en-US"/>
              </w:rPr>
              <w:fldChar w:fldCharType="end"/>
            </w:r>
          </w:p>
        </w:tc>
      </w:tr>
      <w:tr w:rsidR="006F2CA2" w:rsidRPr="006F2CA2" w14:paraId="371512B8" w14:textId="77777777" w:rsidTr="00E36A97">
        <w:trPr>
          <w:divId w:val="2116439976"/>
          <w:cantSplit/>
          <w:trHeight w:val="20"/>
        </w:trPr>
        <w:tc>
          <w:tcPr>
            <w:tcW w:w="5201" w:type="dxa"/>
            <w:gridSpan w:val="2"/>
          </w:tcPr>
          <w:p w14:paraId="31550120"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GUID=7877d369-2339-41a6-9c46-4836faa0d45a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for Expenses of Execution —</w:t>
            </w:r>
          </w:p>
        </w:tc>
        <w:tc>
          <w:tcPr>
            <w:tcW w:w="336" w:type="dxa"/>
            <w:gridSpan w:val="2"/>
          </w:tcPr>
          <w:p w14:paraId="2518EE4F"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GUID=3453b715-9320-44aa-a2ba-9ce794845a09 </w:instrText>
            </w:r>
            <w:r w:rsidRPr="006F2CA2">
              <w:rPr>
                <w:rFonts w:ascii="Times New Roman" w:hAnsi="Times New Roman" w:cs="Times New Roman"/>
                <w:sz w:val="22"/>
                <w:szCs w:val="20"/>
                <w:lang w:val="en-GB" w:eastAsia="en-US"/>
              </w:rPr>
              <w:fldChar w:fldCharType="end"/>
            </w:r>
          </w:p>
        </w:tc>
        <w:tc>
          <w:tcPr>
            <w:tcW w:w="1523" w:type="dxa"/>
          </w:tcPr>
          <w:p w14:paraId="487B23B1"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GUID=d099106b-49f9-4fa5-a528-028af7027860 </w:instrText>
            </w:r>
            <w:r w:rsidRPr="006F2CA2">
              <w:rPr>
                <w:rFonts w:ascii="Times New Roman" w:hAnsi="Times New Roman" w:cs="Times New Roman"/>
                <w:sz w:val="22"/>
                <w:szCs w:val="20"/>
                <w:lang w:val="en-GB" w:eastAsia="en-US"/>
              </w:rPr>
              <w:fldChar w:fldCharType="end"/>
            </w:r>
          </w:p>
        </w:tc>
      </w:tr>
      <w:tr w:rsidR="006F2CA2" w:rsidRPr="006F2CA2" w14:paraId="644A0C51" w14:textId="77777777" w:rsidTr="00E36A97">
        <w:trPr>
          <w:divId w:val="2116439976"/>
          <w:cantSplit/>
          <w:trHeight w:val="20"/>
        </w:trPr>
        <w:tc>
          <w:tcPr>
            <w:tcW w:w="5201" w:type="dxa"/>
            <w:gridSpan w:val="2"/>
          </w:tcPr>
          <w:p w14:paraId="3E7BF961" w14:textId="77777777" w:rsidR="006F2CA2" w:rsidRPr="006F2CA2" w:rsidRDefault="006F2CA2" w:rsidP="006F2CA2">
            <w:pPr>
              <w:spacing w:before="60" w:after="60" w:line="240" w:lineRule="auto"/>
              <w:ind w:left="1880" w:hanging="533"/>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GUID=d20d9adc-b91e-4400-b852-7712302e9a03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Lotting and advertising</w:t>
            </w:r>
          </w:p>
        </w:tc>
        <w:tc>
          <w:tcPr>
            <w:tcW w:w="336" w:type="dxa"/>
            <w:gridSpan w:val="2"/>
          </w:tcPr>
          <w:p w14:paraId="351AE497"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GUID=9e6a5553-f4fe-4868-9b1e-3b26599faaa2 </w:instrText>
            </w:r>
            <w:r w:rsidRPr="006F2CA2">
              <w:rPr>
                <w:rFonts w:ascii="Times New Roman" w:hAnsi="Times New Roman" w:cs="Times New Roman"/>
                <w:sz w:val="22"/>
                <w:szCs w:val="20"/>
                <w:lang w:val="en-GB" w:eastAsia="en-US"/>
              </w:rPr>
              <w:fldChar w:fldCharType="end"/>
            </w:r>
          </w:p>
        </w:tc>
        <w:tc>
          <w:tcPr>
            <w:tcW w:w="1523" w:type="dxa"/>
          </w:tcPr>
          <w:p w14:paraId="63C05357"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GUID=24a06d91-8599-4bdd-8701-1278f6247c6b </w:instrText>
            </w:r>
            <w:r w:rsidRPr="006F2CA2">
              <w:rPr>
                <w:rFonts w:ascii="Times New Roman" w:hAnsi="Times New Roman" w:cs="Times New Roman"/>
                <w:sz w:val="22"/>
                <w:szCs w:val="20"/>
                <w:lang w:val="en-GB" w:eastAsia="en-US"/>
              </w:rPr>
              <w:fldChar w:fldCharType="end"/>
            </w:r>
          </w:p>
        </w:tc>
      </w:tr>
      <w:tr w:rsidR="006F2CA2" w:rsidRPr="006F2CA2" w14:paraId="27EFBBFF" w14:textId="77777777" w:rsidTr="00E36A97">
        <w:trPr>
          <w:divId w:val="2116439976"/>
          <w:cantSplit/>
          <w:trHeight w:val="20"/>
        </w:trPr>
        <w:tc>
          <w:tcPr>
            <w:tcW w:w="5201" w:type="dxa"/>
            <w:gridSpan w:val="2"/>
          </w:tcPr>
          <w:p w14:paraId="07C765DB" w14:textId="77777777" w:rsidR="006F2CA2" w:rsidRPr="006F2CA2" w:rsidRDefault="006F2CA2" w:rsidP="006F2CA2">
            <w:pPr>
              <w:spacing w:before="60" w:after="60" w:line="240" w:lineRule="auto"/>
              <w:ind w:left="1880" w:hanging="533"/>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GUID=c9922b44-f1fb-4fc8-a376-fd5946bc24a8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Auctioneers’ commission</w:t>
            </w:r>
          </w:p>
        </w:tc>
        <w:tc>
          <w:tcPr>
            <w:tcW w:w="336" w:type="dxa"/>
            <w:gridSpan w:val="2"/>
          </w:tcPr>
          <w:p w14:paraId="079B41A7"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GUID=63c3bf9b-154f-48a3-9691-248bbff445b4 </w:instrText>
            </w:r>
            <w:r w:rsidRPr="006F2CA2">
              <w:rPr>
                <w:rFonts w:ascii="Times New Roman" w:hAnsi="Times New Roman" w:cs="Times New Roman"/>
                <w:sz w:val="22"/>
                <w:szCs w:val="20"/>
                <w:lang w:val="en-GB" w:eastAsia="en-US"/>
              </w:rPr>
              <w:fldChar w:fldCharType="end"/>
            </w:r>
          </w:p>
        </w:tc>
        <w:tc>
          <w:tcPr>
            <w:tcW w:w="1523" w:type="dxa"/>
          </w:tcPr>
          <w:p w14:paraId="6A3254E5"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GUID=c7c44732-a06a-4c97-bda8-e6e769faac8a </w:instrText>
            </w:r>
            <w:r w:rsidRPr="006F2CA2">
              <w:rPr>
                <w:rFonts w:ascii="Times New Roman" w:hAnsi="Times New Roman" w:cs="Times New Roman"/>
                <w:sz w:val="22"/>
                <w:szCs w:val="20"/>
                <w:lang w:val="en-GB" w:eastAsia="en-US"/>
              </w:rPr>
              <w:fldChar w:fldCharType="end"/>
            </w:r>
          </w:p>
        </w:tc>
      </w:tr>
      <w:tr w:rsidR="006F2CA2" w:rsidRPr="006F2CA2" w14:paraId="4A1FF711" w14:textId="77777777" w:rsidTr="00E36A97">
        <w:trPr>
          <w:divId w:val="2116439976"/>
          <w:cantSplit/>
          <w:trHeight w:val="20"/>
        </w:trPr>
        <w:tc>
          <w:tcPr>
            <w:tcW w:w="5201" w:type="dxa"/>
            <w:gridSpan w:val="2"/>
          </w:tcPr>
          <w:p w14:paraId="330BE135" w14:textId="77777777" w:rsidR="006F2CA2" w:rsidRPr="006F2CA2" w:rsidRDefault="006F2CA2" w:rsidP="006F2CA2">
            <w:pPr>
              <w:spacing w:before="60" w:after="60" w:line="240" w:lineRule="auto"/>
              <w:ind w:left="1880" w:hanging="533"/>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GUID=f39aee56-72cb-4c15-829d-aeecf55b7506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Court commission</w:t>
            </w:r>
          </w:p>
        </w:tc>
        <w:tc>
          <w:tcPr>
            <w:tcW w:w="336" w:type="dxa"/>
            <w:gridSpan w:val="2"/>
          </w:tcPr>
          <w:p w14:paraId="69CB713D"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GUID=1ef15e99-4ce4-4776-9c7a-bcd244734d9b </w:instrText>
            </w:r>
            <w:r w:rsidRPr="006F2CA2">
              <w:rPr>
                <w:rFonts w:ascii="Times New Roman" w:hAnsi="Times New Roman" w:cs="Times New Roman"/>
                <w:sz w:val="22"/>
                <w:szCs w:val="20"/>
                <w:lang w:val="en-GB" w:eastAsia="en-US"/>
              </w:rPr>
              <w:fldChar w:fldCharType="end"/>
            </w:r>
          </w:p>
        </w:tc>
        <w:tc>
          <w:tcPr>
            <w:tcW w:w="1523" w:type="dxa"/>
          </w:tcPr>
          <w:p w14:paraId="3CC419D6"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GUID=0ca6c665-178b-49ab-94b2-f2aa00a72dc4 </w:instrText>
            </w:r>
            <w:r w:rsidRPr="006F2CA2">
              <w:rPr>
                <w:rFonts w:ascii="Times New Roman" w:hAnsi="Times New Roman" w:cs="Times New Roman"/>
                <w:sz w:val="22"/>
                <w:szCs w:val="20"/>
                <w:lang w:val="en-GB" w:eastAsia="en-US"/>
              </w:rPr>
              <w:fldChar w:fldCharType="end"/>
            </w:r>
          </w:p>
        </w:tc>
      </w:tr>
      <w:tr w:rsidR="006F2CA2" w:rsidRPr="006F2CA2" w14:paraId="1005E37C" w14:textId="77777777" w:rsidTr="00E36A97">
        <w:trPr>
          <w:divId w:val="2116439976"/>
          <w:cantSplit/>
          <w:trHeight w:val="20"/>
        </w:trPr>
        <w:tc>
          <w:tcPr>
            <w:tcW w:w="5201" w:type="dxa"/>
            <w:gridSpan w:val="2"/>
          </w:tcPr>
          <w:p w14:paraId="4756163A" w14:textId="77777777" w:rsidR="006F2CA2" w:rsidRPr="006F2CA2" w:rsidRDefault="006F2CA2" w:rsidP="006F2CA2">
            <w:pPr>
              <w:spacing w:before="60" w:after="60" w:line="240" w:lineRule="auto"/>
              <w:ind w:left="1880" w:hanging="533"/>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GUID=71516a3d-b78c-4c87-a084-6b8fffe85d1e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Other Court fees</w:t>
            </w:r>
          </w:p>
        </w:tc>
        <w:tc>
          <w:tcPr>
            <w:tcW w:w="336" w:type="dxa"/>
            <w:gridSpan w:val="2"/>
          </w:tcPr>
          <w:p w14:paraId="4C9F7ABF"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GUID=21debbec-810f-4341-8e65-e5f8efe465b5 </w:instrText>
            </w:r>
            <w:r w:rsidRPr="006F2CA2">
              <w:rPr>
                <w:rFonts w:ascii="Times New Roman" w:hAnsi="Times New Roman" w:cs="Times New Roman"/>
                <w:sz w:val="22"/>
                <w:szCs w:val="20"/>
                <w:lang w:val="en-GB" w:eastAsia="en-US"/>
              </w:rPr>
              <w:fldChar w:fldCharType="end"/>
            </w:r>
          </w:p>
        </w:tc>
        <w:tc>
          <w:tcPr>
            <w:tcW w:w="1523" w:type="dxa"/>
          </w:tcPr>
          <w:p w14:paraId="1D34DCC3"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GUID=d3a1467b-02ba-4daf-9e29-06f0489b4e08 </w:instrText>
            </w:r>
            <w:r w:rsidRPr="006F2CA2">
              <w:rPr>
                <w:rFonts w:ascii="Times New Roman" w:hAnsi="Times New Roman" w:cs="Times New Roman"/>
                <w:sz w:val="22"/>
                <w:szCs w:val="20"/>
                <w:lang w:val="en-GB" w:eastAsia="en-US"/>
              </w:rPr>
              <w:fldChar w:fldCharType="end"/>
            </w:r>
          </w:p>
        </w:tc>
      </w:tr>
      <w:tr w:rsidR="006F2CA2" w:rsidRPr="006F2CA2" w14:paraId="355FD9CF" w14:textId="77777777" w:rsidTr="00E36A97">
        <w:trPr>
          <w:divId w:val="2116439976"/>
          <w:cantSplit/>
          <w:trHeight w:val="20"/>
        </w:trPr>
        <w:tc>
          <w:tcPr>
            <w:tcW w:w="5201" w:type="dxa"/>
            <w:gridSpan w:val="2"/>
          </w:tcPr>
          <w:p w14:paraId="4CF4B9D4" w14:textId="77777777" w:rsidR="006F2CA2" w:rsidRPr="006F2CA2" w:rsidRDefault="006F2CA2" w:rsidP="006F2CA2">
            <w:pPr>
              <w:spacing w:before="60" w:after="60" w:line="240" w:lineRule="auto"/>
              <w:ind w:left="1880" w:hanging="533"/>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GUID=22f68fae-c0c3-4e91-8245-c3ebc5da9caf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Watchmen’s wages</w:t>
            </w:r>
          </w:p>
        </w:tc>
        <w:tc>
          <w:tcPr>
            <w:tcW w:w="336" w:type="dxa"/>
            <w:gridSpan w:val="2"/>
          </w:tcPr>
          <w:p w14:paraId="6389D32E"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GUID=741580d0-661b-41d1-a3d8-59d6a4bb3383 </w:instrText>
            </w:r>
            <w:r w:rsidRPr="006F2CA2">
              <w:rPr>
                <w:rFonts w:ascii="Times New Roman" w:hAnsi="Times New Roman" w:cs="Times New Roman"/>
                <w:sz w:val="22"/>
                <w:szCs w:val="20"/>
                <w:lang w:val="en-GB" w:eastAsia="en-US"/>
              </w:rPr>
              <w:fldChar w:fldCharType="end"/>
            </w:r>
          </w:p>
        </w:tc>
        <w:tc>
          <w:tcPr>
            <w:tcW w:w="1523" w:type="dxa"/>
          </w:tcPr>
          <w:p w14:paraId="39776B65"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GUID=457fd949-5d51-4282-85a5-2f8478f10862 </w:instrText>
            </w:r>
            <w:r w:rsidRPr="006F2CA2">
              <w:rPr>
                <w:rFonts w:ascii="Times New Roman" w:hAnsi="Times New Roman" w:cs="Times New Roman"/>
                <w:sz w:val="22"/>
                <w:szCs w:val="20"/>
                <w:lang w:val="en-GB" w:eastAsia="en-US"/>
              </w:rPr>
              <w:fldChar w:fldCharType="end"/>
            </w:r>
          </w:p>
        </w:tc>
      </w:tr>
      <w:tr w:rsidR="006F2CA2" w:rsidRPr="006F2CA2" w14:paraId="2176E73F" w14:textId="77777777" w:rsidTr="00E36A97">
        <w:trPr>
          <w:divId w:val="2116439976"/>
          <w:cantSplit/>
          <w:trHeight w:val="20"/>
        </w:trPr>
        <w:tc>
          <w:tcPr>
            <w:tcW w:w="5201" w:type="dxa"/>
            <w:gridSpan w:val="2"/>
          </w:tcPr>
          <w:p w14:paraId="3933A50E" w14:textId="77777777" w:rsidR="006F2CA2" w:rsidRPr="006F2CA2" w:rsidRDefault="006F2CA2" w:rsidP="006F2CA2">
            <w:pPr>
              <w:spacing w:before="60" w:after="60" w:line="240" w:lineRule="auto"/>
              <w:ind w:left="1880" w:hanging="533"/>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GUID=4df1842b-f8f2-4f9d-99c9-63a21bb54d13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Other legal expenses (specify them)</w:t>
            </w:r>
          </w:p>
        </w:tc>
        <w:tc>
          <w:tcPr>
            <w:tcW w:w="336" w:type="dxa"/>
            <w:gridSpan w:val="2"/>
          </w:tcPr>
          <w:p w14:paraId="0D4FCF2C"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GUID=5c60a544-70dc-447e-bcc0-7616fca9543a </w:instrText>
            </w:r>
            <w:r w:rsidRPr="006F2CA2">
              <w:rPr>
                <w:rFonts w:ascii="Times New Roman" w:hAnsi="Times New Roman" w:cs="Times New Roman"/>
                <w:sz w:val="22"/>
                <w:szCs w:val="20"/>
                <w:lang w:val="en-GB" w:eastAsia="en-US"/>
              </w:rPr>
              <w:fldChar w:fldCharType="end"/>
            </w:r>
          </w:p>
        </w:tc>
        <w:tc>
          <w:tcPr>
            <w:tcW w:w="1523" w:type="dxa"/>
          </w:tcPr>
          <w:p w14:paraId="49CB9098"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GUID=e95697b2-2890-4181-bf18-5ea652518adc </w:instrText>
            </w:r>
            <w:r w:rsidRPr="006F2CA2">
              <w:rPr>
                <w:rFonts w:ascii="Times New Roman" w:hAnsi="Times New Roman" w:cs="Times New Roman"/>
                <w:sz w:val="22"/>
                <w:szCs w:val="20"/>
                <w:lang w:val="en-GB" w:eastAsia="en-US"/>
              </w:rPr>
              <w:fldChar w:fldCharType="end"/>
            </w:r>
          </w:p>
        </w:tc>
      </w:tr>
      <w:tr w:rsidR="006F2CA2" w:rsidRPr="006F2CA2" w14:paraId="7A7DEF9A" w14:textId="77777777" w:rsidTr="00E36A97">
        <w:trPr>
          <w:divId w:val="2116439976"/>
          <w:cantSplit/>
          <w:trHeight w:val="20"/>
        </w:trPr>
        <w:tc>
          <w:tcPr>
            <w:tcW w:w="5201" w:type="dxa"/>
            <w:gridSpan w:val="2"/>
          </w:tcPr>
          <w:p w14:paraId="69920F0F" w14:textId="77777777" w:rsidR="006F2CA2" w:rsidRPr="006F2CA2" w:rsidRDefault="006F2CA2" w:rsidP="006F2CA2">
            <w:pPr>
              <w:spacing w:before="60" w:after="60" w:line="240" w:lineRule="auto"/>
              <w:ind w:left="1880" w:hanging="533"/>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GUID=0a7bc745-7dfe-446d-bee6-b2a79eafaaaf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Paid into Court —</w:t>
            </w:r>
          </w:p>
        </w:tc>
        <w:tc>
          <w:tcPr>
            <w:tcW w:w="336" w:type="dxa"/>
            <w:gridSpan w:val="2"/>
          </w:tcPr>
          <w:p w14:paraId="2358B4FA"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GUID=b130ba02-fbbc-44a4-86bc-218309889adc </w:instrText>
            </w:r>
            <w:r w:rsidRPr="006F2CA2">
              <w:rPr>
                <w:rFonts w:ascii="Times New Roman" w:hAnsi="Times New Roman" w:cs="Times New Roman"/>
                <w:sz w:val="22"/>
                <w:szCs w:val="20"/>
                <w:lang w:val="en-GB" w:eastAsia="en-US"/>
              </w:rPr>
              <w:fldChar w:fldCharType="end"/>
            </w:r>
          </w:p>
        </w:tc>
        <w:tc>
          <w:tcPr>
            <w:tcW w:w="1523" w:type="dxa"/>
          </w:tcPr>
          <w:p w14:paraId="1D239E55"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GUID=f1b0e242-891d-4012-9163-150b49cffb52 </w:instrText>
            </w:r>
            <w:r w:rsidRPr="006F2CA2">
              <w:rPr>
                <w:rFonts w:ascii="Times New Roman" w:hAnsi="Times New Roman" w:cs="Times New Roman"/>
                <w:sz w:val="22"/>
                <w:szCs w:val="20"/>
                <w:lang w:val="en-GB" w:eastAsia="en-US"/>
              </w:rPr>
              <w:fldChar w:fldCharType="end"/>
            </w:r>
          </w:p>
        </w:tc>
      </w:tr>
      <w:tr w:rsidR="006F2CA2" w:rsidRPr="006F2CA2" w14:paraId="6B30D93B" w14:textId="77777777" w:rsidTr="00E36A97">
        <w:trPr>
          <w:divId w:val="2116439976"/>
          <w:cantSplit/>
          <w:trHeight w:val="20"/>
        </w:trPr>
        <w:tc>
          <w:tcPr>
            <w:tcW w:w="5201" w:type="dxa"/>
            <w:gridSpan w:val="2"/>
          </w:tcPr>
          <w:p w14:paraId="4C5DE726" w14:textId="77777777" w:rsidR="006F2CA2" w:rsidRPr="006F2CA2" w:rsidRDefault="006F2CA2" w:rsidP="006F2CA2">
            <w:pPr>
              <w:spacing w:before="60" w:after="60" w:line="240" w:lineRule="auto"/>
              <w:ind w:left="1880" w:hanging="533"/>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GUID=3f74e103-64bf-4a11-a34c-17849b3124d5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Paid to credit of landlord under</w:t>
            </w:r>
          </w:p>
        </w:tc>
        <w:tc>
          <w:tcPr>
            <w:tcW w:w="336" w:type="dxa"/>
            <w:gridSpan w:val="2"/>
          </w:tcPr>
          <w:p w14:paraId="49796E8D"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GUID=cb788585-4960-4e4e-9df6-2fa2736360ce </w:instrText>
            </w:r>
            <w:r w:rsidRPr="006F2CA2">
              <w:rPr>
                <w:rFonts w:ascii="Times New Roman" w:hAnsi="Times New Roman" w:cs="Times New Roman"/>
                <w:sz w:val="22"/>
                <w:szCs w:val="20"/>
                <w:lang w:val="en-GB" w:eastAsia="en-US"/>
              </w:rPr>
              <w:fldChar w:fldCharType="end"/>
            </w:r>
          </w:p>
        </w:tc>
        <w:tc>
          <w:tcPr>
            <w:tcW w:w="1523" w:type="dxa"/>
          </w:tcPr>
          <w:p w14:paraId="5292F794"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GUID=7461ccf7-0e8b-4734-9014-6c266d9fe1a5 </w:instrText>
            </w:r>
            <w:r w:rsidRPr="006F2CA2">
              <w:rPr>
                <w:rFonts w:ascii="Times New Roman" w:hAnsi="Times New Roman" w:cs="Times New Roman"/>
                <w:sz w:val="22"/>
                <w:szCs w:val="20"/>
                <w:lang w:val="en-GB" w:eastAsia="en-US"/>
              </w:rPr>
              <w:fldChar w:fldCharType="end"/>
            </w:r>
          </w:p>
        </w:tc>
      </w:tr>
      <w:tr w:rsidR="006F2CA2" w:rsidRPr="006F2CA2" w14:paraId="3C0D9DAE" w14:textId="77777777" w:rsidTr="00E36A97">
        <w:trPr>
          <w:divId w:val="2116439976"/>
          <w:cantSplit/>
          <w:trHeight w:val="20"/>
        </w:trPr>
        <w:tc>
          <w:tcPr>
            <w:tcW w:w="5201" w:type="dxa"/>
            <w:gridSpan w:val="2"/>
          </w:tcPr>
          <w:p w14:paraId="4C0A9EEC" w14:textId="77777777" w:rsidR="006F2CA2" w:rsidRPr="006F2CA2" w:rsidRDefault="006F2CA2" w:rsidP="006F2CA2">
            <w:pPr>
              <w:spacing w:before="60" w:after="60" w:line="240" w:lineRule="auto"/>
              <w:ind w:left="1880" w:hanging="533"/>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GUID=f1a4bbc0-a379-44b8-be44-1e4d2fd65b74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Paid to credit of Writ of Distress</w:t>
            </w:r>
          </w:p>
        </w:tc>
        <w:tc>
          <w:tcPr>
            <w:tcW w:w="336" w:type="dxa"/>
            <w:gridSpan w:val="2"/>
          </w:tcPr>
          <w:p w14:paraId="4E7FB28E"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GUID=716771eb-4153-4a6c-8977-9306354d0950 </w:instrText>
            </w:r>
            <w:r w:rsidRPr="006F2CA2">
              <w:rPr>
                <w:rFonts w:ascii="Times New Roman" w:hAnsi="Times New Roman" w:cs="Times New Roman"/>
                <w:sz w:val="22"/>
                <w:szCs w:val="20"/>
                <w:lang w:val="en-GB" w:eastAsia="en-US"/>
              </w:rPr>
              <w:fldChar w:fldCharType="end"/>
            </w:r>
          </w:p>
        </w:tc>
        <w:tc>
          <w:tcPr>
            <w:tcW w:w="1523" w:type="dxa"/>
          </w:tcPr>
          <w:p w14:paraId="13F1BDDE"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GUID=01e65a4d-699f-4422-a8e9-d045e33538c5 </w:instrText>
            </w:r>
            <w:r w:rsidRPr="006F2CA2">
              <w:rPr>
                <w:rFonts w:ascii="Times New Roman" w:hAnsi="Times New Roman" w:cs="Times New Roman"/>
                <w:sz w:val="22"/>
                <w:szCs w:val="20"/>
                <w:lang w:val="en-GB" w:eastAsia="en-US"/>
              </w:rPr>
              <w:fldChar w:fldCharType="end"/>
            </w:r>
          </w:p>
        </w:tc>
      </w:tr>
      <w:tr w:rsidR="006F2CA2" w:rsidRPr="006F2CA2" w14:paraId="2664E6B9" w14:textId="77777777" w:rsidTr="00E36A97">
        <w:trPr>
          <w:divId w:val="2116439976"/>
          <w:cantSplit/>
          <w:trHeight w:val="20"/>
        </w:trPr>
        <w:tc>
          <w:tcPr>
            <w:tcW w:w="5201" w:type="dxa"/>
            <w:gridSpan w:val="2"/>
          </w:tcPr>
          <w:p w14:paraId="7166E03E" w14:textId="77777777" w:rsidR="006F2CA2" w:rsidRPr="006F2CA2" w:rsidRDefault="006F2CA2" w:rsidP="006F2CA2">
            <w:pPr>
              <w:spacing w:before="60" w:after="60" w:line="240" w:lineRule="auto"/>
              <w:ind w:left="1880" w:hanging="533"/>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GUID=d772750d-8a6e-41e0-bb25-d6c329e2b12b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Paid to credit of execution creditor</w:t>
            </w:r>
          </w:p>
        </w:tc>
        <w:tc>
          <w:tcPr>
            <w:tcW w:w="336" w:type="dxa"/>
            <w:gridSpan w:val="2"/>
          </w:tcPr>
          <w:p w14:paraId="12B5A808"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GUID=2b29c7fb-33a9-4730-8140-1650653de019 </w:instrText>
            </w:r>
            <w:r w:rsidRPr="006F2CA2">
              <w:rPr>
                <w:rFonts w:ascii="Times New Roman" w:hAnsi="Times New Roman" w:cs="Times New Roman"/>
                <w:sz w:val="22"/>
                <w:szCs w:val="20"/>
                <w:lang w:val="en-GB" w:eastAsia="en-US"/>
              </w:rPr>
              <w:fldChar w:fldCharType="end"/>
            </w:r>
          </w:p>
        </w:tc>
        <w:tc>
          <w:tcPr>
            <w:tcW w:w="1523" w:type="dxa"/>
          </w:tcPr>
          <w:p w14:paraId="5DFBF7F9"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GUID=c69027a6-9518-4062-86fc-cb4caa7a53dc </w:instrText>
            </w:r>
            <w:r w:rsidRPr="006F2CA2">
              <w:rPr>
                <w:rFonts w:ascii="Times New Roman" w:hAnsi="Times New Roman" w:cs="Times New Roman"/>
                <w:sz w:val="22"/>
                <w:szCs w:val="20"/>
                <w:lang w:val="en-GB" w:eastAsia="en-US"/>
              </w:rPr>
              <w:fldChar w:fldCharType="end"/>
            </w:r>
          </w:p>
        </w:tc>
      </w:tr>
      <w:tr w:rsidR="006F2CA2" w:rsidRPr="006F2CA2" w14:paraId="7E6511C1" w14:textId="77777777" w:rsidTr="00E36A97">
        <w:trPr>
          <w:divId w:val="2116439976"/>
          <w:cantSplit/>
          <w:trHeight w:val="20"/>
        </w:trPr>
        <w:tc>
          <w:tcPr>
            <w:tcW w:w="5201" w:type="dxa"/>
            <w:gridSpan w:val="2"/>
          </w:tcPr>
          <w:p w14:paraId="07F403D4" w14:textId="77777777" w:rsidR="006F2CA2" w:rsidRPr="006F2CA2" w:rsidRDefault="006F2CA2" w:rsidP="006F2CA2">
            <w:pPr>
              <w:spacing w:before="60" w:after="60" w:line="240" w:lineRule="auto"/>
              <w:ind w:left="1880" w:hanging="533"/>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GUID=e3b1be9f-31ba-4258-a26e-96bcb41bf1a2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Paid to credit of execution debtor</w:t>
            </w:r>
          </w:p>
        </w:tc>
        <w:tc>
          <w:tcPr>
            <w:tcW w:w="336" w:type="dxa"/>
            <w:gridSpan w:val="2"/>
          </w:tcPr>
          <w:p w14:paraId="37438D78"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GUID=5cf91a55-fd11-4150-afa6-0fcbd2ad88a4 </w:instrText>
            </w:r>
            <w:r w:rsidRPr="006F2CA2">
              <w:rPr>
                <w:rFonts w:ascii="Times New Roman" w:hAnsi="Times New Roman" w:cs="Times New Roman"/>
                <w:sz w:val="22"/>
                <w:szCs w:val="20"/>
                <w:lang w:val="en-GB" w:eastAsia="en-US"/>
              </w:rPr>
              <w:fldChar w:fldCharType="end"/>
            </w:r>
          </w:p>
        </w:tc>
        <w:tc>
          <w:tcPr>
            <w:tcW w:w="1523" w:type="dxa"/>
          </w:tcPr>
          <w:p w14:paraId="359709F0"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GUID=3313982f-4f14-497d-9557-954feafe1972 </w:instrText>
            </w:r>
            <w:r w:rsidRPr="006F2CA2">
              <w:rPr>
                <w:rFonts w:ascii="Times New Roman" w:hAnsi="Times New Roman" w:cs="Times New Roman"/>
                <w:sz w:val="22"/>
                <w:szCs w:val="20"/>
                <w:lang w:val="en-GB" w:eastAsia="en-US"/>
              </w:rPr>
              <w:fldChar w:fldCharType="end"/>
            </w:r>
          </w:p>
        </w:tc>
      </w:tr>
      <w:tr w:rsidR="006F2CA2" w:rsidRPr="006F2CA2" w14:paraId="0726260E" w14:textId="77777777" w:rsidTr="00E36A97">
        <w:trPr>
          <w:divId w:val="2116439976"/>
          <w:cantSplit/>
        </w:trPr>
        <w:tc>
          <w:tcPr>
            <w:tcW w:w="7060" w:type="dxa"/>
            <w:gridSpan w:val="5"/>
          </w:tcPr>
          <w:p w14:paraId="06670397" w14:textId="77777777" w:rsidR="006F2CA2" w:rsidRPr="006F2CA2" w:rsidRDefault="006F2CA2" w:rsidP="006F2CA2">
            <w:pPr>
              <w:spacing w:before="60" w:after="60" w:line="240" w:lineRule="auto"/>
              <w:ind w:left="940" w:hanging="533"/>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GUID=c57f4104-1fd1-4fa5-910a-9d2c64d451cf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Dated this      day of              20   </w:t>
            </w:r>
            <w:proofErr w:type="gramStart"/>
            <w:r w:rsidRPr="006F2CA2">
              <w:rPr>
                <w:rFonts w:ascii="Times New Roman" w:hAnsi="Times New Roman" w:cs="Times New Roman"/>
                <w:sz w:val="22"/>
                <w:szCs w:val="20"/>
                <w:lang w:val="en-GB" w:eastAsia="en-US"/>
              </w:rPr>
              <w:t>  .</w:t>
            </w:r>
            <w:proofErr w:type="gramEnd"/>
          </w:p>
          <w:p w14:paraId="39016FAE"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GUID=efd355ef-4c9d-4f7e-91d5-8b8e6695239f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Sheriff/bailiff.</w:t>
            </w:r>
          </w:p>
        </w:tc>
      </w:tr>
    </w:tbl>
    <w:p w14:paraId="5D8E9145"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7405" w:type="dxa"/>
        <w:tblInd w:w="851" w:type="dxa"/>
        <w:tblLook w:val="04A0" w:firstRow="1" w:lastRow="0" w:firstColumn="1" w:lastColumn="0" w:noHBand="0" w:noVBand="1"/>
      </w:tblPr>
      <w:tblGrid>
        <w:gridCol w:w="236"/>
        <w:gridCol w:w="958"/>
        <w:gridCol w:w="783"/>
        <w:gridCol w:w="904"/>
        <w:gridCol w:w="668"/>
        <w:gridCol w:w="518"/>
        <w:gridCol w:w="518"/>
        <w:gridCol w:w="2084"/>
        <w:gridCol w:w="609"/>
        <w:gridCol w:w="127"/>
      </w:tblGrid>
      <w:tr w:rsidR="006F2CA2" w:rsidRPr="006F2CA2" w14:paraId="1E6FE746" w14:textId="77777777" w:rsidTr="00E36A97">
        <w:trPr>
          <w:gridAfter w:val="1"/>
          <w:divId w:val="2116439976"/>
          <w:wAfter w:w="127" w:type="dxa"/>
          <w:cantSplit/>
        </w:trPr>
        <w:tc>
          <w:tcPr>
            <w:tcW w:w="7278" w:type="dxa"/>
            <w:gridSpan w:val="9"/>
          </w:tcPr>
          <w:p w14:paraId="4167E805"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4A3CED7E"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GUID=b2631474-7bd8-4aef-848e-cc58a6d90395 </w:instrText>
            </w:r>
            <w:r w:rsidRPr="006F2CA2">
              <w:rPr>
                <w:rFonts w:ascii="Times New Roman" w:hAnsi="Times New Roman" w:cs="Times New Roman"/>
                <w:sz w:val="22"/>
                <w:szCs w:val="20"/>
                <w:lang w:val="en-GB" w:eastAsia="en-US"/>
              </w:rPr>
              <w:fldChar w:fldCharType="end"/>
            </w:r>
            <w:r w:rsidR="00E36A97">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138</w:t>
            </w:r>
          </w:p>
        </w:tc>
      </w:tr>
      <w:tr w:rsidR="006F2CA2" w:rsidRPr="006F2CA2" w14:paraId="04BD88C2" w14:textId="77777777" w:rsidTr="00E36A97">
        <w:trPr>
          <w:gridAfter w:val="1"/>
          <w:divId w:val="2116439976"/>
          <w:wAfter w:w="127" w:type="dxa"/>
          <w:cantSplit/>
        </w:trPr>
        <w:tc>
          <w:tcPr>
            <w:tcW w:w="1977" w:type="dxa"/>
            <w:gridSpan w:val="3"/>
          </w:tcPr>
          <w:p w14:paraId="46081C81"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GUID=cedaa6c2-506f-498b-8472-fae55283d8b4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R.702</w:t>
            </w:r>
          </w:p>
        </w:tc>
        <w:tc>
          <w:tcPr>
            <w:tcW w:w="2090" w:type="dxa"/>
            <w:gridSpan w:val="3"/>
          </w:tcPr>
          <w:p w14:paraId="403A63EB"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GUID=cc838eb1-8e13-46ba-b991-6f79dd9c1eb4 </w:instrText>
            </w:r>
            <w:r w:rsidRPr="006F2CA2">
              <w:rPr>
                <w:rFonts w:ascii="Times New Roman" w:hAnsi="Times New Roman" w:cs="Times New Roman"/>
                <w:sz w:val="22"/>
                <w:szCs w:val="20"/>
                <w:lang w:val="en-GB" w:eastAsia="en-US"/>
              </w:rPr>
              <w:fldChar w:fldCharType="end"/>
            </w:r>
          </w:p>
        </w:tc>
        <w:tc>
          <w:tcPr>
            <w:tcW w:w="3211" w:type="dxa"/>
            <w:gridSpan w:val="3"/>
          </w:tcPr>
          <w:p w14:paraId="1B180D28"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GUID=252750c1-662b-4a09-a16c-284654d6153c </w:instrText>
            </w:r>
            <w:r w:rsidRPr="006F2CA2">
              <w:rPr>
                <w:rFonts w:ascii="Times New Roman" w:hAnsi="Times New Roman" w:cs="Times New Roman"/>
                <w:sz w:val="22"/>
                <w:szCs w:val="20"/>
                <w:lang w:val="en-GB" w:eastAsia="en-US"/>
              </w:rPr>
              <w:fldChar w:fldCharType="end"/>
            </w:r>
          </w:p>
        </w:tc>
      </w:tr>
      <w:tr w:rsidR="006F2CA2" w:rsidRPr="006F2CA2" w14:paraId="1F14B92B" w14:textId="77777777" w:rsidTr="00E36A97">
        <w:trPr>
          <w:gridAfter w:val="1"/>
          <w:divId w:val="2116439976"/>
          <w:wAfter w:w="127" w:type="dxa"/>
          <w:cantSplit/>
        </w:trPr>
        <w:tc>
          <w:tcPr>
            <w:tcW w:w="7278" w:type="dxa"/>
            <w:gridSpan w:val="9"/>
          </w:tcPr>
          <w:p w14:paraId="76342A0E"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 xml:space="preserve">WRIT OF SEIZURE AND SALE IN RESPECT OF </w:t>
            </w:r>
          </w:p>
          <w:p w14:paraId="4A3E420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IMMOVABLE PROPERTY</w:t>
            </w:r>
          </w:p>
          <w:p w14:paraId="51784349"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GUID=0e0f5dc8-76ff-4d6b-a74f-4d0799cc3380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0DBA3691"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GUID=0286d1d8-738d-4d3a-859e-0c1b9df2d674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the Sheriff/bailiff,</w:t>
            </w:r>
          </w:p>
          <w:p w14:paraId="3BCC137F"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GUID=268bba13-bf13-42f5-801c-336ed4543ee7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Having seized the interest of (name of execution debtor) in the immovable property specified in the Schedule hereto pursuant to the Order of Court dated            , you are directed to serve the Writ of Seizure and Sale together with the said Order of Court on (name of execution debtor), of                                           and, if the execution debtor cannot be found, affix a copy of the same on some conspicuous part of the immovable property known as                           , and thereafter, if necessary, to sell the said interest to satisfy the sum $                which is the sum outstanding payable to the said (name of execution creditor) pursuant to a judgment (or order as may be) dated                     against the said (name of execution debtor).</w:t>
            </w:r>
          </w:p>
        </w:tc>
      </w:tr>
      <w:tr w:rsidR="005A22FC" w14:paraId="72DD35AE" w14:textId="77777777" w:rsidTr="00E36A97">
        <w:trPr>
          <w:divId w:val="2116439976"/>
          <w:cantSplit/>
          <w:trHeight w:val="120"/>
        </w:trPr>
        <w:tc>
          <w:tcPr>
            <w:tcW w:w="236" w:type="dxa"/>
          </w:tcPr>
          <w:p w14:paraId="79106BC7"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GUID=552cab88-c1f6-4446-8b21-c6c8b270715b </w:instrText>
            </w:r>
            <w:r w:rsidRPr="006F2CA2">
              <w:rPr>
                <w:rFonts w:ascii="Times New Roman" w:hAnsi="Times New Roman" w:cs="Times New Roman"/>
                <w:sz w:val="22"/>
                <w:szCs w:val="20"/>
                <w:lang w:val="en-GB" w:eastAsia="en-US"/>
              </w:rPr>
              <w:fldChar w:fldCharType="end"/>
            </w:r>
          </w:p>
        </w:tc>
        <w:tc>
          <w:tcPr>
            <w:tcW w:w="6433" w:type="dxa"/>
            <w:gridSpan w:val="7"/>
          </w:tcPr>
          <w:p w14:paraId="0603A43D"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GUID=44eb0204-5f22-41ec-b3f6-cced26604b73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SCHEDULE</w:t>
            </w:r>
          </w:p>
        </w:tc>
        <w:tc>
          <w:tcPr>
            <w:tcW w:w="736" w:type="dxa"/>
            <w:gridSpan w:val="2"/>
          </w:tcPr>
          <w:p w14:paraId="54C05DD9"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GUID=270ece26-956d-46a2-b0ca-0b797ce36445 </w:instrText>
            </w:r>
            <w:r w:rsidRPr="006F2CA2">
              <w:rPr>
                <w:rFonts w:ascii="Times New Roman" w:hAnsi="Times New Roman" w:cs="Times New Roman"/>
                <w:sz w:val="22"/>
                <w:szCs w:val="20"/>
                <w:lang w:val="en-GB" w:eastAsia="en-US"/>
              </w:rPr>
              <w:fldChar w:fldCharType="end"/>
            </w:r>
          </w:p>
        </w:tc>
      </w:tr>
      <w:tr w:rsidR="005A22FC" w14:paraId="2A5673F2" w14:textId="77777777" w:rsidTr="00E36A97">
        <w:trPr>
          <w:divId w:val="2116439976"/>
          <w:cantSplit/>
          <w:trHeight w:val="120"/>
        </w:trPr>
        <w:tc>
          <w:tcPr>
            <w:tcW w:w="236" w:type="dxa"/>
          </w:tcPr>
          <w:p w14:paraId="2B614AF9"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GUID=64199ad3-6e17-43f1-8e44-9dfde14f05c1 </w:instrText>
            </w:r>
            <w:r w:rsidRPr="006F2CA2">
              <w:rPr>
                <w:rFonts w:ascii="Times New Roman" w:hAnsi="Times New Roman" w:cs="Times New Roman"/>
                <w:sz w:val="22"/>
                <w:szCs w:val="20"/>
                <w:lang w:val="en-GB" w:eastAsia="en-US"/>
              </w:rPr>
              <w:fldChar w:fldCharType="end"/>
            </w:r>
          </w:p>
        </w:tc>
        <w:tc>
          <w:tcPr>
            <w:tcW w:w="1741" w:type="dxa"/>
            <w:gridSpan w:val="2"/>
          </w:tcPr>
          <w:p w14:paraId="4E86088D"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GUID=3e52ae65-c444-4bbd-9209-a08b628b1118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*CT/SSCT/SCT/</w:t>
            </w:r>
            <w:r w:rsidRPr="006F2CA2">
              <w:rPr>
                <w:rFonts w:ascii="Times New Roman" w:hAnsi="Times New Roman" w:cs="Times New Roman"/>
                <w:sz w:val="22"/>
                <w:szCs w:val="20"/>
                <w:lang w:val="en-GB" w:eastAsia="en-US"/>
              </w:rPr>
              <w:br/>
              <w:t>Lease</w:t>
            </w:r>
          </w:p>
        </w:tc>
        <w:tc>
          <w:tcPr>
            <w:tcW w:w="904" w:type="dxa"/>
          </w:tcPr>
          <w:p w14:paraId="0702D7C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GUID=09b7abe7-df54-48a7-88fd-f7649a3845fe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MK</w:t>
            </w:r>
          </w:p>
        </w:tc>
        <w:tc>
          <w:tcPr>
            <w:tcW w:w="668" w:type="dxa"/>
          </w:tcPr>
          <w:p w14:paraId="131BA204"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GUID=b3ea41f1-c68e-4c38-82fd-01c32455b8fd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TS</w:t>
            </w:r>
          </w:p>
        </w:tc>
        <w:tc>
          <w:tcPr>
            <w:tcW w:w="1036" w:type="dxa"/>
            <w:gridSpan w:val="2"/>
          </w:tcPr>
          <w:p w14:paraId="26232EF3"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GUID=7e1122c7-4fc4-4a14-b2b7-7727153ea0c9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Whole or part lot (if part lot, to state approved new lot number or strata lot number)</w:t>
            </w:r>
          </w:p>
        </w:tc>
        <w:tc>
          <w:tcPr>
            <w:tcW w:w="2084" w:type="dxa"/>
          </w:tcPr>
          <w:p w14:paraId="2ECCDC4C"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GUID=bb3c515f-630e-4503-ba71-bfd7b1b4a7e1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Property</w:t>
            </w:r>
            <w:r w:rsidRPr="006F2CA2">
              <w:rPr>
                <w:rFonts w:ascii="Times New Roman" w:hAnsi="Times New Roman" w:cs="Times New Roman"/>
                <w:sz w:val="22"/>
                <w:szCs w:val="20"/>
                <w:lang w:val="en-GB" w:eastAsia="en-US"/>
              </w:rPr>
              <w:br/>
              <w:t>Address</w:t>
            </w:r>
          </w:p>
        </w:tc>
        <w:tc>
          <w:tcPr>
            <w:tcW w:w="736" w:type="dxa"/>
            <w:gridSpan w:val="2"/>
          </w:tcPr>
          <w:p w14:paraId="042C160C"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GUID=5ae2a6c2-0d7b-4738-b88c-b56e8a09886a </w:instrText>
            </w:r>
            <w:r w:rsidRPr="006F2CA2">
              <w:rPr>
                <w:rFonts w:ascii="Times New Roman" w:hAnsi="Times New Roman" w:cs="Times New Roman"/>
                <w:sz w:val="22"/>
                <w:szCs w:val="20"/>
                <w:lang w:val="en-GB" w:eastAsia="en-US"/>
              </w:rPr>
              <w:fldChar w:fldCharType="end"/>
            </w:r>
          </w:p>
        </w:tc>
      </w:tr>
      <w:tr w:rsidR="005A22FC" w14:paraId="266D676B" w14:textId="77777777" w:rsidTr="00E36A97">
        <w:trPr>
          <w:divId w:val="2116439976"/>
          <w:cantSplit/>
          <w:trHeight w:val="340"/>
        </w:trPr>
        <w:tc>
          <w:tcPr>
            <w:tcW w:w="236" w:type="dxa"/>
          </w:tcPr>
          <w:p w14:paraId="51AADD7C"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GUID=64199ad3-6e17-43f1-8e44-9dfde14f05c1 </w:instrText>
            </w:r>
            <w:r w:rsidRPr="006F2CA2">
              <w:rPr>
                <w:rFonts w:ascii="Times New Roman" w:hAnsi="Times New Roman" w:cs="Times New Roman"/>
                <w:sz w:val="22"/>
                <w:szCs w:val="20"/>
                <w:lang w:val="en-GB" w:eastAsia="en-US"/>
              </w:rPr>
              <w:fldChar w:fldCharType="end"/>
            </w:r>
          </w:p>
        </w:tc>
        <w:tc>
          <w:tcPr>
            <w:tcW w:w="958" w:type="dxa"/>
          </w:tcPr>
          <w:p w14:paraId="22FFBE55"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GUID=a3049aa1-db98-47ee-8d78-33a353dee99b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Vol**</w:t>
            </w:r>
          </w:p>
        </w:tc>
        <w:tc>
          <w:tcPr>
            <w:tcW w:w="783" w:type="dxa"/>
          </w:tcPr>
          <w:p w14:paraId="48358604"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GUID=9c44352b-311e-4048-b5c9-99d8df79e598 </w:instrText>
            </w:r>
            <w:r w:rsidRPr="006F2CA2">
              <w:rPr>
                <w:rFonts w:ascii="Times New Roman" w:hAnsi="Times New Roman" w:cs="Times New Roman"/>
                <w:sz w:val="22"/>
                <w:szCs w:val="20"/>
                <w:lang w:val="en-GB" w:eastAsia="en-US"/>
              </w:rPr>
              <w:fldChar w:fldCharType="end"/>
            </w:r>
            <w:proofErr w:type="spellStart"/>
            <w:r w:rsidRPr="006F2CA2">
              <w:rPr>
                <w:rFonts w:ascii="Times New Roman" w:hAnsi="Times New Roman" w:cs="Times New Roman"/>
                <w:sz w:val="22"/>
                <w:szCs w:val="20"/>
                <w:lang w:val="en-GB" w:eastAsia="en-US"/>
              </w:rPr>
              <w:t>Fol</w:t>
            </w:r>
            <w:proofErr w:type="spellEnd"/>
            <w:r w:rsidRPr="006F2CA2">
              <w:rPr>
                <w:rFonts w:ascii="Times New Roman" w:hAnsi="Times New Roman" w:cs="Times New Roman"/>
                <w:sz w:val="22"/>
                <w:szCs w:val="20"/>
                <w:lang w:val="en-GB" w:eastAsia="en-US"/>
              </w:rPr>
              <w:t>**</w:t>
            </w:r>
          </w:p>
        </w:tc>
        <w:tc>
          <w:tcPr>
            <w:tcW w:w="904" w:type="dxa"/>
          </w:tcPr>
          <w:p w14:paraId="486317B3"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GUID=09b7abe7-df54-48a7-88fd-f7649a3845fe </w:instrText>
            </w:r>
            <w:r w:rsidRPr="006F2CA2">
              <w:rPr>
                <w:rFonts w:ascii="Times New Roman" w:hAnsi="Times New Roman" w:cs="Times New Roman"/>
                <w:sz w:val="22"/>
                <w:szCs w:val="20"/>
                <w:lang w:val="en-GB" w:eastAsia="en-US"/>
              </w:rPr>
              <w:fldChar w:fldCharType="end"/>
            </w:r>
          </w:p>
        </w:tc>
        <w:tc>
          <w:tcPr>
            <w:tcW w:w="668" w:type="dxa"/>
          </w:tcPr>
          <w:p w14:paraId="1C911C79"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GUID=b3ea41f1-c68e-4c38-82fd-01c32455b8fd </w:instrText>
            </w:r>
            <w:r w:rsidRPr="006F2CA2">
              <w:rPr>
                <w:rFonts w:ascii="Times New Roman" w:hAnsi="Times New Roman" w:cs="Times New Roman"/>
                <w:sz w:val="22"/>
                <w:szCs w:val="20"/>
                <w:lang w:val="en-GB" w:eastAsia="en-US"/>
              </w:rPr>
              <w:fldChar w:fldCharType="end"/>
            </w:r>
          </w:p>
        </w:tc>
        <w:tc>
          <w:tcPr>
            <w:tcW w:w="1036" w:type="dxa"/>
            <w:gridSpan w:val="2"/>
          </w:tcPr>
          <w:p w14:paraId="05FE1DC2"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GUID=7e1122c7-4fc4-4a14-b2b7-7727153ea0c9 </w:instrText>
            </w:r>
            <w:r w:rsidRPr="006F2CA2">
              <w:rPr>
                <w:rFonts w:ascii="Times New Roman" w:hAnsi="Times New Roman" w:cs="Times New Roman"/>
                <w:sz w:val="22"/>
                <w:szCs w:val="20"/>
                <w:lang w:val="en-GB" w:eastAsia="en-US"/>
              </w:rPr>
              <w:fldChar w:fldCharType="end"/>
            </w:r>
          </w:p>
        </w:tc>
        <w:tc>
          <w:tcPr>
            <w:tcW w:w="2084" w:type="dxa"/>
          </w:tcPr>
          <w:p w14:paraId="00C8601D"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GUID=bb3c515f-630e-4503-ba71-bfd7b1b4a7e1 </w:instrText>
            </w:r>
            <w:r w:rsidRPr="006F2CA2">
              <w:rPr>
                <w:rFonts w:ascii="Times New Roman" w:hAnsi="Times New Roman" w:cs="Times New Roman"/>
                <w:sz w:val="22"/>
                <w:szCs w:val="20"/>
                <w:lang w:val="en-GB" w:eastAsia="en-US"/>
              </w:rPr>
              <w:fldChar w:fldCharType="end"/>
            </w:r>
          </w:p>
        </w:tc>
        <w:tc>
          <w:tcPr>
            <w:tcW w:w="736" w:type="dxa"/>
            <w:gridSpan w:val="2"/>
          </w:tcPr>
          <w:p w14:paraId="221BFAB3"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GUID=5ae2a6c2-0d7b-4738-b88c-b56e8a09886a </w:instrText>
            </w:r>
            <w:r w:rsidRPr="006F2CA2">
              <w:rPr>
                <w:rFonts w:ascii="Times New Roman" w:hAnsi="Times New Roman" w:cs="Times New Roman"/>
                <w:sz w:val="22"/>
                <w:szCs w:val="20"/>
                <w:lang w:val="en-GB" w:eastAsia="en-US"/>
              </w:rPr>
              <w:fldChar w:fldCharType="end"/>
            </w:r>
          </w:p>
        </w:tc>
      </w:tr>
      <w:tr w:rsidR="005A22FC" w14:paraId="035F802A" w14:textId="77777777" w:rsidTr="00E36A97">
        <w:trPr>
          <w:divId w:val="2116439976"/>
          <w:cantSplit/>
          <w:trHeight w:val="120"/>
        </w:trPr>
        <w:tc>
          <w:tcPr>
            <w:tcW w:w="236" w:type="dxa"/>
          </w:tcPr>
          <w:p w14:paraId="4E25304D"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GUID=64199ad3-6e17-43f1-8e44-9dfde14f05c1 </w:instrText>
            </w:r>
            <w:r w:rsidRPr="006F2CA2">
              <w:rPr>
                <w:rFonts w:ascii="Times New Roman" w:hAnsi="Times New Roman" w:cs="Times New Roman"/>
                <w:sz w:val="22"/>
                <w:szCs w:val="20"/>
                <w:lang w:val="en-GB" w:eastAsia="en-US"/>
              </w:rPr>
              <w:fldChar w:fldCharType="end"/>
            </w:r>
          </w:p>
        </w:tc>
        <w:tc>
          <w:tcPr>
            <w:tcW w:w="958" w:type="dxa"/>
          </w:tcPr>
          <w:p w14:paraId="03BAD38E"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GUID=534a898f-12a8-41a7-9b2b-2bc9064c382a </w:instrText>
            </w:r>
            <w:r w:rsidRPr="006F2CA2">
              <w:rPr>
                <w:rFonts w:ascii="Times New Roman" w:hAnsi="Times New Roman" w:cs="Times New Roman"/>
                <w:sz w:val="22"/>
                <w:szCs w:val="20"/>
                <w:lang w:val="en-GB" w:eastAsia="en-US"/>
              </w:rPr>
              <w:fldChar w:fldCharType="end"/>
            </w:r>
          </w:p>
        </w:tc>
        <w:tc>
          <w:tcPr>
            <w:tcW w:w="783" w:type="dxa"/>
          </w:tcPr>
          <w:p w14:paraId="315294A7"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GUID=6f4e8ae6-4c8d-4c06-b01b-7a2ebb446cfa </w:instrText>
            </w:r>
            <w:r w:rsidRPr="006F2CA2">
              <w:rPr>
                <w:rFonts w:ascii="Times New Roman" w:hAnsi="Times New Roman" w:cs="Times New Roman"/>
                <w:sz w:val="22"/>
                <w:szCs w:val="20"/>
                <w:lang w:val="en-GB" w:eastAsia="en-US"/>
              </w:rPr>
              <w:fldChar w:fldCharType="end"/>
            </w:r>
          </w:p>
        </w:tc>
        <w:tc>
          <w:tcPr>
            <w:tcW w:w="904" w:type="dxa"/>
          </w:tcPr>
          <w:p w14:paraId="481D88A2"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GUID=a7a2e4e9-3cef-4078-be18-42f667a1b091 </w:instrText>
            </w:r>
            <w:r w:rsidRPr="006F2CA2">
              <w:rPr>
                <w:rFonts w:ascii="Times New Roman" w:hAnsi="Times New Roman" w:cs="Times New Roman"/>
                <w:sz w:val="22"/>
                <w:szCs w:val="20"/>
                <w:lang w:val="en-GB" w:eastAsia="en-US"/>
              </w:rPr>
              <w:fldChar w:fldCharType="end"/>
            </w:r>
          </w:p>
        </w:tc>
        <w:tc>
          <w:tcPr>
            <w:tcW w:w="668" w:type="dxa"/>
          </w:tcPr>
          <w:p w14:paraId="300F9102"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GUID=83681ce4-a84e-4f3b-9646-59ebb9f50f21 </w:instrText>
            </w:r>
            <w:r w:rsidRPr="006F2CA2">
              <w:rPr>
                <w:rFonts w:ascii="Times New Roman" w:hAnsi="Times New Roman" w:cs="Times New Roman"/>
                <w:sz w:val="22"/>
                <w:szCs w:val="20"/>
                <w:lang w:val="en-GB" w:eastAsia="en-US"/>
              </w:rPr>
              <w:fldChar w:fldCharType="end"/>
            </w:r>
          </w:p>
        </w:tc>
        <w:tc>
          <w:tcPr>
            <w:tcW w:w="1036" w:type="dxa"/>
            <w:gridSpan w:val="2"/>
          </w:tcPr>
          <w:p w14:paraId="603AD19E"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GUID=7a124b59-44ef-4221-a61d-fe59a2c19402 </w:instrText>
            </w:r>
            <w:r w:rsidRPr="006F2CA2">
              <w:rPr>
                <w:rFonts w:ascii="Times New Roman" w:hAnsi="Times New Roman" w:cs="Times New Roman"/>
                <w:sz w:val="22"/>
                <w:szCs w:val="20"/>
                <w:lang w:val="en-GB" w:eastAsia="en-US"/>
              </w:rPr>
              <w:fldChar w:fldCharType="end"/>
            </w:r>
          </w:p>
        </w:tc>
        <w:tc>
          <w:tcPr>
            <w:tcW w:w="2084" w:type="dxa"/>
          </w:tcPr>
          <w:p w14:paraId="4B8876B6"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GUID=5dd06691-a836-4851-952c-ab9c48e2a50e </w:instrText>
            </w:r>
            <w:r w:rsidRPr="006F2CA2">
              <w:rPr>
                <w:rFonts w:ascii="Times New Roman" w:hAnsi="Times New Roman" w:cs="Times New Roman"/>
                <w:sz w:val="22"/>
                <w:szCs w:val="20"/>
                <w:lang w:val="en-GB" w:eastAsia="en-US"/>
              </w:rPr>
              <w:fldChar w:fldCharType="end"/>
            </w:r>
          </w:p>
        </w:tc>
        <w:tc>
          <w:tcPr>
            <w:tcW w:w="736" w:type="dxa"/>
            <w:gridSpan w:val="2"/>
          </w:tcPr>
          <w:p w14:paraId="4D3EF590"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GUID=5ae2a6c2-0d7b-4738-b88c-b56e8a09886a </w:instrText>
            </w:r>
            <w:r w:rsidRPr="006F2CA2">
              <w:rPr>
                <w:rFonts w:ascii="Times New Roman" w:hAnsi="Times New Roman" w:cs="Times New Roman"/>
                <w:sz w:val="22"/>
                <w:szCs w:val="20"/>
                <w:lang w:val="en-GB" w:eastAsia="en-US"/>
              </w:rPr>
              <w:fldChar w:fldCharType="end"/>
            </w:r>
          </w:p>
        </w:tc>
      </w:tr>
      <w:tr w:rsidR="006F2CA2" w:rsidRPr="006F2CA2" w14:paraId="6F2C4EE9" w14:textId="77777777" w:rsidTr="00E36A97">
        <w:trPr>
          <w:divId w:val="2116439976"/>
          <w:cantSplit/>
          <w:trHeight w:val="200"/>
        </w:trPr>
        <w:tc>
          <w:tcPr>
            <w:tcW w:w="236" w:type="dxa"/>
          </w:tcPr>
          <w:p w14:paraId="01C47F7D"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GUID=c74e42af-9639-4f0c-8d0d-ad148e5d351a </w:instrText>
            </w:r>
            <w:r w:rsidRPr="006F2CA2">
              <w:rPr>
                <w:rFonts w:ascii="Times New Roman" w:hAnsi="Times New Roman" w:cs="Times New Roman"/>
                <w:sz w:val="22"/>
                <w:szCs w:val="20"/>
                <w:lang w:val="en-GB" w:eastAsia="en-US"/>
              </w:rPr>
              <w:fldChar w:fldCharType="end"/>
            </w:r>
          </w:p>
        </w:tc>
        <w:tc>
          <w:tcPr>
            <w:tcW w:w="958" w:type="dxa"/>
          </w:tcPr>
          <w:p w14:paraId="6A5B82AC"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GUID=8f6d0af7-5f24-4daf-af48-03118d6c1020 </w:instrText>
            </w:r>
            <w:r w:rsidRPr="006F2CA2">
              <w:rPr>
                <w:rFonts w:ascii="Times New Roman" w:hAnsi="Times New Roman" w:cs="Times New Roman"/>
                <w:sz w:val="22"/>
                <w:szCs w:val="20"/>
                <w:lang w:val="en-GB" w:eastAsia="en-US"/>
              </w:rPr>
              <w:fldChar w:fldCharType="end"/>
            </w:r>
          </w:p>
        </w:tc>
        <w:tc>
          <w:tcPr>
            <w:tcW w:w="783" w:type="dxa"/>
          </w:tcPr>
          <w:p w14:paraId="53B0FD64"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GUID=db439cd4-3d7c-460a-b0e9-7fcdf737d9b7 </w:instrText>
            </w:r>
            <w:r w:rsidRPr="006F2CA2">
              <w:rPr>
                <w:rFonts w:ascii="Times New Roman" w:hAnsi="Times New Roman" w:cs="Times New Roman"/>
                <w:sz w:val="22"/>
                <w:szCs w:val="20"/>
                <w:lang w:val="en-GB" w:eastAsia="en-US"/>
              </w:rPr>
              <w:fldChar w:fldCharType="end"/>
            </w:r>
          </w:p>
        </w:tc>
        <w:tc>
          <w:tcPr>
            <w:tcW w:w="904" w:type="dxa"/>
          </w:tcPr>
          <w:p w14:paraId="47F5CE4D"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GUID=fbd1c9e4-cd4f-4e90-b432-4a5c32abe799 </w:instrText>
            </w:r>
            <w:r w:rsidRPr="006F2CA2">
              <w:rPr>
                <w:rFonts w:ascii="Times New Roman" w:hAnsi="Times New Roman" w:cs="Times New Roman"/>
                <w:sz w:val="22"/>
                <w:szCs w:val="20"/>
                <w:lang w:val="en-GB" w:eastAsia="en-US"/>
              </w:rPr>
              <w:fldChar w:fldCharType="end"/>
            </w:r>
          </w:p>
        </w:tc>
        <w:tc>
          <w:tcPr>
            <w:tcW w:w="668" w:type="dxa"/>
          </w:tcPr>
          <w:p w14:paraId="3BF84C2B"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GUID=e826df9e-e679-44e7-a1f5-59c3a7660e04 </w:instrText>
            </w:r>
            <w:r w:rsidRPr="006F2CA2">
              <w:rPr>
                <w:rFonts w:ascii="Times New Roman" w:hAnsi="Times New Roman" w:cs="Times New Roman"/>
                <w:sz w:val="22"/>
                <w:szCs w:val="20"/>
                <w:lang w:val="en-GB" w:eastAsia="en-US"/>
              </w:rPr>
              <w:fldChar w:fldCharType="end"/>
            </w:r>
          </w:p>
        </w:tc>
        <w:tc>
          <w:tcPr>
            <w:tcW w:w="1036" w:type="dxa"/>
            <w:gridSpan w:val="2"/>
          </w:tcPr>
          <w:p w14:paraId="3F8EF28D"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GUID=b6545159-c437-4056-8f41-5f6f6dc7a383 </w:instrText>
            </w:r>
            <w:r w:rsidRPr="006F2CA2">
              <w:rPr>
                <w:rFonts w:ascii="Times New Roman" w:hAnsi="Times New Roman" w:cs="Times New Roman"/>
                <w:sz w:val="22"/>
                <w:szCs w:val="20"/>
                <w:lang w:val="en-GB" w:eastAsia="en-US"/>
              </w:rPr>
              <w:fldChar w:fldCharType="end"/>
            </w:r>
          </w:p>
        </w:tc>
        <w:tc>
          <w:tcPr>
            <w:tcW w:w="2084" w:type="dxa"/>
          </w:tcPr>
          <w:p w14:paraId="69FBD866"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GUID=2ae64878-62aa-4c9e-b2b5-9ff2fe63a1af </w:instrText>
            </w:r>
            <w:r w:rsidRPr="006F2CA2">
              <w:rPr>
                <w:rFonts w:ascii="Times New Roman" w:hAnsi="Times New Roman" w:cs="Times New Roman"/>
                <w:sz w:val="22"/>
                <w:szCs w:val="20"/>
                <w:lang w:val="en-GB" w:eastAsia="en-US"/>
              </w:rPr>
              <w:fldChar w:fldCharType="end"/>
            </w:r>
          </w:p>
        </w:tc>
        <w:tc>
          <w:tcPr>
            <w:tcW w:w="736" w:type="dxa"/>
            <w:gridSpan w:val="2"/>
          </w:tcPr>
          <w:p w14:paraId="7DA99E56"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GUID=735204c3-475e-46cc-b54c-26d8efb3cdb0 </w:instrText>
            </w:r>
            <w:r w:rsidRPr="006F2CA2">
              <w:rPr>
                <w:rFonts w:ascii="Times New Roman" w:hAnsi="Times New Roman" w:cs="Times New Roman"/>
                <w:sz w:val="22"/>
                <w:szCs w:val="20"/>
                <w:lang w:val="en-GB" w:eastAsia="en-US"/>
              </w:rPr>
              <w:fldChar w:fldCharType="end"/>
            </w:r>
          </w:p>
        </w:tc>
      </w:tr>
    </w:tbl>
    <w:p w14:paraId="11DC42A6"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p>
    <w:tbl>
      <w:tblPr>
        <w:tblW w:w="8139" w:type="dxa"/>
        <w:tblLook w:val="04A0" w:firstRow="1" w:lastRow="0" w:firstColumn="1" w:lastColumn="0" w:noHBand="0" w:noVBand="1"/>
      </w:tblPr>
      <w:tblGrid>
        <w:gridCol w:w="8139"/>
      </w:tblGrid>
      <w:tr w:rsidR="006F2CA2" w:rsidRPr="006F2CA2" w14:paraId="229B56E5" w14:textId="77777777" w:rsidTr="00E36A97">
        <w:trPr>
          <w:divId w:val="2116439976"/>
          <w:cantSplit/>
          <w:trHeight w:val="1619"/>
        </w:trPr>
        <w:tc>
          <w:tcPr>
            <w:tcW w:w="8139" w:type="dxa"/>
          </w:tcPr>
          <w:p w14:paraId="49F5937A" w14:textId="77777777" w:rsidR="006F2CA2" w:rsidRPr="006F2CA2" w:rsidRDefault="006F2CA2" w:rsidP="00E36A97">
            <w:pPr>
              <w:spacing w:before="60" w:after="60" w:line="240" w:lineRule="auto"/>
              <w:ind w:left="1026"/>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GUID=00c3804d-581b-44e8-81b2-76a86337af80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(*Delete as appropriate)</w:t>
            </w:r>
          </w:p>
          <w:p w14:paraId="6D27797F" w14:textId="77777777" w:rsidR="006F2CA2" w:rsidRPr="006F2CA2" w:rsidRDefault="006F2CA2" w:rsidP="00E36A97">
            <w:pPr>
              <w:spacing w:before="60" w:after="60" w:line="240" w:lineRule="auto"/>
              <w:ind w:left="1735" w:hanging="709"/>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GUID=51d60d85-108f-43d0-9391-68ff5f5ad73a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(**If title document is a lease, to cancel the Vol No. and </w:t>
            </w:r>
            <w:proofErr w:type="spellStart"/>
            <w:r w:rsidRPr="006F2CA2">
              <w:rPr>
                <w:rFonts w:ascii="Times New Roman" w:hAnsi="Times New Roman" w:cs="Times New Roman"/>
                <w:sz w:val="22"/>
                <w:szCs w:val="20"/>
                <w:lang w:val="en-GB" w:eastAsia="en-US"/>
              </w:rPr>
              <w:t>Fol</w:t>
            </w:r>
            <w:proofErr w:type="spellEnd"/>
            <w:r w:rsidRPr="006F2CA2">
              <w:rPr>
                <w:rFonts w:ascii="Times New Roman" w:hAnsi="Times New Roman" w:cs="Times New Roman"/>
                <w:sz w:val="22"/>
                <w:szCs w:val="20"/>
                <w:lang w:val="en-GB" w:eastAsia="en-US"/>
              </w:rPr>
              <w:t xml:space="preserve"> No. and simply state the Lease No.)</w:t>
            </w:r>
          </w:p>
          <w:p w14:paraId="1E6CF699" w14:textId="77777777" w:rsidR="006F2CA2" w:rsidRPr="006F2CA2" w:rsidRDefault="006F2CA2" w:rsidP="00E36A97">
            <w:pPr>
              <w:spacing w:before="60" w:after="60" w:line="240" w:lineRule="auto"/>
              <w:ind w:left="1735" w:hanging="709"/>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GUID=3860ab4c-755f-408b-8a7a-05d4770afbbd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This writ is issued by:</w:t>
            </w:r>
          </w:p>
          <w:p w14:paraId="553D0FFE" w14:textId="77777777" w:rsidR="006F2CA2" w:rsidRPr="006F2CA2" w:rsidRDefault="006F2CA2" w:rsidP="00E36A97">
            <w:pPr>
              <w:spacing w:before="60" w:after="60" w:line="240" w:lineRule="auto"/>
              <w:ind w:left="1735" w:hanging="709"/>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GUID=c9fc87a2-ec55-4daa-8707-ca0250b4dd9e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tc>
      </w:tr>
    </w:tbl>
    <w:p w14:paraId="3C615DF1"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7080" w:type="dxa"/>
        <w:tblInd w:w="851" w:type="dxa"/>
        <w:tblLook w:val="04A0" w:firstRow="1" w:lastRow="0" w:firstColumn="1" w:lastColumn="0" w:noHBand="0" w:noVBand="1"/>
      </w:tblPr>
      <w:tblGrid>
        <w:gridCol w:w="1640"/>
        <w:gridCol w:w="3720"/>
        <w:gridCol w:w="1720"/>
      </w:tblGrid>
      <w:tr w:rsidR="006F2CA2" w:rsidRPr="006F2CA2" w14:paraId="279C2AD3" w14:textId="77777777" w:rsidTr="00E36A97">
        <w:trPr>
          <w:divId w:val="2116439976"/>
          <w:cantSplit/>
        </w:trPr>
        <w:tc>
          <w:tcPr>
            <w:tcW w:w="7080" w:type="dxa"/>
            <w:gridSpan w:val="3"/>
          </w:tcPr>
          <w:p w14:paraId="7E5DBCB7"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6D1DB456"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GUID=f17a2474-4782-46ce-afa4-1c31ce012859 </w:instrText>
            </w:r>
            <w:r w:rsidRPr="006F2CA2">
              <w:rPr>
                <w:rFonts w:ascii="Times New Roman" w:hAnsi="Times New Roman" w:cs="Times New Roman"/>
                <w:sz w:val="22"/>
                <w:szCs w:val="20"/>
                <w:lang w:val="en-GB" w:eastAsia="en-US"/>
              </w:rPr>
              <w:fldChar w:fldCharType="end"/>
            </w:r>
            <w:r w:rsidR="00E36A97">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139</w:t>
            </w:r>
          </w:p>
        </w:tc>
      </w:tr>
      <w:tr w:rsidR="006F2CA2" w:rsidRPr="006F2CA2" w14:paraId="19D1EA07" w14:textId="77777777" w:rsidTr="00E36A97">
        <w:trPr>
          <w:divId w:val="2116439976"/>
          <w:cantSplit/>
        </w:trPr>
        <w:tc>
          <w:tcPr>
            <w:tcW w:w="1640" w:type="dxa"/>
          </w:tcPr>
          <w:p w14:paraId="2D23A391"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GUID=75aafdae-304d-4b8d-b088-157b082d35e4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R.702</w:t>
            </w:r>
          </w:p>
        </w:tc>
        <w:tc>
          <w:tcPr>
            <w:tcW w:w="3720" w:type="dxa"/>
          </w:tcPr>
          <w:p w14:paraId="4B46AD05"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71686D4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GUID=14510201-bc73-48bc-aafc-945b57c9730b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WRIT OF DELIVERY</w:t>
            </w:r>
          </w:p>
          <w:p w14:paraId="4E347204"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GUID=9ed454ff-1a81-4f4c-916c-0a30e903ee74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tc>
        <w:tc>
          <w:tcPr>
            <w:tcW w:w="1720" w:type="dxa"/>
          </w:tcPr>
          <w:p w14:paraId="4D06D2CD"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GUID=4fb7fffc-b799-4d4b-b3df-1f4d39c21256 </w:instrText>
            </w:r>
            <w:r w:rsidRPr="006F2CA2">
              <w:rPr>
                <w:rFonts w:ascii="Times New Roman" w:hAnsi="Times New Roman" w:cs="Times New Roman"/>
                <w:sz w:val="22"/>
                <w:szCs w:val="20"/>
                <w:lang w:val="en-GB" w:eastAsia="en-US"/>
              </w:rPr>
              <w:fldChar w:fldCharType="end"/>
            </w:r>
          </w:p>
        </w:tc>
      </w:tr>
      <w:tr w:rsidR="006F2CA2" w:rsidRPr="006F2CA2" w14:paraId="3DD7BDA9" w14:textId="77777777" w:rsidTr="00E36A97">
        <w:trPr>
          <w:divId w:val="2116439976"/>
          <w:cantSplit/>
        </w:trPr>
        <w:tc>
          <w:tcPr>
            <w:tcW w:w="7080" w:type="dxa"/>
            <w:gridSpan w:val="3"/>
          </w:tcPr>
          <w:p w14:paraId="250BC312"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GUID=3d6c1fae-492e-4438-ae64-5a743f9ced70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the Sheriff/bailiff,</w:t>
            </w:r>
          </w:p>
          <w:p w14:paraId="4F4749AD"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GUID=7a777723-6642-42d5-aea0-63b43e73036c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You are directed that, without delay, you do seize and deliver, to the abovenamed (name of execution creditor) the following movable property, that is to say (describe the property delivery of which has been adjudged or ordered) (and $               damages and $                costs) which the said (name of execution creditor) lately in the Family Division of the High Court/Family Courts recovered against the said (name of execution debtor) by a judgment (or order or as may be) bearing the         day of                       20      .</w:t>
            </w:r>
          </w:p>
          <w:p w14:paraId="7CE25E44"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GUID=3bd22ed4-e05f-492b-9a3e-4f4d9421dba5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 you are further directed that if the said movable property cannot be found within Singapore you cause to be levied and made out of the property liable to be seized under a writ of seizure and sale belonging to the said (name of execution debtor) and if necessary by sale thereof $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xml:space="preserve"> being the assessed value of the said property). And in what manner you have executed this writ make appear to this Court immediately after the execution thereof. And have there this writ.</w:t>
            </w:r>
          </w:p>
          <w:p w14:paraId="1347508A"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GUID=81be16f6-f41b-4d57-b31c-cca90e6872f1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31E97F19"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GUID=ec074758-a3e6-4c55-9073-c1bfe03c638d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Entered No.              of 20  </w:t>
            </w:r>
            <w:proofErr w:type="gramStart"/>
            <w:r w:rsidRPr="006F2CA2">
              <w:rPr>
                <w:rFonts w:ascii="Times New Roman" w:hAnsi="Times New Roman" w:cs="Times New Roman"/>
                <w:sz w:val="22"/>
                <w:szCs w:val="20"/>
                <w:lang w:val="en-GB" w:eastAsia="en-US"/>
              </w:rPr>
              <w:t>  .</w:t>
            </w:r>
            <w:proofErr w:type="gramEnd"/>
          </w:p>
          <w:p w14:paraId="65BDA810"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GUID=3a2c96d8-219c-48c5-9d7c-edf0da4d44df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Clerk.</w:t>
            </w:r>
          </w:p>
          <w:p w14:paraId="37E560AE"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GUID=2d1fff2d-d683-4905-abed-b54e4512f919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p w14:paraId="75BAB824"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GUID=c2628c72-679e-45e1-b819-621a913d7819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Memorandum on Writ (as in Form 137).</w:t>
            </w:r>
          </w:p>
          <w:p w14:paraId="1737417B"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GUID=0e35598a-6980-41a0-9c0f-d4a3f73434cb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Endorsements on Writ (as in Form 137 or as required).</w:t>
            </w:r>
          </w:p>
        </w:tc>
      </w:tr>
    </w:tbl>
    <w:p w14:paraId="1893DC28"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7060" w:type="dxa"/>
        <w:tblInd w:w="709" w:type="dxa"/>
        <w:tblLook w:val="04A0" w:firstRow="1" w:lastRow="0" w:firstColumn="1" w:lastColumn="0" w:noHBand="0" w:noVBand="1"/>
      </w:tblPr>
      <w:tblGrid>
        <w:gridCol w:w="1400"/>
        <w:gridCol w:w="4240"/>
        <w:gridCol w:w="1420"/>
      </w:tblGrid>
      <w:tr w:rsidR="006F2CA2" w:rsidRPr="006F2CA2" w14:paraId="5190BB58" w14:textId="77777777" w:rsidTr="00E36A97">
        <w:trPr>
          <w:divId w:val="2116439976"/>
          <w:cantSplit/>
        </w:trPr>
        <w:tc>
          <w:tcPr>
            <w:tcW w:w="7060" w:type="dxa"/>
            <w:gridSpan w:val="3"/>
          </w:tcPr>
          <w:p w14:paraId="7B71A34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GUID=a52f426d-d913-485d-8326-81746497ecd3 </w:instrText>
            </w:r>
            <w:r w:rsidRPr="006F2CA2">
              <w:rPr>
                <w:rFonts w:ascii="Times New Roman" w:hAnsi="Times New Roman" w:cs="Times New Roman"/>
                <w:sz w:val="22"/>
                <w:szCs w:val="20"/>
                <w:lang w:val="en-GB" w:eastAsia="en-US"/>
              </w:rPr>
              <w:fldChar w:fldCharType="end"/>
            </w:r>
            <w:r w:rsidR="00E36A97">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140</w:t>
            </w:r>
          </w:p>
        </w:tc>
      </w:tr>
      <w:tr w:rsidR="006F2CA2" w:rsidRPr="006F2CA2" w14:paraId="634E0A2F" w14:textId="77777777" w:rsidTr="00E36A97">
        <w:trPr>
          <w:divId w:val="2116439976"/>
          <w:cantSplit/>
        </w:trPr>
        <w:tc>
          <w:tcPr>
            <w:tcW w:w="1400" w:type="dxa"/>
          </w:tcPr>
          <w:p w14:paraId="38700ACB"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GUID=8f61b86c-b553-460e-943f-0c7e2051bf85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R.702</w:t>
            </w:r>
          </w:p>
        </w:tc>
        <w:tc>
          <w:tcPr>
            <w:tcW w:w="4240" w:type="dxa"/>
          </w:tcPr>
          <w:p w14:paraId="3D5ACFD5"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5FE40029"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GUID=d3d13cb0-c283-4af5-95c7-fe29b5f5ace2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WRIT OF POSSESSION</w:t>
            </w:r>
          </w:p>
          <w:p w14:paraId="48E7004F"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GUID=52130031-f241-43dc-b197-c31f966f873f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tc>
        <w:tc>
          <w:tcPr>
            <w:tcW w:w="1420" w:type="dxa"/>
          </w:tcPr>
          <w:p w14:paraId="6103A14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GUID=2b11d5e3-f6aa-4d1a-b8c9-bf511d8c59e0 </w:instrText>
            </w:r>
            <w:r w:rsidRPr="006F2CA2">
              <w:rPr>
                <w:rFonts w:ascii="Times New Roman" w:hAnsi="Times New Roman" w:cs="Times New Roman"/>
                <w:sz w:val="22"/>
                <w:szCs w:val="20"/>
                <w:lang w:val="en-GB" w:eastAsia="en-US"/>
              </w:rPr>
              <w:fldChar w:fldCharType="end"/>
            </w:r>
          </w:p>
        </w:tc>
      </w:tr>
      <w:tr w:rsidR="006F2CA2" w:rsidRPr="006F2CA2" w14:paraId="4D260C93" w14:textId="77777777" w:rsidTr="00E36A97">
        <w:trPr>
          <w:divId w:val="2116439976"/>
          <w:cantSplit/>
        </w:trPr>
        <w:tc>
          <w:tcPr>
            <w:tcW w:w="7060" w:type="dxa"/>
            <w:gridSpan w:val="3"/>
          </w:tcPr>
          <w:p w14:paraId="43E9A988"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GUID=c8f81424-ebdb-489d-8be1-4184d693ee80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the Sheriff/bailiff,</w:t>
            </w:r>
          </w:p>
          <w:p w14:paraId="761994EE"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GUID=480f635a-62ba-4508-b92e-8ade607ea145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Whereas lately, by a judgment of the Family Division of the High Court/Family Courts bearing the        day of                            20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xml:space="preserve"> it was adjudged (or ordered) that the defendant (name of defendant) do give the plaintiff (name of plaintiff) possession of (describe the immovable property delivery of which has been adjudged or ordered) and do pay him $              and $              costs.</w:t>
            </w:r>
          </w:p>
          <w:p w14:paraId="4E735616"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GUID=11d05146-173c-4d92-8bd3-e3900c9e74ae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You are directed that you enter the said immovable property and cause (name of plaintiff) to have possession of it.</w:t>
            </w:r>
          </w:p>
          <w:p w14:paraId="39BA6BED"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GUID=a6ad6339-9967-4c3e-8bb6-643c39166637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 you are further directed that you cause to be levied and made out of the property liable to be seized under a writ of seizure and sale belonging to the said (name of defendant) and if necessary by sale thereof $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xml:space="preserve"> And in what manner you have executed this writ make appear to this Court immediately after the execution thereof. And have there this writ.</w:t>
            </w:r>
          </w:p>
          <w:p w14:paraId="3FCB2615"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GUID=79bdee17-0a2a-4ea1-aee2-a9266d318988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6F80DC4D"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GUID=f7ba9e22-23fb-4498-9ef7-de15d6ca0384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Entered No.                of 20   </w:t>
            </w:r>
            <w:proofErr w:type="gramStart"/>
            <w:r w:rsidRPr="006F2CA2">
              <w:rPr>
                <w:rFonts w:ascii="Times New Roman" w:hAnsi="Times New Roman" w:cs="Times New Roman"/>
                <w:sz w:val="22"/>
                <w:szCs w:val="20"/>
                <w:lang w:val="en-GB" w:eastAsia="en-US"/>
              </w:rPr>
              <w:t>  .</w:t>
            </w:r>
            <w:proofErr w:type="gramEnd"/>
          </w:p>
          <w:p w14:paraId="3D906CA9"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GUID=2e2b1048-9f03-422e-b4b4-e1d3bb24eb20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Clerk.</w:t>
            </w:r>
          </w:p>
          <w:p w14:paraId="68A55E71"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GUID=add582cc-09fe-4a02-b7e9-d088d7f03205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p w14:paraId="2B250718"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GUID=69ceacc3-1531-4674-ba99-5fd8388d8cae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Memorandum on Writ (as in Form 137).</w:t>
            </w:r>
          </w:p>
          <w:p w14:paraId="468DE8BA"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GUID=ae8e5466-7ded-4df2-ad57-e337b6c19edf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Endorsements on Writ (as in Form 137 or as required).</w:t>
            </w:r>
          </w:p>
        </w:tc>
      </w:tr>
    </w:tbl>
    <w:p w14:paraId="47BD378C" w14:textId="77777777" w:rsidR="006F2CA2" w:rsidRPr="006F2CA2" w:rsidRDefault="006F2CA2" w:rsidP="006F2CA2">
      <w:pPr>
        <w:spacing w:before="0" w:after="200" w:line="276" w:lineRule="auto"/>
        <w:jc w:val="center"/>
        <w:divId w:val="2116439976"/>
        <w:rPr>
          <w:rFonts w:ascii="Times New Roman" w:hAnsi="Times New Roman" w:cs="Times New Roman"/>
          <w:sz w:val="26"/>
          <w:szCs w:val="20"/>
          <w:lang w:val="en-GB" w:eastAsia="en-US"/>
        </w:rPr>
      </w:pPr>
    </w:p>
    <w:tbl>
      <w:tblPr>
        <w:tblW w:w="7040" w:type="dxa"/>
        <w:tblInd w:w="709" w:type="dxa"/>
        <w:tblLook w:val="04A0" w:firstRow="1" w:lastRow="0" w:firstColumn="1" w:lastColumn="0" w:noHBand="0" w:noVBand="1"/>
      </w:tblPr>
      <w:tblGrid>
        <w:gridCol w:w="1380"/>
        <w:gridCol w:w="4220"/>
        <w:gridCol w:w="1440"/>
      </w:tblGrid>
      <w:tr w:rsidR="006F2CA2" w:rsidRPr="006F2CA2" w14:paraId="09FAF8DE" w14:textId="77777777" w:rsidTr="00E36A97">
        <w:trPr>
          <w:divId w:val="2116439976"/>
          <w:cantSplit/>
        </w:trPr>
        <w:tc>
          <w:tcPr>
            <w:tcW w:w="7040" w:type="dxa"/>
            <w:gridSpan w:val="3"/>
          </w:tcPr>
          <w:p w14:paraId="4108CF06"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GUID=9b4af318-2b2a-4391-b496-e50aee860ebd </w:instrText>
            </w:r>
            <w:r w:rsidRPr="006F2CA2">
              <w:rPr>
                <w:rFonts w:ascii="Times New Roman" w:hAnsi="Times New Roman" w:cs="Times New Roman"/>
                <w:sz w:val="22"/>
                <w:szCs w:val="20"/>
                <w:lang w:val="en-GB" w:eastAsia="en-US"/>
              </w:rPr>
              <w:fldChar w:fldCharType="end"/>
            </w:r>
            <w:r w:rsidR="00E36A97">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141</w:t>
            </w:r>
          </w:p>
        </w:tc>
      </w:tr>
      <w:tr w:rsidR="006F2CA2" w:rsidRPr="006F2CA2" w14:paraId="54FE4919" w14:textId="77777777" w:rsidTr="00E36A97">
        <w:trPr>
          <w:divId w:val="2116439976"/>
          <w:cantSplit/>
        </w:trPr>
        <w:tc>
          <w:tcPr>
            <w:tcW w:w="1380" w:type="dxa"/>
          </w:tcPr>
          <w:p w14:paraId="7C2A0E66"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GUID=29c8a3d4-a4cd-4a77-ac0d-d2bf4f8204b5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R.706</w:t>
            </w:r>
          </w:p>
        </w:tc>
        <w:tc>
          <w:tcPr>
            <w:tcW w:w="4220" w:type="dxa"/>
          </w:tcPr>
          <w:p w14:paraId="74775045"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204F5297"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GUID=8f58c362-7f25-4666-bad1-e2d502666501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SUMMONS FOR LEAVE</w:t>
            </w:r>
            <w:r w:rsidRPr="006F2CA2">
              <w:rPr>
                <w:rFonts w:ascii="Times New Roman" w:hAnsi="Times New Roman" w:cs="Times New Roman"/>
                <w:sz w:val="22"/>
                <w:szCs w:val="20"/>
                <w:lang w:val="en-GB" w:eastAsia="en-US"/>
              </w:rPr>
              <w:br/>
              <w:t>TO ISSUE EXECUTION</w:t>
            </w:r>
          </w:p>
        </w:tc>
        <w:tc>
          <w:tcPr>
            <w:tcW w:w="1440" w:type="dxa"/>
          </w:tcPr>
          <w:p w14:paraId="1E20378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GUID=7dbc54f3-d524-445c-85ec-07c4d3a9be5d </w:instrText>
            </w:r>
            <w:r w:rsidRPr="006F2CA2">
              <w:rPr>
                <w:rFonts w:ascii="Times New Roman" w:hAnsi="Times New Roman" w:cs="Times New Roman"/>
                <w:sz w:val="22"/>
                <w:szCs w:val="20"/>
                <w:lang w:val="en-GB" w:eastAsia="en-US"/>
              </w:rPr>
              <w:fldChar w:fldCharType="end"/>
            </w:r>
          </w:p>
        </w:tc>
      </w:tr>
      <w:tr w:rsidR="006F2CA2" w:rsidRPr="006F2CA2" w14:paraId="6D773CC3" w14:textId="77777777" w:rsidTr="00E36A97">
        <w:trPr>
          <w:divId w:val="2116439976"/>
          <w:cantSplit/>
        </w:trPr>
        <w:tc>
          <w:tcPr>
            <w:tcW w:w="7040" w:type="dxa"/>
            <w:gridSpan w:val="3"/>
          </w:tcPr>
          <w:p w14:paraId="3A4719E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GUID=1bb87e3e-9f8c-4b48-9608-005f6b430a52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54B87F64" w14:textId="77777777" w:rsidR="006F2CA2" w:rsidRPr="006F2CA2" w:rsidRDefault="006F2CA2" w:rsidP="006F2CA2">
            <w:pPr>
              <w:spacing w:before="120" w:after="0" w:line="240" w:lineRule="auto"/>
              <w:ind w:firstLine="5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GUID=b6ef0a2f-5e5f-458d-8a6a-0ca71c6bd445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To: </w:t>
            </w:r>
          </w:p>
          <w:p w14:paraId="44FBF113" w14:textId="77777777" w:rsidR="006F2CA2" w:rsidRPr="006F2CA2" w:rsidRDefault="006F2CA2" w:rsidP="006F2CA2">
            <w:pPr>
              <w:spacing w:before="120" w:after="0" w:line="240" w:lineRule="auto"/>
              <w:ind w:firstLine="5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GUID=6ed561a5-f0a0-41b6-81c0-0974a4a117c0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Let all parties concerned attend before the Court on the date and time to be assigned for the hearing of an application for the following order(s):</w:t>
            </w:r>
          </w:p>
          <w:p w14:paraId="105C4643" w14:textId="77777777" w:rsidR="006F2CA2" w:rsidRPr="006F2CA2" w:rsidRDefault="006F2CA2" w:rsidP="006F2CA2">
            <w:pPr>
              <w:spacing w:before="120" w:after="0" w:line="240" w:lineRule="auto"/>
              <w:ind w:firstLine="5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GUID=dcfd8fc9-bd1b-44d4-a105-1740248486fd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  The plaintiff (or as may be) be at liberty to issue execution (or writ of seizure and sale, or as may be) against the defendant (or as may be) on the judgment herein dated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xml:space="preserve"> (notwithstanding that 6 years have elapsed since such judgment, or as may be); and</w:t>
            </w:r>
          </w:p>
          <w:p w14:paraId="3F004272" w14:textId="77777777" w:rsidR="006F2CA2" w:rsidRPr="006F2CA2" w:rsidRDefault="006F2CA2" w:rsidP="006F2CA2">
            <w:pPr>
              <w:spacing w:before="120" w:after="0" w:line="240" w:lineRule="auto"/>
              <w:ind w:firstLine="5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GUID=d80ca5cc-d95a-445d-ace6-c798c713a440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  The defendant (or as may be) do pay the costs of and occasioned by this application.</w:t>
            </w:r>
          </w:p>
          <w:p w14:paraId="0801DB8C" w14:textId="77777777" w:rsidR="006F2CA2" w:rsidRPr="006F2CA2" w:rsidRDefault="006F2CA2" w:rsidP="006F2CA2">
            <w:pPr>
              <w:spacing w:before="120" w:after="0" w:line="240" w:lineRule="auto"/>
              <w:ind w:firstLine="5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GUID=3e62a4cc-0d65-40d7-b03b-e6e3c307939f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Grounds of application: As set out in the affidavit of (name).</w:t>
            </w:r>
          </w:p>
          <w:p w14:paraId="4A502BF4" w14:textId="77777777" w:rsidR="006F2CA2" w:rsidRPr="006F2CA2" w:rsidRDefault="006F2CA2" w:rsidP="006F2CA2">
            <w:pPr>
              <w:spacing w:before="120" w:after="0" w:line="240" w:lineRule="auto"/>
              <w:ind w:firstLine="5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GUID=a63b8763-b38d-4d04-8753-8bb4542308a1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Issued by: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Solicitors for the        ).</w:t>
            </w:r>
          </w:p>
          <w:p w14:paraId="00B2FBEC"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GUID=df09662d-d89b-4b14-9c6c-470a0eb12433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tc>
      </w:tr>
    </w:tbl>
    <w:p w14:paraId="1262EF3E"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7060" w:type="dxa"/>
        <w:tblInd w:w="851" w:type="dxa"/>
        <w:tblLook w:val="04A0" w:firstRow="1" w:lastRow="0" w:firstColumn="1" w:lastColumn="0" w:noHBand="0" w:noVBand="1"/>
      </w:tblPr>
      <w:tblGrid>
        <w:gridCol w:w="1120"/>
        <w:gridCol w:w="4820"/>
        <w:gridCol w:w="1080"/>
        <w:gridCol w:w="40"/>
      </w:tblGrid>
      <w:tr w:rsidR="006F2CA2" w:rsidRPr="006F2CA2" w14:paraId="0231EF6A" w14:textId="77777777" w:rsidTr="00E36A97">
        <w:trPr>
          <w:gridAfter w:val="1"/>
          <w:divId w:val="2116439976"/>
          <w:wAfter w:w="40" w:type="dxa"/>
          <w:cantSplit/>
        </w:trPr>
        <w:tc>
          <w:tcPr>
            <w:tcW w:w="7020" w:type="dxa"/>
            <w:gridSpan w:val="3"/>
          </w:tcPr>
          <w:p w14:paraId="7880D9D6"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GUID=69eb8154-292c-4d08-a50d-0cdf5ab8216e </w:instrText>
            </w:r>
            <w:r w:rsidRPr="006F2CA2">
              <w:rPr>
                <w:rFonts w:ascii="Times New Roman" w:hAnsi="Times New Roman" w:cs="Times New Roman"/>
                <w:sz w:val="22"/>
                <w:szCs w:val="20"/>
                <w:lang w:val="en-GB" w:eastAsia="en-US"/>
              </w:rPr>
              <w:fldChar w:fldCharType="end"/>
            </w:r>
            <w:r w:rsidR="00E36A97">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142</w:t>
            </w:r>
          </w:p>
        </w:tc>
      </w:tr>
      <w:tr w:rsidR="006F2CA2" w:rsidRPr="006F2CA2" w14:paraId="0ABE35BC" w14:textId="77777777" w:rsidTr="00E36A97">
        <w:trPr>
          <w:gridAfter w:val="1"/>
          <w:divId w:val="2116439976"/>
          <w:wAfter w:w="40" w:type="dxa"/>
          <w:cantSplit/>
        </w:trPr>
        <w:tc>
          <w:tcPr>
            <w:tcW w:w="1120" w:type="dxa"/>
          </w:tcPr>
          <w:p w14:paraId="50BA74F9"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GUID=3e779197-b0cd-4be3-9582-6ed89fd57903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R.707</w:t>
            </w:r>
          </w:p>
        </w:tc>
        <w:tc>
          <w:tcPr>
            <w:tcW w:w="4820" w:type="dxa"/>
          </w:tcPr>
          <w:p w14:paraId="1C264888"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03B94C3F"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GUID=b27dc800-94b9-441f-91c9-e4b9566a1ac5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UNDERTAKING, DECLARATION </w:t>
            </w:r>
            <w:r w:rsidRPr="006F2CA2">
              <w:rPr>
                <w:rFonts w:ascii="Times New Roman" w:hAnsi="Times New Roman" w:cs="Times New Roman"/>
                <w:sz w:val="22"/>
                <w:szCs w:val="20"/>
                <w:lang w:val="en-GB" w:eastAsia="en-US"/>
              </w:rPr>
              <w:br/>
              <w:t>AND INDEMNITY</w:t>
            </w:r>
          </w:p>
          <w:p w14:paraId="76AEC14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GUID=0e28bd2e-da79-4cb0-847e-03a7eec7a87d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tc>
        <w:tc>
          <w:tcPr>
            <w:tcW w:w="1080" w:type="dxa"/>
          </w:tcPr>
          <w:p w14:paraId="2938FFE8"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GUID=9cc1af48-5636-4330-a94d-f9617a2a4763 </w:instrText>
            </w:r>
            <w:r w:rsidRPr="006F2CA2">
              <w:rPr>
                <w:rFonts w:ascii="Times New Roman" w:hAnsi="Times New Roman" w:cs="Times New Roman"/>
                <w:sz w:val="22"/>
                <w:szCs w:val="20"/>
                <w:lang w:val="en-GB" w:eastAsia="en-US"/>
              </w:rPr>
              <w:fldChar w:fldCharType="end"/>
            </w:r>
          </w:p>
        </w:tc>
      </w:tr>
      <w:tr w:rsidR="006F2CA2" w:rsidRPr="006F2CA2" w14:paraId="0AF089D8" w14:textId="77777777" w:rsidTr="00E36A97">
        <w:trPr>
          <w:gridAfter w:val="1"/>
          <w:divId w:val="2116439976"/>
          <w:wAfter w:w="40" w:type="dxa"/>
          <w:cantSplit/>
        </w:trPr>
        <w:tc>
          <w:tcPr>
            <w:tcW w:w="7020" w:type="dxa"/>
            <w:gridSpan w:val="3"/>
          </w:tcPr>
          <w:p w14:paraId="3E202797" w14:textId="77777777" w:rsidR="006F2CA2" w:rsidRPr="006F2CA2" w:rsidRDefault="006F2CA2" w:rsidP="006F2CA2">
            <w:pPr>
              <w:spacing w:before="120" w:after="0" w:line="240" w:lineRule="auto"/>
              <w:ind w:firstLine="5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GUID=00682d99-f117-4bc9-bc47-245ce3ba1856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1.  I/We hereby undertake to pay all charges and fees that are imposed by the Sheriff/bailiff and to fully indemnify the Sheriff/bailiff and his officers and keep them indemnified against all actions, proceedings, liabilities, claims, damages, </w:t>
            </w:r>
            <w:proofErr w:type="gramStart"/>
            <w:r w:rsidRPr="006F2CA2">
              <w:rPr>
                <w:rFonts w:ascii="Times New Roman" w:hAnsi="Times New Roman" w:cs="Times New Roman"/>
                <w:sz w:val="22"/>
                <w:szCs w:val="20"/>
                <w:lang w:val="en-GB" w:eastAsia="en-US"/>
              </w:rPr>
              <w:t>costs</w:t>
            </w:r>
            <w:proofErr w:type="gramEnd"/>
            <w:r w:rsidRPr="006F2CA2">
              <w:rPr>
                <w:rFonts w:ascii="Times New Roman" w:hAnsi="Times New Roman" w:cs="Times New Roman"/>
                <w:sz w:val="22"/>
                <w:szCs w:val="20"/>
                <w:lang w:val="en-GB" w:eastAsia="en-US"/>
              </w:rPr>
              <w:t xml:space="preserve"> and expenses incurred in relation to or become payable by the Sheriff/bailiff in respect of or arising from the execution. Please appoint a suitable date to execute the Writ of Seizure and Sale/Delivery/Possession*.</w:t>
            </w:r>
          </w:p>
          <w:p w14:paraId="729BB1D5" w14:textId="2D1E1D19" w:rsidR="006F2CA2" w:rsidRPr="006F2CA2" w:rsidRDefault="006F2CA2" w:rsidP="006F2CA2">
            <w:pPr>
              <w:spacing w:before="120" w:after="0" w:line="240" w:lineRule="auto"/>
              <w:ind w:firstLine="5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GUID=be44e5a5-16b9-4b1b-8bfb-9c51ffa0f955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2. **I/We hereby declare that as at the date of this undertaking, declaration and indemnity, the property the Sheriff/bailiff is requested to seize under this Writ of Seizure and Sale/Delivery/Possession* is/is not the subject-matter of a seizure or attachment under any execution or order issued by the Family Court or the </w:t>
            </w:r>
            <w:r w:rsidR="00681E46" w:rsidRPr="00681E46">
              <w:rPr>
                <w:rFonts w:ascii="Times New Roman" w:hAnsi="Times New Roman" w:cs="Times New Roman"/>
                <w:sz w:val="22"/>
                <w:szCs w:val="20"/>
                <w:lang w:val="en-GB" w:eastAsia="en-US"/>
              </w:rPr>
              <w:t xml:space="preserve">Family Division of the </w:t>
            </w:r>
            <w:r w:rsidRPr="006F2CA2">
              <w:rPr>
                <w:rFonts w:ascii="Times New Roman" w:hAnsi="Times New Roman" w:cs="Times New Roman"/>
                <w:sz w:val="22"/>
                <w:szCs w:val="20"/>
                <w:lang w:val="en-GB" w:eastAsia="en-US"/>
              </w:rPr>
              <w:t>High Court.</w:t>
            </w:r>
          </w:p>
          <w:p w14:paraId="5A021A62" w14:textId="77777777" w:rsidR="006F2CA2" w:rsidRPr="006F2CA2" w:rsidRDefault="006F2CA2" w:rsidP="006F2CA2">
            <w:pPr>
              <w:spacing w:before="120" w:after="0" w:line="240" w:lineRule="auto"/>
              <w:ind w:firstLine="5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GUID=5e69bbb2-0c8a-46ef-9ea2-2a95aac3e4cf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(State particulars of prior execution if applicable.)</w:t>
            </w:r>
          </w:p>
          <w:p w14:paraId="1DBB11EC" w14:textId="77777777" w:rsidR="006F2CA2" w:rsidRPr="006F2CA2" w:rsidRDefault="006F2CA2" w:rsidP="006F2CA2">
            <w:pPr>
              <w:spacing w:before="120" w:after="0" w:line="240" w:lineRule="auto"/>
              <w:ind w:firstLine="5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GUID=22bdca5c-8cf5-4875-8191-7ff874e159b2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3. For seizure of movable property under a Writ of Seizure and Sale/Delivery*.</w:t>
            </w:r>
          </w:p>
          <w:p w14:paraId="2CAB48ED" w14:textId="77777777" w:rsidR="006F2CA2" w:rsidRPr="006F2CA2" w:rsidRDefault="006F2CA2" w:rsidP="006F2CA2">
            <w:pPr>
              <w:spacing w:before="120" w:after="0" w:line="240" w:lineRule="auto"/>
              <w:ind w:firstLine="5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GUID=ef7be6ba-1abf-4774-915b-602f4d487bc2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I/We hereby declare that, as at the date of this undertaking, </w:t>
            </w:r>
            <w:proofErr w:type="gramStart"/>
            <w:r w:rsidRPr="006F2CA2">
              <w:rPr>
                <w:rFonts w:ascii="Times New Roman" w:hAnsi="Times New Roman" w:cs="Times New Roman"/>
                <w:sz w:val="22"/>
                <w:szCs w:val="20"/>
                <w:lang w:val="en-GB" w:eastAsia="en-US"/>
              </w:rPr>
              <w:t>declaration</w:t>
            </w:r>
            <w:proofErr w:type="gramEnd"/>
            <w:r w:rsidRPr="006F2CA2">
              <w:rPr>
                <w:rFonts w:ascii="Times New Roman" w:hAnsi="Times New Roman" w:cs="Times New Roman"/>
                <w:sz w:val="22"/>
                <w:szCs w:val="20"/>
                <w:lang w:val="en-GB" w:eastAsia="en-US"/>
              </w:rPr>
              <w:t xml:space="preserve"> and indemnity, I/we have reason to believe that the execution debtor is the owner or occupier at the address of execution or the owner of the property liable to be seized.</w:t>
            </w:r>
          </w:p>
          <w:p w14:paraId="42197CCC"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GUID=baa84fee-d823-4804-804d-50124b46a701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(State the grounds of belief.)</w:t>
            </w:r>
          </w:p>
          <w:p w14:paraId="66D569A3"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GUID=04333e1c-97ff-470f-95ee-b31e32fa1627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(*Delete as appropriate)</w:t>
            </w:r>
          </w:p>
          <w:p w14:paraId="24426FA7"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GUID=3c158caa-33d3-4736-9efa-d8179dc0de71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(**Use as appropriate)</w:t>
            </w:r>
          </w:p>
          <w:p w14:paraId="23C2208D"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GUID=315a1615-d425-474c-8b91-fe526ddf9d64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(Signature of declarant)</w:t>
            </w:r>
          </w:p>
          <w:p w14:paraId="6967949E"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GUID=0aa66ba2-4320-426f-aef2-ecd039199e3b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NAME OF DECLARANT:</w:t>
            </w:r>
          </w:p>
          <w:p w14:paraId="45BD519B"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GUID=7ecd1480-feb2-4c14-ae3a-f6d1e7d45f37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 of filing:</w:t>
            </w:r>
          </w:p>
        </w:tc>
      </w:tr>
      <w:tr w:rsidR="006F2CA2" w:rsidRPr="006F2CA2" w14:paraId="2AABC8DD" w14:textId="77777777" w:rsidTr="00E36A97">
        <w:trPr>
          <w:divId w:val="2116439976"/>
          <w:cantSplit/>
        </w:trPr>
        <w:tc>
          <w:tcPr>
            <w:tcW w:w="7060" w:type="dxa"/>
            <w:gridSpan w:val="4"/>
          </w:tcPr>
          <w:p w14:paraId="48E4D179"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GUID=7516dc06-1db7-4f38-9574-5e979c39f82e </w:instrText>
            </w:r>
            <w:r w:rsidRPr="006F2CA2">
              <w:rPr>
                <w:rFonts w:ascii="Times New Roman" w:hAnsi="Times New Roman" w:cs="Times New Roman"/>
                <w:sz w:val="22"/>
                <w:szCs w:val="20"/>
                <w:lang w:val="en-GB" w:eastAsia="en-US"/>
              </w:rPr>
              <w:fldChar w:fldCharType="end"/>
            </w:r>
            <w:r w:rsidR="00E36A97">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143</w:t>
            </w:r>
          </w:p>
          <w:p w14:paraId="0D44FD08"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t>R.712</w:t>
            </w:r>
          </w:p>
        </w:tc>
      </w:tr>
      <w:tr w:rsidR="006F2CA2" w:rsidRPr="006F2CA2" w14:paraId="3FB3AA23" w14:textId="77777777" w:rsidTr="00E36A97">
        <w:trPr>
          <w:divId w:val="2116439976"/>
          <w:cantSplit/>
        </w:trPr>
        <w:tc>
          <w:tcPr>
            <w:tcW w:w="7060" w:type="dxa"/>
            <w:gridSpan w:val="4"/>
          </w:tcPr>
          <w:p w14:paraId="1B459F87"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CONSENT TO ENTRY OF SATISFACTION</w:t>
            </w:r>
          </w:p>
          <w:p w14:paraId="5905BE55"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GUID=df73b81f-8128-4672-b8bb-ec57bb1c8539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4C6396E0"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GUID=4d4e958e-a4eb-44b5-9e1a-41b629e7a169 </w:instrText>
            </w:r>
            <w:r w:rsidRPr="006F2CA2">
              <w:rPr>
                <w:rFonts w:ascii="Times New Roman" w:hAnsi="Times New Roman" w:cs="Times New Roman"/>
                <w:sz w:val="22"/>
                <w:szCs w:val="20"/>
                <w:lang w:val="en-GB" w:eastAsia="en-US"/>
              </w:rPr>
              <w:fldChar w:fldCharType="end"/>
            </w:r>
            <w:proofErr w:type="gramStart"/>
            <w:r w:rsidRPr="006F2CA2">
              <w:rPr>
                <w:rFonts w:ascii="Times New Roman" w:hAnsi="Times New Roman" w:cs="Times New Roman"/>
                <w:sz w:val="22"/>
                <w:szCs w:val="20"/>
                <w:lang w:val="en-GB" w:eastAsia="en-US"/>
              </w:rPr>
              <w:t>I,   </w:t>
            </w:r>
            <w:proofErr w:type="gramEnd"/>
            <w:r w:rsidRPr="006F2CA2">
              <w:rPr>
                <w:rFonts w:ascii="Times New Roman" w:hAnsi="Times New Roman" w:cs="Times New Roman"/>
                <w:sz w:val="22"/>
                <w:szCs w:val="20"/>
                <w:lang w:val="en-GB" w:eastAsia="en-US"/>
              </w:rPr>
              <w:t>                                          of                                              being the plaintiff (or as may be) named in, and the sole person entitled to the benefit of the judgment herein, hereby consent to a memorandum of satisfaction of the said judgment being recorded.</w:t>
            </w:r>
          </w:p>
          <w:p w14:paraId="239FDA9B"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GUID=c8d68ab8-fe62-4f52-898f-a5bde4bf245c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46922DDF"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GUID=47009146-d5ce-47f8-9ed2-1e26e1f3c220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Plaintiff (or as may be).</w:t>
            </w:r>
          </w:p>
          <w:p w14:paraId="70F69B60"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GUID=7cca0019-3af6-46f1-a735-e7f4d849d580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Advocate and Solicitor (or Commissioner for Oaths.)</w:t>
            </w:r>
          </w:p>
        </w:tc>
      </w:tr>
    </w:tbl>
    <w:p w14:paraId="6A92C8B8"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7276" w:type="dxa"/>
        <w:tblInd w:w="851" w:type="dxa"/>
        <w:tblLook w:val="04A0" w:firstRow="1" w:lastRow="0" w:firstColumn="1" w:lastColumn="0" w:noHBand="0" w:noVBand="1"/>
      </w:tblPr>
      <w:tblGrid>
        <w:gridCol w:w="3440"/>
        <w:gridCol w:w="2900"/>
        <w:gridCol w:w="720"/>
        <w:gridCol w:w="20"/>
        <w:gridCol w:w="196"/>
      </w:tblGrid>
      <w:tr w:rsidR="006F2CA2" w:rsidRPr="006F2CA2" w14:paraId="5FE1E01D" w14:textId="77777777" w:rsidTr="00E36A97">
        <w:trPr>
          <w:divId w:val="2116439976"/>
          <w:cantSplit/>
        </w:trPr>
        <w:tc>
          <w:tcPr>
            <w:tcW w:w="7276" w:type="dxa"/>
            <w:gridSpan w:val="5"/>
          </w:tcPr>
          <w:p w14:paraId="1C2B2A0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3EF88A63"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GUID=15670dd7-5bde-4560-b309-559637a5f5f4 </w:instrText>
            </w:r>
            <w:r w:rsidRPr="006F2CA2">
              <w:rPr>
                <w:rFonts w:ascii="Times New Roman" w:hAnsi="Times New Roman" w:cs="Times New Roman"/>
                <w:sz w:val="22"/>
                <w:szCs w:val="20"/>
                <w:lang w:val="en-GB" w:eastAsia="en-US"/>
              </w:rPr>
              <w:fldChar w:fldCharType="end"/>
            </w:r>
            <w:r w:rsidR="00E36A97">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144</w:t>
            </w:r>
          </w:p>
        </w:tc>
      </w:tr>
      <w:tr w:rsidR="006F2CA2" w:rsidRPr="006F2CA2" w14:paraId="63CE63D8" w14:textId="77777777" w:rsidTr="00E36A97">
        <w:trPr>
          <w:divId w:val="2116439976"/>
          <w:cantSplit/>
        </w:trPr>
        <w:tc>
          <w:tcPr>
            <w:tcW w:w="7276" w:type="dxa"/>
            <w:gridSpan w:val="5"/>
          </w:tcPr>
          <w:tbl>
            <w:tblPr>
              <w:tblW w:w="7060" w:type="dxa"/>
              <w:jc w:val="center"/>
              <w:tblLook w:val="04A0" w:firstRow="1" w:lastRow="0" w:firstColumn="1" w:lastColumn="0" w:noHBand="0" w:noVBand="1"/>
            </w:tblPr>
            <w:tblGrid>
              <w:gridCol w:w="2422"/>
              <w:gridCol w:w="4638"/>
            </w:tblGrid>
            <w:tr w:rsidR="006F2CA2" w:rsidRPr="006F2CA2" w14:paraId="2C391B5A" w14:textId="77777777" w:rsidTr="006F2CA2">
              <w:trPr>
                <w:cantSplit/>
                <w:jc w:val="center"/>
              </w:trPr>
              <w:tc>
                <w:tcPr>
                  <w:tcW w:w="1180" w:type="dxa"/>
                </w:tcPr>
                <w:p w14:paraId="775FA4CE"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GUID=4277eb6d-a672-4369-87f2-764d55cbde3c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R.714</w:t>
                  </w:r>
                </w:p>
              </w:tc>
              <w:tc>
                <w:tcPr>
                  <w:tcW w:w="2260" w:type="dxa"/>
                </w:tcPr>
                <w:p w14:paraId="2B425EBC"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GUID=d5e561b4-6930-44fc-9643-246da6f845d4 </w:instrText>
                  </w:r>
                  <w:r w:rsidRPr="006F2CA2">
                    <w:rPr>
                      <w:rFonts w:ascii="Times New Roman" w:hAnsi="Times New Roman" w:cs="Times New Roman"/>
                      <w:sz w:val="22"/>
                      <w:szCs w:val="20"/>
                      <w:lang w:val="en-GB" w:eastAsia="en-US"/>
                    </w:rPr>
                    <w:fldChar w:fldCharType="end"/>
                  </w:r>
                </w:p>
              </w:tc>
            </w:tr>
          </w:tbl>
          <w:p w14:paraId="25DB295C"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REQUEST</w:t>
            </w:r>
            <w:r w:rsidRPr="006F2CA2">
              <w:rPr>
                <w:rFonts w:ascii="Times New Roman" w:hAnsi="Times New Roman" w:cs="Times New Roman"/>
                <w:sz w:val="22"/>
                <w:szCs w:val="20"/>
                <w:vertAlign w:val="superscript"/>
                <w:lang w:val="en-GB" w:eastAsia="en-US"/>
              </w:rPr>
              <w:t>4</w:t>
            </w:r>
            <w:r w:rsidRPr="006F2CA2">
              <w:rPr>
                <w:rFonts w:ascii="Times New Roman" w:hAnsi="Times New Roman" w:cs="Times New Roman"/>
                <w:sz w:val="22"/>
                <w:szCs w:val="20"/>
                <w:lang w:val="en-GB" w:eastAsia="en-US"/>
              </w:rPr>
              <w:t xml:space="preserve"> FOR DATE TO BE </w:t>
            </w:r>
            <w:r w:rsidRPr="006F2CA2">
              <w:rPr>
                <w:rFonts w:ascii="Times New Roman" w:hAnsi="Times New Roman" w:cs="Times New Roman"/>
                <w:sz w:val="22"/>
                <w:szCs w:val="20"/>
                <w:lang w:val="en-GB" w:eastAsia="en-US"/>
              </w:rPr>
              <w:br/>
              <w:t xml:space="preserve">APPOINTED FOR EXECUTION </w:t>
            </w: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GUID=5a53c918-85c6-4326-9566-296b184c1fd3 </w:instrText>
            </w:r>
            <w:r w:rsidRPr="006F2CA2">
              <w:rPr>
                <w:rFonts w:ascii="Times New Roman" w:hAnsi="Times New Roman" w:cs="Times New Roman"/>
                <w:sz w:val="22"/>
                <w:szCs w:val="20"/>
                <w:lang w:val="en-GB" w:eastAsia="en-US"/>
              </w:rPr>
              <w:fldChar w:fldCharType="end"/>
            </w:r>
          </w:p>
        </w:tc>
      </w:tr>
      <w:tr w:rsidR="006F2CA2" w:rsidRPr="006F2CA2" w14:paraId="6ACE367E" w14:textId="77777777" w:rsidTr="00E36A97">
        <w:trPr>
          <w:divId w:val="2116439976"/>
          <w:cantSplit/>
        </w:trPr>
        <w:tc>
          <w:tcPr>
            <w:tcW w:w="7276" w:type="dxa"/>
            <w:gridSpan w:val="5"/>
          </w:tcPr>
          <w:p w14:paraId="7FD942DC"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GUID=f5ab2eb0-b56c-4ce7-b8a1-a3fd30725f07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4CE6F99E"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GUID=a57b2673-d91a-4d92-98a9-92a529a8f32d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the Registrar,</w:t>
            </w:r>
          </w:p>
          <w:p w14:paraId="5402FA70"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GUID=f3542088-a292-4af5-896d-93b4d351b81c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Please direct the Sheriff/bailiff to appoint a date for the execution of the judgment in                              </w:t>
            </w:r>
            <w:proofErr w:type="gramStart"/>
            <w:r w:rsidRPr="006F2CA2">
              <w:rPr>
                <w:rFonts w:ascii="Times New Roman" w:hAnsi="Times New Roman" w:cs="Times New Roman"/>
                <w:sz w:val="22"/>
                <w:szCs w:val="20"/>
                <w:lang w:val="en-GB" w:eastAsia="en-US"/>
              </w:rPr>
              <w:t>  .</w:t>
            </w:r>
            <w:proofErr w:type="gramEnd"/>
          </w:p>
          <w:p w14:paraId="114E84F0"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GUID=10b93cb9-3de1-4cfb-91a5-f9abb7b0d6a5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 copy of the (writ of execution or distress) is attached.</w:t>
            </w:r>
          </w:p>
          <w:p w14:paraId="0C4EB465"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GUID=c5b5a42d-7158-4fb1-93a3-adbf222230c2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Name and address of execution creditor:</w:t>
            </w:r>
          </w:p>
          <w:p w14:paraId="426B4BED"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GUID=c4909745-b54c-45d5-85d9-7db5bbc50d8d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His Solicitors:</w:t>
            </w:r>
          </w:p>
          <w:p w14:paraId="294C96A5"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GUID=1be1fb80-19fe-45bd-8c41-7b745138f6ff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Address for service:</w:t>
            </w:r>
          </w:p>
          <w:p w14:paraId="7A3BFFB8" w14:textId="77777777" w:rsidR="006F2CA2" w:rsidRPr="006F2CA2" w:rsidRDefault="006F2CA2" w:rsidP="006F2CA2">
            <w:pPr>
              <w:spacing w:before="120" w:after="0" w:line="240" w:lineRule="auto"/>
              <w:ind w:firstLine="940"/>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GUID=45a38d0e-2027-437e-a9d2-e26541ccc25b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tc>
      </w:tr>
      <w:tr w:rsidR="006F2CA2" w:rsidRPr="006F2CA2" w14:paraId="14413397" w14:textId="77777777" w:rsidTr="00E36A97">
        <w:trPr>
          <w:divId w:val="2116439976"/>
          <w:cantSplit/>
        </w:trPr>
        <w:tc>
          <w:tcPr>
            <w:tcW w:w="7276" w:type="dxa"/>
            <w:gridSpan w:val="5"/>
          </w:tcPr>
          <w:p w14:paraId="040D7B56"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GUID=20a5cd21-5e66-4a42-9ec9-6d3969e9f09d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(Signature) </w:t>
            </w:r>
            <w:r w:rsidRPr="006F2CA2">
              <w:rPr>
                <w:rFonts w:ascii="Times New Roman" w:hAnsi="Times New Roman" w:cs="Times New Roman"/>
                <w:sz w:val="22"/>
                <w:szCs w:val="20"/>
                <w:lang w:val="en-GB" w:eastAsia="en-US"/>
              </w:rPr>
              <w:br/>
              <w:t xml:space="preserve">Execution Creditor (or by or on behalf </w:t>
            </w:r>
            <w:r w:rsidRPr="006F2CA2">
              <w:rPr>
                <w:rFonts w:ascii="Times New Roman" w:hAnsi="Times New Roman" w:cs="Times New Roman"/>
                <w:sz w:val="22"/>
                <w:szCs w:val="20"/>
                <w:lang w:val="en-GB" w:eastAsia="en-US"/>
              </w:rPr>
              <w:br/>
              <w:t>of solicitors for                                 </w:t>
            </w:r>
            <w:proofErr w:type="gramStart"/>
            <w:r w:rsidRPr="006F2CA2">
              <w:rPr>
                <w:rFonts w:ascii="Times New Roman" w:hAnsi="Times New Roman" w:cs="Times New Roman"/>
                <w:sz w:val="22"/>
                <w:szCs w:val="20"/>
                <w:lang w:val="en-GB" w:eastAsia="en-US"/>
              </w:rPr>
              <w:t>  )</w:t>
            </w:r>
            <w:proofErr w:type="gramEnd"/>
          </w:p>
        </w:tc>
      </w:tr>
      <w:tr w:rsidR="006F2CA2" w:rsidRPr="006F2CA2" w14:paraId="326F8720" w14:textId="77777777" w:rsidTr="00E36A97">
        <w:trPr>
          <w:gridAfter w:val="2"/>
          <w:divId w:val="2116439976"/>
          <w:wAfter w:w="216" w:type="dxa"/>
          <w:cantSplit/>
        </w:trPr>
        <w:tc>
          <w:tcPr>
            <w:tcW w:w="7060" w:type="dxa"/>
            <w:gridSpan w:val="3"/>
          </w:tcPr>
          <w:p w14:paraId="2464D4D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4B4508CD"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GUID=3a3e3af9-cc7c-458b-bf58-8194a8928c3c </w:instrText>
            </w:r>
            <w:r w:rsidRPr="006F2CA2">
              <w:rPr>
                <w:rFonts w:ascii="Times New Roman" w:hAnsi="Times New Roman" w:cs="Times New Roman"/>
                <w:sz w:val="22"/>
                <w:szCs w:val="20"/>
                <w:lang w:val="en-GB" w:eastAsia="en-US"/>
              </w:rPr>
              <w:fldChar w:fldCharType="end"/>
            </w:r>
            <w:r w:rsidR="00E36A97">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145</w:t>
            </w:r>
          </w:p>
        </w:tc>
      </w:tr>
      <w:tr w:rsidR="006F2CA2" w:rsidRPr="006F2CA2" w14:paraId="3B11A212" w14:textId="77777777" w:rsidTr="00E36A97">
        <w:trPr>
          <w:gridAfter w:val="2"/>
          <w:divId w:val="2116439976"/>
          <w:wAfter w:w="216" w:type="dxa"/>
          <w:cantSplit/>
        </w:trPr>
        <w:tc>
          <w:tcPr>
            <w:tcW w:w="7060" w:type="dxa"/>
            <w:gridSpan w:val="3"/>
          </w:tcPr>
          <w:p w14:paraId="7B9FAA9E" w14:textId="77777777" w:rsidR="006F2CA2" w:rsidRPr="006F2CA2" w:rsidRDefault="006F2CA2" w:rsidP="006F2CA2">
            <w:pPr>
              <w:spacing w:before="120" w:after="0" w:line="240" w:lineRule="auto"/>
              <w:ind w:firstLine="10"/>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t>R.719</w:t>
            </w:r>
          </w:p>
          <w:p w14:paraId="376160FE"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GUID=7b26d9f4-24ce-4e00-b996-7f8f08b08b4d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NOTICE OF SEIZURE AND INVENTORY</w:t>
            </w:r>
          </w:p>
          <w:p w14:paraId="2DD2B1D6"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GUID=75ec3940-30a3-4d00-af79-9de08b1f9e6c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Take notice that I have this day seized the movable property found on or upon the premises No.               pursuant to a Writ of Seizure and Sale/Writ of Distress No.             of 20     for the sum of $          and that I value the property seized at $              approximately.</w:t>
            </w:r>
          </w:p>
          <w:p w14:paraId="06FD361D"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GUID=f1559acf-2c15-4056-9de7-757e9fdf5125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Unless you pay the amount abovementioned together with costs of this execution within 7 days from the date hereof or obtain an order of the Court to the contrary the same will be sold by public auction on the       day of                           20  </w:t>
            </w:r>
            <w:proofErr w:type="gramStart"/>
            <w:r w:rsidRPr="006F2CA2">
              <w:rPr>
                <w:rFonts w:ascii="Times New Roman" w:hAnsi="Times New Roman" w:cs="Times New Roman"/>
                <w:sz w:val="22"/>
                <w:szCs w:val="20"/>
                <w:lang w:val="en-GB" w:eastAsia="en-US"/>
              </w:rPr>
              <w:t>  .</w:t>
            </w:r>
            <w:proofErr w:type="gramEnd"/>
          </w:p>
        </w:tc>
      </w:tr>
      <w:tr w:rsidR="006F2CA2" w:rsidRPr="006F2CA2" w14:paraId="3137B02B" w14:textId="77777777" w:rsidTr="00E36A97">
        <w:trPr>
          <w:gridAfter w:val="2"/>
          <w:divId w:val="2116439976"/>
          <w:wAfter w:w="216" w:type="dxa"/>
          <w:cantSplit/>
          <w:trHeight w:val="40"/>
        </w:trPr>
        <w:tc>
          <w:tcPr>
            <w:tcW w:w="6340" w:type="dxa"/>
            <w:gridSpan w:val="2"/>
          </w:tcPr>
          <w:p w14:paraId="2E835479"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GUID=08cde85f-9eb1-452a-b774-aa97e2962358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Amount due under writ ...  ...  ...  ...  ...  ...  ...  ...  ...  ...  ...  ...  ...</w:t>
            </w:r>
          </w:p>
        </w:tc>
        <w:tc>
          <w:tcPr>
            <w:tcW w:w="720" w:type="dxa"/>
          </w:tcPr>
          <w:p w14:paraId="7F4C67D1"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GUID=20f3a11b-1934-4da6-8a90-d6c820547ef1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r>
      <w:tr w:rsidR="006F2CA2" w:rsidRPr="006F2CA2" w14:paraId="14751336" w14:textId="77777777" w:rsidTr="00E36A97">
        <w:trPr>
          <w:gridAfter w:val="2"/>
          <w:divId w:val="2116439976"/>
          <w:wAfter w:w="216" w:type="dxa"/>
          <w:cantSplit/>
          <w:trHeight w:val="40"/>
        </w:trPr>
        <w:tc>
          <w:tcPr>
            <w:tcW w:w="3440" w:type="dxa"/>
          </w:tcPr>
          <w:p w14:paraId="406E232F"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GUID=691b7045-6bb1-446a-b425-105f9cd1b9f2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(Rent due for      months from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br/>
              <w:t>the      day of              20             )</w:t>
            </w:r>
            <w:r w:rsidRPr="006F2CA2">
              <w:rPr>
                <w:rFonts w:ascii="Times New Roman" w:hAnsi="Times New Roman" w:cs="Times New Roman"/>
                <w:sz w:val="22"/>
                <w:szCs w:val="20"/>
                <w:lang w:val="en-GB" w:eastAsia="en-US"/>
              </w:rPr>
              <w:br/>
              <w:t>to the      day of              20         )</w:t>
            </w:r>
            <w:r w:rsidRPr="006F2CA2">
              <w:rPr>
                <w:rFonts w:ascii="Times New Roman" w:hAnsi="Times New Roman" w:cs="Times New Roman"/>
                <w:sz w:val="22"/>
                <w:szCs w:val="20"/>
                <w:lang w:val="en-GB" w:eastAsia="en-US"/>
              </w:rPr>
              <w:br/>
              <w:t>at $      a month.                          )</w:t>
            </w:r>
          </w:p>
        </w:tc>
        <w:tc>
          <w:tcPr>
            <w:tcW w:w="2900" w:type="dxa"/>
          </w:tcPr>
          <w:p w14:paraId="5C489970"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GUID=f22cc5b4-86db-4fd9-9b82-c03367d8bea6 </w:instrText>
            </w:r>
            <w:r w:rsidRPr="006F2CA2">
              <w:rPr>
                <w:rFonts w:ascii="Times New Roman" w:hAnsi="Times New Roman" w:cs="Times New Roman"/>
                <w:sz w:val="22"/>
                <w:szCs w:val="20"/>
                <w:lang w:val="en-GB" w:eastAsia="en-US"/>
              </w:rPr>
              <w:fldChar w:fldCharType="end"/>
            </w:r>
          </w:p>
        </w:tc>
        <w:tc>
          <w:tcPr>
            <w:tcW w:w="720" w:type="dxa"/>
          </w:tcPr>
          <w:p w14:paraId="683355F2"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GUID=447ec6a0-ea00-4770-9126-05c92c254333 </w:instrText>
            </w:r>
            <w:r w:rsidRPr="006F2CA2">
              <w:rPr>
                <w:rFonts w:ascii="Times New Roman" w:hAnsi="Times New Roman" w:cs="Times New Roman"/>
                <w:sz w:val="22"/>
                <w:szCs w:val="20"/>
                <w:lang w:val="en-GB" w:eastAsia="en-US"/>
              </w:rPr>
              <w:fldChar w:fldCharType="end"/>
            </w:r>
          </w:p>
        </w:tc>
      </w:tr>
      <w:tr w:rsidR="006F2CA2" w:rsidRPr="006F2CA2" w14:paraId="2CF184BA" w14:textId="77777777" w:rsidTr="00E36A97">
        <w:trPr>
          <w:gridAfter w:val="2"/>
          <w:divId w:val="2116439976"/>
          <w:wAfter w:w="216" w:type="dxa"/>
          <w:cantSplit/>
          <w:trHeight w:val="40"/>
        </w:trPr>
        <w:tc>
          <w:tcPr>
            <w:tcW w:w="6340" w:type="dxa"/>
            <w:gridSpan w:val="2"/>
          </w:tcPr>
          <w:p w14:paraId="6A6EC07A"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GUID=650e3ab4-6f80-413d-926c-c01af7b817af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Costs of writ ...  ...  ...  ...  ...  ...  ...  ...  ...  ...  ...  ...  ...  ...  ...  ...</w:t>
            </w:r>
          </w:p>
        </w:tc>
        <w:tc>
          <w:tcPr>
            <w:tcW w:w="720" w:type="dxa"/>
          </w:tcPr>
          <w:p w14:paraId="35DAFB90"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GUID=ac08a576-de66-4c59-b113-75ab165d2e16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r>
      <w:tr w:rsidR="006F2CA2" w:rsidRPr="006F2CA2" w14:paraId="21A2A343" w14:textId="77777777" w:rsidTr="00E36A97">
        <w:trPr>
          <w:gridAfter w:val="2"/>
          <w:divId w:val="2116439976"/>
          <w:wAfter w:w="216" w:type="dxa"/>
          <w:cantSplit/>
          <w:trHeight w:val="40"/>
        </w:trPr>
        <w:tc>
          <w:tcPr>
            <w:tcW w:w="6340" w:type="dxa"/>
            <w:gridSpan w:val="2"/>
          </w:tcPr>
          <w:p w14:paraId="487D9D00"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GUID=11b55ab3-006a-4b60-827f-3a70ff4c0b64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Court commission ...  ...  ...  ...  ...  ...  ...  ...  ...  ...  ...  ...  ...  ...</w:t>
            </w:r>
          </w:p>
        </w:tc>
        <w:tc>
          <w:tcPr>
            <w:tcW w:w="720" w:type="dxa"/>
          </w:tcPr>
          <w:p w14:paraId="15FCE324"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GUID=acaefbed-e8b2-4251-8f93-778c1e83aa66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r>
      <w:tr w:rsidR="006F2CA2" w:rsidRPr="006F2CA2" w14:paraId="5BF15EB3" w14:textId="77777777" w:rsidTr="00E36A97">
        <w:trPr>
          <w:gridAfter w:val="2"/>
          <w:divId w:val="2116439976"/>
          <w:wAfter w:w="216" w:type="dxa"/>
          <w:cantSplit/>
          <w:trHeight w:val="40"/>
        </w:trPr>
        <w:tc>
          <w:tcPr>
            <w:tcW w:w="6340" w:type="dxa"/>
            <w:gridSpan w:val="2"/>
          </w:tcPr>
          <w:p w14:paraId="775E0A3E"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GUID=f913387c-2367-400a-bb43-8ebfc79e71cf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Lotting and advertising ...  ...  ...  ...  ...  ...  ...  ...  ...  ...  ...  ...  ...</w:t>
            </w:r>
          </w:p>
        </w:tc>
        <w:tc>
          <w:tcPr>
            <w:tcW w:w="720" w:type="dxa"/>
          </w:tcPr>
          <w:p w14:paraId="6DBBE29C"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GUID=e0a60e93-1f1a-4377-a97d-8def53950f16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r>
      <w:tr w:rsidR="006F2CA2" w:rsidRPr="006F2CA2" w14:paraId="26B43FA1" w14:textId="77777777" w:rsidTr="00E36A97">
        <w:trPr>
          <w:gridAfter w:val="2"/>
          <w:divId w:val="2116439976"/>
          <w:wAfter w:w="216" w:type="dxa"/>
          <w:cantSplit/>
          <w:trHeight w:val="40"/>
        </w:trPr>
        <w:tc>
          <w:tcPr>
            <w:tcW w:w="6340" w:type="dxa"/>
            <w:gridSpan w:val="2"/>
          </w:tcPr>
          <w:p w14:paraId="55CAE5BF"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GUID=3fda9345-edf0-4252-ab35-b44c1ca0c508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Auctioneers’ commission ...  ...  ...  ...  ...  ...  ...  ...  ...  ...  ...  ...</w:t>
            </w:r>
          </w:p>
        </w:tc>
        <w:tc>
          <w:tcPr>
            <w:tcW w:w="720" w:type="dxa"/>
          </w:tcPr>
          <w:p w14:paraId="63DCBFBA"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GUID=3ca9c86e-0555-426b-ae43-f72a947674fb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r>
      <w:tr w:rsidR="006F2CA2" w:rsidRPr="006F2CA2" w14:paraId="328A1107" w14:textId="77777777" w:rsidTr="00E36A97">
        <w:trPr>
          <w:gridAfter w:val="2"/>
          <w:divId w:val="2116439976"/>
          <w:wAfter w:w="216" w:type="dxa"/>
          <w:cantSplit/>
          <w:trHeight w:val="40"/>
        </w:trPr>
        <w:tc>
          <w:tcPr>
            <w:tcW w:w="6340" w:type="dxa"/>
            <w:gridSpan w:val="2"/>
          </w:tcPr>
          <w:p w14:paraId="6BF9BD08"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GUID=4d430ec3-8fe7-4957-8983-a42c7e24ec38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Other Court fees ...  ...  ...  ...  ...  ...  ...  ...  ...  ...  ...  ...  ...  ...  ...</w:t>
            </w:r>
          </w:p>
        </w:tc>
        <w:tc>
          <w:tcPr>
            <w:tcW w:w="720" w:type="dxa"/>
          </w:tcPr>
          <w:p w14:paraId="66D5C8ED"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GUID=58be44fa-1901-4c41-acb8-5ececbb8b1a2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r>
      <w:tr w:rsidR="006F2CA2" w:rsidRPr="006F2CA2" w14:paraId="3471375F" w14:textId="77777777" w:rsidTr="00E36A97">
        <w:trPr>
          <w:gridAfter w:val="2"/>
          <w:divId w:val="2116439976"/>
          <w:wAfter w:w="216" w:type="dxa"/>
          <w:cantSplit/>
          <w:trHeight w:val="40"/>
        </w:trPr>
        <w:tc>
          <w:tcPr>
            <w:tcW w:w="6340" w:type="dxa"/>
            <w:gridSpan w:val="2"/>
          </w:tcPr>
          <w:p w14:paraId="75BC06B7"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GUID=64074974-e818-4d5b-9cae-f055bc9a4f7c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Watchmen’s wages at $        a day ...  ...  ...  ...  ...  ...  ...  ...  ...</w:t>
            </w:r>
          </w:p>
        </w:tc>
        <w:tc>
          <w:tcPr>
            <w:tcW w:w="720" w:type="dxa"/>
          </w:tcPr>
          <w:p w14:paraId="495A9E21"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GUID=20cda24e-658c-46a2-8021-02435cb6931d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r>
      <w:tr w:rsidR="006F2CA2" w:rsidRPr="006F2CA2" w14:paraId="411C03D2" w14:textId="77777777" w:rsidTr="00E36A97">
        <w:trPr>
          <w:gridAfter w:val="2"/>
          <w:divId w:val="2116439976"/>
          <w:wAfter w:w="216" w:type="dxa"/>
          <w:cantSplit/>
          <w:trHeight w:val="40"/>
        </w:trPr>
        <w:tc>
          <w:tcPr>
            <w:tcW w:w="6340" w:type="dxa"/>
            <w:gridSpan w:val="2"/>
          </w:tcPr>
          <w:p w14:paraId="76661A1D"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GUID=86b4ac8d-8c72-4028-a03f-08b6c5f95f2a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Other legal expenses ...  ...  ...  ...  ...  ...  ...  ...  ...  ...  ...  ...  ...</w:t>
            </w:r>
          </w:p>
        </w:tc>
        <w:tc>
          <w:tcPr>
            <w:tcW w:w="720" w:type="dxa"/>
          </w:tcPr>
          <w:p w14:paraId="4604CC3C"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GUID=59954712-9f98-41b4-9b60-6b31adfb97f4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r>
      <w:tr w:rsidR="006F2CA2" w:rsidRPr="006F2CA2" w14:paraId="11FFB4BB" w14:textId="77777777" w:rsidTr="00E36A97">
        <w:trPr>
          <w:gridAfter w:val="2"/>
          <w:divId w:val="2116439976"/>
          <w:wAfter w:w="216" w:type="dxa"/>
          <w:cantSplit/>
        </w:trPr>
        <w:tc>
          <w:tcPr>
            <w:tcW w:w="7060" w:type="dxa"/>
            <w:gridSpan w:val="3"/>
          </w:tcPr>
          <w:p w14:paraId="6ACB69F3"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GUID=c6922975-8df3-4f7c-bf04-1910e3195353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18AC873E"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GUID=09f91c65-029b-4983-b3e8-d8a8abbce6b0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Sheriff/bailiff.</w:t>
            </w:r>
          </w:p>
          <w:p w14:paraId="2DCD01A8"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GUID=cc1d3aec-7014-4b95-9a56-7490047493fb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(For Inventory see overleaf)</w:t>
            </w:r>
          </w:p>
          <w:p w14:paraId="2CC56359"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GUID=004de913-8e86-4e60-9684-3b34d45ac5bc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w:t>
            </w:r>
          </w:p>
          <w:p w14:paraId="2B811497"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GUID=294fced3-fa18-4d31-b7c8-9c5040db15a2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 all others whom it may concern.</w:t>
            </w:r>
          </w:p>
        </w:tc>
      </w:tr>
      <w:tr w:rsidR="006F2CA2" w:rsidRPr="006F2CA2" w14:paraId="4B375A1C" w14:textId="77777777" w:rsidTr="00E36A97">
        <w:trPr>
          <w:gridAfter w:val="1"/>
          <w:divId w:val="2116439976"/>
          <w:wAfter w:w="196" w:type="dxa"/>
          <w:cantSplit/>
        </w:trPr>
        <w:tc>
          <w:tcPr>
            <w:tcW w:w="7080" w:type="dxa"/>
            <w:gridSpan w:val="4"/>
          </w:tcPr>
          <w:p w14:paraId="19C5358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3DA3AD2D"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GUID=581ac63f-cabd-4e20-a13a-795bc5b5a7fc </w:instrText>
            </w:r>
            <w:r w:rsidRPr="006F2CA2">
              <w:rPr>
                <w:rFonts w:ascii="Times New Roman" w:hAnsi="Times New Roman" w:cs="Times New Roman"/>
                <w:sz w:val="22"/>
                <w:szCs w:val="20"/>
                <w:lang w:val="en-GB" w:eastAsia="en-US"/>
              </w:rPr>
              <w:fldChar w:fldCharType="end"/>
            </w:r>
            <w:r w:rsidR="00E36A97">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146</w:t>
            </w:r>
          </w:p>
        </w:tc>
      </w:tr>
      <w:tr w:rsidR="006F2CA2" w:rsidRPr="006F2CA2" w14:paraId="1A8E3A08" w14:textId="77777777" w:rsidTr="00E36A97">
        <w:trPr>
          <w:gridAfter w:val="1"/>
          <w:divId w:val="2116439976"/>
          <w:wAfter w:w="196" w:type="dxa"/>
          <w:cantSplit/>
        </w:trPr>
        <w:tc>
          <w:tcPr>
            <w:tcW w:w="7080" w:type="dxa"/>
            <w:gridSpan w:val="4"/>
          </w:tcPr>
          <w:p w14:paraId="2588B7F2"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t>R.726</w:t>
            </w:r>
          </w:p>
          <w:p w14:paraId="0905753E"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NOTICE OF SALE</w:t>
            </w:r>
          </w:p>
          <w:p w14:paraId="316F7316"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GUID=ef29febd-1956-4a4e-ac4a-d3743f2fc2a3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1B9EE93D"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GUID=30f1cd26-4833-4392-9294-dcf29709a3a2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Notice is hereby given that the property seized at                             on the       day of                              20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xml:space="preserve"> under Writ of Distress/Seizure and Sale No.        of 20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xml:space="preserve"> will be sold by public auction on the        day of                           20        , at           m. unless the amount to be levied and the fees and expenses of execution be sooner paid.</w:t>
            </w:r>
          </w:p>
          <w:p w14:paraId="3A667F42"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GUID=87a7a6e2-69fb-470e-be76-4d0e4ed68f7f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092CE65D"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GUID=7005cf59-6f6b-4d95-ac92-be4d810798bd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Sheriff/bailiff.</w:t>
            </w:r>
          </w:p>
        </w:tc>
      </w:tr>
    </w:tbl>
    <w:p w14:paraId="5D54F9E1"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p>
    <w:p w14:paraId="200316B0"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7060" w:type="dxa"/>
        <w:tblInd w:w="851" w:type="dxa"/>
        <w:tblLook w:val="04A0" w:firstRow="1" w:lastRow="0" w:firstColumn="1" w:lastColumn="0" w:noHBand="0" w:noVBand="1"/>
      </w:tblPr>
      <w:tblGrid>
        <w:gridCol w:w="1340"/>
        <w:gridCol w:w="300"/>
        <w:gridCol w:w="5420"/>
      </w:tblGrid>
      <w:tr w:rsidR="006F2CA2" w:rsidRPr="006F2CA2" w14:paraId="1D9EE992" w14:textId="77777777" w:rsidTr="00E36A97">
        <w:trPr>
          <w:divId w:val="2116439976"/>
          <w:cantSplit/>
        </w:trPr>
        <w:tc>
          <w:tcPr>
            <w:tcW w:w="7060" w:type="dxa"/>
            <w:gridSpan w:val="3"/>
          </w:tcPr>
          <w:p w14:paraId="318A31A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GUID=e9958466-f9f7-4a8e-9c92-31354e4c5969 </w:instrText>
            </w:r>
            <w:r w:rsidRPr="006F2CA2">
              <w:rPr>
                <w:rFonts w:ascii="Times New Roman" w:hAnsi="Times New Roman" w:cs="Times New Roman"/>
                <w:sz w:val="22"/>
                <w:szCs w:val="20"/>
                <w:lang w:val="en-GB" w:eastAsia="en-US"/>
              </w:rPr>
              <w:fldChar w:fldCharType="end"/>
            </w:r>
            <w:r w:rsidR="00E36A97">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147</w:t>
            </w:r>
          </w:p>
        </w:tc>
      </w:tr>
      <w:tr w:rsidR="006F2CA2" w:rsidRPr="006F2CA2" w14:paraId="7ACE0DA5" w14:textId="77777777" w:rsidTr="00E36A97">
        <w:trPr>
          <w:divId w:val="2116439976"/>
          <w:cantSplit/>
        </w:trPr>
        <w:tc>
          <w:tcPr>
            <w:tcW w:w="1340" w:type="dxa"/>
          </w:tcPr>
          <w:p w14:paraId="74735815"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t>R.732</w:t>
            </w: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GUID=b9406231-fe46-4c57-8838-ae282c2fc7b8 </w:instrText>
            </w:r>
            <w:r w:rsidRPr="006F2CA2">
              <w:rPr>
                <w:rFonts w:ascii="Times New Roman" w:hAnsi="Times New Roman" w:cs="Times New Roman"/>
                <w:sz w:val="18"/>
                <w:szCs w:val="18"/>
                <w:lang w:val="en-GB" w:eastAsia="en-US"/>
              </w:rPr>
              <w:fldChar w:fldCharType="end"/>
            </w:r>
          </w:p>
        </w:tc>
        <w:tc>
          <w:tcPr>
            <w:tcW w:w="300" w:type="dxa"/>
          </w:tcPr>
          <w:p w14:paraId="080719DD"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GUID=ba616443-309f-4e22-904f-96ebf364b522 </w:instrText>
            </w:r>
            <w:r w:rsidRPr="006F2CA2">
              <w:rPr>
                <w:rFonts w:ascii="Times New Roman" w:hAnsi="Times New Roman" w:cs="Times New Roman"/>
                <w:sz w:val="22"/>
                <w:szCs w:val="20"/>
                <w:lang w:val="en-GB" w:eastAsia="en-US"/>
              </w:rPr>
              <w:fldChar w:fldCharType="end"/>
            </w:r>
          </w:p>
        </w:tc>
        <w:tc>
          <w:tcPr>
            <w:tcW w:w="5420" w:type="dxa"/>
          </w:tcPr>
          <w:p w14:paraId="1377ED0F"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GUID=e2b13104-3b6f-402d-875f-53b4056e97b1 </w:instrText>
            </w:r>
            <w:r w:rsidRPr="006F2CA2">
              <w:rPr>
                <w:rFonts w:ascii="Times New Roman" w:hAnsi="Times New Roman" w:cs="Times New Roman"/>
                <w:sz w:val="22"/>
                <w:szCs w:val="20"/>
                <w:lang w:val="en-GB" w:eastAsia="en-US"/>
              </w:rPr>
              <w:fldChar w:fldCharType="end"/>
            </w:r>
          </w:p>
        </w:tc>
      </w:tr>
      <w:tr w:rsidR="006F2CA2" w:rsidRPr="006F2CA2" w14:paraId="7C32298F" w14:textId="77777777" w:rsidTr="00E36A97">
        <w:trPr>
          <w:divId w:val="2116439976"/>
          <w:cantSplit/>
        </w:trPr>
        <w:tc>
          <w:tcPr>
            <w:tcW w:w="7060" w:type="dxa"/>
            <w:gridSpan w:val="3"/>
          </w:tcPr>
          <w:p w14:paraId="4DEE71CB"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 xml:space="preserve">AFFIDAVIT IN SUPPORT OF </w:t>
            </w:r>
          </w:p>
          <w:p w14:paraId="4F906684"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APPLICATION FOR NEW ORDER</w:t>
            </w:r>
          </w:p>
          <w:p w14:paraId="71B9B3C3"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GUID=9b6d68de-167c-4681-bab2-ece77d6ceaed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tc>
      </w:tr>
      <w:tr w:rsidR="006F2CA2" w:rsidRPr="006F2CA2" w14:paraId="42401625" w14:textId="77777777" w:rsidTr="00E36A97">
        <w:trPr>
          <w:divId w:val="2116439976"/>
          <w:cantSplit/>
        </w:trPr>
        <w:tc>
          <w:tcPr>
            <w:tcW w:w="7060" w:type="dxa"/>
            <w:gridSpan w:val="3"/>
          </w:tcPr>
          <w:p w14:paraId="2B715E8B"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GUID=0259d435-d454-412e-abcd-f77a26aa257f </w:instrText>
            </w:r>
            <w:r w:rsidRPr="006F2CA2">
              <w:rPr>
                <w:rFonts w:ascii="Times New Roman" w:hAnsi="Times New Roman" w:cs="Times New Roman"/>
                <w:sz w:val="22"/>
                <w:szCs w:val="20"/>
                <w:lang w:val="en-GB" w:eastAsia="en-US"/>
              </w:rPr>
              <w:fldChar w:fldCharType="end"/>
            </w:r>
            <w:proofErr w:type="gramStart"/>
            <w:r w:rsidRPr="006F2CA2">
              <w:rPr>
                <w:rFonts w:ascii="Times New Roman" w:hAnsi="Times New Roman" w:cs="Times New Roman"/>
                <w:sz w:val="22"/>
                <w:szCs w:val="20"/>
                <w:lang w:val="en-GB" w:eastAsia="en-US"/>
              </w:rPr>
              <w:t>I,   </w:t>
            </w:r>
            <w:proofErr w:type="gramEnd"/>
            <w:r w:rsidRPr="006F2CA2">
              <w:rPr>
                <w:rFonts w:ascii="Times New Roman" w:hAnsi="Times New Roman" w:cs="Times New Roman"/>
                <w:sz w:val="22"/>
                <w:szCs w:val="20"/>
                <w:lang w:val="en-GB" w:eastAsia="en-US"/>
              </w:rPr>
              <w:t>                             of                                     , the abovenamed plaintiff (or defendant) make oath (or affirm) and say as follows:</w:t>
            </w:r>
          </w:p>
          <w:p w14:paraId="3744BD42"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GUID=69c4cdb2-ead5-4939-8873-3f635153f64c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  I have a judgment of this Court against the defendant (or there is a judgment of this Court against me) particulars of which are as follows:</w:t>
            </w:r>
          </w:p>
          <w:p w14:paraId="631D60BF" w14:textId="77777777" w:rsidR="006F2CA2" w:rsidRPr="006F2CA2" w:rsidRDefault="006F2CA2" w:rsidP="006F2CA2">
            <w:pPr>
              <w:spacing w:before="120" w:after="0" w:line="240" w:lineRule="auto"/>
              <w:ind w:left="960" w:hanging="1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GUID=057517cd-a140-4a85-a0ad-214039264d79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date of the judgment is the       day of                   20  </w:t>
            </w:r>
            <w:proofErr w:type="gramStart"/>
            <w:r w:rsidRPr="006F2CA2">
              <w:rPr>
                <w:rFonts w:ascii="Times New Roman" w:hAnsi="Times New Roman" w:cs="Times New Roman"/>
                <w:sz w:val="22"/>
                <w:szCs w:val="20"/>
                <w:lang w:val="en-GB" w:eastAsia="en-US"/>
              </w:rPr>
              <w:t>  .</w:t>
            </w:r>
            <w:proofErr w:type="gramEnd"/>
          </w:p>
          <w:p w14:paraId="79155C12" w14:textId="77777777" w:rsidR="006F2CA2" w:rsidRPr="006F2CA2" w:rsidRDefault="006F2CA2" w:rsidP="006F2CA2">
            <w:pPr>
              <w:spacing w:before="120" w:after="0" w:line="240" w:lineRule="auto"/>
              <w:ind w:left="960" w:firstLine="1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GUID=152e5101-4e39-4406-a505-e350223ff677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amount of the judgment including costs is $    </w:t>
            </w:r>
            <w:proofErr w:type="gramStart"/>
            <w:r w:rsidRPr="006F2CA2">
              <w:rPr>
                <w:rFonts w:ascii="Times New Roman" w:hAnsi="Times New Roman" w:cs="Times New Roman"/>
                <w:sz w:val="22"/>
                <w:szCs w:val="20"/>
                <w:lang w:val="en-GB" w:eastAsia="en-US"/>
              </w:rPr>
              <w:t>  .</w:t>
            </w:r>
            <w:proofErr w:type="gramEnd"/>
          </w:p>
          <w:p w14:paraId="437A12D4" w14:textId="77777777" w:rsidR="006F2CA2" w:rsidRPr="006F2CA2" w:rsidRDefault="006F2CA2" w:rsidP="006F2CA2">
            <w:pPr>
              <w:spacing w:before="120" w:after="0" w:line="240" w:lineRule="auto"/>
              <w:ind w:left="960" w:firstLine="1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GUID=a7cc33e6-0da5-4ada-abda-66904f3c82a2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amount paid to account since judgment is $    </w:t>
            </w:r>
            <w:proofErr w:type="gramStart"/>
            <w:r w:rsidRPr="006F2CA2">
              <w:rPr>
                <w:rFonts w:ascii="Times New Roman" w:hAnsi="Times New Roman" w:cs="Times New Roman"/>
                <w:sz w:val="22"/>
                <w:szCs w:val="20"/>
                <w:lang w:val="en-GB" w:eastAsia="en-US"/>
              </w:rPr>
              <w:t>  .</w:t>
            </w:r>
            <w:proofErr w:type="gramEnd"/>
          </w:p>
          <w:p w14:paraId="3D312542" w14:textId="77777777" w:rsidR="006F2CA2" w:rsidRPr="006F2CA2" w:rsidRDefault="006F2CA2" w:rsidP="006F2CA2">
            <w:pPr>
              <w:spacing w:before="120" w:after="0" w:line="240" w:lineRule="auto"/>
              <w:ind w:left="960" w:firstLine="1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GUID=6334bff0-43be-44b0-9576-bef941abe858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balance due is $    </w:t>
            </w:r>
            <w:proofErr w:type="gramStart"/>
            <w:r w:rsidRPr="006F2CA2">
              <w:rPr>
                <w:rFonts w:ascii="Times New Roman" w:hAnsi="Times New Roman" w:cs="Times New Roman"/>
                <w:sz w:val="22"/>
                <w:szCs w:val="20"/>
                <w:lang w:val="en-GB" w:eastAsia="en-US"/>
              </w:rPr>
              <w:t>  .</w:t>
            </w:r>
            <w:proofErr w:type="gramEnd"/>
          </w:p>
          <w:p w14:paraId="216F3171" w14:textId="77777777" w:rsidR="006F2CA2" w:rsidRPr="006F2CA2" w:rsidRDefault="006F2CA2" w:rsidP="006F2CA2">
            <w:pPr>
              <w:spacing w:before="120" w:after="0" w:line="240" w:lineRule="auto"/>
              <w:ind w:left="960" w:firstLine="1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GUID=4e8a5756-acb0-49a8-a234-dd41629e8a53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date of the instalment order is the       day of            20  </w:t>
            </w:r>
            <w:proofErr w:type="gramStart"/>
            <w:r w:rsidRPr="006F2CA2">
              <w:rPr>
                <w:rFonts w:ascii="Times New Roman" w:hAnsi="Times New Roman" w:cs="Times New Roman"/>
                <w:sz w:val="22"/>
                <w:szCs w:val="20"/>
                <w:lang w:val="en-GB" w:eastAsia="en-US"/>
              </w:rPr>
              <w:t>  .</w:t>
            </w:r>
            <w:proofErr w:type="gramEnd"/>
          </w:p>
          <w:p w14:paraId="41C87512" w14:textId="77777777" w:rsidR="006F2CA2" w:rsidRPr="006F2CA2" w:rsidRDefault="006F2CA2" w:rsidP="006F2CA2">
            <w:pPr>
              <w:spacing w:before="120" w:after="0" w:line="240" w:lineRule="auto"/>
              <w:ind w:left="960" w:firstLine="1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GUID=e1a20e95-1977-474a-888e-210b338df9ae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amount of the instalment order is $        a month.</w:t>
            </w:r>
          </w:p>
        </w:tc>
      </w:tr>
      <w:tr w:rsidR="006F2CA2" w:rsidRPr="006F2CA2" w14:paraId="0F4C5FB6" w14:textId="77777777" w:rsidTr="00E36A97">
        <w:trPr>
          <w:divId w:val="2116439976"/>
          <w:cantSplit/>
        </w:trPr>
        <w:tc>
          <w:tcPr>
            <w:tcW w:w="7060" w:type="dxa"/>
            <w:gridSpan w:val="3"/>
          </w:tcPr>
          <w:p w14:paraId="2F9E64C8"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GUID=74435348-65f3-4d4f-94b8-f43a1249e718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  I verily believe that there is a change of circumstances in the affairs of the defendant (or I say that there is a change of circumstances in my affairs) particulars of which are as follows:</w:t>
            </w:r>
          </w:p>
          <w:p w14:paraId="6A8D103D" w14:textId="77777777" w:rsidR="006F2CA2" w:rsidRPr="006F2CA2" w:rsidRDefault="006F2CA2" w:rsidP="006F2CA2">
            <w:pPr>
              <w:spacing w:before="120" w:after="0" w:line="240" w:lineRule="auto"/>
              <w:ind w:left="960" w:hanging="1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GUID=5bfd0bc3-6213-434e-b752-94a25fcfc4fe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Defendant’s/My occupation was               and is now               </w:t>
            </w:r>
            <w:proofErr w:type="gramStart"/>
            <w:r w:rsidRPr="006F2CA2">
              <w:rPr>
                <w:rFonts w:ascii="Times New Roman" w:hAnsi="Times New Roman" w:cs="Times New Roman"/>
                <w:sz w:val="22"/>
                <w:szCs w:val="20"/>
                <w:lang w:val="en-GB" w:eastAsia="en-US"/>
              </w:rPr>
              <w:t>  .</w:t>
            </w:r>
            <w:proofErr w:type="gramEnd"/>
          </w:p>
          <w:p w14:paraId="40B4EE38" w14:textId="77777777" w:rsidR="006F2CA2" w:rsidRPr="006F2CA2" w:rsidRDefault="006F2CA2" w:rsidP="006F2CA2">
            <w:pPr>
              <w:spacing w:before="120" w:after="0" w:line="240" w:lineRule="auto"/>
              <w:ind w:left="10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GUID=6713d39a-edd9-4418-ba59-1b80ce28394c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His/My total income from all sources was $         a month and is now $           a month.</w:t>
            </w:r>
          </w:p>
          <w:p w14:paraId="7823B00F" w14:textId="77777777" w:rsidR="006F2CA2" w:rsidRPr="006F2CA2" w:rsidRDefault="006F2CA2" w:rsidP="006F2CA2">
            <w:pPr>
              <w:spacing w:before="120" w:after="0" w:line="240" w:lineRule="auto"/>
              <w:ind w:left="10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GUID=71ca6031-7157-4112-a143-16339a3a3c8e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He/I had         dependants and now has/have          dependants.</w:t>
            </w:r>
          </w:p>
          <w:p w14:paraId="0C2627DD" w14:textId="77777777" w:rsidR="006F2CA2" w:rsidRPr="006F2CA2" w:rsidRDefault="006F2CA2" w:rsidP="006F2CA2">
            <w:pPr>
              <w:spacing w:before="120" w:after="0" w:line="240" w:lineRule="auto"/>
              <w:ind w:left="10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GUID=7b8b3267-4f18-403e-9c12-19dd7f4837cb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His/My rent was $          a month and is now $         a month.</w:t>
            </w:r>
          </w:p>
          <w:p w14:paraId="2ED3F8DE" w14:textId="77777777" w:rsidR="006F2CA2" w:rsidRPr="006F2CA2" w:rsidRDefault="006F2CA2" w:rsidP="006F2CA2">
            <w:pPr>
              <w:spacing w:before="120" w:after="0" w:line="240" w:lineRule="auto"/>
              <w:ind w:left="10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GUID=9883b21d-4275-4a64-b623-5c3a9a6ce517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His/My regular monthly payments were          and are now (herein itemise).</w:t>
            </w:r>
          </w:p>
          <w:p w14:paraId="14FF1D3D" w14:textId="77777777" w:rsidR="006F2CA2" w:rsidRPr="006F2CA2" w:rsidRDefault="006F2CA2" w:rsidP="006F2CA2">
            <w:pPr>
              <w:spacing w:before="120" w:after="0" w:line="240" w:lineRule="auto"/>
              <w:ind w:left="10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GUID=25357efb-7109-4527-97b2-d9e01e4a638a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(State other relevant changes).</w:t>
            </w:r>
          </w:p>
          <w:p w14:paraId="1A1176AB"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GUID=67c90a0d-7d38-4fdb-9792-7a6260159e24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3.  I now apply for an order that (here state the nature of the order required).</w:t>
            </w:r>
          </w:p>
          <w:p w14:paraId="2B0238DE"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GUID=7a7fe9cc-53f9-4954-b79a-9b117161c19a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Sworn (or affirmed) as in Form 132.</w:t>
            </w:r>
          </w:p>
        </w:tc>
      </w:tr>
    </w:tbl>
    <w:p w14:paraId="00009267"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7060" w:type="dxa"/>
        <w:tblInd w:w="567" w:type="dxa"/>
        <w:tblLook w:val="04A0" w:firstRow="1" w:lastRow="0" w:firstColumn="1" w:lastColumn="0" w:noHBand="0" w:noVBand="1"/>
      </w:tblPr>
      <w:tblGrid>
        <w:gridCol w:w="4580"/>
        <w:gridCol w:w="2480"/>
      </w:tblGrid>
      <w:tr w:rsidR="006F2CA2" w:rsidRPr="006F2CA2" w14:paraId="488DA35C" w14:textId="77777777" w:rsidTr="00E36A97">
        <w:trPr>
          <w:divId w:val="2116439976"/>
          <w:cantSplit/>
        </w:trPr>
        <w:tc>
          <w:tcPr>
            <w:tcW w:w="7060" w:type="dxa"/>
            <w:gridSpan w:val="2"/>
          </w:tcPr>
          <w:p w14:paraId="30FD1F4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79A4F666"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GUID=3d130b89-8a18-4d47-a2d4-61c10f93d010 </w:instrText>
            </w:r>
            <w:r w:rsidRPr="006F2CA2">
              <w:rPr>
                <w:rFonts w:ascii="Times New Roman" w:hAnsi="Times New Roman" w:cs="Times New Roman"/>
                <w:sz w:val="22"/>
                <w:szCs w:val="20"/>
                <w:lang w:val="en-GB" w:eastAsia="en-US"/>
              </w:rPr>
              <w:fldChar w:fldCharType="end"/>
            </w:r>
            <w:r w:rsidR="00E36A97">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148</w:t>
            </w:r>
          </w:p>
        </w:tc>
      </w:tr>
      <w:tr w:rsidR="006F2CA2" w:rsidRPr="006F2CA2" w14:paraId="0F7BF741" w14:textId="77777777" w:rsidTr="00E36A97">
        <w:trPr>
          <w:gridAfter w:val="1"/>
          <w:divId w:val="2116439976"/>
          <w:wAfter w:w="2480" w:type="dxa"/>
          <w:cantSplit/>
        </w:trPr>
        <w:tc>
          <w:tcPr>
            <w:tcW w:w="4580" w:type="dxa"/>
          </w:tcPr>
          <w:p w14:paraId="7CC0E772" w14:textId="77777777" w:rsidR="006F2CA2" w:rsidRPr="006F2CA2" w:rsidRDefault="006F2CA2" w:rsidP="006F2CA2">
            <w:pPr>
              <w:spacing w:before="60" w:after="60" w:line="240" w:lineRule="auto"/>
              <w:jc w:val="both"/>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t>R.732</w:t>
            </w: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GUID=6c001bdf-be14-4d5d-9750-0c1d7271df82 </w:instrText>
            </w:r>
            <w:r w:rsidRPr="006F2CA2">
              <w:rPr>
                <w:rFonts w:ascii="Times New Roman" w:hAnsi="Times New Roman" w:cs="Times New Roman"/>
                <w:sz w:val="18"/>
                <w:szCs w:val="18"/>
                <w:lang w:val="en-GB" w:eastAsia="en-US"/>
              </w:rPr>
              <w:fldChar w:fldCharType="end"/>
            </w:r>
          </w:p>
        </w:tc>
      </w:tr>
      <w:tr w:rsidR="006F2CA2" w:rsidRPr="006F2CA2" w14:paraId="4FCF0D4A" w14:textId="77777777" w:rsidTr="00E36A97">
        <w:trPr>
          <w:divId w:val="2116439976"/>
          <w:cantSplit/>
        </w:trPr>
        <w:tc>
          <w:tcPr>
            <w:tcW w:w="7060" w:type="dxa"/>
            <w:gridSpan w:val="2"/>
          </w:tcPr>
          <w:p w14:paraId="21C92F63"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 xml:space="preserve">NEW ORDER FOR PAYMENT </w:t>
            </w:r>
          </w:p>
          <w:p w14:paraId="3E2BBA56"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OF JUDGMENT DEBT</w:t>
            </w:r>
          </w:p>
          <w:p w14:paraId="2E98591F"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GUID=570ae92e-ac84-4e58-a2f0-d143ebf0fb49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259FD8F9"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GUID=b3267f76-1a92-4ca6-80c8-cc6961e572f9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Upon the application of the abovenamed      defendant (or as may be) coming on for hearing the       day of                            20       before His Honour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xml:space="preserve"> and upon reading the affidavit of                     filed the         day of                        20      , and upon hearing the parties (or as may be). It is ordered that the order dated the      day of                        20      be rescinded and that the defendant (or as may be) do pay the balance of the judgment debt outstanding by instalments of $                a month, commencing the         day of                   20      (or that the application is dismissed) and it is further ordered that the defendant (or as may be) do pay the sum of $               costs of this application.</w:t>
            </w:r>
          </w:p>
          <w:p w14:paraId="005392B7"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GUID=7b730471-3042-48ce-8758-6ff947b29aa0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21302A2F"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GUID=a285dc30-9330-4155-9a6e-4a2b1b8917a3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tc>
      </w:tr>
    </w:tbl>
    <w:p w14:paraId="553DAB4B"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7320" w:type="dxa"/>
        <w:tblInd w:w="993" w:type="dxa"/>
        <w:tblLook w:val="04A0" w:firstRow="1" w:lastRow="0" w:firstColumn="1" w:lastColumn="0" w:noHBand="0" w:noVBand="1"/>
      </w:tblPr>
      <w:tblGrid>
        <w:gridCol w:w="240"/>
        <w:gridCol w:w="860"/>
        <w:gridCol w:w="860"/>
        <w:gridCol w:w="600"/>
        <w:gridCol w:w="600"/>
        <w:gridCol w:w="518"/>
        <w:gridCol w:w="518"/>
        <w:gridCol w:w="2891"/>
        <w:gridCol w:w="233"/>
      </w:tblGrid>
      <w:tr w:rsidR="006F2CA2" w:rsidRPr="006F2CA2" w14:paraId="135A13D6" w14:textId="77777777" w:rsidTr="00E36A97">
        <w:trPr>
          <w:gridAfter w:val="1"/>
          <w:divId w:val="2116439976"/>
          <w:wAfter w:w="233" w:type="dxa"/>
          <w:cantSplit/>
        </w:trPr>
        <w:tc>
          <w:tcPr>
            <w:tcW w:w="7087" w:type="dxa"/>
            <w:gridSpan w:val="8"/>
          </w:tcPr>
          <w:p w14:paraId="39E14D2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GUID=5050179f-232e-4777-9dfa-0d0cdafb4b19 </w:instrText>
            </w:r>
            <w:r w:rsidRPr="006F2CA2">
              <w:rPr>
                <w:rFonts w:ascii="Times New Roman" w:hAnsi="Times New Roman" w:cs="Times New Roman"/>
                <w:sz w:val="22"/>
                <w:szCs w:val="20"/>
                <w:lang w:val="en-GB" w:eastAsia="en-US"/>
              </w:rPr>
              <w:fldChar w:fldCharType="end"/>
            </w:r>
            <w:r w:rsidR="00E36A97">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149</w:t>
            </w:r>
          </w:p>
        </w:tc>
      </w:tr>
      <w:tr w:rsidR="006F2CA2" w:rsidRPr="006F2CA2" w14:paraId="4A8FC58F" w14:textId="77777777" w:rsidTr="00E36A97">
        <w:trPr>
          <w:gridAfter w:val="1"/>
          <w:divId w:val="2116439976"/>
          <w:wAfter w:w="233" w:type="dxa"/>
          <w:cantSplit/>
        </w:trPr>
        <w:tc>
          <w:tcPr>
            <w:tcW w:w="1100" w:type="dxa"/>
            <w:gridSpan w:val="2"/>
          </w:tcPr>
          <w:p w14:paraId="01B7A87A"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GUID=9e44f7af-93bd-40c1-b9e0-f3832b22b0e2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R.734</w:t>
            </w:r>
          </w:p>
        </w:tc>
        <w:tc>
          <w:tcPr>
            <w:tcW w:w="2578" w:type="dxa"/>
            <w:gridSpan w:val="4"/>
          </w:tcPr>
          <w:p w14:paraId="7DC6F87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GUID=47f27609-3305-4696-ba4e-98eee3befff1 </w:instrText>
            </w:r>
            <w:r w:rsidRPr="006F2CA2">
              <w:rPr>
                <w:rFonts w:ascii="Times New Roman" w:hAnsi="Times New Roman" w:cs="Times New Roman"/>
                <w:sz w:val="22"/>
                <w:szCs w:val="20"/>
                <w:lang w:val="en-GB" w:eastAsia="en-US"/>
              </w:rPr>
              <w:fldChar w:fldCharType="end"/>
            </w:r>
          </w:p>
        </w:tc>
        <w:tc>
          <w:tcPr>
            <w:tcW w:w="3409" w:type="dxa"/>
            <w:gridSpan w:val="2"/>
          </w:tcPr>
          <w:p w14:paraId="55376E5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GUID=6e781922-12a6-4ac4-ae51-1c745c497148 </w:instrText>
            </w:r>
            <w:r w:rsidRPr="006F2CA2">
              <w:rPr>
                <w:rFonts w:ascii="Times New Roman" w:hAnsi="Times New Roman" w:cs="Times New Roman"/>
                <w:sz w:val="22"/>
                <w:szCs w:val="20"/>
                <w:lang w:val="en-GB" w:eastAsia="en-US"/>
              </w:rPr>
              <w:fldChar w:fldCharType="end"/>
            </w:r>
          </w:p>
        </w:tc>
      </w:tr>
      <w:tr w:rsidR="006F2CA2" w:rsidRPr="006F2CA2" w14:paraId="6B7684A5" w14:textId="77777777" w:rsidTr="00E36A97">
        <w:trPr>
          <w:gridAfter w:val="1"/>
          <w:divId w:val="2116439976"/>
          <w:wAfter w:w="233" w:type="dxa"/>
          <w:cantSplit/>
        </w:trPr>
        <w:tc>
          <w:tcPr>
            <w:tcW w:w="7087" w:type="dxa"/>
            <w:gridSpan w:val="8"/>
          </w:tcPr>
          <w:p w14:paraId="089AD844"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ORDER OF COURT FOR THE</w:t>
            </w:r>
          </w:p>
          <w:p w14:paraId="37676FF6"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SEIZURE AND SALE IN RESPECT</w:t>
            </w:r>
          </w:p>
          <w:p w14:paraId="163F003E"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OF IMMOVABLE PROPERTY</w:t>
            </w:r>
          </w:p>
          <w:p w14:paraId="09F9162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GUID=db919b61-032c-4633-bbfa-a7e20682b12c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33D2AE08" w14:textId="77777777" w:rsidR="006F2CA2" w:rsidRPr="006F2CA2" w:rsidRDefault="006F2CA2" w:rsidP="006F2CA2">
            <w:pPr>
              <w:spacing w:before="120" w:after="0" w:line="240" w:lineRule="auto"/>
              <w:ind w:firstLine="5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GUID=8e5dfb0a-4171-40d2-b13e-dfd003e5e066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Before (Name and designation of Judicial Officer):</w:t>
            </w:r>
          </w:p>
          <w:p w14:paraId="346B2BAB" w14:textId="77777777" w:rsidR="006F2CA2" w:rsidRPr="006F2CA2" w:rsidRDefault="006F2CA2" w:rsidP="006F2CA2">
            <w:pPr>
              <w:spacing w:before="120" w:after="0" w:line="240" w:lineRule="auto"/>
              <w:ind w:firstLine="5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GUID=4a49e5a6-ae43-4d87-b0ea-b86ccb1631c2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(In court/chambers)</w:t>
            </w:r>
          </w:p>
          <w:p w14:paraId="0E7712E5" w14:textId="77777777" w:rsidR="006F2CA2" w:rsidRPr="006F2CA2" w:rsidRDefault="006F2CA2" w:rsidP="006F2CA2">
            <w:pPr>
              <w:spacing w:before="120" w:after="0" w:line="240" w:lineRule="auto"/>
              <w:ind w:firstLine="5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GUID=bf212382-234f-4c7d-a1b2-9b88a5f1f3b4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 of order:</w:t>
            </w:r>
          </w:p>
          <w:p w14:paraId="091C9185" w14:textId="77777777" w:rsidR="006F2CA2" w:rsidRPr="006F2CA2" w:rsidRDefault="006F2CA2" w:rsidP="006F2CA2">
            <w:pPr>
              <w:spacing w:before="120" w:after="0" w:line="240" w:lineRule="auto"/>
              <w:ind w:firstLine="5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GUID=9636524e-cc92-4294-b078-dd694f6b0c20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Upon the application of                             and upon reading the affidavit of                            filed on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xml:space="preserve"> and upon hearing                        , the following orders are made:</w:t>
            </w:r>
          </w:p>
          <w:p w14:paraId="280742E1" w14:textId="77777777" w:rsidR="006F2CA2" w:rsidRPr="006F2CA2" w:rsidRDefault="006F2CA2" w:rsidP="006F2CA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GUID=4445d7cb-a385-4407-995e-31bcf039717a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w:t>
            </w:r>
            <w:r w:rsidRPr="006F2CA2">
              <w:rPr>
                <w:rFonts w:ascii="Times New Roman" w:hAnsi="Times New Roman" w:cs="Times New Roman"/>
                <w:sz w:val="22"/>
                <w:szCs w:val="20"/>
                <w:lang w:val="en-GB" w:eastAsia="en-US"/>
              </w:rPr>
              <w:tab/>
              <w:t>The interest of           in the immovable property specified in the Schedule herein be attached and taken in execution to satisfy the judgment of the abovenamed                                 dated                </w:t>
            </w:r>
            <w:proofErr w:type="gramStart"/>
            <w:r w:rsidRPr="006F2CA2">
              <w:rPr>
                <w:rFonts w:ascii="Times New Roman" w:hAnsi="Times New Roman" w:cs="Times New Roman"/>
                <w:sz w:val="22"/>
                <w:szCs w:val="20"/>
                <w:lang w:val="en-GB" w:eastAsia="en-US"/>
              </w:rPr>
              <w:t>  .</w:t>
            </w:r>
            <w:proofErr w:type="gramEnd"/>
          </w:p>
          <w:p w14:paraId="399D87FB" w14:textId="77777777" w:rsidR="006F2CA2" w:rsidRPr="006F2CA2" w:rsidRDefault="006F2CA2" w:rsidP="006F2CA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GUID=b50a7ed9-0dcb-4eba-9ff4-a40218fd1f16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w:t>
            </w:r>
            <w:r w:rsidRPr="006F2CA2">
              <w:rPr>
                <w:rFonts w:ascii="Times New Roman" w:hAnsi="Times New Roman" w:cs="Times New Roman"/>
                <w:sz w:val="22"/>
                <w:szCs w:val="20"/>
                <w:lang w:val="en-GB" w:eastAsia="en-US"/>
              </w:rPr>
              <w:tab/>
              <w:t>(State costs orders given by the Court.)</w:t>
            </w:r>
          </w:p>
        </w:tc>
      </w:tr>
      <w:tr w:rsidR="005A22FC" w14:paraId="3468BB67" w14:textId="77777777" w:rsidTr="00E36A97">
        <w:trPr>
          <w:divId w:val="2116439976"/>
          <w:cantSplit/>
          <w:trHeight w:val="120"/>
        </w:trPr>
        <w:tc>
          <w:tcPr>
            <w:tcW w:w="240" w:type="dxa"/>
          </w:tcPr>
          <w:p w14:paraId="3CCB8D53"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GUID=529b4a85-474a-481c-997e-713d874a29c4 </w:instrText>
            </w:r>
            <w:r w:rsidRPr="006F2CA2">
              <w:rPr>
                <w:rFonts w:ascii="Times New Roman" w:hAnsi="Times New Roman" w:cs="Times New Roman"/>
                <w:sz w:val="22"/>
                <w:szCs w:val="20"/>
                <w:lang w:val="en-GB" w:eastAsia="en-US"/>
              </w:rPr>
              <w:fldChar w:fldCharType="end"/>
            </w:r>
          </w:p>
        </w:tc>
        <w:tc>
          <w:tcPr>
            <w:tcW w:w="6847" w:type="dxa"/>
            <w:gridSpan w:val="7"/>
          </w:tcPr>
          <w:p w14:paraId="67F98BD5"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GUID=6bd0296e-bdaa-4561-b998-9206f9e6ed5f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SCHEDULE </w:t>
            </w:r>
          </w:p>
        </w:tc>
        <w:tc>
          <w:tcPr>
            <w:tcW w:w="233" w:type="dxa"/>
          </w:tcPr>
          <w:p w14:paraId="6B764CAF"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GUID=325728e2-f2ee-4b14-9af9-d445a199c7ba </w:instrText>
            </w:r>
            <w:r w:rsidRPr="006F2CA2">
              <w:rPr>
                <w:rFonts w:ascii="Times New Roman" w:hAnsi="Times New Roman" w:cs="Times New Roman"/>
                <w:sz w:val="22"/>
                <w:szCs w:val="20"/>
                <w:lang w:val="en-GB" w:eastAsia="en-US"/>
              </w:rPr>
              <w:fldChar w:fldCharType="end"/>
            </w:r>
          </w:p>
        </w:tc>
      </w:tr>
      <w:tr w:rsidR="005A22FC" w14:paraId="0EDBD2AB" w14:textId="77777777" w:rsidTr="00E36A97">
        <w:trPr>
          <w:divId w:val="2116439976"/>
          <w:cantSplit/>
          <w:trHeight w:val="120"/>
        </w:trPr>
        <w:tc>
          <w:tcPr>
            <w:tcW w:w="240" w:type="dxa"/>
            <w:vMerge w:val="restart"/>
          </w:tcPr>
          <w:p w14:paraId="30EA3290"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GUID=c48617fd-c21f-4237-a4a1-d01ea4484571 </w:instrText>
            </w:r>
            <w:r w:rsidRPr="006F2CA2">
              <w:rPr>
                <w:rFonts w:ascii="Times New Roman" w:hAnsi="Times New Roman" w:cs="Times New Roman"/>
                <w:sz w:val="22"/>
                <w:szCs w:val="20"/>
                <w:lang w:val="en-GB" w:eastAsia="en-US"/>
              </w:rPr>
              <w:fldChar w:fldCharType="end"/>
            </w:r>
          </w:p>
        </w:tc>
        <w:tc>
          <w:tcPr>
            <w:tcW w:w="1720" w:type="dxa"/>
            <w:gridSpan w:val="2"/>
          </w:tcPr>
          <w:p w14:paraId="23A2977B"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GUID=f3d81f28-8919-43e1-a35f-ebcb84a9f8ca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*CT/SSCT/SCT/</w:t>
            </w:r>
            <w:r w:rsidRPr="006F2CA2">
              <w:rPr>
                <w:rFonts w:ascii="Times New Roman" w:hAnsi="Times New Roman" w:cs="Times New Roman"/>
                <w:sz w:val="22"/>
                <w:szCs w:val="20"/>
                <w:lang w:val="en-GB" w:eastAsia="en-US"/>
              </w:rPr>
              <w:br/>
              <w:t>Lease</w:t>
            </w:r>
          </w:p>
        </w:tc>
        <w:tc>
          <w:tcPr>
            <w:tcW w:w="600" w:type="dxa"/>
            <w:vMerge w:val="restart"/>
          </w:tcPr>
          <w:p w14:paraId="2F9A030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GUID=a42aa95f-33e7-45e5-94ef-690bf5d902a7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MK</w:t>
            </w:r>
          </w:p>
        </w:tc>
        <w:tc>
          <w:tcPr>
            <w:tcW w:w="600" w:type="dxa"/>
            <w:vMerge w:val="restart"/>
          </w:tcPr>
          <w:p w14:paraId="4272157B"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GUID=c8bbf276-be3b-4259-8657-00945201fc13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TS</w:t>
            </w:r>
          </w:p>
        </w:tc>
        <w:tc>
          <w:tcPr>
            <w:tcW w:w="1036" w:type="dxa"/>
            <w:gridSpan w:val="2"/>
            <w:vMerge w:val="restart"/>
          </w:tcPr>
          <w:p w14:paraId="2DAEDA8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GUID=df3c7c3a-1a49-422e-a98d-1d6afd049d95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Whole or part lot (if part lot, to state approved new lot number or strata lot number)</w:t>
            </w:r>
          </w:p>
        </w:tc>
        <w:tc>
          <w:tcPr>
            <w:tcW w:w="2891" w:type="dxa"/>
            <w:vMerge w:val="restart"/>
          </w:tcPr>
          <w:p w14:paraId="2802A538"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GUID=cb4071b9-7b9f-4f3b-8c25-65913ebca329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Property Address</w:t>
            </w:r>
          </w:p>
        </w:tc>
        <w:tc>
          <w:tcPr>
            <w:tcW w:w="233" w:type="dxa"/>
            <w:vMerge w:val="restart"/>
          </w:tcPr>
          <w:p w14:paraId="08891AF5"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GUID=b0f3fa61-a4cb-48b3-a3f8-e937ea34a29a </w:instrText>
            </w:r>
            <w:r w:rsidRPr="006F2CA2">
              <w:rPr>
                <w:rFonts w:ascii="Times New Roman" w:hAnsi="Times New Roman" w:cs="Times New Roman"/>
                <w:sz w:val="22"/>
                <w:szCs w:val="20"/>
                <w:lang w:val="en-GB" w:eastAsia="en-US"/>
              </w:rPr>
              <w:fldChar w:fldCharType="end"/>
            </w:r>
          </w:p>
        </w:tc>
      </w:tr>
      <w:tr w:rsidR="005A22FC" w14:paraId="59716274" w14:textId="77777777" w:rsidTr="00E36A97">
        <w:trPr>
          <w:divId w:val="2116439976"/>
          <w:cantSplit/>
          <w:trHeight w:val="120"/>
        </w:trPr>
        <w:tc>
          <w:tcPr>
            <w:tcW w:w="240" w:type="dxa"/>
            <w:vMerge w:val="restart"/>
          </w:tcPr>
          <w:p w14:paraId="222D9D4D"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GUID=c48617fd-c21f-4237-a4a1-d01ea4484571 </w:instrText>
            </w:r>
            <w:r w:rsidRPr="006F2CA2">
              <w:rPr>
                <w:rFonts w:ascii="Times New Roman" w:hAnsi="Times New Roman" w:cs="Times New Roman"/>
                <w:sz w:val="22"/>
                <w:szCs w:val="20"/>
                <w:lang w:val="en-GB" w:eastAsia="en-US"/>
              </w:rPr>
              <w:fldChar w:fldCharType="end"/>
            </w:r>
          </w:p>
        </w:tc>
        <w:tc>
          <w:tcPr>
            <w:tcW w:w="860" w:type="dxa"/>
          </w:tcPr>
          <w:p w14:paraId="4AF848C5"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GUID=6aeea8fe-2e9e-4b7b-85b4-47a245bf92d5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Vol**</w:t>
            </w:r>
          </w:p>
        </w:tc>
        <w:tc>
          <w:tcPr>
            <w:tcW w:w="860" w:type="dxa"/>
          </w:tcPr>
          <w:p w14:paraId="320C977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GUID=ede1effb-5780-4606-8922-45ca18cd7630 </w:instrText>
            </w:r>
            <w:r w:rsidRPr="006F2CA2">
              <w:rPr>
                <w:rFonts w:ascii="Times New Roman" w:hAnsi="Times New Roman" w:cs="Times New Roman"/>
                <w:sz w:val="22"/>
                <w:szCs w:val="20"/>
                <w:lang w:val="en-GB" w:eastAsia="en-US"/>
              </w:rPr>
              <w:fldChar w:fldCharType="end"/>
            </w:r>
            <w:proofErr w:type="spellStart"/>
            <w:r w:rsidRPr="006F2CA2">
              <w:rPr>
                <w:rFonts w:ascii="Times New Roman" w:hAnsi="Times New Roman" w:cs="Times New Roman"/>
                <w:sz w:val="22"/>
                <w:szCs w:val="20"/>
                <w:lang w:val="en-GB" w:eastAsia="en-US"/>
              </w:rPr>
              <w:t>Fol</w:t>
            </w:r>
            <w:proofErr w:type="spellEnd"/>
            <w:r w:rsidRPr="006F2CA2">
              <w:rPr>
                <w:rFonts w:ascii="Times New Roman" w:hAnsi="Times New Roman" w:cs="Times New Roman"/>
                <w:sz w:val="22"/>
                <w:szCs w:val="20"/>
                <w:lang w:val="en-GB" w:eastAsia="en-US"/>
              </w:rPr>
              <w:t>**</w:t>
            </w:r>
          </w:p>
        </w:tc>
        <w:tc>
          <w:tcPr>
            <w:tcW w:w="600" w:type="dxa"/>
          </w:tcPr>
          <w:p w14:paraId="281A96C7"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GUID=a42aa95f-33e7-45e5-94ef-690bf5d902a7 </w:instrText>
            </w:r>
            <w:r w:rsidRPr="006F2CA2">
              <w:rPr>
                <w:rFonts w:ascii="Times New Roman" w:hAnsi="Times New Roman" w:cs="Times New Roman"/>
                <w:sz w:val="22"/>
                <w:szCs w:val="20"/>
                <w:lang w:val="en-GB" w:eastAsia="en-US"/>
              </w:rPr>
              <w:fldChar w:fldCharType="end"/>
            </w:r>
          </w:p>
        </w:tc>
        <w:tc>
          <w:tcPr>
            <w:tcW w:w="600" w:type="dxa"/>
          </w:tcPr>
          <w:p w14:paraId="1F172A22"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GUID=c8bbf276-be3b-4259-8657-00945201fc13 </w:instrText>
            </w:r>
            <w:r w:rsidRPr="006F2CA2">
              <w:rPr>
                <w:rFonts w:ascii="Times New Roman" w:hAnsi="Times New Roman" w:cs="Times New Roman"/>
                <w:sz w:val="22"/>
                <w:szCs w:val="20"/>
                <w:lang w:val="en-GB" w:eastAsia="en-US"/>
              </w:rPr>
              <w:fldChar w:fldCharType="end"/>
            </w:r>
          </w:p>
        </w:tc>
        <w:tc>
          <w:tcPr>
            <w:tcW w:w="1036" w:type="dxa"/>
            <w:gridSpan w:val="2"/>
          </w:tcPr>
          <w:p w14:paraId="56B82C06"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GUID=df3c7c3a-1a49-422e-a98d-1d6afd049d95 </w:instrText>
            </w:r>
            <w:r w:rsidRPr="006F2CA2">
              <w:rPr>
                <w:rFonts w:ascii="Times New Roman" w:hAnsi="Times New Roman" w:cs="Times New Roman"/>
                <w:sz w:val="22"/>
                <w:szCs w:val="20"/>
                <w:lang w:val="en-GB" w:eastAsia="en-US"/>
              </w:rPr>
              <w:fldChar w:fldCharType="end"/>
            </w:r>
          </w:p>
        </w:tc>
        <w:tc>
          <w:tcPr>
            <w:tcW w:w="2891" w:type="dxa"/>
          </w:tcPr>
          <w:p w14:paraId="727DBB91"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GUID=cb4071b9-7b9f-4f3b-8c25-65913ebca329 </w:instrText>
            </w:r>
            <w:r w:rsidRPr="006F2CA2">
              <w:rPr>
                <w:rFonts w:ascii="Times New Roman" w:hAnsi="Times New Roman" w:cs="Times New Roman"/>
                <w:sz w:val="22"/>
                <w:szCs w:val="20"/>
                <w:lang w:val="en-GB" w:eastAsia="en-US"/>
              </w:rPr>
              <w:fldChar w:fldCharType="end"/>
            </w:r>
          </w:p>
        </w:tc>
        <w:tc>
          <w:tcPr>
            <w:tcW w:w="233" w:type="dxa"/>
            <w:vMerge w:val="restart"/>
          </w:tcPr>
          <w:p w14:paraId="5C919E43"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GUID=b0f3fa61-a4cb-48b3-a3f8-e937ea34a29a </w:instrText>
            </w:r>
            <w:r w:rsidRPr="006F2CA2">
              <w:rPr>
                <w:rFonts w:ascii="Times New Roman" w:hAnsi="Times New Roman" w:cs="Times New Roman"/>
                <w:sz w:val="22"/>
                <w:szCs w:val="20"/>
                <w:lang w:val="en-GB" w:eastAsia="en-US"/>
              </w:rPr>
              <w:fldChar w:fldCharType="end"/>
            </w:r>
          </w:p>
        </w:tc>
      </w:tr>
      <w:tr w:rsidR="005A22FC" w14:paraId="7F1AAD9A" w14:textId="77777777" w:rsidTr="00E36A97">
        <w:trPr>
          <w:divId w:val="2116439976"/>
          <w:cantSplit/>
          <w:trHeight w:val="120"/>
        </w:trPr>
        <w:tc>
          <w:tcPr>
            <w:tcW w:w="240" w:type="dxa"/>
          </w:tcPr>
          <w:p w14:paraId="6DDAEE7B"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GUID=c48617fd-c21f-4237-a4a1-d01ea4484571 </w:instrText>
            </w:r>
            <w:r w:rsidRPr="006F2CA2">
              <w:rPr>
                <w:rFonts w:ascii="Times New Roman" w:hAnsi="Times New Roman" w:cs="Times New Roman"/>
                <w:sz w:val="22"/>
                <w:szCs w:val="20"/>
                <w:lang w:val="en-GB" w:eastAsia="en-US"/>
              </w:rPr>
              <w:fldChar w:fldCharType="end"/>
            </w:r>
          </w:p>
        </w:tc>
        <w:tc>
          <w:tcPr>
            <w:tcW w:w="860" w:type="dxa"/>
          </w:tcPr>
          <w:p w14:paraId="02FBC592"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GUID=0f6b9990-7c11-4d18-998d-30d01ac4c208 </w:instrText>
            </w:r>
            <w:r w:rsidRPr="006F2CA2">
              <w:rPr>
                <w:rFonts w:ascii="Times New Roman" w:hAnsi="Times New Roman" w:cs="Times New Roman"/>
                <w:sz w:val="22"/>
                <w:szCs w:val="20"/>
                <w:lang w:val="en-GB" w:eastAsia="en-US"/>
              </w:rPr>
              <w:fldChar w:fldCharType="end"/>
            </w:r>
          </w:p>
        </w:tc>
        <w:tc>
          <w:tcPr>
            <w:tcW w:w="860" w:type="dxa"/>
          </w:tcPr>
          <w:p w14:paraId="0FD72046"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GUID=65ca4fd7-abb5-4b6d-93dc-9bbe54b5292d </w:instrText>
            </w:r>
            <w:r w:rsidRPr="006F2CA2">
              <w:rPr>
                <w:rFonts w:ascii="Times New Roman" w:hAnsi="Times New Roman" w:cs="Times New Roman"/>
                <w:sz w:val="22"/>
                <w:szCs w:val="20"/>
                <w:lang w:val="en-GB" w:eastAsia="en-US"/>
              </w:rPr>
              <w:fldChar w:fldCharType="end"/>
            </w:r>
          </w:p>
        </w:tc>
        <w:tc>
          <w:tcPr>
            <w:tcW w:w="600" w:type="dxa"/>
          </w:tcPr>
          <w:p w14:paraId="4AFDD3AE"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GUID=046e46fa-32b5-4dcb-9368-042a81dee40b </w:instrText>
            </w:r>
            <w:r w:rsidRPr="006F2CA2">
              <w:rPr>
                <w:rFonts w:ascii="Times New Roman" w:hAnsi="Times New Roman" w:cs="Times New Roman"/>
                <w:sz w:val="22"/>
                <w:szCs w:val="20"/>
                <w:lang w:val="en-GB" w:eastAsia="en-US"/>
              </w:rPr>
              <w:fldChar w:fldCharType="end"/>
            </w:r>
          </w:p>
        </w:tc>
        <w:tc>
          <w:tcPr>
            <w:tcW w:w="600" w:type="dxa"/>
          </w:tcPr>
          <w:p w14:paraId="06AE982D"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GUID=3e345f77-3a3a-4c80-9047-0a920d45dc90 </w:instrText>
            </w:r>
            <w:r w:rsidRPr="006F2CA2">
              <w:rPr>
                <w:rFonts w:ascii="Times New Roman" w:hAnsi="Times New Roman" w:cs="Times New Roman"/>
                <w:sz w:val="22"/>
                <w:szCs w:val="20"/>
                <w:lang w:val="en-GB" w:eastAsia="en-US"/>
              </w:rPr>
              <w:fldChar w:fldCharType="end"/>
            </w:r>
          </w:p>
        </w:tc>
        <w:tc>
          <w:tcPr>
            <w:tcW w:w="1036" w:type="dxa"/>
            <w:gridSpan w:val="2"/>
          </w:tcPr>
          <w:p w14:paraId="7310A147"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GUID=7dc2fbad-f2ff-4abf-bc41-bb250f94c0b9 </w:instrText>
            </w:r>
            <w:r w:rsidRPr="006F2CA2">
              <w:rPr>
                <w:rFonts w:ascii="Times New Roman" w:hAnsi="Times New Roman" w:cs="Times New Roman"/>
                <w:sz w:val="22"/>
                <w:szCs w:val="20"/>
                <w:lang w:val="en-GB" w:eastAsia="en-US"/>
              </w:rPr>
              <w:fldChar w:fldCharType="end"/>
            </w:r>
          </w:p>
        </w:tc>
        <w:tc>
          <w:tcPr>
            <w:tcW w:w="2891" w:type="dxa"/>
          </w:tcPr>
          <w:p w14:paraId="60082411"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GUID=b53fc2f7-5d85-4e02-bb17-9b051d564c71 </w:instrText>
            </w:r>
            <w:r w:rsidRPr="006F2CA2">
              <w:rPr>
                <w:rFonts w:ascii="Times New Roman" w:hAnsi="Times New Roman" w:cs="Times New Roman"/>
                <w:sz w:val="22"/>
                <w:szCs w:val="20"/>
                <w:lang w:val="en-GB" w:eastAsia="en-US"/>
              </w:rPr>
              <w:fldChar w:fldCharType="end"/>
            </w:r>
          </w:p>
        </w:tc>
        <w:tc>
          <w:tcPr>
            <w:tcW w:w="233" w:type="dxa"/>
          </w:tcPr>
          <w:p w14:paraId="335C8302"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GUID=b0f3fa61-a4cb-48b3-a3f8-e937ea34a29a </w:instrText>
            </w:r>
            <w:r w:rsidRPr="006F2CA2">
              <w:rPr>
                <w:rFonts w:ascii="Times New Roman" w:hAnsi="Times New Roman" w:cs="Times New Roman"/>
                <w:sz w:val="22"/>
                <w:szCs w:val="20"/>
                <w:lang w:val="en-GB" w:eastAsia="en-US"/>
              </w:rPr>
              <w:fldChar w:fldCharType="end"/>
            </w:r>
          </w:p>
        </w:tc>
      </w:tr>
      <w:tr w:rsidR="006F2CA2" w:rsidRPr="006F2CA2" w14:paraId="236B9642" w14:textId="77777777" w:rsidTr="00E36A97">
        <w:trPr>
          <w:divId w:val="2116439976"/>
          <w:cantSplit/>
          <w:trHeight w:val="140"/>
        </w:trPr>
        <w:tc>
          <w:tcPr>
            <w:tcW w:w="240" w:type="dxa"/>
          </w:tcPr>
          <w:p w14:paraId="3D82F0E5"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GUID=f1111ca1-2a6d-4988-a547-7e9df6d734cc </w:instrText>
            </w:r>
            <w:r w:rsidRPr="006F2CA2">
              <w:rPr>
                <w:rFonts w:ascii="Times New Roman" w:hAnsi="Times New Roman" w:cs="Times New Roman"/>
                <w:sz w:val="22"/>
                <w:szCs w:val="20"/>
                <w:lang w:val="en-GB" w:eastAsia="en-US"/>
              </w:rPr>
              <w:fldChar w:fldCharType="end"/>
            </w:r>
          </w:p>
        </w:tc>
        <w:tc>
          <w:tcPr>
            <w:tcW w:w="860" w:type="dxa"/>
          </w:tcPr>
          <w:p w14:paraId="63605615"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GUID=c50629a0-d3cd-43cb-9c10-fc4a25701254 </w:instrText>
            </w:r>
            <w:r w:rsidRPr="006F2CA2">
              <w:rPr>
                <w:rFonts w:ascii="Times New Roman" w:hAnsi="Times New Roman" w:cs="Times New Roman"/>
                <w:sz w:val="22"/>
                <w:szCs w:val="20"/>
                <w:lang w:val="en-GB" w:eastAsia="en-US"/>
              </w:rPr>
              <w:fldChar w:fldCharType="end"/>
            </w:r>
          </w:p>
        </w:tc>
        <w:tc>
          <w:tcPr>
            <w:tcW w:w="860" w:type="dxa"/>
          </w:tcPr>
          <w:p w14:paraId="01D35C1E"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GUID=ea150744-58b4-404f-aa7b-370025d277ca </w:instrText>
            </w:r>
            <w:r w:rsidRPr="006F2CA2">
              <w:rPr>
                <w:rFonts w:ascii="Times New Roman" w:hAnsi="Times New Roman" w:cs="Times New Roman"/>
                <w:sz w:val="22"/>
                <w:szCs w:val="20"/>
                <w:lang w:val="en-GB" w:eastAsia="en-US"/>
              </w:rPr>
              <w:fldChar w:fldCharType="end"/>
            </w:r>
          </w:p>
        </w:tc>
        <w:tc>
          <w:tcPr>
            <w:tcW w:w="600" w:type="dxa"/>
          </w:tcPr>
          <w:p w14:paraId="2481A160"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GUID=d2b92c45-8150-4bd9-afbb-ad460681e076 </w:instrText>
            </w:r>
            <w:r w:rsidRPr="006F2CA2">
              <w:rPr>
                <w:rFonts w:ascii="Times New Roman" w:hAnsi="Times New Roman" w:cs="Times New Roman"/>
                <w:sz w:val="22"/>
                <w:szCs w:val="20"/>
                <w:lang w:val="en-GB" w:eastAsia="en-US"/>
              </w:rPr>
              <w:fldChar w:fldCharType="end"/>
            </w:r>
          </w:p>
        </w:tc>
        <w:tc>
          <w:tcPr>
            <w:tcW w:w="600" w:type="dxa"/>
          </w:tcPr>
          <w:p w14:paraId="1C189561"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GUID=d3c6f45d-f320-4c67-b2da-ee805361e34e </w:instrText>
            </w:r>
            <w:r w:rsidRPr="006F2CA2">
              <w:rPr>
                <w:rFonts w:ascii="Times New Roman" w:hAnsi="Times New Roman" w:cs="Times New Roman"/>
                <w:sz w:val="22"/>
                <w:szCs w:val="20"/>
                <w:lang w:val="en-GB" w:eastAsia="en-US"/>
              </w:rPr>
              <w:fldChar w:fldCharType="end"/>
            </w:r>
          </w:p>
        </w:tc>
        <w:tc>
          <w:tcPr>
            <w:tcW w:w="1036" w:type="dxa"/>
            <w:gridSpan w:val="2"/>
          </w:tcPr>
          <w:p w14:paraId="762768E0"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GUID=b4309de7-31c0-438b-b94a-6e2b629bc256 </w:instrText>
            </w:r>
            <w:r w:rsidRPr="006F2CA2">
              <w:rPr>
                <w:rFonts w:ascii="Times New Roman" w:hAnsi="Times New Roman" w:cs="Times New Roman"/>
                <w:sz w:val="22"/>
                <w:szCs w:val="20"/>
                <w:lang w:val="en-GB" w:eastAsia="en-US"/>
              </w:rPr>
              <w:fldChar w:fldCharType="end"/>
            </w:r>
          </w:p>
        </w:tc>
        <w:tc>
          <w:tcPr>
            <w:tcW w:w="2891" w:type="dxa"/>
          </w:tcPr>
          <w:p w14:paraId="60EF53E2"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GUID=40c0f49c-04ac-4fd6-b9a4-efb9f34278f2 </w:instrText>
            </w:r>
            <w:r w:rsidRPr="006F2CA2">
              <w:rPr>
                <w:rFonts w:ascii="Times New Roman" w:hAnsi="Times New Roman" w:cs="Times New Roman"/>
                <w:sz w:val="22"/>
                <w:szCs w:val="20"/>
                <w:lang w:val="en-GB" w:eastAsia="en-US"/>
              </w:rPr>
              <w:fldChar w:fldCharType="end"/>
            </w:r>
          </w:p>
        </w:tc>
        <w:tc>
          <w:tcPr>
            <w:tcW w:w="233" w:type="dxa"/>
          </w:tcPr>
          <w:p w14:paraId="5871DE57"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GUID=d3e85a5d-b4e4-48ca-8627-16fa2d8c9ccb </w:instrText>
            </w:r>
            <w:r w:rsidRPr="006F2CA2">
              <w:rPr>
                <w:rFonts w:ascii="Times New Roman" w:hAnsi="Times New Roman" w:cs="Times New Roman"/>
                <w:sz w:val="22"/>
                <w:szCs w:val="20"/>
                <w:lang w:val="en-GB" w:eastAsia="en-US"/>
              </w:rPr>
              <w:fldChar w:fldCharType="end"/>
            </w:r>
          </w:p>
        </w:tc>
      </w:tr>
    </w:tbl>
    <w:p w14:paraId="717035F8"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p>
    <w:tbl>
      <w:tblPr>
        <w:tblW w:w="10056" w:type="dxa"/>
        <w:jc w:val="center"/>
        <w:tblLook w:val="04A0" w:firstRow="1" w:lastRow="0" w:firstColumn="1" w:lastColumn="0" w:noHBand="0" w:noVBand="1"/>
      </w:tblPr>
      <w:tblGrid>
        <w:gridCol w:w="10056"/>
      </w:tblGrid>
      <w:tr w:rsidR="006F2CA2" w:rsidRPr="006F2CA2" w14:paraId="665CD8AE" w14:textId="77777777" w:rsidTr="00E36A97">
        <w:trPr>
          <w:divId w:val="2116439976"/>
          <w:cantSplit/>
          <w:trHeight w:val="2281"/>
          <w:jc w:val="center"/>
        </w:trPr>
        <w:tc>
          <w:tcPr>
            <w:tcW w:w="10056" w:type="dxa"/>
          </w:tcPr>
          <w:p w14:paraId="78D35CAF" w14:textId="77777777" w:rsidR="006F2CA2" w:rsidRPr="006F2CA2" w:rsidRDefault="006F2CA2" w:rsidP="00E36A97">
            <w:pPr>
              <w:spacing w:before="60" w:after="60" w:line="240" w:lineRule="auto"/>
              <w:ind w:left="885" w:right="-1066" w:firstLine="850"/>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GUID=b6a405a6-9f87-4a42-be98-bc18fea81de0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(*Delete as appropriate)</w:t>
            </w:r>
          </w:p>
          <w:p w14:paraId="5F978D80" w14:textId="77777777" w:rsidR="006F2CA2" w:rsidRPr="006F2CA2" w:rsidRDefault="006F2CA2" w:rsidP="00E36A97">
            <w:pPr>
              <w:spacing w:before="60" w:after="60" w:line="240" w:lineRule="auto"/>
              <w:ind w:left="1735" w:right="2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GUID=cb6ceafd-542f-4f72-b698-a98eb0e3b575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(**If title document is a lease, to cancel the Vol No. and </w:t>
            </w:r>
            <w:proofErr w:type="spellStart"/>
            <w:r w:rsidRPr="006F2CA2">
              <w:rPr>
                <w:rFonts w:ascii="Times New Roman" w:hAnsi="Times New Roman" w:cs="Times New Roman"/>
                <w:sz w:val="22"/>
                <w:szCs w:val="20"/>
                <w:lang w:val="en-GB" w:eastAsia="en-US"/>
              </w:rPr>
              <w:t>Fol</w:t>
            </w:r>
            <w:proofErr w:type="spellEnd"/>
            <w:r w:rsidRPr="006F2CA2">
              <w:rPr>
                <w:rFonts w:ascii="Times New Roman" w:hAnsi="Times New Roman" w:cs="Times New Roman"/>
                <w:sz w:val="22"/>
                <w:szCs w:val="20"/>
                <w:lang w:val="en-GB" w:eastAsia="en-US"/>
              </w:rPr>
              <w:t xml:space="preserve"> No. and simply state the Lease No.)</w:t>
            </w:r>
          </w:p>
          <w:p w14:paraId="541C3EF1" w14:textId="77777777" w:rsidR="006F2CA2" w:rsidRPr="006F2CA2" w:rsidRDefault="006F2CA2" w:rsidP="00E36A97">
            <w:pPr>
              <w:spacing w:before="120" w:after="0" w:line="240" w:lineRule="auto"/>
              <w:ind w:left="1735" w:right="2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GUID=092b49cc-b071-4bb1-989e-6f2fa61306e4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Note</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This order shall, unless registered under any written law relating to such immovable property, remain in force for 6 months from the date hereof.</w:t>
            </w:r>
          </w:p>
          <w:p w14:paraId="5AA77C6A" w14:textId="77777777" w:rsidR="006F2CA2" w:rsidRPr="006F2CA2" w:rsidRDefault="006F2CA2" w:rsidP="00E36A97">
            <w:pPr>
              <w:spacing w:before="60" w:after="60" w:line="240" w:lineRule="auto"/>
              <w:ind w:left="1735" w:right="2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GUID=2a03d050-4a38-4987-8f24-3a73c30a4c08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tc>
      </w:tr>
    </w:tbl>
    <w:p w14:paraId="12F173D0"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7060" w:type="dxa"/>
        <w:tblInd w:w="709" w:type="dxa"/>
        <w:tblLook w:val="04A0" w:firstRow="1" w:lastRow="0" w:firstColumn="1" w:lastColumn="0" w:noHBand="0" w:noVBand="1"/>
      </w:tblPr>
      <w:tblGrid>
        <w:gridCol w:w="1012"/>
        <w:gridCol w:w="231"/>
        <w:gridCol w:w="3520"/>
        <w:gridCol w:w="163"/>
        <w:gridCol w:w="163"/>
        <w:gridCol w:w="1971"/>
      </w:tblGrid>
      <w:tr w:rsidR="006F2CA2" w:rsidRPr="006F2CA2" w14:paraId="6ED9F98A" w14:textId="77777777" w:rsidTr="00B86892">
        <w:trPr>
          <w:divId w:val="2116439976"/>
          <w:cantSplit/>
        </w:trPr>
        <w:tc>
          <w:tcPr>
            <w:tcW w:w="7060" w:type="dxa"/>
            <w:gridSpan w:val="6"/>
          </w:tcPr>
          <w:p w14:paraId="53F4BBEB"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GUID=a309c33f-737d-4aa8-b0c1-c9314a44947d </w:instrText>
            </w:r>
            <w:r w:rsidRPr="006F2CA2">
              <w:rPr>
                <w:rFonts w:ascii="Times New Roman" w:hAnsi="Times New Roman" w:cs="Times New Roman"/>
                <w:sz w:val="22"/>
                <w:szCs w:val="20"/>
                <w:lang w:val="en-GB" w:eastAsia="en-US"/>
              </w:rPr>
              <w:fldChar w:fldCharType="end"/>
            </w:r>
            <w:r w:rsidR="00B8689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150</w:t>
            </w:r>
          </w:p>
        </w:tc>
      </w:tr>
      <w:tr w:rsidR="006F2CA2" w:rsidRPr="006F2CA2" w14:paraId="287FBED6" w14:textId="77777777" w:rsidTr="00B86892">
        <w:trPr>
          <w:divId w:val="2116439976"/>
          <w:cantSplit/>
        </w:trPr>
        <w:tc>
          <w:tcPr>
            <w:tcW w:w="1243" w:type="dxa"/>
            <w:gridSpan w:val="2"/>
          </w:tcPr>
          <w:p w14:paraId="3B4714CD"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GUID=8a058c92-8956-4432-8148-c40b7c3d3b57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R.734</w:t>
            </w:r>
          </w:p>
        </w:tc>
        <w:tc>
          <w:tcPr>
            <w:tcW w:w="3683" w:type="dxa"/>
            <w:gridSpan w:val="2"/>
          </w:tcPr>
          <w:p w14:paraId="30F5C514"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GUID=a34ae31b-1b27-4eae-baa8-9b383a4f73a0 </w:instrText>
            </w:r>
            <w:r w:rsidRPr="006F2CA2">
              <w:rPr>
                <w:rFonts w:ascii="Times New Roman" w:hAnsi="Times New Roman" w:cs="Times New Roman"/>
                <w:sz w:val="22"/>
                <w:szCs w:val="20"/>
                <w:lang w:val="en-GB" w:eastAsia="en-US"/>
              </w:rPr>
              <w:fldChar w:fldCharType="end"/>
            </w:r>
          </w:p>
        </w:tc>
        <w:tc>
          <w:tcPr>
            <w:tcW w:w="2134" w:type="dxa"/>
            <w:gridSpan w:val="2"/>
          </w:tcPr>
          <w:p w14:paraId="5F966A7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GUID=40caecc5-6dfa-4564-bb30-b7f36b658c08 </w:instrText>
            </w:r>
            <w:r w:rsidRPr="006F2CA2">
              <w:rPr>
                <w:rFonts w:ascii="Times New Roman" w:hAnsi="Times New Roman" w:cs="Times New Roman"/>
                <w:sz w:val="22"/>
                <w:szCs w:val="20"/>
                <w:lang w:val="en-GB" w:eastAsia="en-US"/>
              </w:rPr>
              <w:fldChar w:fldCharType="end"/>
            </w:r>
          </w:p>
        </w:tc>
      </w:tr>
      <w:tr w:rsidR="006F2CA2" w:rsidRPr="006F2CA2" w14:paraId="432815A8" w14:textId="77777777" w:rsidTr="00B86892">
        <w:trPr>
          <w:divId w:val="2116439976"/>
          <w:cantSplit/>
        </w:trPr>
        <w:tc>
          <w:tcPr>
            <w:tcW w:w="7060" w:type="dxa"/>
            <w:gridSpan w:val="6"/>
          </w:tcPr>
          <w:p w14:paraId="47C8DC87"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NOTICE OF SEIZURE</w:t>
            </w:r>
          </w:p>
          <w:p w14:paraId="7FC0F723"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GUID=c4bc5a14-3b85-4af5-b5b8-ed2550d8197f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28D60096"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GUID=3e77682f-07c2-43d7-9a00-f7754c32a51d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Take notice that on the        day of                      20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xml:space="preserve"> (date of registration under Rule 734(2)) the interest of (name of judgment debtor) in the immovable property specified in the Schedule hereto has been seized pursuant to a Writ of Seizure and Sale dated the          day of                                20        for the sum of $           .</w:t>
            </w:r>
          </w:p>
          <w:p w14:paraId="34E15289"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GUID=1b2d374a-bd50-4318-839a-a44f3093cd88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Unless you pay the amount abovementioned together with costs of this execution within 7 days from the date hereof or obtain an order of the Court to the contrary, the same will be sold by public auction after the expiry of 30 days from the day of seizure.</w:t>
            </w:r>
          </w:p>
        </w:tc>
      </w:tr>
      <w:tr w:rsidR="006F2CA2" w:rsidRPr="006F2CA2" w14:paraId="69152DF0" w14:textId="77777777" w:rsidTr="00B86892">
        <w:trPr>
          <w:divId w:val="2116439976"/>
          <w:cantSplit/>
          <w:trHeight w:val="40"/>
        </w:trPr>
        <w:tc>
          <w:tcPr>
            <w:tcW w:w="4763" w:type="dxa"/>
            <w:gridSpan w:val="3"/>
          </w:tcPr>
          <w:p w14:paraId="73D3973C"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GUID=f9d38c0e-a6e9-4a6f-a21e-174e45963fac </w:instrText>
            </w:r>
            <w:r w:rsidRPr="006F2CA2">
              <w:rPr>
                <w:rFonts w:ascii="Times New Roman" w:hAnsi="Times New Roman" w:cs="Times New Roman"/>
                <w:sz w:val="22"/>
                <w:szCs w:val="20"/>
                <w:lang w:val="en-GB" w:eastAsia="en-US"/>
              </w:rPr>
              <w:fldChar w:fldCharType="end"/>
            </w:r>
          </w:p>
        </w:tc>
        <w:tc>
          <w:tcPr>
            <w:tcW w:w="326" w:type="dxa"/>
            <w:gridSpan w:val="2"/>
          </w:tcPr>
          <w:p w14:paraId="175DC466"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GUID=7a36a994-7266-4ff7-8653-2051286a95b1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1971" w:type="dxa"/>
          </w:tcPr>
          <w:p w14:paraId="03442A3E"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GUID=bc658390-aa86-4638-afd5-86e2fa7ce29c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r>
      <w:tr w:rsidR="006F2CA2" w:rsidRPr="006F2CA2" w14:paraId="7B90B08F" w14:textId="77777777" w:rsidTr="00B86892">
        <w:trPr>
          <w:divId w:val="2116439976"/>
          <w:cantSplit/>
          <w:trHeight w:val="40"/>
        </w:trPr>
        <w:tc>
          <w:tcPr>
            <w:tcW w:w="1012" w:type="dxa"/>
          </w:tcPr>
          <w:p w14:paraId="6C9050D7"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GUID=e5dd43e1-276d-4bcc-bff5-54a623a54129 </w:instrText>
            </w:r>
            <w:r w:rsidRPr="006F2CA2">
              <w:rPr>
                <w:rFonts w:ascii="Times New Roman" w:hAnsi="Times New Roman" w:cs="Times New Roman"/>
                <w:sz w:val="22"/>
                <w:szCs w:val="20"/>
                <w:lang w:val="en-GB" w:eastAsia="en-US"/>
              </w:rPr>
              <w:fldChar w:fldCharType="end"/>
            </w:r>
          </w:p>
        </w:tc>
        <w:tc>
          <w:tcPr>
            <w:tcW w:w="3751" w:type="dxa"/>
            <w:gridSpan w:val="2"/>
          </w:tcPr>
          <w:p w14:paraId="777A3439"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GUID=0622e93e-2d91-4404-9fa5-fe78f30989ed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Amount due under Writ</w:t>
            </w:r>
          </w:p>
        </w:tc>
        <w:tc>
          <w:tcPr>
            <w:tcW w:w="326" w:type="dxa"/>
            <w:gridSpan w:val="2"/>
          </w:tcPr>
          <w:p w14:paraId="2632731B"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GUID=02601f54-f6e9-4023-876f-eb18bb3dbb51 </w:instrText>
            </w:r>
            <w:r w:rsidRPr="006F2CA2">
              <w:rPr>
                <w:rFonts w:ascii="Times New Roman" w:hAnsi="Times New Roman" w:cs="Times New Roman"/>
                <w:sz w:val="22"/>
                <w:szCs w:val="20"/>
                <w:lang w:val="en-GB" w:eastAsia="en-US"/>
              </w:rPr>
              <w:fldChar w:fldCharType="end"/>
            </w:r>
          </w:p>
        </w:tc>
        <w:tc>
          <w:tcPr>
            <w:tcW w:w="1971" w:type="dxa"/>
          </w:tcPr>
          <w:p w14:paraId="7876AB25"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GUID=fd9f6cba-1259-4d96-b01c-bdd9b0cd605b </w:instrText>
            </w:r>
            <w:r w:rsidRPr="006F2CA2">
              <w:rPr>
                <w:rFonts w:ascii="Times New Roman" w:hAnsi="Times New Roman" w:cs="Times New Roman"/>
                <w:sz w:val="22"/>
                <w:szCs w:val="20"/>
                <w:lang w:val="en-GB" w:eastAsia="en-US"/>
              </w:rPr>
              <w:fldChar w:fldCharType="end"/>
            </w:r>
          </w:p>
        </w:tc>
      </w:tr>
      <w:tr w:rsidR="006F2CA2" w:rsidRPr="006F2CA2" w14:paraId="37242A33" w14:textId="77777777" w:rsidTr="00B86892">
        <w:trPr>
          <w:divId w:val="2116439976"/>
          <w:cantSplit/>
          <w:trHeight w:val="40"/>
        </w:trPr>
        <w:tc>
          <w:tcPr>
            <w:tcW w:w="1012" w:type="dxa"/>
          </w:tcPr>
          <w:p w14:paraId="78D2638B"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GUID=e5915328-5c74-485a-b4e8-a90c86b72883 </w:instrText>
            </w:r>
            <w:r w:rsidRPr="006F2CA2">
              <w:rPr>
                <w:rFonts w:ascii="Times New Roman" w:hAnsi="Times New Roman" w:cs="Times New Roman"/>
                <w:sz w:val="22"/>
                <w:szCs w:val="20"/>
                <w:lang w:val="en-GB" w:eastAsia="en-US"/>
              </w:rPr>
              <w:fldChar w:fldCharType="end"/>
            </w:r>
          </w:p>
        </w:tc>
        <w:tc>
          <w:tcPr>
            <w:tcW w:w="3751" w:type="dxa"/>
            <w:gridSpan w:val="2"/>
          </w:tcPr>
          <w:p w14:paraId="3A41C69B"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GUID=f8885143-0e11-437d-b121-834787190195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Costs of Writ</w:t>
            </w:r>
          </w:p>
        </w:tc>
        <w:tc>
          <w:tcPr>
            <w:tcW w:w="326" w:type="dxa"/>
            <w:gridSpan w:val="2"/>
          </w:tcPr>
          <w:p w14:paraId="086CEC92"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GUID=c5644c40-75a9-491a-bc6a-6dcfa5b74b2e </w:instrText>
            </w:r>
            <w:r w:rsidRPr="006F2CA2">
              <w:rPr>
                <w:rFonts w:ascii="Times New Roman" w:hAnsi="Times New Roman" w:cs="Times New Roman"/>
                <w:sz w:val="22"/>
                <w:szCs w:val="20"/>
                <w:lang w:val="en-GB" w:eastAsia="en-US"/>
              </w:rPr>
              <w:fldChar w:fldCharType="end"/>
            </w:r>
          </w:p>
        </w:tc>
        <w:tc>
          <w:tcPr>
            <w:tcW w:w="1971" w:type="dxa"/>
          </w:tcPr>
          <w:p w14:paraId="55BC62B9"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GUID=e0101207-8b23-4b70-b76f-0f866e3c02bd </w:instrText>
            </w:r>
            <w:r w:rsidRPr="006F2CA2">
              <w:rPr>
                <w:rFonts w:ascii="Times New Roman" w:hAnsi="Times New Roman" w:cs="Times New Roman"/>
                <w:sz w:val="22"/>
                <w:szCs w:val="20"/>
                <w:lang w:val="en-GB" w:eastAsia="en-US"/>
              </w:rPr>
              <w:fldChar w:fldCharType="end"/>
            </w:r>
          </w:p>
        </w:tc>
      </w:tr>
      <w:tr w:rsidR="006F2CA2" w:rsidRPr="006F2CA2" w14:paraId="67A056E1" w14:textId="77777777" w:rsidTr="00B86892">
        <w:trPr>
          <w:divId w:val="2116439976"/>
          <w:cantSplit/>
          <w:trHeight w:val="40"/>
        </w:trPr>
        <w:tc>
          <w:tcPr>
            <w:tcW w:w="1012" w:type="dxa"/>
          </w:tcPr>
          <w:p w14:paraId="0173BBF3"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GUID=26943e96-bba7-4b1b-8443-1bde15cef45e </w:instrText>
            </w:r>
            <w:r w:rsidRPr="006F2CA2">
              <w:rPr>
                <w:rFonts w:ascii="Times New Roman" w:hAnsi="Times New Roman" w:cs="Times New Roman"/>
                <w:sz w:val="22"/>
                <w:szCs w:val="20"/>
                <w:lang w:val="en-GB" w:eastAsia="en-US"/>
              </w:rPr>
              <w:fldChar w:fldCharType="end"/>
            </w:r>
          </w:p>
        </w:tc>
        <w:tc>
          <w:tcPr>
            <w:tcW w:w="3751" w:type="dxa"/>
            <w:gridSpan w:val="2"/>
          </w:tcPr>
          <w:p w14:paraId="4FFE0F73"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GUID=486af865-93f4-40b0-a3ef-ec3563d126e1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Costs of Request</w:t>
            </w:r>
            <w:r w:rsidRPr="006F2CA2">
              <w:rPr>
                <w:rFonts w:ascii="Times New Roman" w:hAnsi="Times New Roman" w:cs="Times New Roman"/>
                <w:sz w:val="22"/>
                <w:szCs w:val="20"/>
                <w:vertAlign w:val="superscript"/>
                <w:lang w:val="en-GB" w:eastAsia="en-US"/>
              </w:rPr>
              <w:t>4</w:t>
            </w:r>
          </w:p>
        </w:tc>
        <w:tc>
          <w:tcPr>
            <w:tcW w:w="326" w:type="dxa"/>
            <w:gridSpan w:val="2"/>
          </w:tcPr>
          <w:p w14:paraId="60A39521"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GUID=3b358211-3374-4817-a44b-b0cf2291099a </w:instrText>
            </w:r>
            <w:r w:rsidRPr="006F2CA2">
              <w:rPr>
                <w:rFonts w:ascii="Times New Roman" w:hAnsi="Times New Roman" w:cs="Times New Roman"/>
                <w:sz w:val="22"/>
                <w:szCs w:val="20"/>
                <w:lang w:val="en-GB" w:eastAsia="en-US"/>
              </w:rPr>
              <w:fldChar w:fldCharType="end"/>
            </w:r>
          </w:p>
        </w:tc>
        <w:tc>
          <w:tcPr>
            <w:tcW w:w="1971" w:type="dxa"/>
          </w:tcPr>
          <w:p w14:paraId="7E9CFCEF"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GUID=70d4d6e9-3ca0-4304-bba9-89c8c2d63b2b </w:instrText>
            </w:r>
            <w:r w:rsidRPr="006F2CA2">
              <w:rPr>
                <w:rFonts w:ascii="Times New Roman" w:hAnsi="Times New Roman" w:cs="Times New Roman"/>
                <w:sz w:val="22"/>
                <w:szCs w:val="20"/>
                <w:lang w:val="en-GB" w:eastAsia="en-US"/>
              </w:rPr>
              <w:fldChar w:fldCharType="end"/>
            </w:r>
          </w:p>
        </w:tc>
      </w:tr>
      <w:tr w:rsidR="006F2CA2" w:rsidRPr="006F2CA2" w14:paraId="68C4A186" w14:textId="77777777" w:rsidTr="00B86892">
        <w:trPr>
          <w:divId w:val="2116439976"/>
          <w:cantSplit/>
          <w:trHeight w:val="40"/>
        </w:trPr>
        <w:tc>
          <w:tcPr>
            <w:tcW w:w="1012" w:type="dxa"/>
          </w:tcPr>
          <w:p w14:paraId="0D31F1E6"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GUID=b9f6789e-fd1e-490b-af7f-d126af843aa3 </w:instrText>
            </w:r>
            <w:r w:rsidRPr="006F2CA2">
              <w:rPr>
                <w:rFonts w:ascii="Times New Roman" w:hAnsi="Times New Roman" w:cs="Times New Roman"/>
                <w:sz w:val="22"/>
                <w:szCs w:val="20"/>
                <w:lang w:val="en-GB" w:eastAsia="en-US"/>
              </w:rPr>
              <w:fldChar w:fldCharType="end"/>
            </w:r>
          </w:p>
        </w:tc>
        <w:tc>
          <w:tcPr>
            <w:tcW w:w="3751" w:type="dxa"/>
            <w:gridSpan w:val="2"/>
          </w:tcPr>
          <w:p w14:paraId="5019B735"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GUID=c024d864-21f1-43fc-8833-75f7b60c2e91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Court Commission</w:t>
            </w:r>
          </w:p>
        </w:tc>
        <w:tc>
          <w:tcPr>
            <w:tcW w:w="326" w:type="dxa"/>
            <w:gridSpan w:val="2"/>
          </w:tcPr>
          <w:p w14:paraId="05963E01"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GUID=df68bc92-e4fd-4914-b48d-c162420b769e </w:instrText>
            </w:r>
            <w:r w:rsidRPr="006F2CA2">
              <w:rPr>
                <w:rFonts w:ascii="Times New Roman" w:hAnsi="Times New Roman" w:cs="Times New Roman"/>
                <w:sz w:val="22"/>
                <w:szCs w:val="20"/>
                <w:lang w:val="en-GB" w:eastAsia="en-US"/>
              </w:rPr>
              <w:fldChar w:fldCharType="end"/>
            </w:r>
          </w:p>
        </w:tc>
        <w:tc>
          <w:tcPr>
            <w:tcW w:w="1971" w:type="dxa"/>
          </w:tcPr>
          <w:p w14:paraId="6FD5665B"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GUID=f2ee27cd-1ac2-47d3-a73f-071300d4470f </w:instrText>
            </w:r>
            <w:r w:rsidRPr="006F2CA2">
              <w:rPr>
                <w:rFonts w:ascii="Times New Roman" w:hAnsi="Times New Roman" w:cs="Times New Roman"/>
                <w:sz w:val="22"/>
                <w:szCs w:val="20"/>
                <w:lang w:val="en-GB" w:eastAsia="en-US"/>
              </w:rPr>
              <w:fldChar w:fldCharType="end"/>
            </w:r>
          </w:p>
        </w:tc>
      </w:tr>
      <w:tr w:rsidR="006F2CA2" w:rsidRPr="006F2CA2" w14:paraId="6EE9390C" w14:textId="77777777" w:rsidTr="00B86892">
        <w:trPr>
          <w:divId w:val="2116439976"/>
          <w:cantSplit/>
          <w:trHeight w:val="40"/>
        </w:trPr>
        <w:tc>
          <w:tcPr>
            <w:tcW w:w="1012" w:type="dxa"/>
          </w:tcPr>
          <w:p w14:paraId="5A75843E"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GUID=923d1d9a-2b59-4820-b8ea-b5b4c148013e </w:instrText>
            </w:r>
            <w:r w:rsidRPr="006F2CA2">
              <w:rPr>
                <w:rFonts w:ascii="Times New Roman" w:hAnsi="Times New Roman" w:cs="Times New Roman"/>
                <w:sz w:val="22"/>
                <w:szCs w:val="20"/>
                <w:lang w:val="en-GB" w:eastAsia="en-US"/>
              </w:rPr>
              <w:fldChar w:fldCharType="end"/>
            </w:r>
          </w:p>
        </w:tc>
        <w:tc>
          <w:tcPr>
            <w:tcW w:w="3751" w:type="dxa"/>
            <w:gridSpan w:val="2"/>
          </w:tcPr>
          <w:p w14:paraId="695F344F"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GUID=e0765e73-1625-422f-8f52-3374e091d1c1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Advertising</w:t>
            </w:r>
          </w:p>
        </w:tc>
        <w:tc>
          <w:tcPr>
            <w:tcW w:w="326" w:type="dxa"/>
            <w:gridSpan w:val="2"/>
          </w:tcPr>
          <w:p w14:paraId="0466A939"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GUID=13ab7044-df5b-4948-8ff2-1c12bef65e01 </w:instrText>
            </w:r>
            <w:r w:rsidRPr="006F2CA2">
              <w:rPr>
                <w:rFonts w:ascii="Times New Roman" w:hAnsi="Times New Roman" w:cs="Times New Roman"/>
                <w:sz w:val="22"/>
                <w:szCs w:val="20"/>
                <w:lang w:val="en-GB" w:eastAsia="en-US"/>
              </w:rPr>
              <w:fldChar w:fldCharType="end"/>
            </w:r>
          </w:p>
        </w:tc>
        <w:tc>
          <w:tcPr>
            <w:tcW w:w="1971" w:type="dxa"/>
          </w:tcPr>
          <w:p w14:paraId="7176A01C"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GUID=a79492e1-9a61-4e88-baeb-4b5aa7f78278 </w:instrText>
            </w:r>
            <w:r w:rsidRPr="006F2CA2">
              <w:rPr>
                <w:rFonts w:ascii="Times New Roman" w:hAnsi="Times New Roman" w:cs="Times New Roman"/>
                <w:sz w:val="22"/>
                <w:szCs w:val="20"/>
                <w:lang w:val="en-GB" w:eastAsia="en-US"/>
              </w:rPr>
              <w:fldChar w:fldCharType="end"/>
            </w:r>
          </w:p>
        </w:tc>
      </w:tr>
      <w:tr w:rsidR="006F2CA2" w:rsidRPr="006F2CA2" w14:paraId="34048913" w14:textId="77777777" w:rsidTr="00B86892">
        <w:trPr>
          <w:divId w:val="2116439976"/>
          <w:cantSplit/>
          <w:trHeight w:val="40"/>
        </w:trPr>
        <w:tc>
          <w:tcPr>
            <w:tcW w:w="1012" w:type="dxa"/>
          </w:tcPr>
          <w:p w14:paraId="043E6A57"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GUID=53488c49-d9fb-4bbb-852f-95161ee17c1a </w:instrText>
            </w:r>
            <w:r w:rsidRPr="006F2CA2">
              <w:rPr>
                <w:rFonts w:ascii="Times New Roman" w:hAnsi="Times New Roman" w:cs="Times New Roman"/>
                <w:sz w:val="22"/>
                <w:szCs w:val="20"/>
                <w:lang w:val="en-GB" w:eastAsia="en-US"/>
              </w:rPr>
              <w:fldChar w:fldCharType="end"/>
            </w:r>
          </w:p>
        </w:tc>
        <w:tc>
          <w:tcPr>
            <w:tcW w:w="3751" w:type="dxa"/>
            <w:gridSpan w:val="2"/>
          </w:tcPr>
          <w:p w14:paraId="69822B26"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GUID=78121920-2ed0-4ec6-a957-839ab37b18a6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Auctioneer’s Commission</w:t>
            </w:r>
          </w:p>
        </w:tc>
        <w:tc>
          <w:tcPr>
            <w:tcW w:w="326" w:type="dxa"/>
            <w:gridSpan w:val="2"/>
          </w:tcPr>
          <w:p w14:paraId="41BE3CB4"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GUID=6d621db8-ad9c-43d4-8994-dde3a15af5d4 </w:instrText>
            </w:r>
            <w:r w:rsidRPr="006F2CA2">
              <w:rPr>
                <w:rFonts w:ascii="Times New Roman" w:hAnsi="Times New Roman" w:cs="Times New Roman"/>
                <w:sz w:val="22"/>
                <w:szCs w:val="20"/>
                <w:lang w:val="en-GB" w:eastAsia="en-US"/>
              </w:rPr>
              <w:fldChar w:fldCharType="end"/>
            </w:r>
          </w:p>
        </w:tc>
        <w:tc>
          <w:tcPr>
            <w:tcW w:w="1971" w:type="dxa"/>
          </w:tcPr>
          <w:p w14:paraId="3A2B8E72"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GUID=832779b5-8661-430b-adab-7becd0c82946 </w:instrText>
            </w:r>
            <w:r w:rsidRPr="006F2CA2">
              <w:rPr>
                <w:rFonts w:ascii="Times New Roman" w:hAnsi="Times New Roman" w:cs="Times New Roman"/>
                <w:sz w:val="22"/>
                <w:szCs w:val="20"/>
                <w:lang w:val="en-GB" w:eastAsia="en-US"/>
              </w:rPr>
              <w:fldChar w:fldCharType="end"/>
            </w:r>
          </w:p>
        </w:tc>
      </w:tr>
      <w:tr w:rsidR="006F2CA2" w:rsidRPr="006F2CA2" w14:paraId="56F4628F" w14:textId="77777777" w:rsidTr="00B86892">
        <w:trPr>
          <w:divId w:val="2116439976"/>
          <w:cantSplit/>
          <w:trHeight w:val="40"/>
        </w:trPr>
        <w:tc>
          <w:tcPr>
            <w:tcW w:w="1012" w:type="dxa"/>
          </w:tcPr>
          <w:p w14:paraId="2D0B79B1"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GUID=1c7f8fdc-dc0b-48e1-b918-df8e5c7c3b36 </w:instrText>
            </w:r>
            <w:r w:rsidRPr="006F2CA2">
              <w:rPr>
                <w:rFonts w:ascii="Times New Roman" w:hAnsi="Times New Roman" w:cs="Times New Roman"/>
                <w:sz w:val="22"/>
                <w:szCs w:val="20"/>
                <w:lang w:val="en-GB" w:eastAsia="en-US"/>
              </w:rPr>
              <w:fldChar w:fldCharType="end"/>
            </w:r>
          </w:p>
        </w:tc>
        <w:tc>
          <w:tcPr>
            <w:tcW w:w="3751" w:type="dxa"/>
            <w:gridSpan w:val="2"/>
          </w:tcPr>
          <w:p w14:paraId="2C484256"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GUID=1a019f48-aa53-4b50-88c8-0ab0b2d9be1b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Other Court Fees</w:t>
            </w:r>
          </w:p>
        </w:tc>
        <w:tc>
          <w:tcPr>
            <w:tcW w:w="326" w:type="dxa"/>
            <w:gridSpan w:val="2"/>
          </w:tcPr>
          <w:p w14:paraId="6B259835"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GUID=604abd76-8dc0-4f95-b14a-3e88396fbb64 </w:instrText>
            </w:r>
            <w:r w:rsidRPr="006F2CA2">
              <w:rPr>
                <w:rFonts w:ascii="Times New Roman" w:hAnsi="Times New Roman" w:cs="Times New Roman"/>
                <w:sz w:val="22"/>
                <w:szCs w:val="20"/>
                <w:lang w:val="en-GB" w:eastAsia="en-US"/>
              </w:rPr>
              <w:fldChar w:fldCharType="end"/>
            </w:r>
          </w:p>
        </w:tc>
        <w:tc>
          <w:tcPr>
            <w:tcW w:w="1971" w:type="dxa"/>
          </w:tcPr>
          <w:p w14:paraId="1C4D2796"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GUID=7754556d-21d5-41c1-b69d-38185a5feb8d </w:instrText>
            </w:r>
            <w:r w:rsidRPr="006F2CA2">
              <w:rPr>
                <w:rFonts w:ascii="Times New Roman" w:hAnsi="Times New Roman" w:cs="Times New Roman"/>
                <w:sz w:val="22"/>
                <w:szCs w:val="20"/>
                <w:lang w:val="en-GB" w:eastAsia="en-US"/>
              </w:rPr>
              <w:fldChar w:fldCharType="end"/>
            </w:r>
          </w:p>
        </w:tc>
      </w:tr>
      <w:tr w:rsidR="006F2CA2" w:rsidRPr="006F2CA2" w14:paraId="60E05083" w14:textId="77777777" w:rsidTr="00B86892">
        <w:trPr>
          <w:divId w:val="2116439976"/>
          <w:cantSplit/>
          <w:trHeight w:val="40"/>
        </w:trPr>
        <w:tc>
          <w:tcPr>
            <w:tcW w:w="1012" w:type="dxa"/>
          </w:tcPr>
          <w:p w14:paraId="7875E335"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GUID=ffdd8f96-b6b9-45d1-8690-8cf03ee36709 </w:instrText>
            </w:r>
            <w:r w:rsidRPr="006F2CA2">
              <w:rPr>
                <w:rFonts w:ascii="Times New Roman" w:hAnsi="Times New Roman" w:cs="Times New Roman"/>
                <w:sz w:val="22"/>
                <w:szCs w:val="20"/>
                <w:lang w:val="en-GB" w:eastAsia="en-US"/>
              </w:rPr>
              <w:fldChar w:fldCharType="end"/>
            </w:r>
          </w:p>
        </w:tc>
        <w:tc>
          <w:tcPr>
            <w:tcW w:w="3751" w:type="dxa"/>
            <w:gridSpan w:val="2"/>
          </w:tcPr>
          <w:p w14:paraId="5D9A7199"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GUID=56d1f4a5-8273-4dff-bcdb-cc098de697d1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Other Legal Fees</w:t>
            </w:r>
          </w:p>
        </w:tc>
        <w:tc>
          <w:tcPr>
            <w:tcW w:w="326" w:type="dxa"/>
            <w:gridSpan w:val="2"/>
          </w:tcPr>
          <w:p w14:paraId="0904D27A"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GUID=f44f6950-8d63-489a-9b88-993a1dec9367 </w:instrText>
            </w:r>
            <w:r w:rsidRPr="006F2CA2">
              <w:rPr>
                <w:rFonts w:ascii="Times New Roman" w:hAnsi="Times New Roman" w:cs="Times New Roman"/>
                <w:sz w:val="22"/>
                <w:szCs w:val="20"/>
                <w:lang w:val="en-GB" w:eastAsia="en-US"/>
              </w:rPr>
              <w:fldChar w:fldCharType="end"/>
            </w:r>
          </w:p>
        </w:tc>
        <w:tc>
          <w:tcPr>
            <w:tcW w:w="1971" w:type="dxa"/>
          </w:tcPr>
          <w:p w14:paraId="190B4845"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GUID=38587510-dc76-499f-96f7-eb4c76cf3d81 </w:instrText>
            </w:r>
            <w:r w:rsidRPr="006F2CA2">
              <w:rPr>
                <w:rFonts w:ascii="Times New Roman" w:hAnsi="Times New Roman" w:cs="Times New Roman"/>
                <w:sz w:val="22"/>
                <w:szCs w:val="20"/>
                <w:lang w:val="en-GB" w:eastAsia="en-US"/>
              </w:rPr>
              <w:fldChar w:fldCharType="end"/>
            </w:r>
          </w:p>
        </w:tc>
      </w:tr>
      <w:tr w:rsidR="006F2CA2" w:rsidRPr="006F2CA2" w14:paraId="216C259B" w14:textId="77777777" w:rsidTr="00B86892">
        <w:trPr>
          <w:divId w:val="2116439976"/>
          <w:cantSplit/>
        </w:trPr>
        <w:tc>
          <w:tcPr>
            <w:tcW w:w="7060" w:type="dxa"/>
            <w:gridSpan w:val="6"/>
          </w:tcPr>
          <w:p w14:paraId="187D9C71"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GUID=63daa0bf-25c6-4009-9b0e-b66b3b27125f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25E74F47"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GUID=2dbeaf20-8647-42af-ad9d-f52f62b876c0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Sheriff/bailiff</w:t>
            </w:r>
          </w:p>
          <w:p w14:paraId="35D9216C"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GUID=e9bfaa13-da21-428c-acc3-08c85f03bc8e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w:t>
            </w:r>
          </w:p>
          <w:p w14:paraId="65E402C6"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GUID=b56ca32a-7de1-4148-a55d-c5afb1064147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 all others to whom it may concern</w:t>
            </w:r>
          </w:p>
          <w:p w14:paraId="774B5E43"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GUID=6690db6f-9db9-4d8a-be5b-8a337b73f6ba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SCHEDULE</w:t>
            </w:r>
          </w:p>
        </w:tc>
      </w:tr>
    </w:tbl>
    <w:p w14:paraId="4CEB6920"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7080" w:type="dxa"/>
        <w:tblInd w:w="993" w:type="dxa"/>
        <w:tblLook w:val="04A0" w:firstRow="1" w:lastRow="0" w:firstColumn="1" w:lastColumn="0" w:noHBand="0" w:noVBand="1"/>
      </w:tblPr>
      <w:tblGrid>
        <w:gridCol w:w="1100"/>
        <w:gridCol w:w="3560"/>
        <w:gridCol w:w="1280"/>
        <w:gridCol w:w="1120"/>
        <w:gridCol w:w="20"/>
      </w:tblGrid>
      <w:tr w:rsidR="006F2CA2" w:rsidRPr="006F2CA2" w14:paraId="0BA15996" w14:textId="77777777" w:rsidTr="00B86892">
        <w:trPr>
          <w:gridAfter w:val="1"/>
          <w:divId w:val="2116439976"/>
          <w:wAfter w:w="20" w:type="dxa"/>
          <w:cantSplit/>
        </w:trPr>
        <w:tc>
          <w:tcPr>
            <w:tcW w:w="7060" w:type="dxa"/>
            <w:gridSpan w:val="4"/>
          </w:tcPr>
          <w:p w14:paraId="7E2CC4D7"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1688729B"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GUID=8c524dfd-a621-4b9b-9ba5-5f68078356dd </w:instrText>
            </w:r>
            <w:r w:rsidRPr="006F2CA2">
              <w:rPr>
                <w:rFonts w:ascii="Times New Roman" w:hAnsi="Times New Roman" w:cs="Times New Roman"/>
                <w:sz w:val="22"/>
                <w:szCs w:val="20"/>
                <w:lang w:val="en-GB" w:eastAsia="en-US"/>
              </w:rPr>
              <w:fldChar w:fldCharType="end"/>
            </w:r>
            <w:r w:rsidR="00B8689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151</w:t>
            </w:r>
          </w:p>
        </w:tc>
      </w:tr>
      <w:tr w:rsidR="006F2CA2" w:rsidRPr="006F2CA2" w14:paraId="57E2CC11" w14:textId="77777777" w:rsidTr="00B86892">
        <w:trPr>
          <w:gridAfter w:val="3"/>
          <w:divId w:val="2116439976"/>
          <w:wAfter w:w="2420" w:type="dxa"/>
          <w:cantSplit/>
        </w:trPr>
        <w:tc>
          <w:tcPr>
            <w:tcW w:w="4660" w:type="dxa"/>
            <w:gridSpan w:val="2"/>
          </w:tcPr>
          <w:p w14:paraId="47F68896"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t>R.736</w:t>
            </w: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GUID=b889d591-97d9-4b8c-b6bb-e85c55a26d68 </w:instrText>
            </w:r>
            <w:r w:rsidRPr="006F2CA2">
              <w:rPr>
                <w:rFonts w:ascii="Times New Roman" w:hAnsi="Times New Roman" w:cs="Times New Roman"/>
                <w:sz w:val="18"/>
                <w:szCs w:val="18"/>
                <w:lang w:val="en-GB" w:eastAsia="en-US"/>
              </w:rPr>
              <w:fldChar w:fldCharType="end"/>
            </w:r>
          </w:p>
        </w:tc>
      </w:tr>
      <w:tr w:rsidR="006F2CA2" w:rsidRPr="006F2CA2" w14:paraId="665B7E04" w14:textId="77777777" w:rsidTr="00B86892">
        <w:trPr>
          <w:gridAfter w:val="1"/>
          <w:divId w:val="2116439976"/>
          <w:wAfter w:w="20" w:type="dxa"/>
          <w:cantSplit/>
        </w:trPr>
        <w:tc>
          <w:tcPr>
            <w:tcW w:w="7060" w:type="dxa"/>
            <w:gridSpan w:val="4"/>
          </w:tcPr>
          <w:p w14:paraId="32BB7F65"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 xml:space="preserve">SHERIFF’S/BAILIFF’S NOTICE </w:t>
            </w:r>
          </w:p>
          <w:p w14:paraId="5E1309A6"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SEIZING SECURITIES</w:t>
            </w:r>
          </w:p>
          <w:p w14:paraId="1B661BD8"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GUID=83f976a8-a5da-4e83-9480-00f66396edf4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3746EE95"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GUID=748fcd74-91ae-4bf7-b932-af1ad25ec988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Whereas by a writ of seizure and sale dated the       day of                         20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xml:space="preserve"> a copy of which is attached, I was directed to cause to be levied and made out of the property liable to be seized under the writ of seizure and sale belonging to                              the sum of $        .</w:t>
            </w:r>
          </w:p>
          <w:p w14:paraId="373B9E0D"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GUID=8dab0601-ec6a-4ef6-8cd2-85d85970bdf4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Now I do give you notice that I hereby seize the securities specified in the Schedule hereto to which the judgment debtor is beneficially entitled to satisfy the judgment of the abovenamed                                dated                                        </w:t>
            </w:r>
            <w:proofErr w:type="gramStart"/>
            <w:r w:rsidRPr="006F2CA2">
              <w:rPr>
                <w:rFonts w:ascii="Times New Roman" w:hAnsi="Times New Roman" w:cs="Times New Roman"/>
                <w:sz w:val="22"/>
                <w:szCs w:val="20"/>
                <w:lang w:val="en-GB" w:eastAsia="en-US"/>
              </w:rPr>
              <w:t>  .</w:t>
            </w:r>
            <w:proofErr w:type="gramEnd"/>
          </w:p>
          <w:p w14:paraId="052B1CFC"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GUID=d6ffc1c4-4c83-477c-800e-4a4172e23d6b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6203B53A"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GUID=df343176-7d6c-4530-b566-ff5db498e01c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Sheriff/bailiff.</w:t>
            </w:r>
          </w:p>
          <w:p w14:paraId="434C6F6D"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GUID=d5497920-faad-4ceb-8f70-b40ec17f09d5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SCHEDULE</w:t>
            </w:r>
          </w:p>
        </w:tc>
      </w:tr>
      <w:tr w:rsidR="006F2CA2" w:rsidRPr="006F2CA2" w14:paraId="5397CBD3" w14:textId="77777777" w:rsidTr="00B86892">
        <w:trPr>
          <w:divId w:val="2116439976"/>
          <w:cantSplit/>
        </w:trPr>
        <w:tc>
          <w:tcPr>
            <w:tcW w:w="7080" w:type="dxa"/>
            <w:gridSpan w:val="5"/>
          </w:tcPr>
          <w:p w14:paraId="5EFE3BFD"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5A503F43"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GUID=c74433e8-a737-4c4b-be3c-9f39fe90d7e6 </w:instrText>
            </w:r>
            <w:r w:rsidRPr="006F2CA2">
              <w:rPr>
                <w:rFonts w:ascii="Times New Roman" w:hAnsi="Times New Roman" w:cs="Times New Roman"/>
                <w:sz w:val="22"/>
                <w:szCs w:val="20"/>
                <w:lang w:val="en-GB" w:eastAsia="en-US"/>
              </w:rPr>
              <w:fldChar w:fldCharType="end"/>
            </w:r>
            <w:r w:rsidR="00B8689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152</w:t>
            </w:r>
          </w:p>
        </w:tc>
      </w:tr>
      <w:tr w:rsidR="006F2CA2" w:rsidRPr="006F2CA2" w14:paraId="50E52301" w14:textId="77777777" w:rsidTr="00B86892">
        <w:trPr>
          <w:divId w:val="2116439976"/>
          <w:cantSplit/>
        </w:trPr>
        <w:tc>
          <w:tcPr>
            <w:tcW w:w="1100" w:type="dxa"/>
          </w:tcPr>
          <w:p w14:paraId="0173395E"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GUID=c8b20cf6-d898-42dd-b817-6503303d5532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R.739</w:t>
            </w:r>
          </w:p>
        </w:tc>
        <w:tc>
          <w:tcPr>
            <w:tcW w:w="4840" w:type="dxa"/>
            <w:gridSpan w:val="2"/>
          </w:tcPr>
          <w:p w14:paraId="3C6C8B36"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2B257C13"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GUID=1974601f-c2a3-4ab0-88f5-9c63484a6687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AFFIDAVIT IN SUPPORT </w:t>
            </w:r>
            <w:r w:rsidRPr="006F2CA2">
              <w:rPr>
                <w:rFonts w:ascii="Times New Roman" w:hAnsi="Times New Roman" w:cs="Times New Roman"/>
                <w:sz w:val="22"/>
                <w:szCs w:val="20"/>
                <w:lang w:val="en-GB" w:eastAsia="en-US"/>
              </w:rPr>
              <w:br/>
              <w:t xml:space="preserve">OF APPLICATION FOR ORDER FOR </w:t>
            </w:r>
            <w:r w:rsidRPr="006F2CA2">
              <w:rPr>
                <w:rFonts w:ascii="Times New Roman" w:hAnsi="Times New Roman" w:cs="Times New Roman"/>
                <w:sz w:val="22"/>
                <w:szCs w:val="20"/>
                <w:lang w:val="en-GB" w:eastAsia="en-US"/>
              </w:rPr>
              <w:br/>
              <w:t>EXAMINATION OF JUDGMENT DEBTOR</w:t>
            </w:r>
          </w:p>
        </w:tc>
        <w:tc>
          <w:tcPr>
            <w:tcW w:w="1140" w:type="dxa"/>
            <w:gridSpan w:val="2"/>
          </w:tcPr>
          <w:p w14:paraId="5815A198"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GUID=e97d3162-02b9-4740-9f60-57a1bd4ee8ce </w:instrText>
            </w:r>
            <w:r w:rsidRPr="006F2CA2">
              <w:rPr>
                <w:rFonts w:ascii="Times New Roman" w:hAnsi="Times New Roman" w:cs="Times New Roman"/>
                <w:sz w:val="22"/>
                <w:szCs w:val="20"/>
                <w:lang w:val="en-GB" w:eastAsia="en-US"/>
              </w:rPr>
              <w:fldChar w:fldCharType="end"/>
            </w:r>
          </w:p>
        </w:tc>
      </w:tr>
      <w:tr w:rsidR="006F2CA2" w:rsidRPr="006F2CA2" w14:paraId="66C3BDA0" w14:textId="77777777" w:rsidTr="00B86892">
        <w:trPr>
          <w:divId w:val="2116439976"/>
          <w:cantSplit/>
        </w:trPr>
        <w:tc>
          <w:tcPr>
            <w:tcW w:w="7080" w:type="dxa"/>
            <w:gridSpan w:val="5"/>
          </w:tcPr>
          <w:p w14:paraId="017CAE97"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GUID=936a6b45-2f49-4464-8d1c-a1eec2ce5019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27428670"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GUID=bac92709-1353-4057-92be-b38372873df2 </w:instrText>
            </w:r>
            <w:r w:rsidRPr="006F2CA2">
              <w:rPr>
                <w:rFonts w:ascii="Times New Roman" w:hAnsi="Times New Roman" w:cs="Times New Roman"/>
                <w:sz w:val="22"/>
                <w:szCs w:val="20"/>
                <w:lang w:val="en-GB" w:eastAsia="en-US"/>
              </w:rPr>
              <w:fldChar w:fldCharType="end"/>
            </w:r>
            <w:proofErr w:type="gramStart"/>
            <w:r w:rsidRPr="006F2CA2">
              <w:rPr>
                <w:rFonts w:ascii="Times New Roman" w:hAnsi="Times New Roman" w:cs="Times New Roman"/>
                <w:sz w:val="22"/>
                <w:szCs w:val="20"/>
                <w:lang w:val="en-GB" w:eastAsia="en-US"/>
              </w:rPr>
              <w:t>I,   </w:t>
            </w:r>
            <w:proofErr w:type="gramEnd"/>
            <w:r w:rsidRPr="006F2CA2">
              <w:rPr>
                <w:rFonts w:ascii="Times New Roman" w:hAnsi="Times New Roman" w:cs="Times New Roman"/>
                <w:sz w:val="22"/>
                <w:szCs w:val="20"/>
                <w:lang w:val="en-GB" w:eastAsia="en-US"/>
              </w:rPr>
              <w:t>                                           of                                                         </w:t>
            </w:r>
            <w:r w:rsidRPr="006F2CA2">
              <w:rPr>
                <w:rFonts w:ascii="Times New Roman" w:hAnsi="Times New Roman" w:cs="Times New Roman"/>
                <w:sz w:val="22"/>
                <w:szCs w:val="20"/>
                <w:lang w:val="en-GB" w:eastAsia="en-US"/>
              </w:rPr>
              <w:br/>
              <w:t xml:space="preserve"> do make oath (or affirm) and say as follows:</w:t>
            </w:r>
          </w:p>
          <w:p w14:paraId="3E2C3747" w14:textId="77777777" w:rsidR="006F2CA2" w:rsidRPr="006F2CA2" w:rsidRDefault="006F2CA2" w:rsidP="006F2CA2">
            <w:pPr>
              <w:spacing w:before="120" w:after="0" w:line="240" w:lineRule="auto"/>
              <w:ind w:left="580"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GUID=cb8114db-b0ea-4673-8eab-9fc18f983570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  I am a                               in the employ of                            solicitors for the plaintiff and am duly authorised to make this affidavit on behalf of                     </w:t>
            </w:r>
            <w:proofErr w:type="gramStart"/>
            <w:r w:rsidRPr="006F2CA2">
              <w:rPr>
                <w:rFonts w:ascii="Times New Roman" w:hAnsi="Times New Roman" w:cs="Times New Roman"/>
                <w:sz w:val="22"/>
                <w:szCs w:val="20"/>
                <w:lang w:val="en-GB" w:eastAsia="en-US"/>
              </w:rPr>
              <w:t>  .</w:t>
            </w:r>
            <w:proofErr w:type="gramEnd"/>
          </w:p>
          <w:p w14:paraId="415173CD" w14:textId="77777777" w:rsidR="006F2CA2" w:rsidRPr="006F2CA2" w:rsidRDefault="006F2CA2" w:rsidP="006F2CA2">
            <w:pPr>
              <w:spacing w:before="120" w:after="0" w:line="240" w:lineRule="auto"/>
              <w:ind w:left="580"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GUID=6a2437a0-47a4-4c62-9bbd-0f25bad49d80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  On the          day of                                     20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xml:space="preserve"> judgment was entered for the plaintiff for $              and $              costs (or as may be). The said judgment remains wholly unsatisfied (or unsatisfied as to the total sum of $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xml:space="preserve"> or as may be).</w:t>
            </w:r>
          </w:p>
          <w:p w14:paraId="6CD448E6" w14:textId="77777777" w:rsidR="006F2CA2" w:rsidRPr="006F2CA2" w:rsidRDefault="006F2CA2" w:rsidP="006F2CA2">
            <w:pPr>
              <w:spacing w:before="120" w:after="0" w:line="240" w:lineRule="auto"/>
              <w:ind w:left="580"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GUID=afc9c20f-ab0c-4306-81b4-6d9c35239454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3.  In order to enable the plaintiff to decide upon the methods to employ to enforce the said judgment, it is desired to examine the judgment debtor (or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xml:space="preserve"> an officer of the judgment debtor company) on the question whether any and if so what debts are owing to him (or the judgment debtor company) and/or means of satisfying the judgment debt.</w:t>
            </w:r>
          </w:p>
          <w:p w14:paraId="26FDA00F" w14:textId="77777777" w:rsidR="006F2CA2" w:rsidRPr="006F2CA2" w:rsidRDefault="006F2CA2" w:rsidP="006F2CA2">
            <w:pPr>
              <w:spacing w:before="120" w:after="0" w:line="240" w:lineRule="auto"/>
              <w:ind w:left="580"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GUID=993137d7-d5f5-4e6d-b777-f477ea270e38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4.  In these circumstances, I respectfully ask for an order that the said judgment debtor (or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xml:space="preserve"> do attend before the Registrar to be examined on the said questions, and to produce upon such examination all books or documents in his possession relevant to the said questions at the time and place appointed for his examination.</w:t>
            </w:r>
          </w:p>
          <w:p w14:paraId="6AF226B4"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GUID=80a9ee78-68a0-4889-9870-075590ad434f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Sworn (or affirmed) as in Form 132.</w:t>
            </w:r>
          </w:p>
        </w:tc>
      </w:tr>
    </w:tbl>
    <w:p w14:paraId="7E4E953D"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7060" w:type="dxa"/>
        <w:tblInd w:w="993" w:type="dxa"/>
        <w:tblLook w:val="04A0" w:firstRow="1" w:lastRow="0" w:firstColumn="1" w:lastColumn="0" w:noHBand="0" w:noVBand="1"/>
      </w:tblPr>
      <w:tblGrid>
        <w:gridCol w:w="1160"/>
        <w:gridCol w:w="4800"/>
        <w:gridCol w:w="1100"/>
      </w:tblGrid>
      <w:tr w:rsidR="006F2CA2" w:rsidRPr="006F2CA2" w14:paraId="141E0A89" w14:textId="77777777" w:rsidTr="00B86892">
        <w:trPr>
          <w:divId w:val="2116439976"/>
          <w:cantSplit/>
        </w:trPr>
        <w:tc>
          <w:tcPr>
            <w:tcW w:w="7060" w:type="dxa"/>
            <w:gridSpan w:val="3"/>
          </w:tcPr>
          <w:p w14:paraId="27C0378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GUID=72cf5655-7f8f-49d8-8618-e34994a8d506 </w:instrText>
            </w:r>
            <w:r w:rsidRPr="006F2CA2">
              <w:rPr>
                <w:rFonts w:ascii="Times New Roman" w:hAnsi="Times New Roman" w:cs="Times New Roman"/>
                <w:sz w:val="22"/>
                <w:szCs w:val="20"/>
                <w:lang w:val="en-GB" w:eastAsia="en-US"/>
              </w:rPr>
              <w:fldChar w:fldCharType="end"/>
            </w:r>
            <w:r w:rsidR="00B8689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153</w:t>
            </w:r>
          </w:p>
        </w:tc>
      </w:tr>
      <w:tr w:rsidR="006F2CA2" w:rsidRPr="006F2CA2" w14:paraId="0A140792" w14:textId="77777777" w:rsidTr="00B86892">
        <w:trPr>
          <w:divId w:val="2116439976"/>
          <w:cantSplit/>
        </w:trPr>
        <w:tc>
          <w:tcPr>
            <w:tcW w:w="1160" w:type="dxa"/>
          </w:tcPr>
          <w:p w14:paraId="5F86E5DC"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GUID=d097ef8e-9650-460d-9c53-24816c47706a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R.739</w:t>
            </w:r>
          </w:p>
        </w:tc>
        <w:tc>
          <w:tcPr>
            <w:tcW w:w="4800" w:type="dxa"/>
          </w:tcPr>
          <w:p w14:paraId="552D1CAF"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3EB257C4"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GUID=c229b540-46b5-4376-a24d-50b0071fd7fe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ORDER FOR EXAMINATION OF </w:t>
            </w:r>
            <w:r w:rsidRPr="006F2CA2">
              <w:rPr>
                <w:rFonts w:ascii="Times New Roman" w:hAnsi="Times New Roman" w:cs="Times New Roman"/>
                <w:sz w:val="22"/>
                <w:szCs w:val="20"/>
                <w:lang w:val="en-GB" w:eastAsia="en-US"/>
              </w:rPr>
              <w:br/>
              <w:t>JUDGMENT DEBTOR</w:t>
            </w:r>
          </w:p>
        </w:tc>
        <w:tc>
          <w:tcPr>
            <w:tcW w:w="1100" w:type="dxa"/>
          </w:tcPr>
          <w:p w14:paraId="5ADDCD26"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GUID=377495be-7468-48ef-a1a2-26b21b8cf4c5 </w:instrText>
            </w:r>
            <w:r w:rsidRPr="006F2CA2">
              <w:rPr>
                <w:rFonts w:ascii="Times New Roman" w:hAnsi="Times New Roman" w:cs="Times New Roman"/>
                <w:sz w:val="22"/>
                <w:szCs w:val="20"/>
                <w:lang w:val="en-GB" w:eastAsia="en-US"/>
              </w:rPr>
              <w:fldChar w:fldCharType="end"/>
            </w:r>
          </w:p>
        </w:tc>
      </w:tr>
      <w:tr w:rsidR="006F2CA2" w:rsidRPr="006F2CA2" w14:paraId="09E6D1F2" w14:textId="77777777" w:rsidTr="00B86892">
        <w:trPr>
          <w:divId w:val="2116439976"/>
          <w:cantSplit/>
        </w:trPr>
        <w:tc>
          <w:tcPr>
            <w:tcW w:w="7060" w:type="dxa"/>
            <w:gridSpan w:val="3"/>
          </w:tcPr>
          <w:p w14:paraId="3D731A9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GUID=62a20a5f-fce5-4f52-8d02-ff0e21ff9f6f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03CF252A"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GUID=6369f20c-c70c-4620-ac6f-96cf1af95ab2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Upon the application of                                         and upon reading the affidavit of                                   filed the        day of                           20       and upon hearing                              </w:t>
            </w:r>
            <w:proofErr w:type="gramStart"/>
            <w:r w:rsidRPr="006F2CA2">
              <w:rPr>
                <w:rFonts w:ascii="Times New Roman" w:hAnsi="Times New Roman" w:cs="Times New Roman"/>
                <w:sz w:val="22"/>
                <w:szCs w:val="20"/>
                <w:lang w:val="en-GB" w:eastAsia="en-US"/>
              </w:rPr>
              <w:t>  .</w:t>
            </w:r>
            <w:proofErr w:type="gramEnd"/>
          </w:p>
          <w:p w14:paraId="3CD172BB"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GUID=54ab1a3c-d548-41e1-b525-1f7067a53ecb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It is ordered that the abovenamed judgment debtor                        attend and be orally examined as to whether the said judgment debtor has any property or means on the         day of                            20        , before the Registrar, and that the said judgment debtor produce any books or documents in his possession or power relating to the same before the Registrar at the time of the examination and that the costs of this application and of the examination thereunder be in the discretion of the Registrar conducting the examination.</w:t>
            </w:r>
          </w:p>
          <w:p w14:paraId="4A2B4BCC"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GUID=9ee7cf48-5db1-49a3-8e29-8f2c7fb03408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7A079F1B"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GUID=bae191e7-b92d-402d-b996-df18bcfe5af4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p w14:paraId="116FD263" w14:textId="77777777" w:rsidR="006F2CA2" w:rsidRPr="006F2CA2" w:rsidRDefault="006F2CA2" w:rsidP="006F2CA2">
            <w:pPr>
              <w:spacing w:before="120" w:after="0" w:line="240" w:lineRule="auto"/>
              <w:ind w:left="580" w:hanging="58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GUID=188c67eb-c27e-49bc-9f01-b409a29bc7d8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Note:</w:t>
            </w:r>
            <w:r w:rsidRPr="006F2CA2">
              <w:rPr>
                <w:rFonts w:ascii="Times New Roman" w:hAnsi="Times New Roman" w:cs="Times New Roman"/>
                <w:sz w:val="22"/>
                <w:szCs w:val="20"/>
                <w:lang w:val="en-GB" w:eastAsia="en-US"/>
              </w:rPr>
              <w:tab/>
              <w:t>This order requires personal service, and the copy served must be endorsed as prescribed by R.696(4), when it may be enforced by committal.</w:t>
            </w:r>
          </w:p>
        </w:tc>
      </w:tr>
    </w:tbl>
    <w:p w14:paraId="7710EA4E"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7080" w:type="dxa"/>
        <w:tblInd w:w="851" w:type="dxa"/>
        <w:tblLook w:val="04A0" w:firstRow="1" w:lastRow="0" w:firstColumn="1" w:lastColumn="0" w:noHBand="0" w:noVBand="1"/>
      </w:tblPr>
      <w:tblGrid>
        <w:gridCol w:w="1260"/>
        <w:gridCol w:w="4680"/>
        <w:gridCol w:w="1140"/>
      </w:tblGrid>
      <w:tr w:rsidR="006F2CA2" w:rsidRPr="006F2CA2" w14:paraId="2D0C60D4" w14:textId="77777777" w:rsidTr="00B86892">
        <w:trPr>
          <w:divId w:val="2116439976"/>
          <w:cantSplit/>
        </w:trPr>
        <w:tc>
          <w:tcPr>
            <w:tcW w:w="7080" w:type="dxa"/>
            <w:gridSpan w:val="3"/>
          </w:tcPr>
          <w:p w14:paraId="5EF9B7C8"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GUID=84632655-df54-422b-ba1d-6dfedfc26c70 </w:instrText>
            </w:r>
            <w:r w:rsidRPr="006F2CA2">
              <w:rPr>
                <w:rFonts w:ascii="Times New Roman" w:hAnsi="Times New Roman" w:cs="Times New Roman"/>
                <w:sz w:val="22"/>
                <w:szCs w:val="20"/>
                <w:lang w:val="en-GB" w:eastAsia="en-US"/>
              </w:rPr>
              <w:fldChar w:fldCharType="end"/>
            </w:r>
            <w:r w:rsidR="00B8689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154</w:t>
            </w:r>
          </w:p>
        </w:tc>
      </w:tr>
      <w:tr w:rsidR="006F2CA2" w:rsidRPr="006F2CA2" w14:paraId="7D0A6583" w14:textId="77777777" w:rsidTr="00B86892">
        <w:trPr>
          <w:divId w:val="2116439976"/>
          <w:cantSplit/>
        </w:trPr>
        <w:tc>
          <w:tcPr>
            <w:tcW w:w="1260" w:type="dxa"/>
          </w:tcPr>
          <w:p w14:paraId="4EEB7171"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GUID=2100b321-58f8-4bae-9212-8b2224de5b39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R.742</w:t>
            </w:r>
          </w:p>
        </w:tc>
        <w:tc>
          <w:tcPr>
            <w:tcW w:w="4680" w:type="dxa"/>
          </w:tcPr>
          <w:p w14:paraId="396BE06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7A8BCB64"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GUID=c80a1808-3cd3-4715-8775-5523cd2bc223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GARNISHEE ORDER TO SHOW CAUSE</w:t>
            </w:r>
          </w:p>
        </w:tc>
        <w:tc>
          <w:tcPr>
            <w:tcW w:w="1140" w:type="dxa"/>
          </w:tcPr>
          <w:p w14:paraId="6006B995"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GUID=3c51ed25-4219-4f6b-b46e-bbe8866ea6de </w:instrText>
            </w:r>
            <w:r w:rsidRPr="006F2CA2">
              <w:rPr>
                <w:rFonts w:ascii="Times New Roman" w:hAnsi="Times New Roman" w:cs="Times New Roman"/>
                <w:sz w:val="22"/>
                <w:szCs w:val="20"/>
                <w:lang w:val="en-GB" w:eastAsia="en-US"/>
              </w:rPr>
              <w:fldChar w:fldCharType="end"/>
            </w:r>
          </w:p>
        </w:tc>
      </w:tr>
      <w:tr w:rsidR="006F2CA2" w:rsidRPr="006F2CA2" w14:paraId="765DB43C" w14:textId="77777777" w:rsidTr="00B86892">
        <w:trPr>
          <w:divId w:val="2116439976"/>
          <w:cantSplit/>
        </w:trPr>
        <w:tc>
          <w:tcPr>
            <w:tcW w:w="7080" w:type="dxa"/>
            <w:gridSpan w:val="3"/>
          </w:tcPr>
          <w:p w14:paraId="12E5515F"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GUID=aec1c676-2165-4649-b528-7bc8d378b87b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IN THE FAMILY JUSTICE COURTS </w:t>
            </w:r>
            <w:r w:rsidRPr="006F2CA2">
              <w:rPr>
                <w:rFonts w:ascii="Times New Roman" w:hAnsi="Times New Roman" w:cs="Times New Roman"/>
                <w:sz w:val="22"/>
                <w:szCs w:val="20"/>
                <w:lang w:val="en-GB" w:eastAsia="en-US"/>
              </w:rPr>
              <w:br/>
              <w:t>OF THE REPUBLIC OF SINGAPORE</w:t>
            </w:r>
          </w:p>
          <w:p w14:paraId="026F69E1"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GUID=58190acd-dc54-42ff-aa02-524543a34d0a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Suit No.            </w:t>
            </w:r>
            <w:proofErr w:type="gramStart"/>
            <w:r w:rsidRPr="006F2CA2">
              <w:rPr>
                <w:rFonts w:ascii="Times New Roman" w:hAnsi="Times New Roman" w:cs="Times New Roman"/>
                <w:sz w:val="22"/>
                <w:szCs w:val="20"/>
                <w:lang w:val="en-GB" w:eastAsia="en-US"/>
              </w:rPr>
              <w:t>  )</w:t>
            </w:r>
            <w:proofErr w:type="gramEnd"/>
          </w:p>
          <w:p w14:paraId="073D9157"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GUID=74fcf383-6039-43aa-98e1-74a4f1879415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of 20                </w:t>
            </w:r>
            <w:proofErr w:type="gramStart"/>
            <w:r w:rsidRPr="006F2CA2">
              <w:rPr>
                <w:rFonts w:ascii="Times New Roman" w:hAnsi="Times New Roman" w:cs="Times New Roman"/>
                <w:sz w:val="22"/>
                <w:szCs w:val="20"/>
                <w:lang w:val="en-GB" w:eastAsia="en-US"/>
              </w:rPr>
              <w:t>  )</w:t>
            </w:r>
            <w:proofErr w:type="gramEnd"/>
          </w:p>
          <w:p w14:paraId="5FFD7DB7"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GUID=d885178d-6214-43b3-b0f6-2b3c8d2ff00d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Between</w:t>
            </w:r>
          </w:p>
          <w:p w14:paraId="1ACCAE6A"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GUID=353c4314-06ae-46a7-a3c1-56991d8511c2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Judgment Creditor</w:t>
            </w:r>
          </w:p>
          <w:p w14:paraId="394BD40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GUID=ca29f6bc-4da0-4cbc-8ef2-9f3740ebe68e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w:t>
            </w:r>
          </w:p>
          <w:p w14:paraId="2D10E662"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GUID=f80850fe-4323-4ac7-b098-851bf2aec942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Judgment Debtor</w:t>
            </w:r>
          </w:p>
          <w:p w14:paraId="7C630408"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GUID=0bfd3959-53e8-4759-a145-c4eabb9b166c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w:t>
            </w:r>
          </w:p>
          <w:p w14:paraId="7D9E9D37"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GUID=c2a4a7d4-7cb6-48f3-8e27-c9a4fbcd0cbb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Garnishee.</w:t>
            </w:r>
          </w:p>
          <w:p w14:paraId="49023FFD"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GUID=5a32cba1-4394-4ff4-84d3-192a87d76192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Upon the application of                                   and upon reading the affidavit of                                        sworn to (or affirmed) and filed the       day of                              20       and upon hearing                      </w:t>
            </w:r>
            <w:proofErr w:type="gramStart"/>
            <w:r w:rsidRPr="006F2CA2">
              <w:rPr>
                <w:rFonts w:ascii="Times New Roman" w:hAnsi="Times New Roman" w:cs="Times New Roman"/>
                <w:sz w:val="22"/>
                <w:szCs w:val="20"/>
                <w:lang w:val="en-GB" w:eastAsia="en-US"/>
              </w:rPr>
              <w:t>  .</w:t>
            </w:r>
            <w:proofErr w:type="gramEnd"/>
          </w:p>
        </w:tc>
      </w:tr>
      <w:tr w:rsidR="006F2CA2" w:rsidRPr="006F2CA2" w14:paraId="0C0D1B8A" w14:textId="77777777" w:rsidTr="00B86892">
        <w:trPr>
          <w:divId w:val="2116439976"/>
          <w:cantSplit/>
        </w:trPr>
        <w:tc>
          <w:tcPr>
            <w:tcW w:w="7080" w:type="dxa"/>
            <w:gridSpan w:val="3"/>
          </w:tcPr>
          <w:p w14:paraId="03D84E26"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GUID=d2e29ef3-99c3-4c92-a432-657c315a93dd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It is ordered by the Judge (or Registrar) that all debts due or accruing due from the abovementioned garnishee to the abovementioned judgment debtor (in the sum of $           ) be attached to answer a judgment recovered against the said judgment debtor by the abovenamed judgment creditor in the Family Division of the High Court/Family Court on the       day of                          20      for the sum (or to answer an order made in the Family Division of the High Court/Family Court on the        day of                           20      ordering payment by the judgment debtor to the judgment creditor of the sum) of $              ($          debt and $              costs) (together with the costs of the garnishee proceedings) on which judgment (or order) the sum of $              remains due and unpaid.</w:t>
            </w:r>
          </w:p>
          <w:p w14:paraId="1C3AAE18"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GUID=4f512a31-6e58-4e88-9b34-a365891d52aa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 it is ordered that the garnishee attend before the Judge (or Registrar), on the        day of                          20       at          m., on an application by the said judgment creditor that the garnishee do pay to the judgment creditor the debt due from the garnishee to the judgment debtor, or so much thereof as may be sufficient to satisfy the judgment (or order), together with the costs of the garnishee proceedings.</w:t>
            </w:r>
          </w:p>
          <w:p w14:paraId="1235A198"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GUID=5fd7b4cf-e5a7-4b31-b4bb-f321b3d4bd83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2E84F3A6"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GUID=466e8293-c9a0-4397-a81e-5c81265f6a9a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p w14:paraId="3D840052"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GUID=d84a6801-268a-4bce-af27-abc652e81bb1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the abovenamed garnishee and judgment debtor.</w:t>
            </w:r>
          </w:p>
        </w:tc>
      </w:tr>
    </w:tbl>
    <w:p w14:paraId="6DE63720"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7080" w:type="dxa"/>
        <w:tblInd w:w="851" w:type="dxa"/>
        <w:tblLook w:val="04A0" w:firstRow="1" w:lastRow="0" w:firstColumn="1" w:lastColumn="0" w:noHBand="0" w:noVBand="1"/>
      </w:tblPr>
      <w:tblGrid>
        <w:gridCol w:w="1040"/>
        <w:gridCol w:w="5140"/>
        <w:gridCol w:w="900"/>
      </w:tblGrid>
      <w:tr w:rsidR="006F2CA2" w:rsidRPr="006F2CA2" w14:paraId="5BC5DFEB" w14:textId="77777777" w:rsidTr="00B86892">
        <w:trPr>
          <w:divId w:val="2116439976"/>
          <w:cantSplit/>
        </w:trPr>
        <w:tc>
          <w:tcPr>
            <w:tcW w:w="7080" w:type="dxa"/>
            <w:gridSpan w:val="3"/>
          </w:tcPr>
          <w:p w14:paraId="33DDB718"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GUID=bb988c21-9bbb-48e1-b06f-cfd44f8f4bd7 </w:instrText>
            </w:r>
            <w:r w:rsidRPr="006F2CA2">
              <w:rPr>
                <w:rFonts w:ascii="Times New Roman" w:hAnsi="Times New Roman" w:cs="Times New Roman"/>
                <w:sz w:val="22"/>
                <w:szCs w:val="20"/>
                <w:lang w:val="en-GB" w:eastAsia="en-US"/>
              </w:rPr>
              <w:fldChar w:fldCharType="end"/>
            </w:r>
            <w:r w:rsidR="00B8689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155</w:t>
            </w:r>
          </w:p>
        </w:tc>
      </w:tr>
      <w:tr w:rsidR="006F2CA2" w:rsidRPr="006F2CA2" w14:paraId="7B8C557E" w14:textId="77777777" w:rsidTr="00B86892">
        <w:trPr>
          <w:divId w:val="2116439976"/>
          <w:cantSplit/>
        </w:trPr>
        <w:tc>
          <w:tcPr>
            <w:tcW w:w="1040" w:type="dxa"/>
          </w:tcPr>
          <w:p w14:paraId="512C3028"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GUID=72a74b0c-0b5d-438b-aa39-739c7a384a7a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R.743</w:t>
            </w:r>
          </w:p>
        </w:tc>
        <w:tc>
          <w:tcPr>
            <w:tcW w:w="5140" w:type="dxa"/>
          </w:tcPr>
          <w:p w14:paraId="27405D0D"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6B3E927D"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GUID=31e7715c-1ca3-479b-a667-6e68464e2b28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AFFIDAVIT IN SUPPORT OF GARNISHEE ORDER</w:t>
            </w:r>
          </w:p>
        </w:tc>
        <w:tc>
          <w:tcPr>
            <w:tcW w:w="900" w:type="dxa"/>
          </w:tcPr>
          <w:p w14:paraId="5A86AC49"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GUID=e6e9440b-171e-4b16-80b6-631355e31275 </w:instrText>
            </w:r>
            <w:r w:rsidRPr="006F2CA2">
              <w:rPr>
                <w:rFonts w:ascii="Times New Roman" w:hAnsi="Times New Roman" w:cs="Times New Roman"/>
                <w:sz w:val="22"/>
                <w:szCs w:val="20"/>
                <w:lang w:val="en-GB" w:eastAsia="en-US"/>
              </w:rPr>
              <w:fldChar w:fldCharType="end"/>
            </w:r>
          </w:p>
        </w:tc>
      </w:tr>
      <w:tr w:rsidR="006F2CA2" w:rsidRPr="006F2CA2" w14:paraId="4FE9F772" w14:textId="77777777" w:rsidTr="00B86892">
        <w:trPr>
          <w:divId w:val="2116439976"/>
          <w:cantSplit/>
        </w:trPr>
        <w:tc>
          <w:tcPr>
            <w:tcW w:w="7080" w:type="dxa"/>
            <w:gridSpan w:val="3"/>
          </w:tcPr>
          <w:p w14:paraId="51B8AEF8"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GUID=58bacae8-e5a2-4f5f-bc14-44223544d854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IN THE FAMILY JUSTICE COURTS OF</w:t>
            </w:r>
            <w:r w:rsidRPr="006F2CA2">
              <w:rPr>
                <w:rFonts w:ascii="Times New Roman" w:hAnsi="Times New Roman" w:cs="Times New Roman"/>
                <w:sz w:val="22"/>
                <w:szCs w:val="20"/>
                <w:lang w:val="en-GB" w:eastAsia="en-US"/>
              </w:rPr>
              <w:br/>
              <w:t>THE REPUBLIC OF SINGAPORE</w:t>
            </w:r>
          </w:p>
          <w:p w14:paraId="351D4506"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GUID=9cf716c4-058a-490f-91de-bd06d57db18d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Suit No.            </w:t>
            </w:r>
            <w:proofErr w:type="gramStart"/>
            <w:r w:rsidRPr="006F2CA2">
              <w:rPr>
                <w:rFonts w:ascii="Times New Roman" w:hAnsi="Times New Roman" w:cs="Times New Roman"/>
                <w:sz w:val="22"/>
                <w:szCs w:val="20"/>
                <w:lang w:val="en-GB" w:eastAsia="en-US"/>
              </w:rPr>
              <w:t>  )</w:t>
            </w:r>
            <w:proofErr w:type="gramEnd"/>
          </w:p>
          <w:p w14:paraId="3EEDC45B"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GUID=0a8cefc4-f065-4838-85eb-4f8ddb02f290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of 20                </w:t>
            </w:r>
            <w:proofErr w:type="gramStart"/>
            <w:r w:rsidRPr="006F2CA2">
              <w:rPr>
                <w:rFonts w:ascii="Times New Roman" w:hAnsi="Times New Roman" w:cs="Times New Roman"/>
                <w:sz w:val="22"/>
                <w:szCs w:val="20"/>
                <w:lang w:val="en-GB" w:eastAsia="en-US"/>
              </w:rPr>
              <w:t>  )</w:t>
            </w:r>
            <w:proofErr w:type="gramEnd"/>
          </w:p>
          <w:p w14:paraId="4292B458"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GUID=6a120eb7-c1f1-44de-8a1f-a2762f8e5d14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Between</w:t>
            </w:r>
          </w:p>
          <w:p w14:paraId="111D7348"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GUID=dd029bf2-7820-426d-b2e7-6dab10a55446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Judgment Creditor</w:t>
            </w:r>
          </w:p>
          <w:p w14:paraId="31DC466E"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GUID=cb3d7c27-0704-436f-9ef1-ec0e3f9840ab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w:t>
            </w:r>
          </w:p>
          <w:p w14:paraId="6A86C96B"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GUID=ce623f9f-c1e4-4dc9-ab89-3e9060f9aeda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Judgment Debtor</w:t>
            </w:r>
          </w:p>
        </w:tc>
      </w:tr>
      <w:tr w:rsidR="006F2CA2" w:rsidRPr="006F2CA2" w14:paraId="2A7D3330" w14:textId="77777777" w:rsidTr="00B86892">
        <w:trPr>
          <w:divId w:val="2116439976"/>
          <w:cantSplit/>
        </w:trPr>
        <w:tc>
          <w:tcPr>
            <w:tcW w:w="7080" w:type="dxa"/>
            <w:gridSpan w:val="3"/>
          </w:tcPr>
          <w:p w14:paraId="5DC6A7A1"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GUID=e841f5dd-8742-4c47-9d52-40bef86f4b45 </w:instrText>
            </w:r>
            <w:r w:rsidRPr="006F2CA2">
              <w:rPr>
                <w:rFonts w:ascii="Times New Roman" w:hAnsi="Times New Roman" w:cs="Times New Roman"/>
                <w:sz w:val="22"/>
                <w:szCs w:val="20"/>
                <w:lang w:val="en-GB" w:eastAsia="en-US"/>
              </w:rPr>
              <w:fldChar w:fldCharType="end"/>
            </w:r>
            <w:proofErr w:type="gramStart"/>
            <w:r w:rsidRPr="006F2CA2">
              <w:rPr>
                <w:rFonts w:ascii="Times New Roman" w:hAnsi="Times New Roman" w:cs="Times New Roman"/>
                <w:sz w:val="22"/>
                <w:szCs w:val="20"/>
                <w:lang w:val="en-GB" w:eastAsia="en-US"/>
              </w:rPr>
              <w:t>I,   </w:t>
            </w:r>
            <w:proofErr w:type="gramEnd"/>
            <w:r w:rsidRPr="006F2CA2">
              <w:rPr>
                <w:rFonts w:ascii="Times New Roman" w:hAnsi="Times New Roman" w:cs="Times New Roman"/>
                <w:sz w:val="22"/>
                <w:szCs w:val="20"/>
                <w:lang w:val="en-GB" w:eastAsia="en-US"/>
              </w:rPr>
              <w:t>                                           , of                                               , the abovenamed judgment creditor (or, state the name, the residence and the occupation or description of the deponent), do make oath (or affirm) and say as follows:</w:t>
            </w:r>
          </w:p>
          <w:p w14:paraId="2919B5D0" w14:textId="77777777" w:rsidR="006F2CA2" w:rsidRPr="006F2CA2" w:rsidRDefault="006F2CA2" w:rsidP="006F2CA2">
            <w:pPr>
              <w:spacing w:before="120" w:after="0" w:line="240" w:lineRule="auto"/>
              <w:ind w:left="580"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GUID=b29ff9b6-bc6e-497b-a9ec-07aaea9dd529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  By a judgment (or order) of the Court given in this action, and dated the          day of                              20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xml:space="preserve"> it was adjudged (or ordered) that the abovenamed judgment debtor should pay me (or the abovenamed judgment creditor) the sum of $              , and costs $             .</w:t>
            </w:r>
          </w:p>
          <w:p w14:paraId="5A60BCBC" w14:textId="77777777" w:rsidR="006F2CA2" w:rsidRPr="006F2CA2" w:rsidRDefault="006F2CA2" w:rsidP="006F2CA2">
            <w:pPr>
              <w:spacing w:before="120" w:after="0" w:line="240" w:lineRule="auto"/>
              <w:ind w:left="580"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GUID=51d172d9-38f7-418f-85df-7db9c60f92cf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  The judgment (or order) still remains unsatisfied to the extent of $              and interest amounting to $           </w:t>
            </w:r>
            <w:proofErr w:type="gramStart"/>
            <w:r w:rsidRPr="006F2CA2">
              <w:rPr>
                <w:rFonts w:ascii="Times New Roman" w:hAnsi="Times New Roman" w:cs="Times New Roman"/>
                <w:sz w:val="22"/>
                <w:szCs w:val="20"/>
                <w:lang w:val="en-GB" w:eastAsia="en-US"/>
              </w:rPr>
              <w:t>  .</w:t>
            </w:r>
            <w:proofErr w:type="gramEnd"/>
          </w:p>
          <w:p w14:paraId="4C355FC6" w14:textId="77777777" w:rsidR="006F2CA2" w:rsidRPr="006F2CA2" w:rsidRDefault="006F2CA2" w:rsidP="006F2CA2">
            <w:pPr>
              <w:spacing w:before="120" w:after="0" w:line="240" w:lineRule="auto"/>
              <w:ind w:left="580"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GUID=995dd457-8b44-4d83-8620-d05e23c14ade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3.  To the best of my information or belief (state the name, address and description of the garnishee) is indebted to the judgment debtor in the sum </w:t>
            </w:r>
            <w:proofErr w:type="gramStart"/>
            <w:r w:rsidRPr="006F2CA2">
              <w:rPr>
                <w:rFonts w:ascii="Times New Roman" w:hAnsi="Times New Roman" w:cs="Times New Roman"/>
                <w:sz w:val="22"/>
                <w:szCs w:val="20"/>
                <w:lang w:val="en-GB" w:eastAsia="en-US"/>
              </w:rPr>
              <w:t>of  $</w:t>
            </w:r>
            <w:proofErr w:type="gramEnd"/>
            <w:r w:rsidRPr="006F2CA2">
              <w:rPr>
                <w:rFonts w:ascii="Times New Roman" w:hAnsi="Times New Roman" w:cs="Times New Roman"/>
                <w:sz w:val="22"/>
                <w:szCs w:val="20"/>
                <w:lang w:val="en-GB" w:eastAsia="en-US"/>
              </w:rPr>
              <w:t>               or thereabouts, and is within the jurisdiction of this Court. The grounds of my information and belief are (state the sources of the deponent’s information or grounds of belief).</w:t>
            </w:r>
          </w:p>
          <w:p w14:paraId="36A802DA" w14:textId="77777777" w:rsidR="006F2CA2" w:rsidRPr="006F2CA2" w:rsidRDefault="006F2CA2" w:rsidP="006F2CA2">
            <w:pPr>
              <w:spacing w:before="120" w:after="0" w:line="240" w:lineRule="auto"/>
              <w:ind w:left="580"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GUID=8ce0e7e7-115f-4233-91f1-b62e9cbdeefc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4.  I am duly authorised by the abovenamed judgment creditor to make this affidavit on his behalf.</w:t>
            </w:r>
          </w:p>
          <w:p w14:paraId="66822974"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GUID=292e848e-519d-4897-93fa-544b9d445fee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Sworn (or affirmed) as in Form 132.</w:t>
            </w:r>
          </w:p>
        </w:tc>
      </w:tr>
    </w:tbl>
    <w:p w14:paraId="20218F6E"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7080" w:type="dxa"/>
        <w:tblInd w:w="851" w:type="dxa"/>
        <w:tblLook w:val="04A0" w:firstRow="1" w:lastRow="0" w:firstColumn="1" w:lastColumn="0" w:noHBand="0" w:noVBand="1"/>
      </w:tblPr>
      <w:tblGrid>
        <w:gridCol w:w="1040"/>
        <w:gridCol w:w="300"/>
        <w:gridCol w:w="4380"/>
        <w:gridCol w:w="220"/>
        <w:gridCol w:w="1120"/>
        <w:gridCol w:w="20"/>
      </w:tblGrid>
      <w:tr w:rsidR="006F2CA2" w:rsidRPr="006F2CA2" w14:paraId="00B419C7" w14:textId="77777777" w:rsidTr="00B86892">
        <w:trPr>
          <w:gridAfter w:val="1"/>
          <w:divId w:val="2116439976"/>
          <w:wAfter w:w="20" w:type="dxa"/>
          <w:cantSplit/>
        </w:trPr>
        <w:tc>
          <w:tcPr>
            <w:tcW w:w="7060" w:type="dxa"/>
            <w:gridSpan w:val="5"/>
          </w:tcPr>
          <w:p w14:paraId="42884461" w14:textId="77777777" w:rsidR="006F2CA2" w:rsidRPr="006F2CA2" w:rsidRDefault="006F2CA2" w:rsidP="00B8689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GUID=49e4745e-f8c5-4c5d-877d-0223e2097865 </w:instrText>
            </w:r>
            <w:r w:rsidRPr="006F2CA2">
              <w:rPr>
                <w:rFonts w:ascii="Times New Roman" w:hAnsi="Times New Roman" w:cs="Times New Roman"/>
                <w:sz w:val="22"/>
                <w:szCs w:val="20"/>
                <w:lang w:val="en-GB" w:eastAsia="en-US"/>
              </w:rPr>
              <w:fldChar w:fldCharType="end"/>
            </w:r>
            <w:r w:rsidR="00B8689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156</w:t>
            </w:r>
          </w:p>
        </w:tc>
      </w:tr>
      <w:tr w:rsidR="006F2CA2" w:rsidRPr="006F2CA2" w14:paraId="563B5961" w14:textId="77777777" w:rsidTr="00B86892">
        <w:trPr>
          <w:gridAfter w:val="1"/>
          <w:divId w:val="2116439976"/>
          <w:wAfter w:w="20" w:type="dxa"/>
          <w:cantSplit/>
        </w:trPr>
        <w:tc>
          <w:tcPr>
            <w:tcW w:w="1340" w:type="dxa"/>
            <w:gridSpan w:val="2"/>
          </w:tcPr>
          <w:p w14:paraId="184DA749" w14:textId="77777777" w:rsidR="006F2CA2" w:rsidRPr="006F2CA2" w:rsidRDefault="006F2CA2" w:rsidP="00B86892">
            <w:pPr>
              <w:spacing w:before="60" w:after="60" w:line="240" w:lineRule="auto"/>
              <w:jc w:val="center"/>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GUID=9e49fbf1-370f-43f0-a31a-f0bcff21566c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R.745</w:t>
            </w:r>
          </w:p>
        </w:tc>
        <w:tc>
          <w:tcPr>
            <w:tcW w:w="4380" w:type="dxa"/>
          </w:tcPr>
          <w:p w14:paraId="761753A4" w14:textId="77777777" w:rsidR="006F2CA2" w:rsidRPr="006F2CA2" w:rsidRDefault="006F2CA2" w:rsidP="00B86892">
            <w:pPr>
              <w:spacing w:before="60" w:after="60" w:line="240" w:lineRule="auto"/>
              <w:jc w:val="center"/>
              <w:rPr>
                <w:rFonts w:ascii="Times New Roman" w:hAnsi="Times New Roman" w:cs="Times New Roman"/>
                <w:sz w:val="22"/>
                <w:szCs w:val="20"/>
                <w:lang w:val="en-GB" w:eastAsia="en-US"/>
              </w:rPr>
            </w:pPr>
          </w:p>
          <w:p w14:paraId="77F0A1CA" w14:textId="77777777" w:rsidR="006F2CA2" w:rsidRPr="006F2CA2" w:rsidRDefault="006F2CA2" w:rsidP="00B8689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GUID=9d40f663-36fe-4467-913d-3659e0ef60c9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GARNISHEE ORDERS</w:t>
            </w:r>
          </w:p>
        </w:tc>
        <w:tc>
          <w:tcPr>
            <w:tcW w:w="1340" w:type="dxa"/>
            <w:gridSpan w:val="2"/>
          </w:tcPr>
          <w:p w14:paraId="657BB77E" w14:textId="77777777" w:rsidR="006F2CA2" w:rsidRPr="006F2CA2" w:rsidRDefault="006F2CA2" w:rsidP="00B8689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GUID=098d84c3-1473-4da4-a300-15af8d3952fe </w:instrText>
            </w:r>
            <w:r w:rsidRPr="006F2CA2">
              <w:rPr>
                <w:rFonts w:ascii="Times New Roman" w:hAnsi="Times New Roman" w:cs="Times New Roman"/>
                <w:sz w:val="22"/>
                <w:szCs w:val="20"/>
                <w:lang w:val="en-GB" w:eastAsia="en-US"/>
              </w:rPr>
              <w:fldChar w:fldCharType="end"/>
            </w:r>
          </w:p>
        </w:tc>
      </w:tr>
      <w:tr w:rsidR="006F2CA2" w:rsidRPr="006F2CA2" w14:paraId="374B6B17" w14:textId="77777777" w:rsidTr="00B86892">
        <w:trPr>
          <w:gridAfter w:val="1"/>
          <w:divId w:val="2116439976"/>
          <w:wAfter w:w="20" w:type="dxa"/>
          <w:cantSplit/>
        </w:trPr>
        <w:tc>
          <w:tcPr>
            <w:tcW w:w="7060" w:type="dxa"/>
            <w:gridSpan w:val="5"/>
          </w:tcPr>
          <w:p w14:paraId="3DE0BAB3" w14:textId="77777777" w:rsidR="006F2CA2" w:rsidRPr="006F2CA2" w:rsidRDefault="006F2CA2" w:rsidP="00B8689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GUID=cdc15fd0-ef48-4388-ae4e-c204799bb2b2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Form 154)</w:t>
            </w:r>
          </w:p>
          <w:p w14:paraId="71674469" w14:textId="77777777" w:rsidR="006F2CA2" w:rsidRPr="006F2CA2" w:rsidRDefault="006F2CA2" w:rsidP="00B8689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GUID=0536a445-f94b-41bd-8a3e-3e11b8e263bd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r>
            <w:r w:rsidRPr="006F2CA2">
              <w:rPr>
                <w:rFonts w:ascii="Times New Roman" w:hAnsi="Times New Roman" w:cs="Times New Roman"/>
                <w:i/>
                <w:sz w:val="22"/>
                <w:szCs w:val="20"/>
                <w:lang w:val="en-GB" w:eastAsia="en-US"/>
              </w:rPr>
              <w:t>Final garnishee order</w:t>
            </w:r>
            <w:r w:rsidRPr="006F2CA2">
              <w:rPr>
                <w:rFonts w:ascii="Times New Roman" w:hAnsi="Times New Roman" w:cs="Times New Roman"/>
                <w:i/>
                <w:sz w:val="22"/>
                <w:szCs w:val="20"/>
                <w:vertAlign w:val="superscript"/>
                <w:lang w:val="en-GB" w:eastAsia="en-US"/>
              </w:rPr>
              <w:t>14</w:t>
            </w:r>
            <w:r w:rsidRPr="006F2CA2">
              <w:rPr>
                <w:rFonts w:ascii="Times New Roman" w:hAnsi="Times New Roman" w:cs="Times New Roman"/>
                <w:i/>
                <w:sz w:val="22"/>
                <w:szCs w:val="20"/>
                <w:lang w:val="en-GB" w:eastAsia="en-US"/>
              </w:rPr>
              <w:t xml:space="preserve"> where garnishee owes more than judgment debt.</w:t>
            </w:r>
          </w:p>
          <w:p w14:paraId="21B852C1" w14:textId="77777777" w:rsidR="006F2CA2" w:rsidRPr="006F2CA2" w:rsidRDefault="006F2CA2" w:rsidP="00B8689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GUID=5f113922-cc01-43b5-bf38-b05fbe96dba8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Upon reading the affidavit of                                      filed the          day of                              20       , and the order to show cause made herein dated the         day of                            20       , and upon hearing the solicitors for the judgment creditor and the garnishee, whereby it was ordered that all debts due or accruing due from the abovenamed garnishee to the abovenamed judgment debtor should be attached to answer a judgment recovered against the said judgment debtor by the abovenamed judgment creditor in the Family Division of the High Court/Family Court on the        day of                          20        for the sum (or to answer an order made in the Family Division of the High Court/Family Court dated the        day of                      20      ordering payment by the said judgment debtor to the abovenamed judgment creditor of the sum) of $          ($          debt and $           costs) (together with the costs of the garnishee proceedings) on which judgment (or order) the sum of $              remained due and unpaid.</w:t>
            </w:r>
          </w:p>
        </w:tc>
      </w:tr>
      <w:tr w:rsidR="006F2CA2" w:rsidRPr="006F2CA2" w14:paraId="4752175B" w14:textId="77777777" w:rsidTr="00B86892">
        <w:trPr>
          <w:gridAfter w:val="1"/>
          <w:divId w:val="2116439976"/>
          <w:wAfter w:w="20" w:type="dxa"/>
          <w:cantSplit/>
        </w:trPr>
        <w:tc>
          <w:tcPr>
            <w:tcW w:w="7060" w:type="dxa"/>
            <w:gridSpan w:val="5"/>
          </w:tcPr>
          <w:p w14:paraId="635814F0" w14:textId="77777777" w:rsidR="006F2CA2" w:rsidRPr="006F2CA2" w:rsidRDefault="006F2CA2" w:rsidP="00B8689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GUID=efdfb821-cf52-4add-b223-1c22be8de034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It is ordered that the said garnishee do forthwith pay to the judgment creditor (or into Court if the judgment creditor is resident outside the scheduled territories as defined in the Exchange Control Act (Cap. 99), or would receive payment of the said sum on behalf of a person so resident, unless the permission of the Monetary Authority of Singapore under that Act has been given unconditionally or upon conditions which have been complied with) $            being so much of the debt due from the garnishee to the judgment debtor as is sufficient to satisfy the said judgment debt and costs, together with $             the costs of the garnishee proceedings, and that the garnishee be at liberty to retain $            for his costs of this application out of the balance of the debt due from him to the judgment debtor.</w:t>
            </w:r>
          </w:p>
          <w:p w14:paraId="4528353F" w14:textId="77777777" w:rsidR="006F2CA2" w:rsidRPr="006F2CA2" w:rsidRDefault="006F2CA2" w:rsidP="00B8689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GUID=c307aced-64df-4c4e-b7d2-debf6fae18a8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328F879B" w14:textId="77777777" w:rsidR="006F2CA2" w:rsidRPr="006F2CA2" w:rsidRDefault="006F2CA2" w:rsidP="00B8689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GUID=1214f43d-1039-4d22-a6e0-f454a89c51e0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tc>
      </w:tr>
      <w:tr w:rsidR="006F2CA2" w:rsidRPr="006F2CA2" w14:paraId="5276EE5B" w14:textId="77777777" w:rsidTr="00B86892">
        <w:trPr>
          <w:gridAfter w:val="1"/>
          <w:divId w:val="2116439976"/>
          <w:wAfter w:w="20" w:type="dxa"/>
          <w:cantSplit/>
        </w:trPr>
        <w:tc>
          <w:tcPr>
            <w:tcW w:w="7060" w:type="dxa"/>
            <w:gridSpan w:val="5"/>
          </w:tcPr>
          <w:p w14:paraId="3356D3ED" w14:textId="77777777" w:rsidR="006F2CA2" w:rsidRPr="006F2CA2" w:rsidRDefault="006F2CA2" w:rsidP="00B86892">
            <w:pPr>
              <w:spacing w:before="120" w:after="0" w:line="240" w:lineRule="auto"/>
              <w:ind w:firstLine="360"/>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GUID=38bd671a-14bb-4236-b501-8dee804058bf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r>
            <w:r w:rsidRPr="006F2CA2">
              <w:rPr>
                <w:rFonts w:ascii="Times New Roman" w:hAnsi="Times New Roman" w:cs="Times New Roman"/>
                <w:i/>
                <w:sz w:val="22"/>
                <w:szCs w:val="20"/>
                <w:lang w:val="en-GB" w:eastAsia="en-US"/>
              </w:rPr>
              <w:t>Final garnishee order</w:t>
            </w:r>
            <w:r w:rsidRPr="006F2CA2">
              <w:rPr>
                <w:rFonts w:ascii="Times New Roman" w:hAnsi="Times New Roman" w:cs="Times New Roman"/>
                <w:i/>
                <w:sz w:val="22"/>
                <w:szCs w:val="20"/>
                <w:vertAlign w:val="superscript"/>
                <w:lang w:val="en-GB" w:eastAsia="en-US"/>
              </w:rPr>
              <w:t>14</w:t>
            </w:r>
            <w:r w:rsidRPr="006F2CA2">
              <w:rPr>
                <w:rFonts w:ascii="Times New Roman" w:hAnsi="Times New Roman" w:cs="Times New Roman"/>
                <w:i/>
                <w:sz w:val="22"/>
                <w:szCs w:val="20"/>
                <w:lang w:val="en-GB" w:eastAsia="en-US"/>
              </w:rPr>
              <w:t xml:space="preserve"> where garnishee owes less than judgment debt.</w:t>
            </w:r>
          </w:p>
          <w:p w14:paraId="250D0B15" w14:textId="77777777" w:rsidR="006F2CA2" w:rsidRPr="006F2CA2" w:rsidRDefault="006F2CA2" w:rsidP="00B86892">
            <w:pPr>
              <w:spacing w:before="120" w:after="0" w:line="240" w:lineRule="auto"/>
              <w:ind w:firstLine="360"/>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GUID=9eb7a004-35ea-4e98-847f-143eb9793550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Upon reading (as above)</w:t>
            </w:r>
          </w:p>
          <w:p w14:paraId="006EF242" w14:textId="77777777" w:rsidR="006F2CA2" w:rsidRPr="006F2CA2" w:rsidRDefault="006F2CA2" w:rsidP="00B8689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GUID=3c0d0d1a-66eb-43ee-8c27-4ca71683ca61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It is ordered that the said garnishee (after deducting therefrom $           for his costs of this application) do forthwith pay to the said judgment creditor (or into Court if the judgment creditor is resident outside the scheduled territories as defined in the Exchange Control Act, or would receive payment of the said sum on behalf of a person so resident, unless the permission of the Monetary Authority of Singapore under that Act has been given unconditionally or upon conditions which have been complied with) $            the debt due from the garnishee to the judgment debtor. And that the sum of $            the costs of the judgment creditor of this application be added to the judgment debt and be retained out of the money recovered by the judgment creditor under this order and in priority to the amount of the judgment debt.</w:t>
            </w:r>
          </w:p>
          <w:p w14:paraId="3B508859" w14:textId="77777777" w:rsidR="006F2CA2" w:rsidRPr="006F2CA2" w:rsidRDefault="006F2CA2" w:rsidP="00B86892">
            <w:pPr>
              <w:spacing w:before="120" w:after="0" w:line="240" w:lineRule="auto"/>
              <w:ind w:firstLine="360"/>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GUID=dadef982-4b16-4f7b-bf78-618693d6134e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1B8B84EB" w14:textId="77777777" w:rsidR="006F2CA2" w:rsidRPr="006F2CA2" w:rsidRDefault="006F2CA2" w:rsidP="00B8689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GUID=12973369-090c-4184-a25a-7456fc1c3f70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tc>
      </w:tr>
      <w:tr w:rsidR="006F2CA2" w:rsidRPr="006F2CA2" w14:paraId="5428F7CF" w14:textId="77777777" w:rsidTr="00B86892">
        <w:trPr>
          <w:divId w:val="2116439976"/>
          <w:cantSplit/>
        </w:trPr>
        <w:tc>
          <w:tcPr>
            <w:tcW w:w="7080" w:type="dxa"/>
            <w:gridSpan w:val="6"/>
          </w:tcPr>
          <w:p w14:paraId="37A301BC" w14:textId="77777777" w:rsidR="006F2CA2" w:rsidRPr="006F2CA2" w:rsidRDefault="006F2CA2" w:rsidP="00B86892">
            <w:pPr>
              <w:spacing w:before="60" w:after="60" w:line="240" w:lineRule="auto"/>
              <w:jc w:val="center"/>
              <w:rPr>
                <w:rFonts w:ascii="Times New Roman" w:hAnsi="Times New Roman" w:cs="Times New Roman"/>
                <w:sz w:val="22"/>
                <w:szCs w:val="20"/>
                <w:lang w:val="en-GB" w:eastAsia="en-US"/>
              </w:rPr>
            </w:pPr>
          </w:p>
          <w:p w14:paraId="038659A0" w14:textId="77777777" w:rsidR="006F2CA2" w:rsidRPr="006F2CA2" w:rsidRDefault="006F2CA2" w:rsidP="00B8689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GUID=0afb4c91-d7c2-45d0-952f-4257ed49b765 </w:instrText>
            </w:r>
            <w:r w:rsidRPr="006F2CA2">
              <w:rPr>
                <w:rFonts w:ascii="Times New Roman" w:hAnsi="Times New Roman" w:cs="Times New Roman"/>
                <w:sz w:val="22"/>
                <w:szCs w:val="20"/>
                <w:lang w:val="en-GB" w:eastAsia="en-US"/>
              </w:rPr>
              <w:fldChar w:fldCharType="end"/>
            </w:r>
            <w:r w:rsidR="00B8689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157</w:t>
            </w:r>
          </w:p>
        </w:tc>
      </w:tr>
      <w:tr w:rsidR="006F2CA2" w:rsidRPr="006F2CA2" w14:paraId="0A62D30D" w14:textId="77777777" w:rsidTr="00B86892">
        <w:trPr>
          <w:divId w:val="2116439976"/>
          <w:cantSplit/>
        </w:trPr>
        <w:tc>
          <w:tcPr>
            <w:tcW w:w="1040" w:type="dxa"/>
          </w:tcPr>
          <w:p w14:paraId="42B7B23E" w14:textId="77777777" w:rsidR="006F2CA2" w:rsidRPr="006F2CA2" w:rsidRDefault="006F2CA2" w:rsidP="00B86892">
            <w:pPr>
              <w:spacing w:before="60" w:after="60" w:line="240" w:lineRule="auto"/>
              <w:jc w:val="center"/>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GUID=0d21643e-3435-4527-a029-9f824caa8182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R.746</w:t>
            </w:r>
          </w:p>
        </w:tc>
        <w:tc>
          <w:tcPr>
            <w:tcW w:w="4900" w:type="dxa"/>
            <w:gridSpan w:val="3"/>
          </w:tcPr>
          <w:p w14:paraId="1C3DB989" w14:textId="77777777" w:rsidR="006F2CA2" w:rsidRPr="006F2CA2" w:rsidRDefault="006F2CA2" w:rsidP="00B86892">
            <w:pPr>
              <w:spacing w:before="60" w:after="60" w:line="240" w:lineRule="auto"/>
              <w:jc w:val="center"/>
              <w:rPr>
                <w:rFonts w:ascii="Times New Roman" w:hAnsi="Times New Roman" w:cs="Times New Roman"/>
                <w:sz w:val="22"/>
                <w:szCs w:val="20"/>
                <w:lang w:val="en-GB" w:eastAsia="en-US"/>
              </w:rPr>
            </w:pPr>
          </w:p>
          <w:p w14:paraId="07037B6A" w14:textId="77777777" w:rsidR="006F2CA2" w:rsidRPr="006F2CA2" w:rsidRDefault="006F2CA2" w:rsidP="00B8689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GUID=86efe173-b779-4fb8-98a4-d24b4d76929c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ORDER FOR ISSUE BETWEEN </w:t>
            </w:r>
            <w:r w:rsidRPr="006F2CA2">
              <w:rPr>
                <w:rFonts w:ascii="Times New Roman" w:hAnsi="Times New Roman" w:cs="Times New Roman"/>
                <w:sz w:val="22"/>
                <w:szCs w:val="20"/>
                <w:lang w:val="en-GB" w:eastAsia="en-US"/>
              </w:rPr>
              <w:br/>
              <w:t>JUDGMENT CREDITOR AND GARNISHEE</w:t>
            </w:r>
          </w:p>
        </w:tc>
        <w:tc>
          <w:tcPr>
            <w:tcW w:w="1140" w:type="dxa"/>
            <w:gridSpan w:val="2"/>
          </w:tcPr>
          <w:p w14:paraId="2BA23F4A" w14:textId="77777777" w:rsidR="006F2CA2" w:rsidRPr="006F2CA2" w:rsidRDefault="006F2CA2" w:rsidP="00B8689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GUID=3389d4a3-af7d-4126-acfd-784ffab49774 </w:instrText>
            </w:r>
            <w:r w:rsidRPr="006F2CA2">
              <w:rPr>
                <w:rFonts w:ascii="Times New Roman" w:hAnsi="Times New Roman" w:cs="Times New Roman"/>
                <w:sz w:val="22"/>
                <w:szCs w:val="20"/>
                <w:lang w:val="en-GB" w:eastAsia="en-US"/>
              </w:rPr>
              <w:fldChar w:fldCharType="end"/>
            </w:r>
          </w:p>
        </w:tc>
      </w:tr>
      <w:tr w:rsidR="006F2CA2" w:rsidRPr="006F2CA2" w14:paraId="12E243ED" w14:textId="77777777" w:rsidTr="00B86892">
        <w:trPr>
          <w:divId w:val="2116439976"/>
          <w:cantSplit/>
        </w:trPr>
        <w:tc>
          <w:tcPr>
            <w:tcW w:w="7080" w:type="dxa"/>
            <w:gridSpan w:val="6"/>
          </w:tcPr>
          <w:p w14:paraId="0C47530C" w14:textId="77777777" w:rsidR="006F2CA2" w:rsidRPr="006F2CA2" w:rsidRDefault="006F2CA2" w:rsidP="00B8689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GUID=99bba2a4-e6b7-4d26-a089-98e5e63342ca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Form 154)</w:t>
            </w:r>
          </w:p>
          <w:p w14:paraId="2749A51D" w14:textId="77777777" w:rsidR="006F2CA2" w:rsidRPr="006F2CA2" w:rsidRDefault="006F2CA2" w:rsidP="00B8689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GUID=91728677-e008-4ee5-90fa-9614ae47d4bf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Upon reading the affidavit of                                 filed the         day of                               20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xml:space="preserve"> and the provisional order</w:t>
            </w:r>
            <w:r w:rsidRPr="006F2CA2">
              <w:rPr>
                <w:rFonts w:ascii="Times New Roman" w:hAnsi="Times New Roman" w:cs="Times New Roman"/>
                <w:sz w:val="22"/>
                <w:szCs w:val="20"/>
                <w:vertAlign w:val="superscript"/>
                <w:lang w:val="en-GB" w:eastAsia="en-US"/>
              </w:rPr>
              <w:t>15</w:t>
            </w:r>
            <w:r w:rsidRPr="006F2CA2">
              <w:rPr>
                <w:rFonts w:ascii="Times New Roman" w:hAnsi="Times New Roman" w:cs="Times New Roman"/>
                <w:sz w:val="22"/>
                <w:szCs w:val="20"/>
                <w:lang w:val="en-GB" w:eastAsia="en-US"/>
              </w:rPr>
              <w:t xml:space="preserve"> herein, dated the         day of                           20       , and upon hearing counsel for the judgment creditor, the garnishee and the judgment debtor.</w:t>
            </w:r>
          </w:p>
          <w:p w14:paraId="4F501463" w14:textId="77777777" w:rsidR="006F2CA2" w:rsidRPr="006F2CA2" w:rsidRDefault="006F2CA2" w:rsidP="00B8689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GUID=56947dee-b4ea-424f-855b-0a537f7ae29f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It is ordered that the judgment creditor and the garnishee proceed to the trial of an issue wherein the said judgment creditor shall be plaintiff and the said garnishee shall be defendant, and that the question to be tried shall be whether there was any debt due or accruing due in any and what amount from the garnishee to the judgment debtor at the time the said provisional order</w:t>
            </w:r>
            <w:r w:rsidRPr="006F2CA2">
              <w:rPr>
                <w:rFonts w:ascii="Times New Roman" w:hAnsi="Times New Roman" w:cs="Times New Roman"/>
                <w:sz w:val="22"/>
                <w:szCs w:val="20"/>
                <w:vertAlign w:val="superscript"/>
                <w:lang w:val="en-GB" w:eastAsia="en-US"/>
              </w:rPr>
              <w:t>15</w:t>
            </w:r>
            <w:r w:rsidRPr="006F2CA2">
              <w:rPr>
                <w:rFonts w:ascii="Times New Roman" w:hAnsi="Times New Roman" w:cs="Times New Roman"/>
                <w:sz w:val="22"/>
                <w:szCs w:val="20"/>
                <w:lang w:val="en-GB" w:eastAsia="en-US"/>
              </w:rPr>
              <w:t xml:space="preserve"> was served. And it is further ordered that the question of costs and all further questions be reserved to the Judge (or Registrar) trying the same issue.</w:t>
            </w:r>
          </w:p>
          <w:p w14:paraId="4E2B0569" w14:textId="77777777" w:rsidR="006F2CA2" w:rsidRPr="006F2CA2" w:rsidRDefault="006F2CA2" w:rsidP="00B8689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GUID=d51571a6-e4ce-4075-bfb5-a3ae261ffcbb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637B791D" w14:textId="77777777" w:rsidR="006F2CA2" w:rsidRPr="006F2CA2" w:rsidRDefault="006F2CA2" w:rsidP="00B8689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GUID=7025c283-5244-43ce-878e-4e4f2453cc59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tc>
      </w:tr>
    </w:tbl>
    <w:p w14:paraId="0D548E47"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7060" w:type="dxa"/>
        <w:tblInd w:w="1040" w:type="dxa"/>
        <w:tblLook w:val="04A0" w:firstRow="1" w:lastRow="0" w:firstColumn="1" w:lastColumn="0" w:noHBand="0" w:noVBand="1"/>
      </w:tblPr>
      <w:tblGrid>
        <w:gridCol w:w="1040"/>
        <w:gridCol w:w="2860"/>
        <w:gridCol w:w="3160"/>
      </w:tblGrid>
      <w:tr w:rsidR="006F2CA2" w:rsidRPr="006F2CA2" w14:paraId="400E5DBB" w14:textId="77777777" w:rsidTr="00B86892">
        <w:trPr>
          <w:divId w:val="2116439976"/>
          <w:cantSplit/>
        </w:trPr>
        <w:tc>
          <w:tcPr>
            <w:tcW w:w="7060" w:type="dxa"/>
            <w:gridSpan w:val="3"/>
          </w:tcPr>
          <w:p w14:paraId="7FE2EF97"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GUID=ee947129-c050-44a4-8faa-44896b07fac4 </w:instrText>
            </w:r>
            <w:r w:rsidRPr="006F2CA2">
              <w:rPr>
                <w:rFonts w:ascii="Times New Roman" w:hAnsi="Times New Roman" w:cs="Times New Roman"/>
                <w:sz w:val="22"/>
                <w:szCs w:val="20"/>
                <w:lang w:val="en-GB" w:eastAsia="en-US"/>
              </w:rPr>
              <w:fldChar w:fldCharType="end"/>
            </w:r>
            <w:r w:rsidR="00B8689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158</w:t>
            </w:r>
          </w:p>
        </w:tc>
      </w:tr>
      <w:tr w:rsidR="006F2CA2" w:rsidRPr="006F2CA2" w14:paraId="7A44CB30" w14:textId="77777777" w:rsidTr="00B86892">
        <w:trPr>
          <w:divId w:val="2116439976"/>
          <w:cantSplit/>
        </w:trPr>
        <w:tc>
          <w:tcPr>
            <w:tcW w:w="1040" w:type="dxa"/>
          </w:tcPr>
          <w:p w14:paraId="022E9BBD"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GUID=36ddc953-ce07-412c-9090-b2b30436626b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R.752</w:t>
            </w:r>
          </w:p>
        </w:tc>
        <w:tc>
          <w:tcPr>
            <w:tcW w:w="2860" w:type="dxa"/>
          </w:tcPr>
          <w:p w14:paraId="51195C1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GUID=6b694e40-4620-4cc1-8f47-fd9dd4b1e6e0 </w:instrText>
            </w:r>
            <w:r w:rsidRPr="006F2CA2">
              <w:rPr>
                <w:rFonts w:ascii="Times New Roman" w:hAnsi="Times New Roman" w:cs="Times New Roman"/>
                <w:sz w:val="22"/>
                <w:szCs w:val="20"/>
                <w:lang w:val="en-GB" w:eastAsia="en-US"/>
              </w:rPr>
              <w:fldChar w:fldCharType="end"/>
            </w:r>
          </w:p>
        </w:tc>
        <w:tc>
          <w:tcPr>
            <w:tcW w:w="3160" w:type="dxa"/>
          </w:tcPr>
          <w:p w14:paraId="54EF455C"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GUID=cf45a26f-848e-42d1-97da-20ef091ce062 </w:instrText>
            </w:r>
            <w:r w:rsidRPr="006F2CA2">
              <w:rPr>
                <w:rFonts w:ascii="Times New Roman" w:hAnsi="Times New Roman" w:cs="Times New Roman"/>
                <w:sz w:val="22"/>
                <w:szCs w:val="20"/>
                <w:lang w:val="en-GB" w:eastAsia="en-US"/>
              </w:rPr>
              <w:fldChar w:fldCharType="end"/>
            </w:r>
          </w:p>
        </w:tc>
      </w:tr>
      <w:tr w:rsidR="006F2CA2" w:rsidRPr="006F2CA2" w14:paraId="32AE58B3" w14:textId="77777777" w:rsidTr="00B86892">
        <w:trPr>
          <w:divId w:val="2116439976"/>
          <w:cantSplit/>
        </w:trPr>
        <w:tc>
          <w:tcPr>
            <w:tcW w:w="7060" w:type="dxa"/>
            <w:gridSpan w:val="3"/>
          </w:tcPr>
          <w:p w14:paraId="3C33D87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AFFIDAVIT AND NOTICE UNDER R.752</w:t>
            </w:r>
          </w:p>
          <w:p w14:paraId="2C031F06"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GUID=30b4300c-05d6-411c-92c0-c930d5ac5f1b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0EC9F6F5"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GUID=e73da6bf-1d6a-431d-97fd-a06e5f843f28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w:t>
            </w:r>
          </w:p>
          <w:p w14:paraId="7513DD4F"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GUID=2d01d7e9-1489-4037-b79d-a07fa5c77e8f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In the matter of (state the settlement or other document under which the deponent’s interest arises giving the date and other particulars sufficient to identify the document)</w:t>
            </w:r>
          </w:p>
          <w:p w14:paraId="161E0468"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GUID=4ef08a5e-8115-48ca-9423-627f4f562eae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w:t>
            </w:r>
          </w:p>
          <w:p w14:paraId="189BC20E"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GUID=fde55343-a9e0-4639-8721-359f302f9693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In the matter of Rule 752 of the Family Justice Rules.</w:t>
            </w:r>
          </w:p>
          <w:p w14:paraId="2A705660"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GUID=fff058ca-d31d-4a3b-8312-0d5fbd52c1f6 </w:instrText>
            </w:r>
            <w:r w:rsidRPr="006F2CA2">
              <w:rPr>
                <w:rFonts w:ascii="Times New Roman" w:hAnsi="Times New Roman" w:cs="Times New Roman"/>
                <w:sz w:val="22"/>
                <w:szCs w:val="20"/>
                <w:lang w:val="en-GB" w:eastAsia="en-US"/>
              </w:rPr>
              <w:fldChar w:fldCharType="end"/>
            </w:r>
            <w:proofErr w:type="gramStart"/>
            <w:r w:rsidRPr="006F2CA2">
              <w:rPr>
                <w:rFonts w:ascii="Times New Roman" w:hAnsi="Times New Roman" w:cs="Times New Roman"/>
                <w:sz w:val="22"/>
                <w:szCs w:val="20"/>
                <w:lang w:val="en-GB" w:eastAsia="en-US"/>
              </w:rPr>
              <w:t>I,   </w:t>
            </w:r>
            <w:proofErr w:type="gramEnd"/>
            <w:r w:rsidRPr="006F2CA2">
              <w:rPr>
                <w:rFonts w:ascii="Times New Roman" w:hAnsi="Times New Roman" w:cs="Times New Roman"/>
                <w:sz w:val="22"/>
                <w:szCs w:val="20"/>
                <w:lang w:val="en-GB" w:eastAsia="en-US"/>
              </w:rPr>
              <w:t>                              (or                          the solicitor of                     ), of                         do make oath (or affirm) and say that according to the best of my knowledge, information and belief I am (or the said                       is) beneficially entitled under the abovementioned settlement (or as may be) to an interest in the securities specified in the notice hereto annexed.</w:t>
            </w:r>
          </w:p>
        </w:tc>
      </w:tr>
      <w:tr w:rsidR="006F2CA2" w:rsidRPr="006F2CA2" w14:paraId="1E5E182C" w14:textId="77777777" w:rsidTr="00B86892">
        <w:trPr>
          <w:divId w:val="2116439976"/>
          <w:cantSplit/>
        </w:trPr>
        <w:tc>
          <w:tcPr>
            <w:tcW w:w="7060" w:type="dxa"/>
            <w:gridSpan w:val="3"/>
          </w:tcPr>
          <w:p w14:paraId="658D8ADD"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GUID=bd22673e-fd2f-49a3-adf8-ac6401efca58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Sworn (or affirmed) as in Form 132.</w:t>
            </w:r>
          </w:p>
          <w:p w14:paraId="02153733"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GUID=ed7d56c3-71fc-494a-8798-3ac7c0dd9d4a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This affidavit is filed on behalf of                              whose address is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xml:space="preserve"> Notice to be annexed to affidavit.</w:t>
            </w:r>
          </w:p>
          <w:p w14:paraId="02F35D1F"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GUID=65ce143f-4a25-4bd7-8ac0-ba409a5203a4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the Accountant-General,</w:t>
            </w:r>
            <w:r w:rsidRPr="006F2CA2">
              <w:rPr>
                <w:rFonts w:ascii="Times New Roman" w:hAnsi="Times New Roman" w:cs="Times New Roman"/>
                <w:sz w:val="22"/>
                <w:szCs w:val="20"/>
                <w:lang w:val="en-GB" w:eastAsia="en-US"/>
              </w:rPr>
              <w:br/>
              <w:t>       Singapore</w:t>
            </w:r>
          </w:p>
          <w:p w14:paraId="4D482D94"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GUID=a3665f93-a98a-41f1-8b8d-76ff5cd8c483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(or as may be).</w:t>
            </w:r>
          </w:p>
          <w:p w14:paraId="650963E5"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GUID=46477dc8-b65d-4e19-96f3-3b1bfdf70714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Take notice that the securities comprised in and subject to the trusts of the settlement (or as may be) referred to in the affidavit to which this notice is annexed consist of the following, namely (specify the stock, shares, etc., stating the names in which it stands).</w:t>
            </w:r>
          </w:p>
          <w:p w14:paraId="344A3849" w14:textId="77777777" w:rsidR="006F2CA2" w:rsidRPr="006F2CA2" w:rsidRDefault="006F2CA2" w:rsidP="006F2CA2">
            <w:pPr>
              <w:spacing w:before="120" w:after="0" w:line="240" w:lineRule="auto"/>
              <w:ind w:firstLine="58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GUID=3ff8718b-8e2e-4b95-b4e1-e396e5281b1e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This notice is intended to stop the transfer of the said securities and not the payment of any dividend thereof or interest thereon (or </w:t>
            </w:r>
            <w:proofErr w:type="gramStart"/>
            <w:r w:rsidRPr="006F2CA2">
              <w:rPr>
                <w:rFonts w:ascii="Times New Roman" w:hAnsi="Times New Roman" w:cs="Times New Roman"/>
                <w:sz w:val="22"/>
                <w:szCs w:val="20"/>
                <w:lang w:val="en-GB" w:eastAsia="en-US"/>
              </w:rPr>
              <w:t>and also</w:t>
            </w:r>
            <w:proofErr w:type="gramEnd"/>
            <w:r w:rsidRPr="006F2CA2">
              <w:rPr>
                <w:rFonts w:ascii="Times New Roman" w:hAnsi="Times New Roman" w:cs="Times New Roman"/>
                <w:sz w:val="22"/>
                <w:szCs w:val="20"/>
                <w:lang w:val="en-GB" w:eastAsia="en-US"/>
              </w:rPr>
              <w:t xml:space="preserve"> the payment of any dividend thereof or interest thereon).</w:t>
            </w:r>
          </w:p>
        </w:tc>
      </w:tr>
      <w:tr w:rsidR="006F2CA2" w:rsidRPr="006F2CA2" w14:paraId="5A252BD2" w14:textId="77777777" w:rsidTr="00B86892">
        <w:trPr>
          <w:divId w:val="2116439976"/>
          <w:cantSplit/>
        </w:trPr>
        <w:tc>
          <w:tcPr>
            <w:tcW w:w="3900" w:type="dxa"/>
            <w:gridSpan w:val="2"/>
          </w:tcPr>
          <w:p w14:paraId="1AD206AF"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GUID=f1488d66-da4b-4e38-a35f-8bfc46550ecb </w:instrText>
            </w:r>
            <w:r w:rsidRPr="006F2CA2">
              <w:rPr>
                <w:rFonts w:ascii="Times New Roman" w:hAnsi="Times New Roman" w:cs="Times New Roman"/>
                <w:sz w:val="22"/>
                <w:szCs w:val="20"/>
                <w:lang w:val="en-GB" w:eastAsia="en-US"/>
              </w:rPr>
              <w:fldChar w:fldCharType="end"/>
            </w:r>
          </w:p>
        </w:tc>
        <w:tc>
          <w:tcPr>
            <w:tcW w:w="3160" w:type="dxa"/>
          </w:tcPr>
          <w:p w14:paraId="065731FB"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GUID=95f8a34d-974c-4e7a-b1e0-294abe8ef4fa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 xml:space="preserve">Deponent. </w:t>
            </w:r>
            <w:r w:rsidRPr="006F2CA2">
              <w:rPr>
                <w:rFonts w:ascii="Times New Roman" w:hAnsi="Times New Roman" w:cs="Times New Roman"/>
                <w:i/>
                <w:sz w:val="22"/>
                <w:szCs w:val="20"/>
                <w:lang w:val="en-GB" w:eastAsia="en-US"/>
              </w:rPr>
              <w:br/>
              <w:t xml:space="preserve">(or solicitor of deponent </w:t>
            </w:r>
            <w:r w:rsidRPr="006F2CA2">
              <w:rPr>
                <w:rFonts w:ascii="Times New Roman" w:hAnsi="Times New Roman" w:cs="Times New Roman"/>
                <w:i/>
                <w:sz w:val="22"/>
                <w:szCs w:val="20"/>
                <w:lang w:val="en-GB" w:eastAsia="en-US"/>
              </w:rPr>
              <w:br/>
              <w:t>if affidavit sworn by him).</w:t>
            </w:r>
          </w:p>
        </w:tc>
      </w:tr>
    </w:tbl>
    <w:p w14:paraId="5F0EF59F"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7060" w:type="dxa"/>
        <w:tblInd w:w="851" w:type="dxa"/>
        <w:tblLook w:val="04A0" w:firstRow="1" w:lastRow="0" w:firstColumn="1" w:lastColumn="0" w:noHBand="0" w:noVBand="1"/>
      </w:tblPr>
      <w:tblGrid>
        <w:gridCol w:w="1280"/>
        <w:gridCol w:w="4440"/>
        <w:gridCol w:w="1340"/>
      </w:tblGrid>
      <w:tr w:rsidR="006F2CA2" w:rsidRPr="006F2CA2" w14:paraId="65B50E39" w14:textId="77777777" w:rsidTr="00B86892">
        <w:trPr>
          <w:divId w:val="2116439976"/>
          <w:cantSplit/>
        </w:trPr>
        <w:tc>
          <w:tcPr>
            <w:tcW w:w="7060" w:type="dxa"/>
            <w:gridSpan w:val="3"/>
          </w:tcPr>
          <w:p w14:paraId="5BF1C8E6"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GUID=2119470a-70d8-40b6-8077-e06e468fcdb8 </w:instrText>
            </w:r>
            <w:r w:rsidRPr="006F2CA2">
              <w:rPr>
                <w:rFonts w:ascii="Times New Roman" w:hAnsi="Times New Roman" w:cs="Times New Roman"/>
                <w:sz w:val="22"/>
                <w:szCs w:val="20"/>
                <w:lang w:val="en-GB" w:eastAsia="en-US"/>
              </w:rPr>
              <w:fldChar w:fldCharType="end"/>
            </w:r>
            <w:r w:rsidR="00B8689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159</w:t>
            </w:r>
          </w:p>
        </w:tc>
      </w:tr>
      <w:tr w:rsidR="006F2CA2" w:rsidRPr="006F2CA2" w14:paraId="03384D9C" w14:textId="77777777" w:rsidTr="00B86892">
        <w:trPr>
          <w:divId w:val="2116439976"/>
          <w:cantSplit/>
        </w:trPr>
        <w:tc>
          <w:tcPr>
            <w:tcW w:w="1280" w:type="dxa"/>
          </w:tcPr>
          <w:p w14:paraId="6DEF8568"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GUID=493df8e8-c38c-4cd5-acaa-2c458615844f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R.756</w:t>
            </w:r>
          </w:p>
        </w:tc>
        <w:tc>
          <w:tcPr>
            <w:tcW w:w="4440" w:type="dxa"/>
          </w:tcPr>
          <w:p w14:paraId="18DDEBC8"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GUID=8b7e1d0a-0630-410b-a6e2-fa0df3781add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ORDER RESTRAINING</w:t>
            </w:r>
            <w:r w:rsidRPr="006F2CA2">
              <w:rPr>
                <w:rFonts w:ascii="Times New Roman" w:hAnsi="Times New Roman" w:cs="Times New Roman"/>
                <w:sz w:val="22"/>
                <w:szCs w:val="20"/>
                <w:lang w:val="en-GB" w:eastAsia="en-US"/>
              </w:rPr>
              <w:br/>
              <w:t>TRANSFER OF STOCK, ETC.</w:t>
            </w:r>
          </w:p>
        </w:tc>
        <w:tc>
          <w:tcPr>
            <w:tcW w:w="1340" w:type="dxa"/>
          </w:tcPr>
          <w:p w14:paraId="14AB1B05"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GUID=564d38f1-10c2-40d6-9b81-0e970b38a44e </w:instrText>
            </w:r>
            <w:r w:rsidRPr="006F2CA2">
              <w:rPr>
                <w:rFonts w:ascii="Times New Roman" w:hAnsi="Times New Roman" w:cs="Times New Roman"/>
                <w:sz w:val="22"/>
                <w:szCs w:val="20"/>
                <w:lang w:val="en-GB" w:eastAsia="en-US"/>
              </w:rPr>
              <w:fldChar w:fldCharType="end"/>
            </w:r>
          </w:p>
        </w:tc>
      </w:tr>
      <w:tr w:rsidR="006F2CA2" w:rsidRPr="006F2CA2" w14:paraId="1602A464" w14:textId="77777777" w:rsidTr="00B86892">
        <w:trPr>
          <w:divId w:val="2116439976"/>
          <w:cantSplit/>
        </w:trPr>
        <w:tc>
          <w:tcPr>
            <w:tcW w:w="7060" w:type="dxa"/>
            <w:gridSpan w:val="3"/>
          </w:tcPr>
          <w:p w14:paraId="22061564"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GUID=9a5d93f1-d8d0-4807-80d2-7ba142599b20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5E6F6E4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GUID=102f5018-031a-4132-9f05-24d01eafa660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w:t>
            </w:r>
          </w:p>
          <w:p w14:paraId="73E584AF"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GUID=b015004d-5ac5-4b9d-87bb-7db9c3761e63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In the matter of the trusts of</w:t>
            </w:r>
          </w:p>
          <w:p w14:paraId="47201BF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GUID=a5265f51-aa25-4d75-8388-dd8c74b662a7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w:t>
            </w:r>
          </w:p>
          <w:p w14:paraId="35DCDBD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GUID=6dda9063-06b1-49f9-a94a-65ab9d724619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In the matter of Rule 756, of the Family Justice Rules.</w:t>
            </w:r>
          </w:p>
          <w:p w14:paraId="74E9D703"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GUID=03a289d4-1ba7-4941-b584-f315c0fcc021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Upon the hearing of the application for an injunction this day made unto this Court by counsel for the applicant.</w:t>
            </w:r>
          </w:p>
          <w:p w14:paraId="49EA721E"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GUID=08de2434-118b-4ad9-812e-82f85281880c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 the applicant by his counsel undertaking to abide by any order the Court may hereafter make should it decide that the respondents (the Accountant-General or as may be) have sustained damage by reason of this Order and are entitled to damages which the applicant ought to pay:</w:t>
            </w:r>
          </w:p>
          <w:p w14:paraId="4228D59F"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GUID=29458d06-d1da-4237-9c16-73980c0812c1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It is ordered that the Accountant-General (or the                            Co. Ltd., or as may be) be restrained until the          day of                            20       or further order from permitting the transfer of (describe stock) standing in the name of (state name of holder of stock) in their books, or any part thereof, and from paying any dividend or interest due or to become due thereon.</w:t>
            </w:r>
          </w:p>
          <w:p w14:paraId="3397FDBE"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GUID=5cc70e2a-8adc-424a-84a0-c8c824db5f1a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68EE38B7"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GUID=8778430f-6f33-4eda-a7ed-d81e803caa3c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tc>
      </w:tr>
    </w:tbl>
    <w:p w14:paraId="7E6956FB"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7060" w:type="dxa"/>
        <w:tblInd w:w="851" w:type="dxa"/>
        <w:tblLook w:val="04A0" w:firstRow="1" w:lastRow="0" w:firstColumn="1" w:lastColumn="0" w:noHBand="0" w:noVBand="1"/>
      </w:tblPr>
      <w:tblGrid>
        <w:gridCol w:w="1280"/>
        <w:gridCol w:w="4580"/>
        <w:gridCol w:w="1200"/>
      </w:tblGrid>
      <w:tr w:rsidR="006F2CA2" w:rsidRPr="006F2CA2" w14:paraId="5CB0BE1F" w14:textId="77777777" w:rsidTr="00B86892">
        <w:trPr>
          <w:divId w:val="2116439976"/>
          <w:cantSplit/>
        </w:trPr>
        <w:tc>
          <w:tcPr>
            <w:tcW w:w="7060" w:type="dxa"/>
            <w:gridSpan w:val="3"/>
          </w:tcPr>
          <w:p w14:paraId="2A3AE667"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30A5C3C7"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GUID=62ecb866-8c2d-47ee-a2da-4d5f2a0d1326 </w:instrText>
            </w:r>
            <w:r w:rsidRPr="006F2CA2">
              <w:rPr>
                <w:rFonts w:ascii="Times New Roman" w:hAnsi="Times New Roman" w:cs="Times New Roman"/>
                <w:sz w:val="22"/>
                <w:szCs w:val="20"/>
                <w:lang w:val="en-GB" w:eastAsia="en-US"/>
              </w:rPr>
              <w:fldChar w:fldCharType="end"/>
            </w:r>
            <w:r w:rsidR="00B8689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160</w:t>
            </w:r>
          </w:p>
          <w:p w14:paraId="62547245"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t>R.758</w:t>
            </w:r>
          </w:p>
        </w:tc>
      </w:tr>
      <w:tr w:rsidR="006F2CA2" w:rsidRPr="006F2CA2" w14:paraId="02E689C9" w14:textId="77777777" w:rsidTr="00B86892">
        <w:trPr>
          <w:divId w:val="2116439976"/>
          <w:cantSplit/>
        </w:trPr>
        <w:tc>
          <w:tcPr>
            <w:tcW w:w="7060" w:type="dxa"/>
            <w:gridSpan w:val="3"/>
          </w:tcPr>
          <w:p w14:paraId="037A8B2D"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ORDER OF COMMITTAL</w:t>
            </w:r>
          </w:p>
          <w:p w14:paraId="0F39DDA5"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GUID=f61b8656-e86a-4b99-9d07-7ae3e2e8fe37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39F8C16F"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GUID=0f8d391b-bc99-42bb-bf54-ddbd48f1c10f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Upon application made to this Court by counsel for the plaintiff and upon reading the affidavit of                 filed on the        day of                               of service on the defendant                                      of a copy of the following:</w:t>
            </w:r>
          </w:p>
          <w:p w14:paraId="17218589"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GUID=060ac240-9e29-4f0a-b727-be0505222ab3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w:t>
            </w:r>
            <w:r w:rsidRPr="006F2CA2">
              <w:rPr>
                <w:rFonts w:ascii="Times New Roman" w:hAnsi="Times New Roman" w:cs="Times New Roman"/>
                <w:sz w:val="22"/>
                <w:szCs w:val="20"/>
                <w:lang w:val="en-GB" w:eastAsia="en-US"/>
              </w:rPr>
              <w:tab/>
              <w:t xml:space="preserve">the ex </w:t>
            </w:r>
            <w:proofErr w:type="spellStart"/>
            <w:r w:rsidRPr="006F2CA2">
              <w:rPr>
                <w:rFonts w:ascii="Times New Roman" w:hAnsi="Times New Roman" w:cs="Times New Roman"/>
                <w:sz w:val="22"/>
                <w:szCs w:val="20"/>
                <w:lang w:val="en-GB" w:eastAsia="en-US"/>
              </w:rPr>
              <w:t>parte</w:t>
            </w:r>
            <w:proofErr w:type="spellEnd"/>
            <w:r w:rsidRPr="006F2CA2">
              <w:rPr>
                <w:rFonts w:ascii="Times New Roman" w:hAnsi="Times New Roman" w:cs="Times New Roman"/>
                <w:sz w:val="22"/>
                <w:szCs w:val="20"/>
                <w:lang w:val="en-GB" w:eastAsia="en-US"/>
              </w:rPr>
              <w:t xml:space="preserve"> originating summons or summons</w:t>
            </w:r>
          </w:p>
          <w:p w14:paraId="7C0C93CF"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GUID=9ba20d93-ddbb-4396-8f86-8f4261ced933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w:t>
            </w:r>
            <w:r w:rsidRPr="006F2CA2">
              <w:rPr>
                <w:rFonts w:ascii="Times New Roman" w:hAnsi="Times New Roman" w:cs="Times New Roman"/>
                <w:sz w:val="22"/>
                <w:szCs w:val="20"/>
                <w:lang w:val="en-GB" w:eastAsia="en-US"/>
              </w:rPr>
              <w:tab/>
              <w:t>the statement and the affidavit in support of the application for leave</w:t>
            </w:r>
          </w:p>
          <w:p w14:paraId="098F7180"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GUID=db57768f-9fad-43f7-9c2f-2e18d6b2c837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(3)</w:t>
            </w:r>
            <w:r w:rsidRPr="006F2CA2">
              <w:rPr>
                <w:rFonts w:ascii="Times New Roman" w:hAnsi="Times New Roman" w:cs="Times New Roman"/>
                <w:sz w:val="22"/>
                <w:szCs w:val="20"/>
                <w:lang w:val="en-GB" w:eastAsia="en-US"/>
              </w:rPr>
              <w:tab/>
              <w:t>the order of Court dated the          day of</w:t>
            </w:r>
          </w:p>
          <w:p w14:paraId="5F01F45E"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GUID=aa149a42-61a0-4f17-bb61-469e1d8f89bf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(4)</w:t>
            </w:r>
            <w:r w:rsidRPr="006F2CA2">
              <w:rPr>
                <w:rFonts w:ascii="Times New Roman" w:hAnsi="Times New Roman" w:cs="Times New Roman"/>
                <w:sz w:val="22"/>
                <w:szCs w:val="20"/>
                <w:lang w:val="en-GB" w:eastAsia="en-US"/>
              </w:rPr>
              <w:tab/>
              <w:t>the summons for an order of committal</w:t>
            </w:r>
          </w:p>
          <w:p w14:paraId="6908B52E"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GUID=f736f5ba-60f6-4e89-a3d1-d139691957af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 it appearing to the satisfaction of the Court that the said defendant has been guilty of contempt of Court in (state the contempt):</w:t>
            </w:r>
          </w:p>
          <w:p w14:paraId="0E1B894B" w14:textId="77777777" w:rsidR="006F2CA2" w:rsidRPr="006F2CA2" w:rsidRDefault="006F2CA2" w:rsidP="006F2CA2">
            <w:pPr>
              <w:spacing w:before="120" w:after="0" w:line="240" w:lineRule="auto"/>
              <w:ind w:left="580"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GUID=23366d70-5369-4074-b2df-74d669f6a37f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It is ordered that for his said contempt, the defendant do stand committed to prison to be there imprisoned for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or until further order) (and/or be fined $          ).</w:t>
            </w:r>
          </w:p>
          <w:p w14:paraId="516EC515" w14:textId="77777777" w:rsidR="006F2CA2" w:rsidRPr="006F2CA2" w:rsidRDefault="006F2CA2" w:rsidP="006F2CA2">
            <w:pPr>
              <w:spacing w:before="120" w:after="0" w:line="240" w:lineRule="auto"/>
              <w:ind w:left="580"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GUID=09282507-697b-4cc3-9486-ca9ba271b9c3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(It is further ordered that this order shall not be executed if the said defendant complies with the following terms, </w:t>
            </w:r>
            <w:proofErr w:type="gramStart"/>
            <w:r w:rsidRPr="006F2CA2">
              <w:rPr>
                <w:rFonts w:ascii="Times New Roman" w:hAnsi="Times New Roman" w:cs="Times New Roman"/>
                <w:sz w:val="22"/>
                <w:szCs w:val="20"/>
                <w:lang w:val="en-GB" w:eastAsia="en-US"/>
              </w:rPr>
              <w:t>namely,   </w:t>
            </w:r>
            <w:proofErr w:type="gramEnd"/>
            <w:r w:rsidRPr="006F2CA2">
              <w:rPr>
                <w:rFonts w:ascii="Times New Roman" w:hAnsi="Times New Roman" w:cs="Times New Roman"/>
                <w:sz w:val="22"/>
                <w:szCs w:val="20"/>
                <w:lang w:val="en-GB" w:eastAsia="en-US"/>
              </w:rPr>
              <w:t>                              ).</w:t>
            </w:r>
          </w:p>
          <w:p w14:paraId="218B915F"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GUID=3eb2ca89-8a61-475a-b30b-d5391780630c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02549BB8"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GUID=e2136cf2-eafd-488f-afa4-25dc581ab184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tc>
      </w:tr>
      <w:tr w:rsidR="006F2CA2" w:rsidRPr="006F2CA2" w14:paraId="7B764143" w14:textId="77777777" w:rsidTr="00B86892">
        <w:trPr>
          <w:divId w:val="2116439976"/>
          <w:cantSplit/>
        </w:trPr>
        <w:tc>
          <w:tcPr>
            <w:tcW w:w="7060" w:type="dxa"/>
            <w:gridSpan w:val="3"/>
          </w:tcPr>
          <w:p w14:paraId="6140906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04EFB819"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GUID=7e671fee-14ef-4f61-bc48-4e97f2761838 </w:instrText>
            </w:r>
            <w:r w:rsidRPr="006F2CA2">
              <w:rPr>
                <w:rFonts w:ascii="Times New Roman" w:hAnsi="Times New Roman" w:cs="Times New Roman"/>
                <w:sz w:val="22"/>
                <w:szCs w:val="20"/>
                <w:lang w:val="en-GB" w:eastAsia="en-US"/>
              </w:rPr>
              <w:fldChar w:fldCharType="end"/>
            </w:r>
            <w:r w:rsidR="00B8689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161</w:t>
            </w:r>
          </w:p>
        </w:tc>
      </w:tr>
      <w:tr w:rsidR="006F2CA2" w:rsidRPr="006F2CA2" w14:paraId="7D54AFB1" w14:textId="77777777" w:rsidTr="00B86892">
        <w:trPr>
          <w:divId w:val="2116439976"/>
          <w:cantSplit/>
        </w:trPr>
        <w:tc>
          <w:tcPr>
            <w:tcW w:w="1280" w:type="dxa"/>
          </w:tcPr>
          <w:p w14:paraId="02B2B1A9"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GUID=5a6de5f8-f3d9-4027-8f95-56a0a879d311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R.766</w:t>
            </w:r>
          </w:p>
        </w:tc>
        <w:tc>
          <w:tcPr>
            <w:tcW w:w="4580" w:type="dxa"/>
          </w:tcPr>
          <w:p w14:paraId="1C565FDC"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38A84EFF"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GUID=8c09a64a-0460-4f6c-85a9-b90731264d0a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WARRANT FOR COMMITTAL</w:t>
            </w:r>
          </w:p>
        </w:tc>
        <w:tc>
          <w:tcPr>
            <w:tcW w:w="1200" w:type="dxa"/>
          </w:tcPr>
          <w:p w14:paraId="2BEB4F79"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GUID=c6c87f97-3c8d-448c-88be-ddf3e18aeb3d </w:instrText>
            </w:r>
            <w:r w:rsidRPr="006F2CA2">
              <w:rPr>
                <w:rFonts w:ascii="Times New Roman" w:hAnsi="Times New Roman" w:cs="Times New Roman"/>
                <w:sz w:val="22"/>
                <w:szCs w:val="20"/>
                <w:lang w:val="en-GB" w:eastAsia="en-US"/>
              </w:rPr>
              <w:fldChar w:fldCharType="end"/>
            </w:r>
          </w:p>
        </w:tc>
      </w:tr>
      <w:tr w:rsidR="006F2CA2" w:rsidRPr="006F2CA2" w14:paraId="6B5C1907" w14:textId="77777777" w:rsidTr="00B86892">
        <w:trPr>
          <w:divId w:val="2116439976"/>
          <w:cantSplit/>
        </w:trPr>
        <w:tc>
          <w:tcPr>
            <w:tcW w:w="7060" w:type="dxa"/>
            <w:gridSpan w:val="3"/>
          </w:tcPr>
          <w:p w14:paraId="34E5183B"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GUID=bcd6e877-5894-4c01-a653-1d0d17769f7a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53DF5DE2"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GUID=e33721fd-ca08-4224-9cfc-3febac876f7c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the Sheriff and all other police officers of Singapore.</w:t>
            </w:r>
          </w:p>
          <w:p w14:paraId="3B2187C2"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GUID=ed6c3d9f-ef2b-456c-9661-a8399e19c07e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Whereas by an order of this Court pronounced this day it was ordered that the abovenamed                                 do stand committed to prison for his contempt mentioned in the said Order.</w:t>
            </w:r>
          </w:p>
          <w:p w14:paraId="10620375"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GUID=828252df-40d6-470a-ad03-46c8742b5d69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This is to direct you to apprehend the said                            and safely convey him to prison to be detained and kept in safe custody for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or until further order).</w:t>
            </w:r>
          </w:p>
          <w:p w14:paraId="1B2B5B26"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GUID=045a9272-d175-4d5f-96e5-5720496eae39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69548AC2"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GUID=dfec5c74-8bb7-4780-8ebe-dba7c534a4c1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tc>
      </w:tr>
    </w:tbl>
    <w:p w14:paraId="4739189B"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pPr w:leftFromText="180" w:rightFromText="180" w:vertAnchor="text" w:tblpX="993" w:tblpY="1"/>
        <w:tblOverlap w:val="never"/>
        <w:tblW w:w="7060" w:type="dxa"/>
        <w:tblLook w:val="04A0" w:firstRow="1" w:lastRow="0" w:firstColumn="1" w:lastColumn="0" w:noHBand="0" w:noVBand="1"/>
      </w:tblPr>
      <w:tblGrid>
        <w:gridCol w:w="7060"/>
      </w:tblGrid>
      <w:tr w:rsidR="006F2CA2" w:rsidRPr="006F2CA2" w14:paraId="7CFD4D7B" w14:textId="77777777" w:rsidTr="00B86892">
        <w:trPr>
          <w:divId w:val="2116439976"/>
          <w:cantSplit/>
        </w:trPr>
        <w:tc>
          <w:tcPr>
            <w:tcW w:w="7060" w:type="dxa"/>
          </w:tcPr>
          <w:p w14:paraId="7471BDE9" w14:textId="77777777" w:rsidR="006F2CA2" w:rsidRPr="006F2CA2" w:rsidRDefault="006F2CA2" w:rsidP="00B8689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GUID=af4fe9f8-af24-4f89-833c-1d2440ea7a33 </w:instrText>
            </w:r>
            <w:r w:rsidRPr="006F2CA2">
              <w:rPr>
                <w:rFonts w:ascii="Times New Roman" w:hAnsi="Times New Roman" w:cs="Times New Roman"/>
                <w:sz w:val="22"/>
                <w:szCs w:val="20"/>
                <w:lang w:val="en-GB" w:eastAsia="en-US"/>
              </w:rPr>
              <w:fldChar w:fldCharType="end"/>
            </w:r>
            <w:r w:rsidR="00B8689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162</w:t>
            </w:r>
          </w:p>
          <w:p w14:paraId="4A8F780C" w14:textId="77777777" w:rsidR="006F2CA2" w:rsidRPr="006F2CA2" w:rsidRDefault="006F2CA2" w:rsidP="00B86892">
            <w:pPr>
              <w:spacing w:before="60" w:after="60" w:line="240" w:lineRule="auto"/>
              <w:jc w:val="both"/>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t>R.783</w:t>
            </w:r>
          </w:p>
        </w:tc>
      </w:tr>
      <w:tr w:rsidR="006F2CA2" w:rsidRPr="006F2CA2" w14:paraId="57B1B04C" w14:textId="77777777" w:rsidTr="00B86892">
        <w:trPr>
          <w:divId w:val="2116439976"/>
          <w:cantSplit/>
        </w:trPr>
        <w:tc>
          <w:tcPr>
            <w:tcW w:w="7060" w:type="dxa"/>
          </w:tcPr>
          <w:p w14:paraId="1C9261D2" w14:textId="77777777" w:rsidR="006F2CA2" w:rsidRPr="006F2CA2" w:rsidRDefault="006F2CA2" w:rsidP="00B8689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ORDER FOR REVIEW OF DETENTION</w:t>
            </w:r>
            <w:r w:rsidRPr="006F2CA2">
              <w:rPr>
                <w:rFonts w:ascii="Times New Roman" w:hAnsi="Times New Roman" w:cs="Times New Roman"/>
                <w:sz w:val="22"/>
                <w:szCs w:val="20"/>
                <w:vertAlign w:val="superscript"/>
                <w:lang w:val="en-GB" w:eastAsia="en-US"/>
              </w:rPr>
              <w:t>11</w:t>
            </w:r>
          </w:p>
          <w:p w14:paraId="36BF6BC3" w14:textId="77777777" w:rsidR="006F2CA2" w:rsidRPr="006F2CA2" w:rsidRDefault="006F2CA2" w:rsidP="00B8689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GUID=7c89d040-fc6c-4b0f-917d-e7def8fd5a05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6895F3B3" w14:textId="77777777" w:rsidR="006F2CA2" w:rsidRPr="006F2CA2" w:rsidRDefault="006F2CA2" w:rsidP="00B8689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GUID=f855cd88-dc0a-4801-b309-aaaefe0e4faa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the Superintendent of                      Prison at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or other person having the custody of the person under restraint).</w:t>
            </w:r>
          </w:p>
          <w:p w14:paraId="5BB30E64" w14:textId="77777777" w:rsidR="006F2CA2" w:rsidRPr="006F2CA2" w:rsidRDefault="006F2CA2" w:rsidP="00B8689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GUID=b9937901-2576-4738-8a5d-a07d6a50dce2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Take notice that you are required by this order to produce                      </w:t>
            </w:r>
            <w:r w:rsidRPr="006F2CA2">
              <w:rPr>
                <w:rFonts w:ascii="Times New Roman" w:hAnsi="Times New Roman" w:cs="Times New Roman"/>
                <w:sz w:val="22"/>
                <w:szCs w:val="20"/>
                <w:lang w:val="en-GB" w:eastAsia="en-US"/>
              </w:rPr>
              <w:br/>
              <w:t>who is detained under your custody before the Family Division of the High Court on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date/time) in order that the Court may examine and/or pronounce on the legality of the detention of the said                   .</w:t>
            </w:r>
          </w:p>
          <w:p w14:paraId="7F3BEF89" w14:textId="77777777" w:rsidR="006F2CA2" w:rsidRPr="006F2CA2" w:rsidRDefault="006F2CA2" w:rsidP="00B8689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GUID=345e5129-fef6-42f5-b6b0-d901da3af60d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If you default in doing so, the Court will then, or so soon thereafter as counsel can be heard, be moved to commit you to prison for your contempt in not obeying this order.</w:t>
            </w:r>
          </w:p>
          <w:p w14:paraId="39615979" w14:textId="77777777" w:rsidR="006F2CA2" w:rsidRPr="006F2CA2" w:rsidRDefault="006F2CA2" w:rsidP="00B8689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GUID=9f2e44b0-29a7-4d00-8fd5-c83c47e4fdf7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66B256CA" w14:textId="77777777" w:rsidR="006F2CA2" w:rsidRPr="006F2CA2" w:rsidRDefault="006F2CA2" w:rsidP="00B8689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GUID=425f44f0-7941-4b89-9c96-9fc1ead999d2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p w14:paraId="62B8696F" w14:textId="77777777" w:rsidR="006F2CA2" w:rsidRPr="006F2CA2" w:rsidRDefault="006F2CA2" w:rsidP="00B8689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GUID=3670c488-4197-4ba1-a3a1-e7d7a2d59f71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w:t>
            </w:r>
          </w:p>
        </w:tc>
      </w:tr>
    </w:tbl>
    <w:p w14:paraId="56C53FCE"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textWrapping" w:clear="all"/>
      </w:r>
    </w:p>
    <w:tbl>
      <w:tblPr>
        <w:tblW w:w="7140" w:type="dxa"/>
        <w:tblInd w:w="993" w:type="dxa"/>
        <w:tblLook w:val="04A0" w:firstRow="1" w:lastRow="0" w:firstColumn="1" w:lastColumn="0" w:noHBand="0" w:noVBand="1"/>
      </w:tblPr>
      <w:tblGrid>
        <w:gridCol w:w="7140"/>
      </w:tblGrid>
      <w:tr w:rsidR="006F2CA2" w:rsidRPr="006F2CA2" w14:paraId="155AB887" w14:textId="77777777" w:rsidTr="00B86892">
        <w:trPr>
          <w:divId w:val="2116439976"/>
          <w:cantSplit/>
        </w:trPr>
        <w:tc>
          <w:tcPr>
            <w:tcW w:w="7140" w:type="dxa"/>
          </w:tcPr>
          <w:p w14:paraId="682DA6C3"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GUID=a54a03e0-afc8-46cb-bf67-cc2a2c3bfd39 </w:instrText>
            </w:r>
            <w:r w:rsidRPr="006F2CA2">
              <w:rPr>
                <w:rFonts w:ascii="Times New Roman" w:hAnsi="Times New Roman" w:cs="Times New Roman"/>
                <w:sz w:val="22"/>
                <w:szCs w:val="20"/>
                <w:lang w:val="en-GB" w:eastAsia="en-US"/>
              </w:rPr>
              <w:fldChar w:fldCharType="end"/>
            </w:r>
            <w:r w:rsidR="00B8689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163</w:t>
            </w:r>
          </w:p>
          <w:p w14:paraId="3A637A61"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t>R.797</w:t>
            </w:r>
          </w:p>
        </w:tc>
      </w:tr>
      <w:tr w:rsidR="006F2CA2" w:rsidRPr="006F2CA2" w14:paraId="53134682" w14:textId="77777777" w:rsidTr="00B86892">
        <w:trPr>
          <w:divId w:val="2116439976"/>
          <w:cantSplit/>
        </w:trPr>
        <w:tc>
          <w:tcPr>
            <w:tcW w:w="7140" w:type="dxa"/>
          </w:tcPr>
          <w:p w14:paraId="5465CBFD"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ORDER FOR POSSESSION UNDER DIVISION 54 OF PART 18</w:t>
            </w:r>
          </w:p>
          <w:p w14:paraId="604F848C"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GUID=e9a75d02-1b03-459b-ac97-6a0f4afab0e6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summons)</w:t>
            </w:r>
          </w:p>
          <w:p w14:paraId="659CCE51"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GUID=b4fdc5e4-372a-4c1c-a755-9d539f7cb89f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Upon hearing                 and upon reading the affidavit of                filed the       day of                        20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xml:space="preserve"> it is ordered that the plaintiff A.B. do recover possession of the land described in the originating summons as                      (and the defendant                   do give possession of the said land on              ) (and that the defendant                   do pay the plaintiff $          costs (or to be taxed)).</w:t>
            </w:r>
          </w:p>
          <w:p w14:paraId="4BA3E300"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GUID=5435b75d-ec49-485f-916c-4df506097771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above costs have been taxed and allowed at $            as appears by the Registrar’s certificate dated the              day of                    20   </w:t>
            </w:r>
            <w:proofErr w:type="gramStart"/>
            <w:r w:rsidRPr="006F2CA2">
              <w:rPr>
                <w:rFonts w:ascii="Times New Roman" w:hAnsi="Times New Roman" w:cs="Times New Roman"/>
                <w:sz w:val="22"/>
                <w:szCs w:val="20"/>
                <w:lang w:val="en-GB" w:eastAsia="en-US"/>
              </w:rPr>
              <w:t>  .</w:t>
            </w:r>
            <w:proofErr w:type="gramEnd"/>
          </w:p>
          <w:p w14:paraId="69484E37"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GUID=edf752a6-fa22-43c5-9cd1-da427fefa9dd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the          day of             20   </w:t>
            </w:r>
            <w:proofErr w:type="gramStart"/>
            <w:r w:rsidRPr="006F2CA2">
              <w:rPr>
                <w:rFonts w:ascii="Times New Roman" w:hAnsi="Times New Roman" w:cs="Times New Roman"/>
                <w:sz w:val="22"/>
                <w:szCs w:val="20"/>
                <w:lang w:val="en-GB" w:eastAsia="en-US"/>
              </w:rPr>
              <w:t>  .</w:t>
            </w:r>
            <w:proofErr w:type="gramEnd"/>
          </w:p>
          <w:p w14:paraId="15ED7E4E"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GUID=ff6f46bf-5008-42d9-b714-73e095ed2efb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tc>
      </w:tr>
    </w:tbl>
    <w:p w14:paraId="2584D0B4"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7140" w:type="dxa"/>
        <w:tblInd w:w="993" w:type="dxa"/>
        <w:tblLook w:val="04A0" w:firstRow="1" w:lastRow="0" w:firstColumn="1" w:lastColumn="0" w:noHBand="0" w:noVBand="1"/>
      </w:tblPr>
      <w:tblGrid>
        <w:gridCol w:w="1080"/>
        <w:gridCol w:w="4920"/>
        <w:gridCol w:w="1140"/>
      </w:tblGrid>
      <w:tr w:rsidR="006F2CA2" w:rsidRPr="006F2CA2" w14:paraId="13D38A53" w14:textId="77777777" w:rsidTr="00B86892">
        <w:trPr>
          <w:divId w:val="2116439976"/>
          <w:cantSplit/>
        </w:trPr>
        <w:tc>
          <w:tcPr>
            <w:tcW w:w="7140" w:type="dxa"/>
            <w:gridSpan w:val="3"/>
          </w:tcPr>
          <w:p w14:paraId="73475D4F"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GUID=75342cfb-d99d-442e-802e-d27b9a16a2d6 </w:instrText>
            </w:r>
            <w:r w:rsidRPr="006F2CA2">
              <w:rPr>
                <w:rFonts w:ascii="Times New Roman" w:hAnsi="Times New Roman" w:cs="Times New Roman"/>
                <w:sz w:val="22"/>
                <w:szCs w:val="20"/>
                <w:lang w:val="en-GB" w:eastAsia="en-US"/>
              </w:rPr>
              <w:fldChar w:fldCharType="end"/>
            </w:r>
            <w:r w:rsidR="00B8689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164</w:t>
            </w:r>
          </w:p>
        </w:tc>
      </w:tr>
      <w:tr w:rsidR="006F2CA2" w:rsidRPr="006F2CA2" w14:paraId="0B4C342D" w14:textId="77777777" w:rsidTr="00B86892">
        <w:trPr>
          <w:divId w:val="2116439976"/>
          <w:cantSplit/>
        </w:trPr>
        <w:tc>
          <w:tcPr>
            <w:tcW w:w="1080" w:type="dxa"/>
          </w:tcPr>
          <w:p w14:paraId="356E57E9"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GUID=d17bed5b-d0d4-407c-b888-4fbdc0ae1b24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R.798</w:t>
            </w:r>
          </w:p>
        </w:tc>
        <w:tc>
          <w:tcPr>
            <w:tcW w:w="4920" w:type="dxa"/>
          </w:tcPr>
          <w:p w14:paraId="652F639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660D029B"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GUID=f4473cb7-37cb-4eec-b450-b0a0be2cf6da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WRIT OF POSSESSION UNDER DIVISION 54 OF PART 18</w:t>
            </w:r>
          </w:p>
        </w:tc>
        <w:tc>
          <w:tcPr>
            <w:tcW w:w="1140" w:type="dxa"/>
          </w:tcPr>
          <w:p w14:paraId="1C29D139"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GUID=5f1804b2-dff6-4f41-8261-6aaa3bcfa322 </w:instrText>
            </w:r>
            <w:r w:rsidRPr="006F2CA2">
              <w:rPr>
                <w:rFonts w:ascii="Times New Roman" w:hAnsi="Times New Roman" w:cs="Times New Roman"/>
                <w:sz w:val="22"/>
                <w:szCs w:val="20"/>
                <w:lang w:val="en-GB" w:eastAsia="en-US"/>
              </w:rPr>
              <w:fldChar w:fldCharType="end"/>
            </w:r>
          </w:p>
        </w:tc>
      </w:tr>
      <w:tr w:rsidR="006F2CA2" w:rsidRPr="006F2CA2" w14:paraId="7B77D049" w14:textId="77777777" w:rsidTr="00B86892">
        <w:trPr>
          <w:divId w:val="2116439976"/>
          <w:cantSplit/>
        </w:trPr>
        <w:tc>
          <w:tcPr>
            <w:tcW w:w="7140" w:type="dxa"/>
            <w:gridSpan w:val="3"/>
          </w:tcPr>
          <w:p w14:paraId="057A6C3B"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GUID=80c3a749-400c-491b-acac-f7bf69eced0a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summons)</w:t>
            </w:r>
          </w:p>
          <w:p w14:paraId="4496CAA8"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GUID=fdddafc2-b285-46ee-8400-59a2b3491246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the Sheriff/bailiff,</w:t>
            </w:r>
          </w:p>
          <w:p w14:paraId="67E963D9"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GUID=470382e4-ac06-434e-9029-401bdd22ae58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Whereas it was on the          day of              20    ordered that the plaintiff A.B. do recover possession of (described the land recovery of which has been ordered) (and that the defendant C.D. do pay him $           costs (or costs to be taxed, which costs have been taxed and allowed at $         as appears by the Registrar’s certificate dated the          day of                 20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w:t>
            </w:r>
          </w:p>
          <w:p w14:paraId="7FA86D58"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GUID=c00c6197-d50d-420f-b6ce-6d25a9ce01d8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You are directed that you enter the said land and cause A.B. to have possession of it.</w:t>
            </w:r>
          </w:p>
        </w:tc>
      </w:tr>
      <w:tr w:rsidR="006F2CA2" w:rsidRPr="006F2CA2" w14:paraId="796655CA" w14:textId="77777777" w:rsidTr="00B86892">
        <w:trPr>
          <w:divId w:val="2116439976"/>
          <w:cantSplit/>
        </w:trPr>
        <w:tc>
          <w:tcPr>
            <w:tcW w:w="7140" w:type="dxa"/>
            <w:gridSpan w:val="3"/>
          </w:tcPr>
          <w:p w14:paraId="3E7E8285"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GUID=ace5ac24-b299-4214-8a05-21130e16a261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 you are also directed that of the goods, chattels and other property of C.D. authorised by law to be seized in execution you cause to be made (the sum(s) of $             (and $              for costs of execution)) and also interest on $                 at the rate of           per cent per annum from the              day of                  20      until payment (together with Sheriff’s/bailiff’s expenses, costs of levying and other legal, incidental expenses) and that immediately after execution of this writ you pay A.B. in pursuance of the said judgment (or order) the amount levied in respect of the said sums and interest.)</w:t>
            </w:r>
          </w:p>
          <w:p w14:paraId="166207DA"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GUID=4710af93-7abc-4543-8b1b-258f29c28f18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And you are also directed that you endorse on this writ immediately after execution thereof a statement of the </w:t>
            </w:r>
            <w:proofErr w:type="gramStart"/>
            <w:r w:rsidRPr="006F2CA2">
              <w:rPr>
                <w:rFonts w:ascii="Times New Roman" w:hAnsi="Times New Roman" w:cs="Times New Roman"/>
                <w:sz w:val="22"/>
                <w:szCs w:val="20"/>
                <w:lang w:val="en-GB" w:eastAsia="en-US"/>
              </w:rPr>
              <w:t>manner in which</w:t>
            </w:r>
            <w:proofErr w:type="gramEnd"/>
            <w:r w:rsidRPr="006F2CA2">
              <w:rPr>
                <w:rFonts w:ascii="Times New Roman" w:hAnsi="Times New Roman" w:cs="Times New Roman"/>
                <w:sz w:val="22"/>
                <w:szCs w:val="20"/>
                <w:lang w:val="en-GB" w:eastAsia="en-US"/>
              </w:rPr>
              <w:t xml:space="preserve"> you have executed it and send a copy of the statement to A.B.</w:t>
            </w:r>
          </w:p>
          <w:p w14:paraId="49D40060"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GUID=ff72a908-c801-4902-9d6c-4af17308c43e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the       day of                     20    </w:t>
            </w:r>
            <w:proofErr w:type="gramStart"/>
            <w:r w:rsidRPr="006F2CA2">
              <w:rPr>
                <w:rFonts w:ascii="Times New Roman" w:hAnsi="Times New Roman" w:cs="Times New Roman"/>
                <w:sz w:val="22"/>
                <w:szCs w:val="20"/>
                <w:lang w:val="en-GB" w:eastAsia="en-US"/>
              </w:rPr>
              <w:t>  .</w:t>
            </w:r>
            <w:proofErr w:type="gramEnd"/>
          </w:p>
          <w:p w14:paraId="651F35F8"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GUID=51868d84-7fae-4c85-afda-904c4885f052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tc>
      </w:tr>
    </w:tbl>
    <w:p w14:paraId="65F61965"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7080" w:type="dxa"/>
        <w:tblInd w:w="993" w:type="dxa"/>
        <w:tblLook w:val="04A0" w:firstRow="1" w:lastRow="0" w:firstColumn="1" w:lastColumn="0" w:noHBand="0" w:noVBand="1"/>
      </w:tblPr>
      <w:tblGrid>
        <w:gridCol w:w="1160"/>
        <w:gridCol w:w="4640"/>
        <w:gridCol w:w="1260"/>
        <w:gridCol w:w="20"/>
      </w:tblGrid>
      <w:tr w:rsidR="006F2CA2" w:rsidRPr="006F2CA2" w14:paraId="0619A9C4" w14:textId="77777777" w:rsidTr="00B86892">
        <w:trPr>
          <w:divId w:val="2116439976"/>
          <w:cantSplit/>
        </w:trPr>
        <w:tc>
          <w:tcPr>
            <w:tcW w:w="7080" w:type="dxa"/>
            <w:gridSpan w:val="4"/>
          </w:tcPr>
          <w:p w14:paraId="2D39310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GUID=7927ffa5-f8ec-4861-b75a-28fcb1e79dfe </w:instrText>
            </w:r>
            <w:r w:rsidRPr="006F2CA2">
              <w:rPr>
                <w:rFonts w:ascii="Times New Roman" w:hAnsi="Times New Roman" w:cs="Times New Roman"/>
                <w:sz w:val="22"/>
                <w:szCs w:val="20"/>
                <w:lang w:val="en-GB" w:eastAsia="en-US"/>
              </w:rPr>
              <w:fldChar w:fldCharType="end"/>
            </w:r>
            <w:r w:rsidR="00B8689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165</w:t>
            </w:r>
          </w:p>
        </w:tc>
      </w:tr>
      <w:tr w:rsidR="006F2CA2" w:rsidRPr="006F2CA2" w14:paraId="5E46D49D" w14:textId="77777777" w:rsidTr="00B86892">
        <w:trPr>
          <w:divId w:val="2116439976"/>
          <w:cantSplit/>
          <w:trHeight w:val="340"/>
        </w:trPr>
        <w:tc>
          <w:tcPr>
            <w:tcW w:w="1160" w:type="dxa"/>
            <w:vMerge w:val="restart"/>
          </w:tcPr>
          <w:p w14:paraId="219272BC"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GUID=3de43439-837d-4120-937d-a3c819fb6f0c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R.814, 816, 823, 839</w:t>
            </w:r>
          </w:p>
        </w:tc>
        <w:tc>
          <w:tcPr>
            <w:tcW w:w="4640" w:type="dxa"/>
          </w:tcPr>
          <w:p w14:paraId="0A48686C"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GUID=6171b2f0-e90f-477a-91f5-8c66dab10e6d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NOTICE OF APPEAL</w:t>
            </w:r>
          </w:p>
        </w:tc>
        <w:tc>
          <w:tcPr>
            <w:tcW w:w="1280" w:type="dxa"/>
            <w:gridSpan w:val="2"/>
            <w:vMerge w:val="restart"/>
          </w:tcPr>
          <w:p w14:paraId="16DAADB6"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GUID=69942f5c-b6b7-4ebe-be8f-5a9310cbbb40 </w:instrText>
            </w:r>
            <w:r w:rsidRPr="006F2CA2">
              <w:rPr>
                <w:rFonts w:ascii="Times New Roman" w:hAnsi="Times New Roman" w:cs="Times New Roman"/>
                <w:sz w:val="22"/>
                <w:szCs w:val="20"/>
                <w:lang w:val="en-GB" w:eastAsia="en-US"/>
              </w:rPr>
              <w:fldChar w:fldCharType="end"/>
            </w:r>
          </w:p>
        </w:tc>
      </w:tr>
      <w:tr w:rsidR="006F2CA2" w:rsidRPr="006F2CA2" w14:paraId="70015D42" w14:textId="77777777" w:rsidTr="00B86892">
        <w:trPr>
          <w:divId w:val="2116439976"/>
          <w:cantSplit/>
          <w:trHeight w:val="440"/>
        </w:trPr>
        <w:tc>
          <w:tcPr>
            <w:tcW w:w="1160" w:type="dxa"/>
          </w:tcPr>
          <w:p w14:paraId="5E577F66"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GUID=3de43439-837d-4120-937d-a3c819fb6f0c </w:instrText>
            </w:r>
            <w:r w:rsidRPr="006F2CA2">
              <w:rPr>
                <w:rFonts w:ascii="Times New Roman" w:hAnsi="Times New Roman" w:cs="Times New Roman"/>
                <w:sz w:val="22"/>
                <w:szCs w:val="20"/>
                <w:lang w:val="en-GB" w:eastAsia="en-US"/>
              </w:rPr>
              <w:fldChar w:fldCharType="end"/>
            </w:r>
          </w:p>
        </w:tc>
        <w:tc>
          <w:tcPr>
            <w:tcW w:w="4640" w:type="dxa"/>
            <w:vMerge w:val="restart"/>
          </w:tcPr>
          <w:p w14:paraId="5DBF4944"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GUID=44b2bb8c-7268-48e0-bf05-4e70f85c2059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(For Registrar’s Appeal, Title as in Action)</w:t>
            </w:r>
          </w:p>
          <w:p w14:paraId="0E6A8E0C"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GUID=a5fd3ccd-a552-4eab-bf4a-19578eff97ad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District Court Appeal No.    of 20   </w:t>
            </w:r>
            <w:proofErr w:type="gramStart"/>
            <w:r w:rsidRPr="006F2CA2">
              <w:rPr>
                <w:rFonts w:ascii="Times New Roman" w:hAnsi="Times New Roman" w:cs="Times New Roman"/>
                <w:sz w:val="22"/>
                <w:szCs w:val="20"/>
                <w:lang w:val="en-GB" w:eastAsia="en-US"/>
              </w:rPr>
              <w:t>  .</w:t>
            </w:r>
            <w:proofErr w:type="gramEnd"/>
          </w:p>
          <w:p w14:paraId="28D81BC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GUID=1f43340b-8cb5-44b8-96e1-52dbb2c61684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Between</w:t>
            </w:r>
          </w:p>
        </w:tc>
        <w:tc>
          <w:tcPr>
            <w:tcW w:w="1280" w:type="dxa"/>
            <w:gridSpan w:val="2"/>
          </w:tcPr>
          <w:p w14:paraId="05AD9A33"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GUID=69942f5c-b6b7-4ebe-be8f-5a9310cbbb40 </w:instrText>
            </w:r>
            <w:r w:rsidRPr="006F2CA2">
              <w:rPr>
                <w:rFonts w:ascii="Times New Roman" w:hAnsi="Times New Roman" w:cs="Times New Roman"/>
                <w:sz w:val="22"/>
                <w:szCs w:val="20"/>
                <w:lang w:val="en-GB" w:eastAsia="en-US"/>
              </w:rPr>
              <w:fldChar w:fldCharType="end"/>
            </w:r>
          </w:p>
        </w:tc>
      </w:tr>
      <w:tr w:rsidR="006F2CA2" w:rsidRPr="006F2CA2" w14:paraId="0489A01D" w14:textId="77777777" w:rsidTr="00B86892">
        <w:trPr>
          <w:divId w:val="2116439976"/>
          <w:cantSplit/>
        </w:trPr>
        <w:tc>
          <w:tcPr>
            <w:tcW w:w="1160" w:type="dxa"/>
          </w:tcPr>
          <w:p w14:paraId="7F6398CB"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GUID=b8e46b7f-a84c-45aa-aa8a-af553e2c91a8 </w:instrText>
            </w:r>
            <w:r w:rsidRPr="006F2CA2">
              <w:rPr>
                <w:rFonts w:ascii="Times New Roman" w:hAnsi="Times New Roman" w:cs="Times New Roman"/>
                <w:sz w:val="22"/>
                <w:szCs w:val="20"/>
                <w:lang w:val="en-GB" w:eastAsia="en-US"/>
              </w:rPr>
              <w:fldChar w:fldCharType="end"/>
            </w:r>
          </w:p>
        </w:tc>
        <w:tc>
          <w:tcPr>
            <w:tcW w:w="4640" w:type="dxa"/>
          </w:tcPr>
          <w:p w14:paraId="2AE9B2A3"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GUID=44b2bb8c-7268-48e0-bf05-4e70f85c2059 </w:instrText>
            </w:r>
            <w:r w:rsidRPr="006F2CA2">
              <w:rPr>
                <w:rFonts w:ascii="Times New Roman" w:hAnsi="Times New Roman" w:cs="Times New Roman"/>
                <w:sz w:val="22"/>
                <w:szCs w:val="20"/>
                <w:lang w:val="en-GB" w:eastAsia="en-US"/>
              </w:rPr>
              <w:fldChar w:fldCharType="end"/>
            </w:r>
          </w:p>
        </w:tc>
        <w:tc>
          <w:tcPr>
            <w:tcW w:w="1280" w:type="dxa"/>
            <w:gridSpan w:val="2"/>
          </w:tcPr>
          <w:p w14:paraId="6276D9AD"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GUID=82bb2c52-c726-49ba-ad83-c18c8f760764 </w:instrText>
            </w:r>
            <w:r w:rsidRPr="006F2CA2">
              <w:rPr>
                <w:rFonts w:ascii="Times New Roman" w:hAnsi="Times New Roman" w:cs="Times New Roman"/>
                <w:sz w:val="22"/>
                <w:szCs w:val="20"/>
                <w:lang w:val="en-GB" w:eastAsia="en-US"/>
              </w:rPr>
              <w:fldChar w:fldCharType="end"/>
            </w:r>
          </w:p>
        </w:tc>
      </w:tr>
      <w:tr w:rsidR="006F2CA2" w:rsidRPr="006F2CA2" w14:paraId="63CE35C2" w14:textId="77777777" w:rsidTr="00B86892">
        <w:trPr>
          <w:divId w:val="2116439976"/>
          <w:cantSplit/>
        </w:trPr>
        <w:tc>
          <w:tcPr>
            <w:tcW w:w="7080" w:type="dxa"/>
            <w:gridSpan w:val="4"/>
          </w:tcPr>
          <w:p w14:paraId="2ED018FB"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GUID=1dec5377-69df-48b3-993b-66ccfb4bd584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Appellant</w:t>
            </w:r>
          </w:p>
          <w:p w14:paraId="005B219D"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GUID=7c6d800f-786b-48da-94bb-3c4cfa342e82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w:t>
            </w:r>
          </w:p>
          <w:p w14:paraId="43254200"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GUID=a7b04109-cfce-45d9-bbd0-4c2a3f24ecbf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Respondent</w:t>
            </w:r>
          </w:p>
          <w:p w14:paraId="0761DC29"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GUID=0d5eb0a3-4f32-495f-9ada-bc5daf28c21b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In the matter of             No.      of 20    </w:t>
            </w:r>
            <w:proofErr w:type="gramStart"/>
            <w:r w:rsidRPr="006F2CA2">
              <w:rPr>
                <w:rFonts w:ascii="Times New Roman" w:hAnsi="Times New Roman" w:cs="Times New Roman"/>
                <w:sz w:val="22"/>
                <w:szCs w:val="20"/>
                <w:lang w:val="en-GB" w:eastAsia="en-US"/>
              </w:rPr>
              <w:t>  .</w:t>
            </w:r>
            <w:proofErr w:type="gramEnd"/>
          </w:p>
          <w:p w14:paraId="5047D0CF"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GUID=43f2a25a-0bc3-4e50-be49-d800f7f3bd17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Between</w:t>
            </w:r>
          </w:p>
          <w:p w14:paraId="6E226CB7"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GUID=126ec9c0-eb92-4abf-8278-cc3135f94ec8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Plaintiff</w:t>
            </w:r>
          </w:p>
          <w:p w14:paraId="39B1885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GUID=d63ffd11-f1e8-48d0-bc71-1cacc1b7d7ea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w:t>
            </w:r>
          </w:p>
          <w:p w14:paraId="6AC74B30"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GUID=93560986-58af-4438-bd57-6df4c07679a9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Defendant</w:t>
            </w:r>
          </w:p>
          <w:p w14:paraId="7A9C606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GUID=98af937e-7224-4f5d-b133-18a9da9ddc07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NOTICE OF APPEAL</w:t>
            </w:r>
          </w:p>
          <w:p w14:paraId="5C2A5176"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GUID=37243048-6325-45d9-8349-2007636003dc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The Registrar and to            </w:t>
            </w:r>
          </w:p>
          <w:p w14:paraId="5E840F2E"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GUID=201a8414-3edf-4201-8b49-9fe981ffe289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Take notice that an appeal has been filed by the abovenamed plaintiff (or defendant) to the (*District Judge in Chambers/Judge in Family Division of the High Court in Chambers/Family Division of the High Court).</w:t>
            </w:r>
          </w:p>
          <w:p w14:paraId="0B474675"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GUID=bb9fe5e9-1c7d-4fc3-afa8-7db905b7985d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appeal is against the decision (to specify the whole or part of the decision, in an appeal to the Family Division of the High Court) of the (*Registrar of the Family Courts/Registrar of the Family Division of the High Court/Magistrate in Chambers/District Judge in Chambers/Magistrate/District Judge/ (name) given on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xml:space="preserve"> as follows:</w:t>
            </w:r>
          </w:p>
          <w:p w14:paraId="4866BBD0"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GUID=f540bf71-64b7-4eca-ac52-95e6d544eec0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Issued by: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Solicitors for the            ).</w:t>
            </w:r>
          </w:p>
          <w:p w14:paraId="283FF514"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GUID=f4a64b60-c37b-453f-8faf-98c742f2ae54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p w14:paraId="38A9C3ED"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GUID=c60653f3-b0d2-4d7f-886a-29c3f85ed570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(*Delete as appropriate)</w:t>
            </w:r>
          </w:p>
        </w:tc>
      </w:tr>
      <w:tr w:rsidR="006F2CA2" w:rsidRPr="006F2CA2" w14:paraId="68A73684" w14:textId="77777777" w:rsidTr="00B86892">
        <w:trPr>
          <w:gridAfter w:val="1"/>
          <w:divId w:val="2116439976"/>
          <w:wAfter w:w="20" w:type="dxa"/>
          <w:cantSplit/>
        </w:trPr>
        <w:tc>
          <w:tcPr>
            <w:tcW w:w="7060" w:type="dxa"/>
            <w:gridSpan w:val="3"/>
          </w:tcPr>
          <w:p w14:paraId="78F14B6F"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5BE7DA1B"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GUID=1b4bb09d-e747-41b2-b236-8694ff455c5b </w:instrText>
            </w:r>
            <w:r w:rsidRPr="006F2CA2">
              <w:rPr>
                <w:rFonts w:ascii="Times New Roman" w:hAnsi="Times New Roman" w:cs="Times New Roman"/>
                <w:sz w:val="22"/>
                <w:szCs w:val="20"/>
                <w:lang w:val="en-GB" w:eastAsia="en-US"/>
              </w:rPr>
              <w:fldChar w:fldCharType="end"/>
            </w:r>
            <w:r w:rsidR="00B8689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166</w:t>
            </w:r>
          </w:p>
        </w:tc>
      </w:tr>
      <w:tr w:rsidR="006F2CA2" w:rsidRPr="006F2CA2" w14:paraId="73C814B4" w14:textId="77777777" w:rsidTr="00B86892">
        <w:trPr>
          <w:gridAfter w:val="1"/>
          <w:divId w:val="2116439976"/>
          <w:wAfter w:w="20" w:type="dxa"/>
          <w:cantSplit/>
        </w:trPr>
        <w:tc>
          <w:tcPr>
            <w:tcW w:w="7060" w:type="dxa"/>
            <w:gridSpan w:val="3"/>
          </w:tcPr>
          <w:p w14:paraId="71E357B1" w14:textId="77777777" w:rsidR="006F2CA2" w:rsidRPr="006F2CA2" w:rsidRDefault="006F2CA2" w:rsidP="006F2CA2">
            <w:pPr>
              <w:spacing w:before="120" w:after="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t>R.824</w:t>
            </w:r>
          </w:p>
          <w:p w14:paraId="39A8172A" w14:textId="77777777" w:rsidR="006F2CA2" w:rsidRPr="006F2CA2" w:rsidRDefault="006F2CA2" w:rsidP="006F2CA2">
            <w:pPr>
              <w:spacing w:before="120" w:after="0" w:line="240" w:lineRule="auto"/>
              <w:ind w:firstLine="600"/>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CERTIFICATE FOR SECURITY FOR COSTS</w:t>
            </w:r>
          </w:p>
          <w:p w14:paraId="008D7576" w14:textId="77777777" w:rsidR="006F2CA2" w:rsidRPr="006F2CA2" w:rsidRDefault="006F2CA2" w:rsidP="006F2CA2">
            <w:pPr>
              <w:spacing w:before="120" w:after="0" w:line="240" w:lineRule="auto"/>
              <w:ind w:firstLine="600"/>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(Title as in Form 165)</w:t>
            </w:r>
          </w:p>
          <w:p w14:paraId="4DDFE31E"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GUID=c6f46cd9-74a2-41ab-8e50-7b228aa7943e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This is to certify that                              of                              the abovenamed appellant has deposited the sum of $                by way of security for the respondent’s costs of the appeal/application* in the Registry (or with the Accountant-General).</w:t>
            </w:r>
          </w:p>
          <w:p w14:paraId="2118D908"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GUID=9eb3d89b-7575-494e-99b4-1ae2599160be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514AD2C2"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GUID=6776a12e-391a-46c1-ba8c-33c8fbfbf764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Registrar.</w:t>
            </w:r>
          </w:p>
          <w:p w14:paraId="3E8447ED"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GUID=4c33b569-229d-417f-94da-f85a43508e49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6"/>
                <w:szCs w:val="16"/>
                <w:lang w:val="en-GB" w:eastAsia="en-US"/>
              </w:rPr>
              <w:t>*Delete whichever is inapplicable.</w:t>
            </w:r>
          </w:p>
        </w:tc>
      </w:tr>
    </w:tbl>
    <w:p w14:paraId="5DCF33C7"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7060" w:type="dxa"/>
        <w:tblInd w:w="993" w:type="dxa"/>
        <w:tblLook w:val="04A0" w:firstRow="1" w:lastRow="0" w:firstColumn="1" w:lastColumn="0" w:noHBand="0" w:noVBand="1"/>
      </w:tblPr>
      <w:tblGrid>
        <w:gridCol w:w="1120"/>
        <w:gridCol w:w="4940"/>
        <w:gridCol w:w="980"/>
        <w:gridCol w:w="20"/>
      </w:tblGrid>
      <w:tr w:rsidR="006F2CA2" w:rsidRPr="006F2CA2" w14:paraId="7C64F18A" w14:textId="77777777" w:rsidTr="00B86892">
        <w:trPr>
          <w:divId w:val="2116439976"/>
          <w:cantSplit/>
        </w:trPr>
        <w:tc>
          <w:tcPr>
            <w:tcW w:w="7060" w:type="dxa"/>
            <w:gridSpan w:val="4"/>
          </w:tcPr>
          <w:p w14:paraId="710232D4"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GUID=e669c294-0dd3-46bf-bf3e-4065bb32714b </w:instrText>
            </w:r>
            <w:r w:rsidRPr="006F2CA2">
              <w:rPr>
                <w:rFonts w:ascii="Times New Roman" w:hAnsi="Times New Roman" w:cs="Times New Roman"/>
                <w:sz w:val="22"/>
                <w:szCs w:val="20"/>
                <w:lang w:val="en-GB" w:eastAsia="en-US"/>
              </w:rPr>
              <w:fldChar w:fldCharType="end"/>
            </w:r>
            <w:r w:rsidR="00B8689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167</w:t>
            </w:r>
          </w:p>
        </w:tc>
      </w:tr>
      <w:tr w:rsidR="006F2CA2" w:rsidRPr="006F2CA2" w14:paraId="670C2416" w14:textId="77777777" w:rsidTr="00B86892">
        <w:trPr>
          <w:divId w:val="2116439976"/>
          <w:cantSplit/>
        </w:trPr>
        <w:tc>
          <w:tcPr>
            <w:tcW w:w="7060" w:type="dxa"/>
            <w:gridSpan w:val="4"/>
          </w:tcPr>
          <w:p w14:paraId="47932528"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t>R.824</w:t>
            </w:r>
          </w:p>
          <w:p w14:paraId="73054A44"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UNDERTAKING FOR SECURITY FOR COSTS</w:t>
            </w:r>
          </w:p>
          <w:p w14:paraId="2CFF11A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(Title as in Form 165)</w:t>
            </w:r>
          </w:p>
          <w:p w14:paraId="5054424D"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GUID=d01513a3-e451-49c4-9744-71baed2f4b26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the respondent,</w:t>
            </w:r>
          </w:p>
          <w:p w14:paraId="4B8064A1"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GUID=4745327e-652b-4c90-8a3e-d23920ae3d17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We, the solicitors for the appellant, undertake to hold the sum of $              by way of security for your costs of the appeal/application* and, if costs are payable to the respondent under any order made by the Family Division of the High Court, to release to you the said amount without set-off unless the Family Division of the High Court otherwise orders.</w:t>
            </w:r>
          </w:p>
          <w:p w14:paraId="17A15A78"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GUID=5988c494-9b88-41c6-a04c-d9d7abfaa1fb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2418693D"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GUID=a1c71d9b-63e9-46d0-92b1-aab97610eaee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Solicitors for the appellant(s)</w:t>
            </w:r>
          </w:p>
          <w:p w14:paraId="578A131D"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GUID=7f346898-e47f-4eb9-95b2-a23a7143dbb8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6"/>
                <w:szCs w:val="16"/>
                <w:lang w:val="en-GB" w:eastAsia="en-US"/>
              </w:rPr>
              <w:t>*Delete whichever is inapplicable.</w:t>
            </w:r>
          </w:p>
        </w:tc>
      </w:tr>
      <w:tr w:rsidR="006F2CA2" w:rsidRPr="006F2CA2" w14:paraId="15057F9E" w14:textId="77777777" w:rsidTr="00B86892">
        <w:trPr>
          <w:gridAfter w:val="1"/>
          <w:divId w:val="2116439976"/>
          <w:wAfter w:w="20" w:type="dxa"/>
          <w:cantSplit/>
        </w:trPr>
        <w:tc>
          <w:tcPr>
            <w:tcW w:w="7040" w:type="dxa"/>
            <w:gridSpan w:val="3"/>
          </w:tcPr>
          <w:p w14:paraId="57D1570D"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GUID=b217e836-2e29-4e81-a684-385276695a31 </w:instrText>
            </w:r>
            <w:r w:rsidRPr="006F2CA2">
              <w:rPr>
                <w:rFonts w:ascii="Times New Roman" w:hAnsi="Times New Roman" w:cs="Times New Roman"/>
                <w:sz w:val="22"/>
                <w:szCs w:val="20"/>
                <w:lang w:val="en-GB" w:eastAsia="en-US"/>
              </w:rPr>
              <w:fldChar w:fldCharType="end"/>
            </w:r>
            <w:r w:rsidR="00B8689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168</w:t>
            </w:r>
          </w:p>
        </w:tc>
      </w:tr>
      <w:tr w:rsidR="006F2CA2" w:rsidRPr="006F2CA2" w14:paraId="005416E5" w14:textId="77777777" w:rsidTr="00B86892">
        <w:trPr>
          <w:gridAfter w:val="1"/>
          <w:divId w:val="2116439976"/>
          <w:wAfter w:w="20" w:type="dxa"/>
          <w:cantSplit/>
        </w:trPr>
        <w:tc>
          <w:tcPr>
            <w:tcW w:w="1120" w:type="dxa"/>
          </w:tcPr>
          <w:p w14:paraId="0EFD8779"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GUID=b9ceeced-4d82-4bbd-8b29-f1855f2f5cb7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R.824</w:t>
            </w:r>
            <w:r w:rsidRPr="006F2CA2">
              <w:rPr>
                <w:rFonts w:ascii="Times New Roman" w:hAnsi="Times New Roman" w:cs="Times New Roman"/>
                <w:sz w:val="18"/>
                <w:szCs w:val="18"/>
                <w:lang w:val="en-GB" w:eastAsia="en-US"/>
              </w:rPr>
              <w:br/>
            </w:r>
            <w:r w:rsidRPr="006F2CA2">
              <w:rPr>
                <w:rFonts w:ascii="Times New Roman" w:hAnsi="Times New Roman" w:cs="Times New Roman"/>
                <w:sz w:val="18"/>
                <w:szCs w:val="18"/>
                <w:lang w:val="en-GB" w:eastAsia="en-US"/>
              </w:rPr>
              <w:br/>
            </w:r>
          </w:p>
        </w:tc>
        <w:tc>
          <w:tcPr>
            <w:tcW w:w="4940" w:type="dxa"/>
          </w:tcPr>
          <w:p w14:paraId="2F42F3D7"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3691528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GUID=e55c22f6-c371-4fa3-a9f0-ae65a1c07462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CERTIFICATE FOR SECURITY FOR COSTS</w:t>
            </w:r>
            <w:r w:rsidRPr="006F2CA2">
              <w:rPr>
                <w:rFonts w:ascii="Times New Roman" w:hAnsi="Times New Roman" w:cs="Times New Roman"/>
                <w:sz w:val="22"/>
                <w:szCs w:val="20"/>
                <w:lang w:val="en-GB" w:eastAsia="en-US"/>
              </w:rPr>
              <w:br/>
              <w:t>(BY WAY OF AN UNDERTAKING)</w:t>
            </w:r>
          </w:p>
          <w:p w14:paraId="0016D8B6"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GUID=b7b7f22f-9505-4d22-94a2-e570bec0e7b7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Form 165)</w:t>
            </w:r>
          </w:p>
        </w:tc>
        <w:tc>
          <w:tcPr>
            <w:tcW w:w="980" w:type="dxa"/>
          </w:tcPr>
          <w:p w14:paraId="07847A4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GUID=479f4037-c9f1-4a09-8c9d-bc5985467020 </w:instrText>
            </w:r>
            <w:r w:rsidRPr="006F2CA2">
              <w:rPr>
                <w:rFonts w:ascii="Times New Roman" w:hAnsi="Times New Roman" w:cs="Times New Roman"/>
                <w:sz w:val="22"/>
                <w:szCs w:val="20"/>
                <w:lang w:val="en-GB" w:eastAsia="en-US"/>
              </w:rPr>
              <w:fldChar w:fldCharType="end"/>
            </w:r>
          </w:p>
        </w:tc>
      </w:tr>
      <w:tr w:rsidR="006F2CA2" w:rsidRPr="006F2CA2" w14:paraId="212BF689" w14:textId="77777777" w:rsidTr="00B86892">
        <w:trPr>
          <w:gridAfter w:val="1"/>
          <w:divId w:val="2116439976"/>
          <w:wAfter w:w="20" w:type="dxa"/>
          <w:cantSplit/>
        </w:trPr>
        <w:tc>
          <w:tcPr>
            <w:tcW w:w="7040" w:type="dxa"/>
            <w:gridSpan w:val="3"/>
          </w:tcPr>
          <w:p w14:paraId="34FEFE31"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GUID=40d3cdff-a2ea-4b66-91ff-9004f5d2d2ac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the Registrar,</w:t>
            </w:r>
          </w:p>
          <w:p w14:paraId="356A6B86"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GUID=63649228-e833-455f-8f01-aa3b50c6239d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We, the solicitors for the appellant, hereby certify that we have furnished an undertaking in accordance with Rule 824 as security for the respondent’s costs of the appeal/application*.</w:t>
            </w:r>
          </w:p>
          <w:p w14:paraId="4EABBB89"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GUID=e160406a-8fd6-4204-8d48-92a52886ded2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2D465807"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GUID=35f2a67f-7ebb-4058-bde9-21248193459c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Solicitors for the appellant(s)</w:t>
            </w:r>
          </w:p>
          <w:p w14:paraId="7EABD589"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GUID=c158b847-2bb5-434a-906f-c78f192172f3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6"/>
                <w:szCs w:val="16"/>
                <w:lang w:val="en-GB" w:eastAsia="en-US"/>
              </w:rPr>
              <w:t>*Delete whichever is inapplicable.</w:t>
            </w:r>
          </w:p>
        </w:tc>
      </w:tr>
    </w:tbl>
    <w:p w14:paraId="2E9DB2B9"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p>
    <w:p w14:paraId="72DE2B96" w14:textId="77777777" w:rsidR="006F2CA2" w:rsidRPr="006F2CA2" w:rsidRDefault="00B86892" w:rsidP="00B86892">
      <w:pPr>
        <w:spacing w:before="0" w:after="200" w:line="240" w:lineRule="auto"/>
        <w:ind w:left="1134" w:right="-873"/>
        <w:contextualSpacing/>
        <w:jc w:val="center"/>
        <w:divId w:val="2116439976"/>
        <w:rPr>
          <w:rFonts w:ascii="Times New Roman" w:eastAsia="Calibri" w:hAnsi="Times New Roman" w:cs="Times New Roman"/>
          <w:sz w:val="22"/>
          <w:szCs w:val="22"/>
          <w:lang w:eastAsia="en-US"/>
        </w:rPr>
      </w:pPr>
      <w:r>
        <w:rPr>
          <w:rFonts w:ascii="Times New Roman" w:eastAsia="Calibri" w:hAnsi="Times New Roman" w:cs="Times New Roman"/>
          <w:sz w:val="22"/>
          <w:szCs w:val="22"/>
          <w:lang w:eastAsia="en-US"/>
        </w:rPr>
        <w:t>FORM</w:t>
      </w:r>
      <w:r w:rsidR="006F2CA2" w:rsidRPr="006F2CA2">
        <w:rPr>
          <w:rFonts w:ascii="Times New Roman" w:eastAsia="Calibri" w:hAnsi="Times New Roman" w:cs="Times New Roman"/>
          <w:sz w:val="22"/>
          <w:szCs w:val="22"/>
          <w:lang w:eastAsia="en-US"/>
        </w:rPr>
        <w:t xml:space="preserve"> 169</w:t>
      </w:r>
    </w:p>
    <w:p w14:paraId="2D2A4151" w14:textId="77777777" w:rsidR="00681E46" w:rsidRDefault="00681E46" w:rsidP="00B86892">
      <w:pPr>
        <w:spacing w:before="0" w:after="200" w:line="240" w:lineRule="auto"/>
        <w:ind w:left="1134" w:right="-873"/>
        <w:contextualSpacing/>
        <w:jc w:val="center"/>
        <w:divId w:val="2116439976"/>
        <w:rPr>
          <w:rFonts w:ascii="Times New Roman" w:eastAsia="Calibri" w:hAnsi="Times New Roman" w:cs="Times New Roman"/>
          <w:sz w:val="22"/>
          <w:szCs w:val="22"/>
          <w:lang w:eastAsia="en-US"/>
        </w:rPr>
      </w:pPr>
    </w:p>
    <w:p w14:paraId="7FB65E68" w14:textId="12BB0E8F" w:rsidR="006F2CA2" w:rsidRPr="006F2CA2" w:rsidRDefault="00681E46" w:rsidP="00B86892">
      <w:pPr>
        <w:spacing w:before="0" w:after="200" w:line="240" w:lineRule="auto"/>
        <w:ind w:left="1134" w:right="-873"/>
        <w:contextualSpacing/>
        <w:jc w:val="center"/>
        <w:divId w:val="2116439976"/>
        <w:rPr>
          <w:rFonts w:ascii="Times New Roman" w:eastAsia="Calibri" w:hAnsi="Times New Roman" w:cs="Times New Roman"/>
          <w:sz w:val="22"/>
          <w:szCs w:val="22"/>
          <w:lang w:eastAsia="en-US"/>
        </w:rPr>
      </w:pPr>
      <w:r>
        <w:rPr>
          <w:rFonts w:ascii="Times New Roman" w:eastAsia="Calibri" w:hAnsi="Times New Roman" w:cs="Times New Roman"/>
          <w:sz w:val="22"/>
          <w:szCs w:val="22"/>
          <w:lang w:eastAsia="en-US"/>
        </w:rPr>
        <w:t>(deleted)</w:t>
      </w:r>
    </w:p>
    <w:p w14:paraId="72967E42"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7060" w:type="dxa"/>
        <w:tblInd w:w="851" w:type="dxa"/>
        <w:tblLook w:val="04A0" w:firstRow="1" w:lastRow="0" w:firstColumn="1" w:lastColumn="0" w:noHBand="0" w:noVBand="1"/>
      </w:tblPr>
      <w:tblGrid>
        <w:gridCol w:w="1120"/>
        <w:gridCol w:w="60"/>
        <w:gridCol w:w="4540"/>
        <w:gridCol w:w="240"/>
        <w:gridCol w:w="1100"/>
      </w:tblGrid>
      <w:tr w:rsidR="006F2CA2" w:rsidRPr="006F2CA2" w14:paraId="68EACC64" w14:textId="77777777" w:rsidTr="00B86892">
        <w:trPr>
          <w:divId w:val="2116439976"/>
          <w:cantSplit/>
        </w:trPr>
        <w:tc>
          <w:tcPr>
            <w:tcW w:w="7060" w:type="dxa"/>
            <w:gridSpan w:val="5"/>
          </w:tcPr>
          <w:p w14:paraId="12768C23"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GUID=263af6f1-d130-4d2e-903e-0c461756b27c </w:instrText>
            </w:r>
            <w:r w:rsidRPr="006F2CA2">
              <w:rPr>
                <w:rFonts w:ascii="Times New Roman" w:hAnsi="Times New Roman" w:cs="Times New Roman"/>
                <w:sz w:val="22"/>
                <w:szCs w:val="20"/>
                <w:lang w:val="en-GB" w:eastAsia="en-US"/>
              </w:rPr>
              <w:fldChar w:fldCharType="end"/>
            </w:r>
            <w:r w:rsidR="00B8689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170</w:t>
            </w:r>
          </w:p>
        </w:tc>
      </w:tr>
      <w:tr w:rsidR="006F2CA2" w:rsidRPr="006F2CA2" w14:paraId="3AE08E9D" w14:textId="77777777" w:rsidTr="00B86892">
        <w:trPr>
          <w:divId w:val="2116439976"/>
          <w:cantSplit/>
        </w:trPr>
        <w:tc>
          <w:tcPr>
            <w:tcW w:w="1120" w:type="dxa"/>
          </w:tcPr>
          <w:p w14:paraId="12B00294"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GUID=ae9f685e-11c5-4d1a-9502-8b9e90982d32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R.901</w:t>
            </w:r>
          </w:p>
        </w:tc>
        <w:tc>
          <w:tcPr>
            <w:tcW w:w="4840" w:type="dxa"/>
            <w:gridSpan w:val="3"/>
          </w:tcPr>
          <w:p w14:paraId="055FB0F9"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431505B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GUID=970cff82-1925-4cfd-b028-eb747901bd62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ORDER FOR SUBSTITUTED SERVICE</w:t>
            </w:r>
          </w:p>
        </w:tc>
        <w:tc>
          <w:tcPr>
            <w:tcW w:w="1100" w:type="dxa"/>
          </w:tcPr>
          <w:p w14:paraId="18882AD9"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GUID=93b29c21-e654-4010-821f-a1f839386424 </w:instrText>
            </w:r>
            <w:r w:rsidRPr="006F2CA2">
              <w:rPr>
                <w:rFonts w:ascii="Times New Roman" w:hAnsi="Times New Roman" w:cs="Times New Roman"/>
                <w:sz w:val="22"/>
                <w:szCs w:val="20"/>
                <w:lang w:val="en-GB" w:eastAsia="en-US"/>
              </w:rPr>
              <w:fldChar w:fldCharType="end"/>
            </w:r>
          </w:p>
        </w:tc>
      </w:tr>
      <w:tr w:rsidR="006F2CA2" w:rsidRPr="006F2CA2" w14:paraId="192193D2" w14:textId="77777777" w:rsidTr="00B86892">
        <w:trPr>
          <w:divId w:val="2116439976"/>
          <w:cantSplit/>
        </w:trPr>
        <w:tc>
          <w:tcPr>
            <w:tcW w:w="7060" w:type="dxa"/>
            <w:gridSpan w:val="5"/>
          </w:tcPr>
          <w:p w14:paraId="53CBF753"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GUID=d76fb32a-ae76-45cc-8b49-5e632940afa3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52DC0045"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GUID=259adedb-d46e-40a6-a71c-a140174e116e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Upon the application of                                 the plaintiff in this action and upon reading the affidavit of                              filed the        day of                         20       and upon hearing                           </w:t>
            </w:r>
            <w:proofErr w:type="gramStart"/>
            <w:r w:rsidRPr="006F2CA2">
              <w:rPr>
                <w:rFonts w:ascii="Times New Roman" w:hAnsi="Times New Roman" w:cs="Times New Roman"/>
                <w:sz w:val="22"/>
                <w:szCs w:val="20"/>
                <w:lang w:val="en-GB" w:eastAsia="en-US"/>
              </w:rPr>
              <w:t>  .</w:t>
            </w:r>
            <w:proofErr w:type="gramEnd"/>
          </w:p>
          <w:p w14:paraId="5D033E17"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GUID=76ac47ff-6494-4e27-9092-89ee141f940e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It is ordered that service of a copy of this order, and a copy of the writ of summons in this action by sending the same by a prepaid ordinary post letter addressed to the defendant                         at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xml:space="preserve"> (or such other substituted service as may be ordered) shall be good and sufficient service of the writ.</w:t>
            </w:r>
          </w:p>
          <w:p w14:paraId="6071EF31"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GUID=b1536ea4-cc16-4cd3-9a9d-f7a85561d22f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0DF207CA"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GUID=1f16bf3f-31a4-4639-999f-8acb4494eedf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tc>
      </w:tr>
      <w:tr w:rsidR="006F2CA2" w:rsidRPr="006F2CA2" w14:paraId="3FAB6A16" w14:textId="77777777" w:rsidTr="00B86892">
        <w:trPr>
          <w:divId w:val="2116439976"/>
          <w:cantSplit/>
        </w:trPr>
        <w:tc>
          <w:tcPr>
            <w:tcW w:w="7060" w:type="dxa"/>
            <w:gridSpan w:val="5"/>
          </w:tcPr>
          <w:p w14:paraId="3830A50C"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3D389B5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GUID=a4136c76-099d-411d-b70a-d355d77e2a28 </w:instrText>
            </w:r>
            <w:r w:rsidRPr="006F2CA2">
              <w:rPr>
                <w:rFonts w:ascii="Times New Roman" w:hAnsi="Times New Roman" w:cs="Times New Roman"/>
                <w:sz w:val="22"/>
                <w:szCs w:val="20"/>
                <w:lang w:val="en-GB" w:eastAsia="en-US"/>
              </w:rPr>
              <w:fldChar w:fldCharType="end"/>
            </w:r>
            <w:r w:rsidR="00B8689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171</w:t>
            </w:r>
          </w:p>
        </w:tc>
      </w:tr>
      <w:tr w:rsidR="006F2CA2" w:rsidRPr="006F2CA2" w14:paraId="442D4476" w14:textId="77777777" w:rsidTr="00B86892">
        <w:trPr>
          <w:divId w:val="2116439976"/>
          <w:cantSplit/>
        </w:trPr>
        <w:tc>
          <w:tcPr>
            <w:tcW w:w="1180" w:type="dxa"/>
            <w:gridSpan w:val="2"/>
          </w:tcPr>
          <w:p w14:paraId="2E11AAE8"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GUID=c5fd8213-6ad2-4eea-9795-0123d4a9f13e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R.901</w:t>
            </w:r>
          </w:p>
        </w:tc>
        <w:tc>
          <w:tcPr>
            <w:tcW w:w="4540" w:type="dxa"/>
          </w:tcPr>
          <w:p w14:paraId="76D642BF"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14CB89A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GUID=6dd45721-43c4-4cb2-a6fa-4e2839b7d918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AFFIDAVIT ON APPLICATION </w:t>
            </w:r>
            <w:r w:rsidRPr="006F2CA2">
              <w:rPr>
                <w:rFonts w:ascii="Times New Roman" w:hAnsi="Times New Roman" w:cs="Times New Roman"/>
                <w:sz w:val="22"/>
                <w:szCs w:val="20"/>
                <w:lang w:val="en-GB" w:eastAsia="en-US"/>
              </w:rPr>
              <w:br/>
              <w:t>FOR SUBSTITUTED SERVICE</w:t>
            </w:r>
          </w:p>
        </w:tc>
        <w:tc>
          <w:tcPr>
            <w:tcW w:w="1340" w:type="dxa"/>
            <w:gridSpan w:val="2"/>
          </w:tcPr>
          <w:p w14:paraId="5F6BC339"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GUID=1e38f962-39a9-4af5-b513-9c83c0bec88c </w:instrText>
            </w:r>
            <w:r w:rsidRPr="006F2CA2">
              <w:rPr>
                <w:rFonts w:ascii="Times New Roman" w:hAnsi="Times New Roman" w:cs="Times New Roman"/>
                <w:sz w:val="22"/>
                <w:szCs w:val="20"/>
                <w:lang w:val="en-GB" w:eastAsia="en-US"/>
              </w:rPr>
              <w:fldChar w:fldCharType="end"/>
            </w:r>
          </w:p>
        </w:tc>
      </w:tr>
      <w:tr w:rsidR="006F2CA2" w:rsidRPr="006F2CA2" w14:paraId="687B5CE7" w14:textId="77777777" w:rsidTr="00B86892">
        <w:trPr>
          <w:divId w:val="2116439976"/>
          <w:cantSplit/>
        </w:trPr>
        <w:tc>
          <w:tcPr>
            <w:tcW w:w="7060" w:type="dxa"/>
            <w:gridSpan w:val="5"/>
          </w:tcPr>
          <w:p w14:paraId="17A84C25"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GUID=47d7b002-e109-4287-a391-23862e04599d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2E7DE2C9"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GUID=04758a71-7c48-41e0-a40d-6cb77caed593 </w:instrText>
            </w:r>
            <w:r w:rsidRPr="006F2CA2">
              <w:rPr>
                <w:rFonts w:ascii="Times New Roman" w:hAnsi="Times New Roman" w:cs="Times New Roman"/>
                <w:sz w:val="22"/>
                <w:szCs w:val="20"/>
                <w:lang w:val="en-GB" w:eastAsia="en-US"/>
              </w:rPr>
              <w:fldChar w:fldCharType="end"/>
            </w:r>
            <w:proofErr w:type="gramStart"/>
            <w:r w:rsidRPr="006F2CA2">
              <w:rPr>
                <w:rFonts w:ascii="Times New Roman" w:hAnsi="Times New Roman" w:cs="Times New Roman"/>
                <w:sz w:val="22"/>
                <w:szCs w:val="20"/>
                <w:lang w:val="en-GB" w:eastAsia="en-US"/>
              </w:rPr>
              <w:t>I,   </w:t>
            </w:r>
            <w:proofErr w:type="gramEnd"/>
            <w:r w:rsidRPr="006F2CA2">
              <w:rPr>
                <w:rFonts w:ascii="Times New Roman" w:hAnsi="Times New Roman" w:cs="Times New Roman"/>
                <w:sz w:val="22"/>
                <w:szCs w:val="20"/>
                <w:lang w:val="en-GB" w:eastAsia="en-US"/>
              </w:rPr>
              <w:t>                           of                               , (the abovenamed plaintiff, or solicitor for the abovenamed plaintiff, or clerk to the plaintiff’s solicitor, or clerk to the plaintiff, or as may be) do make oath (or affirm) and say as follows:</w:t>
            </w:r>
          </w:p>
          <w:p w14:paraId="2E720D77"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GUID=55c34376-8f2b-4d61-b588-32f4c5c207ba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w:t>
            </w:r>
            <w:r w:rsidRPr="006F2CA2">
              <w:rPr>
                <w:rFonts w:ascii="Times New Roman" w:hAnsi="Times New Roman" w:cs="Times New Roman"/>
                <w:sz w:val="22"/>
                <w:szCs w:val="20"/>
                <w:lang w:val="en-GB" w:eastAsia="en-US"/>
              </w:rPr>
              <w:tab/>
              <w:t>Having been directed by                         to serve the abovenamed defendant                              with a copy of the writ of summons in this action which appeared to me to have been regularly issued out of and under the seal of the Family Justice Courts by the abovenamed plaintiff against the abovenamed defendant, and dated the       day of                          20         , which said writ and copy were subscribed and endorsed in the manner and form prescribed by the Family Justice Rules and a true copy of which said writ is now produced and shown to me, marked ‘                   ’, I did on                     the        day of                              20       attend for the purpose of serving a copy of the said writ at (describe efforts to effect service).</w:t>
            </w:r>
          </w:p>
        </w:tc>
      </w:tr>
      <w:tr w:rsidR="006F2CA2" w:rsidRPr="006F2CA2" w14:paraId="73962969" w14:textId="77777777" w:rsidTr="00B86892">
        <w:trPr>
          <w:divId w:val="2116439976"/>
          <w:cantSplit/>
        </w:trPr>
        <w:tc>
          <w:tcPr>
            <w:tcW w:w="7060" w:type="dxa"/>
            <w:gridSpan w:val="5"/>
          </w:tcPr>
          <w:p w14:paraId="5FA7FF7B"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GUID=8c1868fb-a9d2-401c-bcb2-a30564540746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 have made all reasonable efforts and used all due means in my power to serve the said writ, but I have not been able to do so.</w:t>
            </w:r>
          </w:p>
          <w:p w14:paraId="4B00EB4C"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GUID=665037a4-3df7-454d-addd-a9ac9a0d7de7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Sworn (or affirmed) as in Form 132.</w:t>
            </w:r>
          </w:p>
          <w:p w14:paraId="7D4FA5BC" w14:textId="77777777" w:rsidR="006F2CA2" w:rsidRPr="006F2CA2" w:rsidRDefault="006F2CA2" w:rsidP="006F2CA2">
            <w:pPr>
              <w:spacing w:before="120" w:after="0" w:line="240" w:lineRule="auto"/>
              <w:ind w:firstLine="58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GUID=3e87dc02-8b24-40ca-86e5-1dc83a3cfe5c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Note:</w:t>
            </w:r>
            <w:r w:rsidRPr="006F2CA2">
              <w:rPr>
                <w:rFonts w:ascii="Times New Roman" w:hAnsi="Times New Roman" w:cs="Times New Roman"/>
                <w:sz w:val="22"/>
                <w:szCs w:val="20"/>
                <w:lang w:val="en-GB" w:eastAsia="en-US"/>
              </w:rPr>
              <w:t xml:space="preserve">  The affidavit should also specify the method of substituted service asked for, and state that if such service is ordered it will probably be effectual in bringing the writ (or as may be) to the knowledge of the defendant. If the defendant is evading </w:t>
            </w:r>
            <w:proofErr w:type="gramStart"/>
            <w:r w:rsidRPr="006F2CA2">
              <w:rPr>
                <w:rFonts w:ascii="Times New Roman" w:hAnsi="Times New Roman" w:cs="Times New Roman"/>
                <w:sz w:val="22"/>
                <w:szCs w:val="20"/>
                <w:lang w:val="en-GB" w:eastAsia="en-US"/>
              </w:rPr>
              <w:t>service</w:t>
            </w:r>
            <w:proofErr w:type="gramEnd"/>
            <w:r w:rsidRPr="006F2CA2">
              <w:rPr>
                <w:rFonts w:ascii="Times New Roman" w:hAnsi="Times New Roman" w:cs="Times New Roman"/>
                <w:sz w:val="22"/>
                <w:szCs w:val="20"/>
                <w:lang w:val="en-GB" w:eastAsia="en-US"/>
              </w:rPr>
              <w:t xml:space="preserve"> the affidavit should so state.</w:t>
            </w:r>
          </w:p>
        </w:tc>
      </w:tr>
    </w:tbl>
    <w:p w14:paraId="62BF94C2"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pPr w:leftFromText="180" w:rightFromText="180" w:vertAnchor="text" w:tblpX="709" w:tblpY="1"/>
        <w:tblOverlap w:val="never"/>
        <w:tblW w:w="7060" w:type="dxa"/>
        <w:tblLook w:val="04A0" w:firstRow="1" w:lastRow="0" w:firstColumn="1" w:lastColumn="0" w:noHBand="0" w:noVBand="1"/>
      </w:tblPr>
      <w:tblGrid>
        <w:gridCol w:w="1140"/>
        <w:gridCol w:w="160"/>
        <w:gridCol w:w="100"/>
        <w:gridCol w:w="4320"/>
        <w:gridCol w:w="120"/>
        <w:gridCol w:w="60"/>
        <w:gridCol w:w="1050"/>
        <w:gridCol w:w="70"/>
        <w:gridCol w:w="40"/>
      </w:tblGrid>
      <w:tr w:rsidR="006F2CA2" w:rsidRPr="006F2CA2" w14:paraId="189D52FF" w14:textId="77777777" w:rsidTr="00B86892">
        <w:trPr>
          <w:divId w:val="2116439976"/>
          <w:cantSplit/>
        </w:trPr>
        <w:tc>
          <w:tcPr>
            <w:tcW w:w="7060" w:type="dxa"/>
            <w:gridSpan w:val="9"/>
          </w:tcPr>
          <w:p w14:paraId="6ABABACE" w14:textId="77777777" w:rsidR="006F2CA2" w:rsidRPr="006F2CA2" w:rsidRDefault="006F2CA2" w:rsidP="00B8689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GUID=3f1123f5-aeb0-4cfe-b531-b2d6a07266e1 </w:instrText>
            </w:r>
            <w:r w:rsidRPr="006F2CA2">
              <w:rPr>
                <w:rFonts w:ascii="Times New Roman" w:hAnsi="Times New Roman" w:cs="Times New Roman"/>
                <w:sz w:val="22"/>
                <w:szCs w:val="20"/>
                <w:lang w:val="en-GB" w:eastAsia="en-US"/>
              </w:rPr>
              <w:fldChar w:fldCharType="end"/>
            </w:r>
            <w:r w:rsidR="00B8689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172</w:t>
            </w:r>
          </w:p>
        </w:tc>
      </w:tr>
      <w:tr w:rsidR="006F2CA2" w:rsidRPr="006F2CA2" w14:paraId="3CBE25C8" w14:textId="77777777" w:rsidTr="00B86892">
        <w:trPr>
          <w:divId w:val="2116439976"/>
          <w:cantSplit/>
        </w:trPr>
        <w:tc>
          <w:tcPr>
            <w:tcW w:w="1400" w:type="dxa"/>
            <w:gridSpan w:val="3"/>
          </w:tcPr>
          <w:p w14:paraId="6685B22A" w14:textId="77777777" w:rsidR="006F2CA2" w:rsidRPr="006F2CA2" w:rsidRDefault="006F2CA2" w:rsidP="00B8689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GUID=822815a3-33ff-4444-839c-89776d372ad2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R.906</w:t>
            </w:r>
          </w:p>
        </w:tc>
        <w:tc>
          <w:tcPr>
            <w:tcW w:w="4320" w:type="dxa"/>
          </w:tcPr>
          <w:p w14:paraId="3210D192" w14:textId="77777777" w:rsidR="006F2CA2" w:rsidRPr="006F2CA2" w:rsidRDefault="006F2CA2" w:rsidP="00B86892">
            <w:pPr>
              <w:spacing w:before="60" w:after="60" w:line="240" w:lineRule="auto"/>
              <w:jc w:val="center"/>
              <w:rPr>
                <w:rFonts w:ascii="Times New Roman" w:hAnsi="Times New Roman" w:cs="Times New Roman"/>
                <w:sz w:val="22"/>
                <w:szCs w:val="20"/>
                <w:lang w:val="en-GB" w:eastAsia="en-US"/>
              </w:rPr>
            </w:pPr>
          </w:p>
          <w:p w14:paraId="4A449F7C" w14:textId="77777777" w:rsidR="006F2CA2" w:rsidRPr="006F2CA2" w:rsidRDefault="006F2CA2" w:rsidP="00B8689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GUID=7f97aeb7-b8db-495d-b28f-b1428affac9a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AFFIDAVITS OF SERVICE</w:t>
            </w:r>
          </w:p>
        </w:tc>
        <w:tc>
          <w:tcPr>
            <w:tcW w:w="1340" w:type="dxa"/>
            <w:gridSpan w:val="5"/>
          </w:tcPr>
          <w:p w14:paraId="45A742E5" w14:textId="77777777" w:rsidR="006F2CA2" w:rsidRPr="006F2CA2" w:rsidRDefault="006F2CA2" w:rsidP="00B8689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GUID=77cba7f1-354f-407b-8350-e84d5917e0dc </w:instrText>
            </w:r>
            <w:r w:rsidRPr="006F2CA2">
              <w:rPr>
                <w:rFonts w:ascii="Times New Roman" w:hAnsi="Times New Roman" w:cs="Times New Roman"/>
                <w:sz w:val="22"/>
                <w:szCs w:val="20"/>
                <w:lang w:val="en-GB" w:eastAsia="en-US"/>
              </w:rPr>
              <w:fldChar w:fldCharType="end"/>
            </w:r>
          </w:p>
        </w:tc>
      </w:tr>
      <w:tr w:rsidR="006F2CA2" w:rsidRPr="006F2CA2" w14:paraId="4404C8D8" w14:textId="77777777" w:rsidTr="00B86892">
        <w:trPr>
          <w:divId w:val="2116439976"/>
          <w:cantSplit/>
        </w:trPr>
        <w:tc>
          <w:tcPr>
            <w:tcW w:w="7060" w:type="dxa"/>
            <w:gridSpan w:val="9"/>
          </w:tcPr>
          <w:p w14:paraId="65BC3448" w14:textId="77777777" w:rsidR="006F2CA2" w:rsidRPr="006F2CA2" w:rsidRDefault="006F2CA2" w:rsidP="00B8689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GUID=06e04e8b-6be4-4e42-a41d-ba865a1ebb51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002EAB11" w14:textId="77777777" w:rsidR="006F2CA2" w:rsidRPr="006F2CA2" w:rsidRDefault="006F2CA2" w:rsidP="00B8689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GUID=5653156a-071e-4b1a-88b2-dfbe973e4126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r>
            <w:r w:rsidRPr="006F2CA2">
              <w:rPr>
                <w:rFonts w:ascii="Times New Roman" w:hAnsi="Times New Roman" w:cs="Times New Roman"/>
                <w:i/>
                <w:sz w:val="22"/>
                <w:szCs w:val="20"/>
                <w:lang w:val="en-GB" w:eastAsia="en-US"/>
              </w:rPr>
              <w:t>Affidavit of Personal Service of writ of summons or other process on a person.</w:t>
            </w:r>
          </w:p>
          <w:p w14:paraId="196556C9" w14:textId="77777777" w:rsidR="006F2CA2" w:rsidRPr="006F2CA2" w:rsidRDefault="006F2CA2" w:rsidP="00B8689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GUID=86497439-a190-444c-bbe0-f146351d699a </w:instrText>
            </w:r>
            <w:r w:rsidRPr="006F2CA2">
              <w:rPr>
                <w:rFonts w:ascii="Times New Roman" w:hAnsi="Times New Roman" w:cs="Times New Roman"/>
                <w:sz w:val="22"/>
                <w:szCs w:val="20"/>
                <w:lang w:val="en-GB" w:eastAsia="en-US"/>
              </w:rPr>
              <w:fldChar w:fldCharType="end"/>
            </w:r>
            <w:proofErr w:type="gramStart"/>
            <w:r w:rsidRPr="006F2CA2">
              <w:rPr>
                <w:rFonts w:ascii="Times New Roman" w:hAnsi="Times New Roman" w:cs="Times New Roman"/>
                <w:sz w:val="22"/>
                <w:szCs w:val="20"/>
                <w:lang w:val="en-GB" w:eastAsia="en-US"/>
              </w:rPr>
              <w:t>I,   </w:t>
            </w:r>
            <w:proofErr w:type="gramEnd"/>
            <w:r w:rsidRPr="006F2CA2">
              <w:rPr>
                <w:rFonts w:ascii="Times New Roman" w:hAnsi="Times New Roman" w:cs="Times New Roman"/>
                <w:sz w:val="22"/>
                <w:szCs w:val="20"/>
                <w:lang w:val="en-GB" w:eastAsia="en-US"/>
              </w:rPr>
              <w:t>                              of                                , do make oath (or affirm) and say as follows:</w:t>
            </w:r>
          </w:p>
          <w:p w14:paraId="5FBF2BEB" w14:textId="77777777" w:rsidR="006F2CA2" w:rsidRPr="006F2CA2" w:rsidRDefault="006F2CA2" w:rsidP="00B8689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GUID=2632a8d0-7872-445f-928f-a86e3d30f6dd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w:t>
            </w:r>
            <w:r w:rsidRPr="006F2CA2">
              <w:rPr>
                <w:rFonts w:ascii="Times New Roman" w:hAnsi="Times New Roman" w:cs="Times New Roman"/>
                <w:sz w:val="22"/>
                <w:szCs w:val="20"/>
                <w:lang w:val="en-GB" w:eastAsia="en-US"/>
              </w:rPr>
              <w:tab/>
              <w:t>I did on                    the         day of                          20      , at (state where) personally serve (the abovenamed defendant) (or one of the abovenamed defendants) (or a partner in the abovenamed defendant firm of                               &amp; Co.) (or the person (the insertion of the name is not essential) having at the time of such service the control or management of the said partnership business) (or as may be) with a true copy of the writ of summons (or as may be) in this action which appeared to me to have been regularly issued out of the Registry of the Family Justice Courts against (the abovenamed defendant) (or the abovenamed defendants) (or as may be) at the suit of (the abovenamed plaintiff) (or plaintiffs) (or as may be) and which was dated the         day of                              20       .</w:t>
            </w:r>
          </w:p>
        </w:tc>
      </w:tr>
      <w:tr w:rsidR="006F2CA2" w:rsidRPr="006F2CA2" w14:paraId="3CC96055" w14:textId="77777777" w:rsidTr="00B86892">
        <w:trPr>
          <w:divId w:val="2116439976"/>
          <w:cantSplit/>
        </w:trPr>
        <w:tc>
          <w:tcPr>
            <w:tcW w:w="7060" w:type="dxa"/>
            <w:gridSpan w:val="9"/>
          </w:tcPr>
          <w:p w14:paraId="0699D6CC" w14:textId="77777777" w:rsidR="006F2CA2" w:rsidRPr="006F2CA2" w:rsidRDefault="006F2CA2" w:rsidP="00B8689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GUID=f9758897-a8fe-47d6-88dc-bb2c5c7ffd9f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w:t>
            </w:r>
            <w:r w:rsidRPr="006F2CA2">
              <w:rPr>
                <w:rFonts w:ascii="Times New Roman" w:hAnsi="Times New Roman" w:cs="Times New Roman"/>
                <w:sz w:val="22"/>
                <w:szCs w:val="20"/>
                <w:lang w:val="en-GB" w:eastAsia="en-US"/>
              </w:rPr>
              <w:tab/>
              <w:t>The defendant (or as may be) (is known to me) (or was pointed out to me by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xml:space="preserve"> (or admitted to me that he was                            ).</w:t>
            </w:r>
          </w:p>
          <w:p w14:paraId="56D1F8CB" w14:textId="77777777" w:rsidR="006F2CA2" w:rsidRPr="006F2CA2" w:rsidRDefault="006F2CA2" w:rsidP="00B8689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GUID=16701550-da7a-419a-ba7c-6aa499e5d4b0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3.</w:t>
            </w:r>
            <w:r w:rsidRPr="006F2CA2">
              <w:rPr>
                <w:rFonts w:ascii="Times New Roman" w:hAnsi="Times New Roman" w:cs="Times New Roman"/>
                <w:sz w:val="22"/>
                <w:szCs w:val="20"/>
                <w:lang w:val="en-GB" w:eastAsia="en-US"/>
              </w:rPr>
              <w:tab/>
              <w:t>At the time of the said service the said writ (or as may be) and the copy thereof were subscribed (and endorsed) in the manner and form prescribed by the Family Justice Rules.</w:t>
            </w:r>
          </w:p>
          <w:p w14:paraId="504275C9" w14:textId="77777777" w:rsidR="006F2CA2" w:rsidRPr="006F2CA2" w:rsidRDefault="006F2CA2" w:rsidP="00B8689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GUID=6efd0bdc-93ca-4270-9d02-24a92754f630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4.</w:t>
            </w:r>
            <w:r w:rsidRPr="006F2CA2">
              <w:rPr>
                <w:rFonts w:ascii="Times New Roman" w:hAnsi="Times New Roman" w:cs="Times New Roman"/>
                <w:sz w:val="22"/>
                <w:szCs w:val="20"/>
                <w:lang w:val="en-GB" w:eastAsia="en-US"/>
              </w:rPr>
              <w:tab/>
              <w:t>I did on the         day of                            20       endorse on the said writ the day of the month and the week of the said service on the said defendant.</w:t>
            </w:r>
          </w:p>
          <w:p w14:paraId="20AD8B65" w14:textId="77777777" w:rsidR="006F2CA2" w:rsidRPr="006F2CA2" w:rsidRDefault="006F2CA2" w:rsidP="00B8689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GUID=ba60d53f-bb7c-4d1e-a9fe-e09a52870f4a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Sworn (or affirmed) as in Form 132.</w:t>
            </w:r>
          </w:p>
        </w:tc>
      </w:tr>
      <w:tr w:rsidR="006F2CA2" w:rsidRPr="006F2CA2" w14:paraId="700A52DF" w14:textId="77777777" w:rsidTr="00B86892">
        <w:trPr>
          <w:divId w:val="2116439976"/>
          <w:cantSplit/>
        </w:trPr>
        <w:tc>
          <w:tcPr>
            <w:tcW w:w="7060" w:type="dxa"/>
            <w:gridSpan w:val="9"/>
          </w:tcPr>
          <w:p w14:paraId="14817107" w14:textId="77777777" w:rsidR="006F2CA2" w:rsidRPr="006F2CA2" w:rsidRDefault="006F2CA2" w:rsidP="00B8689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GUID=cbbeb571-0d49-497b-bf45-06e583af34b5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r>
            <w:r w:rsidRPr="006F2CA2">
              <w:rPr>
                <w:rFonts w:ascii="Times New Roman" w:hAnsi="Times New Roman" w:cs="Times New Roman"/>
                <w:i/>
                <w:sz w:val="22"/>
                <w:szCs w:val="20"/>
                <w:lang w:val="en-GB" w:eastAsia="en-US"/>
              </w:rPr>
              <w:t>Affidavit of Personal Service of writ of summons or other process on a body corporate.</w:t>
            </w:r>
          </w:p>
          <w:p w14:paraId="44D9CC58" w14:textId="77777777" w:rsidR="006F2CA2" w:rsidRPr="006F2CA2" w:rsidRDefault="006F2CA2" w:rsidP="00B8689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GUID=fd94d6e3-f7a3-4c9d-9a8c-891bfb7368ef </w:instrText>
            </w:r>
            <w:r w:rsidRPr="006F2CA2">
              <w:rPr>
                <w:rFonts w:ascii="Times New Roman" w:hAnsi="Times New Roman" w:cs="Times New Roman"/>
                <w:sz w:val="22"/>
                <w:szCs w:val="20"/>
                <w:lang w:val="en-GB" w:eastAsia="en-US"/>
              </w:rPr>
              <w:fldChar w:fldCharType="end"/>
            </w:r>
            <w:proofErr w:type="gramStart"/>
            <w:r w:rsidRPr="006F2CA2">
              <w:rPr>
                <w:rFonts w:ascii="Times New Roman" w:hAnsi="Times New Roman" w:cs="Times New Roman"/>
                <w:sz w:val="22"/>
                <w:szCs w:val="20"/>
                <w:lang w:val="en-GB" w:eastAsia="en-US"/>
              </w:rPr>
              <w:t>I,   </w:t>
            </w:r>
            <w:proofErr w:type="gramEnd"/>
            <w:r w:rsidRPr="006F2CA2">
              <w:rPr>
                <w:rFonts w:ascii="Times New Roman" w:hAnsi="Times New Roman" w:cs="Times New Roman"/>
                <w:sz w:val="22"/>
                <w:szCs w:val="20"/>
                <w:lang w:val="en-GB" w:eastAsia="en-US"/>
              </w:rPr>
              <w:t>                                  of                                 , do make oath (or affirm) and say as follows:</w:t>
            </w:r>
          </w:p>
          <w:p w14:paraId="72812BA6" w14:textId="77777777" w:rsidR="006F2CA2" w:rsidRPr="006F2CA2" w:rsidRDefault="006F2CA2" w:rsidP="00B8689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GUID=b79f6ffe-842f-4e76-8bf6-df42a1282220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w:t>
            </w:r>
            <w:r w:rsidRPr="006F2CA2">
              <w:rPr>
                <w:rFonts w:ascii="Times New Roman" w:hAnsi="Times New Roman" w:cs="Times New Roman"/>
                <w:sz w:val="22"/>
                <w:szCs w:val="20"/>
                <w:lang w:val="en-GB" w:eastAsia="en-US"/>
              </w:rPr>
              <w:tab/>
              <w:t>I did on                       the        day of                               20       (date of posting), serve the abovenamed defendant (or as may be) with a true copy of the writ of summons (or as may be) in this action, which appeared to me to have been regularly issued out of the Registry of the Family Justice  Courts against the abovenamed defendant (or as may be) at the suit of the abovenamed plaintiff (or as may be), and which was dated the       day of                                  20       by leaving the same at (place of service) (or sending the same) on the        day of                                   20       , (by registered post) (or by post in a prepaid letter or envelope) addressed to the abovenamed defendant (or as may be) at (address), which is the registered office of the said defendant (or as may be) (and as in paragraph 3 etc. of (</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 above).</w:t>
            </w:r>
          </w:p>
          <w:p w14:paraId="60747DC8" w14:textId="77777777" w:rsidR="006F2CA2" w:rsidRPr="006F2CA2" w:rsidRDefault="006F2CA2" w:rsidP="00B8689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GUID=4cad9539-9876-49f1-9b5b-9925e43d6b2e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Note:</w:t>
            </w:r>
            <w:r w:rsidRPr="006F2CA2">
              <w:rPr>
                <w:rFonts w:ascii="Times New Roman" w:hAnsi="Times New Roman" w:cs="Times New Roman"/>
                <w:sz w:val="22"/>
                <w:szCs w:val="20"/>
                <w:lang w:val="en-GB" w:eastAsia="en-US"/>
              </w:rPr>
              <w:t xml:space="preserve">  This form may be used with necessary alterations for a foreign company registered in Singapore under the Companies Act (Cap. 50), but the affidavit </w:t>
            </w:r>
            <w:r w:rsidRPr="006F2CA2">
              <w:rPr>
                <w:rFonts w:ascii="Times New Roman" w:hAnsi="Times New Roman" w:cs="Times New Roman"/>
                <w:sz w:val="22"/>
                <w:szCs w:val="20"/>
                <w:lang w:val="en-GB" w:eastAsia="en-US"/>
              </w:rPr>
              <w:lastRenderedPageBreak/>
              <w:t xml:space="preserve">must state that the company is a foreign company registered pursuant to that Act and that service is being </w:t>
            </w:r>
            <w:proofErr w:type="gramStart"/>
            <w:r w:rsidRPr="006F2CA2">
              <w:rPr>
                <w:rFonts w:ascii="Times New Roman" w:hAnsi="Times New Roman" w:cs="Times New Roman"/>
                <w:sz w:val="22"/>
                <w:szCs w:val="20"/>
                <w:lang w:val="en-GB" w:eastAsia="en-US"/>
              </w:rPr>
              <w:t>effected</w:t>
            </w:r>
            <w:proofErr w:type="gramEnd"/>
            <w:r w:rsidRPr="006F2CA2">
              <w:rPr>
                <w:rFonts w:ascii="Times New Roman" w:hAnsi="Times New Roman" w:cs="Times New Roman"/>
                <w:sz w:val="22"/>
                <w:szCs w:val="20"/>
                <w:lang w:val="en-GB" w:eastAsia="en-US"/>
              </w:rPr>
              <w:t xml:space="preserve"> on the person authorised by registration in Singapore to accept service on behalf of the defendant under that Act.</w:t>
            </w:r>
          </w:p>
        </w:tc>
      </w:tr>
      <w:tr w:rsidR="006F2CA2" w:rsidRPr="006F2CA2" w14:paraId="0D1278CC" w14:textId="77777777" w:rsidTr="00B86892">
        <w:trPr>
          <w:divId w:val="2116439976"/>
          <w:cantSplit/>
        </w:trPr>
        <w:tc>
          <w:tcPr>
            <w:tcW w:w="7060" w:type="dxa"/>
            <w:gridSpan w:val="9"/>
          </w:tcPr>
          <w:p w14:paraId="571A2075" w14:textId="77777777" w:rsidR="006F2CA2" w:rsidRPr="006F2CA2" w:rsidRDefault="006F2CA2" w:rsidP="00B8689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GUID=a97706c8-0a78-4794-bb07-e6bc029af204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c</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r>
            <w:r w:rsidRPr="006F2CA2">
              <w:rPr>
                <w:rFonts w:ascii="Times New Roman" w:hAnsi="Times New Roman" w:cs="Times New Roman"/>
                <w:i/>
                <w:sz w:val="22"/>
                <w:szCs w:val="20"/>
                <w:lang w:val="en-GB" w:eastAsia="en-US"/>
              </w:rPr>
              <w:t>Affidavit of Substituted Service by Post of writ of summons or other process.</w:t>
            </w:r>
          </w:p>
          <w:p w14:paraId="205C14A1" w14:textId="77777777" w:rsidR="006F2CA2" w:rsidRPr="006F2CA2" w:rsidRDefault="006F2CA2" w:rsidP="00B8689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GUID=c4595b1a-d0f8-46b6-b3d3-8a389d86086c </w:instrText>
            </w:r>
            <w:r w:rsidRPr="006F2CA2">
              <w:rPr>
                <w:rFonts w:ascii="Times New Roman" w:hAnsi="Times New Roman" w:cs="Times New Roman"/>
                <w:sz w:val="22"/>
                <w:szCs w:val="20"/>
                <w:lang w:val="en-GB" w:eastAsia="en-US"/>
              </w:rPr>
              <w:fldChar w:fldCharType="end"/>
            </w:r>
            <w:proofErr w:type="gramStart"/>
            <w:r w:rsidRPr="006F2CA2">
              <w:rPr>
                <w:rFonts w:ascii="Times New Roman" w:hAnsi="Times New Roman" w:cs="Times New Roman"/>
                <w:sz w:val="22"/>
                <w:szCs w:val="20"/>
                <w:lang w:val="en-GB" w:eastAsia="en-US"/>
              </w:rPr>
              <w:t>I,   </w:t>
            </w:r>
            <w:proofErr w:type="gramEnd"/>
            <w:r w:rsidRPr="006F2CA2">
              <w:rPr>
                <w:rFonts w:ascii="Times New Roman" w:hAnsi="Times New Roman" w:cs="Times New Roman"/>
                <w:sz w:val="22"/>
                <w:szCs w:val="20"/>
                <w:lang w:val="en-GB" w:eastAsia="en-US"/>
              </w:rPr>
              <w:t>                             of                                , do make oath (or affirm) and say as follows:</w:t>
            </w:r>
          </w:p>
          <w:p w14:paraId="07901C17" w14:textId="77777777" w:rsidR="006F2CA2" w:rsidRPr="006F2CA2" w:rsidRDefault="006F2CA2" w:rsidP="00B8689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GUID=a8ed4a78-2058-4ba9-9cc5-0b10f73b9a03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w:t>
            </w:r>
            <w:r w:rsidRPr="006F2CA2">
              <w:rPr>
                <w:rFonts w:ascii="Times New Roman" w:hAnsi="Times New Roman" w:cs="Times New Roman"/>
                <w:sz w:val="22"/>
                <w:szCs w:val="20"/>
                <w:lang w:val="en-GB" w:eastAsia="en-US"/>
              </w:rPr>
              <w:tab/>
              <w:t>I did on the        day of                          20      , serve the abovenamed defendant (or as may be) with a true copy of the writ of summons (or as may be) in this action and a true copy of the order for substituted service, by posting at the Post Office at                          in a prepaid letter or envelope (or 2 prepaid letters or envelopes each) containing a true copy of the said writ (or as may be) and of the said order, and addressed (respectively) to the defendant (or as may be) at                            (and at                        ) pursuant to the said order.</w:t>
            </w:r>
          </w:p>
          <w:p w14:paraId="3E92494A" w14:textId="77777777" w:rsidR="006F2CA2" w:rsidRPr="006F2CA2" w:rsidRDefault="006F2CA2" w:rsidP="00B8689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GUID=a96e165d-43bf-4775-ad40-a1c6172e58c2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w:t>
            </w:r>
            <w:r w:rsidRPr="006F2CA2">
              <w:rPr>
                <w:rFonts w:ascii="Times New Roman" w:hAnsi="Times New Roman" w:cs="Times New Roman"/>
                <w:sz w:val="22"/>
                <w:szCs w:val="20"/>
                <w:lang w:val="en-GB" w:eastAsia="en-US"/>
              </w:rPr>
              <w:tab/>
              <w:t>That the said writ of summons (or as may be) appeared to me to have been regularly issued out of the Registry of the Family Justice Courts against the abovenamed defendant (or as may be) at the suit of the abovenamed plaintiff (or as may be) and was dated the           day of                            20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and as in paragraph 4 etc. of (</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 above).</w:t>
            </w:r>
          </w:p>
        </w:tc>
      </w:tr>
      <w:tr w:rsidR="006F2CA2" w:rsidRPr="006F2CA2" w14:paraId="4EEE6780" w14:textId="77777777" w:rsidTr="00B86892">
        <w:trPr>
          <w:divId w:val="2116439976"/>
          <w:cantSplit/>
        </w:trPr>
        <w:tc>
          <w:tcPr>
            <w:tcW w:w="7060" w:type="dxa"/>
            <w:gridSpan w:val="9"/>
          </w:tcPr>
          <w:p w14:paraId="18B0E694" w14:textId="77777777" w:rsidR="006F2CA2" w:rsidRPr="006F2CA2" w:rsidRDefault="006F2CA2" w:rsidP="00B8689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GUID=3e882176-593c-487a-a682-31fd745d3d82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d</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r>
            <w:r w:rsidRPr="006F2CA2">
              <w:rPr>
                <w:rFonts w:ascii="Times New Roman" w:hAnsi="Times New Roman" w:cs="Times New Roman"/>
                <w:i/>
                <w:sz w:val="22"/>
                <w:szCs w:val="20"/>
                <w:lang w:val="en-GB" w:eastAsia="en-US"/>
              </w:rPr>
              <w:t>Affidavit of Service of writ of summons by Advertisement.</w:t>
            </w:r>
          </w:p>
          <w:p w14:paraId="558A85A5" w14:textId="77777777" w:rsidR="006F2CA2" w:rsidRPr="006F2CA2" w:rsidRDefault="006F2CA2" w:rsidP="00B8689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GUID=35a281e2-717d-48eb-b46a-652b9089c37e </w:instrText>
            </w:r>
            <w:r w:rsidRPr="006F2CA2">
              <w:rPr>
                <w:rFonts w:ascii="Times New Roman" w:hAnsi="Times New Roman" w:cs="Times New Roman"/>
                <w:sz w:val="22"/>
                <w:szCs w:val="20"/>
                <w:lang w:val="en-GB" w:eastAsia="en-US"/>
              </w:rPr>
              <w:fldChar w:fldCharType="end"/>
            </w:r>
            <w:proofErr w:type="gramStart"/>
            <w:r w:rsidRPr="006F2CA2">
              <w:rPr>
                <w:rFonts w:ascii="Times New Roman" w:hAnsi="Times New Roman" w:cs="Times New Roman"/>
                <w:sz w:val="22"/>
                <w:szCs w:val="20"/>
                <w:lang w:val="en-GB" w:eastAsia="en-US"/>
              </w:rPr>
              <w:t>I,   </w:t>
            </w:r>
            <w:proofErr w:type="gramEnd"/>
            <w:r w:rsidRPr="006F2CA2">
              <w:rPr>
                <w:rFonts w:ascii="Times New Roman" w:hAnsi="Times New Roman" w:cs="Times New Roman"/>
                <w:sz w:val="22"/>
                <w:szCs w:val="20"/>
                <w:lang w:val="en-GB" w:eastAsia="en-US"/>
              </w:rPr>
              <w:t>                     of                          , do make oath (or affirm) and say as follows:</w:t>
            </w:r>
          </w:p>
          <w:p w14:paraId="3E35E887" w14:textId="77777777" w:rsidR="006F2CA2" w:rsidRPr="006F2CA2" w:rsidRDefault="006F2CA2" w:rsidP="00B8689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GUID=fceb812f-052a-43da-a3e8-be15060dc288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w:t>
            </w:r>
            <w:r w:rsidRPr="006F2CA2">
              <w:rPr>
                <w:rFonts w:ascii="Times New Roman" w:hAnsi="Times New Roman" w:cs="Times New Roman"/>
                <w:sz w:val="22"/>
                <w:szCs w:val="20"/>
                <w:lang w:val="en-GB" w:eastAsia="en-US"/>
              </w:rPr>
              <w:tab/>
              <w:t>I did on                    the          day of                              20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xml:space="preserve"> serve the abovenamed defendant with the writ of summons in this action and of the order for service by advertisement dated the         day of                                   20        , by causing to be inserted once in (names of paper or papers as ordered) an advertisement in the words following namely:</w:t>
            </w:r>
          </w:p>
          <w:p w14:paraId="352657DD" w14:textId="77777777" w:rsidR="006F2CA2" w:rsidRPr="006F2CA2" w:rsidRDefault="006F2CA2" w:rsidP="00B8689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GUID=e0fce539-3272-4937-bea7-78c0fc81831e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Title, Reference Number, etc</w:t>
            </w:r>
            <w:r w:rsidRPr="006F2CA2">
              <w:rPr>
                <w:rFonts w:ascii="Times New Roman" w:hAnsi="Times New Roman" w:cs="Times New Roman"/>
                <w:sz w:val="22"/>
                <w:szCs w:val="20"/>
                <w:lang w:val="en-GB" w:eastAsia="en-US"/>
              </w:rPr>
              <w:t>.)</w:t>
            </w:r>
          </w:p>
          <w:p w14:paraId="1B058471" w14:textId="77777777" w:rsidR="006F2CA2" w:rsidRPr="006F2CA2" w:rsidRDefault="006F2CA2" w:rsidP="00B86892">
            <w:pPr>
              <w:spacing w:before="120" w:after="0" w:line="240" w:lineRule="auto"/>
              <w:ind w:left="118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GUID=b9f1fafa-7414-4504-b256-0ab503362f4f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abovenamed defendant,</w:t>
            </w:r>
          </w:p>
          <w:p w14:paraId="3DB69DA5" w14:textId="77777777" w:rsidR="006F2CA2" w:rsidRPr="006F2CA2" w:rsidRDefault="006F2CA2" w:rsidP="00B86892">
            <w:pPr>
              <w:spacing w:before="120" w:after="0" w:line="240" w:lineRule="auto"/>
              <w:ind w:left="118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GUID=6f40a03e-eda1-4b87-b6ba-df4ef8faf528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(As in (</w:t>
            </w:r>
            <w:r w:rsidRPr="006F2CA2">
              <w:rPr>
                <w:rFonts w:ascii="Times New Roman" w:hAnsi="Times New Roman" w:cs="Times New Roman"/>
                <w:i/>
                <w:sz w:val="22"/>
                <w:szCs w:val="20"/>
                <w:lang w:val="en-GB" w:eastAsia="en-US"/>
              </w:rPr>
              <w:t>e</w:t>
            </w:r>
            <w:r w:rsidRPr="006F2CA2">
              <w:rPr>
                <w:rFonts w:ascii="Times New Roman" w:hAnsi="Times New Roman" w:cs="Times New Roman"/>
                <w:sz w:val="22"/>
                <w:szCs w:val="20"/>
                <w:lang w:val="en-GB" w:eastAsia="en-US"/>
              </w:rPr>
              <w:t>) below).</w:t>
            </w:r>
          </w:p>
          <w:p w14:paraId="21CA9E6E" w14:textId="77777777" w:rsidR="006F2CA2" w:rsidRPr="006F2CA2" w:rsidRDefault="006F2CA2" w:rsidP="00B8689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GUID=486efc74-febf-4509-b41f-0f04f3fa7b3d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w:t>
            </w:r>
            <w:r w:rsidRPr="006F2CA2">
              <w:rPr>
                <w:rFonts w:ascii="Times New Roman" w:hAnsi="Times New Roman" w:cs="Times New Roman"/>
                <w:sz w:val="22"/>
                <w:szCs w:val="20"/>
                <w:lang w:val="en-GB" w:eastAsia="en-US"/>
              </w:rPr>
              <w:tab/>
              <w:t>The advertisement aforesaid appeared in the (name of paper) on the           day of                                20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xml:space="preserve"> (and in the (name of paper) on the             day of                    20       ).</w:t>
            </w:r>
          </w:p>
          <w:p w14:paraId="752CB37B" w14:textId="77777777" w:rsidR="006F2CA2" w:rsidRPr="006F2CA2" w:rsidRDefault="006F2CA2" w:rsidP="00B8689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GUID=53e3863d-b4a6-4e26-a06c-d22eac1b029e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Sworn (or affirmed) as in Form 132.</w:t>
            </w:r>
          </w:p>
        </w:tc>
      </w:tr>
      <w:tr w:rsidR="006F2CA2" w:rsidRPr="006F2CA2" w14:paraId="65B40BF0" w14:textId="77777777" w:rsidTr="00B86892">
        <w:trPr>
          <w:divId w:val="2116439976"/>
          <w:cantSplit/>
        </w:trPr>
        <w:tc>
          <w:tcPr>
            <w:tcW w:w="7060" w:type="dxa"/>
            <w:gridSpan w:val="9"/>
          </w:tcPr>
          <w:p w14:paraId="2B05700B" w14:textId="77777777" w:rsidR="006F2CA2" w:rsidRPr="006F2CA2" w:rsidRDefault="006F2CA2" w:rsidP="00B8689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GUID=079a6b4d-0fc8-401d-94ba-f2f722c3fa49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e</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r>
            <w:r w:rsidRPr="006F2CA2">
              <w:rPr>
                <w:rFonts w:ascii="Times New Roman" w:hAnsi="Times New Roman" w:cs="Times New Roman"/>
                <w:i/>
                <w:sz w:val="22"/>
                <w:szCs w:val="20"/>
                <w:lang w:val="en-GB" w:eastAsia="en-US"/>
              </w:rPr>
              <w:t>Form of Advertisement</w:t>
            </w:r>
            <w:r w:rsidRPr="006F2CA2">
              <w:rPr>
                <w:rFonts w:ascii="Times New Roman" w:hAnsi="Times New Roman" w:cs="Times New Roman"/>
                <w:sz w:val="22"/>
                <w:szCs w:val="20"/>
                <w:lang w:val="en-GB" w:eastAsia="en-US"/>
              </w:rPr>
              <w:t>.</w:t>
            </w:r>
          </w:p>
          <w:p w14:paraId="0AA827F9" w14:textId="77777777" w:rsidR="006F2CA2" w:rsidRPr="006F2CA2" w:rsidRDefault="006F2CA2" w:rsidP="00B8689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GUID=4b407fc9-ab00-479c-9fd3-9d6d28b1a27c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of (or late of)</w:t>
            </w:r>
          </w:p>
          <w:p w14:paraId="701223FE" w14:textId="77777777" w:rsidR="006F2CA2" w:rsidRPr="006F2CA2" w:rsidRDefault="006F2CA2" w:rsidP="00B8689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GUID=a3310771-fc58-4a13-95be-48e91639dbee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Take notice that an action has been commenced against you in the Family Justice Courts in Suit No.         of 20     by                of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xml:space="preserve"> in which the plaintiff’s claim is for (state very shortly the nature of claim and the amount (if any) claimed in the endorsement on the writ).</w:t>
            </w:r>
          </w:p>
          <w:p w14:paraId="02FBAB62" w14:textId="77777777" w:rsidR="006F2CA2" w:rsidRPr="006F2CA2" w:rsidRDefault="006F2CA2" w:rsidP="00B8689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GUID=7906745e-2591-4e97-8523-3106bbb2694b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And that it has been ordered that service of the writ in the said action on you be </w:t>
            </w:r>
            <w:proofErr w:type="gramStart"/>
            <w:r w:rsidRPr="006F2CA2">
              <w:rPr>
                <w:rFonts w:ascii="Times New Roman" w:hAnsi="Times New Roman" w:cs="Times New Roman"/>
                <w:sz w:val="22"/>
                <w:szCs w:val="20"/>
                <w:lang w:val="en-GB" w:eastAsia="en-US"/>
              </w:rPr>
              <w:t>effected</w:t>
            </w:r>
            <w:proofErr w:type="gramEnd"/>
            <w:r w:rsidRPr="006F2CA2">
              <w:rPr>
                <w:rFonts w:ascii="Times New Roman" w:hAnsi="Times New Roman" w:cs="Times New Roman"/>
                <w:sz w:val="22"/>
                <w:szCs w:val="20"/>
                <w:lang w:val="en-GB" w:eastAsia="en-US"/>
              </w:rPr>
              <w:t xml:space="preserve"> by this advertisement. If you desire to defend the said action you must within         days from the publication of this advertisement, inclusive of the day of such publication, enter an appearance at the Registry of </w:t>
            </w:r>
            <w:r w:rsidRPr="006F2CA2">
              <w:rPr>
                <w:rFonts w:ascii="Times New Roman" w:hAnsi="Times New Roman" w:cs="Times New Roman"/>
                <w:sz w:val="22"/>
                <w:szCs w:val="20"/>
                <w:lang w:val="en-GB" w:eastAsia="en-US"/>
              </w:rPr>
              <w:lastRenderedPageBreak/>
              <w:t>the Family Justice Courts. In default of such appearance judgment may be entered against you.</w:t>
            </w:r>
          </w:p>
          <w:p w14:paraId="0BEA757E" w14:textId="77777777" w:rsidR="006F2CA2" w:rsidRPr="006F2CA2" w:rsidRDefault="006F2CA2" w:rsidP="00B8689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GUID=2a5d14cc-cb37-40a6-8740-c86c33d7eeb9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3CAA20AB" w14:textId="77777777" w:rsidR="006F2CA2" w:rsidRPr="006F2CA2" w:rsidRDefault="006F2CA2" w:rsidP="00B86892">
            <w:pPr>
              <w:spacing w:before="60" w:after="60" w:line="240" w:lineRule="auto"/>
              <w:ind w:left="475" w:hanging="475"/>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GUID=d247b926-910e-4b51-a658-2e4d003a9ab7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Solicitors for the</w:t>
            </w:r>
          </w:p>
        </w:tc>
      </w:tr>
      <w:tr w:rsidR="006F2CA2" w:rsidRPr="006F2CA2" w14:paraId="0BD9523F" w14:textId="77777777" w:rsidTr="00B86892">
        <w:trPr>
          <w:divId w:val="2116439976"/>
          <w:cantSplit/>
        </w:trPr>
        <w:tc>
          <w:tcPr>
            <w:tcW w:w="7060" w:type="dxa"/>
            <w:gridSpan w:val="9"/>
          </w:tcPr>
          <w:p w14:paraId="473AE036" w14:textId="77777777" w:rsidR="006F2CA2" w:rsidRPr="006F2CA2" w:rsidRDefault="006F2CA2" w:rsidP="00B8689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GUID=f8e7259f-4804-4efc-ad12-738d8cc88b38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f</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r>
            <w:r w:rsidRPr="006F2CA2">
              <w:rPr>
                <w:rFonts w:ascii="Times New Roman" w:hAnsi="Times New Roman" w:cs="Times New Roman"/>
                <w:i/>
                <w:sz w:val="22"/>
                <w:szCs w:val="20"/>
                <w:lang w:val="en-GB" w:eastAsia="en-US"/>
              </w:rPr>
              <w:t>Affidavit of Personal Service of Judgment or Order.</w:t>
            </w:r>
          </w:p>
          <w:p w14:paraId="38B85248" w14:textId="77777777" w:rsidR="006F2CA2" w:rsidRPr="006F2CA2" w:rsidRDefault="006F2CA2" w:rsidP="00B8689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GUID=07f05348-f6f5-4b85-a76e-135b42564405 </w:instrText>
            </w:r>
            <w:r w:rsidRPr="006F2CA2">
              <w:rPr>
                <w:rFonts w:ascii="Times New Roman" w:hAnsi="Times New Roman" w:cs="Times New Roman"/>
                <w:sz w:val="22"/>
                <w:szCs w:val="20"/>
                <w:lang w:val="en-GB" w:eastAsia="en-US"/>
              </w:rPr>
              <w:fldChar w:fldCharType="end"/>
            </w:r>
            <w:proofErr w:type="gramStart"/>
            <w:r w:rsidRPr="006F2CA2">
              <w:rPr>
                <w:rFonts w:ascii="Times New Roman" w:hAnsi="Times New Roman" w:cs="Times New Roman"/>
                <w:sz w:val="22"/>
                <w:szCs w:val="20"/>
                <w:lang w:val="en-GB" w:eastAsia="en-US"/>
              </w:rPr>
              <w:t>I,   </w:t>
            </w:r>
            <w:proofErr w:type="gramEnd"/>
            <w:r w:rsidRPr="006F2CA2">
              <w:rPr>
                <w:rFonts w:ascii="Times New Roman" w:hAnsi="Times New Roman" w:cs="Times New Roman"/>
                <w:sz w:val="22"/>
                <w:szCs w:val="20"/>
                <w:lang w:val="en-GB" w:eastAsia="en-US"/>
              </w:rPr>
              <w:t>                          of                               , do make oath (or affirm) and say as follows:</w:t>
            </w:r>
          </w:p>
          <w:p w14:paraId="123965C2" w14:textId="77777777" w:rsidR="006F2CA2" w:rsidRPr="006F2CA2" w:rsidRDefault="006F2CA2" w:rsidP="00B8689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GUID=9711a47f-3747-442d-aed6-22579d7a6222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w:t>
            </w:r>
            <w:r w:rsidRPr="006F2CA2">
              <w:rPr>
                <w:rFonts w:ascii="Times New Roman" w:hAnsi="Times New Roman" w:cs="Times New Roman"/>
                <w:sz w:val="22"/>
                <w:szCs w:val="20"/>
                <w:lang w:val="en-GB" w:eastAsia="en-US"/>
              </w:rPr>
              <w:tab/>
              <w:t>I did on              the       day of                               20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xml:space="preserve"> at                   personally serve the abovenamed defendant (or plaintiff) with a true copy of the order (or judgment) dated                  in this action, now produced and shown to me marked                              (or recite operative part of order or judgment).</w:t>
            </w:r>
          </w:p>
          <w:p w14:paraId="3F016F89" w14:textId="77777777" w:rsidR="006F2CA2" w:rsidRPr="006F2CA2" w:rsidRDefault="006F2CA2" w:rsidP="00B8689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GUID=23f8c314-5ee4-4dd2-b7f8-4fa33eb25112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w:t>
            </w:r>
            <w:r w:rsidRPr="006F2CA2">
              <w:rPr>
                <w:rFonts w:ascii="Times New Roman" w:hAnsi="Times New Roman" w:cs="Times New Roman"/>
                <w:sz w:val="22"/>
                <w:szCs w:val="20"/>
                <w:lang w:val="en-GB" w:eastAsia="en-US"/>
              </w:rPr>
              <w:tab/>
              <w:t>The copy of the said order (or judgment) so served as aforesaid had endorsed thereon when so served the words following, that is to say: “If you the within named neglect to obey this order (or judgment) by the time therein limited you will be liable to process of execution for the purpose of compelling you to obey the same order (or judgment)”.</w:t>
            </w:r>
          </w:p>
          <w:p w14:paraId="3520AD1E" w14:textId="77777777" w:rsidR="006F2CA2" w:rsidRPr="006F2CA2" w:rsidRDefault="006F2CA2" w:rsidP="00B8689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GUID=b82902c4-8982-4b2f-83c8-cdaf2c989d22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Sworn (or affirmed) as in Form 132.</w:t>
            </w:r>
          </w:p>
          <w:p w14:paraId="419E2347" w14:textId="77777777" w:rsidR="006F2CA2" w:rsidRDefault="006F2CA2" w:rsidP="00B86892">
            <w:pPr>
              <w:spacing w:before="120" w:after="0" w:line="240" w:lineRule="auto"/>
              <w:ind w:firstLine="360"/>
              <w:jc w:val="both"/>
              <w:rPr>
                <w:rFonts w:ascii="Times New Roman" w:hAnsi="Times New Roman" w:cs="Times New Roman"/>
                <w:sz w:val="22"/>
                <w:szCs w:val="20"/>
                <w:lang w:val="en-GB" w:eastAsia="en-US"/>
              </w:rPr>
            </w:pPr>
          </w:p>
          <w:p w14:paraId="6ABC2A4A" w14:textId="77777777" w:rsidR="002D4084" w:rsidRDefault="002D4084" w:rsidP="00B86892">
            <w:pPr>
              <w:spacing w:before="120" w:after="0" w:line="240" w:lineRule="auto"/>
              <w:ind w:firstLine="360"/>
              <w:jc w:val="both"/>
              <w:rPr>
                <w:rFonts w:ascii="Times New Roman" w:hAnsi="Times New Roman" w:cs="Times New Roman"/>
                <w:sz w:val="22"/>
                <w:szCs w:val="20"/>
                <w:lang w:val="en-GB" w:eastAsia="en-US"/>
              </w:rPr>
            </w:pPr>
          </w:p>
          <w:p w14:paraId="4FAF4E5F" w14:textId="77777777" w:rsidR="002D4084" w:rsidRDefault="002D4084" w:rsidP="00B86892">
            <w:pPr>
              <w:spacing w:before="120" w:after="0" w:line="240" w:lineRule="auto"/>
              <w:ind w:firstLine="360"/>
              <w:jc w:val="both"/>
              <w:rPr>
                <w:rFonts w:ascii="Times New Roman" w:hAnsi="Times New Roman" w:cs="Times New Roman"/>
                <w:sz w:val="22"/>
                <w:szCs w:val="20"/>
                <w:lang w:val="en-GB" w:eastAsia="en-US"/>
              </w:rPr>
            </w:pPr>
          </w:p>
          <w:p w14:paraId="135E6529" w14:textId="77777777" w:rsidR="002D4084" w:rsidRDefault="002D4084" w:rsidP="00B86892">
            <w:pPr>
              <w:spacing w:before="120" w:after="0" w:line="240" w:lineRule="auto"/>
              <w:ind w:firstLine="360"/>
              <w:jc w:val="both"/>
              <w:rPr>
                <w:rFonts w:ascii="Times New Roman" w:hAnsi="Times New Roman" w:cs="Times New Roman"/>
                <w:sz w:val="22"/>
                <w:szCs w:val="20"/>
                <w:lang w:val="en-GB" w:eastAsia="en-US"/>
              </w:rPr>
            </w:pPr>
          </w:p>
          <w:p w14:paraId="275B96C9" w14:textId="77777777" w:rsidR="002D4084" w:rsidRDefault="002D4084" w:rsidP="00B86892">
            <w:pPr>
              <w:spacing w:before="120" w:after="0" w:line="240" w:lineRule="auto"/>
              <w:ind w:firstLine="360"/>
              <w:jc w:val="both"/>
              <w:rPr>
                <w:rFonts w:ascii="Times New Roman" w:hAnsi="Times New Roman" w:cs="Times New Roman"/>
                <w:sz w:val="22"/>
                <w:szCs w:val="20"/>
                <w:lang w:val="en-GB" w:eastAsia="en-US"/>
              </w:rPr>
            </w:pPr>
          </w:p>
          <w:p w14:paraId="7FB45C08" w14:textId="77777777" w:rsidR="002D4084" w:rsidRDefault="002D4084" w:rsidP="00B86892">
            <w:pPr>
              <w:spacing w:before="120" w:after="0" w:line="240" w:lineRule="auto"/>
              <w:ind w:firstLine="360"/>
              <w:jc w:val="both"/>
              <w:rPr>
                <w:rFonts w:ascii="Times New Roman" w:hAnsi="Times New Roman" w:cs="Times New Roman"/>
                <w:sz w:val="22"/>
                <w:szCs w:val="20"/>
                <w:lang w:val="en-GB" w:eastAsia="en-US"/>
              </w:rPr>
            </w:pPr>
          </w:p>
          <w:p w14:paraId="453B95E4" w14:textId="77777777" w:rsidR="002D4084" w:rsidRDefault="002D4084" w:rsidP="00B86892">
            <w:pPr>
              <w:spacing w:before="120" w:after="0" w:line="240" w:lineRule="auto"/>
              <w:ind w:firstLine="360"/>
              <w:jc w:val="both"/>
              <w:rPr>
                <w:rFonts w:ascii="Times New Roman" w:hAnsi="Times New Roman" w:cs="Times New Roman"/>
                <w:sz w:val="22"/>
                <w:szCs w:val="20"/>
                <w:lang w:val="en-GB" w:eastAsia="en-US"/>
              </w:rPr>
            </w:pPr>
          </w:p>
          <w:p w14:paraId="19F236C1" w14:textId="77777777" w:rsidR="002D4084" w:rsidRDefault="002D4084" w:rsidP="00B86892">
            <w:pPr>
              <w:spacing w:before="120" w:after="0" w:line="240" w:lineRule="auto"/>
              <w:ind w:firstLine="360"/>
              <w:jc w:val="both"/>
              <w:rPr>
                <w:rFonts w:ascii="Times New Roman" w:hAnsi="Times New Roman" w:cs="Times New Roman"/>
                <w:sz w:val="22"/>
                <w:szCs w:val="20"/>
                <w:lang w:val="en-GB" w:eastAsia="en-US"/>
              </w:rPr>
            </w:pPr>
          </w:p>
          <w:p w14:paraId="7C2B454E" w14:textId="77777777" w:rsidR="002D4084" w:rsidRDefault="002D4084" w:rsidP="00B86892">
            <w:pPr>
              <w:spacing w:before="120" w:after="0" w:line="240" w:lineRule="auto"/>
              <w:ind w:firstLine="360"/>
              <w:jc w:val="both"/>
              <w:rPr>
                <w:rFonts w:ascii="Times New Roman" w:hAnsi="Times New Roman" w:cs="Times New Roman"/>
                <w:sz w:val="22"/>
                <w:szCs w:val="20"/>
                <w:lang w:val="en-GB" w:eastAsia="en-US"/>
              </w:rPr>
            </w:pPr>
          </w:p>
          <w:p w14:paraId="230EAE35" w14:textId="77777777" w:rsidR="002D4084" w:rsidRDefault="002D4084" w:rsidP="00B86892">
            <w:pPr>
              <w:spacing w:before="120" w:after="0" w:line="240" w:lineRule="auto"/>
              <w:ind w:firstLine="360"/>
              <w:jc w:val="both"/>
              <w:rPr>
                <w:rFonts w:ascii="Times New Roman" w:hAnsi="Times New Roman" w:cs="Times New Roman"/>
                <w:sz w:val="22"/>
                <w:szCs w:val="20"/>
                <w:lang w:val="en-GB" w:eastAsia="en-US"/>
              </w:rPr>
            </w:pPr>
          </w:p>
          <w:p w14:paraId="053DFE40" w14:textId="77777777" w:rsidR="002D4084" w:rsidRDefault="002D4084" w:rsidP="00B86892">
            <w:pPr>
              <w:spacing w:before="120" w:after="0" w:line="240" w:lineRule="auto"/>
              <w:ind w:firstLine="360"/>
              <w:jc w:val="both"/>
              <w:rPr>
                <w:rFonts w:ascii="Times New Roman" w:hAnsi="Times New Roman" w:cs="Times New Roman"/>
                <w:sz w:val="22"/>
                <w:szCs w:val="20"/>
                <w:lang w:val="en-GB" w:eastAsia="en-US"/>
              </w:rPr>
            </w:pPr>
          </w:p>
          <w:p w14:paraId="364F8C4E" w14:textId="77777777" w:rsidR="002D4084" w:rsidRDefault="002D4084" w:rsidP="00B86892">
            <w:pPr>
              <w:spacing w:before="120" w:after="0" w:line="240" w:lineRule="auto"/>
              <w:ind w:firstLine="360"/>
              <w:jc w:val="both"/>
              <w:rPr>
                <w:rFonts w:ascii="Times New Roman" w:hAnsi="Times New Roman" w:cs="Times New Roman"/>
                <w:sz w:val="22"/>
                <w:szCs w:val="20"/>
                <w:lang w:val="en-GB" w:eastAsia="en-US"/>
              </w:rPr>
            </w:pPr>
          </w:p>
          <w:p w14:paraId="24C668E0" w14:textId="77777777" w:rsidR="002D4084" w:rsidRDefault="002D4084" w:rsidP="00B86892">
            <w:pPr>
              <w:spacing w:before="120" w:after="0" w:line="240" w:lineRule="auto"/>
              <w:ind w:firstLine="360"/>
              <w:jc w:val="both"/>
              <w:rPr>
                <w:rFonts w:ascii="Times New Roman" w:hAnsi="Times New Roman" w:cs="Times New Roman"/>
                <w:sz w:val="22"/>
                <w:szCs w:val="20"/>
                <w:lang w:val="en-GB" w:eastAsia="en-US"/>
              </w:rPr>
            </w:pPr>
          </w:p>
          <w:p w14:paraId="6AB2195D" w14:textId="77777777" w:rsidR="002D4084" w:rsidRDefault="002D4084" w:rsidP="00B86892">
            <w:pPr>
              <w:spacing w:before="120" w:after="0" w:line="240" w:lineRule="auto"/>
              <w:ind w:firstLine="360"/>
              <w:jc w:val="both"/>
              <w:rPr>
                <w:rFonts w:ascii="Times New Roman" w:hAnsi="Times New Roman" w:cs="Times New Roman"/>
                <w:sz w:val="22"/>
                <w:szCs w:val="20"/>
                <w:lang w:val="en-GB" w:eastAsia="en-US"/>
              </w:rPr>
            </w:pPr>
          </w:p>
          <w:p w14:paraId="4D83E345" w14:textId="77777777" w:rsidR="002D4084" w:rsidRDefault="002D4084" w:rsidP="00B86892">
            <w:pPr>
              <w:spacing w:before="120" w:after="0" w:line="240" w:lineRule="auto"/>
              <w:ind w:firstLine="360"/>
              <w:jc w:val="both"/>
              <w:rPr>
                <w:rFonts w:ascii="Times New Roman" w:hAnsi="Times New Roman" w:cs="Times New Roman"/>
                <w:sz w:val="22"/>
                <w:szCs w:val="20"/>
                <w:lang w:val="en-GB" w:eastAsia="en-US"/>
              </w:rPr>
            </w:pPr>
          </w:p>
          <w:p w14:paraId="57B2A9C7" w14:textId="77777777" w:rsidR="002D4084" w:rsidRDefault="002D4084" w:rsidP="00B86892">
            <w:pPr>
              <w:spacing w:before="120" w:after="0" w:line="240" w:lineRule="auto"/>
              <w:ind w:firstLine="360"/>
              <w:jc w:val="both"/>
              <w:rPr>
                <w:rFonts w:ascii="Times New Roman" w:hAnsi="Times New Roman" w:cs="Times New Roman"/>
                <w:sz w:val="22"/>
                <w:szCs w:val="20"/>
                <w:lang w:val="en-GB" w:eastAsia="en-US"/>
              </w:rPr>
            </w:pPr>
          </w:p>
          <w:p w14:paraId="7C281DB7" w14:textId="77777777" w:rsidR="002D4084" w:rsidRDefault="002D4084" w:rsidP="00B86892">
            <w:pPr>
              <w:spacing w:before="120" w:after="0" w:line="240" w:lineRule="auto"/>
              <w:ind w:firstLine="360"/>
              <w:jc w:val="both"/>
              <w:rPr>
                <w:rFonts w:ascii="Times New Roman" w:hAnsi="Times New Roman" w:cs="Times New Roman"/>
                <w:sz w:val="22"/>
                <w:szCs w:val="20"/>
                <w:lang w:val="en-GB" w:eastAsia="en-US"/>
              </w:rPr>
            </w:pPr>
          </w:p>
          <w:p w14:paraId="2A09014C" w14:textId="77777777" w:rsidR="002D4084" w:rsidRDefault="002D4084" w:rsidP="00B86892">
            <w:pPr>
              <w:spacing w:before="120" w:after="0" w:line="240" w:lineRule="auto"/>
              <w:ind w:firstLine="360"/>
              <w:jc w:val="both"/>
              <w:rPr>
                <w:rFonts w:ascii="Times New Roman" w:hAnsi="Times New Roman" w:cs="Times New Roman"/>
                <w:sz w:val="22"/>
                <w:szCs w:val="20"/>
                <w:lang w:val="en-GB" w:eastAsia="en-US"/>
              </w:rPr>
            </w:pPr>
          </w:p>
          <w:p w14:paraId="3683985A" w14:textId="77777777" w:rsidR="002D4084" w:rsidRDefault="002D4084" w:rsidP="00B86892">
            <w:pPr>
              <w:spacing w:before="120" w:after="0" w:line="240" w:lineRule="auto"/>
              <w:ind w:firstLine="360"/>
              <w:jc w:val="both"/>
              <w:rPr>
                <w:rFonts w:ascii="Times New Roman" w:hAnsi="Times New Roman" w:cs="Times New Roman"/>
                <w:sz w:val="22"/>
                <w:szCs w:val="20"/>
                <w:lang w:val="en-GB" w:eastAsia="en-US"/>
              </w:rPr>
            </w:pPr>
          </w:p>
          <w:p w14:paraId="71788311" w14:textId="77777777" w:rsidR="002D4084" w:rsidRDefault="002D4084" w:rsidP="00B86892">
            <w:pPr>
              <w:spacing w:before="120" w:after="0" w:line="240" w:lineRule="auto"/>
              <w:ind w:firstLine="360"/>
              <w:jc w:val="both"/>
              <w:rPr>
                <w:rFonts w:ascii="Times New Roman" w:hAnsi="Times New Roman" w:cs="Times New Roman"/>
                <w:sz w:val="22"/>
                <w:szCs w:val="20"/>
                <w:lang w:val="en-GB" w:eastAsia="en-US"/>
              </w:rPr>
            </w:pPr>
          </w:p>
          <w:p w14:paraId="3749233B" w14:textId="77777777" w:rsidR="002D4084" w:rsidRPr="006F2CA2" w:rsidRDefault="002D4084" w:rsidP="00B86892">
            <w:pPr>
              <w:spacing w:before="120" w:after="0" w:line="240" w:lineRule="auto"/>
              <w:ind w:firstLine="360"/>
              <w:jc w:val="both"/>
              <w:rPr>
                <w:rFonts w:ascii="Times New Roman" w:hAnsi="Times New Roman" w:cs="Times New Roman"/>
                <w:sz w:val="22"/>
                <w:szCs w:val="20"/>
                <w:lang w:val="en-GB" w:eastAsia="en-US"/>
              </w:rPr>
            </w:pPr>
          </w:p>
        </w:tc>
      </w:tr>
      <w:tr w:rsidR="006F2CA2" w:rsidRPr="006F2CA2" w14:paraId="2ADF7DFB" w14:textId="77777777" w:rsidTr="00B86892">
        <w:trPr>
          <w:divId w:val="2116439976"/>
          <w:cantSplit/>
        </w:trPr>
        <w:tc>
          <w:tcPr>
            <w:tcW w:w="7060" w:type="dxa"/>
            <w:gridSpan w:val="9"/>
          </w:tcPr>
          <w:p w14:paraId="2B34FD20" w14:textId="77777777" w:rsidR="006F2CA2" w:rsidRPr="006F2CA2" w:rsidRDefault="006F2CA2" w:rsidP="00B8689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GUID=307ff35c-02fb-44ae-939d-310513515363 </w:instrText>
            </w:r>
            <w:r w:rsidRPr="006F2CA2">
              <w:rPr>
                <w:rFonts w:ascii="Times New Roman" w:hAnsi="Times New Roman" w:cs="Times New Roman"/>
                <w:sz w:val="22"/>
                <w:szCs w:val="20"/>
                <w:lang w:val="en-GB" w:eastAsia="en-US"/>
              </w:rPr>
              <w:fldChar w:fldCharType="end"/>
            </w:r>
            <w:r w:rsidR="00B8689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173</w:t>
            </w:r>
          </w:p>
        </w:tc>
      </w:tr>
      <w:tr w:rsidR="006F2CA2" w:rsidRPr="006F2CA2" w14:paraId="0EF2BDD5" w14:textId="77777777" w:rsidTr="00B86892">
        <w:trPr>
          <w:divId w:val="2116439976"/>
          <w:cantSplit/>
        </w:trPr>
        <w:tc>
          <w:tcPr>
            <w:tcW w:w="1300" w:type="dxa"/>
            <w:gridSpan w:val="2"/>
          </w:tcPr>
          <w:p w14:paraId="5AF0D95A" w14:textId="77777777" w:rsidR="006F2CA2" w:rsidRPr="006F2CA2" w:rsidRDefault="006F2CA2" w:rsidP="00B8689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GUID=77d1a34c-09c3-4786-aa5e-a2ae858c1494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R.930</w:t>
            </w:r>
          </w:p>
        </w:tc>
        <w:tc>
          <w:tcPr>
            <w:tcW w:w="4540" w:type="dxa"/>
            <w:gridSpan w:val="3"/>
          </w:tcPr>
          <w:p w14:paraId="64CF435C" w14:textId="77777777" w:rsidR="006F2CA2" w:rsidRPr="006F2CA2" w:rsidRDefault="006F2CA2" w:rsidP="00B8689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GUID=a4d26fc3-b6c9-4082-8db8-0767f48480fd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NOTICE OF CHANGE OF SOLICITOR</w:t>
            </w:r>
          </w:p>
          <w:p w14:paraId="7E580F50" w14:textId="77777777" w:rsidR="006F2CA2" w:rsidRPr="006F2CA2" w:rsidRDefault="006F2CA2" w:rsidP="00B8689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GUID=0c9ed333-84fd-43c5-9a7a-ed3fba6ee886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tc>
        <w:tc>
          <w:tcPr>
            <w:tcW w:w="1220" w:type="dxa"/>
            <w:gridSpan w:val="4"/>
          </w:tcPr>
          <w:p w14:paraId="135069AD" w14:textId="77777777" w:rsidR="006F2CA2" w:rsidRPr="006F2CA2" w:rsidRDefault="006F2CA2" w:rsidP="00B8689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GUID=f2017f7d-a40f-4e59-b99f-bb90895b7daa </w:instrText>
            </w:r>
            <w:r w:rsidRPr="006F2CA2">
              <w:rPr>
                <w:rFonts w:ascii="Times New Roman" w:hAnsi="Times New Roman" w:cs="Times New Roman"/>
                <w:sz w:val="22"/>
                <w:szCs w:val="20"/>
                <w:lang w:val="en-GB" w:eastAsia="en-US"/>
              </w:rPr>
              <w:fldChar w:fldCharType="end"/>
            </w:r>
          </w:p>
        </w:tc>
      </w:tr>
      <w:tr w:rsidR="006F2CA2" w:rsidRPr="006F2CA2" w14:paraId="211F6DE8" w14:textId="77777777" w:rsidTr="00B86892">
        <w:trPr>
          <w:divId w:val="2116439976"/>
          <w:cantSplit/>
        </w:trPr>
        <w:tc>
          <w:tcPr>
            <w:tcW w:w="7060" w:type="dxa"/>
            <w:gridSpan w:val="9"/>
          </w:tcPr>
          <w:p w14:paraId="11695FC3" w14:textId="77777777" w:rsidR="006F2CA2" w:rsidRPr="006F2CA2" w:rsidRDefault="006F2CA2" w:rsidP="00B8689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GUID=4a6fda27-8353-45bf-9e57-465a4222c44f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the Registrar,</w:t>
            </w:r>
          </w:p>
          <w:p w14:paraId="128B64FB" w14:textId="77777777" w:rsidR="006F2CA2" w:rsidRPr="006F2CA2" w:rsidRDefault="006F2CA2" w:rsidP="00B8689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GUID=87c3c07f-e831-45ea-84eb-e94201c040e3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Take notice that (name of new solicitor), of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xml:space="preserve"> has (or have) been appointed to act as the solicitor of the abovenamed (plaintiff or defendant (if for one or more of several defendants, naming the defendant or defendants)) in this action, in the place of (name of original solicitor).</w:t>
            </w:r>
          </w:p>
          <w:p w14:paraId="08AD99F3" w14:textId="77777777" w:rsidR="006F2CA2" w:rsidRPr="006F2CA2" w:rsidRDefault="006F2CA2" w:rsidP="00B8689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GUID=8bbe33d1-b891-4269-9aad-4d54291f46b6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address for service of the abovenamed (new solicitor) is                                              </w:t>
            </w:r>
            <w:proofErr w:type="gramStart"/>
            <w:r w:rsidRPr="006F2CA2">
              <w:rPr>
                <w:rFonts w:ascii="Times New Roman" w:hAnsi="Times New Roman" w:cs="Times New Roman"/>
                <w:sz w:val="22"/>
                <w:szCs w:val="20"/>
                <w:lang w:val="en-GB" w:eastAsia="en-US"/>
              </w:rPr>
              <w:t>  .</w:t>
            </w:r>
            <w:proofErr w:type="gramEnd"/>
          </w:p>
          <w:p w14:paraId="06F7AB90" w14:textId="77777777" w:rsidR="006F2CA2" w:rsidRPr="006F2CA2" w:rsidRDefault="006F2CA2" w:rsidP="00B8689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GUID=fa0c81c5-07e6-4822-ae60-33c291d4dd49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667D7433" w14:textId="77777777" w:rsidR="006F2CA2" w:rsidRPr="006F2CA2" w:rsidRDefault="006F2CA2" w:rsidP="00B8689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GUID=52e9dd5a-0b74-4557-870f-c1f193599e0b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Solicitor.</w:t>
            </w:r>
          </w:p>
          <w:p w14:paraId="75DFADE7" w14:textId="77777777" w:rsidR="006F2CA2" w:rsidRPr="006F2CA2" w:rsidRDefault="006F2CA2" w:rsidP="00B8689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GUID=5e83f794-c0af-4c7c-bfed-a9a6a7c83cc4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the abovenamed defendant (or plaintiff) or his (or their) solicitor and to (naming the former solicitor of the plaintiff (or defendant)).</w:t>
            </w:r>
          </w:p>
        </w:tc>
      </w:tr>
      <w:tr w:rsidR="006F2CA2" w:rsidRPr="006F2CA2" w14:paraId="000A8DA0" w14:textId="77777777" w:rsidTr="00B86892">
        <w:trPr>
          <w:divId w:val="2116439976"/>
          <w:cantSplit/>
        </w:trPr>
        <w:tc>
          <w:tcPr>
            <w:tcW w:w="7060" w:type="dxa"/>
            <w:gridSpan w:val="9"/>
          </w:tcPr>
          <w:p w14:paraId="4DC821D7" w14:textId="77777777" w:rsidR="006F2CA2" w:rsidRPr="006F2CA2" w:rsidRDefault="006F2CA2" w:rsidP="00B86892">
            <w:pPr>
              <w:spacing w:before="60" w:after="60" w:line="240" w:lineRule="auto"/>
              <w:jc w:val="center"/>
              <w:rPr>
                <w:rFonts w:ascii="Times New Roman" w:hAnsi="Times New Roman" w:cs="Times New Roman"/>
                <w:sz w:val="22"/>
                <w:szCs w:val="20"/>
                <w:lang w:val="en-GB" w:eastAsia="en-US"/>
              </w:rPr>
            </w:pPr>
          </w:p>
          <w:p w14:paraId="11C716AA" w14:textId="77777777" w:rsidR="006F2CA2" w:rsidRPr="006F2CA2" w:rsidRDefault="006F2CA2" w:rsidP="00B8689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GUID=67339dfd-b57e-4961-b232-9ae453b352cc </w:instrText>
            </w:r>
            <w:r w:rsidRPr="006F2CA2">
              <w:rPr>
                <w:rFonts w:ascii="Times New Roman" w:hAnsi="Times New Roman" w:cs="Times New Roman"/>
                <w:sz w:val="22"/>
                <w:szCs w:val="20"/>
                <w:lang w:val="en-GB" w:eastAsia="en-US"/>
              </w:rPr>
              <w:fldChar w:fldCharType="end"/>
            </w:r>
            <w:r w:rsidR="00B8689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174</w:t>
            </w:r>
          </w:p>
          <w:p w14:paraId="1DBD3E45" w14:textId="77777777" w:rsidR="006F2CA2" w:rsidRPr="006F2CA2" w:rsidRDefault="006F2CA2" w:rsidP="00B8689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t>R. 932</w:t>
            </w:r>
          </w:p>
        </w:tc>
      </w:tr>
      <w:tr w:rsidR="006F2CA2" w:rsidRPr="006F2CA2" w14:paraId="6CD18746" w14:textId="77777777" w:rsidTr="00B86892">
        <w:trPr>
          <w:gridAfter w:val="2"/>
          <w:divId w:val="2116439976"/>
          <w:wAfter w:w="110" w:type="dxa"/>
          <w:cantSplit/>
        </w:trPr>
        <w:tc>
          <w:tcPr>
            <w:tcW w:w="6950" w:type="dxa"/>
            <w:gridSpan w:val="7"/>
          </w:tcPr>
          <w:p w14:paraId="2FE7DB37" w14:textId="77777777" w:rsidR="006F2CA2" w:rsidRPr="006F2CA2" w:rsidRDefault="006F2CA2" w:rsidP="00B8689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GUID=980ff99e-d826-4599-b5a4-7365f212f82e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NOTICE OF INTENTION OF PARTY </w:t>
            </w:r>
            <w:r w:rsidRPr="006F2CA2">
              <w:rPr>
                <w:rFonts w:ascii="Times New Roman" w:hAnsi="Times New Roman" w:cs="Times New Roman"/>
                <w:sz w:val="22"/>
                <w:szCs w:val="20"/>
                <w:lang w:val="en-GB" w:eastAsia="en-US"/>
              </w:rPr>
              <w:br/>
              <w:t>TO ACT IN PERSON, IN PLACE OF SOLICITOR</w:t>
            </w:r>
          </w:p>
        </w:tc>
      </w:tr>
      <w:tr w:rsidR="006F2CA2" w:rsidRPr="006F2CA2" w14:paraId="311B7EF8" w14:textId="77777777" w:rsidTr="00B86892">
        <w:trPr>
          <w:divId w:val="2116439976"/>
          <w:cantSplit/>
        </w:trPr>
        <w:tc>
          <w:tcPr>
            <w:tcW w:w="7060" w:type="dxa"/>
            <w:gridSpan w:val="9"/>
          </w:tcPr>
          <w:p w14:paraId="3D3F7C0B" w14:textId="77777777" w:rsidR="006F2CA2" w:rsidRPr="006F2CA2" w:rsidRDefault="006F2CA2" w:rsidP="00B8689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GUID=e68ae068-3ad4-40bd-9fae-f2ad41bae13c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47869653" w14:textId="77777777" w:rsidR="006F2CA2" w:rsidRPr="006F2CA2" w:rsidRDefault="006F2CA2" w:rsidP="00B8689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GUID=80020674-c7a5-4077-a2aa-3456b3f6646d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the Registrar,</w:t>
            </w:r>
          </w:p>
          <w:p w14:paraId="1141D050" w14:textId="77777777" w:rsidR="006F2CA2" w:rsidRPr="006F2CA2" w:rsidRDefault="006F2CA2" w:rsidP="00B8689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GUID=09903dc6-d873-4a13-ac59-40ea402c6062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Take notice that </w:t>
            </w:r>
            <w:proofErr w:type="gramStart"/>
            <w:r w:rsidRPr="006F2CA2">
              <w:rPr>
                <w:rFonts w:ascii="Times New Roman" w:hAnsi="Times New Roman" w:cs="Times New Roman"/>
                <w:sz w:val="22"/>
                <w:szCs w:val="20"/>
                <w:lang w:val="en-GB" w:eastAsia="en-US"/>
              </w:rPr>
              <w:t>I,   </w:t>
            </w:r>
            <w:proofErr w:type="gramEnd"/>
            <w:r w:rsidRPr="006F2CA2">
              <w:rPr>
                <w:rFonts w:ascii="Times New Roman" w:hAnsi="Times New Roman" w:cs="Times New Roman"/>
                <w:sz w:val="22"/>
                <w:szCs w:val="20"/>
                <w:lang w:val="en-GB" w:eastAsia="en-US"/>
              </w:rPr>
              <w:t>                             the abovenamed plaintiff (or defendant) intend to act in person in this action in the place of                                and that my address for service is                          .</w:t>
            </w:r>
          </w:p>
          <w:p w14:paraId="24E13E98" w14:textId="77777777" w:rsidR="006F2CA2" w:rsidRPr="006F2CA2" w:rsidRDefault="006F2CA2" w:rsidP="00B8689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GUID=89c27133-f640-4f31-92d2-5f9a4f098a92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702B032A" w14:textId="77777777" w:rsidR="006F2CA2" w:rsidRPr="006F2CA2" w:rsidRDefault="006F2CA2" w:rsidP="00B8689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GUID=2c8491c7-8f4e-49f5-9abf-668b974cd5da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Party.</w:t>
            </w:r>
          </w:p>
          <w:p w14:paraId="3D255A12" w14:textId="77777777" w:rsidR="006F2CA2" w:rsidRDefault="006F2CA2" w:rsidP="00B8689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GUID=f84064ea-fce6-4da6-af1c-bd4f2bce5ad5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the abovenamed defendant (or plaintiff) and to (naming the former solicitor of the plaintiff (or defendant)).</w:t>
            </w:r>
          </w:p>
          <w:p w14:paraId="5CFD2919" w14:textId="77777777" w:rsidR="00B86892" w:rsidRDefault="00B86892" w:rsidP="00B86892">
            <w:pPr>
              <w:spacing w:before="120" w:after="0" w:line="240" w:lineRule="auto"/>
              <w:ind w:firstLine="600"/>
              <w:jc w:val="both"/>
              <w:rPr>
                <w:rFonts w:ascii="Times New Roman" w:hAnsi="Times New Roman" w:cs="Times New Roman"/>
                <w:sz w:val="22"/>
                <w:szCs w:val="20"/>
                <w:lang w:val="en-GB" w:eastAsia="en-US"/>
              </w:rPr>
            </w:pPr>
          </w:p>
          <w:p w14:paraId="771E85A3" w14:textId="77777777" w:rsidR="002D4084" w:rsidRDefault="002D4084" w:rsidP="00B86892">
            <w:pPr>
              <w:spacing w:before="120" w:after="0" w:line="240" w:lineRule="auto"/>
              <w:ind w:firstLine="600"/>
              <w:jc w:val="both"/>
              <w:rPr>
                <w:rFonts w:ascii="Times New Roman" w:hAnsi="Times New Roman" w:cs="Times New Roman"/>
                <w:sz w:val="22"/>
                <w:szCs w:val="20"/>
                <w:lang w:val="en-GB" w:eastAsia="en-US"/>
              </w:rPr>
            </w:pPr>
          </w:p>
          <w:p w14:paraId="68F9AB15" w14:textId="77777777" w:rsidR="002D4084" w:rsidRDefault="002D4084" w:rsidP="00B86892">
            <w:pPr>
              <w:spacing w:before="120" w:after="0" w:line="240" w:lineRule="auto"/>
              <w:ind w:firstLine="600"/>
              <w:jc w:val="both"/>
              <w:rPr>
                <w:rFonts w:ascii="Times New Roman" w:hAnsi="Times New Roman" w:cs="Times New Roman"/>
                <w:sz w:val="22"/>
                <w:szCs w:val="20"/>
                <w:lang w:val="en-GB" w:eastAsia="en-US"/>
              </w:rPr>
            </w:pPr>
          </w:p>
          <w:p w14:paraId="4D2541FC" w14:textId="77777777" w:rsidR="002D4084" w:rsidRDefault="002D4084" w:rsidP="00B86892">
            <w:pPr>
              <w:spacing w:before="120" w:after="0" w:line="240" w:lineRule="auto"/>
              <w:ind w:firstLine="600"/>
              <w:jc w:val="both"/>
              <w:rPr>
                <w:rFonts w:ascii="Times New Roman" w:hAnsi="Times New Roman" w:cs="Times New Roman"/>
                <w:sz w:val="22"/>
                <w:szCs w:val="20"/>
                <w:lang w:val="en-GB" w:eastAsia="en-US"/>
              </w:rPr>
            </w:pPr>
          </w:p>
          <w:p w14:paraId="296135F8" w14:textId="77777777" w:rsidR="002D4084" w:rsidRDefault="002D4084" w:rsidP="00B86892">
            <w:pPr>
              <w:spacing w:before="120" w:after="0" w:line="240" w:lineRule="auto"/>
              <w:ind w:firstLine="600"/>
              <w:jc w:val="both"/>
              <w:rPr>
                <w:rFonts w:ascii="Times New Roman" w:hAnsi="Times New Roman" w:cs="Times New Roman"/>
                <w:sz w:val="22"/>
                <w:szCs w:val="20"/>
                <w:lang w:val="en-GB" w:eastAsia="en-US"/>
              </w:rPr>
            </w:pPr>
          </w:p>
          <w:p w14:paraId="11602145" w14:textId="77777777" w:rsidR="002D4084" w:rsidRDefault="002D4084" w:rsidP="00B86892">
            <w:pPr>
              <w:spacing w:before="120" w:after="0" w:line="240" w:lineRule="auto"/>
              <w:ind w:firstLine="600"/>
              <w:jc w:val="both"/>
              <w:rPr>
                <w:rFonts w:ascii="Times New Roman" w:hAnsi="Times New Roman" w:cs="Times New Roman"/>
                <w:sz w:val="22"/>
                <w:szCs w:val="20"/>
                <w:lang w:val="en-GB" w:eastAsia="en-US"/>
              </w:rPr>
            </w:pPr>
          </w:p>
          <w:p w14:paraId="2FE9140E" w14:textId="77777777" w:rsidR="002D4084" w:rsidRDefault="002D4084" w:rsidP="00B86892">
            <w:pPr>
              <w:spacing w:before="120" w:after="0" w:line="240" w:lineRule="auto"/>
              <w:ind w:firstLine="600"/>
              <w:jc w:val="both"/>
              <w:rPr>
                <w:rFonts w:ascii="Times New Roman" w:hAnsi="Times New Roman" w:cs="Times New Roman"/>
                <w:sz w:val="22"/>
                <w:szCs w:val="20"/>
                <w:lang w:val="en-GB" w:eastAsia="en-US"/>
              </w:rPr>
            </w:pPr>
          </w:p>
          <w:p w14:paraId="1BB33B93" w14:textId="77777777" w:rsidR="002D4084" w:rsidRDefault="002D4084" w:rsidP="00B86892">
            <w:pPr>
              <w:spacing w:before="120" w:after="0" w:line="240" w:lineRule="auto"/>
              <w:ind w:firstLine="600"/>
              <w:jc w:val="both"/>
              <w:rPr>
                <w:rFonts w:ascii="Times New Roman" w:hAnsi="Times New Roman" w:cs="Times New Roman"/>
                <w:sz w:val="22"/>
                <w:szCs w:val="20"/>
                <w:lang w:val="en-GB" w:eastAsia="en-US"/>
              </w:rPr>
            </w:pPr>
          </w:p>
          <w:p w14:paraId="46012BC0" w14:textId="77777777" w:rsidR="002D4084" w:rsidRDefault="002D4084" w:rsidP="00B86892">
            <w:pPr>
              <w:spacing w:before="120" w:after="0" w:line="240" w:lineRule="auto"/>
              <w:ind w:firstLine="600"/>
              <w:jc w:val="both"/>
              <w:rPr>
                <w:rFonts w:ascii="Times New Roman" w:hAnsi="Times New Roman" w:cs="Times New Roman"/>
                <w:sz w:val="22"/>
                <w:szCs w:val="20"/>
                <w:lang w:val="en-GB" w:eastAsia="en-US"/>
              </w:rPr>
            </w:pPr>
          </w:p>
          <w:p w14:paraId="35F84B2E" w14:textId="77777777" w:rsidR="002D4084" w:rsidRDefault="002D4084" w:rsidP="00B86892">
            <w:pPr>
              <w:spacing w:before="120" w:after="0" w:line="240" w:lineRule="auto"/>
              <w:ind w:firstLine="600"/>
              <w:jc w:val="both"/>
              <w:rPr>
                <w:rFonts w:ascii="Times New Roman" w:hAnsi="Times New Roman" w:cs="Times New Roman"/>
                <w:sz w:val="22"/>
                <w:szCs w:val="20"/>
                <w:lang w:val="en-GB" w:eastAsia="en-US"/>
              </w:rPr>
            </w:pPr>
          </w:p>
          <w:p w14:paraId="1168E2CE" w14:textId="77777777" w:rsidR="002D4084" w:rsidRDefault="002D4084" w:rsidP="00B86892">
            <w:pPr>
              <w:spacing w:before="120" w:after="0" w:line="240" w:lineRule="auto"/>
              <w:ind w:firstLine="600"/>
              <w:jc w:val="both"/>
              <w:rPr>
                <w:rFonts w:ascii="Times New Roman" w:hAnsi="Times New Roman" w:cs="Times New Roman"/>
                <w:sz w:val="22"/>
                <w:szCs w:val="20"/>
                <w:lang w:val="en-GB" w:eastAsia="en-US"/>
              </w:rPr>
            </w:pPr>
          </w:p>
          <w:p w14:paraId="7FD1AA0F" w14:textId="77777777" w:rsidR="002D4084" w:rsidRDefault="002D4084" w:rsidP="00B86892">
            <w:pPr>
              <w:spacing w:before="120" w:after="0" w:line="240" w:lineRule="auto"/>
              <w:ind w:firstLine="600"/>
              <w:jc w:val="both"/>
              <w:rPr>
                <w:rFonts w:ascii="Times New Roman" w:hAnsi="Times New Roman" w:cs="Times New Roman"/>
                <w:sz w:val="22"/>
                <w:szCs w:val="20"/>
                <w:lang w:val="en-GB" w:eastAsia="en-US"/>
              </w:rPr>
            </w:pPr>
          </w:p>
          <w:p w14:paraId="29760E9E" w14:textId="77777777" w:rsidR="002D4084" w:rsidRPr="006F2CA2" w:rsidRDefault="002D4084" w:rsidP="00B86892">
            <w:pPr>
              <w:spacing w:before="120" w:after="0" w:line="240" w:lineRule="auto"/>
              <w:ind w:firstLine="600"/>
              <w:jc w:val="both"/>
              <w:rPr>
                <w:rFonts w:ascii="Times New Roman" w:hAnsi="Times New Roman" w:cs="Times New Roman"/>
                <w:sz w:val="22"/>
                <w:szCs w:val="20"/>
                <w:lang w:val="en-GB" w:eastAsia="en-US"/>
              </w:rPr>
            </w:pPr>
          </w:p>
        </w:tc>
      </w:tr>
      <w:tr w:rsidR="006F2CA2" w:rsidRPr="006F2CA2" w14:paraId="41FCEEF1" w14:textId="77777777" w:rsidTr="00B86892">
        <w:trPr>
          <w:gridAfter w:val="1"/>
          <w:divId w:val="2116439976"/>
          <w:wAfter w:w="40" w:type="dxa"/>
          <w:cantSplit/>
        </w:trPr>
        <w:tc>
          <w:tcPr>
            <w:tcW w:w="7020" w:type="dxa"/>
            <w:gridSpan w:val="8"/>
          </w:tcPr>
          <w:p w14:paraId="06E2B315" w14:textId="77777777" w:rsidR="006F2CA2" w:rsidRPr="006F2CA2" w:rsidRDefault="006F2CA2" w:rsidP="00B8689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GUID=b77701b9-c692-4c5a-ba88-88e04c6e3703 </w:instrText>
            </w:r>
            <w:r w:rsidRPr="006F2CA2">
              <w:rPr>
                <w:rFonts w:ascii="Times New Roman" w:hAnsi="Times New Roman" w:cs="Times New Roman"/>
                <w:sz w:val="22"/>
                <w:szCs w:val="20"/>
                <w:lang w:val="en-GB" w:eastAsia="en-US"/>
              </w:rPr>
              <w:fldChar w:fldCharType="end"/>
            </w:r>
            <w:r w:rsidR="00B8689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175</w:t>
            </w:r>
          </w:p>
        </w:tc>
      </w:tr>
      <w:tr w:rsidR="006F2CA2" w:rsidRPr="006F2CA2" w14:paraId="557D017A" w14:textId="77777777" w:rsidTr="00B86892">
        <w:trPr>
          <w:gridAfter w:val="1"/>
          <w:divId w:val="2116439976"/>
          <w:wAfter w:w="40" w:type="dxa"/>
          <w:cantSplit/>
        </w:trPr>
        <w:tc>
          <w:tcPr>
            <w:tcW w:w="1140" w:type="dxa"/>
          </w:tcPr>
          <w:p w14:paraId="1F6763E0" w14:textId="77777777" w:rsidR="006F2CA2" w:rsidRPr="006F2CA2" w:rsidRDefault="006F2CA2" w:rsidP="00B8689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GUID=b55eb965-2e20-483c-8dc5-7ec8f2347d78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R.933</w:t>
            </w:r>
          </w:p>
        </w:tc>
        <w:tc>
          <w:tcPr>
            <w:tcW w:w="4760" w:type="dxa"/>
            <w:gridSpan w:val="5"/>
          </w:tcPr>
          <w:p w14:paraId="5C6F576C" w14:textId="77777777" w:rsidR="006F2CA2" w:rsidRPr="006F2CA2" w:rsidRDefault="006F2CA2" w:rsidP="00B86892">
            <w:pPr>
              <w:spacing w:before="60" w:after="60" w:line="240" w:lineRule="auto"/>
              <w:jc w:val="center"/>
              <w:rPr>
                <w:rFonts w:ascii="Times New Roman" w:hAnsi="Times New Roman" w:cs="Times New Roman"/>
                <w:sz w:val="22"/>
                <w:szCs w:val="20"/>
                <w:lang w:val="en-GB" w:eastAsia="en-US"/>
              </w:rPr>
            </w:pPr>
          </w:p>
          <w:p w14:paraId="3679BC47" w14:textId="77777777" w:rsidR="006F2CA2" w:rsidRPr="006F2CA2" w:rsidRDefault="006F2CA2" w:rsidP="00B8689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GUID=a4895c0b-72a9-4eb7-acdc-f299b36a2b64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SUMMONS TO REMOVE SOLICITOR </w:t>
            </w:r>
            <w:r w:rsidRPr="006F2CA2">
              <w:rPr>
                <w:rFonts w:ascii="Times New Roman" w:hAnsi="Times New Roman" w:cs="Times New Roman"/>
                <w:sz w:val="22"/>
                <w:szCs w:val="20"/>
                <w:lang w:val="en-GB" w:eastAsia="en-US"/>
              </w:rPr>
              <w:br/>
              <w:t>FROM RECORD</w:t>
            </w:r>
          </w:p>
        </w:tc>
        <w:tc>
          <w:tcPr>
            <w:tcW w:w="1120" w:type="dxa"/>
            <w:gridSpan w:val="2"/>
          </w:tcPr>
          <w:p w14:paraId="7738B4CD" w14:textId="77777777" w:rsidR="006F2CA2" w:rsidRPr="006F2CA2" w:rsidRDefault="006F2CA2" w:rsidP="00B8689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GUID=ef5b1076-7c3c-424c-99ba-f88b411c2abe </w:instrText>
            </w:r>
            <w:r w:rsidRPr="006F2CA2">
              <w:rPr>
                <w:rFonts w:ascii="Times New Roman" w:hAnsi="Times New Roman" w:cs="Times New Roman"/>
                <w:sz w:val="22"/>
                <w:szCs w:val="20"/>
                <w:lang w:val="en-GB" w:eastAsia="en-US"/>
              </w:rPr>
              <w:fldChar w:fldCharType="end"/>
            </w:r>
          </w:p>
        </w:tc>
      </w:tr>
      <w:tr w:rsidR="006F2CA2" w:rsidRPr="006F2CA2" w14:paraId="04CF64AE" w14:textId="77777777" w:rsidTr="00B86892">
        <w:trPr>
          <w:gridAfter w:val="1"/>
          <w:divId w:val="2116439976"/>
          <w:wAfter w:w="40" w:type="dxa"/>
          <w:cantSplit/>
        </w:trPr>
        <w:tc>
          <w:tcPr>
            <w:tcW w:w="7020" w:type="dxa"/>
            <w:gridSpan w:val="8"/>
          </w:tcPr>
          <w:p w14:paraId="37AE7977" w14:textId="77777777" w:rsidR="006F2CA2" w:rsidRPr="006F2CA2" w:rsidRDefault="006F2CA2" w:rsidP="00B8689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GUID=0cea3621-4e25-430c-9379-f39ff08823a4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3B76A365" w14:textId="77777777" w:rsidR="006F2CA2" w:rsidRPr="006F2CA2" w:rsidRDefault="006F2CA2" w:rsidP="00B8689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GUID=9a29fce7-ba61-4f65-857b-b6409f94818c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(name of party whose solicitor has ceased to act)</w:t>
            </w:r>
          </w:p>
          <w:p w14:paraId="51673960" w14:textId="77777777" w:rsidR="006F2CA2" w:rsidRPr="006F2CA2" w:rsidRDefault="006F2CA2" w:rsidP="00B8689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GUID=effc7dde-352a-4656-9ee7-8a44dfc191b1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Let all parties concerned attend before the Court on the date and time to be assigned for the hearing of an application for the following order(s):</w:t>
            </w:r>
          </w:p>
          <w:p w14:paraId="0010EFFF" w14:textId="77777777" w:rsidR="006F2CA2" w:rsidRPr="006F2CA2" w:rsidRDefault="006F2CA2" w:rsidP="00B8689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GUID=89210871-4f62-4d40-af69-f766d9d72139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w:t>
            </w:r>
            <w:r w:rsidRPr="006F2CA2">
              <w:rPr>
                <w:rFonts w:ascii="Times New Roman" w:hAnsi="Times New Roman" w:cs="Times New Roman"/>
                <w:sz w:val="22"/>
                <w:szCs w:val="20"/>
                <w:lang w:val="en-GB" w:eastAsia="en-US"/>
              </w:rPr>
              <w:tab/>
              <w:t>(Name of solicitor who has ceased to act) ceases to be the solicitor acting for (name of party whose solicitor has ceased to act), plaintiff (or defendant) (or as may be) in this action (or matter); and</w:t>
            </w:r>
          </w:p>
          <w:p w14:paraId="24D3AE21" w14:textId="77777777" w:rsidR="006F2CA2" w:rsidRPr="006F2CA2" w:rsidRDefault="006F2CA2" w:rsidP="00B8689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GUID=c5205402-cc68-4901-b25a-90874de625a3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w:t>
            </w:r>
            <w:r w:rsidRPr="006F2CA2">
              <w:rPr>
                <w:rFonts w:ascii="Times New Roman" w:hAnsi="Times New Roman" w:cs="Times New Roman"/>
                <w:sz w:val="22"/>
                <w:szCs w:val="20"/>
                <w:lang w:val="en-GB" w:eastAsia="en-US"/>
              </w:rPr>
              <w:tab/>
              <w:t>Costs of this application be         </w:t>
            </w:r>
            <w:proofErr w:type="gramStart"/>
            <w:r w:rsidRPr="006F2CA2">
              <w:rPr>
                <w:rFonts w:ascii="Times New Roman" w:hAnsi="Times New Roman" w:cs="Times New Roman"/>
                <w:sz w:val="22"/>
                <w:szCs w:val="20"/>
                <w:lang w:val="en-GB" w:eastAsia="en-US"/>
              </w:rPr>
              <w:t>  .</w:t>
            </w:r>
            <w:proofErr w:type="gramEnd"/>
          </w:p>
          <w:p w14:paraId="67CBED12" w14:textId="77777777" w:rsidR="006F2CA2" w:rsidRPr="006F2CA2" w:rsidRDefault="006F2CA2" w:rsidP="00B8689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GUID=2a1e489d-5791-479c-b52b-f23f56c2dd1e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Grounds of application: (To set out grounds) or (As set out in the affidavit of [name]).</w:t>
            </w:r>
          </w:p>
          <w:p w14:paraId="1552C527" w14:textId="77777777" w:rsidR="006F2CA2" w:rsidRPr="006F2CA2" w:rsidRDefault="006F2CA2" w:rsidP="00B8689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GUID=aa33dc9b-9563-4b96-ab43-f20c1c05ba57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Issued by: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Solicitors for the           ).</w:t>
            </w:r>
          </w:p>
          <w:p w14:paraId="23621514" w14:textId="77777777" w:rsidR="006F2CA2" w:rsidRPr="006F2CA2" w:rsidRDefault="006F2CA2" w:rsidP="00B8689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GUID=dfd55d28-0d24-412e-84ef-147788a2e989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tc>
      </w:tr>
      <w:tr w:rsidR="006F2CA2" w:rsidRPr="006F2CA2" w14:paraId="3E9F1C23" w14:textId="77777777" w:rsidTr="00B86892">
        <w:trPr>
          <w:divId w:val="2116439976"/>
          <w:cantSplit/>
        </w:trPr>
        <w:tc>
          <w:tcPr>
            <w:tcW w:w="7060" w:type="dxa"/>
            <w:gridSpan w:val="9"/>
          </w:tcPr>
          <w:p w14:paraId="23561478" w14:textId="77777777" w:rsidR="006F2CA2" w:rsidRPr="006F2CA2" w:rsidRDefault="006F2CA2" w:rsidP="00B86892">
            <w:pPr>
              <w:spacing w:before="60" w:after="60" w:line="240" w:lineRule="auto"/>
              <w:jc w:val="center"/>
              <w:rPr>
                <w:rFonts w:ascii="Times New Roman" w:hAnsi="Times New Roman" w:cs="Times New Roman"/>
                <w:sz w:val="22"/>
                <w:szCs w:val="20"/>
                <w:lang w:val="en-GB" w:eastAsia="en-US"/>
              </w:rPr>
            </w:pPr>
          </w:p>
          <w:p w14:paraId="385C0E58" w14:textId="77777777" w:rsidR="006F2CA2" w:rsidRPr="006F2CA2" w:rsidRDefault="006F2CA2" w:rsidP="00B8689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GUID=68cd6553-0b84-4377-8002-97af5cd14137 </w:instrText>
            </w:r>
            <w:r w:rsidRPr="006F2CA2">
              <w:rPr>
                <w:rFonts w:ascii="Times New Roman" w:hAnsi="Times New Roman" w:cs="Times New Roman"/>
                <w:sz w:val="22"/>
                <w:szCs w:val="20"/>
                <w:lang w:val="en-GB" w:eastAsia="en-US"/>
              </w:rPr>
              <w:fldChar w:fldCharType="end"/>
            </w:r>
            <w:r w:rsidR="00B8689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176</w:t>
            </w:r>
          </w:p>
        </w:tc>
      </w:tr>
      <w:tr w:rsidR="006F2CA2" w:rsidRPr="006F2CA2" w14:paraId="2FC98154" w14:textId="77777777" w:rsidTr="00B86892">
        <w:trPr>
          <w:divId w:val="2116439976"/>
          <w:cantSplit/>
        </w:trPr>
        <w:tc>
          <w:tcPr>
            <w:tcW w:w="7060" w:type="dxa"/>
            <w:gridSpan w:val="9"/>
          </w:tcPr>
          <w:p w14:paraId="79074034" w14:textId="77777777" w:rsidR="006F2CA2" w:rsidRPr="006F2CA2" w:rsidRDefault="006F2CA2" w:rsidP="00B8689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t>R.933</w:t>
            </w:r>
          </w:p>
          <w:p w14:paraId="263714C3" w14:textId="77777777" w:rsidR="006F2CA2" w:rsidRPr="006F2CA2" w:rsidRDefault="006F2CA2" w:rsidP="00B8689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 xml:space="preserve">ORDER REMOVING SOLICITOR </w:t>
            </w:r>
            <w:r w:rsidRPr="006F2CA2">
              <w:rPr>
                <w:rFonts w:ascii="Times New Roman" w:hAnsi="Times New Roman" w:cs="Times New Roman"/>
                <w:sz w:val="22"/>
                <w:szCs w:val="20"/>
                <w:lang w:val="en-GB" w:eastAsia="en-US"/>
              </w:rPr>
              <w:br/>
              <w:t>FROM THE RECORD</w:t>
            </w:r>
          </w:p>
          <w:p w14:paraId="2A2438B6" w14:textId="77777777" w:rsidR="006F2CA2" w:rsidRPr="006F2CA2" w:rsidRDefault="006F2CA2" w:rsidP="00B8689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GUID=a61982af-31da-441b-94c4-1c34a564b030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4AA0569D" w14:textId="77777777" w:rsidR="006F2CA2" w:rsidRPr="006F2CA2" w:rsidRDefault="006F2CA2" w:rsidP="00B8689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GUID=e529c5c4-d8d8-45aa-a386-71221f0e6d1e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 solicitor for                             in this action (or matter) having (died, become bankrupt or any other reason for removal) and the said (name of party formerly represented by solicitor) having failed to give notice of change of solicitor or notice of intention to act in person and notice of the                    application having been duly served upon the said (name of party formerly represented by solicitor).</w:t>
            </w:r>
          </w:p>
          <w:p w14:paraId="04279D3B" w14:textId="77777777" w:rsidR="006F2CA2" w:rsidRPr="006F2CA2" w:rsidRDefault="006F2CA2" w:rsidP="00B8689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GUID=ffe7a927-f472-4468-a8a9-8069f1e0675f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Upon the application of                         and upon reading the affidavit of                               filed the        day of                            20        and upon hearing                          </w:t>
            </w:r>
            <w:proofErr w:type="gramStart"/>
            <w:r w:rsidRPr="006F2CA2">
              <w:rPr>
                <w:rFonts w:ascii="Times New Roman" w:hAnsi="Times New Roman" w:cs="Times New Roman"/>
                <w:sz w:val="22"/>
                <w:szCs w:val="20"/>
                <w:lang w:val="en-GB" w:eastAsia="en-US"/>
              </w:rPr>
              <w:t>  .</w:t>
            </w:r>
            <w:proofErr w:type="gramEnd"/>
          </w:p>
          <w:p w14:paraId="7EC78BE3" w14:textId="77777777" w:rsidR="006F2CA2" w:rsidRPr="006F2CA2" w:rsidRDefault="006F2CA2" w:rsidP="00B8689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GUID=5d926025-3001-4545-af47-ce632d19d180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It is ordered that the said                      ceases to be the solicitor acting for the said (name of party formerly represented by solicitor) in this action (or matter).</w:t>
            </w:r>
          </w:p>
          <w:p w14:paraId="484E9127" w14:textId="77777777" w:rsidR="006F2CA2" w:rsidRPr="006F2CA2" w:rsidRDefault="006F2CA2" w:rsidP="00B8689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GUID=d0b149d7-f23f-4f97-a0ff-c7fac6db1c53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09237198" w14:textId="77777777" w:rsidR="006F2CA2" w:rsidRPr="006F2CA2" w:rsidRDefault="006F2CA2" w:rsidP="00B8689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GUID=f4d19d2d-b3ec-45a4-9234-bc31c3fcb530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tc>
      </w:tr>
    </w:tbl>
    <w:p w14:paraId="60733454" w14:textId="77777777" w:rsidR="006F2CA2" w:rsidRPr="006F2CA2" w:rsidRDefault="006F2CA2" w:rsidP="006F2CA2">
      <w:pPr>
        <w:spacing w:before="0" w:after="200" w:line="240" w:lineRule="auto"/>
        <w:jc w:val="both"/>
        <w:divId w:val="2116439976"/>
        <w:rPr>
          <w:rFonts w:ascii="Times New Roman" w:eastAsia="Calibri" w:hAnsi="Times New Roman" w:cs="Times New Roman"/>
          <w:sz w:val="22"/>
          <w:szCs w:val="22"/>
          <w:lang w:eastAsia="en-US"/>
        </w:rPr>
      </w:pPr>
      <w:r w:rsidRPr="006F2CA2">
        <w:rPr>
          <w:rFonts w:ascii="Times New Roman" w:eastAsia="Calibri" w:hAnsi="Times New Roman" w:cs="Times New Roman"/>
          <w:sz w:val="22"/>
          <w:szCs w:val="22"/>
          <w:lang w:eastAsia="en-US"/>
        </w:rPr>
        <w:br w:type="textWrapping" w:clear="all"/>
      </w:r>
    </w:p>
    <w:p w14:paraId="3EAB58ED"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7080" w:type="dxa"/>
        <w:tblInd w:w="993" w:type="dxa"/>
        <w:tblLook w:val="04A0" w:firstRow="1" w:lastRow="0" w:firstColumn="1" w:lastColumn="0" w:noHBand="0" w:noVBand="1"/>
      </w:tblPr>
      <w:tblGrid>
        <w:gridCol w:w="1460"/>
        <w:gridCol w:w="4020"/>
        <w:gridCol w:w="1600"/>
      </w:tblGrid>
      <w:tr w:rsidR="006F2CA2" w:rsidRPr="006F2CA2" w14:paraId="054D32A8" w14:textId="77777777" w:rsidTr="00B86892">
        <w:trPr>
          <w:divId w:val="2116439976"/>
          <w:cantSplit/>
        </w:trPr>
        <w:tc>
          <w:tcPr>
            <w:tcW w:w="7080" w:type="dxa"/>
            <w:gridSpan w:val="3"/>
          </w:tcPr>
          <w:p w14:paraId="4E7F50D7"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GUID=8937d946-c145-446e-bf27-5a753798c5cd </w:instrText>
            </w:r>
            <w:r w:rsidRPr="006F2CA2">
              <w:rPr>
                <w:rFonts w:ascii="Times New Roman" w:hAnsi="Times New Roman" w:cs="Times New Roman"/>
                <w:sz w:val="22"/>
                <w:szCs w:val="20"/>
                <w:lang w:val="en-GB" w:eastAsia="en-US"/>
              </w:rPr>
              <w:fldChar w:fldCharType="end"/>
            </w:r>
            <w:r w:rsidR="00B8689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177</w:t>
            </w:r>
          </w:p>
        </w:tc>
      </w:tr>
      <w:tr w:rsidR="006F2CA2" w:rsidRPr="006F2CA2" w14:paraId="0042622F" w14:textId="77777777" w:rsidTr="00B86892">
        <w:trPr>
          <w:divId w:val="2116439976"/>
          <w:cantSplit/>
        </w:trPr>
        <w:tc>
          <w:tcPr>
            <w:tcW w:w="1460" w:type="dxa"/>
          </w:tcPr>
          <w:p w14:paraId="7D9D15BE"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GUID=15292162-d384-4ace-8c3d-3b961e05d534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R.934</w:t>
            </w:r>
          </w:p>
        </w:tc>
        <w:tc>
          <w:tcPr>
            <w:tcW w:w="4020" w:type="dxa"/>
          </w:tcPr>
          <w:p w14:paraId="0E581B8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6523D28B"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GUID=0863ec01-b1e8-4b0d-ba08-0784319817ff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NOTICE OF CEASING </w:t>
            </w:r>
            <w:r w:rsidRPr="006F2CA2">
              <w:rPr>
                <w:rFonts w:ascii="Times New Roman" w:hAnsi="Times New Roman" w:cs="Times New Roman"/>
                <w:sz w:val="22"/>
                <w:szCs w:val="20"/>
                <w:lang w:val="en-GB" w:eastAsia="en-US"/>
              </w:rPr>
              <w:br/>
              <w:t>TO ACT AS SOLICITOR</w:t>
            </w:r>
          </w:p>
        </w:tc>
        <w:tc>
          <w:tcPr>
            <w:tcW w:w="1600" w:type="dxa"/>
          </w:tcPr>
          <w:p w14:paraId="2A50FE8E"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GUID=de9791c6-5a77-4055-9a65-e9a365657315 </w:instrText>
            </w:r>
            <w:r w:rsidRPr="006F2CA2">
              <w:rPr>
                <w:rFonts w:ascii="Times New Roman" w:hAnsi="Times New Roman" w:cs="Times New Roman"/>
                <w:sz w:val="22"/>
                <w:szCs w:val="20"/>
                <w:lang w:val="en-GB" w:eastAsia="en-US"/>
              </w:rPr>
              <w:fldChar w:fldCharType="end"/>
            </w:r>
          </w:p>
        </w:tc>
      </w:tr>
      <w:tr w:rsidR="006F2CA2" w:rsidRPr="006F2CA2" w14:paraId="59D0C547" w14:textId="77777777" w:rsidTr="00B86892">
        <w:trPr>
          <w:divId w:val="2116439976"/>
          <w:cantSplit/>
        </w:trPr>
        <w:tc>
          <w:tcPr>
            <w:tcW w:w="7080" w:type="dxa"/>
            <w:gridSpan w:val="3"/>
          </w:tcPr>
          <w:p w14:paraId="0DBD5B53"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GUID=fa3e3dee-012e-4443-a940-15f7f5ffe5d4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3465461D" w14:textId="77777777" w:rsidR="006F2CA2" w:rsidRPr="006F2CA2" w:rsidRDefault="006F2CA2" w:rsidP="006F2CA2">
            <w:pPr>
              <w:spacing w:before="120" w:after="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GUID=c4c186c1-5ca2-4176-8d47-35214eaad619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The Registrar and the (plaintiff/defendant (name) or his solicitors)</w:t>
            </w:r>
          </w:p>
          <w:p w14:paraId="2C3F88E8" w14:textId="77777777" w:rsidR="006F2CA2" w:rsidRPr="006F2CA2" w:rsidRDefault="006F2CA2" w:rsidP="006F2CA2">
            <w:pPr>
              <w:spacing w:before="120" w:after="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GUID=d0716bf3-c8e8-4f68-ad72-fedd9cc725b0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Take notice that the following solicitor has ceased to act —</w:t>
            </w:r>
          </w:p>
          <w:p w14:paraId="1C73E514" w14:textId="77777777" w:rsidR="006F2CA2" w:rsidRPr="006F2CA2" w:rsidRDefault="006F2CA2" w:rsidP="006F2CA2">
            <w:pPr>
              <w:spacing w:before="120" w:after="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GUID=8a70e374-eed8-44e9-ae7b-422e29777bd8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Name of solicitor ceasing to act:</w:t>
            </w:r>
          </w:p>
          <w:p w14:paraId="2527FDF8" w14:textId="77777777" w:rsidR="006F2CA2" w:rsidRPr="006F2CA2" w:rsidRDefault="006F2CA2" w:rsidP="006F2CA2">
            <w:pPr>
              <w:spacing w:before="120" w:after="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GUID=3114ed2d-8db2-4dca-9665-bf8adaaeb67b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Party for whom the solicitor has ceased to act:</w:t>
            </w:r>
          </w:p>
          <w:p w14:paraId="0A46D46F" w14:textId="77777777" w:rsidR="006F2CA2" w:rsidRPr="006F2CA2" w:rsidRDefault="006F2CA2" w:rsidP="006F2CA2">
            <w:pPr>
              <w:spacing w:before="120" w:after="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GUID=41b121fa-63ef-4687-b10a-00e41cfdb646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Address for service of the party for whom the solicitor has ceased to act: (last known address of the plaintiff or defendant, if acting in person, or the principal or registered address of the plaintiff or defendant if a body corporate).</w:t>
            </w:r>
          </w:p>
          <w:p w14:paraId="5A5068C9"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GUID=c94b6611-bf0d-4ed9-9346-14716887c518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Issued by: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Solicitors for the                 ).</w:t>
            </w:r>
          </w:p>
        </w:tc>
      </w:tr>
    </w:tbl>
    <w:p w14:paraId="392D21F7" w14:textId="77777777" w:rsidR="006F2CA2" w:rsidRPr="006F2CA2" w:rsidRDefault="006F2CA2" w:rsidP="006F2CA2">
      <w:pPr>
        <w:spacing w:before="0" w:after="200" w:line="240" w:lineRule="auto"/>
        <w:jc w:val="both"/>
        <w:divId w:val="2116439976"/>
        <w:rPr>
          <w:rFonts w:ascii="Times New Roman" w:eastAsia="Calibri" w:hAnsi="Times New Roman" w:cs="Times New Roman"/>
          <w:sz w:val="22"/>
          <w:szCs w:val="22"/>
          <w:lang w:eastAsia="en-US"/>
        </w:rPr>
      </w:pPr>
    </w:p>
    <w:tbl>
      <w:tblPr>
        <w:tblW w:w="7080" w:type="dxa"/>
        <w:tblInd w:w="851" w:type="dxa"/>
        <w:tblLook w:val="04A0" w:firstRow="1" w:lastRow="0" w:firstColumn="1" w:lastColumn="0" w:noHBand="0" w:noVBand="1"/>
      </w:tblPr>
      <w:tblGrid>
        <w:gridCol w:w="7080"/>
      </w:tblGrid>
      <w:tr w:rsidR="006F2CA2" w:rsidRPr="006F2CA2" w14:paraId="35D75BDC" w14:textId="77777777" w:rsidTr="00B86892">
        <w:trPr>
          <w:divId w:val="2116439976"/>
          <w:cantSplit/>
        </w:trPr>
        <w:tc>
          <w:tcPr>
            <w:tcW w:w="7080" w:type="dxa"/>
          </w:tcPr>
          <w:p w14:paraId="137CCD29"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GUID=de762006-4b86-4227-bbf5-beb9e9e35ba6 </w:instrText>
            </w:r>
            <w:r w:rsidRPr="006F2CA2">
              <w:rPr>
                <w:rFonts w:ascii="Times New Roman" w:hAnsi="Times New Roman" w:cs="Times New Roman"/>
                <w:sz w:val="22"/>
                <w:szCs w:val="20"/>
                <w:lang w:val="en-GB" w:eastAsia="en-US"/>
              </w:rPr>
              <w:fldChar w:fldCharType="end"/>
            </w:r>
            <w:r w:rsidR="00B8689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178</w:t>
            </w:r>
          </w:p>
        </w:tc>
      </w:tr>
      <w:tr w:rsidR="006F2CA2" w:rsidRPr="006F2CA2" w14:paraId="7FDBEBA6" w14:textId="77777777" w:rsidTr="00B86892">
        <w:trPr>
          <w:divId w:val="2116439976"/>
          <w:cantSplit/>
        </w:trPr>
        <w:tc>
          <w:tcPr>
            <w:tcW w:w="7080" w:type="dxa"/>
          </w:tcPr>
          <w:p w14:paraId="21EBE915"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t>R.934</w:t>
            </w:r>
          </w:p>
          <w:p w14:paraId="72597C27"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 xml:space="preserve">SUMMONS FOR </w:t>
            </w:r>
            <w:r w:rsidRPr="006F2CA2">
              <w:rPr>
                <w:rFonts w:ascii="Times New Roman" w:hAnsi="Times New Roman" w:cs="Times New Roman"/>
                <w:sz w:val="22"/>
                <w:szCs w:val="20"/>
                <w:lang w:val="en-GB" w:eastAsia="en-US"/>
              </w:rPr>
              <w:br/>
              <w:t>WITHDRAWAL OF SOLICITOR</w:t>
            </w:r>
          </w:p>
          <w:p w14:paraId="6DFCE6D7"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GUID=84b9065e-a002-4a04-80ac-eea91a51d8d3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1A30BDEB"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GUID=8c7b102d-ef3e-433b-b064-9b41a5d4ef1e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(name of party whose solicitor is withdrawing)</w:t>
            </w:r>
          </w:p>
          <w:p w14:paraId="5AF2A4EE"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GUID=d936288c-36b0-42ae-9ae6-07f1e61ea411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Let all parties concerned attend before the Court on the date and time to be assigned for the hearing of an application for the following order(s):</w:t>
            </w:r>
          </w:p>
          <w:p w14:paraId="29AE2005" w14:textId="77777777" w:rsidR="006F2CA2" w:rsidRPr="006F2CA2" w:rsidRDefault="006F2CA2" w:rsidP="006F2CA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GUID=fb94929c-5512-4a09-8efb-bb88c060d839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w:t>
            </w:r>
            <w:r w:rsidRPr="006F2CA2">
              <w:rPr>
                <w:rFonts w:ascii="Times New Roman" w:hAnsi="Times New Roman" w:cs="Times New Roman"/>
                <w:sz w:val="22"/>
                <w:szCs w:val="20"/>
                <w:lang w:val="en-GB" w:eastAsia="en-US"/>
              </w:rPr>
              <w:tab/>
              <w:t>(Name of solicitor withdrawing) ceases to be the solicitor acting for (name of party represented by that solicitor), the plaintiff (or defendant) (or as may be) in this action (or matter) upon compliance with the requirements of Rule 934(1) of the Family Justice Rules; and</w:t>
            </w:r>
          </w:p>
          <w:p w14:paraId="180F2654" w14:textId="77777777" w:rsidR="006F2CA2" w:rsidRPr="006F2CA2" w:rsidRDefault="006F2CA2" w:rsidP="006F2CA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GUID=06a78aab-32f1-460f-bc19-401e43383973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w:t>
            </w:r>
            <w:r w:rsidRPr="006F2CA2">
              <w:rPr>
                <w:rFonts w:ascii="Times New Roman" w:hAnsi="Times New Roman" w:cs="Times New Roman"/>
                <w:sz w:val="22"/>
                <w:szCs w:val="20"/>
                <w:lang w:val="en-GB" w:eastAsia="en-US"/>
              </w:rPr>
              <w:tab/>
              <w:t>Costs of this application be           </w:t>
            </w:r>
            <w:proofErr w:type="gramStart"/>
            <w:r w:rsidRPr="006F2CA2">
              <w:rPr>
                <w:rFonts w:ascii="Times New Roman" w:hAnsi="Times New Roman" w:cs="Times New Roman"/>
                <w:sz w:val="22"/>
                <w:szCs w:val="20"/>
                <w:lang w:val="en-GB" w:eastAsia="en-US"/>
              </w:rPr>
              <w:t>  .</w:t>
            </w:r>
            <w:proofErr w:type="gramEnd"/>
          </w:p>
          <w:p w14:paraId="183E1512"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GUID=dfce0147-b657-409b-99f5-0ae912149122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Grounds of application: (To set out grounds) or (As set out in the affidavit of [name]).</w:t>
            </w:r>
          </w:p>
          <w:p w14:paraId="20BB21FE"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GUID=f7496a4a-e077-45f1-94df-13ec46897fef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Issued by: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Solicitors for the                    ).</w:t>
            </w:r>
          </w:p>
          <w:p w14:paraId="4613C791"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GUID=7f5aca83-cfaa-4dfa-b13a-02ff5139e393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tc>
      </w:tr>
    </w:tbl>
    <w:p w14:paraId="32EC47AD"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7060" w:type="dxa"/>
        <w:tblInd w:w="993" w:type="dxa"/>
        <w:tblLook w:val="04A0" w:firstRow="1" w:lastRow="0" w:firstColumn="1" w:lastColumn="0" w:noHBand="0" w:noVBand="1"/>
      </w:tblPr>
      <w:tblGrid>
        <w:gridCol w:w="1280"/>
        <w:gridCol w:w="4680"/>
        <w:gridCol w:w="1100"/>
      </w:tblGrid>
      <w:tr w:rsidR="006F2CA2" w:rsidRPr="006F2CA2" w14:paraId="1C2E7A07" w14:textId="77777777" w:rsidTr="00B86892">
        <w:trPr>
          <w:divId w:val="2116439976"/>
          <w:cantSplit/>
        </w:trPr>
        <w:tc>
          <w:tcPr>
            <w:tcW w:w="7060" w:type="dxa"/>
            <w:gridSpan w:val="3"/>
          </w:tcPr>
          <w:p w14:paraId="2D8681CE"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GUID=00d0057f-3bb7-4824-a287-e95bb1c354dd </w:instrText>
            </w:r>
            <w:r w:rsidRPr="006F2CA2">
              <w:rPr>
                <w:rFonts w:ascii="Times New Roman" w:hAnsi="Times New Roman" w:cs="Times New Roman"/>
                <w:sz w:val="22"/>
                <w:szCs w:val="20"/>
                <w:lang w:val="en-GB" w:eastAsia="en-US"/>
              </w:rPr>
              <w:fldChar w:fldCharType="end"/>
            </w:r>
            <w:r w:rsidR="00B8689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179</w:t>
            </w:r>
          </w:p>
        </w:tc>
      </w:tr>
      <w:tr w:rsidR="006F2CA2" w:rsidRPr="006F2CA2" w14:paraId="779A018F" w14:textId="77777777" w:rsidTr="00B86892">
        <w:trPr>
          <w:divId w:val="2116439976"/>
          <w:cantSplit/>
        </w:trPr>
        <w:tc>
          <w:tcPr>
            <w:tcW w:w="1280" w:type="dxa"/>
          </w:tcPr>
          <w:p w14:paraId="3E0C2F3E" w14:textId="77777777" w:rsidR="006F2CA2" w:rsidRPr="006F2CA2" w:rsidRDefault="006F2CA2" w:rsidP="006F2CA2">
            <w:pPr>
              <w:spacing w:before="60" w:after="60" w:line="240" w:lineRule="auto"/>
              <w:jc w:val="center"/>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GUID=6b88844d-5f94-43fc-b357-1b35e434ff1c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R.934</w:t>
            </w:r>
          </w:p>
        </w:tc>
        <w:tc>
          <w:tcPr>
            <w:tcW w:w="4680" w:type="dxa"/>
          </w:tcPr>
          <w:p w14:paraId="747D290C"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009CB52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GUID=b3ce47de-fc42-401a-8651-ee4d3f6659ec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ORDER FOR WITHDRAWAL OF SOLICITOR</w:t>
            </w:r>
          </w:p>
        </w:tc>
        <w:tc>
          <w:tcPr>
            <w:tcW w:w="1100" w:type="dxa"/>
          </w:tcPr>
          <w:p w14:paraId="16DEACDB"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GUID=a4e11a56-4f2a-418a-bf89-b15b1cc9a3ad </w:instrText>
            </w:r>
            <w:r w:rsidRPr="006F2CA2">
              <w:rPr>
                <w:rFonts w:ascii="Times New Roman" w:hAnsi="Times New Roman" w:cs="Times New Roman"/>
                <w:sz w:val="22"/>
                <w:szCs w:val="20"/>
                <w:lang w:val="en-GB" w:eastAsia="en-US"/>
              </w:rPr>
              <w:fldChar w:fldCharType="end"/>
            </w:r>
          </w:p>
        </w:tc>
      </w:tr>
      <w:tr w:rsidR="006F2CA2" w:rsidRPr="006F2CA2" w14:paraId="5AA2CA90" w14:textId="77777777" w:rsidTr="00B86892">
        <w:trPr>
          <w:divId w:val="2116439976"/>
          <w:cantSplit/>
        </w:trPr>
        <w:tc>
          <w:tcPr>
            <w:tcW w:w="7060" w:type="dxa"/>
            <w:gridSpan w:val="3"/>
          </w:tcPr>
          <w:p w14:paraId="6A3AB289"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GUID=98c9cc7b-764b-4e7a-9007-76a7659f4049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68E0236F"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GUID=47824145-0777-4151-ba69-6b5fe33082df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 the solicitor for                         a plaintiff (or a defendant) in this action (or matter) having duly served notice of the application on the said                          </w:t>
            </w:r>
            <w:proofErr w:type="gramStart"/>
            <w:r w:rsidRPr="006F2CA2">
              <w:rPr>
                <w:rFonts w:ascii="Times New Roman" w:hAnsi="Times New Roman" w:cs="Times New Roman"/>
                <w:sz w:val="22"/>
                <w:szCs w:val="20"/>
                <w:lang w:val="en-GB" w:eastAsia="en-US"/>
              </w:rPr>
              <w:t>  .</w:t>
            </w:r>
            <w:proofErr w:type="gramEnd"/>
          </w:p>
          <w:p w14:paraId="79BC4837"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GUID=d7811db8-57a2-413c-b996-783fe00f7b09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Upon the application of                          and upon reading the affidavit of                        filed the       day of                            20       and upon hearing                     </w:t>
            </w:r>
            <w:proofErr w:type="gramStart"/>
            <w:r w:rsidRPr="006F2CA2">
              <w:rPr>
                <w:rFonts w:ascii="Times New Roman" w:hAnsi="Times New Roman" w:cs="Times New Roman"/>
                <w:sz w:val="22"/>
                <w:szCs w:val="20"/>
                <w:lang w:val="en-GB" w:eastAsia="en-US"/>
              </w:rPr>
              <w:t>  .</w:t>
            </w:r>
            <w:proofErr w:type="gramEnd"/>
          </w:p>
          <w:p w14:paraId="472B5F97"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GUID=3d4dadd7-e93a-4458-a65c-0c0f7a533adf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It is ordered that upon compliance with the requirements of Rule 934(1) of the Family Justice Rules the said                       ceases to be the solicitor acting for the said                      in this action (or matter).</w:t>
            </w:r>
          </w:p>
          <w:p w14:paraId="65FEF633"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GUID=be46e23d-d286-4b94-ad18-6eacf73f7114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0137F446"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GUID=c70d45c0-4e54-4c2c-adb9-fce7e7b316f9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tc>
      </w:tr>
    </w:tbl>
    <w:p w14:paraId="3241EBCD" w14:textId="77777777" w:rsidR="003B0F55" w:rsidRDefault="003B0F55" w:rsidP="003B0F55">
      <w:pPr>
        <w:tabs>
          <w:tab w:val="left" w:pos="1953"/>
        </w:tabs>
        <w:divId w:val="2116439976"/>
      </w:pPr>
      <w:r>
        <w:tab/>
      </w:r>
      <w:r>
        <w:br w:type="page"/>
      </w:r>
    </w:p>
    <w:tbl>
      <w:tblPr>
        <w:tblW w:w="8486" w:type="dxa"/>
        <w:tblInd w:w="426" w:type="dxa"/>
        <w:tblLook w:val="04A0" w:firstRow="1" w:lastRow="0" w:firstColumn="1" w:lastColumn="0" w:noHBand="0" w:noVBand="1"/>
      </w:tblPr>
      <w:tblGrid>
        <w:gridCol w:w="8221"/>
        <w:gridCol w:w="265"/>
      </w:tblGrid>
      <w:tr w:rsidR="003B0F55" w:rsidRPr="003B0F55" w14:paraId="677D345C" w14:textId="77777777" w:rsidTr="00B86892">
        <w:trPr>
          <w:gridAfter w:val="1"/>
          <w:divId w:val="2116439976"/>
          <w:wAfter w:w="265" w:type="dxa"/>
          <w:cantSplit/>
          <w:trHeight w:val="459"/>
        </w:trPr>
        <w:tc>
          <w:tcPr>
            <w:tcW w:w="8221" w:type="dxa"/>
          </w:tcPr>
          <w:p w14:paraId="25FFF596" w14:textId="77777777" w:rsidR="003B0F55" w:rsidRPr="00B850A7" w:rsidRDefault="003B0F55" w:rsidP="0011790A">
            <w:pPr>
              <w:pStyle w:val="Heading2"/>
              <w:jc w:val="center"/>
              <w:rPr>
                <w:rFonts w:ascii="Times New Roman" w:hAnsi="Times New Roman"/>
                <w:color w:val="auto"/>
                <w:sz w:val="22"/>
                <w:szCs w:val="22"/>
                <w:lang w:val="en-GB"/>
              </w:rPr>
            </w:pPr>
            <w:r w:rsidRPr="003B0F55">
              <w:rPr>
                <w:rFonts w:ascii="Times New Roman" w:hAnsi="Times New Roman"/>
                <w:sz w:val="22"/>
                <w:szCs w:val="22"/>
                <w:lang w:val="en-GB"/>
              </w:rPr>
              <w:lastRenderedPageBreak/>
              <w:br w:type="page"/>
            </w:r>
            <w:r w:rsidRPr="00B850A7">
              <w:rPr>
                <w:rFonts w:ascii="Times New Roman" w:hAnsi="Times New Roman"/>
                <w:b w:val="0"/>
                <w:color w:val="auto"/>
                <w:sz w:val="22"/>
                <w:szCs w:val="22"/>
                <w:lang w:val="en-GB"/>
              </w:rPr>
              <w:fldChar w:fldCharType="begin"/>
            </w:r>
            <w:r w:rsidRPr="00B850A7">
              <w:rPr>
                <w:rFonts w:ascii="Times New Roman" w:hAnsi="Times New Roman"/>
                <w:b w:val="0"/>
                <w:color w:val="auto"/>
                <w:sz w:val="22"/>
                <w:szCs w:val="22"/>
                <w:lang w:val="en-GB"/>
              </w:rPr>
              <w:instrText xml:space="preserve"> GUID=8937d946-c145-446e-bf27-5a753798c5cd </w:instrText>
            </w:r>
            <w:r w:rsidRPr="00B850A7">
              <w:rPr>
                <w:rFonts w:ascii="Times New Roman" w:hAnsi="Times New Roman"/>
                <w:b w:val="0"/>
                <w:color w:val="auto"/>
                <w:sz w:val="22"/>
                <w:szCs w:val="22"/>
                <w:lang w:val="en-GB"/>
              </w:rPr>
              <w:fldChar w:fldCharType="end"/>
            </w:r>
            <w:r w:rsidR="00B86892">
              <w:rPr>
                <w:rFonts w:ascii="Times New Roman" w:hAnsi="Times New Roman"/>
                <w:b w:val="0"/>
                <w:color w:val="auto"/>
                <w:sz w:val="22"/>
                <w:szCs w:val="22"/>
                <w:lang w:val="en-GB"/>
              </w:rPr>
              <w:t>FORM</w:t>
            </w:r>
            <w:r w:rsidRPr="00B850A7">
              <w:rPr>
                <w:rFonts w:ascii="Times New Roman" w:hAnsi="Times New Roman"/>
                <w:b w:val="0"/>
                <w:color w:val="auto"/>
                <w:sz w:val="22"/>
                <w:szCs w:val="22"/>
                <w:lang w:val="en-GB"/>
              </w:rPr>
              <w:t xml:space="preserve"> 179A</w:t>
            </w:r>
          </w:p>
        </w:tc>
      </w:tr>
      <w:tr w:rsidR="003B0F55" w:rsidRPr="003B0F55" w14:paraId="4B51E9EE" w14:textId="77777777" w:rsidTr="00B86892">
        <w:trPr>
          <w:divId w:val="2116439976"/>
          <w:cantSplit/>
          <w:trHeight w:val="1824"/>
        </w:trPr>
        <w:tc>
          <w:tcPr>
            <w:tcW w:w="8221" w:type="dxa"/>
          </w:tcPr>
          <w:p w14:paraId="494EA874" w14:textId="77777777" w:rsidR="003B0F55" w:rsidRPr="003B0F55" w:rsidRDefault="003B0F55" w:rsidP="0011790A">
            <w:pPr>
              <w:spacing w:before="60" w:after="60" w:line="240" w:lineRule="auto"/>
              <w:jc w:val="center"/>
              <w:rPr>
                <w:rFonts w:ascii="Times New Roman" w:hAnsi="Times New Roman" w:cs="Times New Roman"/>
                <w:sz w:val="22"/>
                <w:szCs w:val="22"/>
                <w:lang w:val="en-GB"/>
              </w:rPr>
            </w:pPr>
          </w:p>
          <w:p w14:paraId="69A14DB8" w14:textId="77777777" w:rsidR="003B0F55" w:rsidRPr="003B0F55" w:rsidRDefault="003B0F55" w:rsidP="0011790A">
            <w:pPr>
              <w:spacing w:before="60" w:after="60" w:line="240" w:lineRule="auto"/>
              <w:rPr>
                <w:rFonts w:ascii="Times New Roman" w:hAnsi="Times New Roman" w:cs="Times New Roman"/>
                <w:sz w:val="22"/>
                <w:szCs w:val="22"/>
                <w:lang w:val="en-GB"/>
              </w:rPr>
            </w:pPr>
            <w:r w:rsidRPr="003B0F55">
              <w:rPr>
                <w:rFonts w:ascii="Times New Roman" w:hAnsi="Times New Roman" w:cs="Times New Roman"/>
                <w:sz w:val="22"/>
                <w:szCs w:val="22"/>
                <w:lang w:val="en-GB"/>
              </w:rPr>
              <w:t xml:space="preserve">R.936D(1)(a)                 </w:t>
            </w:r>
          </w:p>
          <w:p w14:paraId="6C2F750A" w14:textId="77777777" w:rsidR="003B0F55" w:rsidRPr="003B0F55" w:rsidRDefault="003B0F55" w:rsidP="0011790A">
            <w:pPr>
              <w:spacing w:before="60" w:after="60" w:line="240" w:lineRule="auto"/>
              <w:jc w:val="center"/>
              <w:rPr>
                <w:rFonts w:ascii="Times New Roman" w:hAnsi="Times New Roman" w:cs="Times New Roman"/>
                <w:sz w:val="22"/>
                <w:szCs w:val="22"/>
                <w:lang w:val="en-GB"/>
              </w:rPr>
            </w:pPr>
            <w:r w:rsidRPr="003B0F55">
              <w:rPr>
                <w:rFonts w:ascii="Times New Roman" w:hAnsi="Times New Roman" w:cs="Times New Roman"/>
                <w:sz w:val="22"/>
                <w:szCs w:val="22"/>
                <w:lang w:val="en-GB"/>
              </w:rPr>
              <w:t xml:space="preserve">                     </w:t>
            </w:r>
            <w:r w:rsidRPr="003B0F55">
              <w:rPr>
                <w:rFonts w:ascii="Times New Roman" w:hAnsi="Times New Roman" w:cs="Times New Roman"/>
                <w:sz w:val="22"/>
                <w:szCs w:val="22"/>
                <w:lang w:val="en-GB"/>
              </w:rPr>
              <w:fldChar w:fldCharType="begin"/>
            </w:r>
            <w:r w:rsidRPr="003B0F55">
              <w:rPr>
                <w:rFonts w:ascii="Times New Roman" w:hAnsi="Times New Roman" w:cs="Times New Roman"/>
                <w:sz w:val="22"/>
                <w:szCs w:val="22"/>
                <w:lang w:val="en-GB"/>
              </w:rPr>
              <w:instrText xml:space="preserve"> GUID=fa3e3dee-012e-4443-a940-15f7f5ffe5d4 </w:instrText>
            </w:r>
            <w:r w:rsidRPr="003B0F55">
              <w:rPr>
                <w:rFonts w:ascii="Times New Roman" w:hAnsi="Times New Roman" w:cs="Times New Roman"/>
                <w:sz w:val="22"/>
                <w:szCs w:val="22"/>
                <w:lang w:val="en-GB"/>
              </w:rPr>
              <w:fldChar w:fldCharType="end"/>
            </w:r>
            <w:r w:rsidRPr="003B0F55">
              <w:rPr>
                <w:rFonts w:ascii="Times New Roman" w:hAnsi="Times New Roman" w:cs="Times New Roman"/>
                <w:sz w:val="22"/>
                <w:szCs w:val="22"/>
                <w:lang w:val="en-GB"/>
              </w:rPr>
              <w:t>(Title as in action)</w:t>
            </w:r>
          </w:p>
          <w:p w14:paraId="73AA01BB" w14:textId="77777777" w:rsidR="003B0F55" w:rsidRPr="003B0F55" w:rsidRDefault="003B0F55" w:rsidP="0011790A">
            <w:pPr>
              <w:spacing w:before="60" w:after="60" w:line="240" w:lineRule="auto"/>
              <w:rPr>
                <w:rFonts w:ascii="Times New Roman" w:hAnsi="Times New Roman" w:cs="Times New Roman"/>
                <w:sz w:val="22"/>
                <w:szCs w:val="22"/>
                <w:lang w:val="en-GB"/>
              </w:rPr>
            </w:pPr>
          </w:p>
          <w:p w14:paraId="5C1161F0" w14:textId="77777777" w:rsidR="003B0F55" w:rsidRPr="003B0F55" w:rsidRDefault="003B0F55" w:rsidP="0011790A">
            <w:pPr>
              <w:spacing w:before="60" w:after="60" w:line="240" w:lineRule="auto"/>
              <w:jc w:val="center"/>
              <w:rPr>
                <w:rFonts w:ascii="Times New Roman" w:hAnsi="Times New Roman" w:cs="Times New Roman"/>
                <w:sz w:val="22"/>
                <w:szCs w:val="22"/>
                <w:lang w:val="en-GB"/>
              </w:rPr>
            </w:pPr>
          </w:p>
          <w:p w14:paraId="21E70988" w14:textId="77777777" w:rsidR="003B0F55" w:rsidRPr="003B0F55" w:rsidRDefault="003B0F55" w:rsidP="0011790A">
            <w:pPr>
              <w:spacing w:before="60" w:after="60" w:line="240" w:lineRule="auto"/>
              <w:jc w:val="center"/>
              <w:rPr>
                <w:rFonts w:ascii="Times New Roman" w:hAnsi="Times New Roman" w:cs="Times New Roman"/>
                <w:b/>
                <w:sz w:val="22"/>
                <w:szCs w:val="22"/>
                <w:u w:val="single"/>
                <w:lang w:val="en-GB"/>
              </w:rPr>
            </w:pPr>
            <w:r w:rsidRPr="003B0F55">
              <w:rPr>
                <w:rFonts w:ascii="Times New Roman" w:hAnsi="Times New Roman" w:cs="Times New Roman"/>
                <w:b/>
                <w:sz w:val="22"/>
                <w:szCs w:val="22"/>
                <w:lang w:val="en-GB"/>
              </w:rPr>
              <w:t xml:space="preserve">                   </w:t>
            </w:r>
            <w:r w:rsidRPr="003B0F55">
              <w:rPr>
                <w:rFonts w:ascii="Times New Roman" w:hAnsi="Times New Roman" w:cs="Times New Roman"/>
                <w:b/>
                <w:sz w:val="22"/>
                <w:szCs w:val="22"/>
                <w:u w:val="single"/>
                <w:lang w:val="en-GB"/>
              </w:rPr>
              <w:fldChar w:fldCharType="begin"/>
            </w:r>
            <w:r w:rsidRPr="003B0F55">
              <w:rPr>
                <w:rFonts w:ascii="Times New Roman" w:hAnsi="Times New Roman" w:cs="Times New Roman"/>
                <w:b/>
                <w:sz w:val="22"/>
                <w:szCs w:val="22"/>
                <w:u w:val="single"/>
                <w:lang w:val="en-GB"/>
              </w:rPr>
              <w:instrText xml:space="preserve"> GUID=0863ec01-b1e8-4b0d-ba08-0784319817ff </w:instrText>
            </w:r>
            <w:r w:rsidRPr="003B0F55">
              <w:rPr>
                <w:rFonts w:ascii="Times New Roman" w:hAnsi="Times New Roman" w:cs="Times New Roman"/>
                <w:b/>
                <w:sz w:val="22"/>
                <w:szCs w:val="22"/>
                <w:u w:val="single"/>
                <w:lang w:val="en-GB"/>
              </w:rPr>
              <w:fldChar w:fldCharType="end"/>
            </w:r>
            <w:r w:rsidRPr="003B0F55">
              <w:rPr>
                <w:rFonts w:ascii="Times New Roman" w:hAnsi="Times New Roman" w:cs="Times New Roman"/>
                <w:b/>
                <w:sz w:val="22"/>
                <w:szCs w:val="22"/>
                <w:u w:val="single"/>
                <w:lang w:val="en-GB"/>
              </w:rPr>
              <w:t>CONSENT TO WITHDRAWAL OF SOLICITOR</w:t>
            </w:r>
          </w:p>
        </w:tc>
        <w:tc>
          <w:tcPr>
            <w:tcW w:w="265" w:type="dxa"/>
          </w:tcPr>
          <w:p w14:paraId="37657BFA" w14:textId="77777777" w:rsidR="003B0F55" w:rsidRPr="003B0F55" w:rsidRDefault="003B0F55" w:rsidP="0011790A">
            <w:pPr>
              <w:rPr>
                <w:rFonts w:ascii="Times New Roman" w:hAnsi="Times New Roman" w:cs="Times New Roman"/>
                <w:sz w:val="22"/>
                <w:szCs w:val="22"/>
                <w:lang w:val="en-GB"/>
              </w:rPr>
            </w:pPr>
          </w:p>
        </w:tc>
      </w:tr>
      <w:tr w:rsidR="003B0F55" w:rsidRPr="003B0F55" w14:paraId="223850EF" w14:textId="77777777" w:rsidTr="00B86892">
        <w:trPr>
          <w:gridAfter w:val="1"/>
          <w:divId w:val="2116439976"/>
          <w:wAfter w:w="265" w:type="dxa"/>
          <w:cantSplit/>
          <w:trHeight w:val="8377"/>
        </w:trPr>
        <w:tc>
          <w:tcPr>
            <w:tcW w:w="8221" w:type="dxa"/>
          </w:tcPr>
          <w:p w14:paraId="20882D93" w14:textId="77777777" w:rsidR="003B0F55" w:rsidRPr="003B0F55" w:rsidRDefault="003B0F55" w:rsidP="0011790A">
            <w:pPr>
              <w:spacing w:before="120" w:after="0" w:line="240" w:lineRule="auto"/>
              <w:jc w:val="both"/>
              <w:rPr>
                <w:rFonts w:ascii="Times New Roman" w:hAnsi="Times New Roman" w:cs="Times New Roman"/>
                <w:sz w:val="22"/>
                <w:szCs w:val="22"/>
                <w:lang w:val="en-GB"/>
              </w:rPr>
            </w:pPr>
            <w:r w:rsidRPr="003B0F55">
              <w:rPr>
                <w:rFonts w:ascii="Times New Roman" w:hAnsi="Times New Roman" w:cs="Times New Roman"/>
                <w:sz w:val="22"/>
                <w:szCs w:val="22"/>
                <w:lang w:val="en-GB"/>
              </w:rPr>
              <w:t>I</w:t>
            </w:r>
            <w:r w:rsidRPr="003B0F55">
              <w:rPr>
                <w:rFonts w:ascii="Times New Roman" w:hAnsi="Times New Roman" w:cs="Times New Roman"/>
                <w:sz w:val="22"/>
                <w:szCs w:val="22"/>
                <w:lang w:val="en-GB"/>
              </w:rPr>
              <w:softHyphen/>
              <w:t xml:space="preserve">, ____________________(NRIC No.                 ) of _______________ (address), the abovenamed complainant/respondent*, consent to the withdrawal of my solicitors _____________ (name of solicitor) who will cease to act for me in the above matter. </w:t>
            </w:r>
          </w:p>
          <w:p w14:paraId="23491946" w14:textId="77777777" w:rsidR="003B0F55" w:rsidRPr="003B0F55" w:rsidRDefault="003B0F55" w:rsidP="0011790A">
            <w:pPr>
              <w:spacing w:before="120" w:after="0" w:line="240" w:lineRule="auto"/>
              <w:jc w:val="both"/>
              <w:rPr>
                <w:rFonts w:ascii="Times New Roman" w:hAnsi="Times New Roman" w:cs="Times New Roman"/>
                <w:sz w:val="22"/>
                <w:szCs w:val="22"/>
                <w:lang w:val="en-GB"/>
              </w:rPr>
            </w:pPr>
          </w:p>
          <w:p w14:paraId="465B6719" w14:textId="77777777" w:rsidR="003B0F55" w:rsidRPr="003B0F55" w:rsidRDefault="003B0F55" w:rsidP="0011790A">
            <w:pPr>
              <w:spacing w:before="120" w:after="0" w:line="240" w:lineRule="auto"/>
              <w:jc w:val="both"/>
              <w:rPr>
                <w:rFonts w:ascii="Times New Roman" w:hAnsi="Times New Roman" w:cs="Times New Roman"/>
                <w:sz w:val="22"/>
                <w:szCs w:val="22"/>
                <w:lang w:val="en-GB"/>
              </w:rPr>
            </w:pPr>
          </w:p>
          <w:p w14:paraId="3B8F0DAA" w14:textId="77777777" w:rsidR="003B0F55" w:rsidRPr="003B0F55" w:rsidRDefault="003B0F55" w:rsidP="0011790A">
            <w:pPr>
              <w:spacing w:before="120" w:after="0" w:line="240" w:lineRule="auto"/>
              <w:jc w:val="both"/>
              <w:rPr>
                <w:rFonts w:ascii="Times New Roman" w:hAnsi="Times New Roman" w:cs="Times New Roman"/>
                <w:sz w:val="22"/>
                <w:szCs w:val="22"/>
                <w:lang w:val="en-GB"/>
              </w:rPr>
            </w:pPr>
            <w:r w:rsidRPr="003B0F55">
              <w:rPr>
                <w:rFonts w:ascii="Times New Roman" w:hAnsi="Times New Roman" w:cs="Times New Roman"/>
                <w:sz w:val="22"/>
                <w:szCs w:val="22"/>
                <w:lang w:val="en-GB"/>
              </w:rPr>
              <w:t xml:space="preserve">Signed by the </w:t>
            </w:r>
            <w:proofErr w:type="gramStart"/>
            <w:r w:rsidRPr="003B0F55">
              <w:rPr>
                <w:rFonts w:ascii="Times New Roman" w:hAnsi="Times New Roman" w:cs="Times New Roman"/>
                <w:sz w:val="22"/>
                <w:szCs w:val="22"/>
                <w:lang w:val="en-GB"/>
              </w:rPr>
              <w:t>abovenamed  )</w:t>
            </w:r>
            <w:proofErr w:type="gramEnd"/>
          </w:p>
          <w:p w14:paraId="7A0BF597" w14:textId="77777777" w:rsidR="003B0F55" w:rsidRPr="003B0F55" w:rsidRDefault="003B0F55" w:rsidP="0011790A">
            <w:pPr>
              <w:spacing w:before="120" w:after="0" w:line="240" w:lineRule="auto"/>
              <w:jc w:val="both"/>
              <w:rPr>
                <w:rFonts w:ascii="Times New Roman" w:hAnsi="Times New Roman" w:cs="Times New Roman"/>
                <w:sz w:val="22"/>
                <w:szCs w:val="22"/>
                <w:lang w:val="en-GB"/>
              </w:rPr>
            </w:pPr>
            <w:r w:rsidRPr="003B0F55">
              <w:rPr>
                <w:rFonts w:ascii="Times New Roman" w:hAnsi="Times New Roman" w:cs="Times New Roman"/>
                <w:sz w:val="22"/>
                <w:szCs w:val="22"/>
                <w:lang w:val="en-GB"/>
              </w:rPr>
              <w:t>________________ (name</w:t>
            </w:r>
            <w:proofErr w:type="gramStart"/>
            <w:r w:rsidRPr="003B0F55">
              <w:rPr>
                <w:rFonts w:ascii="Times New Roman" w:hAnsi="Times New Roman" w:cs="Times New Roman"/>
                <w:sz w:val="22"/>
                <w:szCs w:val="22"/>
                <w:lang w:val="en-GB"/>
              </w:rPr>
              <w:t>) )</w:t>
            </w:r>
            <w:proofErr w:type="gramEnd"/>
          </w:p>
          <w:p w14:paraId="37D9A2F5" w14:textId="77777777" w:rsidR="003B0F55" w:rsidRPr="003B0F55" w:rsidRDefault="003B0F55" w:rsidP="0011790A">
            <w:pPr>
              <w:spacing w:before="120" w:after="0" w:line="240" w:lineRule="auto"/>
              <w:jc w:val="both"/>
              <w:rPr>
                <w:rFonts w:ascii="Times New Roman" w:hAnsi="Times New Roman" w:cs="Times New Roman"/>
                <w:sz w:val="22"/>
                <w:szCs w:val="22"/>
                <w:lang w:val="en-GB"/>
              </w:rPr>
            </w:pPr>
            <w:r w:rsidRPr="003B0F55">
              <w:rPr>
                <w:rFonts w:ascii="Times New Roman" w:hAnsi="Times New Roman" w:cs="Times New Roman"/>
                <w:sz w:val="22"/>
                <w:szCs w:val="22"/>
                <w:lang w:val="en-GB"/>
              </w:rPr>
              <w:t>On this (</w:t>
            </w:r>
            <w:proofErr w:type="gramStart"/>
            <w:r w:rsidRPr="003B0F55">
              <w:rPr>
                <w:rFonts w:ascii="Times New Roman" w:hAnsi="Times New Roman" w:cs="Times New Roman"/>
                <w:sz w:val="22"/>
                <w:szCs w:val="22"/>
                <w:lang w:val="en-GB"/>
              </w:rPr>
              <w:t xml:space="preserve">date)   </w:t>
            </w:r>
            <w:proofErr w:type="gramEnd"/>
            <w:r w:rsidRPr="003B0F55">
              <w:rPr>
                <w:rFonts w:ascii="Times New Roman" w:hAnsi="Times New Roman" w:cs="Times New Roman"/>
                <w:sz w:val="22"/>
                <w:szCs w:val="22"/>
                <w:lang w:val="en-GB"/>
              </w:rPr>
              <w:t xml:space="preserve">                    )</w:t>
            </w:r>
          </w:p>
          <w:p w14:paraId="334D69A5" w14:textId="77777777" w:rsidR="003B0F55" w:rsidRPr="003B0F55" w:rsidRDefault="003B0F55" w:rsidP="0011790A">
            <w:pPr>
              <w:spacing w:before="120" w:after="0" w:line="240" w:lineRule="auto"/>
              <w:jc w:val="both"/>
              <w:rPr>
                <w:rFonts w:ascii="Times New Roman" w:hAnsi="Times New Roman" w:cs="Times New Roman"/>
                <w:sz w:val="22"/>
                <w:szCs w:val="22"/>
                <w:lang w:val="en-GB"/>
              </w:rPr>
            </w:pPr>
          </w:p>
          <w:p w14:paraId="3BDAB436" w14:textId="77777777" w:rsidR="003B0F55" w:rsidRPr="003B0F55" w:rsidRDefault="003B0F55" w:rsidP="0011790A">
            <w:pPr>
              <w:spacing w:before="120" w:after="0" w:line="240" w:lineRule="auto"/>
              <w:jc w:val="both"/>
              <w:rPr>
                <w:rFonts w:ascii="Times New Roman" w:hAnsi="Times New Roman" w:cs="Times New Roman"/>
                <w:sz w:val="22"/>
                <w:szCs w:val="22"/>
                <w:lang w:val="en-GB"/>
              </w:rPr>
            </w:pPr>
          </w:p>
          <w:p w14:paraId="50404A37" w14:textId="77777777" w:rsidR="003B0F55" w:rsidRPr="003B0F55" w:rsidRDefault="003B0F55" w:rsidP="0011790A">
            <w:pPr>
              <w:spacing w:before="120" w:after="0" w:line="240" w:lineRule="auto"/>
              <w:jc w:val="both"/>
              <w:rPr>
                <w:rFonts w:ascii="Times New Roman" w:hAnsi="Times New Roman" w:cs="Times New Roman"/>
                <w:sz w:val="22"/>
                <w:szCs w:val="22"/>
                <w:lang w:val="en-GB"/>
              </w:rPr>
            </w:pPr>
            <w:r w:rsidRPr="003B0F55">
              <w:rPr>
                <w:rFonts w:ascii="Times New Roman" w:hAnsi="Times New Roman" w:cs="Times New Roman"/>
                <w:sz w:val="22"/>
                <w:szCs w:val="22"/>
                <w:lang w:val="en-GB"/>
              </w:rPr>
              <w:t xml:space="preserve">Witnessed by         </w:t>
            </w:r>
            <w:proofErr w:type="gramStart"/>
            <w:r w:rsidRPr="003B0F55">
              <w:rPr>
                <w:rFonts w:ascii="Times New Roman" w:hAnsi="Times New Roman" w:cs="Times New Roman"/>
                <w:sz w:val="22"/>
                <w:szCs w:val="22"/>
                <w:lang w:val="en-GB"/>
              </w:rPr>
              <w:t xml:space="preserve">  )</w:t>
            </w:r>
            <w:proofErr w:type="gramEnd"/>
          </w:p>
          <w:p w14:paraId="4D6C0E93" w14:textId="77777777" w:rsidR="003B0F55" w:rsidRPr="003B0F55" w:rsidRDefault="003B0F55" w:rsidP="0011790A">
            <w:pPr>
              <w:spacing w:before="120" w:after="0" w:line="240" w:lineRule="auto"/>
              <w:jc w:val="both"/>
              <w:rPr>
                <w:rFonts w:ascii="Times New Roman" w:hAnsi="Times New Roman" w:cs="Times New Roman"/>
                <w:sz w:val="22"/>
                <w:szCs w:val="22"/>
                <w:lang w:val="en-GB"/>
              </w:rPr>
            </w:pPr>
            <w:r w:rsidRPr="003B0F55">
              <w:rPr>
                <w:rFonts w:ascii="Times New Roman" w:hAnsi="Times New Roman" w:cs="Times New Roman"/>
                <w:sz w:val="22"/>
                <w:szCs w:val="22"/>
                <w:lang w:val="en-GB"/>
              </w:rPr>
              <w:t>___________(name)</w:t>
            </w:r>
          </w:p>
          <w:p w14:paraId="4577FB23" w14:textId="77777777" w:rsidR="003B0F55" w:rsidRPr="003B0F55" w:rsidRDefault="003B0F55" w:rsidP="0011790A">
            <w:pPr>
              <w:spacing w:before="120" w:after="0" w:line="240" w:lineRule="auto"/>
              <w:jc w:val="both"/>
              <w:rPr>
                <w:rFonts w:ascii="Times New Roman" w:hAnsi="Times New Roman" w:cs="Times New Roman"/>
                <w:sz w:val="22"/>
                <w:szCs w:val="22"/>
                <w:lang w:val="en-GB"/>
              </w:rPr>
            </w:pPr>
            <w:r w:rsidRPr="003B0F55">
              <w:rPr>
                <w:rFonts w:ascii="Times New Roman" w:hAnsi="Times New Roman" w:cs="Times New Roman"/>
                <w:sz w:val="22"/>
                <w:szCs w:val="22"/>
                <w:lang w:val="en-GB"/>
              </w:rPr>
              <w:t xml:space="preserve">NRIC/Passport </w:t>
            </w:r>
            <w:proofErr w:type="gramStart"/>
            <w:r w:rsidRPr="003B0F55">
              <w:rPr>
                <w:rFonts w:ascii="Times New Roman" w:hAnsi="Times New Roman" w:cs="Times New Roman"/>
                <w:sz w:val="22"/>
                <w:szCs w:val="22"/>
                <w:lang w:val="en-GB"/>
              </w:rPr>
              <w:t>No. )</w:t>
            </w:r>
            <w:proofErr w:type="gramEnd"/>
            <w:r w:rsidRPr="003B0F55">
              <w:rPr>
                <w:rFonts w:ascii="Times New Roman" w:hAnsi="Times New Roman" w:cs="Times New Roman"/>
                <w:sz w:val="22"/>
                <w:szCs w:val="22"/>
                <w:lang w:val="en-GB"/>
              </w:rPr>
              <w:t xml:space="preserve"> </w:t>
            </w:r>
          </w:p>
          <w:p w14:paraId="26EA5079" w14:textId="77777777" w:rsidR="003B0F55" w:rsidRPr="003B0F55" w:rsidRDefault="003B0F55" w:rsidP="0011790A">
            <w:pPr>
              <w:spacing w:before="120" w:after="0" w:line="240" w:lineRule="auto"/>
              <w:jc w:val="both"/>
              <w:rPr>
                <w:rFonts w:ascii="Times New Roman" w:hAnsi="Times New Roman" w:cs="Times New Roman"/>
                <w:sz w:val="22"/>
                <w:szCs w:val="22"/>
                <w:lang w:val="en-GB"/>
              </w:rPr>
            </w:pPr>
          </w:p>
          <w:p w14:paraId="061DF4DF" w14:textId="77777777" w:rsidR="003B0F55" w:rsidRPr="003B0F55" w:rsidRDefault="003B0F55" w:rsidP="0011790A">
            <w:pPr>
              <w:spacing w:before="120" w:after="0" w:line="240" w:lineRule="auto"/>
              <w:jc w:val="both"/>
              <w:rPr>
                <w:rFonts w:ascii="Times New Roman" w:hAnsi="Times New Roman" w:cs="Times New Roman"/>
                <w:sz w:val="22"/>
                <w:szCs w:val="22"/>
                <w:lang w:val="en-GB"/>
              </w:rPr>
            </w:pPr>
          </w:p>
          <w:p w14:paraId="4647CA5B" w14:textId="77777777" w:rsidR="003B0F55" w:rsidRPr="003B0F55" w:rsidRDefault="003B0F55" w:rsidP="0011790A">
            <w:pPr>
              <w:spacing w:before="120" w:after="0" w:line="240" w:lineRule="auto"/>
              <w:ind w:firstLine="600"/>
              <w:jc w:val="both"/>
              <w:rPr>
                <w:rFonts w:ascii="Times New Roman" w:hAnsi="Times New Roman" w:cs="Times New Roman"/>
                <w:sz w:val="22"/>
                <w:szCs w:val="22"/>
                <w:lang w:val="en-GB"/>
              </w:rPr>
            </w:pPr>
          </w:p>
          <w:p w14:paraId="4B2AD981" w14:textId="77777777" w:rsidR="003B0F55" w:rsidRPr="003B0F55" w:rsidRDefault="003B0F55" w:rsidP="0011790A">
            <w:pPr>
              <w:jc w:val="both"/>
              <w:rPr>
                <w:rFonts w:ascii="Times New Roman" w:hAnsi="Times New Roman" w:cs="Times New Roman"/>
                <w:i/>
                <w:sz w:val="22"/>
                <w:szCs w:val="22"/>
              </w:rPr>
            </w:pPr>
            <w:r w:rsidRPr="003B0F55">
              <w:rPr>
                <w:rFonts w:ascii="Times New Roman" w:hAnsi="Times New Roman" w:cs="Times New Roman"/>
                <w:i/>
                <w:sz w:val="22"/>
                <w:szCs w:val="22"/>
              </w:rPr>
              <w:t>*delete where appropriate</w:t>
            </w:r>
          </w:p>
          <w:p w14:paraId="45E6F88A" w14:textId="77777777" w:rsidR="003B0F55" w:rsidRPr="003B0F55" w:rsidRDefault="003B0F55" w:rsidP="0011790A">
            <w:pPr>
              <w:spacing w:before="120" w:after="0" w:line="240" w:lineRule="auto"/>
              <w:ind w:firstLine="600"/>
              <w:jc w:val="both"/>
              <w:rPr>
                <w:rFonts w:ascii="Times New Roman" w:hAnsi="Times New Roman" w:cs="Times New Roman"/>
                <w:sz w:val="22"/>
                <w:szCs w:val="22"/>
                <w:lang w:val="en-GB"/>
              </w:rPr>
            </w:pPr>
          </w:p>
          <w:p w14:paraId="48D99555" w14:textId="77777777" w:rsidR="003B0F55" w:rsidRPr="003B0F55" w:rsidRDefault="003B0F55" w:rsidP="0011790A">
            <w:pPr>
              <w:spacing w:before="120" w:after="0" w:line="240" w:lineRule="auto"/>
              <w:ind w:firstLine="600"/>
              <w:jc w:val="both"/>
              <w:rPr>
                <w:rFonts w:ascii="Times New Roman" w:hAnsi="Times New Roman" w:cs="Times New Roman"/>
                <w:sz w:val="22"/>
                <w:szCs w:val="22"/>
                <w:lang w:val="en-GB"/>
              </w:rPr>
            </w:pPr>
          </w:p>
          <w:p w14:paraId="5E42B77E" w14:textId="77777777" w:rsidR="003B0F55" w:rsidRPr="003B0F55" w:rsidRDefault="003B0F55" w:rsidP="0011790A">
            <w:pPr>
              <w:spacing w:before="120" w:after="0" w:line="240" w:lineRule="auto"/>
              <w:ind w:firstLine="600"/>
              <w:jc w:val="both"/>
              <w:rPr>
                <w:rFonts w:ascii="Times New Roman" w:hAnsi="Times New Roman" w:cs="Times New Roman"/>
                <w:sz w:val="22"/>
                <w:szCs w:val="22"/>
                <w:lang w:val="en-GB"/>
              </w:rPr>
            </w:pPr>
          </w:p>
          <w:p w14:paraId="40863FE7" w14:textId="77777777" w:rsidR="003B0F55" w:rsidRPr="003B0F55" w:rsidRDefault="003B0F55" w:rsidP="0011790A">
            <w:pPr>
              <w:spacing w:before="120" w:after="0" w:line="240" w:lineRule="auto"/>
              <w:ind w:firstLine="600"/>
              <w:jc w:val="both"/>
              <w:rPr>
                <w:rFonts w:ascii="Times New Roman" w:hAnsi="Times New Roman" w:cs="Times New Roman"/>
                <w:sz w:val="22"/>
                <w:szCs w:val="22"/>
                <w:lang w:val="en-GB"/>
              </w:rPr>
            </w:pPr>
          </w:p>
          <w:p w14:paraId="794E66AB" w14:textId="77777777" w:rsidR="003B0F55" w:rsidRPr="003B0F55" w:rsidRDefault="003B0F55" w:rsidP="0011790A">
            <w:pPr>
              <w:spacing w:before="120" w:after="0" w:line="240" w:lineRule="auto"/>
              <w:ind w:firstLine="600"/>
              <w:jc w:val="both"/>
              <w:rPr>
                <w:rFonts w:ascii="Times New Roman" w:hAnsi="Times New Roman" w:cs="Times New Roman"/>
                <w:sz w:val="22"/>
                <w:szCs w:val="22"/>
                <w:lang w:val="en-GB"/>
              </w:rPr>
            </w:pPr>
          </w:p>
          <w:p w14:paraId="4FC5A196" w14:textId="77777777" w:rsidR="003B0F55" w:rsidRPr="003B0F55" w:rsidRDefault="003B0F55" w:rsidP="0011790A">
            <w:pPr>
              <w:spacing w:before="120" w:after="0" w:line="240" w:lineRule="auto"/>
              <w:ind w:firstLine="600"/>
              <w:jc w:val="both"/>
              <w:rPr>
                <w:rFonts w:ascii="Times New Roman" w:hAnsi="Times New Roman" w:cs="Times New Roman"/>
                <w:sz w:val="22"/>
                <w:szCs w:val="22"/>
                <w:lang w:val="en-GB"/>
              </w:rPr>
            </w:pPr>
          </w:p>
          <w:p w14:paraId="6BD4CDE2" w14:textId="77777777" w:rsidR="003B0F55" w:rsidRPr="003B0F55" w:rsidRDefault="003B0F55" w:rsidP="0011790A">
            <w:pPr>
              <w:spacing w:before="120" w:after="0" w:line="240" w:lineRule="auto"/>
              <w:ind w:firstLine="600"/>
              <w:jc w:val="both"/>
              <w:rPr>
                <w:rFonts w:ascii="Times New Roman" w:hAnsi="Times New Roman" w:cs="Times New Roman"/>
                <w:sz w:val="22"/>
                <w:szCs w:val="22"/>
                <w:lang w:val="en-GB"/>
              </w:rPr>
            </w:pPr>
          </w:p>
          <w:p w14:paraId="5DEB4180" w14:textId="77777777" w:rsidR="003B0F55" w:rsidRPr="003B0F55" w:rsidRDefault="003B0F55" w:rsidP="0011790A">
            <w:pPr>
              <w:spacing w:before="120" w:after="0" w:line="240" w:lineRule="auto"/>
              <w:ind w:firstLine="600"/>
              <w:jc w:val="both"/>
              <w:rPr>
                <w:rFonts w:ascii="Times New Roman" w:hAnsi="Times New Roman" w:cs="Times New Roman"/>
                <w:sz w:val="22"/>
                <w:szCs w:val="22"/>
                <w:lang w:val="en-GB"/>
              </w:rPr>
            </w:pPr>
          </w:p>
          <w:p w14:paraId="253CA2A5" w14:textId="77777777" w:rsidR="003B0F55" w:rsidRPr="003B0F55" w:rsidRDefault="003B0F55" w:rsidP="0011790A">
            <w:pPr>
              <w:spacing w:before="120" w:after="0" w:line="240" w:lineRule="auto"/>
              <w:ind w:firstLine="600"/>
              <w:jc w:val="both"/>
              <w:rPr>
                <w:rFonts w:ascii="Times New Roman" w:hAnsi="Times New Roman" w:cs="Times New Roman"/>
                <w:sz w:val="22"/>
                <w:szCs w:val="22"/>
                <w:lang w:val="en-GB"/>
              </w:rPr>
            </w:pPr>
          </w:p>
        </w:tc>
      </w:tr>
    </w:tbl>
    <w:p w14:paraId="6585B51E" w14:textId="77777777" w:rsidR="003B0F55" w:rsidRDefault="003B0F55" w:rsidP="003B0F55">
      <w:pPr>
        <w:tabs>
          <w:tab w:val="left" w:pos="1953"/>
        </w:tabs>
        <w:divId w:val="2116439976"/>
      </w:pPr>
    </w:p>
    <w:p w14:paraId="55822700" w14:textId="77777777" w:rsidR="003B0F55" w:rsidRDefault="003B0F55">
      <w:pPr>
        <w:divId w:val="2116439976"/>
      </w:pPr>
      <w:r w:rsidRPr="003B0F55">
        <w:br w:type="page"/>
      </w:r>
    </w:p>
    <w:tbl>
      <w:tblPr>
        <w:tblW w:w="7060" w:type="dxa"/>
        <w:tblInd w:w="993" w:type="dxa"/>
        <w:tblLook w:val="04A0" w:firstRow="1" w:lastRow="0" w:firstColumn="1" w:lastColumn="0" w:noHBand="0" w:noVBand="1"/>
      </w:tblPr>
      <w:tblGrid>
        <w:gridCol w:w="1520"/>
        <w:gridCol w:w="3959"/>
        <w:gridCol w:w="1581"/>
      </w:tblGrid>
      <w:tr w:rsidR="006F2CA2" w:rsidRPr="006F2CA2" w14:paraId="005DD856" w14:textId="77777777" w:rsidTr="00B86892">
        <w:trPr>
          <w:divId w:val="2116439976"/>
          <w:cantSplit/>
        </w:trPr>
        <w:tc>
          <w:tcPr>
            <w:tcW w:w="7060" w:type="dxa"/>
            <w:gridSpan w:val="3"/>
          </w:tcPr>
          <w:p w14:paraId="7D1F027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29AD81EB"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GUID=81c0691f-77f8-4075-9b3d-b154d50bb040 </w:instrText>
            </w:r>
            <w:r w:rsidRPr="006F2CA2">
              <w:rPr>
                <w:rFonts w:ascii="Times New Roman" w:hAnsi="Times New Roman" w:cs="Times New Roman"/>
                <w:sz w:val="22"/>
                <w:szCs w:val="20"/>
                <w:lang w:val="en-GB" w:eastAsia="en-US"/>
              </w:rPr>
              <w:fldChar w:fldCharType="end"/>
            </w:r>
            <w:r w:rsidR="00B8689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180</w:t>
            </w:r>
          </w:p>
        </w:tc>
      </w:tr>
      <w:tr w:rsidR="006F2CA2" w:rsidRPr="006F2CA2" w14:paraId="662A2559" w14:textId="77777777" w:rsidTr="00B86892">
        <w:trPr>
          <w:divId w:val="2116439976"/>
          <w:cantSplit/>
        </w:trPr>
        <w:tc>
          <w:tcPr>
            <w:tcW w:w="1520" w:type="dxa"/>
          </w:tcPr>
          <w:p w14:paraId="2B41050E"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GUID=5e1999d7-b76b-440e-bafa-fd8052bf5570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R.938</w:t>
            </w:r>
          </w:p>
          <w:p w14:paraId="786BAB32"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p>
        </w:tc>
        <w:tc>
          <w:tcPr>
            <w:tcW w:w="3959" w:type="dxa"/>
          </w:tcPr>
          <w:p w14:paraId="5593A5D5"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1C4DC235"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GUID=9e1c7884-d37e-4d04-a60a-8b17be91f3ca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CERTIFICATE OF SERVICE </w:t>
            </w:r>
            <w:r w:rsidRPr="006F2CA2">
              <w:rPr>
                <w:rFonts w:ascii="Times New Roman" w:hAnsi="Times New Roman" w:cs="Times New Roman"/>
                <w:sz w:val="22"/>
                <w:szCs w:val="20"/>
                <w:lang w:val="en-GB" w:eastAsia="en-US"/>
              </w:rPr>
              <w:br/>
              <w:t>OF FOREIGN PROCESS</w:t>
            </w:r>
          </w:p>
        </w:tc>
        <w:tc>
          <w:tcPr>
            <w:tcW w:w="1581" w:type="dxa"/>
          </w:tcPr>
          <w:p w14:paraId="6E203F5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GUID=25bb6f06-286f-418c-b242-aff7be2b48e5 </w:instrText>
            </w:r>
            <w:r w:rsidRPr="006F2CA2">
              <w:rPr>
                <w:rFonts w:ascii="Times New Roman" w:hAnsi="Times New Roman" w:cs="Times New Roman"/>
                <w:sz w:val="22"/>
                <w:szCs w:val="20"/>
                <w:lang w:val="en-GB" w:eastAsia="en-US"/>
              </w:rPr>
              <w:fldChar w:fldCharType="end"/>
            </w:r>
          </w:p>
        </w:tc>
      </w:tr>
      <w:tr w:rsidR="006F2CA2" w:rsidRPr="006F2CA2" w14:paraId="40E17DC9" w14:textId="77777777" w:rsidTr="00B86892">
        <w:trPr>
          <w:divId w:val="2116439976"/>
          <w:cantSplit/>
        </w:trPr>
        <w:tc>
          <w:tcPr>
            <w:tcW w:w="7060" w:type="dxa"/>
            <w:gridSpan w:val="3"/>
          </w:tcPr>
          <w:p w14:paraId="79E7AB35"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GUID=60aba722-7e5d-4d8a-a52a-da52ef65ec41 </w:instrText>
            </w:r>
            <w:r w:rsidRPr="006F2CA2">
              <w:rPr>
                <w:rFonts w:ascii="Times New Roman" w:hAnsi="Times New Roman" w:cs="Times New Roman"/>
                <w:sz w:val="22"/>
                <w:szCs w:val="20"/>
                <w:lang w:val="en-GB" w:eastAsia="en-US"/>
              </w:rPr>
              <w:fldChar w:fldCharType="end"/>
            </w:r>
            <w:proofErr w:type="gramStart"/>
            <w:r w:rsidRPr="006F2CA2">
              <w:rPr>
                <w:rFonts w:ascii="Times New Roman" w:hAnsi="Times New Roman" w:cs="Times New Roman"/>
                <w:sz w:val="22"/>
                <w:szCs w:val="20"/>
                <w:lang w:val="en-GB" w:eastAsia="en-US"/>
              </w:rPr>
              <w:t>I,   </w:t>
            </w:r>
            <w:proofErr w:type="gramEnd"/>
            <w:r w:rsidRPr="006F2CA2">
              <w:rPr>
                <w:rFonts w:ascii="Times New Roman" w:hAnsi="Times New Roman" w:cs="Times New Roman"/>
                <w:sz w:val="22"/>
                <w:szCs w:val="20"/>
                <w:lang w:val="en-GB" w:eastAsia="en-US"/>
              </w:rPr>
              <w:t>                                , Registrar of the Family Justice Courts of the Republic of Singapore hereby certify that the documents annexed hereto are as follows:</w:t>
            </w:r>
          </w:p>
          <w:p w14:paraId="47A01554" w14:textId="77777777" w:rsidR="006F2CA2" w:rsidRPr="006F2CA2" w:rsidRDefault="006F2CA2" w:rsidP="006F2CA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GUID=9426be13-b608-4751-b4a2-da3ebfe16ba6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w:t>
            </w:r>
            <w:r w:rsidRPr="006F2CA2">
              <w:rPr>
                <w:rFonts w:ascii="Times New Roman" w:hAnsi="Times New Roman" w:cs="Times New Roman"/>
                <w:sz w:val="22"/>
                <w:szCs w:val="20"/>
                <w:lang w:val="en-GB" w:eastAsia="en-US"/>
              </w:rPr>
              <w:tab/>
              <w:t>The process received with a Request for Service; and</w:t>
            </w:r>
          </w:p>
          <w:p w14:paraId="635F01C5" w14:textId="77777777" w:rsidR="006F2CA2" w:rsidRPr="006F2CA2" w:rsidRDefault="006F2CA2" w:rsidP="006F2CA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GUID=550cf1de-1eb5-4612-8fb7-ad7a7d1b1a5f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w:t>
            </w:r>
            <w:r w:rsidRPr="006F2CA2">
              <w:rPr>
                <w:rFonts w:ascii="Times New Roman" w:hAnsi="Times New Roman" w:cs="Times New Roman"/>
                <w:sz w:val="22"/>
                <w:szCs w:val="20"/>
                <w:lang w:val="en-GB" w:eastAsia="en-US"/>
              </w:rPr>
              <w:tab/>
              <w:t>A copy of the evidence of service upon the person named in the process.</w:t>
            </w:r>
          </w:p>
          <w:p w14:paraId="4ED3BCA1"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GUID=773b1699-7590-405a-be70-e9da24b702ea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 I certify that such service so proved, and the proof thereof, are such as are required by the law and practice of the Family Justice Courts regulating the service of legal process in Singapore, and the proof thereof.</w:t>
            </w:r>
          </w:p>
          <w:p w14:paraId="2BF85311"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GUID=4c9f3315-0470-41b5-a234-435c46da05b2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 I certify that the cost of effecting such service, as duly certified by me amounts to the sum of $          </w:t>
            </w:r>
            <w:proofErr w:type="gramStart"/>
            <w:r w:rsidRPr="006F2CA2">
              <w:rPr>
                <w:rFonts w:ascii="Times New Roman" w:hAnsi="Times New Roman" w:cs="Times New Roman"/>
                <w:sz w:val="22"/>
                <w:szCs w:val="20"/>
                <w:lang w:val="en-GB" w:eastAsia="en-US"/>
              </w:rPr>
              <w:t>  .</w:t>
            </w:r>
            <w:proofErr w:type="gramEnd"/>
          </w:p>
          <w:p w14:paraId="70978033"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GUID=22590bf5-650b-4229-88d1-89cc8136238f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7F1E1A3C"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GUID=ac1ceed5-3408-4f56-af8f-30584865f883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tc>
      </w:tr>
    </w:tbl>
    <w:p w14:paraId="25A369F4"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7138" w:type="dxa"/>
        <w:tblInd w:w="851" w:type="dxa"/>
        <w:tblLook w:val="04A0" w:firstRow="1" w:lastRow="0" w:firstColumn="1" w:lastColumn="0" w:noHBand="0" w:noVBand="1"/>
      </w:tblPr>
      <w:tblGrid>
        <w:gridCol w:w="233"/>
        <w:gridCol w:w="1026"/>
        <w:gridCol w:w="193"/>
        <w:gridCol w:w="1061"/>
        <w:gridCol w:w="1316"/>
        <w:gridCol w:w="1970"/>
        <w:gridCol w:w="162"/>
        <w:gridCol w:w="1150"/>
        <w:gridCol w:w="27"/>
      </w:tblGrid>
      <w:tr w:rsidR="006F2CA2" w:rsidRPr="006F2CA2" w14:paraId="57347ACC" w14:textId="77777777" w:rsidTr="00B86892">
        <w:trPr>
          <w:gridAfter w:val="1"/>
          <w:divId w:val="2116439976"/>
          <w:wAfter w:w="27" w:type="dxa"/>
          <w:cantSplit/>
        </w:trPr>
        <w:tc>
          <w:tcPr>
            <w:tcW w:w="7111" w:type="dxa"/>
            <w:gridSpan w:val="8"/>
          </w:tcPr>
          <w:p w14:paraId="092478A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GUID=eb250d91-3bd2-4800-91b4-1d0a272b57c2 </w:instrText>
            </w:r>
            <w:r w:rsidRPr="006F2CA2">
              <w:rPr>
                <w:rFonts w:ascii="Times New Roman" w:hAnsi="Times New Roman" w:cs="Times New Roman"/>
                <w:sz w:val="22"/>
                <w:szCs w:val="20"/>
                <w:lang w:val="en-GB" w:eastAsia="en-US"/>
              </w:rPr>
              <w:fldChar w:fldCharType="end"/>
            </w:r>
            <w:r w:rsidR="00B8689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181</w:t>
            </w:r>
          </w:p>
        </w:tc>
      </w:tr>
      <w:tr w:rsidR="006F2CA2" w:rsidRPr="006F2CA2" w14:paraId="6509E1F2" w14:textId="77777777" w:rsidTr="00B86892">
        <w:trPr>
          <w:gridAfter w:val="1"/>
          <w:divId w:val="2116439976"/>
          <w:wAfter w:w="27" w:type="dxa"/>
          <w:cantSplit/>
        </w:trPr>
        <w:tc>
          <w:tcPr>
            <w:tcW w:w="1452" w:type="dxa"/>
            <w:gridSpan w:val="3"/>
          </w:tcPr>
          <w:p w14:paraId="1357DACD"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GUID=19ad0aed-3443-4207-9e4c-27e1bbe29183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R.964</w:t>
            </w:r>
          </w:p>
        </w:tc>
        <w:tc>
          <w:tcPr>
            <w:tcW w:w="4509" w:type="dxa"/>
            <w:gridSpan w:val="4"/>
          </w:tcPr>
          <w:p w14:paraId="2C719329"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1C275793"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GUID=13944cae-41a9-460d-9ccf-0db22d72b280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DIRECTIONS TO ACCOUNTANT-GENERAL</w:t>
            </w:r>
          </w:p>
          <w:p w14:paraId="2C57676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GUID=9c634317-e1a2-4c63-aa11-c8b6d04d8f55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tc>
        <w:tc>
          <w:tcPr>
            <w:tcW w:w="1150" w:type="dxa"/>
          </w:tcPr>
          <w:p w14:paraId="30270C26"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GUID=9add5c38-719a-4ce5-9c99-5b9f9d5d6342 </w:instrText>
            </w:r>
            <w:r w:rsidRPr="006F2CA2">
              <w:rPr>
                <w:rFonts w:ascii="Times New Roman" w:hAnsi="Times New Roman" w:cs="Times New Roman"/>
                <w:sz w:val="22"/>
                <w:szCs w:val="20"/>
                <w:lang w:val="en-GB" w:eastAsia="en-US"/>
              </w:rPr>
              <w:fldChar w:fldCharType="end"/>
            </w:r>
          </w:p>
        </w:tc>
      </w:tr>
      <w:tr w:rsidR="006F2CA2" w:rsidRPr="006F2CA2" w14:paraId="066EB7DF" w14:textId="77777777" w:rsidTr="00B86892">
        <w:trPr>
          <w:gridAfter w:val="1"/>
          <w:divId w:val="2116439976"/>
          <w:wAfter w:w="27" w:type="dxa"/>
          <w:cantSplit/>
        </w:trPr>
        <w:tc>
          <w:tcPr>
            <w:tcW w:w="7111" w:type="dxa"/>
            <w:gridSpan w:val="8"/>
          </w:tcPr>
          <w:p w14:paraId="472E0071"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GUID=9f0bacf2-1a0e-4865-bbd4-a131d7849348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r>
            <w:r w:rsidRPr="006F2CA2">
              <w:rPr>
                <w:rFonts w:ascii="Times New Roman" w:hAnsi="Times New Roman" w:cs="Times New Roman"/>
                <w:i/>
                <w:sz w:val="22"/>
                <w:szCs w:val="20"/>
                <w:lang w:val="en-GB" w:eastAsia="en-US"/>
              </w:rPr>
              <w:t>For Payments In</w:t>
            </w:r>
            <w:r w:rsidRPr="006F2CA2">
              <w:rPr>
                <w:rFonts w:ascii="Times New Roman" w:hAnsi="Times New Roman" w:cs="Times New Roman"/>
                <w:sz w:val="22"/>
                <w:szCs w:val="20"/>
                <w:lang w:val="en-GB" w:eastAsia="en-US"/>
              </w:rPr>
              <w:t>.</w:t>
            </w:r>
          </w:p>
          <w:p w14:paraId="4AD3CEBC"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GUID=c5935e12-d3b9-4834-b696-b1b632182af5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Ledger Account (if the same as the cause state ‘as above’).</w:t>
            </w:r>
          </w:p>
          <w:p w14:paraId="3AAEDA6A"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GUID=f800fca6-c9ae-429b-bdaa-3217ee6addcb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Pursuant to (insert the provision of law by which payment into Court is made), the Accountant-General is hereby directed to receive the sum of $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paid in on behalf of the defendant                  in satisfaction of the claim of the plaintiff                       or the funds and securities specified in the Schedule hereto or as may be).</w:t>
            </w:r>
          </w:p>
          <w:p w14:paraId="60FDDF5C"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GUID=055573c8-0abc-4a3a-8aae-7c93cf8233aa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tc>
      </w:tr>
      <w:tr w:rsidR="006F2CA2" w:rsidRPr="006F2CA2" w14:paraId="1C817290" w14:textId="77777777" w:rsidTr="00B86892">
        <w:trPr>
          <w:gridAfter w:val="1"/>
          <w:divId w:val="2116439976"/>
          <w:wAfter w:w="27" w:type="dxa"/>
          <w:cantSplit/>
        </w:trPr>
        <w:tc>
          <w:tcPr>
            <w:tcW w:w="7111" w:type="dxa"/>
            <w:gridSpan w:val="8"/>
          </w:tcPr>
          <w:p w14:paraId="6090AB9E"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GUID=b606034a-f716-4288-b1ed-e9b925fbb54e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Registrar.</w:t>
            </w:r>
          </w:p>
          <w:p w14:paraId="2914C2C9" w14:textId="77777777" w:rsidR="006F2CA2" w:rsidRPr="006F2CA2" w:rsidRDefault="006F2CA2" w:rsidP="006F2CA2">
            <w:pPr>
              <w:spacing w:before="120" w:after="0" w:line="240" w:lineRule="auto"/>
              <w:ind w:firstLine="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GUID=e3703cb0-1e97-4796-988f-f6c4b7f3f624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Note:</w:t>
            </w:r>
            <w:r w:rsidRPr="006F2CA2">
              <w:rPr>
                <w:rFonts w:ascii="Times New Roman" w:hAnsi="Times New Roman" w:cs="Times New Roman"/>
                <w:sz w:val="22"/>
                <w:szCs w:val="20"/>
                <w:lang w:val="en-GB" w:eastAsia="en-US"/>
              </w:rPr>
              <w:t xml:space="preserve">   Where funds are lodged in Court not being moneys paid in under Division 8 of Part 18 or as security for costs or in satisfaction of a judgment or order, but are to be lodged under an order comprising funds of various nature and directing </w:t>
            </w:r>
            <w:proofErr w:type="spellStart"/>
            <w:r w:rsidRPr="006F2CA2">
              <w:rPr>
                <w:rFonts w:ascii="Times New Roman" w:hAnsi="Times New Roman" w:cs="Times New Roman"/>
                <w:sz w:val="22"/>
                <w:szCs w:val="20"/>
                <w:lang w:val="en-GB" w:eastAsia="en-US"/>
              </w:rPr>
              <w:t>lodgment</w:t>
            </w:r>
            <w:proofErr w:type="spellEnd"/>
            <w:r w:rsidRPr="006F2CA2">
              <w:rPr>
                <w:rFonts w:ascii="Times New Roman" w:hAnsi="Times New Roman" w:cs="Times New Roman"/>
                <w:sz w:val="22"/>
                <w:szCs w:val="20"/>
                <w:lang w:val="en-GB" w:eastAsia="en-US"/>
              </w:rPr>
              <w:t xml:space="preserve"> by one or more persons, a single direction may be issued, and the particulars stated in a schedule to the direction, e.g.:</w:t>
            </w:r>
          </w:p>
        </w:tc>
      </w:tr>
      <w:tr w:rsidR="005A22FC" w14:paraId="74931915" w14:textId="77777777" w:rsidTr="00B86892">
        <w:trPr>
          <w:gridAfter w:val="1"/>
          <w:divId w:val="2116439976"/>
          <w:wAfter w:w="27" w:type="dxa"/>
          <w:cantSplit/>
        </w:trPr>
        <w:tc>
          <w:tcPr>
            <w:tcW w:w="233" w:type="dxa"/>
          </w:tcPr>
          <w:p w14:paraId="2D14B41D"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GUID=6299f1e7-33a1-41d9-b977-5f5104ecdd29 </w:instrText>
            </w:r>
            <w:r w:rsidRPr="006F2CA2">
              <w:rPr>
                <w:rFonts w:ascii="Times New Roman" w:hAnsi="Times New Roman" w:cs="Times New Roman"/>
                <w:sz w:val="22"/>
                <w:szCs w:val="20"/>
                <w:lang w:val="en-GB" w:eastAsia="en-US"/>
              </w:rPr>
              <w:fldChar w:fldCharType="end"/>
            </w:r>
          </w:p>
        </w:tc>
        <w:tc>
          <w:tcPr>
            <w:tcW w:w="6878" w:type="dxa"/>
            <w:gridSpan w:val="7"/>
          </w:tcPr>
          <w:p w14:paraId="0E4E800D"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GUID=c14a5d7b-d169-4095-817a-f7fa3a821934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SCHEDULE</w:t>
            </w:r>
          </w:p>
        </w:tc>
      </w:tr>
      <w:tr w:rsidR="005A22FC" w14:paraId="48B259CB" w14:textId="77777777" w:rsidTr="00B86892">
        <w:trPr>
          <w:gridAfter w:val="1"/>
          <w:divId w:val="2116439976"/>
          <w:wAfter w:w="27" w:type="dxa"/>
          <w:cantSplit/>
          <w:trHeight w:val="100"/>
        </w:trPr>
        <w:tc>
          <w:tcPr>
            <w:tcW w:w="233" w:type="dxa"/>
          </w:tcPr>
          <w:p w14:paraId="4A363AD5"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GUID=ce68120e-0ae7-44fb-a11e-130017331f3f </w:instrText>
            </w:r>
            <w:r w:rsidRPr="006F2CA2">
              <w:rPr>
                <w:rFonts w:ascii="Times New Roman" w:hAnsi="Times New Roman" w:cs="Times New Roman"/>
                <w:sz w:val="22"/>
                <w:szCs w:val="20"/>
                <w:lang w:val="en-GB" w:eastAsia="en-US"/>
              </w:rPr>
              <w:fldChar w:fldCharType="end"/>
            </w:r>
          </w:p>
        </w:tc>
        <w:tc>
          <w:tcPr>
            <w:tcW w:w="1219" w:type="dxa"/>
            <w:gridSpan w:val="2"/>
          </w:tcPr>
          <w:p w14:paraId="1D7BCF2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GUID=d1d335db-b06b-4270-b363-5604be9dd174 </w:instrText>
            </w:r>
            <w:r w:rsidRPr="006F2CA2">
              <w:rPr>
                <w:rFonts w:ascii="Times New Roman" w:hAnsi="Times New Roman" w:cs="Times New Roman"/>
                <w:sz w:val="22"/>
                <w:szCs w:val="20"/>
                <w:lang w:val="en-GB" w:eastAsia="en-US"/>
              </w:rPr>
              <w:fldChar w:fldCharType="end"/>
            </w:r>
            <w:proofErr w:type="gramStart"/>
            <w:r w:rsidRPr="006F2CA2">
              <w:rPr>
                <w:rFonts w:ascii="Times New Roman" w:hAnsi="Times New Roman" w:cs="Times New Roman"/>
                <w:i/>
                <w:sz w:val="22"/>
                <w:szCs w:val="20"/>
                <w:lang w:val="en-GB" w:eastAsia="en-US"/>
              </w:rPr>
              <w:t>Particulars of</w:t>
            </w:r>
            <w:proofErr w:type="gramEnd"/>
            <w:r w:rsidRPr="006F2CA2">
              <w:rPr>
                <w:rFonts w:ascii="Times New Roman" w:hAnsi="Times New Roman" w:cs="Times New Roman"/>
                <w:i/>
                <w:sz w:val="22"/>
                <w:szCs w:val="20"/>
                <w:lang w:val="en-GB" w:eastAsia="en-US"/>
              </w:rPr>
              <w:t xml:space="preserve"> fund to be lodged</w:t>
            </w:r>
          </w:p>
        </w:tc>
        <w:tc>
          <w:tcPr>
            <w:tcW w:w="1061" w:type="dxa"/>
          </w:tcPr>
          <w:p w14:paraId="31C5DEFC"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GUID=8b557935-e925-4b20-8d2e-ffca00f2a39c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 xml:space="preserve">Persons to make the </w:t>
            </w:r>
            <w:proofErr w:type="spellStart"/>
            <w:r w:rsidRPr="006F2CA2">
              <w:rPr>
                <w:rFonts w:ascii="Times New Roman" w:hAnsi="Times New Roman" w:cs="Times New Roman"/>
                <w:i/>
                <w:sz w:val="22"/>
                <w:szCs w:val="20"/>
                <w:lang w:val="en-GB" w:eastAsia="en-US"/>
              </w:rPr>
              <w:t>lodgment</w:t>
            </w:r>
            <w:proofErr w:type="spellEnd"/>
          </w:p>
        </w:tc>
        <w:tc>
          <w:tcPr>
            <w:tcW w:w="4598" w:type="dxa"/>
            <w:gridSpan w:val="4"/>
            <w:vAlign w:val="center"/>
          </w:tcPr>
          <w:p w14:paraId="0F0833A7"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GUID=1b2f79d6-3f24-4903-8f68-1aa67fd2872f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Amount</w:t>
            </w:r>
          </w:p>
        </w:tc>
      </w:tr>
      <w:tr w:rsidR="005A22FC" w14:paraId="22A60815" w14:textId="77777777" w:rsidTr="00B86892">
        <w:trPr>
          <w:gridAfter w:val="1"/>
          <w:divId w:val="2116439976"/>
          <w:wAfter w:w="27" w:type="dxa"/>
          <w:cantSplit/>
          <w:trHeight w:val="100"/>
        </w:trPr>
        <w:tc>
          <w:tcPr>
            <w:tcW w:w="233" w:type="dxa"/>
          </w:tcPr>
          <w:p w14:paraId="7D2BAF9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GUID=00a3f9fa-0ab8-41ab-89e3-d63540407593 </w:instrText>
            </w:r>
            <w:r w:rsidRPr="006F2CA2">
              <w:rPr>
                <w:rFonts w:ascii="Times New Roman" w:hAnsi="Times New Roman" w:cs="Times New Roman"/>
                <w:sz w:val="22"/>
                <w:szCs w:val="20"/>
                <w:lang w:val="en-GB" w:eastAsia="en-US"/>
              </w:rPr>
              <w:fldChar w:fldCharType="end"/>
            </w:r>
          </w:p>
        </w:tc>
        <w:tc>
          <w:tcPr>
            <w:tcW w:w="1219" w:type="dxa"/>
            <w:gridSpan w:val="2"/>
          </w:tcPr>
          <w:p w14:paraId="0FFB19F5"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GUID=2fd521f6-f675-489e-ae52-4b13f04b6a4b </w:instrText>
            </w:r>
            <w:r w:rsidRPr="006F2CA2">
              <w:rPr>
                <w:rFonts w:ascii="Times New Roman" w:hAnsi="Times New Roman" w:cs="Times New Roman"/>
                <w:sz w:val="22"/>
                <w:szCs w:val="20"/>
                <w:lang w:val="en-GB" w:eastAsia="en-US"/>
              </w:rPr>
              <w:fldChar w:fldCharType="end"/>
            </w:r>
          </w:p>
        </w:tc>
        <w:tc>
          <w:tcPr>
            <w:tcW w:w="1061" w:type="dxa"/>
          </w:tcPr>
          <w:p w14:paraId="2F1F7C2F"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GUID=acd4042c-240d-419f-aeb7-1a472791e866 </w:instrText>
            </w:r>
            <w:r w:rsidRPr="006F2CA2">
              <w:rPr>
                <w:rFonts w:ascii="Times New Roman" w:hAnsi="Times New Roman" w:cs="Times New Roman"/>
                <w:sz w:val="22"/>
                <w:szCs w:val="20"/>
                <w:lang w:val="en-GB" w:eastAsia="en-US"/>
              </w:rPr>
              <w:fldChar w:fldCharType="end"/>
            </w:r>
          </w:p>
        </w:tc>
        <w:tc>
          <w:tcPr>
            <w:tcW w:w="1316" w:type="dxa"/>
          </w:tcPr>
          <w:p w14:paraId="65EBE90B"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GUID=4a4ff41e-500d-4983-a324-ce65c009596d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Money</w:t>
            </w:r>
          </w:p>
        </w:tc>
        <w:tc>
          <w:tcPr>
            <w:tcW w:w="3282" w:type="dxa"/>
            <w:gridSpan w:val="3"/>
          </w:tcPr>
          <w:p w14:paraId="26584043"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GUID=ab60f46c-37be-43c9-825d-8ea303fba7a9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Securities</w:t>
            </w:r>
          </w:p>
        </w:tc>
      </w:tr>
      <w:tr w:rsidR="005A22FC" w14:paraId="33F276E4" w14:textId="77777777" w:rsidTr="00B86892">
        <w:trPr>
          <w:gridAfter w:val="1"/>
          <w:divId w:val="2116439976"/>
          <w:wAfter w:w="27" w:type="dxa"/>
          <w:cantSplit/>
          <w:trHeight w:val="100"/>
        </w:trPr>
        <w:tc>
          <w:tcPr>
            <w:tcW w:w="233" w:type="dxa"/>
          </w:tcPr>
          <w:p w14:paraId="5690DAE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GUID=0c0013cd-6226-4687-a6e6-a3304257d71c </w:instrText>
            </w:r>
            <w:r w:rsidRPr="006F2CA2">
              <w:rPr>
                <w:rFonts w:ascii="Times New Roman" w:hAnsi="Times New Roman" w:cs="Times New Roman"/>
                <w:sz w:val="22"/>
                <w:szCs w:val="20"/>
                <w:lang w:val="en-GB" w:eastAsia="en-US"/>
              </w:rPr>
              <w:fldChar w:fldCharType="end"/>
            </w:r>
          </w:p>
        </w:tc>
        <w:tc>
          <w:tcPr>
            <w:tcW w:w="1219" w:type="dxa"/>
            <w:gridSpan w:val="2"/>
          </w:tcPr>
          <w:p w14:paraId="0E29CDFF"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GUID=227399d2-e38c-4482-a4f8-8b67f4e40b65 </w:instrText>
            </w:r>
            <w:r w:rsidRPr="006F2CA2">
              <w:rPr>
                <w:rFonts w:ascii="Times New Roman" w:hAnsi="Times New Roman" w:cs="Times New Roman"/>
                <w:sz w:val="22"/>
                <w:szCs w:val="20"/>
                <w:lang w:val="en-GB" w:eastAsia="en-US"/>
              </w:rPr>
              <w:fldChar w:fldCharType="end"/>
            </w:r>
          </w:p>
        </w:tc>
        <w:tc>
          <w:tcPr>
            <w:tcW w:w="1061" w:type="dxa"/>
          </w:tcPr>
          <w:p w14:paraId="74D06475"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GUID=f56b4b9c-e2bb-4f94-86f6-0d2d0a16c589 </w:instrText>
            </w:r>
            <w:r w:rsidRPr="006F2CA2">
              <w:rPr>
                <w:rFonts w:ascii="Times New Roman" w:hAnsi="Times New Roman" w:cs="Times New Roman"/>
                <w:sz w:val="22"/>
                <w:szCs w:val="20"/>
                <w:lang w:val="en-GB" w:eastAsia="en-US"/>
              </w:rPr>
              <w:fldChar w:fldCharType="end"/>
            </w:r>
          </w:p>
        </w:tc>
        <w:tc>
          <w:tcPr>
            <w:tcW w:w="1316" w:type="dxa"/>
          </w:tcPr>
          <w:p w14:paraId="79AADEE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GUID=91759f6a-ab64-4939-9e8f-b56c56d3c976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3282" w:type="dxa"/>
            <w:gridSpan w:val="3"/>
          </w:tcPr>
          <w:p w14:paraId="2B3539AD"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GUID=aa026c86-5dbd-4e74-b7d5-f0e563d63410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r>
      <w:tr w:rsidR="005A22FC" w14:paraId="038C62C1" w14:textId="77777777" w:rsidTr="00B86892">
        <w:trPr>
          <w:gridAfter w:val="1"/>
          <w:divId w:val="2116439976"/>
          <w:wAfter w:w="27" w:type="dxa"/>
          <w:cantSplit/>
          <w:trHeight w:val="100"/>
        </w:trPr>
        <w:tc>
          <w:tcPr>
            <w:tcW w:w="233" w:type="dxa"/>
          </w:tcPr>
          <w:p w14:paraId="77C7E8E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GUID=2dcfb12a-fdfd-4cdb-a0c5-ed0f44547d08 </w:instrText>
            </w:r>
            <w:r w:rsidRPr="006F2CA2">
              <w:rPr>
                <w:rFonts w:ascii="Times New Roman" w:hAnsi="Times New Roman" w:cs="Times New Roman"/>
                <w:sz w:val="22"/>
                <w:szCs w:val="20"/>
                <w:lang w:val="en-GB" w:eastAsia="en-US"/>
              </w:rPr>
              <w:fldChar w:fldCharType="end"/>
            </w:r>
          </w:p>
        </w:tc>
        <w:tc>
          <w:tcPr>
            <w:tcW w:w="1219" w:type="dxa"/>
            <w:gridSpan w:val="2"/>
          </w:tcPr>
          <w:p w14:paraId="4B3E210F"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GUID=d51c931f-824a-4556-8c96-9038f0365b43 </w:instrText>
            </w:r>
            <w:r w:rsidRPr="006F2CA2">
              <w:rPr>
                <w:rFonts w:ascii="Times New Roman" w:hAnsi="Times New Roman" w:cs="Times New Roman"/>
                <w:sz w:val="22"/>
                <w:szCs w:val="20"/>
                <w:lang w:val="en-GB" w:eastAsia="en-US"/>
              </w:rPr>
              <w:fldChar w:fldCharType="end"/>
            </w:r>
          </w:p>
        </w:tc>
        <w:tc>
          <w:tcPr>
            <w:tcW w:w="1061" w:type="dxa"/>
          </w:tcPr>
          <w:p w14:paraId="29871923"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GUID=e25e4288-d8a7-4b61-ba2a-2bd27791036b </w:instrText>
            </w:r>
            <w:r w:rsidRPr="006F2CA2">
              <w:rPr>
                <w:rFonts w:ascii="Times New Roman" w:hAnsi="Times New Roman" w:cs="Times New Roman"/>
                <w:sz w:val="22"/>
                <w:szCs w:val="20"/>
                <w:lang w:val="en-GB" w:eastAsia="en-US"/>
              </w:rPr>
              <w:fldChar w:fldCharType="end"/>
            </w:r>
          </w:p>
        </w:tc>
        <w:tc>
          <w:tcPr>
            <w:tcW w:w="1316" w:type="dxa"/>
          </w:tcPr>
          <w:p w14:paraId="3EDC21A4"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GUID=690c5c3a-8e8b-4004-b283-a52410047498 </w:instrText>
            </w:r>
            <w:r w:rsidRPr="006F2CA2">
              <w:rPr>
                <w:rFonts w:ascii="Times New Roman" w:hAnsi="Times New Roman" w:cs="Times New Roman"/>
                <w:sz w:val="22"/>
                <w:szCs w:val="20"/>
                <w:lang w:val="en-GB" w:eastAsia="en-US"/>
              </w:rPr>
              <w:fldChar w:fldCharType="end"/>
            </w:r>
          </w:p>
        </w:tc>
        <w:tc>
          <w:tcPr>
            <w:tcW w:w="3282" w:type="dxa"/>
            <w:gridSpan w:val="3"/>
          </w:tcPr>
          <w:p w14:paraId="1E0366D3"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GUID=b430c0dc-3ab2-4555-bb3a-68d2bf522e4c </w:instrText>
            </w:r>
            <w:r w:rsidRPr="006F2CA2">
              <w:rPr>
                <w:rFonts w:ascii="Times New Roman" w:hAnsi="Times New Roman" w:cs="Times New Roman"/>
                <w:sz w:val="22"/>
                <w:szCs w:val="20"/>
                <w:lang w:val="en-GB" w:eastAsia="en-US"/>
              </w:rPr>
              <w:fldChar w:fldCharType="end"/>
            </w:r>
          </w:p>
        </w:tc>
      </w:tr>
      <w:tr w:rsidR="005A22FC" w14:paraId="239E80E0" w14:textId="77777777" w:rsidTr="00B86892">
        <w:trPr>
          <w:gridAfter w:val="1"/>
          <w:divId w:val="2116439976"/>
          <w:wAfter w:w="27" w:type="dxa"/>
          <w:cantSplit/>
          <w:trHeight w:val="100"/>
        </w:trPr>
        <w:tc>
          <w:tcPr>
            <w:tcW w:w="233" w:type="dxa"/>
          </w:tcPr>
          <w:p w14:paraId="3BB53F2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GUID=02a51f8d-f440-45ea-aa51-4acad3569f30 </w:instrText>
            </w:r>
            <w:r w:rsidRPr="006F2CA2">
              <w:rPr>
                <w:rFonts w:ascii="Times New Roman" w:hAnsi="Times New Roman" w:cs="Times New Roman"/>
                <w:sz w:val="22"/>
                <w:szCs w:val="20"/>
                <w:lang w:val="en-GB" w:eastAsia="en-US"/>
              </w:rPr>
              <w:fldChar w:fldCharType="end"/>
            </w:r>
          </w:p>
        </w:tc>
        <w:tc>
          <w:tcPr>
            <w:tcW w:w="1219" w:type="dxa"/>
            <w:gridSpan w:val="2"/>
          </w:tcPr>
          <w:p w14:paraId="3343DDF5"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GUID=54bedfb0-9d17-4288-bc7a-117ecb1d2999 </w:instrText>
            </w:r>
            <w:r w:rsidRPr="006F2CA2">
              <w:rPr>
                <w:rFonts w:ascii="Times New Roman" w:hAnsi="Times New Roman" w:cs="Times New Roman"/>
                <w:sz w:val="22"/>
                <w:szCs w:val="20"/>
                <w:lang w:val="en-GB" w:eastAsia="en-US"/>
              </w:rPr>
              <w:fldChar w:fldCharType="end"/>
            </w:r>
          </w:p>
        </w:tc>
        <w:tc>
          <w:tcPr>
            <w:tcW w:w="1061" w:type="dxa"/>
          </w:tcPr>
          <w:p w14:paraId="4DA6DB57"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GUID=8f32984e-db0d-4f0d-bc04-efc9a5acd212 </w:instrText>
            </w:r>
            <w:r w:rsidRPr="006F2CA2">
              <w:rPr>
                <w:rFonts w:ascii="Times New Roman" w:hAnsi="Times New Roman" w:cs="Times New Roman"/>
                <w:sz w:val="22"/>
                <w:szCs w:val="20"/>
                <w:lang w:val="en-GB" w:eastAsia="en-US"/>
              </w:rPr>
              <w:fldChar w:fldCharType="end"/>
            </w:r>
          </w:p>
        </w:tc>
        <w:tc>
          <w:tcPr>
            <w:tcW w:w="1316" w:type="dxa"/>
          </w:tcPr>
          <w:p w14:paraId="1539828F"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GUID=3a84c035-e15a-4c27-89cc-d922c17595c6 </w:instrText>
            </w:r>
            <w:r w:rsidRPr="006F2CA2">
              <w:rPr>
                <w:rFonts w:ascii="Times New Roman" w:hAnsi="Times New Roman" w:cs="Times New Roman"/>
                <w:sz w:val="22"/>
                <w:szCs w:val="20"/>
                <w:lang w:val="en-GB" w:eastAsia="en-US"/>
              </w:rPr>
              <w:fldChar w:fldCharType="end"/>
            </w:r>
          </w:p>
        </w:tc>
        <w:tc>
          <w:tcPr>
            <w:tcW w:w="3282" w:type="dxa"/>
            <w:gridSpan w:val="3"/>
          </w:tcPr>
          <w:p w14:paraId="5A525548"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GUID=a996fd6e-3bf3-4b9b-9691-8729c4bd33df </w:instrText>
            </w:r>
            <w:r w:rsidRPr="006F2CA2">
              <w:rPr>
                <w:rFonts w:ascii="Times New Roman" w:hAnsi="Times New Roman" w:cs="Times New Roman"/>
                <w:sz w:val="22"/>
                <w:szCs w:val="20"/>
                <w:lang w:val="en-GB" w:eastAsia="en-US"/>
              </w:rPr>
              <w:fldChar w:fldCharType="end"/>
            </w:r>
          </w:p>
        </w:tc>
      </w:tr>
      <w:tr w:rsidR="005A22FC" w14:paraId="4D62ECA7" w14:textId="77777777" w:rsidTr="00B86892">
        <w:trPr>
          <w:gridAfter w:val="1"/>
          <w:divId w:val="2116439976"/>
          <w:wAfter w:w="27" w:type="dxa"/>
          <w:cantSplit/>
          <w:trHeight w:val="100"/>
        </w:trPr>
        <w:tc>
          <w:tcPr>
            <w:tcW w:w="233" w:type="dxa"/>
          </w:tcPr>
          <w:p w14:paraId="12C2E36D"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GUID=67832163-1b2e-4939-ae9a-525b99c8e9a7 </w:instrText>
            </w:r>
            <w:r w:rsidRPr="006F2CA2">
              <w:rPr>
                <w:rFonts w:ascii="Times New Roman" w:hAnsi="Times New Roman" w:cs="Times New Roman"/>
                <w:sz w:val="22"/>
                <w:szCs w:val="20"/>
                <w:lang w:val="en-GB" w:eastAsia="en-US"/>
              </w:rPr>
              <w:fldChar w:fldCharType="end"/>
            </w:r>
          </w:p>
        </w:tc>
        <w:tc>
          <w:tcPr>
            <w:tcW w:w="1219" w:type="dxa"/>
            <w:gridSpan w:val="2"/>
          </w:tcPr>
          <w:p w14:paraId="599B7C1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GUID=addd95c9-dc23-4a29-8ca9-810f5a06543b </w:instrText>
            </w:r>
            <w:r w:rsidRPr="006F2CA2">
              <w:rPr>
                <w:rFonts w:ascii="Times New Roman" w:hAnsi="Times New Roman" w:cs="Times New Roman"/>
                <w:sz w:val="22"/>
                <w:szCs w:val="20"/>
                <w:lang w:val="en-GB" w:eastAsia="en-US"/>
              </w:rPr>
              <w:fldChar w:fldCharType="end"/>
            </w:r>
          </w:p>
        </w:tc>
        <w:tc>
          <w:tcPr>
            <w:tcW w:w="1061" w:type="dxa"/>
          </w:tcPr>
          <w:p w14:paraId="3CF4D16E"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GUID=ea82ff93-7302-4080-a111-d51a17d24ea2 </w:instrText>
            </w:r>
            <w:r w:rsidRPr="006F2CA2">
              <w:rPr>
                <w:rFonts w:ascii="Times New Roman" w:hAnsi="Times New Roman" w:cs="Times New Roman"/>
                <w:sz w:val="22"/>
                <w:szCs w:val="20"/>
                <w:lang w:val="en-GB" w:eastAsia="en-US"/>
              </w:rPr>
              <w:fldChar w:fldCharType="end"/>
            </w:r>
          </w:p>
        </w:tc>
        <w:tc>
          <w:tcPr>
            <w:tcW w:w="1316" w:type="dxa"/>
          </w:tcPr>
          <w:p w14:paraId="17133697"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GUID=0292083d-a6db-42f2-9a0f-672621be5017 </w:instrText>
            </w:r>
            <w:r w:rsidRPr="006F2CA2">
              <w:rPr>
                <w:rFonts w:ascii="Times New Roman" w:hAnsi="Times New Roman" w:cs="Times New Roman"/>
                <w:sz w:val="22"/>
                <w:szCs w:val="20"/>
                <w:lang w:val="en-GB" w:eastAsia="en-US"/>
              </w:rPr>
              <w:fldChar w:fldCharType="end"/>
            </w:r>
          </w:p>
        </w:tc>
        <w:tc>
          <w:tcPr>
            <w:tcW w:w="3282" w:type="dxa"/>
            <w:gridSpan w:val="3"/>
          </w:tcPr>
          <w:p w14:paraId="5721F939"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GUID=43f3a54c-9a2d-4e76-81bd-cf4da47107eb </w:instrText>
            </w:r>
            <w:r w:rsidRPr="006F2CA2">
              <w:rPr>
                <w:rFonts w:ascii="Times New Roman" w:hAnsi="Times New Roman" w:cs="Times New Roman"/>
                <w:sz w:val="22"/>
                <w:szCs w:val="20"/>
                <w:lang w:val="en-GB" w:eastAsia="en-US"/>
              </w:rPr>
              <w:fldChar w:fldCharType="end"/>
            </w:r>
          </w:p>
        </w:tc>
      </w:tr>
      <w:tr w:rsidR="006F2CA2" w:rsidRPr="006F2CA2" w14:paraId="4545C52A" w14:textId="77777777" w:rsidTr="00B86892">
        <w:trPr>
          <w:gridAfter w:val="1"/>
          <w:divId w:val="2116439976"/>
          <w:wAfter w:w="27" w:type="dxa"/>
          <w:cantSplit/>
        </w:trPr>
        <w:tc>
          <w:tcPr>
            <w:tcW w:w="7111" w:type="dxa"/>
            <w:gridSpan w:val="8"/>
          </w:tcPr>
          <w:p w14:paraId="671DA08D"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GUID=2f3228d9-fe0c-4d38-923b-54c0a65a2d09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r>
            <w:r w:rsidRPr="006F2CA2">
              <w:rPr>
                <w:rFonts w:ascii="Times New Roman" w:hAnsi="Times New Roman" w:cs="Times New Roman"/>
                <w:i/>
                <w:sz w:val="22"/>
                <w:szCs w:val="20"/>
                <w:lang w:val="en-GB" w:eastAsia="en-US"/>
              </w:rPr>
              <w:t>For Payments Out</w:t>
            </w:r>
            <w:r w:rsidRPr="006F2CA2">
              <w:rPr>
                <w:rFonts w:ascii="Times New Roman" w:hAnsi="Times New Roman" w:cs="Times New Roman"/>
                <w:sz w:val="22"/>
                <w:szCs w:val="20"/>
                <w:lang w:val="en-GB" w:eastAsia="en-US"/>
              </w:rPr>
              <w:t>.</w:t>
            </w:r>
          </w:p>
          <w:p w14:paraId="76A531E9"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GUID=096ff74c-41e0-4edd-be6d-336dd1762a59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Ledger Account (if the same as the cause state ‘as above’).</w:t>
            </w:r>
          </w:p>
          <w:p w14:paraId="3A78BF0A"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GUID=aa35a257-193d-415f-81dc-c0fa97cb90cb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The Accountant-General is hereby directed to pay to (insert the name of person to be paid and whether as plaintiff or defendant or as solicitor to plaintiff or defendant) the sum of dollars (in words at </w:t>
            </w:r>
            <w:proofErr w:type="gramStart"/>
            <w:r w:rsidRPr="006F2CA2">
              <w:rPr>
                <w:rFonts w:ascii="Times New Roman" w:hAnsi="Times New Roman" w:cs="Times New Roman"/>
                <w:sz w:val="22"/>
                <w:szCs w:val="20"/>
                <w:lang w:val="en-GB" w:eastAsia="en-US"/>
              </w:rPr>
              <w:t>length)   </w:t>
            </w:r>
            <w:proofErr w:type="gramEnd"/>
            <w:r w:rsidRPr="006F2CA2">
              <w:rPr>
                <w:rFonts w:ascii="Times New Roman" w:hAnsi="Times New Roman" w:cs="Times New Roman"/>
                <w:sz w:val="22"/>
                <w:szCs w:val="20"/>
                <w:lang w:val="en-GB" w:eastAsia="en-US"/>
              </w:rPr>
              <w:t>                         </w:t>
            </w:r>
            <w:r w:rsidRPr="006F2CA2">
              <w:rPr>
                <w:rFonts w:ascii="Times New Roman" w:hAnsi="Times New Roman" w:cs="Times New Roman"/>
                <w:sz w:val="22"/>
                <w:szCs w:val="20"/>
                <w:lang w:val="en-GB" w:eastAsia="en-US"/>
              </w:rPr>
              <w:br/>
              <w:t>$           , and any interest accrued thereon (if such is payable), lodged in Court in the above cause or matter on behalf of the defendant              in satisfaction of the claim of the plaintiff                       (or as may be).</w:t>
            </w:r>
          </w:p>
        </w:tc>
      </w:tr>
      <w:tr w:rsidR="006F2CA2" w:rsidRPr="006F2CA2" w14:paraId="3508D1FB" w14:textId="77777777" w:rsidTr="00B86892">
        <w:trPr>
          <w:gridAfter w:val="1"/>
          <w:divId w:val="2116439976"/>
          <w:wAfter w:w="27" w:type="dxa"/>
          <w:cantSplit/>
          <w:trHeight w:val="2640"/>
        </w:trPr>
        <w:tc>
          <w:tcPr>
            <w:tcW w:w="7111" w:type="dxa"/>
            <w:gridSpan w:val="8"/>
          </w:tcPr>
          <w:p w14:paraId="20A9B0A1"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GUID=9ab4d70c-ab9d-4091-bf0e-34edefd40442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c</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r>
            <w:r w:rsidRPr="006F2CA2">
              <w:rPr>
                <w:rFonts w:ascii="Times New Roman" w:hAnsi="Times New Roman" w:cs="Times New Roman"/>
                <w:i/>
                <w:sz w:val="22"/>
                <w:szCs w:val="20"/>
                <w:lang w:val="en-GB" w:eastAsia="en-US"/>
              </w:rPr>
              <w:t>Certificate of Ascertained Sums</w:t>
            </w:r>
            <w:r w:rsidRPr="006F2CA2">
              <w:rPr>
                <w:rFonts w:ascii="Times New Roman" w:hAnsi="Times New Roman" w:cs="Times New Roman"/>
                <w:sz w:val="22"/>
                <w:szCs w:val="20"/>
                <w:lang w:val="en-GB" w:eastAsia="en-US"/>
              </w:rPr>
              <w:t>.</w:t>
            </w:r>
          </w:p>
          <w:p w14:paraId="28E9D832"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GUID=5734c642-45f6-4614-9820-cc91effabbea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Ledger Account (if the same as the cause state ‘as above’).</w:t>
            </w:r>
          </w:p>
          <w:p w14:paraId="2E17C97C"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GUID=8f9f7291-2cc5-4cfe-b2d8-c2060d6d82a7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 hereby certify that under Order dated the       day of                      20         the sums stated in the Schedule subjoined hereto amounting in the whole to $            have been ascertained to be the sums payable under the said Order to the persons respectively named in respect of (state in what character paid).</w:t>
            </w:r>
          </w:p>
          <w:p w14:paraId="61997349"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GUID=32f3caab-730d-47b2-bf15-6006ce65ee63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56E89E2C"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GUID=af32034d-67d5-4338-b748-6f71870ab66f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Registrar.</w:t>
            </w:r>
          </w:p>
        </w:tc>
      </w:tr>
      <w:tr w:rsidR="005A22FC" w14:paraId="0D9EDAE9" w14:textId="77777777" w:rsidTr="00B86892">
        <w:trPr>
          <w:gridAfter w:val="1"/>
          <w:divId w:val="2116439976"/>
          <w:wAfter w:w="27" w:type="dxa"/>
          <w:cantSplit/>
          <w:trHeight w:val="320"/>
        </w:trPr>
        <w:tc>
          <w:tcPr>
            <w:tcW w:w="233" w:type="dxa"/>
          </w:tcPr>
          <w:p w14:paraId="2E6C556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GUID=51135eb7-a17d-40f1-aa0e-be6b64628e6d </w:instrText>
            </w:r>
            <w:r w:rsidRPr="006F2CA2">
              <w:rPr>
                <w:rFonts w:ascii="Times New Roman" w:hAnsi="Times New Roman" w:cs="Times New Roman"/>
                <w:sz w:val="22"/>
                <w:szCs w:val="20"/>
                <w:lang w:val="en-GB" w:eastAsia="en-US"/>
              </w:rPr>
              <w:fldChar w:fldCharType="end"/>
            </w:r>
          </w:p>
        </w:tc>
        <w:tc>
          <w:tcPr>
            <w:tcW w:w="6878" w:type="dxa"/>
            <w:gridSpan w:val="7"/>
          </w:tcPr>
          <w:p w14:paraId="0D158513"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GUID=d0bd0b44-87ac-4d3a-883b-fa9bd197c891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SCHEDULE</w:t>
            </w:r>
          </w:p>
        </w:tc>
      </w:tr>
      <w:tr w:rsidR="005A22FC" w14:paraId="67C183E4" w14:textId="77777777" w:rsidTr="00B86892">
        <w:trPr>
          <w:gridAfter w:val="1"/>
          <w:divId w:val="2116439976"/>
          <w:wAfter w:w="27" w:type="dxa"/>
          <w:cantSplit/>
          <w:trHeight w:val="80"/>
        </w:trPr>
        <w:tc>
          <w:tcPr>
            <w:tcW w:w="233" w:type="dxa"/>
            <w:vMerge w:val="restart"/>
          </w:tcPr>
          <w:p w14:paraId="2240C82E"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GUID=21168178-936e-4b86-946e-49bdf1a6ae0e </w:instrText>
            </w:r>
            <w:r w:rsidRPr="006F2CA2">
              <w:rPr>
                <w:rFonts w:ascii="Times New Roman" w:hAnsi="Times New Roman" w:cs="Times New Roman"/>
                <w:sz w:val="22"/>
                <w:szCs w:val="20"/>
                <w:lang w:val="en-GB" w:eastAsia="en-US"/>
              </w:rPr>
              <w:fldChar w:fldCharType="end"/>
            </w:r>
          </w:p>
        </w:tc>
        <w:tc>
          <w:tcPr>
            <w:tcW w:w="2280" w:type="dxa"/>
            <w:gridSpan w:val="3"/>
            <w:vAlign w:val="center"/>
          </w:tcPr>
          <w:p w14:paraId="2A4C54A5"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GUID=dc1bd847-a7ee-432e-b62a-77429c8f5f43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Name</w:t>
            </w:r>
          </w:p>
        </w:tc>
        <w:tc>
          <w:tcPr>
            <w:tcW w:w="1316" w:type="dxa"/>
            <w:vAlign w:val="center"/>
          </w:tcPr>
          <w:p w14:paraId="4D57FFCE"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GUID=d353f64f-e5ac-4f3b-9e21-130575cf8fc8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Address (if ascertained)</w:t>
            </w:r>
          </w:p>
        </w:tc>
        <w:tc>
          <w:tcPr>
            <w:tcW w:w="3282" w:type="dxa"/>
            <w:gridSpan w:val="3"/>
            <w:vAlign w:val="center"/>
          </w:tcPr>
          <w:p w14:paraId="43FD4EB6"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GUID=4b1736c9-b638-44f5-b5cb-2882238d9cc1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Amount to be paid</w:t>
            </w:r>
          </w:p>
        </w:tc>
      </w:tr>
      <w:tr w:rsidR="005A22FC" w14:paraId="79E8B16A" w14:textId="77777777" w:rsidTr="00B86892">
        <w:trPr>
          <w:gridAfter w:val="1"/>
          <w:divId w:val="2116439976"/>
          <w:wAfter w:w="27" w:type="dxa"/>
          <w:cantSplit/>
          <w:trHeight w:val="80"/>
        </w:trPr>
        <w:tc>
          <w:tcPr>
            <w:tcW w:w="233" w:type="dxa"/>
            <w:vMerge w:val="restart"/>
          </w:tcPr>
          <w:p w14:paraId="05EDB1A0"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GUID=21168178-936e-4b86-946e-49bdf1a6ae0e </w:instrText>
            </w:r>
            <w:r w:rsidRPr="006F2CA2">
              <w:rPr>
                <w:rFonts w:ascii="Times New Roman" w:hAnsi="Times New Roman" w:cs="Times New Roman"/>
                <w:sz w:val="22"/>
                <w:szCs w:val="20"/>
                <w:lang w:val="en-GB" w:eastAsia="en-US"/>
              </w:rPr>
              <w:fldChar w:fldCharType="end"/>
            </w:r>
          </w:p>
        </w:tc>
        <w:tc>
          <w:tcPr>
            <w:tcW w:w="2280" w:type="dxa"/>
            <w:gridSpan w:val="3"/>
          </w:tcPr>
          <w:p w14:paraId="0AC3FAE7"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GUID=6e39a609-0c42-4bf4-80fb-83b33757321e </w:instrText>
            </w:r>
            <w:r w:rsidRPr="006F2CA2">
              <w:rPr>
                <w:rFonts w:ascii="Times New Roman" w:hAnsi="Times New Roman" w:cs="Times New Roman"/>
                <w:sz w:val="22"/>
                <w:szCs w:val="20"/>
                <w:lang w:val="en-GB" w:eastAsia="en-US"/>
              </w:rPr>
              <w:fldChar w:fldCharType="end"/>
            </w:r>
          </w:p>
        </w:tc>
        <w:tc>
          <w:tcPr>
            <w:tcW w:w="1316" w:type="dxa"/>
          </w:tcPr>
          <w:p w14:paraId="1B7D371A"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GUID=90b25bf6-7054-4363-aaa7-e902fccfc952 </w:instrText>
            </w:r>
            <w:r w:rsidRPr="006F2CA2">
              <w:rPr>
                <w:rFonts w:ascii="Times New Roman" w:hAnsi="Times New Roman" w:cs="Times New Roman"/>
                <w:sz w:val="22"/>
                <w:szCs w:val="20"/>
                <w:lang w:val="en-GB" w:eastAsia="en-US"/>
              </w:rPr>
              <w:fldChar w:fldCharType="end"/>
            </w:r>
          </w:p>
        </w:tc>
        <w:tc>
          <w:tcPr>
            <w:tcW w:w="3282" w:type="dxa"/>
            <w:gridSpan w:val="3"/>
          </w:tcPr>
          <w:p w14:paraId="2DB7A95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GUID=3de4c21d-9fdb-4661-b842-c93fe08e6e81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r>
      <w:tr w:rsidR="005A22FC" w14:paraId="274DA090" w14:textId="77777777" w:rsidTr="00B86892">
        <w:trPr>
          <w:gridAfter w:val="1"/>
          <w:divId w:val="2116439976"/>
          <w:wAfter w:w="27" w:type="dxa"/>
          <w:cantSplit/>
          <w:trHeight w:val="80"/>
        </w:trPr>
        <w:tc>
          <w:tcPr>
            <w:tcW w:w="233" w:type="dxa"/>
            <w:vMerge w:val="restart"/>
          </w:tcPr>
          <w:p w14:paraId="6EEB39E6"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GUID=21168178-936e-4b86-946e-49bdf1a6ae0e </w:instrText>
            </w:r>
            <w:r w:rsidRPr="006F2CA2">
              <w:rPr>
                <w:rFonts w:ascii="Times New Roman" w:hAnsi="Times New Roman" w:cs="Times New Roman"/>
                <w:sz w:val="22"/>
                <w:szCs w:val="20"/>
                <w:lang w:val="en-GB" w:eastAsia="en-US"/>
              </w:rPr>
              <w:fldChar w:fldCharType="end"/>
            </w:r>
          </w:p>
        </w:tc>
        <w:tc>
          <w:tcPr>
            <w:tcW w:w="2280" w:type="dxa"/>
            <w:gridSpan w:val="3"/>
          </w:tcPr>
          <w:p w14:paraId="51191946"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GUID=5fe56b0b-0b0d-4d60-8c8f-accd47c05490 </w:instrText>
            </w:r>
            <w:r w:rsidRPr="006F2CA2">
              <w:rPr>
                <w:rFonts w:ascii="Times New Roman" w:hAnsi="Times New Roman" w:cs="Times New Roman"/>
                <w:sz w:val="22"/>
                <w:szCs w:val="20"/>
                <w:lang w:val="en-GB" w:eastAsia="en-US"/>
              </w:rPr>
              <w:fldChar w:fldCharType="end"/>
            </w:r>
          </w:p>
        </w:tc>
        <w:tc>
          <w:tcPr>
            <w:tcW w:w="1316" w:type="dxa"/>
          </w:tcPr>
          <w:p w14:paraId="4AEB81D9" w14:textId="77777777" w:rsidR="006F2CA2" w:rsidRPr="006F2CA2" w:rsidRDefault="006F2CA2" w:rsidP="006F2CA2">
            <w:pPr>
              <w:tabs>
                <w:tab w:val="decimal" w:pos="0"/>
              </w:tabs>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GUID=13b55310-8560-4dd9-91e8-ca8ddae7b0b6 </w:instrText>
            </w:r>
            <w:r w:rsidRPr="006F2CA2">
              <w:rPr>
                <w:rFonts w:ascii="Times New Roman" w:hAnsi="Times New Roman" w:cs="Times New Roman"/>
                <w:sz w:val="22"/>
                <w:szCs w:val="20"/>
                <w:lang w:val="en-GB" w:eastAsia="en-US"/>
              </w:rPr>
              <w:fldChar w:fldCharType="end"/>
            </w:r>
          </w:p>
        </w:tc>
        <w:tc>
          <w:tcPr>
            <w:tcW w:w="3282" w:type="dxa"/>
            <w:gridSpan w:val="3"/>
          </w:tcPr>
          <w:p w14:paraId="47E13F7E"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GUID=2059352f-3f81-41df-a7f4-8bfabe481fed </w:instrText>
            </w:r>
            <w:r w:rsidRPr="006F2CA2">
              <w:rPr>
                <w:rFonts w:ascii="Times New Roman" w:hAnsi="Times New Roman" w:cs="Times New Roman"/>
                <w:sz w:val="22"/>
                <w:szCs w:val="20"/>
                <w:lang w:val="en-GB" w:eastAsia="en-US"/>
              </w:rPr>
              <w:fldChar w:fldCharType="end"/>
            </w:r>
          </w:p>
        </w:tc>
      </w:tr>
      <w:tr w:rsidR="005A22FC" w14:paraId="46CBE3EB" w14:textId="77777777" w:rsidTr="00B86892">
        <w:trPr>
          <w:gridAfter w:val="1"/>
          <w:divId w:val="2116439976"/>
          <w:wAfter w:w="27" w:type="dxa"/>
          <w:cantSplit/>
          <w:trHeight w:val="80"/>
        </w:trPr>
        <w:tc>
          <w:tcPr>
            <w:tcW w:w="233" w:type="dxa"/>
            <w:vMerge w:val="restart"/>
          </w:tcPr>
          <w:p w14:paraId="68157B58"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GUID=21168178-936e-4b86-946e-49bdf1a6ae0e </w:instrText>
            </w:r>
            <w:r w:rsidRPr="006F2CA2">
              <w:rPr>
                <w:rFonts w:ascii="Times New Roman" w:hAnsi="Times New Roman" w:cs="Times New Roman"/>
                <w:sz w:val="22"/>
                <w:szCs w:val="20"/>
                <w:lang w:val="en-GB" w:eastAsia="en-US"/>
              </w:rPr>
              <w:fldChar w:fldCharType="end"/>
            </w:r>
          </w:p>
        </w:tc>
        <w:tc>
          <w:tcPr>
            <w:tcW w:w="2280" w:type="dxa"/>
            <w:gridSpan w:val="3"/>
          </w:tcPr>
          <w:p w14:paraId="1B29C04E"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GUID=3437abbb-73a9-4a5c-bcfd-7df1b3f34f24 </w:instrText>
            </w:r>
            <w:r w:rsidRPr="006F2CA2">
              <w:rPr>
                <w:rFonts w:ascii="Times New Roman" w:hAnsi="Times New Roman" w:cs="Times New Roman"/>
                <w:sz w:val="22"/>
                <w:szCs w:val="20"/>
                <w:lang w:val="en-GB" w:eastAsia="en-US"/>
              </w:rPr>
              <w:fldChar w:fldCharType="end"/>
            </w:r>
          </w:p>
        </w:tc>
        <w:tc>
          <w:tcPr>
            <w:tcW w:w="1316" w:type="dxa"/>
          </w:tcPr>
          <w:p w14:paraId="2BC321F1"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GUID=7239aff7-0ff6-4cac-abaa-e1b6550e2d04 </w:instrText>
            </w:r>
            <w:r w:rsidRPr="006F2CA2">
              <w:rPr>
                <w:rFonts w:ascii="Times New Roman" w:hAnsi="Times New Roman" w:cs="Times New Roman"/>
                <w:sz w:val="22"/>
                <w:szCs w:val="20"/>
                <w:lang w:val="en-GB" w:eastAsia="en-US"/>
              </w:rPr>
              <w:fldChar w:fldCharType="end"/>
            </w:r>
          </w:p>
        </w:tc>
        <w:tc>
          <w:tcPr>
            <w:tcW w:w="3282" w:type="dxa"/>
            <w:gridSpan w:val="3"/>
          </w:tcPr>
          <w:p w14:paraId="77F9D777"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GUID=003226cc-3f54-495b-8e6b-a5f16d41f450 </w:instrText>
            </w:r>
            <w:r w:rsidRPr="006F2CA2">
              <w:rPr>
                <w:rFonts w:ascii="Times New Roman" w:hAnsi="Times New Roman" w:cs="Times New Roman"/>
                <w:sz w:val="22"/>
                <w:szCs w:val="20"/>
                <w:lang w:val="en-GB" w:eastAsia="en-US"/>
              </w:rPr>
              <w:fldChar w:fldCharType="end"/>
            </w:r>
          </w:p>
        </w:tc>
      </w:tr>
      <w:tr w:rsidR="005A22FC" w14:paraId="0C776A65" w14:textId="77777777" w:rsidTr="00B86892">
        <w:trPr>
          <w:gridAfter w:val="1"/>
          <w:divId w:val="2116439976"/>
          <w:wAfter w:w="27" w:type="dxa"/>
          <w:cantSplit/>
          <w:trHeight w:val="80"/>
        </w:trPr>
        <w:tc>
          <w:tcPr>
            <w:tcW w:w="233" w:type="dxa"/>
          </w:tcPr>
          <w:p w14:paraId="16F39999"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GUID=21168178-936e-4b86-946e-49bdf1a6ae0e </w:instrText>
            </w:r>
            <w:r w:rsidRPr="006F2CA2">
              <w:rPr>
                <w:rFonts w:ascii="Times New Roman" w:hAnsi="Times New Roman" w:cs="Times New Roman"/>
                <w:sz w:val="22"/>
                <w:szCs w:val="20"/>
                <w:lang w:val="en-GB" w:eastAsia="en-US"/>
              </w:rPr>
              <w:fldChar w:fldCharType="end"/>
            </w:r>
          </w:p>
        </w:tc>
        <w:tc>
          <w:tcPr>
            <w:tcW w:w="2280" w:type="dxa"/>
            <w:gridSpan w:val="3"/>
          </w:tcPr>
          <w:p w14:paraId="1A58334A"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GUID=3f88137a-aa02-4f1b-8622-e52e7940cf95 </w:instrText>
            </w:r>
            <w:r w:rsidRPr="006F2CA2">
              <w:rPr>
                <w:rFonts w:ascii="Times New Roman" w:hAnsi="Times New Roman" w:cs="Times New Roman"/>
                <w:sz w:val="22"/>
                <w:szCs w:val="20"/>
                <w:lang w:val="en-GB" w:eastAsia="en-US"/>
              </w:rPr>
              <w:fldChar w:fldCharType="end"/>
            </w:r>
          </w:p>
        </w:tc>
        <w:tc>
          <w:tcPr>
            <w:tcW w:w="1316" w:type="dxa"/>
          </w:tcPr>
          <w:p w14:paraId="44B453E8"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GUID=ea8814ae-fbfe-468b-9bba-7807de97d10c </w:instrText>
            </w:r>
            <w:r w:rsidRPr="006F2CA2">
              <w:rPr>
                <w:rFonts w:ascii="Times New Roman" w:hAnsi="Times New Roman" w:cs="Times New Roman"/>
                <w:sz w:val="22"/>
                <w:szCs w:val="20"/>
                <w:lang w:val="en-GB" w:eastAsia="en-US"/>
              </w:rPr>
              <w:fldChar w:fldCharType="end"/>
            </w:r>
          </w:p>
        </w:tc>
        <w:tc>
          <w:tcPr>
            <w:tcW w:w="3282" w:type="dxa"/>
            <w:gridSpan w:val="3"/>
          </w:tcPr>
          <w:p w14:paraId="5503C3B2"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GUID=afa81be1-b1d3-40e5-a185-238a35187704 </w:instrText>
            </w:r>
            <w:r w:rsidRPr="006F2CA2">
              <w:rPr>
                <w:rFonts w:ascii="Times New Roman" w:hAnsi="Times New Roman" w:cs="Times New Roman"/>
                <w:sz w:val="22"/>
                <w:szCs w:val="20"/>
                <w:lang w:val="en-GB" w:eastAsia="en-US"/>
              </w:rPr>
              <w:fldChar w:fldCharType="end"/>
            </w:r>
          </w:p>
        </w:tc>
      </w:tr>
      <w:tr w:rsidR="006F2CA2" w:rsidRPr="006F2CA2" w14:paraId="2A27B9FF" w14:textId="77777777" w:rsidTr="00B86892">
        <w:trPr>
          <w:divId w:val="2116439976"/>
          <w:cantSplit/>
        </w:trPr>
        <w:tc>
          <w:tcPr>
            <w:tcW w:w="7138" w:type="dxa"/>
            <w:gridSpan w:val="9"/>
          </w:tcPr>
          <w:p w14:paraId="5C39594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1F23595B"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GUID=ed05cabb-f338-4fad-a6ca-b8508d279a97 </w:instrText>
            </w:r>
            <w:r w:rsidRPr="006F2CA2">
              <w:rPr>
                <w:rFonts w:ascii="Times New Roman" w:hAnsi="Times New Roman" w:cs="Times New Roman"/>
                <w:sz w:val="22"/>
                <w:szCs w:val="20"/>
                <w:lang w:val="en-GB" w:eastAsia="en-US"/>
              </w:rPr>
              <w:fldChar w:fldCharType="end"/>
            </w:r>
            <w:r w:rsidR="00B8689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182</w:t>
            </w:r>
          </w:p>
        </w:tc>
      </w:tr>
      <w:tr w:rsidR="006F2CA2" w:rsidRPr="006F2CA2" w14:paraId="7B44CFC7" w14:textId="77777777" w:rsidTr="00B86892">
        <w:trPr>
          <w:divId w:val="2116439976"/>
          <w:cantSplit/>
        </w:trPr>
        <w:tc>
          <w:tcPr>
            <w:tcW w:w="1259" w:type="dxa"/>
            <w:gridSpan w:val="2"/>
          </w:tcPr>
          <w:p w14:paraId="51173F7B"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GUID=b902e2e7-a6ec-48eb-a828-4ceeabe1b75a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R.964</w:t>
            </w:r>
          </w:p>
        </w:tc>
        <w:tc>
          <w:tcPr>
            <w:tcW w:w="4540" w:type="dxa"/>
            <w:gridSpan w:val="4"/>
          </w:tcPr>
          <w:p w14:paraId="03EB3558"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716A1468"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GUID=17a4b5f4-6318-49a6-b7e5-eb3087285d77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AUTHORITY TO COMPANY </w:t>
            </w:r>
            <w:r w:rsidRPr="006F2CA2">
              <w:rPr>
                <w:rFonts w:ascii="Times New Roman" w:hAnsi="Times New Roman" w:cs="Times New Roman"/>
                <w:sz w:val="22"/>
                <w:szCs w:val="20"/>
                <w:lang w:val="en-GB" w:eastAsia="en-US"/>
              </w:rPr>
              <w:br/>
              <w:t>TO REGISTER TRANSFER</w:t>
            </w:r>
          </w:p>
        </w:tc>
        <w:tc>
          <w:tcPr>
            <w:tcW w:w="1339" w:type="dxa"/>
            <w:gridSpan w:val="3"/>
          </w:tcPr>
          <w:p w14:paraId="0D9DD6C4"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GUID=339e54a3-9b1a-43e6-8d45-25b86ea0b100 </w:instrText>
            </w:r>
            <w:r w:rsidRPr="006F2CA2">
              <w:rPr>
                <w:rFonts w:ascii="Times New Roman" w:hAnsi="Times New Roman" w:cs="Times New Roman"/>
                <w:sz w:val="22"/>
                <w:szCs w:val="20"/>
                <w:lang w:val="en-GB" w:eastAsia="en-US"/>
              </w:rPr>
              <w:fldChar w:fldCharType="end"/>
            </w:r>
          </w:p>
        </w:tc>
      </w:tr>
      <w:tr w:rsidR="006F2CA2" w:rsidRPr="006F2CA2" w14:paraId="79C78195" w14:textId="77777777" w:rsidTr="00B86892">
        <w:trPr>
          <w:divId w:val="2116439976"/>
          <w:cantSplit/>
        </w:trPr>
        <w:tc>
          <w:tcPr>
            <w:tcW w:w="7138" w:type="dxa"/>
            <w:gridSpan w:val="9"/>
          </w:tcPr>
          <w:p w14:paraId="19E3F67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GUID=e0a97ce1-d5bc-4464-9100-39be75e59d08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5971E4F4"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GUID=169e587f-4b5b-4626-9921-b72055698761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To the                                Co. Ltd., </w:t>
            </w:r>
            <w:r w:rsidRPr="006F2CA2">
              <w:rPr>
                <w:rFonts w:ascii="Times New Roman" w:hAnsi="Times New Roman" w:cs="Times New Roman"/>
                <w:sz w:val="22"/>
                <w:szCs w:val="20"/>
                <w:lang w:val="en-GB" w:eastAsia="en-US"/>
              </w:rPr>
              <w:br/>
              <w:t>         Singapore.</w:t>
            </w:r>
          </w:p>
          <w:p w14:paraId="01693C50"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GUID=206fb3c7-ba5e-4251-8e08-25b8f0f76e0f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Please register transfer of shares Nos.          from          to the Accountant-General.</w:t>
            </w:r>
          </w:p>
          <w:p w14:paraId="3D3B6A1B"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GUID=52cc39d4-5ea3-416f-8b63-b195aa3733e8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2B626B9F"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GUID=0d075c7d-0381-42c3-a99c-74135da49a99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Accountant-General.</w:t>
            </w:r>
          </w:p>
        </w:tc>
      </w:tr>
      <w:tr w:rsidR="006F2CA2" w:rsidRPr="006F2CA2" w14:paraId="2FE0866C" w14:textId="77777777" w:rsidTr="00B86892">
        <w:trPr>
          <w:divId w:val="2116439976"/>
          <w:cantSplit/>
        </w:trPr>
        <w:tc>
          <w:tcPr>
            <w:tcW w:w="7138" w:type="dxa"/>
            <w:gridSpan w:val="9"/>
          </w:tcPr>
          <w:p w14:paraId="75C334A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GUID=b133c1ee-2e6e-4b27-a46c-bfc03b61c54a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CERTIFICATE OF TRANSFER</w:t>
            </w:r>
          </w:p>
          <w:p w14:paraId="5CC6D5EF"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GUID=96978dd3-a44a-45af-9a71-df29ab9033ac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abovementioned shares have this day been transferred as authorised.</w:t>
            </w:r>
          </w:p>
          <w:p w14:paraId="530A1CBF"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GUID=4cbff01a-9b5d-427c-811c-48de537bdc7d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45FDACF1"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GUID=3c278564-2c6f-4cb3-a6ae-a92d152df216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Secretary of the              Co. Ltd.</w:t>
            </w:r>
          </w:p>
        </w:tc>
      </w:tr>
    </w:tbl>
    <w:p w14:paraId="5391B426" w14:textId="77777777" w:rsidR="002809B5" w:rsidRDefault="002809B5" w:rsidP="006F2CA2">
      <w:pPr>
        <w:spacing w:before="120" w:after="0" w:line="240" w:lineRule="auto"/>
        <w:jc w:val="both"/>
        <w:divId w:val="2116439976"/>
        <w:rPr>
          <w:rFonts w:ascii="Times New Roman" w:hAnsi="Times New Roman" w:cs="Times New Roman"/>
          <w:sz w:val="26"/>
          <w:szCs w:val="20"/>
          <w:lang w:val="en-GB" w:eastAsia="en-US"/>
        </w:rPr>
      </w:pPr>
    </w:p>
    <w:p w14:paraId="17B90A9F"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p>
    <w:tbl>
      <w:tblPr>
        <w:tblW w:w="7755" w:type="dxa"/>
        <w:jc w:val="center"/>
        <w:tblLook w:val="04A0" w:firstRow="1" w:lastRow="0" w:firstColumn="1" w:lastColumn="0" w:noHBand="0" w:noVBand="1"/>
      </w:tblPr>
      <w:tblGrid>
        <w:gridCol w:w="567"/>
        <w:gridCol w:w="553"/>
        <w:gridCol w:w="758"/>
        <w:gridCol w:w="495"/>
        <w:gridCol w:w="495"/>
        <w:gridCol w:w="633"/>
        <w:gridCol w:w="729"/>
        <w:gridCol w:w="510"/>
        <w:gridCol w:w="370"/>
        <w:gridCol w:w="370"/>
        <w:gridCol w:w="416"/>
        <w:gridCol w:w="1494"/>
        <w:gridCol w:w="365"/>
      </w:tblGrid>
      <w:tr w:rsidR="006F2CA2" w:rsidRPr="006F2CA2" w14:paraId="780A343D" w14:textId="77777777" w:rsidTr="002D4084">
        <w:trPr>
          <w:gridAfter w:val="1"/>
          <w:divId w:val="2116439976"/>
          <w:wAfter w:w="365" w:type="dxa"/>
          <w:cantSplit/>
          <w:jc w:val="center"/>
        </w:trPr>
        <w:tc>
          <w:tcPr>
            <w:tcW w:w="7390" w:type="dxa"/>
            <w:gridSpan w:val="12"/>
          </w:tcPr>
          <w:p w14:paraId="30D9300F" w14:textId="77777777" w:rsidR="002809B5" w:rsidRDefault="002809B5" w:rsidP="006F2CA2">
            <w:pPr>
              <w:spacing w:before="60" w:after="60" w:line="240" w:lineRule="auto"/>
              <w:jc w:val="center"/>
              <w:rPr>
                <w:rFonts w:ascii="Times New Roman" w:hAnsi="Times New Roman" w:cs="Times New Roman"/>
                <w:sz w:val="22"/>
                <w:szCs w:val="20"/>
                <w:lang w:val="en-GB" w:eastAsia="en-US"/>
              </w:rPr>
            </w:pPr>
          </w:p>
          <w:p w14:paraId="17156F11" w14:textId="77777777" w:rsidR="002809B5" w:rsidRDefault="002809B5" w:rsidP="006F2CA2">
            <w:pPr>
              <w:spacing w:before="60" w:after="60" w:line="240" w:lineRule="auto"/>
              <w:jc w:val="center"/>
              <w:rPr>
                <w:rFonts w:ascii="Times New Roman" w:hAnsi="Times New Roman" w:cs="Times New Roman"/>
                <w:sz w:val="22"/>
                <w:szCs w:val="20"/>
                <w:lang w:val="en-GB" w:eastAsia="en-US"/>
              </w:rPr>
            </w:pPr>
          </w:p>
          <w:p w14:paraId="2C529AD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GUID=5457f816-986d-47fb-b099-827cd8e7e67b </w:instrText>
            </w:r>
            <w:r w:rsidRPr="006F2CA2">
              <w:rPr>
                <w:rFonts w:ascii="Times New Roman" w:hAnsi="Times New Roman" w:cs="Times New Roman"/>
                <w:sz w:val="22"/>
                <w:szCs w:val="20"/>
                <w:lang w:val="en-GB" w:eastAsia="en-US"/>
              </w:rPr>
              <w:fldChar w:fldCharType="end"/>
            </w:r>
          </w:p>
        </w:tc>
      </w:tr>
      <w:tr w:rsidR="006F2CA2" w:rsidRPr="006F2CA2" w14:paraId="517FB71D" w14:textId="77777777" w:rsidTr="002D4084">
        <w:trPr>
          <w:gridAfter w:val="5"/>
          <w:divId w:val="2116439976"/>
          <w:wAfter w:w="3015" w:type="dxa"/>
          <w:cantSplit/>
          <w:jc w:val="center"/>
        </w:trPr>
        <w:tc>
          <w:tcPr>
            <w:tcW w:w="4740" w:type="dxa"/>
            <w:gridSpan w:val="8"/>
          </w:tcPr>
          <w:p w14:paraId="3A831314" w14:textId="77777777" w:rsidR="006F2CA2" w:rsidRPr="006F2CA2" w:rsidRDefault="006F2CA2" w:rsidP="006F2CA2">
            <w:pPr>
              <w:spacing w:before="60" w:after="60" w:line="240" w:lineRule="auto"/>
              <w:jc w:val="both"/>
              <w:rPr>
                <w:rFonts w:ascii="Times New Roman" w:hAnsi="Times New Roman" w:cs="Times New Roman"/>
                <w:sz w:val="18"/>
                <w:szCs w:val="18"/>
                <w:lang w:val="en-GB" w:eastAsia="en-US"/>
              </w:rPr>
            </w:pPr>
          </w:p>
        </w:tc>
      </w:tr>
      <w:tr w:rsidR="006F2CA2" w:rsidRPr="006F2CA2" w14:paraId="0DAFA85A" w14:textId="77777777" w:rsidTr="002D4084">
        <w:trPr>
          <w:gridAfter w:val="1"/>
          <w:divId w:val="2116439976"/>
          <w:wAfter w:w="365" w:type="dxa"/>
          <w:cantSplit/>
          <w:jc w:val="center"/>
        </w:trPr>
        <w:tc>
          <w:tcPr>
            <w:tcW w:w="7390" w:type="dxa"/>
            <w:gridSpan w:val="12"/>
          </w:tcPr>
          <w:p w14:paraId="2BA0AD00" w14:textId="77777777" w:rsidR="002809B5" w:rsidRDefault="002809B5" w:rsidP="00B86892">
            <w:pPr>
              <w:spacing w:before="60" w:after="60" w:line="240" w:lineRule="auto"/>
              <w:jc w:val="center"/>
              <w:rPr>
                <w:rFonts w:ascii="Times New Roman" w:hAnsi="Times New Roman" w:cs="Times New Roman"/>
                <w:sz w:val="22"/>
                <w:szCs w:val="20"/>
                <w:lang w:val="en-GB" w:eastAsia="en-US"/>
              </w:rPr>
            </w:pPr>
            <w:r>
              <w:rPr>
                <w:rFonts w:ascii="Times New Roman" w:hAnsi="Times New Roman" w:cs="Times New Roman"/>
                <w:sz w:val="22"/>
                <w:szCs w:val="20"/>
                <w:lang w:val="en-GB" w:eastAsia="en-US"/>
              </w:rPr>
              <w:lastRenderedPageBreak/>
              <w:t>FORM 183</w:t>
            </w:r>
          </w:p>
          <w:p w14:paraId="4E19AE31" w14:textId="77777777" w:rsidR="002809B5" w:rsidRPr="002809B5" w:rsidRDefault="002809B5" w:rsidP="00B86892">
            <w:pPr>
              <w:spacing w:before="60" w:after="60" w:line="240" w:lineRule="auto"/>
              <w:jc w:val="center"/>
              <w:rPr>
                <w:rFonts w:ascii="Times New Roman" w:hAnsi="Times New Roman" w:cs="Times New Roman"/>
                <w:sz w:val="18"/>
                <w:szCs w:val="18"/>
                <w:lang w:val="en-GB" w:eastAsia="en-US"/>
              </w:rPr>
            </w:pPr>
            <w:r w:rsidRPr="002809B5">
              <w:rPr>
                <w:rFonts w:ascii="Times New Roman" w:hAnsi="Times New Roman" w:cs="Times New Roman"/>
                <w:sz w:val="18"/>
                <w:szCs w:val="18"/>
                <w:lang w:val="en-GB" w:eastAsia="en-US"/>
              </w:rPr>
              <w:t>R.971</w:t>
            </w:r>
          </w:p>
          <w:p w14:paraId="4A3C7BCC" w14:textId="77777777" w:rsidR="006F2CA2" w:rsidRPr="006F2CA2" w:rsidRDefault="006F2CA2" w:rsidP="00B8689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STATUTORY DECLARATION</w:t>
            </w:r>
          </w:p>
          <w:p w14:paraId="0D660D77" w14:textId="77777777" w:rsidR="006F2CA2" w:rsidRPr="006F2CA2" w:rsidRDefault="006F2CA2" w:rsidP="00B8689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GUID=8e191a2e-42f6-40c1-92b0-34573df73208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1F1F453B" w14:textId="77777777" w:rsidR="006F2CA2" w:rsidRPr="006F2CA2" w:rsidRDefault="006F2CA2" w:rsidP="002D4084">
            <w:pPr>
              <w:spacing w:before="120" w:after="0" w:line="240" w:lineRule="auto"/>
              <w:ind w:left="601" w:hanging="1"/>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GUID=5d5baeb3-57a5-46f1-aaa4-c6ecb69b6d17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Ledger Account (if the same as the cause state ‘as above’). I (name and address of applicant) solemnly and sincerely declare that I am the (degree of relationship) and next or one of the next-of-kin of (name of deceased) and that I am entitled to take out Letters of Administration to his estate and to receive the sum of $        directed to be paid to him by the Order dated the      day of                      20       . And I further declare that the total value of the assets of the deceased including the above sum does not exceed $10,000 and I certify that the funeral and other testamentary expenses of the deceased have been paid. And I make this solemn declaration conscientiously believing the same to be true and by virtue of the provisions of the Oaths and Declarations Act (Cap. 211).</w:t>
            </w:r>
          </w:p>
        </w:tc>
      </w:tr>
      <w:tr w:rsidR="006F2CA2" w:rsidRPr="006F2CA2" w14:paraId="0A58FE2D" w14:textId="77777777" w:rsidTr="002D4084">
        <w:trPr>
          <w:gridAfter w:val="1"/>
          <w:divId w:val="2116439976"/>
          <w:wAfter w:w="365" w:type="dxa"/>
          <w:cantSplit/>
          <w:jc w:val="center"/>
        </w:trPr>
        <w:tc>
          <w:tcPr>
            <w:tcW w:w="7390" w:type="dxa"/>
            <w:gridSpan w:val="12"/>
          </w:tcPr>
          <w:p w14:paraId="26DA35DA" w14:textId="77777777" w:rsidR="006F2CA2" w:rsidRPr="006F2CA2" w:rsidRDefault="006F2CA2" w:rsidP="002D7BC7">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GUID=62c7afc0-05f9-4578-8ed0-fce081359553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Applicant.</w:t>
            </w:r>
          </w:p>
          <w:p w14:paraId="1C50A5AB" w14:textId="77777777" w:rsidR="006F2CA2" w:rsidRPr="006F2CA2" w:rsidRDefault="006F2CA2" w:rsidP="002D4084">
            <w:pPr>
              <w:spacing w:before="120" w:after="0" w:line="240" w:lineRule="auto"/>
              <w:ind w:firstLine="600"/>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GUID=14d3ba3a-e24c-4783-bfaa-35cda3325cc7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Declared before me this    day of            20  </w:t>
            </w:r>
            <w:proofErr w:type="gramStart"/>
            <w:r w:rsidRPr="006F2CA2">
              <w:rPr>
                <w:rFonts w:ascii="Times New Roman" w:hAnsi="Times New Roman" w:cs="Times New Roman"/>
                <w:sz w:val="22"/>
                <w:szCs w:val="20"/>
                <w:lang w:val="en-GB" w:eastAsia="en-US"/>
              </w:rPr>
              <w:t>  .</w:t>
            </w:r>
            <w:proofErr w:type="gramEnd"/>
          </w:p>
          <w:p w14:paraId="5CF050CF" w14:textId="77777777" w:rsidR="006F2CA2" w:rsidRPr="006F2CA2" w:rsidRDefault="002D4084" w:rsidP="002D4084">
            <w:pPr>
              <w:spacing w:before="60" w:after="60" w:line="240" w:lineRule="auto"/>
              <w:jc w:val="center"/>
              <w:rPr>
                <w:rFonts w:ascii="Times New Roman" w:hAnsi="Times New Roman" w:cs="Times New Roman"/>
                <w:sz w:val="22"/>
                <w:szCs w:val="20"/>
                <w:lang w:val="en-GB" w:eastAsia="en-US"/>
              </w:rPr>
            </w:pPr>
            <w:r>
              <w:rPr>
                <w:rFonts w:ascii="Times New Roman" w:hAnsi="Times New Roman" w:cs="Times New Roman"/>
                <w:sz w:val="22"/>
                <w:szCs w:val="20"/>
                <w:lang w:val="en-GB" w:eastAsia="en-US"/>
              </w:rPr>
              <w:t xml:space="preserve">             </w:t>
            </w:r>
            <w:r w:rsidR="006F2CA2" w:rsidRPr="006F2CA2">
              <w:rPr>
                <w:rFonts w:ascii="Times New Roman" w:hAnsi="Times New Roman" w:cs="Times New Roman"/>
                <w:sz w:val="22"/>
                <w:szCs w:val="20"/>
                <w:lang w:val="en-GB" w:eastAsia="en-US"/>
              </w:rPr>
              <w:fldChar w:fldCharType="begin"/>
            </w:r>
            <w:r w:rsidR="006F2CA2" w:rsidRPr="006F2CA2">
              <w:rPr>
                <w:rFonts w:ascii="Times New Roman" w:hAnsi="Times New Roman" w:cs="Times New Roman"/>
                <w:sz w:val="22"/>
                <w:szCs w:val="20"/>
                <w:lang w:val="en-GB" w:eastAsia="en-US"/>
              </w:rPr>
              <w:instrText xml:space="preserve"> GUID=3a1687cd-33e1-4ac5-905c-ce1661f598e1 </w:instrText>
            </w:r>
            <w:r w:rsidR="006F2CA2" w:rsidRPr="006F2CA2">
              <w:rPr>
                <w:rFonts w:ascii="Times New Roman" w:hAnsi="Times New Roman" w:cs="Times New Roman"/>
                <w:sz w:val="22"/>
                <w:szCs w:val="20"/>
                <w:lang w:val="en-GB" w:eastAsia="en-US"/>
              </w:rPr>
              <w:fldChar w:fldCharType="end"/>
            </w:r>
            <w:r w:rsidR="006F2CA2" w:rsidRPr="006F2CA2">
              <w:rPr>
                <w:rFonts w:ascii="Times New Roman" w:hAnsi="Times New Roman" w:cs="Times New Roman"/>
                <w:sz w:val="22"/>
                <w:szCs w:val="20"/>
                <w:lang w:val="en-GB" w:eastAsia="en-US"/>
              </w:rPr>
              <w:t>(Name and designation of officer administering oath)</w:t>
            </w:r>
          </w:p>
        </w:tc>
      </w:tr>
      <w:tr w:rsidR="006F2CA2" w:rsidRPr="006F2CA2" w14:paraId="6C466C66" w14:textId="77777777" w:rsidTr="002D4084">
        <w:trPr>
          <w:divId w:val="2116439976"/>
          <w:cantSplit/>
          <w:jc w:val="center"/>
        </w:trPr>
        <w:tc>
          <w:tcPr>
            <w:tcW w:w="7755" w:type="dxa"/>
            <w:gridSpan w:val="13"/>
          </w:tcPr>
          <w:p w14:paraId="131BCA2F" w14:textId="77777777" w:rsidR="006F2CA2" w:rsidRDefault="006F2CA2" w:rsidP="002D4084">
            <w:pPr>
              <w:spacing w:before="60" w:after="60" w:line="240" w:lineRule="auto"/>
              <w:ind w:firstLine="34"/>
              <w:jc w:val="right"/>
              <w:rPr>
                <w:rFonts w:ascii="Times New Roman" w:hAnsi="Times New Roman" w:cs="Times New Roman"/>
                <w:sz w:val="22"/>
                <w:szCs w:val="20"/>
                <w:lang w:val="en-GB" w:eastAsia="en-US"/>
              </w:rPr>
            </w:pPr>
          </w:p>
          <w:p w14:paraId="2C282BA4" w14:textId="77777777" w:rsidR="002D4084" w:rsidRPr="006F2CA2" w:rsidRDefault="002D4084" w:rsidP="002D4084">
            <w:pPr>
              <w:spacing w:before="60" w:after="60" w:line="240" w:lineRule="auto"/>
              <w:ind w:firstLine="34"/>
              <w:jc w:val="right"/>
              <w:rPr>
                <w:rFonts w:ascii="Times New Roman" w:hAnsi="Times New Roman" w:cs="Times New Roman"/>
                <w:sz w:val="22"/>
                <w:szCs w:val="20"/>
                <w:lang w:val="en-GB" w:eastAsia="en-US"/>
              </w:rPr>
            </w:pPr>
          </w:p>
          <w:p w14:paraId="1C1EFFC2" w14:textId="77777777" w:rsidR="006F2CA2" w:rsidRPr="006F2CA2" w:rsidRDefault="006F2CA2" w:rsidP="002D4084">
            <w:pPr>
              <w:spacing w:before="60" w:after="60" w:line="240" w:lineRule="auto"/>
              <w:ind w:firstLine="34"/>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GUID=b4379e83-79c7-41c1-8b63-ef2438c81953 </w:instrText>
            </w:r>
            <w:r w:rsidRPr="006F2CA2">
              <w:rPr>
                <w:rFonts w:ascii="Times New Roman" w:hAnsi="Times New Roman" w:cs="Times New Roman"/>
                <w:sz w:val="22"/>
                <w:szCs w:val="20"/>
                <w:lang w:val="en-GB" w:eastAsia="en-US"/>
              </w:rPr>
              <w:fldChar w:fldCharType="end"/>
            </w:r>
            <w:r w:rsidR="00B8689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184</w:t>
            </w:r>
          </w:p>
        </w:tc>
      </w:tr>
      <w:tr w:rsidR="006F2CA2" w:rsidRPr="006F2CA2" w14:paraId="1BD654AB" w14:textId="77777777" w:rsidTr="002D4084">
        <w:trPr>
          <w:divId w:val="2116439976"/>
          <w:cantSplit/>
          <w:jc w:val="center"/>
        </w:trPr>
        <w:tc>
          <w:tcPr>
            <w:tcW w:w="1878" w:type="dxa"/>
            <w:gridSpan w:val="3"/>
          </w:tcPr>
          <w:p w14:paraId="64B9645D" w14:textId="77777777" w:rsidR="006F2CA2" w:rsidRPr="006F2CA2" w:rsidRDefault="006F2CA2" w:rsidP="002D4084">
            <w:pPr>
              <w:spacing w:before="60" w:after="60" w:line="240" w:lineRule="auto"/>
              <w:ind w:firstLine="34"/>
              <w:jc w:val="right"/>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GUID=08928095-d836-42ac-ac26-f12a0ca24eb0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R.978</w:t>
            </w:r>
          </w:p>
        </w:tc>
        <w:tc>
          <w:tcPr>
            <w:tcW w:w="3602" w:type="dxa"/>
            <w:gridSpan w:val="7"/>
          </w:tcPr>
          <w:p w14:paraId="374C1F6C" w14:textId="77777777" w:rsidR="006F2CA2" w:rsidRPr="006F2CA2" w:rsidRDefault="006F2CA2" w:rsidP="002D4084">
            <w:pPr>
              <w:spacing w:before="60" w:after="60" w:line="240" w:lineRule="auto"/>
              <w:ind w:firstLine="34"/>
              <w:jc w:val="center"/>
              <w:rPr>
                <w:rFonts w:ascii="Times New Roman" w:hAnsi="Times New Roman" w:cs="Times New Roman"/>
                <w:sz w:val="22"/>
                <w:szCs w:val="20"/>
                <w:lang w:val="en-GB" w:eastAsia="en-US"/>
              </w:rPr>
            </w:pPr>
          </w:p>
          <w:p w14:paraId="7E5E51B1" w14:textId="77777777" w:rsidR="006F2CA2" w:rsidRPr="006F2CA2" w:rsidRDefault="006F2CA2" w:rsidP="002D4084">
            <w:pPr>
              <w:spacing w:before="60" w:after="60" w:line="240" w:lineRule="auto"/>
              <w:ind w:firstLine="34"/>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GUID=e3fd80a5-4a55-4978-aa8d-bd3a06e87aac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ACCOUNT BOOK</w:t>
            </w:r>
          </w:p>
        </w:tc>
        <w:tc>
          <w:tcPr>
            <w:tcW w:w="2275" w:type="dxa"/>
            <w:gridSpan w:val="3"/>
          </w:tcPr>
          <w:p w14:paraId="0370DCE1" w14:textId="77777777" w:rsidR="006F2CA2" w:rsidRPr="006F2CA2" w:rsidRDefault="006F2CA2" w:rsidP="002D4084">
            <w:pPr>
              <w:spacing w:before="60" w:after="60" w:line="240" w:lineRule="auto"/>
              <w:ind w:firstLine="34"/>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GUID=15e16129-51a9-4894-b8a5-abb2248fd60c </w:instrText>
            </w:r>
            <w:r w:rsidRPr="006F2CA2">
              <w:rPr>
                <w:rFonts w:ascii="Times New Roman" w:hAnsi="Times New Roman" w:cs="Times New Roman"/>
                <w:sz w:val="22"/>
                <w:szCs w:val="20"/>
                <w:lang w:val="en-GB" w:eastAsia="en-US"/>
              </w:rPr>
              <w:fldChar w:fldCharType="end"/>
            </w:r>
          </w:p>
        </w:tc>
      </w:tr>
      <w:tr w:rsidR="006F2CA2" w:rsidRPr="006F2CA2" w14:paraId="6F3191C6" w14:textId="77777777" w:rsidTr="002D4084">
        <w:trPr>
          <w:divId w:val="2116439976"/>
          <w:cantSplit/>
          <w:jc w:val="center"/>
        </w:trPr>
        <w:tc>
          <w:tcPr>
            <w:tcW w:w="7755" w:type="dxa"/>
            <w:gridSpan w:val="13"/>
          </w:tcPr>
          <w:p w14:paraId="087AEF0E" w14:textId="77777777" w:rsidR="006F2CA2" w:rsidRPr="006F2CA2" w:rsidRDefault="006F2CA2" w:rsidP="002D4084">
            <w:pPr>
              <w:spacing w:before="60" w:after="60" w:line="240" w:lineRule="auto"/>
              <w:ind w:firstLine="34"/>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GUID=5265eace-cb75-4ddd-a600-159ec8b3005a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RECEIPTS</w:t>
            </w:r>
          </w:p>
        </w:tc>
      </w:tr>
      <w:tr w:rsidR="005A22FC" w14:paraId="2BA9F3D9" w14:textId="77777777" w:rsidTr="002D7BC7">
        <w:trPr>
          <w:divId w:val="2116439976"/>
          <w:cantSplit/>
          <w:jc w:val="center"/>
        </w:trPr>
        <w:tc>
          <w:tcPr>
            <w:tcW w:w="567" w:type="dxa"/>
          </w:tcPr>
          <w:p w14:paraId="5BB240C7" w14:textId="77777777" w:rsidR="006F2CA2" w:rsidRPr="006F2CA2" w:rsidRDefault="006F2CA2" w:rsidP="002D4084">
            <w:pPr>
              <w:spacing w:before="60" w:after="60" w:line="240" w:lineRule="auto"/>
              <w:ind w:firstLine="34"/>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GUID=29751e6b-8e11-4f8b-bd0b-99c1e774a14d </w:instrText>
            </w:r>
            <w:r w:rsidRPr="006F2CA2">
              <w:rPr>
                <w:rFonts w:ascii="Times New Roman" w:hAnsi="Times New Roman" w:cs="Times New Roman"/>
                <w:sz w:val="22"/>
                <w:szCs w:val="20"/>
                <w:lang w:val="en-GB" w:eastAsia="en-US"/>
              </w:rPr>
              <w:fldChar w:fldCharType="end"/>
            </w:r>
          </w:p>
        </w:tc>
        <w:tc>
          <w:tcPr>
            <w:tcW w:w="7188" w:type="dxa"/>
            <w:gridSpan w:val="12"/>
            <w:tcBorders>
              <w:bottom w:val="single" w:sz="4" w:space="0" w:color="auto"/>
            </w:tcBorders>
          </w:tcPr>
          <w:p w14:paraId="606C0934" w14:textId="77777777" w:rsidR="006F2CA2" w:rsidRPr="006F2CA2" w:rsidRDefault="006F2CA2" w:rsidP="002D4084">
            <w:pPr>
              <w:spacing w:before="60" w:after="60" w:line="240" w:lineRule="auto"/>
              <w:ind w:firstLine="34"/>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GUID=106f80b4-bf26-46e2-9045-130b2f77af66 </w:instrText>
            </w:r>
            <w:r w:rsidRPr="006F2CA2">
              <w:rPr>
                <w:rFonts w:ascii="Times New Roman" w:hAnsi="Times New Roman" w:cs="Times New Roman"/>
                <w:sz w:val="22"/>
                <w:szCs w:val="20"/>
                <w:lang w:val="en-GB" w:eastAsia="en-US"/>
              </w:rPr>
              <w:fldChar w:fldCharType="end"/>
            </w:r>
          </w:p>
        </w:tc>
      </w:tr>
      <w:tr w:rsidR="005A22FC" w14:paraId="2E4C995E" w14:textId="77777777" w:rsidTr="002D7BC7">
        <w:trPr>
          <w:divId w:val="2116439976"/>
          <w:cantSplit/>
          <w:trHeight w:val="60"/>
          <w:jc w:val="center"/>
        </w:trPr>
        <w:tc>
          <w:tcPr>
            <w:tcW w:w="567" w:type="dxa"/>
            <w:tcBorders>
              <w:right w:val="single" w:sz="4" w:space="0" w:color="auto"/>
            </w:tcBorders>
            <w:vAlign w:val="center"/>
          </w:tcPr>
          <w:p w14:paraId="31FC8B26" w14:textId="77777777" w:rsidR="006F2CA2" w:rsidRPr="006F2CA2" w:rsidRDefault="006F2CA2" w:rsidP="002D4084">
            <w:pPr>
              <w:spacing w:before="60" w:after="60" w:line="240" w:lineRule="auto"/>
              <w:ind w:firstLine="34"/>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GUID=e529f38c-80a6-467d-8ed6-720c8d6b4b72 </w:instrText>
            </w:r>
            <w:r w:rsidRPr="006F2CA2">
              <w:rPr>
                <w:rFonts w:ascii="Times New Roman" w:hAnsi="Times New Roman" w:cs="Times New Roman"/>
                <w:sz w:val="22"/>
                <w:szCs w:val="20"/>
                <w:lang w:val="en-GB" w:eastAsia="en-US"/>
              </w:rPr>
              <w:fldChar w:fldCharType="end"/>
            </w:r>
          </w:p>
        </w:tc>
        <w:tc>
          <w:tcPr>
            <w:tcW w:w="553" w:type="dxa"/>
            <w:tcBorders>
              <w:top w:val="single" w:sz="4" w:space="0" w:color="auto"/>
              <w:left w:val="single" w:sz="4" w:space="0" w:color="auto"/>
              <w:bottom w:val="single" w:sz="4" w:space="0" w:color="auto"/>
              <w:right w:val="single" w:sz="4" w:space="0" w:color="auto"/>
            </w:tcBorders>
            <w:vAlign w:val="center"/>
          </w:tcPr>
          <w:p w14:paraId="4072F6F0" w14:textId="77777777" w:rsidR="006F2CA2" w:rsidRPr="006F2CA2" w:rsidRDefault="006F2CA2" w:rsidP="002D4084">
            <w:pPr>
              <w:spacing w:before="60" w:after="60" w:line="240" w:lineRule="auto"/>
              <w:ind w:firstLine="34"/>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GUID=673685d4-dfa8-4fea-b792-9dccce391663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6"/>
                <w:szCs w:val="16"/>
                <w:lang w:val="en-GB" w:eastAsia="en-US"/>
              </w:rPr>
              <w:t>Date</w:t>
            </w:r>
          </w:p>
        </w:tc>
        <w:tc>
          <w:tcPr>
            <w:tcW w:w="758" w:type="dxa"/>
            <w:tcBorders>
              <w:top w:val="single" w:sz="4" w:space="0" w:color="auto"/>
              <w:left w:val="single" w:sz="4" w:space="0" w:color="auto"/>
              <w:bottom w:val="single" w:sz="4" w:space="0" w:color="auto"/>
              <w:right w:val="single" w:sz="4" w:space="0" w:color="auto"/>
            </w:tcBorders>
            <w:vAlign w:val="center"/>
          </w:tcPr>
          <w:p w14:paraId="15782FA1" w14:textId="77777777" w:rsidR="006F2CA2" w:rsidRPr="006F2CA2" w:rsidRDefault="006F2CA2" w:rsidP="002D4084">
            <w:pPr>
              <w:spacing w:before="60" w:after="60" w:line="240" w:lineRule="auto"/>
              <w:ind w:firstLine="34"/>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GUID=b135d75b-9775-4f2f-90c1-b6257453333c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6"/>
                <w:szCs w:val="16"/>
                <w:lang w:val="en-GB" w:eastAsia="en-US"/>
              </w:rPr>
              <w:t>From whom received</w:t>
            </w:r>
          </w:p>
        </w:tc>
        <w:tc>
          <w:tcPr>
            <w:tcW w:w="990" w:type="dxa"/>
            <w:gridSpan w:val="2"/>
            <w:tcBorders>
              <w:top w:val="single" w:sz="4" w:space="0" w:color="auto"/>
              <w:left w:val="single" w:sz="4" w:space="0" w:color="auto"/>
              <w:bottom w:val="single" w:sz="4" w:space="0" w:color="auto"/>
              <w:right w:val="single" w:sz="4" w:space="0" w:color="auto"/>
            </w:tcBorders>
            <w:vAlign w:val="center"/>
          </w:tcPr>
          <w:p w14:paraId="3EC7F02E" w14:textId="77777777" w:rsidR="006F2CA2" w:rsidRPr="006F2CA2" w:rsidRDefault="006F2CA2" w:rsidP="002D4084">
            <w:pPr>
              <w:spacing w:before="60" w:after="60" w:line="240" w:lineRule="auto"/>
              <w:ind w:firstLine="34"/>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GUID=eb8d717f-05d2-43f3-a933-9d6db44f04a8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6"/>
                <w:szCs w:val="16"/>
                <w:lang w:val="en-GB" w:eastAsia="en-US"/>
              </w:rPr>
              <w:t>No. of action or proceedings</w:t>
            </w:r>
          </w:p>
        </w:tc>
        <w:tc>
          <w:tcPr>
            <w:tcW w:w="633" w:type="dxa"/>
            <w:tcBorders>
              <w:top w:val="single" w:sz="4" w:space="0" w:color="auto"/>
              <w:left w:val="single" w:sz="4" w:space="0" w:color="auto"/>
              <w:bottom w:val="single" w:sz="4" w:space="0" w:color="auto"/>
              <w:right w:val="single" w:sz="4" w:space="0" w:color="auto"/>
            </w:tcBorders>
            <w:vAlign w:val="center"/>
          </w:tcPr>
          <w:p w14:paraId="1755F37F" w14:textId="77777777" w:rsidR="006F2CA2" w:rsidRPr="006F2CA2" w:rsidRDefault="006F2CA2" w:rsidP="002D4084">
            <w:pPr>
              <w:spacing w:before="60" w:after="60" w:line="240" w:lineRule="auto"/>
              <w:ind w:firstLine="34"/>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GUID=38932b57-8b19-4b9a-b6a5-914408619b7c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6"/>
                <w:szCs w:val="16"/>
                <w:lang w:val="en-GB" w:eastAsia="en-US"/>
              </w:rPr>
              <w:t>To whose credit paid</w:t>
            </w:r>
          </w:p>
        </w:tc>
        <w:tc>
          <w:tcPr>
            <w:tcW w:w="729" w:type="dxa"/>
            <w:tcBorders>
              <w:top w:val="single" w:sz="4" w:space="0" w:color="auto"/>
              <w:left w:val="single" w:sz="4" w:space="0" w:color="auto"/>
              <w:bottom w:val="single" w:sz="4" w:space="0" w:color="auto"/>
              <w:right w:val="single" w:sz="4" w:space="0" w:color="auto"/>
            </w:tcBorders>
            <w:vAlign w:val="center"/>
          </w:tcPr>
          <w:p w14:paraId="576B205C" w14:textId="77777777" w:rsidR="006F2CA2" w:rsidRPr="006F2CA2" w:rsidRDefault="006F2CA2" w:rsidP="002D4084">
            <w:pPr>
              <w:spacing w:before="60" w:after="60" w:line="240" w:lineRule="auto"/>
              <w:ind w:firstLine="34"/>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GUID=ae219487-bd59-4cfd-81c5-2fd057035e35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6"/>
                <w:szCs w:val="16"/>
                <w:lang w:val="en-GB" w:eastAsia="en-US"/>
              </w:rPr>
              <w:t>No. of Receipt</w:t>
            </w:r>
          </w:p>
        </w:tc>
        <w:tc>
          <w:tcPr>
            <w:tcW w:w="880" w:type="dxa"/>
            <w:gridSpan w:val="2"/>
            <w:tcBorders>
              <w:top w:val="single" w:sz="4" w:space="0" w:color="auto"/>
              <w:left w:val="single" w:sz="4" w:space="0" w:color="auto"/>
              <w:bottom w:val="single" w:sz="4" w:space="0" w:color="auto"/>
              <w:right w:val="single" w:sz="4" w:space="0" w:color="auto"/>
            </w:tcBorders>
            <w:vAlign w:val="center"/>
          </w:tcPr>
          <w:p w14:paraId="43C53F5D" w14:textId="77777777" w:rsidR="006F2CA2" w:rsidRPr="006F2CA2" w:rsidRDefault="006F2CA2" w:rsidP="002D4084">
            <w:pPr>
              <w:spacing w:before="60" w:after="60" w:line="240" w:lineRule="auto"/>
              <w:ind w:firstLine="34"/>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GUID=f8627aad-3415-47ae-987c-175cace0a081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6"/>
                <w:szCs w:val="16"/>
                <w:lang w:val="en-GB" w:eastAsia="en-US"/>
              </w:rPr>
              <w:t>Amount Received</w:t>
            </w:r>
          </w:p>
        </w:tc>
        <w:tc>
          <w:tcPr>
            <w:tcW w:w="786" w:type="dxa"/>
            <w:gridSpan w:val="2"/>
            <w:tcBorders>
              <w:top w:val="single" w:sz="4" w:space="0" w:color="auto"/>
              <w:left w:val="single" w:sz="4" w:space="0" w:color="auto"/>
              <w:bottom w:val="single" w:sz="4" w:space="0" w:color="auto"/>
              <w:right w:val="single" w:sz="4" w:space="0" w:color="auto"/>
            </w:tcBorders>
            <w:vAlign w:val="center"/>
          </w:tcPr>
          <w:p w14:paraId="011CB9BE" w14:textId="77777777" w:rsidR="006F2CA2" w:rsidRPr="006F2CA2" w:rsidRDefault="006F2CA2" w:rsidP="002D4084">
            <w:pPr>
              <w:spacing w:before="60" w:after="60" w:line="240" w:lineRule="auto"/>
              <w:ind w:firstLine="34"/>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GUID=d8b331a6-9da2-43f9-867c-58c8bd9af776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6"/>
                <w:szCs w:val="16"/>
                <w:lang w:val="en-GB" w:eastAsia="en-US"/>
              </w:rPr>
              <w:t>Amount Banked</w:t>
            </w:r>
          </w:p>
        </w:tc>
        <w:tc>
          <w:tcPr>
            <w:tcW w:w="1859" w:type="dxa"/>
            <w:gridSpan w:val="2"/>
            <w:tcBorders>
              <w:top w:val="single" w:sz="4" w:space="0" w:color="auto"/>
              <w:left w:val="single" w:sz="4" w:space="0" w:color="auto"/>
              <w:bottom w:val="single" w:sz="4" w:space="0" w:color="auto"/>
              <w:right w:val="single" w:sz="4" w:space="0" w:color="auto"/>
            </w:tcBorders>
            <w:vAlign w:val="center"/>
          </w:tcPr>
          <w:p w14:paraId="460E512A" w14:textId="77777777" w:rsidR="006F2CA2" w:rsidRPr="006F2CA2" w:rsidRDefault="006F2CA2" w:rsidP="002D4084">
            <w:pPr>
              <w:spacing w:before="60" w:after="60" w:line="240" w:lineRule="auto"/>
              <w:ind w:firstLine="34"/>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GUID=65da8280-9661-47a7-b3dc-cc54702402a4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6"/>
                <w:szCs w:val="16"/>
                <w:lang w:val="en-GB" w:eastAsia="en-US"/>
              </w:rPr>
              <w:t>Date of Payment</w:t>
            </w:r>
          </w:p>
        </w:tc>
      </w:tr>
      <w:tr w:rsidR="005A22FC" w14:paraId="3BE813E5" w14:textId="77777777" w:rsidTr="002D7BC7">
        <w:trPr>
          <w:divId w:val="2116439976"/>
          <w:cantSplit/>
          <w:trHeight w:val="60"/>
          <w:jc w:val="center"/>
        </w:trPr>
        <w:tc>
          <w:tcPr>
            <w:tcW w:w="567" w:type="dxa"/>
            <w:tcBorders>
              <w:right w:val="single" w:sz="4" w:space="0" w:color="auto"/>
            </w:tcBorders>
          </w:tcPr>
          <w:p w14:paraId="4BA479AC" w14:textId="77777777" w:rsidR="006F2CA2" w:rsidRPr="006F2CA2" w:rsidRDefault="006F2CA2" w:rsidP="002D4084">
            <w:pPr>
              <w:spacing w:before="60" w:after="60" w:line="240" w:lineRule="auto"/>
              <w:ind w:firstLine="34"/>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GUID=8ab2246c-95d6-4e6c-81fa-e71d9e12ffe4 </w:instrText>
            </w:r>
            <w:r w:rsidRPr="006F2CA2">
              <w:rPr>
                <w:rFonts w:ascii="Times New Roman" w:hAnsi="Times New Roman" w:cs="Times New Roman"/>
                <w:sz w:val="22"/>
                <w:szCs w:val="20"/>
                <w:lang w:val="en-GB" w:eastAsia="en-US"/>
              </w:rPr>
              <w:fldChar w:fldCharType="end"/>
            </w:r>
          </w:p>
        </w:tc>
        <w:tc>
          <w:tcPr>
            <w:tcW w:w="553" w:type="dxa"/>
            <w:tcBorders>
              <w:top w:val="single" w:sz="4" w:space="0" w:color="auto"/>
              <w:left w:val="single" w:sz="4" w:space="0" w:color="auto"/>
              <w:right w:val="single" w:sz="4" w:space="0" w:color="auto"/>
            </w:tcBorders>
          </w:tcPr>
          <w:p w14:paraId="7FDCA31B" w14:textId="77777777" w:rsidR="006F2CA2" w:rsidRPr="006F2CA2" w:rsidRDefault="006F2CA2" w:rsidP="002D4084">
            <w:pPr>
              <w:spacing w:before="60" w:after="60" w:line="240" w:lineRule="auto"/>
              <w:ind w:firstLine="34"/>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GUID=5fa3816f-aa8d-4600-9f9b-ec86b1271af5 </w:instrText>
            </w:r>
            <w:r w:rsidRPr="006F2CA2">
              <w:rPr>
                <w:rFonts w:ascii="Times New Roman" w:hAnsi="Times New Roman" w:cs="Times New Roman"/>
                <w:sz w:val="22"/>
                <w:szCs w:val="20"/>
                <w:lang w:val="en-GB" w:eastAsia="en-US"/>
              </w:rPr>
              <w:fldChar w:fldCharType="end"/>
            </w:r>
          </w:p>
        </w:tc>
        <w:tc>
          <w:tcPr>
            <w:tcW w:w="758" w:type="dxa"/>
            <w:tcBorders>
              <w:top w:val="single" w:sz="4" w:space="0" w:color="auto"/>
              <w:left w:val="single" w:sz="4" w:space="0" w:color="auto"/>
              <w:right w:val="single" w:sz="4" w:space="0" w:color="auto"/>
            </w:tcBorders>
          </w:tcPr>
          <w:p w14:paraId="4E6A4B07" w14:textId="77777777" w:rsidR="006F2CA2" w:rsidRPr="006F2CA2" w:rsidRDefault="006F2CA2" w:rsidP="002D4084">
            <w:pPr>
              <w:spacing w:before="60" w:after="60" w:line="240" w:lineRule="auto"/>
              <w:ind w:firstLine="34"/>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GUID=dfbb909b-e67a-4042-a27c-54a80adfcd1e </w:instrText>
            </w:r>
            <w:r w:rsidRPr="006F2CA2">
              <w:rPr>
                <w:rFonts w:ascii="Times New Roman" w:hAnsi="Times New Roman" w:cs="Times New Roman"/>
                <w:sz w:val="22"/>
                <w:szCs w:val="20"/>
                <w:lang w:val="en-GB" w:eastAsia="en-US"/>
              </w:rPr>
              <w:fldChar w:fldCharType="end"/>
            </w:r>
          </w:p>
        </w:tc>
        <w:tc>
          <w:tcPr>
            <w:tcW w:w="990" w:type="dxa"/>
            <w:gridSpan w:val="2"/>
            <w:tcBorders>
              <w:top w:val="single" w:sz="4" w:space="0" w:color="auto"/>
              <w:left w:val="single" w:sz="4" w:space="0" w:color="auto"/>
              <w:right w:val="single" w:sz="4" w:space="0" w:color="auto"/>
            </w:tcBorders>
          </w:tcPr>
          <w:p w14:paraId="5ECD2E12" w14:textId="77777777" w:rsidR="006F2CA2" w:rsidRPr="006F2CA2" w:rsidRDefault="006F2CA2" w:rsidP="002D4084">
            <w:pPr>
              <w:spacing w:before="60" w:after="60" w:line="240" w:lineRule="auto"/>
              <w:ind w:firstLine="34"/>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GUID=3b68338b-af94-42a9-9e38-8270343b407c </w:instrText>
            </w:r>
            <w:r w:rsidRPr="006F2CA2">
              <w:rPr>
                <w:rFonts w:ascii="Times New Roman" w:hAnsi="Times New Roman" w:cs="Times New Roman"/>
                <w:sz w:val="22"/>
                <w:szCs w:val="20"/>
                <w:lang w:val="en-GB" w:eastAsia="en-US"/>
              </w:rPr>
              <w:fldChar w:fldCharType="end"/>
            </w:r>
          </w:p>
        </w:tc>
        <w:tc>
          <w:tcPr>
            <w:tcW w:w="633" w:type="dxa"/>
            <w:tcBorders>
              <w:top w:val="single" w:sz="4" w:space="0" w:color="auto"/>
              <w:left w:val="single" w:sz="4" w:space="0" w:color="auto"/>
              <w:right w:val="single" w:sz="4" w:space="0" w:color="auto"/>
            </w:tcBorders>
          </w:tcPr>
          <w:p w14:paraId="006D6347" w14:textId="77777777" w:rsidR="006F2CA2" w:rsidRPr="006F2CA2" w:rsidRDefault="006F2CA2" w:rsidP="002D4084">
            <w:pPr>
              <w:spacing w:before="60" w:after="60" w:line="240" w:lineRule="auto"/>
              <w:ind w:firstLine="34"/>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GUID=6b8dfaa4-c06b-4a5f-92e1-9a0c91c6a967 </w:instrText>
            </w:r>
            <w:r w:rsidRPr="006F2CA2">
              <w:rPr>
                <w:rFonts w:ascii="Times New Roman" w:hAnsi="Times New Roman" w:cs="Times New Roman"/>
                <w:sz w:val="22"/>
                <w:szCs w:val="20"/>
                <w:lang w:val="en-GB" w:eastAsia="en-US"/>
              </w:rPr>
              <w:fldChar w:fldCharType="end"/>
            </w:r>
          </w:p>
        </w:tc>
        <w:tc>
          <w:tcPr>
            <w:tcW w:w="729" w:type="dxa"/>
            <w:tcBorders>
              <w:top w:val="single" w:sz="4" w:space="0" w:color="auto"/>
              <w:left w:val="single" w:sz="4" w:space="0" w:color="auto"/>
              <w:right w:val="single" w:sz="4" w:space="0" w:color="auto"/>
            </w:tcBorders>
          </w:tcPr>
          <w:p w14:paraId="7F863C22" w14:textId="77777777" w:rsidR="006F2CA2" w:rsidRPr="006F2CA2" w:rsidRDefault="006F2CA2" w:rsidP="002D4084">
            <w:pPr>
              <w:spacing w:before="60" w:after="60" w:line="240" w:lineRule="auto"/>
              <w:ind w:firstLine="34"/>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GUID=e98ed7c5-315e-43dd-a606-99fbc608e800 </w:instrText>
            </w:r>
            <w:r w:rsidRPr="006F2CA2">
              <w:rPr>
                <w:rFonts w:ascii="Times New Roman" w:hAnsi="Times New Roman" w:cs="Times New Roman"/>
                <w:sz w:val="22"/>
                <w:szCs w:val="20"/>
                <w:lang w:val="en-GB" w:eastAsia="en-US"/>
              </w:rPr>
              <w:fldChar w:fldCharType="end"/>
            </w:r>
          </w:p>
        </w:tc>
        <w:tc>
          <w:tcPr>
            <w:tcW w:w="880" w:type="dxa"/>
            <w:gridSpan w:val="2"/>
            <w:tcBorders>
              <w:top w:val="single" w:sz="4" w:space="0" w:color="auto"/>
              <w:left w:val="single" w:sz="4" w:space="0" w:color="auto"/>
              <w:right w:val="single" w:sz="4" w:space="0" w:color="auto"/>
            </w:tcBorders>
          </w:tcPr>
          <w:p w14:paraId="5BBDDE09" w14:textId="77777777" w:rsidR="006F2CA2" w:rsidRPr="006F2CA2" w:rsidRDefault="006F2CA2" w:rsidP="002D4084">
            <w:pPr>
              <w:spacing w:before="60" w:after="60" w:line="240" w:lineRule="auto"/>
              <w:ind w:firstLine="34"/>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GUID=99ed2a30-ddf3-4337-859b-74492e0c2a99 </w:instrText>
            </w:r>
            <w:r w:rsidRPr="006F2CA2">
              <w:rPr>
                <w:rFonts w:ascii="Times New Roman" w:hAnsi="Times New Roman" w:cs="Times New Roman"/>
                <w:sz w:val="22"/>
                <w:szCs w:val="20"/>
                <w:lang w:val="en-GB" w:eastAsia="en-US"/>
              </w:rPr>
              <w:fldChar w:fldCharType="end"/>
            </w:r>
          </w:p>
        </w:tc>
        <w:tc>
          <w:tcPr>
            <w:tcW w:w="786" w:type="dxa"/>
            <w:gridSpan w:val="2"/>
            <w:tcBorders>
              <w:top w:val="single" w:sz="4" w:space="0" w:color="auto"/>
              <w:left w:val="single" w:sz="4" w:space="0" w:color="auto"/>
              <w:right w:val="single" w:sz="4" w:space="0" w:color="auto"/>
            </w:tcBorders>
          </w:tcPr>
          <w:p w14:paraId="1DFBE40D" w14:textId="77777777" w:rsidR="006F2CA2" w:rsidRPr="006F2CA2" w:rsidRDefault="006F2CA2" w:rsidP="002D4084">
            <w:pPr>
              <w:spacing w:before="60" w:after="60" w:line="240" w:lineRule="auto"/>
              <w:ind w:firstLine="34"/>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GUID=fa4f5f74-9a54-4322-a313-ce0859db12fd </w:instrText>
            </w:r>
            <w:r w:rsidRPr="006F2CA2">
              <w:rPr>
                <w:rFonts w:ascii="Times New Roman" w:hAnsi="Times New Roman" w:cs="Times New Roman"/>
                <w:sz w:val="22"/>
                <w:szCs w:val="20"/>
                <w:lang w:val="en-GB" w:eastAsia="en-US"/>
              </w:rPr>
              <w:fldChar w:fldCharType="end"/>
            </w:r>
          </w:p>
        </w:tc>
        <w:tc>
          <w:tcPr>
            <w:tcW w:w="1859" w:type="dxa"/>
            <w:gridSpan w:val="2"/>
            <w:tcBorders>
              <w:top w:val="single" w:sz="4" w:space="0" w:color="auto"/>
              <w:left w:val="single" w:sz="4" w:space="0" w:color="auto"/>
              <w:right w:val="single" w:sz="4" w:space="0" w:color="auto"/>
            </w:tcBorders>
          </w:tcPr>
          <w:p w14:paraId="636885F6" w14:textId="77777777" w:rsidR="006F2CA2" w:rsidRPr="006F2CA2" w:rsidRDefault="006F2CA2" w:rsidP="002D4084">
            <w:pPr>
              <w:spacing w:before="60" w:after="60" w:line="240" w:lineRule="auto"/>
              <w:ind w:firstLine="34"/>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GUID=c221c8b6-4328-43f8-86e4-56898dbb5e66 </w:instrText>
            </w:r>
            <w:r w:rsidRPr="006F2CA2">
              <w:rPr>
                <w:rFonts w:ascii="Times New Roman" w:hAnsi="Times New Roman" w:cs="Times New Roman"/>
                <w:sz w:val="22"/>
                <w:szCs w:val="20"/>
                <w:lang w:val="en-GB" w:eastAsia="en-US"/>
              </w:rPr>
              <w:fldChar w:fldCharType="end"/>
            </w:r>
          </w:p>
        </w:tc>
      </w:tr>
      <w:tr w:rsidR="005A22FC" w14:paraId="545B34AF" w14:textId="77777777" w:rsidTr="002D7BC7">
        <w:trPr>
          <w:divId w:val="2116439976"/>
          <w:cantSplit/>
          <w:trHeight w:val="60"/>
          <w:jc w:val="center"/>
        </w:trPr>
        <w:tc>
          <w:tcPr>
            <w:tcW w:w="567" w:type="dxa"/>
            <w:tcBorders>
              <w:right w:val="single" w:sz="4" w:space="0" w:color="auto"/>
            </w:tcBorders>
          </w:tcPr>
          <w:p w14:paraId="515016C0" w14:textId="77777777" w:rsidR="006F2CA2" w:rsidRPr="006F2CA2" w:rsidRDefault="006F2CA2" w:rsidP="002D4084">
            <w:pPr>
              <w:spacing w:before="60" w:after="60" w:line="240" w:lineRule="auto"/>
              <w:ind w:firstLine="34"/>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GUID=0b442aff-865a-4d92-b55a-baaf3388547f </w:instrText>
            </w:r>
            <w:r w:rsidRPr="006F2CA2">
              <w:rPr>
                <w:rFonts w:ascii="Times New Roman" w:hAnsi="Times New Roman" w:cs="Times New Roman"/>
                <w:sz w:val="22"/>
                <w:szCs w:val="20"/>
                <w:lang w:val="en-GB" w:eastAsia="en-US"/>
              </w:rPr>
              <w:fldChar w:fldCharType="end"/>
            </w:r>
          </w:p>
        </w:tc>
        <w:tc>
          <w:tcPr>
            <w:tcW w:w="553" w:type="dxa"/>
            <w:tcBorders>
              <w:left w:val="single" w:sz="4" w:space="0" w:color="auto"/>
              <w:right w:val="single" w:sz="4" w:space="0" w:color="auto"/>
            </w:tcBorders>
          </w:tcPr>
          <w:p w14:paraId="0885A66F" w14:textId="77777777" w:rsidR="006F2CA2" w:rsidRPr="006F2CA2" w:rsidRDefault="006F2CA2" w:rsidP="002D4084">
            <w:pPr>
              <w:spacing w:before="60" w:after="60" w:line="240" w:lineRule="auto"/>
              <w:ind w:firstLine="34"/>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GUID=69a5a41a-7b3d-4005-94a5-d480d21bf861 </w:instrText>
            </w:r>
            <w:r w:rsidRPr="006F2CA2">
              <w:rPr>
                <w:rFonts w:ascii="Times New Roman" w:hAnsi="Times New Roman" w:cs="Times New Roman"/>
                <w:sz w:val="22"/>
                <w:szCs w:val="20"/>
                <w:lang w:val="en-GB" w:eastAsia="en-US"/>
              </w:rPr>
              <w:fldChar w:fldCharType="end"/>
            </w:r>
          </w:p>
        </w:tc>
        <w:tc>
          <w:tcPr>
            <w:tcW w:w="758" w:type="dxa"/>
            <w:tcBorders>
              <w:left w:val="single" w:sz="4" w:space="0" w:color="auto"/>
              <w:right w:val="single" w:sz="4" w:space="0" w:color="auto"/>
            </w:tcBorders>
          </w:tcPr>
          <w:p w14:paraId="0A4EAC45" w14:textId="77777777" w:rsidR="006F2CA2" w:rsidRPr="006F2CA2" w:rsidRDefault="006F2CA2" w:rsidP="002D4084">
            <w:pPr>
              <w:spacing w:before="60" w:after="60" w:line="240" w:lineRule="auto"/>
              <w:ind w:firstLine="34"/>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GUID=379662c8-1cba-44be-955c-4b055b40991c </w:instrText>
            </w:r>
            <w:r w:rsidRPr="006F2CA2">
              <w:rPr>
                <w:rFonts w:ascii="Times New Roman" w:hAnsi="Times New Roman" w:cs="Times New Roman"/>
                <w:sz w:val="22"/>
                <w:szCs w:val="20"/>
                <w:lang w:val="en-GB" w:eastAsia="en-US"/>
              </w:rPr>
              <w:fldChar w:fldCharType="end"/>
            </w:r>
          </w:p>
        </w:tc>
        <w:tc>
          <w:tcPr>
            <w:tcW w:w="990" w:type="dxa"/>
            <w:gridSpan w:val="2"/>
            <w:tcBorders>
              <w:left w:val="single" w:sz="4" w:space="0" w:color="auto"/>
              <w:right w:val="single" w:sz="4" w:space="0" w:color="auto"/>
            </w:tcBorders>
          </w:tcPr>
          <w:p w14:paraId="07339289" w14:textId="77777777" w:rsidR="006F2CA2" w:rsidRPr="006F2CA2" w:rsidRDefault="006F2CA2" w:rsidP="002D4084">
            <w:pPr>
              <w:spacing w:before="60" w:after="60" w:line="240" w:lineRule="auto"/>
              <w:ind w:firstLine="34"/>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GUID=0d1d1855-5356-4c58-ae2b-e57e58eabd1c </w:instrText>
            </w:r>
            <w:r w:rsidRPr="006F2CA2">
              <w:rPr>
                <w:rFonts w:ascii="Times New Roman" w:hAnsi="Times New Roman" w:cs="Times New Roman"/>
                <w:sz w:val="22"/>
                <w:szCs w:val="20"/>
                <w:lang w:val="en-GB" w:eastAsia="en-US"/>
              </w:rPr>
              <w:fldChar w:fldCharType="end"/>
            </w:r>
          </w:p>
        </w:tc>
        <w:tc>
          <w:tcPr>
            <w:tcW w:w="633" w:type="dxa"/>
            <w:tcBorders>
              <w:left w:val="single" w:sz="4" w:space="0" w:color="auto"/>
              <w:right w:val="single" w:sz="4" w:space="0" w:color="auto"/>
            </w:tcBorders>
          </w:tcPr>
          <w:p w14:paraId="60893F79" w14:textId="77777777" w:rsidR="006F2CA2" w:rsidRPr="006F2CA2" w:rsidRDefault="006F2CA2" w:rsidP="002D4084">
            <w:pPr>
              <w:spacing w:before="60" w:after="60" w:line="240" w:lineRule="auto"/>
              <w:ind w:firstLine="34"/>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GUID=918a5587-f7c9-41e6-9688-5624152d8a9c </w:instrText>
            </w:r>
            <w:r w:rsidRPr="006F2CA2">
              <w:rPr>
                <w:rFonts w:ascii="Times New Roman" w:hAnsi="Times New Roman" w:cs="Times New Roman"/>
                <w:sz w:val="22"/>
                <w:szCs w:val="20"/>
                <w:lang w:val="en-GB" w:eastAsia="en-US"/>
              </w:rPr>
              <w:fldChar w:fldCharType="end"/>
            </w:r>
          </w:p>
        </w:tc>
        <w:tc>
          <w:tcPr>
            <w:tcW w:w="729" w:type="dxa"/>
            <w:tcBorders>
              <w:left w:val="single" w:sz="4" w:space="0" w:color="auto"/>
              <w:right w:val="single" w:sz="4" w:space="0" w:color="auto"/>
            </w:tcBorders>
          </w:tcPr>
          <w:p w14:paraId="0C54FD85" w14:textId="77777777" w:rsidR="006F2CA2" w:rsidRPr="006F2CA2" w:rsidRDefault="006F2CA2" w:rsidP="002D4084">
            <w:pPr>
              <w:spacing w:before="60" w:after="60" w:line="240" w:lineRule="auto"/>
              <w:ind w:firstLine="34"/>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GUID=11f5364b-7052-4582-847d-178267249056 </w:instrText>
            </w:r>
            <w:r w:rsidRPr="006F2CA2">
              <w:rPr>
                <w:rFonts w:ascii="Times New Roman" w:hAnsi="Times New Roman" w:cs="Times New Roman"/>
                <w:sz w:val="22"/>
                <w:szCs w:val="20"/>
                <w:lang w:val="en-GB" w:eastAsia="en-US"/>
              </w:rPr>
              <w:fldChar w:fldCharType="end"/>
            </w:r>
          </w:p>
        </w:tc>
        <w:tc>
          <w:tcPr>
            <w:tcW w:w="880" w:type="dxa"/>
            <w:gridSpan w:val="2"/>
            <w:tcBorders>
              <w:left w:val="single" w:sz="4" w:space="0" w:color="auto"/>
              <w:right w:val="single" w:sz="4" w:space="0" w:color="auto"/>
            </w:tcBorders>
          </w:tcPr>
          <w:p w14:paraId="338E94C2" w14:textId="77777777" w:rsidR="006F2CA2" w:rsidRPr="006F2CA2" w:rsidRDefault="006F2CA2" w:rsidP="002D4084">
            <w:pPr>
              <w:spacing w:before="60" w:after="60" w:line="240" w:lineRule="auto"/>
              <w:ind w:firstLine="34"/>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GUID=604f9b24-52f8-4604-b182-9ab2d5c7f04a </w:instrText>
            </w:r>
            <w:r w:rsidRPr="006F2CA2">
              <w:rPr>
                <w:rFonts w:ascii="Times New Roman" w:hAnsi="Times New Roman" w:cs="Times New Roman"/>
                <w:sz w:val="22"/>
                <w:szCs w:val="20"/>
                <w:lang w:val="en-GB" w:eastAsia="en-US"/>
              </w:rPr>
              <w:fldChar w:fldCharType="end"/>
            </w:r>
          </w:p>
        </w:tc>
        <w:tc>
          <w:tcPr>
            <w:tcW w:w="786" w:type="dxa"/>
            <w:gridSpan w:val="2"/>
            <w:tcBorders>
              <w:left w:val="single" w:sz="4" w:space="0" w:color="auto"/>
              <w:right w:val="single" w:sz="4" w:space="0" w:color="auto"/>
            </w:tcBorders>
          </w:tcPr>
          <w:p w14:paraId="7FEDAE37" w14:textId="77777777" w:rsidR="006F2CA2" w:rsidRPr="006F2CA2" w:rsidRDefault="006F2CA2" w:rsidP="002D4084">
            <w:pPr>
              <w:spacing w:before="60" w:after="60" w:line="240" w:lineRule="auto"/>
              <w:ind w:firstLine="34"/>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GUID=ceadba7e-ba8c-4b52-854c-9e3237621fa3 </w:instrText>
            </w:r>
            <w:r w:rsidRPr="006F2CA2">
              <w:rPr>
                <w:rFonts w:ascii="Times New Roman" w:hAnsi="Times New Roman" w:cs="Times New Roman"/>
                <w:sz w:val="22"/>
                <w:szCs w:val="20"/>
                <w:lang w:val="en-GB" w:eastAsia="en-US"/>
              </w:rPr>
              <w:fldChar w:fldCharType="end"/>
            </w:r>
          </w:p>
        </w:tc>
        <w:tc>
          <w:tcPr>
            <w:tcW w:w="1859" w:type="dxa"/>
            <w:gridSpan w:val="2"/>
            <w:tcBorders>
              <w:left w:val="single" w:sz="4" w:space="0" w:color="auto"/>
              <w:right w:val="single" w:sz="4" w:space="0" w:color="auto"/>
            </w:tcBorders>
          </w:tcPr>
          <w:p w14:paraId="5C4168B8" w14:textId="77777777" w:rsidR="006F2CA2" w:rsidRPr="006F2CA2" w:rsidRDefault="006F2CA2" w:rsidP="002D4084">
            <w:pPr>
              <w:spacing w:before="60" w:after="60" w:line="240" w:lineRule="auto"/>
              <w:ind w:firstLine="34"/>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GUID=cd32a256-8289-4cd2-821e-d71519b084c7 </w:instrText>
            </w:r>
            <w:r w:rsidRPr="006F2CA2">
              <w:rPr>
                <w:rFonts w:ascii="Times New Roman" w:hAnsi="Times New Roman" w:cs="Times New Roman"/>
                <w:sz w:val="22"/>
                <w:szCs w:val="20"/>
                <w:lang w:val="en-GB" w:eastAsia="en-US"/>
              </w:rPr>
              <w:fldChar w:fldCharType="end"/>
            </w:r>
          </w:p>
        </w:tc>
      </w:tr>
      <w:tr w:rsidR="005A22FC" w14:paraId="69F603C3" w14:textId="77777777" w:rsidTr="002D7BC7">
        <w:trPr>
          <w:divId w:val="2116439976"/>
          <w:cantSplit/>
          <w:trHeight w:val="60"/>
          <w:jc w:val="center"/>
        </w:trPr>
        <w:tc>
          <w:tcPr>
            <w:tcW w:w="567" w:type="dxa"/>
            <w:tcBorders>
              <w:right w:val="single" w:sz="4" w:space="0" w:color="auto"/>
            </w:tcBorders>
          </w:tcPr>
          <w:p w14:paraId="4A00EF3F" w14:textId="77777777" w:rsidR="006F2CA2" w:rsidRPr="006F2CA2" w:rsidRDefault="006F2CA2" w:rsidP="002D4084">
            <w:pPr>
              <w:spacing w:before="60" w:after="60" w:line="240" w:lineRule="auto"/>
              <w:ind w:firstLine="34"/>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GUID=ab80083b-027a-4a42-88fe-3cd66694f5af </w:instrText>
            </w:r>
            <w:r w:rsidRPr="006F2CA2">
              <w:rPr>
                <w:rFonts w:ascii="Times New Roman" w:hAnsi="Times New Roman" w:cs="Times New Roman"/>
                <w:sz w:val="22"/>
                <w:szCs w:val="20"/>
                <w:lang w:val="en-GB" w:eastAsia="en-US"/>
              </w:rPr>
              <w:fldChar w:fldCharType="end"/>
            </w:r>
          </w:p>
        </w:tc>
        <w:tc>
          <w:tcPr>
            <w:tcW w:w="553" w:type="dxa"/>
            <w:tcBorders>
              <w:left w:val="single" w:sz="4" w:space="0" w:color="auto"/>
              <w:right w:val="single" w:sz="4" w:space="0" w:color="auto"/>
            </w:tcBorders>
          </w:tcPr>
          <w:p w14:paraId="20E71D47" w14:textId="77777777" w:rsidR="006F2CA2" w:rsidRPr="006F2CA2" w:rsidRDefault="006F2CA2" w:rsidP="002D4084">
            <w:pPr>
              <w:spacing w:before="60" w:after="60" w:line="240" w:lineRule="auto"/>
              <w:ind w:firstLine="34"/>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GUID=ff9064be-25f3-4419-ac6c-beeac4d7ffde </w:instrText>
            </w:r>
            <w:r w:rsidRPr="006F2CA2">
              <w:rPr>
                <w:rFonts w:ascii="Times New Roman" w:hAnsi="Times New Roman" w:cs="Times New Roman"/>
                <w:sz w:val="22"/>
                <w:szCs w:val="20"/>
                <w:lang w:val="en-GB" w:eastAsia="en-US"/>
              </w:rPr>
              <w:fldChar w:fldCharType="end"/>
            </w:r>
          </w:p>
        </w:tc>
        <w:tc>
          <w:tcPr>
            <w:tcW w:w="758" w:type="dxa"/>
            <w:tcBorders>
              <w:left w:val="single" w:sz="4" w:space="0" w:color="auto"/>
              <w:right w:val="single" w:sz="4" w:space="0" w:color="auto"/>
            </w:tcBorders>
          </w:tcPr>
          <w:p w14:paraId="5D5AFB04" w14:textId="77777777" w:rsidR="006F2CA2" w:rsidRPr="006F2CA2" w:rsidRDefault="006F2CA2" w:rsidP="002D4084">
            <w:pPr>
              <w:spacing w:before="60" w:after="60" w:line="240" w:lineRule="auto"/>
              <w:ind w:firstLine="34"/>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GUID=811cb9f0-dcec-440f-9345-aeaf90fd8e7b </w:instrText>
            </w:r>
            <w:r w:rsidRPr="006F2CA2">
              <w:rPr>
                <w:rFonts w:ascii="Times New Roman" w:hAnsi="Times New Roman" w:cs="Times New Roman"/>
                <w:sz w:val="22"/>
                <w:szCs w:val="20"/>
                <w:lang w:val="en-GB" w:eastAsia="en-US"/>
              </w:rPr>
              <w:fldChar w:fldCharType="end"/>
            </w:r>
          </w:p>
        </w:tc>
        <w:tc>
          <w:tcPr>
            <w:tcW w:w="990" w:type="dxa"/>
            <w:gridSpan w:val="2"/>
            <w:tcBorders>
              <w:left w:val="single" w:sz="4" w:space="0" w:color="auto"/>
              <w:right w:val="single" w:sz="4" w:space="0" w:color="auto"/>
            </w:tcBorders>
          </w:tcPr>
          <w:p w14:paraId="065CBA93" w14:textId="77777777" w:rsidR="006F2CA2" w:rsidRPr="006F2CA2" w:rsidRDefault="006F2CA2" w:rsidP="002D4084">
            <w:pPr>
              <w:spacing w:before="60" w:after="60" w:line="240" w:lineRule="auto"/>
              <w:ind w:firstLine="34"/>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GUID=b09aca66-89bb-456a-a36f-137cd4b88f43 </w:instrText>
            </w:r>
            <w:r w:rsidRPr="006F2CA2">
              <w:rPr>
                <w:rFonts w:ascii="Times New Roman" w:hAnsi="Times New Roman" w:cs="Times New Roman"/>
                <w:sz w:val="22"/>
                <w:szCs w:val="20"/>
                <w:lang w:val="en-GB" w:eastAsia="en-US"/>
              </w:rPr>
              <w:fldChar w:fldCharType="end"/>
            </w:r>
          </w:p>
        </w:tc>
        <w:tc>
          <w:tcPr>
            <w:tcW w:w="633" w:type="dxa"/>
            <w:tcBorders>
              <w:left w:val="single" w:sz="4" w:space="0" w:color="auto"/>
              <w:right w:val="single" w:sz="4" w:space="0" w:color="auto"/>
            </w:tcBorders>
          </w:tcPr>
          <w:p w14:paraId="2E6E3F05" w14:textId="77777777" w:rsidR="006F2CA2" w:rsidRPr="006F2CA2" w:rsidRDefault="006F2CA2" w:rsidP="002D4084">
            <w:pPr>
              <w:spacing w:before="60" w:after="60" w:line="240" w:lineRule="auto"/>
              <w:ind w:firstLine="34"/>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GUID=74e3e7ba-176d-47cc-ab73-e1c9ac1c49d4 </w:instrText>
            </w:r>
            <w:r w:rsidRPr="006F2CA2">
              <w:rPr>
                <w:rFonts w:ascii="Times New Roman" w:hAnsi="Times New Roman" w:cs="Times New Roman"/>
                <w:sz w:val="22"/>
                <w:szCs w:val="20"/>
                <w:lang w:val="en-GB" w:eastAsia="en-US"/>
              </w:rPr>
              <w:fldChar w:fldCharType="end"/>
            </w:r>
          </w:p>
        </w:tc>
        <w:tc>
          <w:tcPr>
            <w:tcW w:w="729" w:type="dxa"/>
            <w:tcBorders>
              <w:left w:val="single" w:sz="4" w:space="0" w:color="auto"/>
              <w:right w:val="single" w:sz="4" w:space="0" w:color="auto"/>
            </w:tcBorders>
          </w:tcPr>
          <w:p w14:paraId="56745D56" w14:textId="77777777" w:rsidR="006F2CA2" w:rsidRPr="006F2CA2" w:rsidRDefault="006F2CA2" w:rsidP="002D4084">
            <w:pPr>
              <w:spacing w:before="60" w:after="60" w:line="240" w:lineRule="auto"/>
              <w:ind w:firstLine="34"/>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GUID=8c29c98a-77b8-4bff-a5b7-b772953a41b2 </w:instrText>
            </w:r>
            <w:r w:rsidRPr="006F2CA2">
              <w:rPr>
                <w:rFonts w:ascii="Times New Roman" w:hAnsi="Times New Roman" w:cs="Times New Roman"/>
                <w:sz w:val="22"/>
                <w:szCs w:val="20"/>
                <w:lang w:val="en-GB" w:eastAsia="en-US"/>
              </w:rPr>
              <w:fldChar w:fldCharType="end"/>
            </w:r>
          </w:p>
        </w:tc>
        <w:tc>
          <w:tcPr>
            <w:tcW w:w="880" w:type="dxa"/>
            <w:gridSpan w:val="2"/>
            <w:tcBorders>
              <w:left w:val="single" w:sz="4" w:space="0" w:color="auto"/>
              <w:right w:val="single" w:sz="4" w:space="0" w:color="auto"/>
            </w:tcBorders>
          </w:tcPr>
          <w:p w14:paraId="492D80C3" w14:textId="77777777" w:rsidR="006F2CA2" w:rsidRPr="006F2CA2" w:rsidRDefault="006F2CA2" w:rsidP="002D4084">
            <w:pPr>
              <w:spacing w:before="60" w:after="60" w:line="240" w:lineRule="auto"/>
              <w:ind w:firstLine="34"/>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GUID=a0bb1542-90ab-48c1-b535-69a7562d4bb7 </w:instrText>
            </w:r>
            <w:r w:rsidRPr="006F2CA2">
              <w:rPr>
                <w:rFonts w:ascii="Times New Roman" w:hAnsi="Times New Roman" w:cs="Times New Roman"/>
                <w:sz w:val="22"/>
                <w:szCs w:val="20"/>
                <w:lang w:val="en-GB" w:eastAsia="en-US"/>
              </w:rPr>
              <w:fldChar w:fldCharType="end"/>
            </w:r>
          </w:p>
        </w:tc>
        <w:tc>
          <w:tcPr>
            <w:tcW w:w="786" w:type="dxa"/>
            <w:gridSpan w:val="2"/>
            <w:tcBorders>
              <w:left w:val="single" w:sz="4" w:space="0" w:color="auto"/>
              <w:right w:val="single" w:sz="4" w:space="0" w:color="auto"/>
            </w:tcBorders>
          </w:tcPr>
          <w:p w14:paraId="71B18E7B" w14:textId="77777777" w:rsidR="006F2CA2" w:rsidRPr="006F2CA2" w:rsidRDefault="006F2CA2" w:rsidP="002D4084">
            <w:pPr>
              <w:spacing w:before="60" w:after="60" w:line="240" w:lineRule="auto"/>
              <w:ind w:firstLine="34"/>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GUID=2a8e4250-3a20-42ba-be23-1a2eebe8351c </w:instrText>
            </w:r>
            <w:r w:rsidRPr="006F2CA2">
              <w:rPr>
                <w:rFonts w:ascii="Times New Roman" w:hAnsi="Times New Roman" w:cs="Times New Roman"/>
                <w:sz w:val="22"/>
                <w:szCs w:val="20"/>
                <w:lang w:val="en-GB" w:eastAsia="en-US"/>
              </w:rPr>
              <w:fldChar w:fldCharType="end"/>
            </w:r>
          </w:p>
        </w:tc>
        <w:tc>
          <w:tcPr>
            <w:tcW w:w="1859" w:type="dxa"/>
            <w:gridSpan w:val="2"/>
            <w:tcBorders>
              <w:left w:val="single" w:sz="4" w:space="0" w:color="auto"/>
              <w:right w:val="single" w:sz="4" w:space="0" w:color="auto"/>
            </w:tcBorders>
          </w:tcPr>
          <w:p w14:paraId="43B3F620" w14:textId="77777777" w:rsidR="006F2CA2" w:rsidRPr="006F2CA2" w:rsidRDefault="006F2CA2" w:rsidP="002D4084">
            <w:pPr>
              <w:spacing w:before="60" w:after="60" w:line="240" w:lineRule="auto"/>
              <w:ind w:firstLine="34"/>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GUID=cdc538dc-0383-4332-863f-e201340f84a6 </w:instrText>
            </w:r>
            <w:r w:rsidRPr="006F2CA2">
              <w:rPr>
                <w:rFonts w:ascii="Times New Roman" w:hAnsi="Times New Roman" w:cs="Times New Roman"/>
                <w:sz w:val="22"/>
                <w:szCs w:val="20"/>
                <w:lang w:val="en-GB" w:eastAsia="en-US"/>
              </w:rPr>
              <w:fldChar w:fldCharType="end"/>
            </w:r>
          </w:p>
        </w:tc>
      </w:tr>
      <w:tr w:rsidR="005A22FC" w14:paraId="144CEF8B" w14:textId="77777777" w:rsidTr="002D7BC7">
        <w:trPr>
          <w:divId w:val="2116439976"/>
          <w:cantSplit/>
          <w:trHeight w:val="60"/>
          <w:jc w:val="center"/>
        </w:trPr>
        <w:tc>
          <w:tcPr>
            <w:tcW w:w="567" w:type="dxa"/>
            <w:tcBorders>
              <w:right w:val="single" w:sz="4" w:space="0" w:color="auto"/>
            </w:tcBorders>
          </w:tcPr>
          <w:p w14:paraId="1DFB3D63" w14:textId="77777777" w:rsidR="006F2CA2" w:rsidRPr="006F2CA2" w:rsidRDefault="006F2CA2" w:rsidP="002D4084">
            <w:pPr>
              <w:spacing w:before="60" w:after="60" w:line="240" w:lineRule="auto"/>
              <w:ind w:firstLine="34"/>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GUID=6a943c4e-d8be-4218-ae77-c0f9061c131f </w:instrText>
            </w:r>
            <w:r w:rsidRPr="006F2CA2">
              <w:rPr>
                <w:rFonts w:ascii="Times New Roman" w:hAnsi="Times New Roman" w:cs="Times New Roman"/>
                <w:sz w:val="22"/>
                <w:szCs w:val="20"/>
                <w:lang w:val="en-GB" w:eastAsia="en-US"/>
              </w:rPr>
              <w:fldChar w:fldCharType="end"/>
            </w:r>
          </w:p>
        </w:tc>
        <w:tc>
          <w:tcPr>
            <w:tcW w:w="553" w:type="dxa"/>
            <w:tcBorders>
              <w:left w:val="single" w:sz="4" w:space="0" w:color="auto"/>
              <w:right w:val="single" w:sz="4" w:space="0" w:color="auto"/>
            </w:tcBorders>
          </w:tcPr>
          <w:p w14:paraId="4A6EC7DF" w14:textId="77777777" w:rsidR="006F2CA2" w:rsidRPr="006F2CA2" w:rsidRDefault="006F2CA2" w:rsidP="002D4084">
            <w:pPr>
              <w:spacing w:before="60" w:after="60" w:line="240" w:lineRule="auto"/>
              <w:ind w:firstLine="34"/>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GUID=a7738fc7-5c63-45dc-a36f-bf071b73c569 </w:instrText>
            </w:r>
            <w:r w:rsidRPr="006F2CA2">
              <w:rPr>
                <w:rFonts w:ascii="Times New Roman" w:hAnsi="Times New Roman" w:cs="Times New Roman"/>
                <w:sz w:val="22"/>
                <w:szCs w:val="20"/>
                <w:lang w:val="en-GB" w:eastAsia="en-US"/>
              </w:rPr>
              <w:fldChar w:fldCharType="end"/>
            </w:r>
          </w:p>
        </w:tc>
        <w:tc>
          <w:tcPr>
            <w:tcW w:w="758" w:type="dxa"/>
            <w:tcBorders>
              <w:left w:val="single" w:sz="4" w:space="0" w:color="auto"/>
              <w:right w:val="single" w:sz="4" w:space="0" w:color="auto"/>
            </w:tcBorders>
          </w:tcPr>
          <w:p w14:paraId="16F685BD" w14:textId="77777777" w:rsidR="006F2CA2" w:rsidRPr="006F2CA2" w:rsidRDefault="006F2CA2" w:rsidP="002D4084">
            <w:pPr>
              <w:spacing w:before="60" w:after="60" w:line="240" w:lineRule="auto"/>
              <w:ind w:firstLine="34"/>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GUID=fed24e2b-7003-4c59-bf81-a67fa0689ef7 </w:instrText>
            </w:r>
            <w:r w:rsidRPr="006F2CA2">
              <w:rPr>
                <w:rFonts w:ascii="Times New Roman" w:hAnsi="Times New Roman" w:cs="Times New Roman"/>
                <w:sz w:val="22"/>
                <w:szCs w:val="20"/>
                <w:lang w:val="en-GB" w:eastAsia="en-US"/>
              </w:rPr>
              <w:fldChar w:fldCharType="end"/>
            </w:r>
          </w:p>
        </w:tc>
        <w:tc>
          <w:tcPr>
            <w:tcW w:w="990" w:type="dxa"/>
            <w:gridSpan w:val="2"/>
            <w:tcBorders>
              <w:left w:val="single" w:sz="4" w:space="0" w:color="auto"/>
              <w:right w:val="single" w:sz="4" w:space="0" w:color="auto"/>
            </w:tcBorders>
          </w:tcPr>
          <w:p w14:paraId="0A756154" w14:textId="77777777" w:rsidR="006F2CA2" w:rsidRPr="006F2CA2" w:rsidRDefault="006F2CA2" w:rsidP="002D4084">
            <w:pPr>
              <w:spacing w:before="60" w:after="60" w:line="240" w:lineRule="auto"/>
              <w:ind w:firstLine="34"/>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GUID=f2b6bfb2-44e9-433e-a561-251593833dcb </w:instrText>
            </w:r>
            <w:r w:rsidRPr="006F2CA2">
              <w:rPr>
                <w:rFonts w:ascii="Times New Roman" w:hAnsi="Times New Roman" w:cs="Times New Roman"/>
                <w:sz w:val="22"/>
                <w:szCs w:val="20"/>
                <w:lang w:val="en-GB" w:eastAsia="en-US"/>
              </w:rPr>
              <w:fldChar w:fldCharType="end"/>
            </w:r>
          </w:p>
        </w:tc>
        <w:tc>
          <w:tcPr>
            <w:tcW w:w="633" w:type="dxa"/>
            <w:tcBorders>
              <w:left w:val="single" w:sz="4" w:space="0" w:color="auto"/>
              <w:right w:val="single" w:sz="4" w:space="0" w:color="auto"/>
            </w:tcBorders>
          </w:tcPr>
          <w:p w14:paraId="542399CC" w14:textId="77777777" w:rsidR="006F2CA2" w:rsidRPr="006F2CA2" w:rsidRDefault="006F2CA2" w:rsidP="002D4084">
            <w:pPr>
              <w:spacing w:before="60" w:after="60" w:line="240" w:lineRule="auto"/>
              <w:ind w:firstLine="34"/>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GUID=9b540af9-fc5c-4c2b-ad0a-36885dce8192 </w:instrText>
            </w:r>
            <w:r w:rsidRPr="006F2CA2">
              <w:rPr>
                <w:rFonts w:ascii="Times New Roman" w:hAnsi="Times New Roman" w:cs="Times New Roman"/>
                <w:sz w:val="22"/>
                <w:szCs w:val="20"/>
                <w:lang w:val="en-GB" w:eastAsia="en-US"/>
              </w:rPr>
              <w:fldChar w:fldCharType="end"/>
            </w:r>
          </w:p>
        </w:tc>
        <w:tc>
          <w:tcPr>
            <w:tcW w:w="729" w:type="dxa"/>
            <w:tcBorders>
              <w:left w:val="single" w:sz="4" w:space="0" w:color="auto"/>
              <w:right w:val="single" w:sz="4" w:space="0" w:color="auto"/>
            </w:tcBorders>
          </w:tcPr>
          <w:p w14:paraId="74D00F7B" w14:textId="77777777" w:rsidR="006F2CA2" w:rsidRPr="006F2CA2" w:rsidRDefault="006F2CA2" w:rsidP="002D4084">
            <w:pPr>
              <w:spacing w:before="60" w:after="60" w:line="240" w:lineRule="auto"/>
              <w:ind w:firstLine="34"/>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GUID=663f4dfa-2aa4-4e34-baf2-6aeba761c92c </w:instrText>
            </w:r>
            <w:r w:rsidRPr="006F2CA2">
              <w:rPr>
                <w:rFonts w:ascii="Times New Roman" w:hAnsi="Times New Roman" w:cs="Times New Roman"/>
                <w:sz w:val="22"/>
                <w:szCs w:val="20"/>
                <w:lang w:val="en-GB" w:eastAsia="en-US"/>
              </w:rPr>
              <w:fldChar w:fldCharType="end"/>
            </w:r>
          </w:p>
        </w:tc>
        <w:tc>
          <w:tcPr>
            <w:tcW w:w="880" w:type="dxa"/>
            <w:gridSpan w:val="2"/>
            <w:tcBorders>
              <w:left w:val="single" w:sz="4" w:space="0" w:color="auto"/>
              <w:right w:val="single" w:sz="4" w:space="0" w:color="auto"/>
            </w:tcBorders>
          </w:tcPr>
          <w:p w14:paraId="6CEEE2DC" w14:textId="77777777" w:rsidR="006F2CA2" w:rsidRPr="006F2CA2" w:rsidRDefault="006F2CA2" w:rsidP="002D4084">
            <w:pPr>
              <w:spacing w:before="60" w:after="60" w:line="240" w:lineRule="auto"/>
              <w:ind w:firstLine="34"/>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GUID=93f23e34-9dcd-41d2-877a-5a920026413d </w:instrText>
            </w:r>
            <w:r w:rsidRPr="006F2CA2">
              <w:rPr>
                <w:rFonts w:ascii="Times New Roman" w:hAnsi="Times New Roman" w:cs="Times New Roman"/>
                <w:sz w:val="22"/>
                <w:szCs w:val="20"/>
                <w:lang w:val="en-GB" w:eastAsia="en-US"/>
              </w:rPr>
              <w:fldChar w:fldCharType="end"/>
            </w:r>
          </w:p>
        </w:tc>
        <w:tc>
          <w:tcPr>
            <w:tcW w:w="786" w:type="dxa"/>
            <w:gridSpan w:val="2"/>
            <w:tcBorders>
              <w:left w:val="single" w:sz="4" w:space="0" w:color="auto"/>
              <w:right w:val="single" w:sz="4" w:space="0" w:color="auto"/>
            </w:tcBorders>
          </w:tcPr>
          <w:p w14:paraId="2381F175" w14:textId="77777777" w:rsidR="006F2CA2" w:rsidRPr="006F2CA2" w:rsidRDefault="006F2CA2" w:rsidP="002D4084">
            <w:pPr>
              <w:spacing w:before="60" w:after="60" w:line="240" w:lineRule="auto"/>
              <w:ind w:firstLine="34"/>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GUID=bc439bd6-b8f4-4c45-bb2a-45cf01b276c0 </w:instrText>
            </w:r>
            <w:r w:rsidRPr="006F2CA2">
              <w:rPr>
                <w:rFonts w:ascii="Times New Roman" w:hAnsi="Times New Roman" w:cs="Times New Roman"/>
                <w:sz w:val="22"/>
                <w:szCs w:val="20"/>
                <w:lang w:val="en-GB" w:eastAsia="en-US"/>
              </w:rPr>
              <w:fldChar w:fldCharType="end"/>
            </w:r>
          </w:p>
        </w:tc>
        <w:tc>
          <w:tcPr>
            <w:tcW w:w="1859" w:type="dxa"/>
            <w:gridSpan w:val="2"/>
            <w:tcBorders>
              <w:left w:val="single" w:sz="4" w:space="0" w:color="auto"/>
              <w:right w:val="single" w:sz="4" w:space="0" w:color="auto"/>
            </w:tcBorders>
          </w:tcPr>
          <w:p w14:paraId="4B18DFC2" w14:textId="77777777" w:rsidR="006F2CA2" w:rsidRPr="006F2CA2" w:rsidRDefault="006F2CA2" w:rsidP="002D4084">
            <w:pPr>
              <w:spacing w:before="60" w:after="60" w:line="240" w:lineRule="auto"/>
              <w:ind w:firstLine="34"/>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GUID=b8b77cc8-a64d-467d-9ec1-22147d90d908 </w:instrText>
            </w:r>
            <w:r w:rsidRPr="006F2CA2">
              <w:rPr>
                <w:rFonts w:ascii="Times New Roman" w:hAnsi="Times New Roman" w:cs="Times New Roman"/>
                <w:sz w:val="22"/>
                <w:szCs w:val="20"/>
                <w:lang w:val="en-GB" w:eastAsia="en-US"/>
              </w:rPr>
              <w:fldChar w:fldCharType="end"/>
            </w:r>
          </w:p>
        </w:tc>
      </w:tr>
      <w:tr w:rsidR="005A22FC" w14:paraId="6708D8E0" w14:textId="77777777" w:rsidTr="002D7BC7">
        <w:trPr>
          <w:divId w:val="2116439976"/>
          <w:cantSplit/>
          <w:trHeight w:val="60"/>
          <w:jc w:val="center"/>
        </w:trPr>
        <w:tc>
          <w:tcPr>
            <w:tcW w:w="567" w:type="dxa"/>
            <w:tcBorders>
              <w:right w:val="single" w:sz="4" w:space="0" w:color="auto"/>
            </w:tcBorders>
          </w:tcPr>
          <w:p w14:paraId="668E67B5" w14:textId="77777777" w:rsidR="006F2CA2" w:rsidRPr="006F2CA2" w:rsidRDefault="006F2CA2" w:rsidP="002D4084">
            <w:pPr>
              <w:spacing w:before="60" w:after="60" w:line="240" w:lineRule="auto"/>
              <w:ind w:firstLine="34"/>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GUID=99af0c6d-5413-44ec-b79e-807af942fcb6 </w:instrText>
            </w:r>
            <w:r w:rsidRPr="006F2CA2">
              <w:rPr>
                <w:rFonts w:ascii="Times New Roman" w:hAnsi="Times New Roman" w:cs="Times New Roman"/>
                <w:sz w:val="22"/>
                <w:szCs w:val="20"/>
                <w:lang w:val="en-GB" w:eastAsia="en-US"/>
              </w:rPr>
              <w:fldChar w:fldCharType="end"/>
            </w:r>
          </w:p>
        </w:tc>
        <w:tc>
          <w:tcPr>
            <w:tcW w:w="553" w:type="dxa"/>
            <w:tcBorders>
              <w:left w:val="single" w:sz="4" w:space="0" w:color="auto"/>
              <w:bottom w:val="single" w:sz="4" w:space="0" w:color="auto"/>
              <w:right w:val="single" w:sz="4" w:space="0" w:color="auto"/>
            </w:tcBorders>
          </w:tcPr>
          <w:p w14:paraId="002D7E26" w14:textId="77777777" w:rsidR="006F2CA2" w:rsidRPr="006F2CA2" w:rsidRDefault="006F2CA2" w:rsidP="002D4084">
            <w:pPr>
              <w:spacing w:before="60" w:after="60" w:line="240" w:lineRule="auto"/>
              <w:ind w:firstLine="34"/>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GUID=ff77737a-88ab-4740-b20c-fb55650e706c </w:instrText>
            </w:r>
            <w:r w:rsidRPr="006F2CA2">
              <w:rPr>
                <w:rFonts w:ascii="Times New Roman" w:hAnsi="Times New Roman" w:cs="Times New Roman"/>
                <w:sz w:val="22"/>
                <w:szCs w:val="20"/>
                <w:lang w:val="en-GB" w:eastAsia="en-US"/>
              </w:rPr>
              <w:fldChar w:fldCharType="end"/>
            </w:r>
          </w:p>
        </w:tc>
        <w:tc>
          <w:tcPr>
            <w:tcW w:w="758" w:type="dxa"/>
            <w:tcBorders>
              <w:left w:val="single" w:sz="4" w:space="0" w:color="auto"/>
              <w:bottom w:val="single" w:sz="4" w:space="0" w:color="auto"/>
              <w:right w:val="single" w:sz="4" w:space="0" w:color="auto"/>
            </w:tcBorders>
          </w:tcPr>
          <w:p w14:paraId="6C4D20CA" w14:textId="77777777" w:rsidR="006F2CA2" w:rsidRPr="006F2CA2" w:rsidRDefault="006F2CA2" w:rsidP="002D4084">
            <w:pPr>
              <w:spacing w:before="60" w:after="60" w:line="240" w:lineRule="auto"/>
              <w:ind w:firstLine="34"/>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GUID=c3e8383d-7167-41ec-ad50-bc16c8c79b0a </w:instrText>
            </w:r>
            <w:r w:rsidRPr="006F2CA2">
              <w:rPr>
                <w:rFonts w:ascii="Times New Roman" w:hAnsi="Times New Roman" w:cs="Times New Roman"/>
                <w:sz w:val="22"/>
                <w:szCs w:val="20"/>
                <w:lang w:val="en-GB" w:eastAsia="en-US"/>
              </w:rPr>
              <w:fldChar w:fldCharType="end"/>
            </w:r>
          </w:p>
        </w:tc>
        <w:tc>
          <w:tcPr>
            <w:tcW w:w="990" w:type="dxa"/>
            <w:gridSpan w:val="2"/>
            <w:tcBorders>
              <w:left w:val="single" w:sz="4" w:space="0" w:color="auto"/>
              <w:bottom w:val="single" w:sz="4" w:space="0" w:color="auto"/>
              <w:right w:val="single" w:sz="4" w:space="0" w:color="auto"/>
            </w:tcBorders>
          </w:tcPr>
          <w:p w14:paraId="65EFCCEF" w14:textId="77777777" w:rsidR="006F2CA2" w:rsidRPr="006F2CA2" w:rsidRDefault="006F2CA2" w:rsidP="002D4084">
            <w:pPr>
              <w:spacing w:before="60" w:after="60" w:line="240" w:lineRule="auto"/>
              <w:ind w:firstLine="34"/>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GUID=f201541e-6160-446b-89c1-792dc36240fb </w:instrText>
            </w:r>
            <w:r w:rsidRPr="006F2CA2">
              <w:rPr>
                <w:rFonts w:ascii="Times New Roman" w:hAnsi="Times New Roman" w:cs="Times New Roman"/>
                <w:sz w:val="22"/>
                <w:szCs w:val="20"/>
                <w:lang w:val="en-GB" w:eastAsia="en-US"/>
              </w:rPr>
              <w:fldChar w:fldCharType="end"/>
            </w:r>
          </w:p>
        </w:tc>
        <w:tc>
          <w:tcPr>
            <w:tcW w:w="633" w:type="dxa"/>
            <w:tcBorders>
              <w:left w:val="single" w:sz="4" w:space="0" w:color="auto"/>
              <w:bottom w:val="single" w:sz="4" w:space="0" w:color="auto"/>
              <w:right w:val="single" w:sz="4" w:space="0" w:color="auto"/>
            </w:tcBorders>
          </w:tcPr>
          <w:p w14:paraId="3B95D619" w14:textId="77777777" w:rsidR="006F2CA2" w:rsidRPr="006F2CA2" w:rsidRDefault="006F2CA2" w:rsidP="002D4084">
            <w:pPr>
              <w:spacing w:before="60" w:after="60" w:line="240" w:lineRule="auto"/>
              <w:ind w:firstLine="34"/>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GUID=c24e9b47-2c2e-49cd-8ae6-1932cd9dc944 </w:instrText>
            </w:r>
            <w:r w:rsidRPr="006F2CA2">
              <w:rPr>
                <w:rFonts w:ascii="Times New Roman" w:hAnsi="Times New Roman" w:cs="Times New Roman"/>
                <w:sz w:val="22"/>
                <w:szCs w:val="20"/>
                <w:lang w:val="en-GB" w:eastAsia="en-US"/>
              </w:rPr>
              <w:fldChar w:fldCharType="end"/>
            </w:r>
          </w:p>
        </w:tc>
        <w:tc>
          <w:tcPr>
            <w:tcW w:w="729" w:type="dxa"/>
            <w:tcBorders>
              <w:left w:val="single" w:sz="4" w:space="0" w:color="auto"/>
              <w:bottom w:val="single" w:sz="4" w:space="0" w:color="auto"/>
              <w:right w:val="single" w:sz="4" w:space="0" w:color="auto"/>
            </w:tcBorders>
          </w:tcPr>
          <w:p w14:paraId="7E435EC9" w14:textId="77777777" w:rsidR="006F2CA2" w:rsidRPr="006F2CA2" w:rsidRDefault="006F2CA2" w:rsidP="002D4084">
            <w:pPr>
              <w:spacing w:before="60" w:after="60" w:line="240" w:lineRule="auto"/>
              <w:ind w:firstLine="34"/>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GUID=c1e2630a-58b3-4215-9286-9c06713a77c7 </w:instrText>
            </w:r>
            <w:r w:rsidRPr="006F2CA2">
              <w:rPr>
                <w:rFonts w:ascii="Times New Roman" w:hAnsi="Times New Roman" w:cs="Times New Roman"/>
                <w:sz w:val="22"/>
                <w:szCs w:val="20"/>
                <w:lang w:val="en-GB" w:eastAsia="en-US"/>
              </w:rPr>
              <w:fldChar w:fldCharType="end"/>
            </w:r>
          </w:p>
        </w:tc>
        <w:tc>
          <w:tcPr>
            <w:tcW w:w="880" w:type="dxa"/>
            <w:gridSpan w:val="2"/>
            <w:tcBorders>
              <w:left w:val="single" w:sz="4" w:space="0" w:color="auto"/>
              <w:bottom w:val="single" w:sz="4" w:space="0" w:color="auto"/>
              <w:right w:val="single" w:sz="4" w:space="0" w:color="auto"/>
            </w:tcBorders>
          </w:tcPr>
          <w:p w14:paraId="79983FD3" w14:textId="77777777" w:rsidR="006F2CA2" w:rsidRPr="006F2CA2" w:rsidRDefault="006F2CA2" w:rsidP="002D4084">
            <w:pPr>
              <w:spacing w:before="60" w:after="60" w:line="240" w:lineRule="auto"/>
              <w:ind w:firstLine="34"/>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GUID=2f17b74a-1cc9-48fe-9a5e-59ef66b44ed1 </w:instrText>
            </w:r>
            <w:r w:rsidRPr="006F2CA2">
              <w:rPr>
                <w:rFonts w:ascii="Times New Roman" w:hAnsi="Times New Roman" w:cs="Times New Roman"/>
                <w:sz w:val="22"/>
                <w:szCs w:val="20"/>
                <w:lang w:val="en-GB" w:eastAsia="en-US"/>
              </w:rPr>
              <w:fldChar w:fldCharType="end"/>
            </w:r>
          </w:p>
        </w:tc>
        <w:tc>
          <w:tcPr>
            <w:tcW w:w="786" w:type="dxa"/>
            <w:gridSpan w:val="2"/>
            <w:tcBorders>
              <w:left w:val="single" w:sz="4" w:space="0" w:color="auto"/>
              <w:bottom w:val="single" w:sz="4" w:space="0" w:color="auto"/>
              <w:right w:val="single" w:sz="4" w:space="0" w:color="auto"/>
            </w:tcBorders>
          </w:tcPr>
          <w:p w14:paraId="60D576C3" w14:textId="77777777" w:rsidR="006F2CA2" w:rsidRPr="006F2CA2" w:rsidRDefault="006F2CA2" w:rsidP="002D4084">
            <w:pPr>
              <w:spacing w:before="60" w:after="60" w:line="240" w:lineRule="auto"/>
              <w:ind w:firstLine="34"/>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GUID=f96b2518-ea7b-4b5f-9409-ac412ec4b250 </w:instrText>
            </w:r>
            <w:r w:rsidRPr="006F2CA2">
              <w:rPr>
                <w:rFonts w:ascii="Times New Roman" w:hAnsi="Times New Roman" w:cs="Times New Roman"/>
                <w:sz w:val="22"/>
                <w:szCs w:val="20"/>
                <w:lang w:val="en-GB" w:eastAsia="en-US"/>
              </w:rPr>
              <w:fldChar w:fldCharType="end"/>
            </w:r>
          </w:p>
        </w:tc>
        <w:tc>
          <w:tcPr>
            <w:tcW w:w="1859" w:type="dxa"/>
            <w:gridSpan w:val="2"/>
            <w:tcBorders>
              <w:left w:val="single" w:sz="4" w:space="0" w:color="auto"/>
              <w:bottom w:val="single" w:sz="4" w:space="0" w:color="auto"/>
              <w:right w:val="single" w:sz="4" w:space="0" w:color="auto"/>
            </w:tcBorders>
          </w:tcPr>
          <w:p w14:paraId="783A1371" w14:textId="77777777" w:rsidR="006F2CA2" w:rsidRPr="006F2CA2" w:rsidRDefault="006F2CA2" w:rsidP="002D4084">
            <w:pPr>
              <w:spacing w:before="60" w:after="60" w:line="240" w:lineRule="auto"/>
              <w:ind w:firstLine="34"/>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GUID=f17f7bfa-72a0-4f29-acfd-b3d5c029054a </w:instrText>
            </w:r>
            <w:r w:rsidRPr="006F2CA2">
              <w:rPr>
                <w:rFonts w:ascii="Times New Roman" w:hAnsi="Times New Roman" w:cs="Times New Roman"/>
                <w:sz w:val="22"/>
                <w:szCs w:val="20"/>
                <w:lang w:val="en-GB" w:eastAsia="en-US"/>
              </w:rPr>
              <w:fldChar w:fldCharType="end"/>
            </w:r>
          </w:p>
        </w:tc>
      </w:tr>
      <w:tr w:rsidR="006F2CA2" w:rsidRPr="006F2CA2" w14:paraId="344AFDC0" w14:textId="77777777" w:rsidTr="002D4084">
        <w:trPr>
          <w:divId w:val="2116439976"/>
          <w:cantSplit/>
          <w:jc w:val="center"/>
        </w:trPr>
        <w:tc>
          <w:tcPr>
            <w:tcW w:w="567" w:type="dxa"/>
          </w:tcPr>
          <w:p w14:paraId="5974E8E8" w14:textId="77777777" w:rsidR="006F2CA2" w:rsidRPr="006F2CA2" w:rsidRDefault="006F2CA2" w:rsidP="002D4084">
            <w:pPr>
              <w:spacing w:before="60" w:after="60" w:line="240" w:lineRule="auto"/>
              <w:ind w:firstLine="34"/>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GUID=8eebd140-cfce-4b0c-a806-dc8bef8aec96 </w:instrText>
            </w:r>
            <w:r w:rsidRPr="006F2CA2">
              <w:rPr>
                <w:rFonts w:ascii="Times New Roman" w:hAnsi="Times New Roman" w:cs="Times New Roman"/>
                <w:sz w:val="22"/>
                <w:szCs w:val="20"/>
                <w:lang w:val="en-GB" w:eastAsia="en-US"/>
              </w:rPr>
              <w:fldChar w:fldCharType="end"/>
            </w:r>
          </w:p>
        </w:tc>
        <w:tc>
          <w:tcPr>
            <w:tcW w:w="7188" w:type="dxa"/>
            <w:gridSpan w:val="12"/>
          </w:tcPr>
          <w:p w14:paraId="7517FCD2" w14:textId="77777777" w:rsidR="006F2CA2" w:rsidRPr="006F2CA2" w:rsidRDefault="006F2CA2" w:rsidP="002D4084">
            <w:pPr>
              <w:spacing w:before="60" w:after="60" w:line="240" w:lineRule="auto"/>
              <w:ind w:firstLine="34"/>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GUID=572ffdd4-2b1e-43c2-bf0f-4e42c732fca1 </w:instrText>
            </w:r>
            <w:r w:rsidRPr="006F2CA2">
              <w:rPr>
                <w:rFonts w:ascii="Times New Roman" w:hAnsi="Times New Roman" w:cs="Times New Roman"/>
                <w:sz w:val="22"/>
                <w:szCs w:val="20"/>
                <w:lang w:val="en-GB" w:eastAsia="en-US"/>
              </w:rPr>
              <w:fldChar w:fldCharType="end"/>
            </w:r>
          </w:p>
        </w:tc>
      </w:tr>
      <w:tr w:rsidR="006F2CA2" w:rsidRPr="006F2CA2" w14:paraId="524FBF84" w14:textId="77777777" w:rsidTr="002D4084">
        <w:trPr>
          <w:divId w:val="2116439976"/>
          <w:cantSplit/>
          <w:jc w:val="center"/>
        </w:trPr>
        <w:tc>
          <w:tcPr>
            <w:tcW w:w="7755" w:type="dxa"/>
            <w:gridSpan w:val="13"/>
          </w:tcPr>
          <w:p w14:paraId="3BF57329" w14:textId="77777777" w:rsidR="006F2CA2" w:rsidRPr="006F2CA2" w:rsidRDefault="006F2CA2" w:rsidP="002D4084">
            <w:pPr>
              <w:spacing w:before="60" w:after="60" w:line="240" w:lineRule="auto"/>
              <w:ind w:firstLine="34"/>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GUID=b16f4365-d282-4793-93ba-c8c7ab9fe67f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PAYMENTS</w:t>
            </w:r>
          </w:p>
        </w:tc>
      </w:tr>
      <w:tr w:rsidR="005A22FC" w14:paraId="7C6CF770" w14:textId="77777777" w:rsidTr="002D7BC7">
        <w:trPr>
          <w:divId w:val="2116439976"/>
          <w:cantSplit/>
          <w:jc w:val="center"/>
        </w:trPr>
        <w:tc>
          <w:tcPr>
            <w:tcW w:w="567" w:type="dxa"/>
          </w:tcPr>
          <w:p w14:paraId="5872F9B4" w14:textId="77777777" w:rsidR="006F2CA2" w:rsidRPr="006F2CA2" w:rsidRDefault="006F2CA2" w:rsidP="002D4084">
            <w:pPr>
              <w:spacing w:before="60" w:after="60" w:line="240" w:lineRule="auto"/>
              <w:ind w:firstLine="34"/>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GUID=d1128664-7b0f-451d-b9b6-b25410fd38b1 </w:instrText>
            </w:r>
            <w:r w:rsidRPr="006F2CA2">
              <w:rPr>
                <w:rFonts w:ascii="Times New Roman" w:hAnsi="Times New Roman" w:cs="Times New Roman"/>
                <w:sz w:val="22"/>
                <w:szCs w:val="20"/>
                <w:lang w:val="en-GB" w:eastAsia="en-US"/>
              </w:rPr>
              <w:fldChar w:fldCharType="end"/>
            </w:r>
          </w:p>
        </w:tc>
        <w:tc>
          <w:tcPr>
            <w:tcW w:w="7188" w:type="dxa"/>
            <w:gridSpan w:val="12"/>
            <w:tcBorders>
              <w:bottom w:val="single" w:sz="4" w:space="0" w:color="auto"/>
            </w:tcBorders>
          </w:tcPr>
          <w:p w14:paraId="4DE2448F" w14:textId="77777777" w:rsidR="006F2CA2" w:rsidRPr="006F2CA2" w:rsidRDefault="006F2CA2" w:rsidP="002D4084">
            <w:pPr>
              <w:spacing w:before="60" w:after="60" w:line="240" w:lineRule="auto"/>
              <w:ind w:firstLine="34"/>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GUID=fec103cf-6644-4e1b-8681-d2aaafe90fc9 </w:instrText>
            </w:r>
            <w:r w:rsidRPr="006F2CA2">
              <w:rPr>
                <w:rFonts w:ascii="Times New Roman" w:hAnsi="Times New Roman" w:cs="Times New Roman"/>
                <w:sz w:val="22"/>
                <w:szCs w:val="20"/>
                <w:lang w:val="en-GB" w:eastAsia="en-US"/>
              </w:rPr>
              <w:fldChar w:fldCharType="end"/>
            </w:r>
          </w:p>
        </w:tc>
      </w:tr>
      <w:tr w:rsidR="005A22FC" w14:paraId="234BA30B" w14:textId="77777777" w:rsidTr="002D7BC7">
        <w:trPr>
          <w:divId w:val="2116439976"/>
          <w:cantSplit/>
          <w:trHeight w:val="60"/>
          <w:jc w:val="center"/>
        </w:trPr>
        <w:tc>
          <w:tcPr>
            <w:tcW w:w="567" w:type="dxa"/>
            <w:tcBorders>
              <w:right w:val="single" w:sz="4" w:space="0" w:color="auto"/>
            </w:tcBorders>
            <w:vAlign w:val="center"/>
          </w:tcPr>
          <w:p w14:paraId="7B5D8D8D" w14:textId="77777777" w:rsidR="006F2CA2" w:rsidRPr="006F2CA2" w:rsidRDefault="006F2CA2" w:rsidP="002D4084">
            <w:pPr>
              <w:spacing w:before="60" w:after="60" w:line="240" w:lineRule="auto"/>
              <w:ind w:firstLine="34"/>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GUID=b750b2ab-c38f-45fd-8b07-da3b74b44356 </w:instrText>
            </w:r>
            <w:r w:rsidRPr="006F2CA2">
              <w:rPr>
                <w:rFonts w:ascii="Times New Roman" w:hAnsi="Times New Roman" w:cs="Times New Roman"/>
                <w:sz w:val="22"/>
                <w:szCs w:val="20"/>
                <w:lang w:val="en-GB" w:eastAsia="en-US"/>
              </w:rPr>
              <w:fldChar w:fldCharType="end"/>
            </w:r>
          </w:p>
        </w:tc>
        <w:tc>
          <w:tcPr>
            <w:tcW w:w="553" w:type="dxa"/>
            <w:tcBorders>
              <w:top w:val="single" w:sz="4" w:space="0" w:color="auto"/>
              <w:left w:val="single" w:sz="4" w:space="0" w:color="auto"/>
              <w:right w:val="single" w:sz="4" w:space="0" w:color="auto"/>
            </w:tcBorders>
            <w:vAlign w:val="center"/>
          </w:tcPr>
          <w:p w14:paraId="4F0C62D1" w14:textId="77777777" w:rsidR="006F2CA2" w:rsidRPr="006F2CA2" w:rsidRDefault="006F2CA2" w:rsidP="002D4084">
            <w:pPr>
              <w:spacing w:before="60" w:after="60" w:line="240" w:lineRule="auto"/>
              <w:ind w:firstLine="34"/>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GUID=a95e7802-d21b-4d63-ad7a-7a76ad6766cd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6"/>
                <w:szCs w:val="16"/>
                <w:lang w:val="en-GB" w:eastAsia="en-US"/>
              </w:rPr>
              <w:t>Date</w:t>
            </w:r>
          </w:p>
        </w:tc>
        <w:tc>
          <w:tcPr>
            <w:tcW w:w="1253" w:type="dxa"/>
            <w:gridSpan w:val="2"/>
            <w:tcBorders>
              <w:top w:val="single" w:sz="4" w:space="0" w:color="auto"/>
              <w:left w:val="single" w:sz="4" w:space="0" w:color="auto"/>
              <w:right w:val="single" w:sz="4" w:space="0" w:color="auto"/>
            </w:tcBorders>
            <w:vAlign w:val="center"/>
          </w:tcPr>
          <w:p w14:paraId="2937CADD" w14:textId="77777777" w:rsidR="006F2CA2" w:rsidRPr="006F2CA2" w:rsidRDefault="006F2CA2" w:rsidP="002D4084">
            <w:pPr>
              <w:spacing w:before="60" w:after="60" w:line="240" w:lineRule="auto"/>
              <w:ind w:firstLine="34"/>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GUID=7b4d17ab-47e3-46d9-8972-42c65093ddd5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6"/>
                <w:szCs w:val="16"/>
                <w:lang w:val="en-GB" w:eastAsia="en-US"/>
              </w:rPr>
              <w:t>To whom paid</w:t>
            </w:r>
          </w:p>
        </w:tc>
        <w:tc>
          <w:tcPr>
            <w:tcW w:w="1128" w:type="dxa"/>
            <w:gridSpan w:val="2"/>
            <w:tcBorders>
              <w:top w:val="single" w:sz="4" w:space="0" w:color="auto"/>
              <w:left w:val="single" w:sz="4" w:space="0" w:color="auto"/>
              <w:right w:val="single" w:sz="4" w:space="0" w:color="auto"/>
            </w:tcBorders>
            <w:vAlign w:val="center"/>
          </w:tcPr>
          <w:p w14:paraId="5C6E3914" w14:textId="77777777" w:rsidR="006F2CA2" w:rsidRPr="006F2CA2" w:rsidRDefault="006F2CA2" w:rsidP="002D4084">
            <w:pPr>
              <w:spacing w:before="60" w:after="60" w:line="240" w:lineRule="auto"/>
              <w:ind w:firstLine="34"/>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GUID=5c0b5176-217b-402a-af3b-8f6934c3fac0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6"/>
                <w:szCs w:val="16"/>
                <w:lang w:val="en-GB" w:eastAsia="en-US"/>
              </w:rPr>
              <w:t>No. of action or proceedings</w:t>
            </w:r>
          </w:p>
        </w:tc>
        <w:tc>
          <w:tcPr>
            <w:tcW w:w="729" w:type="dxa"/>
            <w:tcBorders>
              <w:top w:val="single" w:sz="4" w:space="0" w:color="auto"/>
              <w:left w:val="single" w:sz="4" w:space="0" w:color="auto"/>
              <w:right w:val="single" w:sz="4" w:space="0" w:color="auto"/>
            </w:tcBorders>
            <w:vAlign w:val="center"/>
          </w:tcPr>
          <w:p w14:paraId="0B90A855" w14:textId="77777777" w:rsidR="006F2CA2" w:rsidRPr="006F2CA2" w:rsidRDefault="006F2CA2" w:rsidP="002D4084">
            <w:pPr>
              <w:spacing w:before="60" w:after="60" w:line="240" w:lineRule="auto"/>
              <w:ind w:firstLine="34"/>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GUID=248f29b1-5048-4240-a4ac-683ed64c1ef8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6"/>
                <w:szCs w:val="16"/>
                <w:lang w:val="en-GB" w:eastAsia="en-US"/>
              </w:rPr>
              <w:t>No. of cheque</w:t>
            </w:r>
          </w:p>
        </w:tc>
        <w:tc>
          <w:tcPr>
            <w:tcW w:w="880" w:type="dxa"/>
            <w:gridSpan w:val="2"/>
            <w:tcBorders>
              <w:top w:val="single" w:sz="4" w:space="0" w:color="auto"/>
              <w:left w:val="single" w:sz="4" w:space="0" w:color="auto"/>
              <w:right w:val="single" w:sz="4" w:space="0" w:color="auto"/>
            </w:tcBorders>
            <w:vAlign w:val="center"/>
          </w:tcPr>
          <w:p w14:paraId="47968637" w14:textId="77777777" w:rsidR="006F2CA2" w:rsidRPr="006F2CA2" w:rsidRDefault="006F2CA2" w:rsidP="002D4084">
            <w:pPr>
              <w:spacing w:before="60" w:after="60" w:line="240" w:lineRule="auto"/>
              <w:ind w:firstLine="34"/>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GUID=7fa0ff97-a1d3-4660-91fd-d377569742d9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6"/>
                <w:szCs w:val="16"/>
                <w:lang w:val="en-GB" w:eastAsia="en-US"/>
              </w:rPr>
              <w:t>Amount paid in cash</w:t>
            </w:r>
          </w:p>
        </w:tc>
        <w:tc>
          <w:tcPr>
            <w:tcW w:w="786" w:type="dxa"/>
            <w:gridSpan w:val="2"/>
            <w:tcBorders>
              <w:top w:val="single" w:sz="4" w:space="0" w:color="auto"/>
              <w:left w:val="single" w:sz="4" w:space="0" w:color="auto"/>
              <w:right w:val="single" w:sz="4" w:space="0" w:color="auto"/>
            </w:tcBorders>
            <w:vAlign w:val="center"/>
          </w:tcPr>
          <w:p w14:paraId="74A7D4CD" w14:textId="77777777" w:rsidR="006F2CA2" w:rsidRPr="006F2CA2" w:rsidRDefault="006F2CA2" w:rsidP="002D4084">
            <w:pPr>
              <w:spacing w:before="60" w:after="60" w:line="240" w:lineRule="auto"/>
              <w:ind w:firstLine="34"/>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GUID=9d2fd636-ea57-4efd-903f-91e0cb7f6dd3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6"/>
                <w:szCs w:val="16"/>
                <w:lang w:val="en-GB" w:eastAsia="en-US"/>
              </w:rPr>
              <w:t>Amount paid by cheque</w:t>
            </w:r>
          </w:p>
        </w:tc>
        <w:tc>
          <w:tcPr>
            <w:tcW w:w="1859" w:type="dxa"/>
            <w:gridSpan w:val="2"/>
            <w:tcBorders>
              <w:top w:val="single" w:sz="4" w:space="0" w:color="auto"/>
              <w:left w:val="single" w:sz="4" w:space="0" w:color="auto"/>
              <w:right w:val="single" w:sz="4" w:space="0" w:color="auto"/>
            </w:tcBorders>
            <w:vAlign w:val="center"/>
          </w:tcPr>
          <w:p w14:paraId="659BC118" w14:textId="77777777" w:rsidR="006F2CA2" w:rsidRPr="006F2CA2" w:rsidRDefault="006F2CA2" w:rsidP="002D4084">
            <w:pPr>
              <w:spacing w:before="60" w:after="60" w:line="240" w:lineRule="auto"/>
              <w:ind w:firstLine="34"/>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GUID=441e5348-e6e3-494b-b045-b6d7bd68e87a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6"/>
                <w:szCs w:val="16"/>
                <w:lang w:val="en-GB" w:eastAsia="en-US"/>
              </w:rPr>
              <w:t>Page and Book No. of Account Book (Receipts)</w:t>
            </w:r>
          </w:p>
        </w:tc>
      </w:tr>
      <w:tr w:rsidR="005A22FC" w14:paraId="430EAC42" w14:textId="77777777" w:rsidTr="002D7BC7">
        <w:trPr>
          <w:divId w:val="2116439976"/>
          <w:cantSplit/>
          <w:trHeight w:val="60"/>
          <w:jc w:val="center"/>
        </w:trPr>
        <w:tc>
          <w:tcPr>
            <w:tcW w:w="567" w:type="dxa"/>
            <w:tcBorders>
              <w:right w:val="single" w:sz="4" w:space="0" w:color="auto"/>
            </w:tcBorders>
          </w:tcPr>
          <w:p w14:paraId="27BA9100" w14:textId="77777777" w:rsidR="006F2CA2" w:rsidRPr="006F2CA2" w:rsidRDefault="006F2CA2" w:rsidP="00B8689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GUID=c15b67ec-bf77-4430-8797-859155f49d18 </w:instrText>
            </w:r>
            <w:r w:rsidRPr="006F2CA2">
              <w:rPr>
                <w:rFonts w:ascii="Times New Roman" w:hAnsi="Times New Roman" w:cs="Times New Roman"/>
                <w:sz w:val="22"/>
                <w:szCs w:val="20"/>
                <w:lang w:val="en-GB" w:eastAsia="en-US"/>
              </w:rPr>
              <w:fldChar w:fldCharType="end"/>
            </w:r>
          </w:p>
        </w:tc>
        <w:tc>
          <w:tcPr>
            <w:tcW w:w="553" w:type="dxa"/>
            <w:tcBorders>
              <w:left w:val="single" w:sz="4" w:space="0" w:color="auto"/>
              <w:right w:val="single" w:sz="4" w:space="0" w:color="auto"/>
            </w:tcBorders>
          </w:tcPr>
          <w:p w14:paraId="3B5962B9"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tc>
        <w:tc>
          <w:tcPr>
            <w:tcW w:w="1253" w:type="dxa"/>
            <w:gridSpan w:val="2"/>
            <w:tcBorders>
              <w:left w:val="single" w:sz="4" w:space="0" w:color="auto"/>
              <w:right w:val="single" w:sz="4" w:space="0" w:color="auto"/>
            </w:tcBorders>
          </w:tcPr>
          <w:p w14:paraId="6F2D361C"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GUID=c166aa56-a557-4d9d-b4a4-d76ff7df2e47 </w:instrText>
            </w:r>
            <w:r w:rsidRPr="006F2CA2">
              <w:rPr>
                <w:rFonts w:ascii="Times New Roman" w:hAnsi="Times New Roman" w:cs="Times New Roman"/>
                <w:sz w:val="22"/>
                <w:szCs w:val="20"/>
                <w:lang w:val="en-GB" w:eastAsia="en-US"/>
              </w:rPr>
              <w:fldChar w:fldCharType="end"/>
            </w:r>
          </w:p>
        </w:tc>
        <w:tc>
          <w:tcPr>
            <w:tcW w:w="1128" w:type="dxa"/>
            <w:gridSpan w:val="2"/>
            <w:tcBorders>
              <w:left w:val="single" w:sz="4" w:space="0" w:color="auto"/>
              <w:right w:val="single" w:sz="4" w:space="0" w:color="auto"/>
            </w:tcBorders>
          </w:tcPr>
          <w:p w14:paraId="3481C76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GUID=668d6e14-c9f0-4266-82bd-7a4e87ad35f1 </w:instrText>
            </w:r>
            <w:r w:rsidRPr="006F2CA2">
              <w:rPr>
                <w:rFonts w:ascii="Times New Roman" w:hAnsi="Times New Roman" w:cs="Times New Roman"/>
                <w:sz w:val="22"/>
                <w:szCs w:val="20"/>
                <w:lang w:val="en-GB" w:eastAsia="en-US"/>
              </w:rPr>
              <w:fldChar w:fldCharType="end"/>
            </w:r>
          </w:p>
        </w:tc>
        <w:tc>
          <w:tcPr>
            <w:tcW w:w="729" w:type="dxa"/>
            <w:tcBorders>
              <w:left w:val="single" w:sz="4" w:space="0" w:color="auto"/>
              <w:right w:val="single" w:sz="4" w:space="0" w:color="auto"/>
            </w:tcBorders>
          </w:tcPr>
          <w:p w14:paraId="71CAD423"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GUID=533801cc-efbf-439f-8542-dc4e683ba2a3 </w:instrText>
            </w:r>
            <w:r w:rsidRPr="006F2CA2">
              <w:rPr>
                <w:rFonts w:ascii="Times New Roman" w:hAnsi="Times New Roman" w:cs="Times New Roman"/>
                <w:sz w:val="22"/>
                <w:szCs w:val="20"/>
                <w:lang w:val="en-GB" w:eastAsia="en-US"/>
              </w:rPr>
              <w:fldChar w:fldCharType="end"/>
            </w:r>
          </w:p>
        </w:tc>
        <w:tc>
          <w:tcPr>
            <w:tcW w:w="880" w:type="dxa"/>
            <w:gridSpan w:val="2"/>
            <w:tcBorders>
              <w:left w:val="single" w:sz="4" w:space="0" w:color="auto"/>
              <w:right w:val="single" w:sz="4" w:space="0" w:color="auto"/>
            </w:tcBorders>
          </w:tcPr>
          <w:p w14:paraId="0D39453E"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GUID=c43d2a7d-912e-42f3-99ef-bbbcf63149b3 </w:instrText>
            </w:r>
            <w:r w:rsidRPr="006F2CA2">
              <w:rPr>
                <w:rFonts w:ascii="Times New Roman" w:hAnsi="Times New Roman" w:cs="Times New Roman"/>
                <w:sz w:val="22"/>
                <w:szCs w:val="20"/>
                <w:lang w:val="en-GB" w:eastAsia="en-US"/>
              </w:rPr>
              <w:fldChar w:fldCharType="end"/>
            </w:r>
          </w:p>
        </w:tc>
        <w:tc>
          <w:tcPr>
            <w:tcW w:w="786" w:type="dxa"/>
            <w:gridSpan w:val="2"/>
            <w:tcBorders>
              <w:left w:val="single" w:sz="4" w:space="0" w:color="auto"/>
              <w:right w:val="single" w:sz="4" w:space="0" w:color="auto"/>
            </w:tcBorders>
          </w:tcPr>
          <w:p w14:paraId="69221F2E"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GUID=d16c8b29-7803-4a20-923e-4963e7ae22fb </w:instrText>
            </w:r>
            <w:r w:rsidRPr="006F2CA2">
              <w:rPr>
                <w:rFonts w:ascii="Times New Roman" w:hAnsi="Times New Roman" w:cs="Times New Roman"/>
                <w:sz w:val="22"/>
                <w:szCs w:val="20"/>
                <w:lang w:val="en-GB" w:eastAsia="en-US"/>
              </w:rPr>
              <w:fldChar w:fldCharType="end"/>
            </w:r>
          </w:p>
        </w:tc>
        <w:tc>
          <w:tcPr>
            <w:tcW w:w="1859" w:type="dxa"/>
            <w:gridSpan w:val="2"/>
            <w:tcBorders>
              <w:left w:val="single" w:sz="4" w:space="0" w:color="auto"/>
              <w:right w:val="single" w:sz="4" w:space="0" w:color="auto"/>
            </w:tcBorders>
          </w:tcPr>
          <w:p w14:paraId="5D1328BC"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GUID=05c7105f-ab1a-461f-8ad2-e6f0bd79397f </w:instrText>
            </w:r>
            <w:r w:rsidRPr="006F2CA2">
              <w:rPr>
                <w:rFonts w:ascii="Times New Roman" w:hAnsi="Times New Roman" w:cs="Times New Roman"/>
                <w:sz w:val="22"/>
                <w:szCs w:val="20"/>
                <w:lang w:val="en-GB" w:eastAsia="en-US"/>
              </w:rPr>
              <w:fldChar w:fldCharType="end"/>
            </w:r>
          </w:p>
        </w:tc>
      </w:tr>
      <w:tr w:rsidR="005A22FC" w14:paraId="6727723F" w14:textId="77777777" w:rsidTr="002D7BC7">
        <w:trPr>
          <w:divId w:val="2116439976"/>
          <w:cantSplit/>
          <w:trHeight w:val="60"/>
          <w:jc w:val="center"/>
        </w:trPr>
        <w:tc>
          <w:tcPr>
            <w:tcW w:w="567" w:type="dxa"/>
            <w:tcBorders>
              <w:right w:val="single" w:sz="4" w:space="0" w:color="auto"/>
            </w:tcBorders>
          </w:tcPr>
          <w:p w14:paraId="24F33266" w14:textId="77777777" w:rsidR="006F2CA2" w:rsidRPr="006F2CA2" w:rsidRDefault="006F2CA2" w:rsidP="00B8689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GUID=94d83a0a-8105-429f-a067-39fa2f644458 </w:instrText>
            </w:r>
            <w:r w:rsidRPr="006F2CA2">
              <w:rPr>
                <w:rFonts w:ascii="Times New Roman" w:hAnsi="Times New Roman" w:cs="Times New Roman"/>
                <w:sz w:val="22"/>
                <w:szCs w:val="20"/>
                <w:lang w:val="en-GB" w:eastAsia="en-US"/>
              </w:rPr>
              <w:fldChar w:fldCharType="end"/>
            </w:r>
          </w:p>
        </w:tc>
        <w:tc>
          <w:tcPr>
            <w:tcW w:w="553" w:type="dxa"/>
            <w:tcBorders>
              <w:left w:val="single" w:sz="4" w:space="0" w:color="auto"/>
              <w:right w:val="single" w:sz="4" w:space="0" w:color="auto"/>
            </w:tcBorders>
          </w:tcPr>
          <w:p w14:paraId="20E14567"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GUID=6cd8746f-3b79-4e08-9fcb-9773ab077116 </w:instrText>
            </w:r>
            <w:r w:rsidRPr="006F2CA2">
              <w:rPr>
                <w:rFonts w:ascii="Times New Roman" w:hAnsi="Times New Roman" w:cs="Times New Roman"/>
                <w:sz w:val="22"/>
                <w:szCs w:val="20"/>
                <w:lang w:val="en-GB" w:eastAsia="en-US"/>
              </w:rPr>
              <w:fldChar w:fldCharType="end"/>
            </w:r>
          </w:p>
        </w:tc>
        <w:tc>
          <w:tcPr>
            <w:tcW w:w="1253" w:type="dxa"/>
            <w:gridSpan w:val="2"/>
            <w:tcBorders>
              <w:left w:val="single" w:sz="4" w:space="0" w:color="auto"/>
              <w:right w:val="single" w:sz="4" w:space="0" w:color="auto"/>
            </w:tcBorders>
          </w:tcPr>
          <w:p w14:paraId="7D304BCB"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GUID=50f09092-3c4b-4e00-b39c-decc830185f3 </w:instrText>
            </w:r>
            <w:r w:rsidRPr="006F2CA2">
              <w:rPr>
                <w:rFonts w:ascii="Times New Roman" w:hAnsi="Times New Roman" w:cs="Times New Roman"/>
                <w:sz w:val="22"/>
                <w:szCs w:val="20"/>
                <w:lang w:val="en-GB" w:eastAsia="en-US"/>
              </w:rPr>
              <w:fldChar w:fldCharType="end"/>
            </w:r>
          </w:p>
        </w:tc>
        <w:tc>
          <w:tcPr>
            <w:tcW w:w="1128" w:type="dxa"/>
            <w:gridSpan w:val="2"/>
            <w:tcBorders>
              <w:left w:val="single" w:sz="4" w:space="0" w:color="auto"/>
              <w:right w:val="single" w:sz="4" w:space="0" w:color="auto"/>
            </w:tcBorders>
          </w:tcPr>
          <w:p w14:paraId="40D8A09C"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GUID=9e613557-5460-461e-a32c-a949da46d02b </w:instrText>
            </w:r>
            <w:r w:rsidRPr="006F2CA2">
              <w:rPr>
                <w:rFonts w:ascii="Times New Roman" w:hAnsi="Times New Roman" w:cs="Times New Roman"/>
                <w:sz w:val="22"/>
                <w:szCs w:val="20"/>
                <w:lang w:val="en-GB" w:eastAsia="en-US"/>
              </w:rPr>
              <w:fldChar w:fldCharType="end"/>
            </w:r>
          </w:p>
        </w:tc>
        <w:tc>
          <w:tcPr>
            <w:tcW w:w="729" w:type="dxa"/>
            <w:tcBorders>
              <w:left w:val="single" w:sz="4" w:space="0" w:color="auto"/>
              <w:right w:val="single" w:sz="4" w:space="0" w:color="auto"/>
            </w:tcBorders>
          </w:tcPr>
          <w:p w14:paraId="51964FDF"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GUID=ef6ddcf7-a285-43ca-89cb-7f69fa739cb7 </w:instrText>
            </w:r>
            <w:r w:rsidRPr="006F2CA2">
              <w:rPr>
                <w:rFonts w:ascii="Times New Roman" w:hAnsi="Times New Roman" w:cs="Times New Roman"/>
                <w:sz w:val="22"/>
                <w:szCs w:val="20"/>
                <w:lang w:val="en-GB" w:eastAsia="en-US"/>
              </w:rPr>
              <w:fldChar w:fldCharType="end"/>
            </w:r>
          </w:p>
        </w:tc>
        <w:tc>
          <w:tcPr>
            <w:tcW w:w="880" w:type="dxa"/>
            <w:gridSpan w:val="2"/>
            <w:tcBorders>
              <w:left w:val="single" w:sz="4" w:space="0" w:color="auto"/>
              <w:right w:val="single" w:sz="4" w:space="0" w:color="auto"/>
            </w:tcBorders>
          </w:tcPr>
          <w:p w14:paraId="0E82F7A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GUID=09745fbd-52ca-448c-9675-7464b07f9cbe </w:instrText>
            </w:r>
            <w:r w:rsidRPr="006F2CA2">
              <w:rPr>
                <w:rFonts w:ascii="Times New Roman" w:hAnsi="Times New Roman" w:cs="Times New Roman"/>
                <w:sz w:val="22"/>
                <w:szCs w:val="20"/>
                <w:lang w:val="en-GB" w:eastAsia="en-US"/>
              </w:rPr>
              <w:fldChar w:fldCharType="end"/>
            </w:r>
          </w:p>
        </w:tc>
        <w:tc>
          <w:tcPr>
            <w:tcW w:w="786" w:type="dxa"/>
            <w:gridSpan w:val="2"/>
            <w:tcBorders>
              <w:left w:val="single" w:sz="4" w:space="0" w:color="auto"/>
              <w:right w:val="single" w:sz="4" w:space="0" w:color="auto"/>
            </w:tcBorders>
          </w:tcPr>
          <w:p w14:paraId="5162984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GUID=fd1869ad-559c-4166-8fcf-01596e4ce0f6 </w:instrText>
            </w:r>
            <w:r w:rsidRPr="006F2CA2">
              <w:rPr>
                <w:rFonts w:ascii="Times New Roman" w:hAnsi="Times New Roman" w:cs="Times New Roman"/>
                <w:sz w:val="22"/>
                <w:szCs w:val="20"/>
                <w:lang w:val="en-GB" w:eastAsia="en-US"/>
              </w:rPr>
              <w:fldChar w:fldCharType="end"/>
            </w:r>
          </w:p>
        </w:tc>
        <w:tc>
          <w:tcPr>
            <w:tcW w:w="1859" w:type="dxa"/>
            <w:gridSpan w:val="2"/>
            <w:tcBorders>
              <w:left w:val="single" w:sz="4" w:space="0" w:color="auto"/>
              <w:right w:val="single" w:sz="4" w:space="0" w:color="auto"/>
            </w:tcBorders>
          </w:tcPr>
          <w:p w14:paraId="4E77DB5E"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GUID=48d3104d-2a74-4d94-92c0-7c0d7eaa2f52 </w:instrText>
            </w:r>
            <w:r w:rsidRPr="006F2CA2">
              <w:rPr>
                <w:rFonts w:ascii="Times New Roman" w:hAnsi="Times New Roman" w:cs="Times New Roman"/>
                <w:sz w:val="22"/>
                <w:szCs w:val="20"/>
                <w:lang w:val="en-GB" w:eastAsia="en-US"/>
              </w:rPr>
              <w:fldChar w:fldCharType="end"/>
            </w:r>
          </w:p>
        </w:tc>
      </w:tr>
      <w:tr w:rsidR="005A22FC" w14:paraId="018A68DD" w14:textId="77777777" w:rsidTr="002D7BC7">
        <w:trPr>
          <w:divId w:val="2116439976"/>
          <w:cantSplit/>
          <w:trHeight w:val="60"/>
          <w:jc w:val="center"/>
        </w:trPr>
        <w:tc>
          <w:tcPr>
            <w:tcW w:w="567" w:type="dxa"/>
            <w:tcBorders>
              <w:right w:val="single" w:sz="4" w:space="0" w:color="auto"/>
            </w:tcBorders>
          </w:tcPr>
          <w:p w14:paraId="6F56D79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GUID=262e3c41-5d37-4592-bc37-11d09bb760f4 </w:instrText>
            </w:r>
            <w:r w:rsidRPr="006F2CA2">
              <w:rPr>
                <w:rFonts w:ascii="Times New Roman" w:hAnsi="Times New Roman" w:cs="Times New Roman"/>
                <w:sz w:val="22"/>
                <w:szCs w:val="20"/>
                <w:lang w:val="en-GB" w:eastAsia="en-US"/>
              </w:rPr>
              <w:fldChar w:fldCharType="end"/>
            </w:r>
          </w:p>
        </w:tc>
        <w:tc>
          <w:tcPr>
            <w:tcW w:w="553" w:type="dxa"/>
            <w:tcBorders>
              <w:left w:val="single" w:sz="4" w:space="0" w:color="auto"/>
              <w:right w:val="single" w:sz="4" w:space="0" w:color="auto"/>
            </w:tcBorders>
          </w:tcPr>
          <w:p w14:paraId="7198B91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GUID=5d195f9f-4d5d-49f5-b368-ecd8ddfd5849 </w:instrText>
            </w:r>
            <w:r w:rsidRPr="006F2CA2">
              <w:rPr>
                <w:rFonts w:ascii="Times New Roman" w:hAnsi="Times New Roman" w:cs="Times New Roman"/>
                <w:sz w:val="22"/>
                <w:szCs w:val="20"/>
                <w:lang w:val="en-GB" w:eastAsia="en-US"/>
              </w:rPr>
              <w:fldChar w:fldCharType="end"/>
            </w:r>
          </w:p>
        </w:tc>
        <w:tc>
          <w:tcPr>
            <w:tcW w:w="1253" w:type="dxa"/>
            <w:gridSpan w:val="2"/>
            <w:tcBorders>
              <w:left w:val="single" w:sz="4" w:space="0" w:color="auto"/>
              <w:right w:val="single" w:sz="4" w:space="0" w:color="auto"/>
            </w:tcBorders>
          </w:tcPr>
          <w:p w14:paraId="0B021C26"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GUID=7db4febd-d317-41cb-8b17-45010f3c15b3 </w:instrText>
            </w:r>
            <w:r w:rsidRPr="006F2CA2">
              <w:rPr>
                <w:rFonts w:ascii="Times New Roman" w:hAnsi="Times New Roman" w:cs="Times New Roman"/>
                <w:sz w:val="22"/>
                <w:szCs w:val="20"/>
                <w:lang w:val="en-GB" w:eastAsia="en-US"/>
              </w:rPr>
              <w:fldChar w:fldCharType="end"/>
            </w:r>
          </w:p>
        </w:tc>
        <w:tc>
          <w:tcPr>
            <w:tcW w:w="1128" w:type="dxa"/>
            <w:gridSpan w:val="2"/>
            <w:tcBorders>
              <w:left w:val="single" w:sz="4" w:space="0" w:color="auto"/>
              <w:right w:val="single" w:sz="4" w:space="0" w:color="auto"/>
            </w:tcBorders>
          </w:tcPr>
          <w:p w14:paraId="6AFEA176"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GUID=40a1522b-303d-4d4c-be44-568dddbfbd05 </w:instrText>
            </w:r>
            <w:r w:rsidRPr="006F2CA2">
              <w:rPr>
                <w:rFonts w:ascii="Times New Roman" w:hAnsi="Times New Roman" w:cs="Times New Roman"/>
                <w:sz w:val="22"/>
                <w:szCs w:val="20"/>
                <w:lang w:val="en-GB" w:eastAsia="en-US"/>
              </w:rPr>
              <w:fldChar w:fldCharType="end"/>
            </w:r>
          </w:p>
        </w:tc>
        <w:tc>
          <w:tcPr>
            <w:tcW w:w="729" w:type="dxa"/>
            <w:tcBorders>
              <w:left w:val="single" w:sz="4" w:space="0" w:color="auto"/>
              <w:right w:val="single" w:sz="4" w:space="0" w:color="auto"/>
            </w:tcBorders>
          </w:tcPr>
          <w:p w14:paraId="45852CE5"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GUID=6ad70d4a-e059-4bbc-9dc0-5136cb266d4b </w:instrText>
            </w:r>
            <w:r w:rsidRPr="006F2CA2">
              <w:rPr>
                <w:rFonts w:ascii="Times New Roman" w:hAnsi="Times New Roman" w:cs="Times New Roman"/>
                <w:sz w:val="22"/>
                <w:szCs w:val="20"/>
                <w:lang w:val="en-GB" w:eastAsia="en-US"/>
              </w:rPr>
              <w:fldChar w:fldCharType="end"/>
            </w:r>
          </w:p>
        </w:tc>
        <w:tc>
          <w:tcPr>
            <w:tcW w:w="880" w:type="dxa"/>
            <w:gridSpan w:val="2"/>
            <w:tcBorders>
              <w:left w:val="single" w:sz="4" w:space="0" w:color="auto"/>
              <w:right w:val="single" w:sz="4" w:space="0" w:color="auto"/>
            </w:tcBorders>
          </w:tcPr>
          <w:p w14:paraId="21181EF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GUID=3cc5951b-0c0d-4adc-b138-f0f5c6cad130 </w:instrText>
            </w:r>
            <w:r w:rsidRPr="006F2CA2">
              <w:rPr>
                <w:rFonts w:ascii="Times New Roman" w:hAnsi="Times New Roman" w:cs="Times New Roman"/>
                <w:sz w:val="22"/>
                <w:szCs w:val="20"/>
                <w:lang w:val="en-GB" w:eastAsia="en-US"/>
              </w:rPr>
              <w:fldChar w:fldCharType="end"/>
            </w:r>
          </w:p>
        </w:tc>
        <w:tc>
          <w:tcPr>
            <w:tcW w:w="786" w:type="dxa"/>
            <w:gridSpan w:val="2"/>
            <w:tcBorders>
              <w:left w:val="single" w:sz="4" w:space="0" w:color="auto"/>
              <w:right w:val="single" w:sz="4" w:space="0" w:color="auto"/>
            </w:tcBorders>
          </w:tcPr>
          <w:p w14:paraId="3567BD8C"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GUID=18a60766-51f5-48aa-b9ef-f2c0a1d5eff6 </w:instrText>
            </w:r>
            <w:r w:rsidRPr="006F2CA2">
              <w:rPr>
                <w:rFonts w:ascii="Times New Roman" w:hAnsi="Times New Roman" w:cs="Times New Roman"/>
                <w:sz w:val="22"/>
                <w:szCs w:val="20"/>
                <w:lang w:val="en-GB" w:eastAsia="en-US"/>
              </w:rPr>
              <w:fldChar w:fldCharType="end"/>
            </w:r>
          </w:p>
        </w:tc>
        <w:tc>
          <w:tcPr>
            <w:tcW w:w="1859" w:type="dxa"/>
            <w:gridSpan w:val="2"/>
            <w:tcBorders>
              <w:left w:val="single" w:sz="4" w:space="0" w:color="auto"/>
              <w:right w:val="single" w:sz="4" w:space="0" w:color="auto"/>
            </w:tcBorders>
          </w:tcPr>
          <w:p w14:paraId="67DF6DF6"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GUID=7e7b4aa6-de3c-4ac3-92b6-1c0c8afea0d5 </w:instrText>
            </w:r>
            <w:r w:rsidRPr="006F2CA2">
              <w:rPr>
                <w:rFonts w:ascii="Times New Roman" w:hAnsi="Times New Roman" w:cs="Times New Roman"/>
                <w:sz w:val="22"/>
                <w:szCs w:val="20"/>
                <w:lang w:val="en-GB" w:eastAsia="en-US"/>
              </w:rPr>
              <w:fldChar w:fldCharType="end"/>
            </w:r>
          </w:p>
        </w:tc>
      </w:tr>
      <w:tr w:rsidR="005A22FC" w14:paraId="1A2E9699" w14:textId="77777777" w:rsidTr="002D7BC7">
        <w:trPr>
          <w:divId w:val="2116439976"/>
          <w:cantSplit/>
          <w:trHeight w:val="60"/>
          <w:jc w:val="center"/>
        </w:trPr>
        <w:tc>
          <w:tcPr>
            <w:tcW w:w="567" w:type="dxa"/>
            <w:tcBorders>
              <w:right w:val="single" w:sz="4" w:space="0" w:color="auto"/>
            </w:tcBorders>
          </w:tcPr>
          <w:p w14:paraId="35E5886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GUID=970922f2-2ddc-4c16-8edf-63533447e82b </w:instrText>
            </w:r>
            <w:r w:rsidRPr="006F2CA2">
              <w:rPr>
                <w:rFonts w:ascii="Times New Roman" w:hAnsi="Times New Roman" w:cs="Times New Roman"/>
                <w:sz w:val="22"/>
                <w:szCs w:val="20"/>
                <w:lang w:val="en-GB" w:eastAsia="en-US"/>
              </w:rPr>
              <w:fldChar w:fldCharType="end"/>
            </w:r>
          </w:p>
        </w:tc>
        <w:tc>
          <w:tcPr>
            <w:tcW w:w="553" w:type="dxa"/>
            <w:tcBorders>
              <w:left w:val="single" w:sz="4" w:space="0" w:color="auto"/>
              <w:bottom w:val="single" w:sz="4" w:space="0" w:color="auto"/>
              <w:right w:val="single" w:sz="4" w:space="0" w:color="auto"/>
            </w:tcBorders>
          </w:tcPr>
          <w:p w14:paraId="41ADBD84"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GUID=3961ebd9-7fb1-4988-8464-7c65aa6d88b4 </w:instrText>
            </w:r>
            <w:r w:rsidRPr="006F2CA2">
              <w:rPr>
                <w:rFonts w:ascii="Times New Roman" w:hAnsi="Times New Roman" w:cs="Times New Roman"/>
                <w:sz w:val="22"/>
                <w:szCs w:val="20"/>
                <w:lang w:val="en-GB" w:eastAsia="en-US"/>
              </w:rPr>
              <w:fldChar w:fldCharType="end"/>
            </w:r>
          </w:p>
        </w:tc>
        <w:tc>
          <w:tcPr>
            <w:tcW w:w="1253" w:type="dxa"/>
            <w:gridSpan w:val="2"/>
            <w:tcBorders>
              <w:left w:val="single" w:sz="4" w:space="0" w:color="auto"/>
              <w:bottom w:val="single" w:sz="4" w:space="0" w:color="auto"/>
              <w:right w:val="single" w:sz="4" w:space="0" w:color="auto"/>
            </w:tcBorders>
          </w:tcPr>
          <w:p w14:paraId="414C52CF"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GUID=2dabb965-1ac4-4573-b607-c2a32074af5a </w:instrText>
            </w:r>
            <w:r w:rsidRPr="006F2CA2">
              <w:rPr>
                <w:rFonts w:ascii="Times New Roman" w:hAnsi="Times New Roman" w:cs="Times New Roman"/>
                <w:sz w:val="22"/>
                <w:szCs w:val="20"/>
                <w:lang w:val="en-GB" w:eastAsia="en-US"/>
              </w:rPr>
              <w:fldChar w:fldCharType="end"/>
            </w:r>
          </w:p>
        </w:tc>
        <w:tc>
          <w:tcPr>
            <w:tcW w:w="1128" w:type="dxa"/>
            <w:gridSpan w:val="2"/>
            <w:tcBorders>
              <w:left w:val="single" w:sz="4" w:space="0" w:color="auto"/>
              <w:bottom w:val="single" w:sz="4" w:space="0" w:color="auto"/>
              <w:right w:val="single" w:sz="4" w:space="0" w:color="auto"/>
            </w:tcBorders>
          </w:tcPr>
          <w:p w14:paraId="2811B195"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GUID=89d42e7f-e402-4bde-8240-d25c9a234522 </w:instrText>
            </w:r>
            <w:r w:rsidRPr="006F2CA2">
              <w:rPr>
                <w:rFonts w:ascii="Times New Roman" w:hAnsi="Times New Roman" w:cs="Times New Roman"/>
                <w:sz w:val="22"/>
                <w:szCs w:val="20"/>
                <w:lang w:val="en-GB" w:eastAsia="en-US"/>
              </w:rPr>
              <w:fldChar w:fldCharType="end"/>
            </w:r>
          </w:p>
        </w:tc>
        <w:tc>
          <w:tcPr>
            <w:tcW w:w="729" w:type="dxa"/>
            <w:tcBorders>
              <w:left w:val="single" w:sz="4" w:space="0" w:color="auto"/>
              <w:bottom w:val="single" w:sz="4" w:space="0" w:color="auto"/>
              <w:right w:val="single" w:sz="4" w:space="0" w:color="auto"/>
            </w:tcBorders>
          </w:tcPr>
          <w:p w14:paraId="49D6679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GUID=c7262177-9659-44dd-8cf4-02474c7a4fd9 </w:instrText>
            </w:r>
            <w:r w:rsidRPr="006F2CA2">
              <w:rPr>
                <w:rFonts w:ascii="Times New Roman" w:hAnsi="Times New Roman" w:cs="Times New Roman"/>
                <w:sz w:val="22"/>
                <w:szCs w:val="20"/>
                <w:lang w:val="en-GB" w:eastAsia="en-US"/>
              </w:rPr>
              <w:fldChar w:fldCharType="end"/>
            </w:r>
          </w:p>
        </w:tc>
        <w:tc>
          <w:tcPr>
            <w:tcW w:w="880" w:type="dxa"/>
            <w:gridSpan w:val="2"/>
            <w:tcBorders>
              <w:left w:val="single" w:sz="4" w:space="0" w:color="auto"/>
              <w:bottom w:val="single" w:sz="4" w:space="0" w:color="auto"/>
              <w:right w:val="single" w:sz="4" w:space="0" w:color="auto"/>
            </w:tcBorders>
          </w:tcPr>
          <w:p w14:paraId="414FCF43"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GUID=b949eb97-7e2c-4407-b194-7acb4e0d7ebd </w:instrText>
            </w:r>
            <w:r w:rsidRPr="006F2CA2">
              <w:rPr>
                <w:rFonts w:ascii="Times New Roman" w:hAnsi="Times New Roman" w:cs="Times New Roman"/>
                <w:sz w:val="22"/>
                <w:szCs w:val="20"/>
                <w:lang w:val="en-GB" w:eastAsia="en-US"/>
              </w:rPr>
              <w:fldChar w:fldCharType="end"/>
            </w:r>
          </w:p>
        </w:tc>
        <w:tc>
          <w:tcPr>
            <w:tcW w:w="786" w:type="dxa"/>
            <w:gridSpan w:val="2"/>
            <w:tcBorders>
              <w:left w:val="single" w:sz="4" w:space="0" w:color="auto"/>
              <w:bottom w:val="single" w:sz="4" w:space="0" w:color="auto"/>
              <w:right w:val="single" w:sz="4" w:space="0" w:color="auto"/>
            </w:tcBorders>
          </w:tcPr>
          <w:p w14:paraId="2DCF0FE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GUID=494b2035-cd47-4f54-9af3-7faf25f7f1e4 </w:instrText>
            </w:r>
            <w:r w:rsidRPr="006F2CA2">
              <w:rPr>
                <w:rFonts w:ascii="Times New Roman" w:hAnsi="Times New Roman" w:cs="Times New Roman"/>
                <w:sz w:val="22"/>
                <w:szCs w:val="20"/>
                <w:lang w:val="en-GB" w:eastAsia="en-US"/>
              </w:rPr>
              <w:fldChar w:fldCharType="end"/>
            </w:r>
          </w:p>
        </w:tc>
        <w:tc>
          <w:tcPr>
            <w:tcW w:w="1859" w:type="dxa"/>
            <w:gridSpan w:val="2"/>
            <w:tcBorders>
              <w:left w:val="single" w:sz="4" w:space="0" w:color="auto"/>
              <w:bottom w:val="single" w:sz="4" w:space="0" w:color="auto"/>
              <w:right w:val="single" w:sz="4" w:space="0" w:color="auto"/>
            </w:tcBorders>
          </w:tcPr>
          <w:p w14:paraId="7BA23DED"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GUID=2213b483-4ef5-439f-9c70-29316734146a </w:instrText>
            </w:r>
            <w:r w:rsidRPr="006F2CA2">
              <w:rPr>
                <w:rFonts w:ascii="Times New Roman" w:hAnsi="Times New Roman" w:cs="Times New Roman"/>
                <w:sz w:val="22"/>
                <w:szCs w:val="20"/>
                <w:lang w:val="en-GB" w:eastAsia="en-US"/>
              </w:rPr>
              <w:fldChar w:fldCharType="end"/>
            </w:r>
          </w:p>
        </w:tc>
      </w:tr>
    </w:tbl>
    <w:p w14:paraId="08543BD5" w14:textId="77777777" w:rsidR="006F2CA2" w:rsidRPr="00A1223F" w:rsidRDefault="006F2CA2" w:rsidP="00A1223F">
      <w:pPr>
        <w:spacing w:before="120" w:after="0" w:line="240" w:lineRule="auto"/>
        <w:jc w:val="both"/>
        <w:divId w:val="2116439976"/>
        <w:rPr>
          <w:rFonts w:ascii="Times New Roman" w:hAnsi="Times New Roman" w:cs="Times New Roman"/>
          <w:sz w:val="26"/>
          <w:szCs w:val="20"/>
          <w:lang w:val="en-GB" w:eastAsia="en-US"/>
        </w:rPr>
        <w:sectPr w:rsidR="006F2CA2" w:rsidRPr="00A1223F" w:rsidSect="006F2CA2">
          <w:pgSz w:w="11906" w:h="16838"/>
          <w:pgMar w:top="1440" w:right="3401" w:bottom="1440" w:left="1440" w:header="708" w:footer="708" w:gutter="0"/>
          <w:cols w:space="708"/>
          <w:docGrid w:linePitch="360"/>
        </w:sectPr>
      </w:pPr>
    </w:p>
    <w:tbl>
      <w:tblPr>
        <w:tblW w:w="11825" w:type="dxa"/>
        <w:jc w:val="center"/>
        <w:tblLook w:val="04A0" w:firstRow="1" w:lastRow="0" w:firstColumn="1" w:lastColumn="0" w:noHBand="0" w:noVBand="1"/>
      </w:tblPr>
      <w:tblGrid>
        <w:gridCol w:w="234"/>
        <w:gridCol w:w="805"/>
        <w:gridCol w:w="1071"/>
        <w:gridCol w:w="100"/>
        <w:gridCol w:w="1192"/>
        <w:gridCol w:w="849"/>
        <w:gridCol w:w="1503"/>
        <w:gridCol w:w="1027"/>
        <w:gridCol w:w="1060"/>
        <w:gridCol w:w="56"/>
        <w:gridCol w:w="56"/>
        <w:gridCol w:w="56"/>
        <w:gridCol w:w="56"/>
        <w:gridCol w:w="1142"/>
        <w:gridCol w:w="2618"/>
      </w:tblGrid>
      <w:tr w:rsidR="006F2CA2" w:rsidRPr="006F2CA2" w14:paraId="5B9ED8AA" w14:textId="77777777" w:rsidTr="006F2CA2">
        <w:trPr>
          <w:divId w:val="2116439976"/>
          <w:cantSplit/>
          <w:jc w:val="center"/>
        </w:trPr>
        <w:tc>
          <w:tcPr>
            <w:tcW w:w="11825" w:type="dxa"/>
            <w:gridSpan w:val="15"/>
          </w:tcPr>
          <w:p w14:paraId="22882276" w14:textId="77777777" w:rsidR="006F2CA2" w:rsidRPr="006F2CA2" w:rsidRDefault="002D4084" w:rsidP="002D4084">
            <w:pPr>
              <w:spacing w:before="60" w:after="60" w:line="240" w:lineRule="auto"/>
              <w:rPr>
                <w:rFonts w:ascii="Times New Roman" w:hAnsi="Times New Roman" w:cs="Times New Roman"/>
                <w:sz w:val="22"/>
                <w:szCs w:val="20"/>
                <w:lang w:val="en-GB" w:eastAsia="en-US"/>
              </w:rPr>
            </w:pPr>
            <w:r>
              <w:rPr>
                <w:rFonts w:ascii="Times New Roman" w:hAnsi="Times New Roman" w:cs="Times New Roman"/>
                <w:sz w:val="22"/>
                <w:szCs w:val="20"/>
                <w:lang w:val="en-GB" w:eastAsia="en-US"/>
              </w:rPr>
              <w:lastRenderedPageBreak/>
              <w:t xml:space="preserve">                                                                                  </w:t>
            </w:r>
            <w:r w:rsidR="006F2CA2" w:rsidRPr="006F2CA2">
              <w:rPr>
                <w:rFonts w:ascii="Times New Roman" w:hAnsi="Times New Roman" w:cs="Times New Roman"/>
                <w:sz w:val="22"/>
                <w:szCs w:val="20"/>
                <w:lang w:val="en-GB" w:eastAsia="en-US"/>
              </w:rPr>
              <w:fldChar w:fldCharType="begin"/>
            </w:r>
            <w:r w:rsidR="006F2CA2" w:rsidRPr="006F2CA2">
              <w:rPr>
                <w:rFonts w:ascii="Times New Roman" w:hAnsi="Times New Roman" w:cs="Times New Roman"/>
                <w:sz w:val="22"/>
                <w:szCs w:val="20"/>
                <w:lang w:val="en-GB" w:eastAsia="en-US"/>
              </w:rPr>
              <w:instrText xml:space="preserve"> GUID=0f70fdfe-7c54-46be-b100-d5d3626cf429 </w:instrText>
            </w:r>
            <w:r w:rsidR="006F2CA2" w:rsidRPr="006F2CA2">
              <w:rPr>
                <w:rFonts w:ascii="Times New Roman" w:hAnsi="Times New Roman" w:cs="Times New Roman"/>
                <w:sz w:val="22"/>
                <w:szCs w:val="20"/>
                <w:lang w:val="en-GB" w:eastAsia="en-US"/>
              </w:rPr>
              <w:fldChar w:fldCharType="end"/>
            </w:r>
            <w:r w:rsidR="00B86892">
              <w:rPr>
                <w:rFonts w:ascii="Times New Roman" w:hAnsi="Times New Roman" w:cs="Times New Roman"/>
                <w:sz w:val="22"/>
                <w:szCs w:val="20"/>
                <w:lang w:val="en-GB" w:eastAsia="en-US"/>
              </w:rPr>
              <w:t>FORM</w:t>
            </w:r>
            <w:r w:rsidR="006F2CA2" w:rsidRPr="006F2CA2">
              <w:rPr>
                <w:rFonts w:ascii="Times New Roman" w:hAnsi="Times New Roman" w:cs="Times New Roman"/>
                <w:sz w:val="22"/>
                <w:szCs w:val="20"/>
                <w:lang w:val="en-GB" w:eastAsia="en-US"/>
              </w:rPr>
              <w:t xml:space="preserve"> 185</w:t>
            </w:r>
          </w:p>
        </w:tc>
      </w:tr>
      <w:tr w:rsidR="006F2CA2" w:rsidRPr="006F2CA2" w14:paraId="0B345BE5" w14:textId="77777777" w:rsidTr="006F2CA2">
        <w:trPr>
          <w:divId w:val="2116439976"/>
          <w:cantSplit/>
          <w:jc w:val="center"/>
        </w:trPr>
        <w:tc>
          <w:tcPr>
            <w:tcW w:w="1039" w:type="dxa"/>
            <w:gridSpan w:val="2"/>
          </w:tcPr>
          <w:p w14:paraId="77EADCC1"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GUID=5b82c583-27e8-4776-b0af-762e341620c9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R.988</w:t>
            </w:r>
          </w:p>
        </w:tc>
        <w:tc>
          <w:tcPr>
            <w:tcW w:w="8168" w:type="dxa"/>
            <w:gridSpan w:val="12"/>
          </w:tcPr>
          <w:p w14:paraId="0823C0A4"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GUID=22ffc8ce-009b-4c06-b415-cfe8f08ee583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FAMILY JUSTICE COURTS </w:t>
            </w:r>
            <w:r w:rsidRPr="006F2CA2">
              <w:rPr>
                <w:rFonts w:ascii="Times New Roman" w:hAnsi="Times New Roman" w:cs="Times New Roman"/>
                <w:sz w:val="22"/>
                <w:szCs w:val="20"/>
                <w:lang w:val="en-GB" w:eastAsia="en-US"/>
              </w:rPr>
              <w:br/>
              <w:t>INSTALMENT LEDGER ACCOUNT</w:t>
            </w:r>
          </w:p>
        </w:tc>
        <w:tc>
          <w:tcPr>
            <w:tcW w:w="2618" w:type="dxa"/>
          </w:tcPr>
          <w:p w14:paraId="5EA2160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GUID=2e97d60e-427b-489a-bd79-83f276b2ab3c </w:instrText>
            </w:r>
            <w:r w:rsidRPr="006F2CA2">
              <w:rPr>
                <w:rFonts w:ascii="Times New Roman" w:hAnsi="Times New Roman" w:cs="Times New Roman"/>
                <w:sz w:val="22"/>
                <w:szCs w:val="20"/>
                <w:lang w:val="en-GB" w:eastAsia="en-US"/>
              </w:rPr>
              <w:fldChar w:fldCharType="end"/>
            </w:r>
          </w:p>
        </w:tc>
      </w:tr>
      <w:tr w:rsidR="006F2CA2" w:rsidRPr="006F2CA2" w14:paraId="5102F76D" w14:textId="77777777" w:rsidTr="006F2CA2">
        <w:trPr>
          <w:divId w:val="2116439976"/>
          <w:cantSplit/>
          <w:jc w:val="center"/>
        </w:trPr>
        <w:tc>
          <w:tcPr>
            <w:tcW w:w="11825" w:type="dxa"/>
            <w:gridSpan w:val="15"/>
          </w:tcPr>
          <w:p w14:paraId="72B626FF"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GUID=f99d34d9-4b51-473a-8680-8cdbcd020e90 </w:instrText>
            </w:r>
            <w:r w:rsidRPr="006F2CA2">
              <w:rPr>
                <w:rFonts w:ascii="Times New Roman" w:hAnsi="Times New Roman" w:cs="Times New Roman"/>
                <w:sz w:val="22"/>
                <w:szCs w:val="20"/>
                <w:lang w:val="en-GB" w:eastAsia="en-US"/>
              </w:rPr>
              <w:fldChar w:fldCharType="end"/>
            </w:r>
          </w:p>
        </w:tc>
      </w:tr>
      <w:tr w:rsidR="006F2CA2" w:rsidRPr="006F2CA2" w14:paraId="32E35F94" w14:textId="77777777" w:rsidTr="006F2CA2">
        <w:trPr>
          <w:divId w:val="2116439976"/>
          <w:cantSplit/>
          <w:trHeight w:val="180"/>
          <w:jc w:val="center"/>
        </w:trPr>
        <w:tc>
          <w:tcPr>
            <w:tcW w:w="234" w:type="dxa"/>
          </w:tcPr>
          <w:p w14:paraId="79DAF4EC"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GUID=55981ba5-9a95-42a8-a4c9-bae2ed547dbf </w:instrText>
            </w:r>
            <w:r w:rsidRPr="006F2CA2">
              <w:rPr>
                <w:rFonts w:ascii="Times New Roman" w:hAnsi="Times New Roman" w:cs="Times New Roman"/>
                <w:sz w:val="22"/>
                <w:szCs w:val="20"/>
                <w:lang w:val="en-GB" w:eastAsia="en-US"/>
              </w:rPr>
              <w:fldChar w:fldCharType="end"/>
            </w:r>
          </w:p>
        </w:tc>
        <w:tc>
          <w:tcPr>
            <w:tcW w:w="1976" w:type="dxa"/>
            <w:gridSpan w:val="3"/>
          </w:tcPr>
          <w:p w14:paraId="5FF30A41"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GUID=89ff549a-a988-4b31-9afb-b247df1dc97b </w:instrText>
            </w:r>
            <w:r w:rsidRPr="006F2CA2">
              <w:rPr>
                <w:rFonts w:ascii="Times New Roman" w:hAnsi="Times New Roman" w:cs="Times New Roman"/>
                <w:sz w:val="22"/>
                <w:szCs w:val="20"/>
                <w:lang w:val="en-GB" w:eastAsia="en-US"/>
              </w:rPr>
              <w:fldChar w:fldCharType="end"/>
            </w:r>
            <w:proofErr w:type="gramStart"/>
            <w:r w:rsidRPr="006F2CA2">
              <w:rPr>
                <w:rFonts w:ascii="Times New Roman" w:hAnsi="Times New Roman" w:cs="Times New Roman"/>
                <w:sz w:val="22"/>
                <w:szCs w:val="20"/>
                <w:lang w:val="en-GB" w:eastAsia="en-US"/>
              </w:rPr>
              <w:t>Particulars of</w:t>
            </w:r>
            <w:proofErr w:type="gramEnd"/>
            <w:r w:rsidRPr="006F2CA2">
              <w:rPr>
                <w:rFonts w:ascii="Times New Roman" w:hAnsi="Times New Roman" w:cs="Times New Roman"/>
                <w:sz w:val="22"/>
                <w:szCs w:val="20"/>
                <w:lang w:val="en-GB" w:eastAsia="en-US"/>
              </w:rPr>
              <w:t xml:space="preserve"> Account:</w:t>
            </w:r>
          </w:p>
        </w:tc>
        <w:tc>
          <w:tcPr>
            <w:tcW w:w="5799" w:type="dxa"/>
            <w:gridSpan w:val="8"/>
          </w:tcPr>
          <w:p w14:paraId="09DD37A8"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GUID=77c75caf-83de-4df1-95f4-47277d9eb41e </w:instrText>
            </w:r>
            <w:r w:rsidRPr="006F2CA2">
              <w:rPr>
                <w:rFonts w:ascii="Times New Roman" w:hAnsi="Times New Roman" w:cs="Times New Roman"/>
                <w:sz w:val="22"/>
                <w:szCs w:val="20"/>
                <w:lang w:val="en-GB" w:eastAsia="en-US"/>
              </w:rPr>
              <w:fldChar w:fldCharType="end"/>
            </w:r>
          </w:p>
        </w:tc>
        <w:tc>
          <w:tcPr>
            <w:tcW w:w="3816" w:type="dxa"/>
            <w:gridSpan w:val="3"/>
          </w:tcPr>
          <w:p w14:paraId="06ACEBEC"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GUID=5a4d1c77-21e0-438c-a384-a52aa6e307bc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Court Order No. ____________</w:t>
            </w:r>
          </w:p>
        </w:tc>
      </w:tr>
      <w:tr w:rsidR="005A22FC" w14:paraId="325879C5" w14:textId="77777777" w:rsidTr="006F2CA2">
        <w:trPr>
          <w:divId w:val="2116439976"/>
          <w:cantSplit/>
          <w:trHeight w:val="180"/>
          <w:jc w:val="center"/>
        </w:trPr>
        <w:tc>
          <w:tcPr>
            <w:tcW w:w="234" w:type="dxa"/>
          </w:tcPr>
          <w:p w14:paraId="57D67600"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GUID=04a4a644-c477-479a-a64c-e4394eac53e3 </w:instrText>
            </w:r>
            <w:r w:rsidRPr="006F2CA2">
              <w:rPr>
                <w:rFonts w:ascii="Times New Roman" w:hAnsi="Times New Roman" w:cs="Times New Roman"/>
                <w:sz w:val="22"/>
                <w:szCs w:val="20"/>
                <w:lang w:val="en-GB" w:eastAsia="en-US"/>
              </w:rPr>
              <w:fldChar w:fldCharType="end"/>
            </w:r>
          </w:p>
        </w:tc>
        <w:tc>
          <w:tcPr>
            <w:tcW w:w="1976" w:type="dxa"/>
            <w:gridSpan w:val="3"/>
          </w:tcPr>
          <w:p w14:paraId="5979B18B"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GUID=d6b92e23-e730-4d82-8cfd-4336c212b4a2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Summons No.</w:t>
            </w:r>
          </w:p>
        </w:tc>
        <w:tc>
          <w:tcPr>
            <w:tcW w:w="5799" w:type="dxa"/>
            <w:gridSpan w:val="8"/>
          </w:tcPr>
          <w:p w14:paraId="2C9D0FA4"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GUID=24a289e0-e934-4a4d-bd43-de118471fc73 </w:instrText>
            </w:r>
            <w:r w:rsidRPr="006F2CA2">
              <w:rPr>
                <w:rFonts w:ascii="Times New Roman" w:hAnsi="Times New Roman" w:cs="Times New Roman"/>
                <w:sz w:val="22"/>
                <w:szCs w:val="20"/>
                <w:lang w:val="en-GB" w:eastAsia="en-US"/>
              </w:rPr>
              <w:fldChar w:fldCharType="end"/>
            </w:r>
          </w:p>
        </w:tc>
        <w:tc>
          <w:tcPr>
            <w:tcW w:w="3816" w:type="dxa"/>
            <w:gridSpan w:val="3"/>
          </w:tcPr>
          <w:p w14:paraId="206DE0DE"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GUID=3e454205-c8ab-4669-bf78-3a98c5a1fed9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 of Court Order ___ No. __</w:t>
            </w:r>
          </w:p>
        </w:tc>
      </w:tr>
      <w:tr w:rsidR="005A22FC" w14:paraId="41F89F44" w14:textId="77777777" w:rsidTr="006F2CA2">
        <w:trPr>
          <w:divId w:val="2116439976"/>
          <w:cantSplit/>
          <w:jc w:val="center"/>
        </w:trPr>
        <w:tc>
          <w:tcPr>
            <w:tcW w:w="234" w:type="dxa"/>
          </w:tcPr>
          <w:p w14:paraId="07443B3C"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GUID=b6a484ba-5156-477b-a95f-2ddfcfe6a4e0 </w:instrText>
            </w:r>
            <w:r w:rsidRPr="006F2CA2">
              <w:rPr>
                <w:rFonts w:ascii="Times New Roman" w:hAnsi="Times New Roman" w:cs="Times New Roman"/>
                <w:sz w:val="22"/>
                <w:szCs w:val="20"/>
                <w:lang w:val="en-GB" w:eastAsia="en-US"/>
              </w:rPr>
              <w:fldChar w:fldCharType="end"/>
            </w:r>
          </w:p>
        </w:tc>
        <w:tc>
          <w:tcPr>
            <w:tcW w:w="11591" w:type="dxa"/>
            <w:gridSpan w:val="14"/>
          </w:tcPr>
          <w:p w14:paraId="5FA116E8"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GUID=cd57e2f1-ffde-412d-99ec-6cd0373ee383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Parties</w:t>
            </w:r>
          </w:p>
        </w:tc>
      </w:tr>
      <w:tr w:rsidR="005A22FC" w14:paraId="4E4AA5AA" w14:textId="77777777" w:rsidTr="006F2CA2">
        <w:trPr>
          <w:divId w:val="2116439976"/>
          <w:cantSplit/>
          <w:trHeight w:val="180"/>
          <w:jc w:val="center"/>
        </w:trPr>
        <w:tc>
          <w:tcPr>
            <w:tcW w:w="234" w:type="dxa"/>
          </w:tcPr>
          <w:p w14:paraId="7A02DD80"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GUID=1f2b057e-7ffe-411b-9497-976405de6eb4 </w:instrText>
            </w:r>
            <w:r w:rsidRPr="006F2CA2">
              <w:rPr>
                <w:rFonts w:ascii="Times New Roman" w:hAnsi="Times New Roman" w:cs="Times New Roman"/>
                <w:sz w:val="22"/>
                <w:szCs w:val="20"/>
                <w:lang w:val="en-GB" w:eastAsia="en-US"/>
              </w:rPr>
              <w:fldChar w:fldCharType="end"/>
            </w:r>
          </w:p>
        </w:tc>
        <w:tc>
          <w:tcPr>
            <w:tcW w:w="3168" w:type="dxa"/>
            <w:gridSpan w:val="4"/>
          </w:tcPr>
          <w:p w14:paraId="5AF8639F"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GUID=b47fcf26-c901-40aa-9c97-d25c40cc5041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Amount of instalment.</w:t>
            </w:r>
          </w:p>
        </w:tc>
        <w:tc>
          <w:tcPr>
            <w:tcW w:w="4551" w:type="dxa"/>
            <w:gridSpan w:val="6"/>
          </w:tcPr>
          <w:p w14:paraId="0612A8CD"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GUID=5f5272fe-7738-492a-9a3e-eb82ea1335a5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 Due.</w:t>
            </w:r>
          </w:p>
        </w:tc>
        <w:tc>
          <w:tcPr>
            <w:tcW w:w="3872" w:type="dxa"/>
            <w:gridSpan w:val="4"/>
          </w:tcPr>
          <w:p w14:paraId="14E2726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GUID=c99867b7-555e-4d92-8a05-c6b56831ae5d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Amount of Judgment.</w:t>
            </w:r>
          </w:p>
        </w:tc>
      </w:tr>
      <w:tr w:rsidR="005A22FC" w14:paraId="7CB107CE" w14:textId="77777777" w:rsidTr="006F2CA2">
        <w:trPr>
          <w:divId w:val="2116439976"/>
          <w:cantSplit/>
          <w:trHeight w:val="180"/>
          <w:jc w:val="center"/>
        </w:trPr>
        <w:tc>
          <w:tcPr>
            <w:tcW w:w="234" w:type="dxa"/>
          </w:tcPr>
          <w:p w14:paraId="20C24DF7"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GUID=fc6bd6a5-f7b0-473d-9aa3-3149bfe1b64b </w:instrText>
            </w:r>
            <w:r w:rsidRPr="006F2CA2">
              <w:rPr>
                <w:rFonts w:ascii="Times New Roman" w:hAnsi="Times New Roman" w:cs="Times New Roman"/>
                <w:sz w:val="22"/>
                <w:szCs w:val="20"/>
                <w:lang w:val="en-GB" w:eastAsia="en-US"/>
              </w:rPr>
              <w:fldChar w:fldCharType="end"/>
            </w:r>
          </w:p>
        </w:tc>
        <w:tc>
          <w:tcPr>
            <w:tcW w:w="3168" w:type="dxa"/>
            <w:gridSpan w:val="4"/>
          </w:tcPr>
          <w:p w14:paraId="5935C316"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GUID=33225f8e-1b86-413f-9352-12438c4da832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4551" w:type="dxa"/>
            <w:gridSpan w:val="6"/>
          </w:tcPr>
          <w:p w14:paraId="7E8A1255"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GUID=bce2f97b-a7cc-4079-9b41-271a8fa166c2 </w:instrText>
            </w:r>
            <w:r w:rsidRPr="006F2CA2">
              <w:rPr>
                <w:rFonts w:ascii="Times New Roman" w:hAnsi="Times New Roman" w:cs="Times New Roman"/>
                <w:sz w:val="22"/>
                <w:szCs w:val="20"/>
                <w:lang w:val="en-GB" w:eastAsia="en-US"/>
              </w:rPr>
              <w:fldChar w:fldCharType="end"/>
            </w:r>
          </w:p>
        </w:tc>
        <w:tc>
          <w:tcPr>
            <w:tcW w:w="3872" w:type="dxa"/>
            <w:gridSpan w:val="4"/>
          </w:tcPr>
          <w:p w14:paraId="11EE43F0"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GUID=3cae695f-614c-4ed3-b37e-d460fb4ae820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r>
      <w:tr w:rsidR="005A22FC" w14:paraId="747EC48B" w14:textId="77777777" w:rsidTr="006F2CA2">
        <w:trPr>
          <w:divId w:val="2116439976"/>
          <w:cantSplit/>
          <w:jc w:val="center"/>
        </w:trPr>
        <w:tc>
          <w:tcPr>
            <w:tcW w:w="234" w:type="dxa"/>
          </w:tcPr>
          <w:p w14:paraId="2E855DD4"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GUID=b9437a33-71d5-4758-ac78-55bc5eaeb424 </w:instrText>
            </w:r>
            <w:r w:rsidRPr="006F2CA2">
              <w:rPr>
                <w:rFonts w:ascii="Times New Roman" w:hAnsi="Times New Roman" w:cs="Times New Roman"/>
                <w:sz w:val="22"/>
                <w:szCs w:val="20"/>
                <w:lang w:val="en-GB" w:eastAsia="en-US"/>
              </w:rPr>
              <w:fldChar w:fldCharType="end"/>
            </w:r>
          </w:p>
        </w:tc>
        <w:tc>
          <w:tcPr>
            <w:tcW w:w="11591" w:type="dxa"/>
            <w:gridSpan w:val="14"/>
          </w:tcPr>
          <w:p w14:paraId="4D6D4862"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GUID=ce3ab6c2-8ae2-4937-859e-6463534be542 </w:instrText>
            </w:r>
            <w:r w:rsidRPr="006F2CA2">
              <w:rPr>
                <w:rFonts w:ascii="Times New Roman" w:hAnsi="Times New Roman" w:cs="Times New Roman"/>
                <w:sz w:val="22"/>
                <w:szCs w:val="20"/>
                <w:lang w:val="en-GB" w:eastAsia="en-US"/>
              </w:rPr>
              <w:fldChar w:fldCharType="end"/>
            </w:r>
          </w:p>
        </w:tc>
      </w:tr>
      <w:tr w:rsidR="005A22FC" w14:paraId="6C70BE62" w14:textId="77777777" w:rsidTr="006F2CA2">
        <w:trPr>
          <w:divId w:val="2116439976"/>
          <w:cantSplit/>
          <w:jc w:val="center"/>
        </w:trPr>
        <w:tc>
          <w:tcPr>
            <w:tcW w:w="234" w:type="dxa"/>
          </w:tcPr>
          <w:p w14:paraId="3E470CBF"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GUID=8de83722-6a85-4626-8426-720658d675dd </w:instrText>
            </w:r>
            <w:r w:rsidRPr="006F2CA2">
              <w:rPr>
                <w:rFonts w:ascii="Times New Roman" w:hAnsi="Times New Roman" w:cs="Times New Roman"/>
                <w:sz w:val="22"/>
                <w:szCs w:val="20"/>
                <w:lang w:val="en-GB" w:eastAsia="en-US"/>
              </w:rPr>
              <w:fldChar w:fldCharType="end"/>
            </w:r>
          </w:p>
        </w:tc>
        <w:tc>
          <w:tcPr>
            <w:tcW w:w="11591" w:type="dxa"/>
            <w:gridSpan w:val="14"/>
          </w:tcPr>
          <w:p w14:paraId="46C0C5C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GUID=4e4efd96-d30b-4675-9b73-feb9efd3f310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RECORD OF RECEIPTS AND PAYMENTS</w:t>
            </w:r>
          </w:p>
        </w:tc>
      </w:tr>
      <w:tr w:rsidR="005A22FC" w14:paraId="58624AE8" w14:textId="77777777" w:rsidTr="006F2CA2">
        <w:trPr>
          <w:divId w:val="2116439976"/>
          <w:cantSplit/>
          <w:jc w:val="center"/>
        </w:trPr>
        <w:tc>
          <w:tcPr>
            <w:tcW w:w="234" w:type="dxa"/>
          </w:tcPr>
          <w:p w14:paraId="3C4493F0"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GUID=2f366664-4b6b-4c89-b010-8a43156f55ca </w:instrText>
            </w:r>
            <w:r w:rsidRPr="006F2CA2">
              <w:rPr>
                <w:rFonts w:ascii="Times New Roman" w:hAnsi="Times New Roman" w:cs="Times New Roman"/>
                <w:sz w:val="22"/>
                <w:szCs w:val="20"/>
                <w:lang w:val="en-GB" w:eastAsia="en-US"/>
              </w:rPr>
              <w:fldChar w:fldCharType="end"/>
            </w:r>
          </w:p>
        </w:tc>
        <w:tc>
          <w:tcPr>
            <w:tcW w:w="11591" w:type="dxa"/>
            <w:gridSpan w:val="14"/>
          </w:tcPr>
          <w:p w14:paraId="2DEC2C0A"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GUID=25dc6550-e700-43d3-8598-6e952c134df5 </w:instrText>
            </w:r>
            <w:r w:rsidRPr="006F2CA2">
              <w:rPr>
                <w:rFonts w:ascii="Times New Roman" w:hAnsi="Times New Roman" w:cs="Times New Roman"/>
                <w:sz w:val="22"/>
                <w:szCs w:val="20"/>
                <w:lang w:val="en-GB" w:eastAsia="en-US"/>
              </w:rPr>
              <w:fldChar w:fldCharType="end"/>
            </w:r>
          </w:p>
        </w:tc>
      </w:tr>
      <w:tr w:rsidR="005A22FC" w14:paraId="30D8E483" w14:textId="77777777" w:rsidTr="006F2CA2">
        <w:trPr>
          <w:divId w:val="2116439976"/>
          <w:cantSplit/>
          <w:trHeight w:val="120"/>
          <w:jc w:val="center"/>
        </w:trPr>
        <w:tc>
          <w:tcPr>
            <w:tcW w:w="234" w:type="dxa"/>
          </w:tcPr>
          <w:p w14:paraId="4DE086DD"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GUID=81092e7f-eea9-4300-bba9-e1577a2c082d </w:instrText>
            </w:r>
            <w:r w:rsidRPr="006F2CA2">
              <w:rPr>
                <w:rFonts w:ascii="Times New Roman" w:hAnsi="Times New Roman" w:cs="Times New Roman"/>
                <w:sz w:val="22"/>
                <w:szCs w:val="20"/>
                <w:lang w:val="en-GB" w:eastAsia="en-US"/>
              </w:rPr>
              <w:fldChar w:fldCharType="end"/>
            </w:r>
          </w:p>
        </w:tc>
        <w:tc>
          <w:tcPr>
            <w:tcW w:w="805" w:type="dxa"/>
          </w:tcPr>
          <w:p w14:paraId="39A2AB4C"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GUID=a9daf276-e44b-4e5d-94d7-93a8d3ba07ea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Paid by</w:t>
            </w:r>
            <w:r w:rsidRPr="006F2CA2">
              <w:rPr>
                <w:rFonts w:ascii="Times New Roman" w:hAnsi="Times New Roman" w:cs="Times New Roman"/>
                <w:sz w:val="22"/>
                <w:szCs w:val="20"/>
                <w:lang w:val="en-GB" w:eastAsia="en-US"/>
              </w:rPr>
              <w:br/>
              <w:t>J.D. on</w:t>
            </w:r>
          </w:p>
        </w:tc>
        <w:tc>
          <w:tcPr>
            <w:tcW w:w="1071" w:type="dxa"/>
          </w:tcPr>
          <w:p w14:paraId="3092426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GUID=9b5b44b3-4b4c-433b-8fbc-257eb3d65ce3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Amount.</w:t>
            </w:r>
          </w:p>
          <w:p w14:paraId="76092674"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GUID=b2edb600-0ee8-489c-88fe-52c1380e5ae9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w:t>
            </w:r>
          </w:p>
        </w:tc>
        <w:tc>
          <w:tcPr>
            <w:tcW w:w="1292" w:type="dxa"/>
            <w:gridSpan w:val="2"/>
          </w:tcPr>
          <w:p w14:paraId="58151837"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GUID=95f26726-8656-40c3-a2ff-9bfe9f9e5070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Signature </w:t>
            </w:r>
            <w:r w:rsidRPr="006F2CA2">
              <w:rPr>
                <w:rFonts w:ascii="Times New Roman" w:hAnsi="Times New Roman" w:cs="Times New Roman"/>
                <w:sz w:val="22"/>
                <w:szCs w:val="20"/>
                <w:lang w:val="en-GB" w:eastAsia="en-US"/>
              </w:rPr>
              <w:br/>
              <w:t>of J.D.</w:t>
            </w:r>
          </w:p>
        </w:tc>
        <w:tc>
          <w:tcPr>
            <w:tcW w:w="849" w:type="dxa"/>
          </w:tcPr>
          <w:p w14:paraId="3C4EDB5C"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GUID=fa646007-62e4-4987-8d79-81cb1eeb20af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Total</w:t>
            </w:r>
          </w:p>
          <w:p w14:paraId="3842290C"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GUID=78d65bb8-f9ef-4298-9235-a5fef8669761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w:t>
            </w:r>
          </w:p>
        </w:tc>
        <w:tc>
          <w:tcPr>
            <w:tcW w:w="1503" w:type="dxa"/>
          </w:tcPr>
          <w:p w14:paraId="5D2D75EB"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GUID=c9d5f651-2b34-444d-90b7-83536c4f1576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Received by </w:t>
            </w:r>
            <w:r w:rsidRPr="006F2CA2">
              <w:rPr>
                <w:rFonts w:ascii="Times New Roman" w:hAnsi="Times New Roman" w:cs="Times New Roman"/>
                <w:sz w:val="22"/>
                <w:szCs w:val="20"/>
                <w:lang w:val="en-GB" w:eastAsia="en-US"/>
              </w:rPr>
              <w:br/>
              <w:t>†J.C. on</w:t>
            </w:r>
          </w:p>
        </w:tc>
        <w:tc>
          <w:tcPr>
            <w:tcW w:w="1027" w:type="dxa"/>
          </w:tcPr>
          <w:p w14:paraId="341199EE"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GUID=860add82-b2f2-409b-a4da-7e337b2decab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Amount.</w:t>
            </w:r>
          </w:p>
          <w:p w14:paraId="224B05F8"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GUID=076ef279-6f9f-4199-89d0-1839ee8b3090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w:t>
            </w:r>
          </w:p>
        </w:tc>
        <w:tc>
          <w:tcPr>
            <w:tcW w:w="1116" w:type="dxa"/>
            <w:gridSpan w:val="2"/>
          </w:tcPr>
          <w:p w14:paraId="3330D203"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GUID=8424f4c1-a22c-49ca-9d73-90421d6bd2aa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Signature </w:t>
            </w:r>
            <w:r w:rsidRPr="006F2CA2">
              <w:rPr>
                <w:rFonts w:ascii="Times New Roman" w:hAnsi="Times New Roman" w:cs="Times New Roman"/>
                <w:sz w:val="22"/>
                <w:szCs w:val="20"/>
                <w:lang w:val="en-GB" w:eastAsia="en-US"/>
              </w:rPr>
              <w:br/>
              <w:t>of †J.C.</w:t>
            </w:r>
          </w:p>
        </w:tc>
        <w:tc>
          <w:tcPr>
            <w:tcW w:w="3928" w:type="dxa"/>
            <w:gridSpan w:val="5"/>
          </w:tcPr>
          <w:p w14:paraId="72F58B89"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GUID=61c38911-0684-4895-901b-99fc7d042502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Total</w:t>
            </w:r>
          </w:p>
          <w:p w14:paraId="50F70DC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GUID=dbeba52f-1392-4f39-b3b6-46edd6c9c934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w:t>
            </w:r>
          </w:p>
        </w:tc>
      </w:tr>
      <w:tr w:rsidR="005A22FC" w14:paraId="05D0C8F7" w14:textId="77777777" w:rsidTr="006F2CA2">
        <w:trPr>
          <w:divId w:val="2116439976"/>
          <w:cantSplit/>
          <w:trHeight w:val="120"/>
          <w:jc w:val="center"/>
        </w:trPr>
        <w:tc>
          <w:tcPr>
            <w:tcW w:w="234" w:type="dxa"/>
          </w:tcPr>
          <w:p w14:paraId="0BC33F2C"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GUID=aba9fa8f-01d6-4753-a55f-8a97bf40267c </w:instrText>
            </w:r>
            <w:r w:rsidRPr="006F2CA2">
              <w:rPr>
                <w:rFonts w:ascii="Times New Roman" w:hAnsi="Times New Roman" w:cs="Times New Roman"/>
                <w:sz w:val="22"/>
                <w:szCs w:val="20"/>
                <w:lang w:val="en-GB" w:eastAsia="en-US"/>
              </w:rPr>
              <w:fldChar w:fldCharType="end"/>
            </w:r>
          </w:p>
        </w:tc>
        <w:tc>
          <w:tcPr>
            <w:tcW w:w="805" w:type="dxa"/>
          </w:tcPr>
          <w:p w14:paraId="5C5B3CB2"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GUID=6bc477a3-3fac-4645-b51e-edd5a5f8dab0 </w:instrText>
            </w:r>
            <w:r w:rsidRPr="006F2CA2">
              <w:rPr>
                <w:rFonts w:ascii="Times New Roman" w:hAnsi="Times New Roman" w:cs="Times New Roman"/>
                <w:sz w:val="22"/>
                <w:szCs w:val="20"/>
                <w:lang w:val="en-GB" w:eastAsia="en-US"/>
              </w:rPr>
              <w:fldChar w:fldCharType="end"/>
            </w:r>
          </w:p>
        </w:tc>
        <w:tc>
          <w:tcPr>
            <w:tcW w:w="1071" w:type="dxa"/>
          </w:tcPr>
          <w:p w14:paraId="33345DF8"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GUID=a56adf30-a4e3-4374-bc41-b529a9b6ddd8 </w:instrText>
            </w:r>
            <w:r w:rsidRPr="006F2CA2">
              <w:rPr>
                <w:rFonts w:ascii="Times New Roman" w:hAnsi="Times New Roman" w:cs="Times New Roman"/>
                <w:sz w:val="22"/>
                <w:szCs w:val="20"/>
                <w:lang w:val="en-GB" w:eastAsia="en-US"/>
              </w:rPr>
              <w:fldChar w:fldCharType="end"/>
            </w:r>
          </w:p>
        </w:tc>
        <w:tc>
          <w:tcPr>
            <w:tcW w:w="1292" w:type="dxa"/>
            <w:gridSpan w:val="2"/>
          </w:tcPr>
          <w:p w14:paraId="7B05BCBF"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GUID=19859ded-a7a6-4c25-80cb-e852a7c7f4dc </w:instrText>
            </w:r>
            <w:r w:rsidRPr="006F2CA2">
              <w:rPr>
                <w:rFonts w:ascii="Times New Roman" w:hAnsi="Times New Roman" w:cs="Times New Roman"/>
                <w:sz w:val="22"/>
                <w:szCs w:val="20"/>
                <w:lang w:val="en-GB" w:eastAsia="en-US"/>
              </w:rPr>
              <w:fldChar w:fldCharType="end"/>
            </w:r>
          </w:p>
        </w:tc>
        <w:tc>
          <w:tcPr>
            <w:tcW w:w="849" w:type="dxa"/>
          </w:tcPr>
          <w:p w14:paraId="2626DA6F"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GUID=a4b50503-71b7-4f2f-bfc4-3fa9fa73da4b </w:instrText>
            </w:r>
            <w:r w:rsidRPr="006F2CA2">
              <w:rPr>
                <w:rFonts w:ascii="Times New Roman" w:hAnsi="Times New Roman" w:cs="Times New Roman"/>
                <w:sz w:val="22"/>
                <w:szCs w:val="20"/>
                <w:lang w:val="en-GB" w:eastAsia="en-US"/>
              </w:rPr>
              <w:fldChar w:fldCharType="end"/>
            </w:r>
          </w:p>
        </w:tc>
        <w:tc>
          <w:tcPr>
            <w:tcW w:w="1503" w:type="dxa"/>
          </w:tcPr>
          <w:p w14:paraId="3B968F4B"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GUID=5598b57f-6e3c-4752-b7c8-ef0f11ac208c </w:instrText>
            </w:r>
            <w:r w:rsidRPr="006F2CA2">
              <w:rPr>
                <w:rFonts w:ascii="Times New Roman" w:hAnsi="Times New Roman" w:cs="Times New Roman"/>
                <w:sz w:val="22"/>
                <w:szCs w:val="20"/>
                <w:lang w:val="en-GB" w:eastAsia="en-US"/>
              </w:rPr>
              <w:fldChar w:fldCharType="end"/>
            </w:r>
          </w:p>
        </w:tc>
        <w:tc>
          <w:tcPr>
            <w:tcW w:w="1027" w:type="dxa"/>
          </w:tcPr>
          <w:p w14:paraId="1A040837"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GUID=e32b7e34-15c4-4872-933a-5e7f088fd40e </w:instrText>
            </w:r>
            <w:r w:rsidRPr="006F2CA2">
              <w:rPr>
                <w:rFonts w:ascii="Times New Roman" w:hAnsi="Times New Roman" w:cs="Times New Roman"/>
                <w:sz w:val="22"/>
                <w:szCs w:val="20"/>
                <w:lang w:val="en-GB" w:eastAsia="en-US"/>
              </w:rPr>
              <w:fldChar w:fldCharType="end"/>
            </w:r>
          </w:p>
        </w:tc>
        <w:tc>
          <w:tcPr>
            <w:tcW w:w="1116" w:type="dxa"/>
            <w:gridSpan w:val="2"/>
          </w:tcPr>
          <w:p w14:paraId="27BBE2E6"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GUID=449f909e-9f6f-40dc-b09f-2065944083fa </w:instrText>
            </w:r>
            <w:r w:rsidRPr="006F2CA2">
              <w:rPr>
                <w:rFonts w:ascii="Times New Roman" w:hAnsi="Times New Roman" w:cs="Times New Roman"/>
                <w:sz w:val="22"/>
                <w:szCs w:val="20"/>
                <w:lang w:val="en-GB" w:eastAsia="en-US"/>
              </w:rPr>
              <w:fldChar w:fldCharType="end"/>
            </w:r>
          </w:p>
        </w:tc>
        <w:tc>
          <w:tcPr>
            <w:tcW w:w="3928" w:type="dxa"/>
            <w:gridSpan w:val="5"/>
          </w:tcPr>
          <w:p w14:paraId="6DFC5EE1"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GUID=a86cdfdd-e131-4736-8a22-b050f8d81971 </w:instrText>
            </w:r>
            <w:r w:rsidRPr="006F2CA2">
              <w:rPr>
                <w:rFonts w:ascii="Times New Roman" w:hAnsi="Times New Roman" w:cs="Times New Roman"/>
                <w:sz w:val="22"/>
                <w:szCs w:val="20"/>
                <w:lang w:val="en-GB" w:eastAsia="en-US"/>
              </w:rPr>
              <w:fldChar w:fldCharType="end"/>
            </w:r>
          </w:p>
        </w:tc>
      </w:tr>
      <w:tr w:rsidR="005A22FC" w14:paraId="36F23397" w14:textId="77777777" w:rsidTr="006F2CA2">
        <w:trPr>
          <w:divId w:val="2116439976"/>
          <w:cantSplit/>
          <w:trHeight w:val="120"/>
          <w:jc w:val="center"/>
        </w:trPr>
        <w:tc>
          <w:tcPr>
            <w:tcW w:w="234" w:type="dxa"/>
          </w:tcPr>
          <w:p w14:paraId="35BA5C82"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GUID=db850492-8454-4963-b58e-54d9d46b7163 </w:instrText>
            </w:r>
            <w:r w:rsidRPr="006F2CA2">
              <w:rPr>
                <w:rFonts w:ascii="Times New Roman" w:hAnsi="Times New Roman" w:cs="Times New Roman"/>
                <w:sz w:val="22"/>
                <w:szCs w:val="20"/>
                <w:lang w:val="en-GB" w:eastAsia="en-US"/>
              </w:rPr>
              <w:fldChar w:fldCharType="end"/>
            </w:r>
          </w:p>
        </w:tc>
        <w:tc>
          <w:tcPr>
            <w:tcW w:w="805" w:type="dxa"/>
          </w:tcPr>
          <w:p w14:paraId="497BCA95"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p>
        </w:tc>
        <w:tc>
          <w:tcPr>
            <w:tcW w:w="1071" w:type="dxa"/>
          </w:tcPr>
          <w:p w14:paraId="2D178A6D"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GUID=965dc49a-b3e5-408b-8edc-a555cc077acf </w:instrText>
            </w:r>
            <w:r w:rsidRPr="006F2CA2">
              <w:rPr>
                <w:rFonts w:ascii="Times New Roman" w:hAnsi="Times New Roman" w:cs="Times New Roman"/>
                <w:sz w:val="22"/>
                <w:szCs w:val="20"/>
                <w:lang w:val="en-GB" w:eastAsia="en-US"/>
              </w:rPr>
              <w:fldChar w:fldCharType="end"/>
            </w:r>
          </w:p>
        </w:tc>
        <w:tc>
          <w:tcPr>
            <w:tcW w:w="1292" w:type="dxa"/>
            <w:gridSpan w:val="2"/>
          </w:tcPr>
          <w:p w14:paraId="7B263855"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GUID=49d69a64-dcf8-4349-9a61-f74b7740d43b </w:instrText>
            </w:r>
            <w:r w:rsidRPr="006F2CA2">
              <w:rPr>
                <w:rFonts w:ascii="Times New Roman" w:hAnsi="Times New Roman" w:cs="Times New Roman"/>
                <w:sz w:val="22"/>
                <w:szCs w:val="20"/>
                <w:lang w:val="en-GB" w:eastAsia="en-US"/>
              </w:rPr>
              <w:fldChar w:fldCharType="end"/>
            </w:r>
          </w:p>
        </w:tc>
        <w:tc>
          <w:tcPr>
            <w:tcW w:w="849" w:type="dxa"/>
          </w:tcPr>
          <w:p w14:paraId="044C12B0"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GUID=b775db4e-dcab-436d-b2af-69b4136b1dbe </w:instrText>
            </w:r>
            <w:r w:rsidRPr="006F2CA2">
              <w:rPr>
                <w:rFonts w:ascii="Times New Roman" w:hAnsi="Times New Roman" w:cs="Times New Roman"/>
                <w:sz w:val="22"/>
                <w:szCs w:val="20"/>
                <w:lang w:val="en-GB" w:eastAsia="en-US"/>
              </w:rPr>
              <w:fldChar w:fldCharType="end"/>
            </w:r>
          </w:p>
        </w:tc>
        <w:tc>
          <w:tcPr>
            <w:tcW w:w="1503" w:type="dxa"/>
          </w:tcPr>
          <w:p w14:paraId="75759C83"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GUID=198a35ab-4f5c-4627-84c5-8b1a7e8cb951 </w:instrText>
            </w:r>
            <w:r w:rsidRPr="006F2CA2">
              <w:rPr>
                <w:rFonts w:ascii="Times New Roman" w:hAnsi="Times New Roman" w:cs="Times New Roman"/>
                <w:sz w:val="22"/>
                <w:szCs w:val="20"/>
                <w:lang w:val="en-GB" w:eastAsia="en-US"/>
              </w:rPr>
              <w:fldChar w:fldCharType="end"/>
            </w:r>
          </w:p>
        </w:tc>
        <w:tc>
          <w:tcPr>
            <w:tcW w:w="1027" w:type="dxa"/>
          </w:tcPr>
          <w:p w14:paraId="3C023EBB"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GUID=7489a75e-68cf-4fa7-91a7-c450cb29985b </w:instrText>
            </w:r>
            <w:r w:rsidRPr="006F2CA2">
              <w:rPr>
                <w:rFonts w:ascii="Times New Roman" w:hAnsi="Times New Roman" w:cs="Times New Roman"/>
                <w:sz w:val="22"/>
                <w:szCs w:val="20"/>
                <w:lang w:val="en-GB" w:eastAsia="en-US"/>
              </w:rPr>
              <w:fldChar w:fldCharType="end"/>
            </w:r>
          </w:p>
        </w:tc>
        <w:tc>
          <w:tcPr>
            <w:tcW w:w="1116" w:type="dxa"/>
            <w:gridSpan w:val="2"/>
          </w:tcPr>
          <w:p w14:paraId="3D2D7090"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GUID=dc4a723b-267c-4f8e-bc99-e4cd4101a58b </w:instrText>
            </w:r>
            <w:r w:rsidRPr="006F2CA2">
              <w:rPr>
                <w:rFonts w:ascii="Times New Roman" w:hAnsi="Times New Roman" w:cs="Times New Roman"/>
                <w:sz w:val="22"/>
                <w:szCs w:val="20"/>
                <w:lang w:val="en-GB" w:eastAsia="en-US"/>
              </w:rPr>
              <w:fldChar w:fldCharType="end"/>
            </w:r>
          </w:p>
        </w:tc>
        <w:tc>
          <w:tcPr>
            <w:tcW w:w="3928" w:type="dxa"/>
            <w:gridSpan w:val="5"/>
          </w:tcPr>
          <w:p w14:paraId="13441BFB"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GUID=259aecc8-c3ce-4b1c-be99-955376b80df3 </w:instrText>
            </w:r>
            <w:r w:rsidRPr="006F2CA2">
              <w:rPr>
                <w:rFonts w:ascii="Times New Roman" w:hAnsi="Times New Roman" w:cs="Times New Roman"/>
                <w:sz w:val="22"/>
                <w:szCs w:val="20"/>
                <w:lang w:val="en-GB" w:eastAsia="en-US"/>
              </w:rPr>
              <w:fldChar w:fldCharType="end"/>
            </w:r>
          </w:p>
        </w:tc>
      </w:tr>
      <w:tr w:rsidR="006F2CA2" w:rsidRPr="006F2CA2" w14:paraId="458E2FEA" w14:textId="77777777" w:rsidTr="006F2CA2">
        <w:trPr>
          <w:divId w:val="2116439976"/>
          <w:cantSplit/>
          <w:jc w:val="center"/>
        </w:trPr>
        <w:tc>
          <w:tcPr>
            <w:tcW w:w="234" w:type="dxa"/>
          </w:tcPr>
          <w:p w14:paraId="04B205AB"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GUID=4b909d4a-3b34-4045-8ac0-c08782ba4593 </w:instrText>
            </w:r>
            <w:r w:rsidRPr="006F2CA2">
              <w:rPr>
                <w:rFonts w:ascii="Times New Roman" w:hAnsi="Times New Roman" w:cs="Times New Roman"/>
                <w:sz w:val="22"/>
                <w:szCs w:val="20"/>
                <w:lang w:val="en-GB" w:eastAsia="en-US"/>
              </w:rPr>
              <w:fldChar w:fldCharType="end"/>
            </w:r>
          </w:p>
        </w:tc>
        <w:tc>
          <w:tcPr>
            <w:tcW w:w="7607" w:type="dxa"/>
            <w:gridSpan w:val="8"/>
          </w:tcPr>
          <w:p w14:paraId="3C90347B" w14:textId="77777777" w:rsidR="006F2CA2" w:rsidRPr="006F2CA2" w:rsidRDefault="006F2CA2" w:rsidP="006F2CA2">
            <w:pPr>
              <w:spacing w:before="120" w:after="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GUID=34d1d23b-2195-4338-bc17-57786eba48cd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Note</w:t>
            </w:r>
            <w:r w:rsidRPr="006F2CA2">
              <w:rPr>
                <w:rFonts w:ascii="Times New Roman" w:hAnsi="Times New Roman" w:cs="Times New Roman"/>
                <w:sz w:val="22"/>
                <w:szCs w:val="20"/>
                <w:lang w:val="en-GB" w:eastAsia="en-US"/>
              </w:rPr>
              <w:t>:    This card must be completed on each occasion a debtor pays in and on each occasion a creditor receives a payment.</w:t>
            </w:r>
          </w:p>
        </w:tc>
        <w:tc>
          <w:tcPr>
            <w:tcW w:w="224" w:type="dxa"/>
            <w:gridSpan w:val="4"/>
          </w:tcPr>
          <w:p w14:paraId="033A37D7"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GUID=a939746a-7dc2-4508-b028-9a4c53d92369 </w:instrText>
            </w:r>
            <w:r w:rsidRPr="006F2CA2">
              <w:rPr>
                <w:rFonts w:ascii="Times New Roman" w:hAnsi="Times New Roman" w:cs="Times New Roman"/>
                <w:sz w:val="22"/>
                <w:szCs w:val="20"/>
                <w:lang w:val="en-GB" w:eastAsia="en-US"/>
              </w:rPr>
              <w:fldChar w:fldCharType="end"/>
            </w:r>
          </w:p>
        </w:tc>
        <w:tc>
          <w:tcPr>
            <w:tcW w:w="3760" w:type="dxa"/>
            <w:gridSpan w:val="2"/>
          </w:tcPr>
          <w:p w14:paraId="6B7CEED2"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GUID=e67e5a99-3589-4c40-8f86-78dd4c30882d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J.D. = Judgment Debtor</w:t>
            </w:r>
          </w:p>
          <w:p w14:paraId="32E2E594"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GUID=9c073852-f3eb-4666-89cc-5b2c8e85e1cb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†J.C. = Judgment Creditor</w:t>
            </w:r>
          </w:p>
        </w:tc>
      </w:tr>
    </w:tbl>
    <w:p w14:paraId="7AD0F2FB"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sectPr w:rsidR="006F2CA2" w:rsidRPr="006F2CA2" w:rsidSect="00B86892">
          <w:pgSz w:w="16838" w:h="11906" w:orient="landscape"/>
          <w:pgMar w:top="1440" w:right="1440" w:bottom="2127" w:left="1440" w:header="708" w:footer="708" w:gutter="0"/>
          <w:cols w:space="708"/>
          <w:docGrid w:linePitch="360"/>
        </w:sectPr>
      </w:pPr>
    </w:p>
    <w:tbl>
      <w:tblPr>
        <w:tblpPr w:leftFromText="180" w:rightFromText="180" w:vertAnchor="text" w:tblpX="851" w:tblpY="1"/>
        <w:tblOverlap w:val="never"/>
        <w:tblW w:w="7100" w:type="dxa"/>
        <w:tblLook w:val="04A0" w:firstRow="1" w:lastRow="0" w:firstColumn="1" w:lastColumn="0" w:noHBand="0" w:noVBand="1"/>
      </w:tblPr>
      <w:tblGrid>
        <w:gridCol w:w="7100"/>
      </w:tblGrid>
      <w:tr w:rsidR="006F2CA2" w:rsidRPr="006F2CA2" w14:paraId="3B5A172F" w14:textId="77777777" w:rsidTr="00B86892">
        <w:trPr>
          <w:divId w:val="2116439976"/>
          <w:cantSplit/>
        </w:trPr>
        <w:tc>
          <w:tcPr>
            <w:tcW w:w="7100" w:type="dxa"/>
          </w:tcPr>
          <w:p w14:paraId="3D067242" w14:textId="77777777" w:rsidR="006F2CA2" w:rsidRPr="006F2CA2" w:rsidRDefault="006F2CA2" w:rsidP="00B8689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GUID=3d593de7-57b3-4a62-b243-62aab414a349 </w:instrText>
            </w:r>
            <w:r w:rsidRPr="006F2CA2">
              <w:rPr>
                <w:rFonts w:ascii="Times New Roman" w:hAnsi="Times New Roman" w:cs="Times New Roman"/>
                <w:sz w:val="22"/>
                <w:szCs w:val="20"/>
                <w:lang w:val="en-GB" w:eastAsia="en-US"/>
              </w:rPr>
              <w:fldChar w:fldCharType="end"/>
            </w:r>
            <w:r w:rsidR="00B8689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186</w:t>
            </w:r>
          </w:p>
        </w:tc>
      </w:tr>
      <w:tr w:rsidR="006F2CA2" w:rsidRPr="006F2CA2" w14:paraId="0F280321" w14:textId="77777777" w:rsidTr="00B86892">
        <w:trPr>
          <w:divId w:val="2116439976"/>
          <w:cantSplit/>
        </w:trPr>
        <w:tc>
          <w:tcPr>
            <w:tcW w:w="7100" w:type="dxa"/>
          </w:tcPr>
          <w:p w14:paraId="0A382B50" w14:textId="77777777" w:rsidR="006F2CA2" w:rsidRPr="006F2CA2" w:rsidRDefault="006F2CA2" w:rsidP="00B8689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t>R.989</w:t>
            </w:r>
          </w:p>
          <w:p w14:paraId="27E2493F" w14:textId="77777777" w:rsidR="006F2CA2" w:rsidRPr="006F2CA2" w:rsidRDefault="006F2CA2" w:rsidP="00B8689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REQUEST</w:t>
            </w:r>
            <w:r w:rsidRPr="006F2CA2">
              <w:rPr>
                <w:rFonts w:ascii="Times New Roman" w:hAnsi="Times New Roman" w:cs="Times New Roman"/>
                <w:sz w:val="22"/>
                <w:szCs w:val="20"/>
                <w:vertAlign w:val="superscript"/>
                <w:lang w:val="en-GB" w:eastAsia="en-US"/>
              </w:rPr>
              <w:t>4</w:t>
            </w:r>
            <w:r w:rsidRPr="006F2CA2">
              <w:rPr>
                <w:rFonts w:ascii="Times New Roman" w:hAnsi="Times New Roman" w:cs="Times New Roman"/>
                <w:sz w:val="22"/>
                <w:szCs w:val="20"/>
                <w:lang w:val="en-GB" w:eastAsia="en-US"/>
              </w:rPr>
              <w:t xml:space="preserve"> FOR HEARING DATES/ </w:t>
            </w:r>
            <w:r w:rsidRPr="006F2CA2">
              <w:rPr>
                <w:rFonts w:ascii="Times New Roman" w:hAnsi="Times New Roman" w:cs="Times New Roman"/>
                <w:sz w:val="22"/>
                <w:szCs w:val="20"/>
                <w:lang w:val="en-GB" w:eastAsia="en-US"/>
              </w:rPr>
              <w:br/>
              <w:t>FURTHER HEARING DATES</w:t>
            </w:r>
          </w:p>
          <w:p w14:paraId="2F20BDAB" w14:textId="77777777" w:rsidR="006F2CA2" w:rsidRPr="006F2CA2" w:rsidRDefault="006F2CA2" w:rsidP="00B8689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GUID=9bf2719f-2449-4f48-9c78-fa0b40987e92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1619236A" w14:textId="77777777" w:rsidR="006F2CA2" w:rsidRPr="006F2CA2" w:rsidRDefault="006F2CA2" w:rsidP="00B8689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GUID=56e8e722-bc80-45f6-87f3-bd8b96542494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The Registrar,</w:t>
            </w:r>
          </w:p>
          <w:p w14:paraId="5D704843" w14:textId="77777777" w:rsidR="006F2CA2" w:rsidRPr="006F2CA2" w:rsidRDefault="006F2CA2" w:rsidP="00B8689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GUID=d7ba05e0-f073-44ed-9267-408f0d3fd19a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Request for the matter to be fixed for hearing/further hearing* before: Judge/Registrar*</w:t>
            </w:r>
          </w:p>
          <w:p w14:paraId="3791195E" w14:textId="77777777" w:rsidR="006F2CA2" w:rsidRPr="006F2CA2" w:rsidRDefault="006F2CA2" w:rsidP="00B8689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GUID=af9c89ef-c1f7-42ca-ad46-07c43bac3e61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Number of hearing/further hearing* days requested:        days</w:t>
            </w:r>
          </w:p>
          <w:p w14:paraId="5486FB9F" w14:textId="77777777" w:rsidR="006F2CA2" w:rsidRPr="006F2CA2" w:rsidRDefault="006F2CA2" w:rsidP="00B8689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GUID=4bca8a80-3e68-4239-932a-bfea88d17b81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Number of hearing days previously expended:        days</w:t>
            </w:r>
          </w:p>
          <w:p w14:paraId="596FDFBF" w14:textId="77777777" w:rsidR="006F2CA2" w:rsidRPr="006F2CA2" w:rsidRDefault="006F2CA2" w:rsidP="00B8689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GUID=f3eb14c0-5e24-4387-a989-6321e13a1697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Hearing fees payable:</w:t>
            </w:r>
          </w:p>
          <w:p w14:paraId="33E78C30" w14:textId="77777777" w:rsidR="006F2CA2" w:rsidRPr="006F2CA2" w:rsidRDefault="006F2CA2" w:rsidP="00B8689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GUID=6dd1a570-d5ee-40e0-b1fa-c878505125ec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Issued by: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Solicitors for the        ).</w:t>
            </w:r>
          </w:p>
          <w:p w14:paraId="54F9D332" w14:textId="77777777" w:rsidR="006F2CA2" w:rsidRPr="006F2CA2" w:rsidRDefault="006F2CA2" w:rsidP="00B8689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GUID=8fdce0c6-8f3e-4cd9-b332-3ec8ddab1fdf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(*Delete as appropriate).</w:t>
            </w:r>
          </w:p>
        </w:tc>
      </w:tr>
    </w:tbl>
    <w:p w14:paraId="0D0CB3ED"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textWrapping" w:clear="all"/>
      </w:r>
    </w:p>
    <w:p w14:paraId="3B5F41A5" w14:textId="77777777" w:rsidR="00B46697" w:rsidRDefault="00B46697" w:rsidP="008617CF">
      <w:pPr>
        <w:pStyle w:val="PDHeading"/>
        <w:jc w:val="both"/>
        <w:divId w:val="2116439976"/>
        <w:rPr>
          <w:rFonts w:cs="Times New Roman"/>
        </w:rPr>
      </w:pPr>
    </w:p>
    <w:p w14:paraId="506639C5" w14:textId="77777777" w:rsidR="00267633" w:rsidRDefault="00267633" w:rsidP="008617CF">
      <w:pPr>
        <w:pStyle w:val="PDHeading"/>
        <w:jc w:val="both"/>
        <w:divId w:val="2116439976"/>
        <w:rPr>
          <w:rFonts w:cs="Times New Roman"/>
        </w:rPr>
      </w:pPr>
    </w:p>
    <w:p w14:paraId="7CC32ACE" w14:textId="77777777" w:rsidR="00267633" w:rsidRDefault="00267633" w:rsidP="008617CF">
      <w:pPr>
        <w:pStyle w:val="PDHeading"/>
        <w:jc w:val="both"/>
        <w:divId w:val="2116439976"/>
        <w:rPr>
          <w:rFonts w:cs="Times New Roman"/>
        </w:rPr>
      </w:pPr>
    </w:p>
    <w:p w14:paraId="664E24C8" w14:textId="77777777" w:rsidR="00267633" w:rsidRDefault="00267633" w:rsidP="008617CF">
      <w:pPr>
        <w:pStyle w:val="PDHeading"/>
        <w:jc w:val="both"/>
        <w:divId w:val="2116439976"/>
        <w:rPr>
          <w:rFonts w:cs="Times New Roman"/>
        </w:rPr>
      </w:pPr>
    </w:p>
    <w:p w14:paraId="5EE607E9" w14:textId="77777777" w:rsidR="00267633" w:rsidRDefault="00267633" w:rsidP="008617CF">
      <w:pPr>
        <w:pStyle w:val="PDHeading"/>
        <w:jc w:val="both"/>
        <w:divId w:val="2116439976"/>
        <w:rPr>
          <w:rFonts w:cs="Times New Roman"/>
        </w:rPr>
      </w:pPr>
    </w:p>
    <w:p w14:paraId="39CA6E21" w14:textId="77777777" w:rsidR="00267633" w:rsidRDefault="00267633" w:rsidP="008617CF">
      <w:pPr>
        <w:pStyle w:val="PDHeading"/>
        <w:jc w:val="both"/>
        <w:divId w:val="2116439976"/>
        <w:rPr>
          <w:rFonts w:cs="Times New Roman"/>
        </w:rPr>
      </w:pPr>
    </w:p>
    <w:p w14:paraId="25EFC4D4" w14:textId="77777777" w:rsidR="00267633" w:rsidRDefault="00267633" w:rsidP="008617CF">
      <w:pPr>
        <w:pStyle w:val="PDHeading"/>
        <w:jc w:val="both"/>
        <w:divId w:val="2116439976"/>
        <w:rPr>
          <w:rFonts w:cs="Times New Roman"/>
        </w:rPr>
      </w:pPr>
    </w:p>
    <w:p w14:paraId="7A5EAE83" w14:textId="77777777" w:rsidR="00267633" w:rsidRDefault="00267633" w:rsidP="008617CF">
      <w:pPr>
        <w:pStyle w:val="PDHeading"/>
        <w:jc w:val="both"/>
        <w:divId w:val="2116439976"/>
        <w:rPr>
          <w:rFonts w:cs="Times New Roman"/>
        </w:rPr>
      </w:pPr>
    </w:p>
    <w:p w14:paraId="1D59CBF5" w14:textId="77777777" w:rsidR="00267633" w:rsidRDefault="00267633" w:rsidP="008617CF">
      <w:pPr>
        <w:pStyle w:val="PDHeading"/>
        <w:jc w:val="both"/>
        <w:divId w:val="2116439976"/>
        <w:rPr>
          <w:rFonts w:cs="Times New Roman"/>
        </w:rPr>
      </w:pPr>
    </w:p>
    <w:p w14:paraId="18F22CEE" w14:textId="77777777" w:rsidR="00267633" w:rsidRDefault="00267633" w:rsidP="008617CF">
      <w:pPr>
        <w:pStyle w:val="PDHeading"/>
        <w:jc w:val="both"/>
        <w:divId w:val="2116439976"/>
        <w:rPr>
          <w:rFonts w:cs="Times New Roman"/>
        </w:rPr>
      </w:pPr>
    </w:p>
    <w:p w14:paraId="1DB25F69" w14:textId="77777777" w:rsidR="00267633" w:rsidRDefault="00267633" w:rsidP="008617CF">
      <w:pPr>
        <w:pStyle w:val="PDHeading"/>
        <w:jc w:val="both"/>
        <w:divId w:val="2116439976"/>
        <w:rPr>
          <w:rFonts w:cs="Times New Roman"/>
        </w:rPr>
      </w:pPr>
    </w:p>
    <w:p w14:paraId="5F02F46B" w14:textId="77777777" w:rsidR="00267633" w:rsidRDefault="00267633" w:rsidP="008617CF">
      <w:pPr>
        <w:pStyle w:val="PDHeading"/>
        <w:jc w:val="both"/>
        <w:divId w:val="2116439976"/>
        <w:rPr>
          <w:rFonts w:cs="Times New Roman"/>
        </w:rPr>
      </w:pPr>
    </w:p>
    <w:p w14:paraId="0F678C55" w14:textId="77777777" w:rsidR="00267633" w:rsidRDefault="00267633" w:rsidP="008617CF">
      <w:pPr>
        <w:pStyle w:val="PDHeading"/>
        <w:jc w:val="both"/>
        <w:divId w:val="2116439976"/>
        <w:rPr>
          <w:rFonts w:cs="Times New Roman"/>
        </w:rPr>
      </w:pPr>
    </w:p>
    <w:p w14:paraId="127F5C18" w14:textId="77777777" w:rsidR="00267633" w:rsidRDefault="00267633" w:rsidP="008617CF">
      <w:pPr>
        <w:pStyle w:val="PDHeading"/>
        <w:jc w:val="both"/>
        <w:divId w:val="2116439976"/>
        <w:rPr>
          <w:rFonts w:cs="Times New Roman"/>
        </w:rPr>
      </w:pPr>
    </w:p>
    <w:p w14:paraId="3AFCB593" w14:textId="77777777" w:rsidR="00267633" w:rsidRDefault="00267633" w:rsidP="008617CF">
      <w:pPr>
        <w:pStyle w:val="PDHeading"/>
        <w:jc w:val="both"/>
        <w:divId w:val="2116439976"/>
        <w:rPr>
          <w:rFonts w:cs="Times New Roman"/>
        </w:rPr>
      </w:pPr>
    </w:p>
    <w:p w14:paraId="0BCE8C5E" w14:textId="77777777" w:rsidR="00267633" w:rsidRDefault="00267633" w:rsidP="008617CF">
      <w:pPr>
        <w:pStyle w:val="PDHeading"/>
        <w:jc w:val="both"/>
        <w:divId w:val="2116439976"/>
        <w:rPr>
          <w:rFonts w:cs="Times New Roman"/>
        </w:rPr>
      </w:pPr>
    </w:p>
    <w:p w14:paraId="0DEB9BF6" w14:textId="77777777" w:rsidR="00267633" w:rsidRDefault="00267633" w:rsidP="008617CF">
      <w:pPr>
        <w:pStyle w:val="PDHeading"/>
        <w:jc w:val="both"/>
        <w:divId w:val="2116439976"/>
        <w:rPr>
          <w:rFonts w:cs="Times New Roman"/>
        </w:rPr>
      </w:pPr>
    </w:p>
    <w:p w14:paraId="22CAED7B" w14:textId="77777777" w:rsidR="00267633" w:rsidRDefault="00267633" w:rsidP="008617CF">
      <w:pPr>
        <w:pStyle w:val="PDHeading"/>
        <w:jc w:val="both"/>
        <w:divId w:val="2116439976"/>
        <w:rPr>
          <w:rFonts w:cs="Times New Roman"/>
        </w:rPr>
      </w:pPr>
    </w:p>
    <w:p w14:paraId="5E055B9A" w14:textId="77777777" w:rsidR="00267633" w:rsidRDefault="00267633" w:rsidP="008617CF">
      <w:pPr>
        <w:pStyle w:val="PDHeading"/>
        <w:jc w:val="both"/>
        <w:divId w:val="2116439976"/>
        <w:rPr>
          <w:rFonts w:cs="Times New Roman"/>
        </w:rPr>
      </w:pPr>
    </w:p>
    <w:p w14:paraId="0E980D92" w14:textId="77777777" w:rsidR="00267633" w:rsidRPr="00267633" w:rsidRDefault="00267633" w:rsidP="00267633">
      <w:pPr>
        <w:spacing w:before="0" w:after="200" w:line="276" w:lineRule="auto"/>
        <w:jc w:val="center"/>
        <w:divId w:val="2116439976"/>
        <w:rPr>
          <w:rFonts w:ascii="Times New Roman" w:hAnsi="Times New Roman" w:cs="Times New Roman"/>
          <w:lang w:val="en" w:eastAsia="en-GB"/>
        </w:rPr>
      </w:pPr>
      <w:r w:rsidRPr="00267633">
        <w:rPr>
          <w:rFonts w:ascii="Times New Roman" w:hAnsi="Times New Roman" w:cs="Times New Roman"/>
          <w:lang w:val="en" w:eastAsia="en-GB"/>
        </w:rPr>
        <w:lastRenderedPageBreak/>
        <w:t>FORM 187</w:t>
      </w:r>
    </w:p>
    <w:p w14:paraId="7A4D5FB8" w14:textId="77777777" w:rsidR="00267633" w:rsidRPr="00267633" w:rsidRDefault="00267633" w:rsidP="00267633">
      <w:pPr>
        <w:spacing w:before="0" w:after="200" w:line="276" w:lineRule="auto"/>
        <w:divId w:val="2116439976"/>
        <w:rPr>
          <w:rFonts w:ascii="Times New Roman" w:hAnsi="Times New Roman" w:cs="Times New Roman"/>
          <w:sz w:val="22"/>
          <w:szCs w:val="22"/>
          <w:lang w:val="en" w:eastAsia="en-GB"/>
        </w:rPr>
      </w:pPr>
      <w:r w:rsidRPr="00267633">
        <w:rPr>
          <w:rFonts w:ascii="Times New Roman" w:hAnsi="Times New Roman" w:cs="Times New Roman"/>
          <w:sz w:val="22"/>
          <w:szCs w:val="22"/>
          <w:lang w:val="en" w:eastAsia="en-GB"/>
        </w:rPr>
        <w:t>Para 8</w:t>
      </w:r>
    </w:p>
    <w:p w14:paraId="055E1334" w14:textId="77777777" w:rsidR="00267633" w:rsidRPr="00267633" w:rsidRDefault="00267633" w:rsidP="00267633">
      <w:pPr>
        <w:spacing w:before="0" w:after="200" w:line="276" w:lineRule="auto"/>
        <w:jc w:val="center"/>
        <w:divId w:val="2116439976"/>
        <w:rPr>
          <w:rFonts w:ascii="Times New Roman" w:hAnsi="Times New Roman" w:cs="Times New Roman"/>
          <w:lang w:val="en" w:eastAsia="en-GB"/>
        </w:rPr>
      </w:pPr>
      <w:r w:rsidRPr="00267633">
        <w:rPr>
          <w:rFonts w:ascii="Times New Roman" w:hAnsi="Times New Roman" w:cs="Times New Roman"/>
          <w:lang w:val="en" w:eastAsia="en-GB"/>
        </w:rPr>
        <w:t>IN THE FAMILY JUSTICE COURTS OF THE REPUBLIC OF SINGAPORE</w:t>
      </w:r>
    </w:p>
    <w:p w14:paraId="05136106" w14:textId="77777777" w:rsidR="00267633" w:rsidRPr="00267633" w:rsidRDefault="00267633" w:rsidP="00267633">
      <w:pPr>
        <w:spacing w:before="0" w:after="200" w:line="276" w:lineRule="auto"/>
        <w:ind w:left="2160"/>
        <w:divId w:val="2116439976"/>
        <w:rPr>
          <w:rFonts w:ascii="Times New Roman" w:hAnsi="Times New Roman" w:cs="Times New Roman"/>
          <w:lang w:val="en" w:eastAsia="en-GB"/>
        </w:rPr>
      </w:pPr>
    </w:p>
    <w:p w14:paraId="537DE052" w14:textId="77777777" w:rsidR="00267633" w:rsidRPr="00267633" w:rsidRDefault="00267633" w:rsidP="00267633">
      <w:pPr>
        <w:spacing w:before="0" w:after="200" w:line="276" w:lineRule="auto"/>
        <w:divId w:val="2116439976"/>
        <w:rPr>
          <w:rFonts w:ascii="Times New Roman" w:hAnsi="Times New Roman" w:cs="Times New Roman"/>
          <w:lang w:val="en" w:eastAsia="en-GB"/>
        </w:rPr>
      </w:pPr>
      <w:r w:rsidRPr="00267633">
        <w:rPr>
          <w:rFonts w:ascii="Times New Roman" w:hAnsi="Times New Roman" w:cs="Times New Roman"/>
          <w:lang w:val="en" w:eastAsia="en-GB"/>
        </w:rPr>
        <w:t xml:space="preserve">Divorce Suit </w:t>
      </w:r>
      <w:r w:rsidRPr="00267633">
        <w:rPr>
          <w:rFonts w:ascii="Times New Roman" w:hAnsi="Times New Roman" w:cs="Times New Roman"/>
          <w:lang w:val="en" w:eastAsia="en-GB"/>
        </w:rPr>
        <w:tab/>
      </w:r>
      <w:r w:rsidRPr="00267633">
        <w:rPr>
          <w:rFonts w:ascii="Times New Roman" w:hAnsi="Times New Roman" w:cs="Times New Roman"/>
          <w:lang w:val="en" w:eastAsia="en-GB"/>
        </w:rPr>
        <w:tab/>
        <w:t>)</w:t>
      </w:r>
    </w:p>
    <w:p w14:paraId="1F138C06" w14:textId="77777777" w:rsidR="00267633" w:rsidRPr="00267633" w:rsidRDefault="00267633" w:rsidP="00267633">
      <w:pPr>
        <w:spacing w:before="0" w:after="200" w:line="276" w:lineRule="auto"/>
        <w:divId w:val="2116439976"/>
        <w:rPr>
          <w:rFonts w:ascii="Times New Roman" w:hAnsi="Times New Roman" w:cs="Times New Roman"/>
          <w:lang w:val="en" w:eastAsia="en-GB"/>
        </w:rPr>
      </w:pPr>
      <w:r w:rsidRPr="00267633">
        <w:rPr>
          <w:rFonts w:ascii="Times New Roman" w:hAnsi="Times New Roman" w:cs="Times New Roman"/>
          <w:lang w:val="en" w:eastAsia="en-GB"/>
        </w:rPr>
        <w:t>No.</w:t>
      </w:r>
      <w:r w:rsidRPr="00267633">
        <w:rPr>
          <w:rFonts w:ascii="Times New Roman" w:hAnsi="Times New Roman" w:cs="Times New Roman"/>
          <w:lang w:val="en" w:eastAsia="en-GB"/>
        </w:rPr>
        <w:tab/>
        <w:t>of 20</w:t>
      </w:r>
      <w:r w:rsidRPr="00267633">
        <w:rPr>
          <w:rFonts w:ascii="Times New Roman" w:hAnsi="Times New Roman" w:cs="Times New Roman"/>
          <w:lang w:val="en" w:eastAsia="en-GB"/>
        </w:rPr>
        <w:tab/>
      </w:r>
      <w:r w:rsidRPr="00267633">
        <w:rPr>
          <w:rFonts w:ascii="Times New Roman" w:hAnsi="Times New Roman" w:cs="Times New Roman"/>
          <w:lang w:val="en" w:eastAsia="en-GB"/>
        </w:rPr>
        <w:tab/>
        <w:t>)</w:t>
      </w:r>
    </w:p>
    <w:p w14:paraId="4BEF7AAD" w14:textId="77777777" w:rsidR="00267633" w:rsidRPr="00267633" w:rsidRDefault="00267633" w:rsidP="00267633">
      <w:pPr>
        <w:spacing w:before="0" w:after="200" w:line="276" w:lineRule="auto"/>
        <w:divId w:val="2116439976"/>
        <w:rPr>
          <w:rFonts w:ascii="Times New Roman" w:hAnsi="Times New Roman" w:cs="Times New Roman"/>
          <w:lang w:val="en" w:eastAsia="en-GB"/>
        </w:rPr>
      </w:pPr>
    </w:p>
    <w:p w14:paraId="3D42170A" w14:textId="77777777" w:rsidR="00267633" w:rsidRPr="00267633" w:rsidRDefault="00267633" w:rsidP="00267633">
      <w:pPr>
        <w:spacing w:before="0" w:after="200" w:line="276" w:lineRule="auto"/>
        <w:ind w:left="2835"/>
        <w:divId w:val="2116439976"/>
        <w:rPr>
          <w:rFonts w:ascii="Times New Roman" w:hAnsi="Times New Roman" w:cs="Times New Roman"/>
          <w:lang w:val="en" w:eastAsia="en-GB"/>
        </w:rPr>
      </w:pPr>
      <w:r w:rsidRPr="00267633">
        <w:rPr>
          <w:rFonts w:ascii="Times New Roman" w:hAnsi="Times New Roman" w:cs="Times New Roman"/>
          <w:lang w:val="en" w:eastAsia="en-GB"/>
        </w:rPr>
        <w:tab/>
        <w:t>Between</w:t>
      </w:r>
    </w:p>
    <w:p w14:paraId="2B7AAC75" w14:textId="77777777" w:rsidR="00267633" w:rsidRPr="00267633" w:rsidRDefault="00267633" w:rsidP="00267633">
      <w:pPr>
        <w:spacing w:before="0" w:after="200" w:line="276" w:lineRule="auto"/>
        <w:ind w:left="2835"/>
        <w:divId w:val="2116439976"/>
        <w:rPr>
          <w:rFonts w:ascii="Times New Roman" w:hAnsi="Times New Roman" w:cs="Times New Roman"/>
          <w:lang w:val="en" w:eastAsia="en-GB"/>
        </w:rPr>
      </w:pPr>
      <w:r w:rsidRPr="00267633">
        <w:rPr>
          <w:rFonts w:ascii="Times New Roman" w:hAnsi="Times New Roman" w:cs="Times New Roman"/>
          <w:lang w:val="en" w:eastAsia="en-GB"/>
        </w:rPr>
        <w:tab/>
        <w:t xml:space="preserve">(NRIC No.                </w:t>
      </w:r>
      <w:proofErr w:type="gramStart"/>
      <w:r w:rsidRPr="00267633">
        <w:rPr>
          <w:rFonts w:ascii="Times New Roman" w:hAnsi="Times New Roman" w:cs="Times New Roman"/>
          <w:lang w:val="en" w:eastAsia="en-GB"/>
        </w:rPr>
        <w:t xml:space="preserve">  )</w:t>
      </w:r>
      <w:proofErr w:type="gramEnd"/>
      <w:r w:rsidRPr="00267633">
        <w:rPr>
          <w:rFonts w:ascii="Times New Roman" w:hAnsi="Times New Roman" w:cs="Times New Roman"/>
          <w:lang w:val="en" w:eastAsia="en-GB"/>
        </w:rPr>
        <w:t xml:space="preserve"> </w:t>
      </w:r>
      <w:r w:rsidRPr="00267633">
        <w:rPr>
          <w:rFonts w:ascii="Times New Roman" w:hAnsi="Times New Roman" w:cs="Times New Roman"/>
          <w:lang w:val="en" w:eastAsia="en-GB"/>
        </w:rPr>
        <w:tab/>
      </w:r>
      <w:r w:rsidRPr="00267633">
        <w:rPr>
          <w:rFonts w:ascii="Times New Roman" w:hAnsi="Times New Roman" w:cs="Times New Roman"/>
          <w:lang w:val="en" w:eastAsia="en-GB"/>
        </w:rPr>
        <w:tab/>
      </w:r>
      <w:r w:rsidRPr="00267633">
        <w:rPr>
          <w:rFonts w:ascii="Times New Roman" w:hAnsi="Times New Roman" w:cs="Times New Roman"/>
          <w:lang w:val="en" w:eastAsia="en-GB"/>
        </w:rPr>
        <w:tab/>
      </w:r>
    </w:p>
    <w:p w14:paraId="1C36C578" w14:textId="77777777" w:rsidR="00267633" w:rsidRPr="00267633" w:rsidRDefault="00267633" w:rsidP="00267633">
      <w:pPr>
        <w:spacing w:before="0" w:after="200" w:line="276" w:lineRule="auto"/>
        <w:jc w:val="right"/>
        <w:divId w:val="2116439976"/>
        <w:rPr>
          <w:rFonts w:ascii="Times New Roman" w:hAnsi="Times New Roman" w:cs="Times New Roman"/>
          <w:lang w:val="en" w:eastAsia="en-GB"/>
        </w:rPr>
      </w:pPr>
      <w:r w:rsidRPr="00267633">
        <w:rPr>
          <w:rFonts w:ascii="Times New Roman" w:hAnsi="Times New Roman" w:cs="Times New Roman"/>
          <w:lang w:val="en" w:eastAsia="en-GB"/>
        </w:rPr>
        <w:t>…Plaintiff</w:t>
      </w:r>
      <w:r w:rsidRPr="00267633">
        <w:rPr>
          <w:rFonts w:ascii="Times New Roman" w:hAnsi="Times New Roman" w:cs="Times New Roman"/>
          <w:lang w:val="en" w:eastAsia="en-GB"/>
        </w:rPr>
        <w:tab/>
      </w:r>
    </w:p>
    <w:p w14:paraId="7C425293" w14:textId="77777777" w:rsidR="00267633" w:rsidRPr="00267633" w:rsidRDefault="00267633" w:rsidP="00267633">
      <w:pPr>
        <w:spacing w:before="0" w:after="200" w:line="276" w:lineRule="auto"/>
        <w:divId w:val="2116439976"/>
        <w:rPr>
          <w:rFonts w:ascii="Times New Roman" w:hAnsi="Times New Roman" w:cs="Times New Roman"/>
          <w:lang w:val="en" w:eastAsia="en-GB"/>
        </w:rPr>
      </w:pPr>
      <w:r w:rsidRPr="00267633">
        <w:rPr>
          <w:rFonts w:ascii="Times New Roman" w:hAnsi="Times New Roman" w:cs="Times New Roman"/>
          <w:lang w:val="en" w:eastAsia="en-GB"/>
        </w:rPr>
        <w:tab/>
      </w:r>
      <w:r w:rsidRPr="00267633">
        <w:rPr>
          <w:rFonts w:ascii="Times New Roman" w:hAnsi="Times New Roman" w:cs="Times New Roman"/>
          <w:lang w:val="en" w:eastAsia="en-GB"/>
        </w:rPr>
        <w:tab/>
      </w:r>
      <w:r w:rsidRPr="00267633">
        <w:rPr>
          <w:rFonts w:ascii="Times New Roman" w:hAnsi="Times New Roman" w:cs="Times New Roman"/>
          <w:lang w:val="en" w:eastAsia="en-GB"/>
        </w:rPr>
        <w:tab/>
      </w:r>
      <w:r w:rsidRPr="00267633">
        <w:rPr>
          <w:rFonts w:ascii="Times New Roman" w:hAnsi="Times New Roman" w:cs="Times New Roman"/>
          <w:lang w:val="en" w:eastAsia="en-GB"/>
        </w:rPr>
        <w:tab/>
        <w:t>And</w:t>
      </w:r>
    </w:p>
    <w:p w14:paraId="1766C445" w14:textId="77777777" w:rsidR="00267633" w:rsidRPr="00267633" w:rsidRDefault="00267633" w:rsidP="00267633">
      <w:pPr>
        <w:spacing w:before="0" w:after="200" w:line="276" w:lineRule="auto"/>
        <w:ind w:left="2835"/>
        <w:divId w:val="2116439976"/>
        <w:rPr>
          <w:rFonts w:ascii="Times New Roman" w:hAnsi="Times New Roman" w:cs="Times New Roman"/>
          <w:lang w:val="en" w:eastAsia="en-GB"/>
        </w:rPr>
      </w:pPr>
      <w:r w:rsidRPr="00267633">
        <w:rPr>
          <w:rFonts w:ascii="Times New Roman" w:hAnsi="Times New Roman" w:cs="Times New Roman"/>
          <w:lang w:val="en" w:eastAsia="en-GB"/>
        </w:rPr>
        <w:t xml:space="preserve">(NRIC No.          </w:t>
      </w:r>
      <w:proofErr w:type="gramStart"/>
      <w:r w:rsidRPr="00267633">
        <w:rPr>
          <w:rFonts w:ascii="Times New Roman" w:hAnsi="Times New Roman" w:cs="Times New Roman"/>
          <w:lang w:val="en" w:eastAsia="en-GB"/>
        </w:rPr>
        <w:t xml:space="preserve">  )</w:t>
      </w:r>
      <w:proofErr w:type="gramEnd"/>
      <w:r w:rsidRPr="00267633">
        <w:rPr>
          <w:rFonts w:ascii="Times New Roman" w:hAnsi="Times New Roman" w:cs="Times New Roman"/>
          <w:lang w:val="en" w:eastAsia="en-GB"/>
        </w:rPr>
        <w:tab/>
      </w:r>
      <w:r w:rsidRPr="00267633">
        <w:rPr>
          <w:rFonts w:ascii="Times New Roman" w:hAnsi="Times New Roman" w:cs="Times New Roman"/>
          <w:lang w:val="en" w:eastAsia="en-GB"/>
        </w:rPr>
        <w:tab/>
      </w:r>
      <w:r w:rsidRPr="00267633">
        <w:rPr>
          <w:rFonts w:ascii="Times New Roman" w:hAnsi="Times New Roman" w:cs="Times New Roman"/>
          <w:lang w:val="en" w:eastAsia="en-GB"/>
        </w:rPr>
        <w:tab/>
      </w:r>
    </w:p>
    <w:p w14:paraId="5C845013" w14:textId="77777777" w:rsidR="00267633" w:rsidRPr="00267633" w:rsidRDefault="00267633" w:rsidP="00267633">
      <w:pPr>
        <w:spacing w:before="0" w:after="200" w:line="276" w:lineRule="auto"/>
        <w:ind w:left="2835"/>
        <w:jc w:val="right"/>
        <w:divId w:val="2116439976"/>
        <w:rPr>
          <w:rFonts w:ascii="Times New Roman" w:hAnsi="Times New Roman" w:cs="Times New Roman"/>
          <w:i/>
          <w:lang w:val="en" w:eastAsia="en-GB"/>
        </w:rPr>
      </w:pPr>
      <w:r w:rsidRPr="00267633">
        <w:rPr>
          <w:rFonts w:ascii="Times New Roman" w:hAnsi="Times New Roman" w:cs="Times New Roman"/>
          <w:lang w:val="en" w:eastAsia="en-GB"/>
        </w:rPr>
        <w:t>…Defendant</w:t>
      </w:r>
    </w:p>
    <w:p w14:paraId="5B00CDE8" w14:textId="77777777" w:rsidR="00267633" w:rsidRPr="00267633" w:rsidRDefault="00267633" w:rsidP="00267633">
      <w:pPr>
        <w:spacing w:before="0" w:after="200" w:line="276" w:lineRule="auto"/>
        <w:divId w:val="2116439976"/>
        <w:rPr>
          <w:rFonts w:ascii="Times New Roman" w:hAnsi="Times New Roman" w:cs="Times New Roman"/>
          <w:i/>
          <w:lang w:val="en" w:eastAsia="en-GB"/>
        </w:rPr>
      </w:pPr>
      <w:r w:rsidRPr="00267633">
        <w:rPr>
          <w:rFonts w:ascii="Times New Roman" w:hAnsi="Times New Roman" w:cs="Times New Roman"/>
          <w:i/>
          <w:lang w:val="en" w:eastAsia="en-GB"/>
        </w:rPr>
        <w:tab/>
      </w:r>
      <w:r w:rsidRPr="00267633">
        <w:rPr>
          <w:rFonts w:ascii="Times New Roman" w:hAnsi="Times New Roman" w:cs="Times New Roman"/>
          <w:i/>
          <w:lang w:val="en" w:eastAsia="en-GB"/>
        </w:rPr>
        <w:tab/>
      </w:r>
      <w:r w:rsidRPr="00267633">
        <w:rPr>
          <w:rFonts w:ascii="Times New Roman" w:hAnsi="Times New Roman" w:cs="Times New Roman"/>
          <w:i/>
          <w:lang w:val="en" w:eastAsia="en-GB"/>
        </w:rPr>
        <w:tab/>
      </w:r>
    </w:p>
    <w:p w14:paraId="48E8116D" w14:textId="77777777" w:rsidR="00267633" w:rsidRPr="00267633" w:rsidRDefault="00267633" w:rsidP="00267633">
      <w:pPr>
        <w:spacing w:before="0" w:after="200" w:line="276" w:lineRule="auto"/>
        <w:jc w:val="center"/>
        <w:divId w:val="2116439976"/>
        <w:rPr>
          <w:rFonts w:ascii="Times New Roman" w:hAnsi="Times New Roman" w:cs="Times New Roman"/>
          <w:b/>
          <w:u w:val="single"/>
          <w:lang w:val="en" w:eastAsia="en-GB"/>
        </w:rPr>
      </w:pPr>
      <w:r w:rsidRPr="00267633">
        <w:rPr>
          <w:rFonts w:ascii="Times New Roman" w:hAnsi="Times New Roman" w:cs="Times New Roman"/>
          <w:b/>
          <w:u w:val="single"/>
          <w:lang w:val="en" w:eastAsia="en-GB"/>
        </w:rPr>
        <w:t>NOTICE OF ADDRESS FOR SERVICE ON CHILD REPRESENTATIVE</w:t>
      </w:r>
    </w:p>
    <w:p w14:paraId="09F15BC4" w14:textId="77777777" w:rsidR="00267633" w:rsidRPr="00267633" w:rsidRDefault="00267633" w:rsidP="00267633">
      <w:pPr>
        <w:spacing w:before="0" w:after="200" w:line="276" w:lineRule="auto"/>
        <w:divId w:val="2116439976"/>
        <w:rPr>
          <w:rFonts w:ascii="Times New Roman" w:hAnsi="Times New Roman" w:cs="Times New Roman"/>
          <w:b/>
          <w:lang w:val="en" w:eastAsia="en-GB"/>
        </w:rPr>
      </w:pPr>
    </w:p>
    <w:p w14:paraId="0B5A2787" w14:textId="77777777" w:rsidR="00267633" w:rsidRPr="00267633" w:rsidRDefault="00267633" w:rsidP="006172E9">
      <w:pPr>
        <w:numPr>
          <w:ilvl w:val="0"/>
          <w:numId w:val="92"/>
        </w:numPr>
        <w:spacing w:before="0" w:after="200" w:line="276" w:lineRule="auto"/>
        <w:contextualSpacing/>
        <w:divId w:val="2116439976"/>
        <w:rPr>
          <w:rFonts w:ascii="Times New Roman" w:hAnsi="Times New Roman" w:cs="Times New Roman"/>
          <w:lang w:val="en" w:eastAsia="zh-CN"/>
        </w:rPr>
      </w:pPr>
      <w:r w:rsidRPr="00267633">
        <w:rPr>
          <w:rFonts w:ascii="Times New Roman" w:hAnsi="Times New Roman" w:cs="Times New Roman"/>
          <w:lang w:val="en" w:eastAsia="zh-CN"/>
        </w:rPr>
        <w:t>I have been appointed the Child Representative for your child(ren), namely (insert name of child) pursuant to the Order of Court dated ____.</w:t>
      </w:r>
    </w:p>
    <w:p w14:paraId="1CAB17CC" w14:textId="77777777" w:rsidR="00267633" w:rsidRPr="00267633" w:rsidRDefault="00267633" w:rsidP="00267633">
      <w:pPr>
        <w:spacing w:before="0" w:after="200" w:line="276" w:lineRule="auto"/>
        <w:divId w:val="2116439976"/>
        <w:rPr>
          <w:rFonts w:ascii="Times New Roman" w:hAnsi="Times New Roman" w:cs="Times New Roman"/>
          <w:lang w:val="en" w:eastAsia="en-GB"/>
        </w:rPr>
      </w:pPr>
    </w:p>
    <w:p w14:paraId="6ABCB7F6" w14:textId="77777777" w:rsidR="00267633" w:rsidRPr="00267633" w:rsidRDefault="00267633" w:rsidP="006172E9">
      <w:pPr>
        <w:numPr>
          <w:ilvl w:val="0"/>
          <w:numId w:val="92"/>
        </w:numPr>
        <w:spacing w:before="0" w:after="200" w:line="276" w:lineRule="auto"/>
        <w:contextualSpacing/>
        <w:divId w:val="2116439976"/>
        <w:rPr>
          <w:rFonts w:ascii="Times New Roman" w:hAnsi="Times New Roman" w:cs="Times New Roman"/>
          <w:lang w:val="en" w:eastAsia="zh-CN"/>
        </w:rPr>
      </w:pPr>
      <w:r w:rsidRPr="00267633">
        <w:rPr>
          <w:rFonts w:ascii="Times New Roman" w:hAnsi="Times New Roman" w:cs="Times New Roman"/>
          <w:lang w:val="en" w:eastAsia="zh-CN"/>
        </w:rPr>
        <w:t>Please serve on me all documents filed in Court relating to the custody care and control and access of the child(ren) by delivering a copy/copies of the same at the following address:</w:t>
      </w:r>
    </w:p>
    <w:p w14:paraId="64EA43D0" w14:textId="77777777" w:rsidR="00267633" w:rsidRPr="00267633" w:rsidRDefault="00267633" w:rsidP="00267633">
      <w:pPr>
        <w:spacing w:before="0" w:after="0" w:line="240" w:lineRule="auto"/>
        <w:ind w:left="720"/>
        <w:divId w:val="2116439976"/>
        <w:rPr>
          <w:rFonts w:ascii="Times New Roman" w:hAnsi="Times New Roman" w:cs="Times New Roman"/>
          <w:lang w:val="en" w:eastAsia="zh-CN"/>
        </w:rPr>
      </w:pPr>
    </w:p>
    <w:p w14:paraId="0A386E8A" w14:textId="77777777" w:rsidR="00267633" w:rsidRPr="00267633" w:rsidRDefault="00267633" w:rsidP="00267633">
      <w:pPr>
        <w:spacing w:before="0" w:after="200" w:line="276" w:lineRule="auto"/>
        <w:ind w:left="720"/>
        <w:divId w:val="2116439976"/>
        <w:rPr>
          <w:rFonts w:ascii="Times New Roman" w:hAnsi="Times New Roman" w:cs="Times New Roman"/>
          <w:lang w:val="en" w:eastAsia="en-GB"/>
        </w:rPr>
      </w:pPr>
      <w:r w:rsidRPr="00267633">
        <w:rPr>
          <w:rFonts w:ascii="Times New Roman" w:hAnsi="Times New Roman" w:cs="Times New Roman"/>
          <w:lang w:val="en" w:eastAsia="en-GB"/>
        </w:rPr>
        <w:t>[insert address]</w:t>
      </w:r>
    </w:p>
    <w:p w14:paraId="31F54DCB" w14:textId="77777777" w:rsidR="00267633" w:rsidRPr="00267633" w:rsidRDefault="00267633" w:rsidP="00267633">
      <w:pPr>
        <w:spacing w:before="0" w:after="200" w:line="276" w:lineRule="auto"/>
        <w:divId w:val="2116439976"/>
        <w:rPr>
          <w:rFonts w:ascii="Times New Roman" w:hAnsi="Times New Roman" w:cs="Times New Roman"/>
          <w:i/>
          <w:lang w:val="en" w:eastAsia="en-GB"/>
        </w:rPr>
      </w:pPr>
    </w:p>
    <w:p w14:paraId="2AB63E49" w14:textId="77777777" w:rsidR="00267633" w:rsidRPr="00267633" w:rsidRDefault="00267633" w:rsidP="00267633">
      <w:pPr>
        <w:spacing w:before="0" w:after="200" w:line="276" w:lineRule="auto"/>
        <w:jc w:val="both"/>
        <w:divId w:val="2116439976"/>
        <w:rPr>
          <w:rFonts w:ascii="Times New Roman" w:hAnsi="Times New Roman" w:cs="Times New Roman"/>
          <w:lang w:val="en" w:eastAsia="en-GB"/>
        </w:rPr>
      </w:pPr>
      <w:r w:rsidRPr="00267633">
        <w:rPr>
          <w:rFonts w:ascii="Times New Roman" w:hAnsi="Times New Roman" w:cs="Times New Roman"/>
          <w:lang w:val="en" w:eastAsia="en-GB"/>
        </w:rPr>
        <w:tab/>
      </w:r>
      <w:r w:rsidRPr="00267633">
        <w:rPr>
          <w:rFonts w:ascii="Times New Roman" w:hAnsi="Times New Roman" w:cs="Times New Roman"/>
          <w:lang w:val="en" w:eastAsia="en-GB"/>
        </w:rPr>
        <w:tab/>
      </w:r>
      <w:r w:rsidRPr="00267633">
        <w:rPr>
          <w:rFonts w:ascii="Times New Roman" w:hAnsi="Times New Roman" w:cs="Times New Roman"/>
          <w:lang w:val="en" w:eastAsia="en-GB"/>
        </w:rPr>
        <w:tab/>
      </w:r>
      <w:r w:rsidRPr="00267633">
        <w:rPr>
          <w:rFonts w:ascii="Times New Roman" w:hAnsi="Times New Roman" w:cs="Times New Roman"/>
          <w:lang w:val="en" w:eastAsia="en-GB"/>
        </w:rPr>
        <w:tab/>
      </w:r>
      <w:r w:rsidRPr="00267633">
        <w:rPr>
          <w:rFonts w:ascii="Times New Roman" w:hAnsi="Times New Roman" w:cs="Times New Roman"/>
          <w:lang w:val="en" w:eastAsia="en-GB"/>
        </w:rPr>
        <w:tab/>
      </w:r>
      <w:r w:rsidRPr="00267633">
        <w:rPr>
          <w:rFonts w:ascii="Times New Roman" w:hAnsi="Times New Roman" w:cs="Times New Roman"/>
          <w:lang w:val="en" w:eastAsia="en-GB"/>
        </w:rPr>
        <w:tab/>
      </w:r>
    </w:p>
    <w:p w14:paraId="2C8052AF" w14:textId="77777777" w:rsidR="00267633" w:rsidRPr="00267633" w:rsidRDefault="00267633" w:rsidP="00267633">
      <w:pPr>
        <w:spacing w:before="0" w:after="200" w:line="276" w:lineRule="auto"/>
        <w:jc w:val="both"/>
        <w:divId w:val="2116439976"/>
        <w:rPr>
          <w:rFonts w:ascii="Times New Roman" w:hAnsi="Times New Roman" w:cs="Times New Roman"/>
          <w:lang w:val="en" w:eastAsia="en-GB"/>
        </w:rPr>
      </w:pPr>
      <w:r w:rsidRPr="00267633">
        <w:rPr>
          <w:rFonts w:ascii="Times New Roman" w:hAnsi="Times New Roman" w:cs="Times New Roman"/>
          <w:lang w:val="en" w:eastAsia="en-GB"/>
        </w:rPr>
        <w:tab/>
        <w:t>Name of Child Representative:</w:t>
      </w:r>
    </w:p>
    <w:p w14:paraId="51F0C715" w14:textId="77777777" w:rsidR="00267633" w:rsidRPr="00267633" w:rsidRDefault="00267633" w:rsidP="00267633">
      <w:pPr>
        <w:spacing w:before="0" w:after="200" w:line="276" w:lineRule="auto"/>
        <w:jc w:val="both"/>
        <w:divId w:val="2116439976"/>
        <w:rPr>
          <w:rFonts w:ascii="Times New Roman" w:hAnsi="Times New Roman" w:cs="Times New Roman"/>
          <w:lang w:val="en" w:eastAsia="en-GB"/>
        </w:rPr>
      </w:pPr>
      <w:r w:rsidRPr="00267633">
        <w:rPr>
          <w:rFonts w:ascii="Times New Roman" w:hAnsi="Times New Roman" w:cs="Times New Roman"/>
          <w:lang w:val="en" w:eastAsia="en-GB"/>
        </w:rPr>
        <w:tab/>
        <w:t xml:space="preserve">Law Firm/Employer </w:t>
      </w:r>
      <w:proofErr w:type="spellStart"/>
      <w:r w:rsidRPr="00267633">
        <w:rPr>
          <w:rFonts w:ascii="Times New Roman" w:hAnsi="Times New Roman" w:cs="Times New Roman"/>
          <w:lang w:val="en" w:eastAsia="en-GB"/>
        </w:rPr>
        <w:t>Organisation</w:t>
      </w:r>
      <w:proofErr w:type="spellEnd"/>
      <w:r w:rsidRPr="00267633">
        <w:rPr>
          <w:rFonts w:ascii="Times New Roman" w:hAnsi="Times New Roman" w:cs="Times New Roman"/>
          <w:lang w:val="en" w:eastAsia="en-GB"/>
        </w:rPr>
        <w:t>:</w:t>
      </w:r>
    </w:p>
    <w:p w14:paraId="1D1263B9" w14:textId="77777777" w:rsidR="00267633" w:rsidRPr="00267633" w:rsidRDefault="00267633" w:rsidP="00267633">
      <w:pPr>
        <w:spacing w:before="0" w:after="200" w:line="276" w:lineRule="auto"/>
        <w:divId w:val="2116439976"/>
        <w:rPr>
          <w:rFonts w:ascii="Calibri" w:hAnsi="Calibri" w:cs="Times New Roman"/>
          <w:sz w:val="22"/>
          <w:szCs w:val="22"/>
          <w:lang w:val="en-GB" w:eastAsia="en-GB"/>
        </w:rPr>
      </w:pPr>
      <w:r w:rsidRPr="00267633">
        <w:rPr>
          <w:rFonts w:ascii="Calibri" w:hAnsi="Calibri" w:cs="Times New Roman"/>
          <w:sz w:val="22"/>
          <w:szCs w:val="22"/>
          <w:lang w:val="en-GB" w:eastAsia="en-GB"/>
        </w:rPr>
        <w:br w:type="page"/>
      </w:r>
    </w:p>
    <w:tbl>
      <w:tblPr>
        <w:tblW w:w="9240" w:type="dxa"/>
        <w:jc w:val="center"/>
        <w:tblLayout w:type="fixed"/>
        <w:tblLook w:val="04A0" w:firstRow="1" w:lastRow="0" w:firstColumn="1" w:lastColumn="0" w:noHBand="0" w:noVBand="1"/>
      </w:tblPr>
      <w:tblGrid>
        <w:gridCol w:w="3080"/>
        <w:gridCol w:w="3080"/>
        <w:gridCol w:w="3080"/>
      </w:tblGrid>
      <w:tr w:rsidR="00267633" w:rsidRPr="00267633" w14:paraId="3CF4E605" w14:textId="77777777" w:rsidTr="00267633">
        <w:trPr>
          <w:divId w:val="2116439976"/>
          <w:jc w:val="center"/>
        </w:trPr>
        <w:tc>
          <w:tcPr>
            <w:tcW w:w="3080" w:type="dxa"/>
          </w:tcPr>
          <w:p w14:paraId="658863AE" w14:textId="77777777" w:rsidR="00267633" w:rsidRPr="00267633" w:rsidRDefault="00267633" w:rsidP="00267633">
            <w:pPr>
              <w:spacing w:before="0" w:after="120" w:line="240" w:lineRule="auto"/>
              <w:rPr>
                <w:rFonts w:ascii="Times New Roman" w:hAnsi="Times New Roman" w:cs="Times New Roman"/>
                <w:sz w:val="22"/>
                <w:szCs w:val="22"/>
                <w:lang w:val="en-GB" w:eastAsia="zh-CN"/>
              </w:rPr>
            </w:pPr>
            <w:r w:rsidRPr="00267633">
              <w:rPr>
                <w:rFonts w:ascii="Times New Roman" w:hAnsi="Times New Roman" w:cs="Times New Roman"/>
                <w:sz w:val="22"/>
                <w:szCs w:val="22"/>
                <w:lang w:val="en-GB" w:eastAsia="zh-CN"/>
              </w:rPr>
              <w:lastRenderedPageBreak/>
              <w:br w:type="page"/>
            </w:r>
          </w:p>
        </w:tc>
        <w:tc>
          <w:tcPr>
            <w:tcW w:w="3080" w:type="dxa"/>
            <w:hideMark/>
          </w:tcPr>
          <w:p w14:paraId="3C65023F" w14:textId="77777777" w:rsidR="00267633" w:rsidRPr="00267633" w:rsidRDefault="00267633" w:rsidP="00267633">
            <w:pPr>
              <w:keepNext/>
              <w:spacing w:before="0" w:after="0" w:line="240" w:lineRule="auto"/>
              <w:jc w:val="center"/>
              <w:outlineLvl w:val="1"/>
              <w:rPr>
                <w:rFonts w:ascii="Times New Roman" w:hAnsi="Times New Roman" w:cs="Times New Roman"/>
                <w:bCs/>
                <w:iCs/>
                <w:spacing w:val="-3"/>
                <w:lang w:val="en-GB" w:eastAsia="zh-CN"/>
              </w:rPr>
            </w:pPr>
            <w:r w:rsidRPr="00267633">
              <w:rPr>
                <w:rFonts w:ascii="Times New Roman" w:hAnsi="Times New Roman" w:cs="Times New Roman"/>
                <w:bCs/>
                <w:iCs/>
                <w:spacing w:val="-3"/>
                <w:lang w:val="en-GB" w:eastAsia="zh-CN"/>
              </w:rPr>
              <w:t>FORM 188</w:t>
            </w:r>
          </w:p>
        </w:tc>
        <w:tc>
          <w:tcPr>
            <w:tcW w:w="3080" w:type="dxa"/>
          </w:tcPr>
          <w:p w14:paraId="0A140448" w14:textId="77777777" w:rsidR="00267633" w:rsidRPr="00267633" w:rsidRDefault="00267633" w:rsidP="00267633">
            <w:pPr>
              <w:spacing w:before="0" w:after="120" w:line="240" w:lineRule="auto"/>
              <w:rPr>
                <w:rFonts w:ascii="Times New Roman" w:hAnsi="Times New Roman" w:cs="Times New Roman"/>
                <w:sz w:val="22"/>
                <w:szCs w:val="22"/>
                <w:lang w:val="en-GB" w:eastAsia="zh-CN"/>
              </w:rPr>
            </w:pPr>
          </w:p>
        </w:tc>
      </w:tr>
    </w:tbl>
    <w:p w14:paraId="1A291992" w14:textId="77777777" w:rsidR="00267633" w:rsidRPr="00267633" w:rsidRDefault="00267633" w:rsidP="00267633">
      <w:pPr>
        <w:spacing w:before="0" w:after="200" w:line="276" w:lineRule="auto"/>
        <w:divId w:val="2116439976"/>
        <w:rPr>
          <w:rFonts w:ascii="Times New Roman" w:hAnsi="Times New Roman" w:cs="Times New Roman"/>
          <w:sz w:val="22"/>
          <w:szCs w:val="22"/>
          <w:lang w:val="en" w:eastAsia="en-GB"/>
        </w:rPr>
      </w:pPr>
      <w:r w:rsidRPr="00267633">
        <w:rPr>
          <w:rFonts w:ascii="Times New Roman" w:hAnsi="Times New Roman" w:cs="Times New Roman"/>
          <w:sz w:val="22"/>
          <w:szCs w:val="22"/>
          <w:lang w:val="en" w:eastAsia="en-GB"/>
        </w:rPr>
        <w:t>Para 8</w:t>
      </w:r>
    </w:p>
    <w:p w14:paraId="35C6C204" w14:textId="77777777" w:rsidR="00267633" w:rsidRPr="00267633" w:rsidRDefault="00267633" w:rsidP="00267633">
      <w:pPr>
        <w:spacing w:before="0" w:after="200" w:line="276" w:lineRule="auto"/>
        <w:jc w:val="center"/>
        <w:divId w:val="2116439976"/>
        <w:rPr>
          <w:rFonts w:ascii="Times New Roman" w:hAnsi="Times New Roman" w:cs="Times New Roman"/>
          <w:lang w:val="en" w:eastAsia="en-GB"/>
        </w:rPr>
      </w:pPr>
      <w:r w:rsidRPr="00267633">
        <w:rPr>
          <w:rFonts w:ascii="Times New Roman" w:hAnsi="Times New Roman" w:cs="Times New Roman"/>
          <w:lang w:val="en" w:eastAsia="en-GB"/>
        </w:rPr>
        <w:t>IN THE FAMILY JUSTICE COURTS OF THE REPUBLIC OF SINGAPORE</w:t>
      </w:r>
    </w:p>
    <w:p w14:paraId="250DF456" w14:textId="77777777" w:rsidR="00267633" w:rsidRPr="00267633" w:rsidRDefault="00267633" w:rsidP="00267633">
      <w:pPr>
        <w:spacing w:before="0" w:after="200" w:line="276" w:lineRule="auto"/>
        <w:ind w:left="2160"/>
        <w:divId w:val="2116439976"/>
        <w:rPr>
          <w:rFonts w:ascii="Times New Roman" w:hAnsi="Times New Roman" w:cs="Times New Roman"/>
          <w:lang w:val="en" w:eastAsia="en-GB"/>
        </w:rPr>
      </w:pPr>
    </w:p>
    <w:p w14:paraId="23635BC3" w14:textId="77777777" w:rsidR="00267633" w:rsidRPr="00267633" w:rsidRDefault="00267633" w:rsidP="00267633">
      <w:pPr>
        <w:spacing w:before="0" w:after="200" w:line="276" w:lineRule="auto"/>
        <w:divId w:val="2116439976"/>
        <w:rPr>
          <w:rFonts w:ascii="Times New Roman" w:hAnsi="Times New Roman" w:cs="Times New Roman"/>
          <w:lang w:val="en" w:eastAsia="en-GB"/>
        </w:rPr>
      </w:pPr>
      <w:r w:rsidRPr="00267633">
        <w:rPr>
          <w:rFonts w:ascii="Times New Roman" w:hAnsi="Times New Roman" w:cs="Times New Roman"/>
          <w:lang w:val="en" w:eastAsia="en-GB"/>
        </w:rPr>
        <w:t xml:space="preserve">Divorce Suit </w:t>
      </w:r>
      <w:r w:rsidRPr="00267633">
        <w:rPr>
          <w:rFonts w:ascii="Times New Roman" w:hAnsi="Times New Roman" w:cs="Times New Roman"/>
          <w:lang w:val="en" w:eastAsia="en-GB"/>
        </w:rPr>
        <w:tab/>
      </w:r>
      <w:r w:rsidRPr="00267633">
        <w:rPr>
          <w:rFonts w:ascii="Times New Roman" w:hAnsi="Times New Roman" w:cs="Times New Roman"/>
          <w:lang w:val="en" w:eastAsia="en-GB"/>
        </w:rPr>
        <w:tab/>
        <w:t>)</w:t>
      </w:r>
    </w:p>
    <w:p w14:paraId="35C41D7C" w14:textId="77777777" w:rsidR="00267633" w:rsidRPr="00267633" w:rsidRDefault="00267633" w:rsidP="00267633">
      <w:pPr>
        <w:spacing w:before="0" w:after="200" w:line="276" w:lineRule="auto"/>
        <w:divId w:val="2116439976"/>
        <w:rPr>
          <w:rFonts w:ascii="Times New Roman" w:hAnsi="Times New Roman" w:cs="Times New Roman"/>
          <w:lang w:val="en" w:eastAsia="en-GB"/>
        </w:rPr>
      </w:pPr>
      <w:r w:rsidRPr="00267633">
        <w:rPr>
          <w:rFonts w:ascii="Times New Roman" w:hAnsi="Times New Roman" w:cs="Times New Roman"/>
          <w:lang w:val="en" w:eastAsia="en-GB"/>
        </w:rPr>
        <w:t xml:space="preserve">No. </w:t>
      </w:r>
      <w:r w:rsidRPr="00267633">
        <w:rPr>
          <w:rFonts w:ascii="Times New Roman" w:hAnsi="Times New Roman" w:cs="Times New Roman"/>
          <w:lang w:val="en" w:eastAsia="en-GB"/>
        </w:rPr>
        <w:tab/>
        <w:t>of 20</w:t>
      </w:r>
      <w:r w:rsidRPr="00267633">
        <w:rPr>
          <w:rFonts w:ascii="Times New Roman" w:hAnsi="Times New Roman" w:cs="Times New Roman"/>
          <w:lang w:val="en" w:eastAsia="en-GB"/>
        </w:rPr>
        <w:tab/>
      </w:r>
      <w:r w:rsidRPr="00267633">
        <w:rPr>
          <w:rFonts w:ascii="Times New Roman" w:hAnsi="Times New Roman" w:cs="Times New Roman"/>
          <w:lang w:val="en" w:eastAsia="en-GB"/>
        </w:rPr>
        <w:tab/>
        <w:t>)</w:t>
      </w:r>
    </w:p>
    <w:p w14:paraId="3FABE920" w14:textId="77777777" w:rsidR="00267633" w:rsidRPr="00267633" w:rsidRDefault="00267633" w:rsidP="00267633">
      <w:pPr>
        <w:spacing w:before="0" w:after="200" w:line="276" w:lineRule="auto"/>
        <w:ind w:left="2835"/>
        <w:divId w:val="2116439976"/>
        <w:rPr>
          <w:rFonts w:ascii="Times New Roman" w:hAnsi="Times New Roman" w:cs="Times New Roman"/>
          <w:lang w:val="en" w:eastAsia="en-GB"/>
        </w:rPr>
      </w:pPr>
      <w:r w:rsidRPr="00267633">
        <w:rPr>
          <w:rFonts w:ascii="Times New Roman" w:hAnsi="Times New Roman" w:cs="Times New Roman"/>
          <w:lang w:val="en" w:eastAsia="en-GB"/>
        </w:rPr>
        <w:tab/>
        <w:t>Between</w:t>
      </w:r>
    </w:p>
    <w:p w14:paraId="411B4A9D" w14:textId="77777777" w:rsidR="00267633" w:rsidRPr="00267633" w:rsidRDefault="00267633" w:rsidP="00267633">
      <w:pPr>
        <w:spacing w:before="0" w:after="200" w:line="276" w:lineRule="auto"/>
        <w:ind w:left="2835"/>
        <w:divId w:val="2116439976"/>
        <w:rPr>
          <w:rFonts w:ascii="Times New Roman" w:hAnsi="Times New Roman" w:cs="Times New Roman"/>
          <w:lang w:val="en" w:eastAsia="en-GB"/>
        </w:rPr>
      </w:pPr>
      <w:r w:rsidRPr="00267633">
        <w:rPr>
          <w:rFonts w:ascii="Times New Roman" w:hAnsi="Times New Roman" w:cs="Times New Roman"/>
          <w:lang w:val="en" w:eastAsia="en-GB"/>
        </w:rPr>
        <w:t xml:space="preserve">(NRIC No.                </w:t>
      </w:r>
      <w:proofErr w:type="gramStart"/>
      <w:r w:rsidRPr="00267633">
        <w:rPr>
          <w:rFonts w:ascii="Times New Roman" w:hAnsi="Times New Roman" w:cs="Times New Roman"/>
          <w:lang w:val="en" w:eastAsia="en-GB"/>
        </w:rPr>
        <w:t xml:space="preserve">  )</w:t>
      </w:r>
      <w:proofErr w:type="gramEnd"/>
      <w:r w:rsidRPr="00267633">
        <w:rPr>
          <w:rFonts w:ascii="Times New Roman" w:hAnsi="Times New Roman" w:cs="Times New Roman"/>
          <w:lang w:val="en" w:eastAsia="en-GB"/>
        </w:rPr>
        <w:t xml:space="preserve"> </w:t>
      </w:r>
      <w:r w:rsidRPr="00267633">
        <w:rPr>
          <w:rFonts w:ascii="Times New Roman" w:hAnsi="Times New Roman" w:cs="Times New Roman"/>
          <w:lang w:val="en" w:eastAsia="en-GB"/>
        </w:rPr>
        <w:tab/>
      </w:r>
      <w:r w:rsidRPr="00267633">
        <w:rPr>
          <w:rFonts w:ascii="Times New Roman" w:hAnsi="Times New Roman" w:cs="Times New Roman"/>
          <w:lang w:val="en" w:eastAsia="en-GB"/>
        </w:rPr>
        <w:tab/>
      </w:r>
      <w:r w:rsidRPr="00267633">
        <w:rPr>
          <w:rFonts w:ascii="Times New Roman" w:hAnsi="Times New Roman" w:cs="Times New Roman"/>
          <w:lang w:val="en" w:eastAsia="en-GB"/>
        </w:rPr>
        <w:tab/>
      </w:r>
    </w:p>
    <w:p w14:paraId="4F0A48A5" w14:textId="77777777" w:rsidR="00267633" w:rsidRPr="00267633" w:rsidRDefault="00267633" w:rsidP="00267633">
      <w:pPr>
        <w:spacing w:before="0" w:after="200" w:line="276" w:lineRule="auto"/>
        <w:jc w:val="right"/>
        <w:divId w:val="2116439976"/>
        <w:rPr>
          <w:rFonts w:ascii="Times New Roman" w:hAnsi="Times New Roman" w:cs="Times New Roman"/>
          <w:lang w:val="en" w:eastAsia="en-GB"/>
        </w:rPr>
      </w:pPr>
      <w:r w:rsidRPr="00267633">
        <w:rPr>
          <w:rFonts w:ascii="Times New Roman" w:hAnsi="Times New Roman" w:cs="Times New Roman"/>
          <w:lang w:val="en" w:eastAsia="en-GB"/>
        </w:rPr>
        <w:t>…Plaintiff</w:t>
      </w:r>
      <w:r w:rsidRPr="00267633">
        <w:rPr>
          <w:rFonts w:ascii="Times New Roman" w:hAnsi="Times New Roman" w:cs="Times New Roman"/>
          <w:lang w:val="en" w:eastAsia="en-GB"/>
        </w:rPr>
        <w:tab/>
      </w:r>
    </w:p>
    <w:p w14:paraId="5891B316" w14:textId="77777777" w:rsidR="00267633" w:rsidRPr="00267633" w:rsidRDefault="00267633" w:rsidP="00267633">
      <w:pPr>
        <w:spacing w:before="0" w:after="200" w:line="276" w:lineRule="auto"/>
        <w:ind w:left="2835"/>
        <w:divId w:val="2116439976"/>
        <w:rPr>
          <w:rFonts w:ascii="Times New Roman" w:hAnsi="Times New Roman" w:cs="Times New Roman"/>
          <w:lang w:val="en" w:eastAsia="en-GB"/>
        </w:rPr>
      </w:pPr>
      <w:r w:rsidRPr="00267633">
        <w:rPr>
          <w:rFonts w:ascii="Times New Roman" w:hAnsi="Times New Roman" w:cs="Times New Roman"/>
          <w:lang w:val="en" w:eastAsia="en-GB"/>
        </w:rPr>
        <w:tab/>
        <w:t>And</w:t>
      </w:r>
    </w:p>
    <w:p w14:paraId="68904854" w14:textId="77777777" w:rsidR="00267633" w:rsidRPr="00267633" w:rsidRDefault="00267633" w:rsidP="00267633">
      <w:pPr>
        <w:spacing w:before="0" w:after="200" w:line="276" w:lineRule="auto"/>
        <w:ind w:left="2835"/>
        <w:divId w:val="2116439976"/>
        <w:rPr>
          <w:rFonts w:ascii="Times New Roman" w:hAnsi="Times New Roman" w:cs="Times New Roman"/>
          <w:lang w:val="en" w:eastAsia="en-GB"/>
        </w:rPr>
      </w:pPr>
      <w:r w:rsidRPr="00267633">
        <w:rPr>
          <w:rFonts w:ascii="Times New Roman" w:hAnsi="Times New Roman" w:cs="Times New Roman"/>
          <w:lang w:val="en" w:eastAsia="en-GB"/>
        </w:rPr>
        <w:tab/>
        <w:t xml:space="preserve">(NRIC No.          </w:t>
      </w:r>
      <w:proofErr w:type="gramStart"/>
      <w:r w:rsidRPr="00267633">
        <w:rPr>
          <w:rFonts w:ascii="Times New Roman" w:hAnsi="Times New Roman" w:cs="Times New Roman"/>
          <w:lang w:val="en" w:eastAsia="en-GB"/>
        </w:rPr>
        <w:t xml:space="preserve">  )</w:t>
      </w:r>
      <w:proofErr w:type="gramEnd"/>
      <w:r w:rsidRPr="00267633">
        <w:rPr>
          <w:rFonts w:ascii="Times New Roman" w:hAnsi="Times New Roman" w:cs="Times New Roman"/>
          <w:lang w:val="en" w:eastAsia="en-GB"/>
        </w:rPr>
        <w:tab/>
      </w:r>
      <w:r w:rsidRPr="00267633">
        <w:rPr>
          <w:rFonts w:ascii="Times New Roman" w:hAnsi="Times New Roman" w:cs="Times New Roman"/>
          <w:lang w:val="en" w:eastAsia="en-GB"/>
        </w:rPr>
        <w:tab/>
      </w:r>
      <w:r w:rsidRPr="00267633">
        <w:rPr>
          <w:rFonts w:ascii="Times New Roman" w:hAnsi="Times New Roman" w:cs="Times New Roman"/>
          <w:lang w:val="en" w:eastAsia="en-GB"/>
        </w:rPr>
        <w:tab/>
      </w:r>
    </w:p>
    <w:p w14:paraId="0233A998" w14:textId="77777777" w:rsidR="00267633" w:rsidRPr="00267633" w:rsidRDefault="00267633" w:rsidP="00267633">
      <w:pPr>
        <w:spacing w:before="0" w:after="200" w:line="276" w:lineRule="auto"/>
        <w:jc w:val="right"/>
        <w:divId w:val="2116439976"/>
        <w:rPr>
          <w:rFonts w:ascii="Times New Roman" w:hAnsi="Times New Roman" w:cs="Times New Roman"/>
          <w:lang w:val="en" w:eastAsia="en-GB"/>
        </w:rPr>
      </w:pPr>
      <w:r w:rsidRPr="00267633">
        <w:rPr>
          <w:rFonts w:ascii="Times New Roman" w:hAnsi="Times New Roman" w:cs="Times New Roman"/>
          <w:lang w:val="en" w:eastAsia="en-GB"/>
        </w:rPr>
        <w:t>…Defendant</w:t>
      </w:r>
    </w:p>
    <w:p w14:paraId="12FDCEFD" w14:textId="77777777" w:rsidR="00267633" w:rsidRPr="00267633" w:rsidRDefault="00267633" w:rsidP="00267633">
      <w:pPr>
        <w:spacing w:before="0" w:after="200" w:line="276" w:lineRule="auto"/>
        <w:divId w:val="2116439976"/>
        <w:rPr>
          <w:rFonts w:ascii="Times New Roman" w:hAnsi="Times New Roman" w:cs="Times New Roman"/>
          <w:b/>
          <w:u w:val="single"/>
          <w:lang w:val="en-GB" w:eastAsia="en-GB"/>
        </w:rPr>
      </w:pPr>
      <w:r w:rsidRPr="00267633">
        <w:rPr>
          <w:rFonts w:ascii="Times New Roman" w:hAnsi="Times New Roman" w:cs="Times New Roman"/>
          <w:i/>
          <w:lang w:val="en" w:eastAsia="en-GB"/>
        </w:rPr>
        <w:tab/>
      </w:r>
      <w:r w:rsidRPr="00267633">
        <w:rPr>
          <w:rFonts w:ascii="Times New Roman" w:hAnsi="Times New Roman" w:cs="Times New Roman"/>
          <w:i/>
          <w:lang w:val="en" w:eastAsia="en-GB"/>
        </w:rPr>
        <w:tab/>
      </w:r>
      <w:r w:rsidRPr="00267633">
        <w:rPr>
          <w:rFonts w:ascii="Times New Roman" w:hAnsi="Times New Roman" w:cs="Times New Roman"/>
          <w:i/>
          <w:lang w:val="en" w:eastAsia="en-GB"/>
        </w:rPr>
        <w:tab/>
      </w:r>
      <w:r w:rsidRPr="00267633">
        <w:rPr>
          <w:rFonts w:ascii="Times New Roman" w:hAnsi="Times New Roman" w:cs="Times New Roman"/>
          <w:b/>
          <w:u w:val="single"/>
          <w:lang w:val="en-GB" w:eastAsia="en-GB"/>
        </w:rPr>
        <w:t>SUBMISSION BY CHILD REPRESENTATIVE</w:t>
      </w:r>
    </w:p>
    <w:p w14:paraId="2DFA7E2E" w14:textId="77777777" w:rsidR="00267633" w:rsidRPr="00267633" w:rsidRDefault="00267633" w:rsidP="006172E9">
      <w:pPr>
        <w:numPr>
          <w:ilvl w:val="0"/>
          <w:numId w:val="93"/>
        </w:numPr>
        <w:spacing w:before="0" w:after="200" w:line="276" w:lineRule="auto"/>
        <w:contextualSpacing/>
        <w:jc w:val="both"/>
        <w:divId w:val="2116439976"/>
        <w:rPr>
          <w:rFonts w:ascii="Times New Roman" w:hAnsi="Times New Roman" w:cs="Times New Roman"/>
          <w:b/>
          <w:lang w:val="en-US" w:eastAsia="zh-CN"/>
        </w:rPr>
      </w:pPr>
      <w:r w:rsidRPr="00267633">
        <w:rPr>
          <w:rFonts w:ascii="Times New Roman" w:hAnsi="Times New Roman" w:cs="Times New Roman"/>
          <w:b/>
          <w:lang w:val="en-US" w:eastAsia="zh-CN"/>
        </w:rPr>
        <w:t>Date of Appointment of Child Representative:</w:t>
      </w:r>
    </w:p>
    <w:p w14:paraId="7DC77303" w14:textId="77777777" w:rsidR="00267633" w:rsidRPr="00267633" w:rsidRDefault="00267633" w:rsidP="00267633">
      <w:pPr>
        <w:spacing w:before="0" w:after="200" w:line="276" w:lineRule="auto"/>
        <w:jc w:val="both"/>
        <w:divId w:val="2116439976"/>
        <w:rPr>
          <w:rFonts w:ascii="Times New Roman" w:hAnsi="Times New Roman" w:cs="Times New Roman"/>
          <w:lang w:val="en-GB" w:eastAsia="en-GB"/>
        </w:rPr>
      </w:pPr>
    </w:p>
    <w:p w14:paraId="67944528" w14:textId="77777777" w:rsidR="00267633" w:rsidRPr="00267633" w:rsidRDefault="00267633" w:rsidP="006172E9">
      <w:pPr>
        <w:numPr>
          <w:ilvl w:val="0"/>
          <w:numId w:val="93"/>
        </w:numPr>
        <w:spacing w:before="0" w:after="200" w:line="276" w:lineRule="auto"/>
        <w:contextualSpacing/>
        <w:jc w:val="both"/>
        <w:divId w:val="2116439976"/>
        <w:rPr>
          <w:rFonts w:ascii="Times New Roman" w:hAnsi="Times New Roman" w:cs="Times New Roman"/>
          <w:b/>
          <w:lang w:val="en-US" w:eastAsia="zh-CN"/>
        </w:rPr>
      </w:pPr>
      <w:r w:rsidRPr="00267633">
        <w:rPr>
          <w:rFonts w:ascii="Times New Roman" w:hAnsi="Times New Roman" w:cs="Times New Roman"/>
          <w:b/>
          <w:lang w:val="en-US" w:eastAsia="zh-CN"/>
        </w:rPr>
        <w:t>Child(ren) who are subject of these proceedings:</w:t>
      </w:r>
    </w:p>
    <w:p w14:paraId="3E2DEE2B" w14:textId="77777777" w:rsidR="00267633" w:rsidRPr="00267633" w:rsidRDefault="00267633" w:rsidP="00267633">
      <w:pPr>
        <w:spacing w:before="0" w:after="200" w:line="276" w:lineRule="auto"/>
        <w:jc w:val="both"/>
        <w:divId w:val="2116439976"/>
        <w:rPr>
          <w:rFonts w:ascii="Times New Roman" w:hAnsi="Times New Roman" w:cs="Times New Roman"/>
          <w:b/>
          <w:lang w:val="en-GB" w:eastAsia="en-GB"/>
        </w:rPr>
      </w:pPr>
    </w:p>
    <w:p w14:paraId="0316AAE9" w14:textId="77777777" w:rsidR="00267633" w:rsidRPr="00267633" w:rsidRDefault="00267633" w:rsidP="006172E9">
      <w:pPr>
        <w:numPr>
          <w:ilvl w:val="0"/>
          <w:numId w:val="93"/>
        </w:numPr>
        <w:spacing w:before="0" w:after="200" w:line="276" w:lineRule="auto"/>
        <w:contextualSpacing/>
        <w:jc w:val="both"/>
        <w:divId w:val="2116439976"/>
        <w:rPr>
          <w:rFonts w:ascii="Times New Roman" w:hAnsi="Times New Roman" w:cs="Times New Roman"/>
          <w:b/>
          <w:lang w:val="en-US" w:eastAsia="zh-CN"/>
        </w:rPr>
      </w:pPr>
      <w:r w:rsidRPr="00267633">
        <w:rPr>
          <w:rFonts w:ascii="Times New Roman" w:hAnsi="Times New Roman" w:cs="Times New Roman"/>
          <w:b/>
          <w:lang w:val="en-US" w:eastAsia="zh-CN"/>
        </w:rPr>
        <w:t>Brief Facts of the Case/Chronology:</w:t>
      </w:r>
    </w:p>
    <w:p w14:paraId="17A76478" w14:textId="77777777" w:rsidR="00267633" w:rsidRPr="00267633" w:rsidRDefault="00267633" w:rsidP="00267633">
      <w:pPr>
        <w:spacing w:before="0" w:after="200" w:line="276" w:lineRule="auto"/>
        <w:jc w:val="both"/>
        <w:divId w:val="2116439976"/>
        <w:rPr>
          <w:rFonts w:ascii="Times New Roman" w:hAnsi="Times New Roman" w:cs="Times New Roman"/>
          <w:b/>
          <w:lang w:val="en-GB" w:eastAsia="en-GB"/>
        </w:rPr>
      </w:pPr>
    </w:p>
    <w:p w14:paraId="0BC60F70" w14:textId="77777777" w:rsidR="00267633" w:rsidRPr="00267633" w:rsidRDefault="00267633" w:rsidP="006172E9">
      <w:pPr>
        <w:numPr>
          <w:ilvl w:val="0"/>
          <w:numId w:val="93"/>
        </w:numPr>
        <w:spacing w:before="0" w:after="200" w:line="276" w:lineRule="auto"/>
        <w:contextualSpacing/>
        <w:jc w:val="both"/>
        <w:divId w:val="2116439976"/>
        <w:rPr>
          <w:rFonts w:ascii="Times New Roman" w:hAnsi="Times New Roman" w:cs="Times New Roman"/>
          <w:b/>
          <w:lang w:val="en-US" w:eastAsia="zh-CN"/>
        </w:rPr>
      </w:pPr>
      <w:r w:rsidRPr="00267633">
        <w:rPr>
          <w:rFonts w:ascii="Times New Roman" w:hAnsi="Times New Roman" w:cs="Times New Roman"/>
          <w:b/>
          <w:lang w:val="en-US" w:eastAsia="zh-CN"/>
        </w:rPr>
        <w:t>Documents served on the Child Representative by parties: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83"/>
        <w:gridCol w:w="4107"/>
      </w:tblGrid>
      <w:tr w:rsidR="00267633" w:rsidRPr="00632015" w14:paraId="01E808D9" w14:textId="77777777" w:rsidTr="00632015">
        <w:trPr>
          <w:divId w:val="2116439976"/>
        </w:trPr>
        <w:tc>
          <w:tcPr>
            <w:tcW w:w="4621" w:type="dxa"/>
            <w:tcBorders>
              <w:top w:val="single" w:sz="4" w:space="0" w:color="auto"/>
              <w:left w:val="single" w:sz="4" w:space="0" w:color="auto"/>
              <w:bottom w:val="single" w:sz="4" w:space="0" w:color="auto"/>
              <w:right w:val="single" w:sz="4" w:space="0" w:color="auto"/>
            </w:tcBorders>
            <w:shd w:val="clear" w:color="auto" w:fill="auto"/>
            <w:hideMark/>
          </w:tcPr>
          <w:p w14:paraId="484AFCE0" w14:textId="77777777" w:rsidR="00267633" w:rsidRPr="00632015" w:rsidRDefault="00267633" w:rsidP="00632015">
            <w:pPr>
              <w:spacing w:before="0" w:after="0" w:line="240" w:lineRule="auto"/>
              <w:jc w:val="both"/>
              <w:rPr>
                <w:rFonts w:ascii="Times New Roman" w:eastAsia="SimSun" w:hAnsi="Times New Roman" w:cs="Times New Roman"/>
                <w:lang w:val="en-GB" w:eastAsia="en-US"/>
              </w:rPr>
            </w:pPr>
            <w:r w:rsidRPr="00632015">
              <w:rPr>
                <w:rFonts w:ascii="Times New Roman" w:eastAsia="SimSun" w:hAnsi="Times New Roman" w:cs="Times New Roman"/>
                <w:lang w:val="en-GB" w:eastAsia="en-GB"/>
              </w:rPr>
              <w:t>Description of Documents</w:t>
            </w:r>
          </w:p>
        </w:tc>
        <w:tc>
          <w:tcPr>
            <w:tcW w:w="4621" w:type="dxa"/>
            <w:tcBorders>
              <w:top w:val="single" w:sz="4" w:space="0" w:color="auto"/>
              <w:left w:val="single" w:sz="4" w:space="0" w:color="auto"/>
              <w:bottom w:val="single" w:sz="4" w:space="0" w:color="auto"/>
              <w:right w:val="single" w:sz="4" w:space="0" w:color="auto"/>
            </w:tcBorders>
            <w:shd w:val="clear" w:color="auto" w:fill="auto"/>
            <w:hideMark/>
          </w:tcPr>
          <w:p w14:paraId="7FD3F842" w14:textId="77777777" w:rsidR="00267633" w:rsidRPr="00632015" w:rsidRDefault="00267633" w:rsidP="00632015">
            <w:pPr>
              <w:spacing w:before="0" w:after="0" w:line="240" w:lineRule="auto"/>
              <w:jc w:val="both"/>
              <w:rPr>
                <w:rFonts w:ascii="Times New Roman" w:eastAsia="SimSun" w:hAnsi="Times New Roman" w:cs="Times New Roman"/>
                <w:lang w:val="en-GB" w:eastAsia="en-US"/>
              </w:rPr>
            </w:pPr>
            <w:r w:rsidRPr="00632015">
              <w:rPr>
                <w:rFonts w:ascii="Times New Roman" w:eastAsia="SimSun" w:hAnsi="Times New Roman" w:cs="Times New Roman"/>
                <w:lang w:val="en-GB" w:eastAsia="en-GB"/>
              </w:rPr>
              <w:t>Filed in Court on</w:t>
            </w:r>
          </w:p>
        </w:tc>
      </w:tr>
      <w:tr w:rsidR="00267633" w:rsidRPr="00632015" w14:paraId="4C0421C5" w14:textId="77777777" w:rsidTr="00632015">
        <w:trPr>
          <w:divId w:val="2116439976"/>
        </w:trPr>
        <w:tc>
          <w:tcPr>
            <w:tcW w:w="4621" w:type="dxa"/>
            <w:tcBorders>
              <w:top w:val="single" w:sz="4" w:space="0" w:color="auto"/>
              <w:left w:val="single" w:sz="4" w:space="0" w:color="auto"/>
              <w:bottom w:val="single" w:sz="4" w:space="0" w:color="auto"/>
              <w:right w:val="single" w:sz="4" w:space="0" w:color="auto"/>
            </w:tcBorders>
            <w:shd w:val="clear" w:color="auto" w:fill="auto"/>
          </w:tcPr>
          <w:p w14:paraId="3DA80C87" w14:textId="77777777" w:rsidR="00267633" w:rsidRPr="00632015" w:rsidRDefault="00267633" w:rsidP="00632015">
            <w:pPr>
              <w:spacing w:before="0" w:after="0" w:line="240" w:lineRule="auto"/>
              <w:jc w:val="both"/>
              <w:rPr>
                <w:rFonts w:ascii="Times New Roman" w:eastAsia="SimSun" w:hAnsi="Times New Roman" w:cs="Times New Roman"/>
                <w:lang w:val="en-GB" w:eastAsia="en-US"/>
              </w:rPr>
            </w:pPr>
          </w:p>
        </w:tc>
        <w:tc>
          <w:tcPr>
            <w:tcW w:w="4621" w:type="dxa"/>
            <w:tcBorders>
              <w:top w:val="single" w:sz="4" w:space="0" w:color="auto"/>
              <w:left w:val="single" w:sz="4" w:space="0" w:color="auto"/>
              <w:bottom w:val="single" w:sz="4" w:space="0" w:color="auto"/>
              <w:right w:val="single" w:sz="4" w:space="0" w:color="auto"/>
            </w:tcBorders>
            <w:shd w:val="clear" w:color="auto" w:fill="auto"/>
          </w:tcPr>
          <w:p w14:paraId="72F56A83" w14:textId="77777777" w:rsidR="00267633" w:rsidRPr="00632015" w:rsidRDefault="00267633" w:rsidP="00632015">
            <w:pPr>
              <w:spacing w:before="0" w:after="0" w:line="240" w:lineRule="auto"/>
              <w:jc w:val="both"/>
              <w:rPr>
                <w:rFonts w:ascii="Times New Roman" w:eastAsia="SimSun" w:hAnsi="Times New Roman" w:cs="Times New Roman"/>
                <w:lang w:val="en-GB" w:eastAsia="en-US"/>
              </w:rPr>
            </w:pPr>
          </w:p>
        </w:tc>
      </w:tr>
    </w:tbl>
    <w:p w14:paraId="559057E9" w14:textId="77777777" w:rsidR="00267633" w:rsidRPr="00267633" w:rsidRDefault="00267633" w:rsidP="00267633">
      <w:pPr>
        <w:spacing w:before="0" w:after="200" w:line="276" w:lineRule="auto"/>
        <w:jc w:val="both"/>
        <w:divId w:val="2116439976"/>
        <w:rPr>
          <w:rFonts w:ascii="Times New Roman" w:hAnsi="Times New Roman" w:cs="Times New Roman"/>
          <w:b/>
          <w:lang w:val="en-GB" w:eastAsia="en-GB"/>
        </w:rPr>
      </w:pPr>
    </w:p>
    <w:p w14:paraId="1D895B37" w14:textId="77777777" w:rsidR="00267633" w:rsidRPr="00267633" w:rsidRDefault="00267633" w:rsidP="006172E9">
      <w:pPr>
        <w:numPr>
          <w:ilvl w:val="0"/>
          <w:numId w:val="93"/>
        </w:numPr>
        <w:spacing w:before="0" w:after="200" w:line="276" w:lineRule="auto"/>
        <w:contextualSpacing/>
        <w:jc w:val="both"/>
        <w:divId w:val="2116439976"/>
        <w:rPr>
          <w:rFonts w:ascii="Times New Roman" w:hAnsi="Times New Roman" w:cs="Times New Roman"/>
          <w:b/>
          <w:lang w:val="en-US" w:eastAsia="zh-CN"/>
        </w:rPr>
      </w:pPr>
      <w:r w:rsidRPr="00267633">
        <w:rPr>
          <w:rFonts w:ascii="Times New Roman" w:hAnsi="Times New Roman" w:cs="Times New Roman"/>
          <w:b/>
          <w:lang w:val="en-US" w:eastAsia="zh-CN"/>
        </w:rPr>
        <w:t xml:space="preserve">Other relevant </w:t>
      </w:r>
      <w:proofErr w:type="gramStart"/>
      <w:r w:rsidRPr="00267633">
        <w:rPr>
          <w:rFonts w:ascii="Times New Roman" w:hAnsi="Times New Roman" w:cs="Times New Roman"/>
          <w:b/>
          <w:lang w:val="en-US" w:eastAsia="zh-CN"/>
        </w:rPr>
        <w:t>documents :</w:t>
      </w:r>
      <w:proofErr w:type="gramEnd"/>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54"/>
        <w:gridCol w:w="4136"/>
      </w:tblGrid>
      <w:tr w:rsidR="00267633" w:rsidRPr="00632015" w14:paraId="03AB1D78" w14:textId="77777777" w:rsidTr="00632015">
        <w:trPr>
          <w:divId w:val="2116439976"/>
        </w:trPr>
        <w:tc>
          <w:tcPr>
            <w:tcW w:w="4621" w:type="dxa"/>
            <w:tcBorders>
              <w:top w:val="single" w:sz="4" w:space="0" w:color="auto"/>
              <w:left w:val="single" w:sz="4" w:space="0" w:color="auto"/>
              <w:bottom w:val="single" w:sz="4" w:space="0" w:color="auto"/>
              <w:right w:val="single" w:sz="4" w:space="0" w:color="auto"/>
            </w:tcBorders>
            <w:shd w:val="clear" w:color="auto" w:fill="auto"/>
            <w:hideMark/>
          </w:tcPr>
          <w:p w14:paraId="397D1117" w14:textId="77777777" w:rsidR="00267633" w:rsidRPr="00632015" w:rsidRDefault="00267633" w:rsidP="00632015">
            <w:pPr>
              <w:spacing w:before="0" w:after="0" w:line="240" w:lineRule="auto"/>
              <w:jc w:val="both"/>
              <w:rPr>
                <w:rFonts w:ascii="Times New Roman" w:eastAsia="SimSun" w:hAnsi="Times New Roman" w:cs="Times New Roman"/>
                <w:lang w:val="en-GB" w:eastAsia="en-US"/>
              </w:rPr>
            </w:pPr>
            <w:r w:rsidRPr="00632015">
              <w:rPr>
                <w:rFonts w:ascii="Times New Roman" w:eastAsia="SimSun" w:hAnsi="Times New Roman" w:cs="Times New Roman"/>
                <w:lang w:val="en-GB" w:eastAsia="en-GB"/>
              </w:rPr>
              <w:t>Description of Documents</w:t>
            </w:r>
          </w:p>
        </w:tc>
        <w:tc>
          <w:tcPr>
            <w:tcW w:w="4621" w:type="dxa"/>
            <w:tcBorders>
              <w:top w:val="single" w:sz="4" w:space="0" w:color="auto"/>
              <w:left w:val="single" w:sz="4" w:space="0" w:color="auto"/>
              <w:bottom w:val="single" w:sz="4" w:space="0" w:color="auto"/>
              <w:right w:val="single" w:sz="4" w:space="0" w:color="auto"/>
            </w:tcBorders>
            <w:shd w:val="clear" w:color="auto" w:fill="auto"/>
            <w:hideMark/>
          </w:tcPr>
          <w:p w14:paraId="0E057D78" w14:textId="77777777" w:rsidR="00267633" w:rsidRPr="00632015" w:rsidRDefault="00267633" w:rsidP="00632015">
            <w:pPr>
              <w:spacing w:before="0" w:after="0" w:line="240" w:lineRule="auto"/>
              <w:jc w:val="both"/>
              <w:rPr>
                <w:rFonts w:ascii="Times New Roman" w:eastAsia="SimSun" w:hAnsi="Times New Roman" w:cs="Times New Roman"/>
                <w:lang w:val="en-GB" w:eastAsia="en-US"/>
              </w:rPr>
            </w:pPr>
            <w:r w:rsidRPr="00632015">
              <w:rPr>
                <w:rFonts w:ascii="Times New Roman" w:eastAsia="SimSun" w:hAnsi="Times New Roman" w:cs="Times New Roman"/>
                <w:lang w:val="en-GB" w:eastAsia="en-GB"/>
              </w:rPr>
              <w:t>Date of Document</w:t>
            </w:r>
          </w:p>
        </w:tc>
      </w:tr>
      <w:tr w:rsidR="00267633" w:rsidRPr="00632015" w14:paraId="2F9F528D" w14:textId="77777777" w:rsidTr="00632015">
        <w:trPr>
          <w:divId w:val="2116439976"/>
        </w:trPr>
        <w:tc>
          <w:tcPr>
            <w:tcW w:w="4621" w:type="dxa"/>
            <w:tcBorders>
              <w:top w:val="single" w:sz="4" w:space="0" w:color="auto"/>
              <w:left w:val="single" w:sz="4" w:space="0" w:color="auto"/>
              <w:bottom w:val="single" w:sz="4" w:space="0" w:color="auto"/>
              <w:right w:val="single" w:sz="4" w:space="0" w:color="auto"/>
            </w:tcBorders>
            <w:shd w:val="clear" w:color="auto" w:fill="auto"/>
          </w:tcPr>
          <w:p w14:paraId="569632E6" w14:textId="77777777" w:rsidR="00267633" w:rsidRPr="00632015" w:rsidRDefault="00267633" w:rsidP="00632015">
            <w:pPr>
              <w:spacing w:before="0" w:after="0" w:line="240" w:lineRule="auto"/>
              <w:jc w:val="both"/>
              <w:rPr>
                <w:rFonts w:ascii="Times New Roman" w:eastAsia="SimSun" w:hAnsi="Times New Roman" w:cs="Times New Roman"/>
                <w:lang w:val="en-GB" w:eastAsia="en-US"/>
              </w:rPr>
            </w:pPr>
          </w:p>
        </w:tc>
        <w:tc>
          <w:tcPr>
            <w:tcW w:w="4621" w:type="dxa"/>
            <w:tcBorders>
              <w:top w:val="single" w:sz="4" w:space="0" w:color="auto"/>
              <w:left w:val="single" w:sz="4" w:space="0" w:color="auto"/>
              <w:bottom w:val="single" w:sz="4" w:space="0" w:color="auto"/>
              <w:right w:val="single" w:sz="4" w:space="0" w:color="auto"/>
            </w:tcBorders>
            <w:shd w:val="clear" w:color="auto" w:fill="auto"/>
          </w:tcPr>
          <w:p w14:paraId="5B2B8522" w14:textId="77777777" w:rsidR="00267633" w:rsidRPr="00632015" w:rsidRDefault="00267633" w:rsidP="00632015">
            <w:pPr>
              <w:spacing w:before="0" w:after="0" w:line="240" w:lineRule="auto"/>
              <w:jc w:val="both"/>
              <w:rPr>
                <w:rFonts w:ascii="Times New Roman" w:eastAsia="SimSun" w:hAnsi="Times New Roman" w:cs="Times New Roman"/>
                <w:lang w:val="en-GB" w:eastAsia="en-US"/>
              </w:rPr>
            </w:pPr>
          </w:p>
        </w:tc>
      </w:tr>
    </w:tbl>
    <w:p w14:paraId="0E2EC5F7" w14:textId="77777777" w:rsidR="00267633" w:rsidRPr="00267633" w:rsidRDefault="00267633" w:rsidP="00267633">
      <w:pPr>
        <w:spacing w:before="0" w:after="200" w:line="276" w:lineRule="auto"/>
        <w:jc w:val="both"/>
        <w:divId w:val="2116439976"/>
        <w:rPr>
          <w:rFonts w:ascii="Times New Roman" w:hAnsi="Times New Roman" w:cs="Times New Roman"/>
          <w:b/>
          <w:lang w:val="en-GB" w:eastAsia="en-GB"/>
        </w:rPr>
      </w:pPr>
    </w:p>
    <w:p w14:paraId="336D46EF" w14:textId="77777777" w:rsidR="00267633" w:rsidRPr="00267633" w:rsidRDefault="00267633" w:rsidP="006172E9">
      <w:pPr>
        <w:keepNext/>
        <w:numPr>
          <w:ilvl w:val="0"/>
          <w:numId w:val="93"/>
        </w:numPr>
        <w:spacing w:before="0" w:after="200" w:line="276" w:lineRule="auto"/>
        <w:contextualSpacing/>
        <w:jc w:val="both"/>
        <w:divId w:val="2116439976"/>
        <w:rPr>
          <w:rFonts w:ascii="Times New Roman" w:hAnsi="Times New Roman" w:cs="Times New Roman"/>
          <w:b/>
          <w:lang w:val="en-US" w:eastAsia="zh-CN"/>
        </w:rPr>
      </w:pPr>
      <w:r w:rsidRPr="00267633">
        <w:rPr>
          <w:rFonts w:ascii="Times New Roman" w:hAnsi="Times New Roman" w:cs="Times New Roman"/>
          <w:b/>
          <w:lang w:val="en-US" w:eastAsia="zh-CN"/>
        </w:rPr>
        <w:t>Meetings/Phone Calls with the child: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6"/>
        <w:gridCol w:w="1666"/>
        <w:gridCol w:w="1030"/>
        <w:gridCol w:w="1354"/>
        <w:gridCol w:w="1170"/>
        <w:gridCol w:w="1031"/>
        <w:gridCol w:w="1643"/>
      </w:tblGrid>
      <w:tr w:rsidR="00267633" w:rsidRPr="00632015" w14:paraId="582239AD" w14:textId="77777777" w:rsidTr="00632015">
        <w:trPr>
          <w:divId w:val="2116439976"/>
        </w:trPr>
        <w:tc>
          <w:tcPr>
            <w:tcW w:w="396" w:type="dxa"/>
            <w:tcBorders>
              <w:top w:val="single" w:sz="4" w:space="0" w:color="auto"/>
              <w:left w:val="single" w:sz="4" w:space="0" w:color="auto"/>
              <w:bottom w:val="single" w:sz="4" w:space="0" w:color="auto"/>
              <w:right w:val="single" w:sz="4" w:space="0" w:color="auto"/>
            </w:tcBorders>
            <w:shd w:val="clear" w:color="auto" w:fill="auto"/>
          </w:tcPr>
          <w:p w14:paraId="02470D21" w14:textId="77777777" w:rsidR="00267633" w:rsidRPr="00632015" w:rsidRDefault="00267633" w:rsidP="00632015">
            <w:pPr>
              <w:keepNext/>
              <w:spacing w:before="0" w:after="0" w:line="240" w:lineRule="auto"/>
              <w:jc w:val="both"/>
              <w:rPr>
                <w:rFonts w:ascii="Times New Roman" w:eastAsia="SimSun" w:hAnsi="Times New Roman" w:cs="Times New Roman"/>
                <w:lang w:val="en-GB" w:eastAsia="en-US"/>
              </w:rPr>
            </w:pPr>
          </w:p>
        </w:tc>
        <w:tc>
          <w:tcPr>
            <w:tcW w:w="1736" w:type="dxa"/>
            <w:tcBorders>
              <w:top w:val="single" w:sz="4" w:space="0" w:color="auto"/>
              <w:left w:val="single" w:sz="4" w:space="0" w:color="auto"/>
              <w:bottom w:val="single" w:sz="4" w:space="0" w:color="auto"/>
              <w:right w:val="single" w:sz="4" w:space="0" w:color="auto"/>
            </w:tcBorders>
            <w:shd w:val="clear" w:color="auto" w:fill="auto"/>
            <w:hideMark/>
          </w:tcPr>
          <w:p w14:paraId="7ACF5758" w14:textId="77777777" w:rsidR="00267633" w:rsidRPr="00632015" w:rsidRDefault="00267633" w:rsidP="00632015">
            <w:pPr>
              <w:keepNext/>
              <w:spacing w:before="0" w:after="0" w:line="240" w:lineRule="auto"/>
              <w:jc w:val="both"/>
              <w:rPr>
                <w:rFonts w:ascii="Times New Roman" w:eastAsia="SimSun" w:hAnsi="Times New Roman" w:cs="Times New Roman"/>
                <w:lang w:val="en-GB" w:eastAsia="en-US"/>
              </w:rPr>
            </w:pPr>
            <w:r w:rsidRPr="00632015">
              <w:rPr>
                <w:rFonts w:ascii="Times New Roman" w:eastAsia="SimSun" w:hAnsi="Times New Roman" w:cs="Times New Roman"/>
                <w:lang w:val="en-GB" w:eastAsia="en-GB"/>
              </w:rPr>
              <w:t>Date of meeting/Phone Call</w:t>
            </w:r>
          </w:p>
        </w:tc>
        <w:tc>
          <w:tcPr>
            <w:tcW w:w="1310" w:type="dxa"/>
            <w:tcBorders>
              <w:top w:val="single" w:sz="4" w:space="0" w:color="auto"/>
              <w:left w:val="single" w:sz="4" w:space="0" w:color="auto"/>
              <w:bottom w:val="single" w:sz="4" w:space="0" w:color="auto"/>
              <w:right w:val="single" w:sz="4" w:space="0" w:color="auto"/>
            </w:tcBorders>
            <w:shd w:val="clear" w:color="auto" w:fill="auto"/>
            <w:hideMark/>
          </w:tcPr>
          <w:p w14:paraId="7F56B930" w14:textId="77777777" w:rsidR="00267633" w:rsidRPr="00632015" w:rsidRDefault="00267633" w:rsidP="00632015">
            <w:pPr>
              <w:keepNext/>
              <w:spacing w:before="0" w:after="0" w:line="240" w:lineRule="auto"/>
              <w:jc w:val="both"/>
              <w:rPr>
                <w:rFonts w:ascii="Times New Roman" w:eastAsia="SimSun" w:hAnsi="Times New Roman" w:cs="Times New Roman"/>
                <w:lang w:val="en-GB" w:eastAsia="en-US"/>
              </w:rPr>
            </w:pPr>
            <w:r w:rsidRPr="00632015">
              <w:rPr>
                <w:rFonts w:ascii="Times New Roman" w:eastAsia="SimSun" w:hAnsi="Times New Roman" w:cs="Times New Roman"/>
                <w:lang w:val="en-GB" w:eastAsia="en-GB"/>
              </w:rPr>
              <w:t>Venue of meeting</w:t>
            </w:r>
          </w:p>
        </w:tc>
        <w:tc>
          <w:tcPr>
            <w:tcW w:w="1852" w:type="dxa"/>
            <w:tcBorders>
              <w:top w:val="single" w:sz="4" w:space="0" w:color="auto"/>
              <w:left w:val="single" w:sz="4" w:space="0" w:color="auto"/>
              <w:bottom w:val="single" w:sz="4" w:space="0" w:color="auto"/>
              <w:right w:val="single" w:sz="4" w:space="0" w:color="auto"/>
            </w:tcBorders>
            <w:shd w:val="clear" w:color="auto" w:fill="auto"/>
            <w:hideMark/>
          </w:tcPr>
          <w:p w14:paraId="3D0B5EB3" w14:textId="77777777" w:rsidR="00267633" w:rsidRPr="00632015" w:rsidRDefault="00267633" w:rsidP="00632015">
            <w:pPr>
              <w:keepNext/>
              <w:spacing w:before="0" w:after="0" w:line="240" w:lineRule="auto"/>
              <w:jc w:val="both"/>
              <w:rPr>
                <w:rFonts w:ascii="Times New Roman" w:eastAsia="SimSun" w:hAnsi="Times New Roman" w:cs="Times New Roman"/>
                <w:lang w:val="en-GB" w:eastAsia="en-US"/>
              </w:rPr>
            </w:pPr>
            <w:r w:rsidRPr="00632015">
              <w:rPr>
                <w:rFonts w:ascii="Times New Roman" w:eastAsia="SimSun" w:hAnsi="Times New Roman" w:cs="Times New Roman"/>
                <w:lang w:val="en-GB" w:eastAsia="en-GB"/>
              </w:rPr>
              <w:t>Brief description as to what transpired at meeting</w:t>
            </w:r>
          </w:p>
        </w:tc>
        <w:tc>
          <w:tcPr>
            <w:tcW w:w="1589" w:type="dxa"/>
            <w:tcBorders>
              <w:top w:val="single" w:sz="4" w:space="0" w:color="auto"/>
              <w:left w:val="single" w:sz="4" w:space="0" w:color="auto"/>
              <w:bottom w:val="single" w:sz="4" w:space="0" w:color="auto"/>
              <w:right w:val="single" w:sz="4" w:space="0" w:color="auto"/>
            </w:tcBorders>
            <w:shd w:val="clear" w:color="auto" w:fill="auto"/>
            <w:hideMark/>
          </w:tcPr>
          <w:p w14:paraId="783CC108" w14:textId="77777777" w:rsidR="00267633" w:rsidRPr="00632015" w:rsidRDefault="00267633" w:rsidP="00632015">
            <w:pPr>
              <w:keepNext/>
              <w:spacing w:before="0" w:after="0" w:line="240" w:lineRule="auto"/>
              <w:jc w:val="both"/>
              <w:rPr>
                <w:rFonts w:ascii="Times New Roman" w:eastAsia="SimSun" w:hAnsi="Times New Roman" w:cs="Times New Roman"/>
                <w:lang w:val="en-GB" w:eastAsia="en-US"/>
              </w:rPr>
            </w:pPr>
            <w:r w:rsidRPr="00632015">
              <w:rPr>
                <w:rFonts w:ascii="Times New Roman" w:eastAsia="SimSun" w:hAnsi="Times New Roman" w:cs="Times New Roman"/>
                <w:lang w:val="en-GB" w:eastAsia="en-GB"/>
              </w:rPr>
              <w:t>Any other person(s) present</w:t>
            </w:r>
          </w:p>
        </w:tc>
        <w:tc>
          <w:tcPr>
            <w:tcW w:w="1321" w:type="dxa"/>
            <w:tcBorders>
              <w:top w:val="single" w:sz="4" w:space="0" w:color="auto"/>
              <w:left w:val="single" w:sz="4" w:space="0" w:color="auto"/>
              <w:bottom w:val="single" w:sz="4" w:space="0" w:color="auto"/>
              <w:right w:val="single" w:sz="4" w:space="0" w:color="auto"/>
            </w:tcBorders>
            <w:shd w:val="clear" w:color="auto" w:fill="auto"/>
            <w:hideMark/>
          </w:tcPr>
          <w:p w14:paraId="4DC63F19" w14:textId="77777777" w:rsidR="00267633" w:rsidRPr="00632015" w:rsidRDefault="00267633" w:rsidP="00632015">
            <w:pPr>
              <w:keepNext/>
              <w:spacing w:before="0" w:after="0" w:line="240" w:lineRule="auto"/>
              <w:jc w:val="both"/>
              <w:rPr>
                <w:rFonts w:ascii="Times New Roman" w:eastAsia="SimSun" w:hAnsi="Times New Roman" w:cs="Times New Roman"/>
                <w:lang w:val="en-GB" w:eastAsia="en-US"/>
              </w:rPr>
            </w:pPr>
            <w:r w:rsidRPr="00632015">
              <w:rPr>
                <w:rFonts w:ascii="Times New Roman" w:eastAsia="SimSun" w:hAnsi="Times New Roman" w:cs="Times New Roman"/>
                <w:lang w:val="en-GB" w:eastAsia="en-GB"/>
              </w:rPr>
              <w:t>Person who brought child to meeting</w:t>
            </w:r>
          </w:p>
        </w:tc>
        <w:tc>
          <w:tcPr>
            <w:tcW w:w="1038" w:type="dxa"/>
            <w:tcBorders>
              <w:top w:val="single" w:sz="4" w:space="0" w:color="auto"/>
              <w:left w:val="single" w:sz="4" w:space="0" w:color="auto"/>
              <w:bottom w:val="single" w:sz="4" w:space="0" w:color="auto"/>
              <w:right w:val="single" w:sz="4" w:space="0" w:color="auto"/>
            </w:tcBorders>
            <w:shd w:val="clear" w:color="auto" w:fill="auto"/>
            <w:hideMark/>
          </w:tcPr>
          <w:p w14:paraId="496F9133" w14:textId="77777777" w:rsidR="00267633" w:rsidRPr="00632015" w:rsidRDefault="00267633" w:rsidP="00632015">
            <w:pPr>
              <w:keepNext/>
              <w:spacing w:before="0" w:after="0" w:line="240" w:lineRule="auto"/>
              <w:jc w:val="both"/>
              <w:rPr>
                <w:rFonts w:ascii="Times New Roman" w:eastAsia="SimSun" w:hAnsi="Times New Roman" w:cs="Times New Roman"/>
                <w:lang w:val="en-GB" w:eastAsia="en-US"/>
              </w:rPr>
            </w:pPr>
            <w:r w:rsidRPr="00632015">
              <w:rPr>
                <w:rFonts w:ascii="Times New Roman" w:eastAsia="SimSun" w:hAnsi="Times New Roman" w:cs="Times New Roman"/>
                <w:lang w:val="en-GB" w:eastAsia="en-GB"/>
              </w:rPr>
              <w:t>Length of meeting/phone call</w:t>
            </w:r>
          </w:p>
        </w:tc>
      </w:tr>
      <w:tr w:rsidR="00267633" w:rsidRPr="00632015" w14:paraId="531CCDED" w14:textId="77777777" w:rsidTr="00632015">
        <w:trPr>
          <w:divId w:val="2116439976"/>
        </w:trPr>
        <w:tc>
          <w:tcPr>
            <w:tcW w:w="396" w:type="dxa"/>
            <w:tcBorders>
              <w:top w:val="single" w:sz="4" w:space="0" w:color="auto"/>
              <w:left w:val="single" w:sz="4" w:space="0" w:color="auto"/>
              <w:bottom w:val="single" w:sz="4" w:space="0" w:color="auto"/>
              <w:right w:val="single" w:sz="4" w:space="0" w:color="auto"/>
            </w:tcBorders>
            <w:shd w:val="clear" w:color="auto" w:fill="auto"/>
            <w:hideMark/>
          </w:tcPr>
          <w:p w14:paraId="340B8E1F" w14:textId="77777777" w:rsidR="00267633" w:rsidRPr="00632015" w:rsidRDefault="00267633" w:rsidP="00632015">
            <w:pPr>
              <w:spacing w:before="0" w:after="0" w:line="240" w:lineRule="auto"/>
              <w:jc w:val="both"/>
              <w:rPr>
                <w:rFonts w:ascii="Times New Roman" w:eastAsia="SimSun" w:hAnsi="Times New Roman" w:cs="Times New Roman"/>
                <w:lang w:val="en-GB" w:eastAsia="en-US"/>
              </w:rPr>
            </w:pPr>
            <w:r w:rsidRPr="00632015">
              <w:rPr>
                <w:rFonts w:ascii="Times New Roman" w:eastAsia="SimSun" w:hAnsi="Times New Roman" w:cs="Times New Roman"/>
                <w:lang w:val="en-GB" w:eastAsia="en-GB"/>
              </w:rPr>
              <w:t>1.</w:t>
            </w:r>
          </w:p>
        </w:tc>
        <w:tc>
          <w:tcPr>
            <w:tcW w:w="1736" w:type="dxa"/>
            <w:tcBorders>
              <w:top w:val="single" w:sz="4" w:space="0" w:color="auto"/>
              <w:left w:val="single" w:sz="4" w:space="0" w:color="auto"/>
              <w:bottom w:val="single" w:sz="4" w:space="0" w:color="auto"/>
              <w:right w:val="single" w:sz="4" w:space="0" w:color="auto"/>
            </w:tcBorders>
            <w:shd w:val="clear" w:color="auto" w:fill="auto"/>
          </w:tcPr>
          <w:p w14:paraId="3A5800CC" w14:textId="77777777" w:rsidR="00267633" w:rsidRPr="00632015" w:rsidRDefault="00267633" w:rsidP="00632015">
            <w:pPr>
              <w:spacing w:before="0" w:after="0" w:line="240" w:lineRule="auto"/>
              <w:jc w:val="both"/>
              <w:rPr>
                <w:rFonts w:ascii="Times New Roman" w:eastAsia="SimSun" w:hAnsi="Times New Roman" w:cs="Times New Roman"/>
                <w:lang w:val="en-GB" w:eastAsia="en-US"/>
              </w:rPr>
            </w:pPr>
          </w:p>
        </w:tc>
        <w:tc>
          <w:tcPr>
            <w:tcW w:w="1310" w:type="dxa"/>
            <w:tcBorders>
              <w:top w:val="single" w:sz="4" w:space="0" w:color="auto"/>
              <w:left w:val="single" w:sz="4" w:space="0" w:color="auto"/>
              <w:bottom w:val="single" w:sz="4" w:space="0" w:color="auto"/>
              <w:right w:val="single" w:sz="4" w:space="0" w:color="auto"/>
            </w:tcBorders>
            <w:shd w:val="clear" w:color="auto" w:fill="auto"/>
          </w:tcPr>
          <w:p w14:paraId="5D235B2A" w14:textId="77777777" w:rsidR="00267633" w:rsidRPr="00632015" w:rsidRDefault="00267633" w:rsidP="00632015">
            <w:pPr>
              <w:spacing w:before="0" w:after="0" w:line="240" w:lineRule="auto"/>
              <w:jc w:val="both"/>
              <w:rPr>
                <w:rFonts w:ascii="Times New Roman" w:eastAsia="SimSun" w:hAnsi="Times New Roman" w:cs="Times New Roman"/>
                <w:lang w:val="en-GB" w:eastAsia="en-US"/>
              </w:rPr>
            </w:pPr>
          </w:p>
        </w:tc>
        <w:tc>
          <w:tcPr>
            <w:tcW w:w="1852" w:type="dxa"/>
            <w:tcBorders>
              <w:top w:val="single" w:sz="4" w:space="0" w:color="auto"/>
              <w:left w:val="single" w:sz="4" w:space="0" w:color="auto"/>
              <w:bottom w:val="single" w:sz="4" w:space="0" w:color="auto"/>
              <w:right w:val="single" w:sz="4" w:space="0" w:color="auto"/>
            </w:tcBorders>
            <w:shd w:val="clear" w:color="auto" w:fill="auto"/>
          </w:tcPr>
          <w:p w14:paraId="306D37EB" w14:textId="77777777" w:rsidR="00267633" w:rsidRPr="00632015" w:rsidRDefault="00267633" w:rsidP="00632015">
            <w:pPr>
              <w:spacing w:before="0" w:after="0" w:line="240" w:lineRule="auto"/>
              <w:jc w:val="both"/>
              <w:rPr>
                <w:rFonts w:ascii="Times New Roman" w:eastAsia="SimSun" w:hAnsi="Times New Roman" w:cs="Times New Roman"/>
                <w:lang w:val="en-GB" w:eastAsia="en-US"/>
              </w:rPr>
            </w:pPr>
          </w:p>
        </w:tc>
        <w:tc>
          <w:tcPr>
            <w:tcW w:w="1589" w:type="dxa"/>
            <w:tcBorders>
              <w:top w:val="single" w:sz="4" w:space="0" w:color="auto"/>
              <w:left w:val="single" w:sz="4" w:space="0" w:color="auto"/>
              <w:bottom w:val="single" w:sz="4" w:space="0" w:color="auto"/>
              <w:right w:val="single" w:sz="4" w:space="0" w:color="auto"/>
            </w:tcBorders>
            <w:shd w:val="clear" w:color="auto" w:fill="auto"/>
          </w:tcPr>
          <w:p w14:paraId="69070E28" w14:textId="77777777" w:rsidR="00267633" w:rsidRPr="00632015" w:rsidRDefault="00267633" w:rsidP="00632015">
            <w:pPr>
              <w:spacing w:before="0" w:after="0" w:line="240" w:lineRule="auto"/>
              <w:jc w:val="both"/>
              <w:rPr>
                <w:rFonts w:ascii="Times New Roman" w:eastAsia="SimSun" w:hAnsi="Times New Roman" w:cs="Times New Roman"/>
                <w:lang w:val="en-GB" w:eastAsia="en-US"/>
              </w:rPr>
            </w:pPr>
          </w:p>
        </w:tc>
        <w:tc>
          <w:tcPr>
            <w:tcW w:w="1321" w:type="dxa"/>
            <w:tcBorders>
              <w:top w:val="single" w:sz="4" w:space="0" w:color="auto"/>
              <w:left w:val="single" w:sz="4" w:space="0" w:color="auto"/>
              <w:bottom w:val="single" w:sz="4" w:space="0" w:color="auto"/>
              <w:right w:val="single" w:sz="4" w:space="0" w:color="auto"/>
            </w:tcBorders>
            <w:shd w:val="clear" w:color="auto" w:fill="auto"/>
          </w:tcPr>
          <w:p w14:paraId="4EB701ED" w14:textId="77777777" w:rsidR="00267633" w:rsidRPr="00632015" w:rsidRDefault="00267633" w:rsidP="00632015">
            <w:pPr>
              <w:spacing w:before="0" w:after="0" w:line="240" w:lineRule="auto"/>
              <w:jc w:val="both"/>
              <w:rPr>
                <w:rFonts w:ascii="Times New Roman" w:eastAsia="SimSun" w:hAnsi="Times New Roman" w:cs="Times New Roman"/>
                <w:lang w:val="en-GB" w:eastAsia="en-US"/>
              </w:rPr>
            </w:pPr>
          </w:p>
        </w:tc>
        <w:tc>
          <w:tcPr>
            <w:tcW w:w="1038" w:type="dxa"/>
            <w:tcBorders>
              <w:top w:val="single" w:sz="4" w:space="0" w:color="auto"/>
              <w:left w:val="single" w:sz="4" w:space="0" w:color="auto"/>
              <w:bottom w:val="single" w:sz="4" w:space="0" w:color="auto"/>
              <w:right w:val="single" w:sz="4" w:space="0" w:color="auto"/>
            </w:tcBorders>
            <w:shd w:val="clear" w:color="auto" w:fill="auto"/>
          </w:tcPr>
          <w:p w14:paraId="5DD1C26E" w14:textId="77777777" w:rsidR="00267633" w:rsidRPr="00632015" w:rsidRDefault="00267633" w:rsidP="00632015">
            <w:pPr>
              <w:spacing w:before="0" w:after="0" w:line="240" w:lineRule="auto"/>
              <w:jc w:val="both"/>
              <w:rPr>
                <w:rFonts w:ascii="Times New Roman" w:eastAsia="SimSun" w:hAnsi="Times New Roman" w:cs="Times New Roman"/>
                <w:lang w:val="en-GB" w:eastAsia="en-US"/>
              </w:rPr>
            </w:pPr>
          </w:p>
        </w:tc>
      </w:tr>
      <w:tr w:rsidR="00267633" w:rsidRPr="00632015" w14:paraId="32B0FB7B" w14:textId="77777777" w:rsidTr="00632015">
        <w:trPr>
          <w:divId w:val="2116439976"/>
        </w:trPr>
        <w:tc>
          <w:tcPr>
            <w:tcW w:w="396" w:type="dxa"/>
            <w:tcBorders>
              <w:top w:val="single" w:sz="4" w:space="0" w:color="auto"/>
              <w:left w:val="single" w:sz="4" w:space="0" w:color="auto"/>
              <w:bottom w:val="single" w:sz="4" w:space="0" w:color="auto"/>
              <w:right w:val="single" w:sz="4" w:space="0" w:color="auto"/>
            </w:tcBorders>
            <w:shd w:val="clear" w:color="auto" w:fill="auto"/>
            <w:hideMark/>
          </w:tcPr>
          <w:p w14:paraId="1314E061" w14:textId="77777777" w:rsidR="00267633" w:rsidRPr="00632015" w:rsidRDefault="00267633" w:rsidP="00632015">
            <w:pPr>
              <w:spacing w:before="0" w:after="0" w:line="240" w:lineRule="auto"/>
              <w:jc w:val="both"/>
              <w:rPr>
                <w:rFonts w:ascii="Times New Roman" w:eastAsia="SimSun" w:hAnsi="Times New Roman" w:cs="Times New Roman"/>
                <w:lang w:val="en-GB" w:eastAsia="en-US"/>
              </w:rPr>
            </w:pPr>
            <w:r w:rsidRPr="00632015">
              <w:rPr>
                <w:rFonts w:ascii="Times New Roman" w:eastAsia="SimSun" w:hAnsi="Times New Roman" w:cs="Times New Roman"/>
                <w:lang w:val="en-GB" w:eastAsia="en-GB"/>
              </w:rPr>
              <w:lastRenderedPageBreak/>
              <w:t>2.</w:t>
            </w:r>
          </w:p>
        </w:tc>
        <w:tc>
          <w:tcPr>
            <w:tcW w:w="1736" w:type="dxa"/>
            <w:tcBorders>
              <w:top w:val="single" w:sz="4" w:space="0" w:color="auto"/>
              <w:left w:val="single" w:sz="4" w:space="0" w:color="auto"/>
              <w:bottom w:val="single" w:sz="4" w:space="0" w:color="auto"/>
              <w:right w:val="single" w:sz="4" w:space="0" w:color="auto"/>
            </w:tcBorders>
            <w:shd w:val="clear" w:color="auto" w:fill="auto"/>
          </w:tcPr>
          <w:p w14:paraId="22F0B691" w14:textId="77777777" w:rsidR="00267633" w:rsidRPr="00632015" w:rsidRDefault="00267633" w:rsidP="00632015">
            <w:pPr>
              <w:spacing w:before="0" w:after="0" w:line="240" w:lineRule="auto"/>
              <w:jc w:val="both"/>
              <w:rPr>
                <w:rFonts w:ascii="Times New Roman" w:eastAsia="SimSun" w:hAnsi="Times New Roman" w:cs="Times New Roman"/>
                <w:lang w:val="en-GB" w:eastAsia="en-US"/>
              </w:rPr>
            </w:pPr>
          </w:p>
        </w:tc>
        <w:tc>
          <w:tcPr>
            <w:tcW w:w="1310" w:type="dxa"/>
            <w:tcBorders>
              <w:top w:val="single" w:sz="4" w:space="0" w:color="auto"/>
              <w:left w:val="single" w:sz="4" w:space="0" w:color="auto"/>
              <w:bottom w:val="single" w:sz="4" w:space="0" w:color="auto"/>
              <w:right w:val="single" w:sz="4" w:space="0" w:color="auto"/>
            </w:tcBorders>
            <w:shd w:val="clear" w:color="auto" w:fill="auto"/>
          </w:tcPr>
          <w:p w14:paraId="07989D8A" w14:textId="77777777" w:rsidR="00267633" w:rsidRPr="00632015" w:rsidRDefault="00267633" w:rsidP="00632015">
            <w:pPr>
              <w:spacing w:before="0" w:after="0" w:line="240" w:lineRule="auto"/>
              <w:jc w:val="both"/>
              <w:rPr>
                <w:rFonts w:ascii="Times New Roman" w:eastAsia="SimSun" w:hAnsi="Times New Roman" w:cs="Times New Roman"/>
                <w:lang w:val="en-GB" w:eastAsia="en-US"/>
              </w:rPr>
            </w:pPr>
          </w:p>
        </w:tc>
        <w:tc>
          <w:tcPr>
            <w:tcW w:w="1852" w:type="dxa"/>
            <w:tcBorders>
              <w:top w:val="single" w:sz="4" w:space="0" w:color="auto"/>
              <w:left w:val="single" w:sz="4" w:space="0" w:color="auto"/>
              <w:bottom w:val="single" w:sz="4" w:space="0" w:color="auto"/>
              <w:right w:val="single" w:sz="4" w:space="0" w:color="auto"/>
            </w:tcBorders>
            <w:shd w:val="clear" w:color="auto" w:fill="auto"/>
          </w:tcPr>
          <w:p w14:paraId="04E067D7" w14:textId="77777777" w:rsidR="00267633" w:rsidRPr="00632015" w:rsidRDefault="00267633" w:rsidP="00632015">
            <w:pPr>
              <w:spacing w:before="0" w:after="0" w:line="240" w:lineRule="auto"/>
              <w:jc w:val="both"/>
              <w:rPr>
                <w:rFonts w:ascii="Times New Roman" w:eastAsia="SimSun" w:hAnsi="Times New Roman" w:cs="Times New Roman"/>
                <w:lang w:val="en-GB" w:eastAsia="en-US"/>
              </w:rPr>
            </w:pPr>
          </w:p>
        </w:tc>
        <w:tc>
          <w:tcPr>
            <w:tcW w:w="1589" w:type="dxa"/>
            <w:tcBorders>
              <w:top w:val="single" w:sz="4" w:space="0" w:color="auto"/>
              <w:left w:val="single" w:sz="4" w:space="0" w:color="auto"/>
              <w:bottom w:val="single" w:sz="4" w:space="0" w:color="auto"/>
              <w:right w:val="single" w:sz="4" w:space="0" w:color="auto"/>
            </w:tcBorders>
            <w:shd w:val="clear" w:color="auto" w:fill="auto"/>
          </w:tcPr>
          <w:p w14:paraId="2FFC5921" w14:textId="77777777" w:rsidR="00267633" w:rsidRPr="00632015" w:rsidRDefault="00267633" w:rsidP="00632015">
            <w:pPr>
              <w:spacing w:before="0" w:after="0" w:line="240" w:lineRule="auto"/>
              <w:jc w:val="both"/>
              <w:rPr>
                <w:rFonts w:ascii="Times New Roman" w:eastAsia="SimSun" w:hAnsi="Times New Roman" w:cs="Times New Roman"/>
                <w:lang w:val="en-GB" w:eastAsia="en-US"/>
              </w:rPr>
            </w:pPr>
          </w:p>
        </w:tc>
        <w:tc>
          <w:tcPr>
            <w:tcW w:w="1321" w:type="dxa"/>
            <w:tcBorders>
              <w:top w:val="single" w:sz="4" w:space="0" w:color="auto"/>
              <w:left w:val="single" w:sz="4" w:space="0" w:color="auto"/>
              <w:bottom w:val="single" w:sz="4" w:space="0" w:color="auto"/>
              <w:right w:val="single" w:sz="4" w:space="0" w:color="auto"/>
            </w:tcBorders>
            <w:shd w:val="clear" w:color="auto" w:fill="auto"/>
          </w:tcPr>
          <w:p w14:paraId="7EF41F66" w14:textId="77777777" w:rsidR="00267633" w:rsidRPr="00632015" w:rsidRDefault="00267633" w:rsidP="00632015">
            <w:pPr>
              <w:spacing w:before="0" w:after="0" w:line="240" w:lineRule="auto"/>
              <w:jc w:val="both"/>
              <w:rPr>
                <w:rFonts w:ascii="Times New Roman" w:eastAsia="SimSun" w:hAnsi="Times New Roman" w:cs="Times New Roman"/>
                <w:lang w:val="en-GB" w:eastAsia="en-US"/>
              </w:rPr>
            </w:pPr>
          </w:p>
        </w:tc>
        <w:tc>
          <w:tcPr>
            <w:tcW w:w="1038" w:type="dxa"/>
            <w:tcBorders>
              <w:top w:val="single" w:sz="4" w:space="0" w:color="auto"/>
              <w:left w:val="single" w:sz="4" w:space="0" w:color="auto"/>
              <w:bottom w:val="single" w:sz="4" w:space="0" w:color="auto"/>
              <w:right w:val="single" w:sz="4" w:space="0" w:color="auto"/>
            </w:tcBorders>
            <w:shd w:val="clear" w:color="auto" w:fill="auto"/>
          </w:tcPr>
          <w:p w14:paraId="76659924" w14:textId="77777777" w:rsidR="00267633" w:rsidRPr="00632015" w:rsidRDefault="00267633" w:rsidP="00632015">
            <w:pPr>
              <w:spacing w:before="0" w:after="0" w:line="240" w:lineRule="auto"/>
              <w:jc w:val="both"/>
              <w:rPr>
                <w:rFonts w:ascii="Times New Roman" w:eastAsia="SimSun" w:hAnsi="Times New Roman" w:cs="Times New Roman"/>
                <w:lang w:val="en-GB" w:eastAsia="en-US"/>
              </w:rPr>
            </w:pPr>
          </w:p>
        </w:tc>
      </w:tr>
    </w:tbl>
    <w:p w14:paraId="4AAC6BD5" w14:textId="77777777" w:rsidR="00267633" w:rsidRPr="00267633" w:rsidRDefault="00267633" w:rsidP="00267633">
      <w:pPr>
        <w:spacing w:before="0" w:after="200" w:line="276" w:lineRule="auto"/>
        <w:jc w:val="both"/>
        <w:divId w:val="2116439976"/>
        <w:rPr>
          <w:rFonts w:ascii="Times New Roman" w:hAnsi="Times New Roman" w:cs="Times New Roman"/>
          <w:lang w:val="en-GB" w:eastAsia="en-GB"/>
        </w:rPr>
      </w:pPr>
    </w:p>
    <w:p w14:paraId="53B1B587" w14:textId="77777777" w:rsidR="00267633" w:rsidRPr="00267633" w:rsidRDefault="00267633" w:rsidP="006172E9">
      <w:pPr>
        <w:numPr>
          <w:ilvl w:val="0"/>
          <w:numId w:val="93"/>
        </w:numPr>
        <w:spacing w:before="0" w:after="200" w:line="276" w:lineRule="auto"/>
        <w:contextualSpacing/>
        <w:jc w:val="both"/>
        <w:divId w:val="2116439976"/>
        <w:rPr>
          <w:rFonts w:ascii="Times New Roman" w:hAnsi="Times New Roman" w:cs="Times New Roman"/>
          <w:b/>
          <w:lang w:val="en-US" w:eastAsia="zh-CN"/>
        </w:rPr>
      </w:pPr>
      <w:r w:rsidRPr="00267633">
        <w:rPr>
          <w:rFonts w:ascii="Times New Roman" w:hAnsi="Times New Roman" w:cs="Times New Roman"/>
          <w:b/>
          <w:lang w:val="en-US" w:eastAsia="zh-CN"/>
        </w:rPr>
        <w:t>Meetings/Interviews/Phone Calls with any other person(s):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6"/>
        <w:gridCol w:w="1656"/>
        <w:gridCol w:w="875"/>
        <w:gridCol w:w="1430"/>
        <w:gridCol w:w="996"/>
        <w:gridCol w:w="1294"/>
        <w:gridCol w:w="1643"/>
      </w:tblGrid>
      <w:tr w:rsidR="00267633" w:rsidRPr="00632015" w14:paraId="4E9DA6F1" w14:textId="77777777" w:rsidTr="00632015">
        <w:trPr>
          <w:divId w:val="2116439976"/>
        </w:trPr>
        <w:tc>
          <w:tcPr>
            <w:tcW w:w="396" w:type="dxa"/>
            <w:tcBorders>
              <w:top w:val="single" w:sz="4" w:space="0" w:color="auto"/>
              <w:left w:val="single" w:sz="4" w:space="0" w:color="auto"/>
              <w:bottom w:val="single" w:sz="4" w:space="0" w:color="auto"/>
              <w:right w:val="single" w:sz="4" w:space="0" w:color="auto"/>
            </w:tcBorders>
            <w:shd w:val="clear" w:color="auto" w:fill="auto"/>
          </w:tcPr>
          <w:p w14:paraId="638DCC24" w14:textId="77777777" w:rsidR="00267633" w:rsidRPr="00632015" w:rsidRDefault="00267633" w:rsidP="00632015">
            <w:pPr>
              <w:spacing w:before="0" w:after="0" w:line="240" w:lineRule="auto"/>
              <w:jc w:val="both"/>
              <w:rPr>
                <w:rFonts w:ascii="Times New Roman" w:eastAsia="SimSun" w:hAnsi="Times New Roman" w:cs="Times New Roman"/>
                <w:lang w:val="en-GB" w:eastAsia="en-US"/>
              </w:rPr>
            </w:pPr>
          </w:p>
        </w:tc>
        <w:tc>
          <w:tcPr>
            <w:tcW w:w="1656" w:type="dxa"/>
            <w:tcBorders>
              <w:top w:val="single" w:sz="4" w:space="0" w:color="auto"/>
              <w:left w:val="single" w:sz="4" w:space="0" w:color="auto"/>
              <w:bottom w:val="single" w:sz="4" w:space="0" w:color="auto"/>
              <w:right w:val="single" w:sz="4" w:space="0" w:color="auto"/>
            </w:tcBorders>
            <w:shd w:val="clear" w:color="auto" w:fill="auto"/>
            <w:hideMark/>
          </w:tcPr>
          <w:p w14:paraId="51DD6196" w14:textId="77777777" w:rsidR="00267633" w:rsidRPr="00632015" w:rsidRDefault="00267633" w:rsidP="00632015">
            <w:pPr>
              <w:spacing w:before="0" w:after="0" w:line="240" w:lineRule="auto"/>
              <w:jc w:val="both"/>
              <w:rPr>
                <w:rFonts w:ascii="Times New Roman" w:eastAsia="SimSun" w:hAnsi="Times New Roman" w:cs="Times New Roman"/>
                <w:lang w:val="en-GB" w:eastAsia="en-US"/>
              </w:rPr>
            </w:pPr>
            <w:r w:rsidRPr="00632015">
              <w:rPr>
                <w:rFonts w:ascii="Times New Roman" w:eastAsia="SimSun" w:hAnsi="Times New Roman" w:cs="Times New Roman"/>
                <w:lang w:val="en-GB" w:eastAsia="en-GB"/>
              </w:rPr>
              <w:t>Date of meeting/Phone call</w:t>
            </w:r>
          </w:p>
        </w:tc>
        <w:tc>
          <w:tcPr>
            <w:tcW w:w="1105" w:type="dxa"/>
            <w:tcBorders>
              <w:top w:val="single" w:sz="4" w:space="0" w:color="auto"/>
              <w:left w:val="single" w:sz="4" w:space="0" w:color="auto"/>
              <w:bottom w:val="single" w:sz="4" w:space="0" w:color="auto"/>
              <w:right w:val="single" w:sz="4" w:space="0" w:color="auto"/>
            </w:tcBorders>
            <w:shd w:val="clear" w:color="auto" w:fill="auto"/>
            <w:hideMark/>
          </w:tcPr>
          <w:p w14:paraId="34F58F89" w14:textId="77777777" w:rsidR="00267633" w:rsidRPr="00632015" w:rsidRDefault="00267633" w:rsidP="00632015">
            <w:pPr>
              <w:spacing w:before="0" w:after="0" w:line="240" w:lineRule="auto"/>
              <w:jc w:val="both"/>
              <w:rPr>
                <w:rFonts w:ascii="Times New Roman" w:eastAsia="SimSun" w:hAnsi="Times New Roman" w:cs="Times New Roman"/>
                <w:lang w:val="en-GB" w:eastAsia="en-US"/>
              </w:rPr>
            </w:pPr>
            <w:r w:rsidRPr="00632015">
              <w:rPr>
                <w:rFonts w:ascii="Times New Roman" w:eastAsia="SimSun" w:hAnsi="Times New Roman" w:cs="Times New Roman"/>
                <w:lang w:val="en-GB" w:eastAsia="en-GB"/>
              </w:rPr>
              <w:t>Name of Person</w:t>
            </w:r>
          </w:p>
        </w:tc>
        <w:tc>
          <w:tcPr>
            <w:tcW w:w="1430" w:type="dxa"/>
            <w:tcBorders>
              <w:top w:val="single" w:sz="4" w:space="0" w:color="auto"/>
              <w:left w:val="single" w:sz="4" w:space="0" w:color="auto"/>
              <w:bottom w:val="single" w:sz="4" w:space="0" w:color="auto"/>
              <w:right w:val="single" w:sz="4" w:space="0" w:color="auto"/>
            </w:tcBorders>
            <w:shd w:val="clear" w:color="auto" w:fill="auto"/>
            <w:hideMark/>
          </w:tcPr>
          <w:p w14:paraId="4B903EA7" w14:textId="77777777" w:rsidR="00267633" w:rsidRPr="00632015" w:rsidRDefault="00267633" w:rsidP="00632015">
            <w:pPr>
              <w:spacing w:before="0" w:after="0" w:line="240" w:lineRule="auto"/>
              <w:jc w:val="both"/>
              <w:rPr>
                <w:rFonts w:ascii="Times New Roman" w:eastAsia="SimSun" w:hAnsi="Times New Roman" w:cs="Times New Roman"/>
                <w:lang w:val="en-GB" w:eastAsia="en-US"/>
              </w:rPr>
            </w:pPr>
            <w:r w:rsidRPr="00632015">
              <w:rPr>
                <w:rFonts w:ascii="Times New Roman" w:eastAsia="SimSun" w:hAnsi="Times New Roman" w:cs="Times New Roman"/>
                <w:lang w:val="en-GB" w:eastAsia="en-GB"/>
              </w:rPr>
              <w:t>Relationship with the child</w:t>
            </w:r>
          </w:p>
        </w:tc>
        <w:tc>
          <w:tcPr>
            <w:tcW w:w="1280" w:type="dxa"/>
            <w:tcBorders>
              <w:top w:val="single" w:sz="4" w:space="0" w:color="auto"/>
              <w:left w:val="single" w:sz="4" w:space="0" w:color="auto"/>
              <w:bottom w:val="single" w:sz="4" w:space="0" w:color="auto"/>
              <w:right w:val="single" w:sz="4" w:space="0" w:color="auto"/>
            </w:tcBorders>
            <w:shd w:val="clear" w:color="auto" w:fill="auto"/>
            <w:hideMark/>
          </w:tcPr>
          <w:p w14:paraId="77C07C3C" w14:textId="77777777" w:rsidR="00267633" w:rsidRPr="00632015" w:rsidRDefault="00267633" w:rsidP="00632015">
            <w:pPr>
              <w:spacing w:before="0" w:after="0" w:line="240" w:lineRule="auto"/>
              <w:jc w:val="both"/>
              <w:rPr>
                <w:rFonts w:ascii="Times New Roman" w:eastAsia="SimSun" w:hAnsi="Times New Roman" w:cs="Times New Roman"/>
                <w:lang w:val="en-GB" w:eastAsia="en-US"/>
              </w:rPr>
            </w:pPr>
            <w:r w:rsidRPr="00632015">
              <w:rPr>
                <w:rFonts w:ascii="Times New Roman" w:eastAsia="SimSun" w:hAnsi="Times New Roman" w:cs="Times New Roman"/>
                <w:lang w:val="en-GB" w:eastAsia="en-GB"/>
              </w:rPr>
              <w:t>Venue of meeting</w:t>
            </w:r>
          </w:p>
        </w:tc>
        <w:tc>
          <w:tcPr>
            <w:tcW w:w="1799" w:type="dxa"/>
            <w:tcBorders>
              <w:top w:val="single" w:sz="4" w:space="0" w:color="auto"/>
              <w:left w:val="single" w:sz="4" w:space="0" w:color="auto"/>
              <w:bottom w:val="single" w:sz="4" w:space="0" w:color="auto"/>
              <w:right w:val="single" w:sz="4" w:space="0" w:color="auto"/>
            </w:tcBorders>
            <w:shd w:val="clear" w:color="auto" w:fill="auto"/>
            <w:hideMark/>
          </w:tcPr>
          <w:p w14:paraId="2E6AF565" w14:textId="77777777" w:rsidR="00267633" w:rsidRPr="00632015" w:rsidRDefault="00267633" w:rsidP="00632015">
            <w:pPr>
              <w:spacing w:before="0" w:after="0" w:line="240" w:lineRule="auto"/>
              <w:jc w:val="both"/>
              <w:rPr>
                <w:rFonts w:ascii="Times New Roman" w:eastAsia="SimSun" w:hAnsi="Times New Roman" w:cs="Times New Roman"/>
                <w:lang w:val="en-GB" w:eastAsia="en-US"/>
              </w:rPr>
            </w:pPr>
            <w:r w:rsidRPr="00632015">
              <w:rPr>
                <w:rFonts w:ascii="Times New Roman" w:eastAsia="SimSun" w:hAnsi="Times New Roman" w:cs="Times New Roman"/>
                <w:lang w:val="en-GB" w:eastAsia="en-GB"/>
              </w:rPr>
              <w:t>Brief description as to what transpired at interview/ meeting</w:t>
            </w:r>
          </w:p>
        </w:tc>
        <w:tc>
          <w:tcPr>
            <w:tcW w:w="1576" w:type="dxa"/>
            <w:tcBorders>
              <w:top w:val="single" w:sz="4" w:space="0" w:color="auto"/>
              <w:left w:val="single" w:sz="4" w:space="0" w:color="auto"/>
              <w:bottom w:val="single" w:sz="4" w:space="0" w:color="auto"/>
              <w:right w:val="single" w:sz="4" w:space="0" w:color="auto"/>
            </w:tcBorders>
            <w:shd w:val="clear" w:color="auto" w:fill="auto"/>
            <w:hideMark/>
          </w:tcPr>
          <w:p w14:paraId="5854F73C" w14:textId="77777777" w:rsidR="00267633" w:rsidRPr="00632015" w:rsidRDefault="00267633" w:rsidP="00632015">
            <w:pPr>
              <w:spacing w:before="0" w:after="0" w:line="240" w:lineRule="auto"/>
              <w:jc w:val="both"/>
              <w:rPr>
                <w:rFonts w:ascii="Times New Roman" w:eastAsia="SimSun" w:hAnsi="Times New Roman" w:cs="Times New Roman"/>
                <w:lang w:val="en-GB" w:eastAsia="en-US"/>
              </w:rPr>
            </w:pPr>
            <w:r w:rsidRPr="00632015">
              <w:rPr>
                <w:rFonts w:ascii="Times New Roman" w:eastAsia="SimSun" w:hAnsi="Times New Roman" w:cs="Times New Roman"/>
                <w:lang w:val="en-GB" w:eastAsia="en-GB"/>
              </w:rPr>
              <w:t>Length of meeting/phone call</w:t>
            </w:r>
          </w:p>
        </w:tc>
      </w:tr>
      <w:tr w:rsidR="00267633" w:rsidRPr="00632015" w14:paraId="5B78688D" w14:textId="77777777" w:rsidTr="00632015">
        <w:trPr>
          <w:divId w:val="2116439976"/>
        </w:trPr>
        <w:tc>
          <w:tcPr>
            <w:tcW w:w="396" w:type="dxa"/>
            <w:tcBorders>
              <w:top w:val="single" w:sz="4" w:space="0" w:color="auto"/>
              <w:left w:val="single" w:sz="4" w:space="0" w:color="auto"/>
              <w:bottom w:val="single" w:sz="4" w:space="0" w:color="auto"/>
              <w:right w:val="single" w:sz="4" w:space="0" w:color="auto"/>
            </w:tcBorders>
            <w:shd w:val="clear" w:color="auto" w:fill="auto"/>
            <w:hideMark/>
          </w:tcPr>
          <w:p w14:paraId="111A45D8" w14:textId="77777777" w:rsidR="00267633" w:rsidRPr="00632015" w:rsidRDefault="00267633" w:rsidP="00632015">
            <w:pPr>
              <w:spacing w:before="0" w:after="0" w:line="240" w:lineRule="auto"/>
              <w:jc w:val="both"/>
              <w:rPr>
                <w:rFonts w:ascii="Times New Roman" w:eastAsia="SimSun" w:hAnsi="Times New Roman" w:cs="Times New Roman"/>
                <w:lang w:val="en-GB" w:eastAsia="en-US"/>
              </w:rPr>
            </w:pPr>
            <w:r w:rsidRPr="00632015">
              <w:rPr>
                <w:rFonts w:ascii="Times New Roman" w:eastAsia="SimSun" w:hAnsi="Times New Roman" w:cs="Times New Roman"/>
                <w:lang w:val="en-GB" w:eastAsia="en-GB"/>
              </w:rPr>
              <w:t>1.</w:t>
            </w:r>
          </w:p>
        </w:tc>
        <w:tc>
          <w:tcPr>
            <w:tcW w:w="1656" w:type="dxa"/>
            <w:tcBorders>
              <w:top w:val="single" w:sz="4" w:space="0" w:color="auto"/>
              <w:left w:val="single" w:sz="4" w:space="0" w:color="auto"/>
              <w:bottom w:val="single" w:sz="4" w:space="0" w:color="auto"/>
              <w:right w:val="single" w:sz="4" w:space="0" w:color="auto"/>
            </w:tcBorders>
            <w:shd w:val="clear" w:color="auto" w:fill="auto"/>
          </w:tcPr>
          <w:p w14:paraId="37F61E3A" w14:textId="77777777" w:rsidR="00267633" w:rsidRPr="00632015" w:rsidRDefault="00267633" w:rsidP="00632015">
            <w:pPr>
              <w:spacing w:before="0" w:after="0" w:line="240" w:lineRule="auto"/>
              <w:jc w:val="both"/>
              <w:rPr>
                <w:rFonts w:ascii="Times New Roman" w:eastAsia="SimSun" w:hAnsi="Times New Roman" w:cs="Times New Roman"/>
                <w:lang w:val="en-GB" w:eastAsia="en-US"/>
              </w:rPr>
            </w:pPr>
          </w:p>
        </w:tc>
        <w:tc>
          <w:tcPr>
            <w:tcW w:w="1105" w:type="dxa"/>
            <w:tcBorders>
              <w:top w:val="single" w:sz="4" w:space="0" w:color="auto"/>
              <w:left w:val="single" w:sz="4" w:space="0" w:color="auto"/>
              <w:bottom w:val="single" w:sz="4" w:space="0" w:color="auto"/>
              <w:right w:val="single" w:sz="4" w:space="0" w:color="auto"/>
            </w:tcBorders>
            <w:shd w:val="clear" w:color="auto" w:fill="auto"/>
          </w:tcPr>
          <w:p w14:paraId="77F257BB" w14:textId="77777777" w:rsidR="00267633" w:rsidRPr="00632015" w:rsidRDefault="00267633" w:rsidP="00632015">
            <w:pPr>
              <w:spacing w:before="0" w:after="0" w:line="240" w:lineRule="auto"/>
              <w:jc w:val="both"/>
              <w:rPr>
                <w:rFonts w:ascii="Times New Roman" w:eastAsia="SimSun" w:hAnsi="Times New Roman" w:cs="Times New Roman"/>
                <w:lang w:val="en-GB" w:eastAsia="en-US"/>
              </w:rPr>
            </w:pPr>
          </w:p>
        </w:tc>
        <w:tc>
          <w:tcPr>
            <w:tcW w:w="1430" w:type="dxa"/>
            <w:tcBorders>
              <w:top w:val="single" w:sz="4" w:space="0" w:color="auto"/>
              <w:left w:val="single" w:sz="4" w:space="0" w:color="auto"/>
              <w:bottom w:val="single" w:sz="4" w:space="0" w:color="auto"/>
              <w:right w:val="single" w:sz="4" w:space="0" w:color="auto"/>
            </w:tcBorders>
            <w:shd w:val="clear" w:color="auto" w:fill="auto"/>
          </w:tcPr>
          <w:p w14:paraId="271C97C6" w14:textId="77777777" w:rsidR="00267633" w:rsidRPr="00632015" w:rsidRDefault="00267633" w:rsidP="00632015">
            <w:pPr>
              <w:spacing w:before="0" w:after="0" w:line="240" w:lineRule="auto"/>
              <w:jc w:val="both"/>
              <w:rPr>
                <w:rFonts w:ascii="Times New Roman" w:eastAsia="SimSun" w:hAnsi="Times New Roman" w:cs="Times New Roman"/>
                <w:lang w:val="en-GB" w:eastAsia="en-US"/>
              </w:rPr>
            </w:pPr>
          </w:p>
        </w:tc>
        <w:tc>
          <w:tcPr>
            <w:tcW w:w="1280" w:type="dxa"/>
            <w:tcBorders>
              <w:top w:val="single" w:sz="4" w:space="0" w:color="auto"/>
              <w:left w:val="single" w:sz="4" w:space="0" w:color="auto"/>
              <w:bottom w:val="single" w:sz="4" w:space="0" w:color="auto"/>
              <w:right w:val="single" w:sz="4" w:space="0" w:color="auto"/>
            </w:tcBorders>
            <w:shd w:val="clear" w:color="auto" w:fill="auto"/>
          </w:tcPr>
          <w:p w14:paraId="0EF73DB5" w14:textId="77777777" w:rsidR="00267633" w:rsidRPr="00632015" w:rsidRDefault="00267633" w:rsidP="00632015">
            <w:pPr>
              <w:spacing w:before="0" w:after="0" w:line="240" w:lineRule="auto"/>
              <w:jc w:val="both"/>
              <w:rPr>
                <w:rFonts w:ascii="Times New Roman" w:eastAsia="SimSun" w:hAnsi="Times New Roman" w:cs="Times New Roman"/>
                <w:lang w:val="en-GB" w:eastAsia="en-US"/>
              </w:rPr>
            </w:pPr>
          </w:p>
        </w:tc>
        <w:tc>
          <w:tcPr>
            <w:tcW w:w="1799" w:type="dxa"/>
            <w:tcBorders>
              <w:top w:val="single" w:sz="4" w:space="0" w:color="auto"/>
              <w:left w:val="single" w:sz="4" w:space="0" w:color="auto"/>
              <w:bottom w:val="single" w:sz="4" w:space="0" w:color="auto"/>
              <w:right w:val="single" w:sz="4" w:space="0" w:color="auto"/>
            </w:tcBorders>
            <w:shd w:val="clear" w:color="auto" w:fill="auto"/>
          </w:tcPr>
          <w:p w14:paraId="3E06F3C3" w14:textId="77777777" w:rsidR="00267633" w:rsidRPr="00632015" w:rsidRDefault="00267633" w:rsidP="00632015">
            <w:pPr>
              <w:spacing w:before="0" w:after="0" w:line="240" w:lineRule="auto"/>
              <w:jc w:val="both"/>
              <w:rPr>
                <w:rFonts w:ascii="Times New Roman" w:eastAsia="SimSun" w:hAnsi="Times New Roman" w:cs="Times New Roman"/>
                <w:lang w:val="en-GB" w:eastAsia="en-US"/>
              </w:rPr>
            </w:pPr>
          </w:p>
        </w:tc>
        <w:tc>
          <w:tcPr>
            <w:tcW w:w="1576" w:type="dxa"/>
            <w:tcBorders>
              <w:top w:val="single" w:sz="4" w:space="0" w:color="auto"/>
              <w:left w:val="single" w:sz="4" w:space="0" w:color="auto"/>
              <w:bottom w:val="single" w:sz="4" w:space="0" w:color="auto"/>
              <w:right w:val="single" w:sz="4" w:space="0" w:color="auto"/>
            </w:tcBorders>
            <w:shd w:val="clear" w:color="auto" w:fill="auto"/>
          </w:tcPr>
          <w:p w14:paraId="2BC263B9" w14:textId="77777777" w:rsidR="00267633" w:rsidRPr="00632015" w:rsidRDefault="00267633" w:rsidP="00632015">
            <w:pPr>
              <w:spacing w:before="0" w:after="0" w:line="240" w:lineRule="auto"/>
              <w:jc w:val="both"/>
              <w:rPr>
                <w:rFonts w:ascii="Times New Roman" w:eastAsia="SimSun" w:hAnsi="Times New Roman" w:cs="Times New Roman"/>
                <w:lang w:val="en-GB" w:eastAsia="en-US"/>
              </w:rPr>
            </w:pPr>
          </w:p>
        </w:tc>
      </w:tr>
      <w:tr w:rsidR="00267633" w:rsidRPr="00632015" w14:paraId="114A7658" w14:textId="77777777" w:rsidTr="00632015">
        <w:trPr>
          <w:divId w:val="2116439976"/>
        </w:trPr>
        <w:tc>
          <w:tcPr>
            <w:tcW w:w="396" w:type="dxa"/>
            <w:tcBorders>
              <w:top w:val="single" w:sz="4" w:space="0" w:color="auto"/>
              <w:left w:val="single" w:sz="4" w:space="0" w:color="auto"/>
              <w:bottom w:val="single" w:sz="4" w:space="0" w:color="auto"/>
              <w:right w:val="single" w:sz="4" w:space="0" w:color="auto"/>
            </w:tcBorders>
            <w:shd w:val="clear" w:color="auto" w:fill="auto"/>
            <w:hideMark/>
          </w:tcPr>
          <w:p w14:paraId="354FD9D7" w14:textId="77777777" w:rsidR="00267633" w:rsidRPr="00632015" w:rsidRDefault="00267633" w:rsidP="00632015">
            <w:pPr>
              <w:spacing w:before="0" w:after="0" w:line="240" w:lineRule="auto"/>
              <w:jc w:val="both"/>
              <w:rPr>
                <w:rFonts w:ascii="Times New Roman" w:eastAsia="SimSun" w:hAnsi="Times New Roman" w:cs="Times New Roman"/>
                <w:lang w:val="en-GB" w:eastAsia="en-US"/>
              </w:rPr>
            </w:pPr>
            <w:r w:rsidRPr="00632015">
              <w:rPr>
                <w:rFonts w:ascii="Times New Roman" w:eastAsia="SimSun" w:hAnsi="Times New Roman" w:cs="Times New Roman"/>
                <w:lang w:val="en-GB" w:eastAsia="en-GB"/>
              </w:rPr>
              <w:t>2.</w:t>
            </w:r>
          </w:p>
        </w:tc>
        <w:tc>
          <w:tcPr>
            <w:tcW w:w="1656" w:type="dxa"/>
            <w:tcBorders>
              <w:top w:val="single" w:sz="4" w:space="0" w:color="auto"/>
              <w:left w:val="single" w:sz="4" w:space="0" w:color="auto"/>
              <w:bottom w:val="single" w:sz="4" w:space="0" w:color="auto"/>
              <w:right w:val="single" w:sz="4" w:space="0" w:color="auto"/>
            </w:tcBorders>
            <w:shd w:val="clear" w:color="auto" w:fill="auto"/>
          </w:tcPr>
          <w:p w14:paraId="5364E72B" w14:textId="77777777" w:rsidR="00267633" w:rsidRPr="00632015" w:rsidRDefault="00267633" w:rsidP="00632015">
            <w:pPr>
              <w:spacing w:before="0" w:after="0" w:line="240" w:lineRule="auto"/>
              <w:jc w:val="both"/>
              <w:rPr>
                <w:rFonts w:ascii="Times New Roman" w:eastAsia="SimSun" w:hAnsi="Times New Roman" w:cs="Times New Roman"/>
                <w:lang w:val="en-GB" w:eastAsia="en-US"/>
              </w:rPr>
            </w:pPr>
          </w:p>
        </w:tc>
        <w:tc>
          <w:tcPr>
            <w:tcW w:w="1105" w:type="dxa"/>
            <w:tcBorders>
              <w:top w:val="single" w:sz="4" w:space="0" w:color="auto"/>
              <w:left w:val="single" w:sz="4" w:space="0" w:color="auto"/>
              <w:bottom w:val="single" w:sz="4" w:space="0" w:color="auto"/>
              <w:right w:val="single" w:sz="4" w:space="0" w:color="auto"/>
            </w:tcBorders>
            <w:shd w:val="clear" w:color="auto" w:fill="auto"/>
          </w:tcPr>
          <w:p w14:paraId="61054332" w14:textId="77777777" w:rsidR="00267633" w:rsidRPr="00632015" w:rsidRDefault="00267633" w:rsidP="00632015">
            <w:pPr>
              <w:spacing w:before="0" w:after="0" w:line="240" w:lineRule="auto"/>
              <w:jc w:val="both"/>
              <w:rPr>
                <w:rFonts w:ascii="Times New Roman" w:eastAsia="SimSun" w:hAnsi="Times New Roman" w:cs="Times New Roman"/>
                <w:lang w:val="en-GB" w:eastAsia="en-US"/>
              </w:rPr>
            </w:pPr>
          </w:p>
        </w:tc>
        <w:tc>
          <w:tcPr>
            <w:tcW w:w="1430" w:type="dxa"/>
            <w:tcBorders>
              <w:top w:val="single" w:sz="4" w:space="0" w:color="auto"/>
              <w:left w:val="single" w:sz="4" w:space="0" w:color="auto"/>
              <w:bottom w:val="single" w:sz="4" w:space="0" w:color="auto"/>
              <w:right w:val="single" w:sz="4" w:space="0" w:color="auto"/>
            </w:tcBorders>
            <w:shd w:val="clear" w:color="auto" w:fill="auto"/>
          </w:tcPr>
          <w:p w14:paraId="21EFC88E" w14:textId="77777777" w:rsidR="00267633" w:rsidRPr="00632015" w:rsidRDefault="00267633" w:rsidP="00632015">
            <w:pPr>
              <w:spacing w:before="0" w:after="0" w:line="240" w:lineRule="auto"/>
              <w:jc w:val="both"/>
              <w:rPr>
                <w:rFonts w:ascii="Times New Roman" w:eastAsia="SimSun" w:hAnsi="Times New Roman" w:cs="Times New Roman"/>
                <w:lang w:val="en-GB" w:eastAsia="en-US"/>
              </w:rPr>
            </w:pPr>
          </w:p>
        </w:tc>
        <w:tc>
          <w:tcPr>
            <w:tcW w:w="1280" w:type="dxa"/>
            <w:tcBorders>
              <w:top w:val="single" w:sz="4" w:space="0" w:color="auto"/>
              <w:left w:val="single" w:sz="4" w:space="0" w:color="auto"/>
              <w:bottom w:val="single" w:sz="4" w:space="0" w:color="auto"/>
              <w:right w:val="single" w:sz="4" w:space="0" w:color="auto"/>
            </w:tcBorders>
            <w:shd w:val="clear" w:color="auto" w:fill="auto"/>
          </w:tcPr>
          <w:p w14:paraId="06EDBEF0" w14:textId="77777777" w:rsidR="00267633" w:rsidRPr="00632015" w:rsidRDefault="00267633" w:rsidP="00632015">
            <w:pPr>
              <w:spacing w:before="0" w:after="0" w:line="240" w:lineRule="auto"/>
              <w:jc w:val="both"/>
              <w:rPr>
                <w:rFonts w:ascii="Times New Roman" w:eastAsia="SimSun" w:hAnsi="Times New Roman" w:cs="Times New Roman"/>
                <w:lang w:val="en-GB" w:eastAsia="en-US"/>
              </w:rPr>
            </w:pPr>
          </w:p>
        </w:tc>
        <w:tc>
          <w:tcPr>
            <w:tcW w:w="1799" w:type="dxa"/>
            <w:tcBorders>
              <w:top w:val="single" w:sz="4" w:space="0" w:color="auto"/>
              <w:left w:val="single" w:sz="4" w:space="0" w:color="auto"/>
              <w:bottom w:val="single" w:sz="4" w:space="0" w:color="auto"/>
              <w:right w:val="single" w:sz="4" w:space="0" w:color="auto"/>
            </w:tcBorders>
            <w:shd w:val="clear" w:color="auto" w:fill="auto"/>
          </w:tcPr>
          <w:p w14:paraId="69C2BE5F" w14:textId="77777777" w:rsidR="00267633" w:rsidRPr="00632015" w:rsidRDefault="00267633" w:rsidP="00632015">
            <w:pPr>
              <w:spacing w:before="0" w:after="0" w:line="240" w:lineRule="auto"/>
              <w:jc w:val="both"/>
              <w:rPr>
                <w:rFonts w:ascii="Times New Roman" w:eastAsia="SimSun" w:hAnsi="Times New Roman" w:cs="Times New Roman"/>
                <w:lang w:val="en-GB" w:eastAsia="en-US"/>
              </w:rPr>
            </w:pPr>
          </w:p>
        </w:tc>
        <w:tc>
          <w:tcPr>
            <w:tcW w:w="1576" w:type="dxa"/>
            <w:tcBorders>
              <w:top w:val="single" w:sz="4" w:space="0" w:color="auto"/>
              <w:left w:val="single" w:sz="4" w:space="0" w:color="auto"/>
              <w:bottom w:val="single" w:sz="4" w:space="0" w:color="auto"/>
              <w:right w:val="single" w:sz="4" w:space="0" w:color="auto"/>
            </w:tcBorders>
            <w:shd w:val="clear" w:color="auto" w:fill="auto"/>
          </w:tcPr>
          <w:p w14:paraId="6F0E43C3" w14:textId="77777777" w:rsidR="00267633" w:rsidRPr="00632015" w:rsidRDefault="00267633" w:rsidP="00632015">
            <w:pPr>
              <w:spacing w:before="0" w:after="0" w:line="240" w:lineRule="auto"/>
              <w:jc w:val="both"/>
              <w:rPr>
                <w:rFonts w:ascii="Times New Roman" w:eastAsia="SimSun" w:hAnsi="Times New Roman" w:cs="Times New Roman"/>
                <w:lang w:val="en-GB" w:eastAsia="en-US"/>
              </w:rPr>
            </w:pPr>
          </w:p>
        </w:tc>
      </w:tr>
    </w:tbl>
    <w:p w14:paraId="70AAD406" w14:textId="77777777" w:rsidR="00267633" w:rsidRPr="00267633" w:rsidRDefault="00267633" w:rsidP="00267633">
      <w:pPr>
        <w:spacing w:before="0" w:after="200" w:line="276" w:lineRule="auto"/>
        <w:jc w:val="both"/>
        <w:divId w:val="2116439976"/>
        <w:rPr>
          <w:rFonts w:ascii="Times New Roman" w:hAnsi="Times New Roman" w:cs="Times New Roman"/>
          <w:b/>
          <w:lang w:val="en-GB" w:eastAsia="en-GB"/>
        </w:rPr>
      </w:pPr>
    </w:p>
    <w:p w14:paraId="6494E403" w14:textId="77777777" w:rsidR="00267633" w:rsidRPr="00267633" w:rsidRDefault="00267633" w:rsidP="006172E9">
      <w:pPr>
        <w:numPr>
          <w:ilvl w:val="0"/>
          <w:numId w:val="93"/>
        </w:numPr>
        <w:spacing w:before="0" w:after="200" w:line="276" w:lineRule="auto"/>
        <w:contextualSpacing/>
        <w:jc w:val="both"/>
        <w:divId w:val="2116439976"/>
        <w:rPr>
          <w:rFonts w:ascii="Times New Roman" w:hAnsi="Times New Roman" w:cs="Times New Roman"/>
          <w:b/>
          <w:lang w:val="en-US" w:eastAsia="zh-CN"/>
        </w:rPr>
      </w:pPr>
      <w:r w:rsidRPr="00267633">
        <w:rPr>
          <w:rFonts w:ascii="Times New Roman" w:hAnsi="Times New Roman" w:cs="Times New Roman"/>
          <w:b/>
          <w:lang w:val="en-US" w:eastAsia="zh-CN"/>
        </w:rPr>
        <w:t>Summary of Key Observations made by the Child Representative/Issues:</w:t>
      </w:r>
    </w:p>
    <w:p w14:paraId="3EFC2E6B" w14:textId="77777777" w:rsidR="00267633" w:rsidRPr="00267633" w:rsidRDefault="00267633" w:rsidP="00267633">
      <w:pPr>
        <w:spacing w:before="0" w:after="200" w:line="276" w:lineRule="auto"/>
        <w:jc w:val="both"/>
        <w:divId w:val="2116439976"/>
        <w:rPr>
          <w:rFonts w:ascii="Times New Roman" w:hAnsi="Times New Roman" w:cs="Times New Roman"/>
          <w:b/>
          <w:lang w:val="en-GB" w:eastAsia="en-GB"/>
        </w:rPr>
      </w:pPr>
    </w:p>
    <w:p w14:paraId="6B8D84DA" w14:textId="77777777" w:rsidR="00267633" w:rsidRPr="00267633" w:rsidRDefault="00267633" w:rsidP="00267633">
      <w:pPr>
        <w:spacing w:before="0" w:after="200" w:line="276" w:lineRule="auto"/>
        <w:jc w:val="both"/>
        <w:divId w:val="2116439976"/>
        <w:rPr>
          <w:rFonts w:ascii="Times New Roman" w:hAnsi="Times New Roman" w:cs="Times New Roman"/>
          <w:b/>
          <w:lang w:val="en-GB" w:eastAsia="en-GB"/>
        </w:rPr>
      </w:pPr>
    </w:p>
    <w:p w14:paraId="2F2E9210" w14:textId="77777777" w:rsidR="00267633" w:rsidRPr="00267633" w:rsidRDefault="00267633" w:rsidP="006172E9">
      <w:pPr>
        <w:numPr>
          <w:ilvl w:val="0"/>
          <w:numId w:val="93"/>
        </w:numPr>
        <w:spacing w:before="0" w:after="200" w:line="276" w:lineRule="auto"/>
        <w:contextualSpacing/>
        <w:jc w:val="both"/>
        <w:divId w:val="2116439976"/>
        <w:rPr>
          <w:rFonts w:ascii="Times New Roman" w:hAnsi="Times New Roman" w:cs="Times New Roman"/>
          <w:b/>
          <w:lang w:val="en-US" w:eastAsia="zh-CN"/>
        </w:rPr>
      </w:pPr>
      <w:r w:rsidRPr="00267633">
        <w:rPr>
          <w:rFonts w:ascii="Times New Roman" w:hAnsi="Times New Roman" w:cs="Times New Roman"/>
          <w:b/>
          <w:lang w:val="en-US" w:eastAsia="zh-CN"/>
        </w:rPr>
        <w:t>Applicable Case Law:</w:t>
      </w:r>
    </w:p>
    <w:p w14:paraId="28A634D3" w14:textId="77777777" w:rsidR="00267633" w:rsidRPr="00267633" w:rsidRDefault="00267633" w:rsidP="00267633">
      <w:pPr>
        <w:spacing w:before="0" w:after="200" w:line="276" w:lineRule="auto"/>
        <w:ind w:left="360"/>
        <w:jc w:val="both"/>
        <w:divId w:val="2116439976"/>
        <w:rPr>
          <w:rFonts w:ascii="Times New Roman" w:hAnsi="Times New Roman" w:cs="Times New Roman"/>
          <w:b/>
          <w:lang w:val="en-GB" w:eastAsia="en-GB"/>
        </w:rPr>
      </w:pPr>
    </w:p>
    <w:p w14:paraId="0B45414C" w14:textId="77777777" w:rsidR="00267633" w:rsidRPr="00267633" w:rsidRDefault="00267633" w:rsidP="00267633">
      <w:pPr>
        <w:spacing w:before="0" w:after="200" w:line="276" w:lineRule="auto"/>
        <w:ind w:left="360"/>
        <w:jc w:val="both"/>
        <w:divId w:val="2116439976"/>
        <w:rPr>
          <w:rFonts w:ascii="Times New Roman" w:hAnsi="Times New Roman" w:cs="Times New Roman"/>
          <w:b/>
          <w:lang w:val="en-GB" w:eastAsia="en-GB"/>
        </w:rPr>
      </w:pPr>
    </w:p>
    <w:p w14:paraId="7AE6AE63" w14:textId="77777777" w:rsidR="00267633" w:rsidRPr="00267633" w:rsidRDefault="00267633" w:rsidP="00267633">
      <w:pPr>
        <w:spacing w:before="0" w:after="200" w:line="276" w:lineRule="auto"/>
        <w:jc w:val="both"/>
        <w:divId w:val="2116439976"/>
        <w:rPr>
          <w:rFonts w:ascii="Times New Roman" w:hAnsi="Times New Roman" w:cs="Times New Roman"/>
          <w:b/>
          <w:lang w:val="en-GB" w:eastAsia="en-GB"/>
        </w:rPr>
      </w:pPr>
    </w:p>
    <w:p w14:paraId="7EBD0B7D" w14:textId="77777777" w:rsidR="00267633" w:rsidRPr="00267633" w:rsidRDefault="00267633" w:rsidP="006172E9">
      <w:pPr>
        <w:numPr>
          <w:ilvl w:val="0"/>
          <w:numId w:val="93"/>
        </w:numPr>
        <w:spacing w:before="0" w:after="200" w:line="276" w:lineRule="auto"/>
        <w:contextualSpacing/>
        <w:jc w:val="both"/>
        <w:divId w:val="2116439976"/>
        <w:rPr>
          <w:rFonts w:ascii="Times New Roman" w:hAnsi="Times New Roman" w:cs="Times New Roman"/>
          <w:b/>
          <w:lang w:val="en-US" w:eastAsia="zh-CN"/>
        </w:rPr>
      </w:pPr>
      <w:r w:rsidRPr="00267633">
        <w:rPr>
          <w:rFonts w:ascii="Times New Roman" w:hAnsi="Times New Roman" w:cs="Times New Roman"/>
          <w:b/>
          <w:lang w:val="en-US" w:eastAsia="zh-CN"/>
        </w:rPr>
        <w:t>Analysis of the Issues/Basis of Proposals below</w:t>
      </w:r>
    </w:p>
    <w:p w14:paraId="356EC09C" w14:textId="77777777" w:rsidR="00267633" w:rsidRPr="00267633" w:rsidRDefault="00267633" w:rsidP="00267633">
      <w:pPr>
        <w:spacing w:before="0" w:after="200" w:line="276" w:lineRule="auto"/>
        <w:jc w:val="both"/>
        <w:divId w:val="2116439976"/>
        <w:rPr>
          <w:rFonts w:ascii="Times New Roman" w:hAnsi="Times New Roman" w:cs="Times New Roman"/>
          <w:b/>
          <w:lang w:val="en-GB" w:eastAsia="en-GB"/>
        </w:rPr>
      </w:pPr>
    </w:p>
    <w:p w14:paraId="74DFE06F" w14:textId="77777777" w:rsidR="00267633" w:rsidRPr="00267633" w:rsidRDefault="00267633" w:rsidP="00267633">
      <w:pPr>
        <w:spacing w:before="0" w:after="200" w:line="276" w:lineRule="auto"/>
        <w:jc w:val="both"/>
        <w:divId w:val="2116439976"/>
        <w:rPr>
          <w:rFonts w:ascii="Times New Roman" w:hAnsi="Times New Roman" w:cs="Times New Roman"/>
          <w:b/>
          <w:lang w:val="en-GB" w:eastAsia="en-GB"/>
        </w:rPr>
      </w:pPr>
    </w:p>
    <w:p w14:paraId="4BB1F244" w14:textId="77777777" w:rsidR="00267633" w:rsidRPr="00267633" w:rsidRDefault="00267633" w:rsidP="006172E9">
      <w:pPr>
        <w:numPr>
          <w:ilvl w:val="0"/>
          <w:numId w:val="93"/>
        </w:numPr>
        <w:spacing w:before="0" w:after="200" w:line="276" w:lineRule="auto"/>
        <w:contextualSpacing/>
        <w:jc w:val="both"/>
        <w:divId w:val="2116439976"/>
        <w:rPr>
          <w:rFonts w:ascii="Times New Roman" w:hAnsi="Times New Roman" w:cs="Times New Roman"/>
          <w:b/>
          <w:lang w:val="en-US" w:eastAsia="zh-CN"/>
        </w:rPr>
      </w:pPr>
      <w:r w:rsidRPr="00267633">
        <w:rPr>
          <w:rFonts w:ascii="Times New Roman" w:hAnsi="Times New Roman" w:cs="Times New Roman"/>
          <w:b/>
          <w:lang w:val="en-US" w:eastAsia="zh-CN"/>
        </w:rPr>
        <w:t>Proposed Orders/Recommendations:</w:t>
      </w:r>
    </w:p>
    <w:p w14:paraId="21860C4F" w14:textId="77777777" w:rsidR="00267633" w:rsidRDefault="00267633" w:rsidP="00267633">
      <w:pPr>
        <w:spacing w:before="0" w:after="200" w:line="276" w:lineRule="auto"/>
        <w:ind w:firstLine="360"/>
        <w:divId w:val="2116439976"/>
        <w:rPr>
          <w:rFonts w:ascii="Times New Roman" w:hAnsi="Times New Roman" w:cs="Times New Roman"/>
          <w:b/>
          <w:lang w:val="en-GB" w:eastAsia="en-GB"/>
        </w:rPr>
      </w:pPr>
      <w:r w:rsidRPr="00267633">
        <w:rPr>
          <w:rFonts w:ascii="Times New Roman" w:hAnsi="Times New Roman" w:cs="Times New Roman"/>
          <w:b/>
          <w:lang w:val="en-GB" w:eastAsia="en-GB"/>
        </w:rPr>
        <w:t>[</w:t>
      </w:r>
      <w:r w:rsidRPr="00267633">
        <w:rPr>
          <w:rFonts w:ascii="Times New Roman" w:hAnsi="Times New Roman" w:cs="Times New Roman"/>
          <w:i/>
          <w:lang w:val="en-GB" w:eastAsia="en-GB"/>
        </w:rPr>
        <w:t>If CR is unable to make any proposal, to state reason(s) why</w:t>
      </w:r>
      <w:r w:rsidRPr="00267633">
        <w:rPr>
          <w:rFonts w:ascii="Times New Roman" w:hAnsi="Times New Roman" w:cs="Times New Roman"/>
          <w:b/>
          <w:lang w:val="en-GB" w:eastAsia="en-GB"/>
        </w:rPr>
        <w:t>]</w:t>
      </w:r>
    </w:p>
    <w:p w14:paraId="3C4F9C42" w14:textId="449584D7" w:rsidR="000D3C6D" w:rsidRDefault="000D3C6D" w:rsidP="00267633">
      <w:pPr>
        <w:spacing w:before="0" w:after="200" w:line="276" w:lineRule="auto"/>
        <w:ind w:firstLine="360"/>
        <w:divId w:val="2116439976"/>
        <w:rPr>
          <w:rFonts w:ascii="Times New Roman" w:hAnsi="Times New Roman" w:cs="Times New Roman"/>
          <w:b/>
          <w:lang w:val="en-GB" w:eastAsia="en-GB"/>
        </w:rPr>
      </w:pPr>
    </w:p>
    <w:p w14:paraId="3716098B" w14:textId="6378E060" w:rsidR="000D3C6D" w:rsidRDefault="000D3C6D" w:rsidP="00267633">
      <w:pPr>
        <w:spacing w:before="0" w:after="200" w:line="276" w:lineRule="auto"/>
        <w:ind w:firstLine="360"/>
        <w:divId w:val="2116439976"/>
        <w:rPr>
          <w:rFonts w:ascii="Times New Roman" w:hAnsi="Times New Roman" w:cs="Times New Roman"/>
          <w:b/>
          <w:lang w:val="en-GB" w:eastAsia="en-GB"/>
        </w:rPr>
      </w:pPr>
    </w:p>
    <w:p w14:paraId="2F44BCA3" w14:textId="7B05730E" w:rsidR="000D3C6D" w:rsidRDefault="000D3C6D" w:rsidP="00267633">
      <w:pPr>
        <w:spacing w:before="0" w:after="200" w:line="276" w:lineRule="auto"/>
        <w:ind w:firstLine="360"/>
        <w:divId w:val="2116439976"/>
        <w:rPr>
          <w:rFonts w:ascii="Times New Roman" w:hAnsi="Times New Roman" w:cs="Times New Roman"/>
          <w:b/>
          <w:lang w:val="en-GB" w:eastAsia="en-GB"/>
        </w:rPr>
      </w:pPr>
    </w:p>
    <w:p w14:paraId="1B1BE8FC" w14:textId="18C5B9A1" w:rsidR="000D3C6D" w:rsidRDefault="000D3C6D" w:rsidP="00267633">
      <w:pPr>
        <w:spacing w:before="0" w:after="200" w:line="276" w:lineRule="auto"/>
        <w:ind w:firstLine="360"/>
        <w:divId w:val="2116439976"/>
        <w:rPr>
          <w:rFonts w:ascii="Times New Roman" w:hAnsi="Times New Roman" w:cs="Times New Roman"/>
          <w:b/>
          <w:lang w:val="en-GB" w:eastAsia="en-GB"/>
        </w:rPr>
      </w:pPr>
    </w:p>
    <w:p w14:paraId="746F2429" w14:textId="66CB2E74" w:rsidR="000D3C6D" w:rsidRDefault="000D3C6D" w:rsidP="00267633">
      <w:pPr>
        <w:spacing w:before="0" w:after="200" w:line="276" w:lineRule="auto"/>
        <w:ind w:firstLine="360"/>
        <w:divId w:val="2116439976"/>
        <w:rPr>
          <w:rFonts w:ascii="Times New Roman" w:hAnsi="Times New Roman" w:cs="Times New Roman"/>
          <w:b/>
          <w:lang w:val="en-GB" w:eastAsia="en-GB"/>
        </w:rPr>
      </w:pPr>
    </w:p>
    <w:p w14:paraId="1BC21832" w14:textId="0026F9E7" w:rsidR="000D3C6D" w:rsidRDefault="000D3C6D" w:rsidP="00267633">
      <w:pPr>
        <w:spacing w:before="0" w:after="200" w:line="276" w:lineRule="auto"/>
        <w:ind w:firstLine="360"/>
        <w:divId w:val="2116439976"/>
        <w:rPr>
          <w:rFonts w:ascii="Times New Roman" w:hAnsi="Times New Roman" w:cs="Times New Roman"/>
          <w:b/>
          <w:lang w:val="en-GB" w:eastAsia="en-GB"/>
        </w:rPr>
      </w:pPr>
    </w:p>
    <w:p w14:paraId="724DCE2F" w14:textId="77777777" w:rsidR="000D3C6D" w:rsidRPr="000D3C6D" w:rsidRDefault="000D3C6D" w:rsidP="00267633">
      <w:pPr>
        <w:spacing w:before="0" w:after="200" w:line="276" w:lineRule="auto"/>
        <w:ind w:firstLine="360"/>
        <w:divId w:val="2116439976"/>
        <w:rPr>
          <w:rFonts w:ascii="Times New Roman" w:hAnsi="Times New Roman" w:cs="Times New Roman"/>
          <w:b/>
          <w:lang w:val="en-GB" w:eastAsia="en-GB"/>
        </w:rPr>
      </w:pPr>
    </w:p>
    <w:p w14:paraId="5860BAA1" w14:textId="77777777" w:rsidR="000D3C6D" w:rsidRDefault="000D3C6D" w:rsidP="00267633">
      <w:pPr>
        <w:spacing w:before="0" w:after="200" w:line="276" w:lineRule="auto"/>
        <w:ind w:firstLine="360"/>
        <w:divId w:val="2116439976"/>
        <w:rPr>
          <w:rFonts w:ascii="Times New Roman" w:hAnsi="Times New Roman" w:cs="Times New Roman"/>
          <w:b/>
          <w:lang w:val="en-GB" w:eastAsia="en-GB"/>
        </w:rPr>
      </w:pPr>
    </w:p>
    <w:p w14:paraId="2DA610E6" w14:textId="77777777" w:rsidR="000D3C6D" w:rsidRPr="000D3C6D" w:rsidRDefault="000D3C6D" w:rsidP="000D3C6D">
      <w:pPr>
        <w:spacing w:after="0" w:line="240" w:lineRule="auto"/>
        <w:jc w:val="center"/>
        <w:divId w:val="2116439976"/>
        <w:rPr>
          <w:rFonts w:ascii="Times New Roman" w:hAnsi="Times New Roman" w:cs="Times New Roman"/>
          <w:sz w:val="22"/>
          <w:szCs w:val="22"/>
        </w:rPr>
      </w:pPr>
      <w:r w:rsidRPr="000D3C6D">
        <w:rPr>
          <w:rFonts w:ascii="Times New Roman" w:hAnsi="Times New Roman" w:cs="Times New Roman"/>
        </w:rPr>
        <w:lastRenderedPageBreak/>
        <w:t>FORM 188A</w:t>
      </w:r>
    </w:p>
    <w:p w14:paraId="56E30A77" w14:textId="77777777" w:rsidR="000D3C6D" w:rsidRPr="000D3C6D" w:rsidRDefault="000D3C6D" w:rsidP="000D3C6D">
      <w:pPr>
        <w:spacing w:after="0" w:line="240" w:lineRule="auto"/>
        <w:divId w:val="2116439976"/>
        <w:rPr>
          <w:rFonts w:ascii="Times New Roman" w:hAnsi="Times New Roman" w:cs="Times New Roman"/>
          <w:sz w:val="18"/>
          <w:szCs w:val="18"/>
        </w:rPr>
      </w:pPr>
      <w:r w:rsidRPr="000D3C6D">
        <w:rPr>
          <w:rFonts w:ascii="Times New Roman" w:hAnsi="Times New Roman" w:cs="Times New Roman"/>
          <w:sz w:val="18"/>
          <w:szCs w:val="18"/>
        </w:rPr>
        <w:t>R. 34C</w:t>
      </w:r>
    </w:p>
    <w:p w14:paraId="5F1558EF" w14:textId="77777777" w:rsidR="000D3C6D" w:rsidRPr="000D3C6D" w:rsidRDefault="000D3C6D" w:rsidP="000D3C6D">
      <w:pPr>
        <w:spacing w:after="0" w:line="240" w:lineRule="auto"/>
        <w:divId w:val="2116439976"/>
        <w:rPr>
          <w:rFonts w:ascii="Times New Roman" w:hAnsi="Times New Roman" w:cs="Times New Roman"/>
          <w:sz w:val="18"/>
          <w:szCs w:val="18"/>
        </w:rPr>
      </w:pPr>
      <w:r w:rsidRPr="000D3C6D">
        <w:rPr>
          <w:rFonts w:ascii="Times New Roman" w:hAnsi="Times New Roman" w:cs="Times New Roman"/>
          <w:sz w:val="18"/>
          <w:szCs w:val="18"/>
        </w:rPr>
        <w:t>Para 8A</w:t>
      </w:r>
    </w:p>
    <w:p w14:paraId="5101C3A2" w14:textId="77777777" w:rsidR="000D3C6D" w:rsidRPr="000D3C6D" w:rsidRDefault="000D3C6D" w:rsidP="000D3C6D">
      <w:pPr>
        <w:jc w:val="center"/>
        <w:divId w:val="2116439976"/>
        <w:rPr>
          <w:rFonts w:asciiTheme="minorHAnsi" w:hAnsiTheme="minorHAnsi" w:cstheme="minorBidi"/>
          <w:b/>
          <w:sz w:val="20"/>
          <w:szCs w:val="22"/>
          <w:lang w:val="en-GB"/>
        </w:rPr>
      </w:pPr>
    </w:p>
    <w:p w14:paraId="4BBAEC87" w14:textId="77777777" w:rsidR="000D3C6D" w:rsidRPr="000D3C6D" w:rsidRDefault="000D3C6D" w:rsidP="000D3C6D">
      <w:pPr>
        <w:pBdr>
          <w:top w:val="single" w:sz="4" w:space="1" w:color="auto"/>
          <w:left w:val="single" w:sz="4" w:space="4" w:color="auto"/>
          <w:bottom w:val="single" w:sz="4" w:space="1" w:color="auto"/>
          <w:right w:val="single" w:sz="4" w:space="4" w:color="auto"/>
        </w:pBdr>
        <w:spacing w:after="0"/>
        <w:jc w:val="center"/>
        <w:divId w:val="2116439976"/>
        <w:rPr>
          <w:rFonts w:ascii="Times New Roman" w:hAnsi="Times New Roman" w:cs="Times New Roman"/>
          <w:b/>
          <w:sz w:val="22"/>
          <w:lang w:val="en-GB"/>
        </w:rPr>
      </w:pPr>
      <w:r w:rsidRPr="000D3C6D">
        <w:rPr>
          <w:rFonts w:ascii="Times New Roman" w:hAnsi="Times New Roman" w:cs="Times New Roman"/>
          <w:b/>
          <w:lang w:val="en-GB"/>
        </w:rPr>
        <w:t>NOTICE OF ACCEPTANCE/</w:t>
      </w:r>
      <w:r w:rsidRPr="000D3C6D">
        <w:rPr>
          <w:rFonts w:ascii="Times New Roman" w:hAnsi="Times New Roman" w:cs="Times New Roman"/>
          <w:b/>
          <w:lang w:val="en-GB"/>
        </w:rPr>
        <w:tab/>
        <w:t xml:space="preserve">NON-ACCEPTANCE </w:t>
      </w:r>
    </w:p>
    <w:p w14:paraId="5D10C63E" w14:textId="77777777" w:rsidR="000D3C6D" w:rsidRPr="000D3C6D" w:rsidRDefault="000D3C6D" w:rsidP="000D3C6D">
      <w:pPr>
        <w:pBdr>
          <w:top w:val="single" w:sz="4" w:space="1" w:color="auto"/>
          <w:left w:val="single" w:sz="4" w:space="4" w:color="auto"/>
          <w:bottom w:val="single" w:sz="4" w:space="1" w:color="auto"/>
          <w:right w:val="single" w:sz="4" w:space="4" w:color="auto"/>
        </w:pBdr>
        <w:spacing w:after="0"/>
        <w:jc w:val="center"/>
        <w:divId w:val="2116439976"/>
        <w:rPr>
          <w:rFonts w:ascii="Times New Roman" w:hAnsi="Times New Roman" w:cs="Times New Roman"/>
          <w:b/>
          <w:lang w:val="en-GB"/>
        </w:rPr>
      </w:pPr>
      <w:r w:rsidRPr="000D3C6D">
        <w:rPr>
          <w:rFonts w:ascii="Times New Roman" w:hAnsi="Times New Roman" w:cs="Times New Roman"/>
          <w:b/>
          <w:lang w:val="en-GB"/>
        </w:rPr>
        <w:t>BY PARENTING COORDINATOR</w:t>
      </w:r>
    </w:p>
    <w:p w14:paraId="67921223" w14:textId="77777777" w:rsidR="000D3C6D" w:rsidRPr="000D3C6D" w:rsidRDefault="000D3C6D" w:rsidP="000D3C6D">
      <w:pPr>
        <w:pBdr>
          <w:top w:val="single" w:sz="4" w:space="1" w:color="auto"/>
          <w:left w:val="single" w:sz="4" w:space="4" w:color="auto"/>
          <w:bottom w:val="single" w:sz="4" w:space="1" w:color="auto"/>
          <w:right w:val="single" w:sz="4" w:space="4" w:color="auto"/>
        </w:pBdr>
        <w:spacing w:after="0"/>
        <w:jc w:val="center"/>
        <w:divId w:val="2116439976"/>
        <w:rPr>
          <w:rFonts w:ascii="Times New Roman" w:hAnsi="Times New Roman" w:cs="Times New Roman"/>
          <w:b/>
          <w:lang w:val="en-GB"/>
        </w:rPr>
      </w:pPr>
    </w:p>
    <w:p w14:paraId="69CEABD8" w14:textId="77777777" w:rsidR="000D3C6D" w:rsidRPr="000D3C6D" w:rsidRDefault="000D3C6D" w:rsidP="000D3C6D">
      <w:pPr>
        <w:pBdr>
          <w:top w:val="single" w:sz="4" w:space="1" w:color="auto"/>
          <w:left w:val="single" w:sz="4" w:space="4" w:color="auto"/>
          <w:bottom w:val="single" w:sz="4" w:space="1" w:color="auto"/>
          <w:right w:val="single" w:sz="4" w:space="4" w:color="auto"/>
        </w:pBdr>
        <w:jc w:val="both"/>
        <w:divId w:val="2116439976"/>
        <w:rPr>
          <w:rFonts w:ascii="Times New Roman" w:hAnsi="Times New Roman" w:cs="Times New Roman"/>
        </w:rPr>
      </w:pPr>
      <w:r w:rsidRPr="000D3C6D">
        <w:rPr>
          <w:rFonts w:ascii="Times New Roman" w:hAnsi="Times New Roman" w:cs="Times New Roman"/>
        </w:rPr>
        <w:t xml:space="preserve">To: </w:t>
      </w:r>
      <w:r w:rsidRPr="000D3C6D">
        <w:rPr>
          <w:rFonts w:ascii="Times New Roman" w:hAnsi="Times New Roman" w:cs="Times New Roman"/>
        </w:rPr>
        <w:tab/>
        <w:t xml:space="preserve">The Registrar, Family Justice Courts </w:t>
      </w:r>
    </w:p>
    <w:p w14:paraId="38A36339" w14:textId="77777777" w:rsidR="000D3C6D" w:rsidRPr="000D3C6D" w:rsidRDefault="000D3C6D" w:rsidP="000D3C6D">
      <w:pPr>
        <w:pBdr>
          <w:top w:val="single" w:sz="4" w:space="1" w:color="auto"/>
          <w:left w:val="single" w:sz="4" w:space="4" w:color="auto"/>
          <w:bottom w:val="single" w:sz="4" w:space="1" w:color="auto"/>
          <w:right w:val="single" w:sz="4" w:space="4" w:color="auto"/>
        </w:pBdr>
        <w:jc w:val="both"/>
        <w:divId w:val="2116439976"/>
        <w:rPr>
          <w:rFonts w:ascii="Times New Roman" w:hAnsi="Times New Roman" w:cs="Times New Roman"/>
        </w:rPr>
      </w:pPr>
    </w:p>
    <w:p w14:paraId="6F224ECE" w14:textId="77777777" w:rsidR="000D3C6D" w:rsidRPr="000D3C6D" w:rsidRDefault="000D3C6D" w:rsidP="000D3C6D">
      <w:pPr>
        <w:pBdr>
          <w:top w:val="single" w:sz="4" w:space="1" w:color="auto"/>
          <w:left w:val="single" w:sz="4" w:space="4" w:color="auto"/>
          <w:bottom w:val="single" w:sz="4" w:space="1" w:color="auto"/>
          <w:right w:val="single" w:sz="4" w:space="4" w:color="auto"/>
        </w:pBdr>
        <w:jc w:val="both"/>
        <w:divId w:val="2116439976"/>
        <w:rPr>
          <w:rFonts w:ascii="Times New Roman" w:hAnsi="Times New Roman" w:cs="Times New Roman"/>
        </w:rPr>
      </w:pPr>
      <w:r w:rsidRPr="000D3C6D">
        <w:rPr>
          <w:rFonts w:ascii="Times New Roman" w:hAnsi="Times New Roman" w:cs="Times New Roman"/>
        </w:rPr>
        <w:t>I, [state name], hereby notify the Court of the following:</w:t>
      </w:r>
      <w:r w:rsidRPr="000D3C6D">
        <w:rPr>
          <w:rStyle w:val="FootnoteReference"/>
          <w:rFonts w:ascii="Times New Roman" w:hAnsi="Times New Roman"/>
        </w:rPr>
        <w:footnoteReference w:customMarkFollows="1" w:id="1"/>
        <w:t>*</w:t>
      </w:r>
    </w:p>
    <w:p w14:paraId="12363185" w14:textId="77777777" w:rsidR="000D3C6D" w:rsidRPr="000D3C6D" w:rsidRDefault="000D3C6D" w:rsidP="000D3C6D">
      <w:pPr>
        <w:pBdr>
          <w:top w:val="single" w:sz="4" w:space="1" w:color="auto"/>
          <w:left w:val="single" w:sz="4" w:space="4" w:color="auto"/>
          <w:bottom w:val="single" w:sz="4" w:space="1" w:color="auto"/>
          <w:right w:val="single" w:sz="4" w:space="4" w:color="auto"/>
        </w:pBdr>
        <w:jc w:val="both"/>
        <w:divId w:val="2116439976"/>
        <w:rPr>
          <w:rFonts w:ascii="Times New Roman" w:hAnsi="Times New Roman" w:cs="Times New Roman"/>
        </w:rPr>
      </w:pPr>
    </w:p>
    <w:p w14:paraId="44167862" w14:textId="77777777" w:rsidR="000D3C6D" w:rsidRPr="000D3C6D" w:rsidRDefault="000D3C6D" w:rsidP="000D3C6D">
      <w:pPr>
        <w:pBdr>
          <w:top w:val="single" w:sz="4" w:space="1" w:color="auto"/>
          <w:left w:val="single" w:sz="4" w:space="4" w:color="auto"/>
          <w:bottom w:val="single" w:sz="4" w:space="1" w:color="auto"/>
          <w:right w:val="single" w:sz="4" w:space="4" w:color="auto"/>
        </w:pBdr>
        <w:jc w:val="both"/>
        <w:divId w:val="2116439976"/>
        <w:rPr>
          <w:rFonts w:ascii="Times New Roman" w:hAnsi="Times New Roman" w:cs="Times New Roman"/>
        </w:rPr>
      </w:pPr>
    </w:p>
    <w:p w14:paraId="2D1522DE" w14:textId="77777777" w:rsidR="000D3C6D" w:rsidRPr="000D3C6D" w:rsidRDefault="001A4106" w:rsidP="000D3C6D">
      <w:pPr>
        <w:pBdr>
          <w:top w:val="single" w:sz="4" w:space="1" w:color="auto"/>
          <w:left w:val="single" w:sz="4" w:space="4" w:color="auto"/>
          <w:bottom w:val="single" w:sz="4" w:space="1" w:color="auto"/>
          <w:right w:val="single" w:sz="4" w:space="4" w:color="auto"/>
        </w:pBdr>
        <w:ind w:left="709" w:hanging="709"/>
        <w:jc w:val="both"/>
        <w:divId w:val="2116439976"/>
        <w:rPr>
          <w:rFonts w:ascii="Times New Roman" w:hAnsi="Times New Roman" w:cs="Times New Roman"/>
        </w:rPr>
      </w:pPr>
      <w:sdt>
        <w:sdtPr>
          <w:rPr>
            <w:rFonts w:ascii="Times New Roman" w:hAnsi="Times New Roman" w:cs="Times New Roman"/>
          </w:rPr>
          <w:id w:val="996765228"/>
          <w14:checkbox>
            <w14:checked w14:val="0"/>
            <w14:checkedState w14:val="2612" w14:font="MS Gothic"/>
            <w14:uncheckedState w14:val="2610" w14:font="MS Gothic"/>
          </w14:checkbox>
        </w:sdtPr>
        <w:sdtContent>
          <w:r w:rsidR="000D3C6D" w:rsidRPr="000D3C6D">
            <w:rPr>
              <w:rFonts w:ascii="MS Gothic" w:eastAsia="MS Gothic" w:hAnsi="MS Gothic" w:cs="Times New Roman" w:hint="eastAsia"/>
              <w:lang w:val="en-US"/>
            </w:rPr>
            <w:t>☐</w:t>
          </w:r>
        </w:sdtContent>
      </w:sdt>
      <w:r w:rsidR="000D3C6D" w:rsidRPr="000D3C6D">
        <w:rPr>
          <w:rFonts w:ascii="Times New Roman" w:hAnsi="Times New Roman" w:cs="Times New Roman"/>
        </w:rPr>
        <w:tab/>
        <w:t xml:space="preserve">I accept the appointment as Parenting Coordinator. </w:t>
      </w:r>
    </w:p>
    <w:p w14:paraId="1EE75B45" w14:textId="77777777" w:rsidR="000D3C6D" w:rsidRPr="000D3C6D" w:rsidRDefault="000D3C6D" w:rsidP="000D3C6D">
      <w:pPr>
        <w:pBdr>
          <w:top w:val="single" w:sz="4" w:space="1" w:color="auto"/>
          <w:left w:val="single" w:sz="4" w:space="4" w:color="auto"/>
          <w:bottom w:val="single" w:sz="4" w:space="1" w:color="auto"/>
          <w:right w:val="single" w:sz="4" w:space="4" w:color="auto"/>
        </w:pBdr>
        <w:ind w:left="709" w:hanging="709"/>
        <w:jc w:val="both"/>
        <w:divId w:val="2116439976"/>
        <w:rPr>
          <w:rFonts w:ascii="Times New Roman" w:hAnsi="Times New Roman" w:cs="Times New Roman"/>
        </w:rPr>
      </w:pPr>
      <w:r w:rsidRPr="000D3C6D">
        <w:rPr>
          <w:rFonts w:ascii="Times New Roman" w:hAnsi="Times New Roman" w:cs="Times New Roman"/>
        </w:rPr>
        <w:t xml:space="preserve"> </w:t>
      </w:r>
      <w:r w:rsidRPr="000D3C6D">
        <w:rPr>
          <w:rFonts w:ascii="Times New Roman" w:hAnsi="Times New Roman" w:cs="Times New Roman"/>
        </w:rPr>
        <w:tab/>
        <w:t xml:space="preserve">I am not aware of any conflict, circumstance, or reason that renders me unable to serve as the Parenting Coordinator in this matter and I will immediately inform the court and the parties if such arises. </w:t>
      </w:r>
    </w:p>
    <w:p w14:paraId="2CA51785" w14:textId="77777777" w:rsidR="000D3C6D" w:rsidRPr="000D3C6D" w:rsidRDefault="000D3C6D" w:rsidP="000D3C6D">
      <w:pPr>
        <w:pBdr>
          <w:top w:val="single" w:sz="4" w:space="1" w:color="auto"/>
          <w:left w:val="single" w:sz="4" w:space="4" w:color="auto"/>
          <w:bottom w:val="single" w:sz="4" w:space="1" w:color="auto"/>
          <w:right w:val="single" w:sz="4" w:space="4" w:color="auto"/>
        </w:pBdr>
        <w:ind w:left="709" w:hanging="709"/>
        <w:jc w:val="both"/>
        <w:divId w:val="2116439976"/>
        <w:rPr>
          <w:rFonts w:ascii="Times New Roman" w:hAnsi="Times New Roman" w:cs="Times New Roman"/>
        </w:rPr>
      </w:pPr>
    </w:p>
    <w:p w14:paraId="54841EA9" w14:textId="77777777" w:rsidR="000D3C6D" w:rsidRPr="000D3C6D" w:rsidRDefault="001A4106" w:rsidP="000D3C6D">
      <w:pPr>
        <w:pBdr>
          <w:top w:val="single" w:sz="4" w:space="1" w:color="auto"/>
          <w:left w:val="single" w:sz="4" w:space="4" w:color="auto"/>
          <w:bottom w:val="single" w:sz="4" w:space="1" w:color="auto"/>
          <w:right w:val="single" w:sz="4" w:space="4" w:color="auto"/>
        </w:pBdr>
        <w:jc w:val="both"/>
        <w:divId w:val="2116439976"/>
        <w:rPr>
          <w:rFonts w:ascii="Times New Roman" w:hAnsi="Times New Roman" w:cs="Times New Roman"/>
        </w:rPr>
      </w:pPr>
      <w:sdt>
        <w:sdtPr>
          <w:rPr>
            <w:rFonts w:ascii="Times New Roman" w:hAnsi="Times New Roman" w:cs="Times New Roman"/>
          </w:rPr>
          <w:id w:val="-384183447"/>
          <w14:checkbox>
            <w14:checked w14:val="0"/>
            <w14:checkedState w14:val="2612" w14:font="MS Gothic"/>
            <w14:uncheckedState w14:val="2610" w14:font="MS Gothic"/>
          </w14:checkbox>
        </w:sdtPr>
        <w:sdtContent>
          <w:r w:rsidR="000D3C6D" w:rsidRPr="000D3C6D">
            <w:rPr>
              <w:rFonts w:ascii="MS Gothic" w:eastAsia="MS Gothic" w:hAnsi="MS Gothic" w:cs="Times New Roman" w:hint="eastAsia"/>
              <w:lang w:val="en-US"/>
            </w:rPr>
            <w:t>☐</w:t>
          </w:r>
        </w:sdtContent>
      </w:sdt>
      <w:r w:rsidR="000D3C6D" w:rsidRPr="000D3C6D">
        <w:rPr>
          <w:rFonts w:ascii="Times New Roman" w:hAnsi="Times New Roman" w:cs="Times New Roman"/>
        </w:rPr>
        <w:tab/>
        <w:t xml:space="preserve">I do not accept the appointment as Parenting Coordinator. </w:t>
      </w:r>
    </w:p>
    <w:p w14:paraId="6B990EF6" w14:textId="77777777" w:rsidR="000D3C6D" w:rsidRPr="000D3C6D" w:rsidRDefault="000D3C6D" w:rsidP="000D3C6D">
      <w:pPr>
        <w:pBdr>
          <w:top w:val="single" w:sz="4" w:space="1" w:color="auto"/>
          <w:left w:val="single" w:sz="4" w:space="4" w:color="auto"/>
          <w:bottom w:val="single" w:sz="4" w:space="1" w:color="auto"/>
          <w:right w:val="single" w:sz="4" w:space="4" w:color="auto"/>
        </w:pBdr>
        <w:jc w:val="both"/>
        <w:divId w:val="2116439976"/>
        <w:rPr>
          <w:rFonts w:ascii="Times New Roman" w:hAnsi="Times New Roman" w:cs="Times New Roman"/>
        </w:rPr>
      </w:pPr>
      <w:r w:rsidRPr="000D3C6D">
        <w:rPr>
          <w:rFonts w:ascii="Times New Roman" w:hAnsi="Times New Roman" w:cs="Times New Roman"/>
        </w:rPr>
        <w:tab/>
        <w:t xml:space="preserve">Reason: [state reason] </w:t>
      </w:r>
    </w:p>
    <w:p w14:paraId="69DFDDD7" w14:textId="77777777" w:rsidR="000D3C6D" w:rsidRPr="000D3C6D" w:rsidRDefault="000D3C6D" w:rsidP="000D3C6D">
      <w:pPr>
        <w:pBdr>
          <w:top w:val="single" w:sz="4" w:space="1" w:color="auto"/>
          <w:left w:val="single" w:sz="4" w:space="4" w:color="auto"/>
          <w:bottom w:val="single" w:sz="4" w:space="1" w:color="auto"/>
          <w:right w:val="single" w:sz="4" w:space="4" w:color="auto"/>
        </w:pBdr>
        <w:jc w:val="both"/>
        <w:divId w:val="2116439976"/>
        <w:rPr>
          <w:rFonts w:ascii="Times New Roman" w:hAnsi="Times New Roman" w:cs="Times New Roman"/>
        </w:rPr>
      </w:pPr>
    </w:p>
    <w:p w14:paraId="4C4E5F4A" w14:textId="77777777" w:rsidR="000D3C6D" w:rsidRPr="000D3C6D" w:rsidRDefault="000D3C6D" w:rsidP="000D3C6D">
      <w:pPr>
        <w:pBdr>
          <w:top w:val="single" w:sz="4" w:space="1" w:color="auto"/>
          <w:left w:val="single" w:sz="4" w:space="4" w:color="auto"/>
          <w:bottom w:val="single" w:sz="4" w:space="1" w:color="auto"/>
          <w:right w:val="single" w:sz="4" w:space="4" w:color="auto"/>
        </w:pBdr>
        <w:jc w:val="both"/>
        <w:divId w:val="2116439976"/>
        <w:rPr>
          <w:rFonts w:ascii="Times New Roman" w:hAnsi="Times New Roman" w:cs="Times New Roman"/>
        </w:rPr>
      </w:pPr>
      <w:r w:rsidRPr="000D3C6D">
        <w:rPr>
          <w:rFonts w:ascii="Times New Roman" w:hAnsi="Times New Roman" w:cs="Times New Roman"/>
        </w:rPr>
        <w:t>Name:</w:t>
      </w:r>
    </w:p>
    <w:p w14:paraId="75AA8015" w14:textId="77777777" w:rsidR="000D3C6D" w:rsidRPr="000D3C6D" w:rsidRDefault="000D3C6D" w:rsidP="000D3C6D">
      <w:pPr>
        <w:pBdr>
          <w:top w:val="single" w:sz="4" w:space="1" w:color="auto"/>
          <w:left w:val="single" w:sz="4" w:space="4" w:color="auto"/>
          <w:bottom w:val="single" w:sz="4" w:space="1" w:color="auto"/>
          <w:right w:val="single" w:sz="4" w:space="4" w:color="auto"/>
        </w:pBdr>
        <w:jc w:val="both"/>
        <w:divId w:val="2116439976"/>
        <w:rPr>
          <w:rFonts w:ascii="Times New Roman" w:hAnsi="Times New Roman" w:cs="Times New Roman"/>
        </w:rPr>
      </w:pPr>
      <w:r w:rsidRPr="000D3C6D">
        <w:rPr>
          <w:rFonts w:ascii="Times New Roman" w:hAnsi="Times New Roman" w:cs="Times New Roman"/>
        </w:rPr>
        <w:t>Signature:</w:t>
      </w:r>
    </w:p>
    <w:p w14:paraId="29009C8B" w14:textId="77777777" w:rsidR="000D3C6D" w:rsidRPr="000D3C6D" w:rsidRDefault="000D3C6D" w:rsidP="000D3C6D">
      <w:pPr>
        <w:pBdr>
          <w:top w:val="single" w:sz="4" w:space="1" w:color="auto"/>
          <w:left w:val="single" w:sz="4" w:space="4" w:color="auto"/>
          <w:bottom w:val="single" w:sz="4" w:space="1" w:color="auto"/>
          <w:right w:val="single" w:sz="4" w:space="4" w:color="auto"/>
        </w:pBdr>
        <w:jc w:val="both"/>
        <w:divId w:val="2116439976"/>
        <w:rPr>
          <w:rFonts w:ascii="Times New Roman" w:hAnsi="Times New Roman" w:cs="Times New Roman"/>
        </w:rPr>
      </w:pPr>
      <w:r w:rsidRPr="000D3C6D">
        <w:rPr>
          <w:rFonts w:ascii="Times New Roman" w:hAnsi="Times New Roman" w:cs="Times New Roman"/>
        </w:rPr>
        <w:t>Date:</w:t>
      </w:r>
    </w:p>
    <w:p w14:paraId="17823E2A" w14:textId="77777777" w:rsidR="000D3C6D" w:rsidRPr="000D3C6D" w:rsidRDefault="000D3C6D" w:rsidP="000D3C6D">
      <w:pPr>
        <w:divId w:val="2116439976"/>
        <w:rPr>
          <w:rFonts w:ascii="Times New Roman" w:hAnsi="Times New Roman" w:cs="Times New Roman"/>
        </w:rPr>
      </w:pPr>
      <w:r w:rsidRPr="000D3C6D">
        <w:rPr>
          <w:rFonts w:ascii="Times New Roman" w:hAnsi="Times New Roman" w:cs="Times New Roman"/>
        </w:rPr>
        <w:br w:type="page"/>
      </w:r>
    </w:p>
    <w:p w14:paraId="04A802EF" w14:textId="552A71E8" w:rsidR="000D3C6D" w:rsidRPr="00267633" w:rsidRDefault="000D3C6D" w:rsidP="00267633">
      <w:pPr>
        <w:spacing w:before="0" w:after="200" w:line="276" w:lineRule="auto"/>
        <w:ind w:firstLine="360"/>
        <w:divId w:val="2116439976"/>
        <w:rPr>
          <w:rFonts w:ascii="Times New Roman" w:hAnsi="Times New Roman" w:cs="Times New Roman"/>
          <w:b/>
          <w:lang w:val="en-GB" w:eastAsia="en-GB"/>
        </w:rPr>
        <w:sectPr w:rsidR="000D3C6D" w:rsidRPr="00267633" w:rsidSect="00267633">
          <w:type w:val="nextColumn"/>
          <w:pgSz w:w="11900" w:h="16840"/>
          <w:pgMar w:top="1440" w:right="1800" w:bottom="1440" w:left="1800" w:header="708" w:footer="708" w:gutter="0"/>
          <w:cols w:space="720"/>
        </w:sectPr>
      </w:pPr>
    </w:p>
    <w:tbl>
      <w:tblPr>
        <w:tblW w:w="9240" w:type="dxa"/>
        <w:jc w:val="center"/>
        <w:tblLayout w:type="fixed"/>
        <w:tblLook w:val="0000" w:firstRow="0" w:lastRow="0" w:firstColumn="0" w:lastColumn="0" w:noHBand="0" w:noVBand="0"/>
      </w:tblPr>
      <w:tblGrid>
        <w:gridCol w:w="3080"/>
        <w:gridCol w:w="3080"/>
        <w:gridCol w:w="3080"/>
      </w:tblGrid>
      <w:tr w:rsidR="00267633" w:rsidRPr="00267633" w14:paraId="58586806" w14:textId="77777777" w:rsidTr="00267633">
        <w:trPr>
          <w:divId w:val="2116439976"/>
          <w:jc w:val="center"/>
        </w:trPr>
        <w:tc>
          <w:tcPr>
            <w:tcW w:w="3080" w:type="dxa"/>
          </w:tcPr>
          <w:p w14:paraId="3C853157" w14:textId="77777777" w:rsidR="00267633" w:rsidRPr="00267633" w:rsidRDefault="00267633" w:rsidP="00267633">
            <w:pPr>
              <w:spacing w:before="0" w:after="120" w:line="240" w:lineRule="auto"/>
              <w:rPr>
                <w:rFonts w:ascii="Times New Roman" w:hAnsi="Times New Roman" w:cs="Times New Roman"/>
                <w:sz w:val="18"/>
                <w:szCs w:val="20"/>
                <w:lang w:val="en-GB" w:eastAsia="zh-CN"/>
              </w:rPr>
            </w:pPr>
          </w:p>
        </w:tc>
        <w:tc>
          <w:tcPr>
            <w:tcW w:w="3080" w:type="dxa"/>
          </w:tcPr>
          <w:p w14:paraId="5CC29804" w14:textId="77777777" w:rsidR="00267633" w:rsidRPr="00267633" w:rsidRDefault="00267633" w:rsidP="00267633">
            <w:pPr>
              <w:keepNext/>
              <w:spacing w:before="0" w:after="0"/>
              <w:ind w:left="720" w:hanging="720"/>
              <w:jc w:val="center"/>
              <w:outlineLvl w:val="1"/>
              <w:rPr>
                <w:rFonts w:ascii="Times New Roman" w:hAnsi="Times New Roman"/>
                <w:bCs/>
                <w:iCs/>
                <w:spacing w:val="-3"/>
                <w:szCs w:val="28"/>
                <w:lang w:val="en-GB" w:eastAsia="zh-CN"/>
              </w:rPr>
            </w:pPr>
            <w:r w:rsidRPr="00267633">
              <w:rPr>
                <w:rFonts w:ascii="Times New Roman" w:hAnsi="Times New Roman"/>
                <w:bCs/>
                <w:iCs/>
                <w:spacing w:val="-3"/>
                <w:szCs w:val="28"/>
                <w:lang w:val="en-GB" w:eastAsia="zh-CN"/>
              </w:rPr>
              <w:t>FORM 189</w:t>
            </w:r>
          </w:p>
        </w:tc>
        <w:tc>
          <w:tcPr>
            <w:tcW w:w="3080" w:type="dxa"/>
          </w:tcPr>
          <w:p w14:paraId="304EC13F"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r>
    </w:tbl>
    <w:p w14:paraId="529B9BB9" w14:textId="77777777" w:rsidR="00267633" w:rsidRPr="00267633" w:rsidRDefault="00267633" w:rsidP="00267633">
      <w:pPr>
        <w:spacing w:before="0" w:after="120" w:line="240" w:lineRule="auto"/>
        <w:ind w:left="720" w:hanging="720"/>
        <w:divId w:val="2116439976"/>
        <w:rPr>
          <w:rFonts w:ascii="Times New Roman" w:hAnsi="Times New Roman" w:cs="Times New Roman"/>
          <w:sz w:val="22"/>
          <w:szCs w:val="22"/>
          <w:lang w:val="en-GB" w:eastAsia="zh-CN"/>
        </w:rPr>
      </w:pPr>
      <w:r w:rsidRPr="00267633">
        <w:rPr>
          <w:rFonts w:ascii="Times New Roman" w:hAnsi="Times New Roman" w:cs="Times New Roman"/>
          <w:sz w:val="22"/>
          <w:szCs w:val="22"/>
          <w:lang w:val="en-GB" w:eastAsia="zh-CN"/>
        </w:rPr>
        <w:t>Para 9</w:t>
      </w:r>
    </w:p>
    <w:p w14:paraId="36B1F77A" w14:textId="77777777" w:rsidR="00267633" w:rsidRPr="00267633" w:rsidRDefault="00267633" w:rsidP="00267633">
      <w:pPr>
        <w:keepNext/>
        <w:spacing w:before="240" w:after="60" w:line="240" w:lineRule="auto"/>
        <w:jc w:val="center"/>
        <w:outlineLvl w:val="1"/>
        <w:divId w:val="2116439976"/>
        <w:rPr>
          <w:rFonts w:ascii="Times New Roman" w:hAnsi="Times New Roman"/>
          <w:b/>
          <w:bCs/>
          <w:iCs/>
          <w:spacing w:val="-3"/>
          <w:szCs w:val="28"/>
          <w:lang w:val="en-GB" w:eastAsia="zh-CN"/>
        </w:rPr>
      </w:pPr>
      <w:r w:rsidRPr="00267633">
        <w:rPr>
          <w:rFonts w:ascii="Times New Roman" w:hAnsi="Times New Roman"/>
          <w:b/>
          <w:bCs/>
          <w:iCs/>
          <w:spacing w:val="-3"/>
          <w:szCs w:val="28"/>
          <w:lang w:val="en-GB" w:eastAsia="zh-CN"/>
        </w:rPr>
        <w:t>APPLICATION FOR THE APPOINTMENT OF EXPERT IN RESPECT OF CUSTODY AND ACCESS ISSUES</w:t>
      </w:r>
    </w:p>
    <w:p w14:paraId="646FD30B" w14:textId="77777777" w:rsidR="00267633" w:rsidRPr="00267633" w:rsidRDefault="00267633" w:rsidP="00267633">
      <w:pPr>
        <w:keepNext/>
        <w:keepLines/>
        <w:suppressAutoHyphens/>
        <w:spacing w:before="0" w:after="0" w:line="240" w:lineRule="auto"/>
        <w:jc w:val="center"/>
        <w:divId w:val="2116439976"/>
        <w:rPr>
          <w:rFonts w:ascii="Times New Roman" w:hAnsi="Times New Roman" w:cs="Times New Roman"/>
          <w:szCs w:val="20"/>
          <w:lang w:val="en-GB" w:eastAsia="en-GB"/>
        </w:rPr>
      </w:pPr>
    </w:p>
    <w:p w14:paraId="31003107" w14:textId="77777777" w:rsidR="00267633" w:rsidRPr="00267633" w:rsidRDefault="00267633" w:rsidP="00267633">
      <w:pPr>
        <w:keepNext/>
        <w:keepLines/>
        <w:suppressAutoHyphens/>
        <w:spacing w:before="0" w:after="0" w:line="240" w:lineRule="auto"/>
        <w:jc w:val="center"/>
        <w:divId w:val="2116439976"/>
        <w:rPr>
          <w:rFonts w:ascii="Times New Roman" w:hAnsi="Times New Roman" w:cs="Times New Roman"/>
          <w:caps/>
          <w:sz w:val="22"/>
          <w:szCs w:val="20"/>
          <w:lang w:val="en-GB" w:eastAsia="en-GB"/>
        </w:rPr>
      </w:pPr>
      <w:r w:rsidRPr="00267633">
        <w:rPr>
          <w:rFonts w:ascii="Times New Roman" w:hAnsi="Times New Roman" w:cs="Times New Roman"/>
          <w:szCs w:val="20"/>
          <w:lang w:val="en-GB" w:eastAsia="en-GB"/>
        </w:rPr>
        <w:t>(Title as in action)</w:t>
      </w:r>
    </w:p>
    <w:p w14:paraId="6F659FD3" w14:textId="77777777" w:rsidR="00267633" w:rsidRPr="00267633" w:rsidRDefault="00267633" w:rsidP="00267633">
      <w:pPr>
        <w:keepNext/>
        <w:keepLines/>
        <w:suppressAutoHyphens/>
        <w:spacing w:before="0" w:after="0" w:line="240" w:lineRule="auto"/>
        <w:jc w:val="center"/>
        <w:divId w:val="2116439976"/>
        <w:rPr>
          <w:rFonts w:ascii="Times New Roman" w:hAnsi="Times New Roman" w:cs="Times New Roman"/>
          <w:caps/>
          <w:sz w:val="22"/>
          <w:szCs w:val="20"/>
          <w:lang w:val="en-GB" w:eastAsia="en-GB"/>
        </w:rPr>
      </w:pPr>
    </w:p>
    <w:p w14:paraId="28B14A07" w14:textId="77777777" w:rsidR="00267633" w:rsidRPr="00267633" w:rsidRDefault="00267633" w:rsidP="00267633">
      <w:pPr>
        <w:keepNext/>
        <w:keepLines/>
        <w:suppressAutoHyphens/>
        <w:spacing w:before="0" w:after="0" w:line="240" w:lineRule="auto"/>
        <w:jc w:val="center"/>
        <w:divId w:val="2116439976"/>
        <w:rPr>
          <w:rFonts w:ascii="Times New Roman" w:hAnsi="Times New Roman" w:cs="Times New Roman"/>
          <w:caps/>
          <w:sz w:val="22"/>
          <w:szCs w:val="20"/>
          <w:lang w:val="en-GB" w:eastAsia="en-GB"/>
        </w:rPr>
      </w:pPr>
    </w:p>
    <w:p w14:paraId="3471C96F" w14:textId="77777777" w:rsidR="00267633" w:rsidRPr="00267633" w:rsidRDefault="00267633" w:rsidP="00267633">
      <w:pPr>
        <w:keepNext/>
        <w:keepLines/>
        <w:suppressAutoHyphens/>
        <w:spacing w:before="0" w:after="0" w:line="240" w:lineRule="auto"/>
        <w:jc w:val="center"/>
        <w:divId w:val="2116439976"/>
        <w:rPr>
          <w:rFonts w:ascii="Times New Roman" w:hAnsi="Times New Roman" w:cs="Times New Roman"/>
          <w:caps/>
          <w:sz w:val="22"/>
          <w:szCs w:val="20"/>
          <w:lang w:val="en-GB" w:eastAsia="en-GB"/>
        </w:rPr>
      </w:pPr>
      <w:r w:rsidRPr="00267633">
        <w:rPr>
          <w:rFonts w:ascii="Times New Roman" w:hAnsi="Times New Roman" w:cs="Times New Roman"/>
          <w:caps/>
          <w:sz w:val="22"/>
          <w:szCs w:val="20"/>
          <w:lang w:val="en-GB" w:eastAsia="en-GB"/>
        </w:rPr>
        <w:t>SUMMONS</w:t>
      </w:r>
    </w:p>
    <w:p w14:paraId="0C496777" w14:textId="77777777" w:rsidR="00267633" w:rsidRPr="00267633" w:rsidRDefault="00267633" w:rsidP="00267633">
      <w:pPr>
        <w:spacing w:before="60" w:after="60" w:line="240" w:lineRule="auto"/>
        <w:ind w:left="475" w:hanging="475"/>
        <w:divId w:val="2116439976"/>
        <w:rPr>
          <w:rFonts w:ascii="Times New Roman" w:hAnsi="Times New Roman" w:cs="Times New Roman"/>
          <w:sz w:val="22"/>
          <w:szCs w:val="20"/>
          <w:lang w:val="en-GB" w:eastAsia="en-GB"/>
        </w:rPr>
      </w:pPr>
    </w:p>
    <w:tbl>
      <w:tblPr>
        <w:tblW w:w="0" w:type="auto"/>
        <w:tblLayout w:type="fixed"/>
        <w:tblLook w:val="0000" w:firstRow="0" w:lastRow="0" w:firstColumn="0" w:lastColumn="0" w:noHBand="0" w:noVBand="0"/>
      </w:tblPr>
      <w:tblGrid>
        <w:gridCol w:w="9198"/>
      </w:tblGrid>
      <w:tr w:rsidR="00267633" w:rsidRPr="00267633" w14:paraId="08588FC4" w14:textId="77777777" w:rsidTr="00267633">
        <w:trPr>
          <w:divId w:val="2116439976"/>
        </w:trPr>
        <w:tc>
          <w:tcPr>
            <w:tcW w:w="9198" w:type="dxa"/>
          </w:tcPr>
          <w:p w14:paraId="77130649" w14:textId="77777777" w:rsidR="00267633" w:rsidRPr="00267633" w:rsidRDefault="00267633" w:rsidP="006172E9">
            <w:pPr>
              <w:numPr>
                <w:ilvl w:val="0"/>
                <w:numId w:val="32"/>
              </w:numPr>
              <w:tabs>
                <w:tab w:val="num" w:pos="540"/>
              </w:tabs>
              <w:spacing w:before="60" w:after="60" w:line="240" w:lineRule="auto"/>
              <w:ind w:left="540" w:hanging="540"/>
              <w:rPr>
                <w:rFonts w:ascii="Times New Roman" w:hAnsi="Times New Roman" w:cs="Times New Roman"/>
                <w:szCs w:val="20"/>
                <w:lang w:val="en-GB" w:eastAsia="en-GB"/>
              </w:rPr>
            </w:pPr>
            <w:r w:rsidRPr="00267633">
              <w:rPr>
                <w:rFonts w:ascii="Times New Roman" w:hAnsi="Times New Roman" w:cs="Times New Roman"/>
                <w:szCs w:val="20"/>
                <w:lang w:val="en-GB" w:eastAsia="en-GB"/>
              </w:rPr>
              <w:t>Date and Time of Hearing before Judge in Chambers/Registrar* (</w:t>
            </w:r>
            <w:r w:rsidRPr="00267633">
              <w:rPr>
                <w:rFonts w:ascii="Times New Roman" w:hAnsi="Times New Roman" w:cs="Times New Roman"/>
                <w:i/>
                <w:szCs w:val="20"/>
                <w:lang w:val="en-GB" w:eastAsia="en-GB"/>
              </w:rPr>
              <w:t>to be completed by the court</w:t>
            </w:r>
            <w:r w:rsidRPr="00267633">
              <w:rPr>
                <w:rFonts w:ascii="Times New Roman" w:hAnsi="Times New Roman" w:cs="Times New Roman"/>
                <w:szCs w:val="20"/>
                <w:lang w:val="en-GB" w:eastAsia="en-GB"/>
              </w:rPr>
              <w:t>)</w:t>
            </w:r>
          </w:p>
          <w:p w14:paraId="2FE5185B" w14:textId="77777777" w:rsidR="00267633" w:rsidRPr="00267633" w:rsidRDefault="00267633" w:rsidP="00267633">
            <w:pPr>
              <w:spacing w:before="60" w:after="60" w:line="240" w:lineRule="auto"/>
              <w:ind w:firstLine="540"/>
              <w:rPr>
                <w:rFonts w:ascii="Times New Roman" w:hAnsi="Times New Roman" w:cs="Times New Roman"/>
                <w:szCs w:val="20"/>
                <w:lang w:val="en-GB" w:eastAsia="en-GB"/>
              </w:rPr>
            </w:pPr>
            <w:r w:rsidRPr="00267633">
              <w:rPr>
                <w:rFonts w:ascii="Times New Roman" w:hAnsi="Times New Roman" w:cs="Times New Roman"/>
                <w:szCs w:val="20"/>
                <w:lang w:val="en-GB" w:eastAsia="en-GB"/>
              </w:rPr>
              <w:t>Date of Hearing:</w:t>
            </w:r>
          </w:p>
          <w:p w14:paraId="02E41C07" w14:textId="77777777" w:rsidR="00267633" w:rsidRPr="00267633" w:rsidRDefault="00267633" w:rsidP="00267633">
            <w:pPr>
              <w:spacing w:before="60" w:after="60" w:line="240" w:lineRule="auto"/>
              <w:ind w:firstLine="540"/>
              <w:rPr>
                <w:rFonts w:ascii="Times New Roman" w:hAnsi="Times New Roman" w:cs="Times New Roman"/>
                <w:szCs w:val="20"/>
                <w:lang w:val="en-GB" w:eastAsia="en-GB"/>
              </w:rPr>
            </w:pPr>
            <w:r w:rsidRPr="00267633">
              <w:rPr>
                <w:rFonts w:ascii="Times New Roman" w:hAnsi="Times New Roman" w:cs="Times New Roman"/>
                <w:szCs w:val="20"/>
                <w:lang w:val="en-GB" w:eastAsia="en-GB"/>
              </w:rPr>
              <w:t>Time of Hearing:</w:t>
            </w:r>
          </w:p>
          <w:p w14:paraId="0413D82B" w14:textId="77777777" w:rsidR="00267633" w:rsidRPr="00267633" w:rsidRDefault="00267633" w:rsidP="00267633">
            <w:pPr>
              <w:spacing w:before="60" w:after="60" w:line="240" w:lineRule="auto"/>
              <w:rPr>
                <w:rFonts w:ascii="Times New Roman" w:hAnsi="Times New Roman" w:cs="Times New Roman"/>
                <w:szCs w:val="20"/>
                <w:lang w:val="en-GB" w:eastAsia="en-GB"/>
              </w:rPr>
            </w:pPr>
          </w:p>
        </w:tc>
      </w:tr>
      <w:tr w:rsidR="00267633" w:rsidRPr="00267633" w14:paraId="59E31346" w14:textId="77777777" w:rsidTr="00267633">
        <w:trPr>
          <w:divId w:val="2116439976"/>
        </w:trPr>
        <w:tc>
          <w:tcPr>
            <w:tcW w:w="9198" w:type="dxa"/>
          </w:tcPr>
          <w:p w14:paraId="489007C4" w14:textId="77777777" w:rsidR="00267633" w:rsidRPr="00267633" w:rsidRDefault="00267633" w:rsidP="00267633">
            <w:pPr>
              <w:spacing w:before="60" w:after="60" w:line="240" w:lineRule="auto"/>
              <w:ind w:left="540" w:hanging="540"/>
              <w:jc w:val="both"/>
              <w:rPr>
                <w:rFonts w:ascii="Times New Roman" w:hAnsi="Times New Roman" w:cs="Times New Roman"/>
                <w:szCs w:val="20"/>
                <w:lang w:val="en-GB" w:eastAsia="en-GB"/>
              </w:rPr>
            </w:pPr>
            <w:r w:rsidRPr="00267633">
              <w:rPr>
                <w:rFonts w:ascii="Times New Roman" w:hAnsi="Times New Roman" w:cs="Times New Roman"/>
                <w:szCs w:val="20"/>
                <w:lang w:val="en-GB" w:eastAsia="en-GB"/>
              </w:rPr>
              <w:t>2.</w:t>
            </w:r>
            <w:r w:rsidRPr="00267633">
              <w:rPr>
                <w:rFonts w:ascii="Times New Roman" w:hAnsi="Times New Roman" w:cs="Times New Roman"/>
                <w:szCs w:val="20"/>
                <w:lang w:val="en-GB" w:eastAsia="en-GB"/>
              </w:rPr>
              <w:tab/>
              <w:t xml:space="preserve">Orders Applied For </w:t>
            </w:r>
          </w:p>
          <w:p w14:paraId="5886D647" w14:textId="77777777" w:rsidR="00267633" w:rsidRPr="00267633" w:rsidRDefault="00267633" w:rsidP="00267633">
            <w:pPr>
              <w:spacing w:before="60" w:after="60" w:line="240" w:lineRule="auto"/>
              <w:ind w:left="475" w:hanging="475"/>
              <w:jc w:val="both"/>
              <w:rPr>
                <w:rFonts w:ascii="Times New Roman" w:hAnsi="Times New Roman" w:cs="Times New Roman"/>
                <w:szCs w:val="20"/>
                <w:lang w:val="en-GB" w:eastAsia="en-GB"/>
              </w:rPr>
            </w:pPr>
          </w:p>
          <w:p w14:paraId="47D74034" w14:textId="77777777" w:rsidR="00267633" w:rsidRPr="00267633" w:rsidRDefault="00267633" w:rsidP="006172E9">
            <w:pPr>
              <w:numPr>
                <w:ilvl w:val="0"/>
                <w:numId w:val="31"/>
              </w:numPr>
              <w:tabs>
                <w:tab w:val="num" w:pos="540"/>
              </w:tabs>
              <w:spacing w:before="60" w:after="60" w:line="240" w:lineRule="auto"/>
              <w:ind w:left="540" w:hanging="540"/>
              <w:jc w:val="both"/>
              <w:rPr>
                <w:rFonts w:ascii="Times New Roman" w:hAnsi="Times New Roman" w:cs="Times New Roman"/>
                <w:szCs w:val="20"/>
                <w:lang w:val="en-GB" w:eastAsia="en-GB"/>
              </w:rPr>
            </w:pPr>
            <w:r w:rsidRPr="00267633">
              <w:rPr>
                <w:rFonts w:ascii="Times New Roman" w:hAnsi="Times New Roman" w:cs="Times New Roman"/>
                <w:szCs w:val="20"/>
                <w:lang w:val="en-GB" w:eastAsia="en-GB"/>
              </w:rPr>
              <w:t>A report is to be prepared by [</w:t>
            </w:r>
            <w:r w:rsidRPr="00267633">
              <w:rPr>
                <w:rFonts w:ascii="Times New Roman" w:hAnsi="Times New Roman" w:cs="Times New Roman"/>
                <w:i/>
                <w:szCs w:val="20"/>
                <w:lang w:val="en-GB" w:eastAsia="en-GB"/>
              </w:rPr>
              <w:t>to state name of expert</w:t>
            </w:r>
            <w:r w:rsidRPr="00267633">
              <w:rPr>
                <w:rFonts w:ascii="Times New Roman" w:hAnsi="Times New Roman" w:cs="Times New Roman"/>
                <w:szCs w:val="20"/>
                <w:lang w:val="en-GB" w:eastAsia="en-GB"/>
              </w:rPr>
              <w:t>] (“the expert”) to assist the court in resolving the custody and/or access* issues in this matter (“the report”) in relation to the following child/children* [</w:t>
            </w:r>
            <w:r w:rsidRPr="00267633">
              <w:rPr>
                <w:rFonts w:ascii="Times New Roman" w:hAnsi="Times New Roman" w:cs="Times New Roman"/>
                <w:i/>
                <w:szCs w:val="20"/>
                <w:lang w:val="en-GB" w:eastAsia="en-GB"/>
              </w:rPr>
              <w:t>to state names and dates of birth of the children</w:t>
            </w:r>
            <w:r w:rsidRPr="00267633">
              <w:rPr>
                <w:rFonts w:ascii="Times New Roman" w:hAnsi="Times New Roman" w:cs="Times New Roman"/>
                <w:szCs w:val="20"/>
                <w:lang w:val="en-GB" w:eastAsia="en-GB"/>
              </w:rPr>
              <w:t>]:</w:t>
            </w:r>
          </w:p>
          <w:p w14:paraId="27C6DFA3" w14:textId="77777777" w:rsidR="00267633" w:rsidRPr="00267633" w:rsidRDefault="00267633" w:rsidP="006172E9">
            <w:pPr>
              <w:numPr>
                <w:ilvl w:val="0"/>
                <w:numId w:val="31"/>
              </w:numPr>
              <w:tabs>
                <w:tab w:val="num" w:pos="540"/>
              </w:tabs>
              <w:spacing w:before="60" w:after="60" w:line="240" w:lineRule="auto"/>
              <w:ind w:left="540" w:hanging="540"/>
              <w:jc w:val="both"/>
              <w:rPr>
                <w:rFonts w:ascii="Times New Roman" w:hAnsi="Times New Roman" w:cs="Times New Roman"/>
                <w:szCs w:val="20"/>
                <w:lang w:val="en-GB" w:eastAsia="en-GB"/>
              </w:rPr>
            </w:pPr>
            <w:r w:rsidRPr="00267633">
              <w:rPr>
                <w:rFonts w:ascii="Times New Roman" w:hAnsi="Times New Roman" w:cs="Times New Roman"/>
                <w:szCs w:val="20"/>
                <w:lang w:val="en-GB" w:eastAsia="en-GB"/>
              </w:rPr>
              <w:t>The report is to be filed in court by [</w:t>
            </w:r>
            <w:r w:rsidRPr="00267633">
              <w:rPr>
                <w:rFonts w:ascii="Times New Roman" w:hAnsi="Times New Roman" w:cs="Times New Roman"/>
                <w:i/>
                <w:szCs w:val="20"/>
                <w:lang w:val="en-GB" w:eastAsia="en-GB"/>
              </w:rPr>
              <w:t>to state date</w:t>
            </w:r>
            <w:r w:rsidRPr="00267633">
              <w:rPr>
                <w:rFonts w:ascii="Times New Roman" w:hAnsi="Times New Roman" w:cs="Times New Roman"/>
                <w:szCs w:val="20"/>
                <w:lang w:val="en-GB" w:eastAsia="en-GB"/>
              </w:rPr>
              <w:t>], or such later time as the court may fix, upon application by any party.</w:t>
            </w:r>
          </w:p>
          <w:p w14:paraId="137E3467" w14:textId="77777777" w:rsidR="00267633" w:rsidRPr="00267633" w:rsidRDefault="00267633" w:rsidP="006172E9">
            <w:pPr>
              <w:numPr>
                <w:ilvl w:val="0"/>
                <w:numId w:val="31"/>
              </w:numPr>
              <w:tabs>
                <w:tab w:val="num" w:pos="540"/>
              </w:tabs>
              <w:spacing w:before="60" w:after="60" w:line="240" w:lineRule="auto"/>
              <w:ind w:left="540" w:hanging="540"/>
              <w:jc w:val="both"/>
              <w:rPr>
                <w:rFonts w:ascii="Times New Roman" w:hAnsi="Times New Roman" w:cs="Times New Roman"/>
                <w:szCs w:val="20"/>
                <w:lang w:val="en-GB" w:eastAsia="en-GB"/>
              </w:rPr>
            </w:pPr>
            <w:r w:rsidRPr="00267633">
              <w:rPr>
                <w:rFonts w:ascii="Times New Roman" w:hAnsi="Times New Roman" w:cs="Times New Roman"/>
                <w:szCs w:val="20"/>
                <w:lang w:val="en-GB" w:eastAsia="en-GB"/>
              </w:rPr>
              <w:t>The costs of preparation of the report are to be borne by [</w:t>
            </w:r>
            <w:r w:rsidRPr="00267633">
              <w:rPr>
                <w:rFonts w:ascii="Times New Roman" w:hAnsi="Times New Roman" w:cs="Times New Roman"/>
                <w:i/>
                <w:szCs w:val="20"/>
                <w:lang w:val="en-GB" w:eastAsia="en-GB"/>
              </w:rPr>
              <w:t>to state party bearing costs of preparation of the report and/or other arrangements for payment</w:t>
            </w:r>
            <w:r w:rsidRPr="00267633">
              <w:rPr>
                <w:rFonts w:ascii="Times New Roman" w:hAnsi="Times New Roman" w:cs="Times New Roman"/>
                <w:szCs w:val="20"/>
                <w:lang w:val="en-GB" w:eastAsia="en-GB"/>
              </w:rPr>
              <w:t>].</w:t>
            </w:r>
          </w:p>
          <w:p w14:paraId="6BAD1221" w14:textId="77777777" w:rsidR="00267633" w:rsidRPr="00267633" w:rsidRDefault="00267633" w:rsidP="006172E9">
            <w:pPr>
              <w:numPr>
                <w:ilvl w:val="0"/>
                <w:numId w:val="31"/>
              </w:numPr>
              <w:tabs>
                <w:tab w:val="num" w:pos="540"/>
              </w:tabs>
              <w:spacing w:before="60" w:after="60" w:line="240" w:lineRule="auto"/>
              <w:ind w:left="540" w:hanging="540"/>
              <w:jc w:val="both"/>
              <w:rPr>
                <w:rFonts w:ascii="Times New Roman" w:hAnsi="Times New Roman" w:cs="Times New Roman"/>
                <w:szCs w:val="20"/>
                <w:lang w:val="en-GB" w:eastAsia="en-GB"/>
              </w:rPr>
            </w:pPr>
            <w:r w:rsidRPr="00267633">
              <w:rPr>
                <w:rFonts w:ascii="Times New Roman" w:hAnsi="Times New Roman" w:cs="Times New Roman"/>
                <w:szCs w:val="20"/>
                <w:lang w:val="en-GB" w:eastAsia="en-GB"/>
              </w:rPr>
              <w:t>The issues to be addressed in the report, and the documents to be furnished to the expert, are to be as set out in the draft Letter of Instruction to Expert Witness annexed to this application (“the draft Letter”).</w:t>
            </w:r>
          </w:p>
          <w:p w14:paraId="699D7D76" w14:textId="77777777" w:rsidR="00267633" w:rsidRPr="00267633" w:rsidRDefault="00267633" w:rsidP="006172E9">
            <w:pPr>
              <w:numPr>
                <w:ilvl w:val="0"/>
                <w:numId w:val="31"/>
              </w:numPr>
              <w:tabs>
                <w:tab w:val="num" w:pos="540"/>
              </w:tabs>
              <w:spacing w:before="60" w:after="60" w:line="240" w:lineRule="auto"/>
              <w:ind w:left="540" w:hanging="540"/>
              <w:jc w:val="both"/>
              <w:rPr>
                <w:rFonts w:ascii="Times New Roman" w:hAnsi="Times New Roman" w:cs="Times New Roman"/>
                <w:szCs w:val="20"/>
                <w:lang w:val="en-GB" w:eastAsia="en-GB"/>
              </w:rPr>
            </w:pPr>
            <w:r w:rsidRPr="00267633">
              <w:rPr>
                <w:rFonts w:ascii="Times New Roman" w:hAnsi="Times New Roman" w:cs="Times New Roman"/>
                <w:szCs w:val="20"/>
                <w:lang w:val="en-GB" w:eastAsia="en-GB"/>
              </w:rPr>
              <w:t>A letter in the form of the draft Letter shall be sent to the expert by [</w:t>
            </w:r>
            <w:r w:rsidRPr="00267633">
              <w:rPr>
                <w:rFonts w:ascii="Times New Roman" w:hAnsi="Times New Roman" w:cs="Times New Roman"/>
                <w:i/>
                <w:szCs w:val="20"/>
                <w:lang w:val="en-GB" w:eastAsia="en-GB"/>
              </w:rPr>
              <w:t>to state name of party</w:t>
            </w:r>
            <w:r w:rsidRPr="00267633">
              <w:rPr>
                <w:rFonts w:ascii="Times New Roman" w:hAnsi="Times New Roman" w:cs="Times New Roman"/>
                <w:szCs w:val="20"/>
                <w:lang w:val="en-GB" w:eastAsia="en-GB"/>
              </w:rPr>
              <w:t>] (“the party writing to the expert”) on or before [</w:t>
            </w:r>
            <w:r w:rsidRPr="00267633">
              <w:rPr>
                <w:rFonts w:ascii="Times New Roman" w:hAnsi="Times New Roman" w:cs="Times New Roman"/>
                <w:i/>
                <w:szCs w:val="20"/>
                <w:lang w:val="en-GB" w:eastAsia="en-GB"/>
              </w:rPr>
              <w:t>to state date</w:t>
            </w:r>
            <w:r w:rsidRPr="00267633">
              <w:rPr>
                <w:rFonts w:ascii="Times New Roman" w:hAnsi="Times New Roman" w:cs="Times New Roman"/>
                <w:szCs w:val="20"/>
                <w:lang w:val="en-GB" w:eastAsia="en-GB"/>
              </w:rPr>
              <w:t>], which letter shall be copied to the court and all other relevant parties [</w:t>
            </w:r>
            <w:r w:rsidRPr="00267633">
              <w:rPr>
                <w:rFonts w:ascii="Times New Roman" w:hAnsi="Times New Roman" w:cs="Times New Roman"/>
                <w:i/>
                <w:szCs w:val="20"/>
                <w:lang w:val="en-GB" w:eastAsia="en-GB"/>
              </w:rPr>
              <w:t>please specify</w:t>
            </w:r>
            <w:r w:rsidRPr="00267633">
              <w:rPr>
                <w:rFonts w:ascii="Times New Roman" w:hAnsi="Times New Roman" w:cs="Times New Roman"/>
                <w:szCs w:val="20"/>
                <w:lang w:val="en-GB" w:eastAsia="en-GB"/>
              </w:rPr>
              <w:t>] to these proceedings.</w:t>
            </w:r>
          </w:p>
        </w:tc>
      </w:tr>
    </w:tbl>
    <w:p w14:paraId="7767447C" w14:textId="77777777" w:rsidR="00267633" w:rsidRPr="00267633" w:rsidRDefault="00267633" w:rsidP="00267633">
      <w:pPr>
        <w:spacing w:before="0" w:after="0" w:line="240" w:lineRule="auto"/>
        <w:divId w:val="2116439976"/>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br w:type="page"/>
      </w:r>
    </w:p>
    <w:tbl>
      <w:tblPr>
        <w:tblW w:w="0" w:type="auto"/>
        <w:tblLayout w:type="fixed"/>
        <w:tblLook w:val="0000" w:firstRow="0" w:lastRow="0" w:firstColumn="0" w:lastColumn="0" w:noHBand="0" w:noVBand="0"/>
      </w:tblPr>
      <w:tblGrid>
        <w:gridCol w:w="9198"/>
      </w:tblGrid>
      <w:tr w:rsidR="00267633" w:rsidRPr="00267633" w14:paraId="5154364A" w14:textId="77777777" w:rsidTr="00267633">
        <w:trPr>
          <w:divId w:val="2116439976"/>
        </w:trPr>
        <w:tc>
          <w:tcPr>
            <w:tcW w:w="9198" w:type="dxa"/>
          </w:tcPr>
          <w:p w14:paraId="4FBB4401" w14:textId="77777777" w:rsidR="00267633" w:rsidRPr="00267633" w:rsidRDefault="00267633" w:rsidP="006172E9">
            <w:pPr>
              <w:numPr>
                <w:ilvl w:val="0"/>
                <w:numId w:val="31"/>
              </w:numPr>
              <w:tabs>
                <w:tab w:val="num" w:pos="540"/>
              </w:tabs>
              <w:spacing w:before="60" w:after="60" w:line="240" w:lineRule="auto"/>
              <w:ind w:left="540" w:hanging="540"/>
              <w:jc w:val="both"/>
              <w:rPr>
                <w:rFonts w:ascii="Times New Roman" w:hAnsi="Times New Roman" w:cs="Times New Roman"/>
                <w:szCs w:val="20"/>
                <w:lang w:val="en-GB" w:eastAsia="en-GB"/>
              </w:rPr>
            </w:pPr>
            <w:r w:rsidRPr="00267633">
              <w:rPr>
                <w:rFonts w:ascii="Times New Roman" w:hAnsi="Times New Roman" w:cs="Times New Roman"/>
                <w:szCs w:val="20"/>
                <w:lang w:val="en-GB" w:eastAsia="en-GB"/>
              </w:rPr>
              <w:lastRenderedPageBreak/>
              <w:t>To facilitate investigations by the expert in respect of the report:</w:t>
            </w:r>
          </w:p>
          <w:p w14:paraId="5E2CB70C"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p w14:paraId="74773BA5" w14:textId="77777777" w:rsidR="00267633" w:rsidRPr="00267633" w:rsidRDefault="00267633" w:rsidP="006172E9">
            <w:pPr>
              <w:numPr>
                <w:ilvl w:val="0"/>
                <w:numId w:val="30"/>
              </w:numPr>
              <w:spacing w:before="0" w:after="0" w:line="240" w:lineRule="auto"/>
              <w:ind w:left="900" w:hanging="360"/>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Each party to these proceedings is to furnish to the party writing to the expert, upon request, any information which is necessary </w:t>
            </w:r>
            <w:proofErr w:type="gramStart"/>
            <w:r w:rsidRPr="00267633">
              <w:rPr>
                <w:rFonts w:ascii="Times New Roman" w:hAnsi="Times New Roman" w:cs="Times New Roman"/>
                <w:szCs w:val="20"/>
                <w:lang w:val="en-GB" w:eastAsia="zh-CN"/>
              </w:rPr>
              <w:t>in order to</w:t>
            </w:r>
            <w:proofErr w:type="gramEnd"/>
            <w:r w:rsidRPr="00267633">
              <w:rPr>
                <w:rFonts w:ascii="Times New Roman" w:hAnsi="Times New Roman" w:cs="Times New Roman"/>
                <w:szCs w:val="20"/>
                <w:lang w:val="en-GB" w:eastAsia="zh-CN"/>
              </w:rPr>
              <w:t xml:space="preserve"> enable that party to complete Schedule 1 of the draft Letter. If the contact particulars stated in Schedule 1 change before the report is filed in court, the parties are to update the expert on the same within 3 working days of the said change(s), if this is within their knowledge.</w:t>
            </w:r>
          </w:p>
          <w:p w14:paraId="1D38258D" w14:textId="77777777" w:rsidR="00267633" w:rsidRPr="00267633" w:rsidRDefault="00267633" w:rsidP="00267633">
            <w:pPr>
              <w:spacing w:before="0" w:after="0" w:line="240" w:lineRule="auto"/>
              <w:ind w:left="900" w:hanging="360"/>
              <w:jc w:val="both"/>
              <w:rPr>
                <w:rFonts w:ascii="Times New Roman" w:hAnsi="Times New Roman" w:cs="Times New Roman"/>
                <w:szCs w:val="20"/>
                <w:lang w:val="en-GB" w:eastAsia="zh-CN"/>
              </w:rPr>
            </w:pPr>
          </w:p>
          <w:p w14:paraId="0E054866" w14:textId="77777777" w:rsidR="00267633" w:rsidRPr="00267633" w:rsidRDefault="00267633" w:rsidP="006172E9">
            <w:pPr>
              <w:numPr>
                <w:ilvl w:val="0"/>
                <w:numId w:val="30"/>
              </w:numPr>
              <w:spacing w:before="0" w:after="0" w:line="240" w:lineRule="auto"/>
              <w:ind w:left="900" w:hanging="360"/>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The parties are to co-operate with the expert and comply with </w:t>
            </w:r>
            <w:proofErr w:type="gramStart"/>
            <w:r w:rsidRPr="00267633">
              <w:rPr>
                <w:rFonts w:ascii="Times New Roman" w:hAnsi="Times New Roman" w:cs="Times New Roman"/>
                <w:szCs w:val="20"/>
                <w:lang w:val="en-GB" w:eastAsia="zh-CN"/>
              </w:rPr>
              <w:t>any and all</w:t>
            </w:r>
            <w:proofErr w:type="gramEnd"/>
            <w:r w:rsidRPr="00267633">
              <w:rPr>
                <w:rFonts w:ascii="Times New Roman" w:hAnsi="Times New Roman" w:cs="Times New Roman"/>
                <w:szCs w:val="20"/>
                <w:lang w:val="en-GB" w:eastAsia="zh-CN"/>
              </w:rPr>
              <w:t xml:space="preserve"> requests made by the expert in the course of his/her investigations for the purposes of the report, including, but not limited to:</w:t>
            </w:r>
          </w:p>
          <w:p w14:paraId="7BB7310A"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p w14:paraId="3DE1517B" w14:textId="77777777" w:rsidR="00267633" w:rsidRPr="00267633" w:rsidRDefault="00267633" w:rsidP="00267633">
            <w:pPr>
              <w:tabs>
                <w:tab w:val="num" w:pos="1440"/>
              </w:tabs>
              <w:spacing w:before="0" w:after="0" w:line="240" w:lineRule="auto"/>
              <w:ind w:left="900"/>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proofErr w:type="spellStart"/>
            <w:r w:rsidRPr="00267633">
              <w:rPr>
                <w:rFonts w:ascii="Times New Roman" w:hAnsi="Times New Roman" w:cs="Times New Roman"/>
                <w:szCs w:val="20"/>
                <w:lang w:val="en-GB" w:eastAsia="zh-CN"/>
              </w:rPr>
              <w:t>i</w:t>
            </w:r>
            <w:proofErr w:type="spellEnd"/>
            <w:r w:rsidRPr="00267633">
              <w:rPr>
                <w:rFonts w:ascii="Times New Roman" w:hAnsi="Times New Roman" w:cs="Times New Roman"/>
                <w:szCs w:val="20"/>
                <w:lang w:val="en-GB" w:eastAsia="zh-CN"/>
              </w:rPr>
              <w:t>)</w:t>
            </w:r>
            <w:r w:rsidRPr="00267633">
              <w:rPr>
                <w:rFonts w:ascii="Times New Roman" w:hAnsi="Times New Roman" w:cs="Times New Roman"/>
                <w:szCs w:val="20"/>
                <w:lang w:val="en-GB" w:eastAsia="zh-CN"/>
              </w:rPr>
              <w:tab/>
              <w:t xml:space="preserve">allowing the other party free access to the child/children (notwithstanding </w:t>
            </w:r>
            <w:r w:rsidRPr="00267633">
              <w:rPr>
                <w:rFonts w:ascii="Times New Roman" w:hAnsi="Times New Roman" w:cs="Times New Roman"/>
                <w:szCs w:val="20"/>
                <w:lang w:val="en-GB" w:eastAsia="zh-CN"/>
              </w:rPr>
              <w:tab/>
              <w:t xml:space="preserve">any current orders for access or interim access) for the purpose of an </w:t>
            </w:r>
            <w:r w:rsidRPr="00267633">
              <w:rPr>
                <w:rFonts w:ascii="Times New Roman" w:hAnsi="Times New Roman" w:cs="Times New Roman"/>
                <w:szCs w:val="20"/>
                <w:lang w:val="en-GB" w:eastAsia="zh-CN"/>
              </w:rPr>
              <w:tab/>
              <w:t xml:space="preserve">interview by the </w:t>
            </w:r>
            <w:proofErr w:type="gramStart"/>
            <w:r w:rsidRPr="00267633">
              <w:rPr>
                <w:rFonts w:ascii="Times New Roman" w:hAnsi="Times New Roman" w:cs="Times New Roman"/>
                <w:szCs w:val="20"/>
                <w:lang w:val="en-GB" w:eastAsia="zh-CN"/>
              </w:rPr>
              <w:t>expert;</w:t>
            </w:r>
            <w:proofErr w:type="gramEnd"/>
          </w:p>
          <w:p w14:paraId="07FFB779" w14:textId="77777777" w:rsidR="00267633" w:rsidRPr="00267633" w:rsidRDefault="00267633" w:rsidP="00267633">
            <w:pPr>
              <w:tabs>
                <w:tab w:val="num" w:pos="1440"/>
              </w:tabs>
              <w:spacing w:before="0" w:after="0" w:line="240" w:lineRule="auto"/>
              <w:ind w:left="900"/>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(ii)</w:t>
            </w:r>
            <w:r w:rsidRPr="00267633">
              <w:rPr>
                <w:rFonts w:ascii="Times New Roman" w:hAnsi="Times New Roman" w:cs="Times New Roman"/>
                <w:szCs w:val="20"/>
                <w:lang w:val="en-GB" w:eastAsia="zh-CN"/>
              </w:rPr>
              <w:tab/>
              <w:t xml:space="preserve">attending all appointments made with the expert </w:t>
            </w:r>
            <w:proofErr w:type="gramStart"/>
            <w:r w:rsidRPr="00267633">
              <w:rPr>
                <w:rFonts w:ascii="Times New Roman" w:hAnsi="Times New Roman" w:cs="Times New Roman"/>
                <w:szCs w:val="20"/>
                <w:lang w:val="en-GB" w:eastAsia="zh-CN"/>
              </w:rPr>
              <w:t>punctually;</w:t>
            </w:r>
            <w:proofErr w:type="gramEnd"/>
          </w:p>
          <w:p w14:paraId="782E63FC" w14:textId="77777777" w:rsidR="00267633" w:rsidRPr="00267633" w:rsidRDefault="00267633" w:rsidP="00267633">
            <w:pPr>
              <w:tabs>
                <w:tab w:val="num" w:pos="1440"/>
              </w:tabs>
              <w:spacing w:before="0" w:after="0" w:line="240" w:lineRule="auto"/>
              <w:ind w:left="900"/>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(iii)</w:t>
            </w:r>
            <w:r w:rsidRPr="00267633">
              <w:rPr>
                <w:rFonts w:ascii="Times New Roman" w:hAnsi="Times New Roman" w:cs="Times New Roman"/>
                <w:szCs w:val="20"/>
                <w:lang w:val="en-GB" w:eastAsia="zh-CN"/>
              </w:rPr>
              <w:tab/>
              <w:t xml:space="preserve">allowing the child/children to be interviewed alone (i.e. not in the presence of </w:t>
            </w:r>
            <w:r w:rsidRPr="00267633">
              <w:rPr>
                <w:rFonts w:ascii="Times New Roman" w:hAnsi="Times New Roman" w:cs="Times New Roman"/>
                <w:szCs w:val="20"/>
                <w:lang w:val="en-GB" w:eastAsia="zh-CN"/>
              </w:rPr>
              <w:tab/>
              <w:t xml:space="preserve">any party), or with any other person as the expert sees fit, and otherwise </w:t>
            </w:r>
            <w:r w:rsidRPr="00267633">
              <w:rPr>
                <w:rFonts w:ascii="Times New Roman" w:hAnsi="Times New Roman" w:cs="Times New Roman"/>
                <w:szCs w:val="20"/>
                <w:lang w:val="en-GB" w:eastAsia="zh-CN"/>
              </w:rPr>
              <w:tab/>
              <w:t>examined or assessed by the expert; and</w:t>
            </w:r>
          </w:p>
          <w:p w14:paraId="26BEC23E" w14:textId="77777777" w:rsidR="00267633" w:rsidRPr="00267633" w:rsidRDefault="00267633" w:rsidP="00267633">
            <w:pPr>
              <w:tabs>
                <w:tab w:val="num" w:pos="1440"/>
              </w:tabs>
              <w:spacing w:before="0" w:after="0" w:line="240" w:lineRule="auto"/>
              <w:ind w:left="900"/>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(iv)</w:t>
            </w:r>
            <w:r w:rsidRPr="00267633">
              <w:rPr>
                <w:rFonts w:ascii="Times New Roman" w:hAnsi="Times New Roman" w:cs="Times New Roman"/>
                <w:szCs w:val="20"/>
                <w:lang w:val="en-GB" w:eastAsia="zh-CN"/>
              </w:rPr>
              <w:tab/>
              <w:t xml:space="preserve">providing any information requested by the expert, for example, on one’s </w:t>
            </w:r>
            <w:r w:rsidRPr="00267633">
              <w:rPr>
                <w:rFonts w:ascii="Times New Roman" w:hAnsi="Times New Roman" w:cs="Times New Roman"/>
                <w:szCs w:val="20"/>
                <w:lang w:val="en-GB" w:eastAsia="zh-CN"/>
              </w:rPr>
              <w:tab/>
              <w:t>educational history, family members, living arrangements.</w:t>
            </w:r>
          </w:p>
          <w:p w14:paraId="7F2E9C90"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p w14:paraId="3A392A90" w14:textId="77777777" w:rsidR="00267633" w:rsidRPr="00267633" w:rsidRDefault="00267633" w:rsidP="00267633">
            <w:pPr>
              <w:spacing w:before="0" w:after="120" w:line="240" w:lineRule="auto"/>
              <w:jc w:val="both"/>
              <w:rPr>
                <w:rFonts w:ascii="Times New Roman" w:hAnsi="Times New Roman" w:cs="Times New Roman"/>
                <w:szCs w:val="20"/>
                <w:lang w:val="en-GB" w:eastAsia="zh-CN"/>
              </w:rPr>
            </w:pPr>
            <w:r w:rsidRPr="00267633">
              <w:rPr>
                <w:rFonts w:ascii="Times New Roman" w:hAnsi="Times New Roman" w:cs="Times New Roman"/>
                <w:b/>
                <w:sz w:val="20"/>
                <w:szCs w:val="20"/>
                <w:lang w:val="en-GB" w:eastAsia="zh-CN"/>
              </w:rPr>
              <w:tab/>
            </w:r>
            <w:r w:rsidRPr="00267633">
              <w:rPr>
                <w:rFonts w:ascii="Times New Roman" w:hAnsi="Times New Roman" w:cs="Times New Roman"/>
                <w:szCs w:val="20"/>
                <w:lang w:val="en-GB" w:eastAsia="zh-CN"/>
              </w:rPr>
              <w:t xml:space="preserve">If any of the orders in paragraph (f) above are not complied with, the expert may, </w:t>
            </w:r>
            <w:r w:rsidRPr="00267633">
              <w:rPr>
                <w:rFonts w:ascii="Times New Roman" w:hAnsi="Times New Roman" w:cs="Times New Roman"/>
                <w:szCs w:val="20"/>
                <w:lang w:val="en-GB" w:eastAsia="zh-CN"/>
              </w:rPr>
              <w:tab/>
              <w:t xml:space="preserve">unless the court otherwise orders, proceed to prepare the report with details of any </w:t>
            </w:r>
            <w:r w:rsidRPr="00267633">
              <w:rPr>
                <w:rFonts w:ascii="Times New Roman" w:hAnsi="Times New Roman" w:cs="Times New Roman"/>
                <w:szCs w:val="20"/>
                <w:lang w:val="en-GB" w:eastAsia="zh-CN"/>
              </w:rPr>
              <w:tab/>
              <w:t xml:space="preserve">party’s non-compliance with the said orders, for the court’s information, </w:t>
            </w:r>
            <w:r w:rsidRPr="00267633">
              <w:rPr>
                <w:rFonts w:ascii="Times New Roman" w:hAnsi="Times New Roman" w:cs="Times New Roman"/>
                <w:szCs w:val="20"/>
                <w:lang w:val="en-GB" w:eastAsia="zh-CN"/>
              </w:rPr>
              <w:tab/>
              <w:t>consideration and/or directions.</w:t>
            </w:r>
          </w:p>
          <w:p w14:paraId="3E229FAB" w14:textId="77777777" w:rsidR="00267633" w:rsidRPr="00267633" w:rsidRDefault="00267633" w:rsidP="00267633">
            <w:pPr>
              <w:spacing w:before="60" w:after="60" w:line="240" w:lineRule="auto"/>
              <w:ind w:left="475" w:hanging="475"/>
              <w:jc w:val="both"/>
              <w:rPr>
                <w:rFonts w:ascii="Times New Roman" w:hAnsi="Times New Roman" w:cs="Times New Roman"/>
                <w:szCs w:val="20"/>
                <w:lang w:val="en-GB" w:eastAsia="en-GB"/>
              </w:rPr>
            </w:pPr>
          </w:p>
        </w:tc>
      </w:tr>
      <w:tr w:rsidR="00267633" w:rsidRPr="00267633" w14:paraId="5DACBA5B" w14:textId="77777777" w:rsidTr="00267633">
        <w:trPr>
          <w:divId w:val="2116439976"/>
        </w:trPr>
        <w:tc>
          <w:tcPr>
            <w:tcW w:w="9198" w:type="dxa"/>
          </w:tcPr>
          <w:p w14:paraId="26B3A68D" w14:textId="77777777" w:rsidR="00267633" w:rsidRPr="00267633" w:rsidRDefault="00267633" w:rsidP="006172E9">
            <w:pPr>
              <w:numPr>
                <w:ilvl w:val="0"/>
                <w:numId w:val="30"/>
              </w:numPr>
              <w:spacing w:before="60" w:after="60" w:line="240" w:lineRule="auto"/>
              <w:ind w:left="540" w:hanging="540"/>
              <w:rPr>
                <w:rFonts w:ascii="Times New Roman" w:hAnsi="Times New Roman" w:cs="Times New Roman"/>
                <w:szCs w:val="20"/>
                <w:lang w:val="en-GB" w:eastAsia="en-GB"/>
              </w:rPr>
            </w:pPr>
            <w:r w:rsidRPr="00267633">
              <w:rPr>
                <w:rFonts w:ascii="Times New Roman" w:hAnsi="Times New Roman" w:cs="Times New Roman"/>
                <w:szCs w:val="20"/>
                <w:lang w:val="en-GB" w:eastAsia="en-GB"/>
              </w:rPr>
              <w:t>Grounds of application</w:t>
            </w:r>
          </w:p>
          <w:p w14:paraId="550937C1" w14:textId="77777777" w:rsidR="00267633" w:rsidRPr="00267633" w:rsidRDefault="00267633" w:rsidP="00267633">
            <w:pPr>
              <w:spacing w:before="60" w:after="60" w:line="240" w:lineRule="auto"/>
              <w:rPr>
                <w:rFonts w:ascii="Times New Roman" w:hAnsi="Times New Roman" w:cs="Times New Roman"/>
                <w:szCs w:val="20"/>
                <w:lang w:val="en-GB" w:eastAsia="en-GB"/>
              </w:rPr>
            </w:pPr>
          </w:p>
        </w:tc>
      </w:tr>
      <w:tr w:rsidR="00267633" w:rsidRPr="00267633" w14:paraId="782C0E85" w14:textId="77777777" w:rsidTr="00267633">
        <w:trPr>
          <w:divId w:val="2116439976"/>
        </w:trPr>
        <w:tc>
          <w:tcPr>
            <w:tcW w:w="9198" w:type="dxa"/>
          </w:tcPr>
          <w:p w14:paraId="46762DB1" w14:textId="77777777" w:rsidR="00267633" w:rsidRPr="00267633" w:rsidRDefault="00267633" w:rsidP="00267633">
            <w:pPr>
              <w:spacing w:before="60" w:after="60" w:line="240" w:lineRule="auto"/>
              <w:ind w:left="950" w:hanging="475"/>
              <w:rPr>
                <w:rFonts w:ascii="Times New Roman" w:hAnsi="Times New Roman" w:cs="Times New Roman"/>
                <w:szCs w:val="20"/>
                <w:lang w:val="en-GB" w:eastAsia="en-GB"/>
              </w:rPr>
            </w:pPr>
            <w:r w:rsidRPr="00267633">
              <w:rPr>
                <w:rFonts w:ascii="Times New Roman" w:hAnsi="Times New Roman" w:cs="Times New Roman"/>
                <w:szCs w:val="20"/>
                <w:lang w:val="en-GB" w:eastAsia="en-GB"/>
              </w:rPr>
              <w:t>[</w:t>
            </w:r>
            <w:r w:rsidRPr="00267633">
              <w:rPr>
                <w:rFonts w:ascii="Times New Roman" w:hAnsi="Times New Roman" w:cs="Times New Roman"/>
                <w:i/>
                <w:szCs w:val="20"/>
                <w:lang w:val="en-GB" w:eastAsia="en-GB"/>
              </w:rPr>
              <w:t>Choose one of the following</w:t>
            </w:r>
            <w:r w:rsidRPr="00267633">
              <w:rPr>
                <w:rFonts w:ascii="Times New Roman" w:hAnsi="Times New Roman" w:cs="Times New Roman"/>
                <w:szCs w:val="20"/>
                <w:lang w:val="en-GB" w:eastAsia="en-GB"/>
              </w:rPr>
              <w:t>.]</w:t>
            </w:r>
          </w:p>
          <w:p w14:paraId="3EC3CA13" w14:textId="77777777" w:rsidR="00267633" w:rsidRPr="00267633" w:rsidRDefault="00267633" w:rsidP="00267633">
            <w:pPr>
              <w:spacing w:before="60" w:after="60" w:line="240" w:lineRule="auto"/>
              <w:ind w:left="475" w:hanging="475"/>
              <w:rPr>
                <w:rFonts w:ascii="Times New Roman" w:hAnsi="Times New Roman" w:cs="Times New Roman"/>
                <w:szCs w:val="20"/>
                <w:lang w:val="en-GB" w:eastAsia="en-GB"/>
              </w:rPr>
            </w:pPr>
          </w:p>
        </w:tc>
      </w:tr>
      <w:tr w:rsidR="00267633" w:rsidRPr="00267633" w14:paraId="0E1CF25B" w14:textId="77777777" w:rsidTr="00267633">
        <w:trPr>
          <w:divId w:val="2116439976"/>
        </w:trPr>
        <w:tc>
          <w:tcPr>
            <w:tcW w:w="9198" w:type="dxa"/>
          </w:tcPr>
          <w:p w14:paraId="4D35F96E" w14:textId="77777777" w:rsidR="00267633" w:rsidRPr="00267633" w:rsidRDefault="00267633" w:rsidP="00267633">
            <w:pPr>
              <w:spacing w:before="60" w:after="60" w:line="240" w:lineRule="auto"/>
              <w:ind w:left="950" w:hanging="475"/>
              <w:rPr>
                <w:rFonts w:ascii="Times New Roman" w:hAnsi="Times New Roman" w:cs="Times New Roman"/>
                <w:szCs w:val="20"/>
                <w:lang w:val="en-GB" w:eastAsia="en-GB"/>
              </w:rPr>
            </w:pPr>
            <w:r w:rsidRPr="00267633">
              <w:rPr>
                <w:rFonts w:ascii="Times New Roman" w:hAnsi="Times New Roman" w:cs="Times New Roman"/>
                <w:szCs w:val="20"/>
                <w:lang w:val="en-GB" w:eastAsia="en-GB"/>
              </w:rPr>
              <w:t>(</w:t>
            </w:r>
            <w:r w:rsidRPr="00267633">
              <w:rPr>
                <w:rFonts w:ascii="Times New Roman" w:hAnsi="Times New Roman" w:cs="Times New Roman"/>
                <w:i/>
                <w:szCs w:val="20"/>
                <w:lang w:val="en-GB" w:eastAsia="en-GB"/>
              </w:rPr>
              <w:t>a</w:t>
            </w:r>
            <w:r w:rsidRPr="00267633">
              <w:rPr>
                <w:rFonts w:ascii="Times New Roman" w:hAnsi="Times New Roman" w:cs="Times New Roman"/>
                <w:szCs w:val="20"/>
                <w:lang w:val="en-GB" w:eastAsia="en-GB"/>
              </w:rPr>
              <w:t>)</w:t>
            </w:r>
            <w:r w:rsidRPr="00267633">
              <w:rPr>
                <w:rFonts w:ascii="Times New Roman" w:hAnsi="Times New Roman" w:cs="Times New Roman"/>
                <w:szCs w:val="20"/>
                <w:lang w:val="en-GB" w:eastAsia="en-GB"/>
              </w:rPr>
              <w:tab/>
              <w:t>The grounds of the application are set out in the affidavit(s)* filed in support of this application.</w:t>
            </w:r>
          </w:p>
          <w:p w14:paraId="2AAEC734" w14:textId="77777777" w:rsidR="00267633" w:rsidRPr="00267633" w:rsidRDefault="00267633" w:rsidP="00267633">
            <w:pPr>
              <w:spacing w:before="60" w:after="60" w:line="240" w:lineRule="auto"/>
              <w:ind w:left="950" w:hanging="475"/>
              <w:rPr>
                <w:rFonts w:ascii="Times New Roman" w:hAnsi="Times New Roman" w:cs="Times New Roman"/>
                <w:szCs w:val="20"/>
                <w:lang w:val="en-GB" w:eastAsia="en-GB"/>
              </w:rPr>
            </w:pPr>
          </w:p>
        </w:tc>
      </w:tr>
      <w:tr w:rsidR="00267633" w:rsidRPr="00267633" w14:paraId="0697F95A" w14:textId="77777777" w:rsidTr="00267633">
        <w:trPr>
          <w:divId w:val="2116439976"/>
        </w:trPr>
        <w:tc>
          <w:tcPr>
            <w:tcW w:w="9198" w:type="dxa"/>
          </w:tcPr>
          <w:p w14:paraId="078A4615" w14:textId="77777777" w:rsidR="00267633" w:rsidRPr="00267633" w:rsidRDefault="00267633" w:rsidP="00267633">
            <w:pPr>
              <w:spacing w:before="60" w:after="60" w:line="240" w:lineRule="auto"/>
              <w:ind w:left="950" w:hanging="475"/>
              <w:rPr>
                <w:rFonts w:ascii="Times New Roman" w:hAnsi="Times New Roman" w:cs="Times New Roman"/>
                <w:szCs w:val="20"/>
                <w:lang w:val="en-GB" w:eastAsia="en-GB"/>
              </w:rPr>
            </w:pPr>
            <w:r w:rsidRPr="00267633">
              <w:rPr>
                <w:rFonts w:ascii="Times New Roman" w:hAnsi="Times New Roman" w:cs="Times New Roman"/>
                <w:szCs w:val="20"/>
                <w:lang w:val="en-GB" w:eastAsia="en-GB"/>
              </w:rPr>
              <w:t>(</w:t>
            </w:r>
            <w:r w:rsidRPr="00267633">
              <w:rPr>
                <w:rFonts w:ascii="Times New Roman" w:hAnsi="Times New Roman" w:cs="Times New Roman"/>
                <w:i/>
                <w:szCs w:val="20"/>
                <w:lang w:val="en-GB" w:eastAsia="en-GB"/>
              </w:rPr>
              <w:t>b</w:t>
            </w:r>
            <w:r w:rsidRPr="00267633">
              <w:rPr>
                <w:rFonts w:ascii="Times New Roman" w:hAnsi="Times New Roman" w:cs="Times New Roman"/>
                <w:szCs w:val="20"/>
                <w:lang w:val="en-GB" w:eastAsia="en-GB"/>
              </w:rPr>
              <w:t>)</w:t>
            </w:r>
            <w:r w:rsidRPr="00267633">
              <w:rPr>
                <w:rFonts w:ascii="Times New Roman" w:hAnsi="Times New Roman" w:cs="Times New Roman"/>
                <w:szCs w:val="20"/>
                <w:lang w:val="en-GB" w:eastAsia="en-GB"/>
              </w:rPr>
              <w:tab/>
              <w:t>The grounds of the application are set out herein.</w:t>
            </w:r>
          </w:p>
          <w:p w14:paraId="5EAF4FDF" w14:textId="77777777" w:rsidR="00267633" w:rsidRPr="00267633" w:rsidRDefault="00267633" w:rsidP="00267633">
            <w:pPr>
              <w:spacing w:before="60" w:after="60" w:line="240" w:lineRule="auto"/>
              <w:ind w:left="950" w:hanging="475"/>
              <w:rPr>
                <w:rFonts w:ascii="Times New Roman" w:hAnsi="Times New Roman" w:cs="Times New Roman"/>
                <w:szCs w:val="20"/>
                <w:lang w:val="en-GB" w:eastAsia="en-GB"/>
              </w:rPr>
            </w:pPr>
          </w:p>
        </w:tc>
      </w:tr>
      <w:tr w:rsidR="00267633" w:rsidRPr="00267633" w14:paraId="736BA6E9" w14:textId="77777777" w:rsidTr="00267633">
        <w:trPr>
          <w:divId w:val="2116439976"/>
        </w:trPr>
        <w:tc>
          <w:tcPr>
            <w:tcW w:w="9198" w:type="dxa"/>
          </w:tcPr>
          <w:p w14:paraId="0F45B549" w14:textId="77777777" w:rsidR="00267633" w:rsidRPr="00267633" w:rsidRDefault="00267633" w:rsidP="00267633">
            <w:pPr>
              <w:spacing w:before="60" w:after="60" w:line="240" w:lineRule="auto"/>
              <w:ind w:left="540" w:hanging="540"/>
              <w:rPr>
                <w:rFonts w:ascii="Times New Roman" w:hAnsi="Times New Roman" w:cs="Times New Roman"/>
                <w:szCs w:val="20"/>
                <w:lang w:val="en-GB" w:eastAsia="en-GB"/>
              </w:rPr>
            </w:pPr>
            <w:r w:rsidRPr="00267633">
              <w:rPr>
                <w:rFonts w:ascii="Times New Roman" w:hAnsi="Times New Roman" w:cs="Times New Roman"/>
                <w:szCs w:val="20"/>
                <w:lang w:val="en-GB" w:eastAsia="en-GB"/>
              </w:rPr>
              <w:t>4.</w:t>
            </w:r>
            <w:r w:rsidRPr="00267633">
              <w:rPr>
                <w:rFonts w:ascii="Times New Roman" w:hAnsi="Times New Roman" w:cs="Times New Roman"/>
                <w:szCs w:val="20"/>
                <w:lang w:val="en-GB" w:eastAsia="en-GB"/>
              </w:rPr>
              <w:tab/>
              <w:t>Party Filing this Summons (e.g. Plaintiff, Defendant, Co-Defendant, etc.)</w:t>
            </w:r>
          </w:p>
          <w:p w14:paraId="00485EDB" w14:textId="77777777" w:rsidR="00267633" w:rsidRPr="00267633" w:rsidRDefault="00267633" w:rsidP="00267633">
            <w:pPr>
              <w:spacing w:before="60" w:after="60" w:line="240" w:lineRule="auto"/>
              <w:ind w:left="475" w:hanging="475"/>
              <w:rPr>
                <w:rFonts w:ascii="Times New Roman" w:hAnsi="Times New Roman" w:cs="Times New Roman"/>
                <w:szCs w:val="20"/>
                <w:lang w:val="en-GB" w:eastAsia="en-GB"/>
              </w:rPr>
            </w:pPr>
          </w:p>
        </w:tc>
      </w:tr>
      <w:tr w:rsidR="00267633" w:rsidRPr="00267633" w14:paraId="0A39CA6B" w14:textId="77777777" w:rsidTr="00267633">
        <w:trPr>
          <w:divId w:val="2116439976"/>
        </w:trPr>
        <w:tc>
          <w:tcPr>
            <w:tcW w:w="9198" w:type="dxa"/>
          </w:tcPr>
          <w:p w14:paraId="03EF310F" w14:textId="77777777" w:rsidR="00267633" w:rsidRPr="00267633" w:rsidRDefault="00267633" w:rsidP="00267633">
            <w:pPr>
              <w:spacing w:before="60" w:after="60" w:line="240" w:lineRule="auto"/>
              <w:rPr>
                <w:rFonts w:ascii="Times New Roman" w:hAnsi="Times New Roman" w:cs="Times New Roman"/>
                <w:sz w:val="22"/>
                <w:szCs w:val="20"/>
                <w:lang w:val="en-GB" w:eastAsia="en-GB"/>
              </w:rPr>
            </w:pPr>
          </w:p>
        </w:tc>
      </w:tr>
      <w:tr w:rsidR="00267633" w:rsidRPr="00267633" w14:paraId="21331FA7" w14:textId="77777777" w:rsidTr="00267633">
        <w:trPr>
          <w:divId w:val="2116439976"/>
        </w:trPr>
        <w:tc>
          <w:tcPr>
            <w:tcW w:w="9198" w:type="dxa"/>
          </w:tcPr>
          <w:p w14:paraId="661726A9" w14:textId="77777777" w:rsidR="00267633" w:rsidRPr="00267633" w:rsidRDefault="00267633" w:rsidP="00267633">
            <w:pPr>
              <w:spacing w:before="60" w:after="60" w:line="240" w:lineRule="auto"/>
              <w:rPr>
                <w:rFonts w:ascii="Times New Roman" w:hAnsi="Times New Roman" w:cs="Times New Roman"/>
                <w:sz w:val="22"/>
                <w:szCs w:val="20"/>
                <w:lang w:val="en-GB" w:eastAsia="en-GB"/>
              </w:rPr>
            </w:pPr>
          </w:p>
        </w:tc>
      </w:tr>
      <w:tr w:rsidR="00267633" w:rsidRPr="00267633" w14:paraId="75C74650" w14:textId="77777777" w:rsidTr="00267633">
        <w:trPr>
          <w:divId w:val="2116439976"/>
        </w:trPr>
        <w:tc>
          <w:tcPr>
            <w:tcW w:w="9198" w:type="dxa"/>
          </w:tcPr>
          <w:p w14:paraId="4151FF9E" w14:textId="77777777" w:rsidR="00267633" w:rsidRPr="00267633" w:rsidRDefault="00267633" w:rsidP="00267633">
            <w:pPr>
              <w:spacing w:before="60" w:after="60" w:line="240" w:lineRule="auto"/>
              <w:ind w:left="540" w:hanging="540"/>
              <w:jc w:val="both"/>
              <w:rPr>
                <w:rFonts w:ascii="Times New Roman" w:hAnsi="Times New Roman" w:cs="Times New Roman"/>
                <w:szCs w:val="20"/>
                <w:lang w:val="en-GB" w:eastAsia="en-GB"/>
              </w:rPr>
            </w:pPr>
            <w:r w:rsidRPr="00267633">
              <w:rPr>
                <w:rFonts w:ascii="Times New Roman" w:hAnsi="Times New Roman" w:cs="Times New Roman"/>
                <w:szCs w:val="20"/>
                <w:lang w:val="en-GB" w:eastAsia="en-GB"/>
              </w:rPr>
              <w:t>5.</w:t>
            </w:r>
            <w:r w:rsidRPr="00267633">
              <w:rPr>
                <w:rFonts w:ascii="Times New Roman" w:hAnsi="Times New Roman" w:cs="Times New Roman"/>
                <w:szCs w:val="20"/>
                <w:lang w:val="en-GB" w:eastAsia="en-GB"/>
              </w:rPr>
              <w:tab/>
              <w:t xml:space="preserve">Party/Parties* to be Served with this Summons (e.g. Plaintiff, Defendant, Co-Defendant, </w:t>
            </w:r>
            <w:proofErr w:type="gramStart"/>
            <w:r w:rsidRPr="00267633">
              <w:rPr>
                <w:rFonts w:ascii="Times New Roman" w:hAnsi="Times New Roman" w:cs="Times New Roman"/>
                <w:szCs w:val="20"/>
                <w:lang w:val="en-GB" w:eastAsia="en-GB"/>
              </w:rPr>
              <w:t>etc.)*</w:t>
            </w:r>
            <w:proofErr w:type="gramEnd"/>
          </w:p>
          <w:p w14:paraId="01C821DA" w14:textId="77777777" w:rsidR="00267633" w:rsidRPr="00267633" w:rsidRDefault="00267633" w:rsidP="00267633">
            <w:pPr>
              <w:spacing w:before="60" w:after="60" w:line="240" w:lineRule="auto"/>
              <w:ind w:left="475" w:hanging="475"/>
              <w:rPr>
                <w:rFonts w:ascii="Times New Roman" w:hAnsi="Times New Roman" w:cs="Times New Roman"/>
                <w:szCs w:val="20"/>
                <w:lang w:val="en-GB" w:eastAsia="en-GB"/>
              </w:rPr>
            </w:pPr>
          </w:p>
        </w:tc>
      </w:tr>
      <w:tr w:rsidR="00267633" w:rsidRPr="00267633" w14:paraId="7AF9B715" w14:textId="77777777" w:rsidTr="00267633">
        <w:trPr>
          <w:divId w:val="2116439976"/>
        </w:trPr>
        <w:tc>
          <w:tcPr>
            <w:tcW w:w="9198" w:type="dxa"/>
          </w:tcPr>
          <w:p w14:paraId="78E16C03" w14:textId="77777777" w:rsidR="00267633" w:rsidRPr="00267633" w:rsidRDefault="00267633" w:rsidP="00267633">
            <w:pPr>
              <w:spacing w:before="60" w:after="60" w:line="240" w:lineRule="auto"/>
              <w:ind w:left="475" w:hanging="475"/>
              <w:rPr>
                <w:rFonts w:ascii="Times New Roman" w:hAnsi="Times New Roman" w:cs="Times New Roman"/>
                <w:szCs w:val="20"/>
                <w:lang w:val="en-GB" w:eastAsia="en-GB"/>
              </w:rPr>
            </w:pPr>
          </w:p>
        </w:tc>
      </w:tr>
      <w:tr w:rsidR="00267633" w:rsidRPr="00267633" w14:paraId="121B1EEB" w14:textId="77777777" w:rsidTr="00267633">
        <w:trPr>
          <w:divId w:val="2116439976"/>
        </w:trPr>
        <w:tc>
          <w:tcPr>
            <w:tcW w:w="9198" w:type="dxa"/>
          </w:tcPr>
          <w:p w14:paraId="58F1948B" w14:textId="77777777" w:rsidR="00267633" w:rsidRPr="00267633" w:rsidRDefault="00267633" w:rsidP="00267633">
            <w:pPr>
              <w:spacing w:before="60" w:after="60" w:line="240" w:lineRule="auto"/>
              <w:ind w:left="540" w:hanging="540"/>
              <w:rPr>
                <w:rFonts w:ascii="Times New Roman" w:hAnsi="Times New Roman" w:cs="Times New Roman"/>
                <w:szCs w:val="20"/>
                <w:lang w:val="en-GB" w:eastAsia="en-GB"/>
              </w:rPr>
            </w:pPr>
            <w:r w:rsidRPr="00267633">
              <w:rPr>
                <w:rFonts w:ascii="Times New Roman" w:hAnsi="Times New Roman" w:cs="Times New Roman"/>
                <w:szCs w:val="20"/>
                <w:lang w:val="en-GB" w:eastAsia="en-GB"/>
              </w:rPr>
              <w:lastRenderedPageBreak/>
              <w:t>6.</w:t>
            </w:r>
            <w:r w:rsidRPr="00267633">
              <w:rPr>
                <w:rFonts w:ascii="Times New Roman" w:hAnsi="Times New Roman" w:cs="Times New Roman"/>
                <w:szCs w:val="20"/>
                <w:lang w:val="en-GB" w:eastAsia="en-GB"/>
              </w:rPr>
              <w:tab/>
              <w:t>Consent*</w:t>
            </w:r>
          </w:p>
          <w:p w14:paraId="46DC7256" w14:textId="77777777" w:rsidR="00267633" w:rsidRPr="00267633" w:rsidRDefault="00267633" w:rsidP="00267633">
            <w:pPr>
              <w:spacing w:before="60" w:after="60" w:line="240" w:lineRule="auto"/>
              <w:ind w:left="475" w:hanging="475"/>
              <w:rPr>
                <w:rFonts w:ascii="Times New Roman" w:hAnsi="Times New Roman" w:cs="Times New Roman"/>
                <w:szCs w:val="20"/>
                <w:lang w:val="en-GB" w:eastAsia="en-GB"/>
              </w:rPr>
            </w:pPr>
          </w:p>
        </w:tc>
      </w:tr>
      <w:tr w:rsidR="00267633" w:rsidRPr="00267633" w14:paraId="36B0A748" w14:textId="77777777" w:rsidTr="00267633">
        <w:trPr>
          <w:divId w:val="2116439976"/>
        </w:trPr>
        <w:tc>
          <w:tcPr>
            <w:tcW w:w="9198" w:type="dxa"/>
          </w:tcPr>
          <w:p w14:paraId="357DD066" w14:textId="77777777" w:rsidR="00267633" w:rsidRPr="00267633" w:rsidRDefault="00267633" w:rsidP="00267633">
            <w:pPr>
              <w:spacing w:before="60" w:after="60" w:line="240" w:lineRule="auto"/>
              <w:ind w:left="475" w:hanging="475"/>
              <w:rPr>
                <w:rFonts w:ascii="Times New Roman" w:hAnsi="Times New Roman" w:cs="Times New Roman"/>
                <w:szCs w:val="20"/>
                <w:lang w:val="en-GB" w:eastAsia="en-GB"/>
              </w:rPr>
            </w:pPr>
          </w:p>
        </w:tc>
      </w:tr>
      <w:tr w:rsidR="00267633" w:rsidRPr="00267633" w14:paraId="67DCF69F" w14:textId="77777777" w:rsidTr="00267633">
        <w:trPr>
          <w:divId w:val="2116439976"/>
        </w:trPr>
        <w:tc>
          <w:tcPr>
            <w:tcW w:w="9198" w:type="dxa"/>
          </w:tcPr>
          <w:p w14:paraId="320E40E9" w14:textId="77777777" w:rsidR="00267633" w:rsidRPr="00267633" w:rsidRDefault="00267633" w:rsidP="00267633">
            <w:pPr>
              <w:spacing w:before="60" w:after="60" w:line="240" w:lineRule="auto"/>
              <w:ind w:left="475" w:hanging="475"/>
              <w:rPr>
                <w:rFonts w:ascii="Times New Roman" w:hAnsi="Times New Roman" w:cs="Times New Roman"/>
                <w:szCs w:val="20"/>
                <w:lang w:val="en-GB" w:eastAsia="en-GB"/>
              </w:rPr>
            </w:pPr>
          </w:p>
        </w:tc>
      </w:tr>
      <w:tr w:rsidR="00267633" w:rsidRPr="00267633" w14:paraId="290D3C83" w14:textId="77777777" w:rsidTr="00267633">
        <w:trPr>
          <w:divId w:val="2116439976"/>
        </w:trPr>
        <w:tc>
          <w:tcPr>
            <w:tcW w:w="9198" w:type="dxa"/>
          </w:tcPr>
          <w:p w14:paraId="22EE12A5" w14:textId="77777777" w:rsidR="00267633" w:rsidRPr="00267633" w:rsidRDefault="00267633" w:rsidP="00267633">
            <w:pPr>
              <w:spacing w:before="60" w:after="60" w:line="240" w:lineRule="auto"/>
              <w:ind w:left="950" w:hanging="410"/>
              <w:rPr>
                <w:rFonts w:ascii="Times New Roman" w:hAnsi="Times New Roman" w:cs="Times New Roman"/>
                <w:szCs w:val="20"/>
                <w:lang w:val="en-GB" w:eastAsia="en-GB"/>
              </w:rPr>
            </w:pPr>
            <w:r w:rsidRPr="00267633">
              <w:rPr>
                <w:rFonts w:ascii="Times New Roman" w:hAnsi="Times New Roman" w:cs="Times New Roman"/>
                <w:szCs w:val="20"/>
                <w:lang w:val="en-GB" w:eastAsia="en-GB"/>
              </w:rPr>
              <w:t>I/We* hereby consent to this Summons.</w:t>
            </w:r>
          </w:p>
          <w:p w14:paraId="224E1876" w14:textId="77777777" w:rsidR="00267633" w:rsidRPr="00267633" w:rsidRDefault="00267633" w:rsidP="00267633">
            <w:pPr>
              <w:spacing w:before="60" w:after="60" w:line="240" w:lineRule="auto"/>
              <w:ind w:left="475" w:hanging="475"/>
              <w:rPr>
                <w:rFonts w:ascii="Times New Roman" w:hAnsi="Times New Roman" w:cs="Times New Roman"/>
                <w:szCs w:val="20"/>
                <w:lang w:val="en-GB" w:eastAsia="en-GB"/>
              </w:rPr>
            </w:pPr>
          </w:p>
        </w:tc>
      </w:tr>
      <w:tr w:rsidR="00267633" w:rsidRPr="00267633" w14:paraId="0AA5D21D" w14:textId="77777777" w:rsidTr="00267633">
        <w:trPr>
          <w:divId w:val="2116439976"/>
        </w:trPr>
        <w:tc>
          <w:tcPr>
            <w:tcW w:w="9198" w:type="dxa"/>
          </w:tcPr>
          <w:p w14:paraId="7BD738AA" w14:textId="77777777" w:rsidR="00267633" w:rsidRPr="00267633" w:rsidRDefault="00267633" w:rsidP="00267633">
            <w:pPr>
              <w:spacing w:before="60" w:after="60" w:line="240" w:lineRule="auto"/>
              <w:rPr>
                <w:rFonts w:ascii="Times New Roman" w:hAnsi="Times New Roman" w:cs="Times New Roman"/>
                <w:szCs w:val="20"/>
                <w:lang w:val="en-GB" w:eastAsia="en-GB"/>
              </w:rPr>
            </w:pPr>
          </w:p>
        </w:tc>
      </w:tr>
      <w:tr w:rsidR="00267633" w:rsidRPr="00267633" w14:paraId="22138FB4" w14:textId="77777777" w:rsidTr="00267633">
        <w:trPr>
          <w:divId w:val="2116439976"/>
        </w:trPr>
        <w:tc>
          <w:tcPr>
            <w:tcW w:w="9198" w:type="dxa"/>
          </w:tcPr>
          <w:p w14:paraId="167A5BDC" w14:textId="77777777" w:rsidR="00267633" w:rsidRPr="00267633" w:rsidRDefault="00267633" w:rsidP="00267633">
            <w:pPr>
              <w:spacing w:before="60" w:after="60" w:line="240" w:lineRule="auto"/>
              <w:ind w:left="950" w:hanging="410"/>
              <w:rPr>
                <w:rFonts w:ascii="Times New Roman" w:hAnsi="Times New Roman" w:cs="Times New Roman"/>
                <w:szCs w:val="20"/>
                <w:lang w:val="en-GB" w:eastAsia="en-GB"/>
              </w:rPr>
            </w:pPr>
            <w:r w:rsidRPr="00267633">
              <w:rPr>
                <w:rFonts w:ascii="Times New Roman" w:hAnsi="Times New Roman" w:cs="Times New Roman"/>
                <w:szCs w:val="20"/>
                <w:lang w:val="en-GB" w:eastAsia="en-GB"/>
              </w:rPr>
              <w:t>Signature:</w:t>
            </w:r>
          </w:p>
          <w:p w14:paraId="6F22B8AC" w14:textId="77777777" w:rsidR="00267633" w:rsidRPr="00267633" w:rsidRDefault="00267633" w:rsidP="00267633">
            <w:pPr>
              <w:spacing w:before="60" w:after="60" w:line="240" w:lineRule="auto"/>
              <w:ind w:left="950" w:hanging="475"/>
              <w:rPr>
                <w:rFonts w:ascii="Times New Roman" w:hAnsi="Times New Roman" w:cs="Times New Roman"/>
                <w:szCs w:val="20"/>
                <w:lang w:val="en-GB" w:eastAsia="en-GB"/>
              </w:rPr>
            </w:pPr>
          </w:p>
        </w:tc>
      </w:tr>
      <w:tr w:rsidR="00267633" w:rsidRPr="00267633" w14:paraId="3A409660" w14:textId="77777777" w:rsidTr="00267633">
        <w:trPr>
          <w:divId w:val="2116439976"/>
        </w:trPr>
        <w:tc>
          <w:tcPr>
            <w:tcW w:w="9198" w:type="dxa"/>
          </w:tcPr>
          <w:p w14:paraId="637CB18C" w14:textId="77777777" w:rsidR="00267633" w:rsidRPr="00267633" w:rsidRDefault="00267633" w:rsidP="00267633">
            <w:pPr>
              <w:spacing w:before="60" w:after="60" w:line="240" w:lineRule="auto"/>
              <w:ind w:left="540" w:hanging="5"/>
              <w:jc w:val="both"/>
              <w:rPr>
                <w:rFonts w:ascii="Times New Roman" w:hAnsi="Times New Roman" w:cs="Times New Roman"/>
                <w:szCs w:val="20"/>
                <w:lang w:val="en-GB" w:eastAsia="en-GB"/>
              </w:rPr>
            </w:pPr>
            <w:r w:rsidRPr="00267633">
              <w:rPr>
                <w:rFonts w:ascii="Times New Roman" w:hAnsi="Times New Roman" w:cs="Times New Roman"/>
                <w:szCs w:val="20"/>
                <w:lang w:val="en-GB" w:eastAsia="en-GB"/>
              </w:rPr>
              <w:t>Name and NRIC No. of Party Consenting to this Summons/Name of the Solicitor of Party Consenting to this Summons*:</w:t>
            </w:r>
          </w:p>
          <w:p w14:paraId="41B43ACD" w14:textId="77777777" w:rsidR="00267633" w:rsidRPr="00267633" w:rsidRDefault="00267633" w:rsidP="00267633">
            <w:pPr>
              <w:spacing w:before="60" w:after="60" w:line="240" w:lineRule="auto"/>
              <w:ind w:left="950" w:hanging="475"/>
              <w:jc w:val="both"/>
              <w:rPr>
                <w:rFonts w:ascii="Times New Roman" w:hAnsi="Times New Roman" w:cs="Times New Roman"/>
                <w:szCs w:val="20"/>
                <w:lang w:val="en-GB" w:eastAsia="en-GB"/>
              </w:rPr>
            </w:pPr>
          </w:p>
        </w:tc>
      </w:tr>
      <w:tr w:rsidR="00267633" w:rsidRPr="00267633" w14:paraId="424CAB73" w14:textId="77777777" w:rsidTr="00267633">
        <w:trPr>
          <w:divId w:val="2116439976"/>
        </w:trPr>
        <w:tc>
          <w:tcPr>
            <w:tcW w:w="9198" w:type="dxa"/>
          </w:tcPr>
          <w:p w14:paraId="5AD5BACA" w14:textId="77777777" w:rsidR="00267633" w:rsidRPr="00267633" w:rsidRDefault="00267633" w:rsidP="00267633">
            <w:pPr>
              <w:spacing w:before="60" w:after="60" w:line="240" w:lineRule="auto"/>
              <w:ind w:left="950" w:hanging="410"/>
              <w:rPr>
                <w:rFonts w:ascii="Times New Roman" w:hAnsi="Times New Roman" w:cs="Times New Roman"/>
                <w:szCs w:val="20"/>
                <w:lang w:val="en-GB" w:eastAsia="en-GB"/>
              </w:rPr>
            </w:pPr>
            <w:r w:rsidRPr="00267633">
              <w:rPr>
                <w:rFonts w:ascii="Times New Roman" w:hAnsi="Times New Roman" w:cs="Times New Roman"/>
                <w:szCs w:val="20"/>
                <w:lang w:val="en-GB" w:eastAsia="en-GB"/>
              </w:rPr>
              <w:t>Date:</w:t>
            </w:r>
          </w:p>
          <w:p w14:paraId="546BB006" w14:textId="77777777" w:rsidR="00267633" w:rsidRPr="00267633" w:rsidRDefault="00267633" w:rsidP="00267633">
            <w:pPr>
              <w:spacing w:before="60" w:after="60" w:line="240" w:lineRule="auto"/>
              <w:ind w:left="950" w:hanging="475"/>
              <w:rPr>
                <w:rFonts w:ascii="Times New Roman" w:hAnsi="Times New Roman" w:cs="Times New Roman"/>
                <w:szCs w:val="20"/>
                <w:lang w:val="en-GB" w:eastAsia="en-GB"/>
              </w:rPr>
            </w:pPr>
          </w:p>
        </w:tc>
      </w:tr>
      <w:tr w:rsidR="00267633" w:rsidRPr="00267633" w14:paraId="12207755" w14:textId="77777777" w:rsidTr="00267633">
        <w:trPr>
          <w:divId w:val="2116439976"/>
        </w:trPr>
        <w:tc>
          <w:tcPr>
            <w:tcW w:w="9198" w:type="dxa"/>
          </w:tcPr>
          <w:p w14:paraId="125A2961" w14:textId="77777777" w:rsidR="00267633" w:rsidRPr="00267633" w:rsidRDefault="00267633" w:rsidP="00267633">
            <w:pPr>
              <w:spacing w:before="60" w:after="60" w:line="240" w:lineRule="auto"/>
              <w:rPr>
                <w:rFonts w:ascii="Times New Roman" w:hAnsi="Times New Roman" w:cs="Times New Roman"/>
                <w:szCs w:val="20"/>
                <w:lang w:val="en-GB" w:eastAsia="en-GB"/>
              </w:rPr>
            </w:pPr>
            <w:r w:rsidRPr="00267633">
              <w:rPr>
                <w:rFonts w:ascii="Times New Roman" w:hAnsi="Times New Roman" w:cs="Times New Roman"/>
                <w:szCs w:val="20"/>
                <w:lang w:val="en-GB" w:eastAsia="en-GB"/>
              </w:rPr>
              <w:t>This Summons is taken out by [</w:t>
            </w:r>
            <w:r w:rsidRPr="00267633">
              <w:rPr>
                <w:rFonts w:ascii="Times New Roman" w:hAnsi="Times New Roman" w:cs="Times New Roman"/>
                <w:i/>
                <w:szCs w:val="20"/>
                <w:lang w:val="en-GB" w:eastAsia="en-GB"/>
              </w:rPr>
              <w:t>to state name of party taking out this summons</w:t>
            </w:r>
            <w:r w:rsidRPr="00267633">
              <w:rPr>
                <w:rFonts w:ascii="Times New Roman" w:hAnsi="Times New Roman" w:cs="Times New Roman"/>
                <w:szCs w:val="20"/>
                <w:lang w:val="en-GB" w:eastAsia="en-GB"/>
              </w:rPr>
              <w:t>]</w:t>
            </w:r>
          </w:p>
          <w:p w14:paraId="27F23679" w14:textId="77777777" w:rsidR="00267633" w:rsidRPr="00267633" w:rsidRDefault="00267633" w:rsidP="00267633">
            <w:pPr>
              <w:spacing w:before="60" w:after="60" w:line="240" w:lineRule="auto"/>
              <w:rPr>
                <w:rFonts w:ascii="Times New Roman" w:hAnsi="Times New Roman" w:cs="Times New Roman"/>
                <w:szCs w:val="20"/>
                <w:lang w:val="en-GB" w:eastAsia="en-GB"/>
              </w:rPr>
            </w:pPr>
          </w:p>
        </w:tc>
      </w:tr>
      <w:tr w:rsidR="00267633" w:rsidRPr="00267633" w14:paraId="0EFB7F51" w14:textId="77777777" w:rsidTr="00267633">
        <w:trPr>
          <w:divId w:val="2116439976"/>
        </w:trPr>
        <w:tc>
          <w:tcPr>
            <w:tcW w:w="9198" w:type="dxa"/>
          </w:tcPr>
          <w:p w14:paraId="028EB446" w14:textId="77777777" w:rsidR="00267633" w:rsidRPr="00267633" w:rsidRDefault="00267633" w:rsidP="00267633">
            <w:pPr>
              <w:spacing w:before="60" w:after="60" w:line="240" w:lineRule="auto"/>
              <w:rPr>
                <w:rFonts w:ascii="Times New Roman" w:hAnsi="Times New Roman" w:cs="Times New Roman"/>
                <w:szCs w:val="20"/>
                <w:lang w:val="en-GB" w:eastAsia="en-GB"/>
              </w:rPr>
            </w:pPr>
            <w:r w:rsidRPr="00267633">
              <w:rPr>
                <w:rFonts w:ascii="Times New Roman" w:hAnsi="Times New Roman" w:cs="Times New Roman"/>
                <w:szCs w:val="20"/>
                <w:lang w:val="en-GB" w:eastAsia="en-GB"/>
              </w:rPr>
              <w:t>Signed:</w:t>
            </w:r>
          </w:p>
          <w:p w14:paraId="37A6A457" w14:textId="77777777" w:rsidR="00267633" w:rsidRPr="00267633" w:rsidRDefault="00267633" w:rsidP="00267633">
            <w:pPr>
              <w:spacing w:before="60" w:after="60" w:line="240" w:lineRule="auto"/>
              <w:rPr>
                <w:rFonts w:ascii="Times New Roman" w:hAnsi="Times New Roman" w:cs="Times New Roman"/>
                <w:szCs w:val="20"/>
                <w:lang w:val="en-GB" w:eastAsia="en-GB"/>
              </w:rPr>
            </w:pPr>
          </w:p>
        </w:tc>
      </w:tr>
      <w:tr w:rsidR="00267633" w:rsidRPr="00267633" w14:paraId="7A1B828C" w14:textId="77777777" w:rsidTr="00267633">
        <w:trPr>
          <w:divId w:val="2116439976"/>
        </w:trPr>
        <w:tc>
          <w:tcPr>
            <w:tcW w:w="9198" w:type="dxa"/>
          </w:tcPr>
          <w:p w14:paraId="61500B82" w14:textId="77777777" w:rsidR="00267633" w:rsidRPr="00267633" w:rsidRDefault="00267633" w:rsidP="00267633">
            <w:pPr>
              <w:spacing w:before="60" w:after="60" w:line="240" w:lineRule="auto"/>
              <w:rPr>
                <w:rFonts w:ascii="Times New Roman" w:hAnsi="Times New Roman" w:cs="Times New Roman"/>
                <w:szCs w:val="20"/>
                <w:lang w:val="en-GB" w:eastAsia="en-GB"/>
              </w:rPr>
            </w:pPr>
            <w:r w:rsidRPr="00267633">
              <w:rPr>
                <w:rFonts w:ascii="Times New Roman" w:hAnsi="Times New Roman" w:cs="Times New Roman"/>
                <w:szCs w:val="20"/>
                <w:lang w:val="en-GB" w:eastAsia="en-GB"/>
              </w:rPr>
              <w:t>Registrar:</w:t>
            </w:r>
          </w:p>
          <w:p w14:paraId="56D66632" w14:textId="77777777" w:rsidR="00267633" w:rsidRPr="00267633" w:rsidRDefault="00267633" w:rsidP="00267633">
            <w:pPr>
              <w:spacing w:before="60" w:after="60" w:line="240" w:lineRule="auto"/>
              <w:rPr>
                <w:rFonts w:ascii="Times New Roman" w:hAnsi="Times New Roman" w:cs="Times New Roman"/>
                <w:szCs w:val="20"/>
                <w:lang w:val="en-GB" w:eastAsia="en-GB"/>
              </w:rPr>
            </w:pPr>
          </w:p>
        </w:tc>
      </w:tr>
      <w:tr w:rsidR="00267633" w:rsidRPr="00267633" w14:paraId="27D03EBF" w14:textId="77777777" w:rsidTr="00267633">
        <w:trPr>
          <w:divId w:val="2116439976"/>
        </w:trPr>
        <w:tc>
          <w:tcPr>
            <w:tcW w:w="9198" w:type="dxa"/>
          </w:tcPr>
          <w:p w14:paraId="0C6C34C4" w14:textId="77777777" w:rsidR="00267633" w:rsidRPr="00267633" w:rsidRDefault="00267633" w:rsidP="00267633">
            <w:pPr>
              <w:spacing w:before="60" w:after="60" w:line="240" w:lineRule="auto"/>
              <w:rPr>
                <w:rFonts w:ascii="Times New Roman" w:hAnsi="Times New Roman" w:cs="Times New Roman"/>
                <w:szCs w:val="20"/>
                <w:lang w:val="en-GB" w:eastAsia="en-GB"/>
              </w:rPr>
            </w:pPr>
            <w:r w:rsidRPr="00267633">
              <w:rPr>
                <w:rFonts w:ascii="Times New Roman" w:hAnsi="Times New Roman" w:cs="Times New Roman"/>
                <w:szCs w:val="20"/>
                <w:lang w:val="en-GB" w:eastAsia="en-GB"/>
              </w:rPr>
              <w:t>Date:</w:t>
            </w:r>
          </w:p>
          <w:p w14:paraId="2E30F914" w14:textId="77777777" w:rsidR="00267633" w:rsidRPr="00267633" w:rsidRDefault="00267633" w:rsidP="00267633">
            <w:pPr>
              <w:spacing w:before="60" w:after="60" w:line="240" w:lineRule="auto"/>
              <w:rPr>
                <w:rFonts w:ascii="Times New Roman" w:hAnsi="Times New Roman" w:cs="Times New Roman"/>
                <w:szCs w:val="20"/>
                <w:lang w:val="en-GB" w:eastAsia="en-GB"/>
              </w:rPr>
            </w:pPr>
          </w:p>
        </w:tc>
      </w:tr>
      <w:tr w:rsidR="00267633" w:rsidRPr="00267633" w14:paraId="60CE037C" w14:textId="77777777" w:rsidTr="00267633">
        <w:trPr>
          <w:divId w:val="2116439976"/>
        </w:trPr>
        <w:tc>
          <w:tcPr>
            <w:tcW w:w="9198" w:type="dxa"/>
          </w:tcPr>
          <w:p w14:paraId="7B03EDFD" w14:textId="77777777" w:rsidR="00267633" w:rsidRPr="00267633" w:rsidRDefault="00267633" w:rsidP="00267633">
            <w:pPr>
              <w:spacing w:before="60" w:after="60" w:line="240" w:lineRule="auto"/>
              <w:rPr>
                <w:rFonts w:ascii="Times New Roman" w:hAnsi="Times New Roman" w:cs="Times New Roman"/>
                <w:sz w:val="22"/>
                <w:szCs w:val="20"/>
                <w:lang w:val="en-GB" w:eastAsia="en-GB"/>
              </w:rPr>
            </w:pPr>
          </w:p>
        </w:tc>
      </w:tr>
      <w:tr w:rsidR="00267633" w:rsidRPr="00267633" w14:paraId="7AE47918" w14:textId="77777777" w:rsidTr="00267633">
        <w:trPr>
          <w:divId w:val="2116439976"/>
        </w:trPr>
        <w:tc>
          <w:tcPr>
            <w:tcW w:w="9198" w:type="dxa"/>
          </w:tcPr>
          <w:p w14:paraId="5A68A08F" w14:textId="77777777" w:rsidR="00267633" w:rsidRPr="00267633" w:rsidRDefault="00267633" w:rsidP="00267633">
            <w:pPr>
              <w:spacing w:before="60" w:after="60" w:line="240" w:lineRule="auto"/>
              <w:rPr>
                <w:rFonts w:ascii="Times New Roman" w:hAnsi="Times New Roman" w:cs="Times New Roman"/>
                <w:sz w:val="22"/>
                <w:szCs w:val="20"/>
                <w:lang w:val="en-GB" w:eastAsia="en-GB"/>
              </w:rPr>
            </w:pPr>
          </w:p>
        </w:tc>
      </w:tr>
      <w:tr w:rsidR="00267633" w:rsidRPr="00267633" w14:paraId="2B165142" w14:textId="77777777" w:rsidTr="00267633">
        <w:trPr>
          <w:divId w:val="2116439976"/>
        </w:trPr>
        <w:tc>
          <w:tcPr>
            <w:tcW w:w="9198" w:type="dxa"/>
          </w:tcPr>
          <w:p w14:paraId="2A06842F" w14:textId="77777777" w:rsidR="00267633" w:rsidRPr="00267633" w:rsidRDefault="00267633" w:rsidP="00267633">
            <w:pPr>
              <w:spacing w:before="60" w:after="60" w:line="240" w:lineRule="auto"/>
              <w:rPr>
                <w:rFonts w:ascii="Times New Roman" w:hAnsi="Times New Roman" w:cs="Times New Roman"/>
                <w:sz w:val="22"/>
                <w:szCs w:val="20"/>
                <w:lang w:val="en-GB" w:eastAsia="en-GB"/>
              </w:rPr>
            </w:pPr>
            <w:r w:rsidRPr="00267633">
              <w:rPr>
                <w:rFonts w:ascii="Times New Roman" w:hAnsi="Times New Roman" w:cs="Times New Roman"/>
                <w:sz w:val="22"/>
                <w:szCs w:val="20"/>
                <w:lang w:val="en-GB" w:eastAsia="en-GB"/>
              </w:rPr>
              <w:t xml:space="preserve">* </w:t>
            </w:r>
            <w:r w:rsidRPr="00267633">
              <w:rPr>
                <w:rFonts w:ascii="Times New Roman" w:hAnsi="Times New Roman" w:cs="Times New Roman"/>
                <w:sz w:val="18"/>
                <w:szCs w:val="20"/>
                <w:lang w:val="en-GB" w:eastAsia="en-GB"/>
              </w:rPr>
              <w:t>Delete where inapplicable</w:t>
            </w:r>
          </w:p>
          <w:p w14:paraId="5709B94B" w14:textId="77777777" w:rsidR="00267633" w:rsidRPr="00267633" w:rsidRDefault="00267633" w:rsidP="00267633">
            <w:pPr>
              <w:spacing w:before="60" w:after="60" w:line="240" w:lineRule="auto"/>
              <w:rPr>
                <w:rFonts w:ascii="Times New Roman" w:hAnsi="Times New Roman" w:cs="Times New Roman"/>
                <w:sz w:val="22"/>
                <w:szCs w:val="20"/>
                <w:lang w:val="en-GB" w:eastAsia="en-GB"/>
              </w:rPr>
            </w:pPr>
          </w:p>
        </w:tc>
      </w:tr>
    </w:tbl>
    <w:p w14:paraId="123810BE"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sectPr w:rsidR="00267633" w:rsidRPr="00267633">
          <w:pgSz w:w="11906" w:h="16838"/>
          <w:pgMar w:top="1440" w:right="1440" w:bottom="1440" w:left="1440" w:header="708" w:footer="708" w:gutter="0"/>
          <w:cols w:space="708"/>
          <w:docGrid w:linePitch="360"/>
        </w:sectPr>
      </w:pPr>
    </w:p>
    <w:tbl>
      <w:tblPr>
        <w:tblW w:w="9240" w:type="dxa"/>
        <w:jc w:val="center"/>
        <w:tblLayout w:type="fixed"/>
        <w:tblLook w:val="0000" w:firstRow="0" w:lastRow="0" w:firstColumn="0" w:lastColumn="0" w:noHBand="0" w:noVBand="0"/>
      </w:tblPr>
      <w:tblGrid>
        <w:gridCol w:w="3080"/>
        <w:gridCol w:w="3080"/>
        <w:gridCol w:w="3080"/>
      </w:tblGrid>
      <w:tr w:rsidR="00267633" w:rsidRPr="00267633" w14:paraId="716495EA" w14:textId="77777777" w:rsidTr="00267633">
        <w:trPr>
          <w:divId w:val="2116439976"/>
          <w:jc w:val="center"/>
        </w:trPr>
        <w:tc>
          <w:tcPr>
            <w:tcW w:w="3080" w:type="dxa"/>
          </w:tcPr>
          <w:p w14:paraId="0BE7129B" w14:textId="77777777" w:rsidR="00267633" w:rsidRPr="00267633" w:rsidRDefault="00267633" w:rsidP="00267633">
            <w:pPr>
              <w:spacing w:before="0" w:after="120" w:line="240" w:lineRule="auto"/>
              <w:rPr>
                <w:rFonts w:ascii="Times New Roman" w:hAnsi="Times New Roman" w:cs="Times New Roman"/>
                <w:sz w:val="18"/>
                <w:szCs w:val="20"/>
                <w:lang w:val="en-GB" w:eastAsia="zh-CN"/>
              </w:rPr>
            </w:pPr>
          </w:p>
        </w:tc>
        <w:tc>
          <w:tcPr>
            <w:tcW w:w="3080" w:type="dxa"/>
          </w:tcPr>
          <w:p w14:paraId="3AC18605" w14:textId="77777777" w:rsidR="00267633" w:rsidRPr="00267633" w:rsidRDefault="00267633" w:rsidP="00267633">
            <w:pPr>
              <w:keepNext/>
              <w:spacing w:before="0" w:after="0"/>
              <w:ind w:left="720" w:hanging="720"/>
              <w:jc w:val="center"/>
              <w:outlineLvl w:val="1"/>
              <w:rPr>
                <w:rFonts w:ascii="Times New Roman" w:hAnsi="Times New Roman"/>
                <w:bCs/>
                <w:iCs/>
                <w:spacing w:val="-3"/>
                <w:szCs w:val="28"/>
                <w:lang w:val="en-GB" w:eastAsia="zh-CN"/>
              </w:rPr>
            </w:pPr>
            <w:r w:rsidRPr="00267633">
              <w:rPr>
                <w:rFonts w:ascii="Times New Roman" w:hAnsi="Times New Roman"/>
                <w:bCs/>
                <w:iCs/>
                <w:spacing w:val="-3"/>
                <w:szCs w:val="28"/>
                <w:lang w:val="en-GB" w:eastAsia="zh-CN"/>
              </w:rPr>
              <w:t>FORM 190</w:t>
            </w:r>
          </w:p>
        </w:tc>
        <w:tc>
          <w:tcPr>
            <w:tcW w:w="3080" w:type="dxa"/>
          </w:tcPr>
          <w:p w14:paraId="2D3F531F"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r>
    </w:tbl>
    <w:p w14:paraId="3AD8210D" w14:textId="77777777" w:rsidR="00267633" w:rsidRPr="00267633" w:rsidRDefault="00267633" w:rsidP="00267633">
      <w:pPr>
        <w:spacing w:before="0" w:after="0" w:line="240" w:lineRule="auto"/>
        <w:divId w:val="2116439976"/>
        <w:rPr>
          <w:rFonts w:ascii="Times New Roman" w:hAnsi="Times New Roman" w:cs="Times New Roman"/>
          <w:sz w:val="22"/>
          <w:szCs w:val="22"/>
          <w:lang w:val="en-GB" w:eastAsia="zh-CN"/>
        </w:rPr>
      </w:pPr>
      <w:r w:rsidRPr="00267633">
        <w:rPr>
          <w:rFonts w:ascii="Times New Roman" w:hAnsi="Times New Roman" w:cs="Times New Roman"/>
          <w:sz w:val="22"/>
          <w:szCs w:val="22"/>
          <w:lang w:val="en-GB" w:eastAsia="zh-CN"/>
        </w:rPr>
        <w:t>Para 9</w:t>
      </w:r>
    </w:p>
    <w:p w14:paraId="1078D10F" w14:textId="77777777" w:rsidR="00267633" w:rsidRPr="00267633" w:rsidRDefault="00267633" w:rsidP="00267633">
      <w:pPr>
        <w:keepNext/>
        <w:spacing w:before="240" w:after="60" w:line="240" w:lineRule="auto"/>
        <w:jc w:val="center"/>
        <w:outlineLvl w:val="1"/>
        <w:divId w:val="2116439976"/>
        <w:rPr>
          <w:rFonts w:ascii="Times New Roman" w:hAnsi="Times New Roman"/>
          <w:b/>
          <w:bCs/>
          <w:iCs/>
          <w:spacing w:val="-3"/>
          <w:szCs w:val="28"/>
          <w:lang w:val="en-GB" w:eastAsia="zh-CN"/>
        </w:rPr>
      </w:pPr>
      <w:r w:rsidRPr="00267633">
        <w:rPr>
          <w:rFonts w:ascii="Times New Roman" w:hAnsi="Times New Roman"/>
          <w:b/>
          <w:bCs/>
          <w:iCs/>
          <w:spacing w:val="-3"/>
          <w:szCs w:val="28"/>
          <w:lang w:val="en-GB" w:eastAsia="zh-CN"/>
        </w:rPr>
        <w:t>LETTER OF INSTRUCTION TO EXPERT WITNESS</w:t>
      </w:r>
    </w:p>
    <w:p w14:paraId="05F8DE0E"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376B7C01"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3180FFB1"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Dear [</w:t>
      </w:r>
      <w:r w:rsidRPr="00267633">
        <w:rPr>
          <w:rFonts w:ascii="Times New Roman" w:hAnsi="Times New Roman" w:cs="Times New Roman"/>
          <w:i/>
          <w:szCs w:val="20"/>
          <w:lang w:val="en-GB" w:eastAsia="zh-CN"/>
        </w:rPr>
        <w:t>To state name of expert</w:t>
      </w:r>
      <w:r w:rsidRPr="00267633">
        <w:rPr>
          <w:rFonts w:ascii="Times New Roman" w:hAnsi="Times New Roman" w:cs="Times New Roman"/>
          <w:szCs w:val="20"/>
          <w:lang w:val="en-GB" w:eastAsia="zh-CN"/>
        </w:rPr>
        <w:t>]</w:t>
      </w:r>
    </w:p>
    <w:p w14:paraId="3CDDEE29"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en-GB"/>
        </w:rPr>
      </w:pPr>
    </w:p>
    <w:p w14:paraId="290671F7" w14:textId="77777777" w:rsidR="00267633" w:rsidRPr="00267633" w:rsidRDefault="00267633" w:rsidP="00267633">
      <w:pPr>
        <w:spacing w:before="0" w:after="0" w:line="240" w:lineRule="auto"/>
        <w:jc w:val="both"/>
        <w:divId w:val="2116439976"/>
        <w:rPr>
          <w:rFonts w:ascii="Times New Roman" w:hAnsi="Times New Roman" w:cs="Times New Roman"/>
          <w:b/>
          <w:i/>
          <w:szCs w:val="20"/>
          <w:lang w:val="en-GB" w:eastAsia="zh-CN"/>
        </w:rPr>
      </w:pPr>
      <w:r w:rsidRPr="00267633">
        <w:rPr>
          <w:rFonts w:ascii="Times New Roman" w:hAnsi="Times New Roman" w:cs="Times New Roman"/>
          <w:b/>
          <w:szCs w:val="20"/>
          <w:lang w:val="en-GB" w:eastAsia="zh-CN"/>
        </w:rPr>
        <w:t>Re:</w:t>
      </w:r>
      <w:r w:rsidRPr="00267633">
        <w:rPr>
          <w:rFonts w:ascii="Times New Roman" w:hAnsi="Times New Roman" w:cs="Times New Roman"/>
          <w:b/>
          <w:szCs w:val="20"/>
          <w:lang w:val="en-GB" w:eastAsia="zh-CN"/>
        </w:rPr>
        <w:tab/>
      </w:r>
      <w:r w:rsidRPr="00267633">
        <w:rPr>
          <w:rFonts w:ascii="Times New Roman" w:hAnsi="Times New Roman" w:cs="Times New Roman"/>
          <w:b/>
          <w:i/>
          <w:szCs w:val="20"/>
          <w:lang w:val="en-GB" w:eastAsia="zh-CN"/>
        </w:rPr>
        <w:t>[Name of child/children]</w:t>
      </w:r>
    </w:p>
    <w:p w14:paraId="774EC6C0" w14:textId="77777777" w:rsidR="00267633" w:rsidRPr="00267633" w:rsidRDefault="00267633" w:rsidP="00267633">
      <w:pPr>
        <w:spacing w:before="0" w:after="0" w:line="240" w:lineRule="auto"/>
        <w:ind w:firstLine="720"/>
        <w:jc w:val="both"/>
        <w:divId w:val="2116439976"/>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Divorce Suit No. [</w:t>
      </w:r>
      <w:r w:rsidRPr="00267633">
        <w:rPr>
          <w:rFonts w:ascii="Times New Roman" w:hAnsi="Times New Roman" w:cs="Times New Roman"/>
          <w:b/>
          <w:i/>
          <w:szCs w:val="20"/>
          <w:lang w:val="en-GB" w:eastAsia="zh-CN"/>
        </w:rPr>
        <w:t>to state number</w:t>
      </w:r>
      <w:r w:rsidRPr="00267633">
        <w:rPr>
          <w:rFonts w:ascii="Times New Roman" w:hAnsi="Times New Roman" w:cs="Times New Roman"/>
          <w:b/>
          <w:szCs w:val="20"/>
          <w:lang w:val="en-GB" w:eastAsia="zh-CN"/>
        </w:rPr>
        <w:t>]</w:t>
      </w:r>
    </w:p>
    <w:p w14:paraId="242BB288" w14:textId="77777777" w:rsidR="00267633" w:rsidRPr="00267633" w:rsidRDefault="00267633" w:rsidP="00267633">
      <w:pPr>
        <w:spacing w:before="0" w:after="0" w:line="240" w:lineRule="auto"/>
        <w:jc w:val="both"/>
        <w:divId w:val="2116439976"/>
        <w:rPr>
          <w:rFonts w:ascii="Times New Roman" w:hAnsi="Times New Roman" w:cs="Times New Roman"/>
          <w:b/>
          <w:szCs w:val="20"/>
          <w:lang w:val="en-GB" w:eastAsia="en-GB"/>
        </w:rPr>
      </w:pPr>
      <w:r w:rsidRPr="00267633">
        <w:rPr>
          <w:rFonts w:ascii="Times New Roman" w:hAnsi="Times New Roman" w:cs="Times New Roman"/>
          <w:b/>
          <w:szCs w:val="20"/>
          <w:lang w:val="en-GB" w:eastAsia="en-GB"/>
        </w:rPr>
        <w:tab/>
        <w:t>Order for Custody/Access Evaluation Report</w:t>
      </w:r>
    </w:p>
    <w:p w14:paraId="3B6CCBC5" w14:textId="77777777" w:rsidR="00267633" w:rsidRPr="00267633" w:rsidRDefault="00267633" w:rsidP="00267633">
      <w:pPr>
        <w:spacing w:before="0" w:after="0" w:line="240" w:lineRule="auto"/>
        <w:jc w:val="both"/>
        <w:divId w:val="2116439976"/>
        <w:rPr>
          <w:rFonts w:ascii="Times New Roman" w:hAnsi="Times New Roman" w:cs="Times New Roman"/>
          <w:b/>
          <w:szCs w:val="20"/>
          <w:lang w:val="en-GB" w:eastAsia="en-GB"/>
        </w:rPr>
      </w:pPr>
    </w:p>
    <w:p w14:paraId="57D21F87" w14:textId="77777777" w:rsidR="00267633" w:rsidRPr="00267633" w:rsidRDefault="00267633" w:rsidP="00267633">
      <w:pPr>
        <w:spacing w:before="0" w:after="0" w:line="240" w:lineRule="auto"/>
        <w:jc w:val="both"/>
        <w:divId w:val="2116439976"/>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Date by which report has been ordered to be filed in court: [</w:t>
      </w:r>
      <w:r w:rsidRPr="00267633">
        <w:rPr>
          <w:rFonts w:ascii="Times New Roman" w:hAnsi="Times New Roman" w:cs="Times New Roman"/>
          <w:b/>
          <w:i/>
          <w:szCs w:val="20"/>
          <w:lang w:val="en-GB" w:eastAsia="zh-CN"/>
        </w:rPr>
        <w:t>to state date</w:t>
      </w:r>
      <w:r w:rsidRPr="00267633">
        <w:rPr>
          <w:rFonts w:ascii="Times New Roman" w:hAnsi="Times New Roman" w:cs="Times New Roman"/>
          <w:b/>
          <w:szCs w:val="20"/>
          <w:lang w:val="en-GB" w:eastAsia="zh-CN"/>
        </w:rPr>
        <w:t>]</w:t>
      </w:r>
    </w:p>
    <w:p w14:paraId="33106B84" w14:textId="77777777" w:rsidR="00267633" w:rsidRPr="00267633" w:rsidRDefault="00267633" w:rsidP="00267633">
      <w:pPr>
        <w:spacing w:before="0" w:after="0" w:line="240" w:lineRule="auto"/>
        <w:divId w:val="2116439976"/>
        <w:rPr>
          <w:rFonts w:ascii="Times New Roman" w:hAnsi="Times New Roman" w:cs="Times New Roman"/>
          <w:b/>
          <w:i/>
          <w:szCs w:val="20"/>
          <w:lang w:val="en-GB" w:eastAsia="zh-CN"/>
        </w:rPr>
      </w:pPr>
      <w:r w:rsidRPr="00267633">
        <w:rPr>
          <w:rFonts w:ascii="Times New Roman" w:hAnsi="Times New Roman" w:cs="Times New Roman"/>
          <w:b/>
          <w:i/>
          <w:szCs w:val="20"/>
          <w:lang w:val="en-GB" w:eastAsia="zh-CN"/>
        </w:rPr>
        <w:t>Summary of the proceedings and applications</w:t>
      </w:r>
    </w:p>
    <w:p w14:paraId="17F968E5" w14:textId="77777777" w:rsidR="00267633" w:rsidRPr="00267633" w:rsidRDefault="00267633" w:rsidP="00267633">
      <w:pPr>
        <w:spacing w:before="0" w:after="0" w:line="240" w:lineRule="auto"/>
        <w:ind w:left="720" w:hanging="720"/>
        <w:jc w:val="both"/>
        <w:divId w:val="2116439976"/>
        <w:rPr>
          <w:rFonts w:ascii="Times New Roman" w:hAnsi="Times New Roman" w:cs="Times New Roman"/>
          <w:szCs w:val="20"/>
          <w:lang w:val="en-GB" w:eastAsia="zh-CN"/>
        </w:rPr>
      </w:pPr>
    </w:p>
    <w:p w14:paraId="5639C6AC" w14:textId="77777777" w:rsidR="00267633" w:rsidRPr="00267633" w:rsidRDefault="00267633" w:rsidP="00267633">
      <w:pPr>
        <w:spacing w:before="0" w:after="0" w:line="240" w:lineRule="auto"/>
        <w:ind w:left="720" w:hanging="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1.</w:t>
      </w:r>
      <w:r w:rsidRPr="00267633">
        <w:rPr>
          <w:rFonts w:ascii="Times New Roman" w:hAnsi="Times New Roman" w:cs="Times New Roman"/>
          <w:szCs w:val="20"/>
          <w:lang w:val="en-GB" w:eastAsia="zh-CN"/>
        </w:rPr>
        <w:tab/>
        <w:t>The particulars of the persons concerned in the above proceedings are listed in Schedule 1 annexed to this letter, with the date(s) of birth of the child/children, and the contact numbers of all the relevant parties.</w:t>
      </w:r>
      <w:r w:rsidRPr="00267633">
        <w:rPr>
          <w:rFonts w:ascii="Times New Roman" w:hAnsi="Times New Roman" w:cs="Times New Roman"/>
          <w:i/>
          <w:szCs w:val="20"/>
          <w:lang w:val="en-GB" w:eastAsia="zh-CN"/>
        </w:rPr>
        <w:t xml:space="preserve"> </w:t>
      </w:r>
      <w:r w:rsidRPr="00267633">
        <w:rPr>
          <w:rFonts w:ascii="Times New Roman" w:hAnsi="Times New Roman" w:cs="Times New Roman"/>
          <w:szCs w:val="20"/>
          <w:lang w:val="en-GB" w:eastAsia="zh-CN"/>
        </w:rPr>
        <w:t>The proceedings consist of:</w:t>
      </w:r>
    </w:p>
    <w:p w14:paraId="01879825"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en-GB"/>
        </w:rPr>
      </w:pPr>
    </w:p>
    <w:p w14:paraId="49E466E2" w14:textId="77777777" w:rsidR="00267633" w:rsidRPr="00267633" w:rsidRDefault="00267633" w:rsidP="006172E9">
      <w:pPr>
        <w:numPr>
          <w:ilvl w:val="0"/>
          <w:numId w:val="33"/>
        </w:numPr>
        <w:spacing w:before="0" w:after="0" w:line="240" w:lineRule="auto"/>
        <w:ind w:left="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Custody and/or access issues in the ancillary matters in the divorce proceedings [</w:t>
      </w:r>
      <w:r w:rsidRPr="00267633">
        <w:rPr>
          <w:rFonts w:ascii="Times New Roman" w:hAnsi="Times New Roman" w:cs="Times New Roman"/>
          <w:i/>
          <w:szCs w:val="20"/>
          <w:lang w:val="en-GB" w:eastAsia="zh-CN"/>
        </w:rPr>
        <w:t>to state the orders sought by each party</w:t>
      </w:r>
      <w:r w:rsidRPr="00267633">
        <w:rPr>
          <w:rFonts w:ascii="Times New Roman" w:hAnsi="Times New Roman" w:cs="Times New Roman"/>
          <w:szCs w:val="20"/>
          <w:lang w:val="en-GB" w:eastAsia="zh-CN"/>
        </w:rPr>
        <w:t>]</w:t>
      </w:r>
    </w:p>
    <w:p w14:paraId="5A4BC2B8" w14:textId="77777777" w:rsidR="00267633" w:rsidRPr="00267633" w:rsidRDefault="00267633" w:rsidP="006172E9">
      <w:pPr>
        <w:numPr>
          <w:ilvl w:val="0"/>
          <w:numId w:val="33"/>
        </w:numPr>
        <w:spacing w:before="0" w:after="0" w:line="240" w:lineRule="auto"/>
        <w:ind w:left="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Applications for custody and/or access in the divorce proceedings [</w:t>
      </w:r>
      <w:r w:rsidRPr="00267633">
        <w:rPr>
          <w:rFonts w:ascii="Times New Roman" w:hAnsi="Times New Roman" w:cs="Times New Roman"/>
          <w:i/>
          <w:szCs w:val="20"/>
          <w:lang w:val="en-GB" w:eastAsia="zh-CN"/>
        </w:rPr>
        <w:t>to state the numbers of the relevant Summonses and the orders sought by each party</w:t>
      </w:r>
      <w:r w:rsidRPr="00267633">
        <w:rPr>
          <w:rFonts w:ascii="Times New Roman" w:hAnsi="Times New Roman" w:cs="Times New Roman"/>
          <w:szCs w:val="20"/>
          <w:lang w:val="en-GB" w:eastAsia="zh-CN"/>
        </w:rPr>
        <w:t>]</w:t>
      </w:r>
    </w:p>
    <w:p w14:paraId="2779F140" w14:textId="77777777" w:rsidR="00267633" w:rsidRPr="00267633" w:rsidRDefault="00267633" w:rsidP="00267633">
      <w:pPr>
        <w:spacing w:before="0" w:after="0" w:line="240" w:lineRule="auto"/>
        <w:ind w:left="720"/>
        <w:jc w:val="both"/>
        <w:divId w:val="2116439976"/>
        <w:rPr>
          <w:rFonts w:ascii="Times New Roman" w:hAnsi="Times New Roman" w:cs="Times New Roman"/>
          <w:szCs w:val="20"/>
          <w:lang w:val="en-GB" w:eastAsia="zh-CN"/>
        </w:rPr>
      </w:pPr>
    </w:p>
    <w:p w14:paraId="0C28E704" w14:textId="77777777" w:rsidR="00267633" w:rsidRPr="00267633" w:rsidRDefault="00267633" w:rsidP="00267633">
      <w:pPr>
        <w:spacing w:before="0" w:after="0" w:line="240" w:lineRule="auto"/>
        <w:divId w:val="2116439976"/>
        <w:rPr>
          <w:rFonts w:ascii="Times New Roman" w:hAnsi="Times New Roman" w:cs="Times New Roman"/>
          <w:b/>
          <w:i/>
          <w:szCs w:val="20"/>
          <w:lang w:val="en-GB" w:eastAsia="zh-CN"/>
        </w:rPr>
      </w:pPr>
      <w:r w:rsidRPr="00267633">
        <w:rPr>
          <w:rFonts w:ascii="Times New Roman" w:hAnsi="Times New Roman" w:cs="Times New Roman"/>
          <w:b/>
          <w:i/>
          <w:szCs w:val="20"/>
          <w:lang w:val="en-GB" w:eastAsia="zh-CN"/>
        </w:rPr>
        <w:t>Issues before the Court</w:t>
      </w:r>
    </w:p>
    <w:p w14:paraId="183331DD" w14:textId="77777777" w:rsidR="00267633" w:rsidRPr="00267633" w:rsidRDefault="00267633" w:rsidP="00267633">
      <w:pPr>
        <w:spacing w:before="0" w:after="0" w:line="240" w:lineRule="auto"/>
        <w:ind w:left="720"/>
        <w:jc w:val="both"/>
        <w:divId w:val="2116439976"/>
        <w:rPr>
          <w:rFonts w:ascii="Times New Roman" w:hAnsi="Times New Roman" w:cs="Times New Roman"/>
          <w:szCs w:val="20"/>
          <w:lang w:val="en-GB" w:eastAsia="zh-CN"/>
        </w:rPr>
      </w:pPr>
    </w:p>
    <w:p w14:paraId="7F0CA19B"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en-GB"/>
        </w:rPr>
      </w:pPr>
      <w:r w:rsidRPr="00267633">
        <w:rPr>
          <w:rFonts w:ascii="Times New Roman" w:hAnsi="Times New Roman" w:cs="Times New Roman"/>
          <w:szCs w:val="20"/>
          <w:lang w:val="en-GB" w:eastAsia="en-GB"/>
        </w:rPr>
        <w:t>2.</w:t>
      </w:r>
      <w:r w:rsidRPr="00267633">
        <w:rPr>
          <w:rFonts w:ascii="Times New Roman" w:hAnsi="Times New Roman" w:cs="Times New Roman"/>
          <w:szCs w:val="20"/>
          <w:lang w:val="en-GB" w:eastAsia="en-GB"/>
        </w:rPr>
        <w:tab/>
        <w:t xml:space="preserve">The issues before the court are: </w:t>
      </w:r>
    </w:p>
    <w:p w14:paraId="22A0AB99"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08E3E2D4" w14:textId="77777777" w:rsidR="00267633" w:rsidRPr="00267633" w:rsidRDefault="00267633" w:rsidP="00267633">
      <w:pPr>
        <w:spacing w:before="0" w:after="0" w:line="240" w:lineRule="auto"/>
        <w:ind w:left="720"/>
        <w:jc w:val="both"/>
        <w:divId w:val="2116439976"/>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 xml:space="preserve">[To state what issues the court </w:t>
      </w:r>
      <w:proofErr w:type="gramStart"/>
      <w:r w:rsidRPr="00267633">
        <w:rPr>
          <w:rFonts w:ascii="Times New Roman" w:hAnsi="Times New Roman" w:cs="Times New Roman"/>
          <w:i/>
          <w:szCs w:val="20"/>
          <w:lang w:val="en-GB" w:eastAsia="zh-CN"/>
        </w:rPr>
        <w:t>has to</w:t>
      </w:r>
      <w:proofErr w:type="gramEnd"/>
      <w:r w:rsidRPr="00267633">
        <w:rPr>
          <w:rFonts w:ascii="Times New Roman" w:hAnsi="Times New Roman" w:cs="Times New Roman"/>
          <w:i/>
          <w:szCs w:val="20"/>
          <w:lang w:val="en-GB" w:eastAsia="zh-CN"/>
        </w:rPr>
        <w:t xml:space="preserve"> decide, for example:</w:t>
      </w:r>
    </w:p>
    <w:p w14:paraId="2981951E" w14:textId="77777777" w:rsidR="00267633" w:rsidRPr="00267633" w:rsidRDefault="00267633" w:rsidP="00267633">
      <w:pPr>
        <w:spacing w:before="0" w:after="0" w:line="240" w:lineRule="auto"/>
        <w:ind w:left="720"/>
        <w:jc w:val="both"/>
        <w:divId w:val="2116439976"/>
        <w:rPr>
          <w:rFonts w:ascii="Times New Roman" w:hAnsi="Times New Roman" w:cs="Times New Roman"/>
          <w:i/>
          <w:szCs w:val="20"/>
          <w:lang w:val="en-GB" w:eastAsia="zh-CN"/>
        </w:rPr>
      </w:pPr>
    </w:p>
    <w:p w14:paraId="6B4258EB" w14:textId="77777777" w:rsidR="00E62604" w:rsidRPr="00267633" w:rsidRDefault="00267633" w:rsidP="006172E9">
      <w:pPr>
        <w:numPr>
          <w:ilvl w:val="0"/>
          <w:numId w:val="34"/>
        </w:numPr>
        <w:tabs>
          <w:tab w:val="clear" w:pos="360"/>
        </w:tabs>
        <w:spacing w:before="0" w:after="0" w:line="240" w:lineRule="auto"/>
        <w:ind w:left="1418"/>
        <w:jc w:val="both"/>
        <w:divId w:val="2116439976"/>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Whether the mother/father/third party [please specify] should have care and control of the child/children</w:t>
      </w:r>
    </w:p>
    <w:p w14:paraId="6B5A11F9" w14:textId="77777777" w:rsidR="00267633" w:rsidRPr="00267633" w:rsidRDefault="00267633" w:rsidP="006172E9">
      <w:pPr>
        <w:numPr>
          <w:ilvl w:val="0"/>
          <w:numId w:val="34"/>
        </w:numPr>
        <w:tabs>
          <w:tab w:val="clear" w:pos="360"/>
        </w:tabs>
        <w:spacing w:before="0" w:after="0" w:line="240" w:lineRule="auto"/>
        <w:ind w:left="1418"/>
        <w:jc w:val="both"/>
        <w:divId w:val="2116439976"/>
        <w:rPr>
          <w:rFonts w:ascii="Times New Roman" w:hAnsi="Times New Roman" w:cs="Times New Roman"/>
          <w:sz w:val="20"/>
          <w:szCs w:val="20"/>
          <w:lang w:val="en-GB" w:eastAsia="zh-CN"/>
        </w:rPr>
      </w:pPr>
      <w:r w:rsidRPr="00267633">
        <w:rPr>
          <w:rFonts w:ascii="Times New Roman" w:hAnsi="Times New Roman" w:cs="Times New Roman"/>
          <w:i/>
          <w:szCs w:val="20"/>
          <w:lang w:val="en-GB" w:eastAsia="zh-CN"/>
        </w:rPr>
        <w:t>Whether the mother/father/third party [please specify] should have access/supervised access to the child/children]</w:t>
      </w:r>
    </w:p>
    <w:p w14:paraId="79707F28" w14:textId="77777777" w:rsidR="00267633" w:rsidRPr="00267633" w:rsidRDefault="00267633" w:rsidP="00267633">
      <w:pPr>
        <w:spacing w:before="0" w:after="0" w:line="240" w:lineRule="auto"/>
        <w:ind w:left="720"/>
        <w:jc w:val="both"/>
        <w:divId w:val="2116439976"/>
        <w:rPr>
          <w:rFonts w:ascii="Times New Roman" w:hAnsi="Times New Roman" w:cs="Times New Roman"/>
          <w:sz w:val="20"/>
          <w:szCs w:val="20"/>
          <w:lang w:val="en-GB" w:eastAsia="zh-CN"/>
        </w:rPr>
      </w:pPr>
    </w:p>
    <w:p w14:paraId="6BCB0B8D" w14:textId="77777777" w:rsidR="00267633" w:rsidRPr="00267633" w:rsidRDefault="00267633" w:rsidP="00267633">
      <w:pPr>
        <w:spacing w:before="0" w:after="0" w:line="240" w:lineRule="auto"/>
        <w:divId w:val="2116439976"/>
        <w:rPr>
          <w:rFonts w:ascii="Times New Roman" w:hAnsi="Times New Roman" w:cs="Times New Roman"/>
          <w:b/>
          <w:i/>
          <w:szCs w:val="20"/>
          <w:lang w:val="en-GB" w:eastAsia="zh-CN"/>
        </w:rPr>
      </w:pPr>
      <w:r w:rsidRPr="00267633">
        <w:rPr>
          <w:rFonts w:ascii="Times New Roman" w:hAnsi="Times New Roman" w:cs="Times New Roman"/>
          <w:b/>
          <w:i/>
          <w:szCs w:val="20"/>
          <w:lang w:val="en-GB" w:eastAsia="zh-CN"/>
        </w:rPr>
        <w:t>Orders Currently in Force</w:t>
      </w:r>
    </w:p>
    <w:p w14:paraId="67872152"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461645CB" w14:textId="77777777" w:rsidR="00267633" w:rsidRPr="00267633" w:rsidRDefault="00267633" w:rsidP="006172E9">
      <w:pPr>
        <w:numPr>
          <w:ilvl w:val="0"/>
          <w:numId w:val="37"/>
        </w:numPr>
        <w:spacing w:before="0" w:after="0" w:line="240" w:lineRule="auto"/>
        <w:ind w:left="720" w:hanging="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The following orders are currently in force:</w:t>
      </w:r>
    </w:p>
    <w:p w14:paraId="5F805203"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en-GB"/>
        </w:rPr>
      </w:pPr>
    </w:p>
    <w:p w14:paraId="58D7320D" w14:textId="77777777" w:rsidR="00267633" w:rsidRPr="00267633" w:rsidRDefault="00267633" w:rsidP="00267633">
      <w:pPr>
        <w:spacing w:before="0" w:after="0" w:line="240" w:lineRule="auto"/>
        <w:ind w:left="720"/>
        <w:jc w:val="both"/>
        <w:divId w:val="2116439976"/>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 xml:space="preserve">[To set out the dates and details of all the court orders currently in force in respect of: </w:t>
      </w:r>
    </w:p>
    <w:p w14:paraId="52A80B51" w14:textId="77777777" w:rsidR="00267633" w:rsidRPr="00267633" w:rsidRDefault="00267633" w:rsidP="00267633">
      <w:pPr>
        <w:spacing w:before="0" w:after="0" w:line="240" w:lineRule="auto"/>
        <w:ind w:left="720"/>
        <w:jc w:val="both"/>
        <w:divId w:val="2116439976"/>
        <w:rPr>
          <w:rFonts w:ascii="Times New Roman" w:hAnsi="Times New Roman" w:cs="Times New Roman"/>
          <w:i/>
          <w:szCs w:val="20"/>
          <w:lang w:val="en-GB" w:eastAsia="zh-CN"/>
        </w:rPr>
      </w:pPr>
    </w:p>
    <w:p w14:paraId="13C7002A" w14:textId="77777777" w:rsidR="00267633" w:rsidRPr="00267633" w:rsidRDefault="00267633" w:rsidP="006172E9">
      <w:pPr>
        <w:numPr>
          <w:ilvl w:val="0"/>
          <w:numId w:val="38"/>
        </w:numPr>
        <w:tabs>
          <w:tab w:val="clear" w:pos="360"/>
        </w:tabs>
        <w:spacing w:before="0" w:after="0" w:line="240" w:lineRule="auto"/>
        <w:ind w:left="1418"/>
        <w:jc w:val="both"/>
        <w:divId w:val="2116439976"/>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 xml:space="preserve">the custody and access </w:t>
      </w:r>
      <w:proofErr w:type="gramStart"/>
      <w:r w:rsidRPr="00267633">
        <w:rPr>
          <w:rFonts w:ascii="Times New Roman" w:hAnsi="Times New Roman" w:cs="Times New Roman"/>
          <w:i/>
          <w:szCs w:val="20"/>
          <w:lang w:val="en-GB" w:eastAsia="zh-CN"/>
        </w:rPr>
        <w:t>issues;</w:t>
      </w:r>
      <w:proofErr w:type="gramEnd"/>
      <w:r w:rsidRPr="00267633">
        <w:rPr>
          <w:rFonts w:ascii="Times New Roman" w:hAnsi="Times New Roman" w:cs="Times New Roman"/>
          <w:i/>
          <w:szCs w:val="20"/>
          <w:lang w:val="en-GB" w:eastAsia="zh-CN"/>
        </w:rPr>
        <w:t xml:space="preserve"> </w:t>
      </w:r>
    </w:p>
    <w:p w14:paraId="545E07A6" w14:textId="77777777" w:rsidR="00267633" w:rsidRPr="00267633" w:rsidRDefault="00267633" w:rsidP="006172E9">
      <w:pPr>
        <w:numPr>
          <w:ilvl w:val="0"/>
          <w:numId w:val="38"/>
        </w:numPr>
        <w:tabs>
          <w:tab w:val="clear" w:pos="360"/>
        </w:tabs>
        <w:spacing w:before="0" w:after="0" w:line="240" w:lineRule="auto"/>
        <w:ind w:left="1418"/>
        <w:jc w:val="both"/>
        <w:divId w:val="2116439976"/>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 xml:space="preserve">any family violence </w:t>
      </w:r>
      <w:proofErr w:type="gramStart"/>
      <w:r w:rsidRPr="00267633">
        <w:rPr>
          <w:rFonts w:ascii="Times New Roman" w:hAnsi="Times New Roman" w:cs="Times New Roman"/>
          <w:i/>
          <w:szCs w:val="20"/>
          <w:lang w:val="en-GB" w:eastAsia="zh-CN"/>
        </w:rPr>
        <w:t>application;</w:t>
      </w:r>
      <w:proofErr w:type="gramEnd"/>
      <w:r w:rsidRPr="00267633">
        <w:rPr>
          <w:rFonts w:ascii="Times New Roman" w:hAnsi="Times New Roman" w:cs="Times New Roman"/>
          <w:i/>
          <w:szCs w:val="20"/>
          <w:lang w:val="en-GB" w:eastAsia="zh-CN"/>
        </w:rPr>
        <w:t xml:space="preserve"> </w:t>
      </w:r>
    </w:p>
    <w:p w14:paraId="36585494" w14:textId="77777777" w:rsidR="00267633" w:rsidRPr="00267633" w:rsidRDefault="00267633" w:rsidP="006172E9">
      <w:pPr>
        <w:numPr>
          <w:ilvl w:val="0"/>
          <w:numId w:val="38"/>
        </w:numPr>
        <w:tabs>
          <w:tab w:val="clear" w:pos="360"/>
        </w:tabs>
        <w:spacing w:before="0" w:after="0" w:line="240" w:lineRule="auto"/>
        <w:ind w:left="1418"/>
        <w:jc w:val="both"/>
        <w:divId w:val="2116439976"/>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any maintenance issues.]</w:t>
      </w:r>
    </w:p>
    <w:p w14:paraId="75B19378"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en-GB"/>
        </w:rPr>
      </w:pPr>
    </w:p>
    <w:p w14:paraId="38735D67" w14:textId="77777777" w:rsidR="00267633" w:rsidRPr="00267633" w:rsidRDefault="00267633" w:rsidP="00267633">
      <w:pPr>
        <w:spacing w:before="0" w:after="0" w:line="240" w:lineRule="auto"/>
        <w:jc w:val="both"/>
        <w:divId w:val="2116439976"/>
        <w:rPr>
          <w:rFonts w:ascii="Times New Roman" w:hAnsi="Times New Roman" w:cs="Times New Roman"/>
          <w:b/>
          <w:i/>
          <w:snapToGrid w:val="0"/>
          <w:szCs w:val="20"/>
          <w:lang w:val="en-GB" w:eastAsia="en-GB"/>
        </w:rPr>
      </w:pPr>
      <w:r w:rsidRPr="00267633">
        <w:rPr>
          <w:rFonts w:ascii="Times New Roman" w:hAnsi="Times New Roman" w:cs="Times New Roman"/>
          <w:b/>
          <w:i/>
          <w:snapToGrid w:val="0"/>
          <w:szCs w:val="20"/>
          <w:lang w:val="en-GB" w:eastAsia="en-GB"/>
        </w:rPr>
        <w:t>Documents</w:t>
      </w:r>
    </w:p>
    <w:p w14:paraId="3CD3072B"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en-GB"/>
        </w:rPr>
      </w:pPr>
    </w:p>
    <w:p w14:paraId="06C6D2CB"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4.</w:t>
      </w:r>
      <w:r w:rsidRPr="00267633">
        <w:rPr>
          <w:rFonts w:ascii="Times New Roman" w:hAnsi="Times New Roman" w:cs="Times New Roman"/>
          <w:szCs w:val="20"/>
          <w:lang w:val="en-GB" w:eastAsia="zh-CN"/>
        </w:rPr>
        <w:tab/>
        <w:t>We enclose with this letter:</w:t>
      </w:r>
    </w:p>
    <w:p w14:paraId="149164E1"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en-GB"/>
        </w:rPr>
      </w:pPr>
    </w:p>
    <w:p w14:paraId="28D7C8E2" w14:textId="77777777" w:rsidR="00267633" w:rsidRPr="00267633" w:rsidRDefault="00267633" w:rsidP="006172E9">
      <w:pPr>
        <w:numPr>
          <w:ilvl w:val="0"/>
          <w:numId w:val="36"/>
        </w:numPr>
        <w:spacing w:before="0" w:after="0" w:line="240" w:lineRule="auto"/>
        <w:ind w:left="1440" w:hanging="306"/>
        <w:jc w:val="both"/>
        <w:divId w:val="2116439976"/>
        <w:rPr>
          <w:rFonts w:ascii="Times New Roman" w:hAnsi="Times New Roman" w:cs="Times New Roman"/>
          <w:szCs w:val="20"/>
          <w:lang w:val="en-GB" w:eastAsia="en-GB"/>
        </w:rPr>
      </w:pPr>
      <w:r w:rsidRPr="00267633">
        <w:rPr>
          <w:rFonts w:ascii="Times New Roman" w:hAnsi="Times New Roman" w:cs="Times New Roman"/>
          <w:szCs w:val="20"/>
          <w:lang w:val="en-GB" w:eastAsia="en-GB"/>
        </w:rPr>
        <w:t>Schedule 1 (see paragraph 1 above</w:t>
      </w:r>
      <w:proofErr w:type="gramStart"/>
      <w:r w:rsidRPr="00267633">
        <w:rPr>
          <w:rFonts w:ascii="Times New Roman" w:hAnsi="Times New Roman" w:cs="Times New Roman"/>
          <w:szCs w:val="20"/>
          <w:lang w:val="en-GB" w:eastAsia="en-GB"/>
        </w:rPr>
        <w:t>);</w:t>
      </w:r>
      <w:proofErr w:type="gramEnd"/>
    </w:p>
    <w:p w14:paraId="794241F7" w14:textId="77777777" w:rsidR="00267633" w:rsidRPr="00267633" w:rsidRDefault="00267633" w:rsidP="006172E9">
      <w:pPr>
        <w:numPr>
          <w:ilvl w:val="0"/>
          <w:numId w:val="35"/>
        </w:numPr>
        <w:spacing w:before="0" w:after="0" w:line="240" w:lineRule="auto"/>
        <w:ind w:left="1440" w:hanging="306"/>
        <w:jc w:val="both"/>
        <w:divId w:val="2116439976"/>
        <w:rPr>
          <w:rFonts w:ascii="Times New Roman" w:hAnsi="Times New Roman" w:cs="Times New Roman"/>
          <w:szCs w:val="20"/>
          <w:lang w:val="en-GB" w:eastAsia="en-GB"/>
        </w:rPr>
      </w:pPr>
      <w:r w:rsidRPr="00267633">
        <w:rPr>
          <w:rFonts w:ascii="Times New Roman" w:hAnsi="Times New Roman" w:cs="Times New Roman"/>
          <w:snapToGrid w:val="0"/>
          <w:szCs w:val="20"/>
          <w:lang w:val="en-GB" w:eastAsia="en-GB"/>
        </w:rPr>
        <w:t xml:space="preserve">Schedule 2, which contains a list of the documents which you may wish to consider in preparing your </w:t>
      </w:r>
      <w:proofErr w:type="gramStart"/>
      <w:r w:rsidRPr="00267633">
        <w:rPr>
          <w:rFonts w:ascii="Times New Roman" w:hAnsi="Times New Roman" w:cs="Times New Roman"/>
          <w:snapToGrid w:val="0"/>
          <w:szCs w:val="20"/>
          <w:lang w:val="en-GB" w:eastAsia="en-GB"/>
        </w:rPr>
        <w:t>report;</w:t>
      </w:r>
      <w:proofErr w:type="gramEnd"/>
      <w:r w:rsidRPr="00267633">
        <w:rPr>
          <w:rFonts w:ascii="Times New Roman" w:hAnsi="Times New Roman" w:cs="Times New Roman"/>
          <w:snapToGrid w:val="0"/>
          <w:szCs w:val="20"/>
          <w:lang w:val="en-GB" w:eastAsia="en-GB"/>
        </w:rPr>
        <w:t xml:space="preserve"> </w:t>
      </w:r>
    </w:p>
    <w:p w14:paraId="7DE9A5F3" w14:textId="77777777" w:rsidR="00267633" w:rsidRPr="00267633" w:rsidRDefault="00267633" w:rsidP="006172E9">
      <w:pPr>
        <w:numPr>
          <w:ilvl w:val="0"/>
          <w:numId w:val="35"/>
        </w:numPr>
        <w:spacing w:before="0" w:after="0" w:line="240" w:lineRule="auto"/>
        <w:ind w:left="1440" w:hanging="306"/>
        <w:jc w:val="both"/>
        <w:divId w:val="2116439976"/>
        <w:rPr>
          <w:rFonts w:ascii="Times New Roman" w:hAnsi="Times New Roman" w:cs="Times New Roman"/>
          <w:szCs w:val="20"/>
          <w:lang w:val="en-GB" w:eastAsia="en-GB"/>
        </w:rPr>
      </w:pPr>
      <w:r w:rsidRPr="00267633">
        <w:rPr>
          <w:rFonts w:ascii="Times New Roman" w:hAnsi="Times New Roman" w:cs="Times New Roman"/>
          <w:szCs w:val="20"/>
          <w:lang w:val="en-GB" w:eastAsia="en-GB"/>
        </w:rPr>
        <w:t>A copy of the order giving leave for you to [interview] [examine] the child/children.</w:t>
      </w:r>
    </w:p>
    <w:p w14:paraId="079059FC" w14:textId="77777777" w:rsidR="00267633" w:rsidRPr="00267633" w:rsidRDefault="00267633" w:rsidP="00267633">
      <w:pPr>
        <w:spacing w:before="0" w:after="0" w:line="240" w:lineRule="auto"/>
        <w:divId w:val="2116439976"/>
        <w:rPr>
          <w:rFonts w:ascii="Times New Roman" w:hAnsi="Times New Roman" w:cs="Times New Roman"/>
          <w:b/>
          <w:i/>
          <w:szCs w:val="20"/>
          <w:lang w:val="en-GB" w:eastAsia="zh-CN"/>
        </w:rPr>
      </w:pPr>
    </w:p>
    <w:p w14:paraId="47D8D204" w14:textId="77777777" w:rsidR="00267633" w:rsidRPr="00267633" w:rsidRDefault="00267633" w:rsidP="00267633">
      <w:pPr>
        <w:spacing w:before="0" w:after="0" w:line="240" w:lineRule="auto"/>
        <w:divId w:val="2116439976"/>
        <w:rPr>
          <w:rFonts w:ascii="Times New Roman" w:hAnsi="Times New Roman" w:cs="Times New Roman"/>
          <w:b/>
          <w:i/>
          <w:szCs w:val="20"/>
          <w:lang w:val="en-GB" w:eastAsia="zh-CN"/>
        </w:rPr>
      </w:pPr>
      <w:r w:rsidRPr="00267633">
        <w:rPr>
          <w:rFonts w:ascii="Times New Roman" w:hAnsi="Times New Roman" w:cs="Times New Roman"/>
          <w:b/>
          <w:i/>
          <w:szCs w:val="20"/>
          <w:lang w:val="en-GB" w:eastAsia="zh-CN"/>
        </w:rPr>
        <w:t>Your instructions</w:t>
      </w:r>
    </w:p>
    <w:p w14:paraId="63FDC981"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en-GB"/>
        </w:rPr>
      </w:pPr>
    </w:p>
    <w:p w14:paraId="1A2842D7" w14:textId="77777777" w:rsidR="00267633" w:rsidRPr="00267633" w:rsidRDefault="00267633" w:rsidP="00267633">
      <w:pPr>
        <w:spacing w:before="0" w:after="0" w:line="240" w:lineRule="auto"/>
        <w:ind w:left="720" w:hanging="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5.</w:t>
      </w:r>
      <w:r w:rsidRPr="00267633">
        <w:rPr>
          <w:rFonts w:ascii="Times New Roman" w:hAnsi="Times New Roman" w:cs="Times New Roman"/>
          <w:szCs w:val="20"/>
          <w:lang w:val="en-GB" w:eastAsia="zh-CN"/>
        </w:rPr>
        <w:tab/>
        <w:t>You have the leave of the court to interview the child/children and any relevant family member[s].</w:t>
      </w:r>
    </w:p>
    <w:p w14:paraId="1598F7F1"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286C971E"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6.</w:t>
      </w:r>
      <w:r w:rsidRPr="00267633">
        <w:rPr>
          <w:rFonts w:ascii="Times New Roman" w:hAnsi="Times New Roman" w:cs="Times New Roman"/>
          <w:szCs w:val="20"/>
          <w:lang w:val="en-GB" w:eastAsia="zh-CN"/>
        </w:rPr>
        <w:tab/>
        <w:t>Please address the following issues in your report:</w:t>
      </w:r>
    </w:p>
    <w:p w14:paraId="68EE2713"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135DE131" w14:textId="77777777" w:rsidR="00267633" w:rsidRPr="00267633" w:rsidRDefault="00267633" w:rsidP="00267633">
      <w:pPr>
        <w:spacing w:before="0" w:after="0" w:line="240" w:lineRule="auto"/>
        <w:ind w:left="720"/>
        <w:jc w:val="both"/>
        <w:divId w:val="2116439976"/>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[Here set out the specific questions approved by the court or agreed with the other parties in an itemised list, for example:</w:t>
      </w:r>
    </w:p>
    <w:p w14:paraId="1394CDC0" w14:textId="77777777" w:rsidR="00267633" w:rsidRPr="00267633" w:rsidRDefault="00267633" w:rsidP="00267633">
      <w:pPr>
        <w:spacing w:before="0" w:after="0" w:line="240" w:lineRule="auto"/>
        <w:ind w:left="720"/>
        <w:jc w:val="both"/>
        <w:divId w:val="2116439976"/>
        <w:rPr>
          <w:rFonts w:ascii="Times New Roman" w:hAnsi="Times New Roman" w:cs="Times New Roman"/>
          <w:i/>
          <w:szCs w:val="20"/>
          <w:lang w:val="en-GB" w:eastAsia="zh-CN"/>
        </w:rPr>
      </w:pPr>
    </w:p>
    <w:p w14:paraId="4EA5F406" w14:textId="77777777" w:rsidR="00267633" w:rsidRPr="00267633" w:rsidRDefault="00267633" w:rsidP="00267633">
      <w:pPr>
        <w:spacing w:before="0" w:after="0" w:line="240" w:lineRule="auto"/>
        <w:ind w:left="1440" w:hanging="720"/>
        <w:jc w:val="both"/>
        <w:divId w:val="2116439976"/>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(1)</w:t>
      </w:r>
      <w:r w:rsidRPr="00267633">
        <w:rPr>
          <w:rFonts w:ascii="Times New Roman" w:hAnsi="Times New Roman" w:cs="Times New Roman"/>
          <w:i/>
          <w:szCs w:val="20"/>
          <w:lang w:val="en-GB" w:eastAsia="zh-CN"/>
        </w:rPr>
        <w:tab/>
        <w:t>What is your assessment of the mother’s relationship with the child and her ability to care for the child and meet his emotional needs during his childhood?</w:t>
      </w:r>
    </w:p>
    <w:p w14:paraId="4F8F69A3" w14:textId="77777777" w:rsidR="00267633" w:rsidRPr="00267633" w:rsidRDefault="00267633" w:rsidP="00267633">
      <w:pPr>
        <w:spacing w:before="0" w:after="0" w:line="240" w:lineRule="auto"/>
        <w:ind w:left="720"/>
        <w:jc w:val="both"/>
        <w:divId w:val="2116439976"/>
        <w:rPr>
          <w:rFonts w:ascii="Times New Roman" w:hAnsi="Times New Roman" w:cs="Times New Roman"/>
          <w:i/>
          <w:szCs w:val="20"/>
          <w:lang w:val="en-GB" w:eastAsia="zh-CN"/>
        </w:rPr>
      </w:pPr>
    </w:p>
    <w:p w14:paraId="4BD47BCA" w14:textId="77777777" w:rsidR="00267633" w:rsidRPr="00267633" w:rsidRDefault="00267633" w:rsidP="00267633">
      <w:pPr>
        <w:spacing w:before="0" w:after="0" w:line="240" w:lineRule="auto"/>
        <w:ind w:left="1440" w:hanging="720"/>
        <w:jc w:val="both"/>
        <w:divId w:val="2116439976"/>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(2)</w:t>
      </w:r>
      <w:r w:rsidRPr="00267633">
        <w:rPr>
          <w:rFonts w:ascii="Times New Roman" w:hAnsi="Times New Roman" w:cs="Times New Roman"/>
          <w:i/>
          <w:szCs w:val="20"/>
          <w:lang w:val="en-GB" w:eastAsia="zh-CN"/>
        </w:rPr>
        <w:tab/>
        <w:t>Would the child be at risk in the father’s care during contact either on daytime visits or overnight stays?]</w:t>
      </w:r>
    </w:p>
    <w:p w14:paraId="319DCB9A"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en-GB"/>
        </w:rPr>
      </w:pPr>
    </w:p>
    <w:p w14:paraId="0D9896E9" w14:textId="77777777" w:rsidR="00267633" w:rsidRPr="00267633" w:rsidRDefault="00267633" w:rsidP="00267633">
      <w:pPr>
        <w:spacing w:before="0" w:after="0" w:line="240" w:lineRule="auto"/>
        <w:ind w:left="720" w:hanging="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7.</w:t>
      </w:r>
      <w:r w:rsidRPr="00267633">
        <w:rPr>
          <w:rFonts w:ascii="Times New Roman" w:hAnsi="Times New Roman" w:cs="Times New Roman"/>
          <w:szCs w:val="20"/>
          <w:lang w:val="en-GB" w:eastAsia="zh-CN"/>
        </w:rPr>
        <w:tab/>
        <w:t xml:space="preserve">If there are any other issues which, in your opinion, need to be addressed, please state </w:t>
      </w:r>
      <w:proofErr w:type="gramStart"/>
      <w:r w:rsidRPr="00267633">
        <w:rPr>
          <w:rFonts w:ascii="Times New Roman" w:hAnsi="Times New Roman" w:cs="Times New Roman"/>
          <w:szCs w:val="20"/>
          <w:lang w:val="en-GB" w:eastAsia="zh-CN"/>
        </w:rPr>
        <w:t>them</w:t>
      </w:r>
      <w:proofErr w:type="gramEnd"/>
      <w:r w:rsidRPr="00267633">
        <w:rPr>
          <w:rFonts w:ascii="Times New Roman" w:hAnsi="Times New Roman" w:cs="Times New Roman"/>
          <w:szCs w:val="20"/>
          <w:lang w:val="en-GB" w:eastAsia="zh-CN"/>
        </w:rPr>
        <w:t xml:space="preserve"> and explain why it is necessary for the court to consider these issues.</w:t>
      </w:r>
    </w:p>
    <w:p w14:paraId="31E21275" w14:textId="77777777" w:rsidR="00267633" w:rsidRPr="00267633" w:rsidRDefault="00267633" w:rsidP="00267633">
      <w:pPr>
        <w:spacing w:before="0" w:after="0" w:line="240" w:lineRule="auto"/>
        <w:divId w:val="2116439976"/>
        <w:rPr>
          <w:rFonts w:ascii="Times New Roman" w:hAnsi="Times New Roman" w:cs="Times New Roman"/>
          <w:b/>
          <w:i/>
          <w:szCs w:val="20"/>
          <w:lang w:val="en-GB" w:eastAsia="zh-CN"/>
        </w:rPr>
      </w:pPr>
    </w:p>
    <w:p w14:paraId="48EAD39E" w14:textId="77777777" w:rsidR="00267633" w:rsidRPr="00267633" w:rsidRDefault="00267633" w:rsidP="00267633">
      <w:pPr>
        <w:spacing w:before="0" w:after="0" w:line="240" w:lineRule="auto"/>
        <w:divId w:val="2116439976"/>
        <w:rPr>
          <w:rFonts w:ascii="Times New Roman" w:hAnsi="Times New Roman" w:cs="Times New Roman"/>
          <w:b/>
          <w:i/>
          <w:szCs w:val="20"/>
          <w:lang w:val="en-GB" w:eastAsia="zh-CN"/>
        </w:rPr>
      </w:pPr>
      <w:r w:rsidRPr="00267633">
        <w:rPr>
          <w:rFonts w:ascii="Times New Roman" w:hAnsi="Times New Roman" w:cs="Times New Roman"/>
          <w:b/>
          <w:i/>
          <w:szCs w:val="20"/>
          <w:lang w:val="en-GB" w:eastAsia="zh-CN"/>
        </w:rPr>
        <w:t>Contact persons</w:t>
      </w:r>
    </w:p>
    <w:p w14:paraId="73C52851"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en-GB"/>
        </w:rPr>
      </w:pPr>
    </w:p>
    <w:p w14:paraId="6DA8960C" w14:textId="77777777" w:rsidR="00267633" w:rsidRPr="00267633" w:rsidRDefault="00267633" w:rsidP="006172E9">
      <w:pPr>
        <w:numPr>
          <w:ilvl w:val="0"/>
          <w:numId w:val="39"/>
        </w:numPr>
        <w:tabs>
          <w:tab w:val="num" w:pos="720"/>
        </w:tabs>
        <w:spacing w:before="0" w:after="0" w:line="240" w:lineRule="auto"/>
        <w:ind w:left="720" w:hanging="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Please contact the parties directly to arrange for interviews. Please keep a careful record of all pertinent discussions with all the parties.  The contact particulars of all the relevant parties are in Schedule 1.</w:t>
      </w:r>
    </w:p>
    <w:p w14:paraId="7791367A"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18E3EAB9" w14:textId="77777777" w:rsidR="00267633" w:rsidRPr="00267633" w:rsidRDefault="00267633" w:rsidP="006172E9">
      <w:pPr>
        <w:numPr>
          <w:ilvl w:val="0"/>
          <w:numId w:val="39"/>
        </w:numPr>
        <w:tabs>
          <w:tab w:val="num" w:pos="720"/>
        </w:tabs>
        <w:spacing w:before="0" w:after="0" w:line="240" w:lineRule="auto"/>
        <w:ind w:left="720" w:hanging="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If at any time you anticipate that you will not be able to file your report by the deadline stipulated, please inform us promptly so that we may inform the other parties and the court if appropriate.</w:t>
      </w:r>
    </w:p>
    <w:p w14:paraId="7AB06D2E" w14:textId="77777777" w:rsidR="00267633" w:rsidRPr="00267633" w:rsidRDefault="00267633" w:rsidP="00267633">
      <w:pPr>
        <w:spacing w:before="0" w:after="0" w:line="240" w:lineRule="auto"/>
        <w:divId w:val="2116439976"/>
        <w:rPr>
          <w:rFonts w:ascii="Times New Roman" w:hAnsi="Times New Roman" w:cs="Times New Roman"/>
          <w:szCs w:val="20"/>
          <w:lang w:val="en-GB" w:eastAsia="zh-CN"/>
        </w:rPr>
      </w:pPr>
    </w:p>
    <w:p w14:paraId="5D5983D5" w14:textId="77777777" w:rsidR="00267633" w:rsidRPr="00267633" w:rsidRDefault="00267633" w:rsidP="00267633">
      <w:pPr>
        <w:spacing w:before="0" w:after="0" w:line="240" w:lineRule="auto"/>
        <w:jc w:val="both"/>
        <w:divId w:val="2116439976"/>
        <w:rPr>
          <w:rFonts w:ascii="Times New Roman" w:hAnsi="Times New Roman" w:cs="Times New Roman"/>
          <w:b/>
          <w:i/>
          <w:szCs w:val="20"/>
          <w:lang w:val="en-GB" w:eastAsia="zh-CN"/>
        </w:rPr>
      </w:pPr>
      <w:r w:rsidRPr="00267633">
        <w:rPr>
          <w:rFonts w:ascii="Times New Roman" w:hAnsi="Times New Roman" w:cs="Times New Roman"/>
          <w:b/>
          <w:i/>
          <w:szCs w:val="20"/>
          <w:lang w:val="en-GB" w:eastAsia="zh-CN"/>
        </w:rPr>
        <w:t>Factual issues</w:t>
      </w:r>
    </w:p>
    <w:p w14:paraId="4E23619D"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3E6498B4" w14:textId="77777777" w:rsidR="00267633" w:rsidRPr="00267633" w:rsidRDefault="00267633" w:rsidP="00267633">
      <w:pPr>
        <w:spacing w:before="0" w:after="0" w:line="240" w:lineRule="auto"/>
        <w:ind w:left="720" w:hanging="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10.</w:t>
      </w:r>
      <w:r w:rsidRPr="00267633">
        <w:rPr>
          <w:rFonts w:ascii="Times New Roman" w:hAnsi="Times New Roman" w:cs="Times New Roman"/>
          <w:szCs w:val="20"/>
          <w:lang w:val="en-GB" w:eastAsia="zh-CN"/>
        </w:rPr>
        <w:tab/>
        <w:t xml:space="preserve">You should express your opinion regarding your findings on the facts of the case, but you must not seek to resolve disputed facts as this is, of course, to be determined by the judge at the final hearing.  Where appropriate, it will be of assistance if you are able to express your opinion </w:t>
      </w:r>
      <w:proofErr w:type="gramStart"/>
      <w:r w:rsidRPr="00267633">
        <w:rPr>
          <w:rFonts w:ascii="Times New Roman" w:hAnsi="Times New Roman" w:cs="Times New Roman"/>
          <w:szCs w:val="20"/>
          <w:lang w:val="en-GB" w:eastAsia="zh-CN"/>
        </w:rPr>
        <w:t>on the basis of</w:t>
      </w:r>
      <w:proofErr w:type="gramEnd"/>
      <w:r w:rsidRPr="00267633">
        <w:rPr>
          <w:rFonts w:ascii="Times New Roman" w:hAnsi="Times New Roman" w:cs="Times New Roman"/>
          <w:szCs w:val="20"/>
          <w:lang w:val="en-GB" w:eastAsia="zh-CN"/>
        </w:rPr>
        <w:t xml:space="preserve"> alternative findings regarding the factual dispute[s].</w:t>
      </w:r>
    </w:p>
    <w:p w14:paraId="344314F9" w14:textId="77777777" w:rsidR="00267633" w:rsidRPr="00267633" w:rsidRDefault="00267633" w:rsidP="00267633">
      <w:pPr>
        <w:spacing w:before="0" w:after="0" w:line="240" w:lineRule="auto"/>
        <w:divId w:val="2116439976"/>
        <w:rPr>
          <w:rFonts w:ascii="Times New Roman" w:hAnsi="Times New Roman" w:cs="Times New Roman"/>
          <w:b/>
          <w:i/>
          <w:szCs w:val="20"/>
          <w:lang w:val="en-GB" w:eastAsia="zh-CN"/>
        </w:rPr>
      </w:pPr>
      <w:r w:rsidRPr="00267633">
        <w:rPr>
          <w:rFonts w:ascii="Times New Roman" w:hAnsi="Times New Roman" w:cs="Times New Roman"/>
          <w:b/>
          <w:i/>
          <w:szCs w:val="20"/>
          <w:lang w:val="en-GB" w:eastAsia="zh-CN"/>
        </w:rPr>
        <w:t>Your report</w:t>
      </w:r>
    </w:p>
    <w:p w14:paraId="0C88574C"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en-GB"/>
        </w:rPr>
      </w:pPr>
    </w:p>
    <w:p w14:paraId="6589B2FB" w14:textId="77777777" w:rsidR="00267633" w:rsidRPr="00267633" w:rsidRDefault="00267633" w:rsidP="006172E9">
      <w:pPr>
        <w:numPr>
          <w:ilvl w:val="0"/>
          <w:numId w:val="40"/>
        </w:numPr>
        <w:tabs>
          <w:tab w:val="clear" w:pos="360"/>
          <w:tab w:val="num" w:pos="720"/>
        </w:tabs>
        <w:spacing w:before="0" w:after="0" w:line="240" w:lineRule="auto"/>
        <w:ind w:left="720" w:hanging="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The report will be disclosed to the court and to all the other parties.  Once your report has been prepared, please send a copy to:</w:t>
      </w:r>
    </w:p>
    <w:p w14:paraId="6EA4461C"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2F2294D6" w14:textId="77777777" w:rsidR="00267633" w:rsidRPr="00267633" w:rsidRDefault="00267633" w:rsidP="006172E9">
      <w:pPr>
        <w:numPr>
          <w:ilvl w:val="0"/>
          <w:numId w:val="41"/>
        </w:numPr>
        <w:tabs>
          <w:tab w:val="clear" w:pos="360"/>
          <w:tab w:val="num" w:pos="1440"/>
        </w:tabs>
        <w:spacing w:before="0" w:after="0" w:line="240" w:lineRule="auto"/>
        <w:ind w:left="1418" w:hanging="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The Plaintiff/Plaintiff’s solicitors* at [</w:t>
      </w:r>
      <w:r w:rsidRPr="00267633">
        <w:rPr>
          <w:rFonts w:ascii="Times New Roman" w:hAnsi="Times New Roman" w:cs="Times New Roman"/>
          <w:i/>
          <w:szCs w:val="20"/>
          <w:lang w:val="en-GB" w:eastAsia="zh-CN"/>
        </w:rPr>
        <w:t xml:space="preserve">to state </w:t>
      </w:r>
      <w:proofErr w:type="gramStart"/>
      <w:r w:rsidRPr="00267633">
        <w:rPr>
          <w:rFonts w:ascii="Times New Roman" w:hAnsi="Times New Roman" w:cs="Times New Roman"/>
          <w:i/>
          <w:szCs w:val="20"/>
          <w:lang w:val="en-GB" w:eastAsia="zh-CN"/>
        </w:rPr>
        <w:t>address</w:t>
      </w:r>
      <w:r w:rsidRPr="00267633">
        <w:rPr>
          <w:rFonts w:ascii="Times New Roman" w:hAnsi="Times New Roman" w:cs="Times New Roman"/>
          <w:szCs w:val="20"/>
          <w:lang w:val="en-GB" w:eastAsia="zh-CN"/>
        </w:rPr>
        <w:t>]*</w:t>
      </w:r>
      <w:proofErr w:type="gramEnd"/>
      <w:r w:rsidRPr="00267633">
        <w:rPr>
          <w:rFonts w:ascii="Times New Roman" w:hAnsi="Times New Roman" w:cs="Times New Roman"/>
          <w:szCs w:val="20"/>
          <w:lang w:val="en-GB" w:eastAsia="zh-CN"/>
        </w:rPr>
        <w:t xml:space="preserve"> </w:t>
      </w:r>
    </w:p>
    <w:p w14:paraId="5CB4A889" w14:textId="77777777" w:rsidR="00267633" w:rsidRPr="00267633" w:rsidRDefault="00267633" w:rsidP="006172E9">
      <w:pPr>
        <w:numPr>
          <w:ilvl w:val="0"/>
          <w:numId w:val="41"/>
        </w:numPr>
        <w:tabs>
          <w:tab w:val="clear" w:pos="360"/>
          <w:tab w:val="num" w:pos="1440"/>
        </w:tabs>
        <w:spacing w:before="0" w:after="0" w:line="240" w:lineRule="auto"/>
        <w:ind w:left="1418" w:hanging="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The Defendant/Defendant’s solicitors* at [</w:t>
      </w:r>
      <w:r w:rsidRPr="00267633">
        <w:rPr>
          <w:rFonts w:ascii="Times New Roman" w:hAnsi="Times New Roman" w:cs="Times New Roman"/>
          <w:i/>
          <w:szCs w:val="20"/>
          <w:lang w:val="en-GB" w:eastAsia="zh-CN"/>
        </w:rPr>
        <w:t xml:space="preserve">to state </w:t>
      </w:r>
      <w:proofErr w:type="gramStart"/>
      <w:r w:rsidRPr="00267633">
        <w:rPr>
          <w:rFonts w:ascii="Times New Roman" w:hAnsi="Times New Roman" w:cs="Times New Roman"/>
          <w:i/>
          <w:szCs w:val="20"/>
          <w:lang w:val="en-GB" w:eastAsia="zh-CN"/>
        </w:rPr>
        <w:t>address</w:t>
      </w:r>
      <w:r w:rsidRPr="00267633">
        <w:rPr>
          <w:rFonts w:ascii="Times New Roman" w:hAnsi="Times New Roman" w:cs="Times New Roman"/>
          <w:szCs w:val="20"/>
          <w:lang w:val="en-GB" w:eastAsia="zh-CN"/>
        </w:rPr>
        <w:t>]*</w:t>
      </w:r>
      <w:proofErr w:type="gramEnd"/>
    </w:p>
    <w:p w14:paraId="19B284F6" w14:textId="77777777" w:rsidR="00267633" w:rsidRPr="00267633" w:rsidRDefault="00267633" w:rsidP="006172E9">
      <w:pPr>
        <w:numPr>
          <w:ilvl w:val="0"/>
          <w:numId w:val="41"/>
        </w:numPr>
        <w:tabs>
          <w:tab w:val="clear" w:pos="360"/>
          <w:tab w:val="num" w:pos="1440"/>
        </w:tabs>
        <w:spacing w:before="0" w:after="0" w:line="240" w:lineRule="auto"/>
        <w:ind w:left="1418" w:hanging="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lastRenderedPageBreak/>
        <w:t>The court at The Family Justice Courts, No. 3 Havelock Square, Singapore 059725*</w:t>
      </w:r>
    </w:p>
    <w:p w14:paraId="70A38823" w14:textId="77777777" w:rsidR="00267633" w:rsidRPr="00267633" w:rsidRDefault="00267633" w:rsidP="006172E9">
      <w:pPr>
        <w:numPr>
          <w:ilvl w:val="0"/>
          <w:numId w:val="41"/>
        </w:numPr>
        <w:tabs>
          <w:tab w:val="clear" w:pos="360"/>
          <w:tab w:val="num" w:pos="1440"/>
        </w:tabs>
        <w:spacing w:before="0" w:after="0" w:line="240" w:lineRule="auto"/>
        <w:ind w:left="1418" w:hanging="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The other party/parties [</w:t>
      </w:r>
      <w:r w:rsidRPr="00267633">
        <w:rPr>
          <w:rFonts w:ascii="Times New Roman" w:hAnsi="Times New Roman" w:cs="Times New Roman"/>
          <w:i/>
          <w:szCs w:val="20"/>
          <w:lang w:val="en-GB" w:eastAsia="zh-CN"/>
        </w:rPr>
        <w:t>please specify</w:t>
      </w:r>
      <w:r w:rsidRPr="00267633">
        <w:rPr>
          <w:rFonts w:ascii="Times New Roman" w:hAnsi="Times New Roman" w:cs="Times New Roman"/>
          <w:szCs w:val="20"/>
          <w:lang w:val="en-GB" w:eastAsia="zh-CN"/>
        </w:rPr>
        <w:t>]</w:t>
      </w:r>
    </w:p>
    <w:p w14:paraId="4CAA9E73" w14:textId="77777777" w:rsidR="00267633" w:rsidRPr="00267633" w:rsidRDefault="00267633" w:rsidP="00267633">
      <w:pPr>
        <w:tabs>
          <w:tab w:val="num" w:pos="1440"/>
        </w:tabs>
        <w:spacing w:before="0" w:after="0" w:line="240" w:lineRule="auto"/>
        <w:ind w:left="1440" w:hanging="720"/>
        <w:jc w:val="both"/>
        <w:divId w:val="2116439976"/>
        <w:rPr>
          <w:rFonts w:ascii="Times New Roman" w:hAnsi="Times New Roman" w:cs="Times New Roman"/>
          <w:szCs w:val="20"/>
          <w:lang w:val="en-GB" w:eastAsia="en-GB"/>
        </w:rPr>
      </w:pPr>
    </w:p>
    <w:p w14:paraId="488D85CE" w14:textId="77777777" w:rsidR="00267633" w:rsidRPr="00267633" w:rsidRDefault="00267633" w:rsidP="00267633">
      <w:pPr>
        <w:spacing w:before="0" w:after="0" w:line="240" w:lineRule="auto"/>
        <w:ind w:left="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Please state the case number and name of the case, i.e. [</w:t>
      </w:r>
      <w:r w:rsidRPr="00267633">
        <w:rPr>
          <w:rFonts w:ascii="Times New Roman" w:hAnsi="Times New Roman" w:cs="Times New Roman"/>
          <w:i/>
          <w:szCs w:val="20"/>
          <w:lang w:val="en-GB" w:eastAsia="zh-CN"/>
        </w:rPr>
        <w:t>to state the case number and name of the case</w:t>
      </w:r>
      <w:r w:rsidRPr="00267633">
        <w:rPr>
          <w:rFonts w:ascii="Times New Roman" w:hAnsi="Times New Roman" w:cs="Times New Roman"/>
          <w:szCs w:val="20"/>
          <w:lang w:val="en-GB" w:eastAsia="zh-CN"/>
        </w:rPr>
        <w:t>] in the title on the front page of your report.</w:t>
      </w:r>
    </w:p>
    <w:p w14:paraId="78531C7B" w14:textId="77777777" w:rsidR="00267633" w:rsidRPr="00267633" w:rsidRDefault="00267633" w:rsidP="00267633">
      <w:pPr>
        <w:spacing w:before="0" w:after="0" w:line="240" w:lineRule="auto"/>
        <w:ind w:left="720"/>
        <w:jc w:val="both"/>
        <w:divId w:val="2116439976"/>
        <w:rPr>
          <w:rFonts w:ascii="Times New Roman" w:hAnsi="Times New Roman" w:cs="Times New Roman"/>
          <w:szCs w:val="20"/>
          <w:lang w:val="en-GB" w:eastAsia="zh-CN"/>
        </w:rPr>
      </w:pPr>
    </w:p>
    <w:p w14:paraId="2778830F" w14:textId="77777777" w:rsidR="00267633" w:rsidRPr="00267633" w:rsidRDefault="00267633" w:rsidP="00267633">
      <w:pPr>
        <w:spacing w:before="0" w:after="0" w:line="240" w:lineRule="auto"/>
        <w:divId w:val="2116439976"/>
        <w:rPr>
          <w:rFonts w:ascii="Times New Roman" w:hAnsi="Times New Roman" w:cs="Times New Roman"/>
          <w:b/>
          <w:i/>
          <w:szCs w:val="20"/>
          <w:lang w:val="en-GB" w:eastAsia="zh-CN"/>
        </w:rPr>
      </w:pPr>
      <w:r w:rsidRPr="00267633">
        <w:rPr>
          <w:rFonts w:ascii="Times New Roman" w:hAnsi="Times New Roman" w:cs="Times New Roman"/>
          <w:b/>
          <w:i/>
          <w:szCs w:val="20"/>
          <w:lang w:val="en-GB" w:eastAsia="zh-CN"/>
        </w:rPr>
        <w:t>Fees</w:t>
      </w:r>
    </w:p>
    <w:p w14:paraId="5548B156"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en-GB"/>
        </w:rPr>
      </w:pPr>
    </w:p>
    <w:p w14:paraId="60C816BE" w14:textId="77777777" w:rsidR="00267633" w:rsidRPr="00267633" w:rsidRDefault="00267633" w:rsidP="006172E9">
      <w:pPr>
        <w:numPr>
          <w:ilvl w:val="0"/>
          <w:numId w:val="40"/>
        </w:numPr>
        <w:tabs>
          <w:tab w:val="clear" w:pos="360"/>
          <w:tab w:val="num" w:pos="720"/>
        </w:tabs>
        <w:spacing w:before="0" w:after="0" w:line="240" w:lineRule="auto"/>
        <w:ind w:left="720" w:hanging="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The fees for your report will be borne by [</w:t>
      </w:r>
      <w:r w:rsidRPr="00267633">
        <w:rPr>
          <w:rFonts w:ascii="Times New Roman" w:hAnsi="Times New Roman" w:cs="Times New Roman"/>
          <w:i/>
          <w:szCs w:val="20"/>
          <w:lang w:val="en-GB" w:eastAsia="zh-CN"/>
        </w:rPr>
        <w:t>to state which party will be bearing the fees for the report and any other arrangements for payment</w:t>
      </w:r>
      <w:r w:rsidRPr="00267633">
        <w:rPr>
          <w:rFonts w:ascii="Times New Roman" w:hAnsi="Times New Roman" w:cs="Times New Roman"/>
          <w:szCs w:val="20"/>
          <w:lang w:val="en-GB" w:eastAsia="zh-CN"/>
        </w:rPr>
        <w:t>].</w:t>
      </w:r>
    </w:p>
    <w:p w14:paraId="771D6371"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3D7CDFE2"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Yours etc</w:t>
      </w:r>
    </w:p>
    <w:p w14:paraId="7AA5C86D"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4506E9F2"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3549B591"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67C74E8B"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641D26A7"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4D60ADAF"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10F3E453"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778AFE25"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2A44C1E9"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2ACFD3D9"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01FEFB43"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2DF9DB22"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65587E1E"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0EEB42C8" w14:textId="77777777" w:rsidR="00267633" w:rsidRPr="00267633" w:rsidRDefault="00267633" w:rsidP="00267633">
      <w:pPr>
        <w:spacing w:before="0" w:after="0" w:line="240" w:lineRule="auto"/>
        <w:jc w:val="both"/>
        <w:divId w:val="2116439976"/>
        <w:rPr>
          <w:rFonts w:ascii="Times New Roman" w:hAnsi="Times New Roman" w:cs="Times New Roman"/>
          <w:sz w:val="16"/>
          <w:szCs w:val="20"/>
          <w:lang w:val="en-GB" w:eastAsia="zh-CN"/>
        </w:rPr>
      </w:pPr>
    </w:p>
    <w:p w14:paraId="726DAC20" w14:textId="77777777" w:rsidR="00267633" w:rsidRPr="00267633" w:rsidRDefault="00267633" w:rsidP="00267633">
      <w:pPr>
        <w:spacing w:before="0" w:after="0" w:line="240" w:lineRule="auto"/>
        <w:jc w:val="both"/>
        <w:divId w:val="2116439976"/>
        <w:rPr>
          <w:rFonts w:ascii="Times New Roman" w:hAnsi="Times New Roman" w:cs="Times New Roman"/>
          <w:sz w:val="20"/>
          <w:szCs w:val="20"/>
          <w:lang w:val="en-GB" w:eastAsia="en-GB"/>
        </w:rPr>
      </w:pPr>
      <w:r w:rsidRPr="00267633">
        <w:rPr>
          <w:rFonts w:ascii="Times New Roman" w:hAnsi="Times New Roman" w:cs="Times New Roman"/>
          <w:sz w:val="20"/>
          <w:szCs w:val="20"/>
          <w:lang w:val="en-GB" w:eastAsia="en-GB"/>
        </w:rPr>
        <w:t>*Delete where inapplicable</w:t>
      </w:r>
    </w:p>
    <w:p w14:paraId="74712DAD" w14:textId="77777777" w:rsidR="00267633" w:rsidRPr="00267633" w:rsidRDefault="00267633" w:rsidP="00267633">
      <w:pPr>
        <w:spacing w:before="0" w:after="200" w:line="276" w:lineRule="auto"/>
        <w:divId w:val="2116439976"/>
        <w:rPr>
          <w:rFonts w:ascii="Calibri" w:hAnsi="Calibri" w:cs="Times New Roman"/>
          <w:sz w:val="22"/>
          <w:szCs w:val="22"/>
          <w:lang w:val="en-GB" w:eastAsia="en-GB"/>
        </w:rPr>
        <w:sectPr w:rsidR="00267633" w:rsidRPr="00267633" w:rsidSect="00C63330">
          <w:pgSz w:w="11909" w:h="16834" w:code="9"/>
          <w:pgMar w:top="1729" w:right="1151" w:bottom="1729" w:left="1298" w:header="720" w:footer="720" w:gutter="0"/>
          <w:paperSrc w:first="15" w:other="15"/>
          <w:cols w:space="720"/>
        </w:sectPr>
      </w:pPr>
    </w:p>
    <w:p w14:paraId="34F22EF9" w14:textId="77777777" w:rsidR="00267633" w:rsidRPr="00267633" w:rsidRDefault="00267633" w:rsidP="00267633">
      <w:pPr>
        <w:spacing w:before="0" w:after="200" w:line="276" w:lineRule="auto"/>
        <w:divId w:val="2116439976"/>
        <w:rPr>
          <w:rFonts w:ascii="Calibri" w:hAnsi="Calibri" w:cs="Times New Roman"/>
          <w:sz w:val="22"/>
          <w:szCs w:val="22"/>
          <w:lang w:val="en-GB" w:eastAsia="en-GB"/>
        </w:rPr>
      </w:pPr>
    </w:p>
    <w:p w14:paraId="4A00DA4D" w14:textId="77777777" w:rsidR="00267633" w:rsidRPr="00267633" w:rsidRDefault="00267633" w:rsidP="00267633">
      <w:pPr>
        <w:spacing w:before="0" w:after="0" w:line="240" w:lineRule="auto"/>
        <w:divId w:val="2116439976"/>
        <w:rPr>
          <w:rFonts w:ascii="Times New Roman" w:hAnsi="Times New Roman" w:cs="Times New Roman"/>
          <w:b/>
          <w:szCs w:val="20"/>
          <w:u w:val="single"/>
          <w:lang w:val="en-GB" w:eastAsia="zh-CN"/>
        </w:rPr>
      </w:pPr>
      <w:r w:rsidRPr="00267633">
        <w:rPr>
          <w:rFonts w:ascii="Times New Roman" w:hAnsi="Times New Roman" w:cs="Times New Roman"/>
          <w:b/>
          <w:szCs w:val="20"/>
          <w:u w:val="single"/>
          <w:lang w:val="en-GB" w:eastAsia="zh-CN"/>
        </w:rPr>
        <w:t>SCHEDULE 1—Name and Contact Particulars of Relevant Parties</w:t>
      </w:r>
    </w:p>
    <w:p w14:paraId="1DC39FA1" w14:textId="77777777" w:rsidR="00267633" w:rsidRPr="00267633" w:rsidRDefault="00267633" w:rsidP="00267633">
      <w:pPr>
        <w:spacing w:before="0" w:after="0" w:line="240" w:lineRule="auto"/>
        <w:divId w:val="2116439976"/>
        <w:rPr>
          <w:rFonts w:ascii="Times New Roman" w:hAnsi="Times New Roman" w:cs="Times New Roman"/>
          <w:b/>
          <w:szCs w:val="20"/>
          <w:u w:val="single"/>
          <w:lang w:val="en-GB" w:eastAsia="zh-CN"/>
        </w:rPr>
      </w:pPr>
      <w:r w:rsidRPr="00267633">
        <w:rPr>
          <w:rFonts w:ascii="Times New Roman" w:hAnsi="Times New Roman" w:cs="Times New Roman"/>
          <w:b/>
          <w:szCs w:val="20"/>
          <w:u w:val="single"/>
          <w:lang w:val="en-GB" w:eastAsia="zh-CN"/>
        </w:rPr>
        <w:t>CASE NO.: Divorce Suit * No. [</w:t>
      </w:r>
      <w:r w:rsidRPr="00267633">
        <w:rPr>
          <w:rFonts w:ascii="Times New Roman" w:hAnsi="Times New Roman" w:cs="Times New Roman"/>
          <w:b/>
          <w:i/>
          <w:szCs w:val="20"/>
          <w:u w:val="single"/>
          <w:lang w:val="en-GB" w:eastAsia="zh-CN"/>
        </w:rPr>
        <w:t>to state number</w:t>
      </w:r>
      <w:r w:rsidRPr="00267633">
        <w:rPr>
          <w:rFonts w:ascii="Times New Roman" w:hAnsi="Times New Roman" w:cs="Times New Roman"/>
          <w:b/>
          <w:szCs w:val="20"/>
          <w:u w:val="single"/>
          <w:lang w:val="en-GB" w:eastAsia="zh-CN"/>
        </w:rPr>
        <w:t>]</w:t>
      </w:r>
    </w:p>
    <w:p w14:paraId="74CFAD4A" w14:textId="77777777" w:rsidR="00267633" w:rsidRPr="00267633" w:rsidRDefault="00267633" w:rsidP="00267633">
      <w:pPr>
        <w:spacing w:before="0" w:after="0" w:line="240" w:lineRule="auto"/>
        <w:divId w:val="2116439976"/>
        <w:rPr>
          <w:rFonts w:ascii="Times New Roman" w:hAnsi="Times New Roman" w:cs="Times New Roman"/>
          <w:b/>
          <w:szCs w:val="20"/>
          <w:u w:val="single"/>
          <w:lang w:val="en-GB" w:eastAsia="zh-CN"/>
        </w:rPr>
      </w:pPr>
    </w:p>
    <w:p w14:paraId="5E37ECDD" w14:textId="77777777" w:rsidR="00267633" w:rsidRPr="00267633" w:rsidRDefault="00267633" w:rsidP="00267633">
      <w:pPr>
        <w:spacing w:before="0" w:after="0" w:line="240" w:lineRule="auto"/>
        <w:jc w:val="center"/>
        <w:divId w:val="2116439976"/>
        <w:rPr>
          <w:rFonts w:ascii="Times New Roman" w:hAnsi="Times New Roman" w:cs="Times New Roman"/>
          <w:b/>
          <w:szCs w:val="20"/>
          <w:u w:val="single"/>
          <w:lang w:val="en-GB" w:eastAsia="zh-CN"/>
        </w:rPr>
      </w:pPr>
      <w:r w:rsidRPr="00267633">
        <w:rPr>
          <w:rFonts w:ascii="Times New Roman" w:hAnsi="Times New Roman" w:cs="Times New Roman"/>
          <w:b/>
          <w:szCs w:val="20"/>
          <w:u w:val="single"/>
          <w:lang w:val="en-GB" w:eastAsia="zh-CN"/>
        </w:rPr>
        <w:t>NAMES AND CURRENT CONTACT PARTICULARS OF THE PARTIES</w:t>
      </w:r>
    </w:p>
    <w:p w14:paraId="2286B33A" w14:textId="77777777" w:rsidR="00267633" w:rsidRPr="00267633" w:rsidRDefault="00267633" w:rsidP="00267633">
      <w:pPr>
        <w:keepNext/>
        <w:tabs>
          <w:tab w:val="left" w:pos="7650"/>
        </w:tabs>
        <w:spacing w:before="240" w:afterLines="60" w:after="144"/>
        <w:jc w:val="center"/>
        <w:outlineLvl w:val="3"/>
        <w:divId w:val="2116439976"/>
        <w:rPr>
          <w:rFonts w:ascii="Times New Roman" w:hAnsi="Times New Roman" w:cs="Times New Roman"/>
          <w:b/>
          <w:spacing w:val="-3"/>
          <w:szCs w:val="20"/>
          <w:u w:val="single"/>
          <w:lang w:val="en-GB" w:eastAsia="en-GB"/>
        </w:rPr>
      </w:pPr>
      <w:r w:rsidRPr="00267633">
        <w:rPr>
          <w:rFonts w:ascii="Times New Roman" w:hAnsi="Times New Roman" w:cs="Times New Roman"/>
          <w:b/>
          <w:spacing w:val="-3"/>
          <w:szCs w:val="20"/>
          <w:u w:val="single"/>
          <w:lang w:val="en-GB" w:eastAsia="en-GB"/>
        </w:rPr>
        <w:t>The Plaintiff</w:t>
      </w:r>
    </w:p>
    <w:tbl>
      <w:tblPr>
        <w:tblW w:w="144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38"/>
        <w:gridCol w:w="2970"/>
        <w:gridCol w:w="1980"/>
        <w:gridCol w:w="5310"/>
        <w:gridCol w:w="2557"/>
      </w:tblGrid>
      <w:tr w:rsidR="00267633" w:rsidRPr="00267633" w14:paraId="4CFB9D84" w14:textId="77777777" w:rsidTr="00267633">
        <w:trPr>
          <w:divId w:val="2116439976"/>
        </w:trPr>
        <w:tc>
          <w:tcPr>
            <w:tcW w:w="1638" w:type="dxa"/>
          </w:tcPr>
          <w:p w14:paraId="249682DA"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2970" w:type="dxa"/>
          </w:tcPr>
          <w:p w14:paraId="3D26A350" w14:textId="77777777" w:rsidR="00267633" w:rsidRPr="00267633" w:rsidRDefault="00267633" w:rsidP="00267633">
            <w:pPr>
              <w:spacing w:before="0" w:after="0" w:line="240" w:lineRule="auto"/>
              <w:jc w:val="both"/>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 xml:space="preserve">Name </w:t>
            </w:r>
          </w:p>
        </w:tc>
        <w:tc>
          <w:tcPr>
            <w:tcW w:w="1980" w:type="dxa"/>
          </w:tcPr>
          <w:p w14:paraId="0E53FDCC" w14:textId="77777777" w:rsidR="00267633" w:rsidRPr="00267633" w:rsidRDefault="00267633" w:rsidP="00267633">
            <w:pPr>
              <w:tabs>
                <w:tab w:val="left" w:pos="720"/>
                <w:tab w:val="right" w:leader="underscore" w:pos="8440"/>
              </w:tabs>
              <w:spacing w:before="120" w:after="0" w:line="240" w:lineRule="auto"/>
              <w:rPr>
                <w:rFonts w:ascii="Times New Roman" w:eastAsia="SimSun" w:hAnsi="Times New Roman" w:cs="Times New Roman"/>
                <w:b/>
                <w:bCs/>
                <w:iCs/>
                <w:noProof/>
                <w:lang w:val="en-GB" w:eastAsia="zh-CN"/>
              </w:rPr>
            </w:pPr>
            <w:r w:rsidRPr="00267633">
              <w:rPr>
                <w:rFonts w:ascii="Times New Roman" w:eastAsia="SimSun" w:hAnsi="Times New Roman" w:cs="Times New Roman"/>
                <w:b/>
                <w:bCs/>
                <w:iCs/>
                <w:noProof/>
                <w:lang w:val="en-GB" w:eastAsia="zh-CN"/>
              </w:rPr>
              <w:t>Identity Card No.</w:t>
            </w:r>
          </w:p>
        </w:tc>
        <w:tc>
          <w:tcPr>
            <w:tcW w:w="5310" w:type="dxa"/>
          </w:tcPr>
          <w:p w14:paraId="473C2465" w14:textId="77777777" w:rsidR="00267633" w:rsidRPr="00267633" w:rsidRDefault="00267633" w:rsidP="00267633">
            <w:pPr>
              <w:spacing w:before="0" w:after="0" w:line="240" w:lineRule="auto"/>
              <w:jc w:val="both"/>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Current address and contact no. during office hours*</w:t>
            </w:r>
          </w:p>
        </w:tc>
        <w:tc>
          <w:tcPr>
            <w:tcW w:w="2557" w:type="dxa"/>
          </w:tcPr>
          <w:p w14:paraId="694D13C0" w14:textId="77777777" w:rsidR="00267633" w:rsidRPr="00267633" w:rsidRDefault="00267633" w:rsidP="00267633">
            <w:pPr>
              <w:tabs>
                <w:tab w:val="left" w:pos="720"/>
                <w:tab w:val="right" w:leader="underscore" w:pos="8440"/>
              </w:tabs>
              <w:spacing w:before="120" w:after="0" w:line="240" w:lineRule="auto"/>
              <w:rPr>
                <w:rFonts w:ascii="Times New Roman" w:eastAsia="SimSun" w:hAnsi="Times New Roman" w:cs="Times New Roman"/>
                <w:b/>
                <w:bCs/>
                <w:iCs/>
                <w:noProof/>
                <w:lang w:val="en-GB" w:eastAsia="zh-CN"/>
              </w:rPr>
            </w:pPr>
            <w:r w:rsidRPr="00267633">
              <w:rPr>
                <w:rFonts w:ascii="Times New Roman" w:eastAsia="SimSun" w:hAnsi="Times New Roman" w:cs="Times New Roman"/>
                <w:b/>
                <w:bCs/>
                <w:iCs/>
                <w:noProof/>
                <w:lang w:val="en-GB" w:eastAsia="zh-CN"/>
              </w:rPr>
              <w:t>Relationship to the child</w:t>
            </w:r>
          </w:p>
        </w:tc>
      </w:tr>
      <w:tr w:rsidR="00267633" w:rsidRPr="00267633" w14:paraId="1FED6576" w14:textId="77777777" w:rsidTr="00267633">
        <w:trPr>
          <w:divId w:val="2116439976"/>
        </w:trPr>
        <w:tc>
          <w:tcPr>
            <w:tcW w:w="1638" w:type="dxa"/>
          </w:tcPr>
          <w:p w14:paraId="6BD6B8F4" w14:textId="77777777" w:rsidR="00267633" w:rsidRPr="00267633" w:rsidRDefault="00267633" w:rsidP="00267633">
            <w:pPr>
              <w:spacing w:before="0" w:after="0" w:line="240" w:lineRule="auto"/>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Plaintiff</w:t>
            </w:r>
          </w:p>
        </w:tc>
        <w:tc>
          <w:tcPr>
            <w:tcW w:w="2970" w:type="dxa"/>
          </w:tcPr>
          <w:p w14:paraId="278246FA"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p w14:paraId="4BE9B2AC"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p w14:paraId="5F783FC2"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980" w:type="dxa"/>
          </w:tcPr>
          <w:p w14:paraId="2332D610"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5310" w:type="dxa"/>
          </w:tcPr>
          <w:p w14:paraId="704ADC75"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p w14:paraId="02F85AA3"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p w14:paraId="0CB9C282" w14:textId="77777777" w:rsidR="00267633" w:rsidRPr="00267633" w:rsidRDefault="00267633" w:rsidP="00267633">
            <w:pPr>
              <w:spacing w:before="0" w:after="0" w:line="240" w:lineRule="auto"/>
              <w:ind w:left="2880"/>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Tel: </w:t>
            </w:r>
          </w:p>
        </w:tc>
        <w:tc>
          <w:tcPr>
            <w:tcW w:w="2557" w:type="dxa"/>
          </w:tcPr>
          <w:p w14:paraId="4D67BDE9"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r>
    </w:tbl>
    <w:p w14:paraId="715A118B" w14:textId="77777777" w:rsidR="00267633" w:rsidRPr="00267633" w:rsidRDefault="00267633" w:rsidP="00267633">
      <w:pPr>
        <w:keepNext/>
        <w:tabs>
          <w:tab w:val="left" w:pos="7650"/>
        </w:tabs>
        <w:spacing w:before="240" w:after="60"/>
        <w:jc w:val="center"/>
        <w:outlineLvl w:val="3"/>
        <w:divId w:val="2116439976"/>
        <w:rPr>
          <w:rFonts w:ascii="Times New Roman" w:hAnsi="Times New Roman" w:cs="Times New Roman"/>
          <w:b/>
          <w:spacing w:val="-3"/>
          <w:szCs w:val="20"/>
          <w:u w:val="single"/>
          <w:lang w:val="en-GB" w:eastAsia="en-GB"/>
        </w:rPr>
      </w:pPr>
      <w:r w:rsidRPr="00267633">
        <w:rPr>
          <w:rFonts w:ascii="Times New Roman" w:hAnsi="Times New Roman" w:cs="Times New Roman"/>
          <w:b/>
          <w:spacing w:val="-3"/>
          <w:szCs w:val="20"/>
          <w:u w:val="single"/>
          <w:lang w:val="en-GB" w:eastAsia="en-GB"/>
        </w:rPr>
        <w:t>The Defendant</w:t>
      </w:r>
    </w:p>
    <w:tbl>
      <w:tblPr>
        <w:tblW w:w="144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38"/>
        <w:gridCol w:w="2970"/>
        <w:gridCol w:w="1980"/>
        <w:gridCol w:w="5310"/>
        <w:gridCol w:w="2557"/>
      </w:tblGrid>
      <w:tr w:rsidR="00267633" w:rsidRPr="00267633" w14:paraId="1D5E16DF" w14:textId="77777777" w:rsidTr="00267633">
        <w:trPr>
          <w:divId w:val="2116439976"/>
        </w:trPr>
        <w:tc>
          <w:tcPr>
            <w:tcW w:w="1638" w:type="dxa"/>
          </w:tcPr>
          <w:p w14:paraId="275FEBBF"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2970" w:type="dxa"/>
          </w:tcPr>
          <w:p w14:paraId="25E3C7BE" w14:textId="77777777" w:rsidR="00267633" w:rsidRPr="00267633" w:rsidRDefault="00267633" w:rsidP="00267633">
            <w:pPr>
              <w:spacing w:before="0" w:after="0" w:line="240" w:lineRule="auto"/>
              <w:jc w:val="both"/>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 xml:space="preserve">Name </w:t>
            </w:r>
          </w:p>
        </w:tc>
        <w:tc>
          <w:tcPr>
            <w:tcW w:w="1980" w:type="dxa"/>
          </w:tcPr>
          <w:p w14:paraId="2E729732" w14:textId="77777777" w:rsidR="00267633" w:rsidRPr="00267633" w:rsidRDefault="00267633" w:rsidP="00267633">
            <w:pPr>
              <w:tabs>
                <w:tab w:val="left" w:pos="720"/>
                <w:tab w:val="right" w:leader="underscore" w:pos="8440"/>
              </w:tabs>
              <w:spacing w:before="120" w:after="0" w:line="240" w:lineRule="auto"/>
              <w:rPr>
                <w:rFonts w:ascii="Times New Roman" w:eastAsia="SimSun" w:hAnsi="Times New Roman" w:cs="Times New Roman"/>
                <w:b/>
                <w:bCs/>
                <w:iCs/>
                <w:noProof/>
                <w:lang w:val="en-GB" w:eastAsia="zh-CN"/>
              </w:rPr>
            </w:pPr>
            <w:r w:rsidRPr="00267633">
              <w:rPr>
                <w:rFonts w:ascii="Times New Roman" w:eastAsia="SimSun" w:hAnsi="Times New Roman" w:cs="Times New Roman"/>
                <w:b/>
                <w:bCs/>
                <w:iCs/>
                <w:noProof/>
                <w:lang w:val="en-GB" w:eastAsia="zh-CN"/>
              </w:rPr>
              <w:t>Identity Card No.</w:t>
            </w:r>
          </w:p>
        </w:tc>
        <w:tc>
          <w:tcPr>
            <w:tcW w:w="5310" w:type="dxa"/>
          </w:tcPr>
          <w:p w14:paraId="7D1F2477" w14:textId="77777777" w:rsidR="00267633" w:rsidRPr="00267633" w:rsidRDefault="00267633" w:rsidP="00267633">
            <w:pPr>
              <w:spacing w:before="0" w:after="0" w:line="240" w:lineRule="auto"/>
              <w:jc w:val="both"/>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Current address and contact no. during office hours*</w:t>
            </w:r>
          </w:p>
        </w:tc>
        <w:tc>
          <w:tcPr>
            <w:tcW w:w="2557" w:type="dxa"/>
          </w:tcPr>
          <w:p w14:paraId="2EC6D820" w14:textId="77777777" w:rsidR="00267633" w:rsidRPr="00267633" w:rsidRDefault="00267633" w:rsidP="00267633">
            <w:pPr>
              <w:spacing w:before="0" w:after="0" w:line="240" w:lineRule="auto"/>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Relationship to the child</w:t>
            </w:r>
          </w:p>
        </w:tc>
      </w:tr>
      <w:tr w:rsidR="00267633" w:rsidRPr="00267633" w14:paraId="5436BD1B" w14:textId="77777777" w:rsidTr="00267633">
        <w:trPr>
          <w:divId w:val="2116439976"/>
        </w:trPr>
        <w:tc>
          <w:tcPr>
            <w:tcW w:w="1638" w:type="dxa"/>
          </w:tcPr>
          <w:p w14:paraId="3DA03B49" w14:textId="77777777" w:rsidR="00267633" w:rsidRPr="00267633" w:rsidRDefault="00267633" w:rsidP="00267633">
            <w:pPr>
              <w:spacing w:before="0" w:after="0" w:line="240" w:lineRule="auto"/>
              <w:jc w:val="both"/>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Defendant</w:t>
            </w:r>
          </w:p>
        </w:tc>
        <w:tc>
          <w:tcPr>
            <w:tcW w:w="2970" w:type="dxa"/>
          </w:tcPr>
          <w:p w14:paraId="470F23EE"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p w14:paraId="2AE23515"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p w14:paraId="431B3561"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980" w:type="dxa"/>
          </w:tcPr>
          <w:p w14:paraId="05DBA069"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5310" w:type="dxa"/>
          </w:tcPr>
          <w:p w14:paraId="55A58B46"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p w14:paraId="4ADCDFEF"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p w14:paraId="1687B60F" w14:textId="77777777" w:rsidR="00267633" w:rsidRPr="00267633" w:rsidRDefault="00267633" w:rsidP="00267633">
            <w:pPr>
              <w:spacing w:before="0" w:after="0" w:line="240" w:lineRule="auto"/>
              <w:ind w:left="2880"/>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Tel:</w:t>
            </w:r>
          </w:p>
        </w:tc>
        <w:tc>
          <w:tcPr>
            <w:tcW w:w="2557" w:type="dxa"/>
          </w:tcPr>
          <w:p w14:paraId="6F6015F1"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r>
    </w:tbl>
    <w:p w14:paraId="530186B4" w14:textId="77777777" w:rsidR="00267633" w:rsidRPr="00267633" w:rsidRDefault="00267633" w:rsidP="00267633">
      <w:pPr>
        <w:keepNext/>
        <w:tabs>
          <w:tab w:val="left" w:pos="7650"/>
        </w:tabs>
        <w:spacing w:before="240" w:after="60"/>
        <w:jc w:val="center"/>
        <w:outlineLvl w:val="3"/>
        <w:divId w:val="2116439976"/>
        <w:rPr>
          <w:rFonts w:ascii="Times New Roman" w:hAnsi="Times New Roman" w:cs="Times New Roman"/>
          <w:b/>
          <w:spacing w:val="-3"/>
          <w:szCs w:val="20"/>
          <w:u w:val="single"/>
          <w:lang w:val="en-GB" w:eastAsia="en-GB"/>
        </w:rPr>
      </w:pPr>
      <w:r w:rsidRPr="00267633">
        <w:rPr>
          <w:rFonts w:ascii="Times New Roman" w:hAnsi="Times New Roman" w:cs="Times New Roman"/>
          <w:b/>
          <w:spacing w:val="-3"/>
          <w:szCs w:val="20"/>
          <w:u w:val="single"/>
          <w:lang w:val="en-GB" w:eastAsia="en-GB"/>
        </w:rPr>
        <w:t>The Child/Children for whom the report has been ordered (to be completed by parent having care and control of the child)</w:t>
      </w:r>
    </w:p>
    <w:tbl>
      <w:tblPr>
        <w:tblW w:w="144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168"/>
        <w:gridCol w:w="2070"/>
        <w:gridCol w:w="1800"/>
        <w:gridCol w:w="1080"/>
        <w:gridCol w:w="6337"/>
      </w:tblGrid>
      <w:tr w:rsidR="00267633" w:rsidRPr="00267633" w14:paraId="7BD3965C" w14:textId="77777777" w:rsidTr="00267633">
        <w:trPr>
          <w:divId w:val="2116439976"/>
        </w:trPr>
        <w:tc>
          <w:tcPr>
            <w:tcW w:w="3168" w:type="dxa"/>
            <w:vAlign w:val="center"/>
          </w:tcPr>
          <w:p w14:paraId="7C9995AF" w14:textId="77777777" w:rsidR="00267633" w:rsidRPr="00267633" w:rsidRDefault="00267633" w:rsidP="00267633">
            <w:pPr>
              <w:spacing w:before="0" w:after="0"/>
              <w:rPr>
                <w:rFonts w:ascii="Times New Roman" w:hAnsi="Times New Roman" w:cs="Times New Roman"/>
                <w:b/>
                <w:sz w:val="20"/>
                <w:szCs w:val="20"/>
                <w:lang w:val="en-GB" w:eastAsia="zh-CN"/>
              </w:rPr>
            </w:pPr>
            <w:r w:rsidRPr="00267633">
              <w:rPr>
                <w:rFonts w:ascii="Times New Roman" w:hAnsi="Times New Roman" w:cs="Times New Roman"/>
                <w:b/>
                <w:szCs w:val="20"/>
                <w:lang w:val="en-GB" w:eastAsia="zh-CN"/>
              </w:rPr>
              <w:t xml:space="preserve">Name of the Child(ren) </w:t>
            </w:r>
          </w:p>
        </w:tc>
        <w:tc>
          <w:tcPr>
            <w:tcW w:w="2070" w:type="dxa"/>
            <w:vAlign w:val="center"/>
          </w:tcPr>
          <w:p w14:paraId="2B1042CD" w14:textId="77777777" w:rsidR="00267633" w:rsidRPr="00267633" w:rsidRDefault="00267633" w:rsidP="00267633">
            <w:pPr>
              <w:spacing w:before="0" w:after="0"/>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Birth Cert. No.</w:t>
            </w:r>
          </w:p>
        </w:tc>
        <w:tc>
          <w:tcPr>
            <w:tcW w:w="1800" w:type="dxa"/>
            <w:vAlign w:val="center"/>
          </w:tcPr>
          <w:p w14:paraId="29DF7F6D" w14:textId="77777777" w:rsidR="00267633" w:rsidRPr="00267633" w:rsidRDefault="00267633" w:rsidP="00267633">
            <w:pPr>
              <w:spacing w:before="0" w:after="0"/>
              <w:jc w:val="both"/>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Date of birth</w:t>
            </w:r>
          </w:p>
        </w:tc>
        <w:tc>
          <w:tcPr>
            <w:tcW w:w="1080" w:type="dxa"/>
            <w:vAlign w:val="center"/>
          </w:tcPr>
          <w:p w14:paraId="7E2840FA" w14:textId="77777777" w:rsidR="00267633" w:rsidRPr="00267633" w:rsidRDefault="00267633" w:rsidP="00267633">
            <w:pPr>
              <w:spacing w:before="0" w:after="0"/>
              <w:jc w:val="both"/>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Gender</w:t>
            </w:r>
          </w:p>
        </w:tc>
        <w:tc>
          <w:tcPr>
            <w:tcW w:w="6337" w:type="dxa"/>
            <w:vAlign w:val="center"/>
          </w:tcPr>
          <w:p w14:paraId="6951A27D" w14:textId="77777777" w:rsidR="00267633" w:rsidRPr="00267633" w:rsidRDefault="00267633" w:rsidP="00267633">
            <w:pPr>
              <w:spacing w:before="0" w:after="0"/>
              <w:jc w:val="both"/>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Current address and contact no. during office hours*</w:t>
            </w:r>
          </w:p>
        </w:tc>
      </w:tr>
      <w:tr w:rsidR="00267633" w:rsidRPr="00267633" w14:paraId="36347EE3" w14:textId="77777777" w:rsidTr="00267633">
        <w:trPr>
          <w:divId w:val="2116439976"/>
        </w:trPr>
        <w:tc>
          <w:tcPr>
            <w:tcW w:w="3168" w:type="dxa"/>
          </w:tcPr>
          <w:p w14:paraId="7F3C3869" w14:textId="77777777" w:rsidR="00267633" w:rsidRPr="00267633" w:rsidRDefault="00267633" w:rsidP="00267633">
            <w:pPr>
              <w:spacing w:before="0" w:after="0" w:line="340" w:lineRule="exact"/>
              <w:rPr>
                <w:rFonts w:ascii="Times New Roman" w:hAnsi="Times New Roman" w:cs="Times New Roman"/>
                <w:szCs w:val="20"/>
                <w:lang w:val="en-GB" w:eastAsia="zh-CN"/>
              </w:rPr>
            </w:pPr>
            <w:r w:rsidRPr="00267633">
              <w:rPr>
                <w:rFonts w:ascii="Times New Roman" w:hAnsi="Times New Roman" w:cs="Times New Roman"/>
                <w:szCs w:val="20"/>
                <w:lang w:val="en-GB" w:eastAsia="zh-CN"/>
              </w:rPr>
              <w:t>1</w:t>
            </w:r>
          </w:p>
        </w:tc>
        <w:tc>
          <w:tcPr>
            <w:tcW w:w="2070" w:type="dxa"/>
          </w:tcPr>
          <w:p w14:paraId="444D110D" w14:textId="77777777" w:rsidR="00267633" w:rsidRPr="00267633" w:rsidRDefault="00267633" w:rsidP="00267633">
            <w:pPr>
              <w:spacing w:before="0" w:after="0" w:line="340" w:lineRule="exact"/>
              <w:jc w:val="both"/>
              <w:rPr>
                <w:rFonts w:ascii="Times New Roman" w:hAnsi="Times New Roman" w:cs="Times New Roman"/>
                <w:szCs w:val="20"/>
                <w:lang w:val="en-GB" w:eastAsia="zh-CN"/>
              </w:rPr>
            </w:pPr>
          </w:p>
        </w:tc>
        <w:tc>
          <w:tcPr>
            <w:tcW w:w="1800" w:type="dxa"/>
          </w:tcPr>
          <w:p w14:paraId="5B93F1C5" w14:textId="77777777" w:rsidR="00267633" w:rsidRPr="00267633" w:rsidRDefault="00267633" w:rsidP="00267633">
            <w:pPr>
              <w:spacing w:before="0" w:after="0" w:line="340" w:lineRule="exact"/>
              <w:jc w:val="both"/>
              <w:rPr>
                <w:rFonts w:ascii="Times New Roman" w:hAnsi="Times New Roman" w:cs="Times New Roman"/>
                <w:szCs w:val="20"/>
                <w:lang w:val="en-GB" w:eastAsia="zh-CN"/>
              </w:rPr>
            </w:pPr>
          </w:p>
        </w:tc>
        <w:tc>
          <w:tcPr>
            <w:tcW w:w="1080" w:type="dxa"/>
            <w:vAlign w:val="center"/>
          </w:tcPr>
          <w:p w14:paraId="55AEE86F" w14:textId="77777777" w:rsidR="00267633" w:rsidRPr="00267633" w:rsidRDefault="00267633" w:rsidP="00267633">
            <w:pPr>
              <w:spacing w:before="0" w:after="0" w:line="340" w:lineRule="exact"/>
              <w:jc w:val="both"/>
              <w:rPr>
                <w:rFonts w:ascii="Times New Roman" w:hAnsi="Times New Roman" w:cs="Times New Roman"/>
                <w:szCs w:val="20"/>
                <w:lang w:val="en-GB" w:eastAsia="zh-CN"/>
              </w:rPr>
            </w:pPr>
          </w:p>
        </w:tc>
        <w:tc>
          <w:tcPr>
            <w:tcW w:w="6337" w:type="dxa"/>
          </w:tcPr>
          <w:p w14:paraId="3217CA4F" w14:textId="77777777" w:rsidR="00267633" w:rsidRPr="00267633" w:rsidRDefault="00267633" w:rsidP="00267633">
            <w:pPr>
              <w:spacing w:before="0" w:after="0" w:line="340" w:lineRule="exact"/>
              <w:jc w:val="both"/>
              <w:rPr>
                <w:rFonts w:ascii="Times New Roman" w:hAnsi="Times New Roman" w:cs="Times New Roman"/>
                <w:szCs w:val="20"/>
                <w:lang w:val="en-GB" w:eastAsia="zh-CN"/>
              </w:rPr>
            </w:pPr>
          </w:p>
          <w:p w14:paraId="55B90653" w14:textId="77777777" w:rsidR="00267633" w:rsidRPr="00267633" w:rsidRDefault="00267633" w:rsidP="00267633">
            <w:pPr>
              <w:spacing w:before="0" w:after="0" w:line="340" w:lineRule="exact"/>
              <w:ind w:left="3600"/>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Tel:</w:t>
            </w:r>
          </w:p>
        </w:tc>
      </w:tr>
      <w:tr w:rsidR="00267633" w:rsidRPr="00267633" w14:paraId="04F92092" w14:textId="77777777" w:rsidTr="00267633">
        <w:trPr>
          <w:divId w:val="2116439976"/>
        </w:trPr>
        <w:tc>
          <w:tcPr>
            <w:tcW w:w="3168" w:type="dxa"/>
            <w:vAlign w:val="center"/>
          </w:tcPr>
          <w:p w14:paraId="16F4910D" w14:textId="77777777" w:rsidR="00267633" w:rsidRPr="00267633" w:rsidRDefault="00267633" w:rsidP="00267633">
            <w:pPr>
              <w:spacing w:before="0" w:after="0" w:line="340" w:lineRule="exact"/>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2</w:t>
            </w:r>
          </w:p>
          <w:p w14:paraId="3F6D573F" w14:textId="77777777" w:rsidR="00267633" w:rsidRPr="00267633" w:rsidRDefault="00267633" w:rsidP="00267633">
            <w:pPr>
              <w:spacing w:before="0" w:after="0" w:line="340" w:lineRule="exact"/>
              <w:jc w:val="both"/>
              <w:rPr>
                <w:rFonts w:ascii="Times New Roman" w:hAnsi="Times New Roman" w:cs="Times New Roman"/>
                <w:szCs w:val="20"/>
                <w:lang w:val="en-GB" w:eastAsia="zh-CN"/>
              </w:rPr>
            </w:pPr>
          </w:p>
        </w:tc>
        <w:tc>
          <w:tcPr>
            <w:tcW w:w="2070" w:type="dxa"/>
          </w:tcPr>
          <w:p w14:paraId="60B8D637" w14:textId="77777777" w:rsidR="00267633" w:rsidRPr="00267633" w:rsidRDefault="00267633" w:rsidP="00267633">
            <w:pPr>
              <w:spacing w:before="0" w:after="0" w:line="340" w:lineRule="exact"/>
              <w:jc w:val="both"/>
              <w:rPr>
                <w:rFonts w:ascii="Times New Roman" w:hAnsi="Times New Roman" w:cs="Times New Roman"/>
                <w:szCs w:val="20"/>
                <w:lang w:val="en-GB" w:eastAsia="zh-CN"/>
              </w:rPr>
            </w:pPr>
          </w:p>
        </w:tc>
        <w:tc>
          <w:tcPr>
            <w:tcW w:w="1800" w:type="dxa"/>
          </w:tcPr>
          <w:p w14:paraId="2DFEDD04" w14:textId="77777777" w:rsidR="00267633" w:rsidRPr="00267633" w:rsidRDefault="00267633" w:rsidP="00267633">
            <w:pPr>
              <w:spacing w:before="0" w:after="0" w:line="340" w:lineRule="exact"/>
              <w:jc w:val="both"/>
              <w:rPr>
                <w:rFonts w:ascii="Times New Roman" w:hAnsi="Times New Roman" w:cs="Times New Roman"/>
                <w:szCs w:val="20"/>
                <w:lang w:val="en-GB" w:eastAsia="zh-CN"/>
              </w:rPr>
            </w:pPr>
          </w:p>
        </w:tc>
        <w:tc>
          <w:tcPr>
            <w:tcW w:w="1080" w:type="dxa"/>
          </w:tcPr>
          <w:p w14:paraId="25719E8C" w14:textId="77777777" w:rsidR="00267633" w:rsidRPr="00267633" w:rsidRDefault="00267633" w:rsidP="00267633">
            <w:pPr>
              <w:spacing w:before="0" w:after="0" w:line="340" w:lineRule="exact"/>
              <w:jc w:val="both"/>
              <w:rPr>
                <w:rFonts w:ascii="Times New Roman" w:hAnsi="Times New Roman" w:cs="Times New Roman"/>
                <w:szCs w:val="20"/>
                <w:lang w:val="en-GB" w:eastAsia="zh-CN"/>
              </w:rPr>
            </w:pPr>
          </w:p>
        </w:tc>
        <w:tc>
          <w:tcPr>
            <w:tcW w:w="6337" w:type="dxa"/>
          </w:tcPr>
          <w:p w14:paraId="12DC2E43" w14:textId="77777777" w:rsidR="00267633" w:rsidRPr="00267633" w:rsidRDefault="00267633" w:rsidP="00267633">
            <w:pPr>
              <w:spacing w:before="0" w:after="0" w:line="340" w:lineRule="exact"/>
              <w:jc w:val="both"/>
              <w:rPr>
                <w:rFonts w:ascii="Times New Roman" w:hAnsi="Times New Roman" w:cs="Times New Roman"/>
                <w:szCs w:val="20"/>
                <w:lang w:val="en-GB" w:eastAsia="zh-CN"/>
              </w:rPr>
            </w:pPr>
          </w:p>
          <w:p w14:paraId="23E78C2B" w14:textId="77777777" w:rsidR="00267633" w:rsidRPr="00267633" w:rsidRDefault="00267633" w:rsidP="00267633">
            <w:pPr>
              <w:spacing w:before="0" w:after="0" w:line="340" w:lineRule="exact"/>
              <w:ind w:left="3600"/>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Tel:</w:t>
            </w:r>
          </w:p>
        </w:tc>
      </w:tr>
      <w:tr w:rsidR="00267633" w:rsidRPr="00267633" w14:paraId="0BF7E071" w14:textId="77777777" w:rsidTr="00267633">
        <w:trPr>
          <w:divId w:val="2116439976"/>
        </w:trPr>
        <w:tc>
          <w:tcPr>
            <w:tcW w:w="3168" w:type="dxa"/>
            <w:vAlign w:val="center"/>
          </w:tcPr>
          <w:p w14:paraId="6463376F" w14:textId="77777777" w:rsidR="00267633" w:rsidRPr="00267633" w:rsidRDefault="00267633" w:rsidP="00267633">
            <w:pPr>
              <w:spacing w:before="0" w:after="0" w:line="340" w:lineRule="exact"/>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3</w:t>
            </w:r>
          </w:p>
          <w:p w14:paraId="4D529895" w14:textId="77777777" w:rsidR="00267633" w:rsidRPr="00267633" w:rsidRDefault="00267633" w:rsidP="00267633">
            <w:pPr>
              <w:spacing w:before="0" w:after="0" w:line="340" w:lineRule="exact"/>
              <w:jc w:val="both"/>
              <w:rPr>
                <w:rFonts w:ascii="Times New Roman" w:hAnsi="Times New Roman" w:cs="Times New Roman"/>
                <w:szCs w:val="20"/>
                <w:lang w:val="en-GB" w:eastAsia="zh-CN"/>
              </w:rPr>
            </w:pPr>
          </w:p>
        </w:tc>
        <w:tc>
          <w:tcPr>
            <w:tcW w:w="2070" w:type="dxa"/>
          </w:tcPr>
          <w:p w14:paraId="74B45E3F" w14:textId="77777777" w:rsidR="00267633" w:rsidRPr="00267633" w:rsidRDefault="00267633" w:rsidP="00267633">
            <w:pPr>
              <w:spacing w:before="0" w:after="0" w:line="340" w:lineRule="exact"/>
              <w:jc w:val="both"/>
              <w:rPr>
                <w:rFonts w:ascii="Times New Roman" w:hAnsi="Times New Roman" w:cs="Times New Roman"/>
                <w:szCs w:val="20"/>
                <w:lang w:val="en-GB" w:eastAsia="zh-CN"/>
              </w:rPr>
            </w:pPr>
          </w:p>
        </w:tc>
        <w:tc>
          <w:tcPr>
            <w:tcW w:w="1800" w:type="dxa"/>
          </w:tcPr>
          <w:p w14:paraId="46909A16" w14:textId="77777777" w:rsidR="00267633" w:rsidRPr="00267633" w:rsidRDefault="00267633" w:rsidP="00267633">
            <w:pPr>
              <w:spacing w:before="0" w:after="0" w:line="340" w:lineRule="exact"/>
              <w:jc w:val="both"/>
              <w:rPr>
                <w:rFonts w:ascii="Times New Roman" w:hAnsi="Times New Roman" w:cs="Times New Roman"/>
                <w:szCs w:val="20"/>
                <w:lang w:val="en-GB" w:eastAsia="zh-CN"/>
              </w:rPr>
            </w:pPr>
          </w:p>
        </w:tc>
        <w:tc>
          <w:tcPr>
            <w:tcW w:w="1080" w:type="dxa"/>
          </w:tcPr>
          <w:p w14:paraId="347419EE" w14:textId="77777777" w:rsidR="00267633" w:rsidRPr="00267633" w:rsidRDefault="00267633" w:rsidP="00267633">
            <w:pPr>
              <w:spacing w:before="0" w:after="0" w:line="340" w:lineRule="exact"/>
              <w:jc w:val="both"/>
              <w:rPr>
                <w:rFonts w:ascii="Times New Roman" w:hAnsi="Times New Roman" w:cs="Times New Roman"/>
                <w:szCs w:val="20"/>
                <w:lang w:val="en-GB" w:eastAsia="zh-CN"/>
              </w:rPr>
            </w:pPr>
          </w:p>
        </w:tc>
        <w:tc>
          <w:tcPr>
            <w:tcW w:w="6337" w:type="dxa"/>
          </w:tcPr>
          <w:p w14:paraId="6513946D" w14:textId="77777777" w:rsidR="00267633" w:rsidRPr="00267633" w:rsidRDefault="00267633" w:rsidP="00267633">
            <w:pPr>
              <w:spacing w:before="0" w:after="0" w:line="340" w:lineRule="exact"/>
              <w:jc w:val="both"/>
              <w:rPr>
                <w:rFonts w:ascii="Times New Roman" w:hAnsi="Times New Roman" w:cs="Times New Roman"/>
                <w:szCs w:val="20"/>
                <w:lang w:val="en-GB" w:eastAsia="zh-CN"/>
              </w:rPr>
            </w:pPr>
          </w:p>
          <w:p w14:paraId="3B32190D" w14:textId="77777777" w:rsidR="00267633" w:rsidRPr="00267633" w:rsidRDefault="00267633" w:rsidP="00267633">
            <w:pPr>
              <w:spacing w:before="0" w:after="0" w:line="340" w:lineRule="exact"/>
              <w:ind w:left="3600"/>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Tel:</w:t>
            </w:r>
          </w:p>
        </w:tc>
      </w:tr>
    </w:tbl>
    <w:p w14:paraId="3F6A04ED" w14:textId="77777777" w:rsidR="00267633" w:rsidRPr="00267633" w:rsidRDefault="00267633" w:rsidP="00267633">
      <w:pPr>
        <w:keepNext/>
        <w:tabs>
          <w:tab w:val="left" w:pos="7650"/>
        </w:tabs>
        <w:spacing w:before="240" w:after="60"/>
        <w:jc w:val="both"/>
        <w:outlineLvl w:val="3"/>
        <w:divId w:val="2116439976"/>
        <w:rPr>
          <w:rFonts w:ascii="Times New Roman" w:hAnsi="Times New Roman" w:cs="Times New Roman"/>
          <w:b/>
          <w:spacing w:val="-3"/>
          <w:szCs w:val="20"/>
          <w:u w:val="single"/>
          <w:lang w:val="en-GB" w:eastAsia="en-GB"/>
        </w:rPr>
      </w:pPr>
      <w:r w:rsidRPr="00267633">
        <w:rPr>
          <w:rFonts w:ascii="Times New Roman" w:hAnsi="Times New Roman" w:cs="Times New Roman"/>
          <w:b/>
          <w:spacing w:val="-3"/>
          <w:szCs w:val="20"/>
          <w:u w:val="single"/>
          <w:lang w:val="en-GB" w:eastAsia="en-GB"/>
        </w:rPr>
        <w:lastRenderedPageBreak/>
        <w:t>Other Relevant Persons</w:t>
      </w:r>
    </w:p>
    <w:tbl>
      <w:tblPr>
        <w:tblW w:w="144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168"/>
        <w:gridCol w:w="8730"/>
        <w:gridCol w:w="2557"/>
      </w:tblGrid>
      <w:tr w:rsidR="00267633" w:rsidRPr="00267633" w14:paraId="1D5F9BB9" w14:textId="77777777" w:rsidTr="00267633">
        <w:trPr>
          <w:divId w:val="2116439976"/>
          <w:cantSplit/>
        </w:trPr>
        <w:tc>
          <w:tcPr>
            <w:tcW w:w="3168" w:type="dxa"/>
          </w:tcPr>
          <w:p w14:paraId="614BC293" w14:textId="77777777" w:rsidR="00267633" w:rsidRPr="00267633" w:rsidRDefault="00267633" w:rsidP="00267633">
            <w:pPr>
              <w:keepNext/>
              <w:keepLines/>
              <w:spacing w:before="0" w:after="0" w:line="240" w:lineRule="auto"/>
              <w:jc w:val="both"/>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 xml:space="preserve">Name </w:t>
            </w:r>
          </w:p>
        </w:tc>
        <w:tc>
          <w:tcPr>
            <w:tcW w:w="8730" w:type="dxa"/>
          </w:tcPr>
          <w:p w14:paraId="3274705F" w14:textId="77777777" w:rsidR="00267633" w:rsidRPr="00267633" w:rsidRDefault="00267633" w:rsidP="00267633">
            <w:pPr>
              <w:keepNext/>
              <w:keepLines/>
              <w:spacing w:before="0" w:after="0" w:line="240" w:lineRule="auto"/>
              <w:jc w:val="both"/>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Current address and contact no. during office hours*</w:t>
            </w:r>
          </w:p>
        </w:tc>
        <w:tc>
          <w:tcPr>
            <w:tcW w:w="2557" w:type="dxa"/>
          </w:tcPr>
          <w:p w14:paraId="3807C6BA" w14:textId="77777777" w:rsidR="00267633" w:rsidRPr="00267633" w:rsidRDefault="00267633" w:rsidP="00267633">
            <w:pPr>
              <w:tabs>
                <w:tab w:val="left" w:pos="720"/>
                <w:tab w:val="right" w:leader="underscore" w:pos="8440"/>
              </w:tabs>
              <w:spacing w:before="120" w:after="0" w:line="240" w:lineRule="auto"/>
              <w:rPr>
                <w:rFonts w:ascii="Times New Roman" w:eastAsia="SimSun" w:hAnsi="Times New Roman" w:cs="Times New Roman"/>
                <w:b/>
                <w:bCs/>
                <w:iCs/>
                <w:noProof/>
                <w:lang w:val="en-GB" w:eastAsia="zh-CN"/>
              </w:rPr>
            </w:pPr>
            <w:r w:rsidRPr="00267633">
              <w:rPr>
                <w:rFonts w:ascii="Times New Roman" w:eastAsia="SimSun" w:hAnsi="Times New Roman" w:cs="Times New Roman"/>
                <w:b/>
                <w:bCs/>
                <w:iCs/>
                <w:noProof/>
                <w:lang w:val="en-GB" w:eastAsia="zh-CN"/>
              </w:rPr>
              <w:t>Relationship to the child</w:t>
            </w:r>
          </w:p>
        </w:tc>
      </w:tr>
      <w:tr w:rsidR="00267633" w:rsidRPr="00267633" w14:paraId="102EB1B3" w14:textId="77777777" w:rsidTr="00267633">
        <w:trPr>
          <w:divId w:val="2116439976"/>
          <w:cantSplit/>
        </w:trPr>
        <w:tc>
          <w:tcPr>
            <w:tcW w:w="3168" w:type="dxa"/>
          </w:tcPr>
          <w:p w14:paraId="77E5CCFD" w14:textId="77777777" w:rsidR="00267633" w:rsidRPr="00267633" w:rsidRDefault="00267633" w:rsidP="00267633">
            <w:pPr>
              <w:keepNext/>
              <w:keepLines/>
              <w:spacing w:before="0" w:after="0" w:line="240" w:lineRule="auto"/>
              <w:jc w:val="both"/>
              <w:rPr>
                <w:rFonts w:ascii="Times New Roman" w:hAnsi="Times New Roman" w:cs="Times New Roman"/>
                <w:szCs w:val="20"/>
                <w:lang w:val="en-GB" w:eastAsia="zh-CN"/>
              </w:rPr>
            </w:pPr>
          </w:p>
          <w:p w14:paraId="45F5FC5F" w14:textId="77777777" w:rsidR="00267633" w:rsidRPr="00267633" w:rsidRDefault="00267633" w:rsidP="00267633">
            <w:pPr>
              <w:keepNext/>
              <w:keepLines/>
              <w:spacing w:before="0" w:after="0" w:line="240" w:lineRule="auto"/>
              <w:jc w:val="both"/>
              <w:rPr>
                <w:rFonts w:ascii="Times New Roman" w:hAnsi="Times New Roman" w:cs="Times New Roman"/>
                <w:szCs w:val="20"/>
                <w:lang w:val="en-GB" w:eastAsia="zh-CN"/>
              </w:rPr>
            </w:pPr>
          </w:p>
        </w:tc>
        <w:tc>
          <w:tcPr>
            <w:tcW w:w="8730" w:type="dxa"/>
            <w:vAlign w:val="bottom"/>
          </w:tcPr>
          <w:p w14:paraId="08DFA919" w14:textId="77777777" w:rsidR="00267633" w:rsidRPr="00267633" w:rsidRDefault="00267633" w:rsidP="00267633">
            <w:pPr>
              <w:keepNext/>
              <w:keepLines/>
              <w:spacing w:before="0" w:after="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ab/>
            </w:r>
            <w:r w:rsidRPr="00267633">
              <w:rPr>
                <w:rFonts w:ascii="Times New Roman" w:hAnsi="Times New Roman" w:cs="Times New Roman"/>
                <w:szCs w:val="20"/>
                <w:lang w:val="en-GB" w:eastAsia="zh-CN"/>
              </w:rPr>
              <w:tab/>
            </w:r>
            <w:r w:rsidRPr="00267633">
              <w:rPr>
                <w:rFonts w:ascii="Times New Roman" w:hAnsi="Times New Roman" w:cs="Times New Roman"/>
                <w:szCs w:val="20"/>
                <w:lang w:val="en-GB" w:eastAsia="zh-CN"/>
              </w:rPr>
              <w:tab/>
            </w:r>
            <w:r w:rsidRPr="00267633">
              <w:rPr>
                <w:rFonts w:ascii="Times New Roman" w:hAnsi="Times New Roman" w:cs="Times New Roman"/>
                <w:szCs w:val="20"/>
                <w:lang w:val="en-GB" w:eastAsia="zh-CN"/>
              </w:rPr>
              <w:tab/>
            </w:r>
            <w:r w:rsidRPr="00267633">
              <w:rPr>
                <w:rFonts w:ascii="Times New Roman" w:hAnsi="Times New Roman" w:cs="Times New Roman"/>
                <w:szCs w:val="20"/>
                <w:lang w:val="en-GB" w:eastAsia="zh-CN"/>
              </w:rPr>
              <w:tab/>
            </w:r>
            <w:r w:rsidRPr="00267633">
              <w:rPr>
                <w:rFonts w:ascii="Times New Roman" w:hAnsi="Times New Roman" w:cs="Times New Roman"/>
                <w:szCs w:val="20"/>
                <w:lang w:val="en-GB" w:eastAsia="zh-CN"/>
              </w:rPr>
              <w:tab/>
            </w:r>
            <w:r w:rsidRPr="00267633">
              <w:rPr>
                <w:rFonts w:ascii="Times New Roman" w:hAnsi="Times New Roman" w:cs="Times New Roman"/>
                <w:szCs w:val="20"/>
                <w:lang w:val="en-GB" w:eastAsia="zh-CN"/>
              </w:rPr>
              <w:tab/>
            </w:r>
            <w:r w:rsidRPr="00267633">
              <w:rPr>
                <w:rFonts w:ascii="Times New Roman" w:hAnsi="Times New Roman" w:cs="Times New Roman"/>
                <w:szCs w:val="20"/>
                <w:lang w:val="en-GB" w:eastAsia="zh-CN"/>
              </w:rPr>
              <w:tab/>
              <w:t>Tel:</w:t>
            </w:r>
          </w:p>
        </w:tc>
        <w:tc>
          <w:tcPr>
            <w:tcW w:w="2557" w:type="dxa"/>
          </w:tcPr>
          <w:p w14:paraId="0766DCBB" w14:textId="77777777" w:rsidR="00267633" w:rsidRPr="00267633" w:rsidRDefault="00267633" w:rsidP="00267633">
            <w:pPr>
              <w:keepNext/>
              <w:keepLines/>
              <w:spacing w:before="0" w:after="0" w:line="240" w:lineRule="auto"/>
              <w:jc w:val="both"/>
              <w:rPr>
                <w:rFonts w:ascii="Times New Roman" w:hAnsi="Times New Roman" w:cs="Times New Roman"/>
                <w:szCs w:val="20"/>
                <w:lang w:val="en-GB" w:eastAsia="zh-CN"/>
              </w:rPr>
            </w:pPr>
          </w:p>
        </w:tc>
      </w:tr>
      <w:tr w:rsidR="00267633" w:rsidRPr="00267633" w14:paraId="11E50FF2" w14:textId="77777777" w:rsidTr="00267633">
        <w:trPr>
          <w:divId w:val="2116439976"/>
          <w:cantSplit/>
        </w:trPr>
        <w:tc>
          <w:tcPr>
            <w:tcW w:w="3168" w:type="dxa"/>
          </w:tcPr>
          <w:p w14:paraId="6A63E99B" w14:textId="77777777" w:rsidR="00267633" w:rsidRPr="00267633" w:rsidRDefault="00267633" w:rsidP="00267633">
            <w:pPr>
              <w:keepNext/>
              <w:keepLines/>
              <w:spacing w:before="0" w:after="0" w:line="240" w:lineRule="auto"/>
              <w:jc w:val="both"/>
              <w:rPr>
                <w:rFonts w:ascii="Times New Roman" w:hAnsi="Times New Roman" w:cs="Times New Roman"/>
                <w:szCs w:val="20"/>
                <w:lang w:val="en-GB" w:eastAsia="zh-CN"/>
              </w:rPr>
            </w:pPr>
          </w:p>
          <w:p w14:paraId="1605C763" w14:textId="77777777" w:rsidR="00267633" w:rsidRPr="00267633" w:rsidRDefault="00267633" w:rsidP="00267633">
            <w:pPr>
              <w:keepNext/>
              <w:keepLines/>
              <w:spacing w:before="0" w:after="0" w:line="240" w:lineRule="auto"/>
              <w:jc w:val="both"/>
              <w:rPr>
                <w:rFonts w:ascii="Times New Roman" w:hAnsi="Times New Roman" w:cs="Times New Roman"/>
                <w:szCs w:val="20"/>
                <w:lang w:val="en-GB" w:eastAsia="zh-CN"/>
              </w:rPr>
            </w:pPr>
          </w:p>
        </w:tc>
        <w:tc>
          <w:tcPr>
            <w:tcW w:w="8730" w:type="dxa"/>
            <w:vAlign w:val="bottom"/>
          </w:tcPr>
          <w:p w14:paraId="76BEDFE7" w14:textId="77777777" w:rsidR="00267633" w:rsidRPr="00267633" w:rsidRDefault="00267633" w:rsidP="00267633">
            <w:pPr>
              <w:keepNext/>
              <w:keepLines/>
              <w:spacing w:before="0" w:after="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ab/>
            </w:r>
            <w:r w:rsidRPr="00267633">
              <w:rPr>
                <w:rFonts w:ascii="Times New Roman" w:hAnsi="Times New Roman" w:cs="Times New Roman"/>
                <w:szCs w:val="20"/>
                <w:lang w:val="en-GB" w:eastAsia="zh-CN"/>
              </w:rPr>
              <w:tab/>
            </w:r>
            <w:r w:rsidRPr="00267633">
              <w:rPr>
                <w:rFonts w:ascii="Times New Roman" w:hAnsi="Times New Roman" w:cs="Times New Roman"/>
                <w:szCs w:val="20"/>
                <w:lang w:val="en-GB" w:eastAsia="zh-CN"/>
              </w:rPr>
              <w:tab/>
            </w:r>
            <w:r w:rsidRPr="00267633">
              <w:rPr>
                <w:rFonts w:ascii="Times New Roman" w:hAnsi="Times New Roman" w:cs="Times New Roman"/>
                <w:szCs w:val="20"/>
                <w:lang w:val="en-GB" w:eastAsia="zh-CN"/>
              </w:rPr>
              <w:tab/>
            </w:r>
            <w:r w:rsidRPr="00267633">
              <w:rPr>
                <w:rFonts w:ascii="Times New Roman" w:hAnsi="Times New Roman" w:cs="Times New Roman"/>
                <w:szCs w:val="20"/>
                <w:lang w:val="en-GB" w:eastAsia="zh-CN"/>
              </w:rPr>
              <w:tab/>
            </w:r>
            <w:r w:rsidRPr="00267633">
              <w:rPr>
                <w:rFonts w:ascii="Times New Roman" w:hAnsi="Times New Roman" w:cs="Times New Roman"/>
                <w:szCs w:val="20"/>
                <w:lang w:val="en-GB" w:eastAsia="zh-CN"/>
              </w:rPr>
              <w:tab/>
            </w:r>
            <w:r w:rsidRPr="00267633">
              <w:rPr>
                <w:rFonts w:ascii="Times New Roman" w:hAnsi="Times New Roman" w:cs="Times New Roman"/>
                <w:szCs w:val="20"/>
                <w:lang w:val="en-GB" w:eastAsia="zh-CN"/>
              </w:rPr>
              <w:tab/>
            </w:r>
            <w:r w:rsidRPr="00267633">
              <w:rPr>
                <w:rFonts w:ascii="Times New Roman" w:hAnsi="Times New Roman" w:cs="Times New Roman"/>
                <w:szCs w:val="20"/>
                <w:lang w:val="en-GB" w:eastAsia="zh-CN"/>
              </w:rPr>
              <w:tab/>
              <w:t>Tel:</w:t>
            </w:r>
          </w:p>
        </w:tc>
        <w:tc>
          <w:tcPr>
            <w:tcW w:w="2557" w:type="dxa"/>
          </w:tcPr>
          <w:p w14:paraId="13A090F0" w14:textId="77777777" w:rsidR="00267633" w:rsidRPr="00267633" w:rsidRDefault="00267633" w:rsidP="00267633">
            <w:pPr>
              <w:keepNext/>
              <w:keepLines/>
              <w:spacing w:before="0" w:after="0" w:line="240" w:lineRule="auto"/>
              <w:jc w:val="both"/>
              <w:rPr>
                <w:rFonts w:ascii="Times New Roman" w:hAnsi="Times New Roman" w:cs="Times New Roman"/>
                <w:szCs w:val="20"/>
                <w:lang w:val="en-GB" w:eastAsia="zh-CN"/>
              </w:rPr>
            </w:pPr>
          </w:p>
        </w:tc>
      </w:tr>
      <w:tr w:rsidR="00267633" w:rsidRPr="00267633" w14:paraId="3430CEB7" w14:textId="77777777" w:rsidTr="00267633">
        <w:trPr>
          <w:divId w:val="2116439976"/>
          <w:cantSplit/>
        </w:trPr>
        <w:tc>
          <w:tcPr>
            <w:tcW w:w="3168" w:type="dxa"/>
          </w:tcPr>
          <w:p w14:paraId="1BA178B4" w14:textId="77777777" w:rsidR="00267633" w:rsidRPr="00267633" w:rsidRDefault="00267633" w:rsidP="00267633">
            <w:pPr>
              <w:keepNext/>
              <w:keepLines/>
              <w:spacing w:before="0" w:after="0" w:line="240" w:lineRule="auto"/>
              <w:jc w:val="both"/>
              <w:rPr>
                <w:rFonts w:ascii="Times New Roman" w:hAnsi="Times New Roman" w:cs="Times New Roman"/>
                <w:szCs w:val="20"/>
                <w:lang w:val="en-GB" w:eastAsia="zh-CN"/>
              </w:rPr>
            </w:pPr>
          </w:p>
          <w:p w14:paraId="1CA0574D" w14:textId="77777777" w:rsidR="00267633" w:rsidRPr="00267633" w:rsidRDefault="00267633" w:rsidP="00267633">
            <w:pPr>
              <w:keepNext/>
              <w:keepLines/>
              <w:spacing w:before="0" w:after="0" w:line="240" w:lineRule="auto"/>
              <w:jc w:val="both"/>
              <w:rPr>
                <w:rFonts w:ascii="Times New Roman" w:hAnsi="Times New Roman" w:cs="Times New Roman"/>
                <w:szCs w:val="20"/>
                <w:lang w:val="en-GB" w:eastAsia="zh-CN"/>
              </w:rPr>
            </w:pPr>
          </w:p>
        </w:tc>
        <w:tc>
          <w:tcPr>
            <w:tcW w:w="8730" w:type="dxa"/>
          </w:tcPr>
          <w:p w14:paraId="4E41EA81" w14:textId="77777777" w:rsidR="00267633" w:rsidRPr="00267633" w:rsidRDefault="00267633" w:rsidP="00267633">
            <w:pPr>
              <w:keepNext/>
              <w:keepLines/>
              <w:spacing w:before="0" w:after="0" w:line="240" w:lineRule="auto"/>
              <w:jc w:val="both"/>
              <w:rPr>
                <w:rFonts w:ascii="Times New Roman" w:hAnsi="Times New Roman" w:cs="Times New Roman"/>
                <w:szCs w:val="20"/>
                <w:lang w:val="en-GB" w:eastAsia="zh-CN"/>
              </w:rPr>
            </w:pPr>
          </w:p>
          <w:p w14:paraId="51CE4648" w14:textId="77777777" w:rsidR="00267633" w:rsidRPr="00267633" w:rsidRDefault="00267633" w:rsidP="00267633">
            <w:pPr>
              <w:keepNext/>
              <w:keepLines/>
              <w:spacing w:before="0" w:after="0" w:line="240" w:lineRule="auto"/>
              <w:ind w:left="5760"/>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Tel:</w:t>
            </w:r>
          </w:p>
        </w:tc>
        <w:tc>
          <w:tcPr>
            <w:tcW w:w="2557" w:type="dxa"/>
          </w:tcPr>
          <w:p w14:paraId="716B15D0" w14:textId="77777777" w:rsidR="00267633" w:rsidRPr="00267633" w:rsidRDefault="00267633" w:rsidP="00267633">
            <w:pPr>
              <w:keepNext/>
              <w:keepLines/>
              <w:spacing w:before="0" w:after="0" w:line="240" w:lineRule="auto"/>
              <w:jc w:val="both"/>
              <w:rPr>
                <w:rFonts w:ascii="Times New Roman" w:hAnsi="Times New Roman" w:cs="Times New Roman"/>
                <w:szCs w:val="20"/>
                <w:lang w:val="en-GB" w:eastAsia="zh-CN"/>
              </w:rPr>
            </w:pPr>
          </w:p>
        </w:tc>
      </w:tr>
    </w:tbl>
    <w:p w14:paraId="4F770996" w14:textId="77777777" w:rsidR="00267633" w:rsidRPr="00267633" w:rsidRDefault="00267633" w:rsidP="00267633">
      <w:pPr>
        <w:spacing w:before="0" w:after="0" w:line="240" w:lineRule="auto"/>
        <w:divId w:val="2116439976"/>
        <w:rPr>
          <w:rFonts w:ascii="Times New Roman" w:hAnsi="Times New Roman" w:cs="Times New Roman"/>
          <w:szCs w:val="20"/>
          <w:lang w:val="en-GB" w:eastAsia="zh-CN"/>
        </w:rPr>
      </w:pPr>
    </w:p>
    <w:p w14:paraId="24B7A7CB" w14:textId="77777777" w:rsidR="00267633" w:rsidRPr="00267633" w:rsidRDefault="00267633" w:rsidP="00267633">
      <w:pPr>
        <w:spacing w:before="0" w:after="0" w:line="240" w:lineRule="auto"/>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 Parties must inform the expert if the contact address or telephone number is changed during investigation.</w:t>
      </w:r>
    </w:p>
    <w:p w14:paraId="34ACEA98" w14:textId="77777777" w:rsidR="00267633" w:rsidRPr="00267633" w:rsidRDefault="00267633" w:rsidP="00267633">
      <w:pPr>
        <w:spacing w:before="0" w:after="0" w:line="240" w:lineRule="auto"/>
        <w:jc w:val="both"/>
        <w:divId w:val="2116439976"/>
        <w:rPr>
          <w:rFonts w:ascii="Times New Roman" w:hAnsi="Times New Roman" w:cs="Times New Roman"/>
          <w:b/>
          <w:szCs w:val="20"/>
          <w:u w:val="single"/>
          <w:lang w:val="en-GB" w:eastAsia="zh-CN"/>
        </w:rPr>
      </w:pPr>
    </w:p>
    <w:p w14:paraId="68B08682" w14:textId="77777777" w:rsidR="00267633" w:rsidRPr="00267633" w:rsidRDefault="00267633" w:rsidP="00267633">
      <w:pPr>
        <w:spacing w:before="0" w:after="0" w:line="240" w:lineRule="auto"/>
        <w:jc w:val="both"/>
        <w:divId w:val="2116439976"/>
        <w:rPr>
          <w:rFonts w:ascii="Times New Roman" w:hAnsi="Times New Roman" w:cs="Times New Roman"/>
          <w:sz w:val="20"/>
          <w:szCs w:val="20"/>
          <w:lang w:val="en-GB" w:eastAsia="en-GB"/>
        </w:rPr>
        <w:sectPr w:rsidR="00267633" w:rsidRPr="00267633" w:rsidSect="00C63330">
          <w:pgSz w:w="16834" w:h="11909" w:orient="landscape" w:code="9"/>
          <w:pgMar w:top="1296" w:right="1728" w:bottom="1152" w:left="1728" w:header="720" w:footer="720" w:gutter="0"/>
          <w:paperSrc w:first="7" w:other="7"/>
          <w:cols w:space="720"/>
        </w:sectPr>
      </w:pPr>
    </w:p>
    <w:p w14:paraId="57251965" w14:textId="77777777" w:rsidR="00267633" w:rsidRPr="00267633" w:rsidRDefault="00267633" w:rsidP="00267633">
      <w:pPr>
        <w:spacing w:before="0" w:after="0" w:line="240" w:lineRule="auto"/>
        <w:divId w:val="2116439976"/>
        <w:rPr>
          <w:rFonts w:ascii="Times New Roman" w:hAnsi="Times New Roman" w:cs="Times New Roman"/>
          <w:b/>
          <w:szCs w:val="20"/>
          <w:u w:val="single"/>
          <w:lang w:val="en-GB" w:eastAsia="zh-CN"/>
        </w:rPr>
      </w:pPr>
      <w:r w:rsidRPr="00267633">
        <w:rPr>
          <w:rFonts w:ascii="Times New Roman" w:hAnsi="Times New Roman" w:cs="Times New Roman"/>
          <w:b/>
          <w:szCs w:val="20"/>
          <w:u w:val="single"/>
          <w:lang w:val="en-GB" w:eastAsia="zh-CN"/>
        </w:rPr>
        <w:lastRenderedPageBreak/>
        <w:t>SCHEDULE 2—List of Documents</w:t>
      </w:r>
    </w:p>
    <w:p w14:paraId="454C0E4F" w14:textId="77777777" w:rsidR="00267633" w:rsidRPr="00267633" w:rsidRDefault="00267633" w:rsidP="00267633">
      <w:pPr>
        <w:spacing w:before="0" w:after="0" w:line="240" w:lineRule="auto"/>
        <w:divId w:val="2116439976"/>
        <w:rPr>
          <w:rFonts w:ascii="Times New Roman" w:hAnsi="Times New Roman" w:cs="Times New Roman"/>
          <w:b/>
          <w:szCs w:val="20"/>
          <w:u w:val="single"/>
          <w:lang w:val="en-GB" w:eastAsia="zh-CN"/>
        </w:rPr>
      </w:pPr>
    </w:p>
    <w:p w14:paraId="11CDC5A4" w14:textId="77777777" w:rsidR="00267633" w:rsidRPr="00267633" w:rsidRDefault="00267633" w:rsidP="00267633">
      <w:pPr>
        <w:spacing w:before="0" w:after="0" w:line="240" w:lineRule="auto"/>
        <w:divId w:val="2116439976"/>
        <w:rPr>
          <w:rFonts w:ascii="Times New Roman" w:hAnsi="Times New Roman" w:cs="Times New Roman"/>
          <w:b/>
          <w:szCs w:val="20"/>
          <w:u w:val="single"/>
          <w:lang w:val="en-GB" w:eastAsia="zh-CN"/>
        </w:rPr>
      </w:pPr>
      <w:r w:rsidRPr="00267633">
        <w:rPr>
          <w:rFonts w:ascii="Times New Roman" w:hAnsi="Times New Roman" w:cs="Times New Roman"/>
          <w:b/>
          <w:szCs w:val="20"/>
          <w:u w:val="single"/>
          <w:lang w:val="en-GB" w:eastAsia="zh-CN"/>
        </w:rPr>
        <w:t>CASE NO.: Divorce Suit No [</w:t>
      </w:r>
      <w:r w:rsidRPr="00267633">
        <w:rPr>
          <w:rFonts w:ascii="Times New Roman" w:hAnsi="Times New Roman" w:cs="Times New Roman"/>
          <w:b/>
          <w:i/>
          <w:szCs w:val="20"/>
          <w:u w:val="single"/>
          <w:lang w:val="en-GB" w:eastAsia="zh-CN"/>
        </w:rPr>
        <w:t>to state number</w:t>
      </w:r>
      <w:r w:rsidRPr="00267633">
        <w:rPr>
          <w:rFonts w:ascii="Times New Roman" w:hAnsi="Times New Roman" w:cs="Times New Roman"/>
          <w:b/>
          <w:szCs w:val="20"/>
          <w:u w:val="single"/>
          <w:lang w:val="en-GB" w:eastAsia="zh-CN"/>
        </w:rPr>
        <w:t>]</w:t>
      </w:r>
    </w:p>
    <w:p w14:paraId="1E23EF5C" w14:textId="77777777" w:rsidR="00267633" w:rsidRPr="00267633" w:rsidRDefault="00267633" w:rsidP="00267633">
      <w:pPr>
        <w:keepNext/>
        <w:spacing w:before="0" w:after="0"/>
        <w:ind w:left="2880" w:firstLine="720"/>
        <w:jc w:val="both"/>
        <w:outlineLvl w:val="2"/>
        <w:divId w:val="2116439976"/>
        <w:rPr>
          <w:rFonts w:ascii="Times New Roman" w:hAnsi="Times New Roman" w:cs="Times New Roman"/>
          <w:sz w:val="22"/>
          <w:szCs w:val="20"/>
          <w:lang w:val="en-GB" w:eastAsia="zh-CN"/>
        </w:rPr>
      </w:pPr>
    </w:p>
    <w:p w14:paraId="63A25A89" w14:textId="77777777" w:rsidR="00267633" w:rsidRPr="00267633" w:rsidRDefault="00267633" w:rsidP="00267633">
      <w:pPr>
        <w:spacing w:before="0" w:after="0" w:line="240" w:lineRule="auto"/>
        <w:divId w:val="2116439976"/>
        <w:rPr>
          <w:rFonts w:ascii="Times New Roman" w:hAnsi="Times New Roman" w:cs="Times New Roman"/>
          <w:sz w:val="20"/>
          <w:szCs w:val="20"/>
          <w:lang w:val="en-GB" w:eastAsia="zh-CN"/>
        </w:rPr>
      </w:pPr>
    </w:p>
    <w:tbl>
      <w:tblPr>
        <w:tblW w:w="90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28"/>
        <w:gridCol w:w="4050"/>
        <w:gridCol w:w="2610"/>
        <w:gridCol w:w="1530"/>
      </w:tblGrid>
      <w:tr w:rsidR="00267633" w:rsidRPr="00267633" w14:paraId="57984BA3" w14:textId="77777777" w:rsidTr="00267633">
        <w:trPr>
          <w:divId w:val="2116439976"/>
        </w:trPr>
        <w:tc>
          <w:tcPr>
            <w:tcW w:w="828" w:type="dxa"/>
          </w:tcPr>
          <w:p w14:paraId="667829DC" w14:textId="77777777" w:rsidR="00267633" w:rsidRPr="00267633" w:rsidRDefault="00267633" w:rsidP="00267633">
            <w:pPr>
              <w:spacing w:before="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S/No.</w:t>
            </w:r>
          </w:p>
        </w:tc>
        <w:tc>
          <w:tcPr>
            <w:tcW w:w="4050" w:type="dxa"/>
          </w:tcPr>
          <w:p w14:paraId="2AEAD2EF" w14:textId="77777777" w:rsidR="00267633" w:rsidRPr="00267633" w:rsidRDefault="00267633" w:rsidP="00267633">
            <w:pPr>
              <w:spacing w:before="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Document</w:t>
            </w:r>
          </w:p>
        </w:tc>
        <w:tc>
          <w:tcPr>
            <w:tcW w:w="2610" w:type="dxa"/>
          </w:tcPr>
          <w:p w14:paraId="0DAAF7E3" w14:textId="77777777" w:rsidR="00267633" w:rsidRPr="00267633" w:rsidRDefault="00267633" w:rsidP="00267633">
            <w:pPr>
              <w:spacing w:before="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Party who had </w:t>
            </w:r>
            <w:proofErr w:type="gramStart"/>
            <w:r w:rsidRPr="00267633">
              <w:rPr>
                <w:rFonts w:ascii="Times New Roman" w:hAnsi="Times New Roman" w:cs="Times New Roman"/>
                <w:szCs w:val="20"/>
                <w:lang w:val="en-GB" w:eastAsia="zh-CN"/>
              </w:rPr>
              <w:t>furnished  the</w:t>
            </w:r>
            <w:proofErr w:type="gramEnd"/>
            <w:r w:rsidRPr="00267633">
              <w:rPr>
                <w:rFonts w:ascii="Times New Roman" w:hAnsi="Times New Roman" w:cs="Times New Roman"/>
                <w:szCs w:val="20"/>
                <w:lang w:val="en-GB" w:eastAsia="zh-CN"/>
              </w:rPr>
              <w:t xml:space="preserve"> document (i.e. Plaintiff, Defendant or other party)</w:t>
            </w:r>
          </w:p>
        </w:tc>
        <w:tc>
          <w:tcPr>
            <w:tcW w:w="1530" w:type="dxa"/>
          </w:tcPr>
          <w:p w14:paraId="72F489DE" w14:textId="77777777" w:rsidR="00267633" w:rsidRPr="00267633" w:rsidRDefault="00267633" w:rsidP="00267633">
            <w:pPr>
              <w:spacing w:before="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Date of document</w:t>
            </w:r>
          </w:p>
          <w:p w14:paraId="2A59F1A7" w14:textId="77777777" w:rsidR="00267633" w:rsidRPr="00267633" w:rsidRDefault="00267633" w:rsidP="00267633">
            <w:pPr>
              <w:spacing w:before="0" w:after="120" w:line="240" w:lineRule="auto"/>
              <w:rPr>
                <w:rFonts w:ascii="Times New Roman" w:hAnsi="Times New Roman" w:cs="Times New Roman"/>
                <w:szCs w:val="20"/>
                <w:lang w:val="en-GB" w:eastAsia="zh-CN"/>
              </w:rPr>
            </w:pPr>
          </w:p>
        </w:tc>
      </w:tr>
      <w:tr w:rsidR="00267633" w:rsidRPr="00267633" w14:paraId="01B2ACA6" w14:textId="77777777" w:rsidTr="00267633">
        <w:trPr>
          <w:divId w:val="2116439976"/>
        </w:trPr>
        <w:tc>
          <w:tcPr>
            <w:tcW w:w="828" w:type="dxa"/>
          </w:tcPr>
          <w:p w14:paraId="089AA05B" w14:textId="77777777" w:rsidR="00267633" w:rsidRPr="00267633" w:rsidRDefault="00267633" w:rsidP="00267633">
            <w:pPr>
              <w:spacing w:before="0" w:after="120" w:line="240" w:lineRule="auto"/>
              <w:rPr>
                <w:rFonts w:ascii="Times New Roman" w:hAnsi="Times New Roman" w:cs="Times New Roman"/>
                <w:b/>
                <w:sz w:val="20"/>
                <w:szCs w:val="20"/>
                <w:lang w:val="en-GB" w:eastAsia="zh-CN"/>
              </w:rPr>
            </w:pPr>
          </w:p>
        </w:tc>
        <w:tc>
          <w:tcPr>
            <w:tcW w:w="4050" w:type="dxa"/>
          </w:tcPr>
          <w:p w14:paraId="2F068B5E"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c>
          <w:tcPr>
            <w:tcW w:w="2610" w:type="dxa"/>
          </w:tcPr>
          <w:p w14:paraId="291D537E"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c>
          <w:tcPr>
            <w:tcW w:w="1530" w:type="dxa"/>
          </w:tcPr>
          <w:p w14:paraId="6518C10B"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r>
      <w:tr w:rsidR="00267633" w:rsidRPr="00267633" w14:paraId="751270E3" w14:textId="77777777" w:rsidTr="00267633">
        <w:trPr>
          <w:divId w:val="2116439976"/>
        </w:trPr>
        <w:tc>
          <w:tcPr>
            <w:tcW w:w="828" w:type="dxa"/>
          </w:tcPr>
          <w:p w14:paraId="3E961420" w14:textId="77777777" w:rsidR="00267633" w:rsidRPr="00267633" w:rsidRDefault="00267633" w:rsidP="00267633">
            <w:pPr>
              <w:spacing w:before="0" w:after="120" w:line="240" w:lineRule="auto"/>
              <w:rPr>
                <w:rFonts w:ascii="Times New Roman" w:hAnsi="Times New Roman" w:cs="Times New Roman"/>
                <w:b/>
                <w:sz w:val="20"/>
                <w:szCs w:val="20"/>
                <w:lang w:val="en-GB" w:eastAsia="zh-CN"/>
              </w:rPr>
            </w:pPr>
          </w:p>
        </w:tc>
        <w:tc>
          <w:tcPr>
            <w:tcW w:w="4050" w:type="dxa"/>
          </w:tcPr>
          <w:p w14:paraId="1E8EF5D5"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c>
          <w:tcPr>
            <w:tcW w:w="2610" w:type="dxa"/>
          </w:tcPr>
          <w:p w14:paraId="6D79AD90"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c>
          <w:tcPr>
            <w:tcW w:w="1530" w:type="dxa"/>
          </w:tcPr>
          <w:p w14:paraId="70046E90"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r>
      <w:tr w:rsidR="00267633" w:rsidRPr="00267633" w14:paraId="5846E6DA" w14:textId="77777777" w:rsidTr="00267633">
        <w:trPr>
          <w:divId w:val="2116439976"/>
        </w:trPr>
        <w:tc>
          <w:tcPr>
            <w:tcW w:w="828" w:type="dxa"/>
          </w:tcPr>
          <w:p w14:paraId="5F81A7EE" w14:textId="77777777" w:rsidR="00267633" w:rsidRPr="00267633" w:rsidRDefault="00267633" w:rsidP="00267633">
            <w:pPr>
              <w:spacing w:before="0" w:after="120" w:line="240" w:lineRule="auto"/>
              <w:rPr>
                <w:rFonts w:ascii="Times New Roman" w:hAnsi="Times New Roman" w:cs="Times New Roman"/>
                <w:b/>
                <w:sz w:val="20"/>
                <w:szCs w:val="20"/>
                <w:lang w:val="en-GB" w:eastAsia="zh-CN"/>
              </w:rPr>
            </w:pPr>
          </w:p>
        </w:tc>
        <w:tc>
          <w:tcPr>
            <w:tcW w:w="4050" w:type="dxa"/>
          </w:tcPr>
          <w:p w14:paraId="0C142BDB"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c>
          <w:tcPr>
            <w:tcW w:w="2610" w:type="dxa"/>
          </w:tcPr>
          <w:p w14:paraId="7CE33497"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c>
          <w:tcPr>
            <w:tcW w:w="1530" w:type="dxa"/>
          </w:tcPr>
          <w:p w14:paraId="3365825D"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r>
      <w:tr w:rsidR="00267633" w:rsidRPr="00267633" w14:paraId="3B1F740F" w14:textId="77777777" w:rsidTr="00267633">
        <w:trPr>
          <w:divId w:val="2116439976"/>
        </w:trPr>
        <w:tc>
          <w:tcPr>
            <w:tcW w:w="828" w:type="dxa"/>
          </w:tcPr>
          <w:p w14:paraId="33131476" w14:textId="77777777" w:rsidR="00267633" w:rsidRPr="00267633" w:rsidRDefault="00267633" w:rsidP="00267633">
            <w:pPr>
              <w:spacing w:before="0" w:after="120" w:line="240" w:lineRule="auto"/>
              <w:rPr>
                <w:rFonts w:ascii="Times New Roman" w:hAnsi="Times New Roman" w:cs="Times New Roman"/>
                <w:b/>
                <w:sz w:val="20"/>
                <w:szCs w:val="20"/>
                <w:lang w:val="en-GB" w:eastAsia="zh-CN"/>
              </w:rPr>
            </w:pPr>
          </w:p>
        </w:tc>
        <w:tc>
          <w:tcPr>
            <w:tcW w:w="4050" w:type="dxa"/>
          </w:tcPr>
          <w:p w14:paraId="7E04AF7B"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c>
          <w:tcPr>
            <w:tcW w:w="2610" w:type="dxa"/>
          </w:tcPr>
          <w:p w14:paraId="14CCFFDE"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c>
          <w:tcPr>
            <w:tcW w:w="1530" w:type="dxa"/>
          </w:tcPr>
          <w:p w14:paraId="178096A2"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r>
    </w:tbl>
    <w:p w14:paraId="40B4278F" w14:textId="77777777" w:rsidR="00267633" w:rsidRPr="00267633" w:rsidRDefault="00267633" w:rsidP="00267633">
      <w:pPr>
        <w:spacing w:before="0" w:after="0" w:line="240" w:lineRule="auto"/>
        <w:divId w:val="2116439976"/>
        <w:rPr>
          <w:rFonts w:ascii="Times New Roman" w:hAnsi="Times New Roman" w:cs="Times New Roman"/>
          <w:sz w:val="20"/>
          <w:szCs w:val="20"/>
          <w:lang w:val="en-GB" w:eastAsia="zh-CN"/>
        </w:rPr>
      </w:pPr>
    </w:p>
    <w:p w14:paraId="5A5E770F" w14:textId="77777777" w:rsidR="00267633" w:rsidRDefault="00267633" w:rsidP="00267633">
      <w:pPr>
        <w:spacing w:before="0" w:after="0" w:line="240" w:lineRule="auto"/>
        <w:divId w:val="2116439976"/>
        <w:rPr>
          <w:rFonts w:ascii="Times New Roman" w:hAnsi="Times New Roman" w:cs="Times New Roman"/>
          <w:sz w:val="20"/>
          <w:szCs w:val="20"/>
          <w:lang w:val="en-US" w:eastAsia="zh-CN"/>
        </w:rPr>
      </w:pPr>
    </w:p>
    <w:p w14:paraId="750A59AE" w14:textId="77777777" w:rsidR="00497891" w:rsidRDefault="00497891" w:rsidP="00267633">
      <w:pPr>
        <w:spacing w:before="0" w:after="0" w:line="240" w:lineRule="auto"/>
        <w:divId w:val="2116439976"/>
        <w:rPr>
          <w:rFonts w:ascii="Times New Roman" w:hAnsi="Times New Roman" w:cs="Times New Roman"/>
          <w:sz w:val="20"/>
          <w:szCs w:val="20"/>
          <w:lang w:val="en-US" w:eastAsia="zh-CN"/>
        </w:rPr>
      </w:pPr>
    </w:p>
    <w:p w14:paraId="291F633F" w14:textId="77777777" w:rsidR="00497891" w:rsidRDefault="00497891" w:rsidP="00267633">
      <w:pPr>
        <w:spacing w:before="0" w:after="0" w:line="240" w:lineRule="auto"/>
        <w:divId w:val="2116439976"/>
        <w:rPr>
          <w:rFonts w:ascii="Times New Roman" w:hAnsi="Times New Roman" w:cs="Times New Roman"/>
          <w:sz w:val="20"/>
          <w:szCs w:val="20"/>
          <w:lang w:val="en-US" w:eastAsia="zh-CN"/>
        </w:rPr>
      </w:pPr>
    </w:p>
    <w:p w14:paraId="342F2541" w14:textId="77777777" w:rsidR="00497891" w:rsidRDefault="00497891" w:rsidP="00267633">
      <w:pPr>
        <w:spacing w:before="0" w:after="0" w:line="240" w:lineRule="auto"/>
        <w:divId w:val="2116439976"/>
        <w:rPr>
          <w:rFonts w:ascii="Times New Roman" w:hAnsi="Times New Roman" w:cs="Times New Roman"/>
          <w:sz w:val="20"/>
          <w:szCs w:val="20"/>
          <w:lang w:val="en-US" w:eastAsia="zh-CN"/>
        </w:rPr>
      </w:pPr>
    </w:p>
    <w:p w14:paraId="0FB4FF64" w14:textId="77777777" w:rsidR="00497891" w:rsidRDefault="00497891" w:rsidP="00267633">
      <w:pPr>
        <w:spacing w:before="0" w:after="0" w:line="240" w:lineRule="auto"/>
        <w:divId w:val="2116439976"/>
        <w:rPr>
          <w:rFonts w:ascii="Times New Roman" w:hAnsi="Times New Roman" w:cs="Times New Roman"/>
          <w:sz w:val="20"/>
          <w:szCs w:val="20"/>
          <w:lang w:val="en-US" w:eastAsia="zh-CN"/>
        </w:rPr>
      </w:pPr>
    </w:p>
    <w:p w14:paraId="2DB64B76" w14:textId="77777777" w:rsidR="00497891" w:rsidRDefault="00497891" w:rsidP="00267633">
      <w:pPr>
        <w:spacing w:before="0" w:after="0" w:line="240" w:lineRule="auto"/>
        <w:divId w:val="2116439976"/>
        <w:rPr>
          <w:rFonts w:ascii="Times New Roman" w:hAnsi="Times New Roman" w:cs="Times New Roman"/>
          <w:sz w:val="20"/>
          <w:szCs w:val="20"/>
          <w:lang w:val="en-US" w:eastAsia="zh-CN"/>
        </w:rPr>
      </w:pPr>
    </w:p>
    <w:p w14:paraId="4579C72F" w14:textId="77777777" w:rsidR="00497891" w:rsidRDefault="00497891" w:rsidP="00267633">
      <w:pPr>
        <w:spacing w:before="0" w:after="0" w:line="240" w:lineRule="auto"/>
        <w:divId w:val="2116439976"/>
        <w:rPr>
          <w:rFonts w:ascii="Times New Roman" w:hAnsi="Times New Roman" w:cs="Times New Roman"/>
          <w:sz w:val="20"/>
          <w:szCs w:val="20"/>
          <w:lang w:val="en-US" w:eastAsia="zh-CN"/>
        </w:rPr>
      </w:pPr>
    </w:p>
    <w:p w14:paraId="6BDB1D54" w14:textId="77777777" w:rsidR="00497891" w:rsidRDefault="00497891" w:rsidP="00267633">
      <w:pPr>
        <w:spacing w:before="0" w:after="0" w:line="240" w:lineRule="auto"/>
        <w:divId w:val="2116439976"/>
        <w:rPr>
          <w:rFonts w:ascii="Times New Roman" w:hAnsi="Times New Roman" w:cs="Times New Roman"/>
          <w:sz w:val="20"/>
          <w:szCs w:val="20"/>
          <w:lang w:val="en-US" w:eastAsia="zh-CN"/>
        </w:rPr>
      </w:pPr>
    </w:p>
    <w:p w14:paraId="500115C0" w14:textId="77777777" w:rsidR="00497891" w:rsidRDefault="00497891" w:rsidP="00267633">
      <w:pPr>
        <w:spacing w:before="0" w:after="0" w:line="240" w:lineRule="auto"/>
        <w:divId w:val="2116439976"/>
        <w:rPr>
          <w:rFonts w:ascii="Times New Roman" w:hAnsi="Times New Roman" w:cs="Times New Roman"/>
          <w:sz w:val="20"/>
          <w:szCs w:val="20"/>
          <w:lang w:val="en-US" w:eastAsia="zh-CN"/>
        </w:rPr>
      </w:pPr>
    </w:p>
    <w:p w14:paraId="54AC58DD" w14:textId="77777777" w:rsidR="00497891" w:rsidRDefault="00497891" w:rsidP="00267633">
      <w:pPr>
        <w:spacing w:before="0" w:after="0" w:line="240" w:lineRule="auto"/>
        <w:divId w:val="2116439976"/>
        <w:rPr>
          <w:rFonts w:ascii="Times New Roman" w:hAnsi="Times New Roman" w:cs="Times New Roman"/>
          <w:sz w:val="20"/>
          <w:szCs w:val="20"/>
          <w:lang w:val="en-US" w:eastAsia="zh-CN"/>
        </w:rPr>
      </w:pPr>
    </w:p>
    <w:p w14:paraId="72DA089F" w14:textId="77777777" w:rsidR="00497891" w:rsidRDefault="00497891" w:rsidP="00267633">
      <w:pPr>
        <w:spacing w:before="0" w:after="0" w:line="240" w:lineRule="auto"/>
        <w:divId w:val="2116439976"/>
        <w:rPr>
          <w:rFonts w:ascii="Times New Roman" w:hAnsi="Times New Roman" w:cs="Times New Roman"/>
          <w:sz w:val="20"/>
          <w:szCs w:val="20"/>
          <w:lang w:val="en-US" w:eastAsia="zh-CN"/>
        </w:rPr>
      </w:pPr>
    </w:p>
    <w:p w14:paraId="3189C302" w14:textId="77777777" w:rsidR="00497891" w:rsidRDefault="00497891" w:rsidP="00267633">
      <w:pPr>
        <w:spacing w:before="0" w:after="0" w:line="240" w:lineRule="auto"/>
        <w:divId w:val="2116439976"/>
        <w:rPr>
          <w:rFonts w:ascii="Times New Roman" w:hAnsi="Times New Roman" w:cs="Times New Roman"/>
          <w:sz w:val="20"/>
          <w:szCs w:val="20"/>
          <w:lang w:val="en-US" w:eastAsia="zh-CN"/>
        </w:rPr>
      </w:pPr>
    </w:p>
    <w:p w14:paraId="0D0AF853" w14:textId="77777777" w:rsidR="00497891" w:rsidRDefault="00497891" w:rsidP="00267633">
      <w:pPr>
        <w:spacing w:before="0" w:after="0" w:line="240" w:lineRule="auto"/>
        <w:divId w:val="2116439976"/>
        <w:rPr>
          <w:rFonts w:ascii="Times New Roman" w:hAnsi="Times New Roman" w:cs="Times New Roman"/>
          <w:sz w:val="20"/>
          <w:szCs w:val="20"/>
          <w:lang w:val="en-US" w:eastAsia="zh-CN"/>
        </w:rPr>
      </w:pPr>
    </w:p>
    <w:p w14:paraId="78E53E66" w14:textId="77777777" w:rsidR="00497891" w:rsidRDefault="00497891" w:rsidP="00267633">
      <w:pPr>
        <w:spacing w:before="0" w:after="0" w:line="240" w:lineRule="auto"/>
        <w:divId w:val="2116439976"/>
        <w:rPr>
          <w:rFonts w:ascii="Times New Roman" w:hAnsi="Times New Roman" w:cs="Times New Roman"/>
          <w:sz w:val="20"/>
          <w:szCs w:val="20"/>
          <w:lang w:val="en-US" w:eastAsia="zh-CN"/>
        </w:rPr>
      </w:pPr>
    </w:p>
    <w:p w14:paraId="0D97BC61" w14:textId="77777777" w:rsidR="00497891" w:rsidRDefault="00497891" w:rsidP="00267633">
      <w:pPr>
        <w:spacing w:before="0" w:after="0" w:line="240" w:lineRule="auto"/>
        <w:divId w:val="2116439976"/>
        <w:rPr>
          <w:rFonts w:ascii="Times New Roman" w:hAnsi="Times New Roman" w:cs="Times New Roman"/>
          <w:sz w:val="20"/>
          <w:szCs w:val="20"/>
          <w:lang w:val="en-US" w:eastAsia="zh-CN"/>
        </w:rPr>
      </w:pPr>
    </w:p>
    <w:p w14:paraId="11228951" w14:textId="77777777" w:rsidR="00497891" w:rsidRDefault="00497891" w:rsidP="00267633">
      <w:pPr>
        <w:spacing w:before="0" w:after="0" w:line="240" w:lineRule="auto"/>
        <w:divId w:val="2116439976"/>
        <w:rPr>
          <w:rFonts w:ascii="Times New Roman" w:hAnsi="Times New Roman" w:cs="Times New Roman"/>
          <w:sz w:val="20"/>
          <w:szCs w:val="20"/>
          <w:lang w:val="en-US" w:eastAsia="zh-CN"/>
        </w:rPr>
      </w:pPr>
    </w:p>
    <w:p w14:paraId="74FAA51D" w14:textId="77777777" w:rsidR="00497891" w:rsidRDefault="00497891" w:rsidP="00267633">
      <w:pPr>
        <w:spacing w:before="0" w:after="0" w:line="240" w:lineRule="auto"/>
        <w:divId w:val="2116439976"/>
        <w:rPr>
          <w:rFonts w:ascii="Times New Roman" w:hAnsi="Times New Roman" w:cs="Times New Roman"/>
          <w:sz w:val="20"/>
          <w:szCs w:val="20"/>
          <w:lang w:val="en-US" w:eastAsia="zh-CN"/>
        </w:rPr>
      </w:pPr>
    </w:p>
    <w:p w14:paraId="4E9D4EAF" w14:textId="77777777" w:rsidR="00497891" w:rsidRDefault="00497891" w:rsidP="00267633">
      <w:pPr>
        <w:spacing w:before="0" w:after="0" w:line="240" w:lineRule="auto"/>
        <w:divId w:val="2116439976"/>
        <w:rPr>
          <w:rFonts w:ascii="Times New Roman" w:hAnsi="Times New Roman" w:cs="Times New Roman"/>
          <w:sz w:val="20"/>
          <w:szCs w:val="20"/>
          <w:lang w:val="en-US" w:eastAsia="zh-CN"/>
        </w:rPr>
      </w:pPr>
    </w:p>
    <w:p w14:paraId="03E060E0" w14:textId="77777777" w:rsidR="00497891" w:rsidRDefault="00497891" w:rsidP="00267633">
      <w:pPr>
        <w:spacing w:before="0" w:after="0" w:line="240" w:lineRule="auto"/>
        <w:divId w:val="2116439976"/>
        <w:rPr>
          <w:rFonts w:ascii="Times New Roman" w:hAnsi="Times New Roman" w:cs="Times New Roman"/>
          <w:sz w:val="20"/>
          <w:szCs w:val="20"/>
          <w:lang w:val="en-US" w:eastAsia="zh-CN"/>
        </w:rPr>
      </w:pPr>
    </w:p>
    <w:p w14:paraId="51F127EC" w14:textId="77777777" w:rsidR="00497891" w:rsidRDefault="00497891" w:rsidP="00267633">
      <w:pPr>
        <w:spacing w:before="0" w:after="0" w:line="240" w:lineRule="auto"/>
        <w:divId w:val="2116439976"/>
        <w:rPr>
          <w:rFonts w:ascii="Times New Roman" w:hAnsi="Times New Roman" w:cs="Times New Roman"/>
          <w:sz w:val="20"/>
          <w:szCs w:val="20"/>
          <w:lang w:val="en-US" w:eastAsia="zh-CN"/>
        </w:rPr>
      </w:pPr>
    </w:p>
    <w:p w14:paraId="2B956B91" w14:textId="77777777" w:rsidR="00497891" w:rsidRDefault="00497891" w:rsidP="00267633">
      <w:pPr>
        <w:spacing w:before="0" w:after="0" w:line="240" w:lineRule="auto"/>
        <w:divId w:val="2116439976"/>
        <w:rPr>
          <w:rFonts w:ascii="Times New Roman" w:hAnsi="Times New Roman" w:cs="Times New Roman"/>
          <w:sz w:val="20"/>
          <w:szCs w:val="20"/>
          <w:lang w:val="en-US" w:eastAsia="zh-CN"/>
        </w:rPr>
      </w:pPr>
    </w:p>
    <w:p w14:paraId="1E4C638F" w14:textId="77777777" w:rsidR="00497891" w:rsidRDefault="00497891" w:rsidP="00267633">
      <w:pPr>
        <w:spacing w:before="0" w:after="0" w:line="240" w:lineRule="auto"/>
        <w:divId w:val="2116439976"/>
        <w:rPr>
          <w:rFonts w:ascii="Times New Roman" w:hAnsi="Times New Roman" w:cs="Times New Roman"/>
          <w:sz w:val="20"/>
          <w:szCs w:val="20"/>
          <w:lang w:val="en-US" w:eastAsia="zh-CN"/>
        </w:rPr>
      </w:pPr>
    </w:p>
    <w:p w14:paraId="73941C2B" w14:textId="77777777" w:rsidR="00497891" w:rsidRDefault="00497891" w:rsidP="00267633">
      <w:pPr>
        <w:spacing w:before="0" w:after="0" w:line="240" w:lineRule="auto"/>
        <w:divId w:val="2116439976"/>
        <w:rPr>
          <w:rFonts w:ascii="Times New Roman" w:hAnsi="Times New Roman" w:cs="Times New Roman"/>
          <w:sz w:val="20"/>
          <w:szCs w:val="20"/>
          <w:lang w:val="en-US" w:eastAsia="zh-CN"/>
        </w:rPr>
      </w:pPr>
    </w:p>
    <w:p w14:paraId="140998CE" w14:textId="77777777" w:rsidR="00497891" w:rsidRDefault="00497891" w:rsidP="00267633">
      <w:pPr>
        <w:spacing w:before="0" w:after="0" w:line="240" w:lineRule="auto"/>
        <w:divId w:val="2116439976"/>
        <w:rPr>
          <w:rFonts w:ascii="Times New Roman" w:hAnsi="Times New Roman" w:cs="Times New Roman"/>
          <w:sz w:val="20"/>
          <w:szCs w:val="20"/>
          <w:lang w:val="en-US" w:eastAsia="zh-CN"/>
        </w:rPr>
      </w:pPr>
    </w:p>
    <w:p w14:paraId="4F37E1FD" w14:textId="77777777" w:rsidR="00497891" w:rsidRDefault="00497891" w:rsidP="00267633">
      <w:pPr>
        <w:spacing w:before="0" w:after="0" w:line="240" w:lineRule="auto"/>
        <w:divId w:val="2116439976"/>
        <w:rPr>
          <w:rFonts w:ascii="Times New Roman" w:hAnsi="Times New Roman" w:cs="Times New Roman"/>
          <w:sz w:val="20"/>
          <w:szCs w:val="20"/>
          <w:lang w:val="en-US" w:eastAsia="zh-CN"/>
        </w:rPr>
      </w:pPr>
    </w:p>
    <w:p w14:paraId="2DE587DE" w14:textId="77777777" w:rsidR="00497891" w:rsidRDefault="00497891" w:rsidP="00267633">
      <w:pPr>
        <w:spacing w:before="0" w:after="0" w:line="240" w:lineRule="auto"/>
        <w:divId w:val="2116439976"/>
        <w:rPr>
          <w:rFonts w:ascii="Times New Roman" w:hAnsi="Times New Roman" w:cs="Times New Roman"/>
          <w:sz w:val="20"/>
          <w:szCs w:val="20"/>
          <w:lang w:val="en-US" w:eastAsia="zh-CN"/>
        </w:rPr>
      </w:pPr>
    </w:p>
    <w:p w14:paraId="599A2B22" w14:textId="77777777" w:rsidR="00497891" w:rsidRDefault="00497891" w:rsidP="00267633">
      <w:pPr>
        <w:spacing w:before="0" w:after="0" w:line="240" w:lineRule="auto"/>
        <w:divId w:val="2116439976"/>
        <w:rPr>
          <w:rFonts w:ascii="Times New Roman" w:hAnsi="Times New Roman" w:cs="Times New Roman"/>
          <w:sz w:val="20"/>
          <w:szCs w:val="20"/>
          <w:lang w:val="en-US" w:eastAsia="zh-CN"/>
        </w:rPr>
      </w:pPr>
    </w:p>
    <w:p w14:paraId="0A75AF3E" w14:textId="77777777" w:rsidR="00497891" w:rsidRDefault="00497891" w:rsidP="00267633">
      <w:pPr>
        <w:spacing w:before="0" w:after="0" w:line="240" w:lineRule="auto"/>
        <w:divId w:val="2116439976"/>
        <w:rPr>
          <w:rFonts w:ascii="Times New Roman" w:hAnsi="Times New Roman" w:cs="Times New Roman"/>
          <w:sz w:val="20"/>
          <w:szCs w:val="20"/>
          <w:lang w:val="en-US" w:eastAsia="zh-CN"/>
        </w:rPr>
      </w:pPr>
    </w:p>
    <w:p w14:paraId="5FD0829D" w14:textId="77777777" w:rsidR="00497891" w:rsidRDefault="00497891" w:rsidP="00267633">
      <w:pPr>
        <w:spacing w:before="0" w:after="0" w:line="240" w:lineRule="auto"/>
        <w:divId w:val="2116439976"/>
        <w:rPr>
          <w:rFonts w:ascii="Times New Roman" w:hAnsi="Times New Roman" w:cs="Times New Roman"/>
          <w:sz w:val="20"/>
          <w:szCs w:val="20"/>
          <w:lang w:val="en-US" w:eastAsia="zh-CN"/>
        </w:rPr>
      </w:pPr>
    </w:p>
    <w:p w14:paraId="5D2F9780" w14:textId="77777777" w:rsidR="00497891" w:rsidRDefault="00497891" w:rsidP="00267633">
      <w:pPr>
        <w:spacing w:before="0" w:after="0" w:line="240" w:lineRule="auto"/>
        <w:divId w:val="2116439976"/>
        <w:rPr>
          <w:rFonts w:ascii="Times New Roman" w:hAnsi="Times New Roman" w:cs="Times New Roman"/>
          <w:sz w:val="20"/>
          <w:szCs w:val="20"/>
          <w:lang w:val="en-US" w:eastAsia="zh-CN"/>
        </w:rPr>
      </w:pPr>
    </w:p>
    <w:p w14:paraId="05D3FADF" w14:textId="77777777" w:rsidR="00497891" w:rsidRDefault="00497891" w:rsidP="00267633">
      <w:pPr>
        <w:spacing w:before="0" w:after="0" w:line="240" w:lineRule="auto"/>
        <w:divId w:val="2116439976"/>
        <w:rPr>
          <w:rFonts w:ascii="Times New Roman" w:hAnsi="Times New Roman" w:cs="Times New Roman"/>
          <w:sz w:val="20"/>
          <w:szCs w:val="20"/>
          <w:lang w:val="en-US" w:eastAsia="zh-CN"/>
        </w:rPr>
      </w:pPr>
    </w:p>
    <w:p w14:paraId="304BE9AC" w14:textId="77777777" w:rsidR="00497891" w:rsidRDefault="00497891" w:rsidP="00267633">
      <w:pPr>
        <w:spacing w:before="0" w:after="0" w:line="240" w:lineRule="auto"/>
        <w:divId w:val="2116439976"/>
        <w:rPr>
          <w:rFonts w:ascii="Times New Roman" w:hAnsi="Times New Roman" w:cs="Times New Roman"/>
          <w:sz w:val="20"/>
          <w:szCs w:val="20"/>
          <w:lang w:val="en-US" w:eastAsia="zh-CN"/>
        </w:rPr>
      </w:pPr>
    </w:p>
    <w:p w14:paraId="6B5028D9" w14:textId="77777777" w:rsidR="00497891" w:rsidRDefault="00497891" w:rsidP="00267633">
      <w:pPr>
        <w:spacing w:before="0" w:after="0" w:line="240" w:lineRule="auto"/>
        <w:divId w:val="2116439976"/>
        <w:rPr>
          <w:rFonts w:ascii="Times New Roman" w:hAnsi="Times New Roman" w:cs="Times New Roman"/>
          <w:sz w:val="20"/>
          <w:szCs w:val="20"/>
          <w:lang w:val="en-US" w:eastAsia="zh-CN"/>
        </w:rPr>
      </w:pPr>
    </w:p>
    <w:p w14:paraId="7D3C03F7" w14:textId="77777777" w:rsidR="00497891" w:rsidRDefault="00497891" w:rsidP="00267633">
      <w:pPr>
        <w:spacing w:before="0" w:after="0" w:line="240" w:lineRule="auto"/>
        <w:divId w:val="2116439976"/>
        <w:rPr>
          <w:rFonts w:ascii="Times New Roman" w:hAnsi="Times New Roman" w:cs="Times New Roman"/>
          <w:sz w:val="20"/>
          <w:szCs w:val="20"/>
          <w:lang w:val="en-US" w:eastAsia="zh-CN"/>
        </w:rPr>
      </w:pPr>
    </w:p>
    <w:p w14:paraId="027113BE" w14:textId="77777777" w:rsidR="00497891" w:rsidRDefault="00497891" w:rsidP="00267633">
      <w:pPr>
        <w:spacing w:before="0" w:after="0" w:line="240" w:lineRule="auto"/>
        <w:divId w:val="2116439976"/>
        <w:rPr>
          <w:rFonts w:ascii="Times New Roman" w:hAnsi="Times New Roman" w:cs="Times New Roman"/>
          <w:sz w:val="20"/>
          <w:szCs w:val="20"/>
          <w:lang w:val="en-US" w:eastAsia="zh-CN"/>
        </w:rPr>
      </w:pPr>
    </w:p>
    <w:p w14:paraId="470F20FC" w14:textId="77777777" w:rsidR="00497891" w:rsidRDefault="00497891" w:rsidP="00267633">
      <w:pPr>
        <w:spacing w:before="0" w:after="0" w:line="240" w:lineRule="auto"/>
        <w:divId w:val="2116439976"/>
        <w:rPr>
          <w:rFonts w:ascii="Times New Roman" w:hAnsi="Times New Roman" w:cs="Times New Roman"/>
          <w:sz w:val="20"/>
          <w:szCs w:val="20"/>
          <w:lang w:val="en-US" w:eastAsia="zh-CN"/>
        </w:rPr>
      </w:pPr>
    </w:p>
    <w:p w14:paraId="2A714FE6" w14:textId="77777777" w:rsidR="00497891" w:rsidRDefault="00497891" w:rsidP="00267633">
      <w:pPr>
        <w:spacing w:before="0" w:after="0" w:line="240" w:lineRule="auto"/>
        <w:divId w:val="2116439976"/>
        <w:rPr>
          <w:rFonts w:ascii="Times New Roman" w:hAnsi="Times New Roman" w:cs="Times New Roman"/>
          <w:sz w:val="20"/>
          <w:szCs w:val="20"/>
          <w:lang w:val="en-US" w:eastAsia="zh-CN"/>
        </w:rPr>
      </w:pPr>
    </w:p>
    <w:p w14:paraId="5812E7B2" w14:textId="77777777" w:rsidR="00497891" w:rsidRDefault="00497891" w:rsidP="00267633">
      <w:pPr>
        <w:spacing w:before="0" w:after="0" w:line="240" w:lineRule="auto"/>
        <w:divId w:val="2116439976"/>
        <w:rPr>
          <w:rFonts w:ascii="Times New Roman" w:hAnsi="Times New Roman" w:cs="Times New Roman"/>
          <w:sz w:val="20"/>
          <w:szCs w:val="20"/>
          <w:lang w:val="en-US" w:eastAsia="zh-CN"/>
        </w:rPr>
      </w:pPr>
    </w:p>
    <w:p w14:paraId="684F79E5" w14:textId="77777777" w:rsidR="00497891" w:rsidRDefault="00497891" w:rsidP="00267633">
      <w:pPr>
        <w:spacing w:before="0" w:after="0" w:line="240" w:lineRule="auto"/>
        <w:divId w:val="2116439976"/>
        <w:rPr>
          <w:rFonts w:ascii="Times New Roman" w:hAnsi="Times New Roman" w:cs="Times New Roman"/>
          <w:sz w:val="20"/>
          <w:szCs w:val="20"/>
          <w:lang w:val="en-US" w:eastAsia="zh-CN"/>
        </w:rPr>
      </w:pPr>
    </w:p>
    <w:p w14:paraId="4C04250D" w14:textId="77777777" w:rsidR="00497891" w:rsidRDefault="00497891" w:rsidP="00267633">
      <w:pPr>
        <w:spacing w:before="0" w:after="0" w:line="240" w:lineRule="auto"/>
        <w:divId w:val="2116439976"/>
        <w:rPr>
          <w:rFonts w:ascii="Times New Roman" w:hAnsi="Times New Roman" w:cs="Times New Roman"/>
          <w:sz w:val="20"/>
          <w:szCs w:val="20"/>
          <w:lang w:val="en-US" w:eastAsia="zh-CN"/>
        </w:rPr>
      </w:pPr>
    </w:p>
    <w:p w14:paraId="560E3BEA" w14:textId="77777777" w:rsidR="00497891" w:rsidRDefault="00497891" w:rsidP="00267633">
      <w:pPr>
        <w:spacing w:before="0" w:after="0" w:line="240" w:lineRule="auto"/>
        <w:divId w:val="2116439976"/>
        <w:rPr>
          <w:rFonts w:ascii="Times New Roman" w:hAnsi="Times New Roman" w:cs="Times New Roman"/>
          <w:sz w:val="20"/>
          <w:szCs w:val="20"/>
          <w:lang w:val="en-US" w:eastAsia="zh-CN"/>
        </w:rPr>
      </w:pPr>
    </w:p>
    <w:p w14:paraId="7B1D51D4" w14:textId="77777777" w:rsidR="00497891" w:rsidRDefault="00497891" w:rsidP="00267633">
      <w:pPr>
        <w:spacing w:before="0" w:after="0" w:line="240" w:lineRule="auto"/>
        <w:divId w:val="2116439976"/>
        <w:rPr>
          <w:rFonts w:ascii="Times New Roman" w:hAnsi="Times New Roman" w:cs="Times New Roman"/>
          <w:sz w:val="20"/>
          <w:szCs w:val="20"/>
          <w:lang w:val="en-US" w:eastAsia="zh-CN"/>
        </w:rPr>
      </w:pPr>
    </w:p>
    <w:p w14:paraId="2ED91958" w14:textId="77777777" w:rsidR="00497891" w:rsidRPr="00BC52EA" w:rsidRDefault="00497891" w:rsidP="00497891">
      <w:pPr>
        <w:spacing w:before="0" w:after="0" w:line="240" w:lineRule="auto"/>
        <w:jc w:val="center"/>
        <w:divId w:val="2116439976"/>
        <w:rPr>
          <w:rFonts w:ascii="Times New Roman" w:eastAsiaTheme="minorHAnsi" w:hAnsi="Times New Roman" w:cs="Times New Roman"/>
          <w:sz w:val="22"/>
          <w:szCs w:val="22"/>
          <w:lang w:eastAsia="en-US"/>
        </w:rPr>
      </w:pPr>
      <w:r w:rsidRPr="00BC52EA">
        <w:rPr>
          <w:rFonts w:ascii="Times New Roman" w:eastAsiaTheme="minorHAnsi" w:hAnsi="Times New Roman" w:cs="Times New Roman"/>
          <w:sz w:val="22"/>
          <w:szCs w:val="22"/>
          <w:lang w:eastAsia="en-US"/>
        </w:rPr>
        <w:lastRenderedPageBreak/>
        <w:t>FORM 190A</w:t>
      </w:r>
    </w:p>
    <w:p w14:paraId="59AE0B07" w14:textId="77777777" w:rsidR="00497891" w:rsidRPr="00BC52EA" w:rsidRDefault="00497891" w:rsidP="00497891">
      <w:pPr>
        <w:spacing w:before="0" w:after="0" w:line="240" w:lineRule="auto"/>
        <w:divId w:val="2116439976"/>
        <w:rPr>
          <w:rFonts w:ascii="Times New Roman" w:eastAsiaTheme="minorHAnsi" w:hAnsi="Times New Roman" w:cs="Times New Roman"/>
          <w:sz w:val="18"/>
          <w:szCs w:val="18"/>
          <w:lang w:eastAsia="en-US"/>
        </w:rPr>
      </w:pPr>
      <w:r w:rsidRPr="00BC52EA">
        <w:rPr>
          <w:rFonts w:ascii="Times New Roman" w:eastAsiaTheme="minorHAnsi" w:hAnsi="Times New Roman" w:cs="Times New Roman"/>
          <w:sz w:val="18"/>
          <w:szCs w:val="18"/>
          <w:lang w:eastAsia="en-US"/>
        </w:rPr>
        <w:t>Para 10A</w:t>
      </w:r>
    </w:p>
    <w:p w14:paraId="04E9DF04" w14:textId="77777777" w:rsidR="00497891" w:rsidRPr="00BC52EA" w:rsidRDefault="00497891" w:rsidP="00497891">
      <w:pPr>
        <w:spacing w:before="0" w:after="0" w:line="240" w:lineRule="auto"/>
        <w:jc w:val="both"/>
        <w:divId w:val="2116439976"/>
        <w:rPr>
          <w:rFonts w:ascii="Times New Roman" w:eastAsiaTheme="minorHAnsi" w:hAnsi="Times New Roman" w:cs="Times New Roman"/>
          <w:sz w:val="28"/>
          <w:szCs w:val="28"/>
          <w:lang w:eastAsia="en-US"/>
        </w:rPr>
      </w:pPr>
    </w:p>
    <w:p w14:paraId="1B1D5D45" w14:textId="77777777" w:rsidR="00497891" w:rsidRPr="00BC52EA" w:rsidRDefault="00497891" w:rsidP="00497891">
      <w:pPr>
        <w:spacing w:before="0" w:after="0" w:line="240" w:lineRule="auto"/>
        <w:jc w:val="both"/>
        <w:divId w:val="2116439976"/>
        <w:rPr>
          <w:rFonts w:ascii="Times New Roman" w:eastAsiaTheme="minorHAnsi" w:hAnsi="Times New Roman" w:cs="Times New Roman"/>
          <w:sz w:val="22"/>
          <w:szCs w:val="22"/>
          <w:lang w:eastAsia="en-US"/>
        </w:rPr>
      </w:pPr>
      <w:r w:rsidRPr="00BC52EA">
        <w:rPr>
          <w:rFonts w:ascii="Times New Roman" w:eastAsiaTheme="minorHAnsi" w:hAnsi="Times New Roman" w:cs="Times New Roman"/>
          <w:sz w:val="22"/>
          <w:szCs w:val="22"/>
          <w:lang w:eastAsia="en-US"/>
        </w:rPr>
        <w:t xml:space="preserve">Case No: </w:t>
      </w:r>
    </w:p>
    <w:p w14:paraId="508FD81D" w14:textId="77777777" w:rsidR="00497891" w:rsidRPr="00BC52EA" w:rsidRDefault="00497891" w:rsidP="00497891">
      <w:pPr>
        <w:spacing w:before="0" w:after="0" w:line="240" w:lineRule="auto"/>
        <w:jc w:val="both"/>
        <w:divId w:val="2116439976"/>
        <w:rPr>
          <w:rFonts w:ascii="Times New Roman" w:eastAsiaTheme="minorHAnsi" w:hAnsi="Times New Roman" w:cs="Times New Roman"/>
          <w:sz w:val="22"/>
          <w:szCs w:val="22"/>
          <w:lang w:eastAsia="en-US"/>
        </w:rPr>
      </w:pPr>
    </w:p>
    <w:p w14:paraId="3962A548" w14:textId="77777777" w:rsidR="00497891" w:rsidRPr="00BC52EA" w:rsidRDefault="00497891" w:rsidP="00497891">
      <w:pPr>
        <w:spacing w:before="0" w:after="0" w:line="240" w:lineRule="auto"/>
        <w:jc w:val="both"/>
        <w:divId w:val="2116439976"/>
        <w:rPr>
          <w:rFonts w:ascii="Times New Roman" w:eastAsiaTheme="minorEastAsia" w:hAnsi="Times New Roman" w:cs="Times New Roman"/>
          <w:b/>
          <w:sz w:val="22"/>
          <w:szCs w:val="22"/>
          <w:u w:val="single"/>
          <w:lang w:val="en-US" w:eastAsia="zh-CN"/>
        </w:rPr>
      </w:pPr>
      <w:r w:rsidRPr="00BC52EA">
        <w:rPr>
          <w:rFonts w:ascii="Times New Roman" w:eastAsiaTheme="minorEastAsia" w:hAnsi="Times New Roman" w:cs="Times New Roman"/>
          <w:b/>
          <w:sz w:val="22"/>
          <w:szCs w:val="22"/>
          <w:u w:val="single"/>
          <w:lang w:val="en-US" w:eastAsia="zh-CN"/>
        </w:rPr>
        <w:t>Undertakings given to the Immigration and Checkpoints Authority (“ICA”) for Request for Assistance</w:t>
      </w:r>
    </w:p>
    <w:p w14:paraId="186B7F58" w14:textId="77777777" w:rsidR="00497891" w:rsidRPr="00BC52EA" w:rsidRDefault="00497891" w:rsidP="00497891">
      <w:pPr>
        <w:spacing w:before="0" w:after="0" w:line="240" w:lineRule="auto"/>
        <w:jc w:val="both"/>
        <w:divId w:val="2116439976"/>
        <w:rPr>
          <w:rFonts w:ascii="Times New Roman" w:eastAsiaTheme="minorEastAsia" w:hAnsi="Times New Roman" w:cs="Times New Roman"/>
          <w:sz w:val="22"/>
          <w:szCs w:val="22"/>
          <w:lang w:val="en-US" w:eastAsia="zh-CN"/>
        </w:rPr>
      </w:pPr>
    </w:p>
    <w:p w14:paraId="6F0111AE" w14:textId="77777777" w:rsidR="00497891" w:rsidRPr="00BC52EA" w:rsidRDefault="00497891" w:rsidP="00497891">
      <w:pPr>
        <w:spacing w:before="0" w:after="0" w:line="240" w:lineRule="auto"/>
        <w:ind w:firstLine="567"/>
        <w:jc w:val="both"/>
        <w:divId w:val="2116439976"/>
        <w:rPr>
          <w:rFonts w:ascii="Times New Roman" w:eastAsiaTheme="minorEastAsia" w:hAnsi="Times New Roman" w:cs="Times New Roman"/>
          <w:sz w:val="22"/>
          <w:szCs w:val="22"/>
          <w:lang w:val="en-US" w:eastAsia="zh-CN"/>
        </w:rPr>
      </w:pPr>
      <w:r w:rsidRPr="00BC52EA">
        <w:rPr>
          <w:rFonts w:ascii="Times New Roman" w:eastAsiaTheme="minorEastAsia" w:hAnsi="Times New Roman" w:cs="Times New Roman"/>
          <w:sz w:val="22"/>
          <w:szCs w:val="22"/>
          <w:lang w:val="en-US" w:eastAsia="zh-CN"/>
        </w:rPr>
        <w:t>I, (</w:t>
      </w:r>
      <w:r w:rsidRPr="00BC52EA">
        <w:rPr>
          <w:rFonts w:ascii="Times New Roman" w:eastAsiaTheme="minorEastAsia" w:hAnsi="Times New Roman" w:cs="Times New Roman"/>
          <w:sz w:val="22"/>
          <w:szCs w:val="22"/>
          <w:u w:val="single"/>
          <w:lang w:val="en-US" w:eastAsia="zh-CN"/>
        </w:rPr>
        <w:t>Name of requestor)</w:t>
      </w:r>
      <w:r w:rsidRPr="00BC52EA">
        <w:rPr>
          <w:rFonts w:ascii="Times New Roman" w:eastAsiaTheme="minorEastAsia" w:hAnsi="Times New Roman" w:cs="Times New Roman"/>
          <w:sz w:val="22"/>
          <w:szCs w:val="22"/>
          <w:lang w:val="en-US" w:eastAsia="zh-CN"/>
        </w:rPr>
        <w:t>, (</w:t>
      </w:r>
      <w:r w:rsidRPr="00BC52EA">
        <w:rPr>
          <w:rFonts w:ascii="Times New Roman" w:eastAsiaTheme="minorEastAsia" w:hAnsi="Times New Roman" w:cs="Times New Roman"/>
          <w:sz w:val="22"/>
          <w:szCs w:val="22"/>
          <w:u w:val="single"/>
          <w:lang w:val="en-US" w:eastAsia="zh-CN"/>
        </w:rPr>
        <w:t>NRIC/Passport/Other identification documents</w:t>
      </w:r>
      <w:r>
        <w:rPr>
          <w:rFonts w:ascii="Times New Roman" w:eastAsiaTheme="minorEastAsia" w:hAnsi="Times New Roman" w:cs="Times New Roman"/>
          <w:sz w:val="22"/>
          <w:szCs w:val="22"/>
          <w:u w:val="single"/>
          <w:lang w:val="en-US" w:eastAsia="zh-CN"/>
        </w:rPr>
        <w:t xml:space="preserve"> No.</w:t>
      </w:r>
      <w:r w:rsidRPr="00BC52EA">
        <w:rPr>
          <w:rFonts w:ascii="Times New Roman" w:eastAsiaTheme="minorEastAsia" w:hAnsi="Times New Roman" w:cs="Times New Roman"/>
          <w:sz w:val="22"/>
          <w:szCs w:val="22"/>
          <w:lang w:val="en-US" w:eastAsia="zh-CN"/>
        </w:rPr>
        <w:t>), am a plaintiff/defendant* in the abovementioned matter in which there is, in force, an Order of Court from the Family Justice Courts dated (</w:t>
      </w:r>
      <w:r w:rsidRPr="00BC52EA">
        <w:rPr>
          <w:rFonts w:ascii="Times New Roman" w:eastAsiaTheme="minorEastAsia" w:hAnsi="Times New Roman" w:cs="Times New Roman"/>
          <w:sz w:val="22"/>
          <w:szCs w:val="22"/>
          <w:u w:val="single"/>
          <w:lang w:val="en-US" w:eastAsia="zh-CN"/>
        </w:rPr>
        <w:t>date of Court Order</w:t>
      </w:r>
      <w:r w:rsidRPr="00BC52EA">
        <w:rPr>
          <w:rFonts w:ascii="Times New Roman" w:eastAsiaTheme="minorEastAsia" w:hAnsi="Times New Roman" w:cs="Times New Roman"/>
          <w:sz w:val="22"/>
          <w:szCs w:val="22"/>
          <w:lang w:val="en-US" w:eastAsia="zh-CN"/>
        </w:rPr>
        <w:t xml:space="preserve">) </w:t>
      </w:r>
      <w:r w:rsidRPr="00BC52EA">
        <w:rPr>
          <w:rFonts w:ascii="Times New Roman" w:eastAsiaTheme="minorHAnsi" w:hAnsi="Times New Roman" w:cs="Times New Roman"/>
          <w:sz w:val="22"/>
          <w:szCs w:val="22"/>
          <w:lang w:eastAsia="en-US"/>
        </w:rPr>
        <w:t>restraining (____</w:t>
      </w:r>
      <w:r w:rsidRPr="00BC52EA">
        <w:rPr>
          <w:rFonts w:ascii="Times New Roman" w:eastAsiaTheme="minorHAnsi" w:hAnsi="Times New Roman" w:cs="Times New Roman"/>
          <w:sz w:val="22"/>
          <w:szCs w:val="22"/>
          <w:u w:val="single"/>
          <w:lang w:eastAsia="en-US"/>
        </w:rPr>
        <w:t>Details of persons restrained by Court Order (e.g. the plaintiff; the defendant; servants/agents of the plaintiff/defendant)</w:t>
      </w:r>
      <w:r w:rsidRPr="00BC52EA">
        <w:rPr>
          <w:rFonts w:ascii="Times New Roman" w:eastAsiaTheme="minorHAnsi" w:hAnsi="Times New Roman" w:cs="Times New Roman"/>
          <w:sz w:val="22"/>
          <w:szCs w:val="22"/>
          <w:lang w:eastAsia="en-US"/>
        </w:rPr>
        <w:t>____) from taking the below child/children out of Singapore [without an order of Court or the consent of one or both parties to the matter]*</w:t>
      </w:r>
      <w:r w:rsidRPr="00BC52EA">
        <w:rPr>
          <w:rFonts w:ascii="Times New Roman" w:eastAsiaTheme="minorHAnsi" w:hAnsi="Times New Roman" w:cstheme="minorBidi"/>
          <w:sz w:val="22"/>
          <w:szCs w:val="22"/>
          <w:lang w:eastAsia="en-US"/>
        </w:rPr>
        <w:t xml:space="preserve"> </w:t>
      </w:r>
      <w:r w:rsidRPr="00BC52EA">
        <w:rPr>
          <w:rFonts w:ascii="Times New Roman" w:eastAsiaTheme="minorEastAsia" w:hAnsi="Times New Roman" w:cs="Times New Roman"/>
          <w:sz w:val="22"/>
          <w:szCs w:val="22"/>
          <w:lang w:val="en-US" w:eastAsia="zh-CN"/>
        </w:rPr>
        <w:t xml:space="preserve">(hereinafter referred to as “the </w:t>
      </w:r>
      <w:r w:rsidRPr="00BC52EA">
        <w:rPr>
          <w:rFonts w:ascii="Times New Roman" w:eastAsiaTheme="minorHAnsi" w:hAnsi="Times New Roman" w:cstheme="minorBidi"/>
          <w:b/>
          <w:sz w:val="22"/>
          <w:szCs w:val="22"/>
          <w:lang w:val="en-US" w:eastAsia="en-US"/>
        </w:rPr>
        <w:t>Order</w:t>
      </w:r>
      <w:r w:rsidRPr="00BC52EA">
        <w:rPr>
          <w:rFonts w:ascii="Times New Roman" w:eastAsiaTheme="minorEastAsia" w:hAnsi="Times New Roman" w:cs="Times New Roman"/>
          <w:sz w:val="22"/>
          <w:szCs w:val="22"/>
          <w:lang w:val="en-US" w:eastAsia="zh-CN"/>
        </w:rPr>
        <w:t xml:space="preserve">”). </w:t>
      </w:r>
    </w:p>
    <w:p w14:paraId="171041B1" w14:textId="77777777" w:rsidR="00497891" w:rsidRPr="00BC52EA" w:rsidRDefault="00497891" w:rsidP="00497891">
      <w:pPr>
        <w:spacing w:before="0" w:after="0" w:line="240" w:lineRule="auto"/>
        <w:jc w:val="both"/>
        <w:divId w:val="2116439976"/>
        <w:rPr>
          <w:rFonts w:ascii="Times New Roman" w:eastAsiaTheme="minorEastAsia" w:hAnsi="Times New Roman" w:cs="Times New Roman"/>
          <w:sz w:val="22"/>
          <w:szCs w:val="22"/>
          <w:lang w:val="en-US" w:eastAsia="zh-CN"/>
        </w:rPr>
      </w:pPr>
    </w:p>
    <w:p w14:paraId="65B4D1FB" w14:textId="77777777" w:rsidR="00497891" w:rsidRPr="00BC52EA" w:rsidRDefault="00497891" w:rsidP="00497891">
      <w:pPr>
        <w:spacing w:before="0" w:after="0" w:line="276" w:lineRule="auto"/>
        <w:divId w:val="2116439976"/>
        <w:rPr>
          <w:rFonts w:ascii="Times New Roman" w:eastAsia="SimSun" w:hAnsi="Times New Roman" w:cs="Times New Roman"/>
          <w:sz w:val="22"/>
          <w:szCs w:val="22"/>
          <w:u w:val="single"/>
          <w:lang w:val="en-US" w:eastAsia="en-US"/>
        </w:rPr>
      </w:pPr>
      <w:r w:rsidRPr="00BC52EA">
        <w:rPr>
          <w:rFonts w:ascii="Times New Roman" w:eastAsia="SimSun" w:hAnsi="Times New Roman" w:cs="Times New Roman"/>
          <w:sz w:val="22"/>
          <w:szCs w:val="22"/>
          <w:u w:val="single"/>
          <w:lang w:val="en-US" w:eastAsia="en-US"/>
        </w:rPr>
        <w:t>Details of Parties</w:t>
      </w:r>
    </w:p>
    <w:p w14:paraId="64E86A3D" w14:textId="77777777" w:rsidR="00497891" w:rsidRPr="00BC52EA" w:rsidRDefault="00497891" w:rsidP="00497891">
      <w:pPr>
        <w:spacing w:before="0" w:after="0" w:line="276" w:lineRule="auto"/>
        <w:jc w:val="both"/>
        <w:divId w:val="2116439976"/>
        <w:rPr>
          <w:rFonts w:ascii="Times New Roman" w:eastAsiaTheme="minorHAnsi" w:hAnsi="Times New Roman" w:cs="Times New Roman"/>
          <w:sz w:val="22"/>
          <w:szCs w:val="22"/>
          <w:lang w:val="en-US" w:eastAsia="en-US"/>
        </w:rPr>
      </w:pPr>
      <w:r w:rsidRPr="00BC52EA">
        <w:rPr>
          <w:rFonts w:ascii="Times New Roman" w:eastAsiaTheme="minorHAnsi" w:hAnsi="Times New Roman" w:cs="Times New Roman"/>
          <w:sz w:val="22"/>
          <w:szCs w:val="22"/>
          <w:lang w:val="en-US" w:eastAsia="en-US"/>
        </w:rPr>
        <w:t>Name of Plaintiff:</w:t>
      </w:r>
    </w:p>
    <w:p w14:paraId="4340A11E" w14:textId="77777777" w:rsidR="00497891" w:rsidRPr="0071139E" w:rsidRDefault="00497891" w:rsidP="00497891">
      <w:pPr>
        <w:spacing w:before="0" w:after="0" w:line="276" w:lineRule="auto"/>
        <w:jc w:val="both"/>
        <w:divId w:val="2116439976"/>
        <w:rPr>
          <w:rFonts w:ascii="Times New Roman" w:eastAsiaTheme="minorHAnsi" w:hAnsi="Times New Roman" w:cs="Times New Roman"/>
          <w:sz w:val="22"/>
          <w:szCs w:val="22"/>
          <w:lang w:val="en-US" w:eastAsia="en-US"/>
        </w:rPr>
      </w:pPr>
      <w:r w:rsidRPr="00BC52EA">
        <w:rPr>
          <w:rFonts w:ascii="Times New Roman" w:eastAsiaTheme="minorHAnsi" w:hAnsi="Times New Roman" w:cs="Times New Roman"/>
          <w:sz w:val="22"/>
          <w:szCs w:val="22"/>
          <w:lang w:val="en-US" w:eastAsia="en-US"/>
        </w:rPr>
        <w:t>N</w:t>
      </w:r>
      <w:r w:rsidRPr="0071139E">
        <w:rPr>
          <w:rFonts w:ascii="Times New Roman" w:eastAsiaTheme="minorHAnsi" w:hAnsi="Times New Roman" w:cs="Times New Roman"/>
          <w:sz w:val="22"/>
          <w:szCs w:val="22"/>
          <w:lang w:val="en-US" w:eastAsia="en-US"/>
        </w:rPr>
        <w:t>RIC/FIN</w:t>
      </w:r>
      <w:r w:rsidRPr="00BC52EA">
        <w:rPr>
          <w:rFonts w:ascii="Times New Roman" w:eastAsiaTheme="minorHAnsi" w:hAnsi="Times New Roman" w:cs="Times New Roman"/>
          <w:sz w:val="22"/>
          <w:szCs w:val="22"/>
          <w:lang w:val="en-US" w:eastAsia="en-US"/>
        </w:rPr>
        <w:t xml:space="preserve"> No</w:t>
      </w:r>
      <w:r w:rsidRPr="0071139E">
        <w:rPr>
          <w:rFonts w:ascii="Times New Roman" w:eastAsiaTheme="minorHAnsi" w:hAnsi="Times New Roman" w:cs="Times New Roman"/>
          <w:sz w:val="22"/>
          <w:szCs w:val="22"/>
          <w:lang w:val="en-US" w:eastAsia="en-US"/>
        </w:rPr>
        <w:t>.</w:t>
      </w:r>
      <w:r w:rsidRPr="00BC52EA">
        <w:rPr>
          <w:rFonts w:ascii="Times New Roman" w:eastAsiaTheme="minorHAnsi" w:hAnsi="Times New Roman" w:cs="Times New Roman"/>
          <w:sz w:val="22"/>
          <w:szCs w:val="22"/>
          <w:lang w:val="en-US" w:eastAsia="en-US"/>
        </w:rPr>
        <w:t>:</w:t>
      </w:r>
    </w:p>
    <w:p w14:paraId="2171D883" w14:textId="77777777" w:rsidR="00497891" w:rsidRPr="00BC52EA" w:rsidRDefault="00497891" w:rsidP="00497891">
      <w:pPr>
        <w:spacing w:before="0" w:after="0" w:line="276" w:lineRule="auto"/>
        <w:jc w:val="both"/>
        <w:divId w:val="2116439976"/>
        <w:rPr>
          <w:rFonts w:ascii="Times New Roman" w:eastAsiaTheme="minorHAnsi" w:hAnsi="Times New Roman" w:cs="Times New Roman"/>
          <w:sz w:val="22"/>
          <w:szCs w:val="22"/>
          <w:lang w:val="en-US" w:eastAsia="en-US"/>
        </w:rPr>
      </w:pPr>
      <w:r w:rsidRPr="0071139E">
        <w:rPr>
          <w:rFonts w:ascii="Times New Roman" w:eastAsiaTheme="minorHAnsi" w:hAnsi="Times New Roman" w:cs="Times New Roman"/>
          <w:sz w:val="22"/>
          <w:szCs w:val="22"/>
          <w:lang w:val="en-US" w:eastAsia="en-US"/>
        </w:rPr>
        <w:t>Passport No.:</w:t>
      </w:r>
    </w:p>
    <w:p w14:paraId="278BE08C" w14:textId="77777777" w:rsidR="00497891" w:rsidRPr="00BC52EA" w:rsidRDefault="00497891" w:rsidP="00497891">
      <w:pPr>
        <w:spacing w:before="0" w:after="0" w:line="276" w:lineRule="auto"/>
        <w:jc w:val="both"/>
        <w:divId w:val="2116439976"/>
        <w:rPr>
          <w:rFonts w:ascii="Times New Roman" w:eastAsiaTheme="minorHAnsi" w:hAnsi="Times New Roman" w:cs="Times New Roman"/>
          <w:sz w:val="22"/>
          <w:szCs w:val="22"/>
          <w:lang w:val="en-US" w:eastAsia="en-US"/>
        </w:rPr>
      </w:pPr>
      <w:r w:rsidRPr="00BC52EA">
        <w:rPr>
          <w:rFonts w:ascii="Times New Roman" w:eastAsiaTheme="minorHAnsi" w:hAnsi="Times New Roman" w:cs="Times New Roman"/>
          <w:sz w:val="22"/>
          <w:szCs w:val="22"/>
          <w:lang w:val="en-US" w:eastAsia="en-US"/>
        </w:rPr>
        <w:t>Address:</w:t>
      </w:r>
    </w:p>
    <w:p w14:paraId="3C323539" w14:textId="77777777" w:rsidR="00497891" w:rsidRPr="00BC52EA" w:rsidRDefault="00497891" w:rsidP="00497891">
      <w:pPr>
        <w:spacing w:before="0" w:after="0" w:line="276" w:lineRule="auto"/>
        <w:jc w:val="both"/>
        <w:divId w:val="2116439976"/>
        <w:rPr>
          <w:rFonts w:ascii="Times New Roman" w:eastAsiaTheme="minorHAnsi" w:hAnsi="Times New Roman" w:cs="Times New Roman"/>
          <w:sz w:val="22"/>
          <w:szCs w:val="22"/>
          <w:lang w:val="en-US" w:eastAsia="en-US"/>
        </w:rPr>
      </w:pPr>
      <w:r w:rsidRPr="00BC52EA">
        <w:rPr>
          <w:rFonts w:ascii="Times New Roman" w:eastAsiaTheme="minorHAnsi" w:hAnsi="Times New Roman" w:cs="Times New Roman"/>
          <w:sz w:val="22"/>
          <w:szCs w:val="22"/>
          <w:lang w:val="en-US" w:eastAsia="en-US"/>
        </w:rPr>
        <w:t xml:space="preserve">E-mail address: </w:t>
      </w:r>
    </w:p>
    <w:p w14:paraId="6D30A7CB" w14:textId="77777777" w:rsidR="00497891" w:rsidRPr="00BC52EA" w:rsidRDefault="00497891" w:rsidP="00497891">
      <w:pPr>
        <w:spacing w:before="0" w:after="0" w:line="276" w:lineRule="auto"/>
        <w:jc w:val="both"/>
        <w:divId w:val="2116439976"/>
        <w:rPr>
          <w:rFonts w:ascii="Times New Roman" w:eastAsiaTheme="minorHAnsi" w:hAnsi="Times New Roman" w:cs="Times New Roman"/>
          <w:sz w:val="22"/>
          <w:szCs w:val="22"/>
          <w:lang w:val="en-US" w:eastAsia="en-US"/>
        </w:rPr>
      </w:pPr>
      <w:r w:rsidRPr="00BC52EA">
        <w:rPr>
          <w:rFonts w:ascii="Times New Roman" w:eastAsiaTheme="minorHAnsi" w:hAnsi="Times New Roman" w:cs="Times New Roman"/>
          <w:sz w:val="22"/>
          <w:szCs w:val="22"/>
          <w:lang w:val="en-US" w:eastAsia="en-US"/>
        </w:rPr>
        <w:t>Mobile number:</w:t>
      </w:r>
    </w:p>
    <w:p w14:paraId="7EA1F9A6" w14:textId="77777777" w:rsidR="00497891" w:rsidRPr="00BC52EA" w:rsidRDefault="00497891" w:rsidP="00497891">
      <w:pPr>
        <w:spacing w:before="0" w:after="0" w:line="276" w:lineRule="auto"/>
        <w:divId w:val="2116439976"/>
        <w:rPr>
          <w:rFonts w:ascii="Times New Roman" w:eastAsia="SimSun" w:hAnsi="Times New Roman" w:cs="Times New Roman"/>
          <w:sz w:val="22"/>
          <w:szCs w:val="22"/>
          <w:lang w:val="en-US" w:eastAsia="en-US"/>
        </w:rPr>
      </w:pPr>
      <w:r w:rsidRPr="00BC52EA">
        <w:rPr>
          <w:rFonts w:ascii="Times New Roman" w:eastAsiaTheme="minorHAnsi" w:hAnsi="Times New Roman" w:cs="Times New Roman"/>
          <w:sz w:val="22"/>
          <w:szCs w:val="22"/>
          <w:lang w:val="en-US" w:eastAsia="en-US"/>
        </w:rPr>
        <w:t>Contact details of solicitors (if any):</w:t>
      </w:r>
    </w:p>
    <w:p w14:paraId="26F34C84" w14:textId="77777777" w:rsidR="00497891" w:rsidRPr="00BC52EA" w:rsidRDefault="00497891" w:rsidP="00497891">
      <w:pPr>
        <w:spacing w:before="0" w:after="0" w:line="276" w:lineRule="auto"/>
        <w:jc w:val="both"/>
        <w:divId w:val="2116439976"/>
        <w:rPr>
          <w:rFonts w:ascii="Times New Roman" w:eastAsiaTheme="minorHAnsi" w:hAnsi="Times New Roman" w:cs="Times New Roman"/>
          <w:sz w:val="22"/>
          <w:szCs w:val="22"/>
          <w:lang w:val="en-US" w:eastAsia="en-US"/>
        </w:rPr>
      </w:pPr>
    </w:p>
    <w:p w14:paraId="5ECB3D7E" w14:textId="77777777" w:rsidR="00497891" w:rsidRPr="00BC52EA" w:rsidRDefault="00497891" w:rsidP="00497891">
      <w:pPr>
        <w:spacing w:before="0" w:after="0" w:line="276" w:lineRule="auto"/>
        <w:jc w:val="both"/>
        <w:divId w:val="2116439976"/>
        <w:rPr>
          <w:rFonts w:ascii="Times New Roman" w:eastAsiaTheme="minorHAnsi" w:hAnsi="Times New Roman" w:cs="Times New Roman"/>
          <w:sz w:val="22"/>
          <w:szCs w:val="22"/>
          <w:lang w:val="en-US" w:eastAsia="en-US"/>
        </w:rPr>
      </w:pPr>
      <w:r w:rsidRPr="00BC52EA">
        <w:rPr>
          <w:rFonts w:ascii="Times New Roman" w:eastAsiaTheme="minorHAnsi" w:hAnsi="Times New Roman" w:cs="Times New Roman"/>
          <w:sz w:val="22"/>
          <w:szCs w:val="22"/>
          <w:lang w:val="en-US" w:eastAsia="en-US"/>
        </w:rPr>
        <w:t>Name of Defendant:</w:t>
      </w:r>
    </w:p>
    <w:p w14:paraId="3602E6F0" w14:textId="77777777" w:rsidR="00497891" w:rsidRPr="0071139E" w:rsidRDefault="00497891" w:rsidP="00497891">
      <w:pPr>
        <w:spacing w:before="0" w:after="0" w:line="276" w:lineRule="auto"/>
        <w:jc w:val="both"/>
        <w:divId w:val="2116439976"/>
        <w:rPr>
          <w:rFonts w:ascii="Times New Roman" w:eastAsiaTheme="minorHAnsi" w:hAnsi="Times New Roman" w:cs="Times New Roman"/>
          <w:sz w:val="22"/>
          <w:szCs w:val="22"/>
          <w:lang w:val="en-US" w:eastAsia="en-US"/>
        </w:rPr>
      </w:pPr>
      <w:r w:rsidRPr="00BC52EA">
        <w:rPr>
          <w:rFonts w:ascii="Times New Roman" w:eastAsiaTheme="minorHAnsi" w:hAnsi="Times New Roman" w:cs="Times New Roman"/>
          <w:sz w:val="22"/>
          <w:szCs w:val="22"/>
          <w:lang w:val="en-US" w:eastAsia="en-US"/>
        </w:rPr>
        <w:t>N</w:t>
      </w:r>
      <w:r w:rsidRPr="0071139E">
        <w:rPr>
          <w:rFonts w:ascii="Times New Roman" w:eastAsiaTheme="minorHAnsi" w:hAnsi="Times New Roman" w:cs="Times New Roman"/>
          <w:sz w:val="22"/>
          <w:szCs w:val="22"/>
          <w:lang w:val="en-US" w:eastAsia="en-US"/>
        </w:rPr>
        <w:t>RIC/FIN</w:t>
      </w:r>
      <w:r w:rsidRPr="00BC52EA">
        <w:rPr>
          <w:rFonts w:ascii="Times New Roman" w:eastAsiaTheme="minorHAnsi" w:hAnsi="Times New Roman" w:cs="Times New Roman"/>
          <w:sz w:val="22"/>
          <w:szCs w:val="22"/>
          <w:lang w:val="en-US" w:eastAsia="en-US"/>
        </w:rPr>
        <w:t xml:space="preserve"> No</w:t>
      </w:r>
      <w:r w:rsidRPr="0071139E">
        <w:rPr>
          <w:rFonts w:ascii="Times New Roman" w:eastAsiaTheme="minorHAnsi" w:hAnsi="Times New Roman" w:cs="Times New Roman"/>
          <w:sz w:val="22"/>
          <w:szCs w:val="22"/>
          <w:lang w:val="en-US" w:eastAsia="en-US"/>
        </w:rPr>
        <w:t>.</w:t>
      </w:r>
      <w:r w:rsidRPr="00BC52EA">
        <w:rPr>
          <w:rFonts w:ascii="Times New Roman" w:eastAsiaTheme="minorHAnsi" w:hAnsi="Times New Roman" w:cs="Times New Roman"/>
          <w:sz w:val="22"/>
          <w:szCs w:val="22"/>
          <w:lang w:val="en-US" w:eastAsia="en-US"/>
        </w:rPr>
        <w:t>:</w:t>
      </w:r>
    </w:p>
    <w:p w14:paraId="286248B3" w14:textId="77777777" w:rsidR="00497891" w:rsidRPr="00BC52EA" w:rsidRDefault="00497891" w:rsidP="00497891">
      <w:pPr>
        <w:spacing w:before="0" w:after="0" w:line="276" w:lineRule="auto"/>
        <w:jc w:val="both"/>
        <w:divId w:val="2116439976"/>
        <w:rPr>
          <w:rFonts w:ascii="Times New Roman" w:eastAsiaTheme="minorHAnsi" w:hAnsi="Times New Roman" w:cs="Times New Roman"/>
          <w:sz w:val="22"/>
          <w:szCs w:val="22"/>
          <w:lang w:val="en-US" w:eastAsia="en-US"/>
        </w:rPr>
      </w:pPr>
      <w:r w:rsidRPr="0071139E">
        <w:rPr>
          <w:rFonts w:ascii="Times New Roman" w:eastAsiaTheme="minorHAnsi" w:hAnsi="Times New Roman" w:cs="Times New Roman"/>
          <w:sz w:val="22"/>
          <w:szCs w:val="22"/>
          <w:lang w:val="en-US" w:eastAsia="en-US"/>
        </w:rPr>
        <w:t>Passport No.:</w:t>
      </w:r>
    </w:p>
    <w:p w14:paraId="5D8BC7C1" w14:textId="77777777" w:rsidR="00497891" w:rsidRPr="00BC52EA" w:rsidRDefault="00497891" w:rsidP="00497891">
      <w:pPr>
        <w:spacing w:before="0" w:after="0" w:line="276" w:lineRule="auto"/>
        <w:jc w:val="both"/>
        <w:divId w:val="2116439976"/>
        <w:rPr>
          <w:rFonts w:ascii="Times New Roman" w:eastAsiaTheme="minorHAnsi" w:hAnsi="Times New Roman" w:cs="Times New Roman"/>
          <w:sz w:val="22"/>
          <w:szCs w:val="22"/>
          <w:lang w:val="en-US" w:eastAsia="en-US"/>
        </w:rPr>
      </w:pPr>
      <w:r w:rsidRPr="00BC52EA">
        <w:rPr>
          <w:rFonts w:ascii="Times New Roman" w:eastAsiaTheme="minorHAnsi" w:hAnsi="Times New Roman" w:cs="Times New Roman"/>
          <w:sz w:val="22"/>
          <w:szCs w:val="22"/>
          <w:lang w:val="en-US" w:eastAsia="en-US"/>
        </w:rPr>
        <w:t>Address:</w:t>
      </w:r>
    </w:p>
    <w:p w14:paraId="567B10F4" w14:textId="77777777" w:rsidR="00497891" w:rsidRPr="00BC52EA" w:rsidRDefault="00497891" w:rsidP="00497891">
      <w:pPr>
        <w:spacing w:before="0" w:after="0" w:line="276" w:lineRule="auto"/>
        <w:jc w:val="both"/>
        <w:divId w:val="2116439976"/>
        <w:rPr>
          <w:rFonts w:ascii="Times New Roman" w:eastAsia="SimSun" w:hAnsi="Times New Roman" w:cs="Times New Roman"/>
          <w:sz w:val="22"/>
          <w:szCs w:val="22"/>
          <w:lang w:val="en-US" w:eastAsia="en-US"/>
        </w:rPr>
      </w:pPr>
      <w:r w:rsidRPr="00BC52EA">
        <w:rPr>
          <w:rFonts w:ascii="Times New Roman" w:eastAsiaTheme="minorHAnsi" w:hAnsi="Times New Roman" w:cs="Times New Roman"/>
          <w:sz w:val="22"/>
          <w:szCs w:val="22"/>
          <w:lang w:val="en-US" w:eastAsia="en-US"/>
        </w:rPr>
        <w:t>E-mail address:</w:t>
      </w:r>
    </w:p>
    <w:p w14:paraId="4A463250" w14:textId="77777777" w:rsidR="00497891" w:rsidRPr="00BC52EA" w:rsidRDefault="00497891" w:rsidP="00497891">
      <w:pPr>
        <w:spacing w:before="0" w:after="0" w:line="276" w:lineRule="auto"/>
        <w:divId w:val="2116439976"/>
        <w:rPr>
          <w:rFonts w:ascii="Times New Roman" w:eastAsiaTheme="minorHAnsi" w:hAnsi="Times New Roman" w:cs="Times New Roman"/>
          <w:sz w:val="22"/>
          <w:szCs w:val="22"/>
          <w:lang w:val="en-US" w:eastAsia="en-US"/>
        </w:rPr>
      </w:pPr>
      <w:r w:rsidRPr="00BC52EA">
        <w:rPr>
          <w:rFonts w:ascii="Times New Roman" w:eastAsiaTheme="minorHAnsi" w:hAnsi="Times New Roman" w:cs="Times New Roman"/>
          <w:sz w:val="22"/>
          <w:szCs w:val="22"/>
          <w:lang w:val="en-US" w:eastAsia="en-US"/>
        </w:rPr>
        <w:t>Mobile number:</w:t>
      </w:r>
      <w:r w:rsidRPr="00BC52EA">
        <w:rPr>
          <w:rFonts w:ascii="Times New Roman" w:eastAsiaTheme="minorHAnsi" w:hAnsi="Times New Roman" w:cs="Times New Roman"/>
          <w:sz w:val="22"/>
          <w:szCs w:val="22"/>
          <w:lang w:val="en-US" w:eastAsia="en-US"/>
        </w:rPr>
        <w:br/>
        <w:t>Contact details of solicitors (if any):</w:t>
      </w:r>
    </w:p>
    <w:p w14:paraId="02050075" w14:textId="77777777" w:rsidR="00497891" w:rsidRPr="00BC52EA" w:rsidRDefault="00497891" w:rsidP="00497891">
      <w:pPr>
        <w:spacing w:before="0" w:after="0" w:line="276" w:lineRule="auto"/>
        <w:divId w:val="2116439976"/>
        <w:rPr>
          <w:rFonts w:ascii="Times New Roman" w:eastAsia="SimSun" w:hAnsi="Times New Roman" w:cs="Times New Roman"/>
          <w:sz w:val="22"/>
          <w:szCs w:val="22"/>
          <w:lang w:val="en-US" w:eastAsia="en-US"/>
        </w:rPr>
      </w:pPr>
    </w:p>
    <w:p w14:paraId="14EF305E" w14:textId="77777777" w:rsidR="00497891" w:rsidRPr="00BC52EA" w:rsidRDefault="00497891" w:rsidP="00497891">
      <w:pPr>
        <w:spacing w:before="0" w:after="0" w:line="276" w:lineRule="auto"/>
        <w:divId w:val="2116439976"/>
        <w:rPr>
          <w:rFonts w:ascii="Times New Roman" w:eastAsia="SimSun" w:hAnsi="Times New Roman" w:cs="Times New Roman"/>
          <w:sz w:val="22"/>
          <w:szCs w:val="22"/>
          <w:u w:val="single"/>
          <w:lang w:val="en-US" w:eastAsia="en-US"/>
        </w:rPr>
      </w:pPr>
      <w:r w:rsidRPr="00BC52EA">
        <w:rPr>
          <w:rFonts w:ascii="Times New Roman" w:eastAsia="SimSun" w:hAnsi="Times New Roman" w:cs="Times New Roman"/>
          <w:sz w:val="22"/>
          <w:szCs w:val="22"/>
          <w:u w:val="single"/>
          <w:lang w:val="en-US" w:eastAsia="en-US"/>
        </w:rPr>
        <w:t>Details of Child/Children</w:t>
      </w:r>
    </w:p>
    <w:p w14:paraId="371F51E7" w14:textId="77777777" w:rsidR="00497891" w:rsidRPr="00BC52EA" w:rsidRDefault="00497891" w:rsidP="00497891">
      <w:pPr>
        <w:spacing w:before="0" w:after="0" w:line="276" w:lineRule="auto"/>
        <w:divId w:val="2116439976"/>
        <w:rPr>
          <w:rFonts w:ascii="Times New Roman" w:eastAsia="SimSun" w:hAnsi="Times New Roman" w:cs="Times New Roman"/>
          <w:sz w:val="22"/>
          <w:szCs w:val="22"/>
          <w:lang w:val="en-US" w:eastAsia="en-US"/>
        </w:rPr>
      </w:pPr>
      <w:r w:rsidRPr="00BC52EA">
        <w:rPr>
          <w:rFonts w:ascii="Times New Roman" w:eastAsia="SimSun" w:hAnsi="Times New Roman" w:cs="Times New Roman"/>
          <w:sz w:val="22"/>
          <w:szCs w:val="22"/>
          <w:lang w:val="en-US" w:eastAsia="en-US"/>
        </w:rPr>
        <w:t xml:space="preserve">Full name of child/children involved: </w:t>
      </w:r>
    </w:p>
    <w:p w14:paraId="4795EDE6" w14:textId="77777777" w:rsidR="00497891" w:rsidRPr="0071139E" w:rsidRDefault="00497891" w:rsidP="00497891">
      <w:pPr>
        <w:spacing w:before="0" w:after="0" w:line="276" w:lineRule="auto"/>
        <w:divId w:val="2116439976"/>
        <w:rPr>
          <w:rFonts w:ascii="Times New Roman" w:eastAsia="SimSun" w:hAnsi="Times New Roman" w:cs="Times New Roman"/>
          <w:sz w:val="22"/>
          <w:szCs w:val="22"/>
          <w:lang w:val="en-US" w:eastAsia="en-US"/>
        </w:rPr>
      </w:pPr>
      <w:r w:rsidRPr="00BC52EA">
        <w:rPr>
          <w:rFonts w:ascii="Times New Roman" w:eastAsia="SimSun" w:hAnsi="Times New Roman" w:cs="Times New Roman"/>
          <w:sz w:val="22"/>
          <w:szCs w:val="22"/>
          <w:lang w:val="en-US" w:eastAsia="en-US"/>
        </w:rPr>
        <w:t>BC/</w:t>
      </w:r>
      <w:r w:rsidRPr="0071139E">
        <w:rPr>
          <w:rFonts w:ascii="Times New Roman" w:eastAsia="SimSun" w:hAnsi="Times New Roman" w:cs="Times New Roman"/>
          <w:sz w:val="22"/>
          <w:szCs w:val="22"/>
          <w:lang w:val="en-US" w:eastAsia="en-US"/>
        </w:rPr>
        <w:t>NRIC/FIN</w:t>
      </w:r>
      <w:r w:rsidRPr="00BC52EA">
        <w:rPr>
          <w:rFonts w:ascii="Times New Roman" w:eastAsia="SimSun" w:hAnsi="Times New Roman" w:cs="Times New Roman"/>
          <w:sz w:val="22"/>
          <w:szCs w:val="22"/>
          <w:lang w:val="en-US" w:eastAsia="en-US"/>
        </w:rPr>
        <w:t xml:space="preserve"> No</w:t>
      </w:r>
      <w:r w:rsidRPr="0071139E">
        <w:rPr>
          <w:rFonts w:ascii="Times New Roman" w:eastAsia="SimSun" w:hAnsi="Times New Roman" w:cs="Times New Roman"/>
          <w:sz w:val="22"/>
          <w:szCs w:val="22"/>
          <w:lang w:val="en-US" w:eastAsia="en-US"/>
        </w:rPr>
        <w:t>.</w:t>
      </w:r>
      <w:r w:rsidRPr="00BC52EA">
        <w:rPr>
          <w:rFonts w:ascii="Times New Roman" w:eastAsia="SimSun" w:hAnsi="Times New Roman" w:cs="Times New Roman"/>
          <w:sz w:val="22"/>
          <w:szCs w:val="22"/>
          <w:lang w:val="en-US" w:eastAsia="en-US"/>
        </w:rPr>
        <w:t>:</w:t>
      </w:r>
    </w:p>
    <w:p w14:paraId="5DD4685F" w14:textId="77777777" w:rsidR="00497891" w:rsidRPr="00BC52EA" w:rsidRDefault="00497891" w:rsidP="00497891">
      <w:pPr>
        <w:spacing w:before="0" w:after="0" w:line="276" w:lineRule="auto"/>
        <w:divId w:val="2116439976"/>
        <w:rPr>
          <w:rFonts w:ascii="Times New Roman" w:eastAsia="SimSun" w:hAnsi="Times New Roman" w:cs="Times New Roman"/>
          <w:sz w:val="22"/>
          <w:szCs w:val="22"/>
          <w:lang w:val="en-US" w:eastAsia="en-US"/>
        </w:rPr>
      </w:pPr>
      <w:r w:rsidRPr="0071139E">
        <w:rPr>
          <w:rFonts w:ascii="Times New Roman" w:eastAsia="SimSun" w:hAnsi="Times New Roman" w:cs="Times New Roman"/>
          <w:sz w:val="22"/>
          <w:szCs w:val="22"/>
          <w:lang w:val="en-US" w:eastAsia="en-US"/>
        </w:rPr>
        <w:t>Passport No.:</w:t>
      </w:r>
    </w:p>
    <w:p w14:paraId="38B4D9DB" w14:textId="77777777" w:rsidR="00497891" w:rsidRPr="00BC52EA" w:rsidRDefault="00497891" w:rsidP="00497891">
      <w:pPr>
        <w:spacing w:before="0" w:after="0" w:line="240" w:lineRule="auto"/>
        <w:jc w:val="both"/>
        <w:divId w:val="2116439976"/>
        <w:rPr>
          <w:rFonts w:ascii="Times New Roman" w:eastAsiaTheme="minorEastAsia" w:hAnsi="Times New Roman" w:cs="Times New Roman"/>
          <w:sz w:val="22"/>
          <w:szCs w:val="22"/>
          <w:lang w:val="en-US" w:eastAsia="zh-CN"/>
        </w:rPr>
      </w:pPr>
    </w:p>
    <w:p w14:paraId="0D167C21" w14:textId="77777777" w:rsidR="00497891" w:rsidRPr="00BC52EA" w:rsidRDefault="00497891" w:rsidP="00497891">
      <w:pPr>
        <w:spacing w:before="0" w:after="0" w:line="240" w:lineRule="auto"/>
        <w:jc w:val="both"/>
        <w:divId w:val="2116439976"/>
        <w:rPr>
          <w:rFonts w:ascii="Times New Roman" w:eastAsiaTheme="minorEastAsia" w:hAnsi="Times New Roman" w:cs="Times New Roman"/>
          <w:sz w:val="22"/>
          <w:szCs w:val="22"/>
          <w:u w:val="single"/>
          <w:lang w:val="en-US" w:eastAsia="zh-CN"/>
        </w:rPr>
      </w:pPr>
      <w:r w:rsidRPr="00BC52EA">
        <w:rPr>
          <w:rFonts w:ascii="Times New Roman" w:eastAsiaTheme="minorEastAsia" w:hAnsi="Times New Roman" w:cs="Times New Roman"/>
          <w:sz w:val="22"/>
          <w:szCs w:val="22"/>
          <w:lang w:val="en-US" w:eastAsia="zh-CN"/>
        </w:rPr>
        <w:t>2.</w:t>
      </w:r>
      <w:r w:rsidRPr="00BC52EA">
        <w:rPr>
          <w:rFonts w:ascii="Times New Roman" w:eastAsiaTheme="minorEastAsia" w:hAnsi="Times New Roman" w:cs="Times New Roman"/>
          <w:sz w:val="22"/>
          <w:szCs w:val="22"/>
          <w:lang w:val="en-US" w:eastAsia="zh-CN"/>
        </w:rPr>
        <w:tab/>
      </w:r>
      <w:r w:rsidRPr="00BC52EA">
        <w:rPr>
          <w:rFonts w:ascii="Times New Roman" w:eastAsiaTheme="minorEastAsia" w:hAnsi="Times New Roman" w:cs="Times New Roman"/>
          <w:sz w:val="22"/>
          <w:szCs w:val="22"/>
          <w:u w:val="single"/>
          <w:lang w:val="en-US" w:eastAsia="zh-CN"/>
        </w:rPr>
        <w:t>I hereby undertake as follows:</w:t>
      </w:r>
    </w:p>
    <w:p w14:paraId="32A4C219" w14:textId="77777777" w:rsidR="00497891" w:rsidRPr="00BC52EA" w:rsidRDefault="00497891" w:rsidP="00497891">
      <w:pPr>
        <w:spacing w:before="0" w:after="0" w:line="240" w:lineRule="auto"/>
        <w:ind w:firstLine="567"/>
        <w:jc w:val="both"/>
        <w:divId w:val="2116439976"/>
        <w:rPr>
          <w:rFonts w:ascii="Times New Roman" w:eastAsiaTheme="minorEastAsia" w:hAnsi="Times New Roman" w:cs="Times New Roman"/>
          <w:sz w:val="22"/>
          <w:szCs w:val="22"/>
          <w:lang w:val="en-US" w:eastAsia="zh-CN"/>
        </w:rPr>
      </w:pPr>
    </w:p>
    <w:p w14:paraId="75B71730" w14:textId="77777777" w:rsidR="00497891" w:rsidRPr="00BC52EA" w:rsidRDefault="00497891" w:rsidP="00497891">
      <w:pPr>
        <w:spacing w:before="0" w:after="0" w:line="240" w:lineRule="auto"/>
        <w:ind w:left="567" w:hanging="567"/>
        <w:jc w:val="both"/>
        <w:divId w:val="2116439976"/>
        <w:rPr>
          <w:rFonts w:ascii="Times New Roman" w:eastAsia="SimSun" w:hAnsi="Times New Roman" w:cs="Times New Roman"/>
          <w:sz w:val="22"/>
          <w:szCs w:val="22"/>
          <w:lang w:val="en-US" w:eastAsia="en-US"/>
        </w:rPr>
      </w:pPr>
      <w:r w:rsidRPr="00BC52EA">
        <w:rPr>
          <w:rFonts w:ascii="Times New Roman" w:eastAsia="SimSun" w:hAnsi="Times New Roman" w:cs="Times New Roman"/>
          <w:sz w:val="22"/>
          <w:szCs w:val="22"/>
          <w:lang w:val="en-US" w:eastAsia="en-US"/>
        </w:rPr>
        <w:t>In the event I notify the ICA of the Order:</w:t>
      </w:r>
    </w:p>
    <w:p w14:paraId="0C01920A" w14:textId="77777777" w:rsidR="00497891" w:rsidRPr="00BC52EA" w:rsidRDefault="00497891" w:rsidP="00497891">
      <w:pPr>
        <w:spacing w:before="0" w:after="0" w:line="240" w:lineRule="auto"/>
        <w:ind w:left="567" w:hanging="567"/>
        <w:jc w:val="both"/>
        <w:divId w:val="2116439976"/>
        <w:rPr>
          <w:rFonts w:ascii="Times New Roman" w:eastAsiaTheme="minorEastAsia" w:hAnsi="Times New Roman" w:cs="Times New Roman"/>
          <w:sz w:val="22"/>
          <w:szCs w:val="22"/>
          <w:lang w:val="en-US" w:eastAsia="zh-CN"/>
        </w:rPr>
      </w:pPr>
    </w:p>
    <w:p w14:paraId="334C3804" w14:textId="77777777" w:rsidR="00497891" w:rsidRPr="00BC52EA" w:rsidRDefault="00497891" w:rsidP="006172E9">
      <w:pPr>
        <w:numPr>
          <w:ilvl w:val="0"/>
          <w:numId w:val="127"/>
        </w:numPr>
        <w:spacing w:before="0" w:after="0" w:line="240" w:lineRule="auto"/>
        <w:ind w:left="567" w:hanging="567"/>
        <w:contextualSpacing/>
        <w:jc w:val="both"/>
        <w:divId w:val="2116439976"/>
        <w:rPr>
          <w:rFonts w:ascii="Times New Roman" w:eastAsiaTheme="minorEastAsia" w:hAnsi="Times New Roman" w:cs="Times New Roman"/>
          <w:sz w:val="22"/>
          <w:szCs w:val="22"/>
          <w:lang w:val="en-US" w:eastAsia="zh-CN"/>
        </w:rPr>
      </w:pPr>
      <w:r w:rsidRPr="00BC52EA">
        <w:rPr>
          <w:rFonts w:ascii="Times New Roman" w:eastAsiaTheme="minorEastAsia" w:hAnsi="Times New Roman" w:cs="Times New Roman"/>
          <w:sz w:val="22"/>
          <w:szCs w:val="22"/>
          <w:lang w:val="en-US" w:eastAsia="zh-CN"/>
        </w:rPr>
        <w:t xml:space="preserve">I shall send </w:t>
      </w:r>
      <w:r w:rsidRPr="00BC52EA">
        <w:rPr>
          <w:rFonts w:ascii="Times New Roman" w:eastAsiaTheme="minorHAnsi" w:hAnsi="Times New Roman" w:cs="Times New Roman"/>
          <w:sz w:val="22"/>
          <w:szCs w:val="22"/>
          <w:lang w:eastAsia="en-US"/>
        </w:rPr>
        <w:t xml:space="preserve">a copy of the Order and this Form to the ICA via </w:t>
      </w:r>
      <w:r w:rsidRPr="00BC52EA">
        <w:rPr>
          <w:rFonts w:ascii="Times New Roman" w:eastAsiaTheme="minorEastAsia" w:hAnsi="Times New Roman" w:cs="Times New Roman"/>
          <w:sz w:val="22"/>
          <w:szCs w:val="22"/>
          <w:lang w:val="en-US" w:eastAsia="zh-CN"/>
        </w:rPr>
        <w:t xml:space="preserve">e-mail to the undermentioned email address, copying the other party, during the ICA’s working hours only. I understand that the documents have to be served at least one working day in advance before the ICA is to act on the </w:t>
      </w:r>
      <w:proofErr w:type="gramStart"/>
      <w:r w:rsidRPr="00BC52EA">
        <w:rPr>
          <w:rFonts w:ascii="Times New Roman" w:eastAsiaTheme="minorEastAsia" w:hAnsi="Times New Roman" w:cs="Times New Roman"/>
          <w:sz w:val="22"/>
          <w:szCs w:val="22"/>
          <w:lang w:val="en-US" w:eastAsia="zh-CN"/>
        </w:rPr>
        <w:t>Order:-</w:t>
      </w:r>
      <w:proofErr w:type="gramEnd"/>
    </w:p>
    <w:p w14:paraId="0E0DB5A4" w14:textId="77777777" w:rsidR="00497891" w:rsidRPr="00BC52EA" w:rsidRDefault="00497891" w:rsidP="00497891">
      <w:pPr>
        <w:spacing w:before="0" w:after="0" w:line="240" w:lineRule="auto"/>
        <w:jc w:val="both"/>
        <w:divId w:val="2116439976"/>
        <w:rPr>
          <w:rFonts w:ascii="Times New Roman" w:eastAsia="SimSun" w:hAnsi="Times New Roman" w:cs="Times New Roman"/>
          <w:sz w:val="22"/>
          <w:szCs w:val="22"/>
          <w:lang w:val="en-US" w:eastAsia="en-US"/>
        </w:rPr>
      </w:pPr>
    </w:p>
    <w:p w14:paraId="3EFE134B" w14:textId="77777777" w:rsidR="00497891" w:rsidRDefault="00497891" w:rsidP="00497891">
      <w:pPr>
        <w:spacing w:before="0" w:after="160" w:line="240" w:lineRule="auto"/>
        <w:ind w:left="1134" w:hanging="567"/>
        <w:jc w:val="both"/>
        <w:divId w:val="2116439976"/>
        <w:rPr>
          <w:rFonts w:ascii="Times New Roman" w:eastAsiaTheme="minorEastAsia" w:hAnsi="Times New Roman" w:cs="Times New Roman"/>
          <w:sz w:val="22"/>
          <w:szCs w:val="22"/>
          <w:lang w:val="en-US" w:eastAsia="zh-CN"/>
        </w:rPr>
      </w:pPr>
      <w:r>
        <w:rPr>
          <w:rFonts w:ascii="Times New Roman" w:eastAsiaTheme="minorEastAsia" w:hAnsi="Times New Roman" w:cs="Times New Roman"/>
          <w:sz w:val="22"/>
          <w:szCs w:val="22"/>
          <w:lang w:val="en-US" w:eastAsia="zh-CN"/>
        </w:rPr>
        <w:t>ICA’s E-mail address: ICA_FJC_Notification@ica.gov.sg</w:t>
      </w:r>
    </w:p>
    <w:p w14:paraId="3436FF5C" w14:textId="77777777" w:rsidR="00497891" w:rsidRPr="00BC52EA" w:rsidRDefault="00497891" w:rsidP="00497891">
      <w:pPr>
        <w:spacing w:before="0" w:after="160" w:line="240" w:lineRule="auto"/>
        <w:ind w:left="1134" w:hanging="567"/>
        <w:jc w:val="both"/>
        <w:divId w:val="2116439976"/>
        <w:rPr>
          <w:rFonts w:ascii="Times New Roman" w:eastAsiaTheme="minorEastAsia" w:hAnsi="Times New Roman" w:cs="Times New Roman"/>
          <w:sz w:val="22"/>
          <w:szCs w:val="22"/>
          <w:lang w:val="en-US" w:eastAsia="zh-CN"/>
        </w:rPr>
      </w:pPr>
      <w:r w:rsidRPr="00BC52EA">
        <w:rPr>
          <w:rFonts w:ascii="Times New Roman" w:eastAsiaTheme="minorEastAsia" w:hAnsi="Times New Roman" w:cs="Times New Roman"/>
          <w:sz w:val="22"/>
          <w:szCs w:val="22"/>
          <w:lang w:val="en-US" w:eastAsia="zh-CN"/>
        </w:rPr>
        <w:t xml:space="preserve">ICA’s working hours </w:t>
      </w:r>
      <w:proofErr w:type="gramStart"/>
      <w:r w:rsidRPr="00BC52EA">
        <w:rPr>
          <w:rFonts w:ascii="Times New Roman" w:eastAsiaTheme="minorEastAsia" w:hAnsi="Times New Roman" w:cs="Times New Roman"/>
          <w:sz w:val="22"/>
          <w:szCs w:val="22"/>
          <w:lang w:val="en-US" w:eastAsia="zh-CN"/>
        </w:rPr>
        <w:t>are:-</w:t>
      </w:r>
      <w:proofErr w:type="gramEnd"/>
    </w:p>
    <w:p w14:paraId="3CEF4177" w14:textId="77777777" w:rsidR="00497891" w:rsidRPr="00C313A1" w:rsidRDefault="00497891" w:rsidP="006172E9">
      <w:pPr>
        <w:pStyle w:val="ListParagraph"/>
        <w:numPr>
          <w:ilvl w:val="0"/>
          <w:numId w:val="129"/>
        </w:numPr>
        <w:contextualSpacing/>
        <w:jc w:val="both"/>
        <w:divId w:val="2116439976"/>
      </w:pPr>
      <w:r w:rsidRPr="00C313A1">
        <w:t>Mondays to Fridays: 8am to 5pm</w:t>
      </w:r>
    </w:p>
    <w:p w14:paraId="41AF524A" w14:textId="77777777" w:rsidR="00497891" w:rsidRPr="00C313A1" w:rsidRDefault="00497891" w:rsidP="006172E9">
      <w:pPr>
        <w:pStyle w:val="ListParagraph"/>
        <w:numPr>
          <w:ilvl w:val="0"/>
          <w:numId w:val="129"/>
        </w:numPr>
        <w:contextualSpacing/>
        <w:jc w:val="both"/>
        <w:divId w:val="2116439976"/>
      </w:pPr>
      <w:r w:rsidRPr="00C313A1">
        <w:t xml:space="preserve">Public Holiday Eves: 8am to 12pm </w:t>
      </w:r>
    </w:p>
    <w:p w14:paraId="7DF4B579" w14:textId="77777777" w:rsidR="00497891" w:rsidRDefault="00497891" w:rsidP="006172E9">
      <w:pPr>
        <w:pStyle w:val="ListParagraph"/>
        <w:numPr>
          <w:ilvl w:val="0"/>
          <w:numId w:val="129"/>
        </w:numPr>
        <w:contextualSpacing/>
        <w:jc w:val="both"/>
        <w:divId w:val="2116439976"/>
      </w:pPr>
      <w:r w:rsidRPr="00C313A1">
        <w:t xml:space="preserve">Saturdays, </w:t>
      </w:r>
      <w:proofErr w:type="gramStart"/>
      <w:r w:rsidRPr="00C313A1">
        <w:t>Sundays</w:t>
      </w:r>
      <w:proofErr w:type="gramEnd"/>
      <w:r w:rsidRPr="00C313A1">
        <w:t xml:space="preserve"> and Public Holidays: Closed.</w:t>
      </w:r>
    </w:p>
    <w:p w14:paraId="2FE2E5EF" w14:textId="77777777" w:rsidR="00497891" w:rsidRPr="00C313A1" w:rsidRDefault="00497891" w:rsidP="00497891">
      <w:pPr>
        <w:pStyle w:val="ListParagraph"/>
        <w:ind w:left="927"/>
        <w:jc w:val="both"/>
        <w:divId w:val="2116439976"/>
      </w:pPr>
    </w:p>
    <w:p w14:paraId="2E9BC8C8" w14:textId="77777777" w:rsidR="00497891" w:rsidRPr="00BC52EA" w:rsidRDefault="00497891" w:rsidP="00497891">
      <w:pPr>
        <w:spacing w:before="0" w:after="0" w:line="259" w:lineRule="auto"/>
        <w:divId w:val="2116439976"/>
        <w:rPr>
          <w:rFonts w:ascii="Times New Roman" w:eastAsia="SimSun" w:hAnsi="Times New Roman" w:cs="Times New Roman"/>
          <w:sz w:val="22"/>
          <w:szCs w:val="22"/>
          <w:lang w:val="en-US" w:eastAsia="en-US"/>
        </w:rPr>
      </w:pPr>
    </w:p>
    <w:p w14:paraId="29727B05" w14:textId="77777777" w:rsidR="00497891" w:rsidRPr="00BC52EA" w:rsidRDefault="00497891" w:rsidP="006172E9">
      <w:pPr>
        <w:numPr>
          <w:ilvl w:val="0"/>
          <w:numId w:val="127"/>
        </w:numPr>
        <w:spacing w:before="0" w:after="0" w:line="259" w:lineRule="auto"/>
        <w:ind w:left="567" w:hanging="567"/>
        <w:contextualSpacing/>
        <w:jc w:val="both"/>
        <w:divId w:val="2116439976"/>
        <w:rPr>
          <w:rFonts w:ascii="Times New Roman" w:eastAsia="SimSun" w:hAnsi="Times New Roman" w:cs="Times New Roman"/>
          <w:sz w:val="22"/>
          <w:szCs w:val="22"/>
          <w:lang w:val="en-US" w:eastAsia="en-US"/>
        </w:rPr>
      </w:pPr>
      <w:r w:rsidRPr="00BC52EA">
        <w:rPr>
          <w:rFonts w:ascii="Times New Roman" w:eastAsia="SimSun" w:hAnsi="Times New Roman" w:cs="Times New Roman"/>
          <w:sz w:val="22"/>
          <w:szCs w:val="22"/>
          <w:lang w:val="en-US" w:eastAsia="en-US"/>
        </w:rPr>
        <w:t xml:space="preserve">I will also provide the ICA with: </w:t>
      </w:r>
    </w:p>
    <w:p w14:paraId="27E64AE8" w14:textId="77777777" w:rsidR="00497891" w:rsidRPr="00BC52EA" w:rsidRDefault="00497891" w:rsidP="006172E9">
      <w:pPr>
        <w:numPr>
          <w:ilvl w:val="0"/>
          <w:numId w:val="128"/>
        </w:numPr>
        <w:spacing w:before="0" w:after="0" w:line="259" w:lineRule="auto"/>
        <w:ind w:left="1134" w:hanging="567"/>
        <w:contextualSpacing/>
        <w:jc w:val="both"/>
        <w:divId w:val="2116439976"/>
        <w:rPr>
          <w:rFonts w:ascii="Times New Roman" w:eastAsia="SimSun" w:hAnsi="Times New Roman" w:cs="Times New Roman"/>
          <w:sz w:val="22"/>
          <w:szCs w:val="22"/>
          <w:lang w:val="en-US" w:eastAsia="en-US"/>
        </w:rPr>
      </w:pPr>
      <w:r w:rsidRPr="00BC52EA">
        <w:rPr>
          <w:rFonts w:ascii="Times New Roman" w:eastAsia="SimSun" w:hAnsi="Times New Roman" w:cs="Times New Roman"/>
          <w:sz w:val="22"/>
          <w:szCs w:val="22"/>
          <w:lang w:val="en-US" w:eastAsia="en-US"/>
        </w:rPr>
        <w:t xml:space="preserve">copies of the NRIC/Passport of both parties, where </w:t>
      </w:r>
      <w:proofErr w:type="gramStart"/>
      <w:r w:rsidRPr="00BC52EA">
        <w:rPr>
          <w:rFonts w:ascii="Times New Roman" w:eastAsia="SimSun" w:hAnsi="Times New Roman" w:cs="Times New Roman"/>
          <w:sz w:val="22"/>
          <w:szCs w:val="22"/>
          <w:lang w:val="en-US" w:eastAsia="en-US"/>
        </w:rPr>
        <w:t>available;</w:t>
      </w:r>
      <w:proofErr w:type="gramEnd"/>
    </w:p>
    <w:p w14:paraId="48D462D3" w14:textId="77777777" w:rsidR="00497891" w:rsidRPr="00BC52EA" w:rsidRDefault="00497891" w:rsidP="006172E9">
      <w:pPr>
        <w:numPr>
          <w:ilvl w:val="0"/>
          <w:numId w:val="128"/>
        </w:numPr>
        <w:spacing w:before="0" w:after="0" w:line="259" w:lineRule="auto"/>
        <w:ind w:left="1134" w:hanging="567"/>
        <w:contextualSpacing/>
        <w:jc w:val="both"/>
        <w:divId w:val="2116439976"/>
        <w:rPr>
          <w:rFonts w:ascii="Times New Roman" w:eastAsia="SimSun" w:hAnsi="Times New Roman" w:cs="Times New Roman"/>
          <w:sz w:val="22"/>
          <w:szCs w:val="22"/>
          <w:lang w:val="en-US" w:eastAsia="en-US"/>
        </w:rPr>
      </w:pPr>
      <w:r w:rsidRPr="00BC52EA">
        <w:rPr>
          <w:rFonts w:ascii="Times New Roman" w:eastAsia="SimSun" w:hAnsi="Times New Roman" w:cs="Times New Roman"/>
          <w:sz w:val="22"/>
          <w:szCs w:val="22"/>
          <w:lang w:val="en-US" w:eastAsia="en-US"/>
        </w:rPr>
        <w:t xml:space="preserve">a copy of the birth certificate/NRIC of the child/children, where </w:t>
      </w:r>
      <w:proofErr w:type="gramStart"/>
      <w:r w:rsidRPr="00BC52EA">
        <w:rPr>
          <w:rFonts w:ascii="Times New Roman" w:eastAsia="SimSun" w:hAnsi="Times New Roman" w:cs="Times New Roman"/>
          <w:sz w:val="22"/>
          <w:szCs w:val="22"/>
          <w:lang w:val="en-US" w:eastAsia="en-US"/>
        </w:rPr>
        <w:t>available;</w:t>
      </w:r>
      <w:proofErr w:type="gramEnd"/>
    </w:p>
    <w:p w14:paraId="16E00981" w14:textId="77777777" w:rsidR="00497891" w:rsidRPr="00BC52EA" w:rsidRDefault="00497891" w:rsidP="006172E9">
      <w:pPr>
        <w:numPr>
          <w:ilvl w:val="0"/>
          <w:numId w:val="128"/>
        </w:numPr>
        <w:spacing w:before="0" w:after="0" w:line="259" w:lineRule="auto"/>
        <w:ind w:left="1134" w:hanging="567"/>
        <w:contextualSpacing/>
        <w:jc w:val="both"/>
        <w:divId w:val="2116439976"/>
        <w:rPr>
          <w:rFonts w:ascii="Times New Roman" w:eastAsia="SimSun" w:hAnsi="Times New Roman" w:cs="Times New Roman"/>
          <w:sz w:val="22"/>
          <w:szCs w:val="22"/>
          <w:lang w:val="en-US" w:eastAsia="en-US"/>
        </w:rPr>
      </w:pPr>
      <w:r w:rsidRPr="00BC52EA">
        <w:rPr>
          <w:rFonts w:ascii="Times New Roman" w:eastAsia="SimSun" w:hAnsi="Times New Roman" w:cs="Times New Roman"/>
          <w:sz w:val="22"/>
          <w:szCs w:val="22"/>
          <w:lang w:val="en-US" w:eastAsia="en-US"/>
        </w:rPr>
        <w:t>a copy of the passport of the child/children, where available.</w:t>
      </w:r>
    </w:p>
    <w:p w14:paraId="2BD94CF7" w14:textId="77777777" w:rsidR="00497891" w:rsidRPr="00BC52EA" w:rsidRDefault="00497891" w:rsidP="00497891">
      <w:pPr>
        <w:spacing w:before="0" w:after="0" w:line="259" w:lineRule="auto"/>
        <w:jc w:val="both"/>
        <w:divId w:val="2116439976"/>
        <w:rPr>
          <w:rFonts w:ascii="Times New Roman" w:eastAsiaTheme="minorHAnsi" w:hAnsi="Times New Roman" w:cs="Times New Roman"/>
          <w:sz w:val="22"/>
          <w:szCs w:val="22"/>
          <w:lang w:val="en-US" w:eastAsia="zh-CN"/>
        </w:rPr>
      </w:pPr>
    </w:p>
    <w:p w14:paraId="4A6A74EC" w14:textId="77777777" w:rsidR="00497891" w:rsidRPr="00BC52EA" w:rsidRDefault="00497891" w:rsidP="006172E9">
      <w:pPr>
        <w:numPr>
          <w:ilvl w:val="0"/>
          <w:numId w:val="127"/>
        </w:numPr>
        <w:spacing w:before="0" w:after="0" w:line="259" w:lineRule="auto"/>
        <w:ind w:left="567" w:hanging="567"/>
        <w:contextualSpacing/>
        <w:jc w:val="both"/>
        <w:divId w:val="2116439976"/>
        <w:rPr>
          <w:rFonts w:ascii="Times New Roman" w:eastAsiaTheme="minorHAnsi" w:hAnsi="Times New Roman" w:cs="Times New Roman"/>
          <w:sz w:val="22"/>
          <w:szCs w:val="22"/>
          <w:lang w:val="en-US" w:eastAsia="zh-CN"/>
        </w:rPr>
      </w:pPr>
      <w:r w:rsidRPr="00BC52EA">
        <w:rPr>
          <w:rFonts w:ascii="Times New Roman" w:eastAsiaTheme="minorHAnsi" w:hAnsi="Times New Roman" w:cs="Times New Roman"/>
          <w:sz w:val="22"/>
          <w:szCs w:val="22"/>
          <w:lang w:val="en-US" w:eastAsia="zh-CN"/>
        </w:rPr>
        <w:t>If there are any changes to the details of the parties/child/children and/or the documents set out paragraph 2(2), I shall inform the ICA immediately.</w:t>
      </w:r>
    </w:p>
    <w:p w14:paraId="71146FBA" w14:textId="77777777" w:rsidR="00497891" w:rsidRPr="00BC52EA" w:rsidRDefault="00497891" w:rsidP="00497891">
      <w:pPr>
        <w:spacing w:before="0" w:after="0" w:line="259" w:lineRule="auto"/>
        <w:jc w:val="both"/>
        <w:divId w:val="2116439976"/>
        <w:rPr>
          <w:rFonts w:ascii="Times New Roman" w:eastAsiaTheme="minorHAnsi" w:hAnsi="Times New Roman" w:cs="Times New Roman"/>
          <w:sz w:val="22"/>
          <w:szCs w:val="22"/>
          <w:lang w:val="en-US" w:eastAsia="en-US"/>
        </w:rPr>
      </w:pPr>
    </w:p>
    <w:p w14:paraId="380F2549" w14:textId="77777777" w:rsidR="00497891" w:rsidRPr="00BC52EA" w:rsidRDefault="00497891" w:rsidP="006172E9">
      <w:pPr>
        <w:numPr>
          <w:ilvl w:val="0"/>
          <w:numId w:val="127"/>
        </w:numPr>
        <w:spacing w:before="0" w:after="0" w:line="259" w:lineRule="auto"/>
        <w:ind w:left="567" w:hanging="567"/>
        <w:contextualSpacing/>
        <w:jc w:val="both"/>
        <w:divId w:val="2116439976"/>
        <w:rPr>
          <w:rFonts w:ascii="Times New Roman" w:eastAsiaTheme="minorHAnsi" w:hAnsi="Times New Roman" w:cs="Times New Roman"/>
          <w:sz w:val="22"/>
          <w:szCs w:val="22"/>
          <w:lang w:val="en-US" w:eastAsia="en-US"/>
        </w:rPr>
      </w:pPr>
      <w:r w:rsidRPr="00BC52EA">
        <w:rPr>
          <w:rFonts w:ascii="Times New Roman" w:eastAsiaTheme="minorHAnsi" w:hAnsi="Times New Roman" w:cs="Times New Roman"/>
          <w:sz w:val="22"/>
          <w:szCs w:val="22"/>
          <w:lang w:val="en-US" w:eastAsia="en-US"/>
        </w:rPr>
        <w:t xml:space="preserve">If the Order subsequently ceases to have effect or is varied or, if the Order so permits, consent is given by the relevant party for the other to take the child/children out of Singapore (whether for a specific purpose only or generally), I shall </w:t>
      </w:r>
      <w:r w:rsidRPr="00BC52EA">
        <w:rPr>
          <w:rFonts w:ascii="Times New Roman" w:eastAsiaTheme="minorHAnsi" w:hAnsi="Times New Roman" w:cstheme="minorBidi"/>
          <w:sz w:val="22"/>
          <w:szCs w:val="22"/>
          <w:lang w:val="en-US" w:eastAsia="en-US"/>
        </w:rPr>
        <w:t>immediately</w:t>
      </w:r>
      <w:r w:rsidRPr="00BC52EA">
        <w:rPr>
          <w:rFonts w:ascii="Times New Roman" w:eastAsiaTheme="minorHAnsi" w:hAnsi="Times New Roman" w:cs="Times New Roman"/>
          <w:sz w:val="22"/>
          <w:szCs w:val="22"/>
          <w:lang w:val="en-US" w:eastAsia="en-US"/>
        </w:rPr>
        <w:t xml:space="preserve"> notify the ICA of the same via the e-mail provided in paragraph 2(1) above, copying the other party</w:t>
      </w:r>
      <w:r w:rsidRPr="00BC52EA">
        <w:rPr>
          <w:rFonts w:ascii="Times New Roman" w:eastAsia="SimSun" w:hAnsi="Times New Roman" w:cs="Times New Roman"/>
          <w:sz w:val="22"/>
          <w:szCs w:val="22"/>
          <w:lang w:val="en-US" w:eastAsia="en-US"/>
        </w:rPr>
        <w:t xml:space="preserve">, </w:t>
      </w:r>
      <w:r w:rsidRPr="00BC52EA">
        <w:rPr>
          <w:rFonts w:ascii="Times New Roman" w:eastAsiaTheme="minorHAnsi" w:hAnsi="Times New Roman" w:cs="Times New Roman"/>
          <w:sz w:val="22"/>
          <w:szCs w:val="22"/>
          <w:lang w:val="en-US" w:eastAsia="en-US"/>
        </w:rPr>
        <w:t xml:space="preserve">during the ICA’s working hours only. I understand and agree that </w:t>
      </w:r>
      <w:r>
        <w:rPr>
          <w:rFonts w:ascii="Times New Roman" w:eastAsiaTheme="minorHAnsi" w:hAnsi="Times New Roman" w:cs="Times New Roman"/>
          <w:sz w:val="22"/>
          <w:szCs w:val="22"/>
          <w:lang w:val="en-US" w:eastAsia="en-US"/>
        </w:rPr>
        <w:t xml:space="preserve">the notification to </w:t>
      </w:r>
      <w:r w:rsidRPr="00BC52EA">
        <w:rPr>
          <w:rFonts w:ascii="Times New Roman" w:eastAsiaTheme="minorHAnsi" w:hAnsi="Times New Roman" w:cs="Times New Roman"/>
          <w:sz w:val="22"/>
          <w:szCs w:val="22"/>
          <w:lang w:val="en-US" w:eastAsia="en-US"/>
        </w:rPr>
        <w:t xml:space="preserve">ICA </w:t>
      </w:r>
      <w:r>
        <w:rPr>
          <w:rFonts w:ascii="Times New Roman" w:eastAsiaTheme="minorHAnsi" w:hAnsi="Times New Roman" w:cs="Times New Roman"/>
          <w:sz w:val="22"/>
          <w:szCs w:val="22"/>
          <w:lang w:val="en-US" w:eastAsia="en-US"/>
        </w:rPr>
        <w:t>shall be given at least one working day in advance before ICA is to</w:t>
      </w:r>
      <w:r w:rsidRPr="00BC52EA">
        <w:rPr>
          <w:rFonts w:ascii="Times New Roman" w:eastAsiaTheme="minorHAnsi" w:hAnsi="Times New Roman" w:cs="Times New Roman"/>
          <w:sz w:val="22"/>
          <w:szCs w:val="22"/>
          <w:lang w:val="en-US" w:eastAsia="en-US"/>
        </w:rPr>
        <w:t xml:space="preserve"> stop acting on the Order.</w:t>
      </w:r>
    </w:p>
    <w:p w14:paraId="38163EF5" w14:textId="77777777" w:rsidR="00497891" w:rsidRPr="00BC52EA" w:rsidRDefault="00497891" w:rsidP="00497891">
      <w:pPr>
        <w:spacing w:before="0" w:after="0" w:line="259" w:lineRule="auto"/>
        <w:jc w:val="both"/>
        <w:divId w:val="2116439976"/>
        <w:rPr>
          <w:rFonts w:ascii="Times New Roman" w:eastAsiaTheme="minorHAnsi" w:hAnsi="Times New Roman" w:cs="Times New Roman"/>
          <w:sz w:val="22"/>
          <w:szCs w:val="22"/>
          <w:lang w:val="en-US" w:eastAsia="en-US"/>
        </w:rPr>
      </w:pPr>
    </w:p>
    <w:p w14:paraId="487A03E3" w14:textId="77777777" w:rsidR="00497891" w:rsidRPr="00BC52EA" w:rsidRDefault="00497891" w:rsidP="006172E9">
      <w:pPr>
        <w:numPr>
          <w:ilvl w:val="0"/>
          <w:numId w:val="127"/>
        </w:numPr>
        <w:spacing w:before="0" w:after="0" w:line="259" w:lineRule="auto"/>
        <w:ind w:left="567" w:hanging="567"/>
        <w:contextualSpacing/>
        <w:jc w:val="both"/>
        <w:divId w:val="2116439976"/>
        <w:rPr>
          <w:rFonts w:ascii="Times New Roman" w:eastAsiaTheme="minorHAnsi" w:hAnsi="Times New Roman" w:cs="Times New Roman"/>
          <w:sz w:val="22"/>
          <w:szCs w:val="22"/>
          <w:lang w:val="en-US" w:eastAsia="en-US"/>
        </w:rPr>
      </w:pPr>
      <w:r w:rsidRPr="00BC52EA">
        <w:rPr>
          <w:rFonts w:ascii="Times New Roman" w:eastAsiaTheme="minorHAnsi" w:hAnsi="Times New Roman" w:cs="Times New Roman"/>
          <w:sz w:val="22"/>
          <w:szCs w:val="22"/>
          <w:lang w:val="en-US" w:eastAsia="en-US"/>
        </w:rPr>
        <w:t>In the email to the ICA referred to in paragraph 2(4) above, I shall attach copies of the necessary documentation evidencing the cessation or variation of the Order, or the relevant party’s consent, whichever is applicable. The consent shall be given in the format below.</w:t>
      </w:r>
    </w:p>
    <w:p w14:paraId="0BF3EEDD" w14:textId="77777777" w:rsidR="00497891" w:rsidRPr="00BC52EA" w:rsidRDefault="00497891" w:rsidP="00497891">
      <w:pPr>
        <w:spacing w:before="0" w:after="0" w:line="259" w:lineRule="auto"/>
        <w:jc w:val="both"/>
        <w:divId w:val="2116439976"/>
        <w:rPr>
          <w:rFonts w:ascii="Times New Roman" w:eastAsiaTheme="minorHAnsi" w:hAnsi="Times New Roman" w:cs="Times New Roman"/>
          <w:sz w:val="22"/>
          <w:szCs w:val="22"/>
          <w:lang w:val="en-US" w:eastAsia="en-US"/>
        </w:rPr>
      </w:pPr>
    </w:p>
    <w:tbl>
      <w:tblPr>
        <w:tblStyle w:val="TableGrid8"/>
        <w:tblW w:w="0" w:type="auto"/>
        <w:tblInd w:w="562" w:type="dxa"/>
        <w:tblLook w:val="04A0" w:firstRow="1" w:lastRow="0" w:firstColumn="1" w:lastColumn="0" w:noHBand="0" w:noVBand="1"/>
      </w:tblPr>
      <w:tblGrid>
        <w:gridCol w:w="8454"/>
      </w:tblGrid>
      <w:tr w:rsidR="00497891" w:rsidRPr="00BC52EA" w14:paraId="514FDD38" w14:textId="77777777" w:rsidTr="00497891">
        <w:trPr>
          <w:divId w:val="2116439976"/>
        </w:trPr>
        <w:tc>
          <w:tcPr>
            <w:tcW w:w="8454" w:type="dxa"/>
          </w:tcPr>
          <w:p w14:paraId="281F4E22" w14:textId="77777777" w:rsidR="00497891" w:rsidRPr="00BC52EA" w:rsidRDefault="00497891" w:rsidP="00FE36E9">
            <w:pPr>
              <w:spacing w:before="0" w:after="0" w:line="240" w:lineRule="auto"/>
              <w:jc w:val="center"/>
              <w:rPr>
                <w:rFonts w:ascii="Times New Roman" w:hAnsi="Times New Roman" w:cs="Times New Roman"/>
                <w:b/>
                <w:sz w:val="22"/>
                <w:szCs w:val="22"/>
                <w:lang w:eastAsia="zh-CN"/>
              </w:rPr>
            </w:pPr>
            <w:r w:rsidRPr="00BC52EA">
              <w:rPr>
                <w:rFonts w:ascii="Times New Roman" w:hAnsi="Times New Roman" w:cs="Times New Roman"/>
                <w:b/>
                <w:sz w:val="22"/>
                <w:szCs w:val="22"/>
                <w:lang w:eastAsia="zh-CN"/>
              </w:rPr>
              <w:t>Letter of Consent for International Travel of Child</w:t>
            </w:r>
          </w:p>
          <w:p w14:paraId="54052A85" w14:textId="77777777" w:rsidR="00497891" w:rsidRPr="00BC52EA" w:rsidRDefault="00497891" w:rsidP="00FE36E9">
            <w:pPr>
              <w:spacing w:before="0" w:after="0" w:line="240" w:lineRule="auto"/>
              <w:rPr>
                <w:rFonts w:ascii="Times New Roman" w:hAnsi="Times New Roman" w:cs="Times New Roman"/>
                <w:b/>
                <w:sz w:val="22"/>
                <w:szCs w:val="22"/>
                <w:lang w:eastAsia="zh-CN"/>
              </w:rPr>
            </w:pPr>
          </w:p>
          <w:p w14:paraId="653D04AF" w14:textId="77777777" w:rsidR="00497891" w:rsidRPr="00BC52EA" w:rsidRDefault="00497891" w:rsidP="00FE36E9">
            <w:pPr>
              <w:spacing w:before="0" w:after="0" w:line="240" w:lineRule="auto"/>
              <w:rPr>
                <w:rFonts w:ascii="Times New Roman" w:hAnsi="Times New Roman" w:cs="Times New Roman"/>
                <w:b/>
                <w:sz w:val="22"/>
                <w:szCs w:val="22"/>
                <w:lang w:eastAsia="zh-CN"/>
              </w:rPr>
            </w:pPr>
            <w:r w:rsidRPr="00BC52EA">
              <w:rPr>
                <w:rFonts w:ascii="Times New Roman" w:hAnsi="Times New Roman" w:cs="Times New Roman"/>
                <w:b/>
                <w:sz w:val="22"/>
                <w:szCs w:val="22"/>
                <w:lang w:eastAsia="zh-CN"/>
              </w:rPr>
              <w:t>[CASE NO.: ____________]</w:t>
            </w:r>
          </w:p>
          <w:p w14:paraId="70E99BA4" w14:textId="77777777" w:rsidR="00497891" w:rsidRPr="00BC52EA" w:rsidRDefault="00497891" w:rsidP="00FE36E9">
            <w:pPr>
              <w:spacing w:before="0" w:after="0" w:line="240" w:lineRule="auto"/>
              <w:rPr>
                <w:rFonts w:ascii="Times New Roman" w:hAnsi="Times New Roman" w:cs="Times New Roman"/>
                <w:sz w:val="22"/>
                <w:szCs w:val="22"/>
                <w:lang w:eastAsia="zh-CN"/>
              </w:rPr>
            </w:pPr>
          </w:p>
          <w:p w14:paraId="4D04DC43" w14:textId="77777777" w:rsidR="00497891" w:rsidRPr="00BC52EA" w:rsidRDefault="00497891" w:rsidP="00FE36E9">
            <w:pPr>
              <w:spacing w:before="0" w:after="0" w:line="240" w:lineRule="auto"/>
              <w:jc w:val="both"/>
              <w:rPr>
                <w:rFonts w:ascii="Times New Roman" w:hAnsi="Times New Roman" w:cs="Times New Roman"/>
                <w:sz w:val="22"/>
                <w:szCs w:val="22"/>
                <w:lang w:eastAsia="zh-CN"/>
              </w:rPr>
            </w:pPr>
            <w:r w:rsidRPr="00BC52EA">
              <w:rPr>
                <w:rFonts w:ascii="Times New Roman" w:hAnsi="Times New Roman" w:cs="Times New Roman"/>
                <w:sz w:val="22"/>
                <w:szCs w:val="22"/>
                <w:lang w:eastAsia="zh-CN"/>
              </w:rPr>
              <w:tab/>
              <w:t xml:space="preserve">I, </w:t>
            </w:r>
            <w:r w:rsidRPr="00BC52EA">
              <w:rPr>
                <w:rFonts w:ascii="Times New Roman" w:hAnsi="Times New Roman" w:cs="Times New Roman"/>
                <w:sz w:val="22"/>
                <w:szCs w:val="22"/>
                <w:u w:val="single"/>
                <w:lang w:eastAsia="zh-CN"/>
              </w:rPr>
              <w:t>____(full name of consenting parent/</w:t>
            </w:r>
            <w:r>
              <w:rPr>
                <w:rFonts w:ascii="Times New Roman" w:hAnsi="Times New Roman" w:cs="Times New Roman"/>
                <w:sz w:val="22"/>
                <w:szCs w:val="22"/>
                <w:u w:val="single"/>
                <w:lang w:eastAsia="zh-CN"/>
              </w:rPr>
              <w:t>party*</w:t>
            </w:r>
            <w:r w:rsidRPr="00BC52EA">
              <w:rPr>
                <w:rFonts w:ascii="Times New Roman" w:hAnsi="Times New Roman" w:cs="Times New Roman"/>
                <w:sz w:val="22"/>
                <w:szCs w:val="22"/>
                <w:u w:val="single"/>
                <w:lang w:eastAsia="zh-CN"/>
              </w:rPr>
              <w:t>)__</w:t>
            </w:r>
            <w:r w:rsidRPr="00BC52EA">
              <w:rPr>
                <w:rFonts w:ascii="Times New Roman" w:hAnsi="Times New Roman" w:cs="Times New Roman"/>
                <w:sz w:val="22"/>
                <w:szCs w:val="22"/>
                <w:lang w:eastAsia="zh-CN"/>
              </w:rPr>
              <w:t>______________, (NRIC/FIN/Passport No.:_______</w:t>
            </w:r>
            <w:r w:rsidRPr="00BC52EA">
              <w:rPr>
                <w:rFonts w:ascii="Times New Roman" w:hAnsi="Times New Roman" w:cs="Times New Roman"/>
                <w:sz w:val="22"/>
                <w:szCs w:val="22"/>
                <w:lang w:eastAsia="zh-CN"/>
              </w:rPr>
              <w:softHyphen/>
              <w:t>________) do state that under a Court Order dated _______, I am the parent/</w:t>
            </w:r>
            <w:r>
              <w:rPr>
                <w:rFonts w:ascii="Times New Roman" w:hAnsi="Times New Roman" w:cs="Times New Roman"/>
                <w:sz w:val="22"/>
                <w:szCs w:val="22"/>
                <w:lang w:eastAsia="zh-CN"/>
              </w:rPr>
              <w:t>party</w:t>
            </w:r>
            <w:r w:rsidRPr="0071139E">
              <w:rPr>
                <w:rFonts w:ascii="Times New Roman" w:hAnsi="Times New Roman" w:cs="Times New Roman"/>
                <w:sz w:val="22"/>
                <w:szCs w:val="22"/>
                <w:lang w:eastAsia="zh-CN"/>
              </w:rPr>
              <w:t>*</w:t>
            </w:r>
            <w:r w:rsidRPr="00BC52EA">
              <w:rPr>
                <w:rFonts w:ascii="Times New Roman" w:hAnsi="Times New Roman" w:cs="Times New Roman"/>
                <w:sz w:val="22"/>
                <w:szCs w:val="22"/>
                <w:lang w:eastAsia="zh-CN"/>
              </w:rPr>
              <w:t xml:space="preserve"> having sole/joint</w:t>
            </w:r>
            <w:r w:rsidRPr="0071139E">
              <w:rPr>
                <w:rFonts w:ascii="Times New Roman" w:hAnsi="Times New Roman" w:cs="Times New Roman"/>
                <w:sz w:val="22"/>
                <w:szCs w:val="22"/>
                <w:lang w:eastAsia="zh-CN"/>
              </w:rPr>
              <w:t>*</w:t>
            </w:r>
            <w:r w:rsidRPr="00BC52EA">
              <w:rPr>
                <w:rFonts w:ascii="Times New Roman" w:hAnsi="Times New Roman" w:cs="Times New Roman"/>
                <w:sz w:val="22"/>
                <w:szCs w:val="22"/>
                <w:lang w:eastAsia="zh-CN"/>
              </w:rPr>
              <w:t xml:space="preserve"> custody of the following child/children, which Order prohibits __</w:t>
            </w:r>
            <w:r w:rsidRPr="00BC52EA">
              <w:rPr>
                <w:rFonts w:ascii="Times New Roman" w:hAnsi="Times New Roman" w:cs="Times New Roman"/>
                <w:sz w:val="22"/>
                <w:szCs w:val="22"/>
                <w:u w:val="single"/>
                <w:lang w:eastAsia="zh-CN"/>
              </w:rPr>
              <w:t xml:space="preserve">(person prohibited by Court Order) </w:t>
            </w:r>
            <w:r w:rsidRPr="00BC52EA">
              <w:rPr>
                <w:rFonts w:ascii="Times New Roman" w:hAnsi="Times New Roman" w:cs="Times New Roman"/>
                <w:sz w:val="22"/>
                <w:szCs w:val="22"/>
                <w:lang w:eastAsia="zh-CN"/>
              </w:rPr>
              <w:t>_________ from bringing the child/children out of Singapore without my consent:</w:t>
            </w:r>
          </w:p>
          <w:p w14:paraId="4E82CF94" w14:textId="77777777" w:rsidR="00497891" w:rsidRPr="00BC52EA" w:rsidRDefault="00497891" w:rsidP="00FE36E9">
            <w:pPr>
              <w:spacing w:before="0" w:after="0" w:line="240" w:lineRule="auto"/>
              <w:jc w:val="both"/>
              <w:rPr>
                <w:rFonts w:ascii="Times New Roman" w:hAnsi="Times New Roman" w:cs="Times New Roman"/>
                <w:sz w:val="22"/>
                <w:szCs w:val="22"/>
                <w:lang w:eastAsia="zh-CN"/>
              </w:rPr>
            </w:pPr>
          </w:p>
          <w:p w14:paraId="0B62476C" w14:textId="77777777" w:rsidR="00497891" w:rsidRPr="00BC52EA" w:rsidRDefault="00497891" w:rsidP="00FE36E9">
            <w:pPr>
              <w:spacing w:before="0" w:after="0" w:line="240" w:lineRule="auto"/>
              <w:jc w:val="both"/>
              <w:rPr>
                <w:rFonts w:ascii="Times New Roman" w:hAnsi="Times New Roman" w:cs="Times New Roman"/>
                <w:sz w:val="22"/>
                <w:szCs w:val="22"/>
                <w:lang w:eastAsia="zh-CN"/>
              </w:rPr>
            </w:pPr>
            <w:r w:rsidRPr="00BC52EA">
              <w:rPr>
                <w:rFonts w:ascii="Times New Roman" w:hAnsi="Times New Roman" w:cs="Times New Roman"/>
                <w:sz w:val="22"/>
                <w:szCs w:val="22"/>
                <w:lang w:eastAsia="zh-CN"/>
              </w:rPr>
              <w:t>[</w:t>
            </w:r>
            <w:r w:rsidRPr="00BC52EA">
              <w:rPr>
                <w:rFonts w:ascii="Times New Roman" w:hAnsi="Times New Roman" w:cs="Times New Roman"/>
                <w:i/>
                <w:sz w:val="22"/>
                <w:szCs w:val="22"/>
                <w:lang w:eastAsia="zh-CN"/>
              </w:rPr>
              <w:t xml:space="preserve">Note: Please insert particulars of child / children </w:t>
            </w:r>
            <w:r w:rsidRPr="00BC52EA">
              <w:rPr>
                <w:rFonts w:ascii="Times New Roman" w:hAnsi="Times New Roman" w:cs="Times New Roman"/>
                <w:b/>
                <w:i/>
                <w:sz w:val="22"/>
                <w:szCs w:val="22"/>
                <w:u w:val="single"/>
                <w:lang w:eastAsia="zh-CN"/>
              </w:rPr>
              <w:t>travelling</w:t>
            </w:r>
            <w:r w:rsidRPr="00BC52EA">
              <w:rPr>
                <w:rFonts w:ascii="Times New Roman" w:hAnsi="Times New Roman" w:cs="Times New Roman"/>
                <w:sz w:val="22"/>
                <w:szCs w:val="22"/>
                <w:lang w:eastAsia="zh-CN"/>
              </w:rPr>
              <w:t>]</w:t>
            </w:r>
          </w:p>
          <w:p w14:paraId="545AA7DD" w14:textId="77777777" w:rsidR="00497891" w:rsidRPr="00BC52EA" w:rsidRDefault="00497891" w:rsidP="00FE36E9">
            <w:pPr>
              <w:spacing w:before="0" w:after="0" w:line="240" w:lineRule="auto"/>
              <w:jc w:val="both"/>
              <w:rPr>
                <w:rFonts w:ascii="Times New Roman" w:hAnsi="Times New Roman" w:cs="Times New Roman"/>
                <w:sz w:val="22"/>
                <w:szCs w:val="22"/>
                <w:lang w:eastAsia="zh-CN"/>
              </w:rPr>
            </w:pPr>
          </w:p>
          <w:p w14:paraId="34E6BAE1" w14:textId="77777777" w:rsidR="00497891" w:rsidRPr="00BC52EA" w:rsidRDefault="00497891" w:rsidP="00FE36E9">
            <w:pPr>
              <w:spacing w:before="0" w:after="0" w:line="240" w:lineRule="auto"/>
              <w:rPr>
                <w:rFonts w:ascii="Times New Roman" w:hAnsi="Times New Roman" w:cs="Times New Roman"/>
                <w:sz w:val="22"/>
                <w:szCs w:val="22"/>
                <w:u w:val="single"/>
                <w:lang w:eastAsia="zh-CN"/>
              </w:rPr>
            </w:pPr>
            <w:r w:rsidRPr="00BC52EA">
              <w:rPr>
                <w:rFonts w:ascii="Times New Roman" w:hAnsi="Times New Roman" w:cs="Times New Roman"/>
                <w:sz w:val="22"/>
                <w:szCs w:val="22"/>
                <w:u w:val="single"/>
                <w:lang w:eastAsia="zh-CN"/>
              </w:rPr>
              <w:t>1</w:t>
            </w:r>
            <w:r w:rsidRPr="00BC52EA">
              <w:rPr>
                <w:rFonts w:ascii="Times New Roman" w:hAnsi="Times New Roman" w:cs="Times New Roman"/>
                <w:sz w:val="22"/>
                <w:szCs w:val="22"/>
                <w:u w:val="single"/>
                <w:vertAlign w:val="superscript"/>
                <w:lang w:eastAsia="zh-CN"/>
              </w:rPr>
              <w:t>st</w:t>
            </w:r>
            <w:r w:rsidRPr="00BC52EA">
              <w:rPr>
                <w:rFonts w:ascii="Times New Roman" w:hAnsi="Times New Roman" w:cs="Times New Roman"/>
                <w:sz w:val="22"/>
                <w:szCs w:val="22"/>
                <w:u w:val="single"/>
                <w:lang w:eastAsia="zh-CN"/>
              </w:rPr>
              <w:t xml:space="preserve"> Child </w:t>
            </w:r>
          </w:p>
          <w:p w14:paraId="129C0B4E" w14:textId="77777777" w:rsidR="00497891" w:rsidRPr="00BC52EA" w:rsidRDefault="00497891" w:rsidP="00FE36E9">
            <w:pPr>
              <w:spacing w:before="0" w:after="0" w:line="240" w:lineRule="auto"/>
              <w:rPr>
                <w:rFonts w:ascii="Times New Roman" w:hAnsi="Times New Roman" w:cs="Times New Roman"/>
                <w:sz w:val="22"/>
                <w:szCs w:val="22"/>
                <w:lang w:eastAsia="zh-CN"/>
              </w:rPr>
            </w:pPr>
            <w:r w:rsidRPr="00BC52EA">
              <w:rPr>
                <w:rFonts w:ascii="Times New Roman" w:hAnsi="Times New Roman" w:cs="Times New Roman"/>
                <w:sz w:val="22"/>
                <w:szCs w:val="22"/>
                <w:lang w:eastAsia="zh-CN"/>
              </w:rPr>
              <w:t xml:space="preserve">Full name of child: </w:t>
            </w:r>
          </w:p>
          <w:p w14:paraId="076A6058" w14:textId="77777777" w:rsidR="00497891" w:rsidRPr="00BC52EA" w:rsidRDefault="00497891" w:rsidP="00FE36E9">
            <w:pPr>
              <w:spacing w:before="0" w:after="0" w:line="240" w:lineRule="auto"/>
              <w:rPr>
                <w:rFonts w:ascii="Times New Roman" w:hAnsi="Times New Roman" w:cs="Times New Roman"/>
                <w:sz w:val="22"/>
                <w:szCs w:val="22"/>
                <w:lang w:eastAsia="zh-CN"/>
              </w:rPr>
            </w:pPr>
            <w:r w:rsidRPr="0071139E">
              <w:rPr>
                <w:rFonts w:ascii="Times New Roman" w:hAnsi="Times New Roman" w:cs="Times New Roman"/>
                <w:sz w:val="22"/>
                <w:szCs w:val="22"/>
                <w:lang w:eastAsia="zh-CN"/>
              </w:rPr>
              <w:t>Gender</w:t>
            </w:r>
            <w:r w:rsidRPr="00BC52EA">
              <w:rPr>
                <w:rFonts w:ascii="Times New Roman" w:hAnsi="Times New Roman" w:cs="Times New Roman"/>
                <w:sz w:val="22"/>
                <w:szCs w:val="22"/>
                <w:lang w:eastAsia="zh-CN"/>
              </w:rPr>
              <w:t>:</w:t>
            </w:r>
          </w:p>
          <w:p w14:paraId="16FEBB81" w14:textId="77777777" w:rsidR="00497891" w:rsidRPr="00BC52EA" w:rsidRDefault="00497891" w:rsidP="00FE36E9">
            <w:pPr>
              <w:spacing w:before="0" w:after="0" w:line="240" w:lineRule="auto"/>
              <w:rPr>
                <w:rFonts w:ascii="Times New Roman" w:hAnsi="Times New Roman" w:cs="Times New Roman"/>
                <w:sz w:val="22"/>
                <w:szCs w:val="22"/>
                <w:lang w:eastAsia="zh-CN"/>
              </w:rPr>
            </w:pPr>
            <w:r w:rsidRPr="00BC52EA">
              <w:rPr>
                <w:rFonts w:ascii="Times New Roman" w:hAnsi="Times New Roman" w:cs="Times New Roman"/>
                <w:sz w:val="22"/>
                <w:szCs w:val="22"/>
                <w:lang w:eastAsia="zh-CN"/>
              </w:rPr>
              <w:t>Date of birth:</w:t>
            </w:r>
          </w:p>
          <w:p w14:paraId="456C0BCB" w14:textId="77777777" w:rsidR="00497891" w:rsidRPr="00BC52EA" w:rsidRDefault="00497891" w:rsidP="00FE36E9">
            <w:pPr>
              <w:spacing w:before="0" w:after="0" w:line="240" w:lineRule="auto"/>
              <w:rPr>
                <w:rFonts w:ascii="Times New Roman" w:hAnsi="Times New Roman" w:cs="Times New Roman"/>
                <w:sz w:val="22"/>
                <w:szCs w:val="22"/>
                <w:lang w:eastAsia="zh-CN"/>
              </w:rPr>
            </w:pPr>
            <w:r w:rsidRPr="00BC52EA">
              <w:rPr>
                <w:rFonts w:ascii="Times New Roman" w:hAnsi="Times New Roman" w:cs="Times New Roman"/>
                <w:sz w:val="22"/>
                <w:szCs w:val="22"/>
                <w:lang w:eastAsia="zh-CN"/>
              </w:rPr>
              <w:t>Nationality:</w:t>
            </w:r>
          </w:p>
          <w:p w14:paraId="5D0D52F8" w14:textId="77777777" w:rsidR="00497891" w:rsidRPr="00BC52EA" w:rsidRDefault="00497891" w:rsidP="00FE36E9">
            <w:pPr>
              <w:spacing w:before="0" w:after="0" w:line="240" w:lineRule="auto"/>
              <w:rPr>
                <w:rFonts w:ascii="Times New Roman" w:hAnsi="Times New Roman" w:cs="Times New Roman"/>
                <w:sz w:val="22"/>
                <w:szCs w:val="22"/>
                <w:lang w:eastAsia="zh-CN"/>
              </w:rPr>
            </w:pPr>
            <w:r w:rsidRPr="00BC52EA">
              <w:rPr>
                <w:rFonts w:ascii="Times New Roman" w:hAnsi="Times New Roman" w:cs="Times New Roman"/>
                <w:sz w:val="22"/>
                <w:szCs w:val="22"/>
                <w:lang w:eastAsia="zh-CN"/>
              </w:rPr>
              <w:t>Passport No.:</w:t>
            </w:r>
          </w:p>
          <w:p w14:paraId="6334E755" w14:textId="77777777" w:rsidR="00497891" w:rsidRPr="00BC52EA" w:rsidRDefault="00497891" w:rsidP="00FE36E9">
            <w:pPr>
              <w:spacing w:before="0" w:after="0" w:line="240" w:lineRule="auto"/>
              <w:rPr>
                <w:rFonts w:ascii="Times New Roman" w:hAnsi="Times New Roman" w:cs="Times New Roman"/>
                <w:sz w:val="22"/>
                <w:szCs w:val="22"/>
                <w:lang w:eastAsia="zh-CN"/>
              </w:rPr>
            </w:pPr>
            <w:r w:rsidRPr="00BC52EA">
              <w:rPr>
                <w:rFonts w:ascii="Times New Roman" w:hAnsi="Times New Roman" w:cs="Times New Roman"/>
                <w:sz w:val="22"/>
                <w:szCs w:val="22"/>
                <w:lang w:eastAsia="zh-CN"/>
              </w:rPr>
              <w:t>BC/NRIC/FIN (if applicable)</w:t>
            </w:r>
            <w:r w:rsidRPr="0071139E">
              <w:rPr>
                <w:rFonts w:ascii="Times New Roman" w:hAnsi="Times New Roman" w:cs="Times New Roman"/>
                <w:sz w:val="22"/>
                <w:szCs w:val="22"/>
                <w:lang w:eastAsia="zh-CN"/>
              </w:rPr>
              <w:t xml:space="preserve"> No.</w:t>
            </w:r>
            <w:r w:rsidRPr="00BC52EA">
              <w:rPr>
                <w:rFonts w:ascii="Times New Roman" w:hAnsi="Times New Roman" w:cs="Times New Roman"/>
                <w:sz w:val="22"/>
                <w:szCs w:val="22"/>
                <w:lang w:eastAsia="zh-CN"/>
              </w:rPr>
              <w:t>:</w:t>
            </w:r>
          </w:p>
          <w:p w14:paraId="7F9B8FA7" w14:textId="77777777" w:rsidR="00497891" w:rsidRPr="00BC52EA" w:rsidRDefault="00497891" w:rsidP="00FE36E9">
            <w:pPr>
              <w:spacing w:before="0" w:after="0" w:line="240" w:lineRule="auto"/>
              <w:rPr>
                <w:rFonts w:ascii="Times New Roman" w:hAnsi="Times New Roman" w:cs="Times New Roman"/>
                <w:sz w:val="22"/>
                <w:szCs w:val="22"/>
                <w:lang w:eastAsia="zh-CN"/>
              </w:rPr>
            </w:pPr>
          </w:p>
          <w:p w14:paraId="0DE2E977" w14:textId="77777777" w:rsidR="00497891" w:rsidRPr="00BC52EA" w:rsidRDefault="00497891" w:rsidP="00FE36E9">
            <w:pPr>
              <w:spacing w:before="0" w:after="0" w:line="240" w:lineRule="auto"/>
              <w:rPr>
                <w:rFonts w:ascii="Times New Roman" w:hAnsi="Times New Roman" w:cs="Times New Roman"/>
                <w:sz w:val="22"/>
                <w:szCs w:val="22"/>
                <w:u w:val="single"/>
                <w:lang w:eastAsia="zh-CN"/>
              </w:rPr>
            </w:pPr>
            <w:r w:rsidRPr="00BC52EA">
              <w:rPr>
                <w:rFonts w:ascii="Times New Roman" w:hAnsi="Times New Roman" w:cs="Times New Roman"/>
                <w:sz w:val="22"/>
                <w:szCs w:val="22"/>
                <w:u w:val="single"/>
                <w:lang w:eastAsia="zh-CN"/>
              </w:rPr>
              <w:t>2</w:t>
            </w:r>
            <w:r w:rsidRPr="00BC52EA">
              <w:rPr>
                <w:rFonts w:ascii="Times New Roman" w:hAnsi="Times New Roman" w:cs="Times New Roman"/>
                <w:sz w:val="22"/>
                <w:szCs w:val="22"/>
                <w:u w:val="single"/>
                <w:vertAlign w:val="superscript"/>
                <w:lang w:eastAsia="zh-CN"/>
              </w:rPr>
              <w:t>nd</w:t>
            </w:r>
            <w:r w:rsidRPr="00BC52EA">
              <w:rPr>
                <w:rFonts w:ascii="Times New Roman" w:hAnsi="Times New Roman" w:cs="Times New Roman"/>
                <w:sz w:val="22"/>
                <w:szCs w:val="22"/>
                <w:u w:val="single"/>
                <w:lang w:eastAsia="zh-CN"/>
              </w:rPr>
              <w:t xml:space="preserve"> Child </w:t>
            </w:r>
          </w:p>
          <w:p w14:paraId="55232E01" w14:textId="77777777" w:rsidR="00497891" w:rsidRPr="00BC52EA" w:rsidRDefault="00497891" w:rsidP="00FE36E9">
            <w:pPr>
              <w:spacing w:before="0" w:after="0" w:line="240" w:lineRule="auto"/>
              <w:rPr>
                <w:rFonts w:ascii="Times New Roman" w:hAnsi="Times New Roman" w:cs="Times New Roman"/>
                <w:sz w:val="22"/>
                <w:szCs w:val="22"/>
                <w:lang w:eastAsia="zh-CN"/>
              </w:rPr>
            </w:pPr>
            <w:r w:rsidRPr="00BC52EA">
              <w:rPr>
                <w:rFonts w:ascii="Times New Roman" w:hAnsi="Times New Roman" w:cs="Times New Roman"/>
                <w:sz w:val="22"/>
                <w:szCs w:val="22"/>
                <w:lang w:eastAsia="zh-CN"/>
              </w:rPr>
              <w:t xml:space="preserve">Full name of child: </w:t>
            </w:r>
          </w:p>
          <w:p w14:paraId="41A8C9E9" w14:textId="77777777" w:rsidR="00497891" w:rsidRPr="00BC52EA" w:rsidRDefault="00497891" w:rsidP="00FE36E9">
            <w:pPr>
              <w:spacing w:before="0" w:after="0" w:line="240" w:lineRule="auto"/>
              <w:rPr>
                <w:rFonts w:ascii="Times New Roman" w:hAnsi="Times New Roman" w:cs="Times New Roman"/>
                <w:sz w:val="22"/>
                <w:szCs w:val="22"/>
                <w:lang w:eastAsia="zh-CN"/>
              </w:rPr>
            </w:pPr>
            <w:r w:rsidRPr="0071139E">
              <w:rPr>
                <w:rFonts w:ascii="Times New Roman" w:hAnsi="Times New Roman" w:cs="Times New Roman"/>
                <w:sz w:val="22"/>
                <w:szCs w:val="22"/>
                <w:lang w:eastAsia="zh-CN"/>
              </w:rPr>
              <w:t>Gender</w:t>
            </w:r>
            <w:r w:rsidRPr="00BC52EA">
              <w:rPr>
                <w:rFonts w:ascii="Times New Roman" w:hAnsi="Times New Roman" w:cs="Times New Roman"/>
                <w:sz w:val="22"/>
                <w:szCs w:val="22"/>
                <w:lang w:eastAsia="zh-CN"/>
              </w:rPr>
              <w:t>:</w:t>
            </w:r>
          </w:p>
          <w:p w14:paraId="0356B88E" w14:textId="77777777" w:rsidR="00497891" w:rsidRPr="00BC52EA" w:rsidRDefault="00497891" w:rsidP="00FE36E9">
            <w:pPr>
              <w:spacing w:before="0" w:after="0" w:line="240" w:lineRule="auto"/>
              <w:rPr>
                <w:rFonts w:ascii="Times New Roman" w:hAnsi="Times New Roman" w:cs="Times New Roman"/>
                <w:sz w:val="22"/>
                <w:szCs w:val="22"/>
                <w:lang w:eastAsia="zh-CN"/>
              </w:rPr>
            </w:pPr>
            <w:r w:rsidRPr="00BC52EA">
              <w:rPr>
                <w:rFonts w:ascii="Times New Roman" w:hAnsi="Times New Roman" w:cs="Times New Roman"/>
                <w:sz w:val="22"/>
                <w:szCs w:val="22"/>
                <w:lang w:eastAsia="zh-CN"/>
              </w:rPr>
              <w:t>Date of birth:</w:t>
            </w:r>
          </w:p>
          <w:p w14:paraId="30F2C8F3" w14:textId="77777777" w:rsidR="00497891" w:rsidRPr="00BC52EA" w:rsidRDefault="00497891" w:rsidP="00FE36E9">
            <w:pPr>
              <w:spacing w:before="0" w:after="0" w:line="240" w:lineRule="auto"/>
              <w:rPr>
                <w:rFonts w:ascii="Times New Roman" w:hAnsi="Times New Roman" w:cs="Times New Roman"/>
                <w:sz w:val="22"/>
                <w:szCs w:val="22"/>
                <w:lang w:eastAsia="zh-CN"/>
              </w:rPr>
            </w:pPr>
            <w:r w:rsidRPr="00BC52EA">
              <w:rPr>
                <w:rFonts w:ascii="Times New Roman" w:hAnsi="Times New Roman" w:cs="Times New Roman"/>
                <w:sz w:val="22"/>
                <w:szCs w:val="22"/>
                <w:lang w:eastAsia="zh-CN"/>
              </w:rPr>
              <w:t>Nationality:</w:t>
            </w:r>
          </w:p>
          <w:p w14:paraId="6D13CFF1" w14:textId="77777777" w:rsidR="00497891" w:rsidRPr="00BC52EA" w:rsidRDefault="00497891" w:rsidP="00FE36E9">
            <w:pPr>
              <w:spacing w:before="0" w:after="0" w:line="240" w:lineRule="auto"/>
              <w:rPr>
                <w:rFonts w:ascii="Times New Roman" w:hAnsi="Times New Roman" w:cs="Times New Roman"/>
                <w:sz w:val="22"/>
                <w:szCs w:val="22"/>
                <w:lang w:eastAsia="zh-CN"/>
              </w:rPr>
            </w:pPr>
            <w:r w:rsidRPr="00BC52EA">
              <w:rPr>
                <w:rFonts w:ascii="Times New Roman" w:hAnsi="Times New Roman" w:cs="Times New Roman"/>
                <w:sz w:val="22"/>
                <w:szCs w:val="22"/>
                <w:lang w:eastAsia="zh-CN"/>
              </w:rPr>
              <w:t>Passport No.:</w:t>
            </w:r>
          </w:p>
          <w:p w14:paraId="2C1D3D33" w14:textId="77777777" w:rsidR="00497891" w:rsidRPr="00BC52EA" w:rsidRDefault="00497891" w:rsidP="00FE36E9">
            <w:pPr>
              <w:spacing w:before="0" w:after="0" w:line="240" w:lineRule="auto"/>
              <w:rPr>
                <w:rFonts w:ascii="Times New Roman" w:hAnsi="Times New Roman" w:cs="Times New Roman"/>
                <w:sz w:val="22"/>
                <w:szCs w:val="22"/>
                <w:lang w:eastAsia="zh-CN"/>
              </w:rPr>
            </w:pPr>
            <w:r w:rsidRPr="00BC52EA">
              <w:rPr>
                <w:rFonts w:ascii="Times New Roman" w:hAnsi="Times New Roman" w:cs="Times New Roman"/>
                <w:sz w:val="22"/>
                <w:szCs w:val="22"/>
                <w:lang w:eastAsia="zh-CN"/>
              </w:rPr>
              <w:t>BC/NRIC/FIN (if applicable)</w:t>
            </w:r>
            <w:r w:rsidRPr="0071139E">
              <w:rPr>
                <w:rFonts w:ascii="Times New Roman" w:hAnsi="Times New Roman" w:cs="Times New Roman"/>
                <w:sz w:val="22"/>
                <w:szCs w:val="22"/>
                <w:lang w:eastAsia="zh-CN"/>
              </w:rPr>
              <w:t xml:space="preserve"> No.</w:t>
            </w:r>
            <w:r w:rsidRPr="00BC52EA">
              <w:rPr>
                <w:rFonts w:ascii="Times New Roman" w:hAnsi="Times New Roman" w:cs="Times New Roman"/>
                <w:sz w:val="22"/>
                <w:szCs w:val="22"/>
                <w:lang w:eastAsia="zh-CN"/>
              </w:rPr>
              <w:t>:</w:t>
            </w:r>
          </w:p>
          <w:p w14:paraId="78C18FB0" w14:textId="77777777" w:rsidR="00497891" w:rsidRPr="00BC52EA" w:rsidRDefault="00497891" w:rsidP="00FE36E9">
            <w:pPr>
              <w:spacing w:before="0" w:after="0" w:line="240" w:lineRule="auto"/>
              <w:jc w:val="both"/>
              <w:rPr>
                <w:rFonts w:ascii="Times New Roman" w:hAnsi="Times New Roman" w:cs="Times New Roman"/>
                <w:sz w:val="22"/>
                <w:szCs w:val="22"/>
                <w:lang w:eastAsia="zh-CN"/>
              </w:rPr>
            </w:pPr>
          </w:p>
          <w:p w14:paraId="34B23BB0" w14:textId="77777777" w:rsidR="00497891" w:rsidRPr="00BC52EA" w:rsidRDefault="00497891" w:rsidP="00FE36E9">
            <w:pPr>
              <w:spacing w:before="0" w:after="0" w:line="240" w:lineRule="auto"/>
              <w:jc w:val="both"/>
              <w:rPr>
                <w:rFonts w:ascii="Times New Roman" w:hAnsi="Times New Roman" w:cs="Times New Roman"/>
                <w:sz w:val="22"/>
                <w:szCs w:val="22"/>
                <w:lang w:eastAsia="zh-CN"/>
              </w:rPr>
            </w:pPr>
            <w:r w:rsidRPr="00BC52EA">
              <w:rPr>
                <w:rFonts w:ascii="Times New Roman" w:hAnsi="Times New Roman" w:cs="Times New Roman"/>
                <w:sz w:val="22"/>
                <w:szCs w:val="22"/>
                <w:lang w:eastAsia="zh-CN"/>
              </w:rPr>
              <w:t>2.    I hereby consent for the above child/children</w:t>
            </w:r>
            <w:r w:rsidRPr="0071139E">
              <w:rPr>
                <w:rFonts w:ascii="Times New Roman" w:hAnsi="Times New Roman" w:cs="Times New Roman"/>
                <w:sz w:val="22"/>
                <w:szCs w:val="22"/>
                <w:lang w:eastAsia="zh-CN"/>
              </w:rPr>
              <w:t>*</w:t>
            </w:r>
            <w:r w:rsidRPr="00BC52EA">
              <w:rPr>
                <w:rFonts w:ascii="Times New Roman" w:hAnsi="Times New Roman" w:cs="Times New Roman"/>
                <w:sz w:val="22"/>
                <w:szCs w:val="22"/>
                <w:lang w:eastAsia="zh-CN"/>
              </w:rPr>
              <w:t xml:space="preserve"> to be taken out of Singapore by:</w:t>
            </w:r>
          </w:p>
          <w:p w14:paraId="34A8A661" w14:textId="77777777" w:rsidR="00497891" w:rsidRPr="00BC52EA" w:rsidRDefault="00497891" w:rsidP="00FE36E9">
            <w:pPr>
              <w:spacing w:before="0" w:after="0" w:line="240" w:lineRule="auto"/>
              <w:jc w:val="both"/>
              <w:rPr>
                <w:rFonts w:ascii="Times New Roman" w:hAnsi="Times New Roman" w:cs="Times New Roman"/>
                <w:sz w:val="22"/>
                <w:szCs w:val="22"/>
                <w:lang w:eastAsia="zh-CN"/>
              </w:rPr>
            </w:pPr>
          </w:p>
          <w:p w14:paraId="4503B01A" w14:textId="77777777" w:rsidR="00497891" w:rsidRDefault="00497891" w:rsidP="00FE36E9">
            <w:pPr>
              <w:spacing w:before="0" w:after="0" w:line="240" w:lineRule="auto"/>
              <w:jc w:val="both"/>
              <w:rPr>
                <w:rFonts w:ascii="Times New Roman" w:hAnsi="Times New Roman" w:cs="Times New Roman"/>
                <w:sz w:val="22"/>
                <w:szCs w:val="22"/>
                <w:lang w:eastAsia="zh-CN"/>
              </w:rPr>
            </w:pPr>
            <w:r>
              <w:rPr>
                <w:rFonts w:ascii="Times New Roman" w:hAnsi="Times New Roman" w:cs="Times New Roman"/>
                <w:sz w:val="22"/>
                <w:szCs w:val="22"/>
                <w:lang w:eastAsia="zh-CN"/>
              </w:rPr>
              <w:t>Full name:</w:t>
            </w:r>
          </w:p>
          <w:p w14:paraId="3987BF9F" w14:textId="77777777" w:rsidR="00497891" w:rsidRPr="00BC52EA" w:rsidRDefault="00497891" w:rsidP="00FE36E9">
            <w:pPr>
              <w:spacing w:before="0" w:after="0" w:line="240" w:lineRule="auto"/>
              <w:jc w:val="both"/>
              <w:rPr>
                <w:rFonts w:ascii="Times New Roman" w:hAnsi="Times New Roman" w:cs="Times New Roman"/>
                <w:sz w:val="22"/>
                <w:szCs w:val="22"/>
                <w:lang w:eastAsia="zh-CN"/>
              </w:rPr>
            </w:pPr>
            <w:r>
              <w:rPr>
                <w:rFonts w:ascii="Times New Roman" w:hAnsi="Times New Roman" w:cs="Times New Roman"/>
                <w:sz w:val="22"/>
                <w:szCs w:val="22"/>
                <w:lang w:eastAsia="zh-CN"/>
              </w:rPr>
              <w:t>G</w:t>
            </w:r>
            <w:r w:rsidRPr="00BC52EA">
              <w:rPr>
                <w:rFonts w:ascii="Times New Roman" w:hAnsi="Times New Roman" w:cs="Times New Roman"/>
                <w:sz w:val="22"/>
                <w:szCs w:val="22"/>
                <w:lang w:eastAsia="zh-CN"/>
              </w:rPr>
              <w:t xml:space="preserve">ender: </w:t>
            </w:r>
          </w:p>
          <w:p w14:paraId="27CEF900" w14:textId="77777777" w:rsidR="00497891" w:rsidRPr="00BC52EA" w:rsidRDefault="00497891" w:rsidP="00FE36E9">
            <w:pPr>
              <w:spacing w:before="0" w:after="0" w:line="240" w:lineRule="auto"/>
              <w:jc w:val="both"/>
              <w:rPr>
                <w:rFonts w:ascii="Times New Roman" w:hAnsi="Times New Roman" w:cs="Times New Roman"/>
                <w:sz w:val="22"/>
                <w:szCs w:val="22"/>
                <w:lang w:eastAsia="zh-CN"/>
              </w:rPr>
            </w:pPr>
            <w:r w:rsidRPr="00BC52EA">
              <w:rPr>
                <w:rFonts w:ascii="Times New Roman" w:hAnsi="Times New Roman" w:cs="Times New Roman"/>
                <w:sz w:val="22"/>
                <w:szCs w:val="22"/>
                <w:lang w:eastAsia="zh-CN"/>
              </w:rPr>
              <w:t>Date of birth:</w:t>
            </w:r>
          </w:p>
          <w:p w14:paraId="4A333E5B" w14:textId="77777777" w:rsidR="00497891" w:rsidRPr="00BC52EA" w:rsidRDefault="00497891" w:rsidP="00FE36E9">
            <w:pPr>
              <w:spacing w:before="0" w:after="0" w:line="240" w:lineRule="auto"/>
              <w:jc w:val="both"/>
              <w:rPr>
                <w:rFonts w:ascii="Times New Roman" w:hAnsi="Times New Roman" w:cs="Times New Roman"/>
                <w:sz w:val="22"/>
                <w:szCs w:val="22"/>
                <w:lang w:eastAsia="zh-CN"/>
              </w:rPr>
            </w:pPr>
            <w:r w:rsidRPr="00BC52EA">
              <w:rPr>
                <w:rFonts w:ascii="Times New Roman" w:hAnsi="Times New Roman" w:cs="Times New Roman"/>
                <w:sz w:val="22"/>
                <w:szCs w:val="22"/>
                <w:lang w:eastAsia="zh-CN"/>
              </w:rPr>
              <w:lastRenderedPageBreak/>
              <w:t>Nationality:</w:t>
            </w:r>
          </w:p>
          <w:p w14:paraId="2AEBFC3B" w14:textId="77777777" w:rsidR="00497891" w:rsidRPr="00BC52EA" w:rsidRDefault="00497891" w:rsidP="00FE36E9">
            <w:pPr>
              <w:spacing w:before="0" w:after="0" w:line="240" w:lineRule="auto"/>
              <w:jc w:val="both"/>
              <w:rPr>
                <w:rFonts w:ascii="Times New Roman" w:hAnsi="Times New Roman" w:cs="Times New Roman"/>
                <w:sz w:val="22"/>
                <w:szCs w:val="22"/>
                <w:lang w:eastAsia="zh-CN"/>
              </w:rPr>
            </w:pPr>
            <w:r w:rsidRPr="00BC52EA">
              <w:rPr>
                <w:rFonts w:ascii="Times New Roman" w:hAnsi="Times New Roman" w:cs="Times New Roman"/>
                <w:sz w:val="22"/>
                <w:szCs w:val="22"/>
                <w:lang w:eastAsia="zh-CN"/>
              </w:rPr>
              <w:t>Passport No.:</w:t>
            </w:r>
          </w:p>
          <w:p w14:paraId="3A382EBD" w14:textId="77777777" w:rsidR="00497891" w:rsidRPr="00BC52EA" w:rsidRDefault="00497891" w:rsidP="00FE36E9">
            <w:pPr>
              <w:spacing w:before="0" w:after="0" w:line="240" w:lineRule="auto"/>
              <w:jc w:val="both"/>
              <w:rPr>
                <w:rFonts w:ascii="Times New Roman" w:hAnsi="Times New Roman" w:cs="Times New Roman"/>
                <w:sz w:val="22"/>
                <w:szCs w:val="22"/>
                <w:lang w:eastAsia="zh-CN"/>
              </w:rPr>
            </w:pPr>
            <w:r w:rsidRPr="00BC52EA">
              <w:rPr>
                <w:rFonts w:ascii="Times New Roman" w:hAnsi="Times New Roman" w:cs="Times New Roman"/>
                <w:sz w:val="22"/>
                <w:szCs w:val="22"/>
                <w:lang w:eastAsia="zh-CN"/>
              </w:rPr>
              <w:t>NRIC/FIN (if applicable)</w:t>
            </w:r>
            <w:r w:rsidRPr="0071139E">
              <w:rPr>
                <w:rFonts w:ascii="Times New Roman" w:hAnsi="Times New Roman" w:cs="Times New Roman"/>
                <w:sz w:val="22"/>
                <w:szCs w:val="22"/>
                <w:lang w:eastAsia="zh-CN"/>
              </w:rPr>
              <w:t xml:space="preserve"> No.</w:t>
            </w:r>
            <w:r w:rsidRPr="00BC52EA">
              <w:rPr>
                <w:rFonts w:ascii="Times New Roman" w:hAnsi="Times New Roman" w:cs="Times New Roman"/>
                <w:sz w:val="22"/>
                <w:szCs w:val="22"/>
                <w:lang w:eastAsia="zh-CN"/>
              </w:rPr>
              <w:t>:</w:t>
            </w:r>
          </w:p>
          <w:p w14:paraId="1865D132" w14:textId="77777777" w:rsidR="00497891" w:rsidRPr="00BC52EA" w:rsidRDefault="00497891" w:rsidP="00FE36E9">
            <w:pPr>
              <w:spacing w:before="0" w:after="0" w:line="240" w:lineRule="auto"/>
              <w:jc w:val="both"/>
              <w:rPr>
                <w:rFonts w:ascii="Times New Roman" w:hAnsi="Times New Roman" w:cs="Times New Roman"/>
                <w:sz w:val="22"/>
                <w:szCs w:val="22"/>
                <w:lang w:eastAsia="zh-CN"/>
              </w:rPr>
            </w:pPr>
            <w:r w:rsidRPr="00BC52EA">
              <w:rPr>
                <w:rFonts w:ascii="Times New Roman" w:hAnsi="Times New Roman" w:cs="Times New Roman"/>
                <w:sz w:val="22"/>
                <w:szCs w:val="22"/>
                <w:lang w:eastAsia="zh-CN"/>
              </w:rPr>
              <w:t>Local Handphone No.:</w:t>
            </w:r>
          </w:p>
          <w:p w14:paraId="1517180D" w14:textId="77777777" w:rsidR="00497891" w:rsidRPr="00BC52EA" w:rsidRDefault="00497891" w:rsidP="00FE36E9">
            <w:pPr>
              <w:spacing w:before="0" w:after="0" w:line="240" w:lineRule="auto"/>
              <w:jc w:val="both"/>
              <w:rPr>
                <w:rFonts w:ascii="Times New Roman" w:hAnsi="Times New Roman" w:cs="Times New Roman"/>
                <w:sz w:val="22"/>
                <w:szCs w:val="22"/>
                <w:lang w:eastAsia="zh-CN"/>
              </w:rPr>
            </w:pPr>
          </w:p>
          <w:p w14:paraId="320256A2" w14:textId="77777777" w:rsidR="00497891" w:rsidRPr="00BC52EA" w:rsidRDefault="00497891" w:rsidP="00FE36E9">
            <w:pPr>
              <w:spacing w:before="0" w:after="0" w:line="240" w:lineRule="auto"/>
              <w:jc w:val="both"/>
              <w:rPr>
                <w:rFonts w:ascii="Times New Roman" w:hAnsi="Times New Roman" w:cs="Times New Roman"/>
                <w:sz w:val="22"/>
                <w:szCs w:val="22"/>
                <w:lang w:eastAsia="zh-CN"/>
              </w:rPr>
            </w:pPr>
            <w:r w:rsidRPr="00BC52EA">
              <w:rPr>
                <w:rFonts w:ascii="Times New Roman" w:hAnsi="Times New Roman" w:cs="Times New Roman"/>
                <w:sz w:val="22"/>
                <w:szCs w:val="22"/>
                <w:lang w:eastAsia="zh-CN"/>
              </w:rPr>
              <w:t>3.</w:t>
            </w:r>
            <w:r w:rsidRPr="00BC52EA">
              <w:rPr>
                <w:rFonts w:ascii="Times New Roman" w:hAnsi="Times New Roman" w:cs="Times New Roman"/>
                <w:sz w:val="22"/>
                <w:szCs w:val="22"/>
                <w:lang w:eastAsia="zh-CN"/>
              </w:rPr>
              <w:tab/>
              <w:t>This consent [is permanent] / [is for any time during the period __</w:t>
            </w:r>
            <w:r w:rsidRPr="0071139E">
              <w:rPr>
                <w:rFonts w:ascii="Times New Roman" w:hAnsi="Times New Roman" w:cs="Times New Roman"/>
                <w:sz w:val="22"/>
                <w:szCs w:val="22"/>
                <w:u w:val="single"/>
                <w:lang w:eastAsia="zh-CN"/>
              </w:rPr>
              <w:t>(dd/mm/</w:t>
            </w:r>
            <w:proofErr w:type="spellStart"/>
            <w:r w:rsidRPr="0071139E">
              <w:rPr>
                <w:rFonts w:ascii="Times New Roman" w:hAnsi="Times New Roman" w:cs="Times New Roman"/>
                <w:sz w:val="22"/>
                <w:szCs w:val="22"/>
                <w:u w:val="single"/>
                <w:lang w:eastAsia="zh-CN"/>
              </w:rPr>
              <w:t>yyyy</w:t>
            </w:r>
            <w:proofErr w:type="spellEnd"/>
            <w:r w:rsidRPr="0071139E">
              <w:rPr>
                <w:rFonts w:ascii="Times New Roman" w:hAnsi="Times New Roman" w:cs="Times New Roman"/>
                <w:sz w:val="22"/>
                <w:szCs w:val="22"/>
                <w:u w:val="single"/>
                <w:lang w:eastAsia="zh-CN"/>
              </w:rPr>
              <w:t xml:space="preserve">) </w:t>
            </w:r>
            <w:r w:rsidRPr="00BC52EA">
              <w:rPr>
                <w:rFonts w:ascii="Times New Roman" w:hAnsi="Times New Roman" w:cs="Times New Roman"/>
                <w:sz w:val="22"/>
                <w:szCs w:val="22"/>
                <w:lang w:eastAsia="zh-CN"/>
              </w:rPr>
              <w:t xml:space="preserve">to </w:t>
            </w:r>
            <w:r w:rsidRPr="00BC52EA">
              <w:rPr>
                <w:rFonts w:ascii="Times New Roman" w:hAnsi="Times New Roman" w:cs="Times New Roman"/>
                <w:sz w:val="22"/>
                <w:szCs w:val="22"/>
                <w:u w:val="single"/>
                <w:lang w:eastAsia="zh-CN"/>
              </w:rPr>
              <w:t>(dd/mm/</w:t>
            </w:r>
            <w:proofErr w:type="spellStart"/>
            <w:r w:rsidRPr="00BC52EA">
              <w:rPr>
                <w:rFonts w:ascii="Times New Roman" w:hAnsi="Times New Roman" w:cs="Times New Roman"/>
                <w:sz w:val="22"/>
                <w:szCs w:val="22"/>
                <w:u w:val="single"/>
                <w:lang w:eastAsia="zh-CN"/>
              </w:rPr>
              <w:t>yyyy</w:t>
            </w:r>
            <w:proofErr w:type="spellEnd"/>
            <w:r w:rsidRPr="00BC52EA">
              <w:rPr>
                <w:rFonts w:ascii="Times New Roman" w:hAnsi="Times New Roman" w:cs="Times New Roman"/>
                <w:sz w:val="22"/>
                <w:szCs w:val="22"/>
                <w:u w:val="single"/>
                <w:lang w:eastAsia="zh-CN"/>
              </w:rPr>
              <w:t>)</w:t>
            </w:r>
            <w:r w:rsidRPr="00BC52EA">
              <w:rPr>
                <w:rFonts w:ascii="Times New Roman" w:hAnsi="Times New Roman" w:cs="Times New Roman"/>
                <w:sz w:val="22"/>
                <w:szCs w:val="22"/>
                <w:lang w:eastAsia="zh-CN"/>
              </w:rPr>
              <w:t xml:space="preserve"> (both dates inclusive</w:t>
            </w:r>
            <w:proofErr w:type="gramStart"/>
            <w:r w:rsidRPr="00BC52EA">
              <w:rPr>
                <w:rFonts w:ascii="Times New Roman" w:hAnsi="Times New Roman" w:cs="Times New Roman"/>
                <w:sz w:val="22"/>
                <w:szCs w:val="22"/>
                <w:lang w:eastAsia="zh-CN"/>
              </w:rPr>
              <w:t>)]*</w:t>
            </w:r>
            <w:proofErr w:type="gramEnd"/>
            <w:r w:rsidRPr="00BC52EA">
              <w:rPr>
                <w:rFonts w:ascii="Times New Roman" w:hAnsi="Times New Roman" w:cs="Times New Roman"/>
                <w:sz w:val="22"/>
                <w:szCs w:val="22"/>
                <w:lang w:eastAsia="zh-CN"/>
              </w:rPr>
              <w:t>.</w:t>
            </w:r>
          </w:p>
          <w:p w14:paraId="1EC24943" w14:textId="77777777" w:rsidR="00497891" w:rsidRPr="00BC52EA" w:rsidRDefault="00497891" w:rsidP="00FE36E9">
            <w:pPr>
              <w:spacing w:before="0" w:after="0" w:line="240" w:lineRule="auto"/>
              <w:rPr>
                <w:rFonts w:ascii="Times New Roman" w:hAnsi="Times New Roman" w:cs="Times New Roman"/>
                <w:sz w:val="22"/>
                <w:szCs w:val="22"/>
                <w:lang w:eastAsia="zh-CN"/>
              </w:rPr>
            </w:pPr>
          </w:p>
          <w:p w14:paraId="1E8162F6" w14:textId="77777777" w:rsidR="00497891" w:rsidRPr="00BC52EA" w:rsidRDefault="00497891" w:rsidP="00FE36E9">
            <w:pPr>
              <w:spacing w:before="0" w:after="0" w:line="240" w:lineRule="auto"/>
              <w:jc w:val="both"/>
              <w:rPr>
                <w:rFonts w:ascii="Times New Roman" w:hAnsi="Times New Roman" w:cs="Times New Roman"/>
                <w:sz w:val="22"/>
                <w:szCs w:val="22"/>
                <w:lang w:eastAsia="zh-CN"/>
              </w:rPr>
            </w:pPr>
            <w:r w:rsidRPr="00BC52EA">
              <w:rPr>
                <w:rFonts w:ascii="Times New Roman" w:hAnsi="Times New Roman" w:cs="Times New Roman"/>
                <w:sz w:val="22"/>
                <w:szCs w:val="22"/>
                <w:lang w:eastAsia="zh-CN"/>
              </w:rPr>
              <w:t>4.</w:t>
            </w:r>
            <w:r w:rsidRPr="00BC52EA">
              <w:rPr>
                <w:rFonts w:ascii="Times New Roman" w:hAnsi="Times New Roman" w:cs="Times New Roman"/>
                <w:sz w:val="22"/>
                <w:szCs w:val="22"/>
                <w:lang w:eastAsia="zh-CN"/>
              </w:rPr>
              <w:tab/>
              <w:t>If there are any questions regarding this consent, I can be contacted at (handphone no. of consenting parent/party).</w:t>
            </w:r>
          </w:p>
          <w:p w14:paraId="64BE461D" w14:textId="77777777" w:rsidR="00497891" w:rsidRPr="00BC52EA" w:rsidRDefault="00497891" w:rsidP="00FE36E9">
            <w:pPr>
              <w:spacing w:before="0" w:after="0" w:line="240" w:lineRule="auto"/>
              <w:rPr>
                <w:rFonts w:ascii="Times New Roman" w:hAnsi="Times New Roman" w:cs="Times New Roman"/>
                <w:sz w:val="22"/>
                <w:szCs w:val="22"/>
                <w:lang w:eastAsia="zh-CN"/>
              </w:rPr>
            </w:pPr>
          </w:p>
          <w:p w14:paraId="7294C310" w14:textId="77777777" w:rsidR="00497891" w:rsidRPr="00BC52EA" w:rsidRDefault="00497891" w:rsidP="00FE36E9">
            <w:pPr>
              <w:spacing w:before="0" w:after="0" w:line="240" w:lineRule="auto"/>
              <w:jc w:val="both"/>
              <w:rPr>
                <w:rFonts w:ascii="Times New Roman" w:hAnsi="Times New Roman" w:cs="Times New Roman"/>
                <w:sz w:val="22"/>
                <w:szCs w:val="22"/>
                <w:lang w:eastAsia="zh-CN"/>
              </w:rPr>
            </w:pPr>
            <w:r w:rsidRPr="00BC52EA">
              <w:rPr>
                <w:rFonts w:ascii="Times New Roman" w:hAnsi="Times New Roman" w:cs="Times New Roman"/>
                <w:sz w:val="22"/>
                <w:szCs w:val="22"/>
                <w:lang w:eastAsia="zh-CN"/>
              </w:rPr>
              <w:t>5.</w:t>
            </w:r>
            <w:r w:rsidRPr="00BC52EA">
              <w:rPr>
                <w:rFonts w:ascii="Times New Roman" w:hAnsi="Times New Roman" w:cs="Times New Roman"/>
                <w:sz w:val="22"/>
                <w:szCs w:val="22"/>
                <w:lang w:eastAsia="zh-CN"/>
              </w:rPr>
              <w:tab/>
              <w:t xml:space="preserve">I declare that the particulars and information provided are true and correct. I understand that I may be liable for prosecution for any false declarations made herein. </w:t>
            </w:r>
          </w:p>
          <w:p w14:paraId="500C38AB" w14:textId="77777777" w:rsidR="00497891" w:rsidRPr="00BC52EA" w:rsidRDefault="00497891" w:rsidP="00FE36E9">
            <w:pPr>
              <w:spacing w:before="0" w:after="0" w:line="240" w:lineRule="auto"/>
              <w:jc w:val="both"/>
              <w:rPr>
                <w:rFonts w:ascii="Times New Roman" w:hAnsi="Times New Roman" w:cs="Times New Roman"/>
                <w:sz w:val="22"/>
                <w:szCs w:val="22"/>
                <w:lang w:eastAsia="zh-CN"/>
              </w:rPr>
            </w:pPr>
          </w:p>
          <w:p w14:paraId="7FE6DBB2" w14:textId="77777777" w:rsidR="00497891" w:rsidRPr="00BC52EA" w:rsidRDefault="00497891" w:rsidP="00FE36E9">
            <w:pPr>
              <w:spacing w:before="0" w:after="0" w:line="240" w:lineRule="auto"/>
              <w:rPr>
                <w:rFonts w:ascii="Times New Roman" w:hAnsi="Times New Roman" w:cs="Times New Roman"/>
                <w:sz w:val="22"/>
                <w:szCs w:val="22"/>
                <w:lang w:eastAsia="zh-CN"/>
              </w:rPr>
            </w:pPr>
          </w:p>
          <w:p w14:paraId="56874B3A" w14:textId="77777777" w:rsidR="00497891" w:rsidRPr="00BC52EA" w:rsidRDefault="00497891" w:rsidP="00FE36E9">
            <w:pPr>
              <w:spacing w:before="0" w:after="0" w:line="240" w:lineRule="auto"/>
              <w:rPr>
                <w:rFonts w:ascii="Times New Roman" w:hAnsi="Times New Roman" w:cs="Times New Roman"/>
                <w:sz w:val="22"/>
                <w:szCs w:val="22"/>
                <w:lang w:eastAsia="zh-CN"/>
              </w:rPr>
            </w:pPr>
            <w:r w:rsidRPr="00BC52EA">
              <w:rPr>
                <w:rFonts w:ascii="Times New Roman" w:hAnsi="Times New Roman" w:cs="Times New Roman"/>
                <w:sz w:val="22"/>
                <w:szCs w:val="22"/>
                <w:lang w:eastAsia="zh-CN"/>
              </w:rPr>
              <w:t>_____________________</w:t>
            </w:r>
          </w:p>
          <w:p w14:paraId="1F5DCAD0" w14:textId="77777777" w:rsidR="00497891" w:rsidRPr="00BC52EA" w:rsidRDefault="00497891" w:rsidP="00FE36E9">
            <w:pPr>
              <w:spacing w:before="0" w:after="0" w:line="240" w:lineRule="auto"/>
              <w:rPr>
                <w:rFonts w:ascii="Times New Roman" w:hAnsi="Times New Roman" w:cs="Times New Roman"/>
                <w:sz w:val="22"/>
                <w:szCs w:val="22"/>
                <w:lang w:eastAsia="zh-CN"/>
              </w:rPr>
            </w:pPr>
            <w:r w:rsidRPr="00BC52EA">
              <w:rPr>
                <w:rFonts w:ascii="Times New Roman" w:hAnsi="Times New Roman" w:cs="Times New Roman"/>
                <w:sz w:val="22"/>
                <w:szCs w:val="22"/>
                <w:lang w:eastAsia="zh-CN"/>
              </w:rPr>
              <w:t>Name and Signature</w:t>
            </w:r>
          </w:p>
          <w:p w14:paraId="6C3A3FC3" w14:textId="77777777" w:rsidR="00497891" w:rsidRPr="00BC52EA" w:rsidRDefault="00497891" w:rsidP="00FE36E9">
            <w:pPr>
              <w:spacing w:before="0" w:after="0" w:line="240" w:lineRule="auto"/>
              <w:rPr>
                <w:rFonts w:ascii="Times New Roman" w:hAnsi="Times New Roman" w:cs="Times New Roman"/>
                <w:sz w:val="22"/>
                <w:szCs w:val="22"/>
                <w:lang w:eastAsia="zh-CN"/>
              </w:rPr>
            </w:pPr>
            <w:r w:rsidRPr="00BC52EA">
              <w:rPr>
                <w:rFonts w:ascii="Times New Roman" w:hAnsi="Times New Roman" w:cs="Times New Roman"/>
                <w:sz w:val="22"/>
                <w:szCs w:val="22"/>
                <w:lang w:eastAsia="zh-CN"/>
              </w:rPr>
              <w:t>_________</w:t>
            </w:r>
          </w:p>
          <w:p w14:paraId="11AD1082" w14:textId="77777777" w:rsidR="00497891" w:rsidRPr="00BC52EA" w:rsidRDefault="00497891" w:rsidP="00FE36E9">
            <w:pPr>
              <w:spacing w:before="0" w:after="0" w:line="240" w:lineRule="auto"/>
              <w:rPr>
                <w:rFonts w:ascii="Times New Roman" w:hAnsi="Times New Roman" w:cs="Times New Roman"/>
                <w:sz w:val="22"/>
                <w:szCs w:val="22"/>
                <w:lang w:eastAsia="zh-CN"/>
              </w:rPr>
            </w:pPr>
            <w:r w:rsidRPr="00BC52EA">
              <w:rPr>
                <w:rFonts w:ascii="Times New Roman" w:hAnsi="Times New Roman" w:cs="Times New Roman"/>
                <w:sz w:val="22"/>
                <w:szCs w:val="22"/>
                <w:lang w:eastAsia="zh-CN"/>
              </w:rPr>
              <w:t>Date</w:t>
            </w:r>
          </w:p>
          <w:p w14:paraId="375EF7A9" w14:textId="77777777" w:rsidR="00497891" w:rsidRPr="00BC52EA" w:rsidRDefault="00497891" w:rsidP="00FE36E9">
            <w:pPr>
              <w:spacing w:before="0" w:after="0" w:line="240" w:lineRule="auto"/>
              <w:rPr>
                <w:rFonts w:ascii="Times New Roman" w:hAnsi="Times New Roman" w:cs="Times New Roman"/>
                <w:i/>
                <w:sz w:val="22"/>
                <w:szCs w:val="22"/>
                <w:lang w:val="en-US" w:eastAsia="zh-CN"/>
              </w:rPr>
            </w:pPr>
            <w:r w:rsidRPr="00BC52EA">
              <w:rPr>
                <w:rFonts w:ascii="Times New Roman" w:hAnsi="Times New Roman" w:cs="Times New Roman"/>
                <w:sz w:val="22"/>
                <w:szCs w:val="22"/>
                <w:lang w:val="en-US" w:eastAsia="zh-CN"/>
              </w:rPr>
              <w:t>*</w:t>
            </w:r>
            <w:r w:rsidRPr="00BC52EA">
              <w:rPr>
                <w:rFonts w:ascii="Times New Roman" w:hAnsi="Times New Roman" w:cs="Times New Roman"/>
                <w:i/>
                <w:sz w:val="22"/>
                <w:szCs w:val="22"/>
                <w:lang w:val="en-US" w:eastAsia="zh-CN"/>
              </w:rPr>
              <w:t>delete where inapplicable</w:t>
            </w:r>
          </w:p>
        </w:tc>
      </w:tr>
    </w:tbl>
    <w:p w14:paraId="7FE68A7A" w14:textId="77777777" w:rsidR="00497891" w:rsidRPr="00BC52EA" w:rsidRDefault="00497891" w:rsidP="00497891">
      <w:pPr>
        <w:spacing w:before="0" w:after="0" w:line="240" w:lineRule="auto"/>
        <w:jc w:val="both"/>
        <w:divId w:val="2116439976"/>
        <w:rPr>
          <w:rFonts w:ascii="Times New Roman" w:eastAsiaTheme="minorEastAsia" w:hAnsi="Times New Roman" w:cs="Times New Roman"/>
          <w:sz w:val="22"/>
          <w:szCs w:val="22"/>
          <w:lang w:val="en-US" w:eastAsia="zh-CN"/>
        </w:rPr>
      </w:pPr>
    </w:p>
    <w:p w14:paraId="4A5B620E" w14:textId="77777777" w:rsidR="00497891" w:rsidRPr="00BC52EA" w:rsidRDefault="00497891" w:rsidP="006172E9">
      <w:pPr>
        <w:numPr>
          <w:ilvl w:val="0"/>
          <w:numId w:val="127"/>
        </w:numPr>
        <w:spacing w:before="0" w:after="0" w:line="240" w:lineRule="auto"/>
        <w:ind w:left="567" w:hanging="567"/>
        <w:contextualSpacing/>
        <w:jc w:val="both"/>
        <w:divId w:val="2116439976"/>
        <w:rPr>
          <w:rFonts w:ascii="Times New Roman" w:eastAsiaTheme="minorEastAsia" w:hAnsi="Times New Roman" w:cs="Times New Roman"/>
          <w:sz w:val="22"/>
          <w:szCs w:val="22"/>
          <w:lang w:val="en-US" w:eastAsia="zh-CN"/>
        </w:rPr>
      </w:pPr>
      <w:r w:rsidRPr="00BC52EA">
        <w:rPr>
          <w:rFonts w:ascii="Times New Roman" w:eastAsiaTheme="minorEastAsia" w:hAnsi="Times New Roman" w:cs="Times New Roman"/>
          <w:sz w:val="22"/>
          <w:szCs w:val="22"/>
          <w:lang w:val="en-US" w:eastAsia="zh-CN"/>
        </w:rPr>
        <w:t xml:space="preserve">If the ICA sustains any loss (including any damages and costs that the ICA incurs or which the ICA becomes liable towards any party) as a result of or due </w:t>
      </w:r>
      <w:proofErr w:type="gramStart"/>
      <w:r w:rsidRPr="00BC52EA">
        <w:rPr>
          <w:rFonts w:ascii="Times New Roman" w:eastAsiaTheme="minorEastAsia" w:hAnsi="Times New Roman" w:cs="Times New Roman"/>
          <w:sz w:val="22"/>
          <w:szCs w:val="22"/>
          <w:lang w:val="en-US" w:eastAsia="zh-CN"/>
        </w:rPr>
        <w:t>to:-</w:t>
      </w:r>
      <w:proofErr w:type="gramEnd"/>
    </w:p>
    <w:p w14:paraId="2ECD971E" w14:textId="77777777" w:rsidR="00497891" w:rsidRPr="00BC52EA" w:rsidRDefault="00497891" w:rsidP="006172E9">
      <w:pPr>
        <w:numPr>
          <w:ilvl w:val="0"/>
          <w:numId w:val="125"/>
        </w:numPr>
        <w:spacing w:before="0" w:after="0" w:line="240" w:lineRule="auto"/>
        <w:ind w:left="1134" w:hanging="567"/>
        <w:contextualSpacing/>
        <w:jc w:val="both"/>
        <w:divId w:val="2116439976"/>
        <w:rPr>
          <w:rFonts w:ascii="Times New Roman" w:eastAsia="SimSun" w:hAnsi="Times New Roman" w:cs="Times New Roman"/>
          <w:sz w:val="22"/>
          <w:szCs w:val="22"/>
          <w:lang w:val="en-US" w:eastAsia="en-US"/>
        </w:rPr>
      </w:pPr>
      <w:r w:rsidRPr="00BC52EA">
        <w:rPr>
          <w:rFonts w:ascii="Times New Roman" w:eastAsia="SimSun" w:hAnsi="Times New Roman" w:cs="Times New Roman"/>
          <w:sz w:val="22"/>
          <w:szCs w:val="22"/>
          <w:lang w:val="en-US" w:eastAsia="en-US"/>
        </w:rPr>
        <w:t xml:space="preserve">The ICA acting on the Order after I notify the ICA of the </w:t>
      </w:r>
      <w:proofErr w:type="gramStart"/>
      <w:r w:rsidRPr="00BC52EA">
        <w:rPr>
          <w:rFonts w:ascii="Times New Roman" w:eastAsia="SimSun" w:hAnsi="Times New Roman" w:cs="Times New Roman"/>
          <w:sz w:val="22"/>
          <w:szCs w:val="22"/>
          <w:lang w:val="en-US" w:eastAsia="en-US"/>
        </w:rPr>
        <w:t>Order;</w:t>
      </w:r>
      <w:proofErr w:type="gramEnd"/>
      <w:r w:rsidRPr="00BC52EA">
        <w:rPr>
          <w:rFonts w:ascii="Times New Roman" w:eastAsia="SimSun" w:hAnsi="Times New Roman" w:cs="Times New Roman"/>
          <w:sz w:val="22"/>
          <w:szCs w:val="22"/>
          <w:lang w:val="en-US" w:eastAsia="en-US"/>
        </w:rPr>
        <w:t xml:space="preserve"> </w:t>
      </w:r>
    </w:p>
    <w:p w14:paraId="202B202F" w14:textId="77777777" w:rsidR="00497891" w:rsidRPr="00BC52EA" w:rsidRDefault="00497891" w:rsidP="006172E9">
      <w:pPr>
        <w:numPr>
          <w:ilvl w:val="0"/>
          <w:numId w:val="125"/>
        </w:numPr>
        <w:spacing w:before="0" w:after="0" w:line="240" w:lineRule="auto"/>
        <w:ind w:left="1134" w:hanging="567"/>
        <w:contextualSpacing/>
        <w:jc w:val="both"/>
        <w:divId w:val="2116439976"/>
        <w:rPr>
          <w:rFonts w:ascii="Times New Roman" w:eastAsia="SimSun" w:hAnsi="Times New Roman" w:cs="Times New Roman"/>
          <w:sz w:val="22"/>
          <w:szCs w:val="22"/>
          <w:lang w:val="en-US" w:eastAsia="en-US"/>
        </w:rPr>
      </w:pPr>
      <w:r w:rsidRPr="00BC52EA">
        <w:rPr>
          <w:rFonts w:ascii="Times New Roman" w:eastAsia="SimSun" w:hAnsi="Times New Roman" w:cs="Times New Roman"/>
          <w:sz w:val="22"/>
          <w:szCs w:val="22"/>
          <w:lang w:val="en-US" w:eastAsia="en-US"/>
        </w:rPr>
        <w:t>The ICA not acting on the Order due to my failure in giving timely notification to the ICA of the Order; and/or</w:t>
      </w:r>
    </w:p>
    <w:p w14:paraId="317E6D16" w14:textId="77777777" w:rsidR="00497891" w:rsidRPr="00BC52EA" w:rsidRDefault="00497891" w:rsidP="006172E9">
      <w:pPr>
        <w:numPr>
          <w:ilvl w:val="0"/>
          <w:numId w:val="125"/>
        </w:numPr>
        <w:spacing w:before="0" w:after="0" w:line="240" w:lineRule="auto"/>
        <w:ind w:left="1134" w:hanging="567"/>
        <w:contextualSpacing/>
        <w:jc w:val="both"/>
        <w:divId w:val="2116439976"/>
        <w:rPr>
          <w:rFonts w:ascii="Times New Roman" w:eastAsia="SimSun" w:hAnsi="Times New Roman" w:cs="Times New Roman"/>
          <w:sz w:val="22"/>
          <w:szCs w:val="22"/>
          <w:lang w:val="en-US" w:eastAsia="en-US"/>
        </w:rPr>
      </w:pPr>
      <w:r w:rsidRPr="00BC52EA">
        <w:rPr>
          <w:rFonts w:ascii="Times New Roman" w:eastAsia="SimSun" w:hAnsi="Times New Roman" w:cs="Times New Roman"/>
          <w:sz w:val="22"/>
          <w:szCs w:val="22"/>
          <w:lang w:val="en-US" w:eastAsia="en-US"/>
        </w:rPr>
        <w:t>my breach of the terms of the Order,</w:t>
      </w:r>
    </w:p>
    <w:p w14:paraId="5A2BBFCE" w14:textId="77777777" w:rsidR="00497891" w:rsidRPr="00BC52EA" w:rsidRDefault="00497891" w:rsidP="00497891">
      <w:pPr>
        <w:spacing w:before="0" w:after="0" w:line="240" w:lineRule="auto"/>
        <w:ind w:left="1701"/>
        <w:contextualSpacing/>
        <w:jc w:val="both"/>
        <w:divId w:val="2116439976"/>
        <w:rPr>
          <w:rFonts w:ascii="Times New Roman" w:eastAsiaTheme="minorEastAsia" w:hAnsi="Times New Roman" w:cs="Times New Roman"/>
          <w:sz w:val="22"/>
          <w:szCs w:val="22"/>
          <w:lang w:val="en-US" w:eastAsia="zh-CN"/>
        </w:rPr>
      </w:pPr>
    </w:p>
    <w:p w14:paraId="5B6A215E" w14:textId="77777777" w:rsidR="00497891" w:rsidRPr="00BC52EA" w:rsidRDefault="00497891" w:rsidP="00497891">
      <w:pPr>
        <w:spacing w:before="0" w:after="0" w:line="259" w:lineRule="auto"/>
        <w:ind w:firstLine="567"/>
        <w:divId w:val="2116439976"/>
        <w:rPr>
          <w:rFonts w:ascii="Times New Roman" w:eastAsiaTheme="minorEastAsia" w:hAnsi="Times New Roman" w:cs="Times New Roman"/>
          <w:sz w:val="22"/>
          <w:szCs w:val="22"/>
          <w:lang w:val="en-US" w:eastAsia="zh-CN"/>
        </w:rPr>
      </w:pPr>
      <w:r w:rsidRPr="00BC52EA">
        <w:rPr>
          <w:rFonts w:ascii="Times New Roman" w:eastAsiaTheme="minorEastAsia" w:hAnsi="Times New Roman" w:cs="Times New Roman"/>
          <w:sz w:val="22"/>
          <w:szCs w:val="22"/>
          <w:lang w:val="en-US" w:eastAsia="zh-CN"/>
        </w:rPr>
        <w:t xml:space="preserve">I shall indemnify the ICA and keep the ICA </w:t>
      </w:r>
      <w:proofErr w:type="gramStart"/>
      <w:r w:rsidRPr="00BC52EA">
        <w:rPr>
          <w:rFonts w:ascii="Times New Roman" w:eastAsiaTheme="minorEastAsia" w:hAnsi="Times New Roman" w:cs="Times New Roman"/>
          <w:sz w:val="22"/>
          <w:szCs w:val="22"/>
          <w:lang w:val="en-US" w:eastAsia="zh-CN"/>
        </w:rPr>
        <w:t>indemnified at all times</w:t>
      </w:r>
      <w:proofErr w:type="gramEnd"/>
      <w:r w:rsidRPr="00BC52EA">
        <w:rPr>
          <w:rFonts w:ascii="Times New Roman" w:eastAsiaTheme="minorEastAsia" w:hAnsi="Times New Roman" w:cs="Times New Roman"/>
          <w:sz w:val="22"/>
          <w:szCs w:val="22"/>
          <w:lang w:val="en-US" w:eastAsia="zh-CN"/>
        </w:rPr>
        <w:t xml:space="preserve"> for that loss.</w:t>
      </w:r>
    </w:p>
    <w:p w14:paraId="118F03B2" w14:textId="77777777" w:rsidR="00497891" w:rsidRPr="00BC52EA" w:rsidRDefault="00497891" w:rsidP="00497891">
      <w:pPr>
        <w:spacing w:before="0" w:after="0" w:line="259" w:lineRule="auto"/>
        <w:divId w:val="2116439976"/>
        <w:rPr>
          <w:rFonts w:ascii="Times New Roman" w:eastAsiaTheme="minorEastAsia" w:hAnsi="Times New Roman" w:cs="Times New Roman"/>
          <w:sz w:val="22"/>
          <w:szCs w:val="22"/>
          <w:lang w:val="en-US" w:eastAsia="zh-CN"/>
        </w:rPr>
      </w:pPr>
    </w:p>
    <w:p w14:paraId="368D7066" w14:textId="77777777" w:rsidR="00497891" w:rsidRPr="00BC52EA" w:rsidRDefault="00497891" w:rsidP="00497891">
      <w:pPr>
        <w:spacing w:before="0" w:after="0" w:line="259" w:lineRule="auto"/>
        <w:ind w:left="567" w:hanging="567"/>
        <w:divId w:val="2116439976"/>
        <w:rPr>
          <w:rFonts w:ascii="Times New Roman" w:eastAsiaTheme="minorEastAsia" w:hAnsi="Times New Roman" w:cs="Times New Roman"/>
          <w:sz w:val="22"/>
          <w:szCs w:val="22"/>
          <w:lang w:val="en-US" w:eastAsia="zh-CN"/>
        </w:rPr>
      </w:pPr>
      <w:r>
        <w:rPr>
          <w:rFonts w:ascii="Times New Roman" w:eastAsiaTheme="minorEastAsia" w:hAnsi="Times New Roman" w:cs="Times New Roman"/>
          <w:sz w:val="22"/>
          <w:szCs w:val="22"/>
          <w:lang w:val="en-US" w:eastAsia="zh-CN"/>
        </w:rPr>
        <w:t>(7)</w:t>
      </w:r>
      <w:r w:rsidRPr="00BC52EA">
        <w:rPr>
          <w:rFonts w:ascii="Times New Roman" w:eastAsiaTheme="minorEastAsia" w:hAnsi="Times New Roman" w:cs="Times New Roman"/>
          <w:sz w:val="22"/>
          <w:szCs w:val="22"/>
          <w:lang w:val="en-US" w:eastAsia="zh-CN"/>
        </w:rPr>
        <w:tab/>
        <w:t xml:space="preserve">I understand that </w:t>
      </w:r>
    </w:p>
    <w:p w14:paraId="6B1DBD63" w14:textId="77777777" w:rsidR="00497891" w:rsidRPr="00BC52EA" w:rsidRDefault="00497891" w:rsidP="006172E9">
      <w:pPr>
        <w:numPr>
          <w:ilvl w:val="0"/>
          <w:numId w:val="126"/>
        </w:numPr>
        <w:spacing w:before="0" w:after="0" w:line="259" w:lineRule="auto"/>
        <w:ind w:left="1134" w:hanging="567"/>
        <w:contextualSpacing/>
        <w:jc w:val="both"/>
        <w:divId w:val="2116439976"/>
        <w:rPr>
          <w:rFonts w:ascii="Times New Roman" w:eastAsiaTheme="minorEastAsia" w:hAnsi="Times New Roman" w:cs="Times New Roman"/>
          <w:sz w:val="22"/>
          <w:szCs w:val="22"/>
          <w:lang w:val="en-US" w:eastAsia="zh-CN"/>
        </w:rPr>
      </w:pPr>
      <w:r w:rsidRPr="00BC52EA">
        <w:rPr>
          <w:rFonts w:ascii="Times New Roman" w:eastAsiaTheme="minorEastAsia" w:hAnsi="Times New Roman" w:cs="Times New Roman"/>
          <w:sz w:val="22"/>
          <w:szCs w:val="22"/>
          <w:lang w:val="en-US" w:eastAsia="zh-CN"/>
        </w:rPr>
        <w:t xml:space="preserve">due to practical limitations, the ICA may only be able to act on the Order, or stop acting on the Order, one working day after </w:t>
      </w:r>
      <w:proofErr w:type="gramStart"/>
      <w:r w:rsidRPr="00BC52EA">
        <w:rPr>
          <w:rFonts w:ascii="Times New Roman" w:eastAsiaTheme="minorEastAsia" w:hAnsi="Times New Roman" w:cs="Times New Roman"/>
          <w:sz w:val="22"/>
          <w:szCs w:val="22"/>
          <w:lang w:val="en-US" w:eastAsia="zh-CN"/>
        </w:rPr>
        <w:t>notification;</w:t>
      </w:r>
      <w:proofErr w:type="gramEnd"/>
    </w:p>
    <w:p w14:paraId="6EF771FA" w14:textId="77777777" w:rsidR="00497891" w:rsidRPr="00BC52EA" w:rsidRDefault="00497891" w:rsidP="006172E9">
      <w:pPr>
        <w:numPr>
          <w:ilvl w:val="0"/>
          <w:numId w:val="126"/>
        </w:numPr>
        <w:spacing w:before="0" w:after="0" w:line="259" w:lineRule="auto"/>
        <w:ind w:left="1134" w:hanging="567"/>
        <w:contextualSpacing/>
        <w:jc w:val="both"/>
        <w:divId w:val="2116439976"/>
        <w:rPr>
          <w:rFonts w:ascii="Times New Roman" w:eastAsiaTheme="minorEastAsia" w:hAnsi="Times New Roman" w:cs="Times New Roman"/>
          <w:sz w:val="22"/>
          <w:szCs w:val="22"/>
          <w:lang w:val="en-US" w:eastAsia="zh-CN"/>
        </w:rPr>
      </w:pPr>
      <w:r w:rsidRPr="00BC52EA">
        <w:rPr>
          <w:rFonts w:ascii="Times New Roman" w:eastAsiaTheme="minorEastAsia" w:hAnsi="Times New Roman" w:cs="Times New Roman"/>
          <w:sz w:val="22"/>
          <w:szCs w:val="22"/>
          <w:lang w:val="en-US" w:eastAsia="zh-CN"/>
        </w:rPr>
        <w:t xml:space="preserve">if I notify the ICA outside of the ICA’s working hours, the ICA may only be able to act on the Order, or stop acting on the Order, after two working </w:t>
      </w:r>
      <w:proofErr w:type="gramStart"/>
      <w:r w:rsidRPr="00BC52EA">
        <w:rPr>
          <w:rFonts w:ascii="Times New Roman" w:eastAsiaTheme="minorEastAsia" w:hAnsi="Times New Roman" w:cs="Times New Roman"/>
          <w:sz w:val="22"/>
          <w:szCs w:val="22"/>
          <w:lang w:val="en-US" w:eastAsia="zh-CN"/>
        </w:rPr>
        <w:t>days;</w:t>
      </w:r>
      <w:proofErr w:type="gramEnd"/>
    </w:p>
    <w:p w14:paraId="25DC7D22" w14:textId="77777777" w:rsidR="00497891" w:rsidRPr="00BC52EA" w:rsidRDefault="00497891" w:rsidP="006172E9">
      <w:pPr>
        <w:numPr>
          <w:ilvl w:val="0"/>
          <w:numId w:val="126"/>
        </w:numPr>
        <w:spacing w:before="0" w:after="0" w:line="259" w:lineRule="auto"/>
        <w:ind w:left="1134" w:hanging="567"/>
        <w:contextualSpacing/>
        <w:jc w:val="both"/>
        <w:divId w:val="2116439976"/>
        <w:rPr>
          <w:rFonts w:ascii="Times New Roman" w:eastAsiaTheme="minorEastAsia" w:hAnsi="Times New Roman" w:cs="Times New Roman"/>
          <w:sz w:val="22"/>
          <w:szCs w:val="22"/>
          <w:lang w:val="en-US" w:eastAsia="zh-CN"/>
        </w:rPr>
      </w:pPr>
      <w:r w:rsidRPr="00BC52EA">
        <w:rPr>
          <w:rFonts w:ascii="Times New Roman" w:eastAsiaTheme="minorEastAsia" w:hAnsi="Times New Roman" w:cs="Times New Roman"/>
          <w:sz w:val="22"/>
          <w:szCs w:val="22"/>
          <w:lang w:val="en-US" w:eastAsia="zh-CN"/>
        </w:rPr>
        <w:t xml:space="preserve">if the Order allows </w:t>
      </w:r>
      <w:r w:rsidRPr="00BC52EA">
        <w:rPr>
          <w:rFonts w:ascii="Times New Roman" w:eastAsiaTheme="minorHAnsi" w:hAnsi="Times New Roman" w:cs="Times New Roman"/>
          <w:sz w:val="22"/>
          <w:szCs w:val="22"/>
          <w:lang w:eastAsia="en-US"/>
        </w:rPr>
        <w:t>the child/children to be taken out of Singapore only with the leave of the Court, I cannot withdraw this notification unless the Order has ceased to have effect or is varied; and</w:t>
      </w:r>
    </w:p>
    <w:p w14:paraId="16B937D4" w14:textId="77777777" w:rsidR="00497891" w:rsidRPr="00BC52EA" w:rsidRDefault="00497891" w:rsidP="006172E9">
      <w:pPr>
        <w:numPr>
          <w:ilvl w:val="0"/>
          <w:numId w:val="126"/>
        </w:numPr>
        <w:spacing w:before="0" w:after="0" w:line="259" w:lineRule="auto"/>
        <w:ind w:left="1134" w:hanging="567"/>
        <w:contextualSpacing/>
        <w:jc w:val="both"/>
        <w:divId w:val="2116439976"/>
        <w:rPr>
          <w:rFonts w:ascii="Times New Roman" w:eastAsiaTheme="minorEastAsia" w:hAnsi="Times New Roman" w:cs="Times New Roman"/>
          <w:sz w:val="22"/>
          <w:szCs w:val="22"/>
          <w:lang w:val="en-US" w:eastAsia="zh-CN"/>
        </w:rPr>
      </w:pPr>
      <w:r w:rsidRPr="00BC52EA">
        <w:rPr>
          <w:rFonts w:ascii="Times New Roman" w:eastAsiaTheme="minorEastAsia" w:hAnsi="Times New Roman" w:cs="Times New Roman"/>
          <w:sz w:val="22"/>
          <w:szCs w:val="22"/>
          <w:lang w:val="en-US" w:eastAsia="zh-CN"/>
        </w:rPr>
        <w:t>I can consult a solicitor before giving this undertaking.</w:t>
      </w:r>
    </w:p>
    <w:p w14:paraId="5A9F7583" w14:textId="77777777" w:rsidR="00497891" w:rsidRPr="00BC52EA" w:rsidRDefault="00497891" w:rsidP="00497891">
      <w:pPr>
        <w:spacing w:before="0" w:after="0" w:line="259" w:lineRule="auto"/>
        <w:contextualSpacing/>
        <w:divId w:val="2116439976"/>
        <w:rPr>
          <w:rFonts w:ascii="Times New Roman" w:eastAsiaTheme="minorEastAsia" w:hAnsi="Times New Roman" w:cs="Times New Roman"/>
          <w:sz w:val="22"/>
          <w:szCs w:val="22"/>
          <w:lang w:val="en-US" w:eastAsia="zh-CN"/>
        </w:rPr>
      </w:pPr>
    </w:p>
    <w:p w14:paraId="326C16F4" w14:textId="77777777" w:rsidR="00497891" w:rsidRPr="00BC52EA" w:rsidRDefault="00497891" w:rsidP="00497891">
      <w:pPr>
        <w:spacing w:before="0" w:after="0" w:line="259" w:lineRule="auto"/>
        <w:contextualSpacing/>
        <w:divId w:val="2116439976"/>
        <w:rPr>
          <w:rFonts w:ascii="Times New Roman" w:eastAsiaTheme="minorEastAsia" w:hAnsi="Times New Roman" w:cs="Times New Roman"/>
          <w:sz w:val="22"/>
          <w:szCs w:val="22"/>
          <w:lang w:val="en-US" w:eastAsia="zh-CN"/>
        </w:rPr>
      </w:pPr>
    </w:p>
    <w:p w14:paraId="77B96BD9" w14:textId="77777777" w:rsidR="00497891" w:rsidRPr="00BC52EA" w:rsidRDefault="00497891" w:rsidP="00497891">
      <w:pPr>
        <w:spacing w:before="0" w:after="0" w:line="259" w:lineRule="auto"/>
        <w:contextualSpacing/>
        <w:divId w:val="2116439976"/>
        <w:rPr>
          <w:rFonts w:ascii="Times New Roman" w:eastAsiaTheme="minorEastAsia" w:hAnsi="Times New Roman" w:cs="Times New Roman"/>
          <w:sz w:val="22"/>
          <w:szCs w:val="22"/>
          <w:lang w:val="en-US" w:eastAsia="zh-CN"/>
        </w:rPr>
      </w:pPr>
      <w:r w:rsidRPr="00BC52EA">
        <w:rPr>
          <w:rFonts w:ascii="Times New Roman" w:eastAsiaTheme="minorEastAsia" w:hAnsi="Times New Roman" w:cs="Times New Roman"/>
          <w:sz w:val="22"/>
          <w:szCs w:val="22"/>
          <w:lang w:val="en-US" w:eastAsia="zh-CN"/>
        </w:rPr>
        <w:t>____________</w:t>
      </w:r>
      <w:r>
        <w:rPr>
          <w:rFonts w:ascii="Times New Roman" w:eastAsiaTheme="minorEastAsia" w:hAnsi="Times New Roman" w:cs="Times New Roman"/>
          <w:sz w:val="22"/>
          <w:szCs w:val="22"/>
          <w:lang w:val="en-US" w:eastAsia="zh-CN"/>
        </w:rPr>
        <w:t>______________________</w:t>
      </w:r>
    </w:p>
    <w:p w14:paraId="1F6B628A" w14:textId="77777777" w:rsidR="00497891" w:rsidRPr="00BC52EA" w:rsidRDefault="00497891" w:rsidP="00497891">
      <w:pPr>
        <w:spacing w:before="0" w:after="0" w:line="259" w:lineRule="auto"/>
        <w:contextualSpacing/>
        <w:divId w:val="2116439976"/>
        <w:rPr>
          <w:rFonts w:ascii="Times New Roman" w:eastAsiaTheme="minorEastAsia" w:hAnsi="Times New Roman" w:cs="Times New Roman"/>
          <w:sz w:val="22"/>
          <w:szCs w:val="22"/>
          <w:lang w:val="en-US" w:eastAsia="zh-CN"/>
        </w:rPr>
      </w:pPr>
      <w:r w:rsidRPr="00BC52EA">
        <w:rPr>
          <w:rFonts w:ascii="Times New Roman" w:eastAsiaTheme="minorEastAsia" w:hAnsi="Times New Roman" w:cs="Times New Roman"/>
          <w:sz w:val="22"/>
          <w:szCs w:val="22"/>
          <w:lang w:val="en-US" w:eastAsia="zh-CN"/>
        </w:rPr>
        <w:t>Signature of requestor Plaintiff/Defendant*</w:t>
      </w:r>
      <w:r w:rsidRPr="00BC52EA">
        <w:rPr>
          <w:rFonts w:ascii="Times New Roman" w:eastAsiaTheme="minorEastAsia" w:hAnsi="Times New Roman" w:cs="Times New Roman"/>
          <w:sz w:val="22"/>
          <w:szCs w:val="22"/>
          <w:lang w:val="en-US" w:eastAsia="zh-CN"/>
        </w:rPr>
        <w:br/>
      </w:r>
    </w:p>
    <w:p w14:paraId="75B0019A" w14:textId="77777777" w:rsidR="00497891" w:rsidRPr="00BC52EA" w:rsidRDefault="00497891" w:rsidP="00497891">
      <w:pPr>
        <w:spacing w:before="0" w:after="0" w:line="259" w:lineRule="auto"/>
        <w:contextualSpacing/>
        <w:divId w:val="2116439976"/>
        <w:rPr>
          <w:rFonts w:ascii="Times New Roman" w:eastAsiaTheme="minorEastAsia" w:hAnsi="Times New Roman" w:cs="Times New Roman"/>
          <w:sz w:val="22"/>
          <w:szCs w:val="22"/>
          <w:lang w:val="en-US" w:eastAsia="zh-CN"/>
        </w:rPr>
      </w:pPr>
      <w:proofErr w:type="gramStart"/>
      <w:r w:rsidRPr="00BC52EA">
        <w:rPr>
          <w:rFonts w:ascii="Times New Roman" w:eastAsiaTheme="minorEastAsia" w:hAnsi="Times New Roman" w:cs="Times New Roman"/>
          <w:sz w:val="22"/>
          <w:szCs w:val="22"/>
          <w:lang w:val="en-US" w:eastAsia="zh-CN"/>
        </w:rPr>
        <w:t>Date:_</w:t>
      </w:r>
      <w:proofErr w:type="gramEnd"/>
      <w:r w:rsidRPr="00BC52EA">
        <w:rPr>
          <w:rFonts w:ascii="Times New Roman" w:eastAsiaTheme="minorEastAsia" w:hAnsi="Times New Roman" w:cs="Times New Roman"/>
          <w:sz w:val="22"/>
          <w:szCs w:val="22"/>
          <w:lang w:val="en-US" w:eastAsia="zh-CN"/>
        </w:rPr>
        <w:t>_______________</w:t>
      </w:r>
    </w:p>
    <w:p w14:paraId="7C3A56FF" w14:textId="77777777" w:rsidR="00497891" w:rsidRPr="00BC52EA" w:rsidRDefault="00497891" w:rsidP="00497891">
      <w:pPr>
        <w:spacing w:before="0" w:after="0" w:line="259" w:lineRule="auto"/>
        <w:contextualSpacing/>
        <w:divId w:val="2116439976"/>
        <w:rPr>
          <w:rFonts w:ascii="Times New Roman" w:eastAsiaTheme="minorEastAsia" w:hAnsi="Times New Roman" w:cs="Times New Roman"/>
          <w:sz w:val="22"/>
          <w:szCs w:val="22"/>
          <w:lang w:val="en-US" w:eastAsia="zh-CN"/>
        </w:rPr>
      </w:pPr>
    </w:p>
    <w:p w14:paraId="65285DC2" w14:textId="77777777" w:rsidR="00497891" w:rsidRPr="00BC52EA" w:rsidRDefault="00497891" w:rsidP="00497891">
      <w:pPr>
        <w:spacing w:before="0" w:after="0" w:line="259" w:lineRule="auto"/>
        <w:contextualSpacing/>
        <w:divId w:val="2116439976"/>
        <w:rPr>
          <w:rFonts w:ascii="Times New Roman" w:eastAsiaTheme="minorEastAsia" w:hAnsi="Times New Roman" w:cs="Times New Roman"/>
          <w:sz w:val="22"/>
          <w:szCs w:val="22"/>
          <w:lang w:val="en-US" w:eastAsia="zh-CN"/>
        </w:rPr>
      </w:pPr>
      <w:r w:rsidRPr="00BC52EA">
        <w:rPr>
          <w:rFonts w:ascii="Times New Roman" w:eastAsiaTheme="minorEastAsia" w:hAnsi="Times New Roman" w:cs="Times New Roman"/>
          <w:sz w:val="22"/>
          <w:szCs w:val="22"/>
          <w:lang w:val="en-US" w:eastAsia="zh-CN"/>
        </w:rPr>
        <w:br/>
        <w:t>Before me,</w:t>
      </w:r>
    </w:p>
    <w:p w14:paraId="58A1D5AF" w14:textId="77777777" w:rsidR="00497891" w:rsidRPr="00BC52EA" w:rsidRDefault="00497891" w:rsidP="00497891">
      <w:pPr>
        <w:spacing w:before="0" w:after="0" w:line="259" w:lineRule="auto"/>
        <w:contextualSpacing/>
        <w:divId w:val="2116439976"/>
        <w:rPr>
          <w:rFonts w:ascii="Times New Roman" w:eastAsiaTheme="minorEastAsia" w:hAnsi="Times New Roman" w:cs="Times New Roman"/>
          <w:sz w:val="22"/>
          <w:szCs w:val="22"/>
          <w:lang w:val="en-US" w:eastAsia="zh-CN"/>
        </w:rPr>
      </w:pPr>
      <w:r w:rsidRPr="00BC52EA">
        <w:rPr>
          <w:rFonts w:ascii="Times New Roman" w:eastAsiaTheme="minorEastAsia" w:hAnsi="Times New Roman" w:cs="Times New Roman"/>
          <w:sz w:val="22"/>
          <w:szCs w:val="22"/>
          <w:lang w:val="en-US" w:eastAsia="zh-CN"/>
        </w:rPr>
        <w:t>___________________________________________</w:t>
      </w:r>
    </w:p>
    <w:p w14:paraId="538F7E3A" w14:textId="77777777" w:rsidR="00497891" w:rsidRPr="00BC52EA" w:rsidRDefault="00497891" w:rsidP="00497891">
      <w:pPr>
        <w:spacing w:before="0" w:after="0" w:line="240" w:lineRule="auto"/>
        <w:contextualSpacing/>
        <w:jc w:val="both"/>
        <w:divId w:val="2116439976"/>
        <w:rPr>
          <w:rFonts w:ascii="Times New Roman" w:eastAsiaTheme="minorHAnsi" w:hAnsi="Times New Roman" w:cs="Times New Roman"/>
          <w:sz w:val="22"/>
          <w:szCs w:val="22"/>
          <w:lang w:eastAsia="en-US"/>
        </w:rPr>
      </w:pPr>
      <w:r w:rsidRPr="00BC52EA">
        <w:rPr>
          <w:rFonts w:ascii="Times New Roman" w:eastAsiaTheme="minorEastAsia" w:hAnsi="Times New Roman" w:cs="Times New Roman"/>
          <w:sz w:val="22"/>
          <w:szCs w:val="22"/>
          <w:lang w:val="en-US" w:eastAsia="zh-CN"/>
        </w:rPr>
        <w:t>Commissioner for Oaths/Notary Public/Advocate &amp; Solicitor</w:t>
      </w:r>
      <w:r w:rsidRPr="0071139E">
        <w:rPr>
          <w:rFonts w:ascii="Times New Roman" w:eastAsiaTheme="minorEastAsia" w:hAnsi="Times New Roman" w:cs="Times New Roman"/>
          <w:sz w:val="22"/>
          <w:szCs w:val="22"/>
          <w:lang w:val="en-US" w:eastAsia="zh-CN"/>
        </w:rPr>
        <w:t>*</w:t>
      </w:r>
    </w:p>
    <w:p w14:paraId="42EA673D" w14:textId="77777777" w:rsidR="00497891" w:rsidRPr="00BC52EA" w:rsidRDefault="00497891" w:rsidP="00497891">
      <w:pPr>
        <w:spacing w:before="0" w:after="0" w:line="240" w:lineRule="auto"/>
        <w:contextualSpacing/>
        <w:jc w:val="both"/>
        <w:divId w:val="2116439976"/>
        <w:rPr>
          <w:rFonts w:ascii="Times New Roman" w:eastAsiaTheme="minorHAnsi" w:hAnsi="Times New Roman" w:cs="Times New Roman"/>
          <w:sz w:val="22"/>
          <w:szCs w:val="22"/>
          <w:lang w:eastAsia="en-US"/>
        </w:rPr>
      </w:pPr>
    </w:p>
    <w:p w14:paraId="358765C7" w14:textId="77777777" w:rsidR="00C63330" w:rsidRDefault="00497891" w:rsidP="00497891">
      <w:pPr>
        <w:spacing w:before="0" w:after="0" w:line="240" w:lineRule="auto"/>
        <w:divId w:val="2116439976"/>
        <w:rPr>
          <w:rFonts w:ascii="Times New Roman" w:hAnsi="Times New Roman" w:cs="Times New Roman"/>
          <w:sz w:val="20"/>
          <w:szCs w:val="20"/>
          <w:lang w:val="en-US" w:eastAsia="zh-CN"/>
        </w:rPr>
      </w:pPr>
      <w:r w:rsidRPr="00BC52EA">
        <w:rPr>
          <w:rFonts w:ascii="Times New Roman" w:eastAsiaTheme="minorHAnsi" w:hAnsi="Times New Roman" w:cs="Times New Roman"/>
          <w:i/>
          <w:sz w:val="22"/>
          <w:szCs w:val="22"/>
          <w:lang w:eastAsia="en-US"/>
        </w:rPr>
        <w:t>*delete where inapplicable</w:t>
      </w:r>
    </w:p>
    <w:p w14:paraId="26585C3C" w14:textId="77777777" w:rsidR="00C63330" w:rsidRDefault="00C63330" w:rsidP="00267633">
      <w:pPr>
        <w:spacing w:before="0" w:after="0" w:line="240" w:lineRule="auto"/>
        <w:divId w:val="2116439976"/>
        <w:rPr>
          <w:rFonts w:ascii="Times New Roman" w:hAnsi="Times New Roman" w:cs="Times New Roman"/>
          <w:sz w:val="20"/>
          <w:szCs w:val="20"/>
          <w:lang w:val="en-US" w:eastAsia="zh-CN"/>
        </w:rPr>
      </w:pPr>
    </w:p>
    <w:p w14:paraId="26D73494" w14:textId="77777777" w:rsidR="00C63330" w:rsidRDefault="00C63330" w:rsidP="00267633">
      <w:pPr>
        <w:spacing w:before="0" w:after="0" w:line="240" w:lineRule="auto"/>
        <w:divId w:val="2116439976"/>
        <w:rPr>
          <w:rFonts w:ascii="Times New Roman" w:hAnsi="Times New Roman" w:cs="Times New Roman"/>
          <w:sz w:val="20"/>
          <w:szCs w:val="20"/>
          <w:lang w:val="en-US" w:eastAsia="zh-CN"/>
        </w:rPr>
      </w:pPr>
    </w:p>
    <w:tbl>
      <w:tblPr>
        <w:tblW w:w="9240" w:type="dxa"/>
        <w:jc w:val="center"/>
        <w:tblLayout w:type="fixed"/>
        <w:tblLook w:val="0000" w:firstRow="0" w:lastRow="0" w:firstColumn="0" w:lastColumn="0" w:noHBand="0" w:noVBand="0"/>
      </w:tblPr>
      <w:tblGrid>
        <w:gridCol w:w="3080"/>
        <w:gridCol w:w="3080"/>
        <w:gridCol w:w="3080"/>
      </w:tblGrid>
      <w:tr w:rsidR="00267633" w:rsidRPr="00267633" w14:paraId="4231341E" w14:textId="77777777" w:rsidTr="00267633">
        <w:trPr>
          <w:divId w:val="2116439976"/>
          <w:jc w:val="center"/>
        </w:trPr>
        <w:tc>
          <w:tcPr>
            <w:tcW w:w="3080" w:type="dxa"/>
          </w:tcPr>
          <w:p w14:paraId="2908CFE2"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r w:rsidRPr="00267633">
              <w:rPr>
                <w:rFonts w:ascii="Calibri" w:hAnsi="Calibri" w:cs="Times New Roman"/>
                <w:sz w:val="22"/>
                <w:szCs w:val="22"/>
                <w:lang w:val="en-GB" w:eastAsia="en-GB"/>
              </w:rPr>
              <w:lastRenderedPageBreak/>
              <w:br w:type="page"/>
            </w:r>
            <w:r w:rsidRPr="00267633">
              <w:rPr>
                <w:rFonts w:ascii="Times New Roman" w:hAnsi="Times New Roman" w:cs="Times New Roman"/>
                <w:sz w:val="20"/>
                <w:szCs w:val="20"/>
                <w:lang w:val="en-GB" w:eastAsia="zh-CN"/>
              </w:rPr>
              <w:br w:type="page"/>
            </w:r>
          </w:p>
          <w:p w14:paraId="521BDAD5" w14:textId="77777777" w:rsidR="00267633" w:rsidRPr="00267633" w:rsidRDefault="00267633" w:rsidP="00267633">
            <w:pPr>
              <w:spacing w:before="0" w:after="120" w:line="240" w:lineRule="auto"/>
              <w:rPr>
                <w:rFonts w:ascii="Times New Roman" w:hAnsi="Times New Roman" w:cs="Times New Roman"/>
                <w:sz w:val="22"/>
                <w:szCs w:val="22"/>
                <w:lang w:val="en-GB" w:eastAsia="zh-CN"/>
              </w:rPr>
            </w:pPr>
            <w:r w:rsidRPr="00267633">
              <w:rPr>
                <w:rFonts w:ascii="Times New Roman" w:hAnsi="Times New Roman" w:cs="Times New Roman"/>
                <w:sz w:val="22"/>
                <w:szCs w:val="22"/>
                <w:lang w:val="en-GB" w:eastAsia="zh-CN"/>
              </w:rPr>
              <w:t>Para 11, 12</w:t>
            </w:r>
          </w:p>
        </w:tc>
        <w:tc>
          <w:tcPr>
            <w:tcW w:w="3080" w:type="dxa"/>
          </w:tcPr>
          <w:p w14:paraId="11A6ED08" w14:textId="77777777" w:rsidR="00267633" w:rsidRPr="00267633" w:rsidRDefault="00267633" w:rsidP="00497891">
            <w:pPr>
              <w:keepNext/>
              <w:spacing w:before="0" w:after="0" w:line="240" w:lineRule="auto"/>
              <w:outlineLvl w:val="1"/>
              <w:rPr>
                <w:rFonts w:ascii="Times New Roman" w:hAnsi="Times New Roman"/>
                <w:bCs/>
                <w:iCs/>
                <w:spacing w:val="-3"/>
                <w:szCs w:val="28"/>
                <w:lang w:val="en-GB" w:eastAsia="zh-CN"/>
              </w:rPr>
            </w:pPr>
            <w:r w:rsidRPr="00267633">
              <w:rPr>
                <w:rFonts w:ascii="Times New Roman" w:hAnsi="Times New Roman"/>
                <w:bCs/>
                <w:iCs/>
                <w:spacing w:val="-3"/>
                <w:szCs w:val="28"/>
                <w:lang w:val="en-GB" w:eastAsia="zh-CN"/>
              </w:rPr>
              <w:t>FORM 191</w:t>
            </w:r>
          </w:p>
          <w:p w14:paraId="4BE0029A"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3080" w:type="dxa"/>
          </w:tcPr>
          <w:p w14:paraId="6BD0BEB6"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r>
    </w:tbl>
    <w:p w14:paraId="74A9413B" w14:textId="77777777" w:rsidR="00267633" w:rsidRPr="00267633" w:rsidRDefault="00267633" w:rsidP="00267633">
      <w:pPr>
        <w:keepNext/>
        <w:tabs>
          <w:tab w:val="left" w:pos="2685"/>
          <w:tab w:val="center" w:pos="4513"/>
        </w:tabs>
        <w:spacing w:before="0" w:after="0" w:line="240" w:lineRule="auto"/>
        <w:ind w:left="720" w:hanging="720"/>
        <w:jc w:val="center"/>
        <w:outlineLvl w:val="1"/>
        <w:divId w:val="2116439976"/>
        <w:rPr>
          <w:rFonts w:ascii="Times New Roman" w:eastAsia="SimSun" w:hAnsi="Times New Roman" w:cs="Times New Roman"/>
          <w:b/>
          <w:iCs/>
          <w:spacing w:val="-3"/>
          <w:sz w:val="22"/>
          <w:szCs w:val="22"/>
          <w:lang w:val="en-GB" w:eastAsia="zh-CN"/>
        </w:rPr>
      </w:pPr>
      <w:r w:rsidRPr="00267633">
        <w:rPr>
          <w:rFonts w:ascii="Times New Roman" w:eastAsia="SimSun" w:hAnsi="Times New Roman" w:cs="Times New Roman"/>
          <w:b/>
          <w:iCs/>
          <w:spacing w:val="-3"/>
          <w:sz w:val="22"/>
          <w:szCs w:val="22"/>
          <w:lang w:val="en-GB" w:eastAsia="zh-CN"/>
        </w:rPr>
        <w:t xml:space="preserve">SUMMARY FOR MEDIATION </w:t>
      </w:r>
    </w:p>
    <w:p w14:paraId="1C386893" w14:textId="77777777" w:rsidR="00267633" w:rsidRPr="00267633" w:rsidRDefault="00267633" w:rsidP="00267633">
      <w:pPr>
        <w:spacing w:before="0" w:after="0" w:line="240" w:lineRule="auto"/>
        <w:divId w:val="2116439976"/>
        <w:rPr>
          <w:rFonts w:ascii="Times New Roman" w:eastAsia="SimSun" w:hAnsi="Times New Roman" w:cs="Times New Roman"/>
          <w:sz w:val="22"/>
          <w:szCs w:val="22"/>
          <w:lang w:val="en-GB" w:eastAsia="zh-CN"/>
        </w:rPr>
      </w:pPr>
    </w:p>
    <w:p w14:paraId="3B1097DC" w14:textId="77777777" w:rsidR="00267633" w:rsidRPr="00267633" w:rsidRDefault="00267633" w:rsidP="00267633">
      <w:pPr>
        <w:spacing w:before="0" w:after="60" w:line="276" w:lineRule="auto"/>
        <w:jc w:val="both"/>
        <w:divId w:val="2116439976"/>
        <w:rPr>
          <w:rFonts w:ascii="Times New Roman" w:eastAsia="SimSun" w:hAnsi="Times New Roman" w:cs="Times New Roman"/>
          <w:sz w:val="22"/>
          <w:szCs w:val="22"/>
          <w:lang w:val="en-GB" w:eastAsia="zh-CN"/>
        </w:rPr>
      </w:pPr>
      <w:r w:rsidRPr="00267633">
        <w:rPr>
          <w:rFonts w:ascii="Times New Roman" w:eastAsia="SimSun" w:hAnsi="Times New Roman" w:cs="Times New Roman"/>
          <w:sz w:val="22"/>
          <w:szCs w:val="22"/>
          <w:lang w:val="en-GB" w:eastAsia="zh-CN"/>
        </w:rPr>
        <w:softHyphen/>
      </w:r>
      <w:r w:rsidRPr="00267633">
        <w:rPr>
          <w:rFonts w:ascii="Times New Roman" w:eastAsia="SimSun" w:hAnsi="Times New Roman" w:cs="Times New Roman"/>
          <w:sz w:val="22"/>
          <w:szCs w:val="22"/>
          <w:lang w:val="en-GB" w:eastAsia="zh-CN"/>
        </w:rPr>
        <w:softHyphen/>
      </w:r>
      <w:r w:rsidRPr="00267633">
        <w:rPr>
          <w:rFonts w:ascii="Times New Roman" w:eastAsia="SimSun" w:hAnsi="Times New Roman" w:cs="Times New Roman"/>
          <w:sz w:val="22"/>
          <w:szCs w:val="22"/>
          <w:lang w:val="en-GB" w:eastAsia="zh-CN"/>
        </w:rPr>
        <w:softHyphen/>
      </w:r>
      <w:r w:rsidRPr="00267633">
        <w:rPr>
          <w:rFonts w:ascii="Times New Roman" w:eastAsia="SimSun" w:hAnsi="Times New Roman" w:cs="Times New Roman"/>
          <w:sz w:val="22"/>
          <w:szCs w:val="22"/>
          <w:lang w:val="en-GB" w:eastAsia="zh-CN"/>
        </w:rPr>
        <w:softHyphen/>
      </w:r>
      <w:r w:rsidRPr="00267633">
        <w:rPr>
          <w:rFonts w:ascii="Times New Roman" w:eastAsia="SimSun" w:hAnsi="Times New Roman" w:cs="Times New Roman"/>
          <w:sz w:val="22"/>
          <w:szCs w:val="22"/>
          <w:lang w:val="en-GB" w:eastAsia="zh-CN"/>
        </w:rPr>
        <w:softHyphen/>
      </w:r>
      <w:r w:rsidRPr="00267633">
        <w:rPr>
          <w:rFonts w:ascii="Times New Roman" w:eastAsia="SimSun" w:hAnsi="Times New Roman" w:cs="Times New Roman"/>
          <w:sz w:val="22"/>
          <w:szCs w:val="22"/>
          <w:lang w:val="en-GB" w:eastAsia="zh-CN"/>
        </w:rPr>
        <w:softHyphen/>
      </w:r>
      <w:r w:rsidRPr="00267633">
        <w:rPr>
          <w:rFonts w:ascii="Times New Roman" w:eastAsia="SimSun" w:hAnsi="Times New Roman" w:cs="Times New Roman"/>
          <w:sz w:val="22"/>
          <w:szCs w:val="22"/>
          <w:lang w:val="en-GB" w:eastAsia="zh-CN"/>
        </w:rPr>
        <w:softHyphen/>
      </w:r>
      <w:r w:rsidRPr="00267633">
        <w:rPr>
          <w:rFonts w:ascii="Times New Roman" w:eastAsia="SimSun" w:hAnsi="Times New Roman" w:cs="Times New Roman"/>
          <w:sz w:val="22"/>
          <w:szCs w:val="22"/>
          <w:lang w:val="en-GB" w:eastAsia="zh-CN"/>
        </w:rPr>
        <w:softHyphen/>
      </w:r>
      <w:r w:rsidRPr="00267633">
        <w:rPr>
          <w:rFonts w:ascii="Times New Roman" w:eastAsia="SimSun" w:hAnsi="Times New Roman" w:cs="Times New Roman"/>
          <w:sz w:val="22"/>
          <w:szCs w:val="22"/>
          <w:lang w:val="en-GB" w:eastAsia="zh-CN"/>
        </w:rPr>
        <w:softHyphen/>
      </w:r>
      <w:r w:rsidRPr="00267633">
        <w:rPr>
          <w:rFonts w:ascii="Times New Roman" w:eastAsia="SimSun" w:hAnsi="Times New Roman" w:cs="Times New Roman"/>
          <w:sz w:val="22"/>
          <w:szCs w:val="22"/>
          <w:lang w:val="en-GB" w:eastAsia="zh-CN"/>
        </w:rPr>
        <w:softHyphen/>
      </w:r>
      <w:r w:rsidRPr="00267633">
        <w:rPr>
          <w:rFonts w:ascii="Times New Roman" w:eastAsia="SimSun" w:hAnsi="Times New Roman" w:cs="Times New Roman"/>
          <w:sz w:val="22"/>
          <w:szCs w:val="22"/>
          <w:lang w:val="en-GB" w:eastAsia="zh-CN"/>
        </w:rPr>
        <w:softHyphen/>
      </w:r>
      <w:r w:rsidRPr="00267633">
        <w:rPr>
          <w:rFonts w:ascii="Times New Roman" w:eastAsia="SimSun" w:hAnsi="Times New Roman" w:cs="Times New Roman"/>
          <w:sz w:val="22"/>
          <w:szCs w:val="22"/>
          <w:lang w:val="en-GB" w:eastAsia="zh-CN"/>
        </w:rPr>
        <w:softHyphen/>
      </w:r>
      <w:r w:rsidRPr="00267633">
        <w:rPr>
          <w:rFonts w:ascii="Times New Roman" w:eastAsia="SimSun" w:hAnsi="Times New Roman" w:cs="Times New Roman"/>
          <w:sz w:val="22"/>
          <w:szCs w:val="22"/>
          <w:lang w:val="en-GB" w:eastAsia="zh-CN"/>
        </w:rPr>
        <w:softHyphen/>
      </w:r>
      <w:r w:rsidRPr="00267633">
        <w:rPr>
          <w:rFonts w:ascii="Times New Roman" w:eastAsia="SimSun" w:hAnsi="Times New Roman" w:cs="Times New Roman"/>
          <w:sz w:val="22"/>
          <w:szCs w:val="22"/>
          <w:lang w:val="en-GB" w:eastAsia="zh-CN"/>
        </w:rPr>
        <w:softHyphen/>
      </w:r>
      <w:r w:rsidRPr="00267633">
        <w:rPr>
          <w:rFonts w:ascii="Times New Roman" w:eastAsia="SimSun" w:hAnsi="Times New Roman" w:cs="Times New Roman"/>
          <w:sz w:val="22"/>
          <w:szCs w:val="22"/>
          <w:lang w:val="en-GB" w:eastAsia="zh-CN"/>
        </w:rPr>
        <w:softHyphen/>
      </w:r>
      <w:r w:rsidRPr="00267633">
        <w:rPr>
          <w:rFonts w:ascii="Times New Roman" w:eastAsia="SimSun" w:hAnsi="Times New Roman" w:cs="Times New Roman"/>
          <w:sz w:val="22"/>
          <w:szCs w:val="22"/>
          <w:lang w:val="en-GB" w:eastAsia="zh-CN"/>
        </w:rPr>
        <w:softHyphen/>
      </w:r>
      <w:r w:rsidRPr="00267633">
        <w:rPr>
          <w:rFonts w:ascii="Times New Roman" w:eastAsia="SimSun" w:hAnsi="Times New Roman" w:cs="Times New Roman"/>
          <w:sz w:val="22"/>
          <w:szCs w:val="22"/>
          <w:lang w:val="en-GB" w:eastAsia="zh-CN"/>
        </w:rPr>
        <w:softHyphen/>
      </w:r>
      <w:r w:rsidRPr="00267633">
        <w:rPr>
          <w:rFonts w:ascii="Times New Roman" w:eastAsia="SimSun" w:hAnsi="Times New Roman" w:cs="Times New Roman"/>
          <w:sz w:val="22"/>
          <w:szCs w:val="22"/>
          <w:lang w:val="en-GB" w:eastAsia="zh-CN"/>
        </w:rPr>
        <w:softHyphen/>
      </w:r>
      <w:r w:rsidRPr="00267633">
        <w:rPr>
          <w:rFonts w:ascii="Times New Roman" w:eastAsia="SimSun" w:hAnsi="Times New Roman" w:cs="Times New Roman"/>
          <w:sz w:val="22"/>
          <w:szCs w:val="22"/>
          <w:lang w:val="en-GB" w:eastAsia="zh-CN"/>
        </w:rPr>
        <w:softHyphen/>
      </w:r>
      <w:r w:rsidRPr="00267633">
        <w:rPr>
          <w:rFonts w:ascii="Times New Roman" w:eastAsia="SimSun" w:hAnsi="Times New Roman" w:cs="Times New Roman"/>
          <w:sz w:val="22"/>
          <w:szCs w:val="22"/>
          <w:lang w:val="en-GB" w:eastAsia="zh-CN"/>
        </w:rPr>
        <w:softHyphen/>
        <w:t xml:space="preserve">_______________________ (Plaintiff) vs    ________________________ (Defendant)  </w:t>
      </w:r>
    </w:p>
    <w:p w14:paraId="069E9F34" w14:textId="77777777" w:rsidR="00267633" w:rsidRPr="00267633" w:rsidRDefault="00267633" w:rsidP="00267633">
      <w:pPr>
        <w:spacing w:before="0" w:after="60" w:line="276" w:lineRule="auto"/>
        <w:divId w:val="2116439976"/>
        <w:rPr>
          <w:rFonts w:ascii="Times New Roman" w:eastAsia="SimSun" w:hAnsi="Times New Roman" w:cs="Times New Roman"/>
          <w:sz w:val="22"/>
          <w:szCs w:val="22"/>
          <w:lang w:val="en-GB" w:eastAsia="zh-CN"/>
        </w:rPr>
      </w:pPr>
      <w:r w:rsidRPr="00267633">
        <w:rPr>
          <w:rFonts w:ascii="Times New Roman" w:eastAsia="SimSun" w:hAnsi="Times New Roman" w:cs="Times New Roman"/>
          <w:sz w:val="22"/>
          <w:szCs w:val="22"/>
          <w:lang w:val="en-GB" w:eastAsia="zh-CN"/>
        </w:rPr>
        <w:t xml:space="preserve">                                              (Title as in action)</w:t>
      </w:r>
    </w:p>
    <w:p w14:paraId="0E4E3DEC" w14:textId="77777777" w:rsidR="00267633" w:rsidRPr="00267633" w:rsidRDefault="00267633" w:rsidP="00267633">
      <w:pPr>
        <w:spacing w:before="0" w:after="0" w:line="276" w:lineRule="auto"/>
        <w:jc w:val="center"/>
        <w:divId w:val="2116439976"/>
        <w:rPr>
          <w:rFonts w:ascii="Times New Roman" w:eastAsia="SimSun" w:hAnsi="Times New Roman" w:cs="Times New Roman"/>
          <w:sz w:val="22"/>
          <w:szCs w:val="22"/>
          <w:lang w:val="en-GB" w:eastAsia="zh-CN"/>
        </w:rPr>
      </w:pPr>
    </w:p>
    <w:p w14:paraId="6AAA4AC4" w14:textId="77777777" w:rsidR="00267633" w:rsidRPr="00267633" w:rsidRDefault="00267633" w:rsidP="00267633">
      <w:pPr>
        <w:spacing w:before="0" w:after="0" w:line="276" w:lineRule="auto"/>
        <w:divId w:val="2116439976"/>
        <w:rPr>
          <w:rFonts w:ascii="Times New Roman" w:eastAsia="SimSun" w:hAnsi="Times New Roman" w:cs="Times New Roman"/>
          <w:sz w:val="22"/>
          <w:szCs w:val="22"/>
          <w:lang w:val="en-US" w:eastAsia="zh-CN"/>
        </w:rPr>
      </w:pPr>
      <w:r w:rsidRPr="00267633">
        <w:rPr>
          <w:rFonts w:ascii="Times New Roman" w:eastAsia="SimSun" w:hAnsi="Times New Roman" w:cs="Times New Roman"/>
          <w:b/>
          <w:sz w:val="22"/>
          <w:szCs w:val="22"/>
          <w:lang w:val="en-US" w:eastAsia="zh-CN"/>
        </w:rPr>
        <w:t xml:space="preserve">Party Filing this Summary:  </w:t>
      </w:r>
      <w:r w:rsidRPr="00267633">
        <w:rPr>
          <w:rFonts w:ascii="Times New Roman" w:eastAsia="SimSun" w:hAnsi="Times New Roman" w:cs="Times New Roman"/>
          <w:sz w:val="22"/>
          <w:szCs w:val="22"/>
          <w:lang w:val="en-US" w:eastAsia="zh-CN"/>
        </w:rPr>
        <w:t>Plaintiff / Defendant*</w:t>
      </w:r>
    </w:p>
    <w:p w14:paraId="22033EB6" w14:textId="77777777" w:rsidR="00267633" w:rsidRPr="00267633" w:rsidRDefault="00267633" w:rsidP="00267633">
      <w:pPr>
        <w:spacing w:before="0" w:after="0" w:line="276" w:lineRule="auto"/>
        <w:divId w:val="2116439976"/>
        <w:rPr>
          <w:rFonts w:ascii="Times New Roman" w:eastAsia="SimSun" w:hAnsi="Times New Roman" w:cs="Times New Roman"/>
          <w:sz w:val="22"/>
          <w:szCs w:val="22"/>
          <w:lang w:val="en-US" w:eastAsia="zh-CN"/>
        </w:rPr>
      </w:pPr>
    </w:p>
    <w:p w14:paraId="7189891B" w14:textId="77777777" w:rsidR="00267633" w:rsidRPr="00267633" w:rsidRDefault="00267633" w:rsidP="00267633">
      <w:pPr>
        <w:spacing w:before="0" w:after="0" w:line="276" w:lineRule="auto"/>
        <w:divId w:val="2116439976"/>
        <w:rPr>
          <w:rFonts w:ascii="Times New Roman" w:eastAsia="SimSun" w:hAnsi="Times New Roman" w:cs="Times New Roman"/>
          <w:b/>
          <w:sz w:val="22"/>
          <w:szCs w:val="22"/>
          <w:lang w:val="en-US" w:eastAsia="zh-CN"/>
        </w:rPr>
      </w:pPr>
      <w:r w:rsidRPr="00267633">
        <w:rPr>
          <w:rFonts w:ascii="Times New Roman" w:eastAsia="SimSun" w:hAnsi="Times New Roman" w:cs="Times New Roman"/>
          <w:b/>
          <w:sz w:val="22"/>
          <w:szCs w:val="22"/>
          <w:lang w:val="en-US" w:eastAsia="zh-CN"/>
        </w:rPr>
        <w:t>A.</w:t>
      </w:r>
      <w:r w:rsidRPr="00267633">
        <w:rPr>
          <w:rFonts w:ascii="Times New Roman" w:eastAsia="SimSun" w:hAnsi="Times New Roman" w:cs="Times New Roman"/>
          <w:b/>
          <w:sz w:val="22"/>
          <w:szCs w:val="22"/>
          <w:lang w:val="en-US" w:eastAsia="zh-CN"/>
        </w:rPr>
        <w:tab/>
      </w:r>
      <w:r w:rsidRPr="00267633">
        <w:rPr>
          <w:rFonts w:ascii="Times New Roman" w:eastAsia="SimSun" w:hAnsi="Times New Roman" w:cs="Times New Roman"/>
          <w:b/>
          <w:sz w:val="22"/>
          <w:szCs w:val="22"/>
          <w:u w:val="single"/>
          <w:lang w:val="en-US" w:eastAsia="zh-CN"/>
        </w:rPr>
        <w:t>CHILDREN ISSUES</w:t>
      </w:r>
      <w:r w:rsidRPr="00267633">
        <w:rPr>
          <w:rFonts w:ascii="Times New Roman" w:eastAsia="SimSun" w:hAnsi="Times New Roman" w:cs="Times New Roman"/>
          <w:b/>
          <w:sz w:val="22"/>
          <w:szCs w:val="22"/>
          <w:lang w:val="en-US" w:eastAsia="zh-CN"/>
        </w:rPr>
        <w:t>:</w:t>
      </w:r>
    </w:p>
    <w:p w14:paraId="445DCB77" w14:textId="77777777" w:rsidR="00267633" w:rsidRPr="00267633" w:rsidRDefault="00267633" w:rsidP="00267633">
      <w:pPr>
        <w:spacing w:before="0" w:after="0" w:line="276" w:lineRule="auto"/>
        <w:divId w:val="2116439976"/>
        <w:rPr>
          <w:rFonts w:ascii="Times New Roman" w:eastAsia="SimSun" w:hAnsi="Times New Roman" w:cs="Times New Roman"/>
          <w:sz w:val="22"/>
          <w:szCs w:val="22"/>
          <w:lang w:val="en-US" w:eastAsia="zh-CN"/>
        </w:rPr>
      </w:pPr>
    </w:p>
    <w:p w14:paraId="5D537B68" w14:textId="77777777" w:rsidR="00267633" w:rsidRPr="00267633" w:rsidRDefault="00267633" w:rsidP="00267633">
      <w:pPr>
        <w:spacing w:before="0" w:after="0" w:line="276" w:lineRule="auto"/>
        <w:divId w:val="2116439976"/>
        <w:rPr>
          <w:rFonts w:ascii="Times New Roman" w:eastAsia="SimSun" w:hAnsi="Times New Roman" w:cs="Times New Roman"/>
          <w:sz w:val="22"/>
          <w:szCs w:val="22"/>
          <w:lang w:val="en-US" w:eastAsia="zh-CN"/>
        </w:rPr>
      </w:pPr>
      <w:r w:rsidRPr="00267633">
        <w:rPr>
          <w:rFonts w:ascii="Times New Roman" w:eastAsia="SimSun" w:hAnsi="Times New Roman" w:cs="Times New Roman"/>
          <w:sz w:val="22"/>
          <w:szCs w:val="22"/>
          <w:lang w:val="en-US" w:eastAsia="zh-CN"/>
        </w:rPr>
        <w:t>No of Children:</w:t>
      </w:r>
      <w:r w:rsidRPr="00267633">
        <w:rPr>
          <w:rFonts w:ascii="Times New Roman" w:eastAsia="SimSun" w:hAnsi="Times New Roman" w:cs="Times New Roman"/>
          <w:sz w:val="22"/>
          <w:szCs w:val="22"/>
          <w:lang w:val="en-US" w:eastAsia="zh-CN"/>
        </w:rPr>
        <w:tab/>
      </w:r>
      <w:r w:rsidRPr="00267633">
        <w:rPr>
          <w:rFonts w:ascii="Times New Roman" w:eastAsia="SimSun" w:hAnsi="Times New Roman" w:cs="Times New Roman"/>
          <w:sz w:val="22"/>
          <w:szCs w:val="22"/>
          <w:lang w:val="en-US" w:eastAsia="zh-CN"/>
        </w:rPr>
        <w:tab/>
        <w:t>____________________________________________</w:t>
      </w:r>
    </w:p>
    <w:p w14:paraId="66B22330" w14:textId="77777777" w:rsidR="00267633" w:rsidRPr="00267633" w:rsidRDefault="00267633" w:rsidP="00267633">
      <w:pPr>
        <w:spacing w:before="0" w:after="0" w:line="276" w:lineRule="auto"/>
        <w:divId w:val="2116439976"/>
        <w:rPr>
          <w:rFonts w:ascii="Times New Roman" w:eastAsia="SimSun" w:hAnsi="Times New Roman" w:cs="Times New Roman"/>
          <w:sz w:val="22"/>
          <w:szCs w:val="22"/>
          <w:lang w:val="en-US" w:eastAsia="zh-CN"/>
        </w:rPr>
      </w:pPr>
      <w:r w:rsidRPr="00267633">
        <w:rPr>
          <w:rFonts w:ascii="Times New Roman" w:eastAsia="SimSun" w:hAnsi="Times New Roman" w:cs="Times New Roman"/>
          <w:sz w:val="22"/>
          <w:szCs w:val="22"/>
          <w:lang w:val="en-US" w:eastAsia="zh-CN"/>
        </w:rPr>
        <w:t>Age of Children:</w:t>
      </w:r>
      <w:r w:rsidRPr="00267633">
        <w:rPr>
          <w:rFonts w:ascii="Times New Roman" w:eastAsia="SimSun" w:hAnsi="Times New Roman" w:cs="Times New Roman"/>
          <w:sz w:val="22"/>
          <w:szCs w:val="22"/>
          <w:lang w:val="en-US" w:eastAsia="zh-CN"/>
        </w:rPr>
        <w:tab/>
        <w:t>__________________</w:t>
      </w:r>
      <w:r w:rsidRPr="00267633">
        <w:rPr>
          <w:rFonts w:ascii="Times New Roman" w:eastAsia="SimSun" w:hAnsi="Times New Roman" w:cs="Times New Roman"/>
          <w:sz w:val="22"/>
          <w:szCs w:val="22"/>
          <w:lang w:val="en-US" w:eastAsia="zh-CN"/>
        </w:rPr>
        <w:softHyphen/>
      </w:r>
      <w:r w:rsidRPr="00267633">
        <w:rPr>
          <w:rFonts w:ascii="Times New Roman" w:eastAsia="SimSun" w:hAnsi="Times New Roman" w:cs="Times New Roman"/>
          <w:sz w:val="22"/>
          <w:szCs w:val="22"/>
          <w:lang w:val="en-US" w:eastAsia="zh-CN"/>
        </w:rPr>
        <w:softHyphen/>
      </w:r>
      <w:r w:rsidRPr="00267633">
        <w:rPr>
          <w:rFonts w:ascii="Times New Roman" w:eastAsia="SimSun" w:hAnsi="Times New Roman" w:cs="Times New Roman"/>
          <w:sz w:val="22"/>
          <w:szCs w:val="22"/>
          <w:lang w:val="en-US" w:eastAsia="zh-CN"/>
        </w:rPr>
        <w:softHyphen/>
      </w:r>
      <w:r w:rsidRPr="00267633">
        <w:rPr>
          <w:rFonts w:ascii="Times New Roman" w:eastAsia="SimSun" w:hAnsi="Times New Roman" w:cs="Times New Roman"/>
          <w:sz w:val="22"/>
          <w:szCs w:val="22"/>
          <w:lang w:val="en-US" w:eastAsia="zh-CN"/>
        </w:rPr>
        <w:softHyphen/>
      </w:r>
      <w:r w:rsidRPr="00267633">
        <w:rPr>
          <w:rFonts w:ascii="Times New Roman" w:eastAsia="SimSun" w:hAnsi="Times New Roman" w:cs="Times New Roman"/>
          <w:sz w:val="22"/>
          <w:szCs w:val="22"/>
          <w:lang w:val="en-US" w:eastAsia="zh-CN"/>
        </w:rPr>
        <w:softHyphen/>
        <w:t>__________________________</w:t>
      </w:r>
    </w:p>
    <w:p w14:paraId="5AFCE38B" w14:textId="77777777" w:rsidR="00267633" w:rsidRPr="00267633" w:rsidRDefault="00267633" w:rsidP="00267633">
      <w:pPr>
        <w:spacing w:before="0" w:after="0" w:line="276" w:lineRule="auto"/>
        <w:divId w:val="2116439976"/>
        <w:rPr>
          <w:rFonts w:ascii="Times New Roman" w:eastAsia="SimSun" w:hAnsi="Times New Roman" w:cs="Times New Roman"/>
          <w:sz w:val="22"/>
          <w:szCs w:val="22"/>
          <w:lang w:val="en-US" w:eastAsia="zh-CN"/>
        </w:rPr>
      </w:pPr>
    </w:p>
    <w:p w14:paraId="32B2360C" w14:textId="77777777" w:rsidR="00267633" w:rsidRPr="00267633" w:rsidRDefault="00267633" w:rsidP="00267633">
      <w:pPr>
        <w:spacing w:before="0" w:after="0" w:line="276" w:lineRule="auto"/>
        <w:divId w:val="2116439976"/>
        <w:rPr>
          <w:rFonts w:ascii="Times New Roman" w:eastAsia="SimSun" w:hAnsi="Times New Roman" w:cs="Times New Roman"/>
          <w:b/>
          <w:sz w:val="22"/>
          <w:szCs w:val="22"/>
          <w:lang w:val="en-US" w:eastAsia="zh-CN"/>
        </w:rPr>
      </w:pPr>
      <w:r w:rsidRPr="00267633">
        <w:rPr>
          <w:rFonts w:ascii="Times New Roman" w:eastAsia="SimSun" w:hAnsi="Times New Roman" w:cs="Times New Roman"/>
          <w:sz w:val="22"/>
          <w:szCs w:val="22"/>
          <w:lang w:val="en-US" w:eastAsia="zh-CN"/>
        </w:rPr>
        <w:t xml:space="preserve">(1) </w:t>
      </w:r>
      <w:r w:rsidRPr="00267633">
        <w:rPr>
          <w:rFonts w:ascii="Times New Roman" w:eastAsia="SimSun" w:hAnsi="Times New Roman" w:cs="Times New Roman"/>
          <w:sz w:val="22"/>
          <w:szCs w:val="22"/>
          <w:lang w:val="en-US" w:eastAsia="zh-CN"/>
        </w:rPr>
        <w:tab/>
      </w:r>
      <w:r w:rsidRPr="00267633">
        <w:rPr>
          <w:rFonts w:ascii="Times New Roman" w:eastAsia="SimSun" w:hAnsi="Times New Roman" w:cs="Times New Roman"/>
          <w:b/>
          <w:sz w:val="22"/>
          <w:szCs w:val="22"/>
          <w:lang w:val="en-US" w:eastAsia="zh-CN"/>
        </w:rPr>
        <w:t>Custody</w:t>
      </w:r>
    </w:p>
    <w:p w14:paraId="79D02912" w14:textId="77777777" w:rsidR="00267633" w:rsidRPr="00267633" w:rsidRDefault="00267633" w:rsidP="00267633">
      <w:pPr>
        <w:spacing w:before="0" w:after="0" w:line="276" w:lineRule="auto"/>
        <w:divId w:val="2116439976"/>
        <w:rPr>
          <w:rFonts w:ascii="Times New Roman" w:eastAsia="SimSun" w:hAnsi="Times New Roman" w:cs="Times New Roman"/>
          <w:sz w:val="22"/>
          <w:szCs w:val="22"/>
          <w:lang w:val="en-US" w:eastAsia="zh-CN"/>
        </w:rPr>
      </w:pPr>
      <w:r w:rsidRPr="00267633">
        <w:rPr>
          <w:rFonts w:ascii="Times New Roman" w:eastAsia="SimSun" w:hAnsi="Times New Roman" w:cs="Times New Roman"/>
          <w:sz w:val="22"/>
          <w:szCs w:val="22"/>
          <w:lang w:val="en-US" w:eastAsia="zh-CN"/>
        </w:rPr>
        <w:t>State what this party wants regarding custody:</w:t>
      </w:r>
      <w:r w:rsidRPr="00267633">
        <w:rPr>
          <w:rFonts w:ascii="Times New Roman" w:eastAsia="SimSun" w:hAnsi="Times New Roman" w:cs="Times New Roman"/>
          <w:sz w:val="22"/>
          <w:szCs w:val="22"/>
          <w:lang w:val="en-US" w:eastAsia="zh-CN"/>
        </w:rPr>
        <w:tab/>
        <w:t xml:space="preserve">Sole / Joint*  </w:t>
      </w:r>
    </w:p>
    <w:p w14:paraId="41C49904" w14:textId="77777777" w:rsidR="00267633" w:rsidRPr="00267633" w:rsidRDefault="00267633" w:rsidP="00267633">
      <w:pPr>
        <w:spacing w:before="0" w:after="0" w:line="276" w:lineRule="auto"/>
        <w:divId w:val="2116439976"/>
        <w:rPr>
          <w:rFonts w:ascii="Times New Roman" w:eastAsia="SimSun" w:hAnsi="Times New Roman" w:cs="Times New Roman"/>
          <w:sz w:val="22"/>
          <w:szCs w:val="22"/>
          <w:lang w:val="en-US" w:eastAsia="zh-CN"/>
        </w:rPr>
      </w:pPr>
    </w:p>
    <w:p w14:paraId="2E2F0380" w14:textId="77777777" w:rsidR="00267633" w:rsidRPr="00267633" w:rsidRDefault="00267633" w:rsidP="00267633">
      <w:pPr>
        <w:spacing w:before="0" w:after="0" w:line="276" w:lineRule="auto"/>
        <w:divId w:val="2116439976"/>
        <w:rPr>
          <w:rFonts w:ascii="Times New Roman" w:eastAsia="SimSun" w:hAnsi="Times New Roman" w:cs="Times New Roman"/>
          <w:b/>
          <w:sz w:val="22"/>
          <w:szCs w:val="22"/>
          <w:lang w:val="en-US" w:eastAsia="zh-CN"/>
        </w:rPr>
      </w:pPr>
      <w:r w:rsidRPr="00267633">
        <w:rPr>
          <w:rFonts w:ascii="Times New Roman" w:eastAsia="SimSun" w:hAnsi="Times New Roman" w:cs="Times New Roman"/>
          <w:sz w:val="22"/>
          <w:szCs w:val="22"/>
          <w:lang w:val="en-US" w:eastAsia="zh-CN"/>
        </w:rPr>
        <w:t>(2)</w:t>
      </w:r>
      <w:r w:rsidRPr="00267633">
        <w:rPr>
          <w:rFonts w:ascii="Times New Roman" w:eastAsia="SimSun" w:hAnsi="Times New Roman" w:cs="Times New Roman"/>
          <w:sz w:val="22"/>
          <w:szCs w:val="22"/>
          <w:lang w:val="en-US" w:eastAsia="zh-CN"/>
        </w:rPr>
        <w:tab/>
      </w:r>
      <w:r w:rsidRPr="00267633">
        <w:rPr>
          <w:rFonts w:ascii="Times New Roman" w:eastAsia="SimSun" w:hAnsi="Times New Roman" w:cs="Times New Roman"/>
          <w:b/>
          <w:sz w:val="22"/>
          <w:szCs w:val="22"/>
          <w:lang w:val="en-US" w:eastAsia="zh-CN"/>
        </w:rPr>
        <w:t>Care and Control</w:t>
      </w:r>
    </w:p>
    <w:p w14:paraId="5CA5FF32" w14:textId="77777777" w:rsidR="00267633" w:rsidRPr="00267633" w:rsidRDefault="00267633" w:rsidP="00267633">
      <w:pPr>
        <w:spacing w:before="0" w:after="0" w:line="276" w:lineRule="auto"/>
        <w:divId w:val="2116439976"/>
        <w:rPr>
          <w:rFonts w:ascii="Times New Roman" w:eastAsia="SimSun" w:hAnsi="Times New Roman" w:cs="Times New Roman"/>
          <w:sz w:val="22"/>
          <w:szCs w:val="22"/>
          <w:lang w:val="en-US" w:eastAsia="zh-CN"/>
        </w:rPr>
      </w:pPr>
      <w:r w:rsidRPr="00267633">
        <w:rPr>
          <w:rFonts w:ascii="Times New Roman" w:eastAsia="SimSun" w:hAnsi="Times New Roman" w:cs="Times New Roman"/>
          <w:sz w:val="22"/>
          <w:szCs w:val="22"/>
          <w:lang w:val="en-US" w:eastAsia="zh-CN"/>
        </w:rPr>
        <w:t>State which party to be awarded care and control:</w:t>
      </w:r>
      <w:r w:rsidRPr="00267633">
        <w:rPr>
          <w:rFonts w:ascii="Times New Roman" w:eastAsia="SimSun" w:hAnsi="Times New Roman" w:cs="Times New Roman"/>
          <w:sz w:val="22"/>
          <w:szCs w:val="22"/>
          <w:lang w:val="en-US" w:eastAsia="zh-CN"/>
        </w:rPr>
        <w:tab/>
        <w:t xml:space="preserve">Plaintiff / Defendant* </w:t>
      </w:r>
    </w:p>
    <w:p w14:paraId="673BF5C2" w14:textId="77777777" w:rsidR="00267633" w:rsidRPr="00267633" w:rsidRDefault="00267633" w:rsidP="00267633">
      <w:pPr>
        <w:spacing w:before="0" w:after="0" w:line="276" w:lineRule="auto"/>
        <w:divId w:val="2116439976"/>
        <w:rPr>
          <w:rFonts w:ascii="Times New Roman" w:eastAsia="SimSun" w:hAnsi="Times New Roman" w:cs="Times New Roman"/>
          <w:sz w:val="22"/>
          <w:szCs w:val="22"/>
          <w:lang w:val="en-US" w:eastAsia="zh-CN"/>
        </w:rPr>
      </w:pPr>
    </w:p>
    <w:p w14:paraId="024FF018" w14:textId="77777777" w:rsidR="00267633" w:rsidRPr="00267633" w:rsidRDefault="00267633" w:rsidP="00267633">
      <w:pPr>
        <w:spacing w:before="0" w:after="0" w:line="276" w:lineRule="auto"/>
        <w:divId w:val="2116439976"/>
        <w:rPr>
          <w:rFonts w:ascii="Times New Roman" w:eastAsia="SimSun" w:hAnsi="Times New Roman" w:cs="Times New Roman"/>
          <w:b/>
          <w:sz w:val="22"/>
          <w:szCs w:val="22"/>
          <w:lang w:val="en-US" w:eastAsia="zh-CN"/>
        </w:rPr>
      </w:pPr>
      <w:r w:rsidRPr="00267633">
        <w:rPr>
          <w:rFonts w:ascii="Times New Roman" w:eastAsia="SimSun" w:hAnsi="Times New Roman" w:cs="Times New Roman"/>
          <w:sz w:val="22"/>
          <w:szCs w:val="22"/>
          <w:lang w:val="en-US" w:eastAsia="zh-CN"/>
        </w:rPr>
        <w:t>(3)</w:t>
      </w:r>
      <w:r w:rsidRPr="00267633">
        <w:rPr>
          <w:rFonts w:ascii="Times New Roman" w:eastAsia="SimSun" w:hAnsi="Times New Roman" w:cs="Times New Roman"/>
          <w:sz w:val="22"/>
          <w:szCs w:val="22"/>
          <w:lang w:val="en-US" w:eastAsia="zh-CN"/>
        </w:rPr>
        <w:tab/>
      </w:r>
      <w:r w:rsidRPr="00267633">
        <w:rPr>
          <w:rFonts w:ascii="Times New Roman" w:eastAsia="SimSun" w:hAnsi="Times New Roman" w:cs="Times New Roman"/>
          <w:b/>
          <w:sz w:val="22"/>
          <w:szCs w:val="22"/>
          <w:lang w:val="en-US" w:eastAsia="zh-CN"/>
        </w:rPr>
        <w:t>Access</w:t>
      </w:r>
    </w:p>
    <w:p w14:paraId="4FBA6950" w14:textId="77777777" w:rsidR="00267633" w:rsidRPr="00267633" w:rsidRDefault="00267633" w:rsidP="006172E9">
      <w:pPr>
        <w:numPr>
          <w:ilvl w:val="0"/>
          <w:numId w:val="94"/>
        </w:numPr>
        <w:spacing w:before="0" w:after="0" w:line="276" w:lineRule="auto"/>
        <w:ind w:left="1418" w:hanging="698"/>
        <w:divId w:val="2116439976"/>
        <w:rPr>
          <w:rFonts w:ascii="Times New Roman" w:eastAsia="SimSun" w:hAnsi="Times New Roman" w:cs="Times New Roman"/>
          <w:sz w:val="22"/>
          <w:szCs w:val="22"/>
          <w:lang w:val="en-US" w:eastAsia="zh-CN"/>
        </w:rPr>
      </w:pPr>
      <w:r w:rsidRPr="00267633">
        <w:rPr>
          <w:rFonts w:ascii="Times New Roman" w:eastAsia="SimSun" w:hAnsi="Times New Roman" w:cs="Times New Roman"/>
          <w:sz w:val="22"/>
          <w:szCs w:val="22"/>
          <w:lang w:val="en-US" w:eastAsia="zh-CN"/>
        </w:rPr>
        <w:t>State what this party wants regarding access if:</w:t>
      </w:r>
    </w:p>
    <w:p w14:paraId="3D66FC6E" w14:textId="77777777" w:rsidR="00267633" w:rsidRPr="00267633" w:rsidRDefault="00267633" w:rsidP="00267633">
      <w:pPr>
        <w:spacing w:before="0" w:after="0" w:line="276" w:lineRule="auto"/>
        <w:divId w:val="2116439976"/>
        <w:rPr>
          <w:rFonts w:ascii="Times New Roman" w:eastAsia="SimSun" w:hAnsi="Times New Roman" w:cs="Times New Roman"/>
          <w:sz w:val="22"/>
          <w:szCs w:val="22"/>
          <w:lang w:val="en-US" w:eastAsia="zh-CN"/>
        </w:rPr>
      </w:pPr>
    </w:p>
    <w:p w14:paraId="32EED4B0" w14:textId="77777777" w:rsidR="00267633" w:rsidRPr="00267633" w:rsidRDefault="00267633" w:rsidP="00267633">
      <w:pPr>
        <w:spacing w:before="0" w:after="0" w:line="240" w:lineRule="auto"/>
        <w:ind w:left="720" w:firstLine="698"/>
        <w:divId w:val="2116439976"/>
        <w:rPr>
          <w:rFonts w:ascii="Times New Roman" w:eastAsia="SimSun" w:hAnsi="Times New Roman" w:cs="Times New Roman"/>
          <w:sz w:val="22"/>
          <w:szCs w:val="22"/>
          <w:lang w:val="en-US" w:eastAsia="zh-CN"/>
        </w:rPr>
      </w:pPr>
      <w:r w:rsidRPr="00267633">
        <w:rPr>
          <w:rFonts w:ascii="Times New Roman" w:eastAsia="SimSun" w:hAnsi="Times New Roman" w:cs="Times New Roman"/>
          <w:sz w:val="22"/>
          <w:szCs w:val="22"/>
          <w:lang w:val="en-US" w:eastAsia="zh-CN"/>
        </w:rPr>
        <w:t>(</w:t>
      </w:r>
      <w:proofErr w:type="spellStart"/>
      <w:r w:rsidRPr="00267633">
        <w:rPr>
          <w:rFonts w:ascii="Times New Roman" w:eastAsia="SimSun" w:hAnsi="Times New Roman" w:cs="Times New Roman"/>
          <w:sz w:val="22"/>
          <w:szCs w:val="22"/>
          <w:lang w:val="en-US" w:eastAsia="zh-CN"/>
        </w:rPr>
        <w:t>i</w:t>
      </w:r>
      <w:proofErr w:type="spellEnd"/>
      <w:r w:rsidRPr="00267633">
        <w:rPr>
          <w:rFonts w:ascii="Times New Roman" w:eastAsia="SimSun" w:hAnsi="Times New Roman" w:cs="Times New Roman"/>
          <w:sz w:val="22"/>
          <w:szCs w:val="22"/>
          <w:lang w:val="en-US" w:eastAsia="zh-CN"/>
        </w:rPr>
        <w:t>)</w:t>
      </w:r>
      <w:r w:rsidRPr="00267633">
        <w:rPr>
          <w:rFonts w:ascii="Times New Roman" w:eastAsia="SimSun" w:hAnsi="Times New Roman" w:cs="Times New Roman"/>
          <w:sz w:val="22"/>
          <w:szCs w:val="22"/>
          <w:lang w:val="en-US" w:eastAsia="zh-CN"/>
        </w:rPr>
        <w:tab/>
        <w:t>he / she* is the parent with care and control</w:t>
      </w:r>
    </w:p>
    <w:tbl>
      <w:tblPr>
        <w:tblW w:w="9100" w:type="dxa"/>
        <w:tblInd w:w="720" w:type="dxa"/>
        <w:tblLook w:val="01E0" w:firstRow="1" w:lastRow="1" w:firstColumn="1" w:lastColumn="1" w:noHBand="0" w:noVBand="0"/>
      </w:tblPr>
      <w:tblGrid>
        <w:gridCol w:w="9100"/>
      </w:tblGrid>
      <w:tr w:rsidR="00267633" w:rsidRPr="00267633" w14:paraId="2260E87D" w14:textId="77777777" w:rsidTr="00267633">
        <w:trPr>
          <w:divId w:val="2116439976"/>
          <w:trHeight w:val="1515"/>
        </w:trPr>
        <w:tc>
          <w:tcPr>
            <w:tcW w:w="9100" w:type="dxa"/>
            <w:hideMark/>
          </w:tcPr>
          <w:p w14:paraId="0F623DC8" w14:textId="77777777" w:rsidR="00267633" w:rsidRPr="00267633" w:rsidRDefault="00267633" w:rsidP="00267633">
            <w:pPr>
              <w:spacing w:before="0" w:after="0" w:line="240" w:lineRule="auto"/>
              <w:ind w:left="709"/>
              <w:rPr>
                <w:rFonts w:ascii="Times New Roman" w:eastAsia="SimSun" w:hAnsi="Times New Roman" w:cs="Times New Roman"/>
                <w:sz w:val="22"/>
                <w:szCs w:val="22"/>
                <w:lang w:val="en-US" w:eastAsia="zh-CN"/>
              </w:rPr>
            </w:pPr>
            <w:r w:rsidRPr="00267633">
              <w:rPr>
                <w:rFonts w:ascii="Times New Roman" w:eastAsia="SimSun" w:hAnsi="Times New Roman" w:cs="Times New Roman"/>
                <w:sz w:val="22"/>
                <w:szCs w:val="22"/>
                <w:lang w:val="en-US" w:eastAsia="zh-CN"/>
              </w:rPr>
              <w:t>____________________________________________________________</w:t>
            </w:r>
          </w:p>
          <w:p w14:paraId="46E8CCF7" w14:textId="77777777" w:rsidR="00267633" w:rsidRPr="00267633" w:rsidRDefault="00267633" w:rsidP="00267633">
            <w:pPr>
              <w:spacing w:before="0" w:after="0" w:line="240" w:lineRule="auto"/>
              <w:ind w:left="709"/>
              <w:rPr>
                <w:rFonts w:ascii="Times New Roman" w:eastAsia="SimSun" w:hAnsi="Times New Roman" w:cs="Times New Roman"/>
                <w:sz w:val="22"/>
                <w:szCs w:val="22"/>
                <w:lang w:val="en-US" w:eastAsia="zh-CN"/>
              </w:rPr>
            </w:pPr>
            <w:r w:rsidRPr="00267633">
              <w:rPr>
                <w:rFonts w:ascii="Times New Roman" w:eastAsia="SimSun" w:hAnsi="Times New Roman" w:cs="Times New Roman"/>
                <w:sz w:val="22"/>
                <w:szCs w:val="22"/>
                <w:lang w:val="en-US" w:eastAsia="zh-CN"/>
              </w:rPr>
              <w:t>____________________________________________________________</w:t>
            </w:r>
          </w:p>
          <w:p w14:paraId="6C0BF91E" w14:textId="77777777" w:rsidR="00267633" w:rsidRPr="00267633" w:rsidRDefault="00267633" w:rsidP="00267633">
            <w:pPr>
              <w:spacing w:before="0" w:after="0" w:line="240" w:lineRule="auto"/>
              <w:ind w:left="709"/>
              <w:rPr>
                <w:rFonts w:ascii="Times New Roman" w:eastAsia="SimSun" w:hAnsi="Times New Roman" w:cs="Times New Roman"/>
                <w:sz w:val="22"/>
                <w:szCs w:val="22"/>
                <w:lang w:val="en-US" w:eastAsia="zh-CN"/>
              </w:rPr>
            </w:pPr>
            <w:r w:rsidRPr="00267633">
              <w:rPr>
                <w:rFonts w:ascii="Times New Roman" w:eastAsia="SimSun" w:hAnsi="Times New Roman" w:cs="Times New Roman"/>
                <w:sz w:val="22"/>
                <w:szCs w:val="22"/>
                <w:lang w:val="en-US" w:eastAsia="zh-CN"/>
              </w:rPr>
              <w:t>____________________________________________________________</w:t>
            </w:r>
          </w:p>
        </w:tc>
      </w:tr>
    </w:tbl>
    <w:p w14:paraId="7AC3CF29" w14:textId="77777777" w:rsidR="00267633" w:rsidRPr="00267633" w:rsidRDefault="00267633" w:rsidP="00267633">
      <w:pPr>
        <w:spacing w:before="0" w:after="0" w:line="240" w:lineRule="auto"/>
        <w:ind w:left="720" w:firstLine="720"/>
        <w:divId w:val="2116439976"/>
        <w:rPr>
          <w:rFonts w:ascii="Times New Roman" w:eastAsia="SimSun" w:hAnsi="Times New Roman" w:cs="Times New Roman"/>
          <w:sz w:val="22"/>
          <w:szCs w:val="22"/>
          <w:lang w:val="en-US" w:eastAsia="zh-CN"/>
        </w:rPr>
      </w:pPr>
      <w:r w:rsidRPr="00267633">
        <w:rPr>
          <w:rFonts w:ascii="Times New Roman" w:eastAsia="SimSun" w:hAnsi="Times New Roman" w:cs="Times New Roman"/>
          <w:sz w:val="22"/>
          <w:szCs w:val="22"/>
          <w:lang w:val="en-US" w:eastAsia="zh-CN"/>
        </w:rPr>
        <w:t>(ii)</w:t>
      </w:r>
      <w:r w:rsidRPr="00267633">
        <w:rPr>
          <w:rFonts w:ascii="Times New Roman" w:eastAsia="SimSun" w:hAnsi="Times New Roman" w:cs="Times New Roman"/>
          <w:sz w:val="22"/>
          <w:szCs w:val="22"/>
          <w:lang w:val="en-US" w:eastAsia="zh-CN"/>
        </w:rPr>
        <w:tab/>
        <w:t>he/she* is not the parent with care and control</w:t>
      </w:r>
    </w:p>
    <w:tbl>
      <w:tblPr>
        <w:tblW w:w="9639" w:type="dxa"/>
        <w:tblInd w:w="108" w:type="dxa"/>
        <w:tblLook w:val="01E0" w:firstRow="1" w:lastRow="1" w:firstColumn="1" w:lastColumn="1" w:noHBand="0" w:noVBand="0"/>
      </w:tblPr>
      <w:tblGrid>
        <w:gridCol w:w="720"/>
        <w:gridCol w:w="8778"/>
        <w:gridCol w:w="141"/>
      </w:tblGrid>
      <w:tr w:rsidR="00267633" w:rsidRPr="00267633" w14:paraId="582A4740" w14:textId="77777777" w:rsidTr="00267633">
        <w:trPr>
          <w:gridBefore w:val="1"/>
          <w:divId w:val="2116439976"/>
          <w:wBefore w:w="720" w:type="dxa"/>
          <w:trHeight w:val="414"/>
        </w:trPr>
        <w:tc>
          <w:tcPr>
            <w:tcW w:w="8919" w:type="dxa"/>
            <w:gridSpan w:val="2"/>
            <w:vMerge w:val="restart"/>
          </w:tcPr>
          <w:p w14:paraId="44EF4A3C" w14:textId="77777777" w:rsidR="00267633" w:rsidRPr="00267633" w:rsidRDefault="00267633" w:rsidP="00267633">
            <w:pPr>
              <w:spacing w:before="0" w:after="0" w:line="240" w:lineRule="auto"/>
              <w:ind w:left="601"/>
              <w:rPr>
                <w:rFonts w:ascii="Times New Roman" w:eastAsia="SimSun" w:hAnsi="Times New Roman" w:cs="Times New Roman"/>
                <w:sz w:val="22"/>
                <w:szCs w:val="22"/>
                <w:lang w:val="en-US" w:eastAsia="zh-CN"/>
              </w:rPr>
            </w:pPr>
            <w:r w:rsidRPr="00267633">
              <w:rPr>
                <w:rFonts w:ascii="Times New Roman" w:eastAsia="SimSun" w:hAnsi="Times New Roman" w:cs="Times New Roman"/>
                <w:sz w:val="22"/>
                <w:szCs w:val="22"/>
                <w:lang w:val="en-US" w:eastAsia="zh-CN"/>
              </w:rPr>
              <w:t>____________________________________________________________</w:t>
            </w:r>
          </w:p>
          <w:p w14:paraId="2AFFC0D5" w14:textId="77777777" w:rsidR="00267633" w:rsidRPr="00267633" w:rsidRDefault="00267633" w:rsidP="00267633">
            <w:pPr>
              <w:spacing w:before="0" w:after="0" w:line="240" w:lineRule="auto"/>
              <w:ind w:left="601"/>
              <w:rPr>
                <w:rFonts w:ascii="Times New Roman" w:eastAsia="SimSun" w:hAnsi="Times New Roman" w:cs="Times New Roman"/>
                <w:sz w:val="22"/>
                <w:szCs w:val="22"/>
                <w:lang w:val="en-US" w:eastAsia="zh-CN"/>
              </w:rPr>
            </w:pPr>
            <w:r w:rsidRPr="00267633">
              <w:rPr>
                <w:rFonts w:ascii="Times New Roman" w:eastAsia="SimSun" w:hAnsi="Times New Roman" w:cs="Times New Roman"/>
                <w:sz w:val="22"/>
                <w:szCs w:val="22"/>
                <w:lang w:val="en-US" w:eastAsia="zh-CN"/>
              </w:rPr>
              <w:t>____________________________________________________________</w:t>
            </w:r>
          </w:p>
          <w:p w14:paraId="30956779" w14:textId="77777777" w:rsidR="00267633" w:rsidRPr="00267633" w:rsidRDefault="00267633" w:rsidP="00267633">
            <w:pPr>
              <w:spacing w:before="0" w:after="0" w:line="240" w:lineRule="auto"/>
              <w:ind w:left="601"/>
              <w:rPr>
                <w:rFonts w:ascii="Times New Roman" w:eastAsia="SimSun" w:hAnsi="Times New Roman" w:cs="Times New Roman"/>
                <w:sz w:val="22"/>
                <w:szCs w:val="22"/>
                <w:lang w:val="en-US" w:eastAsia="zh-CN"/>
              </w:rPr>
            </w:pPr>
            <w:r w:rsidRPr="00267633">
              <w:rPr>
                <w:rFonts w:ascii="Times New Roman" w:eastAsia="SimSun" w:hAnsi="Times New Roman" w:cs="Times New Roman"/>
                <w:sz w:val="22"/>
                <w:szCs w:val="22"/>
                <w:lang w:val="en-US" w:eastAsia="zh-CN"/>
              </w:rPr>
              <w:t>_________________________________________________</w:t>
            </w:r>
            <w:r w:rsidRPr="00267633">
              <w:rPr>
                <w:rFonts w:ascii="Times New Roman" w:eastAsia="SimSun" w:hAnsi="Times New Roman" w:cs="Times New Roman"/>
                <w:sz w:val="22"/>
                <w:szCs w:val="22"/>
                <w:lang w:val="en-US" w:eastAsia="zh-CN"/>
              </w:rPr>
              <w:softHyphen/>
              <w:t>___________</w:t>
            </w:r>
          </w:p>
          <w:p w14:paraId="6EAF5A5B" w14:textId="77777777" w:rsidR="00267633" w:rsidRPr="00267633" w:rsidRDefault="00267633" w:rsidP="00267633">
            <w:pPr>
              <w:spacing w:before="0" w:after="0" w:line="240" w:lineRule="auto"/>
              <w:ind w:left="601"/>
              <w:rPr>
                <w:rFonts w:ascii="Times New Roman" w:eastAsia="SimSun" w:hAnsi="Times New Roman" w:cs="Times New Roman"/>
                <w:sz w:val="22"/>
                <w:szCs w:val="22"/>
                <w:lang w:val="en-US" w:eastAsia="zh-CN"/>
              </w:rPr>
            </w:pPr>
          </w:p>
        </w:tc>
      </w:tr>
      <w:tr w:rsidR="00267633" w:rsidRPr="00267633" w14:paraId="2E919BED" w14:textId="77777777" w:rsidTr="00267633">
        <w:trPr>
          <w:gridBefore w:val="1"/>
          <w:divId w:val="2116439976"/>
          <w:wBefore w:w="720" w:type="dxa"/>
          <w:trHeight w:val="828"/>
        </w:trPr>
        <w:tc>
          <w:tcPr>
            <w:tcW w:w="0" w:type="auto"/>
            <w:gridSpan w:val="2"/>
            <w:vMerge/>
            <w:tcBorders>
              <w:top w:val="nil"/>
              <w:left w:val="nil"/>
              <w:bottom w:val="nil"/>
              <w:right w:val="nil"/>
            </w:tcBorders>
            <w:vAlign w:val="center"/>
            <w:hideMark/>
          </w:tcPr>
          <w:p w14:paraId="68FC3532" w14:textId="77777777" w:rsidR="00267633" w:rsidRPr="00267633" w:rsidRDefault="00267633" w:rsidP="00267633">
            <w:pPr>
              <w:spacing w:before="0" w:after="0" w:line="240" w:lineRule="auto"/>
              <w:rPr>
                <w:rFonts w:ascii="Times New Roman" w:eastAsia="SimSun" w:hAnsi="Times New Roman" w:cs="Times New Roman"/>
                <w:sz w:val="22"/>
                <w:szCs w:val="22"/>
                <w:lang w:val="en-US" w:eastAsia="zh-CN"/>
              </w:rPr>
            </w:pPr>
          </w:p>
        </w:tc>
      </w:tr>
      <w:tr w:rsidR="00267633" w:rsidRPr="00267633" w14:paraId="3EFF89B5" w14:textId="77777777" w:rsidTr="00267633">
        <w:trPr>
          <w:gridAfter w:val="1"/>
          <w:divId w:val="2116439976"/>
          <w:wAfter w:w="141" w:type="dxa"/>
        </w:trPr>
        <w:tc>
          <w:tcPr>
            <w:tcW w:w="9498" w:type="dxa"/>
            <w:gridSpan w:val="2"/>
          </w:tcPr>
          <w:p w14:paraId="2317A7FE" w14:textId="77777777" w:rsidR="00267633" w:rsidRPr="00267633" w:rsidRDefault="00267633" w:rsidP="00267633">
            <w:pPr>
              <w:spacing w:before="0" w:after="0" w:line="240" w:lineRule="auto"/>
              <w:ind w:left="567" w:hanging="567"/>
              <w:rPr>
                <w:rFonts w:ascii="Times New Roman" w:eastAsia="SimSun" w:hAnsi="Times New Roman" w:cs="Times New Roman"/>
                <w:sz w:val="22"/>
                <w:szCs w:val="22"/>
                <w:lang w:val="en-US" w:eastAsia="zh-CN"/>
              </w:rPr>
            </w:pPr>
            <w:r w:rsidRPr="00267633">
              <w:rPr>
                <w:rFonts w:ascii="Times New Roman" w:eastAsia="SimSun" w:hAnsi="Times New Roman" w:cs="Times New Roman"/>
                <w:sz w:val="22"/>
                <w:szCs w:val="22"/>
                <w:lang w:val="en-US" w:eastAsia="zh-CN"/>
              </w:rPr>
              <w:tab/>
              <w:t xml:space="preserve">(b)      Proposed handover venue and </w:t>
            </w:r>
            <w:r w:rsidRPr="00267633">
              <w:rPr>
                <w:rFonts w:ascii="Times New Roman" w:eastAsia="SimSun" w:hAnsi="Times New Roman" w:cs="Times New Roman"/>
                <w:sz w:val="22"/>
                <w:szCs w:val="22"/>
                <w:lang w:val="en-GB" w:eastAsia="zh-CN"/>
              </w:rPr>
              <w:t>person to hand over the children</w:t>
            </w:r>
            <w:r w:rsidRPr="00267633">
              <w:rPr>
                <w:rFonts w:ascii="Times New Roman" w:eastAsia="SimSun" w:hAnsi="Times New Roman" w:cs="Times New Roman"/>
                <w:sz w:val="22"/>
                <w:szCs w:val="22"/>
                <w:lang w:val="en-US" w:eastAsia="zh-CN"/>
              </w:rPr>
              <w:t xml:space="preserve">: </w:t>
            </w:r>
            <w:r w:rsidRPr="00267633">
              <w:rPr>
                <w:rFonts w:ascii="Times New Roman" w:eastAsia="SimSun" w:hAnsi="Times New Roman" w:cs="Times New Roman"/>
                <w:sz w:val="22"/>
                <w:szCs w:val="22"/>
                <w:lang w:val="en-US" w:eastAsia="zh-CN"/>
              </w:rPr>
              <w:tab/>
            </w:r>
            <w:r w:rsidRPr="00267633">
              <w:rPr>
                <w:rFonts w:ascii="Times New Roman" w:eastAsia="SimSun" w:hAnsi="Times New Roman" w:cs="Times New Roman"/>
                <w:sz w:val="22"/>
                <w:szCs w:val="22"/>
                <w:lang w:val="en-US" w:eastAsia="zh-CN"/>
              </w:rPr>
              <w:tab/>
            </w:r>
          </w:p>
          <w:p w14:paraId="5D948D65" w14:textId="77777777" w:rsidR="00267633" w:rsidRPr="00267633" w:rsidRDefault="00267633" w:rsidP="00267633">
            <w:pPr>
              <w:spacing w:before="0" w:after="0" w:line="240" w:lineRule="auto"/>
              <w:ind w:left="567" w:hanging="567"/>
              <w:rPr>
                <w:rFonts w:ascii="Times New Roman" w:eastAsia="SimSun" w:hAnsi="Times New Roman" w:cs="Times New Roman"/>
                <w:sz w:val="22"/>
                <w:szCs w:val="22"/>
                <w:lang w:val="en-US" w:eastAsia="zh-CN"/>
              </w:rPr>
            </w:pPr>
            <w:r w:rsidRPr="00267633">
              <w:rPr>
                <w:rFonts w:ascii="Times New Roman" w:eastAsia="SimSun" w:hAnsi="Times New Roman" w:cs="Times New Roman"/>
                <w:sz w:val="22"/>
                <w:szCs w:val="22"/>
                <w:lang w:val="en-US" w:eastAsia="zh-CN"/>
              </w:rPr>
              <w:t xml:space="preserve">                     __________________________________________________________________</w:t>
            </w:r>
          </w:p>
          <w:p w14:paraId="27013888" w14:textId="77777777" w:rsidR="00267633" w:rsidRPr="00267633" w:rsidRDefault="00267633" w:rsidP="00267633">
            <w:pPr>
              <w:spacing w:before="0" w:after="0" w:line="240" w:lineRule="auto"/>
              <w:ind w:left="567"/>
              <w:rPr>
                <w:rFonts w:ascii="Times New Roman" w:eastAsia="SimSun" w:hAnsi="Times New Roman" w:cs="Times New Roman"/>
                <w:sz w:val="22"/>
                <w:szCs w:val="22"/>
                <w:lang w:val="en-US" w:eastAsia="zh-CN"/>
              </w:rPr>
            </w:pPr>
            <w:r w:rsidRPr="00267633">
              <w:rPr>
                <w:rFonts w:ascii="Times New Roman" w:eastAsia="SimSun" w:hAnsi="Times New Roman" w:cs="Times New Roman"/>
                <w:sz w:val="22"/>
                <w:szCs w:val="22"/>
                <w:lang w:val="en-US" w:eastAsia="zh-CN"/>
              </w:rPr>
              <w:t>__________________________________________________________________</w:t>
            </w:r>
          </w:p>
          <w:p w14:paraId="74E26EE7" w14:textId="77777777" w:rsidR="00267633" w:rsidRPr="00267633" w:rsidRDefault="00267633" w:rsidP="00267633">
            <w:pPr>
              <w:spacing w:before="0" w:after="0" w:line="276" w:lineRule="auto"/>
              <w:rPr>
                <w:rFonts w:ascii="Times New Roman" w:eastAsia="SimSun" w:hAnsi="Times New Roman" w:cs="Times New Roman"/>
                <w:b/>
                <w:smallCaps/>
                <w:sz w:val="22"/>
                <w:szCs w:val="22"/>
                <w:lang w:val="en-US" w:eastAsia="zh-CN"/>
              </w:rPr>
            </w:pPr>
          </w:p>
          <w:p w14:paraId="2DC58848" w14:textId="77777777" w:rsidR="00267633" w:rsidRPr="00267633" w:rsidRDefault="00267633" w:rsidP="00267633">
            <w:pPr>
              <w:spacing w:before="0" w:after="0" w:line="276" w:lineRule="auto"/>
              <w:ind w:left="601" w:hanging="601"/>
              <w:rPr>
                <w:rFonts w:ascii="Times New Roman" w:eastAsia="SimSun" w:hAnsi="Times New Roman" w:cs="Times New Roman"/>
                <w:b/>
                <w:smallCaps/>
                <w:sz w:val="22"/>
                <w:szCs w:val="22"/>
                <w:lang w:val="en-US" w:eastAsia="zh-CN"/>
              </w:rPr>
            </w:pPr>
            <w:r w:rsidRPr="00267633">
              <w:rPr>
                <w:rFonts w:ascii="Times New Roman" w:eastAsia="SimSun" w:hAnsi="Times New Roman" w:cs="Times New Roman"/>
                <w:b/>
                <w:smallCaps/>
                <w:sz w:val="22"/>
                <w:szCs w:val="22"/>
                <w:lang w:val="en-US" w:eastAsia="zh-CN"/>
              </w:rPr>
              <w:t>B.</w:t>
            </w:r>
            <w:r w:rsidRPr="00267633">
              <w:rPr>
                <w:rFonts w:ascii="Times New Roman" w:eastAsia="SimSun" w:hAnsi="Times New Roman" w:cs="Times New Roman"/>
                <w:b/>
                <w:smallCaps/>
                <w:sz w:val="22"/>
                <w:szCs w:val="22"/>
                <w:lang w:val="en-US" w:eastAsia="zh-CN"/>
              </w:rPr>
              <w:tab/>
            </w:r>
            <w:r w:rsidRPr="00267633">
              <w:rPr>
                <w:rFonts w:ascii="Times New Roman" w:eastAsia="SimSun" w:hAnsi="Times New Roman" w:cs="Times New Roman"/>
                <w:b/>
                <w:sz w:val="22"/>
                <w:szCs w:val="22"/>
                <w:u w:val="single"/>
                <w:lang w:val="en-US" w:eastAsia="zh-CN"/>
              </w:rPr>
              <w:t>DIVISION OF MATRIMONIAL ASSETS</w:t>
            </w:r>
            <w:r w:rsidRPr="00267633">
              <w:rPr>
                <w:rFonts w:ascii="Times New Roman" w:eastAsia="SimSun" w:hAnsi="Times New Roman" w:cs="Times New Roman"/>
                <w:b/>
                <w:sz w:val="22"/>
                <w:szCs w:val="22"/>
                <w:lang w:val="en-US" w:eastAsia="zh-CN"/>
              </w:rPr>
              <w:t>:</w:t>
            </w:r>
          </w:p>
          <w:p w14:paraId="0E0A0F72" w14:textId="77777777" w:rsidR="00267633" w:rsidRPr="00267633" w:rsidRDefault="00267633" w:rsidP="00267633">
            <w:pPr>
              <w:spacing w:before="0" w:after="0" w:line="276" w:lineRule="auto"/>
              <w:rPr>
                <w:rFonts w:ascii="Times New Roman" w:eastAsia="SimSun" w:hAnsi="Times New Roman" w:cs="Times New Roman"/>
                <w:b/>
                <w:sz w:val="22"/>
                <w:szCs w:val="22"/>
                <w:lang w:val="en-US" w:eastAsia="zh-CN"/>
              </w:rPr>
            </w:pPr>
          </w:p>
          <w:p w14:paraId="32FF415C" w14:textId="77777777" w:rsidR="00267633" w:rsidRPr="00267633" w:rsidRDefault="00267633" w:rsidP="00267633">
            <w:pPr>
              <w:tabs>
                <w:tab w:val="left" w:pos="720"/>
                <w:tab w:val="left" w:pos="1440"/>
                <w:tab w:val="left" w:pos="2160"/>
                <w:tab w:val="left" w:pos="3315"/>
              </w:tabs>
              <w:spacing w:before="0" w:after="0" w:line="276" w:lineRule="auto"/>
              <w:ind w:left="601" w:hanging="601"/>
              <w:rPr>
                <w:rFonts w:ascii="Times New Roman" w:eastAsia="SimSun" w:hAnsi="Times New Roman" w:cs="Times New Roman"/>
                <w:b/>
                <w:sz w:val="22"/>
                <w:szCs w:val="22"/>
                <w:lang w:val="en-US" w:eastAsia="zh-CN"/>
              </w:rPr>
            </w:pPr>
            <w:r w:rsidRPr="00267633">
              <w:rPr>
                <w:rFonts w:ascii="Times New Roman" w:eastAsia="SimSun" w:hAnsi="Times New Roman" w:cs="Times New Roman"/>
                <w:sz w:val="22"/>
                <w:szCs w:val="22"/>
                <w:lang w:val="en-US" w:eastAsia="zh-CN"/>
              </w:rPr>
              <w:t>(1)</w:t>
            </w:r>
            <w:r w:rsidRPr="00267633">
              <w:rPr>
                <w:rFonts w:ascii="Times New Roman" w:eastAsia="SimSun" w:hAnsi="Times New Roman" w:cs="Times New Roman"/>
                <w:b/>
                <w:sz w:val="22"/>
                <w:szCs w:val="22"/>
                <w:lang w:val="en-US" w:eastAsia="zh-CN"/>
              </w:rPr>
              <w:tab/>
              <w:t xml:space="preserve"> Matrimonial Home </w:t>
            </w:r>
            <w:r w:rsidRPr="00267633">
              <w:rPr>
                <w:rFonts w:ascii="Times New Roman" w:eastAsia="SimSun" w:hAnsi="Times New Roman" w:cs="Times New Roman"/>
                <w:b/>
                <w:sz w:val="22"/>
                <w:szCs w:val="22"/>
                <w:lang w:val="en-US" w:eastAsia="zh-CN"/>
              </w:rPr>
              <w:tab/>
            </w:r>
          </w:p>
          <w:p w14:paraId="057B4210" w14:textId="77777777" w:rsidR="00267633" w:rsidRPr="00267633" w:rsidRDefault="00267633" w:rsidP="00267633">
            <w:pPr>
              <w:spacing w:before="120" w:after="0" w:line="276" w:lineRule="auto"/>
              <w:rPr>
                <w:rFonts w:ascii="Times New Roman" w:eastAsia="SimSun" w:hAnsi="Times New Roman" w:cs="Times New Roman"/>
                <w:sz w:val="22"/>
                <w:szCs w:val="22"/>
                <w:lang w:val="en-US" w:eastAsia="zh-CN"/>
              </w:rPr>
            </w:pPr>
            <w:r w:rsidRPr="00267633">
              <w:rPr>
                <w:rFonts w:ascii="Times New Roman" w:eastAsia="SimSun" w:hAnsi="Times New Roman" w:cs="Times New Roman"/>
                <w:sz w:val="22"/>
                <w:szCs w:val="22"/>
                <w:lang w:val="en-US" w:eastAsia="zh-CN"/>
              </w:rPr>
              <w:t xml:space="preserve">           Address of matrimonial home: _____________________________________________</w:t>
            </w:r>
          </w:p>
          <w:p w14:paraId="64A218E8" w14:textId="77777777" w:rsidR="00267633" w:rsidRPr="00267633" w:rsidRDefault="00267633" w:rsidP="00267633">
            <w:pPr>
              <w:spacing w:before="0" w:after="0" w:line="276" w:lineRule="auto"/>
              <w:rPr>
                <w:rFonts w:ascii="Times New Roman" w:eastAsia="SimSun" w:hAnsi="Times New Roman" w:cs="Times New Roman"/>
                <w:sz w:val="22"/>
                <w:szCs w:val="22"/>
                <w:lang w:val="en-US" w:eastAsia="zh-CN"/>
              </w:rPr>
            </w:pPr>
          </w:p>
          <w:p w14:paraId="39A265DB" w14:textId="77777777" w:rsidR="00267633" w:rsidRPr="00267633" w:rsidRDefault="00267633" w:rsidP="00267633">
            <w:pPr>
              <w:spacing w:before="0" w:after="0" w:line="240" w:lineRule="auto"/>
              <w:rPr>
                <w:rFonts w:ascii="Times New Roman" w:eastAsia="SimSun" w:hAnsi="Times New Roman" w:cs="Times New Roman"/>
                <w:sz w:val="22"/>
                <w:szCs w:val="22"/>
                <w:lang w:val="en-US" w:eastAsia="zh-CN"/>
              </w:rPr>
            </w:pPr>
            <w:r w:rsidRPr="00267633">
              <w:rPr>
                <w:rFonts w:ascii="Times New Roman" w:eastAsia="SimSun" w:hAnsi="Times New Roman" w:cs="Times New Roman"/>
                <w:sz w:val="22"/>
                <w:szCs w:val="22"/>
                <w:lang w:val="en-US" w:eastAsia="zh-CN"/>
              </w:rPr>
              <w:t>Current value: _________________________________________________________</w:t>
            </w:r>
          </w:p>
          <w:p w14:paraId="262A59C7" w14:textId="77777777" w:rsidR="00267633" w:rsidRPr="00267633" w:rsidRDefault="00267633" w:rsidP="00267633">
            <w:pPr>
              <w:spacing w:before="0" w:after="0" w:line="240" w:lineRule="auto"/>
              <w:rPr>
                <w:rFonts w:ascii="Times New Roman" w:eastAsia="SimSun" w:hAnsi="Times New Roman" w:cs="Times New Roman"/>
                <w:sz w:val="22"/>
                <w:szCs w:val="22"/>
                <w:lang w:val="en-US" w:eastAsia="zh-CN"/>
              </w:rPr>
            </w:pPr>
          </w:p>
          <w:p w14:paraId="41C2EB41" w14:textId="77777777" w:rsidR="00267633" w:rsidRPr="00267633" w:rsidRDefault="00267633" w:rsidP="00267633">
            <w:pPr>
              <w:spacing w:before="0" w:after="0" w:line="240" w:lineRule="auto"/>
              <w:rPr>
                <w:rFonts w:ascii="Times New Roman" w:eastAsia="SimSun" w:hAnsi="Times New Roman" w:cs="Times New Roman"/>
                <w:sz w:val="22"/>
                <w:szCs w:val="22"/>
                <w:lang w:val="en-US" w:eastAsia="zh-CN"/>
              </w:rPr>
            </w:pPr>
            <w:r w:rsidRPr="00267633">
              <w:rPr>
                <w:rFonts w:ascii="Times New Roman" w:eastAsia="SimSun" w:hAnsi="Times New Roman" w:cs="Times New Roman"/>
                <w:sz w:val="22"/>
                <w:szCs w:val="22"/>
                <w:lang w:val="en-US" w:eastAsia="zh-CN"/>
              </w:rPr>
              <w:t>(Estimated Value/Valuation Report Value)</w:t>
            </w:r>
          </w:p>
          <w:p w14:paraId="6DC7ECC9" w14:textId="77777777" w:rsidR="00267633" w:rsidRPr="00267633" w:rsidRDefault="00267633" w:rsidP="00267633">
            <w:pPr>
              <w:spacing w:before="0" w:after="0" w:line="240" w:lineRule="auto"/>
              <w:rPr>
                <w:rFonts w:ascii="Times New Roman" w:eastAsia="SimSun" w:hAnsi="Times New Roman" w:cs="Times New Roman"/>
                <w:sz w:val="22"/>
                <w:szCs w:val="22"/>
                <w:lang w:val="en-US" w:eastAsia="zh-CN"/>
              </w:rPr>
            </w:pPr>
            <w:r w:rsidRPr="00267633">
              <w:rPr>
                <w:rFonts w:ascii="Times New Roman" w:eastAsia="SimSun" w:hAnsi="Times New Roman" w:cs="Times New Roman"/>
                <w:sz w:val="22"/>
                <w:szCs w:val="22"/>
                <w:lang w:val="en-US" w:eastAsia="zh-CN"/>
              </w:rPr>
              <w:t>Outstanding loan amount: ________________________________________________</w:t>
            </w:r>
          </w:p>
          <w:p w14:paraId="29D3C27F" w14:textId="77777777" w:rsidR="00267633" w:rsidRPr="00267633" w:rsidRDefault="00267633" w:rsidP="00267633">
            <w:pPr>
              <w:spacing w:before="0" w:after="0" w:line="276" w:lineRule="auto"/>
              <w:rPr>
                <w:rFonts w:ascii="Times New Roman" w:eastAsia="SimSun" w:hAnsi="Times New Roman" w:cs="Times New Roman"/>
                <w:sz w:val="22"/>
                <w:szCs w:val="22"/>
                <w:lang w:val="en-US" w:eastAsia="zh-CN"/>
              </w:rPr>
            </w:pPr>
          </w:p>
          <w:p w14:paraId="3BD95622" w14:textId="77777777" w:rsidR="00267633" w:rsidRPr="00267633" w:rsidRDefault="00267633" w:rsidP="00267633">
            <w:pPr>
              <w:spacing w:before="0" w:after="0" w:line="276" w:lineRule="auto"/>
              <w:rPr>
                <w:rFonts w:ascii="Times New Roman" w:eastAsia="SimSun" w:hAnsi="Times New Roman" w:cs="Times New Roman"/>
                <w:sz w:val="22"/>
                <w:szCs w:val="22"/>
                <w:lang w:val="en-US" w:eastAsia="zh-CN"/>
              </w:rPr>
            </w:pPr>
            <w:r w:rsidRPr="00267633">
              <w:rPr>
                <w:rFonts w:ascii="Times New Roman" w:eastAsia="SimSun" w:hAnsi="Times New Roman" w:cs="Times New Roman"/>
                <w:sz w:val="22"/>
                <w:szCs w:val="22"/>
                <w:lang w:val="en-US" w:eastAsia="zh-CN"/>
              </w:rPr>
              <w:lastRenderedPageBreak/>
              <w:t>CPF - Plaintiff    ________ (</w:t>
            </w:r>
            <w:proofErr w:type="gramStart"/>
            <w:r w:rsidRPr="00267633">
              <w:rPr>
                <w:rFonts w:ascii="Times New Roman" w:eastAsia="SimSun" w:hAnsi="Times New Roman" w:cs="Times New Roman"/>
                <w:sz w:val="22"/>
                <w:szCs w:val="22"/>
                <w:lang w:val="en-US" w:eastAsia="zh-CN"/>
              </w:rPr>
              <w:t>Principal)  _</w:t>
            </w:r>
            <w:proofErr w:type="gramEnd"/>
            <w:r w:rsidRPr="00267633">
              <w:rPr>
                <w:rFonts w:ascii="Times New Roman" w:eastAsia="SimSun" w:hAnsi="Times New Roman" w:cs="Times New Roman"/>
                <w:sz w:val="22"/>
                <w:szCs w:val="22"/>
                <w:lang w:val="en-US" w:eastAsia="zh-CN"/>
              </w:rPr>
              <w:t>______ (Interest) = ________ (Total)</w:t>
            </w:r>
          </w:p>
          <w:p w14:paraId="1BCA2195" w14:textId="77777777" w:rsidR="00267633" w:rsidRPr="00267633" w:rsidRDefault="00267633" w:rsidP="00267633">
            <w:pPr>
              <w:spacing w:before="0" w:after="0" w:line="276" w:lineRule="auto"/>
              <w:rPr>
                <w:rFonts w:ascii="Times New Roman" w:eastAsia="SimSun" w:hAnsi="Times New Roman" w:cs="Times New Roman"/>
                <w:sz w:val="22"/>
                <w:szCs w:val="22"/>
                <w:lang w:val="en-US" w:eastAsia="zh-CN"/>
              </w:rPr>
            </w:pPr>
            <w:r w:rsidRPr="00267633">
              <w:rPr>
                <w:rFonts w:ascii="Times New Roman" w:eastAsia="SimSun" w:hAnsi="Times New Roman" w:cs="Times New Roman"/>
                <w:sz w:val="22"/>
                <w:szCs w:val="22"/>
                <w:lang w:val="en-US" w:eastAsia="zh-CN"/>
              </w:rPr>
              <w:t>CPF - Defendant ________ (</w:t>
            </w:r>
            <w:proofErr w:type="gramStart"/>
            <w:r w:rsidRPr="00267633">
              <w:rPr>
                <w:rFonts w:ascii="Times New Roman" w:eastAsia="SimSun" w:hAnsi="Times New Roman" w:cs="Times New Roman"/>
                <w:sz w:val="22"/>
                <w:szCs w:val="22"/>
                <w:lang w:val="en-US" w:eastAsia="zh-CN"/>
              </w:rPr>
              <w:t>Principal)  _</w:t>
            </w:r>
            <w:proofErr w:type="gramEnd"/>
            <w:r w:rsidRPr="00267633">
              <w:rPr>
                <w:rFonts w:ascii="Times New Roman" w:eastAsia="SimSun" w:hAnsi="Times New Roman" w:cs="Times New Roman"/>
                <w:sz w:val="22"/>
                <w:szCs w:val="22"/>
                <w:lang w:val="en-US" w:eastAsia="zh-CN"/>
              </w:rPr>
              <w:t>______ (Interest) = ________ (Total)</w:t>
            </w:r>
          </w:p>
          <w:p w14:paraId="347712B1" w14:textId="77777777" w:rsidR="00267633" w:rsidRPr="00267633" w:rsidRDefault="00267633" w:rsidP="00267633">
            <w:pPr>
              <w:spacing w:before="0" w:after="0" w:line="276" w:lineRule="auto"/>
              <w:rPr>
                <w:rFonts w:ascii="Times New Roman" w:eastAsia="SimSun" w:hAnsi="Times New Roman" w:cs="Times New Roman"/>
                <w:sz w:val="22"/>
                <w:szCs w:val="22"/>
                <w:lang w:val="en-US" w:eastAsia="zh-CN"/>
              </w:rPr>
            </w:pPr>
          </w:p>
          <w:p w14:paraId="5714E7AB" w14:textId="77777777" w:rsidR="00267633" w:rsidRPr="00267633" w:rsidRDefault="00267633" w:rsidP="00267633">
            <w:pPr>
              <w:spacing w:before="0" w:after="0" w:line="240" w:lineRule="auto"/>
              <w:ind w:left="720" w:hanging="720"/>
              <w:rPr>
                <w:rFonts w:ascii="Times New Roman" w:eastAsia="SimSun" w:hAnsi="Times New Roman" w:cs="Times New Roman"/>
                <w:sz w:val="22"/>
                <w:szCs w:val="22"/>
                <w:lang w:val="en-US" w:eastAsia="zh-CN"/>
              </w:rPr>
            </w:pPr>
            <w:r w:rsidRPr="00267633">
              <w:rPr>
                <w:rFonts w:ascii="Times New Roman" w:eastAsia="SimSun" w:hAnsi="Times New Roman" w:cs="Times New Roman"/>
                <w:sz w:val="22"/>
                <w:szCs w:val="22"/>
                <w:lang w:val="en-US" w:eastAsia="zh-CN"/>
              </w:rPr>
              <w:t>(2)</w:t>
            </w:r>
            <w:r w:rsidRPr="00267633">
              <w:rPr>
                <w:rFonts w:ascii="Times New Roman" w:eastAsia="SimSun" w:hAnsi="Times New Roman" w:cs="Times New Roman"/>
                <w:b/>
                <w:sz w:val="22"/>
                <w:szCs w:val="22"/>
                <w:lang w:val="en-US" w:eastAsia="zh-CN"/>
              </w:rPr>
              <w:tab/>
              <w:t>Direct financial contributions towards purchase, mortgage, renovations, property tax, conservancy, maintenance, repairs:</w:t>
            </w:r>
            <w:r w:rsidRPr="00267633">
              <w:rPr>
                <w:rFonts w:ascii="Times New Roman" w:eastAsia="SimSun" w:hAnsi="Times New Roman" w:cs="Times New Roman"/>
                <w:sz w:val="22"/>
                <w:szCs w:val="22"/>
                <w:lang w:val="en-US" w:eastAsia="zh-CN"/>
              </w:rPr>
              <w:t xml:space="preserve">  _____________________________________________________________________</w:t>
            </w:r>
          </w:p>
          <w:p w14:paraId="58085D04" w14:textId="77777777" w:rsidR="00267633" w:rsidRPr="00267633" w:rsidRDefault="00267633" w:rsidP="00267633">
            <w:pPr>
              <w:spacing w:before="0" w:after="0" w:line="276" w:lineRule="auto"/>
              <w:rPr>
                <w:rFonts w:ascii="Times New Roman" w:eastAsia="SimSun" w:hAnsi="Times New Roman" w:cs="Times New Roman"/>
                <w:sz w:val="22"/>
                <w:szCs w:val="22"/>
                <w:lang w:val="en-US" w:eastAsia="zh-CN"/>
              </w:rPr>
            </w:pPr>
          </w:p>
          <w:p w14:paraId="53E550BF" w14:textId="77777777" w:rsidR="00267633" w:rsidRPr="00267633" w:rsidRDefault="00267633" w:rsidP="00267633">
            <w:pPr>
              <w:spacing w:before="0" w:after="0" w:line="240" w:lineRule="auto"/>
              <w:rPr>
                <w:rFonts w:ascii="Times New Roman" w:eastAsia="SimSun" w:hAnsi="Times New Roman" w:cs="Times New Roman"/>
                <w:b/>
                <w:sz w:val="22"/>
                <w:szCs w:val="22"/>
                <w:lang w:val="en-US" w:eastAsia="zh-CN"/>
              </w:rPr>
            </w:pPr>
            <w:r w:rsidRPr="00267633">
              <w:rPr>
                <w:rFonts w:ascii="Times New Roman" w:eastAsia="SimSun" w:hAnsi="Times New Roman" w:cs="Times New Roman"/>
                <w:sz w:val="22"/>
                <w:szCs w:val="22"/>
                <w:lang w:val="en-US" w:eastAsia="zh-CN"/>
              </w:rPr>
              <w:t>(3)</w:t>
            </w:r>
            <w:r w:rsidRPr="00267633">
              <w:rPr>
                <w:rFonts w:ascii="Times New Roman" w:eastAsia="SimSun" w:hAnsi="Times New Roman" w:cs="Times New Roman"/>
                <w:b/>
                <w:sz w:val="22"/>
                <w:szCs w:val="22"/>
                <w:lang w:val="en-US" w:eastAsia="zh-CN"/>
              </w:rPr>
              <w:tab/>
              <w:t>Indirect contributions:</w:t>
            </w:r>
          </w:p>
          <w:p w14:paraId="1F57979D" w14:textId="77777777" w:rsidR="00267633" w:rsidRPr="00267633" w:rsidRDefault="00267633" w:rsidP="00267633">
            <w:pPr>
              <w:spacing w:before="0" w:after="0" w:line="240" w:lineRule="auto"/>
              <w:rPr>
                <w:rFonts w:ascii="Times New Roman" w:eastAsia="SimSun" w:hAnsi="Times New Roman" w:cs="Times New Roman"/>
                <w:b/>
                <w:sz w:val="22"/>
                <w:szCs w:val="22"/>
                <w:lang w:val="en-US" w:eastAsia="zh-CN"/>
              </w:rPr>
            </w:pPr>
            <w:r w:rsidRPr="00267633">
              <w:rPr>
                <w:rFonts w:ascii="Times New Roman" w:eastAsia="SimSun" w:hAnsi="Times New Roman" w:cs="Times New Roman"/>
                <w:b/>
                <w:sz w:val="22"/>
                <w:szCs w:val="22"/>
                <w:lang w:val="en-US" w:eastAsia="zh-CN"/>
              </w:rPr>
              <w:t xml:space="preserve">State other payments made (e.g. towards household bills, groceries,   </w:t>
            </w:r>
          </w:p>
          <w:p w14:paraId="7E602EE8" w14:textId="77777777" w:rsidR="00267633" w:rsidRPr="00267633" w:rsidRDefault="00267633" w:rsidP="00267633">
            <w:pPr>
              <w:spacing w:before="0" w:after="0" w:line="240" w:lineRule="auto"/>
              <w:rPr>
                <w:rFonts w:ascii="Times New Roman" w:eastAsia="SimSun" w:hAnsi="Times New Roman" w:cs="Times New Roman"/>
                <w:sz w:val="22"/>
                <w:szCs w:val="22"/>
                <w:lang w:val="en-US" w:eastAsia="zh-CN"/>
              </w:rPr>
            </w:pPr>
            <w:r w:rsidRPr="00267633">
              <w:rPr>
                <w:rFonts w:ascii="Times New Roman" w:eastAsia="SimSun" w:hAnsi="Times New Roman" w:cs="Times New Roman"/>
                <w:b/>
                <w:sz w:val="22"/>
                <w:szCs w:val="22"/>
                <w:lang w:val="en-US" w:eastAsia="zh-CN"/>
              </w:rPr>
              <w:t xml:space="preserve">children’s expenses):   </w:t>
            </w:r>
            <w:r w:rsidRPr="00267633">
              <w:rPr>
                <w:rFonts w:ascii="Times New Roman" w:eastAsia="SimSun" w:hAnsi="Times New Roman" w:cs="Times New Roman"/>
                <w:sz w:val="22"/>
                <w:szCs w:val="22"/>
                <w:lang w:val="en-US" w:eastAsia="zh-CN"/>
              </w:rPr>
              <w:t>__________________________________________________</w:t>
            </w:r>
          </w:p>
          <w:p w14:paraId="4AF4886B" w14:textId="77777777" w:rsidR="00267633" w:rsidRPr="00267633" w:rsidRDefault="00267633" w:rsidP="00267633">
            <w:pPr>
              <w:spacing w:before="0" w:after="0" w:line="276" w:lineRule="auto"/>
              <w:rPr>
                <w:rFonts w:ascii="Times New Roman" w:eastAsia="SimSun" w:hAnsi="Times New Roman" w:cs="Times New Roman"/>
                <w:b/>
                <w:sz w:val="22"/>
                <w:szCs w:val="22"/>
                <w:lang w:val="en-US" w:eastAsia="zh-CN"/>
              </w:rPr>
            </w:pPr>
          </w:p>
          <w:p w14:paraId="222260BE" w14:textId="77777777" w:rsidR="00267633" w:rsidRPr="00267633" w:rsidRDefault="00267633" w:rsidP="00267633">
            <w:pPr>
              <w:spacing w:before="0" w:after="0" w:line="240" w:lineRule="auto"/>
              <w:rPr>
                <w:rFonts w:ascii="Times New Roman" w:eastAsia="SimSun" w:hAnsi="Times New Roman" w:cs="Times New Roman"/>
                <w:sz w:val="22"/>
                <w:szCs w:val="22"/>
                <w:lang w:val="en-US" w:eastAsia="zh-CN"/>
              </w:rPr>
            </w:pPr>
            <w:r w:rsidRPr="00267633">
              <w:rPr>
                <w:rFonts w:ascii="Times New Roman" w:eastAsia="SimSun" w:hAnsi="Times New Roman" w:cs="Times New Roman"/>
                <w:sz w:val="22"/>
                <w:szCs w:val="22"/>
                <w:lang w:val="en-US" w:eastAsia="zh-CN"/>
              </w:rPr>
              <w:t>(4)</w:t>
            </w:r>
            <w:r w:rsidRPr="00267633">
              <w:rPr>
                <w:rFonts w:ascii="Times New Roman" w:eastAsia="SimSun" w:hAnsi="Times New Roman" w:cs="Times New Roman"/>
                <w:b/>
                <w:sz w:val="22"/>
                <w:szCs w:val="22"/>
                <w:lang w:val="en-US" w:eastAsia="zh-CN"/>
              </w:rPr>
              <w:tab/>
              <w:t xml:space="preserve">Length of marriage:  </w:t>
            </w:r>
            <w:r w:rsidRPr="00267633">
              <w:rPr>
                <w:rFonts w:ascii="Times New Roman" w:eastAsia="SimSun" w:hAnsi="Times New Roman" w:cs="Times New Roman"/>
                <w:sz w:val="22"/>
                <w:szCs w:val="22"/>
                <w:lang w:val="en-US" w:eastAsia="zh-CN"/>
              </w:rPr>
              <w:t xml:space="preserve">____________ </w:t>
            </w:r>
            <w:proofErr w:type="gramStart"/>
            <w:r w:rsidRPr="00267633">
              <w:rPr>
                <w:rFonts w:ascii="Times New Roman" w:eastAsia="SimSun" w:hAnsi="Times New Roman" w:cs="Times New Roman"/>
                <w:sz w:val="22"/>
                <w:szCs w:val="22"/>
                <w:lang w:val="en-US" w:eastAsia="zh-CN"/>
              </w:rPr>
              <w:t>years  _</w:t>
            </w:r>
            <w:proofErr w:type="gramEnd"/>
            <w:r w:rsidRPr="00267633">
              <w:rPr>
                <w:rFonts w:ascii="Times New Roman" w:eastAsia="SimSun" w:hAnsi="Times New Roman" w:cs="Times New Roman"/>
                <w:sz w:val="22"/>
                <w:szCs w:val="22"/>
                <w:lang w:val="en-US" w:eastAsia="zh-CN"/>
              </w:rPr>
              <w:t>___________ months</w:t>
            </w:r>
          </w:p>
          <w:p w14:paraId="1BE613C5" w14:textId="77777777" w:rsidR="00267633" w:rsidRPr="00267633" w:rsidRDefault="00267633" w:rsidP="00267633">
            <w:pPr>
              <w:spacing w:before="0" w:after="0" w:line="276" w:lineRule="auto"/>
              <w:rPr>
                <w:rFonts w:ascii="Times New Roman" w:eastAsia="SimSun" w:hAnsi="Times New Roman" w:cs="Times New Roman"/>
                <w:sz w:val="22"/>
                <w:szCs w:val="22"/>
                <w:lang w:val="en-US" w:eastAsia="zh-CN"/>
              </w:rPr>
            </w:pPr>
          </w:p>
          <w:p w14:paraId="64912FA0" w14:textId="77777777" w:rsidR="00267633" w:rsidRPr="00267633" w:rsidRDefault="00267633" w:rsidP="00267633">
            <w:pPr>
              <w:spacing w:before="0" w:after="0" w:line="240" w:lineRule="auto"/>
              <w:rPr>
                <w:rFonts w:ascii="Times New Roman" w:eastAsia="SimSun" w:hAnsi="Times New Roman" w:cs="Times New Roman"/>
                <w:sz w:val="22"/>
                <w:szCs w:val="22"/>
                <w:lang w:val="en-US" w:eastAsia="zh-CN"/>
              </w:rPr>
            </w:pPr>
            <w:r w:rsidRPr="00267633">
              <w:rPr>
                <w:rFonts w:ascii="Times New Roman" w:eastAsia="SimSun" w:hAnsi="Times New Roman" w:cs="Times New Roman"/>
                <w:sz w:val="22"/>
                <w:szCs w:val="22"/>
                <w:lang w:val="en-US" w:eastAsia="zh-CN"/>
              </w:rPr>
              <w:t>(5)</w:t>
            </w:r>
            <w:r w:rsidRPr="00267633">
              <w:rPr>
                <w:rFonts w:ascii="Times New Roman" w:eastAsia="SimSun" w:hAnsi="Times New Roman" w:cs="Times New Roman"/>
                <w:b/>
                <w:sz w:val="22"/>
                <w:szCs w:val="22"/>
                <w:lang w:val="en-US" w:eastAsia="zh-CN"/>
              </w:rPr>
              <w:tab/>
              <w:t xml:space="preserve">Proposal for Division: </w:t>
            </w:r>
            <w:r w:rsidRPr="00267633">
              <w:rPr>
                <w:rFonts w:ascii="Times New Roman" w:eastAsia="SimSun" w:hAnsi="Times New Roman" w:cs="Times New Roman"/>
                <w:sz w:val="22"/>
                <w:szCs w:val="22"/>
                <w:lang w:val="en-US" w:eastAsia="zh-CN"/>
              </w:rPr>
              <w:t>_________________________________________________</w:t>
            </w:r>
          </w:p>
          <w:p w14:paraId="30DCFCC5" w14:textId="77777777" w:rsidR="00267633" w:rsidRPr="00267633" w:rsidRDefault="00267633" w:rsidP="00267633">
            <w:pPr>
              <w:spacing w:before="0" w:after="0" w:line="276" w:lineRule="auto"/>
              <w:rPr>
                <w:rFonts w:ascii="Times New Roman" w:eastAsia="SimSun" w:hAnsi="Times New Roman" w:cs="Times New Roman"/>
                <w:b/>
                <w:sz w:val="22"/>
                <w:szCs w:val="22"/>
                <w:lang w:val="en-US" w:eastAsia="zh-CN"/>
              </w:rPr>
            </w:pPr>
          </w:p>
          <w:p w14:paraId="28D9DDC5" w14:textId="77777777" w:rsidR="00267633" w:rsidRPr="00267633" w:rsidRDefault="00267633" w:rsidP="00267633">
            <w:pPr>
              <w:spacing w:before="0" w:after="0" w:line="240" w:lineRule="auto"/>
              <w:rPr>
                <w:rFonts w:ascii="Times New Roman" w:eastAsia="SimSun" w:hAnsi="Times New Roman" w:cs="Times New Roman"/>
                <w:b/>
                <w:sz w:val="22"/>
                <w:szCs w:val="22"/>
                <w:lang w:val="en-US" w:eastAsia="zh-CN"/>
              </w:rPr>
            </w:pPr>
            <w:r w:rsidRPr="00267633">
              <w:rPr>
                <w:rFonts w:ascii="Times New Roman" w:eastAsia="SimSun" w:hAnsi="Times New Roman" w:cs="Times New Roman"/>
                <w:sz w:val="22"/>
                <w:szCs w:val="22"/>
                <w:lang w:val="en-US" w:eastAsia="zh-CN"/>
              </w:rPr>
              <w:t>(6)</w:t>
            </w:r>
            <w:r w:rsidRPr="00267633">
              <w:rPr>
                <w:rFonts w:ascii="Times New Roman" w:eastAsia="SimSun" w:hAnsi="Times New Roman" w:cs="Times New Roman"/>
                <w:b/>
                <w:sz w:val="22"/>
                <w:szCs w:val="22"/>
                <w:lang w:val="en-US" w:eastAsia="zh-CN"/>
              </w:rPr>
              <w:tab/>
              <w:t>Other Assets</w:t>
            </w:r>
          </w:p>
          <w:p w14:paraId="491D9DFD" w14:textId="77777777" w:rsidR="00267633" w:rsidRPr="00267633" w:rsidRDefault="00267633" w:rsidP="00267633">
            <w:pPr>
              <w:spacing w:before="0" w:after="0" w:line="240" w:lineRule="auto"/>
              <w:ind w:left="1452" w:hanging="1452"/>
              <w:rPr>
                <w:rFonts w:ascii="Times New Roman" w:eastAsia="SimSun" w:hAnsi="Times New Roman" w:cs="Times New Roman"/>
                <w:sz w:val="22"/>
                <w:szCs w:val="22"/>
                <w:lang w:val="en-US" w:eastAsia="zh-CN"/>
              </w:rPr>
            </w:pPr>
            <w:r w:rsidRPr="00267633">
              <w:rPr>
                <w:rFonts w:ascii="Times New Roman" w:eastAsia="SimSun" w:hAnsi="Times New Roman" w:cs="Times New Roman"/>
                <w:sz w:val="22"/>
                <w:szCs w:val="22"/>
                <w:lang w:val="en-US" w:eastAsia="zh-CN"/>
              </w:rPr>
              <w:t xml:space="preserve">            State other assets and nature of claim:  _____________________________________</w:t>
            </w:r>
          </w:p>
          <w:p w14:paraId="1042E16F" w14:textId="77777777" w:rsidR="00267633" w:rsidRPr="00267633" w:rsidRDefault="00267633" w:rsidP="00267633">
            <w:pPr>
              <w:spacing w:before="0" w:after="0" w:line="240" w:lineRule="auto"/>
              <w:ind w:left="743" w:hanging="23"/>
              <w:rPr>
                <w:rFonts w:ascii="Times New Roman" w:eastAsia="SimSun" w:hAnsi="Times New Roman" w:cs="Times New Roman"/>
                <w:sz w:val="22"/>
                <w:szCs w:val="22"/>
                <w:lang w:val="en-US" w:eastAsia="zh-CN"/>
              </w:rPr>
            </w:pPr>
            <w:r w:rsidRPr="00267633">
              <w:rPr>
                <w:rFonts w:ascii="Times New Roman" w:eastAsia="SimSun" w:hAnsi="Times New Roman" w:cs="Times New Roman"/>
                <w:sz w:val="22"/>
                <w:szCs w:val="22"/>
                <w:lang w:val="en-US" w:eastAsia="zh-CN"/>
              </w:rPr>
              <w:t>State what percentage or monetary amount or claim this party wants as regards above assets: ______________________________________________________________</w:t>
            </w:r>
          </w:p>
          <w:p w14:paraId="70CF0FBA" w14:textId="77777777" w:rsidR="00267633" w:rsidRPr="00267633" w:rsidRDefault="00267633" w:rsidP="00267633">
            <w:pPr>
              <w:spacing w:before="0" w:after="0" w:line="240" w:lineRule="auto"/>
              <w:rPr>
                <w:rFonts w:ascii="Times New Roman" w:eastAsia="SimSun" w:hAnsi="Times New Roman" w:cs="Times New Roman"/>
                <w:b/>
                <w:sz w:val="22"/>
                <w:szCs w:val="22"/>
                <w:lang w:val="en-US" w:eastAsia="zh-CN"/>
              </w:rPr>
            </w:pPr>
          </w:p>
          <w:p w14:paraId="529B3972" w14:textId="77777777" w:rsidR="00267633" w:rsidRPr="00267633" w:rsidRDefault="00267633" w:rsidP="00267633">
            <w:pPr>
              <w:spacing w:before="0" w:after="0" w:line="480" w:lineRule="auto"/>
              <w:rPr>
                <w:rFonts w:ascii="Times New Roman" w:eastAsia="SimSun" w:hAnsi="Times New Roman" w:cs="Times New Roman"/>
                <w:b/>
                <w:sz w:val="22"/>
                <w:szCs w:val="22"/>
                <w:u w:val="single"/>
                <w:lang w:val="en-US" w:eastAsia="zh-CN"/>
              </w:rPr>
            </w:pPr>
            <w:r w:rsidRPr="00267633">
              <w:rPr>
                <w:rFonts w:ascii="Times New Roman" w:eastAsia="SimSun" w:hAnsi="Times New Roman" w:cs="Times New Roman"/>
                <w:b/>
                <w:smallCaps/>
                <w:sz w:val="22"/>
                <w:szCs w:val="22"/>
                <w:lang w:val="en-US" w:eastAsia="zh-CN"/>
              </w:rPr>
              <w:t>C.</w:t>
            </w:r>
            <w:r w:rsidRPr="00267633">
              <w:rPr>
                <w:rFonts w:ascii="Times New Roman" w:eastAsia="SimSun" w:hAnsi="Times New Roman" w:cs="Times New Roman"/>
                <w:b/>
                <w:smallCaps/>
                <w:sz w:val="22"/>
                <w:szCs w:val="22"/>
                <w:lang w:val="en-US" w:eastAsia="zh-CN"/>
              </w:rPr>
              <w:tab/>
            </w:r>
            <w:r w:rsidRPr="00267633">
              <w:rPr>
                <w:rFonts w:ascii="Times New Roman" w:eastAsia="SimSun" w:hAnsi="Times New Roman" w:cs="Times New Roman"/>
                <w:b/>
                <w:sz w:val="22"/>
                <w:szCs w:val="22"/>
                <w:u w:val="single"/>
                <w:lang w:val="en-US" w:eastAsia="zh-CN"/>
              </w:rPr>
              <w:t>MAINTENANCE</w:t>
            </w:r>
          </w:p>
          <w:p w14:paraId="27F7B364" w14:textId="77777777" w:rsidR="00267633" w:rsidRPr="00267633" w:rsidRDefault="00267633" w:rsidP="00267633">
            <w:pPr>
              <w:spacing w:before="0" w:after="0" w:line="240" w:lineRule="auto"/>
              <w:rPr>
                <w:rFonts w:ascii="Times New Roman" w:eastAsia="SimSun" w:hAnsi="Times New Roman" w:cs="Times New Roman"/>
                <w:sz w:val="22"/>
                <w:szCs w:val="22"/>
                <w:lang w:val="en-US" w:eastAsia="zh-CN"/>
              </w:rPr>
            </w:pPr>
            <w:r w:rsidRPr="00267633">
              <w:rPr>
                <w:rFonts w:ascii="Times New Roman" w:eastAsia="SimSun" w:hAnsi="Times New Roman" w:cs="Times New Roman"/>
                <w:sz w:val="22"/>
                <w:szCs w:val="22"/>
                <w:lang w:val="en-US" w:eastAsia="zh-CN"/>
              </w:rPr>
              <w:t>State occupation: ___________________________</w:t>
            </w:r>
            <w:r w:rsidRPr="00267633">
              <w:rPr>
                <w:rFonts w:ascii="Times New Roman" w:eastAsia="SimSun" w:hAnsi="Times New Roman" w:cs="Times New Roman"/>
                <w:sz w:val="22"/>
                <w:szCs w:val="22"/>
                <w:lang w:val="en-US" w:eastAsia="zh-CN"/>
              </w:rPr>
              <w:softHyphen/>
              <w:t>___________________________</w:t>
            </w:r>
          </w:p>
          <w:p w14:paraId="64A9C929" w14:textId="77777777" w:rsidR="00267633" w:rsidRPr="00267633" w:rsidRDefault="00267633" w:rsidP="00267633">
            <w:pPr>
              <w:spacing w:before="0" w:after="0" w:line="240" w:lineRule="auto"/>
              <w:rPr>
                <w:rFonts w:ascii="Times New Roman" w:eastAsia="SimSun" w:hAnsi="Times New Roman" w:cs="Times New Roman"/>
                <w:sz w:val="22"/>
                <w:szCs w:val="22"/>
                <w:lang w:val="en-US" w:eastAsia="zh-CN"/>
              </w:rPr>
            </w:pPr>
            <w:r w:rsidRPr="00267633">
              <w:rPr>
                <w:rFonts w:ascii="Times New Roman" w:eastAsia="SimSun" w:hAnsi="Times New Roman" w:cs="Times New Roman"/>
                <w:sz w:val="22"/>
                <w:szCs w:val="22"/>
                <w:lang w:val="en-US" w:eastAsia="zh-CN"/>
              </w:rPr>
              <w:t>State income (</w:t>
            </w:r>
            <w:proofErr w:type="spellStart"/>
            <w:r w:rsidRPr="00267633">
              <w:rPr>
                <w:rFonts w:ascii="Times New Roman" w:eastAsia="SimSun" w:hAnsi="Times New Roman" w:cs="Times New Roman"/>
                <w:sz w:val="22"/>
                <w:szCs w:val="22"/>
                <w:lang w:val="en-US" w:eastAsia="zh-CN"/>
              </w:rPr>
              <w:t>nett</w:t>
            </w:r>
            <w:proofErr w:type="spellEnd"/>
            <w:r w:rsidRPr="00267633">
              <w:rPr>
                <w:rFonts w:ascii="Times New Roman" w:eastAsia="SimSun" w:hAnsi="Times New Roman" w:cs="Times New Roman"/>
                <w:sz w:val="22"/>
                <w:szCs w:val="22"/>
                <w:lang w:val="en-US" w:eastAsia="zh-CN"/>
              </w:rPr>
              <w:t>): ____________________________________________________</w:t>
            </w:r>
          </w:p>
          <w:p w14:paraId="60970ED2" w14:textId="77777777" w:rsidR="00267633" w:rsidRPr="00267633" w:rsidRDefault="00267633" w:rsidP="00267633">
            <w:pPr>
              <w:spacing w:before="0" w:after="0" w:line="276" w:lineRule="auto"/>
              <w:rPr>
                <w:rFonts w:ascii="Times New Roman" w:eastAsia="SimSun" w:hAnsi="Times New Roman" w:cs="Times New Roman"/>
                <w:sz w:val="22"/>
                <w:szCs w:val="22"/>
                <w:lang w:val="en-US" w:eastAsia="zh-CN"/>
              </w:rPr>
            </w:pPr>
          </w:p>
          <w:p w14:paraId="1E2081D5" w14:textId="77777777" w:rsidR="00267633" w:rsidRPr="00267633" w:rsidRDefault="00267633" w:rsidP="00267633">
            <w:pPr>
              <w:spacing w:before="0" w:after="0" w:line="240" w:lineRule="auto"/>
              <w:rPr>
                <w:rFonts w:ascii="Times New Roman" w:eastAsia="SimSun" w:hAnsi="Times New Roman" w:cs="Times New Roman"/>
                <w:b/>
                <w:sz w:val="22"/>
                <w:szCs w:val="22"/>
                <w:lang w:val="en-US" w:eastAsia="zh-CN"/>
              </w:rPr>
            </w:pPr>
            <w:r w:rsidRPr="00267633">
              <w:rPr>
                <w:rFonts w:ascii="Times New Roman" w:eastAsia="SimSun" w:hAnsi="Times New Roman" w:cs="Times New Roman"/>
                <w:sz w:val="22"/>
                <w:szCs w:val="22"/>
                <w:lang w:val="en-US" w:eastAsia="zh-CN"/>
              </w:rPr>
              <w:t>(1)</w:t>
            </w:r>
            <w:r w:rsidRPr="00267633">
              <w:rPr>
                <w:rFonts w:ascii="Times New Roman" w:eastAsia="SimSun" w:hAnsi="Times New Roman" w:cs="Times New Roman"/>
                <w:b/>
                <w:sz w:val="22"/>
                <w:szCs w:val="22"/>
                <w:lang w:val="en-US" w:eastAsia="zh-CN"/>
              </w:rPr>
              <w:tab/>
              <w:t>Maintenance of children</w:t>
            </w:r>
          </w:p>
          <w:p w14:paraId="60217F4D" w14:textId="77777777" w:rsidR="00267633" w:rsidRPr="00267633" w:rsidRDefault="00267633" w:rsidP="00267633">
            <w:pPr>
              <w:spacing w:before="0" w:after="0" w:line="240" w:lineRule="auto"/>
              <w:rPr>
                <w:rFonts w:ascii="Times New Roman" w:eastAsia="SimSun" w:hAnsi="Times New Roman" w:cs="Times New Roman"/>
                <w:sz w:val="22"/>
                <w:szCs w:val="22"/>
                <w:lang w:val="en-US" w:eastAsia="zh-CN"/>
              </w:rPr>
            </w:pPr>
            <w:r w:rsidRPr="00267633">
              <w:rPr>
                <w:rFonts w:ascii="Times New Roman" w:eastAsia="SimSun" w:hAnsi="Times New Roman" w:cs="Times New Roman"/>
                <w:sz w:val="22"/>
                <w:szCs w:val="22"/>
                <w:lang w:val="en-US" w:eastAsia="zh-CN"/>
              </w:rPr>
              <w:t>State expenses and amount claimed/proposed: _______________________________</w:t>
            </w:r>
          </w:p>
          <w:p w14:paraId="001D8C49" w14:textId="77777777" w:rsidR="00267633" w:rsidRPr="00267633" w:rsidRDefault="00267633" w:rsidP="00267633">
            <w:pPr>
              <w:spacing w:before="0" w:after="0" w:line="276" w:lineRule="auto"/>
              <w:rPr>
                <w:rFonts w:ascii="Times New Roman" w:eastAsia="SimSun" w:hAnsi="Times New Roman" w:cs="Times New Roman"/>
                <w:sz w:val="22"/>
                <w:szCs w:val="22"/>
                <w:lang w:val="en-US" w:eastAsia="zh-CN"/>
              </w:rPr>
            </w:pPr>
          </w:p>
          <w:p w14:paraId="089B81CC" w14:textId="77777777" w:rsidR="00267633" w:rsidRPr="00267633" w:rsidRDefault="00267633" w:rsidP="00267633">
            <w:pPr>
              <w:spacing w:before="0" w:after="0" w:line="240" w:lineRule="auto"/>
              <w:rPr>
                <w:rFonts w:ascii="Times New Roman" w:eastAsia="SimSun" w:hAnsi="Times New Roman" w:cs="Times New Roman"/>
                <w:b/>
                <w:sz w:val="22"/>
                <w:szCs w:val="22"/>
                <w:lang w:val="en-US" w:eastAsia="zh-CN"/>
              </w:rPr>
            </w:pPr>
            <w:r w:rsidRPr="00267633">
              <w:rPr>
                <w:rFonts w:ascii="Times New Roman" w:eastAsia="SimSun" w:hAnsi="Times New Roman" w:cs="Times New Roman"/>
                <w:sz w:val="22"/>
                <w:szCs w:val="22"/>
                <w:lang w:val="en-US" w:eastAsia="zh-CN"/>
              </w:rPr>
              <w:t>(2)</w:t>
            </w:r>
            <w:r w:rsidRPr="00267633">
              <w:rPr>
                <w:rFonts w:ascii="Times New Roman" w:eastAsia="SimSun" w:hAnsi="Times New Roman" w:cs="Times New Roman"/>
                <w:b/>
                <w:sz w:val="22"/>
                <w:szCs w:val="22"/>
                <w:lang w:val="en-US" w:eastAsia="zh-CN"/>
              </w:rPr>
              <w:t xml:space="preserve">       Maintenance of wife</w:t>
            </w:r>
          </w:p>
          <w:p w14:paraId="50CF2835" w14:textId="77777777" w:rsidR="00267633" w:rsidRPr="00267633" w:rsidRDefault="00267633" w:rsidP="00267633">
            <w:pPr>
              <w:spacing w:before="0" w:after="0" w:line="240" w:lineRule="auto"/>
              <w:rPr>
                <w:rFonts w:ascii="Times New Roman" w:eastAsia="SimSun" w:hAnsi="Times New Roman" w:cs="Times New Roman"/>
                <w:sz w:val="22"/>
                <w:szCs w:val="22"/>
                <w:lang w:val="en-US" w:eastAsia="zh-CN"/>
              </w:rPr>
            </w:pPr>
            <w:r w:rsidRPr="00267633">
              <w:rPr>
                <w:rFonts w:ascii="Times New Roman" w:eastAsia="SimSun" w:hAnsi="Times New Roman" w:cs="Times New Roman"/>
                <w:sz w:val="22"/>
                <w:szCs w:val="22"/>
                <w:lang w:val="en-US" w:eastAsia="zh-CN"/>
              </w:rPr>
              <w:t>State expenses and amount claimed/</w:t>
            </w:r>
            <w:proofErr w:type="gramStart"/>
            <w:r w:rsidRPr="00267633">
              <w:rPr>
                <w:rFonts w:ascii="Times New Roman" w:eastAsia="SimSun" w:hAnsi="Times New Roman" w:cs="Times New Roman"/>
                <w:sz w:val="22"/>
                <w:szCs w:val="22"/>
                <w:lang w:val="en-US" w:eastAsia="zh-CN"/>
              </w:rPr>
              <w:t>proposed:_</w:t>
            </w:r>
            <w:proofErr w:type="gramEnd"/>
            <w:r w:rsidRPr="00267633">
              <w:rPr>
                <w:rFonts w:ascii="Times New Roman" w:eastAsia="SimSun" w:hAnsi="Times New Roman" w:cs="Times New Roman"/>
                <w:sz w:val="22"/>
                <w:szCs w:val="22"/>
                <w:lang w:val="en-US" w:eastAsia="zh-CN"/>
              </w:rPr>
              <w:t>_______________________________</w:t>
            </w:r>
          </w:p>
          <w:p w14:paraId="36464AD8" w14:textId="77777777" w:rsidR="00267633" w:rsidRPr="00267633" w:rsidRDefault="00267633" w:rsidP="00267633">
            <w:pPr>
              <w:spacing w:before="0" w:after="0" w:line="240" w:lineRule="auto"/>
              <w:rPr>
                <w:rFonts w:ascii="Times New Roman" w:eastAsia="SimSun" w:hAnsi="Times New Roman" w:cs="Times New Roman"/>
                <w:sz w:val="22"/>
                <w:szCs w:val="22"/>
                <w:lang w:val="en-US" w:eastAsia="zh-CN"/>
              </w:rPr>
            </w:pPr>
          </w:p>
          <w:p w14:paraId="41B2039B" w14:textId="77777777" w:rsidR="00267633" w:rsidRPr="00267633" w:rsidRDefault="00267633" w:rsidP="00267633">
            <w:pPr>
              <w:spacing w:before="0" w:after="0" w:line="240" w:lineRule="auto"/>
              <w:rPr>
                <w:rFonts w:ascii="Times New Roman" w:eastAsia="SimSun" w:hAnsi="Times New Roman" w:cs="Times New Roman"/>
                <w:b/>
                <w:sz w:val="22"/>
                <w:szCs w:val="22"/>
                <w:lang w:val="en-US" w:eastAsia="zh-CN"/>
              </w:rPr>
            </w:pPr>
            <w:r w:rsidRPr="00267633">
              <w:rPr>
                <w:rFonts w:ascii="Times New Roman" w:eastAsia="SimSun" w:hAnsi="Times New Roman" w:cs="Times New Roman"/>
                <w:sz w:val="22"/>
                <w:szCs w:val="22"/>
                <w:lang w:val="en-US" w:eastAsia="zh-CN"/>
              </w:rPr>
              <w:t>(3)</w:t>
            </w:r>
            <w:r w:rsidRPr="00267633">
              <w:rPr>
                <w:rFonts w:ascii="Times New Roman" w:eastAsia="SimSun" w:hAnsi="Times New Roman" w:cs="Times New Roman"/>
                <w:b/>
                <w:sz w:val="22"/>
                <w:szCs w:val="22"/>
                <w:lang w:val="en-US" w:eastAsia="zh-CN"/>
              </w:rPr>
              <w:t xml:space="preserve">       Maintenance of incapacitated husband</w:t>
            </w:r>
          </w:p>
          <w:p w14:paraId="6541218E" w14:textId="77777777" w:rsidR="00267633" w:rsidRPr="00267633" w:rsidRDefault="00267633" w:rsidP="00267633">
            <w:pPr>
              <w:spacing w:before="0" w:after="0" w:line="240" w:lineRule="auto"/>
              <w:rPr>
                <w:rFonts w:ascii="Times New Roman" w:eastAsia="SimSun" w:hAnsi="Times New Roman" w:cs="Times New Roman"/>
                <w:b/>
                <w:smallCaps/>
                <w:sz w:val="22"/>
                <w:szCs w:val="22"/>
                <w:lang w:val="en-US" w:eastAsia="zh-CN"/>
              </w:rPr>
            </w:pPr>
            <w:r w:rsidRPr="00267633">
              <w:rPr>
                <w:rFonts w:ascii="Times New Roman" w:eastAsia="SimSun" w:hAnsi="Times New Roman" w:cs="Times New Roman"/>
                <w:sz w:val="22"/>
                <w:szCs w:val="22"/>
                <w:lang w:val="en-US" w:eastAsia="zh-CN"/>
              </w:rPr>
              <w:t>State expenses and amount claimed/</w:t>
            </w:r>
            <w:proofErr w:type="gramStart"/>
            <w:r w:rsidRPr="00267633">
              <w:rPr>
                <w:rFonts w:ascii="Times New Roman" w:eastAsia="SimSun" w:hAnsi="Times New Roman" w:cs="Times New Roman"/>
                <w:sz w:val="22"/>
                <w:szCs w:val="22"/>
                <w:lang w:val="en-US" w:eastAsia="zh-CN"/>
              </w:rPr>
              <w:t>proposed:_</w:t>
            </w:r>
            <w:proofErr w:type="gramEnd"/>
            <w:r w:rsidRPr="00267633">
              <w:rPr>
                <w:rFonts w:ascii="Times New Roman" w:eastAsia="SimSun" w:hAnsi="Times New Roman" w:cs="Times New Roman"/>
                <w:sz w:val="22"/>
                <w:szCs w:val="22"/>
                <w:lang w:val="en-US" w:eastAsia="zh-CN"/>
              </w:rPr>
              <w:t>_______________________________</w:t>
            </w:r>
          </w:p>
          <w:p w14:paraId="0EB13309" w14:textId="77777777" w:rsidR="00267633" w:rsidRPr="00267633" w:rsidRDefault="00267633" w:rsidP="00267633">
            <w:pPr>
              <w:spacing w:before="0" w:after="0" w:line="240" w:lineRule="auto"/>
              <w:rPr>
                <w:rFonts w:ascii="Times New Roman" w:eastAsia="SimSun" w:hAnsi="Times New Roman" w:cs="Times New Roman"/>
                <w:sz w:val="22"/>
                <w:szCs w:val="22"/>
                <w:lang w:val="en-US" w:eastAsia="zh-CN"/>
              </w:rPr>
            </w:pPr>
          </w:p>
        </w:tc>
      </w:tr>
      <w:tr w:rsidR="00267633" w:rsidRPr="00267633" w14:paraId="3A39237E" w14:textId="77777777" w:rsidTr="00267633">
        <w:trPr>
          <w:gridAfter w:val="1"/>
          <w:divId w:val="2116439976"/>
          <w:wAfter w:w="141" w:type="dxa"/>
        </w:trPr>
        <w:tc>
          <w:tcPr>
            <w:tcW w:w="9498" w:type="dxa"/>
            <w:gridSpan w:val="2"/>
          </w:tcPr>
          <w:p w14:paraId="6C52A963" w14:textId="77777777" w:rsidR="00267633" w:rsidRPr="00267633" w:rsidRDefault="00267633" w:rsidP="00267633">
            <w:pPr>
              <w:spacing w:before="0" w:after="0" w:line="240" w:lineRule="auto"/>
              <w:ind w:left="567" w:hanging="567"/>
              <w:rPr>
                <w:rFonts w:ascii="Times New Roman" w:eastAsia="SimSun" w:hAnsi="Times New Roman" w:cs="Times New Roman"/>
                <w:sz w:val="22"/>
                <w:szCs w:val="22"/>
                <w:lang w:val="en-US" w:eastAsia="zh-CN"/>
              </w:rPr>
            </w:pPr>
          </w:p>
        </w:tc>
      </w:tr>
    </w:tbl>
    <w:p w14:paraId="3D135B3C" w14:textId="77777777" w:rsidR="00267633" w:rsidRPr="00267633" w:rsidRDefault="00267633" w:rsidP="00267633">
      <w:pPr>
        <w:spacing w:before="0" w:after="0" w:line="240" w:lineRule="auto"/>
        <w:divId w:val="2116439976"/>
        <w:rPr>
          <w:rFonts w:ascii="Times New Roman" w:eastAsia="SimSun" w:hAnsi="Times New Roman" w:cs="Times New Roman"/>
          <w:b/>
          <w:sz w:val="22"/>
          <w:szCs w:val="22"/>
          <w:u w:val="single"/>
          <w:lang w:val="en-US" w:eastAsia="zh-CN"/>
        </w:rPr>
      </w:pPr>
      <w:r w:rsidRPr="00267633">
        <w:rPr>
          <w:rFonts w:ascii="Times New Roman" w:eastAsia="SimSun" w:hAnsi="Times New Roman" w:cs="Times New Roman"/>
          <w:b/>
          <w:smallCaps/>
          <w:sz w:val="22"/>
          <w:szCs w:val="22"/>
          <w:lang w:val="en-US" w:eastAsia="zh-CN"/>
        </w:rPr>
        <w:t>D.</w:t>
      </w:r>
      <w:r w:rsidRPr="00267633">
        <w:rPr>
          <w:rFonts w:ascii="Times New Roman" w:eastAsia="SimSun" w:hAnsi="Times New Roman" w:cs="Times New Roman"/>
          <w:b/>
          <w:smallCaps/>
          <w:sz w:val="22"/>
          <w:szCs w:val="22"/>
          <w:lang w:val="en-US" w:eastAsia="zh-CN"/>
        </w:rPr>
        <w:tab/>
      </w:r>
      <w:r w:rsidRPr="00267633">
        <w:rPr>
          <w:rFonts w:ascii="Times New Roman" w:eastAsia="SimSun" w:hAnsi="Times New Roman" w:cs="Times New Roman"/>
          <w:b/>
          <w:sz w:val="22"/>
          <w:szCs w:val="22"/>
          <w:u w:val="single"/>
          <w:lang w:val="en-US" w:eastAsia="zh-CN"/>
        </w:rPr>
        <w:t>OTHER ISSUES (IF ANY)</w:t>
      </w:r>
    </w:p>
    <w:p w14:paraId="2A9FEB0F" w14:textId="77777777" w:rsidR="00267633" w:rsidRPr="00267633" w:rsidRDefault="00267633" w:rsidP="00267633">
      <w:pPr>
        <w:spacing w:before="0" w:after="0" w:line="276" w:lineRule="auto"/>
        <w:divId w:val="2116439976"/>
        <w:rPr>
          <w:rFonts w:ascii="Times New Roman" w:eastAsia="SimSun" w:hAnsi="Times New Roman" w:cs="Times New Roman"/>
          <w:b/>
          <w:sz w:val="22"/>
          <w:szCs w:val="22"/>
          <w:u w:val="single"/>
          <w:lang w:val="en-US" w:eastAsia="zh-CN"/>
        </w:rPr>
      </w:pPr>
    </w:p>
    <w:p w14:paraId="54096541" w14:textId="77777777" w:rsidR="00267633" w:rsidRPr="00267633" w:rsidRDefault="00267633" w:rsidP="00267633">
      <w:pPr>
        <w:spacing w:before="0" w:after="0" w:line="240" w:lineRule="auto"/>
        <w:divId w:val="2116439976"/>
        <w:rPr>
          <w:rFonts w:ascii="Times New Roman" w:eastAsia="SimSun" w:hAnsi="Times New Roman" w:cs="Times New Roman"/>
          <w:sz w:val="22"/>
          <w:szCs w:val="22"/>
          <w:lang w:val="en-US" w:eastAsia="zh-CN"/>
        </w:rPr>
      </w:pPr>
      <w:r w:rsidRPr="00267633">
        <w:rPr>
          <w:rFonts w:ascii="Times New Roman" w:eastAsia="SimSun" w:hAnsi="Times New Roman" w:cs="Times New Roman"/>
          <w:sz w:val="22"/>
          <w:szCs w:val="22"/>
          <w:lang w:val="en-US" w:eastAsia="zh-CN"/>
        </w:rPr>
        <w:t>______________________________________________________________________</w:t>
      </w:r>
    </w:p>
    <w:p w14:paraId="077E6168" w14:textId="77777777" w:rsidR="00267633" w:rsidRPr="00267633" w:rsidRDefault="00267633" w:rsidP="00267633">
      <w:pPr>
        <w:spacing w:before="0" w:after="0" w:line="240" w:lineRule="auto"/>
        <w:divId w:val="2116439976"/>
        <w:rPr>
          <w:rFonts w:ascii="Times New Roman" w:eastAsia="SimSun" w:hAnsi="Times New Roman" w:cs="Times New Roman"/>
          <w:sz w:val="22"/>
          <w:szCs w:val="22"/>
          <w:lang w:val="en-US" w:eastAsia="zh-CN"/>
        </w:rPr>
      </w:pPr>
    </w:p>
    <w:p w14:paraId="166B90C0" w14:textId="77777777" w:rsidR="00267633" w:rsidRPr="00267633" w:rsidRDefault="00267633" w:rsidP="00267633">
      <w:pPr>
        <w:spacing w:before="0" w:after="0" w:line="276" w:lineRule="auto"/>
        <w:divId w:val="2116439976"/>
        <w:rPr>
          <w:rFonts w:ascii="Times New Roman" w:eastAsia="SimSun" w:hAnsi="Times New Roman" w:cs="Times New Roman"/>
          <w:sz w:val="22"/>
          <w:szCs w:val="22"/>
          <w:lang w:val="en-US" w:eastAsia="zh-CN"/>
        </w:rPr>
      </w:pPr>
    </w:p>
    <w:p w14:paraId="379CD18B" w14:textId="77777777" w:rsidR="00267633" w:rsidRPr="00267633" w:rsidRDefault="00267633" w:rsidP="00267633">
      <w:pPr>
        <w:spacing w:before="0" w:after="0" w:line="276" w:lineRule="auto"/>
        <w:divId w:val="2116439976"/>
        <w:rPr>
          <w:rFonts w:ascii="Times New Roman" w:eastAsia="SimSun" w:hAnsi="Times New Roman" w:cs="Times New Roman"/>
          <w:sz w:val="22"/>
          <w:szCs w:val="22"/>
          <w:lang w:val="en-US" w:eastAsia="zh-CN"/>
        </w:rPr>
      </w:pPr>
    </w:p>
    <w:p w14:paraId="161F9964" w14:textId="77777777" w:rsidR="00267633" w:rsidRPr="00267633" w:rsidRDefault="00267633" w:rsidP="00267633">
      <w:pPr>
        <w:spacing w:before="0" w:after="0"/>
        <w:divId w:val="2116439976"/>
        <w:rPr>
          <w:rFonts w:ascii="Times New Roman" w:hAnsi="Times New Roman" w:cs="Times New Roman"/>
          <w:b/>
          <w:lang w:val="en-US" w:eastAsia="zh-CN"/>
        </w:rPr>
      </w:pPr>
      <w:r w:rsidRPr="00267633">
        <w:rPr>
          <w:rFonts w:ascii="Times New Roman" w:eastAsia="SimSun" w:hAnsi="Times New Roman" w:cs="Times New Roman"/>
          <w:b/>
          <w:sz w:val="22"/>
          <w:szCs w:val="22"/>
          <w:lang w:val="en-US" w:eastAsia="zh-CN"/>
        </w:rPr>
        <w:t>Family Justice Courts</w:t>
      </w:r>
    </w:p>
    <w:p w14:paraId="554C4747" w14:textId="77777777" w:rsidR="00267633" w:rsidRPr="00267633" w:rsidRDefault="00267633" w:rsidP="00267633">
      <w:pPr>
        <w:spacing w:before="0" w:after="200" w:line="276" w:lineRule="auto"/>
        <w:divId w:val="2116439976"/>
        <w:rPr>
          <w:rFonts w:ascii="Calibri" w:hAnsi="Calibri" w:cs="Times New Roman"/>
          <w:sz w:val="22"/>
          <w:szCs w:val="22"/>
          <w:lang w:val="en-GB" w:eastAsia="en-GB"/>
        </w:rPr>
      </w:pPr>
      <w:r w:rsidRPr="00267633">
        <w:rPr>
          <w:rFonts w:ascii="Calibri" w:hAnsi="Calibri" w:cs="Times New Roman"/>
          <w:sz w:val="22"/>
          <w:szCs w:val="22"/>
          <w:lang w:val="en-GB" w:eastAsia="en-GB"/>
        </w:rPr>
        <w:br w:type="page"/>
      </w:r>
    </w:p>
    <w:tbl>
      <w:tblPr>
        <w:tblW w:w="9240" w:type="dxa"/>
        <w:jc w:val="center"/>
        <w:tblLayout w:type="fixed"/>
        <w:tblLook w:val="0000" w:firstRow="0" w:lastRow="0" w:firstColumn="0" w:lastColumn="0" w:noHBand="0" w:noVBand="0"/>
      </w:tblPr>
      <w:tblGrid>
        <w:gridCol w:w="3080"/>
        <w:gridCol w:w="3080"/>
        <w:gridCol w:w="3080"/>
      </w:tblGrid>
      <w:tr w:rsidR="00267633" w:rsidRPr="00267633" w14:paraId="1EC3200F" w14:textId="77777777" w:rsidTr="00267633">
        <w:trPr>
          <w:divId w:val="2116439976"/>
          <w:jc w:val="center"/>
        </w:trPr>
        <w:tc>
          <w:tcPr>
            <w:tcW w:w="3080" w:type="dxa"/>
          </w:tcPr>
          <w:p w14:paraId="6A57403D"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lastRenderedPageBreak/>
              <w:br w:type="page"/>
            </w:r>
          </w:p>
        </w:tc>
        <w:tc>
          <w:tcPr>
            <w:tcW w:w="3080" w:type="dxa"/>
          </w:tcPr>
          <w:p w14:paraId="30484F02" w14:textId="77777777" w:rsidR="00267633" w:rsidRPr="00267633" w:rsidRDefault="00267633" w:rsidP="00267633">
            <w:pPr>
              <w:keepNext/>
              <w:spacing w:before="0" w:after="0" w:line="240" w:lineRule="auto"/>
              <w:jc w:val="center"/>
              <w:outlineLvl w:val="1"/>
              <w:rPr>
                <w:rFonts w:ascii="Times New Roman" w:hAnsi="Times New Roman"/>
                <w:bCs/>
                <w:iCs/>
                <w:spacing w:val="-3"/>
                <w:szCs w:val="28"/>
                <w:lang w:val="en-GB" w:eastAsia="zh-CN"/>
              </w:rPr>
            </w:pPr>
            <w:r w:rsidRPr="00267633">
              <w:rPr>
                <w:rFonts w:ascii="Times New Roman" w:hAnsi="Times New Roman"/>
                <w:bCs/>
                <w:iCs/>
                <w:spacing w:val="-3"/>
                <w:szCs w:val="28"/>
                <w:lang w:val="en-GB" w:eastAsia="zh-CN"/>
              </w:rPr>
              <w:t>FORM 192</w:t>
            </w:r>
          </w:p>
        </w:tc>
        <w:tc>
          <w:tcPr>
            <w:tcW w:w="3080" w:type="dxa"/>
          </w:tcPr>
          <w:p w14:paraId="610BDA50"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r>
    </w:tbl>
    <w:p w14:paraId="3EB18FA1" w14:textId="77777777" w:rsidR="00267633" w:rsidRPr="00267633" w:rsidRDefault="00267633" w:rsidP="00267633">
      <w:pPr>
        <w:spacing w:before="0" w:after="0" w:line="240" w:lineRule="auto"/>
        <w:divId w:val="2116439976"/>
        <w:rPr>
          <w:rFonts w:ascii="Times New Roman" w:hAnsi="Times New Roman" w:cs="Times New Roman"/>
          <w:sz w:val="22"/>
          <w:szCs w:val="22"/>
          <w:lang w:val="en-US" w:eastAsia="zh-CN"/>
        </w:rPr>
      </w:pPr>
      <w:r w:rsidRPr="00267633">
        <w:rPr>
          <w:rFonts w:ascii="Times New Roman" w:hAnsi="Times New Roman" w:cs="Times New Roman"/>
          <w:sz w:val="22"/>
          <w:szCs w:val="22"/>
          <w:lang w:val="en-US" w:eastAsia="zh-CN"/>
        </w:rPr>
        <w:t>Para 14</w:t>
      </w:r>
    </w:p>
    <w:p w14:paraId="3CDFE576"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p>
    <w:p w14:paraId="7472AEC4" w14:textId="77777777" w:rsidR="00267633" w:rsidRPr="00267633" w:rsidRDefault="00267633" w:rsidP="00267633">
      <w:pPr>
        <w:spacing w:before="0" w:after="0" w:line="240" w:lineRule="auto"/>
        <w:jc w:val="center"/>
        <w:divId w:val="2116439976"/>
        <w:rPr>
          <w:rFonts w:ascii="Times New Roman" w:hAnsi="Times New Roman" w:cs="Times New Roman"/>
          <w:b/>
          <w:sz w:val="20"/>
          <w:szCs w:val="20"/>
          <w:u w:val="single"/>
          <w:lang w:val="en-US" w:eastAsia="zh-CN"/>
        </w:rPr>
      </w:pPr>
    </w:p>
    <w:p w14:paraId="6EA7794E" w14:textId="77777777" w:rsidR="00267633" w:rsidRPr="00267633" w:rsidRDefault="00267633" w:rsidP="00267633">
      <w:pPr>
        <w:spacing w:before="0" w:after="0" w:line="240" w:lineRule="auto"/>
        <w:jc w:val="center"/>
        <w:divId w:val="2116439976"/>
        <w:rPr>
          <w:rFonts w:ascii="Times New Roman" w:hAnsi="Times New Roman" w:cs="Times New Roman"/>
          <w:lang w:val="en-US" w:eastAsia="zh-CN"/>
        </w:rPr>
      </w:pPr>
      <w:r w:rsidRPr="00267633">
        <w:rPr>
          <w:rFonts w:ascii="Times New Roman" w:hAnsi="Times New Roman" w:cs="Times New Roman"/>
          <w:lang w:val="en-US" w:eastAsia="zh-CN"/>
        </w:rPr>
        <w:t>IN THE FAMILY JUSTICE COURTS OF THE REPUBLIC OF SINGAPORE</w:t>
      </w:r>
    </w:p>
    <w:p w14:paraId="29E598F4" w14:textId="77777777" w:rsidR="00267633" w:rsidRPr="00267633" w:rsidRDefault="00267633" w:rsidP="00267633">
      <w:pPr>
        <w:spacing w:before="0" w:after="0" w:line="240" w:lineRule="auto"/>
        <w:jc w:val="center"/>
        <w:divId w:val="2116439976"/>
        <w:rPr>
          <w:rFonts w:ascii="Times New Roman" w:hAnsi="Times New Roman" w:cs="Times New Roman"/>
          <w:lang w:val="en-US" w:eastAsia="zh-CN"/>
        </w:rPr>
      </w:pPr>
    </w:p>
    <w:p w14:paraId="6829869B"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Divorce Suit</w:t>
      </w:r>
      <w:r w:rsidRPr="00267633">
        <w:rPr>
          <w:rFonts w:ascii="Times New Roman" w:hAnsi="Times New Roman" w:cs="Times New Roman"/>
          <w:lang w:val="en-US" w:eastAsia="zh-CN"/>
        </w:rPr>
        <w:tab/>
      </w:r>
      <w:r w:rsidRPr="00267633">
        <w:rPr>
          <w:rFonts w:ascii="Times New Roman" w:hAnsi="Times New Roman" w:cs="Times New Roman"/>
          <w:lang w:val="en-US" w:eastAsia="zh-CN"/>
        </w:rPr>
        <w:tab/>
        <w:t>)</w:t>
      </w:r>
    </w:p>
    <w:p w14:paraId="1C1DCA78"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No.</w:t>
      </w:r>
      <w:r w:rsidRPr="00267633">
        <w:rPr>
          <w:rFonts w:ascii="Times New Roman" w:hAnsi="Times New Roman" w:cs="Times New Roman"/>
          <w:lang w:val="en-US" w:eastAsia="zh-CN"/>
        </w:rPr>
        <w:tab/>
        <w:t xml:space="preserve"> of 20 </w:t>
      </w:r>
      <w:r w:rsidRPr="00267633">
        <w:rPr>
          <w:rFonts w:ascii="Times New Roman" w:hAnsi="Times New Roman" w:cs="Times New Roman"/>
          <w:lang w:val="en-US" w:eastAsia="zh-CN"/>
        </w:rPr>
        <w:tab/>
      </w:r>
      <w:r w:rsidRPr="00267633">
        <w:rPr>
          <w:rFonts w:ascii="Times New Roman" w:hAnsi="Times New Roman" w:cs="Times New Roman"/>
          <w:lang w:val="en-US" w:eastAsia="zh-CN"/>
        </w:rPr>
        <w:tab/>
        <w:t>)</w:t>
      </w:r>
    </w:p>
    <w:p w14:paraId="3DED0F1F"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4A69F493" w14:textId="77777777" w:rsidR="00267633" w:rsidRPr="00267633" w:rsidRDefault="00267633" w:rsidP="00267633">
      <w:pPr>
        <w:spacing w:before="0" w:after="0" w:line="240" w:lineRule="auto"/>
        <w:ind w:left="2835"/>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Between</w:t>
      </w:r>
    </w:p>
    <w:p w14:paraId="5DD87CD9" w14:textId="77777777" w:rsidR="00267633" w:rsidRPr="00267633" w:rsidRDefault="00267633" w:rsidP="00267633">
      <w:pPr>
        <w:spacing w:before="0" w:after="0" w:line="240" w:lineRule="auto"/>
        <w:ind w:left="2835"/>
        <w:jc w:val="both"/>
        <w:divId w:val="2116439976"/>
        <w:rPr>
          <w:rFonts w:ascii="Times New Roman" w:hAnsi="Times New Roman" w:cs="Times New Roman"/>
          <w:lang w:val="en-US" w:eastAsia="zh-CN"/>
        </w:rPr>
      </w:pPr>
    </w:p>
    <w:p w14:paraId="553A7BAE" w14:textId="77777777" w:rsidR="00267633" w:rsidRPr="00267633" w:rsidRDefault="00267633" w:rsidP="00267633">
      <w:pPr>
        <w:spacing w:before="0" w:after="0" w:line="240" w:lineRule="auto"/>
        <w:ind w:left="2835"/>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ab/>
        <w:t xml:space="preserve">(NRIC NO. </w:t>
      </w:r>
      <w:r w:rsidRPr="00267633">
        <w:rPr>
          <w:rFonts w:ascii="Times New Roman" w:hAnsi="Times New Roman" w:cs="Times New Roman"/>
          <w:lang w:val="en-US" w:eastAsia="zh-CN"/>
        </w:rPr>
        <w:tab/>
      </w:r>
      <w:r w:rsidRPr="00267633">
        <w:rPr>
          <w:rFonts w:ascii="Times New Roman" w:hAnsi="Times New Roman" w:cs="Times New Roman"/>
          <w:lang w:val="en-US" w:eastAsia="zh-CN"/>
        </w:rPr>
        <w:tab/>
        <w:t>)</w:t>
      </w:r>
    </w:p>
    <w:p w14:paraId="3FA79CCD" w14:textId="77777777" w:rsidR="00267633" w:rsidRPr="00267633" w:rsidRDefault="00267633" w:rsidP="00267633">
      <w:pPr>
        <w:spacing w:before="0" w:after="0" w:line="240" w:lineRule="auto"/>
        <w:ind w:left="2835"/>
        <w:jc w:val="right"/>
        <w:divId w:val="2116439976"/>
        <w:rPr>
          <w:rFonts w:ascii="Times New Roman" w:hAnsi="Times New Roman" w:cs="Times New Roman"/>
          <w:lang w:val="en-US" w:eastAsia="zh-CN"/>
        </w:rPr>
      </w:pPr>
      <w:r w:rsidRPr="00267633">
        <w:rPr>
          <w:rFonts w:ascii="Times New Roman" w:hAnsi="Times New Roman" w:cs="Times New Roman"/>
          <w:lang w:val="en-US" w:eastAsia="zh-CN"/>
        </w:rPr>
        <w:t>...Plaintiff</w:t>
      </w:r>
    </w:p>
    <w:p w14:paraId="1C372F1B" w14:textId="77777777" w:rsidR="00267633" w:rsidRPr="00267633" w:rsidRDefault="00267633" w:rsidP="00267633">
      <w:pPr>
        <w:spacing w:before="0" w:after="0" w:line="240" w:lineRule="auto"/>
        <w:ind w:left="2835"/>
        <w:jc w:val="both"/>
        <w:divId w:val="2116439976"/>
        <w:rPr>
          <w:rFonts w:ascii="Times New Roman" w:hAnsi="Times New Roman" w:cs="Times New Roman"/>
          <w:lang w:val="en-US" w:eastAsia="zh-CN"/>
        </w:rPr>
      </w:pPr>
    </w:p>
    <w:p w14:paraId="0C16CEFE" w14:textId="77777777" w:rsidR="00267633" w:rsidRPr="00267633" w:rsidRDefault="00267633" w:rsidP="00267633">
      <w:pPr>
        <w:spacing w:before="0" w:after="0" w:line="240" w:lineRule="auto"/>
        <w:ind w:left="2835"/>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And</w:t>
      </w:r>
    </w:p>
    <w:p w14:paraId="620F91E1" w14:textId="77777777" w:rsidR="00267633" w:rsidRPr="00267633" w:rsidRDefault="00267633" w:rsidP="00267633">
      <w:pPr>
        <w:spacing w:before="0" w:after="0" w:line="240" w:lineRule="auto"/>
        <w:ind w:left="2835"/>
        <w:jc w:val="both"/>
        <w:divId w:val="2116439976"/>
        <w:rPr>
          <w:rFonts w:ascii="Times New Roman" w:hAnsi="Times New Roman" w:cs="Times New Roman"/>
          <w:lang w:val="en-US" w:eastAsia="zh-CN"/>
        </w:rPr>
      </w:pPr>
    </w:p>
    <w:p w14:paraId="0A5C5A01" w14:textId="77777777" w:rsidR="00267633" w:rsidRPr="00267633" w:rsidRDefault="00267633" w:rsidP="00267633">
      <w:pPr>
        <w:spacing w:before="0" w:after="0" w:line="240" w:lineRule="auto"/>
        <w:ind w:left="2835"/>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(NRIC No.</w:t>
      </w:r>
      <w:r w:rsidRPr="00267633">
        <w:rPr>
          <w:rFonts w:ascii="Times New Roman" w:hAnsi="Times New Roman" w:cs="Times New Roman"/>
          <w:lang w:val="en-US" w:eastAsia="zh-CN"/>
        </w:rPr>
        <w:tab/>
      </w:r>
      <w:r w:rsidRPr="00267633">
        <w:rPr>
          <w:rFonts w:ascii="Times New Roman" w:hAnsi="Times New Roman" w:cs="Times New Roman"/>
          <w:lang w:val="en-US" w:eastAsia="zh-CN"/>
        </w:rPr>
        <w:tab/>
        <w:t>)</w:t>
      </w:r>
    </w:p>
    <w:p w14:paraId="13F5961B" w14:textId="77777777" w:rsidR="00267633" w:rsidRPr="00267633" w:rsidRDefault="00267633" w:rsidP="00267633">
      <w:pPr>
        <w:spacing w:before="0" w:after="0" w:line="240" w:lineRule="auto"/>
        <w:ind w:left="2835"/>
        <w:jc w:val="right"/>
        <w:divId w:val="2116439976"/>
        <w:rPr>
          <w:rFonts w:ascii="Times New Roman" w:hAnsi="Times New Roman" w:cs="Times New Roman"/>
          <w:lang w:val="en-US" w:eastAsia="zh-CN"/>
        </w:rPr>
      </w:pPr>
      <w:r w:rsidRPr="00267633">
        <w:rPr>
          <w:rFonts w:ascii="Times New Roman" w:hAnsi="Times New Roman" w:cs="Times New Roman"/>
          <w:lang w:val="en-US" w:eastAsia="zh-CN"/>
        </w:rPr>
        <w:t>...Defendant</w:t>
      </w:r>
    </w:p>
    <w:p w14:paraId="4F8C570F" w14:textId="77777777" w:rsidR="00267633" w:rsidRPr="00267633" w:rsidRDefault="00267633" w:rsidP="00267633">
      <w:pPr>
        <w:spacing w:before="0" w:after="0" w:line="240" w:lineRule="auto"/>
        <w:ind w:left="2835"/>
        <w:jc w:val="right"/>
        <w:divId w:val="2116439976"/>
        <w:rPr>
          <w:rFonts w:ascii="Times New Roman" w:hAnsi="Times New Roman" w:cs="Times New Roman"/>
          <w:lang w:val="en-US" w:eastAsia="zh-CN"/>
        </w:rPr>
      </w:pPr>
    </w:p>
    <w:p w14:paraId="55F4BEB4" w14:textId="77777777" w:rsidR="00267633" w:rsidRPr="00267633" w:rsidRDefault="00267633" w:rsidP="00267633">
      <w:pPr>
        <w:spacing w:before="0" w:after="0" w:line="240" w:lineRule="auto"/>
        <w:jc w:val="center"/>
        <w:divId w:val="2116439976"/>
        <w:rPr>
          <w:rFonts w:ascii="Times New Roman" w:hAnsi="Times New Roman" w:cs="Times New Roman"/>
          <w:b/>
          <w:u w:val="single"/>
          <w:lang w:val="en-US" w:eastAsia="zh-CN"/>
        </w:rPr>
      </w:pPr>
      <w:r w:rsidRPr="00267633">
        <w:rPr>
          <w:rFonts w:ascii="Times New Roman" w:hAnsi="Times New Roman" w:cs="Times New Roman"/>
          <w:b/>
          <w:u w:val="single"/>
          <w:lang w:val="en-US" w:eastAsia="zh-CN"/>
        </w:rPr>
        <w:t>CONSENT TO GRANT JUDGMENT ON THREE YEARS’ SEPARATION</w:t>
      </w:r>
    </w:p>
    <w:p w14:paraId="2944DA94"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51823BC7" w14:textId="77777777" w:rsidR="00267633" w:rsidRPr="00267633" w:rsidRDefault="00267633" w:rsidP="00267633">
      <w:pPr>
        <w:spacing w:before="0" w:after="0" w:line="48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ab/>
        <w:t>I, _________ (NRIC No.           ) of _____________________________(</w:t>
      </w:r>
      <w:r w:rsidRPr="00267633">
        <w:rPr>
          <w:rFonts w:ascii="Times New Roman" w:hAnsi="Times New Roman" w:cs="Times New Roman"/>
          <w:i/>
          <w:lang w:val="en-US" w:eastAsia="zh-CN"/>
        </w:rPr>
        <w:t>address</w:t>
      </w:r>
      <w:r w:rsidRPr="00267633">
        <w:rPr>
          <w:rFonts w:ascii="Times New Roman" w:hAnsi="Times New Roman" w:cs="Times New Roman"/>
          <w:lang w:val="en-US" w:eastAsia="zh-CN"/>
        </w:rPr>
        <w:t>) am the Defendant and confirm that I have lived separate and apart from the Plaintiff for a continuous period of at least 3 years immediately preceding the filing of this Writ, i.e. since ______ (date) and I consent to an Interim Judgment being granted.</w:t>
      </w:r>
    </w:p>
    <w:p w14:paraId="0C3C1D3C"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Signed by the abovenamed</w:t>
      </w:r>
      <w:r w:rsidRPr="00267633">
        <w:rPr>
          <w:rFonts w:ascii="Times New Roman" w:hAnsi="Times New Roman" w:cs="Times New Roman"/>
          <w:lang w:val="en-US" w:eastAsia="zh-CN"/>
        </w:rPr>
        <w:tab/>
      </w:r>
      <w:r w:rsidRPr="00267633">
        <w:rPr>
          <w:rFonts w:ascii="Times New Roman" w:hAnsi="Times New Roman" w:cs="Times New Roman"/>
          <w:lang w:val="en-US" w:eastAsia="zh-CN"/>
        </w:rPr>
        <w:tab/>
        <w:t>)</w:t>
      </w:r>
    </w:p>
    <w:p w14:paraId="793A3566"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______________ (</w:t>
      </w:r>
      <w:r w:rsidRPr="00267633">
        <w:rPr>
          <w:rFonts w:ascii="Times New Roman" w:hAnsi="Times New Roman" w:cs="Times New Roman"/>
          <w:i/>
          <w:lang w:val="en-US" w:eastAsia="zh-CN"/>
        </w:rPr>
        <w:t>name</w:t>
      </w:r>
      <w:r w:rsidRPr="00267633">
        <w:rPr>
          <w:rFonts w:ascii="Times New Roman" w:hAnsi="Times New Roman" w:cs="Times New Roman"/>
          <w:lang w:val="en-US" w:eastAsia="zh-CN"/>
        </w:rPr>
        <w:t>)</w:t>
      </w:r>
      <w:r w:rsidRPr="00267633">
        <w:rPr>
          <w:rFonts w:ascii="Times New Roman" w:hAnsi="Times New Roman" w:cs="Times New Roman"/>
          <w:lang w:val="en-US" w:eastAsia="zh-CN"/>
        </w:rPr>
        <w:tab/>
      </w:r>
      <w:r w:rsidRPr="00267633">
        <w:rPr>
          <w:rFonts w:ascii="Times New Roman" w:hAnsi="Times New Roman" w:cs="Times New Roman"/>
          <w:lang w:val="en-US" w:eastAsia="zh-CN"/>
        </w:rPr>
        <w:tab/>
        <w:t>)</w:t>
      </w:r>
    </w:p>
    <w:p w14:paraId="491F8982"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On this (</w:t>
      </w:r>
      <w:r w:rsidRPr="00267633">
        <w:rPr>
          <w:rFonts w:ascii="Times New Roman" w:hAnsi="Times New Roman" w:cs="Times New Roman"/>
          <w:i/>
          <w:lang w:val="en-US" w:eastAsia="zh-CN"/>
        </w:rPr>
        <w:t>date</w:t>
      </w:r>
      <w:r w:rsidRPr="00267633">
        <w:rPr>
          <w:rFonts w:ascii="Times New Roman" w:hAnsi="Times New Roman" w:cs="Times New Roman"/>
          <w:lang w:val="en-US" w:eastAsia="zh-CN"/>
        </w:rPr>
        <w:t>)</w:t>
      </w:r>
      <w:r w:rsidRPr="00267633">
        <w:rPr>
          <w:rFonts w:ascii="Times New Roman" w:hAnsi="Times New Roman" w:cs="Times New Roman"/>
          <w:lang w:val="en-US" w:eastAsia="zh-CN"/>
        </w:rPr>
        <w:tab/>
      </w:r>
      <w:r w:rsidRPr="00267633">
        <w:rPr>
          <w:rFonts w:ascii="Times New Roman" w:hAnsi="Times New Roman" w:cs="Times New Roman"/>
          <w:lang w:val="en-US" w:eastAsia="zh-CN"/>
        </w:rPr>
        <w:tab/>
      </w:r>
      <w:r w:rsidRPr="00267633">
        <w:rPr>
          <w:rFonts w:ascii="Times New Roman" w:hAnsi="Times New Roman" w:cs="Times New Roman"/>
          <w:lang w:val="en-US" w:eastAsia="zh-CN"/>
        </w:rPr>
        <w:tab/>
      </w:r>
      <w:r w:rsidRPr="00267633">
        <w:rPr>
          <w:rFonts w:ascii="Times New Roman" w:hAnsi="Times New Roman" w:cs="Times New Roman"/>
          <w:lang w:val="en-US" w:eastAsia="zh-CN"/>
        </w:rPr>
        <w:tab/>
        <w:t>)</w:t>
      </w:r>
    </w:p>
    <w:p w14:paraId="59EB1904" w14:textId="77777777" w:rsidR="00267633" w:rsidRPr="00267633" w:rsidRDefault="00267633" w:rsidP="00267633">
      <w:pPr>
        <w:spacing w:before="0" w:after="0" w:line="240" w:lineRule="auto"/>
        <w:jc w:val="center"/>
        <w:divId w:val="2116439976"/>
        <w:rPr>
          <w:rFonts w:ascii="Times New Roman" w:hAnsi="Times New Roman" w:cs="Times New Roman"/>
          <w:lang w:val="en-US" w:eastAsia="zh-CN"/>
        </w:rPr>
      </w:pPr>
      <w:r w:rsidRPr="00267633">
        <w:rPr>
          <w:rFonts w:ascii="Times New Roman" w:hAnsi="Times New Roman" w:cs="Times New Roman"/>
          <w:lang w:val="en-US" w:eastAsia="zh-CN"/>
        </w:rPr>
        <w:t>Before me,</w:t>
      </w:r>
    </w:p>
    <w:p w14:paraId="2B2B91A9" w14:textId="77777777" w:rsidR="00267633" w:rsidRPr="00267633" w:rsidRDefault="00267633" w:rsidP="00267633">
      <w:pPr>
        <w:spacing w:before="0" w:after="0" w:line="240" w:lineRule="auto"/>
        <w:jc w:val="center"/>
        <w:divId w:val="2116439976"/>
        <w:rPr>
          <w:rFonts w:ascii="Times New Roman" w:hAnsi="Times New Roman" w:cs="Times New Roman"/>
          <w:lang w:val="en-US" w:eastAsia="zh-CN"/>
        </w:rPr>
      </w:pPr>
    </w:p>
    <w:p w14:paraId="417FC6C1" w14:textId="77777777" w:rsidR="00267633" w:rsidRPr="00267633" w:rsidRDefault="00267633" w:rsidP="00267633">
      <w:pPr>
        <w:spacing w:before="0" w:after="0" w:line="240" w:lineRule="auto"/>
        <w:jc w:val="center"/>
        <w:divId w:val="2116439976"/>
        <w:rPr>
          <w:rFonts w:ascii="Times New Roman" w:hAnsi="Times New Roman" w:cs="Times New Roman"/>
          <w:lang w:val="en-US" w:eastAsia="zh-CN"/>
        </w:rPr>
      </w:pPr>
      <w:r w:rsidRPr="00267633">
        <w:rPr>
          <w:rFonts w:ascii="Times New Roman" w:hAnsi="Times New Roman" w:cs="Times New Roman"/>
          <w:lang w:val="en-US" w:eastAsia="zh-CN"/>
        </w:rPr>
        <w:t>Commissioner for Oaths</w:t>
      </w:r>
    </w:p>
    <w:p w14:paraId="5DF8A318"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p>
    <w:p w14:paraId="2695A66A" w14:textId="77777777" w:rsidR="00267633" w:rsidRPr="00267633" w:rsidRDefault="00267633" w:rsidP="00267633">
      <w:pPr>
        <w:spacing w:before="0" w:after="200" w:line="276" w:lineRule="auto"/>
        <w:divId w:val="2116439976"/>
        <w:rPr>
          <w:rFonts w:ascii="Times New Roman" w:hAnsi="Times New Roman" w:cs="Times New Roman"/>
          <w:sz w:val="20"/>
          <w:szCs w:val="20"/>
          <w:lang w:val="en-US" w:eastAsia="zh-CN"/>
        </w:rPr>
      </w:pPr>
      <w:r w:rsidRPr="00267633">
        <w:rPr>
          <w:rFonts w:ascii="Times New Roman" w:hAnsi="Times New Roman" w:cs="Times New Roman"/>
          <w:sz w:val="20"/>
          <w:szCs w:val="20"/>
          <w:lang w:val="en-US" w:eastAsia="zh-CN"/>
        </w:rPr>
        <w:br w:type="page"/>
      </w:r>
    </w:p>
    <w:p w14:paraId="561DEA0D" w14:textId="77777777" w:rsidR="00267633" w:rsidRPr="00267633" w:rsidRDefault="00267633" w:rsidP="00267633">
      <w:pPr>
        <w:spacing w:before="0" w:after="0" w:line="240" w:lineRule="auto"/>
        <w:jc w:val="center"/>
        <w:divId w:val="2116439976"/>
        <w:rPr>
          <w:rFonts w:ascii="Times New Roman" w:hAnsi="Times New Roman" w:cs="Times New Roman"/>
          <w:lang w:val="en-GB" w:eastAsia="en-GB"/>
        </w:rPr>
      </w:pPr>
      <w:r w:rsidRPr="00267633">
        <w:rPr>
          <w:rFonts w:ascii="Times New Roman" w:hAnsi="Times New Roman" w:cs="Times New Roman"/>
          <w:lang w:val="en-GB" w:eastAsia="en-GB"/>
        </w:rPr>
        <w:lastRenderedPageBreak/>
        <w:t>FORM 193</w:t>
      </w:r>
    </w:p>
    <w:p w14:paraId="54A8E1BE" w14:textId="77777777" w:rsidR="00267633" w:rsidRPr="00267633" w:rsidRDefault="00267633" w:rsidP="00267633">
      <w:pPr>
        <w:spacing w:before="0" w:after="0" w:line="240" w:lineRule="auto"/>
        <w:jc w:val="center"/>
        <w:divId w:val="2116439976"/>
        <w:rPr>
          <w:rFonts w:ascii="Times New Roman" w:hAnsi="Times New Roman" w:cs="Times New Roman"/>
          <w:b/>
          <w:lang w:val="en-GB" w:eastAsia="en-GB"/>
        </w:rPr>
      </w:pPr>
    </w:p>
    <w:p w14:paraId="6DE91AE0" w14:textId="77777777" w:rsidR="00267633" w:rsidRPr="00267633" w:rsidRDefault="00267633" w:rsidP="00267633">
      <w:pPr>
        <w:spacing w:before="0" w:after="0" w:line="240" w:lineRule="auto"/>
        <w:jc w:val="both"/>
        <w:divId w:val="2116439976"/>
        <w:rPr>
          <w:rFonts w:ascii="Times New Roman" w:hAnsi="Times New Roman" w:cs="Times New Roman"/>
          <w:sz w:val="22"/>
          <w:szCs w:val="22"/>
          <w:lang w:val="en-US" w:eastAsia="zh-CN"/>
        </w:rPr>
      </w:pPr>
      <w:r w:rsidRPr="00267633">
        <w:rPr>
          <w:rFonts w:ascii="Times New Roman" w:hAnsi="Times New Roman" w:cs="Times New Roman"/>
          <w:sz w:val="22"/>
          <w:szCs w:val="22"/>
          <w:lang w:val="en-US" w:eastAsia="zh-CN"/>
        </w:rPr>
        <w:t>Para 15</w:t>
      </w:r>
    </w:p>
    <w:p w14:paraId="22B8EFF3" w14:textId="77777777" w:rsidR="00267633" w:rsidRPr="00267633" w:rsidRDefault="00267633" w:rsidP="00267633">
      <w:pPr>
        <w:spacing w:before="0" w:after="0" w:line="240" w:lineRule="auto"/>
        <w:jc w:val="center"/>
        <w:divId w:val="2116439976"/>
        <w:rPr>
          <w:rFonts w:ascii="Times New Roman" w:hAnsi="Times New Roman" w:cs="Times New Roman"/>
          <w:b/>
          <w:sz w:val="20"/>
          <w:szCs w:val="20"/>
          <w:u w:val="single"/>
          <w:lang w:val="en-US" w:eastAsia="zh-CN"/>
        </w:rPr>
      </w:pPr>
    </w:p>
    <w:p w14:paraId="2BD9F866" w14:textId="77777777" w:rsidR="00267633" w:rsidRPr="00267633" w:rsidRDefault="00267633" w:rsidP="00267633">
      <w:pPr>
        <w:spacing w:before="0" w:after="0" w:line="240" w:lineRule="auto"/>
        <w:jc w:val="center"/>
        <w:divId w:val="2116439976"/>
        <w:rPr>
          <w:rFonts w:ascii="Times New Roman" w:hAnsi="Times New Roman" w:cs="Times New Roman"/>
          <w:lang w:val="en-US" w:eastAsia="zh-CN"/>
        </w:rPr>
      </w:pPr>
      <w:r w:rsidRPr="00267633">
        <w:rPr>
          <w:rFonts w:ascii="Times New Roman" w:hAnsi="Times New Roman" w:cs="Times New Roman"/>
          <w:lang w:val="en-US" w:eastAsia="zh-CN"/>
        </w:rPr>
        <w:t>IN THE FAMILY JUSTICE COURTS OF THE REPUBLIC OF SINGAPORE</w:t>
      </w:r>
    </w:p>
    <w:p w14:paraId="641B2098" w14:textId="77777777" w:rsidR="00267633" w:rsidRPr="00267633" w:rsidRDefault="00267633" w:rsidP="00267633">
      <w:pPr>
        <w:spacing w:before="0" w:after="0" w:line="240" w:lineRule="auto"/>
        <w:jc w:val="center"/>
        <w:divId w:val="2116439976"/>
        <w:rPr>
          <w:rFonts w:ascii="Times New Roman" w:hAnsi="Times New Roman" w:cs="Times New Roman"/>
          <w:b/>
          <w:u w:val="single"/>
          <w:lang w:val="en-US" w:eastAsia="zh-CN"/>
        </w:rPr>
      </w:pPr>
    </w:p>
    <w:p w14:paraId="7FBE4241"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Divorce Suit</w:t>
      </w:r>
      <w:r w:rsidRPr="00267633">
        <w:rPr>
          <w:rFonts w:ascii="Times New Roman" w:hAnsi="Times New Roman" w:cs="Times New Roman"/>
          <w:lang w:val="en-US" w:eastAsia="zh-CN"/>
        </w:rPr>
        <w:tab/>
      </w:r>
      <w:r w:rsidRPr="00267633">
        <w:rPr>
          <w:rFonts w:ascii="Times New Roman" w:hAnsi="Times New Roman" w:cs="Times New Roman"/>
          <w:lang w:val="en-US" w:eastAsia="zh-CN"/>
        </w:rPr>
        <w:tab/>
        <w:t>)</w:t>
      </w:r>
    </w:p>
    <w:p w14:paraId="4100AC0D"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No.</w:t>
      </w:r>
      <w:r w:rsidRPr="00267633">
        <w:rPr>
          <w:rFonts w:ascii="Times New Roman" w:hAnsi="Times New Roman" w:cs="Times New Roman"/>
          <w:lang w:val="en-US" w:eastAsia="zh-CN"/>
        </w:rPr>
        <w:tab/>
        <w:t xml:space="preserve"> of 20 </w:t>
      </w:r>
      <w:r w:rsidRPr="00267633">
        <w:rPr>
          <w:rFonts w:ascii="Times New Roman" w:hAnsi="Times New Roman" w:cs="Times New Roman"/>
          <w:lang w:val="en-US" w:eastAsia="zh-CN"/>
        </w:rPr>
        <w:tab/>
      </w:r>
      <w:r w:rsidRPr="00267633">
        <w:rPr>
          <w:rFonts w:ascii="Times New Roman" w:hAnsi="Times New Roman" w:cs="Times New Roman"/>
          <w:lang w:val="en-US" w:eastAsia="zh-CN"/>
        </w:rPr>
        <w:tab/>
        <w:t>)</w:t>
      </w:r>
    </w:p>
    <w:p w14:paraId="51D5530D"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7FDFFBE0" w14:textId="77777777" w:rsidR="00267633" w:rsidRPr="00267633" w:rsidRDefault="00267633" w:rsidP="00267633">
      <w:pPr>
        <w:spacing w:before="0" w:after="0" w:line="240" w:lineRule="auto"/>
        <w:ind w:left="2835"/>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Between</w:t>
      </w:r>
    </w:p>
    <w:p w14:paraId="4ECEBEA1" w14:textId="77777777" w:rsidR="00267633" w:rsidRPr="00267633" w:rsidRDefault="00267633" w:rsidP="00267633">
      <w:pPr>
        <w:spacing w:before="0" w:after="0" w:line="240" w:lineRule="auto"/>
        <w:ind w:left="2835"/>
        <w:jc w:val="both"/>
        <w:divId w:val="2116439976"/>
        <w:rPr>
          <w:rFonts w:ascii="Times New Roman" w:hAnsi="Times New Roman" w:cs="Times New Roman"/>
          <w:lang w:val="en-US" w:eastAsia="zh-CN"/>
        </w:rPr>
      </w:pPr>
    </w:p>
    <w:p w14:paraId="6C7402DF" w14:textId="77777777" w:rsidR="00267633" w:rsidRPr="00267633" w:rsidRDefault="00267633" w:rsidP="00267633">
      <w:pPr>
        <w:spacing w:before="0" w:after="0" w:line="240" w:lineRule="auto"/>
        <w:ind w:left="2835"/>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ab/>
        <w:t xml:space="preserve">(NRIC NO. </w:t>
      </w:r>
      <w:r w:rsidRPr="00267633">
        <w:rPr>
          <w:rFonts w:ascii="Times New Roman" w:hAnsi="Times New Roman" w:cs="Times New Roman"/>
          <w:lang w:val="en-US" w:eastAsia="zh-CN"/>
        </w:rPr>
        <w:tab/>
      </w:r>
      <w:r w:rsidRPr="00267633">
        <w:rPr>
          <w:rFonts w:ascii="Times New Roman" w:hAnsi="Times New Roman" w:cs="Times New Roman"/>
          <w:lang w:val="en-US" w:eastAsia="zh-CN"/>
        </w:rPr>
        <w:tab/>
        <w:t>)</w:t>
      </w:r>
    </w:p>
    <w:p w14:paraId="399F23CB" w14:textId="77777777" w:rsidR="00267633" w:rsidRPr="00267633" w:rsidRDefault="00267633" w:rsidP="00267633">
      <w:pPr>
        <w:spacing w:before="0" w:after="0" w:line="240" w:lineRule="auto"/>
        <w:ind w:left="2835"/>
        <w:jc w:val="right"/>
        <w:divId w:val="2116439976"/>
        <w:rPr>
          <w:rFonts w:ascii="Times New Roman" w:hAnsi="Times New Roman" w:cs="Times New Roman"/>
          <w:lang w:val="en-US" w:eastAsia="zh-CN"/>
        </w:rPr>
      </w:pPr>
      <w:r w:rsidRPr="00267633">
        <w:rPr>
          <w:rFonts w:ascii="Times New Roman" w:hAnsi="Times New Roman" w:cs="Times New Roman"/>
          <w:lang w:val="en-US" w:eastAsia="zh-CN"/>
        </w:rPr>
        <w:t>...Plaintiff</w:t>
      </w:r>
    </w:p>
    <w:p w14:paraId="292CE31C" w14:textId="77777777" w:rsidR="00267633" w:rsidRPr="00267633" w:rsidRDefault="00267633" w:rsidP="00267633">
      <w:pPr>
        <w:spacing w:before="0" w:after="0" w:line="240" w:lineRule="auto"/>
        <w:ind w:left="2835"/>
        <w:jc w:val="both"/>
        <w:divId w:val="2116439976"/>
        <w:rPr>
          <w:rFonts w:ascii="Times New Roman" w:hAnsi="Times New Roman" w:cs="Times New Roman"/>
          <w:lang w:val="en-US" w:eastAsia="zh-CN"/>
        </w:rPr>
      </w:pPr>
    </w:p>
    <w:p w14:paraId="3A118423" w14:textId="77777777" w:rsidR="00267633" w:rsidRPr="00267633" w:rsidRDefault="00267633" w:rsidP="00267633">
      <w:pPr>
        <w:spacing w:before="0" w:after="0" w:line="240" w:lineRule="auto"/>
        <w:ind w:left="2835"/>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And</w:t>
      </w:r>
    </w:p>
    <w:p w14:paraId="4D06F9D2" w14:textId="77777777" w:rsidR="00267633" w:rsidRPr="00267633" w:rsidRDefault="00267633" w:rsidP="00267633">
      <w:pPr>
        <w:spacing w:before="0" w:after="0" w:line="240" w:lineRule="auto"/>
        <w:ind w:left="2835"/>
        <w:jc w:val="both"/>
        <w:divId w:val="2116439976"/>
        <w:rPr>
          <w:rFonts w:ascii="Times New Roman" w:hAnsi="Times New Roman" w:cs="Times New Roman"/>
          <w:lang w:val="en-US" w:eastAsia="zh-CN"/>
        </w:rPr>
      </w:pPr>
    </w:p>
    <w:p w14:paraId="1FAAD597" w14:textId="77777777" w:rsidR="00267633" w:rsidRPr="00267633" w:rsidRDefault="00267633" w:rsidP="00267633">
      <w:pPr>
        <w:spacing w:before="0" w:after="0" w:line="240" w:lineRule="auto"/>
        <w:ind w:left="2835"/>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(NRIC No.</w:t>
      </w:r>
      <w:r w:rsidRPr="00267633">
        <w:rPr>
          <w:rFonts w:ascii="Times New Roman" w:hAnsi="Times New Roman" w:cs="Times New Roman"/>
          <w:lang w:val="en-US" w:eastAsia="zh-CN"/>
        </w:rPr>
        <w:tab/>
      </w:r>
      <w:r w:rsidRPr="00267633">
        <w:rPr>
          <w:rFonts w:ascii="Times New Roman" w:hAnsi="Times New Roman" w:cs="Times New Roman"/>
          <w:lang w:val="en-US" w:eastAsia="zh-CN"/>
        </w:rPr>
        <w:tab/>
        <w:t>)</w:t>
      </w:r>
    </w:p>
    <w:p w14:paraId="77D0D5B2" w14:textId="77777777" w:rsidR="00267633" w:rsidRPr="00267633" w:rsidRDefault="00267633" w:rsidP="00267633">
      <w:pPr>
        <w:spacing w:before="0" w:after="0" w:line="240" w:lineRule="auto"/>
        <w:ind w:left="2835"/>
        <w:jc w:val="right"/>
        <w:divId w:val="2116439976"/>
        <w:rPr>
          <w:rFonts w:ascii="Times New Roman" w:hAnsi="Times New Roman" w:cs="Times New Roman"/>
          <w:lang w:val="en-US" w:eastAsia="zh-CN"/>
        </w:rPr>
      </w:pPr>
      <w:r w:rsidRPr="00267633">
        <w:rPr>
          <w:rFonts w:ascii="Times New Roman" w:hAnsi="Times New Roman" w:cs="Times New Roman"/>
          <w:lang w:val="en-US" w:eastAsia="zh-CN"/>
        </w:rPr>
        <w:t>...Defendant</w:t>
      </w:r>
    </w:p>
    <w:p w14:paraId="21A317AF" w14:textId="77777777" w:rsidR="00267633" w:rsidRPr="00267633" w:rsidRDefault="00267633" w:rsidP="00267633">
      <w:pPr>
        <w:spacing w:before="0" w:after="0" w:line="240" w:lineRule="auto"/>
        <w:ind w:left="2835"/>
        <w:jc w:val="right"/>
        <w:divId w:val="2116439976"/>
        <w:rPr>
          <w:rFonts w:ascii="Times New Roman" w:hAnsi="Times New Roman" w:cs="Times New Roman"/>
          <w:lang w:val="en-US" w:eastAsia="zh-CN"/>
        </w:rPr>
      </w:pPr>
    </w:p>
    <w:p w14:paraId="08D05E88" w14:textId="77777777" w:rsidR="00267633" w:rsidRPr="00267633" w:rsidRDefault="00267633" w:rsidP="00267633">
      <w:pPr>
        <w:spacing w:before="0" w:after="0" w:line="240" w:lineRule="auto"/>
        <w:jc w:val="center"/>
        <w:divId w:val="2116439976"/>
        <w:rPr>
          <w:rFonts w:ascii="Times New Roman" w:hAnsi="Times New Roman" w:cs="Times New Roman"/>
          <w:b/>
          <w:u w:val="single"/>
          <w:lang w:val="en-US" w:eastAsia="zh-CN"/>
        </w:rPr>
      </w:pPr>
      <w:r w:rsidRPr="00267633">
        <w:rPr>
          <w:rFonts w:ascii="Times New Roman" w:hAnsi="Times New Roman" w:cs="Times New Roman"/>
          <w:b/>
          <w:u w:val="single"/>
          <w:lang w:val="en-US" w:eastAsia="zh-CN"/>
        </w:rPr>
        <w:t>DEFENDANT’S CONSENT TO SIMPLIFIED DIVORCE PROCEEDINGS</w:t>
      </w:r>
    </w:p>
    <w:p w14:paraId="3CC74599"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43C5CF48" w14:textId="77777777" w:rsidR="00267633" w:rsidRPr="00267633" w:rsidRDefault="00267633" w:rsidP="00267633">
      <w:pPr>
        <w:spacing w:before="0" w:after="0" w:line="480" w:lineRule="auto"/>
        <w:jc w:val="both"/>
        <w:divId w:val="2116439976"/>
        <w:rPr>
          <w:rFonts w:ascii="Times New Roman" w:hAnsi="Times New Roman" w:cs="Times New Roman"/>
          <w:lang w:val="en-US" w:eastAsia="zh-CN"/>
        </w:rPr>
      </w:pPr>
    </w:p>
    <w:p w14:paraId="16ADC8B0" w14:textId="77777777" w:rsidR="00267633" w:rsidRPr="00267633" w:rsidRDefault="00267633" w:rsidP="00267633">
      <w:pPr>
        <w:spacing w:before="0" w:after="0" w:line="48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ab/>
        <w:t>I, _________ (NRIC No.           ) of _____________________________(</w:t>
      </w:r>
      <w:r w:rsidRPr="00267633">
        <w:rPr>
          <w:rFonts w:ascii="Times New Roman" w:hAnsi="Times New Roman" w:cs="Times New Roman"/>
          <w:i/>
          <w:lang w:val="en-US" w:eastAsia="zh-CN"/>
        </w:rPr>
        <w:t>address</w:t>
      </w:r>
      <w:r w:rsidRPr="00267633">
        <w:rPr>
          <w:rFonts w:ascii="Times New Roman" w:hAnsi="Times New Roman" w:cs="Times New Roman"/>
          <w:lang w:val="en-US" w:eastAsia="zh-CN"/>
        </w:rPr>
        <w:t>) am the Defendant and confirm that I agree to the following:-</w:t>
      </w:r>
    </w:p>
    <w:p w14:paraId="23F8BF03" w14:textId="77777777" w:rsidR="00267633" w:rsidRPr="00267633" w:rsidRDefault="00267633" w:rsidP="006172E9">
      <w:pPr>
        <w:numPr>
          <w:ilvl w:val="0"/>
          <w:numId w:val="104"/>
        </w:numPr>
        <w:spacing w:before="0" w:after="0" w:line="48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 xml:space="preserve">the Plaintiff filing a Writ for divorce on the ground as stated in the draft Interim Judgment duly signed by me within ____ (to state period) of the date of this </w:t>
      </w:r>
      <w:proofErr w:type="gramStart"/>
      <w:r w:rsidRPr="00267633">
        <w:rPr>
          <w:rFonts w:ascii="Times New Roman" w:hAnsi="Times New Roman" w:cs="Times New Roman"/>
          <w:lang w:val="en-US" w:eastAsia="zh-CN"/>
        </w:rPr>
        <w:t>Consent;</w:t>
      </w:r>
      <w:proofErr w:type="gramEnd"/>
    </w:p>
    <w:p w14:paraId="18C49CFA" w14:textId="77777777" w:rsidR="00267633" w:rsidRPr="00267633" w:rsidRDefault="00267633" w:rsidP="006172E9">
      <w:pPr>
        <w:numPr>
          <w:ilvl w:val="0"/>
          <w:numId w:val="104"/>
        </w:numPr>
        <w:spacing w:before="0" w:after="0" w:line="48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 xml:space="preserve">the divorce being granted by the Court based on the ground as stated in draft Interim Judgment duly signed by me; and </w:t>
      </w:r>
    </w:p>
    <w:p w14:paraId="49C6CFDA" w14:textId="77777777" w:rsidR="00267633" w:rsidRPr="00267633" w:rsidRDefault="00267633" w:rsidP="006172E9">
      <w:pPr>
        <w:numPr>
          <w:ilvl w:val="0"/>
          <w:numId w:val="104"/>
        </w:numPr>
        <w:spacing w:before="0" w:after="0" w:line="48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dispensation of service of the Writ for Divorce and other commencement documents.</w:t>
      </w:r>
    </w:p>
    <w:p w14:paraId="6B20BE67"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Signed by the abovenamed</w:t>
      </w:r>
      <w:r w:rsidRPr="00267633">
        <w:rPr>
          <w:rFonts w:ascii="Times New Roman" w:hAnsi="Times New Roman" w:cs="Times New Roman"/>
          <w:lang w:val="en-US" w:eastAsia="zh-CN"/>
        </w:rPr>
        <w:tab/>
      </w:r>
      <w:r w:rsidRPr="00267633">
        <w:rPr>
          <w:rFonts w:ascii="Times New Roman" w:hAnsi="Times New Roman" w:cs="Times New Roman"/>
          <w:lang w:val="en-US" w:eastAsia="zh-CN"/>
        </w:rPr>
        <w:tab/>
        <w:t>)</w:t>
      </w:r>
    </w:p>
    <w:p w14:paraId="623557F2"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______________ (</w:t>
      </w:r>
      <w:r w:rsidRPr="00267633">
        <w:rPr>
          <w:rFonts w:ascii="Times New Roman" w:hAnsi="Times New Roman" w:cs="Times New Roman"/>
          <w:i/>
          <w:lang w:val="en-US" w:eastAsia="zh-CN"/>
        </w:rPr>
        <w:t>name</w:t>
      </w:r>
      <w:r w:rsidRPr="00267633">
        <w:rPr>
          <w:rFonts w:ascii="Times New Roman" w:hAnsi="Times New Roman" w:cs="Times New Roman"/>
          <w:lang w:val="en-US" w:eastAsia="zh-CN"/>
        </w:rPr>
        <w:t>)</w:t>
      </w:r>
      <w:r w:rsidRPr="00267633">
        <w:rPr>
          <w:rFonts w:ascii="Times New Roman" w:hAnsi="Times New Roman" w:cs="Times New Roman"/>
          <w:lang w:val="en-US" w:eastAsia="zh-CN"/>
        </w:rPr>
        <w:tab/>
      </w:r>
      <w:r w:rsidRPr="00267633">
        <w:rPr>
          <w:rFonts w:ascii="Times New Roman" w:hAnsi="Times New Roman" w:cs="Times New Roman"/>
          <w:lang w:val="en-US" w:eastAsia="zh-CN"/>
        </w:rPr>
        <w:tab/>
        <w:t>)</w:t>
      </w:r>
    </w:p>
    <w:p w14:paraId="337BD9B9"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On this (</w:t>
      </w:r>
      <w:r w:rsidRPr="00267633">
        <w:rPr>
          <w:rFonts w:ascii="Times New Roman" w:hAnsi="Times New Roman" w:cs="Times New Roman"/>
          <w:i/>
          <w:lang w:val="en-US" w:eastAsia="zh-CN"/>
        </w:rPr>
        <w:t>date</w:t>
      </w:r>
      <w:r w:rsidRPr="00267633">
        <w:rPr>
          <w:rFonts w:ascii="Times New Roman" w:hAnsi="Times New Roman" w:cs="Times New Roman"/>
          <w:lang w:val="en-US" w:eastAsia="zh-CN"/>
        </w:rPr>
        <w:t>)</w:t>
      </w:r>
      <w:r w:rsidRPr="00267633">
        <w:rPr>
          <w:rFonts w:ascii="Times New Roman" w:hAnsi="Times New Roman" w:cs="Times New Roman"/>
          <w:lang w:val="en-US" w:eastAsia="zh-CN"/>
        </w:rPr>
        <w:tab/>
      </w:r>
      <w:r w:rsidRPr="00267633">
        <w:rPr>
          <w:rFonts w:ascii="Times New Roman" w:hAnsi="Times New Roman" w:cs="Times New Roman"/>
          <w:lang w:val="en-US" w:eastAsia="zh-CN"/>
        </w:rPr>
        <w:tab/>
      </w:r>
      <w:r w:rsidRPr="00267633">
        <w:rPr>
          <w:rFonts w:ascii="Times New Roman" w:hAnsi="Times New Roman" w:cs="Times New Roman"/>
          <w:lang w:val="en-US" w:eastAsia="zh-CN"/>
        </w:rPr>
        <w:tab/>
      </w:r>
      <w:r w:rsidRPr="00267633">
        <w:rPr>
          <w:rFonts w:ascii="Times New Roman" w:hAnsi="Times New Roman" w:cs="Times New Roman"/>
          <w:lang w:val="en-US" w:eastAsia="zh-CN"/>
        </w:rPr>
        <w:tab/>
        <w:t>)</w:t>
      </w:r>
    </w:p>
    <w:p w14:paraId="315C5CE2"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3F64194D" w14:textId="77777777" w:rsidR="00267633" w:rsidRPr="00267633" w:rsidRDefault="00267633" w:rsidP="00267633">
      <w:pPr>
        <w:spacing w:before="0" w:after="0" w:line="240" w:lineRule="auto"/>
        <w:jc w:val="center"/>
        <w:divId w:val="2116439976"/>
        <w:rPr>
          <w:rFonts w:ascii="Times New Roman" w:hAnsi="Times New Roman" w:cs="Times New Roman"/>
          <w:lang w:val="en-US" w:eastAsia="zh-CN"/>
        </w:rPr>
      </w:pPr>
      <w:r w:rsidRPr="00267633">
        <w:rPr>
          <w:rFonts w:ascii="Times New Roman" w:hAnsi="Times New Roman" w:cs="Times New Roman"/>
          <w:lang w:val="en-US" w:eastAsia="zh-CN"/>
        </w:rPr>
        <w:t>Before me,</w:t>
      </w:r>
    </w:p>
    <w:p w14:paraId="7E2B7895" w14:textId="77777777" w:rsidR="00267633" w:rsidRPr="00267633" w:rsidRDefault="00267633" w:rsidP="00267633">
      <w:pPr>
        <w:spacing w:before="0" w:after="0" w:line="240" w:lineRule="auto"/>
        <w:jc w:val="center"/>
        <w:divId w:val="2116439976"/>
        <w:rPr>
          <w:rFonts w:ascii="Times New Roman" w:hAnsi="Times New Roman" w:cs="Times New Roman"/>
          <w:lang w:val="en-US" w:eastAsia="zh-CN"/>
        </w:rPr>
      </w:pPr>
    </w:p>
    <w:p w14:paraId="64BDF59F" w14:textId="77777777" w:rsidR="00267633" w:rsidRPr="00267633" w:rsidRDefault="00267633" w:rsidP="00267633">
      <w:pPr>
        <w:spacing w:before="0" w:after="0" w:line="240" w:lineRule="auto"/>
        <w:jc w:val="center"/>
        <w:divId w:val="2116439976"/>
        <w:rPr>
          <w:rFonts w:ascii="Times New Roman" w:hAnsi="Times New Roman" w:cs="Times New Roman"/>
          <w:lang w:val="en-US" w:eastAsia="zh-CN"/>
        </w:rPr>
      </w:pPr>
      <w:r w:rsidRPr="00267633">
        <w:rPr>
          <w:rFonts w:ascii="Times New Roman" w:hAnsi="Times New Roman" w:cs="Times New Roman"/>
          <w:lang w:val="en-US" w:eastAsia="zh-CN"/>
        </w:rPr>
        <w:t>Commissioner for Oaths</w:t>
      </w:r>
    </w:p>
    <w:p w14:paraId="6684BA96" w14:textId="77777777" w:rsidR="00267633" w:rsidRPr="00267633" w:rsidRDefault="00267633" w:rsidP="00267633">
      <w:pPr>
        <w:spacing w:before="0" w:after="200" w:line="276" w:lineRule="auto"/>
        <w:divId w:val="2116439976"/>
        <w:rPr>
          <w:rFonts w:ascii="Calibri" w:hAnsi="Calibri" w:cs="Times New Roman"/>
          <w:sz w:val="22"/>
          <w:szCs w:val="22"/>
          <w:lang w:val="en-GB" w:eastAsia="en-GB"/>
        </w:rPr>
      </w:pPr>
    </w:p>
    <w:p w14:paraId="0CF706EE" w14:textId="77777777" w:rsidR="00267633" w:rsidRDefault="00267633" w:rsidP="00267633">
      <w:pPr>
        <w:spacing w:before="0" w:after="200" w:line="276" w:lineRule="auto"/>
        <w:divId w:val="2116439976"/>
        <w:rPr>
          <w:rFonts w:ascii="Calibri" w:hAnsi="Calibri" w:cs="Times New Roman"/>
          <w:sz w:val="22"/>
          <w:szCs w:val="22"/>
          <w:lang w:val="en-GB" w:eastAsia="en-GB"/>
        </w:rPr>
      </w:pPr>
    </w:p>
    <w:p w14:paraId="7BD1844A" w14:textId="77777777" w:rsidR="00C63330" w:rsidRPr="00267633" w:rsidRDefault="00C63330" w:rsidP="00267633">
      <w:pPr>
        <w:spacing w:before="0" w:after="200" w:line="276" w:lineRule="auto"/>
        <w:divId w:val="2116439976"/>
        <w:rPr>
          <w:rFonts w:ascii="Calibri" w:hAnsi="Calibri" w:cs="Times New Roman"/>
          <w:sz w:val="22"/>
          <w:szCs w:val="22"/>
          <w:lang w:val="en-GB" w:eastAsia="en-GB"/>
        </w:rPr>
      </w:pPr>
    </w:p>
    <w:tbl>
      <w:tblPr>
        <w:tblW w:w="6982" w:type="dxa"/>
        <w:tblLayout w:type="fixed"/>
        <w:tblLook w:val="0000" w:firstRow="0" w:lastRow="0" w:firstColumn="0" w:lastColumn="0" w:noHBand="0" w:noVBand="0"/>
      </w:tblPr>
      <w:tblGrid>
        <w:gridCol w:w="250"/>
        <w:gridCol w:w="3366"/>
        <w:gridCol w:w="3366"/>
      </w:tblGrid>
      <w:tr w:rsidR="00267633" w:rsidRPr="00267633" w14:paraId="6E6822ED" w14:textId="77777777" w:rsidTr="00267633">
        <w:trPr>
          <w:divId w:val="2116439976"/>
        </w:trPr>
        <w:tc>
          <w:tcPr>
            <w:tcW w:w="250" w:type="dxa"/>
          </w:tcPr>
          <w:p w14:paraId="2FCD150D" w14:textId="77777777" w:rsidR="00267633" w:rsidRPr="00267633" w:rsidRDefault="00267633" w:rsidP="00267633">
            <w:pPr>
              <w:spacing w:before="0" w:after="120" w:line="240" w:lineRule="auto"/>
              <w:rPr>
                <w:rFonts w:ascii="Times New Roman" w:hAnsi="Times New Roman" w:cs="Times New Roman"/>
                <w:sz w:val="20"/>
                <w:szCs w:val="20"/>
                <w:lang w:val="en-US" w:eastAsia="zh-CN"/>
              </w:rPr>
            </w:pPr>
            <w:r w:rsidRPr="00267633">
              <w:rPr>
                <w:rFonts w:ascii="Calibri" w:hAnsi="Calibri" w:cs="Times New Roman"/>
                <w:sz w:val="22"/>
                <w:szCs w:val="22"/>
                <w:lang w:val="en-GB" w:eastAsia="en-GB"/>
              </w:rPr>
              <w:lastRenderedPageBreak/>
              <w:br w:type="page"/>
            </w:r>
          </w:p>
        </w:tc>
        <w:tc>
          <w:tcPr>
            <w:tcW w:w="3366" w:type="dxa"/>
          </w:tcPr>
          <w:p w14:paraId="69AD6B76" w14:textId="77777777" w:rsidR="00267633" w:rsidRPr="00267633" w:rsidRDefault="00267633" w:rsidP="00267633">
            <w:pPr>
              <w:keepNext/>
              <w:spacing w:before="0" w:after="0" w:line="240" w:lineRule="auto"/>
              <w:ind w:left="36"/>
              <w:outlineLvl w:val="1"/>
              <w:rPr>
                <w:rFonts w:ascii="Times New Roman" w:hAnsi="Times New Roman"/>
                <w:bCs/>
                <w:iCs/>
                <w:spacing w:val="-3"/>
                <w:sz w:val="22"/>
                <w:szCs w:val="22"/>
                <w:lang w:val="en-GB" w:eastAsia="zh-CN"/>
              </w:rPr>
            </w:pPr>
          </w:p>
          <w:p w14:paraId="3D00829B" w14:textId="77777777" w:rsidR="00267633" w:rsidRPr="00267633" w:rsidRDefault="00267633" w:rsidP="00267633">
            <w:pPr>
              <w:keepNext/>
              <w:spacing w:before="0" w:after="0" w:line="240" w:lineRule="auto"/>
              <w:ind w:left="36"/>
              <w:outlineLvl w:val="1"/>
              <w:rPr>
                <w:rFonts w:ascii="Times New Roman" w:hAnsi="Times New Roman"/>
                <w:bCs/>
                <w:iCs/>
                <w:spacing w:val="-3"/>
                <w:sz w:val="22"/>
                <w:szCs w:val="22"/>
                <w:lang w:val="en-GB" w:eastAsia="zh-CN"/>
              </w:rPr>
            </w:pPr>
            <w:r w:rsidRPr="00267633">
              <w:rPr>
                <w:rFonts w:ascii="Times New Roman" w:hAnsi="Times New Roman"/>
                <w:bCs/>
                <w:iCs/>
                <w:spacing w:val="-3"/>
                <w:sz w:val="22"/>
                <w:szCs w:val="22"/>
                <w:lang w:val="en-GB" w:eastAsia="zh-CN"/>
              </w:rPr>
              <w:t>Para 16</w:t>
            </w:r>
          </w:p>
        </w:tc>
        <w:tc>
          <w:tcPr>
            <w:tcW w:w="3366" w:type="dxa"/>
          </w:tcPr>
          <w:p w14:paraId="579F4DFF" w14:textId="77777777" w:rsidR="00267633" w:rsidRPr="00267633" w:rsidRDefault="00267633" w:rsidP="00267633">
            <w:pPr>
              <w:keepNext/>
              <w:spacing w:before="0" w:after="0" w:line="240" w:lineRule="auto"/>
              <w:outlineLvl w:val="1"/>
              <w:rPr>
                <w:rFonts w:ascii="Times New Roman" w:hAnsi="Times New Roman"/>
                <w:bCs/>
                <w:iCs/>
                <w:spacing w:val="-3"/>
                <w:szCs w:val="28"/>
                <w:lang w:val="en-GB" w:eastAsia="zh-CN"/>
              </w:rPr>
            </w:pPr>
            <w:r w:rsidRPr="00267633">
              <w:rPr>
                <w:rFonts w:ascii="Times New Roman" w:hAnsi="Times New Roman"/>
                <w:bCs/>
                <w:iCs/>
                <w:spacing w:val="-3"/>
                <w:szCs w:val="28"/>
                <w:lang w:val="en-GB" w:eastAsia="zh-CN"/>
              </w:rPr>
              <w:t>FORM 194</w:t>
            </w:r>
          </w:p>
          <w:p w14:paraId="158019BD" w14:textId="77777777" w:rsidR="00267633" w:rsidRPr="00267633" w:rsidRDefault="00267633" w:rsidP="00267633">
            <w:pPr>
              <w:spacing w:before="0" w:after="120" w:line="240" w:lineRule="auto"/>
              <w:rPr>
                <w:rFonts w:ascii="Times New Roman" w:hAnsi="Times New Roman" w:cs="Times New Roman"/>
                <w:b/>
                <w:sz w:val="20"/>
                <w:szCs w:val="20"/>
                <w:lang w:val="en-GB" w:eastAsia="zh-CN"/>
              </w:rPr>
            </w:pPr>
          </w:p>
        </w:tc>
      </w:tr>
    </w:tbl>
    <w:p w14:paraId="2C10D1F0" w14:textId="77777777" w:rsidR="00267633" w:rsidRPr="00267633" w:rsidRDefault="00267633" w:rsidP="00267633">
      <w:pPr>
        <w:keepNext/>
        <w:spacing w:before="240" w:after="60" w:line="240" w:lineRule="auto"/>
        <w:jc w:val="center"/>
        <w:outlineLvl w:val="1"/>
        <w:divId w:val="2116439976"/>
        <w:rPr>
          <w:rFonts w:ascii="Times New Roman" w:hAnsi="Times New Roman"/>
          <w:b/>
          <w:bCs/>
          <w:iCs/>
          <w:szCs w:val="28"/>
          <w:lang w:val="en-GB" w:eastAsia="zh-CN"/>
        </w:rPr>
      </w:pPr>
      <w:r w:rsidRPr="00267633">
        <w:rPr>
          <w:rFonts w:ascii="Times New Roman" w:hAnsi="Times New Roman"/>
          <w:b/>
          <w:bCs/>
          <w:iCs/>
          <w:szCs w:val="28"/>
          <w:lang w:val="en-GB" w:eastAsia="zh-CN"/>
        </w:rPr>
        <w:t>REQUEST FOR CHECKING ELIGIBILITY OF PROPOSED PURCHASER(S)/TRANSFEREE(S) UNDER OPTIONS 4 &amp; 5 OF THE AGREED MATRIMONIAL PROPERTY PLAN</w:t>
      </w:r>
    </w:p>
    <w:tbl>
      <w:tblPr>
        <w:tblW w:w="0" w:type="auto"/>
        <w:jc w:val="center"/>
        <w:tblBorders>
          <w:top w:val="double" w:sz="4" w:space="0" w:color="auto"/>
          <w:left w:val="double" w:sz="4" w:space="0" w:color="auto"/>
          <w:bottom w:val="double" w:sz="4" w:space="0" w:color="auto"/>
          <w:right w:val="double" w:sz="4" w:space="0" w:color="auto"/>
        </w:tblBorders>
        <w:tblLayout w:type="fixed"/>
        <w:tblLook w:val="0000" w:firstRow="0" w:lastRow="0" w:firstColumn="0" w:lastColumn="0" w:noHBand="0" w:noVBand="0"/>
      </w:tblPr>
      <w:tblGrid>
        <w:gridCol w:w="9241"/>
      </w:tblGrid>
      <w:tr w:rsidR="00267633" w:rsidRPr="00267633" w14:paraId="7201DD6D" w14:textId="77777777" w:rsidTr="00267633">
        <w:trPr>
          <w:divId w:val="2116439976"/>
          <w:jc w:val="center"/>
        </w:trPr>
        <w:tc>
          <w:tcPr>
            <w:tcW w:w="9241" w:type="dxa"/>
          </w:tcPr>
          <w:p w14:paraId="1C52B723" w14:textId="77777777" w:rsidR="00267633" w:rsidRPr="00267633" w:rsidRDefault="00267633" w:rsidP="00267633">
            <w:pPr>
              <w:spacing w:before="0" w:after="60" w:line="240" w:lineRule="auto"/>
              <w:outlineLvl w:val="7"/>
              <w:rPr>
                <w:rFonts w:ascii="Times New Roman" w:hAnsi="Times New Roman" w:cs="Times New Roman"/>
                <w:i/>
                <w:iCs/>
                <w:lang w:val="en-GB" w:eastAsia="zh-CN"/>
              </w:rPr>
            </w:pPr>
            <w:r w:rsidRPr="00267633">
              <w:rPr>
                <w:rFonts w:ascii="Times New Roman" w:hAnsi="Times New Roman" w:cs="Times New Roman"/>
                <w:i/>
                <w:iCs/>
                <w:lang w:val="en-GB" w:eastAsia="zh-CN"/>
              </w:rPr>
              <w:t xml:space="preserve">Important:    To be completed by the proposed purchaser/transferee. </w:t>
            </w:r>
          </w:p>
          <w:p w14:paraId="2C48701D" w14:textId="77777777" w:rsidR="00267633" w:rsidRPr="00267633" w:rsidRDefault="00267633" w:rsidP="00267633">
            <w:pPr>
              <w:spacing w:before="0" w:after="60" w:line="240" w:lineRule="auto"/>
              <w:jc w:val="center"/>
              <w:outlineLvl w:val="7"/>
              <w:rPr>
                <w:rFonts w:ascii="Times New Roman" w:hAnsi="Times New Roman" w:cs="Times New Roman"/>
                <w:i/>
                <w:iCs/>
                <w:lang w:val="en-GB" w:eastAsia="zh-CN"/>
              </w:rPr>
            </w:pPr>
            <w:r w:rsidRPr="00267633">
              <w:rPr>
                <w:rFonts w:ascii="Times New Roman" w:hAnsi="Times New Roman" w:cs="Times New Roman"/>
                <w:i/>
                <w:iCs/>
                <w:lang w:val="en-GB" w:eastAsia="zh-CN"/>
              </w:rPr>
              <w:t>No space is to be left blank.  The word “Nil” or “NA” should be filled where appropriate.</w:t>
            </w:r>
          </w:p>
        </w:tc>
      </w:tr>
    </w:tbl>
    <w:p w14:paraId="4C989715" w14:textId="77777777" w:rsidR="00267633" w:rsidRPr="00267633" w:rsidRDefault="00267633" w:rsidP="00267633">
      <w:pPr>
        <w:spacing w:before="120" w:after="120" w:line="240" w:lineRule="auto"/>
        <w:divId w:val="2116439976"/>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t>I</w:t>
      </w:r>
      <w:r w:rsidRPr="00267633">
        <w:rPr>
          <w:rFonts w:ascii="Times New Roman" w:hAnsi="Times New Roman" w:cs="Times New Roman"/>
          <w:sz w:val="20"/>
          <w:szCs w:val="20"/>
          <w:lang w:val="en-GB" w:eastAsia="zh-CN"/>
        </w:rPr>
        <w:tab/>
        <w:t>ADDRESS OF FLAT: _____________________________________________________</w:t>
      </w:r>
    </w:p>
    <w:tbl>
      <w:tblPr>
        <w:tblW w:w="0" w:type="auto"/>
        <w:tblInd w:w="918" w:type="dxa"/>
        <w:tblLayout w:type="fixed"/>
        <w:tblLook w:val="0000" w:firstRow="0" w:lastRow="0" w:firstColumn="0" w:lastColumn="0" w:noHBand="0" w:noVBand="0"/>
      </w:tblPr>
      <w:tblGrid>
        <w:gridCol w:w="450"/>
        <w:gridCol w:w="540"/>
        <w:gridCol w:w="7332"/>
      </w:tblGrid>
      <w:tr w:rsidR="00267633" w:rsidRPr="00267633" w14:paraId="5E3BC80E" w14:textId="77777777" w:rsidTr="00C63330">
        <w:trPr>
          <w:divId w:val="2116439976"/>
        </w:trPr>
        <w:tc>
          <w:tcPr>
            <w:tcW w:w="450" w:type="dxa"/>
            <w:tcBorders>
              <w:top w:val="single" w:sz="4" w:space="0" w:color="auto"/>
              <w:left w:val="single" w:sz="4" w:space="0" w:color="auto"/>
              <w:bottom w:val="single" w:sz="4" w:space="0" w:color="auto"/>
              <w:right w:val="single" w:sz="4" w:space="0" w:color="auto"/>
            </w:tcBorders>
          </w:tcPr>
          <w:p w14:paraId="14E8DD78" w14:textId="77777777" w:rsidR="00267633" w:rsidRPr="00267633" w:rsidRDefault="00267633" w:rsidP="00267633">
            <w:pPr>
              <w:spacing w:before="0" w:after="0" w:line="240" w:lineRule="auto"/>
              <w:jc w:val="both"/>
              <w:rPr>
                <w:rFonts w:ascii="Times New Roman" w:hAnsi="Times New Roman" w:cs="Times New Roman"/>
                <w:sz w:val="20"/>
                <w:szCs w:val="20"/>
                <w:lang w:val="en-GB" w:eastAsia="zh-CN"/>
              </w:rPr>
            </w:pPr>
          </w:p>
        </w:tc>
        <w:tc>
          <w:tcPr>
            <w:tcW w:w="540" w:type="dxa"/>
            <w:tcBorders>
              <w:left w:val="nil"/>
            </w:tcBorders>
          </w:tcPr>
          <w:p w14:paraId="4484FA18" w14:textId="77777777" w:rsidR="00267633" w:rsidRPr="00267633" w:rsidRDefault="00267633" w:rsidP="00267633">
            <w:pPr>
              <w:spacing w:before="0" w:after="0" w:line="240" w:lineRule="auto"/>
              <w:jc w:val="both"/>
              <w:rPr>
                <w:rFonts w:ascii="Times New Roman" w:hAnsi="Times New Roman" w:cs="Times New Roman"/>
                <w:sz w:val="20"/>
                <w:szCs w:val="20"/>
                <w:lang w:val="en-GB" w:eastAsia="zh-CN"/>
              </w:rPr>
            </w:pPr>
          </w:p>
        </w:tc>
        <w:tc>
          <w:tcPr>
            <w:tcW w:w="7332" w:type="dxa"/>
          </w:tcPr>
          <w:p w14:paraId="3C7B38B8" w14:textId="77777777" w:rsidR="00267633" w:rsidRPr="00267633" w:rsidRDefault="00267633" w:rsidP="00267633">
            <w:pPr>
              <w:spacing w:before="0" w:after="0" w:line="240" w:lineRule="auto"/>
              <w:jc w:val="both"/>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t xml:space="preserve">Option 4 of the Agreed Matrimonial Property Plan is selected: </w:t>
            </w:r>
            <w:proofErr w:type="gramStart"/>
            <w:r w:rsidRPr="00267633">
              <w:rPr>
                <w:rFonts w:ascii="Times New Roman" w:hAnsi="Times New Roman" w:cs="Times New Roman"/>
                <w:sz w:val="20"/>
                <w:szCs w:val="20"/>
                <w:lang w:val="en-GB" w:eastAsia="zh-CN"/>
              </w:rPr>
              <w:t>the</w:t>
            </w:r>
            <w:proofErr w:type="gramEnd"/>
            <w:r w:rsidRPr="00267633">
              <w:rPr>
                <w:rFonts w:ascii="Times New Roman" w:hAnsi="Times New Roman" w:cs="Times New Roman"/>
                <w:sz w:val="20"/>
                <w:szCs w:val="20"/>
                <w:lang w:val="en-GB" w:eastAsia="zh-CN"/>
              </w:rPr>
              <w:t xml:space="preserve"> Plaintiff’s share in the flat will be sold/transferred* to the Defendant and/or others.</w:t>
            </w:r>
          </w:p>
        </w:tc>
      </w:tr>
      <w:tr w:rsidR="00267633" w:rsidRPr="00267633" w14:paraId="1AE82640" w14:textId="77777777" w:rsidTr="00C63330">
        <w:trPr>
          <w:divId w:val="2116439976"/>
        </w:trPr>
        <w:tc>
          <w:tcPr>
            <w:tcW w:w="450" w:type="dxa"/>
          </w:tcPr>
          <w:p w14:paraId="3676996D" w14:textId="77777777" w:rsidR="00267633" w:rsidRPr="00267633" w:rsidRDefault="00267633" w:rsidP="00267633">
            <w:pPr>
              <w:spacing w:before="0" w:after="0" w:line="240" w:lineRule="auto"/>
              <w:jc w:val="both"/>
              <w:rPr>
                <w:rFonts w:ascii="Times New Roman" w:hAnsi="Times New Roman" w:cs="Times New Roman"/>
                <w:sz w:val="20"/>
                <w:szCs w:val="20"/>
                <w:lang w:val="en-GB" w:eastAsia="zh-CN"/>
              </w:rPr>
            </w:pPr>
          </w:p>
        </w:tc>
        <w:tc>
          <w:tcPr>
            <w:tcW w:w="540" w:type="dxa"/>
          </w:tcPr>
          <w:p w14:paraId="7EE8CA5A" w14:textId="77777777" w:rsidR="00267633" w:rsidRPr="00267633" w:rsidRDefault="00267633" w:rsidP="00267633">
            <w:pPr>
              <w:spacing w:before="0" w:after="0" w:line="240" w:lineRule="auto"/>
              <w:jc w:val="both"/>
              <w:rPr>
                <w:rFonts w:ascii="Times New Roman" w:hAnsi="Times New Roman" w:cs="Times New Roman"/>
                <w:sz w:val="20"/>
                <w:szCs w:val="20"/>
                <w:lang w:val="en-GB" w:eastAsia="zh-CN"/>
              </w:rPr>
            </w:pPr>
          </w:p>
        </w:tc>
        <w:tc>
          <w:tcPr>
            <w:tcW w:w="7332" w:type="dxa"/>
          </w:tcPr>
          <w:p w14:paraId="43A7E425" w14:textId="77777777" w:rsidR="00267633" w:rsidRPr="00267633" w:rsidRDefault="00267633" w:rsidP="00267633">
            <w:pPr>
              <w:spacing w:before="0" w:after="0" w:line="240" w:lineRule="auto"/>
              <w:jc w:val="both"/>
              <w:rPr>
                <w:rFonts w:ascii="Times New Roman" w:hAnsi="Times New Roman" w:cs="Times New Roman"/>
                <w:sz w:val="20"/>
                <w:szCs w:val="20"/>
                <w:lang w:val="en-GB" w:eastAsia="zh-CN"/>
              </w:rPr>
            </w:pPr>
          </w:p>
        </w:tc>
      </w:tr>
      <w:tr w:rsidR="00267633" w:rsidRPr="00267633" w14:paraId="00615AC2" w14:textId="77777777" w:rsidTr="00C63330">
        <w:trPr>
          <w:divId w:val="2116439976"/>
        </w:trPr>
        <w:tc>
          <w:tcPr>
            <w:tcW w:w="450" w:type="dxa"/>
            <w:tcBorders>
              <w:top w:val="single" w:sz="4" w:space="0" w:color="auto"/>
              <w:left w:val="single" w:sz="4" w:space="0" w:color="auto"/>
              <w:bottom w:val="single" w:sz="4" w:space="0" w:color="auto"/>
              <w:right w:val="single" w:sz="4" w:space="0" w:color="auto"/>
            </w:tcBorders>
          </w:tcPr>
          <w:p w14:paraId="571031AD" w14:textId="77777777" w:rsidR="00267633" w:rsidRPr="00267633" w:rsidRDefault="00267633" w:rsidP="00267633">
            <w:pPr>
              <w:spacing w:before="0" w:after="0" w:line="240" w:lineRule="auto"/>
              <w:jc w:val="both"/>
              <w:rPr>
                <w:rFonts w:ascii="Times New Roman" w:hAnsi="Times New Roman" w:cs="Times New Roman"/>
                <w:sz w:val="20"/>
                <w:szCs w:val="20"/>
                <w:lang w:val="en-GB" w:eastAsia="zh-CN"/>
              </w:rPr>
            </w:pPr>
          </w:p>
        </w:tc>
        <w:tc>
          <w:tcPr>
            <w:tcW w:w="540" w:type="dxa"/>
            <w:tcBorders>
              <w:left w:val="nil"/>
            </w:tcBorders>
          </w:tcPr>
          <w:p w14:paraId="234E9E2E" w14:textId="77777777" w:rsidR="00267633" w:rsidRPr="00267633" w:rsidRDefault="00267633" w:rsidP="00267633">
            <w:pPr>
              <w:spacing w:before="0" w:after="0" w:line="240" w:lineRule="auto"/>
              <w:jc w:val="both"/>
              <w:rPr>
                <w:rFonts w:ascii="Times New Roman" w:hAnsi="Times New Roman" w:cs="Times New Roman"/>
                <w:sz w:val="20"/>
                <w:szCs w:val="20"/>
                <w:lang w:val="en-GB" w:eastAsia="zh-CN"/>
              </w:rPr>
            </w:pPr>
          </w:p>
        </w:tc>
        <w:tc>
          <w:tcPr>
            <w:tcW w:w="7332" w:type="dxa"/>
          </w:tcPr>
          <w:p w14:paraId="1A170682" w14:textId="77777777" w:rsidR="00267633" w:rsidRPr="00267633" w:rsidRDefault="00267633" w:rsidP="00267633">
            <w:pPr>
              <w:spacing w:before="0" w:after="0" w:line="240" w:lineRule="auto"/>
              <w:jc w:val="both"/>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t xml:space="preserve">Option 5 of the Agreed Matrimonial Property Plan is selected: </w:t>
            </w:r>
            <w:proofErr w:type="gramStart"/>
            <w:r w:rsidRPr="00267633">
              <w:rPr>
                <w:rFonts w:ascii="Times New Roman" w:hAnsi="Times New Roman" w:cs="Times New Roman"/>
                <w:sz w:val="20"/>
                <w:szCs w:val="20"/>
                <w:lang w:val="en-GB" w:eastAsia="zh-CN"/>
              </w:rPr>
              <w:t>the</w:t>
            </w:r>
            <w:proofErr w:type="gramEnd"/>
            <w:r w:rsidRPr="00267633">
              <w:rPr>
                <w:rFonts w:ascii="Times New Roman" w:hAnsi="Times New Roman" w:cs="Times New Roman"/>
                <w:sz w:val="20"/>
                <w:szCs w:val="20"/>
                <w:lang w:val="en-GB" w:eastAsia="zh-CN"/>
              </w:rPr>
              <w:t xml:space="preserve"> Defendant’s/ share in the flat will be sold/transferred* to the Plaintiff and/or others. </w:t>
            </w:r>
          </w:p>
        </w:tc>
      </w:tr>
    </w:tbl>
    <w:p w14:paraId="31E37A6D" w14:textId="77777777" w:rsidR="00267633" w:rsidRPr="00267633" w:rsidRDefault="00267633" w:rsidP="00267633">
      <w:pPr>
        <w:spacing w:before="120" w:after="120" w:line="240" w:lineRule="auto"/>
        <w:divId w:val="2116439976"/>
        <w:rPr>
          <w:rFonts w:ascii="Times New Roman" w:hAnsi="Times New Roman" w:cs="Times New Roman"/>
          <w:sz w:val="20"/>
          <w:szCs w:val="20"/>
          <w:u w:val="single"/>
          <w:lang w:val="en-GB" w:eastAsia="zh-CN"/>
        </w:rPr>
      </w:pPr>
      <w:r w:rsidRPr="00267633">
        <w:rPr>
          <w:rFonts w:ascii="Times New Roman" w:hAnsi="Times New Roman" w:cs="Times New Roman"/>
          <w:sz w:val="20"/>
          <w:szCs w:val="20"/>
          <w:lang w:val="en-GB" w:eastAsia="zh-CN"/>
        </w:rPr>
        <w:t>II</w:t>
      </w:r>
      <w:r w:rsidRPr="00267633">
        <w:rPr>
          <w:rFonts w:ascii="Times New Roman" w:hAnsi="Times New Roman" w:cs="Times New Roman"/>
          <w:sz w:val="20"/>
          <w:szCs w:val="20"/>
          <w:lang w:val="en-GB" w:eastAsia="zh-CN"/>
        </w:rPr>
        <w:tab/>
      </w:r>
      <w:r w:rsidRPr="00267633">
        <w:rPr>
          <w:rFonts w:ascii="Times New Roman" w:hAnsi="Times New Roman" w:cs="Times New Roman"/>
          <w:sz w:val="20"/>
          <w:szCs w:val="20"/>
          <w:u w:val="single"/>
          <w:lang w:val="en-GB" w:eastAsia="zh-CN"/>
        </w:rPr>
        <w:t>PARTICULARS OF PROPOSED PURCHASER(S)/TRANSFEREE(S)</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60"/>
        <w:gridCol w:w="810"/>
        <w:gridCol w:w="804"/>
        <w:gridCol w:w="1086"/>
        <w:gridCol w:w="810"/>
        <w:gridCol w:w="630"/>
        <w:gridCol w:w="720"/>
        <w:gridCol w:w="738"/>
        <w:gridCol w:w="792"/>
        <w:gridCol w:w="900"/>
        <w:gridCol w:w="900"/>
      </w:tblGrid>
      <w:tr w:rsidR="00267633" w:rsidRPr="00267633" w14:paraId="41A98EB4" w14:textId="77777777" w:rsidTr="00267633">
        <w:trPr>
          <w:divId w:val="2116439976"/>
        </w:trPr>
        <w:tc>
          <w:tcPr>
            <w:tcW w:w="360" w:type="dxa"/>
            <w:tcBorders>
              <w:top w:val="double" w:sz="4" w:space="0" w:color="auto"/>
              <w:left w:val="double" w:sz="4" w:space="0" w:color="auto"/>
              <w:bottom w:val="nil"/>
            </w:tcBorders>
          </w:tcPr>
          <w:p w14:paraId="7EDC790B"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810" w:type="dxa"/>
            <w:tcBorders>
              <w:top w:val="double" w:sz="4" w:space="0" w:color="auto"/>
              <w:bottom w:val="double" w:sz="4" w:space="0" w:color="auto"/>
            </w:tcBorders>
          </w:tcPr>
          <w:p w14:paraId="6B1C943A" w14:textId="77777777" w:rsidR="00267633" w:rsidRPr="00267633" w:rsidRDefault="00267633" w:rsidP="00267633">
            <w:pPr>
              <w:spacing w:before="0" w:after="0" w:line="240" w:lineRule="auto"/>
              <w:rPr>
                <w:rFonts w:ascii="Times New Roman" w:hAnsi="Times New Roman" w:cs="Times New Roman"/>
                <w:sz w:val="16"/>
                <w:szCs w:val="20"/>
                <w:lang w:val="en-GB" w:eastAsia="zh-CN"/>
              </w:rPr>
            </w:pPr>
            <w:r w:rsidRPr="00267633">
              <w:rPr>
                <w:rFonts w:ascii="Times New Roman" w:hAnsi="Times New Roman" w:cs="Times New Roman"/>
                <w:sz w:val="16"/>
                <w:szCs w:val="20"/>
                <w:lang w:val="en-GB" w:eastAsia="zh-CN"/>
              </w:rPr>
              <w:t>Name</w:t>
            </w:r>
          </w:p>
        </w:tc>
        <w:tc>
          <w:tcPr>
            <w:tcW w:w="804" w:type="dxa"/>
            <w:tcBorders>
              <w:top w:val="double" w:sz="4" w:space="0" w:color="auto"/>
              <w:bottom w:val="double" w:sz="4" w:space="0" w:color="auto"/>
            </w:tcBorders>
          </w:tcPr>
          <w:p w14:paraId="426F7160" w14:textId="77777777" w:rsidR="00267633" w:rsidRPr="00267633" w:rsidRDefault="00267633" w:rsidP="00267633">
            <w:pPr>
              <w:spacing w:before="0" w:after="0" w:line="240" w:lineRule="auto"/>
              <w:rPr>
                <w:rFonts w:ascii="Times New Roman" w:hAnsi="Times New Roman" w:cs="Times New Roman"/>
                <w:sz w:val="16"/>
                <w:szCs w:val="20"/>
                <w:lang w:val="en-GB" w:eastAsia="zh-CN"/>
              </w:rPr>
            </w:pPr>
            <w:r w:rsidRPr="00267633">
              <w:rPr>
                <w:rFonts w:ascii="Times New Roman" w:hAnsi="Times New Roman" w:cs="Times New Roman"/>
                <w:sz w:val="16"/>
                <w:szCs w:val="20"/>
                <w:lang w:val="en-GB" w:eastAsia="zh-CN"/>
              </w:rPr>
              <w:t>NRIC/</w:t>
            </w:r>
          </w:p>
          <w:p w14:paraId="485D56E7" w14:textId="77777777" w:rsidR="00267633" w:rsidRPr="00267633" w:rsidRDefault="00267633" w:rsidP="00267633">
            <w:pPr>
              <w:spacing w:before="0" w:after="0" w:line="240" w:lineRule="auto"/>
              <w:rPr>
                <w:rFonts w:ascii="Times New Roman" w:hAnsi="Times New Roman" w:cs="Times New Roman"/>
                <w:sz w:val="16"/>
                <w:szCs w:val="20"/>
                <w:lang w:val="en-GB" w:eastAsia="zh-CN"/>
              </w:rPr>
            </w:pPr>
            <w:r w:rsidRPr="00267633">
              <w:rPr>
                <w:rFonts w:ascii="Times New Roman" w:hAnsi="Times New Roman" w:cs="Times New Roman"/>
                <w:sz w:val="16"/>
                <w:szCs w:val="20"/>
                <w:lang w:val="en-GB" w:eastAsia="zh-CN"/>
              </w:rPr>
              <w:t>FIN</w:t>
            </w:r>
          </w:p>
        </w:tc>
        <w:tc>
          <w:tcPr>
            <w:tcW w:w="1086" w:type="dxa"/>
            <w:tcBorders>
              <w:top w:val="double" w:sz="4" w:space="0" w:color="auto"/>
              <w:bottom w:val="double" w:sz="4" w:space="0" w:color="auto"/>
            </w:tcBorders>
          </w:tcPr>
          <w:p w14:paraId="3FDBAC64" w14:textId="77777777" w:rsidR="00267633" w:rsidRPr="00267633" w:rsidRDefault="00267633" w:rsidP="00267633">
            <w:pPr>
              <w:spacing w:before="0" w:after="0" w:line="240" w:lineRule="auto"/>
              <w:rPr>
                <w:rFonts w:ascii="Times New Roman" w:hAnsi="Times New Roman" w:cs="Times New Roman"/>
                <w:sz w:val="16"/>
                <w:szCs w:val="20"/>
                <w:lang w:val="en-GB" w:eastAsia="zh-CN"/>
              </w:rPr>
            </w:pPr>
            <w:r w:rsidRPr="00267633">
              <w:rPr>
                <w:rFonts w:ascii="Times New Roman" w:hAnsi="Times New Roman" w:cs="Times New Roman"/>
                <w:sz w:val="16"/>
                <w:szCs w:val="20"/>
                <w:lang w:val="en-GB" w:eastAsia="zh-CN"/>
              </w:rPr>
              <w:t xml:space="preserve">Relationship </w:t>
            </w:r>
          </w:p>
        </w:tc>
        <w:tc>
          <w:tcPr>
            <w:tcW w:w="810" w:type="dxa"/>
            <w:tcBorders>
              <w:top w:val="double" w:sz="4" w:space="0" w:color="auto"/>
              <w:bottom w:val="double" w:sz="4" w:space="0" w:color="auto"/>
            </w:tcBorders>
          </w:tcPr>
          <w:p w14:paraId="69715550" w14:textId="77777777" w:rsidR="00267633" w:rsidRPr="00267633" w:rsidRDefault="00267633" w:rsidP="00267633">
            <w:pPr>
              <w:spacing w:before="0" w:after="0" w:line="240" w:lineRule="auto"/>
              <w:rPr>
                <w:rFonts w:ascii="Times New Roman" w:hAnsi="Times New Roman" w:cs="Times New Roman"/>
                <w:sz w:val="16"/>
                <w:szCs w:val="20"/>
                <w:lang w:val="en-GB" w:eastAsia="zh-CN"/>
              </w:rPr>
            </w:pPr>
            <w:r w:rsidRPr="00267633">
              <w:rPr>
                <w:rFonts w:ascii="Times New Roman" w:hAnsi="Times New Roman" w:cs="Times New Roman"/>
                <w:sz w:val="16"/>
                <w:szCs w:val="20"/>
                <w:lang w:val="en-GB" w:eastAsia="zh-CN"/>
              </w:rPr>
              <w:t>Marital Status</w:t>
            </w:r>
          </w:p>
        </w:tc>
        <w:tc>
          <w:tcPr>
            <w:tcW w:w="630" w:type="dxa"/>
            <w:tcBorders>
              <w:top w:val="double" w:sz="4" w:space="0" w:color="auto"/>
              <w:bottom w:val="double" w:sz="4" w:space="0" w:color="auto"/>
            </w:tcBorders>
          </w:tcPr>
          <w:p w14:paraId="3BE2C7DD" w14:textId="77777777" w:rsidR="00267633" w:rsidRPr="00267633" w:rsidRDefault="00267633" w:rsidP="00267633">
            <w:pPr>
              <w:spacing w:before="0" w:after="0" w:line="240" w:lineRule="auto"/>
              <w:rPr>
                <w:rFonts w:ascii="Times New Roman" w:hAnsi="Times New Roman" w:cs="Times New Roman"/>
                <w:sz w:val="16"/>
                <w:szCs w:val="20"/>
                <w:lang w:val="en-GB" w:eastAsia="zh-CN"/>
              </w:rPr>
            </w:pPr>
            <w:r w:rsidRPr="00267633">
              <w:rPr>
                <w:rFonts w:ascii="Times New Roman" w:hAnsi="Times New Roman" w:cs="Times New Roman"/>
                <w:sz w:val="16"/>
                <w:szCs w:val="20"/>
                <w:lang w:val="en-GB" w:eastAsia="zh-CN"/>
              </w:rPr>
              <w:t>Date of Birth</w:t>
            </w:r>
          </w:p>
        </w:tc>
        <w:tc>
          <w:tcPr>
            <w:tcW w:w="720" w:type="dxa"/>
            <w:tcBorders>
              <w:top w:val="double" w:sz="4" w:space="0" w:color="auto"/>
              <w:bottom w:val="double" w:sz="4" w:space="0" w:color="auto"/>
            </w:tcBorders>
          </w:tcPr>
          <w:p w14:paraId="061A2F0C" w14:textId="77777777" w:rsidR="00267633" w:rsidRPr="00267633" w:rsidRDefault="00267633" w:rsidP="00267633">
            <w:pPr>
              <w:spacing w:before="0" w:after="0" w:line="240" w:lineRule="auto"/>
              <w:jc w:val="both"/>
              <w:rPr>
                <w:rFonts w:ascii="Times New Roman" w:hAnsi="Times New Roman" w:cs="Times New Roman"/>
                <w:sz w:val="16"/>
                <w:szCs w:val="20"/>
                <w:lang w:val="en-GB" w:eastAsia="zh-CN"/>
              </w:rPr>
            </w:pPr>
            <w:r w:rsidRPr="00267633">
              <w:rPr>
                <w:rFonts w:ascii="Times New Roman" w:hAnsi="Times New Roman" w:cs="Times New Roman"/>
                <w:sz w:val="16"/>
                <w:szCs w:val="20"/>
                <w:lang w:val="en-GB" w:eastAsia="zh-CN"/>
              </w:rPr>
              <w:t>Age (Years)</w:t>
            </w:r>
          </w:p>
        </w:tc>
        <w:tc>
          <w:tcPr>
            <w:tcW w:w="738" w:type="dxa"/>
            <w:tcBorders>
              <w:top w:val="double" w:sz="4" w:space="0" w:color="auto"/>
              <w:bottom w:val="double" w:sz="4" w:space="0" w:color="auto"/>
            </w:tcBorders>
          </w:tcPr>
          <w:p w14:paraId="358B96F5" w14:textId="77777777" w:rsidR="00267633" w:rsidRPr="00267633" w:rsidRDefault="00267633" w:rsidP="00267633">
            <w:pPr>
              <w:spacing w:before="0" w:after="0" w:line="240" w:lineRule="auto"/>
              <w:rPr>
                <w:rFonts w:ascii="Times New Roman" w:hAnsi="Times New Roman" w:cs="Times New Roman"/>
                <w:sz w:val="16"/>
                <w:szCs w:val="20"/>
                <w:lang w:val="en-GB" w:eastAsia="zh-CN"/>
              </w:rPr>
            </w:pPr>
            <w:proofErr w:type="gramStart"/>
            <w:r w:rsidRPr="00267633">
              <w:rPr>
                <w:rFonts w:ascii="Times New Roman" w:hAnsi="Times New Roman" w:cs="Times New Roman"/>
                <w:sz w:val="16"/>
                <w:szCs w:val="20"/>
                <w:lang w:val="en-GB" w:eastAsia="zh-CN"/>
              </w:rPr>
              <w:t>Citizen-ship</w:t>
            </w:r>
            <w:proofErr w:type="gramEnd"/>
          </w:p>
        </w:tc>
        <w:tc>
          <w:tcPr>
            <w:tcW w:w="792" w:type="dxa"/>
            <w:tcBorders>
              <w:top w:val="double" w:sz="4" w:space="0" w:color="auto"/>
              <w:bottom w:val="double" w:sz="4" w:space="0" w:color="auto"/>
            </w:tcBorders>
          </w:tcPr>
          <w:p w14:paraId="472B064D" w14:textId="77777777" w:rsidR="00267633" w:rsidRPr="00267633" w:rsidRDefault="00267633" w:rsidP="00267633">
            <w:pPr>
              <w:spacing w:before="0" w:after="0" w:line="240" w:lineRule="auto"/>
              <w:rPr>
                <w:rFonts w:ascii="Times New Roman" w:hAnsi="Times New Roman" w:cs="Times New Roman"/>
                <w:sz w:val="16"/>
                <w:szCs w:val="20"/>
                <w:lang w:val="en-GB" w:eastAsia="zh-CN"/>
              </w:rPr>
            </w:pPr>
            <w:proofErr w:type="spellStart"/>
            <w:r w:rsidRPr="00267633">
              <w:rPr>
                <w:rFonts w:ascii="Times New Roman" w:hAnsi="Times New Roman" w:cs="Times New Roman"/>
                <w:sz w:val="16"/>
                <w:szCs w:val="20"/>
                <w:lang w:val="en-GB" w:eastAsia="zh-CN"/>
              </w:rPr>
              <w:t>Occupa-tion</w:t>
            </w:r>
            <w:proofErr w:type="spellEnd"/>
          </w:p>
        </w:tc>
        <w:tc>
          <w:tcPr>
            <w:tcW w:w="900" w:type="dxa"/>
            <w:tcBorders>
              <w:top w:val="double" w:sz="4" w:space="0" w:color="auto"/>
              <w:bottom w:val="double" w:sz="4" w:space="0" w:color="auto"/>
            </w:tcBorders>
          </w:tcPr>
          <w:p w14:paraId="589D94E2" w14:textId="77777777" w:rsidR="00267633" w:rsidRPr="00267633" w:rsidRDefault="00267633" w:rsidP="00267633">
            <w:pPr>
              <w:spacing w:before="0" w:after="0" w:line="240" w:lineRule="auto"/>
              <w:rPr>
                <w:rFonts w:ascii="Times New Roman" w:hAnsi="Times New Roman" w:cs="Times New Roman"/>
                <w:sz w:val="16"/>
                <w:szCs w:val="20"/>
                <w:lang w:val="en-GB" w:eastAsia="zh-CN"/>
              </w:rPr>
            </w:pPr>
            <w:r w:rsidRPr="00267633">
              <w:rPr>
                <w:rFonts w:ascii="Times New Roman" w:hAnsi="Times New Roman" w:cs="Times New Roman"/>
                <w:sz w:val="16"/>
                <w:szCs w:val="20"/>
                <w:lang w:val="en-GB" w:eastAsia="zh-CN"/>
              </w:rPr>
              <w:t>Gross Monthly Income</w:t>
            </w:r>
          </w:p>
        </w:tc>
        <w:tc>
          <w:tcPr>
            <w:tcW w:w="900" w:type="dxa"/>
            <w:tcBorders>
              <w:top w:val="double" w:sz="4" w:space="0" w:color="auto"/>
              <w:bottom w:val="double" w:sz="4" w:space="0" w:color="auto"/>
              <w:right w:val="double" w:sz="4" w:space="0" w:color="auto"/>
            </w:tcBorders>
          </w:tcPr>
          <w:p w14:paraId="306584EF" w14:textId="77777777" w:rsidR="00267633" w:rsidRPr="00267633" w:rsidRDefault="00267633" w:rsidP="00267633">
            <w:pPr>
              <w:spacing w:before="0" w:after="0" w:line="240" w:lineRule="auto"/>
              <w:rPr>
                <w:rFonts w:ascii="Times New Roman" w:hAnsi="Times New Roman" w:cs="Times New Roman"/>
                <w:sz w:val="16"/>
                <w:szCs w:val="20"/>
                <w:lang w:val="en-GB" w:eastAsia="zh-CN"/>
              </w:rPr>
            </w:pPr>
            <w:r w:rsidRPr="00267633">
              <w:rPr>
                <w:rFonts w:ascii="Times New Roman" w:hAnsi="Times New Roman" w:cs="Times New Roman"/>
                <w:sz w:val="16"/>
                <w:szCs w:val="20"/>
                <w:lang w:val="en-GB" w:eastAsia="zh-CN"/>
              </w:rPr>
              <w:t>Contact No</w:t>
            </w:r>
          </w:p>
        </w:tc>
      </w:tr>
      <w:tr w:rsidR="00267633" w:rsidRPr="00267633" w14:paraId="0BB61BBF" w14:textId="77777777" w:rsidTr="00267633">
        <w:trPr>
          <w:divId w:val="2116439976"/>
        </w:trPr>
        <w:tc>
          <w:tcPr>
            <w:tcW w:w="360" w:type="dxa"/>
            <w:tcBorders>
              <w:top w:val="double" w:sz="4" w:space="0" w:color="auto"/>
              <w:left w:val="double" w:sz="4" w:space="0" w:color="auto"/>
              <w:right w:val="single" w:sz="4" w:space="0" w:color="auto"/>
            </w:tcBorders>
          </w:tcPr>
          <w:p w14:paraId="20D46CFA"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t>1</w:t>
            </w:r>
          </w:p>
        </w:tc>
        <w:tc>
          <w:tcPr>
            <w:tcW w:w="810" w:type="dxa"/>
            <w:tcBorders>
              <w:top w:val="nil"/>
              <w:left w:val="nil"/>
            </w:tcBorders>
          </w:tcPr>
          <w:p w14:paraId="106587A4"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804" w:type="dxa"/>
            <w:tcBorders>
              <w:top w:val="nil"/>
            </w:tcBorders>
          </w:tcPr>
          <w:p w14:paraId="221169BC"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1086" w:type="dxa"/>
            <w:tcBorders>
              <w:top w:val="nil"/>
            </w:tcBorders>
          </w:tcPr>
          <w:p w14:paraId="11120BE5"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t>Self</w:t>
            </w:r>
          </w:p>
        </w:tc>
        <w:tc>
          <w:tcPr>
            <w:tcW w:w="810" w:type="dxa"/>
            <w:tcBorders>
              <w:top w:val="nil"/>
            </w:tcBorders>
          </w:tcPr>
          <w:p w14:paraId="7C5F0550"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630" w:type="dxa"/>
            <w:tcBorders>
              <w:top w:val="nil"/>
            </w:tcBorders>
          </w:tcPr>
          <w:p w14:paraId="645BC5F2"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720" w:type="dxa"/>
            <w:tcBorders>
              <w:top w:val="nil"/>
            </w:tcBorders>
          </w:tcPr>
          <w:p w14:paraId="2FC5C6BB"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738" w:type="dxa"/>
            <w:tcBorders>
              <w:top w:val="nil"/>
            </w:tcBorders>
          </w:tcPr>
          <w:p w14:paraId="5165CA66"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792" w:type="dxa"/>
            <w:tcBorders>
              <w:top w:val="nil"/>
            </w:tcBorders>
          </w:tcPr>
          <w:p w14:paraId="49129C6C"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900" w:type="dxa"/>
            <w:tcBorders>
              <w:top w:val="nil"/>
            </w:tcBorders>
          </w:tcPr>
          <w:p w14:paraId="6A07AE41"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900" w:type="dxa"/>
            <w:tcBorders>
              <w:top w:val="nil"/>
              <w:right w:val="double" w:sz="4" w:space="0" w:color="auto"/>
            </w:tcBorders>
          </w:tcPr>
          <w:p w14:paraId="43B4D758"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r>
      <w:tr w:rsidR="00267633" w:rsidRPr="00267633" w14:paraId="05BCAE34" w14:textId="77777777" w:rsidTr="00267633">
        <w:trPr>
          <w:divId w:val="2116439976"/>
        </w:trPr>
        <w:tc>
          <w:tcPr>
            <w:tcW w:w="360" w:type="dxa"/>
            <w:tcBorders>
              <w:left w:val="double" w:sz="4" w:space="0" w:color="auto"/>
              <w:right w:val="single" w:sz="4" w:space="0" w:color="auto"/>
            </w:tcBorders>
          </w:tcPr>
          <w:p w14:paraId="64531A85"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t>2</w:t>
            </w:r>
          </w:p>
        </w:tc>
        <w:tc>
          <w:tcPr>
            <w:tcW w:w="810" w:type="dxa"/>
            <w:tcBorders>
              <w:left w:val="nil"/>
            </w:tcBorders>
          </w:tcPr>
          <w:p w14:paraId="632D39A1"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804" w:type="dxa"/>
          </w:tcPr>
          <w:p w14:paraId="5908C31B"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1086" w:type="dxa"/>
          </w:tcPr>
          <w:p w14:paraId="4031D90C"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810" w:type="dxa"/>
          </w:tcPr>
          <w:p w14:paraId="53606CF6"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630" w:type="dxa"/>
          </w:tcPr>
          <w:p w14:paraId="3540FDC6"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720" w:type="dxa"/>
          </w:tcPr>
          <w:p w14:paraId="195457B2"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738" w:type="dxa"/>
          </w:tcPr>
          <w:p w14:paraId="53B4F512"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792" w:type="dxa"/>
          </w:tcPr>
          <w:p w14:paraId="602A9039"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900" w:type="dxa"/>
          </w:tcPr>
          <w:p w14:paraId="5BEBCEFF"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900" w:type="dxa"/>
            <w:tcBorders>
              <w:right w:val="double" w:sz="4" w:space="0" w:color="auto"/>
            </w:tcBorders>
          </w:tcPr>
          <w:p w14:paraId="0070E2E2"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r>
      <w:tr w:rsidR="00267633" w:rsidRPr="00267633" w14:paraId="20B9769E" w14:textId="77777777" w:rsidTr="00267633">
        <w:trPr>
          <w:divId w:val="2116439976"/>
        </w:trPr>
        <w:tc>
          <w:tcPr>
            <w:tcW w:w="360" w:type="dxa"/>
            <w:tcBorders>
              <w:left w:val="double" w:sz="4" w:space="0" w:color="auto"/>
              <w:right w:val="single" w:sz="4" w:space="0" w:color="auto"/>
            </w:tcBorders>
          </w:tcPr>
          <w:p w14:paraId="3273B9EA"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t>3</w:t>
            </w:r>
          </w:p>
        </w:tc>
        <w:tc>
          <w:tcPr>
            <w:tcW w:w="810" w:type="dxa"/>
            <w:tcBorders>
              <w:left w:val="nil"/>
            </w:tcBorders>
          </w:tcPr>
          <w:p w14:paraId="1CB00DC0"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804" w:type="dxa"/>
          </w:tcPr>
          <w:p w14:paraId="290C3ABB"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1086" w:type="dxa"/>
          </w:tcPr>
          <w:p w14:paraId="5535EE10"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810" w:type="dxa"/>
          </w:tcPr>
          <w:p w14:paraId="10FAC102"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630" w:type="dxa"/>
          </w:tcPr>
          <w:p w14:paraId="7ECB15C8"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720" w:type="dxa"/>
          </w:tcPr>
          <w:p w14:paraId="500F925D"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738" w:type="dxa"/>
          </w:tcPr>
          <w:p w14:paraId="006EEB9B"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792" w:type="dxa"/>
          </w:tcPr>
          <w:p w14:paraId="3A51496A"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900" w:type="dxa"/>
          </w:tcPr>
          <w:p w14:paraId="5B7A3283"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900" w:type="dxa"/>
            <w:tcBorders>
              <w:right w:val="double" w:sz="4" w:space="0" w:color="auto"/>
            </w:tcBorders>
          </w:tcPr>
          <w:p w14:paraId="79F0AA12"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r>
      <w:tr w:rsidR="00267633" w:rsidRPr="00267633" w14:paraId="4ED650EB" w14:textId="77777777" w:rsidTr="00267633">
        <w:trPr>
          <w:divId w:val="2116439976"/>
        </w:trPr>
        <w:tc>
          <w:tcPr>
            <w:tcW w:w="360" w:type="dxa"/>
            <w:tcBorders>
              <w:left w:val="double" w:sz="4" w:space="0" w:color="auto"/>
              <w:bottom w:val="double" w:sz="4" w:space="0" w:color="auto"/>
              <w:right w:val="single" w:sz="4" w:space="0" w:color="auto"/>
            </w:tcBorders>
          </w:tcPr>
          <w:p w14:paraId="06084B77"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t>4</w:t>
            </w:r>
          </w:p>
        </w:tc>
        <w:tc>
          <w:tcPr>
            <w:tcW w:w="810" w:type="dxa"/>
            <w:tcBorders>
              <w:left w:val="nil"/>
              <w:bottom w:val="double" w:sz="4" w:space="0" w:color="auto"/>
            </w:tcBorders>
          </w:tcPr>
          <w:p w14:paraId="0743D353"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804" w:type="dxa"/>
            <w:tcBorders>
              <w:bottom w:val="double" w:sz="4" w:space="0" w:color="auto"/>
            </w:tcBorders>
          </w:tcPr>
          <w:p w14:paraId="500EC861"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1086" w:type="dxa"/>
            <w:tcBorders>
              <w:bottom w:val="double" w:sz="4" w:space="0" w:color="auto"/>
            </w:tcBorders>
          </w:tcPr>
          <w:p w14:paraId="622A180A"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810" w:type="dxa"/>
            <w:tcBorders>
              <w:bottom w:val="double" w:sz="4" w:space="0" w:color="auto"/>
            </w:tcBorders>
          </w:tcPr>
          <w:p w14:paraId="03E91991"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630" w:type="dxa"/>
            <w:tcBorders>
              <w:bottom w:val="double" w:sz="4" w:space="0" w:color="auto"/>
            </w:tcBorders>
          </w:tcPr>
          <w:p w14:paraId="208692AA"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720" w:type="dxa"/>
            <w:tcBorders>
              <w:bottom w:val="double" w:sz="4" w:space="0" w:color="auto"/>
            </w:tcBorders>
          </w:tcPr>
          <w:p w14:paraId="65B54611"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738" w:type="dxa"/>
            <w:tcBorders>
              <w:bottom w:val="double" w:sz="4" w:space="0" w:color="auto"/>
            </w:tcBorders>
          </w:tcPr>
          <w:p w14:paraId="764DF0DC"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792" w:type="dxa"/>
            <w:tcBorders>
              <w:bottom w:val="double" w:sz="4" w:space="0" w:color="auto"/>
            </w:tcBorders>
          </w:tcPr>
          <w:p w14:paraId="271E1D56"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900" w:type="dxa"/>
            <w:tcBorders>
              <w:bottom w:val="double" w:sz="4" w:space="0" w:color="auto"/>
            </w:tcBorders>
          </w:tcPr>
          <w:p w14:paraId="495837FF"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900" w:type="dxa"/>
            <w:tcBorders>
              <w:bottom w:val="double" w:sz="4" w:space="0" w:color="auto"/>
              <w:right w:val="double" w:sz="4" w:space="0" w:color="auto"/>
            </w:tcBorders>
          </w:tcPr>
          <w:p w14:paraId="5868FD9D"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r>
    </w:tbl>
    <w:p w14:paraId="0EEB1BE5" w14:textId="77777777" w:rsidR="00267633" w:rsidRPr="00267633" w:rsidRDefault="00267633" w:rsidP="00267633">
      <w:pPr>
        <w:spacing w:before="120" w:after="120" w:line="240" w:lineRule="auto"/>
        <w:jc w:val="both"/>
        <w:divId w:val="2116439976"/>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t>III</w:t>
      </w:r>
      <w:r w:rsidRPr="00267633">
        <w:rPr>
          <w:rFonts w:ascii="Times New Roman" w:hAnsi="Times New Roman" w:cs="Times New Roman"/>
          <w:sz w:val="20"/>
          <w:szCs w:val="20"/>
          <w:lang w:val="en-GB" w:eastAsia="zh-CN"/>
        </w:rPr>
        <w:tab/>
      </w:r>
      <w:r w:rsidRPr="00267633">
        <w:rPr>
          <w:rFonts w:ascii="Times New Roman" w:hAnsi="Times New Roman" w:cs="Times New Roman"/>
          <w:sz w:val="20"/>
          <w:szCs w:val="20"/>
          <w:u w:val="single"/>
          <w:lang w:val="en-GB" w:eastAsia="zh-CN"/>
        </w:rPr>
        <w:t>PARTICULARS OF PROPOSED OCCUPIER(S) IN THE FLAT</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60"/>
        <w:gridCol w:w="810"/>
        <w:gridCol w:w="804"/>
        <w:gridCol w:w="1086"/>
        <w:gridCol w:w="810"/>
        <w:gridCol w:w="630"/>
        <w:gridCol w:w="720"/>
        <w:gridCol w:w="747"/>
        <w:gridCol w:w="783"/>
        <w:gridCol w:w="900"/>
        <w:gridCol w:w="900"/>
      </w:tblGrid>
      <w:tr w:rsidR="00267633" w:rsidRPr="00267633" w14:paraId="3E88D97F" w14:textId="77777777" w:rsidTr="00267633">
        <w:trPr>
          <w:divId w:val="2116439976"/>
        </w:trPr>
        <w:tc>
          <w:tcPr>
            <w:tcW w:w="360" w:type="dxa"/>
            <w:tcBorders>
              <w:top w:val="double" w:sz="4" w:space="0" w:color="auto"/>
              <w:left w:val="double" w:sz="4" w:space="0" w:color="auto"/>
              <w:bottom w:val="nil"/>
            </w:tcBorders>
          </w:tcPr>
          <w:p w14:paraId="6C99CF78"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810" w:type="dxa"/>
            <w:tcBorders>
              <w:top w:val="double" w:sz="4" w:space="0" w:color="auto"/>
              <w:bottom w:val="double" w:sz="4" w:space="0" w:color="auto"/>
            </w:tcBorders>
          </w:tcPr>
          <w:p w14:paraId="63B92009" w14:textId="77777777" w:rsidR="00267633" w:rsidRPr="00267633" w:rsidRDefault="00267633" w:rsidP="00267633">
            <w:pPr>
              <w:spacing w:before="0" w:after="0" w:line="240" w:lineRule="auto"/>
              <w:rPr>
                <w:rFonts w:ascii="Times New Roman" w:hAnsi="Times New Roman" w:cs="Times New Roman"/>
                <w:sz w:val="16"/>
                <w:szCs w:val="20"/>
                <w:lang w:val="en-GB" w:eastAsia="zh-CN"/>
              </w:rPr>
            </w:pPr>
            <w:r w:rsidRPr="00267633">
              <w:rPr>
                <w:rFonts w:ascii="Times New Roman" w:hAnsi="Times New Roman" w:cs="Times New Roman"/>
                <w:sz w:val="16"/>
                <w:szCs w:val="20"/>
                <w:lang w:val="en-GB" w:eastAsia="zh-CN"/>
              </w:rPr>
              <w:t>Name</w:t>
            </w:r>
          </w:p>
        </w:tc>
        <w:tc>
          <w:tcPr>
            <w:tcW w:w="804" w:type="dxa"/>
            <w:tcBorders>
              <w:top w:val="double" w:sz="4" w:space="0" w:color="auto"/>
              <w:bottom w:val="double" w:sz="4" w:space="0" w:color="auto"/>
            </w:tcBorders>
          </w:tcPr>
          <w:p w14:paraId="500ED368" w14:textId="77777777" w:rsidR="00267633" w:rsidRPr="00267633" w:rsidRDefault="00267633" w:rsidP="00267633">
            <w:pPr>
              <w:spacing w:before="0" w:after="0" w:line="240" w:lineRule="auto"/>
              <w:rPr>
                <w:rFonts w:ascii="Times New Roman" w:hAnsi="Times New Roman" w:cs="Times New Roman"/>
                <w:sz w:val="16"/>
                <w:szCs w:val="20"/>
                <w:lang w:val="en-GB" w:eastAsia="zh-CN"/>
              </w:rPr>
            </w:pPr>
            <w:r w:rsidRPr="00267633">
              <w:rPr>
                <w:rFonts w:ascii="Times New Roman" w:hAnsi="Times New Roman" w:cs="Times New Roman"/>
                <w:sz w:val="16"/>
                <w:szCs w:val="20"/>
                <w:lang w:val="en-GB" w:eastAsia="zh-CN"/>
              </w:rPr>
              <w:t>NRIC/</w:t>
            </w:r>
          </w:p>
          <w:p w14:paraId="63D12A53" w14:textId="77777777" w:rsidR="00267633" w:rsidRPr="00267633" w:rsidRDefault="00267633" w:rsidP="00267633">
            <w:pPr>
              <w:spacing w:before="0" w:after="0" w:line="240" w:lineRule="auto"/>
              <w:rPr>
                <w:rFonts w:ascii="Times New Roman" w:hAnsi="Times New Roman" w:cs="Times New Roman"/>
                <w:sz w:val="16"/>
                <w:szCs w:val="20"/>
                <w:lang w:val="en-GB" w:eastAsia="zh-CN"/>
              </w:rPr>
            </w:pPr>
            <w:r w:rsidRPr="00267633">
              <w:rPr>
                <w:rFonts w:ascii="Times New Roman" w:hAnsi="Times New Roman" w:cs="Times New Roman"/>
                <w:sz w:val="16"/>
                <w:szCs w:val="20"/>
                <w:lang w:val="en-GB" w:eastAsia="zh-CN"/>
              </w:rPr>
              <w:t>FIN</w:t>
            </w:r>
          </w:p>
        </w:tc>
        <w:tc>
          <w:tcPr>
            <w:tcW w:w="1086" w:type="dxa"/>
            <w:tcBorders>
              <w:top w:val="double" w:sz="4" w:space="0" w:color="auto"/>
              <w:bottom w:val="double" w:sz="4" w:space="0" w:color="auto"/>
            </w:tcBorders>
          </w:tcPr>
          <w:p w14:paraId="6A51A16B" w14:textId="77777777" w:rsidR="00267633" w:rsidRPr="00267633" w:rsidRDefault="00267633" w:rsidP="00267633">
            <w:pPr>
              <w:spacing w:before="0" w:after="0" w:line="240" w:lineRule="auto"/>
              <w:rPr>
                <w:rFonts w:ascii="Times New Roman" w:hAnsi="Times New Roman" w:cs="Times New Roman"/>
                <w:sz w:val="16"/>
                <w:szCs w:val="20"/>
                <w:lang w:val="en-GB" w:eastAsia="zh-CN"/>
              </w:rPr>
            </w:pPr>
            <w:r w:rsidRPr="00267633">
              <w:rPr>
                <w:rFonts w:ascii="Times New Roman" w:hAnsi="Times New Roman" w:cs="Times New Roman"/>
                <w:sz w:val="16"/>
                <w:szCs w:val="20"/>
                <w:lang w:val="en-GB" w:eastAsia="zh-CN"/>
              </w:rPr>
              <w:t xml:space="preserve">Relationship </w:t>
            </w:r>
          </w:p>
        </w:tc>
        <w:tc>
          <w:tcPr>
            <w:tcW w:w="810" w:type="dxa"/>
            <w:tcBorders>
              <w:top w:val="double" w:sz="4" w:space="0" w:color="auto"/>
              <w:bottom w:val="double" w:sz="4" w:space="0" w:color="auto"/>
            </w:tcBorders>
          </w:tcPr>
          <w:p w14:paraId="58AA7BF5" w14:textId="77777777" w:rsidR="00267633" w:rsidRPr="00267633" w:rsidRDefault="00267633" w:rsidP="00267633">
            <w:pPr>
              <w:spacing w:before="0" w:after="0" w:line="240" w:lineRule="auto"/>
              <w:rPr>
                <w:rFonts w:ascii="Times New Roman" w:hAnsi="Times New Roman" w:cs="Times New Roman"/>
                <w:sz w:val="16"/>
                <w:szCs w:val="20"/>
                <w:lang w:val="en-GB" w:eastAsia="zh-CN"/>
              </w:rPr>
            </w:pPr>
            <w:r w:rsidRPr="00267633">
              <w:rPr>
                <w:rFonts w:ascii="Times New Roman" w:hAnsi="Times New Roman" w:cs="Times New Roman"/>
                <w:sz w:val="16"/>
                <w:szCs w:val="20"/>
                <w:lang w:val="en-GB" w:eastAsia="zh-CN"/>
              </w:rPr>
              <w:t>Marital Status</w:t>
            </w:r>
          </w:p>
        </w:tc>
        <w:tc>
          <w:tcPr>
            <w:tcW w:w="630" w:type="dxa"/>
            <w:tcBorders>
              <w:top w:val="double" w:sz="4" w:space="0" w:color="auto"/>
              <w:bottom w:val="double" w:sz="4" w:space="0" w:color="auto"/>
            </w:tcBorders>
          </w:tcPr>
          <w:p w14:paraId="1F624A09" w14:textId="77777777" w:rsidR="00267633" w:rsidRPr="00267633" w:rsidRDefault="00267633" w:rsidP="00267633">
            <w:pPr>
              <w:spacing w:before="0" w:after="0" w:line="240" w:lineRule="auto"/>
              <w:rPr>
                <w:rFonts w:ascii="Times New Roman" w:hAnsi="Times New Roman" w:cs="Times New Roman"/>
                <w:sz w:val="16"/>
                <w:szCs w:val="20"/>
                <w:lang w:val="en-GB" w:eastAsia="zh-CN"/>
              </w:rPr>
            </w:pPr>
            <w:r w:rsidRPr="00267633">
              <w:rPr>
                <w:rFonts w:ascii="Times New Roman" w:hAnsi="Times New Roman" w:cs="Times New Roman"/>
                <w:sz w:val="16"/>
                <w:szCs w:val="20"/>
                <w:lang w:val="en-GB" w:eastAsia="zh-CN"/>
              </w:rPr>
              <w:t>Date of Birth</w:t>
            </w:r>
          </w:p>
        </w:tc>
        <w:tc>
          <w:tcPr>
            <w:tcW w:w="720" w:type="dxa"/>
            <w:tcBorders>
              <w:top w:val="double" w:sz="4" w:space="0" w:color="auto"/>
              <w:bottom w:val="double" w:sz="4" w:space="0" w:color="auto"/>
            </w:tcBorders>
          </w:tcPr>
          <w:p w14:paraId="18BF018E" w14:textId="77777777" w:rsidR="00267633" w:rsidRPr="00267633" w:rsidRDefault="00267633" w:rsidP="00267633">
            <w:pPr>
              <w:spacing w:before="0" w:after="0" w:line="240" w:lineRule="auto"/>
              <w:rPr>
                <w:rFonts w:ascii="Times New Roman" w:hAnsi="Times New Roman" w:cs="Times New Roman"/>
                <w:sz w:val="16"/>
                <w:szCs w:val="20"/>
                <w:lang w:val="en-GB" w:eastAsia="zh-CN"/>
              </w:rPr>
            </w:pPr>
            <w:r w:rsidRPr="00267633">
              <w:rPr>
                <w:rFonts w:ascii="Times New Roman" w:hAnsi="Times New Roman" w:cs="Times New Roman"/>
                <w:sz w:val="16"/>
                <w:szCs w:val="20"/>
                <w:lang w:val="en-GB" w:eastAsia="zh-CN"/>
              </w:rPr>
              <w:t>Age (Years)</w:t>
            </w:r>
          </w:p>
        </w:tc>
        <w:tc>
          <w:tcPr>
            <w:tcW w:w="747" w:type="dxa"/>
            <w:tcBorders>
              <w:top w:val="double" w:sz="4" w:space="0" w:color="auto"/>
              <w:bottom w:val="double" w:sz="4" w:space="0" w:color="auto"/>
            </w:tcBorders>
          </w:tcPr>
          <w:p w14:paraId="72AB6698" w14:textId="77777777" w:rsidR="00267633" w:rsidRPr="00267633" w:rsidRDefault="00267633" w:rsidP="00267633">
            <w:pPr>
              <w:spacing w:before="0" w:after="0" w:line="240" w:lineRule="auto"/>
              <w:rPr>
                <w:rFonts w:ascii="Times New Roman" w:hAnsi="Times New Roman" w:cs="Times New Roman"/>
                <w:sz w:val="16"/>
                <w:szCs w:val="20"/>
                <w:lang w:val="en-GB" w:eastAsia="zh-CN"/>
              </w:rPr>
            </w:pPr>
            <w:proofErr w:type="gramStart"/>
            <w:r w:rsidRPr="00267633">
              <w:rPr>
                <w:rFonts w:ascii="Times New Roman" w:hAnsi="Times New Roman" w:cs="Times New Roman"/>
                <w:sz w:val="16"/>
                <w:szCs w:val="20"/>
                <w:lang w:val="en-GB" w:eastAsia="zh-CN"/>
              </w:rPr>
              <w:t>Citizen-ship</w:t>
            </w:r>
            <w:proofErr w:type="gramEnd"/>
          </w:p>
        </w:tc>
        <w:tc>
          <w:tcPr>
            <w:tcW w:w="783" w:type="dxa"/>
            <w:tcBorders>
              <w:top w:val="double" w:sz="4" w:space="0" w:color="auto"/>
              <w:bottom w:val="double" w:sz="4" w:space="0" w:color="auto"/>
            </w:tcBorders>
          </w:tcPr>
          <w:p w14:paraId="348BD665" w14:textId="77777777" w:rsidR="00267633" w:rsidRPr="00267633" w:rsidRDefault="00267633" w:rsidP="00267633">
            <w:pPr>
              <w:spacing w:before="0" w:after="0" w:line="240" w:lineRule="auto"/>
              <w:rPr>
                <w:rFonts w:ascii="Times New Roman" w:hAnsi="Times New Roman" w:cs="Times New Roman"/>
                <w:sz w:val="16"/>
                <w:szCs w:val="20"/>
                <w:lang w:val="en-GB" w:eastAsia="zh-CN"/>
              </w:rPr>
            </w:pPr>
            <w:proofErr w:type="spellStart"/>
            <w:r w:rsidRPr="00267633">
              <w:rPr>
                <w:rFonts w:ascii="Times New Roman" w:hAnsi="Times New Roman" w:cs="Times New Roman"/>
                <w:sz w:val="16"/>
                <w:szCs w:val="20"/>
                <w:lang w:val="en-GB" w:eastAsia="zh-CN"/>
              </w:rPr>
              <w:t>Occupa-tion</w:t>
            </w:r>
            <w:proofErr w:type="spellEnd"/>
          </w:p>
        </w:tc>
        <w:tc>
          <w:tcPr>
            <w:tcW w:w="900" w:type="dxa"/>
            <w:tcBorders>
              <w:top w:val="double" w:sz="4" w:space="0" w:color="auto"/>
              <w:bottom w:val="double" w:sz="4" w:space="0" w:color="auto"/>
            </w:tcBorders>
          </w:tcPr>
          <w:p w14:paraId="73ACC039" w14:textId="77777777" w:rsidR="00267633" w:rsidRPr="00267633" w:rsidRDefault="00267633" w:rsidP="00267633">
            <w:pPr>
              <w:spacing w:before="0" w:after="0" w:line="240" w:lineRule="auto"/>
              <w:rPr>
                <w:rFonts w:ascii="Times New Roman" w:hAnsi="Times New Roman" w:cs="Times New Roman"/>
                <w:sz w:val="16"/>
                <w:szCs w:val="20"/>
                <w:lang w:val="en-GB" w:eastAsia="zh-CN"/>
              </w:rPr>
            </w:pPr>
            <w:r w:rsidRPr="00267633">
              <w:rPr>
                <w:rFonts w:ascii="Times New Roman" w:hAnsi="Times New Roman" w:cs="Times New Roman"/>
                <w:sz w:val="16"/>
                <w:szCs w:val="20"/>
                <w:lang w:val="en-GB" w:eastAsia="zh-CN"/>
              </w:rPr>
              <w:t>Gross Monthly Income</w:t>
            </w:r>
          </w:p>
        </w:tc>
        <w:tc>
          <w:tcPr>
            <w:tcW w:w="900" w:type="dxa"/>
            <w:tcBorders>
              <w:top w:val="double" w:sz="4" w:space="0" w:color="auto"/>
              <w:bottom w:val="double" w:sz="4" w:space="0" w:color="auto"/>
              <w:right w:val="double" w:sz="4" w:space="0" w:color="auto"/>
            </w:tcBorders>
          </w:tcPr>
          <w:p w14:paraId="45573B40" w14:textId="77777777" w:rsidR="00267633" w:rsidRPr="00267633" w:rsidRDefault="00267633" w:rsidP="00267633">
            <w:pPr>
              <w:spacing w:before="0" w:after="0" w:line="240" w:lineRule="auto"/>
              <w:rPr>
                <w:rFonts w:ascii="Times New Roman" w:hAnsi="Times New Roman" w:cs="Times New Roman"/>
                <w:sz w:val="16"/>
                <w:szCs w:val="20"/>
                <w:lang w:val="en-GB" w:eastAsia="zh-CN"/>
              </w:rPr>
            </w:pPr>
            <w:r w:rsidRPr="00267633">
              <w:rPr>
                <w:rFonts w:ascii="Times New Roman" w:hAnsi="Times New Roman" w:cs="Times New Roman"/>
                <w:sz w:val="16"/>
                <w:szCs w:val="20"/>
                <w:lang w:val="en-GB" w:eastAsia="zh-CN"/>
              </w:rPr>
              <w:t>Contact No</w:t>
            </w:r>
          </w:p>
        </w:tc>
      </w:tr>
      <w:tr w:rsidR="00267633" w:rsidRPr="00267633" w14:paraId="68E2BE62" w14:textId="77777777" w:rsidTr="00267633">
        <w:trPr>
          <w:divId w:val="2116439976"/>
        </w:trPr>
        <w:tc>
          <w:tcPr>
            <w:tcW w:w="360" w:type="dxa"/>
            <w:tcBorders>
              <w:top w:val="double" w:sz="4" w:space="0" w:color="auto"/>
              <w:left w:val="double" w:sz="4" w:space="0" w:color="auto"/>
              <w:right w:val="single" w:sz="4" w:space="0" w:color="auto"/>
            </w:tcBorders>
          </w:tcPr>
          <w:p w14:paraId="230CAF69"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t>5</w:t>
            </w:r>
          </w:p>
        </w:tc>
        <w:tc>
          <w:tcPr>
            <w:tcW w:w="810" w:type="dxa"/>
            <w:tcBorders>
              <w:top w:val="nil"/>
              <w:left w:val="nil"/>
            </w:tcBorders>
          </w:tcPr>
          <w:p w14:paraId="38B2138E"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804" w:type="dxa"/>
            <w:tcBorders>
              <w:top w:val="nil"/>
            </w:tcBorders>
          </w:tcPr>
          <w:p w14:paraId="22A50235"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1086" w:type="dxa"/>
            <w:tcBorders>
              <w:top w:val="nil"/>
            </w:tcBorders>
          </w:tcPr>
          <w:p w14:paraId="2F527A01"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810" w:type="dxa"/>
            <w:tcBorders>
              <w:top w:val="nil"/>
            </w:tcBorders>
          </w:tcPr>
          <w:p w14:paraId="0A1F4E89"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630" w:type="dxa"/>
            <w:tcBorders>
              <w:top w:val="nil"/>
            </w:tcBorders>
          </w:tcPr>
          <w:p w14:paraId="6E148CE6"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720" w:type="dxa"/>
            <w:tcBorders>
              <w:top w:val="nil"/>
            </w:tcBorders>
          </w:tcPr>
          <w:p w14:paraId="256E3710"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747" w:type="dxa"/>
            <w:tcBorders>
              <w:top w:val="nil"/>
            </w:tcBorders>
          </w:tcPr>
          <w:p w14:paraId="10431CAF"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783" w:type="dxa"/>
            <w:tcBorders>
              <w:top w:val="nil"/>
            </w:tcBorders>
          </w:tcPr>
          <w:p w14:paraId="79B01E11"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900" w:type="dxa"/>
            <w:tcBorders>
              <w:top w:val="nil"/>
            </w:tcBorders>
          </w:tcPr>
          <w:p w14:paraId="747E70BA"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900" w:type="dxa"/>
            <w:tcBorders>
              <w:top w:val="nil"/>
              <w:right w:val="double" w:sz="4" w:space="0" w:color="auto"/>
            </w:tcBorders>
          </w:tcPr>
          <w:p w14:paraId="31B787D5"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r>
      <w:tr w:rsidR="00267633" w:rsidRPr="00267633" w14:paraId="0306EC04" w14:textId="77777777" w:rsidTr="00267633">
        <w:trPr>
          <w:divId w:val="2116439976"/>
        </w:trPr>
        <w:tc>
          <w:tcPr>
            <w:tcW w:w="360" w:type="dxa"/>
            <w:tcBorders>
              <w:left w:val="double" w:sz="4" w:space="0" w:color="auto"/>
              <w:right w:val="single" w:sz="4" w:space="0" w:color="auto"/>
            </w:tcBorders>
          </w:tcPr>
          <w:p w14:paraId="5DAEA4CB"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t>6</w:t>
            </w:r>
          </w:p>
        </w:tc>
        <w:tc>
          <w:tcPr>
            <w:tcW w:w="810" w:type="dxa"/>
            <w:tcBorders>
              <w:left w:val="nil"/>
            </w:tcBorders>
          </w:tcPr>
          <w:p w14:paraId="0FF4EEDE"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804" w:type="dxa"/>
          </w:tcPr>
          <w:p w14:paraId="427C7C70"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1086" w:type="dxa"/>
          </w:tcPr>
          <w:p w14:paraId="3CBE9A99"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810" w:type="dxa"/>
          </w:tcPr>
          <w:p w14:paraId="773DA51D"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630" w:type="dxa"/>
          </w:tcPr>
          <w:p w14:paraId="12F438F5"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720" w:type="dxa"/>
          </w:tcPr>
          <w:p w14:paraId="3E39C660"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747" w:type="dxa"/>
          </w:tcPr>
          <w:p w14:paraId="497C33A1"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783" w:type="dxa"/>
          </w:tcPr>
          <w:p w14:paraId="3CD590C3"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900" w:type="dxa"/>
          </w:tcPr>
          <w:p w14:paraId="681F6A8B"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900" w:type="dxa"/>
            <w:tcBorders>
              <w:right w:val="double" w:sz="4" w:space="0" w:color="auto"/>
            </w:tcBorders>
          </w:tcPr>
          <w:p w14:paraId="1847514E"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r>
      <w:tr w:rsidR="00267633" w:rsidRPr="00267633" w14:paraId="1F994E3F" w14:textId="77777777" w:rsidTr="00267633">
        <w:trPr>
          <w:divId w:val="2116439976"/>
        </w:trPr>
        <w:tc>
          <w:tcPr>
            <w:tcW w:w="360" w:type="dxa"/>
            <w:tcBorders>
              <w:left w:val="double" w:sz="4" w:space="0" w:color="auto"/>
              <w:right w:val="single" w:sz="4" w:space="0" w:color="auto"/>
            </w:tcBorders>
          </w:tcPr>
          <w:p w14:paraId="3B98FE4A"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t>7</w:t>
            </w:r>
          </w:p>
        </w:tc>
        <w:tc>
          <w:tcPr>
            <w:tcW w:w="810" w:type="dxa"/>
            <w:tcBorders>
              <w:left w:val="nil"/>
            </w:tcBorders>
          </w:tcPr>
          <w:p w14:paraId="7760367F"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804" w:type="dxa"/>
          </w:tcPr>
          <w:p w14:paraId="4117A045"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1086" w:type="dxa"/>
          </w:tcPr>
          <w:p w14:paraId="426C53E7"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810" w:type="dxa"/>
          </w:tcPr>
          <w:p w14:paraId="50DBA0C8"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630" w:type="dxa"/>
          </w:tcPr>
          <w:p w14:paraId="14B3E6A9"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720" w:type="dxa"/>
          </w:tcPr>
          <w:p w14:paraId="54A4983E"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747" w:type="dxa"/>
          </w:tcPr>
          <w:p w14:paraId="49715ADD"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783" w:type="dxa"/>
          </w:tcPr>
          <w:p w14:paraId="1CB7B00C"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900" w:type="dxa"/>
          </w:tcPr>
          <w:p w14:paraId="4DE97514"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900" w:type="dxa"/>
            <w:tcBorders>
              <w:right w:val="double" w:sz="4" w:space="0" w:color="auto"/>
            </w:tcBorders>
          </w:tcPr>
          <w:p w14:paraId="103D6D5D"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r>
      <w:tr w:rsidR="00267633" w:rsidRPr="00267633" w14:paraId="483EF775" w14:textId="77777777" w:rsidTr="00267633">
        <w:trPr>
          <w:divId w:val="2116439976"/>
        </w:trPr>
        <w:tc>
          <w:tcPr>
            <w:tcW w:w="360" w:type="dxa"/>
            <w:tcBorders>
              <w:left w:val="double" w:sz="4" w:space="0" w:color="auto"/>
              <w:bottom w:val="double" w:sz="4" w:space="0" w:color="auto"/>
              <w:right w:val="single" w:sz="4" w:space="0" w:color="auto"/>
            </w:tcBorders>
          </w:tcPr>
          <w:p w14:paraId="575B88F9"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t>8</w:t>
            </w:r>
          </w:p>
        </w:tc>
        <w:tc>
          <w:tcPr>
            <w:tcW w:w="810" w:type="dxa"/>
            <w:tcBorders>
              <w:left w:val="nil"/>
              <w:bottom w:val="double" w:sz="4" w:space="0" w:color="auto"/>
            </w:tcBorders>
          </w:tcPr>
          <w:p w14:paraId="6DA29A3C"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804" w:type="dxa"/>
            <w:tcBorders>
              <w:bottom w:val="double" w:sz="4" w:space="0" w:color="auto"/>
            </w:tcBorders>
          </w:tcPr>
          <w:p w14:paraId="1203F193"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1086" w:type="dxa"/>
            <w:tcBorders>
              <w:bottom w:val="double" w:sz="4" w:space="0" w:color="auto"/>
            </w:tcBorders>
          </w:tcPr>
          <w:p w14:paraId="3C575EF5"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810" w:type="dxa"/>
            <w:tcBorders>
              <w:bottom w:val="double" w:sz="4" w:space="0" w:color="auto"/>
            </w:tcBorders>
          </w:tcPr>
          <w:p w14:paraId="7EE2AC93"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630" w:type="dxa"/>
            <w:tcBorders>
              <w:bottom w:val="double" w:sz="4" w:space="0" w:color="auto"/>
            </w:tcBorders>
          </w:tcPr>
          <w:p w14:paraId="59037FDB"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720" w:type="dxa"/>
            <w:tcBorders>
              <w:bottom w:val="double" w:sz="4" w:space="0" w:color="auto"/>
            </w:tcBorders>
          </w:tcPr>
          <w:p w14:paraId="764CE985"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747" w:type="dxa"/>
            <w:tcBorders>
              <w:bottom w:val="double" w:sz="4" w:space="0" w:color="auto"/>
            </w:tcBorders>
          </w:tcPr>
          <w:p w14:paraId="7FA781E8"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783" w:type="dxa"/>
            <w:tcBorders>
              <w:bottom w:val="double" w:sz="4" w:space="0" w:color="auto"/>
            </w:tcBorders>
          </w:tcPr>
          <w:p w14:paraId="582FA561"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900" w:type="dxa"/>
            <w:tcBorders>
              <w:bottom w:val="double" w:sz="4" w:space="0" w:color="auto"/>
            </w:tcBorders>
          </w:tcPr>
          <w:p w14:paraId="36E85D12"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900" w:type="dxa"/>
            <w:tcBorders>
              <w:bottom w:val="double" w:sz="4" w:space="0" w:color="auto"/>
              <w:right w:val="double" w:sz="4" w:space="0" w:color="auto"/>
            </w:tcBorders>
          </w:tcPr>
          <w:p w14:paraId="0B47456C"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r>
    </w:tbl>
    <w:p w14:paraId="32A81853" w14:textId="77777777" w:rsidR="00267633" w:rsidRPr="00267633" w:rsidRDefault="00267633" w:rsidP="00267633">
      <w:pPr>
        <w:spacing w:before="120" w:after="0" w:line="240" w:lineRule="auto"/>
        <w:divId w:val="2116439976"/>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t>IV</w:t>
      </w:r>
      <w:r w:rsidRPr="00267633">
        <w:rPr>
          <w:rFonts w:ascii="Times New Roman" w:hAnsi="Times New Roman" w:cs="Times New Roman"/>
          <w:sz w:val="20"/>
          <w:szCs w:val="20"/>
          <w:lang w:val="en-GB" w:eastAsia="zh-CN"/>
        </w:rPr>
        <w:tab/>
      </w:r>
      <w:r w:rsidRPr="00267633">
        <w:rPr>
          <w:rFonts w:ascii="Times New Roman" w:hAnsi="Times New Roman" w:cs="Times New Roman"/>
          <w:sz w:val="20"/>
          <w:szCs w:val="20"/>
          <w:u w:val="single"/>
          <w:lang w:val="en-GB" w:eastAsia="zh-CN"/>
        </w:rPr>
        <w:t>OTHER INFORMATION</w:t>
      </w:r>
      <w:r w:rsidRPr="00267633">
        <w:rPr>
          <w:rFonts w:ascii="Times New Roman" w:hAnsi="Times New Roman" w:cs="Times New Roman"/>
          <w:sz w:val="20"/>
          <w:szCs w:val="20"/>
          <w:lang w:val="en-GB" w:eastAsia="zh-CN"/>
        </w:rPr>
        <w:tab/>
      </w:r>
      <w:r w:rsidRPr="00267633">
        <w:rPr>
          <w:rFonts w:ascii="Times New Roman" w:hAnsi="Times New Roman" w:cs="Times New Roman"/>
          <w:sz w:val="20"/>
          <w:szCs w:val="20"/>
          <w:lang w:val="en-GB" w:eastAsia="zh-CN"/>
        </w:rPr>
        <w:tab/>
      </w:r>
      <w:r w:rsidRPr="00267633">
        <w:rPr>
          <w:rFonts w:ascii="Times New Roman" w:hAnsi="Times New Roman" w:cs="Times New Roman"/>
          <w:sz w:val="20"/>
          <w:szCs w:val="20"/>
          <w:lang w:val="en-GB" w:eastAsia="zh-CN"/>
        </w:rPr>
        <w:tab/>
      </w:r>
      <w:r w:rsidRPr="00267633">
        <w:rPr>
          <w:rFonts w:ascii="Times New Roman" w:hAnsi="Times New Roman" w:cs="Times New Roman"/>
          <w:sz w:val="20"/>
          <w:szCs w:val="20"/>
          <w:lang w:val="en-GB" w:eastAsia="zh-CN"/>
        </w:rPr>
        <w:tab/>
      </w:r>
      <w:r w:rsidRPr="00267633">
        <w:rPr>
          <w:rFonts w:ascii="Times New Roman" w:hAnsi="Times New Roman" w:cs="Times New Roman"/>
          <w:sz w:val="20"/>
          <w:szCs w:val="20"/>
          <w:lang w:val="en-GB" w:eastAsia="zh-CN"/>
        </w:rPr>
        <w:tab/>
      </w:r>
      <w:r w:rsidRPr="00267633">
        <w:rPr>
          <w:rFonts w:ascii="Times New Roman" w:hAnsi="Times New Roman" w:cs="Times New Roman"/>
          <w:sz w:val="20"/>
          <w:szCs w:val="20"/>
          <w:lang w:val="en-GB" w:eastAsia="zh-CN"/>
        </w:rPr>
        <w:tab/>
        <w:t xml:space="preserve">     </w:t>
      </w:r>
      <w:r w:rsidRPr="00267633">
        <w:rPr>
          <w:rFonts w:ascii="Times New Roman" w:hAnsi="Times New Roman" w:cs="Times New Roman"/>
          <w:sz w:val="20"/>
          <w:szCs w:val="20"/>
          <w:lang w:val="en-GB" w:eastAsia="zh-CN"/>
        </w:rPr>
        <w:tab/>
        <w:t>Yes</w:t>
      </w:r>
      <w:r w:rsidRPr="00267633">
        <w:rPr>
          <w:rFonts w:ascii="Times New Roman" w:hAnsi="Times New Roman" w:cs="Times New Roman"/>
          <w:sz w:val="20"/>
          <w:szCs w:val="20"/>
          <w:lang w:val="en-GB" w:eastAsia="zh-CN"/>
        </w:rPr>
        <w:tab/>
      </w:r>
      <w:r w:rsidRPr="00267633">
        <w:rPr>
          <w:rFonts w:ascii="Times New Roman" w:hAnsi="Times New Roman" w:cs="Times New Roman"/>
          <w:sz w:val="20"/>
          <w:szCs w:val="20"/>
          <w:lang w:val="en-GB" w:eastAsia="zh-CN"/>
        </w:rPr>
        <w:tab/>
        <w:t>No</w:t>
      </w:r>
    </w:p>
    <w:tbl>
      <w:tblPr>
        <w:tblW w:w="0" w:type="auto"/>
        <w:tblInd w:w="828" w:type="dxa"/>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450"/>
        <w:gridCol w:w="4026"/>
        <w:gridCol w:w="1734"/>
        <w:gridCol w:w="360"/>
        <w:gridCol w:w="810"/>
        <w:gridCol w:w="270"/>
        <w:gridCol w:w="852"/>
      </w:tblGrid>
      <w:tr w:rsidR="00267633" w:rsidRPr="00267633" w14:paraId="12423A89" w14:textId="77777777" w:rsidTr="00267633">
        <w:trPr>
          <w:divId w:val="2116439976"/>
          <w:cantSplit/>
        </w:trPr>
        <w:tc>
          <w:tcPr>
            <w:tcW w:w="450" w:type="dxa"/>
            <w:tcBorders>
              <w:top w:val="nil"/>
              <w:left w:val="nil"/>
              <w:bottom w:val="nil"/>
            </w:tcBorders>
          </w:tcPr>
          <w:p w14:paraId="75B9F34D" w14:textId="77777777" w:rsidR="00267633" w:rsidRPr="00267633" w:rsidRDefault="00267633" w:rsidP="00267633">
            <w:pPr>
              <w:spacing w:before="60" w:after="0" w:line="240" w:lineRule="auto"/>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t>a</w:t>
            </w:r>
          </w:p>
        </w:tc>
        <w:tc>
          <w:tcPr>
            <w:tcW w:w="5760" w:type="dxa"/>
            <w:gridSpan w:val="2"/>
            <w:vMerge w:val="restart"/>
            <w:tcBorders>
              <w:top w:val="nil"/>
            </w:tcBorders>
          </w:tcPr>
          <w:p w14:paraId="79B7D84A" w14:textId="77777777" w:rsidR="00267633" w:rsidRPr="00267633" w:rsidRDefault="00267633" w:rsidP="00267633">
            <w:pPr>
              <w:spacing w:before="60" w:after="0" w:line="240" w:lineRule="auto"/>
              <w:jc w:val="both"/>
              <w:rPr>
                <w:rFonts w:ascii="Times New Roman" w:hAnsi="Times New Roman" w:cs="Times New Roman"/>
                <w:b/>
                <w:spacing w:val="-3"/>
                <w:sz w:val="20"/>
                <w:szCs w:val="20"/>
                <w:lang w:val="en-GB" w:eastAsia="en-GB"/>
              </w:rPr>
            </w:pPr>
            <w:r w:rsidRPr="00267633">
              <w:rPr>
                <w:rFonts w:ascii="Times New Roman" w:hAnsi="Times New Roman" w:cs="Times New Roman"/>
                <w:spacing w:val="-3"/>
                <w:sz w:val="20"/>
                <w:szCs w:val="20"/>
                <w:lang w:val="en-GB" w:eastAsia="en-GB"/>
              </w:rPr>
              <w:t xml:space="preserve">Do you have the sole custody of the child, or if joint custody is agreed upon, the care and control of the child?  </w:t>
            </w:r>
          </w:p>
        </w:tc>
        <w:tc>
          <w:tcPr>
            <w:tcW w:w="360" w:type="dxa"/>
            <w:tcBorders>
              <w:top w:val="nil"/>
              <w:right w:val="nil"/>
            </w:tcBorders>
          </w:tcPr>
          <w:p w14:paraId="1CF190E3" w14:textId="77777777" w:rsidR="00267633" w:rsidRPr="00267633" w:rsidRDefault="00267633" w:rsidP="00267633">
            <w:pPr>
              <w:spacing w:before="60" w:after="0" w:line="240" w:lineRule="auto"/>
              <w:rPr>
                <w:rFonts w:ascii="Times New Roman" w:hAnsi="Times New Roman" w:cs="Times New Roman"/>
                <w:sz w:val="20"/>
                <w:szCs w:val="20"/>
                <w:lang w:val="en-GB" w:eastAsia="zh-CN"/>
              </w:rPr>
            </w:pPr>
          </w:p>
        </w:tc>
        <w:tc>
          <w:tcPr>
            <w:tcW w:w="810" w:type="dxa"/>
            <w:tcBorders>
              <w:top w:val="single" w:sz="4" w:space="0" w:color="auto"/>
              <w:left w:val="single" w:sz="4" w:space="0" w:color="auto"/>
              <w:bottom w:val="single" w:sz="4" w:space="0" w:color="auto"/>
              <w:right w:val="single" w:sz="4" w:space="0" w:color="auto"/>
            </w:tcBorders>
          </w:tcPr>
          <w:p w14:paraId="7A500DA2" w14:textId="77777777" w:rsidR="00267633" w:rsidRPr="00267633" w:rsidRDefault="00267633" w:rsidP="00267633">
            <w:pPr>
              <w:spacing w:before="60" w:after="0" w:line="240" w:lineRule="auto"/>
              <w:rPr>
                <w:rFonts w:ascii="Times New Roman" w:hAnsi="Times New Roman" w:cs="Times New Roman"/>
                <w:sz w:val="20"/>
                <w:szCs w:val="20"/>
                <w:lang w:val="en-GB" w:eastAsia="zh-CN"/>
              </w:rPr>
            </w:pPr>
          </w:p>
        </w:tc>
        <w:tc>
          <w:tcPr>
            <w:tcW w:w="270" w:type="dxa"/>
            <w:tcBorders>
              <w:top w:val="nil"/>
              <w:left w:val="nil"/>
              <w:right w:val="nil"/>
            </w:tcBorders>
          </w:tcPr>
          <w:p w14:paraId="6C27F064" w14:textId="77777777" w:rsidR="00267633" w:rsidRPr="00267633" w:rsidRDefault="00267633" w:rsidP="00267633">
            <w:pPr>
              <w:spacing w:before="60" w:after="0" w:line="240" w:lineRule="auto"/>
              <w:rPr>
                <w:rFonts w:ascii="Times New Roman" w:hAnsi="Times New Roman" w:cs="Times New Roman"/>
                <w:sz w:val="20"/>
                <w:szCs w:val="20"/>
                <w:lang w:val="en-GB" w:eastAsia="zh-CN"/>
              </w:rPr>
            </w:pPr>
          </w:p>
        </w:tc>
        <w:tc>
          <w:tcPr>
            <w:tcW w:w="852" w:type="dxa"/>
            <w:tcBorders>
              <w:top w:val="single" w:sz="4" w:space="0" w:color="auto"/>
              <w:left w:val="single" w:sz="4" w:space="0" w:color="auto"/>
              <w:bottom w:val="single" w:sz="4" w:space="0" w:color="auto"/>
            </w:tcBorders>
          </w:tcPr>
          <w:p w14:paraId="533E25F0" w14:textId="77777777" w:rsidR="00267633" w:rsidRPr="00267633" w:rsidRDefault="00267633" w:rsidP="00267633">
            <w:pPr>
              <w:spacing w:before="60" w:after="0" w:line="240" w:lineRule="auto"/>
              <w:rPr>
                <w:rFonts w:ascii="Times New Roman" w:hAnsi="Times New Roman" w:cs="Times New Roman"/>
                <w:sz w:val="20"/>
                <w:szCs w:val="20"/>
                <w:lang w:val="en-GB" w:eastAsia="zh-CN"/>
              </w:rPr>
            </w:pPr>
          </w:p>
        </w:tc>
      </w:tr>
      <w:tr w:rsidR="00267633" w:rsidRPr="00267633" w14:paraId="0A669E90" w14:textId="77777777" w:rsidTr="00267633">
        <w:trPr>
          <w:divId w:val="2116439976"/>
          <w:cantSplit/>
        </w:trPr>
        <w:tc>
          <w:tcPr>
            <w:tcW w:w="450" w:type="dxa"/>
            <w:tcBorders>
              <w:top w:val="nil"/>
              <w:left w:val="nil"/>
              <w:bottom w:val="nil"/>
            </w:tcBorders>
          </w:tcPr>
          <w:p w14:paraId="11CC6527"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5760" w:type="dxa"/>
            <w:gridSpan w:val="2"/>
            <w:vMerge/>
          </w:tcPr>
          <w:p w14:paraId="6951324D" w14:textId="77777777" w:rsidR="00267633" w:rsidRPr="00267633" w:rsidRDefault="00267633" w:rsidP="00267633">
            <w:pPr>
              <w:spacing w:before="0" w:after="0" w:line="240" w:lineRule="auto"/>
              <w:jc w:val="both"/>
              <w:rPr>
                <w:rFonts w:ascii="Times New Roman" w:hAnsi="Times New Roman" w:cs="Times New Roman"/>
                <w:sz w:val="20"/>
                <w:szCs w:val="20"/>
                <w:lang w:val="en-GB" w:eastAsia="zh-CN"/>
              </w:rPr>
            </w:pPr>
          </w:p>
        </w:tc>
        <w:tc>
          <w:tcPr>
            <w:tcW w:w="360" w:type="dxa"/>
          </w:tcPr>
          <w:p w14:paraId="6B03A975"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810" w:type="dxa"/>
            <w:tcBorders>
              <w:top w:val="nil"/>
              <w:bottom w:val="nil"/>
            </w:tcBorders>
          </w:tcPr>
          <w:p w14:paraId="0688E684"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270" w:type="dxa"/>
          </w:tcPr>
          <w:p w14:paraId="4D0016EA"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852" w:type="dxa"/>
            <w:tcBorders>
              <w:top w:val="nil"/>
              <w:bottom w:val="single" w:sz="4" w:space="0" w:color="auto"/>
              <w:right w:val="nil"/>
            </w:tcBorders>
          </w:tcPr>
          <w:p w14:paraId="177BFB5B"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r>
      <w:tr w:rsidR="00267633" w:rsidRPr="00267633" w14:paraId="69C86ED9" w14:textId="77777777" w:rsidTr="00267633">
        <w:trPr>
          <w:divId w:val="2116439976"/>
          <w:cantSplit/>
        </w:trPr>
        <w:tc>
          <w:tcPr>
            <w:tcW w:w="450" w:type="dxa"/>
            <w:tcBorders>
              <w:top w:val="nil"/>
              <w:left w:val="nil"/>
              <w:bottom w:val="nil"/>
            </w:tcBorders>
          </w:tcPr>
          <w:p w14:paraId="1DDDBF40" w14:textId="77777777" w:rsidR="00267633" w:rsidRPr="00267633" w:rsidRDefault="00267633" w:rsidP="00267633">
            <w:pPr>
              <w:spacing w:before="60" w:after="0" w:line="240" w:lineRule="auto"/>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t>b</w:t>
            </w:r>
          </w:p>
        </w:tc>
        <w:tc>
          <w:tcPr>
            <w:tcW w:w="5760" w:type="dxa"/>
            <w:gridSpan w:val="2"/>
            <w:vMerge w:val="restart"/>
          </w:tcPr>
          <w:p w14:paraId="5EFEB1EC" w14:textId="77777777" w:rsidR="00267633" w:rsidRPr="00267633" w:rsidRDefault="00267633" w:rsidP="00267633">
            <w:pPr>
              <w:spacing w:before="60" w:after="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Do you or any person listed above own or have any share or interest in any HDB flat and/or private property# (whether in Singapore or overseas)? (If so state address, property type, share and value): ________________________________________________________ </w:t>
            </w:r>
          </w:p>
        </w:tc>
        <w:tc>
          <w:tcPr>
            <w:tcW w:w="360" w:type="dxa"/>
            <w:tcBorders>
              <w:right w:val="nil"/>
            </w:tcBorders>
          </w:tcPr>
          <w:p w14:paraId="6BFC82FF" w14:textId="77777777" w:rsidR="00267633" w:rsidRPr="00267633" w:rsidRDefault="00267633" w:rsidP="00267633">
            <w:pPr>
              <w:spacing w:before="60" w:after="0" w:line="240" w:lineRule="auto"/>
              <w:rPr>
                <w:rFonts w:ascii="Times New Roman" w:hAnsi="Times New Roman" w:cs="Times New Roman"/>
                <w:sz w:val="20"/>
                <w:szCs w:val="20"/>
                <w:lang w:val="en-GB" w:eastAsia="zh-CN"/>
              </w:rPr>
            </w:pPr>
          </w:p>
        </w:tc>
        <w:tc>
          <w:tcPr>
            <w:tcW w:w="810" w:type="dxa"/>
            <w:tcBorders>
              <w:top w:val="single" w:sz="4" w:space="0" w:color="auto"/>
              <w:left w:val="single" w:sz="4" w:space="0" w:color="auto"/>
              <w:bottom w:val="single" w:sz="4" w:space="0" w:color="auto"/>
              <w:right w:val="single" w:sz="4" w:space="0" w:color="auto"/>
            </w:tcBorders>
          </w:tcPr>
          <w:p w14:paraId="513A6FCA" w14:textId="77777777" w:rsidR="00267633" w:rsidRPr="00267633" w:rsidRDefault="00267633" w:rsidP="00267633">
            <w:pPr>
              <w:spacing w:before="60" w:after="0" w:line="240" w:lineRule="auto"/>
              <w:rPr>
                <w:rFonts w:ascii="Times New Roman" w:hAnsi="Times New Roman" w:cs="Times New Roman"/>
                <w:sz w:val="20"/>
                <w:szCs w:val="20"/>
                <w:lang w:val="en-GB" w:eastAsia="zh-CN"/>
              </w:rPr>
            </w:pPr>
          </w:p>
        </w:tc>
        <w:tc>
          <w:tcPr>
            <w:tcW w:w="270" w:type="dxa"/>
            <w:tcBorders>
              <w:left w:val="nil"/>
              <w:right w:val="nil"/>
            </w:tcBorders>
          </w:tcPr>
          <w:p w14:paraId="49DF7BAA" w14:textId="77777777" w:rsidR="00267633" w:rsidRPr="00267633" w:rsidRDefault="00267633" w:rsidP="00267633">
            <w:pPr>
              <w:spacing w:before="60" w:after="0" w:line="240" w:lineRule="auto"/>
              <w:rPr>
                <w:rFonts w:ascii="Times New Roman" w:hAnsi="Times New Roman" w:cs="Times New Roman"/>
                <w:sz w:val="20"/>
                <w:szCs w:val="20"/>
                <w:lang w:val="en-GB" w:eastAsia="zh-CN"/>
              </w:rPr>
            </w:pPr>
          </w:p>
        </w:tc>
        <w:tc>
          <w:tcPr>
            <w:tcW w:w="852" w:type="dxa"/>
            <w:tcBorders>
              <w:top w:val="nil"/>
              <w:left w:val="single" w:sz="4" w:space="0" w:color="auto"/>
              <w:bottom w:val="nil"/>
            </w:tcBorders>
          </w:tcPr>
          <w:p w14:paraId="1D97F616" w14:textId="77777777" w:rsidR="00267633" w:rsidRPr="00267633" w:rsidRDefault="00267633" w:rsidP="00267633">
            <w:pPr>
              <w:spacing w:before="60" w:after="0" w:line="240" w:lineRule="auto"/>
              <w:rPr>
                <w:rFonts w:ascii="Times New Roman" w:hAnsi="Times New Roman" w:cs="Times New Roman"/>
                <w:sz w:val="20"/>
                <w:szCs w:val="20"/>
                <w:lang w:val="en-GB" w:eastAsia="zh-CN"/>
              </w:rPr>
            </w:pPr>
          </w:p>
        </w:tc>
      </w:tr>
      <w:tr w:rsidR="00267633" w:rsidRPr="00267633" w14:paraId="566C9669" w14:textId="77777777" w:rsidTr="00267633">
        <w:trPr>
          <w:divId w:val="2116439976"/>
          <w:cantSplit/>
        </w:trPr>
        <w:tc>
          <w:tcPr>
            <w:tcW w:w="450" w:type="dxa"/>
            <w:tcBorders>
              <w:top w:val="nil"/>
              <w:left w:val="nil"/>
              <w:bottom w:val="nil"/>
            </w:tcBorders>
          </w:tcPr>
          <w:p w14:paraId="49517843"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5760" w:type="dxa"/>
            <w:gridSpan w:val="2"/>
            <w:vMerge/>
          </w:tcPr>
          <w:p w14:paraId="557F7EBA" w14:textId="77777777" w:rsidR="00267633" w:rsidRPr="00267633" w:rsidRDefault="00267633" w:rsidP="00267633">
            <w:pPr>
              <w:spacing w:before="0" w:after="0" w:line="240" w:lineRule="auto"/>
              <w:jc w:val="both"/>
              <w:rPr>
                <w:rFonts w:ascii="Times New Roman" w:hAnsi="Times New Roman" w:cs="Times New Roman"/>
                <w:sz w:val="20"/>
                <w:szCs w:val="20"/>
                <w:lang w:val="en-GB" w:eastAsia="zh-CN"/>
              </w:rPr>
            </w:pPr>
          </w:p>
        </w:tc>
        <w:tc>
          <w:tcPr>
            <w:tcW w:w="360" w:type="dxa"/>
          </w:tcPr>
          <w:p w14:paraId="172D7DFD"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810" w:type="dxa"/>
            <w:tcBorders>
              <w:top w:val="nil"/>
            </w:tcBorders>
          </w:tcPr>
          <w:p w14:paraId="47471346"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270" w:type="dxa"/>
          </w:tcPr>
          <w:p w14:paraId="0CBB3F65"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852" w:type="dxa"/>
            <w:tcBorders>
              <w:top w:val="single" w:sz="4" w:space="0" w:color="auto"/>
              <w:bottom w:val="nil"/>
              <w:right w:val="nil"/>
            </w:tcBorders>
          </w:tcPr>
          <w:p w14:paraId="067BCCCD"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r>
      <w:tr w:rsidR="00267633" w:rsidRPr="00267633" w14:paraId="6A1CAF7F" w14:textId="77777777" w:rsidTr="00267633">
        <w:trPr>
          <w:divId w:val="2116439976"/>
          <w:cantSplit/>
        </w:trPr>
        <w:tc>
          <w:tcPr>
            <w:tcW w:w="450" w:type="dxa"/>
            <w:tcBorders>
              <w:top w:val="nil"/>
              <w:left w:val="nil"/>
              <w:bottom w:val="nil"/>
            </w:tcBorders>
          </w:tcPr>
          <w:p w14:paraId="1ED30DFE" w14:textId="77777777" w:rsidR="00267633" w:rsidRPr="00267633" w:rsidRDefault="00885A17" w:rsidP="00267633">
            <w:pPr>
              <w:spacing w:before="60" w:after="0" w:line="240" w:lineRule="auto"/>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t>C</w:t>
            </w:r>
          </w:p>
        </w:tc>
        <w:tc>
          <w:tcPr>
            <w:tcW w:w="5760" w:type="dxa"/>
            <w:gridSpan w:val="2"/>
            <w:vMerge w:val="restart"/>
          </w:tcPr>
          <w:p w14:paraId="21CC8691" w14:textId="77777777" w:rsidR="00267633" w:rsidRPr="00267633" w:rsidRDefault="00267633" w:rsidP="00267633">
            <w:pPr>
              <w:spacing w:before="60" w:after="0" w:line="240" w:lineRule="auto"/>
              <w:jc w:val="both"/>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t>Have</w:t>
            </w:r>
            <w:r w:rsidRPr="00267633">
              <w:rPr>
                <w:rFonts w:ascii="Times New Roman" w:hAnsi="Times New Roman" w:cs="Times New Roman"/>
                <w:b/>
                <w:sz w:val="20"/>
                <w:szCs w:val="20"/>
                <w:lang w:val="en-GB" w:eastAsia="zh-CN"/>
              </w:rPr>
              <w:t xml:space="preserve"> </w:t>
            </w:r>
            <w:r w:rsidRPr="00267633">
              <w:rPr>
                <w:rFonts w:ascii="Times New Roman" w:hAnsi="Times New Roman" w:cs="Times New Roman"/>
                <w:sz w:val="20"/>
                <w:szCs w:val="20"/>
                <w:lang w:val="en-GB" w:eastAsia="zh-CN"/>
              </w:rPr>
              <w:t>you or any person listed above disposed of any private property# (whether in Singapore or overseas) within the last 30 months?</w:t>
            </w:r>
            <w:r w:rsidRPr="00267633">
              <w:rPr>
                <w:rFonts w:ascii="Times New Roman" w:hAnsi="Times New Roman" w:cs="Times New Roman"/>
                <w:b/>
                <w:sz w:val="20"/>
                <w:szCs w:val="20"/>
                <w:lang w:val="en-GB" w:eastAsia="zh-CN"/>
              </w:rPr>
              <w:t xml:space="preserve"> </w:t>
            </w:r>
            <w:r w:rsidRPr="00267633">
              <w:rPr>
                <w:rFonts w:ascii="Times New Roman" w:hAnsi="Times New Roman" w:cs="Times New Roman"/>
                <w:sz w:val="20"/>
                <w:szCs w:val="20"/>
                <w:lang w:val="en-GB" w:eastAsia="zh-CN"/>
              </w:rPr>
              <w:t>(If so state address, property type, share and value) ________________________________________________________</w:t>
            </w:r>
          </w:p>
        </w:tc>
        <w:tc>
          <w:tcPr>
            <w:tcW w:w="360" w:type="dxa"/>
            <w:tcBorders>
              <w:right w:val="nil"/>
            </w:tcBorders>
          </w:tcPr>
          <w:p w14:paraId="3E53327B" w14:textId="77777777" w:rsidR="00267633" w:rsidRPr="00267633" w:rsidRDefault="00267633" w:rsidP="00267633">
            <w:pPr>
              <w:spacing w:before="60" w:after="0" w:line="240" w:lineRule="auto"/>
              <w:rPr>
                <w:rFonts w:ascii="Times New Roman" w:hAnsi="Times New Roman" w:cs="Times New Roman"/>
                <w:sz w:val="20"/>
                <w:szCs w:val="20"/>
                <w:lang w:val="en-GB" w:eastAsia="zh-CN"/>
              </w:rPr>
            </w:pPr>
          </w:p>
        </w:tc>
        <w:tc>
          <w:tcPr>
            <w:tcW w:w="810" w:type="dxa"/>
            <w:tcBorders>
              <w:top w:val="single" w:sz="4" w:space="0" w:color="auto"/>
              <w:left w:val="single" w:sz="4" w:space="0" w:color="auto"/>
              <w:bottom w:val="single" w:sz="4" w:space="0" w:color="auto"/>
              <w:right w:val="single" w:sz="4" w:space="0" w:color="auto"/>
            </w:tcBorders>
          </w:tcPr>
          <w:p w14:paraId="18C46F4E" w14:textId="77777777" w:rsidR="00267633" w:rsidRPr="00267633" w:rsidRDefault="00267633" w:rsidP="00267633">
            <w:pPr>
              <w:spacing w:before="60" w:after="0" w:line="240" w:lineRule="auto"/>
              <w:rPr>
                <w:rFonts w:ascii="Times New Roman" w:hAnsi="Times New Roman" w:cs="Times New Roman"/>
                <w:sz w:val="20"/>
                <w:szCs w:val="20"/>
                <w:lang w:val="en-GB" w:eastAsia="zh-CN"/>
              </w:rPr>
            </w:pPr>
          </w:p>
        </w:tc>
        <w:tc>
          <w:tcPr>
            <w:tcW w:w="270" w:type="dxa"/>
            <w:tcBorders>
              <w:left w:val="nil"/>
              <w:right w:val="nil"/>
            </w:tcBorders>
          </w:tcPr>
          <w:p w14:paraId="42EEB5EA" w14:textId="77777777" w:rsidR="00267633" w:rsidRPr="00267633" w:rsidRDefault="00267633" w:rsidP="00267633">
            <w:pPr>
              <w:spacing w:before="60" w:after="0" w:line="240" w:lineRule="auto"/>
              <w:rPr>
                <w:rFonts w:ascii="Times New Roman" w:hAnsi="Times New Roman" w:cs="Times New Roman"/>
                <w:sz w:val="20"/>
                <w:szCs w:val="20"/>
                <w:lang w:val="en-GB" w:eastAsia="zh-CN"/>
              </w:rPr>
            </w:pPr>
          </w:p>
        </w:tc>
        <w:tc>
          <w:tcPr>
            <w:tcW w:w="852" w:type="dxa"/>
            <w:tcBorders>
              <w:top w:val="single" w:sz="4" w:space="0" w:color="auto"/>
              <w:left w:val="single" w:sz="4" w:space="0" w:color="auto"/>
              <w:bottom w:val="single" w:sz="4" w:space="0" w:color="auto"/>
            </w:tcBorders>
          </w:tcPr>
          <w:p w14:paraId="5AC59CC9" w14:textId="77777777" w:rsidR="00267633" w:rsidRPr="00267633" w:rsidRDefault="00267633" w:rsidP="00267633">
            <w:pPr>
              <w:spacing w:before="60" w:after="0" w:line="240" w:lineRule="auto"/>
              <w:rPr>
                <w:rFonts w:ascii="Times New Roman" w:hAnsi="Times New Roman" w:cs="Times New Roman"/>
                <w:sz w:val="20"/>
                <w:szCs w:val="20"/>
                <w:lang w:val="en-GB" w:eastAsia="zh-CN"/>
              </w:rPr>
            </w:pPr>
          </w:p>
        </w:tc>
      </w:tr>
      <w:tr w:rsidR="00267633" w:rsidRPr="00267633" w14:paraId="31DB8289" w14:textId="77777777" w:rsidTr="00267633">
        <w:trPr>
          <w:divId w:val="2116439976"/>
          <w:cantSplit/>
        </w:trPr>
        <w:tc>
          <w:tcPr>
            <w:tcW w:w="450" w:type="dxa"/>
            <w:tcBorders>
              <w:top w:val="nil"/>
              <w:left w:val="nil"/>
              <w:bottom w:val="nil"/>
            </w:tcBorders>
          </w:tcPr>
          <w:p w14:paraId="69858B3A"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5760" w:type="dxa"/>
            <w:gridSpan w:val="2"/>
            <w:vMerge/>
          </w:tcPr>
          <w:p w14:paraId="433B2615" w14:textId="77777777" w:rsidR="00267633" w:rsidRPr="00267633" w:rsidRDefault="00267633" w:rsidP="00267633">
            <w:pPr>
              <w:spacing w:before="0" w:after="0" w:line="240" w:lineRule="auto"/>
              <w:jc w:val="both"/>
              <w:rPr>
                <w:rFonts w:ascii="Times New Roman" w:hAnsi="Times New Roman" w:cs="Times New Roman"/>
                <w:sz w:val="20"/>
                <w:szCs w:val="20"/>
                <w:lang w:val="en-GB" w:eastAsia="zh-CN"/>
              </w:rPr>
            </w:pPr>
          </w:p>
        </w:tc>
        <w:tc>
          <w:tcPr>
            <w:tcW w:w="360" w:type="dxa"/>
          </w:tcPr>
          <w:p w14:paraId="4F30D0B0"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810" w:type="dxa"/>
            <w:tcBorders>
              <w:top w:val="nil"/>
            </w:tcBorders>
          </w:tcPr>
          <w:p w14:paraId="1EC2E0B5"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270" w:type="dxa"/>
          </w:tcPr>
          <w:p w14:paraId="35334164"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852" w:type="dxa"/>
            <w:tcBorders>
              <w:top w:val="nil"/>
              <w:bottom w:val="nil"/>
              <w:right w:val="nil"/>
            </w:tcBorders>
          </w:tcPr>
          <w:p w14:paraId="0A6077AB"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r>
      <w:tr w:rsidR="00267633" w:rsidRPr="00267633" w14:paraId="27280A11" w14:textId="77777777" w:rsidTr="00267633">
        <w:trPr>
          <w:divId w:val="2116439976"/>
          <w:cantSplit/>
          <w:trHeight w:val="263"/>
        </w:trPr>
        <w:tc>
          <w:tcPr>
            <w:tcW w:w="450" w:type="dxa"/>
            <w:vMerge w:val="restart"/>
            <w:tcBorders>
              <w:top w:val="nil"/>
              <w:left w:val="nil"/>
              <w:bottom w:val="nil"/>
              <w:right w:val="nil"/>
            </w:tcBorders>
          </w:tcPr>
          <w:p w14:paraId="4D2B8A13" w14:textId="77777777" w:rsidR="00267633" w:rsidRPr="00267633" w:rsidRDefault="00885A17" w:rsidP="00267633">
            <w:pPr>
              <w:spacing w:before="60" w:after="0" w:line="240" w:lineRule="auto"/>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t>D</w:t>
            </w:r>
          </w:p>
        </w:tc>
        <w:tc>
          <w:tcPr>
            <w:tcW w:w="5760" w:type="dxa"/>
            <w:gridSpan w:val="2"/>
            <w:vMerge w:val="restart"/>
            <w:tcBorders>
              <w:top w:val="nil"/>
              <w:left w:val="nil"/>
              <w:bottom w:val="nil"/>
              <w:right w:val="nil"/>
            </w:tcBorders>
          </w:tcPr>
          <w:p w14:paraId="1A5CDF9C" w14:textId="77777777" w:rsidR="00267633" w:rsidRPr="00267633" w:rsidRDefault="00267633" w:rsidP="00267633">
            <w:pPr>
              <w:spacing w:before="60" w:after="0" w:line="240" w:lineRule="auto"/>
              <w:jc w:val="both"/>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t>Have</w:t>
            </w:r>
            <w:r w:rsidRPr="00267633">
              <w:rPr>
                <w:rFonts w:ascii="Times New Roman" w:hAnsi="Times New Roman" w:cs="Times New Roman"/>
                <w:b/>
                <w:sz w:val="20"/>
                <w:szCs w:val="20"/>
                <w:lang w:val="en-GB" w:eastAsia="zh-CN"/>
              </w:rPr>
              <w:t xml:space="preserve"> </w:t>
            </w:r>
            <w:r w:rsidRPr="00267633">
              <w:rPr>
                <w:rFonts w:ascii="Times New Roman" w:hAnsi="Times New Roman" w:cs="Times New Roman"/>
                <w:sz w:val="20"/>
                <w:szCs w:val="20"/>
                <w:lang w:val="en-GB" w:eastAsia="zh-CN"/>
              </w:rPr>
              <w:t>you or any person listed above previously sold two or more HDB flats in the open market?</w:t>
            </w:r>
          </w:p>
        </w:tc>
        <w:tc>
          <w:tcPr>
            <w:tcW w:w="360" w:type="dxa"/>
            <w:vMerge w:val="restart"/>
            <w:tcBorders>
              <w:top w:val="nil"/>
              <w:left w:val="nil"/>
              <w:bottom w:val="nil"/>
              <w:right w:val="nil"/>
            </w:tcBorders>
          </w:tcPr>
          <w:p w14:paraId="77FB1BF1" w14:textId="77777777" w:rsidR="00267633" w:rsidRPr="00267633" w:rsidRDefault="00267633" w:rsidP="00267633">
            <w:pPr>
              <w:spacing w:before="60" w:after="0" w:line="240" w:lineRule="auto"/>
              <w:rPr>
                <w:rFonts w:ascii="Times New Roman" w:hAnsi="Times New Roman" w:cs="Times New Roman"/>
                <w:sz w:val="20"/>
                <w:szCs w:val="20"/>
                <w:lang w:val="en-GB" w:eastAsia="zh-CN"/>
              </w:rPr>
            </w:pPr>
          </w:p>
        </w:tc>
        <w:tc>
          <w:tcPr>
            <w:tcW w:w="810" w:type="dxa"/>
            <w:tcBorders>
              <w:top w:val="single" w:sz="4" w:space="0" w:color="auto"/>
              <w:left w:val="single" w:sz="4" w:space="0" w:color="auto"/>
              <w:bottom w:val="single" w:sz="4" w:space="0" w:color="auto"/>
              <w:right w:val="single" w:sz="4" w:space="0" w:color="auto"/>
            </w:tcBorders>
          </w:tcPr>
          <w:p w14:paraId="776BD632" w14:textId="77777777" w:rsidR="00267633" w:rsidRPr="00267633" w:rsidRDefault="00267633" w:rsidP="00267633">
            <w:pPr>
              <w:spacing w:before="60" w:after="0" w:line="240" w:lineRule="auto"/>
              <w:rPr>
                <w:rFonts w:ascii="Times New Roman" w:hAnsi="Times New Roman" w:cs="Times New Roman"/>
                <w:sz w:val="20"/>
                <w:szCs w:val="20"/>
                <w:lang w:val="en-GB" w:eastAsia="zh-CN"/>
              </w:rPr>
            </w:pPr>
          </w:p>
        </w:tc>
        <w:tc>
          <w:tcPr>
            <w:tcW w:w="270" w:type="dxa"/>
            <w:vMerge w:val="restart"/>
            <w:tcBorders>
              <w:top w:val="nil"/>
              <w:left w:val="nil"/>
              <w:bottom w:val="nil"/>
              <w:right w:val="nil"/>
            </w:tcBorders>
          </w:tcPr>
          <w:p w14:paraId="7F0540DC" w14:textId="77777777" w:rsidR="00267633" w:rsidRPr="00267633" w:rsidRDefault="00267633" w:rsidP="00267633">
            <w:pPr>
              <w:spacing w:before="60" w:after="0" w:line="240" w:lineRule="auto"/>
              <w:rPr>
                <w:rFonts w:ascii="Times New Roman" w:hAnsi="Times New Roman" w:cs="Times New Roman"/>
                <w:sz w:val="20"/>
                <w:szCs w:val="20"/>
                <w:lang w:val="en-GB" w:eastAsia="zh-CN"/>
              </w:rPr>
            </w:pPr>
          </w:p>
        </w:tc>
        <w:tc>
          <w:tcPr>
            <w:tcW w:w="852" w:type="dxa"/>
            <w:tcBorders>
              <w:top w:val="single" w:sz="4" w:space="0" w:color="auto"/>
              <w:left w:val="single" w:sz="4" w:space="0" w:color="auto"/>
              <w:bottom w:val="single" w:sz="4" w:space="0" w:color="auto"/>
              <w:right w:val="single" w:sz="4" w:space="0" w:color="auto"/>
            </w:tcBorders>
          </w:tcPr>
          <w:p w14:paraId="07962C24" w14:textId="77777777" w:rsidR="00267633" w:rsidRPr="00267633" w:rsidRDefault="00267633" w:rsidP="00267633">
            <w:pPr>
              <w:spacing w:before="60" w:after="0" w:line="240" w:lineRule="auto"/>
              <w:rPr>
                <w:rFonts w:ascii="Times New Roman" w:hAnsi="Times New Roman" w:cs="Times New Roman"/>
                <w:sz w:val="20"/>
                <w:szCs w:val="20"/>
                <w:lang w:val="en-GB" w:eastAsia="zh-CN"/>
              </w:rPr>
            </w:pPr>
          </w:p>
        </w:tc>
      </w:tr>
      <w:tr w:rsidR="00267633" w:rsidRPr="00267633" w14:paraId="66FF1DE5" w14:textId="77777777" w:rsidTr="00267633">
        <w:trPr>
          <w:divId w:val="2116439976"/>
          <w:cantSplit/>
          <w:trHeight w:val="262"/>
        </w:trPr>
        <w:tc>
          <w:tcPr>
            <w:tcW w:w="450" w:type="dxa"/>
            <w:vMerge/>
            <w:tcBorders>
              <w:top w:val="nil"/>
              <w:left w:val="nil"/>
              <w:bottom w:val="nil"/>
              <w:right w:val="nil"/>
            </w:tcBorders>
          </w:tcPr>
          <w:p w14:paraId="4616EF5D"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5760" w:type="dxa"/>
            <w:gridSpan w:val="2"/>
            <w:vMerge/>
            <w:tcBorders>
              <w:top w:val="nil"/>
              <w:left w:val="nil"/>
              <w:bottom w:val="nil"/>
              <w:right w:val="nil"/>
            </w:tcBorders>
          </w:tcPr>
          <w:p w14:paraId="78E99DAC" w14:textId="77777777" w:rsidR="00267633" w:rsidRPr="00267633" w:rsidRDefault="00267633" w:rsidP="00267633">
            <w:pPr>
              <w:spacing w:before="0" w:after="0" w:line="240" w:lineRule="auto"/>
              <w:jc w:val="both"/>
              <w:rPr>
                <w:rFonts w:ascii="Times New Roman" w:hAnsi="Times New Roman" w:cs="Times New Roman"/>
                <w:sz w:val="20"/>
                <w:szCs w:val="20"/>
                <w:lang w:val="en-GB" w:eastAsia="zh-CN"/>
              </w:rPr>
            </w:pPr>
          </w:p>
        </w:tc>
        <w:tc>
          <w:tcPr>
            <w:tcW w:w="360" w:type="dxa"/>
            <w:vMerge/>
            <w:tcBorders>
              <w:top w:val="nil"/>
              <w:left w:val="nil"/>
              <w:bottom w:val="nil"/>
              <w:right w:val="nil"/>
            </w:tcBorders>
          </w:tcPr>
          <w:p w14:paraId="3552B5FD"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810" w:type="dxa"/>
            <w:tcBorders>
              <w:top w:val="nil"/>
              <w:left w:val="nil"/>
              <w:bottom w:val="nil"/>
              <w:right w:val="nil"/>
            </w:tcBorders>
          </w:tcPr>
          <w:p w14:paraId="411C70F8"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270" w:type="dxa"/>
            <w:vMerge/>
            <w:tcBorders>
              <w:top w:val="nil"/>
              <w:left w:val="nil"/>
              <w:bottom w:val="nil"/>
              <w:right w:val="nil"/>
            </w:tcBorders>
          </w:tcPr>
          <w:p w14:paraId="7B26AD90"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852" w:type="dxa"/>
            <w:tcBorders>
              <w:top w:val="nil"/>
              <w:left w:val="nil"/>
              <w:bottom w:val="nil"/>
              <w:right w:val="nil"/>
            </w:tcBorders>
          </w:tcPr>
          <w:p w14:paraId="15DD547E"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r>
      <w:tr w:rsidR="00267633" w:rsidRPr="00267633" w14:paraId="6ACA3A19" w14:textId="77777777" w:rsidTr="00267633">
        <w:trPr>
          <w:divId w:val="2116439976"/>
          <w:cantSplit/>
          <w:trHeight w:val="260"/>
        </w:trPr>
        <w:tc>
          <w:tcPr>
            <w:tcW w:w="450" w:type="dxa"/>
            <w:tcBorders>
              <w:top w:val="nil"/>
              <w:left w:val="nil"/>
              <w:bottom w:val="nil"/>
              <w:right w:val="nil"/>
            </w:tcBorders>
          </w:tcPr>
          <w:p w14:paraId="642AB5E7"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p w14:paraId="55914558"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p w14:paraId="411E266C"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p w14:paraId="3CB4D4D3"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p w14:paraId="00558975"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p w14:paraId="6C870912"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4026" w:type="dxa"/>
            <w:tcBorders>
              <w:top w:val="nil"/>
              <w:left w:val="nil"/>
              <w:bottom w:val="nil"/>
              <w:right w:val="nil"/>
            </w:tcBorders>
            <w:vAlign w:val="bottom"/>
          </w:tcPr>
          <w:p w14:paraId="1373E0E5" w14:textId="77777777" w:rsidR="00267633" w:rsidRPr="00267633" w:rsidRDefault="00267633" w:rsidP="00267633">
            <w:pPr>
              <w:spacing w:before="0" w:after="0" w:line="240" w:lineRule="auto"/>
              <w:jc w:val="both"/>
              <w:rPr>
                <w:rFonts w:ascii="Times New Roman" w:hAnsi="Times New Roman" w:cs="Times New Roman"/>
                <w:sz w:val="16"/>
                <w:szCs w:val="20"/>
                <w:lang w:val="en-GB" w:eastAsia="zh-CN"/>
              </w:rPr>
            </w:pPr>
            <w:r w:rsidRPr="00267633">
              <w:rPr>
                <w:rFonts w:ascii="Times New Roman" w:hAnsi="Times New Roman" w:cs="Times New Roman"/>
                <w:sz w:val="16"/>
                <w:szCs w:val="20"/>
                <w:lang w:val="en-GB" w:eastAsia="zh-CN"/>
              </w:rPr>
              <w:t># Includes HUDC and Executive Condominiums</w:t>
            </w:r>
          </w:p>
          <w:p w14:paraId="5F875B86" w14:textId="77777777" w:rsidR="00267633" w:rsidRPr="00267633" w:rsidRDefault="00267633" w:rsidP="00267633">
            <w:pPr>
              <w:spacing w:before="0" w:after="0" w:line="240" w:lineRule="auto"/>
              <w:jc w:val="both"/>
              <w:rPr>
                <w:rFonts w:ascii="Times New Roman" w:hAnsi="Times New Roman" w:cs="Times New Roman"/>
                <w:sz w:val="20"/>
                <w:szCs w:val="20"/>
                <w:lang w:val="en-GB" w:eastAsia="zh-CN"/>
              </w:rPr>
            </w:pPr>
            <w:r w:rsidRPr="00267633">
              <w:rPr>
                <w:rFonts w:ascii="Times New Roman" w:hAnsi="Times New Roman" w:cs="Times New Roman"/>
                <w:sz w:val="16"/>
                <w:szCs w:val="20"/>
                <w:lang w:val="en-GB" w:eastAsia="zh-CN"/>
              </w:rPr>
              <w:t xml:space="preserve">* </w:t>
            </w:r>
            <w:r w:rsidRPr="00267633">
              <w:rPr>
                <w:rFonts w:ascii="Times New Roman" w:hAnsi="Times New Roman" w:cs="Times New Roman"/>
                <w:i/>
                <w:sz w:val="16"/>
                <w:szCs w:val="20"/>
                <w:lang w:val="en-GB" w:eastAsia="zh-CN"/>
              </w:rPr>
              <w:t>Delete where inapplicable</w:t>
            </w:r>
            <w:r w:rsidRPr="00267633">
              <w:rPr>
                <w:rFonts w:ascii="Times New Roman" w:hAnsi="Times New Roman" w:cs="Times New Roman"/>
                <w:sz w:val="16"/>
                <w:szCs w:val="20"/>
                <w:lang w:val="en-GB" w:eastAsia="zh-CN"/>
              </w:rPr>
              <w:t>.</w:t>
            </w:r>
          </w:p>
        </w:tc>
        <w:tc>
          <w:tcPr>
            <w:tcW w:w="4026" w:type="dxa"/>
            <w:gridSpan w:val="5"/>
            <w:tcBorders>
              <w:top w:val="nil"/>
              <w:left w:val="nil"/>
              <w:bottom w:val="nil"/>
              <w:right w:val="nil"/>
            </w:tcBorders>
          </w:tcPr>
          <w:p w14:paraId="66CF1592"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p w14:paraId="317B5F7A"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p w14:paraId="650A9233"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p w14:paraId="6197A849" w14:textId="77777777" w:rsidR="00267633" w:rsidRPr="00267633" w:rsidRDefault="00267633" w:rsidP="00267633">
            <w:pPr>
              <w:spacing w:before="0" w:after="0" w:line="240" w:lineRule="auto"/>
              <w:jc w:val="right"/>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t>_________________________________</w:t>
            </w:r>
          </w:p>
          <w:p w14:paraId="121FD8BB" w14:textId="77777777" w:rsidR="00267633" w:rsidRPr="00267633" w:rsidRDefault="00267633" w:rsidP="00267633">
            <w:pPr>
              <w:spacing w:before="0" w:after="0" w:line="240" w:lineRule="auto"/>
              <w:jc w:val="right"/>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t>Signature of Plaintiff/Defendant *</w:t>
            </w:r>
          </w:p>
        </w:tc>
      </w:tr>
    </w:tbl>
    <w:p w14:paraId="6B23CBD0"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sectPr w:rsidR="00267633" w:rsidRPr="00267633" w:rsidSect="00C63330">
          <w:pgSz w:w="11906" w:h="16838"/>
          <w:pgMar w:top="1276" w:right="1440" w:bottom="1440" w:left="1440" w:header="708" w:footer="708" w:gutter="0"/>
          <w:cols w:space="708"/>
          <w:docGrid w:linePitch="360"/>
        </w:sectPr>
      </w:pPr>
    </w:p>
    <w:tbl>
      <w:tblPr>
        <w:tblW w:w="0" w:type="auto"/>
        <w:jc w:val="center"/>
        <w:tblLayout w:type="fixed"/>
        <w:tblLook w:val="0000" w:firstRow="0" w:lastRow="0" w:firstColumn="0" w:lastColumn="0" w:noHBand="0" w:noVBand="0"/>
      </w:tblPr>
      <w:tblGrid>
        <w:gridCol w:w="3080"/>
        <w:gridCol w:w="3080"/>
        <w:gridCol w:w="3080"/>
      </w:tblGrid>
      <w:tr w:rsidR="00ED12A0" w:rsidRPr="00267633" w14:paraId="282BA3BF" w14:textId="77777777" w:rsidTr="00ED12A0">
        <w:trPr>
          <w:divId w:val="2116439976"/>
          <w:jc w:val="center"/>
        </w:trPr>
        <w:tc>
          <w:tcPr>
            <w:tcW w:w="3080" w:type="dxa"/>
          </w:tcPr>
          <w:p w14:paraId="1BCBA846" w14:textId="77777777" w:rsidR="00ED12A0" w:rsidRPr="00267633" w:rsidRDefault="00ED12A0" w:rsidP="00892A9E">
            <w:pPr>
              <w:spacing w:before="0" w:after="120" w:line="240" w:lineRule="auto"/>
              <w:rPr>
                <w:rFonts w:ascii="Times New Roman" w:hAnsi="Times New Roman" w:cs="Times New Roman"/>
                <w:sz w:val="16"/>
                <w:szCs w:val="20"/>
                <w:lang w:val="en-GB" w:eastAsia="zh-CN"/>
              </w:rPr>
            </w:pPr>
          </w:p>
        </w:tc>
        <w:tc>
          <w:tcPr>
            <w:tcW w:w="3080" w:type="dxa"/>
          </w:tcPr>
          <w:p w14:paraId="6F033DFF" w14:textId="589469D4" w:rsidR="00ED12A0" w:rsidRPr="00267633" w:rsidRDefault="00ED12A0" w:rsidP="00892A9E">
            <w:pPr>
              <w:keepNext/>
              <w:spacing w:before="0" w:after="0" w:line="240" w:lineRule="auto"/>
              <w:jc w:val="center"/>
              <w:outlineLvl w:val="1"/>
              <w:rPr>
                <w:rFonts w:ascii="Times New Roman" w:hAnsi="Times New Roman"/>
                <w:bCs/>
                <w:iCs/>
                <w:szCs w:val="28"/>
                <w:lang w:val="en-GB" w:eastAsia="zh-CN"/>
              </w:rPr>
            </w:pPr>
            <w:r w:rsidRPr="00267633">
              <w:rPr>
                <w:rFonts w:ascii="Times New Roman" w:hAnsi="Times New Roman"/>
                <w:bCs/>
                <w:iCs/>
                <w:szCs w:val="28"/>
                <w:lang w:val="en-GB" w:eastAsia="zh-CN"/>
              </w:rPr>
              <w:t>FORM 19</w:t>
            </w:r>
            <w:r>
              <w:rPr>
                <w:rFonts w:ascii="Times New Roman" w:hAnsi="Times New Roman"/>
                <w:bCs/>
                <w:iCs/>
                <w:szCs w:val="28"/>
                <w:lang w:val="en-GB" w:eastAsia="zh-CN"/>
              </w:rPr>
              <w:t>5</w:t>
            </w:r>
          </w:p>
        </w:tc>
        <w:tc>
          <w:tcPr>
            <w:tcW w:w="3080" w:type="dxa"/>
          </w:tcPr>
          <w:p w14:paraId="6A6E6528" w14:textId="77777777" w:rsidR="00ED12A0" w:rsidRPr="00267633" w:rsidRDefault="00ED12A0" w:rsidP="00892A9E">
            <w:pPr>
              <w:spacing w:before="0" w:after="120" w:line="240" w:lineRule="auto"/>
              <w:rPr>
                <w:rFonts w:ascii="Times New Roman" w:hAnsi="Times New Roman" w:cs="Times New Roman"/>
                <w:sz w:val="20"/>
                <w:szCs w:val="20"/>
                <w:lang w:val="en-GB" w:eastAsia="zh-CN"/>
              </w:rPr>
            </w:pPr>
          </w:p>
        </w:tc>
      </w:tr>
    </w:tbl>
    <w:p w14:paraId="2D35A5AA" w14:textId="77777777" w:rsidR="00ED12A0" w:rsidRPr="00267633" w:rsidRDefault="00ED12A0" w:rsidP="00ED12A0">
      <w:pPr>
        <w:spacing w:before="0" w:after="0" w:line="240" w:lineRule="auto"/>
        <w:jc w:val="center"/>
        <w:divId w:val="2116439976"/>
        <w:rPr>
          <w:rFonts w:ascii="Times New Roman" w:hAnsi="Times New Roman" w:cs="Times New Roman"/>
          <w:sz w:val="20"/>
          <w:szCs w:val="20"/>
          <w:lang w:val="en-US" w:eastAsia="zh-CN"/>
        </w:rPr>
      </w:pPr>
      <w:r>
        <w:rPr>
          <w:rFonts w:ascii="Times New Roman" w:hAnsi="Times New Roman" w:cs="Times New Roman"/>
          <w:sz w:val="22"/>
          <w:szCs w:val="22"/>
          <w:lang w:val="en-GB" w:eastAsia="zh-CN"/>
        </w:rPr>
        <w:t>[Deleted]</w:t>
      </w:r>
    </w:p>
    <w:p w14:paraId="741FF292"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sectPr w:rsidR="00267633" w:rsidRPr="00267633" w:rsidSect="00885A17">
          <w:pgSz w:w="11906" w:h="16838"/>
          <w:pgMar w:top="993" w:right="1440" w:bottom="1440" w:left="1440" w:header="708" w:footer="708" w:gutter="0"/>
          <w:cols w:space="708"/>
          <w:docGrid w:linePitch="360"/>
        </w:sectPr>
      </w:pPr>
    </w:p>
    <w:tbl>
      <w:tblPr>
        <w:tblW w:w="0" w:type="auto"/>
        <w:jc w:val="center"/>
        <w:tblLayout w:type="fixed"/>
        <w:tblLook w:val="0000" w:firstRow="0" w:lastRow="0" w:firstColumn="0" w:lastColumn="0" w:noHBand="0" w:noVBand="0"/>
      </w:tblPr>
      <w:tblGrid>
        <w:gridCol w:w="3080"/>
        <w:gridCol w:w="3080"/>
        <w:gridCol w:w="3080"/>
      </w:tblGrid>
      <w:tr w:rsidR="00267633" w:rsidRPr="00267633" w14:paraId="60C6580E" w14:textId="77777777" w:rsidTr="00267633">
        <w:trPr>
          <w:divId w:val="2116439976"/>
          <w:jc w:val="center"/>
        </w:trPr>
        <w:tc>
          <w:tcPr>
            <w:tcW w:w="3080" w:type="dxa"/>
          </w:tcPr>
          <w:p w14:paraId="08A9ADCC" w14:textId="77777777" w:rsidR="00267633" w:rsidRPr="00267633" w:rsidRDefault="00267633" w:rsidP="00267633">
            <w:pPr>
              <w:spacing w:before="0" w:after="120" w:line="240" w:lineRule="auto"/>
              <w:rPr>
                <w:rFonts w:ascii="Times New Roman" w:hAnsi="Times New Roman" w:cs="Times New Roman"/>
                <w:sz w:val="16"/>
                <w:szCs w:val="20"/>
                <w:lang w:val="en-GB" w:eastAsia="zh-CN"/>
              </w:rPr>
            </w:pPr>
          </w:p>
        </w:tc>
        <w:tc>
          <w:tcPr>
            <w:tcW w:w="3080" w:type="dxa"/>
          </w:tcPr>
          <w:p w14:paraId="707D2E2B" w14:textId="77777777" w:rsidR="00267633" w:rsidRPr="00267633" w:rsidRDefault="00267633" w:rsidP="00267633">
            <w:pPr>
              <w:keepNext/>
              <w:spacing w:before="0" w:after="0" w:line="240" w:lineRule="auto"/>
              <w:jc w:val="center"/>
              <w:outlineLvl w:val="1"/>
              <w:rPr>
                <w:rFonts w:ascii="Times New Roman" w:hAnsi="Times New Roman"/>
                <w:bCs/>
                <w:iCs/>
                <w:szCs w:val="28"/>
                <w:lang w:val="en-GB" w:eastAsia="zh-CN"/>
              </w:rPr>
            </w:pPr>
            <w:r w:rsidRPr="00267633">
              <w:rPr>
                <w:rFonts w:ascii="Times New Roman" w:hAnsi="Times New Roman"/>
                <w:bCs/>
                <w:iCs/>
                <w:szCs w:val="28"/>
                <w:lang w:val="en-GB" w:eastAsia="zh-CN"/>
              </w:rPr>
              <w:t>FORM 196</w:t>
            </w:r>
          </w:p>
        </w:tc>
        <w:tc>
          <w:tcPr>
            <w:tcW w:w="3080" w:type="dxa"/>
          </w:tcPr>
          <w:p w14:paraId="0D611745"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r>
    </w:tbl>
    <w:p w14:paraId="6A4AB5AE" w14:textId="633BFCEA" w:rsidR="00267633" w:rsidRPr="00267633" w:rsidRDefault="001E078F" w:rsidP="001E078F">
      <w:pPr>
        <w:spacing w:before="0" w:after="0" w:line="240" w:lineRule="auto"/>
        <w:jc w:val="center"/>
        <w:divId w:val="2116439976"/>
        <w:rPr>
          <w:rFonts w:ascii="Times New Roman" w:hAnsi="Times New Roman" w:cs="Times New Roman"/>
          <w:sz w:val="20"/>
          <w:szCs w:val="20"/>
          <w:lang w:val="en-US" w:eastAsia="zh-CN"/>
        </w:rPr>
      </w:pPr>
      <w:r>
        <w:rPr>
          <w:rFonts w:ascii="Times New Roman" w:hAnsi="Times New Roman" w:cs="Times New Roman"/>
          <w:sz w:val="22"/>
          <w:szCs w:val="22"/>
          <w:lang w:val="en-GB" w:eastAsia="zh-CN"/>
        </w:rPr>
        <w:t>[Deleted]</w:t>
      </w:r>
    </w:p>
    <w:p w14:paraId="4F28C13B"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sectPr w:rsidR="00267633" w:rsidRPr="00267633">
          <w:footerReference w:type="default" r:id="rId10"/>
          <w:pgSz w:w="11906" w:h="16838"/>
          <w:pgMar w:top="1440" w:right="1440" w:bottom="1440" w:left="1440" w:header="708" w:footer="708" w:gutter="0"/>
          <w:cols w:space="708"/>
          <w:docGrid w:linePitch="360"/>
        </w:sectPr>
      </w:pPr>
    </w:p>
    <w:tbl>
      <w:tblPr>
        <w:tblW w:w="0" w:type="auto"/>
        <w:jc w:val="center"/>
        <w:tblLayout w:type="fixed"/>
        <w:tblLook w:val="0000" w:firstRow="0" w:lastRow="0" w:firstColumn="0" w:lastColumn="0" w:noHBand="0" w:noVBand="0"/>
      </w:tblPr>
      <w:tblGrid>
        <w:gridCol w:w="3080"/>
        <w:gridCol w:w="3080"/>
        <w:gridCol w:w="3080"/>
      </w:tblGrid>
      <w:tr w:rsidR="00010215" w:rsidRPr="00BA3C29" w14:paraId="3F8900C6" w14:textId="77777777" w:rsidTr="00010215">
        <w:trPr>
          <w:divId w:val="2116439976"/>
          <w:jc w:val="center"/>
        </w:trPr>
        <w:tc>
          <w:tcPr>
            <w:tcW w:w="3080" w:type="dxa"/>
          </w:tcPr>
          <w:p w14:paraId="6989D949" w14:textId="77777777" w:rsidR="00010215" w:rsidRPr="00BA3C29" w:rsidRDefault="00010215" w:rsidP="005A22FC">
            <w:pPr>
              <w:spacing w:after="120" w:line="240" w:lineRule="auto"/>
              <w:rPr>
                <w:rFonts w:ascii="Times New Roman" w:hAnsi="Times New Roman" w:cs="Times New Roman"/>
                <w:sz w:val="16"/>
                <w:szCs w:val="20"/>
                <w:lang w:eastAsia="zh-CN"/>
              </w:rPr>
            </w:pPr>
          </w:p>
        </w:tc>
        <w:tc>
          <w:tcPr>
            <w:tcW w:w="3080" w:type="dxa"/>
          </w:tcPr>
          <w:p w14:paraId="6861B217" w14:textId="77777777" w:rsidR="00010215" w:rsidRPr="00BA3C29" w:rsidRDefault="00010215" w:rsidP="005A22FC">
            <w:pPr>
              <w:keepNext/>
              <w:spacing w:after="0" w:line="240" w:lineRule="auto"/>
              <w:jc w:val="center"/>
              <w:outlineLvl w:val="1"/>
              <w:rPr>
                <w:rFonts w:ascii="Times New Roman" w:hAnsi="Times New Roman"/>
                <w:bCs/>
                <w:iCs/>
                <w:spacing w:val="-3"/>
                <w:szCs w:val="28"/>
                <w:lang w:eastAsia="zh-CN"/>
              </w:rPr>
            </w:pPr>
            <w:bookmarkStart w:id="50" w:name="Form197"/>
            <w:bookmarkEnd w:id="50"/>
            <w:r w:rsidRPr="00BA3C29">
              <w:rPr>
                <w:rFonts w:ascii="Times New Roman" w:hAnsi="Times New Roman"/>
                <w:bCs/>
                <w:iCs/>
                <w:spacing w:val="-3"/>
                <w:szCs w:val="28"/>
                <w:lang w:eastAsia="zh-CN"/>
              </w:rPr>
              <w:t>FORM 197</w:t>
            </w:r>
          </w:p>
        </w:tc>
        <w:tc>
          <w:tcPr>
            <w:tcW w:w="3080" w:type="dxa"/>
          </w:tcPr>
          <w:p w14:paraId="06F9FDC4" w14:textId="77777777" w:rsidR="00010215" w:rsidRPr="00BA3C29" w:rsidRDefault="00010215" w:rsidP="005A22FC">
            <w:pPr>
              <w:spacing w:after="120" w:line="240" w:lineRule="auto"/>
              <w:rPr>
                <w:rFonts w:ascii="Times New Roman" w:hAnsi="Times New Roman" w:cs="Times New Roman"/>
                <w:sz w:val="20"/>
                <w:szCs w:val="20"/>
                <w:lang w:eastAsia="zh-CN"/>
              </w:rPr>
            </w:pPr>
          </w:p>
        </w:tc>
      </w:tr>
    </w:tbl>
    <w:p w14:paraId="05EF8B18" w14:textId="77777777" w:rsidR="00010215" w:rsidRPr="00BA3C29" w:rsidRDefault="00010215" w:rsidP="00010215">
      <w:pPr>
        <w:keepNext/>
        <w:spacing w:before="240" w:after="60" w:line="240" w:lineRule="auto"/>
        <w:outlineLvl w:val="1"/>
        <w:divId w:val="2116439976"/>
        <w:rPr>
          <w:rFonts w:ascii="Times New Roman" w:hAnsi="Times New Roman"/>
          <w:bCs/>
          <w:iCs/>
          <w:spacing w:val="-3"/>
          <w:lang w:eastAsia="zh-CN"/>
        </w:rPr>
      </w:pPr>
      <w:r w:rsidRPr="00BA3C29">
        <w:rPr>
          <w:rFonts w:ascii="Times New Roman" w:hAnsi="Times New Roman"/>
          <w:bCs/>
          <w:iCs/>
          <w:spacing w:val="-3"/>
          <w:lang w:eastAsia="zh-CN"/>
        </w:rPr>
        <w:t>Para 16</w:t>
      </w:r>
    </w:p>
    <w:p w14:paraId="51B7BF0E" w14:textId="77777777" w:rsidR="00010215" w:rsidRPr="004076E5" w:rsidRDefault="00010215" w:rsidP="00010215">
      <w:pPr>
        <w:keepNext/>
        <w:spacing w:before="240" w:after="60" w:line="240" w:lineRule="auto"/>
        <w:jc w:val="center"/>
        <w:outlineLvl w:val="1"/>
        <w:divId w:val="2116439976"/>
        <w:rPr>
          <w:rFonts w:ascii="Times New Roman" w:hAnsi="Times New Roman"/>
          <w:b/>
          <w:bCs/>
          <w:iCs/>
          <w:snapToGrid w:val="0"/>
          <w:spacing w:val="-3"/>
          <w:szCs w:val="28"/>
        </w:rPr>
      </w:pPr>
      <w:r w:rsidRPr="004076E5">
        <w:rPr>
          <w:rFonts w:ascii="Times New Roman" w:hAnsi="Times New Roman"/>
          <w:b/>
          <w:bCs/>
          <w:iCs/>
          <w:spacing w:val="-3"/>
          <w:szCs w:val="28"/>
          <w:lang w:eastAsia="zh-CN"/>
        </w:rPr>
        <w:t xml:space="preserve">STANDARD QUERY TO THE </w:t>
      </w:r>
      <w:r w:rsidRPr="004076E5">
        <w:rPr>
          <w:rFonts w:ascii="Times New Roman" w:hAnsi="Times New Roman"/>
          <w:b/>
          <w:bCs/>
          <w:iCs/>
          <w:snapToGrid w:val="0"/>
          <w:spacing w:val="-3"/>
          <w:szCs w:val="28"/>
        </w:rPr>
        <w:t>CENTRAL PROVIDENT FUND BOARD</w:t>
      </w:r>
    </w:p>
    <w:p w14:paraId="112963CA" w14:textId="77777777" w:rsidR="00010215" w:rsidRPr="004076E5" w:rsidRDefault="00010215" w:rsidP="00010215">
      <w:pPr>
        <w:spacing w:after="120" w:line="240" w:lineRule="auto"/>
        <w:ind w:left="-720" w:right="-461" w:firstLine="360"/>
        <w:jc w:val="center"/>
        <w:divId w:val="2116439976"/>
        <w:rPr>
          <w:rFonts w:ascii="Times New Roman" w:hAnsi="Times New Roman" w:cs="Times New Roman"/>
          <w:snapToGrid w:val="0"/>
          <w:szCs w:val="20"/>
        </w:rPr>
      </w:pPr>
      <w:r w:rsidRPr="004076E5">
        <w:rPr>
          <w:rFonts w:ascii="Times New Roman" w:hAnsi="Times New Roman" w:cs="Times New Roman"/>
          <w:snapToGrid w:val="0"/>
          <w:szCs w:val="20"/>
        </w:rPr>
        <w:t>(Applicable for CPF Members aged 55 and above only)</w:t>
      </w:r>
    </w:p>
    <w:p w14:paraId="7BE5FED7" w14:textId="77777777" w:rsidR="005A22FC" w:rsidRDefault="005A22FC" w:rsidP="00010215">
      <w:pPr>
        <w:spacing w:after="0"/>
        <w:divId w:val="2116439976"/>
        <w:rPr>
          <w:rFonts w:ascii="Times New Roman" w:hAnsi="Times New Roman" w:cs="Times New Roman"/>
          <w:b/>
          <w:szCs w:val="20"/>
          <w:lang w:eastAsia="zh-CN"/>
        </w:rPr>
      </w:pPr>
    </w:p>
    <w:p w14:paraId="416E82BB" w14:textId="77777777" w:rsidR="00010215" w:rsidRPr="004076E5" w:rsidRDefault="00010215" w:rsidP="00010215">
      <w:pPr>
        <w:spacing w:after="0"/>
        <w:divId w:val="2116439976"/>
        <w:rPr>
          <w:rFonts w:ascii="Times New Roman" w:hAnsi="Times New Roman" w:cs="Times New Roman"/>
          <w:sz w:val="20"/>
          <w:szCs w:val="20"/>
          <w:u w:val="single"/>
          <w:lang w:eastAsia="zh-CN"/>
        </w:rPr>
      </w:pPr>
      <w:r w:rsidRPr="004076E5">
        <w:rPr>
          <w:rFonts w:ascii="Times New Roman" w:hAnsi="Times New Roman" w:cs="Times New Roman"/>
          <w:b/>
          <w:szCs w:val="20"/>
          <w:lang w:eastAsia="zh-CN"/>
        </w:rPr>
        <w:t>Name:</w:t>
      </w:r>
      <w:r w:rsidRPr="004076E5">
        <w:rPr>
          <w:rFonts w:ascii="Times New Roman" w:hAnsi="Times New Roman" w:cs="Times New Roman"/>
          <w:i/>
          <w:sz w:val="20"/>
          <w:szCs w:val="20"/>
          <w:lang w:eastAsia="zh-CN"/>
        </w:rPr>
        <w:tab/>
      </w:r>
      <w:r w:rsidRPr="004076E5">
        <w:rPr>
          <w:rFonts w:ascii="Times New Roman" w:hAnsi="Times New Roman" w:cs="Times New Roman"/>
          <w:i/>
          <w:sz w:val="20"/>
          <w:szCs w:val="20"/>
          <w:lang w:eastAsia="zh-CN"/>
        </w:rPr>
        <w:tab/>
      </w:r>
      <w:r w:rsidRPr="004076E5">
        <w:rPr>
          <w:rFonts w:ascii="Times New Roman" w:hAnsi="Times New Roman" w:cs="Times New Roman"/>
          <w:sz w:val="20"/>
          <w:szCs w:val="20"/>
          <w:u w:val="single"/>
          <w:lang w:eastAsia="zh-CN"/>
        </w:rPr>
        <w:tab/>
      </w:r>
      <w:r w:rsidRPr="004076E5">
        <w:rPr>
          <w:rFonts w:ascii="Times New Roman" w:hAnsi="Times New Roman" w:cs="Times New Roman"/>
          <w:sz w:val="20"/>
          <w:szCs w:val="20"/>
          <w:u w:val="single"/>
          <w:lang w:eastAsia="zh-CN"/>
        </w:rPr>
        <w:tab/>
      </w:r>
      <w:r w:rsidRPr="004076E5">
        <w:rPr>
          <w:rFonts w:ascii="Times New Roman" w:hAnsi="Times New Roman" w:cs="Times New Roman"/>
          <w:sz w:val="20"/>
          <w:szCs w:val="20"/>
          <w:u w:val="single"/>
          <w:lang w:eastAsia="zh-CN"/>
        </w:rPr>
        <w:tab/>
      </w:r>
      <w:r w:rsidRPr="004076E5">
        <w:rPr>
          <w:rFonts w:ascii="Times New Roman" w:hAnsi="Times New Roman" w:cs="Times New Roman"/>
          <w:sz w:val="20"/>
          <w:szCs w:val="20"/>
          <w:u w:val="single"/>
          <w:lang w:eastAsia="zh-CN"/>
        </w:rPr>
        <w:tab/>
      </w:r>
      <w:r w:rsidRPr="004076E5">
        <w:rPr>
          <w:rFonts w:ascii="Times New Roman" w:hAnsi="Times New Roman" w:cs="Times New Roman"/>
          <w:sz w:val="20"/>
          <w:szCs w:val="20"/>
          <w:u w:val="single"/>
          <w:lang w:eastAsia="zh-CN"/>
        </w:rPr>
        <w:tab/>
      </w:r>
      <w:r w:rsidRPr="004076E5">
        <w:rPr>
          <w:rFonts w:ascii="Times New Roman" w:hAnsi="Times New Roman" w:cs="Times New Roman"/>
          <w:sz w:val="20"/>
          <w:szCs w:val="20"/>
          <w:u w:val="single"/>
          <w:lang w:eastAsia="zh-CN"/>
        </w:rPr>
        <w:tab/>
      </w:r>
      <w:r w:rsidRPr="004076E5">
        <w:rPr>
          <w:rFonts w:ascii="Times New Roman" w:hAnsi="Times New Roman" w:cs="Times New Roman"/>
          <w:sz w:val="20"/>
          <w:szCs w:val="20"/>
          <w:u w:val="single"/>
          <w:lang w:eastAsia="zh-CN"/>
        </w:rPr>
        <w:tab/>
      </w:r>
    </w:p>
    <w:p w14:paraId="479A06E4" w14:textId="77777777" w:rsidR="00010215" w:rsidRPr="004076E5" w:rsidRDefault="00010215" w:rsidP="00010215">
      <w:pPr>
        <w:spacing w:after="0" w:line="240" w:lineRule="auto"/>
        <w:divId w:val="2116439976"/>
        <w:rPr>
          <w:rFonts w:ascii="Times New Roman" w:hAnsi="Times New Roman" w:cs="Times New Roman"/>
          <w:szCs w:val="20"/>
          <w:u w:val="single"/>
          <w:lang w:eastAsia="zh-CN"/>
        </w:rPr>
      </w:pPr>
      <w:proofErr w:type="gramStart"/>
      <w:r w:rsidRPr="004076E5">
        <w:rPr>
          <w:rFonts w:ascii="Times New Roman" w:hAnsi="Times New Roman" w:cs="Times New Roman"/>
          <w:b/>
          <w:szCs w:val="20"/>
          <w:lang w:eastAsia="zh-CN"/>
        </w:rPr>
        <w:t>Address :</w:t>
      </w:r>
      <w:proofErr w:type="gramEnd"/>
      <w:r w:rsidRPr="004076E5">
        <w:rPr>
          <w:rFonts w:ascii="Times New Roman" w:hAnsi="Times New Roman" w:cs="Times New Roman"/>
          <w:b/>
          <w:szCs w:val="20"/>
          <w:lang w:eastAsia="zh-CN"/>
        </w:rPr>
        <w:tab/>
      </w:r>
      <w:r w:rsidRPr="004076E5">
        <w:rPr>
          <w:rFonts w:ascii="Times New Roman" w:hAnsi="Times New Roman" w:cs="Times New Roman"/>
          <w:szCs w:val="20"/>
          <w:u w:val="single"/>
          <w:lang w:eastAsia="zh-CN"/>
        </w:rPr>
        <w:tab/>
      </w:r>
      <w:r w:rsidRPr="004076E5">
        <w:rPr>
          <w:rFonts w:ascii="Times New Roman" w:hAnsi="Times New Roman" w:cs="Times New Roman"/>
          <w:szCs w:val="20"/>
          <w:u w:val="single"/>
          <w:lang w:eastAsia="zh-CN"/>
        </w:rPr>
        <w:tab/>
      </w:r>
      <w:r w:rsidRPr="004076E5">
        <w:rPr>
          <w:rFonts w:ascii="Times New Roman" w:hAnsi="Times New Roman" w:cs="Times New Roman"/>
          <w:szCs w:val="20"/>
          <w:u w:val="single"/>
          <w:lang w:eastAsia="zh-CN"/>
        </w:rPr>
        <w:tab/>
      </w:r>
      <w:r w:rsidRPr="004076E5">
        <w:rPr>
          <w:rFonts w:ascii="Times New Roman" w:hAnsi="Times New Roman" w:cs="Times New Roman"/>
          <w:szCs w:val="20"/>
          <w:u w:val="single"/>
          <w:lang w:eastAsia="zh-CN"/>
        </w:rPr>
        <w:tab/>
      </w:r>
      <w:r w:rsidRPr="004076E5">
        <w:rPr>
          <w:rFonts w:ascii="Times New Roman" w:hAnsi="Times New Roman" w:cs="Times New Roman"/>
          <w:szCs w:val="20"/>
          <w:u w:val="single"/>
          <w:lang w:eastAsia="zh-CN"/>
        </w:rPr>
        <w:tab/>
      </w:r>
      <w:r w:rsidRPr="004076E5">
        <w:rPr>
          <w:rFonts w:ascii="Times New Roman" w:hAnsi="Times New Roman" w:cs="Times New Roman"/>
          <w:szCs w:val="20"/>
          <w:u w:val="single"/>
          <w:lang w:eastAsia="zh-CN"/>
        </w:rPr>
        <w:tab/>
      </w:r>
      <w:r w:rsidRPr="004076E5">
        <w:rPr>
          <w:rFonts w:ascii="Times New Roman" w:hAnsi="Times New Roman" w:cs="Times New Roman"/>
          <w:szCs w:val="20"/>
          <w:u w:val="single"/>
          <w:lang w:eastAsia="zh-CN"/>
        </w:rPr>
        <w:tab/>
      </w:r>
    </w:p>
    <w:p w14:paraId="7B073330" w14:textId="77777777" w:rsidR="00010215" w:rsidRPr="004076E5" w:rsidRDefault="00010215" w:rsidP="00010215">
      <w:pPr>
        <w:tabs>
          <w:tab w:val="left" w:pos="720"/>
        </w:tabs>
        <w:spacing w:after="0" w:line="240" w:lineRule="auto"/>
        <w:divId w:val="2116439976"/>
        <w:rPr>
          <w:rFonts w:ascii="Times New Roman" w:hAnsi="Times New Roman" w:cs="Times New Roman"/>
          <w:szCs w:val="20"/>
          <w:u w:val="single"/>
          <w:lang w:eastAsia="zh-CN"/>
        </w:rPr>
      </w:pPr>
      <w:r w:rsidRPr="004076E5">
        <w:rPr>
          <w:rFonts w:ascii="Times New Roman" w:hAnsi="Times New Roman" w:cs="Times New Roman"/>
          <w:szCs w:val="20"/>
          <w:lang w:eastAsia="zh-CN"/>
        </w:rPr>
        <w:tab/>
      </w:r>
      <w:r w:rsidRPr="004076E5">
        <w:rPr>
          <w:rFonts w:ascii="Times New Roman" w:hAnsi="Times New Roman" w:cs="Times New Roman"/>
          <w:szCs w:val="20"/>
          <w:lang w:eastAsia="zh-CN"/>
        </w:rPr>
        <w:tab/>
      </w:r>
      <w:r w:rsidRPr="004076E5">
        <w:rPr>
          <w:rFonts w:ascii="Times New Roman" w:hAnsi="Times New Roman" w:cs="Times New Roman"/>
          <w:szCs w:val="20"/>
          <w:u w:val="single"/>
          <w:lang w:eastAsia="zh-CN"/>
        </w:rPr>
        <w:tab/>
      </w:r>
      <w:r w:rsidRPr="004076E5">
        <w:rPr>
          <w:rFonts w:ascii="Times New Roman" w:hAnsi="Times New Roman" w:cs="Times New Roman"/>
          <w:szCs w:val="20"/>
          <w:u w:val="single"/>
          <w:lang w:eastAsia="zh-CN"/>
        </w:rPr>
        <w:tab/>
      </w:r>
      <w:r w:rsidRPr="004076E5">
        <w:rPr>
          <w:rFonts w:ascii="Times New Roman" w:hAnsi="Times New Roman" w:cs="Times New Roman"/>
          <w:szCs w:val="20"/>
          <w:u w:val="single"/>
          <w:lang w:eastAsia="zh-CN"/>
        </w:rPr>
        <w:tab/>
      </w:r>
      <w:r w:rsidRPr="004076E5">
        <w:rPr>
          <w:rFonts w:ascii="Times New Roman" w:hAnsi="Times New Roman" w:cs="Times New Roman"/>
          <w:szCs w:val="20"/>
          <w:u w:val="single"/>
          <w:lang w:eastAsia="zh-CN"/>
        </w:rPr>
        <w:tab/>
      </w:r>
      <w:r w:rsidRPr="004076E5">
        <w:rPr>
          <w:rFonts w:ascii="Times New Roman" w:hAnsi="Times New Roman" w:cs="Times New Roman"/>
          <w:szCs w:val="20"/>
          <w:u w:val="single"/>
          <w:lang w:eastAsia="zh-CN"/>
        </w:rPr>
        <w:tab/>
      </w:r>
      <w:r w:rsidRPr="004076E5">
        <w:rPr>
          <w:rFonts w:ascii="Times New Roman" w:hAnsi="Times New Roman" w:cs="Times New Roman"/>
          <w:szCs w:val="20"/>
          <w:u w:val="single"/>
          <w:lang w:eastAsia="zh-CN"/>
        </w:rPr>
        <w:tab/>
      </w:r>
      <w:r w:rsidRPr="004076E5">
        <w:rPr>
          <w:rFonts w:ascii="Times New Roman" w:hAnsi="Times New Roman" w:cs="Times New Roman"/>
          <w:szCs w:val="20"/>
          <w:u w:val="single"/>
          <w:lang w:eastAsia="zh-CN"/>
        </w:rPr>
        <w:tab/>
      </w:r>
    </w:p>
    <w:p w14:paraId="5E43BAE3" w14:textId="77777777" w:rsidR="00010215" w:rsidRPr="004076E5" w:rsidRDefault="00010215" w:rsidP="00010215">
      <w:pPr>
        <w:spacing w:after="0" w:line="240" w:lineRule="auto"/>
        <w:divId w:val="2116439976"/>
        <w:rPr>
          <w:rFonts w:ascii="Times New Roman" w:hAnsi="Times New Roman" w:cs="Times New Roman"/>
          <w:szCs w:val="20"/>
          <w:lang w:eastAsia="zh-CN"/>
        </w:rPr>
      </w:pPr>
    </w:p>
    <w:p w14:paraId="67657971" w14:textId="77777777" w:rsidR="00010215" w:rsidRPr="004076E5" w:rsidRDefault="00010215" w:rsidP="00010215">
      <w:pPr>
        <w:spacing w:after="0" w:line="240" w:lineRule="auto"/>
        <w:ind w:left="1440"/>
        <w:divId w:val="2116439976"/>
        <w:rPr>
          <w:rFonts w:ascii="Times New Roman" w:hAnsi="Times New Roman" w:cs="Times New Roman"/>
          <w:b/>
          <w:szCs w:val="20"/>
          <w:lang w:eastAsia="zh-CN"/>
        </w:rPr>
      </w:pPr>
      <w:r w:rsidRPr="004076E5">
        <w:rPr>
          <w:rFonts w:ascii="Times New Roman" w:hAnsi="Times New Roman" w:cs="Times New Roman"/>
          <w:szCs w:val="20"/>
          <w:lang w:eastAsia="zh-CN"/>
        </w:rPr>
        <w:t xml:space="preserve"> (</w:t>
      </w:r>
      <w:r w:rsidRPr="004076E5">
        <w:rPr>
          <w:rFonts w:ascii="Times New Roman" w:hAnsi="Times New Roman" w:cs="Times New Roman"/>
          <w:i/>
          <w:szCs w:val="20"/>
          <w:lang w:eastAsia="zh-CN"/>
        </w:rPr>
        <w:t>Please specify the name and address of the CPF member or his/her solicitors. The reply from the CPF Board will be sent to this address.</w:t>
      </w:r>
      <w:r w:rsidRPr="004076E5">
        <w:rPr>
          <w:rFonts w:ascii="Times New Roman" w:hAnsi="Times New Roman" w:cs="Times New Roman"/>
          <w:szCs w:val="20"/>
          <w:lang w:eastAsia="zh-CN"/>
        </w:rPr>
        <w:t>)</w:t>
      </w:r>
    </w:p>
    <w:p w14:paraId="3AF0E23B" w14:textId="77777777" w:rsidR="00010215" w:rsidRDefault="00010215" w:rsidP="00010215">
      <w:pPr>
        <w:spacing w:after="0" w:line="240" w:lineRule="auto"/>
        <w:divId w:val="2116439976"/>
        <w:rPr>
          <w:rFonts w:ascii="Times New Roman" w:hAnsi="Times New Roman" w:cs="Times New Roman"/>
          <w:b/>
          <w:szCs w:val="20"/>
          <w:u w:val="single"/>
          <w:lang w:eastAsia="zh-CN"/>
        </w:rPr>
      </w:pPr>
    </w:p>
    <w:p w14:paraId="4623C6C7" w14:textId="77777777" w:rsidR="00010215" w:rsidRPr="004076E5" w:rsidRDefault="00010215" w:rsidP="00010215">
      <w:pPr>
        <w:spacing w:after="0" w:line="240" w:lineRule="auto"/>
        <w:divId w:val="2116439976"/>
        <w:rPr>
          <w:rFonts w:ascii="Times New Roman" w:hAnsi="Times New Roman" w:cs="Times New Roman"/>
          <w:szCs w:val="20"/>
          <w:lang w:eastAsia="zh-CN"/>
        </w:rPr>
      </w:pPr>
      <w:r w:rsidRPr="004076E5">
        <w:rPr>
          <w:rFonts w:ascii="Times New Roman" w:hAnsi="Times New Roman" w:cs="Times New Roman"/>
          <w:b/>
          <w:szCs w:val="20"/>
          <w:u w:val="single"/>
          <w:lang w:eastAsia="zh-CN"/>
        </w:rPr>
        <w:t xml:space="preserve">PART A </w:t>
      </w:r>
      <w:r w:rsidRPr="004076E5">
        <w:rPr>
          <w:rFonts w:ascii="Times New Roman" w:hAnsi="Times New Roman" w:cs="Times New Roman"/>
          <w:szCs w:val="20"/>
          <w:lang w:eastAsia="zh-CN"/>
        </w:rPr>
        <w:t>(</w:t>
      </w:r>
      <w:r w:rsidRPr="004076E5">
        <w:rPr>
          <w:rFonts w:ascii="Times New Roman" w:hAnsi="Times New Roman" w:cs="Times New Roman"/>
          <w:i/>
          <w:szCs w:val="20"/>
          <w:lang w:eastAsia="zh-CN"/>
        </w:rPr>
        <w:t>To be completed by CPF Member or his/her solicitors.</w:t>
      </w:r>
      <w:r w:rsidRPr="004076E5">
        <w:rPr>
          <w:rFonts w:ascii="Times New Roman" w:hAnsi="Times New Roman" w:cs="Times New Roman"/>
          <w:szCs w:val="20"/>
          <w:lang w:eastAsia="zh-CN"/>
        </w:rPr>
        <w:t>)</w:t>
      </w:r>
    </w:p>
    <w:p w14:paraId="658D95DC" w14:textId="77777777" w:rsidR="00010215" w:rsidRDefault="00010215" w:rsidP="00010215">
      <w:pPr>
        <w:spacing w:after="0" w:line="240" w:lineRule="auto"/>
        <w:ind w:hanging="1440"/>
        <w:divId w:val="2116439976"/>
        <w:rPr>
          <w:rFonts w:ascii="Times New Roman" w:hAnsi="Times New Roman" w:cs="Times New Roman"/>
          <w:szCs w:val="20"/>
          <w:lang w:eastAsia="zh-CN"/>
        </w:rPr>
      </w:pPr>
    </w:p>
    <w:p w14:paraId="03BB0366" w14:textId="77777777" w:rsidR="005A22FC" w:rsidRDefault="005A22FC" w:rsidP="00010215">
      <w:pPr>
        <w:spacing w:after="0" w:line="240" w:lineRule="auto"/>
        <w:ind w:hanging="1440"/>
        <w:divId w:val="2116439976"/>
        <w:rPr>
          <w:rFonts w:ascii="Times New Roman" w:hAnsi="Times New Roman" w:cs="Times New Roman"/>
          <w:szCs w:val="20"/>
          <w:lang w:eastAsia="zh-CN"/>
        </w:rPr>
      </w:pPr>
    </w:p>
    <w:tbl>
      <w:tblPr>
        <w:tblW w:w="0" w:type="auto"/>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870"/>
        <w:gridCol w:w="4950"/>
      </w:tblGrid>
      <w:tr w:rsidR="00010215" w:rsidRPr="004076E5" w14:paraId="67EDECC2" w14:textId="77777777" w:rsidTr="00010215">
        <w:trPr>
          <w:divId w:val="2116439976"/>
        </w:trPr>
        <w:tc>
          <w:tcPr>
            <w:tcW w:w="3870" w:type="dxa"/>
          </w:tcPr>
          <w:p w14:paraId="387E17CD" w14:textId="77777777" w:rsidR="00010215" w:rsidRPr="004076E5" w:rsidRDefault="00010215" w:rsidP="005A22FC">
            <w:pPr>
              <w:spacing w:after="0" w:line="240" w:lineRule="auto"/>
              <w:rPr>
                <w:rFonts w:ascii="Times New Roman" w:hAnsi="Times New Roman" w:cs="Times New Roman"/>
                <w:szCs w:val="20"/>
                <w:lang w:eastAsia="zh-CN"/>
              </w:rPr>
            </w:pPr>
          </w:p>
          <w:p w14:paraId="5863F2B5" w14:textId="77777777" w:rsidR="00010215" w:rsidRPr="004076E5" w:rsidRDefault="00010215" w:rsidP="005A22FC">
            <w:pPr>
              <w:spacing w:after="0" w:line="240" w:lineRule="auto"/>
              <w:rPr>
                <w:rFonts w:ascii="Times New Roman" w:hAnsi="Times New Roman" w:cs="Times New Roman"/>
                <w:szCs w:val="20"/>
                <w:lang w:eastAsia="zh-CN"/>
              </w:rPr>
            </w:pPr>
            <w:r w:rsidRPr="004076E5">
              <w:rPr>
                <w:rFonts w:ascii="Times New Roman" w:hAnsi="Times New Roman" w:cs="Times New Roman"/>
                <w:szCs w:val="20"/>
                <w:lang w:eastAsia="zh-CN"/>
              </w:rPr>
              <w:t>Name of CPF member:</w:t>
            </w:r>
          </w:p>
          <w:p w14:paraId="0D62DE6D" w14:textId="77777777" w:rsidR="00010215" w:rsidRPr="004076E5" w:rsidRDefault="00010215" w:rsidP="005A22FC">
            <w:pPr>
              <w:spacing w:after="0" w:line="240" w:lineRule="auto"/>
              <w:rPr>
                <w:rFonts w:ascii="Times New Roman" w:hAnsi="Times New Roman" w:cs="Times New Roman"/>
                <w:szCs w:val="20"/>
                <w:lang w:eastAsia="zh-CN"/>
              </w:rPr>
            </w:pPr>
          </w:p>
        </w:tc>
        <w:tc>
          <w:tcPr>
            <w:tcW w:w="4950" w:type="dxa"/>
          </w:tcPr>
          <w:p w14:paraId="24FBB8D1" w14:textId="77777777" w:rsidR="00010215" w:rsidRPr="004076E5" w:rsidRDefault="00010215" w:rsidP="005A22FC">
            <w:pPr>
              <w:spacing w:after="0" w:line="240" w:lineRule="auto"/>
              <w:rPr>
                <w:rFonts w:ascii="Times New Roman" w:hAnsi="Times New Roman" w:cs="Times New Roman"/>
                <w:szCs w:val="20"/>
                <w:lang w:eastAsia="zh-CN"/>
              </w:rPr>
            </w:pPr>
          </w:p>
        </w:tc>
      </w:tr>
      <w:tr w:rsidR="00010215" w:rsidRPr="004076E5" w14:paraId="600F252E" w14:textId="77777777" w:rsidTr="00010215">
        <w:trPr>
          <w:divId w:val="2116439976"/>
        </w:trPr>
        <w:tc>
          <w:tcPr>
            <w:tcW w:w="3870" w:type="dxa"/>
          </w:tcPr>
          <w:p w14:paraId="2DA0CF94" w14:textId="77777777" w:rsidR="00010215" w:rsidRPr="004076E5" w:rsidRDefault="00010215" w:rsidP="005A22FC">
            <w:pPr>
              <w:spacing w:after="0" w:line="240" w:lineRule="auto"/>
              <w:rPr>
                <w:rFonts w:ascii="Times New Roman" w:hAnsi="Times New Roman" w:cs="Times New Roman"/>
                <w:szCs w:val="20"/>
                <w:lang w:eastAsia="zh-CN"/>
              </w:rPr>
            </w:pPr>
          </w:p>
          <w:p w14:paraId="0D483956" w14:textId="77777777" w:rsidR="00010215" w:rsidRPr="004076E5" w:rsidRDefault="00010215" w:rsidP="005A22FC">
            <w:pPr>
              <w:spacing w:after="0" w:line="240" w:lineRule="auto"/>
              <w:ind w:left="-18" w:firstLine="18"/>
              <w:rPr>
                <w:rFonts w:ascii="Times New Roman" w:hAnsi="Times New Roman" w:cs="Times New Roman"/>
                <w:szCs w:val="20"/>
                <w:lang w:eastAsia="zh-CN"/>
              </w:rPr>
            </w:pPr>
            <w:r w:rsidRPr="004076E5">
              <w:rPr>
                <w:rFonts w:ascii="Times New Roman" w:hAnsi="Times New Roman" w:cs="Times New Roman"/>
                <w:szCs w:val="20"/>
                <w:lang w:eastAsia="zh-CN"/>
              </w:rPr>
              <w:t>CPF Account No:</w:t>
            </w:r>
          </w:p>
          <w:p w14:paraId="26CC402E" w14:textId="77777777" w:rsidR="00010215" w:rsidRPr="004076E5" w:rsidRDefault="00010215" w:rsidP="005A22FC">
            <w:pPr>
              <w:spacing w:after="0" w:line="240" w:lineRule="auto"/>
              <w:rPr>
                <w:rFonts w:ascii="Times New Roman" w:hAnsi="Times New Roman" w:cs="Times New Roman"/>
                <w:szCs w:val="20"/>
                <w:lang w:eastAsia="zh-CN"/>
              </w:rPr>
            </w:pPr>
          </w:p>
        </w:tc>
        <w:tc>
          <w:tcPr>
            <w:tcW w:w="4950" w:type="dxa"/>
          </w:tcPr>
          <w:p w14:paraId="04C6F770" w14:textId="77777777" w:rsidR="00010215" w:rsidRPr="004076E5" w:rsidRDefault="00010215" w:rsidP="005A22FC">
            <w:pPr>
              <w:spacing w:after="0" w:line="240" w:lineRule="auto"/>
              <w:rPr>
                <w:rFonts w:ascii="Times New Roman" w:hAnsi="Times New Roman" w:cs="Times New Roman"/>
                <w:szCs w:val="20"/>
                <w:lang w:eastAsia="zh-CN"/>
              </w:rPr>
            </w:pPr>
          </w:p>
        </w:tc>
      </w:tr>
      <w:tr w:rsidR="00010215" w:rsidRPr="004076E5" w14:paraId="40A2256B" w14:textId="77777777" w:rsidTr="00010215">
        <w:trPr>
          <w:divId w:val="2116439976"/>
        </w:trPr>
        <w:tc>
          <w:tcPr>
            <w:tcW w:w="3870" w:type="dxa"/>
          </w:tcPr>
          <w:p w14:paraId="401236F8" w14:textId="77777777" w:rsidR="00010215" w:rsidRPr="004076E5" w:rsidRDefault="00010215" w:rsidP="005A22FC">
            <w:pPr>
              <w:spacing w:after="0" w:line="240" w:lineRule="auto"/>
              <w:rPr>
                <w:rFonts w:ascii="Times New Roman" w:hAnsi="Times New Roman" w:cs="Times New Roman"/>
                <w:szCs w:val="20"/>
                <w:lang w:eastAsia="zh-CN"/>
              </w:rPr>
            </w:pPr>
          </w:p>
          <w:p w14:paraId="15D39918" w14:textId="77777777" w:rsidR="00010215" w:rsidRPr="004076E5" w:rsidRDefault="00010215" w:rsidP="005A22FC">
            <w:pPr>
              <w:spacing w:after="0" w:line="240" w:lineRule="auto"/>
              <w:rPr>
                <w:rFonts w:ascii="Times New Roman" w:hAnsi="Times New Roman" w:cs="Times New Roman"/>
                <w:szCs w:val="20"/>
                <w:lang w:eastAsia="zh-CN"/>
              </w:rPr>
            </w:pPr>
            <w:r w:rsidRPr="004076E5">
              <w:rPr>
                <w:rFonts w:ascii="Times New Roman" w:hAnsi="Times New Roman" w:cs="Times New Roman"/>
                <w:szCs w:val="20"/>
                <w:lang w:eastAsia="zh-CN"/>
              </w:rPr>
              <w:t>Name of CPF member’s spouse:</w:t>
            </w:r>
          </w:p>
          <w:p w14:paraId="71A4EEC1" w14:textId="77777777" w:rsidR="00010215" w:rsidRPr="004076E5" w:rsidRDefault="00010215" w:rsidP="005A22FC">
            <w:pPr>
              <w:spacing w:after="0" w:line="240" w:lineRule="auto"/>
              <w:rPr>
                <w:rFonts w:ascii="Times New Roman" w:hAnsi="Times New Roman" w:cs="Times New Roman"/>
                <w:szCs w:val="20"/>
                <w:lang w:eastAsia="zh-CN"/>
              </w:rPr>
            </w:pPr>
          </w:p>
        </w:tc>
        <w:tc>
          <w:tcPr>
            <w:tcW w:w="4950" w:type="dxa"/>
          </w:tcPr>
          <w:p w14:paraId="5F68556D" w14:textId="77777777" w:rsidR="00010215" w:rsidRPr="004076E5" w:rsidRDefault="00010215" w:rsidP="005A22FC">
            <w:pPr>
              <w:spacing w:after="0" w:line="240" w:lineRule="auto"/>
              <w:rPr>
                <w:rFonts w:ascii="Times New Roman" w:hAnsi="Times New Roman" w:cs="Times New Roman"/>
                <w:szCs w:val="20"/>
                <w:lang w:eastAsia="zh-CN"/>
              </w:rPr>
            </w:pPr>
          </w:p>
        </w:tc>
      </w:tr>
      <w:tr w:rsidR="00010215" w:rsidRPr="004076E5" w14:paraId="03709A80" w14:textId="77777777" w:rsidTr="00010215">
        <w:trPr>
          <w:divId w:val="2116439976"/>
        </w:trPr>
        <w:tc>
          <w:tcPr>
            <w:tcW w:w="3870" w:type="dxa"/>
          </w:tcPr>
          <w:p w14:paraId="27824626" w14:textId="77777777" w:rsidR="00010215" w:rsidRPr="004076E5" w:rsidRDefault="00010215" w:rsidP="005A22FC">
            <w:pPr>
              <w:spacing w:after="0" w:line="240" w:lineRule="auto"/>
              <w:jc w:val="both"/>
              <w:rPr>
                <w:rFonts w:ascii="Times New Roman" w:hAnsi="Times New Roman" w:cs="Times New Roman"/>
                <w:szCs w:val="20"/>
                <w:lang w:eastAsia="zh-CN"/>
              </w:rPr>
            </w:pPr>
          </w:p>
          <w:p w14:paraId="4BC9F632" w14:textId="77777777" w:rsidR="00010215" w:rsidRPr="0083351D" w:rsidRDefault="00010215" w:rsidP="005A22FC">
            <w:pPr>
              <w:spacing w:after="120" w:line="240" w:lineRule="auto"/>
              <w:jc w:val="both"/>
              <w:rPr>
                <w:rFonts w:ascii="Times New Roman" w:hAnsi="Times New Roman" w:cs="Times New Roman"/>
                <w:szCs w:val="20"/>
                <w:lang w:eastAsia="zh-CN"/>
              </w:rPr>
            </w:pPr>
            <w:r w:rsidRPr="0083351D">
              <w:rPr>
                <w:rFonts w:ascii="Times New Roman" w:hAnsi="Times New Roman" w:cs="Times New Roman"/>
                <w:szCs w:val="20"/>
                <w:lang w:eastAsia="zh-CN"/>
              </w:rPr>
              <w:t>CPF Account No. of CPF member’s spouse:</w:t>
            </w:r>
          </w:p>
          <w:p w14:paraId="1DF6C691" w14:textId="77777777" w:rsidR="00010215" w:rsidRPr="004076E5" w:rsidRDefault="00010215" w:rsidP="005A22FC">
            <w:pPr>
              <w:spacing w:after="0" w:line="240" w:lineRule="auto"/>
              <w:jc w:val="both"/>
              <w:rPr>
                <w:rFonts w:ascii="Times New Roman" w:hAnsi="Times New Roman" w:cs="Times New Roman"/>
                <w:szCs w:val="20"/>
                <w:lang w:eastAsia="zh-CN"/>
              </w:rPr>
            </w:pPr>
          </w:p>
        </w:tc>
        <w:tc>
          <w:tcPr>
            <w:tcW w:w="4950" w:type="dxa"/>
          </w:tcPr>
          <w:p w14:paraId="1F2C5975" w14:textId="77777777" w:rsidR="00010215" w:rsidRPr="004076E5" w:rsidRDefault="00010215" w:rsidP="005A22FC">
            <w:pPr>
              <w:spacing w:after="0" w:line="240" w:lineRule="auto"/>
              <w:rPr>
                <w:rFonts w:ascii="Times New Roman" w:hAnsi="Times New Roman" w:cs="Times New Roman"/>
                <w:szCs w:val="20"/>
                <w:lang w:eastAsia="zh-CN"/>
              </w:rPr>
            </w:pPr>
          </w:p>
        </w:tc>
      </w:tr>
      <w:tr w:rsidR="00010215" w:rsidRPr="004076E5" w14:paraId="6762925D" w14:textId="77777777" w:rsidTr="00010215">
        <w:trPr>
          <w:divId w:val="2116439976"/>
        </w:trPr>
        <w:tc>
          <w:tcPr>
            <w:tcW w:w="3870" w:type="dxa"/>
          </w:tcPr>
          <w:p w14:paraId="11E3CE6F" w14:textId="77777777" w:rsidR="00010215" w:rsidRPr="004076E5" w:rsidRDefault="00010215" w:rsidP="005A22FC">
            <w:pPr>
              <w:spacing w:after="0" w:line="240" w:lineRule="auto"/>
              <w:rPr>
                <w:rFonts w:ascii="Times New Roman" w:hAnsi="Times New Roman" w:cs="Times New Roman"/>
                <w:szCs w:val="20"/>
                <w:lang w:eastAsia="zh-CN"/>
              </w:rPr>
            </w:pPr>
          </w:p>
          <w:p w14:paraId="6B73390F" w14:textId="77777777" w:rsidR="00010215" w:rsidRPr="004076E5" w:rsidRDefault="00010215" w:rsidP="005A22FC">
            <w:pPr>
              <w:spacing w:after="0" w:line="240" w:lineRule="auto"/>
              <w:rPr>
                <w:rFonts w:ascii="Times New Roman" w:hAnsi="Times New Roman" w:cs="Times New Roman"/>
                <w:szCs w:val="20"/>
                <w:lang w:eastAsia="zh-CN"/>
              </w:rPr>
            </w:pPr>
            <w:r w:rsidRPr="004076E5">
              <w:rPr>
                <w:rFonts w:ascii="Times New Roman" w:hAnsi="Times New Roman" w:cs="Times New Roman"/>
                <w:szCs w:val="20"/>
                <w:lang w:eastAsia="zh-CN"/>
              </w:rPr>
              <w:t>Date of Birth of CPF member:</w:t>
            </w:r>
          </w:p>
          <w:p w14:paraId="3E60F241" w14:textId="77777777" w:rsidR="00010215" w:rsidRPr="004076E5" w:rsidRDefault="00010215" w:rsidP="005A22FC">
            <w:pPr>
              <w:spacing w:after="0" w:line="240" w:lineRule="auto"/>
              <w:rPr>
                <w:rFonts w:ascii="Times New Roman" w:hAnsi="Times New Roman" w:cs="Times New Roman"/>
                <w:szCs w:val="20"/>
                <w:lang w:eastAsia="zh-CN"/>
              </w:rPr>
            </w:pPr>
          </w:p>
        </w:tc>
        <w:tc>
          <w:tcPr>
            <w:tcW w:w="4950" w:type="dxa"/>
          </w:tcPr>
          <w:p w14:paraId="283A808E" w14:textId="77777777" w:rsidR="00010215" w:rsidRPr="004076E5" w:rsidRDefault="00010215" w:rsidP="005A22FC">
            <w:pPr>
              <w:spacing w:after="0" w:line="240" w:lineRule="auto"/>
              <w:rPr>
                <w:rFonts w:ascii="Times New Roman" w:hAnsi="Times New Roman" w:cs="Times New Roman"/>
                <w:szCs w:val="20"/>
                <w:lang w:eastAsia="zh-CN"/>
              </w:rPr>
            </w:pPr>
          </w:p>
        </w:tc>
      </w:tr>
      <w:tr w:rsidR="00010215" w:rsidRPr="004076E5" w14:paraId="0F02EAE0" w14:textId="77777777" w:rsidTr="00010215">
        <w:trPr>
          <w:divId w:val="2116439976"/>
        </w:trPr>
        <w:tc>
          <w:tcPr>
            <w:tcW w:w="3870" w:type="dxa"/>
          </w:tcPr>
          <w:p w14:paraId="4B95DE43" w14:textId="77777777" w:rsidR="00010215" w:rsidRPr="004076E5" w:rsidRDefault="00010215" w:rsidP="005A22FC">
            <w:pPr>
              <w:spacing w:after="0" w:line="240" w:lineRule="auto"/>
              <w:rPr>
                <w:rFonts w:ascii="Times New Roman" w:hAnsi="Times New Roman" w:cs="Times New Roman"/>
                <w:szCs w:val="20"/>
                <w:lang w:eastAsia="zh-CN"/>
              </w:rPr>
            </w:pPr>
          </w:p>
          <w:p w14:paraId="4F7CA06F" w14:textId="77777777" w:rsidR="00010215" w:rsidRPr="004076E5" w:rsidRDefault="00010215" w:rsidP="005A22FC">
            <w:pPr>
              <w:spacing w:after="0" w:line="240" w:lineRule="auto"/>
              <w:rPr>
                <w:rFonts w:ascii="Times New Roman" w:hAnsi="Times New Roman" w:cs="Times New Roman"/>
                <w:szCs w:val="20"/>
                <w:lang w:eastAsia="zh-CN"/>
              </w:rPr>
            </w:pPr>
            <w:r w:rsidRPr="004076E5">
              <w:rPr>
                <w:rFonts w:ascii="Times New Roman" w:hAnsi="Times New Roman" w:cs="Times New Roman"/>
                <w:szCs w:val="20"/>
                <w:lang w:eastAsia="zh-CN"/>
              </w:rPr>
              <w:t>Age of CPF member:</w:t>
            </w:r>
          </w:p>
          <w:p w14:paraId="7B2391F8" w14:textId="77777777" w:rsidR="00010215" w:rsidRPr="004076E5" w:rsidRDefault="00010215" w:rsidP="005A22FC">
            <w:pPr>
              <w:spacing w:after="0" w:line="240" w:lineRule="auto"/>
              <w:rPr>
                <w:rFonts w:ascii="Times New Roman" w:hAnsi="Times New Roman" w:cs="Times New Roman"/>
                <w:szCs w:val="20"/>
                <w:lang w:eastAsia="zh-CN"/>
              </w:rPr>
            </w:pPr>
          </w:p>
        </w:tc>
        <w:tc>
          <w:tcPr>
            <w:tcW w:w="4950" w:type="dxa"/>
          </w:tcPr>
          <w:p w14:paraId="1EA3DA85" w14:textId="77777777" w:rsidR="00010215" w:rsidRPr="004076E5" w:rsidRDefault="00010215" w:rsidP="005A22FC">
            <w:pPr>
              <w:spacing w:after="0" w:line="240" w:lineRule="auto"/>
              <w:rPr>
                <w:rFonts w:ascii="Times New Roman" w:hAnsi="Times New Roman" w:cs="Times New Roman"/>
                <w:szCs w:val="20"/>
                <w:lang w:eastAsia="zh-CN"/>
              </w:rPr>
            </w:pPr>
          </w:p>
        </w:tc>
      </w:tr>
      <w:tr w:rsidR="00010215" w:rsidRPr="004076E5" w14:paraId="74C00960" w14:textId="77777777" w:rsidTr="00010215">
        <w:trPr>
          <w:divId w:val="2116439976"/>
        </w:trPr>
        <w:tc>
          <w:tcPr>
            <w:tcW w:w="3870" w:type="dxa"/>
          </w:tcPr>
          <w:p w14:paraId="7DF93C95" w14:textId="77777777" w:rsidR="0050747D" w:rsidRDefault="0050747D" w:rsidP="005A22FC">
            <w:pPr>
              <w:spacing w:after="0" w:line="240" w:lineRule="auto"/>
              <w:rPr>
                <w:rFonts w:ascii="Times New Roman" w:hAnsi="Times New Roman" w:cs="Times New Roman"/>
                <w:szCs w:val="20"/>
                <w:lang w:eastAsia="zh-CN"/>
              </w:rPr>
            </w:pPr>
          </w:p>
          <w:p w14:paraId="5D961C95" w14:textId="77777777" w:rsidR="00010215" w:rsidRPr="004076E5" w:rsidRDefault="00010215" w:rsidP="005A22FC">
            <w:pPr>
              <w:spacing w:after="0" w:line="240" w:lineRule="auto"/>
              <w:rPr>
                <w:rFonts w:ascii="Times New Roman" w:hAnsi="Times New Roman" w:cs="Times New Roman"/>
                <w:szCs w:val="20"/>
                <w:lang w:eastAsia="zh-CN"/>
              </w:rPr>
            </w:pPr>
            <w:r w:rsidRPr="004076E5">
              <w:rPr>
                <w:rFonts w:ascii="Times New Roman" w:hAnsi="Times New Roman" w:cs="Times New Roman"/>
                <w:szCs w:val="20"/>
                <w:lang w:eastAsia="zh-CN"/>
              </w:rPr>
              <w:lastRenderedPageBreak/>
              <w:t>The HDB matrimonial asset (“the flat”)</w:t>
            </w:r>
          </w:p>
          <w:p w14:paraId="62D37517" w14:textId="77777777" w:rsidR="00010215" w:rsidRPr="004076E5" w:rsidRDefault="00010215" w:rsidP="005A22FC">
            <w:pPr>
              <w:spacing w:after="0" w:line="240" w:lineRule="auto"/>
              <w:rPr>
                <w:rFonts w:ascii="Times New Roman" w:hAnsi="Times New Roman" w:cs="Times New Roman"/>
                <w:szCs w:val="20"/>
                <w:lang w:eastAsia="zh-CN"/>
              </w:rPr>
            </w:pPr>
          </w:p>
        </w:tc>
        <w:tc>
          <w:tcPr>
            <w:tcW w:w="4950" w:type="dxa"/>
          </w:tcPr>
          <w:p w14:paraId="653FE1F3" w14:textId="77777777" w:rsidR="0050747D" w:rsidRDefault="0050747D" w:rsidP="005A22FC">
            <w:pPr>
              <w:spacing w:after="120" w:line="240" w:lineRule="auto"/>
              <w:rPr>
                <w:rFonts w:ascii="Times New Roman" w:hAnsi="Times New Roman" w:cs="Times New Roman"/>
                <w:szCs w:val="20"/>
                <w:lang w:eastAsia="zh-CN"/>
              </w:rPr>
            </w:pPr>
          </w:p>
          <w:p w14:paraId="5ECC0503" w14:textId="77777777" w:rsidR="00010215" w:rsidRPr="004076E5" w:rsidRDefault="00010215" w:rsidP="005A22FC">
            <w:pPr>
              <w:spacing w:after="120" w:line="240" w:lineRule="auto"/>
              <w:rPr>
                <w:rFonts w:ascii="Times New Roman" w:hAnsi="Times New Roman" w:cs="Times New Roman"/>
                <w:szCs w:val="20"/>
                <w:u w:val="single"/>
                <w:lang w:eastAsia="zh-CN"/>
              </w:rPr>
            </w:pPr>
            <w:r w:rsidRPr="004076E5">
              <w:rPr>
                <w:rFonts w:ascii="Times New Roman" w:hAnsi="Times New Roman" w:cs="Times New Roman"/>
                <w:szCs w:val="20"/>
                <w:lang w:eastAsia="zh-CN"/>
              </w:rPr>
              <w:lastRenderedPageBreak/>
              <w:t xml:space="preserve">[   </w:t>
            </w:r>
            <w:proofErr w:type="gramStart"/>
            <w:r w:rsidRPr="004076E5">
              <w:rPr>
                <w:rFonts w:ascii="Times New Roman" w:hAnsi="Times New Roman" w:cs="Times New Roman"/>
                <w:szCs w:val="20"/>
                <w:lang w:eastAsia="zh-CN"/>
              </w:rPr>
              <w:t xml:space="preserve">  </w:t>
            </w:r>
            <w:r w:rsidRPr="004076E5">
              <w:rPr>
                <w:rFonts w:ascii="Times New Roman" w:hAnsi="Times New Roman" w:cs="Times New Roman"/>
                <w:szCs w:val="20"/>
                <w:u w:val="single"/>
                <w:lang w:eastAsia="zh-CN"/>
              </w:rPr>
              <w:t>]</w:t>
            </w:r>
            <w:proofErr w:type="gramEnd"/>
            <w:r w:rsidRPr="004076E5">
              <w:rPr>
                <w:rFonts w:ascii="Times New Roman" w:hAnsi="Times New Roman" w:cs="Times New Roman"/>
                <w:szCs w:val="20"/>
                <w:lang w:eastAsia="zh-CN"/>
              </w:rPr>
              <w:tab/>
            </w:r>
            <w:r w:rsidRPr="004076E5">
              <w:rPr>
                <w:rFonts w:ascii="Times New Roman" w:hAnsi="Times New Roman" w:cs="Times New Roman"/>
                <w:i/>
                <w:szCs w:val="20"/>
                <w:u w:val="single"/>
                <w:lang w:eastAsia="zh-CN"/>
              </w:rPr>
              <w:t>(state address)</w:t>
            </w:r>
            <w:r w:rsidRPr="004076E5">
              <w:rPr>
                <w:rFonts w:ascii="Times New Roman" w:hAnsi="Times New Roman" w:cs="Times New Roman"/>
                <w:i/>
                <w:szCs w:val="20"/>
                <w:u w:val="single"/>
                <w:lang w:eastAsia="zh-CN"/>
              </w:rPr>
              <w:tab/>
            </w:r>
            <w:r w:rsidRPr="004076E5">
              <w:rPr>
                <w:rFonts w:ascii="Times New Roman" w:hAnsi="Times New Roman" w:cs="Times New Roman"/>
                <w:i/>
                <w:szCs w:val="20"/>
                <w:u w:val="single"/>
                <w:lang w:eastAsia="zh-CN"/>
              </w:rPr>
              <w:tab/>
            </w:r>
            <w:r w:rsidRPr="004076E5">
              <w:rPr>
                <w:rFonts w:ascii="Times New Roman" w:hAnsi="Times New Roman" w:cs="Times New Roman"/>
                <w:i/>
                <w:szCs w:val="20"/>
                <w:u w:val="single"/>
                <w:lang w:eastAsia="zh-CN"/>
              </w:rPr>
              <w:tab/>
            </w:r>
            <w:r w:rsidRPr="004076E5">
              <w:rPr>
                <w:rFonts w:ascii="Times New Roman" w:hAnsi="Times New Roman" w:cs="Times New Roman"/>
                <w:i/>
                <w:szCs w:val="20"/>
                <w:u w:val="single"/>
                <w:lang w:eastAsia="zh-CN"/>
              </w:rPr>
              <w:tab/>
            </w:r>
            <w:r w:rsidRPr="004076E5">
              <w:rPr>
                <w:rFonts w:ascii="Times New Roman" w:hAnsi="Times New Roman" w:cs="Times New Roman"/>
                <w:szCs w:val="20"/>
                <w:lang w:eastAsia="zh-CN"/>
              </w:rPr>
              <w:tab/>
              <w:t>_______________________________</w:t>
            </w:r>
          </w:p>
          <w:p w14:paraId="53E926D8" w14:textId="77777777" w:rsidR="00010215" w:rsidRPr="004076E5" w:rsidRDefault="00010215" w:rsidP="005A22FC">
            <w:pPr>
              <w:spacing w:after="0" w:line="240" w:lineRule="auto"/>
              <w:rPr>
                <w:rFonts w:ascii="Times New Roman" w:hAnsi="Times New Roman" w:cs="Times New Roman"/>
                <w:szCs w:val="20"/>
                <w:lang w:eastAsia="zh-CN"/>
              </w:rPr>
            </w:pPr>
          </w:p>
          <w:p w14:paraId="328415BF" w14:textId="77777777" w:rsidR="00010215" w:rsidRDefault="00010215" w:rsidP="0050747D">
            <w:pPr>
              <w:spacing w:after="0"/>
              <w:ind w:left="619" w:hanging="619"/>
              <w:jc w:val="both"/>
              <w:rPr>
                <w:rFonts w:ascii="Times New Roman" w:hAnsi="Times New Roman" w:cs="Times New Roman"/>
                <w:szCs w:val="20"/>
                <w:lang w:val="en-US"/>
              </w:rPr>
            </w:pPr>
            <w:r w:rsidRPr="004076E5">
              <w:rPr>
                <w:rFonts w:ascii="Times New Roman" w:hAnsi="Times New Roman" w:cs="Times New Roman"/>
                <w:szCs w:val="20"/>
                <w:lang w:val="en-US"/>
              </w:rPr>
              <w:t xml:space="preserve">[   </w:t>
            </w:r>
            <w:proofErr w:type="gramStart"/>
            <w:r w:rsidRPr="004076E5">
              <w:rPr>
                <w:rFonts w:ascii="Times New Roman" w:hAnsi="Times New Roman" w:cs="Times New Roman"/>
                <w:szCs w:val="20"/>
                <w:lang w:val="en-US"/>
              </w:rPr>
              <w:t xml:space="preserve">  ]</w:t>
            </w:r>
            <w:proofErr w:type="gramEnd"/>
            <w:r w:rsidRPr="004076E5">
              <w:rPr>
                <w:rFonts w:ascii="Times New Roman" w:hAnsi="Times New Roman" w:cs="Times New Roman"/>
                <w:szCs w:val="20"/>
                <w:lang w:val="en-US"/>
              </w:rPr>
              <w:tab/>
              <w:t>The CPF member has an agreement for lease with the HDB and has not taken possession of the flat.</w:t>
            </w:r>
          </w:p>
          <w:p w14:paraId="1042FBBC" w14:textId="77777777" w:rsidR="0050747D" w:rsidRPr="004076E5" w:rsidRDefault="0050747D" w:rsidP="0050747D">
            <w:pPr>
              <w:spacing w:after="0"/>
              <w:ind w:left="619" w:hanging="619"/>
              <w:jc w:val="both"/>
              <w:rPr>
                <w:rFonts w:ascii="Times New Roman" w:hAnsi="Times New Roman" w:cs="Times New Roman"/>
                <w:szCs w:val="20"/>
                <w:lang w:eastAsia="zh-CN"/>
              </w:rPr>
            </w:pPr>
          </w:p>
        </w:tc>
      </w:tr>
      <w:tr w:rsidR="00010215" w:rsidRPr="004076E5" w14:paraId="786CD973" w14:textId="77777777" w:rsidTr="00010215">
        <w:trPr>
          <w:divId w:val="2116439976"/>
        </w:trPr>
        <w:tc>
          <w:tcPr>
            <w:tcW w:w="3870" w:type="dxa"/>
            <w:tcBorders>
              <w:bottom w:val="single" w:sz="4" w:space="0" w:color="auto"/>
            </w:tcBorders>
          </w:tcPr>
          <w:p w14:paraId="06349CEB" w14:textId="77777777" w:rsidR="00010215" w:rsidRPr="004076E5" w:rsidRDefault="00010215" w:rsidP="005A22FC">
            <w:pPr>
              <w:spacing w:after="0" w:line="240" w:lineRule="auto"/>
              <w:rPr>
                <w:rFonts w:ascii="Times New Roman" w:hAnsi="Times New Roman" w:cs="Times New Roman"/>
                <w:szCs w:val="20"/>
                <w:lang w:eastAsia="zh-CN"/>
              </w:rPr>
            </w:pPr>
          </w:p>
          <w:p w14:paraId="2B748C5C" w14:textId="77777777" w:rsidR="00010215" w:rsidRPr="004076E5" w:rsidRDefault="00010215" w:rsidP="005A22FC">
            <w:pPr>
              <w:spacing w:after="0" w:line="240" w:lineRule="auto"/>
              <w:rPr>
                <w:rFonts w:ascii="Times New Roman" w:hAnsi="Times New Roman" w:cs="Times New Roman"/>
                <w:szCs w:val="20"/>
                <w:lang w:eastAsia="zh-CN"/>
              </w:rPr>
            </w:pPr>
            <w:r w:rsidRPr="004076E5">
              <w:rPr>
                <w:rFonts w:ascii="Times New Roman" w:hAnsi="Times New Roman" w:cs="Times New Roman"/>
                <w:szCs w:val="20"/>
                <w:lang w:eastAsia="zh-CN"/>
              </w:rPr>
              <w:t xml:space="preserve">Name and address of CPF member’s solicitors </w:t>
            </w:r>
          </w:p>
          <w:p w14:paraId="3139669C" w14:textId="77777777" w:rsidR="00010215" w:rsidRPr="004076E5" w:rsidRDefault="00010215" w:rsidP="005A22FC">
            <w:pPr>
              <w:spacing w:after="0" w:line="240" w:lineRule="auto"/>
              <w:rPr>
                <w:rFonts w:ascii="Times New Roman" w:hAnsi="Times New Roman" w:cs="Times New Roman"/>
                <w:szCs w:val="20"/>
                <w:lang w:eastAsia="zh-CN"/>
              </w:rPr>
            </w:pPr>
          </w:p>
        </w:tc>
        <w:tc>
          <w:tcPr>
            <w:tcW w:w="4950" w:type="dxa"/>
          </w:tcPr>
          <w:p w14:paraId="02224990" w14:textId="77777777" w:rsidR="00010215" w:rsidRPr="004076E5" w:rsidRDefault="00010215" w:rsidP="005A22FC">
            <w:pPr>
              <w:spacing w:after="0" w:line="240" w:lineRule="auto"/>
              <w:rPr>
                <w:rFonts w:ascii="Times New Roman" w:hAnsi="Times New Roman" w:cs="Times New Roman"/>
                <w:szCs w:val="20"/>
                <w:lang w:eastAsia="zh-CN"/>
              </w:rPr>
            </w:pPr>
          </w:p>
        </w:tc>
      </w:tr>
      <w:tr w:rsidR="00010215" w:rsidRPr="004076E5" w14:paraId="618EE281" w14:textId="77777777" w:rsidTr="00010215">
        <w:trPr>
          <w:divId w:val="2116439976"/>
          <w:trHeight w:val="1258"/>
        </w:trPr>
        <w:tc>
          <w:tcPr>
            <w:tcW w:w="3870" w:type="dxa"/>
            <w:tcBorders>
              <w:right w:val="nil"/>
            </w:tcBorders>
          </w:tcPr>
          <w:p w14:paraId="02DEFD34" w14:textId="77777777" w:rsidR="00010215" w:rsidRPr="004076E5" w:rsidRDefault="00010215" w:rsidP="005A22FC">
            <w:pPr>
              <w:spacing w:after="0" w:line="240" w:lineRule="auto"/>
              <w:rPr>
                <w:rFonts w:ascii="Times New Roman" w:hAnsi="Times New Roman" w:cs="Times New Roman"/>
                <w:szCs w:val="20"/>
                <w:lang w:eastAsia="zh-CN"/>
              </w:rPr>
            </w:pPr>
          </w:p>
          <w:p w14:paraId="3FA47800" w14:textId="77777777" w:rsidR="00010215" w:rsidRPr="004076E5" w:rsidRDefault="00010215" w:rsidP="005A22FC">
            <w:pPr>
              <w:spacing w:after="0" w:line="240" w:lineRule="auto"/>
              <w:rPr>
                <w:rFonts w:ascii="Times New Roman" w:hAnsi="Times New Roman" w:cs="Times New Roman"/>
                <w:szCs w:val="20"/>
                <w:lang w:eastAsia="zh-CN"/>
              </w:rPr>
            </w:pPr>
            <w:r w:rsidRPr="004076E5">
              <w:rPr>
                <w:rFonts w:ascii="Times New Roman" w:hAnsi="Times New Roman" w:cs="Times New Roman"/>
                <w:szCs w:val="20"/>
                <w:lang w:eastAsia="zh-CN"/>
              </w:rPr>
              <w:t>____________</w:t>
            </w:r>
          </w:p>
          <w:p w14:paraId="239C761D" w14:textId="77777777" w:rsidR="00010215" w:rsidRPr="004076E5" w:rsidRDefault="00010215" w:rsidP="005A22FC">
            <w:pPr>
              <w:spacing w:after="0" w:line="240" w:lineRule="auto"/>
              <w:rPr>
                <w:rFonts w:ascii="Times New Roman" w:hAnsi="Times New Roman" w:cs="Times New Roman"/>
                <w:szCs w:val="20"/>
                <w:lang w:eastAsia="zh-CN"/>
              </w:rPr>
            </w:pPr>
            <w:r w:rsidRPr="004076E5">
              <w:rPr>
                <w:rFonts w:ascii="Times New Roman" w:hAnsi="Times New Roman" w:cs="Times New Roman"/>
                <w:szCs w:val="20"/>
                <w:lang w:eastAsia="zh-CN"/>
              </w:rPr>
              <w:t>Date</w:t>
            </w:r>
          </w:p>
        </w:tc>
        <w:tc>
          <w:tcPr>
            <w:tcW w:w="4950" w:type="dxa"/>
            <w:tcBorders>
              <w:left w:val="nil"/>
            </w:tcBorders>
          </w:tcPr>
          <w:p w14:paraId="446C0669" w14:textId="77777777" w:rsidR="00010215" w:rsidRPr="004076E5" w:rsidRDefault="00010215" w:rsidP="005A22FC">
            <w:pPr>
              <w:spacing w:after="0" w:line="240" w:lineRule="auto"/>
              <w:rPr>
                <w:rFonts w:ascii="Times New Roman" w:hAnsi="Times New Roman" w:cs="Times New Roman"/>
                <w:szCs w:val="20"/>
                <w:lang w:eastAsia="zh-CN"/>
              </w:rPr>
            </w:pPr>
          </w:p>
          <w:p w14:paraId="7F3EB5BE" w14:textId="77777777" w:rsidR="00010215" w:rsidRPr="004076E5" w:rsidRDefault="00010215" w:rsidP="005A22FC">
            <w:pPr>
              <w:spacing w:after="0" w:line="240" w:lineRule="auto"/>
              <w:rPr>
                <w:rFonts w:ascii="Times New Roman" w:hAnsi="Times New Roman" w:cs="Times New Roman"/>
                <w:szCs w:val="20"/>
                <w:lang w:eastAsia="zh-CN"/>
              </w:rPr>
            </w:pPr>
            <w:r w:rsidRPr="004076E5">
              <w:rPr>
                <w:rFonts w:ascii="Times New Roman" w:hAnsi="Times New Roman" w:cs="Times New Roman"/>
                <w:szCs w:val="20"/>
                <w:lang w:eastAsia="zh-CN"/>
              </w:rPr>
              <w:t>______________________________________</w:t>
            </w:r>
          </w:p>
          <w:p w14:paraId="23CF44CB" w14:textId="77777777" w:rsidR="00010215" w:rsidRPr="004076E5" w:rsidRDefault="00010215" w:rsidP="005A22FC">
            <w:pPr>
              <w:spacing w:after="0" w:line="240" w:lineRule="auto"/>
              <w:rPr>
                <w:rFonts w:ascii="Times New Roman" w:hAnsi="Times New Roman" w:cs="Times New Roman"/>
                <w:szCs w:val="20"/>
                <w:lang w:eastAsia="zh-CN"/>
              </w:rPr>
            </w:pPr>
            <w:r w:rsidRPr="004076E5">
              <w:rPr>
                <w:rFonts w:ascii="Times New Roman" w:hAnsi="Times New Roman" w:cs="Times New Roman"/>
                <w:szCs w:val="20"/>
                <w:lang w:eastAsia="zh-CN"/>
              </w:rPr>
              <w:t xml:space="preserve">Name and Signature of CPF member/solicitors </w:t>
            </w:r>
          </w:p>
        </w:tc>
      </w:tr>
    </w:tbl>
    <w:p w14:paraId="419468FF" w14:textId="77777777" w:rsidR="00010215" w:rsidRDefault="00010215" w:rsidP="00010215">
      <w:pPr>
        <w:spacing w:after="0" w:line="480" w:lineRule="auto"/>
        <w:divId w:val="2116439976"/>
        <w:rPr>
          <w:rFonts w:ascii="Times New Roman" w:hAnsi="Times New Roman" w:cs="Times New Roman"/>
          <w:b/>
          <w:snapToGrid w:val="0"/>
          <w:szCs w:val="20"/>
          <w:u w:val="single"/>
        </w:rPr>
      </w:pPr>
    </w:p>
    <w:p w14:paraId="758CDB52" w14:textId="77777777" w:rsidR="00010215" w:rsidRPr="004076E5" w:rsidRDefault="00010215" w:rsidP="00010215">
      <w:pPr>
        <w:spacing w:after="0" w:line="480" w:lineRule="auto"/>
        <w:divId w:val="2116439976"/>
        <w:rPr>
          <w:rFonts w:ascii="Times New Roman" w:hAnsi="Times New Roman" w:cs="Times New Roman"/>
          <w:i/>
          <w:snapToGrid w:val="0"/>
          <w:szCs w:val="20"/>
        </w:rPr>
      </w:pPr>
      <w:r w:rsidRPr="004076E5">
        <w:rPr>
          <w:rFonts w:ascii="Times New Roman" w:hAnsi="Times New Roman" w:cs="Times New Roman"/>
          <w:b/>
          <w:snapToGrid w:val="0"/>
          <w:szCs w:val="20"/>
          <w:u w:val="single"/>
        </w:rPr>
        <w:t xml:space="preserve">PART B </w:t>
      </w:r>
      <w:r w:rsidRPr="004076E5">
        <w:rPr>
          <w:rFonts w:ascii="Times New Roman" w:hAnsi="Times New Roman" w:cs="Times New Roman"/>
          <w:i/>
          <w:snapToGrid w:val="0"/>
          <w:szCs w:val="20"/>
        </w:rPr>
        <w:t>(To be completed by the CPF Board)</w:t>
      </w:r>
    </w:p>
    <w:p w14:paraId="37C6CD14" w14:textId="77777777" w:rsidR="00010215" w:rsidRPr="004076E5" w:rsidRDefault="00010215" w:rsidP="00010215">
      <w:pPr>
        <w:spacing w:after="0" w:line="240" w:lineRule="auto"/>
        <w:divId w:val="2116439976"/>
        <w:rPr>
          <w:rFonts w:ascii="Times New Roman" w:hAnsi="Times New Roman" w:cs="Times New Roman"/>
          <w:snapToGrid w:val="0"/>
          <w:szCs w:val="20"/>
          <w:u w:val="single"/>
        </w:rPr>
      </w:pPr>
      <w:r w:rsidRPr="004076E5">
        <w:rPr>
          <w:rFonts w:ascii="Times New Roman" w:hAnsi="Times New Roman" w:cs="Times New Roman"/>
          <w:snapToGrid w:val="0"/>
          <w:szCs w:val="20"/>
        </w:rPr>
        <w:t>CPF Account Number:</w:t>
      </w:r>
      <w:r w:rsidRPr="004076E5">
        <w:rPr>
          <w:rFonts w:ascii="Times New Roman" w:hAnsi="Times New Roman" w:cs="Times New Roman"/>
          <w:snapToGrid w:val="0"/>
          <w:szCs w:val="20"/>
        </w:rPr>
        <w:tab/>
      </w:r>
      <w:r w:rsidRPr="004076E5">
        <w:rPr>
          <w:rFonts w:ascii="Times New Roman" w:hAnsi="Times New Roman" w:cs="Times New Roman"/>
          <w:snapToGrid w:val="0"/>
          <w:szCs w:val="20"/>
          <w:u w:val="single"/>
        </w:rPr>
        <w:tab/>
      </w:r>
      <w:r w:rsidRPr="004076E5">
        <w:rPr>
          <w:rFonts w:ascii="Times New Roman" w:hAnsi="Times New Roman" w:cs="Times New Roman"/>
          <w:snapToGrid w:val="0"/>
          <w:szCs w:val="20"/>
          <w:u w:val="single"/>
        </w:rPr>
        <w:tab/>
      </w:r>
      <w:r w:rsidRPr="004076E5">
        <w:rPr>
          <w:rFonts w:ascii="Times New Roman" w:hAnsi="Times New Roman" w:cs="Times New Roman"/>
          <w:snapToGrid w:val="0"/>
          <w:szCs w:val="20"/>
          <w:u w:val="single"/>
        </w:rPr>
        <w:tab/>
      </w:r>
    </w:p>
    <w:p w14:paraId="60B64E82" w14:textId="77777777" w:rsidR="00010215" w:rsidRDefault="00010215" w:rsidP="00010215">
      <w:pPr>
        <w:spacing w:after="0" w:line="240" w:lineRule="auto"/>
        <w:divId w:val="2116439976"/>
        <w:rPr>
          <w:rFonts w:ascii="Times New Roman" w:hAnsi="Times New Roman" w:cs="Times New Roman"/>
          <w:snapToGrid w:val="0"/>
          <w:szCs w:val="20"/>
          <w:u w:val="single"/>
        </w:rPr>
      </w:pPr>
    </w:p>
    <w:p w14:paraId="4CEEADB0" w14:textId="77777777" w:rsidR="005A22FC" w:rsidRPr="004076E5" w:rsidRDefault="005A22FC" w:rsidP="00010215">
      <w:pPr>
        <w:spacing w:after="0" w:line="240" w:lineRule="auto"/>
        <w:divId w:val="2116439976"/>
        <w:rPr>
          <w:rFonts w:ascii="Times New Roman" w:hAnsi="Times New Roman" w:cs="Times New Roman"/>
          <w:snapToGrid w:val="0"/>
          <w:szCs w:val="20"/>
          <w:u w:val="single"/>
        </w:rPr>
      </w:pPr>
    </w:p>
    <w:tbl>
      <w:tblPr>
        <w:tblW w:w="874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098"/>
        <w:gridCol w:w="170"/>
        <w:gridCol w:w="4780"/>
        <w:gridCol w:w="2700"/>
      </w:tblGrid>
      <w:tr w:rsidR="00010215" w:rsidRPr="004076E5" w14:paraId="0AEDD208" w14:textId="77777777" w:rsidTr="00010215">
        <w:trPr>
          <w:divId w:val="2116439976"/>
          <w:trHeight w:val="750"/>
        </w:trPr>
        <w:tc>
          <w:tcPr>
            <w:tcW w:w="1268" w:type="dxa"/>
            <w:gridSpan w:val="2"/>
            <w:tcBorders>
              <w:right w:val="nil"/>
            </w:tcBorders>
          </w:tcPr>
          <w:p w14:paraId="7B8A1851" w14:textId="77777777" w:rsidR="00010215" w:rsidRPr="004076E5" w:rsidRDefault="00010215" w:rsidP="005A22FC">
            <w:pPr>
              <w:spacing w:after="0" w:line="240" w:lineRule="auto"/>
              <w:rPr>
                <w:rFonts w:ascii="Times New Roman" w:hAnsi="Times New Roman" w:cs="Times New Roman"/>
                <w:b/>
                <w:szCs w:val="20"/>
                <w:lang w:eastAsia="zh-CN"/>
              </w:rPr>
            </w:pPr>
            <w:r w:rsidRPr="004076E5">
              <w:rPr>
                <w:rFonts w:ascii="Times New Roman" w:hAnsi="Times New Roman" w:cs="Times New Roman"/>
                <w:b/>
                <w:szCs w:val="20"/>
                <w:lang w:eastAsia="zh-CN"/>
              </w:rPr>
              <w:t>Query 1</w:t>
            </w:r>
          </w:p>
        </w:tc>
        <w:tc>
          <w:tcPr>
            <w:tcW w:w="7480" w:type="dxa"/>
            <w:gridSpan w:val="2"/>
            <w:tcBorders>
              <w:left w:val="nil"/>
              <w:bottom w:val="single" w:sz="4" w:space="0" w:color="auto"/>
            </w:tcBorders>
          </w:tcPr>
          <w:p w14:paraId="7BD3E464" w14:textId="77777777" w:rsidR="00010215" w:rsidRPr="004076E5" w:rsidRDefault="00010215" w:rsidP="005A22FC">
            <w:pPr>
              <w:spacing w:after="0" w:line="240" w:lineRule="auto"/>
              <w:jc w:val="both"/>
              <w:rPr>
                <w:rFonts w:ascii="Times New Roman" w:hAnsi="Times New Roman" w:cs="Times New Roman"/>
                <w:b/>
                <w:szCs w:val="20"/>
                <w:lang w:eastAsia="zh-CN"/>
              </w:rPr>
            </w:pPr>
            <w:r w:rsidRPr="004076E5">
              <w:rPr>
                <w:rFonts w:ascii="Times New Roman" w:hAnsi="Times New Roman" w:cs="Times New Roman"/>
                <w:b/>
                <w:szCs w:val="20"/>
                <w:lang w:eastAsia="zh-CN"/>
              </w:rPr>
              <w:t>Were CPF funds used for the purchase of the flat or for financing the purchase of the flat or for the payment of approved upgrading works carried out by HDB? If yes, what is the principal sum utilised and accrued interest on the principal sum utilised?</w:t>
            </w:r>
          </w:p>
        </w:tc>
      </w:tr>
      <w:tr w:rsidR="00010215" w:rsidRPr="004076E5" w14:paraId="13B7F469" w14:textId="77777777" w:rsidTr="00010215">
        <w:trPr>
          <w:divId w:val="2116439976"/>
          <w:cantSplit/>
          <w:trHeight w:val="732"/>
        </w:trPr>
        <w:tc>
          <w:tcPr>
            <w:tcW w:w="1098" w:type="dxa"/>
            <w:tcBorders>
              <w:bottom w:val="nil"/>
              <w:right w:val="nil"/>
            </w:tcBorders>
          </w:tcPr>
          <w:p w14:paraId="609F4091" w14:textId="77777777" w:rsidR="00010215" w:rsidRPr="004076E5" w:rsidRDefault="003C39EA" w:rsidP="005A22FC">
            <w:pPr>
              <w:spacing w:after="0" w:line="240" w:lineRule="auto"/>
              <w:rPr>
                <w:rFonts w:ascii="Times New Roman" w:hAnsi="Times New Roman" w:cs="Times New Roman"/>
                <w:szCs w:val="20"/>
                <w:lang w:eastAsia="zh-CN"/>
              </w:rPr>
            </w:pPr>
            <w:r>
              <w:rPr>
                <w:noProof/>
              </w:rPr>
              <mc:AlternateContent>
                <mc:Choice Requires="wps">
                  <w:drawing>
                    <wp:anchor distT="0" distB="0" distL="114300" distR="114300" simplePos="0" relativeHeight="251676160" behindDoc="0" locked="0" layoutInCell="0" allowOverlap="1" wp14:anchorId="42B80888" wp14:editId="292C299E">
                      <wp:simplePos x="0" y="0"/>
                      <wp:positionH relativeFrom="column">
                        <wp:posOffset>3840480</wp:posOffset>
                      </wp:positionH>
                      <wp:positionV relativeFrom="paragraph">
                        <wp:posOffset>35560</wp:posOffset>
                      </wp:positionV>
                      <wp:extent cx="247650" cy="238125"/>
                      <wp:effectExtent l="0" t="0" r="19050" b="28575"/>
                      <wp:wrapNone/>
                      <wp:docPr id="46"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23812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0138ED6" id="Rectangle 6" o:spid="_x0000_s1026" style="position:absolute;margin-left:302.4pt;margin-top:2.8pt;width:19.5pt;height:18.75pt;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" o:allowincell="f"/>
                  </w:pict>
                </mc:Fallback>
              </mc:AlternateContent>
            </w:r>
            <w:r w:rsidR="00010215" w:rsidRPr="004076E5">
              <w:rPr>
                <w:rFonts w:ascii="Times New Roman" w:hAnsi="Times New Roman" w:cs="Times New Roman"/>
                <w:szCs w:val="20"/>
                <w:lang w:eastAsia="zh-CN"/>
              </w:rPr>
              <w:t>Answer:</w:t>
            </w:r>
          </w:p>
        </w:tc>
        <w:tc>
          <w:tcPr>
            <w:tcW w:w="4950" w:type="dxa"/>
            <w:gridSpan w:val="2"/>
            <w:tcBorders>
              <w:left w:val="nil"/>
              <w:bottom w:val="nil"/>
              <w:right w:val="nil"/>
            </w:tcBorders>
          </w:tcPr>
          <w:p w14:paraId="587CD556" w14:textId="77777777" w:rsidR="00010215" w:rsidRPr="004076E5" w:rsidRDefault="00010215" w:rsidP="005A22FC">
            <w:pPr>
              <w:spacing w:after="0" w:line="240" w:lineRule="auto"/>
              <w:rPr>
                <w:rFonts w:ascii="Times New Roman" w:hAnsi="Times New Roman" w:cs="Times New Roman"/>
                <w:szCs w:val="20"/>
                <w:lang w:eastAsia="zh-CN"/>
              </w:rPr>
            </w:pPr>
            <w:r w:rsidRPr="004076E5">
              <w:rPr>
                <w:rFonts w:ascii="Times New Roman" w:hAnsi="Times New Roman" w:cs="Times New Roman"/>
                <w:szCs w:val="20"/>
                <w:lang w:eastAsia="zh-CN"/>
              </w:rPr>
              <w:t>No.</w:t>
            </w:r>
          </w:p>
          <w:p w14:paraId="48113C34" w14:textId="77777777" w:rsidR="00010215" w:rsidRPr="004076E5" w:rsidRDefault="00010215" w:rsidP="005A22FC">
            <w:pPr>
              <w:spacing w:after="0" w:line="240" w:lineRule="auto"/>
              <w:rPr>
                <w:rFonts w:ascii="Times New Roman" w:hAnsi="Times New Roman" w:cs="Times New Roman"/>
                <w:szCs w:val="20"/>
                <w:lang w:eastAsia="zh-CN"/>
              </w:rPr>
            </w:pPr>
          </w:p>
        </w:tc>
        <w:tc>
          <w:tcPr>
            <w:tcW w:w="2700" w:type="dxa"/>
            <w:tcBorders>
              <w:left w:val="nil"/>
              <w:bottom w:val="nil"/>
            </w:tcBorders>
          </w:tcPr>
          <w:p w14:paraId="583F6950" w14:textId="77777777" w:rsidR="00010215" w:rsidRPr="004076E5" w:rsidRDefault="00010215" w:rsidP="005A22FC">
            <w:pPr>
              <w:spacing w:after="0" w:line="240" w:lineRule="auto"/>
              <w:rPr>
                <w:rFonts w:ascii="Times New Roman" w:hAnsi="Times New Roman" w:cs="Times New Roman"/>
                <w:szCs w:val="20"/>
                <w:lang w:eastAsia="zh-CN"/>
              </w:rPr>
            </w:pPr>
          </w:p>
        </w:tc>
      </w:tr>
      <w:tr w:rsidR="00010215" w:rsidRPr="004076E5" w14:paraId="2BB41431" w14:textId="77777777" w:rsidTr="00010215">
        <w:trPr>
          <w:divId w:val="2116439976"/>
          <w:cantSplit/>
        </w:trPr>
        <w:tc>
          <w:tcPr>
            <w:tcW w:w="1098" w:type="dxa"/>
            <w:tcBorders>
              <w:top w:val="nil"/>
              <w:bottom w:val="single" w:sz="6" w:space="0" w:color="auto"/>
              <w:right w:val="nil"/>
            </w:tcBorders>
          </w:tcPr>
          <w:p w14:paraId="13282B87" w14:textId="77777777" w:rsidR="00010215" w:rsidRPr="004076E5" w:rsidRDefault="003C39EA" w:rsidP="005A22FC">
            <w:pPr>
              <w:spacing w:after="0" w:line="240" w:lineRule="auto"/>
              <w:rPr>
                <w:rFonts w:ascii="Times New Roman" w:hAnsi="Times New Roman" w:cs="Times New Roman"/>
                <w:i/>
                <w:szCs w:val="20"/>
                <w:u w:val="single"/>
                <w:lang w:eastAsia="zh-CN"/>
              </w:rPr>
            </w:pPr>
            <w:r>
              <w:rPr>
                <w:noProof/>
              </w:rPr>
              <mc:AlternateContent>
                <mc:Choice Requires="wps">
                  <w:drawing>
                    <wp:anchor distT="0" distB="0" distL="114300" distR="114300" simplePos="0" relativeHeight="251677184" behindDoc="0" locked="0" layoutInCell="0" allowOverlap="1" wp14:anchorId="1E454E91" wp14:editId="63E3E50B">
                      <wp:simplePos x="0" y="0"/>
                      <wp:positionH relativeFrom="column">
                        <wp:posOffset>3840480</wp:posOffset>
                      </wp:positionH>
                      <wp:positionV relativeFrom="paragraph">
                        <wp:posOffset>18415</wp:posOffset>
                      </wp:positionV>
                      <wp:extent cx="247650" cy="238125"/>
                      <wp:effectExtent l="0" t="0" r="19050" b="28575"/>
                      <wp:wrapNone/>
                      <wp:docPr id="45"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23812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C52B035" id="Rectangle 5" o:spid="_x0000_s1026" style="position:absolute;margin-left:302.4pt;margin-top:1.45pt;width:19.5pt;height:18.75pt;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" o:allowincell="f"/>
                  </w:pict>
                </mc:Fallback>
              </mc:AlternateContent>
            </w:r>
          </w:p>
        </w:tc>
        <w:tc>
          <w:tcPr>
            <w:tcW w:w="4950" w:type="dxa"/>
            <w:gridSpan w:val="2"/>
            <w:tcBorders>
              <w:top w:val="nil"/>
              <w:left w:val="nil"/>
              <w:bottom w:val="single" w:sz="4" w:space="0" w:color="auto"/>
              <w:right w:val="nil"/>
            </w:tcBorders>
          </w:tcPr>
          <w:p w14:paraId="071A832F" w14:textId="77777777" w:rsidR="00010215" w:rsidRPr="004076E5" w:rsidRDefault="00010215" w:rsidP="005A22FC">
            <w:pPr>
              <w:spacing w:after="0" w:line="240" w:lineRule="auto"/>
              <w:rPr>
                <w:rFonts w:ascii="Times New Roman" w:hAnsi="Times New Roman" w:cs="Times New Roman"/>
                <w:szCs w:val="20"/>
                <w:lang w:eastAsia="zh-CN"/>
              </w:rPr>
            </w:pPr>
            <w:r w:rsidRPr="004076E5">
              <w:rPr>
                <w:rFonts w:ascii="Times New Roman" w:hAnsi="Times New Roman" w:cs="Times New Roman"/>
                <w:szCs w:val="20"/>
                <w:lang w:eastAsia="zh-CN"/>
              </w:rPr>
              <w:t xml:space="preserve"> Yes, as at (</w:t>
            </w:r>
            <w:r w:rsidRPr="004076E5">
              <w:rPr>
                <w:rFonts w:ascii="Times New Roman" w:hAnsi="Times New Roman" w:cs="Times New Roman"/>
                <w:i/>
                <w:szCs w:val="20"/>
                <w:lang w:eastAsia="zh-CN"/>
              </w:rPr>
              <w:t>specify date)</w:t>
            </w:r>
            <w:r w:rsidRPr="004076E5">
              <w:rPr>
                <w:rFonts w:ascii="Times New Roman" w:hAnsi="Times New Roman" w:cs="Times New Roman"/>
                <w:szCs w:val="20"/>
                <w:lang w:eastAsia="zh-CN"/>
              </w:rPr>
              <w:t xml:space="preserve">: </w:t>
            </w:r>
            <w:r w:rsidRPr="004076E5">
              <w:rPr>
                <w:rFonts w:ascii="Times New Roman" w:hAnsi="Times New Roman" w:cs="Times New Roman"/>
                <w:szCs w:val="20"/>
                <w:u w:val="single"/>
                <w:lang w:eastAsia="zh-CN"/>
              </w:rPr>
              <w:t>______________</w:t>
            </w:r>
            <w:r w:rsidRPr="004076E5">
              <w:rPr>
                <w:rFonts w:ascii="Times New Roman" w:hAnsi="Times New Roman" w:cs="Times New Roman"/>
                <w:szCs w:val="20"/>
                <w:lang w:eastAsia="zh-CN"/>
              </w:rPr>
              <w:t xml:space="preserve">                    </w:t>
            </w:r>
          </w:p>
          <w:p w14:paraId="1F274AD6" w14:textId="77777777" w:rsidR="00010215" w:rsidRPr="004076E5" w:rsidRDefault="00010215" w:rsidP="005A22FC">
            <w:pPr>
              <w:spacing w:after="0" w:line="240" w:lineRule="auto"/>
              <w:rPr>
                <w:rFonts w:ascii="Times New Roman" w:hAnsi="Times New Roman" w:cs="Times New Roman"/>
                <w:i/>
                <w:szCs w:val="20"/>
                <w:lang w:eastAsia="zh-CN"/>
              </w:rPr>
            </w:pPr>
            <w:r w:rsidRPr="004076E5">
              <w:rPr>
                <w:rFonts w:ascii="Times New Roman" w:hAnsi="Times New Roman" w:cs="Times New Roman"/>
                <w:i/>
                <w:szCs w:val="20"/>
                <w:lang w:eastAsia="zh-CN"/>
              </w:rPr>
              <w:t xml:space="preserve">             </w:t>
            </w:r>
          </w:p>
          <w:p w14:paraId="416EC663" w14:textId="77777777" w:rsidR="00010215" w:rsidRPr="004076E5" w:rsidRDefault="00010215" w:rsidP="005A22FC">
            <w:pPr>
              <w:spacing w:after="0" w:line="240" w:lineRule="auto"/>
              <w:rPr>
                <w:rFonts w:ascii="Times New Roman" w:hAnsi="Times New Roman" w:cs="Times New Roman"/>
                <w:i/>
                <w:szCs w:val="20"/>
                <w:u w:val="single"/>
                <w:lang w:eastAsia="zh-CN"/>
              </w:rPr>
            </w:pPr>
            <w:r w:rsidRPr="004076E5">
              <w:rPr>
                <w:rFonts w:ascii="Times New Roman" w:hAnsi="Times New Roman" w:cs="Times New Roman"/>
                <w:i/>
                <w:szCs w:val="20"/>
                <w:lang w:eastAsia="zh-CN"/>
              </w:rPr>
              <w:t xml:space="preserve">                                                                     </w:t>
            </w:r>
            <w:r w:rsidRPr="004076E5">
              <w:rPr>
                <w:rFonts w:ascii="Times New Roman" w:hAnsi="Times New Roman" w:cs="Times New Roman"/>
                <w:i/>
                <w:szCs w:val="20"/>
                <w:lang w:eastAsia="zh-CN"/>
              </w:rPr>
              <w:tab/>
            </w:r>
          </w:p>
          <w:p w14:paraId="51BDAB37" w14:textId="77777777" w:rsidR="00010215" w:rsidRPr="004076E5" w:rsidRDefault="00010215" w:rsidP="005A22FC">
            <w:pPr>
              <w:spacing w:after="0" w:line="240" w:lineRule="auto"/>
              <w:rPr>
                <w:rFonts w:ascii="Times New Roman" w:hAnsi="Times New Roman" w:cs="Times New Roman"/>
                <w:szCs w:val="20"/>
                <w:lang w:eastAsia="zh-CN"/>
              </w:rPr>
            </w:pPr>
          </w:p>
          <w:p w14:paraId="745E425B" w14:textId="77777777" w:rsidR="00010215" w:rsidRPr="004076E5" w:rsidRDefault="00010215" w:rsidP="005A22FC">
            <w:pPr>
              <w:spacing w:after="0" w:line="240" w:lineRule="auto"/>
              <w:rPr>
                <w:rFonts w:ascii="Times New Roman" w:hAnsi="Times New Roman" w:cs="Times New Roman"/>
                <w:szCs w:val="20"/>
                <w:lang w:eastAsia="zh-CN"/>
              </w:rPr>
            </w:pPr>
            <w:r w:rsidRPr="004076E5">
              <w:rPr>
                <w:rFonts w:ascii="Times New Roman" w:hAnsi="Times New Roman" w:cs="Times New Roman"/>
                <w:szCs w:val="20"/>
                <w:lang w:eastAsia="zh-CN"/>
              </w:rPr>
              <w:t>Principal sum utilised</w:t>
            </w:r>
            <w:r w:rsidRPr="004076E5">
              <w:rPr>
                <w:rFonts w:ascii="Times New Roman" w:hAnsi="Times New Roman" w:cs="Times New Roman"/>
                <w:szCs w:val="20"/>
                <w:lang w:eastAsia="zh-CN"/>
              </w:rPr>
              <w:tab/>
            </w:r>
          </w:p>
          <w:p w14:paraId="5F24940B" w14:textId="77777777" w:rsidR="00010215" w:rsidRPr="004076E5" w:rsidRDefault="00010215" w:rsidP="005A22FC">
            <w:pPr>
              <w:spacing w:after="0" w:line="240" w:lineRule="auto"/>
              <w:rPr>
                <w:rFonts w:ascii="Times New Roman" w:hAnsi="Times New Roman" w:cs="Times New Roman"/>
                <w:i/>
                <w:szCs w:val="20"/>
                <w:u w:val="single"/>
                <w:lang w:eastAsia="zh-CN"/>
              </w:rPr>
            </w:pPr>
            <w:r w:rsidRPr="004076E5">
              <w:rPr>
                <w:rFonts w:ascii="Times New Roman" w:hAnsi="Times New Roman" w:cs="Times New Roman"/>
                <w:szCs w:val="20"/>
                <w:lang w:eastAsia="zh-CN"/>
              </w:rPr>
              <w:t>Accrued interest on the principal sum utilised</w:t>
            </w:r>
            <w:r w:rsidRPr="004076E5">
              <w:rPr>
                <w:rFonts w:ascii="Times New Roman" w:hAnsi="Times New Roman" w:cs="Times New Roman"/>
                <w:szCs w:val="20"/>
                <w:lang w:eastAsia="zh-CN"/>
              </w:rPr>
              <w:tab/>
            </w:r>
          </w:p>
        </w:tc>
        <w:tc>
          <w:tcPr>
            <w:tcW w:w="2700" w:type="dxa"/>
            <w:tcBorders>
              <w:top w:val="nil"/>
              <w:left w:val="nil"/>
              <w:bottom w:val="single" w:sz="4" w:space="0" w:color="auto"/>
            </w:tcBorders>
          </w:tcPr>
          <w:p w14:paraId="195054EC" w14:textId="77777777" w:rsidR="00010215" w:rsidRPr="004076E5" w:rsidRDefault="00010215" w:rsidP="005A22FC">
            <w:pPr>
              <w:spacing w:after="0" w:line="240" w:lineRule="auto"/>
              <w:rPr>
                <w:rFonts w:ascii="Times New Roman" w:hAnsi="Times New Roman" w:cs="Times New Roman"/>
                <w:i/>
                <w:szCs w:val="20"/>
                <w:lang w:eastAsia="zh-CN"/>
              </w:rPr>
            </w:pPr>
          </w:p>
          <w:p w14:paraId="39D69CEE" w14:textId="77777777" w:rsidR="00010215" w:rsidRPr="004076E5" w:rsidRDefault="00010215" w:rsidP="005A22FC">
            <w:pPr>
              <w:spacing w:after="0" w:line="240" w:lineRule="auto"/>
              <w:rPr>
                <w:rFonts w:ascii="Times New Roman" w:hAnsi="Times New Roman" w:cs="Times New Roman"/>
                <w:i/>
                <w:szCs w:val="20"/>
                <w:u w:val="single"/>
                <w:lang w:eastAsia="zh-CN"/>
              </w:rPr>
            </w:pPr>
          </w:p>
          <w:p w14:paraId="794F1CF7" w14:textId="77777777" w:rsidR="00010215" w:rsidRPr="004076E5" w:rsidRDefault="00010215" w:rsidP="005A22FC">
            <w:pPr>
              <w:spacing w:after="0" w:line="240" w:lineRule="auto"/>
              <w:rPr>
                <w:rFonts w:ascii="Times New Roman" w:hAnsi="Times New Roman" w:cs="Times New Roman"/>
                <w:szCs w:val="20"/>
                <w:lang w:eastAsia="zh-CN"/>
              </w:rPr>
            </w:pPr>
          </w:p>
          <w:p w14:paraId="6B172D02" w14:textId="77777777" w:rsidR="00010215" w:rsidRPr="004076E5" w:rsidRDefault="00010215" w:rsidP="005A22FC">
            <w:pPr>
              <w:spacing w:after="0" w:line="240" w:lineRule="auto"/>
              <w:rPr>
                <w:rFonts w:ascii="Times New Roman" w:hAnsi="Times New Roman" w:cs="Times New Roman"/>
                <w:szCs w:val="20"/>
                <w:lang w:eastAsia="zh-CN"/>
              </w:rPr>
            </w:pPr>
            <w:r w:rsidRPr="004076E5">
              <w:rPr>
                <w:rFonts w:ascii="Times New Roman" w:hAnsi="Times New Roman" w:cs="Times New Roman"/>
                <w:i/>
                <w:szCs w:val="20"/>
                <w:u w:val="single"/>
                <w:lang w:eastAsia="zh-CN"/>
              </w:rPr>
              <w:t>Amount</w:t>
            </w:r>
          </w:p>
          <w:p w14:paraId="73269A89" w14:textId="77777777" w:rsidR="00010215" w:rsidRPr="004076E5" w:rsidRDefault="00010215" w:rsidP="005A22FC">
            <w:pPr>
              <w:spacing w:after="0" w:line="240" w:lineRule="auto"/>
              <w:rPr>
                <w:rFonts w:ascii="Times New Roman" w:hAnsi="Times New Roman" w:cs="Times New Roman"/>
                <w:szCs w:val="20"/>
                <w:u w:val="single"/>
                <w:lang w:eastAsia="zh-CN"/>
              </w:rPr>
            </w:pPr>
            <w:r w:rsidRPr="004076E5">
              <w:rPr>
                <w:rFonts w:ascii="Times New Roman" w:hAnsi="Times New Roman" w:cs="Times New Roman"/>
                <w:szCs w:val="20"/>
                <w:lang w:eastAsia="zh-CN"/>
              </w:rPr>
              <w:t xml:space="preserve">$ </w:t>
            </w:r>
            <w:r w:rsidRPr="004076E5">
              <w:rPr>
                <w:rFonts w:ascii="Times New Roman" w:hAnsi="Times New Roman" w:cs="Times New Roman"/>
                <w:szCs w:val="20"/>
                <w:u w:val="single"/>
                <w:lang w:eastAsia="zh-CN"/>
              </w:rPr>
              <w:tab/>
            </w:r>
            <w:r w:rsidRPr="004076E5">
              <w:rPr>
                <w:rFonts w:ascii="Times New Roman" w:hAnsi="Times New Roman" w:cs="Times New Roman"/>
                <w:szCs w:val="20"/>
                <w:u w:val="single"/>
                <w:lang w:eastAsia="zh-CN"/>
              </w:rPr>
              <w:tab/>
            </w:r>
          </w:p>
          <w:p w14:paraId="2B0380DE" w14:textId="77777777" w:rsidR="00010215" w:rsidRPr="004076E5" w:rsidRDefault="00010215" w:rsidP="005A22FC">
            <w:pPr>
              <w:spacing w:after="0" w:line="240" w:lineRule="auto"/>
              <w:rPr>
                <w:rFonts w:ascii="Times New Roman" w:hAnsi="Times New Roman" w:cs="Times New Roman"/>
                <w:szCs w:val="20"/>
                <w:u w:val="single"/>
                <w:lang w:eastAsia="zh-CN"/>
              </w:rPr>
            </w:pPr>
            <w:r w:rsidRPr="004076E5">
              <w:rPr>
                <w:rFonts w:ascii="Times New Roman" w:hAnsi="Times New Roman" w:cs="Times New Roman"/>
                <w:szCs w:val="20"/>
                <w:lang w:eastAsia="zh-CN"/>
              </w:rPr>
              <w:t xml:space="preserve">$ </w:t>
            </w:r>
            <w:r w:rsidRPr="004076E5">
              <w:rPr>
                <w:rFonts w:ascii="Times New Roman" w:hAnsi="Times New Roman" w:cs="Times New Roman"/>
                <w:szCs w:val="20"/>
                <w:u w:val="single"/>
                <w:lang w:eastAsia="zh-CN"/>
              </w:rPr>
              <w:tab/>
            </w:r>
            <w:r w:rsidRPr="004076E5">
              <w:rPr>
                <w:rFonts w:ascii="Times New Roman" w:hAnsi="Times New Roman" w:cs="Times New Roman"/>
                <w:szCs w:val="20"/>
                <w:u w:val="single"/>
                <w:lang w:eastAsia="zh-CN"/>
              </w:rPr>
              <w:tab/>
            </w:r>
          </w:p>
          <w:p w14:paraId="40738B4E" w14:textId="77777777" w:rsidR="00010215" w:rsidRPr="004076E5" w:rsidRDefault="00010215" w:rsidP="005A22FC">
            <w:pPr>
              <w:spacing w:after="0" w:line="240" w:lineRule="auto"/>
              <w:rPr>
                <w:rFonts w:ascii="Times New Roman" w:hAnsi="Times New Roman" w:cs="Times New Roman"/>
                <w:szCs w:val="20"/>
                <w:u w:val="single"/>
                <w:lang w:eastAsia="zh-CN"/>
              </w:rPr>
            </w:pPr>
          </w:p>
        </w:tc>
      </w:tr>
      <w:tr w:rsidR="00010215" w:rsidRPr="004076E5" w14:paraId="68C59F49" w14:textId="77777777" w:rsidTr="00010215">
        <w:trPr>
          <w:divId w:val="2116439976"/>
        </w:trPr>
        <w:tc>
          <w:tcPr>
            <w:tcW w:w="1098" w:type="dxa"/>
            <w:tcBorders>
              <w:bottom w:val="single" w:sz="4" w:space="0" w:color="auto"/>
              <w:right w:val="nil"/>
            </w:tcBorders>
          </w:tcPr>
          <w:p w14:paraId="36776202" w14:textId="77777777" w:rsidR="00010215" w:rsidRPr="004076E5" w:rsidRDefault="00010215" w:rsidP="005A22FC">
            <w:pPr>
              <w:spacing w:after="0" w:line="240" w:lineRule="auto"/>
              <w:rPr>
                <w:rFonts w:ascii="Times New Roman" w:hAnsi="Times New Roman" w:cs="Times New Roman"/>
                <w:b/>
                <w:szCs w:val="20"/>
                <w:lang w:eastAsia="zh-CN"/>
              </w:rPr>
            </w:pPr>
            <w:r w:rsidRPr="004076E5">
              <w:rPr>
                <w:rFonts w:ascii="Times New Roman" w:hAnsi="Times New Roman" w:cs="Times New Roman"/>
                <w:b/>
                <w:szCs w:val="20"/>
                <w:lang w:eastAsia="zh-CN"/>
              </w:rPr>
              <w:t>Query 2</w:t>
            </w:r>
          </w:p>
        </w:tc>
        <w:tc>
          <w:tcPr>
            <w:tcW w:w="7650" w:type="dxa"/>
            <w:gridSpan w:val="3"/>
            <w:tcBorders>
              <w:left w:val="nil"/>
            </w:tcBorders>
          </w:tcPr>
          <w:p w14:paraId="1CF7C823" w14:textId="77777777" w:rsidR="00010215" w:rsidRPr="004076E5" w:rsidRDefault="00010215" w:rsidP="005A22FC">
            <w:pPr>
              <w:spacing w:after="0" w:line="240" w:lineRule="auto"/>
              <w:jc w:val="both"/>
              <w:rPr>
                <w:rFonts w:ascii="Times New Roman" w:hAnsi="Times New Roman" w:cs="Times New Roman"/>
                <w:b/>
                <w:szCs w:val="20"/>
                <w:lang w:eastAsia="zh-CN"/>
              </w:rPr>
            </w:pPr>
            <w:r w:rsidRPr="004076E5">
              <w:rPr>
                <w:rFonts w:ascii="Times New Roman" w:hAnsi="Times New Roman" w:cs="Times New Roman"/>
                <w:b/>
                <w:szCs w:val="20"/>
                <w:lang w:eastAsia="zh-CN"/>
              </w:rPr>
              <w:t xml:space="preserve">Did the CPF member pledge the flat </w:t>
            </w:r>
            <w:r>
              <w:rPr>
                <w:rFonts w:ascii="Times New Roman" w:hAnsi="Times New Roman" w:cs="Times New Roman"/>
                <w:b/>
                <w:szCs w:val="20"/>
                <w:lang w:eastAsia="zh-CN"/>
              </w:rPr>
              <w:t>to secure withdrawal of any monies from</w:t>
            </w:r>
            <w:r w:rsidRPr="004076E5">
              <w:rPr>
                <w:rFonts w:ascii="Times New Roman" w:hAnsi="Times New Roman" w:cs="Times New Roman"/>
                <w:b/>
                <w:szCs w:val="20"/>
                <w:lang w:eastAsia="zh-CN"/>
              </w:rPr>
              <w:t xml:space="preserve"> his/her CPF Retirement Account? If yes, what is the </w:t>
            </w:r>
            <w:r>
              <w:rPr>
                <w:rFonts w:ascii="Times New Roman" w:hAnsi="Times New Roman" w:cs="Times New Roman"/>
                <w:b/>
                <w:szCs w:val="20"/>
                <w:lang w:eastAsia="zh-CN"/>
              </w:rPr>
              <w:t xml:space="preserve">amount </w:t>
            </w:r>
            <w:r w:rsidRPr="004076E5">
              <w:rPr>
                <w:rFonts w:ascii="Times New Roman" w:hAnsi="Times New Roman" w:cs="Times New Roman"/>
                <w:b/>
                <w:szCs w:val="20"/>
                <w:lang w:eastAsia="zh-CN"/>
              </w:rPr>
              <w:t xml:space="preserve">pledged? </w:t>
            </w:r>
          </w:p>
        </w:tc>
      </w:tr>
      <w:tr w:rsidR="00010215" w:rsidRPr="004076E5" w14:paraId="74B74237" w14:textId="77777777" w:rsidTr="00010215">
        <w:trPr>
          <w:divId w:val="2116439976"/>
          <w:cantSplit/>
          <w:trHeight w:val="732"/>
        </w:trPr>
        <w:tc>
          <w:tcPr>
            <w:tcW w:w="1098" w:type="dxa"/>
            <w:tcBorders>
              <w:top w:val="single" w:sz="4" w:space="0" w:color="auto"/>
              <w:bottom w:val="nil"/>
              <w:right w:val="nil"/>
            </w:tcBorders>
          </w:tcPr>
          <w:p w14:paraId="007C92AF" w14:textId="77777777" w:rsidR="00010215" w:rsidRPr="004076E5" w:rsidRDefault="003C39EA" w:rsidP="005A22FC">
            <w:pPr>
              <w:spacing w:after="0" w:line="240" w:lineRule="auto"/>
              <w:rPr>
                <w:rFonts w:ascii="Times New Roman" w:hAnsi="Times New Roman" w:cs="Times New Roman"/>
                <w:szCs w:val="20"/>
                <w:lang w:eastAsia="zh-CN"/>
              </w:rPr>
            </w:pPr>
            <w:r>
              <w:rPr>
                <w:noProof/>
              </w:rPr>
              <w:lastRenderedPageBreak/>
              <mc:AlternateContent>
                <mc:Choice Requires="wps">
                  <w:drawing>
                    <wp:anchor distT="0" distB="0" distL="114300" distR="114300" simplePos="0" relativeHeight="251672064" behindDoc="0" locked="0" layoutInCell="0" allowOverlap="1" wp14:anchorId="38D6C511" wp14:editId="2252F080">
                      <wp:simplePos x="0" y="0"/>
                      <wp:positionH relativeFrom="column">
                        <wp:posOffset>3840480</wp:posOffset>
                      </wp:positionH>
                      <wp:positionV relativeFrom="paragraph">
                        <wp:posOffset>35560</wp:posOffset>
                      </wp:positionV>
                      <wp:extent cx="247650" cy="238125"/>
                      <wp:effectExtent l="0" t="0" r="19050" b="28575"/>
                      <wp:wrapNone/>
                      <wp:docPr id="44"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23812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DC52825" id="Rectangle 4" o:spid="_x0000_s1026" style="position:absolute;margin-left:302.4pt;margin-top:2.8pt;width:19.5pt;height:18.75pt;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" o:allowincell="f"/>
                  </w:pict>
                </mc:Fallback>
              </mc:AlternateContent>
            </w:r>
            <w:r w:rsidR="00010215" w:rsidRPr="004076E5">
              <w:rPr>
                <w:rFonts w:ascii="Times New Roman" w:hAnsi="Times New Roman" w:cs="Times New Roman"/>
                <w:szCs w:val="20"/>
                <w:lang w:eastAsia="zh-CN"/>
              </w:rPr>
              <w:t>Answer:</w:t>
            </w:r>
          </w:p>
        </w:tc>
        <w:tc>
          <w:tcPr>
            <w:tcW w:w="4950" w:type="dxa"/>
            <w:gridSpan w:val="2"/>
            <w:tcBorders>
              <w:left w:val="nil"/>
              <w:bottom w:val="nil"/>
              <w:right w:val="nil"/>
            </w:tcBorders>
          </w:tcPr>
          <w:p w14:paraId="4613EAE9" w14:textId="77777777" w:rsidR="00010215" w:rsidRPr="004076E5" w:rsidRDefault="00010215" w:rsidP="005A22FC">
            <w:pPr>
              <w:spacing w:after="0" w:line="240" w:lineRule="auto"/>
              <w:rPr>
                <w:rFonts w:ascii="Times New Roman" w:hAnsi="Times New Roman" w:cs="Times New Roman"/>
                <w:szCs w:val="20"/>
                <w:lang w:eastAsia="zh-CN"/>
              </w:rPr>
            </w:pPr>
            <w:r w:rsidRPr="004076E5">
              <w:rPr>
                <w:rFonts w:ascii="Times New Roman" w:hAnsi="Times New Roman" w:cs="Times New Roman"/>
                <w:szCs w:val="20"/>
                <w:lang w:eastAsia="zh-CN"/>
              </w:rPr>
              <w:t>No.</w:t>
            </w:r>
          </w:p>
          <w:p w14:paraId="0527D45A" w14:textId="77777777" w:rsidR="00010215" w:rsidRPr="004076E5" w:rsidRDefault="00010215" w:rsidP="005A22FC">
            <w:pPr>
              <w:spacing w:after="0" w:line="240" w:lineRule="auto"/>
              <w:rPr>
                <w:rFonts w:ascii="Times New Roman" w:hAnsi="Times New Roman" w:cs="Times New Roman"/>
                <w:szCs w:val="20"/>
                <w:lang w:eastAsia="zh-CN"/>
              </w:rPr>
            </w:pPr>
          </w:p>
        </w:tc>
        <w:tc>
          <w:tcPr>
            <w:tcW w:w="2700" w:type="dxa"/>
            <w:tcBorders>
              <w:left w:val="nil"/>
              <w:bottom w:val="nil"/>
            </w:tcBorders>
          </w:tcPr>
          <w:p w14:paraId="640A2841" w14:textId="77777777" w:rsidR="00010215" w:rsidRPr="004076E5" w:rsidRDefault="00010215" w:rsidP="005A22FC">
            <w:pPr>
              <w:spacing w:after="0" w:line="240" w:lineRule="auto"/>
              <w:rPr>
                <w:rFonts w:ascii="Times New Roman" w:hAnsi="Times New Roman" w:cs="Times New Roman"/>
                <w:szCs w:val="20"/>
                <w:lang w:eastAsia="zh-CN"/>
              </w:rPr>
            </w:pPr>
          </w:p>
        </w:tc>
      </w:tr>
      <w:tr w:rsidR="00010215" w:rsidRPr="004076E5" w14:paraId="1B751BEE" w14:textId="77777777" w:rsidTr="00010215">
        <w:trPr>
          <w:divId w:val="2116439976"/>
          <w:cantSplit/>
        </w:trPr>
        <w:tc>
          <w:tcPr>
            <w:tcW w:w="1098" w:type="dxa"/>
            <w:tcBorders>
              <w:top w:val="nil"/>
              <w:bottom w:val="single" w:sz="4" w:space="0" w:color="auto"/>
              <w:right w:val="nil"/>
            </w:tcBorders>
          </w:tcPr>
          <w:p w14:paraId="35743ACE" w14:textId="77777777" w:rsidR="00010215" w:rsidRPr="004076E5" w:rsidRDefault="003C39EA" w:rsidP="005A22FC">
            <w:pPr>
              <w:spacing w:after="0" w:line="240" w:lineRule="auto"/>
              <w:rPr>
                <w:rFonts w:ascii="Times New Roman" w:hAnsi="Times New Roman" w:cs="Times New Roman"/>
                <w:i/>
                <w:szCs w:val="20"/>
                <w:u w:val="single"/>
                <w:lang w:eastAsia="zh-CN"/>
              </w:rPr>
            </w:pPr>
            <w:r>
              <w:rPr>
                <w:noProof/>
              </w:rPr>
              <mc:AlternateContent>
                <mc:Choice Requires="wps">
                  <w:drawing>
                    <wp:anchor distT="0" distB="0" distL="114300" distR="114300" simplePos="0" relativeHeight="251673088" behindDoc="0" locked="0" layoutInCell="0" allowOverlap="1" wp14:anchorId="62E11160" wp14:editId="6F647686">
                      <wp:simplePos x="0" y="0"/>
                      <wp:positionH relativeFrom="column">
                        <wp:posOffset>3840480</wp:posOffset>
                      </wp:positionH>
                      <wp:positionV relativeFrom="paragraph">
                        <wp:posOffset>18415</wp:posOffset>
                      </wp:positionV>
                      <wp:extent cx="247650" cy="238125"/>
                      <wp:effectExtent l="0" t="0" r="19050" b="28575"/>
                      <wp:wrapNone/>
                      <wp:docPr id="43"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23812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18EEBA7" id="Rectangle 3" o:spid="_x0000_s1026" style="position:absolute;margin-left:302.4pt;margin-top:1.45pt;width:19.5pt;height:18.75pt;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" o:allowincell="f"/>
                  </w:pict>
                </mc:Fallback>
              </mc:AlternateContent>
            </w:r>
          </w:p>
        </w:tc>
        <w:tc>
          <w:tcPr>
            <w:tcW w:w="4950" w:type="dxa"/>
            <w:gridSpan w:val="2"/>
            <w:tcBorders>
              <w:top w:val="nil"/>
              <w:left w:val="nil"/>
              <w:bottom w:val="single" w:sz="4" w:space="0" w:color="auto"/>
              <w:right w:val="nil"/>
            </w:tcBorders>
          </w:tcPr>
          <w:p w14:paraId="4700D05F" w14:textId="77777777" w:rsidR="00010215" w:rsidRPr="004076E5" w:rsidRDefault="00010215" w:rsidP="005A22FC">
            <w:pPr>
              <w:spacing w:after="0" w:line="240" w:lineRule="auto"/>
              <w:rPr>
                <w:rFonts w:ascii="Times New Roman" w:hAnsi="Times New Roman" w:cs="Times New Roman"/>
                <w:szCs w:val="20"/>
                <w:lang w:eastAsia="zh-CN"/>
              </w:rPr>
            </w:pPr>
            <w:r w:rsidRPr="004076E5">
              <w:rPr>
                <w:rFonts w:ascii="Times New Roman" w:hAnsi="Times New Roman" w:cs="Times New Roman"/>
                <w:szCs w:val="20"/>
                <w:lang w:eastAsia="zh-CN"/>
              </w:rPr>
              <w:t xml:space="preserve"> Yes, as at (</w:t>
            </w:r>
            <w:r w:rsidRPr="004076E5">
              <w:rPr>
                <w:rFonts w:ascii="Times New Roman" w:hAnsi="Times New Roman" w:cs="Times New Roman"/>
                <w:i/>
                <w:szCs w:val="20"/>
                <w:lang w:eastAsia="zh-CN"/>
              </w:rPr>
              <w:t>specify date):</w:t>
            </w:r>
            <w:r w:rsidRPr="004076E5">
              <w:rPr>
                <w:rFonts w:ascii="Times New Roman" w:hAnsi="Times New Roman" w:cs="Times New Roman"/>
                <w:szCs w:val="20"/>
                <w:lang w:eastAsia="zh-CN"/>
              </w:rPr>
              <w:t xml:space="preserve"> </w:t>
            </w:r>
            <w:r w:rsidRPr="004076E5">
              <w:rPr>
                <w:rFonts w:ascii="Times New Roman" w:hAnsi="Times New Roman" w:cs="Times New Roman"/>
                <w:szCs w:val="20"/>
                <w:u w:val="single"/>
                <w:lang w:eastAsia="zh-CN"/>
              </w:rPr>
              <w:t>______________</w:t>
            </w:r>
            <w:r w:rsidRPr="004076E5">
              <w:rPr>
                <w:rFonts w:ascii="Times New Roman" w:hAnsi="Times New Roman" w:cs="Times New Roman"/>
                <w:szCs w:val="20"/>
                <w:lang w:eastAsia="zh-CN"/>
              </w:rPr>
              <w:t xml:space="preserve">                    </w:t>
            </w:r>
          </w:p>
          <w:p w14:paraId="054696B2" w14:textId="77777777" w:rsidR="00010215" w:rsidRPr="004076E5" w:rsidRDefault="00010215" w:rsidP="005A22FC">
            <w:pPr>
              <w:spacing w:after="0" w:line="240" w:lineRule="auto"/>
              <w:rPr>
                <w:rFonts w:ascii="Times New Roman" w:hAnsi="Times New Roman" w:cs="Times New Roman"/>
                <w:i/>
                <w:szCs w:val="20"/>
                <w:lang w:eastAsia="zh-CN"/>
              </w:rPr>
            </w:pPr>
            <w:r w:rsidRPr="004076E5">
              <w:rPr>
                <w:rFonts w:ascii="Times New Roman" w:hAnsi="Times New Roman" w:cs="Times New Roman"/>
                <w:i/>
                <w:szCs w:val="20"/>
                <w:lang w:eastAsia="zh-CN"/>
              </w:rPr>
              <w:t xml:space="preserve">             </w:t>
            </w:r>
          </w:p>
          <w:p w14:paraId="000FD767" w14:textId="77777777" w:rsidR="00010215" w:rsidRPr="004076E5" w:rsidRDefault="00010215" w:rsidP="005A22FC">
            <w:pPr>
              <w:spacing w:after="0" w:line="240" w:lineRule="auto"/>
              <w:rPr>
                <w:rFonts w:ascii="Times New Roman" w:hAnsi="Times New Roman" w:cs="Times New Roman"/>
                <w:i/>
                <w:szCs w:val="20"/>
                <w:lang w:eastAsia="zh-CN"/>
              </w:rPr>
            </w:pPr>
            <w:r w:rsidRPr="004076E5">
              <w:rPr>
                <w:rFonts w:ascii="Times New Roman" w:hAnsi="Times New Roman" w:cs="Times New Roman"/>
                <w:i/>
                <w:szCs w:val="20"/>
                <w:lang w:eastAsia="zh-CN"/>
              </w:rPr>
              <w:t xml:space="preserve">       </w:t>
            </w:r>
          </w:p>
          <w:p w14:paraId="7AC72863" w14:textId="77777777" w:rsidR="00010215" w:rsidRPr="004076E5" w:rsidRDefault="00010215" w:rsidP="005A22FC">
            <w:pPr>
              <w:spacing w:after="0" w:line="240" w:lineRule="auto"/>
              <w:rPr>
                <w:rFonts w:ascii="Times New Roman" w:hAnsi="Times New Roman" w:cs="Times New Roman"/>
                <w:i/>
                <w:szCs w:val="20"/>
                <w:u w:val="single"/>
                <w:lang w:eastAsia="zh-CN"/>
              </w:rPr>
            </w:pPr>
            <w:r w:rsidRPr="004076E5">
              <w:rPr>
                <w:rFonts w:ascii="Times New Roman" w:hAnsi="Times New Roman" w:cs="Times New Roman"/>
                <w:i/>
                <w:szCs w:val="20"/>
                <w:lang w:eastAsia="zh-CN"/>
              </w:rPr>
              <w:t xml:space="preserve">                                                              </w:t>
            </w:r>
            <w:r w:rsidRPr="004076E5">
              <w:rPr>
                <w:rFonts w:ascii="Times New Roman" w:hAnsi="Times New Roman" w:cs="Times New Roman"/>
                <w:i/>
                <w:szCs w:val="20"/>
                <w:lang w:eastAsia="zh-CN"/>
              </w:rPr>
              <w:tab/>
            </w:r>
          </w:p>
          <w:p w14:paraId="456550FB" w14:textId="77777777" w:rsidR="00010215" w:rsidRPr="004076E5" w:rsidRDefault="00010215" w:rsidP="005A22FC">
            <w:pPr>
              <w:spacing w:after="0" w:line="240" w:lineRule="auto"/>
              <w:rPr>
                <w:rFonts w:ascii="Times New Roman" w:hAnsi="Times New Roman" w:cs="Times New Roman"/>
                <w:szCs w:val="20"/>
                <w:lang w:eastAsia="zh-CN"/>
              </w:rPr>
            </w:pPr>
            <w:r>
              <w:rPr>
                <w:rFonts w:ascii="Times New Roman" w:hAnsi="Times New Roman" w:cs="Times New Roman"/>
                <w:szCs w:val="20"/>
                <w:lang w:eastAsia="zh-CN"/>
              </w:rPr>
              <w:t>Principal amount pledged</w:t>
            </w:r>
            <w:r w:rsidRPr="004076E5">
              <w:rPr>
                <w:rFonts w:ascii="Times New Roman" w:hAnsi="Times New Roman" w:cs="Times New Roman"/>
                <w:szCs w:val="20"/>
                <w:lang w:eastAsia="zh-CN"/>
              </w:rPr>
              <w:tab/>
            </w:r>
          </w:p>
          <w:p w14:paraId="5AE08DC4" w14:textId="77777777" w:rsidR="00010215" w:rsidRDefault="00010215" w:rsidP="005A22FC">
            <w:pPr>
              <w:spacing w:after="0" w:line="240" w:lineRule="auto"/>
              <w:rPr>
                <w:rFonts w:ascii="Times New Roman" w:hAnsi="Times New Roman" w:cs="Times New Roman"/>
                <w:szCs w:val="20"/>
                <w:lang w:eastAsia="zh-CN"/>
              </w:rPr>
            </w:pPr>
          </w:p>
          <w:p w14:paraId="73AB7736" w14:textId="77777777" w:rsidR="00010215" w:rsidRDefault="00010215" w:rsidP="005A22FC">
            <w:pPr>
              <w:spacing w:after="0" w:line="240" w:lineRule="auto"/>
              <w:rPr>
                <w:rFonts w:ascii="Times New Roman" w:hAnsi="Times New Roman" w:cs="Times New Roman"/>
                <w:szCs w:val="20"/>
                <w:lang w:eastAsia="zh-CN"/>
              </w:rPr>
            </w:pPr>
          </w:p>
          <w:p w14:paraId="140938BF" w14:textId="77777777" w:rsidR="00010215" w:rsidRPr="00B06E50" w:rsidRDefault="00010215" w:rsidP="005A22FC">
            <w:pPr>
              <w:spacing w:after="0" w:line="240" w:lineRule="auto"/>
              <w:rPr>
                <w:rFonts w:ascii="Times New Roman" w:hAnsi="Times New Roman" w:cs="Times New Roman"/>
                <w:i/>
                <w:szCs w:val="20"/>
                <w:lang w:eastAsia="zh-CN"/>
              </w:rPr>
            </w:pPr>
            <w:r>
              <w:rPr>
                <w:rFonts w:ascii="Times New Roman" w:hAnsi="Times New Roman" w:cs="Times New Roman"/>
                <w:i/>
                <w:szCs w:val="20"/>
                <w:lang w:eastAsia="zh-CN"/>
              </w:rPr>
              <w:t>[</w:t>
            </w:r>
            <w:r w:rsidRPr="00B06E50">
              <w:rPr>
                <w:rFonts w:ascii="Times New Roman" w:hAnsi="Times New Roman" w:cs="Times New Roman"/>
                <w:b/>
                <w:i/>
                <w:szCs w:val="20"/>
                <w:lang w:eastAsia="zh-CN"/>
              </w:rPr>
              <w:t>Applicable for CPF members who turned age 55 before 1</w:t>
            </w:r>
            <w:r>
              <w:rPr>
                <w:rFonts w:ascii="Times New Roman" w:hAnsi="Times New Roman" w:cs="Times New Roman"/>
                <w:b/>
                <w:i/>
                <w:szCs w:val="20"/>
                <w:lang w:eastAsia="zh-CN"/>
              </w:rPr>
              <w:t xml:space="preserve"> </w:t>
            </w:r>
            <w:r w:rsidRPr="00B06E50">
              <w:rPr>
                <w:rFonts w:ascii="Times New Roman" w:hAnsi="Times New Roman" w:cs="Times New Roman"/>
                <w:b/>
                <w:i/>
                <w:szCs w:val="20"/>
                <w:lang w:eastAsia="zh-CN"/>
              </w:rPr>
              <w:t>July 1995</w:t>
            </w:r>
            <w:r>
              <w:rPr>
                <w:rFonts w:ascii="Times New Roman" w:hAnsi="Times New Roman" w:cs="Times New Roman"/>
                <w:i/>
                <w:szCs w:val="20"/>
                <w:lang w:eastAsia="zh-CN"/>
              </w:rPr>
              <w:t xml:space="preserve">]: </w:t>
            </w:r>
          </w:p>
          <w:p w14:paraId="40D2C10B" w14:textId="77777777" w:rsidR="00010215" w:rsidRPr="00B06E50" w:rsidRDefault="00010215" w:rsidP="005A22FC">
            <w:pPr>
              <w:spacing w:after="0" w:line="240" w:lineRule="auto"/>
              <w:rPr>
                <w:rFonts w:ascii="Times New Roman" w:hAnsi="Times New Roman" w:cs="Times New Roman"/>
                <w:b/>
                <w:i/>
                <w:szCs w:val="20"/>
                <w:u w:val="single"/>
                <w:lang w:eastAsia="zh-CN"/>
              </w:rPr>
            </w:pPr>
            <w:r>
              <w:rPr>
                <w:rFonts w:ascii="Times New Roman" w:hAnsi="Times New Roman" w:cs="Times New Roman"/>
                <w:szCs w:val="20"/>
                <w:lang w:eastAsia="zh-CN"/>
              </w:rPr>
              <w:t>Accrued interest on the principal amount pledged:</w:t>
            </w:r>
            <w:r w:rsidDel="000444A4">
              <w:rPr>
                <w:rFonts w:ascii="Times New Roman" w:hAnsi="Times New Roman" w:cs="Times New Roman"/>
                <w:szCs w:val="20"/>
                <w:lang w:eastAsia="zh-CN"/>
              </w:rPr>
              <w:t xml:space="preserve"> </w:t>
            </w:r>
          </w:p>
        </w:tc>
        <w:tc>
          <w:tcPr>
            <w:tcW w:w="2700" w:type="dxa"/>
            <w:tcBorders>
              <w:top w:val="nil"/>
              <w:left w:val="nil"/>
              <w:bottom w:val="single" w:sz="4" w:space="0" w:color="auto"/>
            </w:tcBorders>
          </w:tcPr>
          <w:p w14:paraId="70448BAD" w14:textId="77777777" w:rsidR="00010215" w:rsidRPr="004076E5" w:rsidRDefault="00010215" w:rsidP="005A22FC">
            <w:pPr>
              <w:spacing w:after="0" w:line="240" w:lineRule="auto"/>
              <w:rPr>
                <w:rFonts w:ascii="Times New Roman" w:hAnsi="Times New Roman" w:cs="Times New Roman"/>
                <w:i/>
                <w:szCs w:val="20"/>
                <w:lang w:eastAsia="zh-CN"/>
              </w:rPr>
            </w:pPr>
          </w:p>
          <w:p w14:paraId="10AF4D08" w14:textId="77777777" w:rsidR="00010215" w:rsidRPr="004076E5" w:rsidRDefault="00010215" w:rsidP="005A22FC">
            <w:pPr>
              <w:spacing w:after="0" w:line="240" w:lineRule="auto"/>
              <w:rPr>
                <w:rFonts w:ascii="Times New Roman" w:hAnsi="Times New Roman" w:cs="Times New Roman"/>
                <w:i/>
                <w:szCs w:val="20"/>
                <w:u w:val="single"/>
                <w:lang w:eastAsia="zh-CN"/>
              </w:rPr>
            </w:pPr>
          </w:p>
          <w:p w14:paraId="302AF603" w14:textId="77777777" w:rsidR="00010215" w:rsidRPr="004076E5" w:rsidRDefault="00010215" w:rsidP="005A22FC">
            <w:pPr>
              <w:spacing w:after="0" w:line="240" w:lineRule="auto"/>
              <w:rPr>
                <w:rFonts w:ascii="Times New Roman" w:hAnsi="Times New Roman" w:cs="Times New Roman"/>
                <w:i/>
                <w:szCs w:val="20"/>
                <w:u w:val="single"/>
                <w:lang w:eastAsia="zh-CN"/>
              </w:rPr>
            </w:pPr>
          </w:p>
          <w:p w14:paraId="7B2C9D37" w14:textId="77777777" w:rsidR="00010215" w:rsidRPr="004076E5" w:rsidRDefault="00010215" w:rsidP="005A22FC">
            <w:pPr>
              <w:spacing w:after="0" w:line="240" w:lineRule="auto"/>
              <w:rPr>
                <w:rFonts w:ascii="Times New Roman" w:hAnsi="Times New Roman" w:cs="Times New Roman"/>
                <w:i/>
                <w:szCs w:val="20"/>
                <w:u w:val="single"/>
                <w:lang w:eastAsia="zh-CN"/>
              </w:rPr>
            </w:pPr>
            <w:r w:rsidRPr="004076E5">
              <w:rPr>
                <w:rFonts w:ascii="Times New Roman" w:hAnsi="Times New Roman" w:cs="Times New Roman"/>
                <w:i/>
                <w:szCs w:val="20"/>
                <w:u w:val="single"/>
                <w:lang w:eastAsia="zh-CN"/>
              </w:rPr>
              <w:t>Amount</w:t>
            </w:r>
            <w:r>
              <w:rPr>
                <w:rFonts w:ascii="Times New Roman" w:hAnsi="Times New Roman" w:cs="Times New Roman"/>
                <w:i/>
                <w:szCs w:val="20"/>
                <w:u w:val="single"/>
                <w:lang w:eastAsia="zh-CN"/>
              </w:rPr>
              <w:t xml:space="preserve"> </w:t>
            </w:r>
          </w:p>
          <w:p w14:paraId="799835CC" w14:textId="77777777" w:rsidR="00010215" w:rsidRPr="004076E5" w:rsidRDefault="00010215" w:rsidP="005A22FC">
            <w:pPr>
              <w:spacing w:after="0" w:line="240" w:lineRule="auto"/>
              <w:rPr>
                <w:rFonts w:ascii="Times New Roman" w:hAnsi="Times New Roman" w:cs="Times New Roman"/>
                <w:szCs w:val="20"/>
                <w:u w:val="single"/>
                <w:lang w:eastAsia="zh-CN"/>
              </w:rPr>
            </w:pPr>
            <w:r w:rsidRPr="004076E5">
              <w:rPr>
                <w:rFonts w:ascii="Times New Roman" w:hAnsi="Times New Roman" w:cs="Times New Roman"/>
                <w:szCs w:val="20"/>
                <w:lang w:eastAsia="zh-CN"/>
              </w:rPr>
              <w:t xml:space="preserve">$ </w:t>
            </w:r>
            <w:r w:rsidRPr="004076E5">
              <w:rPr>
                <w:rFonts w:ascii="Times New Roman" w:hAnsi="Times New Roman" w:cs="Times New Roman"/>
                <w:szCs w:val="20"/>
                <w:u w:val="single"/>
                <w:lang w:eastAsia="zh-CN"/>
              </w:rPr>
              <w:tab/>
            </w:r>
            <w:r w:rsidRPr="004076E5">
              <w:rPr>
                <w:rFonts w:ascii="Times New Roman" w:hAnsi="Times New Roman" w:cs="Times New Roman"/>
                <w:szCs w:val="20"/>
                <w:u w:val="single"/>
                <w:lang w:eastAsia="zh-CN"/>
              </w:rPr>
              <w:tab/>
            </w:r>
            <w:r w:rsidRPr="004076E5">
              <w:rPr>
                <w:rFonts w:ascii="Times New Roman" w:hAnsi="Times New Roman" w:cs="Times New Roman"/>
                <w:szCs w:val="20"/>
                <w:lang w:eastAsia="zh-CN"/>
              </w:rPr>
              <w:tab/>
            </w:r>
          </w:p>
          <w:p w14:paraId="5F54C5D3" w14:textId="77777777" w:rsidR="00010215" w:rsidRDefault="00010215" w:rsidP="005A22FC">
            <w:pPr>
              <w:spacing w:after="0" w:line="240" w:lineRule="auto"/>
              <w:rPr>
                <w:rFonts w:ascii="Times New Roman" w:hAnsi="Times New Roman" w:cs="Times New Roman"/>
                <w:szCs w:val="20"/>
                <w:lang w:eastAsia="zh-CN"/>
              </w:rPr>
            </w:pPr>
          </w:p>
          <w:p w14:paraId="52360D16" w14:textId="77777777" w:rsidR="00010215" w:rsidRDefault="00010215" w:rsidP="005A22FC">
            <w:pPr>
              <w:spacing w:after="0" w:line="240" w:lineRule="auto"/>
              <w:rPr>
                <w:rFonts w:ascii="Times New Roman" w:hAnsi="Times New Roman" w:cs="Times New Roman"/>
                <w:szCs w:val="20"/>
                <w:lang w:eastAsia="zh-CN"/>
              </w:rPr>
            </w:pPr>
          </w:p>
          <w:p w14:paraId="7EA0F23C" w14:textId="77777777" w:rsidR="00010215" w:rsidRDefault="00010215" w:rsidP="005A22FC">
            <w:pPr>
              <w:spacing w:after="0" w:line="240" w:lineRule="auto"/>
              <w:rPr>
                <w:rFonts w:ascii="Times New Roman" w:hAnsi="Times New Roman" w:cs="Times New Roman"/>
                <w:szCs w:val="20"/>
                <w:lang w:eastAsia="zh-CN"/>
              </w:rPr>
            </w:pPr>
          </w:p>
          <w:p w14:paraId="7F79E18D" w14:textId="77777777" w:rsidR="00010215" w:rsidRDefault="00010215" w:rsidP="005A22FC">
            <w:pPr>
              <w:spacing w:after="0" w:line="240" w:lineRule="auto"/>
              <w:rPr>
                <w:rFonts w:ascii="Times New Roman" w:hAnsi="Times New Roman" w:cs="Times New Roman"/>
                <w:szCs w:val="20"/>
                <w:lang w:eastAsia="zh-CN"/>
              </w:rPr>
            </w:pPr>
          </w:p>
          <w:p w14:paraId="01CEE4DF" w14:textId="77777777" w:rsidR="00010215" w:rsidRDefault="00010215" w:rsidP="005A22FC">
            <w:pPr>
              <w:spacing w:after="0" w:line="240" w:lineRule="auto"/>
              <w:rPr>
                <w:rFonts w:ascii="Times New Roman" w:hAnsi="Times New Roman" w:cs="Times New Roman"/>
                <w:szCs w:val="20"/>
                <w:lang w:eastAsia="zh-CN"/>
              </w:rPr>
            </w:pPr>
            <w:r>
              <w:rPr>
                <w:rFonts w:ascii="Times New Roman" w:hAnsi="Times New Roman" w:cs="Times New Roman"/>
                <w:szCs w:val="20"/>
                <w:lang w:eastAsia="zh-CN"/>
              </w:rPr>
              <w:t>$ ____________</w:t>
            </w:r>
          </w:p>
          <w:p w14:paraId="792F0238" w14:textId="77777777" w:rsidR="00010215" w:rsidRPr="004076E5" w:rsidRDefault="00010215" w:rsidP="005A22FC">
            <w:pPr>
              <w:spacing w:after="0" w:line="240" w:lineRule="auto"/>
              <w:rPr>
                <w:rFonts w:ascii="Times New Roman" w:hAnsi="Times New Roman" w:cs="Times New Roman"/>
                <w:szCs w:val="20"/>
                <w:u w:val="single"/>
                <w:lang w:eastAsia="zh-CN"/>
              </w:rPr>
            </w:pPr>
          </w:p>
        </w:tc>
      </w:tr>
      <w:tr w:rsidR="00010215" w:rsidRPr="004076E5" w14:paraId="5600A3B6" w14:textId="77777777" w:rsidTr="00010215">
        <w:trPr>
          <w:divId w:val="2116439976"/>
          <w:cantSplit/>
        </w:trPr>
        <w:tc>
          <w:tcPr>
            <w:tcW w:w="1098" w:type="dxa"/>
            <w:tcBorders>
              <w:top w:val="single" w:sz="4" w:space="0" w:color="auto"/>
              <w:bottom w:val="single" w:sz="4" w:space="0" w:color="auto"/>
              <w:right w:val="nil"/>
            </w:tcBorders>
          </w:tcPr>
          <w:p w14:paraId="76BD2E22" w14:textId="77777777" w:rsidR="00010215" w:rsidRPr="004076E5" w:rsidRDefault="00010215" w:rsidP="005A22FC">
            <w:pPr>
              <w:spacing w:after="0" w:line="240" w:lineRule="auto"/>
              <w:rPr>
                <w:rFonts w:ascii="Times New Roman" w:hAnsi="Times New Roman" w:cs="Times New Roman"/>
                <w:b/>
                <w:szCs w:val="20"/>
                <w:lang w:eastAsia="zh-CN"/>
              </w:rPr>
            </w:pPr>
            <w:r w:rsidRPr="004076E5">
              <w:rPr>
                <w:rFonts w:ascii="Times New Roman" w:hAnsi="Times New Roman" w:cs="Times New Roman"/>
                <w:b/>
                <w:szCs w:val="20"/>
                <w:lang w:eastAsia="zh-CN"/>
              </w:rPr>
              <w:t>Query 3</w:t>
            </w:r>
          </w:p>
        </w:tc>
        <w:tc>
          <w:tcPr>
            <w:tcW w:w="7650" w:type="dxa"/>
            <w:gridSpan w:val="3"/>
            <w:tcBorders>
              <w:top w:val="single" w:sz="4" w:space="0" w:color="auto"/>
              <w:left w:val="nil"/>
              <w:bottom w:val="single" w:sz="4" w:space="0" w:color="auto"/>
            </w:tcBorders>
          </w:tcPr>
          <w:p w14:paraId="529FC2CA" w14:textId="77777777" w:rsidR="00010215" w:rsidRPr="004076E5" w:rsidRDefault="00010215" w:rsidP="007B496E">
            <w:pPr>
              <w:spacing w:after="0" w:line="240" w:lineRule="auto"/>
              <w:jc w:val="both"/>
              <w:rPr>
                <w:rFonts w:ascii="Times New Roman" w:hAnsi="Times New Roman" w:cs="Times New Roman"/>
                <w:b/>
                <w:noProof/>
                <w:szCs w:val="20"/>
                <w:lang w:val="en-US" w:eastAsia="zh-CN"/>
              </w:rPr>
            </w:pPr>
            <w:r>
              <w:rPr>
                <w:rFonts w:ascii="Times New Roman" w:hAnsi="Times New Roman" w:cs="Times New Roman"/>
                <w:b/>
                <w:noProof/>
                <w:szCs w:val="20"/>
                <w:lang w:val="en-US" w:eastAsia="zh-CN"/>
              </w:rPr>
              <w:t xml:space="preserve">Upon transfer, sale or otherwise disposal of the flat, is there any </w:t>
            </w:r>
            <w:r w:rsidR="007B496E">
              <w:rPr>
                <w:rFonts w:ascii="Times New Roman" w:hAnsi="Times New Roman" w:cs="Times New Roman"/>
                <w:b/>
                <w:noProof/>
                <w:szCs w:val="20"/>
                <w:lang w:val="en-US" w:eastAsia="zh-CN"/>
              </w:rPr>
              <w:t xml:space="preserve">portion of the refunds </w:t>
            </w:r>
            <w:r>
              <w:rPr>
                <w:rFonts w:ascii="Times New Roman" w:hAnsi="Times New Roman" w:cs="Times New Roman"/>
                <w:b/>
                <w:noProof/>
                <w:szCs w:val="20"/>
                <w:lang w:val="en-US" w:eastAsia="zh-CN"/>
              </w:rPr>
              <w:t>that</w:t>
            </w:r>
            <w:r w:rsidR="007B496E">
              <w:rPr>
                <w:rFonts w:ascii="Times New Roman" w:hAnsi="Times New Roman" w:cs="Times New Roman"/>
                <w:b/>
                <w:noProof/>
                <w:szCs w:val="20"/>
                <w:lang w:val="en-US" w:eastAsia="zh-CN"/>
              </w:rPr>
              <w:t xml:space="preserve"> has to be transferred from </w:t>
            </w:r>
            <w:r>
              <w:rPr>
                <w:rFonts w:ascii="Times New Roman" w:hAnsi="Times New Roman" w:cs="Times New Roman"/>
                <w:b/>
                <w:noProof/>
                <w:szCs w:val="20"/>
                <w:lang w:val="en-US" w:eastAsia="zh-CN"/>
              </w:rPr>
              <w:t>the CPF member</w:t>
            </w:r>
            <w:r w:rsidR="007B496E">
              <w:rPr>
                <w:rFonts w:ascii="Times New Roman" w:hAnsi="Times New Roman" w:cs="Times New Roman"/>
                <w:b/>
                <w:noProof/>
                <w:szCs w:val="20"/>
                <w:lang w:val="en-US" w:eastAsia="zh-CN"/>
              </w:rPr>
              <w:t>’s</w:t>
            </w:r>
            <w:r>
              <w:rPr>
                <w:rFonts w:ascii="Times New Roman" w:hAnsi="Times New Roman" w:cs="Times New Roman"/>
                <w:b/>
                <w:noProof/>
                <w:szCs w:val="20"/>
                <w:lang w:val="en-US" w:eastAsia="zh-CN"/>
              </w:rPr>
              <w:t xml:space="preserve"> </w:t>
            </w:r>
            <w:r w:rsidR="007B496E">
              <w:rPr>
                <w:rFonts w:ascii="Times New Roman" w:hAnsi="Times New Roman" w:cs="Times New Roman"/>
                <w:b/>
                <w:noProof/>
                <w:szCs w:val="20"/>
                <w:lang w:val="en-US" w:eastAsia="zh-CN"/>
              </w:rPr>
              <w:t>Ordinary and/or Special Account(s)</w:t>
            </w:r>
            <w:r>
              <w:rPr>
                <w:rFonts w:ascii="Times New Roman" w:hAnsi="Times New Roman" w:cs="Times New Roman"/>
                <w:b/>
                <w:noProof/>
                <w:szCs w:val="20"/>
                <w:lang w:val="en-US" w:eastAsia="zh-CN"/>
              </w:rPr>
              <w:t xml:space="preserve"> to his/her Retirement Account in order to meet the required </w:t>
            </w:r>
            <w:r w:rsidRPr="00C76156">
              <w:rPr>
                <w:rFonts w:ascii="Times New Roman" w:hAnsi="Times New Roman" w:cs="Times New Roman"/>
                <w:b/>
                <w:noProof/>
                <w:szCs w:val="20"/>
                <w:lang w:val="en-US" w:eastAsia="zh-CN"/>
              </w:rPr>
              <w:t>Retirement Sum? If yes, what is the amount required to be set aside or topped up in the CPF member’s Retirement Account to meet the Retirement Sum?</w:t>
            </w:r>
          </w:p>
        </w:tc>
      </w:tr>
      <w:tr w:rsidR="00010215" w:rsidRPr="004076E5" w14:paraId="500FFCC3" w14:textId="77777777" w:rsidTr="00010215">
        <w:trPr>
          <w:divId w:val="2116439976"/>
          <w:cantSplit/>
          <w:trHeight w:val="764"/>
        </w:trPr>
        <w:tc>
          <w:tcPr>
            <w:tcW w:w="1098" w:type="dxa"/>
            <w:tcBorders>
              <w:top w:val="single" w:sz="4" w:space="0" w:color="auto"/>
              <w:bottom w:val="nil"/>
              <w:right w:val="nil"/>
            </w:tcBorders>
          </w:tcPr>
          <w:p w14:paraId="71955F45" w14:textId="77777777" w:rsidR="00010215" w:rsidRPr="004076E5" w:rsidRDefault="003C39EA" w:rsidP="005A22FC">
            <w:pPr>
              <w:spacing w:after="0" w:line="240" w:lineRule="auto"/>
              <w:rPr>
                <w:rFonts w:ascii="Times New Roman" w:hAnsi="Times New Roman" w:cs="Times New Roman"/>
                <w:i/>
                <w:szCs w:val="20"/>
                <w:lang w:eastAsia="zh-CN"/>
              </w:rPr>
            </w:pPr>
            <w:r>
              <w:rPr>
                <w:noProof/>
              </w:rPr>
              <mc:AlternateContent>
                <mc:Choice Requires="wps">
                  <w:drawing>
                    <wp:anchor distT="0" distB="0" distL="114300" distR="114300" simplePos="0" relativeHeight="251674112" behindDoc="0" locked="0" layoutInCell="0" allowOverlap="1" wp14:anchorId="7C23ED09" wp14:editId="094963F0">
                      <wp:simplePos x="0" y="0"/>
                      <wp:positionH relativeFrom="column">
                        <wp:posOffset>3840480</wp:posOffset>
                      </wp:positionH>
                      <wp:positionV relativeFrom="paragraph">
                        <wp:posOffset>93345</wp:posOffset>
                      </wp:positionV>
                      <wp:extent cx="247650" cy="238125"/>
                      <wp:effectExtent l="0" t="0" r="19050" b="28575"/>
                      <wp:wrapNone/>
                      <wp:docPr id="42"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23812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4A8CB01" id="Rectangle 2" o:spid="_x0000_s1026" style="position:absolute;margin-left:302.4pt;margin-top:7.35pt;width:19.5pt;height:18.75pt;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" o:allowincell="f"/>
                  </w:pict>
                </mc:Fallback>
              </mc:AlternateContent>
            </w:r>
            <w:r w:rsidR="00010215" w:rsidRPr="004076E5">
              <w:rPr>
                <w:rFonts w:ascii="Times New Roman" w:hAnsi="Times New Roman" w:cs="Times New Roman"/>
                <w:szCs w:val="20"/>
                <w:lang w:eastAsia="zh-CN"/>
              </w:rPr>
              <w:t>Answer:</w:t>
            </w:r>
          </w:p>
        </w:tc>
        <w:tc>
          <w:tcPr>
            <w:tcW w:w="4950" w:type="dxa"/>
            <w:gridSpan w:val="2"/>
            <w:tcBorders>
              <w:top w:val="single" w:sz="4" w:space="0" w:color="auto"/>
              <w:left w:val="nil"/>
              <w:bottom w:val="nil"/>
              <w:right w:val="nil"/>
            </w:tcBorders>
          </w:tcPr>
          <w:p w14:paraId="0A74D853" w14:textId="77777777" w:rsidR="00010215" w:rsidRPr="004076E5" w:rsidRDefault="00010215" w:rsidP="005A22FC">
            <w:pPr>
              <w:spacing w:after="0" w:line="240" w:lineRule="auto"/>
              <w:rPr>
                <w:rFonts w:ascii="Times New Roman" w:hAnsi="Times New Roman" w:cs="Times New Roman"/>
                <w:szCs w:val="20"/>
                <w:lang w:eastAsia="zh-CN"/>
              </w:rPr>
            </w:pPr>
            <w:r w:rsidRPr="004076E5">
              <w:rPr>
                <w:rFonts w:ascii="Times New Roman" w:hAnsi="Times New Roman" w:cs="Times New Roman"/>
                <w:szCs w:val="20"/>
                <w:lang w:eastAsia="zh-CN"/>
              </w:rPr>
              <w:t>No.</w:t>
            </w:r>
          </w:p>
        </w:tc>
        <w:tc>
          <w:tcPr>
            <w:tcW w:w="2700" w:type="dxa"/>
            <w:tcBorders>
              <w:top w:val="nil"/>
              <w:left w:val="nil"/>
              <w:bottom w:val="nil"/>
              <w:right w:val="single" w:sz="4" w:space="0" w:color="auto"/>
            </w:tcBorders>
          </w:tcPr>
          <w:p w14:paraId="3F9B9E2D" w14:textId="77777777" w:rsidR="00010215" w:rsidRPr="004076E5" w:rsidRDefault="00010215" w:rsidP="005A22FC">
            <w:pPr>
              <w:spacing w:after="0" w:line="240" w:lineRule="auto"/>
              <w:rPr>
                <w:rFonts w:ascii="Times New Roman" w:hAnsi="Times New Roman" w:cs="Times New Roman"/>
                <w:noProof/>
                <w:szCs w:val="20"/>
                <w:lang w:val="en-US" w:eastAsia="zh-CN"/>
              </w:rPr>
            </w:pPr>
          </w:p>
        </w:tc>
      </w:tr>
      <w:tr w:rsidR="00010215" w:rsidRPr="004076E5" w14:paraId="352A8169" w14:textId="77777777" w:rsidTr="00DD35C5">
        <w:trPr>
          <w:divId w:val="2116439976"/>
          <w:cantSplit/>
          <w:trHeight w:val="1980"/>
        </w:trPr>
        <w:tc>
          <w:tcPr>
            <w:tcW w:w="1098" w:type="dxa"/>
            <w:tcBorders>
              <w:top w:val="nil"/>
              <w:bottom w:val="single" w:sz="4" w:space="0" w:color="auto"/>
              <w:right w:val="nil"/>
            </w:tcBorders>
          </w:tcPr>
          <w:p w14:paraId="1060AB92" w14:textId="77777777" w:rsidR="00010215" w:rsidRPr="004076E5" w:rsidRDefault="003C39EA" w:rsidP="005A22FC">
            <w:pPr>
              <w:spacing w:after="0" w:line="240" w:lineRule="auto"/>
              <w:rPr>
                <w:rFonts w:ascii="Times New Roman" w:hAnsi="Times New Roman" w:cs="Times New Roman"/>
                <w:i/>
                <w:szCs w:val="20"/>
                <w:lang w:eastAsia="zh-CN"/>
              </w:rPr>
            </w:pPr>
            <w:r>
              <w:rPr>
                <w:noProof/>
              </w:rPr>
              <mc:AlternateContent>
                <mc:Choice Requires="wps">
                  <w:drawing>
                    <wp:anchor distT="0" distB="0" distL="114300" distR="114300" simplePos="0" relativeHeight="251675136" behindDoc="0" locked="0" layoutInCell="0" allowOverlap="1" wp14:anchorId="5F8BB6CB" wp14:editId="0DF063F7">
                      <wp:simplePos x="0" y="0"/>
                      <wp:positionH relativeFrom="column">
                        <wp:posOffset>3840480</wp:posOffset>
                      </wp:positionH>
                      <wp:positionV relativeFrom="paragraph">
                        <wp:posOffset>59055</wp:posOffset>
                      </wp:positionV>
                      <wp:extent cx="247650" cy="238125"/>
                      <wp:effectExtent l="0" t="0" r="19050" b="28575"/>
                      <wp:wrapNone/>
                      <wp:docPr id="41"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23812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1778E24" id="Rectangle 1" o:spid="_x0000_s1026" style="position:absolute;margin-left:302.4pt;margin-top:4.65pt;width:19.5pt;height:18.75pt;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" o:allowincell="f"/>
                  </w:pict>
                </mc:Fallback>
              </mc:AlternateContent>
            </w:r>
          </w:p>
        </w:tc>
        <w:tc>
          <w:tcPr>
            <w:tcW w:w="4950" w:type="dxa"/>
            <w:gridSpan w:val="2"/>
            <w:tcBorders>
              <w:top w:val="nil"/>
              <w:left w:val="nil"/>
              <w:bottom w:val="single" w:sz="4" w:space="0" w:color="auto"/>
              <w:right w:val="nil"/>
            </w:tcBorders>
          </w:tcPr>
          <w:p w14:paraId="67A2B4A3" w14:textId="77777777" w:rsidR="00010215" w:rsidRPr="004076E5" w:rsidRDefault="00010215" w:rsidP="005A22FC">
            <w:pPr>
              <w:spacing w:after="0" w:line="240" w:lineRule="auto"/>
              <w:rPr>
                <w:rFonts w:ascii="Times New Roman" w:hAnsi="Times New Roman" w:cs="Times New Roman"/>
                <w:szCs w:val="20"/>
                <w:lang w:eastAsia="zh-CN"/>
              </w:rPr>
            </w:pPr>
            <w:r w:rsidRPr="004076E5">
              <w:rPr>
                <w:rFonts w:ascii="Times New Roman" w:hAnsi="Times New Roman" w:cs="Times New Roman"/>
                <w:szCs w:val="20"/>
                <w:lang w:eastAsia="zh-CN"/>
              </w:rPr>
              <w:t>Yes, as at (</w:t>
            </w:r>
            <w:r w:rsidRPr="004076E5">
              <w:rPr>
                <w:rFonts w:ascii="Times New Roman" w:hAnsi="Times New Roman" w:cs="Times New Roman"/>
                <w:i/>
                <w:szCs w:val="20"/>
                <w:lang w:eastAsia="zh-CN"/>
              </w:rPr>
              <w:t>specify date</w:t>
            </w:r>
            <w:r w:rsidRPr="004076E5">
              <w:rPr>
                <w:rFonts w:ascii="Times New Roman" w:hAnsi="Times New Roman" w:cs="Times New Roman"/>
                <w:szCs w:val="20"/>
                <w:lang w:eastAsia="zh-CN"/>
              </w:rPr>
              <w:t xml:space="preserve">):  ______________                      </w:t>
            </w:r>
          </w:p>
          <w:p w14:paraId="67F8BEAF" w14:textId="77777777" w:rsidR="00010215" w:rsidRPr="004076E5" w:rsidRDefault="00010215" w:rsidP="005A22FC">
            <w:pPr>
              <w:spacing w:after="0" w:line="240" w:lineRule="auto"/>
              <w:rPr>
                <w:rFonts w:ascii="Times New Roman" w:hAnsi="Times New Roman" w:cs="Times New Roman"/>
                <w:i/>
                <w:szCs w:val="20"/>
                <w:u w:val="single"/>
                <w:lang w:eastAsia="zh-CN"/>
              </w:rPr>
            </w:pPr>
            <w:r w:rsidRPr="004076E5">
              <w:rPr>
                <w:rFonts w:ascii="Times New Roman" w:hAnsi="Times New Roman" w:cs="Times New Roman"/>
                <w:i/>
                <w:szCs w:val="20"/>
                <w:lang w:eastAsia="zh-CN"/>
              </w:rPr>
              <w:t xml:space="preserve">                                                                                  </w:t>
            </w:r>
            <w:r w:rsidRPr="004076E5">
              <w:rPr>
                <w:rFonts w:ascii="Times New Roman" w:hAnsi="Times New Roman" w:cs="Times New Roman"/>
                <w:i/>
                <w:szCs w:val="20"/>
                <w:lang w:eastAsia="zh-CN"/>
              </w:rPr>
              <w:tab/>
            </w:r>
          </w:p>
          <w:p w14:paraId="4CB827E0" w14:textId="77777777" w:rsidR="00010215" w:rsidRPr="004076E5" w:rsidRDefault="00010215" w:rsidP="007B496E">
            <w:pPr>
              <w:spacing w:after="0" w:line="240" w:lineRule="auto"/>
              <w:rPr>
                <w:rFonts w:ascii="Times New Roman" w:hAnsi="Times New Roman" w:cs="Times New Roman"/>
                <w:szCs w:val="20"/>
                <w:lang w:eastAsia="zh-CN"/>
              </w:rPr>
            </w:pPr>
            <w:r>
              <w:rPr>
                <w:rFonts w:ascii="Times New Roman" w:hAnsi="Times New Roman" w:cs="Times New Roman"/>
                <w:szCs w:val="20"/>
                <w:lang w:eastAsia="zh-CN"/>
              </w:rPr>
              <w:t xml:space="preserve">Amount required to be </w:t>
            </w:r>
            <w:r w:rsidR="007B496E">
              <w:rPr>
                <w:rFonts w:ascii="Times New Roman" w:hAnsi="Times New Roman" w:cs="Times New Roman"/>
                <w:szCs w:val="20"/>
                <w:lang w:eastAsia="zh-CN"/>
              </w:rPr>
              <w:t>transferred to</w:t>
            </w:r>
            <w:r>
              <w:rPr>
                <w:rFonts w:ascii="Times New Roman" w:hAnsi="Times New Roman" w:cs="Times New Roman"/>
                <w:szCs w:val="20"/>
                <w:lang w:eastAsia="zh-CN"/>
              </w:rPr>
              <w:t xml:space="preserve"> the CPF member’s Retirement Account</w:t>
            </w:r>
          </w:p>
        </w:tc>
        <w:tc>
          <w:tcPr>
            <w:tcW w:w="2700" w:type="dxa"/>
            <w:tcBorders>
              <w:top w:val="nil"/>
              <w:left w:val="nil"/>
              <w:bottom w:val="single" w:sz="4" w:space="0" w:color="auto"/>
              <w:right w:val="single" w:sz="4" w:space="0" w:color="auto"/>
            </w:tcBorders>
          </w:tcPr>
          <w:p w14:paraId="4FDE9038" w14:textId="77777777" w:rsidR="00010215" w:rsidRPr="004076E5" w:rsidRDefault="00010215" w:rsidP="005A22FC">
            <w:pPr>
              <w:spacing w:after="0" w:line="240" w:lineRule="auto"/>
              <w:rPr>
                <w:rFonts w:ascii="Times New Roman" w:hAnsi="Times New Roman" w:cs="Times New Roman"/>
                <w:noProof/>
                <w:szCs w:val="20"/>
                <w:lang w:val="en-US" w:eastAsia="zh-CN"/>
              </w:rPr>
            </w:pPr>
          </w:p>
          <w:p w14:paraId="284F9800" w14:textId="77777777" w:rsidR="00010215" w:rsidRPr="004076E5" w:rsidRDefault="00010215" w:rsidP="005A22FC">
            <w:pPr>
              <w:spacing w:after="0" w:line="240" w:lineRule="auto"/>
              <w:rPr>
                <w:rFonts w:ascii="Times New Roman" w:hAnsi="Times New Roman" w:cs="Times New Roman"/>
                <w:i/>
                <w:szCs w:val="20"/>
                <w:u w:val="single"/>
                <w:lang w:eastAsia="zh-CN"/>
              </w:rPr>
            </w:pPr>
          </w:p>
          <w:p w14:paraId="108701CF" w14:textId="77777777" w:rsidR="00010215" w:rsidRPr="004076E5" w:rsidRDefault="00010215" w:rsidP="005A22FC">
            <w:pPr>
              <w:spacing w:after="0" w:line="240" w:lineRule="auto"/>
              <w:rPr>
                <w:rFonts w:ascii="Times New Roman" w:hAnsi="Times New Roman" w:cs="Times New Roman"/>
                <w:i/>
                <w:szCs w:val="20"/>
                <w:u w:val="single"/>
                <w:lang w:eastAsia="zh-CN"/>
              </w:rPr>
            </w:pPr>
          </w:p>
          <w:p w14:paraId="265D1274" w14:textId="77777777" w:rsidR="00010215" w:rsidRPr="004076E5" w:rsidRDefault="00010215" w:rsidP="005A22FC">
            <w:pPr>
              <w:spacing w:after="0" w:line="240" w:lineRule="auto"/>
              <w:rPr>
                <w:rFonts w:ascii="Times New Roman" w:hAnsi="Times New Roman" w:cs="Times New Roman"/>
                <w:i/>
                <w:szCs w:val="20"/>
                <w:u w:val="single"/>
                <w:lang w:eastAsia="zh-CN"/>
              </w:rPr>
            </w:pPr>
            <w:r w:rsidRPr="004076E5">
              <w:rPr>
                <w:rFonts w:ascii="Times New Roman" w:hAnsi="Times New Roman" w:cs="Times New Roman"/>
                <w:i/>
                <w:szCs w:val="20"/>
                <w:u w:val="single"/>
                <w:lang w:eastAsia="zh-CN"/>
              </w:rPr>
              <w:t>Amount</w:t>
            </w:r>
          </w:p>
          <w:p w14:paraId="5B99C514" w14:textId="77777777" w:rsidR="00010215" w:rsidRPr="004076E5" w:rsidRDefault="00010215" w:rsidP="005A22FC">
            <w:pPr>
              <w:spacing w:after="0" w:line="240" w:lineRule="auto"/>
              <w:rPr>
                <w:rFonts w:ascii="Times New Roman" w:hAnsi="Times New Roman" w:cs="Times New Roman"/>
                <w:szCs w:val="20"/>
                <w:u w:val="single"/>
                <w:lang w:eastAsia="zh-CN"/>
              </w:rPr>
            </w:pPr>
            <w:r w:rsidRPr="004076E5">
              <w:rPr>
                <w:rFonts w:ascii="Times New Roman" w:hAnsi="Times New Roman" w:cs="Times New Roman"/>
                <w:szCs w:val="20"/>
                <w:lang w:eastAsia="zh-CN"/>
              </w:rPr>
              <w:t xml:space="preserve">$ </w:t>
            </w:r>
            <w:r w:rsidRPr="004076E5">
              <w:rPr>
                <w:rFonts w:ascii="Times New Roman" w:hAnsi="Times New Roman" w:cs="Times New Roman"/>
                <w:szCs w:val="20"/>
                <w:u w:val="single"/>
                <w:lang w:eastAsia="zh-CN"/>
              </w:rPr>
              <w:tab/>
            </w:r>
            <w:r w:rsidRPr="004076E5">
              <w:rPr>
                <w:rFonts w:ascii="Times New Roman" w:hAnsi="Times New Roman" w:cs="Times New Roman"/>
                <w:szCs w:val="20"/>
                <w:u w:val="single"/>
                <w:lang w:eastAsia="zh-CN"/>
              </w:rPr>
              <w:tab/>
            </w:r>
          </w:p>
        </w:tc>
      </w:tr>
      <w:tr w:rsidR="00DD35C5" w:rsidRPr="004076E5" w14:paraId="7EEB6F7F" w14:textId="77777777" w:rsidTr="00C808CA">
        <w:trPr>
          <w:divId w:val="2116439976"/>
          <w:cantSplit/>
          <w:trHeight w:val="1980"/>
        </w:trPr>
        <w:tc>
          <w:tcPr>
            <w:tcW w:w="1098" w:type="dxa"/>
            <w:tcBorders>
              <w:top w:val="single" w:sz="4" w:space="0" w:color="auto"/>
              <w:bottom w:val="nil"/>
              <w:right w:val="nil"/>
            </w:tcBorders>
          </w:tcPr>
          <w:p w14:paraId="3AB35743" w14:textId="77777777" w:rsidR="00DD35C5" w:rsidRDefault="00DD35C5" w:rsidP="005A22FC">
            <w:pPr>
              <w:spacing w:after="0" w:line="240" w:lineRule="auto"/>
              <w:rPr>
                <w:noProof/>
                <w:lang w:eastAsia="zh-CN"/>
              </w:rPr>
            </w:pPr>
            <w:r>
              <w:rPr>
                <w:rFonts w:ascii="Times New Roman" w:hAnsi="Times New Roman" w:cs="Times New Roman"/>
                <w:b/>
                <w:szCs w:val="20"/>
                <w:lang w:eastAsia="zh-CN"/>
              </w:rPr>
              <w:t>Query 4</w:t>
            </w:r>
          </w:p>
        </w:tc>
        <w:tc>
          <w:tcPr>
            <w:tcW w:w="7650" w:type="dxa"/>
            <w:gridSpan w:val="3"/>
            <w:tcBorders>
              <w:top w:val="single" w:sz="4" w:space="0" w:color="auto"/>
              <w:left w:val="nil"/>
              <w:bottom w:val="nil"/>
              <w:right w:val="single" w:sz="4" w:space="0" w:color="auto"/>
            </w:tcBorders>
          </w:tcPr>
          <w:p w14:paraId="0D276F13" w14:textId="77777777" w:rsidR="00DD35C5" w:rsidRDefault="00DD35C5" w:rsidP="00DD35C5">
            <w:pPr>
              <w:spacing w:after="0" w:line="240" w:lineRule="auto"/>
              <w:jc w:val="both"/>
              <w:rPr>
                <w:rFonts w:ascii="Times New Roman" w:hAnsi="Times New Roman" w:cs="Times New Roman"/>
                <w:b/>
                <w:szCs w:val="20"/>
                <w:lang w:eastAsia="zh-CN"/>
              </w:rPr>
            </w:pPr>
            <w:r w:rsidRPr="00DD35C5">
              <w:rPr>
                <w:rFonts w:ascii="Times New Roman" w:hAnsi="Times New Roman" w:cs="Times New Roman"/>
                <w:b/>
                <w:szCs w:val="20"/>
                <w:lang w:eastAsia="zh-CN"/>
              </w:rPr>
              <w:t>Certain CPF members (i.e. those who have received certain housing grants designated by HDB) will have a portion of the refunds credited to their Retirement Account and/or Special Account and Medisave Account directly (“Grant Members”)</w:t>
            </w:r>
          </w:p>
          <w:p w14:paraId="3CDCD530" w14:textId="77777777" w:rsidR="00DD35C5" w:rsidRPr="00DD35C5" w:rsidRDefault="00DD35C5" w:rsidP="00DD35C5">
            <w:pPr>
              <w:spacing w:after="0" w:line="240" w:lineRule="auto"/>
              <w:jc w:val="both"/>
              <w:rPr>
                <w:rFonts w:ascii="Times New Roman" w:hAnsi="Times New Roman" w:cs="Times New Roman"/>
                <w:b/>
                <w:noProof/>
                <w:szCs w:val="20"/>
                <w:lang w:val="en-US" w:eastAsia="zh-CN"/>
              </w:rPr>
            </w:pPr>
            <w:r>
              <w:rPr>
                <w:rFonts w:ascii="Times New Roman" w:hAnsi="Times New Roman" w:cs="Times New Roman"/>
                <w:b/>
                <w:szCs w:val="20"/>
                <w:lang w:eastAsia="zh-CN"/>
              </w:rPr>
              <w:t>Is the CPF member a Grant Member? If yes, what is the amount that the CPF member is required to set aside or top-up in his/her Retirement Account and Medisave Account?</w:t>
            </w:r>
          </w:p>
        </w:tc>
      </w:tr>
      <w:tr w:rsidR="00DD35C5" w:rsidRPr="004076E5" w14:paraId="5DB72993" w14:textId="77777777" w:rsidTr="00C808CA">
        <w:trPr>
          <w:divId w:val="2116439976"/>
          <w:cantSplit/>
          <w:trHeight w:val="1980"/>
        </w:trPr>
        <w:tc>
          <w:tcPr>
            <w:tcW w:w="1098" w:type="dxa"/>
            <w:tcBorders>
              <w:top w:val="single" w:sz="4" w:space="0" w:color="auto"/>
              <w:bottom w:val="nil"/>
              <w:right w:val="nil"/>
            </w:tcBorders>
          </w:tcPr>
          <w:p w14:paraId="29214BE8" w14:textId="77777777" w:rsidR="00DD35C5" w:rsidRPr="004076E5" w:rsidRDefault="00DD35C5" w:rsidP="00DD35C5">
            <w:pPr>
              <w:spacing w:after="0" w:line="240" w:lineRule="auto"/>
              <w:rPr>
                <w:rFonts w:ascii="Times New Roman" w:hAnsi="Times New Roman" w:cs="Times New Roman"/>
                <w:i/>
                <w:szCs w:val="20"/>
                <w:lang w:eastAsia="zh-CN"/>
              </w:rPr>
            </w:pPr>
            <w:r>
              <w:rPr>
                <w:noProof/>
              </w:rPr>
              <mc:AlternateContent>
                <mc:Choice Requires="wps">
                  <w:drawing>
                    <wp:anchor distT="0" distB="0" distL="114300" distR="114300" simplePos="0" relativeHeight="251679232" behindDoc="0" locked="0" layoutInCell="0" allowOverlap="1" wp14:anchorId="5A37A284" wp14:editId="23628D1A">
                      <wp:simplePos x="0" y="0"/>
                      <wp:positionH relativeFrom="column">
                        <wp:posOffset>3840480</wp:posOffset>
                      </wp:positionH>
                      <wp:positionV relativeFrom="paragraph">
                        <wp:posOffset>93345</wp:posOffset>
                      </wp:positionV>
                      <wp:extent cx="247650" cy="238125"/>
                      <wp:effectExtent l="0" t="0" r="19050" b="28575"/>
                      <wp:wrapNone/>
                      <wp:docPr id="47"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23812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6FB0B30" id="Rectangle 2" o:spid="_x0000_s1026" style="position:absolute;margin-left:302.4pt;margin-top:7.35pt;width:19.5pt;height:18.75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" o:allowincell="f"/>
                  </w:pict>
                </mc:Fallback>
              </mc:AlternateContent>
            </w:r>
            <w:r w:rsidRPr="004076E5">
              <w:rPr>
                <w:rFonts w:ascii="Times New Roman" w:hAnsi="Times New Roman" w:cs="Times New Roman"/>
                <w:szCs w:val="20"/>
                <w:lang w:eastAsia="zh-CN"/>
              </w:rPr>
              <w:t>Answer:</w:t>
            </w:r>
          </w:p>
        </w:tc>
        <w:tc>
          <w:tcPr>
            <w:tcW w:w="7650" w:type="dxa"/>
            <w:gridSpan w:val="3"/>
            <w:tcBorders>
              <w:top w:val="single" w:sz="4" w:space="0" w:color="auto"/>
              <w:left w:val="nil"/>
              <w:bottom w:val="nil"/>
              <w:right w:val="single" w:sz="4" w:space="0" w:color="auto"/>
            </w:tcBorders>
          </w:tcPr>
          <w:p w14:paraId="7D69C4FD" w14:textId="77777777" w:rsidR="00DD35C5" w:rsidRPr="004076E5" w:rsidRDefault="00DD35C5" w:rsidP="00DD35C5">
            <w:pPr>
              <w:spacing w:after="0" w:line="240" w:lineRule="auto"/>
              <w:rPr>
                <w:rFonts w:ascii="Times New Roman" w:hAnsi="Times New Roman" w:cs="Times New Roman"/>
                <w:szCs w:val="20"/>
                <w:lang w:eastAsia="zh-CN"/>
              </w:rPr>
            </w:pPr>
            <w:r w:rsidRPr="004076E5">
              <w:rPr>
                <w:rFonts w:ascii="Times New Roman" w:hAnsi="Times New Roman" w:cs="Times New Roman"/>
                <w:szCs w:val="20"/>
                <w:lang w:eastAsia="zh-CN"/>
              </w:rPr>
              <w:t>No.</w:t>
            </w:r>
          </w:p>
        </w:tc>
      </w:tr>
      <w:tr w:rsidR="00DD35C5" w:rsidRPr="004076E5" w14:paraId="4CF3DB10" w14:textId="77777777" w:rsidTr="00010215">
        <w:trPr>
          <w:divId w:val="2116439976"/>
          <w:cantSplit/>
          <w:trHeight w:val="1980"/>
        </w:trPr>
        <w:tc>
          <w:tcPr>
            <w:tcW w:w="1098" w:type="dxa"/>
            <w:tcBorders>
              <w:top w:val="nil"/>
              <w:bottom w:val="single" w:sz="4" w:space="0" w:color="auto"/>
              <w:right w:val="nil"/>
            </w:tcBorders>
          </w:tcPr>
          <w:p w14:paraId="56C2DC6B" w14:textId="77777777" w:rsidR="00DD35C5" w:rsidRPr="004076E5" w:rsidRDefault="00DD35C5" w:rsidP="00DD35C5">
            <w:pPr>
              <w:spacing w:after="0" w:line="240" w:lineRule="auto"/>
              <w:rPr>
                <w:rFonts w:ascii="Times New Roman" w:hAnsi="Times New Roman" w:cs="Times New Roman"/>
                <w:i/>
                <w:szCs w:val="20"/>
                <w:lang w:eastAsia="zh-CN"/>
              </w:rPr>
            </w:pPr>
            <w:r>
              <w:rPr>
                <w:noProof/>
              </w:rPr>
              <w:lastRenderedPageBreak/>
              <mc:AlternateContent>
                <mc:Choice Requires="wps">
                  <w:drawing>
                    <wp:anchor distT="0" distB="0" distL="114300" distR="114300" simplePos="0" relativeHeight="251680256" behindDoc="0" locked="0" layoutInCell="0" allowOverlap="1" wp14:anchorId="16CBEE8C" wp14:editId="288B2B01">
                      <wp:simplePos x="0" y="0"/>
                      <wp:positionH relativeFrom="column">
                        <wp:posOffset>3840480</wp:posOffset>
                      </wp:positionH>
                      <wp:positionV relativeFrom="paragraph">
                        <wp:posOffset>59055</wp:posOffset>
                      </wp:positionV>
                      <wp:extent cx="247650" cy="238125"/>
                      <wp:effectExtent l="0" t="0" r="19050" b="28575"/>
                      <wp:wrapNone/>
                      <wp:docPr id="48"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23812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15DA6B5" id="Rectangle 1" o:spid="_x0000_s1026" style="position:absolute;margin-left:302.4pt;margin-top:4.65pt;width:19.5pt;height:18.75pt;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" o:allowincell="f"/>
                  </w:pict>
                </mc:Fallback>
              </mc:AlternateContent>
            </w:r>
          </w:p>
        </w:tc>
        <w:tc>
          <w:tcPr>
            <w:tcW w:w="4950" w:type="dxa"/>
            <w:gridSpan w:val="2"/>
            <w:tcBorders>
              <w:top w:val="nil"/>
              <w:left w:val="nil"/>
              <w:bottom w:val="single" w:sz="4" w:space="0" w:color="auto"/>
              <w:right w:val="nil"/>
            </w:tcBorders>
          </w:tcPr>
          <w:p w14:paraId="0C8EE3EB" w14:textId="77777777" w:rsidR="00DD35C5" w:rsidRPr="004076E5" w:rsidRDefault="00DD35C5" w:rsidP="00DD35C5">
            <w:pPr>
              <w:spacing w:after="0" w:line="240" w:lineRule="auto"/>
              <w:rPr>
                <w:rFonts w:ascii="Times New Roman" w:hAnsi="Times New Roman" w:cs="Times New Roman"/>
                <w:szCs w:val="20"/>
                <w:lang w:eastAsia="zh-CN"/>
              </w:rPr>
            </w:pPr>
            <w:r w:rsidRPr="004076E5">
              <w:rPr>
                <w:rFonts w:ascii="Times New Roman" w:hAnsi="Times New Roman" w:cs="Times New Roman"/>
                <w:szCs w:val="20"/>
                <w:lang w:eastAsia="zh-CN"/>
              </w:rPr>
              <w:t>Yes, as at (</w:t>
            </w:r>
            <w:r w:rsidRPr="004076E5">
              <w:rPr>
                <w:rFonts w:ascii="Times New Roman" w:hAnsi="Times New Roman" w:cs="Times New Roman"/>
                <w:i/>
                <w:szCs w:val="20"/>
                <w:lang w:eastAsia="zh-CN"/>
              </w:rPr>
              <w:t>specify date</w:t>
            </w:r>
            <w:r w:rsidRPr="004076E5">
              <w:rPr>
                <w:rFonts w:ascii="Times New Roman" w:hAnsi="Times New Roman" w:cs="Times New Roman"/>
                <w:szCs w:val="20"/>
                <w:lang w:eastAsia="zh-CN"/>
              </w:rPr>
              <w:t xml:space="preserve">):  ______________                      </w:t>
            </w:r>
          </w:p>
          <w:p w14:paraId="60CA6930" w14:textId="77777777" w:rsidR="00DD35C5" w:rsidRDefault="00DD35C5" w:rsidP="00DD35C5">
            <w:pPr>
              <w:spacing w:after="0" w:line="240" w:lineRule="auto"/>
              <w:rPr>
                <w:rFonts w:ascii="Times New Roman" w:hAnsi="Times New Roman" w:cs="Times New Roman"/>
                <w:i/>
                <w:szCs w:val="20"/>
                <w:lang w:eastAsia="zh-CN"/>
              </w:rPr>
            </w:pPr>
            <w:r w:rsidRPr="004076E5">
              <w:rPr>
                <w:rFonts w:ascii="Times New Roman" w:hAnsi="Times New Roman" w:cs="Times New Roman"/>
                <w:i/>
                <w:szCs w:val="20"/>
                <w:lang w:eastAsia="zh-CN"/>
              </w:rPr>
              <w:t xml:space="preserve">                                                                                  </w:t>
            </w:r>
            <w:r w:rsidRPr="004076E5">
              <w:rPr>
                <w:rFonts w:ascii="Times New Roman" w:hAnsi="Times New Roman" w:cs="Times New Roman"/>
                <w:i/>
                <w:szCs w:val="20"/>
                <w:lang w:eastAsia="zh-CN"/>
              </w:rPr>
              <w:tab/>
            </w:r>
          </w:p>
          <w:p w14:paraId="503246D4" w14:textId="77777777" w:rsidR="00DD35C5" w:rsidRPr="004076E5" w:rsidRDefault="00DD35C5" w:rsidP="00DD35C5">
            <w:pPr>
              <w:spacing w:after="0" w:line="240" w:lineRule="auto"/>
              <w:rPr>
                <w:rFonts w:ascii="Times New Roman" w:hAnsi="Times New Roman" w:cs="Times New Roman"/>
                <w:i/>
                <w:szCs w:val="20"/>
                <w:u w:val="single"/>
                <w:lang w:eastAsia="zh-CN"/>
              </w:rPr>
            </w:pPr>
          </w:p>
          <w:p w14:paraId="33D41E8A" w14:textId="77777777" w:rsidR="00DD35C5" w:rsidRDefault="00DD35C5" w:rsidP="00DD35C5">
            <w:pPr>
              <w:spacing w:after="0" w:line="240" w:lineRule="auto"/>
              <w:jc w:val="both"/>
              <w:rPr>
                <w:rFonts w:ascii="Times New Roman" w:hAnsi="Times New Roman" w:cs="Times New Roman"/>
                <w:szCs w:val="20"/>
                <w:lang w:eastAsia="zh-CN"/>
              </w:rPr>
            </w:pPr>
            <w:r>
              <w:rPr>
                <w:rFonts w:ascii="Times New Roman" w:hAnsi="Times New Roman" w:cs="Times New Roman"/>
                <w:szCs w:val="20"/>
                <w:lang w:eastAsia="zh-CN"/>
              </w:rPr>
              <w:t>Amount required to be set aside/topped up in the CPF member’s Retirement Account (up to the Retirement Sum applicable to the CPF member, and any excess amount will be credited to the CPF member’s Special Account)</w:t>
            </w:r>
          </w:p>
          <w:p w14:paraId="6BA460B5" w14:textId="77777777" w:rsidR="00DD35C5" w:rsidRDefault="00DD35C5" w:rsidP="00DD35C5">
            <w:pPr>
              <w:spacing w:after="0" w:line="240" w:lineRule="auto"/>
              <w:jc w:val="both"/>
              <w:rPr>
                <w:rFonts w:ascii="Times New Roman" w:hAnsi="Times New Roman" w:cs="Times New Roman"/>
                <w:szCs w:val="20"/>
                <w:lang w:eastAsia="zh-CN"/>
              </w:rPr>
            </w:pPr>
          </w:p>
          <w:p w14:paraId="1C1EF206" w14:textId="77777777" w:rsidR="00DD35C5" w:rsidRDefault="00DD35C5" w:rsidP="00DD35C5">
            <w:pPr>
              <w:spacing w:after="0" w:line="240" w:lineRule="auto"/>
              <w:jc w:val="both"/>
              <w:rPr>
                <w:rFonts w:ascii="Times New Roman" w:hAnsi="Times New Roman" w:cs="Times New Roman"/>
                <w:szCs w:val="20"/>
                <w:lang w:eastAsia="zh-CN"/>
              </w:rPr>
            </w:pPr>
            <w:r>
              <w:rPr>
                <w:rFonts w:ascii="Times New Roman" w:hAnsi="Times New Roman" w:cs="Times New Roman"/>
                <w:szCs w:val="20"/>
                <w:lang w:eastAsia="zh-CN"/>
              </w:rPr>
              <w:t>Amount required to be set aside/topped up in the CPF member’s Medisave Account</w:t>
            </w:r>
          </w:p>
          <w:p w14:paraId="6A3783CE" w14:textId="77777777" w:rsidR="00DD35C5" w:rsidRPr="004076E5" w:rsidRDefault="00DD35C5" w:rsidP="00DD35C5">
            <w:pPr>
              <w:spacing w:after="0" w:line="240" w:lineRule="auto"/>
              <w:rPr>
                <w:rFonts w:ascii="Times New Roman" w:hAnsi="Times New Roman" w:cs="Times New Roman"/>
                <w:szCs w:val="20"/>
                <w:lang w:eastAsia="zh-CN"/>
              </w:rPr>
            </w:pPr>
          </w:p>
        </w:tc>
        <w:tc>
          <w:tcPr>
            <w:tcW w:w="2700" w:type="dxa"/>
            <w:tcBorders>
              <w:top w:val="nil"/>
              <w:left w:val="nil"/>
              <w:bottom w:val="single" w:sz="4" w:space="0" w:color="auto"/>
              <w:right w:val="single" w:sz="4" w:space="0" w:color="auto"/>
            </w:tcBorders>
          </w:tcPr>
          <w:p w14:paraId="6EC85571" w14:textId="77777777" w:rsidR="00DD35C5" w:rsidRPr="004076E5" w:rsidRDefault="00DD35C5" w:rsidP="00DD35C5">
            <w:pPr>
              <w:spacing w:after="0" w:line="240" w:lineRule="auto"/>
              <w:rPr>
                <w:rFonts w:ascii="Times New Roman" w:hAnsi="Times New Roman" w:cs="Times New Roman"/>
                <w:noProof/>
                <w:szCs w:val="20"/>
                <w:lang w:val="en-US" w:eastAsia="zh-CN"/>
              </w:rPr>
            </w:pPr>
          </w:p>
          <w:p w14:paraId="1682C790" w14:textId="77777777" w:rsidR="00DD35C5" w:rsidRPr="004076E5" w:rsidRDefault="00DD35C5" w:rsidP="00DD35C5">
            <w:pPr>
              <w:spacing w:after="0" w:line="240" w:lineRule="auto"/>
              <w:rPr>
                <w:rFonts w:ascii="Times New Roman" w:hAnsi="Times New Roman" w:cs="Times New Roman"/>
                <w:i/>
                <w:szCs w:val="20"/>
                <w:u w:val="single"/>
                <w:lang w:eastAsia="zh-CN"/>
              </w:rPr>
            </w:pPr>
          </w:p>
          <w:p w14:paraId="322EAE5D" w14:textId="77777777" w:rsidR="00DD35C5" w:rsidRDefault="00DD35C5" w:rsidP="00DD35C5">
            <w:pPr>
              <w:spacing w:after="0" w:line="240" w:lineRule="auto"/>
              <w:rPr>
                <w:rFonts w:ascii="Times New Roman" w:hAnsi="Times New Roman" w:cs="Times New Roman"/>
                <w:i/>
                <w:szCs w:val="20"/>
                <w:u w:val="single"/>
                <w:lang w:eastAsia="zh-CN"/>
              </w:rPr>
            </w:pPr>
          </w:p>
          <w:p w14:paraId="43E3F176" w14:textId="77777777" w:rsidR="00DD35C5" w:rsidRPr="004076E5" w:rsidRDefault="00DD35C5" w:rsidP="00DD35C5">
            <w:pPr>
              <w:spacing w:after="0" w:line="240" w:lineRule="auto"/>
              <w:rPr>
                <w:rFonts w:ascii="Times New Roman" w:hAnsi="Times New Roman" w:cs="Times New Roman"/>
                <w:i/>
                <w:szCs w:val="20"/>
                <w:u w:val="single"/>
                <w:lang w:eastAsia="zh-CN"/>
              </w:rPr>
            </w:pPr>
            <w:r w:rsidRPr="004076E5">
              <w:rPr>
                <w:rFonts w:ascii="Times New Roman" w:hAnsi="Times New Roman" w:cs="Times New Roman"/>
                <w:i/>
                <w:szCs w:val="20"/>
                <w:u w:val="single"/>
                <w:lang w:eastAsia="zh-CN"/>
              </w:rPr>
              <w:t>Amount</w:t>
            </w:r>
          </w:p>
          <w:p w14:paraId="1AB3273E" w14:textId="77777777" w:rsidR="00DD35C5" w:rsidRDefault="00DD35C5" w:rsidP="00DD35C5">
            <w:pPr>
              <w:spacing w:after="0" w:line="240" w:lineRule="auto"/>
              <w:rPr>
                <w:rFonts w:ascii="Times New Roman" w:hAnsi="Times New Roman" w:cs="Times New Roman"/>
                <w:szCs w:val="20"/>
                <w:u w:val="single"/>
                <w:lang w:eastAsia="zh-CN"/>
              </w:rPr>
            </w:pPr>
            <w:r w:rsidRPr="004076E5">
              <w:rPr>
                <w:rFonts w:ascii="Times New Roman" w:hAnsi="Times New Roman" w:cs="Times New Roman"/>
                <w:szCs w:val="20"/>
                <w:lang w:eastAsia="zh-CN"/>
              </w:rPr>
              <w:t xml:space="preserve">$ </w:t>
            </w:r>
            <w:r w:rsidRPr="004076E5">
              <w:rPr>
                <w:rFonts w:ascii="Times New Roman" w:hAnsi="Times New Roman" w:cs="Times New Roman"/>
                <w:szCs w:val="20"/>
                <w:u w:val="single"/>
                <w:lang w:eastAsia="zh-CN"/>
              </w:rPr>
              <w:tab/>
            </w:r>
            <w:r w:rsidRPr="004076E5">
              <w:rPr>
                <w:rFonts w:ascii="Times New Roman" w:hAnsi="Times New Roman" w:cs="Times New Roman"/>
                <w:szCs w:val="20"/>
                <w:u w:val="single"/>
                <w:lang w:eastAsia="zh-CN"/>
              </w:rPr>
              <w:tab/>
            </w:r>
          </w:p>
          <w:p w14:paraId="65F53429" w14:textId="77777777" w:rsidR="00DD35C5" w:rsidRDefault="00DD35C5" w:rsidP="00DD35C5">
            <w:pPr>
              <w:spacing w:after="0" w:line="240" w:lineRule="auto"/>
              <w:rPr>
                <w:rFonts w:ascii="Times New Roman" w:hAnsi="Times New Roman" w:cs="Times New Roman"/>
                <w:szCs w:val="20"/>
                <w:u w:val="single"/>
                <w:lang w:eastAsia="zh-CN"/>
              </w:rPr>
            </w:pPr>
          </w:p>
          <w:p w14:paraId="0ADF0368" w14:textId="77777777" w:rsidR="00DD35C5" w:rsidRDefault="00DD35C5" w:rsidP="00DD35C5">
            <w:pPr>
              <w:spacing w:after="0" w:line="240" w:lineRule="auto"/>
              <w:rPr>
                <w:rFonts w:ascii="Times New Roman" w:hAnsi="Times New Roman" w:cs="Times New Roman"/>
                <w:szCs w:val="20"/>
                <w:u w:val="single"/>
                <w:lang w:eastAsia="zh-CN"/>
              </w:rPr>
            </w:pPr>
          </w:p>
          <w:p w14:paraId="28925F96" w14:textId="77777777" w:rsidR="00DD35C5" w:rsidRDefault="00DD35C5" w:rsidP="00DD35C5">
            <w:pPr>
              <w:spacing w:after="0" w:line="240" w:lineRule="auto"/>
              <w:rPr>
                <w:rFonts w:ascii="Times New Roman" w:hAnsi="Times New Roman" w:cs="Times New Roman"/>
                <w:szCs w:val="20"/>
                <w:u w:val="single"/>
                <w:lang w:eastAsia="zh-CN"/>
              </w:rPr>
            </w:pPr>
          </w:p>
          <w:p w14:paraId="1269B6D1" w14:textId="77777777" w:rsidR="00DD35C5" w:rsidRDefault="00DD35C5" w:rsidP="00DD35C5">
            <w:pPr>
              <w:spacing w:after="0" w:line="240" w:lineRule="auto"/>
              <w:rPr>
                <w:rFonts w:ascii="Times New Roman" w:hAnsi="Times New Roman" w:cs="Times New Roman"/>
                <w:szCs w:val="20"/>
                <w:u w:val="single"/>
                <w:lang w:eastAsia="zh-CN"/>
              </w:rPr>
            </w:pPr>
          </w:p>
          <w:p w14:paraId="7C9721AD" w14:textId="77777777" w:rsidR="00DD35C5" w:rsidRPr="004076E5" w:rsidRDefault="00DD35C5" w:rsidP="00DD35C5">
            <w:pPr>
              <w:spacing w:after="0" w:line="240" w:lineRule="auto"/>
              <w:rPr>
                <w:rFonts w:ascii="Times New Roman" w:hAnsi="Times New Roman" w:cs="Times New Roman"/>
                <w:szCs w:val="20"/>
                <w:u w:val="single"/>
                <w:lang w:eastAsia="zh-CN"/>
              </w:rPr>
            </w:pPr>
            <w:r w:rsidRPr="004076E5">
              <w:rPr>
                <w:rFonts w:ascii="Times New Roman" w:hAnsi="Times New Roman" w:cs="Times New Roman"/>
                <w:szCs w:val="20"/>
                <w:lang w:eastAsia="zh-CN"/>
              </w:rPr>
              <w:t xml:space="preserve">$ </w:t>
            </w:r>
            <w:r w:rsidRPr="004076E5">
              <w:rPr>
                <w:rFonts w:ascii="Times New Roman" w:hAnsi="Times New Roman" w:cs="Times New Roman"/>
                <w:szCs w:val="20"/>
                <w:u w:val="single"/>
                <w:lang w:eastAsia="zh-CN"/>
              </w:rPr>
              <w:tab/>
            </w:r>
            <w:r w:rsidRPr="004076E5">
              <w:rPr>
                <w:rFonts w:ascii="Times New Roman" w:hAnsi="Times New Roman" w:cs="Times New Roman"/>
                <w:szCs w:val="20"/>
                <w:u w:val="single"/>
                <w:lang w:eastAsia="zh-CN"/>
              </w:rPr>
              <w:tab/>
            </w:r>
          </w:p>
        </w:tc>
      </w:tr>
    </w:tbl>
    <w:p w14:paraId="4227E056" w14:textId="77777777" w:rsidR="00010215" w:rsidRPr="004076E5" w:rsidRDefault="00010215" w:rsidP="00010215">
      <w:pPr>
        <w:spacing w:after="0" w:line="240" w:lineRule="auto"/>
        <w:divId w:val="2116439976"/>
        <w:rPr>
          <w:rFonts w:ascii="Times New Roman" w:hAnsi="Times New Roman" w:cs="Times New Roman"/>
          <w:sz w:val="20"/>
          <w:szCs w:val="20"/>
        </w:rPr>
      </w:pPr>
    </w:p>
    <w:p w14:paraId="0ED60FD2" w14:textId="77777777" w:rsidR="00010215" w:rsidRPr="004076E5" w:rsidRDefault="00010215" w:rsidP="00010215">
      <w:pPr>
        <w:tabs>
          <w:tab w:val="center" w:pos="3793"/>
        </w:tabs>
        <w:suppressAutoHyphens/>
        <w:spacing w:after="0" w:line="240" w:lineRule="auto"/>
        <w:jc w:val="both"/>
        <w:divId w:val="2116439976"/>
        <w:rPr>
          <w:rFonts w:ascii="Times New Roman" w:hAnsi="Times New Roman" w:cs="Times New Roman"/>
          <w:szCs w:val="20"/>
          <w:lang w:eastAsia="zh-CN"/>
        </w:rPr>
      </w:pP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8748"/>
      </w:tblGrid>
      <w:tr w:rsidR="00010215" w:rsidRPr="004076E5" w14:paraId="655E0C41" w14:textId="77777777" w:rsidTr="00010215">
        <w:trPr>
          <w:divId w:val="2116439976"/>
          <w:cantSplit/>
        </w:trPr>
        <w:tc>
          <w:tcPr>
            <w:tcW w:w="8748" w:type="dxa"/>
          </w:tcPr>
          <w:p w14:paraId="4529B731" w14:textId="77777777" w:rsidR="00010215" w:rsidRPr="004076E5" w:rsidRDefault="00010215" w:rsidP="005A22FC">
            <w:pPr>
              <w:spacing w:after="0" w:line="240" w:lineRule="auto"/>
              <w:jc w:val="both"/>
              <w:rPr>
                <w:rFonts w:ascii="Times New Roman" w:hAnsi="Times New Roman" w:cs="Times New Roman"/>
                <w:sz w:val="20"/>
                <w:szCs w:val="20"/>
                <w:lang w:eastAsia="zh-CN"/>
              </w:rPr>
            </w:pPr>
            <w:r w:rsidRPr="004076E5">
              <w:rPr>
                <w:rFonts w:ascii="Times New Roman" w:hAnsi="Times New Roman" w:cs="Times New Roman"/>
                <w:sz w:val="20"/>
                <w:szCs w:val="20"/>
                <w:vertAlign w:val="superscript"/>
                <w:lang w:eastAsia="zh-CN"/>
              </w:rPr>
              <w:sym w:font="Symbol" w:char="F0C4"/>
            </w:r>
            <w:r w:rsidRPr="004076E5">
              <w:rPr>
                <w:rFonts w:ascii="Times New Roman" w:hAnsi="Times New Roman" w:cs="Times New Roman"/>
                <w:sz w:val="20"/>
                <w:szCs w:val="20"/>
                <w:lang w:eastAsia="zh-CN"/>
              </w:rPr>
              <w:t xml:space="preserve">Notes: </w:t>
            </w:r>
          </w:p>
          <w:p w14:paraId="6C65ACB6" w14:textId="77777777" w:rsidR="00010215" w:rsidRPr="00C54D02" w:rsidRDefault="00010215" w:rsidP="006172E9">
            <w:pPr>
              <w:numPr>
                <w:ilvl w:val="0"/>
                <w:numId w:val="45"/>
              </w:numPr>
              <w:spacing w:after="0" w:line="240" w:lineRule="auto"/>
              <w:jc w:val="both"/>
              <w:rPr>
                <w:rFonts w:ascii="Times New Roman" w:hAnsi="Times New Roman" w:cs="Times New Roman"/>
                <w:sz w:val="20"/>
                <w:szCs w:val="20"/>
                <w:lang w:eastAsia="zh-CN"/>
              </w:rPr>
            </w:pPr>
            <w:r>
              <w:rPr>
                <w:rFonts w:ascii="Times New Roman" w:hAnsi="Times New Roman" w:cs="Times New Roman"/>
                <w:sz w:val="20"/>
                <w:szCs w:val="20"/>
                <w:lang w:eastAsia="zh-CN"/>
              </w:rPr>
              <w:t xml:space="preserve">Generally, when a CPF member transfers, </w:t>
            </w:r>
            <w:proofErr w:type="gramStart"/>
            <w:r>
              <w:rPr>
                <w:rFonts w:ascii="Times New Roman" w:hAnsi="Times New Roman" w:cs="Times New Roman"/>
                <w:sz w:val="20"/>
                <w:szCs w:val="20"/>
                <w:lang w:eastAsia="zh-CN"/>
              </w:rPr>
              <w:t>sells</w:t>
            </w:r>
            <w:proofErr w:type="gramEnd"/>
            <w:r>
              <w:rPr>
                <w:rFonts w:ascii="Times New Roman" w:hAnsi="Times New Roman" w:cs="Times New Roman"/>
                <w:sz w:val="20"/>
                <w:szCs w:val="20"/>
                <w:lang w:eastAsia="zh-CN"/>
              </w:rPr>
              <w:t xml:space="preserve"> or otherwise disposes of his/her flat bought using CPF savings, he/she is required to refund the principal sum utilised and the accrued interest on the principal sum utilised. </w:t>
            </w:r>
          </w:p>
          <w:p w14:paraId="139FC120" w14:textId="77777777" w:rsidR="00010215" w:rsidRPr="00C54D02" w:rsidRDefault="00010215" w:rsidP="006172E9">
            <w:pPr>
              <w:numPr>
                <w:ilvl w:val="0"/>
                <w:numId w:val="45"/>
              </w:numPr>
              <w:spacing w:after="0" w:line="240" w:lineRule="auto"/>
              <w:jc w:val="both"/>
              <w:rPr>
                <w:rFonts w:ascii="Times New Roman" w:hAnsi="Times New Roman" w:cs="Times New Roman"/>
                <w:sz w:val="20"/>
                <w:szCs w:val="20"/>
                <w:lang w:eastAsia="zh-CN"/>
              </w:rPr>
            </w:pPr>
            <w:r>
              <w:rPr>
                <w:rFonts w:ascii="Times New Roman" w:hAnsi="Times New Roman" w:cs="Times New Roman"/>
                <w:sz w:val="20"/>
                <w:szCs w:val="20"/>
                <w:lang w:eastAsia="zh-CN"/>
              </w:rPr>
              <w:t xml:space="preserve">If the CPF member has pledged the flat to withdraw his/her CPF Retirement </w:t>
            </w:r>
            <w:r w:rsidRPr="00DB19A3">
              <w:rPr>
                <w:rFonts w:ascii="Times New Roman" w:hAnsi="Times New Roman" w:cs="Times New Roman"/>
                <w:sz w:val="20"/>
                <w:szCs w:val="20"/>
                <w:lang w:eastAsia="zh-CN"/>
              </w:rPr>
              <w:t xml:space="preserve">Account savings in cash, he/she will also need to refund the pledged </w:t>
            </w:r>
            <w:r w:rsidRPr="00C76156">
              <w:rPr>
                <w:rFonts w:ascii="Times New Roman" w:hAnsi="Times New Roman" w:cs="Times New Roman"/>
                <w:sz w:val="20"/>
                <w:szCs w:val="20"/>
                <w:lang w:eastAsia="zh-CN"/>
              </w:rPr>
              <w:t xml:space="preserve">amount withdrawn and interest if applicable. </w:t>
            </w:r>
          </w:p>
          <w:p w14:paraId="72C0979A" w14:textId="77777777" w:rsidR="00010215" w:rsidRDefault="00010215" w:rsidP="006172E9">
            <w:pPr>
              <w:numPr>
                <w:ilvl w:val="0"/>
                <w:numId w:val="45"/>
              </w:numPr>
              <w:spacing w:after="0" w:line="240" w:lineRule="auto"/>
              <w:jc w:val="both"/>
              <w:rPr>
                <w:rFonts w:ascii="Times New Roman" w:hAnsi="Times New Roman" w:cs="Times New Roman"/>
                <w:sz w:val="20"/>
                <w:szCs w:val="20"/>
                <w:lang w:eastAsia="zh-CN"/>
              </w:rPr>
            </w:pPr>
            <w:r w:rsidRPr="00C76156">
              <w:rPr>
                <w:rFonts w:ascii="Times New Roman" w:hAnsi="Times New Roman" w:cs="Times New Roman"/>
                <w:sz w:val="20"/>
                <w:szCs w:val="20"/>
                <w:lang w:eastAsia="zh-CN"/>
              </w:rPr>
              <w:t>The refunds will be first used to top up the CPF member’s Retirement Account up to the Retirement Sum he/she needs to set aside.  Any remaining balance will then be paid to the CPF member</w:t>
            </w:r>
            <w:r>
              <w:rPr>
                <w:rFonts w:ascii="Times New Roman" w:hAnsi="Times New Roman" w:cs="Times New Roman"/>
                <w:sz w:val="20"/>
                <w:szCs w:val="20"/>
                <w:lang w:eastAsia="zh-CN"/>
              </w:rPr>
              <w:t>.</w:t>
            </w:r>
          </w:p>
          <w:p w14:paraId="6184EAE0" w14:textId="77777777" w:rsidR="00DD35C5" w:rsidRPr="00DD35C5" w:rsidRDefault="00DD35C5" w:rsidP="006172E9">
            <w:pPr>
              <w:numPr>
                <w:ilvl w:val="0"/>
                <w:numId w:val="45"/>
              </w:numPr>
              <w:spacing w:after="0" w:line="240" w:lineRule="auto"/>
              <w:jc w:val="both"/>
              <w:rPr>
                <w:rFonts w:ascii="Times New Roman" w:hAnsi="Times New Roman" w:cs="Times New Roman"/>
                <w:sz w:val="20"/>
                <w:szCs w:val="20"/>
                <w:lang w:eastAsia="zh-CN"/>
              </w:rPr>
            </w:pPr>
            <w:r w:rsidRPr="00DD35C5">
              <w:rPr>
                <w:rFonts w:ascii="Times New Roman" w:hAnsi="Times New Roman" w:cs="Times New Roman"/>
                <w:sz w:val="20"/>
                <w:szCs w:val="20"/>
                <w:lang w:eastAsia="zh-CN"/>
              </w:rPr>
              <w:t>Members who received certain types of housing grants may need to refund part of their housing</w:t>
            </w:r>
            <w:r>
              <w:rPr>
                <w:rFonts w:ascii="Times New Roman" w:hAnsi="Times New Roman" w:cs="Times New Roman"/>
                <w:sz w:val="20"/>
                <w:szCs w:val="20"/>
                <w:lang w:eastAsia="zh-CN"/>
              </w:rPr>
              <w:t xml:space="preserve"> </w:t>
            </w:r>
            <w:r w:rsidRPr="00DD35C5">
              <w:rPr>
                <w:rFonts w:ascii="Times New Roman" w:hAnsi="Times New Roman" w:cs="Times New Roman"/>
                <w:sz w:val="20"/>
                <w:szCs w:val="20"/>
                <w:lang w:eastAsia="zh-CN"/>
              </w:rPr>
              <w:t>refund into their Retirement Accounts and/or Special Accounts and Medisave Accounts. The remaining part of the housing refund will be credited into their Ordinary and/or Special Accounts</w:t>
            </w:r>
          </w:p>
          <w:p w14:paraId="43337E00" w14:textId="77777777" w:rsidR="00DD35C5" w:rsidRDefault="00DD35C5" w:rsidP="00DD35C5">
            <w:pPr>
              <w:spacing w:before="0" w:after="0" w:line="240" w:lineRule="auto"/>
              <w:ind w:left="720"/>
              <w:jc w:val="both"/>
              <w:rPr>
                <w:rFonts w:ascii="Times New Roman" w:hAnsi="Times New Roman" w:cs="Times New Roman"/>
                <w:sz w:val="20"/>
                <w:szCs w:val="20"/>
                <w:lang w:eastAsia="zh-CN"/>
              </w:rPr>
            </w:pPr>
            <w:r w:rsidRPr="00DD35C5">
              <w:rPr>
                <w:rFonts w:ascii="Times New Roman" w:hAnsi="Times New Roman" w:cs="Times New Roman"/>
                <w:sz w:val="20"/>
                <w:szCs w:val="20"/>
                <w:lang w:eastAsia="zh-CN"/>
              </w:rPr>
              <w:t>in proportion to the amount withdrawn from those accounts.</w:t>
            </w:r>
          </w:p>
          <w:p w14:paraId="29758BAF" w14:textId="77777777" w:rsidR="00010215" w:rsidRPr="0050747D" w:rsidRDefault="00010215" w:rsidP="006172E9">
            <w:pPr>
              <w:numPr>
                <w:ilvl w:val="0"/>
                <w:numId w:val="45"/>
              </w:numPr>
              <w:spacing w:after="0" w:line="240" w:lineRule="auto"/>
              <w:jc w:val="both"/>
              <w:rPr>
                <w:rFonts w:ascii="Times New Roman" w:hAnsi="Times New Roman" w:cs="Times New Roman"/>
                <w:sz w:val="20"/>
                <w:szCs w:val="20"/>
                <w:lang w:eastAsia="zh-CN"/>
              </w:rPr>
            </w:pPr>
            <w:r w:rsidRPr="00C54D02">
              <w:rPr>
                <w:rFonts w:ascii="Times New Roman" w:hAnsi="Times New Roman" w:cs="Times New Roman"/>
                <w:sz w:val="20"/>
                <w:szCs w:val="20"/>
                <w:lang w:eastAsia="zh-CN"/>
              </w:rPr>
              <w:t>On the refund requirements upon the sale of HDB flats, please refer to sections 15 and 21B of the Central Provident Fund Act (Cap. 36), the Central Provident Fund (New Retirement Sum Scheme) Regulations (</w:t>
            </w:r>
            <w:proofErr w:type="spellStart"/>
            <w:r w:rsidRPr="00C54D02">
              <w:rPr>
                <w:rFonts w:ascii="Times New Roman" w:hAnsi="Times New Roman" w:cs="Times New Roman"/>
                <w:sz w:val="20"/>
                <w:szCs w:val="20"/>
                <w:lang w:eastAsia="zh-CN"/>
              </w:rPr>
              <w:t>Rg</w:t>
            </w:r>
            <w:proofErr w:type="spellEnd"/>
            <w:r w:rsidRPr="00C54D02">
              <w:rPr>
                <w:rFonts w:ascii="Times New Roman" w:hAnsi="Times New Roman" w:cs="Times New Roman"/>
                <w:sz w:val="20"/>
                <w:szCs w:val="20"/>
                <w:lang w:eastAsia="zh-CN"/>
              </w:rPr>
              <w:t>. 31), Central Provident Fund (Revised Retirement Sum Scheme) Regulations (</w:t>
            </w:r>
            <w:proofErr w:type="spellStart"/>
            <w:r w:rsidRPr="00C54D02">
              <w:rPr>
                <w:rFonts w:ascii="Times New Roman" w:hAnsi="Times New Roman" w:cs="Times New Roman"/>
                <w:sz w:val="20"/>
                <w:szCs w:val="20"/>
                <w:lang w:eastAsia="zh-CN"/>
              </w:rPr>
              <w:t>Rg</w:t>
            </w:r>
            <w:proofErr w:type="spellEnd"/>
            <w:r w:rsidRPr="00C54D02">
              <w:rPr>
                <w:rFonts w:ascii="Times New Roman" w:hAnsi="Times New Roman" w:cs="Times New Roman"/>
                <w:sz w:val="20"/>
                <w:szCs w:val="20"/>
                <w:lang w:eastAsia="zh-CN"/>
              </w:rPr>
              <w:t>. 2), Central Provident Fund (Retirement Sum Scheme) Regulations (</w:t>
            </w:r>
            <w:proofErr w:type="spellStart"/>
            <w:r w:rsidRPr="00C54D02">
              <w:rPr>
                <w:rFonts w:ascii="Times New Roman" w:hAnsi="Times New Roman" w:cs="Times New Roman"/>
                <w:sz w:val="20"/>
                <w:szCs w:val="20"/>
                <w:lang w:eastAsia="zh-CN"/>
              </w:rPr>
              <w:t>Rg</w:t>
            </w:r>
            <w:proofErr w:type="spellEnd"/>
            <w:r w:rsidRPr="00C54D02">
              <w:rPr>
                <w:rFonts w:ascii="Times New Roman" w:hAnsi="Times New Roman" w:cs="Times New Roman"/>
                <w:sz w:val="20"/>
                <w:szCs w:val="20"/>
                <w:lang w:eastAsia="zh-CN"/>
              </w:rPr>
              <w:t>. 16) and the relevant regulations of the Central Provident Fund (Approved Housing Schemes) Regulations (</w:t>
            </w:r>
            <w:proofErr w:type="spellStart"/>
            <w:r w:rsidRPr="00C54D02">
              <w:rPr>
                <w:rFonts w:ascii="Times New Roman" w:hAnsi="Times New Roman" w:cs="Times New Roman"/>
                <w:sz w:val="20"/>
                <w:szCs w:val="20"/>
                <w:lang w:eastAsia="zh-CN"/>
              </w:rPr>
              <w:t>Rg</w:t>
            </w:r>
            <w:proofErr w:type="spellEnd"/>
            <w:r w:rsidRPr="00C54D02">
              <w:rPr>
                <w:rFonts w:ascii="Times New Roman" w:hAnsi="Times New Roman" w:cs="Times New Roman"/>
                <w:sz w:val="20"/>
                <w:szCs w:val="20"/>
                <w:lang w:eastAsia="zh-CN"/>
              </w:rPr>
              <w:t>. 13).</w:t>
            </w:r>
          </w:p>
          <w:p w14:paraId="1D7C8F92" w14:textId="77777777" w:rsidR="00010215" w:rsidRPr="00C54D02" w:rsidRDefault="00010215" w:rsidP="006172E9">
            <w:pPr>
              <w:numPr>
                <w:ilvl w:val="0"/>
                <w:numId w:val="45"/>
              </w:numPr>
              <w:spacing w:after="0" w:line="240" w:lineRule="auto"/>
              <w:jc w:val="both"/>
              <w:rPr>
                <w:rFonts w:ascii="Times New Roman" w:hAnsi="Times New Roman" w:cs="Times New Roman"/>
                <w:sz w:val="20"/>
                <w:szCs w:val="20"/>
                <w:lang w:eastAsia="zh-CN"/>
              </w:rPr>
            </w:pPr>
            <w:r w:rsidRPr="004076E5">
              <w:rPr>
                <w:rFonts w:ascii="Times New Roman" w:hAnsi="Times New Roman" w:cs="Times New Roman"/>
                <w:sz w:val="20"/>
                <w:szCs w:val="20"/>
                <w:lang w:eastAsia="zh-CN"/>
              </w:rPr>
              <w:t>Please obtain fresh statements from the CPF Board on the amount to be refunded into the CPF member’s CPF account when the date of sale/transfer/assignment/otherwise disposal of the flat has been finally determined.</w:t>
            </w:r>
            <w:r>
              <w:rPr>
                <w:rFonts w:ascii="Times New Roman" w:hAnsi="Times New Roman" w:cs="Times New Roman"/>
                <w:sz w:val="20"/>
                <w:szCs w:val="20"/>
                <w:lang w:eastAsia="zh-CN"/>
              </w:rPr>
              <w:t xml:space="preserve"> A CPF member may obtain his/her CPF statements by logging on at </w:t>
            </w:r>
            <w:hyperlink r:id="rId11" w:history="1">
              <w:r w:rsidRPr="0092477A">
                <w:rPr>
                  <w:rStyle w:val="Hyperlink"/>
                  <w:rFonts w:ascii="Times New Roman" w:hAnsi="Times New Roman" w:cs="Times New Roman"/>
                  <w:sz w:val="20"/>
                  <w:szCs w:val="20"/>
                  <w:lang w:eastAsia="zh-CN"/>
                </w:rPr>
                <w:t>www.cpf.gov.sg</w:t>
              </w:r>
            </w:hyperlink>
            <w:r>
              <w:rPr>
                <w:rFonts w:ascii="Times New Roman" w:hAnsi="Times New Roman" w:cs="Times New Roman"/>
                <w:sz w:val="20"/>
                <w:szCs w:val="20"/>
                <w:lang w:eastAsia="zh-CN"/>
              </w:rPr>
              <w:t xml:space="preserve"> using his/her </w:t>
            </w:r>
            <w:proofErr w:type="spellStart"/>
            <w:r>
              <w:rPr>
                <w:rFonts w:ascii="Times New Roman" w:hAnsi="Times New Roman" w:cs="Times New Roman"/>
                <w:sz w:val="20"/>
                <w:szCs w:val="20"/>
                <w:lang w:eastAsia="zh-CN"/>
              </w:rPr>
              <w:t>SingPass</w:t>
            </w:r>
            <w:proofErr w:type="spellEnd"/>
            <w:r>
              <w:rPr>
                <w:rFonts w:ascii="Times New Roman" w:hAnsi="Times New Roman" w:cs="Times New Roman"/>
                <w:sz w:val="20"/>
                <w:szCs w:val="20"/>
                <w:lang w:eastAsia="zh-CN"/>
              </w:rPr>
              <w:t>. Please note the information is correct as at the date it is viewed.</w:t>
            </w:r>
          </w:p>
          <w:p w14:paraId="4E9C8318" w14:textId="77777777" w:rsidR="00010215" w:rsidRPr="00C54D02" w:rsidRDefault="00010215" w:rsidP="005A22FC">
            <w:pPr>
              <w:spacing w:after="0" w:line="240" w:lineRule="auto"/>
              <w:ind w:left="720"/>
              <w:jc w:val="both"/>
              <w:rPr>
                <w:rFonts w:ascii="Times New Roman" w:hAnsi="Times New Roman" w:cs="Times New Roman"/>
                <w:sz w:val="20"/>
                <w:szCs w:val="20"/>
                <w:lang w:eastAsia="zh-CN"/>
              </w:rPr>
            </w:pPr>
          </w:p>
        </w:tc>
      </w:tr>
    </w:tbl>
    <w:p w14:paraId="6408FFF7" w14:textId="77777777" w:rsidR="00010215" w:rsidRDefault="00010215" w:rsidP="00010215">
      <w:pPr>
        <w:numPr>
          <w:ilvl w:val="12"/>
          <w:numId w:val="0"/>
        </w:numPr>
        <w:spacing w:after="0" w:line="240" w:lineRule="auto"/>
        <w:divId w:val="2116439976"/>
        <w:rPr>
          <w:rFonts w:ascii="Times New Roman" w:hAnsi="Times New Roman" w:cs="Times New Roman"/>
          <w:sz w:val="20"/>
          <w:szCs w:val="20"/>
          <w:lang w:eastAsia="zh-CN"/>
        </w:rPr>
      </w:pPr>
    </w:p>
    <w:p w14:paraId="48508537" w14:textId="77777777" w:rsidR="00010215" w:rsidRPr="004076E5" w:rsidRDefault="00010215" w:rsidP="00010215">
      <w:pPr>
        <w:numPr>
          <w:ilvl w:val="12"/>
          <w:numId w:val="0"/>
        </w:numPr>
        <w:spacing w:after="0" w:line="240" w:lineRule="auto"/>
        <w:divId w:val="2116439976"/>
        <w:rPr>
          <w:rFonts w:ascii="Times New Roman" w:hAnsi="Times New Roman" w:cs="Times New Roman"/>
          <w:sz w:val="20"/>
          <w:szCs w:val="20"/>
          <w:lang w:eastAsia="zh-CN"/>
        </w:rPr>
      </w:pPr>
    </w:p>
    <w:tbl>
      <w:tblPr>
        <w:tblW w:w="0" w:type="auto"/>
        <w:tblLayout w:type="fixed"/>
        <w:tblLook w:val="0000" w:firstRow="0" w:lastRow="0" w:firstColumn="0" w:lastColumn="0" w:noHBand="0" w:noVBand="0"/>
      </w:tblPr>
      <w:tblGrid>
        <w:gridCol w:w="378"/>
        <w:gridCol w:w="8010"/>
        <w:gridCol w:w="236"/>
      </w:tblGrid>
      <w:tr w:rsidR="00010215" w:rsidRPr="004076E5" w14:paraId="33FC2CC6" w14:textId="77777777" w:rsidTr="00010215">
        <w:trPr>
          <w:divId w:val="2116439976"/>
        </w:trPr>
        <w:tc>
          <w:tcPr>
            <w:tcW w:w="378" w:type="dxa"/>
            <w:tcBorders>
              <w:top w:val="single" w:sz="6" w:space="0" w:color="auto"/>
              <w:left w:val="single" w:sz="6" w:space="0" w:color="auto"/>
            </w:tcBorders>
          </w:tcPr>
          <w:p w14:paraId="54136AB1" w14:textId="77777777" w:rsidR="00010215" w:rsidRPr="004076E5" w:rsidRDefault="00010215" w:rsidP="005A22FC">
            <w:pPr>
              <w:numPr>
                <w:ilvl w:val="12"/>
                <w:numId w:val="0"/>
              </w:numPr>
              <w:spacing w:after="0" w:line="240" w:lineRule="auto"/>
              <w:rPr>
                <w:rFonts w:ascii="Times New Roman" w:hAnsi="Times New Roman" w:cs="Times New Roman"/>
                <w:b/>
                <w:szCs w:val="20"/>
                <w:u w:val="single"/>
                <w:lang w:eastAsia="zh-CN"/>
              </w:rPr>
            </w:pPr>
          </w:p>
        </w:tc>
        <w:tc>
          <w:tcPr>
            <w:tcW w:w="8010" w:type="dxa"/>
            <w:tcBorders>
              <w:top w:val="single" w:sz="6" w:space="0" w:color="auto"/>
            </w:tcBorders>
          </w:tcPr>
          <w:p w14:paraId="07F0EEBB" w14:textId="77777777" w:rsidR="00010215" w:rsidRPr="004076E5" w:rsidRDefault="00010215" w:rsidP="005A22FC">
            <w:pPr>
              <w:numPr>
                <w:ilvl w:val="12"/>
                <w:numId w:val="0"/>
              </w:numPr>
              <w:spacing w:after="0" w:line="240" w:lineRule="auto"/>
              <w:rPr>
                <w:rFonts w:ascii="Times New Roman" w:hAnsi="Times New Roman" w:cs="Times New Roman"/>
                <w:sz w:val="20"/>
                <w:szCs w:val="20"/>
                <w:lang w:eastAsia="zh-CN"/>
              </w:rPr>
            </w:pPr>
            <w:r w:rsidRPr="004076E5">
              <w:rPr>
                <w:rFonts w:ascii="Times New Roman" w:hAnsi="Times New Roman" w:cs="Times New Roman"/>
                <w:b/>
                <w:szCs w:val="20"/>
                <w:u w:val="single"/>
                <w:lang w:eastAsia="zh-CN"/>
              </w:rPr>
              <w:t>Other comments</w:t>
            </w:r>
          </w:p>
        </w:tc>
        <w:tc>
          <w:tcPr>
            <w:tcW w:w="236" w:type="dxa"/>
            <w:tcBorders>
              <w:top w:val="single" w:sz="6" w:space="0" w:color="auto"/>
              <w:right w:val="single" w:sz="6" w:space="0" w:color="auto"/>
            </w:tcBorders>
          </w:tcPr>
          <w:p w14:paraId="41033B06" w14:textId="77777777" w:rsidR="00010215" w:rsidRPr="004076E5" w:rsidRDefault="00010215" w:rsidP="005A22FC">
            <w:pPr>
              <w:numPr>
                <w:ilvl w:val="12"/>
                <w:numId w:val="0"/>
              </w:numPr>
              <w:spacing w:after="0" w:line="240" w:lineRule="auto"/>
              <w:rPr>
                <w:rFonts w:ascii="Times New Roman" w:hAnsi="Times New Roman" w:cs="Times New Roman"/>
                <w:b/>
                <w:szCs w:val="20"/>
                <w:u w:val="single"/>
                <w:lang w:eastAsia="zh-CN"/>
              </w:rPr>
            </w:pPr>
          </w:p>
        </w:tc>
      </w:tr>
      <w:tr w:rsidR="00010215" w:rsidRPr="004076E5" w14:paraId="1C6B5795" w14:textId="77777777" w:rsidTr="00010215">
        <w:trPr>
          <w:divId w:val="2116439976"/>
        </w:trPr>
        <w:tc>
          <w:tcPr>
            <w:tcW w:w="378" w:type="dxa"/>
            <w:tcBorders>
              <w:left w:val="single" w:sz="6" w:space="0" w:color="auto"/>
            </w:tcBorders>
          </w:tcPr>
          <w:p w14:paraId="6C4E685E" w14:textId="77777777" w:rsidR="00010215" w:rsidRPr="004076E5" w:rsidRDefault="00010215" w:rsidP="005A22FC">
            <w:pPr>
              <w:numPr>
                <w:ilvl w:val="12"/>
                <w:numId w:val="0"/>
              </w:numPr>
              <w:spacing w:after="0" w:line="240" w:lineRule="auto"/>
              <w:rPr>
                <w:rFonts w:ascii="Times New Roman" w:hAnsi="Times New Roman" w:cs="Times New Roman"/>
                <w:b/>
                <w:szCs w:val="20"/>
                <w:u w:val="single"/>
                <w:lang w:eastAsia="zh-CN"/>
              </w:rPr>
            </w:pPr>
          </w:p>
        </w:tc>
        <w:tc>
          <w:tcPr>
            <w:tcW w:w="8010" w:type="dxa"/>
          </w:tcPr>
          <w:p w14:paraId="1706C015" w14:textId="77777777" w:rsidR="00010215" w:rsidRPr="004076E5" w:rsidRDefault="00010215" w:rsidP="005A22FC">
            <w:pPr>
              <w:numPr>
                <w:ilvl w:val="12"/>
                <w:numId w:val="0"/>
              </w:numPr>
              <w:spacing w:after="0" w:line="240" w:lineRule="auto"/>
              <w:rPr>
                <w:rFonts w:ascii="Times New Roman" w:hAnsi="Times New Roman" w:cs="Times New Roman"/>
                <w:b/>
                <w:szCs w:val="20"/>
                <w:u w:val="single"/>
                <w:lang w:eastAsia="zh-CN"/>
              </w:rPr>
            </w:pPr>
          </w:p>
        </w:tc>
        <w:tc>
          <w:tcPr>
            <w:tcW w:w="236" w:type="dxa"/>
            <w:tcBorders>
              <w:right w:val="single" w:sz="6" w:space="0" w:color="auto"/>
            </w:tcBorders>
          </w:tcPr>
          <w:p w14:paraId="7903A8B0" w14:textId="77777777" w:rsidR="00010215" w:rsidRPr="004076E5" w:rsidRDefault="00010215" w:rsidP="005A22FC">
            <w:pPr>
              <w:numPr>
                <w:ilvl w:val="12"/>
                <w:numId w:val="0"/>
              </w:numPr>
              <w:spacing w:after="0" w:line="240" w:lineRule="auto"/>
              <w:rPr>
                <w:rFonts w:ascii="Times New Roman" w:hAnsi="Times New Roman" w:cs="Times New Roman"/>
                <w:b/>
                <w:szCs w:val="20"/>
                <w:u w:val="single"/>
                <w:lang w:eastAsia="zh-CN"/>
              </w:rPr>
            </w:pPr>
          </w:p>
        </w:tc>
      </w:tr>
      <w:tr w:rsidR="00010215" w:rsidRPr="004076E5" w14:paraId="4F2983F2" w14:textId="77777777" w:rsidTr="00010215">
        <w:trPr>
          <w:divId w:val="2116439976"/>
        </w:trPr>
        <w:tc>
          <w:tcPr>
            <w:tcW w:w="378" w:type="dxa"/>
            <w:tcBorders>
              <w:left w:val="single" w:sz="6" w:space="0" w:color="auto"/>
            </w:tcBorders>
          </w:tcPr>
          <w:p w14:paraId="5D0BBB7B" w14:textId="77777777" w:rsidR="00010215" w:rsidRPr="004076E5" w:rsidRDefault="00010215" w:rsidP="005A22FC">
            <w:pPr>
              <w:numPr>
                <w:ilvl w:val="12"/>
                <w:numId w:val="0"/>
              </w:numPr>
              <w:spacing w:after="0" w:line="240" w:lineRule="auto"/>
              <w:rPr>
                <w:rFonts w:ascii="Times New Roman" w:hAnsi="Times New Roman" w:cs="Times New Roman"/>
                <w:b/>
                <w:szCs w:val="20"/>
                <w:u w:val="single"/>
                <w:lang w:eastAsia="zh-CN"/>
              </w:rPr>
            </w:pPr>
          </w:p>
        </w:tc>
        <w:tc>
          <w:tcPr>
            <w:tcW w:w="8010" w:type="dxa"/>
            <w:tcBorders>
              <w:bottom w:val="single" w:sz="6" w:space="0" w:color="auto"/>
            </w:tcBorders>
          </w:tcPr>
          <w:p w14:paraId="26243B0C" w14:textId="77777777" w:rsidR="00010215" w:rsidRPr="004076E5" w:rsidRDefault="00010215" w:rsidP="005A22FC">
            <w:pPr>
              <w:numPr>
                <w:ilvl w:val="12"/>
                <w:numId w:val="0"/>
              </w:numPr>
              <w:tabs>
                <w:tab w:val="left" w:pos="342"/>
              </w:tabs>
              <w:spacing w:after="0" w:line="240" w:lineRule="auto"/>
              <w:rPr>
                <w:rFonts w:ascii="Times New Roman" w:hAnsi="Times New Roman" w:cs="Times New Roman"/>
                <w:b/>
                <w:szCs w:val="20"/>
                <w:u w:val="single"/>
                <w:lang w:eastAsia="zh-CN"/>
              </w:rPr>
            </w:pPr>
          </w:p>
        </w:tc>
        <w:tc>
          <w:tcPr>
            <w:tcW w:w="236" w:type="dxa"/>
            <w:tcBorders>
              <w:right w:val="single" w:sz="6" w:space="0" w:color="auto"/>
            </w:tcBorders>
          </w:tcPr>
          <w:p w14:paraId="56F9FB46" w14:textId="77777777" w:rsidR="00010215" w:rsidRPr="004076E5" w:rsidRDefault="00010215" w:rsidP="005A22FC">
            <w:pPr>
              <w:numPr>
                <w:ilvl w:val="12"/>
                <w:numId w:val="0"/>
              </w:numPr>
              <w:spacing w:after="0" w:line="240" w:lineRule="auto"/>
              <w:rPr>
                <w:rFonts w:ascii="Times New Roman" w:hAnsi="Times New Roman" w:cs="Times New Roman"/>
                <w:b/>
                <w:szCs w:val="20"/>
                <w:u w:val="single"/>
                <w:lang w:eastAsia="zh-CN"/>
              </w:rPr>
            </w:pPr>
          </w:p>
        </w:tc>
      </w:tr>
      <w:tr w:rsidR="00010215" w:rsidRPr="004076E5" w14:paraId="0BE69B98" w14:textId="77777777" w:rsidTr="00010215">
        <w:trPr>
          <w:divId w:val="2116439976"/>
        </w:trPr>
        <w:tc>
          <w:tcPr>
            <w:tcW w:w="378" w:type="dxa"/>
            <w:tcBorders>
              <w:left w:val="single" w:sz="6" w:space="0" w:color="auto"/>
            </w:tcBorders>
          </w:tcPr>
          <w:p w14:paraId="06B7BAC0" w14:textId="77777777" w:rsidR="00010215" w:rsidRPr="004076E5" w:rsidRDefault="00010215" w:rsidP="005A22FC">
            <w:pPr>
              <w:numPr>
                <w:ilvl w:val="12"/>
                <w:numId w:val="0"/>
              </w:numPr>
              <w:spacing w:after="0" w:line="240" w:lineRule="auto"/>
              <w:rPr>
                <w:rFonts w:ascii="Times New Roman" w:hAnsi="Times New Roman" w:cs="Times New Roman"/>
                <w:b/>
                <w:szCs w:val="20"/>
                <w:u w:val="single"/>
                <w:lang w:eastAsia="zh-CN"/>
              </w:rPr>
            </w:pPr>
          </w:p>
        </w:tc>
        <w:tc>
          <w:tcPr>
            <w:tcW w:w="8010" w:type="dxa"/>
          </w:tcPr>
          <w:p w14:paraId="51841770" w14:textId="77777777" w:rsidR="00010215" w:rsidRPr="004076E5" w:rsidRDefault="00010215" w:rsidP="005A22FC">
            <w:pPr>
              <w:numPr>
                <w:ilvl w:val="12"/>
                <w:numId w:val="0"/>
              </w:numPr>
              <w:spacing w:after="0" w:line="240" w:lineRule="auto"/>
              <w:rPr>
                <w:rFonts w:ascii="Times New Roman" w:hAnsi="Times New Roman" w:cs="Times New Roman"/>
                <w:b/>
                <w:szCs w:val="20"/>
                <w:u w:val="single"/>
                <w:lang w:eastAsia="zh-CN"/>
              </w:rPr>
            </w:pPr>
          </w:p>
        </w:tc>
        <w:tc>
          <w:tcPr>
            <w:tcW w:w="236" w:type="dxa"/>
            <w:tcBorders>
              <w:right w:val="single" w:sz="6" w:space="0" w:color="auto"/>
            </w:tcBorders>
          </w:tcPr>
          <w:p w14:paraId="53840CA9" w14:textId="77777777" w:rsidR="00010215" w:rsidRPr="004076E5" w:rsidRDefault="00010215" w:rsidP="005A22FC">
            <w:pPr>
              <w:numPr>
                <w:ilvl w:val="12"/>
                <w:numId w:val="0"/>
              </w:numPr>
              <w:spacing w:after="0" w:line="240" w:lineRule="auto"/>
              <w:rPr>
                <w:rFonts w:ascii="Times New Roman" w:hAnsi="Times New Roman" w:cs="Times New Roman"/>
                <w:b/>
                <w:szCs w:val="20"/>
                <w:u w:val="single"/>
                <w:lang w:eastAsia="zh-CN"/>
              </w:rPr>
            </w:pPr>
          </w:p>
        </w:tc>
      </w:tr>
      <w:tr w:rsidR="00010215" w:rsidRPr="004076E5" w14:paraId="562F9A29" w14:textId="77777777" w:rsidTr="00010215">
        <w:trPr>
          <w:divId w:val="2116439976"/>
        </w:trPr>
        <w:tc>
          <w:tcPr>
            <w:tcW w:w="378" w:type="dxa"/>
            <w:tcBorders>
              <w:left w:val="single" w:sz="6" w:space="0" w:color="auto"/>
            </w:tcBorders>
          </w:tcPr>
          <w:p w14:paraId="28EBD4C9" w14:textId="77777777" w:rsidR="00010215" w:rsidRPr="004076E5" w:rsidRDefault="00010215" w:rsidP="005A22FC">
            <w:pPr>
              <w:numPr>
                <w:ilvl w:val="12"/>
                <w:numId w:val="0"/>
              </w:numPr>
              <w:spacing w:after="0" w:line="240" w:lineRule="auto"/>
              <w:rPr>
                <w:rFonts w:ascii="Times New Roman" w:hAnsi="Times New Roman" w:cs="Times New Roman"/>
                <w:b/>
                <w:szCs w:val="20"/>
                <w:u w:val="single"/>
                <w:lang w:eastAsia="zh-CN"/>
              </w:rPr>
            </w:pPr>
          </w:p>
        </w:tc>
        <w:tc>
          <w:tcPr>
            <w:tcW w:w="8010" w:type="dxa"/>
            <w:tcBorders>
              <w:top w:val="single" w:sz="6" w:space="0" w:color="auto"/>
            </w:tcBorders>
          </w:tcPr>
          <w:p w14:paraId="7A4EF031" w14:textId="77777777" w:rsidR="00010215" w:rsidRPr="004076E5" w:rsidRDefault="00010215" w:rsidP="005A22FC">
            <w:pPr>
              <w:numPr>
                <w:ilvl w:val="12"/>
                <w:numId w:val="0"/>
              </w:numPr>
              <w:tabs>
                <w:tab w:val="left" w:pos="342"/>
              </w:tabs>
              <w:spacing w:after="0" w:line="240" w:lineRule="auto"/>
              <w:rPr>
                <w:rFonts w:ascii="Times New Roman" w:hAnsi="Times New Roman" w:cs="Times New Roman"/>
                <w:szCs w:val="20"/>
                <w:lang w:eastAsia="zh-CN"/>
              </w:rPr>
            </w:pPr>
          </w:p>
        </w:tc>
        <w:tc>
          <w:tcPr>
            <w:tcW w:w="236" w:type="dxa"/>
            <w:tcBorders>
              <w:right w:val="single" w:sz="6" w:space="0" w:color="auto"/>
            </w:tcBorders>
          </w:tcPr>
          <w:p w14:paraId="41618B73" w14:textId="77777777" w:rsidR="00010215" w:rsidRPr="004076E5" w:rsidRDefault="00010215" w:rsidP="005A22FC">
            <w:pPr>
              <w:numPr>
                <w:ilvl w:val="12"/>
                <w:numId w:val="0"/>
              </w:numPr>
              <w:spacing w:after="0" w:line="240" w:lineRule="auto"/>
              <w:rPr>
                <w:rFonts w:ascii="Times New Roman" w:hAnsi="Times New Roman" w:cs="Times New Roman"/>
                <w:b/>
                <w:szCs w:val="20"/>
                <w:u w:val="single"/>
                <w:lang w:eastAsia="zh-CN"/>
              </w:rPr>
            </w:pPr>
          </w:p>
        </w:tc>
      </w:tr>
      <w:tr w:rsidR="00010215" w:rsidRPr="004076E5" w14:paraId="3F3956F1" w14:textId="77777777" w:rsidTr="00010215">
        <w:trPr>
          <w:divId w:val="2116439976"/>
        </w:trPr>
        <w:tc>
          <w:tcPr>
            <w:tcW w:w="378" w:type="dxa"/>
            <w:tcBorders>
              <w:left w:val="single" w:sz="6" w:space="0" w:color="auto"/>
            </w:tcBorders>
          </w:tcPr>
          <w:p w14:paraId="7B39F97F" w14:textId="77777777" w:rsidR="00010215" w:rsidRPr="004076E5" w:rsidRDefault="00010215" w:rsidP="005A22FC">
            <w:pPr>
              <w:numPr>
                <w:ilvl w:val="12"/>
                <w:numId w:val="0"/>
              </w:numPr>
              <w:spacing w:after="0" w:line="240" w:lineRule="auto"/>
              <w:rPr>
                <w:rFonts w:ascii="Times New Roman" w:hAnsi="Times New Roman" w:cs="Times New Roman"/>
                <w:b/>
                <w:szCs w:val="20"/>
                <w:u w:val="single"/>
                <w:lang w:eastAsia="zh-CN"/>
              </w:rPr>
            </w:pPr>
          </w:p>
        </w:tc>
        <w:tc>
          <w:tcPr>
            <w:tcW w:w="8010" w:type="dxa"/>
            <w:tcBorders>
              <w:top w:val="single" w:sz="6" w:space="0" w:color="auto"/>
              <w:bottom w:val="single" w:sz="6" w:space="0" w:color="auto"/>
            </w:tcBorders>
          </w:tcPr>
          <w:p w14:paraId="7A257ED6" w14:textId="77777777" w:rsidR="00010215" w:rsidRPr="004076E5" w:rsidRDefault="00010215" w:rsidP="005A22FC">
            <w:pPr>
              <w:numPr>
                <w:ilvl w:val="12"/>
                <w:numId w:val="0"/>
              </w:numPr>
              <w:spacing w:after="0" w:line="240" w:lineRule="auto"/>
              <w:rPr>
                <w:rFonts w:ascii="Times New Roman" w:hAnsi="Times New Roman" w:cs="Times New Roman"/>
                <w:b/>
                <w:szCs w:val="20"/>
                <w:lang w:eastAsia="zh-CN"/>
              </w:rPr>
            </w:pPr>
          </w:p>
        </w:tc>
        <w:tc>
          <w:tcPr>
            <w:tcW w:w="236" w:type="dxa"/>
            <w:tcBorders>
              <w:right w:val="single" w:sz="6" w:space="0" w:color="auto"/>
            </w:tcBorders>
          </w:tcPr>
          <w:p w14:paraId="0B7FC1C5" w14:textId="77777777" w:rsidR="00010215" w:rsidRPr="004076E5" w:rsidRDefault="00010215" w:rsidP="005A22FC">
            <w:pPr>
              <w:numPr>
                <w:ilvl w:val="12"/>
                <w:numId w:val="0"/>
              </w:numPr>
              <w:spacing w:after="0" w:line="240" w:lineRule="auto"/>
              <w:rPr>
                <w:rFonts w:ascii="Times New Roman" w:hAnsi="Times New Roman" w:cs="Times New Roman"/>
                <w:b/>
                <w:szCs w:val="20"/>
                <w:u w:val="single"/>
                <w:lang w:eastAsia="zh-CN"/>
              </w:rPr>
            </w:pPr>
          </w:p>
        </w:tc>
      </w:tr>
      <w:tr w:rsidR="00010215" w:rsidRPr="004076E5" w14:paraId="6E2C131B" w14:textId="77777777" w:rsidTr="00010215">
        <w:trPr>
          <w:divId w:val="2116439976"/>
        </w:trPr>
        <w:tc>
          <w:tcPr>
            <w:tcW w:w="378" w:type="dxa"/>
            <w:tcBorders>
              <w:left w:val="single" w:sz="6" w:space="0" w:color="auto"/>
            </w:tcBorders>
          </w:tcPr>
          <w:p w14:paraId="15C9341E" w14:textId="77777777" w:rsidR="00010215" w:rsidRPr="004076E5" w:rsidRDefault="00010215" w:rsidP="005A22FC">
            <w:pPr>
              <w:numPr>
                <w:ilvl w:val="12"/>
                <w:numId w:val="0"/>
              </w:numPr>
              <w:spacing w:after="0" w:line="240" w:lineRule="auto"/>
              <w:rPr>
                <w:rFonts w:ascii="Times New Roman" w:hAnsi="Times New Roman" w:cs="Times New Roman"/>
                <w:b/>
                <w:szCs w:val="20"/>
                <w:u w:val="single"/>
                <w:lang w:eastAsia="zh-CN"/>
              </w:rPr>
            </w:pPr>
          </w:p>
        </w:tc>
        <w:tc>
          <w:tcPr>
            <w:tcW w:w="8010" w:type="dxa"/>
          </w:tcPr>
          <w:p w14:paraId="62E13132" w14:textId="77777777" w:rsidR="00010215" w:rsidRPr="004076E5" w:rsidRDefault="00010215" w:rsidP="005A22FC">
            <w:pPr>
              <w:numPr>
                <w:ilvl w:val="12"/>
                <w:numId w:val="0"/>
              </w:numPr>
              <w:spacing w:after="0" w:line="240" w:lineRule="auto"/>
              <w:rPr>
                <w:rFonts w:ascii="Times New Roman" w:hAnsi="Times New Roman" w:cs="Times New Roman"/>
                <w:b/>
                <w:szCs w:val="20"/>
                <w:u w:val="single"/>
                <w:lang w:eastAsia="zh-CN"/>
              </w:rPr>
            </w:pPr>
          </w:p>
        </w:tc>
        <w:tc>
          <w:tcPr>
            <w:tcW w:w="236" w:type="dxa"/>
            <w:tcBorders>
              <w:right w:val="single" w:sz="6" w:space="0" w:color="auto"/>
            </w:tcBorders>
          </w:tcPr>
          <w:p w14:paraId="7429443F" w14:textId="77777777" w:rsidR="00010215" w:rsidRPr="004076E5" w:rsidRDefault="00010215" w:rsidP="005A22FC">
            <w:pPr>
              <w:numPr>
                <w:ilvl w:val="12"/>
                <w:numId w:val="0"/>
              </w:numPr>
              <w:spacing w:after="0" w:line="240" w:lineRule="auto"/>
              <w:rPr>
                <w:rFonts w:ascii="Times New Roman" w:hAnsi="Times New Roman" w:cs="Times New Roman"/>
                <w:b/>
                <w:szCs w:val="20"/>
                <w:u w:val="single"/>
                <w:lang w:eastAsia="zh-CN"/>
              </w:rPr>
            </w:pPr>
          </w:p>
        </w:tc>
      </w:tr>
      <w:tr w:rsidR="00010215" w:rsidRPr="004076E5" w14:paraId="6673A902" w14:textId="77777777" w:rsidTr="00010215">
        <w:trPr>
          <w:divId w:val="2116439976"/>
        </w:trPr>
        <w:tc>
          <w:tcPr>
            <w:tcW w:w="378" w:type="dxa"/>
            <w:tcBorders>
              <w:left w:val="single" w:sz="6" w:space="0" w:color="auto"/>
            </w:tcBorders>
          </w:tcPr>
          <w:p w14:paraId="2BE5D424" w14:textId="77777777" w:rsidR="00010215" w:rsidRPr="004076E5" w:rsidRDefault="00010215" w:rsidP="005A22FC">
            <w:pPr>
              <w:numPr>
                <w:ilvl w:val="12"/>
                <w:numId w:val="0"/>
              </w:numPr>
              <w:spacing w:after="0" w:line="240" w:lineRule="auto"/>
              <w:rPr>
                <w:rFonts w:ascii="Times New Roman" w:hAnsi="Times New Roman" w:cs="Times New Roman"/>
                <w:b/>
                <w:szCs w:val="20"/>
                <w:u w:val="single"/>
                <w:lang w:eastAsia="zh-CN"/>
              </w:rPr>
            </w:pPr>
          </w:p>
        </w:tc>
        <w:tc>
          <w:tcPr>
            <w:tcW w:w="8010" w:type="dxa"/>
          </w:tcPr>
          <w:p w14:paraId="2B08411F" w14:textId="77777777" w:rsidR="00010215" w:rsidRPr="004076E5" w:rsidRDefault="00010215" w:rsidP="005A22FC">
            <w:pPr>
              <w:numPr>
                <w:ilvl w:val="12"/>
                <w:numId w:val="0"/>
              </w:numPr>
              <w:spacing w:after="0" w:line="240" w:lineRule="auto"/>
              <w:rPr>
                <w:rFonts w:ascii="Times New Roman" w:hAnsi="Times New Roman" w:cs="Times New Roman"/>
                <w:b/>
                <w:szCs w:val="20"/>
                <w:u w:val="single"/>
                <w:lang w:eastAsia="zh-CN"/>
              </w:rPr>
            </w:pPr>
          </w:p>
        </w:tc>
        <w:tc>
          <w:tcPr>
            <w:tcW w:w="236" w:type="dxa"/>
            <w:tcBorders>
              <w:right w:val="single" w:sz="6" w:space="0" w:color="auto"/>
            </w:tcBorders>
          </w:tcPr>
          <w:p w14:paraId="76B70625" w14:textId="77777777" w:rsidR="00010215" w:rsidRPr="004076E5" w:rsidRDefault="00010215" w:rsidP="005A22FC">
            <w:pPr>
              <w:numPr>
                <w:ilvl w:val="12"/>
                <w:numId w:val="0"/>
              </w:numPr>
              <w:spacing w:after="0" w:line="240" w:lineRule="auto"/>
              <w:rPr>
                <w:rFonts w:ascii="Times New Roman" w:hAnsi="Times New Roman" w:cs="Times New Roman"/>
                <w:b/>
                <w:szCs w:val="20"/>
                <w:u w:val="single"/>
                <w:lang w:eastAsia="zh-CN"/>
              </w:rPr>
            </w:pPr>
          </w:p>
        </w:tc>
      </w:tr>
      <w:tr w:rsidR="00010215" w:rsidRPr="004076E5" w14:paraId="1771CDB2" w14:textId="77777777" w:rsidTr="00010215">
        <w:trPr>
          <w:divId w:val="2116439976"/>
        </w:trPr>
        <w:tc>
          <w:tcPr>
            <w:tcW w:w="378" w:type="dxa"/>
            <w:tcBorders>
              <w:left w:val="single" w:sz="6" w:space="0" w:color="auto"/>
            </w:tcBorders>
          </w:tcPr>
          <w:p w14:paraId="7E279D65" w14:textId="77777777" w:rsidR="00010215" w:rsidRPr="004076E5" w:rsidRDefault="00010215" w:rsidP="005A22FC">
            <w:pPr>
              <w:numPr>
                <w:ilvl w:val="12"/>
                <w:numId w:val="0"/>
              </w:numPr>
              <w:spacing w:after="0" w:line="240" w:lineRule="auto"/>
              <w:rPr>
                <w:rFonts w:ascii="Times New Roman" w:hAnsi="Times New Roman" w:cs="Times New Roman"/>
                <w:b/>
                <w:szCs w:val="20"/>
                <w:u w:val="single"/>
                <w:lang w:eastAsia="zh-CN"/>
              </w:rPr>
            </w:pPr>
          </w:p>
        </w:tc>
        <w:tc>
          <w:tcPr>
            <w:tcW w:w="8010" w:type="dxa"/>
          </w:tcPr>
          <w:p w14:paraId="50CE2C91" w14:textId="77777777" w:rsidR="00010215" w:rsidRPr="004076E5" w:rsidRDefault="00010215" w:rsidP="005A22FC">
            <w:pPr>
              <w:numPr>
                <w:ilvl w:val="12"/>
                <w:numId w:val="0"/>
              </w:numPr>
              <w:spacing w:after="0" w:line="240" w:lineRule="auto"/>
              <w:rPr>
                <w:rFonts w:ascii="Times New Roman" w:hAnsi="Times New Roman" w:cs="Times New Roman"/>
                <w:b/>
                <w:szCs w:val="20"/>
                <w:u w:val="single"/>
                <w:lang w:eastAsia="zh-CN"/>
              </w:rPr>
            </w:pPr>
          </w:p>
        </w:tc>
        <w:tc>
          <w:tcPr>
            <w:tcW w:w="236" w:type="dxa"/>
            <w:tcBorders>
              <w:right w:val="single" w:sz="6" w:space="0" w:color="auto"/>
            </w:tcBorders>
          </w:tcPr>
          <w:p w14:paraId="1090A0B4" w14:textId="77777777" w:rsidR="00010215" w:rsidRPr="004076E5" w:rsidRDefault="00010215" w:rsidP="005A22FC">
            <w:pPr>
              <w:numPr>
                <w:ilvl w:val="12"/>
                <w:numId w:val="0"/>
              </w:numPr>
              <w:spacing w:after="0" w:line="240" w:lineRule="auto"/>
              <w:rPr>
                <w:rFonts w:ascii="Times New Roman" w:hAnsi="Times New Roman" w:cs="Times New Roman"/>
                <w:b/>
                <w:szCs w:val="20"/>
                <w:u w:val="single"/>
                <w:lang w:eastAsia="zh-CN"/>
              </w:rPr>
            </w:pPr>
          </w:p>
        </w:tc>
      </w:tr>
      <w:tr w:rsidR="00010215" w:rsidRPr="004076E5" w14:paraId="1C3547EE" w14:textId="77777777" w:rsidTr="00010215">
        <w:trPr>
          <w:divId w:val="2116439976"/>
          <w:cantSplit/>
        </w:trPr>
        <w:tc>
          <w:tcPr>
            <w:tcW w:w="378" w:type="dxa"/>
            <w:tcBorders>
              <w:left w:val="single" w:sz="6" w:space="0" w:color="auto"/>
              <w:bottom w:val="single" w:sz="6" w:space="0" w:color="auto"/>
            </w:tcBorders>
          </w:tcPr>
          <w:p w14:paraId="03ECD0E7" w14:textId="77777777" w:rsidR="00010215" w:rsidRPr="004076E5" w:rsidRDefault="00010215" w:rsidP="005A22FC">
            <w:pPr>
              <w:numPr>
                <w:ilvl w:val="12"/>
                <w:numId w:val="0"/>
              </w:numPr>
              <w:spacing w:before="120" w:after="120"/>
              <w:rPr>
                <w:rFonts w:ascii="Times New Roman" w:hAnsi="Times New Roman" w:cs="Times New Roman"/>
                <w:sz w:val="20"/>
                <w:szCs w:val="20"/>
                <w:lang w:eastAsia="zh-CN"/>
              </w:rPr>
            </w:pPr>
          </w:p>
        </w:tc>
        <w:tc>
          <w:tcPr>
            <w:tcW w:w="8010" w:type="dxa"/>
            <w:tcBorders>
              <w:bottom w:val="single" w:sz="6" w:space="0" w:color="auto"/>
            </w:tcBorders>
          </w:tcPr>
          <w:p w14:paraId="2F16D9FA" w14:textId="77777777" w:rsidR="00010215" w:rsidRPr="004076E5" w:rsidRDefault="00010215" w:rsidP="005A22FC">
            <w:pPr>
              <w:numPr>
                <w:ilvl w:val="12"/>
                <w:numId w:val="0"/>
              </w:numPr>
              <w:spacing w:after="0" w:line="240" w:lineRule="auto"/>
              <w:rPr>
                <w:rFonts w:ascii="Times New Roman" w:hAnsi="Times New Roman" w:cs="Times New Roman"/>
                <w:sz w:val="20"/>
                <w:szCs w:val="20"/>
                <w:lang w:eastAsia="zh-CN"/>
              </w:rPr>
            </w:pPr>
            <w:r w:rsidRPr="004076E5">
              <w:rPr>
                <w:rFonts w:ascii="Times New Roman" w:hAnsi="Times New Roman" w:cs="Times New Roman"/>
                <w:sz w:val="20"/>
                <w:szCs w:val="20"/>
                <w:u w:val="single"/>
                <w:lang w:eastAsia="zh-CN"/>
              </w:rPr>
              <w:t>_____________________________</w:t>
            </w:r>
          </w:p>
          <w:p w14:paraId="1AB51E2B" w14:textId="77777777" w:rsidR="00010215" w:rsidRPr="004076E5" w:rsidRDefault="00010215" w:rsidP="005A22FC">
            <w:pPr>
              <w:numPr>
                <w:ilvl w:val="12"/>
                <w:numId w:val="0"/>
              </w:numPr>
              <w:spacing w:after="0" w:line="240" w:lineRule="auto"/>
              <w:rPr>
                <w:rFonts w:ascii="Times New Roman" w:hAnsi="Times New Roman" w:cs="Times New Roman"/>
                <w:szCs w:val="20"/>
                <w:lang w:eastAsia="zh-CN"/>
              </w:rPr>
            </w:pPr>
            <w:r w:rsidRPr="004076E5">
              <w:rPr>
                <w:rFonts w:ascii="Times New Roman" w:hAnsi="Times New Roman" w:cs="Times New Roman"/>
                <w:szCs w:val="20"/>
                <w:lang w:eastAsia="zh-CN"/>
              </w:rPr>
              <w:t>Name and designation of CPF Board officer</w:t>
            </w:r>
          </w:p>
          <w:p w14:paraId="31532300" w14:textId="77777777" w:rsidR="00010215" w:rsidRPr="004076E5" w:rsidRDefault="00010215" w:rsidP="005A22FC">
            <w:pPr>
              <w:numPr>
                <w:ilvl w:val="12"/>
                <w:numId w:val="0"/>
              </w:numPr>
              <w:spacing w:after="0" w:line="240" w:lineRule="auto"/>
              <w:rPr>
                <w:rFonts w:ascii="Times New Roman" w:hAnsi="Times New Roman" w:cs="Times New Roman"/>
                <w:szCs w:val="20"/>
                <w:lang w:eastAsia="zh-CN"/>
              </w:rPr>
            </w:pPr>
          </w:p>
          <w:p w14:paraId="5D72867F" w14:textId="77777777" w:rsidR="00010215" w:rsidRPr="004076E5" w:rsidRDefault="00010215" w:rsidP="005A22FC">
            <w:pPr>
              <w:numPr>
                <w:ilvl w:val="12"/>
                <w:numId w:val="0"/>
              </w:numPr>
              <w:spacing w:after="0" w:line="240" w:lineRule="auto"/>
              <w:rPr>
                <w:rFonts w:ascii="Times New Roman" w:hAnsi="Times New Roman" w:cs="Times New Roman"/>
                <w:szCs w:val="20"/>
                <w:lang w:eastAsia="zh-CN"/>
              </w:rPr>
            </w:pPr>
          </w:p>
          <w:p w14:paraId="0D9EABA1" w14:textId="77777777" w:rsidR="00010215" w:rsidRPr="004076E5" w:rsidRDefault="00010215" w:rsidP="005A22FC">
            <w:pPr>
              <w:numPr>
                <w:ilvl w:val="12"/>
                <w:numId w:val="0"/>
              </w:numPr>
              <w:spacing w:after="0" w:line="240" w:lineRule="auto"/>
              <w:rPr>
                <w:rFonts w:ascii="Times New Roman" w:hAnsi="Times New Roman" w:cs="Times New Roman"/>
                <w:szCs w:val="20"/>
                <w:lang w:eastAsia="zh-CN"/>
              </w:rPr>
            </w:pPr>
          </w:p>
          <w:p w14:paraId="1B2AEBC6" w14:textId="77777777" w:rsidR="00010215" w:rsidRPr="004076E5" w:rsidRDefault="00010215" w:rsidP="005A22FC">
            <w:pPr>
              <w:numPr>
                <w:ilvl w:val="12"/>
                <w:numId w:val="0"/>
              </w:numPr>
              <w:tabs>
                <w:tab w:val="left" w:pos="4122"/>
              </w:tabs>
              <w:spacing w:after="0" w:line="240" w:lineRule="auto"/>
              <w:jc w:val="both"/>
              <w:rPr>
                <w:rFonts w:ascii="Times New Roman" w:hAnsi="Times New Roman" w:cs="Times New Roman"/>
                <w:sz w:val="20"/>
                <w:szCs w:val="20"/>
                <w:lang w:eastAsia="zh-CN"/>
              </w:rPr>
            </w:pPr>
            <w:r w:rsidRPr="004076E5">
              <w:rPr>
                <w:rFonts w:ascii="Times New Roman" w:hAnsi="Times New Roman" w:cs="Times New Roman"/>
                <w:sz w:val="20"/>
                <w:szCs w:val="20"/>
                <w:u w:val="single"/>
                <w:lang w:eastAsia="zh-CN"/>
              </w:rPr>
              <w:t>_________________________</w:t>
            </w:r>
            <w:r w:rsidRPr="004076E5">
              <w:rPr>
                <w:rFonts w:ascii="Times New Roman" w:hAnsi="Times New Roman" w:cs="Times New Roman"/>
                <w:sz w:val="20"/>
                <w:szCs w:val="20"/>
                <w:lang w:eastAsia="zh-CN"/>
              </w:rPr>
              <w:tab/>
              <w:t>___________________________</w:t>
            </w:r>
          </w:p>
          <w:p w14:paraId="58A3CBD1" w14:textId="77777777" w:rsidR="00010215" w:rsidRPr="004076E5" w:rsidRDefault="00010215" w:rsidP="005A22FC">
            <w:pPr>
              <w:numPr>
                <w:ilvl w:val="12"/>
                <w:numId w:val="0"/>
              </w:numPr>
              <w:tabs>
                <w:tab w:val="left" w:pos="522"/>
                <w:tab w:val="left" w:pos="4122"/>
              </w:tabs>
              <w:spacing w:after="0" w:line="240" w:lineRule="auto"/>
              <w:rPr>
                <w:rFonts w:ascii="Times New Roman" w:hAnsi="Times New Roman" w:cs="Times New Roman"/>
                <w:szCs w:val="20"/>
                <w:lang w:eastAsia="zh-CN"/>
              </w:rPr>
            </w:pPr>
            <w:r w:rsidRPr="004076E5">
              <w:rPr>
                <w:rFonts w:ascii="Times New Roman" w:hAnsi="Times New Roman" w:cs="Times New Roman"/>
                <w:szCs w:val="20"/>
                <w:lang w:eastAsia="zh-CN"/>
              </w:rPr>
              <w:tab/>
              <w:t>Date</w:t>
            </w:r>
            <w:r w:rsidRPr="004076E5">
              <w:rPr>
                <w:rFonts w:ascii="Times New Roman" w:hAnsi="Times New Roman" w:cs="Times New Roman"/>
                <w:szCs w:val="20"/>
                <w:lang w:eastAsia="zh-CN"/>
              </w:rPr>
              <w:tab/>
              <w:t>Signature of CPF Board officer</w:t>
            </w:r>
          </w:p>
          <w:p w14:paraId="1ECEF64E" w14:textId="77777777" w:rsidR="00010215" w:rsidRPr="004076E5" w:rsidRDefault="00010215" w:rsidP="005A22FC">
            <w:pPr>
              <w:numPr>
                <w:ilvl w:val="12"/>
                <w:numId w:val="0"/>
              </w:numPr>
              <w:spacing w:after="0" w:line="240" w:lineRule="auto"/>
              <w:rPr>
                <w:rFonts w:ascii="Times New Roman" w:hAnsi="Times New Roman" w:cs="Times New Roman"/>
                <w:sz w:val="20"/>
                <w:szCs w:val="20"/>
                <w:lang w:eastAsia="zh-CN"/>
              </w:rPr>
            </w:pPr>
          </w:p>
        </w:tc>
        <w:tc>
          <w:tcPr>
            <w:tcW w:w="236" w:type="dxa"/>
            <w:tcBorders>
              <w:bottom w:val="single" w:sz="6" w:space="0" w:color="auto"/>
              <w:right w:val="single" w:sz="6" w:space="0" w:color="auto"/>
            </w:tcBorders>
          </w:tcPr>
          <w:p w14:paraId="04CBDEF6" w14:textId="77777777" w:rsidR="00010215" w:rsidRPr="004076E5" w:rsidRDefault="00010215" w:rsidP="005A22FC">
            <w:pPr>
              <w:numPr>
                <w:ilvl w:val="12"/>
                <w:numId w:val="0"/>
              </w:numPr>
              <w:spacing w:before="120" w:after="120"/>
              <w:rPr>
                <w:rFonts w:ascii="Times New Roman" w:hAnsi="Times New Roman" w:cs="Times New Roman"/>
                <w:sz w:val="20"/>
                <w:szCs w:val="20"/>
                <w:lang w:eastAsia="zh-CN"/>
              </w:rPr>
            </w:pPr>
          </w:p>
        </w:tc>
      </w:tr>
    </w:tbl>
    <w:p w14:paraId="431530A8" w14:textId="77777777" w:rsidR="00267633" w:rsidRDefault="00267633" w:rsidP="00267633">
      <w:pPr>
        <w:numPr>
          <w:ilvl w:val="12"/>
          <w:numId w:val="0"/>
        </w:numPr>
        <w:spacing w:before="0" w:after="0" w:line="240" w:lineRule="auto"/>
        <w:divId w:val="2116439976"/>
        <w:rPr>
          <w:rFonts w:ascii="Times New Roman" w:hAnsi="Times New Roman" w:cs="Times New Roman"/>
          <w:sz w:val="20"/>
          <w:szCs w:val="20"/>
          <w:lang w:val="en-GB" w:eastAsia="zh-CN"/>
        </w:rPr>
      </w:pPr>
    </w:p>
    <w:p w14:paraId="1EF8638B" w14:textId="77777777" w:rsidR="00DD35C5" w:rsidRDefault="00DD35C5" w:rsidP="00267633">
      <w:pPr>
        <w:numPr>
          <w:ilvl w:val="12"/>
          <w:numId w:val="0"/>
        </w:numPr>
        <w:spacing w:before="0" w:after="0" w:line="240" w:lineRule="auto"/>
        <w:divId w:val="2116439976"/>
        <w:rPr>
          <w:rFonts w:ascii="Times New Roman" w:hAnsi="Times New Roman" w:cs="Times New Roman"/>
          <w:sz w:val="20"/>
          <w:szCs w:val="20"/>
          <w:lang w:val="en-GB" w:eastAsia="zh-CN"/>
        </w:rPr>
      </w:pPr>
    </w:p>
    <w:p w14:paraId="3A0F7C0D" w14:textId="77777777" w:rsidR="00DD35C5" w:rsidRDefault="00DD35C5" w:rsidP="00267633">
      <w:pPr>
        <w:numPr>
          <w:ilvl w:val="12"/>
          <w:numId w:val="0"/>
        </w:numPr>
        <w:spacing w:before="0" w:after="0" w:line="240" w:lineRule="auto"/>
        <w:divId w:val="2116439976"/>
        <w:rPr>
          <w:rFonts w:ascii="Times New Roman" w:hAnsi="Times New Roman" w:cs="Times New Roman"/>
          <w:sz w:val="20"/>
          <w:szCs w:val="20"/>
          <w:lang w:val="en-GB" w:eastAsia="zh-CN"/>
        </w:rPr>
      </w:pPr>
    </w:p>
    <w:p w14:paraId="7F16CD2B" w14:textId="77777777" w:rsidR="00DD35C5" w:rsidRDefault="00DD35C5" w:rsidP="00267633">
      <w:pPr>
        <w:numPr>
          <w:ilvl w:val="12"/>
          <w:numId w:val="0"/>
        </w:numPr>
        <w:spacing w:before="0" w:after="0" w:line="240" w:lineRule="auto"/>
        <w:divId w:val="2116439976"/>
        <w:rPr>
          <w:rFonts w:ascii="Times New Roman" w:hAnsi="Times New Roman" w:cs="Times New Roman"/>
          <w:sz w:val="20"/>
          <w:szCs w:val="20"/>
          <w:lang w:val="en-GB" w:eastAsia="zh-CN"/>
        </w:rPr>
      </w:pPr>
    </w:p>
    <w:p w14:paraId="28C9F1A5" w14:textId="77777777" w:rsidR="00DD35C5" w:rsidRDefault="00DD35C5" w:rsidP="00267633">
      <w:pPr>
        <w:numPr>
          <w:ilvl w:val="12"/>
          <w:numId w:val="0"/>
        </w:numPr>
        <w:spacing w:before="0" w:after="0" w:line="240" w:lineRule="auto"/>
        <w:divId w:val="2116439976"/>
        <w:rPr>
          <w:rFonts w:ascii="Times New Roman" w:hAnsi="Times New Roman" w:cs="Times New Roman"/>
          <w:sz w:val="20"/>
          <w:szCs w:val="20"/>
          <w:lang w:val="en-GB" w:eastAsia="zh-CN"/>
        </w:rPr>
      </w:pPr>
    </w:p>
    <w:p w14:paraId="664806B4" w14:textId="77777777" w:rsidR="00DD35C5" w:rsidRDefault="00DD35C5" w:rsidP="00267633">
      <w:pPr>
        <w:numPr>
          <w:ilvl w:val="12"/>
          <w:numId w:val="0"/>
        </w:numPr>
        <w:spacing w:before="0" w:after="0" w:line="240" w:lineRule="auto"/>
        <w:divId w:val="2116439976"/>
        <w:rPr>
          <w:rFonts w:ascii="Times New Roman" w:hAnsi="Times New Roman" w:cs="Times New Roman"/>
          <w:sz w:val="20"/>
          <w:szCs w:val="20"/>
          <w:lang w:val="en-GB" w:eastAsia="zh-CN"/>
        </w:rPr>
      </w:pPr>
    </w:p>
    <w:p w14:paraId="74361755" w14:textId="77777777" w:rsidR="00DD35C5" w:rsidRDefault="00DD35C5" w:rsidP="00267633">
      <w:pPr>
        <w:numPr>
          <w:ilvl w:val="12"/>
          <w:numId w:val="0"/>
        </w:numPr>
        <w:spacing w:before="0" w:after="0" w:line="240" w:lineRule="auto"/>
        <w:divId w:val="2116439976"/>
        <w:rPr>
          <w:rFonts w:ascii="Times New Roman" w:hAnsi="Times New Roman" w:cs="Times New Roman"/>
          <w:sz w:val="20"/>
          <w:szCs w:val="20"/>
          <w:lang w:val="en-GB" w:eastAsia="zh-CN"/>
        </w:rPr>
      </w:pPr>
    </w:p>
    <w:p w14:paraId="5A29FFF4" w14:textId="77777777" w:rsidR="00DD35C5" w:rsidRDefault="00DD35C5" w:rsidP="00267633">
      <w:pPr>
        <w:numPr>
          <w:ilvl w:val="12"/>
          <w:numId w:val="0"/>
        </w:numPr>
        <w:spacing w:before="0" w:after="0" w:line="240" w:lineRule="auto"/>
        <w:divId w:val="2116439976"/>
        <w:rPr>
          <w:rFonts w:ascii="Times New Roman" w:hAnsi="Times New Roman" w:cs="Times New Roman"/>
          <w:sz w:val="20"/>
          <w:szCs w:val="20"/>
          <w:lang w:val="en-GB" w:eastAsia="zh-CN"/>
        </w:rPr>
      </w:pPr>
    </w:p>
    <w:p w14:paraId="184D1905" w14:textId="77777777" w:rsidR="00DD35C5" w:rsidRDefault="00DD35C5" w:rsidP="00267633">
      <w:pPr>
        <w:numPr>
          <w:ilvl w:val="12"/>
          <w:numId w:val="0"/>
        </w:numPr>
        <w:spacing w:before="0" w:after="0" w:line="240" w:lineRule="auto"/>
        <w:divId w:val="2116439976"/>
        <w:rPr>
          <w:rFonts w:ascii="Times New Roman" w:hAnsi="Times New Roman" w:cs="Times New Roman"/>
          <w:sz w:val="20"/>
          <w:szCs w:val="20"/>
          <w:lang w:val="en-GB" w:eastAsia="zh-CN"/>
        </w:rPr>
      </w:pPr>
    </w:p>
    <w:p w14:paraId="60C5A570" w14:textId="77777777" w:rsidR="00DD35C5" w:rsidRDefault="00DD35C5" w:rsidP="00267633">
      <w:pPr>
        <w:numPr>
          <w:ilvl w:val="12"/>
          <w:numId w:val="0"/>
        </w:numPr>
        <w:spacing w:before="0" w:after="0" w:line="240" w:lineRule="auto"/>
        <w:divId w:val="2116439976"/>
        <w:rPr>
          <w:rFonts w:ascii="Times New Roman" w:hAnsi="Times New Roman" w:cs="Times New Roman"/>
          <w:sz w:val="20"/>
          <w:szCs w:val="20"/>
          <w:lang w:val="en-GB" w:eastAsia="zh-CN"/>
        </w:rPr>
      </w:pPr>
    </w:p>
    <w:p w14:paraId="1968A49D" w14:textId="77777777" w:rsidR="00DD35C5" w:rsidRDefault="00DD35C5" w:rsidP="00267633">
      <w:pPr>
        <w:numPr>
          <w:ilvl w:val="12"/>
          <w:numId w:val="0"/>
        </w:numPr>
        <w:spacing w:before="0" w:after="0" w:line="240" w:lineRule="auto"/>
        <w:divId w:val="2116439976"/>
        <w:rPr>
          <w:rFonts w:ascii="Times New Roman" w:hAnsi="Times New Roman" w:cs="Times New Roman"/>
          <w:sz w:val="20"/>
          <w:szCs w:val="20"/>
          <w:lang w:val="en-GB" w:eastAsia="zh-CN"/>
        </w:rPr>
      </w:pPr>
    </w:p>
    <w:p w14:paraId="5E7FD63A" w14:textId="77777777" w:rsidR="00DD35C5" w:rsidRDefault="00DD35C5" w:rsidP="00267633">
      <w:pPr>
        <w:numPr>
          <w:ilvl w:val="12"/>
          <w:numId w:val="0"/>
        </w:numPr>
        <w:spacing w:before="0" w:after="0" w:line="240" w:lineRule="auto"/>
        <w:divId w:val="2116439976"/>
        <w:rPr>
          <w:rFonts w:ascii="Times New Roman" w:hAnsi="Times New Roman" w:cs="Times New Roman"/>
          <w:sz w:val="20"/>
          <w:szCs w:val="20"/>
          <w:lang w:val="en-GB" w:eastAsia="zh-CN"/>
        </w:rPr>
      </w:pPr>
    </w:p>
    <w:p w14:paraId="694A5BF0" w14:textId="77777777" w:rsidR="00DD35C5" w:rsidRDefault="00DD35C5" w:rsidP="00267633">
      <w:pPr>
        <w:numPr>
          <w:ilvl w:val="12"/>
          <w:numId w:val="0"/>
        </w:numPr>
        <w:spacing w:before="0" w:after="0" w:line="240" w:lineRule="auto"/>
        <w:divId w:val="2116439976"/>
        <w:rPr>
          <w:rFonts w:ascii="Times New Roman" w:hAnsi="Times New Roman" w:cs="Times New Roman"/>
          <w:sz w:val="20"/>
          <w:szCs w:val="20"/>
          <w:lang w:val="en-GB" w:eastAsia="zh-CN"/>
        </w:rPr>
      </w:pPr>
    </w:p>
    <w:p w14:paraId="64B60377" w14:textId="77777777" w:rsidR="00DD35C5" w:rsidRDefault="00DD35C5" w:rsidP="00267633">
      <w:pPr>
        <w:numPr>
          <w:ilvl w:val="12"/>
          <w:numId w:val="0"/>
        </w:numPr>
        <w:spacing w:before="0" w:after="0" w:line="240" w:lineRule="auto"/>
        <w:divId w:val="2116439976"/>
        <w:rPr>
          <w:rFonts w:ascii="Times New Roman" w:hAnsi="Times New Roman" w:cs="Times New Roman"/>
          <w:sz w:val="20"/>
          <w:szCs w:val="20"/>
          <w:lang w:val="en-GB" w:eastAsia="zh-CN"/>
        </w:rPr>
      </w:pPr>
    </w:p>
    <w:p w14:paraId="35AFE10B" w14:textId="77777777" w:rsidR="00DD35C5" w:rsidRDefault="00DD35C5" w:rsidP="00267633">
      <w:pPr>
        <w:numPr>
          <w:ilvl w:val="12"/>
          <w:numId w:val="0"/>
        </w:numPr>
        <w:spacing w:before="0" w:after="0" w:line="240" w:lineRule="auto"/>
        <w:divId w:val="2116439976"/>
        <w:rPr>
          <w:rFonts w:ascii="Times New Roman" w:hAnsi="Times New Roman" w:cs="Times New Roman"/>
          <w:sz w:val="20"/>
          <w:szCs w:val="20"/>
          <w:lang w:val="en-GB" w:eastAsia="zh-CN"/>
        </w:rPr>
      </w:pPr>
    </w:p>
    <w:p w14:paraId="375943A8" w14:textId="77777777" w:rsidR="00DD35C5" w:rsidRDefault="00DD35C5" w:rsidP="00267633">
      <w:pPr>
        <w:numPr>
          <w:ilvl w:val="12"/>
          <w:numId w:val="0"/>
        </w:numPr>
        <w:spacing w:before="0" w:after="0" w:line="240" w:lineRule="auto"/>
        <w:divId w:val="2116439976"/>
        <w:rPr>
          <w:rFonts w:ascii="Times New Roman" w:hAnsi="Times New Roman" w:cs="Times New Roman"/>
          <w:sz w:val="20"/>
          <w:szCs w:val="20"/>
          <w:lang w:val="en-GB" w:eastAsia="zh-CN"/>
        </w:rPr>
      </w:pPr>
    </w:p>
    <w:p w14:paraId="768543A4" w14:textId="77777777" w:rsidR="00DD35C5" w:rsidRDefault="00DD35C5" w:rsidP="00267633">
      <w:pPr>
        <w:numPr>
          <w:ilvl w:val="12"/>
          <w:numId w:val="0"/>
        </w:numPr>
        <w:spacing w:before="0" w:after="0" w:line="240" w:lineRule="auto"/>
        <w:divId w:val="2116439976"/>
        <w:rPr>
          <w:rFonts w:ascii="Times New Roman" w:hAnsi="Times New Roman" w:cs="Times New Roman"/>
          <w:sz w:val="20"/>
          <w:szCs w:val="20"/>
          <w:lang w:val="en-GB" w:eastAsia="zh-CN"/>
        </w:rPr>
      </w:pPr>
    </w:p>
    <w:p w14:paraId="7180F2F2" w14:textId="77777777" w:rsidR="00DD35C5" w:rsidRDefault="00DD35C5" w:rsidP="00267633">
      <w:pPr>
        <w:numPr>
          <w:ilvl w:val="12"/>
          <w:numId w:val="0"/>
        </w:numPr>
        <w:spacing w:before="0" w:after="0" w:line="240" w:lineRule="auto"/>
        <w:divId w:val="2116439976"/>
        <w:rPr>
          <w:rFonts w:ascii="Times New Roman" w:hAnsi="Times New Roman" w:cs="Times New Roman"/>
          <w:sz w:val="20"/>
          <w:szCs w:val="20"/>
          <w:lang w:val="en-GB" w:eastAsia="zh-CN"/>
        </w:rPr>
      </w:pPr>
    </w:p>
    <w:p w14:paraId="7AF51E3A" w14:textId="77777777" w:rsidR="00DD35C5" w:rsidRPr="00267633" w:rsidRDefault="00DD35C5" w:rsidP="00267633">
      <w:pPr>
        <w:numPr>
          <w:ilvl w:val="12"/>
          <w:numId w:val="0"/>
        </w:numPr>
        <w:spacing w:before="0" w:after="0" w:line="240" w:lineRule="auto"/>
        <w:divId w:val="2116439976"/>
        <w:rPr>
          <w:rFonts w:ascii="Times New Roman" w:hAnsi="Times New Roman" w:cs="Times New Roman"/>
          <w:sz w:val="20"/>
          <w:szCs w:val="20"/>
          <w:lang w:val="en-GB" w:eastAsia="zh-CN"/>
        </w:rPr>
      </w:pPr>
    </w:p>
    <w:p w14:paraId="2895A210" w14:textId="77777777" w:rsidR="00DD35C5" w:rsidRDefault="00DD35C5" w:rsidP="00267633">
      <w:pPr>
        <w:spacing w:before="0" w:after="0" w:line="240" w:lineRule="auto"/>
        <w:divId w:val="2116439976"/>
        <w:rPr>
          <w:rFonts w:ascii="Times New Roman" w:hAnsi="Times New Roman" w:cs="Times New Roman"/>
          <w:color w:val="000000"/>
          <w:sz w:val="22"/>
          <w:szCs w:val="22"/>
          <w:lang w:val="en-US" w:eastAsia="zh-CN"/>
        </w:rPr>
      </w:pPr>
    </w:p>
    <w:p w14:paraId="0F77178F" w14:textId="77777777" w:rsidR="00DD35C5" w:rsidRDefault="00DD35C5" w:rsidP="00267633">
      <w:pPr>
        <w:spacing w:before="0" w:after="0" w:line="240" w:lineRule="auto"/>
        <w:divId w:val="2116439976"/>
        <w:rPr>
          <w:rFonts w:ascii="Times New Roman" w:hAnsi="Times New Roman" w:cs="Times New Roman"/>
          <w:color w:val="000000"/>
          <w:sz w:val="22"/>
          <w:szCs w:val="22"/>
          <w:lang w:val="en-US" w:eastAsia="zh-CN"/>
        </w:rPr>
      </w:pPr>
    </w:p>
    <w:p w14:paraId="66CF70F5" w14:textId="77777777" w:rsidR="00DD35C5" w:rsidRDefault="00DD35C5" w:rsidP="00267633">
      <w:pPr>
        <w:spacing w:before="0" w:after="0" w:line="240" w:lineRule="auto"/>
        <w:divId w:val="2116439976"/>
        <w:rPr>
          <w:rFonts w:ascii="Times New Roman" w:hAnsi="Times New Roman" w:cs="Times New Roman"/>
          <w:color w:val="000000"/>
          <w:sz w:val="22"/>
          <w:szCs w:val="22"/>
          <w:lang w:val="en-US" w:eastAsia="zh-CN"/>
        </w:rPr>
      </w:pPr>
    </w:p>
    <w:p w14:paraId="3F2D670F" w14:textId="77777777" w:rsidR="00DD35C5" w:rsidRDefault="00DD35C5" w:rsidP="00267633">
      <w:pPr>
        <w:spacing w:before="0" w:after="0" w:line="240" w:lineRule="auto"/>
        <w:divId w:val="2116439976"/>
        <w:rPr>
          <w:rFonts w:ascii="Times New Roman" w:hAnsi="Times New Roman" w:cs="Times New Roman"/>
          <w:color w:val="000000"/>
          <w:sz w:val="22"/>
          <w:szCs w:val="22"/>
          <w:lang w:val="en-US" w:eastAsia="zh-CN"/>
        </w:rPr>
      </w:pPr>
    </w:p>
    <w:p w14:paraId="4BD76E2F" w14:textId="77777777" w:rsidR="00DD35C5" w:rsidRDefault="00DD35C5" w:rsidP="00267633">
      <w:pPr>
        <w:spacing w:before="0" w:after="0" w:line="240" w:lineRule="auto"/>
        <w:divId w:val="2116439976"/>
        <w:rPr>
          <w:rFonts w:ascii="Times New Roman" w:hAnsi="Times New Roman" w:cs="Times New Roman"/>
          <w:color w:val="000000"/>
          <w:sz w:val="22"/>
          <w:szCs w:val="22"/>
          <w:lang w:val="en-US" w:eastAsia="zh-CN"/>
        </w:rPr>
      </w:pPr>
    </w:p>
    <w:p w14:paraId="22AAE2B5" w14:textId="77777777" w:rsidR="00DD35C5" w:rsidRDefault="00DD35C5" w:rsidP="00267633">
      <w:pPr>
        <w:spacing w:before="0" w:after="0" w:line="240" w:lineRule="auto"/>
        <w:divId w:val="2116439976"/>
        <w:rPr>
          <w:rFonts w:ascii="Times New Roman" w:hAnsi="Times New Roman" w:cs="Times New Roman"/>
          <w:color w:val="000000"/>
          <w:sz w:val="22"/>
          <w:szCs w:val="22"/>
          <w:lang w:val="en-US" w:eastAsia="zh-CN"/>
        </w:rPr>
      </w:pPr>
    </w:p>
    <w:p w14:paraId="10C8073C" w14:textId="77777777" w:rsidR="00DD35C5" w:rsidRDefault="00DD35C5" w:rsidP="00267633">
      <w:pPr>
        <w:spacing w:before="0" w:after="0" w:line="240" w:lineRule="auto"/>
        <w:divId w:val="2116439976"/>
        <w:rPr>
          <w:rFonts w:ascii="Times New Roman" w:hAnsi="Times New Roman" w:cs="Times New Roman"/>
          <w:color w:val="000000"/>
          <w:sz w:val="22"/>
          <w:szCs w:val="22"/>
          <w:lang w:val="en-US" w:eastAsia="zh-CN"/>
        </w:rPr>
      </w:pPr>
    </w:p>
    <w:p w14:paraId="64CA353A" w14:textId="77777777" w:rsidR="00DD35C5" w:rsidRDefault="00DD35C5" w:rsidP="00267633">
      <w:pPr>
        <w:spacing w:before="0" w:after="0" w:line="240" w:lineRule="auto"/>
        <w:divId w:val="2116439976"/>
        <w:rPr>
          <w:rFonts w:ascii="Times New Roman" w:hAnsi="Times New Roman" w:cs="Times New Roman"/>
          <w:color w:val="000000"/>
          <w:sz w:val="22"/>
          <w:szCs w:val="22"/>
          <w:lang w:val="en-US" w:eastAsia="zh-CN"/>
        </w:rPr>
      </w:pPr>
    </w:p>
    <w:p w14:paraId="3C68E742" w14:textId="77777777" w:rsidR="00DD35C5" w:rsidRDefault="00DD35C5" w:rsidP="00267633">
      <w:pPr>
        <w:spacing w:before="0" w:after="0" w:line="240" w:lineRule="auto"/>
        <w:divId w:val="2116439976"/>
        <w:rPr>
          <w:rFonts w:ascii="Times New Roman" w:hAnsi="Times New Roman" w:cs="Times New Roman"/>
          <w:color w:val="000000"/>
          <w:sz w:val="22"/>
          <w:szCs w:val="22"/>
          <w:lang w:val="en-US" w:eastAsia="zh-CN"/>
        </w:rPr>
      </w:pPr>
    </w:p>
    <w:p w14:paraId="1F7CAC1D" w14:textId="77777777" w:rsidR="00DD35C5" w:rsidRDefault="00DD35C5" w:rsidP="00267633">
      <w:pPr>
        <w:spacing w:before="0" w:after="0" w:line="240" w:lineRule="auto"/>
        <w:divId w:val="2116439976"/>
        <w:rPr>
          <w:rFonts w:ascii="Times New Roman" w:hAnsi="Times New Roman" w:cs="Times New Roman"/>
          <w:color w:val="000000"/>
          <w:sz w:val="22"/>
          <w:szCs w:val="22"/>
          <w:lang w:val="en-US" w:eastAsia="zh-CN"/>
        </w:rPr>
      </w:pPr>
    </w:p>
    <w:p w14:paraId="0CE3A5E9" w14:textId="77777777" w:rsidR="00DD35C5" w:rsidRDefault="00DD35C5" w:rsidP="00267633">
      <w:pPr>
        <w:spacing w:before="0" w:after="0" w:line="240" w:lineRule="auto"/>
        <w:divId w:val="2116439976"/>
        <w:rPr>
          <w:rFonts w:ascii="Times New Roman" w:hAnsi="Times New Roman" w:cs="Times New Roman"/>
          <w:color w:val="000000"/>
          <w:sz w:val="22"/>
          <w:szCs w:val="22"/>
          <w:lang w:val="en-US" w:eastAsia="zh-CN"/>
        </w:rPr>
      </w:pPr>
    </w:p>
    <w:p w14:paraId="1460992A" w14:textId="77777777" w:rsidR="00840876" w:rsidRDefault="00840876" w:rsidP="00DD35C5">
      <w:pPr>
        <w:spacing w:before="0" w:after="0" w:line="240" w:lineRule="auto"/>
        <w:jc w:val="center"/>
        <w:divId w:val="2116439976"/>
        <w:rPr>
          <w:rFonts w:ascii="Times New Roman" w:hAnsi="Times New Roman"/>
          <w:bCs/>
          <w:iCs/>
          <w:spacing w:val="-3"/>
          <w:szCs w:val="28"/>
          <w:lang w:val="en-GB" w:eastAsia="zh-CN"/>
        </w:rPr>
      </w:pPr>
    </w:p>
    <w:p w14:paraId="58E0989A" w14:textId="77777777" w:rsidR="00840876" w:rsidRDefault="00840876" w:rsidP="00DD35C5">
      <w:pPr>
        <w:spacing w:before="0" w:after="0" w:line="240" w:lineRule="auto"/>
        <w:jc w:val="center"/>
        <w:divId w:val="2116439976"/>
        <w:rPr>
          <w:rFonts w:ascii="Times New Roman" w:hAnsi="Times New Roman"/>
          <w:bCs/>
          <w:iCs/>
          <w:spacing w:val="-3"/>
          <w:szCs w:val="28"/>
          <w:lang w:val="en-GB" w:eastAsia="zh-CN"/>
        </w:rPr>
      </w:pPr>
    </w:p>
    <w:p w14:paraId="3B4B3C90" w14:textId="77777777" w:rsidR="00840876" w:rsidRDefault="00840876" w:rsidP="00DD35C5">
      <w:pPr>
        <w:spacing w:before="0" w:after="0" w:line="240" w:lineRule="auto"/>
        <w:jc w:val="center"/>
        <w:divId w:val="2116439976"/>
        <w:rPr>
          <w:rFonts w:ascii="Times New Roman" w:hAnsi="Times New Roman"/>
          <w:bCs/>
          <w:iCs/>
          <w:spacing w:val="-3"/>
          <w:szCs w:val="28"/>
          <w:lang w:val="en-GB" w:eastAsia="zh-CN"/>
        </w:rPr>
      </w:pPr>
    </w:p>
    <w:p w14:paraId="505F3A60" w14:textId="77777777" w:rsidR="00840876" w:rsidRDefault="00840876" w:rsidP="00DD35C5">
      <w:pPr>
        <w:spacing w:before="0" w:after="0" w:line="240" w:lineRule="auto"/>
        <w:jc w:val="center"/>
        <w:divId w:val="2116439976"/>
        <w:rPr>
          <w:rFonts w:ascii="Times New Roman" w:hAnsi="Times New Roman"/>
          <w:bCs/>
          <w:iCs/>
          <w:spacing w:val="-3"/>
          <w:szCs w:val="28"/>
          <w:lang w:val="en-GB" w:eastAsia="zh-CN"/>
        </w:rPr>
      </w:pPr>
    </w:p>
    <w:p w14:paraId="704F5B73" w14:textId="77777777" w:rsidR="00840876" w:rsidRDefault="00840876" w:rsidP="00DD35C5">
      <w:pPr>
        <w:spacing w:before="0" w:after="0" w:line="240" w:lineRule="auto"/>
        <w:jc w:val="center"/>
        <w:divId w:val="2116439976"/>
        <w:rPr>
          <w:rFonts w:ascii="Times New Roman" w:hAnsi="Times New Roman"/>
          <w:bCs/>
          <w:iCs/>
          <w:spacing w:val="-3"/>
          <w:szCs w:val="28"/>
          <w:lang w:val="en-GB" w:eastAsia="zh-CN"/>
        </w:rPr>
      </w:pPr>
    </w:p>
    <w:p w14:paraId="2F743E2B" w14:textId="77777777" w:rsidR="00840876" w:rsidRDefault="00840876" w:rsidP="00DD35C5">
      <w:pPr>
        <w:spacing w:before="0" w:after="0" w:line="240" w:lineRule="auto"/>
        <w:jc w:val="center"/>
        <w:divId w:val="2116439976"/>
        <w:rPr>
          <w:rFonts w:ascii="Times New Roman" w:hAnsi="Times New Roman"/>
          <w:bCs/>
          <w:iCs/>
          <w:spacing w:val="-3"/>
          <w:szCs w:val="28"/>
          <w:lang w:val="en-GB" w:eastAsia="zh-CN"/>
        </w:rPr>
      </w:pPr>
    </w:p>
    <w:p w14:paraId="1981C6F9" w14:textId="77777777" w:rsidR="00840876" w:rsidRDefault="00840876" w:rsidP="00DD35C5">
      <w:pPr>
        <w:spacing w:before="0" w:after="0" w:line="240" w:lineRule="auto"/>
        <w:jc w:val="center"/>
        <w:divId w:val="2116439976"/>
        <w:rPr>
          <w:rFonts w:ascii="Times New Roman" w:hAnsi="Times New Roman"/>
          <w:bCs/>
          <w:iCs/>
          <w:spacing w:val="-3"/>
          <w:szCs w:val="28"/>
          <w:lang w:val="en-GB" w:eastAsia="zh-CN"/>
        </w:rPr>
      </w:pPr>
    </w:p>
    <w:p w14:paraId="22BAFFA6" w14:textId="77777777" w:rsidR="00840876" w:rsidRDefault="00840876" w:rsidP="00DD35C5">
      <w:pPr>
        <w:spacing w:before="0" w:after="0" w:line="240" w:lineRule="auto"/>
        <w:jc w:val="center"/>
        <w:divId w:val="2116439976"/>
        <w:rPr>
          <w:rFonts w:ascii="Times New Roman" w:hAnsi="Times New Roman"/>
          <w:bCs/>
          <w:iCs/>
          <w:spacing w:val="-3"/>
          <w:szCs w:val="28"/>
          <w:lang w:val="en-GB" w:eastAsia="zh-CN"/>
        </w:rPr>
      </w:pPr>
    </w:p>
    <w:p w14:paraId="7AEE37D3" w14:textId="77777777" w:rsidR="00DD35C5" w:rsidRDefault="00DD35C5" w:rsidP="00DD35C5">
      <w:pPr>
        <w:spacing w:before="0" w:after="0" w:line="240" w:lineRule="auto"/>
        <w:jc w:val="center"/>
        <w:divId w:val="2116439976"/>
        <w:rPr>
          <w:rFonts w:ascii="Times New Roman" w:hAnsi="Times New Roman" w:cs="Times New Roman"/>
          <w:color w:val="000000"/>
          <w:sz w:val="22"/>
          <w:szCs w:val="22"/>
          <w:lang w:val="en-US" w:eastAsia="zh-CN"/>
        </w:rPr>
      </w:pPr>
      <w:r w:rsidRPr="00267633">
        <w:rPr>
          <w:rFonts w:ascii="Times New Roman" w:hAnsi="Times New Roman"/>
          <w:bCs/>
          <w:iCs/>
          <w:spacing w:val="-3"/>
          <w:szCs w:val="28"/>
          <w:lang w:val="en-GB" w:eastAsia="zh-CN"/>
        </w:rPr>
        <w:lastRenderedPageBreak/>
        <w:t>FORM 198</w:t>
      </w:r>
    </w:p>
    <w:p w14:paraId="1FE0A685" w14:textId="77777777" w:rsidR="00DD35C5" w:rsidRDefault="00DD35C5" w:rsidP="00267633">
      <w:pPr>
        <w:spacing w:before="0" w:after="0" w:line="240" w:lineRule="auto"/>
        <w:divId w:val="2116439976"/>
        <w:rPr>
          <w:rFonts w:ascii="Times New Roman" w:hAnsi="Times New Roman" w:cs="Times New Roman"/>
          <w:color w:val="000000"/>
          <w:sz w:val="22"/>
          <w:szCs w:val="22"/>
          <w:lang w:val="en-US" w:eastAsia="zh-CN"/>
        </w:rPr>
      </w:pPr>
    </w:p>
    <w:p w14:paraId="08610261" w14:textId="77777777" w:rsidR="00267633" w:rsidRPr="00267633" w:rsidRDefault="00267633" w:rsidP="00267633">
      <w:pPr>
        <w:spacing w:before="0" w:after="0" w:line="240" w:lineRule="auto"/>
        <w:divId w:val="2116439976"/>
        <w:rPr>
          <w:rFonts w:ascii="Times New Roman" w:hAnsi="Times New Roman" w:cs="Times New Roman"/>
          <w:color w:val="000000"/>
          <w:sz w:val="22"/>
          <w:szCs w:val="22"/>
          <w:lang w:val="en-US" w:eastAsia="zh-CN"/>
        </w:rPr>
      </w:pPr>
      <w:r w:rsidRPr="00267633">
        <w:rPr>
          <w:rFonts w:ascii="Times New Roman" w:hAnsi="Times New Roman" w:cs="Times New Roman"/>
          <w:color w:val="000000"/>
          <w:sz w:val="22"/>
          <w:szCs w:val="22"/>
          <w:lang w:val="en-US" w:eastAsia="zh-CN"/>
        </w:rPr>
        <w:t>Para 17</w:t>
      </w:r>
    </w:p>
    <w:p w14:paraId="0CA4F059" w14:textId="77777777" w:rsidR="00267633" w:rsidRPr="00267633" w:rsidRDefault="00267633" w:rsidP="00267633">
      <w:pPr>
        <w:spacing w:before="0" w:after="0" w:line="240" w:lineRule="auto"/>
        <w:jc w:val="center"/>
        <w:divId w:val="2116439976"/>
        <w:rPr>
          <w:rFonts w:ascii="Times New Roman" w:hAnsi="Times New Roman" w:cs="Times New Roman"/>
          <w:b/>
          <w:color w:val="000000"/>
          <w:lang w:val="en-US" w:eastAsia="zh-CN"/>
        </w:rPr>
      </w:pPr>
    </w:p>
    <w:p w14:paraId="2EA54725" w14:textId="77777777" w:rsidR="00267633" w:rsidRPr="00267633" w:rsidRDefault="00267633" w:rsidP="00267633">
      <w:pPr>
        <w:spacing w:before="0" w:after="0" w:line="240" w:lineRule="auto"/>
        <w:jc w:val="center"/>
        <w:divId w:val="2116439976"/>
        <w:rPr>
          <w:rFonts w:ascii="Times New Roman" w:hAnsi="Times New Roman" w:cs="Times New Roman"/>
          <w:b/>
          <w:color w:val="000000"/>
          <w:lang w:val="en-US" w:eastAsia="zh-CN"/>
        </w:rPr>
      </w:pPr>
      <w:r w:rsidRPr="00267633">
        <w:rPr>
          <w:rFonts w:ascii="Times New Roman" w:hAnsi="Times New Roman" w:cs="Times New Roman"/>
          <w:b/>
          <w:color w:val="000000"/>
          <w:lang w:val="en-US" w:eastAsia="zh-CN"/>
        </w:rPr>
        <w:t>FIRST STATUS CONFERENCE NOTICE TO PLAINTIFF</w:t>
      </w:r>
    </w:p>
    <w:p w14:paraId="15A734DB" w14:textId="77777777" w:rsidR="00267633" w:rsidRPr="00267633" w:rsidRDefault="00267633" w:rsidP="00267633">
      <w:pPr>
        <w:spacing w:before="0" w:after="0" w:line="240" w:lineRule="auto"/>
        <w:divId w:val="2116439976"/>
        <w:rPr>
          <w:rFonts w:ascii="Times New Roman" w:hAnsi="Times New Roman" w:cs="Times New Roman"/>
          <w:color w:val="000000"/>
          <w:lang w:val="en-US" w:eastAsia="zh-CN"/>
        </w:rPr>
      </w:pPr>
    </w:p>
    <w:p w14:paraId="4AA363F0" w14:textId="77777777" w:rsidR="00267633" w:rsidRPr="00267633" w:rsidRDefault="00267633" w:rsidP="00267633">
      <w:pPr>
        <w:spacing w:before="0" w:after="0" w:line="240" w:lineRule="auto"/>
        <w:jc w:val="center"/>
        <w:divId w:val="2116439976"/>
        <w:rPr>
          <w:rFonts w:ascii="Times New Roman" w:hAnsi="Times New Roman" w:cs="Times New Roman"/>
          <w:b/>
          <w:color w:val="000000"/>
          <w:lang w:val="en-US" w:eastAsia="zh-CN"/>
        </w:rPr>
      </w:pPr>
    </w:p>
    <w:p w14:paraId="793DD8BB" w14:textId="77777777" w:rsidR="00267633" w:rsidRPr="00267633" w:rsidRDefault="00267633" w:rsidP="00267633">
      <w:pPr>
        <w:spacing w:before="0" w:after="0" w:line="240" w:lineRule="auto"/>
        <w:jc w:val="center"/>
        <w:divId w:val="2116439976"/>
        <w:rPr>
          <w:rFonts w:ascii="Times New Roman" w:hAnsi="Times New Roman" w:cs="Times New Roman"/>
          <w:b/>
          <w:color w:val="000000"/>
          <w:lang w:val="en-US" w:eastAsia="zh-CN"/>
        </w:rPr>
      </w:pPr>
    </w:p>
    <w:p w14:paraId="54B08960" w14:textId="77777777" w:rsidR="00267633" w:rsidRPr="00267633" w:rsidRDefault="00267633" w:rsidP="00267633">
      <w:pPr>
        <w:spacing w:before="0" w:after="0" w:line="240" w:lineRule="auto"/>
        <w:divId w:val="2116439976"/>
        <w:rPr>
          <w:rFonts w:ascii="Times New Roman" w:hAnsi="Times New Roman" w:cs="Times New Roman"/>
          <w:color w:val="000000"/>
          <w:sz w:val="20"/>
          <w:szCs w:val="20"/>
          <w:lang w:val="en-US" w:eastAsia="zh-CN"/>
        </w:rPr>
      </w:pPr>
    </w:p>
    <w:p w14:paraId="13930311" w14:textId="77777777" w:rsidR="00267633" w:rsidRPr="00267633" w:rsidRDefault="00267633" w:rsidP="00267633">
      <w:pPr>
        <w:spacing w:before="0" w:after="0" w:line="240" w:lineRule="auto"/>
        <w:divId w:val="2116439976"/>
        <w:rPr>
          <w:rFonts w:ascii="Times New Roman" w:hAnsi="Times New Roman" w:cs="Times New Roman"/>
          <w:color w:val="000000"/>
          <w:lang w:val="en-US" w:eastAsia="zh-CN"/>
        </w:rPr>
      </w:pPr>
      <w:r w:rsidRPr="00267633">
        <w:rPr>
          <w:rFonts w:ascii="Times New Roman" w:hAnsi="Times New Roman" w:cs="Times New Roman"/>
          <w:color w:val="000000"/>
          <w:lang w:val="en-US" w:eastAsia="zh-CN"/>
        </w:rPr>
        <w:t>Date:</w:t>
      </w:r>
    </w:p>
    <w:p w14:paraId="09E958D4" w14:textId="77777777" w:rsidR="00267633" w:rsidRPr="00267633" w:rsidRDefault="00267633" w:rsidP="00267633">
      <w:pPr>
        <w:spacing w:before="0" w:after="0" w:line="240" w:lineRule="auto"/>
        <w:divId w:val="2116439976"/>
        <w:rPr>
          <w:rFonts w:ascii="Times New Roman" w:hAnsi="Times New Roman" w:cs="Times New Roman"/>
          <w:color w:val="000000"/>
          <w:lang w:val="en-US" w:eastAsia="zh-CN"/>
        </w:rPr>
      </w:pPr>
    </w:p>
    <w:p w14:paraId="58017297" w14:textId="77777777" w:rsidR="00267633" w:rsidRPr="00267633" w:rsidRDefault="00267633" w:rsidP="00267633">
      <w:pPr>
        <w:spacing w:before="0" w:after="0" w:line="240" w:lineRule="auto"/>
        <w:divId w:val="2116439976"/>
        <w:rPr>
          <w:rFonts w:ascii="Times New Roman" w:hAnsi="Times New Roman" w:cs="Times New Roman"/>
          <w:color w:val="000000"/>
          <w:lang w:val="en-US" w:eastAsia="zh-CN"/>
        </w:rPr>
      </w:pPr>
    </w:p>
    <w:p w14:paraId="4A95DFD3" w14:textId="77777777" w:rsidR="00267633" w:rsidRPr="00267633" w:rsidRDefault="00267633" w:rsidP="00267633">
      <w:pPr>
        <w:spacing w:before="0" w:after="0" w:line="240" w:lineRule="auto"/>
        <w:divId w:val="2116439976"/>
        <w:rPr>
          <w:rFonts w:ascii="Times New Roman" w:hAnsi="Times New Roman" w:cs="Times New Roman"/>
          <w:color w:val="000000"/>
          <w:lang w:val="en-US" w:eastAsia="zh-CN"/>
        </w:rPr>
      </w:pPr>
      <w:r w:rsidRPr="00267633">
        <w:rPr>
          <w:rFonts w:ascii="Times New Roman" w:hAnsi="Times New Roman" w:cs="Times New Roman"/>
          <w:color w:val="000000"/>
          <w:lang w:val="en-US" w:eastAsia="zh-CN"/>
        </w:rPr>
        <w:t>To:</w:t>
      </w:r>
      <w:r w:rsidRPr="00267633">
        <w:rPr>
          <w:rFonts w:ascii="Times New Roman" w:hAnsi="Times New Roman" w:cs="Times New Roman"/>
          <w:color w:val="000000"/>
          <w:lang w:val="en-US" w:eastAsia="zh-CN"/>
        </w:rPr>
        <w:tab/>
        <w:t>Plaintiff’s Solicitors</w:t>
      </w:r>
    </w:p>
    <w:p w14:paraId="72B87ABD" w14:textId="77777777" w:rsidR="00267633" w:rsidRPr="00267633" w:rsidRDefault="00267633" w:rsidP="00267633">
      <w:pPr>
        <w:spacing w:before="0" w:after="0" w:line="240" w:lineRule="auto"/>
        <w:divId w:val="2116439976"/>
        <w:rPr>
          <w:rFonts w:ascii="Times New Roman" w:hAnsi="Times New Roman" w:cs="Times New Roman"/>
          <w:color w:val="000000"/>
          <w:lang w:val="en-US" w:eastAsia="zh-CN"/>
        </w:rPr>
      </w:pPr>
    </w:p>
    <w:p w14:paraId="2A49A3BD" w14:textId="77777777" w:rsidR="00267633" w:rsidRPr="00267633" w:rsidRDefault="00267633" w:rsidP="00267633">
      <w:pPr>
        <w:spacing w:before="0" w:after="0" w:line="240" w:lineRule="auto"/>
        <w:divId w:val="2116439976"/>
        <w:rPr>
          <w:rFonts w:ascii="Times New Roman" w:hAnsi="Times New Roman" w:cs="Times New Roman"/>
          <w:color w:val="000000"/>
          <w:lang w:val="en-US" w:eastAsia="zh-CN"/>
        </w:rPr>
      </w:pPr>
    </w:p>
    <w:p w14:paraId="661B65E5" w14:textId="77777777" w:rsidR="00267633" w:rsidRPr="00267633" w:rsidRDefault="00267633" w:rsidP="00267633">
      <w:pPr>
        <w:spacing w:before="0" w:after="0" w:line="240" w:lineRule="auto"/>
        <w:divId w:val="2116439976"/>
        <w:rPr>
          <w:rFonts w:ascii="Times New Roman" w:hAnsi="Times New Roman" w:cs="Times New Roman"/>
          <w:b/>
          <w:color w:val="000000"/>
          <w:lang w:val="en-US" w:eastAsia="zh-CN"/>
        </w:rPr>
      </w:pPr>
      <w:r w:rsidRPr="00267633">
        <w:rPr>
          <w:rFonts w:ascii="Times New Roman" w:hAnsi="Times New Roman" w:cs="Times New Roman"/>
          <w:b/>
          <w:color w:val="000000"/>
          <w:lang w:val="en-US" w:eastAsia="zh-CN"/>
        </w:rPr>
        <w:t>STATUS OF [</w:t>
      </w:r>
      <w:r w:rsidRPr="00267633">
        <w:rPr>
          <w:rFonts w:ascii="Times New Roman" w:hAnsi="Times New Roman" w:cs="Times New Roman"/>
          <w:b/>
          <w:i/>
          <w:color w:val="000000"/>
          <w:lang w:val="en-US" w:eastAsia="zh-CN"/>
        </w:rPr>
        <w:t>case number</w:t>
      </w:r>
      <w:r w:rsidRPr="00267633">
        <w:rPr>
          <w:rFonts w:ascii="Times New Roman" w:hAnsi="Times New Roman" w:cs="Times New Roman"/>
          <w:b/>
          <w:color w:val="000000"/>
          <w:lang w:val="en-US" w:eastAsia="zh-CN"/>
        </w:rPr>
        <w:t>]</w:t>
      </w:r>
    </w:p>
    <w:p w14:paraId="4420F309" w14:textId="77777777" w:rsidR="00267633" w:rsidRPr="00267633" w:rsidRDefault="00267633" w:rsidP="00267633">
      <w:pPr>
        <w:spacing w:before="0" w:after="0" w:line="240" w:lineRule="auto"/>
        <w:divId w:val="2116439976"/>
        <w:rPr>
          <w:rFonts w:ascii="Times New Roman" w:hAnsi="Times New Roman" w:cs="Times New Roman"/>
          <w:color w:val="000000"/>
          <w:lang w:val="en-US" w:eastAsia="zh-CN"/>
        </w:rPr>
      </w:pPr>
    </w:p>
    <w:p w14:paraId="3F1868E0" w14:textId="77777777" w:rsidR="00267633" w:rsidRPr="00267633" w:rsidRDefault="00267633" w:rsidP="00267633">
      <w:pPr>
        <w:spacing w:before="0" w:after="0" w:line="240" w:lineRule="auto"/>
        <w:ind w:left="720" w:hanging="720"/>
        <w:jc w:val="both"/>
        <w:divId w:val="2116439976"/>
        <w:rPr>
          <w:rFonts w:ascii="Times New Roman" w:hAnsi="Times New Roman" w:cs="Times New Roman"/>
          <w:color w:val="000000"/>
          <w:lang w:val="en-US" w:eastAsia="zh-CN"/>
        </w:rPr>
      </w:pPr>
      <w:r w:rsidRPr="00267633">
        <w:rPr>
          <w:rFonts w:ascii="Times New Roman" w:hAnsi="Times New Roman" w:cs="Times New Roman"/>
          <w:color w:val="000000"/>
          <w:lang w:val="en-US" w:eastAsia="zh-CN"/>
        </w:rPr>
        <w:t xml:space="preserve">1. </w:t>
      </w:r>
      <w:r w:rsidRPr="00267633">
        <w:rPr>
          <w:rFonts w:ascii="Times New Roman" w:hAnsi="Times New Roman" w:cs="Times New Roman"/>
          <w:color w:val="000000"/>
          <w:lang w:val="en-US" w:eastAsia="zh-CN"/>
        </w:rPr>
        <w:tab/>
        <w:t xml:space="preserve">You are directed to set down the above case for hearing by </w:t>
      </w:r>
      <w:r w:rsidRPr="00267633">
        <w:rPr>
          <w:rFonts w:ascii="Times New Roman" w:hAnsi="Times New Roman" w:cs="Times New Roman"/>
          <w:i/>
          <w:color w:val="000000"/>
          <w:lang w:val="en-US" w:eastAsia="zh-CN"/>
        </w:rPr>
        <w:t xml:space="preserve">[date] </w:t>
      </w:r>
      <w:r w:rsidRPr="00267633">
        <w:rPr>
          <w:rFonts w:ascii="Times New Roman" w:hAnsi="Times New Roman" w:cs="Times New Roman"/>
          <w:color w:val="000000"/>
          <w:lang w:val="en-US" w:eastAsia="zh-CN"/>
        </w:rPr>
        <w:t>if pleadings are closed</w:t>
      </w:r>
      <w:r w:rsidRPr="00267633">
        <w:rPr>
          <w:rFonts w:ascii="Times New Roman" w:hAnsi="Times New Roman" w:cs="Times New Roman"/>
          <w:color w:val="000000"/>
          <w:sz w:val="20"/>
          <w:vertAlign w:val="superscript"/>
          <w:lang w:val="en-US" w:eastAsia="zh-CN"/>
        </w:rPr>
        <w:footnoteReference w:id="2"/>
      </w:r>
      <w:r w:rsidRPr="00267633">
        <w:rPr>
          <w:rFonts w:ascii="Times New Roman" w:hAnsi="Times New Roman" w:cs="Times New Roman"/>
          <w:color w:val="000000"/>
          <w:lang w:val="en-US" w:eastAsia="zh-CN"/>
        </w:rPr>
        <w:t xml:space="preserve"> by then.   </w:t>
      </w:r>
    </w:p>
    <w:p w14:paraId="267C3397" w14:textId="77777777" w:rsidR="00267633" w:rsidRPr="00267633" w:rsidRDefault="00267633" w:rsidP="00267633">
      <w:pPr>
        <w:spacing w:before="0" w:after="0" w:line="240" w:lineRule="auto"/>
        <w:ind w:left="360"/>
        <w:divId w:val="2116439976"/>
        <w:rPr>
          <w:rFonts w:ascii="Times New Roman" w:hAnsi="Times New Roman" w:cs="Times New Roman"/>
          <w:color w:val="000000"/>
          <w:lang w:val="en-US" w:eastAsia="zh-CN"/>
        </w:rPr>
      </w:pPr>
    </w:p>
    <w:p w14:paraId="05D3F602" w14:textId="77777777" w:rsidR="00267633" w:rsidRPr="00267633" w:rsidRDefault="00267633" w:rsidP="00267633">
      <w:pPr>
        <w:spacing w:before="0" w:after="0" w:line="240" w:lineRule="auto"/>
        <w:ind w:left="720" w:hanging="720"/>
        <w:jc w:val="both"/>
        <w:divId w:val="2116439976"/>
        <w:rPr>
          <w:rFonts w:ascii="Times New Roman" w:hAnsi="Times New Roman" w:cs="Times New Roman"/>
          <w:color w:val="000000"/>
          <w:lang w:val="en-US" w:eastAsia="zh-CN"/>
        </w:rPr>
      </w:pPr>
      <w:r w:rsidRPr="00267633">
        <w:rPr>
          <w:rFonts w:ascii="Times New Roman" w:hAnsi="Times New Roman" w:cs="Times New Roman"/>
          <w:color w:val="000000"/>
          <w:lang w:val="en-US" w:eastAsia="zh-CN"/>
        </w:rPr>
        <w:t>2.</w:t>
      </w:r>
      <w:r w:rsidRPr="00267633">
        <w:rPr>
          <w:rFonts w:ascii="Times New Roman" w:hAnsi="Times New Roman" w:cs="Times New Roman"/>
          <w:color w:val="000000"/>
          <w:lang w:val="en-US" w:eastAsia="zh-CN"/>
        </w:rPr>
        <w:tab/>
        <w:t xml:space="preserve">If pleadings are not likely to be closed by </w:t>
      </w:r>
      <w:r w:rsidRPr="00267633">
        <w:rPr>
          <w:rFonts w:ascii="Times New Roman" w:hAnsi="Times New Roman" w:cs="Times New Roman"/>
          <w:i/>
          <w:color w:val="000000"/>
          <w:lang w:val="en-US" w:eastAsia="zh-CN"/>
        </w:rPr>
        <w:t>[date]</w:t>
      </w:r>
      <w:r w:rsidRPr="00267633">
        <w:rPr>
          <w:rFonts w:ascii="Times New Roman" w:hAnsi="Times New Roman" w:cs="Times New Roman"/>
          <w:color w:val="000000"/>
          <w:lang w:val="en-US" w:eastAsia="zh-CN"/>
        </w:rPr>
        <w:t xml:space="preserve">, you must inform the Court of the status of the case within 7 days of this Registrar’s Notice. Please use the standard status form as prescribed in Form 199 of the Family Justice Courts Practice Directions.  </w:t>
      </w:r>
    </w:p>
    <w:p w14:paraId="2F916F83" w14:textId="77777777" w:rsidR="00267633" w:rsidRPr="00267633" w:rsidRDefault="00267633" w:rsidP="00267633">
      <w:pPr>
        <w:spacing w:before="0" w:after="0" w:line="240" w:lineRule="auto"/>
        <w:divId w:val="2116439976"/>
        <w:rPr>
          <w:rFonts w:ascii="Times New Roman" w:hAnsi="Times New Roman" w:cs="Times New Roman"/>
          <w:color w:val="000000"/>
          <w:lang w:val="en-US" w:eastAsia="zh-CN"/>
        </w:rPr>
      </w:pPr>
    </w:p>
    <w:p w14:paraId="796FC4AF" w14:textId="77777777" w:rsidR="00267633" w:rsidRPr="00267633" w:rsidRDefault="00267633" w:rsidP="00267633">
      <w:pPr>
        <w:spacing w:before="0" w:after="0" w:line="240" w:lineRule="auto"/>
        <w:divId w:val="2116439976"/>
        <w:rPr>
          <w:rFonts w:ascii="Times New Roman" w:hAnsi="Times New Roman" w:cs="Times New Roman"/>
          <w:color w:val="000000"/>
          <w:lang w:val="en-US" w:eastAsia="zh-CN"/>
        </w:rPr>
      </w:pPr>
    </w:p>
    <w:p w14:paraId="4FD97472" w14:textId="77777777" w:rsidR="00267633" w:rsidRPr="00267633" w:rsidRDefault="00267633" w:rsidP="00267633">
      <w:pPr>
        <w:spacing w:before="0" w:after="0" w:line="240" w:lineRule="auto"/>
        <w:divId w:val="2116439976"/>
        <w:rPr>
          <w:rFonts w:ascii="Times New Roman" w:hAnsi="Times New Roman" w:cs="Times New Roman"/>
          <w:color w:val="000000"/>
          <w:lang w:val="en-US" w:eastAsia="zh-CN"/>
        </w:rPr>
      </w:pPr>
    </w:p>
    <w:p w14:paraId="64551174" w14:textId="77777777" w:rsidR="00267633" w:rsidRPr="00267633" w:rsidRDefault="00267633" w:rsidP="00267633">
      <w:pPr>
        <w:spacing w:before="0" w:after="0" w:line="240" w:lineRule="auto"/>
        <w:divId w:val="2116439976"/>
        <w:rPr>
          <w:rFonts w:ascii="Times New Roman" w:hAnsi="Times New Roman" w:cs="Times New Roman"/>
          <w:color w:val="000000"/>
          <w:lang w:val="en-US" w:eastAsia="zh-CN"/>
        </w:rPr>
      </w:pPr>
      <w:r w:rsidRPr="00267633">
        <w:rPr>
          <w:rFonts w:ascii="Times New Roman" w:hAnsi="Times New Roman" w:cs="Times New Roman"/>
          <w:color w:val="000000"/>
          <w:lang w:val="en-US" w:eastAsia="zh-CN"/>
        </w:rPr>
        <w:t xml:space="preserve">Registrar </w:t>
      </w:r>
    </w:p>
    <w:p w14:paraId="2E8B7964" w14:textId="77777777" w:rsidR="00267633" w:rsidRPr="00267633" w:rsidRDefault="00267633" w:rsidP="00267633">
      <w:pPr>
        <w:spacing w:before="0" w:after="0" w:line="240" w:lineRule="auto"/>
        <w:divId w:val="2116439976"/>
        <w:rPr>
          <w:rFonts w:ascii="Times New Roman" w:hAnsi="Times New Roman" w:cs="Times New Roman"/>
          <w:color w:val="000000"/>
          <w:lang w:val="en-US" w:eastAsia="zh-CN"/>
        </w:rPr>
      </w:pPr>
    </w:p>
    <w:p w14:paraId="37BCBA89" w14:textId="77777777" w:rsidR="00267633" w:rsidRPr="00267633" w:rsidRDefault="00267633" w:rsidP="00267633">
      <w:pPr>
        <w:spacing w:before="0" w:after="0" w:line="240" w:lineRule="auto"/>
        <w:divId w:val="2116439976"/>
        <w:rPr>
          <w:rFonts w:ascii="Times New Roman" w:hAnsi="Times New Roman" w:cs="Times New Roman"/>
          <w:color w:val="000000"/>
          <w:lang w:val="en-US" w:eastAsia="zh-CN"/>
        </w:rPr>
      </w:pPr>
      <w:proofErr w:type="gramStart"/>
      <w:r w:rsidRPr="00267633">
        <w:rPr>
          <w:rFonts w:ascii="Times New Roman" w:hAnsi="Times New Roman" w:cs="Times New Roman"/>
          <w:color w:val="000000"/>
          <w:lang w:val="en-US" w:eastAsia="zh-CN"/>
        </w:rPr>
        <w:t xml:space="preserve">cc  </w:t>
      </w:r>
      <w:r w:rsidRPr="00267633">
        <w:rPr>
          <w:rFonts w:ascii="Times New Roman" w:hAnsi="Times New Roman" w:cs="Times New Roman"/>
          <w:color w:val="000000"/>
          <w:lang w:val="en-US" w:eastAsia="zh-CN"/>
        </w:rPr>
        <w:tab/>
      </w:r>
      <w:proofErr w:type="gramEnd"/>
      <w:r w:rsidRPr="00267633">
        <w:rPr>
          <w:rFonts w:ascii="Times New Roman" w:hAnsi="Times New Roman" w:cs="Times New Roman"/>
          <w:color w:val="000000"/>
          <w:lang w:val="en-US" w:eastAsia="zh-CN"/>
        </w:rPr>
        <w:t>Defendant /Defendant’s counsel</w:t>
      </w:r>
    </w:p>
    <w:p w14:paraId="5E4CDF00" w14:textId="77777777" w:rsidR="00267633" w:rsidRPr="00267633" w:rsidRDefault="00267633" w:rsidP="00267633">
      <w:pPr>
        <w:spacing w:before="0" w:after="0" w:line="240" w:lineRule="auto"/>
        <w:ind w:left="360"/>
        <w:divId w:val="2116439976"/>
        <w:rPr>
          <w:rFonts w:ascii="Times New Roman" w:hAnsi="Times New Roman" w:cs="Times New Roman"/>
          <w:color w:val="000000"/>
          <w:lang w:val="en-US" w:eastAsia="zh-CN"/>
        </w:rPr>
      </w:pPr>
    </w:p>
    <w:p w14:paraId="4613FCE9" w14:textId="77777777" w:rsidR="00267633" w:rsidRPr="00267633" w:rsidRDefault="00267633" w:rsidP="00267633">
      <w:pPr>
        <w:spacing w:before="0" w:after="0" w:line="240" w:lineRule="auto"/>
        <w:ind w:left="360"/>
        <w:divId w:val="2116439976"/>
        <w:rPr>
          <w:rFonts w:ascii="Times New Roman" w:hAnsi="Times New Roman" w:cs="Times New Roman"/>
          <w:color w:val="000000"/>
          <w:lang w:val="en-US" w:eastAsia="zh-CN"/>
        </w:rPr>
      </w:pPr>
    </w:p>
    <w:p w14:paraId="07DA3E6E" w14:textId="77777777" w:rsidR="00267633" w:rsidRDefault="00267633" w:rsidP="00267633">
      <w:pPr>
        <w:spacing w:before="0" w:after="200" w:line="276" w:lineRule="auto"/>
        <w:divId w:val="2116439976"/>
        <w:rPr>
          <w:rFonts w:ascii="Calibri" w:hAnsi="Calibri" w:cs="Times New Roman"/>
          <w:sz w:val="22"/>
          <w:szCs w:val="22"/>
          <w:lang w:val="en-GB" w:eastAsia="en-GB"/>
        </w:rPr>
      </w:pPr>
    </w:p>
    <w:p w14:paraId="5A99B5E3" w14:textId="77777777" w:rsidR="00C63330" w:rsidRDefault="00C63330" w:rsidP="00267633">
      <w:pPr>
        <w:spacing w:before="0" w:after="200" w:line="276" w:lineRule="auto"/>
        <w:divId w:val="2116439976"/>
        <w:rPr>
          <w:rFonts w:ascii="Calibri" w:hAnsi="Calibri" w:cs="Times New Roman"/>
          <w:sz w:val="22"/>
          <w:szCs w:val="22"/>
          <w:lang w:val="en-GB" w:eastAsia="en-GB"/>
        </w:rPr>
      </w:pPr>
    </w:p>
    <w:p w14:paraId="55E39A95" w14:textId="77777777" w:rsidR="00C63330" w:rsidRDefault="00C63330" w:rsidP="00267633">
      <w:pPr>
        <w:spacing w:before="0" w:after="200" w:line="276" w:lineRule="auto"/>
        <w:divId w:val="2116439976"/>
        <w:rPr>
          <w:rFonts w:ascii="Calibri" w:hAnsi="Calibri" w:cs="Times New Roman"/>
          <w:sz w:val="22"/>
          <w:szCs w:val="22"/>
          <w:lang w:val="en-GB" w:eastAsia="en-GB"/>
        </w:rPr>
      </w:pPr>
    </w:p>
    <w:p w14:paraId="17AE2D28" w14:textId="77777777" w:rsidR="00C63330" w:rsidRDefault="00C63330" w:rsidP="00267633">
      <w:pPr>
        <w:spacing w:before="0" w:after="200" w:line="276" w:lineRule="auto"/>
        <w:divId w:val="2116439976"/>
        <w:rPr>
          <w:rFonts w:ascii="Calibri" w:hAnsi="Calibri" w:cs="Times New Roman"/>
          <w:sz w:val="22"/>
          <w:szCs w:val="22"/>
          <w:lang w:val="en-GB" w:eastAsia="en-GB"/>
        </w:rPr>
      </w:pPr>
    </w:p>
    <w:p w14:paraId="10072802" w14:textId="77777777" w:rsidR="00C63330" w:rsidRDefault="00C63330" w:rsidP="00267633">
      <w:pPr>
        <w:spacing w:before="0" w:after="200" w:line="276" w:lineRule="auto"/>
        <w:divId w:val="2116439976"/>
        <w:rPr>
          <w:rFonts w:ascii="Calibri" w:hAnsi="Calibri" w:cs="Times New Roman"/>
          <w:sz w:val="22"/>
          <w:szCs w:val="22"/>
          <w:lang w:val="en-GB" w:eastAsia="en-GB"/>
        </w:rPr>
      </w:pPr>
    </w:p>
    <w:p w14:paraId="7D968B59" w14:textId="77777777" w:rsidR="00C63330" w:rsidRDefault="00C63330" w:rsidP="00267633">
      <w:pPr>
        <w:spacing w:before="0" w:after="200" w:line="276" w:lineRule="auto"/>
        <w:divId w:val="2116439976"/>
        <w:rPr>
          <w:rFonts w:ascii="Calibri" w:hAnsi="Calibri" w:cs="Times New Roman"/>
          <w:sz w:val="22"/>
          <w:szCs w:val="22"/>
          <w:lang w:val="en-GB" w:eastAsia="en-GB"/>
        </w:rPr>
      </w:pPr>
    </w:p>
    <w:p w14:paraId="136CBF22" w14:textId="77777777" w:rsidR="00C63330" w:rsidRDefault="00C63330" w:rsidP="00267633">
      <w:pPr>
        <w:spacing w:before="0" w:after="200" w:line="276" w:lineRule="auto"/>
        <w:divId w:val="2116439976"/>
        <w:rPr>
          <w:rFonts w:ascii="Calibri" w:hAnsi="Calibri" w:cs="Times New Roman"/>
          <w:sz w:val="22"/>
          <w:szCs w:val="22"/>
          <w:lang w:val="en-GB" w:eastAsia="en-GB"/>
        </w:rPr>
      </w:pPr>
    </w:p>
    <w:p w14:paraId="4DED411C" w14:textId="77777777" w:rsidR="00C63330" w:rsidRDefault="00C63330" w:rsidP="00267633">
      <w:pPr>
        <w:spacing w:before="0" w:after="200" w:line="276" w:lineRule="auto"/>
        <w:divId w:val="2116439976"/>
        <w:rPr>
          <w:rFonts w:ascii="Calibri" w:hAnsi="Calibri" w:cs="Times New Roman"/>
          <w:sz w:val="22"/>
          <w:szCs w:val="22"/>
          <w:lang w:val="en-GB" w:eastAsia="en-GB"/>
        </w:rPr>
      </w:pPr>
    </w:p>
    <w:tbl>
      <w:tblPr>
        <w:tblW w:w="9240" w:type="dxa"/>
        <w:jc w:val="center"/>
        <w:tblLayout w:type="fixed"/>
        <w:tblLook w:val="0000" w:firstRow="0" w:lastRow="0" w:firstColumn="0" w:lastColumn="0" w:noHBand="0" w:noVBand="0"/>
      </w:tblPr>
      <w:tblGrid>
        <w:gridCol w:w="3080"/>
        <w:gridCol w:w="3080"/>
        <w:gridCol w:w="3080"/>
      </w:tblGrid>
      <w:tr w:rsidR="00267633" w:rsidRPr="00267633" w14:paraId="229C1BD0" w14:textId="77777777" w:rsidTr="00267633">
        <w:trPr>
          <w:divId w:val="2116439976"/>
          <w:jc w:val="center"/>
        </w:trPr>
        <w:tc>
          <w:tcPr>
            <w:tcW w:w="3080" w:type="dxa"/>
          </w:tcPr>
          <w:p w14:paraId="21E7AD22"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lastRenderedPageBreak/>
              <w:br w:type="page"/>
            </w:r>
          </w:p>
        </w:tc>
        <w:tc>
          <w:tcPr>
            <w:tcW w:w="3080" w:type="dxa"/>
          </w:tcPr>
          <w:p w14:paraId="4FE9C2A6" w14:textId="77777777" w:rsidR="00267633" w:rsidRPr="00267633" w:rsidRDefault="00267633" w:rsidP="00267633">
            <w:pPr>
              <w:keepNext/>
              <w:spacing w:before="0" w:after="0" w:line="240" w:lineRule="auto"/>
              <w:jc w:val="center"/>
              <w:outlineLvl w:val="1"/>
              <w:rPr>
                <w:rFonts w:ascii="Times New Roman" w:hAnsi="Times New Roman"/>
                <w:bCs/>
                <w:iCs/>
                <w:spacing w:val="-3"/>
                <w:szCs w:val="28"/>
                <w:lang w:val="en-GB" w:eastAsia="zh-CN"/>
              </w:rPr>
            </w:pPr>
            <w:r w:rsidRPr="00267633">
              <w:rPr>
                <w:rFonts w:ascii="Times New Roman" w:hAnsi="Times New Roman"/>
                <w:bCs/>
                <w:iCs/>
                <w:spacing w:val="-3"/>
                <w:szCs w:val="28"/>
                <w:lang w:val="en-GB" w:eastAsia="zh-CN"/>
              </w:rPr>
              <w:t>FORM 199</w:t>
            </w:r>
          </w:p>
        </w:tc>
        <w:tc>
          <w:tcPr>
            <w:tcW w:w="3080" w:type="dxa"/>
          </w:tcPr>
          <w:p w14:paraId="55DD3737"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r>
    </w:tbl>
    <w:p w14:paraId="59E3C471" w14:textId="77777777" w:rsidR="00267633" w:rsidRPr="00267633" w:rsidRDefault="00267633" w:rsidP="00267633">
      <w:pPr>
        <w:spacing w:before="0" w:after="0" w:line="240" w:lineRule="auto"/>
        <w:divId w:val="2116439976"/>
        <w:rPr>
          <w:rFonts w:ascii="Times New Roman" w:hAnsi="Times New Roman" w:cs="Times New Roman"/>
          <w:color w:val="000000"/>
          <w:sz w:val="20"/>
          <w:szCs w:val="20"/>
          <w:lang w:val="en-US" w:eastAsia="zh-CN"/>
        </w:rPr>
      </w:pPr>
      <w:r w:rsidRPr="00267633">
        <w:rPr>
          <w:rFonts w:ascii="Times New Roman" w:hAnsi="Times New Roman" w:cs="Times New Roman"/>
          <w:color w:val="000000"/>
          <w:sz w:val="20"/>
          <w:szCs w:val="20"/>
          <w:lang w:val="en-US" w:eastAsia="zh-CN"/>
        </w:rPr>
        <w:t>Para 17</w:t>
      </w:r>
    </w:p>
    <w:p w14:paraId="11F400A4" w14:textId="77777777" w:rsidR="00267633" w:rsidRPr="00267633" w:rsidRDefault="00267633" w:rsidP="00267633">
      <w:pPr>
        <w:spacing w:before="0" w:after="0" w:line="240" w:lineRule="auto"/>
        <w:jc w:val="center"/>
        <w:divId w:val="2116439976"/>
        <w:rPr>
          <w:rFonts w:ascii="Times New Roman" w:hAnsi="Times New Roman" w:cs="Times New Roman"/>
          <w:b/>
          <w:color w:val="000000"/>
          <w:lang w:val="en-US" w:eastAsia="zh-CN"/>
        </w:rPr>
      </w:pPr>
      <w:r w:rsidRPr="00267633">
        <w:rPr>
          <w:rFonts w:ascii="Times New Roman" w:hAnsi="Times New Roman" w:cs="Times New Roman"/>
          <w:b/>
          <w:color w:val="000000"/>
          <w:lang w:val="en-US" w:eastAsia="zh-CN"/>
        </w:rPr>
        <w:t xml:space="preserve">INFORMATION FROM PLAINTIFF TO FAMILY JUSTICE COURTS </w:t>
      </w:r>
    </w:p>
    <w:p w14:paraId="58C94208" w14:textId="77777777" w:rsidR="00267633" w:rsidRPr="00267633" w:rsidRDefault="00267633" w:rsidP="00267633">
      <w:pPr>
        <w:spacing w:before="0" w:after="0" w:line="240" w:lineRule="auto"/>
        <w:jc w:val="center"/>
        <w:divId w:val="2116439976"/>
        <w:rPr>
          <w:rFonts w:ascii="Times New Roman" w:hAnsi="Times New Roman" w:cs="Times New Roman"/>
          <w:b/>
          <w:color w:val="000000"/>
          <w:lang w:val="en-US" w:eastAsia="zh-CN"/>
        </w:rPr>
      </w:pPr>
      <w:r w:rsidRPr="00267633">
        <w:rPr>
          <w:rFonts w:ascii="Times New Roman" w:hAnsi="Times New Roman" w:cs="Times New Roman"/>
          <w:b/>
          <w:color w:val="000000"/>
          <w:lang w:val="en-US" w:eastAsia="zh-CN"/>
        </w:rPr>
        <w:t>ON STATUS OF WRIT</w:t>
      </w:r>
    </w:p>
    <w:p w14:paraId="3BF71E6C" w14:textId="77777777" w:rsidR="00267633" w:rsidRPr="00267633" w:rsidRDefault="00267633" w:rsidP="00267633">
      <w:pPr>
        <w:spacing w:before="0" w:after="0" w:line="240" w:lineRule="auto"/>
        <w:jc w:val="center"/>
        <w:divId w:val="2116439976"/>
        <w:rPr>
          <w:rFonts w:ascii="Times New Roman" w:hAnsi="Times New Roman" w:cs="Times New Roman"/>
          <w:b/>
          <w:color w:val="000000"/>
          <w:lang w:val="en-US" w:eastAsia="zh-CN"/>
        </w:rPr>
      </w:pPr>
      <w:r w:rsidRPr="00267633">
        <w:rPr>
          <w:rFonts w:ascii="Times New Roman" w:hAnsi="Times New Roman" w:cs="Times New Roman"/>
          <w:b/>
          <w:color w:val="000000"/>
          <w:lang w:val="en-US" w:eastAsia="zh-CN"/>
        </w:rPr>
        <w:t xml:space="preserve"> </w:t>
      </w:r>
    </w:p>
    <w:p w14:paraId="1256F632" w14:textId="77777777" w:rsidR="00267633" w:rsidRPr="00267633" w:rsidRDefault="00267633" w:rsidP="00267633">
      <w:pPr>
        <w:spacing w:before="0" w:after="0" w:line="240" w:lineRule="auto"/>
        <w:divId w:val="2116439976"/>
        <w:rPr>
          <w:rFonts w:ascii="Times New Roman" w:hAnsi="Times New Roman" w:cs="Times New Roman"/>
          <w:color w:val="000000"/>
          <w:sz w:val="22"/>
          <w:szCs w:val="22"/>
          <w:lang w:val="en-US" w:eastAsia="zh-CN"/>
        </w:rPr>
      </w:pPr>
      <w:r w:rsidRPr="00267633">
        <w:rPr>
          <w:rFonts w:ascii="Times New Roman" w:hAnsi="Times New Roman" w:cs="Times New Roman"/>
          <w:color w:val="000000"/>
          <w:sz w:val="22"/>
          <w:szCs w:val="22"/>
          <w:lang w:val="en-US" w:eastAsia="zh-CN"/>
        </w:rPr>
        <w:t xml:space="preserve">To: </w:t>
      </w:r>
      <w:r w:rsidRPr="00267633">
        <w:rPr>
          <w:rFonts w:ascii="Times New Roman" w:hAnsi="Times New Roman" w:cs="Times New Roman"/>
          <w:color w:val="000000"/>
          <w:sz w:val="22"/>
          <w:szCs w:val="22"/>
          <w:lang w:val="en-US" w:eastAsia="zh-CN"/>
        </w:rPr>
        <w:tab/>
        <w:t xml:space="preserve">Registrar </w:t>
      </w:r>
    </w:p>
    <w:p w14:paraId="2D2F914A" w14:textId="77777777" w:rsidR="00267633" w:rsidRPr="00267633" w:rsidRDefault="00267633" w:rsidP="00267633">
      <w:pPr>
        <w:spacing w:before="0" w:after="120" w:line="240" w:lineRule="auto"/>
        <w:ind w:firstLine="720"/>
        <w:divId w:val="2116439976"/>
        <w:rPr>
          <w:rFonts w:ascii="Times New Roman" w:hAnsi="Times New Roman" w:cs="Times New Roman"/>
          <w:color w:val="000000"/>
          <w:sz w:val="22"/>
          <w:szCs w:val="22"/>
          <w:lang w:val="en-US" w:eastAsia="zh-CN"/>
        </w:rPr>
      </w:pPr>
      <w:r w:rsidRPr="00267633">
        <w:rPr>
          <w:rFonts w:ascii="Times New Roman" w:hAnsi="Times New Roman" w:cs="Times New Roman"/>
          <w:color w:val="000000"/>
          <w:sz w:val="22"/>
          <w:szCs w:val="22"/>
          <w:lang w:val="en-US" w:eastAsia="zh-CN"/>
        </w:rPr>
        <w:t>Family Justice Courts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8"/>
        <w:gridCol w:w="6761"/>
      </w:tblGrid>
      <w:tr w:rsidR="00267633" w:rsidRPr="00267633" w14:paraId="46A1823C" w14:textId="77777777" w:rsidTr="00267633">
        <w:trPr>
          <w:divId w:val="2116439976"/>
        </w:trPr>
        <w:tc>
          <w:tcPr>
            <w:tcW w:w="8669" w:type="dxa"/>
            <w:gridSpan w:val="2"/>
          </w:tcPr>
          <w:p w14:paraId="14E59568" w14:textId="77777777" w:rsidR="00267633" w:rsidRPr="00267633" w:rsidRDefault="00267633" w:rsidP="00267633">
            <w:pPr>
              <w:spacing w:before="120" w:after="120" w:line="240" w:lineRule="auto"/>
              <w:jc w:val="center"/>
              <w:rPr>
                <w:rFonts w:ascii="Times New Roman" w:hAnsi="Times New Roman" w:cs="Times New Roman"/>
                <w:color w:val="000000"/>
                <w:sz w:val="22"/>
                <w:szCs w:val="22"/>
                <w:lang w:val="en-US" w:eastAsia="zh-CN"/>
              </w:rPr>
            </w:pPr>
            <w:r w:rsidRPr="00267633">
              <w:rPr>
                <w:rFonts w:ascii="Times New Roman" w:hAnsi="Times New Roman" w:cs="Times New Roman"/>
                <w:b/>
                <w:color w:val="000000"/>
                <w:sz w:val="22"/>
                <w:szCs w:val="22"/>
                <w:lang w:val="en-US" w:eastAsia="zh-CN"/>
              </w:rPr>
              <w:t>INFORMATION ON STATUS OF WRIT</w:t>
            </w:r>
          </w:p>
        </w:tc>
      </w:tr>
      <w:tr w:rsidR="00267633" w:rsidRPr="00267633" w14:paraId="1E221FC7" w14:textId="77777777" w:rsidTr="00267633">
        <w:trPr>
          <w:divId w:val="2116439976"/>
        </w:trPr>
        <w:tc>
          <w:tcPr>
            <w:tcW w:w="1908" w:type="dxa"/>
          </w:tcPr>
          <w:p w14:paraId="3D0E0E44" w14:textId="77777777" w:rsidR="00267633" w:rsidRPr="00267633" w:rsidRDefault="00267633" w:rsidP="00267633">
            <w:pPr>
              <w:spacing w:before="120" w:after="120" w:line="240" w:lineRule="auto"/>
              <w:rPr>
                <w:rFonts w:ascii="Times New Roman" w:hAnsi="Times New Roman" w:cs="Times New Roman"/>
                <w:color w:val="000000"/>
                <w:sz w:val="22"/>
                <w:szCs w:val="22"/>
                <w:u w:val="single"/>
                <w:lang w:val="en-US" w:eastAsia="zh-CN"/>
              </w:rPr>
            </w:pPr>
            <w:r w:rsidRPr="00267633">
              <w:rPr>
                <w:rFonts w:ascii="Times New Roman" w:hAnsi="Times New Roman" w:cs="Times New Roman"/>
                <w:color w:val="000000"/>
                <w:sz w:val="22"/>
                <w:szCs w:val="22"/>
                <w:lang w:val="en-US" w:eastAsia="zh-CN"/>
              </w:rPr>
              <w:t xml:space="preserve">Case Number: </w:t>
            </w:r>
          </w:p>
        </w:tc>
        <w:tc>
          <w:tcPr>
            <w:tcW w:w="6761" w:type="dxa"/>
          </w:tcPr>
          <w:p w14:paraId="5F4611B4" w14:textId="77777777" w:rsidR="00267633" w:rsidRPr="00267633" w:rsidRDefault="00267633" w:rsidP="00267633">
            <w:pPr>
              <w:spacing w:before="120" w:after="120" w:line="240" w:lineRule="auto"/>
              <w:rPr>
                <w:rFonts w:ascii="Times New Roman" w:hAnsi="Times New Roman" w:cs="Times New Roman"/>
                <w:color w:val="000000"/>
                <w:sz w:val="22"/>
                <w:szCs w:val="22"/>
                <w:lang w:val="en-US" w:eastAsia="zh-CN"/>
              </w:rPr>
            </w:pPr>
            <w:r w:rsidRPr="00267633">
              <w:rPr>
                <w:rFonts w:ascii="Times New Roman" w:hAnsi="Times New Roman" w:cs="Times New Roman"/>
                <w:color w:val="000000"/>
                <w:sz w:val="22"/>
                <w:szCs w:val="22"/>
                <w:lang w:val="en-US" w:eastAsia="zh-CN"/>
              </w:rPr>
              <w:t xml:space="preserve">D No. </w:t>
            </w:r>
          </w:p>
        </w:tc>
      </w:tr>
      <w:tr w:rsidR="00267633" w:rsidRPr="00267633" w14:paraId="5E263A1E" w14:textId="77777777" w:rsidTr="00267633">
        <w:trPr>
          <w:divId w:val="2116439976"/>
        </w:trPr>
        <w:tc>
          <w:tcPr>
            <w:tcW w:w="1908" w:type="dxa"/>
          </w:tcPr>
          <w:p w14:paraId="1E29D2A9" w14:textId="77777777" w:rsidR="00267633" w:rsidRPr="00267633" w:rsidRDefault="00267633" w:rsidP="00267633">
            <w:pPr>
              <w:spacing w:before="120" w:after="120" w:line="240" w:lineRule="auto"/>
              <w:rPr>
                <w:rFonts w:ascii="Times New Roman" w:hAnsi="Times New Roman" w:cs="Times New Roman"/>
                <w:color w:val="000000"/>
                <w:sz w:val="22"/>
                <w:szCs w:val="22"/>
                <w:lang w:val="en-US" w:eastAsia="zh-CN"/>
              </w:rPr>
            </w:pPr>
            <w:r w:rsidRPr="00267633">
              <w:rPr>
                <w:rFonts w:ascii="Times New Roman" w:hAnsi="Times New Roman" w:cs="Times New Roman"/>
                <w:color w:val="000000"/>
                <w:sz w:val="22"/>
                <w:szCs w:val="22"/>
                <w:lang w:val="en-US" w:eastAsia="zh-CN"/>
              </w:rPr>
              <w:t>Date:</w:t>
            </w:r>
          </w:p>
        </w:tc>
        <w:tc>
          <w:tcPr>
            <w:tcW w:w="6761" w:type="dxa"/>
          </w:tcPr>
          <w:p w14:paraId="45836E2B" w14:textId="77777777" w:rsidR="00267633" w:rsidRPr="00267633" w:rsidRDefault="00267633" w:rsidP="00267633">
            <w:pPr>
              <w:spacing w:before="120" w:after="120" w:line="240" w:lineRule="auto"/>
              <w:rPr>
                <w:rFonts w:ascii="Times New Roman" w:hAnsi="Times New Roman" w:cs="Times New Roman"/>
                <w:color w:val="000000"/>
                <w:sz w:val="22"/>
                <w:szCs w:val="22"/>
                <w:u w:val="single"/>
                <w:lang w:val="en-US" w:eastAsia="zh-CN"/>
              </w:rPr>
            </w:pPr>
          </w:p>
        </w:tc>
      </w:tr>
      <w:tr w:rsidR="00267633" w:rsidRPr="00267633" w14:paraId="470380DC" w14:textId="77777777" w:rsidTr="00267633">
        <w:trPr>
          <w:divId w:val="2116439976"/>
        </w:trPr>
        <w:tc>
          <w:tcPr>
            <w:tcW w:w="8669" w:type="dxa"/>
            <w:gridSpan w:val="2"/>
          </w:tcPr>
          <w:p w14:paraId="7B906A36" w14:textId="77777777" w:rsidR="00267633" w:rsidRPr="00267633" w:rsidRDefault="00267633" w:rsidP="00267633">
            <w:pPr>
              <w:spacing w:before="120" w:after="120" w:line="240" w:lineRule="auto"/>
              <w:ind w:left="360"/>
              <w:jc w:val="both"/>
              <w:rPr>
                <w:rFonts w:ascii="Times New Roman" w:hAnsi="Times New Roman" w:cs="Times New Roman"/>
                <w:color w:val="000000"/>
                <w:sz w:val="22"/>
                <w:szCs w:val="22"/>
                <w:lang w:val="en-US" w:eastAsia="zh-CN"/>
              </w:rPr>
            </w:pPr>
            <w:r w:rsidRPr="00267633">
              <w:rPr>
                <w:rFonts w:ascii="Times New Roman" w:hAnsi="Times New Roman" w:cs="Times New Roman"/>
                <w:color w:val="000000"/>
                <w:sz w:val="22"/>
                <w:szCs w:val="22"/>
                <w:lang w:val="en-US" w:eastAsia="zh-CN"/>
              </w:rPr>
              <w:t>The status of the case is as follows:</w:t>
            </w:r>
          </w:p>
          <w:p w14:paraId="6E47873C" w14:textId="77777777" w:rsidR="00267633" w:rsidRPr="00267633" w:rsidRDefault="00267633" w:rsidP="006172E9">
            <w:pPr>
              <w:numPr>
                <w:ilvl w:val="0"/>
                <w:numId w:val="73"/>
              </w:numPr>
              <w:spacing w:before="0" w:after="120" w:line="240" w:lineRule="auto"/>
              <w:jc w:val="both"/>
              <w:rPr>
                <w:rFonts w:ascii="Times New Roman" w:hAnsi="Times New Roman" w:cs="Times New Roman"/>
                <w:color w:val="000000"/>
                <w:sz w:val="22"/>
                <w:szCs w:val="22"/>
                <w:lang w:val="en-US" w:eastAsia="zh-CN"/>
              </w:rPr>
            </w:pPr>
            <w:r w:rsidRPr="00267633">
              <w:rPr>
                <w:rFonts w:ascii="Times New Roman" w:hAnsi="Times New Roman" w:cs="Times New Roman"/>
                <w:color w:val="000000"/>
                <w:sz w:val="22"/>
                <w:szCs w:val="22"/>
                <w:lang w:val="en-US" w:eastAsia="zh-CN"/>
              </w:rPr>
              <w:t xml:space="preserve">We are attempting personal service of the papers on </w:t>
            </w:r>
            <w:r w:rsidRPr="00267633">
              <w:rPr>
                <w:rFonts w:ascii="Times New Roman" w:hAnsi="Times New Roman" w:cs="Times New Roman"/>
                <w:color w:val="000000"/>
                <w:sz w:val="22"/>
                <w:szCs w:val="22"/>
                <w:u w:val="single"/>
                <w:lang w:val="en-US" w:eastAsia="zh-CN"/>
              </w:rPr>
              <w:tab/>
            </w:r>
            <w:r w:rsidRPr="00267633">
              <w:rPr>
                <w:rFonts w:ascii="Times New Roman" w:hAnsi="Times New Roman" w:cs="Times New Roman"/>
                <w:color w:val="000000"/>
                <w:sz w:val="22"/>
                <w:szCs w:val="22"/>
                <w:u w:val="single"/>
                <w:lang w:val="en-US" w:eastAsia="zh-CN"/>
              </w:rPr>
              <w:tab/>
            </w:r>
            <w:r w:rsidRPr="00267633">
              <w:rPr>
                <w:rFonts w:ascii="Times New Roman" w:hAnsi="Times New Roman" w:cs="Times New Roman"/>
                <w:color w:val="000000"/>
                <w:sz w:val="22"/>
                <w:szCs w:val="22"/>
                <w:u w:val="single"/>
                <w:lang w:val="en-US" w:eastAsia="zh-CN"/>
              </w:rPr>
              <w:tab/>
            </w:r>
            <w:r w:rsidRPr="00267633">
              <w:rPr>
                <w:rFonts w:ascii="Times New Roman" w:hAnsi="Times New Roman" w:cs="Times New Roman"/>
                <w:color w:val="000000"/>
                <w:sz w:val="22"/>
                <w:szCs w:val="22"/>
                <w:lang w:val="en-US" w:eastAsia="zh-CN"/>
              </w:rPr>
              <w:t xml:space="preserve"> (</w:t>
            </w:r>
            <w:r w:rsidRPr="00267633">
              <w:rPr>
                <w:rFonts w:ascii="Times New Roman" w:hAnsi="Times New Roman" w:cs="Times New Roman"/>
                <w:i/>
                <w:color w:val="000000"/>
                <w:sz w:val="22"/>
                <w:szCs w:val="22"/>
                <w:lang w:val="en-US" w:eastAsia="zh-CN"/>
              </w:rPr>
              <w:t>name)</w:t>
            </w:r>
            <w:r w:rsidRPr="00267633">
              <w:rPr>
                <w:rFonts w:ascii="Times New Roman" w:hAnsi="Times New Roman" w:cs="Times New Roman"/>
                <w:color w:val="000000"/>
                <w:sz w:val="22"/>
                <w:szCs w:val="22"/>
                <w:lang w:val="en-US" w:eastAsia="zh-CN"/>
              </w:rPr>
              <w:t xml:space="preserve">.  We will complete our service attempts by </w:t>
            </w:r>
            <w:r w:rsidRPr="00267633">
              <w:rPr>
                <w:rFonts w:ascii="Times New Roman" w:hAnsi="Times New Roman" w:cs="Times New Roman"/>
                <w:color w:val="000000"/>
                <w:sz w:val="22"/>
                <w:szCs w:val="22"/>
                <w:u w:val="single"/>
                <w:lang w:val="en-US" w:eastAsia="zh-CN"/>
              </w:rPr>
              <w:tab/>
            </w:r>
            <w:r w:rsidRPr="00267633">
              <w:rPr>
                <w:rFonts w:ascii="Times New Roman" w:hAnsi="Times New Roman" w:cs="Times New Roman"/>
                <w:color w:val="000000"/>
                <w:sz w:val="22"/>
                <w:szCs w:val="22"/>
                <w:u w:val="single"/>
                <w:lang w:val="en-US" w:eastAsia="zh-CN"/>
              </w:rPr>
              <w:tab/>
            </w:r>
            <w:r w:rsidRPr="00267633">
              <w:rPr>
                <w:rFonts w:ascii="Times New Roman" w:hAnsi="Times New Roman" w:cs="Times New Roman"/>
                <w:color w:val="000000"/>
                <w:sz w:val="22"/>
                <w:szCs w:val="22"/>
                <w:u w:val="single"/>
                <w:lang w:val="en-US" w:eastAsia="zh-CN"/>
              </w:rPr>
              <w:tab/>
            </w:r>
            <w:r w:rsidRPr="00267633">
              <w:rPr>
                <w:rFonts w:ascii="Times New Roman" w:hAnsi="Times New Roman" w:cs="Times New Roman"/>
                <w:color w:val="000000"/>
                <w:sz w:val="22"/>
                <w:szCs w:val="22"/>
                <w:lang w:val="en-US" w:eastAsia="zh-CN"/>
              </w:rPr>
              <w:t xml:space="preserve"> </w:t>
            </w:r>
            <w:r w:rsidRPr="00267633">
              <w:rPr>
                <w:rFonts w:ascii="Times New Roman" w:hAnsi="Times New Roman" w:cs="Times New Roman"/>
                <w:i/>
                <w:color w:val="000000"/>
                <w:sz w:val="22"/>
                <w:szCs w:val="22"/>
                <w:lang w:val="en-US" w:eastAsia="zh-CN"/>
              </w:rPr>
              <w:t>(date)</w:t>
            </w:r>
            <w:r w:rsidRPr="00267633">
              <w:rPr>
                <w:rFonts w:ascii="Times New Roman" w:hAnsi="Times New Roman" w:cs="Times New Roman"/>
                <w:color w:val="000000"/>
                <w:sz w:val="22"/>
                <w:szCs w:val="22"/>
                <w:lang w:val="en-US" w:eastAsia="zh-CN"/>
              </w:rPr>
              <w:t>.</w:t>
            </w:r>
          </w:p>
          <w:p w14:paraId="491BFF1C" w14:textId="77777777" w:rsidR="00267633" w:rsidRPr="00267633" w:rsidRDefault="00267633" w:rsidP="006172E9">
            <w:pPr>
              <w:numPr>
                <w:ilvl w:val="0"/>
                <w:numId w:val="73"/>
              </w:numPr>
              <w:spacing w:before="0" w:after="120" w:line="240" w:lineRule="auto"/>
              <w:jc w:val="both"/>
              <w:rPr>
                <w:rFonts w:ascii="Times New Roman" w:hAnsi="Times New Roman" w:cs="Times New Roman"/>
                <w:color w:val="000000"/>
                <w:sz w:val="22"/>
                <w:szCs w:val="22"/>
                <w:lang w:val="en-US" w:eastAsia="zh-CN"/>
              </w:rPr>
            </w:pPr>
            <w:r w:rsidRPr="00267633">
              <w:rPr>
                <w:rFonts w:ascii="Times New Roman" w:hAnsi="Times New Roman" w:cs="Times New Roman"/>
                <w:color w:val="000000"/>
                <w:sz w:val="22"/>
                <w:szCs w:val="22"/>
                <w:lang w:val="en-US" w:eastAsia="zh-CN"/>
              </w:rPr>
              <w:t xml:space="preserve">We will file our application for substituted service/dispensation of service by </w:t>
            </w:r>
            <w:r w:rsidRPr="00267633">
              <w:rPr>
                <w:rFonts w:ascii="Times New Roman" w:hAnsi="Times New Roman" w:cs="Times New Roman"/>
                <w:color w:val="000000"/>
                <w:sz w:val="22"/>
                <w:szCs w:val="22"/>
                <w:u w:val="single"/>
                <w:lang w:val="en-US" w:eastAsia="zh-CN"/>
              </w:rPr>
              <w:tab/>
            </w:r>
            <w:r w:rsidRPr="00267633">
              <w:rPr>
                <w:rFonts w:ascii="Times New Roman" w:hAnsi="Times New Roman" w:cs="Times New Roman"/>
                <w:color w:val="000000"/>
                <w:sz w:val="22"/>
                <w:szCs w:val="22"/>
                <w:u w:val="single"/>
                <w:lang w:val="en-US" w:eastAsia="zh-CN"/>
              </w:rPr>
              <w:tab/>
            </w:r>
            <w:r w:rsidRPr="00267633">
              <w:rPr>
                <w:rFonts w:ascii="Times New Roman" w:hAnsi="Times New Roman" w:cs="Times New Roman"/>
                <w:color w:val="000000"/>
                <w:sz w:val="22"/>
                <w:szCs w:val="22"/>
                <w:u w:val="single"/>
                <w:lang w:val="en-US" w:eastAsia="zh-CN"/>
              </w:rPr>
              <w:tab/>
            </w:r>
            <w:r w:rsidRPr="00267633">
              <w:rPr>
                <w:rFonts w:ascii="Times New Roman" w:hAnsi="Times New Roman" w:cs="Times New Roman"/>
                <w:color w:val="000000"/>
                <w:sz w:val="22"/>
                <w:szCs w:val="22"/>
                <w:lang w:val="en-US" w:eastAsia="zh-CN"/>
              </w:rPr>
              <w:t xml:space="preserve"> (</w:t>
            </w:r>
            <w:r w:rsidRPr="00267633">
              <w:rPr>
                <w:rFonts w:ascii="Times New Roman" w:hAnsi="Times New Roman" w:cs="Times New Roman"/>
                <w:i/>
                <w:color w:val="000000"/>
                <w:sz w:val="22"/>
                <w:szCs w:val="22"/>
                <w:lang w:val="en-US" w:eastAsia="zh-CN"/>
              </w:rPr>
              <w:t>date).</w:t>
            </w:r>
          </w:p>
          <w:p w14:paraId="5216A7D1" w14:textId="77777777" w:rsidR="00267633" w:rsidRPr="00267633" w:rsidRDefault="00267633" w:rsidP="006172E9">
            <w:pPr>
              <w:numPr>
                <w:ilvl w:val="0"/>
                <w:numId w:val="73"/>
              </w:numPr>
              <w:spacing w:before="0" w:after="120" w:line="240" w:lineRule="auto"/>
              <w:jc w:val="both"/>
              <w:rPr>
                <w:rFonts w:ascii="Times New Roman" w:hAnsi="Times New Roman" w:cs="Times New Roman"/>
                <w:color w:val="000000"/>
                <w:sz w:val="22"/>
                <w:szCs w:val="22"/>
                <w:lang w:val="en-US" w:eastAsia="zh-CN"/>
              </w:rPr>
            </w:pPr>
            <w:r w:rsidRPr="00267633">
              <w:rPr>
                <w:rFonts w:ascii="Times New Roman" w:hAnsi="Times New Roman" w:cs="Times New Roman"/>
                <w:color w:val="000000"/>
                <w:sz w:val="22"/>
                <w:szCs w:val="22"/>
                <w:lang w:val="en-US" w:eastAsia="zh-CN"/>
              </w:rPr>
              <w:t xml:space="preserve">Our application for substituted service/dispensation of service has been fixed for hearing on </w:t>
            </w:r>
            <w:r w:rsidRPr="00267633">
              <w:rPr>
                <w:rFonts w:ascii="Times New Roman" w:hAnsi="Times New Roman" w:cs="Times New Roman"/>
                <w:color w:val="000000"/>
                <w:sz w:val="22"/>
                <w:szCs w:val="22"/>
                <w:u w:val="single"/>
                <w:lang w:val="en-US" w:eastAsia="zh-CN"/>
              </w:rPr>
              <w:tab/>
            </w:r>
            <w:r w:rsidRPr="00267633">
              <w:rPr>
                <w:rFonts w:ascii="Times New Roman" w:hAnsi="Times New Roman" w:cs="Times New Roman"/>
                <w:color w:val="000000"/>
                <w:sz w:val="22"/>
                <w:szCs w:val="22"/>
                <w:u w:val="single"/>
                <w:lang w:val="en-US" w:eastAsia="zh-CN"/>
              </w:rPr>
              <w:tab/>
            </w:r>
            <w:r w:rsidRPr="00267633">
              <w:rPr>
                <w:rFonts w:ascii="Times New Roman" w:hAnsi="Times New Roman" w:cs="Times New Roman"/>
                <w:color w:val="000000"/>
                <w:sz w:val="22"/>
                <w:szCs w:val="22"/>
                <w:u w:val="single"/>
                <w:lang w:val="en-US" w:eastAsia="zh-CN"/>
              </w:rPr>
              <w:tab/>
            </w:r>
            <w:r w:rsidRPr="00267633">
              <w:rPr>
                <w:rFonts w:ascii="Times New Roman" w:hAnsi="Times New Roman" w:cs="Times New Roman"/>
                <w:color w:val="000000"/>
                <w:sz w:val="22"/>
                <w:szCs w:val="22"/>
                <w:lang w:val="en-US" w:eastAsia="zh-CN"/>
              </w:rPr>
              <w:t xml:space="preserve"> (</w:t>
            </w:r>
            <w:r w:rsidRPr="00267633">
              <w:rPr>
                <w:rFonts w:ascii="Times New Roman" w:hAnsi="Times New Roman" w:cs="Times New Roman"/>
                <w:i/>
                <w:color w:val="000000"/>
                <w:sz w:val="22"/>
                <w:szCs w:val="22"/>
                <w:lang w:val="en-US" w:eastAsia="zh-CN"/>
              </w:rPr>
              <w:t>date).</w:t>
            </w:r>
          </w:p>
          <w:p w14:paraId="4A30E42D" w14:textId="77777777" w:rsidR="00267633" w:rsidRPr="00267633" w:rsidRDefault="00267633" w:rsidP="006172E9">
            <w:pPr>
              <w:numPr>
                <w:ilvl w:val="0"/>
                <w:numId w:val="73"/>
              </w:numPr>
              <w:spacing w:before="0" w:after="120" w:line="240" w:lineRule="auto"/>
              <w:jc w:val="both"/>
              <w:rPr>
                <w:rFonts w:ascii="Times New Roman" w:hAnsi="Times New Roman" w:cs="Times New Roman"/>
                <w:color w:val="000000"/>
                <w:sz w:val="22"/>
                <w:szCs w:val="22"/>
                <w:lang w:val="en-US" w:eastAsia="zh-CN"/>
              </w:rPr>
            </w:pPr>
            <w:r w:rsidRPr="00267633">
              <w:rPr>
                <w:rFonts w:ascii="Times New Roman" w:hAnsi="Times New Roman" w:cs="Times New Roman"/>
                <w:color w:val="000000"/>
                <w:sz w:val="22"/>
                <w:szCs w:val="22"/>
                <w:lang w:val="en-US" w:eastAsia="zh-CN"/>
              </w:rPr>
              <w:t>We are negotiating a settlement.</w:t>
            </w:r>
          </w:p>
          <w:p w14:paraId="50AE77BA" w14:textId="77777777" w:rsidR="00267633" w:rsidRPr="00267633" w:rsidRDefault="00267633" w:rsidP="006172E9">
            <w:pPr>
              <w:numPr>
                <w:ilvl w:val="0"/>
                <w:numId w:val="73"/>
              </w:numPr>
              <w:spacing w:before="0" w:after="120" w:line="240" w:lineRule="auto"/>
              <w:jc w:val="both"/>
              <w:rPr>
                <w:rFonts w:ascii="Times New Roman" w:hAnsi="Times New Roman" w:cs="Times New Roman"/>
                <w:color w:val="000000"/>
                <w:sz w:val="22"/>
                <w:szCs w:val="22"/>
                <w:lang w:val="en-US" w:eastAsia="zh-CN"/>
              </w:rPr>
            </w:pPr>
            <w:r w:rsidRPr="00267633">
              <w:rPr>
                <w:rFonts w:ascii="Times New Roman" w:hAnsi="Times New Roman" w:cs="Times New Roman"/>
                <w:color w:val="000000"/>
                <w:sz w:val="22"/>
                <w:szCs w:val="22"/>
                <w:lang w:val="en-US" w:eastAsia="zh-CN"/>
              </w:rPr>
              <w:t>We seek a mediation / counselling / joint conference* date.  We have exchanged settlement proposals and the parties agree to attend mediation / counselling / joint conference *.</w:t>
            </w:r>
          </w:p>
          <w:p w14:paraId="5033EB31" w14:textId="77777777" w:rsidR="00267633" w:rsidRPr="00267633" w:rsidRDefault="00267633" w:rsidP="006172E9">
            <w:pPr>
              <w:numPr>
                <w:ilvl w:val="0"/>
                <w:numId w:val="73"/>
              </w:numPr>
              <w:spacing w:before="0" w:after="120" w:line="240" w:lineRule="auto"/>
              <w:jc w:val="both"/>
              <w:rPr>
                <w:rFonts w:ascii="Times New Roman" w:hAnsi="Times New Roman" w:cs="Times New Roman"/>
                <w:color w:val="000000"/>
                <w:sz w:val="22"/>
                <w:szCs w:val="22"/>
                <w:lang w:val="en-US" w:eastAsia="zh-CN"/>
              </w:rPr>
            </w:pPr>
            <w:r w:rsidRPr="00267633">
              <w:rPr>
                <w:rFonts w:ascii="Times New Roman" w:hAnsi="Times New Roman" w:cs="Times New Roman"/>
                <w:color w:val="000000"/>
                <w:sz w:val="22"/>
                <w:szCs w:val="22"/>
                <w:lang w:val="en-US" w:eastAsia="zh-CN"/>
              </w:rPr>
              <w:t>The parties are attempting reconciliation.</w:t>
            </w:r>
          </w:p>
          <w:p w14:paraId="72D2A1B8" w14:textId="77777777" w:rsidR="00267633" w:rsidRPr="00267633" w:rsidRDefault="00267633" w:rsidP="006172E9">
            <w:pPr>
              <w:numPr>
                <w:ilvl w:val="0"/>
                <w:numId w:val="73"/>
              </w:numPr>
              <w:spacing w:before="0" w:after="120" w:line="240" w:lineRule="auto"/>
              <w:jc w:val="both"/>
              <w:rPr>
                <w:rFonts w:ascii="Times New Roman" w:hAnsi="Times New Roman" w:cs="Times New Roman"/>
                <w:color w:val="000000"/>
                <w:sz w:val="22"/>
                <w:szCs w:val="22"/>
                <w:lang w:val="en-US" w:eastAsia="zh-CN"/>
              </w:rPr>
            </w:pPr>
            <w:r w:rsidRPr="00267633">
              <w:rPr>
                <w:rFonts w:ascii="Times New Roman" w:hAnsi="Times New Roman" w:cs="Times New Roman"/>
                <w:color w:val="000000"/>
                <w:sz w:val="22"/>
                <w:szCs w:val="22"/>
                <w:lang w:val="en-US" w:eastAsia="zh-CN"/>
              </w:rPr>
              <w:t>Others (please specify details):</w:t>
            </w:r>
          </w:p>
          <w:p w14:paraId="159317C4" w14:textId="77777777" w:rsidR="00267633" w:rsidRPr="00267633" w:rsidRDefault="00267633" w:rsidP="00267633">
            <w:pPr>
              <w:spacing w:before="0" w:after="0"/>
              <w:ind w:left="720"/>
              <w:rPr>
                <w:rFonts w:ascii="Times New Roman" w:hAnsi="Times New Roman" w:cs="Times New Roman"/>
                <w:color w:val="000000"/>
                <w:sz w:val="22"/>
                <w:szCs w:val="22"/>
                <w:u w:val="single"/>
                <w:lang w:val="en-US" w:eastAsia="zh-CN"/>
              </w:rPr>
            </w:pPr>
            <w:r w:rsidRPr="00267633">
              <w:rPr>
                <w:rFonts w:ascii="Times New Roman" w:hAnsi="Times New Roman" w:cs="Times New Roman"/>
                <w:color w:val="000000"/>
                <w:sz w:val="22"/>
                <w:szCs w:val="22"/>
                <w:u w:val="single"/>
                <w:lang w:val="en-US" w:eastAsia="zh-CN"/>
              </w:rPr>
              <w:tab/>
            </w:r>
            <w:r w:rsidRPr="00267633">
              <w:rPr>
                <w:rFonts w:ascii="Times New Roman" w:hAnsi="Times New Roman" w:cs="Times New Roman"/>
                <w:color w:val="000000"/>
                <w:sz w:val="22"/>
                <w:szCs w:val="22"/>
                <w:u w:val="single"/>
                <w:lang w:val="en-US" w:eastAsia="zh-CN"/>
              </w:rPr>
              <w:tab/>
            </w:r>
            <w:r w:rsidRPr="00267633">
              <w:rPr>
                <w:rFonts w:ascii="Times New Roman" w:hAnsi="Times New Roman" w:cs="Times New Roman"/>
                <w:color w:val="000000"/>
                <w:sz w:val="22"/>
                <w:szCs w:val="22"/>
                <w:u w:val="single"/>
                <w:lang w:val="en-US" w:eastAsia="zh-CN"/>
              </w:rPr>
              <w:tab/>
            </w:r>
            <w:r w:rsidRPr="00267633">
              <w:rPr>
                <w:rFonts w:ascii="Times New Roman" w:hAnsi="Times New Roman" w:cs="Times New Roman"/>
                <w:color w:val="000000"/>
                <w:sz w:val="22"/>
                <w:szCs w:val="22"/>
                <w:u w:val="single"/>
                <w:lang w:val="en-US" w:eastAsia="zh-CN"/>
              </w:rPr>
              <w:tab/>
            </w:r>
            <w:r w:rsidRPr="00267633">
              <w:rPr>
                <w:rFonts w:ascii="Times New Roman" w:hAnsi="Times New Roman" w:cs="Times New Roman"/>
                <w:color w:val="000000"/>
                <w:sz w:val="22"/>
                <w:szCs w:val="22"/>
                <w:u w:val="single"/>
                <w:lang w:val="en-US" w:eastAsia="zh-CN"/>
              </w:rPr>
              <w:tab/>
            </w:r>
            <w:r w:rsidRPr="00267633">
              <w:rPr>
                <w:rFonts w:ascii="Times New Roman" w:hAnsi="Times New Roman" w:cs="Times New Roman"/>
                <w:color w:val="000000"/>
                <w:sz w:val="22"/>
                <w:szCs w:val="22"/>
                <w:u w:val="single"/>
                <w:lang w:val="en-US" w:eastAsia="zh-CN"/>
              </w:rPr>
              <w:tab/>
            </w:r>
            <w:r w:rsidRPr="00267633">
              <w:rPr>
                <w:rFonts w:ascii="Times New Roman" w:hAnsi="Times New Roman" w:cs="Times New Roman"/>
                <w:color w:val="000000"/>
                <w:sz w:val="22"/>
                <w:szCs w:val="22"/>
                <w:u w:val="single"/>
                <w:lang w:val="en-US" w:eastAsia="zh-CN"/>
              </w:rPr>
              <w:tab/>
            </w:r>
            <w:r w:rsidRPr="00267633">
              <w:rPr>
                <w:rFonts w:ascii="Times New Roman" w:hAnsi="Times New Roman" w:cs="Times New Roman"/>
                <w:color w:val="000000"/>
                <w:sz w:val="22"/>
                <w:szCs w:val="22"/>
                <w:u w:val="single"/>
                <w:lang w:val="en-US" w:eastAsia="zh-CN"/>
              </w:rPr>
              <w:tab/>
            </w:r>
            <w:r w:rsidRPr="00267633">
              <w:rPr>
                <w:rFonts w:ascii="Times New Roman" w:hAnsi="Times New Roman" w:cs="Times New Roman"/>
                <w:color w:val="000000"/>
                <w:sz w:val="22"/>
                <w:szCs w:val="22"/>
                <w:u w:val="single"/>
                <w:lang w:val="en-US" w:eastAsia="zh-CN"/>
              </w:rPr>
              <w:tab/>
            </w:r>
            <w:r w:rsidRPr="00267633">
              <w:rPr>
                <w:rFonts w:ascii="Times New Roman" w:hAnsi="Times New Roman" w:cs="Times New Roman"/>
                <w:color w:val="000000"/>
                <w:sz w:val="22"/>
                <w:szCs w:val="22"/>
                <w:u w:val="single"/>
                <w:lang w:val="en-US" w:eastAsia="zh-CN"/>
              </w:rPr>
              <w:tab/>
            </w:r>
          </w:p>
        </w:tc>
      </w:tr>
    </w:tbl>
    <w:p w14:paraId="6C735CC6" w14:textId="77777777" w:rsidR="00267633" w:rsidRPr="00267633" w:rsidRDefault="00267633" w:rsidP="00267633">
      <w:pPr>
        <w:spacing w:before="0" w:after="0" w:line="240" w:lineRule="auto"/>
        <w:ind w:left="360"/>
        <w:divId w:val="2116439976"/>
        <w:rPr>
          <w:rFonts w:ascii="Times New Roman" w:hAnsi="Times New Roman" w:cs="Times New Roman"/>
          <w:color w:val="000000"/>
          <w:sz w:val="22"/>
          <w:szCs w:val="22"/>
          <w:lang w:val="en-US" w:eastAsia="zh-CN"/>
        </w:rPr>
      </w:pPr>
    </w:p>
    <w:p w14:paraId="20BB0481" w14:textId="77777777" w:rsidR="00267633" w:rsidRPr="00267633" w:rsidRDefault="00267633" w:rsidP="00267633">
      <w:pPr>
        <w:spacing w:before="0" w:after="0" w:line="240" w:lineRule="auto"/>
        <w:ind w:left="360"/>
        <w:divId w:val="2116439976"/>
        <w:rPr>
          <w:rFonts w:ascii="Times New Roman" w:hAnsi="Times New Roman" w:cs="Times New Roman"/>
          <w:color w:val="000000"/>
          <w:sz w:val="22"/>
          <w:szCs w:val="22"/>
          <w:u w:val="single"/>
          <w:lang w:val="en-US" w:eastAsia="zh-CN"/>
        </w:rPr>
      </w:pPr>
      <w:r w:rsidRPr="00267633">
        <w:rPr>
          <w:rFonts w:ascii="Times New Roman" w:hAnsi="Times New Roman" w:cs="Times New Roman"/>
          <w:color w:val="000000"/>
          <w:sz w:val="22"/>
          <w:szCs w:val="22"/>
          <w:u w:val="single"/>
          <w:lang w:val="en-US" w:eastAsia="zh-CN"/>
        </w:rPr>
        <w:tab/>
      </w:r>
      <w:r w:rsidRPr="00267633">
        <w:rPr>
          <w:rFonts w:ascii="Times New Roman" w:hAnsi="Times New Roman" w:cs="Times New Roman"/>
          <w:color w:val="000000"/>
          <w:sz w:val="22"/>
          <w:szCs w:val="22"/>
          <w:u w:val="single"/>
          <w:lang w:val="en-US" w:eastAsia="zh-CN"/>
        </w:rPr>
        <w:tab/>
      </w:r>
      <w:r w:rsidRPr="00267633">
        <w:rPr>
          <w:rFonts w:ascii="Times New Roman" w:hAnsi="Times New Roman" w:cs="Times New Roman"/>
          <w:color w:val="000000"/>
          <w:sz w:val="22"/>
          <w:szCs w:val="22"/>
          <w:u w:val="single"/>
          <w:lang w:val="en-US" w:eastAsia="zh-CN"/>
        </w:rPr>
        <w:tab/>
      </w:r>
      <w:r w:rsidRPr="00267633">
        <w:rPr>
          <w:rFonts w:ascii="Times New Roman" w:hAnsi="Times New Roman" w:cs="Times New Roman"/>
          <w:color w:val="000000"/>
          <w:sz w:val="22"/>
          <w:szCs w:val="22"/>
          <w:u w:val="single"/>
          <w:lang w:val="en-US" w:eastAsia="zh-CN"/>
        </w:rPr>
        <w:tab/>
      </w:r>
      <w:r w:rsidRPr="00267633">
        <w:rPr>
          <w:rFonts w:ascii="Times New Roman" w:hAnsi="Times New Roman" w:cs="Times New Roman"/>
          <w:color w:val="000000"/>
          <w:sz w:val="22"/>
          <w:szCs w:val="22"/>
          <w:u w:val="single"/>
          <w:lang w:val="en-US" w:eastAsia="zh-CN"/>
        </w:rPr>
        <w:tab/>
      </w:r>
    </w:p>
    <w:p w14:paraId="41A883FB" w14:textId="77777777" w:rsidR="00267633" w:rsidRPr="00267633" w:rsidRDefault="00267633" w:rsidP="00267633">
      <w:pPr>
        <w:spacing w:before="0" w:after="0" w:line="240" w:lineRule="auto"/>
        <w:ind w:left="360"/>
        <w:divId w:val="2116439976"/>
        <w:rPr>
          <w:rFonts w:ascii="Times New Roman" w:hAnsi="Times New Roman" w:cs="Times New Roman"/>
          <w:color w:val="000000"/>
          <w:sz w:val="22"/>
          <w:szCs w:val="22"/>
          <w:lang w:val="en-US" w:eastAsia="zh-CN"/>
        </w:rPr>
      </w:pPr>
      <w:r w:rsidRPr="00267633">
        <w:rPr>
          <w:rFonts w:ascii="Times New Roman" w:hAnsi="Times New Roman" w:cs="Times New Roman"/>
          <w:color w:val="000000"/>
          <w:sz w:val="22"/>
          <w:szCs w:val="22"/>
          <w:lang w:val="en-US" w:eastAsia="zh-CN"/>
        </w:rPr>
        <w:t>Signature of solicitor</w:t>
      </w:r>
    </w:p>
    <w:p w14:paraId="78DC1A15" w14:textId="77777777" w:rsidR="00267633" w:rsidRPr="00267633" w:rsidRDefault="00267633" w:rsidP="00267633">
      <w:pPr>
        <w:spacing w:before="0" w:after="0" w:line="240" w:lineRule="auto"/>
        <w:ind w:left="360"/>
        <w:divId w:val="2116439976"/>
        <w:rPr>
          <w:rFonts w:ascii="Times New Roman" w:hAnsi="Times New Roman" w:cs="Times New Roman"/>
          <w:color w:val="000000"/>
          <w:sz w:val="22"/>
          <w:szCs w:val="22"/>
          <w:lang w:val="en-US" w:eastAsia="zh-CN"/>
        </w:rPr>
      </w:pPr>
      <w:r w:rsidRPr="00267633">
        <w:rPr>
          <w:rFonts w:ascii="Times New Roman" w:hAnsi="Times New Roman" w:cs="Times New Roman"/>
          <w:color w:val="000000"/>
          <w:sz w:val="22"/>
          <w:szCs w:val="22"/>
          <w:lang w:val="en-US" w:eastAsia="zh-CN"/>
        </w:rPr>
        <w:t>Name of Solicitor for Plaintiff:</w:t>
      </w:r>
    </w:p>
    <w:p w14:paraId="2EE19908" w14:textId="77777777" w:rsidR="00267633" w:rsidRPr="00267633" w:rsidRDefault="00267633" w:rsidP="00267633">
      <w:pPr>
        <w:spacing w:before="0" w:after="0" w:line="240" w:lineRule="auto"/>
        <w:ind w:left="360"/>
        <w:divId w:val="2116439976"/>
        <w:rPr>
          <w:rFonts w:ascii="Times New Roman" w:hAnsi="Times New Roman" w:cs="Times New Roman"/>
          <w:color w:val="000000"/>
          <w:sz w:val="22"/>
          <w:szCs w:val="22"/>
          <w:lang w:val="en-US" w:eastAsia="zh-CN"/>
        </w:rPr>
      </w:pPr>
      <w:r w:rsidRPr="00267633">
        <w:rPr>
          <w:rFonts w:ascii="Times New Roman" w:hAnsi="Times New Roman" w:cs="Times New Roman"/>
          <w:color w:val="000000"/>
          <w:sz w:val="22"/>
          <w:szCs w:val="22"/>
          <w:lang w:val="en-US" w:eastAsia="zh-CN"/>
        </w:rPr>
        <w:t>Name of Law Firm:</w:t>
      </w:r>
    </w:p>
    <w:p w14:paraId="1FB8960F" w14:textId="77777777" w:rsidR="00267633" w:rsidRPr="00267633" w:rsidRDefault="00267633" w:rsidP="00267633">
      <w:pPr>
        <w:spacing w:before="0" w:after="0" w:line="240" w:lineRule="auto"/>
        <w:ind w:left="360"/>
        <w:divId w:val="2116439976"/>
        <w:rPr>
          <w:rFonts w:ascii="Times New Roman" w:hAnsi="Times New Roman" w:cs="Times New Roman"/>
          <w:color w:val="000000"/>
          <w:sz w:val="22"/>
          <w:szCs w:val="22"/>
          <w:lang w:val="en-US" w:eastAsia="zh-CN"/>
        </w:rPr>
      </w:pPr>
    </w:p>
    <w:p w14:paraId="0761823D" w14:textId="77777777" w:rsidR="00267633" w:rsidRPr="00267633" w:rsidRDefault="00267633" w:rsidP="00267633">
      <w:pPr>
        <w:spacing w:before="0" w:after="0" w:line="240" w:lineRule="auto"/>
        <w:ind w:left="360"/>
        <w:divId w:val="2116439976"/>
        <w:rPr>
          <w:rFonts w:ascii="Times New Roman" w:hAnsi="Times New Roman" w:cs="Times New Roman"/>
          <w:color w:val="000000"/>
          <w:sz w:val="22"/>
          <w:szCs w:val="22"/>
          <w:lang w:val="en-US" w:eastAsia="zh-CN"/>
        </w:rPr>
      </w:pPr>
      <w:r w:rsidRPr="00267633">
        <w:rPr>
          <w:rFonts w:ascii="Times New Roman" w:hAnsi="Times New Roman" w:cs="Times New Roman"/>
          <w:color w:val="000000"/>
          <w:sz w:val="22"/>
          <w:szCs w:val="22"/>
          <w:lang w:val="en-US" w:eastAsia="zh-CN"/>
        </w:rPr>
        <w:t xml:space="preserve">cc Defendant / Defendant’s solicitors </w:t>
      </w:r>
    </w:p>
    <w:p w14:paraId="42CE07E5" w14:textId="77777777" w:rsidR="00267633" w:rsidRPr="00267633" w:rsidRDefault="00267633" w:rsidP="00267633">
      <w:pPr>
        <w:pBdr>
          <w:bottom w:val="single" w:sz="12" w:space="1" w:color="auto"/>
        </w:pBdr>
        <w:spacing w:before="0" w:after="0" w:line="240" w:lineRule="auto"/>
        <w:ind w:left="360"/>
        <w:divId w:val="2116439976"/>
        <w:rPr>
          <w:rFonts w:ascii="Times New Roman" w:hAnsi="Times New Roman" w:cs="Times New Roman"/>
          <w:i/>
          <w:color w:val="000000"/>
          <w:sz w:val="20"/>
          <w:szCs w:val="20"/>
          <w:lang w:val="en-US" w:eastAsia="zh-CN"/>
        </w:rPr>
      </w:pPr>
    </w:p>
    <w:p w14:paraId="7511BCB2" w14:textId="77777777" w:rsidR="00267633" w:rsidRPr="00267633" w:rsidRDefault="00267633" w:rsidP="00267633">
      <w:pPr>
        <w:pBdr>
          <w:bottom w:val="single" w:sz="12" w:space="1" w:color="auto"/>
        </w:pBdr>
        <w:spacing w:before="0" w:after="0" w:line="240" w:lineRule="auto"/>
        <w:ind w:left="360"/>
        <w:divId w:val="2116439976"/>
        <w:rPr>
          <w:rFonts w:ascii="Times New Roman" w:hAnsi="Times New Roman" w:cs="Times New Roman"/>
          <w:i/>
          <w:color w:val="000000"/>
          <w:sz w:val="20"/>
          <w:szCs w:val="20"/>
          <w:lang w:val="en-US" w:eastAsia="zh-CN"/>
        </w:rPr>
      </w:pPr>
      <w:r w:rsidRPr="00267633">
        <w:rPr>
          <w:rFonts w:ascii="Times New Roman" w:hAnsi="Times New Roman" w:cs="Times New Roman"/>
          <w:i/>
          <w:color w:val="000000"/>
          <w:sz w:val="20"/>
          <w:szCs w:val="20"/>
          <w:lang w:val="en-US" w:eastAsia="zh-CN"/>
        </w:rPr>
        <w:t>* Delete where inapplicable</w:t>
      </w:r>
    </w:p>
    <w:p w14:paraId="4480F711"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p>
    <w:p w14:paraId="22933180"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sectPr w:rsidR="00267633" w:rsidRPr="00267633" w:rsidSect="005A22FC">
          <w:footerReference w:type="default" r:id="rId12"/>
          <w:pgSz w:w="11906" w:h="16838"/>
          <w:pgMar w:top="1701" w:right="1440" w:bottom="1440" w:left="1440" w:header="708" w:footer="708" w:gutter="0"/>
          <w:cols w:space="708"/>
          <w:docGrid w:linePitch="360"/>
        </w:sectPr>
      </w:pPr>
    </w:p>
    <w:tbl>
      <w:tblPr>
        <w:tblW w:w="9240" w:type="dxa"/>
        <w:jc w:val="center"/>
        <w:tblLayout w:type="fixed"/>
        <w:tblLook w:val="0000" w:firstRow="0" w:lastRow="0" w:firstColumn="0" w:lastColumn="0" w:noHBand="0" w:noVBand="0"/>
      </w:tblPr>
      <w:tblGrid>
        <w:gridCol w:w="3080"/>
        <w:gridCol w:w="3080"/>
        <w:gridCol w:w="3080"/>
      </w:tblGrid>
      <w:tr w:rsidR="00267633" w:rsidRPr="00267633" w14:paraId="4173F425" w14:textId="77777777" w:rsidTr="00267633">
        <w:trPr>
          <w:divId w:val="2116439976"/>
          <w:jc w:val="center"/>
        </w:trPr>
        <w:tc>
          <w:tcPr>
            <w:tcW w:w="3080" w:type="dxa"/>
          </w:tcPr>
          <w:p w14:paraId="03DECBAD"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lastRenderedPageBreak/>
              <w:br w:type="page"/>
            </w:r>
          </w:p>
        </w:tc>
        <w:tc>
          <w:tcPr>
            <w:tcW w:w="3080" w:type="dxa"/>
          </w:tcPr>
          <w:p w14:paraId="15386CF7" w14:textId="77777777" w:rsidR="00267633" w:rsidRPr="00267633" w:rsidRDefault="00267633" w:rsidP="00267633">
            <w:pPr>
              <w:keepNext/>
              <w:spacing w:before="0" w:after="0" w:line="240" w:lineRule="auto"/>
              <w:jc w:val="center"/>
              <w:outlineLvl w:val="1"/>
              <w:rPr>
                <w:rFonts w:ascii="Times New Roman" w:hAnsi="Times New Roman"/>
                <w:bCs/>
                <w:iCs/>
                <w:spacing w:val="-3"/>
                <w:szCs w:val="28"/>
                <w:lang w:val="en-GB" w:eastAsia="zh-CN"/>
              </w:rPr>
            </w:pPr>
            <w:r w:rsidRPr="00267633">
              <w:rPr>
                <w:rFonts w:ascii="Times New Roman" w:hAnsi="Times New Roman"/>
                <w:bCs/>
                <w:iCs/>
                <w:spacing w:val="-3"/>
                <w:szCs w:val="28"/>
                <w:lang w:val="en-GB" w:eastAsia="zh-CN"/>
              </w:rPr>
              <w:t>FORM 200</w:t>
            </w:r>
          </w:p>
        </w:tc>
        <w:tc>
          <w:tcPr>
            <w:tcW w:w="3080" w:type="dxa"/>
          </w:tcPr>
          <w:p w14:paraId="30B8ED4A"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r>
    </w:tbl>
    <w:p w14:paraId="1869F521" w14:textId="77777777" w:rsidR="00267633" w:rsidRPr="00267633" w:rsidRDefault="00267633" w:rsidP="00267633">
      <w:pPr>
        <w:spacing w:before="0" w:after="0" w:line="240" w:lineRule="auto"/>
        <w:divId w:val="2116439976"/>
        <w:rPr>
          <w:rFonts w:ascii="Times New Roman" w:hAnsi="Times New Roman" w:cs="Times New Roman"/>
          <w:color w:val="000000"/>
          <w:sz w:val="22"/>
          <w:szCs w:val="22"/>
          <w:lang w:val="en-US" w:eastAsia="zh-CN"/>
        </w:rPr>
      </w:pPr>
      <w:r w:rsidRPr="00267633">
        <w:rPr>
          <w:rFonts w:ascii="Times New Roman" w:hAnsi="Times New Roman" w:cs="Times New Roman"/>
          <w:color w:val="000000"/>
          <w:sz w:val="22"/>
          <w:szCs w:val="22"/>
          <w:lang w:val="en-US" w:eastAsia="zh-CN"/>
        </w:rPr>
        <w:t>Para 17</w:t>
      </w:r>
    </w:p>
    <w:p w14:paraId="33EDA39E" w14:textId="77777777" w:rsidR="00267633" w:rsidRPr="00267633" w:rsidRDefault="00267633" w:rsidP="00267633">
      <w:pPr>
        <w:spacing w:before="0" w:after="0" w:line="240" w:lineRule="auto"/>
        <w:divId w:val="2116439976"/>
        <w:rPr>
          <w:rFonts w:ascii="Times New Roman" w:hAnsi="Times New Roman" w:cs="Times New Roman"/>
          <w:color w:val="000000"/>
          <w:lang w:val="en-US" w:eastAsia="zh-CN"/>
        </w:rPr>
      </w:pPr>
    </w:p>
    <w:p w14:paraId="3EAAB9D1" w14:textId="77777777" w:rsidR="00267633" w:rsidRPr="00267633" w:rsidRDefault="00267633" w:rsidP="00267633">
      <w:pPr>
        <w:spacing w:before="0" w:after="0" w:line="240" w:lineRule="auto"/>
        <w:jc w:val="center"/>
        <w:divId w:val="2116439976"/>
        <w:rPr>
          <w:rFonts w:ascii="Times New Roman" w:hAnsi="Times New Roman" w:cs="Times New Roman"/>
          <w:b/>
          <w:color w:val="000000"/>
          <w:lang w:val="en-US" w:eastAsia="zh-CN"/>
        </w:rPr>
      </w:pPr>
      <w:r w:rsidRPr="00267633">
        <w:rPr>
          <w:rFonts w:ascii="Times New Roman" w:hAnsi="Times New Roman" w:cs="Times New Roman"/>
          <w:b/>
          <w:color w:val="000000"/>
          <w:lang w:val="en-US" w:eastAsia="zh-CN"/>
        </w:rPr>
        <w:t xml:space="preserve">SECOND STATUS CONFERENCE NOTICE TO PLAINTIFF </w:t>
      </w:r>
    </w:p>
    <w:p w14:paraId="36A76377" w14:textId="77777777" w:rsidR="00267633" w:rsidRPr="00267633" w:rsidRDefault="00267633" w:rsidP="00267633">
      <w:pPr>
        <w:spacing w:before="0" w:after="0" w:line="240" w:lineRule="auto"/>
        <w:jc w:val="center"/>
        <w:divId w:val="2116439976"/>
        <w:rPr>
          <w:rFonts w:ascii="Times New Roman" w:hAnsi="Times New Roman" w:cs="Times New Roman"/>
          <w:color w:val="000000"/>
          <w:lang w:val="en-US" w:eastAsia="zh-CN"/>
        </w:rPr>
      </w:pPr>
      <w:r w:rsidRPr="00267633">
        <w:rPr>
          <w:rFonts w:ascii="Times New Roman" w:hAnsi="Times New Roman" w:cs="Times New Roman"/>
          <w:b/>
          <w:color w:val="000000"/>
          <w:lang w:val="en-US" w:eastAsia="zh-CN"/>
        </w:rPr>
        <w:t>(WHERE THERE IS NO REPLY FROM PLAINTIFF)</w:t>
      </w:r>
    </w:p>
    <w:p w14:paraId="4E9F8C38" w14:textId="77777777" w:rsidR="00267633" w:rsidRPr="00267633" w:rsidRDefault="00267633" w:rsidP="00267633">
      <w:pPr>
        <w:spacing w:before="0" w:after="0" w:line="240" w:lineRule="auto"/>
        <w:divId w:val="2116439976"/>
        <w:rPr>
          <w:rFonts w:ascii="Times New Roman" w:hAnsi="Times New Roman" w:cs="Times New Roman"/>
          <w:color w:val="000000"/>
          <w:sz w:val="20"/>
          <w:szCs w:val="20"/>
          <w:lang w:val="en-US" w:eastAsia="zh-CN"/>
        </w:rPr>
      </w:pPr>
    </w:p>
    <w:p w14:paraId="59D31ED4" w14:textId="77777777" w:rsidR="00267633" w:rsidRPr="00267633" w:rsidRDefault="00267633" w:rsidP="00267633">
      <w:pPr>
        <w:spacing w:before="0" w:after="0" w:line="240" w:lineRule="auto"/>
        <w:divId w:val="2116439976"/>
        <w:rPr>
          <w:rFonts w:ascii="Times New Roman" w:hAnsi="Times New Roman" w:cs="Times New Roman"/>
          <w:color w:val="000000"/>
          <w:sz w:val="20"/>
          <w:szCs w:val="20"/>
          <w:lang w:val="en-US" w:eastAsia="zh-CN"/>
        </w:rPr>
      </w:pPr>
    </w:p>
    <w:p w14:paraId="135286BB" w14:textId="77777777" w:rsidR="00267633" w:rsidRPr="00267633" w:rsidRDefault="00267633" w:rsidP="00267633">
      <w:pPr>
        <w:spacing w:before="0" w:after="0" w:line="240" w:lineRule="auto"/>
        <w:divId w:val="2116439976"/>
        <w:rPr>
          <w:rFonts w:ascii="Times New Roman" w:hAnsi="Times New Roman" w:cs="Times New Roman"/>
          <w:color w:val="000000"/>
          <w:sz w:val="20"/>
          <w:szCs w:val="20"/>
          <w:lang w:val="en-US" w:eastAsia="zh-CN"/>
        </w:rPr>
      </w:pPr>
    </w:p>
    <w:p w14:paraId="600773FF" w14:textId="77777777" w:rsidR="00267633" w:rsidRPr="00267633" w:rsidRDefault="00267633" w:rsidP="00267633">
      <w:pPr>
        <w:spacing w:before="0" w:after="0" w:line="240" w:lineRule="auto"/>
        <w:divId w:val="2116439976"/>
        <w:rPr>
          <w:rFonts w:ascii="Times New Roman" w:hAnsi="Times New Roman" w:cs="Times New Roman"/>
          <w:color w:val="000000"/>
          <w:lang w:val="en-US" w:eastAsia="zh-CN"/>
        </w:rPr>
      </w:pPr>
      <w:r w:rsidRPr="00267633">
        <w:rPr>
          <w:rFonts w:ascii="Times New Roman" w:hAnsi="Times New Roman" w:cs="Times New Roman"/>
          <w:color w:val="000000"/>
          <w:lang w:val="en-US" w:eastAsia="zh-CN"/>
        </w:rPr>
        <w:t>Date:</w:t>
      </w:r>
    </w:p>
    <w:p w14:paraId="18F9E318" w14:textId="77777777" w:rsidR="00267633" w:rsidRPr="00267633" w:rsidRDefault="00267633" w:rsidP="00267633">
      <w:pPr>
        <w:spacing w:before="0" w:after="0" w:line="240" w:lineRule="auto"/>
        <w:divId w:val="2116439976"/>
        <w:rPr>
          <w:rFonts w:ascii="Times New Roman" w:hAnsi="Times New Roman" w:cs="Times New Roman"/>
          <w:color w:val="000000"/>
          <w:lang w:val="en-US" w:eastAsia="zh-CN"/>
        </w:rPr>
      </w:pPr>
    </w:p>
    <w:p w14:paraId="4589C0F2" w14:textId="77777777" w:rsidR="00267633" w:rsidRPr="00267633" w:rsidRDefault="00267633" w:rsidP="00267633">
      <w:pPr>
        <w:spacing w:before="0" w:after="0" w:line="240" w:lineRule="auto"/>
        <w:divId w:val="2116439976"/>
        <w:rPr>
          <w:rFonts w:ascii="Times New Roman" w:hAnsi="Times New Roman" w:cs="Times New Roman"/>
          <w:color w:val="000000"/>
          <w:lang w:val="en-US" w:eastAsia="zh-CN"/>
        </w:rPr>
      </w:pPr>
    </w:p>
    <w:p w14:paraId="50BBEAB7" w14:textId="77777777" w:rsidR="00267633" w:rsidRPr="00267633" w:rsidRDefault="00267633" w:rsidP="00267633">
      <w:pPr>
        <w:spacing w:before="0" w:after="0" w:line="240" w:lineRule="auto"/>
        <w:divId w:val="2116439976"/>
        <w:rPr>
          <w:rFonts w:ascii="Times New Roman" w:hAnsi="Times New Roman" w:cs="Times New Roman"/>
          <w:color w:val="000000"/>
          <w:lang w:val="en-US" w:eastAsia="zh-CN"/>
        </w:rPr>
      </w:pPr>
      <w:r w:rsidRPr="00267633">
        <w:rPr>
          <w:rFonts w:ascii="Times New Roman" w:hAnsi="Times New Roman" w:cs="Times New Roman"/>
          <w:color w:val="000000"/>
          <w:lang w:val="en-US" w:eastAsia="zh-CN"/>
        </w:rPr>
        <w:t>To:</w:t>
      </w:r>
      <w:r w:rsidRPr="00267633">
        <w:rPr>
          <w:rFonts w:ascii="Times New Roman" w:hAnsi="Times New Roman" w:cs="Times New Roman"/>
          <w:color w:val="000000"/>
          <w:lang w:val="en-US" w:eastAsia="zh-CN"/>
        </w:rPr>
        <w:tab/>
        <w:t>Plaintiff’s Solicitors</w:t>
      </w:r>
    </w:p>
    <w:p w14:paraId="54285069" w14:textId="77777777" w:rsidR="00267633" w:rsidRPr="00267633" w:rsidRDefault="00267633" w:rsidP="00267633">
      <w:pPr>
        <w:spacing w:before="0" w:after="0" w:line="240" w:lineRule="auto"/>
        <w:divId w:val="2116439976"/>
        <w:rPr>
          <w:rFonts w:ascii="Times New Roman" w:hAnsi="Times New Roman" w:cs="Times New Roman"/>
          <w:color w:val="000000"/>
          <w:lang w:val="en-US" w:eastAsia="zh-CN"/>
        </w:rPr>
      </w:pPr>
    </w:p>
    <w:p w14:paraId="29A1B57F" w14:textId="77777777" w:rsidR="00267633" w:rsidRPr="00267633" w:rsidRDefault="00267633" w:rsidP="00267633">
      <w:pPr>
        <w:spacing w:before="0" w:after="0" w:line="240" w:lineRule="auto"/>
        <w:divId w:val="2116439976"/>
        <w:rPr>
          <w:rFonts w:ascii="Times New Roman" w:hAnsi="Times New Roman" w:cs="Times New Roman"/>
          <w:color w:val="000000"/>
          <w:lang w:val="en-US" w:eastAsia="zh-CN"/>
        </w:rPr>
      </w:pPr>
    </w:p>
    <w:p w14:paraId="3BBC8B73" w14:textId="77777777" w:rsidR="00267633" w:rsidRPr="00267633" w:rsidRDefault="00267633" w:rsidP="00267633">
      <w:pPr>
        <w:spacing w:before="0" w:after="0" w:line="240" w:lineRule="auto"/>
        <w:divId w:val="2116439976"/>
        <w:rPr>
          <w:rFonts w:ascii="Times New Roman" w:hAnsi="Times New Roman" w:cs="Times New Roman"/>
          <w:b/>
          <w:color w:val="000000"/>
          <w:lang w:val="en-US" w:eastAsia="zh-CN"/>
        </w:rPr>
      </w:pPr>
      <w:r w:rsidRPr="00267633">
        <w:rPr>
          <w:rFonts w:ascii="Times New Roman" w:hAnsi="Times New Roman" w:cs="Times New Roman"/>
          <w:b/>
          <w:color w:val="000000"/>
          <w:lang w:val="en-US" w:eastAsia="zh-CN"/>
        </w:rPr>
        <w:t>STATUS OF [</w:t>
      </w:r>
      <w:r w:rsidRPr="00267633">
        <w:rPr>
          <w:rFonts w:ascii="Times New Roman" w:hAnsi="Times New Roman" w:cs="Times New Roman"/>
          <w:b/>
          <w:i/>
          <w:color w:val="000000"/>
          <w:lang w:val="en-US" w:eastAsia="zh-CN"/>
        </w:rPr>
        <w:t>CASE NUMBER</w:t>
      </w:r>
      <w:r w:rsidRPr="00267633">
        <w:rPr>
          <w:rFonts w:ascii="Times New Roman" w:hAnsi="Times New Roman" w:cs="Times New Roman"/>
          <w:b/>
          <w:color w:val="000000"/>
          <w:lang w:val="en-US" w:eastAsia="zh-CN"/>
        </w:rPr>
        <w:t>]</w:t>
      </w:r>
    </w:p>
    <w:p w14:paraId="4B3E8B1A" w14:textId="77777777" w:rsidR="00267633" w:rsidRPr="00267633" w:rsidRDefault="00267633" w:rsidP="00267633">
      <w:pPr>
        <w:spacing w:before="0" w:after="0" w:line="240" w:lineRule="auto"/>
        <w:divId w:val="2116439976"/>
        <w:rPr>
          <w:rFonts w:ascii="Times New Roman" w:hAnsi="Times New Roman" w:cs="Times New Roman"/>
          <w:color w:val="000000"/>
          <w:lang w:val="en-US" w:eastAsia="zh-CN"/>
        </w:rPr>
      </w:pPr>
    </w:p>
    <w:p w14:paraId="396B337F" w14:textId="77777777" w:rsidR="00267633" w:rsidRPr="00267633" w:rsidRDefault="00267633" w:rsidP="00267633">
      <w:pPr>
        <w:spacing w:before="0" w:after="0" w:line="240" w:lineRule="auto"/>
        <w:ind w:left="360"/>
        <w:divId w:val="2116439976"/>
        <w:rPr>
          <w:rFonts w:ascii="Times New Roman" w:hAnsi="Times New Roman" w:cs="Times New Roman"/>
          <w:color w:val="000000"/>
          <w:lang w:val="en-US" w:eastAsia="zh-CN"/>
        </w:rPr>
      </w:pPr>
    </w:p>
    <w:p w14:paraId="60A35AD0" w14:textId="77777777" w:rsidR="00267633" w:rsidRPr="00267633" w:rsidRDefault="00267633" w:rsidP="00267633">
      <w:pPr>
        <w:spacing w:before="0" w:after="0" w:line="240" w:lineRule="auto"/>
        <w:ind w:left="720" w:hanging="720"/>
        <w:jc w:val="both"/>
        <w:divId w:val="2116439976"/>
        <w:rPr>
          <w:rFonts w:ascii="Times New Roman" w:hAnsi="Times New Roman" w:cs="Times New Roman"/>
          <w:color w:val="000000"/>
          <w:lang w:val="en-US" w:eastAsia="zh-CN"/>
        </w:rPr>
      </w:pPr>
      <w:r w:rsidRPr="00267633">
        <w:rPr>
          <w:rFonts w:ascii="Times New Roman" w:hAnsi="Times New Roman" w:cs="Times New Roman"/>
          <w:color w:val="000000"/>
          <w:lang w:val="en-US" w:eastAsia="zh-CN"/>
        </w:rPr>
        <w:t>1.</w:t>
      </w:r>
      <w:r w:rsidRPr="00267633">
        <w:rPr>
          <w:rFonts w:ascii="Times New Roman" w:hAnsi="Times New Roman" w:cs="Times New Roman"/>
          <w:color w:val="000000"/>
          <w:lang w:val="en-US" w:eastAsia="zh-CN"/>
        </w:rPr>
        <w:tab/>
        <w:t xml:space="preserve">We refer to the Registrar’s Notice dated </w:t>
      </w:r>
      <w:r w:rsidRPr="00267633">
        <w:rPr>
          <w:rFonts w:ascii="Times New Roman" w:hAnsi="Times New Roman" w:cs="Times New Roman"/>
          <w:color w:val="000000"/>
          <w:u w:val="single"/>
          <w:lang w:val="en-US" w:eastAsia="zh-CN"/>
        </w:rPr>
        <w:tab/>
      </w:r>
      <w:r w:rsidRPr="00267633">
        <w:rPr>
          <w:rFonts w:ascii="Times New Roman" w:hAnsi="Times New Roman" w:cs="Times New Roman"/>
          <w:color w:val="000000"/>
          <w:u w:val="single"/>
          <w:lang w:val="en-US" w:eastAsia="zh-CN"/>
        </w:rPr>
        <w:tab/>
      </w:r>
      <w:r w:rsidRPr="00267633">
        <w:rPr>
          <w:rFonts w:ascii="Times New Roman" w:hAnsi="Times New Roman" w:cs="Times New Roman"/>
          <w:color w:val="000000"/>
          <w:u w:val="single"/>
          <w:lang w:val="en-US" w:eastAsia="zh-CN"/>
        </w:rPr>
        <w:tab/>
      </w:r>
      <w:r w:rsidRPr="00267633">
        <w:rPr>
          <w:rFonts w:ascii="Times New Roman" w:hAnsi="Times New Roman" w:cs="Times New Roman"/>
          <w:color w:val="000000"/>
          <w:lang w:val="en-US" w:eastAsia="zh-CN"/>
        </w:rPr>
        <w:t xml:space="preserve"> where you were directed to set down the above case for hearing by </w:t>
      </w:r>
      <w:r w:rsidRPr="00267633">
        <w:rPr>
          <w:rFonts w:ascii="Times New Roman" w:hAnsi="Times New Roman" w:cs="Times New Roman"/>
          <w:i/>
          <w:color w:val="000000"/>
          <w:lang w:val="en-US" w:eastAsia="zh-CN"/>
        </w:rPr>
        <w:t>[date].</w:t>
      </w:r>
      <w:r w:rsidRPr="00267633">
        <w:rPr>
          <w:rFonts w:ascii="Times New Roman" w:hAnsi="Times New Roman" w:cs="Times New Roman"/>
          <w:color w:val="000000"/>
          <w:lang w:val="en-US" w:eastAsia="zh-CN"/>
        </w:rPr>
        <w:t xml:space="preserve">  </w:t>
      </w:r>
    </w:p>
    <w:p w14:paraId="75DFC8EF" w14:textId="77777777" w:rsidR="00267633" w:rsidRPr="00267633" w:rsidRDefault="00267633" w:rsidP="00267633">
      <w:pPr>
        <w:spacing w:before="0" w:after="0" w:line="240" w:lineRule="auto"/>
        <w:jc w:val="both"/>
        <w:divId w:val="2116439976"/>
        <w:rPr>
          <w:rFonts w:ascii="Times New Roman" w:hAnsi="Times New Roman" w:cs="Times New Roman"/>
          <w:color w:val="000000"/>
          <w:lang w:val="en-US" w:eastAsia="zh-CN"/>
        </w:rPr>
      </w:pPr>
    </w:p>
    <w:p w14:paraId="252C5DD4" w14:textId="77777777" w:rsidR="00267633" w:rsidRPr="00267633" w:rsidRDefault="00267633" w:rsidP="00267633">
      <w:pPr>
        <w:spacing w:before="0" w:after="0" w:line="240" w:lineRule="auto"/>
        <w:ind w:left="360" w:hanging="360"/>
        <w:jc w:val="both"/>
        <w:divId w:val="2116439976"/>
        <w:rPr>
          <w:rFonts w:ascii="Times New Roman" w:hAnsi="Times New Roman" w:cs="Times New Roman"/>
          <w:color w:val="000000"/>
          <w:lang w:val="en-US" w:eastAsia="zh-CN"/>
        </w:rPr>
      </w:pPr>
      <w:r w:rsidRPr="00267633">
        <w:rPr>
          <w:rFonts w:ascii="Times New Roman" w:hAnsi="Times New Roman" w:cs="Times New Roman"/>
          <w:color w:val="000000"/>
          <w:lang w:val="en-US" w:eastAsia="zh-CN"/>
        </w:rPr>
        <w:t>2.</w:t>
      </w:r>
      <w:r w:rsidRPr="00267633">
        <w:rPr>
          <w:rFonts w:ascii="Times New Roman" w:hAnsi="Times New Roman" w:cs="Times New Roman"/>
          <w:color w:val="000000"/>
          <w:lang w:val="en-US" w:eastAsia="zh-CN"/>
        </w:rPr>
        <w:tab/>
      </w:r>
      <w:r w:rsidRPr="00267633">
        <w:rPr>
          <w:rFonts w:ascii="Times New Roman" w:hAnsi="Times New Roman" w:cs="Times New Roman"/>
          <w:color w:val="000000"/>
          <w:lang w:val="en-US" w:eastAsia="zh-CN"/>
        </w:rPr>
        <w:tab/>
        <w:t xml:space="preserve">We note that the case has not been set down for hearing and you have also not </w:t>
      </w:r>
      <w:r w:rsidRPr="00267633">
        <w:rPr>
          <w:rFonts w:ascii="Times New Roman" w:hAnsi="Times New Roman" w:cs="Times New Roman"/>
          <w:color w:val="000000"/>
          <w:lang w:val="en-US" w:eastAsia="zh-CN"/>
        </w:rPr>
        <w:tab/>
        <w:t xml:space="preserve">replied to us in the form as directed by the Registrar’s Notice.  </w:t>
      </w:r>
      <w:r w:rsidRPr="00267633">
        <w:rPr>
          <w:rFonts w:ascii="Times New Roman" w:hAnsi="Times New Roman" w:cs="Times New Roman"/>
          <w:i/>
          <w:color w:val="000000"/>
          <w:lang w:val="en-US" w:eastAsia="zh-CN"/>
        </w:rPr>
        <w:t xml:space="preserve"> </w:t>
      </w:r>
    </w:p>
    <w:p w14:paraId="32186229" w14:textId="77777777" w:rsidR="00267633" w:rsidRPr="00267633" w:rsidRDefault="00267633" w:rsidP="00267633">
      <w:pPr>
        <w:spacing w:before="0" w:after="0" w:line="240" w:lineRule="auto"/>
        <w:jc w:val="both"/>
        <w:divId w:val="2116439976"/>
        <w:rPr>
          <w:rFonts w:ascii="Times New Roman" w:hAnsi="Times New Roman" w:cs="Times New Roman"/>
          <w:color w:val="000000"/>
          <w:lang w:val="en-US" w:eastAsia="zh-CN"/>
        </w:rPr>
      </w:pPr>
    </w:p>
    <w:p w14:paraId="6C7A980F" w14:textId="77777777" w:rsidR="00267633" w:rsidRPr="00267633" w:rsidRDefault="00267633" w:rsidP="00267633">
      <w:pPr>
        <w:spacing w:before="0" w:after="0" w:line="240" w:lineRule="auto"/>
        <w:ind w:left="720" w:hanging="720"/>
        <w:jc w:val="both"/>
        <w:divId w:val="2116439976"/>
        <w:rPr>
          <w:rFonts w:ascii="Times New Roman" w:hAnsi="Times New Roman" w:cs="Times New Roman"/>
          <w:color w:val="000000"/>
          <w:lang w:val="en-US" w:eastAsia="zh-CN"/>
        </w:rPr>
      </w:pPr>
      <w:r w:rsidRPr="00267633">
        <w:rPr>
          <w:rFonts w:ascii="Times New Roman" w:hAnsi="Times New Roman" w:cs="Times New Roman"/>
          <w:color w:val="000000"/>
          <w:lang w:val="en-US" w:eastAsia="zh-CN"/>
        </w:rPr>
        <w:t>3.</w:t>
      </w:r>
      <w:r w:rsidRPr="00267633">
        <w:rPr>
          <w:rFonts w:ascii="Times New Roman" w:hAnsi="Times New Roman" w:cs="Times New Roman"/>
          <w:color w:val="000000"/>
          <w:lang w:val="en-US" w:eastAsia="zh-CN"/>
        </w:rPr>
        <w:tab/>
        <w:t xml:space="preserve">You are directed to set down the said case for hearing by </w:t>
      </w:r>
      <w:r w:rsidRPr="00267633">
        <w:rPr>
          <w:rFonts w:ascii="Times New Roman" w:hAnsi="Times New Roman" w:cs="Times New Roman"/>
          <w:i/>
          <w:color w:val="000000"/>
          <w:lang w:val="en-US" w:eastAsia="zh-CN"/>
        </w:rPr>
        <w:t>[date]</w:t>
      </w:r>
      <w:r w:rsidRPr="00267633">
        <w:rPr>
          <w:rFonts w:ascii="Times New Roman" w:hAnsi="Times New Roman" w:cs="Times New Roman"/>
          <w:b/>
          <w:i/>
          <w:color w:val="000000"/>
          <w:lang w:val="en-US" w:eastAsia="zh-CN"/>
        </w:rPr>
        <w:t xml:space="preserve">, </w:t>
      </w:r>
      <w:r w:rsidRPr="00267633">
        <w:rPr>
          <w:rFonts w:ascii="Times New Roman" w:hAnsi="Times New Roman" w:cs="Times New Roman"/>
          <w:color w:val="000000"/>
          <w:lang w:val="en-US" w:eastAsia="zh-CN"/>
        </w:rPr>
        <w:t xml:space="preserve">failing which you are required to attend a Status Conference on </w:t>
      </w:r>
      <w:r w:rsidRPr="00267633">
        <w:rPr>
          <w:rFonts w:ascii="Times New Roman" w:hAnsi="Times New Roman" w:cs="Times New Roman"/>
          <w:i/>
          <w:color w:val="000000"/>
          <w:lang w:val="en-US" w:eastAsia="zh-CN"/>
        </w:rPr>
        <w:t>[date, time, chamber]</w:t>
      </w:r>
      <w:r w:rsidRPr="00267633">
        <w:rPr>
          <w:rFonts w:ascii="Times New Roman" w:hAnsi="Times New Roman" w:cs="Times New Roman"/>
          <w:color w:val="000000"/>
          <w:lang w:val="en-US" w:eastAsia="zh-CN"/>
        </w:rPr>
        <w:t>.</w:t>
      </w:r>
    </w:p>
    <w:p w14:paraId="36285722" w14:textId="77777777" w:rsidR="00267633" w:rsidRPr="00267633" w:rsidRDefault="00267633" w:rsidP="00267633">
      <w:pPr>
        <w:spacing w:before="0" w:after="0" w:line="240" w:lineRule="auto"/>
        <w:divId w:val="2116439976"/>
        <w:rPr>
          <w:rFonts w:ascii="Times New Roman" w:hAnsi="Times New Roman" w:cs="Times New Roman"/>
          <w:color w:val="000000"/>
          <w:lang w:val="en-US" w:eastAsia="zh-CN"/>
        </w:rPr>
      </w:pPr>
    </w:p>
    <w:p w14:paraId="44A38B8B" w14:textId="77777777" w:rsidR="00267633" w:rsidRPr="00267633" w:rsidRDefault="00267633" w:rsidP="00267633">
      <w:pPr>
        <w:spacing w:before="0" w:after="0" w:line="240" w:lineRule="auto"/>
        <w:divId w:val="2116439976"/>
        <w:rPr>
          <w:rFonts w:ascii="Times New Roman" w:hAnsi="Times New Roman" w:cs="Times New Roman"/>
          <w:color w:val="000000"/>
          <w:lang w:val="en-US" w:eastAsia="zh-CN"/>
        </w:rPr>
      </w:pPr>
    </w:p>
    <w:p w14:paraId="512D2551" w14:textId="77777777" w:rsidR="00267633" w:rsidRPr="00267633" w:rsidRDefault="00267633" w:rsidP="00267633">
      <w:pPr>
        <w:spacing w:before="0" w:after="0" w:line="240" w:lineRule="auto"/>
        <w:divId w:val="2116439976"/>
        <w:rPr>
          <w:rFonts w:ascii="Times New Roman" w:hAnsi="Times New Roman" w:cs="Times New Roman"/>
          <w:color w:val="000000"/>
          <w:lang w:val="en-US" w:eastAsia="zh-CN"/>
        </w:rPr>
      </w:pPr>
    </w:p>
    <w:p w14:paraId="4BFD7BC0" w14:textId="77777777" w:rsidR="00267633" w:rsidRPr="00267633" w:rsidRDefault="00267633" w:rsidP="00267633">
      <w:pPr>
        <w:spacing w:before="0" w:after="0" w:line="240" w:lineRule="auto"/>
        <w:divId w:val="2116439976"/>
        <w:rPr>
          <w:rFonts w:ascii="Times New Roman" w:hAnsi="Times New Roman" w:cs="Times New Roman"/>
          <w:color w:val="000000"/>
          <w:lang w:val="en-US" w:eastAsia="zh-CN"/>
        </w:rPr>
      </w:pPr>
      <w:r w:rsidRPr="00267633">
        <w:rPr>
          <w:rFonts w:ascii="Times New Roman" w:hAnsi="Times New Roman" w:cs="Times New Roman"/>
          <w:color w:val="000000"/>
          <w:lang w:val="en-US" w:eastAsia="zh-CN"/>
        </w:rPr>
        <w:t xml:space="preserve">Registrar </w:t>
      </w:r>
    </w:p>
    <w:p w14:paraId="56816118" w14:textId="77777777" w:rsidR="00267633" w:rsidRPr="00267633" w:rsidRDefault="00267633" w:rsidP="00267633">
      <w:pPr>
        <w:spacing w:before="0" w:after="0" w:line="240" w:lineRule="auto"/>
        <w:divId w:val="2116439976"/>
        <w:rPr>
          <w:rFonts w:ascii="Times New Roman" w:hAnsi="Times New Roman" w:cs="Times New Roman"/>
          <w:color w:val="000000"/>
          <w:lang w:val="en-US" w:eastAsia="zh-CN"/>
        </w:rPr>
      </w:pPr>
    </w:p>
    <w:p w14:paraId="3C76C896" w14:textId="77777777" w:rsidR="00267633" w:rsidRPr="00267633" w:rsidRDefault="00267633" w:rsidP="00267633">
      <w:pPr>
        <w:spacing w:before="0" w:after="0" w:line="240" w:lineRule="auto"/>
        <w:divId w:val="2116439976"/>
        <w:rPr>
          <w:rFonts w:ascii="Times New Roman" w:hAnsi="Times New Roman" w:cs="Times New Roman"/>
          <w:color w:val="000000"/>
          <w:lang w:val="en-US" w:eastAsia="zh-CN"/>
        </w:rPr>
      </w:pPr>
    </w:p>
    <w:p w14:paraId="33F9E76D" w14:textId="77777777" w:rsidR="00267633" w:rsidRPr="00267633" w:rsidRDefault="00267633" w:rsidP="00267633">
      <w:pPr>
        <w:spacing w:before="0" w:after="0" w:line="240" w:lineRule="auto"/>
        <w:divId w:val="2116439976"/>
        <w:rPr>
          <w:rFonts w:ascii="Times New Roman" w:hAnsi="Times New Roman" w:cs="Times New Roman"/>
          <w:color w:val="000000"/>
          <w:lang w:val="en-US" w:eastAsia="zh-CN"/>
        </w:rPr>
      </w:pPr>
      <w:r w:rsidRPr="00267633">
        <w:rPr>
          <w:rFonts w:ascii="Times New Roman" w:hAnsi="Times New Roman" w:cs="Times New Roman"/>
          <w:color w:val="000000"/>
          <w:lang w:val="en-US" w:eastAsia="zh-CN"/>
        </w:rPr>
        <w:t>cc   Defendant / Defendant’s counsel</w:t>
      </w:r>
    </w:p>
    <w:p w14:paraId="15301EA3"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p>
    <w:p w14:paraId="7214051D" w14:textId="77777777" w:rsidR="00267633" w:rsidRPr="00267633" w:rsidRDefault="00267633" w:rsidP="00267633">
      <w:pPr>
        <w:spacing w:before="0" w:after="200" w:line="276" w:lineRule="auto"/>
        <w:divId w:val="2116439976"/>
        <w:rPr>
          <w:rFonts w:ascii="Calibri" w:hAnsi="Calibri" w:cs="Times New Roman"/>
          <w:sz w:val="22"/>
          <w:szCs w:val="22"/>
          <w:lang w:val="en-GB" w:eastAsia="en-GB"/>
        </w:rPr>
      </w:pPr>
    </w:p>
    <w:p w14:paraId="051528B1" w14:textId="77777777" w:rsidR="00267633" w:rsidRPr="00267633" w:rsidRDefault="00267633" w:rsidP="00267633">
      <w:pPr>
        <w:spacing w:before="0" w:after="200" w:line="276" w:lineRule="auto"/>
        <w:divId w:val="2116439976"/>
        <w:rPr>
          <w:rFonts w:ascii="Calibri" w:hAnsi="Calibri" w:cs="Times New Roman"/>
          <w:sz w:val="22"/>
          <w:szCs w:val="22"/>
          <w:lang w:val="en-GB" w:eastAsia="en-GB"/>
        </w:rPr>
      </w:pPr>
    </w:p>
    <w:p w14:paraId="17C6CB38" w14:textId="77777777" w:rsidR="00267633" w:rsidRPr="00267633" w:rsidRDefault="00267633" w:rsidP="00267633">
      <w:pPr>
        <w:spacing w:before="0" w:after="200" w:line="276" w:lineRule="auto"/>
        <w:divId w:val="2116439976"/>
        <w:rPr>
          <w:rFonts w:ascii="Calibri" w:hAnsi="Calibri" w:cs="Times New Roman"/>
          <w:sz w:val="22"/>
          <w:szCs w:val="22"/>
          <w:lang w:val="en-GB" w:eastAsia="en-GB"/>
        </w:rPr>
      </w:pPr>
    </w:p>
    <w:p w14:paraId="406EF0AC" w14:textId="77777777" w:rsidR="00267633" w:rsidRPr="00267633" w:rsidRDefault="00267633" w:rsidP="00267633">
      <w:pPr>
        <w:spacing w:before="0" w:after="200" w:line="276" w:lineRule="auto"/>
        <w:divId w:val="2116439976"/>
        <w:rPr>
          <w:rFonts w:ascii="Calibri" w:hAnsi="Calibri" w:cs="Times New Roman"/>
          <w:sz w:val="22"/>
          <w:szCs w:val="22"/>
          <w:lang w:val="en-GB" w:eastAsia="en-GB"/>
        </w:rPr>
      </w:pPr>
    </w:p>
    <w:p w14:paraId="7B13BB57" w14:textId="77777777" w:rsidR="00267633" w:rsidRPr="00267633" w:rsidRDefault="00267633" w:rsidP="00267633">
      <w:pPr>
        <w:spacing w:before="0" w:after="200" w:line="276" w:lineRule="auto"/>
        <w:divId w:val="2116439976"/>
        <w:rPr>
          <w:rFonts w:ascii="Calibri" w:hAnsi="Calibri" w:cs="Times New Roman"/>
          <w:sz w:val="22"/>
          <w:szCs w:val="22"/>
          <w:lang w:val="en-GB" w:eastAsia="en-GB"/>
        </w:rPr>
      </w:pPr>
    </w:p>
    <w:p w14:paraId="3F06F609" w14:textId="77777777" w:rsidR="00267633" w:rsidRPr="00267633" w:rsidRDefault="00267633" w:rsidP="00267633">
      <w:pPr>
        <w:spacing w:before="0" w:after="200" w:line="276" w:lineRule="auto"/>
        <w:divId w:val="2116439976"/>
        <w:rPr>
          <w:rFonts w:ascii="Calibri" w:hAnsi="Calibri" w:cs="Times New Roman"/>
          <w:sz w:val="22"/>
          <w:szCs w:val="22"/>
          <w:lang w:val="en-GB" w:eastAsia="en-GB"/>
        </w:rPr>
      </w:pPr>
    </w:p>
    <w:p w14:paraId="091993CF" w14:textId="77777777" w:rsidR="00267633" w:rsidRPr="00267633" w:rsidRDefault="00267633" w:rsidP="00267633">
      <w:pPr>
        <w:spacing w:before="0" w:after="200" w:line="276" w:lineRule="auto"/>
        <w:divId w:val="2116439976"/>
        <w:rPr>
          <w:rFonts w:ascii="Calibri" w:hAnsi="Calibri" w:cs="Times New Roman"/>
          <w:sz w:val="22"/>
          <w:szCs w:val="22"/>
          <w:lang w:val="en-GB" w:eastAsia="en-GB"/>
        </w:rPr>
      </w:pPr>
    </w:p>
    <w:p w14:paraId="35482C30" w14:textId="77777777" w:rsidR="00267633" w:rsidRPr="00267633" w:rsidRDefault="00267633" w:rsidP="00267633">
      <w:pPr>
        <w:spacing w:before="0" w:after="200" w:line="276" w:lineRule="auto"/>
        <w:divId w:val="2116439976"/>
        <w:rPr>
          <w:rFonts w:ascii="Calibri" w:hAnsi="Calibri" w:cs="Times New Roman"/>
          <w:sz w:val="22"/>
          <w:szCs w:val="22"/>
          <w:lang w:val="en-GB" w:eastAsia="en-GB"/>
        </w:rPr>
      </w:pPr>
    </w:p>
    <w:p w14:paraId="2CD40BEC" w14:textId="77777777" w:rsidR="00267633" w:rsidRPr="00267633" w:rsidRDefault="00267633" w:rsidP="00267633">
      <w:pPr>
        <w:spacing w:before="0" w:after="200" w:line="276" w:lineRule="auto"/>
        <w:divId w:val="2116439976"/>
        <w:rPr>
          <w:rFonts w:ascii="Calibri" w:hAnsi="Calibri" w:cs="Times New Roman"/>
          <w:sz w:val="22"/>
          <w:szCs w:val="22"/>
          <w:lang w:val="en-GB" w:eastAsia="en-GB"/>
        </w:rPr>
      </w:pPr>
    </w:p>
    <w:p w14:paraId="5DDA3872" w14:textId="77777777" w:rsidR="00267633" w:rsidRPr="00267633" w:rsidRDefault="00267633" w:rsidP="00267633">
      <w:pPr>
        <w:spacing w:before="0" w:after="200" w:line="276" w:lineRule="auto"/>
        <w:divId w:val="2116439976"/>
        <w:rPr>
          <w:rFonts w:ascii="Calibri" w:hAnsi="Calibri" w:cs="Times New Roman"/>
          <w:sz w:val="22"/>
          <w:szCs w:val="22"/>
          <w:lang w:val="en-GB" w:eastAsia="en-GB"/>
        </w:rPr>
      </w:pPr>
    </w:p>
    <w:tbl>
      <w:tblPr>
        <w:tblW w:w="9240" w:type="dxa"/>
        <w:jc w:val="center"/>
        <w:tblLayout w:type="fixed"/>
        <w:tblLook w:val="0000" w:firstRow="0" w:lastRow="0" w:firstColumn="0" w:lastColumn="0" w:noHBand="0" w:noVBand="0"/>
      </w:tblPr>
      <w:tblGrid>
        <w:gridCol w:w="3080"/>
        <w:gridCol w:w="3080"/>
        <w:gridCol w:w="3080"/>
      </w:tblGrid>
      <w:tr w:rsidR="00267633" w:rsidRPr="00267633" w14:paraId="15050A03" w14:textId="77777777" w:rsidTr="00267633">
        <w:trPr>
          <w:divId w:val="2116439976"/>
          <w:jc w:val="center"/>
        </w:trPr>
        <w:tc>
          <w:tcPr>
            <w:tcW w:w="3080" w:type="dxa"/>
          </w:tcPr>
          <w:p w14:paraId="17B453D8"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lastRenderedPageBreak/>
              <w:br w:type="page"/>
            </w:r>
          </w:p>
        </w:tc>
        <w:tc>
          <w:tcPr>
            <w:tcW w:w="3080" w:type="dxa"/>
          </w:tcPr>
          <w:p w14:paraId="7C01448E" w14:textId="77777777" w:rsidR="00267633" w:rsidRPr="00267633" w:rsidRDefault="00267633" w:rsidP="00267633">
            <w:pPr>
              <w:keepNext/>
              <w:spacing w:before="0" w:after="0" w:line="240" w:lineRule="auto"/>
              <w:jc w:val="center"/>
              <w:outlineLvl w:val="1"/>
              <w:rPr>
                <w:rFonts w:ascii="Times New Roman" w:hAnsi="Times New Roman"/>
                <w:bCs/>
                <w:iCs/>
                <w:spacing w:val="-3"/>
                <w:szCs w:val="28"/>
                <w:lang w:val="en-GB" w:eastAsia="zh-CN"/>
              </w:rPr>
            </w:pPr>
            <w:r w:rsidRPr="00267633">
              <w:rPr>
                <w:rFonts w:ascii="Times New Roman" w:hAnsi="Times New Roman"/>
                <w:bCs/>
                <w:iCs/>
                <w:spacing w:val="-3"/>
                <w:szCs w:val="28"/>
                <w:lang w:val="en-GB" w:eastAsia="zh-CN"/>
              </w:rPr>
              <w:t>FORM 201</w:t>
            </w:r>
          </w:p>
        </w:tc>
        <w:tc>
          <w:tcPr>
            <w:tcW w:w="3080" w:type="dxa"/>
          </w:tcPr>
          <w:p w14:paraId="57AFF98A"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r>
    </w:tbl>
    <w:p w14:paraId="7D5DD79F" w14:textId="77777777" w:rsidR="00267633" w:rsidRPr="00267633" w:rsidRDefault="00267633" w:rsidP="00267633">
      <w:pPr>
        <w:tabs>
          <w:tab w:val="left" w:pos="709"/>
        </w:tabs>
        <w:spacing w:before="0" w:after="0"/>
        <w:jc w:val="both"/>
        <w:divId w:val="2116439976"/>
        <w:rPr>
          <w:rFonts w:ascii="Times New Roman" w:hAnsi="Times New Roman" w:cs="Times New Roman"/>
          <w:b/>
          <w:lang w:val="en-US" w:eastAsia="zh-CN"/>
        </w:rPr>
      </w:pPr>
      <w:r w:rsidRPr="00267633">
        <w:rPr>
          <w:rFonts w:ascii="Times New Roman" w:hAnsi="Times New Roman" w:cs="Times New Roman"/>
          <w:b/>
          <w:lang w:val="en-US" w:eastAsia="zh-CN"/>
        </w:rPr>
        <w:tab/>
      </w:r>
      <w:r w:rsidRPr="00267633">
        <w:rPr>
          <w:rFonts w:ascii="Times New Roman" w:hAnsi="Times New Roman" w:cs="Times New Roman"/>
          <w:b/>
          <w:lang w:val="en-US" w:eastAsia="zh-CN"/>
        </w:rPr>
        <w:tab/>
      </w:r>
    </w:p>
    <w:p w14:paraId="1425FA5B" w14:textId="77777777" w:rsidR="00267633" w:rsidRPr="00267633" w:rsidRDefault="00267633" w:rsidP="00267633">
      <w:pPr>
        <w:spacing w:before="0" w:after="0" w:line="240" w:lineRule="auto"/>
        <w:divId w:val="2116439976"/>
        <w:rPr>
          <w:rFonts w:ascii="Times New Roman" w:hAnsi="Times New Roman" w:cs="Times New Roman"/>
          <w:sz w:val="22"/>
          <w:szCs w:val="22"/>
          <w:lang w:val="en-US" w:eastAsia="zh-CN"/>
        </w:rPr>
      </w:pPr>
      <w:r w:rsidRPr="00267633">
        <w:rPr>
          <w:rFonts w:ascii="Times New Roman" w:hAnsi="Times New Roman" w:cs="Times New Roman"/>
          <w:sz w:val="22"/>
          <w:szCs w:val="22"/>
          <w:lang w:val="en-US" w:eastAsia="zh-CN"/>
        </w:rPr>
        <w:t>Para 18, 19</w:t>
      </w:r>
    </w:p>
    <w:p w14:paraId="100237D3" w14:textId="77777777" w:rsidR="00267633" w:rsidRPr="00267633" w:rsidRDefault="00267633" w:rsidP="00267633">
      <w:pPr>
        <w:spacing w:before="0" w:after="0" w:line="240" w:lineRule="auto"/>
        <w:jc w:val="center"/>
        <w:divId w:val="2116439976"/>
        <w:rPr>
          <w:rFonts w:ascii="Times New Roman" w:hAnsi="Times New Roman" w:cs="Times New Roman"/>
          <w:b/>
          <w:lang w:val="en-US" w:eastAsia="zh-CN"/>
        </w:rPr>
      </w:pPr>
    </w:p>
    <w:p w14:paraId="4024470F" w14:textId="77777777" w:rsidR="00267633" w:rsidRPr="00267633" w:rsidRDefault="00267633" w:rsidP="00267633">
      <w:pPr>
        <w:spacing w:before="0" w:after="0" w:line="240" w:lineRule="auto"/>
        <w:jc w:val="center"/>
        <w:divId w:val="2116439976"/>
        <w:rPr>
          <w:rFonts w:ascii="Times New Roman" w:hAnsi="Times New Roman" w:cs="Times New Roman"/>
          <w:b/>
          <w:lang w:val="en-US" w:eastAsia="zh-CN"/>
        </w:rPr>
      </w:pPr>
      <w:r w:rsidRPr="00267633">
        <w:rPr>
          <w:rFonts w:ascii="Times New Roman" w:hAnsi="Times New Roman" w:cs="Times New Roman"/>
          <w:b/>
          <w:lang w:val="en-US" w:eastAsia="zh-CN"/>
        </w:rPr>
        <w:t>AFFIDAVIT OF EVIDENCE IN CHIEF</w:t>
      </w:r>
    </w:p>
    <w:p w14:paraId="4AC6E723" w14:textId="77777777" w:rsidR="00267633" w:rsidRPr="00267633" w:rsidRDefault="00267633" w:rsidP="00267633">
      <w:pPr>
        <w:spacing w:before="0" w:after="0" w:line="240" w:lineRule="auto"/>
        <w:jc w:val="center"/>
        <w:divId w:val="2116439976"/>
        <w:rPr>
          <w:rFonts w:ascii="Times New Roman" w:hAnsi="Times New Roman" w:cs="Times New Roman"/>
          <w:b/>
          <w:lang w:val="en-US" w:eastAsia="zh-CN"/>
        </w:rPr>
      </w:pPr>
      <w:r w:rsidRPr="00267633">
        <w:rPr>
          <w:rFonts w:ascii="Times New Roman" w:hAnsi="Times New Roman" w:cs="Times New Roman"/>
          <w:b/>
          <w:lang w:val="en-US" w:eastAsia="zh-CN"/>
        </w:rPr>
        <w:t>(FOR PLAINTIFF PROCEEDING ON THE STATEMENT OF CLAIM IN UNCONTESTED MATRIMONIAL PROCEEDINGS)</w:t>
      </w:r>
    </w:p>
    <w:p w14:paraId="4B9DF7A4" w14:textId="77777777" w:rsidR="00267633" w:rsidRPr="00267633" w:rsidRDefault="00267633" w:rsidP="00267633">
      <w:pPr>
        <w:spacing w:before="0" w:after="0" w:line="240" w:lineRule="auto"/>
        <w:jc w:val="center"/>
        <w:divId w:val="2116439976"/>
        <w:rPr>
          <w:rFonts w:ascii="Times New Roman" w:hAnsi="Times New Roman" w:cs="Times New Roman"/>
          <w:b/>
          <w:lang w:val="en-US" w:eastAsia="zh-CN"/>
        </w:rPr>
      </w:pPr>
    </w:p>
    <w:p w14:paraId="063224D3" w14:textId="77777777" w:rsidR="00267633" w:rsidRPr="00267633" w:rsidRDefault="00267633" w:rsidP="00267633">
      <w:pPr>
        <w:spacing w:before="0" w:after="0" w:line="240" w:lineRule="auto"/>
        <w:jc w:val="center"/>
        <w:divId w:val="2116439976"/>
        <w:rPr>
          <w:rFonts w:ascii="Times New Roman" w:hAnsi="Times New Roman" w:cs="Times New Roman"/>
          <w:b/>
          <w:lang w:val="en-US" w:eastAsia="zh-CN"/>
        </w:rPr>
      </w:pPr>
    </w:p>
    <w:p w14:paraId="4CBB68C0" w14:textId="77777777" w:rsidR="00267633" w:rsidRPr="00267633" w:rsidRDefault="00267633" w:rsidP="00267633">
      <w:pPr>
        <w:spacing w:before="0" w:after="0" w:line="240" w:lineRule="auto"/>
        <w:jc w:val="center"/>
        <w:divId w:val="2116439976"/>
        <w:rPr>
          <w:rFonts w:ascii="Times New Roman" w:hAnsi="Times New Roman" w:cs="Times New Roman"/>
          <w:b/>
          <w:lang w:val="en-US" w:eastAsia="zh-CN"/>
        </w:rPr>
      </w:pPr>
    </w:p>
    <w:p w14:paraId="4CAE6D22" w14:textId="77777777" w:rsidR="00267633" w:rsidRPr="00267633" w:rsidRDefault="00267633" w:rsidP="00267633">
      <w:pPr>
        <w:spacing w:before="0" w:after="0" w:line="240" w:lineRule="auto"/>
        <w:jc w:val="center"/>
        <w:divId w:val="2116439976"/>
        <w:rPr>
          <w:rFonts w:ascii="Times New Roman" w:hAnsi="Times New Roman" w:cs="Times New Roman"/>
          <w:b/>
          <w:lang w:val="en-US" w:eastAsia="zh-CN"/>
        </w:rPr>
      </w:pPr>
    </w:p>
    <w:p w14:paraId="5A9D93F5" w14:textId="77777777" w:rsidR="00267633" w:rsidRPr="00267633" w:rsidRDefault="00267633" w:rsidP="00267633">
      <w:pPr>
        <w:spacing w:before="0" w:after="0" w:line="240" w:lineRule="auto"/>
        <w:jc w:val="center"/>
        <w:divId w:val="2116439976"/>
        <w:rPr>
          <w:rFonts w:ascii="Times New Roman" w:hAnsi="Times New Roman" w:cs="Times New Roman"/>
          <w:b/>
          <w:lang w:val="en-US" w:eastAsia="zh-CN"/>
        </w:rPr>
      </w:pPr>
      <w:r w:rsidRPr="00267633">
        <w:rPr>
          <w:rFonts w:ascii="Times New Roman" w:hAnsi="Times New Roman" w:cs="Times New Roman"/>
          <w:lang w:val="en-US" w:eastAsia="zh-CN"/>
        </w:rPr>
        <w:t>(Title as in action)</w:t>
      </w:r>
    </w:p>
    <w:p w14:paraId="6A41F957" w14:textId="77777777" w:rsidR="00267633" w:rsidRPr="00267633" w:rsidRDefault="00267633" w:rsidP="00267633">
      <w:pPr>
        <w:spacing w:before="0" w:after="0" w:line="240" w:lineRule="auto"/>
        <w:jc w:val="center"/>
        <w:divId w:val="2116439976"/>
        <w:rPr>
          <w:rFonts w:ascii="Times New Roman" w:hAnsi="Times New Roman" w:cs="Times New Roman"/>
          <w:b/>
          <w:lang w:val="en-US" w:eastAsia="zh-CN"/>
        </w:rPr>
      </w:pPr>
    </w:p>
    <w:p w14:paraId="0007688F"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 xml:space="preserve">I, [state </w:t>
      </w:r>
      <w:r w:rsidRPr="00267633">
        <w:rPr>
          <w:rFonts w:ascii="Times New Roman" w:hAnsi="Times New Roman" w:cs="Times New Roman"/>
          <w:i/>
          <w:lang w:val="en-US" w:eastAsia="zh-CN"/>
        </w:rPr>
        <w:t xml:space="preserve">name, </w:t>
      </w:r>
      <w:proofErr w:type="gramStart"/>
      <w:r w:rsidRPr="00267633">
        <w:rPr>
          <w:rFonts w:ascii="Times New Roman" w:hAnsi="Times New Roman" w:cs="Times New Roman"/>
          <w:i/>
          <w:lang w:val="en-US" w:eastAsia="zh-CN"/>
        </w:rPr>
        <w:t>address</w:t>
      </w:r>
      <w:proofErr w:type="gramEnd"/>
      <w:r w:rsidRPr="00267633">
        <w:rPr>
          <w:rFonts w:ascii="Times New Roman" w:hAnsi="Times New Roman" w:cs="Times New Roman"/>
          <w:i/>
          <w:lang w:val="en-US" w:eastAsia="zh-CN"/>
        </w:rPr>
        <w:t xml:space="preserve"> and description of deponent</w:t>
      </w:r>
      <w:r w:rsidRPr="00267633">
        <w:rPr>
          <w:rFonts w:ascii="Times New Roman" w:hAnsi="Times New Roman" w:cs="Times New Roman"/>
          <w:lang w:val="en-US" w:eastAsia="zh-CN"/>
        </w:rPr>
        <w:t>], make oath/affirm* and say as follows:</w:t>
      </w:r>
    </w:p>
    <w:p w14:paraId="3742E348"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1C1616E1" w14:textId="77777777" w:rsidR="00267633" w:rsidRPr="00267633" w:rsidRDefault="00267633" w:rsidP="00267633">
      <w:pPr>
        <w:tabs>
          <w:tab w:val="left" w:pos="567"/>
        </w:tabs>
        <w:spacing w:before="0" w:after="0" w:line="240" w:lineRule="auto"/>
        <w:ind w:left="567" w:hanging="567"/>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1.</w:t>
      </w:r>
      <w:r w:rsidRPr="00267633">
        <w:rPr>
          <w:rFonts w:ascii="Times New Roman" w:hAnsi="Times New Roman" w:cs="Times New Roman"/>
          <w:lang w:val="en-US" w:eastAsia="zh-CN"/>
        </w:rPr>
        <w:tab/>
        <w:t>I am the Plaintiff in this action.</w:t>
      </w:r>
    </w:p>
    <w:p w14:paraId="16786F10" w14:textId="77777777" w:rsidR="00267633" w:rsidRPr="00267633" w:rsidRDefault="00267633" w:rsidP="00267633">
      <w:pPr>
        <w:tabs>
          <w:tab w:val="left" w:pos="567"/>
        </w:tabs>
        <w:spacing w:before="0" w:after="0" w:line="240" w:lineRule="auto"/>
        <w:ind w:left="567" w:hanging="567"/>
        <w:jc w:val="both"/>
        <w:divId w:val="2116439976"/>
        <w:rPr>
          <w:rFonts w:ascii="Times New Roman" w:hAnsi="Times New Roman" w:cs="Times New Roman"/>
          <w:lang w:val="en-US" w:eastAsia="zh-CN"/>
        </w:rPr>
      </w:pPr>
    </w:p>
    <w:p w14:paraId="25496A91" w14:textId="77777777" w:rsidR="00267633" w:rsidRPr="00267633" w:rsidRDefault="00267633" w:rsidP="00267633">
      <w:pPr>
        <w:tabs>
          <w:tab w:val="left" w:pos="567"/>
        </w:tabs>
        <w:spacing w:before="0" w:after="0" w:line="240" w:lineRule="auto"/>
        <w:ind w:left="567" w:hanging="567"/>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2.</w:t>
      </w:r>
      <w:r w:rsidRPr="00267633">
        <w:rPr>
          <w:rFonts w:ascii="Times New Roman" w:hAnsi="Times New Roman" w:cs="Times New Roman"/>
          <w:lang w:val="en-US" w:eastAsia="zh-CN"/>
        </w:rPr>
        <w:tab/>
        <w:t xml:space="preserve">Where the facts set out in this affidavit are within my personal knowledge, they are true. Where they are not within my personal knowledge, they are true to the best of my knowledge, </w:t>
      </w:r>
      <w:proofErr w:type="gramStart"/>
      <w:r w:rsidRPr="00267633">
        <w:rPr>
          <w:rFonts w:ascii="Times New Roman" w:hAnsi="Times New Roman" w:cs="Times New Roman"/>
          <w:lang w:val="en-US" w:eastAsia="zh-CN"/>
        </w:rPr>
        <w:t>information</w:t>
      </w:r>
      <w:proofErr w:type="gramEnd"/>
      <w:r w:rsidRPr="00267633">
        <w:rPr>
          <w:rFonts w:ascii="Times New Roman" w:hAnsi="Times New Roman" w:cs="Times New Roman"/>
          <w:lang w:val="en-US" w:eastAsia="zh-CN"/>
        </w:rPr>
        <w:t xml:space="preserve"> and belief.</w:t>
      </w:r>
    </w:p>
    <w:p w14:paraId="0C8A0788" w14:textId="77777777" w:rsidR="00267633" w:rsidRPr="00267633" w:rsidRDefault="00267633" w:rsidP="00267633">
      <w:pPr>
        <w:tabs>
          <w:tab w:val="left" w:pos="567"/>
        </w:tabs>
        <w:spacing w:before="0" w:after="0" w:line="240" w:lineRule="auto"/>
        <w:ind w:left="567" w:hanging="567"/>
        <w:jc w:val="both"/>
        <w:divId w:val="2116439976"/>
        <w:rPr>
          <w:rFonts w:ascii="Times New Roman" w:hAnsi="Times New Roman" w:cs="Times New Roman"/>
          <w:lang w:val="en-US" w:eastAsia="zh-CN"/>
        </w:rPr>
      </w:pPr>
    </w:p>
    <w:p w14:paraId="264FB17E" w14:textId="77777777" w:rsidR="00267633" w:rsidRPr="00267633" w:rsidRDefault="00267633" w:rsidP="00267633">
      <w:pPr>
        <w:tabs>
          <w:tab w:val="left" w:pos="567"/>
        </w:tabs>
        <w:spacing w:before="0" w:after="0" w:line="240" w:lineRule="auto"/>
        <w:ind w:left="567" w:hanging="567"/>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3.</w:t>
      </w:r>
      <w:r w:rsidRPr="00267633">
        <w:rPr>
          <w:rFonts w:ascii="Times New Roman" w:hAnsi="Times New Roman" w:cs="Times New Roman"/>
          <w:lang w:val="en-US" w:eastAsia="zh-CN"/>
        </w:rPr>
        <w:tab/>
        <w:t>I crave leave of this Court to refer to the Statement of Claim and Statement of Particulars filed in this action.</w:t>
      </w:r>
    </w:p>
    <w:p w14:paraId="5A58F461" w14:textId="77777777" w:rsidR="00267633" w:rsidRPr="00267633" w:rsidRDefault="00267633" w:rsidP="00267633">
      <w:pPr>
        <w:tabs>
          <w:tab w:val="left" w:pos="567"/>
        </w:tabs>
        <w:spacing w:before="0" w:after="0" w:line="240" w:lineRule="auto"/>
        <w:ind w:left="567" w:hanging="567"/>
        <w:jc w:val="both"/>
        <w:divId w:val="2116439976"/>
        <w:rPr>
          <w:rFonts w:ascii="Times New Roman" w:hAnsi="Times New Roman" w:cs="Times New Roman"/>
          <w:lang w:val="en-US" w:eastAsia="zh-CN"/>
        </w:rPr>
      </w:pPr>
    </w:p>
    <w:p w14:paraId="21A423A1" w14:textId="77777777" w:rsidR="00267633" w:rsidRPr="00267633" w:rsidRDefault="00267633" w:rsidP="00267633">
      <w:pPr>
        <w:tabs>
          <w:tab w:val="left" w:pos="567"/>
        </w:tabs>
        <w:spacing w:before="0" w:after="0" w:line="240" w:lineRule="auto"/>
        <w:ind w:left="567" w:hanging="567"/>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4.</w:t>
      </w:r>
      <w:r w:rsidRPr="00267633">
        <w:rPr>
          <w:rFonts w:ascii="Times New Roman" w:hAnsi="Times New Roman" w:cs="Times New Roman"/>
          <w:lang w:val="en-US" w:eastAsia="zh-CN"/>
        </w:rPr>
        <w:tab/>
        <w:t>I now confirm that the facts pleaded in the Statement of Claim and Statement of Particulars are true and correct.</w:t>
      </w:r>
    </w:p>
    <w:p w14:paraId="30F78AAA" w14:textId="77777777" w:rsidR="00267633" w:rsidRPr="00267633" w:rsidRDefault="00267633" w:rsidP="00267633">
      <w:pPr>
        <w:tabs>
          <w:tab w:val="left" w:pos="567"/>
        </w:tabs>
        <w:spacing w:before="0" w:after="0" w:line="240" w:lineRule="auto"/>
        <w:ind w:left="567" w:hanging="567"/>
        <w:jc w:val="both"/>
        <w:divId w:val="2116439976"/>
        <w:rPr>
          <w:rFonts w:ascii="Times New Roman" w:hAnsi="Times New Roman" w:cs="Times New Roman"/>
          <w:lang w:val="en-US" w:eastAsia="zh-CN"/>
        </w:rPr>
      </w:pPr>
    </w:p>
    <w:p w14:paraId="238F77EC" w14:textId="77777777" w:rsidR="00267633" w:rsidRPr="00267633" w:rsidRDefault="00267633" w:rsidP="00267633">
      <w:pPr>
        <w:tabs>
          <w:tab w:val="left" w:pos="567"/>
        </w:tabs>
        <w:spacing w:before="0" w:after="0" w:line="240" w:lineRule="auto"/>
        <w:jc w:val="both"/>
        <w:divId w:val="2116439976"/>
        <w:rPr>
          <w:rFonts w:ascii="Times New Roman" w:hAnsi="Times New Roman" w:cs="Times New Roman"/>
          <w:lang w:val="en-US" w:eastAsia="zh-CN"/>
        </w:rPr>
      </w:pPr>
    </w:p>
    <w:p w14:paraId="51F85C3E"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r w:rsidRPr="00267633">
        <w:rPr>
          <w:rFonts w:ascii="Times New Roman" w:hAnsi="Times New Roman" w:cs="Times New Roman"/>
          <w:lang w:val="en-US" w:eastAsia="zh-CN"/>
        </w:rPr>
        <w:t>[</w:t>
      </w:r>
      <w:r w:rsidRPr="00267633">
        <w:rPr>
          <w:rFonts w:ascii="Times New Roman" w:hAnsi="Times New Roman" w:cs="Times New Roman"/>
          <w:i/>
          <w:lang w:val="en-US" w:eastAsia="zh-CN"/>
        </w:rPr>
        <w:t>Sworn (or affirmed) as in Form 132 in Appendix A of the Practice Directions.]</w:t>
      </w:r>
    </w:p>
    <w:p w14:paraId="3FF7A99D"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sectPr w:rsidR="00267633" w:rsidRPr="00267633">
          <w:pgSz w:w="11906" w:h="16838"/>
          <w:pgMar w:top="1440" w:right="1440" w:bottom="1440" w:left="1440" w:header="708" w:footer="708" w:gutter="0"/>
          <w:cols w:space="708"/>
          <w:docGrid w:linePitch="360"/>
        </w:sectPr>
      </w:pPr>
    </w:p>
    <w:tbl>
      <w:tblPr>
        <w:tblW w:w="9240" w:type="dxa"/>
        <w:jc w:val="center"/>
        <w:tblLayout w:type="fixed"/>
        <w:tblLook w:val="0000" w:firstRow="0" w:lastRow="0" w:firstColumn="0" w:lastColumn="0" w:noHBand="0" w:noVBand="0"/>
      </w:tblPr>
      <w:tblGrid>
        <w:gridCol w:w="3080"/>
        <w:gridCol w:w="3080"/>
        <w:gridCol w:w="3080"/>
      </w:tblGrid>
      <w:tr w:rsidR="00267633" w:rsidRPr="00267633" w14:paraId="206218FA" w14:textId="77777777" w:rsidTr="00267633">
        <w:trPr>
          <w:divId w:val="2116439976"/>
          <w:jc w:val="center"/>
        </w:trPr>
        <w:tc>
          <w:tcPr>
            <w:tcW w:w="3080" w:type="dxa"/>
          </w:tcPr>
          <w:p w14:paraId="1B32C5E0"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lastRenderedPageBreak/>
              <w:br w:type="page"/>
            </w:r>
          </w:p>
        </w:tc>
        <w:tc>
          <w:tcPr>
            <w:tcW w:w="3080" w:type="dxa"/>
          </w:tcPr>
          <w:p w14:paraId="05DDF40D" w14:textId="77777777" w:rsidR="00267633" w:rsidRPr="00267633" w:rsidRDefault="00267633" w:rsidP="00267633">
            <w:pPr>
              <w:keepNext/>
              <w:spacing w:before="0" w:after="0" w:line="240" w:lineRule="auto"/>
              <w:jc w:val="center"/>
              <w:outlineLvl w:val="1"/>
              <w:rPr>
                <w:rFonts w:ascii="Times New Roman" w:hAnsi="Times New Roman"/>
                <w:bCs/>
                <w:iCs/>
                <w:spacing w:val="-3"/>
                <w:szCs w:val="28"/>
                <w:lang w:val="en-GB" w:eastAsia="zh-CN"/>
              </w:rPr>
            </w:pPr>
            <w:r w:rsidRPr="00267633">
              <w:rPr>
                <w:rFonts w:ascii="Times New Roman" w:hAnsi="Times New Roman"/>
                <w:bCs/>
                <w:iCs/>
                <w:spacing w:val="-3"/>
                <w:szCs w:val="28"/>
                <w:lang w:val="en-GB" w:eastAsia="zh-CN"/>
              </w:rPr>
              <w:t>FORM 202</w:t>
            </w:r>
          </w:p>
        </w:tc>
        <w:tc>
          <w:tcPr>
            <w:tcW w:w="3080" w:type="dxa"/>
          </w:tcPr>
          <w:p w14:paraId="2EE849C0"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r>
    </w:tbl>
    <w:p w14:paraId="6E64FA92" w14:textId="77777777" w:rsidR="00267633" w:rsidRPr="00267633" w:rsidRDefault="00267633" w:rsidP="00267633">
      <w:pPr>
        <w:spacing w:before="0" w:after="0" w:line="240" w:lineRule="auto"/>
        <w:divId w:val="2116439976"/>
        <w:rPr>
          <w:rFonts w:ascii="Times New Roman" w:hAnsi="Times New Roman" w:cs="Times New Roman"/>
          <w:sz w:val="22"/>
          <w:szCs w:val="22"/>
          <w:lang w:val="en-US" w:eastAsia="zh-CN"/>
        </w:rPr>
      </w:pPr>
      <w:r w:rsidRPr="00267633">
        <w:rPr>
          <w:rFonts w:ascii="Times New Roman" w:hAnsi="Times New Roman" w:cs="Times New Roman"/>
          <w:sz w:val="22"/>
          <w:szCs w:val="22"/>
          <w:lang w:val="en-US" w:eastAsia="zh-CN"/>
        </w:rPr>
        <w:t>Para 18, 19</w:t>
      </w:r>
    </w:p>
    <w:p w14:paraId="32EDA561" w14:textId="77777777" w:rsidR="00267633" w:rsidRPr="00267633" w:rsidRDefault="00267633" w:rsidP="00267633">
      <w:pPr>
        <w:spacing w:before="0" w:after="0" w:line="240" w:lineRule="auto"/>
        <w:jc w:val="center"/>
        <w:divId w:val="2116439976"/>
        <w:rPr>
          <w:rFonts w:ascii="Times New Roman" w:hAnsi="Times New Roman" w:cs="Times New Roman"/>
          <w:b/>
          <w:lang w:val="en-US" w:eastAsia="zh-CN"/>
        </w:rPr>
      </w:pPr>
    </w:p>
    <w:p w14:paraId="61EE5B45" w14:textId="77777777" w:rsidR="00267633" w:rsidRPr="00267633" w:rsidRDefault="00267633" w:rsidP="00267633">
      <w:pPr>
        <w:spacing w:before="0" w:after="0" w:line="240" w:lineRule="auto"/>
        <w:jc w:val="center"/>
        <w:divId w:val="2116439976"/>
        <w:rPr>
          <w:rFonts w:ascii="Times New Roman" w:hAnsi="Times New Roman" w:cs="Times New Roman"/>
          <w:b/>
          <w:lang w:val="en-US" w:eastAsia="zh-CN"/>
        </w:rPr>
      </w:pPr>
      <w:r w:rsidRPr="00267633">
        <w:rPr>
          <w:rFonts w:ascii="Times New Roman" w:hAnsi="Times New Roman" w:cs="Times New Roman"/>
          <w:b/>
          <w:lang w:val="en-US" w:eastAsia="zh-CN"/>
        </w:rPr>
        <w:t>AFFIDAVIT OF EVIDENCE IN CHIEF</w:t>
      </w:r>
    </w:p>
    <w:p w14:paraId="10304887" w14:textId="77777777" w:rsidR="00267633" w:rsidRPr="00267633" w:rsidRDefault="00267633" w:rsidP="00267633">
      <w:pPr>
        <w:spacing w:before="0" w:after="0" w:line="240" w:lineRule="auto"/>
        <w:jc w:val="center"/>
        <w:divId w:val="2116439976"/>
        <w:rPr>
          <w:rFonts w:ascii="Times New Roman" w:hAnsi="Times New Roman" w:cs="Times New Roman"/>
          <w:b/>
          <w:lang w:val="en-US" w:eastAsia="zh-CN"/>
        </w:rPr>
      </w:pPr>
      <w:r w:rsidRPr="00267633">
        <w:rPr>
          <w:rFonts w:ascii="Times New Roman" w:hAnsi="Times New Roman" w:cs="Times New Roman"/>
          <w:b/>
          <w:lang w:val="en-US" w:eastAsia="zh-CN"/>
        </w:rPr>
        <w:t>(FOR DEFENDANT PROCEEDING ON THE COUNTERCLAIM IN UNCONTESTED MATRIMONIAL PROCEEDINGS)</w:t>
      </w:r>
    </w:p>
    <w:p w14:paraId="275B0A15" w14:textId="77777777" w:rsidR="00267633" w:rsidRPr="00267633" w:rsidRDefault="00267633" w:rsidP="00267633">
      <w:pPr>
        <w:spacing w:before="0" w:after="0" w:line="240" w:lineRule="auto"/>
        <w:jc w:val="center"/>
        <w:divId w:val="2116439976"/>
        <w:rPr>
          <w:rFonts w:ascii="Times New Roman" w:hAnsi="Times New Roman" w:cs="Times New Roman"/>
          <w:b/>
          <w:lang w:val="en-US" w:eastAsia="zh-CN"/>
        </w:rPr>
      </w:pPr>
    </w:p>
    <w:p w14:paraId="6A9E9374" w14:textId="77777777" w:rsidR="00267633" w:rsidRPr="00267633" w:rsidRDefault="00267633" w:rsidP="00267633">
      <w:pPr>
        <w:spacing w:before="0" w:after="0" w:line="240" w:lineRule="auto"/>
        <w:jc w:val="center"/>
        <w:divId w:val="2116439976"/>
        <w:rPr>
          <w:rFonts w:ascii="Times New Roman" w:hAnsi="Times New Roman" w:cs="Times New Roman"/>
          <w:b/>
          <w:lang w:val="en-US" w:eastAsia="zh-CN"/>
        </w:rPr>
      </w:pPr>
    </w:p>
    <w:p w14:paraId="608BC273" w14:textId="77777777" w:rsidR="00267633" w:rsidRPr="00267633" w:rsidRDefault="00267633" w:rsidP="00267633">
      <w:pPr>
        <w:spacing w:before="0" w:after="0" w:line="240" w:lineRule="auto"/>
        <w:jc w:val="center"/>
        <w:divId w:val="2116439976"/>
        <w:rPr>
          <w:rFonts w:ascii="Times New Roman" w:hAnsi="Times New Roman" w:cs="Times New Roman"/>
          <w:b/>
          <w:lang w:val="en-US" w:eastAsia="zh-CN"/>
        </w:rPr>
      </w:pPr>
    </w:p>
    <w:p w14:paraId="6CAF9289" w14:textId="77777777" w:rsidR="00267633" w:rsidRPr="00267633" w:rsidRDefault="00267633" w:rsidP="00267633">
      <w:pPr>
        <w:spacing w:before="0" w:after="0" w:line="240" w:lineRule="auto"/>
        <w:jc w:val="center"/>
        <w:divId w:val="2116439976"/>
        <w:rPr>
          <w:rFonts w:ascii="Times New Roman" w:hAnsi="Times New Roman" w:cs="Times New Roman"/>
          <w:b/>
          <w:lang w:val="en-US" w:eastAsia="zh-CN"/>
        </w:rPr>
      </w:pPr>
    </w:p>
    <w:p w14:paraId="26958D07" w14:textId="77777777" w:rsidR="00267633" w:rsidRPr="00267633" w:rsidRDefault="00267633" w:rsidP="00267633">
      <w:pPr>
        <w:spacing w:before="0" w:after="0" w:line="240" w:lineRule="auto"/>
        <w:jc w:val="center"/>
        <w:divId w:val="2116439976"/>
        <w:rPr>
          <w:rFonts w:ascii="Times New Roman" w:hAnsi="Times New Roman" w:cs="Times New Roman"/>
          <w:b/>
          <w:lang w:val="en-US" w:eastAsia="zh-CN"/>
        </w:rPr>
      </w:pPr>
      <w:r w:rsidRPr="00267633">
        <w:rPr>
          <w:rFonts w:ascii="Times New Roman" w:hAnsi="Times New Roman" w:cs="Times New Roman"/>
          <w:lang w:val="en-US" w:eastAsia="zh-CN"/>
        </w:rPr>
        <w:t>(Title as in action)</w:t>
      </w:r>
    </w:p>
    <w:p w14:paraId="525017BD" w14:textId="77777777" w:rsidR="00267633" w:rsidRPr="00267633" w:rsidRDefault="00267633" w:rsidP="00267633">
      <w:pPr>
        <w:spacing w:before="0" w:after="0" w:line="240" w:lineRule="auto"/>
        <w:jc w:val="center"/>
        <w:divId w:val="2116439976"/>
        <w:rPr>
          <w:rFonts w:ascii="Times New Roman" w:hAnsi="Times New Roman" w:cs="Times New Roman"/>
          <w:b/>
          <w:lang w:val="en-US" w:eastAsia="zh-CN"/>
        </w:rPr>
      </w:pPr>
    </w:p>
    <w:p w14:paraId="65AB9176"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 xml:space="preserve">I, [state </w:t>
      </w:r>
      <w:r w:rsidRPr="00267633">
        <w:rPr>
          <w:rFonts w:ascii="Times New Roman" w:hAnsi="Times New Roman" w:cs="Times New Roman"/>
          <w:i/>
          <w:lang w:val="en-US" w:eastAsia="zh-CN"/>
        </w:rPr>
        <w:t xml:space="preserve">name, </w:t>
      </w:r>
      <w:proofErr w:type="gramStart"/>
      <w:r w:rsidRPr="00267633">
        <w:rPr>
          <w:rFonts w:ascii="Times New Roman" w:hAnsi="Times New Roman" w:cs="Times New Roman"/>
          <w:i/>
          <w:lang w:val="en-US" w:eastAsia="zh-CN"/>
        </w:rPr>
        <w:t>address</w:t>
      </w:r>
      <w:proofErr w:type="gramEnd"/>
      <w:r w:rsidRPr="00267633">
        <w:rPr>
          <w:rFonts w:ascii="Times New Roman" w:hAnsi="Times New Roman" w:cs="Times New Roman"/>
          <w:i/>
          <w:lang w:val="en-US" w:eastAsia="zh-CN"/>
        </w:rPr>
        <w:t xml:space="preserve"> and description of deponent</w:t>
      </w:r>
      <w:r w:rsidRPr="00267633">
        <w:rPr>
          <w:rFonts w:ascii="Times New Roman" w:hAnsi="Times New Roman" w:cs="Times New Roman"/>
          <w:lang w:val="en-US" w:eastAsia="zh-CN"/>
        </w:rPr>
        <w:t>], make oath/affirm* and say as follows:</w:t>
      </w:r>
    </w:p>
    <w:p w14:paraId="01F859FA"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2FA073D5" w14:textId="77777777" w:rsidR="00267633" w:rsidRPr="00267633" w:rsidRDefault="00267633" w:rsidP="00267633">
      <w:pPr>
        <w:tabs>
          <w:tab w:val="left" w:pos="567"/>
        </w:tabs>
        <w:spacing w:before="0" w:after="0" w:line="240" w:lineRule="auto"/>
        <w:ind w:left="567" w:hanging="567"/>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1.</w:t>
      </w:r>
      <w:r w:rsidRPr="00267633">
        <w:rPr>
          <w:rFonts w:ascii="Times New Roman" w:hAnsi="Times New Roman" w:cs="Times New Roman"/>
          <w:lang w:val="en-US" w:eastAsia="zh-CN"/>
        </w:rPr>
        <w:tab/>
        <w:t>I am the Defendant in this action.</w:t>
      </w:r>
    </w:p>
    <w:p w14:paraId="39888C12" w14:textId="77777777" w:rsidR="00267633" w:rsidRPr="00267633" w:rsidRDefault="00267633" w:rsidP="00267633">
      <w:pPr>
        <w:tabs>
          <w:tab w:val="left" w:pos="567"/>
        </w:tabs>
        <w:spacing w:before="0" w:after="0" w:line="240" w:lineRule="auto"/>
        <w:ind w:left="567" w:hanging="567"/>
        <w:jc w:val="both"/>
        <w:divId w:val="2116439976"/>
        <w:rPr>
          <w:rFonts w:ascii="Times New Roman" w:hAnsi="Times New Roman" w:cs="Times New Roman"/>
          <w:lang w:val="en-US" w:eastAsia="zh-CN"/>
        </w:rPr>
      </w:pPr>
    </w:p>
    <w:p w14:paraId="46726947" w14:textId="77777777" w:rsidR="00267633" w:rsidRPr="00267633" w:rsidRDefault="00267633" w:rsidP="00267633">
      <w:pPr>
        <w:tabs>
          <w:tab w:val="left" w:pos="567"/>
        </w:tabs>
        <w:spacing w:before="0" w:after="0" w:line="240" w:lineRule="auto"/>
        <w:ind w:left="567" w:hanging="567"/>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2.</w:t>
      </w:r>
      <w:r w:rsidRPr="00267633">
        <w:rPr>
          <w:rFonts w:ascii="Times New Roman" w:hAnsi="Times New Roman" w:cs="Times New Roman"/>
          <w:lang w:val="en-US" w:eastAsia="zh-CN"/>
        </w:rPr>
        <w:tab/>
        <w:t xml:space="preserve">Where the facts set out in this affidavit are within my personal knowledge, they are true. Where they are not within my personal knowledge, they are true to the best of my knowledge, </w:t>
      </w:r>
      <w:proofErr w:type="gramStart"/>
      <w:r w:rsidRPr="00267633">
        <w:rPr>
          <w:rFonts w:ascii="Times New Roman" w:hAnsi="Times New Roman" w:cs="Times New Roman"/>
          <w:lang w:val="en-US" w:eastAsia="zh-CN"/>
        </w:rPr>
        <w:t>information</w:t>
      </w:r>
      <w:proofErr w:type="gramEnd"/>
      <w:r w:rsidRPr="00267633">
        <w:rPr>
          <w:rFonts w:ascii="Times New Roman" w:hAnsi="Times New Roman" w:cs="Times New Roman"/>
          <w:lang w:val="en-US" w:eastAsia="zh-CN"/>
        </w:rPr>
        <w:t xml:space="preserve"> and belief.</w:t>
      </w:r>
    </w:p>
    <w:p w14:paraId="2E3DA15C" w14:textId="77777777" w:rsidR="00267633" w:rsidRPr="00267633" w:rsidRDefault="00267633" w:rsidP="00267633">
      <w:pPr>
        <w:tabs>
          <w:tab w:val="left" w:pos="567"/>
        </w:tabs>
        <w:spacing w:before="0" w:after="0" w:line="240" w:lineRule="auto"/>
        <w:ind w:left="567" w:hanging="567"/>
        <w:jc w:val="both"/>
        <w:divId w:val="2116439976"/>
        <w:rPr>
          <w:rFonts w:ascii="Times New Roman" w:hAnsi="Times New Roman" w:cs="Times New Roman"/>
          <w:lang w:val="en-US" w:eastAsia="zh-CN"/>
        </w:rPr>
      </w:pPr>
    </w:p>
    <w:p w14:paraId="0D6414BA" w14:textId="77777777" w:rsidR="00267633" w:rsidRPr="00267633" w:rsidRDefault="00267633" w:rsidP="00267633">
      <w:pPr>
        <w:tabs>
          <w:tab w:val="left" w:pos="567"/>
        </w:tabs>
        <w:spacing w:before="0" w:after="0" w:line="240" w:lineRule="auto"/>
        <w:ind w:left="567" w:hanging="567"/>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3.</w:t>
      </w:r>
      <w:r w:rsidRPr="00267633">
        <w:rPr>
          <w:rFonts w:ascii="Times New Roman" w:hAnsi="Times New Roman" w:cs="Times New Roman"/>
          <w:lang w:val="en-US" w:eastAsia="zh-CN"/>
        </w:rPr>
        <w:tab/>
        <w:t>I crave leave of this Court to refer to the Counterclaim filed in this action.</w:t>
      </w:r>
    </w:p>
    <w:p w14:paraId="537BCFED" w14:textId="77777777" w:rsidR="00267633" w:rsidRPr="00267633" w:rsidRDefault="00267633" w:rsidP="00267633">
      <w:pPr>
        <w:tabs>
          <w:tab w:val="left" w:pos="567"/>
        </w:tabs>
        <w:spacing w:before="0" w:after="0" w:line="240" w:lineRule="auto"/>
        <w:ind w:left="567" w:hanging="567"/>
        <w:jc w:val="both"/>
        <w:divId w:val="2116439976"/>
        <w:rPr>
          <w:rFonts w:ascii="Times New Roman" w:hAnsi="Times New Roman" w:cs="Times New Roman"/>
          <w:lang w:val="en-US" w:eastAsia="zh-CN"/>
        </w:rPr>
      </w:pPr>
    </w:p>
    <w:p w14:paraId="4FE4A551" w14:textId="77777777" w:rsidR="00267633" w:rsidRPr="00267633" w:rsidRDefault="00267633" w:rsidP="00267633">
      <w:pPr>
        <w:tabs>
          <w:tab w:val="left" w:pos="567"/>
        </w:tabs>
        <w:spacing w:before="0" w:after="0" w:line="240" w:lineRule="auto"/>
        <w:ind w:left="567" w:hanging="567"/>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4.</w:t>
      </w:r>
      <w:r w:rsidRPr="00267633">
        <w:rPr>
          <w:rFonts w:ascii="Times New Roman" w:hAnsi="Times New Roman" w:cs="Times New Roman"/>
          <w:lang w:val="en-US" w:eastAsia="zh-CN"/>
        </w:rPr>
        <w:tab/>
        <w:t>I now confirm that the facts pleaded in the Counterclaim are true and correct.</w:t>
      </w:r>
    </w:p>
    <w:p w14:paraId="11A6F5B0" w14:textId="77777777" w:rsidR="00267633" w:rsidRPr="00267633" w:rsidRDefault="00267633" w:rsidP="00267633">
      <w:pPr>
        <w:tabs>
          <w:tab w:val="left" w:pos="567"/>
        </w:tabs>
        <w:spacing w:before="0" w:after="0" w:line="240" w:lineRule="auto"/>
        <w:ind w:left="567" w:hanging="567"/>
        <w:jc w:val="both"/>
        <w:divId w:val="2116439976"/>
        <w:rPr>
          <w:rFonts w:ascii="Times New Roman" w:hAnsi="Times New Roman" w:cs="Times New Roman"/>
          <w:lang w:val="en-US" w:eastAsia="zh-CN"/>
        </w:rPr>
      </w:pPr>
    </w:p>
    <w:p w14:paraId="4D2C0B92" w14:textId="77777777" w:rsidR="00267633" w:rsidRPr="00267633" w:rsidRDefault="00267633" w:rsidP="00267633">
      <w:pPr>
        <w:tabs>
          <w:tab w:val="left" w:pos="567"/>
        </w:tabs>
        <w:spacing w:before="0" w:after="0" w:line="240" w:lineRule="auto"/>
        <w:ind w:left="567" w:hanging="567"/>
        <w:jc w:val="both"/>
        <w:divId w:val="2116439976"/>
        <w:rPr>
          <w:rFonts w:ascii="Times New Roman" w:hAnsi="Times New Roman" w:cs="Times New Roman"/>
          <w:i/>
          <w:lang w:val="en-US" w:eastAsia="zh-CN"/>
        </w:rPr>
      </w:pPr>
      <w:r w:rsidRPr="00267633">
        <w:rPr>
          <w:rFonts w:ascii="Times New Roman" w:hAnsi="Times New Roman" w:cs="Times New Roman"/>
          <w:lang w:val="en-US" w:eastAsia="zh-CN"/>
        </w:rPr>
        <w:t>5.</w:t>
      </w:r>
      <w:r w:rsidRPr="00267633">
        <w:rPr>
          <w:rFonts w:ascii="Times New Roman" w:hAnsi="Times New Roman" w:cs="Times New Roman"/>
          <w:lang w:val="en-US" w:eastAsia="zh-CN"/>
        </w:rPr>
        <w:tab/>
        <w:t>Annexed hereto as “A” is a copy of the Marriage Certificate. (</w:t>
      </w:r>
      <w:r w:rsidRPr="00267633">
        <w:rPr>
          <w:rFonts w:ascii="Times New Roman" w:hAnsi="Times New Roman" w:cs="Times New Roman"/>
          <w:i/>
          <w:lang w:val="en-US" w:eastAsia="zh-CN"/>
        </w:rPr>
        <w:t>only applicable if proceeding on the Counterclaim solely)</w:t>
      </w:r>
    </w:p>
    <w:p w14:paraId="2DC4C771" w14:textId="77777777" w:rsidR="00267633" w:rsidRPr="00267633" w:rsidRDefault="00267633" w:rsidP="00267633">
      <w:pPr>
        <w:tabs>
          <w:tab w:val="left" w:pos="567"/>
        </w:tabs>
        <w:spacing w:before="0" w:after="0" w:line="240" w:lineRule="auto"/>
        <w:ind w:left="567" w:hanging="567"/>
        <w:jc w:val="both"/>
        <w:divId w:val="2116439976"/>
        <w:rPr>
          <w:rFonts w:ascii="Times New Roman" w:hAnsi="Times New Roman" w:cs="Times New Roman"/>
          <w:lang w:val="en-US" w:eastAsia="zh-CN"/>
        </w:rPr>
      </w:pPr>
    </w:p>
    <w:p w14:paraId="71240700" w14:textId="77777777" w:rsidR="00267633" w:rsidRPr="00267633" w:rsidRDefault="00267633" w:rsidP="00267633">
      <w:pPr>
        <w:tabs>
          <w:tab w:val="left" w:pos="567"/>
        </w:tabs>
        <w:spacing w:before="0" w:after="0" w:line="240" w:lineRule="auto"/>
        <w:ind w:left="567" w:hanging="567"/>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w:t>
      </w:r>
      <w:r w:rsidRPr="00267633">
        <w:rPr>
          <w:rFonts w:ascii="Times New Roman" w:hAnsi="Times New Roman" w:cs="Times New Roman"/>
          <w:i/>
          <w:lang w:val="en-US" w:eastAsia="zh-CN"/>
        </w:rPr>
        <w:t>Sworn (or affirmed) as in Form 132 in Appendix A of the Practice Directions.]</w:t>
      </w:r>
    </w:p>
    <w:p w14:paraId="0E2D79BF" w14:textId="77777777" w:rsidR="00267633" w:rsidRPr="00267633" w:rsidRDefault="00267633" w:rsidP="00267633">
      <w:pPr>
        <w:tabs>
          <w:tab w:val="left" w:pos="567"/>
        </w:tabs>
        <w:spacing w:before="0" w:after="0" w:line="240" w:lineRule="auto"/>
        <w:ind w:left="567" w:hanging="567"/>
        <w:jc w:val="both"/>
        <w:divId w:val="2116439976"/>
        <w:rPr>
          <w:rFonts w:ascii="Times New Roman" w:hAnsi="Times New Roman" w:cs="Times New Roman"/>
          <w:b/>
          <w:lang w:val="en-US" w:eastAsia="zh-CN"/>
        </w:rPr>
      </w:pPr>
    </w:p>
    <w:p w14:paraId="01A459D9" w14:textId="77777777" w:rsidR="00267633" w:rsidRPr="00267633" w:rsidRDefault="00267633" w:rsidP="00267633">
      <w:pPr>
        <w:tabs>
          <w:tab w:val="left" w:pos="567"/>
        </w:tabs>
        <w:spacing w:before="0" w:after="0" w:line="240" w:lineRule="auto"/>
        <w:ind w:left="567" w:hanging="567"/>
        <w:jc w:val="both"/>
        <w:divId w:val="2116439976"/>
        <w:rPr>
          <w:rFonts w:ascii="Times New Roman" w:hAnsi="Times New Roman" w:cs="Times New Roman"/>
          <w:b/>
          <w:lang w:val="en-US" w:eastAsia="zh-CN"/>
        </w:rPr>
      </w:pPr>
    </w:p>
    <w:p w14:paraId="19179BEC"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sectPr w:rsidR="00267633" w:rsidRPr="00267633">
          <w:pgSz w:w="11906" w:h="16838"/>
          <w:pgMar w:top="1440" w:right="1440" w:bottom="1440" w:left="1440" w:header="708" w:footer="708" w:gutter="0"/>
          <w:cols w:space="708"/>
          <w:docGrid w:linePitch="360"/>
        </w:sectPr>
      </w:pPr>
    </w:p>
    <w:tbl>
      <w:tblPr>
        <w:tblW w:w="9240" w:type="dxa"/>
        <w:jc w:val="center"/>
        <w:tblLayout w:type="fixed"/>
        <w:tblLook w:val="0000" w:firstRow="0" w:lastRow="0" w:firstColumn="0" w:lastColumn="0" w:noHBand="0" w:noVBand="0"/>
      </w:tblPr>
      <w:tblGrid>
        <w:gridCol w:w="3080"/>
        <w:gridCol w:w="3080"/>
        <w:gridCol w:w="3080"/>
      </w:tblGrid>
      <w:tr w:rsidR="00267633" w:rsidRPr="00267633" w14:paraId="7B84906D" w14:textId="77777777" w:rsidTr="00267633">
        <w:trPr>
          <w:divId w:val="2116439976"/>
          <w:jc w:val="center"/>
        </w:trPr>
        <w:tc>
          <w:tcPr>
            <w:tcW w:w="3080" w:type="dxa"/>
          </w:tcPr>
          <w:p w14:paraId="39C56828"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lastRenderedPageBreak/>
              <w:br w:type="page"/>
            </w:r>
          </w:p>
        </w:tc>
        <w:tc>
          <w:tcPr>
            <w:tcW w:w="3080" w:type="dxa"/>
          </w:tcPr>
          <w:p w14:paraId="65398714" w14:textId="77777777" w:rsidR="00267633" w:rsidRPr="00267633" w:rsidRDefault="00267633" w:rsidP="00267633">
            <w:pPr>
              <w:keepNext/>
              <w:spacing w:before="0" w:after="0" w:line="240" w:lineRule="auto"/>
              <w:jc w:val="center"/>
              <w:outlineLvl w:val="1"/>
              <w:rPr>
                <w:rFonts w:ascii="Times New Roman" w:hAnsi="Times New Roman"/>
                <w:bCs/>
                <w:iCs/>
                <w:spacing w:val="-3"/>
                <w:szCs w:val="28"/>
                <w:lang w:val="en-GB" w:eastAsia="zh-CN"/>
              </w:rPr>
            </w:pPr>
            <w:r w:rsidRPr="00267633">
              <w:rPr>
                <w:rFonts w:ascii="Times New Roman" w:hAnsi="Times New Roman"/>
                <w:bCs/>
                <w:iCs/>
                <w:spacing w:val="-3"/>
                <w:szCs w:val="28"/>
                <w:lang w:val="en-GB" w:eastAsia="zh-CN"/>
              </w:rPr>
              <w:t>FORM 203</w:t>
            </w:r>
          </w:p>
        </w:tc>
        <w:tc>
          <w:tcPr>
            <w:tcW w:w="3080" w:type="dxa"/>
          </w:tcPr>
          <w:p w14:paraId="6B0009CB"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r>
    </w:tbl>
    <w:p w14:paraId="27A5A427" w14:textId="77777777" w:rsidR="00267633" w:rsidRPr="00267633" w:rsidRDefault="00267633" w:rsidP="00267633">
      <w:pPr>
        <w:spacing w:before="0" w:after="0" w:line="240" w:lineRule="auto"/>
        <w:divId w:val="2116439976"/>
        <w:rPr>
          <w:rFonts w:ascii="Times New Roman" w:hAnsi="Times New Roman" w:cs="Times New Roman"/>
          <w:sz w:val="22"/>
          <w:szCs w:val="22"/>
          <w:lang w:val="en-US" w:eastAsia="zh-CN"/>
        </w:rPr>
      </w:pPr>
      <w:r w:rsidRPr="00267633">
        <w:rPr>
          <w:rFonts w:ascii="Times New Roman" w:hAnsi="Times New Roman" w:cs="Times New Roman"/>
          <w:sz w:val="22"/>
          <w:szCs w:val="22"/>
          <w:lang w:val="en-US" w:eastAsia="zh-CN"/>
        </w:rPr>
        <w:t>Para 18</w:t>
      </w:r>
    </w:p>
    <w:p w14:paraId="18973E11" w14:textId="77777777" w:rsidR="00267633" w:rsidRPr="00267633" w:rsidRDefault="00267633" w:rsidP="00267633">
      <w:pPr>
        <w:spacing w:before="0" w:after="0" w:line="240" w:lineRule="auto"/>
        <w:jc w:val="center"/>
        <w:divId w:val="2116439976"/>
        <w:rPr>
          <w:rFonts w:ascii="Times New Roman" w:hAnsi="Times New Roman" w:cs="Times New Roman"/>
          <w:b/>
          <w:lang w:val="en-US" w:eastAsia="zh-CN"/>
        </w:rPr>
      </w:pPr>
      <w:r w:rsidRPr="00267633">
        <w:rPr>
          <w:rFonts w:ascii="Times New Roman" w:hAnsi="Times New Roman" w:cs="Times New Roman"/>
          <w:b/>
          <w:lang w:val="en-US" w:eastAsia="zh-CN"/>
        </w:rPr>
        <w:t xml:space="preserve">REQUEST FOR DISPENSATION OF PARTIES’ ATTENDANCE AT THE UNCONTESTED DIVORCE HEARING </w:t>
      </w:r>
    </w:p>
    <w:p w14:paraId="7D34DA1B" w14:textId="77777777" w:rsidR="00267633" w:rsidRPr="00267633" w:rsidRDefault="00267633" w:rsidP="00267633">
      <w:pPr>
        <w:spacing w:before="0" w:after="0" w:line="240" w:lineRule="auto"/>
        <w:jc w:val="center"/>
        <w:divId w:val="2116439976"/>
        <w:rPr>
          <w:rFonts w:ascii="Times New Roman" w:hAnsi="Times New Roman" w:cs="Times New Roman"/>
          <w:b/>
          <w:lang w:val="en-US" w:eastAsia="zh-CN"/>
        </w:rPr>
      </w:pPr>
    </w:p>
    <w:p w14:paraId="6FA02608"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p>
    <w:p w14:paraId="6DDFF438"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r w:rsidRPr="00267633">
        <w:rPr>
          <w:rFonts w:ascii="Times New Roman" w:hAnsi="Times New Roman" w:cs="Times New Roman"/>
          <w:lang w:val="en-US" w:eastAsia="zh-CN"/>
        </w:rPr>
        <w:t>Date</w:t>
      </w:r>
    </w:p>
    <w:p w14:paraId="43A8F72A"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p>
    <w:p w14:paraId="441ED29C"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r w:rsidRPr="00267633">
        <w:rPr>
          <w:rFonts w:ascii="Times New Roman" w:hAnsi="Times New Roman" w:cs="Times New Roman"/>
          <w:lang w:val="en-US" w:eastAsia="zh-CN"/>
        </w:rPr>
        <w:t xml:space="preserve">To: </w:t>
      </w:r>
      <w:r w:rsidRPr="00267633">
        <w:rPr>
          <w:rFonts w:ascii="Times New Roman" w:hAnsi="Times New Roman" w:cs="Times New Roman"/>
          <w:lang w:val="en-US" w:eastAsia="zh-CN"/>
        </w:rPr>
        <w:tab/>
        <w:t>Registrar</w:t>
      </w:r>
    </w:p>
    <w:p w14:paraId="6D828808"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r w:rsidRPr="00267633">
        <w:rPr>
          <w:rFonts w:ascii="Times New Roman" w:hAnsi="Times New Roman" w:cs="Times New Roman"/>
          <w:lang w:val="en-US" w:eastAsia="zh-CN"/>
        </w:rPr>
        <w:tab/>
        <w:t>Family Justice Courts, Singapore</w:t>
      </w:r>
    </w:p>
    <w:p w14:paraId="43A9812F"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p>
    <w:p w14:paraId="58CDBFAA"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p>
    <w:p w14:paraId="683EC38F"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r w:rsidRPr="00267633">
        <w:rPr>
          <w:rFonts w:ascii="Times New Roman" w:hAnsi="Times New Roman" w:cs="Times New Roman"/>
          <w:lang w:val="en-US" w:eastAsia="zh-CN"/>
        </w:rPr>
        <w:t>DIVORCE SUIT NO. _____ OF _________</w:t>
      </w:r>
    </w:p>
    <w:p w14:paraId="4AE126E1"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r w:rsidRPr="00267633">
        <w:rPr>
          <w:rFonts w:ascii="Times New Roman" w:hAnsi="Times New Roman" w:cs="Times New Roman"/>
          <w:i/>
          <w:lang w:val="en-US" w:eastAsia="zh-CN"/>
        </w:rPr>
        <w:t>TITLE AS IN ACTION</w:t>
      </w:r>
    </w:p>
    <w:p w14:paraId="3A9D6F17"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p>
    <w:p w14:paraId="44BB87AB" w14:textId="77777777" w:rsidR="00267633" w:rsidRPr="00267633" w:rsidRDefault="00267633" w:rsidP="00267633">
      <w:pPr>
        <w:spacing w:before="0" w:after="0" w:line="240" w:lineRule="auto"/>
        <w:jc w:val="center"/>
        <w:divId w:val="2116439976"/>
        <w:rPr>
          <w:rFonts w:ascii="Times New Roman" w:hAnsi="Times New Roman" w:cs="Times New Roman"/>
          <w:b/>
          <w:lang w:val="en-US" w:eastAsia="zh-CN"/>
        </w:rPr>
      </w:pPr>
      <w:r w:rsidRPr="00267633">
        <w:rPr>
          <w:rFonts w:ascii="Times New Roman" w:hAnsi="Times New Roman" w:cs="Times New Roman"/>
          <w:b/>
          <w:lang w:val="en-US" w:eastAsia="zh-CN"/>
        </w:rPr>
        <w:t xml:space="preserve">REQUEST FOR DISPENSATION OF PARTIES’ ATTENDANCE AT THE UNCONTESTED DIVORCE HEARING </w:t>
      </w:r>
    </w:p>
    <w:p w14:paraId="69507B71" w14:textId="77777777" w:rsidR="00267633" w:rsidRPr="00267633" w:rsidRDefault="00267633" w:rsidP="00267633">
      <w:pPr>
        <w:spacing w:before="0" w:after="0" w:line="240" w:lineRule="auto"/>
        <w:divId w:val="2116439976"/>
        <w:rPr>
          <w:rFonts w:ascii="Times New Roman" w:hAnsi="Times New Roman" w:cs="Times New Roman"/>
          <w:b/>
          <w:lang w:val="en-US" w:eastAsia="zh-CN"/>
        </w:rPr>
      </w:pPr>
    </w:p>
    <w:p w14:paraId="4F9C9376"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p>
    <w:p w14:paraId="44D207E8"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p>
    <w:p w14:paraId="48863AA7" w14:textId="77777777" w:rsidR="00267633" w:rsidRPr="00267633" w:rsidRDefault="00267633" w:rsidP="006172E9">
      <w:pPr>
        <w:numPr>
          <w:ilvl w:val="0"/>
          <w:numId w:val="74"/>
        </w:numPr>
        <w:tabs>
          <w:tab w:val="left" w:pos="1418"/>
        </w:tabs>
        <w:spacing w:before="0" w:after="0" w:line="240" w:lineRule="auto"/>
        <w:ind w:left="1418" w:hanging="1418"/>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a)</w:t>
      </w:r>
      <w:r w:rsidRPr="00267633">
        <w:rPr>
          <w:rFonts w:ascii="Times New Roman" w:hAnsi="Times New Roman" w:cs="Times New Roman"/>
          <w:lang w:val="en-US" w:eastAsia="zh-CN"/>
        </w:rPr>
        <w:tab/>
        <w:t>We act for the Plaintiff in the above proceedings. M/s ______ acts for the Defendant or Defendant acts in person*. We write to confirm that the above divorce will proceed on an uncontested basis as (</w:t>
      </w:r>
      <w:r w:rsidRPr="00267633">
        <w:rPr>
          <w:rFonts w:ascii="Times New Roman" w:hAnsi="Times New Roman" w:cs="Times New Roman"/>
          <w:i/>
          <w:lang w:val="en-US" w:eastAsia="zh-CN"/>
        </w:rPr>
        <w:t>please tick all the applicable paragraphs</w:t>
      </w:r>
      <w:r w:rsidRPr="00267633">
        <w:rPr>
          <w:rFonts w:ascii="Times New Roman" w:hAnsi="Times New Roman" w:cs="Times New Roman"/>
          <w:lang w:val="en-US" w:eastAsia="zh-CN"/>
        </w:rPr>
        <w:t>)</w:t>
      </w:r>
    </w:p>
    <w:p w14:paraId="6084FDAB" w14:textId="77777777" w:rsidR="00267633" w:rsidRPr="00267633" w:rsidRDefault="00267633" w:rsidP="006172E9">
      <w:pPr>
        <w:numPr>
          <w:ilvl w:val="2"/>
          <w:numId w:val="74"/>
        </w:numPr>
        <w:tabs>
          <w:tab w:val="left" w:pos="1080"/>
          <w:tab w:val="left" w:pos="1440"/>
        </w:tabs>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fldChar w:fldCharType="begin">
          <w:ffData>
            <w:name w:val="Check1"/>
            <w:enabled/>
            <w:calcOnExit w:val="0"/>
            <w:checkBox>
              <w:sizeAuto/>
              <w:default w:val="0"/>
            </w:checkBox>
          </w:ffData>
        </w:fldChar>
      </w:r>
      <w:r w:rsidRPr="00267633">
        <w:rPr>
          <w:rFonts w:ascii="Times New Roman" w:hAnsi="Times New Roman" w:cs="Times New Roman"/>
          <w:lang w:val="en-US" w:eastAsia="zh-CN"/>
        </w:rPr>
        <w:instrText xml:space="preserve"> FORMCHECKBOX </w:instrText>
      </w:r>
      <w:r w:rsidR="001A4106">
        <w:rPr>
          <w:rFonts w:ascii="Times New Roman" w:hAnsi="Times New Roman" w:cs="Times New Roman"/>
          <w:lang w:val="en-US" w:eastAsia="zh-CN"/>
        </w:rPr>
      </w:r>
      <w:r w:rsidR="001A4106">
        <w:rPr>
          <w:rFonts w:ascii="Times New Roman" w:hAnsi="Times New Roman" w:cs="Times New Roman"/>
          <w:lang w:val="en-US" w:eastAsia="zh-CN"/>
        </w:rPr>
        <w:fldChar w:fldCharType="separate"/>
      </w:r>
      <w:r w:rsidRPr="00267633">
        <w:rPr>
          <w:rFonts w:ascii="Times New Roman" w:hAnsi="Times New Roman" w:cs="Times New Roman"/>
          <w:lang w:val="en-US" w:eastAsia="zh-CN"/>
        </w:rPr>
        <w:fldChar w:fldCharType="end"/>
      </w:r>
      <w:r w:rsidRPr="00267633">
        <w:rPr>
          <w:rFonts w:ascii="Times New Roman" w:hAnsi="Times New Roman" w:cs="Times New Roman"/>
          <w:lang w:val="en-US" w:eastAsia="zh-CN"/>
        </w:rPr>
        <w:t xml:space="preserve"> the Defendant has filed </w:t>
      </w:r>
      <w:proofErr w:type="gramStart"/>
      <w:r w:rsidRPr="00267633">
        <w:rPr>
          <w:rFonts w:ascii="Times New Roman" w:hAnsi="Times New Roman" w:cs="Times New Roman"/>
          <w:lang w:val="en-US" w:eastAsia="zh-CN"/>
        </w:rPr>
        <w:t>an</w:t>
      </w:r>
      <w:proofErr w:type="gramEnd"/>
      <w:r w:rsidRPr="00267633">
        <w:rPr>
          <w:rFonts w:ascii="Times New Roman" w:hAnsi="Times New Roman" w:cs="Times New Roman"/>
          <w:lang w:val="en-US" w:eastAsia="zh-CN"/>
        </w:rPr>
        <w:t xml:space="preserve"> Memorandum of Appearance indicating the Defendant is not contesting the divorce; or</w:t>
      </w:r>
    </w:p>
    <w:p w14:paraId="690483A0" w14:textId="77777777" w:rsidR="00267633" w:rsidRPr="00267633" w:rsidRDefault="00267633" w:rsidP="006172E9">
      <w:pPr>
        <w:numPr>
          <w:ilvl w:val="2"/>
          <w:numId w:val="74"/>
        </w:numPr>
        <w:tabs>
          <w:tab w:val="left" w:pos="1080"/>
          <w:tab w:val="left" w:pos="1440"/>
        </w:tabs>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fldChar w:fldCharType="begin">
          <w:ffData>
            <w:name w:val="Check1"/>
            <w:enabled/>
            <w:calcOnExit w:val="0"/>
            <w:checkBox>
              <w:sizeAuto/>
              <w:default w:val="0"/>
            </w:checkBox>
          </w:ffData>
        </w:fldChar>
      </w:r>
      <w:r w:rsidRPr="00267633">
        <w:rPr>
          <w:rFonts w:ascii="Times New Roman" w:hAnsi="Times New Roman" w:cs="Times New Roman"/>
          <w:lang w:val="en-US" w:eastAsia="zh-CN"/>
        </w:rPr>
        <w:instrText xml:space="preserve"> FORMCHECKBOX </w:instrText>
      </w:r>
      <w:r w:rsidR="001A4106">
        <w:rPr>
          <w:rFonts w:ascii="Times New Roman" w:hAnsi="Times New Roman" w:cs="Times New Roman"/>
          <w:lang w:val="en-US" w:eastAsia="zh-CN"/>
        </w:rPr>
      </w:r>
      <w:r w:rsidR="001A4106">
        <w:rPr>
          <w:rFonts w:ascii="Times New Roman" w:hAnsi="Times New Roman" w:cs="Times New Roman"/>
          <w:lang w:val="en-US" w:eastAsia="zh-CN"/>
        </w:rPr>
        <w:fldChar w:fldCharType="separate"/>
      </w:r>
      <w:r w:rsidRPr="00267633">
        <w:rPr>
          <w:rFonts w:ascii="Times New Roman" w:hAnsi="Times New Roman" w:cs="Times New Roman"/>
          <w:lang w:val="en-US" w:eastAsia="zh-CN"/>
        </w:rPr>
        <w:fldChar w:fldCharType="end"/>
      </w:r>
      <w:r w:rsidRPr="00267633">
        <w:rPr>
          <w:rFonts w:ascii="Times New Roman" w:hAnsi="Times New Roman" w:cs="Times New Roman"/>
          <w:lang w:val="en-US" w:eastAsia="zh-CN"/>
        </w:rPr>
        <w:t xml:space="preserve"> an Order for Dispensation of Service on the Defendant was granted on _________; or</w:t>
      </w:r>
    </w:p>
    <w:p w14:paraId="6D3A90A7" w14:textId="77777777" w:rsidR="00267633" w:rsidRPr="00267633" w:rsidRDefault="00267633" w:rsidP="006172E9">
      <w:pPr>
        <w:numPr>
          <w:ilvl w:val="2"/>
          <w:numId w:val="74"/>
        </w:numPr>
        <w:tabs>
          <w:tab w:val="left" w:pos="1080"/>
          <w:tab w:val="left" w:pos="1440"/>
        </w:tabs>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fldChar w:fldCharType="begin">
          <w:ffData>
            <w:name w:val="Check1"/>
            <w:enabled/>
            <w:calcOnExit w:val="0"/>
            <w:checkBox>
              <w:sizeAuto/>
              <w:default w:val="0"/>
            </w:checkBox>
          </w:ffData>
        </w:fldChar>
      </w:r>
      <w:r w:rsidRPr="00267633">
        <w:rPr>
          <w:rFonts w:ascii="Times New Roman" w:hAnsi="Times New Roman" w:cs="Times New Roman"/>
          <w:lang w:val="en-US" w:eastAsia="zh-CN"/>
        </w:rPr>
        <w:instrText xml:space="preserve"> FORMCHECKBOX </w:instrText>
      </w:r>
      <w:r w:rsidR="001A4106">
        <w:rPr>
          <w:rFonts w:ascii="Times New Roman" w:hAnsi="Times New Roman" w:cs="Times New Roman"/>
          <w:lang w:val="en-US" w:eastAsia="zh-CN"/>
        </w:rPr>
      </w:r>
      <w:r w:rsidR="001A4106">
        <w:rPr>
          <w:rFonts w:ascii="Times New Roman" w:hAnsi="Times New Roman" w:cs="Times New Roman"/>
          <w:lang w:val="en-US" w:eastAsia="zh-CN"/>
        </w:rPr>
        <w:fldChar w:fldCharType="separate"/>
      </w:r>
      <w:r w:rsidRPr="00267633">
        <w:rPr>
          <w:rFonts w:ascii="Times New Roman" w:hAnsi="Times New Roman" w:cs="Times New Roman"/>
          <w:lang w:val="en-US" w:eastAsia="zh-CN"/>
        </w:rPr>
        <w:fldChar w:fldCharType="end"/>
      </w:r>
      <w:r w:rsidRPr="00267633">
        <w:rPr>
          <w:rFonts w:ascii="Times New Roman" w:hAnsi="Times New Roman" w:cs="Times New Roman"/>
          <w:lang w:val="en-US" w:eastAsia="zh-CN"/>
        </w:rPr>
        <w:t xml:space="preserve"> Acknowledgment of Service/Affidavit of Service* has been filed on ______ and Defendant did not enter appearance; or</w:t>
      </w:r>
    </w:p>
    <w:p w14:paraId="7ACC3659" w14:textId="77777777" w:rsidR="00267633" w:rsidRPr="00267633" w:rsidRDefault="00267633" w:rsidP="006172E9">
      <w:pPr>
        <w:numPr>
          <w:ilvl w:val="2"/>
          <w:numId w:val="74"/>
        </w:numPr>
        <w:tabs>
          <w:tab w:val="left" w:pos="1080"/>
          <w:tab w:val="left" w:pos="1440"/>
        </w:tabs>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fldChar w:fldCharType="begin">
          <w:ffData>
            <w:name w:val="Check1"/>
            <w:enabled/>
            <w:calcOnExit w:val="0"/>
            <w:checkBox>
              <w:sizeAuto/>
              <w:default w:val="0"/>
            </w:checkBox>
          </w:ffData>
        </w:fldChar>
      </w:r>
      <w:r w:rsidRPr="00267633">
        <w:rPr>
          <w:rFonts w:ascii="Times New Roman" w:hAnsi="Times New Roman" w:cs="Times New Roman"/>
          <w:lang w:val="en-US" w:eastAsia="zh-CN"/>
        </w:rPr>
        <w:instrText xml:space="preserve"> FORMCHECKBOX </w:instrText>
      </w:r>
      <w:r w:rsidR="001A4106">
        <w:rPr>
          <w:rFonts w:ascii="Times New Roman" w:hAnsi="Times New Roman" w:cs="Times New Roman"/>
          <w:lang w:val="en-US" w:eastAsia="zh-CN"/>
        </w:rPr>
      </w:r>
      <w:r w:rsidR="001A4106">
        <w:rPr>
          <w:rFonts w:ascii="Times New Roman" w:hAnsi="Times New Roman" w:cs="Times New Roman"/>
          <w:lang w:val="en-US" w:eastAsia="zh-CN"/>
        </w:rPr>
        <w:fldChar w:fldCharType="separate"/>
      </w:r>
      <w:r w:rsidRPr="00267633">
        <w:rPr>
          <w:rFonts w:ascii="Times New Roman" w:hAnsi="Times New Roman" w:cs="Times New Roman"/>
          <w:lang w:val="en-US" w:eastAsia="zh-CN"/>
        </w:rPr>
        <w:fldChar w:fldCharType="end"/>
      </w:r>
      <w:r w:rsidRPr="00267633">
        <w:rPr>
          <w:rFonts w:ascii="Times New Roman" w:hAnsi="Times New Roman" w:cs="Times New Roman"/>
          <w:lang w:val="en-US" w:eastAsia="zh-CN"/>
        </w:rPr>
        <w:t xml:space="preserve"> Defendant had failed to file the </w:t>
      </w:r>
      <w:proofErr w:type="spellStart"/>
      <w:r w:rsidRPr="00267633">
        <w:rPr>
          <w:rFonts w:ascii="Times New Roman" w:hAnsi="Times New Roman" w:cs="Times New Roman"/>
          <w:lang w:val="en-US" w:eastAsia="zh-CN"/>
        </w:rPr>
        <w:t>Defence</w:t>
      </w:r>
      <w:proofErr w:type="spellEnd"/>
      <w:r w:rsidRPr="00267633">
        <w:rPr>
          <w:rFonts w:ascii="Times New Roman" w:hAnsi="Times New Roman" w:cs="Times New Roman"/>
          <w:lang w:val="en-US" w:eastAsia="zh-CN"/>
        </w:rPr>
        <w:t xml:space="preserve"> within the timelines stated in the Family Justice Rules; or </w:t>
      </w:r>
    </w:p>
    <w:p w14:paraId="074DF2E4" w14:textId="77777777" w:rsidR="00267633" w:rsidRPr="00267633" w:rsidRDefault="00267633" w:rsidP="006172E9">
      <w:pPr>
        <w:numPr>
          <w:ilvl w:val="2"/>
          <w:numId w:val="74"/>
        </w:numPr>
        <w:tabs>
          <w:tab w:val="left" w:pos="1080"/>
          <w:tab w:val="left" w:pos="1440"/>
        </w:tabs>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fldChar w:fldCharType="begin">
          <w:ffData>
            <w:name w:val="Check1"/>
            <w:enabled/>
            <w:calcOnExit w:val="0"/>
            <w:checkBox>
              <w:sizeAuto/>
              <w:default w:val="0"/>
            </w:checkBox>
          </w:ffData>
        </w:fldChar>
      </w:r>
      <w:r w:rsidRPr="00267633">
        <w:rPr>
          <w:rFonts w:ascii="Times New Roman" w:hAnsi="Times New Roman" w:cs="Times New Roman"/>
          <w:lang w:val="en-US" w:eastAsia="zh-CN"/>
        </w:rPr>
        <w:instrText xml:space="preserve"> FORMCHECKBOX </w:instrText>
      </w:r>
      <w:r w:rsidR="001A4106">
        <w:rPr>
          <w:rFonts w:ascii="Times New Roman" w:hAnsi="Times New Roman" w:cs="Times New Roman"/>
          <w:lang w:val="en-US" w:eastAsia="zh-CN"/>
        </w:rPr>
      </w:r>
      <w:r w:rsidR="001A4106">
        <w:rPr>
          <w:rFonts w:ascii="Times New Roman" w:hAnsi="Times New Roman" w:cs="Times New Roman"/>
          <w:lang w:val="en-US" w:eastAsia="zh-CN"/>
        </w:rPr>
        <w:fldChar w:fldCharType="separate"/>
      </w:r>
      <w:r w:rsidRPr="00267633">
        <w:rPr>
          <w:rFonts w:ascii="Times New Roman" w:hAnsi="Times New Roman" w:cs="Times New Roman"/>
          <w:lang w:val="en-US" w:eastAsia="zh-CN"/>
        </w:rPr>
        <w:fldChar w:fldCharType="end"/>
      </w:r>
      <w:r w:rsidRPr="00267633">
        <w:rPr>
          <w:rFonts w:ascii="Times New Roman" w:hAnsi="Times New Roman" w:cs="Times New Roman"/>
          <w:lang w:val="en-US" w:eastAsia="zh-CN"/>
        </w:rPr>
        <w:t xml:space="preserve"> both parties have agreed that the divorce will proceed on an uncontested basis on the Claim/and Counterclaim*. The </w:t>
      </w:r>
      <w:proofErr w:type="spellStart"/>
      <w:r w:rsidRPr="00267633">
        <w:rPr>
          <w:rFonts w:ascii="Times New Roman" w:hAnsi="Times New Roman" w:cs="Times New Roman"/>
          <w:lang w:val="en-US" w:eastAsia="zh-CN"/>
        </w:rPr>
        <w:t>Defence</w:t>
      </w:r>
      <w:proofErr w:type="spellEnd"/>
      <w:r w:rsidRPr="00267633">
        <w:rPr>
          <w:rFonts w:ascii="Times New Roman" w:hAnsi="Times New Roman" w:cs="Times New Roman"/>
          <w:lang w:val="en-US" w:eastAsia="zh-CN"/>
        </w:rPr>
        <w:t xml:space="preserve"> &amp; Counterclaim/Reply and </w:t>
      </w:r>
      <w:proofErr w:type="spellStart"/>
      <w:r w:rsidRPr="00267633">
        <w:rPr>
          <w:rFonts w:ascii="Times New Roman" w:hAnsi="Times New Roman" w:cs="Times New Roman"/>
          <w:lang w:val="en-US" w:eastAsia="zh-CN"/>
        </w:rPr>
        <w:t>Defence</w:t>
      </w:r>
      <w:proofErr w:type="spellEnd"/>
      <w:r w:rsidRPr="00267633">
        <w:rPr>
          <w:rFonts w:ascii="Times New Roman" w:hAnsi="Times New Roman" w:cs="Times New Roman"/>
          <w:lang w:val="en-US" w:eastAsia="zh-CN"/>
        </w:rPr>
        <w:t xml:space="preserve"> to Counterclaim/Reply to </w:t>
      </w:r>
      <w:proofErr w:type="spellStart"/>
      <w:r w:rsidRPr="00267633">
        <w:rPr>
          <w:rFonts w:ascii="Times New Roman" w:hAnsi="Times New Roman" w:cs="Times New Roman"/>
          <w:lang w:val="en-US" w:eastAsia="zh-CN"/>
        </w:rPr>
        <w:t>Defence</w:t>
      </w:r>
      <w:proofErr w:type="spellEnd"/>
      <w:r w:rsidRPr="00267633">
        <w:rPr>
          <w:rFonts w:ascii="Times New Roman" w:hAnsi="Times New Roman" w:cs="Times New Roman"/>
          <w:lang w:val="en-US" w:eastAsia="zh-CN"/>
        </w:rPr>
        <w:t xml:space="preserve"> to Counterclaim* has/have been withdrawn on (</w:t>
      </w:r>
      <w:r w:rsidRPr="00267633">
        <w:rPr>
          <w:rFonts w:ascii="Times New Roman" w:hAnsi="Times New Roman" w:cs="Times New Roman"/>
          <w:i/>
          <w:lang w:val="en-US" w:eastAsia="zh-CN"/>
        </w:rPr>
        <w:t>insert date</w:t>
      </w:r>
      <w:r w:rsidRPr="00267633">
        <w:rPr>
          <w:rFonts w:ascii="Times New Roman" w:hAnsi="Times New Roman" w:cs="Times New Roman"/>
          <w:lang w:val="en-US" w:eastAsia="zh-CN"/>
        </w:rPr>
        <w:t>).</w:t>
      </w:r>
    </w:p>
    <w:p w14:paraId="546BC05C" w14:textId="77777777" w:rsidR="00267633" w:rsidRPr="00267633" w:rsidRDefault="00267633" w:rsidP="00267633">
      <w:pPr>
        <w:tabs>
          <w:tab w:val="left" w:pos="1080"/>
          <w:tab w:val="left" w:pos="1440"/>
        </w:tabs>
        <w:spacing w:before="0" w:after="0" w:line="240" w:lineRule="auto"/>
        <w:ind w:left="1080" w:hanging="360"/>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 xml:space="preserve"> </w:t>
      </w:r>
    </w:p>
    <w:p w14:paraId="44BF77B7" w14:textId="77777777" w:rsidR="00267633" w:rsidRPr="00267633" w:rsidRDefault="00267633" w:rsidP="00267633">
      <w:pPr>
        <w:tabs>
          <w:tab w:val="left" w:pos="1080"/>
          <w:tab w:val="left" w:pos="1440"/>
        </w:tabs>
        <w:spacing w:before="0" w:after="0" w:line="240" w:lineRule="auto"/>
        <w:ind w:left="1080" w:hanging="360"/>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w:t>
      </w:r>
      <w:r w:rsidRPr="00267633">
        <w:rPr>
          <w:rFonts w:ascii="Times New Roman" w:hAnsi="Times New Roman" w:cs="Times New Roman"/>
          <w:i/>
          <w:lang w:val="en-US" w:eastAsia="zh-CN"/>
        </w:rPr>
        <w:t>to use the following paragraph if proceeding on the Counterclaim only</w:t>
      </w:r>
      <w:r w:rsidRPr="00267633">
        <w:rPr>
          <w:rFonts w:ascii="Times New Roman" w:hAnsi="Times New Roman" w:cs="Times New Roman"/>
          <w:lang w:val="en-US" w:eastAsia="zh-CN"/>
        </w:rPr>
        <w:t>)</w:t>
      </w:r>
    </w:p>
    <w:p w14:paraId="00608FB6" w14:textId="77777777" w:rsidR="00267633" w:rsidRPr="00267633" w:rsidRDefault="00267633" w:rsidP="00267633">
      <w:pPr>
        <w:tabs>
          <w:tab w:val="left" w:pos="1440"/>
        </w:tabs>
        <w:spacing w:before="0" w:after="0" w:line="240" w:lineRule="auto"/>
        <w:ind w:left="1418" w:hanging="709"/>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b)</w:t>
      </w:r>
      <w:r w:rsidRPr="00267633">
        <w:rPr>
          <w:rFonts w:ascii="Times New Roman" w:hAnsi="Times New Roman" w:cs="Times New Roman"/>
          <w:lang w:val="en-US" w:eastAsia="zh-CN"/>
        </w:rPr>
        <w:tab/>
        <w:t xml:space="preserve">We act for the Defendant in the above proceedings. M/s ______acts for the Plaintiff or Plaintiff acts in person*. We write to confirm that the above divorce shall proceed on an uncontested basis </w:t>
      </w:r>
      <w:proofErr w:type="gramStart"/>
      <w:r w:rsidRPr="00267633">
        <w:rPr>
          <w:rFonts w:ascii="Times New Roman" w:hAnsi="Times New Roman" w:cs="Times New Roman"/>
          <w:lang w:val="en-US" w:eastAsia="zh-CN"/>
        </w:rPr>
        <w:t>as:-</w:t>
      </w:r>
      <w:proofErr w:type="gramEnd"/>
    </w:p>
    <w:p w14:paraId="1375DFA2" w14:textId="77777777" w:rsidR="00267633" w:rsidRPr="00267633" w:rsidRDefault="00267633" w:rsidP="00267633">
      <w:pPr>
        <w:tabs>
          <w:tab w:val="left" w:pos="1418"/>
          <w:tab w:val="left" w:pos="2127"/>
        </w:tabs>
        <w:spacing w:before="0" w:after="0" w:line="240" w:lineRule="auto"/>
        <w:ind w:left="2127" w:hanging="1407"/>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ab/>
        <w:t>(</w:t>
      </w:r>
      <w:proofErr w:type="spellStart"/>
      <w:r w:rsidRPr="00267633">
        <w:rPr>
          <w:rFonts w:ascii="Times New Roman" w:hAnsi="Times New Roman" w:cs="Times New Roman"/>
          <w:lang w:val="en-US" w:eastAsia="zh-CN"/>
        </w:rPr>
        <w:t>i</w:t>
      </w:r>
      <w:proofErr w:type="spellEnd"/>
      <w:r w:rsidRPr="00267633">
        <w:rPr>
          <w:rFonts w:ascii="Times New Roman" w:hAnsi="Times New Roman" w:cs="Times New Roman"/>
          <w:lang w:val="en-US" w:eastAsia="zh-CN"/>
        </w:rPr>
        <w:t>)</w:t>
      </w:r>
      <w:r w:rsidRPr="00267633">
        <w:rPr>
          <w:rFonts w:ascii="Times New Roman" w:hAnsi="Times New Roman" w:cs="Times New Roman"/>
          <w:lang w:val="en-US" w:eastAsia="zh-CN"/>
        </w:rPr>
        <w:tab/>
      </w:r>
      <w:r w:rsidRPr="00267633">
        <w:rPr>
          <w:rFonts w:ascii="Times New Roman" w:hAnsi="Times New Roman" w:cs="Times New Roman"/>
          <w:lang w:val="en-US" w:eastAsia="zh-CN"/>
        </w:rPr>
        <w:fldChar w:fldCharType="begin">
          <w:ffData>
            <w:name w:val="Check2"/>
            <w:enabled/>
            <w:calcOnExit w:val="0"/>
            <w:checkBox>
              <w:sizeAuto/>
              <w:default w:val="0"/>
            </w:checkBox>
          </w:ffData>
        </w:fldChar>
      </w:r>
      <w:r w:rsidRPr="00267633">
        <w:rPr>
          <w:rFonts w:ascii="Times New Roman" w:hAnsi="Times New Roman" w:cs="Times New Roman"/>
          <w:lang w:val="en-US" w:eastAsia="zh-CN"/>
        </w:rPr>
        <w:instrText xml:space="preserve"> FORMCHECKBOX </w:instrText>
      </w:r>
      <w:r w:rsidR="001A4106">
        <w:rPr>
          <w:rFonts w:ascii="Times New Roman" w:hAnsi="Times New Roman" w:cs="Times New Roman"/>
          <w:lang w:val="en-US" w:eastAsia="zh-CN"/>
        </w:rPr>
      </w:r>
      <w:r w:rsidR="001A4106">
        <w:rPr>
          <w:rFonts w:ascii="Times New Roman" w:hAnsi="Times New Roman" w:cs="Times New Roman"/>
          <w:lang w:val="en-US" w:eastAsia="zh-CN"/>
        </w:rPr>
        <w:fldChar w:fldCharType="separate"/>
      </w:r>
      <w:r w:rsidRPr="00267633">
        <w:rPr>
          <w:rFonts w:ascii="Times New Roman" w:hAnsi="Times New Roman" w:cs="Times New Roman"/>
          <w:lang w:val="en-US" w:eastAsia="zh-CN"/>
        </w:rPr>
        <w:fldChar w:fldCharType="end"/>
      </w:r>
      <w:r w:rsidRPr="00267633">
        <w:rPr>
          <w:rFonts w:ascii="Times New Roman" w:hAnsi="Times New Roman" w:cs="Times New Roman"/>
          <w:lang w:val="en-US" w:eastAsia="zh-CN"/>
        </w:rPr>
        <w:t xml:space="preserve"> both parties have agreed that the divorce will proceed on an uncontested basis on the Counterclaim. The Statement of Particulars/</w:t>
      </w:r>
      <w:proofErr w:type="spellStart"/>
      <w:r w:rsidRPr="00267633">
        <w:rPr>
          <w:rFonts w:ascii="Times New Roman" w:hAnsi="Times New Roman" w:cs="Times New Roman"/>
          <w:lang w:val="en-US" w:eastAsia="zh-CN"/>
        </w:rPr>
        <w:t>Defence</w:t>
      </w:r>
      <w:proofErr w:type="spellEnd"/>
      <w:r w:rsidRPr="00267633">
        <w:rPr>
          <w:rFonts w:ascii="Times New Roman" w:hAnsi="Times New Roman" w:cs="Times New Roman"/>
          <w:lang w:val="en-US" w:eastAsia="zh-CN"/>
        </w:rPr>
        <w:t xml:space="preserve">/Reply and </w:t>
      </w:r>
      <w:proofErr w:type="spellStart"/>
      <w:r w:rsidRPr="00267633">
        <w:rPr>
          <w:rFonts w:ascii="Times New Roman" w:hAnsi="Times New Roman" w:cs="Times New Roman"/>
          <w:lang w:val="en-US" w:eastAsia="zh-CN"/>
        </w:rPr>
        <w:t>Defence</w:t>
      </w:r>
      <w:proofErr w:type="spellEnd"/>
      <w:r w:rsidRPr="00267633">
        <w:rPr>
          <w:rFonts w:ascii="Times New Roman" w:hAnsi="Times New Roman" w:cs="Times New Roman"/>
          <w:lang w:val="en-US" w:eastAsia="zh-CN"/>
        </w:rPr>
        <w:t xml:space="preserve"> to Counterclaim/Reply to </w:t>
      </w:r>
      <w:proofErr w:type="spellStart"/>
      <w:r w:rsidRPr="00267633">
        <w:rPr>
          <w:rFonts w:ascii="Times New Roman" w:hAnsi="Times New Roman" w:cs="Times New Roman"/>
          <w:lang w:val="en-US" w:eastAsia="zh-CN"/>
        </w:rPr>
        <w:t>Defence</w:t>
      </w:r>
      <w:proofErr w:type="spellEnd"/>
      <w:r w:rsidRPr="00267633">
        <w:rPr>
          <w:rFonts w:ascii="Times New Roman" w:hAnsi="Times New Roman" w:cs="Times New Roman"/>
          <w:lang w:val="en-US" w:eastAsia="zh-CN"/>
        </w:rPr>
        <w:t xml:space="preserve"> to Counterclaim* has/have been withdrawn on (</w:t>
      </w:r>
      <w:r w:rsidRPr="00267633">
        <w:rPr>
          <w:rFonts w:ascii="Times New Roman" w:hAnsi="Times New Roman" w:cs="Times New Roman"/>
          <w:i/>
          <w:lang w:val="en-US" w:eastAsia="zh-CN"/>
        </w:rPr>
        <w:t>insert date</w:t>
      </w:r>
      <w:r w:rsidRPr="00267633">
        <w:rPr>
          <w:rFonts w:ascii="Times New Roman" w:hAnsi="Times New Roman" w:cs="Times New Roman"/>
          <w:lang w:val="en-US" w:eastAsia="zh-CN"/>
        </w:rPr>
        <w:t>).; or</w:t>
      </w:r>
    </w:p>
    <w:p w14:paraId="2C110B44" w14:textId="77777777" w:rsidR="00267633" w:rsidRPr="00267633" w:rsidRDefault="00267633" w:rsidP="00267633">
      <w:pPr>
        <w:tabs>
          <w:tab w:val="left" w:pos="1418"/>
        </w:tabs>
        <w:spacing w:before="0" w:after="0" w:line="240" w:lineRule="auto"/>
        <w:ind w:left="2127" w:hanging="1407"/>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ab/>
        <w:t>(ii)</w:t>
      </w:r>
      <w:r w:rsidRPr="00267633">
        <w:rPr>
          <w:rFonts w:ascii="Times New Roman" w:hAnsi="Times New Roman" w:cs="Times New Roman"/>
          <w:lang w:val="en-US" w:eastAsia="zh-CN"/>
        </w:rPr>
        <w:tab/>
      </w:r>
      <w:r w:rsidRPr="00267633">
        <w:rPr>
          <w:rFonts w:ascii="Times New Roman" w:hAnsi="Times New Roman" w:cs="Times New Roman"/>
          <w:lang w:val="en-US" w:eastAsia="zh-CN"/>
        </w:rPr>
        <w:fldChar w:fldCharType="begin">
          <w:ffData>
            <w:name w:val="Check2"/>
            <w:enabled/>
            <w:calcOnExit w:val="0"/>
            <w:checkBox>
              <w:sizeAuto/>
              <w:default w:val="0"/>
            </w:checkBox>
          </w:ffData>
        </w:fldChar>
      </w:r>
      <w:r w:rsidRPr="00267633">
        <w:rPr>
          <w:rFonts w:ascii="Times New Roman" w:hAnsi="Times New Roman" w:cs="Times New Roman"/>
          <w:lang w:val="en-US" w:eastAsia="zh-CN"/>
        </w:rPr>
        <w:instrText xml:space="preserve"> FORMCHECKBOX </w:instrText>
      </w:r>
      <w:r w:rsidR="001A4106">
        <w:rPr>
          <w:rFonts w:ascii="Times New Roman" w:hAnsi="Times New Roman" w:cs="Times New Roman"/>
          <w:lang w:val="en-US" w:eastAsia="zh-CN"/>
        </w:rPr>
      </w:r>
      <w:r w:rsidR="001A4106">
        <w:rPr>
          <w:rFonts w:ascii="Times New Roman" w:hAnsi="Times New Roman" w:cs="Times New Roman"/>
          <w:lang w:val="en-US" w:eastAsia="zh-CN"/>
        </w:rPr>
        <w:fldChar w:fldCharType="separate"/>
      </w:r>
      <w:r w:rsidRPr="00267633">
        <w:rPr>
          <w:rFonts w:ascii="Times New Roman" w:hAnsi="Times New Roman" w:cs="Times New Roman"/>
          <w:lang w:val="en-US" w:eastAsia="zh-CN"/>
        </w:rPr>
        <w:fldChar w:fldCharType="end"/>
      </w:r>
      <w:r w:rsidRPr="00267633">
        <w:rPr>
          <w:rFonts w:ascii="Times New Roman" w:hAnsi="Times New Roman" w:cs="Times New Roman"/>
          <w:lang w:val="en-US" w:eastAsia="zh-CN"/>
        </w:rPr>
        <w:t xml:space="preserve"> the Plaintiff has failed to file the </w:t>
      </w:r>
      <w:proofErr w:type="spellStart"/>
      <w:r w:rsidRPr="00267633">
        <w:rPr>
          <w:rFonts w:ascii="Times New Roman" w:hAnsi="Times New Roman" w:cs="Times New Roman"/>
          <w:lang w:val="en-US" w:eastAsia="zh-CN"/>
        </w:rPr>
        <w:t>Defence</w:t>
      </w:r>
      <w:proofErr w:type="spellEnd"/>
      <w:r w:rsidRPr="00267633">
        <w:rPr>
          <w:rFonts w:ascii="Times New Roman" w:hAnsi="Times New Roman" w:cs="Times New Roman"/>
          <w:lang w:val="en-US" w:eastAsia="zh-CN"/>
        </w:rPr>
        <w:t xml:space="preserve"> to Counterclaim within the timelines stated in the Family Justice Rules </w:t>
      </w:r>
    </w:p>
    <w:p w14:paraId="24EA0781" w14:textId="77777777" w:rsidR="00267633" w:rsidRDefault="00267633" w:rsidP="00267633">
      <w:pPr>
        <w:spacing w:before="0" w:after="0" w:line="240" w:lineRule="auto"/>
        <w:divId w:val="2116439976"/>
        <w:rPr>
          <w:rFonts w:ascii="Times New Roman" w:hAnsi="Times New Roman" w:cs="Times New Roman"/>
          <w:lang w:val="en-US" w:eastAsia="zh-CN"/>
        </w:rPr>
      </w:pPr>
    </w:p>
    <w:p w14:paraId="412E96B6" w14:textId="77777777" w:rsidR="000A451C" w:rsidRPr="00267633" w:rsidRDefault="000A451C" w:rsidP="00267633">
      <w:pPr>
        <w:spacing w:before="0" w:after="0" w:line="240" w:lineRule="auto"/>
        <w:divId w:val="2116439976"/>
        <w:rPr>
          <w:rFonts w:ascii="Times New Roman" w:hAnsi="Times New Roman" w:cs="Times New Roman"/>
          <w:lang w:val="en-US" w:eastAsia="zh-CN"/>
        </w:rPr>
      </w:pPr>
    </w:p>
    <w:p w14:paraId="33589C75" w14:textId="77777777" w:rsidR="00267633" w:rsidRPr="00267633" w:rsidRDefault="00267633" w:rsidP="006172E9">
      <w:pPr>
        <w:numPr>
          <w:ilvl w:val="0"/>
          <w:numId w:val="74"/>
        </w:numPr>
        <w:spacing w:before="0" w:after="0" w:line="240" w:lineRule="auto"/>
        <w:divId w:val="2116439976"/>
        <w:rPr>
          <w:rFonts w:ascii="Times New Roman" w:hAnsi="Times New Roman" w:cs="Times New Roman"/>
          <w:lang w:val="en-US" w:eastAsia="zh-CN"/>
        </w:rPr>
      </w:pPr>
      <w:r w:rsidRPr="00267633">
        <w:rPr>
          <w:rFonts w:ascii="Times New Roman" w:hAnsi="Times New Roman" w:cs="Times New Roman"/>
          <w:lang w:val="en-US" w:eastAsia="zh-CN"/>
        </w:rPr>
        <w:t>We confirm as follows:</w:t>
      </w:r>
    </w:p>
    <w:p w14:paraId="69771443" w14:textId="77777777" w:rsidR="00267633" w:rsidRPr="00267633" w:rsidRDefault="00267633" w:rsidP="00267633">
      <w:pPr>
        <w:spacing w:before="0" w:after="0" w:line="240" w:lineRule="auto"/>
        <w:ind w:left="720"/>
        <w:divId w:val="2116439976"/>
        <w:rPr>
          <w:rFonts w:ascii="Times New Roman" w:hAnsi="Times New Roman" w:cs="Times New Roman"/>
          <w:u w:val="single"/>
          <w:lang w:val="en-US" w:eastAsia="zh-CN"/>
        </w:rPr>
      </w:pPr>
      <w:r w:rsidRPr="00267633">
        <w:rPr>
          <w:rFonts w:ascii="Times New Roman" w:hAnsi="Times New Roman" w:cs="Times New Roman"/>
          <w:u w:val="single"/>
          <w:lang w:val="en-US" w:eastAsia="zh-CN"/>
        </w:rPr>
        <w:lastRenderedPageBreak/>
        <w:t>(a)</w:t>
      </w:r>
      <w:r w:rsidRPr="00267633">
        <w:rPr>
          <w:rFonts w:ascii="Times New Roman" w:hAnsi="Times New Roman" w:cs="Times New Roman"/>
          <w:u w:val="single"/>
          <w:lang w:val="en-US" w:eastAsia="zh-CN"/>
        </w:rPr>
        <w:tab/>
        <w:t>Grounds of Divorce:</w:t>
      </w:r>
    </w:p>
    <w:p w14:paraId="18512D6D" w14:textId="77777777" w:rsidR="00267633" w:rsidRPr="00267633" w:rsidRDefault="00267633" w:rsidP="00267633">
      <w:pPr>
        <w:tabs>
          <w:tab w:val="left" w:pos="1560"/>
          <w:tab w:val="left" w:pos="1800"/>
        </w:tabs>
        <w:spacing w:before="0" w:after="0" w:line="240" w:lineRule="auto"/>
        <w:ind w:left="1800" w:hanging="1080"/>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w:t>
      </w:r>
      <w:proofErr w:type="spellStart"/>
      <w:r w:rsidRPr="00267633">
        <w:rPr>
          <w:rFonts w:ascii="Times New Roman" w:hAnsi="Times New Roman" w:cs="Times New Roman"/>
          <w:lang w:val="en-US" w:eastAsia="zh-CN"/>
        </w:rPr>
        <w:t>i</w:t>
      </w:r>
      <w:proofErr w:type="spellEnd"/>
      <w:r w:rsidRPr="00267633">
        <w:rPr>
          <w:rFonts w:ascii="Times New Roman" w:hAnsi="Times New Roman" w:cs="Times New Roman"/>
          <w:lang w:val="en-US" w:eastAsia="zh-CN"/>
        </w:rPr>
        <w:t>)</w:t>
      </w:r>
      <w:r w:rsidRPr="00267633">
        <w:rPr>
          <w:rFonts w:ascii="Times New Roman" w:hAnsi="Times New Roman" w:cs="Times New Roman"/>
          <w:lang w:val="en-US" w:eastAsia="zh-CN"/>
        </w:rPr>
        <w:tab/>
      </w:r>
      <w:r w:rsidRPr="00267633">
        <w:rPr>
          <w:rFonts w:ascii="Times New Roman" w:hAnsi="Times New Roman" w:cs="Times New Roman"/>
          <w:lang w:val="en-US" w:eastAsia="zh-CN"/>
        </w:rPr>
        <w:fldChar w:fldCharType="begin">
          <w:ffData>
            <w:name w:val="Check1"/>
            <w:enabled/>
            <w:calcOnExit w:val="0"/>
            <w:checkBox>
              <w:sizeAuto/>
              <w:default w:val="0"/>
            </w:checkBox>
          </w:ffData>
        </w:fldChar>
      </w:r>
      <w:r w:rsidRPr="00267633">
        <w:rPr>
          <w:rFonts w:ascii="Times New Roman" w:hAnsi="Times New Roman" w:cs="Times New Roman"/>
          <w:lang w:val="en-US" w:eastAsia="zh-CN"/>
        </w:rPr>
        <w:instrText xml:space="preserve"> FORMCHECKBOX </w:instrText>
      </w:r>
      <w:r w:rsidR="001A4106">
        <w:rPr>
          <w:rFonts w:ascii="Times New Roman" w:hAnsi="Times New Roman" w:cs="Times New Roman"/>
          <w:lang w:val="en-US" w:eastAsia="zh-CN"/>
        </w:rPr>
      </w:r>
      <w:r w:rsidR="001A4106">
        <w:rPr>
          <w:rFonts w:ascii="Times New Roman" w:hAnsi="Times New Roman" w:cs="Times New Roman"/>
          <w:lang w:val="en-US" w:eastAsia="zh-CN"/>
        </w:rPr>
        <w:fldChar w:fldCharType="separate"/>
      </w:r>
      <w:r w:rsidRPr="00267633">
        <w:rPr>
          <w:rFonts w:ascii="Times New Roman" w:hAnsi="Times New Roman" w:cs="Times New Roman"/>
          <w:lang w:val="en-US" w:eastAsia="zh-CN"/>
        </w:rPr>
        <w:fldChar w:fldCharType="end"/>
      </w:r>
      <w:r w:rsidRPr="00267633">
        <w:rPr>
          <w:rFonts w:ascii="Times New Roman" w:hAnsi="Times New Roman" w:cs="Times New Roman"/>
          <w:lang w:val="en-US" w:eastAsia="zh-CN"/>
        </w:rPr>
        <w:t xml:space="preserve"> adultery by Plaintiff and/or Defendant*</w:t>
      </w:r>
      <w:r w:rsidRPr="00267633">
        <w:rPr>
          <w:rFonts w:ascii="Times New Roman" w:hAnsi="Times New Roman" w:cs="Times New Roman"/>
          <w:lang w:val="en-US" w:eastAsia="zh-CN"/>
        </w:rPr>
        <w:tab/>
      </w:r>
    </w:p>
    <w:p w14:paraId="7D487554" w14:textId="77777777" w:rsidR="00267633" w:rsidRPr="00267633" w:rsidRDefault="00267633" w:rsidP="00267633">
      <w:pPr>
        <w:tabs>
          <w:tab w:val="left" w:pos="1134"/>
          <w:tab w:val="left" w:pos="1560"/>
          <w:tab w:val="left" w:pos="1800"/>
        </w:tabs>
        <w:spacing w:before="0" w:after="0" w:line="240" w:lineRule="auto"/>
        <w:ind w:left="1800" w:hanging="1080"/>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(ii)</w:t>
      </w:r>
      <w:r w:rsidRPr="00267633">
        <w:rPr>
          <w:rFonts w:ascii="Times New Roman" w:hAnsi="Times New Roman" w:cs="Times New Roman"/>
          <w:lang w:val="en-US" w:eastAsia="zh-CN"/>
        </w:rPr>
        <w:tab/>
      </w:r>
      <w:r w:rsidRPr="00267633">
        <w:rPr>
          <w:rFonts w:ascii="Times New Roman" w:hAnsi="Times New Roman" w:cs="Times New Roman"/>
          <w:lang w:val="en-US" w:eastAsia="zh-CN"/>
        </w:rPr>
        <w:tab/>
      </w:r>
      <w:r w:rsidRPr="00267633">
        <w:rPr>
          <w:rFonts w:ascii="Times New Roman" w:hAnsi="Times New Roman" w:cs="Times New Roman"/>
          <w:lang w:val="en-US" w:eastAsia="zh-CN"/>
        </w:rPr>
        <w:fldChar w:fldCharType="begin">
          <w:ffData>
            <w:name w:val="Check1"/>
            <w:enabled/>
            <w:calcOnExit w:val="0"/>
            <w:checkBox>
              <w:sizeAuto/>
              <w:default w:val="0"/>
            </w:checkBox>
          </w:ffData>
        </w:fldChar>
      </w:r>
      <w:r w:rsidRPr="00267633">
        <w:rPr>
          <w:rFonts w:ascii="Times New Roman" w:hAnsi="Times New Roman" w:cs="Times New Roman"/>
          <w:lang w:val="en-US" w:eastAsia="zh-CN"/>
        </w:rPr>
        <w:instrText xml:space="preserve"> FORMCHECKBOX </w:instrText>
      </w:r>
      <w:r w:rsidR="001A4106">
        <w:rPr>
          <w:rFonts w:ascii="Times New Roman" w:hAnsi="Times New Roman" w:cs="Times New Roman"/>
          <w:lang w:val="en-US" w:eastAsia="zh-CN"/>
        </w:rPr>
      </w:r>
      <w:r w:rsidR="001A4106">
        <w:rPr>
          <w:rFonts w:ascii="Times New Roman" w:hAnsi="Times New Roman" w:cs="Times New Roman"/>
          <w:lang w:val="en-US" w:eastAsia="zh-CN"/>
        </w:rPr>
        <w:fldChar w:fldCharType="separate"/>
      </w:r>
      <w:r w:rsidRPr="00267633">
        <w:rPr>
          <w:rFonts w:ascii="Times New Roman" w:hAnsi="Times New Roman" w:cs="Times New Roman"/>
          <w:lang w:val="en-US" w:eastAsia="zh-CN"/>
        </w:rPr>
        <w:fldChar w:fldCharType="end"/>
      </w:r>
      <w:r w:rsidRPr="00267633">
        <w:rPr>
          <w:rFonts w:ascii="Times New Roman" w:hAnsi="Times New Roman" w:cs="Times New Roman"/>
          <w:lang w:val="en-US" w:eastAsia="zh-CN"/>
        </w:rPr>
        <w:t xml:space="preserve"> unreasonable </w:t>
      </w:r>
      <w:proofErr w:type="spellStart"/>
      <w:r w:rsidRPr="00267633">
        <w:rPr>
          <w:rFonts w:ascii="Times New Roman" w:hAnsi="Times New Roman" w:cs="Times New Roman"/>
          <w:lang w:val="en-US" w:eastAsia="zh-CN"/>
        </w:rPr>
        <w:t>behaviour</w:t>
      </w:r>
      <w:proofErr w:type="spellEnd"/>
      <w:r w:rsidRPr="00267633">
        <w:rPr>
          <w:rFonts w:ascii="Times New Roman" w:hAnsi="Times New Roman" w:cs="Times New Roman"/>
          <w:lang w:val="en-US" w:eastAsia="zh-CN"/>
        </w:rPr>
        <w:t xml:space="preserve"> by Plaintiff and/or Defendant*</w:t>
      </w:r>
    </w:p>
    <w:p w14:paraId="5FCA0356" w14:textId="77777777" w:rsidR="00267633" w:rsidRPr="00267633" w:rsidRDefault="00267633" w:rsidP="00267633">
      <w:pPr>
        <w:tabs>
          <w:tab w:val="left" w:pos="1560"/>
          <w:tab w:val="left" w:pos="1800"/>
        </w:tabs>
        <w:spacing w:before="0" w:after="0" w:line="240" w:lineRule="auto"/>
        <w:ind w:left="1800" w:hanging="1080"/>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(iii)</w:t>
      </w:r>
      <w:r w:rsidRPr="00267633">
        <w:rPr>
          <w:rFonts w:ascii="Times New Roman" w:hAnsi="Times New Roman" w:cs="Times New Roman"/>
          <w:lang w:val="en-US" w:eastAsia="zh-CN"/>
        </w:rPr>
        <w:tab/>
      </w:r>
      <w:r w:rsidRPr="00267633">
        <w:rPr>
          <w:rFonts w:ascii="Times New Roman" w:hAnsi="Times New Roman" w:cs="Times New Roman"/>
          <w:lang w:val="en-US" w:eastAsia="zh-CN"/>
        </w:rPr>
        <w:fldChar w:fldCharType="begin">
          <w:ffData>
            <w:name w:val="Check2"/>
            <w:enabled/>
            <w:calcOnExit w:val="0"/>
            <w:checkBox>
              <w:sizeAuto/>
              <w:default w:val="0"/>
            </w:checkBox>
          </w:ffData>
        </w:fldChar>
      </w:r>
      <w:r w:rsidRPr="00267633">
        <w:rPr>
          <w:rFonts w:ascii="Times New Roman" w:hAnsi="Times New Roman" w:cs="Times New Roman"/>
          <w:lang w:val="en-US" w:eastAsia="zh-CN"/>
        </w:rPr>
        <w:instrText xml:space="preserve"> FORMCHECKBOX </w:instrText>
      </w:r>
      <w:r w:rsidR="001A4106">
        <w:rPr>
          <w:rFonts w:ascii="Times New Roman" w:hAnsi="Times New Roman" w:cs="Times New Roman"/>
          <w:lang w:val="en-US" w:eastAsia="zh-CN"/>
        </w:rPr>
      </w:r>
      <w:r w:rsidR="001A4106">
        <w:rPr>
          <w:rFonts w:ascii="Times New Roman" w:hAnsi="Times New Roman" w:cs="Times New Roman"/>
          <w:lang w:val="en-US" w:eastAsia="zh-CN"/>
        </w:rPr>
        <w:fldChar w:fldCharType="separate"/>
      </w:r>
      <w:r w:rsidRPr="00267633">
        <w:rPr>
          <w:rFonts w:ascii="Times New Roman" w:hAnsi="Times New Roman" w:cs="Times New Roman"/>
          <w:lang w:val="en-US" w:eastAsia="zh-CN"/>
        </w:rPr>
        <w:fldChar w:fldCharType="end"/>
      </w:r>
      <w:r w:rsidRPr="00267633">
        <w:rPr>
          <w:rFonts w:ascii="Times New Roman" w:hAnsi="Times New Roman" w:cs="Times New Roman"/>
          <w:lang w:val="en-US" w:eastAsia="zh-CN"/>
        </w:rPr>
        <w:t xml:space="preserve"> 2 years’ desertion by Plaintiff/Defendant*</w:t>
      </w:r>
    </w:p>
    <w:p w14:paraId="63EEE2C4" w14:textId="77777777" w:rsidR="00267633" w:rsidRPr="00267633" w:rsidRDefault="00267633" w:rsidP="00267633">
      <w:pPr>
        <w:tabs>
          <w:tab w:val="left" w:pos="1560"/>
          <w:tab w:val="left" w:pos="1800"/>
        </w:tabs>
        <w:spacing w:before="0" w:after="0" w:line="240" w:lineRule="auto"/>
        <w:ind w:left="1800" w:hanging="1080"/>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(iv)</w:t>
      </w:r>
      <w:r w:rsidRPr="00267633">
        <w:rPr>
          <w:rFonts w:ascii="Times New Roman" w:hAnsi="Times New Roman" w:cs="Times New Roman"/>
          <w:lang w:val="en-US" w:eastAsia="zh-CN"/>
        </w:rPr>
        <w:tab/>
      </w:r>
      <w:r w:rsidRPr="00267633">
        <w:rPr>
          <w:rFonts w:ascii="Times New Roman" w:hAnsi="Times New Roman" w:cs="Times New Roman"/>
          <w:lang w:val="en-US" w:eastAsia="zh-CN"/>
        </w:rPr>
        <w:fldChar w:fldCharType="begin">
          <w:ffData>
            <w:name w:val="Check2"/>
            <w:enabled/>
            <w:calcOnExit w:val="0"/>
            <w:checkBox>
              <w:sizeAuto/>
              <w:default w:val="0"/>
            </w:checkBox>
          </w:ffData>
        </w:fldChar>
      </w:r>
      <w:r w:rsidRPr="00267633">
        <w:rPr>
          <w:rFonts w:ascii="Times New Roman" w:hAnsi="Times New Roman" w:cs="Times New Roman"/>
          <w:lang w:val="en-US" w:eastAsia="zh-CN"/>
        </w:rPr>
        <w:instrText xml:space="preserve"> FORMCHECKBOX </w:instrText>
      </w:r>
      <w:r w:rsidR="001A4106">
        <w:rPr>
          <w:rFonts w:ascii="Times New Roman" w:hAnsi="Times New Roman" w:cs="Times New Roman"/>
          <w:lang w:val="en-US" w:eastAsia="zh-CN"/>
        </w:rPr>
      </w:r>
      <w:r w:rsidR="001A4106">
        <w:rPr>
          <w:rFonts w:ascii="Times New Roman" w:hAnsi="Times New Roman" w:cs="Times New Roman"/>
          <w:lang w:val="en-US" w:eastAsia="zh-CN"/>
        </w:rPr>
        <w:fldChar w:fldCharType="separate"/>
      </w:r>
      <w:r w:rsidRPr="00267633">
        <w:rPr>
          <w:rFonts w:ascii="Times New Roman" w:hAnsi="Times New Roman" w:cs="Times New Roman"/>
          <w:lang w:val="en-US" w:eastAsia="zh-CN"/>
        </w:rPr>
        <w:fldChar w:fldCharType="end"/>
      </w:r>
      <w:r w:rsidRPr="00267633">
        <w:rPr>
          <w:rFonts w:ascii="Times New Roman" w:hAnsi="Times New Roman" w:cs="Times New Roman"/>
          <w:lang w:val="en-US" w:eastAsia="zh-CN"/>
        </w:rPr>
        <w:t xml:space="preserve"> 3 years’ separation with consent</w:t>
      </w:r>
    </w:p>
    <w:p w14:paraId="5E7E61F4" w14:textId="77777777" w:rsidR="00267633" w:rsidRPr="00267633" w:rsidRDefault="00267633" w:rsidP="00267633">
      <w:pPr>
        <w:tabs>
          <w:tab w:val="left" w:pos="1560"/>
          <w:tab w:val="left" w:pos="1800"/>
        </w:tabs>
        <w:spacing w:before="0" w:after="0" w:line="240" w:lineRule="auto"/>
        <w:ind w:left="1800" w:hanging="1080"/>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(v)</w:t>
      </w:r>
      <w:r w:rsidRPr="00267633">
        <w:rPr>
          <w:rFonts w:ascii="Times New Roman" w:hAnsi="Times New Roman" w:cs="Times New Roman"/>
          <w:lang w:val="en-US" w:eastAsia="zh-CN"/>
        </w:rPr>
        <w:tab/>
      </w:r>
      <w:r w:rsidRPr="00267633">
        <w:rPr>
          <w:rFonts w:ascii="Times New Roman" w:hAnsi="Times New Roman" w:cs="Times New Roman"/>
          <w:lang w:val="en-US" w:eastAsia="zh-CN"/>
        </w:rPr>
        <w:fldChar w:fldCharType="begin">
          <w:ffData>
            <w:name w:val="Check2"/>
            <w:enabled/>
            <w:calcOnExit w:val="0"/>
            <w:checkBox>
              <w:sizeAuto/>
              <w:default w:val="0"/>
            </w:checkBox>
          </w:ffData>
        </w:fldChar>
      </w:r>
      <w:r w:rsidRPr="00267633">
        <w:rPr>
          <w:rFonts w:ascii="Times New Roman" w:hAnsi="Times New Roman" w:cs="Times New Roman"/>
          <w:lang w:val="en-US" w:eastAsia="zh-CN"/>
        </w:rPr>
        <w:instrText xml:space="preserve"> FORMCHECKBOX </w:instrText>
      </w:r>
      <w:r w:rsidR="001A4106">
        <w:rPr>
          <w:rFonts w:ascii="Times New Roman" w:hAnsi="Times New Roman" w:cs="Times New Roman"/>
          <w:lang w:val="en-US" w:eastAsia="zh-CN"/>
        </w:rPr>
      </w:r>
      <w:r w:rsidR="001A4106">
        <w:rPr>
          <w:rFonts w:ascii="Times New Roman" w:hAnsi="Times New Roman" w:cs="Times New Roman"/>
          <w:lang w:val="en-US" w:eastAsia="zh-CN"/>
        </w:rPr>
        <w:fldChar w:fldCharType="separate"/>
      </w:r>
      <w:r w:rsidRPr="00267633">
        <w:rPr>
          <w:rFonts w:ascii="Times New Roman" w:hAnsi="Times New Roman" w:cs="Times New Roman"/>
          <w:lang w:val="en-US" w:eastAsia="zh-CN"/>
        </w:rPr>
        <w:fldChar w:fldCharType="end"/>
      </w:r>
      <w:r w:rsidRPr="00267633">
        <w:rPr>
          <w:rFonts w:ascii="Times New Roman" w:hAnsi="Times New Roman" w:cs="Times New Roman"/>
          <w:lang w:val="en-US" w:eastAsia="zh-CN"/>
        </w:rPr>
        <w:t xml:space="preserve"> 4 years’ separation. </w:t>
      </w:r>
    </w:p>
    <w:p w14:paraId="3180A4EF" w14:textId="77777777" w:rsidR="00267633" w:rsidRPr="00267633" w:rsidRDefault="00267633" w:rsidP="00267633">
      <w:pPr>
        <w:tabs>
          <w:tab w:val="left" w:pos="1440"/>
          <w:tab w:val="left" w:pos="1800"/>
        </w:tabs>
        <w:spacing w:before="0" w:after="0" w:line="240" w:lineRule="auto"/>
        <w:ind w:left="1800" w:hanging="1080"/>
        <w:jc w:val="both"/>
        <w:divId w:val="2116439976"/>
        <w:rPr>
          <w:rFonts w:ascii="Times New Roman" w:hAnsi="Times New Roman" w:cs="Times New Roman"/>
          <w:lang w:val="en-US" w:eastAsia="zh-CN"/>
        </w:rPr>
      </w:pPr>
    </w:p>
    <w:p w14:paraId="2F442FC1" w14:textId="77777777" w:rsidR="00267633" w:rsidRPr="00267633" w:rsidRDefault="00267633" w:rsidP="00267633">
      <w:pPr>
        <w:spacing w:before="0" w:after="0" w:line="240" w:lineRule="auto"/>
        <w:ind w:left="720"/>
        <w:divId w:val="2116439976"/>
        <w:rPr>
          <w:rFonts w:ascii="Times New Roman" w:hAnsi="Times New Roman" w:cs="Times New Roman"/>
          <w:lang w:val="en-US" w:eastAsia="zh-CN"/>
        </w:rPr>
      </w:pPr>
      <w:r w:rsidRPr="00267633">
        <w:rPr>
          <w:rFonts w:ascii="Times New Roman" w:hAnsi="Times New Roman" w:cs="Times New Roman"/>
          <w:lang w:val="en-US" w:eastAsia="zh-CN"/>
        </w:rPr>
        <w:t xml:space="preserve"> </w:t>
      </w:r>
    </w:p>
    <w:p w14:paraId="65E8CB2A" w14:textId="77777777" w:rsidR="00267633" w:rsidRPr="00267633" w:rsidRDefault="00267633" w:rsidP="00267633">
      <w:pPr>
        <w:spacing w:before="0" w:after="0" w:line="240" w:lineRule="auto"/>
        <w:ind w:left="720"/>
        <w:divId w:val="2116439976"/>
        <w:rPr>
          <w:rFonts w:ascii="Times New Roman" w:hAnsi="Times New Roman" w:cs="Times New Roman"/>
          <w:u w:val="single"/>
          <w:lang w:val="en-US" w:eastAsia="zh-CN"/>
        </w:rPr>
      </w:pPr>
      <w:r w:rsidRPr="00267633">
        <w:rPr>
          <w:rFonts w:ascii="Times New Roman" w:hAnsi="Times New Roman" w:cs="Times New Roman"/>
          <w:u w:val="single"/>
          <w:lang w:val="en-US" w:eastAsia="zh-CN"/>
        </w:rPr>
        <w:t>Ancillary Matters</w:t>
      </w:r>
    </w:p>
    <w:p w14:paraId="2EC6F21C" w14:textId="77777777" w:rsidR="00267633" w:rsidRPr="00267633" w:rsidRDefault="00267633" w:rsidP="00267633">
      <w:pPr>
        <w:tabs>
          <w:tab w:val="left" w:pos="1440"/>
          <w:tab w:val="left" w:pos="1800"/>
        </w:tabs>
        <w:spacing w:before="0" w:after="0" w:line="240" w:lineRule="auto"/>
        <w:ind w:left="1800" w:hanging="1080"/>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(b) (</w:t>
      </w:r>
      <w:proofErr w:type="spellStart"/>
      <w:r w:rsidRPr="00267633">
        <w:rPr>
          <w:rFonts w:ascii="Times New Roman" w:hAnsi="Times New Roman" w:cs="Times New Roman"/>
          <w:lang w:val="en-US" w:eastAsia="zh-CN"/>
        </w:rPr>
        <w:t>i</w:t>
      </w:r>
      <w:proofErr w:type="spellEnd"/>
      <w:r w:rsidRPr="00267633">
        <w:rPr>
          <w:rFonts w:ascii="Times New Roman" w:hAnsi="Times New Roman" w:cs="Times New Roman"/>
          <w:lang w:val="en-US" w:eastAsia="zh-CN"/>
        </w:rPr>
        <w:t>)</w:t>
      </w:r>
      <w:r w:rsidRPr="00267633">
        <w:rPr>
          <w:rFonts w:ascii="Times New Roman" w:hAnsi="Times New Roman" w:cs="Times New Roman"/>
          <w:lang w:val="en-US" w:eastAsia="zh-CN"/>
        </w:rPr>
        <w:tab/>
      </w:r>
      <w:r w:rsidRPr="00267633">
        <w:rPr>
          <w:rFonts w:ascii="Times New Roman" w:hAnsi="Times New Roman" w:cs="Times New Roman"/>
          <w:lang w:val="en-US" w:eastAsia="zh-CN"/>
        </w:rPr>
        <w:fldChar w:fldCharType="begin">
          <w:ffData>
            <w:name w:val="Check3"/>
            <w:enabled/>
            <w:calcOnExit w:val="0"/>
            <w:checkBox>
              <w:sizeAuto/>
              <w:default w:val="0"/>
            </w:checkBox>
          </w:ffData>
        </w:fldChar>
      </w:r>
      <w:r w:rsidRPr="00267633">
        <w:rPr>
          <w:rFonts w:ascii="Times New Roman" w:hAnsi="Times New Roman" w:cs="Times New Roman"/>
          <w:lang w:val="en-US" w:eastAsia="zh-CN"/>
        </w:rPr>
        <w:instrText xml:space="preserve"> FORMCHECKBOX </w:instrText>
      </w:r>
      <w:r w:rsidR="001A4106">
        <w:rPr>
          <w:rFonts w:ascii="Times New Roman" w:hAnsi="Times New Roman" w:cs="Times New Roman"/>
          <w:lang w:val="en-US" w:eastAsia="zh-CN"/>
        </w:rPr>
      </w:r>
      <w:r w:rsidR="001A4106">
        <w:rPr>
          <w:rFonts w:ascii="Times New Roman" w:hAnsi="Times New Roman" w:cs="Times New Roman"/>
          <w:lang w:val="en-US" w:eastAsia="zh-CN"/>
        </w:rPr>
        <w:fldChar w:fldCharType="separate"/>
      </w:r>
      <w:r w:rsidRPr="00267633">
        <w:rPr>
          <w:rFonts w:ascii="Times New Roman" w:hAnsi="Times New Roman" w:cs="Times New Roman"/>
          <w:lang w:val="en-US" w:eastAsia="zh-CN"/>
        </w:rPr>
        <w:fldChar w:fldCharType="end"/>
      </w:r>
      <w:r w:rsidRPr="00267633">
        <w:rPr>
          <w:rFonts w:ascii="Times New Roman" w:hAnsi="Times New Roman" w:cs="Times New Roman"/>
          <w:lang w:val="en-US" w:eastAsia="zh-CN"/>
        </w:rPr>
        <w:t xml:space="preserve"> There are no ancillary matters to be adjourned to be heard in Chambers. </w:t>
      </w:r>
    </w:p>
    <w:p w14:paraId="2142EC92" w14:textId="77777777" w:rsidR="00267633" w:rsidRPr="00267633" w:rsidRDefault="00267633" w:rsidP="00267633">
      <w:pPr>
        <w:tabs>
          <w:tab w:val="left" w:pos="1440"/>
          <w:tab w:val="left" w:pos="1800"/>
        </w:tabs>
        <w:spacing w:before="0" w:after="0" w:line="240" w:lineRule="auto"/>
        <w:ind w:left="1800" w:hanging="1080"/>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 xml:space="preserve">     (ii)</w:t>
      </w:r>
      <w:r w:rsidRPr="00267633">
        <w:rPr>
          <w:rFonts w:ascii="Times New Roman" w:hAnsi="Times New Roman" w:cs="Times New Roman"/>
          <w:lang w:val="en-US" w:eastAsia="zh-CN"/>
        </w:rPr>
        <w:tab/>
      </w:r>
      <w:r w:rsidRPr="00267633">
        <w:rPr>
          <w:rFonts w:ascii="Times New Roman" w:hAnsi="Times New Roman" w:cs="Times New Roman"/>
          <w:lang w:val="en-US" w:eastAsia="zh-CN"/>
        </w:rPr>
        <w:fldChar w:fldCharType="begin">
          <w:ffData>
            <w:name w:val="Check4"/>
            <w:enabled/>
            <w:calcOnExit w:val="0"/>
            <w:checkBox>
              <w:sizeAuto/>
              <w:default w:val="0"/>
            </w:checkBox>
          </w:ffData>
        </w:fldChar>
      </w:r>
      <w:r w:rsidRPr="00267633">
        <w:rPr>
          <w:rFonts w:ascii="Times New Roman" w:hAnsi="Times New Roman" w:cs="Times New Roman"/>
          <w:lang w:val="en-US" w:eastAsia="zh-CN"/>
        </w:rPr>
        <w:instrText xml:space="preserve"> FORMCHECKBOX </w:instrText>
      </w:r>
      <w:r w:rsidR="001A4106">
        <w:rPr>
          <w:rFonts w:ascii="Times New Roman" w:hAnsi="Times New Roman" w:cs="Times New Roman"/>
          <w:lang w:val="en-US" w:eastAsia="zh-CN"/>
        </w:rPr>
      </w:r>
      <w:r w:rsidR="001A4106">
        <w:rPr>
          <w:rFonts w:ascii="Times New Roman" w:hAnsi="Times New Roman" w:cs="Times New Roman"/>
          <w:lang w:val="en-US" w:eastAsia="zh-CN"/>
        </w:rPr>
        <w:fldChar w:fldCharType="separate"/>
      </w:r>
      <w:r w:rsidRPr="00267633">
        <w:rPr>
          <w:rFonts w:ascii="Times New Roman" w:hAnsi="Times New Roman" w:cs="Times New Roman"/>
          <w:lang w:val="en-US" w:eastAsia="zh-CN"/>
        </w:rPr>
        <w:fldChar w:fldCharType="end"/>
      </w:r>
      <w:r w:rsidRPr="00267633">
        <w:rPr>
          <w:rFonts w:ascii="Times New Roman" w:hAnsi="Times New Roman" w:cs="Times New Roman"/>
          <w:lang w:val="en-US" w:eastAsia="zh-CN"/>
        </w:rPr>
        <w:t xml:space="preserve"> All of the ancillary matters have been agreed and the Draft Consent Order has been filed on ________(date).</w:t>
      </w:r>
    </w:p>
    <w:p w14:paraId="1F7A730F" w14:textId="77777777" w:rsidR="00267633" w:rsidRPr="00267633" w:rsidRDefault="00267633" w:rsidP="00267633">
      <w:pPr>
        <w:tabs>
          <w:tab w:val="left" w:pos="1440"/>
          <w:tab w:val="left" w:pos="1800"/>
        </w:tabs>
        <w:spacing w:before="0" w:after="0" w:line="240" w:lineRule="auto"/>
        <w:ind w:left="1800" w:hanging="1080"/>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 xml:space="preserve">     (iii) </w:t>
      </w:r>
      <w:r w:rsidRPr="00267633">
        <w:rPr>
          <w:rFonts w:ascii="Times New Roman" w:hAnsi="Times New Roman" w:cs="Times New Roman"/>
          <w:lang w:val="en-US" w:eastAsia="zh-CN"/>
        </w:rPr>
        <w:tab/>
      </w:r>
      <w:r w:rsidRPr="00267633">
        <w:rPr>
          <w:rFonts w:ascii="Times New Roman" w:hAnsi="Times New Roman" w:cs="Times New Roman"/>
          <w:lang w:val="en-US" w:eastAsia="zh-CN"/>
        </w:rPr>
        <w:fldChar w:fldCharType="begin">
          <w:ffData>
            <w:name w:val="Check4"/>
            <w:enabled/>
            <w:calcOnExit w:val="0"/>
            <w:checkBox>
              <w:sizeAuto/>
              <w:default w:val="0"/>
            </w:checkBox>
          </w:ffData>
        </w:fldChar>
      </w:r>
      <w:r w:rsidRPr="00267633">
        <w:rPr>
          <w:rFonts w:ascii="Times New Roman" w:hAnsi="Times New Roman" w:cs="Times New Roman"/>
          <w:lang w:val="en-US" w:eastAsia="zh-CN"/>
        </w:rPr>
        <w:instrText xml:space="preserve"> FORMCHECKBOX </w:instrText>
      </w:r>
      <w:r w:rsidR="001A4106">
        <w:rPr>
          <w:rFonts w:ascii="Times New Roman" w:hAnsi="Times New Roman" w:cs="Times New Roman"/>
          <w:lang w:val="en-US" w:eastAsia="zh-CN"/>
        </w:rPr>
      </w:r>
      <w:r w:rsidR="001A4106">
        <w:rPr>
          <w:rFonts w:ascii="Times New Roman" w:hAnsi="Times New Roman" w:cs="Times New Roman"/>
          <w:lang w:val="en-US" w:eastAsia="zh-CN"/>
        </w:rPr>
        <w:fldChar w:fldCharType="separate"/>
      </w:r>
      <w:r w:rsidRPr="00267633">
        <w:rPr>
          <w:rFonts w:ascii="Times New Roman" w:hAnsi="Times New Roman" w:cs="Times New Roman"/>
          <w:lang w:val="en-US" w:eastAsia="zh-CN"/>
        </w:rPr>
        <w:fldChar w:fldCharType="end"/>
      </w:r>
      <w:r w:rsidRPr="00267633">
        <w:rPr>
          <w:rFonts w:ascii="Times New Roman" w:hAnsi="Times New Roman" w:cs="Times New Roman"/>
          <w:lang w:val="en-US" w:eastAsia="zh-CN"/>
        </w:rPr>
        <w:t xml:space="preserve"> Some of the ancillary matters have been agreed and the Draft Consent Order has been filed on ________(date) and Prayers (__) to (__) of the Statement of Claim/Counterclaim are to be adjourned to be heard in Chambers. We request </w:t>
      </w:r>
      <w:proofErr w:type="gramStart"/>
      <w:r w:rsidRPr="00267633">
        <w:rPr>
          <w:rFonts w:ascii="Times New Roman" w:hAnsi="Times New Roman" w:cs="Times New Roman"/>
          <w:lang w:val="en-US" w:eastAsia="zh-CN"/>
        </w:rPr>
        <w:t>for:-</w:t>
      </w:r>
      <w:proofErr w:type="gramEnd"/>
    </w:p>
    <w:p w14:paraId="379CCE02" w14:textId="77777777" w:rsidR="00267633" w:rsidRPr="00267633" w:rsidRDefault="00267633" w:rsidP="006172E9">
      <w:pPr>
        <w:numPr>
          <w:ilvl w:val="0"/>
          <w:numId w:val="69"/>
        </w:numPr>
        <w:tabs>
          <w:tab w:val="left" w:pos="1440"/>
          <w:tab w:val="left" w:pos="1800"/>
        </w:tabs>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___ weeks to file and exchange the Affidavit of Assets and Means and a Case Conference to be fixed; or</w:t>
      </w:r>
    </w:p>
    <w:p w14:paraId="1597E81D" w14:textId="77777777" w:rsidR="00267633" w:rsidRPr="00267633" w:rsidRDefault="00267633" w:rsidP="006172E9">
      <w:pPr>
        <w:numPr>
          <w:ilvl w:val="0"/>
          <w:numId w:val="69"/>
        </w:numPr>
        <w:tabs>
          <w:tab w:val="left" w:pos="1440"/>
          <w:tab w:val="left" w:pos="1800"/>
        </w:tabs>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A mediation session as both parties have agreed to attend.</w:t>
      </w:r>
    </w:p>
    <w:p w14:paraId="7FB05BA6" w14:textId="77777777" w:rsidR="00267633" w:rsidRPr="00267633" w:rsidRDefault="00267633" w:rsidP="00267633">
      <w:pPr>
        <w:tabs>
          <w:tab w:val="left" w:pos="993"/>
          <w:tab w:val="left" w:pos="1440"/>
          <w:tab w:val="left" w:pos="1800"/>
        </w:tabs>
        <w:spacing w:before="0" w:after="0" w:line="240" w:lineRule="auto"/>
        <w:ind w:left="1800" w:hanging="1080"/>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ab/>
        <w:t>(iv)</w:t>
      </w:r>
      <w:r w:rsidRPr="00267633">
        <w:rPr>
          <w:rFonts w:ascii="Times New Roman" w:hAnsi="Times New Roman" w:cs="Times New Roman"/>
          <w:lang w:val="en-US" w:eastAsia="zh-CN"/>
        </w:rPr>
        <w:fldChar w:fldCharType="begin">
          <w:ffData>
            <w:name w:val="Check5"/>
            <w:enabled/>
            <w:calcOnExit w:val="0"/>
            <w:checkBox>
              <w:sizeAuto/>
              <w:default w:val="0"/>
            </w:checkBox>
          </w:ffData>
        </w:fldChar>
      </w:r>
      <w:r w:rsidRPr="00267633">
        <w:rPr>
          <w:rFonts w:ascii="Times New Roman" w:hAnsi="Times New Roman" w:cs="Times New Roman"/>
          <w:lang w:val="en-US" w:eastAsia="zh-CN"/>
        </w:rPr>
        <w:instrText xml:space="preserve"> FORMCHECKBOX </w:instrText>
      </w:r>
      <w:r w:rsidR="001A4106">
        <w:rPr>
          <w:rFonts w:ascii="Times New Roman" w:hAnsi="Times New Roman" w:cs="Times New Roman"/>
          <w:lang w:val="en-US" w:eastAsia="zh-CN"/>
        </w:rPr>
      </w:r>
      <w:r w:rsidR="001A4106">
        <w:rPr>
          <w:rFonts w:ascii="Times New Roman" w:hAnsi="Times New Roman" w:cs="Times New Roman"/>
          <w:lang w:val="en-US" w:eastAsia="zh-CN"/>
        </w:rPr>
        <w:fldChar w:fldCharType="separate"/>
      </w:r>
      <w:r w:rsidRPr="00267633">
        <w:rPr>
          <w:rFonts w:ascii="Times New Roman" w:hAnsi="Times New Roman" w:cs="Times New Roman"/>
          <w:lang w:val="en-US" w:eastAsia="zh-CN"/>
        </w:rPr>
        <w:fldChar w:fldCharType="end"/>
      </w:r>
      <w:r w:rsidRPr="00267633">
        <w:rPr>
          <w:rFonts w:ascii="Times New Roman" w:hAnsi="Times New Roman" w:cs="Times New Roman"/>
          <w:lang w:val="en-US" w:eastAsia="zh-CN"/>
        </w:rPr>
        <w:t xml:space="preserve"> The ancillary matters have not been agreed and Prayers (__) to (__) of the Statement of Claim/Counterclaim are to be adjourned to be heard in Chambers. We request </w:t>
      </w:r>
      <w:proofErr w:type="gramStart"/>
      <w:r w:rsidRPr="00267633">
        <w:rPr>
          <w:rFonts w:ascii="Times New Roman" w:hAnsi="Times New Roman" w:cs="Times New Roman"/>
          <w:lang w:val="en-US" w:eastAsia="zh-CN"/>
        </w:rPr>
        <w:t>for:-</w:t>
      </w:r>
      <w:proofErr w:type="gramEnd"/>
    </w:p>
    <w:p w14:paraId="2BB8FB92" w14:textId="77777777" w:rsidR="00267633" w:rsidRPr="00267633" w:rsidRDefault="00267633" w:rsidP="006172E9">
      <w:pPr>
        <w:numPr>
          <w:ilvl w:val="0"/>
          <w:numId w:val="69"/>
        </w:numPr>
        <w:tabs>
          <w:tab w:val="left" w:pos="1440"/>
          <w:tab w:val="left" w:pos="1800"/>
        </w:tabs>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___ weeks to file and exchange the Affidavit of Assets and Means and a Case Conference to be fixed; or</w:t>
      </w:r>
    </w:p>
    <w:p w14:paraId="7297EB13" w14:textId="77777777" w:rsidR="00267633" w:rsidRPr="00267633" w:rsidRDefault="00267633" w:rsidP="006172E9">
      <w:pPr>
        <w:numPr>
          <w:ilvl w:val="0"/>
          <w:numId w:val="69"/>
        </w:numPr>
        <w:tabs>
          <w:tab w:val="left" w:pos="1440"/>
          <w:tab w:val="left" w:pos="1800"/>
        </w:tabs>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A mediation session as both parties have agreed to attend.</w:t>
      </w:r>
    </w:p>
    <w:p w14:paraId="49222C57" w14:textId="77777777" w:rsidR="00267633" w:rsidRPr="00267633" w:rsidRDefault="00267633" w:rsidP="00267633">
      <w:pPr>
        <w:tabs>
          <w:tab w:val="left" w:pos="1440"/>
          <w:tab w:val="left" w:pos="1800"/>
        </w:tabs>
        <w:spacing w:before="0" w:after="0" w:line="240" w:lineRule="auto"/>
        <w:ind w:left="1800" w:hanging="1080"/>
        <w:jc w:val="both"/>
        <w:divId w:val="2116439976"/>
        <w:rPr>
          <w:rFonts w:ascii="Times New Roman" w:hAnsi="Times New Roman" w:cs="Times New Roman"/>
          <w:lang w:val="en-US" w:eastAsia="zh-CN"/>
        </w:rPr>
      </w:pPr>
    </w:p>
    <w:p w14:paraId="3F0BE9EF" w14:textId="77777777" w:rsidR="00267633" w:rsidRPr="00267633" w:rsidRDefault="00267633" w:rsidP="00267633">
      <w:pPr>
        <w:tabs>
          <w:tab w:val="left" w:pos="1440"/>
          <w:tab w:val="left" w:pos="1800"/>
        </w:tabs>
        <w:spacing w:before="0" w:after="0" w:line="240" w:lineRule="auto"/>
        <w:ind w:left="1800" w:hanging="1080"/>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ab/>
      </w:r>
    </w:p>
    <w:p w14:paraId="471A57FB" w14:textId="77777777" w:rsidR="00267633" w:rsidRPr="00267633" w:rsidRDefault="00267633" w:rsidP="006172E9">
      <w:pPr>
        <w:numPr>
          <w:ilvl w:val="0"/>
          <w:numId w:val="74"/>
        </w:num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We confirm that parties will not be making any further applications (</w:t>
      </w:r>
      <w:proofErr w:type="gramStart"/>
      <w:r w:rsidRPr="00267633">
        <w:rPr>
          <w:rFonts w:ascii="Times New Roman" w:hAnsi="Times New Roman" w:cs="Times New Roman"/>
          <w:lang w:val="en-US" w:eastAsia="zh-CN"/>
        </w:rPr>
        <w:t>e.g.</w:t>
      </w:r>
      <w:proofErr w:type="gramEnd"/>
      <w:r w:rsidRPr="00267633">
        <w:rPr>
          <w:rFonts w:ascii="Times New Roman" w:hAnsi="Times New Roman" w:cs="Times New Roman"/>
          <w:lang w:val="en-US" w:eastAsia="zh-CN"/>
        </w:rPr>
        <w:t xml:space="preserve"> abridgment of time, cost, withdrawal or amendment of pleadings etc.).</w:t>
      </w:r>
    </w:p>
    <w:p w14:paraId="58AE1013"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28AB8537"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5722606D" w14:textId="77777777" w:rsidR="00267633" w:rsidRPr="00267633" w:rsidRDefault="00267633" w:rsidP="006172E9">
      <w:pPr>
        <w:numPr>
          <w:ilvl w:val="0"/>
          <w:numId w:val="74"/>
        </w:num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 xml:space="preserve">Parties understand that the Court may not make the required orders as requested if any of the papers are not in order, in which case a further hearing (in open court or in chambers with </w:t>
      </w:r>
      <w:proofErr w:type="gramStart"/>
      <w:r w:rsidRPr="00267633">
        <w:rPr>
          <w:rFonts w:ascii="Times New Roman" w:hAnsi="Times New Roman" w:cs="Times New Roman"/>
          <w:lang w:val="en-US" w:eastAsia="zh-CN"/>
        </w:rPr>
        <w:t>counsels</w:t>
      </w:r>
      <w:proofErr w:type="gramEnd"/>
      <w:r w:rsidRPr="00267633">
        <w:rPr>
          <w:rFonts w:ascii="Times New Roman" w:hAnsi="Times New Roman" w:cs="Times New Roman"/>
          <w:lang w:val="en-US" w:eastAsia="zh-CN"/>
        </w:rPr>
        <w:t xml:space="preserve"> present) will be scheduled.</w:t>
      </w:r>
    </w:p>
    <w:p w14:paraId="5CDA2072"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p>
    <w:p w14:paraId="371B9001"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p>
    <w:p w14:paraId="377040FE"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r w:rsidRPr="00267633">
        <w:rPr>
          <w:rFonts w:ascii="Times New Roman" w:hAnsi="Times New Roman" w:cs="Times New Roman"/>
          <w:lang w:val="en-US" w:eastAsia="zh-CN"/>
        </w:rPr>
        <w:t>Signature</w:t>
      </w:r>
    </w:p>
    <w:p w14:paraId="687A26D0"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r w:rsidRPr="00267633">
        <w:rPr>
          <w:rFonts w:ascii="Times New Roman" w:hAnsi="Times New Roman" w:cs="Times New Roman"/>
          <w:lang w:val="en-US" w:eastAsia="zh-CN"/>
        </w:rPr>
        <w:t>Name of Solicitor for the Plaintiff/Defendant*</w:t>
      </w:r>
    </w:p>
    <w:p w14:paraId="312FF1E6"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r w:rsidRPr="00267633">
        <w:rPr>
          <w:rFonts w:ascii="Times New Roman" w:hAnsi="Times New Roman" w:cs="Times New Roman"/>
          <w:lang w:val="en-US" w:eastAsia="zh-CN"/>
        </w:rPr>
        <w:t>Name of Law Firm</w:t>
      </w:r>
    </w:p>
    <w:p w14:paraId="175FD375"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p>
    <w:p w14:paraId="523FED3E"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r w:rsidRPr="00267633">
        <w:rPr>
          <w:rFonts w:ascii="Times New Roman" w:hAnsi="Times New Roman" w:cs="Times New Roman"/>
          <w:lang w:val="en-US" w:eastAsia="zh-CN"/>
        </w:rPr>
        <w:t>cc Solicitor for the Defendant/Plaintiff or Defendant-in-person/Plaintiff-in-person*</w:t>
      </w:r>
    </w:p>
    <w:p w14:paraId="797D5722"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p>
    <w:p w14:paraId="5884BDF8"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r w:rsidRPr="00267633">
        <w:rPr>
          <w:rFonts w:ascii="Times New Roman" w:hAnsi="Times New Roman" w:cs="Times New Roman"/>
          <w:lang w:val="en-US" w:eastAsia="zh-CN"/>
        </w:rPr>
        <w:t>*Delete where inapplicable</w:t>
      </w:r>
    </w:p>
    <w:p w14:paraId="7778AE6E"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sectPr w:rsidR="00267633" w:rsidRPr="00267633">
          <w:pgSz w:w="11906" w:h="16838"/>
          <w:pgMar w:top="1440" w:right="1440" w:bottom="1440" w:left="1440" w:header="708" w:footer="708" w:gutter="0"/>
          <w:cols w:space="708"/>
          <w:docGrid w:linePitch="360"/>
        </w:sectPr>
      </w:pPr>
    </w:p>
    <w:tbl>
      <w:tblPr>
        <w:tblW w:w="9240" w:type="dxa"/>
        <w:jc w:val="center"/>
        <w:tblLayout w:type="fixed"/>
        <w:tblLook w:val="0000" w:firstRow="0" w:lastRow="0" w:firstColumn="0" w:lastColumn="0" w:noHBand="0" w:noVBand="0"/>
      </w:tblPr>
      <w:tblGrid>
        <w:gridCol w:w="3080"/>
        <w:gridCol w:w="3080"/>
        <w:gridCol w:w="3080"/>
      </w:tblGrid>
      <w:tr w:rsidR="00267633" w:rsidRPr="00267633" w14:paraId="15EE2DDB" w14:textId="77777777" w:rsidTr="00267633">
        <w:trPr>
          <w:divId w:val="2116439976"/>
          <w:jc w:val="center"/>
        </w:trPr>
        <w:tc>
          <w:tcPr>
            <w:tcW w:w="3080" w:type="dxa"/>
          </w:tcPr>
          <w:p w14:paraId="6BC89BE8"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lastRenderedPageBreak/>
              <w:br w:type="page"/>
            </w:r>
          </w:p>
        </w:tc>
        <w:tc>
          <w:tcPr>
            <w:tcW w:w="3080" w:type="dxa"/>
          </w:tcPr>
          <w:p w14:paraId="0A120D7E" w14:textId="77777777" w:rsidR="00267633" w:rsidRPr="00267633" w:rsidRDefault="00267633" w:rsidP="00267633">
            <w:pPr>
              <w:keepNext/>
              <w:spacing w:before="0" w:after="0" w:line="240" w:lineRule="auto"/>
              <w:jc w:val="center"/>
              <w:outlineLvl w:val="1"/>
              <w:rPr>
                <w:rFonts w:ascii="Times New Roman" w:hAnsi="Times New Roman"/>
                <w:bCs/>
                <w:iCs/>
                <w:spacing w:val="-3"/>
                <w:szCs w:val="28"/>
                <w:lang w:val="en-GB" w:eastAsia="zh-CN"/>
              </w:rPr>
            </w:pPr>
            <w:r w:rsidRPr="00267633">
              <w:rPr>
                <w:rFonts w:ascii="Times New Roman" w:hAnsi="Times New Roman"/>
                <w:bCs/>
                <w:iCs/>
                <w:spacing w:val="-3"/>
                <w:szCs w:val="28"/>
                <w:lang w:val="en-GB" w:eastAsia="zh-CN"/>
              </w:rPr>
              <w:t>FORM 204</w:t>
            </w:r>
          </w:p>
        </w:tc>
        <w:tc>
          <w:tcPr>
            <w:tcW w:w="3080" w:type="dxa"/>
          </w:tcPr>
          <w:p w14:paraId="719C5823"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r>
    </w:tbl>
    <w:p w14:paraId="6D61D6D7" w14:textId="77777777" w:rsidR="00267633" w:rsidRPr="00267633" w:rsidRDefault="00267633" w:rsidP="00267633">
      <w:pPr>
        <w:spacing w:before="0" w:after="0" w:line="240" w:lineRule="auto"/>
        <w:divId w:val="2116439976"/>
        <w:rPr>
          <w:rFonts w:ascii="Times New Roman" w:hAnsi="Times New Roman" w:cs="Times New Roman"/>
          <w:sz w:val="22"/>
          <w:szCs w:val="22"/>
          <w:lang w:val="en-US" w:eastAsia="zh-CN"/>
        </w:rPr>
      </w:pPr>
      <w:r w:rsidRPr="00267633">
        <w:rPr>
          <w:rFonts w:ascii="Times New Roman" w:hAnsi="Times New Roman" w:cs="Times New Roman"/>
          <w:sz w:val="22"/>
          <w:szCs w:val="22"/>
          <w:lang w:val="en-US" w:eastAsia="zh-CN"/>
        </w:rPr>
        <w:t>Para 18, 19</w:t>
      </w:r>
    </w:p>
    <w:p w14:paraId="5D7BDD5B" w14:textId="77777777" w:rsidR="00267633" w:rsidRPr="00267633" w:rsidRDefault="00267633" w:rsidP="00267633">
      <w:pPr>
        <w:spacing w:before="0" w:after="0" w:line="240" w:lineRule="auto"/>
        <w:jc w:val="center"/>
        <w:divId w:val="2116439976"/>
        <w:rPr>
          <w:rFonts w:ascii="Times New Roman" w:hAnsi="Times New Roman" w:cs="Times New Roman"/>
          <w:b/>
          <w:lang w:val="en-US" w:eastAsia="zh-CN"/>
        </w:rPr>
      </w:pPr>
      <w:r w:rsidRPr="00267633">
        <w:rPr>
          <w:rFonts w:ascii="Times New Roman" w:hAnsi="Times New Roman" w:cs="Times New Roman"/>
          <w:b/>
          <w:lang w:val="en-US" w:eastAsia="zh-CN"/>
        </w:rPr>
        <w:t>REQUEST FOR UNCONTESTED DIVORCE HEARING</w:t>
      </w:r>
    </w:p>
    <w:p w14:paraId="73E7D195" w14:textId="77777777" w:rsidR="00267633" w:rsidRPr="00267633" w:rsidRDefault="00267633" w:rsidP="00267633">
      <w:pPr>
        <w:spacing w:before="0" w:after="0" w:line="240" w:lineRule="auto"/>
        <w:jc w:val="center"/>
        <w:divId w:val="2116439976"/>
        <w:rPr>
          <w:rFonts w:ascii="Times New Roman" w:hAnsi="Times New Roman" w:cs="Times New Roman"/>
          <w:b/>
          <w:lang w:val="en-US" w:eastAsia="zh-CN"/>
        </w:rPr>
      </w:pPr>
      <w:r w:rsidRPr="00267633">
        <w:rPr>
          <w:rFonts w:ascii="Times New Roman" w:hAnsi="Times New Roman" w:cs="Times New Roman"/>
          <w:b/>
          <w:lang w:val="en-US" w:eastAsia="zh-CN"/>
        </w:rPr>
        <w:t xml:space="preserve">IN OPEN COURT </w:t>
      </w:r>
    </w:p>
    <w:p w14:paraId="1F60460E" w14:textId="77777777" w:rsidR="00267633" w:rsidRPr="00267633" w:rsidRDefault="00267633" w:rsidP="00267633">
      <w:pPr>
        <w:spacing w:before="0" w:after="0" w:line="240" w:lineRule="auto"/>
        <w:divId w:val="2116439976"/>
        <w:rPr>
          <w:rFonts w:ascii="Times New Roman" w:hAnsi="Times New Roman" w:cs="Times New Roman"/>
          <w:b/>
          <w:lang w:val="en-US" w:eastAsia="zh-CN"/>
        </w:rPr>
      </w:pPr>
    </w:p>
    <w:p w14:paraId="4B6C438D"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r w:rsidRPr="00267633">
        <w:rPr>
          <w:rFonts w:ascii="Times New Roman" w:hAnsi="Times New Roman" w:cs="Times New Roman"/>
          <w:lang w:val="en-US" w:eastAsia="zh-CN"/>
        </w:rPr>
        <w:t>Date</w:t>
      </w:r>
    </w:p>
    <w:p w14:paraId="13686878"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p>
    <w:p w14:paraId="277C7AD1"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r w:rsidRPr="00267633">
        <w:rPr>
          <w:rFonts w:ascii="Times New Roman" w:hAnsi="Times New Roman" w:cs="Times New Roman"/>
          <w:lang w:val="en-US" w:eastAsia="zh-CN"/>
        </w:rPr>
        <w:t xml:space="preserve">To: </w:t>
      </w:r>
      <w:r w:rsidRPr="00267633">
        <w:rPr>
          <w:rFonts w:ascii="Times New Roman" w:hAnsi="Times New Roman" w:cs="Times New Roman"/>
          <w:lang w:val="en-US" w:eastAsia="zh-CN"/>
        </w:rPr>
        <w:tab/>
        <w:t>Registrar</w:t>
      </w:r>
    </w:p>
    <w:p w14:paraId="6D8078BE"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r w:rsidRPr="00267633">
        <w:rPr>
          <w:rFonts w:ascii="Times New Roman" w:hAnsi="Times New Roman" w:cs="Times New Roman"/>
          <w:lang w:val="en-US" w:eastAsia="zh-CN"/>
        </w:rPr>
        <w:tab/>
        <w:t>Family Justice Courts, Singapore</w:t>
      </w:r>
    </w:p>
    <w:p w14:paraId="74A50289"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p>
    <w:p w14:paraId="795F4929"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p>
    <w:p w14:paraId="5786B2CA"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r w:rsidRPr="00267633">
        <w:rPr>
          <w:rFonts w:ascii="Times New Roman" w:hAnsi="Times New Roman" w:cs="Times New Roman"/>
          <w:lang w:val="en-US" w:eastAsia="zh-CN"/>
        </w:rPr>
        <w:t>DIVORCE SUIT NO. _____ OF _________</w:t>
      </w:r>
    </w:p>
    <w:p w14:paraId="6585C3D3"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r w:rsidRPr="00267633">
        <w:rPr>
          <w:rFonts w:ascii="Times New Roman" w:hAnsi="Times New Roman" w:cs="Times New Roman"/>
          <w:i/>
          <w:lang w:val="en-US" w:eastAsia="zh-CN"/>
        </w:rPr>
        <w:t>TITLE AS IN ACTION</w:t>
      </w:r>
    </w:p>
    <w:p w14:paraId="57B66AB0"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p>
    <w:p w14:paraId="0C27D781" w14:textId="77777777" w:rsidR="00267633" w:rsidRPr="00267633" w:rsidRDefault="00267633" w:rsidP="00267633">
      <w:pPr>
        <w:spacing w:before="0" w:after="0" w:line="240" w:lineRule="auto"/>
        <w:divId w:val="2116439976"/>
        <w:rPr>
          <w:rFonts w:ascii="Times New Roman" w:hAnsi="Times New Roman" w:cs="Times New Roman"/>
          <w:b/>
          <w:lang w:val="en-US" w:eastAsia="zh-CN"/>
        </w:rPr>
      </w:pPr>
      <w:r w:rsidRPr="00267633">
        <w:rPr>
          <w:rFonts w:ascii="Times New Roman" w:hAnsi="Times New Roman" w:cs="Times New Roman"/>
          <w:b/>
          <w:lang w:val="en-US" w:eastAsia="zh-CN"/>
        </w:rPr>
        <w:t xml:space="preserve">REQUEST FOR SETTING DOWN ACTION FOR TRIAL ON AN UNCONTESTED BASIS (FOR HEARING IN OPEN COURT) </w:t>
      </w:r>
    </w:p>
    <w:p w14:paraId="6F83231D" w14:textId="77777777" w:rsidR="00267633" w:rsidRPr="00267633" w:rsidRDefault="00267633" w:rsidP="00267633">
      <w:pPr>
        <w:spacing w:before="0" w:after="0" w:line="240" w:lineRule="auto"/>
        <w:divId w:val="2116439976"/>
        <w:rPr>
          <w:rFonts w:ascii="Times New Roman" w:hAnsi="Times New Roman" w:cs="Times New Roman"/>
          <w:b/>
          <w:lang w:val="en-US" w:eastAsia="zh-CN"/>
        </w:rPr>
      </w:pPr>
    </w:p>
    <w:p w14:paraId="14E6F2AB"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p>
    <w:p w14:paraId="7AF84995"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p>
    <w:p w14:paraId="222BD390" w14:textId="77777777" w:rsidR="00267633" w:rsidRPr="00267633" w:rsidRDefault="00267633" w:rsidP="006172E9">
      <w:pPr>
        <w:numPr>
          <w:ilvl w:val="0"/>
          <w:numId w:val="70"/>
        </w:numPr>
        <w:spacing w:before="0" w:after="0" w:line="240" w:lineRule="auto"/>
        <w:ind w:hanging="720"/>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 xml:space="preserve">We refer to the above divorce which will be heard on an uncontested basis. </w:t>
      </w:r>
    </w:p>
    <w:p w14:paraId="06600DAA"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2DF8D7C6" w14:textId="77777777" w:rsidR="00267633" w:rsidRPr="00267633" w:rsidRDefault="00267633" w:rsidP="00267633">
      <w:pPr>
        <w:spacing w:before="0" w:after="0" w:line="240" w:lineRule="auto"/>
        <w:ind w:left="720" w:hanging="720"/>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2.</w:t>
      </w:r>
      <w:r w:rsidRPr="00267633">
        <w:rPr>
          <w:rFonts w:ascii="Times New Roman" w:hAnsi="Times New Roman" w:cs="Times New Roman"/>
          <w:lang w:val="en-US" w:eastAsia="zh-CN"/>
        </w:rPr>
        <w:tab/>
        <w:t>Parties are proceeding with a nullity hearing in Open Court*/wish to apply for an exemption pursuant to Paragraph 18 of the Family Justice Courts Practice Directions.</w:t>
      </w:r>
      <w:r w:rsidRPr="00267633" w:rsidDel="006506EA">
        <w:rPr>
          <w:rFonts w:ascii="Times New Roman" w:hAnsi="Times New Roman" w:cs="Times New Roman"/>
          <w:lang w:val="en-US" w:eastAsia="zh-CN"/>
        </w:rPr>
        <w:t xml:space="preserve"> </w:t>
      </w:r>
    </w:p>
    <w:p w14:paraId="3E7A966E" w14:textId="77777777" w:rsidR="00267633" w:rsidRPr="00267633" w:rsidRDefault="00267633" w:rsidP="00267633">
      <w:pPr>
        <w:spacing w:before="0" w:after="0" w:line="240" w:lineRule="auto"/>
        <w:ind w:left="1440" w:hanging="720"/>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 xml:space="preserve">(a) </w:t>
      </w:r>
      <w:r w:rsidRPr="00267633">
        <w:rPr>
          <w:rFonts w:ascii="Times New Roman" w:hAnsi="Times New Roman" w:cs="Times New Roman"/>
          <w:lang w:val="en-US" w:eastAsia="zh-CN"/>
        </w:rPr>
        <w:tab/>
        <w:t xml:space="preserve">The special grounds in support of our client’s application for exemption are as </w:t>
      </w:r>
      <w:proofErr w:type="gramStart"/>
      <w:r w:rsidRPr="00267633">
        <w:rPr>
          <w:rFonts w:ascii="Times New Roman" w:hAnsi="Times New Roman" w:cs="Times New Roman"/>
          <w:lang w:val="en-US" w:eastAsia="zh-CN"/>
        </w:rPr>
        <w:t>follows:-</w:t>
      </w:r>
      <w:proofErr w:type="gramEnd"/>
    </w:p>
    <w:p w14:paraId="7FE9C915" w14:textId="77777777" w:rsidR="00267633" w:rsidRPr="00267633" w:rsidRDefault="00267633" w:rsidP="00267633">
      <w:pPr>
        <w:spacing w:before="0" w:after="0" w:line="240" w:lineRule="auto"/>
        <w:ind w:left="720"/>
        <w:jc w:val="both"/>
        <w:divId w:val="2116439976"/>
        <w:rPr>
          <w:rFonts w:ascii="Times New Roman" w:hAnsi="Times New Roman" w:cs="Times New Roman"/>
          <w:lang w:val="en-US" w:eastAsia="zh-CN"/>
        </w:rPr>
      </w:pPr>
    </w:p>
    <w:p w14:paraId="46D423A3" w14:textId="77777777" w:rsidR="00267633" w:rsidRPr="00267633" w:rsidRDefault="00267633" w:rsidP="00267633">
      <w:pPr>
        <w:spacing w:before="0" w:after="0" w:line="240" w:lineRule="auto"/>
        <w:ind w:left="720"/>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(b)</w:t>
      </w:r>
      <w:r w:rsidRPr="00267633">
        <w:rPr>
          <w:rFonts w:ascii="Times New Roman" w:hAnsi="Times New Roman" w:cs="Times New Roman"/>
          <w:lang w:val="en-US" w:eastAsia="zh-CN"/>
        </w:rPr>
        <w:tab/>
        <w:t xml:space="preserve">The supporting documents (if any) are as follows and attached </w:t>
      </w:r>
      <w:proofErr w:type="gramStart"/>
      <w:r w:rsidRPr="00267633">
        <w:rPr>
          <w:rFonts w:ascii="Times New Roman" w:hAnsi="Times New Roman" w:cs="Times New Roman"/>
          <w:lang w:val="en-US" w:eastAsia="zh-CN"/>
        </w:rPr>
        <w:t>herein:-</w:t>
      </w:r>
      <w:proofErr w:type="gramEnd"/>
    </w:p>
    <w:p w14:paraId="53680B8A" w14:textId="77777777" w:rsidR="00267633" w:rsidRPr="00267633" w:rsidRDefault="00267633" w:rsidP="00267633">
      <w:pPr>
        <w:spacing w:before="0" w:after="0" w:line="240" w:lineRule="auto"/>
        <w:ind w:left="720"/>
        <w:jc w:val="both"/>
        <w:divId w:val="2116439976"/>
        <w:rPr>
          <w:rFonts w:ascii="Times New Roman" w:hAnsi="Times New Roman" w:cs="Times New Roman"/>
          <w:lang w:val="en-US" w:eastAsia="zh-CN"/>
        </w:rPr>
      </w:pPr>
    </w:p>
    <w:p w14:paraId="598F997A" w14:textId="77777777" w:rsidR="00267633" w:rsidRPr="00267633" w:rsidRDefault="00267633" w:rsidP="00267633">
      <w:pPr>
        <w:spacing w:before="0" w:after="0" w:line="240" w:lineRule="auto"/>
        <w:ind w:left="1440" w:hanging="720"/>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(c)</w:t>
      </w:r>
      <w:r w:rsidRPr="00267633">
        <w:rPr>
          <w:rFonts w:ascii="Times New Roman" w:hAnsi="Times New Roman" w:cs="Times New Roman"/>
          <w:lang w:val="en-US" w:eastAsia="zh-CN"/>
        </w:rPr>
        <w:tab/>
        <w:t>Please approve the aforesaid application and fix the matter for Hearing in Open Court.</w:t>
      </w:r>
    </w:p>
    <w:p w14:paraId="74FFD02F" w14:textId="77777777" w:rsidR="00267633" w:rsidRPr="00267633" w:rsidRDefault="00267633" w:rsidP="00267633">
      <w:pPr>
        <w:tabs>
          <w:tab w:val="num" w:pos="1440"/>
        </w:tabs>
        <w:spacing w:before="0" w:after="0" w:line="240" w:lineRule="auto"/>
        <w:ind w:left="1440" w:hanging="720"/>
        <w:jc w:val="both"/>
        <w:divId w:val="2116439976"/>
        <w:rPr>
          <w:rFonts w:ascii="Times New Roman" w:hAnsi="Times New Roman" w:cs="Times New Roman"/>
          <w:lang w:val="en-US" w:eastAsia="zh-CN"/>
        </w:rPr>
      </w:pPr>
    </w:p>
    <w:p w14:paraId="14E28660"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5149C88C"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r w:rsidRPr="00267633">
        <w:rPr>
          <w:rFonts w:ascii="Times New Roman" w:hAnsi="Times New Roman" w:cs="Times New Roman"/>
          <w:lang w:val="en-US" w:eastAsia="zh-CN"/>
        </w:rPr>
        <w:t>Signature</w:t>
      </w:r>
    </w:p>
    <w:p w14:paraId="169F7B21"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r w:rsidRPr="00267633">
        <w:rPr>
          <w:rFonts w:ascii="Times New Roman" w:hAnsi="Times New Roman" w:cs="Times New Roman"/>
          <w:lang w:val="en-US" w:eastAsia="zh-CN"/>
        </w:rPr>
        <w:t>Name of Solicitor for the Plaintiff/Defendant*</w:t>
      </w:r>
    </w:p>
    <w:p w14:paraId="7F435369"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r w:rsidRPr="00267633">
        <w:rPr>
          <w:rFonts w:ascii="Times New Roman" w:hAnsi="Times New Roman" w:cs="Times New Roman"/>
          <w:lang w:val="en-US" w:eastAsia="zh-CN"/>
        </w:rPr>
        <w:t>Name of Law Firm</w:t>
      </w:r>
    </w:p>
    <w:p w14:paraId="54E3ECB6"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p>
    <w:p w14:paraId="46FCEED7"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r w:rsidRPr="00267633">
        <w:rPr>
          <w:rFonts w:ascii="Times New Roman" w:hAnsi="Times New Roman" w:cs="Times New Roman"/>
          <w:lang w:val="en-US" w:eastAsia="zh-CN"/>
        </w:rPr>
        <w:t>cc Solicitor for the Defendant/Plaintiff or Defendant-in-person/Plaintiff-in-person*</w:t>
      </w:r>
    </w:p>
    <w:p w14:paraId="70637715"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32DC5DAF"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*Delete where inapplicable</w:t>
      </w:r>
    </w:p>
    <w:p w14:paraId="4B02E28F"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48BA5593"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For official use:</w:t>
      </w:r>
      <w:r w:rsidRPr="00267633">
        <w:rPr>
          <w:rFonts w:ascii="Times New Roman" w:hAnsi="Times New Roman" w:cs="Times New Roman"/>
          <w:lang w:val="en-US" w:eastAsia="zh-CN"/>
        </w:rPr>
        <w:tab/>
        <w:t>Approved/Not approved</w:t>
      </w:r>
    </w:p>
    <w:p w14:paraId="2F71C923"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Signed:</w:t>
      </w:r>
    </w:p>
    <w:p w14:paraId="3B3E0A4C" w14:textId="77777777" w:rsidR="00267633" w:rsidRPr="00267633" w:rsidRDefault="00267633" w:rsidP="00267633">
      <w:pPr>
        <w:spacing w:before="0" w:after="0" w:line="240" w:lineRule="auto"/>
        <w:jc w:val="both"/>
        <w:divId w:val="2116439976"/>
        <w:rPr>
          <w:rFonts w:ascii="Times New Roman" w:eastAsia="SimSun" w:hAnsi="Times New Roman" w:cs="Times New Roman"/>
          <w:bCs/>
          <w:sz w:val="20"/>
          <w:szCs w:val="20"/>
          <w:lang w:val="en-US" w:eastAsia="zh-CN"/>
        </w:rPr>
      </w:pPr>
      <w:r w:rsidRPr="00267633">
        <w:rPr>
          <w:rFonts w:ascii="Times New Roman" w:hAnsi="Times New Roman" w:cs="Times New Roman"/>
          <w:lang w:val="en-US" w:eastAsia="zh-CN"/>
        </w:rPr>
        <w:t>Date:</w:t>
      </w:r>
    </w:p>
    <w:p w14:paraId="561DE37E" w14:textId="77777777" w:rsidR="00267633" w:rsidRPr="00267633" w:rsidRDefault="00267633" w:rsidP="00267633">
      <w:pPr>
        <w:spacing w:before="0" w:after="200" w:line="276" w:lineRule="auto"/>
        <w:divId w:val="2116439976"/>
        <w:rPr>
          <w:rFonts w:ascii="Calibri" w:hAnsi="Calibri" w:cs="Times New Roman"/>
          <w:sz w:val="22"/>
          <w:szCs w:val="22"/>
          <w:lang w:val="en-GB" w:eastAsia="en-GB"/>
        </w:rPr>
      </w:pPr>
    </w:p>
    <w:tbl>
      <w:tblPr>
        <w:tblW w:w="9240" w:type="dxa"/>
        <w:jc w:val="center"/>
        <w:tblLayout w:type="fixed"/>
        <w:tblLook w:val="0000" w:firstRow="0" w:lastRow="0" w:firstColumn="0" w:lastColumn="0" w:noHBand="0" w:noVBand="0"/>
      </w:tblPr>
      <w:tblGrid>
        <w:gridCol w:w="625"/>
        <w:gridCol w:w="2455"/>
        <w:gridCol w:w="145"/>
        <w:gridCol w:w="2600"/>
        <w:gridCol w:w="335"/>
        <w:gridCol w:w="2265"/>
        <w:gridCol w:w="815"/>
      </w:tblGrid>
      <w:tr w:rsidR="00267633" w:rsidRPr="00267633" w14:paraId="1C2678B1" w14:textId="77777777" w:rsidTr="00267633">
        <w:trPr>
          <w:divId w:val="2116439976"/>
          <w:jc w:val="center"/>
        </w:trPr>
        <w:tc>
          <w:tcPr>
            <w:tcW w:w="3080" w:type="dxa"/>
            <w:gridSpan w:val="2"/>
          </w:tcPr>
          <w:p w14:paraId="53AD4977" w14:textId="77777777" w:rsidR="001A0CCB" w:rsidRDefault="00267633" w:rsidP="00267633">
            <w:pPr>
              <w:spacing w:before="0" w:after="120" w:line="240" w:lineRule="auto"/>
              <w:rPr>
                <w:rFonts w:ascii="Calibri" w:hAnsi="Calibri" w:cs="Times New Roman"/>
                <w:sz w:val="22"/>
                <w:szCs w:val="22"/>
                <w:lang w:val="en-GB" w:eastAsia="en-GB"/>
              </w:rPr>
            </w:pPr>
            <w:r w:rsidRPr="00267633">
              <w:rPr>
                <w:rFonts w:ascii="Calibri" w:hAnsi="Calibri" w:cs="Times New Roman"/>
                <w:sz w:val="22"/>
                <w:szCs w:val="22"/>
                <w:lang w:val="en-GB" w:eastAsia="en-GB"/>
              </w:rPr>
              <w:br w:type="page"/>
            </w:r>
          </w:p>
          <w:p w14:paraId="39E83B43" w14:textId="77777777" w:rsidR="001A0CCB" w:rsidRDefault="001A0CCB" w:rsidP="00267633">
            <w:pPr>
              <w:spacing w:before="0" w:after="120" w:line="240" w:lineRule="auto"/>
              <w:rPr>
                <w:rFonts w:ascii="Calibri" w:hAnsi="Calibri" w:cs="Times New Roman"/>
                <w:sz w:val="22"/>
                <w:szCs w:val="22"/>
                <w:lang w:val="en-GB" w:eastAsia="en-GB"/>
              </w:rPr>
            </w:pPr>
          </w:p>
          <w:p w14:paraId="1D365BCC" w14:textId="77777777" w:rsidR="001A0CCB" w:rsidRDefault="001A0CCB" w:rsidP="00267633">
            <w:pPr>
              <w:spacing w:before="0" w:after="120" w:line="240" w:lineRule="auto"/>
              <w:rPr>
                <w:rFonts w:ascii="Calibri" w:hAnsi="Calibri" w:cs="Times New Roman"/>
                <w:sz w:val="22"/>
                <w:szCs w:val="22"/>
                <w:lang w:val="en-GB" w:eastAsia="en-GB"/>
              </w:rPr>
            </w:pPr>
          </w:p>
          <w:p w14:paraId="496C6E83"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br w:type="page"/>
            </w:r>
          </w:p>
        </w:tc>
        <w:tc>
          <w:tcPr>
            <w:tcW w:w="3080" w:type="dxa"/>
            <w:gridSpan w:val="3"/>
          </w:tcPr>
          <w:p w14:paraId="5FD8636A" w14:textId="77777777" w:rsidR="00267633" w:rsidRPr="00267633" w:rsidRDefault="00267633" w:rsidP="00267633">
            <w:pPr>
              <w:keepNext/>
              <w:spacing w:before="0" w:after="0" w:line="240" w:lineRule="auto"/>
              <w:jc w:val="center"/>
              <w:outlineLvl w:val="1"/>
              <w:rPr>
                <w:rFonts w:ascii="Times New Roman" w:hAnsi="Times New Roman"/>
                <w:b/>
                <w:bCs/>
                <w:iCs/>
                <w:spacing w:val="-3"/>
                <w:szCs w:val="28"/>
                <w:lang w:val="en-GB" w:eastAsia="zh-CN"/>
              </w:rPr>
            </w:pPr>
          </w:p>
        </w:tc>
        <w:tc>
          <w:tcPr>
            <w:tcW w:w="3080" w:type="dxa"/>
            <w:gridSpan w:val="2"/>
          </w:tcPr>
          <w:p w14:paraId="0B6AD2D2"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r>
      <w:tr w:rsidR="00267633" w:rsidRPr="00267633" w14:paraId="121D1F1B" w14:textId="77777777" w:rsidTr="00267633">
        <w:tblPrEx>
          <w:jc w:val="left"/>
        </w:tblPrEx>
        <w:trPr>
          <w:gridBefore w:val="1"/>
          <w:gridAfter w:val="1"/>
          <w:divId w:val="2116439976"/>
          <w:wBefore w:w="625" w:type="dxa"/>
          <w:wAfter w:w="815" w:type="dxa"/>
        </w:trPr>
        <w:tc>
          <w:tcPr>
            <w:tcW w:w="2600" w:type="dxa"/>
            <w:gridSpan w:val="2"/>
          </w:tcPr>
          <w:p w14:paraId="0AF0CCD6" w14:textId="77777777" w:rsidR="00267633" w:rsidRPr="00267633" w:rsidRDefault="00267633" w:rsidP="00267633">
            <w:pPr>
              <w:tabs>
                <w:tab w:val="left" w:pos="-720"/>
              </w:tabs>
              <w:suppressAutoHyphens/>
              <w:spacing w:before="0" w:after="0" w:line="240" w:lineRule="auto"/>
              <w:rPr>
                <w:rFonts w:ascii="Times New Roman" w:hAnsi="Times New Roman" w:cs="Times New Roman"/>
                <w:sz w:val="18"/>
                <w:szCs w:val="20"/>
                <w:lang w:val="en-GB" w:eastAsia="zh-CN"/>
              </w:rPr>
            </w:pPr>
          </w:p>
        </w:tc>
        <w:tc>
          <w:tcPr>
            <w:tcW w:w="2600" w:type="dxa"/>
          </w:tcPr>
          <w:p w14:paraId="52EED980" w14:textId="77777777" w:rsidR="00267633" w:rsidRPr="00267633" w:rsidRDefault="00267633" w:rsidP="00267633">
            <w:pPr>
              <w:keepNext/>
              <w:spacing w:before="0" w:after="0" w:line="240" w:lineRule="auto"/>
              <w:jc w:val="center"/>
              <w:outlineLvl w:val="1"/>
              <w:rPr>
                <w:rFonts w:ascii="Times New Roman" w:hAnsi="Times New Roman"/>
                <w:bCs/>
                <w:iCs/>
                <w:szCs w:val="28"/>
                <w:lang w:val="en-GB" w:eastAsia="zh-CN"/>
              </w:rPr>
            </w:pPr>
            <w:bookmarkStart w:id="51" w:name="form9"/>
            <w:bookmarkStart w:id="52" w:name="_Toc66445315"/>
            <w:bookmarkStart w:id="53" w:name="_Toc81709870"/>
            <w:bookmarkStart w:id="54" w:name="_Toc81710595"/>
            <w:bookmarkStart w:id="55" w:name="_Toc81717504"/>
            <w:bookmarkStart w:id="56" w:name="_Toc122854355"/>
            <w:bookmarkStart w:id="57" w:name="_Toc122854729"/>
            <w:bookmarkStart w:id="58" w:name="_Toc243995803"/>
            <w:bookmarkEnd w:id="51"/>
            <w:r w:rsidRPr="00267633">
              <w:rPr>
                <w:rFonts w:ascii="Times New Roman" w:hAnsi="Times New Roman"/>
                <w:bCs/>
                <w:iCs/>
                <w:szCs w:val="28"/>
                <w:lang w:val="en-GB" w:eastAsia="zh-CN"/>
              </w:rPr>
              <w:t xml:space="preserve">FORM </w:t>
            </w:r>
            <w:bookmarkEnd w:id="52"/>
            <w:bookmarkEnd w:id="53"/>
            <w:bookmarkEnd w:id="54"/>
            <w:bookmarkEnd w:id="55"/>
            <w:bookmarkEnd w:id="56"/>
            <w:bookmarkEnd w:id="57"/>
            <w:bookmarkEnd w:id="58"/>
            <w:r w:rsidRPr="00267633">
              <w:rPr>
                <w:rFonts w:ascii="Times New Roman" w:hAnsi="Times New Roman"/>
                <w:bCs/>
                <w:iCs/>
                <w:szCs w:val="28"/>
                <w:lang w:val="en-GB" w:eastAsia="zh-CN"/>
              </w:rPr>
              <w:t>205</w:t>
            </w:r>
          </w:p>
        </w:tc>
        <w:tc>
          <w:tcPr>
            <w:tcW w:w="2600" w:type="dxa"/>
            <w:gridSpan w:val="2"/>
          </w:tcPr>
          <w:p w14:paraId="301AE056" w14:textId="77777777" w:rsidR="00267633" w:rsidRPr="00267633" w:rsidRDefault="00267633" w:rsidP="00267633">
            <w:pPr>
              <w:tabs>
                <w:tab w:val="left" w:pos="-720"/>
              </w:tabs>
              <w:suppressAutoHyphens/>
              <w:spacing w:before="0" w:after="0" w:line="240" w:lineRule="auto"/>
              <w:jc w:val="center"/>
              <w:rPr>
                <w:rFonts w:ascii="Times New Roman" w:hAnsi="Times New Roman" w:cs="Times New Roman"/>
                <w:szCs w:val="20"/>
                <w:lang w:val="en-GB" w:eastAsia="zh-CN"/>
              </w:rPr>
            </w:pPr>
          </w:p>
        </w:tc>
      </w:tr>
    </w:tbl>
    <w:p w14:paraId="023F1CD0" w14:textId="77777777" w:rsidR="00267633" w:rsidRPr="00267633" w:rsidRDefault="00267633" w:rsidP="00267633">
      <w:pPr>
        <w:tabs>
          <w:tab w:val="left" w:pos="-720"/>
        </w:tabs>
        <w:suppressAutoHyphens/>
        <w:spacing w:before="0" w:after="0" w:line="240" w:lineRule="auto"/>
        <w:divId w:val="2116439976"/>
        <w:rPr>
          <w:rFonts w:ascii="Times New Roman" w:hAnsi="Times New Roman" w:cs="Times New Roman"/>
          <w:sz w:val="22"/>
          <w:szCs w:val="22"/>
          <w:lang w:val="en-GB" w:eastAsia="zh-CN"/>
        </w:rPr>
      </w:pPr>
      <w:r w:rsidRPr="00267633">
        <w:rPr>
          <w:rFonts w:ascii="Times New Roman" w:hAnsi="Times New Roman" w:cs="Times New Roman"/>
          <w:sz w:val="22"/>
          <w:szCs w:val="22"/>
          <w:lang w:val="en-GB" w:eastAsia="zh-CN"/>
        </w:rPr>
        <w:t>Para 20, 90</w:t>
      </w:r>
    </w:p>
    <w:p w14:paraId="4A410E69" w14:textId="77777777" w:rsidR="00267633" w:rsidRPr="00267633" w:rsidRDefault="00267633" w:rsidP="00267633">
      <w:pPr>
        <w:tabs>
          <w:tab w:val="left" w:pos="-720"/>
        </w:tabs>
        <w:suppressAutoHyphens/>
        <w:spacing w:before="0" w:after="0" w:line="240" w:lineRule="auto"/>
        <w:jc w:val="center"/>
        <w:divId w:val="2116439976"/>
        <w:rPr>
          <w:rFonts w:ascii="Times New Roman" w:hAnsi="Times New Roman" w:cs="Times New Roman"/>
          <w:szCs w:val="20"/>
          <w:lang w:val="en-GB" w:eastAsia="zh-CN"/>
        </w:rPr>
      </w:pPr>
    </w:p>
    <w:p w14:paraId="3CD2AA7D" w14:textId="77777777" w:rsidR="00267633" w:rsidRPr="00267633" w:rsidRDefault="00267633" w:rsidP="00267633">
      <w:pPr>
        <w:keepNext/>
        <w:spacing w:before="240" w:after="60"/>
        <w:jc w:val="center"/>
        <w:outlineLvl w:val="1"/>
        <w:divId w:val="2116439976"/>
        <w:rPr>
          <w:rFonts w:ascii="Times New Roman" w:hAnsi="Times New Roman"/>
          <w:b/>
          <w:bCs/>
          <w:iCs/>
          <w:szCs w:val="28"/>
          <w:lang w:val="en-GB" w:eastAsia="zh-CN"/>
        </w:rPr>
      </w:pPr>
      <w:bookmarkStart w:id="59" w:name="_Toc66445316"/>
      <w:bookmarkStart w:id="60" w:name="_Toc81709871"/>
      <w:bookmarkStart w:id="61" w:name="_Toc81710596"/>
      <w:bookmarkStart w:id="62" w:name="_Toc81717505"/>
      <w:bookmarkStart w:id="63" w:name="_Toc122854356"/>
      <w:bookmarkStart w:id="64" w:name="_Toc122854730"/>
      <w:bookmarkStart w:id="65" w:name="_Toc243995804"/>
      <w:r w:rsidRPr="00267633">
        <w:rPr>
          <w:rFonts w:ascii="Times New Roman" w:hAnsi="Times New Roman"/>
          <w:b/>
          <w:bCs/>
          <w:iCs/>
          <w:szCs w:val="28"/>
          <w:lang w:val="en-GB" w:eastAsia="zh-CN"/>
        </w:rPr>
        <w:t>INDEX TO AGREED BUNDLE OF DOCUMENTS</w:t>
      </w:r>
      <w:bookmarkEnd w:id="59"/>
      <w:bookmarkEnd w:id="60"/>
      <w:bookmarkEnd w:id="61"/>
      <w:bookmarkEnd w:id="62"/>
      <w:bookmarkEnd w:id="63"/>
      <w:bookmarkEnd w:id="64"/>
      <w:bookmarkEnd w:id="65"/>
    </w:p>
    <w:p w14:paraId="78E34DCE"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432CD438"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tbl>
      <w:tblPr>
        <w:tblW w:w="0" w:type="auto"/>
        <w:tblInd w:w="507" w:type="dxa"/>
        <w:tblBorders>
          <w:top w:val="double" w:sz="6" w:space="0" w:color="auto"/>
          <w:left w:val="double" w:sz="6" w:space="0" w:color="auto"/>
          <w:bottom w:val="double" w:sz="6" w:space="0" w:color="auto"/>
          <w:right w:val="double" w:sz="6" w:space="0" w:color="auto"/>
          <w:insideH w:val="single" w:sz="6" w:space="0" w:color="auto"/>
          <w:insideV w:val="single" w:sz="6" w:space="0" w:color="auto"/>
        </w:tblBorders>
        <w:tblLayout w:type="fixed"/>
        <w:tblLook w:val="0000" w:firstRow="0" w:lastRow="0" w:firstColumn="0" w:lastColumn="0" w:noHBand="0" w:noVBand="0"/>
      </w:tblPr>
      <w:tblGrid>
        <w:gridCol w:w="1278"/>
        <w:gridCol w:w="2980"/>
        <w:gridCol w:w="1228"/>
        <w:gridCol w:w="1402"/>
        <w:gridCol w:w="1140"/>
      </w:tblGrid>
      <w:tr w:rsidR="00267633" w:rsidRPr="00267633" w14:paraId="7A850AC3" w14:textId="77777777" w:rsidTr="00267633">
        <w:trPr>
          <w:divId w:val="2116439976"/>
        </w:trPr>
        <w:tc>
          <w:tcPr>
            <w:tcW w:w="1278" w:type="dxa"/>
          </w:tcPr>
          <w:p w14:paraId="29D62FE7" w14:textId="77777777" w:rsidR="00267633" w:rsidRPr="00267633" w:rsidRDefault="00267633" w:rsidP="00267633">
            <w:pPr>
              <w:tabs>
                <w:tab w:val="left" w:pos="-720"/>
              </w:tabs>
              <w:suppressAutoHyphens/>
              <w:spacing w:before="0" w:after="0" w:line="240" w:lineRule="auto"/>
              <w:jc w:val="center"/>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No.</w:t>
            </w:r>
          </w:p>
          <w:p w14:paraId="18F8764E" w14:textId="77777777" w:rsidR="00267633" w:rsidRPr="00267633" w:rsidRDefault="00267633" w:rsidP="00267633">
            <w:pPr>
              <w:tabs>
                <w:tab w:val="left" w:pos="-720"/>
              </w:tabs>
              <w:suppressAutoHyphens/>
              <w:spacing w:before="0" w:after="0" w:line="240" w:lineRule="auto"/>
              <w:jc w:val="center"/>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(To be numbered serially)</w:t>
            </w:r>
          </w:p>
        </w:tc>
        <w:tc>
          <w:tcPr>
            <w:tcW w:w="2980" w:type="dxa"/>
          </w:tcPr>
          <w:p w14:paraId="0EDF4975" w14:textId="77777777" w:rsidR="00267633" w:rsidRPr="00267633" w:rsidRDefault="00267633" w:rsidP="00267633">
            <w:pPr>
              <w:tabs>
                <w:tab w:val="left" w:pos="-720"/>
              </w:tabs>
              <w:suppressAutoHyphens/>
              <w:spacing w:before="0" w:after="0" w:line="240" w:lineRule="auto"/>
              <w:jc w:val="center"/>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Description</w:t>
            </w:r>
          </w:p>
        </w:tc>
        <w:tc>
          <w:tcPr>
            <w:tcW w:w="1228" w:type="dxa"/>
          </w:tcPr>
          <w:p w14:paraId="2711CD0C" w14:textId="77777777" w:rsidR="00267633" w:rsidRPr="00267633" w:rsidRDefault="00267633" w:rsidP="00267633">
            <w:pPr>
              <w:tabs>
                <w:tab w:val="left" w:pos="-720"/>
              </w:tabs>
              <w:suppressAutoHyphens/>
              <w:spacing w:before="0" w:after="0" w:line="240" w:lineRule="auto"/>
              <w:jc w:val="center"/>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Original/</w:t>
            </w:r>
          </w:p>
          <w:p w14:paraId="70F3FA08" w14:textId="77777777" w:rsidR="00267633" w:rsidRPr="00267633" w:rsidRDefault="00267633" w:rsidP="00267633">
            <w:pPr>
              <w:tabs>
                <w:tab w:val="left" w:pos="-720"/>
              </w:tabs>
              <w:suppressAutoHyphens/>
              <w:spacing w:before="0" w:after="0" w:line="240" w:lineRule="auto"/>
              <w:jc w:val="center"/>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Copy</w:t>
            </w:r>
          </w:p>
        </w:tc>
        <w:tc>
          <w:tcPr>
            <w:tcW w:w="1402" w:type="dxa"/>
          </w:tcPr>
          <w:p w14:paraId="5ACBF958" w14:textId="77777777" w:rsidR="00267633" w:rsidRPr="00267633" w:rsidRDefault="00267633" w:rsidP="00267633">
            <w:pPr>
              <w:tabs>
                <w:tab w:val="left" w:pos="-720"/>
              </w:tabs>
              <w:suppressAutoHyphens/>
              <w:spacing w:before="0" w:after="0" w:line="240" w:lineRule="auto"/>
              <w:jc w:val="center"/>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Scope of agreement</w:t>
            </w:r>
          </w:p>
        </w:tc>
        <w:tc>
          <w:tcPr>
            <w:tcW w:w="1140" w:type="dxa"/>
          </w:tcPr>
          <w:p w14:paraId="5E29894C" w14:textId="77777777" w:rsidR="00267633" w:rsidRPr="00267633" w:rsidRDefault="00267633" w:rsidP="00267633">
            <w:pPr>
              <w:tabs>
                <w:tab w:val="left" w:pos="-720"/>
              </w:tabs>
              <w:suppressAutoHyphens/>
              <w:spacing w:before="0" w:after="0" w:line="240" w:lineRule="auto"/>
              <w:jc w:val="center"/>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Page</w:t>
            </w:r>
          </w:p>
        </w:tc>
      </w:tr>
      <w:tr w:rsidR="00267633" w:rsidRPr="00267633" w14:paraId="66B2F2A1" w14:textId="77777777" w:rsidTr="00267633">
        <w:trPr>
          <w:divId w:val="2116439976"/>
        </w:trPr>
        <w:tc>
          <w:tcPr>
            <w:tcW w:w="1278" w:type="dxa"/>
          </w:tcPr>
          <w:p w14:paraId="5CFAD918" w14:textId="77777777" w:rsidR="00267633" w:rsidRPr="00267633" w:rsidRDefault="00267633" w:rsidP="00267633">
            <w:pPr>
              <w:tabs>
                <w:tab w:val="left" w:pos="-720"/>
              </w:tabs>
              <w:suppressAutoHyphens/>
              <w:spacing w:before="0" w:after="0" w:line="240" w:lineRule="auto"/>
              <w:jc w:val="both"/>
              <w:rPr>
                <w:rFonts w:ascii="Times New Roman" w:hAnsi="Times New Roman" w:cs="Times New Roman"/>
                <w:szCs w:val="20"/>
                <w:lang w:val="en-GB" w:eastAsia="zh-CN"/>
              </w:rPr>
            </w:pPr>
          </w:p>
          <w:p w14:paraId="1E674A1C" w14:textId="77777777" w:rsidR="00267633" w:rsidRPr="00267633" w:rsidRDefault="00267633" w:rsidP="00267633">
            <w:pPr>
              <w:tabs>
                <w:tab w:val="left" w:pos="-720"/>
              </w:tabs>
              <w:suppressAutoHyphens/>
              <w:spacing w:before="0" w:after="0" w:line="240" w:lineRule="auto"/>
              <w:jc w:val="both"/>
              <w:rPr>
                <w:rFonts w:ascii="Times New Roman" w:hAnsi="Times New Roman" w:cs="Times New Roman"/>
                <w:szCs w:val="20"/>
                <w:lang w:val="en-GB" w:eastAsia="zh-CN"/>
              </w:rPr>
            </w:pPr>
          </w:p>
          <w:p w14:paraId="7B92C638" w14:textId="77777777" w:rsidR="00267633" w:rsidRPr="00267633" w:rsidRDefault="00267633" w:rsidP="00267633">
            <w:pPr>
              <w:tabs>
                <w:tab w:val="left" w:pos="-720"/>
              </w:tabs>
              <w:suppressAutoHyphens/>
              <w:spacing w:before="0" w:after="0" w:line="240" w:lineRule="auto"/>
              <w:jc w:val="both"/>
              <w:rPr>
                <w:rFonts w:ascii="Times New Roman" w:hAnsi="Times New Roman" w:cs="Times New Roman"/>
                <w:szCs w:val="20"/>
                <w:lang w:val="en-GB" w:eastAsia="zh-CN"/>
              </w:rPr>
            </w:pPr>
          </w:p>
          <w:p w14:paraId="48CB5F6F" w14:textId="77777777" w:rsidR="00267633" w:rsidRPr="00267633" w:rsidRDefault="00267633" w:rsidP="00267633">
            <w:pPr>
              <w:tabs>
                <w:tab w:val="left" w:pos="-720"/>
              </w:tabs>
              <w:suppressAutoHyphens/>
              <w:spacing w:before="0" w:after="0" w:line="240" w:lineRule="auto"/>
              <w:jc w:val="both"/>
              <w:rPr>
                <w:rFonts w:ascii="Times New Roman" w:hAnsi="Times New Roman" w:cs="Times New Roman"/>
                <w:szCs w:val="20"/>
                <w:lang w:val="en-GB" w:eastAsia="zh-CN"/>
              </w:rPr>
            </w:pPr>
          </w:p>
          <w:p w14:paraId="3D19005D" w14:textId="77777777" w:rsidR="00267633" w:rsidRPr="00267633" w:rsidRDefault="00267633" w:rsidP="00267633">
            <w:pPr>
              <w:tabs>
                <w:tab w:val="left" w:pos="-720"/>
              </w:tabs>
              <w:suppressAutoHyphens/>
              <w:spacing w:before="0" w:after="0" w:line="240" w:lineRule="auto"/>
              <w:jc w:val="both"/>
              <w:rPr>
                <w:rFonts w:ascii="Times New Roman" w:hAnsi="Times New Roman" w:cs="Times New Roman"/>
                <w:szCs w:val="20"/>
                <w:lang w:val="en-GB" w:eastAsia="zh-CN"/>
              </w:rPr>
            </w:pPr>
          </w:p>
          <w:p w14:paraId="032FBDDD" w14:textId="77777777" w:rsidR="00267633" w:rsidRPr="00267633" w:rsidRDefault="00267633" w:rsidP="00267633">
            <w:pPr>
              <w:tabs>
                <w:tab w:val="left" w:pos="-720"/>
              </w:tabs>
              <w:suppressAutoHyphens/>
              <w:spacing w:before="0" w:after="0" w:line="240" w:lineRule="auto"/>
              <w:jc w:val="both"/>
              <w:rPr>
                <w:rFonts w:ascii="Times New Roman" w:hAnsi="Times New Roman" w:cs="Times New Roman"/>
                <w:szCs w:val="20"/>
                <w:lang w:val="en-GB" w:eastAsia="zh-CN"/>
              </w:rPr>
            </w:pPr>
          </w:p>
          <w:p w14:paraId="5993851A" w14:textId="77777777" w:rsidR="00267633" w:rsidRPr="00267633" w:rsidRDefault="00267633" w:rsidP="00267633">
            <w:pPr>
              <w:tabs>
                <w:tab w:val="left" w:pos="-720"/>
              </w:tabs>
              <w:suppressAutoHyphens/>
              <w:spacing w:before="0" w:after="0" w:line="240" w:lineRule="auto"/>
              <w:jc w:val="both"/>
              <w:rPr>
                <w:rFonts w:ascii="Times New Roman" w:hAnsi="Times New Roman" w:cs="Times New Roman"/>
                <w:szCs w:val="20"/>
                <w:lang w:val="en-GB" w:eastAsia="zh-CN"/>
              </w:rPr>
            </w:pPr>
          </w:p>
          <w:p w14:paraId="0B660AAC" w14:textId="77777777" w:rsidR="00267633" w:rsidRPr="00267633" w:rsidRDefault="00267633" w:rsidP="00267633">
            <w:pPr>
              <w:tabs>
                <w:tab w:val="left" w:pos="-720"/>
              </w:tabs>
              <w:suppressAutoHyphens/>
              <w:spacing w:before="0" w:after="0" w:line="240" w:lineRule="auto"/>
              <w:jc w:val="both"/>
              <w:rPr>
                <w:rFonts w:ascii="Times New Roman" w:hAnsi="Times New Roman" w:cs="Times New Roman"/>
                <w:szCs w:val="20"/>
                <w:lang w:val="en-GB" w:eastAsia="zh-CN"/>
              </w:rPr>
            </w:pPr>
          </w:p>
          <w:p w14:paraId="64B412E4" w14:textId="77777777" w:rsidR="00267633" w:rsidRPr="00267633" w:rsidRDefault="00267633" w:rsidP="00267633">
            <w:pPr>
              <w:tabs>
                <w:tab w:val="left" w:pos="-720"/>
              </w:tabs>
              <w:suppressAutoHyphens/>
              <w:spacing w:before="0" w:after="0" w:line="240" w:lineRule="auto"/>
              <w:jc w:val="both"/>
              <w:rPr>
                <w:rFonts w:ascii="Times New Roman" w:hAnsi="Times New Roman" w:cs="Times New Roman"/>
                <w:szCs w:val="20"/>
                <w:lang w:val="en-GB" w:eastAsia="zh-CN"/>
              </w:rPr>
            </w:pPr>
          </w:p>
          <w:p w14:paraId="6B45ADAF" w14:textId="77777777" w:rsidR="00267633" w:rsidRPr="00267633" w:rsidRDefault="00267633" w:rsidP="00267633">
            <w:pPr>
              <w:tabs>
                <w:tab w:val="left" w:pos="-720"/>
              </w:tabs>
              <w:suppressAutoHyphens/>
              <w:spacing w:before="0" w:after="0" w:line="240" w:lineRule="auto"/>
              <w:jc w:val="both"/>
              <w:rPr>
                <w:rFonts w:ascii="Times New Roman" w:hAnsi="Times New Roman" w:cs="Times New Roman"/>
                <w:szCs w:val="20"/>
                <w:lang w:val="en-GB" w:eastAsia="zh-CN"/>
              </w:rPr>
            </w:pPr>
          </w:p>
          <w:p w14:paraId="6B251240" w14:textId="77777777" w:rsidR="00267633" w:rsidRPr="00267633" w:rsidRDefault="00267633" w:rsidP="00267633">
            <w:pPr>
              <w:tabs>
                <w:tab w:val="left" w:pos="-720"/>
              </w:tabs>
              <w:suppressAutoHyphens/>
              <w:spacing w:before="0" w:after="0" w:line="240" w:lineRule="auto"/>
              <w:jc w:val="both"/>
              <w:rPr>
                <w:rFonts w:ascii="Times New Roman" w:hAnsi="Times New Roman" w:cs="Times New Roman"/>
                <w:szCs w:val="20"/>
                <w:lang w:val="en-GB" w:eastAsia="zh-CN"/>
              </w:rPr>
            </w:pPr>
          </w:p>
          <w:p w14:paraId="083A0EE0" w14:textId="77777777" w:rsidR="00267633" w:rsidRPr="00267633" w:rsidRDefault="00267633" w:rsidP="00267633">
            <w:pPr>
              <w:tabs>
                <w:tab w:val="left" w:pos="-720"/>
              </w:tabs>
              <w:suppressAutoHyphens/>
              <w:spacing w:before="0" w:after="0" w:line="240" w:lineRule="auto"/>
              <w:jc w:val="both"/>
              <w:rPr>
                <w:rFonts w:ascii="Times New Roman" w:hAnsi="Times New Roman" w:cs="Times New Roman"/>
                <w:szCs w:val="20"/>
                <w:lang w:val="en-GB" w:eastAsia="zh-CN"/>
              </w:rPr>
            </w:pPr>
          </w:p>
          <w:p w14:paraId="365950F6" w14:textId="77777777" w:rsidR="00267633" w:rsidRPr="00267633" w:rsidRDefault="00267633" w:rsidP="00267633">
            <w:pPr>
              <w:tabs>
                <w:tab w:val="left" w:pos="-720"/>
              </w:tabs>
              <w:suppressAutoHyphens/>
              <w:spacing w:before="0" w:after="0" w:line="240" w:lineRule="auto"/>
              <w:jc w:val="both"/>
              <w:rPr>
                <w:rFonts w:ascii="Times New Roman" w:hAnsi="Times New Roman" w:cs="Times New Roman"/>
                <w:szCs w:val="20"/>
                <w:lang w:val="en-GB" w:eastAsia="zh-CN"/>
              </w:rPr>
            </w:pPr>
          </w:p>
          <w:p w14:paraId="1B83BFF1" w14:textId="77777777" w:rsidR="00267633" w:rsidRPr="00267633" w:rsidRDefault="00267633" w:rsidP="00267633">
            <w:pPr>
              <w:tabs>
                <w:tab w:val="left" w:pos="-720"/>
              </w:tabs>
              <w:suppressAutoHyphens/>
              <w:spacing w:before="0" w:after="0" w:line="240" w:lineRule="auto"/>
              <w:jc w:val="both"/>
              <w:rPr>
                <w:rFonts w:ascii="Times New Roman" w:hAnsi="Times New Roman" w:cs="Times New Roman"/>
                <w:szCs w:val="20"/>
                <w:lang w:val="en-GB" w:eastAsia="zh-CN"/>
              </w:rPr>
            </w:pPr>
          </w:p>
          <w:p w14:paraId="28673A79" w14:textId="77777777" w:rsidR="00267633" w:rsidRPr="00267633" w:rsidRDefault="00267633" w:rsidP="00267633">
            <w:pPr>
              <w:tabs>
                <w:tab w:val="left" w:pos="-720"/>
              </w:tabs>
              <w:suppressAutoHyphens/>
              <w:spacing w:before="0" w:after="0" w:line="240" w:lineRule="auto"/>
              <w:jc w:val="both"/>
              <w:rPr>
                <w:rFonts w:ascii="Times New Roman" w:hAnsi="Times New Roman" w:cs="Times New Roman"/>
                <w:szCs w:val="20"/>
                <w:lang w:val="en-GB" w:eastAsia="zh-CN"/>
              </w:rPr>
            </w:pPr>
          </w:p>
          <w:p w14:paraId="1B3AF718" w14:textId="77777777" w:rsidR="00267633" w:rsidRPr="00267633" w:rsidRDefault="00267633" w:rsidP="00267633">
            <w:pPr>
              <w:tabs>
                <w:tab w:val="left" w:pos="-720"/>
              </w:tabs>
              <w:suppressAutoHyphens/>
              <w:spacing w:before="0" w:after="0" w:line="240" w:lineRule="auto"/>
              <w:jc w:val="both"/>
              <w:rPr>
                <w:rFonts w:ascii="Times New Roman" w:hAnsi="Times New Roman" w:cs="Times New Roman"/>
                <w:szCs w:val="20"/>
                <w:lang w:val="en-GB" w:eastAsia="zh-CN"/>
              </w:rPr>
            </w:pPr>
          </w:p>
          <w:p w14:paraId="402623F8" w14:textId="77777777" w:rsidR="00267633" w:rsidRPr="00267633" w:rsidRDefault="00267633" w:rsidP="00267633">
            <w:pPr>
              <w:tabs>
                <w:tab w:val="left" w:pos="-720"/>
              </w:tabs>
              <w:suppressAutoHyphens/>
              <w:spacing w:before="0" w:after="0" w:line="240" w:lineRule="auto"/>
              <w:jc w:val="both"/>
              <w:rPr>
                <w:rFonts w:ascii="Times New Roman" w:hAnsi="Times New Roman" w:cs="Times New Roman"/>
                <w:szCs w:val="20"/>
                <w:lang w:val="en-GB" w:eastAsia="zh-CN"/>
              </w:rPr>
            </w:pPr>
          </w:p>
          <w:p w14:paraId="123EA92E" w14:textId="77777777" w:rsidR="00267633" w:rsidRPr="00267633" w:rsidRDefault="00267633" w:rsidP="00267633">
            <w:pPr>
              <w:tabs>
                <w:tab w:val="left" w:pos="-720"/>
              </w:tabs>
              <w:suppressAutoHyphens/>
              <w:spacing w:before="0" w:after="0" w:line="240" w:lineRule="auto"/>
              <w:jc w:val="both"/>
              <w:rPr>
                <w:rFonts w:ascii="Times New Roman" w:hAnsi="Times New Roman" w:cs="Times New Roman"/>
                <w:szCs w:val="20"/>
                <w:lang w:val="en-GB" w:eastAsia="zh-CN"/>
              </w:rPr>
            </w:pPr>
          </w:p>
          <w:p w14:paraId="08ECF326" w14:textId="77777777" w:rsidR="00267633" w:rsidRPr="00267633" w:rsidRDefault="00267633" w:rsidP="00267633">
            <w:pPr>
              <w:tabs>
                <w:tab w:val="left" w:pos="-720"/>
              </w:tabs>
              <w:suppressAutoHyphens/>
              <w:spacing w:before="0" w:after="0" w:line="240" w:lineRule="auto"/>
              <w:jc w:val="both"/>
              <w:rPr>
                <w:rFonts w:ascii="Times New Roman" w:hAnsi="Times New Roman" w:cs="Times New Roman"/>
                <w:szCs w:val="20"/>
                <w:lang w:val="en-GB" w:eastAsia="zh-CN"/>
              </w:rPr>
            </w:pPr>
          </w:p>
          <w:p w14:paraId="0538BD71" w14:textId="77777777" w:rsidR="00267633" w:rsidRPr="00267633" w:rsidRDefault="00267633" w:rsidP="00267633">
            <w:pPr>
              <w:tabs>
                <w:tab w:val="left" w:pos="-720"/>
              </w:tabs>
              <w:suppressAutoHyphens/>
              <w:spacing w:before="0" w:after="0" w:line="240" w:lineRule="auto"/>
              <w:jc w:val="both"/>
              <w:rPr>
                <w:rFonts w:ascii="Times New Roman" w:hAnsi="Times New Roman" w:cs="Times New Roman"/>
                <w:szCs w:val="20"/>
                <w:lang w:val="en-GB" w:eastAsia="zh-CN"/>
              </w:rPr>
            </w:pPr>
          </w:p>
          <w:p w14:paraId="6CC85A36" w14:textId="77777777" w:rsidR="00267633" w:rsidRPr="00267633" w:rsidRDefault="00267633" w:rsidP="00267633">
            <w:pPr>
              <w:tabs>
                <w:tab w:val="left" w:pos="-720"/>
              </w:tabs>
              <w:suppressAutoHyphens/>
              <w:spacing w:before="0" w:after="0" w:line="240" w:lineRule="auto"/>
              <w:jc w:val="both"/>
              <w:rPr>
                <w:rFonts w:ascii="Times New Roman" w:hAnsi="Times New Roman" w:cs="Times New Roman"/>
                <w:szCs w:val="20"/>
                <w:lang w:val="en-GB" w:eastAsia="zh-CN"/>
              </w:rPr>
            </w:pPr>
          </w:p>
          <w:p w14:paraId="5D39B25E" w14:textId="77777777" w:rsidR="00267633" w:rsidRPr="00267633" w:rsidRDefault="00267633" w:rsidP="00267633">
            <w:pPr>
              <w:tabs>
                <w:tab w:val="left" w:pos="-720"/>
              </w:tabs>
              <w:suppressAutoHyphens/>
              <w:spacing w:before="0" w:after="0" w:line="240" w:lineRule="auto"/>
              <w:jc w:val="both"/>
              <w:rPr>
                <w:rFonts w:ascii="Times New Roman" w:hAnsi="Times New Roman" w:cs="Times New Roman"/>
                <w:szCs w:val="20"/>
                <w:lang w:val="en-GB" w:eastAsia="zh-CN"/>
              </w:rPr>
            </w:pPr>
          </w:p>
          <w:p w14:paraId="097C9798" w14:textId="77777777" w:rsidR="00267633" w:rsidRPr="00267633" w:rsidRDefault="00267633" w:rsidP="00267633">
            <w:pPr>
              <w:tabs>
                <w:tab w:val="left" w:pos="-720"/>
              </w:tabs>
              <w:suppressAutoHyphens/>
              <w:spacing w:before="0" w:after="0" w:line="240" w:lineRule="auto"/>
              <w:jc w:val="both"/>
              <w:rPr>
                <w:rFonts w:ascii="Times New Roman" w:hAnsi="Times New Roman" w:cs="Times New Roman"/>
                <w:szCs w:val="20"/>
                <w:lang w:val="en-GB" w:eastAsia="zh-CN"/>
              </w:rPr>
            </w:pPr>
          </w:p>
          <w:p w14:paraId="0BD054B9" w14:textId="77777777" w:rsidR="00267633" w:rsidRPr="00267633" w:rsidRDefault="00267633" w:rsidP="00267633">
            <w:pPr>
              <w:tabs>
                <w:tab w:val="left" w:pos="-720"/>
              </w:tabs>
              <w:suppressAutoHyphens/>
              <w:spacing w:before="0" w:after="0" w:line="240" w:lineRule="auto"/>
              <w:jc w:val="both"/>
              <w:rPr>
                <w:rFonts w:ascii="Times New Roman" w:hAnsi="Times New Roman" w:cs="Times New Roman"/>
                <w:szCs w:val="20"/>
                <w:lang w:val="en-GB" w:eastAsia="zh-CN"/>
              </w:rPr>
            </w:pPr>
          </w:p>
          <w:p w14:paraId="524F0104" w14:textId="77777777" w:rsidR="00267633" w:rsidRPr="00267633" w:rsidRDefault="00267633" w:rsidP="00267633">
            <w:pPr>
              <w:tabs>
                <w:tab w:val="left" w:pos="-720"/>
              </w:tabs>
              <w:suppressAutoHyphens/>
              <w:spacing w:before="0" w:after="0" w:line="240" w:lineRule="auto"/>
              <w:jc w:val="both"/>
              <w:rPr>
                <w:rFonts w:ascii="Times New Roman" w:hAnsi="Times New Roman" w:cs="Times New Roman"/>
                <w:szCs w:val="20"/>
                <w:lang w:val="en-GB" w:eastAsia="zh-CN"/>
              </w:rPr>
            </w:pPr>
          </w:p>
          <w:p w14:paraId="3BE6DF0E" w14:textId="77777777" w:rsidR="00267633" w:rsidRPr="00267633" w:rsidRDefault="00267633" w:rsidP="00267633">
            <w:pPr>
              <w:tabs>
                <w:tab w:val="left" w:pos="-720"/>
              </w:tabs>
              <w:suppressAutoHyphens/>
              <w:spacing w:before="0" w:after="0" w:line="240" w:lineRule="auto"/>
              <w:jc w:val="both"/>
              <w:rPr>
                <w:rFonts w:ascii="Times New Roman" w:hAnsi="Times New Roman" w:cs="Times New Roman"/>
                <w:szCs w:val="20"/>
                <w:lang w:val="en-GB" w:eastAsia="zh-CN"/>
              </w:rPr>
            </w:pPr>
          </w:p>
          <w:p w14:paraId="2307E571" w14:textId="77777777" w:rsidR="00267633" w:rsidRPr="00267633" w:rsidRDefault="00267633" w:rsidP="00267633">
            <w:pPr>
              <w:tabs>
                <w:tab w:val="left" w:pos="-720"/>
              </w:tabs>
              <w:suppressAutoHyphens/>
              <w:spacing w:before="0" w:after="0" w:line="240" w:lineRule="auto"/>
              <w:jc w:val="both"/>
              <w:rPr>
                <w:rFonts w:ascii="Times New Roman" w:hAnsi="Times New Roman" w:cs="Times New Roman"/>
                <w:szCs w:val="20"/>
                <w:lang w:val="en-GB" w:eastAsia="zh-CN"/>
              </w:rPr>
            </w:pPr>
          </w:p>
          <w:p w14:paraId="00F9F33A" w14:textId="77777777" w:rsidR="00267633" w:rsidRPr="00267633" w:rsidRDefault="00267633" w:rsidP="00267633">
            <w:pPr>
              <w:tabs>
                <w:tab w:val="left" w:pos="-720"/>
              </w:tabs>
              <w:suppressAutoHyphens/>
              <w:spacing w:before="0" w:after="0" w:line="240" w:lineRule="auto"/>
              <w:jc w:val="both"/>
              <w:rPr>
                <w:rFonts w:ascii="Times New Roman" w:hAnsi="Times New Roman" w:cs="Times New Roman"/>
                <w:szCs w:val="20"/>
                <w:lang w:val="en-GB" w:eastAsia="zh-CN"/>
              </w:rPr>
            </w:pPr>
          </w:p>
          <w:p w14:paraId="0FF49D03" w14:textId="77777777" w:rsidR="00267633" w:rsidRPr="00267633" w:rsidRDefault="00267633" w:rsidP="00267633">
            <w:pPr>
              <w:tabs>
                <w:tab w:val="left" w:pos="-720"/>
              </w:tabs>
              <w:suppressAutoHyphens/>
              <w:spacing w:before="0" w:after="0" w:line="240" w:lineRule="auto"/>
              <w:jc w:val="both"/>
              <w:rPr>
                <w:rFonts w:ascii="Times New Roman" w:hAnsi="Times New Roman" w:cs="Times New Roman"/>
                <w:szCs w:val="20"/>
                <w:lang w:val="en-GB" w:eastAsia="zh-CN"/>
              </w:rPr>
            </w:pPr>
          </w:p>
          <w:p w14:paraId="3638449F" w14:textId="77777777" w:rsidR="00267633" w:rsidRPr="00267633" w:rsidRDefault="00267633" w:rsidP="00267633">
            <w:pPr>
              <w:tabs>
                <w:tab w:val="left" w:pos="-720"/>
              </w:tabs>
              <w:suppressAutoHyphens/>
              <w:spacing w:before="0" w:after="0" w:line="240" w:lineRule="auto"/>
              <w:jc w:val="both"/>
              <w:rPr>
                <w:rFonts w:ascii="Times New Roman" w:hAnsi="Times New Roman" w:cs="Times New Roman"/>
                <w:szCs w:val="20"/>
                <w:lang w:val="en-GB" w:eastAsia="zh-CN"/>
              </w:rPr>
            </w:pPr>
          </w:p>
          <w:p w14:paraId="27AD6683" w14:textId="77777777" w:rsidR="00267633" w:rsidRPr="00267633" w:rsidRDefault="00267633" w:rsidP="00267633">
            <w:pPr>
              <w:tabs>
                <w:tab w:val="left" w:pos="-720"/>
              </w:tabs>
              <w:suppressAutoHyphens/>
              <w:spacing w:before="0" w:after="0" w:line="240" w:lineRule="auto"/>
              <w:jc w:val="both"/>
              <w:rPr>
                <w:rFonts w:ascii="Times New Roman" w:hAnsi="Times New Roman" w:cs="Times New Roman"/>
                <w:szCs w:val="20"/>
                <w:lang w:val="en-GB" w:eastAsia="zh-CN"/>
              </w:rPr>
            </w:pPr>
          </w:p>
        </w:tc>
        <w:tc>
          <w:tcPr>
            <w:tcW w:w="2980" w:type="dxa"/>
          </w:tcPr>
          <w:p w14:paraId="42426A2F" w14:textId="77777777" w:rsidR="00267633" w:rsidRPr="00267633" w:rsidRDefault="00267633" w:rsidP="00267633">
            <w:pPr>
              <w:tabs>
                <w:tab w:val="left" w:pos="-720"/>
              </w:tabs>
              <w:suppressAutoHyphens/>
              <w:spacing w:before="0" w:after="0" w:line="240" w:lineRule="auto"/>
              <w:jc w:val="both"/>
              <w:rPr>
                <w:rFonts w:ascii="Times New Roman" w:hAnsi="Times New Roman" w:cs="Times New Roman"/>
                <w:szCs w:val="20"/>
                <w:lang w:val="en-GB" w:eastAsia="zh-CN"/>
              </w:rPr>
            </w:pPr>
          </w:p>
        </w:tc>
        <w:tc>
          <w:tcPr>
            <w:tcW w:w="1228" w:type="dxa"/>
          </w:tcPr>
          <w:p w14:paraId="08F06891" w14:textId="77777777" w:rsidR="00267633" w:rsidRPr="00267633" w:rsidRDefault="00267633" w:rsidP="00267633">
            <w:pPr>
              <w:tabs>
                <w:tab w:val="left" w:pos="-720"/>
              </w:tabs>
              <w:suppressAutoHyphens/>
              <w:spacing w:before="0" w:after="0" w:line="240" w:lineRule="auto"/>
              <w:jc w:val="both"/>
              <w:rPr>
                <w:rFonts w:ascii="Times New Roman" w:hAnsi="Times New Roman" w:cs="Times New Roman"/>
                <w:szCs w:val="20"/>
                <w:lang w:val="en-GB" w:eastAsia="zh-CN"/>
              </w:rPr>
            </w:pPr>
          </w:p>
        </w:tc>
        <w:tc>
          <w:tcPr>
            <w:tcW w:w="1402" w:type="dxa"/>
          </w:tcPr>
          <w:p w14:paraId="09E82DD7" w14:textId="77777777" w:rsidR="00267633" w:rsidRPr="00267633" w:rsidRDefault="00267633" w:rsidP="00267633">
            <w:pPr>
              <w:tabs>
                <w:tab w:val="left" w:pos="-720"/>
              </w:tabs>
              <w:suppressAutoHyphens/>
              <w:spacing w:before="0" w:after="0" w:line="240" w:lineRule="auto"/>
              <w:jc w:val="both"/>
              <w:rPr>
                <w:rFonts w:ascii="Times New Roman" w:hAnsi="Times New Roman" w:cs="Times New Roman"/>
                <w:szCs w:val="20"/>
                <w:lang w:val="en-GB" w:eastAsia="zh-CN"/>
              </w:rPr>
            </w:pPr>
          </w:p>
        </w:tc>
        <w:tc>
          <w:tcPr>
            <w:tcW w:w="1140" w:type="dxa"/>
          </w:tcPr>
          <w:p w14:paraId="2B333632" w14:textId="77777777" w:rsidR="00267633" w:rsidRPr="00267633" w:rsidRDefault="00267633" w:rsidP="00267633">
            <w:pPr>
              <w:tabs>
                <w:tab w:val="left" w:pos="-720"/>
              </w:tabs>
              <w:suppressAutoHyphens/>
              <w:spacing w:before="0" w:after="0" w:line="240" w:lineRule="auto"/>
              <w:jc w:val="both"/>
              <w:rPr>
                <w:rFonts w:ascii="Times New Roman" w:hAnsi="Times New Roman" w:cs="Times New Roman"/>
                <w:szCs w:val="20"/>
                <w:lang w:val="en-GB" w:eastAsia="zh-CN"/>
              </w:rPr>
            </w:pPr>
          </w:p>
        </w:tc>
      </w:tr>
    </w:tbl>
    <w:p w14:paraId="7A12FBDA" w14:textId="77777777" w:rsidR="00267633" w:rsidRPr="00267633" w:rsidRDefault="00267633" w:rsidP="00267633">
      <w:pPr>
        <w:spacing w:before="0" w:after="200" w:line="276" w:lineRule="auto"/>
        <w:divId w:val="2116439976"/>
        <w:rPr>
          <w:rFonts w:ascii="Calibri" w:hAnsi="Calibri" w:cs="Times New Roman"/>
          <w:sz w:val="22"/>
          <w:szCs w:val="22"/>
          <w:lang w:val="en-GB" w:eastAsia="en-GB"/>
        </w:rPr>
      </w:pPr>
    </w:p>
    <w:p w14:paraId="4554D394" w14:textId="77777777" w:rsidR="00267633" w:rsidRDefault="00267633" w:rsidP="00267633">
      <w:pPr>
        <w:spacing w:before="0" w:after="200" w:line="276" w:lineRule="auto"/>
        <w:divId w:val="2116439976"/>
        <w:rPr>
          <w:rFonts w:ascii="Calibri" w:hAnsi="Calibri" w:cs="Times New Roman"/>
          <w:sz w:val="22"/>
          <w:szCs w:val="22"/>
          <w:lang w:val="en-GB" w:eastAsia="en-GB"/>
        </w:rPr>
      </w:pPr>
    </w:p>
    <w:p w14:paraId="6245B87E" w14:textId="77777777" w:rsidR="001A0CCB" w:rsidRDefault="001A0CCB" w:rsidP="00267633">
      <w:pPr>
        <w:spacing w:before="0" w:after="200" w:line="276" w:lineRule="auto"/>
        <w:divId w:val="2116439976"/>
        <w:rPr>
          <w:rFonts w:ascii="Calibri" w:hAnsi="Calibri" w:cs="Times New Roman"/>
          <w:sz w:val="22"/>
          <w:szCs w:val="22"/>
          <w:lang w:val="en-GB" w:eastAsia="en-GB"/>
        </w:rPr>
      </w:pPr>
    </w:p>
    <w:p w14:paraId="27C3B0E9" w14:textId="77777777" w:rsidR="001A0CCB" w:rsidRPr="00267633" w:rsidRDefault="001A0CCB" w:rsidP="00267633">
      <w:pPr>
        <w:spacing w:before="0" w:after="200" w:line="276" w:lineRule="auto"/>
        <w:divId w:val="2116439976"/>
        <w:rPr>
          <w:rFonts w:ascii="Calibri" w:hAnsi="Calibri" w:cs="Times New Roman"/>
          <w:sz w:val="22"/>
          <w:szCs w:val="22"/>
          <w:lang w:val="en-GB" w:eastAsia="en-GB"/>
        </w:rPr>
      </w:pPr>
    </w:p>
    <w:tbl>
      <w:tblPr>
        <w:tblW w:w="9240" w:type="dxa"/>
        <w:jc w:val="center"/>
        <w:tblLayout w:type="fixed"/>
        <w:tblLook w:val="0000" w:firstRow="0" w:lastRow="0" w:firstColumn="0" w:lastColumn="0" w:noHBand="0" w:noVBand="0"/>
      </w:tblPr>
      <w:tblGrid>
        <w:gridCol w:w="3080"/>
        <w:gridCol w:w="3080"/>
        <w:gridCol w:w="3080"/>
      </w:tblGrid>
      <w:tr w:rsidR="00267633" w:rsidRPr="00267633" w14:paraId="612CEE26" w14:textId="77777777" w:rsidTr="00267633">
        <w:trPr>
          <w:divId w:val="2116439976"/>
          <w:jc w:val="center"/>
        </w:trPr>
        <w:tc>
          <w:tcPr>
            <w:tcW w:w="3080" w:type="dxa"/>
          </w:tcPr>
          <w:p w14:paraId="1966AD25" w14:textId="77777777" w:rsidR="00267633" w:rsidRPr="00267633" w:rsidRDefault="00267633" w:rsidP="00267633">
            <w:pPr>
              <w:spacing w:before="0" w:after="120" w:line="240" w:lineRule="auto"/>
              <w:rPr>
                <w:rFonts w:ascii="Times New Roman" w:hAnsi="Times New Roman" w:cs="Times New Roman"/>
                <w:sz w:val="18"/>
                <w:szCs w:val="20"/>
                <w:lang w:val="en-GB" w:eastAsia="zh-CN"/>
              </w:rPr>
            </w:pPr>
          </w:p>
        </w:tc>
        <w:tc>
          <w:tcPr>
            <w:tcW w:w="3080" w:type="dxa"/>
          </w:tcPr>
          <w:p w14:paraId="130D1765" w14:textId="77777777" w:rsidR="00267633" w:rsidRPr="00267633" w:rsidRDefault="00267633" w:rsidP="00267633">
            <w:pPr>
              <w:keepNext/>
              <w:spacing w:before="0" w:after="0" w:line="240" w:lineRule="auto"/>
              <w:jc w:val="center"/>
              <w:outlineLvl w:val="1"/>
              <w:rPr>
                <w:rFonts w:ascii="Times New Roman" w:hAnsi="Times New Roman"/>
                <w:bCs/>
                <w:iCs/>
                <w:szCs w:val="28"/>
                <w:lang w:val="en-GB" w:eastAsia="zh-CN"/>
              </w:rPr>
            </w:pPr>
            <w:bookmarkStart w:id="66" w:name="_Toc122854404"/>
            <w:bookmarkStart w:id="67" w:name="_Toc122854783"/>
            <w:bookmarkStart w:id="68" w:name="_Toc122864026"/>
            <w:r w:rsidRPr="00267633">
              <w:rPr>
                <w:rFonts w:ascii="Times New Roman" w:hAnsi="Times New Roman"/>
                <w:bCs/>
                <w:iCs/>
                <w:szCs w:val="28"/>
                <w:lang w:val="en-GB" w:eastAsia="zh-CN"/>
              </w:rPr>
              <w:t xml:space="preserve">FORM </w:t>
            </w:r>
            <w:bookmarkEnd w:id="66"/>
            <w:bookmarkEnd w:id="67"/>
            <w:bookmarkEnd w:id="68"/>
            <w:r w:rsidRPr="00267633">
              <w:rPr>
                <w:rFonts w:ascii="Times New Roman" w:hAnsi="Times New Roman"/>
                <w:bCs/>
                <w:iCs/>
                <w:szCs w:val="28"/>
                <w:lang w:val="en-GB" w:eastAsia="zh-CN"/>
              </w:rPr>
              <w:t>206</w:t>
            </w:r>
          </w:p>
        </w:tc>
        <w:tc>
          <w:tcPr>
            <w:tcW w:w="3080" w:type="dxa"/>
          </w:tcPr>
          <w:p w14:paraId="784744F2"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r>
    </w:tbl>
    <w:p w14:paraId="13B919EC" w14:textId="77777777" w:rsidR="00267633" w:rsidRPr="00267633" w:rsidRDefault="00267633" w:rsidP="00267633">
      <w:pPr>
        <w:keepNext/>
        <w:spacing w:before="0" w:after="0" w:line="240" w:lineRule="auto"/>
        <w:ind w:left="720" w:hanging="720"/>
        <w:outlineLvl w:val="1"/>
        <w:divId w:val="2116439976"/>
        <w:rPr>
          <w:rFonts w:ascii="Times New Roman" w:hAnsi="Times New Roman"/>
          <w:bCs/>
          <w:iCs/>
          <w:spacing w:val="-3"/>
          <w:sz w:val="22"/>
          <w:szCs w:val="22"/>
          <w:lang w:val="en-GB" w:eastAsia="zh-CN"/>
        </w:rPr>
      </w:pPr>
      <w:r w:rsidRPr="00267633">
        <w:rPr>
          <w:rFonts w:ascii="Times New Roman" w:hAnsi="Times New Roman"/>
          <w:bCs/>
          <w:iCs/>
          <w:spacing w:val="-3"/>
          <w:sz w:val="22"/>
          <w:szCs w:val="22"/>
          <w:lang w:val="en-GB" w:eastAsia="zh-CN"/>
        </w:rPr>
        <w:t>Para 21</w:t>
      </w:r>
    </w:p>
    <w:p w14:paraId="3F243EB6" w14:textId="77777777" w:rsidR="00267633" w:rsidRPr="00267633" w:rsidRDefault="00267633" w:rsidP="00267633">
      <w:pPr>
        <w:keepNext/>
        <w:spacing w:before="0" w:after="0" w:line="240" w:lineRule="auto"/>
        <w:ind w:left="720" w:hanging="720"/>
        <w:jc w:val="center"/>
        <w:outlineLvl w:val="1"/>
        <w:divId w:val="2116439976"/>
        <w:rPr>
          <w:rFonts w:ascii="Times New Roman" w:hAnsi="Times New Roman"/>
          <w:b/>
          <w:bCs/>
          <w:iCs/>
          <w:spacing w:val="-3"/>
          <w:szCs w:val="28"/>
          <w:lang w:val="en-GB" w:eastAsia="zh-CN"/>
        </w:rPr>
      </w:pPr>
      <w:r w:rsidRPr="00267633">
        <w:rPr>
          <w:rFonts w:ascii="Times New Roman" w:hAnsi="Times New Roman"/>
          <w:b/>
          <w:bCs/>
          <w:iCs/>
          <w:spacing w:val="-3"/>
          <w:szCs w:val="28"/>
          <w:lang w:val="en-GB" w:eastAsia="zh-CN"/>
        </w:rPr>
        <w:t>AFFIDAVIT OF ASSETS AND MEANS</w:t>
      </w:r>
    </w:p>
    <w:p w14:paraId="6C86ACFF" w14:textId="77777777" w:rsidR="00267633" w:rsidRPr="00267633" w:rsidRDefault="00267633" w:rsidP="00267633">
      <w:pPr>
        <w:spacing w:before="0" w:after="0" w:line="240" w:lineRule="auto"/>
        <w:ind w:left="2160" w:firstLine="720"/>
        <w:jc w:val="both"/>
        <w:divId w:val="2116439976"/>
        <w:rPr>
          <w:rFonts w:ascii="Times New Roman" w:hAnsi="Times New Roman" w:cs="Times New Roman"/>
          <w:b/>
          <w:szCs w:val="20"/>
          <w:lang w:val="en-GB" w:eastAsia="zh-CN"/>
        </w:rPr>
      </w:pPr>
    </w:p>
    <w:p w14:paraId="05A7AD86" w14:textId="77777777" w:rsidR="00267633" w:rsidRPr="00267633" w:rsidRDefault="00267633" w:rsidP="00267633">
      <w:pPr>
        <w:spacing w:before="0" w:after="0" w:line="240" w:lineRule="auto"/>
        <w:jc w:val="center"/>
        <w:divId w:val="2116439976"/>
        <w:rPr>
          <w:rFonts w:ascii="Times New Roman" w:hAnsi="Times New Roman" w:cs="Times New Roman"/>
          <w:szCs w:val="20"/>
          <w:lang w:val="en-GB" w:eastAsia="zh-CN"/>
        </w:rPr>
      </w:pPr>
    </w:p>
    <w:p w14:paraId="0CB89CF7" w14:textId="77777777" w:rsidR="00267633" w:rsidRPr="00267633" w:rsidRDefault="00267633" w:rsidP="00267633">
      <w:pPr>
        <w:spacing w:before="0" w:after="0" w:line="240" w:lineRule="auto"/>
        <w:jc w:val="center"/>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(Title as in action)</w:t>
      </w:r>
    </w:p>
    <w:p w14:paraId="216A5473" w14:textId="77777777" w:rsidR="00267633" w:rsidRPr="00267633" w:rsidRDefault="00267633" w:rsidP="00267633">
      <w:pPr>
        <w:spacing w:before="0" w:after="0" w:line="240" w:lineRule="auto"/>
        <w:ind w:left="2160" w:firstLine="720"/>
        <w:jc w:val="both"/>
        <w:divId w:val="2116439976"/>
        <w:rPr>
          <w:rFonts w:ascii="Times New Roman" w:hAnsi="Times New Roman" w:cs="Times New Roman"/>
          <w:b/>
          <w:szCs w:val="20"/>
          <w:lang w:val="en-GB" w:eastAsia="zh-CN"/>
        </w:rPr>
      </w:pPr>
    </w:p>
    <w:p w14:paraId="07367368" w14:textId="77777777" w:rsidR="00267633" w:rsidRPr="00267633" w:rsidRDefault="00267633" w:rsidP="00267633">
      <w:pPr>
        <w:spacing w:before="0" w:after="0" w:line="240" w:lineRule="auto"/>
        <w:jc w:val="center"/>
        <w:divId w:val="2116439976"/>
        <w:rPr>
          <w:rFonts w:ascii="Times New Roman" w:hAnsi="Times New Roman" w:cs="Times New Roman"/>
          <w:b/>
          <w:sz w:val="26"/>
          <w:szCs w:val="20"/>
          <w:lang w:val="en-GB" w:eastAsia="zh-CN"/>
        </w:rPr>
      </w:pPr>
    </w:p>
    <w:p w14:paraId="4EF61607" w14:textId="77777777" w:rsidR="00267633" w:rsidRPr="00267633" w:rsidRDefault="00267633" w:rsidP="00267633">
      <w:pPr>
        <w:spacing w:before="0" w:after="0" w:line="240" w:lineRule="auto"/>
        <w:jc w:val="both"/>
        <w:divId w:val="2116439976"/>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A.</w:t>
      </w:r>
      <w:r w:rsidRPr="00267633">
        <w:rPr>
          <w:rFonts w:ascii="Times New Roman" w:hAnsi="Times New Roman" w:cs="Times New Roman"/>
          <w:b/>
          <w:szCs w:val="20"/>
          <w:lang w:val="en-GB" w:eastAsia="zh-CN"/>
        </w:rPr>
        <w:tab/>
        <w:t xml:space="preserve">Party Swearing or Affirming this Affidavit: </w:t>
      </w:r>
    </w:p>
    <w:p w14:paraId="51B7DBB1" w14:textId="77777777" w:rsidR="00267633" w:rsidRPr="00267633" w:rsidRDefault="00267633" w:rsidP="00267633">
      <w:pPr>
        <w:spacing w:before="0" w:after="0" w:line="240" w:lineRule="auto"/>
        <w:ind w:firstLine="720"/>
        <w:jc w:val="both"/>
        <w:divId w:val="2116439976"/>
        <w:rPr>
          <w:rFonts w:ascii="Times New Roman" w:hAnsi="Times New Roman" w:cs="Times New Roman"/>
          <w:b/>
          <w:szCs w:val="20"/>
          <w:lang w:val="en-GB" w:eastAsia="zh-CN"/>
        </w:rPr>
      </w:pPr>
    </w:p>
    <w:p w14:paraId="1573E447" w14:textId="77777777" w:rsidR="00267633" w:rsidRPr="00267633" w:rsidRDefault="00267633" w:rsidP="00267633">
      <w:pPr>
        <w:spacing w:before="0" w:after="0" w:line="240" w:lineRule="auto"/>
        <w:ind w:firstLine="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Name:</w:t>
      </w:r>
    </w:p>
    <w:p w14:paraId="1A093C81" w14:textId="77777777" w:rsidR="00267633" w:rsidRPr="00267633" w:rsidRDefault="00267633" w:rsidP="00267633">
      <w:pPr>
        <w:spacing w:before="0" w:after="0" w:line="240" w:lineRule="auto"/>
        <w:ind w:firstLine="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Age:</w:t>
      </w:r>
    </w:p>
    <w:p w14:paraId="6F62E9FE" w14:textId="77777777" w:rsidR="00267633" w:rsidRPr="00267633" w:rsidRDefault="00267633" w:rsidP="00267633">
      <w:pPr>
        <w:spacing w:before="0" w:after="0" w:line="240" w:lineRule="auto"/>
        <w:ind w:firstLine="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Address:</w:t>
      </w:r>
    </w:p>
    <w:p w14:paraId="40B799E7" w14:textId="77777777" w:rsidR="00267633" w:rsidRPr="00267633" w:rsidRDefault="00267633" w:rsidP="00267633">
      <w:pPr>
        <w:spacing w:before="0" w:after="0" w:line="240" w:lineRule="auto"/>
        <w:ind w:firstLine="720"/>
        <w:jc w:val="both"/>
        <w:divId w:val="2116439976"/>
        <w:rPr>
          <w:rFonts w:ascii="Times New Roman" w:hAnsi="Times New Roman" w:cs="Times New Roman"/>
          <w:b/>
          <w:szCs w:val="20"/>
          <w:lang w:val="en-GB" w:eastAsia="zh-CN"/>
        </w:rPr>
      </w:pPr>
      <w:r w:rsidRPr="00267633">
        <w:rPr>
          <w:rFonts w:ascii="Times New Roman" w:hAnsi="Times New Roman" w:cs="Times New Roman"/>
          <w:szCs w:val="20"/>
          <w:lang w:val="en-GB" w:eastAsia="zh-CN"/>
        </w:rPr>
        <w:t>Contact Number:</w:t>
      </w:r>
    </w:p>
    <w:p w14:paraId="5E980AA8" w14:textId="77777777" w:rsidR="00267633" w:rsidRPr="00267633" w:rsidRDefault="00267633" w:rsidP="00267633">
      <w:pPr>
        <w:spacing w:before="0" w:after="0" w:line="240" w:lineRule="auto"/>
        <w:jc w:val="both"/>
        <w:divId w:val="2116439976"/>
        <w:rPr>
          <w:rFonts w:ascii="Times New Roman" w:hAnsi="Times New Roman" w:cs="Times New Roman"/>
          <w:b/>
          <w:szCs w:val="20"/>
          <w:lang w:val="en-GB" w:eastAsia="zh-CN"/>
        </w:rPr>
      </w:pPr>
    </w:p>
    <w:p w14:paraId="09DDC3C6" w14:textId="77777777" w:rsidR="00267633" w:rsidRPr="00267633" w:rsidRDefault="00267633" w:rsidP="00267633">
      <w:pPr>
        <w:spacing w:before="0" w:after="120" w:line="240" w:lineRule="auto"/>
        <w:ind w:left="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I am the Plaintiff/Defendant* in the above matter. I </w:t>
      </w:r>
      <w:r w:rsidRPr="00267633">
        <w:rPr>
          <w:rFonts w:ascii="Times New Roman" w:hAnsi="Times New Roman" w:cs="Times New Roman"/>
          <w:i/>
          <w:szCs w:val="20"/>
          <w:lang w:val="en-GB" w:eastAsia="zh-CN"/>
        </w:rPr>
        <w:t>[make oath and say/affirm that*]</w:t>
      </w:r>
      <w:r w:rsidRPr="00267633">
        <w:rPr>
          <w:rFonts w:ascii="Times New Roman" w:hAnsi="Times New Roman" w:cs="Times New Roman"/>
          <w:szCs w:val="20"/>
          <w:lang w:val="en-GB" w:eastAsia="zh-CN"/>
        </w:rPr>
        <w:t xml:space="preserve"> the contents of this Affidavit of Assets and Means are true and correct to the best of my knowledge, </w:t>
      </w:r>
      <w:proofErr w:type="gramStart"/>
      <w:r w:rsidRPr="00267633">
        <w:rPr>
          <w:rFonts w:ascii="Times New Roman" w:hAnsi="Times New Roman" w:cs="Times New Roman"/>
          <w:szCs w:val="20"/>
          <w:lang w:val="en-GB" w:eastAsia="zh-CN"/>
        </w:rPr>
        <w:t>information</w:t>
      </w:r>
      <w:proofErr w:type="gramEnd"/>
      <w:r w:rsidRPr="00267633">
        <w:rPr>
          <w:rFonts w:ascii="Times New Roman" w:hAnsi="Times New Roman" w:cs="Times New Roman"/>
          <w:szCs w:val="20"/>
          <w:lang w:val="en-GB" w:eastAsia="zh-CN"/>
        </w:rPr>
        <w:t xml:space="preserve"> and belief. All the information stated in this Affidavit of Assets and Means is accurate as at [</w:t>
      </w:r>
      <w:r w:rsidRPr="00267633">
        <w:rPr>
          <w:rFonts w:ascii="Times New Roman" w:hAnsi="Times New Roman" w:cs="Times New Roman"/>
          <w:i/>
          <w:szCs w:val="20"/>
          <w:lang w:val="en-GB" w:eastAsia="zh-CN"/>
        </w:rPr>
        <w:t>to state date</w:t>
      </w:r>
      <w:r w:rsidRPr="00267633">
        <w:rPr>
          <w:rFonts w:ascii="Times New Roman" w:hAnsi="Times New Roman" w:cs="Times New Roman"/>
          <w:szCs w:val="20"/>
          <w:lang w:val="en-GB" w:eastAsia="zh-CN"/>
        </w:rPr>
        <w:t>]. I have made full and frank disclosure of my assets and means in this Affidavit of Assets and Means, to the best of my knowledge, information and belief, and have no other assets and means aside from what has been disclosed in this Affidavit.</w:t>
      </w:r>
    </w:p>
    <w:p w14:paraId="1BAC3642" w14:textId="77777777" w:rsidR="00267633" w:rsidRPr="00267633" w:rsidRDefault="00267633" w:rsidP="00267633">
      <w:pPr>
        <w:spacing w:before="0" w:after="120" w:line="240" w:lineRule="auto"/>
        <w:ind w:left="720"/>
        <w:jc w:val="both"/>
        <w:divId w:val="2116439976"/>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Summary of Relevant Information on Ancillary Matters</w:t>
      </w:r>
    </w:p>
    <w:p w14:paraId="38AA45B6" w14:textId="77777777" w:rsidR="00267633" w:rsidRPr="00267633" w:rsidRDefault="00267633" w:rsidP="006172E9">
      <w:pPr>
        <w:numPr>
          <w:ilvl w:val="0"/>
          <w:numId w:val="91"/>
        </w:numPr>
        <w:spacing w:before="0" w:after="200" w:line="276" w:lineRule="auto"/>
        <w:jc w:val="both"/>
        <w:divId w:val="2116439976"/>
        <w:rPr>
          <w:rFonts w:ascii="Times New Roman" w:hAnsi="Times New Roman" w:cs="Times New Roman"/>
          <w:b/>
          <w:u w:val="single"/>
          <w:lang w:val="en-US" w:eastAsia="zh-CN"/>
        </w:rPr>
      </w:pPr>
      <w:r w:rsidRPr="00267633">
        <w:rPr>
          <w:rFonts w:ascii="Times New Roman" w:hAnsi="Times New Roman" w:cs="Times New Roman"/>
          <w:b/>
          <w:u w:val="single"/>
          <w:lang w:val="en-US" w:eastAsia="zh-CN"/>
        </w:rPr>
        <w:t xml:space="preserve">Minor Child(ren) – </w:t>
      </w:r>
      <w:r w:rsidRPr="00267633">
        <w:rPr>
          <w:rFonts w:ascii="Times New Roman" w:hAnsi="Times New Roman" w:cs="Times New Roman"/>
          <w:i/>
          <w:u w:val="single"/>
          <w:lang w:val="en-US" w:eastAsia="zh-CN"/>
        </w:rPr>
        <w:t>Please list down the names and ages of all your minor child(ren)</w:t>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51"/>
        <w:gridCol w:w="4351"/>
      </w:tblGrid>
      <w:tr w:rsidR="00267633" w:rsidRPr="00267633" w14:paraId="45A7ED37" w14:textId="77777777" w:rsidTr="00267633">
        <w:trPr>
          <w:divId w:val="2116439976"/>
        </w:trPr>
        <w:tc>
          <w:tcPr>
            <w:tcW w:w="4621" w:type="dxa"/>
          </w:tcPr>
          <w:p w14:paraId="774138BF" w14:textId="77777777" w:rsidR="00267633" w:rsidRPr="00267633" w:rsidRDefault="00267633" w:rsidP="00267633">
            <w:pPr>
              <w:spacing w:before="0" w:after="0" w:line="240" w:lineRule="auto"/>
              <w:jc w:val="both"/>
              <w:rPr>
                <w:rFonts w:ascii="Times New Roman" w:hAnsi="Times New Roman" w:cs="Times New Roman"/>
                <w:b/>
                <w:lang w:val="en-US" w:eastAsia="zh-CN"/>
              </w:rPr>
            </w:pPr>
            <w:r w:rsidRPr="00267633">
              <w:rPr>
                <w:rFonts w:ascii="Times New Roman" w:hAnsi="Times New Roman" w:cs="Times New Roman"/>
                <w:b/>
                <w:lang w:val="en-US" w:eastAsia="zh-CN"/>
              </w:rPr>
              <w:t xml:space="preserve">Name of Child(ren) </w:t>
            </w:r>
          </w:p>
          <w:p w14:paraId="1C2AEB3A" w14:textId="77777777" w:rsidR="00267633" w:rsidRPr="00267633" w:rsidRDefault="00267633" w:rsidP="00267633">
            <w:pPr>
              <w:spacing w:before="0" w:after="0" w:line="240" w:lineRule="auto"/>
              <w:jc w:val="both"/>
              <w:rPr>
                <w:rFonts w:ascii="Times New Roman" w:hAnsi="Times New Roman" w:cs="Times New Roman"/>
                <w:b/>
                <w:lang w:val="en-US" w:eastAsia="zh-CN"/>
              </w:rPr>
            </w:pPr>
          </w:p>
        </w:tc>
        <w:tc>
          <w:tcPr>
            <w:tcW w:w="4621" w:type="dxa"/>
          </w:tcPr>
          <w:p w14:paraId="358EE304" w14:textId="77777777" w:rsidR="00267633" w:rsidRPr="00267633" w:rsidRDefault="00267633" w:rsidP="00267633">
            <w:pPr>
              <w:spacing w:before="0" w:after="0" w:line="240" w:lineRule="auto"/>
              <w:jc w:val="both"/>
              <w:rPr>
                <w:rFonts w:ascii="Times New Roman" w:hAnsi="Times New Roman" w:cs="Times New Roman"/>
                <w:b/>
                <w:lang w:val="en-US" w:eastAsia="zh-CN"/>
              </w:rPr>
            </w:pPr>
            <w:r w:rsidRPr="00267633">
              <w:rPr>
                <w:rFonts w:ascii="Times New Roman" w:hAnsi="Times New Roman" w:cs="Times New Roman"/>
                <w:b/>
                <w:lang w:val="en-US" w:eastAsia="zh-CN"/>
              </w:rPr>
              <w:t xml:space="preserve">Age of Child(ren) </w:t>
            </w:r>
          </w:p>
        </w:tc>
      </w:tr>
      <w:tr w:rsidR="00267633" w:rsidRPr="00267633" w14:paraId="01F09EFA" w14:textId="77777777" w:rsidTr="00267633">
        <w:trPr>
          <w:divId w:val="2116439976"/>
        </w:trPr>
        <w:tc>
          <w:tcPr>
            <w:tcW w:w="4621" w:type="dxa"/>
          </w:tcPr>
          <w:p w14:paraId="56442BE0" w14:textId="77777777" w:rsidR="00267633" w:rsidRPr="00267633" w:rsidRDefault="00267633" w:rsidP="00267633">
            <w:pPr>
              <w:spacing w:before="0" w:after="0" w:line="240" w:lineRule="auto"/>
              <w:jc w:val="both"/>
              <w:rPr>
                <w:rFonts w:ascii="Times New Roman" w:hAnsi="Times New Roman" w:cs="Times New Roman"/>
                <w:lang w:val="en-US" w:eastAsia="zh-CN"/>
              </w:rPr>
            </w:pPr>
          </w:p>
        </w:tc>
        <w:tc>
          <w:tcPr>
            <w:tcW w:w="4621" w:type="dxa"/>
          </w:tcPr>
          <w:p w14:paraId="10540280"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r w:rsidR="00267633" w:rsidRPr="00267633" w14:paraId="24B63697" w14:textId="77777777" w:rsidTr="00267633">
        <w:trPr>
          <w:divId w:val="2116439976"/>
        </w:trPr>
        <w:tc>
          <w:tcPr>
            <w:tcW w:w="4621" w:type="dxa"/>
          </w:tcPr>
          <w:p w14:paraId="070F9253" w14:textId="77777777" w:rsidR="00267633" w:rsidRPr="00267633" w:rsidRDefault="00267633" w:rsidP="00267633">
            <w:pPr>
              <w:spacing w:before="0" w:after="0" w:line="240" w:lineRule="auto"/>
              <w:jc w:val="both"/>
              <w:rPr>
                <w:rFonts w:ascii="Times New Roman" w:hAnsi="Times New Roman" w:cs="Times New Roman"/>
                <w:lang w:val="en-US" w:eastAsia="zh-CN"/>
              </w:rPr>
            </w:pPr>
          </w:p>
        </w:tc>
        <w:tc>
          <w:tcPr>
            <w:tcW w:w="4621" w:type="dxa"/>
          </w:tcPr>
          <w:p w14:paraId="7B6D21CA"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bl>
    <w:p w14:paraId="7D58FEEA" w14:textId="77777777" w:rsidR="00267633" w:rsidRPr="00267633" w:rsidRDefault="00267633" w:rsidP="00267633">
      <w:pPr>
        <w:spacing w:before="0" w:after="0" w:line="240" w:lineRule="auto"/>
        <w:ind w:left="360"/>
        <w:jc w:val="both"/>
        <w:divId w:val="2116439976"/>
        <w:rPr>
          <w:rFonts w:ascii="Times New Roman" w:hAnsi="Times New Roman" w:cs="Times New Roman"/>
          <w:lang w:val="en-US" w:eastAsia="zh-CN"/>
        </w:rPr>
      </w:pPr>
    </w:p>
    <w:p w14:paraId="5A3862D3" w14:textId="77777777" w:rsidR="00267633" w:rsidRPr="00267633" w:rsidRDefault="00267633" w:rsidP="006172E9">
      <w:pPr>
        <w:numPr>
          <w:ilvl w:val="0"/>
          <w:numId w:val="91"/>
        </w:numPr>
        <w:spacing w:before="0" w:after="200" w:line="276" w:lineRule="auto"/>
        <w:jc w:val="both"/>
        <w:divId w:val="2116439976"/>
        <w:rPr>
          <w:rFonts w:ascii="Times New Roman" w:hAnsi="Times New Roman" w:cs="Times New Roman"/>
          <w:u w:val="single"/>
          <w:lang w:val="en-US" w:eastAsia="zh-CN"/>
        </w:rPr>
      </w:pPr>
      <w:r w:rsidRPr="00267633">
        <w:rPr>
          <w:rFonts w:ascii="Times New Roman" w:hAnsi="Times New Roman" w:cs="Times New Roman"/>
          <w:b/>
          <w:u w:val="single"/>
          <w:lang w:val="en-US" w:eastAsia="zh-CN"/>
        </w:rPr>
        <w:t>Income and Occupation –</w:t>
      </w:r>
      <w:r w:rsidRPr="00267633">
        <w:rPr>
          <w:rFonts w:ascii="Times New Roman" w:hAnsi="Times New Roman" w:cs="Times New Roman"/>
          <w:i/>
          <w:u w:val="single"/>
          <w:lang w:val="en-US" w:eastAsia="zh-CN"/>
        </w:rPr>
        <w:t>Please state your occupation and average monthly income</w:t>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93"/>
        <w:gridCol w:w="4309"/>
      </w:tblGrid>
      <w:tr w:rsidR="00267633" w:rsidRPr="00267633" w14:paraId="0F254263" w14:textId="77777777" w:rsidTr="00267633">
        <w:trPr>
          <w:divId w:val="2116439976"/>
        </w:trPr>
        <w:tc>
          <w:tcPr>
            <w:tcW w:w="4469" w:type="dxa"/>
          </w:tcPr>
          <w:p w14:paraId="40341065" w14:textId="77777777" w:rsidR="00267633" w:rsidRPr="00267633" w:rsidRDefault="00267633" w:rsidP="00267633">
            <w:pPr>
              <w:spacing w:before="0" w:after="0" w:line="240" w:lineRule="auto"/>
              <w:jc w:val="both"/>
              <w:rPr>
                <w:rFonts w:ascii="Times New Roman" w:hAnsi="Times New Roman" w:cs="Times New Roman"/>
                <w:b/>
                <w:lang w:val="en-US" w:eastAsia="zh-CN"/>
              </w:rPr>
            </w:pPr>
            <w:r w:rsidRPr="00267633">
              <w:rPr>
                <w:rFonts w:ascii="Times New Roman" w:hAnsi="Times New Roman" w:cs="Times New Roman"/>
                <w:b/>
                <w:lang w:val="en-US" w:eastAsia="zh-CN"/>
              </w:rPr>
              <w:t>Occupation</w:t>
            </w:r>
          </w:p>
          <w:p w14:paraId="2865C111" w14:textId="77777777" w:rsidR="00267633" w:rsidRPr="00267633" w:rsidRDefault="00267633" w:rsidP="00267633">
            <w:pPr>
              <w:spacing w:before="0" w:after="0" w:line="240" w:lineRule="auto"/>
              <w:jc w:val="both"/>
              <w:rPr>
                <w:rFonts w:ascii="Times New Roman" w:hAnsi="Times New Roman" w:cs="Times New Roman"/>
                <w:b/>
                <w:lang w:val="en-US" w:eastAsia="zh-CN"/>
              </w:rPr>
            </w:pPr>
          </w:p>
        </w:tc>
        <w:tc>
          <w:tcPr>
            <w:tcW w:w="4413" w:type="dxa"/>
          </w:tcPr>
          <w:p w14:paraId="62AC82DD"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r w:rsidR="00267633" w:rsidRPr="00267633" w14:paraId="6733A9E5" w14:textId="77777777" w:rsidTr="00267633">
        <w:trPr>
          <w:divId w:val="2116439976"/>
        </w:trPr>
        <w:tc>
          <w:tcPr>
            <w:tcW w:w="4469" w:type="dxa"/>
          </w:tcPr>
          <w:p w14:paraId="23708B3C" w14:textId="77777777" w:rsidR="00267633" w:rsidRPr="00267633" w:rsidRDefault="00267633" w:rsidP="00267633">
            <w:pPr>
              <w:spacing w:before="0" w:after="0" w:line="240" w:lineRule="auto"/>
              <w:jc w:val="both"/>
              <w:rPr>
                <w:rFonts w:ascii="Times New Roman" w:hAnsi="Times New Roman" w:cs="Times New Roman"/>
                <w:b/>
                <w:lang w:val="en-US" w:eastAsia="zh-CN"/>
              </w:rPr>
            </w:pPr>
            <w:r w:rsidRPr="00267633">
              <w:rPr>
                <w:rFonts w:ascii="Times New Roman" w:hAnsi="Times New Roman" w:cs="Times New Roman"/>
                <w:b/>
                <w:lang w:val="en-US" w:eastAsia="zh-CN"/>
              </w:rPr>
              <w:t xml:space="preserve">Average monthly income </w:t>
            </w:r>
          </w:p>
          <w:p w14:paraId="2F9A4A46" w14:textId="77777777" w:rsidR="00267633" w:rsidRPr="00267633" w:rsidRDefault="00267633" w:rsidP="00267633">
            <w:pPr>
              <w:spacing w:before="0" w:after="0" w:line="240" w:lineRule="auto"/>
              <w:jc w:val="both"/>
              <w:rPr>
                <w:rFonts w:ascii="Times New Roman" w:hAnsi="Times New Roman" w:cs="Times New Roman"/>
                <w:b/>
                <w:lang w:val="en-US" w:eastAsia="zh-CN"/>
              </w:rPr>
            </w:pPr>
          </w:p>
        </w:tc>
        <w:tc>
          <w:tcPr>
            <w:tcW w:w="4413" w:type="dxa"/>
          </w:tcPr>
          <w:p w14:paraId="4D20323A" w14:textId="77777777" w:rsidR="00267633" w:rsidRPr="00267633" w:rsidRDefault="00267633" w:rsidP="00267633">
            <w:pPr>
              <w:spacing w:before="0" w:after="0" w:line="240" w:lineRule="auto"/>
              <w:jc w:val="both"/>
              <w:rPr>
                <w:rFonts w:ascii="Times New Roman" w:hAnsi="Times New Roman" w:cs="Times New Roman"/>
                <w:u w:val="single"/>
                <w:lang w:val="en-US" w:eastAsia="zh-CN"/>
              </w:rPr>
            </w:pPr>
          </w:p>
        </w:tc>
      </w:tr>
    </w:tbl>
    <w:p w14:paraId="44099354" w14:textId="77777777" w:rsidR="00267633" w:rsidRPr="00267633" w:rsidRDefault="00267633" w:rsidP="00267633">
      <w:pPr>
        <w:spacing w:before="0" w:after="0" w:line="240" w:lineRule="auto"/>
        <w:jc w:val="both"/>
        <w:divId w:val="2116439976"/>
        <w:rPr>
          <w:rFonts w:ascii="Times New Roman" w:hAnsi="Times New Roman" w:cs="Times New Roman"/>
          <w:u w:val="single"/>
          <w:lang w:val="en-US" w:eastAsia="zh-CN"/>
        </w:rPr>
      </w:pPr>
    </w:p>
    <w:p w14:paraId="3E65CEE3" w14:textId="77777777" w:rsidR="00267633" w:rsidRPr="00267633" w:rsidRDefault="00267633" w:rsidP="006172E9">
      <w:pPr>
        <w:numPr>
          <w:ilvl w:val="0"/>
          <w:numId w:val="91"/>
        </w:numPr>
        <w:spacing w:before="0" w:after="200" w:line="276" w:lineRule="auto"/>
        <w:jc w:val="both"/>
        <w:divId w:val="2116439976"/>
        <w:rPr>
          <w:rFonts w:ascii="Times New Roman" w:hAnsi="Times New Roman" w:cs="Times New Roman"/>
          <w:u w:val="single"/>
          <w:lang w:val="en-US" w:eastAsia="zh-CN"/>
        </w:rPr>
      </w:pPr>
      <w:r w:rsidRPr="00267633">
        <w:rPr>
          <w:rFonts w:ascii="Times New Roman" w:hAnsi="Times New Roman" w:cs="Times New Roman"/>
          <w:b/>
          <w:u w:val="single"/>
          <w:lang w:val="en-US" w:eastAsia="zh-CN"/>
        </w:rPr>
        <w:t xml:space="preserve">List of Assets – </w:t>
      </w:r>
      <w:r w:rsidRPr="00267633">
        <w:rPr>
          <w:rFonts w:ascii="Times New Roman" w:hAnsi="Times New Roman" w:cs="Times New Roman"/>
          <w:i/>
          <w:u w:val="single"/>
          <w:lang w:val="en-US" w:eastAsia="zh-CN"/>
        </w:rPr>
        <w:t xml:space="preserve">Please list all your assets and their value (in Singapore dollars). If you do not know the value, please provide an estimate of the value. </w:t>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36"/>
        <w:gridCol w:w="4366"/>
      </w:tblGrid>
      <w:tr w:rsidR="00267633" w:rsidRPr="00267633" w14:paraId="6DBB2176" w14:textId="77777777" w:rsidTr="00267633">
        <w:trPr>
          <w:divId w:val="2116439976"/>
        </w:trPr>
        <w:tc>
          <w:tcPr>
            <w:tcW w:w="4621" w:type="dxa"/>
          </w:tcPr>
          <w:p w14:paraId="62BEBE58" w14:textId="77777777" w:rsidR="00267633" w:rsidRPr="00267633" w:rsidRDefault="00267633" w:rsidP="00267633">
            <w:pPr>
              <w:spacing w:before="0" w:after="0" w:line="240" w:lineRule="auto"/>
              <w:jc w:val="both"/>
              <w:rPr>
                <w:rFonts w:ascii="Times New Roman" w:hAnsi="Times New Roman" w:cs="Times New Roman"/>
                <w:b/>
                <w:lang w:val="en-US" w:eastAsia="zh-CN"/>
              </w:rPr>
            </w:pPr>
            <w:r w:rsidRPr="00267633">
              <w:rPr>
                <w:rFonts w:ascii="Times New Roman" w:hAnsi="Times New Roman" w:cs="Times New Roman"/>
                <w:b/>
                <w:lang w:val="en-US" w:eastAsia="zh-CN"/>
              </w:rPr>
              <w:t xml:space="preserve">Assets </w:t>
            </w:r>
          </w:p>
        </w:tc>
        <w:tc>
          <w:tcPr>
            <w:tcW w:w="4621" w:type="dxa"/>
          </w:tcPr>
          <w:p w14:paraId="4A9914AE" w14:textId="77777777" w:rsidR="00267633" w:rsidRPr="00267633" w:rsidRDefault="00267633" w:rsidP="00267633">
            <w:pPr>
              <w:spacing w:before="0" w:after="0" w:line="240" w:lineRule="auto"/>
              <w:jc w:val="both"/>
              <w:rPr>
                <w:rFonts w:ascii="Times New Roman" w:hAnsi="Times New Roman" w:cs="Times New Roman"/>
                <w:b/>
                <w:lang w:val="en-US" w:eastAsia="zh-CN"/>
              </w:rPr>
            </w:pPr>
            <w:r w:rsidRPr="00267633">
              <w:rPr>
                <w:rFonts w:ascii="Times New Roman" w:hAnsi="Times New Roman" w:cs="Times New Roman"/>
                <w:b/>
                <w:lang w:val="en-US" w:eastAsia="zh-CN"/>
              </w:rPr>
              <w:t>Value (in Singapore dollars)</w:t>
            </w:r>
          </w:p>
        </w:tc>
      </w:tr>
      <w:tr w:rsidR="00267633" w:rsidRPr="00267633" w14:paraId="14E2EE6C" w14:textId="77777777" w:rsidTr="00267633">
        <w:trPr>
          <w:divId w:val="2116439976"/>
        </w:trPr>
        <w:tc>
          <w:tcPr>
            <w:tcW w:w="4621" w:type="dxa"/>
          </w:tcPr>
          <w:p w14:paraId="3EFFAC4B" w14:textId="77777777" w:rsidR="00267633" w:rsidRPr="00267633" w:rsidRDefault="00267633" w:rsidP="00267633">
            <w:pPr>
              <w:spacing w:before="0" w:after="0" w:line="240" w:lineRule="auto"/>
              <w:jc w:val="both"/>
              <w:rPr>
                <w:rFonts w:ascii="Times New Roman" w:hAnsi="Times New Roman" w:cs="Times New Roman"/>
                <w:lang w:val="en-US" w:eastAsia="zh-CN"/>
              </w:rPr>
            </w:pPr>
          </w:p>
        </w:tc>
        <w:tc>
          <w:tcPr>
            <w:tcW w:w="4621" w:type="dxa"/>
          </w:tcPr>
          <w:p w14:paraId="71819FF8"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r w:rsidR="00267633" w:rsidRPr="00267633" w14:paraId="3BA8C4E8" w14:textId="77777777" w:rsidTr="00267633">
        <w:trPr>
          <w:divId w:val="2116439976"/>
        </w:trPr>
        <w:tc>
          <w:tcPr>
            <w:tcW w:w="4621" w:type="dxa"/>
          </w:tcPr>
          <w:p w14:paraId="60E16C7D" w14:textId="77777777" w:rsidR="00267633" w:rsidRPr="00267633" w:rsidRDefault="00267633" w:rsidP="00267633">
            <w:pPr>
              <w:spacing w:before="0" w:after="0" w:line="240" w:lineRule="auto"/>
              <w:jc w:val="both"/>
              <w:rPr>
                <w:rFonts w:ascii="Times New Roman" w:hAnsi="Times New Roman" w:cs="Times New Roman"/>
                <w:lang w:val="en-US" w:eastAsia="zh-CN"/>
              </w:rPr>
            </w:pPr>
          </w:p>
        </w:tc>
        <w:tc>
          <w:tcPr>
            <w:tcW w:w="4621" w:type="dxa"/>
          </w:tcPr>
          <w:p w14:paraId="430BEDA6"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r w:rsidR="00267633" w:rsidRPr="00267633" w14:paraId="3649BCCC" w14:textId="77777777" w:rsidTr="00267633">
        <w:trPr>
          <w:divId w:val="2116439976"/>
        </w:trPr>
        <w:tc>
          <w:tcPr>
            <w:tcW w:w="4621" w:type="dxa"/>
          </w:tcPr>
          <w:p w14:paraId="5496DCAF" w14:textId="77777777" w:rsidR="00267633" w:rsidRPr="00267633" w:rsidRDefault="00267633" w:rsidP="00267633">
            <w:pPr>
              <w:spacing w:before="0" w:after="0" w:line="240" w:lineRule="auto"/>
              <w:jc w:val="both"/>
              <w:rPr>
                <w:rFonts w:ascii="Times New Roman" w:hAnsi="Times New Roman" w:cs="Times New Roman"/>
                <w:lang w:val="en-US" w:eastAsia="zh-CN"/>
              </w:rPr>
            </w:pPr>
          </w:p>
        </w:tc>
        <w:tc>
          <w:tcPr>
            <w:tcW w:w="4621" w:type="dxa"/>
          </w:tcPr>
          <w:p w14:paraId="3A9D0EB3" w14:textId="77777777" w:rsidR="00267633" w:rsidRPr="00267633" w:rsidRDefault="00267633" w:rsidP="00267633">
            <w:pPr>
              <w:spacing w:before="0" w:after="0" w:line="240" w:lineRule="auto"/>
              <w:jc w:val="both"/>
              <w:rPr>
                <w:rFonts w:ascii="Times New Roman" w:hAnsi="Times New Roman" w:cs="Times New Roman"/>
                <w:u w:val="single"/>
                <w:lang w:val="en-US" w:eastAsia="zh-CN"/>
              </w:rPr>
            </w:pPr>
            <w:r w:rsidRPr="00267633">
              <w:rPr>
                <w:rFonts w:ascii="Times New Roman" w:hAnsi="Times New Roman" w:cs="Times New Roman"/>
                <w:u w:val="single"/>
                <w:lang w:val="en-US" w:eastAsia="zh-CN"/>
              </w:rPr>
              <w:t>Total</w:t>
            </w:r>
            <w:r w:rsidRPr="00267633">
              <w:rPr>
                <w:rFonts w:ascii="Times New Roman" w:hAnsi="Times New Roman" w:cs="Times New Roman"/>
                <w:lang w:val="en-US" w:eastAsia="zh-CN"/>
              </w:rPr>
              <w:t>:</w:t>
            </w:r>
          </w:p>
        </w:tc>
      </w:tr>
    </w:tbl>
    <w:p w14:paraId="45DCBACC" w14:textId="77777777" w:rsidR="00267633" w:rsidRDefault="00267633" w:rsidP="00267633">
      <w:pPr>
        <w:spacing w:before="0" w:after="0" w:line="240" w:lineRule="auto"/>
        <w:ind w:left="360"/>
        <w:jc w:val="both"/>
        <w:divId w:val="2116439976"/>
        <w:rPr>
          <w:rFonts w:ascii="Times New Roman" w:hAnsi="Times New Roman" w:cs="Times New Roman"/>
          <w:lang w:val="en-US" w:eastAsia="zh-CN"/>
        </w:rPr>
      </w:pPr>
    </w:p>
    <w:p w14:paraId="3FF6F209" w14:textId="77777777" w:rsidR="000A451C" w:rsidRPr="00267633" w:rsidRDefault="000A451C" w:rsidP="00267633">
      <w:pPr>
        <w:spacing w:before="0" w:after="0" w:line="240" w:lineRule="auto"/>
        <w:ind w:left="360"/>
        <w:jc w:val="both"/>
        <w:divId w:val="2116439976"/>
        <w:rPr>
          <w:rFonts w:ascii="Times New Roman" w:hAnsi="Times New Roman" w:cs="Times New Roman"/>
          <w:lang w:val="en-US" w:eastAsia="zh-CN"/>
        </w:rPr>
      </w:pPr>
    </w:p>
    <w:p w14:paraId="7FB01982" w14:textId="77777777" w:rsidR="00267633" w:rsidRPr="00267633" w:rsidRDefault="00267633" w:rsidP="006172E9">
      <w:pPr>
        <w:numPr>
          <w:ilvl w:val="0"/>
          <w:numId w:val="91"/>
        </w:numPr>
        <w:spacing w:before="0" w:after="200" w:line="276" w:lineRule="auto"/>
        <w:jc w:val="both"/>
        <w:divId w:val="2116439976"/>
        <w:rPr>
          <w:rFonts w:ascii="Times New Roman" w:hAnsi="Times New Roman" w:cs="Times New Roman"/>
          <w:u w:val="single"/>
          <w:lang w:val="en-US" w:eastAsia="zh-CN"/>
        </w:rPr>
      </w:pPr>
      <w:r w:rsidRPr="00267633">
        <w:rPr>
          <w:rFonts w:ascii="Times New Roman" w:hAnsi="Times New Roman" w:cs="Times New Roman"/>
          <w:b/>
          <w:u w:val="single"/>
          <w:lang w:val="en-US" w:eastAsia="zh-CN"/>
        </w:rPr>
        <w:t xml:space="preserve">List of Liabilities – </w:t>
      </w:r>
      <w:r w:rsidRPr="00267633">
        <w:rPr>
          <w:rFonts w:ascii="Times New Roman" w:hAnsi="Times New Roman" w:cs="Times New Roman"/>
          <w:i/>
          <w:u w:val="single"/>
          <w:lang w:val="en-US" w:eastAsia="zh-CN"/>
        </w:rPr>
        <w:t xml:space="preserve">Please list all your liabilities and the amount (in Singapore dollars). If you do not know the amount, please provide an estimate of the amount. </w:t>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50"/>
        <w:gridCol w:w="4352"/>
      </w:tblGrid>
      <w:tr w:rsidR="00267633" w:rsidRPr="00267633" w14:paraId="1B266328" w14:textId="77777777" w:rsidTr="00267633">
        <w:trPr>
          <w:divId w:val="2116439976"/>
        </w:trPr>
        <w:tc>
          <w:tcPr>
            <w:tcW w:w="4621" w:type="dxa"/>
          </w:tcPr>
          <w:p w14:paraId="21CF930E" w14:textId="77777777" w:rsidR="00267633" w:rsidRPr="00267633" w:rsidRDefault="00267633" w:rsidP="00267633">
            <w:pPr>
              <w:spacing w:before="0" w:after="0" w:line="240" w:lineRule="auto"/>
              <w:jc w:val="both"/>
              <w:rPr>
                <w:rFonts w:ascii="Times New Roman" w:hAnsi="Times New Roman" w:cs="Times New Roman"/>
                <w:b/>
                <w:lang w:val="en-US" w:eastAsia="zh-CN"/>
              </w:rPr>
            </w:pPr>
            <w:r w:rsidRPr="00267633">
              <w:rPr>
                <w:rFonts w:ascii="Times New Roman" w:hAnsi="Times New Roman" w:cs="Times New Roman"/>
                <w:b/>
                <w:lang w:val="en-US" w:eastAsia="zh-CN"/>
              </w:rPr>
              <w:lastRenderedPageBreak/>
              <w:t>Liabilities</w:t>
            </w:r>
          </w:p>
        </w:tc>
        <w:tc>
          <w:tcPr>
            <w:tcW w:w="4621" w:type="dxa"/>
          </w:tcPr>
          <w:p w14:paraId="33493942" w14:textId="77777777" w:rsidR="00267633" w:rsidRPr="00267633" w:rsidRDefault="00267633" w:rsidP="00267633">
            <w:pPr>
              <w:spacing w:before="0" w:after="0" w:line="240" w:lineRule="auto"/>
              <w:jc w:val="both"/>
              <w:rPr>
                <w:rFonts w:ascii="Times New Roman" w:hAnsi="Times New Roman" w:cs="Times New Roman"/>
                <w:b/>
                <w:lang w:val="en-US" w:eastAsia="zh-CN"/>
              </w:rPr>
            </w:pPr>
            <w:r w:rsidRPr="00267633">
              <w:rPr>
                <w:rFonts w:ascii="Times New Roman" w:hAnsi="Times New Roman" w:cs="Times New Roman"/>
                <w:b/>
                <w:lang w:val="en-US" w:eastAsia="zh-CN"/>
              </w:rPr>
              <w:t>Amount (in Singapore dollars)</w:t>
            </w:r>
          </w:p>
        </w:tc>
      </w:tr>
      <w:tr w:rsidR="00267633" w:rsidRPr="00267633" w14:paraId="2496474E" w14:textId="77777777" w:rsidTr="00267633">
        <w:trPr>
          <w:divId w:val="2116439976"/>
        </w:trPr>
        <w:tc>
          <w:tcPr>
            <w:tcW w:w="4621" w:type="dxa"/>
          </w:tcPr>
          <w:p w14:paraId="2AB6C8A1" w14:textId="77777777" w:rsidR="00267633" w:rsidRPr="00267633" w:rsidRDefault="00267633" w:rsidP="00267633">
            <w:pPr>
              <w:spacing w:before="0" w:after="0" w:line="240" w:lineRule="auto"/>
              <w:jc w:val="both"/>
              <w:rPr>
                <w:rFonts w:ascii="Times New Roman" w:hAnsi="Times New Roman" w:cs="Times New Roman"/>
                <w:lang w:val="en-US" w:eastAsia="zh-CN"/>
              </w:rPr>
            </w:pPr>
          </w:p>
        </w:tc>
        <w:tc>
          <w:tcPr>
            <w:tcW w:w="4621" w:type="dxa"/>
          </w:tcPr>
          <w:p w14:paraId="413B8CD3"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r w:rsidR="00267633" w:rsidRPr="00267633" w14:paraId="46822E60" w14:textId="77777777" w:rsidTr="00267633">
        <w:trPr>
          <w:divId w:val="2116439976"/>
        </w:trPr>
        <w:tc>
          <w:tcPr>
            <w:tcW w:w="4621" w:type="dxa"/>
          </w:tcPr>
          <w:p w14:paraId="343A4E35" w14:textId="77777777" w:rsidR="00267633" w:rsidRPr="00267633" w:rsidRDefault="00267633" w:rsidP="00267633">
            <w:pPr>
              <w:spacing w:before="0" w:after="0" w:line="240" w:lineRule="auto"/>
              <w:jc w:val="both"/>
              <w:rPr>
                <w:rFonts w:ascii="Times New Roman" w:hAnsi="Times New Roman" w:cs="Times New Roman"/>
                <w:lang w:val="en-US" w:eastAsia="zh-CN"/>
              </w:rPr>
            </w:pPr>
          </w:p>
        </w:tc>
        <w:tc>
          <w:tcPr>
            <w:tcW w:w="4621" w:type="dxa"/>
          </w:tcPr>
          <w:p w14:paraId="3BD71D0C"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r w:rsidR="00267633" w:rsidRPr="00267633" w14:paraId="12598D5E" w14:textId="77777777" w:rsidTr="00267633">
        <w:trPr>
          <w:divId w:val="2116439976"/>
        </w:trPr>
        <w:tc>
          <w:tcPr>
            <w:tcW w:w="4621" w:type="dxa"/>
          </w:tcPr>
          <w:p w14:paraId="0B39EAA0" w14:textId="77777777" w:rsidR="00267633" w:rsidRPr="00267633" w:rsidRDefault="00267633" w:rsidP="00267633">
            <w:pPr>
              <w:spacing w:before="0" w:after="0" w:line="240" w:lineRule="auto"/>
              <w:jc w:val="both"/>
              <w:rPr>
                <w:rFonts w:ascii="Times New Roman" w:hAnsi="Times New Roman" w:cs="Times New Roman"/>
                <w:lang w:val="en-US" w:eastAsia="zh-CN"/>
              </w:rPr>
            </w:pPr>
          </w:p>
        </w:tc>
        <w:tc>
          <w:tcPr>
            <w:tcW w:w="4621" w:type="dxa"/>
          </w:tcPr>
          <w:p w14:paraId="47EAB61F"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u w:val="single"/>
                <w:lang w:val="en-US" w:eastAsia="zh-CN"/>
              </w:rPr>
              <w:t>Total</w:t>
            </w:r>
            <w:r w:rsidRPr="00267633">
              <w:rPr>
                <w:rFonts w:ascii="Times New Roman" w:hAnsi="Times New Roman" w:cs="Times New Roman"/>
                <w:lang w:val="en-US" w:eastAsia="zh-CN"/>
              </w:rPr>
              <w:t>:</w:t>
            </w:r>
          </w:p>
        </w:tc>
      </w:tr>
    </w:tbl>
    <w:p w14:paraId="10911B47" w14:textId="77777777" w:rsidR="00267633" w:rsidRPr="00267633" w:rsidRDefault="00267633" w:rsidP="00267633">
      <w:pPr>
        <w:spacing w:before="0" w:after="120" w:line="240" w:lineRule="auto"/>
        <w:ind w:left="720"/>
        <w:jc w:val="both"/>
        <w:divId w:val="2116439976"/>
        <w:rPr>
          <w:rFonts w:ascii="Times New Roman" w:hAnsi="Times New Roman" w:cs="Times New Roman"/>
          <w:b/>
          <w:szCs w:val="20"/>
          <w:lang w:val="en-GB" w:eastAsia="zh-CN"/>
        </w:rPr>
      </w:pPr>
    </w:p>
    <w:p w14:paraId="29D03B40" w14:textId="77777777" w:rsidR="00267633" w:rsidRPr="00267633" w:rsidRDefault="00267633" w:rsidP="00267633">
      <w:pPr>
        <w:spacing w:before="0" w:after="0" w:line="240" w:lineRule="auto"/>
        <w:jc w:val="both"/>
        <w:divId w:val="2116439976"/>
        <w:rPr>
          <w:rFonts w:ascii="Times New Roman" w:hAnsi="Times New Roman" w:cs="Times New Roman"/>
          <w:b/>
          <w:szCs w:val="20"/>
          <w:lang w:val="en-GB" w:eastAsia="zh-CN"/>
        </w:rPr>
      </w:pPr>
    </w:p>
    <w:p w14:paraId="347DD287" w14:textId="77777777" w:rsidR="00267633" w:rsidRPr="00267633" w:rsidRDefault="00267633" w:rsidP="00267633">
      <w:pPr>
        <w:spacing w:before="0" w:after="0" w:line="240" w:lineRule="auto"/>
        <w:jc w:val="both"/>
        <w:divId w:val="2116439976"/>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B.</w:t>
      </w:r>
      <w:r w:rsidRPr="00267633">
        <w:rPr>
          <w:rFonts w:ascii="Times New Roman" w:hAnsi="Times New Roman" w:cs="Times New Roman"/>
          <w:szCs w:val="20"/>
          <w:lang w:val="en-GB" w:eastAsia="zh-CN"/>
        </w:rPr>
        <w:tab/>
      </w:r>
      <w:r w:rsidRPr="00267633">
        <w:rPr>
          <w:rFonts w:ascii="Times New Roman" w:hAnsi="Times New Roman" w:cs="Times New Roman"/>
          <w:b/>
          <w:szCs w:val="20"/>
          <w:lang w:val="en-GB" w:eastAsia="zh-CN"/>
        </w:rPr>
        <w:t>Financial Issues</w:t>
      </w:r>
    </w:p>
    <w:p w14:paraId="5A025B6F" w14:textId="77777777" w:rsidR="00267633" w:rsidRPr="00267633" w:rsidRDefault="00267633" w:rsidP="00267633">
      <w:pPr>
        <w:spacing w:before="0" w:after="0" w:line="240" w:lineRule="auto"/>
        <w:ind w:left="720"/>
        <w:jc w:val="both"/>
        <w:divId w:val="2116439976"/>
        <w:rPr>
          <w:rFonts w:ascii="Times New Roman" w:hAnsi="Times New Roman" w:cs="Times New Roman"/>
          <w:szCs w:val="20"/>
          <w:lang w:val="en-GB" w:eastAsia="zh-CN"/>
        </w:rPr>
      </w:pPr>
    </w:p>
    <w:p w14:paraId="277A9BB9" w14:textId="77777777" w:rsidR="00267633" w:rsidRPr="00267633" w:rsidRDefault="00267633" w:rsidP="00267633">
      <w:pPr>
        <w:spacing w:before="240" w:after="60" w:line="240" w:lineRule="auto"/>
        <w:ind w:firstLine="720"/>
        <w:outlineLvl w:val="4"/>
        <w:divId w:val="2116439976"/>
        <w:rPr>
          <w:rFonts w:ascii="Times New Roman" w:hAnsi="Times New Roman" w:cs="Times New Roman"/>
          <w:b/>
          <w:bCs/>
          <w:iCs/>
          <w:szCs w:val="26"/>
          <w:lang w:val="en-GB" w:eastAsia="zh-CN"/>
        </w:rPr>
      </w:pPr>
      <w:r w:rsidRPr="00267633">
        <w:rPr>
          <w:rFonts w:ascii="Times New Roman" w:hAnsi="Times New Roman" w:cs="Times New Roman"/>
          <w:b/>
          <w:bCs/>
          <w:iCs/>
          <w:szCs w:val="26"/>
          <w:lang w:val="en-GB" w:eastAsia="zh-CN"/>
        </w:rPr>
        <w:t>I.</w:t>
      </w:r>
      <w:r w:rsidRPr="00267633">
        <w:rPr>
          <w:rFonts w:ascii="Times New Roman" w:hAnsi="Times New Roman" w:cs="Times New Roman"/>
          <w:b/>
          <w:bCs/>
          <w:iCs/>
          <w:szCs w:val="26"/>
          <w:lang w:val="en-GB" w:eastAsia="zh-CN"/>
        </w:rPr>
        <w:tab/>
        <w:t>Assets and Means</w:t>
      </w:r>
    </w:p>
    <w:p w14:paraId="25B4DF5A" w14:textId="77777777" w:rsidR="00267633" w:rsidRPr="00267633" w:rsidRDefault="00267633" w:rsidP="00267633">
      <w:pPr>
        <w:spacing w:before="0" w:after="0" w:line="240" w:lineRule="auto"/>
        <w:ind w:left="720"/>
        <w:jc w:val="both"/>
        <w:divId w:val="2116439976"/>
        <w:rPr>
          <w:rFonts w:ascii="Times New Roman" w:hAnsi="Times New Roman" w:cs="Times New Roman"/>
          <w:szCs w:val="20"/>
          <w:lang w:val="en-GB" w:eastAsia="zh-CN"/>
        </w:rPr>
      </w:pPr>
    </w:p>
    <w:p w14:paraId="26E93CB0" w14:textId="77777777" w:rsidR="00267633" w:rsidRPr="00267633" w:rsidRDefault="00267633" w:rsidP="006172E9">
      <w:pPr>
        <w:numPr>
          <w:ilvl w:val="0"/>
          <w:numId w:val="46"/>
        </w:numPr>
        <w:spacing w:before="0" w:after="0" w:line="240" w:lineRule="auto"/>
        <w:ind w:left="1418" w:hanging="709"/>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I am/am not* an undischarged bankrupt. </w:t>
      </w:r>
    </w:p>
    <w:p w14:paraId="5CCA003B"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4C77BE89" w14:textId="77777777" w:rsidR="00267633" w:rsidRPr="00267633" w:rsidRDefault="00267633" w:rsidP="00267633">
      <w:pPr>
        <w:spacing w:before="0" w:after="0" w:line="240" w:lineRule="auto"/>
        <w:ind w:left="1418"/>
        <w:jc w:val="both"/>
        <w:divId w:val="2116439976"/>
        <w:rPr>
          <w:rFonts w:ascii="Times New Roman" w:hAnsi="Times New Roman" w:cs="Times New Roman"/>
          <w:szCs w:val="20"/>
          <w:lang w:val="en-GB" w:eastAsia="zh-CN"/>
        </w:rPr>
      </w:pPr>
      <w:r w:rsidRPr="00267633">
        <w:rPr>
          <w:rFonts w:ascii="Times New Roman" w:hAnsi="Times New Roman" w:cs="Times New Roman"/>
          <w:i/>
          <w:szCs w:val="20"/>
          <w:lang w:val="en-GB" w:eastAsia="zh-CN"/>
        </w:rPr>
        <w:t>[If you are an undischarged bankrupt, state the date of the bankruptcy order, and the bankruptcy number.]</w:t>
      </w:r>
    </w:p>
    <w:p w14:paraId="28D56536"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1D98A17C" w14:textId="77777777" w:rsidR="00267633" w:rsidRPr="00267633" w:rsidRDefault="00267633" w:rsidP="00267633">
      <w:pPr>
        <w:spacing w:before="240" w:after="60" w:line="240" w:lineRule="auto"/>
        <w:ind w:firstLine="1440"/>
        <w:outlineLvl w:val="4"/>
        <w:divId w:val="2116439976"/>
        <w:rPr>
          <w:rFonts w:ascii="Times New Roman" w:hAnsi="Times New Roman" w:cs="Times New Roman"/>
          <w:b/>
          <w:bCs/>
          <w:iCs/>
          <w:szCs w:val="26"/>
          <w:lang w:val="en-GB" w:eastAsia="zh-CN"/>
        </w:rPr>
      </w:pPr>
      <w:r w:rsidRPr="00267633">
        <w:rPr>
          <w:rFonts w:ascii="Times New Roman" w:hAnsi="Times New Roman" w:cs="Times New Roman"/>
          <w:b/>
          <w:bCs/>
          <w:iCs/>
          <w:szCs w:val="26"/>
          <w:lang w:val="en-GB" w:eastAsia="zh-CN"/>
        </w:rPr>
        <w:t>Work Particulars</w:t>
      </w:r>
    </w:p>
    <w:p w14:paraId="0377D5DC"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27541B29" w14:textId="77777777" w:rsidR="00267633" w:rsidRPr="00267633" w:rsidRDefault="00267633" w:rsidP="006172E9">
      <w:pPr>
        <w:numPr>
          <w:ilvl w:val="0"/>
          <w:numId w:val="46"/>
        </w:numPr>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My occupation is:</w:t>
      </w:r>
    </w:p>
    <w:p w14:paraId="60A2BD3F" w14:textId="77777777" w:rsidR="00267633" w:rsidRPr="00267633" w:rsidRDefault="00267633" w:rsidP="00267633">
      <w:pPr>
        <w:tabs>
          <w:tab w:val="left" w:pos="1440"/>
          <w:tab w:val="num" w:pos="1530"/>
        </w:tabs>
        <w:spacing w:before="0" w:after="0" w:line="240" w:lineRule="auto"/>
        <w:ind w:left="1440"/>
        <w:jc w:val="both"/>
        <w:divId w:val="2116439976"/>
        <w:rPr>
          <w:rFonts w:ascii="Times New Roman" w:hAnsi="Times New Roman" w:cs="Times New Roman"/>
          <w:szCs w:val="20"/>
          <w:lang w:val="en-GB" w:eastAsia="zh-CN"/>
        </w:rPr>
      </w:pPr>
    </w:p>
    <w:p w14:paraId="5E43136B" w14:textId="77777777" w:rsidR="00267633" w:rsidRPr="00267633" w:rsidRDefault="00267633" w:rsidP="00267633">
      <w:pPr>
        <w:tabs>
          <w:tab w:val="left" w:pos="1440"/>
          <w:tab w:val="num" w:pos="1530"/>
        </w:tabs>
        <w:spacing w:before="0" w:after="0" w:line="240" w:lineRule="auto"/>
        <w:ind w:left="1440" w:hanging="731"/>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3.</w:t>
      </w:r>
      <w:r w:rsidRPr="00267633">
        <w:rPr>
          <w:rFonts w:ascii="Times New Roman" w:hAnsi="Times New Roman" w:cs="Times New Roman"/>
          <w:szCs w:val="20"/>
          <w:lang w:val="en-GB" w:eastAsia="zh-CN"/>
        </w:rPr>
        <w:tab/>
        <w:t>I am an employee*.</w:t>
      </w:r>
    </w:p>
    <w:p w14:paraId="4E4CE189"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767533A9" w14:textId="77777777" w:rsidR="00267633" w:rsidRPr="00267633" w:rsidRDefault="00267633" w:rsidP="00267633">
      <w:pPr>
        <w:spacing w:before="0" w:after="0" w:line="240" w:lineRule="auto"/>
        <w:ind w:left="1418"/>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State the following information in respect of each employer.</w:t>
      </w:r>
      <w:r w:rsidRPr="00267633">
        <w:rPr>
          <w:rFonts w:ascii="Times New Roman" w:hAnsi="Times New Roman" w:cs="Times New Roman"/>
          <w:szCs w:val="20"/>
          <w:lang w:val="en-GB" w:eastAsia="zh-CN"/>
        </w:rPr>
        <w:t xml:space="preserve">] </w:t>
      </w:r>
    </w:p>
    <w:p w14:paraId="094BD402" w14:textId="77777777" w:rsidR="00267633" w:rsidRPr="00267633" w:rsidRDefault="00267633" w:rsidP="00267633">
      <w:pPr>
        <w:spacing w:before="0" w:after="0" w:line="240" w:lineRule="auto"/>
        <w:ind w:left="1418"/>
        <w:jc w:val="both"/>
        <w:divId w:val="2116439976"/>
        <w:rPr>
          <w:rFonts w:ascii="Times New Roman" w:hAnsi="Times New Roman" w:cs="Times New Roman"/>
          <w:szCs w:val="20"/>
          <w:lang w:val="en-GB" w:eastAsia="zh-CN"/>
        </w:rPr>
      </w:pPr>
    </w:p>
    <w:p w14:paraId="3D10FCB6" w14:textId="77777777" w:rsidR="00267633" w:rsidRPr="00267633" w:rsidRDefault="00267633" w:rsidP="006172E9">
      <w:pPr>
        <w:numPr>
          <w:ilvl w:val="0"/>
          <w:numId w:val="47"/>
        </w:numPr>
        <w:spacing w:before="0" w:after="0" w:line="240" w:lineRule="auto"/>
        <w:ind w:left="1418" w:firstLine="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The name and address of my employer is:</w:t>
      </w:r>
    </w:p>
    <w:p w14:paraId="4FBB9D7F" w14:textId="77777777" w:rsidR="00267633" w:rsidRPr="00267633" w:rsidRDefault="00267633" w:rsidP="00267633">
      <w:pPr>
        <w:tabs>
          <w:tab w:val="num" w:pos="2790"/>
        </w:tabs>
        <w:spacing w:before="0" w:after="0" w:line="240" w:lineRule="auto"/>
        <w:ind w:left="1418"/>
        <w:jc w:val="both"/>
        <w:divId w:val="2116439976"/>
        <w:rPr>
          <w:rFonts w:ascii="Times New Roman" w:hAnsi="Times New Roman" w:cs="Times New Roman"/>
          <w:szCs w:val="20"/>
          <w:lang w:val="en-GB" w:eastAsia="zh-CN"/>
        </w:rPr>
      </w:pPr>
    </w:p>
    <w:p w14:paraId="6B95E0A2" w14:textId="77777777" w:rsidR="00267633" w:rsidRPr="00267633" w:rsidRDefault="00267633" w:rsidP="00267633">
      <w:pPr>
        <w:spacing w:before="0" w:after="0" w:line="240" w:lineRule="auto"/>
        <w:ind w:left="1418"/>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(b)</w:t>
      </w:r>
      <w:r w:rsidRPr="00267633">
        <w:rPr>
          <w:rFonts w:ascii="Times New Roman" w:hAnsi="Times New Roman" w:cs="Times New Roman"/>
          <w:szCs w:val="20"/>
          <w:lang w:val="en-GB" w:eastAsia="zh-CN"/>
        </w:rPr>
        <w:tab/>
        <w:t>My designation is:</w:t>
      </w:r>
    </w:p>
    <w:p w14:paraId="6FD79C56" w14:textId="77777777" w:rsidR="00267633" w:rsidRPr="00267633" w:rsidRDefault="00267633" w:rsidP="00267633">
      <w:pPr>
        <w:tabs>
          <w:tab w:val="num" w:pos="2790"/>
        </w:tabs>
        <w:spacing w:before="0" w:after="0" w:line="240" w:lineRule="auto"/>
        <w:ind w:left="1418"/>
        <w:jc w:val="both"/>
        <w:divId w:val="2116439976"/>
        <w:rPr>
          <w:rFonts w:ascii="Times New Roman" w:hAnsi="Times New Roman" w:cs="Times New Roman"/>
          <w:szCs w:val="20"/>
          <w:lang w:val="en-GB" w:eastAsia="zh-CN"/>
        </w:rPr>
      </w:pPr>
    </w:p>
    <w:p w14:paraId="3D958840" w14:textId="77777777" w:rsidR="00267633" w:rsidRPr="00267633" w:rsidRDefault="00267633" w:rsidP="00267633">
      <w:pPr>
        <w:spacing w:before="0" w:after="120" w:line="240" w:lineRule="auto"/>
        <w:ind w:left="2127" w:hanging="709"/>
        <w:divId w:val="2116439976"/>
        <w:rPr>
          <w:rFonts w:ascii="Times New Roman" w:hAnsi="Times New Roman" w:cs="Times New Roman"/>
          <w:szCs w:val="16"/>
          <w:lang w:val="en-GB" w:eastAsia="zh-CN"/>
        </w:rPr>
      </w:pPr>
      <w:r w:rsidRPr="00267633">
        <w:rPr>
          <w:rFonts w:ascii="Times New Roman" w:hAnsi="Times New Roman" w:cs="Times New Roman"/>
          <w:szCs w:val="16"/>
          <w:lang w:val="en-GB" w:eastAsia="zh-CN"/>
        </w:rPr>
        <w:t>(c)</w:t>
      </w:r>
      <w:r w:rsidRPr="00267633">
        <w:rPr>
          <w:rFonts w:ascii="Times New Roman" w:hAnsi="Times New Roman" w:cs="Times New Roman"/>
          <w:szCs w:val="16"/>
          <w:lang w:val="en-GB" w:eastAsia="zh-CN"/>
        </w:rPr>
        <w:tab/>
        <w:t xml:space="preserve">My gross monthly income (including salary, allowances, </w:t>
      </w:r>
      <w:proofErr w:type="gramStart"/>
      <w:r w:rsidRPr="00267633">
        <w:rPr>
          <w:rFonts w:ascii="Times New Roman" w:hAnsi="Times New Roman" w:cs="Times New Roman"/>
          <w:szCs w:val="16"/>
          <w:lang w:val="en-GB" w:eastAsia="zh-CN"/>
        </w:rPr>
        <w:t>commissions</w:t>
      </w:r>
      <w:proofErr w:type="gramEnd"/>
      <w:r w:rsidRPr="00267633">
        <w:rPr>
          <w:rFonts w:ascii="Times New Roman" w:hAnsi="Times New Roman" w:cs="Times New Roman"/>
          <w:szCs w:val="16"/>
          <w:lang w:val="en-GB" w:eastAsia="zh-CN"/>
        </w:rPr>
        <w:t xml:space="preserve"> and bonuses) is: </w:t>
      </w:r>
    </w:p>
    <w:p w14:paraId="2C98E694" w14:textId="77777777" w:rsidR="00267633" w:rsidRPr="00267633" w:rsidRDefault="00267633" w:rsidP="00267633">
      <w:pPr>
        <w:spacing w:before="0" w:after="120" w:line="240" w:lineRule="auto"/>
        <w:ind w:left="2127" w:hanging="709"/>
        <w:divId w:val="2116439976"/>
        <w:rPr>
          <w:rFonts w:ascii="Times New Roman" w:hAnsi="Times New Roman" w:cs="Times New Roman"/>
          <w:szCs w:val="16"/>
          <w:lang w:val="en-GB" w:eastAsia="zh-CN"/>
        </w:rPr>
      </w:pPr>
    </w:p>
    <w:p w14:paraId="00D281C1" w14:textId="77777777" w:rsidR="00267633" w:rsidRPr="00267633" w:rsidRDefault="00267633" w:rsidP="00267633">
      <w:pPr>
        <w:spacing w:before="0" w:after="120" w:line="240" w:lineRule="auto"/>
        <w:ind w:left="2127" w:hanging="709"/>
        <w:divId w:val="2116439976"/>
        <w:rPr>
          <w:rFonts w:ascii="Times New Roman" w:hAnsi="Times New Roman" w:cs="Times New Roman"/>
          <w:szCs w:val="16"/>
          <w:lang w:val="en-GB" w:eastAsia="zh-CN"/>
        </w:rPr>
      </w:pPr>
      <w:r w:rsidRPr="00267633">
        <w:rPr>
          <w:rFonts w:ascii="Times New Roman" w:hAnsi="Times New Roman" w:cs="Times New Roman"/>
          <w:szCs w:val="16"/>
          <w:lang w:val="en-GB" w:eastAsia="zh-CN"/>
        </w:rPr>
        <w:t>(d)</w:t>
      </w:r>
      <w:r w:rsidRPr="00267633">
        <w:rPr>
          <w:rFonts w:ascii="Times New Roman" w:hAnsi="Times New Roman" w:cs="Times New Roman"/>
          <w:szCs w:val="16"/>
          <w:lang w:val="en-GB" w:eastAsia="zh-CN"/>
        </w:rPr>
        <w:tab/>
        <w:t xml:space="preserve">My take-home monthly income (including salary, allowances, </w:t>
      </w:r>
      <w:proofErr w:type="gramStart"/>
      <w:r w:rsidRPr="00267633">
        <w:rPr>
          <w:rFonts w:ascii="Times New Roman" w:hAnsi="Times New Roman" w:cs="Times New Roman"/>
          <w:szCs w:val="16"/>
          <w:lang w:val="en-GB" w:eastAsia="zh-CN"/>
        </w:rPr>
        <w:t>commissions</w:t>
      </w:r>
      <w:proofErr w:type="gramEnd"/>
      <w:r w:rsidRPr="00267633">
        <w:rPr>
          <w:rFonts w:ascii="Times New Roman" w:hAnsi="Times New Roman" w:cs="Times New Roman"/>
          <w:szCs w:val="16"/>
          <w:lang w:val="en-GB" w:eastAsia="zh-CN"/>
        </w:rPr>
        <w:t xml:space="preserve"> and bonuses) is:</w:t>
      </w:r>
    </w:p>
    <w:p w14:paraId="26C86F41"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7260D58C" w14:textId="77777777" w:rsidR="00267633" w:rsidRPr="00267633" w:rsidRDefault="00267633" w:rsidP="00267633">
      <w:pPr>
        <w:spacing w:before="0" w:after="0" w:line="240" w:lineRule="auto"/>
        <w:ind w:firstLine="709"/>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4.</w:t>
      </w:r>
      <w:r w:rsidRPr="00267633">
        <w:rPr>
          <w:rFonts w:ascii="Times New Roman" w:hAnsi="Times New Roman" w:cs="Times New Roman"/>
          <w:szCs w:val="20"/>
          <w:lang w:val="en-GB" w:eastAsia="zh-CN"/>
        </w:rPr>
        <w:tab/>
        <w:t xml:space="preserve">I am self-employed*. </w:t>
      </w:r>
    </w:p>
    <w:p w14:paraId="07ED4566"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348C1AB8" w14:textId="77777777" w:rsidR="00267633" w:rsidRPr="00267633" w:rsidRDefault="00267633" w:rsidP="00267633">
      <w:pPr>
        <w:spacing w:before="0" w:after="0" w:line="240" w:lineRule="auto"/>
        <w:ind w:left="1418"/>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State the following information in respect of each of your businesses.</w:t>
      </w:r>
      <w:r w:rsidRPr="00267633">
        <w:rPr>
          <w:rFonts w:ascii="Times New Roman" w:hAnsi="Times New Roman" w:cs="Times New Roman"/>
          <w:szCs w:val="20"/>
          <w:lang w:val="en-GB" w:eastAsia="zh-CN"/>
        </w:rPr>
        <w:t xml:space="preserve">] </w:t>
      </w:r>
    </w:p>
    <w:p w14:paraId="7DE9D550"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0EA9616A" w14:textId="77777777" w:rsidR="00267633" w:rsidRPr="00267633" w:rsidRDefault="00267633" w:rsidP="006172E9">
      <w:pPr>
        <w:numPr>
          <w:ilvl w:val="0"/>
          <w:numId w:val="48"/>
        </w:numPr>
        <w:spacing w:before="0" w:after="0" w:line="240" w:lineRule="auto"/>
        <w:ind w:left="2127" w:hanging="709"/>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The name and address of my business is:</w:t>
      </w:r>
    </w:p>
    <w:p w14:paraId="130AE305" w14:textId="77777777" w:rsidR="00267633" w:rsidRPr="00267633" w:rsidRDefault="00267633" w:rsidP="00267633">
      <w:pPr>
        <w:spacing w:before="0" w:after="0" w:line="240" w:lineRule="auto"/>
        <w:ind w:left="2127" w:hanging="709"/>
        <w:jc w:val="both"/>
        <w:divId w:val="2116439976"/>
        <w:rPr>
          <w:rFonts w:ascii="Times New Roman" w:hAnsi="Times New Roman" w:cs="Times New Roman"/>
          <w:szCs w:val="20"/>
          <w:lang w:val="en-GB" w:eastAsia="zh-CN"/>
        </w:rPr>
      </w:pPr>
    </w:p>
    <w:p w14:paraId="23B4038C" w14:textId="77777777" w:rsidR="00267633" w:rsidRPr="00267633" w:rsidRDefault="00267633" w:rsidP="006172E9">
      <w:pPr>
        <w:numPr>
          <w:ilvl w:val="0"/>
          <w:numId w:val="48"/>
        </w:numPr>
        <w:spacing w:before="0" w:after="0" w:line="240" w:lineRule="auto"/>
        <w:ind w:left="2127" w:hanging="709"/>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It is a sole proprietorship/partnership*.</w:t>
      </w:r>
    </w:p>
    <w:p w14:paraId="4BF8C556" w14:textId="77777777" w:rsidR="00267633" w:rsidRPr="00267633" w:rsidRDefault="00267633" w:rsidP="00267633">
      <w:pPr>
        <w:spacing w:before="0" w:after="0" w:line="240" w:lineRule="auto"/>
        <w:ind w:left="2127" w:hanging="709"/>
        <w:jc w:val="both"/>
        <w:divId w:val="2116439976"/>
        <w:rPr>
          <w:rFonts w:ascii="Times New Roman" w:hAnsi="Times New Roman" w:cs="Times New Roman"/>
          <w:szCs w:val="20"/>
          <w:lang w:val="en-GB" w:eastAsia="zh-CN"/>
        </w:rPr>
      </w:pPr>
    </w:p>
    <w:p w14:paraId="21B745EB" w14:textId="77777777" w:rsidR="00267633" w:rsidRPr="00267633" w:rsidRDefault="00267633" w:rsidP="006172E9">
      <w:pPr>
        <w:numPr>
          <w:ilvl w:val="0"/>
          <w:numId w:val="48"/>
        </w:numPr>
        <w:spacing w:before="0" w:after="0" w:line="240" w:lineRule="auto"/>
        <w:ind w:left="2127" w:hanging="709"/>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Nature of business:</w:t>
      </w:r>
    </w:p>
    <w:p w14:paraId="0F01FB67" w14:textId="77777777" w:rsidR="00267633" w:rsidRPr="00267633" w:rsidRDefault="00267633" w:rsidP="00267633">
      <w:pPr>
        <w:spacing w:before="0" w:after="0" w:line="240" w:lineRule="auto"/>
        <w:ind w:left="2127" w:hanging="709"/>
        <w:jc w:val="both"/>
        <w:divId w:val="2116439976"/>
        <w:rPr>
          <w:rFonts w:ascii="Times New Roman" w:hAnsi="Times New Roman" w:cs="Times New Roman"/>
          <w:szCs w:val="20"/>
          <w:lang w:val="en-GB" w:eastAsia="zh-CN"/>
        </w:rPr>
      </w:pPr>
    </w:p>
    <w:p w14:paraId="5A164647" w14:textId="77777777" w:rsidR="00267633" w:rsidRPr="00267633" w:rsidRDefault="00267633" w:rsidP="006172E9">
      <w:pPr>
        <w:numPr>
          <w:ilvl w:val="0"/>
          <w:numId w:val="48"/>
        </w:numPr>
        <w:spacing w:before="0" w:after="0" w:line="240" w:lineRule="auto"/>
        <w:ind w:left="2127" w:hanging="709"/>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My monthly income is:</w:t>
      </w:r>
    </w:p>
    <w:p w14:paraId="239303E9" w14:textId="77777777" w:rsidR="00267633" w:rsidRPr="00267633" w:rsidRDefault="00267633" w:rsidP="00267633">
      <w:pPr>
        <w:spacing w:before="0" w:after="0" w:line="240" w:lineRule="auto"/>
        <w:ind w:left="2127" w:hanging="709"/>
        <w:jc w:val="both"/>
        <w:divId w:val="2116439976"/>
        <w:rPr>
          <w:rFonts w:ascii="Times New Roman" w:hAnsi="Times New Roman" w:cs="Times New Roman"/>
          <w:szCs w:val="20"/>
          <w:lang w:val="en-GB" w:eastAsia="zh-CN"/>
        </w:rPr>
      </w:pPr>
    </w:p>
    <w:p w14:paraId="5A09CD9F" w14:textId="77777777" w:rsidR="00267633" w:rsidRPr="00267633" w:rsidRDefault="00267633" w:rsidP="006172E9">
      <w:pPr>
        <w:numPr>
          <w:ilvl w:val="0"/>
          <w:numId w:val="48"/>
        </w:numPr>
        <w:spacing w:before="0" w:after="0" w:line="240" w:lineRule="auto"/>
        <w:ind w:left="2127" w:hanging="709"/>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The estimated value of my business is:</w:t>
      </w:r>
    </w:p>
    <w:p w14:paraId="45222DA5"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4B3DE776" w14:textId="77777777" w:rsidR="00267633" w:rsidRPr="00267633" w:rsidRDefault="00267633" w:rsidP="00267633">
      <w:pPr>
        <w:tabs>
          <w:tab w:val="num" w:pos="1440"/>
        </w:tabs>
        <w:spacing w:before="0" w:after="0" w:line="240" w:lineRule="auto"/>
        <w:ind w:firstLine="709"/>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5.</w:t>
      </w:r>
      <w:r w:rsidRPr="00267633">
        <w:rPr>
          <w:rFonts w:ascii="Times New Roman" w:hAnsi="Times New Roman" w:cs="Times New Roman"/>
          <w:szCs w:val="20"/>
          <w:lang w:val="en-GB" w:eastAsia="zh-CN"/>
        </w:rPr>
        <w:tab/>
        <w:t>I am unemployed*.</w:t>
      </w:r>
    </w:p>
    <w:p w14:paraId="20E56F83" w14:textId="77777777" w:rsidR="00267633" w:rsidRPr="00267633" w:rsidRDefault="00267633" w:rsidP="00267633">
      <w:pPr>
        <w:tabs>
          <w:tab w:val="num" w:pos="1440"/>
        </w:tabs>
        <w:spacing w:before="0" w:after="0" w:line="240" w:lineRule="auto"/>
        <w:ind w:firstLine="1440"/>
        <w:jc w:val="both"/>
        <w:divId w:val="2116439976"/>
        <w:rPr>
          <w:rFonts w:ascii="Times New Roman" w:hAnsi="Times New Roman" w:cs="Times New Roman"/>
          <w:szCs w:val="20"/>
          <w:lang w:val="en-GB" w:eastAsia="zh-CN"/>
        </w:rPr>
      </w:pPr>
    </w:p>
    <w:p w14:paraId="1CF3BFAC" w14:textId="77777777" w:rsidR="00267633" w:rsidRPr="00267633" w:rsidRDefault="00267633" w:rsidP="00267633">
      <w:pPr>
        <w:spacing w:before="0" w:after="0" w:line="240" w:lineRule="auto"/>
        <w:ind w:firstLine="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w:t>
      </w:r>
      <w:r w:rsidRPr="00267633">
        <w:rPr>
          <w:rFonts w:ascii="Times New Roman" w:hAnsi="Times New Roman" w:cs="Times New Roman"/>
          <w:szCs w:val="20"/>
          <w:lang w:val="en-GB" w:eastAsia="zh-CN"/>
        </w:rPr>
        <w:tab/>
        <w:t>Before becoming unemployed, I was an employee.</w:t>
      </w:r>
    </w:p>
    <w:p w14:paraId="4E0CDD1C" w14:textId="77777777" w:rsidR="00267633" w:rsidRPr="00267633" w:rsidRDefault="00267633" w:rsidP="00267633">
      <w:pPr>
        <w:tabs>
          <w:tab w:val="num" w:pos="1440"/>
        </w:tabs>
        <w:spacing w:before="0" w:after="0" w:line="240" w:lineRule="auto"/>
        <w:ind w:firstLine="1440"/>
        <w:jc w:val="both"/>
        <w:divId w:val="2116439976"/>
        <w:rPr>
          <w:rFonts w:ascii="Times New Roman" w:hAnsi="Times New Roman" w:cs="Times New Roman"/>
          <w:szCs w:val="20"/>
          <w:lang w:val="en-GB" w:eastAsia="zh-CN"/>
        </w:rPr>
      </w:pPr>
    </w:p>
    <w:p w14:paraId="5E8B5AC7" w14:textId="77777777" w:rsidR="00267633" w:rsidRPr="00267633" w:rsidRDefault="00267633" w:rsidP="00267633">
      <w:pPr>
        <w:tabs>
          <w:tab w:val="num" w:pos="2127"/>
        </w:tabs>
        <w:spacing w:before="0" w:after="0" w:line="240" w:lineRule="auto"/>
        <w:ind w:left="2977" w:hanging="2977"/>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w:t>
      </w:r>
      <w:proofErr w:type="spellStart"/>
      <w:r w:rsidRPr="00267633">
        <w:rPr>
          <w:rFonts w:ascii="Times New Roman" w:hAnsi="Times New Roman" w:cs="Times New Roman"/>
          <w:szCs w:val="20"/>
          <w:lang w:val="en-GB" w:eastAsia="zh-CN"/>
        </w:rPr>
        <w:t>i</w:t>
      </w:r>
      <w:proofErr w:type="spellEnd"/>
      <w:r w:rsidRPr="00267633">
        <w:rPr>
          <w:rFonts w:ascii="Times New Roman" w:hAnsi="Times New Roman" w:cs="Times New Roman"/>
          <w:szCs w:val="20"/>
          <w:lang w:val="en-GB" w:eastAsia="zh-CN"/>
        </w:rPr>
        <w:t>)</w:t>
      </w:r>
      <w:r w:rsidRPr="00267633">
        <w:rPr>
          <w:rFonts w:ascii="Times New Roman" w:hAnsi="Times New Roman" w:cs="Times New Roman"/>
          <w:szCs w:val="20"/>
          <w:lang w:val="en-GB" w:eastAsia="zh-CN"/>
        </w:rPr>
        <w:tab/>
        <w:t xml:space="preserve">My last drawn gross monthly income (including salary, allowances, commissions, </w:t>
      </w:r>
      <w:proofErr w:type="gramStart"/>
      <w:r w:rsidRPr="00267633">
        <w:rPr>
          <w:rFonts w:ascii="Times New Roman" w:hAnsi="Times New Roman" w:cs="Times New Roman"/>
          <w:szCs w:val="20"/>
          <w:lang w:val="en-GB" w:eastAsia="zh-CN"/>
        </w:rPr>
        <w:t>benefits</w:t>
      </w:r>
      <w:proofErr w:type="gramEnd"/>
      <w:r w:rsidRPr="00267633">
        <w:rPr>
          <w:rFonts w:ascii="Times New Roman" w:hAnsi="Times New Roman" w:cs="Times New Roman"/>
          <w:szCs w:val="20"/>
          <w:lang w:val="en-GB" w:eastAsia="zh-CN"/>
        </w:rPr>
        <w:t xml:space="preserve"> and bonuses) on [</w:t>
      </w:r>
      <w:r w:rsidRPr="00267633">
        <w:rPr>
          <w:rFonts w:ascii="Times New Roman" w:hAnsi="Times New Roman" w:cs="Times New Roman"/>
          <w:i/>
          <w:szCs w:val="20"/>
          <w:lang w:val="en-GB" w:eastAsia="zh-CN"/>
        </w:rPr>
        <w:t>to state date</w:t>
      </w:r>
      <w:r w:rsidRPr="00267633">
        <w:rPr>
          <w:rFonts w:ascii="Times New Roman" w:hAnsi="Times New Roman" w:cs="Times New Roman"/>
          <w:szCs w:val="20"/>
          <w:lang w:val="en-GB" w:eastAsia="zh-CN"/>
        </w:rPr>
        <w:t>] was:</w:t>
      </w:r>
    </w:p>
    <w:p w14:paraId="23267BCE" w14:textId="77777777" w:rsidR="00267633" w:rsidRPr="00267633" w:rsidRDefault="00267633" w:rsidP="00267633">
      <w:pPr>
        <w:tabs>
          <w:tab w:val="num" w:pos="2127"/>
          <w:tab w:val="num" w:pos="3600"/>
        </w:tabs>
        <w:spacing w:before="0" w:after="0" w:line="240" w:lineRule="auto"/>
        <w:ind w:left="2977" w:hanging="2977"/>
        <w:jc w:val="both"/>
        <w:divId w:val="2116439976"/>
        <w:rPr>
          <w:rFonts w:ascii="Times New Roman" w:hAnsi="Times New Roman" w:cs="Times New Roman"/>
          <w:szCs w:val="20"/>
          <w:lang w:val="en-GB" w:eastAsia="zh-CN"/>
        </w:rPr>
      </w:pPr>
    </w:p>
    <w:p w14:paraId="16685CD0" w14:textId="77777777" w:rsidR="00267633" w:rsidRPr="00267633" w:rsidRDefault="00267633" w:rsidP="006172E9">
      <w:pPr>
        <w:numPr>
          <w:ilvl w:val="0"/>
          <w:numId w:val="58"/>
        </w:numPr>
        <w:tabs>
          <w:tab w:val="num" w:pos="2127"/>
          <w:tab w:val="num" w:pos="3600"/>
        </w:tabs>
        <w:spacing w:before="0" w:after="0" w:line="240" w:lineRule="auto"/>
        <w:ind w:left="2977" w:hanging="85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The name and address of my previous employer is:</w:t>
      </w:r>
    </w:p>
    <w:p w14:paraId="3CBD5C46" w14:textId="77777777" w:rsidR="00267633" w:rsidRPr="00267633" w:rsidRDefault="00267633" w:rsidP="00267633">
      <w:pPr>
        <w:tabs>
          <w:tab w:val="num" w:pos="3600"/>
        </w:tabs>
        <w:spacing w:before="0" w:after="0" w:line="240" w:lineRule="auto"/>
        <w:ind w:left="3600" w:hanging="720"/>
        <w:jc w:val="both"/>
        <w:divId w:val="2116439976"/>
        <w:rPr>
          <w:rFonts w:ascii="Times New Roman" w:hAnsi="Times New Roman" w:cs="Times New Roman"/>
          <w:szCs w:val="20"/>
          <w:lang w:val="en-GB" w:eastAsia="zh-CN"/>
        </w:rPr>
      </w:pPr>
    </w:p>
    <w:p w14:paraId="4789B28F" w14:textId="77777777" w:rsidR="00267633" w:rsidRPr="00267633" w:rsidRDefault="00267633" w:rsidP="00267633">
      <w:pPr>
        <w:spacing w:before="0" w:after="0" w:line="240" w:lineRule="auto"/>
        <w:ind w:firstLine="1418"/>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(b)</w:t>
      </w:r>
      <w:r w:rsidRPr="00267633">
        <w:rPr>
          <w:rFonts w:ascii="Times New Roman" w:hAnsi="Times New Roman" w:cs="Times New Roman"/>
          <w:szCs w:val="20"/>
          <w:lang w:val="en-GB" w:eastAsia="zh-CN"/>
        </w:rPr>
        <w:tab/>
        <w:t>Before becoming unemployed, I was self-employed*.</w:t>
      </w:r>
    </w:p>
    <w:p w14:paraId="0893FC95" w14:textId="77777777" w:rsidR="00267633" w:rsidRPr="00267633" w:rsidRDefault="00267633" w:rsidP="00267633">
      <w:pPr>
        <w:spacing w:before="0" w:after="0" w:line="240" w:lineRule="auto"/>
        <w:ind w:left="2880" w:hanging="720"/>
        <w:jc w:val="both"/>
        <w:divId w:val="2116439976"/>
        <w:rPr>
          <w:rFonts w:ascii="Times New Roman" w:hAnsi="Times New Roman" w:cs="Times New Roman"/>
          <w:szCs w:val="20"/>
          <w:lang w:val="en-GB" w:eastAsia="zh-CN"/>
        </w:rPr>
      </w:pPr>
    </w:p>
    <w:p w14:paraId="304D916F" w14:textId="77777777" w:rsidR="00267633" w:rsidRPr="00267633" w:rsidRDefault="00267633" w:rsidP="006172E9">
      <w:pPr>
        <w:numPr>
          <w:ilvl w:val="0"/>
          <w:numId w:val="59"/>
        </w:numPr>
        <w:spacing w:before="0" w:after="120" w:line="480" w:lineRule="auto"/>
        <w:ind w:left="2977" w:hanging="850"/>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The name and address of my business was:</w:t>
      </w:r>
    </w:p>
    <w:p w14:paraId="2AD116BC" w14:textId="77777777" w:rsidR="00267633" w:rsidRPr="00267633" w:rsidRDefault="00267633" w:rsidP="006172E9">
      <w:pPr>
        <w:numPr>
          <w:ilvl w:val="0"/>
          <w:numId w:val="59"/>
        </w:numPr>
        <w:spacing w:before="0" w:after="120" w:line="480" w:lineRule="auto"/>
        <w:ind w:left="2977" w:hanging="850"/>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It was a sole proprietorship/partnership*.</w:t>
      </w:r>
    </w:p>
    <w:p w14:paraId="3261E1BF" w14:textId="77777777" w:rsidR="00267633" w:rsidRPr="00267633" w:rsidRDefault="00267633" w:rsidP="00267633">
      <w:pPr>
        <w:spacing w:before="0" w:after="0" w:line="240" w:lineRule="auto"/>
        <w:ind w:left="2977" w:hanging="85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(iii)</w:t>
      </w:r>
      <w:r w:rsidRPr="00267633">
        <w:rPr>
          <w:rFonts w:ascii="Times New Roman" w:hAnsi="Times New Roman" w:cs="Times New Roman"/>
          <w:szCs w:val="20"/>
          <w:lang w:val="en-GB" w:eastAsia="zh-CN"/>
        </w:rPr>
        <w:tab/>
        <w:t>Nature of business:</w:t>
      </w:r>
    </w:p>
    <w:p w14:paraId="701E1FBF" w14:textId="77777777" w:rsidR="00267633" w:rsidRPr="00267633" w:rsidRDefault="00267633" w:rsidP="00267633">
      <w:pPr>
        <w:spacing w:before="0" w:after="0" w:line="240" w:lineRule="auto"/>
        <w:ind w:left="2977" w:hanging="850"/>
        <w:jc w:val="both"/>
        <w:divId w:val="2116439976"/>
        <w:rPr>
          <w:rFonts w:ascii="Times New Roman" w:hAnsi="Times New Roman" w:cs="Times New Roman"/>
          <w:szCs w:val="20"/>
          <w:lang w:val="en-GB" w:eastAsia="zh-CN"/>
        </w:rPr>
      </w:pPr>
    </w:p>
    <w:p w14:paraId="4EB4C78A" w14:textId="77777777" w:rsidR="00267633" w:rsidRPr="00267633" w:rsidRDefault="00267633" w:rsidP="00267633">
      <w:pPr>
        <w:spacing w:before="0" w:after="0" w:line="240" w:lineRule="auto"/>
        <w:ind w:left="2977" w:hanging="85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(iv)</w:t>
      </w:r>
      <w:r w:rsidRPr="00267633">
        <w:rPr>
          <w:rFonts w:ascii="Times New Roman" w:hAnsi="Times New Roman" w:cs="Times New Roman"/>
          <w:szCs w:val="20"/>
          <w:lang w:val="en-GB" w:eastAsia="zh-CN"/>
        </w:rPr>
        <w:tab/>
        <w:t xml:space="preserve">Status of business </w:t>
      </w:r>
      <w:r w:rsidRPr="00267633">
        <w:rPr>
          <w:rFonts w:ascii="Times New Roman" w:hAnsi="Times New Roman" w:cs="Times New Roman"/>
          <w:i/>
          <w:szCs w:val="20"/>
          <w:lang w:val="en-GB" w:eastAsia="zh-CN"/>
        </w:rPr>
        <w:t>[e.g. whether business terminated at Accounting and Corporate Regulatory Authority (ACRA), and if so, to state date of termination]</w:t>
      </w:r>
      <w:r w:rsidRPr="00267633">
        <w:rPr>
          <w:rFonts w:ascii="Times New Roman" w:hAnsi="Times New Roman" w:cs="Times New Roman"/>
          <w:szCs w:val="20"/>
          <w:lang w:val="en-GB" w:eastAsia="zh-CN"/>
        </w:rPr>
        <w:t>:</w:t>
      </w:r>
    </w:p>
    <w:p w14:paraId="0857DB5E" w14:textId="77777777" w:rsidR="00267633" w:rsidRPr="00267633" w:rsidRDefault="00267633" w:rsidP="00267633">
      <w:pPr>
        <w:spacing w:before="0" w:after="0" w:line="240" w:lineRule="auto"/>
        <w:ind w:left="3600" w:hanging="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 </w:t>
      </w:r>
    </w:p>
    <w:p w14:paraId="2D875DA5" w14:textId="77777777" w:rsidR="00267633" w:rsidRPr="00267633" w:rsidRDefault="00267633" w:rsidP="00267633">
      <w:pPr>
        <w:spacing w:before="0" w:after="0" w:line="240" w:lineRule="auto"/>
        <w:ind w:left="2977" w:hanging="85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(v)</w:t>
      </w:r>
      <w:r w:rsidRPr="00267633">
        <w:rPr>
          <w:rFonts w:ascii="Times New Roman" w:hAnsi="Times New Roman" w:cs="Times New Roman"/>
          <w:szCs w:val="20"/>
          <w:lang w:val="en-GB" w:eastAsia="zh-CN"/>
        </w:rPr>
        <w:tab/>
        <w:t>My monthly income on [</w:t>
      </w:r>
      <w:r w:rsidRPr="00267633">
        <w:rPr>
          <w:rFonts w:ascii="Times New Roman" w:hAnsi="Times New Roman" w:cs="Times New Roman"/>
          <w:i/>
          <w:szCs w:val="20"/>
          <w:lang w:val="en-GB" w:eastAsia="zh-CN"/>
        </w:rPr>
        <w:t>to state date</w:t>
      </w:r>
      <w:r w:rsidRPr="00267633">
        <w:rPr>
          <w:rFonts w:ascii="Times New Roman" w:hAnsi="Times New Roman" w:cs="Times New Roman"/>
          <w:szCs w:val="20"/>
          <w:lang w:val="en-GB" w:eastAsia="zh-CN"/>
        </w:rPr>
        <w:t>] was:</w:t>
      </w:r>
    </w:p>
    <w:p w14:paraId="3D205B22"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1D54F92D" w14:textId="77777777" w:rsidR="00267633" w:rsidRPr="00267633" w:rsidRDefault="00267633" w:rsidP="00267633">
      <w:pPr>
        <w:tabs>
          <w:tab w:val="left" w:pos="1276"/>
        </w:tabs>
        <w:spacing w:before="0" w:after="0" w:line="240" w:lineRule="auto"/>
        <w:ind w:left="1276" w:hanging="567"/>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6.</w:t>
      </w:r>
      <w:r w:rsidRPr="00267633">
        <w:rPr>
          <w:rFonts w:ascii="Times New Roman" w:hAnsi="Times New Roman" w:cs="Times New Roman"/>
          <w:szCs w:val="20"/>
          <w:lang w:val="en-GB" w:eastAsia="zh-CN"/>
        </w:rPr>
        <w:tab/>
        <w:t>Aside from my income from my employment/business*, I have the following/I do not have any additional* sources of income</w:t>
      </w:r>
      <w:r w:rsidRPr="00267633">
        <w:rPr>
          <w:rFonts w:ascii="Times New Roman" w:hAnsi="Times New Roman" w:cs="Times New Roman"/>
          <w:szCs w:val="20"/>
          <w:vertAlign w:val="superscript"/>
          <w:lang w:val="en-GB" w:eastAsia="zh-CN"/>
        </w:rPr>
        <w:footnoteReference w:id="3"/>
      </w:r>
      <w:r w:rsidRPr="00267633">
        <w:rPr>
          <w:rFonts w:ascii="Times New Roman" w:hAnsi="Times New Roman" w:cs="Times New Roman"/>
          <w:szCs w:val="20"/>
          <w:lang w:val="en-GB" w:eastAsia="zh-CN"/>
        </w:rPr>
        <w:t>:</w:t>
      </w:r>
    </w:p>
    <w:tbl>
      <w:tblPr>
        <w:tblpPr w:leftFromText="180" w:rightFromText="180" w:vertAnchor="text" w:horzAnchor="margin" w:tblpXSpec="center" w:tblpY="21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10"/>
        <w:gridCol w:w="3510"/>
        <w:gridCol w:w="2268"/>
      </w:tblGrid>
      <w:tr w:rsidR="00267633" w:rsidRPr="00267633" w14:paraId="579AFA38" w14:textId="77777777" w:rsidTr="00267633">
        <w:trPr>
          <w:divId w:val="2116439976"/>
          <w:cantSplit/>
        </w:trPr>
        <w:tc>
          <w:tcPr>
            <w:tcW w:w="810" w:type="dxa"/>
          </w:tcPr>
          <w:p w14:paraId="5FE7F44F" w14:textId="77777777" w:rsidR="00267633" w:rsidRPr="00267633" w:rsidRDefault="00267633" w:rsidP="00267633">
            <w:pPr>
              <w:spacing w:before="0" w:after="0" w:line="240" w:lineRule="auto"/>
              <w:jc w:val="both"/>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S/No.</w:t>
            </w:r>
          </w:p>
        </w:tc>
        <w:tc>
          <w:tcPr>
            <w:tcW w:w="3510" w:type="dxa"/>
          </w:tcPr>
          <w:p w14:paraId="6094670B" w14:textId="77777777" w:rsidR="00267633" w:rsidRPr="00267633" w:rsidRDefault="00267633" w:rsidP="00267633">
            <w:pPr>
              <w:spacing w:before="0" w:after="0" w:line="240" w:lineRule="auto"/>
              <w:jc w:val="both"/>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Source of Income</w:t>
            </w:r>
          </w:p>
        </w:tc>
        <w:tc>
          <w:tcPr>
            <w:tcW w:w="2268" w:type="dxa"/>
          </w:tcPr>
          <w:p w14:paraId="384203DD" w14:textId="77777777" w:rsidR="00267633" w:rsidRPr="00267633" w:rsidRDefault="00267633" w:rsidP="00267633">
            <w:pPr>
              <w:spacing w:before="0" w:after="0" w:line="240" w:lineRule="auto"/>
              <w:jc w:val="both"/>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Amount (S$)</w:t>
            </w:r>
          </w:p>
        </w:tc>
      </w:tr>
      <w:tr w:rsidR="00267633" w:rsidRPr="00267633" w14:paraId="43BC8F9D" w14:textId="77777777" w:rsidTr="00267633">
        <w:trPr>
          <w:divId w:val="2116439976"/>
          <w:cantSplit/>
        </w:trPr>
        <w:tc>
          <w:tcPr>
            <w:tcW w:w="810" w:type="dxa"/>
          </w:tcPr>
          <w:p w14:paraId="6F7E1460"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3510" w:type="dxa"/>
          </w:tcPr>
          <w:p w14:paraId="52E0A581"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2268" w:type="dxa"/>
          </w:tcPr>
          <w:p w14:paraId="0F3A1ECE"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r>
      <w:tr w:rsidR="00267633" w:rsidRPr="00267633" w14:paraId="01005BD9" w14:textId="77777777" w:rsidTr="00267633">
        <w:trPr>
          <w:divId w:val="2116439976"/>
          <w:cantSplit/>
        </w:trPr>
        <w:tc>
          <w:tcPr>
            <w:tcW w:w="810" w:type="dxa"/>
          </w:tcPr>
          <w:p w14:paraId="33DE5E84"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3510" w:type="dxa"/>
          </w:tcPr>
          <w:p w14:paraId="74DCB7AE"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2268" w:type="dxa"/>
          </w:tcPr>
          <w:p w14:paraId="527F8439"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r>
      <w:tr w:rsidR="00267633" w:rsidRPr="00267633" w14:paraId="321AFF60" w14:textId="77777777" w:rsidTr="00267633">
        <w:trPr>
          <w:divId w:val="2116439976"/>
          <w:cantSplit/>
        </w:trPr>
        <w:tc>
          <w:tcPr>
            <w:tcW w:w="810" w:type="dxa"/>
          </w:tcPr>
          <w:p w14:paraId="05D03ED8"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3510" w:type="dxa"/>
          </w:tcPr>
          <w:p w14:paraId="2107A1FD"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2268" w:type="dxa"/>
          </w:tcPr>
          <w:p w14:paraId="3CDE2AC1"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r>
      <w:tr w:rsidR="00267633" w:rsidRPr="00267633" w14:paraId="0BCECD42" w14:textId="77777777" w:rsidTr="00267633">
        <w:trPr>
          <w:divId w:val="2116439976"/>
          <w:cantSplit/>
        </w:trPr>
        <w:tc>
          <w:tcPr>
            <w:tcW w:w="810" w:type="dxa"/>
          </w:tcPr>
          <w:p w14:paraId="50C3CC28"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3510" w:type="dxa"/>
          </w:tcPr>
          <w:p w14:paraId="027C02E9"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2268" w:type="dxa"/>
          </w:tcPr>
          <w:p w14:paraId="6A885918"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r>
      <w:tr w:rsidR="00267633" w:rsidRPr="00267633" w14:paraId="0413E1BE" w14:textId="77777777" w:rsidTr="00267633">
        <w:trPr>
          <w:divId w:val="2116439976"/>
          <w:cantSplit/>
        </w:trPr>
        <w:tc>
          <w:tcPr>
            <w:tcW w:w="810" w:type="dxa"/>
          </w:tcPr>
          <w:p w14:paraId="17A517CC"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3510" w:type="dxa"/>
          </w:tcPr>
          <w:p w14:paraId="338EB724"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2268" w:type="dxa"/>
          </w:tcPr>
          <w:p w14:paraId="0514A53E"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r>
    </w:tbl>
    <w:p w14:paraId="09C7DB91" w14:textId="77777777" w:rsidR="00267633" w:rsidRPr="00267633" w:rsidRDefault="00267633" w:rsidP="00267633">
      <w:pPr>
        <w:spacing w:before="0" w:after="0" w:line="240" w:lineRule="auto"/>
        <w:ind w:left="2160" w:hanging="720"/>
        <w:divId w:val="2116439976"/>
        <w:rPr>
          <w:rFonts w:ascii="Times New Roman" w:hAnsi="Times New Roman" w:cs="Times New Roman"/>
          <w:szCs w:val="20"/>
          <w:lang w:val="en-GB" w:eastAsia="zh-CN"/>
        </w:rPr>
      </w:pPr>
    </w:p>
    <w:p w14:paraId="533EFD3A" w14:textId="77777777" w:rsidR="00267633" w:rsidRPr="00267633" w:rsidRDefault="00267633" w:rsidP="00267633">
      <w:pPr>
        <w:spacing w:before="0" w:after="0" w:line="240" w:lineRule="auto"/>
        <w:ind w:left="1440"/>
        <w:jc w:val="both"/>
        <w:divId w:val="2116439976"/>
        <w:rPr>
          <w:rFonts w:ascii="Times New Roman" w:hAnsi="Times New Roman" w:cs="Times New Roman"/>
          <w:szCs w:val="20"/>
          <w:lang w:val="en-GB" w:eastAsia="zh-CN"/>
        </w:rPr>
      </w:pPr>
    </w:p>
    <w:p w14:paraId="328572B6" w14:textId="77777777" w:rsidR="00267633" w:rsidRPr="00267633" w:rsidRDefault="00267633" w:rsidP="00267633">
      <w:pPr>
        <w:spacing w:before="0" w:after="0" w:line="240" w:lineRule="auto"/>
        <w:ind w:left="1440"/>
        <w:jc w:val="both"/>
        <w:divId w:val="2116439976"/>
        <w:rPr>
          <w:rFonts w:ascii="Times New Roman" w:hAnsi="Times New Roman" w:cs="Times New Roman"/>
          <w:szCs w:val="20"/>
          <w:lang w:val="en-GB" w:eastAsia="zh-CN"/>
        </w:rPr>
      </w:pPr>
    </w:p>
    <w:p w14:paraId="448E8563" w14:textId="77777777" w:rsidR="00267633" w:rsidRPr="00267633" w:rsidRDefault="00267633" w:rsidP="00267633">
      <w:pPr>
        <w:spacing w:before="0" w:after="0" w:line="240" w:lineRule="auto"/>
        <w:ind w:left="1440"/>
        <w:jc w:val="both"/>
        <w:divId w:val="2116439976"/>
        <w:rPr>
          <w:rFonts w:ascii="Times New Roman" w:hAnsi="Times New Roman" w:cs="Times New Roman"/>
          <w:b/>
          <w:szCs w:val="20"/>
          <w:lang w:val="en-GB" w:eastAsia="zh-CN"/>
        </w:rPr>
      </w:pPr>
      <w:proofErr w:type="gramStart"/>
      <w:r w:rsidRPr="00267633">
        <w:rPr>
          <w:rFonts w:ascii="Times New Roman" w:hAnsi="Times New Roman" w:cs="Times New Roman"/>
          <w:b/>
          <w:szCs w:val="20"/>
          <w:lang w:val="en-GB" w:eastAsia="zh-CN"/>
        </w:rPr>
        <w:t>Particulars of</w:t>
      </w:r>
      <w:proofErr w:type="gramEnd"/>
      <w:r w:rsidRPr="00267633">
        <w:rPr>
          <w:rFonts w:ascii="Times New Roman" w:hAnsi="Times New Roman" w:cs="Times New Roman"/>
          <w:b/>
          <w:szCs w:val="20"/>
          <w:lang w:val="en-GB" w:eastAsia="zh-CN"/>
        </w:rPr>
        <w:t xml:space="preserve"> my immovable properties situated in Singapore or overseas.</w:t>
      </w:r>
    </w:p>
    <w:p w14:paraId="2A9FF591"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559C83E8" w14:textId="77777777" w:rsidR="00267633" w:rsidRPr="00267633" w:rsidRDefault="00267633" w:rsidP="00267633">
      <w:pPr>
        <w:spacing w:before="0" w:after="0" w:line="240" w:lineRule="auto"/>
        <w:ind w:firstLine="709"/>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7.</w:t>
      </w:r>
      <w:r w:rsidRPr="00267633">
        <w:rPr>
          <w:rFonts w:ascii="Times New Roman" w:hAnsi="Times New Roman" w:cs="Times New Roman"/>
          <w:szCs w:val="20"/>
          <w:lang w:val="en-GB" w:eastAsia="zh-CN"/>
        </w:rPr>
        <w:tab/>
        <w:t>I own the following/do not own any* immovable properties:</w:t>
      </w:r>
    </w:p>
    <w:p w14:paraId="707D3904" w14:textId="77777777" w:rsidR="00267633" w:rsidRPr="00267633" w:rsidRDefault="00267633" w:rsidP="00267633">
      <w:pPr>
        <w:spacing w:before="0" w:after="0" w:line="240" w:lineRule="auto"/>
        <w:ind w:firstLine="2160"/>
        <w:jc w:val="both"/>
        <w:divId w:val="2116439976"/>
        <w:rPr>
          <w:rFonts w:ascii="Times New Roman" w:hAnsi="Times New Roman" w:cs="Times New Roman"/>
          <w:i/>
          <w:szCs w:val="20"/>
          <w:lang w:val="en-GB" w:eastAsia="zh-CN"/>
        </w:rPr>
      </w:pPr>
    </w:p>
    <w:p w14:paraId="0F013136" w14:textId="77777777" w:rsidR="00267633" w:rsidRPr="00267633" w:rsidRDefault="00267633" w:rsidP="00267633">
      <w:pPr>
        <w:spacing w:before="0" w:after="0" w:line="240" w:lineRule="auto"/>
        <w:ind w:firstLine="1418"/>
        <w:jc w:val="both"/>
        <w:divId w:val="2116439976"/>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[State in relation to each property]</w:t>
      </w:r>
    </w:p>
    <w:p w14:paraId="3BC9A7AE" w14:textId="77777777" w:rsidR="00267633" w:rsidRPr="00267633" w:rsidRDefault="00267633" w:rsidP="00267633">
      <w:pPr>
        <w:spacing w:before="0" w:after="0" w:line="240" w:lineRule="auto"/>
        <w:ind w:firstLine="2160"/>
        <w:jc w:val="both"/>
        <w:divId w:val="2116439976"/>
        <w:rPr>
          <w:rFonts w:ascii="Times New Roman" w:hAnsi="Times New Roman" w:cs="Times New Roman"/>
          <w:szCs w:val="20"/>
          <w:lang w:val="en-GB" w:eastAsia="zh-CN"/>
        </w:rPr>
      </w:pPr>
    </w:p>
    <w:p w14:paraId="4232877E" w14:textId="77777777" w:rsidR="00267633" w:rsidRPr="00267633" w:rsidRDefault="00267633" w:rsidP="00267633">
      <w:pPr>
        <w:spacing w:before="0" w:after="120" w:line="240" w:lineRule="auto"/>
        <w:ind w:firstLine="1418"/>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w:t>
      </w:r>
      <w:r w:rsidRPr="00267633">
        <w:rPr>
          <w:rFonts w:ascii="Times New Roman" w:hAnsi="Times New Roman" w:cs="Times New Roman"/>
          <w:szCs w:val="20"/>
          <w:lang w:val="en-GB" w:eastAsia="zh-CN"/>
        </w:rPr>
        <w:tab/>
        <w:t>Address of property owned:</w:t>
      </w:r>
    </w:p>
    <w:p w14:paraId="2784B8FA" w14:textId="77777777" w:rsidR="00267633" w:rsidRPr="00267633" w:rsidRDefault="00267633" w:rsidP="00267633">
      <w:pPr>
        <w:spacing w:before="0" w:after="0" w:line="240" w:lineRule="auto"/>
        <w:ind w:firstLine="1418"/>
        <w:jc w:val="both"/>
        <w:divId w:val="2116439976"/>
        <w:rPr>
          <w:rFonts w:ascii="Times New Roman" w:hAnsi="Times New Roman" w:cs="Times New Roman"/>
          <w:szCs w:val="20"/>
          <w:lang w:val="en-GB" w:eastAsia="zh-CN"/>
        </w:rPr>
      </w:pPr>
    </w:p>
    <w:p w14:paraId="29B91E3F" w14:textId="77777777" w:rsidR="00267633" w:rsidRPr="00267633" w:rsidRDefault="00267633" w:rsidP="00267633">
      <w:pPr>
        <w:spacing w:before="0" w:after="0" w:line="240" w:lineRule="auto"/>
        <w:ind w:left="2127" w:hanging="709"/>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(b)</w:t>
      </w:r>
      <w:r w:rsidRPr="00267633">
        <w:rPr>
          <w:rFonts w:ascii="Times New Roman" w:hAnsi="Times New Roman" w:cs="Times New Roman"/>
          <w:szCs w:val="20"/>
          <w:lang w:val="en-GB" w:eastAsia="zh-CN"/>
        </w:rPr>
        <w:tab/>
        <w:t>Whether title to the land is registered or unregistered, and if registered, the Certificate of Title (CT/SSCT/SCT*) number</w:t>
      </w:r>
    </w:p>
    <w:p w14:paraId="3DCA1F0B" w14:textId="77777777" w:rsidR="00267633" w:rsidRPr="00267633" w:rsidRDefault="00267633" w:rsidP="00267633">
      <w:pPr>
        <w:spacing w:before="0" w:after="0" w:line="240" w:lineRule="auto"/>
        <w:ind w:left="2127" w:hanging="709"/>
        <w:jc w:val="both"/>
        <w:divId w:val="2116439976"/>
        <w:rPr>
          <w:rFonts w:ascii="Times New Roman" w:hAnsi="Times New Roman" w:cs="Times New Roman"/>
          <w:szCs w:val="20"/>
          <w:lang w:val="en-GB" w:eastAsia="zh-CN"/>
        </w:rPr>
      </w:pPr>
    </w:p>
    <w:p w14:paraId="0E15BFC4" w14:textId="77777777" w:rsidR="00267633" w:rsidRPr="00267633" w:rsidRDefault="00267633" w:rsidP="00267633">
      <w:pPr>
        <w:spacing w:before="0" w:after="0" w:line="240" w:lineRule="auto"/>
        <w:ind w:left="2127" w:hanging="709"/>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lastRenderedPageBreak/>
        <w:t>(c)</w:t>
      </w:r>
      <w:r w:rsidRPr="00267633">
        <w:rPr>
          <w:rFonts w:ascii="Times New Roman" w:hAnsi="Times New Roman" w:cs="Times New Roman"/>
          <w:szCs w:val="20"/>
          <w:lang w:val="en-GB" w:eastAsia="zh-CN"/>
        </w:rPr>
        <w:tab/>
        <w:t xml:space="preserve">Names of joint-owners (if any) and the manner in which the property is held, </w:t>
      </w:r>
      <w:proofErr w:type="gramStart"/>
      <w:r w:rsidRPr="00267633">
        <w:rPr>
          <w:rFonts w:ascii="Times New Roman" w:hAnsi="Times New Roman" w:cs="Times New Roman"/>
          <w:szCs w:val="20"/>
          <w:lang w:val="en-GB" w:eastAsia="zh-CN"/>
        </w:rPr>
        <w:t>i.e.</w:t>
      </w:r>
      <w:proofErr w:type="gramEnd"/>
      <w:r w:rsidRPr="00267633">
        <w:rPr>
          <w:rFonts w:ascii="Times New Roman" w:hAnsi="Times New Roman" w:cs="Times New Roman"/>
          <w:szCs w:val="20"/>
          <w:lang w:val="en-GB" w:eastAsia="zh-CN"/>
        </w:rPr>
        <w:t xml:space="preserve"> whether as joint tenants or tenants in common:</w:t>
      </w:r>
    </w:p>
    <w:p w14:paraId="736A82B7" w14:textId="77777777" w:rsidR="00267633" w:rsidRPr="00267633" w:rsidRDefault="00267633" w:rsidP="00267633">
      <w:pPr>
        <w:spacing w:before="0" w:after="0" w:line="240" w:lineRule="auto"/>
        <w:ind w:left="2127" w:hanging="709"/>
        <w:jc w:val="both"/>
        <w:divId w:val="2116439976"/>
        <w:rPr>
          <w:rFonts w:ascii="Times New Roman" w:hAnsi="Times New Roman" w:cs="Times New Roman"/>
          <w:szCs w:val="20"/>
          <w:lang w:val="en-GB" w:eastAsia="zh-CN"/>
        </w:rPr>
      </w:pPr>
    </w:p>
    <w:p w14:paraId="58258F61" w14:textId="77777777" w:rsidR="00267633" w:rsidRPr="00267633" w:rsidRDefault="00267633" w:rsidP="00267633">
      <w:pPr>
        <w:spacing w:before="0" w:after="0" w:line="240" w:lineRule="auto"/>
        <w:ind w:left="2127" w:hanging="709"/>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(d)</w:t>
      </w:r>
      <w:r w:rsidRPr="00267633">
        <w:rPr>
          <w:rFonts w:ascii="Times New Roman" w:hAnsi="Times New Roman" w:cs="Times New Roman"/>
          <w:szCs w:val="20"/>
          <w:lang w:val="en-GB" w:eastAsia="zh-CN"/>
        </w:rPr>
        <w:tab/>
        <w:t>Names of mortgagee/</w:t>
      </w:r>
      <w:proofErr w:type="spellStart"/>
      <w:r w:rsidRPr="00267633">
        <w:rPr>
          <w:rFonts w:ascii="Times New Roman" w:hAnsi="Times New Roman" w:cs="Times New Roman"/>
          <w:szCs w:val="20"/>
          <w:lang w:val="en-GB" w:eastAsia="zh-CN"/>
        </w:rPr>
        <w:t>chargee</w:t>
      </w:r>
      <w:proofErr w:type="spellEnd"/>
      <w:r w:rsidRPr="00267633">
        <w:rPr>
          <w:rFonts w:ascii="Times New Roman" w:hAnsi="Times New Roman" w:cs="Times New Roman"/>
          <w:szCs w:val="20"/>
          <w:lang w:val="en-GB" w:eastAsia="zh-CN"/>
        </w:rPr>
        <w:t xml:space="preserve"> (if any), and amounts outstanding to each mortgagee/</w:t>
      </w:r>
      <w:proofErr w:type="spellStart"/>
      <w:r w:rsidRPr="00267633">
        <w:rPr>
          <w:rFonts w:ascii="Times New Roman" w:hAnsi="Times New Roman" w:cs="Times New Roman"/>
          <w:szCs w:val="20"/>
          <w:lang w:val="en-GB" w:eastAsia="zh-CN"/>
        </w:rPr>
        <w:t>chargee</w:t>
      </w:r>
      <w:proofErr w:type="spellEnd"/>
    </w:p>
    <w:p w14:paraId="33FA6178" w14:textId="77777777" w:rsidR="00267633" w:rsidRPr="00267633" w:rsidRDefault="00267633" w:rsidP="00267633">
      <w:pPr>
        <w:spacing w:before="0" w:after="0" w:line="240" w:lineRule="auto"/>
        <w:ind w:left="2127" w:hanging="709"/>
        <w:jc w:val="both"/>
        <w:divId w:val="2116439976"/>
        <w:rPr>
          <w:rFonts w:ascii="Times New Roman" w:hAnsi="Times New Roman" w:cs="Times New Roman"/>
          <w:szCs w:val="20"/>
          <w:lang w:val="en-GB" w:eastAsia="zh-CN"/>
        </w:rPr>
      </w:pPr>
    </w:p>
    <w:p w14:paraId="2779FB48" w14:textId="77777777" w:rsidR="00267633" w:rsidRPr="00267633" w:rsidRDefault="00267633" w:rsidP="00267633">
      <w:pPr>
        <w:spacing w:before="0" w:after="0" w:line="240" w:lineRule="auto"/>
        <w:ind w:left="2127" w:hanging="709"/>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(e)</w:t>
      </w:r>
      <w:r w:rsidRPr="00267633">
        <w:rPr>
          <w:rFonts w:ascii="Times New Roman" w:hAnsi="Times New Roman" w:cs="Times New Roman"/>
          <w:szCs w:val="20"/>
          <w:lang w:val="en-GB" w:eastAsia="zh-CN"/>
        </w:rPr>
        <w:tab/>
        <w:t>Value/Estimated value* of property as at [</w:t>
      </w:r>
      <w:r w:rsidRPr="00267633">
        <w:rPr>
          <w:rFonts w:ascii="Times New Roman" w:hAnsi="Times New Roman" w:cs="Times New Roman"/>
          <w:i/>
          <w:szCs w:val="20"/>
          <w:lang w:val="en-GB" w:eastAsia="zh-CN"/>
        </w:rPr>
        <w:t>to state date</w:t>
      </w:r>
      <w:r w:rsidRPr="00267633">
        <w:rPr>
          <w:rFonts w:ascii="Times New Roman" w:hAnsi="Times New Roman" w:cs="Times New Roman"/>
          <w:szCs w:val="20"/>
          <w:lang w:val="en-GB" w:eastAsia="zh-CN"/>
        </w:rPr>
        <w:t>]:</w:t>
      </w:r>
    </w:p>
    <w:p w14:paraId="0DA9C5F6" w14:textId="77777777" w:rsidR="00267633" w:rsidRPr="00267633" w:rsidRDefault="00267633" w:rsidP="00267633">
      <w:pPr>
        <w:spacing w:before="0" w:after="0" w:line="240" w:lineRule="auto"/>
        <w:ind w:left="2127" w:hanging="709"/>
        <w:jc w:val="both"/>
        <w:divId w:val="2116439976"/>
        <w:rPr>
          <w:rFonts w:ascii="Times New Roman" w:hAnsi="Times New Roman" w:cs="Times New Roman"/>
          <w:szCs w:val="20"/>
          <w:lang w:val="en-GB" w:eastAsia="zh-CN"/>
        </w:rPr>
      </w:pPr>
    </w:p>
    <w:p w14:paraId="451C28D0" w14:textId="77777777" w:rsidR="00267633" w:rsidRPr="00267633" w:rsidRDefault="00267633" w:rsidP="006172E9">
      <w:pPr>
        <w:numPr>
          <w:ilvl w:val="0"/>
          <w:numId w:val="48"/>
        </w:numPr>
        <w:spacing w:before="0" w:after="0" w:line="240" w:lineRule="auto"/>
        <w:ind w:left="2127" w:right="-69" w:hanging="709"/>
        <w:contextualSpacing/>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Amount of monthly mortgage payment and how payment is made (i.e. CPF or cash):</w:t>
      </w:r>
    </w:p>
    <w:p w14:paraId="6456811D" w14:textId="77777777" w:rsidR="00267633" w:rsidRPr="00267633" w:rsidRDefault="00267633" w:rsidP="00267633">
      <w:pPr>
        <w:spacing w:before="0" w:after="0" w:line="240" w:lineRule="auto"/>
        <w:ind w:left="720" w:firstLine="720"/>
        <w:jc w:val="both"/>
        <w:divId w:val="2116439976"/>
        <w:rPr>
          <w:rFonts w:ascii="Times New Roman" w:hAnsi="Times New Roman" w:cs="Times New Roman"/>
          <w:b/>
          <w:szCs w:val="20"/>
          <w:lang w:val="en-GB" w:eastAsia="zh-CN"/>
        </w:rPr>
      </w:pPr>
    </w:p>
    <w:p w14:paraId="65A40F4C" w14:textId="77777777" w:rsidR="00267633" w:rsidRPr="00267633" w:rsidRDefault="00267633" w:rsidP="00267633">
      <w:pPr>
        <w:spacing w:before="0" w:after="0" w:line="240" w:lineRule="auto"/>
        <w:ind w:left="720" w:firstLine="720"/>
        <w:jc w:val="both"/>
        <w:divId w:val="2116439976"/>
        <w:rPr>
          <w:rFonts w:ascii="Times New Roman" w:hAnsi="Times New Roman" w:cs="Times New Roman"/>
          <w:b/>
          <w:szCs w:val="20"/>
          <w:lang w:val="en-GB" w:eastAsia="zh-CN"/>
        </w:rPr>
      </w:pPr>
      <w:proofErr w:type="gramStart"/>
      <w:r w:rsidRPr="00267633">
        <w:rPr>
          <w:rFonts w:ascii="Times New Roman" w:hAnsi="Times New Roman" w:cs="Times New Roman"/>
          <w:b/>
          <w:szCs w:val="20"/>
          <w:lang w:val="en-GB" w:eastAsia="zh-CN"/>
        </w:rPr>
        <w:t>Particulars of</w:t>
      </w:r>
      <w:proofErr w:type="gramEnd"/>
      <w:r w:rsidRPr="00267633">
        <w:rPr>
          <w:rFonts w:ascii="Times New Roman" w:hAnsi="Times New Roman" w:cs="Times New Roman"/>
          <w:b/>
          <w:szCs w:val="20"/>
          <w:lang w:val="en-GB" w:eastAsia="zh-CN"/>
        </w:rPr>
        <w:t xml:space="preserve"> motor vehicles in Singapore or overseas*</w:t>
      </w:r>
    </w:p>
    <w:p w14:paraId="61EBC7AD" w14:textId="77777777" w:rsidR="00267633" w:rsidRPr="00267633" w:rsidRDefault="00267633" w:rsidP="00267633">
      <w:pPr>
        <w:tabs>
          <w:tab w:val="left" w:pos="1276"/>
        </w:tabs>
        <w:spacing w:before="240" w:after="60" w:line="240" w:lineRule="auto"/>
        <w:ind w:left="1276" w:hanging="567"/>
        <w:outlineLvl w:val="4"/>
        <w:divId w:val="2116439976"/>
        <w:rPr>
          <w:rFonts w:ascii="Times New Roman" w:hAnsi="Times New Roman" w:cs="Times New Roman"/>
          <w:bCs/>
          <w:iCs/>
          <w:szCs w:val="26"/>
          <w:lang w:val="en-GB" w:eastAsia="zh-CN"/>
        </w:rPr>
      </w:pPr>
      <w:r w:rsidRPr="00267633">
        <w:rPr>
          <w:rFonts w:ascii="Times New Roman" w:hAnsi="Times New Roman" w:cs="Times New Roman"/>
          <w:bCs/>
          <w:iCs/>
          <w:szCs w:val="26"/>
          <w:lang w:val="en-GB" w:eastAsia="zh-CN"/>
        </w:rPr>
        <w:t>8.</w:t>
      </w:r>
      <w:r w:rsidRPr="00267633">
        <w:rPr>
          <w:rFonts w:ascii="Times New Roman" w:hAnsi="Times New Roman" w:cs="Times New Roman"/>
          <w:bCs/>
          <w:iCs/>
          <w:szCs w:val="26"/>
          <w:lang w:val="en-GB" w:eastAsia="zh-CN"/>
        </w:rPr>
        <w:tab/>
        <w:t>I own a/do not own any* motor vehicle/more than one motor vehicle.  The particulars of the motor vehicle(s) are as follows:</w:t>
      </w:r>
    </w:p>
    <w:p w14:paraId="2D58155C"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27383846" w14:textId="77777777" w:rsidR="00267633" w:rsidRPr="00267633" w:rsidRDefault="00267633" w:rsidP="00267633">
      <w:pPr>
        <w:spacing w:before="0" w:after="0" w:line="240" w:lineRule="auto"/>
        <w:ind w:left="1440" w:hanging="164"/>
        <w:jc w:val="both"/>
        <w:divId w:val="2116439976"/>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[State in relation to each motor vehicle.]</w:t>
      </w:r>
    </w:p>
    <w:p w14:paraId="32D3A4B4" w14:textId="77777777" w:rsidR="00267633" w:rsidRPr="00267633" w:rsidRDefault="00267633" w:rsidP="00267633">
      <w:pPr>
        <w:spacing w:before="0" w:after="0" w:line="240" w:lineRule="auto"/>
        <w:ind w:left="1440" w:firstLine="720"/>
        <w:jc w:val="both"/>
        <w:divId w:val="2116439976"/>
        <w:rPr>
          <w:rFonts w:ascii="Times New Roman" w:hAnsi="Times New Roman" w:cs="Times New Roman"/>
          <w:i/>
          <w:szCs w:val="20"/>
          <w:lang w:val="en-GB" w:eastAsia="zh-CN"/>
        </w:rPr>
      </w:pPr>
    </w:p>
    <w:p w14:paraId="7C626DF8" w14:textId="77777777" w:rsidR="00267633" w:rsidRPr="00267633" w:rsidRDefault="00267633" w:rsidP="00267633">
      <w:pPr>
        <w:spacing w:before="0" w:after="0" w:line="240" w:lineRule="auto"/>
        <w:ind w:left="2127" w:hanging="851"/>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w:t>
      </w:r>
      <w:r w:rsidRPr="00267633">
        <w:rPr>
          <w:rFonts w:ascii="Times New Roman" w:hAnsi="Times New Roman" w:cs="Times New Roman"/>
          <w:i/>
          <w:szCs w:val="20"/>
          <w:lang w:val="en-GB" w:eastAsia="zh-CN"/>
        </w:rPr>
        <w:tab/>
      </w:r>
      <w:r w:rsidRPr="00267633">
        <w:rPr>
          <w:rFonts w:ascii="Times New Roman" w:hAnsi="Times New Roman" w:cs="Times New Roman"/>
          <w:szCs w:val="20"/>
          <w:lang w:val="en-GB" w:eastAsia="zh-CN"/>
        </w:rPr>
        <w:t>The registration number and make of the motor vehicle is:</w:t>
      </w:r>
    </w:p>
    <w:p w14:paraId="6721C877" w14:textId="77777777" w:rsidR="00267633" w:rsidRPr="00267633" w:rsidRDefault="00267633" w:rsidP="00267633">
      <w:pPr>
        <w:spacing w:before="0" w:after="0" w:line="240" w:lineRule="auto"/>
        <w:ind w:left="2127" w:hanging="851"/>
        <w:jc w:val="both"/>
        <w:divId w:val="2116439976"/>
        <w:rPr>
          <w:rFonts w:ascii="Times New Roman" w:hAnsi="Times New Roman" w:cs="Times New Roman"/>
          <w:i/>
          <w:szCs w:val="20"/>
          <w:lang w:val="en-GB" w:eastAsia="zh-CN"/>
        </w:rPr>
      </w:pPr>
    </w:p>
    <w:p w14:paraId="1614635C" w14:textId="77777777" w:rsidR="00267633" w:rsidRPr="00267633" w:rsidRDefault="00267633" w:rsidP="00267633">
      <w:pPr>
        <w:spacing w:before="0" w:after="0" w:line="240" w:lineRule="auto"/>
        <w:ind w:left="2127" w:hanging="851"/>
        <w:jc w:val="both"/>
        <w:divId w:val="2116439976"/>
        <w:rPr>
          <w:rFonts w:ascii="Times New Roman" w:hAnsi="Times New Roman" w:cs="Times New Roman"/>
          <w:i/>
          <w:szCs w:val="20"/>
          <w:lang w:val="en-GB" w:eastAsia="zh-CN"/>
        </w:rPr>
      </w:pPr>
      <w:r w:rsidRPr="00267633">
        <w:rPr>
          <w:rFonts w:ascii="Times New Roman" w:hAnsi="Times New Roman" w:cs="Times New Roman"/>
          <w:szCs w:val="20"/>
          <w:lang w:val="en-GB" w:eastAsia="zh-CN"/>
        </w:rPr>
        <w:t>(b)</w:t>
      </w:r>
      <w:r w:rsidRPr="00267633">
        <w:rPr>
          <w:rFonts w:ascii="Times New Roman" w:hAnsi="Times New Roman" w:cs="Times New Roman"/>
          <w:szCs w:val="20"/>
          <w:lang w:val="en-GB" w:eastAsia="zh-CN"/>
        </w:rPr>
        <w:tab/>
        <w:t>The motor vehicle(s) is/are* on hire purchase.</w:t>
      </w:r>
    </w:p>
    <w:p w14:paraId="27348A01" w14:textId="77777777" w:rsidR="00267633" w:rsidRPr="00267633" w:rsidRDefault="00267633" w:rsidP="00267633">
      <w:pPr>
        <w:spacing w:before="0" w:after="0" w:line="240" w:lineRule="auto"/>
        <w:ind w:left="2127" w:hanging="851"/>
        <w:jc w:val="both"/>
        <w:divId w:val="2116439976"/>
        <w:rPr>
          <w:rFonts w:ascii="Times New Roman" w:hAnsi="Times New Roman" w:cs="Times New Roman"/>
          <w:szCs w:val="20"/>
          <w:lang w:val="en-GB" w:eastAsia="zh-CN"/>
        </w:rPr>
      </w:pPr>
    </w:p>
    <w:p w14:paraId="259F0A14" w14:textId="77777777" w:rsidR="00267633" w:rsidRPr="00267633" w:rsidRDefault="00267633" w:rsidP="00267633">
      <w:pPr>
        <w:spacing w:before="0" w:after="0" w:line="240" w:lineRule="auto"/>
        <w:ind w:left="2127" w:hanging="851"/>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(c)</w:t>
      </w:r>
      <w:r w:rsidRPr="00267633">
        <w:rPr>
          <w:rFonts w:ascii="Times New Roman" w:hAnsi="Times New Roman" w:cs="Times New Roman"/>
          <w:szCs w:val="20"/>
          <w:lang w:val="en-GB" w:eastAsia="zh-CN"/>
        </w:rPr>
        <w:tab/>
        <w:t>The name of the hire purchase company is:</w:t>
      </w:r>
    </w:p>
    <w:p w14:paraId="61526034" w14:textId="77777777" w:rsidR="00267633" w:rsidRPr="00267633" w:rsidRDefault="00267633" w:rsidP="00267633">
      <w:pPr>
        <w:spacing w:before="0" w:after="0" w:line="240" w:lineRule="auto"/>
        <w:ind w:left="2127" w:hanging="851"/>
        <w:jc w:val="both"/>
        <w:divId w:val="2116439976"/>
        <w:rPr>
          <w:rFonts w:ascii="Times New Roman" w:hAnsi="Times New Roman" w:cs="Times New Roman"/>
          <w:szCs w:val="20"/>
          <w:lang w:val="en-GB" w:eastAsia="zh-CN"/>
        </w:rPr>
      </w:pPr>
    </w:p>
    <w:p w14:paraId="30419AE9" w14:textId="77777777" w:rsidR="00267633" w:rsidRPr="00267633" w:rsidRDefault="00267633" w:rsidP="00267633">
      <w:pPr>
        <w:spacing w:before="0" w:after="0" w:line="240" w:lineRule="auto"/>
        <w:ind w:left="2127" w:hanging="851"/>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(d)</w:t>
      </w:r>
      <w:r w:rsidRPr="00267633">
        <w:rPr>
          <w:rFonts w:ascii="Times New Roman" w:hAnsi="Times New Roman" w:cs="Times New Roman"/>
          <w:szCs w:val="20"/>
          <w:lang w:val="en-GB" w:eastAsia="zh-CN"/>
        </w:rPr>
        <w:tab/>
        <w:t>The estimated value of the motor vehicle as at [</w:t>
      </w:r>
      <w:r w:rsidRPr="00267633">
        <w:rPr>
          <w:rFonts w:ascii="Times New Roman" w:hAnsi="Times New Roman" w:cs="Times New Roman"/>
          <w:i/>
          <w:szCs w:val="20"/>
          <w:lang w:val="en-GB" w:eastAsia="zh-CN"/>
        </w:rPr>
        <w:t>to state date</w:t>
      </w:r>
      <w:r w:rsidRPr="00267633">
        <w:rPr>
          <w:rFonts w:ascii="Times New Roman" w:hAnsi="Times New Roman" w:cs="Times New Roman"/>
          <w:szCs w:val="20"/>
          <w:lang w:val="en-GB" w:eastAsia="zh-CN"/>
        </w:rPr>
        <w:t>] is:</w:t>
      </w:r>
    </w:p>
    <w:p w14:paraId="5FE0A553" w14:textId="77777777" w:rsidR="00267633" w:rsidRPr="00267633" w:rsidRDefault="00267633" w:rsidP="00267633">
      <w:pPr>
        <w:spacing w:before="0" w:after="0" w:line="240" w:lineRule="auto"/>
        <w:ind w:left="2127" w:hanging="851"/>
        <w:jc w:val="both"/>
        <w:divId w:val="2116439976"/>
        <w:rPr>
          <w:rFonts w:ascii="Times New Roman" w:hAnsi="Times New Roman" w:cs="Times New Roman"/>
          <w:szCs w:val="20"/>
          <w:lang w:val="en-GB" w:eastAsia="zh-CN"/>
        </w:rPr>
      </w:pPr>
    </w:p>
    <w:p w14:paraId="48334256" w14:textId="77777777" w:rsidR="00267633" w:rsidRPr="00267633" w:rsidRDefault="00267633" w:rsidP="00267633">
      <w:pPr>
        <w:spacing w:before="0" w:after="0" w:line="240" w:lineRule="auto"/>
        <w:ind w:left="2127" w:hanging="851"/>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(e)</w:t>
      </w:r>
      <w:r w:rsidRPr="00267633">
        <w:rPr>
          <w:rFonts w:ascii="Times New Roman" w:hAnsi="Times New Roman" w:cs="Times New Roman"/>
          <w:szCs w:val="20"/>
          <w:lang w:val="en-GB" w:eastAsia="zh-CN"/>
        </w:rPr>
        <w:tab/>
        <w:t>The amount outstanding on the hire purchase agreement is:</w:t>
      </w:r>
    </w:p>
    <w:p w14:paraId="7184A745"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0911ED98" w14:textId="77777777" w:rsidR="00267633" w:rsidRPr="00267633" w:rsidRDefault="00267633" w:rsidP="00267633">
      <w:pPr>
        <w:tabs>
          <w:tab w:val="left" w:pos="1418"/>
        </w:tabs>
        <w:spacing w:before="0" w:after="120" w:line="240" w:lineRule="auto"/>
        <w:ind w:left="1418" w:hanging="709"/>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9.</w:t>
      </w:r>
      <w:r w:rsidRPr="00267633">
        <w:rPr>
          <w:rFonts w:ascii="Times New Roman" w:hAnsi="Times New Roman" w:cs="Times New Roman"/>
          <w:szCs w:val="20"/>
          <w:lang w:val="en-GB" w:eastAsia="zh-CN"/>
        </w:rPr>
        <w:tab/>
        <w:t>The motor vehicle is no longer in my possession*. The reason is that:</w:t>
      </w:r>
    </w:p>
    <w:p w14:paraId="0FD48683"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6738FC18" w14:textId="77777777" w:rsidR="00267633" w:rsidRPr="00267633" w:rsidRDefault="00267633" w:rsidP="00267633">
      <w:pPr>
        <w:spacing w:before="0" w:after="0" w:line="240" w:lineRule="auto"/>
        <w:ind w:left="720" w:firstLine="720"/>
        <w:jc w:val="both"/>
        <w:divId w:val="2116439976"/>
        <w:rPr>
          <w:rFonts w:ascii="Times New Roman" w:hAnsi="Times New Roman" w:cs="Times New Roman"/>
          <w:b/>
          <w:szCs w:val="20"/>
          <w:lang w:val="en-GB" w:eastAsia="zh-CN"/>
        </w:rPr>
      </w:pPr>
      <w:proofErr w:type="gramStart"/>
      <w:r w:rsidRPr="00267633">
        <w:rPr>
          <w:rFonts w:ascii="Times New Roman" w:hAnsi="Times New Roman" w:cs="Times New Roman"/>
          <w:b/>
          <w:szCs w:val="20"/>
          <w:lang w:val="en-GB" w:eastAsia="zh-CN"/>
        </w:rPr>
        <w:t>Particulars of</w:t>
      </w:r>
      <w:proofErr w:type="gramEnd"/>
      <w:r w:rsidRPr="00267633">
        <w:rPr>
          <w:rFonts w:ascii="Times New Roman" w:hAnsi="Times New Roman" w:cs="Times New Roman"/>
          <w:b/>
          <w:szCs w:val="20"/>
          <w:lang w:val="en-GB" w:eastAsia="zh-CN"/>
        </w:rPr>
        <w:t xml:space="preserve"> my insurance policies in Singapore or overseas*</w:t>
      </w:r>
    </w:p>
    <w:p w14:paraId="102C20E1" w14:textId="77777777" w:rsidR="00267633" w:rsidRPr="00267633" w:rsidRDefault="00267633" w:rsidP="00267633">
      <w:pPr>
        <w:spacing w:before="0" w:after="0" w:line="240" w:lineRule="auto"/>
        <w:ind w:left="720" w:firstLine="720"/>
        <w:jc w:val="both"/>
        <w:divId w:val="2116439976"/>
        <w:rPr>
          <w:rFonts w:ascii="Times New Roman" w:hAnsi="Times New Roman" w:cs="Times New Roman"/>
          <w:b/>
          <w:szCs w:val="20"/>
          <w:lang w:val="en-GB" w:eastAsia="zh-CN"/>
        </w:rPr>
      </w:pPr>
    </w:p>
    <w:p w14:paraId="07F60A65" w14:textId="77777777" w:rsidR="00267633" w:rsidRPr="00267633" w:rsidRDefault="00267633" w:rsidP="00267633">
      <w:pPr>
        <w:spacing w:before="0" w:after="0" w:line="240" w:lineRule="auto"/>
        <w:ind w:left="1418" w:hanging="709"/>
        <w:jc w:val="both"/>
        <w:divId w:val="2116439976"/>
        <w:rPr>
          <w:rFonts w:ascii="Times New Roman" w:hAnsi="Times New Roman" w:cs="Times New Roman"/>
          <w:b/>
          <w:szCs w:val="20"/>
          <w:lang w:val="en-GB" w:eastAsia="zh-CN"/>
        </w:rPr>
      </w:pPr>
      <w:r w:rsidRPr="00267633">
        <w:rPr>
          <w:rFonts w:ascii="Times New Roman" w:hAnsi="Times New Roman" w:cs="Times New Roman"/>
          <w:szCs w:val="20"/>
          <w:lang w:val="en-GB" w:eastAsia="zh-CN"/>
        </w:rPr>
        <w:t>10.</w:t>
      </w:r>
      <w:r w:rsidRPr="00267633">
        <w:rPr>
          <w:rFonts w:ascii="Times New Roman" w:hAnsi="Times New Roman" w:cs="Times New Roman"/>
          <w:b/>
          <w:szCs w:val="20"/>
          <w:lang w:val="en-GB" w:eastAsia="zh-CN"/>
        </w:rPr>
        <w:tab/>
      </w:r>
      <w:r w:rsidRPr="00267633">
        <w:rPr>
          <w:rFonts w:ascii="Times New Roman" w:hAnsi="Times New Roman" w:cs="Times New Roman"/>
          <w:szCs w:val="20"/>
          <w:lang w:val="en-GB" w:eastAsia="zh-CN"/>
        </w:rPr>
        <w:t>I have the following/do not have any* insurance policies:</w:t>
      </w:r>
    </w:p>
    <w:p w14:paraId="04F97014" w14:textId="77777777" w:rsidR="00267633" w:rsidRPr="00267633" w:rsidRDefault="00267633" w:rsidP="00267633">
      <w:pPr>
        <w:spacing w:before="0" w:after="0" w:line="240" w:lineRule="auto"/>
        <w:jc w:val="both"/>
        <w:divId w:val="2116439976"/>
        <w:rPr>
          <w:rFonts w:ascii="Times New Roman" w:hAnsi="Times New Roman" w:cs="Times New Roman"/>
          <w:i/>
          <w:szCs w:val="20"/>
          <w:lang w:val="en-GB" w:eastAsia="zh-CN"/>
        </w:rPr>
      </w:pPr>
    </w:p>
    <w:p w14:paraId="704D6942" w14:textId="77777777" w:rsidR="00267633" w:rsidRPr="00267633" w:rsidRDefault="00267633" w:rsidP="00267633">
      <w:pPr>
        <w:spacing w:before="0" w:after="0" w:line="240" w:lineRule="auto"/>
        <w:ind w:left="1418"/>
        <w:jc w:val="both"/>
        <w:divId w:val="2116439976"/>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[State in relation to each insurance policy.]</w:t>
      </w:r>
    </w:p>
    <w:p w14:paraId="64CBF971" w14:textId="77777777" w:rsidR="00267633" w:rsidRPr="00267633" w:rsidRDefault="00267633" w:rsidP="00267633">
      <w:pPr>
        <w:spacing w:before="0" w:after="0" w:line="240" w:lineRule="auto"/>
        <w:ind w:left="2880" w:hanging="720"/>
        <w:jc w:val="both"/>
        <w:divId w:val="2116439976"/>
        <w:rPr>
          <w:rFonts w:ascii="Times New Roman" w:hAnsi="Times New Roman" w:cs="Times New Roman"/>
          <w:szCs w:val="20"/>
          <w:lang w:val="en-GB" w:eastAsia="zh-CN"/>
        </w:rPr>
      </w:pPr>
    </w:p>
    <w:p w14:paraId="002D569F" w14:textId="77777777" w:rsidR="00267633" w:rsidRPr="00267633" w:rsidRDefault="00267633" w:rsidP="00267633">
      <w:pPr>
        <w:spacing w:before="0" w:after="0" w:line="240" w:lineRule="auto"/>
        <w:ind w:left="2127" w:hanging="709"/>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w:t>
      </w:r>
      <w:r w:rsidRPr="00267633">
        <w:rPr>
          <w:rFonts w:ascii="Times New Roman" w:hAnsi="Times New Roman" w:cs="Times New Roman"/>
          <w:szCs w:val="20"/>
          <w:lang w:val="en-GB" w:eastAsia="zh-CN"/>
        </w:rPr>
        <w:tab/>
        <w:t>Name of insurer:</w:t>
      </w:r>
    </w:p>
    <w:p w14:paraId="6660BAD2" w14:textId="77777777" w:rsidR="00267633" w:rsidRPr="00267633" w:rsidRDefault="00267633" w:rsidP="00267633">
      <w:pPr>
        <w:spacing w:before="0" w:after="0" w:line="240" w:lineRule="auto"/>
        <w:ind w:left="2127" w:hanging="709"/>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(b)</w:t>
      </w:r>
      <w:r w:rsidRPr="00267633">
        <w:rPr>
          <w:rFonts w:ascii="Times New Roman" w:hAnsi="Times New Roman" w:cs="Times New Roman"/>
          <w:szCs w:val="20"/>
          <w:lang w:val="en-GB" w:eastAsia="zh-CN"/>
        </w:rPr>
        <w:tab/>
        <w:t>Type of policy:</w:t>
      </w:r>
    </w:p>
    <w:p w14:paraId="27EBF8D0" w14:textId="77777777" w:rsidR="00267633" w:rsidRPr="00267633" w:rsidRDefault="00267633" w:rsidP="00267633">
      <w:pPr>
        <w:spacing w:before="0" w:after="0" w:line="240" w:lineRule="auto"/>
        <w:ind w:left="2127" w:hanging="709"/>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(c)</w:t>
      </w:r>
      <w:r w:rsidRPr="00267633">
        <w:rPr>
          <w:rFonts w:ascii="Times New Roman" w:hAnsi="Times New Roman" w:cs="Times New Roman"/>
          <w:szCs w:val="20"/>
          <w:lang w:val="en-GB" w:eastAsia="zh-CN"/>
        </w:rPr>
        <w:tab/>
        <w:t>Policy Number:</w:t>
      </w:r>
    </w:p>
    <w:p w14:paraId="22B5025B" w14:textId="77777777" w:rsidR="00267633" w:rsidRPr="00267633" w:rsidRDefault="00267633" w:rsidP="00267633">
      <w:pPr>
        <w:spacing w:before="0" w:after="0" w:line="240" w:lineRule="auto"/>
        <w:ind w:left="2127" w:hanging="709"/>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(d)</w:t>
      </w:r>
      <w:r w:rsidRPr="00267633">
        <w:rPr>
          <w:rFonts w:ascii="Times New Roman" w:hAnsi="Times New Roman" w:cs="Times New Roman"/>
          <w:szCs w:val="20"/>
          <w:lang w:val="en-GB" w:eastAsia="zh-CN"/>
        </w:rPr>
        <w:tab/>
        <w:t>Amount insured:</w:t>
      </w:r>
    </w:p>
    <w:p w14:paraId="152818C8" w14:textId="77777777" w:rsidR="00267633" w:rsidRPr="00267633" w:rsidRDefault="00267633" w:rsidP="00267633">
      <w:pPr>
        <w:spacing w:before="0" w:after="0" w:line="240" w:lineRule="auto"/>
        <w:ind w:left="2127" w:hanging="709"/>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(e)</w:t>
      </w:r>
      <w:r w:rsidRPr="00267633">
        <w:rPr>
          <w:rFonts w:ascii="Times New Roman" w:hAnsi="Times New Roman" w:cs="Times New Roman"/>
          <w:szCs w:val="20"/>
          <w:lang w:val="en-GB" w:eastAsia="zh-CN"/>
        </w:rPr>
        <w:tab/>
        <w:t>The beneficiary or beneficiaries under the insurance policy is/are*:</w:t>
      </w:r>
    </w:p>
    <w:p w14:paraId="3E4B5B37" w14:textId="77777777" w:rsidR="00267633" w:rsidRPr="00267633" w:rsidRDefault="00267633" w:rsidP="00267633">
      <w:pPr>
        <w:spacing w:before="0" w:after="0" w:line="240" w:lineRule="auto"/>
        <w:ind w:left="2127" w:hanging="709"/>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(f)</w:t>
      </w:r>
      <w:r w:rsidRPr="00267633">
        <w:rPr>
          <w:rFonts w:ascii="Times New Roman" w:hAnsi="Times New Roman" w:cs="Times New Roman"/>
          <w:szCs w:val="20"/>
          <w:lang w:val="en-GB" w:eastAsia="zh-CN"/>
        </w:rPr>
        <w:tab/>
        <w:t>Surrender value (if any) as at [</w:t>
      </w:r>
      <w:r w:rsidRPr="00267633">
        <w:rPr>
          <w:rFonts w:ascii="Times New Roman" w:hAnsi="Times New Roman" w:cs="Times New Roman"/>
          <w:i/>
          <w:szCs w:val="20"/>
          <w:lang w:val="en-GB" w:eastAsia="zh-CN"/>
        </w:rPr>
        <w:t>to state date</w:t>
      </w:r>
      <w:r w:rsidRPr="00267633">
        <w:rPr>
          <w:rFonts w:ascii="Times New Roman" w:hAnsi="Times New Roman" w:cs="Times New Roman"/>
          <w:szCs w:val="20"/>
          <w:lang w:val="en-GB" w:eastAsia="zh-CN"/>
        </w:rPr>
        <w:t>]:</w:t>
      </w:r>
    </w:p>
    <w:p w14:paraId="6BF72D69"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04960C96" w14:textId="77777777" w:rsidR="00267633" w:rsidRPr="00267633" w:rsidRDefault="00267633" w:rsidP="00267633">
      <w:pPr>
        <w:spacing w:before="0" w:after="0" w:line="240" w:lineRule="auto"/>
        <w:ind w:left="2160" w:hanging="720"/>
        <w:jc w:val="both"/>
        <w:divId w:val="2116439976"/>
        <w:rPr>
          <w:rFonts w:ascii="Times New Roman" w:hAnsi="Times New Roman" w:cs="Times New Roman"/>
          <w:b/>
          <w:szCs w:val="20"/>
          <w:lang w:val="en-GB" w:eastAsia="zh-CN"/>
        </w:rPr>
      </w:pPr>
      <w:proofErr w:type="gramStart"/>
      <w:r w:rsidRPr="00267633">
        <w:rPr>
          <w:rFonts w:ascii="Times New Roman" w:hAnsi="Times New Roman" w:cs="Times New Roman"/>
          <w:b/>
          <w:szCs w:val="20"/>
          <w:lang w:val="en-GB" w:eastAsia="zh-CN"/>
        </w:rPr>
        <w:t>Particulars of</w:t>
      </w:r>
      <w:proofErr w:type="gramEnd"/>
      <w:r w:rsidRPr="00267633">
        <w:rPr>
          <w:rFonts w:ascii="Times New Roman" w:hAnsi="Times New Roman" w:cs="Times New Roman"/>
          <w:b/>
          <w:szCs w:val="20"/>
          <w:lang w:val="en-GB" w:eastAsia="zh-CN"/>
        </w:rPr>
        <w:t xml:space="preserve"> my shares, unit trusts, etc. in Singapore or overseas*:</w:t>
      </w:r>
    </w:p>
    <w:p w14:paraId="0B6D784A" w14:textId="77777777" w:rsidR="00267633" w:rsidRDefault="00267633" w:rsidP="00267633">
      <w:pPr>
        <w:spacing w:before="0" w:after="0" w:line="240" w:lineRule="auto"/>
        <w:ind w:left="2160" w:hanging="720"/>
        <w:jc w:val="both"/>
        <w:divId w:val="2116439976"/>
        <w:rPr>
          <w:rFonts w:ascii="Times New Roman" w:hAnsi="Times New Roman" w:cs="Times New Roman"/>
          <w:b/>
          <w:szCs w:val="20"/>
          <w:lang w:val="en-GB" w:eastAsia="zh-CN"/>
        </w:rPr>
      </w:pPr>
    </w:p>
    <w:p w14:paraId="01AC5F4A" w14:textId="77777777" w:rsidR="000A451C" w:rsidRDefault="000A451C" w:rsidP="00267633">
      <w:pPr>
        <w:spacing w:before="0" w:after="0" w:line="240" w:lineRule="auto"/>
        <w:ind w:left="2160" w:hanging="720"/>
        <w:jc w:val="both"/>
        <w:divId w:val="2116439976"/>
        <w:rPr>
          <w:rFonts w:ascii="Times New Roman" w:hAnsi="Times New Roman" w:cs="Times New Roman"/>
          <w:b/>
          <w:szCs w:val="20"/>
          <w:lang w:val="en-GB" w:eastAsia="zh-CN"/>
        </w:rPr>
      </w:pPr>
    </w:p>
    <w:p w14:paraId="4CD05A65" w14:textId="77777777" w:rsidR="000A451C" w:rsidRPr="00267633" w:rsidRDefault="000A451C" w:rsidP="00267633">
      <w:pPr>
        <w:spacing w:before="0" w:after="0" w:line="240" w:lineRule="auto"/>
        <w:ind w:left="2160" w:hanging="720"/>
        <w:jc w:val="both"/>
        <w:divId w:val="2116439976"/>
        <w:rPr>
          <w:rFonts w:ascii="Times New Roman" w:hAnsi="Times New Roman" w:cs="Times New Roman"/>
          <w:b/>
          <w:szCs w:val="20"/>
          <w:lang w:val="en-GB" w:eastAsia="zh-CN"/>
        </w:rPr>
      </w:pPr>
    </w:p>
    <w:p w14:paraId="7028BD97" w14:textId="77777777" w:rsidR="00267633" w:rsidRPr="00267633" w:rsidRDefault="00267633" w:rsidP="00267633">
      <w:pPr>
        <w:tabs>
          <w:tab w:val="left" w:pos="1418"/>
        </w:tabs>
        <w:spacing w:before="0" w:after="0" w:line="240" w:lineRule="auto"/>
        <w:ind w:left="1418" w:hanging="709"/>
        <w:jc w:val="both"/>
        <w:divId w:val="2116439976"/>
        <w:rPr>
          <w:rFonts w:ascii="Times New Roman" w:hAnsi="Times New Roman" w:cs="Times New Roman"/>
          <w:b/>
          <w:szCs w:val="20"/>
          <w:lang w:val="en-GB" w:eastAsia="zh-CN"/>
        </w:rPr>
      </w:pPr>
      <w:r w:rsidRPr="00267633">
        <w:rPr>
          <w:rFonts w:ascii="Times New Roman" w:hAnsi="Times New Roman" w:cs="Times New Roman"/>
          <w:szCs w:val="20"/>
          <w:lang w:val="en-GB" w:eastAsia="zh-CN"/>
        </w:rPr>
        <w:t>11.</w:t>
      </w:r>
      <w:r w:rsidRPr="00267633">
        <w:rPr>
          <w:rFonts w:ascii="Times New Roman" w:hAnsi="Times New Roman" w:cs="Times New Roman"/>
          <w:b/>
          <w:szCs w:val="20"/>
          <w:lang w:val="en-GB" w:eastAsia="zh-CN"/>
        </w:rPr>
        <w:tab/>
      </w:r>
      <w:r w:rsidRPr="00267633">
        <w:rPr>
          <w:rFonts w:ascii="Times New Roman" w:hAnsi="Times New Roman" w:cs="Times New Roman"/>
          <w:szCs w:val="20"/>
          <w:lang w:val="en-GB" w:eastAsia="zh-CN"/>
        </w:rPr>
        <w:t>I own/do not own* shares, warrants, bonds, stock options, and/or* unit trusts.</w:t>
      </w:r>
    </w:p>
    <w:p w14:paraId="65FE4616" w14:textId="77777777" w:rsidR="00267633" w:rsidRPr="00267633" w:rsidRDefault="00267633" w:rsidP="00267633">
      <w:pPr>
        <w:spacing w:before="240" w:after="120" w:line="240" w:lineRule="auto"/>
        <w:ind w:left="2160" w:hanging="720"/>
        <w:divId w:val="2116439976"/>
        <w:rPr>
          <w:rFonts w:ascii="Times New Roman" w:hAnsi="Times New Roman" w:cs="Times New Roman"/>
          <w:szCs w:val="16"/>
          <w:lang w:val="en-GB" w:eastAsia="zh-CN"/>
        </w:rPr>
      </w:pPr>
      <w:r w:rsidRPr="00267633">
        <w:rPr>
          <w:rFonts w:ascii="Times New Roman" w:hAnsi="Times New Roman" w:cs="Times New Roman"/>
          <w:szCs w:val="16"/>
          <w:lang w:val="en-GB" w:eastAsia="zh-CN"/>
        </w:rPr>
        <w:lastRenderedPageBreak/>
        <w:t>(a)</w:t>
      </w:r>
      <w:r w:rsidRPr="00267633">
        <w:rPr>
          <w:rFonts w:ascii="Times New Roman" w:hAnsi="Times New Roman" w:cs="Times New Roman"/>
          <w:szCs w:val="16"/>
          <w:lang w:val="en-GB" w:eastAsia="zh-CN"/>
        </w:rPr>
        <w:tab/>
        <w:t>Shares (including shares purchased with Central Provident Fund monies), warrants, bonds, stock options, etc.</w:t>
      </w:r>
    </w:p>
    <w:p w14:paraId="66D39A20" w14:textId="77777777" w:rsidR="00267633" w:rsidRPr="00267633" w:rsidRDefault="00267633" w:rsidP="00267633">
      <w:pPr>
        <w:spacing w:before="0" w:after="0" w:line="240" w:lineRule="auto"/>
        <w:ind w:left="2880" w:hanging="720"/>
        <w:jc w:val="both"/>
        <w:divId w:val="2116439976"/>
        <w:rPr>
          <w:rFonts w:ascii="Times New Roman" w:hAnsi="Times New Roman" w:cs="Times New Roman"/>
          <w:szCs w:val="20"/>
          <w:lang w:val="en-GB" w:eastAsia="zh-CN"/>
        </w:rPr>
      </w:pPr>
    </w:p>
    <w:p w14:paraId="5ECC9930" w14:textId="77777777" w:rsidR="00267633" w:rsidRPr="00267633" w:rsidRDefault="00267633" w:rsidP="00267633">
      <w:pPr>
        <w:spacing w:before="0" w:after="0" w:line="240" w:lineRule="auto"/>
        <w:ind w:left="216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The name(s) of the company/companies* in which I hold shares, warrants, bonds or stock options, and the </w:t>
      </w:r>
      <w:proofErr w:type="gramStart"/>
      <w:r w:rsidRPr="00267633">
        <w:rPr>
          <w:rFonts w:ascii="Times New Roman" w:hAnsi="Times New Roman" w:cs="Times New Roman"/>
          <w:szCs w:val="20"/>
          <w:lang w:val="en-GB" w:eastAsia="zh-CN"/>
        </w:rPr>
        <w:t>amount</w:t>
      </w:r>
      <w:proofErr w:type="gramEnd"/>
      <w:r w:rsidRPr="00267633">
        <w:rPr>
          <w:rFonts w:ascii="Times New Roman" w:hAnsi="Times New Roman" w:cs="Times New Roman"/>
          <w:szCs w:val="20"/>
          <w:lang w:val="en-GB" w:eastAsia="zh-CN"/>
        </w:rPr>
        <w:t xml:space="preserve"> of shares, warrants, bonds or stock options which I hold are as follows:</w:t>
      </w:r>
    </w:p>
    <w:p w14:paraId="6A1D9EED" w14:textId="77777777" w:rsidR="00267633" w:rsidRPr="00267633" w:rsidRDefault="00267633" w:rsidP="00267633">
      <w:pPr>
        <w:spacing w:before="0" w:after="0" w:line="240" w:lineRule="auto"/>
        <w:ind w:left="2880"/>
        <w:jc w:val="both"/>
        <w:divId w:val="2116439976"/>
        <w:rPr>
          <w:rFonts w:ascii="Times New Roman" w:hAnsi="Times New Roman" w:cs="Times New Roman"/>
          <w:szCs w:val="20"/>
          <w:lang w:val="en-GB" w:eastAsia="zh-CN"/>
        </w:rPr>
      </w:pPr>
    </w:p>
    <w:p w14:paraId="0D66D7CC" w14:textId="77777777" w:rsidR="00267633" w:rsidRPr="00267633" w:rsidRDefault="00267633" w:rsidP="00267633">
      <w:pPr>
        <w:spacing w:before="0" w:after="0" w:line="240" w:lineRule="auto"/>
        <w:ind w:left="2880"/>
        <w:jc w:val="both"/>
        <w:divId w:val="2116439976"/>
        <w:rPr>
          <w:rFonts w:ascii="Times New Roman" w:hAnsi="Times New Roman" w:cs="Times New Roman"/>
          <w:szCs w:val="20"/>
          <w:lang w:val="en-GB" w:eastAsia="zh-CN"/>
        </w:rPr>
      </w:pPr>
    </w:p>
    <w:p w14:paraId="3D715D97" w14:textId="77777777" w:rsidR="00267633" w:rsidRPr="00267633" w:rsidRDefault="00267633" w:rsidP="00267633">
      <w:pPr>
        <w:spacing w:before="0" w:after="0" w:line="240" w:lineRule="auto"/>
        <w:ind w:left="2880"/>
        <w:jc w:val="both"/>
        <w:divId w:val="2116439976"/>
        <w:rPr>
          <w:rFonts w:ascii="Times New Roman" w:hAnsi="Times New Roman" w:cs="Times New Roman"/>
          <w:szCs w:val="20"/>
          <w:lang w:val="en-GB" w:eastAsia="zh-CN"/>
        </w:rPr>
      </w:pPr>
    </w:p>
    <w:p w14:paraId="41203156" w14:textId="77777777" w:rsidR="00267633" w:rsidRPr="00267633" w:rsidRDefault="00267633" w:rsidP="00267633">
      <w:pPr>
        <w:spacing w:before="0" w:after="0" w:line="240" w:lineRule="auto"/>
        <w:ind w:left="2880"/>
        <w:jc w:val="both"/>
        <w:divId w:val="2116439976"/>
        <w:rPr>
          <w:rFonts w:ascii="Times New Roman" w:hAnsi="Times New Roman" w:cs="Times New Roman"/>
          <w:szCs w:val="20"/>
          <w:lang w:val="en-GB" w:eastAsia="zh-CN"/>
        </w:rPr>
      </w:pPr>
    </w:p>
    <w:tbl>
      <w:tblPr>
        <w:tblW w:w="0" w:type="auto"/>
        <w:tblInd w:w="22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10"/>
        <w:gridCol w:w="1800"/>
        <w:gridCol w:w="1980"/>
        <w:gridCol w:w="1656"/>
      </w:tblGrid>
      <w:tr w:rsidR="00267633" w:rsidRPr="00267633" w14:paraId="450F50B7" w14:textId="77777777" w:rsidTr="00267633">
        <w:trPr>
          <w:divId w:val="2116439976"/>
          <w:cantSplit/>
        </w:trPr>
        <w:tc>
          <w:tcPr>
            <w:tcW w:w="810" w:type="dxa"/>
          </w:tcPr>
          <w:p w14:paraId="0B119506"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S/No.</w:t>
            </w:r>
          </w:p>
        </w:tc>
        <w:tc>
          <w:tcPr>
            <w:tcW w:w="1800" w:type="dxa"/>
          </w:tcPr>
          <w:p w14:paraId="3C8EC66B"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Company Name</w:t>
            </w:r>
          </w:p>
        </w:tc>
        <w:tc>
          <w:tcPr>
            <w:tcW w:w="1980" w:type="dxa"/>
          </w:tcPr>
          <w:p w14:paraId="4C5EDC66" w14:textId="77777777" w:rsidR="00267633" w:rsidRPr="00267633" w:rsidRDefault="00267633" w:rsidP="00267633">
            <w:pPr>
              <w:spacing w:before="0" w:after="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No. of Shares, warrants, bonds, stock options, etc.</w:t>
            </w:r>
          </w:p>
        </w:tc>
        <w:tc>
          <w:tcPr>
            <w:tcW w:w="1656" w:type="dxa"/>
          </w:tcPr>
          <w:p w14:paraId="6E3A139D" w14:textId="77777777" w:rsidR="00267633" w:rsidRPr="00267633" w:rsidRDefault="00267633" w:rsidP="00267633">
            <w:pPr>
              <w:spacing w:before="0" w:after="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Estimated value as at: </w:t>
            </w:r>
            <w:r w:rsidRPr="00267633">
              <w:rPr>
                <w:rFonts w:ascii="Times New Roman" w:hAnsi="Times New Roman" w:cs="Times New Roman"/>
                <w:i/>
                <w:szCs w:val="20"/>
                <w:lang w:val="en-GB" w:eastAsia="zh-CN"/>
              </w:rPr>
              <w:t>[to state date]</w:t>
            </w:r>
          </w:p>
        </w:tc>
      </w:tr>
      <w:tr w:rsidR="00267633" w:rsidRPr="00267633" w14:paraId="254DADB6" w14:textId="77777777" w:rsidTr="00267633">
        <w:trPr>
          <w:divId w:val="2116439976"/>
          <w:cantSplit/>
        </w:trPr>
        <w:tc>
          <w:tcPr>
            <w:tcW w:w="810" w:type="dxa"/>
          </w:tcPr>
          <w:p w14:paraId="77985EDC"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800" w:type="dxa"/>
          </w:tcPr>
          <w:p w14:paraId="2B7C0AB8"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980" w:type="dxa"/>
          </w:tcPr>
          <w:p w14:paraId="50B404CB"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656" w:type="dxa"/>
          </w:tcPr>
          <w:p w14:paraId="2528B252"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r>
      <w:tr w:rsidR="00267633" w:rsidRPr="00267633" w14:paraId="33A838EA" w14:textId="77777777" w:rsidTr="00267633">
        <w:trPr>
          <w:divId w:val="2116439976"/>
          <w:cantSplit/>
        </w:trPr>
        <w:tc>
          <w:tcPr>
            <w:tcW w:w="810" w:type="dxa"/>
          </w:tcPr>
          <w:p w14:paraId="300DE241"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800" w:type="dxa"/>
          </w:tcPr>
          <w:p w14:paraId="1FADA7DD"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980" w:type="dxa"/>
          </w:tcPr>
          <w:p w14:paraId="640D915D"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656" w:type="dxa"/>
          </w:tcPr>
          <w:p w14:paraId="778E92F2"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r>
      <w:tr w:rsidR="00267633" w:rsidRPr="00267633" w14:paraId="76E25841" w14:textId="77777777" w:rsidTr="00267633">
        <w:trPr>
          <w:divId w:val="2116439976"/>
          <w:cantSplit/>
        </w:trPr>
        <w:tc>
          <w:tcPr>
            <w:tcW w:w="810" w:type="dxa"/>
          </w:tcPr>
          <w:p w14:paraId="579C2B2B"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800" w:type="dxa"/>
          </w:tcPr>
          <w:p w14:paraId="1D30F960"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980" w:type="dxa"/>
          </w:tcPr>
          <w:p w14:paraId="7ADB88CD"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656" w:type="dxa"/>
          </w:tcPr>
          <w:p w14:paraId="531C11C3"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r>
      <w:tr w:rsidR="00267633" w:rsidRPr="00267633" w14:paraId="53770ACF" w14:textId="77777777" w:rsidTr="00267633">
        <w:trPr>
          <w:divId w:val="2116439976"/>
          <w:cantSplit/>
        </w:trPr>
        <w:tc>
          <w:tcPr>
            <w:tcW w:w="810" w:type="dxa"/>
          </w:tcPr>
          <w:p w14:paraId="64609D76"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800" w:type="dxa"/>
          </w:tcPr>
          <w:p w14:paraId="6985AEC7"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980" w:type="dxa"/>
          </w:tcPr>
          <w:p w14:paraId="488EEC3F"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656" w:type="dxa"/>
          </w:tcPr>
          <w:p w14:paraId="2E0A1291"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r>
      <w:tr w:rsidR="00267633" w:rsidRPr="00267633" w14:paraId="7DB568CF" w14:textId="77777777" w:rsidTr="00267633">
        <w:trPr>
          <w:divId w:val="2116439976"/>
          <w:cantSplit/>
        </w:trPr>
        <w:tc>
          <w:tcPr>
            <w:tcW w:w="810" w:type="dxa"/>
          </w:tcPr>
          <w:p w14:paraId="18E681A4"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800" w:type="dxa"/>
          </w:tcPr>
          <w:p w14:paraId="5E082D45"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980" w:type="dxa"/>
          </w:tcPr>
          <w:p w14:paraId="7ABD8ED9"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656" w:type="dxa"/>
          </w:tcPr>
          <w:p w14:paraId="551E126B"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r>
    </w:tbl>
    <w:p w14:paraId="3382DA84" w14:textId="77777777" w:rsidR="00267633" w:rsidRPr="00267633" w:rsidRDefault="00267633" w:rsidP="00267633">
      <w:pPr>
        <w:spacing w:before="0" w:after="0" w:line="240" w:lineRule="auto"/>
        <w:ind w:left="2880" w:hanging="720"/>
        <w:jc w:val="both"/>
        <w:divId w:val="2116439976"/>
        <w:rPr>
          <w:rFonts w:ascii="Times New Roman" w:hAnsi="Times New Roman" w:cs="Times New Roman"/>
          <w:szCs w:val="20"/>
          <w:lang w:val="en-GB" w:eastAsia="zh-CN"/>
        </w:rPr>
      </w:pPr>
    </w:p>
    <w:p w14:paraId="3E05C39C" w14:textId="77777777" w:rsidR="00267633" w:rsidRPr="00267633" w:rsidRDefault="00267633" w:rsidP="00267633">
      <w:pPr>
        <w:spacing w:before="0" w:after="0" w:line="240" w:lineRule="auto"/>
        <w:ind w:left="2880" w:hanging="720"/>
        <w:jc w:val="both"/>
        <w:divId w:val="2116439976"/>
        <w:rPr>
          <w:rFonts w:ascii="Times New Roman" w:hAnsi="Times New Roman" w:cs="Times New Roman"/>
          <w:szCs w:val="20"/>
          <w:lang w:val="en-GB" w:eastAsia="zh-CN"/>
        </w:rPr>
      </w:pPr>
    </w:p>
    <w:p w14:paraId="7E2E0059" w14:textId="77777777" w:rsidR="00267633" w:rsidRPr="00267633" w:rsidRDefault="00267633" w:rsidP="00267633">
      <w:pPr>
        <w:spacing w:before="0" w:after="0" w:line="240" w:lineRule="auto"/>
        <w:ind w:left="2268" w:hanging="85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(b)</w:t>
      </w:r>
      <w:r w:rsidRPr="00267633">
        <w:rPr>
          <w:rFonts w:ascii="Times New Roman" w:hAnsi="Times New Roman" w:cs="Times New Roman"/>
          <w:szCs w:val="20"/>
          <w:lang w:val="en-GB" w:eastAsia="zh-CN"/>
        </w:rPr>
        <w:tab/>
        <w:t>Unit Trusts</w:t>
      </w:r>
    </w:p>
    <w:p w14:paraId="45D05DE1" w14:textId="77777777" w:rsidR="00267633" w:rsidRPr="00267633" w:rsidRDefault="00267633" w:rsidP="00267633">
      <w:pPr>
        <w:spacing w:before="0" w:after="0" w:line="240" w:lineRule="auto"/>
        <w:ind w:left="2880" w:hanging="720"/>
        <w:jc w:val="both"/>
        <w:divId w:val="2116439976"/>
        <w:rPr>
          <w:rFonts w:ascii="Times New Roman" w:hAnsi="Times New Roman" w:cs="Times New Roman"/>
          <w:szCs w:val="20"/>
          <w:lang w:val="en-GB" w:eastAsia="zh-CN"/>
        </w:rPr>
      </w:pPr>
    </w:p>
    <w:p w14:paraId="65AE4AD7" w14:textId="77777777" w:rsidR="00267633" w:rsidRPr="00267633" w:rsidRDefault="00267633" w:rsidP="00267633">
      <w:pPr>
        <w:spacing w:before="0" w:after="0" w:line="240" w:lineRule="auto"/>
        <w:ind w:left="2268"/>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The name of the unit trusts, the financial institution managing them and the number of units I hold are as follows:</w:t>
      </w:r>
    </w:p>
    <w:p w14:paraId="6A7A0C98" w14:textId="77777777" w:rsidR="00267633" w:rsidRPr="00267633" w:rsidRDefault="00267633" w:rsidP="00267633">
      <w:pPr>
        <w:spacing w:before="0" w:after="0" w:line="240" w:lineRule="auto"/>
        <w:ind w:left="2268"/>
        <w:jc w:val="both"/>
        <w:divId w:val="2116439976"/>
        <w:rPr>
          <w:rFonts w:ascii="Times New Roman" w:hAnsi="Times New Roman" w:cs="Times New Roman"/>
          <w:szCs w:val="20"/>
          <w:lang w:val="en-GB" w:eastAsia="zh-CN"/>
        </w:rPr>
      </w:pPr>
    </w:p>
    <w:tbl>
      <w:tblPr>
        <w:tblW w:w="6966" w:type="dxa"/>
        <w:tblInd w:w="22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10"/>
        <w:gridCol w:w="1530"/>
        <w:gridCol w:w="1890"/>
        <w:gridCol w:w="1440"/>
        <w:gridCol w:w="1296"/>
      </w:tblGrid>
      <w:tr w:rsidR="00267633" w:rsidRPr="00267633" w14:paraId="589BD796" w14:textId="77777777" w:rsidTr="00267633">
        <w:trPr>
          <w:divId w:val="2116439976"/>
          <w:cantSplit/>
        </w:trPr>
        <w:tc>
          <w:tcPr>
            <w:tcW w:w="810" w:type="dxa"/>
          </w:tcPr>
          <w:p w14:paraId="67421209"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S/No.</w:t>
            </w:r>
          </w:p>
        </w:tc>
        <w:tc>
          <w:tcPr>
            <w:tcW w:w="1530" w:type="dxa"/>
          </w:tcPr>
          <w:p w14:paraId="6CBAD5E8"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Unit Trust</w:t>
            </w:r>
          </w:p>
        </w:tc>
        <w:tc>
          <w:tcPr>
            <w:tcW w:w="1890" w:type="dxa"/>
          </w:tcPr>
          <w:p w14:paraId="56AD2209"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Financial Institution</w:t>
            </w:r>
          </w:p>
        </w:tc>
        <w:tc>
          <w:tcPr>
            <w:tcW w:w="1440" w:type="dxa"/>
          </w:tcPr>
          <w:p w14:paraId="4AFF9DBE"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No. of Units</w:t>
            </w:r>
          </w:p>
        </w:tc>
        <w:tc>
          <w:tcPr>
            <w:tcW w:w="1296" w:type="dxa"/>
          </w:tcPr>
          <w:p w14:paraId="4B536022" w14:textId="77777777" w:rsidR="00267633" w:rsidRPr="00267633" w:rsidRDefault="00267633" w:rsidP="00267633">
            <w:pPr>
              <w:spacing w:before="0" w:after="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Estimated value as at: [</w:t>
            </w:r>
            <w:r w:rsidRPr="00267633">
              <w:rPr>
                <w:rFonts w:ascii="Times New Roman" w:hAnsi="Times New Roman" w:cs="Times New Roman"/>
                <w:i/>
                <w:szCs w:val="20"/>
                <w:lang w:val="en-GB" w:eastAsia="zh-CN"/>
              </w:rPr>
              <w:t>to state date</w:t>
            </w:r>
            <w:r w:rsidRPr="00267633">
              <w:rPr>
                <w:rFonts w:ascii="Times New Roman" w:hAnsi="Times New Roman" w:cs="Times New Roman"/>
                <w:szCs w:val="20"/>
                <w:lang w:val="en-GB" w:eastAsia="zh-CN"/>
              </w:rPr>
              <w:t>]</w:t>
            </w:r>
          </w:p>
        </w:tc>
      </w:tr>
      <w:tr w:rsidR="00267633" w:rsidRPr="00267633" w14:paraId="4E69BA6E" w14:textId="77777777" w:rsidTr="00267633">
        <w:trPr>
          <w:divId w:val="2116439976"/>
          <w:cantSplit/>
        </w:trPr>
        <w:tc>
          <w:tcPr>
            <w:tcW w:w="810" w:type="dxa"/>
          </w:tcPr>
          <w:p w14:paraId="6DAA6A29"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530" w:type="dxa"/>
          </w:tcPr>
          <w:p w14:paraId="3DB78A7A"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890" w:type="dxa"/>
          </w:tcPr>
          <w:p w14:paraId="45482D3B"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440" w:type="dxa"/>
          </w:tcPr>
          <w:p w14:paraId="7CFC1223"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296" w:type="dxa"/>
          </w:tcPr>
          <w:p w14:paraId="6D50C385"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r>
      <w:tr w:rsidR="00267633" w:rsidRPr="00267633" w14:paraId="7F238E47" w14:textId="77777777" w:rsidTr="00267633">
        <w:trPr>
          <w:divId w:val="2116439976"/>
          <w:cantSplit/>
        </w:trPr>
        <w:tc>
          <w:tcPr>
            <w:tcW w:w="810" w:type="dxa"/>
          </w:tcPr>
          <w:p w14:paraId="4921E434"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530" w:type="dxa"/>
          </w:tcPr>
          <w:p w14:paraId="343C7B5A"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890" w:type="dxa"/>
          </w:tcPr>
          <w:p w14:paraId="0F550B15"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440" w:type="dxa"/>
          </w:tcPr>
          <w:p w14:paraId="4C96E0DF"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296" w:type="dxa"/>
          </w:tcPr>
          <w:p w14:paraId="533DA659"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r>
      <w:tr w:rsidR="00267633" w:rsidRPr="00267633" w14:paraId="6EB8531E" w14:textId="77777777" w:rsidTr="00267633">
        <w:trPr>
          <w:divId w:val="2116439976"/>
          <w:cantSplit/>
        </w:trPr>
        <w:tc>
          <w:tcPr>
            <w:tcW w:w="810" w:type="dxa"/>
          </w:tcPr>
          <w:p w14:paraId="121633DB"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530" w:type="dxa"/>
          </w:tcPr>
          <w:p w14:paraId="78D007FC"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890" w:type="dxa"/>
          </w:tcPr>
          <w:p w14:paraId="5FCF4DEC"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440" w:type="dxa"/>
          </w:tcPr>
          <w:p w14:paraId="2EED4ED9"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296" w:type="dxa"/>
          </w:tcPr>
          <w:p w14:paraId="60F694D3"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r>
      <w:tr w:rsidR="00267633" w:rsidRPr="00267633" w14:paraId="1174D2FB" w14:textId="77777777" w:rsidTr="00267633">
        <w:trPr>
          <w:divId w:val="2116439976"/>
          <w:cantSplit/>
        </w:trPr>
        <w:tc>
          <w:tcPr>
            <w:tcW w:w="810" w:type="dxa"/>
          </w:tcPr>
          <w:p w14:paraId="30599864"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530" w:type="dxa"/>
          </w:tcPr>
          <w:p w14:paraId="7837FCC8"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890" w:type="dxa"/>
          </w:tcPr>
          <w:p w14:paraId="16E9774D"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440" w:type="dxa"/>
          </w:tcPr>
          <w:p w14:paraId="15927528"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296" w:type="dxa"/>
          </w:tcPr>
          <w:p w14:paraId="2EA52B24"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r>
      <w:tr w:rsidR="00267633" w:rsidRPr="00267633" w14:paraId="31CD0DA5" w14:textId="77777777" w:rsidTr="00267633">
        <w:trPr>
          <w:divId w:val="2116439976"/>
          <w:cantSplit/>
        </w:trPr>
        <w:tc>
          <w:tcPr>
            <w:tcW w:w="810" w:type="dxa"/>
          </w:tcPr>
          <w:p w14:paraId="49CEA4ED"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530" w:type="dxa"/>
          </w:tcPr>
          <w:p w14:paraId="1799E55A"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890" w:type="dxa"/>
          </w:tcPr>
          <w:p w14:paraId="06006B97"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440" w:type="dxa"/>
          </w:tcPr>
          <w:p w14:paraId="592C34AE"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296" w:type="dxa"/>
          </w:tcPr>
          <w:p w14:paraId="0FEDD33A"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r>
      <w:tr w:rsidR="00267633" w:rsidRPr="00267633" w14:paraId="283ECD1D" w14:textId="77777777" w:rsidTr="00267633">
        <w:trPr>
          <w:divId w:val="2116439976"/>
          <w:cantSplit/>
        </w:trPr>
        <w:tc>
          <w:tcPr>
            <w:tcW w:w="810" w:type="dxa"/>
          </w:tcPr>
          <w:p w14:paraId="229147EA"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530" w:type="dxa"/>
          </w:tcPr>
          <w:p w14:paraId="3A808EBC"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890" w:type="dxa"/>
          </w:tcPr>
          <w:p w14:paraId="70F09B02"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440" w:type="dxa"/>
          </w:tcPr>
          <w:p w14:paraId="59779E53"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296" w:type="dxa"/>
          </w:tcPr>
          <w:p w14:paraId="5D01C711"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r>
    </w:tbl>
    <w:p w14:paraId="0C4FA7A2"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66DE9A03"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04C74CB8" w14:textId="77777777" w:rsidR="00267633" w:rsidRPr="00267633" w:rsidRDefault="00267633" w:rsidP="00267633">
      <w:pPr>
        <w:spacing w:before="0" w:after="0" w:line="240" w:lineRule="auto"/>
        <w:ind w:left="720" w:firstLine="720"/>
        <w:jc w:val="both"/>
        <w:divId w:val="2116439976"/>
        <w:rPr>
          <w:rFonts w:ascii="Times New Roman" w:hAnsi="Times New Roman" w:cs="Times New Roman"/>
          <w:b/>
          <w:szCs w:val="20"/>
          <w:lang w:val="en-GB" w:eastAsia="zh-CN"/>
        </w:rPr>
      </w:pPr>
      <w:proofErr w:type="gramStart"/>
      <w:r w:rsidRPr="00267633">
        <w:rPr>
          <w:rFonts w:ascii="Times New Roman" w:hAnsi="Times New Roman" w:cs="Times New Roman"/>
          <w:b/>
          <w:szCs w:val="20"/>
          <w:lang w:val="en-GB" w:eastAsia="zh-CN"/>
        </w:rPr>
        <w:t>Particulars of</w:t>
      </w:r>
      <w:proofErr w:type="gramEnd"/>
      <w:r w:rsidRPr="00267633">
        <w:rPr>
          <w:rFonts w:ascii="Times New Roman" w:hAnsi="Times New Roman" w:cs="Times New Roman"/>
          <w:b/>
          <w:szCs w:val="20"/>
          <w:lang w:val="en-GB" w:eastAsia="zh-CN"/>
        </w:rPr>
        <w:t xml:space="preserve"> my bank accounts in Singapore or overseas*</w:t>
      </w:r>
    </w:p>
    <w:p w14:paraId="6CD6EA56" w14:textId="77777777" w:rsidR="00267633" w:rsidRPr="00267633" w:rsidRDefault="00267633" w:rsidP="00267633">
      <w:pPr>
        <w:spacing w:before="0" w:after="0" w:line="240" w:lineRule="auto"/>
        <w:ind w:left="2160" w:hanging="720"/>
        <w:jc w:val="both"/>
        <w:divId w:val="2116439976"/>
        <w:rPr>
          <w:rFonts w:ascii="Times New Roman" w:hAnsi="Times New Roman" w:cs="Times New Roman"/>
          <w:szCs w:val="20"/>
          <w:lang w:val="en-GB" w:eastAsia="zh-CN"/>
        </w:rPr>
      </w:pPr>
    </w:p>
    <w:p w14:paraId="0BE8C7A0" w14:textId="77777777" w:rsidR="00267633" w:rsidRDefault="00267633" w:rsidP="00267633">
      <w:pPr>
        <w:tabs>
          <w:tab w:val="left" w:pos="1418"/>
        </w:tabs>
        <w:spacing w:before="0" w:after="0" w:line="240" w:lineRule="auto"/>
        <w:ind w:left="1418" w:hanging="709"/>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12.</w:t>
      </w:r>
      <w:r w:rsidRPr="00267633">
        <w:rPr>
          <w:rFonts w:ascii="Times New Roman" w:hAnsi="Times New Roman" w:cs="Times New Roman"/>
          <w:szCs w:val="20"/>
          <w:lang w:val="en-GB" w:eastAsia="zh-CN"/>
        </w:rPr>
        <w:tab/>
        <w:t>I have the following/do not have any* bank accounts (held solely and/or jointly) and/or* safe deposit boxes:</w:t>
      </w:r>
    </w:p>
    <w:p w14:paraId="7C3F0BA1" w14:textId="77777777" w:rsidR="000A451C" w:rsidRPr="00267633" w:rsidRDefault="000A451C" w:rsidP="00267633">
      <w:pPr>
        <w:tabs>
          <w:tab w:val="left" w:pos="1418"/>
        </w:tabs>
        <w:spacing w:before="0" w:after="0" w:line="240" w:lineRule="auto"/>
        <w:ind w:left="1418" w:hanging="709"/>
        <w:jc w:val="both"/>
        <w:divId w:val="2116439976"/>
        <w:rPr>
          <w:rFonts w:ascii="Times New Roman" w:hAnsi="Times New Roman" w:cs="Times New Roman"/>
          <w:szCs w:val="20"/>
          <w:lang w:val="en-GB" w:eastAsia="zh-CN"/>
        </w:rPr>
      </w:pPr>
    </w:p>
    <w:p w14:paraId="19AE1CC5"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tbl>
      <w:tblPr>
        <w:tblW w:w="0" w:type="auto"/>
        <w:tblInd w:w="22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10"/>
        <w:gridCol w:w="1440"/>
        <w:gridCol w:w="1800"/>
        <w:gridCol w:w="1260"/>
        <w:gridCol w:w="1656"/>
      </w:tblGrid>
      <w:tr w:rsidR="00267633" w:rsidRPr="00267633" w14:paraId="731D0E12" w14:textId="77777777" w:rsidTr="00267633">
        <w:trPr>
          <w:divId w:val="2116439976"/>
          <w:cantSplit/>
        </w:trPr>
        <w:tc>
          <w:tcPr>
            <w:tcW w:w="810" w:type="dxa"/>
          </w:tcPr>
          <w:p w14:paraId="47928004"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S/No.</w:t>
            </w:r>
          </w:p>
        </w:tc>
        <w:tc>
          <w:tcPr>
            <w:tcW w:w="1440" w:type="dxa"/>
          </w:tcPr>
          <w:p w14:paraId="5A45FA1C"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Bank Name</w:t>
            </w:r>
          </w:p>
          <w:p w14:paraId="4998EA26"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and Account Number</w:t>
            </w:r>
          </w:p>
        </w:tc>
        <w:tc>
          <w:tcPr>
            <w:tcW w:w="1800" w:type="dxa"/>
          </w:tcPr>
          <w:p w14:paraId="0A5B95D1" w14:textId="77777777" w:rsidR="00267633" w:rsidRPr="00267633" w:rsidRDefault="00267633" w:rsidP="00267633">
            <w:pPr>
              <w:spacing w:before="0" w:after="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Account Type</w:t>
            </w:r>
            <w:r w:rsidRPr="00267633">
              <w:rPr>
                <w:rFonts w:ascii="Times New Roman" w:hAnsi="Times New Roman" w:cs="Times New Roman"/>
                <w:szCs w:val="20"/>
                <w:vertAlign w:val="superscript"/>
                <w:lang w:val="en-GB" w:eastAsia="zh-CN"/>
              </w:rPr>
              <w:footnoteReference w:customMarkFollows="1" w:id="4"/>
              <w:sym w:font="Symbol" w:char="F032"/>
            </w:r>
          </w:p>
        </w:tc>
        <w:tc>
          <w:tcPr>
            <w:tcW w:w="1260" w:type="dxa"/>
          </w:tcPr>
          <w:p w14:paraId="768F1684" w14:textId="77777777" w:rsidR="00267633" w:rsidRPr="00267633" w:rsidRDefault="00267633" w:rsidP="00267633">
            <w:pPr>
              <w:spacing w:before="0" w:after="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Balance as at </w:t>
            </w:r>
            <w:r w:rsidRPr="00267633">
              <w:rPr>
                <w:rFonts w:ascii="Times New Roman" w:hAnsi="Times New Roman" w:cs="Times New Roman"/>
                <w:i/>
                <w:szCs w:val="20"/>
                <w:lang w:val="en-GB" w:eastAsia="zh-CN"/>
              </w:rPr>
              <w:t>[to state date]</w:t>
            </w:r>
          </w:p>
        </w:tc>
        <w:tc>
          <w:tcPr>
            <w:tcW w:w="1656" w:type="dxa"/>
          </w:tcPr>
          <w:p w14:paraId="6A5FAA81" w14:textId="77777777" w:rsidR="00267633" w:rsidRPr="00267633" w:rsidRDefault="00267633" w:rsidP="00267633">
            <w:pPr>
              <w:spacing w:before="0" w:after="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Joint Account Holder’s Name (if any)</w:t>
            </w:r>
          </w:p>
        </w:tc>
      </w:tr>
      <w:tr w:rsidR="00267633" w:rsidRPr="00267633" w14:paraId="6FC4B51B" w14:textId="77777777" w:rsidTr="00267633">
        <w:trPr>
          <w:divId w:val="2116439976"/>
          <w:cantSplit/>
        </w:trPr>
        <w:tc>
          <w:tcPr>
            <w:tcW w:w="810" w:type="dxa"/>
          </w:tcPr>
          <w:p w14:paraId="3CB1C85E"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440" w:type="dxa"/>
          </w:tcPr>
          <w:p w14:paraId="0B60937F"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800" w:type="dxa"/>
          </w:tcPr>
          <w:p w14:paraId="13071E58"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260" w:type="dxa"/>
          </w:tcPr>
          <w:p w14:paraId="1323DA15"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656" w:type="dxa"/>
          </w:tcPr>
          <w:p w14:paraId="61720F60"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r>
      <w:tr w:rsidR="00267633" w:rsidRPr="00267633" w14:paraId="0A846EC3" w14:textId="77777777" w:rsidTr="00267633">
        <w:trPr>
          <w:divId w:val="2116439976"/>
          <w:cantSplit/>
        </w:trPr>
        <w:tc>
          <w:tcPr>
            <w:tcW w:w="810" w:type="dxa"/>
          </w:tcPr>
          <w:p w14:paraId="6864C7D7"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440" w:type="dxa"/>
          </w:tcPr>
          <w:p w14:paraId="7D5366D5"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800" w:type="dxa"/>
          </w:tcPr>
          <w:p w14:paraId="039CF085"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260" w:type="dxa"/>
          </w:tcPr>
          <w:p w14:paraId="36C3CA9A"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656" w:type="dxa"/>
          </w:tcPr>
          <w:p w14:paraId="104036D6"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r>
      <w:tr w:rsidR="00267633" w:rsidRPr="00267633" w14:paraId="79F1D07F" w14:textId="77777777" w:rsidTr="00267633">
        <w:trPr>
          <w:divId w:val="2116439976"/>
          <w:cantSplit/>
        </w:trPr>
        <w:tc>
          <w:tcPr>
            <w:tcW w:w="810" w:type="dxa"/>
          </w:tcPr>
          <w:p w14:paraId="1599D91A"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440" w:type="dxa"/>
          </w:tcPr>
          <w:p w14:paraId="4A2A7F01"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800" w:type="dxa"/>
          </w:tcPr>
          <w:p w14:paraId="5B572AEB"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260" w:type="dxa"/>
          </w:tcPr>
          <w:p w14:paraId="3A16663E"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656" w:type="dxa"/>
          </w:tcPr>
          <w:p w14:paraId="085D2F72"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r>
      <w:tr w:rsidR="00267633" w:rsidRPr="00267633" w14:paraId="7D7E58C5" w14:textId="77777777" w:rsidTr="00267633">
        <w:trPr>
          <w:divId w:val="2116439976"/>
          <w:cantSplit/>
        </w:trPr>
        <w:tc>
          <w:tcPr>
            <w:tcW w:w="810" w:type="dxa"/>
          </w:tcPr>
          <w:p w14:paraId="4CD89F28"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440" w:type="dxa"/>
          </w:tcPr>
          <w:p w14:paraId="2D5EA7A9"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800" w:type="dxa"/>
          </w:tcPr>
          <w:p w14:paraId="2352C7FA"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260" w:type="dxa"/>
          </w:tcPr>
          <w:p w14:paraId="39CE8388"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656" w:type="dxa"/>
          </w:tcPr>
          <w:p w14:paraId="4298DDB6"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r>
      <w:tr w:rsidR="00267633" w:rsidRPr="00267633" w14:paraId="1CC735C0" w14:textId="77777777" w:rsidTr="00267633">
        <w:trPr>
          <w:divId w:val="2116439976"/>
          <w:cantSplit/>
        </w:trPr>
        <w:tc>
          <w:tcPr>
            <w:tcW w:w="810" w:type="dxa"/>
          </w:tcPr>
          <w:p w14:paraId="73206C9B"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440" w:type="dxa"/>
          </w:tcPr>
          <w:p w14:paraId="3DF37E01"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800" w:type="dxa"/>
          </w:tcPr>
          <w:p w14:paraId="4135C467"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260" w:type="dxa"/>
          </w:tcPr>
          <w:p w14:paraId="46BC8DAB"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656" w:type="dxa"/>
          </w:tcPr>
          <w:p w14:paraId="4A93A253"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r>
      <w:tr w:rsidR="00267633" w:rsidRPr="00267633" w14:paraId="55AFD0A8" w14:textId="77777777" w:rsidTr="00267633">
        <w:trPr>
          <w:divId w:val="2116439976"/>
          <w:cantSplit/>
        </w:trPr>
        <w:tc>
          <w:tcPr>
            <w:tcW w:w="810" w:type="dxa"/>
          </w:tcPr>
          <w:p w14:paraId="2165DA4C"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440" w:type="dxa"/>
          </w:tcPr>
          <w:p w14:paraId="5B745D64"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800" w:type="dxa"/>
          </w:tcPr>
          <w:p w14:paraId="1A2F9F9F"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260" w:type="dxa"/>
          </w:tcPr>
          <w:p w14:paraId="300B4585"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656" w:type="dxa"/>
          </w:tcPr>
          <w:p w14:paraId="3B76BFFB"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r>
      <w:tr w:rsidR="00267633" w:rsidRPr="00267633" w14:paraId="5F205F99" w14:textId="77777777" w:rsidTr="00267633">
        <w:trPr>
          <w:divId w:val="2116439976"/>
          <w:cantSplit/>
        </w:trPr>
        <w:tc>
          <w:tcPr>
            <w:tcW w:w="810" w:type="dxa"/>
          </w:tcPr>
          <w:p w14:paraId="54E49A04"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440" w:type="dxa"/>
          </w:tcPr>
          <w:p w14:paraId="60F57540"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800" w:type="dxa"/>
          </w:tcPr>
          <w:p w14:paraId="43A0045F"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260" w:type="dxa"/>
          </w:tcPr>
          <w:p w14:paraId="6CD48E78"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656" w:type="dxa"/>
          </w:tcPr>
          <w:p w14:paraId="316A8941"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r>
      <w:tr w:rsidR="00267633" w:rsidRPr="00267633" w14:paraId="6E122643" w14:textId="77777777" w:rsidTr="00267633">
        <w:trPr>
          <w:divId w:val="2116439976"/>
          <w:cantSplit/>
        </w:trPr>
        <w:tc>
          <w:tcPr>
            <w:tcW w:w="810" w:type="dxa"/>
          </w:tcPr>
          <w:p w14:paraId="78005A61"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440" w:type="dxa"/>
          </w:tcPr>
          <w:p w14:paraId="4098275C"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800" w:type="dxa"/>
          </w:tcPr>
          <w:p w14:paraId="282AD275"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260" w:type="dxa"/>
          </w:tcPr>
          <w:p w14:paraId="0DD8AAC6"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656" w:type="dxa"/>
          </w:tcPr>
          <w:p w14:paraId="4C1C205B"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r>
      <w:tr w:rsidR="00267633" w:rsidRPr="00267633" w14:paraId="0E536563" w14:textId="77777777" w:rsidTr="00267633">
        <w:trPr>
          <w:divId w:val="2116439976"/>
          <w:cantSplit/>
        </w:trPr>
        <w:tc>
          <w:tcPr>
            <w:tcW w:w="810" w:type="dxa"/>
          </w:tcPr>
          <w:p w14:paraId="4952C510"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440" w:type="dxa"/>
          </w:tcPr>
          <w:p w14:paraId="075EBFDF"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800" w:type="dxa"/>
          </w:tcPr>
          <w:p w14:paraId="58F3854F"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260" w:type="dxa"/>
          </w:tcPr>
          <w:p w14:paraId="114E037D"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656" w:type="dxa"/>
          </w:tcPr>
          <w:p w14:paraId="78E89970"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r>
    </w:tbl>
    <w:p w14:paraId="306538A5" w14:textId="77777777" w:rsidR="00267633" w:rsidRPr="00267633" w:rsidRDefault="00267633" w:rsidP="00267633">
      <w:pPr>
        <w:spacing w:before="0" w:after="0" w:line="240" w:lineRule="auto"/>
        <w:ind w:firstLine="1440"/>
        <w:jc w:val="both"/>
        <w:divId w:val="2116439976"/>
        <w:rPr>
          <w:rFonts w:ascii="Times New Roman" w:hAnsi="Times New Roman" w:cs="Times New Roman"/>
          <w:b/>
          <w:szCs w:val="20"/>
          <w:lang w:val="en-GB" w:eastAsia="zh-CN"/>
        </w:rPr>
      </w:pPr>
    </w:p>
    <w:p w14:paraId="363AD5D4" w14:textId="77777777" w:rsidR="00267633" w:rsidRPr="00267633" w:rsidRDefault="00267633" w:rsidP="00267633">
      <w:pPr>
        <w:spacing w:before="0" w:after="0" w:line="240" w:lineRule="auto"/>
        <w:ind w:firstLine="1440"/>
        <w:jc w:val="both"/>
        <w:divId w:val="2116439976"/>
        <w:rPr>
          <w:rFonts w:ascii="Times New Roman" w:hAnsi="Times New Roman" w:cs="Times New Roman"/>
          <w:b/>
          <w:szCs w:val="20"/>
          <w:lang w:val="en-GB" w:eastAsia="zh-CN"/>
        </w:rPr>
      </w:pPr>
    </w:p>
    <w:p w14:paraId="0A29EF39" w14:textId="77777777" w:rsidR="00267633" w:rsidRPr="00267633" w:rsidRDefault="00267633" w:rsidP="00267633">
      <w:pPr>
        <w:spacing w:before="0" w:after="0" w:line="240" w:lineRule="auto"/>
        <w:ind w:firstLine="1440"/>
        <w:jc w:val="both"/>
        <w:divId w:val="2116439976"/>
        <w:rPr>
          <w:rFonts w:ascii="Times New Roman" w:hAnsi="Times New Roman" w:cs="Times New Roman"/>
          <w:b/>
          <w:szCs w:val="20"/>
          <w:lang w:val="en-GB" w:eastAsia="zh-CN"/>
        </w:rPr>
      </w:pPr>
      <w:proofErr w:type="gramStart"/>
      <w:r w:rsidRPr="00267633">
        <w:rPr>
          <w:rFonts w:ascii="Times New Roman" w:hAnsi="Times New Roman" w:cs="Times New Roman"/>
          <w:b/>
          <w:szCs w:val="20"/>
          <w:lang w:val="en-GB" w:eastAsia="zh-CN"/>
        </w:rPr>
        <w:t>Particulars of</w:t>
      </w:r>
      <w:proofErr w:type="gramEnd"/>
      <w:r w:rsidRPr="00267633">
        <w:rPr>
          <w:rFonts w:ascii="Times New Roman" w:hAnsi="Times New Roman" w:cs="Times New Roman"/>
          <w:b/>
          <w:szCs w:val="20"/>
          <w:lang w:val="en-GB" w:eastAsia="zh-CN"/>
        </w:rPr>
        <w:t xml:space="preserve"> my Central Provident Fund (“CPF”) monies</w:t>
      </w:r>
    </w:p>
    <w:p w14:paraId="05CB22F2" w14:textId="77777777" w:rsidR="00267633" w:rsidRPr="00267633" w:rsidRDefault="00267633" w:rsidP="00267633">
      <w:pPr>
        <w:spacing w:before="0" w:after="0" w:line="240" w:lineRule="auto"/>
        <w:jc w:val="both"/>
        <w:divId w:val="2116439976"/>
        <w:rPr>
          <w:rFonts w:ascii="Times New Roman" w:hAnsi="Times New Roman" w:cs="Times New Roman"/>
          <w:b/>
          <w:szCs w:val="20"/>
          <w:lang w:val="en-GB" w:eastAsia="zh-CN"/>
        </w:rPr>
      </w:pPr>
    </w:p>
    <w:p w14:paraId="5D084B18" w14:textId="77777777" w:rsidR="00267633" w:rsidRPr="00267633" w:rsidRDefault="00267633" w:rsidP="00267633">
      <w:pPr>
        <w:tabs>
          <w:tab w:val="left" w:pos="1418"/>
        </w:tabs>
        <w:spacing w:before="0" w:after="0" w:line="240" w:lineRule="auto"/>
        <w:ind w:left="1418" w:hanging="709"/>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13.</w:t>
      </w:r>
      <w:r w:rsidRPr="00267633">
        <w:rPr>
          <w:rFonts w:ascii="Times New Roman" w:hAnsi="Times New Roman" w:cs="Times New Roman"/>
          <w:b/>
          <w:szCs w:val="20"/>
          <w:lang w:val="en-GB" w:eastAsia="zh-CN"/>
        </w:rPr>
        <w:tab/>
      </w:r>
      <w:r w:rsidRPr="00267633">
        <w:rPr>
          <w:rFonts w:ascii="Times New Roman" w:hAnsi="Times New Roman" w:cs="Times New Roman"/>
          <w:szCs w:val="20"/>
          <w:lang w:val="en-GB" w:eastAsia="zh-CN"/>
        </w:rPr>
        <w:t xml:space="preserve">I have the following/do not have any* amounts in my CPF account as at </w:t>
      </w:r>
      <w:r w:rsidRPr="00267633">
        <w:rPr>
          <w:rFonts w:ascii="Times New Roman" w:hAnsi="Times New Roman" w:cs="Times New Roman"/>
          <w:i/>
          <w:szCs w:val="20"/>
          <w:lang w:val="en-GB" w:eastAsia="zh-CN"/>
        </w:rPr>
        <w:t>[to state date]</w:t>
      </w:r>
      <w:r w:rsidRPr="00267633">
        <w:rPr>
          <w:rFonts w:ascii="Times New Roman" w:hAnsi="Times New Roman" w:cs="Times New Roman"/>
          <w:szCs w:val="20"/>
          <w:lang w:val="en-GB" w:eastAsia="zh-CN"/>
        </w:rPr>
        <w:t>:</w:t>
      </w:r>
    </w:p>
    <w:p w14:paraId="2235C5DE" w14:textId="77777777" w:rsidR="00267633" w:rsidRPr="00267633" w:rsidRDefault="00267633" w:rsidP="00267633">
      <w:pPr>
        <w:tabs>
          <w:tab w:val="left" w:pos="1418"/>
        </w:tabs>
        <w:spacing w:before="0" w:after="0" w:line="240" w:lineRule="auto"/>
        <w:ind w:left="1418" w:hanging="709"/>
        <w:jc w:val="both"/>
        <w:divId w:val="2116439976"/>
        <w:rPr>
          <w:rFonts w:ascii="Times New Roman" w:hAnsi="Times New Roman" w:cs="Times New Roman"/>
          <w:szCs w:val="20"/>
          <w:lang w:val="en-GB" w:eastAsia="zh-CN"/>
        </w:rPr>
      </w:pPr>
    </w:p>
    <w:p w14:paraId="03F48994" w14:textId="77777777" w:rsidR="00267633" w:rsidRPr="00267633" w:rsidRDefault="00267633" w:rsidP="00267633">
      <w:pPr>
        <w:spacing w:before="0" w:after="0" w:line="240" w:lineRule="auto"/>
        <w:ind w:left="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w:t>
      </w:r>
      <w:r w:rsidRPr="00267633">
        <w:rPr>
          <w:rFonts w:ascii="Times New Roman" w:hAnsi="Times New Roman" w:cs="Times New Roman"/>
          <w:szCs w:val="20"/>
          <w:lang w:val="en-GB" w:eastAsia="zh-CN"/>
        </w:rPr>
        <w:tab/>
        <w:t>Ordinary account:</w:t>
      </w:r>
    </w:p>
    <w:p w14:paraId="574EA185" w14:textId="77777777" w:rsidR="00267633" w:rsidRPr="00267633" w:rsidRDefault="00267633" w:rsidP="00267633">
      <w:pPr>
        <w:spacing w:before="0" w:after="0" w:line="240" w:lineRule="auto"/>
        <w:ind w:left="720" w:firstLine="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(b)</w:t>
      </w:r>
      <w:r w:rsidRPr="00267633">
        <w:rPr>
          <w:rFonts w:ascii="Times New Roman" w:hAnsi="Times New Roman" w:cs="Times New Roman"/>
          <w:szCs w:val="20"/>
          <w:lang w:val="en-GB" w:eastAsia="zh-CN"/>
        </w:rPr>
        <w:tab/>
        <w:t>Medisave account:</w:t>
      </w:r>
    </w:p>
    <w:p w14:paraId="7E975257" w14:textId="77777777" w:rsidR="00267633" w:rsidRPr="00267633" w:rsidRDefault="00267633" w:rsidP="00267633">
      <w:pPr>
        <w:spacing w:before="0" w:after="0" w:line="240" w:lineRule="auto"/>
        <w:ind w:left="720" w:firstLine="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(c)</w:t>
      </w:r>
      <w:r w:rsidRPr="00267633">
        <w:rPr>
          <w:rFonts w:ascii="Times New Roman" w:hAnsi="Times New Roman" w:cs="Times New Roman"/>
          <w:szCs w:val="20"/>
          <w:lang w:val="en-GB" w:eastAsia="zh-CN"/>
        </w:rPr>
        <w:tab/>
        <w:t>Special account:</w:t>
      </w:r>
    </w:p>
    <w:p w14:paraId="0E3ECA72" w14:textId="77777777" w:rsidR="00267633" w:rsidRPr="00267633" w:rsidRDefault="00267633" w:rsidP="00267633">
      <w:pPr>
        <w:spacing w:before="0" w:after="0" w:line="240" w:lineRule="auto"/>
        <w:ind w:firstLine="2160"/>
        <w:jc w:val="both"/>
        <w:divId w:val="2116439976"/>
        <w:rPr>
          <w:rFonts w:ascii="Times New Roman" w:hAnsi="Times New Roman" w:cs="Times New Roman"/>
          <w:szCs w:val="20"/>
          <w:lang w:val="en-GB" w:eastAsia="zh-CN"/>
        </w:rPr>
      </w:pPr>
    </w:p>
    <w:p w14:paraId="19E92E30" w14:textId="77777777" w:rsidR="00267633" w:rsidRPr="00267633" w:rsidRDefault="00267633" w:rsidP="00267633">
      <w:pPr>
        <w:tabs>
          <w:tab w:val="left" w:pos="1418"/>
        </w:tabs>
        <w:spacing w:before="0" w:after="0" w:line="240" w:lineRule="auto"/>
        <w:ind w:left="1418" w:hanging="709"/>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14.</w:t>
      </w:r>
      <w:r w:rsidRPr="00267633">
        <w:rPr>
          <w:rFonts w:ascii="Times New Roman" w:hAnsi="Times New Roman" w:cs="Times New Roman"/>
          <w:szCs w:val="20"/>
          <w:lang w:val="en-GB" w:eastAsia="zh-CN"/>
        </w:rPr>
        <w:tab/>
        <w:t>The details of the amount utilised from my CPF account towards the purchase of immovable property are as follows:</w:t>
      </w:r>
    </w:p>
    <w:p w14:paraId="219DB8D0"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3AC7C114" w14:textId="77777777" w:rsidR="00267633" w:rsidRPr="00267633" w:rsidRDefault="00267633" w:rsidP="00267633">
      <w:pPr>
        <w:spacing w:before="0" w:after="0" w:line="240" w:lineRule="auto"/>
        <w:ind w:left="1440" w:hanging="22"/>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w:t>
      </w:r>
      <w:r w:rsidRPr="00267633">
        <w:rPr>
          <w:rFonts w:ascii="Times New Roman" w:hAnsi="Times New Roman" w:cs="Times New Roman"/>
          <w:szCs w:val="20"/>
          <w:lang w:val="en-GB" w:eastAsia="zh-CN"/>
        </w:rPr>
        <w:tab/>
        <w:t>Address of immovable property:</w:t>
      </w:r>
    </w:p>
    <w:p w14:paraId="1C46FAFA"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6A171312" w14:textId="77777777" w:rsidR="00267633" w:rsidRPr="00267633" w:rsidRDefault="00267633" w:rsidP="00267633">
      <w:pPr>
        <w:spacing w:before="0" w:after="0" w:line="240" w:lineRule="auto"/>
        <w:ind w:left="1440" w:hanging="22"/>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(b)</w:t>
      </w:r>
      <w:r w:rsidRPr="00267633">
        <w:rPr>
          <w:rFonts w:ascii="Times New Roman" w:hAnsi="Times New Roman" w:cs="Times New Roman"/>
          <w:szCs w:val="20"/>
          <w:lang w:val="en-GB" w:eastAsia="zh-CN"/>
        </w:rPr>
        <w:tab/>
        <w:t xml:space="preserve">Amount withdrawn as at </w:t>
      </w:r>
      <w:r w:rsidRPr="00267633">
        <w:rPr>
          <w:rFonts w:ascii="Times New Roman" w:hAnsi="Times New Roman" w:cs="Times New Roman"/>
          <w:i/>
          <w:szCs w:val="20"/>
          <w:lang w:val="en-GB" w:eastAsia="zh-CN"/>
        </w:rPr>
        <w:t>[to state date]</w:t>
      </w:r>
      <w:r w:rsidRPr="00267633">
        <w:rPr>
          <w:rFonts w:ascii="Times New Roman" w:hAnsi="Times New Roman" w:cs="Times New Roman"/>
          <w:szCs w:val="20"/>
          <w:lang w:val="en-GB" w:eastAsia="zh-CN"/>
        </w:rPr>
        <w:t>:</w:t>
      </w:r>
    </w:p>
    <w:p w14:paraId="124399F8" w14:textId="77777777" w:rsidR="00267633" w:rsidRPr="00267633" w:rsidRDefault="00267633" w:rsidP="00267633">
      <w:pPr>
        <w:spacing w:before="0" w:after="0" w:line="240" w:lineRule="auto"/>
        <w:ind w:left="1440" w:firstLine="720"/>
        <w:jc w:val="both"/>
        <w:divId w:val="2116439976"/>
        <w:rPr>
          <w:rFonts w:ascii="Times New Roman" w:hAnsi="Times New Roman" w:cs="Times New Roman"/>
          <w:szCs w:val="20"/>
          <w:lang w:val="en-GB" w:eastAsia="zh-CN"/>
        </w:rPr>
      </w:pPr>
    </w:p>
    <w:p w14:paraId="46767F4F" w14:textId="77777777" w:rsidR="00267633" w:rsidRPr="00267633" w:rsidRDefault="00267633" w:rsidP="00267633">
      <w:pPr>
        <w:tabs>
          <w:tab w:val="num" w:pos="2880"/>
        </w:tabs>
        <w:spacing w:before="0" w:after="0" w:line="240" w:lineRule="auto"/>
        <w:ind w:firstLine="2127"/>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proofErr w:type="spellStart"/>
      <w:r w:rsidRPr="00267633">
        <w:rPr>
          <w:rFonts w:ascii="Times New Roman" w:hAnsi="Times New Roman" w:cs="Times New Roman"/>
          <w:szCs w:val="20"/>
          <w:lang w:val="en-GB" w:eastAsia="zh-CN"/>
        </w:rPr>
        <w:t>i</w:t>
      </w:r>
      <w:proofErr w:type="spellEnd"/>
      <w:r w:rsidRPr="00267633">
        <w:rPr>
          <w:rFonts w:ascii="Times New Roman" w:hAnsi="Times New Roman" w:cs="Times New Roman"/>
          <w:szCs w:val="20"/>
          <w:lang w:val="en-GB" w:eastAsia="zh-CN"/>
        </w:rPr>
        <w:t>)</w:t>
      </w:r>
      <w:r w:rsidRPr="00267633">
        <w:rPr>
          <w:rFonts w:ascii="Times New Roman" w:hAnsi="Times New Roman" w:cs="Times New Roman"/>
          <w:szCs w:val="20"/>
          <w:lang w:val="en-GB" w:eastAsia="zh-CN"/>
        </w:rPr>
        <w:tab/>
        <w:t>Principal:</w:t>
      </w:r>
    </w:p>
    <w:p w14:paraId="4AFEC6BA" w14:textId="77777777" w:rsidR="00267633" w:rsidRPr="00267633" w:rsidRDefault="00267633" w:rsidP="00267633">
      <w:pPr>
        <w:tabs>
          <w:tab w:val="num" w:pos="2880"/>
        </w:tabs>
        <w:spacing w:before="0" w:after="0" w:line="240" w:lineRule="auto"/>
        <w:ind w:firstLine="2127"/>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(ii)</w:t>
      </w:r>
      <w:r w:rsidRPr="00267633">
        <w:rPr>
          <w:rFonts w:ascii="Times New Roman" w:hAnsi="Times New Roman" w:cs="Times New Roman"/>
          <w:szCs w:val="20"/>
          <w:lang w:val="en-GB" w:eastAsia="zh-CN"/>
        </w:rPr>
        <w:tab/>
        <w:t>Interest:</w:t>
      </w:r>
    </w:p>
    <w:p w14:paraId="2B1A9CEC" w14:textId="77777777" w:rsidR="00267633" w:rsidRPr="00267633" w:rsidRDefault="00267633" w:rsidP="00267633">
      <w:pPr>
        <w:spacing w:before="0" w:after="0" w:line="240" w:lineRule="auto"/>
        <w:ind w:left="3600"/>
        <w:jc w:val="both"/>
        <w:divId w:val="2116439976"/>
        <w:rPr>
          <w:rFonts w:ascii="Times New Roman" w:hAnsi="Times New Roman" w:cs="Times New Roman"/>
          <w:szCs w:val="20"/>
          <w:lang w:val="en-GB" w:eastAsia="zh-CN"/>
        </w:rPr>
      </w:pPr>
    </w:p>
    <w:p w14:paraId="3702CAEC" w14:textId="77777777" w:rsidR="00267633" w:rsidRPr="00267633" w:rsidRDefault="00267633" w:rsidP="00267633">
      <w:pPr>
        <w:spacing w:before="240" w:after="60" w:line="240" w:lineRule="auto"/>
        <w:ind w:firstLine="1440"/>
        <w:outlineLvl w:val="4"/>
        <w:divId w:val="2116439976"/>
        <w:rPr>
          <w:rFonts w:ascii="Times New Roman" w:hAnsi="Times New Roman" w:cs="Times New Roman"/>
          <w:b/>
          <w:bCs/>
          <w:iCs/>
          <w:szCs w:val="26"/>
          <w:lang w:val="en-GB" w:eastAsia="zh-CN"/>
        </w:rPr>
      </w:pPr>
      <w:r w:rsidRPr="00267633">
        <w:rPr>
          <w:rFonts w:ascii="Times New Roman" w:hAnsi="Times New Roman" w:cs="Times New Roman"/>
          <w:b/>
          <w:bCs/>
          <w:iCs/>
          <w:szCs w:val="26"/>
          <w:lang w:val="en-GB" w:eastAsia="zh-CN"/>
        </w:rPr>
        <w:t>Other Assets</w:t>
      </w:r>
    </w:p>
    <w:p w14:paraId="012F9AA0"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1A4BAC44" w14:textId="77777777" w:rsidR="00267633" w:rsidRPr="00267633" w:rsidRDefault="00267633" w:rsidP="00267633">
      <w:pPr>
        <w:tabs>
          <w:tab w:val="left" w:pos="1276"/>
        </w:tabs>
        <w:spacing w:before="0" w:after="0" w:line="240" w:lineRule="auto"/>
        <w:ind w:left="1276" w:hanging="567"/>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15.</w:t>
      </w:r>
      <w:r w:rsidRPr="00267633">
        <w:rPr>
          <w:rFonts w:ascii="Times New Roman" w:hAnsi="Times New Roman" w:cs="Times New Roman"/>
          <w:szCs w:val="20"/>
          <w:lang w:val="en-GB" w:eastAsia="zh-CN"/>
        </w:rPr>
        <w:tab/>
        <w:t>I own the following/do not own any* other assets:</w:t>
      </w:r>
    </w:p>
    <w:p w14:paraId="641C72C3" w14:textId="77777777" w:rsidR="00267633" w:rsidRPr="00267633" w:rsidRDefault="00267633" w:rsidP="00267633">
      <w:pPr>
        <w:spacing w:before="0" w:after="0" w:line="240" w:lineRule="auto"/>
        <w:ind w:firstLine="2160"/>
        <w:jc w:val="both"/>
        <w:divId w:val="2116439976"/>
        <w:rPr>
          <w:rFonts w:ascii="Times New Roman" w:hAnsi="Times New Roman" w:cs="Times New Roman"/>
          <w:szCs w:val="20"/>
          <w:lang w:val="en-GB" w:eastAsia="zh-CN"/>
        </w:rPr>
      </w:pPr>
    </w:p>
    <w:p w14:paraId="326B81D0" w14:textId="77777777" w:rsidR="00267633" w:rsidRPr="00267633" w:rsidRDefault="00267633" w:rsidP="00267633">
      <w:pPr>
        <w:spacing w:before="0" w:after="120" w:line="240" w:lineRule="auto"/>
        <w:ind w:left="2268" w:hanging="992"/>
        <w:jc w:val="both"/>
        <w:divId w:val="2116439976"/>
        <w:rPr>
          <w:rFonts w:ascii="Times New Roman" w:hAnsi="Times New Roman" w:cs="Times New Roman"/>
          <w:i/>
          <w:strike/>
          <w:szCs w:val="20"/>
          <w:lang w:val="en-GB" w:eastAsia="zh-CN"/>
        </w:rPr>
      </w:pPr>
      <w:r w:rsidRPr="00267633">
        <w:rPr>
          <w:rFonts w:ascii="Times New Roman" w:hAnsi="Times New Roman" w:cs="Times New Roman"/>
          <w:i/>
          <w:szCs w:val="20"/>
          <w:lang w:val="en-GB" w:eastAsia="zh-CN"/>
        </w:rPr>
        <w:t>[(a)</w:t>
      </w:r>
      <w:r w:rsidRPr="00267633">
        <w:rPr>
          <w:rFonts w:ascii="Times New Roman" w:hAnsi="Times New Roman" w:cs="Times New Roman"/>
          <w:i/>
          <w:szCs w:val="20"/>
          <w:lang w:val="en-GB" w:eastAsia="zh-CN"/>
        </w:rPr>
        <w:tab/>
        <w:t xml:space="preserve">If you own any other assets, savings or investments not listed thus far (e.g. </w:t>
      </w:r>
      <w:r w:rsidRPr="00267633">
        <w:rPr>
          <w:rFonts w:ascii="Times New Roman" w:hAnsi="Times New Roman"/>
          <w:bCs/>
          <w:i/>
          <w:iCs/>
          <w:lang w:val="en-US" w:eastAsia="zh-CN"/>
        </w:rPr>
        <w:t>retirement/superannuation/gratuity benefits that you did or are likely to receive</w:t>
      </w:r>
      <w:r w:rsidRPr="00267633">
        <w:rPr>
          <w:rFonts w:ascii="Times New Roman" w:hAnsi="Times New Roman"/>
          <w:i/>
          <w:iCs/>
          <w:lang w:val="en-US" w:eastAsia="zh-CN"/>
        </w:rPr>
        <w:t xml:space="preserve">, </w:t>
      </w:r>
      <w:r w:rsidRPr="00267633">
        <w:rPr>
          <w:rFonts w:ascii="Times New Roman" w:hAnsi="Times New Roman" w:cs="Times New Roman"/>
          <w:i/>
          <w:szCs w:val="20"/>
          <w:lang w:val="en-GB" w:eastAsia="zh-CN"/>
        </w:rPr>
        <w:t xml:space="preserve">antiques, collectibles, jewellery, paintings), please state the same and the estimated value. </w:t>
      </w:r>
    </w:p>
    <w:p w14:paraId="615FD7FC" w14:textId="77777777" w:rsidR="00267633" w:rsidRPr="00267633" w:rsidRDefault="00267633" w:rsidP="00267633">
      <w:pPr>
        <w:spacing w:before="0" w:after="0" w:line="240" w:lineRule="auto"/>
        <w:ind w:left="2268" w:hanging="992"/>
        <w:jc w:val="both"/>
        <w:divId w:val="2116439976"/>
        <w:rPr>
          <w:rFonts w:ascii="Times New Roman" w:hAnsi="Times New Roman" w:cs="Times New Roman"/>
          <w:i/>
          <w:szCs w:val="20"/>
          <w:lang w:val="en-GB" w:eastAsia="zh-CN"/>
        </w:rPr>
      </w:pPr>
    </w:p>
    <w:p w14:paraId="34EDCD11" w14:textId="77777777" w:rsidR="00267633" w:rsidRPr="00267633" w:rsidRDefault="00267633" w:rsidP="00267633">
      <w:pPr>
        <w:spacing w:before="0" w:after="0" w:line="240" w:lineRule="auto"/>
        <w:ind w:left="2268" w:hanging="992"/>
        <w:jc w:val="both"/>
        <w:divId w:val="2116439976"/>
        <w:rPr>
          <w:rFonts w:ascii="Times New Roman" w:hAnsi="Times New Roman" w:cs="Times New Roman"/>
          <w:i/>
          <w:strike/>
          <w:szCs w:val="20"/>
          <w:lang w:val="en-GB" w:eastAsia="zh-CN"/>
        </w:rPr>
      </w:pPr>
      <w:r w:rsidRPr="00267633">
        <w:rPr>
          <w:rFonts w:ascii="Times New Roman" w:hAnsi="Times New Roman" w:cs="Times New Roman"/>
          <w:i/>
          <w:szCs w:val="20"/>
          <w:lang w:val="en-GB" w:eastAsia="zh-CN"/>
        </w:rPr>
        <w:t>(b)</w:t>
      </w:r>
      <w:r w:rsidRPr="00267633">
        <w:rPr>
          <w:rFonts w:ascii="Times New Roman" w:hAnsi="Times New Roman" w:cs="Times New Roman"/>
          <w:i/>
          <w:szCs w:val="20"/>
          <w:lang w:val="en-GB" w:eastAsia="zh-CN"/>
        </w:rPr>
        <w:tab/>
        <w:t>If you are a member (whether in Singapore or overseas) of any golf, social or recreational clubs of value, please state the same and the estimated value.]</w:t>
      </w:r>
    </w:p>
    <w:p w14:paraId="21E0DBF2" w14:textId="77777777" w:rsidR="00267633" w:rsidRPr="00267633" w:rsidRDefault="00267633" w:rsidP="00267633">
      <w:pPr>
        <w:spacing w:before="240" w:after="60" w:line="240" w:lineRule="auto"/>
        <w:ind w:firstLine="1440"/>
        <w:outlineLvl w:val="4"/>
        <w:divId w:val="2116439976"/>
        <w:rPr>
          <w:rFonts w:ascii="Times New Roman" w:hAnsi="Times New Roman" w:cs="Times New Roman"/>
          <w:b/>
          <w:bCs/>
          <w:iCs/>
          <w:szCs w:val="26"/>
          <w:lang w:val="en-GB" w:eastAsia="zh-CN"/>
        </w:rPr>
      </w:pPr>
      <w:r w:rsidRPr="00267633">
        <w:rPr>
          <w:rFonts w:ascii="Times New Roman" w:hAnsi="Times New Roman" w:cs="Times New Roman"/>
          <w:b/>
          <w:bCs/>
          <w:iCs/>
          <w:szCs w:val="26"/>
          <w:lang w:val="en-GB" w:eastAsia="zh-CN"/>
        </w:rPr>
        <w:t>My Monthly Expenses</w:t>
      </w:r>
    </w:p>
    <w:p w14:paraId="4A62936D" w14:textId="77777777" w:rsidR="00267633" w:rsidRPr="00267633" w:rsidRDefault="00267633" w:rsidP="00267633">
      <w:pPr>
        <w:tabs>
          <w:tab w:val="left" w:pos="1418"/>
        </w:tabs>
        <w:spacing w:before="240" w:after="60" w:line="240" w:lineRule="auto"/>
        <w:ind w:left="1418" w:hanging="709"/>
        <w:jc w:val="both"/>
        <w:outlineLvl w:val="5"/>
        <w:divId w:val="2116439976"/>
        <w:rPr>
          <w:rFonts w:ascii="Times New Roman" w:hAnsi="Times New Roman" w:cs="Times New Roman"/>
          <w:bCs/>
          <w:szCs w:val="22"/>
          <w:lang w:val="en-GB" w:eastAsia="zh-CN"/>
        </w:rPr>
      </w:pPr>
      <w:r w:rsidRPr="00267633">
        <w:rPr>
          <w:rFonts w:ascii="Times New Roman" w:hAnsi="Times New Roman" w:cs="Times New Roman"/>
          <w:bCs/>
          <w:szCs w:val="22"/>
          <w:lang w:val="en-GB" w:eastAsia="zh-CN"/>
        </w:rPr>
        <w:t>16.</w:t>
      </w:r>
      <w:r w:rsidRPr="00267633">
        <w:rPr>
          <w:rFonts w:ascii="Times New Roman" w:hAnsi="Times New Roman" w:cs="Times New Roman"/>
          <w:bCs/>
          <w:szCs w:val="22"/>
          <w:lang w:val="en-GB" w:eastAsia="zh-CN"/>
        </w:rPr>
        <w:tab/>
        <w:t>I have the following personal expenses each month (for example):</w:t>
      </w:r>
    </w:p>
    <w:p w14:paraId="42BEA57F" w14:textId="77777777" w:rsidR="00267633" w:rsidRPr="00267633" w:rsidRDefault="00267633" w:rsidP="00267633">
      <w:pPr>
        <w:spacing w:before="0" w:after="0" w:line="240" w:lineRule="auto"/>
        <w:ind w:left="2880" w:hanging="720"/>
        <w:jc w:val="both"/>
        <w:divId w:val="2116439976"/>
        <w:rPr>
          <w:rFonts w:ascii="Times New Roman" w:hAnsi="Times New Roman" w:cs="Times New Roman"/>
          <w:szCs w:val="20"/>
          <w:lang w:val="en-GB" w:eastAsia="zh-CN"/>
        </w:rPr>
      </w:pPr>
    </w:p>
    <w:p w14:paraId="26DFDE5E" w14:textId="77777777" w:rsidR="00267633" w:rsidRPr="00267633" w:rsidRDefault="00267633" w:rsidP="00267633">
      <w:pPr>
        <w:spacing w:before="0" w:after="0" w:line="240" w:lineRule="auto"/>
        <w:ind w:left="2268" w:hanging="85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w:t>
      </w:r>
      <w:r w:rsidRPr="00267633">
        <w:rPr>
          <w:rFonts w:ascii="Times New Roman" w:hAnsi="Times New Roman" w:cs="Times New Roman"/>
          <w:szCs w:val="20"/>
          <w:lang w:val="en-GB" w:eastAsia="zh-CN"/>
        </w:rPr>
        <w:tab/>
        <w:t>Food:</w:t>
      </w:r>
    </w:p>
    <w:p w14:paraId="75627ED5" w14:textId="77777777" w:rsidR="00267633" w:rsidRPr="00267633" w:rsidRDefault="00267633" w:rsidP="00267633">
      <w:pPr>
        <w:spacing w:before="0" w:after="0" w:line="240" w:lineRule="auto"/>
        <w:ind w:left="2268" w:hanging="850"/>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lastRenderedPageBreak/>
        <w:t>(b)</w:t>
      </w:r>
      <w:r w:rsidRPr="00267633">
        <w:rPr>
          <w:rFonts w:ascii="Times New Roman" w:hAnsi="Times New Roman" w:cs="Times New Roman"/>
          <w:szCs w:val="20"/>
          <w:lang w:val="en-GB" w:eastAsia="zh-CN"/>
        </w:rPr>
        <w:tab/>
        <w:t>Transport:</w:t>
      </w:r>
    </w:p>
    <w:p w14:paraId="5EA8A48B" w14:textId="77777777" w:rsidR="00267633" w:rsidRPr="00267633" w:rsidRDefault="00267633" w:rsidP="00267633">
      <w:pPr>
        <w:spacing w:before="0" w:after="0" w:line="240" w:lineRule="auto"/>
        <w:ind w:left="2268" w:hanging="85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(c)</w:t>
      </w:r>
      <w:r w:rsidRPr="00267633">
        <w:rPr>
          <w:rFonts w:ascii="Times New Roman" w:hAnsi="Times New Roman" w:cs="Times New Roman"/>
          <w:szCs w:val="20"/>
          <w:lang w:val="en-GB" w:eastAsia="zh-CN"/>
        </w:rPr>
        <w:tab/>
        <w:t xml:space="preserve">Utilities (water, </w:t>
      </w:r>
      <w:proofErr w:type="gramStart"/>
      <w:r w:rsidRPr="00267633">
        <w:rPr>
          <w:rFonts w:ascii="Times New Roman" w:hAnsi="Times New Roman" w:cs="Times New Roman"/>
          <w:szCs w:val="20"/>
          <w:lang w:val="en-GB" w:eastAsia="zh-CN"/>
        </w:rPr>
        <w:t>gas</w:t>
      </w:r>
      <w:proofErr w:type="gramEnd"/>
      <w:r w:rsidRPr="00267633">
        <w:rPr>
          <w:rFonts w:ascii="Times New Roman" w:hAnsi="Times New Roman" w:cs="Times New Roman"/>
          <w:szCs w:val="20"/>
          <w:lang w:val="en-GB" w:eastAsia="zh-CN"/>
        </w:rPr>
        <w:t xml:space="preserve"> and electricity):</w:t>
      </w:r>
    </w:p>
    <w:p w14:paraId="06BD4962" w14:textId="77777777" w:rsidR="00267633" w:rsidRPr="00267633" w:rsidRDefault="00267633" w:rsidP="00267633">
      <w:pPr>
        <w:spacing w:before="0" w:after="0" w:line="240" w:lineRule="auto"/>
        <w:ind w:left="2268" w:hanging="85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(d)</w:t>
      </w:r>
      <w:r w:rsidRPr="00267633">
        <w:rPr>
          <w:rFonts w:ascii="Times New Roman" w:hAnsi="Times New Roman" w:cs="Times New Roman"/>
          <w:szCs w:val="20"/>
          <w:lang w:val="en-GB" w:eastAsia="zh-CN"/>
        </w:rPr>
        <w:tab/>
        <w:t>Telephone/Internet/mobile phone/pager charges:</w:t>
      </w:r>
    </w:p>
    <w:p w14:paraId="26B4E2C2" w14:textId="77777777" w:rsidR="00267633" w:rsidRPr="00267633" w:rsidRDefault="00267633" w:rsidP="00267633">
      <w:pPr>
        <w:spacing w:before="0" w:after="0" w:line="240" w:lineRule="auto"/>
        <w:ind w:left="2268" w:hanging="85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(e)</w:t>
      </w:r>
      <w:r w:rsidRPr="00267633">
        <w:rPr>
          <w:rFonts w:ascii="Times New Roman" w:hAnsi="Times New Roman" w:cs="Times New Roman"/>
          <w:szCs w:val="20"/>
          <w:lang w:val="en-GB" w:eastAsia="zh-CN"/>
        </w:rPr>
        <w:tab/>
        <w:t>Rent:</w:t>
      </w:r>
    </w:p>
    <w:p w14:paraId="046C0220" w14:textId="77777777" w:rsidR="00267633" w:rsidRPr="00267633" w:rsidRDefault="00267633" w:rsidP="00267633">
      <w:pPr>
        <w:spacing w:before="0" w:after="0" w:line="240" w:lineRule="auto"/>
        <w:ind w:left="2268" w:hanging="85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(f)</w:t>
      </w:r>
      <w:r w:rsidRPr="00267633">
        <w:rPr>
          <w:rFonts w:ascii="Times New Roman" w:hAnsi="Times New Roman" w:cs="Times New Roman"/>
          <w:szCs w:val="20"/>
          <w:lang w:val="en-GB" w:eastAsia="zh-CN"/>
        </w:rPr>
        <w:tab/>
        <w:t>Others (please specify):</w:t>
      </w:r>
    </w:p>
    <w:p w14:paraId="3E9A2A57" w14:textId="77777777" w:rsidR="00267633" w:rsidRPr="00267633" w:rsidRDefault="00267633" w:rsidP="00267633">
      <w:pPr>
        <w:spacing w:before="0" w:after="0" w:line="240" w:lineRule="auto"/>
        <w:ind w:left="720" w:firstLine="720"/>
        <w:jc w:val="both"/>
        <w:divId w:val="2116439976"/>
        <w:rPr>
          <w:rFonts w:ascii="Times New Roman" w:hAnsi="Times New Roman" w:cs="Times New Roman"/>
          <w:szCs w:val="20"/>
          <w:lang w:val="en-GB" w:eastAsia="zh-CN"/>
        </w:rPr>
      </w:pPr>
    </w:p>
    <w:p w14:paraId="3B572598" w14:textId="77777777" w:rsidR="00267633" w:rsidRPr="00267633" w:rsidRDefault="00267633" w:rsidP="00267633">
      <w:pPr>
        <w:spacing w:before="0" w:after="0" w:line="240" w:lineRule="auto"/>
        <w:ind w:left="1418" w:hanging="709"/>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17.</w:t>
      </w:r>
      <w:r w:rsidRPr="00267633">
        <w:rPr>
          <w:rFonts w:ascii="Times New Roman" w:hAnsi="Times New Roman" w:cs="Times New Roman"/>
          <w:szCs w:val="20"/>
          <w:lang w:val="en-GB" w:eastAsia="zh-CN"/>
        </w:rPr>
        <w:tab/>
        <w:t>My monthly expenses for the children who are dependent on me are as follows:</w:t>
      </w:r>
    </w:p>
    <w:p w14:paraId="194A17D4"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4A80F12A" w14:textId="77777777" w:rsidR="00267633" w:rsidRPr="00267633" w:rsidRDefault="00267633" w:rsidP="00267633">
      <w:pPr>
        <w:spacing w:before="0" w:after="0" w:line="240" w:lineRule="auto"/>
        <w:ind w:left="1418"/>
        <w:jc w:val="both"/>
        <w:divId w:val="2116439976"/>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[State in relation to each child.]</w:t>
      </w:r>
    </w:p>
    <w:p w14:paraId="4FB0A73B" w14:textId="77777777" w:rsidR="00267633" w:rsidRPr="00267633" w:rsidRDefault="00267633" w:rsidP="00267633">
      <w:pPr>
        <w:spacing w:before="0" w:after="0" w:line="240" w:lineRule="auto"/>
        <w:ind w:firstLine="2880"/>
        <w:jc w:val="both"/>
        <w:divId w:val="2116439976"/>
        <w:rPr>
          <w:rFonts w:ascii="Times New Roman" w:hAnsi="Times New Roman" w:cs="Times New Roman"/>
          <w:szCs w:val="20"/>
          <w:lang w:val="en-GB" w:eastAsia="zh-CN"/>
        </w:rPr>
      </w:pPr>
    </w:p>
    <w:p w14:paraId="470C6D82" w14:textId="77777777" w:rsidR="00267633" w:rsidRPr="00267633" w:rsidRDefault="00267633" w:rsidP="00267633">
      <w:pPr>
        <w:spacing w:before="0" w:after="0" w:line="240" w:lineRule="auto"/>
        <w:ind w:left="1440" w:hanging="22"/>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w:t>
      </w:r>
      <w:r w:rsidRPr="00267633">
        <w:rPr>
          <w:rFonts w:ascii="Times New Roman" w:hAnsi="Times New Roman" w:cs="Times New Roman"/>
          <w:szCs w:val="20"/>
          <w:lang w:val="en-GB" w:eastAsia="zh-CN"/>
        </w:rPr>
        <w:tab/>
        <w:t xml:space="preserve">Name of Child: </w:t>
      </w:r>
    </w:p>
    <w:p w14:paraId="42D1DD5B" w14:textId="77777777" w:rsidR="00267633" w:rsidRPr="00267633" w:rsidRDefault="00267633" w:rsidP="00267633">
      <w:pPr>
        <w:spacing w:before="0" w:after="0" w:line="240" w:lineRule="auto"/>
        <w:ind w:left="1440" w:hanging="22"/>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(b)</w:t>
      </w:r>
      <w:r w:rsidRPr="00267633">
        <w:rPr>
          <w:rFonts w:ascii="Times New Roman" w:hAnsi="Times New Roman" w:cs="Times New Roman"/>
          <w:szCs w:val="20"/>
          <w:lang w:val="en-GB" w:eastAsia="zh-CN"/>
        </w:rPr>
        <w:tab/>
        <w:t>Age of Child:</w:t>
      </w:r>
    </w:p>
    <w:p w14:paraId="0825D0B1" w14:textId="77777777" w:rsidR="00267633" w:rsidRPr="00267633" w:rsidRDefault="00267633" w:rsidP="00267633">
      <w:pPr>
        <w:spacing w:before="0" w:after="0" w:line="240" w:lineRule="auto"/>
        <w:ind w:left="1440" w:hanging="22"/>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(c)</w:t>
      </w:r>
      <w:r w:rsidRPr="00267633">
        <w:rPr>
          <w:rFonts w:ascii="Times New Roman" w:hAnsi="Times New Roman" w:cs="Times New Roman"/>
          <w:szCs w:val="20"/>
          <w:lang w:val="en-GB" w:eastAsia="zh-CN"/>
        </w:rPr>
        <w:tab/>
        <w:t>Food:</w:t>
      </w:r>
    </w:p>
    <w:p w14:paraId="2DC3C79B" w14:textId="77777777" w:rsidR="00267633" w:rsidRPr="00267633" w:rsidRDefault="00267633" w:rsidP="00267633">
      <w:pPr>
        <w:spacing w:before="0" w:after="0" w:line="240" w:lineRule="auto"/>
        <w:ind w:left="1440" w:hanging="22"/>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(d)</w:t>
      </w:r>
      <w:r w:rsidRPr="00267633">
        <w:rPr>
          <w:rFonts w:ascii="Times New Roman" w:hAnsi="Times New Roman" w:cs="Times New Roman"/>
          <w:szCs w:val="20"/>
          <w:lang w:val="en-GB" w:eastAsia="zh-CN"/>
        </w:rPr>
        <w:tab/>
        <w:t>School Fees:</w:t>
      </w:r>
    </w:p>
    <w:p w14:paraId="4ACD4CB7" w14:textId="77777777" w:rsidR="00267633" w:rsidRPr="00267633" w:rsidRDefault="00267633" w:rsidP="00267633">
      <w:pPr>
        <w:spacing w:before="0" w:after="0" w:line="240" w:lineRule="auto"/>
        <w:ind w:left="1440" w:hanging="22"/>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(e)</w:t>
      </w:r>
      <w:r w:rsidRPr="00267633">
        <w:rPr>
          <w:rFonts w:ascii="Times New Roman" w:hAnsi="Times New Roman" w:cs="Times New Roman"/>
          <w:szCs w:val="20"/>
          <w:lang w:val="en-GB" w:eastAsia="zh-CN"/>
        </w:rPr>
        <w:tab/>
        <w:t>Transport:</w:t>
      </w:r>
    </w:p>
    <w:p w14:paraId="4104E64A" w14:textId="77777777" w:rsidR="00267633" w:rsidRPr="00267633" w:rsidRDefault="00267633" w:rsidP="00267633">
      <w:pPr>
        <w:spacing w:before="0" w:after="0" w:line="240" w:lineRule="auto"/>
        <w:ind w:left="1440" w:hanging="22"/>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(f)</w:t>
      </w:r>
      <w:r w:rsidRPr="00267633">
        <w:rPr>
          <w:rFonts w:ascii="Times New Roman" w:hAnsi="Times New Roman" w:cs="Times New Roman"/>
          <w:szCs w:val="20"/>
          <w:lang w:val="en-GB" w:eastAsia="zh-CN"/>
        </w:rPr>
        <w:tab/>
        <w:t>Others (please specify):</w:t>
      </w:r>
    </w:p>
    <w:p w14:paraId="74038E9B" w14:textId="77777777" w:rsidR="00267633" w:rsidRPr="00267633" w:rsidRDefault="00267633" w:rsidP="00267633">
      <w:pPr>
        <w:spacing w:before="0" w:after="0" w:line="240" w:lineRule="auto"/>
        <w:ind w:left="1440" w:firstLine="720"/>
        <w:jc w:val="both"/>
        <w:divId w:val="2116439976"/>
        <w:rPr>
          <w:rFonts w:ascii="Times New Roman" w:hAnsi="Times New Roman" w:cs="Times New Roman"/>
          <w:szCs w:val="20"/>
          <w:lang w:val="en-GB" w:eastAsia="zh-CN"/>
        </w:rPr>
      </w:pPr>
    </w:p>
    <w:p w14:paraId="4782B576" w14:textId="77777777" w:rsidR="00267633" w:rsidRPr="00267633" w:rsidRDefault="00267633" w:rsidP="00267633">
      <w:pPr>
        <w:tabs>
          <w:tab w:val="left" w:pos="1418"/>
        </w:tabs>
        <w:spacing w:before="0" w:after="0" w:line="240" w:lineRule="auto"/>
        <w:ind w:left="1418" w:hanging="709"/>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18.</w:t>
      </w:r>
      <w:r w:rsidRPr="00267633">
        <w:rPr>
          <w:rFonts w:ascii="Times New Roman" w:hAnsi="Times New Roman" w:cs="Times New Roman"/>
          <w:szCs w:val="20"/>
          <w:lang w:val="en-GB" w:eastAsia="zh-CN"/>
        </w:rPr>
        <w:tab/>
        <w:t>I have the following persons who are financially dependent on me (excluding my children):</w:t>
      </w:r>
    </w:p>
    <w:p w14:paraId="7C785218" w14:textId="77777777" w:rsidR="00267633" w:rsidRPr="00267633" w:rsidRDefault="00267633" w:rsidP="00267633">
      <w:pPr>
        <w:spacing w:before="0" w:after="0" w:line="240" w:lineRule="auto"/>
        <w:ind w:left="2160" w:firstLine="720"/>
        <w:jc w:val="both"/>
        <w:divId w:val="2116439976"/>
        <w:rPr>
          <w:rFonts w:ascii="Times New Roman" w:hAnsi="Times New Roman" w:cs="Times New Roman"/>
          <w:szCs w:val="20"/>
          <w:lang w:val="en-GB" w:eastAsia="zh-CN"/>
        </w:rPr>
      </w:pPr>
    </w:p>
    <w:p w14:paraId="2EF267F1" w14:textId="77777777" w:rsidR="00267633" w:rsidRPr="00267633" w:rsidRDefault="00267633" w:rsidP="00267633">
      <w:pPr>
        <w:spacing w:before="0" w:after="0" w:line="240" w:lineRule="auto"/>
        <w:ind w:left="1418"/>
        <w:jc w:val="both"/>
        <w:divId w:val="2116439976"/>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[State in relation to each dependent.]</w:t>
      </w:r>
    </w:p>
    <w:p w14:paraId="248A60E5" w14:textId="77777777" w:rsidR="00267633" w:rsidRPr="00267633" w:rsidRDefault="00267633" w:rsidP="00267633">
      <w:pPr>
        <w:spacing w:before="0" w:after="0" w:line="240" w:lineRule="auto"/>
        <w:ind w:left="2160" w:firstLine="720"/>
        <w:jc w:val="both"/>
        <w:divId w:val="2116439976"/>
        <w:rPr>
          <w:rFonts w:ascii="Times New Roman" w:hAnsi="Times New Roman" w:cs="Times New Roman"/>
          <w:szCs w:val="20"/>
          <w:lang w:val="en-GB" w:eastAsia="zh-CN"/>
        </w:rPr>
      </w:pPr>
    </w:p>
    <w:p w14:paraId="6BB3EA96" w14:textId="77777777" w:rsidR="00267633" w:rsidRPr="00267633" w:rsidRDefault="00267633" w:rsidP="00267633">
      <w:pPr>
        <w:spacing w:before="0" w:after="0" w:line="240" w:lineRule="auto"/>
        <w:ind w:left="1440" w:hanging="22"/>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w:t>
      </w:r>
      <w:r w:rsidRPr="00267633">
        <w:rPr>
          <w:rFonts w:ascii="Times New Roman" w:hAnsi="Times New Roman" w:cs="Times New Roman"/>
          <w:szCs w:val="20"/>
          <w:lang w:val="en-GB" w:eastAsia="zh-CN"/>
        </w:rPr>
        <w:tab/>
        <w:t>Name of dependent:</w:t>
      </w:r>
    </w:p>
    <w:p w14:paraId="703B5B93" w14:textId="77777777" w:rsidR="00267633" w:rsidRPr="00267633" w:rsidRDefault="00267633" w:rsidP="00267633">
      <w:pPr>
        <w:spacing w:before="0" w:after="0" w:line="240" w:lineRule="auto"/>
        <w:ind w:left="1440" w:hanging="22"/>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(b)</w:t>
      </w:r>
      <w:r w:rsidRPr="00267633">
        <w:rPr>
          <w:rFonts w:ascii="Times New Roman" w:hAnsi="Times New Roman" w:cs="Times New Roman"/>
          <w:szCs w:val="20"/>
          <w:lang w:val="en-GB" w:eastAsia="zh-CN"/>
        </w:rPr>
        <w:tab/>
        <w:t>Age:</w:t>
      </w:r>
    </w:p>
    <w:p w14:paraId="30350393" w14:textId="77777777" w:rsidR="00267633" w:rsidRPr="00267633" w:rsidRDefault="00267633" w:rsidP="00267633">
      <w:pPr>
        <w:spacing w:before="0" w:after="0" w:line="240" w:lineRule="auto"/>
        <w:ind w:left="1440" w:hanging="22"/>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(c)</w:t>
      </w:r>
      <w:r w:rsidRPr="00267633">
        <w:rPr>
          <w:rFonts w:ascii="Times New Roman" w:hAnsi="Times New Roman" w:cs="Times New Roman"/>
          <w:szCs w:val="20"/>
          <w:lang w:val="en-GB" w:eastAsia="zh-CN"/>
        </w:rPr>
        <w:tab/>
        <w:t>Relationship:</w:t>
      </w:r>
    </w:p>
    <w:p w14:paraId="7CD6EAE7" w14:textId="77777777" w:rsidR="00267633" w:rsidRPr="00267633" w:rsidRDefault="00267633" w:rsidP="00267633">
      <w:pPr>
        <w:spacing w:before="0" w:after="0" w:line="240" w:lineRule="auto"/>
        <w:ind w:left="1440" w:hanging="22"/>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(d)</w:t>
      </w:r>
      <w:r w:rsidRPr="00267633">
        <w:rPr>
          <w:rFonts w:ascii="Times New Roman" w:hAnsi="Times New Roman" w:cs="Times New Roman"/>
          <w:szCs w:val="20"/>
          <w:lang w:val="en-GB" w:eastAsia="zh-CN"/>
        </w:rPr>
        <w:tab/>
        <w:t>Amount set aside each month for dependent:</w:t>
      </w:r>
    </w:p>
    <w:p w14:paraId="5BFE8B37" w14:textId="77777777" w:rsidR="00267633" w:rsidRPr="00267633" w:rsidRDefault="00267633" w:rsidP="00267633">
      <w:pPr>
        <w:spacing w:before="0" w:after="0" w:line="240" w:lineRule="auto"/>
        <w:ind w:left="1440" w:hanging="22"/>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(e)</w:t>
      </w:r>
      <w:r w:rsidRPr="00267633">
        <w:rPr>
          <w:rFonts w:ascii="Times New Roman" w:hAnsi="Times New Roman" w:cs="Times New Roman"/>
          <w:szCs w:val="20"/>
          <w:lang w:val="en-GB" w:eastAsia="zh-CN"/>
        </w:rPr>
        <w:tab/>
        <w:t>Reason for dependency:</w:t>
      </w:r>
    </w:p>
    <w:p w14:paraId="4F2F9B04" w14:textId="77777777" w:rsidR="00267633" w:rsidRPr="00267633" w:rsidRDefault="00267633" w:rsidP="00267633">
      <w:pPr>
        <w:spacing w:before="0" w:after="0" w:line="240" w:lineRule="auto"/>
        <w:ind w:left="1440" w:hanging="22"/>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(f)</w:t>
      </w:r>
      <w:r w:rsidRPr="00267633">
        <w:rPr>
          <w:rFonts w:ascii="Times New Roman" w:hAnsi="Times New Roman" w:cs="Times New Roman"/>
          <w:szCs w:val="20"/>
          <w:lang w:val="en-GB" w:eastAsia="zh-CN"/>
        </w:rPr>
        <w:tab/>
        <w:t>Names of other persons supporting my dependents:</w:t>
      </w:r>
    </w:p>
    <w:p w14:paraId="705AC0B7" w14:textId="77777777" w:rsidR="00267633" w:rsidRPr="00267633" w:rsidRDefault="00267633" w:rsidP="00267633">
      <w:pPr>
        <w:spacing w:before="0" w:after="0" w:line="240" w:lineRule="auto"/>
        <w:divId w:val="2116439976"/>
        <w:rPr>
          <w:rFonts w:ascii="Times New Roman" w:hAnsi="Times New Roman" w:cs="Times New Roman"/>
          <w:szCs w:val="20"/>
          <w:lang w:val="en-GB" w:eastAsia="zh-CN"/>
        </w:rPr>
      </w:pPr>
    </w:p>
    <w:p w14:paraId="64A02BA2" w14:textId="77777777" w:rsidR="00267633" w:rsidRPr="00267633" w:rsidRDefault="00267633" w:rsidP="00267633">
      <w:pPr>
        <w:spacing w:before="0" w:after="0" w:line="240" w:lineRule="auto"/>
        <w:jc w:val="both"/>
        <w:divId w:val="2116439976"/>
        <w:rPr>
          <w:rFonts w:ascii="Times New Roman" w:hAnsi="Times New Roman" w:cs="Times New Roman"/>
          <w:b/>
          <w:szCs w:val="20"/>
          <w:lang w:val="en-GB" w:eastAsia="zh-CN"/>
        </w:rPr>
      </w:pPr>
    </w:p>
    <w:p w14:paraId="6FB6C921" w14:textId="77777777" w:rsidR="00267633" w:rsidRPr="00267633" w:rsidRDefault="00267633" w:rsidP="00267633">
      <w:pPr>
        <w:spacing w:before="0" w:after="0" w:line="240" w:lineRule="auto"/>
        <w:ind w:left="720" w:firstLine="720"/>
        <w:jc w:val="both"/>
        <w:divId w:val="2116439976"/>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Particulars of my Creditors (</w:t>
      </w:r>
      <w:proofErr w:type="gramStart"/>
      <w:r w:rsidRPr="00267633">
        <w:rPr>
          <w:rFonts w:ascii="Times New Roman" w:hAnsi="Times New Roman" w:cs="Times New Roman"/>
          <w:b/>
          <w:szCs w:val="20"/>
          <w:lang w:val="en-GB" w:eastAsia="zh-CN"/>
        </w:rPr>
        <w:t>i.e.</w:t>
      </w:r>
      <w:proofErr w:type="gramEnd"/>
      <w:r w:rsidRPr="00267633">
        <w:rPr>
          <w:rFonts w:ascii="Times New Roman" w:hAnsi="Times New Roman" w:cs="Times New Roman"/>
          <w:b/>
          <w:szCs w:val="20"/>
          <w:lang w:val="en-GB" w:eastAsia="zh-CN"/>
        </w:rPr>
        <w:t xml:space="preserve"> people whom I owe money to)</w:t>
      </w:r>
    </w:p>
    <w:p w14:paraId="524EEAAD"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388DDA12" w14:textId="77777777" w:rsidR="00267633" w:rsidRPr="00267633" w:rsidRDefault="00267633" w:rsidP="00267633">
      <w:pPr>
        <w:spacing w:before="0" w:after="0" w:line="240" w:lineRule="auto"/>
        <w:ind w:left="1440" w:hanging="731"/>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19.</w:t>
      </w:r>
      <w:r w:rsidRPr="00267633">
        <w:rPr>
          <w:rFonts w:ascii="Times New Roman" w:hAnsi="Times New Roman" w:cs="Times New Roman"/>
          <w:szCs w:val="20"/>
          <w:lang w:val="en-GB" w:eastAsia="zh-CN"/>
        </w:rPr>
        <w:tab/>
        <w:t>My creditors</w:t>
      </w:r>
      <w:r w:rsidRPr="00267633">
        <w:rPr>
          <w:rFonts w:ascii="Times New Roman" w:hAnsi="Times New Roman" w:cs="Times New Roman"/>
          <w:szCs w:val="20"/>
          <w:vertAlign w:val="superscript"/>
          <w:lang w:val="en-GB" w:eastAsia="zh-CN"/>
        </w:rPr>
        <w:footnoteReference w:customMarkFollows="1" w:id="5"/>
        <w:t>3</w:t>
      </w:r>
      <w:r w:rsidRPr="00267633">
        <w:rPr>
          <w:rFonts w:ascii="Times New Roman" w:hAnsi="Times New Roman" w:cs="Times New Roman"/>
          <w:szCs w:val="20"/>
          <w:lang w:val="en-GB" w:eastAsia="zh-CN"/>
        </w:rPr>
        <w:t xml:space="preserve"> are as follows/I do not have any creditors*:</w:t>
      </w:r>
    </w:p>
    <w:p w14:paraId="34F3BB9B" w14:textId="77777777" w:rsidR="00267633" w:rsidRPr="00267633" w:rsidRDefault="00267633" w:rsidP="00267633">
      <w:pPr>
        <w:spacing w:before="0" w:after="0" w:line="240" w:lineRule="auto"/>
        <w:ind w:firstLine="2160"/>
        <w:jc w:val="both"/>
        <w:divId w:val="2116439976"/>
        <w:rPr>
          <w:rFonts w:ascii="Times New Roman" w:hAnsi="Times New Roman" w:cs="Times New Roman"/>
          <w:szCs w:val="20"/>
          <w:lang w:val="en-GB" w:eastAsia="zh-CN"/>
        </w:rPr>
      </w:pPr>
    </w:p>
    <w:p w14:paraId="057105B3" w14:textId="77777777" w:rsidR="00267633" w:rsidRPr="00267633" w:rsidRDefault="00267633" w:rsidP="00267633">
      <w:pPr>
        <w:spacing w:before="0" w:after="0" w:line="240" w:lineRule="auto"/>
        <w:ind w:left="1418"/>
        <w:jc w:val="both"/>
        <w:divId w:val="2116439976"/>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[State in relation to each creditor.]</w:t>
      </w:r>
    </w:p>
    <w:p w14:paraId="5BF45614" w14:textId="77777777" w:rsidR="00267633" w:rsidRPr="00267633" w:rsidRDefault="00267633" w:rsidP="00267633">
      <w:pPr>
        <w:spacing w:before="0" w:after="0" w:line="240" w:lineRule="auto"/>
        <w:ind w:firstLine="2160"/>
        <w:jc w:val="both"/>
        <w:divId w:val="2116439976"/>
        <w:rPr>
          <w:rFonts w:ascii="Times New Roman" w:hAnsi="Times New Roman" w:cs="Times New Roman"/>
          <w:szCs w:val="20"/>
          <w:lang w:val="en-GB" w:eastAsia="zh-CN"/>
        </w:rPr>
      </w:pPr>
    </w:p>
    <w:p w14:paraId="479723FE" w14:textId="77777777" w:rsidR="00267633" w:rsidRPr="00267633" w:rsidRDefault="00267633" w:rsidP="00267633">
      <w:pPr>
        <w:spacing w:before="0" w:after="0" w:line="240" w:lineRule="auto"/>
        <w:ind w:left="1440" w:hanging="22"/>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w:t>
      </w:r>
      <w:r w:rsidRPr="00267633">
        <w:rPr>
          <w:rFonts w:ascii="Times New Roman" w:hAnsi="Times New Roman" w:cs="Times New Roman"/>
          <w:szCs w:val="20"/>
          <w:lang w:val="en-GB" w:eastAsia="zh-CN"/>
        </w:rPr>
        <w:tab/>
        <w:t>Name of creditor:</w:t>
      </w:r>
    </w:p>
    <w:p w14:paraId="0C4CA23D" w14:textId="77777777" w:rsidR="00267633" w:rsidRPr="00267633" w:rsidRDefault="00267633" w:rsidP="00267633">
      <w:pPr>
        <w:spacing w:before="0" w:after="0" w:line="240" w:lineRule="auto"/>
        <w:ind w:left="1440" w:hanging="22"/>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(b)</w:t>
      </w:r>
      <w:r w:rsidRPr="00267633">
        <w:rPr>
          <w:rFonts w:ascii="Times New Roman" w:hAnsi="Times New Roman" w:cs="Times New Roman"/>
          <w:szCs w:val="20"/>
          <w:lang w:val="en-GB" w:eastAsia="zh-CN"/>
        </w:rPr>
        <w:tab/>
        <w:t xml:space="preserve">Amount owed as at </w:t>
      </w:r>
      <w:r w:rsidRPr="00267633">
        <w:rPr>
          <w:rFonts w:ascii="Times New Roman" w:hAnsi="Times New Roman" w:cs="Times New Roman"/>
          <w:i/>
          <w:szCs w:val="20"/>
          <w:lang w:val="en-GB" w:eastAsia="zh-CN"/>
        </w:rPr>
        <w:t>[to state date]</w:t>
      </w:r>
      <w:r w:rsidRPr="00267633">
        <w:rPr>
          <w:rFonts w:ascii="Times New Roman" w:hAnsi="Times New Roman" w:cs="Times New Roman"/>
          <w:szCs w:val="20"/>
          <w:lang w:val="en-GB" w:eastAsia="zh-CN"/>
        </w:rPr>
        <w:t>:</w:t>
      </w:r>
    </w:p>
    <w:p w14:paraId="72F8C544" w14:textId="77777777" w:rsidR="00267633" w:rsidRPr="00267633" w:rsidRDefault="00267633" w:rsidP="00267633">
      <w:pPr>
        <w:spacing w:before="0" w:after="0" w:line="240" w:lineRule="auto"/>
        <w:ind w:firstLine="2160"/>
        <w:jc w:val="both"/>
        <w:divId w:val="2116439976"/>
        <w:rPr>
          <w:rFonts w:ascii="Times New Roman" w:hAnsi="Times New Roman" w:cs="Times New Roman"/>
          <w:szCs w:val="20"/>
          <w:lang w:val="en-GB" w:eastAsia="zh-CN"/>
        </w:rPr>
      </w:pPr>
    </w:p>
    <w:p w14:paraId="4CB4AA01" w14:textId="77777777" w:rsidR="00267633" w:rsidRPr="00267633" w:rsidRDefault="00267633" w:rsidP="00267633">
      <w:pPr>
        <w:spacing w:before="0" w:after="120" w:line="240" w:lineRule="auto"/>
        <w:ind w:left="1418" w:hanging="709"/>
        <w:divId w:val="2116439976"/>
        <w:rPr>
          <w:rFonts w:ascii="Times New Roman" w:hAnsi="Times New Roman" w:cs="Times New Roman"/>
          <w:szCs w:val="16"/>
          <w:lang w:val="en-GB" w:eastAsia="zh-CN"/>
        </w:rPr>
      </w:pPr>
      <w:r w:rsidRPr="00267633">
        <w:rPr>
          <w:rFonts w:ascii="Times New Roman" w:hAnsi="Times New Roman" w:cs="Times New Roman"/>
          <w:szCs w:val="16"/>
          <w:lang w:val="en-GB" w:eastAsia="zh-CN"/>
        </w:rPr>
        <w:t>20.</w:t>
      </w:r>
      <w:r w:rsidRPr="00267633">
        <w:rPr>
          <w:rFonts w:ascii="Times New Roman" w:hAnsi="Times New Roman" w:cs="Times New Roman"/>
          <w:szCs w:val="16"/>
          <w:lang w:val="en-GB" w:eastAsia="zh-CN"/>
        </w:rPr>
        <w:tab/>
        <w:t xml:space="preserve">Legal proceedings have been commenced against me by the following creditors: </w:t>
      </w:r>
    </w:p>
    <w:p w14:paraId="49EABC35"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4D4320E8" w14:textId="77777777" w:rsidR="00267633" w:rsidRPr="00267633" w:rsidRDefault="00267633" w:rsidP="00267633">
      <w:pPr>
        <w:spacing w:before="0" w:after="0" w:line="240" w:lineRule="auto"/>
        <w:ind w:left="1418"/>
        <w:jc w:val="both"/>
        <w:divId w:val="2116439976"/>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[State in relation to each creditor.]</w:t>
      </w:r>
    </w:p>
    <w:p w14:paraId="23525473"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287E9665" w14:textId="77777777" w:rsidR="00267633" w:rsidRPr="00267633" w:rsidRDefault="00267633" w:rsidP="00267633">
      <w:pPr>
        <w:spacing w:before="0" w:after="0" w:line="240" w:lineRule="auto"/>
        <w:ind w:left="1440" w:hanging="22"/>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w:t>
      </w:r>
      <w:r w:rsidRPr="00267633">
        <w:rPr>
          <w:rFonts w:ascii="Times New Roman" w:hAnsi="Times New Roman" w:cs="Times New Roman"/>
          <w:szCs w:val="20"/>
          <w:lang w:val="en-GB" w:eastAsia="zh-CN"/>
        </w:rPr>
        <w:tab/>
        <w:t>Name of creditor:</w:t>
      </w:r>
    </w:p>
    <w:p w14:paraId="1B5C79A2" w14:textId="77777777" w:rsidR="00267633" w:rsidRPr="00267633" w:rsidRDefault="00267633" w:rsidP="00267633">
      <w:pPr>
        <w:spacing w:before="0" w:after="0" w:line="240" w:lineRule="auto"/>
        <w:ind w:left="1440" w:hanging="22"/>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lastRenderedPageBreak/>
        <w:t>(b)</w:t>
      </w:r>
      <w:r w:rsidRPr="00267633">
        <w:rPr>
          <w:rFonts w:ascii="Times New Roman" w:hAnsi="Times New Roman" w:cs="Times New Roman"/>
          <w:szCs w:val="20"/>
          <w:lang w:val="en-GB" w:eastAsia="zh-CN"/>
        </w:rPr>
        <w:tab/>
        <w:t>Suit No.:</w:t>
      </w:r>
    </w:p>
    <w:p w14:paraId="45B306A1" w14:textId="77777777" w:rsidR="00267633" w:rsidRPr="00267633" w:rsidRDefault="00267633" w:rsidP="00267633">
      <w:pPr>
        <w:spacing w:before="0" w:after="0" w:line="240" w:lineRule="auto"/>
        <w:ind w:left="1440" w:hanging="22"/>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(c)</w:t>
      </w:r>
      <w:r w:rsidRPr="00267633">
        <w:rPr>
          <w:rFonts w:ascii="Times New Roman" w:hAnsi="Times New Roman" w:cs="Times New Roman"/>
          <w:szCs w:val="20"/>
          <w:lang w:val="en-GB" w:eastAsia="zh-CN"/>
        </w:rPr>
        <w:tab/>
        <w:t>Status of action:</w:t>
      </w:r>
    </w:p>
    <w:p w14:paraId="001232F9"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r>
    </w:p>
    <w:p w14:paraId="553A1DD2" w14:textId="77777777" w:rsidR="00267633" w:rsidRPr="00267633" w:rsidRDefault="00267633" w:rsidP="00267633">
      <w:pPr>
        <w:spacing w:before="0" w:after="0" w:line="240" w:lineRule="auto"/>
        <w:ind w:firstLine="720"/>
        <w:jc w:val="both"/>
        <w:divId w:val="2116439976"/>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II.</w:t>
      </w:r>
      <w:r w:rsidRPr="00267633">
        <w:rPr>
          <w:rFonts w:ascii="Times New Roman" w:hAnsi="Times New Roman" w:cs="Times New Roman"/>
          <w:b/>
          <w:szCs w:val="20"/>
          <w:lang w:val="en-GB" w:eastAsia="zh-CN"/>
        </w:rPr>
        <w:tab/>
        <w:t>Contributions to the Matrimonial Assets</w:t>
      </w:r>
    </w:p>
    <w:p w14:paraId="3196F74E" w14:textId="77777777" w:rsidR="00267633" w:rsidRPr="00267633" w:rsidRDefault="00267633" w:rsidP="00267633">
      <w:pPr>
        <w:spacing w:before="0" w:after="0" w:line="240" w:lineRule="auto"/>
        <w:ind w:left="720" w:firstLine="720"/>
        <w:jc w:val="both"/>
        <w:divId w:val="2116439976"/>
        <w:rPr>
          <w:rFonts w:ascii="Times New Roman" w:hAnsi="Times New Roman" w:cs="Times New Roman"/>
          <w:b/>
          <w:szCs w:val="20"/>
          <w:lang w:val="en-GB" w:eastAsia="zh-CN"/>
        </w:rPr>
      </w:pPr>
      <w:r w:rsidRPr="00267633">
        <w:rPr>
          <w:rFonts w:ascii="Times New Roman" w:hAnsi="Times New Roman" w:cs="Times New Roman"/>
          <w:szCs w:val="20"/>
          <w:lang w:val="en-GB" w:eastAsia="zh-CN"/>
        </w:rPr>
        <w:br/>
      </w:r>
      <w:r w:rsidRPr="00267633">
        <w:rPr>
          <w:rFonts w:ascii="Times New Roman" w:hAnsi="Times New Roman" w:cs="Times New Roman"/>
          <w:szCs w:val="20"/>
          <w:lang w:val="en-GB" w:eastAsia="zh-CN"/>
        </w:rPr>
        <w:tab/>
      </w:r>
      <w:r w:rsidRPr="00267633">
        <w:rPr>
          <w:rFonts w:ascii="Times New Roman" w:hAnsi="Times New Roman" w:cs="Times New Roman"/>
          <w:b/>
          <w:szCs w:val="20"/>
          <w:lang w:val="en-GB" w:eastAsia="zh-CN"/>
        </w:rPr>
        <w:t>Direct financial contributions</w:t>
      </w:r>
    </w:p>
    <w:p w14:paraId="079A2FAD"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4123A623" w14:textId="77777777" w:rsidR="00267633" w:rsidRPr="00267633" w:rsidRDefault="00267633" w:rsidP="00267633">
      <w:pPr>
        <w:tabs>
          <w:tab w:val="left" w:pos="1418"/>
        </w:tabs>
        <w:spacing w:before="0" w:after="120" w:line="240" w:lineRule="auto"/>
        <w:ind w:left="1418" w:hanging="709"/>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21.</w:t>
      </w:r>
      <w:r w:rsidRPr="00267633">
        <w:rPr>
          <w:rFonts w:ascii="Times New Roman" w:hAnsi="Times New Roman" w:cs="Times New Roman"/>
          <w:szCs w:val="20"/>
          <w:lang w:val="en-GB" w:eastAsia="zh-CN"/>
        </w:rPr>
        <w:tab/>
        <w:t>I have made the following/I have not made any* direct financial contributions towards the acquisition or improvement of the matrimonial asset(s)</w:t>
      </w:r>
      <w:r w:rsidRPr="00267633" w:rsidDel="0002288E">
        <w:rPr>
          <w:rFonts w:ascii="Times New Roman" w:hAnsi="Times New Roman" w:cs="Times New Roman"/>
          <w:szCs w:val="20"/>
          <w:lang w:val="en-GB" w:eastAsia="zh-CN"/>
        </w:rPr>
        <w:t>:</w:t>
      </w:r>
    </w:p>
    <w:p w14:paraId="0FA95F97" w14:textId="77777777" w:rsidR="00267633" w:rsidRPr="00267633" w:rsidRDefault="00267633" w:rsidP="00267633">
      <w:pPr>
        <w:spacing w:before="0" w:after="0" w:line="240" w:lineRule="auto"/>
        <w:ind w:left="1440"/>
        <w:jc w:val="both"/>
        <w:divId w:val="2116439976"/>
        <w:rPr>
          <w:rFonts w:ascii="Times New Roman" w:hAnsi="Times New Roman" w:cs="Times New Roman"/>
          <w:i/>
          <w:szCs w:val="20"/>
          <w:lang w:val="en-GB" w:eastAsia="zh-CN"/>
        </w:rPr>
      </w:pPr>
    </w:p>
    <w:p w14:paraId="6FC4D348" w14:textId="77777777" w:rsidR="00267633" w:rsidRPr="00267633" w:rsidRDefault="00267633" w:rsidP="00267633">
      <w:pPr>
        <w:spacing w:before="0" w:after="0" w:line="240" w:lineRule="auto"/>
        <w:ind w:left="1440"/>
        <w:jc w:val="both"/>
        <w:divId w:val="2116439976"/>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 xml:space="preserve">[State in relation to each matrimonial asset.] </w:t>
      </w:r>
    </w:p>
    <w:p w14:paraId="6CEA7088"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78EC0983" w14:textId="77777777" w:rsidR="00267633" w:rsidRPr="00267633" w:rsidRDefault="00267633" w:rsidP="00267633">
      <w:pPr>
        <w:spacing w:before="0" w:after="0" w:line="240" w:lineRule="auto"/>
        <w:ind w:left="720" w:firstLine="720"/>
        <w:jc w:val="both"/>
        <w:divId w:val="2116439976"/>
        <w:rPr>
          <w:rFonts w:ascii="Times New Roman" w:hAnsi="Times New Roman" w:cs="Times New Roman"/>
          <w:b/>
          <w:szCs w:val="20"/>
          <w:lang w:val="en-GB" w:eastAsia="zh-CN"/>
        </w:rPr>
      </w:pPr>
    </w:p>
    <w:p w14:paraId="1235ED64" w14:textId="77777777" w:rsidR="00267633" w:rsidRPr="00267633" w:rsidRDefault="00267633" w:rsidP="00267633">
      <w:pPr>
        <w:spacing w:before="0" w:after="0" w:line="240" w:lineRule="auto"/>
        <w:ind w:left="720" w:firstLine="720"/>
        <w:jc w:val="both"/>
        <w:divId w:val="2116439976"/>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Indirect contributions</w:t>
      </w:r>
    </w:p>
    <w:p w14:paraId="39E0C01D" w14:textId="77777777" w:rsidR="00267633" w:rsidRPr="00267633" w:rsidRDefault="00267633" w:rsidP="00267633">
      <w:pPr>
        <w:spacing w:before="0" w:after="120" w:line="240" w:lineRule="auto"/>
        <w:divId w:val="2116439976"/>
        <w:rPr>
          <w:rFonts w:ascii="Times New Roman" w:hAnsi="Times New Roman" w:cs="Times New Roman"/>
          <w:b/>
          <w:sz w:val="20"/>
          <w:szCs w:val="20"/>
          <w:lang w:val="en-GB" w:eastAsia="zh-CN"/>
        </w:rPr>
      </w:pPr>
    </w:p>
    <w:p w14:paraId="7E36E782" w14:textId="77777777" w:rsidR="00267633" w:rsidRPr="00267633" w:rsidRDefault="00267633" w:rsidP="00267633">
      <w:pPr>
        <w:spacing w:before="0" w:after="0" w:line="240" w:lineRule="auto"/>
        <w:ind w:left="1418" w:hanging="709"/>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22.</w:t>
      </w:r>
      <w:r w:rsidRPr="00267633">
        <w:rPr>
          <w:rFonts w:ascii="Times New Roman" w:hAnsi="Times New Roman" w:cs="Times New Roman"/>
          <w:szCs w:val="20"/>
          <w:lang w:val="en-GB" w:eastAsia="zh-CN"/>
        </w:rPr>
        <w:tab/>
        <w:t xml:space="preserve">I have made the following/I have not made any* indirect financial and non-financial contributions towards the family </w:t>
      </w:r>
      <w:proofErr w:type="gramStart"/>
      <w:r w:rsidRPr="00267633">
        <w:rPr>
          <w:rFonts w:ascii="Times New Roman" w:hAnsi="Times New Roman" w:cs="Times New Roman"/>
          <w:szCs w:val="20"/>
          <w:lang w:val="en-GB" w:eastAsia="zh-CN"/>
        </w:rPr>
        <w:t>during the course of</w:t>
      </w:r>
      <w:proofErr w:type="gramEnd"/>
      <w:r w:rsidRPr="00267633">
        <w:rPr>
          <w:rFonts w:ascii="Times New Roman" w:hAnsi="Times New Roman" w:cs="Times New Roman"/>
          <w:szCs w:val="20"/>
          <w:lang w:val="en-GB" w:eastAsia="zh-CN"/>
        </w:rPr>
        <w:t xml:space="preserve"> the marriage:</w:t>
      </w:r>
    </w:p>
    <w:p w14:paraId="1B5C514D" w14:textId="77777777" w:rsidR="00267633" w:rsidRPr="00267633" w:rsidRDefault="00267633" w:rsidP="00267633">
      <w:pPr>
        <w:spacing w:before="0" w:after="0" w:line="240" w:lineRule="auto"/>
        <w:divId w:val="2116439976"/>
        <w:rPr>
          <w:rFonts w:ascii="Times New Roman" w:hAnsi="Times New Roman" w:cs="Times New Roman"/>
          <w:szCs w:val="20"/>
          <w:lang w:val="en-GB" w:eastAsia="zh-CN"/>
        </w:rPr>
      </w:pPr>
    </w:p>
    <w:p w14:paraId="3FA7C02E" w14:textId="77777777" w:rsidR="00267633" w:rsidRPr="00267633" w:rsidRDefault="00267633" w:rsidP="00267633">
      <w:pPr>
        <w:spacing w:before="0" w:after="0" w:line="240" w:lineRule="auto"/>
        <w:ind w:left="1418"/>
        <w:jc w:val="both"/>
        <w:divId w:val="2116439976"/>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[State the nature of the indirect financial and non-financial contributions made.]</w:t>
      </w:r>
    </w:p>
    <w:p w14:paraId="218469F2"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6FE13C75" w14:textId="77777777" w:rsidR="00267633" w:rsidRPr="00267633" w:rsidRDefault="00267633" w:rsidP="00267633">
      <w:pPr>
        <w:spacing w:before="0" w:after="0" w:line="240" w:lineRule="auto"/>
        <w:ind w:left="1418" w:hanging="698"/>
        <w:jc w:val="both"/>
        <w:divId w:val="2116439976"/>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III.</w:t>
      </w:r>
      <w:r w:rsidRPr="00267633">
        <w:rPr>
          <w:rFonts w:ascii="Times New Roman" w:hAnsi="Times New Roman" w:cs="Times New Roman"/>
          <w:b/>
          <w:szCs w:val="20"/>
          <w:lang w:val="en-GB" w:eastAsia="zh-CN"/>
        </w:rPr>
        <w:tab/>
        <w:t>Proposal Regarding the Division of Matrimonial Assets and Maintenance</w:t>
      </w:r>
    </w:p>
    <w:p w14:paraId="2ED942A6" w14:textId="77777777" w:rsidR="00267633" w:rsidRPr="00267633" w:rsidRDefault="00267633" w:rsidP="00267633">
      <w:pPr>
        <w:spacing w:before="0" w:after="0" w:line="240" w:lineRule="auto"/>
        <w:jc w:val="both"/>
        <w:divId w:val="2116439976"/>
        <w:rPr>
          <w:rFonts w:ascii="Times New Roman" w:hAnsi="Times New Roman" w:cs="Times New Roman"/>
          <w:b/>
          <w:szCs w:val="20"/>
          <w:lang w:val="en-GB" w:eastAsia="zh-CN"/>
        </w:rPr>
      </w:pPr>
    </w:p>
    <w:p w14:paraId="5FDEB4BE" w14:textId="77777777" w:rsidR="00267633" w:rsidRPr="00267633" w:rsidRDefault="00267633" w:rsidP="00267633">
      <w:pPr>
        <w:spacing w:before="0" w:after="0" w:line="240" w:lineRule="auto"/>
        <w:ind w:left="1440"/>
        <w:jc w:val="both"/>
        <w:divId w:val="2116439976"/>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Division of Housing Development Board Flat (if applicable) (only to be filled in if you have not filed a Proposed Property Plan, or if you would like to change your proposal from what you have originally set out in your Proposed Property Plan.)</w:t>
      </w:r>
    </w:p>
    <w:p w14:paraId="7DC8C013" w14:textId="77777777" w:rsidR="00267633" w:rsidRPr="00267633" w:rsidRDefault="00267633" w:rsidP="00267633">
      <w:pPr>
        <w:spacing w:before="0" w:after="0" w:line="240" w:lineRule="auto"/>
        <w:divId w:val="2116439976"/>
        <w:rPr>
          <w:rFonts w:ascii="Times New Roman" w:hAnsi="Times New Roman" w:cs="Times New Roman"/>
          <w:szCs w:val="20"/>
          <w:lang w:val="en-GB" w:eastAsia="zh-CN"/>
        </w:rPr>
      </w:pPr>
    </w:p>
    <w:p w14:paraId="197D9E0D" w14:textId="77777777" w:rsidR="00267633" w:rsidRPr="00267633" w:rsidRDefault="00267633" w:rsidP="00267633">
      <w:pPr>
        <w:tabs>
          <w:tab w:val="left" w:pos="1418"/>
        </w:tabs>
        <w:spacing w:before="0" w:after="0" w:line="240" w:lineRule="auto"/>
        <w:ind w:left="1418" w:hanging="709"/>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23.</w:t>
      </w:r>
      <w:r w:rsidRPr="00267633">
        <w:rPr>
          <w:rFonts w:ascii="Times New Roman" w:hAnsi="Times New Roman" w:cs="Times New Roman"/>
          <w:szCs w:val="20"/>
          <w:lang w:val="en-GB" w:eastAsia="zh-CN"/>
        </w:rPr>
        <w:tab/>
        <w:t>My proposal for the division of the matrimonial HDB flat is as follows:</w:t>
      </w:r>
    </w:p>
    <w:p w14:paraId="03252A06"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43C9DEBA" w14:textId="77777777" w:rsidR="00267633" w:rsidRPr="00267633" w:rsidRDefault="00267633" w:rsidP="006172E9">
      <w:pPr>
        <w:numPr>
          <w:ilvl w:val="0"/>
          <w:numId w:val="50"/>
        </w:numPr>
        <w:tabs>
          <w:tab w:val="num" w:pos="1080"/>
          <w:tab w:val="num" w:pos="1701"/>
        </w:tabs>
        <w:spacing w:before="0" w:after="120" w:line="240" w:lineRule="auto"/>
        <w:ind w:left="1701"/>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Option 1: The flat will be surrendered to the HDB.</w:t>
      </w:r>
    </w:p>
    <w:p w14:paraId="32726867" w14:textId="77777777" w:rsidR="00267633" w:rsidRPr="00267633" w:rsidRDefault="00267633" w:rsidP="006172E9">
      <w:pPr>
        <w:numPr>
          <w:ilvl w:val="0"/>
          <w:numId w:val="51"/>
        </w:numPr>
        <w:tabs>
          <w:tab w:val="num" w:pos="1080"/>
          <w:tab w:val="num" w:pos="1701"/>
        </w:tabs>
        <w:spacing w:before="0" w:after="120" w:line="240" w:lineRule="auto"/>
        <w:ind w:left="1701"/>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Option 2: The Agreement for Lease with the HDB will be terminated.</w:t>
      </w:r>
    </w:p>
    <w:p w14:paraId="6A1C184C" w14:textId="77777777" w:rsidR="00267633" w:rsidRPr="00267633" w:rsidRDefault="00267633" w:rsidP="006172E9">
      <w:pPr>
        <w:numPr>
          <w:ilvl w:val="0"/>
          <w:numId w:val="52"/>
        </w:numPr>
        <w:tabs>
          <w:tab w:val="num" w:pos="1080"/>
          <w:tab w:val="num" w:pos="1701"/>
          <w:tab w:val="left" w:pos="1843"/>
        </w:tabs>
        <w:spacing w:before="0" w:after="120" w:line="240" w:lineRule="auto"/>
        <w:ind w:left="1701"/>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Option 3: The flat will be sold in the open market.</w:t>
      </w:r>
    </w:p>
    <w:p w14:paraId="52DD167E" w14:textId="77777777" w:rsidR="00267633" w:rsidRPr="00267633" w:rsidRDefault="00267633" w:rsidP="006172E9">
      <w:pPr>
        <w:numPr>
          <w:ilvl w:val="0"/>
          <w:numId w:val="53"/>
        </w:numPr>
        <w:tabs>
          <w:tab w:val="num" w:pos="1701"/>
          <w:tab w:val="left" w:pos="1843"/>
        </w:tabs>
        <w:spacing w:before="0" w:after="120" w:line="240" w:lineRule="auto"/>
        <w:ind w:left="1701"/>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Option 4: The other party’s share in the flat will be sold/transferred* to:</w:t>
      </w:r>
    </w:p>
    <w:p w14:paraId="06B4B56C" w14:textId="77777777" w:rsidR="00267633" w:rsidRPr="00267633" w:rsidRDefault="00267633" w:rsidP="006172E9">
      <w:pPr>
        <w:numPr>
          <w:ilvl w:val="0"/>
          <w:numId w:val="49"/>
        </w:numPr>
        <w:tabs>
          <w:tab w:val="num" w:pos="450"/>
          <w:tab w:val="num" w:pos="1701"/>
          <w:tab w:val="left" w:pos="1843"/>
        </w:tabs>
        <w:spacing w:before="0" w:after="120" w:line="240" w:lineRule="auto"/>
        <w:ind w:left="1701"/>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Myself</w:t>
      </w:r>
    </w:p>
    <w:p w14:paraId="5DA094F3" w14:textId="77777777" w:rsidR="00267633" w:rsidRPr="00267633" w:rsidRDefault="00267633" w:rsidP="006172E9">
      <w:pPr>
        <w:numPr>
          <w:ilvl w:val="0"/>
          <w:numId w:val="49"/>
        </w:numPr>
        <w:tabs>
          <w:tab w:val="num" w:pos="450"/>
          <w:tab w:val="num" w:pos="1701"/>
          <w:tab w:val="left" w:pos="1843"/>
        </w:tabs>
        <w:spacing w:before="0" w:after="120" w:line="240" w:lineRule="auto"/>
        <w:ind w:left="1701"/>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Myself and [</w:t>
      </w:r>
      <w:r w:rsidRPr="00267633">
        <w:rPr>
          <w:rFonts w:ascii="Times New Roman" w:hAnsi="Times New Roman" w:cs="Times New Roman"/>
          <w:i/>
          <w:szCs w:val="20"/>
          <w:lang w:val="en-GB" w:eastAsia="zh-CN"/>
        </w:rPr>
        <w:t>state name and relationship with yourself</w:t>
      </w:r>
      <w:r w:rsidRPr="00267633">
        <w:rPr>
          <w:rFonts w:ascii="Times New Roman" w:hAnsi="Times New Roman" w:cs="Times New Roman"/>
          <w:szCs w:val="20"/>
          <w:lang w:val="en-GB" w:eastAsia="zh-CN"/>
        </w:rPr>
        <w:t>]:</w:t>
      </w:r>
    </w:p>
    <w:p w14:paraId="747F0843" w14:textId="77777777" w:rsidR="00267633" w:rsidRPr="00267633" w:rsidRDefault="00267633" w:rsidP="006172E9">
      <w:pPr>
        <w:numPr>
          <w:ilvl w:val="0"/>
          <w:numId w:val="49"/>
        </w:numPr>
        <w:tabs>
          <w:tab w:val="num" w:pos="450"/>
          <w:tab w:val="num" w:pos="1701"/>
          <w:tab w:val="left" w:pos="1843"/>
        </w:tabs>
        <w:spacing w:before="0" w:after="120" w:line="240" w:lineRule="auto"/>
        <w:ind w:left="1701"/>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 third party [</w:t>
      </w:r>
      <w:r w:rsidRPr="00267633">
        <w:rPr>
          <w:rFonts w:ascii="Times New Roman" w:hAnsi="Times New Roman" w:cs="Times New Roman"/>
          <w:i/>
          <w:szCs w:val="20"/>
          <w:lang w:val="en-GB" w:eastAsia="zh-CN"/>
        </w:rPr>
        <w:t>state name and relationship with yourself/the other party</w:t>
      </w:r>
      <w:r w:rsidRPr="00267633">
        <w:rPr>
          <w:rFonts w:ascii="Times New Roman" w:hAnsi="Times New Roman" w:cs="Times New Roman"/>
          <w:szCs w:val="20"/>
          <w:lang w:val="en-GB" w:eastAsia="zh-CN"/>
        </w:rPr>
        <w:t>]:</w:t>
      </w:r>
    </w:p>
    <w:p w14:paraId="486CF850" w14:textId="77777777" w:rsidR="00267633" w:rsidRPr="00267633" w:rsidRDefault="00267633" w:rsidP="006172E9">
      <w:pPr>
        <w:numPr>
          <w:ilvl w:val="0"/>
          <w:numId w:val="54"/>
        </w:numPr>
        <w:tabs>
          <w:tab w:val="num" w:pos="1701"/>
        </w:tabs>
        <w:spacing w:before="0" w:after="120" w:line="240" w:lineRule="auto"/>
        <w:ind w:left="1701"/>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Option 5: My share in the flat will be sold/transferred* to:</w:t>
      </w:r>
    </w:p>
    <w:p w14:paraId="177EE636" w14:textId="77777777" w:rsidR="00267633" w:rsidRPr="00267633" w:rsidRDefault="00267633" w:rsidP="006172E9">
      <w:pPr>
        <w:numPr>
          <w:ilvl w:val="0"/>
          <w:numId w:val="55"/>
        </w:numPr>
        <w:tabs>
          <w:tab w:val="num" w:pos="1701"/>
        </w:tabs>
        <w:spacing w:before="0" w:after="120" w:line="240" w:lineRule="auto"/>
        <w:ind w:left="1701" w:hanging="27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The other party</w:t>
      </w:r>
      <w:bookmarkStart w:id="69" w:name="_Toc122854785"/>
    </w:p>
    <w:p w14:paraId="7A527497" w14:textId="77777777" w:rsidR="00267633" w:rsidRPr="00267633" w:rsidRDefault="00267633" w:rsidP="006172E9">
      <w:pPr>
        <w:numPr>
          <w:ilvl w:val="0"/>
          <w:numId w:val="55"/>
        </w:numPr>
        <w:tabs>
          <w:tab w:val="num" w:pos="1701"/>
        </w:tabs>
        <w:spacing w:before="0" w:after="120" w:line="240" w:lineRule="auto"/>
        <w:ind w:left="1701" w:hanging="27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The other party and [state name and relationship with the other party]:</w:t>
      </w:r>
      <w:bookmarkEnd w:id="69"/>
    </w:p>
    <w:p w14:paraId="484FAFEE" w14:textId="77777777" w:rsidR="00267633" w:rsidRPr="00267633" w:rsidRDefault="00267633" w:rsidP="006172E9">
      <w:pPr>
        <w:numPr>
          <w:ilvl w:val="0"/>
          <w:numId w:val="55"/>
        </w:numPr>
        <w:tabs>
          <w:tab w:val="num" w:pos="1701"/>
        </w:tabs>
        <w:spacing w:before="0" w:after="120" w:line="240" w:lineRule="auto"/>
        <w:ind w:left="1701" w:hanging="27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 third party [</w:t>
      </w:r>
      <w:r w:rsidRPr="00267633">
        <w:rPr>
          <w:rFonts w:ascii="Times New Roman" w:hAnsi="Times New Roman" w:cs="Times New Roman"/>
          <w:i/>
          <w:szCs w:val="20"/>
          <w:lang w:val="en-GB" w:eastAsia="zh-CN"/>
        </w:rPr>
        <w:t>state name and relationship with the other party/yourself</w:t>
      </w:r>
      <w:r w:rsidRPr="00267633">
        <w:rPr>
          <w:rFonts w:ascii="Times New Roman" w:hAnsi="Times New Roman" w:cs="Times New Roman"/>
          <w:szCs w:val="20"/>
          <w:lang w:val="en-GB" w:eastAsia="zh-CN"/>
        </w:rPr>
        <w:t>]:</w:t>
      </w:r>
    </w:p>
    <w:p w14:paraId="341D06AB" w14:textId="77777777" w:rsidR="00267633" w:rsidRPr="00267633" w:rsidRDefault="00267633" w:rsidP="006172E9">
      <w:pPr>
        <w:numPr>
          <w:ilvl w:val="0"/>
          <w:numId w:val="56"/>
        </w:numPr>
        <w:tabs>
          <w:tab w:val="num" w:pos="1701"/>
          <w:tab w:val="left" w:pos="2160"/>
          <w:tab w:val="num" w:pos="2520"/>
        </w:tabs>
        <w:spacing w:before="0" w:after="120" w:line="240" w:lineRule="auto"/>
        <w:ind w:left="1701" w:hanging="283"/>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Option 6: Others (please state brief details)</w:t>
      </w:r>
    </w:p>
    <w:p w14:paraId="5895935B"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7D42DD9A" w14:textId="77777777" w:rsidR="00267633" w:rsidRPr="00267633" w:rsidRDefault="00267633" w:rsidP="00267633">
      <w:pPr>
        <w:spacing w:before="0" w:after="0" w:line="240" w:lineRule="auto"/>
        <w:ind w:left="1440"/>
        <w:jc w:val="both"/>
        <w:divId w:val="2116439976"/>
        <w:rPr>
          <w:rFonts w:ascii="Times New Roman" w:hAnsi="Times New Roman" w:cs="Times New Roman"/>
          <w:szCs w:val="20"/>
          <w:lang w:val="en-GB" w:eastAsia="zh-CN"/>
        </w:rPr>
      </w:pPr>
      <w:proofErr w:type="gramStart"/>
      <w:r w:rsidRPr="00267633">
        <w:rPr>
          <w:rFonts w:ascii="Times New Roman" w:hAnsi="Times New Roman" w:cs="Times New Roman"/>
          <w:szCs w:val="20"/>
          <w:lang w:val="en-GB" w:eastAsia="zh-CN"/>
        </w:rPr>
        <w:t>Particulars of</w:t>
      </w:r>
      <w:proofErr w:type="gramEnd"/>
      <w:r w:rsidRPr="00267633">
        <w:rPr>
          <w:rFonts w:ascii="Times New Roman" w:hAnsi="Times New Roman" w:cs="Times New Roman"/>
          <w:szCs w:val="20"/>
          <w:lang w:val="en-GB" w:eastAsia="zh-CN"/>
        </w:rPr>
        <w:t xml:space="preserve"> my proposal are attached to this Affidavit of Means.</w:t>
      </w:r>
    </w:p>
    <w:p w14:paraId="093C4B18" w14:textId="77777777" w:rsidR="00267633" w:rsidRPr="00267633" w:rsidRDefault="00267633" w:rsidP="00267633">
      <w:pPr>
        <w:spacing w:before="0" w:after="0" w:line="240" w:lineRule="auto"/>
        <w:ind w:left="1440"/>
        <w:jc w:val="both"/>
        <w:divId w:val="2116439976"/>
        <w:rPr>
          <w:rFonts w:ascii="Times New Roman" w:hAnsi="Times New Roman" w:cs="Times New Roman"/>
          <w:szCs w:val="20"/>
          <w:lang w:val="en-GB" w:eastAsia="zh-CN"/>
        </w:rPr>
      </w:pPr>
    </w:p>
    <w:p w14:paraId="69198BCB" w14:textId="77777777" w:rsidR="00267633" w:rsidRPr="00267633" w:rsidRDefault="00267633" w:rsidP="00267633">
      <w:pPr>
        <w:spacing w:before="0" w:after="0" w:line="240" w:lineRule="auto"/>
        <w:ind w:left="1440"/>
        <w:jc w:val="both"/>
        <w:divId w:val="2116439976"/>
        <w:rPr>
          <w:rFonts w:ascii="Times New Roman" w:hAnsi="Times New Roman" w:cs="Times New Roman"/>
          <w:i/>
          <w:szCs w:val="20"/>
          <w:lang w:val="en-GB" w:eastAsia="zh-CN"/>
        </w:rPr>
      </w:pPr>
      <w:r w:rsidRPr="00267633">
        <w:rPr>
          <w:rFonts w:ascii="Times New Roman" w:hAnsi="Times New Roman" w:cs="Times New Roman"/>
          <w:i/>
          <w:szCs w:val="20"/>
          <w:lang w:val="en-GB" w:eastAsia="zh-CN"/>
        </w:rPr>
        <w:lastRenderedPageBreak/>
        <w:t>[To fill in Option 1, 2, 3, 4, 5 and/or 6 as set out in Form 13 of Appendix A of Practice Directions*, and to remove the relevant pages and attach the same to this Affidavit of Means.]</w:t>
      </w:r>
    </w:p>
    <w:p w14:paraId="1414CDCE" w14:textId="77777777" w:rsidR="00267633" w:rsidRPr="00267633" w:rsidRDefault="00267633" w:rsidP="00267633">
      <w:pPr>
        <w:spacing w:before="0" w:after="0" w:line="240" w:lineRule="auto"/>
        <w:ind w:left="720" w:firstLine="720"/>
        <w:jc w:val="both"/>
        <w:divId w:val="2116439976"/>
        <w:rPr>
          <w:rFonts w:ascii="Times New Roman" w:hAnsi="Times New Roman" w:cs="Times New Roman"/>
          <w:b/>
          <w:szCs w:val="20"/>
          <w:lang w:val="en-GB" w:eastAsia="zh-CN"/>
        </w:rPr>
      </w:pPr>
    </w:p>
    <w:p w14:paraId="7D281041" w14:textId="77777777" w:rsidR="00267633" w:rsidRPr="00267633" w:rsidRDefault="00267633" w:rsidP="00267633">
      <w:pPr>
        <w:spacing w:before="0" w:after="0" w:line="240" w:lineRule="auto"/>
        <w:ind w:left="720" w:firstLine="720"/>
        <w:jc w:val="both"/>
        <w:divId w:val="2116439976"/>
        <w:rPr>
          <w:rFonts w:ascii="Times New Roman" w:hAnsi="Times New Roman" w:cs="Times New Roman"/>
          <w:b/>
          <w:szCs w:val="20"/>
          <w:lang w:val="en-GB" w:eastAsia="zh-CN"/>
        </w:rPr>
      </w:pPr>
    </w:p>
    <w:p w14:paraId="05048534" w14:textId="77777777" w:rsidR="00267633" w:rsidRPr="00267633" w:rsidRDefault="00267633" w:rsidP="00267633">
      <w:pPr>
        <w:spacing w:before="0" w:after="0" w:line="240" w:lineRule="auto"/>
        <w:ind w:left="720" w:firstLine="720"/>
        <w:jc w:val="both"/>
        <w:divId w:val="2116439976"/>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 xml:space="preserve">Division of the matrimonial assets </w:t>
      </w:r>
    </w:p>
    <w:p w14:paraId="1976CB79"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7D68A18B" w14:textId="77777777" w:rsidR="00267633" w:rsidRPr="00267633" w:rsidRDefault="00267633" w:rsidP="00267633">
      <w:pPr>
        <w:spacing w:before="0" w:after="0" w:line="240" w:lineRule="auto"/>
        <w:ind w:left="1418" w:hanging="709"/>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24.</w:t>
      </w:r>
      <w:r w:rsidRPr="00267633">
        <w:rPr>
          <w:rFonts w:ascii="Times New Roman" w:hAnsi="Times New Roman" w:cs="Times New Roman"/>
          <w:szCs w:val="20"/>
          <w:lang w:val="en-GB" w:eastAsia="zh-CN"/>
        </w:rPr>
        <w:tab/>
        <w:t>My proposal on the division of the matrimonial assets is as follows/There are no matrimonial assets:</w:t>
      </w:r>
    </w:p>
    <w:p w14:paraId="320A415D" w14:textId="77777777" w:rsidR="00267633" w:rsidRPr="00267633" w:rsidRDefault="00267633" w:rsidP="00267633">
      <w:pPr>
        <w:spacing w:before="0" w:after="0" w:line="240" w:lineRule="auto"/>
        <w:ind w:left="1418" w:hanging="709"/>
        <w:jc w:val="both"/>
        <w:divId w:val="2116439976"/>
        <w:rPr>
          <w:rFonts w:ascii="Times New Roman" w:hAnsi="Times New Roman" w:cs="Times New Roman"/>
          <w:szCs w:val="20"/>
          <w:lang w:val="en-GB" w:eastAsia="zh-CN"/>
        </w:rPr>
      </w:pPr>
    </w:p>
    <w:p w14:paraId="4E7A6DF7" w14:textId="77777777" w:rsidR="00267633" w:rsidRPr="00267633" w:rsidRDefault="00267633" w:rsidP="00267633">
      <w:pPr>
        <w:spacing w:before="0" w:after="0" w:line="240" w:lineRule="auto"/>
        <w:ind w:left="1418"/>
        <w:jc w:val="both"/>
        <w:divId w:val="2116439976"/>
        <w:rPr>
          <w:rFonts w:ascii="Times New Roman" w:hAnsi="Times New Roman" w:cs="Times New Roman"/>
          <w:i/>
          <w:lang w:val="en-GB" w:eastAsia="zh-CN"/>
        </w:rPr>
      </w:pPr>
      <w:r w:rsidRPr="00267633">
        <w:rPr>
          <w:rFonts w:ascii="Times New Roman" w:hAnsi="Times New Roman" w:cs="Times New Roman"/>
          <w:i/>
          <w:szCs w:val="20"/>
          <w:lang w:val="en-GB" w:eastAsia="zh-CN"/>
        </w:rPr>
        <w:t xml:space="preserve">[State proposal on the division of the matrimonial assets, </w:t>
      </w:r>
      <w:r w:rsidRPr="00267633">
        <w:rPr>
          <w:rFonts w:ascii="Times New Roman" w:hAnsi="Times New Roman" w:cs="Times New Roman"/>
          <w:i/>
          <w:lang w:val="en-GB" w:eastAsia="zh-CN"/>
        </w:rPr>
        <w:t>giving reasons, if any.]</w:t>
      </w:r>
    </w:p>
    <w:p w14:paraId="49D98D1F"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3A07C9C9"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57D4F098" w14:textId="77777777" w:rsidR="00267633" w:rsidRPr="00267633" w:rsidRDefault="00267633" w:rsidP="00267633">
      <w:pPr>
        <w:spacing w:before="0" w:after="0" w:line="240" w:lineRule="auto"/>
        <w:ind w:left="720" w:firstLine="720"/>
        <w:jc w:val="both"/>
        <w:divId w:val="2116439976"/>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Proposal on Maintenance</w:t>
      </w:r>
    </w:p>
    <w:p w14:paraId="1F1EE97D"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7FF013F5" w14:textId="77777777" w:rsidR="00267633" w:rsidRPr="00267633" w:rsidRDefault="00267633" w:rsidP="00267633">
      <w:pPr>
        <w:spacing w:before="0" w:after="0" w:line="240" w:lineRule="auto"/>
        <w:ind w:left="1418" w:hanging="709"/>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25.</w:t>
      </w:r>
      <w:r w:rsidRPr="00267633">
        <w:rPr>
          <w:rFonts w:ascii="Times New Roman" w:hAnsi="Times New Roman" w:cs="Times New Roman"/>
          <w:szCs w:val="20"/>
          <w:lang w:val="en-GB" w:eastAsia="zh-CN"/>
        </w:rPr>
        <w:tab/>
        <w:t>My proposal on maintenance is as follows:</w:t>
      </w:r>
    </w:p>
    <w:p w14:paraId="383A9D02" w14:textId="77777777" w:rsidR="00267633" w:rsidRPr="00267633" w:rsidRDefault="00267633" w:rsidP="00267633">
      <w:pPr>
        <w:spacing w:before="0" w:after="0" w:line="240" w:lineRule="auto"/>
        <w:ind w:left="1418" w:hanging="709"/>
        <w:jc w:val="both"/>
        <w:divId w:val="2116439976"/>
        <w:rPr>
          <w:rFonts w:ascii="Times New Roman" w:hAnsi="Times New Roman" w:cs="Times New Roman"/>
          <w:szCs w:val="20"/>
          <w:lang w:val="en-GB" w:eastAsia="zh-CN"/>
        </w:rPr>
      </w:pPr>
    </w:p>
    <w:p w14:paraId="3BA62B12" w14:textId="77777777" w:rsidR="00267633" w:rsidRPr="00267633" w:rsidRDefault="00267633" w:rsidP="00267633">
      <w:pPr>
        <w:spacing w:before="0" w:after="0" w:line="240" w:lineRule="auto"/>
        <w:ind w:left="1418"/>
        <w:jc w:val="both"/>
        <w:divId w:val="2116439976"/>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[State proposal on maintenance for wife/incapacitated husband and/or children, giving reasons, if any.]</w:t>
      </w:r>
    </w:p>
    <w:p w14:paraId="70CF271B"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561C2148"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1035A558" w14:textId="77777777" w:rsidR="00267633" w:rsidRPr="00267633" w:rsidRDefault="00267633" w:rsidP="00267633">
      <w:pPr>
        <w:spacing w:before="0" w:after="0" w:line="240" w:lineRule="auto"/>
        <w:ind w:firstLine="720"/>
        <w:jc w:val="both"/>
        <w:divId w:val="2116439976"/>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IV.</w:t>
      </w:r>
      <w:r w:rsidRPr="00267633">
        <w:rPr>
          <w:rFonts w:ascii="Times New Roman" w:hAnsi="Times New Roman" w:cs="Times New Roman"/>
          <w:b/>
          <w:szCs w:val="20"/>
          <w:lang w:val="en-GB" w:eastAsia="zh-CN"/>
        </w:rPr>
        <w:tab/>
        <w:t xml:space="preserve">Any Other Issues/Information </w:t>
      </w:r>
    </w:p>
    <w:p w14:paraId="7514E0CE" w14:textId="77777777" w:rsidR="00267633" w:rsidRPr="00267633" w:rsidRDefault="00267633" w:rsidP="00267633">
      <w:pPr>
        <w:spacing w:before="0" w:after="0" w:line="240" w:lineRule="auto"/>
        <w:divId w:val="2116439976"/>
        <w:rPr>
          <w:rFonts w:ascii="Times New Roman" w:hAnsi="Times New Roman" w:cs="Times New Roman"/>
          <w:b/>
          <w:szCs w:val="20"/>
          <w:lang w:val="en-GB" w:eastAsia="zh-CN"/>
        </w:rPr>
      </w:pPr>
    </w:p>
    <w:p w14:paraId="3D0135BF" w14:textId="77777777" w:rsidR="00267633" w:rsidRPr="00267633" w:rsidRDefault="00267633" w:rsidP="00267633">
      <w:pPr>
        <w:spacing w:before="0" w:after="0" w:line="240" w:lineRule="auto"/>
        <w:ind w:left="1418" w:hanging="709"/>
        <w:divId w:val="2116439976"/>
        <w:rPr>
          <w:rFonts w:ascii="Times New Roman" w:hAnsi="Times New Roman" w:cs="Times New Roman"/>
          <w:i/>
          <w:szCs w:val="20"/>
          <w:lang w:val="en-GB" w:eastAsia="zh-CN"/>
        </w:rPr>
      </w:pPr>
      <w:r w:rsidRPr="00267633">
        <w:rPr>
          <w:rFonts w:ascii="Times New Roman" w:hAnsi="Times New Roman" w:cs="Times New Roman"/>
          <w:szCs w:val="20"/>
          <w:lang w:val="en-GB" w:eastAsia="zh-CN"/>
        </w:rPr>
        <w:t>26.</w:t>
      </w:r>
      <w:r w:rsidRPr="00267633">
        <w:rPr>
          <w:rFonts w:ascii="Times New Roman" w:hAnsi="Times New Roman" w:cs="Times New Roman"/>
          <w:i/>
          <w:szCs w:val="20"/>
          <w:lang w:val="en-GB" w:eastAsia="zh-CN"/>
        </w:rPr>
        <w:tab/>
        <w:t>[State any further issues and information.]</w:t>
      </w:r>
    </w:p>
    <w:p w14:paraId="7277C46A" w14:textId="77777777" w:rsidR="00267633" w:rsidRPr="00267633" w:rsidRDefault="00267633" w:rsidP="00267633">
      <w:pPr>
        <w:spacing w:before="0" w:after="0" w:line="240" w:lineRule="auto"/>
        <w:divId w:val="2116439976"/>
        <w:rPr>
          <w:rFonts w:ascii="Times New Roman" w:hAnsi="Times New Roman" w:cs="Times New Roman"/>
          <w:szCs w:val="20"/>
          <w:lang w:val="en-GB" w:eastAsia="zh-CN"/>
        </w:rPr>
      </w:pPr>
    </w:p>
    <w:p w14:paraId="77B70327" w14:textId="77777777" w:rsidR="00267633" w:rsidRPr="00267633" w:rsidRDefault="00267633" w:rsidP="00267633">
      <w:pPr>
        <w:spacing w:before="0" w:after="0" w:line="240" w:lineRule="auto"/>
        <w:divId w:val="2116439976"/>
        <w:rPr>
          <w:rFonts w:ascii="Times New Roman" w:hAnsi="Times New Roman" w:cs="Times New Roman"/>
          <w:szCs w:val="20"/>
          <w:lang w:val="en-GB" w:eastAsia="zh-CN"/>
        </w:rPr>
      </w:pPr>
    </w:p>
    <w:p w14:paraId="4300D7B1" w14:textId="77777777" w:rsidR="00267633" w:rsidRPr="00267633" w:rsidRDefault="00267633" w:rsidP="00267633">
      <w:pPr>
        <w:keepNext/>
        <w:tabs>
          <w:tab w:val="left" w:pos="-720"/>
        </w:tabs>
        <w:suppressAutoHyphens/>
        <w:spacing w:before="0" w:after="0"/>
        <w:ind w:left="720"/>
        <w:jc w:val="both"/>
        <w:outlineLvl w:val="6"/>
        <w:divId w:val="2116439976"/>
        <w:rPr>
          <w:rFonts w:ascii="Times New Roman" w:hAnsi="Times New Roman" w:cs="Times New Roman"/>
          <w:b/>
          <w:lang w:val="en-GB" w:eastAsia="zh-CN"/>
        </w:rPr>
      </w:pPr>
      <w:r w:rsidRPr="00267633">
        <w:rPr>
          <w:rFonts w:ascii="Times New Roman" w:hAnsi="Times New Roman" w:cs="Times New Roman"/>
          <w:b/>
          <w:lang w:val="en-GB" w:eastAsia="zh-CN"/>
        </w:rPr>
        <w:t>C.</w:t>
      </w:r>
      <w:r w:rsidRPr="00267633">
        <w:rPr>
          <w:rFonts w:ascii="Times New Roman" w:hAnsi="Times New Roman" w:cs="Times New Roman"/>
          <w:b/>
          <w:lang w:val="en-GB" w:eastAsia="zh-CN"/>
        </w:rPr>
        <w:tab/>
        <w:t xml:space="preserve">Children’s Issues </w:t>
      </w:r>
    </w:p>
    <w:p w14:paraId="125F8A21" w14:textId="77777777" w:rsidR="00267633" w:rsidRPr="00267633" w:rsidRDefault="00267633" w:rsidP="00267633">
      <w:pPr>
        <w:keepNext/>
        <w:tabs>
          <w:tab w:val="left" w:pos="-720"/>
        </w:tabs>
        <w:suppressAutoHyphens/>
        <w:spacing w:before="0" w:after="0"/>
        <w:jc w:val="both"/>
        <w:outlineLvl w:val="6"/>
        <w:divId w:val="2116439976"/>
        <w:rPr>
          <w:rFonts w:ascii="Times New Roman" w:hAnsi="Times New Roman" w:cs="Times New Roman"/>
          <w:i/>
          <w:lang w:val="en-GB" w:eastAsia="zh-CN"/>
        </w:rPr>
      </w:pPr>
    </w:p>
    <w:p w14:paraId="7642CBE2" w14:textId="77777777" w:rsidR="00267633" w:rsidRPr="00267633" w:rsidRDefault="00267633" w:rsidP="00267633">
      <w:pPr>
        <w:keepNext/>
        <w:tabs>
          <w:tab w:val="left" w:pos="-720"/>
        </w:tabs>
        <w:suppressAutoHyphens/>
        <w:spacing w:before="0" w:after="0"/>
        <w:ind w:left="1418" w:hanging="709"/>
        <w:jc w:val="both"/>
        <w:outlineLvl w:val="6"/>
        <w:divId w:val="2116439976"/>
        <w:rPr>
          <w:rFonts w:ascii="Times New Roman" w:hAnsi="Times New Roman" w:cs="Times New Roman"/>
          <w:lang w:val="en-GB" w:eastAsia="zh-CN"/>
        </w:rPr>
      </w:pPr>
      <w:r w:rsidRPr="00267633">
        <w:rPr>
          <w:rFonts w:ascii="Times New Roman" w:hAnsi="Times New Roman" w:cs="Times New Roman"/>
          <w:lang w:val="en-GB" w:eastAsia="zh-CN"/>
        </w:rPr>
        <w:t>27.</w:t>
      </w:r>
      <w:r w:rsidRPr="00267633">
        <w:rPr>
          <w:rFonts w:ascii="Times New Roman" w:hAnsi="Times New Roman" w:cs="Times New Roman"/>
          <w:lang w:val="en-GB" w:eastAsia="zh-CN"/>
        </w:rPr>
        <w:tab/>
      </w:r>
      <w:r w:rsidRPr="00267633">
        <w:rPr>
          <w:rFonts w:ascii="Times New Roman" w:hAnsi="Times New Roman" w:cs="Times New Roman"/>
          <w:i/>
          <w:lang w:val="en-GB" w:eastAsia="zh-CN"/>
        </w:rPr>
        <w:t xml:space="preserve">[State issues and information on custody, </w:t>
      </w:r>
      <w:proofErr w:type="gramStart"/>
      <w:r w:rsidRPr="00267633">
        <w:rPr>
          <w:rFonts w:ascii="Times New Roman" w:hAnsi="Times New Roman" w:cs="Times New Roman"/>
          <w:i/>
          <w:lang w:val="en-GB" w:eastAsia="zh-CN"/>
        </w:rPr>
        <w:t>care</w:t>
      </w:r>
      <w:proofErr w:type="gramEnd"/>
      <w:r w:rsidRPr="00267633">
        <w:rPr>
          <w:rFonts w:ascii="Times New Roman" w:hAnsi="Times New Roman" w:cs="Times New Roman"/>
          <w:i/>
          <w:lang w:val="en-GB" w:eastAsia="zh-CN"/>
        </w:rPr>
        <w:t xml:space="preserve"> and control of and access to the child/children.]</w:t>
      </w:r>
    </w:p>
    <w:p w14:paraId="7B948A45" w14:textId="77777777" w:rsidR="00267633" w:rsidRPr="00267633" w:rsidRDefault="00267633" w:rsidP="00267633">
      <w:pPr>
        <w:keepNext/>
        <w:tabs>
          <w:tab w:val="left" w:pos="-720"/>
        </w:tabs>
        <w:suppressAutoHyphens/>
        <w:spacing w:before="0" w:after="0"/>
        <w:ind w:left="1440"/>
        <w:jc w:val="both"/>
        <w:outlineLvl w:val="6"/>
        <w:divId w:val="2116439976"/>
        <w:rPr>
          <w:rFonts w:ascii="Times New Roman" w:hAnsi="Times New Roman" w:cs="Times New Roman"/>
          <w:b/>
          <w:szCs w:val="20"/>
          <w:lang w:val="en-GB" w:eastAsia="zh-CN"/>
        </w:rPr>
      </w:pPr>
    </w:p>
    <w:p w14:paraId="0C896BEF" w14:textId="77777777" w:rsidR="00267633" w:rsidRPr="00267633" w:rsidRDefault="00267633" w:rsidP="00267633">
      <w:pPr>
        <w:keepNext/>
        <w:tabs>
          <w:tab w:val="left" w:pos="-720"/>
        </w:tabs>
        <w:suppressAutoHyphens/>
        <w:spacing w:before="0" w:after="0"/>
        <w:ind w:left="720"/>
        <w:jc w:val="both"/>
        <w:outlineLvl w:val="6"/>
        <w:divId w:val="2116439976"/>
        <w:rPr>
          <w:rFonts w:ascii="Times New Roman" w:hAnsi="Times New Roman" w:cs="Times New Roman"/>
          <w:b/>
          <w:lang w:val="en-GB" w:eastAsia="zh-CN"/>
        </w:rPr>
      </w:pPr>
      <w:r w:rsidRPr="00267633">
        <w:rPr>
          <w:rFonts w:ascii="Times New Roman" w:hAnsi="Times New Roman" w:cs="Times New Roman"/>
          <w:b/>
          <w:lang w:val="en-GB" w:eastAsia="zh-CN"/>
        </w:rPr>
        <w:t>D.</w:t>
      </w:r>
      <w:r w:rsidRPr="00267633">
        <w:rPr>
          <w:rFonts w:ascii="Times New Roman" w:hAnsi="Times New Roman" w:cs="Times New Roman"/>
          <w:b/>
          <w:lang w:val="en-GB" w:eastAsia="zh-CN"/>
        </w:rPr>
        <w:tab/>
        <w:t xml:space="preserve">Supporting Documents </w:t>
      </w:r>
    </w:p>
    <w:p w14:paraId="0EFE74D6"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p>
    <w:p w14:paraId="52D4F462" w14:textId="77777777" w:rsidR="00267633" w:rsidRPr="00267633" w:rsidRDefault="00267633" w:rsidP="00267633">
      <w:pPr>
        <w:spacing w:before="0" w:after="0" w:line="240" w:lineRule="auto"/>
        <w:ind w:left="1418" w:hanging="709"/>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28.</w:t>
      </w:r>
      <w:r w:rsidRPr="00267633">
        <w:rPr>
          <w:rFonts w:ascii="Times New Roman" w:hAnsi="Times New Roman" w:cs="Times New Roman"/>
          <w:szCs w:val="20"/>
          <w:lang w:val="en-GB" w:eastAsia="zh-CN"/>
        </w:rPr>
        <w:tab/>
        <w:t>I am exhibiting the following documents in support of my affidavit</w:t>
      </w:r>
      <w:r w:rsidRPr="00267633">
        <w:rPr>
          <w:rFonts w:ascii="Times New Roman" w:hAnsi="Times New Roman" w:cs="Times New Roman"/>
          <w:szCs w:val="20"/>
          <w:vertAlign w:val="superscript"/>
          <w:lang w:val="en-GB" w:eastAsia="zh-CN"/>
        </w:rPr>
        <w:footnoteReference w:customMarkFollows="1" w:id="6"/>
        <w:t>4</w:t>
      </w:r>
      <w:r w:rsidRPr="00267633">
        <w:rPr>
          <w:rFonts w:ascii="Times New Roman" w:hAnsi="Times New Roman" w:cs="Times New Roman"/>
          <w:szCs w:val="20"/>
          <w:lang w:val="en-GB" w:eastAsia="zh-CN"/>
        </w:rPr>
        <w:t>:</w:t>
      </w:r>
    </w:p>
    <w:p w14:paraId="4EB027BF"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56F1A38D" w14:textId="77777777" w:rsidR="00267633" w:rsidRPr="00267633" w:rsidRDefault="00267633" w:rsidP="00267633">
      <w:pPr>
        <w:spacing w:before="0" w:after="0" w:line="240" w:lineRule="auto"/>
        <w:ind w:left="1418"/>
        <w:jc w:val="both"/>
        <w:divId w:val="2116439976"/>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[Circle the relevant items and state the relevant exhibit number for each item.]</w:t>
      </w:r>
    </w:p>
    <w:p w14:paraId="0F1C37E9" w14:textId="77777777" w:rsidR="00267633" w:rsidRPr="00267633" w:rsidRDefault="00267633" w:rsidP="006172E9">
      <w:pPr>
        <w:numPr>
          <w:ilvl w:val="0"/>
          <w:numId w:val="57"/>
        </w:numPr>
        <w:spacing w:before="0" w:after="120" w:line="240" w:lineRule="auto"/>
        <w:ind w:left="1843"/>
        <w:jc w:val="both"/>
        <w:divId w:val="2116439976"/>
        <w:rPr>
          <w:rFonts w:ascii="Times New Roman" w:hAnsi="Times New Roman" w:cs="Times New Roman"/>
          <w:sz w:val="20"/>
          <w:szCs w:val="20"/>
          <w:lang w:val="en-GB" w:eastAsia="zh-CN"/>
        </w:rPr>
      </w:pPr>
      <w:r w:rsidRPr="00267633">
        <w:rPr>
          <w:rFonts w:ascii="Times New Roman" w:hAnsi="Times New Roman" w:cs="Times New Roman"/>
          <w:szCs w:val="20"/>
          <w:lang w:val="en-GB" w:eastAsia="zh-CN"/>
        </w:rPr>
        <w:t>Pay-slips for [</w:t>
      </w:r>
      <w:r w:rsidRPr="00267633">
        <w:rPr>
          <w:rFonts w:ascii="Times New Roman" w:hAnsi="Times New Roman" w:cs="Times New Roman"/>
          <w:i/>
          <w:szCs w:val="20"/>
          <w:lang w:val="en-GB" w:eastAsia="zh-CN"/>
        </w:rPr>
        <w:t>state time frame</w:t>
      </w:r>
      <w:r w:rsidRPr="00267633">
        <w:rPr>
          <w:rFonts w:ascii="Times New Roman" w:hAnsi="Times New Roman" w:cs="Times New Roman"/>
          <w:szCs w:val="20"/>
          <w:lang w:val="en-GB" w:eastAsia="zh-CN"/>
        </w:rPr>
        <w:t xml:space="preserve">] </w:t>
      </w:r>
    </w:p>
    <w:p w14:paraId="48999766" w14:textId="77777777" w:rsidR="00267633" w:rsidRPr="00267633" w:rsidRDefault="00267633" w:rsidP="006172E9">
      <w:pPr>
        <w:numPr>
          <w:ilvl w:val="0"/>
          <w:numId w:val="57"/>
        </w:numPr>
        <w:spacing w:before="0" w:after="120" w:line="240" w:lineRule="auto"/>
        <w:ind w:left="1843"/>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Contract of employment/Letter from employer confirming salary</w:t>
      </w:r>
    </w:p>
    <w:p w14:paraId="4751EEE8" w14:textId="77777777" w:rsidR="00267633" w:rsidRPr="00267633" w:rsidRDefault="00267633" w:rsidP="006172E9">
      <w:pPr>
        <w:numPr>
          <w:ilvl w:val="0"/>
          <w:numId w:val="57"/>
        </w:numPr>
        <w:spacing w:before="0" w:after="120" w:line="240" w:lineRule="auto"/>
        <w:ind w:left="1843"/>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Notices of Assessment from the Inland Revenue Authority of Singapore (IRAS) dated </w:t>
      </w:r>
      <w:r w:rsidRPr="00267633">
        <w:rPr>
          <w:rFonts w:ascii="Times New Roman" w:hAnsi="Times New Roman" w:cs="Times New Roman"/>
          <w:i/>
          <w:szCs w:val="20"/>
          <w:lang w:val="en-GB" w:eastAsia="zh-CN"/>
        </w:rPr>
        <w:t xml:space="preserve">[to state date] </w:t>
      </w:r>
    </w:p>
    <w:p w14:paraId="2D4725BB" w14:textId="77777777" w:rsidR="00267633" w:rsidRPr="00267633" w:rsidRDefault="00267633" w:rsidP="006172E9">
      <w:pPr>
        <w:numPr>
          <w:ilvl w:val="0"/>
          <w:numId w:val="57"/>
        </w:numPr>
        <w:spacing w:before="0" w:after="120" w:line="240" w:lineRule="auto"/>
        <w:ind w:left="1843"/>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lastRenderedPageBreak/>
        <w:t xml:space="preserve">ACRA search dated </w:t>
      </w:r>
      <w:r w:rsidRPr="00267633">
        <w:rPr>
          <w:rFonts w:ascii="Times New Roman" w:hAnsi="Times New Roman" w:cs="Times New Roman"/>
          <w:i/>
          <w:szCs w:val="20"/>
          <w:lang w:val="en-GB" w:eastAsia="zh-CN"/>
        </w:rPr>
        <w:t>[to state date]</w:t>
      </w:r>
      <w:r w:rsidRPr="00267633">
        <w:rPr>
          <w:rFonts w:ascii="Times New Roman" w:hAnsi="Times New Roman" w:cs="Times New Roman"/>
          <w:szCs w:val="20"/>
          <w:lang w:val="en-GB" w:eastAsia="zh-CN"/>
        </w:rPr>
        <w:t xml:space="preserve"> (in respect of the business(es) I own)</w:t>
      </w:r>
    </w:p>
    <w:p w14:paraId="1D7F3C8B" w14:textId="77777777" w:rsidR="00267633" w:rsidRPr="00267633" w:rsidRDefault="00267633" w:rsidP="006172E9">
      <w:pPr>
        <w:numPr>
          <w:ilvl w:val="0"/>
          <w:numId w:val="57"/>
        </w:numPr>
        <w:spacing w:before="0" w:after="120" w:line="240" w:lineRule="auto"/>
        <w:ind w:left="1843"/>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Valuation report(s) for immovable property/properties (in respect of properties listed in paragraph 7 above)</w:t>
      </w:r>
    </w:p>
    <w:p w14:paraId="35427085" w14:textId="77777777" w:rsidR="00267633" w:rsidRPr="00267633" w:rsidRDefault="00267633" w:rsidP="006172E9">
      <w:pPr>
        <w:numPr>
          <w:ilvl w:val="0"/>
          <w:numId w:val="57"/>
        </w:numPr>
        <w:spacing w:before="0" w:after="120" w:line="240" w:lineRule="auto"/>
        <w:ind w:left="1843"/>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Tenancy agreement(s) </w:t>
      </w:r>
    </w:p>
    <w:p w14:paraId="50E377DB" w14:textId="77777777" w:rsidR="00267633" w:rsidRPr="00267633" w:rsidRDefault="00267633" w:rsidP="006172E9">
      <w:pPr>
        <w:numPr>
          <w:ilvl w:val="0"/>
          <w:numId w:val="57"/>
        </w:numPr>
        <w:spacing w:before="0" w:after="120" w:line="240" w:lineRule="auto"/>
        <w:ind w:left="1843"/>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Hire purchase agreement(s) (in respect of the vehicles listed in paragraph 8 above)</w:t>
      </w:r>
    </w:p>
    <w:p w14:paraId="4179E8B8" w14:textId="77777777" w:rsidR="00267633" w:rsidRPr="00267633" w:rsidRDefault="00267633" w:rsidP="006172E9">
      <w:pPr>
        <w:numPr>
          <w:ilvl w:val="0"/>
          <w:numId w:val="57"/>
        </w:numPr>
        <w:spacing w:before="0" w:after="120" w:line="240" w:lineRule="auto"/>
        <w:ind w:left="1843"/>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Insurance policies/letters from insurance companies showing the surrender values of the insurance policies (in respect of insurance policies listed in paragraph 10 above)</w:t>
      </w:r>
    </w:p>
    <w:p w14:paraId="7CE1C4B7" w14:textId="77777777" w:rsidR="00267633" w:rsidRPr="00267633" w:rsidRDefault="00267633" w:rsidP="006172E9">
      <w:pPr>
        <w:numPr>
          <w:ilvl w:val="0"/>
          <w:numId w:val="57"/>
        </w:numPr>
        <w:spacing w:before="0" w:after="120" w:line="240" w:lineRule="auto"/>
        <w:ind w:left="1843"/>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Central Depository (Pte) Ltd (CDP) statement(s) dated </w:t>
      </w:r>
      <w:r w:rsidRPr="00267633">
        <w:rPr>
          <w:rFonts w:ascii="Times New Roman" w:hAnsi="Times New Roman" w:cs="Times New Roman"/>
          <w:i/>
          <w:szCs w:val="20"/>
          <w:lang w:val="en-GB" w:eastAsia="zh-CN"/>
        </w:rPr>
        <w:t>[to state date]</w:t>
      </w:r>
    </w:p>
    <w:p w14:paraId="7C449391" w14:textId="77777777" w:rsidR="00267633" w:rsidRPr="00267633" w:rsidRDefault="00267633" w:rsidP="006172E9">
      <w:pPr>
        <w:numPr>
          <w:ilvl w:val="0"/>
          <w:numId w:val="57"/>
        </w:numPr>
        <w:spacing w:before="0" w:after="120" w:line="240" w:lineRule="auto"/>
        <w:ind w:left="1843"/>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Central Provident Fund (CPF) Investment account statement(s) dated </w:t>
      </w:r>
      <w:r w:rsidRPr="00267633">
        <w:rPr>
          <w:rFonts w:ascii="Times New Roman" w:hAnsi="Times New Roman" w:cs="Times New Roman"/>
          <w:i/>
          <w:szCs w:val="20"/>
          <w:lang w:val="en-GB" w:eastAsia="zh-CN"/>
        </w:rPr>
        <w:t>[to state date]</w:t>
      </w:r>
    </w:p>
    <w:p w14:paraId="6DDE21E0" w14:textId="77777777" w:rsidR="00267633" w:rsidRPr="00267633" w:rsidRDefault="00267633" w:rsidP="006172E9">
      <w:pPr>
        <w:numPr>
          <w:ilvl w:val="0"/>
          <w:numId w:val="57"/>
        </w:numPr>
        <w:spacing w:before="0" w:after="120" w:line="240" w:lineRule="auto"/>
        <w:ind w:left="1843"/>
        <w:jc w:val="both"/>
        <w:divId w:val="2116439976"/>
        <w:rPr>
          <w:rFonts w:ascii="Times New Roman" w:hAnsi="Times New Roman" w:cs="Times New Roman"/>
          <w:i/>
          <w:szCs w:val="20"/>
          <w:lang w:val="en-GB" w:eastAsia="zh-CN"/>
        </w:rPr>
      </w:pPr>
      <w:r w:rsidRPr="00267633">
        <w:rPr>
          <w:rFonts w:ascii="Times New Roman" w:hAnsi="Times New Roman" w:cs="Times New Roman"/>
          <w:szCs w:val="20"/>
          <w:lang w:val="en-GB" w:eastAsia="zh-CN"/>
        </w:rPr>
        <w:t xml:space="preserve">Bank statement(s) for </w:t>
      </w:r>
      <w:r w:rsidRPr="00267633">
        <w:rPr>
          <w:rFonts w:ascii="Times New Roman" w:hAnsi="Times New Roman" w:cs="Times New Roman"/>
          <w:i/>
          <w:szCs w:val="20"/>
          <w:lang w:val="en-GB" w:eastAsia="zh-CN"/>
        </w:rPr>
        <w:t>[state time frame]</w:t>
      </w:r>
    </w:p>
    <w:p w14:paraId="7DC6867B" w14:textId="77777777" w:rsidR="00267633" w:rsidRPr="00267633" w:rsidRDefault="00267633" w:rsidP="006172E9">
      <w:pPr>
        <w:numPr>
          <w:ilvl w:val="0"/>
          <w:numId w:val="57"/>
        </w:numPr>
        <w:spacing w:before="0" w:after="120" w:line="240" w:lineRule="auto"/>
        <w:ind w:left="1843"/>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CPF statement(s) dated </w:t>
      </w:r>
      <w:r w:rsidRPr="00267633">
        <w:rPr>
          <w:rFonts w:ascii="Times New Roman" w:hAnsi="Times New Roman" w:cs="Times New Roman"/>
          <w:i/>
          <w:szCs w:val="20"/>
          <w:lang w:val="en-GB" w:eastAsia="zh-CN"/>
        </w:rPr>
        <w:t>[to state date(s)]</w:t>
      </w:r>
      <w:r w:rsidRPr="00267633">
        <w:rPr>
          <w:rFonts w:ascii="Times New Roman" w:hAnsi="Times New Roman" w:cs="Times New Roman"/>
          <w:szCs w:val="20"/>
          <w:lang w:val="en-GB" w:eastAsia="zh-CN"/>
        </w:rPr>
        <w:t xml:space="preserve"> on contribution to purchase of immovable property</w:t>
      </w:r>
    </w:p>
    <w:p w14:paraId="4422237B" w14:textId="77777777" w:rsidR="00267633" w:rsidRPr="00267633" w:rsidRDefault="00267633" w:rsidP="006172E9">
      <w:pPr>
        <w:numPr>
          <w:ilvl w:val="0"/>
          <w:numId w:val="57"/>
        </w:numPr>
        <w:spacing w:before="0" w:after="120" w:line="240" w:lineRule="auto"/>
        <w:ind w:left="1843"/>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CPF statement(s) dated </w:t>
      </w:r>
      <w:r w:rsidRPr="00267633">
        <w:rPr>
          <w:rFonts w:ascii="Times New Roman" w:hAnsi="Times New Roman" w:cs="Times New Roman"/>
          <w:i/>
          <w:szCs w:val="20"/>
          <w:lang w:val="en-GB" w:eastAsia="zh-CN"/>
        </w:rPr>
        <w:t>[to state date(s)]</w:t>
      </w:r>
      <w:r w:rsidRPr="00267633">
        <w:rPr>
          <w:rFonts w:ascii="Times New Roman" w:hAnsi="Times New Roman" w:cs="Times New Roman"/>
          <w:szCs w:val="20"/>
          <w:lang w:val="en-GB" w:eastAsia="zh-CN"/>
        </w:rPr>
        <w:t xml:space="preserve"> on balances in Special, Medisave and Ordinary Accounts</w:t>
      </w:r>
    </w:p>
    <w:p w14:paraId="6CB7F6D4" w14:textId="77777777" w:rsidR="00267633" w:rsidRPr="00267633" w:rsidRDefault="00267633" w:rsidP="006172E9">
      <w:pPr>
        <w:numPr>
          <w:ilvl w:val="0"/>
          <w:numId w:val="57"/>
        </w:numPr>
        <w:spacing w:before="0" w:after="120" w:line="240" w:lineRule="auto"/>
        <w:ind w:left="1843"/>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Renovation receipt(s)</w:t>
      </w:r>
    </w:p>
    <w:p w14:paraId="6885185A" w14:textId="77777777" w:rsidR="00267633" w:rsidRPr="00267633" w:rsidRDefault="00267633" w:rsidP="006172E9">
      <w:pPr>
        <w:numPr>
          <w:ilvl w:val="0"/>
          <w:numId w:val="57"/>
        </w:numPr>
        <w:spacing w:before="0" w:after="120" w:line="240" w:lineRule="auto"/>
        <w:ind w:left="1843"/>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Receipt(s) evidencing payment for furnishings</w:t>
      </w:r>
    </w:p>
    <w:p w14:paraId="55041FEB" w14:textId="77777777" w:rsidR="00267633" w:rsidRPr="00267633" w:rsidRDefault="00267633" w:rsidP="006172E9">
      <w:pPr>
        <w:numPr>
          <w:ilvl w:val="0"/>
          <w:numId w:val="57"/>
        </w:numPr>
        <w:spacing w:before="0" w:after="120" w:line="240" w:lineRule="auto"/>
        <w:ind w:left="1843"/>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Receipts supporting expenses, e.g. utilities bills, telephone bills, conservancy charges, school fees, etc.</w:t>
      </w:r>
    </w:p>
    <w:p w14:paraId="1A495171" w14:textId="77777777" w:rsidR="00267633" w:rsidRPr="00267633" w:rsidRDefault="00267633" w:rsidP="006172E9">
      <w:pPr>
        <w:numPr>
          <w:ilvl w:val="0"/>
          <w:numId w:val="57"/>
        </w:numPr>
        <w:spacing w:before="0" w:after="120" w:line="240" w:lineRule="auto"/>
        <w:ind w:left="1843"/>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[In the case of a maintenance claim by an incapacitated husband] Medical report required under rule 87A of the Family Justice Rules.</w:t>
      </w:r>
    </w:p>
    <w:p w14:paraId="09C61214" w14:textId="77777777" w:rsidR="00267633" w:rsidRPr="00267633" w:rsidRDefault="00267633" w:rsidP="006172E9">
      <w:pPr>
        <w:numPr>
          <w:ilvl w:val="0"/>
          <w:numId w:val="57"/>
        </w:numPr>
        <w:spacing w:before="0" w:after="120" w:line="240" w:lineRule="auto"/>
        <w:ind w:left="1843"/>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Others (please specify)</w:t>
      </w:r>
    </w:p>
    <w:p w14:paraId="0EB03B52"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19E07928" w14:textId="77777777" w:rsidR="00267633" w:rsidRPr="00267633" w:rsidRDefault="00267633" w:rsidP="00267633">
      <w:pPr>
        <w:spacing w:before="0" w:after="0" w:line="240" w:lineRule="auto"/>
        <w:ind w:left="720"/>
        <w:jc w:val="both"/>
        <w:divId w:val="2116439976"/>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VI.</w:t>
      </w:r>
      <w:r w:rsidRPr="00267633">
        <w:rPr>
          <w:rFonts w:ascii="Times New Roman" w:hAnsi="Times New Roman" w:cs="Times New Roman"/>
          <w:b/>
          <w:szCs w:val="20"/>
          <w:lang w:val="en-GB" w:eastAsia="zh-CN"/>
        </w:rPr>
        <w:tab/>
        <w:t>Affidavit**</w:t>
      </w:r>
    </w:p>
    <w:p w14:paraId="5394A821"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0902E776" w14:textId="77777777" w:rsidR="00267633" w:rsidRPr="00267633" w:rsidRDefault="00267633" w:rsidP="00267633">
      <w:pPr>
        <w:spacing w:before="0" w:after="0" w:line="240" w:lineRule="auto"/>
        <w:ind w:left="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Sworn/Affirmed* at Singapore on </w:t>
      </w:r>
      <w:r w:rsidRPr="00267633">
        <w:rPr>
          <w:rFonts w:ascii="Times New Roman" w:hAnsi="Times New Roman" w:cs="Times New Roman"/>
          <w:i/>
          <w:szCs w:val="20"/>
          <w:lang w:val="en-GB" w:eastAsia="zh-CN"/>
        </w:rPr>
        <w:t>[to state date]</w:t>
      </w:r>
      <w:r w:rsidRPr="00267633">
        <w:rPr>
          <w:rFonts w:ascii="Times New Roman" w:hAnsi="Times New Roman" w:cs="Times New Roman"/>
          <w:szCs w:val="20"/>
          <w:lang w:val="en-GB" w:eastAsia="zh-CN"/>
        </w:rPr>
        <w:t xml:space="preserve"> by </w:t>
      </w:r>
      <w:r w:rsidRPr="00267633">
        <w:rPr>
          <w:rFonts w:ascii="Times New Roman" w:hAnsi="Times New Roman" w:cs="Times New Roman"/>
          <w:i/>
          <w:szCs w:val="20"/>
          <w:lang w:val="en-GB" w:eastAsia="zh-CN"/>
        </w:rPr>
        <w:t xml:space="preserve">[to state name and NRIC Number] </w:t>
      </w:r>
      <w:r w:rsidRPr="00267633">
        <w:rPr>
          <w:rFonts w:ascii="Times New Roman" w:hAnsi="Times New Roman" w:cs="Times New Roman"/>
          <w:szCs w:val="20"/>
          <w:lang w:val="en-GB" w:eastAsia="zh-CN"/>
        </w:rPr>
        <w:t xml:space="preserve">through the interpretation of*: </w:t>
      </w:r>
      <w:r w:rsidRPr="00267633">
        <w:rPr>
          <w:rFonts w:ascii="Times New Roman" w:hAnsi="Times New Roman" w:cs="Times New Roman"/>
          <w:i/>
          <w:szCs w:val="20"/>
          <w:lang w:val="en-GB" w:eastAsia="zh-CN"/>
        </w:rPr>
        <w:t>[to state name]</w:t>
      </w:r>
      <w:r w:rsidRPr="00267633">
        <w:rPr>
          <w:rFonts w:ascii="Times New Roman" w:hAnsi="Times New Roman" w:cs="Times New Roman"/>
          <w:szCs w:val="20"/>
          <w:lang w:val="en-GB" w:eastAsia="zh-CN"/>
        </w:rPr>
        <w:t xml:space="preserve"> in </w:t>
      </w:r>
      <w:r w:rsidRPr="00267633">
        <w:rPr>
          <w:rFonts w:ascii="Times New Roman" w:hAnsi="Times New Roman" w:cs="Times New Roman"/>
          <w:i/>
          <w:szCs w:val="20"/>
          <w:lang w:val="en-GB" w:eastAsia="zh-CN"/>
        </w:rPr>
        <w:t>[to state language]</w:t>
      </w:r>
    </w:p>
    <w:p w14:paraId="4F765BCE" w14:textId="77777777" w:rsidR="00267633" w:rsidRPr="00267633" w:rsidRDefault="00267633" w:rsidP="00267633">
      <w:pPr>
        <w:spacing w:before="0" w:after="0"/>
        <w:ind w:left="1440" w:hanging="720"/>
        <w:jc w:val="both"/>
        <w:divId w:val="2116439976"/>
        <w:rPr>
          <w:rFonts w:ascii="Times New Roman" w:hAnsi="Times New Roman" w:cs="Times New Roman"/>
          <w:szCs w:val="20"/>
          <w:lang w:val="en-GB" w:eastAsia="en-GB"/>
        </w:rPr>
      </w:pPr>
    </w:p>
    <w:p w14:paraId="0AACC1AF" w14:textId="77777777" w:rsidR="00267633" w:rsidRPr="00267633" w:rsidRDefault="00267633" w:rsidP="00267633">
      <w:pPr>
        <w:spacing w:before="0" w:after="0"/>
        <w:ind w:left="1003" w:firstLine="437"/>
        <w:jc w:val="both"/>
        <w:divId w:val="2116439976"/>
        <w:rPr>
          <w:rFonts w:ascii="Times New Roman" w:hAnsi="Times New Roman" w:cs="Times New Roman"/>
          <w:szCs w:val="20"/>
          <w:lang w:val="en-GB" w:eastAsia="en-GB"/>
        </w:rPr>
      </w:pPr>
      <w:r w:rsidRPr="00267633">
        <w:rPr>
          <w:rFonts w:ascii="Times New Roman" w:hAnsi="Times New Roman" w:cs="Times New Roman"/>
          <w:szCs w:val="20"/>
          <w:lang w:val="en-GB" w:eastAsia="en-GB"/>
        </w:rPr>
        <w:t>Before me,</w:t>
      </w:r>
    </w:p>
    <w:p w14:paraId="208F13DE" w14:textId="77777777" w:rsidR="00267633" w:rsidRPr="00267633" w:rsidRDefault="00267633" w:rsidP="00267633">
      <w:pPr>
        <w:spacing w:before="0" w:after="0"/>
        <w:ind w:left="1440" w:hanging="720"/>
        <w:jc w:val="both"/>
        <w:divId w:val="2116439976"/>
        <w:rPr>
          <w:rFonts w:ascii="Times New Roman" w:hAnsi="Times New Roman" w:cs="Times New Roman"/>
          <w:szCs w:val="20"/>
          <w:lang w:val="en-GB" w:eastAsia="en-GB"/>
        </w:rPr>
      </w:pPr>
    </w:p>
    <w:p w14:paraId="2BF9F574" w14:textId="77777777" w:rsidR="00267633" w:rsidRPr="00267633" w:rsidRDefault="00267633" w:rsidP="00267633">
      <w:pPr>
        <w:spacing w:before="0" w:after="0"/>
        <w:ind w:left="1003" w:firstLine="437"/>
        <w:jc w:val="both"/>
        <w:divId w:val="2116439976"/>
        <w:rPr>
          <w:rFonts w:ascii="Times New Roman" w:hAnsi="Times New Roman" w:cs="Times New Roman"/>
          <w:szCs w:val="20"/>
          <w:lang w:val="en-GB" w:eastAsia="en-GB"/>
        </w:rPr>
      </w:pPr>
      <w:r w:rsidRPr="00267633">
        <w:rPr>
          <w:rFonts w:ascii="Times New Roman" w:hAnsi="Times New Roman" w:cs="Times New Roman"/>
          <w:szCs w:val="20"/>
          <w:lang w:val="en-GB" w:eastAsia="en-GB"/>
        </w:rPr>
        <w:t>Signed:</w:t>
      </w:r>
    </w:p>
    <w:p w14:paraId="2F4A39C2" w14:textId="77777777" w:rsidR="00267633" w:rsidRPr="00267633" w:rsidRDefault="00267633" w:rsidP="00267633">
      <w:pPr>
        <w:spacing w:before="0" w:after="0"/>
        <w:ind w:left="1003" w:firstLine="437"/>
        <w:jc w:val="both"/>
        <w:divId w:val="2116439976"/>
        <w:rPr>
          <w:rFonts w:ascii="Times New Roman" w:hAnsi="Times New Roman" w:cs="Times New Roman"/>
          <w:szCs w:val="20"/>
          <w:lang w:val="en-GB" w:eastAsia="en-GB"/>
        </w:rPr>
      </w:pPr>
      <w:r w:rsidRPr="00267633">
        <w:rPr>
          <w:rFonts w:ascii="Times New Roman" w:hAnsi="Times New Roman" w:cs="Times New Roman"/>
          <w:szCs w:val="20"/>
          <w:lang w:val="en-GB" w:eastAsia="en-GB"/>
        </w:rPr>
        <w:t>Commissioner for Oaths</w:t>
      </w:r>
    </w:p>
    <w:p w14:paraId="4D96A06A" w14:textId="77777777" w:rsidR="00267633" w:rsidRPr="00267633" w:rsidRDefault="00267633" w:rsidP="00267633">
      <w:pPr>
        <w:spacing w:before="0" w:after="0" w:line="240" w:lineRule="auto"/>
        <w:ind w:firstLine="283"/>
        <w:jc w:val="both"/>
        <w:divId w:val="2116439976"/>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t>*Delete where inapplicable</w:t>
      </w:r>
    </w:p>
    <w:p w14:paraId="2694F3A7" w14:textId="77777777" w:rsidR="00267633" w:rsidRPr="00267633" w:rsidRDefault="00267633" w:rsidP="00267633">
      <w:pPr>
        <w:spacing w:before="0" w:after="0" w:line="240" w:lineRule="auto"/>
        <w:ind w:firstLine="283"/>
        <w:jc w:val="both"/>
        <w:divId w:val="2116439976"/>
        <w:rPr>
          <w:rFonts w:ascii="Calibri" w:hAnsi="Calibri" w:cs="Times New Roman"/>
          <w:sz w:val="22"/>
          <w:szCs w:val="22"/>
          <w:lang w:val="en-GB" w:eastAsia="en-GB"/>
        </w:rPr>
      </w:pPr>
      <w:r w:rsidRPr="00267633">
        <w:rPr>
          <w:rFonts w:ascii="Times New Roman" w:hAnsi="Times New Roman" w:cs="Times New Roman"/>
          <w:sz w:val="20"/>
          <w:szCs w:val="20"/>
          <w:lang w:val="en-GB" w:eastAsia="zh-CN"/>
        </w:rPr>
        <w:t>** The form of the jurat should follow the appropriate form in Form 132 of Appendix A of the Practice Directions</w:t>
      </w:r>
      <w:r w:rsidRPr="00267633">
        <w:rPr>
          <w:rFonts w:ascii="Calibri" w:hAnsi="Calibri" w:cs="Times New Roman"/>
          <w:sz w:val="22"/>
          <w:szCs w:val="22"/>
          <w:lang w:val="en-GB" w:eastAsia="en-GB"/>
        </w:rPr>
        <w:t xml:space="preserve"> </w:t>
      </w:r>
    </w:p>
    <w:p w14:paraId="3B540BC9" w14:textId="77777777" w:rsidR="00267633" w:rsidRDefault="00267633" w:rsidP="00267633">
      <w:pPr>
        <w:spacing w:before="0" w:after="200" w:line="276" w:lineRule="auto"/>
        <w:divId w:val="2116439976"/>
        <w:rPr>
          <w:rFonts w:ascii="Calibri" w:hAnsi="Calibri" w:cs="Times New Roman"/>
          <w:sz w:val="22"/>
          <w:szCs w:val="22"/>
          <w:lang w:val="en-GB" w:eastAsia="en-GB"/>
        </w:rPr>
      </w:pPr>
    </w:p>
    <w:p w14:paraId="0F77E1CF" w14:textId="0F122D06" w:rsidR="00B22AB7" w:rsidRDefault="00B22AB7" w:rsidP="00AB46CB">
      <w:pPr>
        <w:divId w:val="2116439976"/>
        <w:rPr>
          <w:rFonts w:ascii="Calibri" w:hAnsi="Calibri" w:cs="Times New Roman"/>
          <w:sz w:val="22"/>
          <w:szCs w:val="22"/>
          <w:lang w:val="en-GB" w:eastAsia="en-GB"/>
        </w:rPr>
      </w:pPr>
    </w:p>
    <w:p w14:paraId="4755F4FA" w14:textId="77777777" w:rsidR="00B22AB7" w:rsidRDefault="00B22AB7" w:rsidP="00AB46CB">
      <w:pPr>
        <w:divId w:val="2116439976"/>
      </w:pPr>
    </w:p>
    <w:p w14:paraId="6AB2DAFD" w14:textId="77777777" w:rsidR="00B22AB7" w:rsidRPr="00B22AB7" w:rsidRDefault="00B22AB7" w:rsidP="00B22AB7">
      <w:pPr>
        <w:spacing w:after="0" w:line="240" w:lineRule="auto"/>
        <w:jc w:val="center"/>
        <w:divId w:val="2116439976"/>
        <w:rPr>
          <w:rFonts w:ascii="Times New Roman" w:hAnsi="Times New Roman" w:cs="Times New Roman"/>
          <w:sz w:val="22"/>
          <w:szCs w:val="22"/>
        </w:rPr>
      </w:pPr>
      <w:r w:rsidRPr="00B22AB7">
        <w:rPr>
          <w:rFonts w:ascii="Times New Roman" w:hAnsi="Times New Roman" w:cs="Times New Roman"/>
        </w:rPr>
        <w:lastRenderedPageBreak/>
        <w:t>FORM 207</w:t>
      </w:r>
    </w:p>
    <w:p w14:paraId="6A87F97E" w14:textId="77777777" w:rsidR="00B22AB7" w:rsidRPr="00B22AB7" w:rsidRDefault="00B22AB7" w:rsidP="00B22AB7">
      <w:pPr>
        <w:spacing w:after="0" w:line="240" w:lineRule="auto"/>
        <w:divId w:val="2116439976"/>
        <w:rPr>
          <w:rFonts w:ascii="Times New Roman" w:hAnsi="Times New Roman" w:cs="Times New Roman"/>
          <w:sz w:val="18"/>
          <w:szCs w:val="18"/>
        </w:rPr>
      </w:pPr>
      <w:r w:rsidRPr="00B22AB7">
        <w:rPr>
          <w:rFonts w:ascii="Times New Roman" w:hAnsi="Times New Roman" w:cs="Times New Roman"/>
          <w:sz w:val="18"/>
          <w:szCs w:val="18"/>
        </w:rPr>
        <w:t>R. 131A(5)(a)</w:t>
      </w:r>
    </w:p>
    <w:p w14:paraId="7D7B51F4" w14:textId="77777777" w:rsidR="00B22AB7" w:rsidRPr="00B22AB7" w:rsidRDefault="00B22AB7" w:rsidP="00B22AB7">
      <w:pPr>
        <w:spacing w:after="0" w:line="240" w:lineRule="auto"/>
        <w:divId w:val="2116439976"/>
        <w:rPr>
          <w:rFonts w:ascii="Times New Roman" w:hAnsi="Times New Roman" w:cs="Times New Roman"/>
          <w:sz w:val="18"/>
          <w:szCs w:val="18"/>
        </w:rPr>
      </w:pPr>
      <w:r w:rsidRPr="00B22AB7">
        <w:rPr>
          <w:rFonts w:ascii="Times New Roman" w:hAnsi="Times New Roman" w:cs="Times New Roman"/>
          <w:sz w:val="18"/>
          <w:szCs w:val="18"/>
        </w:rPr>
        <w:t>Para 24A</w:t>
      </w:r>
    </w:p>
    <w:p w14:paraId="7F03EF27" w14:textId="77777777" w:rsidR="00B22AB7" w:rsidRPr="00B22AB7" w:rsidRDefault="00B22AB7" w:rsidP="00B22AB7">
      <w:pPr>
        <w:divId w:val="2116439976"/>
        <w:rPr>
          <w:rFonts w:asciiTheme="minorHAnsi" w:hAnsiTheme="minorHAnsi" w:cstheme="minorBidi"/>
          <w:b/>
          <w:sz w:val="20"/>
          <w:szCs w:val="22"/>
          <w:lang w:val="en-GB"/>
        </w:rPr>
      </w:pPr>
    </w:p>
    <w:p w14:paraId="54FAB290" w14:textId="77777777" w:rsidR="00B22AB7" w:rsidRPr="00B22AB7" w:rsidRDefault="00B22AB7" w:rsidP="00B22AB7">
      <w:pPr>
        <w:pBdr>
          <w:top w:val="single" w:sz="4" w:space="1" w:color="auto"/>
          <w:left w:val="single" w:sz="4" w:space="4" w:color="auto"/>
          <w:bottom w:val="single" w:sz="4" w:space="1" w:color="auto"/>
          <w:right w:val="single" w:sz="4" w:space="4" w:color="auto"/>
        </w:pBdr>
        <w:spacing w:after="0"/>
        <w:jc w:val="center"/>
        <w:divId w:val="2116439976"/>
        <w:rPr>
          <w:rFonts w:ascii="Times New Roman" w:hAnsi="Times New Roman" w:cs="Times New Roman"/>
          <w:b/>
          <w:sz w:val="22"/>
          <w:lang w:val="en-GB"/>
        </w:rPr>
      </w:pPr>
      <w:r w:rsidRPr="00B22AB7">
        <w:rPr>
          <w:rFonts w:ascii="Times New Roman" w:hAnsi="Times New Roman" w:cs="Times New Roman"/>
          <w:b/>
          <w:lang w:val="en-GB"/>
        </w:rPr>
        <w:t>CONSENT FOR SERVICE BY WAY OF EMAIL OR MOBILE PHONE NUMBER FOR SUMMONSES MADE UNDER SECTION 71 AND SECTION 72 OF THE WOMEN’S CHARTER (CAP. 353)</w:t>
      </w:r>
    </w:p>
    <w:p w14:paraId="30A120D8" w14:textId="77777777" w:rsidR="00B22AB7" w:rsidRPr="00B22AB7" w:rsidRDefault="00B22AB7" w:rsidP="00B22AB7">
      <w:pPr>
        <w:pBdr>
          <w:top w:val="single" w:sz="4" w:space="1" w:color="auto"/>
          <w:left w:val="single" w:sz="4" w:space="4" w:color="auto"/>
          <w:bottom w:val="single" w:sz="4" w:space="1" w:color="auto"/>
          <w:right w:val="single" w:sz="4" w:space="4" w:color="auto"/>
        </w:pBdr>
        <w:spacing w:after="0"/>
        <w:jc w:val="center"/>
        <w:divId w:val="2116439976"/>
        <w:rPr>
          <w:rFonts w:ascii="Times New Roman" w:hAnsi="Times New Roman" w:cs="Times New Roman"/>
          <w:b/>
          <w:lang w:val="en-GB"/>
        </w:rPr>
      </w:pPr>
    </w:p>
    <w:p w14:paraId="3075D2D7" w14:textId="77777777" w:rsidR="00B22AB7" w:rsidRPr="00B22AB7" w:rsidRDefault="00B22AB7" w:rsidP="00B22AB7">
      <w:pPr>
        <w:pBdr>
          <w:top w:val="single" w:sz="4" w:space="1" w:color="auto"/>
          <w:left w:val="single" w:sz="4" w:space="4" w:color="auto"/>
          <w:bottom w:val="single" w:sz="4" w:space="1" w:color="auto"/>
          <w:right w:val="single" w:sz="4" w:space="4" w:color="auto"/>
        </w:pBdr>
        <w:spacing w:after="0" w:line="240" w:lineRule="auto"/>
        <w:jc w:val="both"/>
        <w:divId w:val="2116439976"/>
        <w:rPr>
          <w:rFonts w:ascii="Times New Roman" w:hAnsi="Times New Roman" w:cs="Times New Roman"/>
        </w:rPr>
      </w:pPr>
      <w:r w:rsidRPr="00B22AB7">
        <w:rPr>
          <w:rFonts w:ascii="Times New Roman" w:hAnsi="Times New Roman" w:cs="Times New Roman"/>
        </w:rPr>
        <w:t xml:space="preserve">To: </w:t>
      </w:r>
      <w:r w:rsidRPr="00B22AB7">
        <w:rPr>
          <w:rFonts w:ascii="Times New Roman" w:hAnsi="Times New Roman" w:cs="Times New Roman"/>
        </w:rPr>
        <w:tab/>
        <w:t xml:space="preserve">The Registrar, Family Justice Courts </w:t>
      </w:r>
    </w:p>
    <w:p w14:paraId="332649D0" w14:textId="77777777" w:rsidR="00B22AB7" w:rsidRPr="00B22AB7" w:rsidRDefault="00B22AB7" w:rsidP="00B22AB7">
      <w:pPr>
        <w:pBdr>
          <w:top w:val="single" w:sz="4" w:space="1" w:color="auto"/>
          <w:left w:val="single" w:sz="4" w:space="4" w:color="auto"/>
          <w:bottom w:val="single" w:sz="4" w:space="1" w:color="auto"/>
          <w:right w:val="single" w:sz="4" w:space="4" w:color="auto"/>
        </w:pBdr>
        <w:spacing w:after="0" w:line="240" w:lineRule="auto"/>
        <w:jc w:val="both"/>
        <w:divId w:val="2116439976"/>
        <w:rPr>
          <w:rFonts w:ascii="Times New Roman" w:hAnsi="Times New Roman" w:cs="Times New Roman"/>
        </w:rPr>
      </w:pPr>
    </w:p>
    <w:p w14:paraId="5EEA83E2" w14:textId="77777777" w:rsidR="00B22AB7" w:rsidRPr="00B22AB7" w:rsidRDefault="00B22AB7" w:rsidP="00B22AB7">
      <w:pPr>
        <w:pBdr>
          <w:top w:val="single" w:sz="4" w:space="1" w:color="auto"/>
          <w:left w:val="single" w:sz="4" w:space="4" w:color="auto"/>
          <w:bottom w:val="single" w:sz="4" w:space="1" w:color="auto"/>
          <w:right w:val="single" w:sz="4" w:space="4" w:color="auto"/>
        </w:pBdr>
        <w:spacing w:after="0" w:line="240" w:lineRule="auto"/>
        <w:jc w:val="both"/>
        <w:divId w:val="2116439976"/>
        <w:rPr>
          <w:rFonts w:ascii="Times New Roman" w:hAnsi="Times New Roman" w:cs="Times New Roman"/>
          <w:bCs/>
        </w:rPr>
      </w:pPr>
    </w:p>
    <w:p w14:paraId="65D24E57" w14:textId="77777777" w:rsidR="00B22AB7" w:rsidRPr="00B22AB7" w:rsidRDefault="00B22AB7" w:rsidP="00B22AB7">
      <w:pPr>
        <w:pBdr>
          <w:top w:val="single" w:sz="4" w:space="1" w:color="auto"/>
          <w:left w:val="single" w:sz="4" w:space="4" w:color="auto"/>
          <w:bottom w:val="single" w:sz="4" w:space="1" w:color="auto"/>
          <w:right w:val="single" w:sz="4" w:space="4" w:color="auto"/>
        </w:pBdr>
        <w:spacing w:after="0" w:line="240" w:lineRule="auto"/>
        <w:jc w:val="both"/>
        <w:divId w:val="2116439976"/>
        <w:rPr>
          <w:rFonts w:ascii="Times New Roman" w:hAnsi="Times New Roman" w:cs="Times New Roman"/>
          <w:bCs/>
        </w:rPr>
      </w:pPr>
      <w:r w:rsidRPr="00B22AB7">
        <w:rPr>
          <w:rFonts w:ascii="Times New Roman" w:hAnsi="Times New Roman" w:cs="Times New Roman"/>
          <w:bCs/>
        </w:rPr>
        <w:t xml:space="preserve">A maintenance order has been made in __________ [state case number] dated _____ [insert date]. </w:t>
      </w:r>
    </w:p>
    <w:p w14:paraId="50144642" w14:textId="77777777" w:rsidR="00B22AB7" w:rsidRPr="00B22AB7" w:rsidRDefault="00B22AB7" w:rsidP="00B22AB7">
      <w:pPr>
        <w:pBdr>
          <w:top w:val="single" w:sz="4" w:space="1" w:color="auto"/>
          <w:left w:val="single" w:sz="4" w:space="4" w:color="auto"/>
          <w:bottom w:val="single" w:sz="4" w:space="1" w:color="auto"/>
          <w:right w:val="single" w:sz="4" w:space="4" w:color="auto"/>
        </w:pBdr>
        <w:spacing w:after="0" w:line="240" w:lineRule="auto"/>
        <w:jc w:val="both"/>
        <w:divId w:val="2116439976"/>
        <w:rPr>
          <w:rFonts w:ascii="Times New Roman" w:hAnsi="Times New Roman" w:cs="Times New Roman"/>
          <w:bCs/>
        </w:rPr>
      </w:pPr>
    </w:p>
    <w:p w14:paraId="34D825F9" w14:textId="77777777" w:rsidR="00B22AB7" w:rsidRPr="00B22AB7" w:rsidRDefault="00B22AB7" w:rsidP="00B22AB7">
      <w:pPr>
        <w:pBdr>
          <w:top w:val="single" w:sz="4" w:space="1" w:color="auto"/>
          <w:left w:val="single" w:sz="4" w:space="4" w:color="auto"/>
          <w:bottom w:val="single" w:sz="4" w:space="1" w:color="auto"/>
          <w:right w:val="single" w:sz="4" w:space="4" w:color="auto"/>
        </w:pBdr>
        <w:spacing w:after="0" w:line="240" w:lineRule="auto"/>
        <w:jc w:val="both"/>
        <w:divId w:val="2116439976"/>
        <w:rPr>
          <w:rFonts w:ascii="Times New Roman" w:hAnsi="Times New Roman" w:cs="Times New Roman"/>
          <w:bCs/>
        </w:rPr>
      </w:pPr>
      <w:r w:rsidRPr="00B22AB7">
        <w:rPr>
          <w:rFonts w:ascii="Times New Roman" w:hAnsi="Times New Roman" w:cs="Times New Roman"/>
          <w:bCs/>
        </w:rPr>
        <w:t>I hereby consent to receiving any summons filed against me under section 71 (for enforcement of the maintenance order) or section 72 (for rescission or variation of the maintenance order) (“the Summons”) in the following manner:</w:t>
      </w:r>
      <w:r w:rsidRPr="00B22AB7">
        <w:rPr>
          <w:rFonts w:ascii="Times New Roman" w:hAnsi="Times New Roman" w:cs="Times New Roman"/>
          <w:bCs/>
          <w:vertAlign w:val="superscript"/>
        </w:rPr>
        <w:footnoteReference w:id="7"/>
      </w:r>
      <w:r w:rsidRPr="00B22AB7">
        <w:rPr>
          <w:rFonts w:ascii="Times New Roman" w:hAnsi="Times New Roman" w:cs="Times New Roman"/>
          <w:bCs/>
        </w:rPr>
        <w:t xml:space="preserve"> </w:t>
      </w:r>
    </w:p>
    <w:p w14:paraId="63358CAF" w14:textId="77777777" w:rsidR="00B22AB7" w:rsidRPr="00B22AB7" w:rsidRDefault="00B22AB7" w:rsidP="00B22AB7">
      <w:pPr>
        <w:pBdr>
          <w:top w:val="single" w:sz="4" w:space="1" w:color="auto"/>
          <w:left w:val="single" w:sz="4" w:space="4" w:color="auto"/>
          <w:bottom w:val="single" w:sz="4" w:space="1" w:color="auto"/>
          <w:right w:val="single" w:sz="4" w:space="4" w:color="auto"/>
        </w:pBdr>
        <w:spacing w:after="0" w:line="240" w:lineRule="auto"/>
        <w:jc w:val="both"/>
        <w:divId w:val="2116439976"/>
        <w:rPr>
          <w:rFonts w:ascii="Times New Roman" w:hAnsi="Times New Roman" w:cs="Times New Roman"/>
          <w:bCs/>
        </w:rPr>
      </w:pPr>
    </w:p>
    <w:p w14:paraId="1862FD81" w14:textId="77777777" w:rsidR="00B22AB7" w:rsidRPr="00B22AB7" w:rsidRDefault="00B22AB7" w:rsidP="00B22AB7">
      <w:pPr>
        <w:pBdr>
          <w:top w:val="single" w:sz="4" w:space="1" w:color="auto"/>
          <w:left w:val="single" w:sz="4" w:space="4" w:color="auto"/>
          <w:bottom w:val="single" w:sz="4" w:space="1" w:color="auto"/>
          <w:right w:val="single" w:sz="4" w:space="4" w:color="auto"/>
        </w:pBdr>
        <w:spacing w:after="0" w:line="240" w:lineRule="auto"/>
        <w:jc w:val="both"/>
        <w:divId w:val="2116439976"/>
        <w:rPr>
          <w:rFonts w:ascii="Times New Roman" w:hAnsi="Times New Roman" w:cs="Times New Roman"/>
          <w:bCs/>
        </w:rPr>
      </w:pPr>
      <w:r w:rsidRPr="00B22AB7">
        <w:rPr>
          <w:rFonts w:ascii="Times New Roman" w:hAnsi="Times New Roman" w:cs="Times New Roman"/>
          <w:bCs/>
        </w:rPr>
        <w:t>*(a)</w:t>
      </w:r>
      <w:r w:rsidRPr="00B22AB7">
        <w:rPr>
          <w:rFonts w:ascii="Times New Roman" w:hAnsi="Times New Roman" w:cs="Times New Roman"/>
          <w:bCs/>
        </w:rPr>
        <w:tab/>
        <w:t>by way of email to my email address at _________ [insert email address]; *and/or</w:t>
      </w:r>
    </w:p>
    <w:p w14:paraId="28A3EEDE" w14:textId="77777777" w:rsidR="00B22AB7" w:rsidRPr="00B22AB7" w:rsidRDefault="00B22AB7" w:rsidP="00B22AB7">
      <w:pPr>
        <w:pBdr>
          <w:top w:val="single" w:sz="4" w:space="1" w:color="auto"/>
          <w:left w:val="single" w:sz="4" w:space="4" w:color="auto"/>
          <w:bottom w:val="single" w:sz="4" w:space="1" w:color="auto"/>
          <w:right w:val="single" w:sz="4" w:space="4" w:color="auto"/>
        </w:pBdr>
        <w:spacing w:after="0" w:line="240" w:lineRule="auto"/>
        <w:jc w:val="both"/>
        <w:divId w:val="2116439976"/>
        <w:rPr>
          <w:rFonts w:ascii="Times New Roman" w:hAnsi="Times New Roman" w:cs="Times New Roman"/>
          <w:bCs/>
        </w:rPr>
      </w:pPr>
      <w:r w:rsidRPr="00B22AB7">
        <w:rPr>
          <w:rFonts w:ascii="Times New Roman" w:hAnsi="Times New Roman" w:cs="Times New Roman"/>
          <w:bCs/>
        </w:rPr>
        <w:t>*(b)</w:t>
      </w:r>
      <w:r w:rsidRPr="00B22AB7">
        <w:rPr>
          <w:rFonts w:ascii="Times New Roman" w:hAnsi="Times New Roman" w:cs="Times New Roman"/>
          <w:bCs/>
        </w:rPr>
        <w:tab/>
        <w:t>by way of multimedia messaging service or other messaging communication at my mobile telephone number at ___________ [insert mobile telephone number].</w:t>
      </w:r>
    </w:p>
    <w:p w14:paraId="340F8C8C" w14:textId="77777777" w:rsidR="00B22AB7" w:rsidRPr="00B22AB7" w:rsidRDefault="00B22AB7" w:rsidP="00B22AB7">
      <w:pPr>
        <w:pBdr>
          <w:top w:val="single" w:sz="4" w:space="1" w:color="auto"/>
          <w:left w:val="single" w:sz="4" w:space="4" w:color="auto"/>
          <w:bottom w:val="single" w:sz="4" w:space="1" w:color="auto"/>
          <w:right w:val="single" w:sz="4" w:space="4" w:color="auto"/>
        </w:pBdr>
        <w:spacing w:after="0" w:line="240" w:lineRule="auto"/>
        <w:jc w:val="both"/>
        <w:divId w:val="2116439976"/>
        <w:rPr>
          <w:rFonts w:ascii="Times New Roman" w:hAnsi="Times New Roman" w:cs="Times New Roman"/>
          <w:bCs/>
        </w:rPr>
      </w:pPr>
    </w:p>
    <w:p w14:paraId="538F9ECA" w14:textId="77777777" w:rsidR="00B22AB7" w:rsidRPr="00B22AB7" w:rsidRDefault="00B22AB7" w:rsidP="00B22AB7">
      <w:pPr>
        <w:pBdr>
          <w:top w:val="single" w:sz="4" w:space="1" w:color="auto"/>
          <w:left w:val="single" w:sz="4" w:space="4" w:color="auto"/>
          <w:bottom w:val="single" w:sz="4" w:space="1" w:color="auto"/>
          <w:right w:val="single" w:sz="4" w:space="4" w:color="auto"/>
        </w:pBdr>
        <w:spacing w:after="0" w:line="240" w:lineRule="auto"/>
        <w:jc w:val="both"/>
        <w:divId w:val="2116439976"/>
        <w:rPr>
          <w:rFonts w:ascii="Times New Roman" w:hAnsi="Times New Roman" w:cs="Times New Roman"/>
          <w:bCs/>
        </w:rPr>
      </w:pPr>
      <w:r w:rsidRPr="00B22AB7">
        <w:rPr>
          <w:rFonts w:ascii="Times New Roman" w:hAnsi="Times New Roman" w:cs="Times New Roman"/>
          <w:bCs/>
        </w:rPr>
        <w:t>(*to delete if not applicable)</w:t>
      </w:r>
    </w:p>
    <w:p w14:paraId="47CB939C" w14:textId="77777777" w:rsidR="00B22AB7" w:rsidRPr="00B22AB7" w:rsidRDefault="00B22AB7" w:rsidP="00B22AB7">
      <w:pPr>
        <w:pBdr>
          <w:top w:val="single" w:sz="4" w:space="1" w:color="auto"/>
          <w:left w:val="single" w:sz="4" w:space="4" w:color="auto"/>
          <w:bottom w:val="single" w:sz="4" w:space="1" w:color="auto"/>
          <w:right w:val="single" w:sz="4" w:space="4" w:color="auto"/>
        </w:pBdr>
        <w:spacing w:after="0" w:line="240" w:lineRule="auto"/>
        <w:jc w:val="both"/>
        <w:divId w:val="2116439976"/>
        <w:rPr>
          <w:rFonts w:ascii="Times New Roman" w:hAnsi="Times New Roman" w:cs="Times New Roman"/>
          <w:bCs/>
        </w:rPr>
      </w:pPr>
    </w:p>
    <w:p w14:paraId="67EA948C" w14:textId="77777777" w:rsidR="00B22AB7" w:rsidRPr="00B22AB7" w:rsidRDefault="00B22AB7" w:rsidP="00B22AB7">
      <w:pPr>
        <w:pBdr>
          <w:top w:val="single" w:sz="4" w:space="1" w:color="auto"/>
          <w:left w:val="single" w:sz="4" w:space="4" w:color="auto"/>
          <w:bottom w:val="single" w:sz="4" w:space="1" w:color="auto"/>
          <w:right w:val="single" w:sz="4" w:space="4" w:color="auto"/>
        </w:pBdr>
        <w:spacing w:after="0" w:line="240" w:lineRule="auto"/>
        <w:jc w:val="both"/>
        <w:divId w:val="2116439976"/>
        <w:rPr>
          <w:rFonts w:ascii="Times New Roman" w:hAnsi="Times New Roman" w:cs="Times New Roman"/>
          <w:bCs/>
        </w:rPr>
      </w:pPr>
      <w:r w:rsidRPr="00B22AB7">
        <w:rPr>
          <w:rFonts w:ascii="Times New Roman" w:hAnsi="Times New Roman" w:cs="Times New Roman"/>
          <w:bCs/>
        </w:rPr>
        <w:t xml:space="preserve">Service in the above manner shall constitute good and sufficient service of the Summons on me. In this regard, I understand that the Court is at liberty to effect service of any summons under section 71 or section 72 on me in accordance with the modes of service permitted at law, and is not limited to effecting service by email and/or messaging communication at my mobile phone number. </w:t>
      </w:r>
    </w:p>
    <w:p w14:paraId="2D51A6A3" w14:textId="77777777" w:rsidR="00B22AB7" w:rsidRPr="00B22AB7" w:rsidRDefault="00B22AB7" w:rsidP="00B22AB7">
      <w:pPr>
        <w:pBdr>
          <w:top w:val="single" w:sz="4" w:space="1" w:color="auto"/>
          <w:left w:val="single" w:sz="4" w:space="4" w:color="auto"/>
          <w:bottom w:val="single" w:sz="4" w:space="1" w:color="auto"/>
          <w:right w:val="single" w:sz="4" w:space="4" w:color="auto"/>
        </w:pBdr>
        <w:spacing w:after="0" w:line="240" w:lineRule="auto"/>
        <w:jc w:val="both"/>
        <w:divId w:val="2116439976"/>
        <w:rPr>
          <w:rFonts w:ascii="Times New Roman" w:hAnsi="Times New Roman" w:cs="Times New Roman"/>
          <w:bCs/>
        </w:rPr>
      </w:pPr>
    </w:p>
    <w:p w14:paraId="307284A5" w14:textId="77777777" w:rsidR="00B22AB7" w:rsidRPr="00B22AB7" w:rsidRDefault="00B22AB7" w:rsidP="00B22AB7">
      <w:pPr>
        <w:pBdr>
          <w:top w:val="single" w:sz="4" w:space="1" w:color="auto"/>
          <w:left w:val="single" w:sz="4" w:space="4" w:color="auto"/>
          <w:bottom w:val="single" w:sz="4" w:space="1" w:color="auto"/>
          <w:right w:val="single" w:sz="4" w:space="4" w:color="auto"/>
        </w:pBdr>
        <w:spacing w:after="0" w:line="240" w:lineRule="auto"/>
        <w:jc w:val="both"/>
        <w:divId w:val="2116439976"/>
      </w:pPr>
      <w:r w:rsidRPr="00B22AB7">
        <w:rPr>
          <w:rFonts w:ascii="Times New Roman" w:hAnsi="Times New Roman" w:cs="Times New Roman"/>
          <w:bCs/>
        </w:rPr>
        <w:t>I further acknowledge that:</w:t>
      </w:r>
      <w:r w:rsidRPr="00B22AB7">
        <w:t xml:space="preserve"> </w:t>
      </w:r>
    </w:p>
    <w:p w14:paraId="34578815" w14:textId="77777777" w:rsidR="00B22AB7" w:rsidRPr="00B22AB7" w:rsidRDefault="00B22AB7" w:rsidP="00B22AB7">
      <w:pPr>
        <w:pBdr>
          <w:top w:val="single" w:sz="4" w:space="1" w:color="auto"/>
          <w:left w:val="single" w:sz="4" w:space="4" w:color="auto"/>
          <w:bottom w:val="single" w:sz="4" w:space="1" w:color="auto"/>
          <w:right w:val="single" w:sz="4" w:space="4" w:color="auto"/>
        </w:pBdr>
        <w:spacing w:after="0" w:line="240" w:lineRule="auto"/>
        <w:jc w:val="both"/>
        <w:divId w:val="2116439976"/>
      </w:pPr>
    </w:p>
    <w:p w14:paraId="1D0C54D0" w14:textId="77777777" w:rsidR="00B22AB7" w:rsidRPr="00B22AB7" w:rsidRDefault="00B22AB7" w:rsidP="00B22AB7">
      <w:pPr>
        <w:pBdr>
          <w:top w:val="single" w:sz="4" w:space="1" w:color="auto"/>
          <w:left w:val="single" w:sz="4" w:space="4" w:color="auto"/>
          <w:bottom w:val="single" w:sz="4" w:space="1" w:color="auto"/>
          <w:right w:val="single" w:sz="4" w:space="4" w:color="auto"/>
        </w:pBdr>
        <w:spacing w:after="0" w:line="240" w:lineRule="auto"/>
        <w:jc w:val="both"/>
        <w:divId w:val="2116439976"/>
        <w:rPr>
          <w:rFonts w:ascii="Times New Roman" w:eastAsiaTheme="minorHAnsi" w:hAnsi="Times New Roman" w:cs="Times New Roman"/>
          <w:bCs/>
          <w:sz w:val="22"/>
          <w:szCs w:val="22"/>
          <w:lang w:eastAsia="en-US"/>
        </w:rPr>
      </w:pPr>
      <w:r w:rsidRPr="00B22AB7">
        <w:rPr>
          <w:rFonts w:ascii="Times New Roman" w:hAnsi="Times New Roman" w:cs="Times New Roman"/>
          <w:bCs/>
        </w:rPr>
        <w:t>1)</w:t>
      </w:r>
      <w:r w:rsidRPr="00B22AB7">
        <w:rPr>
          <w:rFonts w:ascii="Times New Roman" w:hAnsi="Times New Roman" w:cs="Times New Roman"/>
          <w:bCs/>
        </w:rPr>
        <w:tab/>
        <w:t xml:space="preserve">It is my responsibility to inform the Court of any changes in my contact details. </w:t>
      </w:r>
      <w:proofErr w:type="gramStart"/>
      <w:r w:rsidRPr="00B22AB7">
        <w:rPr>
          <w:rFonts w:ascii="Times New Roman" w:hAnsi="Times New Roman" w:cs="Times New Roman"/>
          <w:bCs/>
        </w:rPr>
        <w:t>In the event that</w:t>
      </w:r>
      <w:proofErr w:type="gramEnd"/>
      <w:r w:rsidRPr="00B22AB7">
        <w:rPr>
          <w:rFonts w:ascii="Times New Roman" w:hAnsi="Times New Roman" w:cs="Times New Roman"/>
          <w:bCs/>
        </w:rPr>
        <w:t xml:space="preserve"> there is a change to my email address or my mobile telephone number, I will notify the Court within seven (7) days of such change by writing in to FJCOURTS_MAINTPOS@FJCourts.gov.sg.</w:t>
      </w:r>
    </w:p>
    <w:p w14:paraId="7D1E7877" w14:textId="77777777" w:rsidR="00B22AB7" w:rsidRPr="00B22AB7" w:rsidRDefault="00B22AB7" w:rsidP="00B22AB7">
      <w:pPr>
        <w:pBdr>
          <w:top w:val="single" w:sz="4" w:space="1" w:color="auto"/>
          <w:left w:val="single" w:sz="4" w:space="4" w:color="auto"/>
          <w:bottom w:val="single" w:sz="4" w:space="1" w:color="auto"/>
          <w:right w:val="single" w:sz="4" w:space="4" w:color="auto"/>
        </w:pBdr>
        <w:spacing w:after="0" w:line="240" w:lineRule="auto"/>
        <w:jc w:val="both"/>
        <w:divId w:val="2116439976"/>
        <w:rPr>
          <w:rFonts w:ascii="Times New Roman" w:hAnsi="Times New Roman" w:cs="Times New Roman"/>
          <w:bCs/>
        </w:rPr>
      </w:pPr>
    </w:p>
    <w:p w14:paraId="15006352" w14:textId="77777777" w:rsidR="00B22AB7" w:rsidRPr="00B22AB7" w:rsidRDefault="00B22AB7" w:rsidP="00B22AB7">
      <w:pPr>
        <w:pBdr>
          <w:top w:val="single" w:sz="4" w:space="1" w:color="auto"/>
          <w:left w:val="single" w:sz="4" w:space="4" w:color="auto"/>
          <w:bottom w:val="single" w:sz="4" w:space="1" w:color="auto"/>
          <w:right w:val="single" w:sz="4" w:space="4" w:color="auto"/>
        </w:pBdr>
        <w:spacing w:after="0" w:line="240" w:lineRule="auto"/>
        <w:jc w:val="both"/>
        <w:divId w:val="2116439976"/>
        <w:rPr>
          <w:rFonts w:ascii="Times New Roman" w:hAnsi="Times New Roman" w:cs="Times New Roman"/>
          <w:bCs/>
        </w:rPr>
      </w:pPr>
      <w:r w:rsidRPr="00B22AB7">
        <w:rPr>
          <w:rFonts w:ascii="Times New Roman" w:hAnsi="Times New Roman" w:cs="Times New Roman"/>
          <w:bCs/>
        </w:rPr>
        <w:t>2)</w:t>
      </w:r>
      <w:r w:rsidRPr="00B22AB7">
        <w:rPr>
          <w:rFonts w:ascii="Times New Roman" w:hAnsi="Times New Roman" w:cs="Times New Roman"/>
          <w:bCs/>
        </w:rPr>
        <w:tab/>
        <w:t xml:space="preserve">I understand that this consent continues to be valid until and unless it is revoked. If I wish to revoke my consent, I will inform the Court by writing in to FJCOURTS_MAINTPOS@FJCourts.gov.sg. </w:t>
      </w:r>
      <w:r w:rsidRPr="00B22AB7">
        <w:rPr>
          <w:rFonts w:ascii="Times New Roman" w:eastAsia="Calibri" w:hAnsi="Times New Roman" w:cs="Times New Roman"/>
          <w:bCs/>
        </w:rPr>
        <w:t>If there is revocation of consent, the date of revocation shall be taken to be the date of the email unless it is otherwise specified to take effect on a later date</w:t>
      </w:r>
      <w:r w:rsidRPr="00B22AB7">
        <w:rPr>
          <w:rFonts w:ascii="Times New Roman" w:hAnsi="Times New Roman" w:cs="Times New Roman"/>
          <w:bCs/>
        </w:rPr>
        <w:t>. Unless my consent is revoked in the manner provided, the Court is entitled to rely on this consent for purposes of serving the Summons on me.</w:t>
      </w:r>
    </w:p>
    <w:p w14:paraId="4AEEFE74" w14:textId="77777777" w:rsidR="00B22AB7" w:rsidRPr="00B22AB7" w:rsidRDefault="00B22AB7" w:rsidP="00B22AB7">
      <w:pPr>
        <w:pBdr>
          <w:top w:val="single" w:sz="4" w:space="1" w:color="auto"/>
          <w:left w:val="single" w:sz="4" w:space="4" w:color="auto"/>
          <w:bottom w:val="single" w:sz="4" w:space="1" w:color="auto"/>
          <w:right w:val="single" w:sz="4" w:space="4" w:color="auto"/>
        </w:pBdr>
        <w:spacing w:after="0" w:line="240" w:lineRule="auto"/>
        <w:jc w:val="both"/>
        <w:divId w:val="2116439976"/>
        <w:rPr>
          <w:rFonts w:ascii="Times New Roman" w:hAnsi="Times New Roman" w:cs="Times New Roman"/>
          <w:bCs/>
        </w:rPr>
      </w:pPr>
    </w:p>
    <w:p w14:paraId="4DA494C9" w14:textId="77777777" w:rsidR="00B22AB7" w:rsidRPr="00B22AB7" w:rsidRDefault="00B22AB7" w:rsidP="00B22AB7">
      <w:pPr>
        <w:pBdr>
          <w:top w:val="single" w:sz="4" w:space="1" w:color="auto"/>
          <w:left w:val="single" w:sz="4" w:space="4" w:color="auto"/>
          <w:bottom w:val="single" w:sz="4" w:space="1" w:color="auto"/>
          <w:right w:val="single" w:sz="4" w:space="4" w:color="auto"/>
        </w:pBdr>
        <w:spacing w:after="0" w:line="240" w:lineRule="auto"/>
        <w:jc w:val="both"/>
        <w:divId w:val="2116439976"/>
        <w:rPr>
          <w:rFonts w:ascii="Times New Roman" w:hAnsi="Times New Roman" w:cs="Times New Roman"/>
          <w:bCs/>
        </w:rPr>
      </w:pPr>
    </w:p>
    <w:p w14:paraId="3DECCB65" w14:textId="77777777" w:rsidR="00B22AB7" w:rsidRPr="00B22AB7" w:rsidRDefault="00B22AB7" w:rsidP="00B22AB7">
      <w:pPr>
        <w:pBdr>
          <w:top w:val="single" w:sz="4" w:space="1" w:color="auto"/>
          <w:left w:val="single" w:sz="4" w:space="4" w:color="auto"/>
          <w:bottom w:val="single" w:sz="4" w:space="1" w:color="auto"/>
          <w:right w:val="single" w:sz="4" w:space="4" w:color="auto"/>
        </w:pBdr>
        <w:spacing w:after="0" w:line="240" w:lineRule="auto"/>
        <w:jc w:val="both"/>
        <w:divId w:val="2116439976"/>
        <w:rPr>
          <w:rFonts w:ascii="Times New Roman" w:hAnsi="Times New Roman" w:cs="Times New Roman"/>
          <w:bCs/>
        </w:rPr>
      </w:pPr>
      <w:r w:rsidRPr="00B22AB7">
        <w:rPr>
          <w:rFonts w:ascii="Times New Roman" w:hAnsi="Times New Roman" w:cs="Times New Roman"/>
          <w:bCs/>
        </w:rPr>
        <w:t>Name of consenting party:</w:t>
      </w:r>
    </w:p>
    <w:p w14:paraId="4043BC81" w14:textId="77777777" w:rsidR="00B22AB7" w:rsidRPr="00B22AB7" w:rsidRDefault="00B22AB7" w:rsidP="00B22AB7">
      <w:pPr>
        <w:pBdr>
          <w:top w:val="single" w:sz="4" w:space="1" w:color="auto"/>
          <w:left w:val="single" w:sz="4" w:space="4" w:color="auto"/>
          <w:bottom w:val="single" w:sz="4" w:space="1" w:color="auto"/>
          <w:right w:val="single" w:sz="4" w:space="4" w:color="auto"/>
        </w:pBdr>
        <w:spacing w:after="0" w:line="240" w:lineRule="auto"/>
        <w:jc w:val="both"/>
        <w:divId w:val="2116439976"/>
        <w:rPr>
          <w:rFonts w:ascii="Times New Roman" w:hAnsi="Times New Roman" w:cs="Times New Roman"/>
          <w:bCs/>
        </w:rPr>
      </w:pPr>
    </w:p>
    <w:p w14:paraId="01A38067" w14:textId="77777777" w:rsidR="00B22AB7" w:rsidRPr="00B22AB7" w:rsidRDefault="00B22AB7" w:rsidP="00B22AB7">
      <w:pPr>
        <w:pBdr>
          <w:top w:val="single" w:sz="4" w:space="1" w:color="auto"/>
          <w:left w:val="single" w:sz="4" w:space="4" w:color="auto"/>
          <w:bottom w:val="single" w:sz="4" w:space="1" w:color="auto"/>
          <w:right w:val="single" w:sz="4" w:space="4" w:color="auto"/>
        </w:pBdr>
        <w:spacing w:after="0" w:line="240" w:lineRule="auto"/>
        <w:jc w:val="both"/>
        <w:divId w:val="2116439976"/>
        <w:rPr>
          <w:rFonts w:ascii="Times New Roman" w:hAnsi="Times New Roman" w:cs="Times New Roman"/>
          <w:bCs/>
        </w:rPr>
      </w:pPr>
      <w:r w:rsidRPr="00B22AB7">
        <w:rPr>
          <w:rFonts w:ascii="Times New Roman" w:hAnsi="Times New Roman" w:cs="Times New Roman"/>
          <w:bCs/>
        </w:rPr>
        <w:t>Signature of consenting party:</w:t>
      </w:r>
    </w:p>
    <w:p w14:paraId="7881933B" w14:textId="77777777" w:rsidR="00B22AB7" w:rsidRPr="00B22AB7" w:rsidRDefault="00B22AB7" w:rsidP="00B22AB7">
      <w:pPr>
        <w:pBdr>
          <w:top w:val="single" w:sz="4" w:space="1" w:color="auto"/>
          <w:left w:val="single" w:sz="4" w:space="4" w:color="auto"/>
          <w:bottom w:val="single" w:sz="4" w:space="1" w:color="auto"/>
          <w:right w:val="single" w:sz="4" w:space="4" w:color="auto"/>
        </w:pBdr>
        <w:spacing w:after="0" w:line="240" w:lineRule="auto"/>
        <w:jc w:val="both"/>
        <w:divId w:val="2116439976"/>
        <w:rPr>
          <w:rFonts w:ascii="Times New Roman" w:hAnsi="Times New Roman" w:cs="Times New Roman"/>
          <w:bCs/>
        </w:rPr>
      </w:pPr>
    </w:p>
    <w:p w14:paraId="1DFA37E5" w14:textId="77777777" w:rsidR="00B22AB7" w:rsidRPr="00B22AB7" w:rsidRDefault="00B22AB7" w:rsidP="00B22AB7">
      <w:pPr>
        <w:pBdr>
          <w:top w:val="single" w:sz="4" w:space="1" w:color="auto"/>
          <w:left w:val="single" w:sz="4" w:space="4" w:color="auto"/>
          <w:bottom w:val="single" w:sz="4" w:space="1" w:color="auto"/>
          <w:right w:val="single" w:sz="4" w:space="4" w:color="auto"/>
        </w:pBdr>
        <w:jc w:val="both"/>
        <w:divId w:val="2116439976"/>
        <w:rPr>
          <w:rFonts w:ascii="Times New Roman" w:hAnsi="Times New Roman" w:cs="Times New Roman"/>
          <w:bCs/>
        </w:rPr>
      </w:pPr>
      <w:r w:rsidRPr="00B22AB7">
        <w:rPr>
          <w:rFonts w:ascii="Times New Roman" w:hAnsi="Times New Roman" w:cs="Times New Roman"/>
          <w:bCs/>
        </w:rPr>
        <w:t xml:space="preserve">Date: </w:t>
      </w:r>
    </w:p>
    <w:p w14:paraId="233F1C24" w14:textId="77777777" w:rsidR="00B22AB7" w:rsidRPr="00B22AB7" w:rsidRDefault="00B22AB7" w:rsidP="00B22AB7">
      <w:pPr>
        <w:pBdr>
          <w:top w:val="single" w:sz="4" w:space="1" w:color="auto"/>
          <w:left w:val="single" w:sz="4" w:space="4" w:color="auto"/>
          <w:bottom w:val="single" w:sz="4" w:space="1" w:color="auto"/>
          <w:right w:val="single" w:sz="4" w:space="4" w:color="auto"/>
        </w:pBdr>
        <w:jc w:val="both"/>
        <w:divId w:val="2116439976"/>
        <w:rPr>
          <w:rFonts w:ascii="Times New Roman" w:hAnsi="Times New Roman" w:cs="Times New Roman"/>
          <w:bCs/>
        </w:rPr>
      </w:pPr>
      <w:r w:rsidRPr="00B22AB7">
        <w:rPr>
          <w:rFonts w:ascii="Times New Roman" w:hAnsi="Times New Roman" w:cs="Times New Roman"/>
          <w:bCs/>
        </w:rPr>
        <w:t xml:space="preserve">Interpreted by (if required): [State Name of court interpreter or consenting party’s solicitor] </w:t>
      </w:r>
    </w:p>
    <w:p w14:paraId="472763A6" w14:textId="77777777" w:rsidR="00B22AB7" w:rsidRDefault="00B22AB7" w:rsidP="00B22AB7">
      <w:pPr>
        <w:pBdr>
          <w:top w:val="single" w:sz="4" w:space="1" w:color="auto"/>
          <w:left w:val="single" w:sz="4" w:space="4" w:color="auto"/>
          <w:bottom w:val="single" w:sz="4" w:space="1" w:color="auto"/>
          <w:right w:val="single" w:sz="4" w:space="4" w:color="auto"/>
        </w:pBdr>
        <w:jc w:val="both"/>
        <w:divId w:val="2116439976"/>
        <w:rPr>
          <w:rFonts w:ascii="Times New Roman" w:hAnsi="Times New Roman" w:cs="Times New Roman"/>
        </w:rPr>
      </w:pPr>
    </w:p>
    <w:p w14:paraId="5FF0FDD2" w14:textId="3B463A28" w:rsidR="00B22AB7" w:rsidRPr="00B22AB7" w:rsidRDefault="00B22AB7" w:rsidP="00AB46CB">
      <w:pPr>
        <w:divId w:val="2116439976"/>
      </w:pPr>
    </w:p>
    <w:p w14:paraId="1031D458" w14:textId="62ABF634" w:rsidR="00B22AB7" w:rsidRDefault="00B22AB7" w:rsidP="00AB46CB">
      <w:pPr>
        <w:divId w:val="2116439976"/>
      </w:pPr>
    </w:p>
    <w:p w14:paraId="7A11189B" w14:textId="7CE9EBD7" w:rsidR="00B22AB7" w:rsidRDefault="00B22AB7" w:rsidP="00AB46CB">
      <w:pPr>
        <w:divId w:val="2116439976"/>
      </w:pPr>
    </w:p>
    <w:p w14:paraId="350988EC" w14:textId="60B5F481" w:rsidR="00B22AB7" w:rsidRDefault="00B22AB7" w:rsidP="00AB46CB">
      <w:pPr>
        <w:divId w:val="2116439976"/>
      </w:pPr>
    </w:p>
    <w:p w14:paraId="3F71E955" w14:textId="10112E02" w:rsidR="00B22AB7" w:rsidRDefault="00B22AB7" w:rsidP="00AB46CB">
      <w:pPr>
        <w:divId w:val="2116439976"/>
      </w:pPr>
    </w:p>
    <w:p w14:paraId="7E1ECB2E" w14:textId="7E659659" w:rsidR="00B22AB7" w:rsidRDefault="00B22AB7" w:rsidP="00AB46CB">
      <w:pPr>
        <w:divId w:val="2116439976"/>
      </w:pPr>
    </w:p>
    <w:p w14:paraId="1A45D13D" w14:textId="0378E336" w:rsidR="00B22AB7" w:rsidRDefault="00B22AB7" w:rsidP="00AB46CB">
      <w:pPr>
        <w:divId w:val="2116439976"/>
      </w:pPr>
    </w:p>
    <w:p w14:paraId="4FB13E1F" w14:textId="5DA90B3E" w:rsidR="00B22AB7" w:rsidRDefault="00B22AB7" w:rsidP="00AB46CB">
      <w:pPr>
        <w:divId w:val="2116439976"/>
      </w:pPr>
    </w:p>
    <w:p w14:paraId="39213D83" w14:textId="4B41AB52" w:rsidR="00B22AB7" w:rsidRDefault="00B22AB7" w:rsidP="00AB46CB">
      <w:pPr>
        <w:divId w:val="2116439976"/>
      </w:pPr>
    </w:p>
    <w:p w14:paraId="315655BC" w14:textId="5823EB2E" w:rsidR="00B22AB7" w:rsidRDefault="00B22AB7" w:rsidP="00AB46CB">
      <w:pPr>
        <w:divId w:val="2116439976"/>
      </w:pPr>
    </w:p>
    <w:p w14:paraId="75023466" w14:textId="77777777" w:rsidR="00B22AB7" w:rsidRDefault="00B22AB7" w:rsidP="00AB46CB">
      <w:pPr>
        <w:divId w:val="2116439976"/>
      </w:pPr>
    </w:p>
    <w:p w14:paraId="46609B86" w14:textId="2232377F" w:rsidR="00267633" w:rsidRPr="00AB46CB" w:rsidRDefault="00267633" w:rsidP="00AB46CB">
      <w:pPr>
        <w:divId w:val="2116439976"/>
      </w:pPr>
    </w:p>
    <w:tbl>
      <w:tblPr>
        <w:tblW w:w="9240" w:type="dxa"/>
        <w:jc w:val="center"/>
        <w:tblLayout w:type="fixed"/>
        <w:tblLook w:val="0000" w:firstRow="0" w:lastRow="0" w:firstColumn="0" w:lastColumn="0" w:noHBand="0" w:noVBand="0"/>
      </w:tblPr>
      <w:tblGrid>
        <w:gridCol w:w="3080"/>
        <w:gridCol w:w="3080"/>
        <w:gridCol w:w="3080"/>
      </w:tblGrid>
      <w:tr w:rsidR="00267633" w:rsidRPr="00267633" w14:paraId="78FFA73B" w14:textId="77777777" w:rsidTr="00267633">
        <w:trPr>
          <w:divId w:val="2116439976"/>
          <w:jc w:val="center"/>
        </w:trPr>
        <w:tc>
          <w:tcPr>
            <w:tcW w:w="3080" w:type="dxa"/>
          </w:tcPr>
          <w:p w14:paraId="033B2BFD" w14:textId="77777777" w:rsidR="00267633" w:rsidRPr="00267633" w:rsidRDefault="00267633" w:rsidP="00267633">
            <w:pPr>
              <w:spacing w:before="0" w:after="120" w:line="240" w:lineRule="auto"/>
              <w:rPr>
                <w:rFonts w:ascii="Times New Roman" w:hAnsi="Times New Roman" w:cs="Times New Roman"/>
                <w:sz w:val="18"/>
                <w:szCs w:val="20"/>
                <w:lang w:val="en-GB" w:eastAsia="zh-CN"/>
              </w:rPr>
            </w:pPr>
          </w:p>
        </w:tc>
        <w:tc>
          <w:tcPr>
            <w:tcW w:w="3080" w:type="dxa"/>
          </w:tcPr>
          <w:p w14:paraId="10134741" w14:textId="77777777" w:rsidR="00267633" w:rsidRDefault="00267633" w:rsidP="00267633">
            <w:pPr>
              <w:keepNext/>
              <w:spacing w:before="0" w:after="0"/>
              <w:ind w:left="720" w:hanging="720"/>
              <w:jc w:val="center"/>
              <w:outlineLvl w:val="1"/>
              <w:rPr>
                <w:rFonts w:ascii="Times New Roman" w:hAnsi="Times New Roman"/>
                <w:bCs/>
                <w:iCs/>
                <w:spacing w:val="-3"/>
                <w:szCs w:val="28"/>
                <w:lang w:val="en-GB" w:eastAsia="zh-CN"/>
              </w:rPr>
            </w:pPr>
            <w:r w:rsidRPr="00267633">
              <w:rPr>
                <w:rFonts w:ascii="Times New Roman" w:hAnsi="Times New Roman"/>
                <w:bCs/>
                <w:iCs/>
                <w:spacing w:val="-3"/>
                <w:szCs w:val="28"/>
                <w:lang w:val="en-GB" w:eastAsia="zh-CN"/>
              </w:rPr>
              <w:t>FORM 208</w:t>
            </w:r>
          </w:p>
          <w:p w14:paraId="4EA140E3" w14:textId="77777777" w:rsidR="002C7D0B" w:rsidRPr="00267633" w:rsidRDefault="002C7D0B" w:rsidP="00267633">
            <w:pPr>
              <w:keepNext/>
              <w:spacing w:before="0" w:after="0"/>
              <w:ind w:left="720" w:hanging="720"/>
              <w:jc w:val="center"/>
              <w:outlineLvl w:val="1"/>
              <w:rPr>
                <w:rFonts w:ascii="Times New Roman" w:hAnsi="Times New Roman"/>
                <w:bCs/>
                <w:iCs/>
                <w:spacing w:val="-3"/>
                <w:szCs w:val="28"/>
                <w:lang w:val="en-GB" w:eastAsia="zh-CN"/>
              </w:rPr>
            </w:pPr>
            <w:r>
              <w:rPr>
                <w:rFonts w:ascii="Times New Roman" w:hAnsi="Times New Roman"/>
                <w:bCs/>
                <w:iCs/>
                <w:spacing w:val="-3"/>
                <w:szCs w:val="28"/>
                <w:lang w:val="en-GB" w:eastAsia="zh-CN"/>
              </w:rPr>
              <w:t>[Deleted]</w:t>
            </w:r>
          </w:p>
        </w:tc>
        <w:tc>
          <w:tcPr>
            <w:tcW w:w="3080" w:type="dxa"/>
          </w:tcPr>
          <w:p w14:paraId="1B431EC2"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r>
    </w:tbl>
    <w:p w14:paraId="02BF6977" w14:textId="77777777" w:rsidR="00267633" w:rsidRPr="00267633" w:rsidRDefault="002C7D0B" w:rsidP="00267633">
      <w:pPr>
        <w:spacing w:before="0" w:after="200" w:line="276" w:lineRule="auto"/>
        <w:jc w:val="center"/>
        <w:divId w:val="2116439976"/>
        <w:rPr>
          <w:rFonts w:ascii="Times New Roman" w:hAnsi="Times New Roman" w:cs="Times New Roman"/>
          <w:lang w:val="en-GB" w:eastAsia="en-GB"/>
        </w:rPr>
      </w:pPr>
      <w:r>
        <w:rPr>
          <w:rFonts w:ascii="Calibri" w:hAnsi="Calibri" w:cs="Times New Roman"/>
          <w:sz w:val="22"/>
          <w:szCs w:val="22"/>
          <w:lang w:val="en-GB" w:eastAsia="en-GB"/>
        </w:rPr>
        <w:br w:type="page"/>
      </w:r>
      <w:r w:rsidR="00267633" w:rsidRPr="00267633">
        <w:rPr>
          <w:rFonts w:ascii="Times New Roman" w:hAnsi="Times New Roman" w:cs="Times New Roman"/>
          <w:lang w:val="en-GB" w:eastAsia="en-GB"/>
        </w:rPr>
        <w:lastRenderedPageBreak/>
        <w:t>FORM 209</w:t>
      </w:r>
    </w:p>
    <w:p w14:paraId="043DA46B" w14:textId="77777777" w:rsidR="00267633" w:rsidRPr="00267633" w:rsidRDefault="00267633" w:rsidP="00267633">
      <w:pPr>
        <w:spacing w:before="0" w:after="200" w:line="276" w:lineRule="auto"/>
        <w:divId w:val="2116439976"/>
        <w:rPr>
          <w:rFonts w:ascii="Times New Roman" w:hAnsi="Times New Roman" w:cs="Times New Roman"/>
          <w:sz w:val="22"/>
          <w:szCs w:val="22"/>
          <w:lang w:val="en-GB" w:eastAsia="en-GB"/>
        </w:rPr>
      </w:pPr>
      <w:r w:rsidRPr="00267633">
        <w:rPr>
          <w:rFonts w:ascii="Times New Roman" w:hAnsi="Times New Roman" w:cs="Times New Roman"/>
          <w:sz w:val="22"/>
          <w:szCs w:val="22"/>
          <w:lang w:val="en-GB" w:eastAsia="en-GB"/>
        </w:rPr>
        <w:t>Para 25</w:t>
      </w:r>
    </w:p>
    <w:p w14:paraId="4BD95A77" w14:textId="77777777" w:rsidR="00267633" w:rsidRPr="00267633" w:rsidRDefault="00267633" w:rsidP="00267633">
      <w:pPr>
        <w:spacing w:before="0" w:after="200" w:line="276" w:lineRule="auto"/>
        <w:jc w:val="both"/>
        <w:divId w:val="2116439976"/>
        <w:rPr>
          <w:rFonts w:ascii="Times New Roman" w:eastAsia="Calibri" w:hAnsi="Times New Roman" w:cs="Times New Roman"/>
          <w:i/>
          <w:lang w:val="en-GB" w:eastAsia="en-GB"/>
        </w:rPr>
      </w:pPr>
      <w:r w:rsidRPr="00267633">
        <w:rPr>
          <w:rFonts w:ascii="Times New Roman" w:eastAsia="Calibri" w:hAnsi="Times New Roman" w:cs="Times New Roman"/>
          <w:i/>
          <w:lang w:val="en-GB" w:eastAsia="en-GB"/>
        </w:rPr>
        <w:t>[For applications under section 65 of the Women’s Charter]</w:t>
      </w:r>
    </w:p>
    <w:p w14:paraId="6C705D89" w14:textId="77777777" w:rsidR="00267633" w:rsidRPr="00267633" w:rsidRDefault="00267633" w:rsidP="00267633">
      <w:pPr>
        <w:spacing w:before="0" w:after="200" w:line="276" w:lineRule="auto"/>
        <w:jc w:val="center"/>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IN THE FAMILY JUSTICE COURTS OF THE REPUBLIC OF SINGAPORE</w:t>
      </w:r>
    </w:p>
    <w:p w14:paraId="2DC14B47" w14:textId="77777777" w:rsidR="00267633" w:rsidRPr="00267633" w:rsidRDefault="00267633" w:rsidP="00267633">
      <w:pPr>
        <w:spacing w:before="0" w:after="200" w:line="276" w:lineRule="auto"/>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 xml:space="preserve">Summons </w:t>
      </w:r>
      <w:proofErr w:type="gramStart"/>
      <w:r w:rsidRPr="00267633">
        <w:rPr>
          <w:rFonts w:ascii="Times New Roman" w:eastAsia="Calibri" w:hAnsi="Times New Roman" w:cs="Times New Roman"/>
          <w:lang w:val="en-GB" w:eastAsia="en-GB"/>
        </w:rPr>
        <w:t>No .</w:t>
      </w:r>
      <w:proofErr w:type="gramEnd"/>
      <w:r w:rsidRPr="00267633">
        <w:rPr>
          <w:rFonts w:ascii="Times New Roman" w:eastAsia="Calibri" w:hAnsi="Times New Roman" w:cs="Times New Roman"/>
          <w:lang w:val="en-GB" w:eastAsia="en-GB"/>
        </w:rPr>
        <w:t xml:space="preserve"> </w:t>
      </w:r>
      <w:proofErr w:type="gramStart"/>
      <w:r w:rsidRPr="00267633">
        <w:rPr>
          <w:rFonts w:ascii="Times New Roman" w:eastAsia="Calibri" w:hAnsi="Times New Roman" w:cs="Times New Roman"/>
          <w:lang w:val="en-GB" w:eastAsia="en-GB"/>
        </w:rPr>
        <w:t>SS  _</w:t>
      </w:r>
      <w:proofErr w:type="gramEnd"/>
      <w:r w:rsidRPr="00267633">
        <w:rPr>
          <w:rFonts w:ascii="Times New Roman" w:eastAsia="Calibri" w:hAnsi="Times New Roman" w:cs="Times New Roman"/>
          <w:lang w:val="en-GB" w:eastAsia="en-GB"/>
        </w:rPr>
        <w:t>___ of 20__</w:t>
      </w:r>
    </w:p>
    <w:p w14:paraId="6B71BC08" w14:textId="77777777" w:rsidR="00267633" w:rsidRPr="00267633" w:rsidRDefault="00267633" w:rsidP="00267633">
      <w:pPr>
        <w:spacing w:before="0" w:after="200" w:line="276" w:lineRule="auto"/>
        <w:jc w:val="center"/>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Between</w:t>
      </w:r>
    </w:p>
    <w:p w14:paraId="05476590" w14:textId="77777777" w:rsidR="00267633" w:rsidRPr="00267633" w:rsidRDefault="00267633" w:rsidP="00267633">
      <w:pPr>
        <w:spacing w:before="0" w:after="200" w:line="276" w:lineRule="auto"/>
        <w:jc w:val="center"/>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___________________ Complainant</w:t>
      </w:r>
    </w:p>
    <w:p w14:paraId="1F0FF319" w14:textId="77777777" w:rsidR="00267633" w:rsidRPr="00267633" w:rsidRDefault="00267633" w:rsidP="00267633">
      <w:pPr>
        <w:spacing w:before="0" w:after="200" w:line="276" w:lineRule="auto"/>
        <w:jc w:val="center"/>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And</w:t>
      </w:r>
    </w:p>
    <w:p w14:paraId="41EDB8E2" w14:textId="77777777" w:rsidR="00267633" w:rsidRPr="00267633" w:rsidRDefault="00267633" w:rsidP="00267633">
      <w:pPr>
        <w:spacing w:before="0" w:after="200" w:line="276" w:lineRule="auto"/>
        <w:jc w:val="center"/>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____________________ Respondent</w:t>
      </w:r>
    </w:p>
    <w:p w14:paraId="57DA95C9" w14:textId="77777777" w:rsidR="00267633" w:rsidRPr="00267633" w:rsidRDefault="00267633" w:rsidP="00267633">
      <w:pPr>
        <w:spacing w:before="0" w:after="200" w:line="276" w:lineRule="auto"/>
        <w:jc w:val="center"/>
        <w:divId w:val="2116439976"/>
        <w:rPr>
          <w:rFonts w:ascii="Times New Roman" w:eastAsia="Calibri" w:hAnsi="Times New Roman" w:cs="Times New Roman"/>
          <w:b/>
          <w:lang w:val="en-GB" w:eastAsia="en-GB"/>
        </w:rPr>
      </w:pPr>
      <w:r w:rsidRPr="00267633">
        <w:rPr>
          <w:rFonts w:ascii="Times New Roman" w:eastAsia="Calibri" w:hAnsi="Times New Roman" w:cs="Times New Roman"/>
          <w:b/>
          <w:lang w:val="en-GB" w:eastAsia="en-GB"/>
        </w:rPr>
        <w:t>COMPLAINANT’S AFFIDAVIT</w:t>
      </w:r>
    </w:p>
    <w:p w14:paraId="77B11822" w14:textId="77777777" w:rsidR="00267633" w:rsidRPr="00267633" w:rsidRDefault="00267633" w:rsidP="00267633">
      <w:pPr>
        <w:spacing w:before="0" w:after="200" w:line="276" w:lineRule="auto"/>
        <w:ind w:firstLine="720"/>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 xml:space="preserve">I, </w:t>
      </w:r>
      <w:bookmarkStart w:id="70" w:name="Text1"/>
      <w:r w:rsidRPr="00267633">
        <w:rPr>
          <w:rFonts w:ascii="Times New Roman" w:eastAsia="Calibri" w:hAnsi="Times New Roman" w:cs="Times New Roman"/>
          <w:lang w:val="en-GB" w:eastAsia="en-GB"/>
        </w:rPr>
        <w:fldChar w:fldCharType="begin">
          <w:ffData>
            <w:name w:val="Text1"/>
            <w:enabled/>
            <w:calcOnExit w:val="0"/>
            <w:textInput>
              <w:default w:val="Name and NRIC"/>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Name and NRIC</w:t>
      </w:r>
      <w:r w:rsidRPr="00267633">
        <w:rPr>
          <w:rFonts w:ascii="Times New Roman" w:eastAsia="Calibri" w:hAnsi="Times New Roman" w:cs="Times New Roman"/>
          <w:lang w:val="en-GB" w:eastAsia="en-GB"/>
        </w:rPr>
        <w:fldChar w:fldCharType="end"/>
      </w:r>
      <w:bookmarkEnd w:id="70"/>
      <w:r w:rsidRPr="00267633">
        <w:rPr>
          <w:rFonts w:ascii="Times New Roman" w:eastAsia="Calibri" w:hAnsi="Times New Roman" w:cs="Times New Roman"/>
          <w:lang w:val="en-GB" w:eastAsia="en-GB"/>
        </w:rPr>
        <w:t xml:space="preserve"> of </w:t>
      </w:r>
      <w:r w:rsidRPr="00267633">
        <w:rPr>
          <w:rFonts w:ascii="Times New Roman" w:eastAsia="Calibri" w:hAnsi="Times New Roman" w:cs="Times New Roman"/>
          <w:lang w:val="en-GB" w:eastAsia="en-GB"/>
        </w:rPr>
        <w:fldChar w:fldCharType="begin">
          <w:ffData>
            <w:name w:val=""/>
            <w:enabled/>
            <w:calcOnExit w:val="0"/>
            <w:textInput>
              <w:default w:val="Address"/>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Address</w:t>
      </w:r>
      <w:r w:rsidRPr="00267633">
        <w:rPr>
          <w:rFonts w:ascii="Times New Roman" w:eastAsia="Calibri" w:hAnsi="Times New Roman" w:cs="Times New Roman"/>
          <w:lang w:val="en-GB" w:eastAsia="en-GB"/>
        </w:rPr>
        <w:fldChar w:fldCharType="end"/>
      </w:r>
      <w:r w:rsidRPr="00267633">
        <w:rPr>
          <w:rFonts w:ascii="Times New Roman" w:eastAsia="Calibri" w:hAnsi="Times New Roman" w:cs="Times New Roman"/>
          <w:lang w:val="en-GB" w:eastAsia="en-GB"/>
        </w:rPr>
        <w:t xml:space="preserve"> am the complainant in this matter.</w:t>
      </w:r>
    </w:p>
    <w:p w14:paraId="5FF7C191" w14:textId="77777777" w:rsidR="00267633" w:rsidRPr="00267633" w:rsidRDefault="00267633" w:rsidP="00267633">
      <w:pPr>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 xml:space="preserve">2 </w:t>
      </w:r>
      <w:r w:rsidRPr="00267633">
        <w:rPr>
          <w:rFonts w:ascii="Times New Roman" w:eastAsia="Calibri" w:hAnsi="Times New Roman" w:cs="Times New Roman"/>
          <w:lang w:val="en-GB" w:eastAsia="en-GB"/>
        </w:rPr>
        <w:tab/>
        <w:t xml:space="preserve">On </w:t>
      </w:r>
      <w:r w:rsidRPr="00267633">
        <w:rPr>
          <w:rFonts w:ascii="Times New Roman" w:eastAsia="Calibri" w:hAnsi="Times New Roman" w:cs="Times New Roman"/>
          <w:lang w:val="en-GB" w:eastAsia="en-GB"/>
        </w:rPr>
        <w:fldChar w:fldCharType="begin">
          <w:ffData>
            <w:name w:val=""/>
            <w:enabled/>
            <w:calcOnExit w:val="0"/>
            <w:textInput>
              <w:default w:val="date"/>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date</w:t>
      </w:r>
      <w:r w:rsidRPr="00267633">
        <w:rPr>
          <w:rFonts w:ascii="Times New Roman" w:eastAsia="Calibri" w:hAnsi="Times New Roman" w:cs="Times New Roman"/>
          <w:lang w:val="en-GB" w:eastAsia="en-GB"/>
        </w:rPr>
        <w:fldChar w:fldCharType="end"/>
      </w:r>
      <w:r w:rsidRPr="00267633">
        <w:rPr>
          <w:rFonts w:ascii="Times New Roman" w:eastAsia="Calibri" w:hAnsi="Times New Roman" w:cs="Times New Roman"/>
          <w:lang w:val="en-GB" w:eastAsia="en-GB"/>
        </w:rPr>
        <w:t>, I lodged a Magistrate Complaint against the Respondent for family violence for the purpose of obtaining a Personal Protection Order and Domestic Exclusion Order* against the Respondent in favour of:</w:t>
      </w:r>
    </w:p>
    <w:p w14:paraId="3EC9C333" w14:textId="77777777" w:rsidR="00267633" w:rsidRPr="00267633" w:rsidRDefault="00267633" w:rsidP="006172E9">
      <w:pPr>
        <w:numPr>
          <w:ilvl w:val="0"/>
          <w:numId w:val="105"/>
        </w:numPr>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myself</w:t>
      </w:r>
    </w:p>
    <w:p w14:paraId="5D52481A" w14:textId="77777777" w:rsidR="00267633" w:rsidRPr="00267633" w:rsidRDefault="00267633" w:rsidP="006172E9">
      <w:pPr>
        <w:numPr>
          <w:ilvl w:val="0"/>
          <w:numId w:val="105"/>
        </w:numPr>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my child or children of the marriage, namely</w:t>
      </w:r>
    </w:p>
    <w:p w14:paraId="38A4FFB6" w14:textId="77777777" w:rsidR="00267633" w:rsidRPr="00267633" w:rsidRDefault="00267633" w:rsidP="006172E9">
      <w:pPr>
        <w:numPr>
          <w:ilvl w:val="1"/>
          <w:numId w:val="105"/>
        </w:numPr>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fldChar w:fldCharType="begin">
          <w:ffData>
            <w:name w:val="Text3"/>
            <w:enabled/>
            <w:calcOnExit w:val="0"/>
            <w:textInput>
              <w:default w:val="Name of child"/>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Name of child</w:t>
      </w:r>
      <w:r w:rsidRPr="00267633">
        <w:rPr>
          <w:rFonts w:ascii="Times New Roman" w:eastAsia="Calibri" w:hAnsi="Times New Roman" w:cs="Times New Roman"/>
          <w:lang w:val="en-GB" w:eastAsia="en-GB"/>
        </w:rPr>
        <w:fldChar w:fldCharType="end"/>
      </w:r>
      <w:r w:rsidRPr="00267633">
        <w:rPr>
          <w:rFonts w:ascii="Times New Roman" w:eastAsia="Calibri" w:hAnsi="Times New Roman" w:cs="Times New Roman"/>
          <w:lang w:val="en-GB" w:eastAsia="en-GB"/>
        </w:rPr>
        <w:t xml:space="preserve">, born on </w:t>
      </w:r>
      <w:r w:rsidRPr="00267633">
        <w:rPr>
          <w:rFonts w:ascii="Times New Roman" w:eastAsia="Calibri" w:hAnsi="Times New Roman" w:cs="Times New Roman"/>
          <w:lang w:val="en-GB" w:eastAsia="en-GB"/>
        </w:rPr>
        <w:fldChar w:fldCharType="begin">
          <w:ffData>
            <w:name w:val=""/>
            <w:enabled/>
            <w:calcOnExit w:val="0"/>
            <w:textInput>
              <w:default w:val="Date of Birth"/>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Date of Birth</w:t>
      </w:r>
      <w:r w:rsidRPr="00267633">
        <w:rPr>
          <w:rFonts w:ascii="Times New Roman" w:eastAsia="Calibri" w:hAnsi="Times New Roman" w:cs="Times New Roman"/>
          <w:lang w:val="en-GB" w:eastAsia="en-GB"/>
        </w:rPr>
        <w:fldChar w:fldCharType="end"/>
      </w:r>
    </w:p>
    <w:p w14:paraId="2CF2C308" w14:textId="77777777" w:rsidR="00267633" w:rsidRPr="00267633" w:rsidRDefault="00267633" w:rsidP="006172E9">
      <w:pPr>
        <w:numPr>
          <w:ilvl w:val="1"/>
          <w:numId w:val="105"/>
        </w:numPr>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fldChar w:fldCharType="begin">
          <w:ffData>
            <w:name w:val="Text3"/>
            <w:enabled/>
            <w:calcOnExit w:val="0"/>
            <w:textInput>
              <w:default w:val="Name of child"/>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Name of child</w:t>
      </w:r>
      <w:r w:rsidRPr="00267633">
        <w:rPr>
          <w:rFonts w:ascii="Times New Roman" w:eastAsia="Calibri" w:hAnsi="Times New Roman" w:cs="Times New Roman"/>
          <w:lang w:val="en-GB" w:eastAsia="en-GB"/>
        </w:rPr>
        <w:fldChar w:fldCharType="end"/>
      </w:r>
      <w:r w:rsidRPr="00267633">
        <w:rPr>
          <w:rFonts w:ascii="Times New Roman" w:eastAsia="Calibri" w:hAnsi="Times New Roman" w:cs="Times New Roman"/>
          <w:lang w:val="en-GB" w:eastAsia="en-GB"/>
        </w:rPr>
        <w:t xml:space="preserve">, born on </w:t>
      </w:r>
      <w:r w:rsidRPr="00267633">
        <w:rPr>
          <w:rFonts w:ascii="Times New Roman" w:eastAsia="Calibri" w:hAnsi="Times New Roman" w:cs="Times New Roman"/>
          <w:lang w:val="en-GB" w:eastAsia="en-GB"/>
        </w:rPr>
        <w:fldChar w:fldCharType="begin">
          <w:ffData>
            <w:name w:val=""/>
            <w:enabled/>
            <w:calcOnExit w:val="0"/>
            <w:textInput>
              <w:default w:val="Date of Birth"/>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Date of Birth</w:t>
      </w:r>
      <w:r w:rsidRPr="00267633">
        <w:rPr>
          <w:rFonts w:ascii="Times New Roman" w:eastAsia="Calibri" w:hAnsi="Times New Roman" w:cs="Times New Roman"/>
          <w:lang w:val="en-GB" w:eastAsia="en-GB"/>
        </w:rPr>
        <w:fldChar w:fldCharType="end"/>
      </w:r>
    </w:p>
    <w:p w14:paraId="7830E28B" w14:textId="77777777" w:rsidR="00267633" w:rsidRPr="00267633" w:rsidRDefault="00267633" w:rsidP="00267633">
      <w:pPr>
        <w:spacing w:before="0" w:after="200" w:line="276" w:lineRule="auto"/>
        <w:ind w:firstLine="720"/>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 xml:space="preserve">c)   </w:t>
      </w:r>
      <w:proofErr w:type="spellStart"/>
      <w:r w:rsidRPr="00267633">
        <w:rPr>
          <w:rFonts w:ascii="Times New Roman" w:eastAsia="Calibri" w:hAnsi="Times New Roman" w:cs="Times New Roman"/>
          <w:lang w:val="en-GB" w:eastAsia="en-GB"/>
        </w:rPr>
        <w:t>others:</w:t>
      </w:r>
      <w:bookmarkStart w:id="71" w:name="Text4"/>
      <w:r w:rsidRPr="00267633">
        <w:rPr>
          <w:rFonts w:ascii="Times New Roman" w:eastAsia="Calibri" w:hAnsi="Times New Roman" w:cs="Times New Roman"/>
          <w:lang w:val="en-GB" w:eastAsia="en-GB"/>
        </w:rPr>
        <w:fldChar w:fldCharType="begin">
          <w:ffData>
            <w:name w:val="Text4"/>
            <w:enabled/>
            <w:calcOnExit w:val="0"/>
            <w:textInput>
              <w:default w:val="Indicate relationship"/>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Indicate</w:t>
      </w:r>
      <w:proofErr w:type="spellEnd"/>
      <w:r w:rsidRPr="00267633">
        <w:rPr>
          <w:rFonts w:ascii="Times New Roman" w:eastAsia="Calibri" w:hAnsi="Times New Roman" w:cs="Times New Roman"/>
          <w:noProof/>
          <w:lang w:val="en-GB" w:eastAsia="en-GB"/>
        </w:rPr>
        <w:t xml:space="preserve"> relationship</w:t>
      </w:r>
      <w:r w:rsidRPr="00267633">
        <w:rPr>
          <w:rFonts w:ascii="Times New Roman" w:eastAsia="Calibri" w:hAnsi="Times New Roman" w:cs="Times New Roman"/>
          <w:lang w:val="en-GB" w:eastAsia="en-GB"/>
        </w:rPr>
        <w:fldChar w:fldCharType="end"/>
      </w:r>
      <w:bookmarkEnd w:id="71"/>
      <w:r w:rsidRPr="00267633">
        <w:rPr>
          <w:rFonts w:ascii="Times New Roman" w:eastAsia="Calibri" w:hAnsi="Times New Roman" w:cs="Times New Roman"/>
          <w:lang w:val="en-GB" w:eastAsia="en-GB"/>
        </w:rPr>
        <w:t xml:space="preserve"> </w:t>
      </w:r>
    </w:p>
    <w:p w14:paraId="066FEA22" w14:textId="77777777" w:rsidR="00267633" w:rsidRPr="00267633" w:rsidRDefault="00267633" w:rsidP="00267633">
      <w:pPr>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3a*</w:t>
      </w:r>
      <w:r w:rsidRPr="00267633">
        <w:rPr>
          <w:rFonts w:ascii="Times New Roman" w:eastAsia="Calibri" w:hAnsi="Times New Roman" w:cs="Times New Roman"/>
          <w:lang w:val="en-GB" w:eastAsia="en-GB"/>
        </w:rPr>
        <w:tab/>
        <w:t xml:space="preserve">The Respondent was married to me at </w:t>
      </w:r>
      <w:bookmarkStart w:id="72" w:name="Text2"/>
      <w:r w:rsidRPr="00267633">
        <w:rPr>
          <w:rFonts w:ascii="Times New Roman" w:eastAsia="Calibri" w:hAnsi="Times New Roman" w:cs="Times New Roman"/>
          <w:lang w:val="en-GB" w:eastAsia="en-GB"/>
        </w:rPr>
        <w:fldChar w:fldCharType="begin">
          <w:ffData>
            <w:name w:val="Text2"/>
            <w:enabled/>
            <w:calcOnExit w:val="0"/>
            <w:textInput>
              <w:default w:val="Place of Marriage"/>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Place of Marriage</w:t>
      </w:r>
      <w:r w:rsidRPr="00267633">
        <w:rPr>
          <w:rFonts w:ascii="Times New Roman" w:eastAsia="Calibri" w:hAnsi="Times New Roman" w:cs="Times New Roman"/>
          <w:lang w:val="en-GB" w:eastAsia="en-GB"/>
        </w:rPr>
        <w:fldChar w:fldCharType="end"/>
      </w:r>
      <w:bookmarkEnd w:id="72"/>
      <w:r w:rsidRPr="00267633">
        <w:rPr>
          <w:rFonts w:ascii="Times New Roman" w:eastAsia="Calibri" w:hAnsi="Times New Roman" w:cs="Times New Roman"/>
          <w:lang w:val="en-GB" w:eastAsia="en-GB"/>
        </w:rPr>
        <w:t xml:space="preserve"> on </w:t>
      </w:r>
      <w:r w:rsidRPr="00267633">
        <w:rPr>
          <w:rFonts w:ascii="Times New Roman" w:eastAsia="Calibri" w:hAnsi="Times New Roman" w:cs="Times New Roman"/>
          <w:lang w:val="en-GB" w:eastAsia="en-GB"/>
        </w:rPr>
        <w:fldChar w:fldCharType="begin">
          <w:ffData>
            <w:name w:val=""/>
            <w:enabled/>
            <w:calcOnExit w:val="0"/>
            <w:textInput>
              <w:default w:val="date"/>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date</w:t>
      </w:r>
      <w:r w:rsidRPr="00267633">
        <w:rPr>
          <w:rFonts w:ascii="Times New Roman" w:eastAsia="Calibri" w:hAnsi="Times New Roman" w:cs="Times New Roman"/>
          <w:lang w:val="en-GB" w:eastAsia="en-GB"/>
        </w:rPr>
        <w:fldChar w:fldCharType="end"/>
      </w:r>
      <w:r w:rsidRPr="00267633">
        <w:rPr>
          <w:rFonts w:ascii="Times New Roman" w:eastAsia="Calibri" w:hAnsi="Times New Roman" w:cs="Times New Roman"/>
          <w:lang w:val="en-GB" w:eastAsia="en-GB"/>
        </w:rPr>
        <w:t>*.</w:t>
      </w:r>
    </w:p>
    <w:p w14:paraId="0E75C2BE" w14:textId="77777777" w:rsidR="00267633" w:rsidRPr="00267633" w:rsidRDefault="00267633" w:rsidP="00267633">
      <w:pPr>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3b*</w:t>
      </w:r>
      <w:r w:rsidRPr="00267633">
        <w:rPr>
          <w:rFonts w:ascii="Times New Roman" w:eastAsia="Calibri" w:hAnsi="Times New Roman" w:cs="Times New Roman"/>
          <w:lang w:val="en-GB" w:eastAsia="en-GB"/>
        </w:rPr>
        <w:tab/>
        <w:t xml:space="preserve">The Respondent is related to me. </w:t>
      </w:r>
      <w:r w:rsidRPr="00267633">
        <w:rPr>
          <w:rFonts w:ascii="Times New Roman" w:eastAsia="Calibri" w:hAnsi="Times New Roman" w:cs="Times New Roman"/>
          <w:i/>
          <w:lang w:val="en-GB" w:eastAsia="en-GB"/>
        </w:rPr>
        <w:t>[Please explain relationship between the respondent and the “others” seeking protection (if any</w:t>
      </w:r>
      <w:proofErr w:type="gramStart"/>
      <w:r w:rsidRPr="00267633">
        <w:rPr>
          <w:rFonts w:ascii="Times New Roman" w:eastAsia="Calibri" w:hAnsi="Times New Roman" w:cs="Times New Roman"/>
          <w:i/>
          <w:lang w:val="en-GB" w:eastAsia="en-GB"/>
        </w:rPr>
        <w:t>)]*</w:t>
      </w:r>
      <w:proofErr w:type="gramEnd"/>
    </w:p>
    <w:p w14:paraId="56BCA2D4" w14:textId="77777777" w:rsidR="00267633" w:rsidRPr="00267633" w:rsidRDefault="00267633" w:rsidP="00267633">
      <w:pPr>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4</w:t>
      </w:r>
      <w:r w:rsidRPr="00267633">
        <w:rPr>
          <w:rFonts w:ascii="Times New Roman" w:eastAsia="Calibri" w:hAnsi="Times New Roman" w:cs="Times New Roman"/>
          <w:lang w:val="en-GB" w:eastAsia="en-GB"/>
        </w:rPr>
        <w:tab/>
        <w:t xml:space="preserve">The respondent and I are currently living/not living* together. </w:t>
      </w:r>
    </w:p>
    <w:p w14:paraId="1DBF7483" w14:textId="77777777" w:rsidR="00267633" w:rsidRPr="00267633" w:rsidRDefault="00267633" w:rsidP="00267633">
      <w:pPr>
        <w:spacing w:before="0" w:after="200" w:line="276" w:lineRule="auto"/>
        <w:jc w:val="both"/>
        <w:divId w:val="2116439976"/>
        <w:rPr>
          <w:rFonts w:ascii="Times New Roman" w:eastAsia="Calibri" w:hAnsi="Times New Roman" w:cs="Times New Roman"/>
          <w:b/>
          <w:lang w:val="en-GB" w:eastAsia="en-GB"/>
        </w:rPr>
      </w:pPr>
    </w:p>
    <w:p w14:paraId="54E582BB" w14:textId="77777777" w:rsidR="00267633" w:rsidRPr="00267633" w:rsidRDefault="00267633" w:rsidP="00267633">
      <w:pPr>
        <w:spacing w:before="0" w:after="200" w:line="276" w:lineRule="auto"/>
        <w:jc w:val="both"/>
        <w:divId w:val="2116439976"/>
        <w:rPr>
          <w:rFonts w:ascii="Times New Roman" w:eastAsia="Calibri" w:hAnsi="Times New Roman" w:cs="Times New Roman"/>
          <w:b/>
          <w:lang w:val="en-GB" w:eastAsia="en-GB"/>
        </w:rPr>
      </w:pPr>
      <w:r w:rsidRPr="00267633">
        <w:rPr>
          <w:rFonts w:ascii="Times New Roman" w:eastAsia="Calibri" w:hAnsi="Times New Roman" w:cs="Times New Roman"/>
          <w:b/>
          <w:lang w:val="en-GB" w:eastAsia="en-GB"/>
        </w:rPr>
        <w:t>Incidents relied upon in support of application</w:t>
      </w:r>
    </w:p>
    <w:p w14:paraId="03D5222B" w14:textId="77777777" w:rsidR="00267633" w:rsidRPr="00267633" w:rsidRDefault="00267633" w:rsidP="00267633">
      <w:pPr>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5</w:t>
      </w:r>
      <w:r w:rsidRPr="00267633">
        <w:rPr>
          <w:rFonts w:ascii="Times New Roman" w:eastAsia="Calibri" w:hAnsi="Times New Roman" w:cs="Times New Roman"/>
          <w:lang w:val="en-GB" w:eastAsia="en-GB"/>
        </w:rPr>
        <w:tab/>
      </w:r>
      <w:r w:rsidRPr="00267633">
        <w:rPr>
          <w:rFonts w:ascii="Times New Roman" w:eastAsia="Calibri" w:hAnsi="Times New Roman" w:cs="Times New Roman"/>
          <w:i/>
          <w:lang w:val="en-GB" w:eastAsia="en-GB"/>
        </w:rPr>
        <w:t>(Please set out the date/time and the sequence of events of the latest incident you are relying on in support of your application)</w:t>
      </w:r>
    </w:p>
    <w:p w14:paraId="228C841F" w14:textId="77777777" w:rsidR="00267633" w:rsidRPr="00267633" w:rsidRDefault="00267633" w:rsidP="00267633">
      <w:pPr>
        <w:spacing w:before="0" w:after="200" w:line="276" w:lineRule="auto"/>
        <w:jc w:val="both"/>
        <w:divId w:val="2116439976"/>
        <w:rPr>
          <w:rFonts w:ascii="Times New Roman" w:eastAsia="Calibri" w:hAnsi="Times New Roman" w:cs="Times New Roman"/>
          <w:lang w:val="en-GB" w:eastAsia="en-GB"/>
        </w:rPr>
      </w:pPr>
    </w:p>
    <w:p w14:paraId="03B54B18" w14:textId="77777777" w:rsidR="00267633" w:rsidRPr="00267633" w:rsidRDefault="00267633" w:rsidP="00267633">
      <w:pPr>
        <w:spacing w:before="0" w:after="200" w:line="276" w:lineRule="auto"/>
        <w:jc w:val="both"/>
        <w:divId w:val="2116439976"/>
        <w:rPr>
          <w:rFonts w:ascii="Times New Roman" w:eastAsia="Calibri" w:hAnsi="Times New Roman" w:cs="Times New Roman"/>
          <w:i/>
          <w:lang w:val="en-GB" w:eastAsia="en-GB"/>
        </w:rPr>
      </w:pPr>
      <w:r w:rsidRPr="00267633">
        <w:rPr>
          <w:rFonts w:ascii="Times New Roman" w:eastAsia="Calibri" w:hAnsi="Times New Roman" w:cs="Times New Roman"/>
          <w:lang w:val="en-GB" w:eastAsia="en-GB"/>
        </w:rPr>
        <w:lastRenderedPageBreak/>
        <w:t>6</w:t>
      </w:r>
      <w:r w:rsidRPr="00267633">
        <w:rPr>
          <w:rFonts w:ascii="Times New Roman" w:eastAsia="Calibri" w:hAnsi="Times New Roman" w:cs="Times New Roman"/>
          <w:lang w:val="en-GB" w:eastAsia="en-GB"/>
        </w:rPr>
        <w:tab/>
      </w:r>
      <w:r w:rsidRPr="00267633">
        <w:rPr>
          <w:rFonts w:ascii="Times New Roman" w:eastAsia="Calibri" w:hAnsi="Times New Roman" w:cs="Times New Roman"/>
          <w:i/>
          <w:lang w:val="en-GB" w:eastAsia="en-GB"/>
        </w:rPr>
        <w:t xml:space="preserve">(Please set out the </w:t>
      </w:r>
      <w:proofErr w:type="gramStart"/>
      <w:r w:rsidRPr="00267633">
        <w:rPr>
          <w:rFonts w:ascii="Times New Roman" w:eastAsia="Calibri" w:hAnsi="Times New Roman" w:cs="Times New Roman"/>
          <w:i/>
          <w:lang w:val="en-GB" w:eastAsia="en-GB"/>
        </w:rPr>
        <w:t>past history</w:t>
      </w:r>
      <w:proofErr w:type="gramEnd"/>
      <w:r w:rsidRPr="00267633">
        <w:rPr>
          <w:rFonts w:ascii="Times New Roman" w:eastAsia="Calibri" w:hAnsi="Times New Roman" w:cs="Times New Roman"/>
          <w:i/>
          <w:lang w:val="en-GB" w:eastAsia="en-GB"/>
        </w:rPr>
        <w:t xml:space="preserve"> of family violence and narrate them according to the date/time the incident occurred, as well as the sequence of events)</w:t>
      </w:r>
      <w:r w:rsidRPr="00267633">
        <w:rPr>
          <w:rFonts w:ascii="Times New Roman" w:eastAsia="Calibri" w:hAnsi="Times New Roman" w:cs="Times New Roman"/>
          <w:i/>
          <w:vertAlign w:val="superscript"/>
          <w:lang w:val="en-GB" w:eastAsia="en-GB"/>
        </w:rPr>
        <w:footnoteReference w:id="8"/>
      </w:r>
    </w:p>
    <w:p w14:paraId="5D0E832D" w14:textId="77777777" w:rsidR="00267633" w:rsidRPr="00267633" w:rsidRDefault="00267633" w:rsidP="00267633">
      <w:pPr>
        <w:pBdr>
          <w:bottom w:val="single" w:sz="12" w:space="1" w:color="auto"/>
        </w:pBdr>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7</w:t>
      </w:r>
      <w:r w:rsidRPr="00267633">
        <w:rPr>
          <w:rFonts w:ascii="Times New Roman" w:eastAsia="Calibri" w:hAnsi="Times New Roman" w:cs="Times New Roman"/>
          <w:lang w:val="en-GB" w:eastAsia="en-GB"/>
        </w:rPr>
        <w:tab/>
        <w:t xml:space="preserve"> I ask that a Personal Protection Order and a Domestic Exclusion Order* be issued against the Respondent.</w:t>
      </w:r>
    </w:p>
    <w:p w14:paraId="10CB3CAD" w14:textId="77777777" w:rsidR="00267633" w:rsidRPr="00267633" w:rsidRDefault="00267633" w:rsidP="00267633">
      <w:pPr>
        <w:pBdr>
          <w:bottom w:val="single" w:sz="12" w:space="1" w:color="auto"/>
        </w:pBdr>
        <w:spacing w:before="0" w:after="200" w:line="276" w:lineRule="auto"/>
        <w:jc w:val="both"/>
        <w:divId w:val="2116439976"/>
        <w:rPr>
          <w:rFonts w:ascii="Times New Roman" w:eastAsia="Calibri" w:hAnsi="Times New Roman" w:cs="Times New Roman"/>
          <w:lang w:val="en-GB" w:eastAsia="en-GB"/>
        </w:rPr>
      </w:pPr>
    </w:p>
    <w:p w14:paraId="5FE37ED4" w14:textId="77777777" w:rsidR="00267633" w:rsidRPr="00267633" w:rsidRDefault="00267633" w:rsidP="00267633">
      <w:pPr>
        <w:spacing w:before="0" w:after="200" w:line="276" w:lineRule="auto"/>
        <w:jc w:val="both"/>
        <w:divId w:val="2116439976"/>
        <w:rPr>
          <w:rFonts w:ascii="Times New Roman" w:eastAsia="Calibri" w:hAnsi="Times New Roman" w:cs="Times New Roman"/>
          <w:lang w:val="en-GB" w:eastAsia="en-GB"/>
        </w:rPr>
      </w:pPr>
    </w:p>
    <w:p w14:paraId="35857DE2" w14:textId="77777777" w:rsidR="00267633" w:rsidRPr="00267633" w:rsidRDefault="00267633" w:rsidP="00267633">
      <w:pPr>
        <w:spacing w:before="0" w:after="0" w:line="240" w:lineRule="auto"/>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 xml:space="preserve">__________________________ </w:t>
      </w:r>
    </w:p>
    <w:p w14:paraId="5D3B0C09" w14:textId="77777777" w:rsidR="00267633" w:rsidRPr="00267633" w:rsidRDefault="00267633" w:rsidP="00267633">
      <w:pPr>
        <w:spacing w:before="0" w:after="0" w:line="240" w:lineRule="auto"/>
        <w:divId w:val="2116439976"/>
        <w:rPr>
          <w:rFonts w:ascii="Times New Roman" w:eastAsia="Calibri" w:hAnsi="Times New Roman" w:cs="Times New Roman"/>
          <w:b/>
          <w:sz w:val="20"/>
          <w:szCs w:val="22"/>
          <w:lang w:val="en-GB" w:eastAsia="en-GB"/>
        </w:rPr>
      </w:pPr>
      <w:r w:rsidRPr="00267633">
        <w:rPr>
          <w:rFonts w:ascii="Times New Roman" w:eastAsia="Calibri" w:hAnsi="Times New Roman" w:cs="Times New Roman"/>
          <w:b/>
          <w:sz w:val="20"/>
          <w:szCs w:val="22"/>
          <w:lang w:val="en-GB" w:eastAsia="en-GB"/>
        </w:rPr>
        <w:t xml:space="preserve">Signature </w:t>
      </w:r>
    </w:p>
    <w:p w14:paraId="3D49934E" w14:textId="77777777" w:rsidR="00267633" w:rsidRPr="00267633" w:rsidRDefault="00267633" w:rsidP="00267633">
      <w:pPr>
        <w:spacing w:before="0" w:after="0" w:line="276" w:lineRule="auto"/>
        <w:jc w:val="both"/>
        <w:divId w:val="2116439976"/>
        <w:rPr>
          <w:rFonts w:ascii="Times New Roman" w:eastAsia="Calibri" w:hAnsi="Times New Roman" w:cs="Times New Roman"/>
          <w:lang w:val="en-GB" w:eastAsia="en-GB"/>
        </w:rPr>
      </w:pPr>
    </w:p>
    <w:p w14:paraId="4AA4EF9A" w14:textId="77777777" w:rsidR="00267633" w:rsidRPr="00267633" w:rsidRDefault="00267633" w:rsidP="00267633">
      <w:pPr>
        <w:spacing w:before="0" w:after="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 xml:space="preserve">__________________________ </w:t>
      </w:r>
    </w:p>
    <w:p w14:paraId="3488BFBD" w14:textId="77777777" w:rsidR="00267633" w:rsidRPr="00267633" w:rsidRDefault="00267633" w:rsidP="00267633">
      <w:pPr>
        <w:spacing w:before="0" w:after="200" w:line="276" w:lineRule="auto"/>
        <w:divId w:val="2116439976"/>
        <w:rPr>
          <w:rFonts w:ascii="Times New Roman" w:eastAsia="Calibri" w:hAnsi="Times New Roman" w:cs="Times New Roman"/>
          <w:b/>
          <w:sz w:val="22"/>
          <w:szCs w:val="22"/>
          <w:lang w:val="en-GB" w:eastAsia="en-GB"/>
        </w:rPr>
      </w:pPr>
      <w:r w:rsidRPr="00267633">
        <w:rPr>
          <w:rFonts w:ascii="Times New Roman" w:eastAsia="Calibri" w:hAnsi="Times New Roman" w:cs="Times New Roman"/>
          <w:b/>
          <w:sz w:val="20"/>
          <w:szCs w:val="22"/>
          <w:lang w:val="en-GB" w:eastAsia="en-GB"/>
        </w:rPr>
        <w:t>Date (DD/MM/YYYY)</w:t>
      </w:r>
    </w:p>
    <w:p w14:paraId="7D307280" w14:textId="77777777" w:rsidR="00267633" w:rsidRPr="00267633" w:rsidRDefault="00267633" w:rsidP="00267633">
      <w:pPr>
        <w:spacing w:before="0" w:after="200" w:line="276" w:lineRule="auto"/>
        <w:jc w:val="both"/>
        <w:divId w:val="2116439976"/>
        <w:rPr>
          <w:rFonts w:ascii="Times New Roman" w:eastAsia="Calibri" w:hAnsi="Times New Roman" w:cs="Times New Roman"/>
          <w:b/>
          <w:sz w:val="22"/>
          <w:szCs w:val="22"/>
          <w:lang w:val="en-GB" w:eastAsia="en-GB"/>
        </w:rPr>
      </w:pPr>
    </w:p>
    <w:p w14:paraId="46A58539" w14:textId="77777777" w:rsidR="00267633" w:rsidRPr="00267633" w:rsidRDefault="00267633" w:rsidP="00267633">
      <w:pPr>
        <w:spacing w:before="0" w:after="200" w:line="276" w:lineRule="auto"/>
        <w:jc w:val="both"/>
        <w:divId w:val="2116439976"/>
        <w:rPr>
          <w:rFonts w:ascii="Times New Roman" w:eastAsia="Calibri" w:hAnsi="Times New Roman" w:cs="Times New Roman"/>
          <w:i/>
          <w:sz w:val="22"/>
          <w:szCs w:val="22"/>
          <w:lang w:val="en-GB" w:eastAsia="en-GB"/>
        </w:rPr>
      </w:pPr>
      <w:r w:rsidRPr="00267633">
        <w:rPr>
          <w:rFonts w:ascii="Times New Roman" w:eastAsia="Calibri" w:hAnsi="Times New Roman" w:cs="Times New Roman"/>
          <w:i/>
          <w:sz w:val="22"/>
          <w:szCs w:val="22"/>
          <w:lang w:val="en-GB" w:eastAsia="en-GB"/>
        </w:rPr>
        <w:t>[For applications under section 69 of the Women’s Charter]</w:t>
      </w:r>
    </w:p>
    <w:p w14:paraId="56F4A4C3" w14:textId="77777777" w:rsidR="00267633" w:rsidRPr="00267633" w:rsidRDefault="00267633" w:rsidP="00267633">
      <w:pPr>
        <w:spacing w:before="0" w:after="200" w:line="276" w:lineRule="auto"/>
        <w:jc w:val="center"/>
        <w:divId w:val="2116439976"/>
        <w:rPr>
          <w:rFonts w:ascii="Times New Roman" w:eastAsia="Calibri" w:hAnsi="Times New Roman" w:cs="Times New Roman"/>
          <w:vertAlign w:val="superscript"/>
          <w:lang w:val="en-GB" w:eastAsia="en-GB"/>
        </w:rPr>
      </w:pPr>
      <w:r w:rsidRPr="00267633">
        <w:rPr>
          <w:rFonts w:ascii="Times New Roman" w:eastAsia="Calibri" w:hAnsi="Times New Roman" w:cs="Times New Roman"/>
          <w:lang w:val="en-GB" w:eastAsia="en-GB"/>
        </w:rPr>
        <w:t>IN THE FAMILY JUSTICE COURTS OF THE REPUBLIC OF SINGAPORE</w:t>
      </w:r>
    </w:p>
    <w:p w14:paraId="0261AA81" w14:textId="77777777" w:rsidR="00267633" w:rsidRPr="00267633" w:rsidRDefault="00267633" w:rsidP="00267633">
      <w:pPr>
        <w:spacing w:before="0" w:after="200" w:line="276" w:lineRule="auto"/>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Maintenance Summons No MSS_____ of 20__</w:t>
      </w:r>
    </w:p>
    <w:p w14:paraId="77D6CC49" w14:textId="77777777" w:rsidR="00267633" w:rsidRPr="00267633" w:rsidRDefault="00267633" w:rsidP="00267633">
      <w:pPr>
        <w:spacing w:before="0" w:after="200" w:line="276" w:lineRule="auto"/>
        <w:jc w:val="center"/>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Between</w:t>
      </w:r>
    </w:p>
    <w:p w14:paraId="0667F9EC" w14:textId="77777777" w:rsidR="00267633" w:rsidRPr="00267633" w:rsidRDefault="00267633" w:rsidP="00267633">
      <w:pPr>
        <w:spacing w:before="0" w:after="200" w:line="276" w:lineRule="auto"/>
        <w:jc w:val="center"/>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___________________ Complainant</w:t>
      </w:r>
    </w:p>
    <w:p w14:paraId="5DEB7E6B" w14:textId="77777777" w:rsidR="00267633" w:rsidRPr="00267633" w:rsidRDefault="00267633" w:rsidP="00267633">
      <w:pPr>
        <w:spacing w:before="0" w:after="200" w:line="276" w:lineRule="auto"/>
        <w:jc w:val="center"/>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And</w:t>
      </w:r>
    </w:p>
    <w:p w14:paraId="2E5DA4BE" w14:textId="77777777" w:rsidR="00267633" w:rsidRPr="00267633" w:rsidRDefault="00267633" w:rsidP="00267633">
      <w:pPr>
        <w:spacing w:before="0" w:after="200" w:line="276" w:lineRule="auto"/>
        <w:jc w:val="center"/>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____________________ Respondent</w:t>
      </w:r>
    </w:p>
    <w:p w14:paraId="5985C6A4" w14:textId="77777777" w:rsidR="00267633" w:rsidRPr="00267633" w:rsidRDefault="00267633" w:rsidP="00267633">
      <w:pPr>
        <w:spacing w:before="0" w:after="200" w:line="276" w:lineRule="auto"/>
        <w:jc w:val="center"/>
        <w:divId w:val="2116439976"/>
        <w:rPr>
          <w:rFonts w:ascii="Times New Roman" w:eastAsia="Calibri" w:hAnsi="Times New Roman" w:cs="Times New Roman"/>
          <w:b/>
          <w:lang w:val="en-GB" w:eastAsia="en-GB"/>
        </w:rPr>
      </w:pPr>
    </w:p>
    <w:p w14:paraId="7C227590" w14:textId="77777777" w:rsidR="00267633" w:rsidRPr="00267633" w:rsidRDefault="00267633" w:rsidP="00267633">
      <w:pPr>
        <w:spacing w:before="0" w:after="200" w:line="276" w:lineRule="auto"/>
        <w:jc w:val="center"/>
        <w:divId w:val="2116439976"/>
        <w:rPr>
          <w:rFonts w:ascii="Times New Roman" w:eastAsia="Calibri" w:hAnsi="Times New Roman" w:cs="Times New Roman"/>
          <w:b/>
          <w:lang w:val="en-GB" w:eastAsia="en-GB"/>
        </w:rPr>
      </w:pPr>
      <w:r w:rsidRPr="00267633">
        <w:rPr>
          <w:rFonts w:ascii="Times New Roman" w:eastAsia="Calibri" w:hAnsi="Times New Roman" w:cs="Times New Roman"/>
          <w:b/>
          <w:lang w:val="en-GB" w:eastAsia="en-GB"/>
        </w:rPr>
        <w:t xml:space="preserve">COMPLAINANT’S STATEMENT (1) </w:t>
      </w:r>
    </w:p>
    <w:p w14:paraId="51051C68" w14:textId="77777777" w:rsidR="00267633" w:rsidRPr="00267633" w:rsidRDefault="00267633" w:rsidP="00267633">
      <w:pPr>
        <w:spacing w:before="0" w:after="200" w:line="276" w:lineRule="auto"/>
        <w:ind w:firstLine="720"/>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 xml:space="preserve">I, </w:t>
      </w:r>
      <w:r w:rsidRPr="00267633">
        <w:rPr>
          <w:rFonts w:ascii="Times New Roman" w:eastAsia="Calibri" w:hAnsi="Times New Roman" w:cs="Times New Roman"/>
          <w:lang w:val="en-GB" w:eastAsia="en-GB"/>
        </w:rPr>
        <w:fldChar w:fldCharType="begin">
          <w:ffData>
            <w:name w:val="Text1"/>
            <w:enabled/>
            <w:calcOnExit w:val="0"/>
            <w:textInput>
              <w:default w:val="Name and NRIC"/>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Name and NRIC</w:t>
      </w:r>
      <w:r w:rsidRPr="00267633">
        <w:rPr>
          <w:rFonts w:ascii="Times New Roman" w:eastAsia="Calibri" w:hAnsi="Times New Roman" w:cs="Times New Roman"/>
          <w:lang w:val="en-GB" w:eastAsia="en-GB"/>
        </w:rPr>
        <w:fldChar w:fldCharType="end"/>
      </w:r>
      <w:r w:rsidRPr="00267633">
        <w:rPr>
          <w:rFonts w:ascii="Times New Roman" w:eastAsia="Calibri" w:hAnsi="Times New Roman" w:cs="Times New Roman"/>
          <w:lang w:val="en-GB" w:eastAsia="en-GB"/>
        </w:rPr>
        <w:t xml:space="preserve"> of </w:t>
      </w:r>
      <w:r w:rsidRPr="00267633">
        <w:rPr>
          <w:rFonts w:ascii="Times New Roman" w:eastAsia="Calibri" w:hAnsi="Times New Roman" w:cs="Times New Roman"/>
          <w:lang w:val="en-GB" w:eastAsia="en-GB"/>
        </w:rPr>
        <w:fldChar w:fldCharType="begin">
          <w:ffData>
            <w:name w:val=""/>
            <w:enabled/>
            <w:calcOnExit w:val="0"/>
            <w:textInput>
              <w:default w:val="Address"/>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Address</w:t>
      </w:r>
      <w:r w:rsidRPr="00267633">
        <w:rPr>
          <w:rFonts w:ascii="Times New Roman" w:eastAsia="Calibri" w:hAnsi="Times New Roman" w:cs="Times New Roman"/>
          <w:lang w:val="en-GB" w:eastAsia="en-GB"/>
        </w:rPr>
        <w:fldChar w:fldCharType="end"/>
      </w:r>
      <w:r w:rsidRPr="00267633">
        <w:rPr>
          <w:rFonts w:ascii="Times New Roman" w:eastAsia="Calibri" w:hAnsi="Times New Roman" w:cs="Times New Roman"/>
          <w:lang w:val="en-GB" w:eastAsia="en-GB"/>
        </w:rPr>
        <w:t xml:space="preserve"> am the complainant in this matter.</w:t>
      </w:r>
    </w:p>
    <w:p w14:paraId="4C1FAECD" w14:textId="77777777" w:rsidR="00267633" w:rsidRPr="00267633" w:rsidRDefault="00267633" w:rsidP="00267633">
      <w:pPr>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 xml:space="preserve">2a* </w:t>
      </w:r>
      <w:r w:rsidRPr="00267633">
        <w:rPr>
          <w:rFonts w:ascii="Times New Roman" w:eastAsia="Calibri" w:hAnsi="Times New Roman" w:cs="Times New Roman"/>
          <w:lang w:val="en-GB" w:eastAsia="en-GB"/>
        </w:rPr>
        <w:tab/>
        <w:t xml:space="preserve"> I am married to the respondent at </w:t>
      </w:r>
      <w:r w:rsidRPr="00267633">
        <w:rPr>
          <w:rFonts w:ascii="Times New Roman" w:eastAsia="Calibri" w:hAnsi="Times New Roman" w:cs="Times New Roman"/>
          <w:lang w:val="en-GB" w:eastAsia="en-GB"/>
        </w:rPr>
        <w:fldChar w:fldCharType="begin">
          <w:ffData>
            <w:name w:val="Text2"/>
            <w:enabled/>
            <w:calcOnExit w:val="0"/>
            <w:textInput>
              <w:default w:val="place of marriage"/>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place of marriage</w:t>
      </w:r>
      <w:r w:rsidRPr="00267633">
        <w:rPr>
          <w:rFonts w:ascii="Times New Roman" w:eastAsia="Calibri" w:hAnsi="Times New Roman" w:cs="Times New Roman"/>
          <w:lang w:val="en-GB" w:eastAsia="en-GB"/>
        </w:rPr>
        <w:fldChar w:fldCharType="end"/>
      </w:r>
      <w:r w:rsidRPr="00267633">
        <w:rPr>
          <w:rFonts w:ascii="Times New Roman" w:eastAsia="Calibri" w:hAnsi="Times New Roman" w:cs="Times New Roman"/>
          <w:lang w:val="en-GB" w:eastAsia="en-GB"/>
        </w:rPr>
        <w:t xml:space="preserve"> (e.g. Singapore Registry of Marriages, Singapore Registry of Muslim Marriages) and am applying for maintenance for myself. </w:t>
      </w:r>
    </w:p>
    <w:p w14:paraId="7681D353" w14:textId="77777777" w:rsidR="00267633" w:rsidRPr="00267633" w:rsidRDefault="00267633" w:rsidP="00267633">
      <w:pPr>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2b*</w:t>
      </w:r>
      <w:r w:rsidRPr="00267633">
        <w:rPr>
          <w:rFonts w:ascii="Times New Roman" w:eastAsia="Calibri" w:hAnsi="Times New Roman" w:cs="Times New Roman"/>
          <w:lang w:val="en-GB" w:eastAsia="en-GB"/>
        </w:rPr>
        <w:tab/>
        <w:t xml:space="preserve"> I am married to the respondent at </w:t>
      </w:r>
      <w:r w:rsidRPr="00267633">
        <w:rPr>
          <w:rFonts w:ascii="Times New Roman" w:eastAsia="Calibri" w:hAnsi="Times New Roman" w:cs="Times New Roman"/>
          <w:lang w:val="en-GB" w:eastAsia="en-GB"/>
        </w:rPr>
        <w:fldChar w:fldCharType="begin">
          <w:ffData>
            <w:name w:val="Text2"/>
            <w:enabled/>
            <w:calcOnExit w:val="0"/>
            <w:textInput>
              <w:default w:val="place of marriage"/>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place of marriage</w:t>
      </w:r>
      <w:r w:rsidRPr="00267633">
        <w:rPr>
          <w:rFonts w:ascii="Times New Roman" w:eastAsia="Calibri" w:hAnsi="Times New Roman" w:cs="Times New Roman"/>
          <w:lang w:val="en-GB" w:eastAsia="en-GB"/>
        </w:rPr>
        <w:fldChar w:fldCharType="end"/>
      </w:r>
      <w:r w:rsidRPr="00267633">
        <w:rPr>
          <w:rFonts w:ascii="Times New Roman" w:eastAsia="Calibri" w:hAnsi="Times New Roman" w:cs="Times New Roman"/>
          <w:lang w:val="en-GB" w:eastAsia="en-GB"/>
        </w:rPr>
        <w:t xml:space="preserve"> (e.g. Singapore Registry of Marriages, Singapore Registry of Muslim Marriages) and am applying for maintenance for myself and the child/children* namely: </w:t>
      </w:r>
    </w:p>
    <w:bookmarkStart w:id="73" w:name="Text3"/>
    <w:p w14:paraId="6D9503B9" w14:textId="77777777" w:rsidR="00267633" w:rsidRPr="00267633" w:rsidRDefault="00267633" w:rsidP="006172E9">
      <w:pPr>
        <w:numPr>
          <w:ilvl w:val="0"/>
          <w:numId w:val="106"/>
        </w:numPr>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fldChar w:fldCharType="begin">
          <w:ffData>
            <w:name w:val="Text3"/>
            <w:enabled/>
            <w:calcOnExit w:val="0"/>
            <w:textInput>
              <w:default w:val="Name of child"/>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Name of child</w:t>
      </w:r>
      <w:r w:rsidRPr="00267633">
        <w:rPr>
          <w:rFonts w:ascii="Times New Roman" w:eastAsia="Calibri" w:hAnsi="Times New Roman" w:cs="Times New Roman"/>
          <w:lang w:val="en-GB" w:eastAsia="en-GB"/>
        </w:rPr>
        <w:fldChar w:fldCharType="end"/>
      </w:r>
      <w:bookmarkEnd w:id="73"/>
      <w:r w:rsidRPr="00267633">
        <w:rPr>
          <w:rFonts w:ascii="Times New Roman" w:eastAsia="Calibri" w:hAnsi="Times New Roman" w:cs="Times New Roman"/>
          <w:lang w:val="en-GB" w:eastAsia="en-GB"/>
        </w:rPr>
        <w:t xml:space="preserve">, born on </w:t>
      </w:r>
      <w:r w:rsidRPr="00267633">
        <w:rPr>
          <w:rFonts w:ascii="Times New Roman" w:eastAsia="Calibri" w:hAnsi="Times New Roman" w:cs="Times New Roman"/>
          <w:lang w:val="en-GB" w:eastAsia="en-GB"/>
        </w:rPr>
        <w:fldChar w:fldCharType="begin">
          <w:ffData>
            <w:name w:val=""/>
            <w:enabled/>
            <w:calcOnExit w:val="0"/>
            <w:textInput>
              <w:default w:val="Date of Birth"/>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Date of Birth</w:t>
      </w:r>
      <w:r w:rsidRPr="00267633">
        <w:rPr>
          <w:rFonts w:ascii="Times New Roman" w:eastAsia="Calibri" w:hAnsi="Times New Roman" w:cs="Times New Roman"/>
          <w:lang w:val="en-GB" w:eastAsia="en-GB"/>
        </w:rPr>
        <w:fldChar w:fldCharType="end"/>
      </w:r>
    </w:p>
    <w:p w14:paraId="08BCB1B1" w14:textId="77777777" w:rsidR="00267633" w:rsidRPr="00267633" w:rsidRDefault="00267633" w:rsidP="006172E9">
      <w:pPr>
        <w:numPr>
          <w:ilvl w:val="0"/>
          <w:numId w:val="106"/>
        </w:numPr>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lastRenderedPageBreak/>
        <w:fldChar w:fldCharType="begin">
          <w:ffData>
            <w:name w:val="Text3"/>
            <w:enabled/>
            <w:calcOnExit w:val="0"/>
            <w:textInput>
              <w:default w:val="Name of child"/>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Name of child</w:t>
      </w:r>
      <w:r w:rsidRPr="00267633">
        <w:rPr>
          <w:rFonts w:ascii="Times New Roman" w:eastAsia="Calibri" w:hAnsi="Times New Roman" w:cs="Times New Roman"/>
          <w:lang w:val="en-GB" w:eastAsia="en-GB"/>
        </w:rPr>
        <w:fldChar w:fldCharType="end"/>
      </w:r>
      <w:r w:rsidRPr="00267633">
        <w:rPr>
          <w:rFonts w:ascii="Times New Roman" w:eastAsia="Calibri" w:hAnsi="Times New Roman" w:cs="Times New Roman"/>
          <w:lang w:val="en-GB" w:eastAsia="en-GB"/>
        </w:rPr>
        <w:t xml:space="preserve">, born on </w:t>
      </w:r>
      <w:r w:rsidRPr="00267633">
        <w:rPr>
          <w:rFonts w:ascii="Times New Roman" w:eastAsia="Calibri" w:hAnsi="Times New Roman" w:cs="Times New Roman"/>
          <w:lang w:val="en-GB" w:eastAsia="en-GB"/>
        </w:rPr>
        <w:fldChar w:fldCharType="begin">
          <w:ffData>
            <w:name w:val=""/>
            <w:enabled/>
            <w:calcOnExit w:val="0"/>
            <w:textInput>
              <w:default w:val="Date of Birth"/>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Date of Birth</w:t>
      </w:r>
      <w:r w:rsidRPr="00267633">
        <w:rPr>
          <w:rFonts w:ascii="Times New Roman" w:eastAsia="Calibri" w:hAnsi="Times New Roman" w:cs="Times New Roman"/>
          <w:lang w:val="en-GB" w:eastAsia="en-GB"/>
        </w:rPr>
        <w:fldChar w:fldCharType="end"/>
      </w:r>
    </w:p>
    <w:p w14:paraId="49F992EA" w14:textId="77777777" w:rsidR="00267633" w:rsidRPr="00267633" w:rsidRDefault="00267633" w:rsidP="00267633">
      <w:pPr>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2c*</w:t>
      </w:r>
      <w:r w:rsidRPr="00267633">
        <w:rPr>
          <w:rFonts w:ascii="Times New Roman" w:eastAsia="Calibri" w:hAnsi="Times New Roman" w:cs="Times New Roman"/>
          <w:lang w:val="en-GB" w:eastAsia="en-GB"/>
        </w:rPr>
        <w:tab/>
        <w:t xml:space="preserve">I am married to the respondent at </w:t>
      </w:r>
      <w:r w:rsidRPr="00267633">
        <w:rPr>
          <w:rFonts w:ascii="Times New Roman" w:eastAsia="Calibri" w:hAnsi="Times New Roman" w:cs="Times New Roman"/>
          <w:lang w:val="en-GB" w:eastAsia="en-GB"/>
        </w:rPr>
        <w:fldChar w:fldCharType="begin">
          <w:ffData>
            <w:name w:val="Text2"/>
            <w:enabled/>
            <w:calcOnExit w:val="0"/>
            <w:textInput>
              <w:default w:val="place of marriage"/>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place of marriage</w:t>
      </w:r>
      <w:r w:rsidRPr="00267633">
        <w:rPr>
          <w:rFonts w:ascii="Times New Roman" w:eastAsia="Calibri" w:hAnsi="Times New Roman" w:cs="Times New Roman"/>
          <w:lang w:val="en-GB" w:eastAsia="en-GB"/>
        </w:rPr>
        <w:fldChar w:fldCharType="end"/>
      </w:r>
      <w:r w:rsidRPr="00267633">
        <w:rPr>
          <w:rFonts w:ascii="Times New Roman" w:eastAsia="Calibri" w:hAnsi="Times New Roman" w:cs="Times New Roman"/>
          <w:lang w:val="en-GB" w:eastAsia="en-GB"/>
        </w:rPr>
        <w:t xml:space="preserve"> (e.g. Singapore Registry of Marriages, Singapore Registry of Muslim Marriages) and am applying for maintenance for the child/children* namely:</w:t>
      </w:r>
    </w:p>
    <w:p w14:paraId="0685FD05" w14:textId="77777777" w:rsidR="00267633" w:rsidRPr="00267633" w:rsidRDefault="00267633" w:rsidP="006172E9">
      <w:pPr>
        <w:numPr>
          <w:ilvl w:val="0"/>
          <w:numId w:val="109"/>
        </w:numPr>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fldChar w:fldCharType="begin">
          <w:ffData>
            <w:name w:val="Text3"/>
            <w:enabled/>
            <w:calcOnExit w:val="0"/>
            <w:textInput>
              <w:default w:val="Name of child"/>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Name of child</w:t>
      </w:r>
      <w:r w:rsidRPr="00267633">
        <w:rPr>
          <w:rFonts w:ascii="Times New Roman" w:eastAsia="Calibri" w:hAnsi="Times New Roman" w:cs="Times New Roman"/>
          <w:lang w:val="en-GB" w:eastAsia="en-GB"/>
        </w:rPr>
        <w:fldChar w:fldCharType="end"/>
      </w:r>
      <w:r w:rsidRPr="00267633">
        <w:rPr>
          <w:rFonts w:ascii="Times New Roman" w:eastAsia="Calibri" w:hAnsi="Times New Roman" w:cs="Times New Roman"/>
          <w:lang w:val="en-GB" w:eastAsia="en-GB"/>
        </w:rPr>
        <w:t xml:space="preserve">, born on </w:t>
      </w:r>
      <w:r w:rsidRPr="00267633">
        <w:rPr>
          <w:rFonts w:ascii="Times New Roman" w:eastAsia="Calibri" w:hAnsi="Times New Roman" w:cs="Times New Roman"/>
          <w:lang w:val="en-GB" w:eastAsia="en-GB"/>
        </w:rPr>
        <w:fldChar w:fldCharType="begin">
          <w:ffData>
            <w:name w:val=""/>
            <w:enabled/>
            <w:calcOnExit w:val="0"/>
            <w:textInput>
              <w:default w:val="Date of Birth"/>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Date of Birth</w:t>
      </w:r>
      <w:r w:rsidRPr="00267633">
        <w:rPr>
          <w:rFonts w:ascii="Times New Roman" w:eastAsia="Calibri" w:hAnsi="Times New Roman" w:cs="Times New Roman"/>
          <w:lang w:val="en-GB" w:eastAsia="en-GB"/>
        </w:rPr>
        <w:fldChar w:fldCharType="end"/>
      </w:r>
    </w:p>
    <w:p w14:paraId="5D484C68" w14:textId="77777777" w:rsidR="00267633" w:rsidRPr="00267633" w:rsidRDefault="00267633" w:rsidP="006172E9">
      <w:pPr>
        <w:numPr>
          <w:ilvl w:val="0"/>
          <w:numId w:val="109"/>
        </w:numPr>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fldChar w:fldCharType="begin">
          <w:ffData>
            <w:name w:val="Text3"/>
            <w:enabled/>
            <w:calcOnExit w:val="0"/>
            <w:textInput>
              <w:default w:val="Name of child"/>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Name of child</w:t>
      </w:r>
      <w:r w:rsidRPr="00267633">
        <w:rPr>
          <w:rFonts w:ascii="Times New Roman" w:eastAsia="Calibri" w:hAnsi="Times New Roman" w:cs="Times New Roman"/>
          <w:lang w:val="en-GB" w:eastAsia="en-GB"/>
        </w:rPr>
        <w:fldChar w:fldCharType="end"/>
      </w:r>
      <w:r w:rsidRPr="00267633">
        <w:rPr>
          <w:rFonts w:ascii="Times New Roman" w:eastAsia="Calibri" w:hAnsi="Times New Roman" w:cs="Times New Roman"/>
          <w:lang w:val="en-GB" w:eastAsia="en-GB"/>
        </w:rPr>
        <w:t xml:space="preserve">, born on </w:t>
      </w:r>
      <w:r w:rsidRPr="00267633">
        <w:rPr>
          <w:rFonts w:ascii="Times New Roman" w:eastAsia="Calibri" w:hAnsi="Times New Roman" w:cs="Times New Roman"/>
          <w:lang w:val="en-GB" w:eastAsia="en-GB"/>
        </w:rPr>
        <w:fldChar w:fldCharType="begin">
          <w:ffData>
            <w:name w:val=""/>
            <w:enabled/>
            <w:calcOnExit w:val="0"/>
            <w:textInput>
              <w:default w:val="Date of Birth"/>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Date of Birth</w:t>
      </w:r>
      <w:r w:rsidRPr="00267633">
        <w:rPr>
          <w:rFonts w:ascii="Times New Roman" w:eastAsia="Calibri" w:hAnsi="Times New Roman" w:cs="Times New Roman"/>
          <w:lang w:val="en-GB" w:eastAsia="en-GB"/>
        </w:rPr>
        <w:fldChar w:fldCharType="end"/>
      </w:r>
    </w:p>
    <w:p w14:paraId="39A81656" w14:textId="77777777" w:rsidR="00267633" w:rsidRPr="00267633" w:rsidRDefault="00267633" w:rsidP="00267633">
      <w:pPr>
        <w:spacing w:before="0" w:after="200" w:line="276" w:lineRule="auto"/>
        <w:jc w:val="both"/>
        <w:divId w:val="2116439976"/>
        <w:rPr>
          <w:rFonts w:ascii="Times New Roman" w:eastAsia="Calibri" w:hAnsi="Times New Roman" w:cs="Times New Roman"/>
          <w:lang w:val="en-GB" w:eastAsia="en-GB"/>
        </w:rPr>
      </w:pPr>
      <w:proofErr w:type="gramStart"/>
      <w:r w:rsidRPr="00267633">
        <w:rPr>
          <w:rFonts w:ascii="Times New Roman" w:eastAsia="Calibri" w:hAnsi="Times New Roman" w:cs="Times New Roman"/>
          <w:lang w:val="en-GB" w:eastAsia="en-GB"/>
        </w:rPr>
        <w:t xml:space="preserve">3  </w:t>
      </w:r>
      <w:r w:rsidRPr="00267633">
        <w:rPr>
          <w:rFonts w:ascii="Times New Roman" w:eastAsia="Calibri" w:hAnsi="Times New Roman" w:cs="Times New Roman"/>
          <w:lang w:val="en-GB" w:eastAsia="en-GB"/>
        </w:rPr>
        <w:tab/>
      </w:r>
      <w:proofErr w:type="gramEnd"/>
      <w:r w:rsidRPr="00267633">
        <w:rPr>
          <w:rFonts w:ascii="Times New Roman" w:eastAsia="Calibri" w:hAnsi="Times New Roman" w:cs="Times New Roman"/>
          <w:lang w:val="en-GB" w:eastAsia="en-GB"/>
        </w:rPr>
        <w:t xml:space="preserve"> There is currently no divorce proceedings/divorce proceedings pending in </w:t>
      </w:r>
      <w:r w:rsidRPr="00267633">
        <w:rPr>
          <w:rFonts w:ascii="Times New Roman" w:eastAsia="Calibri" w:hAnsi="Times New Roman" w:cs="Times New Roman"/>
          <w:lang w:val="en-GB" w:eastAsia="en-GB"/>
        </w:rPr>
        <w:fldChar w:fldCharType="begin">
          <w:ffData>
            <w:name w:val="Text4"/>
            <w:enabled/>
            <w:calcOnExit w:val="0"/>
            <w:textInput>
              <w:default w:val="state Divorce Case Number / Syariah Court Divorce Number"/>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state Divorce Case Number / Syariah Court Divorce Number</w:t>
      </w:r>
      <w:r w:rsidRPr="00267633">
        <w:rPr>
          <w:rFonts w:ascii="Times New Roman" w:eastAsia="Calibri" w:hAnsi="Times New Roman" w:cs="Times New Roman"/>
          <w:lang w:val="en-GB" w:eastAsia="en-GB"/>
        </w:rPr>
        <w:fldChar w:fldCharType="end"/>
      </w:r>
      <w:r w:rsidRPr="00267633">
        <w:rPr>
          <w:rFonts w:ascii="Times New Roman" w:eastAsia="Calibri" w:hAnsi="Times New Roman" w:cs="Times New Roman"/>
          <w:lang w:val="en-GB" w:eastAsia="en-GB"/>
        </w:rPr>
        <w:t xml:space="preserve">*.  </w:t>
      </w:r>
    </w:p>
    <w:p w14:paraId="006DB1F2" w14:textId="77777777" w:rsidR="00267633" w:rsidRPr="00267633" w:rsidRDefault="00267633" w:rsidP="00267633">
      <w:pPr>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3(a)</w:t>
      </w:r>
      <w:r w:rsidRPr="00267633">
        <w:rPr>
          <w:rFonts w:ascii="Times New Roman" w:eastAsia="Calibri" w:hAnsi="Times New Roman" w:cs="Times New Roman"/>
          <w:lang w:val="en-GB" w:eastAsia="en-GB"/>
        </w:rPr>
        <w:tab/>
      </w:r>
      <w:r w:rsidRPr="00267633">
        <w:rPr>
          <w:rFonts w:ascii="Times New Roman" w:eastAsia="Calibri" w:hAnsi="Times New Roman" w:cs="Times New Roman"/>
          <w:i/>
          <w:lang w:val="en-GB" w:eastAsia="en-GB"/>
        </w:rPr>
        <w:t>(Where there are divorce proceedings pending and for Civil marriage)</w:t>
      </w:r>
      <w:r w:rsidRPr="00267633">
        <w:rPr>
          <w:rFonts w:ascii="Times New Roman" w:eastAsia="Calibri" w:hAnsi="Times New Roman" w:cs="Times New Roman"/>
          <w:lang w:val="en-GB" w:eastAsia="en-GB"/>
        </w:rPr>
        <w:t xml:space="preserve"> The writ was filed on </w:t>
      </w:r>
      <w:r w:rsidRPr="00267633">
        <w:rPr>
          <w:rFonts w:ascii="Times New Roman" w:eastAsia="Calibri" w:hAnsi="Times New Roman" w:cs="Times New Roman"/>
          <w:lang w:val="en-GB" w:eastAsia="en-GB"/>
        </w:rPr>
        <w:fldChar w:fldCharType="begin">
          <w:ffData>
            <w:name w:val=""/>
            <w:enabled/>
            <w:calcOnExit w:val="0"/>
            <w:textInput>
              <w:default w:val="date"/>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date</w:t>
      </w:r>
      <w:r w:rsidRPr="00267633">
        <w:rPr>
          <w:rFonts w:ascii="Times New Roman" w:eastAsia="Calibri" w:hAnsi="Times New Roman" w:cs="Times New Roman"/>
          <w:lang w:val="en-GB" w:eastAsia="en-GB"/>
        </w:rPr>
        <w:fldChar w:fldCharType="end"/>
      </w:r>
      <w:r w:rsidRPr="00267633">
        <w:rPr>
          <w:rFonts w:ascii="Times New Roman" w:eastAsia="Calibri" w:hAnsi="Times New Roman" w:cs="Times New Roman"/>
          <w:lang w:val="en-GB" w:eastAsia="en-GB"/>
        </w:rPr>
        <w:t xml:space="preserve">. Interim judgement has/has not* been granted. The next PTC/ hearing date* for the divorce is on </w:t>
      </w:r>
      <w:r w:rsidRPr="00267633">
        <w:rPr>
          <w:rFonts w:ascii="Times New Roman" w:eastAsia="Calibri" w:hAnsi="Times New Roman" w:cs="Times New Roman"/>
          <w:lang w:val="en-GB" w:eastAsia="en-GB"/>
        </w:rPr>
        <w:fldChar w:fldCharType="begin">
          <w:ffData>
            <w:name w:val=""/>
            <w:enabled/>
            <w:calcOnExit w:val="0"/>
            <w:textInput>
              <w:default w:val="date"/>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date</w:t>
      </w:r>
      <w:r w:rsidRPr="00267633">
        <w:rPr>
          <w:rFonts w:ascii="Times New Roman" w:eastAsia="Calibri" w:hAnsi="Times New Roman" w:cs="Times New Roman"/>
          <w:lang w:val="en-GB" w:eastAsia="en-GB"/>
        </w:rPr>
        <w:fldChar w:fldCharType="end"/>
      </w:r>
      <w:r w:rsidRPr="00267633">
        <w:rPr>
          <w:rFonts w:ascii="Times New Roman" w:eastAsia="Calibri" w:hAnsi="Times New Roman" w:cs="Times New Roman"/>
          <w:lang w:val="en-GB" w:eastAsia="en-GB"/>
        </w:rPr>
        <w:t xml:space="preserve">. </w:t>
      </w:r>
    </w:p>
    <w:p w14:paraId="0B503615" w14:textId="77777777" w:rsidR="00267633" w:rsidRPr="00267633" w:rsidRDefault="00267633" w:rsidP="00267633">
      <w:pPr>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i/>
          <w:lang w:val="en-GB" w:eastAsia="en-GB"/>
        </w:rPr>
        <w:t>(b) (Where there are divorce proceedings pending for Muslim marriages</w:t>
      </w:r>
      <w:r w:rsidRPr="00267633">
        <w:rPr>
          <w:rFonts w:ascii="Times New Roman" w:eastAsia="Calibri" w:hAnsi="Times New Roman" w:cs="Times New Roman"/>
          <w:lang w:val="en-GB" w:eastAsia="en-GB"/>
        </w:rPr>
        <w:t xml:space="preserve">) The application for divorce was filed on </w:t>
      </w:r>
      <w:r w:rsidRPr="00267633">
        <w:rPr>
          <w:rFonts w:ascii="Times New Roman" w:eastAsia="Calibri" w:hAnsi="Times New Roman" w:cs="Times New Roman"/>
          <w:lang w:val="en-GB" w:eastAsia="en-GB"/>
        </w:rPr>
        <w:fldChar w:fldCharType="begin">
          <w:ffData>
            <w:name w:val=""/>
            <w:enabled/>
            <w:calcOnExit w:val="0"/>
            <w:textInput>
              <w:default w:val="date"/>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date</w:t>
      </w:r>
      <w:r w:rsidRPr="00267633">
        <w:rPr>
          <w:rFonts w:ascii="Times New Roman" w:eastAsia="Calibri" w:hAnsi="Times New Roman" w:cs="Times New Roman"/>
          <w:lang w:val="en-GB" w:eastAsia="en-GB"/>
        </w:rPr>
        <w:fldChar w:fldCharType="end"/>
      </w:r>
      <w:r w:rsidRPr="00267633">
        <w:rPr>
          <w:rFonts w:ascii="Times New Roman" w:eastAsia="Calibri" w:hAnsi="Times New Roman" w:cs="Times New Roman"/>
          <w:lang w:val="en-GB" w:eastAsia="en-GB"/>
        </w:rPr>
        <w:t>.</w:t>
      </w:r>
    </w:p>
    <w:p w14:paraId="1F377AB4" w14:textId="77777777" w:rsidR="00267633" w:rsidRPr="00267633" w:rsidRDefault="00267633" w:rsidP="00267633">
      <w:pPr>
        <w:tabs>
          <w:tab w:val="left" w:pos="2190"/>
        </w:tabs>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ab/>
      </w:r>
    </w:p>
    <w:p w14:paraId="2E6B1DC7" w14:textId="77777777" w:rsidR="00267633" w:rsidRPr="00267633" w:rsidRDefault="00267633" w:rsidP="00267633">
      <w:pPr>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 xml:space="preserve">4   </w:t>
      </w:r>
      <w:r w:rsidRPr="00267633">
        <w:rPr>
          <w:rFonts w:ascii="Times New Roman" w:eastAsia="Calibri" w:hAnsi="Times New Roman" w:cs="Times New Roman"/>
          <w:lang w:val="en-GB" w:eastAsia="en-GB"/>
        </w:rPr>
        <w:tab/>
        <w:t xml:space="preserve">The respondent has neglected/refused* to provide reasonable maintenance   since </w:t>
      </w:r>
      <w:r w:rsidRPr="00267633">
        <w:rPr>
          <w:rFonts w:ascii="Times New Roman" w:eastAsia="Calibri" w:hAnsi="Times New Roman" w:cs="Times New Roman"/>
          <w:lang w:val="en-GB" w:eastAsia="en-GB"/>
        </w:rPr>
        <w:fldChar w:fldCharType="begin">
          <w:ffData>
            <w:name w:val=""/>
            <w:enabled/>
            <w:calcOnExit w:val="0"/>
            <w:textInput>
              <w:default w:val="date"/>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date</w:t>
      </w:r>
      <w:r w:rsidRPr="00267633">
        <w:rPr>
          <w:rFonts w:ascii="Times New Roman" w:eastAsia="Calibri" w:hAnsi="Times New Roman" w:cs="Times New Roman"/>
          <w:lang w:val="en-GB" w:eastAsia="en-GB"/>
        </w:rPr>
        <w:fldChar w:fldCharType="end"/>
      </w:r>
      <w:r w:rsidRPr="00267633">
        <w:rPr>
          <w:rFonts w:ascii="Times New Roman" w:eastAsia="Calibri" w:hAnsi="Times New Roman" w:cs="Times New Roman"/>
          <w:lang w:val="en-GB" w:eastAsia="en-GB"/>
        </w:rPr>
        <w:t>.</w:t>
      </w:r>
    </w:p>
    <w:p w14:paraId="5E6216F9" w14:textId="77777777" w:rsidR="00267633" w:rsidRPr="00267633" w:rsidRDefault="00267633" w:rsidP="00267633">
      <w:pPr>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4(a)*</w:t>
      </w:r>
      <w:r w:rsidRPr="00267633">
        <w:rPr>
          <w:rFonts w:ascii="Times New Roman" w:eastAsia="Calibri" w:hAnsi="Times New Roman" w:cs="Times New Roman"/>
          <w:lang w:val="en-GB" w:eastAsia="en-GB"/>
        </w:rPr>
        <w:tab/>
      </w:r>
      <w:r w:rsidRPr="00267633">
        <w:rPr>
          <w:rFonts w:ascii="Times New Roman" w:eastAsia="Calibri" w:hAnsi="Times New Roman" w:cs="Times New Roman"/>
          <w:i/>
          <w:lang w:val="en-GB" w:eastAsia="en-GB"/>
        </w:rPr>
        <w:t>(If applicable)</w:t>
      </w:r>
      <w:r w:rsidRPr="00267633">
        <w:rPr>
          <w:rFonts w:ascii="Times New Roman" w:eastAsia="Calibri" w:hAnsi="Times New Roman" w:cs="Times New Roman"/>
          <w:lang w:val="en-GB" w:eastAsia="en-GB"/>
        </w:rPr>
        <w:t xml:space="preserve"> Currently, the respondent is paying for: </w:t>
      </w:r>
    </w:p>
    <w:tbl>
      <w:tblPr>
        <w:tblpPr w:leftFromText="180" w:rightFromText="180" w:vertAnchor="text" w:horzAnchor="page" w:tblpX="1993" w:tblpY="101"/>
        <w:tblW w:w="0" w:type="auto"/>
        <w:tblLook w:val="04A0" w:firstRow="1" w:lastRow="0" w:firstColumn="1" w:lastColumn="0" w:noHBand="0" w:noVBand="1"/>
      </w:tblPr>
      <w:tblGrid>
        <w:gridCol w:w="511"/>
        <w:gridCol w:w="2999"/>
        <w:gridCol w:w="283"/>
        <w:gridCol w:w="2615"/>
      </w:tblGrid>
      <w:tr w:rsidR="00267633" w:rsidRPr="00267633" w14:paraId="62869751" w14:textId="77777777" w:rsidTr="00267633">
        <w:trPr>
          <w:divId w:val="2116439976"/>
        </w:trPr>
        <w:tc>
          <w:tcPr>
            <w:tcW w:w="511" w:type="dxa"/>
            <w:shd w:val="clear" w:color="auto" w:fill="auto"/>
          </w:tcPr>
          <w:p w14:paraId="74182F13" w14:textId="77777777" w:rsidR="00267633" w:rsidRPr="00267633" w:rsidRDefault="00267633" w:rsidP="00267633">
            <w:pPr>
              <w:tabs>
                <w:tab w:val="left" w:pos="-720"/>
                <w:tab w:val="left" w:pos="1440"/>
              </w:tabs>
              <w:spacing w:before="0" w:after="0" w:line="240" w:lineRule="auto"/>
              <w:jc w:val="both"/>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fldChar w:fldCharType="begin">
                <w:ffData>
                  <w:name w:val="Check2"/>
                  <w:enabled/>
                  <w:calcOnExit w:val="0"/>
                  <w:checkBox>
                    <w:sizeAuto/>
                    <w:default w:val="0"/>
                    <w:checked w:val="0"/>
                  </w:checkBox>
                </w:ffData>
              </w:fldChar>
            </w:r>
            <w:r w:rsidRPr="00267633">
              <w:rPr>
                <w:rFonts w:ascii="Times New Roman" w:eastAsia="Calibri" w:hAnsi="Times New Roman" w:cs="Times New Roman"/>
                <w:lang w:val="en-GB" w:eastAsia="en-GB"/>
              </w:rPr>
              <w:instrText xml:space="preserve"> FORMCHECKBOX </w:instrText>
            </w:r>
            <w:r w:rsidR="001A4106">
              <w:rPr>
                <w:rFonts w:ascii="Times New Roman" w:eastAsia="Calibri" w:hAnsi="Times New Roman" w:cs="Times New Roman"/>
                <w:lang w:val="en-GB" w:eastAsia="en-GB"/>
              </w:rPr>
            </w:r>
            <w:r w:rsidR="001A4106">
              <w:rPr>
                <w:rFonts w:ascii="Times New Roman" w:eastAsia="Calibri" w:hAnsi="Times New Roman" w:cs="Times New Roman"/>
                <w:lang w:val="en-GB" w:eastAsia="en-GB"/>
              </w:rPr>
              <w:fldChar w:fldCharType="separate"/>
            </w:r>
            <w:r w:rsidRPr="00267633">
              <w:rPr>
                <w:rFonts w:ascii="Times New Roman" w:eastAsia="Calibri" w:hAnsi="Times New Roman" w:cs="Times New Roman"/>
                <w:lang w:val="en-GB" w:eastAsia="en-GB"/>
              </w:rPr>
              <w:fldChar w:fldCharType="end"/>
            </w:r>
          </w:p>
        </w:tc>
        <w:tc>
          <w:tcPr>
            <w:tcW w:w="2999" w:type="dxa"/>
            <w:shd w:val="clear" w:color="auto" w:fill="auto"/>
          </w:tcPr>
          <w:p w14:paraId="5ED2E18A" w14:textId="77777777" w:rsidR="00267633" w:rsidRPr="00267633" w:rsidRDefault="00267633" w:rsidP="00267633">
            <w:pPr>
              <w:tabs>
                <w:tab w:val="left" w:pos="-720"/>
                <w:tab w:val="left" w:pos="1440"/>
              </w:tabs>
              <w:spacing w:before="0" w:after="0" w:line="240" w:lineRule="auto"/>
              <w:jc w:val="both"/>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Utilities bills</w:t>
            </w:r>
          </w:p>
        </w:tc>
        <w:tc>
          <w:tcPr>
            <w:tcW w:w="283" w:type="dxa"/>
            <w:shd w:val="clear" w:color="auto" w:fill="auto"/>
          </w:tcPr>
          <w:p w14:paraId="5B234BDD" w14:textId="77777777" w:rsidR="00267633" w:rsidRPr="00267633" w:rsidRDefault="00267633" w:rsidP="00267633">
            <w:pPr>
              <w:tabs>
                <w:tab w:val="left" w:pos="-720"/>
                <w:tab w:val="left" w:pos="1440"/>
              </w:tabs>
              <w:spacing w:before="0" w:after="0" w:line="240" w:lineRule="auto"/>
              <w:jc w:val="both"/>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w:t>
            </w:r>
          </w:p>
        </w:tc>
        <w:tc>
          <w:tcPr>
            <w:tcW w:w="2615" w:type="dxa"/>
            <w:tcBorders>
              <w:bottom w:val="single" w:sz="4" w:space="0" w:color="auto"/>
            </w:tcBorders>
            <w:shd w:val="clear" w:color="auto" w:fill="auto"/>
          </w:tcPr>
          <w:p w14:paraId="74224A3A" w14:textId="77777777" w:rsidR="00267633" w:rsidRPr="00267633" w:rsidRDefault="00267633" w:rsidP="00267633">
            <w:pPr>
              <w:tabs>
                <w:tab w:val="left" w:pos="-720"/>
                <w:tab w:val="left" w:pos="1440"/>
              </w:tabs>
              <w:spacing w:before="0" w:after="0" w:line="240" w:lineRule="auto"/>
              <w:jc w:val="both"/>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w:t>
            </w:r>
          </w:p>
        </w:tc>
      </w:tr>
      <w:tr w:rsidR="00267633" w:rsidRPr="00267633" w14:paraId="13E0A921" w14:textId="77777777" w:rsidTr="00267633">
        <w:trPr>
          <w:divId w:val="2116439976"/>
        </w:trPr>
        <w:tc>
          <w:tcPr>
            <w:tcW w:w="511" w:type="dxa"/>
            <w:shd w:val="clear" w:color="auto" w:fill="auto"/>
          </w:tcPr>
          <w:p w14:paraId="6067EF31" w14:textId="77777777" w:rsidR="00267633" w:rsidRPr="00267633" w:rsidRDefault="00267633" w:rsidP="00267633">
            <w:pPr>
              <w:tabs>
                <w:tab w:val="left" w:pos="-720"/>
                <w:tab w:val="left" w:pos="1440"/>
              </w:tabs>
              <w:spacing w:before="0" w:after="0" w:line="240" w:lineRule="auto"/>
              <w:jc w:val="both"/>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fldChar w:fldCharType="begin">
                <w:ffData>
                  <w:name w:val="Check2"/>
                  <w:enabled/>
                  <w:calcOnExit w:val="0"/>
                  <w:checkBox>
                    <w:sizeAuto/>
                    <w:default w:val="0"/>
                    <w:checked w:val="0"/>
                  </w:checkBox>
                </w:ffData>
              </w:fldChar>
            </w:r>
            <w:r w:rsidRPr="00267633">
              <w:rPr>
                <w:rFonts w:ascii="Times New Roman" w:eastAsia="Calibri" w:hAnsi="Times New Roman" w:cs="Times New Roman"/>
                <w:lang w:val="en-GB" w:eastAsia="en-GB"/>
              </w:rPr>
              <w:instrText xml:space="preserve"> FORMCHECKBOX </w:instrText>
            </w:r>
            <w:r w:rsidR="001A4106">
              <w:rPr>
                <w:rFonts w:ascii="Times New Roman" w:eastAsia="Calibri" w:hAnsi="Times New Roman" w:cs="Times New Roman"/>
                <w:lang w:val="en-GB" w:eastAsia="en-GB"/>
              </w:rPr>
            </w:r>
            <w:r w:rsidR="001A4106">
              <w:rPr>
                <w:rFonts w:ascii="Times New Roman" w:eastAsia="Calibri" w:hAnsi="Times New Roman" w:cs="Times New Roman"/>
                <w:lang w:val="en-GB" w:eastAsia="en-GB"/>
              </w:rPr>
              <w:fldChar w:fldCharType="separate"/>
            </w:r>
            <w:r w:rsidRPr="00267633">
              <w:rPr>
                <w:rFonts w:ascii="Times New Roman" w:eastAsia="Calibri" w:hAnsi="Times New Roman" w:cs="Times New Roman"/>
                <w:lang w:val="en-GB" w:eastAsia="en-GB"/>
              </w:rPr>
              <w:fldChar w:fldCharType="end"/>
            </w:r>
          </w:p>
        </w:tc>
        <w:tc>
          <w:tcPr>
            <w:tcW w:w="2999" w:type="dxa"/>
            <w:shd w:val="clear" w:color="auto" w:fill="auto"/>
          </w:tcPr>
          <w:p w14:paraId="0E5012CE" w14:textId="77777777" w:rsidR="00267633" w:rsidRPr="00267633" w:rsidRDefault="00267633" w:rsidP="00267633">
            <w:pPr>
              <w:tabs>
                <w:tab w:val="left" w:pos="-720"/>
                <w:tab w:val="left" w:pos="1440"/>
              </w:tabs>
              <w:spacing w:before="0" w:after="0" w:line="240" w:lineRule="auto"/>
              <w:jc w:val="both"/>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Mortgage loan</w:t>
            </w:r>
          </w:p>
        </w:tc>
        <w:tc>
          <w:tcPr>
            <w:tcW w:w="283" w:type="dxa"/>
            <w:shd w:val="clear" w:color="auto" w:fill="auto"/>
          </w:tcPr>
          <w:p w14:paraId="30EE20CF" w14:textId="77777777" w:rsidR="00267633" w:rsidRPr="00267633" w:rsidRDefault="00267633" w:rsidP="00267633">
            <w:pPr>
              <w:tabs>
                <w:tab w:val="left" w:pos="-720"/>
                <w:tab w:val="left" w:pos="1440"/>
              </w:tabs>
              <w:spacing w:before="0" w:after="0" w:line="240" w:lineRule="auto"/>
              <w:jc w:val="both"/>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w:t>
            </w:r>
          </w:p>
        </w:tc>
        <w:tc>
          <w:tcPr>
            <w:tcW w:w="2615" w:type="dxa"/>
            <w:tcBorders>
              <w:top w:val="single" w:sz="4" w:space="0" w:color="auto"/>
              <w:bottom w:val="single" w:sz="4" w:space="0" w:color="auto"/>
            </w:tcBorders>
            <w:shd w:val="clear" w:color="auto" w:fill="auto"/>
          </w:tcPr>
          <w:p w14:paraId="3A6D72FA" w14:textId="77777777" w:rsidR="00267633" w:rsidRPr="00267633" w:rsidRDefault="00267633" w:rsidP="00267633">
            <w:pPr>
              <w:tabs>
                <w:tab w:val="left" w:pos="-720"/>
                <w:tab w:val="left" w:pos="1440"/>
              </w:tabs>
              <w:spacing w:before="0" w:after="0" w:line="240" w:lineRule="auto"/>
              <w:jc w:val="both"/>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w:t>
            </w:r>
          </w:p>
        </w:tc>
      </w:tr>
      <w:tr w:rsidR="00267633" w:rsidRPr="00267633" w14:paraId="67E1B75A" w14:textId="77777777" w:rsidTr="00267633">
        <w:trPr>
          <w:divId w:val="2116439976"/>
        </w:trPr>
        <w:tc>
          <w:tcPr>
            <w:tcW w:w="511" w:type="dxa"/>
            <w:shd w:val="clear" w:color="auto" w:fill="auto"/>
          </w:tcPr>
          <w:p w14:paraId="2CC51555" w14:textId="77777777" w:rsidR="00267633" w:rsidRPr="00267633" w:rsidRDefault="00267633" w:rsidP="00267633">
            <w:pPr>
              <w:tabs>
                <w:tab w:val="left" w:pos="-720"/>
                <w:tab w:val="left" w:pos="1440"/>
              </w:tabs>
              <w:spacing w:before="0" w:after="0" w:line="240" w:lineRule="auto"/>
              <w:jc w:val="both"/>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fldChar w:fldCharType="begin">
                <w:ffData>
                  <w:name w:val="Check2"/>
                  <w:enabled/>
                  <w:calcOnExit w:val="0"/>
                  <w:checkBox>
                    <w:sizeAuto/>
                    <w:default w:val="0"/>
                    <w:checked w:val="0"/>
                  </w:checkBox>
                </w:ffData>
              </w:fldChar>
            </w:r>
            <w:r w:rsidRPr="00267633">
              <w:rPr>
                <w:rFonts w:ascii="Times New Roman" w:eastAsia="Calibri" w:hAnsi="Times New Roman" w:cs="Times New Roman"/>
                <w:lang w:val="en-GB" w:eastAsia="en-GB"/>
              </w:rPr>
              <w:instrText xml:space="preserve"> FORMCHECKBOX </w:instrText>
            </w:r>
            <w:r w:rsidR="001A4106">
              <w:rPr>
                <w:rFonts w:ascii="Times New Roman" w:eastAsia="Calibri" w:hAnsi="Times New Roman" w:cs="Times New Roman"/>
                <w:lang w:val="en-GB" w:eastAsia="en-GB"/>
              </w:rPr>
            </w:r>
            <w:r w:rsidR="001A4106">
              <w:rPr>
                <w:rFonts w:ascii="Times New Roman" w:eastAsia="Calibri" w:hAnsi="Times New Roman" w:cs="Times New Roman"/>
                <w:lang w:val="en-GB" w:eastAsia="en-GB"/>
              </w:rPr>
              <w:fldChar w:fldCharType="separate"/>
            </w:r>
            <w:r w:rsidRPr="00267633">
              <w:rPr>
                <w:rFonts w:ascii="Times New Roman" w:eastAsia="Calibri" w:hAnsi="Times New Roman" w:cs="Times New Roman"/>
                <w:lang w:val="en-GB" w:eastAsia="en-GB"/>
              </w:rPr>
              <w:fldChar w:fldCharType="end"/>
            </w:r>
          </w:p>
        </w:tc>
        <w:tc>
          <w:tcPr>
            <w:tcW w:w="2999" w:type="dxa"/>
            <w:shd w:val="clear" w:color="auto" w:fill="auto"/>
          </w:tcPr>
          <w:p w14:paraId="1FD01627" w14:textId="77777777" w:rsidR="00267633" w:rsidRPr="00267633" w:rsidRDefault="00267633" w:rsidP="00267633">
            <w:pPr>
              <w:tabs>
                <w:tab w:val="left" w:pos="-720"/>
                <w:tab w:val="left" w:pos="1440"/>
              </w:tabs>
              <w:spacing w:before="0" w:after="0" w:line="240" w:lineRule="auto"/>
              <w:jc w:val="both"/>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Children’s pocket money</w:t>
            </w:r>
          </w:p>
        </w:tc>
        <w:tc>
          <w:tcPr>
            <w:tcW w:w="283" w:type="dxa"/>
            <w:shd w:val="clear" w:color="auto" w:fill="auto"/>
          </w:tcPr>
          <w:p w14:paraId="0CEE9975" w14:textId="77777777" w:rsidR="00267633" w:rsidRPr="00267633" w:rsidRDefault="00267633" w:rsidP="00267633">
            <w:pPr>
              <w:tabs>
                <w:tab w:val="left" w:pos="-720"/>
                <w:tab w:val="left" w:pos="1440"/>
              </w:tabs>
              <w:spacing w:before="0" w:after="0" w:line="240" w:lineRule="auto"/>
              <w:jc w:val="both"/>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w:t>
            </w:r>
          </w:p>
        </w:tc>
        <w:tc>
          <w:tcPr>
            <w:tcW w:w="2615" w:type="dxa"/>
            <w:tcBorders>
              <w:top w:val="single" w:sz="4" w:space="0" w:color="auto"/>
              <w:bottom w:val="single" w:sz="4" w:space="0" w:color="auto"/>
            </w:tcBorders>
            <w:shd w:val="clear" w:color="auto" w:fill="auto"/>
          </w:tcPr>
          <w:p w14:paraId="3881D554" w14:textId="77777777" w:rsidR="00267633" w:rsidRPr="00267633" w:rsidRDefault="00267633" w:rsidP="00267633">
            <w:pPr>
              <w:tabs>
                <w:tab w:val="left" w:pos="-720"/>
                <w:tab w:val="left" w:pos="1440"/>
              </w:tabs>
              <w:spacing w:before="0" w:after="0" w:line="240" w:lineRule="auto"/>
              <w:jc w:val="both"/>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w:t>
            </w:r>
          </w:p>
        </w:tc>
      </w:tr>
      <w:tr w:rsidR="00267633" w:rsidRPr="00267633" w14:paraId="2366E9B8" w14:textId="77777777" w:rsidTr="00267633">
        <w:trPr>
          <w:divId w:val="2116439976"/>
        </w:trPr>
        <w:tc>
          <w:tcPr>
            <w:tcW w:w="511" w:type="dxa"/>
            <w:shd w:val="clear" w:color="auto" w:fill="auto"/>
          </w:tcPr>
          <w:p w14:paraId="5943EE9B" w14:textId="77777777" w:rsidR="00267633" w:rsidRPr="00267633" w:rsidRDefault="00267633" w:rsidP="00267633">
            <w:pPr>
              <w:tabs>
                <w:tab w:val="left" w:pos="-720"/>
                <w:tab w:val="left" w:pos="1440"/>
              </w:tabs>
              <w:spacing w:before="0" w:after="0" w:line="240" w:lineRule="auto"/>
              <w:jc w:val="both"/>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fldChar w:fldCharType="begin">
                <w:ffData>
                  <w:name w:val="Check2"/>
                  <w:enabled/>
                  <w:calcOnExit w:val="0"/>
                  <w:checkBox>
                    <w:sizeAuto/>
                    <w:default w:val="0"/>
                    <w:checked w:val="0"/>
                  </w:checkBox>
                </w:ffData>
              </w:fldChar>
            </w:r>
            <w:r w:rsidRPr="00267633">
              <w:rPr>
                <w:rFonts w:ascii="Times New Roman" w:eastAsia="Calibri" w:hAnsi="Times New Roman" w:cs="Times New Roman"/>
                <w:lang w:val="en-GB" w:eastAsia="en-GB"/>
              </w:rPr>
              <w:instrText xml:space="preserve"> FORMCHECKBOX </w:instrText>
            </w:r>
            <w:r w:rsidR="001A4106">
              <w:rPr>
                <w:rFonts w:ascii="Times New Roman" w:eastAsia="Calibri" w:hAnsi="Times New Roman" w:cs="Times New Roman"/>
                <w:lang w:val="en-GB" w:eastAsia="en-GB"/>
              </w:rPr>
            </w:r>
            <w:r w:rsidR="001A4106">
              <w:rPr>
                <w:rFonts w:ascii="Times New Roman" w:eastAsia="Calibri" w:hAnsi="Times New Roman" w:cs="Times New Roman"/>
                <w:lang w:val="en-GB" w:eastAsia="en-GB"/>
              </w:rPr>
              <w:fldChar w:fldCharType="separate"/>
            </w:r>
            <w:r w:rsidRPr="00267633">
              <w:rPr>
                <w:rFonts w:ascii="Times New Roman" w:eastAsia="Calibri" w:hAnsi="Times New Roman" w:cs="Times New Roman"/>
                <w:lang w:val="en-GB" w:eastAsia="en-GB"/>
              </w:rPr>
              <w:fldChar w:fldCharType="end"/>
            </w:r>
          </w:p>
        </w:tc>
        <w:tc>
          <w:tcPr>
            <w:tcW w:w="2999" w:type="dxa"/>
            <w:shd w:val="clear" w:color="auto" w:fill="auto"/>
          </w:tcPr>
          <w:p w14:paraId="1E259444" w14:textId="77777777" w:rsidR="00267633" w:rsidRPr="00267633" w:rsidRDefault="00267633" w:rsidP="00267633">
            <w:pPr>
              <w:tabs>
                <w:tab w:val="left" w:pos="56"/>
                <w:tab w:val="left" w:pos="1440"/>
              </w:tabs>
              <w:spacing w:before="0" w:after="0" w:line="240" w:lineRule="auto"/>
              <w:jc w:val="both"/>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 xml:space="preserve">Others (please indicate) </w:t>
            </w:r>
          </w:p>
        </w:tc>
        <w:tc>
          <w:tcPr>
            <w:tcW w:w="283" w:type="dxa"/>
            <w:shd w:val="clear" w:color="auto" w:fill="auto"/>
          </w:tcPr>
          <w:p w14:paraId="22B5B405" w14:textId="77777777" w:rsidR="00267633" w:rsidRPr="00267633" w:rsidRDefault="00267633" w:rsidP="00267633">
            <w:pPr>
              <w:tabs>
                <w:tab w:val="left" w:pos="-720"/>
                <w:tab w:val="left" w:pos="1440"/>
              </w:tabs>
              <w:spacing w:before="0" w:after="0" w:line="240" w:lineRule="auto"/>
              <w:jc w:val="both"/>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w:t>
            </w:r>
          </w:p>
        </w:tc>
        <w:tc>
          <w:tcPr>
            <w:tcW w:w="2615" w:type="dxa"/>
            <w:tcBorders>
              <w:top w:val="single" w:sz="4" w:space="0" w:color="auto"/>
              <w:bottom w:val="single" w:sz="4" w:space="0" w:color="auto"/>
            </w:tcBorders>
            <w:shd w:val="clear" w:color="auto" w:fill="auto"/>
          </w:tcPr>
          <w:p w14:paraId="2FC7E9F3" w14:textId="77777777" w:rsidR="00267633" w:rsidRPr="00267633" w:rsidRDefault="00267633" w:rsidP="00267633">
            <w:pPr>
              <w:tabs>
                <w:tab w:val="left" w:pos="-720"/>
                <w:tab w:val="left" w:pos="1440"/>
              </w:tabs>
              <w:spacing w:before="0" w:after="0" w:line="240" w:lineRule="auto"/>
              <w:jc w:val="both"/>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w:t>
            </w:r>
          </w:p>
        </w:tc>
      </w:tr>
    </w:tbl>
    <w:p w14:paraId="3E20F489" w14:textId="77777777" w:rsidR="00267633" w:rsidRPr="00267633" w:rsidRDefault="00267633" w:rsidP="00267633">
      <w:pPr>
        <w:spacing w:before="0" w:after="200" w:line="276" w:lineRule="auto"/>
        <w:jc w:val="both"/>
        <w:divId w:val="2116439976"/>
        <w:rPr>
          <w:rFonts w:ascii="Times New Roman" w:eastAsia="Calibri" w:hAnsi="Times New Roman" w:cs="Times New Roman"/>
          <w:b/>
          <w:lang w:val="en-GB" w:eastAsia="en-GB"/>
        </w:rPr>
      </w:pPr>
    </w:p>
    <w:p w14:paraId="11520A8F" w14:textId="77777777" w:rsidR="00267633" w:rsidRPr="00267633" w:rsidRDefault="00267633" w:rsidP="00267633">
      <w:pPr>
        <w:spacing w:before="0" w:after="200" w:line="276" w:lineRule="auto"/>
        <w:jc w:val="both"/>
        <w:divId w:val="2116439976"/>
        <w:rPr>
          <w:rFonts w:ascii="Times New Roman" w:eastAsia="Calibri" w:hAnsi="Times New Roman" w:cs="Times New Roman"/>
          <w:b/>
          <w:lang w:val="en-GB" w:eastAsia="en-GB"/>
        </w:rPr>
      </w:pPr>
    </w:p>
    <w:p w14:paraId="136BBAD0" w14:textId="77777777" w:rsidR="00267633" w:rsidRPr="00267633" w:rsidRDefault="00267633" w:rsidP="00267633">
      <w:pPr>
        <w:spacing w:before="0" w:after="200" w:line="276" w:lineRule="auto"/>
        <w:jc w:val="both"/>
        <w:divId w:val="2116439976"/>
        <w:rPr>
          <w:rFonts w:ascii="Times New Roman" w:eastAsia="Calibri" w:hAnsi="Times New Roman" w:cs="Times New Roman"/>
          <w:b/>
          <w:lang w:val="en-GB" w:eastAsia="en-GB"/>
        </w:rPr>
      </w:pPr>
    </w:p>
    <w:p w14:paraId="26EA6D25" w14:textId="77777777" w:rsidR="00267633" w:rsidRPr="00267633" w:rsidRDefault="00267633" w:rsidP="00267633">
      <w:pPr>
        <w:spacing w:before="0" w:after="200" w:line="276" w:lineRule="auto"/>
        <w:jc w:val="both"/>
        <w:divId w:val="2116439976"/>
        <w:rPr>
          <w:rFonts w:ascii="Times New Roman" w:eastAsia="Calibri" w:hAnsi="Times New Roman" w:cs="Times New Roman"/>
          <w:b/>
          <w:lang w:val="en-GB" w:eastAsia="en-GB"/>
        </w:rPr>
      </w:pPr>
    </w:p>
    <w:p w14:paraId="0A69E508" w14:textId="77777777" w:rsidR="00267633" w:rsidRPr="00267633" w:rsidRDefault="00267633" w:rsidP="00267633">
      <w:pPr>
        <w:spacing w:before="0" w:after="200" w:line="276" w:lineRule="auto"/>
        <w:jc w:val="both"/>
        <w:divId w:val="2116439976"/>
        <w:rPr>
          <w:rFonts w:ascii="Times New Roman" w:eastAsia="Calibri" w:hAnsi="Times New Roman" w:cs="Times New Roman"/>
          <w:b/>
          <w:lang w:val="en-GB" w:eastAsia="en-GB"/>
        </w:rPr>
      </w:pPr>
      <w:r w:rsidRPr="00267633">
        <w:rPr>
          <w:rFonts w:ascii="Times New Roman" w:eastAsia="Calibri" w:hAnsi="Times New Roman" w:cs="Times New Roman"/>
          <w:b/>
          <w:lang w:val="en-GB" w:eastAsia="en-GB"/>
        </w:rPr>
        <w:t>Complainant’s   Background</w:t>
      </w:r>
    </w:p>
    <w:p w14:paraId="1B842D6A" w14:textId="77777777" w:rsidR="00267633" w:rsidRPr="00267633" w:rsidRDefault="00267633" w:rsidP="00267633">
      <w:pPr>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5</w:t>
      </w:r>
      <w:r w:rsidRPr="00267633">
        <w:rPr>
          <w:rFonts w:ascii="Times New Roman" w:eastAsia="Calibri" w:hAnsi="Times New Roman" w:cs="Times New Roman"/>
          <w:lang w:val="en-GB" w:eastAsia="en-GB"/>
        </w:rPr>
        <w:tab/>
        <w:t xml:space="preserve">I am currently working as </w:t>
      </w:r>
      <w:proofErr w:type="spellStart"/>
      <w:r w:rsidRPr="00267633">
        <w:rPr>
          <w:rFonts w:ascii="Times New Roman" w:eastAsia="Calibri" w:hAnsi="Times New Roman" w:cs="Times New Roman"/>
          <w:lang w:val="en-GB" w:eastAsia="en-GB"/>
        </w:rPr>
        <w:t>a</w:t>
      </w:r>
      <w:proofErr w:type="spellEnd"/>
      <w:r w:rsidRPr="00267633">
        <w:rPr>
          <w:rFonts w:ascii="Times New Roman" w:eastAsia="Calibri" w:hAnsi="Times New Roman" w:cs="Times New Roman"/>
          <w:lang w:val="en-GB" w:eastAsia="en-GB"/>
        </w:rPr>
        <w:t xml:space="preserve"> </w:t>
      </w:r>
      <w:bookmarkStart w:id="74" w:name="Text5"/>
      <w:r w:rsidRPr="00267633">
        <w:rPr>
          <w:rFonts w:ascii="Times New Roman" w:eastAsia="Calibri" w:hAnsi="Times New Roman" w:cs="Times New Roman"/>
          <w:lang w:val="en-GB" w:eastAsia="en-GB"/>
        </w:rPr>
        <w:fldChar w:fldCharType="begin">
          <w:ffData>
            <w:name w:val="Text5"/>
            <w:enabled/>
            <w:calcOnExit w:val="0"/>
            <w:textInput>
              <w:default w:val="Occupation of Complainant"/>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Occupation of Complainant</w:t>
      </w:r>
      <w:r w:rsidRPr="00267633">
        <w:rPr>
          <w:rFonts w:ascii="Times New Roman" w:eastAsia="Calibri" w:hAnsi="Times New Roman" w:cs="Times New Roman"/>
          <w:lang w:val="en-GB" w:eastAsia="en-GB"/>
        </w:rPr>
        <w:fldChar w:fldCharType="end"/>
      </w:r>
      <w:bookmarkEnd w:id="74"/>
      <w:r w:rsidRPr="00267633">
        <w:rPr>
          <w:rFonts w:ascii="Times New Roman" w:eastAsia="Calibri" w:hAnsi="Times New Roman" w:cs="Times New Roman"/>
          <w:lang w:val="en-GB" w:eastAsia="en-GB"/>
        </w:rPr>
        <w:t xml:space="preserve"> at</w:t>
      </w:r>
      <w:bookmarkStart w:id="75" w:name="Text6"/>
      <w:r w:rsidRPr="00267633">
        <w:rPr>
          <w:rFonts w:ascii="Times New Roman" w:eastAsia="Calibri" w:hAnsi="Times New Roman" w:cs="Times New Roman"/>
          <w:lang w:val="en-GB" w:eastAsia="en-GB"/>
        </w:rPr>
        <w:t xml:space="preserve"> </w:t>
      </w:r>
      <w:r w:rsidRPr="00267633">
        <w:rPr>
          <w:rFonts w:ascii="Times New Roman" w:eastAsia="Calibri" w:hAnsi="Times New Roman" w:cs="Times New Roman"/>
          <w:lang w:val="en-GB" w:eastAsia="en-GB"/>
        </w:rPr>
        <w:fldChar w:fldCharType="begin">
          <w:ffData>
            <w:name w:val="Text6"/>
            <w:enabled/>
            <w:calcOnExit w:val="0"/>
            <w:textInput>
              <w:default w:val="Employer’s name and address"/>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Employer’s name and address</w:t>
      </w:r>
      <w:r w:rsidRPr="00267633">
        <w:rPr>
          <w:rFonts w:ascii="Times New Roman" w:eastAsia="Calibri" w:hAnsi="Times New Roman" w:cs="Times New Roman"/>
          <w:lang w:val="en-GB" w:eastAsia="en-GB"/>
        </w:rPr>
        <w:fldChar w:fldCharType="end"/>
      </w:r>
      <w:bookmarkEnd w:id="75"/>
      <w:r w:rsidRPr="00267633">
        <w:rPr>
          <w:rFonts w:ascii="Times New Roman" w:eastAsia="Calibri" w:hAnsi="Times New Roman" w:cs="Times New Roman"/>
          <w:lang w:val="en-GB" w:eastAsia="en-GB"/>
        </w:rPr>
        <w:t xml:space="preserve">. My Gross Income is </w:t>
      </w:r>
      <w:bookmarkStart w:id="76" w:name="Text7"/>
      <w:r w:rsidRPr="00267633">
        <w:rPr>
          <w:rFonts w:ascii="Times New Roman" w:eastAsia="Calibri" w:hAnsi="Times New Roman" w:cs="Times New Roman"/>
          <w:lang w:val="en-GB" w:eastAsia="en-GB"/>
        </w:rPr>
        <w:t>$</w:t>
      </w:r>
      <w:r w:rsidRPr="00267633">
        <w:rPr>
          <w:rFonts w:ascii="Times New Roman" w:eastAsia="Calibri" w:hAnsi="Times New Roman" w:cs="Times New Roman"/>
          <w:lang w:val="en-GB" w:eastAsia="en-GB"/>
        </w:rPr>
        <w:fldChar w:fldCharType="begin">
          <w:ffData>
            <w:name w:val="Text7"/>
            <w:enabled/>
            <w:calcOnExit w:val="0"/>
            <w:textInput>
              <w:default w:val="state amount"/>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state amount</w:t>
      </w:r>
      <w:r w:rsidRPr="00267633">
        <w:rPr>
          <w:rFonts w:ascii="Times New Roman" w:eastAsia="Calibri" w:hAnsi="Times New Roman" w:cs="Times New Roman"/>
          <w:lang w:val="en-GB" w:eastAsia="en-GB"/>
        </w:rPr>
        <w:fldChar w:fldCharType="end"/>
      </w:r>
      <w:bookmarkEnd w:id="76"/>
      <w:r w:rsidRPr="00267633">
        <w:rPr>
          <w:rFonts w:ascii="Times New Roman" w:eastAsia="Calibri" w:hAnsi="Times New Roman" w:cs="Times New Roman"/>
          <w:lang w:val="en-GB" w:eastAsia="en-GB"/>
        </w:rPr>
        <w:t xml:space="preserve"> whilst my net income or </w:t>
      </w:r>
      <w:proofErr w:type="gramStart"/>
      <w:r w:rsidRPr="00267633">
        <w:rPr>
          <w:rFonts w:ascii="Times New Roman" w:eastAsia="Calibri" w:hAnsi="Times New Roman" w:cs="Times New Roman"/>
          <w:lang w:val="en-GB" w:eastAsia="en-GB"/>
        </w:rPr>
        <w:t>take home</w:t>
      </w:r>
      <w:proofErr w:type="gramEnd"/>
      <w:r w:rsidRPr="00267633">
        <w:rPr>
          <w:rFonts w:ascii="Times New Roman" w:eastAsia="Calibri" w:hAnsi="Times New Roman" w:cs="Times New Roman"/>
          <w:lang w:val="en-GB" w:eastAsia="en-GB"/>
        </w:rPr>
        <w:t xml:space="preserve"> pay is </w:t>
      </w:r>
      <w:bookmarkStart w:id="77" w:name="Text8"/>
      <w:r w:rsidRPr="00267633">
        <w:rPr>
          <w:rFonts w:ascii="Times New Roman" w:eastAsia="Calibri" w:hAnsi="Times New Roman" w:cs="Times New Roman"/>
          <w:lang w:val="en-GB" w:eastAsia="en-GB"/>
        </w:rPr>
        <w:t>$</w:t>
      </w:r>
      <w:r w:rsidRPr="00267633">
        <w:rPr>
          <w:rFonts w:ascii="Times New Roman" w:eastAsia="Calibri" w:hAnsi="Times New Roman" w:cs="Times New Roman"/>
          <w:lang w:val="en-GB" w:eastAsia="en-GB"/>
        </w:rPr>
        <w:fldChar w:fldCharType="begin">
          <w:ffData>
            <w:name w:val="Text8"/>
            <w:enabled/>
            <w:calcOnExit w:val="0"/>
            <w:textInput>
              <w:default w:val="state amount"/>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state amount</w:t>
      </w:r>
      <w:r w:rsidRPr="00267633">
        <w:rPr>
          <w:rFonts w:ascii="Times New Roman" w:eastAsia="Calibri" w:hAnsi="Times New Roman" w:cs="Times New Roman"/>
          <w:lang w:val="en-GB" w:eastAsia="en-GB"/>
        </w:rPr>
        <w:fldChar w:fldCharType="end"/>
      </w:r>
      <w:bookmarkEnd w:id="77"/>
      <w:r w:rsidRPr="00267633">
        <w:rPr>
          <w:rFonts w:ascii="Times New Roman" w:eastAsia="Calibri" w:hAnsi="Times New Roman" w:cs="Times New Roman"/>
          <w:lang w:val="en-GB" w:eastAsia="en-GB"/>
        </w:rPr>
        <w:t>.</w:t>
      </w:r>
    </w:p>
    <w:p w14:paraId="38CEF641" w14:textId="77777777" w:rsidR="00267633" w:rsidRPr="00267633" w:rsidRDefault="00267633" w:rsidP="00267633">
      <w:pPr>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6        I have attached to this Statement as Exhibit C1, the following documents:</w:t>
      </w:r>
    </w:p>
    <w:p w14:paraId="76C9DEAC" w14:textId="77777777" w:rsidR="00267633" w:rsidRPr="00267633" w:rsidRDefault="00267633" w:rsidP="006172E9">
      <w:pPr>
        <w:numPr>
          <w:ilvl w:val="0"/>
          <w:numId w:val="107"/>
        </w:numPr>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 xml:space="preserve">Salary Slip (latest 6 months) or statement detailing income </w:t>
      </w:r>
    </w:p>
    <w:p w14:paraId="39705C21" w14:textId="77777777" w:rsidR="00267633" w:rsidRPr="00267633" w:rsidRDefault="00267633" w:rsidP="006172E9">
      <w:pPr>
        <w:numPr>
          <w:ilvl w:val="0"/>
          <w:numId w:val="107"/>
        </w:numPr>
        <w:spacing w:before="0" w:after="200" w:line="276" w:lineRule="auto"/>
        <w:jc w:val="both"/>
        <w:divId w:val="2116439976"/>
        <w:rPr>
          <w:rFonts w:ascii="Times New Roman" w:eastAsia="Calibri" w:hAnsi="Times New Roman" w:cs="Times New Roman"/>
          <w:lang w:val="en-GB" w:eastAsia="en-GB"/>
        </w:rPr>
      </w:pPr>
      <w:proofErr w:type="gramStart"/>
      <w:r w:rsidRPr="00267633">
        <w:rPr>
          <w:rFonts w:ascii="Times New Roman" w:eastAsia="Calibri" w:hAnsi="Times New Roman" w:cs="Times New Roman"/>
          <w:lang w:val="en-GB" w:eastAsia="en-GB"/>
        </w:rPr>
        <w:t>Income  Tax</w:t>
      </w:r>
      <w:proofErr w:type="gramEnd"/>
      <w:r w:rsidRPr="00267633">
        <w:rPr>
          <w:rFonts w:ascii="Times New Roman" w:eastAsia="Calibri" w:hAnsi="Times New Roman" w:cs="Times New Roman"/>
          <w:lang w:val="en-GB" w:eastAsia="en-GB"/>
        </w:rPr>
        <w:t xml:space="preserve"> Returns (past 3 years)</w:t>
      </w:r>
    </w:p>
    <w:p w14:paraId="268B2A58" w14:textId="77777777" w:rsidR="00267633" w:rsidRPr="00267633" w:rsidRDefault="00267633" w:rsidP="006172E9">
      <w:pPr>
        <w:numPr>
          <w:ilvl w:val="0"/>
          <w:numId w:val="107"/>
        </w:numPr>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CPF statements (past 3 years)</w:t>
      </w:r>
    </w:p>
    <w:p w14:paraId="43E428F7" w14:textId="77777777" w:rsidR="00267633" w:rsidRPr="00267633" w:rsidRDefault="00267633" w:rsidP="006172E9">
      <w:pPr>
        <w:numPr>
          <w:ilvl w:val="0"/>
          <w:numId w:val="107"/>
        </w:numPr>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 xml:space="preserve"> Bank /financial statements (past 6 months) </w:t>
      </w:r>
    </w:p>
    <w:p w14:paraId="23047202" w14:textId="77777777" w:rsidR="00267633" w:rsidRPr="00267633" w:rsidRDefault="00267633" w:rsidP="006172E9">
      <w:pPr>
        <w:numPr>
          <w:ilvl w:val="0"/>
          <w:numId w:val="107"/>
        </w:numPr>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lastRenderedPageBreak/>
        <w:t>Any other documents relevant to determine your income and financial resources such as Letter of Employment/Termination/ Retrenchment/Resignation/Proof of Efforts to seek employment or and others.</w:t>
      </w:r>
    </w:p>
    <w:p w14:paraId="7C968E3D" w14:textId="77777777" w:rsidR="00267633" w:rsidRPr="00267633" w:rsidRDefault="00267633" w:rsidP="00267633">
      <w:pPr>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 xml:space="preserve">7 </w:t>
      </w:r>
      <w:r w:rsidRPr="00267633">
        <w:rPr>
          <w:rFonts w:ascii="Times New Roman" w:eastAsia="Calibri" w:hAnsi="Times New Roman" w:cs="Times New Roman"/>
          <w:lang w:val="en-GB" w:eastAsia="en-GB"/>
        </w:rPr>
        <w:tab/>
        <w:t xml:space="preserve">My other sources of income come from </w:t>
      </w:r>
      <w:bookmarkStart w:id="78" w:name="Text9"/>
      <w:r w:rsidRPr="00267633">
        <w:rPr>
          <w:rFonts w:ascii="Times New Roman" w:eastAsia="Calibri" w:hAnsi="Times New Roman" w:cs="Times New Roman"/>
          <w:lang w:val="en-GB" w:eastAsia="en-GB"/>
        </w:rPr>
        <w:fldChar w:fldCharType="begin">
          <w:ffData>
            <w:name w:val="Text9"/>
            <w:enabled/>
            <w:calcOnExit w:val="0"/>
            <w:textInput>
              <w:default w:val="state other source and amount"/>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state other source and amount</w:t>
      </w:r>
      <w:r w:rsidRPr="00267633">
        <w:rPr>
          <w:rFonts w:ascii="Times New Roman" w:eastAsia="Calibri" w:hAnsi="Times New Roman" w:cs="Times New Roman"/>
          <w:lang w:val="en-GB" w:eastAsia="en-GB"/>
        </w:rPr>
        <w:fldChar w:fldCharType="end"/>
      </w:r>
      <w:bookmarkEnd w:id="78"/>
      <w:r w:rsidRPr="00267633">
        <w:rPr>
          <w:rFonts w:ascii="Times New Roman" w:eastAsia="Calibri" w:hAnsi="Times New Roman" w:cs="Times New Roman"/>
          <w:lang w:val="en-GB" w:eastAsia="en-GB"/>
        </w:rPr>
        <w:t>/I do not have any other sources of income*.</w:t>
      </w:r>
    </w:p>
    <w:p w14:paraId="36DBC05C" w14:textId="77777777" w:rsidR="00267633" w:rsidRPr="00267633" w:rsidRDefault="00267633" w:rsidP="00267633">
      <w:pPr>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8</w:t>
      </w:r>
      <w:r w:rsidRPr="00267633">
        <w:rPr>
          <w:rFonts w:ascii="Times New Roman" w:eastAsia="Calibri" w:hAnsi="Times New Roman" w:cs="Times New Roman"/>
          <w:lang w:val="en-GB" w:eastAsia="en-GB"/>
        </w:rPr>
        <w:tab/>
        <w:t xml:space="preserve">My monthly expenses are </w:t>
      </w:r>
    </w:p>
    <w:p w14:paraId="276F4930" w14:textId="77777777" w:rsidR="00267633" w:rsidRPr="00267633" w:rsidRDefault="00267633" w:rsidP="00267633">
      <w:pPr>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 as follows (</w:t>
      </w:r>
      <w:r w:rsidRPr="00267633">
        <w:rPr>
          <w:rFonts w:ascii="Times New Roman" w:eastAsia="Calibri" w:hAnsi="Times New Roman" w:cs="Times New Roman"/>
          <w:i/>
          <w:lang w:val="en-GB" w:eastAsia="en-GB"/>
        </w:rPr>
        <w:t>Set out Particulars of monthly expenses if you are not attaching the List of Expenses, together with supporting receipts such as bills/receipts (utilities, town council, credit cards, etc.) / tenancy agreement</w:t>
      </w:r>
      <w:r w:rsidRPr="00267633">
        <w:rPr>
          <w:rFonts w:ascii="Times New Roman" w:eastAsia="Calibri" w:hAnsi="Times New Roman" w:cs="Times New Roman"/>
          <w:lang w:val="en-GB" w:eastAsia="en-GB"/>
        </w:rPr>
        <w:t xml:space="preserve">) </w:t>
      </w:r>
    </w:p>
    <w:p w14:paraId="73578004" w14:textId="77777777" w:rsidR="00267633" w:rsidRPr="00267633" w:rsidRDefault="00267633" w:rsidP="00267633">
      <w:pPr>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 xml:space="preserve">* as shown in the List of Expenses </w:t>
      </w:r>
      <w:proofErr w:type="gramStart"/>
      <w:r w:rsidRPr="00267633">
        <w:rPr>
          <w:rFonts w:ascii="Times New Roman" w:eastAsia="Calibri" w:hAnsi="Times New Roman" w:cs="Times New Roman"/>
          <w:lang w:val="en-GB" w:eastAsia="en-GB"/>
        </w:rPr>
        <w:t>Form  at</w:t>
      </w:r>
      <w:proofErr w:type="gramEnd"/>
      <w:r w:rsidRPr="00267633">
        <w:rPr>
          <w:rFonts w:ascii="Times New Roman" w:eastAsia="Calibri" w:hAnsi="Times New Roman" w:cs="Times New Roman"/>
          <w:lang w:val="en-GB" w:eastAsia="en-GB"/>
        </w:rPr>
        <w:t xml:space="preserve">  Exhibit  C2 ,together with supporting receipts such as  bills/receipts (utilities, town council, credit cards, etc.) / tenancy agreement </w:t>
      </w:r>
    </w:p>
    <w:p w14:paraId="7ED70186" w14:textId="77777777" w:rsidR="00267633" w:rsidRPr="00267633" w:rsidRDefault="00267633" w:rsidP="00267633">
      <w:pPr>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9</w:t>
      </w:r>
      <w:r w:rsidRPr="00267633">
        <w:rPr>
          <w:rFonts w:ascii="Times New Roman" w:eastAsia="Calibri" w:hAnsi="Times New Roman" w:cs="Times New Roman"/>
          <w:lang w:val="en-GB" w:eastAsia="en-GB"/>
        </w:rPr>
        <w:tab/>
        <w:t xml:space="preserve">*The children’s monthly expenses are </w:t>
      </w:r>
    </w:p>
    <w:p w14:paraId="19627D6C" w14:textId="77777777" w:rsidR="00267633" w:rsidRPr="00267633" w:rsidRDefault="00267633" w:rsidP="00267633">
      <w:pPr>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*as follows (</w:t>
      </w:r>
      <w:r w:rsidRPr="00267633">
        <w:rPr>
          <w:rFonts w:ascii="Times New Roman" w:eastAsia="Calibri" w:hAnsi="Times New Roman" w:cs="Times New Roman"/>
          <w:i/>
          <w:lang w:val="en-GB" w:eastAsia="en-GB"/>
        </w:rPr>
        <w:t>Set out Particulars of monthly expenses if you are not attaching the List of Expenses, together with supporting receipts</w:t>
      </w:r>
      <w:r w:rsidRPr="00267633">
        <w:rPr>
          <w:rFonts w:ascii="Times New Roman" w:eastAsia="Calibri" w:hAnsi="Times New Roman" w:cs="Times New Roman"/>
          <w:lang w:val="en-GB" w:eastAsia="en-GB"/>
        </w:rPr>
        <w:t>)</w:t>
      </w:r>
    </w:p>
    <w:p w14:paraId="727268EE" w14:textId="77777777" w:rsidR="00267633" w:rsidRPr="00267633" w:rsidRDefault="00267633" w:rsidP="00267633">
      <w:pPr>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 xml:space="preserve">* as shown in the List of Expenses Form at Exhibit C3, together with supporting receipts. </w:t>
      </w:r>
    </w:p>
    <w:p w14:paraId="2A30645B" w14:textId="77777777" w:rsidR="00267633" w:rsidRPr="00267633" w:rsidRDefault="00267633" w:rsidP="00267633">
      <w:pPr>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10</w:t>
      </w:r>
      <w:r w:rsidRPr="00267633">
        <w:rPr>
          <w:rFonts w:ascii="Times New Roman" w:eastAsia="Calibri" w:hAnsi="Times New Roman" w:cs="Times New Roman"/>
          <w:lang w:val="en-GB" w:eastAsia="en-GB"/>
        </w:rPr>
        <w:tab/>
        <w:t xml:space="preserve">I would like the Court to </w:t>
      </w:r>
      <w:proofErr w:type="gramStart"/>
      <w:r w:rsidRPr="00267633">
        <w:rPr>
          <w:rFonts w:ascii="Times New Roman" w:eastAsia="Calibri" w:hAnsi="Times New Roman" w:cs="Times New Roman"/>
          <w:lang w:val="en-GB" w:eastAsia="en-GB"/>
        </w:rPr>
        <w:t>take into account</w:t>
      </w:r>
      <w:proofErr w:type="gramEnd"/>
      <w:r w:rsidRPr="00267633">
        <w:rPr>
          <w:rFonts w:ascii="Times New Roman" w:eastAsia="Calibri" w:hAnsi="Times New Roman" w:cs="Times New Roman"/>
          <w:lang w:val="en-GB" w:eastAsia="en-GB"/>
        </w:rPr>
        <w:t xml:space="preserve"> the following: </w:t>
      </w:r>
    </w:p>
    <w:p w14:paraId="1D86AE22" w14:textId="77777777" w:rsidR="00267633" w:rsidRPr="00267633" w:rsidRDefault="00267633" w:rsidP="00267633">
      <w:pPr>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w:t>
      </w:r>
      <w:r w:rsidRPr="00267633">
        <w:rPr>
          <w:rFonts w:ascii="Times New Roman" w:eastAsia="Calibri" w:hAnsi="Times New Roman" w:cs="Times New Roman"/>
          <w:i/>
          <w:lang w:val="en-GB" w:eastAsia="en-GB"/>
        </w:rPr>
        <w:t>To state here any special needs or circumstances such as health, disability etc., if applicable</w:t>
      </w:r>
      <w:r w:rsidRPr="00267633">
        <w:rPr>
          <w:rFonts w:ascii="Times New Roman" w:eastAsia="Calibri" w:hAnsi="Times New Roman" w:cs="Times New Roman"/>
          <w:lang w:val="en-GB" w:eastAsia="en-GB"/>
        </w:rPr>
        <w:t xml:space="preserve">).     </w:t>
      </w:r>
    </w:p>
    <w:p w14:paraId="52D3153C" w14:textId="77777777" w:rsidR="00267633" w:rsidRPr="00267633" w:rsidRDefault="00267633" w:rsidP="00267633">
      <w:pPr>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 xml:space="preserve">The documentary evidence is at Exhibit C4.    </w:t>
      </w:r>
    </w:p>
    <w:p w14:paraId="06E27232" w14:textId="77777777" w:rsidR="00267633" w:rsidRPr="00267633" w:rsidRDefault="00267633" w:rsidP="00267633">
      <w:pPr>
        <w:spacing w:before="0" w:after="200" w:line="276" w:lineRule="auto"/>
        <w:jc w:val="both"/>
        <w:divId w:val="2116439976"/>
        <w:rPr>
          <w:rFonts w:ascii="Times New Roman" w:eastAsia="Calibri" w:hAnsi="Times New Roman" w:cs="Times New Roman"/>
          <w:b/>
          <w:u w:val="single"/>
          <w:lang w:val="en-GB" w:eastAsia="en-GB"/>
        </w:rPr>
      </w:pPr>
      <w:r w:rsidRPr="00267633">
        <w:rPr>
          <w:rFonts w:ascii="Times New Roman" w:eastAsia="Calibri" w:hAnsi="Times New Roman" w:cs="Times New Roman"/>
          <w:b/>
          <w:u w:val="single"/>
          <w:lang w:val="en-GB" w:eastAsia="en-GB"/>
        </w:rPr>
        <w:t xml:space="preserve">Other information  </w:t>
      </w:r>
    </w:p>
    <w:p w14:paraId="3843A202" w14:textId="77777777" w:rsidR="00267633" w:rsidRPr="00267633" w:rsidRDefault="00267633" w:rsidP="00267633">
      <w:pPr>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 xml:space="preserve">11      </w:t>
      </w:r>
      <w:r w:rsidRPr="00267633">
        <w:rPr>
          <w:rFonts w:ascii="Times New Roman" w:eastAsia="Calibri" w:hAnsi="Times New Roman" w:cs="Times New Roman"/>
          <w:lang w:val="en-GB" w:eastAsia="en-GB"/>
        </w:rPr>
        <w:tab/>
      </w:r>
      <w:r w:rsidRPr="00267633">
        <w:rPr>
          <w:rFonts w:ascii="Times New Roman" w:eastAsia="Calibri" w:hAnsi="Times New Roman" w:cs="Times New Roman"/>
          <w:i/>
          <w:lang w:val="en-GB" w:eastAsia="en-GB"/>
        </w:rPr>
        <w:t>(Please set out what other relevant information you wish to inform the Court.)</w:t>
      </w:r>
    </w:p>
    <w:p w14:paraId="15AB0943" w14:textId="77777777" w:rsidR="00267633" w:rsidRPr="00267633" w:rsidRDefault="00267633" w:rsidP="00267633">
      <w:pPr>
        <w:spacing w:before="0" w:after="200" w:line="276" w:lineRule="auto"/>
        <w:jc w:val="both"/>
        <w:divId w:val="2116439976"/>
        <w:rPr>
          <w:rFonts w:ascii="Times New Roman" w:eastAsia="Calibri" w:hAnsi="Times New Roman" w:cs="Times New Roman"/>
          <w:lang w:val="en-GB" w:eastAsia="en-GB"/>
        </w:rPr>
      </w:pPr>
      <w:proofErr w:type="gramStart"/>
      <w:r w:rsidRPr="00267633">
        <w:rPr>
          <w:rFonts w:ascii="Times New Roman" w:eastAsia="Calibri" w:hAnsi="Times New Roman" w:cs="Times New Roman"/>
          <w:lang w:val="en-GB" w:eastAsia="en-GB"/>
        </w:rPr>
        <w:t xml:space="preserve">12  </w:t>
      </w:r>
      <w:r w:rsidRPr="00267633">
        <w:rPr>
          <w:rFonts w:ascii="Times New Roman" w:eastAsia="Calibri" w:hAnsi="Times New Roman" w:cs="Times New Roman"/>
          <w:lang w:val="en-GB" w:eastAsia="en-GB"/>
        </w:rPr>
        <w:tab/>
      </w:r>
      <w:proofErr w:type="gramEnd"/>
      <w:r w:rsidRPr="00267633">
        <w:rPr>
          <w:rFonts w:ascii="Times New Roman" w:eastAsia="Calibri" w:hAnsi="Times New Roman" w:cs="Times New Roman"/>
          <w:lang w:val="en-GB" w:eastAsia="en-GB"/>
        </w:rPr>
        <w:t xml:space="preserve"> I am claiming maintenance from the respondent as follows:</w:t>
      </w:r>
    </w:p>
    <w:p w14:paraId="5D8EFD58" w14:textId="77777777" w:rsidR="00267633" w:rsidRPr="00267633" w:rsidRDefault="00267633" w:rsidP="006172E9">
      <w:pPr>
        <w:numPr>
          <w:ilvl w:val="0"/>
          <w:numId w:val="108"/>
        </w:numPr>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 xml:space="preserve">For myself; the amount of </w:t>
      </w:r>
      <w:bookmarkStart w:id="79" w:name="Text10"/>
      <w:r w:rsidRPr="00267633">
        <w:rPr>
          <w:rFonts w:ascii="Times New Roman" w:eastAsia="Calibri" w:hAnsi="Times New Roman" w:cs="Times New Roman"/>
          <w:lang w:val="en-GB" w:eastAsia="en-GB"/>
        </w:rPr>
        <w:t>$</w:t>
      </w:r>
      <w:r w:rsidRPr="00267633">
        <w:rPr>
          <w:rFonts w:ascii="Times New Roman" w:eastAsia="Calibri" w:hAnsi="Times New Roman" w:cs="Times New Roman"/>
          <w:lang w:val="en-GB" w:eastAsia="en-GB"/>
        </w:rPr>
        <w:fldChar w:fldCharType="begin">
          <w:ffData>
            <w:name w:val="Text10"/>
            <w:enabled/>
            <w:calcOnExit w:val="0"/>
            <w:textInput>
              <w:default w:val="state maintenance amount"/>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state maintenance amount</w:t>
      </w:r>
      <w:r w:rsidRPr="00267633">
        <w:rPr>
          <w:rFonts w:ascii="Times New Roman" w:eastAsia="Calibri" w:hAnsi="Times New Roman" w:cs="Times New Roman"/>
          <w:lang w:val="en-GB" w:eastAsia="en-GB"/>
        </w:rPr>
        <w:fldChar w:fldCharType="end"/>
      </w:r>
      <w:bookmarkEnd w:id="79"/>
      <w:r w:rsidRPr="00267633">
        <w:rPr>
          <w:rFonts w:ascii="Times New Roman" w:eastAsia="Calibri" w:hAnsi="Times New Roman" w:cs="Times New Roman"/>
          <w:lang w:val="en-GB" w:eastAsia="en-GB"/>
        </w:rPr>
        <w:t xml:space="preserve"> with </w:t>
      </w:r>
      <w:proofErr w:type="gramStart"/>
      <w:r w:rsidRPr="00267633">
        <w:rPr>
          <w:rFonts w:ascii="Times New Roman" w:eastAsia="Calibri" w:hAnsi="Times New Roman" w:cs="Times New Roman"/>
          <w:lang w:val="en-GB" w:eastAsia="en-GB"/>
        </w:rPr>
        <w:t>effect  from</w:t>
      </w:r>
      <w:proofErr w:type="gramEnd"/>
      <w:r w:rsidRPr="00267633">
        <w:rPr>
          <w:rFonts w:ascii="Times New Roman" w:eastAsia="Calibri" w:hAnsi="Times New Roman" w:cs="Times New Roman"/>
          <w:lang w:val="en-GB" w:eastAsia="en-GB"/>
        </w:rPr>
        <w:t xml:space="preserve"> </w:t>
      </w:r>
      <w:bookmarkStart w:id="80" w:name="Text11"/>
      <w:r w:rsidRPr="00267633">
        <w:rPr>
          <w:rFonts w:ascii="Times New Roman" w:eastAsia="Calibri" w:hAnsi="Times New Roman" w:cs="Times New Roman"/>
          <w:lang w:val="en-GB" w:eastAsia="en-GB"/>
        </w:rPr>
        <w:fldChar w:fldCharType="begin">
          <w:ffData>
            <w:name w:val="Text11"/>
            <w:enabled/>
            <w:calcOnExit w:val="0"/>
            <w:textInput>
              <w:default w:val="date of default"/>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date of default</w:t>
      </w:r>
      <w:r w:rsidRPr="00267633">
        <w:rPr>
          <w:rFonts w:ascii="Times New Roman" w:eastAsia="Calibri" w:hAnsi="Times New Roman" w:cs="Times New Roman"/>
          <w:lang w:val="en-GB" w:eastAsia="en-GB"/>
        </w:rPr>
        <w:fldChar w:fldCharType="end"/>
      </w:r>
      <w:bookmarkEnd w:id="80"/>
      <w:r w:rsidRPr="00267633">
        <w:rPr>
          <w:rFonts w:ascii="Times New Roman" w:eastAsia="Calibri" w:hAnsi="Times New Roman" w:cs="Times New Roman"/>
          <w:lang w:val="en-GB" w:eastAsia="en-GB"/>
        </w:rPr>
        <w:t>;</w:t>
      </w:r>
    </w:p>
    <w:p w14:paraId="519A070A" w14:textId="77777777" w:rsidR="00267633" w:rsidRPr="00267633" w:rsidRDefault="00267633" w:rsidP="006172E9">
      <w:pPr>
        <w:numPr>
          <w:ilvl w:val="0"/>
          <w:numId w:val="108"/>
        </w:numPr>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For my child/children: the amount of $</w:t>
      </w:r>
      <w:r w:rsidRPr="00267633">
        <w:rPr>
          <w:rFonts w:ascii="Times New Roman" w:eastAsia="Calibri" w:hAnsi="Times New Roman" w:cs="Times New Roman"/>
          <w:lang w:val="en-GB" w:eastAsia="en-GB"/>
        </w:rPr>
        <w:fldChar w:fldCharType="begin">
          <w:ffData>
            <w:name w:val="Text10"/>
            <w:enabled/>
            <w:calcOnExit w:val="0"/>
            <w:textInput>
              <w:default w:val="state maintenance amount"/>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state maintenance amount</w:t>
      </w:r>
      <w:r w:rsidRPr="00267633">
        <w:rPr>
          <w:rFonts w:ascii="Times New Roman" w:eastAsia="Calibri" w:hAnsi="Times New Roman" w:cs="Times New Roman"/>
          <w:lang w:val="en-GB" w:eastAsia="en-GB"/>
        </w:rPr>
        <w:fldChar w:fldCharType="end"/>
      </w:r>
      <w:r w:rsidRPr="00267633">
        <w:rPr>
          <w:rFonts w:ascii="Times New Roman" w:eastAsia="Calibri" w:hAnsi="Times New Roman" w:cs="Times New Roman"/>
          <w:lang w:val="en-GB" w:eastAsia="en-GB"/>
        </w:rPr>
        <w:t xml:space="preserve"> (State Amount) with effect from </w:t>
      </w:r>
      <w:r w:rsidRPr="00267633">
        <w:rPr>
          <w:rFonts w:ascii="Times New Roman" w:eastAsia="Calibri" w:hAnsi="Times New Roman" w:cs="Times New Roman"/>
          <w:lang w:val="en-GB" w:eastAsia="en-GB"/>
        </w:rPr>
        <w:fldChar w:fldCharType="begin">
          <w:ffData>
            <w:name w:val="Text11"/>
            <w:enabled/>
            <w:calcOnExit w:val="0"/>
            <w:textInput>
              <w:default w:val="date of default"/>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date of default</w:t>
      </w:r>
      <w:r w:rsidRPr="00267633">
        <w:rPr>
          <w:rFonts w:ascii="Times New Roman" w:eastAsia="Calibri" w:hAnsi="Times New Roman" w:cs="Times New Roman"/>
          <w:lang w:val="en-GB" w:eastAsia="en-GB"/>
        </w:rPr>
        <w:fldChar w:fldCharType="end"/>
      </w:r>
      <w:r w:rsidRPr="00267633">
        <w:rPr>
          <w:rFonts w:ascii="Times New Roman" w:eastAsia="Calibri" w:hAnsi="Times New Roman" w:cs="Times New Roman"/>
          <w:lang w:val="en-GB" w:eastAsia="en-GB"/>
        </w:rPr>
        <w:t>;</w:t>
      </w:r>
    </w:p>
    <w:p w14:paraId="1D0CDDF5" w14:textId="77777777" w:rsidR="00267633" w:rsidRPr="00267633" w:rsidRDefault="00267633" w:rsidP="006172E9">
      <w:pPr>
        <w:numPr>
          <w:ilvl w:val="0"/>
          <w:numId w:val="108"/>
        </w:numPr>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 xml:space="preserve">Payment to be made to my designated Bank account: </w:t>
      </w:r>
      <w:r w:rsidRPr="00267633">
        <w:rPr>
          <w:rFonts w:ascii="Times New Roman" w:eastAsia="Calibri" w:hAnsi="Times New Roman" w:cs="Times New Roman"/>
          <w:lang w:val="en-GB" w:eastAsia="en-GB"/>
        </w:rPr>
        <w:fldChar w:fldCharType="begin">
          <w:ffData>
            <w:name w:val=""/>
            <w:enabled/>
            <w:calcOnExit w:val="0"/>
            <w:textInput>
              <w:default w:val="state Bank and Account Number"/>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state Bank and Account Number</w:t>
      </w:r>
      <w:r w:rsidRPr="00267633">
        <w:rPr>
          <w:rFonts w:ascii="Times New Roman" w:eastAsia="Calibri" w:hAnsi="Times New Roman" w:cs="Times New Roman"/>
          <w:lang w:val="en-GB" w:eastAsia="en-GB"/>
        </w:rPr>
        <w:fldChar w:fldCharType="end"/>
      </w:r>
      <w:r w:rsidRPr="00267633">
        <w:rPr>
          <w:rFonts w:ascii="Times New Roman" w:eastAsia="Calibri" w:hAnsi="Times New Roman" w:cs="Times New Roman"/>
          <w:lang w:val="en-GB" w:eastAsia="en-GB"/>
        </w:rPr>
        <w:t xml:space="preserve"> </w:t>
      </w:r>
    </w:p>
    <w:p w14:paraId="11ABB2E2" w14:textId="77777777" w:rsidR="00267633" w:rsidRPr="00267633" w:rsidRDefault="00267633" w:rsidP="00267633">
      <w:pPr>
        <w:pBdr>
          <w:bottom w:val="single" w:sz="12" w:space="1" w:color="auto"/>
        </w:pBdr>
        <w:spacing w:before="0" w:after="200" w:line="276" w:lineRule="auto"/>
        <w:jc w:val="both"/>
        <w:divId w:val="2116439976"/>
        <w:rPr>
          <w:rFonts w:ascii="Times New Roman" w:eastAsia="Calibri" w:hAnsi="Times New Roman" w:cs="Times New Roman"/>
          <w:lang w:val="en-GB" w:eastAsia="en-GB"/>
        </w:rPr>
      </w:pPr>
    </w:p>
    <w:p w14:paraId="02FA4865" w14:textId="77777777" w:rsidR="00267633" w:rsidRPr="00267633" w:rsidRDefault="00267633" w:rsidP="00267633">
      <w:pPr>
        <w:spacing w:before="0" w:after="0" w:line="240" w:lineRule="auto"/>
        <w:divId w:val="2116439976"/>
        <w:rPr>
          <w:rFonts w:ascii="Times New Roman" w:eastAsia="Calibri" w:hAnsi="Times New Roman" w:cs="Times New Roman"/>
          <w:lang w:val="en-GB" w:eastAsia="en-GB"/>
        </w:rPr>
      </w:pPr>
    </w:p>
    <w:p w14:paraId="56B7F852" w14:textId="77777777" w:rsidR="00267633" w:rsidRPr="00267633" w:rsidRDefault="00267633" w:rsidP="00267633">
      <w:pPr>
        <w:spacing w:before="0" w:after="0" w:line="240" w:lineRule="auto"/>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 xml:space="preserve">__________________________ </w:t>
      </w:r>
    </w:p>
    <w:p w14:paraId="6ABE5361" w14:textId="77777777" w:rsidR="00267633" w:rsidRPr="00267633" w:rsidRDefault="00267633" w:rsidP="00267633">
      <w:pPr>
        <w:spacing w:before="0" w:after="0" w:line="240" w:lineRule="auto"/>
        <w:divId w:val="2116439976"/>
        <w:rPr>
          <w:rFonts w:ascii="Times New Roman" w:eastAsia="Calibri" w:hAnsi="Times New Roman" w:cs="Times New Roman"/>
          <w:b/>
          <w:sz w:val="20"/>
          <w:szCs w:val="22"/>
          <w:lang w:val="en-GB" w:eastAsia="en-GB"/>
        </w:rPr>
      </w:pPr>
      <w:r w:rsidRPr="00267633">
        <w:rPr>
          <w:rFonts w:ascii="Times New Roman" w:eastAsia="Calibri" w:hAnsi="Times New Roman" w:cs="Times New Roman"/>
          <w:b/>
          <w:sz w:val="20"/>
          <w:szCs w:val="22"/>
          <w:lang w:val="en-GB" w:eastAsia="en-GB"/>
        </w:rPr>
        <w:t xml:space="preserve">Signature </w:t>
      </w:r>
    </w:p>
    <w:p w14:paraId="2291AF2B" w14:textId="77777777" w:rsidR="00267633" w:rsidRPr="00267633" w:rsidRDefault="00267633" w:rsidP="00267633">
      <w:pPr>
        <w:spacing w:before="0" w:after="0" w:line="276" w:lineRule="auto"/>
        <w:jc w:val="both"/>
        <w:divId w:val="2116439976"/>
        <w:rPr>
          <w:rFonts w:ascii="Times New Roman" w:eastAsia="Calibri" w:hAnsi="Times New Roman" w:cs="Times New Roman"/>
          <w:lang w:val="en-GB" w:eastAsia="en-GB"/>
        </w:rPr>
      </w:pPr>
    </w:p>
    <w:p w14:paraId="49F9D2EC" w14:textId="77777777" w:rsidR="00267633" w:rsidRPr="00267633" w:rsidRDefault="00267633" w:rsidP="00267633">
      <w:pPr>
        <w:spacing w:before="0" w:after="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 xml:space="preserve">_________________________ </w:t>
      </w:r>
    </w:p>
    <w:p w14:paraId="101D7A75" w14:textId="77777777" w:rsidR="00267633" w:rsidRPr="00267633" w:rsidRDefault="00267633" w:rsidP="00267633">
      <w:pPr>
        <w:spacing w:before="0" w:after="200" w:line="276" w:lineRule="auto"/>
        <w:divId w:val="2116439976"/>
        <w:rPr>
          <w:rFonts w:ascii="Times New Roman" w:eastAsia="Calibri" w:hAnsi="Times New Roman" w:cs="Times New Roman"/>
          <w:b/>
          <w:sz w:val="22"/>
          <w:szCs w:val="22"/>
          <w:lang w:val="en-GB" w:eastAsia="en-GB"/>
        </w:rPr>
      </w:pPr>
      <w:r w:rsidRPr="00267633">
        <w:rPr>
          <w:rFonts w:ascii="Times New Roman" w:eastAsia="Calibri" w:hAnsi="Times New Roman" w:cs="Times New Roman"/>
          <w:b/>
          <w:sz w:val="20"/>
          <w:szCs w:val="22"/>
          <w:lang w:val="en-GB" w:eastAsia="en-GB"/>
        </w:rPr>
        <w:lastRenderedPageBreak/>
        <w:t>Date (DD/MM/YYYY)</w:t>
      </w:r>
    </w:p>
    <w:p w14:paraId="55EFA25C" w14:textId="77777777" w:rsidR="00267633" w:rsidRPr="00267633" w:rsidRDefault="00267633" w:rsidP="00267633">
      <w:pPr>
        <w:spacing w:before="120" w:after="0" w:line="240" w:lineRule="auto"/>
        <w:jc w:val="both"/>
        <w:divId w:val="2116439976"/>
        <w:rPr>
          <w:rFonts w:ascii="Times New Roman" w:eastAsia="Calibri" w:hAnsi="Times New Roman" w:cs="Times New Roman"/>
          <w:i/>
          <w:sz w:val="26"/>
          <w:szCs w:val="20"/>
          <w:lang w:val="en-GB" w:eastAsia="en-US"/>
        </w:rPr>
      </w:pPr>
      <w:r w:rsidRPr="00267633">
        <w:rPr>
          <w:rFonts w:ascii="Times New Roman" w:eastAsia="Calibri" w:hAnsi="Times New Roman" w:cs="Times New Roman"/>
          <w:i/>
          <w:sz w:val="26"/>
          <w:szCs w:val="20"/>
          <w:lang w:val="en-GB" w:eastAsia="en-US"/>
        </w:rPr>
        <w:t>[For an application by an incapacitated husband under section 69(1A) of the Women’s Charter]</w:t>
      </w:r>
    </w:p>
    <w:p w14:paraId="653484AD" w14:textId="77777777" w:rsidR="00267633" w:rsidRPr="00267633" w:rsidRDefault="00267633" w:rsidP="00267633">
      <w:pPr>
        <w:spacing w:before="120" w:after="0" w:line="240" w:lineRule="auto"/>
        <w:jc w:val="center"/>
        <w:divId w:val="2116439976"/>
        <w:rPr>
          <w:rFonts w:ascii="Times New Roman" w:eastAsia="Calibri" w:hAnsi="Times New Roman" w:cs="Times New Roman"/>
          <w:vertAlign w:val="superscript"/>
          <w:lang w:val="en-GB" w:eastAsia="en-US"/>
        </w:rPr>
      </w:pPr>
      <w:r w:rsidRPr="00267633">
        <w:rPr>
          <w:rFonts w:ascii="Times New Roman" w:eastAsia="Calibri" w:hAnsi="Times New Roman" w:cs="Times New Roman"/>
          <w:lang w:val="en-GB" w:eastAsia="en-US"/>
        </w:rPr>
        <w:t>IN THE FAMILY JUSTICE COURTS OF THE REPUBLIC OF SINGAPORE</w:t>
      </w:r>
    </w:p>
    <w:p w14:paraId="2AD2D836" w14:textId="77777777" w:rsidR="00267633" w:rsidRPr="00267633" w:rsidRDefault="00267633" w:rsidP="00267633">
      <w:pPr>
        <w:spacing w:before="120" w:after="0" w:line="240" w:lineRule="auto"/>
        <w:jc w:val="both"/>
        <w:divId w:val="2116439976"/>
        <w:rPr>
          <w:rFonts w:ascii="Times New Roman" w:eastAsia="Calibri" w:hAnsi="Times New Roman" w:cs="Times New Roman"/>
          <w:lang w:val="en-GB" w:eastAsia="en-US"/>
        </w:rPr>
      </w:pPr>
      <w:r w:rsidRPr="00267633">
        <w:rPr>
          <w:rFonts w:ascii="Times New Roman" w:eastAsia="Calibri" w:hAnsi="Times New Roman" w:cs="Times New Roman"/>
          <w:lang w:val="en-GB" w:eastAsia="en-US"/>
        </w:rPr>
        <w:t>Maintenance Summons No MSS_____ of 20__</w:t>
      </w:r>
    </w:p>
    <w:p w14:paraId="75BD50A7" w14:textId="77777777" w:rsidR="00267633" w:rsidRPr="00267633" w:rsidRDefault="00267633" w:rsidP="00267633">
      <w:pPr>
        <w:spacing w:before="120" w:after="0" w:line="240" w:lineRule="auto"/>
        <w:jc w:val="center"/>
        <w:divId w:val="2116439976"/>
        <w:rPr>
          <w:rFonts w:ascii="Times New Roman" w:eastAsia="Calibri" w:hAnsi="Times New Roman" w:cs="Times New Roman"/>
          <w:lang w:val="en-GB" w:eastAsia="en-US"/>
        </w:rPr>
      </w:pPr>
      <w:r w:rsidRPr="00267633">
        <w:rPr>
          <w:rFonts w:ascii="Times New Roman" w:eastAsia="Calibri" w:hAnsi="Times New Roman" w:cs="Times New Roman"/>
          <w:lang w:val="en-GB" w:eastAsia="en-US"/>
        </w:rPr>
        <w:t>Between</w:t>
      </w:r>
    </w:p>
    <w:p w14:paraId="7ACC09FB" w14:textId="77777777" w:rsidR="00267633" w:rsidRPr="00267633" w:rsidRDefault="00267633" w:rsidP="00267633">
      <w:pPr>
        <w:spacing w:before="120" w:after="0" w:line="240" w:lineRule="auto"/>
        <w:jc w:val="center"/>
        <w:divId w:val="2116439976"/>
        <w:rPr>
          <w:rFonts w:ascii="Times New Roman" w:eastAsia="Calibri" w:hAnsi="Times New Roman" w:cs="Times New Roman"/>
          <w:lang w:val="en-GB" w:eastAsia="en-US"/>
        </w:rPr>
      </w:pPr>
      <w:r w:rsidRPr="00267633">
        <w:rPr>
          <w:rFonts w:ascii="Times New Roman" w:eastAsia="Calibri" w:hAnsi="Times New Roman" w:cs="Times New Roman"/>
          <w:lang w:val="en-GB" w:eastAsia="en-US"/>
        </w:rPr>
        <w:t>___________________ Complainant</w:t>
      </w:r>
    </w:p>
    <w:p w14:paraId="00A7D102" w14:textId="77777777" w:rsidR="00267633" w:rsidRPr="00267633" w:rsidRDefault="00267633" w:rsidP="00267633">
      <w:pPr>
        <w:spacing w:before="120" w:after="0" w:line="240" w:lineRule="auto"/>
        <w:jc w:val="center"/>
        <w:divId w:val="2116439976"/>
        <w:rPr>
          <w:rFonts w:ascii="Times New Roman" w:eastAsia="Calibri" w:hAnsi="Times New Roman" w:cs="Times New Roman"/>
          <w:lang w:val="en-GB" w:eastAsia="en-US"/>
        </w:rPr>
      </w:pPr>
      <w:r w:rsidRPr="00267633">
        <w:rPr>
          <w:rFonts w:ascii="Times New Roman" w:eastAsia="Calibri" w:hAnsi="Times New Roman" w:cs="Times New Roman"/>
          <w:lang w:val="en-GB" w:eastAsia="en-US"/>
        </w:rPr>
        <w:t>And</w:t>
      </w:r>
    </w:p>
    <w:p w14:paraId="4109DFB7" w14:textId="77777777" w:rsidR="00267633" w:rsidRPr="00267633" w:rsidRDefault="00267633" w:rsidP="00267633">
      <w:pPr>
        <w:spacing w:before="120" w:after="0" w:line="240" w:lineRule="auto"/>
        <w:jc w:val="center"/>
        <w:divId w:val="2116439976"/>
        <w:rPr>
          <w:rFonts w:ascii="Times New Roman" w:eastAsia="Calibri" w:hAnsi="Times New Roman" w:cs="Times New Roman"/>
          <w:lang w:val="en-GB" w:eastAsia="en-US"/>
        </w:rPr>
      </w:pPr>
      <w:r w:rsidRPr="00267633">
        <w:rPr>
          <w:rFonts w:ascii="Times New Roman" w:eastAsia="Calibri" w:hAnsi="Times New Roman" w:cs="Times New Roman"/>
          <w:lang w:val="en-GB" w:eastAsia="en-US"/>
        </w:rPr>
        <w:t>____________________ Respondent</w:t>
      </w:r>
    </w:p>
    <w:p w14:paraId="32D84CD8" w14:textId="77777777" w:rsidR="00267633" w:rsidRPr="00267633" w:rsidRDefault="00267633" w:rsidP="00267633">
      <w:pPr>
        <w:spacing w:before="120" w:after="0" w:line="240" w:lineRule="auto"/>
        <w:jc w:val="center"/>
        <w:divId w:val="2116439976"/>
        <w:rPr>
          <w:rFonts w:ascii="Times New Roman" w:eastAsia="Calibri" w:hAnsi="Times New Roman" w:cs="Times New Roman"/>
          <w:b/>
          <w:lang w:val="en-GB" w:eastAsia="en-US"/>
        </w:rPr>
      </w:pPr>
    </w:p>
    <w:p w14:paraId="2F08C5D9" w14:textId="77777777" w:rsidR="00267633" w:rsidRPr="00267633" w:rsidRDefault="00267633" w:rsidP="00267633">
      <w:pPr>
        <w:spacing w:before="120" w:after="0" w:line="240" w:lineRule="auto"/>
        <w:jc w:val="center"/>
        <w:divId w:val="2116439976"/>
        <w:rPr>
          <w:rFonts w:ascii="Times New Roman" w:eastAsia="Calibri" w:hAnsi="Times New Roman" w:cs="Times New Roman"/>
          <w:b/>
          <w:lang w:val="en-GB" w:eastAsia="en-US"/>
        </w:rPr>
      </w:pPr>
      <w:r w:rsidRPr="00267633">
        <w:rPr>
          <w:rFonts w:ascii="Times New Roman" w:eastAsia="Calibri" w:hAnsi="Times New Roman" w:cs="Times New Roman"/>
          <w:b/>
          <w:lang w:val="en-GB" w:eastAsia="en-US"/>
        </w:rPr>
        <w:t xml:space="preserve">COMPLAINANT’S STATEMENT </w:t>
      </w:r>
    </w:p>
    <w:p w14:paraId="7E9AE554" w14:textId="77777777" w:rsidR="00267633" w:rsidRPr="00267633" w:rsidRDefault="00267633" w:rsidP="00267633">
      <w:pPr>
        <w:spacing w:before="120" w:after="0" w:line="240" w:lineRule="auto"/>
        <w:ind w:firstLine="720"/>
        <w:jc w:val="both"/>
        <w:divId w:val="2116439976"/>
        <w:rPr>
          <w:rFonts w:ascii="Times New Roman" w:eastAsia="Calibri" w:hAnsi="Times New Roman" w:cs="Times New Roman"/>
          <w:lang w:val="en-GB" w:eastAsia="en-US"/>
        </w:rPr>
      </w:pPr>
      <w:r w:rsidRPr="00267633">
        <w:rPr>
          <w:rFonts w:ascii="Times New Roman" w:eastAsia="Calibri" w:hAnsi="Times New Roman" w:cs="Times New Roman"/>
          <w:lang w:val="en-GB" w:eastAsia="en-US"/>
        </w:rPr>
        <w:t xml:space="preserve">I, </w:t>
      </w:r>
      <w:r w:rsidRPr="00267633">
        <w:rPr>
          <w:rFonts w:ascii="Times New Roman" w:eastAsia="Calibri" w:hAnsi="Times New Roman" w:cs="Times New Roman"/>
          <w:lang w:val="en-GB" w:eastAsia="en-US"/>
        </w:rPr>
        <w:fldChar w:fldCharType="begin">
          <w:ffData>
            <w:name w:val="Text1"/>
            <w:enabled/>
            <w:calcOnExit w:val="0"/>
            <w:textInput>
              <w:default w:val="Name and NRIC"/>
            </w:textInput>
          </w:ffData>
        </w:fldChar>
      </w:r>
      <w:r w:rsidRPr="00267633">
        <w:rPr>
          <w:rFonts w:ascii="Times New Roman" w:eastAsia="Calibri" w:hAnsi="Times New Roman" w:cs="Times New Roman"/>
          <w:lang w:val="en-GB" w:eastAsia="en-US"/>
        </w:rPr>
        <w:instrText xml:space="preserve"> FORMTEXT </w:instrText>
      </w:r>
      <w:r w:rsidRPr="00267633">
        <w:rPr>
          <w:rFonts w:ascii="Times New Roman" w:eastAsia="Calibri" w:hAnsi="Times New Roman" w:cs="Times New Roman"/>
          <w:lang w:val="en-GB" w:eastAsia="en-US"/>
        </w:rPr>
      </w:r>
      <w:r w:rsidRPr="00267633">
        <w:rPr>
          <w:rFonts w:ascii="Times New Roman" w:eastAsia="Calibri" w:hAnsi="Times New Roman" w:cs="Times New Roman"/>
          <w:lang w:val="en-GB" w:eastAsia="en-US"/>
        </w:rPr>
        <w:fldChar w:fldCharType="separate"/>
      </w:r>
      <w:r w:rsidRPr="00267633">
        <w:rPr>
          <w:rFonts w:ascii="Times New Roman" w:eastAsia="Calibri" w:hAnsi="Times New Roman" w:cs="Times New Roman"/>
          <w:noProof/>
          <w:lang w:val="en-GB" w:eastAsia="en-US"/>
        </w:rPr>
        <w:t>Name and NRIC</w:t>
      </w:r>
      <w:r w:rsidRPr="00267633">
        <w:rPr>
          <w:rFonts w:ascii="Times New Roman" w:eastAsia="Calibri" w:hAnsi="Times New Roman" w:cs="Times New Roman"/>
          <w:lang w:val="en-GB" w:eastAsia="en-US"/>
        </w:rPr>
        <w:fldChar w:fldCharType="end"/>
      </w:r>
      <w:r w:rsidRPr="00267633">
        <w:rPr>
          <w:rFonts w:ascii="Times New Roman" w:eastAsia="Calibri" w:hAnsi="Times New Roman" w:cs="Times New Roman"/>
          <w:lang w:val="en-GB" w:eastAsia="en-US"/>
        </w:rPr>
        <w:t xml:space="preserve"> of </w:t>
      </w:r>
      <w:r w:rsidRPr="00267633">
        <w:rPr>
          <w:rFonts w:ascii="Times New Roman" w:eastAsia="Calibri" w:hAnsi="Times New Roman" w:cs="Times New Roman"/>
          <w:lang w:val="en-GB" w:eastAsia="en-US"/>
        </w:rPr>
        <w:fldChar w:fldCharType="begin">
          <w:ffData>
            <w:name w:val=""/>
            <w:enabled/>
            <w:calcOnExit w:val="0"/>
            <w:textInput>
              <w:default w:val="Address"/>
            </w:textInput>
          </w:ffData>
        </w:fldChar>
      </w:r>
      <w:r w:rsidRPr="00267633">
        <w:rPr>
          <w:rFonts w:ascii="Times New Roman" w:eastAsia="Calibri" w:hAnsi="Times New Roman" w:cs="Times New Roman"/>
          <w:lang w:val="en-GB" w:eastAsia="en-US"/>
        </w:rPr>
        <w:instrText xml:space="preserve"> FORMTEXT </w:instrText>
      </w:r>
      <w:r w:rsidRPr="00267633">
        <w:rPr>
          <w:rFonts w:ascii="Times New Roman" w:eastAsia="Calibri" w:hAnsi="Times New Roman" w:cs="Times New Roman"/>
          <w:lang w:val="en-GB" w:eastAsia="en-US"/>
        </w:rPr>
      </w:r>
      <w:r w:rsidRPr="00267633">
        <w:rPr>
          <w:rFonts w:ascii="Times New Roman" w:eastAsia="Calibri" w:hAnsi="Times New Roman" w:cs="Times New Roman"/>
          <w:lang w:val="en-GB" w:eastAsia="en-US"/>
        </w:rPr>
        <w:fldChar w:fldCharType="separate"/>
      </w:r>
      <w:r w:rsidRPr="00267633">
        <w:rPr>
          <w:rFonts w:ascii="Times New Roman" w:eastAsia="Calibri" w:hAnsi="Times New Roman" w:cs="Times New Roman"/>
          <w:noProof/>
          <w:lang w:val="en-GB" w:eastAsia="en-US"/>
        </w:rPr>
        <w:t>Address</w:t>
      </w:r>
      <w:r w:rsidRPr="00267633">
        <w:rPr>
          <w:rFonts w:ascii="Times New Roman" w:eastAsia="Calibri" w:hAnsi="Times New Roman" w:cs="Times New Roman"/>
          <w:lang w:val="en-GB" w:eastAsia="en-US"/>
        </w:rPr>
        <w:fldChar w:fldCharType="end"/>
      </w:r>
      <w:r w:rsidRPr="00267633">
        <w:rPr>
          <w:rFonts w:ascii="Times New Roman" w:eastAsia="Calibri" w:hAnsi="Times New Roman" w:cs="Times New Roman"/>
          <w:lang w:val="en-GB" w:eastAsia="en-US"/>
        </w:rPr>
        <w:t xml:space="preserve"> am the complainant in this matter.</w:t>
      </w:r>
    </w:p>
    <w:p w14:paraId="175CBD02" w14:textId="77777777" w:rsidR="00267633" w:rsidRPr="00267633" w:rsidRDefault="00267633" w:rsidP="00267633">
      <w:pPr>
        <w:spacing w:before="120" w:after="0" w:line="240" w:lineRule="auto"/>
        <w:jc w:val="both"/>
        <w:divId w:val="2116439976"/>
        <w:rPr>
          <w:rFonts w:ascii="Times New Roman" w:eastAsia="Calibri" w:hAnsi="Times New Roman" w:cs="Times New Roman"/>
          <w:lang w:val="en-GB" w:eastAsia="en-US"/>
        </w:rPr>
      </w:pPr>
    </w:p>
    <w:p w14:paraId="5BCBA202" w14:textId="77777777" w:rsidR="00267633" w:rsidRPr="00267633" w:rsidRDefault="00267633" w:rsidP="00267633">
      <w:pPr>
        <w:spacing w:before="120" w:after="0" w:line="240" w:lineRule="auto"/>
        <w:jc w:val="both"/>
        <w:divId w:val="2116439976"/>
        <w:rPr>
          <w:rFonts w:ascii="Times New Roman" w:eastAsia="Calibri" w:hAnsi="Times New Roman" w:cs="Times New Roman"/>
          <w:lang w:val="en-GB" w:eastAsia="en-US"/>
        </w:rPr>
      </w:pPr>
      <w:r w:rsidRPr="00267633">
        <w:rPr>
          <w:rFonts w:ascii="Times New Roman" w:eastAsia="Calibri" w:hAnsi="Times New Roman" w:cs="Times New Roman"/>
          <w:lang w:val="en-GB" w:eastAsia="en-US"/>
        </w:rPr>
        <w:t xml:space="preserve">2 </w:t>
      </w:r>
      <w:r w:rsidRPr="00267633">
        <w:rPr>
          <w:rFonts w:ascii="Times New Roman" w:eastAsia="Calibri" w:hAnsi="Times New Roman" w:cs="Times New Roman"/>
          <w:lang w:val="en-GB" w:eastAsia="en-US"/>
        </w:rPr>
        <w:tab/>
        <w:t xml:space="preserve"> I am married to the respondent at </w:t>
      </w:r>
      <w:r w:rsidRPr="00267633">
        <w:rPr>
          <w:rFonts w:ascii="Times New Roman" w:eastAsia="Calibri" w:hAnsi="Times New Roman" w:cs="Times New Roman"/>
          <w:lang w:val="en-GB" w:eastAsia="en-US"/>
        </w:rPr>
        <w:fldChar w:fldCharType="begin">
          <w:ffData>
            <w:name w:val="Text2"/>
            <w:enabled/>
            <w:calcOnExit w:val="0"/>
            <w:textInput>
              <w:default w:val="place of marriage"/>
            </w:textInput>
          </w:ffData>
        </w:fldChar>
      </w:r>
      <w:r w:rsidRPr="00267633">
        <w:rPr>
          <w:rFonts w:ascii="Times New Roman" w:eastAsia="Calibri" w:hAnsi="Times New Roman" w:cs="Times New Roman"/>
          <w:lang w:val="en-GB" w:eastAsia="en-US"/>
        </w:rPr>
        <w:instrText xml:space="preserve"> FORMTEXT </w:instrText>
      </w:r>
      <w:r w:rsidRPr="00267633">
        <w:rPr>
          <w:rFonts w:ascii="Times New Roman" w:eastAsia="Calibri" w:hAnsi="Times New Roman" w:cs="Times New Roman"/>
          <w:lang w:val="en-GB" w:eastAsia="en-US"/>
        </w:rPr>
      </w:r>
      <w:r w:rsidRPr="00267633">
        <w:rPr>
          <w:rFonts w:ascii="Times New Roman" w:eastAsia="Calibri" w:hAnsi="Times New Roman" w:cs="Times New Roman"/>
          <w:lang w:val="en-GB" w:eastAsia="en-US"/>
        </w:rPr>
        <w:fldChar w:fldCharType="separate"/>
      </w:r>
      <w:r w:rsidRPr="00267633">
        <w:rPr>
          <w:rFonts w:ascii="Times New Roman" w:eastAsia="Calibri" w:hAnsi="Times New Roman" w:cs="Times New Roman"/>
          <w:noProof/>
          <w:lang w:val="en-GB" w:eastAsia="en-US"/>
        </w:rPr>
        <w:t>place of marriage</w:t>
      </w:r>
      <w:r w:rsidRPr="00267633">
        <w:rPr>
          <w:rFonts w:ascii="Times New Roman" w:eastAsia="Calibri" w:hAnsi="Times New Roman" w:cs="Times New Roman"/>
          <w:lang w:val="en-GB" w:eastAsia="en-US"/>
        </w:rPr>
        <w:fldChar w:fldCharType="end"/>
      </w:r>
      <w:r w:rsidRPr="00267633">
        <w:rPr>
          <w:rFonts w:ascii="Times New Roman" w:eastAsia="Calibri" w:hAnsi="Times New Roman" w:cs="Times New Roman"/>
          <w:lang w:val="en-GB" w:eastAsia="en-US"/>
        </w:rPr>
        <w:t xml:space="preserve"> (e.g. Singapore Registry of Marriages,) and am applying for maintenance for myself. </w:t>
      </w:r>
    </w:p>
    <w:p w14:paraId="2E130DFB" w14:textId="77777777" w:rsidR="00267633" w:rsidRPr="00267633" w:rsidRDefault="00267633" w:rsidP="00267633">
      <w:pPr>
        <w:spacing w:before="120" w:after="0" w:line="240" w:lineRule="auto"/>
        <w:jc w:val="both"/>
        <w:divId w:val="2116439976"/>
        <w:rPr>
          <w:rFonts w:ascii="Times New Roman" w:eastAsia="Calibri" w:hAnsi="Times New Roman" w:cs="Times New Roman"/>
          <w:lang w:val="en-GB" w:eastAsia="en-US"/>
        </w:rPr>
      </w:pPr>
      <w:proofErr w:type="gramStart"/>
      <w:r w:rsidRPr="00267633">
        <w:rPr>
          <w:rFonts w:ascii="Times New Roman" w:eastAsia="Calibri" w:hAnsi="Times New Roman" w:cs="Times New Roman"/>
          <w:lang w:val="en-GB" w:eastAsia="en-US"/>
        </w:rPr>
        <w:t xml:space="preserve">3  </w:t>
      </w:r>
      <w:r w:rsidRPr="00267633">
        <w:rPr>
          <w:rFonts w:ascii="Times New Roman" w:eastAsia="Calibri" w:hAnsi="Times New Roman" w:cs="Times New Roman"/>
          <w:lang w:val="en-GB" w:eastAsia="en-US"/>
        </w:rPr>
        <w:tab/>
      </w:r>
      <w:proofErr w:type="gramEnd"/>
      <w:r w:rsidRPr="00267633">
        <w:rPr>
          <w:rFonts w:ascii="Times New Roman" w:eastAsia="Calibri" w:hAnsi="Times New Roman" w:cs="Times New Roman"/>
          <w:lang w:val="en-GB" w:eastAsia="en-US"/>
        </w:rPr>
        <w:t xml:space="preserve"> There is currently no divorce proceedings/divorce proceedings pending [state Divorce Case Number] *.  </w:t>
      </w:r>
    </w:p>
    <w:p w14:paraId="2C0C1533" w14:textId="77777777" w:rsidR="00267633" w:rsidRPr="00267633" w:rsidRDefault="00267633" w:rsidP="00267633">
      <w:pPr>
        <w:spacing w:before="120" w:after="0" w:line="240" w:lineRule="auto"/>
        <w:jc w:val="both"/>
        <w:divId w:val="2116439976"/>
        <w:rPr>
          <w:rFonts w:ascii="Times New Roman" w:eastAsia="Calibri" w:hAnsi="Times New Roman" w:cs="Times New Roman"/>
          <w:lang w:val="en-GB" w:eastAsia="en-US"/>
        </w:rPr>
      </w:pPr>
      <w:r w:rsidRPr="00267633">
        <w:rPr>
          <w:rFonts w:ascii="Times New Roman" w:eastAsia="Calibri" w:hAnsi="Times New Roman" w:cs="Times New Roman"/>
          <w:lang w:val="en-GB" w:eastAsia="en-US"/>
        </w:rPr>
        <w:t>3(a)</w:t>
      </w:r>
      <w:r w:rsidRPr="00267633">
        <w:rPr>
          <w:rFonts w:ascii="Times New Roman" w:eastAsia="Calibri" w:hAnsi="Times New Roman" w:cs="Times New Roman"/>
          <w:lang w:val="en-GB" w:eastAsia="en-US"/>
        </w:rPr>
        <w:tab/>
      </w:r>
      <w:r w:rsidRPr="00267633">
        <w:rPr>
          <w:rFonts w:ascii="Times New Roman" w:eastAsia="Calibri" w:hAnsi="Times New Roman" w:cs="Times New Roman"/>
          <w:i/>
          <w:lang w:val="en-GB" w:eastAsia="en-US"/>
        </w:rPr>
        <w:t>(Where there are divorce proceedings pending)</w:t>
      </w:r>
      <w:r w:rsidRPr="00267633">
        <w:rPr>
          <w:rFonts w:ascii="Times New Roman" w:eastAsia="Calibri" w:hAnsi="Times New Roman" w:cs="Times New Roman"/>
          <w:lang w:val="en-GB" w:eastAsia="en-US"/>
        </w:rPr>
        <w:t xml:space="preserve"> The writ was filed on </w:t>
      </w:r>
      <w:r w:rsidRPr="00267633">
        <w:rPr>
          <w:rFonts w:ascii="Times New Roman" w:eastAsia="Calibri" w:hAnsi="Times New Roman" w:cs="Times New Roman"/>
          <w:lang w:val="en-GB" w:eastAsia="en-US"/>
        </w:rPr>
        <w:fldChar w:fldCharType="begin">
          <w:ffData>
            <w:name w:val=""/>
            <w:enabled/>
            <w:calcOnExit w:val="0"/>
            <w:textInput>
              <w:default w:val="date"/>
            </w:textInput>
          </w:ffData>
        </w:fldChar>
      </w:r>
      <w:r w:rsidRPr="00267633">
        <w:rPr>
          <w:rFonts w:ascii="Times New Roman" w:eastAsia="Calibri" w:hAnsi="Times New Roman" w:cs="Times New Roman"/>
          <w:lang w:val="en-GB" w:eastAsia="en-US"/>
        </w:rPr>
        <w:instrText xml:space="preserve"> FORMTEXT </w:instrText>
      </w:r>
      <w:r w:rsidRPr="00267633">
        <w:rPr>
          <w:rFonts w:ascii="Times New Roman" w:eastAsia="Calibri" w:hAnsi="Times New Roman" w:cs="Times New Roman"/>
          <w:lang w:val="en-GB" w:eastAsia="en-US"/>
        </w:rPr>
      </w:r>
      <w:r w:rsidRPr="00267633">
        <w:rPr>
          <w:rFonts w:ascii="Times New Roman" w:eastAsia="Calibri" w:hAnsi="Times New Roman" w:cs="Times New Roman"/>
          <w:lang w:val="en-GB" w:eastAsia="en-US"/>
        </w:rPr>
        <w:fldChar w:fldCharType="separate"/>
      </w:r>
      <w:r w:rsidRPr="00267633">
        <w:rPr>
          <w:rFonts w:ascii="Times New Roman" w:eastAsia="Calibri" w:hAnsi="Times New Roman" w:cs="Times New Roman"/>
          <w:noProof/>
          <w:lang w:val="en-GB" w:eastAsia="en-US"/>
        </w:rPr>
        <w:t>date</w:t>
      </w:r>
      <w:r w:rsidRPr="00267633">
        <w:rPr>
          <w:rFonts w:ascii="Times New Roman" w:eastAsia="Calibri" w:hAnsi="Times New Roman" w:cs="Times New Roman"/>
          <w:lang w:val="en-GB" w:eastAsia="en-US"/>
        </w:rPr>
        <w:fldChar w:fldCharType="end"/>
      </w:r>
      <w:r w:rsidRPr="00267633">
        <w:rPr>
          <w:rFonts w:ascii="Times New Roman" w:eastAsia="Calibri" w:hAnsi="Times New Roman" w:cs="Times New Roman"/>
          <w:lang w:val="en-GB" w:eastAsia="en-US"/>
        </w:rPr>
        <w:t xml:space="preserve">. Interim judgement has/has not* been granted. The next PTC/ hearing date* for the divorce is on </w:t>
      </w:r>
      <w:r w:rsidRPr="00267633">
        <w:rPr>
          <w:rFonts w:ascii="Times New Roman" w:eastAsia="Calibri" w:hAnsi="Times New Roman" w:cs="Times New Roman"/>
          <w:lang w:val="en-GB" w:eastAsia="en-US"/>
        </w:rPr>
        <w:fldChar w:fldCharType="begin">
          <w:ffData>
            <w:name w:val=""/>
            <w:enabled/>
            <w:calcOnExit w:val="0"/>
            <w:textInput>
              <w:default w:val="date"/>
            </w:textInput>
          </w:ffData>
        </w:fldChar>
      </w:r>
      <w:r w:rsidRPr="00267633">
        <w:rPr>
          <w:rFonts w:ascii="Times New Roman" w:eastAsia="Calibri" w:hAnsi="Times New Roman" w:cs="Times New Roman"/>
          <w:lang w:val="en-GB" w:eastAsia="en-US"/>
        </w:rPr>
        <w:instrText xml:space="preserve"> FORMTEXT </w:instrText>
      </w:r>
      <w:r w:rsidRPr="00267633">
        <w:rPr>
          <w:rFonts w:ascii="Times New Roman" w:eastAsia="Calibri" w:hAnsi="Times New Roman" w:cs="Times New Roman"/>
          <w:lang w:val="en-GB" w:eastAsia="en-US"/>
        </w:rPr>
      </w:r>
      <w:r w:rsidRPr="00267633">
        <w:rPr>
          <w:rFonts w:ascii="Times New Roman" w:eastAsia="Calibri" w:hAnsi="Times New Roman" w:cs="Times New Roman"/>
          <w:lang w:val="en-GB" w:eastAsia="en-US"/>
        </w:rPr>
        <w:fldChar w:fldCharType="separate"/>
      </w:r>
      <w:r w:rsidRPr="00267633">
        <w:rPr>
          <w:rFonts w:ascii="Times New Roman" w:eastAsia="Calibri" w:hAnsi="Times New Roman" w:cs="Times New Roman"/>
          <w:noProof/>
          <w:lang w:val="en-GB" w:eastAsia="en-US"/>
        </w:rPr>
        <w:t>date</w:t>
      </w:r>
      <w:r w:rsidRPr="00267633">
        <w:rPr>
          <w:rFonts w:ascii="Times New Roman" w:eastAsia="Calibri" w:hAnsi="Times New Roman" w:cs="Times New Roman"/>
          <w:lang w:val="en-GB" w:eastAsia="en-US"/>
        </w:rPr>
        <w:fldChar w:fldCharType="end"/>
      </w:r>
      <w:r w:rsidRPr="00267633">
        <w:rPr>
          <w:rFonts w:ascii="Times New Roman" w:eastAsia="Calibri" w:hAnsi="Times New Roman" w:cs="Times New Roman"/>
          <w:lang w:val="en-GB" w:eastAsia="en-US"/>
        </w:rPr>
        <w:t xml:space="preserve">. </w:t>
      </w:r>
    </w:p>
    <w:p w14:paraId="66961626" w14:textId="77777777" w:rsidR="00267633" w:rsidRPr="00267633" w:rsidRDefault="00267633" w:rsidP="00267633">
      <w:pPr>
        <w:spacing w:before="120" w:after="0" w:line="240" w:lineRule="auto"/>
        <w:jc w:val="both"/>
        <w:divId w:val="2116439976"/>
        <w:rPr>
          <w:rFonts w:ascii="Times New Roman" w:eastAsia="Calibri" w:hAnsi="Times New Roman" w:cs="Times New Roman"/>
          <w:lang w:val="en-GB" w:eastAsia="en-US"/>
        </w:rPr>
      </w:pPr>
      <w:r w:rsidRPr="00267633">
        <w:rPr>
          <w:rFonts w:ascii="Times New Roman" w:eastAsia="Calibri" w:hAnsi="Times New Roman" w:cs="Times New Roman"/>
          <w:lang w:val="en-GB" w:eastAsia="en-US"/>
        </w:rPr>
        <w:t xml:space="preserve">4   </w:t>
      </w:r>
      <w:r w:rsidRPr="00267633">
        <w:rPr>
          <w:rFonts w:ascii="Times New Roman" w:eastAsia="Calibri" w:hAnsi="Times New Roman" w:cs="Times New Roman"/>
          <w:lang w:val="en-GB" w:eastAsia="en-US"/>
        </w:rPr>
        <w:tab/>
        <w:t xml:space="preserve">On or about &lt;date&gt;, I was or became incapacitated from earning a livelihood by a disability/illness* and since &lt;date&gt;, I have been and continue to be unable to maintain myself.  The respondent has neglected/refused* to provide reasonable maintenance for me since </w:t>
      </w:r>
      <w:r w:rsidRPr="00267633">
        <w:rPr>
          <w:rFonts w:ascii="Times New Roman" w:eastAsia="Calibri" w:hAnsi="Times New Roman" w:cs="Times New Roman"/>
          <w:lang w:val="en-GB" w:eastAsia="en-US"/>
        </w:rPr>
        <w:fldChar w:fldCharType="begin">
          <w:ffData>
            <w:name w:val=""/>
            <w:enabled/>
            <w:calcOnExit w:val="0"/>
            <w:textInput>
              <w:default w:val="date"/>
            </w:textInput>
          </w:ffData>
        </w:fldChar>
      </w:r>
      <w:r w:rsidRPr="00267633">
        <w:rPr>
          <w:rFonts w:ascii="Times New Roman" w:eastAsia="Calibri" w:hAnsi="Times New Roman" w:cs="Times New Roman"/>
          <w:lang w:val="en-GB" w:eastAsia="en-US"/>
        </w:rPr>
        <w:instrText xml:space="preserve"> FORMTEXT </w:instrText>
      </w:r>
      <w:r w:rsidRPr="00267633">
        <w:rPr>
          <w:rFonts w:ascii="Times New Roman" w:eastAsia="Calibri" w:hAnsi="Times New Roman" w:cs="Times New Roman"/>
          <w:lang w:val="en-GB" w:eastAsia="en-US"/>
        </w:rPr>
      </w:r>
      <w:r w:rsidRPr="00267633">
        <w:rPr>
          <w:rFonts w:ascii="Times New Roman" w:eastAsia="Calibri" w:hAnsi="Times New Roman" w:cs="Times New Roman"/>
          <w:lang w:val="en-GB" w:eastAsia="en-US"/>
        </w:rPr>
        <w:fldChar w:fldCharType="separate"/>
      </w:r>
      <w:r w:rsidRPr="00267633">
        <w:rPr>
          <w:rFonts w:ascii="Times New Roman" w:eastAsia="Calibri" w:hAnsi="Times New Roman" w:cs="Times New Roman"/>
          <w:noProof/>
          <w:lang w:val="en-GB" w:eastAsia="en-US"/>
        </w:rPr>
        <w:t>date</w:t>
      </w:r>
      <w:r w:rsidRPr="00267633">
        <w:rPr>
          <w:rFonts w:ascii="Times New Roman" w:eastAsia="Calibri" w:hAnsi="Times New Roman" w:cs="Times New Roman"/>
          <w:lang w:val="en-GB" w:eastAsia="en-US"/>
        </w:rPr>
        <w:fldChar w:fldCharType="end"/>
      </w:r>
      <w:r w:rsidRPr="00267633">
        <w:rPr>
          <w:rFonts w:ascii="Times New Roman" w:eastAsia="Calibri" w:hAnsi="Times New Roman" w:cs="Times New Roman"/>
          <w:lang w:val="en-GB" w:eastAsia="en-US"/>
        </w:rPr>
        <w:t>.</w:t>
      </w:r>
    </w:p>
    <w:p w14:paraId="26DC9ABB" w14:textId="77777777" w:rsidR="00267633" w:rsidRPr="00267633" w:rsidRDefault="00267633" w:rsidP="00267633">
      <w:pPr>
        <w:spacing w:before="120" w:after="0" w:line="240" w:lineRule="auto"/>
        <w:jc w:val="both"/>
        <w:divId w:val="2116439976"/>
        <w:rPr>
          <w:rFonts w:ascii="Times New Roman" w:eastAsia="Calibri" w:hAnsi="Times New Roman" w:cs="Times New Roman"/>
          <w:lang w:val="en-GB" w:eastAsia="en-US"/>
        </w:rPr>
      </w:pPr>
      <w:r w:rsidRPr="00267633">
        <w:rPr>
          <w:rFonts w:ascii="Times New Roman" w:eastAsia="Calibri" w:hAnsi="Times New Roman" w:cs="Times New Roman"/>
          <w:lang w:val="en-GB" w:eastAsia="en-US"/>
        </w:rPr>
        <w:t>4(a)*</w:t>
      </w:r>
      <w:r w:rsidRPr="00267633">
        <w:rPr>
          <w:rFonts w:ascii="Times New Roman" w:eastAsia="Calibri" w:hAnsi="Times New Roman" w:cs="Times New Roman"/>
          <w:lang w:val="en-GB" w:eastAsia="en-US"/>
        </w:rPr>
        <w:tab/>
      </w:r>
      <w:r w:rsidRPr="00267633">
        <w:rPr>
          <w:rFonts w:ascii="Times New Roman" w:eastAsia="Calibri" w:hAnsi="Times New Roman" w:cs="Times New Roman"/>
          <w:i/>
          <w:lang w:val="en-GB" w:eastAsia="en-US"/>
        </w:rPr>
        <w:t>(If applicable)</w:t>
      </w:r>
      <w:r w:rsidRPr="00267633">
        <w:rPr>
          <w:rFonts w:ascii="Times New Roman" w:eastAsia="Calibri" w:hAnsi="Times New Roman" w:cs="Times New Roman"/>
          <w:lang w:val="en-GB" w:eastAsia="en-US"/>
        </w:rPr>
        <w:t xml:space="preserve"> Currently, the respondent is paying for: </w:t>
      </w:r>
    </w:p>
    <w:tbl>
      <w:tblPr>
        <w:tblpPr w:leftFromText="180" w:rightFromText="180" w:vertAnchor="text" w:horzAnchor="page" w:tblpX="1993" w:tblpY="101"/>
        <w:tblW w:w="0" w:type="auto"/>
        <w:tblLook w:val="04A0" w:firstRow="1" w:lastRow="0" w:firstColumn="1" w:lastColumn="0" w:noHBand="0" w:noVBand="1"/>
      </w:tblPr>
      <w:tblGrid>
        <w:gridCol w:w="511"/>
        <w:gridCol w:w="2999"/>
        <w:gridCol w:w="283"/>
        <w:gridCol w:w="2615"/>
      </w:tblGrid>
      <w:tr w:rsidR="00267633" w:rsidRPr="00267633" w14:paraId="291C8F52" w14:textId="77777777" w:rsidTr="00267633">
        <w:trPr>
          <w:divId w:val="2116439976"/>
        </w:trPr>
        <w:tc>
          <w:tcPr>
            <w:tcW w:w="511" w:type="dxa"/>
            <w:shd w:val="clear" w:color="auto" w:fill="auto"/>
          </w:tcPr>
          <w:p w14:paraId="7828B320" w14:textId="77777777" w:rsidR="00267633" w:rsidRPr="00267633" w:rsidRDefault="00267633" w:rsidP="00267633">
            <w:pPr>
              <w:tabs>
                <w:tab w:val="left" w:pos="-720"/>
                <w:tab w:val="left" w:pos="1440"/>
              </w:tabs>
              <w:spacing w:before="120" w:after="0" w:line="240" w:lineRule="auto"/>
              <w:jc w:val="both"/>
              <w:rPr>
                <w:rFonts w:ascii="Times New Roman" w:eastAsia="Calibri" w:hAnsi="Times New Roman" w:cs="Times New Roman"/>
                <w:lang w:val="en-GB" w:eastAsia="en-US"/>
              </w:rPr>
            </w:pPr>
            <w:r w:rsidRPr="00267633">
              <w:rPr>
                <w:rFonts w:ascii="Times New Roman" w:eastAsia="Calibri" w:hAnsi="Times New Roman" w:cs="Times New Roman"/>
                <w:lang w:val="en-GB" w:eastAsia="en-US"/>
              </w:rPr>
              <w:fldChar w:fldCharType="begin">
                <w:ffData>
                  <w:name w:val="Check2"/>
                  <w:enabled/>
                  <w:calcOnExit w:val="0"/>
                  <w:checkBox>
                    <w:sizeAuto/>
                    <w:default w:val="0"/>
                    <w:checked w:val="0"/>
                  </w:checkBox>
                </w:ffData>
              </w:fldChar>
            </w:r>
            <w:r w:rsidRPr="00267633">
              <w:rPr>
                <w:rFonts w:ascii="Times New Roman" w:eastAsia="Calibri" w:hAnsi="Times New Roman" w:cs="Times New Roman"/>
                <w:lang w:val="en-GB" w:eastAsia="en-US"/>
              </w:rPr>
              <w:instrText xml:space="preserve"> FORMCHECKBOX </w:instrText>
            </w:r>
            <w:r w:rsidR="001A4106">
              <w:rPr>
                <w:rFonts w:ascii="Times New Roman" w:eastAsia="Calibri" w:hAnsi="Times New Roman" w:cs="Times New Roman"/>
                <w:lang w:val="en-GB" w:eastAsia="en-US"/>
              </w:rPr>
            </w:r>
            <w:r w:rsidR="001A4106">
              <w:rPr>
                <w:rFonts w:ascii="Times New Roman" w:eastAsia="Calibri" w:hAnsi="Times New Roman" w:cs="Times New Roman"/>
                <w:lang w:val="en-GB" w:eastAsia="en-US"/>
              </w:rPr>
              <w:fldChar w:fldCharType="separate"/>
            </w:r>
            <w:r w:rsidRPr="00267633">
              <w:rPr>
                <w:rFonts w:ascii="Times New Roman" w:eastAsia="Calibri" w:hAnsi="Times New Roman" w:cs="Times New Roman"/>
                <w:lang w:val="en-GB" w:eastAsia="en-US"/>
              </w:rPr>
              <w:fldChar w:fldCharType="end"/>
            </w:r>
          </w:p>
        </w:tc>
        <w:tc>
          <w:tcPr>
            <w:tcW w:w="2999" w:type="dxa"/>
            <w:shd w:val="clear" w:color="auto" w:fill="auto"/>
          </w:tcPr>
          <w:p w14:paraId="4C6CBF7F" w14:textId="77777777" w:rsidR="00267633" w:rsidRPr="00267633" w:rsidRDefault="00267633" w:rsidP="00267633">
            <w:pPr>
              <w:tabs>
                <w:tab w:val="left" w:pos="-720"/>
                <w:tab w:val="left" w:pos="1440"/>
              </w:tabs>
              <w:spacing w:before="120" w:after="0" w:line="240" w:lineRule="auto"/>
              <w:jc w:val="both"/>
              <w:rPr>
                <w:rFonts w:ascii="Times New Roman" w:eastAsia="Calibri" w:hAnsi="Times New Roman" w:cs="Times New Roman"/>
                <w:lang w:val="en-GB" w:eastAsia="en-US"/>
              </w:rPr>
            </w:pPr>
            <w:r w:rsidRPr="00267633">
              <w:rPr>
                <w:rFonts w:ascii="Times New Roman" w:eastAsia="Calibri" w:hAnsi="Times New Roman" w:cs="Times New Roman"/>
                <w:lang w:val="en-GB" w:eastAsia="en-US"/>
              </w:rPr>
              <w:t>Utilities bills</w:t>
            </w:r>
          </w:p>
        </w:tc>
        <w:tc>
          <w:tcPr>
            <w:tcW w:w="283" w:type="dxa"/>
            <w:shd w:val="clear" w:color="auto" w:fill="auto"/>
          </w:tcPr>
          <w:p w14:paraId="02FB4222" w14:textId="77777777" w:rsidR="00267633" w:rsidRPr="00267633" w:rsidRDefault="00267633" w:rsidP="00267633">
            <w:pPr>
              <w:tabs>
                <w:tab w:val="left" w:pos="-720"/>
                <w:tab w:val="left" w:pos="1440"/>
              </w:tabs>
              <w:spacing w:before="120" w:after="0" w:line="240" w:lineRule="auto"/>
              <w:jc w:val="both"/>
              <w:rPr>
                <w:rFonts w:ascii="Times New Roman" w:eastAsia="Calibri" w:hAnsi="Times New Roman" w:cs="Times New Roman"/>
                <w:lang w:val="en-GB" w:eastAsia="en-US"/>
              </w:rPr>
            </w:pPr>
            <w:r w:rsidRPr="00267633">
              <w:rPr>
                <w:rFonts w:ascii="Times New Roman" w:eastAsia="Calibri" w:hAnsi="Times New Roman" w:cs="Times New Roman"/>
                <w:lang w:val="en-GB" w:eastAsia="en-US"/>
              </w:rPr>
              <w:t>:</w:t>
            </w:r>
          </w:p>
        </w:tc>
        <w:tc>
          <w:tcPr>
            <w:tcW w:w="2615" w:type="dxa"/>
            <w:tcBorders>
              <w:bottom w:val="single" w:sz="4" w:space="0" w:color="auto"/>
            </w:tcBorders>
            <w:shd w:val="clear" w:color="auto" w:fill="auto"/>
          </w:tcPr>
          <w:p w14:paraId="7C24C167" w14:textId="77777777" w:rsidR="00267633" w:rsidRPr="00267633" w:rsidRDefault="00267633" w:rsidP="00267633">
            <w:pPr>
              <w:tabs>
                <w:tab w:val="left" w:pos="-720"/>
                <w:tab w:val="left" w:pos="1440"/>
              </w:tabs>
              <w:spacing w:before="120" w:after="0" w:line="240" w:lineRule="auto"/>
              <w:jc w:val="both"/>
              <w:rPr>
                <w:rFonts w:ascii="Times New Roman" w:eastAsia="Calibri" w:hAnsi="Times New Roman" w:cs="Times New Roman"/>
                <w:lang w:val="en-GB" w:eastAsia="en-US"/>
              </w:rPr>
            </w:pPr>
            <w:r w:rsidRPr="00267633">
              <w:rPr>
                <w:rFonts w:ascii="Times New Roman" w:eastAsia="Calibri" w:hAnsi="Times New Roman" w:cs="Times New Roman"/>
                <w:lang w:val="en-GB" w:eastAsia="en-US"/>
              </w:rPr>
              <w:t>$</w:t>
            </w:r>
          </w:p>
        </w:tc>
      </w:tr>
      <w:tr w:rsidR="00267633" w:rsidRPr="00267633" w14:paraId="7864971E" w14:textId="77777777" w:rsidTr="00267633">
        <w:trPr>
          <w:divId w:val="2116439976"/>
        </w:trPr>
        <w:tc>
          <w:tcPr>
            <w:tcW w:w="511" w:type="dxa"/>
            <w:shd w:val="clear" w:color="auto" w:fill="auto"/>
          </w:tcPr>
          <w:p w14:paraId="47B313C8" w14:textId="77777777" w:rsidR="00267633" w:rsidRPr="00267633" w:rsidRDefault="00267633" w:rsidP="00267633">
            <w:pPr>
              <w:tabs>
                <w:tab w:val="left" w:pos="-720"/>
                <w:tab w:val="left" w:pos="1440"/>
              </w:tabs>
              <w:spacing w:before="120" w:after="0" w:line="240" w:lineRule="auto"/>
              <w:jc w:val="both"/>
              <w:rPr>
                <w:rFonts w:ascii="Times New Roman" w:eastAsia="Calibri" w:hAnsi="Times New Roman" w:cs="Times New Roman"/>
                <w:lang w:val="en-GB" w:eastAsia="en-US"/>
              </w:rPr>
            </w:pPr>
            <w:r w:rsidRPr="00267633">
              <w:rPr>
                <w:rFonts w:ascii="Times New Roman" w:eastAsia="Calibri" w:hAnsi="Times New Roman" w:cs="Times New Roman"/>
                <w:lang w:val="en-GB" w:eastAsia="en-US"/>
              </w:rPr>
              <w:fldChar w:fldCharType="begin">
                <w:ffData>
                  <w:name w:val="Check2"/>
                  <w:enabled/>
                  <w:calcOnExit w:val="0"/>
                  <w:checkBox>
                    <w:sizeAuto/>
                    <w:default w:val="0"/>
                    <w:checked w:val="0"/>
                  </w:checkBox>
                </w:ffData>
              </w:fldChar>
            </w:r>
            <w:r w:rsidRPr="00267633">
              <w:rPr>
                <w:rFonts w:ascii="Times New Roman" w:eastAsia="Calibri" w:hAnsi="Times New Roman" w:cs="Times New Roman"/>
                <w:lang w:val="en-GB" w:eastAsia="en-US"/>
              </w:rPr>
              <w:instrText xml:space="preserve"> FORMCHECKBOX </w:instrText>
            </w:r>
            <w:r w:rsidR="001A4106">
              <w:rPr>
                <w:rFonts w:ascii="Times New Roman" w:eastAsia="Calibri" w:hAnsi="Times New Roman" w:cs="Times New Roman"/>
                <w:lang w:val="en-GB" w:eastAsia="en-US"/>
              </w:rPr>
            </w:r>
            <w:r w:rsidR="001A4106">
              <w:rPr>
                <w:rFonts w:ascii="Times New Roman" w:eastAsia="Calibri" w:hAnsi="Times New Roman" w:cs="Times New Roman"/>
                <w:lang w:val="en-GB" w:eastAsia="en-US"/>
              </w:rPr>
              <w:fldChar w:fldCharType="separate"/>
            </w:r>
            <w:r w:rsidRPr="00267633">
              <w:rPr>
                <w:rFonts w:ascii="Times New Roman" w:eastAsia="Calibri" w:hAnsi="Times New Roman" w:cs="Times New Roman"/>
                <w:lang w:val="en-GB" w:eastAsia="en-US"/>
              </w:rPr>
              <w:fldChar w:fldCharType="end"/>
            </w:r>
          </w:p>
        </w:tc>
        <w:tc>
          <w:tcPr>
            <w:tcW w:w="2999" w:type="dxa"/>
            <w:shd w:val="clear" w:color="auto" w:fill="auto"/>
          </w:tcPr>
          <w:p w14:paraId="3C0AB513" w14:textId="77777777" w:rsidR="00267633" w:rsidRPr="00267633" w:rsidRDefault="00267633" w:rsidP="00267633">
            <w:pPr>
              <w:tabs>
                <w:tab w:val="left" w:pos="-720"/>
                <w:tab w:val="left" w:pos="1440"/>
              </w:tabs>
              <w:spacing w:before="120" w:after="0" w:line="240" w:lineRule="auto"/>
              <w:jc w:val="both"/>
              <w:rPr>
                <w:rFonts w:ascii="Times New Roman" w:eastAsia="Calibri" w:hAnsi="Times New Roman" w:cs="Times New Roman"/>
                <w:lang w:val="en-GB" w:eastAsia="en-US"/>
              </w:rPr>
            </w:pPr>
            <w:r w:rsidRPr="00267633">
              <w:rPr>
                <w:rFonts w:ascii="Times New Roman" w:eastAsia="Calibri" w:hAnsi="Times New Roman" w:cs="Times New Roman"/>
                <w:lang w:val="en-GB" w:eastAsia="en-US"/>
              </w:rPr>
              <w:t>Mortgage loan</w:t>
            </w:r>
          </w:p>
        </w:tc>
        <w:tc>
          <w:tcPr>
            <w:tcW w:w="283" w:type="dxa"/>
            <w:shd w:val="clear" w:color="auto" w:fill="auto"/>
          </w:tcPr>
          <w:p w14:paraId="01D17671" w14:textId="77777777" w:rsidR="00267633" w:rsidRPr="00267633" w:rsidRDefault="00267633" w:rsidP="00267633">
            <w:pPr>
              <w:tabs>
                <w:tab w:val="left" w:pos="-720"/>
                <w:tab w:val="left" w:pos="1440"/>
              </w:tabs>
              <w:spacing w:before="120" w:after="0" w:line="240" w:lineRule="auto"/>
              <w:jc w:val="both"/>
              <w:rPr>
                <w:rFonts w:ascii="Times New Roman" w:eastAsia="Calibri" w:hAnsi="Times New Roman" w:cs="Times New Roman"/>
                <w:lang w:val="en-GB" w:eastAsia="en-US"/>
              </w:rPr>
            </w:pPr>
            <w:r w:rsidRPr="00267633">
              <w:rPr>
                <w:rFonts w:ascii="Times New Roman" w:eastAsia="Calibri" w:hAnsi="Times New Roman" w:cs="Times New Roman"/>
                <w:lang w:val="en-GB" w:eastAsia="en-US"/>
              </w:rPr>
              <w:t>:</w:t>
            </w:r>
          </w:p>
        </w:tc>
        <w:tc>
          <w:tcPr>
            <w:tcW w:w="2615" w:type="dxa"/>
            <w:tcBorders>
              <w:top w:val="single" w:sz="4" w:space="0" w:color="auto"/>
              <w:bottom w:val="single" w:sz="4" w:space="0" w:color="auto"/>
            </w:tcBorders>
            <w:shd w:val="clear" w:color="auto" w:fill="auto"/>
          </w:tcPr>
          <w:p w14:paraId="5BB98D0A" w14:textId="77777777" w:rsidR="00267633" w:rsidRPr="00267633" w:rsidRDefault="00267633" w:rsidP="00267633">
            <w:pPr>
              <w:tabs>
                <w:tab w:val="left" w:pos="-720"/>
                <w:tab w:val="left" w:pos="1440"/>
              </w:tabs>
              <w:spacing w:before="120" w:after="0" w:line="240" w:lineRule="auto"/>
              <w:jc w:val="both"/>
              <w:rPr>
                <w:rFonts w:ascii="Times New Roman" w:eastAsia="Calibri" w:hAnsi="Times New Roman" w:cs="Times New Roman"/>
                <w:lang w:val="en-GB" w:eastAsia="en-US"/>
              </w:rPr>
            </w:pPr>
            <w:r w:rsidRPr="00267633">
              <w:rPr>
                <w:rFonts w:ascii="Times New Roman" w:eastAsia="Calibri" w:hAnsi="Times New Roman" w:cs="Times New Roman"/>
                <w:lang w:val="en-GB" w:eastAsia="en-US"/>
              </w:rPr>
              <w:t>$</w:t>
            </w:r>
          </w:p>
        </w:tc>
      </w:tr>
      <w:tr w:rsidR="00267633" w:rsidRPr="00267633" w14:paraId="743EF572" w14:textId="77777777" w:rsidTr="00267633">
        <w:trPr>
          <w:divId w:val="2116439976"/>
        </w:trPr>
        <w:tc>
          <w:tcPr>
            <w:tcW w:w="511" w:type="dxa"/>
            <w:shd w:val="clear" w:color="auto" w:fill="auto"/>
          </w:tcPr>
          <w:p w14:paraId="46064C9D" w14:textId="77777777" w:rsidR="00267633" w:rsidRPr="00267633" w:rsidRDefault="00267633" w:rsidP="00267633">
            <w:pPr>
              <w:tabs>
                <w:tab w:val="left" w:pos="-720"/>
                <w:tab w:val="left" w:pos="1440"/>
              </w:tabs>
              <w:spacing w:before="120" w:after="0" w:line="240" w:lineRule="auto"/>
              <w:jc w:val="both"/>
              <w:rPr>
                <w:rFonts w:ascii="Times New Roman" w:eastAsia="Calibri" w:hAnsi="Times New Roman" w:cs="Times New Roman"/>
                <w:lang w:val="en-GB" w:eastAsia="en-US"/>
              </w:rPr>
            </w:pPr>
            <w:r w:rsidRPr="00267633">
              <w:rPr>
                <w:rFonts w:ascii="Times New Roman" w:eastAsia="Calibri" w:hAnsi="Times New Roman" w:cs="Times New Roman"/>
                <w:lang w:val="en-GB" w:eastAsia="en-US"/>
              </w:rPr>
              <w:fldChar w:fldCharType="begin">
                <w:ffData>
                  <w:name w:val="Check2"/>
                  <w:enabled/>
                  <w:calcOnExit w:val="0"/>
                  <w:checkBox>
                    <w:sizeAuto/>
                    <w:default w:val="0"/>
                    <w:checked w:val="0"/>
                  </w:checkBox>
                </w:ffData>
              </w:fldChar>
            </w:r>
            <w:r w:rsidRPr="00267633">
              <w:rPr>
                <w:rFonts w:ascii="Times New Roman" w:eastAsia="Calibri" w:hAnsi="Times New Roman" w:cs="Times New Roman"/>
                <w:lang w:val="en-GB" w:eastAsia="en-US"/>
              </w:rPr>
              <w:instrText xml:space="preserve"> FORMCHECKBOX </w:instrText>
            </w:r>
            <w:r w:rsidR="001A4106">
              <w:rPr>
                <w:rFonts w:ascii="Times New Roman" w:eastAsia="Calibri" w:hAnsi="Times New Roman" w:cs="Times New Roman"/>
                <w:lang w:val="en-GB" w:eastAsia="en-US"/>
              </w:rPr>
            </w:r>
            <w:r w:rsidR="001A4106">
              <w:rPr>
                <w:rFonts w:ascii="Times New Roman" w:eastAsia="Calibri" w:hAnsi="Times New Roman" w:cs="Times New Roman"/>
                <w:lang w:val="en-GB" w:eastAsia="en-US"/>
              </w:rPr>
              <w:fldChar w:fldCharType="separate"/>
            </w:r>
            <w:r w:rsidRPr="00267633">
              <w:rPr>
                <w:rFonts w:ascii="Times New Roman" w:eastAsia="Calibri" w:hAnsi="Times New Roman" w:cs="Times New Roman"/>
                <w:lang w:val="en-GB" w:eastAsia="en-US"/>
              </w:rPr>
              <w:fldChar w:fldCharType="end"/>
            </w:r>
          </w:p>
        </w:tc>
        <w:tc>
          <w:tcPr>
            <w:tcW w:w="2999" w:type="dxa"/>
            <w:shd w:val="clear" w:color="auto" w:fill="auto"/>
          </w:tcPr>
          <w:p w14:paraId="7AB60078" w14:textId="77777777" w:rsidR="00267633" w:rsidRPr="00267633" w:rsidRDefault="00267633" w:rsidP="00267633">
            <w:pPr>
              <w:tabs>
                <w:tab w:val="left" w:pos="-720"/>
                <w:tab w:val="left" w:pos="1440"/>
              </w:tabs>
              <w:spacing w:before="120" w:after="0" w:line="240" w:lineRule="auto"/>
              <w:jc w:val="both"/>
              <w:rPr>
                <w:rFonts w:ascii="Times New Roman" w:eastAsia="Calibri" w:hAnsi="Times New Roman" w:cs="Times New Roman"/>
                <w:lang w:val="en-GB" w:eastAsia="en-US"/>
              </w:rPr>
            </w:pPr>
            <w:r w:rsidRPr="00267633">
              <w:rPr>
                <w:rFonts w:ascii="Times New Roman" w:eastAsia="Calibri" w:hAnsi="Times New Roman" w:cs="Times New Roman"/>
                <w:lang w:val="en-GB" w:eastAsia="en-US"/>
              </w:rPr>
              <w:t>Children’s pocket money</w:t>
            </w:r>
          </w:p>
        </w:tc>
        <w:tc>
          <w:tcPr>
            <w:tcW w:w="283" w:type="dxa"/>
            <w:shd w:val="clear" w:color="auto" w:fill="auto"/>
          </w:tcPr>
          <w:p w14:paraId="333CE8D7" w14:textId="77777777" w:rsidR="00267633" w:rsidRPr="00267633" w:rsidRDefault="00267633" w:rsidP="00267633">
            <w:pPr>
              <w:tabs>
                <w:tab w:val="left" w:pos="-720"/>
                <w:tab w:val="left" w:pos="1440"/>
              </w:tabs>
              <w:spacing w:before="120" w:after="0" w:line="240" w:lineRule="auto"/>
              <w:jc w:val="both"/>
              <w:rPr>
                <w:rFonts w:ascii="Times New Roman" w:eastAsia="Calibri" w:hAnsi="Times New Roman" w:cs="Times New Roman"/>
                <w:lang w:val="en-GB" w:eastAsia="en-US"/>
              </w:rPr>
            </w:pPr>
            <w:r w:rsidRPr="00267633">
              <w:rPr>
                <w:rFonts w:ascii="Times New Roman" w:eastAsia="Calibri" w:hAnsi="Times New Roman" w:cs="Times New Roman"/>
                <w:lang w:val="en-GB" w:eastAsia="en-US"/>
              </w:rPr>
              <w:t>:</w:t>
            </w:r>
          </w:p>
        </w:tc>
        <w:tc>
          <w:tcPr>
            <w:tcW w:w="2615" w:type="dxa"/>
            <w:tcBorders>
              <w:top w:val="single" w:sz="4" w:space="0" w:color="auto"/>
              <w:bottom w:val="single" w:sz="4" w:space="0" w:color="auto"/>
            </w:tcBorders>
            <w:shd w:val="clear" w:color="auto" w:fill="auto"/>
          </w:tcPr>
          <w:p w14:paraId="42BD53A7" w14:textId="77777777" w:rsidR="00267633" w:rsidRPr="00267633" w:rsidRDefault="00267633" w:rsidP="00267633">
            <w:pPr>
              <w:tabs>
                <w:tab w:val="left" w:pos="-720"/>
                <w:tab w:val="left" w:pos="1440"/>
              </w:tabs>
              <w:spacing w:before="120" w:after="0" w:line="240" w:lineRule="auto"/>
              <w:jc w:val="both"/>
              <w:rPr>
                <w:rFonts w:ascii="Times New Roman" w:eastAsia="Calibri" w:hAnsi="Times New Roman" w:cs="Times New Roman"/>
                <w:lang w:val="en-GB" w:eastAsia="en-US"/>
              </w:rPr>
            </w:pPr>
            <w:r w:rsidRPr="00267633">
              <w:rPr>
                <w:rFonts w:ascii="Times New Roman" w:eastAsia="Calibri" w:hAnsi="Times New Roman" w:cs="Times New Roman"/>
                <w:lang w:val="en-GB" w:eastAsia="en-US"/>
              </w:rPr>
              <w:t>$</w:t>
            </w:r>
          </w:p>
        </w:tc>
      </w:tr>
      <w:tr w:rsidR="00267633" w:rsidRPr="00267633" w14:paraId="3C9CB41B" w14:textId="77777777" w:rsidTr="00267633">
        <w:trPr>
          <w:divId w:val="2116439976"/>
        </w:trPr>
        <w:tc>
          <w:tcPr>
            <w:tcW w:w="511" w:type="dxa"/>
            <w:shd w:val="clear" w:color="auto" w:fill="auto"/>
          </w:tcPr>
          <w:p w14:paraId="2E5B1711" w14:textId="77777777" w:rsidR="00267633" w:rsidRPr="00267633" w:rsidRDefault="00267633" w:rsidP="00267633">
            <w:pPr>
              <w:tabs>
                <w:tab w:val="left" w:pos="-720"/>
                <w:tab w:val="left" w:pos="1440"/>
              </w:tabs>
              <w:spacing w:before="120" w:after="0" w:line="240" w:lineRule="auto"/>
              <w:jc w:val="both"/>
              <w:rPr>
                <w:rFonts w:ascii="Times New Roman" w:eastAsia="Calibri" w:hAnsi="Times New Roman" w:cs="Times New Roman"/>
                <w:lang w:val="en-GB" w:eastAsia="en-US"/>
              </w:rPr>
            </w:pPr>
            <w:r w:rsidRPr="00267633">
              <w:rPr>
                <w:rFonts w:ascii="Times New Roman" w:eastAsia="Calibri" w:hAnsi="Times New Roman" w:cs="Times New Roman"/>
                <w:lang w:val="en-GB" w:eastAsia="en-US"/>
              </w:rPr>
              <w:fldChar w:fldCharType="begin">
                <w:ffData>
                  <w:name w:val="Check2"/>
                  <w:enabled/>
                  <w:calcOnExit w:val="0"/>
                  <w:checkBox>
                    <w:sizeAuto/>
                    <w:default w:val="0"/>
                    <w:checked w:val="0"/>
                  </w:checkBox>
                </w:ffData>
              </w:fldChar>
            </w:r>
            <w:r w:rsidRPr="00267633">
              <w:rPr>
                <w:rFonts w:ascii="Times New Roman" w:eastAsia="Calibri" w:hAnsi="Times New Roman" w:cs="Times New Roman"/>
                <w:lang w:val="en-GB" w:eastAsia="en-US"/>
              </w:rPr>
              <w:instrText xml:space="preserve"> FORMCHECKBOX </w:instrText>
            </w:r>
            <w:r w:rsidR="001A4106">
              <w:rPr>
                <w:rFonts w:ascii="Times New Roman" w:eastAsia="Calibri" w:hAnsi="Times New Roman" w:cs="Times New Roman"/>
                <w:lang w:val="en-GB" w:eastAsia="en-US"/>
              </w:rPr>
            </w:r>
            <w:r w:rsidR="001A4106">
              <w:rPr>
                <w:rFonts w:ascii="Times New Roman" w:eastAsia="Calibri" w:hAnsi="Times New Roman" w:cs="Times New Roman"/>
                <w:lang w:val="en-GB" w:eastAsia="en-US"/>
              </w:rPr>
              <w:fldChar w:fldCharType="separate"/>
            </w:r>
            <w:r w:rsidRPr="00267633">
              <w:rPr>
                <w:rFonts w:ascii="Times New Roman" w:eastAsia="Calibri" w:hAnsi="Times New Roman" w:cs="Times New Roman"/>
                <w:lang w:val="en-GB" w:eastAsia="en-US"/>
              </w:rPr>
              <w:fldChar w:fldCharType="end"/>
            </w:r>
          </w:p>
        </w:tc>
        <w:tc>
          <w:tcPr>
            <w:tcW w:w="2999" w:type="dxa"/>
            <w:shd w:val="clear" w:color="auto" w:fill="auto"/>
          </w:tcPr>
          <w:p w14:paraId="7790BC5E" w14:textId="77777777" w:rsidR="00267633" w:rsidRPr="00267633" w:rsidRDefault="00267633" w:rsidP="00267633">
            <w:pPr>
              <w:tabs>
                <w:tab w:val="left" w:pos="56"/>
                <w:tab w:val="left" w:pos="1440"/>
              </w:tabs>
              <w:spacing w:before="120" w:after="0" w:line="240" w:lineRule="auto"/>
              <w:jc w:val="both"/>
              <w:rPr>
                <w:rFonts w:ascii="Times New Roman" w:eastAsia="Calibri" w:hAnsi="Times New Roman" w:cs="Times New Roman"/>
                <w:lang w:val="en-GB" w:eastAsia="en-US"/>
              </w:rPr>
            </w:pPr>
            <w:r w:rsidRPr="00267633">
              <w:rPr>
                <w:rFonts w:ascii="Times New Roman" w:eastAsia="Calibri" w:hAnsi="Times New Roman" w:cs="Times New Roman"/>
                <w:lang w:val="en-GB" w:eastAsia="en-US"/>
              </w:rPr>
              <w:t xml:space="preserve">Others (please indicate) </w:t>
            </w:r>
          </w:p>
        </w:tc>
        <w:tc>
          <w:tcPr>
            <w:tcW w:w="283" w:type="dxa"/>
            <w:shd w:val="clear" w:color="auto" w:fill="auto"/>
          </w:tcPr>
          <w:p w14:paraId="06975026" w14:textId="77777777" w:rsidR="00267633" w:rsidRPr="00267633" w:rsidRDefault="00267633" w:rsidP="00267633">
            <w:pPr>
              <w:tabs>
                <w:tab w:val="left" w:pos="-720"/>
                <w:tab w:val="left" w:pos="1440"/>
              </w:tabs>
              <w:spacing w:before="120" w:after="0" w:line="240" w:lineRule="auto"/>
              <w:jc w:val="both"/>
              <w:rPr>
                <w:rFonts w:ascii="Times New Roman" w:eastAsia="Calibri" w:hAnsi="Times New Roman" w:cs="Times New Roman"/>
                <w:lang w:val="en-GB" w:eastAsia="en-US"/>
              </w:rPr>
            </w:pPr>
            <w:r w:rsidRPr="00267633">
              <w:rPr>
                <w:rFonts w:ascii="Times New Roman" w:eastAsia="Calibri" w:hAnsi="Times New Roman" w:cs="Times New Roman"/>
                <w:lang w:val="en-GB" w:eastAsia="en-US"/>
              </w:rPr>
              <w:t>:</w:t>
            </w:r>
          </w:p>
        </w:tc>
        <w:tc>
          <w:tcPr>
            <w:tcW w:w="2615" w:type="dxa"/>
            <w:tcBorders>
              <w:top w:val="single" w:sz="4" w:space="0" w:color="auto"/>
              <w:bottom w:val="single" w:sz="4" w:space="0" w:color="auto"/>
            </w:tcBorders>
            <w:shd w:val="clear" w:color="auto" w:fill="auto"/>
          </w:tcPr>
          <w:p w14:paraId="75EA67CA" w14:textId="77777777" w:rsidR="00267633" w:rsidRPr="00267633" w:rsidRDefault="00267633" w:rsidP="00267633">
            <w:pPr>
              <w:tabs>
                <w:tab w:val="left" w:pos="-720"/>
                <w:tab w:val="left" w:pos="1440"/>
              </w:tabs>
              <w:spacing w:before="120" w:after="0" w:line="240" w:lineRule="auto"/>
              <w:jc w:val="both"/>
              <w:rPr>
                <w:rFonts w:ascii="Times New Roman" w:eastAsia="Calibri" w:hAnsi="Times New Roman" w:cs="Times New Roman"/>
                <w:lang w:val="en-GB" w:eastAsia="en-US"/>
              </w:rPr>
            </w:pPr>
            <w:r w:rsidRPr="00267633">
              <w:rPr>
                <w:rFonts w:ascii="Times New Roman" w:eastAsia="Calibri" w:hAnsi="Times New Roman" w:cs="Times New Roman"/>
                <w:lang w:val="en-GB" w:eastAsia="en-US"/>
              </w:rPr>
              <w:t>$</w:t>
            </w:r>
          </w:p>
        </w:tc>
      </w:tr>
    </w:tbl>
    <w:p w14:paraId="62B6563C" w14:textId="77777777" w:rsidR="00267633" w:rsidRPr="00267633" w:rsidRDefault="00267633" w:rsidP="00267633">
      <w:pPr>
        <w:spacing w:before="120" w:after="0" w:line="240" w:lineRule="auto"/>
        <w:jc w:val="both"/>
        <w:divId w:val="2116439976"/>
        <w:rPr>
          <w:rFonts w:ascii="Times New Roman" w:eastAsia="Calibri" w:hAnsi="Times New Roman" w:cs="Times New Roman"/>
          <w:b/>
          <w:lang w:val="en-GB" w:eastAsia="en-US"/>
        </w:rPr>
      </w:pPr>
    </w:p>
    <w:p w14:paraId="08172141" w14:textId="77777777" w:rsidR="00267633" w:rsidRPr="00267633" w:rsidRDefault="00267633" w:rsidP="00267633">
      <w:pPr>
        <w:spacing w:before="120" w:after="0" w:line="240" w:lineRule="auto"/>
        <w:jc w:val="both"/>
        <w:divId w:val="2116439976"/>
        <w:rPr>
          <w:rFonts w:ascii="Times New Roman" w:eastAsia="Calibri" w:hAnsi="Times New Roman" w:cs="Times New Roman"/>
          <w:b/>
          <w:lang w:val="en-GB" w:eastAsia="en-US"/>
        </w:rPr>
      </w:pPr>
    </w:p>
    <w:p w14:paraId="7A636BD7" w14:textId="77777777" w:rsidR="00267633" w:rsidRPr="00267633" w:rsidRDefault="00267633" w:rsidP="00267633">
      <w:pPr>
        <w:spacing w:before="120" w:after="0" w:line="240" w:lineRule="auto"/>
        <w:jc w:val="both"/>
        <w:divId w:val="2116439976"/>
        <w:rPr>
          <w:rFonts w:ascii="Times New Roman" w:eastAsia="Calibri" w:hAnsi="Times New Roman" w:cs="Times New Roman"/>
          <w:b/>
          <w:lang w:val="en-GB" w:eastAsia="en-US"/>
        </w:rPr>
      </w:pPr>
    </w:p>
    <w:p w14:paraId="532CFDE8" w14:textId="77777777" w:rsidR="00267633" w:rsidRPr="00267633" w:rsidRDefault="00267633" w:rsidP="00267633">
      <w:pPr>
        <w:spacing w:before="120" w:after="0" w:line="240" w:lineRule="auto"/>
        <w:jc w:val="both"/>
        <w:divId w:val="2116439976"/>
        <w:rPr>
          <w:rFonts w:ascii="Times New Roman" w:eastAsia="Calibri" w:hAnsi="Times New Roman" w:cs="Times New Roman"/>
          <w:b/>
          <w:lang w:val="en-GB" w:eastAsia="en-US"/>
        </w:rPr>
      </w:pPr>
      <w:r w:rsidRPr="00267633">
        <w:rPr>
          <w:rFonts w:ascii="Times New Roman" w:eastAsia="Calibri" w:hAnsi="Times New Roman" w:cs="Times New Roman"/>
          <w:b/>
          <w:lang w:val="en-GB" w:eastAsia="en-US"/>
        </w:rPr>
        <w:t>Complainant’s   Background</w:t>
      </w:r>
    </w:p>
    <w:p w14:paraId="00158F37" w14:textId="77777777" w:rsidR="00267633" w:rsidRPr="00267633" w:rsidRDefault="00267633" w:rsidP="00267633">
      <w:pPr>
        <w:spacing w:before="120" w:after="0" w:line="240" w:lineRule="auto"/>
        <w:jc w:val="both"/>
        <w:divId w:val="2116439976"/>
        <w:rPr>
          <w:rFonts w:ascii="Times New Roman" w:eastAsia="Calibri" w:hAnsi="Times New Roman" w:cs="Times New Roman"/>
          <w:lang w:val="en-GB" w:eastAsia="en-US"/>
        </w:rPr>
      </w:pPr>
      <w:r w:rsidRPr="00267633">
        <w:rPr>
          <w:rFonts w:ascii="Times New Roman" w:eastAsia="Calibri" w:hAnsi="Times New Roman" w:cs="Times New Roman"/>
          <w:lang w:val="en-GB" w:eastAsia="en-US"/>
        </w:rPr>
        <w:t>5</w:t>
      </w:r>
      <w:r w:rsidRPr="00267633">
        <w:rPr>
          <w:rFonts w:ascii="Times New Roman" w:eastAsia="Calibri" w:hAnsi="Times New Roman" w:cs="Times New Roman"/>
          <w:lang w:val="en-GB" w:eastAsia="en-US"/>
        </w:rPr>
        <w:tab/>
        <w:t xml:space="preserve"> My last job/employment was as </w:t>
      </w:r>
      <w:r w:rsidRPr="00267633">
        <w:rPr>
          <w:rFonts w:ascii="Times New Roman" w:eastAsia="Calibri" w:hAnsi="Times New Roman" w:cs="Times New Roman"/>
          <w:lang w:val="en-GB" w:eastAsia="en-US"/>
        </w:rPr>
        <w:fldChar w:fldCharType="begin">
          <w:ffData>
            <w:name w:val="Text5"/>
            <w:enabled/>
            <w:calcOnExit w:val="0"/>
            <w:textInput>
              <w:default w:val="Occupation of Complainant"/>
            </w:textInput>
          </w:ffData>
        </w:fldChar>
      </w:r>
      <w:r w:rsidRPr="00267633">
        <w:rPr>
          <w:rFonts w:ascii="Times New Roman" w:eastAsia="Calibri" w:hAnsi="Times New Roman" w:cs="Times New Roman"/>
          <w:lang w:val="en-GB" w:eastAsia="en-US"/>
        </w:rPr>
        <w:instrText xml:space="preserve"> FORMTEXT </w:instrText>
      </w:r>
      <w:r w:rsidRPr="00267633">
        <w:rPr>
          <w:rFonts w:ascii="Times New Roman" w:eastAsia="Calibri" w:hAnsi="Times New Roman" w:cs="Times New Roman"/>
          <w:lang w:val="en-GB" w:eastAsia="en-US"/>
        </w:rPr>
      </w:r>
      <w:r w:rsidRPr="00267633">
        <w:rPr>
          <w:rFonts w:ascii="Times New Roman" w:eastAsia="Calibri" w:hAnsi="Times New Roman" w:cs="Times New Roman"/>
          <w:lang w:val="en-GB" w:eastAsia="en-US"/>
        </w:rPr>
        <w:fldChar w:fldCharType="separate"/>
      </w:r>
      <w:r w:rsidRPr="00267633">
        <w:rPr>
          <w:rFonts w:ascii="Times New Roman" w:eastAsia="Calibri" w:hAnsi="Times New Roman" w:cs="Times New Roman"/>
          <w:noProof/>
          <w:lang w:val="en-GB" w:eastAsia="en-US"/>
        </w:rPr>
        <w:t>Occupation of Complainant</w:t>
      </w:r>
      <w:r w:rsidRPr="00267633">
        <w:rPr>
          <w:rFonts w:ascii="Times New Roman" w:eastAsia="Calibri" w:hAnsi="Times New Roman" w:cs="Times New Roman"/>
          <w:lang w:val="en-GB" w:eastAsia="en-US"/>
        </w:rPr>
        <w:fldChar w:fldCharType="end"/>
      </w:r>
      <w:r w:rsidRPr="00267633">
        <w:rPr>
          <w:rFonts w:ascii="Times New Roman" w:eastAsia="Calibri" w:hAnsi="Times New Roman" w:cs="Times New Roman"/>
          <w:lang w:val="en-GB" w:eastAsia="en-US"/>
        </w:rPr>
        <w:t xml:space="preserve"> at </w:t>
      </w:r>
      <w:r w:rsidRPr="00267633">
        <w:rPr>
          <w:rFonts w:ascii="Times New Roman" w:eastAsia="Calibri" w:hAnsi="Times New Roman" w:cs="Times New Roman"/>
          <w:lang w:val="en-GB" w:eastAsia="en-US"/>
        </w:rPr>
        <w:fldChar w:fldCharType="begin">
          <w:ffData>
            <w:name w:val="Text6"/>
            <w:enabled/>
            <w:calcOnExit w:val="0"/>
            <w:textInput>
              <w:default w:val="Employer’s name and address"/>
            </w:textInput>
          </w:ffData>
        </w:fldChar>
      </w:r>
      <w:r w:rsidRPr="00267633">
        <w:rPr>
          <w:rFonts w:ascii="Times New Roman" w:eastAsia="Calibri" w:hAnsi="Times New Roman" w:cs="Times New Roman"/>
          <w:lang w:val="en-GB" w:eastAsia="en-US"/>
        </w:rPr>
        <w:instrText xml:space="preserve"> FORMTEXT </w:instrText>
      </w:r>
      <w:r w:rsidRPr="00267633">
        <w:rPr>
          <w:rFonts w:ascii="Times New Roman" w:eastAsia="Calibri" w:hAnsi="Times New Roman" w:cs="Times New Roman"/>
          <w:lang w:val="en-GB" w:eastAsia="en-US"/>
        </w:rPr>
      </w:r>
      <w:r w:rsidRPr="00267633">
        <w:rPr>
          <w:rFonts w:ascii="Times New Roman" w:eastAsia="Calibri" w:hAnsi="Times New Roman" w:cs="Times New Roman"/>
          <w:lang w:val="en-GB" w:eastAsia="en-US"/>
        </w:rPr>
        <w:fldChar w:fldCharType="separate"/>
      </w:r>
      <w:r w:rsidRPr="00267633">
        <w:rPr>
          <w:rFonts w:ascii="Times New Roman" w:eastAsia="Calibri" w:hAnsi="Times New Roman" w:cs="Times New Roman"/>
          <w:noProof/>
          <w:lang w:val="en-GB" w:eastAsia="en-US"/>
        </w:rPr>
        <w:t>Employer’s name and address</w:t>
      </w:r>
      <w:r w:rsidRPr="00267633">
        <w:rPr>
          <w:rFonts w:ascii="Times New Roman" w:eastAsia="Calibri" w:hAnsi="Times New Roman" w:cs="Times New Roman"/>
          <w:lang w:val="en-GB" w:eastAsia="en-US"/>
        </w:rPr>
        <w:fldChar w:fldCharType="end"/>
      </w:r>
      <w:r w:rsidRPr="00267633">
        <w:rPr>
          <w:rFonts w:ascii="Times New Roman" w:eastAsia="Calibri" w:hAnsi="Times New Roman" w:cs="Times New Roman"/>
          <w:lang w:val="en-GB" w:eastAsia="en-US"/>
        </w:rPr>
        <w:t>. My Gross Income was $</w:t>
      </w:r>
      <w:r w:rsidRPr="00267633">
        <w:rPr>
          <w:rFonts w:ascii="Times New Roman" w:eastAsia="Calibri" w:hAnsi="Times New Roman" w:cs="Times New Roman"/>
          <w:lang w:val="en-GB" w:eastAsia="en-US"/>
        </w:rPr>
        <w:fldChar w:fldCharType="begin">
          <w:ffData>
            <w:name w:val="Text7"/>
            <w:enabled/>
            <w:calcOnExit w:val="0"/>
            <w:textInput>
              <w:default w:val="state amount"/>
            </w:textInput>
          </w:ffData>
        </w:fldChar>
      </w:r>
      <w:r w:rsidRPr="00267633">
        <w:rPr>
          <w:rFonts w:ascii="Times New Roman" w:eastAsia="Calibri" w:hAnsi="Times New Roman" w:cs="Times New Roman"/>
          <w:lang w:val="en-GB" w:eastAsia="en-US"/>
        </w:rPr>
        <w:instrText xml:space="preserve"> FORMTEXT </w:instrText>
      </w:r>
      <w:r w:rsidRPr="00267633">
        <w:rPr>
          <w:rFonts w:ascii="Times New Roman" w:eastAsia="Calibri" w:hAnsi="Times New Roman" w:cs="Times New Roman"/>
          <w:lang w:val="en-GB" w:eastAsia="en-US"/>
        </w:rPr>
      </w:r>
      <w:r w:rsidRPr="00267633">
        <w:rPr>
          <w:rFonts w:ascii="Times New Roman" w:eastAsia="Calibri" w:hAnsi="Times New Roman" w:cs="Times New Roman"/>
          <w:lang w:val="en-GB" w:eastAsia="en-US"/>
        </w:rPr>
        <w:fldChar w:fldCharType="separate"/>
      </w:r>
      <w:r w:rsidRPr="00267633">
        <w:rPr>
          <w:rFonts w:ascii="Times New Roman" w:eastAsia="Calibri" w:hAnsi="Times New Roman" w:cs="Times New Roman"/>
          <w:noProof/>
          <w:lang w:val="en-GB" w:eastAsia="en-US"/>
        </w:rPr>
        <w:t>state amount</w:t>
      </w:r>
      <w:r w:rsidRPr="00267633">
        <w:rPr>
          <w:rFonts w:ascii="Times New Roman" w:eastAsia="Calibri" w:hAnsi="Times New Roman" w:cs="Times New Roman"/>
          <w:lang w:val="en-GB" w:eastAsia="en-US"/>
        </w:rPr>
        <w:fldChar w:fldCharType="end"/>
      </w:r>
      <w:r w:rsidRPr="00267633">
        <w:rPr>
          <w:rFonts w:ascii="Times New Roman" w:eastAsia="Calibri" w:hAnsi="Times New Roman" w:cs="Times New Roman"/>
          <w:lang w:val="en-GB" w:eastAsia="en-US"/>
        </w:rPr>
        <w:t xml:space="preserve"> whilst my net income or </w:t>
      </w:r>
      <w:proofErr w:type="gramStart"/>
      <w:r w:rsidRPr="00267633">
        <w:rPr>
          <w:rFonts w:ascii="Times New Roman" w:eastAsia="Calibri" w:hAnsi="Times New Roman" w:cs="Times New Roman"/>
          <w:lang w:val="en-GB" w:eastAsia="en-US"/>
        </w:rPr>
        <w:t>take home</w:t>
      </w:r>
      <w:proofErr w:type="gramEnd"/>
      <w:r w:rsidRPr="00267633">
        <w:rPr>
          <w:rFonts w:ascii="Times New Roman" w:eastAsia="Calibri" w:hAnsi="Times New Roman" w:cs="Times New Roman"/>
          <w:lang w:val="en-GB" w:eastAsia="en-US"/>
        </w:rPr>
        <w:t xml:space="preserve"> pay was $</w:t>
      </w:r>
      <w:r w:rsidRPr="00267633">
        <w:rPr>
          <w:rFonts w:ascii="Times New Roman" w:eastAsia="Calibri" w:hAnsi="Times New Roman" w:cs="Times New Roman"/>
          <w:lang w:val="en-GB" w:eastAsia="en-US"/>
        </w:rPr>
        <w:fldChar w:fldCharType="begin">
          <w:ffData>
            <w:name w:val="Text8"/>
            <w:enabled/>
            <w:calcOnExit w:val="0"/>
            <w:textInput>
              <w:default w:val="state amount"/>
            </w:textInput>
          </w:ffData>
        </w:fldChar>
      </w:r>
      <w:r w:rsidRPr="00267633">
        <w:rPr>
          <w:rFonts w:ascii="Times New Roman" w:eastAsia="Calibri" w:hAnsi="Times New Roman" w:cs="Times New Roman"/>
          <w:lang w:val="en-GB" w:eastAsia="en-US"/>
        </w:rPr>
        <w:instrText xml:space="preserve"> FORMTEXT </w:instrText>
      </w:r>
      <w:r w:rsidRPr="00267633">
        <w:rPr>
          <w:rFonts w:ascii="Times New Roman" w:eastAsia="Calibri" w:hAnsi="Times New Roman" w:cs="Times New Roman"/>
          <w:lang w:val="en-GB" w:eastAsia="en-US"/>
        </w:rPr>
      </w:r>
      <w:r w:rsidRPr="00267633">
        <w:rPr>
          <w:rFonts w:ascii="Times New Roman" w:eastAsia="Calibri" w:hAnsi="Times New Roman" w:cs="Times New Roman"/>
          <w:lang w:val="en-GB" w:eastAsia="en-US"/>
        </w:rPr>
        <w:fldChar w:fldCharType="separate"/>
      </w:r>
      <w:r w:rsidRPr="00267633">
        <w:rPr>
          <w:rFonts w:ascii="Times New Roman" w:eastAsia="Calibri" w:hAnsi="Times New Roman" w:cs="Times New Roman"/>
          <w:noProof/>
          <w:lang w:val="en-GB" w:eastAsia="en-US"/>
        </w:rPr>
        <w:t>state amount</w:t>
      </w:r>
      <w:r w:rsidRPr="00267633">
        <w:rPr>
          <w:rFonts w:ascii="Times New Roman" w:eastAsia="Calibri" w:hAnsi="Times New Roman" w:cs="Times New Roman"/>
          <w:lang w:val="en-GB" w:eastAsia="en-US"/>
        </w:rPr>
        <w:fldChar w:fldCharType="end"/>
      </w:r>
      <w:r w:rsidRPr="00267633">
        <w:rPr>
          <w:rFonts w:ascii="Times New Roman" w:eastAsia="Calibri" w:hAnsi="Times New Roman" w:cs="Times New Roman"/>
          <w:lang w:val="en-GB" w:eastAsia="en-US"/>
        </w:rPr>
        <w:t xml:space="preserve">.  </w:t>
      </w:r>
    </w:p>
    <w:p w14:paraId="5623F3F7" w14:textId="77777777" w:rsidR="00267633" w:rsidRPr="00267633" w:rsidRDefault="00267633" w:rsidP="00267633">
      <w:pPr>
        <w:spacing w:before="120" w:after="0" w:line="240" w:lineRule="auto"/>
        <w:jc w:val="both"/>
        <w:divId w:val="2116439976"/>
        <w:rPr>
          <w:rFonts w:ascii="Times New Roman" w:eastAsia="Calibri" w:hAnsi="Times New Roman" w:cs="Times New Roman"/>
          <w:lang w:val="en-GB" w:eastAsia="en-US"/>
        </w:rPr>
      </w:pPr>
      <w:r w:rsidRPr="00267633">
        <w:rPr>
          <w:rFonts w:ascii="Times New Roman" w:eastAsia="Calibri" w:hAnsi="Times New Roman" w:cs="Times New Roman"/>
          <w:lang w:val="en-GB" w:eastAsia="en-US"/>
        </w:rPr>
        <w:t>6        I have attached to this Statement as Exhibit C1, the following documents:</w:t>
      </w:r>
    </w:p>
    <w:p w14:paraId="3C533368" w14:textId="77777777" w:rsidR="00267633" w:rsidRPr="00267633" w:rsidRDefault="00267633" w:rsidP="006172E9">
      <w:pPr>
        <w:numPr>
          <w:ilvl w:val="0"/>
          <w:numId w:val="110"/>
        </w:numPr>
        <w:spacing w:before="120" w:after="0" w:line="240" w:lineRule="auto"/>
        <w:jc w:val="both"/>
        <w:divId w:val="2116439976"/>
        <w:rPr>
          <w:rFonts w:ascii="Times New Roman" w:eastAsia="Calibri" w:hAnsi="Times New Roman" w:cs="Times New Roman"/>
          <w:lang w:val="en-GB" w:eastAsia="en-US"/>
        </w:rPr>
      </w:pPr>
      <w:r w:rsidRPr="00267633">
        <w:rPr>
          <w:rFonts w:ascii="Times New Roman" w:eastAsia="Calibri" w:hAnsi="Times New Roman" w:cs="Times New Roman"/>
          <w:lang w:val="en-GB" w:eastAsia="en-US"/>
        </w:rPr>
        <w:t>Medical report required under rule 87A of the Family Justice Rules.</w:t>
      </w:r>
    </w:p>
    <w:p w14:paraId="5EE7FABD" w14:textId="77777777" w:rsidR="00267633" w:rsidRPr="00267633" w:rsidRDefault="00267633" w:rsidP="006172E9">
      <w:pPr>
        <w:numPr>
          <w:ilvl w:val="0"/>
          <w:numId w:val="110"/>
        </w:numPr>
        <w:spacing w:before="120" w:after="0" w:line="240" w:lineRule="auto"/>
        <w:jc w:val="both"/>
        <w:divId w:val="2116439976"/>
        <w:rPr>
          <w:rFonts w:ascii="Times New Roman" w:eastAsia="Calibri" w:hAnsi="Times New Roman" w:cs="Times New Roman"/>
          <w:lang w:val="en-GB" w:eastAsia="en-US"/>
        </w:rPr>
      </w:pPr>
      <w:r w:rsidRPr="00267633">
        <w:rPr>
          <w:rFonts w:ascii="Times New Roman" w:eastAsia="Calibri" w:hAnsi="Times New Roman" w:cs="Times New Roman"/>
          <w:lang w:val="en-GB" w:eastAsia="en-US"/>
        </w:rPr>
        <w:t xml:space="preserve">Salary slips (latest 6 months) or statements detailing income including supporting documentary evidence of my last job/employment and the income and </w:t>
      </w:r>
      <w:proofErr w:type="gramStart"/>
      <w:r w:rsidRPr="00267633">
        <w:rPr>
          <w:rFonts w:ascii="Times New Roman" w:eastAsia="Calibri" w:hAnsi="Times New Roman" w:cs="Times New Roman"/>
          <w:lang w:val="en-GB" w:eastAsia="en-US"/>
        </w:rPr>
        <w:t>take home</w:t>
      </w:r>
      <w:proofErr w:type="gramEnd"/>
      <w:r w:rsidRPr="00267633">
        <w:rPr>
          <w:rFonts w:ascii="Times New Roman" w:eastAsia="Calibri" w:hAnsi="Times New Roman" w:cs="Times New Roman"/>
          <w:lang w:val="en-GB" w:eastAsia="en-US"/>
        </w:rPr>
        <w:t xml:space="preserve"> pay as set out in paragraph 5.</w:t>
      </w:r>
    </w:p>
    <w:p w14:paraId="048B1C53" w14:textId="77777777" w:rsidR="00267633" w:rsidRPr="00267633" w:rsidRDefault="00267633" w:rsidP="006172E9">
      <w:pPr>
        <w:numPr>
          <w:ilvl w:val="0"/>
          <w:numId w:val="110"/>
        </w:numPr>
        <w:spacing w:before="120" w:after="0" w:line="240" w:lineRule="auto"/>
        <w:jc w:val="both"/>
        <w:divId w:val="2116439976"/>
        <w:rPr>
          <w:rFonts w:ascii="Times New Roman" w:eastAsia="Calibri" w:hAnsi="Times New Roman" w:cs="Times New Roman"/>
          <w:lang w:val="en-GB" w:eastAsia="en-US"/>
        </w:rPr>
      </w:pPr>
      <w:proofErr w:type="gramStart"/>
      <w:r w:rsidRPr="00267633">
        <w:rPr>
          <w:rFonts w:ascii="Times New Roman" w:eastAsia="Calibri" w:hAnsi="Times New Roman" w:cs="Times New Roman"/>
          <w:lang w:val="en-GB" w:eastAsia="en-US"/>
        </w:rPr>
        <w:t>Income  Tax</w:t>
      </w:r>
      <w:proofErr w:type="gramEnd"/>
      <w:r w:rsidRPr="00267633">
        <w:rPr>
          <w:rFonts w:ascii="Times New Roman" w:eastAsia="Calibri" w:hAnsi="Times New Roman" w:cs="Times New Roman"/>
          <w:lang w:val="en-GB" w:eastAsia="en-US"/>
        </w:rPr>
        <w:t xml:space="preserve"> Returns (past 3 years)</w:t>
      </w:r>
    </w:p>
    <w:p w14:paraId="67CA52B3" w14:textId="77777777" w:rsidR="00267633" w:rsidRPr="00267633" w:rsidRDefault="00267633" w:rsidP="006172E9">
      <w:pPr>
        <w:numPr>
          <w:ilvl w:val="0"/>
          <w:numId w:val="110"/>
        </w:numPr>
        <w:spacing w:before="120" w:after="0" w:line="240" w:lineRule="auto"/>
        <w:jc w:val="both"/>
        <w:divId w:val="2116439976"/>
        <w:rPr>
          <w:rFonts w:ascii="Times New Roman" w:eastAsia="Calibri" w:hAnsi="Times New Roman" w:cs="Times New Roman"/>
          <w:lang w:val="en-GB" w:eastAsia="en-US"/>
        </w:rPr>
      </w:pPr>
      <w:r w:rsidRPr="00267633">
        <w:rPr>
          <w:rFonts w:ascii="Times New Roman" w:eastAsia="Calibri" w:hAnsi="Times New Roman" w:cs="Times New Roman"/>
          <w:lang w:val="en-GB" w:eastAsia="en-US"/>
        </w:rPr>
        <w:t>CPF statements (past 3 years)</w:t>
      </w:r>
    </w:p>
    <w:p w14:paraId="57D37FDB" w14:textId="77777777" w:rsidR="00267633" w:rsidRPr="00267633" w:rsidRDefault="00267633" w:rsidP="006172E9">
      <w:pPr>
        <w:numPr>
          <w:ilvl w:val="0"/>
          <w:numId w:val="110"/>
        </w:numPr>
        <w:spacing w:before="120" w:after="0" w:line="240" w:lineRule="auto"/>
        <w:jc w:val="both"/>
        <w:divId w:val="2116439976"/>
        <w:rPr>
          <w:rFonts w:ascii="Times New Roman" w:eastAsia="Calibri" w:hAnsi="Times New Roman" w:cs="Times New Roman"/>
          <w:lang w:val="en-GB" w:eastAsia="en-US"/>
        </w:rPr>
      </w:pPr>
      <w:r w:rsidRPr="00267633">
        <w:rPr>
          <w:rFonts w:ascii="Times New Roman" w:eastAsia="Calibri" w:hAnsi="Times New Roman" w:cs="Times New Roman"/>
          <w:lang w:val="en-GB" w:eastAsia="en-US"/>
        </w:rPr>
        <w:lastRenderedPageBreak/>
        <w:t xml:space="preserve"> Bank /financial statements (past 6 months) </w:t>
      </w:r>
    </w:p>
    <w:p w14:paraId="67DCE4CD" w14:textId="77777777" w:rsidR="00267633" w:rsidRPr="00267633" w:rsidRDefault="00267633" w:rsidP="006172E9">
      <w:pPr>
        <w:numPr>
          <w:ilvl w:val="0"/>
          <w:numId w:val="110"/>
        </w:numPr>
        <w:spacing w:before="120" w:after="0" w:line="240" w:lineRule="auto"/>
        <w:jc w:val="both"/>
        <w:divId w:val="2116439976"/>
        <w:rPr>
          <w:rFonts w:ascii="Times New Roman" w:eastAsia="Calibri" w:hAnsi="Times New Roman" w:cs="Times New Roman"/>
          <w:lang w:val="en-GB" w:eastAsia="en-US"/>
        </w:rPr>
      </w:pPr>
      <w:r w:rsidRPr="00267633">
        <w:rPr>
          <w:rFonts w:ascii="Times New Roman" w:eastAsia="Calibri" w:hAnsi="Times New Roman" w:cs="Times New Roman"/>
          <w:lang w:val="en-GB" w:eastAsia="en-US"/>
        </w:rPr>
        <w:t>Any other documents relevant to determine your income and financial resources such as Letter of Employment/Termination/ Retrenchment/Resignation/Proof of Efforts to seek employment or and others.</w:t>
      </w:r>
    </w:p>
    <w:p w14:paraId="20426A0F" w14:textId="77777777" w:rsidR="00267633" w:rsidRPr="00267633" w:rsidRDefault="00267633" w:rsidP="00267633">
      <w:pPr>
        <w:spacing w:before="120" w:after="0" w:line="240" w:lineRule="auto"/>
        <w:jc w:val="both"/>
        <w:divId w:val="2116439976"/>
        <w:rPr>
          <w:rFonts w:ascii="Times New Roman" w:eastAsia="Calibri" w:hAnsi="Times New Roman" w:cs="Times New Roman"/>
          <w:lang w:val="en-GB" w:eastAsia="en-US"/>
        </w:rPr>
      </w:pPr>
      <w:r w:rsidRPr="00267633">
        <w:rPr>
          <w:rFonts w:ascii="Times New Roman" w:eastAsia="Calibri" w:hAnsi="Times New Roman" w:cs="Times New Roman"/>
          <w:lang w:val="en-GB" w:eastAsia="en-US"/>
        </w:rPr>
        <w:t xml:space="preserve">7 </w:t>
      </w:r>
      <w:r w:rsidRPr="00267633">
        <w:rPr>
          <w:rFonts w:ascii="Times New Roman" w:eastAsia="Calibri" w:hAnsi="Times New Roman" w:cs="Times New Roman"/>
          <w:lang w:val="en-GB" w:eastAsia="en-US"/>
        </w:rPr>
        <w:tab/>
        <w:t xml:space="preserve">My other sources of income come from </w:t>
      </w:r>
      <w:r w:rsidRPr="00267633">
        <w:rPr>
          <w:rFonts w:ascii="Times New Roman" w:eastAsia="Calibri" w:hAnsi="Times New Roman" w:cs="Times New Roman"/>
          <w:lang w:val="en-GB" w:eastAsia="en-US"/>
        </w:rPr>
        <w:fldChar w:fldCharType="begin">
          <w:ffData>
            <w:name w:val="Text9"/>
            <w:enabled/>
            <w:calcOnExit w:val="0"/>
            <w:textInput>
              <w:default w:val="state other source and amount"/>
            </w:textInput>
          </w:ffData>
        </w:fldChar>
      </w:r>
      <w:r w:rsidRPr="00267633">
        <w:rPr>
          <w:rFonts w:ascii="Times New Roman" w:eastAsia="Calibri" w:hAnsi="Times New Roman" w:cs="Times New Roman"/>
          <w:lang w:val="en-GB" w:eastAsia="en-US"/>
        </w:rPr>
        <w:instrText xml:space="preserve"> FORMTEXT </w:instrText>
      </w:r>
      <w:r w:rsidRPr="00267633">
        <w:rPr>
          <w:rFonts w:ascii="Times New Roman" w:eastAsia="Calibri" w:hAnsi="Times New Roman" w:cs="Times New Roman"/>
          <w:lang w:val="en-GB" w:eastAsia="en-US"/>
        </w:rPr>
      </w:r>
      <w:r w:rsidRPr="00267633">
        <w:rPr>
          <w:rFonts w:ascii="Times New Roman" w:eastAsia="Calibri" w:hAnsi="Times New Roman" w:cs="Times New Roman"/>
          <w:lang w:val="en-GB" w:eastAsia="en-US"/>
        </w:rPr>
        <w:fldChar w:fldCharType="separate"/>
      </w:r>
      <w:r w:rsidRPr="00267633">
        <w:rPr>
          <w:rFonts w:ascii="Times New Roman" w:eastAsia="Calibri" w:hAnsi="Times New Roman" w:cs="Times New Roman"/>
          <w:noProof/>
          <w:lang w:val="en-GB" w:eastAsia="en-US"/>
        </w:rPr>
        <w:t>state other source and amount</w:t>
      </w:r>
      <w:r w:rsidRPr="00267633">
        <w:rPr>
          <w:rFonts w:ascii="Times New Roman" w:eastAsia="Calibri" w:hAnsi="Times New Roman" w:cs="Times New Roman"/>
          <w:lang w:val="en-GB" w:eastAsia="en-US"/>
        </w:rPr>
        <w:fldChar w:fldCharType="end"/>
      </w:r>
      <w:r w:rsidRPr="00267633">
        <w:rPr>
          <w:rFonts w:ascii="Times New Roman" w:eastAsia="Calibri" w:hAnsi="Times New Roman" w:cs="Times New Roman"/>
          <w:lang w:val="en-GB" w:eastAsia="en-US"/>
        </w:rPr>
        <w:t>/I do not have any other sources of income*.</w:t>
      </w:r>
    </w:p>
    <w:p w14:paraId="2EEB9645" w14:textId="77777777" w:rsidR="00267633" w:rsidRPr="00267633" w:rsidRDefault="00267633" w:rsidP="00267633">
      <w:pPr>
        <w:spacing w:before="120" w:after="0" w:line="240" w:lineRule="auto"/>
        <w:jc w:val="both"/>
        <w:divId w:val="2116439976"/>
        <w:rPr>
          <w:rFonts w:ascii="Times New Roman" w:eastAsia="Calibri" w:hAnsi="Times New Roman" w:cs="Times New Roman"/>
          <w:lang w:val="en-GB" w:eastAsia="en-US"/>
        </w:rPr>
      </w:pPr>
      <w:r w:rsidRPr="00267633">
        <w:rPr>
          <w:rFonts w:ascii="Times New Roman" w:eastAsia="Calibri" w:hAnsi="Times New Roman" w:cs="Times New Roman"/>
          <w:lang w:val="en-GB" w:eastAsia="en-US"/>
        </w:rPr>
        <w:t>8</w:t>
      </w:r>
      <w:r w:rsidRPr="00267633">
        <w:rPr>
          <w:rFonts w:ascii="Times New Roman" w:eastAsia="Calibri" w:hAnsi="Times New Roman" w:cs="Times New Roman"/>
          <w:lang w:val="en-GB" w:eastAsia="en-US"/>
        </w:rPr>
        <w:tab/>
        <w:t xml:space="preserve">My monthly expenses are </w:t>
      </w:r>
    </w:p>
    <w:p w14:paraId="1EF0A039" w14:textId="77777777" w:rsidR="00267633" w:rsidRPr="00267633" w:rsidRDefault="00267633" w:rsidP="00267633">
      <w:pPr>
        <w:spacing w:before="120" w:after="0" w:line="240" w:lineRule="auto"/>
        <w:jc w:val="both"/>
        <w:divId w:val="2116439976"/>
        <w:rPr>
          <w:rFonts w:ascii="Times New Roman" w:eastAsia="Calibri" w:hAnsi="Times New Roman" w:cs="Times New Roman"/>
          <w:lang w:val="en-GB" w:eastAsia="en-US"/>
        </w:rPr>
      </w:pPr>
      <w:r w:rsidRPr="00267633">
        <w:rPr>
          <w:rFonts w:ascii="Times New Roman" w:eastAsia="Calibri" w:hAnsi="Times New Roman" w:cs="Times New Roman"/>
          <w:lang w:val="en-GB" w:eastAsia="en-US"/>
        </w:rPr>
        <w:t>* as follows (</w:t>
      </w:r>
      <w:r w:rsidRPr="00267633">
        <w:rPr>
          <w:rFonts w:ascii="Times New Roman" w:eastAsia="Calibri" w:hAnsi="Times New Roman" w:cs="Times New Roman"/>
          <w:i/>
          <w:lang w:val="en-GB" w:eastAsia="en-US"/>
        </w:rPr>
        <w:t>Set out Particulars of monthly expenses if you are not attaching the List of Expenses, together with supporting receipts such as bills/receipts (utilities, town council, credit cards, etc.) / tenancy agreement</w:t>
      </w:r>
      <w:r w:rsidRPr="00267633">
        <w:rPr>
          <w:rFonts w:ascii="Times New Roman" w:eastAsia="Calibri" w:hAnsi="Times New Roman" w:cs="Times New Roman"/>
          <w:lang w:val="en-GB" w:eastAsia="en-US"/>
        </w:rPr>
        <w:t xml:space="preserve">) </w:t>
      </w:r>
    </w:p>
    <w:p w14:paraId="103F654E" w14:textId="77777777" w:rsidR="00267633" w:rsidRPr="00267633" w:rsidRDefault="00267633" w:rsidP="00267633">
      <w:pPr>
        <w:spacing w:before="120" w:after="0" w:line="240" w:lineRule="auto"/>
        <w:jc w:val="both"/>
        <w:divId w:val="2116439976"/>
        <w:rPr>
          <w:rFonts w:ascii="Times New Roman" w:eastAsia="Calibri" w:hAnsi="Times New Roman" w:cs="Times New Roman"/>
          <w:lang w:val="en-GB" w:eastAsia="en-US"/>
        </w:rPr>
      </w:pPr>
      <w:r w:rsidRPr="00267633">
        <w:rPr>
          <w:rFonts w:ascii="Times New Roman" w:eastAsia="Calibri" w:hAnsi="Times New Roman" w:cs="Times New Roman"/>
          <w:lang w:val="en-GB" w:eastAsia="en-US"/>
        </w:rPr>
        <w:t xml:space="preserve">* as shown in the List of Expenses </w:t>
      </w:r>
      <w:proofErr w:type="gramStart"/>
      <w:r w:rsidRPr="00267633">
        <w:rPr>
          <w:rFonts w:ascii="Times New Roman" w:eastAsia="Calibri" w:hAnsi="Times New Roman" w:cs="Times New Roman"/>
          <w:lang w:val="en-GB" w:eastAsia="en-US"/>
        </w:rPr>
        <w:t>Form  at</w:t>
      </w:r>
      <w:proofErr w:type="gramEnd"/>
      <w:r w:rsidRPr="00267633">
        <w:rPr>
          <w:rFonts w:ascii="Times New Roman" w:eastAsia="Calibri" w:hAnsi="Times New Roman" w:cs="Times New Roman"/>
          <w:lang w:val="en-GB" w:eastAsia="en-US"/>
        </w:rPr>
        <w:t xml:space="preserve">  Exhibit  C2 ,together with supporting receipts such as  bills/receipts (utilities, town council, credit cards, etc.) / tenancy agreement </w:t>
      </w:r>
    </w:p>
    <w:p w14:paraId="6B1E1675" w14:textId="77777777" w:rsidR="00267633" w:rsidRPr="00267633" w:rsidRDefault="00267633" w:rsidP="00267633">
      <w:pPr>
        <w:spacing w:before="120" w:after="0" w:line="240" w:lineRule="auto"/>
        <w:jc w:val="both"/>
        <w:divId w:val="2116439976"/>
        <w:rPr>
          <w:rFonts w:ascii="Times New Roman" w:eastAsia="Calibri" w:hAnsi="Times New Roman" w:cs="Times New Roman"/>
          <w:lang w:val="en-GB" w:eastAsia="en-US"/>
        </w:rPr>
      </w:pPr>
      <w:r w:rsidRPr="00267633">
        <w:rPr>
          <w:rFonts w:ascii="Times New Roman" w:eastAsia="Calibri" w:hAnsi="Times New Roman" w:cs="Times New Roman"/>
          <w:lang w:val="en-GB" w:eastAsia="en-US"/>
        </w:rPr>
        <w:t>9</w:t>
      </w:r>
      <w:r w:rsidRPr="00267633">
        <w:rPr>
          <w:rFonts w:ascii="Times New Roman" w:eastAsia="Calibri" w:hAnsi="Times New Roman" w:cs="Times New Roman"/>
          <w:lang w:val="en-GB" w:eastAsia="en-US"/>
        </w:rPr>
        <w:tab/>
        <w:t xml:space="preserve">I would like the Court to </w:t>
      </w:r>
      <w:proofErr w:type="gramStart"/>
      <w:r w:rsidRPr="00267633">
        <w:rPr>
          <w:rFonts w:ascii="Times New Roman" w:eastAsia="Calibri" w:hAnsi="Times New Roman" w:cs="Times New Roman"/>
          <w:lang w:val="en-GB" w:eastAsia="en-US"/>
        </w:rPr>
        <w:t>take into account</w:t>
      </w:r>
      <w:proofErr w:type="gramEnd"/>
      <w:r w:rsidRPr="00267633">
        <w:rPr>
          <w:rFonts w:ascii="Times New Roman" w:eastAsia="Calibri" w:hAnsi="Times New Roman" w:cs="Times New Roman"/>
          <w:lang w:val="en-GB" w:eastAsia="en-US"/>
        </w:rPr>
        <w:t xml:space="preserve"> the following: </w:t>
      </w:r>
    </w:p>
    <w:p w14:paraId="7C507E63" w14:textId="77777777" w:rsidR="00267633" w:rsidRPr="00267633" w:rsidRDefault="00267633" w:rsidP="00267633">
      <w:pPr>
        <w:spacing w:before="120" w:after="0" w:line="240" w:lineRule="auto"/>
        <w:jc w:val="both"/>
        <w:divId w:val="2116439976"/>
        <w:rPr>
          <w:rFonts w:ascii="Times New Roman" w:eastAsia="Calibri" w:hAnsi="Times New Roman" w:cs="Times New Roman"/>
          <w:lang w:val="en-GB" w:eastAsia="en-US"/>
        </w:rPr>
      </w:pPr>
      <w:r w:rsidRPr="00267633">
        <w:rPr>
          <w:rFonts w:ascii="Times New Roman" w:eastAsia="Calibri" w:hAnsi="Times New Roman" w:cs="Times New Roman"/>
          <w:lang w:val="en-GB" w:eastAsia="en-US"/>
        </w:rPr>
        <w:t>(</w:t>
      </w:r>
      <w:r w:rsidRPr="00267633">
        <w:rPr>
          <w:rFonts w:ascii="Times New Roman" w:eastAsia="Calibri" w:hAnsi="Times New Roman" w:cs="Times New Roman"/>
          <w:i/>
          <w:lang w:val="en-GB" w:eastAsia="en-US"/>
        </w:rPr>
        <w:t>To state here any other special needs or circumstances, if applicable</w:t>
      </w:r>
      <w:r w:rsidRPr="00267633">
        <w:rPr>
          <w:rFonts w:ascii="Times New Roman" w:eastAsia="Calibri" w:hAnsi="Times New Roman" w:cs="Times New Roman"/>
          <w:lang w:val="en-GB" w:eastAsia="en-US"/>
        </w:rPr>
        <w:t xml:space="preserve">).     </w:t>
      </w:r>
    </w:p>
    <w:p w14:paraId="370D8DC8" w14:textId="77777777" w:rsidR="00267633" w:rsidRPr="00267633" w:rsidRDefault="00267633" w:rsidP="00267633">
      <w:pPr>
        <w:spacing w:before="120" w:after="0" w:line="240" w:lineRule="auto"/>
        <w:jc w:val="both"/>
        <w:divId w:val="2116439976"/>
        <w:rPr>
          <w:rFonts w:ascii="Times New Roman" w:eastAsia="Calibri" w:hAnsi="Times New Roman" w:cs="Times New Roman"/>
          <w:lang w:val="en-GB" w:eastAsia="en-US"/>
        </w:rPr>
      </w:pPr>
      <w:r w:rsidRPr="00267633">
        <w:rPr>
          <w:rFonts w:ascii="Times New Roman" w:eastAsia="Calibri" w:hAnsi="Times New Roman" w:cs="Times New Roman"/>
          <w:lang w:val="en-GB" w:eastAsia="en-US"/>
        </w:rPr>
        <w:t xml:space="preserve">The documentary evidence is at Exhibit C4.    </w:t>
      </w:r>
    </w:p>
    <w:p w14:paraId="1E050833" w14:textId="77777777" w:rsidR="00267633" w:rsidRPr="00267633" w:rsidRDefault="00267633" w:rsidP="00267633">
      <w:pPr>
        <w:spacing w:before="120" w:after="0" w:line="240" w:lineRule="auto"/>
        <w:jc w:val="both"/>
        <w:divId w:val="2116439976"/>
        <w:rPr>
          <w:rFonts w:ascii="Times New Roman" w:eastAsia="Calibri" w:hAnsi="Times New Roman" w:cs="Times New Roman"/>
          <w:b/>
          <w:u w:val="single"/>
          <w:lang w:val="en-GB" w:eastAsia="en-US"/>
        </w:rPr>
      </w:pPr>
      <w:r w:rsidRPr="00267633">
        <w:rPr>
          <w:rFonts w:ascii="Times New Roman" w:eastAsia="Calibri" w:hAnsi="Times New Roman" w:cs="Times New Roman"/>
          <w:b/>
          <w:u w:val="single"/>
          <w:lang w:val="en-GB" w:eastAsia="en-US"/>
        </w:rPr>
        <w:t xml:space="preserve">Other information  </w:t>
      </w:r>
    </w:p>
    <w:p w14:paraId="42185E80" w14:textId="77777777" w:rsidR="00267633" w:rsidRPr="00267633" w:rsidRDefault="00267633" w:rsidP="00267633">
      <w:pPr>
        <w:spacing w:before="120" w:after="0" w:line="240" w:lineRule="auto"/>
        <w:jc w:val="both"/>
        <w:divId w:val="2116439976"/>
        <w:rPr>
          <w:rFonts w:ascii="Times New Roman" w:eastAsia="Calibri" w:hAnsi="Times New Roman" w:cs="Times New Roman"/>
          <w:lang w:val="en-GB" w:eastAsia="en-US"/>
        </w:rPr>
      </w:pPr>
      <w:r w:rsidRPr="00267633">
        <w:rPr>
          <w:rFonts w:ascii="Times New Roman" w:eastAsia="Calibri" w:hAnsi="Times New Roman" w:cs="Times New Roman"/>
          <w:lang w:val="en-GB" w:eastAsia="en-US"/>
        </w:rPr>
        <w:t xml:space="preserve">10      </w:t>
      </w:r>
      <w:r w:rsidRPr="00267633">
        <w:rPr>
          <w:rFonts w:ascii="Times New Roman" w:eastAsia="Calibri" w:hAnsi="Times New Roman" w:cs="Times New Roman"/>
          <w:lang w:val="en-GB" w:eastAsia="en-US"/>
        </w:rPr>
        <w:tab/>
      </w:r>
      <w:r w:rsidRPr="00267633">
        <w:rPr>
          <w:rFonts w:ascii="Times New Roman" w:eastAsia="Calibri" w:hAnsi="Times New Roman" w:cs="Times New Roman"/>
          <w:i/>
          <w:lang w:val="en-GB" w:eastAsia="en-US"/>
        </w:rPr>
        <w:t>(Please set out what other relevant information you wish to inform the Court.)</w:t>
      </w:r>
    </w:p>
    <w:p w14:paraId="3BEE2366" w14:textId="77777777" w:rsidR="00267633" w:rsidRPr="00267633" w:rsidRDefault="00267633" w:rsidP="00267633">
      <w:pPr>
        <w:spacing w:before="120" w:after="0" w:line="240" w:lineRule="auto"/>
        <w:jc w:val="both"/>
        <w:divId w:val="2116439976"/>
        <w:rPr>
          <w:rFonts w:ascii="Times New Roman" w:eastAsia="Calibri" w:hAnsi="Times New Roman" w:cs="Times New Roman"/>
          <w:lang w:val="en-GB" w:eastAsia="en-US"/>
        </w:rPr>
      </w:pPr>
      <w:proofErr w:type="gramStart"/>
      <w:r w:rsidRPr="00267633">
        <w:rPr>
          <w:rFonts w:ascii="Times New Roman" w:eastAsia="Calibri" w:hAnsi="Times New Roman" w:cs="Times New Roman"/>
          <w:lang w:val="en-GB" w:eastAsia="en-US"/>
        </w:rPr>
        <w:t xml:space="preserve">11  </w:t>
      </w:r>
      <w:r w:rsidRPr="00267633">
        <w:rPr>
          <w:rFonts w:ascii="Times New Roman" w:eastAsia="Calibri" w:hAnsi="Times New Roman" w:cs="Times New Roman"/>
          <w:lang w:val="en-GB" w:eastAsia="en-US"/>
        </w:rPr>
        <w:tab/>
      </w:r>
      <w:proofErr w:type="gramEnd"/>
      <w:r w:rsidRPr="00267633">
        <w:rPr>
          <w:rFonts w:ascii="Times New Roman" w:eastAsia="Calibri" w:hAnsi="Times New Roman" w:cs="Times New Roman"/>
          <w:lang w:val="en-GB" w:eastAsia="en-US"/>
        </w:rPr>
        <w:t xml:space="preserve"> I am claiming maintenance from the respondent as follows:</w:t>
      </w:r>
    </w:p>
    <w:p w14:paraId="39D0E429" w14:textId="77777777" w:rsidR="00267633" w:rsidRPr="00267633" w:rsidRDefault="00267633" w:rsidP="006172E9">
      <w:pPr>
        <w:numPr>
          <w:ilvl w:val="0"/>
          <w:numId w:val="108"/>
        </w:numPr>
        <w:spacing w:before="120" w:after="0" w:line="240" w:lineRule="auto"/>
        <w:jc w:val="both"/>
        <w:divId w:val="2116439976"/>
        <w:rPr>
          <w:rFonts w:ascii="Times New Roman" w:eastAsia="Calibri" w:hAnsi="Times New Roman" w:cs="Times New Roman"/>
          <w:lang w:val="en-GB" w:eastAsia="en-US"/>
        </w:rPr>
      </w:pPr>
      <w:r w:rsidRPr="00267633">
        <w:rPr>
          <w:rFonts w:ascii="Times New Roman" w:eastAsia="Calibri" w:hAnsi="Times New Roman" w:cs="Times New Roman"/>
          <w:lang w:val="en-GB" w:eastAsia="en-US"/>
        </w:rPr>
        <w:t>For myself; the amount of $</w:t>
      </w:r>
      <w:r w:rsidRPr="00267633">
        <w:rPr>
          <w:rFonts w:ascii="Times New Roman" w:eastAsia="Calibri" w:hAnsi="Times New Roman" w:cs="Times New Roman"/>
          <w:lang w:val="en-GB" w:eastAsia="en-US"/>
        </w:rPr>
        <w:fldChar w:fldCharType="begin">
          <w:ffData>
            <w:name w:val="Text10"/>
            <w:enabled/>
            <w:calcOnExit w:val="0"/>
            <w:textInput>
              <w:default w:val="state maintenance amount"/>
            </w:textInput>
          </w:ffData>
        </w:fldChar>
      </w:r>
      <w:r w:rsidRPr="00267633">
        <w:rPr>
          <w:rFonts w:ascii="Times New Roman" w:eastAsia="Calibri" w:hAnsi="Times New Roman" w:cs="Times New Roman"/>
          <w:lang w:val="en-GB" w:eastAsia="en-US"/>
        </w:rPr>
        <w:instrText xml:space="preserve"> FORMTEXT </w:instrText>
      </w:r>
      <w:r w:rsidRPr="00267633">
        <w:rPr>
          <w:rFonts w:ascii="Times New Roman" w:eastAsia="Calibri" w:hAnsi="Times New Roman" w:cs="Times New Roman"/>
          <w:lang w:val="en-GB" w:eastAsia="en-US"/>
        </w:rPr>
      </w:r>
      <w:r w:rsidRPr="00267633">
        <w:rPr>
          <w:rFonts w:ascii="Times New Roman" w:eastAsia="Calibri" w:hAnsi="Times New Roman" w:cs="Times New Roman"/>
          <w:lang w:val="en-GB" w:eastAsia="en-US"/>
        </w:rPr>
        <w:fldChar w:fldCharType="separate"/>
      </w:r>
      <w:r w:rsidRPr="00267633">
        <w:rPr>
          <w:rFonts w:ascii="Times New Roman" w:eastAsia="Calibri" w:hAnsi="Times New Roman" w:cs="Times New Roman"/>
          <w:noProof/>
          <w:lang w:val="en-GB" w:eastAsia="en-US"/>
        </w:rPr>
        <w:t>state maintenance amount</w:t>
      </w:r>
      <w:r w:rsidRPr="00267633">
        <w:rPr>
          <w:rFonts w:ascii="Times New Roman" w:eastAsia="Calibri" w:hAnsi="Times New Roman" w:cs="Times New Roman"/>
          <w:lang w:val="en-GB" w:eastAsia="en-US"/>
        </w:rPr>
        <w:fldChar w:fldCharType="end"/>
      </w:r>
      <w:r w:rsidRPr="00267633">
        <w:rPr>
          <w:rFonts w:ascii="Times New Roman" w:eastAsia="Calibri" w:hAnsi="Times New Roman" w:cs="Times New Roman"/>
          <w:lang w:val="en-GB" w:eastAsia="en-US"/>
        </w:rPr>
        <w:t xml:space="preserve"> with </w:t>
      </w:r>
      <w:proofErr w:type="gramStart"/>
      <w:r w:rsidRPr="00267633">
        <w:rPr>
          <w:rFonts w:ascii="Times New Roman" w:eastAsia="Calibri" w:hAnsi="Times New Roman" w:cs="Times New Roman"/>
          <w:lang w:val="en-GB" w:eastAsia="en-US"/>
        </w:rPr>
        <w:t>effect  from</w:t>
      </w:r>
      <w:proofErr w:type="gramEnd"/>
      <w:r w:rsidRPr="00267633">
        <w:rPr>
          <w:rFonts w:ascii="Times New Roman" w:eastAsia="Calibri" w:hAnsi="Times New Roman" w:cs="Times New Roman"/>
          <w:lang w:val="en-GB" w:eastAsia="en-US"/>
        </w:rPr>
        <w:t xml:space="preserve"> </w:t>
      </w:r>
      <w:r w:rsidRPr="00267633">
        <w:rPr>
          <w:rFonts w:ascii="Times New Roman" w:eastAsia="Calibri" w:hAnsi="Times New Roman" w:cs="Times New Roman"/>
          <w:lang w:val="en-GB" w:eastAsia="en-US"/>
        </w:rPr>
        <w:fldChar w:fldCharType="begin">
          <w:ffData>
            <w:name w:val="Text11"/>
            <w:enabled/>
            <w:calcOnExit w:val="0"/>
            <w:textInput>
              <w:default w:val="date of default"/>
            </w:textInput>
          </w:ffData>
        </w:fldChar>
      </w:r>
      <w:r w:rsidRPr="00267633">
        <w:rPr>
          <w:rFonts w:ascii="Times New Roman" w:eastAsia="Calibri" w:hAnsi="Times New Roman" w:cs="Times New Roman"/>
          <w:lang w:val="en-GB" w:eastAsia="en-US"/>
        </w:rPr>
        <w:instrText xml:space="preserve"> FORMTEXT </w:instrText>
      </w:r>
      <w:r w:rsidRPr="00267633">
        <w:rPr>
          <w:rFonts w:ascii="Times New Roman" w:eastAsia="Calibri" w:hAnsi="Times New Roman" w:cs="Times New Roman"/>
          <w:lang w:val="en-GB" w:eastAsia="en-US"/>
        </w:rPr>
      </w:r>
      <w:r w:rsidRPr="00267633">
        <w:rPr>
          <w:rFonts w:ascii="Times New Roman" w:eastAsia="Calibri" w:hAnsi="Times New Roman" w:cs="Times New Roman"/>
          <w:lang w:val="en-GB" w:eastAsia="en-US"/>
        </w:rPr>
        <w:fldChar w:fldCharType="separate"/>
      </w:r>
      <w:r w:rsidRPr="00267633">
        <w:rPr>
          <w:rFonts w:ascii="Times New Roman" w:eastAsia="Calibri" w:hAnsi="Times New Roman" w:cs="Times New Roman"/>
          <w:noProof/>
          <w:lang w:val="en-GB" w:eastAsia="en-US"/>
        </w:rPr>
        <w:t>date of default</w:t>
      </w:r>
      <w:r w:rsidRPr="00267633">
        <w:rPr>
          <w:rFonts w:ascii="Times New Roman" w:eastAsia="Calibri" w:hAnsi="Times New Roman" w:cs="Times New Roman"/>
          <w:lang w:val="en-GB" w:eastAsia="en-US"/>
        </w:rPr>
        <w:fldChar w:fldCharType="end"/>
      </w:r>
      <w:r w:rsidRPr="00267633">
        <w:rPr>
          <w:rFonts w:ascii="Times New Roman" w:eastAsia="Calibri" w:hAnsi="Times New Roman" w:cs="Times New Roman"/>
          <w:lang w:val="en-GB" w:eastAsia="en-US"/>
        </w:rPr>
        <w:t>;</w:t>
      </w:r>
    </w:p>
    <w:p w14:paraId="1DCDC626" w14:textId="77777777" w:rsidR="00267633" w:rsidRPr="00267633" w:rsidRDefault="00267633" w:rsidP="006172E9">
      <w:pPr>
        <w:numPr>
          <w:ilvl w:val="0"/>
          <w:numId w:val="108"/>
        </w:numPr>
        <w:spacing w:before="120" w:after="0" w:line="240" w:lineRule="auto"/>
        <w:jc w:val="both"/>
        <w:divId w:val="2116439976"/>
        <w:rPr>
          <w:rFonts w:ascii="Times New Roman" w:eastAsia="Calibri" w:hAnsi="Times New Roman" w:cs="Times New Roman"/>
          <w:lang w:val="en-GB" w:eastAsia="en-US"/>
        </w:rPr>
      </w:pPr>
      <w:r w:rsidRPr="00267633">
        <w:rPr>
          <w:rFonts w:ascii="Times New Roman" w:eastAsia="Calibri" w:hAnsi="Times New Roman" w:cs="Times New Roman"/>
          <w:lang w:val="en-GB" w:eastAsia="en-US"/>
        </w:rPr>
        <w:t xml:space="preserve">Payment to be made to my designated Bank account: </w:t>
      </w:r>
      <w:r w:rsidRPr="00267633">
        <w:rPr>
          <w:rFonts w:ascii="Times New Roman" w:eastAsia="Calibri" w:hAnsi="Times New Roman" w:cs="Times New Roman"/>
          <w:lang w:val="en-GB" w:eastAsia="en-US"/>
        </w:rPr>
        <w:fldChar w:fldCharType="begin">
          <w:ffData>
            <w:name w:val=""/>
            <w:enabled/>
            <w:calcOnExit w:val="0"/>
            <w:textInput>
              <w:default w:val="state Bank and Account Number"/>
            </w:textInput>
          </w:ffData>
        </w:fldChar>
      </w:r>
      <w:r w:rsidRPr="00267633">
        <w:rPr>
          <w:rFonts w:ascii="Times New Roman" w:eastAsia="Calibri" w:hAnsi="Times New Roman" w:cs="Times New Roman"/>
          <w:lang w:val="en-GB" w:eastAsia="en-US"/>
        </w:rPr>
        <w:instrText xml:space="preserve"> FORMTEXT </w:instrText>
      </w:r>
      <w:r w:rsidRPr="00267633">
        <w:rPr>
          <w:rFonts w:ascii="Times New Roman" w:eastAsia="Calibri" w:hAnsi="Times New Roman" w:cs="Times New Roman"/>
          <w:lang w:val="en-GB" w:eastAsia="en-US"/>
        </w:rPr>
      </w:r>
      <w:r w:rsidRPr="00267633">
        <w:rPr>
          <w:rFonts w:ascii="Times New Roman" w:eastAsia="Calibri" w:hAnsi="Times New Roman" w:cs="Times New Roman"/>
          <w:lang w:val="en-GB" w:eastAsia="en-US"/>
        </w:rPr>
        <w:fldChar w:fldCharType="separate"/>
      </w:r>
      <w:r w:rsidRPr="00267633">
        <w:rPr>
          <w:rFonts w:ascii="Times New Roman" w:eastAsia="Calibri" w:hAnsi="Times New Roman" w:cs="Times New Roman"/>
          <w:noProof/>
          <w:lang w:val="en-GB" w:eastAsia="en-US"/>
        </w:rPr>
        <w:t>state Bank and Account Number</w:t>
      </w:r>
      <w:r w:rsidRPr="00267633">
        <w:rPr>
          <w:rFonts w:ascii="Times New Roman" w:eastAsia="Calibri" w:hAnsi="Times New Roman" w:cs="Times New Roman"/>
          <w:lang w:val="en-GB" w:eastAsia="en-US"/>
        </w:rPr>
        <w:fldChar w:fldCharType="end"/>
      </w:r>
      <w:r w:rsidRPr="00267633">
        <w:rPr>
          <w:rFonts w:ascii="Times New Roman" w:eastAsia="Calibri" w:hAnsi="Times New Roman" w:cs="Times New Roman"/>
          <w:lang w:val="en-GB" w:eastAsia="en-US"/>
        </w:rPr>
        <w:t xml:space="preserve"> </w:t>
      </w:r>
    </w:p>
    <w:p w14:paraId="7A375DB1" w14:textId="77777777" w:rsidR="00267633" w:rsidRPr="00267633" w:rsidRDefault="00267633" w:rsidP="00267633">
      <w:pPr>
        <w:pBdr>
          <w:bottom w:val="single" w:sz="12" w:space="1" w:color="auto"/>
        </w:pBdr>
        <w:spacing w:before="120" w:after="0" w:line="240" w:lineRule="auto"/>
        <w:jc w:val="both"/>
        <w:divId w:val="2116439976"/>
        <w:rPr>
          <w:rFonts w:ascii="Times New Roman" w:eastAsia="Calibri" w:hAnsi="Times New Roman" w:cs="Times New Roman"/>
          <w:lang w:val="en-GB" w:eastAsia="en-US"/>
        </w:rPr>
      </w:pPr>
    </w:p>
    <w:p w14:paraId="391250DA" w14:textId="77777777" w:rsidR="00267633" w:rsidRPr="00267633" w:rsidRDefault="00267633" w:rsidP="00267633">
      <w:pPr>
        <w:spacing w:before="120" w:after="0" w:line="240" w:lineRule="auto"/>
        <w:jc w:val="both"/>
        <w:divId w:val="2116439976"/>
        <w:rPr>
          <w:rFonts w:ascii="Times New Roman" w:eastAsia="Calibri" w:hAnsi="Times New Roman" w:cs="Times New Roman"/>
          <w:lang w:val="en-GB" w:eastAsia="en-US"/>
        </w:rPr>
      </w:pPr>
    </w:p>
    <w:p w14:paraId="0EB49749" w14:textId="77777777" w:rsidR="00267633" w:rsidRPr="00267633" w:rsidRDefault="00267633" w:rsidP="00267633">
      <w:pPr>
        <w:spacing w:before="120" w:after="0" w:line="240" w:lineRule="auto"/>
        <w:jc w:val="both"/>
        <w:divId w:val="2116439976"/>
        <w:rPr>
          <w:rFonts w:ascii="Times New Roman" w:eastAsia="Calibri" w:hAnsi="Times New Roman" w:cs="Times New Roman"/>
          <w:lang w:val="en-GB" w:eastAsia="en-US"/>
        </w:rPr>
      </w:pPr>
      <w:r w:rsidRPr="00267633">
        <w:rPr>
          <w:rFonts w:ascii="Times New Roman" w:eastAsia="Calibri" w:hAnsi="Times New Roman" w:cs="Times New Roman"/>
          <w:lang w:val="en-GB" w:eastAsia="en-US"/>
        </w:rPr>
        <w:t xml:space="preserve">__________________________ </w:t>
      </w:r>
    </w:p>
    <w:p w14:paraId="411C8810" w14:textId="77777777" w:rsidR="00267633" w:rsidRPr="00267633" w:rsidRDefault="00267633" w:rsidP="00267633">
      <w:pPr>
        <w:spacing w:before="120" w:after="0" w:line="240" w:lineRule="auto"/>
        <w:jc w:val="both"/>
        <w:divId w:val="2116439976"/>
        <w:rPr>
          <w:rFonts w:ascii="Times New Roman" w:eastAsia="Calibri" w:hAnsi="Times New Roman" w:cs="Times New Roman"/>
          <w:b/>
          <w:sz w:val="20"/>
          <w:szCs w:val="20"/>
          <w:lang w:val="en-GB" w:eastAsia="en-US"/>
        </w:rPr>
      </w:pPr>
      <w:r w:rsidRPr="00267633">
        <w:rPr>
          <w:rFonts w:ascii="Times New Roman" w:eastAsia="Calibri" w:hAnsi="Times New Roman" w:cs="Times New Roman"/>
          <w:b/>
          <w:sz w:val="20"/>
          <w:szCs w:val="20"/>
          <w:lang w:val="en-GB" w:eastAsia="en-US"/>
        </w:rPr>
        <w:t xml:space="preserve">Signature </w:t>
      </w:r>
    </w:p>
    <w:p w14:paraId="7E9C9EA8" w14:textId="77777777" w:rsidR="00267633" w:rsidRPr="00267633" w:rsidRDefault="00267633" w:rsidP="00267633">
      <w:pPr>
        <w:spacing w:before="120" w:after="0" w:line="240" w:lineRule="auto"/>
        <w:jc w:val="both"/>
        <w:divId w:val="2116439976"/>
        <w:rPr>
          <w:rFonts w:ascii="Times New Roman" w:eastAsia="Calibri" w:hAnsi="Times New Roman" w:cs="Times New Roman"/>
          <w:lang w:val="en-GB" w:eastAsia="en-US"/>
        </w:rPr>
      </w:pPr>
    </w:p>
    <w:p w14:paraId="597F92DC" w14:textId="77777777" w:rsidR="00267633" w:rsidRPr="00267633" w:rsidRDefault="00267633" w:rsidP="00267633">
      <w:pPr>
        <w:spacing w:before="120" w:after="0" w:line="240" w:lineRule="auto"/>
        <w:jc w:val="both"/>
        <w:divId w:val="2116439976"/>
        <w:rPr>
          <w:rFonts w:ascii="Times New Roman" w:eastAsia="Calibri" w:hAnsi="Times New Roman" w:cs="Times New Roman"/>
          <w:lang w:val="en-GB" w:eastAsia="en-US"/>
        </w:rPr>
      </w:pPr>
      <w:r w:rsidRPr="00267633">
        <w:rPr>
          <w:rFonts w:ascii="Times New Roman" w:eastAsia="Calibri" w:hAnsi="Times New Roman" w:cs="Times New Roman"/>
          <w:lang w:val="en-GB" w:eastAsia="en-US"/>
        </w:rPr>
        <w:t xml:space="preserve">_________________________ </w:t>
      </w:r>
    </w:p>
    <w:p w14:paraId="0E31D745" w14:textId="77777777" w:rsidR="00267633" w:rsidRPr="00267633" w:rsidRDefault="00267633" w:rsidP="00267633">
      <w:pPr>
        <w:spacing w:before="120" w:after="0" w:line="240" w:lineRule="auto"/>
        <w:jc w:val="both"/>
        <w:divId w:val="2116439976"/>
        <w:rPr>
          <w:rFonts w:ascii="Times New Roman" w:eastAsia="Calibri" w:hAnsi="Times New Roman" w:cs="Times New Roman"/>
          <w:lang w:val="en-GB" w:eastAsia="en-US"/>
        </w:rPr>
      </w:pPr>
      <w:r w:rsidRPr="00267633">
        <w:rPr>
          <w:rFonts w:ascii="Times New Roman" w:eastAsia="Calibri" w:hAnsi="Times New Roman" w:cs="Times New Roman"/>
          <w:b/>
          <w:sz w:val="20"/>
          <w:szCs w:val="20"/>
          <w:lang w:val="en-GB" w:eastAsia="en-US"/>
        </w:rPr>
        <w:t>Date (DD/MM/YYYY)</w:t>
      </w:r>
    </w:p>
    <w:p w14:paraId="291C2146" w14:textId="77777777" w:rsidR="0032341B" w:rsidRDefault="0032341B" w:rsidP="00267633">
      <w:pPr>
        <w:spacing w:before="0" w:after="200" w:line="276" w:lineRule="auto"/>
        <w:divId w:val="2116439976"/>
        <w:rPr>
          <w:rFonts w:ascii="Times New Roman" w:eastAsia="Calibri" w:hAnsi="Times New Roman" w:cs="Times New Roman"/>
          <w:lang w:val="en-GB" w:eastAsia="en-GB"/>
        </w:rPr>
        <w:sectPr w:rsidR="0032341B" w:rsidSect="00C63330">
          <w:footerReference w:type="default" r:id="rId13"/>
          <w:pgSz w:w="11906" w:h="16838" w:code="9"/>
          <w:pgMar w:top="1440" w:right="1416" w:bottom="1440" w:left="1418" w:header="720" w:footer="720" w:gutter="0"/>
          <w:paperSrc w:first="1" w:other="1"/>
          <w:cols w:space="720"/>
          <w:noEndnote/>
        </w:sectPr>
      </w:pPr>
    </w:p>
    <w:p w14:paraId="37353E8A" w14:textId="77777777" w:rsidR="00267633" w:rsidRPr="00267633" w:rsidRDefault="00267633" w:rsidP="00267633">
      <w:pPr>
        <w:spacing w:before="0" w:after="200" w:line="276" w:lineRule="auto"/>
        <w:jc w:val="both"/>
        <w:divId w:val="2116439976"/>
        <w:rPr>
          <w:rFonts w:ascii="Times New Roman" w:eastAsia="Calibri" w:hAnsi="Times New Roman" w:cs="Times New Roman"/>
          <w:i/>
          <w:sz w:val="22"/>
          <w:szCs w:val="22"/>
          <w:lang w:val="en-GB" w:eastAsia="en-GB"/>
        </w:rPr>
      </w:pPr>
      <w:r w:rsidRPr="00267633">
        <w:rPr>
          <w:rFonts w:ascii="Times New Roman" w:eastAsia="Calibri" w:hAnsi="Times New Roman" w:cs="Times New Roman"/>
          <w:i/>
          <w:sz w:val="22"/>
          <w:szCs w:val="22"/>
          <w:lang w:val="en-GB" w:eastAsia="en-GB"/>
        </w:rPr>
        <w:lastRenderedPageBreak/>
        <w:t>[For applications under section 71 of the Women’s Charter]</w:t>
      </w:r>
    </w:p>
    <w:p w14:paraId="10AD123F" w14:textId="77777777" w:rsidR="00267633" w:rsidRPr="00267633" w:rsidRDefault="00267633" w:rsidP="00267633">
      <w:pPr>
        <w:spacing w:before="0" w:after="200" w:line="276" w:lineRule="auto"/>
        <w:jc w:val="center"/>
        <w:divId w:val="2116439976"/>
        <w:rPr>
          <w:rFonts w:ascii="Times New Roman" w:eastAsia="Calibri" w:hAnsi="Times New Roman" w:cs="Times New Roman"/>
          <w:vertAlign w:val="superscript"/>
          <w:lang w:val="en-GB" w:eastAsia="en-GB"/>
        </w:rPr>
      </w:pPr>
      <w:r w:rsidRPr="00267633">
        <w:rPr>
          <w:rFonts w:ascii="Times New Roman" w:eastAsia="Calibri" w:hAnsi="Times New Roman" w:cs="Times New Roman"/>
          <w:lang w:val="en-GB" w:eastAsia="en-GB"/>
        </w:rPr>
        <w:t>IN THE FAMILY JUSTICE COURTS OF THE REPUBLIC OF SINGAPORE</w:t>
      </w:r>
    </w:p>
    <w:p w14:paraId="5AA1B3C2" w14:textId="77777777" w:rsidR="00267633" w:rsidRPr="00267633" w:rsidRDefault="00267633" w:rsidP="00267633">
      <w:pPr>
        <w:spacing w:before="0" w:after="200" w:line="276" w:lineRule="auto"/>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Maintenance Summons No MSS_____ of 20__</w:t>
      </w:r>
    </w:p>
    <w:p w14:paraId="0879EE26" w14:textId="77777777" w:rsidR="00267633" w:rsidRPr="00267633" w:rsidRDefault="00267633" w:rsidP="00267633">
      <w:pPr>
        <w:spacing w:before="0" w:after="200" w:line="276" w:lineRule="auto"/>
        <w:jc w:val="center"/>
        <w:divId w:val="2116439976"/>
        <w:rPr>
          <w:rFonts w:ascii="Times New Roman" w:eastAsia="Calibri" w:hAnsi="Times New Roman" w:cs="Times New Roman"/>
          <w:lang w:val="en-GB" w:eastAsia="en-GB"/>
        </w:rPr>
      </w:pPr>
    </w:p>
    <w:p w14:paraId="48B1E505" w14:textId="77777777" w:rsidR="00267633" w:rsidRPr="00267633" w:rsidRDefault="00267633" w:rsidP="00267633">
      <w:pPr>
        <w:spacing w:before="0" w:after="200" w:line="276" w:lineRule="auto"/>
        <w:jc w:val="center"/>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Between</w:t>
      </w:r>
    </w:p>
    <w:p w14:paraId="6BABDA03" w14:textId="77777777" w:rsidR="00267633" w:rsidRPr="00267633" w:rsidRDefault="00267633" w:rsidP="00267633">
      <w:pPr>
        <w:spacing w:before="0" w:after="200" w:line="276" w:lineRule="auto"/>
        <w:jc w:val="center"/>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___________________ Complainant</w:t>
      </w:r>
    </w:p>
    <w:p w14:paraId="3AD7A631" w14:textId="77777777" w:rsidR="00267633" w:rsidRPr="00267633" w:rsidRDefault="00267633" w:rsidP="00267633">
      <w:pPr>
        <w:spacing w:before="0" w:after="200" w:line="276" w:lineRule="auto"/>
        <w:jc w:val="center"/>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And</w:t>
      </w:r>
    </w:p>
    <w:p w14:paraId="7E0F7E70" w14:textId="77777777" w:rsidR="00267633" w:rsidRPr="00267633" w:rsidRDefault="00267633" w:rsidP="00267633">
      <w:pPr>
        <w:spacing w:before="0" w:after="200" w:line="276" w:lineRule="auto"/>
        <w:jc w:val="center"/>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____________________ Respondent</w:t>
      </w:r>
    </w:p>
    <w:p w14:paraId="33728A52" w14:textId="77777777" w:rsidR="00267633" w:rsidRPr="00267633" w:rsidRDefault="00267633" w:rsidP="00267633">
      <w:pPr>
        <w:spacing w:before="0" w:after="200" w:line="276" w:lineRule="auto"/>
        <w:jc w:val="center"/>
        <w:divId w:val="2116439976"/>
        <w:rPr>
          <w:rFonts w:ascii="Times New Roman" w:eastAsia="Calibri" w:hAnsi="Times New Roman" w:cs="Times New Roman"/>
          <w:b/>
          <w:lang w:val="en-GB" w:eastAsia="en-GB"/>
        </w:rPr>
      </w:pPr>
    </w:p>
    <w:p w14:paraId="4C313A8A" w14:textId="77777777" w:rsidR="00267633" w:rsidRPr="00267633" w:rsidRDefault="00267633" w:rsidP="00267633">
      <w:pPr>
        <w:spacing w:before="0" w:after="200" w:line="276" w:lineRule="auto"/>
        <w:jc w:val="center"/>
        <w:divId w:val="2116439976"/>
        <w:rPr>
          <w:rFonts w:ascii="Times New Roman" w:eastAsia="Calibri" w:hAnsi="Times New Roman" w:cs="Times New Roman"/>
          <w:b/>
          <w:lang w:val="en-GB" w:eastAsia="en-GB"/>
        </w:rPr>
      </w:pPr>
      <w:r w:rsidRPr="00267633">
        <w:rPr>
          <w:rFonts w:ascii="Times New Roman" w:eastAsia="Calibri" w:hAnsi="Times New Roman" w:cs="Times New Roman"/>
          <w:b/>
          <w:lang w:val="en-GB" w:eastAsia="en-GB"/>
        </w:rPr>
        <w:t>COMPLAINANT’S STATEMENT</w:t>
      </w:r>
    </w:p>
    <w:p w14:paraId="179F964E" w14:textId="77777777" w:rsidR="00267633" w:rsidRPr="00267633" w:rsidRDefault="00267633" w:rsidP="00267633">
      <w:pPr>
        <w:spacing w:before="0" w:after="200" w:line="276" w:lineRule="auto"/>
        <w:ind w:firstLine="720"/>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 xml:space="preserve">I, </w:t>
      </w:r>
      <w:r w:rsidRPr="00267633">
        <w:rPr>
          <w:rFonts w:ascii="Times New Roman" w:eastAsia="Calibri" w:hAnsi="Times New Roman" w:cs="Times New Roman"/>
          <w:lang w:val="en-GB" w:eastAsia="en-GB"/>
        </w:rPr>
        <w:fldChar w:fldCharType="begin">
          <w:ffData>
            <w:name w:val="Text1"/>
            <w:enabled/>
            <w:calcOnExit w:val="0"/>
            <w:textInput>
              <w:default w:val="Name and NRIC"/>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Name and NRIC</w:t>
      </w:r>
      <w:r w:rsidRPr="00267633">
        <w:rPr>
          <w:rFonts w:ascii="Times New Roman" w:eastAsia="Calibri" w:hAnsi="Times New Roman" w:cs="Times New Roman"/>
          <w:lang w:val="en-GB" w:eastAsia="en-GB"/>
        </w:rPr>
        <w:fldChar w:fldCharType="end"/>
      </w:r>
      <w:r w:rsidRPr="00267633">
        <w:rPr>
          <w:rFonts w:ascii="Times New Roman" w:eastAsia="Calibri" w:hAnsi="Times New Roman" w:cs="Times New Roman"/>
          <w:lang w:val="en-GB" w:eastAsia="en-GB"/>
        </w:rPr>
        <w:t xml:space="preserve"> of </w:t>
      </w:r>
      <w:r w:rsidRPr="00267633">
        <w:rPr>
          <w:rFonts w:ascii="Times New Roman" w:eastAsia="Calibri" w:hAnsi="Times New Roman" w:cs="Times New Roman"/>
          <w:lang w:val="en-GB" w:eastAsia="en-GB"/>
        </w:rPr>
        <w:fldChar w:fldCharType="begin">
          <w:ffData>
            <w:name w:val=""/>
            <w:enabled/>
            <w:calcOnExit w:val="0"/>
            <w:textInput>
              <w:default w:val="Address"/>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Address</w:t>
      </w:r>
      <w:r w:rsidRPr="00267633">
        <w:rPr>
          <w:rFonts w:ascii="Times New Roman" w:eastAsia="Calibri" w:hAnsi="Times New Roman" w:cs="Times New Roman"/>
          <w:lang w:val="en-GB" w:eastAsia="en-GB"/>
        </w:rPr>
        <w:fldChar w:fldCharType="end"/>
      </w:r>
      <w:r w:rsidRPr="00267633">
        <w:rPr>
          <w:rFonts w:ascii="Times New Roman" w:eastAsia="Calibri" w:hAnsi="Times New Roman" w:cs="Times New Roman"/>
          <w:lang w:val="en-GB" w:eastAsia="en-GB"/>
        </w:rPr>
        <w:t xml:space="preserve"> am the complainant in this matter.</w:t>
      </w:r>
    </w:p>
    <w:p w14:paraId="6055DD77" w14:textId="77777777" w:rsidR="00267633" w:rsidRPr="00267633" w:rsidRDefault="00267633" w:rsidP="00267633">
      <w:pPr>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2.</w:t>
      </w:r>
      <w:r w:rsidRPr="00267633">
        <w:rPr>
          <w:rFonts w:ascii="Times New Roman" w:eastAsia="Calibri" w:hAnsi="Times New Roman" w:cs="Times New Roman"/>
          <w:lang w:val="en-GB" w:eastAsia="en-GB"/>
        </w:rPr>
        <w:tab/>
        <w:t xml:space="preserve">Under a Court Order </w:t>
      </w:r>
      <w:r w:rsidRPr="00267633">
        <w:rPr>
          <w:rFonts w:ascii="Times New Roman" w:eastAsia="Calibri" w:hAnsi="Times New Roman" w:cs="Times New Roman"/>
          <w:lang w:val="en-GB" w:eastAsia="en-GB"/>
        </w:rPr>
        <w:fldChar w:fldCharType="begin">
          <w:ffData>
            <w:name w:val="Text2"/>
            <w:enabled/>
            <w:calcOnExit w:val="0"/>
            <w:textInput>
              <w:default w:val="state Maintenance Order Number / Variation Order Number etc"/>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state Maintenance Order Number / Variation Order Number etc</w:t>
      </w:r>
      <w:r w:rsidRPr="00267633">
        <w:rPr>
          <w:rFonts w:ascii="Times New Roman" w:eastAsia="Calibri" w:hAnsi="Times New Roman" w:cs="Times New Roman"/>
          <w:lang w:val="en-GB" w:eastAsia="en-GB"/>
        </w:rPr>
        <w:fldChar w:fldCharType="end"/>
      </w:r>
      <w:r w:rsidRPr="00267633">
        <w:rPr>
          <w:rFonts w:ascii="Times New Roman" w:eastAsia="Calibri" w:hAnsi="Times New Roman" w:cs="Times New Roman"/>
          <w:lang w:val="en-GB" w:eastAsia="en-GB"/>
        </w:rPr>
        <w:t xml:space="preserve"> dated </w:t>
      </w:r>
      <w:r w:rsidRPr="00267633">
        <w:rPr>
          <w:rFonts w:ascii="Times New Roman" w:eastAsia="Calibri" w:hAnsi="Times New Roman" w:cs="Times New Roman"/>
          <w:lang w:val="en-GB" w:eastAsia="en-GB"/>
        </w:rPr>
        <w:fldChar w:fldCharType="begin">
          <w:ffData>
            <w:name w:val=""/>
            <w:enabled/>
            <w:calcOnExit w:val="0"/>
            <w:textInput>
              <w:default w:val="date"/>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date</w:t>
      </w:r>
      <w:r w:rsidRPr="00267633">
        <w:rPr>
          <w:rFonts w:ascii="Times New Roman" w:eastAsia="Calibri" w:hAnsi="Times New Roman" w:cs="Times New Roman"/>
          <w:lang w:val="en-GB" w:eastAsia="en-GB"/>
        </w:rPr>
        <w:fldChar w:fldCharType="end"/>
      </w:r>
      <w:r w:rsidRPr="00267633">
        <w:rPr>
          <w:rFonts w:ascii="Times New Roman" w:eastAsia="Calibri" w:hAnsi="Times New Roman" w:cs="Times New Roman"/>
          <w:lang w:val="en-GB" w:eastAsia="en-GB"/>
        </w:rPr>
        <w:t xml:space="preserve">, the Respondent was ordered to pay </w:t>
      </w:r>
    </w:p>
    <w:p w14:paraId="591E01BC" w14:textId="77777777" w:rsidR="00267633" w:rsidRPr="00267633" w:rsidRDefault="00267633" w:rsidP="00267633">
      <w:pPr>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 xml:space="preserve">a)  </w:t>
      </w:r>
      <w:r w:rsidRPr="00267633">
        <w:rPr>
          <w:rFonts w:ascii="Times New Roman" w:eastAsia="Calibri" w:hAnsi="Times New Roman" w:cs="Times New Roman"/>
          <w:lang w:val="en-GB" w:eastAsia="en-GB"/>
        </w:rPr>
        <w:fldChar w:fldCharType="begin">
          <w:ffData>
            <w:name w:val="Text10"/>
            <w:enabled/>
            <w:calcOnExit w:val="0"/>
            <w:textInput>
              <w:default w:val="state maintenance amount"/>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state maintenance amount</w:t>
      </w:r>
      <w:r w:rsidRPr="00267633">
        <w:rPr>
          <w:rFonts w:ascii="Times New Roman" w:eastAsia="Calibri" w:hAnsi="Times New Roman" w:cs="Times New Roman"/>
          <w:lang w:val="en-GB" w:eastAsia="en-GB"/>
        </w:rPr>
        <w:fldChar w:fldCharType="end"/>
      </w:r>
      <w:r w:rsidRPr="00267633">
        <w:rPr>
          <w:rFonts w:ascii="Times New Roman" w:eastAsia="Calibri" w:hAnsi="Times New Roman" w:cs="Times New Roman"/>
          <w:lang w:val="en-GB" w:eastAsia="en-GB"/>
        </w:rPr>
        <w:t xml:space="preserve"> towards maintenance for myself with effect from </w:t>
      </w:r>
      <w:r w:rsidRPr="00267633">
        <w:rPr>
          <w:rFonts w:ascii="Times New Roman" w:eastAsia="Calibri" w:hAnsi="Times New Roman" w:cs="Times New Roman"/>
          <w:lang w:val="en-GB" w:eastAsia="en-GB"/>
        </w:rPr>
        <w:fldChar w:fldCharType="begin">
          <w:ffData>
            <w:name w:val=""/>
            <w:enabled/>
            <w:calcOnExit w:val="0"/>
            <w:textInput>
              <w:default w:val="date"/>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date</w:t>
      </w:r>
      <w:r w:rsidRPr="00267633">
        <w:rPr>
          <w:rFonts w:ascii="Times New Roman" w:eastAsia="Calibri" w:hAnsi="Times New Roman" w:cs="Times New Roman"/>
          <w:lang w:val="en-GB" w:eastAsia="en-GB"/>
        </w:rPr>
        <w:fldChar w:fldCharType="end"/>
      </w:r>
    </w:p>
    <w:p w14:paraId="6F356B86" w14:textId="77777777" w:rsidR="00267633" w:rsidRPr="00267633" w:rsidRDefault="00267633" w:rsidP="00267633">
      <w:pPr>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 xml:space="preserve">b) </w:t>
      </w:r>
      <w:r w:rsidRPr="00267633">
        <w:rPr>
          <w:rFonts w:ascii="Times New Roman" w:eastAsia="Calibri" w:hAnsi="Times New Roman" w:cs="Times New Roman"/>
          <w:lang w:val="en-GB" w:eastAsia="en-GB"/>
        </w:rPr>
        <w:fldChar w:fldCharType="begin">
          <w:ffData>
            <w:name w:val="Text10"/>
            <w:enabled/>
            <w:calcOnExit w:val="0"/>
            <w:textInput>
              <w:default w:val="state maintenance amount"/>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state maintenance amount</w:t>
      </w:r>
      <w:r w:rsidRPr="00267633">
        <w:rPr>
          <w:rFonts w:ascii="Times New Roman" w:eastAsia="Calibri" w:hAnsi="Times New Roman" w:cs="Times New Roman"/>
          <w:lang w:val="en-GB" w:eastAsia="en-GB"/>
        </w:rPr>
        <w:fldChar w:fldCharType="end"/>
      </w:r>
      <w:r w:rsidRPr="00267633">
        <w:rPr>
          <w:rFonts w:ascii="Times New Roman" w:eastAsia="Calibri" w:hAnsi="Times New Roman" w:cs="Times New Roman"/>
          <w:lang w:val="en-GB" w:eastAsia="en-GB"/>
        </w:rPr>
        <w:t xml:space="preserve"> towards maintenance for my child/children with effect from </w:t>
      </w:r>
      <w:r w:rsidRPr="00267633">
        <w:rPr>
          <w:rFonts w:ascii="Times New Roman" w:eastAsia="Calibri" w:hAnsi="Times New Roman" w:cs="Times New Roman"/>
          <w:lang w:val="en-GB" w:eastAsia="en-GB"/>
        </w:rPr>
        <w:fldChar w:fldCharType="begin">
          <w:ffData>
            <w:name w:val=""/>
            <w:enabled/>
            <w:calcOnExit w:val="0"/>
            <w:textInput>
              <w:default w:val="date"/>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date</w:t>
      </w:r>
      <w:r w:rsidRPr="00267633">
        <w:rPr>
          <w:rFonts w:ascii="Times New Roman" w:eastAsia="Calibri" w:hAnsi="Times New Roman" w:cs="Times New Roman"/>
          <w:lang w:val="en-GB" w:eastAsia="en-GB"/>
        </w:rPr>
        <w:fldChar w:fldCharType="end"/>
      </w:r>
      <w:r w:rsidRPr="00267633">
        <w:rPr>
          <w:rFonts w:ascii="Times New Roman" w:eastAsia="Calibri" w:hAnsi="Times New Roman" w:cs="Times New Roman"/>
          <w:lang w:val="en-GB" w:eastAsia="en-GB"/>
        </w:rPr>
        <w:t>. The child/children is/are*:</w:t>
      </w:r>
    </w:p>
    <w:p w14:paraId="6F6AF8E6" w14:textId="77777777" w:rsidR="00267633" w:rsidRPr="00267633" w:rsidRDefault="00267633" w:rsidP="00267633">
      <w:pPr>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ab/>
      </w:r>
      <w:proofErr w:type="spellStart"/>
      <w:r w:rsidRPr="00267633">
        <w:rPr>
          <w:rFonts w:ascii="Times New Roman" w:eastAsia="Calibri" w:hAnsi="Times New Roman" w:cs="Times New Roman"/>
          <w:lang w:val="en-GB" w:eastAsia="en-GB"/>
        </w:rPr>
        <w:t>i</w:t>
      </w:r>
      <w:proofErr w:type="spellEnd"/>
      <w:r w:rsidRPr="00267633">
        <w:rPr>
          <w:rFonts w:ascii="Times New Roman" w:eastAsia="Calibri" w:hAnsi="Times New Roman" w:cs="Times New Roman"/>
          <w:lang w:val="en-GB" w:eastAsia="en-GB"/>
        </w:rPr>
        <w:t xml:space="preserve">) </w:t>
      </w:r>
      <w:r w:rsidRPr="00267633">
        <w:rPr>
          <w:rFonts w:ascii="Times New Roman" w:eastAsia="Calibri" w:hAnsi="Times New Roman" w:cs="Times New Roman"/>
          <w:lang w:val="en-GB" w:eastAsia="en-GB"/>
        </w:rPr>
        <w:fldChar w:fldCharType="begin">
          <w:ffData>
            <w:name w:val="Text3"/>
            <w:enabled/>
            <w:calcOnExit w:val="0"/>
            <w:textInput>
              <w:default w:val="Name of child"/>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Name of child</w:t>
      </w:r>
      <w:r w:rsidRPr="00267633">
        <w:rPr>
          <w:rFonts w:ascii="Times New Roman" w:eastAsia="Calibri" w:hAnsi="Times New Roman" w:cs="Times New Roman"/>
          <w:lang w:val="en-GB" w:eastAsia="en-GB"/>
        </w:rPr>
        <w:fldChar w:fldCharType="end"/>
      </w:r>
      <w:r w:rsidRPr="00267633">
        <w:rPr>
          <w:rFonts w:ascii="Times New Roman" w:eastAsia="Calibri" w:hAnsi="Times New Roman" w:cs="Times New Roman"/>
          <w:lang w:val="en-GB" w:eastAsia="en-GB"/>
        </w:rPr>
        <w:t xml:space="preserve">, born on </w:t>
      </w:r>
      <w:r w:rsidRPr="00267633">
        <w:rPr>
          <w:rFonts w:ascii="Times New Roman" w:eastAsia="Calibri" w:hAnsi="Times New Roman" w:cs="Times New Roman"/>
          <w:lang w:val="en-GB" w:eastAsia="en-GB"/>
        </w:rPr>
        <w:fldChar w:fldCharType="begin">
          <w:ffData>
            <w:name w:val=""/>
            <w:enabled/>
            <w:calcOnExit w:val="0"/>
            <w:textInput>
              <w:default w:val="Date of Birth"/>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Date of Birth</w:t>
      </w:r>
      <w:r w:rsidRPr="00267633">
        <w:rPr>
          <w:rFonts w:ascii="Times New Roman" w:eastAsia="Calibri" w:hAnsi="Times New Roman" w:cs="Times New Roman"/>
          <w:lang w:val="en-GB" w:eastAsia="en-GB"/>
        </w:rPr>
        <w:fldChar w:fldCharType="end"/>
      </w:r>
    </w:p>
    <w:p w14:paraId="75DB8E41" w14:textId="77777777" w:rsidR="00267633" w:rsidRPr="00267633" w:rsidRDefault="00267633" w:rsidP="00267633">
      <w:pPr>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 xml:space="preserve">          ii) </w:t>
      </w:r>
      <w:r w:rsidRPr="00267633">
        <w:rPr>
          <w:rFonts w:ascii="Times New Roman" w:eastAsia="Calibri" w:hAnsi="Times New Roman" w:cs="Times New Roman"/>
          <w:lang w:val="en-GB" w:eastAsia="en-GB"/>
        </w:rPr>
        <w:fldChar w:fldCharType="begin">
          <w:ffData>
            <w:name w:val="Text3"/>
            <w:enabled/>
            <w:calcOnExit w:val="0"/>
            <w:textInput>
              <w:default w:val="Name of child"/>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Name of child</w:t>
      </w:r>
      <w:r w:rsidRPr="00267633">
        <w:rPr>
          <w:rFonts w:ascii="Times New Roman" w:eastAsia="Calibri" w:hAnsi="Times New Roman" w:cs="Times New Roman"/>
          <w:lang w:val="en-GB" w:eastAsia="en-GB"/>
        </w:rPr>
        <w:fldChar w:fldCharType="end"/>
      </w:r>
      <w:r w:rsidRPr="00267633">
        <w:rPr>
          <w:rFonts w:ascii="Times New Roman" w:eastAsia="Calibri" w:hAnsi="Times New Roman" w:cs="Times New Roman"/>
          <w:lang w:val="en-GB" w:eastAsia="en-GB"/>
        </w:rPr>
        <w:t xml:space="preserve">, born on </w:t>
      </w:r>
      <w:r w:rsidRPr="00267633">
        <w:rPr>
          <w:rFonts w:ascii="Times New Roman" w:eastAsia="Calibri" w:hAnsi="Times New Roman" w:cs="Times New Roman"/>
          <w:lang w:val="en-GB" w:eastAsia="en-GB"/>
        </w:rPr>
        <w:fldChar w:fldCharType="begin">
          <w:ffData>
            <w:name w:val=""/>
            <w:enabled/>
            <w:calcOnExit w:val="0"/>
            <w:textInput>
              <w:default w:val="Date of Birth"/>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Date of Birth</w:t>
      </w:r>
      <w:r w:rsidRPr="00267633">
        <w:rPr>
          <w:rFonts w:ascii="Times New Roman" w:eastAsia="Calibri" w:hAnsi="Times New Roman" w:cs="Times New Roman"/>
          <w:lang w:val="en-GB" w:eastAsia="en-GB"/>
        </w:rPr>
        <w:fldChar w:fldCharType="end"/>
      </w:r>
    </w:p>
    <w:p w14:paraId="02ED59D0" w14:textId="77777777" w:rsidR="00267633" w:rsidRPr="00267633" w:rsidRDefault="00267633" w:rsidP="00267633">
      <w:pPr>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 xml:space="preserve"> </w:t>
      </w:r>
      <w:proofErr w:type="gramStart"/>
      <w:r w:rsidRPr="00267633">
        <w:rPr>
          <w:rFonts w:ascii="Times New Roman" w:eastAsia="Calibri" w:hAnsi="Times New Roman" w:cs="Times New Roman"/>
          <w:lang w:val="en-GB" w:eastAsia="en-GB"/>
        </w:rPr>
        <w:t xml:space="preserve">c)  </w:t>
      </w:r>
      <w:r w:rsidRPr="00267633">
        <w:rPr>
          <w:rFonts w:ascii="Times New Roman" w:eastAsia="Calibri" w:hAnsi="Times New Roman" w:cs="Times New Roman"/>
          <w:i/>
          <w:lang w:val="en-GB" w:eastAsia="en-GB"/>
        </w:rPr>
        <w:t>(</w:t>
      </w:r>
      <w:proofErr w:type="gramEnd"/>
      <w:r w:rsidRPr="00267633">
        <w:rPr>
          <w:rFonts w:ascii="Times New Roman" w:eastAsia="Calibri" w:hAnsi="Times New Roman" w:cs="Times New Roman"/>
          <w:i/>
          <w:lang w:val="en-GB" w:eastAsia="en-GB"/>
        </w:rPr>
        <w:t xml:space="preserve">if applicable) </w:t>
      </w:r>
      <w:r w:rsidRPr="00267633">
        <w:rPr>
          <w:rFonts w:ascii="Times New Roman" w:eastAsia="Calibri" w:hAnsi="Times New Roman" w:cs="Times New Roman"/>
          <w:lang w:val="en-GB" w:eastAsia="en-GB"/>
        </w:rPr>
        <w:t xml:space="preserve">Other Orders: </w:t>
      </w:r>
      <w:r w:rsidRPr="00267633">
        <w:rPr>
          <w:rFonts w:ascii="Times New Roman" w:eastAsia="Calibri" w:hAnsi="Times New Roman" w:cs="Times New Roman"/>
          <w:lang w:val="en-GB" w:eastAsia="en-GB"/>
        </w:rPr>
        <w:fldChar w:fldCharType="begin">
          <w:ffData>
            <w:name w:val=""/>
            <w:enabled/>
            <w:calcOnExit w:val="0"/>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 </w:t>
      </w:r>
      <w:r w:rsidRPr="00267633">
        <w:rPr>
          <w:rFonts w:ascii="Times New Roman" w:eastAsia="Calibri" w:hAnsi="Times New Roman" w:cs="Times New Roman"/>
          <w:noProof/>
          <w:lang w:val="en-GB" w:eastAsia="en-GB"/>
        </w:rPr>
        <w:t> </w:t>
      </w:r>
      <w:r w:rsidRPr="00267633">
        <w:rPr>
          <w:rFonts w:ascii="Times New Roman" w:eastAsia="Calibri" w:hAnsi="Times New Roman" w:cs="Times New Roman"/>
          <w:noProof/>
          <w:lang w:val="en-GB" w:eastAsia="en-GB"/>
        </w:rPr>
        <w:t> </w:t>
      </w:r>
      <w:r w:rsidRPr="00267633">
        <w:rPr>
          <w:rFonts w:ascii="Times New Roman" w:eastAsia="Calibri" w:hAnsi="Times New Roman" w:cs="Times New Roman"/>
          <w:noProof/>
          <w:lang w:val="en-GB" w:eastAsia="en-GB"/>
        </w:rPr>
        <w:t> </w:t>
      </w:r>
      <w:r w:rsidRPr="00267633">
        <w:rPr>
          <w:rFonts w:ascii="Times New Roman" w:eastAsia="Calibri" w:hAnsi="Times New Roman" w:cs="Times New Roman"/>
          <w:noProof/>
          <w:lang w:val="en-GB" w:eastAsia="en-GB"/>
        </w:rPr>
        <w:t> </w:t>
      </w:r>
      <w:r w:rsidRPr="00267633">
        <w:rPr>
          <w:rFonts w:ascii="Times New Roman" w:eastAsia="Calibri" w:hAnsi="Times New Roman" w:cs="Times New Roman"/>
          <w:lang w:val="en-GB" w:eastAsia="en-GB"/>
        </w:rPr>
        <w:fldChar w:fldCharType="end"/>
      </w:r>
    </w:p>
    <w:p w14:paraId="669B4053" w14:textId="77777777" w:rsidR="00267633" w:rsidRPr="00267633" w:rsidRDefault="00267633" w:rsidP="00267633">
      <w:pPr>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A copy of the Order of Court is attached as C1 to this statement.</w:t>
      </w:r>
    </w:p>
    <w:p w14:paraId="6CFFA018" w14:textId="77777777" w:rsidR="00267633" w:rsidRPr="00267633" w:rsidRDefault="00267633" w:rsidP="00267633">
      <w:pPr>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 xml:space="preserve">3     The Respondent is in arrears of </w:t>
      </w:r>
      <w:r w:rsidRPr="00267633">
        <w:rPr>
          <w:rFonts w:ascii="Times New Roman" w:eastAsia="Calibri" w:hAnsi="Times New Roman" w:cs="Times New Roman"/>
          <w:lang w:val="en-GB" w:eastAsia="en-GB"/>
        </w:rPr>
        <w:fldChar w:fldCharType="begin">
          <w:ffData>
            <w:name w:val=""/>
            <w:enabled/>
            <w:calcOnExit w:val="0"/>
            <w:textInput>
              <w:default w:val="state arrears amount"/>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state arrears amount</w:t>
      </w:r>
      <w:r w:rsidRPr="00267633">
        <w:rPr>
          <w:rFonts w:ascii="Times New Roman" w:eastAsia="Calibri" w:hAnsi="Times New Roman" w:cs="Times New Roman"/>
          <w:lang w:val="en-GB" w:eastAsia="en-GB"/>
        </w:rPr>
        <w:fldChar w:fldCharType="end"/>
      </w:r>
      <w:r w:rsidRPr="00267633">
        <w:rPr>
          <w:rFonts w:ascii="Times New Roman" w:eastAsia="Calibri" w:hAnsi="Times New Roman" w:cs="Times New Roman"/>
          <w:lang w:val="en-GB" w:eastAsia="en-GB"/>
        </w:rPr>
        <w:t xml:space="preserve"> as at </w:t>
      </w:r>
      <w:r w:rsidRPr="00267633">
        <w:rPr>
          <w:rFonts w:ascii="Times New Roman" w:eastAsia="Calibri" w:hAnsi="Times New Roman" w:cs="Times New Roman"/>
          <w:lang w:val="en-GB" w:eastAsia="en-GB"/>
        </w:rPr>
        <w:fldChar w:fldCharType="begin">
          <w:ffData>
            <w:name w:val=""/>
            <w:enabled/>
            <w:calcOnExit w:val="0"/>
            <w:textInput>
              <w:default w:val="date"/>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date</w:t>
      </w:r>
      <w:r w:rsidRPr="00267633">
        <w:rPr>
          <w:rFonts w:ascii="Times New Roman" w:eastAsia="Calibri" w:hAnsi="Times New Roman" w:cs="Times New Roman"/>
          <w:lang w:val="en-GB" w:eastAsia="en-GB"/>
        </w:rPr>
        <w:fldChar w:fldCharType="end"/>
      </w:r>
      <w:r w:rsidRPr="00267633">
        <w:rPr>
          <w:rFonts w:ascii="Times New Roman" w:eastAsia="Calibri" w:hAnsi="Times New Roman" w:cs="Times New Roman"/>
          <w:lang w:val="en-GB" w:eastAsia="en-GB"/>
        </w:rPr>
        <w:t>. I attach as Exhibit C2, the Computation of Arrears.</w:t>
      </w:r>
    </w:p>
    <w:p w14:paraId="25ADB7CD" w14:textId="77777777" w:rsidR="00267633" w:rsidRPr="00267633" w:rsidRDefault="00267633" w:rsidP="00267633">
      <w:pPr>
        <w:spacing w:before="0" w:after="200" w:line="276" w:lineRule="auto"/>
        <w:jc w:val="both"/>
        <w:divId w:val="2116439976"/>
        <w:rPr>
          <w:rFonts w:ascii="Times New Roman" w:eastAsia="Calibri" w:hAnsi="Times New Roman" w:cs="Times New Roman"/>
          <w:b/>
          <w:lang w:val="en-GB" w:eastAsia="en-GB"/>
        </w:rPr>
      </w:pPr>
      <w:r w:rsidRPr="00267633">
        <w:rPr>
          <w:rFonts w:ascii="Times New Roman" w:eastAsia="Calibri" w:hAnsi="Times New Roman" w:cs="Times New Roman"/>
          <w:b/>
          <w:lang w:val="en-GB" w:eastAsia="en-GB"/>
        </w:rPr>
        <w:t>Supporting Evidence of Non-payment</w:t>
      </w:r>
    </w:p>
    <w:p w14:paraId="1470E959" w14:textId="77777777" w:rsidR="00267633" w:rsidRPr="00267633" w:rsidRDefault="00267633" w:rsidP="00267633">
      <w:pPr>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 xml:space="preserve">4a    </w:t>
      </w:r>
      <w:proofErr w:type="gramStart"/>
      <w:r w:rsidRPr="00267633">
        <w:rPr>
          <w:rFonts w:ascii="Times New Roman" w:eastAsia="Calibri" w:hAnsi="Times New Roman" w:cs="Times New Roman"/>
          <w:lang w:val="en-GB" w:eastAsia="en-GB"/>
        </w:rPr>
        <w:t>The</w:t>
      </w:r>
      <w:proofErr w:type="gramEnd"/>
      <w:r w:rsidRPr="00267633">
        <w:rPr>
          <w:rFonts w:ascii="Times New Roman" w:eastAsia="Calibri" w:hAnsi="Times New Roman" w:cs="Times New Roman"/>
          <w:lang w:val="en-GB" w:eastAsia="en-GB"/>
        </w:rPr>
        <w:t xml:space="preserve"> respondent was ordered to pay the maintenance into a designated account </w:t>
      </w:r>
      <w:r w:rsidRPr="00267633">
        <w:rPr>
          <w:rFonts w:ascii="Times New Roman" w:eastAsia="Calibri" w:hAnsi="Times New Roman" w:cs="Times New Roman"/>
          <w:lang w:val="en-GB" w:eastAsia="en-GB"/>
        </w:rPr>
        <w:fldChar w:fldCharType="begin">
          <w:ffData>
            <w:name w:val=""/>
            <w:enabled/>
            <w:calcOnExit w:val="0"/>
            <w:textInput>
              <w:default w:val="state Bank and Account Number"/>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state Bank and Account Number</w:t>
      </w:r>
      <w:r w:rsidRPr="00267633">
        <w:rPr>
          <w:rFonts w:ascii="Times New Roman" w:eastAsia="Calibri" w:hAnsi="Times New Roman" w:cs="Times New Roman"/>
          <w:lang w:val="en-GB" w:eastAsia="en-GB"/>
        </w:rPr>
        <w:fldChar w:fldCharType="end"/>
      </w:r>
      <w:r w:rsidRPr="00267633">
        <w:rPr>
          <w:rFonts w:ascii="Times New Roman" w:eastAsia="Calibri" w:hAnsi="Times New Roman" w:cs="Times New Roman"/>
          <w:lang w:val="en-GB" w:eastAsia="en-GB"/>
        </w:rPr>
        <w:t>. I attach as C3 documents to prove that payment has not been made.  (Complainant to attach a copy of the relevant entries in the Bank Book to show payments received to date or non-payment</w:t>
      </w:r>
      <w:proofErr w:type="gramStart"/>
      <w:r w:rsidRPr="00267633">
        <w:rPr>
          <w:rFonts w:ascii="Times New Roman" w:eastAsia="Calibri" w:hAnsi="Times New Roman" w:cs="Times New Roman"/>
          <w:lang w:val="en-GB" w:eastAsia="en-GB"/>
        </w:rPr>
        <w:t>.)*</w:t>
      </w:r>
      <w:proofErr w:type="gramEnd"/>
    </w:p>
    <w:p w14:paraId="4AB4C5CF" w14:textId="77777777" w:rsidR="0032341B" w:rsidRDefault="0032341B" w:rsidP="00267633">
      <w:pPr>
        <w:spacing w:before="0" w:after="200" w:line="276" w:lineRule="auto"/>
        <w:jc w:val="both"/>
        <w:divId w:val="2116439976"/>
        <w:rPr>
          <w:rFonts w:ascii="Times New Roman" w:eastAsia="Calibri" w:hAnsi="Times New Roman" w:cs="Times New Roman"/>
          <w:lang w:val="en-GB" w:eastAsia="en-GB"/>
        </w:rPr>
      </w:pPr>
    </w:p>
    <w:p w14:paraId="1415852C" w14:textId="77777777" w:rsidR="00267633" w:rsidRPr="00267633" w:rsidRDefault="00267633" w:rsidP="00267633">
      <w:pPr>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4b      I attach documents as evidence of non–payment* (If payment is to be made direct)</w:t>
      </w:r>
    </w:p>
    <w:p w14:paraId="18A29CD6" w14:textId="77777777" w:rsidR="00267633" w:rsidRPr="00267633" w:rsidRDefault="00267633" w:rsidP="00267633">
      <w:pPr>
        <w:pBdr>
          <w:bottom w:val="single" w:sz="12" w:space="1" w:color="auto"/>
        </w:pBdr>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lastRenderedPageBreak/>
        <w:t>5.    I now seek enforcement of the above order.</w:t>
      </w:r>
    </w:p>
    <w:p w14:paraId="31678BE5" w14:textId="77777777" w:rsidR="00267633" w:rsidRPr="00267633" w:rsidRDefault="00267633" w:rsidP="00267633">
      <w:pPr>
        <w:pBdr>
          <w:bottom w:val="single" w:sz="12" w:space="1" w:color="auto"/>
        </w:pBdr>
        <w:spacing w:before="0" w:after="200" w:line="276" w:lineRule="auto"/>
        <w:jc w:val="both"/>
        <w:divId w:val="2116439976"/>
        <w:rPr>
          <w:rFonts w:ascii="Times New Roman" w:eastAsia="Calibri" w:hAnsi="Times New Roman" w:cs="Times New Roman"/>
          <w:lang w:val="en-GB" w:eastAsia="en-GB"/>
        </w:rPr>
      </w:pPr>
    </w:p>
    <w:p w14:paraId="6C6E94F9" w14:textId="77777777" w:rsidR="00267633" w:rsidRPr="00267633" w:rsidRDefault="00267633" w:rsidP="00267633">
      <w:pPr>
        <w:spacing w:before="0" w:after="0" w:line="240" w:lineRule="auto"/>
        <w:divId w:val="2116439976"/>
        <w:rPr>
          <w:rFonts w:ascii="Times New Roman" w:eastAsia="Calibri" w:hAnsi="Times New Roman" w:cs="Times New Roman"/>
          <w:lang w:val="en-GB" w:eastAsia="en-GB"/>
        </w:rPr>
      </w:pPr>
    </w:p>
    <w:p w14:paraId="69560AEB" w14:textId="77777777" w:rsidR="00267633" w:rsidRPr="00267633" w:rsidRDefault="00267633" w:rsidP="00267633">
      <w:pPr>
        <w:spacing w:before="0" w:after="0" w:line="240" w:lineRule="auto"/>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 xml:space="preserve">__________________________ </w:t>
      </w:r>
    </w:p>
    <w:p w14:paraId="24EDB9F5" w14:textId="77777777" w:rsidR="00267633" w:rsidRPr="00267633" w:rsidRDefault="00267633" w:rsidP="00267633">
      <w:pPr>
        <w:spacing w:before="0" w:after="0" w:line="240" w:lineRule="auto"/>
        <w:divId w:val="2116439976"/>
        <w:rPr>
          <w:rFonts w:ascii="Times New Roman" w:eastAsia="Calibri" w:hAnsi="Times New Roman" w:cs="Times New Roman"/>
          <w:b/>
          <w:sz w:val="20"/>
          <w:szCs w:val="22"/>
          <w:lang w:val="en-GB" w:eastAsia="en-GB"/>
        </w:rPr>
      </w:pPr>
      <w:r w:rsidRPr="00267633">
        <w:rPr>
          <w:rFonts w:ascii="Times New Roman" w:eastAsia="Calibri" w:hAnsi="Times New Roman" w:cs="Times New Roman"/>
          <w:b/>
          <w:sz w:val="20"/>
          <w:szCs w:val="22"/>
          <w:lang w:val="en-GB" w:eastAsia="en-GB"/>
        </w:rPr>
        <w:t xml:space="preserve">Signature </w:t>
      </w:r>
    </w:p>
    <w:p w14:paraId="4F03A4A6" w14:textId="77777777" w:rsidR="00267633" w:rsidRPr="00267633" w:rsidRDefault="00267633" w:rsidP="00267633">
      <w:pPr>
        <w:spacing w:before="0" w:after="0" w:line="276" w:lineRule="auto"/>
        <w:jc w:val="both"/>
        <w:divId w:val="2116439976"/>
        <w:rPr>
          <w:rFonts w:ascii="Times New Roman" w:eastAsia="Calibri" w:hAnsi="Times New Roman" w:cs="Times New Roman"/>
          <w:lang w:val="en-GB" w:eastAsia="en-GB"/>
        </w:rPr>
      </w:pPr>
    </w:p>
    <w:p w14:paraId="59D05A6E" w14:textId="77777777" w:rsidR="00267633" w:rsidRPr="00267633" w:rsidRDefault="00267633" w:rsidP="00267633">
      <w:pPr>
        <w:spacing w:before="0" w:after="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 xml:space="preserve">__________________________ </w:t>
      </w:r>
    </w:p>
    <w:p w14:paraId="292A1DE8" w14:textId="77777777" w:rsidR="00267633" w:rsidRPr="00267633" w:rsidRDefault="00267633" w:rsidP="00267633">
      <w:pPr>
        <w:spacing w:before="0" w:after="200" w:line="276" w:lineRule="auto"/>
        <w:divId w:val="2116439976"/>
        <w:rPr>
          <w:rFonts w:ascii="Times New Roman" w:eastAsia="Calibri" w:hAnsi="Times New Roman" w:cs="Times New Roman"/>
          <w:b/>
          <w:sz w:val="22"/>
          <w:szCs w:val="22"/>
          <w:lang w:val="en-GB" w:eastAsia="en-GB"/>
        </w:rPr>
      </w:pPr>
      <w:r w:rsidRPr="00267633">
        <w:rPr>
          <w:rFonts w:ascii="Times New Roman" w:eastAsia="Calibri" w:hAnsi="Times New Roman" w:cs="Times New Roman"/>
          <w:b/>
          <w:sz w:val="20"/>
          <w:szCs w:val="22"/>
          <w:lang w:val="en-GB" w:eastAsia="en-GB"/>
        </w:rPr>
        <w:t>Date (DD/MM/YYYY)</w:t>
      </w:r>
    </w:p>
    <w:p w14:paraId="4FCA0EFE" w14:textId="77777777" w:rsidR="00EE3521" w:rsidRDefault="00267633" w:rsidP="00267633">
      <w:pPr>
        <w:spacing w:before="0" w:after="200" w:line="276" w:lineRule="auto"/>
        <w:divId w:val="2116439976"/>
        <w:rPr>
          <w:rFonts w:ascii="Times New Roman" w:hAnsi="Times New Roman" w:cs="Times New Roman"/>
          <w:sz w:val="18"/>
          <w:szCs w:val="18"/>
          <w:lang w:val="en-GB" w:eastAsia="en-GB"/>
        </w:rPr>
        <w:sectPr w:rsidR="00EE3521" w:rsidSect="00C63330">
          <w:pgSz w:w="11906" w:h="16838" w:code="9"/>
          <w:pgMar w:top="1440" w:right="1416" w:bottom="1440" w:left="1418" w:header="720" w:footer="720" w:gutter="0"/>
          <w:paperSrc w:first="1" w:other="1"/>
          <w:cols w:space="720"/>
          <w:noEndnote/>
        </w:sectPr>
      </w:pPr>
      <w:r w:rsidRPr="0060595F">
        <w:rPr>
          <w:rFonts w:ascii="Times New Roman" w:hAnsi="Times New Roman" w:cs="Times New Roman"/>
          <w:sz w:val="18"/>
          <w:szCs w:val="18"/>
          <w:lang w:val="en-GB" w:eastAsia="en-GB"/>
        </w:rPr>
        <w:t xml:space="preserve">* </w:t>
      </w:r>
      <w:r w:rsidRPr="0060595F">
        <w:rPr>
          <w:rFonts w:ascii="Times New Roman" w:hAnsi="Times New Roman" w:cs="Times New Roman"/>
          <w:i/>
          <w:sz w:val="18"/>
          <w:szCs w:val="18"/>
          <w:lang w:val="en-GB" w:eastAsia="en-GB"/>
        </w:rPr>
        <w:t>Delete as applicable</w:t>
      </w:r>
      <w:r w:rsidRPr="0060595F">
        <w:rPr>
          <w:rFonts w:ascii="Times New Roman" w:hAnsi="Times New Roman" w:cs="Times New Roman"/>
          <w:sz w:val="18"/>
          <w:szCs w:val="18"/>
          <w:lang w:val="en-GB" w:eastAsia="en-GB"/>
        </w:rPr>
        <w:t xml:space="preserve"> </w:t>
      </w:r>
    </w:p>
    <w:tbl>
      <w:tblPr>
        <w:tblW w:w="9240" w:type="dxa"/>
        <w:jc w:val="center"/>
        <w:tblLayout w:type="fixed"/>
        <w:tblLook w:val="0000" w:firstRow="0" w:lastRow="0" w:firstColumn="0" w:lastColumn="0" w:noHBand="0" w:noVBand="0"/>
      </w:tblPr>
      <w:tblGrid>
        <w:gridCol w:w="3080"/>
        <w:gridCol w:w="3080"/>
        <w:gridCol w:w="3080"/>
      </w:tblGrid>
      <w:tr w:rsidR="00EE3521" w:rsidRPr="005B66B7" w14:paraId="1F2CD331" w14:textId="77777777" w:rsidTr="00EE3521">
        <w:trPr>
          <w:divId w:val="2116439976"/>
          <w:jc w:val="center"/>
        </w:trPr>
        <w:tc>
          <w:tcPr>
            <w:tcW w:w="3080" w:type="dxa"/>
          </w:tcPr>
          <w:p w14:paraId="15AE0B94" w14:textId="77777777" w:rsidR="00EE3521" w:rsidRPr="003A00FD" w:rsidRDefault="00EE3521" w:rsidP="00312957">
            <w:pPr>
              <w:spacing w:after="120" w:line="240" w:lineRule="auto"/>
              <w:rPr>
                <w:rFonts w:ascii="Times New Roman" w:hAnsi="Times New Roman" w:cs="Times New Roman"/>
                <w:lang w:val="en-GB" w:eastAsia="zh-CN"/>
              </w:rPr>
            </w:pPr>
            <w:r w:rsidRPr="003A00FD">
              <w:rPr>
                <w:rFonts w:ascii="Times New Roman" w:hAnsi="Times New Roman" w:cs="Times New Roman"/>
                <w:lang w:val="en-GB" w:eastAsia="zh-CN"/>
              </w:rPr>
              <w:lastRenderedPageBreak/>
              <w:br w:type="page"/>
            </w:r>
          </w:p>
        </w:tc>
        <w:tc>
          <w:tcPr>
            <w:tcW w:w="3080" w:type="dxa"/>
          </w:tcPr>
          <w:p w14:paraId="50FEF66B" w14:textId="77777777" w:rsidR="00EE3521" w:rsidRPr="003A00FD" w:rsidRDefault="00EE3521" w:rsidP="00312957">
            <w:pPr>
              <w:keepNext/>
              <w:spacing w:after="0" w:line="240" w:lineRule="auto"/>
              <w:jc w:val="center"/>
              <w:outlineLvl w:val="1"/>
              <w:rPr>
                <w:rFonts w:ascii="Times New Roman" w:hAnsi="Times New Roman"/>
                <w:bCs/>
                <w:iCs/>
                <w:spacing w:val="-3"/>
                <w:lang w:val="en-GB" w:eastAsia="zh-CN"/>
              </w:rPr>
            </w:pPr>
            <w:r w:rsidRPr="003A00FD">
              <w:rPr>
                <w:rFonts w:ascii="Times New Roman" w:hAnsi="Times New Roman"/>
                <w:bCs/>
                <w:iCs/>
                <w:spacing w:val="-3"/>
                <w:lang w:val="en-GB" w:eastAsia="zh-CN"/>
              </w:rPr>
              <w:t xml:space="preserve">FORM </w:t>
            </w:r>
            <w:r>
              <w:rPr>
                <w:rFonts w:ascii="Times New Roman" w:hAnsi="Times New Roman"/>
                <w:bCs/>
                <w:iCs/>
                <w:spacing w:val="-3"/>
                <w:lang w:val="en-GB" w:eastAsia="zh-CN"/>
              </w:rPr>
              <w:t>209A</w:t>
            </w:r>
          </w:p>
        </w:tc>
        <w:tc>
          <w:tcPr>
            <w:tcW w:w="3080" w:type="dxa"/>
          </w:tcPr>
          <w:p w14:paraId="604055EA" w14:textId="77777777" w:rsidR="00EE3521" w:rsidRPr="003A00FD" w:rsidRDefault="00EE3521" w:rsidP="00312957">
            <w:pPr>
              <w:spacing w:after="120" w:line="240" w:lineRule="auto"/>
              <w:rPr>
                <w:rFonts w:ascii="Times New Roman" w:hAnsi="Times New Roman" w:cs="Times New Roman"/>
                <w:lang w:val="en-GB" w:eastAsia="zh-CN"/>
              </w:rPr>
            </w:pPr>
          </w:p>
        </w:tc>
      </w:tr>
    </w:tbl>
    <w:p w14:paraId="15AEC8D5" w14:textId="77777777" w:rsidR="00EE3521" w:rsidRPr="00EE3521" w:rsidRDefault="00EE3521" w:rsidP="00EE3521">
      <w:pPr>
        <w:divId w:val="2116439976"/>
        <w:rPr>
          <w:rFonts w:ascii="Times New Roman" w:hAnsi="Times New Roman" w:cs="Times New Roman"/>
          <w:b/>
          <w:sz w:val="22"/>
          <w:szCs w:val="22"/>
        </w:rPr>
      </w:pPr>
      <w:r w:rsidRPr="00EE3521">
        <w:rPr>
          <w:rFonts w:ascii="Times New Roman" w:hAnsi="Times New Roman" w:cs="Times New Roman"/>
          <w:sz w:val="22"/>
          <w:szCs w:val="22"/>
        </w:rPr>
        <w:t>Para 25A</w:t>
      </w:r>
    </w:p>
    <w:p w14:paraId="6D5B5889" w14:textId="77777777" w:rsidR="00EE3521" w:rsidRPr="00606246" w:rsidRDefault="00EE3521" w:rsidP="00EE3521">
      <w:pPr>
        <w:jc w:val="center"/>
        <w:divId w:val="2116439976"/>
        <w:rPr>
          <w:rFonts w:ascii="Times New Roman" w:hAnsi="Times New Roman" w:cs="Times New Roman"/>
          <w:b/>
        </w:rPr>
      </w:pPr>
      <w:r w:rsidRPr="00606246">
        <w:rPr>
          <w:rFonts w:ascii="Times New Roman" w:hAnsi="Times New Roman" w:cs="Times New Roman"/>
          <w:b/>
        </w:rPr>
        <w:t>REQUEST BY MAINTENANCE RECORD OFFICER FOR PARTY’S DOCUMENTS UNDER RULE 114</w:t>
      </w:r>
      <w:proofErr w:type="gramStart"/>
      <w:r w:rsidRPr="00606246">
        <w:rPr>
          <w:rFonts w:ascii="Times New Roman" w:hAnsi="Times New Roman" w:cs="Times New Roman"/>
          <w:b/>
        </w:rPr>
        <w:t>B(</w:t>
      </w:r>
      <w:proofErr w:type="gramEnd"/>
      <w:r w:rsidRPr="00606246">
        <w:rPr>
          <w:rFonts w:ascii="Times New Roman" w:hAnsi="Times New Roman" w:cs="Times New Roman"/>
          <w:b/>
        </w:rPr>
        <w:t>3) OF THE FAMILY JUSTICE RULES</w:t>
      </w:r>
    </w:p>
    <w:p w14:paraId="646072B5" w14:textId="77777777" w:rsidR="00EE3521" w:rsidRPr="00606246" w:rsidRDefault="00EE3521" w:rsidP="00EE3521">
      <w:pPr>
        <w:jc w:val="center"/>
        <w:divId w:val="2116439976"/>
        <w:rPr>
          <w:rFonts w:ascii="Times New Roman" w:hAnsi="Times New Roman" w:cs="Times New Roman"/>
        </w:rPr>
      </w:pPr>
      <w:r w:rsidRPr="00606246">
        <w:rPr>
          <w:rFonts w:ascii="Times New Roman" w:hAnsi="Times New Roman" w:cs="Times New Roman"/>
        </w:rPr>
        <w:t>(Title as in action)</w:t>
      </w:r>
    </w:p>
    <w:p w14:paraId="631D7C2B" w14:textId="77777777" w:rsidR="00EE3521" w:rsidRPr="00606246" w:rsidRDefault="00EE3521" w:rsidP="00EE3521">
      <w:pPr>
        <w:ind w:firstLine="720"/>
        <w:jc w:val="both"/>
        <w:divId w:val="2116439976"/>
        <w:rPr>
          <w:rFonts w:ascii="Times New Roman" w:hAnsi="Times New Roman" w:cs="Times New Roman"/>
        </w:rPr>
      </w:pPr>
      <w:r w:rsidRPr="00606246">
        <w:rPr>
          <w:rFonts w:ascii="Times New Roman" w:hAnsi="Times New Roman" w:cs="Times New Roman"/>
        </w:rPr>
        <w:t xml:space="preserve">I, </w:t>
      </w:r>
      <w:r w:rsidRPr="00606246">
        <w:rPr>
          <w:rFonts w:ascii="Times New Roman" w:hAnsi="Times New Roman" w:cs="Times New Roman"/>
          <w:u w:val="single"/>
        </w:rPr>
        <w:t>_____(</w:t>
      </w:r>
      <w:r w:rsidRPr="00606246">
        <w:rPr>
          <w:rFonts w:ascii="Times New Roman" w:hAnsi="Times New Roman" w:cs="Times New Roman"/>
          <w:i/>
          <w:u w:val="single"/>
        </w:rPr>
        <w:t>name)</w:t>
      </w:r>
      <w:r w:rsidRPr="00606246">
        <w:rPr>
          <w:rFonts w:ascii="Times New Roman" w:hAnsi="Times New Roman" w:cs="Times New Roman"/>
          <w:u w:val="single"/>
        </w:rPr>
        <w:t>___</w:t>
      </w:r>
      <w:r>
        <w:rPr>
          <w:rFonts w:ascii="Times New Roman" w:hAnsi="Times New Roman" w:cs="Times New Roman"/>
          <w:u w:val="single"/>
        </w:rPr>
        <w:t xml:space="preserve"> </w:t>
      </w:r>
      <w:r w:rsidRPr="00606246">
        <w:rPr>
          <w:rFonts w:ascii="Times New Roman" w:hAnsi="Times New Roman" w:cs="Times New Roman"/>
        </w:rPr>
        <w:t>(NRIC No._____________) of __</w:t>
      </w:r>
      <w:r>
        <w:rPr>
          <w:rFonts w:ascii="Times New Roman" w:hAnsi="Times New Roman" w:cs="Times New Roman"/>
        </w:rPr>
        <w:t>____</w:t>
      </w:r>
      <w:r w:rsidRPr="00606246">
        <w:rPr>
          <w:rFonts w:ascii="Times New Roman" w:hAnsi="Times New Roman" w:cs="Times New Roman"/>
        </w:rPr>
        <w:t>_</w:t>
      </w:r>
      <w:r w:rsidRPr="00606246">
        <w:rPr>
          <w:rFonts w:ascii="Times New Roman" w:hAnsi="Times New Roman" w:cs="Times New Roman"/>
          <w:u w:val="single"/>
        </w:rPr>
        <w:t>(</w:t>
      </w:r>
      <w:r w:rsidRPr="00606246">
        <w:rPr>
          <w:rFonts w:ascii="Times New Roman" w:hAnsi="Times New Roman" w:cs="Times New Roman"/>
          <w:i/>
          <w:u w:val="single"/>
        </w:rPr>
        <w:t>address</w:t>
      </w:r>
      <w:r w:rsidRPr="00606246">
        <w:rPr>
          <w:rFonts w:ascii="Times New Roman" w:hAnsi="Times New Roman" w:cs="Times New Roman"/>
          <w:u w:val="single"/>
        </w:rPr>
        <w:t>)</w:t>
      </w:r>
      <w:r w:rsidRPr="00606246">
        <w:rPr>
          <w:rFonts w:ascii="Times New Roman" w:hAnsi="Times New Roman" w:cs="Times New Roman"/>
        </w:rPr>
        <w:t>_____________, the maintenance record officer for ____</w:t>
      </w:r>
      <w:r w:rsidRPr="00606246">
        <w:rPr>
          <w:rFonts w:ascii="Times New Roman" w:hAnsi="Times New Roman" w:cs="Times New Roman"/>
          <w:u w:val="single"/>
        </w:rPr>
        <w:t>(</w:t>
      </w:r>
      <w:r w:rsidRPr="00606246">
        <w:rPr>
          <w:rFonts w:ascii="Times New Roman" w:hAnsi="Times New Roman" w:cs="Times New Roman"/>
          <w:i/>
          <w:u w:val="single"/>
        </w:rPr>
        <w:t>case number</w:t>
      </w:r>
      <w:r w:rsidRPr="00606246">
        <w:rPr>
          <w:rFonts w:ascii="Times New Roman" w:hAnsi="Times New Roman" w:cs="Times New Roman"/>
          <w:u w:val="single"/>
        </w:rPr>
        <w:t>)</w:t>
      </w:r>
      <w:r w:rsidRPr="00606246">
        <w:rPr>
          <w:rFonts w:ascii="Times New Roman" w:hAnsi="Times New Roman" w:cs="Times New Roman"/>
        </w:rPr>
        <w:t>_________, hereby request the Court to order ___</w:t>
      </w:r>
      <w:r w:rsidRPr="00606246">
        <w:rPr>
          <w:rFonts w:ascii="Times New Roman" w:hAnsi="Times New Roman" w:cs="Times New Roman"/>
          <w:u w:val="single"/>
        </w:rPr>
        <w:t xml:space="preserve"> (</w:t>
      </w:r>
      <w:r w:rsidRPr="00606246">
        <w:rPr>
          <w:rFonts w:ascii="Times New Roman" w:hAnsi="Times New Roman" w:cs="Times New Roman"/>
          <w:i/>
          <w:u w:val="single"/>
        </w:rPr>
        <w:t>name of party required to produce the documents</w:t>
      </w:r>
      <w:r w:rsidRPr="00606246">
        <w:rPr>
          <w:rFonts w:ascii="Times New Roman" w:hAnsi="Times New Roman" w:cs="Times New Roman"/>
          <w:u w:val="single"/>
        </w:rPr>
        <w:t xml:space="preserve">)   </w:t>
      </w:r>
      <w:r w:rsidRPr="00606246">
        <w:rPr>
          <w:rFonts w:ascii="Times New Roman" w:hAnsi="Times New Roman" w:cs="Times New Roman"/>
        </w:rPr>
        <w:t xml:space="preserve"> (NRIC No. ______________) to provide 4 sets of the following documents:-</w:t>
      </w:r>
    </w:p>
    <w:p w14:paraId="7D316578" w14:textId="77777777" w:rsidR="00EE3521" w:rsidRPr="00606246" w:rsidRDefault="00EE3521" w:rsidP="00EE3521">
      <w:pPr>
        <w:divId w:val="2116439976"/>
        <w:rPr>
          <w:rFonts w:ascii="Times New Roman" w:hAnsi="Times New Roman" w:cs="Times New Roman"/>
        </w:rPr>
      </w:pPr>
      <w:r w:rsidRPr="00606246">
        <w:rPr>
          <w:rFonts w:ascii="Times New Roman" w:hAnsi="Times New Roman" w:cs="Times New Roman"/>
        </w:rPr>
        <w:t>(Describe and list the documents requested)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6"/>
        <w:gridCol w:w="2760"/>
        <w:gridCol w:w="1803"/>
        <w:gridCol w:w="1803"/>
        <w:gridCol w:w="1804"/>
      </w:tblGrid>
      <w:tr w:rsidR="00312957" w:rsidRPr="00606246" w14:paraId="6717F739" w14:textId="77777777" w:rsidTr="00312957">
        <w:trPr>
          <w:divId w:val="2116439976"/>
        </w:trPr>
        <w:tc>
          <w:tcPr>
            <w:tcW w:w="846" w:type="dxa"/>
            <w:shd w:val="clear" w:color="auto" w:fill="auto"/>
          </w:tcPr>
          <w:p w14:paraId="6B0EA35A" w14:textId="77777777" w:rsidR="00EE3521" w:rsidRPr="00312957" w:rsidRDefault="00EE3521" w:rsidP="00312957">
            <w:pPr>
              <w:rPr>
                <w:rFonts w:ascii="Times New Roman" w:eastAsia="SimSun" w:hAnsi="Times New Roman" w:cs="Times New Roman"/>
              </w:rPr>
            </w:pPr>
            <w:r w:rsidRPr="00312957">
              <w:rPr>
                <w:rFonts w:ascii="Times New Roman" w:eastAsia="SimSun" w:hAnsi="Times New Roman" w:cs="Times New Roman"/>
              </w:rPr>
              <w:t>S/No</w:t>
            </w:r>
          </w:p>
        </w:tc>
        <w:tc>
          <w:tcPr>
            <w:tcW w:w="2760" w:type="dxa"/>
            <w:shd w:val="clear" w:color="auto" w:fill="auto"/>
          </w:tcPr>
          <w:p w14:paraId="2B9DB027" w14:textId="77777777" w:rsidR="00EE3521" w:rsidRPr="00312957" w:rsidRDefault="00EE3521" w:rsidP="00312957">
            <w:pPr>
              <w:rPr>
                <w:rFonts w:ascii="Times New Roman" w:eastAsia="SimSun" w:hAnsi="Times New Roman" w:cs="Times New Roman"/>
              </w:rPr>
            </w:pPr>
            <w:r w:rsidRPr="00312957">
              <w:rPr>
                <w:rFonts w:ascii="Times New Roman" w:eastAsia="SimSun" w:hAnsi="Times New Roman" w:cs="Times New Roman"/>
              </w:rPr>
              <w:t>Title or description of document</w:t>
            </w:r>
          </w:p>
        </w:tc>
        <w:tc>
          <w:tcPr>
            <w:tcW w:w="1803" w:type="dxa"/>
            <w:shd w:val="clear" w:color="auto" w:fill="auto"/>
          </w:tcPr>
          <w:p w14:paraId="5B7B96C4" w14:textId="77777777" w:rsidR="00EE3521" w:rsidRPr="00312957" w:rsidRDefault="00EE3521" w:rsidP="00312957">
            <w:pPr>
              <w:rPr>
                <w:rFonts w:ascii="Times New Roman" w:eastAsia="SimSun" w:hAnsi="Times New Roman" w:cs="Times New Roman"/>
              </w:rPr>
            </w:pPr>
            <w:r w:rsidRPr="00312957">
              <w:rPr>
                <w:rFonts w:ascii="Times New Roman" w:eastAsia="SimSun" w:hAnsi="Times New Roman" w:cs="Times New Roman"/>
              </w:rPr>
              <w:t>Period for which the document is required (</w:t>
            </w:r>
            <w:proofErr w:type="spellStart"/>
            <w:r w:rsidRPr="00312957">
              <w:rPr>
                <w:rFonts w:ascii="Times New Roman" w:eastAsia="SimSun" w:hAnsi="Times New Roman" w:cs="Times New Roman"/>
              </w:rPr>
              <w:t>eg.</w:t>
            </w:r>
            <w:proofErr w:type="spellEnd"/>
            <w:r w:rsidRPr="00312957">
              <w:rPr>
                <w:rFonts w:ascii="Times New Roman" w:eastAsia="SimSun" w:hAnsi="Times New Roman" w:cs="Times New Roman"/>
              </w:rPr>
              <w:t xml:space="preserve"> from January 2017 to April 2017)</w:t>
            </w:r>
          </w:p>
        </w:tc>
        <w:tc>
          <w:tcPr>
            <w:tcW w:w="1803" w:type="dxa"/>
            <w:shd w:val="clear" w:color="auto" w:fill="auto"/>
          </w:tcPr>
          <w:p w14:paraId="2F53CBCC" w14:textId="77777777" w:rsidR="00EE3521" w:rsidRPr="00312957" w:rsidRDefault="00EE3521" w:rsidP="00312957">
            <w:pPr>
              <w:rPr>
                <w:rFonts w:ascii="Times New Roman" w:eastAsia="SimSun" w:hAnsi="Times New Roman" w:cs="Times New Roman"/>
              </w:rPr>
            </w:pPr>
            <w:r w:rsidRPr="00312957">
              <w:rPr>
                <w:rFonts w:ascii="Times New Roman" w:eastAsia="SimSun" w:hAnsi="Times New Roman" w:cs="Times New Roman"/>
              </w:rPr>
              <w:t>Reasons why the document is required</w:t>
            </w:r>
          </w:p>
        </w:tc>
        <w:tc>
          <w:tcPr>
            <w:tcW w:w="1804" w:type="dxa"/>
            <w:shd w:val="clear" w:color="auto" w:fill="auto"/>
          </w:tcPr>
          <w:p w14:paraId="3CBE2ED8" w14:textId="77777777" w:rsidR="00EE3521" w:rsidRPr="00312957" w:rsidRDefault="00EE3521" w:rsidP="00312957">
            <w:pPr>
              <w:rPr>
                <w:rFonts w:ascii="Times New Roman" w:eastAsia="SimSun" w:hAnsi="Times New Roman" w:cs="Times New Roman"/>
              </w:rPr>
            </w:pPr>
            <w:r w:rsidRPr="00312957">
              <w:rPr>
                <w:rFonts w:ascii="Times New Roman" w:eastAsia="SimSun" w:hAnsi="Times New Roman" w:cs="Times New Roman"/>
              </w:rPr>
              <w:t>Reasons for belief that the party has the document</w:t>
            </w:r>
          </w:p>
        </w:tc>
      </w:tr>
      <w:tr w:rsidR="00312957" w:rsidRPr="00606246" w14:paraId="2879D058" w14:textId="77777777" w:rsidTr="00312957">
        <w:trPr>
          <w:divId w:val="2116439976"/>
        </w:trPr>
        <w:tc>
          <w:tcPr>
            <w:tcW w:w="846" w:type="dxa"/>
            <w:shd w:val="clear" w:color="auto" w:fill="auto"/>
          </w:tcPr>
          <w:p w14:paraId="1D742EFC" w14:textId="77777777" w:rsidR="00EE3521" w:rsidRPr="00312957" w:rsidRDefault="00EE3521" w:rsidP="00312957">
            <w:pPr>
              <w:rPr>
                <w:rFonts w:ascii="Times New Roman" w:eastAsia="SimSun" w:hAnsi="Times New Roman" w:cs="Times New Roman"/>
              </w:rPr>
            </w:pPr>
          </w:p>
        </w:tc>
        <w:tc>
          <w:tcPr>
            <w:tcW w:w="2760" w:type="dxa"/>
            <w:shd w:val="clear" w:color="auto" w:fill="auto"/>
          </w:tcPr>
          <w:p w14:paraId="0D3B34E5" w14:textId="77777777" w:rsidR="00EE3521" w:rsidRPr="00312957" w:rsidRDefault="00EE3521" w:rsidP="00312957">
            <w:pPr>
              <w:rPr>
                <w:rFonts w:ascii="Times New Roman" w:eastAsia="SimSun" w:hAnsi="Times New Roman" w:cs="Times New Roman"/>
              </w:rPr>
            </w:pPr>
          </w:p>
        </w:tc>
        <w:tc>
          <w:tcPr>
            <w:tcW w:w="1803" w:type="dxa"/>
            <w:shd w:val="clear" w:color="auto" w:fill="auto"/>
          </w:tcPr>
          <w:p w14:paraId="3368E346" w14:textId="77777777" w:rsidR="00EE3521" w:rsidRPr="00312957" w:rsidRDefault="00EE3521" w:rsidP="00312957">
            <w:pPr>
              <w:rPr>
                <w:rFonts w:ascii="Times New Roman" w:eastAsia="SimSun" w:hAnsi="Times New Roman" w:cs="Times New Roman"/>
              </w:rPr>
            </w:pPr>
          </w:p>
        </w:tc>
        <w:tc>
          <w:tcPr>
            <w:tcW w:w="1803" w:type="dxa"/>
            <w:shd w:val="clear" w:color="auto" w:fill="auto"/>
          </w:tcPr>
          <w:p w14:paraId="59E3C31A" w14:textId="77777777" w:rsidR="00EE3521" w:rsidRPr="00312957" w:rsidRDefault="00EE3521" w:rsidP="00312957">
            <w:pPr>
              <w:rPr>
                <w:rFonts w:ascii="Times New Roman" w:eastAsia="SimSun" w:hAnsi="Times New Roman" w:cs="Times New Roman"/>
              </w:rPr>
            </w:pPr>
          </w:p>
        </w:tc>
        <w:tc>
          <w:tcPr>
            <w:tcW w:w="1804" w:type="dxa"/>
            <w:shd w:val="clear" w:color="auto" w:fill="auto"/>
          </w:tcPr>
          <w:p w14:paraId="11C0B203" w14:textId="77777777" w:rsidR="00EE3521" w:rsidRPr="00312957" w:rsidRDefault="00EE3521" w:rsidP="00312957">
            <w:pPr>
              <w:rPr>
                <w:rFonts w:ascii="Times New Roman" w:eastAsia="SimSun" w:hAnsi="Times New Roman" w:cs="Times New Roman"/>
              </w:rPr>
            </w:pPr>
          </w:p>
        </w:tc>
      </w:tr>
      <w:tr w:rsidR="00312957" w:rsidRPr="00606246" w14:paraId="0F44F5F2" w14:textId="77777777" w:rsidTr="00312957">
        <w:trPr>
          <w:divId w:val="2116439976"/>
        </w:trPr>
        <w:tc>
          <w:tcPr>
            <w:tcW w:w="846" w:type="dxa"/>
            <w:shd w:val="clear" w:color="auto" w:fill="auto"/>
          </w:tcPr>
          <w:p w14:paraId="643A7CBC" w14:textId="77777777" w:rsidR="00EE3521" w:rsidRPr="00312957" w:rsidRDefault="00EE3521" w:rsidP="00312957">
            <w:pPr>
              <w:rPr>
                <w:rFonts w:ascii="Times New Roman" w:eastAsia="SimSun" w:hAnsi="Times New Roman" w:cs="Times New Roman"/>
              </w:rPr>
            </w:pPr>
          </w:p>
        </w:tc>
        <w:tc>
          <w:tcPr>
            <w:tcW w:w="2760" w:type="dxa"/>
            <w:shd w:val="clear" w:color="auto" w:fill="auto"/>
          </w:tcPr>
          <w:p w14:paraId="32D01E0D" w14:textId="77777777" w:rsidR="00EE3521" w:rsidRPr="00312957" w:rsidRDefault="00EE3521" w:rsidP="00312957">
            <w:pPr>
              <w:rPr>
                <w:rFonts w:ascii="Times New Roman" w:eastAsia="SimSun" w:hAnsi="Times New Roman" w:cs="Times New Roman"/>
              </w:rPr>
            </w:pPr>
          </w:p>
        </w:tc>
        <w:tc>
          <w:tcPr>
            <w:tcW w:w="1803" w:type="dxa"/>
            <w:shd w:val="clear" w:color="auto" w:fill="auto"/>
          </w:tcPr>
          <w:p w14:paraId="751DA5D2" w14:textId="77777777" w:rsidR="00EE3521" w:rsidRPr="00312957" w:rsidRDefault="00EE3521" w:rsidP="00312957">
            <w:pPr>
              <w:rPr>
                <w:rFonts w:ascii="Times New Roman" w:eastAsia="SimSun" w:hAnsi="Times New Roman" w:cs="Times New Roman"/>
              </w:rPr>
            </w:pPr>
          </w:p>
        </w:tc>
        <w:tc>
          <w:tcPr>
            <w:tcW w:w="1803" w:type="dxa"/>
            <w:shd w:val="clear" w:color="auto" w:fill="auto"/>
          </w:tcPr>
          <w:p w14:paraId="0D6F65F9" w14:textId="77777777" w:rsidR="00EE3521" w:rsidRPr="00312957" w:rsidRDefault="00EE3521" w:rsidP="00312957">
            <w:pPr>
              <w:rPr>
                <w:rFonts w:ascii="Times New Roman" w:eastAsia="SimSun" w:hAnsi="Times New Roman" w:cs="Times New Roman"/>
              </w:rPr>
            </w:pPr>
          </w:p>
        </w:tc>
        <w:tc>
          <w:tcPr>
            <w:tcW w:w="1804" w:type="dxa"/>
            <w:shd w:val="clear" w:color="auto" w:fill="auto"/>
          </w:tcPr>
          <w:p w14:paraId="05A7BE87" w14:textId="77777777" w:rsidR="00EE3521" w:rsidRPr="00312957" w:rsidRDefault="00EE3521" w:rsidP="00312957">
            <w:pPr>
              <w:rPr>
                <w:rFonts w:ascii="Times New Roman" w:eastAsia="SimSun" w:hAnsi="Times New Roman" w:cs="Times New Roman"/>
              </w:rPr>
            </w:pPr>
          </w:p>
        </w:tc>
      </w:tr>
    </w:tbl>
    <w:p w14:paraId="639C0187" w14:textId="77777777" w:rsidR="00EE3521" w:rsidRPr="00606246" w:rsidRDefault="00EE3521" w:rsidP="00EE3521">
      <w:pPr>
        <w:divId w:val="2116439976"/>
        <w:rPr>
          <w:rFonts w:ascii="Times New Roman" w:hAnsi="Times New Roman" w:cs="Times New Roman"/>
        </w:rPr>
      </w:pPr>
    </w:p>
    <w:p w14:paraId="72F39638" w14:textId="77777777" w:rsidR="00EE3521" w:rsidRPr="00606246" w:rsidRDefault="00EE3521" w:rsidP="00EE3521">
      <w:pPr>
        <w:jc w:val="center"/>
        <w:divId w:val="2116439976"/>
        <w:rPr>
          <w:rFonts w:ascii="Times New Roman" w:hAnsi="Times New Roman" w:cs="Times New Roman"/>
        </w:rPr>
      </w:pPr>
      <w:r w:rsidRPr="00606246">
        <w:rPr>
          <w:rFonts w:ascii="Times New Roman" w:hAnsi="Times New Roman" w:cs="Times New Roman"/>
        </w:rPr>
        <w:t xml:space="preserve">Dated </w:t>
      </w:r>
      <w:r w:rsidRPr="00606246">
        <w:rPr>
          <w:rFonts w:ascii="Times New Roman" w:hAnsi="Times New Roman" w:cs="Times New Roman"/>
        </w:rPr>
        <w:tab/>
      </w:r>
      <w:r w:rsidRPr="00606246">
        <w:rPr>
          <w:rFonts w:ascii="Times New Roman" w:hAnsi="Times New Roman" w:cs="Times New Roman"/>
        </w:rPr>
        <w:tab/>
        <w:t xml:space="preserve">day of </w:t>
      </w:r>
      <w:r w:rsidRPr="00606246">
        <w:rPr>
          <w:rFonts w:ascii="Times New Roman" w:hAnsi="Times New Roman" w:cs="Times New Roman"/>
        </w:rPr>
        <w:tab/>
      </w:r>
      <w:r w:rsidRPr="00606246">
        <w:rPr>
          <w:rFonts w:ascii="Times New Roman" w:hAnsi="Times New Roman" w:cs="Times New Roman"/>
        </w:rPr>
        <w:tab/>
        <w:t>20</w:t>
      </w:r>
      <w:r w:rsidRPr="00606246">
        <w:rPr>
          <w:rFonts w:ascii="Times New Roman" w:hAnsi="Times New Roman" w:cs="Times New Roman"/>
        </w:rPr>
        <w:tab/>
        <w:t>.</w:t>
      </w:r>
    </w:p>
    <w:p w14:paraId="05D6DE0E" w14:textId="77777777" w:rsidR="00EE3521" w:rsidRPr="00606246" w:rsidRDefault="00EE3521" w:rsidP="00EE3521">
      <w:pPr>
        <w:divId w:val="2116439976"/>
        <w:rPr>
          <w:rFonts w:ascii="Times New Roman" w:hAnsi="Times New Roman" w:cs="Times New Roman"/>
        </w:rPr>
      </w:pPr>
    </w:p>
    <w:p w14:paraId="1F116E5E" w14:textId="77777777" w:rsidR="00EE3521" w:rsidRPr="00606246" w:rsidRDefault="00EE3521" w:rsidP="00EE3521">
      <w:pPr>
        <w:divId w:val="2116439976"/>
        <w:rPr>
          <w:rFonts w:ascii="Times New Roman" w:hAnsi="Times New Roman" w:cs="Times New Roman"/>
        </w:rPr>
      </w:pPr>
    </w:p>
    <w:p w14:paraId="7AC3D739" w14:textId="77777777" w:rsidR="00EE3521" w:rsidRPr="00606246" w:rsidRDefault="00EE3521" w:rsidP="00EE3521">
      <w:pPr>
        <w:divId w:val="2116439976"/>
        <w:rPr>
          <w:rFonts w:ascii="Times New Roman" w:hAnsi="Times New Roman" w:cs="Times New Roman"/>
        </w:rPr>
      </w:pPr>
      <w:r w:rsidRPr="00606246">
        <w:rPr>
          <w:rFonts w:ascii="Times New Roman" w:hAnsi="Times New Roman" w:cs="Times New Roman"/>
        </w:rPr>
        <w:t>_______________</w:t>
      </w:r>
    </w:p>
    <w:p w14:paraId="4624A60F" w14:textId="77777777" w:rsidR="00EE3521" w:rsidRDefault="00EE3521" w:rsidP="00EE3521">
      <w:pPr>
        <w:divId w:val="2116439976"/>
        <w:rPr>
          <w:rFonts w:ascii="Times New Roman" w:hAnsi="Times New Roman" w:cs="Times New Roman"/>
        </w:rPr>
      </w:pPr>
      <w:r w:rsidRPr="00606246">
        <w:rPr>
          <w:rFonts w:ascii="Times New Roman" w:hAnsi="Times New Roman" w:cs="Times New Roman"/>
        </w:rPr>
        <w:t xml:space="preserve">Signature of party </w:t>
      </w:r>
    </w:p>
    <w:p w14:paraId="07036D23" w14:textId="77777777" w:rsidR="00244A37" w:rsidRDefault="00244A37" w:rsidP="00EE3521">
      <w:pPr>
        <w:divId w:val="2116439976"/>
        <w:rPr>
          <w:rFonts w:ascii="Times New Roman" w:hAnsi="Times New Roman" w:cs="Times New Roman"/>
        </w:rPr>
        <w:sectPr w:rsidR="00244A37" w:rsidSect="00C63330">
          <w:pgSz w:w="11906" w:h="16838" w:code="9"/>
          <w:pgMar w:top="1440" w:right="1416" w:bottom="1440" w:left="1418" w:header="720" w:footer="720" w:gutter="0"/>
          <w:paperSrc w:first="1" w:other="1"/>
          <w:cols w:space="720"/>
          <w:noEndnote/>
        </w:sectPr>
      </w:pPr>
    </w:p>
    <w:tbl>
      <w:tblPr>
        <w:tblW w:w="9240" w:type="dxa"/>
        <w:jc w:val="center"/>
        <w:tblLayout w:type="fixed"/>
        <w:tblLook w:val="0000" w:firstRow="0" w:lastRow="0" w:firstColumn="0" w:lastColumn="0" w:noHBand="0" w:noVBand="0"/>
      </w:tblPr>
      <w:tblGrid>
        <w:gridCol w:w="3080"/>
        <w:gridCol w:w="3080"/>
        <w:gridCol w:w="3080"/>
      </w:tblGrid>
      <w:tr w:rsidR="00244A37" w:rsidRPr="005B66B7" w14:paraId="3BEC070B" w14:textId="77777777" w:rsidTr="00244A37">
        <w:trPr>
          <w:divId w:val="2116439976"/>
          <w:jc w:val="center"/>
        </w:trPr>
        <w:tc>
          <w:tcPr>
            <w:tcW w:w="3080" w:type="dxa"/>
          </w:tcPr>
          <w:p w14:paraId="297E8978" w14:textId="77777777" w:rsidR="00244A37" w:rsidRPr="00A03247" w:rsidRDefault="00244A37" w:rsidP="00312957">
            <w:pPr>
              <w:spacing w:after="120" w:line="240" w:lineRule="auto"/>
              <w:rPr>
                <w:rFonts w:ascii="Times New Roman" w:hAnsi="Times New Roman" w:cs="Times New Roman"/>
                <w:lang w:val="en-GB" w:eastAsia="zh-CN"/>
              </w:rPr>
            </w:pPr>
            <w:r w:rsidRPr="00A03247">
              <w:rPr>
                <w:rFonts w:ascii="Times New Roman" w:hAnsi="Times New Roman" w:cs="Times New Roman"/>
                <w:lang w:val="en-GB" w:eastAsia="zh-CN"/>
              </w:rPr>
              <w:lastRenderedPageBreak/>
              <w:br w:type="page"/>
            </w:r>
          </w:p>
        </w:tc>
        <w:tc>
          <w:tcPr>
            <w:tcW w:w="3080" w:type="dxa"/>
          </w:tcPr>
          <w:p w14:paraId="766C8B72" w14:textId="77777777" w:rsidR="00244A37" w:rsidRPr="00A03247" w:rsidRDefault="00244A37" w:rsidP="00312957">
            <w:pPr>
              <w:keepNext/>
              <w:spacing w:after="0" w:line="240" w:lineRule="auto"/>
              <w:jc w:val="center"/>
              <w:outlineLvl w:val="1"/>
              <w:rPr>
                <w:rFonts w:ascii="Times New Roman" w:hAnsi="Times New Roman"/>
                <w:bCs/>
                <w:iCs/>
                <w:spacing w:val="-3"/>
                <w:lang w:val="en-GB" w:eastAsia="zh-CN"/>
              </w:rPr>
            </w:pPr>
            <w:r w:rsidRPr="00A03247">
              <w:rPr>
                <w:rFonts w:ascii="Times New Roman" w:hAnsi="Times New Roman"/>
                <w:bCs/>
                <w:iCs/>
                <w:spacing w:val="-3"/>
                <w:lang w:val="en-GB" w:eastAsia="zh-CN"/>
              </w:rPr>
              <w:t xml:space="preserve">FORM </w:t>
            </w:r>
            <w:r>
              <w:rPr>
                <w:rFonts w:ascii="Times New Roman" w:hAnsi="Times New Roman"/>
                <w:bCs/>
                <w:iCs/>
                <w:spacing w:val="-3"/>
                <w:lang w:val="en-GB" w:eastAsia="zh-CN"/>
              </w:rPr>
              <w:t>209B</w:t>
            </w:r>
          </w:p>
        </w:tc>
        <w:tc>
          <w:tcPr>
            <w:tcW w:w="3080" w:type="dxa"/>
          </w:tcPr>
          <w:p w14:paraId="3D2E7FDD" w14:textId="77777777" w:rsidR="00244A37" w:rsidRPr="00A03247" w:rsidRDefault="00244A37" w:rsidP="00312957">
            <w:pPr>
              <w:spacing w:after="120" w:line="240" w:lineRule="auto"/>
              <w:rPr>
                <w:rFonts w:ascii="Times New Roman" w:hAnsi="Times New Roman" w:cs="Times New Roman"/>
                <w:lang w:val="en-GB" w:eastAsia="zh-CN"/>
              </w:rPr>
            </w:pPr>
          </w:p>
        </w:tc>
      </w:tr>
    </w:tbl>
    <w:p w14:paraId="68D70EF4" w14:textId="77777777" w:rsidR="00244A37" w:rsidRPr="00244A37" w:rsidRDefault="00244A37" w:rsidP="00244A37">
      <w:pPr>
        <w:divId w:val="2116439976"/>
        <w:rPr>
          <w:rFonts w:ascii="Times New Roman" w:hAnsi="Times New Roman" w:cs="Times New Roman"/>
          <w:sz w:val="22"/>
          <w:szCs w:val="22"/>
        </w:rPr>
      </w:pPr>
      <w:r w:rsidRPr="00244A37">
        <w:rPr>
          <w:rFonts w:ascii="Times New Roman" w:hAnsi="Times New Roman" w:cs="Times New Roman"/>
          <w:sz w:val="22"/>
          <w:szCs w:val="22"/>
        </w:rPr>
        <w:t>Para 25A</w:t>
      </w:r>
    </w:p>
    <w:p w14:paraId="1D659E4E" w14:textId="77777777" w:rsidR="00244A37" w:rsidRPr="00606246" w:rsidRDefault="00244A37" w:rsidP="00244A37">
      <w:pPr>
        <w:jc w:val="center"/>
        <w:divId w:val="2116439976"/>
        <w:rPr>
          <w:rFonts w:ascii="Times New Roman" w:hAnsi="Times New Roman" w:cs="Times New Roman"/>
          <w:caps/>
        </w:rPr>
      </w:pPr>
      <w:r w:rsidRPr="00606246">
        <w:rPr>
          <w:rFonts w:ascii="Times New Roman" w:hAnsi="Times New Roman" w:cs="Times New Roman"/>
          <w:b/>
          <w:caps/>
        </w:rPr>
        <w:t>Request to Examine the Maintenance Record Officer</w:t>
      </w:r>
    </w:p>
    <w:p w14:paraId="5E76CCE2" w14:textId="77777777" w:rsidR="00244A37" w:rsidRPr="00606246" w:rsidRDefault="00244A37" w:rsidP="00244A37">
      <w:pPr>
        <w:pStyle w:val="ListParagraph"/>
        <w:ind w:left="2880" w:firstLine="720"/>
        <w:divId w:val="2116439976"/>
        <w:rPr>
          <w:sz w:val="24"/>
          <w:szCs w:val="24"/>
        </w:rPr>
      </w:pPr>
      <w:r>
        <w:rPr>
          <w:sz w:val="24"/>
          <w:szCs w:val="24"/>
        </w:rPr>
        <w:t>(</w:t>
      </w:r>
      <w:r w:rsidRPr="00606246">
        <w:rPr>
          <w:sz w:val="24"/>
          <w:szCs w:val="24"/>
        </w:rPr>
        <w:t>Title as in action</w:t>
      </w:r>
      <w:r>
        <w:rPr>
          <w:sz w:val="24"/>
          <w:szCs w:val="24"/>
        </w:rPr>
        <w:t>)</w:t>
      </w:r>
    </w:p>
    <w:p w14:paraId="0E9EDCEF" w14:textId="77777777" w:rsidR="00244A37" w:rsidRPr="00606246" w:rsidRDefault="00244A37" w:rsidP="00244A37">
      <w:pPr>
        <w:pStyle w:val="ListParagraph"/>
        <w:ind w:left="1440"/>
        <w:divId w:val="2116439976"/>
        <w:rPr>
          <w:sz w:val="24"/>
          <w:szCs w:val="24"/>
        </w:rPr>
      </w:pPr>
    </w:p>
    <w:p w14:paraId="7F8E86B3" w14:textId="77777777" w:rsidR="00244A37" w:rsidRPr="00606246" w:rsidRDefault="00244A37" w:rsidP="00244A37">
      <w:pPr>
        <w:ind w:firstLine="720"/>
        <w:jc w:val="both"/>
        <w:divId w:val="2116439976"/>
        <w:rPr>
          <w:rFonts w:ascii="Times New Roman" w:hAnsi="Times New Roman" w:cs="Times New Roman"/>
        </w:rPr>
      </w:pPr>
      <w:r w:rsidRPr="00606246">
        <w:rPr>
          <w:rFonts w:ascii="Times New Roman" w:hAnsi="Times New Roman" w:cs="Times New Roman"/>
        </w:rPr>
        <w:t>I, _____</w:t>
      </w:r>
      <w:r w:rsidRPr="00606246">
        <w:rPr>
          <w:rFonts w:ascii="Times New Roman" w:hAnsi="Times New Roman" w:cs="Times New Roman"/>
          <w:u w:val="single"/>
        </w:rPr>
        <w:t>(</w:t>
      </w:r>
      <w:r w:rsidRPr="00606246">
        <w:rPr>
          <w:rFonts w:ascii="Times New Roman" w:hAnsi="Times New Roman" w:cs="Times New Roman"/>
          <w:i/>
          <w:u w:val="single"/>
        </w:rPr>
        <w:t>name of party making the request</w:t>
      </w:r>
      <w:r w:rsidRPr="00606246">
        <w:rPr>
          <w:rFonts w:ascii="Times New Roman" w:hAnsi="Times New Roman" w:cs="Times New Roman"/>
          <w:u w:val="single"/>
        </w:rPr>
        <w:t xml:space="preserve">)        </w:t>
      </w:r>
      <w:r w:rsidRPr="00606246">
        <w:rPr>
          <w:rFonts w:ascii="Times New Roman" w:hAnsi="Times New Roman" w:cs="Times New Roman"/>
        </w:rPr>
        <w:t>, being the [applicant/respondent*] hereby request to examine the maintenance record officer (MRO) at the hearing on [date and time] for the purpose of examining him/her on the following matters:</w:t>
      </w:r>
    </w:p>
    <w:p w14:paraId="19D284FB" w14:textId="77777777" w:rsidR="00244A37" w:rsidRPr="00606246" w:rsidRDefault="00244A37" w:rsidP="00244A37">
      <w:pPr>
        <w:jc w:val="both"/>
        <w:divId w:val="2116439976"/>
        <w:rPr>
          <w:rFonts w:ascii="Times New Roman" w:hAnsi="Times New Roman" w:cs="Times New Roma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6"/>
        <w:gridCol w:w="3544"/>
        <w:gridCol w:w="4626"/>
      </w:tblGrid>
      <w:tr w:rsidR="00312957" w:rsidRPr="00606246" w14:paraId="02C4ED86" w14:textId="77777777" w:rsidTr="00312957">
        <w:trPr>
          <w:divId w:val="2116439976"/>
        </w:trPr>
        <w:tc>
          <w:tcPr>
            <w:tcW w:w="846" w:type="dxa"/>
            <w:shd w:val="clear" w:color="auto" w:fill="auto"/>
          </w:tcPr>
          <w:p w14:paraId="3C443FB7" w14:textId="77777777" w:rsidR="00244A37" w:rsidRPr="00312957" w:rsidRDefault="00244A37" w:rsidP="00312957">
            <w:pPr>
              <w:jc w:val="both"/>
              <w:rPr>
                <w:rFonts w:ascii="Times New Roman" w:eastAsia="SimSun" w:hAnsi="Times New Roman" w:cs="Times New Roman"/>
              </w:rPr>
            </w:pPr>
            <w:r w:rsidRPr="00312957">
              <w:rPr>
                <w:rFonts w:ascii="Times New Roman" w:eastAsia="SimSun" w:hAnsi="Times New Roman" w:cs="Times New Roman"/>
              </w:rPr>
              <w:t>S/No.</w:t>
            </w:r>
          </w:p>
        </w:tc>
        <w:tc>
          <w:tcPr>
            <w:tcW w:w="3544" w:type="dxa"/>
            <w:shd w:val="clear" w:color="auto" w:fill="auto"/>
          </w:tcPr>
          <w:p w14:paraId="214D219B" w14:textId="77777777" w:rsidR="00244A37" w:rsidRPr="00312957" w:rsidRDefault="00244A37" w:rsidP="00312957">
            <w:pPr>
              <w:jc w:val="both"/>
              <w:rPr>
                <w:rFonts w:ascii="Times New Roman" w:eastAsia="SimSun" w:hAnsi="Times New Roman" w:cs="Times New Roman"/>
              </w:rPr>
            </w:pPr>
            <w:r w:rsidRPr="00312957">
              <w:rPr>
                <w:rFonts w:ascii="Times New Roman" w:eastAsia="SimSun" w:hAnsi="Times New Roman" w:cs="Times New Roman"/>
              </w:rPr>
              <w:t>Matter to be examined, including paragraph number in the MRO’s report, where relevant</w:t>
            </w:r>
          </w:p>
        </w:tc>
        <w:tc>
          <w:tcPr>
            <w:tcW w:w="4626" w:type="dxa"/>
            <w:shd w:val="clear" w:color="auto" w:fill="auto"/>
          </w:tcPr>
          <w:p w14:paraId="270EEDC9" w14:textId="77777777" w:rsidR="00244A37" w:rsidRPr="00312957" w:rsidRDefault="00244A37" w:rsidP="00312957">
            <w:pPr>
              <w:jc w:val="both"/>
              <w:rPr>
                <w:rFonts w:ascii="Times New Roman" w:eastAsia="SimSun" w:hAnsi="Times New Roman" w:cs="Times New Roman"/>
              </w:rPr>
            </w:pPr>
            <w:r w:rsidRPr="00312957">
              <w:rPr>
                <w:rFonts w:ascii="Times New Roman" w:eastAsia="SimSun" w:hAnsi="Times New Roman" w:cs="Times New Roman"/>
              </w:rPr>
              <w:t>Reasons for examining the MRO on this matter</w:t>
            </w:r>
          </w:p>
        </w:tc>
      </w:tr>
      <w:tr w:rsidR="00312957" w:rsidRPr="00606246" w14:paraId="6BA1D9A4" w14:textId="77777777" w:rsidTr="00312957">
        <w:trPr>
          <w:divId w:val="2116439976"/>
        </w:trPr>
        <w:tc>
          <w:tcPr>
            <w:tcW w:w="846" w:type="dxa"/>
            <w:shd w:val="clear" w:color="auto" w:fill="auto"/>
          </w:tcPr>
          <w:p w14:paraId="57D8D551" w14:textId="77777777" w:rsidR="00244A37" w:rsidRPr="00312957" w:rsidRDefault="00244A37" w:rsidP="00312957">
            <w:pPr>
              <w:jc w:val="both"/>
              <w:rPr>
                <w:rFonts w:ascii="Times New Roman" w:eastAsia="SimSun" w:hAnsi="Times New Roman" w:cs="Times New Roman"/>
              </w:rPr>
            </w:pPr>
          </w:p>
        </w:tc>
        <w:tc>
          <w:tcPr>
            <w:tcW w:w="3544" w:type="dxa"/>
            <w:shd w:val="clear" w:color="auto" w:fill="auto"/>
          </w:tcPr>
          <w:p w14:paraId="347C61A4" w14:textId="77777777" w:rsidR="00244A37" w:rsidRPr="00312957" w:rsidRDefault="00244A37" w:rsidP="00312957">
            <w:pPr>
              <w:jc w:val="both"/>
              <w:rPr>
                <w:rFonts w:ascii="Times New Roman" w:eastAsia="SimSun" w:hAnsi="Times New Roman" w:cs="Times New Roman"/>
              </w:rPr>
            </w:pPr>
          </w:p>
        </w:tc>
        <w:tc>
          <w:tcPr>
            <w:tcW w:w="4626" w:type="dxa"/>
            <w:shd w:val="clear" w:color="auto" w:fill="auto"/>
          </w:tcPr>
          <w:p w14:paraId="22BA998F" w14:textId="77777777" w:rsidR="00244A37" w:rsidRPr="00312957" w:rsidRDefault="00244A37" w:rsidP="00312957">
            <w:pPr>
              <w:jc w:val="both"/>
              <w:rPr>
                <w:rFonts w:ascii="Times New Roman" w:eastAsia="SimSun" w:hAnsi="Times New Roman" w:cs="Times New Roman"/>
              </w:rPr>
            </w:pPr>
          </w:p>
        </w:tc>
      </w:tr>
      <w:tr w:rsidR="00312957" w:rsidRPr="00606246" w14:paraId="772B8043" w14:textId="77777777" w:rsidTr="00312957">
        <w:trPr>
          <w:divId w:val="2116439976"/>
        </w:trPr>
        <w:tc>
          <w:tcPr>
            <w:tcW w:w="846" w:type="dxa"/>
            <w:shd w:val="clear" w:color="auto" w:fill="auto"/>
          </w:tcPr>
          <w:p w14:paraId="3B27487D" w14:textId="77777777" w:rsidR="00244A37" w:rsidRPr="00312957" w:rsidRDefault="00244A37" w:rsidP="00312957">
            <w:pPr>
              <w:jc w:val="both"/>
              <w:rPr>
                <w:rFonts w:ascii="Times New Roman" w:eastAsia="SimSun" w:hAnsi="Times New Roman" w:cs="Times New Roman"/>
              </w:rPr>
            </w:pPr>
          </w:p>
        </w:tc>
        <w:tc>
          <w:tcPr>
            <w:tcW w:w="3544" w:type="dxa"/>
            <w:shd w:val="clear" w:color="auto" w:fill="auto"/>
          </w:tcPr>
          <w:p w14:paraId="6D14AA11" w14:textId="77777777" w:rsidR="00244A37" w:rsidRPr="00312957" w:rsidRDefault="00244A37" w:rsidP="00312957">
            <w:pPr>
              <w:jc w:val="both"/>
              <w:rPr>
                <w:rFonts w:ascii="Times New Roman" w:eastAsia="SimSun" w:hAnsi="Times New Roman" w:cs="Times New Roman"/>
              </w:rPr>
            </w:pPr>
          </w:p>
        </w:tc>
        <w:tc>
          <w:tcPr>
            <w:tcW w:w="4626" w:type="dxa"/>
            <w:shd w:val="clear" w:color="auto" w:fill="auto"/>
          </w:tcPr>
          <w:p w14:paraId="4CCD3307" w14:textId="77777777" w:rsidR="00244A37" w:rsidRPr="00312957" w:rsidRDefault="00244A37" w:rsidP="00312957">
            <w:pPr>
              <w:jc w:val="both"/>
              <w:rPr>
                <w:rFonts w:ascii="Times New Roman" w:eastAsia="SimSun" w:hAnsi="Times New Roman" w:cs="Times New Roman"/>
              </w:rPr>
            </w:pPr>
          </w:p>
        </w:tc>
      </w:tr>
    </w:tbl>
    <w:p w14:paraId="5AE479AF" w14:textId="77777777" w:rsidR="00244A37" w:rsidRPr="00606246" w:rsidRDefault="00244A37" w:rsidP="00244A37">
      <w:pPr>
        <w:jc w:val="both"/>
        <w:divId w:val="2116439976"/>
        <w:rPr>
          <w:rFonts w:ascii="Times New Roman" w:hAnsi="Times New Roman" w:cs="Times New Roman"/>
        </w:rPr>
      </w:pPr>
    </w:p>
    <w:p w14:paraId="0A1D056B" w14:textId="77777777" w:rsidR="00244A37" w:rsidRPr="00606246" w:rsidRDefault="00244A37" w:rsidP="00244A37">
      <w:pPr>
        <w:ind w:left="2880"/>
        <w:divId w:val="2116439976"/>
        <w:rPr>
          <w:rFonts w:ascii="Times New Roman" w:hAnsi="Times New Roman" w:cs="Times New Roman"/>
        </w:rPr>
      </w:pPr>
    </w:p>
    <w:p w14:paraId="1665A15B" w14:textId="77777777" w:rsidR="00244A37" w:rsidRPr="00606246" w:rsidRDefault="00244A37" w:rsidP="00244A37">
      <w:pPr>
        <w:jc w:val="center"/>
        <w:divId w:val="2116439976"/>
        <w:rPr>
          <w:rFonts w:ascii="Times New Roman" w:hAnsi="Times New Roman" w:cs="Times New Roman"/>
        </w:rPr>
      </w:pPr>
      <w:r w:rsidRPr="00606246">
        <w:rPr>
          <w:rFonts w:ascii="Times New Roman" w:hAnsi="Times New Roman" w:cs="Times New Roman"/>
        </w:rPr>
        <w:t xml:space="preserve">Dated this </w:t>
      </w:r>
      <w:r w:rsidRPr="00606246">
        <w:rPr>
          <w:rFonts w:ascii="Times New Roman" w:hAnsi="Times New Roman" w:cs="Times New Roman"/>
        </w:rPr>
        <w:tab/>
        <w:t xml:space="preserve">day of </w:t>
      </w:r>
      <w:r w:rsidRPr="00606246">
        <w:rPr>
          <w:rFonts w:ascii="Times New Roman" w:hAnsi="Times New Roman" w:cs="Times New Roman"/>
        </w:rPr>
        <w:tab/>
      </w:r>
      <w:r w:rsidRPr="00606246">
        <w:rPr>
          <w:rFonts w:ascii="Times New Roman" w:hAnsi="Times New Roman" w:cs="Times New Roman"/>
        </w:rPr>
        <w:tab/>
      </w:r>
      <w:r w:rsidRPr="00606246">
        <w:rPr>
          <w:rFonts w:ascii="Times New Roman" w:hAnsi="Times New Roman" w:cs="Times New Roman"/>
        </w:rPr>
        <w:tab/>
        <w:t>20</w:t>
      </w:r>
      <w:r w:rsidRPr="00606246">
        <w:rPr>
          <w:rFonts w:ascii="Times New Roman" w:hAnsi="Times New Roman" w:cs="Times New Roman"/>
        </w:rPr>
        <w:tab/>
        <w:t>.</w:t>
      </w:r>
    </w:p>
    <w:p w14:paraId="53EBDE79" w14:textId="77777777" w:rsidR="00244A37" w:rsidRPr="00606246" w:rsidRDefault="00244A37" w:rsidP="00244A37">
      <w:pPr>
        <w:ind w:left="2880"/>
        <w:divId w:val="2116439976"/>
        <w:rPr>
          <w:rFonts w:ascii="Times New Roman" w:hAnsi="Times New Roman" w:cs="Times New Roman"/>
        </w:rPr>
      </w:pPr>
    </w:p>
    <w:p w14:paraId="1AC2AD90" w14:textId="77777777" w:rsidR="00244A37" w:rsidRPr="00606246" w:rsidRDefault="00244A37" w:rsidP="00244A37">
      <w:pPr>
        <w:ind w:left="2880"/>
        <w:divId w:val="2116439976"/>
        <w:rPr>
          <w:rFonts w:ascii="Times New Roman" w:hAnsi="Times New Roman" w:cs="Times New Roman"/>
        </w:rPr>
      </w:pPr>
    </w:p>
    <w:p w14:paraId="39892C7A" w14:textId="77777777" w:rsidR="00244A37" w:rsidRPr="00606246" w:rsidRDefault="00244A37" w:rsidP="00244A37">
      <w:pPr>
        <w:ind w:left="2880"/>
        <w:divId w:val="2116439976"/>
        <w:rPr>
          <w:rFonts w:ascii="Times New Roman" w:hAnsi="Times New Roman" w:cs="Times New Roman"/>
        </w:rPr>
      </w:pPr>
    </w:p>
    <w:p w14:paraId="5E7C22E1" w14:textId="77777777" w:rsidR="00244A37" w:rsidRPr="00606246" w:rsidRDefault="00244A37" w:rsidP="00244A37">
      <w:pPr>
        <w:divId w:val="2116439976"/>
        <w:rPr>
          <w:rFonts w:ascii="Times New Roman" w:hAnsi="Times New Roman" w:cs="Times New Roman"/>
        </w:rPr>
      </w:pPr>
      <w:r w:rsidRPr="00606246">
        <w:rPr>
          <w:rFonts w:ascii="Times New Roman" w:hAnsi="Times New Roman" w:cs="Times New Roman"/>
        </w:rPr>
        <w:t>______________</w:t>
      </w:r>
    </w:p>
    <w:p w14:paraId="5B52F46B" w14:textId="77777777" w:rsidR="00244A37" w:rsidRPr="00606246" w:rsidRDefault="00244A37" w:rsidP="00244A37">
      <w:pPr>
        <w:jc w:val="both"/>
        <w:divId w:val="2116439976"/>
        <w:rPr>
          <w:rFonts w:ascii="Times New Roman" w:hAnsi="Times New Roman" w:cs="Times New Roman"/>
        </w:rPr>
      </w:pPr>
      <w:r w:rsidRPr="00606246">
        <w:rPr>
          <w:rFonts w:ascii="Times New Roman" w:hAnsi="Times New Roman" w:cs="Times New Roman"/>
        </w:rPr>
        <w:t>Signature of party</w:t>
      </w:r>
    </w:p>
    <w:p w14:paraId="18778F2E" w14:textId="77777777" w:rsidR="00244A37" w:rsidRPr="00606246" w:rsidRDefault="00244A37" w:rsidP="00244A37">
      <w:pPr>
        <w:divId w:val="2116439976"/>
        <w:rPr>
          <w:rFonts w:ascii="Times New Roman" w:hAnsi="Times New Roman" w:cs="Times New Roman"/>
        </w:rPr>
      </w:pPr>
    </w:p>
    <w:p w14:paraId="3DBC972D" w14:textId="77777777" w:rsidR="00244A37" w:rsidRPr="00244A37" w:rsidRDefault="00244A37" w:rsidP="00244A37">
      <w:pPr>
        <w:divId w:val="2116439976"/>
        <w:rPr>
          <w:rFonts w:ascii="Times New Roman" w:hAnsi="Times New Roman" w:cs="Times New Roman"/>
          <w:i/>
          <w:sz w:val="20"/>
          <w:szCs w:val="20"/>
        </w:rPr>
      </w:pPr>
      <w:r w:rsidRPr="00244A37">
        <w:rPr>
          <w:rFonts w:ascii="Times New Roman" w:hAnsi="Times New Roman" w:cs="Times New Roman"/>
          <w:i/>
          <w:sz w:val="20"/>
          <w:szCs w:val="20"/>
        </w:rPr>
        <w:t>*Delete accordingly</w:t>
      </w:r>
    </w:p>
    <w:p w14:paraId="07006D6C" w14:textId="77777777" w:rsidR="00267633" w:rsidRPr="0060595F" w:rsidRDefault="00267633" w:rsidP="00267633">
      <w:pPr>
        <w:spacing w:before="0" w:after="200" w:line="276" w:lineRule="auto"/>
        <w:divId w:val="2116439976"/>
        <w:rPr>
          <w:rFonts w:ascii="Times New Roman" w:hAnsi="Times New Roman" w:cs="Times New Roman"/>
          <w:sz w:val="18"/>
          <w:szCs w:val="18"/>
          <w:lang w:val="en-GB" w:eastAsia="en-GB"/>
        </w:rPr>
      </w:pPr>
    </w:p>
    <w:tbl>
      <w:tblPr>
        <w:tblW w:w="0" w:type="auto"/>
        <w:jc w:val="center"/>
        <w:tblLayout w:type="fixed"/>
        <w:tblLook w:val="0000" w:firstRow="0" w:lastRow="0" w:firstColumn="0" w:lastColumn="0" w:noHBand="0" w:noVBand="0"/>
      </w:tblPr>
      <w:tblGrid>
        <w:gridCol w:w="3080"/>
        <w:gridCol w:w="3080"/>
        <w:gridCol w:w="3080"/>
      </w:tblGrid>
      <w:tr w:rsidR="00267633" w:rsidRPr="00267633" w14:paraId="05A9E17A" w14:textId="77777777" w:rsidTr="00267633">
        <w:trPr>
          <w:divId w:val="2116439976"/>
          <w:jc w:val="center"/>
        </w:trPr>
        <w:tc>
          <w:tcPr>
            <w:tcW w:w="3080" w:type="dxa"/>
          </w:tcPr>
          <w:p w14:paraId="36727411"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c>
          <w:tcPr>
            <w:tcW w:w="3080" w:type="dxa"/>
          </w:tcPr>
          <w:p w14:paraId="5FDB93FB" w14:textId="77777777" w:rsidR="00267633" w:rsidRPr="00267633" w:rsidRDefault="00267633" w:rsidP="00267633">
            <w:pPr>
              <w:keepNext/>
              <w:spacing w:before="0" w:after="0" w:line="240" w:lineRule="auto"/>
              <w:jc w:val="center"/>
              <w:outlineLvl w:val="1"/>
              <w:rPr>
                <w:rFonts w:ascii="Times New Roman" w:hAnsi="Times New Roman"/>
                <w:bCs/>
                <w:iCs/>
                <w:spacing w:val="-3"/>
                <w:szCs w:val="28"/>
                <w:lang w:val="en-GB" w:eastAsia="zh-CN"/>
              </w:rPr>
            </w:pPr>
            <w:r w:rsidRPr="00267633">
              <w:rPr>
                <w:rFonts w:ascii="Times New Roman" w:hAnsi="Times New Roman"/>
                <w:bCs/>
                <w:iCs/>
                <w:spacing w:val="-3"/>
                <w:szCs w:val="28"/>
                <w:lang w:val="en-GB" w:eastAsia="zh-CN"/>
              </w:rPr>
              <w:t>FORM 210</w:t>
            </w:r>
          </w:p>
        </w:tc>
        <w:tc>
          <w:tcPr>
            <w:tcW w:w="3080" w:type="dxa"/>
          </w:tcPr>
          <w:p w14:paraId="05C8DBEE"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r>
    </w:tbl>
    <w:p w14:paraId="613BB8A5"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p>
    <w:p w14:paraId="4B277C0A" w14:textId="77777777" w:rsidR="00267633" w:rsidRPr="00267633" w:rsidRDefault="00267633" w:rsidP="00267633">
      <w:pPr>
        <w:keepNext/>
        <w:spacing w:before="0" w:after="0" w:line="240" w:lineRule="auto"/>
        <w:outlineLvl w:val="1"/>
        <w:divId w:val="2116439976"/>
        <w:rPr>
          <w:rFonts w:ascii="Times New Roman" w:hAnsi="Times New Roman"/>
          <w:bCs/>
          <w:iCs/>
          <w:snapToGrid w:val="0"/>
          <w:sz w:val="22"/>
          <w:szCs w:val="22"/>
          <w:lang w:val="en-GB" w:eastAsia="zh-CN"/>
        </w:rPr>
      </w:pPr>
      <w:r w:rsidRPr="00267633">
        <w:rPr>
          <w:rFonts w:ascii="Times New Roman" w:hAnsi="Times New Roman"/>
          <w:bCs/>
          <w:iCs/>
          <w:snapToGrid w:val="0"/>
          <w:sz w:val="22"/>
          <w:szCs w:val="22"/>
          <w:lang w:val="en-GB" w:eastAsia="zh-CN"/>
        </w:rPr>
        <w:t>Para 30</w:t>
      </w:r>
    </w:p>
    <w:p w14:paraId="44CE6D44" w14:textId="77777777" w:rsidR="00267633" w:rsidRPr="00267633" w:rsidRDefault="00267633" w:rsidP="00267633">
      <w:pPr>
        <w:keepNext/>
        <w:spacing w:before="0" w:after="0" w:line="240" w:lineRule="auto"/>
        <w:jc w:val="center"/>
        <w:outlineLvl w:val="1"/>
        <w:divId w:val="2116439976"/>
        <w:rPr>
          <w:rFonts w:ascii="Times New Roman" w:hAnsi="Times New Roman"/>
          <w:b/>
          <w:bCs/>
          <w:iCs/>
          <w:snapToGrid w:val="0"/>
          <w:szCs w:val="28"/>
          <w:lang w:val="en-GB" w:eastAsia="zh-CN"/>
        </w:rPr>
      </w:pPr>
      <w:r w:rsidRPr="00267633">
        <w:rPr>
          <w:rFonts w:ascii="Times New Roman" w:hAnsi="Times New Roman"/>
          <w:b/>
          <w:bCs/>
          <w:iCs/>
          <w:snapToGrid w:val="0"/>
          <w:szCs w:val="28"/>
          <w:lang w:val="en-GB" w:eastAsia="zh-CN"/>
        </w:rPr>
        <w:t>COVER LETTER FOR SUBMISSION OF</w:t>
      </w:r>
    </w:p>
    <w:p w14:paraId="3E42972E" w14:textId="77777777" w:rsidR="00267633" w:rsidRPr="00267633" w:rsidRDefault="00267633" w:rsidP="00267633">
      <w:pPr>
        <w:keepNext/>
        <w:spacing w:before="0" w:after="0" w:line="240" w:lineRule="auto"/>
        <w:jc w:val="center"/>
        <w:outlineLvl w:val="1"/>
        <w:divId w:val="2116439976"/>
        <w:rPr>
          <w:rFonts w:ascii="Times New Roman" w:hAnsi="Times New Roman"/>
          <w:b/>
          <w:bCs/>
          <w:iCs/>
          <w:snapToGrid w:val="0"/>
          <w:szCs w:val="28"/>
          <w:lang w:val="en-GB" w:eastAsia="zh-CN"/>
        </w:rPr>
      </w:pPr>
      <w:r w:rsidRPr="00267633">
        <w:rPr>
          <w:rFonts w:ascii="Times New Roman" w:hAnsi="Times New Roman"/>
          <w:b/>
          <w:bCs/>
          <w:iCs/>
          <w:snapToGrid w:val="0"/>
          <w:szCs w:val="28"/>
          <w:lang w:val="en-GB" w:eastAsia="zh-CN"/>
        </w:rPr>
        <w:t>ORIGINAL BIRTH CERTIFICATE IN ADOPTION PROCEEDINGS</w:t>
      </w:r>
    </w:p>
    <w:p w14:paraId="1BAE9282" w14:textId="77777777" w:rsidR="00267633" w:rsidRPr="00267633" w:rsidRDefault="00267633" w:rsidP="00267633">
      <w:pPr>
        <w:spacing w:before="0" w:after="0"/>
        <w:jc w:val="both"/>
        <w:divId w:val="2116439976"/>
        <w:rPr>
          <w:rFonts w:ascii="Times New Roman" w:hAnsi="Times New Roman" w:cs="Times New Roman"/>
          <w:snapToGrid w:val="0"/>
          <w:szCs w:val="20"/>
          <w:lang w:val="en-GB" w:eastAsia="zh-CN"/>
        </w:rPr>
      </w:pPr>
    </w:p>
    <w:p w14:paraId="1337540E" w14:textId="77777777" w:rsidR="00267633" w:rsidRPr="00267633" w:rsidRDefault="00267633" w:rsidP="00267633">
      <w:pPr>
        <w:spacing w:before="0" w:after="0" w:line="240" w:lineRule="auto"/>
        <w:jc w:val="both"/>
        <w:divId w:val="2116439976"/>
        <w:rPr>
          <w:rFonts w:ascii="Times New Roman" w:hAnsi="Times New Roman" w:cs="Times New Roman"/>
          <w:snapToGrid w:val="0"/>
          <w:szCs w:val="20"/>
          <w:lang w:val="en-GB" w:eastAsia="zh-CN"/>
        </w:rPr>
      </w:pPr>
      <w:r w:rsidRPr="00267633">
        <w:rPr>
          <w:rFonts w:ascii="Times New Roman" w:hAnsi="Times New Roman" w:cs="Times New Roman"/>
          <w:snapToGrid w:val="0"/>
          <w:szCs w:val="20"/>
          <w:lang w:val="en-GB" w:eastAsia="zh-CN"/>
        </w:rPr>
        <w:t>To:</w:t>
      </w:r>
      <w:r w:rsidRPr="00267633">
        <w:rPr>
          <w:rFonts w:ascii="Times New Roman" w:hAnsi="Times New Roman" w:cs="Times New Roman"/>
          <w:snapToGrid w:val="0"/>
          <w:szCs w:val="20"/>
          <w:lang w:val="en-GB" w:eastAsia="zh-CN"/>
        </w:rPr>
        <w:tab/>
        <w:t>OFFICER-IN-CHARGE</w:t>
      </w:r>
    </w:p>
    <w:p w14:paraId="4CA053DC" w14:textId="77777777" w:rsidR="00267633" w:rsidRPr="00267633" w:rsidRDefault="00267633" w:rsidP="00267633">
      <w:pPr>
        <w:spacing w:before="0" w:after="0" w:line="240" w:lineRule="auto"/>
        <w:jc w:val="both"/>
        <w:divId w:val="2116439976"/>
        <w:rPr>
          <w:rFonts w:ascii="Times New Roman" w:hAnsi="Times New Roman" w:cs="Times New Roman"/>
          <w:snapToGrid w:val="0"/>
          <w:szCs w:val="20"/>
          <w:lang w:val="en-GB" w:eastAsia="zh-CN"/>
        </w:rPr>
      </w:pPr>
      <w:r w:rsidRPr="00267633">
        <w:rPr>
          <w:rFonts w:ascii="Times New Roman" w:hAnsi="Times New Roman" w:cs="Times New Roman"/>
          <w:snapToGrid w:val="0"/>
          <w:szCs w:val="20"/>
          <w:lang w:val="en-GB" w:eastAsia="zh-CN"/>
        </w:rPr>
        <w:tab/>
        <w:t>ADOPTION SECTION</w:t>
      </w:r>
    </w:p>
    <w:p w14:paraId="3DBDF04B" w14:textId="77777777" w:rsidR="00267633" w:rsidRPr="00267633" w:rsidRDefault="00267633" w:rsidP="00267633">
      <w:pPr>
        <w:spacing w:before="0" w:after="0"/>
        <w:jc w:val="both"/>
        <w:divId w:val="2116439976"/>
        <w:rPr>
          <w:rFonts w:ascii="Times New Roman" w:hAnsi="Times New Roman" w:cs="Times New Roman"/>
          <w:snapToGrid w:val="0"/>
          <w:szCs w:val="20"/>
          <w:lang w:val="en-GB" w:eastAsia="zh-CN"/>
        </w:rPr>
      </w:pPr>
    </w:p>
    <w:p w14:paraId="3AB85120" w14:textId="77777777" w:rsidR="00267633" w:rsidRPr="00267633" w:rsidRDefault="00267633" w:rsidP="00267633">
      <w:pPr>
        <w:spacing w:before="0" w:after="0"/>
        <w:jc w:val="both"/>
        <w:divId w:val="2116439976"/>
        <w:rPr>
          <w:rFonts w:ascii="Times New Roman" w:hAnsi="Times New Roman" w:cs="Times New Roman"/>
          <w:b/>
          <w:snapToGrid w:val="0"/>
          <w:szCs w:val="20"/>
          <w:lang w:val="en-GB" w:eastAsia="zh-CN"/>
        </w:rPr>
      </w:pPr>
      <w:r w:rsidRPr="00267633">
        <w:rPr>
          <w:rFonts w:ascii="Times New Roman" w:hAnsi="Times New Roman" w:cs="Times New Roman"/>
          <w:b/>
          <w:snapToGrid w:val="0"/>
          <w:szCs w:val="20"/>
          <w:lang w:val="en-GB" w:eastAsia="zh-CN"/>
        </w:rPr>
        <w:t>ADOPTION ORIGINATING SUMMONS NO.  ________ OF __________</w:t>
      </w:r>
    </w:p>
    <w:p w14:paraId="4C0D1755" w14:textId="77777777" w:rsidR="00267633" w:rsidRPr="00267633" w:rsidRDefault="00267633" w:rsidP="00267633">
      <w:pPr>
        <w:spacing w:before="0" w:after="0"/>
        <w:jc w:val="both"/>
        <w:divId w:val="2116439976"/>
        <w:rPr>
          <w:rFonts w:ascii="Times New Roman" w:hAnsi="Times New Roman" w:cs="Times New Roman"/>
          <w:b/>
          <w:snapToGrid w:val="0"/>
          <w:szCs w:val="20"/>
          <w:lang w:val="en-GB" w:eastAsia="zh-CN"/>
        </w:rPr>
      </w:pPr>
    </w:p>
    <w:p w14:paraId="2D45087F" w14:textId="77777777" w:rsidR="00267633" w:rsidRPr="00267633" w:rsidRDefault="00267633" w:rsidP="00267633">
      <w:pPr>
        <w:spacing w:before="0" w:after="0"/>
        <w:jc w:val="both"/>
        <w:divId w:val="2116439976"/>
        <w:rPr>
          <w:rFonts w:ascii="Times New Roman" w:hAnsi="Times New Roman" w:cs="Times New Roman"/>
          <w:snapToGrid w:val="0"/>
          <w:szCs w:val="20"/>
          <w:lang w:val="en-GB" w:eastAsia="zh-CN"/>
        </w:rPr>
      </w:pPr>
      <w:r w:rsidRPr="00267633">
        <w:rPr>
          <w:rFonts w:ascii="Times New Roman" w:hAnsi="Times New Roman" w:cs="Times New Roman"/>
          <w:b/>
          <w:snapToGrid w:val="0"/>
          <w:szCs w:val="20"/>
          <w:lang w:val="en-GB" w:eastAsia="zh-CN"/>
        </w:rPr>
        <w:tab/>
      </w:r>
      <w:r w:rsidRPr="00267633">
        <w:rPr>
          <w:rFonts w:ascii="Times New Roman" w:hAnsi="Times New Roman" w:cs="Times New Roman"/>
          <w:snapToGrid w:val="0"/>
          <w:szCs w:val="20"/>
          <w:lang w:val="en-GB" w:eastAsia="zh-CN"/>
        </w:rPr>
        <w:t xml:space="preserve">Please find enclosed the original birth certificate of the infant in the above matter. </w:t>
      </w:r>
    </w:p>
    <w:p w14:paraId="4C63CA33" w14:textId="77777777" w:rsidR="00267633" w:rsidRPr="00267633" w:rsidRDefault="00267633" w:rsidP="00267633">
      <w:pPr>
        <w:spacing w:before="0" w:after="0"/>
        <w:jc w:val="both"/>
        <w:divId w:val="2116439976"/>
        <w:rPr>
          <w:rFonts w:ascii="Times New Roman" w:hAnsi="Times New Roman" w:cs="Times New Roman"/>
          <w:snapToGrid w:val="0"/>
          <w:szCs w:val="20"/>
          <w:lang w:val="en-GB" w:eastAsia="zh-CN"/>
        </w:rPr>
      </w:pPr>
    </w:p>
    <w:p w14:paraId="2B50ED1B" w14:textId="77777777" w:rsidR="00267633" w:rsidRPr="00267633" w:rsidRDefault="00267633" w:rsidP="006172E9">
      <w:pPr>
        <w:numPr>
          <w:ilvl w:val="0"/>
          <w:numId w:val="44"/>
        </w:numPr>
        <w:spacing w:before="0" w:after="0" w:line="240" w:lineRule="auto"/>
        <w:jc w:val="both"/>
        <w:divId w:val="2116439976"/>
        <w:rPr>
          <w:rFonts w:ascii="Times New Roman" w:hAnsi="Times New Roman" w:cs="Times New Roman"/>
          <w:snapToGrid w:val="0"/>
          <w:szCs w:val="20"/>
          <w:lang w:val="en-GB" w:eastAsia="zh-CN"/>
        </w:rPr>
      </w:pPr>
      <w:r w:rsidRPr="00267633">
        <w:rPr>
          <w:rFonts w:ascii="Times New Roman" w:hAnsi="Times New Roman" w:cs="Times New Roman"/>
          <w:snapToGrid w:val="0"/>
          <w:szCs w:val="20"/>
          <w:lang w:val="en-GB" w:eastAsia="zh-CN"/>
        </w:rPr>
        <w:t>The matter has been fixed for hearing as follows:</w:t>
      </w:r>
    </w:p>
    <w:p w14:paraId="5AA4F1D5" w14:textId="77777777" w:rsidR="00267633" w:rsidRPr="00267633" w:rsidRDefault="00267633" w:rsidP="00267633">
      <w:pPr>
        <w:spacing w:before="0" w:after="0"/>
        <w:jc w:val="both"/>
        <w:divId w:val="2116439976"/>
        <w:rPr>
          <w:rFonts w:ascii="Times New Roman" w:hAnsi="Times New Roman" w:cs="Times New Roman"/>
          <w:snapToGrid w:val="0"/>
          <w:szCs w:val="20"/>
          <w:lang w:val="en-GB" w:eastAsia="zh-CN"/>
        </w:rPr>
      </w:pPr>
    </w:p>
    <w:p w14:paraId="04DE6E18" w14:textId="77777777" w:rsidR="00267633" w:rsidRPr="00267633" w:rsidRDefault="00267633" w:rsidP="00267633">
      <w:pPr>
        <w:spacing w:before="0" w:after="0"/>
        <w:ind w:left="1440"/>
        <w:jc w:val="both"/>
        <w:divId w:val="2116439976"/>
        <w:rPr>
          <w:rFonts w:ascii="Times New Roman" w:hAnsi="Times New Roman" w:cs="Times New Roman"/>
          <w:snapToGrid w:val="0"/>
          <w:szCs w:val="20"/>
          <w:lang w:val="en-GB" w:eastAsia="zh-CN"/>
        </w:rPr>
      </w:pPr>
      <w:r w:rsidRPr="00267633">
        <w:rPr>
          <w:rFonts w:ascii="Times New Roman" w:hAnsi="Times New Roman" w:cs="Times New Roman"/>
          <w:snapToGrid w:val="0"/>
          <w:szCs w:val="20"/>
          <w:lang w:val="en-GB" w:eastAsia="zh-CN"/>
        </w:rPr>
        <w:t>Date:</w:t>
      </w:r>
      <w:r w:rsidRPr="00267633">
        <w:rPr>
          <w:rFonts w:ascii="Times New Roman" w:hAnsi="Times New Roman" w:cs="Times New Roman"/>
          <w:snapToGrid w:val="0"/>
          <w:szCs w:val="20"/>
          <w:lang w:val="en-GB" w:eastAsia="zh-CN"/>
        </w:rPr>
        <w:tab/>
        <w:t>_________________</w:t>
      </w:r>
    </w:p>
    <w:p w14:paraId="64324FE8" w14:textId="77777777" w:rsidR="00267633" w:rsidRPr="00267633" w:rsidRDefault="00267633" w:rsidP="00267633">
      <w:pPr>
        <w:spacing w:before="0" w:after="0"/>
        <w:ind w:left="1440"/>
        <w:jc w:val="both"/>
        <w:divId w:val="2116439976"/>
        <w:rPr>
          <w:rFonts w:ascii="Times New Roman" w:hAnsi="Times New Roman" w:cs="Times New Roman"/>
          <w:snapToGrid w:val="0"/>
          <w:szCs w:val="20"/>
          <w:lang w:val="en-GB" w:eastAsia="zh-CN"/>
        </w:rPr>
      </w:pPr>
      <w:r w:rsidRPr="00267633">
        <w:rPr>
          <w:rFonts w:ascii="Times New Roman" w:hAnsi="Times New Roman" w:cs="Times New Roman"/>
          <w:snapToGrid w:val="0"/>
          <w:szCs w:val="20"/>
          <w:lang w:val="en-GB" w:eastAsia="zh-CN"/>
        </w:rPr>
        <w:t>Time:</w:t>
      </w:r>
      <w:r w:rsidRPr="00267633">
        <w:rPr>
          <w:rFonts w:ascii="Times New Roman" w:hAnsi="Times New Roman" w:cs="Times New Roman"/>
          <w:snapToGrid w:val="0"/>
          <w:szCs w:val="20"/>
          <w:lang w:val="en-GB" w:eastAsia="zh-CN"/>
        </w:rPr>
        <w:tab/>
        <w:t>_________________</w:t>
      </w:r>
    </w:p>
    <w:p w14:paraId="7930522B" w14:textId="77777777" w:rsidR="00267633" w:rsidRPr="00267633" w:rsidRDefault="00267633" w:rsidP="00267633">
      <w:pPr>
        <w:spacing w:before="0" w:after="0"/>
        <w:jc w:val="both"/>
        <w:divId w:val="2116439976"/>
        <w:rPr>
          <w:rFonts w:ascii="Times New Roman" w:hAnsi="Times New Roman" w:cs="Times New Roman"/>
          <w:snapToGrid w:val="0"/>
          <w:szCs w:val="20"/>
          <w:lang w:val="en-GB" w:eastAsia="zh-CN"/>
        </w:rPr>
      </w:pPr>
    </w:p>
    <w:p w14:paraId="4DCD221F" w14:textId="77777777" w:rsidR="00267633" w:rsidRPr="00267633" w:rsidRDefault="00267633" w:rsidP="00267633">
      <w:pPr>
        <w:spacing w:before="0" w:after="0"/>
        <w:jc w:val="both"/>
        <w:divId w:val="2116439976"/>
        <w:rPr>
          <w:rFonts w:ascii="Times New Roman" w:hAnsi="Times New Roman" w:cs="Times New Roman"/>
          <w:snapToGrid w:val="0"/>
          <w:szCs w:val="20"/>
          <w:lang w:val="en-GB" w:eastAsia="zh-CN"/>
        </w:rPr>
      </w:pPr>
    </w:p>
    <w:p w14:paraId="51A2EBAF" w14:textId="77777777" w:rsidR="00267633" w:rsidRPr="00267633" w:rsidRDefault="00267633" w:rsidP="00267633">
      <w:pPr>
        <w:spacing w:before="0" w:after="0"/>
        <w:jc w:val="both"/>
        <w:divId w:val="2116439976"/>
        <w:rPr>
          <w:rFonts w:ascii="Times New Roman" w:hAnsi="Times New Roman" w:cs="Times New Roman"/>
          <w:snapToGrid w:val="0"/>
          <w:szCs w:val="20"/>
          <w:lang w:val="en-GB" w:eastAsia="zh-CN"/>
        </w:rPr>
      </w:pPr>
    </w:p>
    <w:p w14:paraId="72386C0B" w14:textId="77777777" w:rsidR="00267633" w:rsidRPr="00267633" w:rsidRDefault="00267633" w:rsidP="00267633">
      <w:pPr>
        <w:spacing w:before="0" w:after="0"/>
        <w:jc w:val="both"/>
        <w:divId w:val="2116439976"/>
        <w:rPr>
          <w:rFonts w:ascii="Times New Roman" w:hAnsi="Times New Roman" w:cs="Times New Roman"/>
          <w:snapToGrid w:val="0"/>
          <w:szCs w:val="20"/>
          <w:lang w:val="en-GB" w:eastAsia="zh-CN"/>
        </w:rPr>
      </w:pPr>
    </w:p>
    <w:p w14:paraId="7995C92B" w14:textId="77777777" w:rsidR="00267633" w:rsidRPr="00267633" w:rsidRDefault="00267633" w:rsidP="00267633">
      <w:pPr>
        <w:spacing w:before="0" w:after="0" w:line="240" w:lineRule="auto"/>
        <w:jc w:val="both"/>
        <w:divId w:val="2116439976"/>
        <w:rPr>
          <w:rFonts w:ascii="Times New Roman" w:hAnsi="Times New Roman" w:cs="Times New Roman"/>
          <w:snapToGrid w:val="0"/>
          <w:szCs w:val="20"/>
          <w:lang w:val="en-GB" w:eastAsia="zh-CN"/>
        </w:rPr>
      </w:pPr>
      <w:r w:rsidRPr="00267633">
        <w:rPr>
          <w:rFonts w:ascii="Times New Roman" w:hAnsi="Times New Roman" w:cs="Times New Roman"/>
          <w:snapToGrid w:val="0"/>
          <w:szCs w:val="20"/>
          <w:lang w:val="en-GB" w:eastAsia="zh-CN"/>
        </w:rPr>
        <w:t>Signature</w:t>
      </w:r>
    </w:p>
    <w:p w14:paraId="02537B79" w14:textId="77777777" w:rsidR="00267633" w:rsidRPr="00267633" w:rsidRDefault="00267633" w:rsidP="00267633">
      <w:pPr>
        <w:spacing w:before="0" w:after="0" w:line="240" w:lineRule="auto"/>
        <w:jc w:val="both"/>
        <w:divId w:val="2116439976"/>
        <w:rPr>
          <w:rFonts w:ascii="Times New Roman" w:hAnsi="Times New Roman" w:cs="Times New Roman"/>
          <w:snapToGrid w:val="0"/>
          <w:szCs w:val="20"/>
          <w:lang w:val="en-GB" w:eastAsia="zh-CN"/>
        </w:rPr>
      </w:pPr>
      <w:r w:rsidRPr="00267633">
        <w:rPr>
          <w:rFonts w:ascii="Times New Roman" w:hAnsi="Times New Roman" w:cs="Times New Roman"/>
          <w:snapToGrid w:val="0"/>
          <w:szCs w:val="20"/>
          <w:lang w:val="en-GB" w:eastAsia="zh-CN"/>
        </w:rPr>
        <w:t>Name of Solicitor for the Petitioner</w:t>
      </w:r>
    </w:p>
    <w:p w14:paraId="57B48661" w14:textId="77777777" w:rsidR="00267633" w:rsidRPr="00267633" w:rsidRDefault="00267633" w:rsidP="00267633">
      <w:pPr>
        <w:keepNext/>
        <w:tabs>
          <w:tab w:val="left" w:pos="720"/>
          <w:tab w:val="left" w:pos="1440"/>
          <w:tab w:val="left" w:pos="2160"/>
        </w:tabs>
        <w:autoSpaceDE w:val="0"/>
        <w:autoSpaceDN w:val="0"/>
        <w:adjustRightInd w:val="0"/>
        <w:spacing w:before="0" w:after="0" w:line="240" w:lineRule="atLeast"/>
        <w:divId w:val="2116439976"/>
        <w:rPr>
          <w:rFonts w:ascii="Times New Roman" w:hAnsi="Times New Roman" w:cs="Times New Roman"/>
          <w:snapToGrid w:val="0"/>
          <w:szCs w:val="20"/>
          <w:lang w:val="en-GB" w:eastAsia="zh-CN"/>
        </w:rPr>
      </w:pPr>
      <w:r w:rsidRPr="00267633">
        <w:rPr>
          <w:rFonts w:ascii="Times New Roman" w:hAnsi="Times New Roman" w:cs="Times New Roman"/>
          <w:snapToGrid w:val="0"/>
          <w:szCs w:val="20"/>
          <w:lang w:val="en-GB" w:eastAsia="zh-CN"/>
        </w:rPr>
        <w:t>Name of Law Firm</w:t>
      </w:r>
    </w:p>
    <w:p w14:paraId="439424A3" w14:textId="77777777" w:rsidR="00267633" w:rsidRPr="00267633" w:rsidRDefault="00267633" w:rsidP="00267633">
      <w:pPr>
        <w:keepNext/>
        <w:tabs>
          <w:tab w:val="left" w:pos="720"/>
          <w:tab w:val="left" w:pos="1440"/>
          <w:tab w:val="left" w:pos="2160"/>
        </w:tabs>
        <w:autoSpaceDE w:val="0"/>
        <w:autoSpaceDN w:val="0"/>
        <w:adjustRightInd w:val="0"/>
        <w:spacing w:before="0" w:after="0" w:line="240" w:lineRule="atLeast"/>
        <w:divId w:val="2116439976"/>
        <w:rPr>
          <w:rFonts w:ascii="Times New Roman" w:hAnsi="Times New Roman" w:cs="Times New Roman"/>
          <w:snapToGrid w:val="0"/>
          <w:sz w:val="20"/>
          <w:szCs w:val="20"/>
          <w:lang w:val="en-GB" w:eastAsia="zh-CN"/>
        </w:rPr>
      </w:pPr>
    </w:p>
    <w:p w14:paraId="254E5330" w14:textId="77777777" w:rsidR="00267633" w:rsidRDefault="00267633" w:rsidP="00267633">
      <w:pPr>
        <w:spacing w:before="0" w:after="200" w:line="276" w:lineRule="auto"/>
        <w:divId w:val="2116439976"/>
        <w:rPr>
          <w:rFonts w:ascii="Calibri" w:hAnsi="Calibri" w:cs="Times New Roman"/>
          <w:sz w:val="22"/>
          <w:szCs w:val="22"/>
          <w:lang w:val="en-GB" w:eastAsia="en-GB"/>
        </w:rPr>
      </w:pPr>
    </w:p>
    <w:p w14:paraId="48DA2756" w14:textId="77777777" w:rsidR="00041F27" w:rsidRPr="00267633" w:rsidRDefault="00041F27" w:rsidP="00267633">
      <w:pPr>
        <w:spacing w:before="0" w:after="200" w:line="276" w:lineRule="auto"/>
        <w:divId w:val="2116439976"/>
        <w:rPr>
          <w:rFonts w:ascii="Calibri" w:hAnsi="Calibri" w:cs="Times New Roman"/>
          <w:sz w:val="22"/>
          <w:szCs w:val="22"/>
          <w:lang w:val="en-GB" w:eastAsia="en-GB"/>
        </w:rPr>
        <w:sectPr w:rsidR="00041F27" w:rsidRPr="00267633" w:rsidSect="00C63330">
          <w:pgSz w:w="11906" w:h="16838" w:code="9"/>
          <w:pgMar w:top="1440" w:right="1416" w:bottom="1440" w:left="1418" w:header="720" w:footer="720" w:gutter="0"/>
          <w:paperSrc w:first="1" w:other="1"/>
          <w:cols w:space="720"/>
          <w:noEndnote/>
        </w:sectPr>
      </w:pPr>
    </w:p>
    <w:p w14:paraId="7423F258" w14:textId="77777777" w:rsidR="00AB46CB" w:rsidRPr="00267633" w:rsidRDefault="00AB46CB" w:rsidP="00AB46CB">
      <w:pPr>
        <w:spacing w:before="0" w:after="200" w:line="276" w:lineRule="auto"/>
        <w:jc w:val="center"/>
        <w:divId w:val="2116439976"/>
        <w:rPr>
          <w:rFonts w:ascii="Times New Roman" w:eastAsia="Calibri" w:hAnsi="Times New Roman" w:cs="Times New Roman"/>
          <w:bCs/>
          <w:sz w:val="20"/>
          <w:szCs w:val="16"/>
          <w:lang w:val="en-US" w:eastAsia="zh-CN"/>
        </w:rPr>
      </w:pPr>
      <w:r w:rsidRPr="00267633">
        <w:rPr>
          <w:rFonts w:ascii="Times New Roman" w:eastAsia="Calibri" w:hAnsi="Times New Roman" w:cs="Times New Roman"/>
          <w:bCs/>
          <w:sz w:val="20"/>
          <w:szCs w:val="16"/>
          <w:lang w:val="en-US" w:eastAsia="zh-CN"/>
        </w:rPr>
        <w:lastRenderedPageBreak/>
        <w:t>FORM 211</w:t>
      </w:r>
    </w:p>
    <w:p w14:paraId="22150D96" w14:textId="77777777" w:rsidR="00AB46CB" w:rsidRPr="00267633" w:rsidRDefault="00AB46CB" w:rsidP="00AB46CB">
      <w:pPr>
        <w:spacing w:before="0" w:after="200" w:line="276" w:lineRule="auto"/>
        <w:divId w:val="2116439976"/>
        <w:rPr>
          <w:rFonts w:ascii="Times New Roman" w:eastAsia="Calibri" w:hAnsi="Times New Roman" w:cs="Times New Roman"/>
          <w:bCs/>
          <w:sz w:val="20"/>
          <w:szCs w:val="16"/>
          <w:lang w:val="en-US" w:eastAsia="zh-CN"/>
        </w:rPr>
      </w:pPr>
      <w:r w:rsidRPr="00267633">
        <w:rPr>
          <w:rFonts w:ascii="Times New Roman" w:eastAsia="Calibri" w:hAnsi="Times New Roman" w:cs="Times New Roman"/>
          <w:bCs/>
          <w:sz w:val="20"/>
          <w:szCs w:val="16"/>
          <w:lang w:val="en-US" w:eastAsia="zh-CN"/>
        </w:rPr>
        <w:t xml:space="preserve">Para </w:t>
      </w:r>
      <w:r>
        <w:rPr>
          <w:rFonts w:ascii="Times New Roman" w:eastAsia="Calibri" w:hAnsi="Times New Roman" w:cs="Times New Roman"/>
          <w:bCs/>
          <w:sz w:val="20"/>
          <w:szCs w:val="16"/>
          <w:lang w:val="en-US" w:eastAsia="zh-CN"/>
        </w:rPr>
        <w:t xml:space="preserve">26K, </w:t>
      </w:r>
      <w:r w:rsidRPr="00267633">
        <w:rPr>
          <w:rFonts w:ascii="Times New Roman" w:eastAsia="Calibri" w:hAnsi="Times New Roman" w:cs="Times New Roman"/>
          <w:bCs/>
          <w:sz w:val="20"/>
          <w:szCs w:val="16"/>
          <w:lang w:val="en-US" w:eastAsia="zh-CN"/>
        </w:rPr>
        <w:t>33</w:t>
      </w:r>
      <w:r>
        <w:rPr>
          <w:rFonts w:ascii="Times New Roman" w:eastAsia="Calibri" w:hAnsi="Times New Roman" w:cs="Times New Roman"/>
          <w:bCs/>
          <w:sz w:val="20"/>
          <w:szCs w:val="16"/>
          <w:lang w:val="en-US" w:eastAsia="zh-CN"/>
        </w:rPr>
        <w:t>, 71C</w:t>
      </w:r>
    </w:p>
    <w:tbl>
      <w:tblPr>
        <w:tblW w:w="1113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3670"/>
        <w:gridCol w:w="1855"/>
        <w:gridCol w:w="43"/>
        <w:gridCol w:w="527"/>
        <w:gridCol w:w="2235"/>
        <w:gridCol w:w="22"/>
        <w:gridCol w:w="2784"/>
      </w:tblGrid>
      <w:tr w:rsidR="00AB46CB" w:rsidRPr="00267633" w14:paraId="6591F117" w14:textId="77777777" w:rsidTr="00AB46CB">
        <w:trPr>
          <w:divId w:val="2116439976"/>
          <w:trHeight w:val="394"/>
          <w:jc w:val="center"/>
        </w:trPr>
        <w:tc>
          <w:tcPr>
            <w:tcW w:w="8352" w:type="dxa"/>
            <w:gridSpan w:val="6"/>
            <w:vMerge w:val="restart"/>
          </w:tcPr>
          <w:p w14:paraId="1CB6F176" w14:textId="77777777" w:rsidR="00AB46CB" w:rsidRDefault="00AB46CB" w:rsidP="00FE36E9">
            <w:pPr>
              <w:widowControl w:val="0"/>
              <w:autoSpaceDE w:val="0"/>
              <w:autoSpaceDN w:val="0"/>
              <w:adjustRightInd w:val="0"/>
              <w:spacing w:before="0" w:after="0" w:line="240" w:lineRule="auto"/>
              <w:rPr>
                <w:rFonts w:ascii="Arial Narrow" w:eastAsia="Calibri" w:hAnsi="Arial Narrow" w:cs="Times New Roman"/>
                <w:b/>
                <w:bCs/>
                <w:sz w:val="16"/>
                <w:szCs w:val="16"/>
                <w:lang w:val="en-US" w:eastAsia="zh-CN"/>
              </w:rPr>
            </w:pPr>
            <w:r w:rsidRPr="00267633">
              <w:rPr>
                <w:rFonts w:ascii="Arial Narrow" w:eastAsia="Calibri" w:hAnsi="Arial Narrow" w:cs="Times New Roman"/>
                <w:b/>
                <w:bCs/>
                <w:sz w:val="16"/>
                <w:szCs w:val="16"/>
                <w:lang w:val="en-US" w:eastAsia="zh-CN"/>
              </w:rPr>
              <w:t>APPLICATION FOR RECORDS OF COURT PROCEEDINGS</w:t>
            </w:r>
          </w:p>
          <w:p w14:paraId="3159F7A9" w14:textId="77777777" w:rsidR="00AB46CB" w:rsidRPr="00267633" w:rsidRDefault="00AB46CB" w:rsidP="00FE36E9">
            <w:pPr>
              <w:widowControl w:val="0"/>
              <w:autoSpaceDE w:val="0"/>
              <w:autoSpaceDN w:val="0"/>
              <w:adjustRightInd w:val="0"/>
              <w:spacing w:before="0" w:after="0" w:line="240" w:lineRule="auto"/>
              <w:rPr>
                <w:rFonts w:ascii="Arial Narrow" w:eastAsia="Calibri" w:hAnsi="Arial Narrow" w:cs="Times New Roman"/>
                <w:sz w:val="16"/>
                <w:szCs w:val="16"/>
                <w:lang w:val="en-US" w:eastAsia="zh-CN"/>
              </w:rPr>
            </w:pPr>
          </w:p>
          <w:p w14:paraId="637EE649" w14:textId="77777777" w:rsidR="00AB46CB" w:rsidRPr="00267633" w:rsidRDefault="00AB46CB" w:rsidP="00FE36E9">
            <w:pPr>
              <w:widowControl w:val="0"/>
              <w:tabs>
                <w:tab w:val="left" w:pos="2694"/>
              </w:tabs>
              <w:autoSpaceDE w:val="0"/>
              <w:autoSpaceDN w:val="0"/>
              <w:adjustRightInd w:val="0"/>
              <w:spacing w:before="0" w:after="0" w:line="240" w:lineRule="auto"/>
              <w:rPr>
                <w:rFonts w:ascii="Arial Narrow" w:eastAsia="Calibri" w:hAnsi="Arial Narrow" w:cs="Times New Roman"/>
                <w:b/>
                <w:bCs/>
                <w:sz w:val="16"/>
                <w:szCs w:val="16"/>
                <w:lang w:val="en-US" w:eastAsia="zh-CN"/>
              </w:rPr>
            </w:pPr>
            <w:r w:rsidRPr="00267633">
              <w:rPr>
                <w:rFonts w:ascii="Arial Narrow" w:eastAsia="Calibri" w:hAnsi="Arial Narrow" w:cs="Times New Roman"/>
                <w:sz w:val="16"/>
                <w:szCs w:val="16"/>
                <w:lang w:val="en-US" w:eastAsia="zh-CN"/>
              </w:rPr>
              <w:t xml:space="preserve">Name of Applicant   / Solicitor’s Firm </w:t>
            </w:r>
            <w:r w:rsidRPr="00267633">
              <w:rPr>
                <w:rFonts w:ascii="Arial Narrow" w:eastAsia="Calibri" w:hAnsi="Arial Narrow" w:cs="Times New Roman"/>
                <w:sz w:val="16"/>
                <w:szCs w:val="16"/>
                <w:lang w:val="en-US" w:eastAsia="zh-CN"/>
              </w:rPr>
              <w:tab/>
            </w:r>
            <w:r w:rsidRPr="00267633">
              <w:rPr>
                <w:rFonts w:ascii="Arial Narrow" w:eastAsia="Calibri" w:hAnsi="Arial Narrow" w:cs="Times New Roman"/>
                <w:sz w:val="16"/>
                <w:szCs w:val="16"/>
                <w:lang w:val="en-US" w:eastAsia="zh-CN"/>
              </w:rPr>
              <w:tab/>
              <w:t>: ………………………………………………………………………………………</w:t>
            </w:r>
          </w:p>
          <w:p w14:paraId="16555AD6" w14:textId="77777777" w:rsidR="00AB46CB" w:rsidRPr="00267633" w:rsidRDefault="00AB46CB" w:rsidP="00FE36E9">
            <w:pPr>
              <w:widowControl w:val="0"/>
              <w:autoSpaceDE w:val="0"/>
              <w:autoSpaceDN w:val="0"/>
              <w:adjustRightInd w:val="0"/>
              <w:spacing w:before="0" w:after="0" w:line="240" w:lineRule="auto"/>
              <w:rPr>
                <w:rFonts w:ascii="Arial Narrow" w:eastAsia="Calibri" w:hAnsi="Arial Narrow" w:cs="Times New Roman"/>
                <w:b/>
                <w:bCs/>
                <w:sz w:val="16"/>
                <w:szCs w:val="16"/>
                <w:lang w:val="en-US" w:eastAsia="zh-CN"/>
              </w:rPr>
            </w:pPr>
          </w:p>
          <w:p w14:paraId="638A6ED3" w14:textId="77777777" w:rsidR="00AB46CB" w:rsidRPr="00267633" w:rsidRDefault="00AB46CB" w:rsidP="00FE36E9">
            <w:pPr>
              <w:widowControl w:val="0"/>
              <w:tabs>
                <w:tab w:val="left" w:pos="2694"/>
              </w:tabs>
              <w:autoSpaceDE w:val="0"/>
              <w:autoSpaceDN w:val="0"/>
              <w:adjustRightInd w:val="0"/>
              <w:spacing w:before="0" w:after="0" w:line="240" w:lineRule="auto"/>
              <w:rPr>
                <w:rFonts w:ascii="Arial Narrow" w:eastAsia="Calibri" w:hAnsi="Arial Narrow" w:cs="Times New Roman"/>
                <w:b/>
                <w:bCs/>
                <w:sz w:val="16"/>
                <w:szCs w:val="16"/>
                <w:lang w:val="en-US" w:eastAsia="zh-CN"/>
              </w:rPr>
            </w:pPr>
            <w:r w:rsidRPr="00267633">
              <w:rPr>
                <w:rFonts w:ascii="Arial Narrow" w:eastAsia="Calibri" w:hAnsi="Arial Narrow" w:cs="Times New Roman"/>
                <w:w w:val="99"/>
                <w:sz w:val="16"/>
                <w:szCs w:val="16"/>
                <w:lang w:val="en-US" w:eastAsia="zh-CN"/>
              </w:rPr>
              <w:t>NRIC No.</w:t>
            </w:r>
            <w:r w:rsidRPr="00267633">
              <w:rPr>
                <w:rFonts w:ascii="Arial Narrow" w:eastAsia="Calibri" w:hAnsi="Arial Narrow" w:cs="Times New Roman"/>
                <w:sz w:val="16"/>
                <w:szCs w:val="16"/>
                <w:lang w:val="en-US" w:eastAsia="zh-CN"/>
              </w:rPr>
              <w:t xml:space="preserve"> </w:t>
            </w:r>
            <w:r w:rsidRPr="00267633">
              <w:rPr>
                <w:rFonts w:ascii="Arial Narrow" w:eastAsia="Calibri" w:hAnsi="Arial Narrow" w:cs="Times New Roman"/>
                <w:sz w:val="16"/>
                <w:szCs w:val="16"/>
                <w:lang w:val="en-US" w:eastAsia="zh-CN"/>
              </w:rPr>
              <w:tab/>
            </w:r>
            <w:r w:rsidRPr="00267633">
              <w:rPr>
                <w:rFonts w:ascii="Arial Narrow" w:eastAsia="Calibri" w:hAnsi="Arial Narrow" w:cs="Times New Roman"/>
                <w:sz w:val="16"/>
                <w:szCs w:val="16"/>
                <w:lang w:val="en-US" w:eastAsia="zh-CN"/>
              </w:rPr>
              <w:tab/>
              <w:t>: ………………………………………………………………………………………</w:t>
            </w:r>
          </w:p>
          <w:p w14:paraId="50CA7F80" w14:textId="77777777" w:rsidR="00AB46CB" w:rsidRPr="00267633" w:rsidRDefault="00AB46CB" w:rsidP="00FE36E9">
            <w:pPr>
              <w:widowControl w:val="0"/>
              <w:autoSpaceDE w:val="0"/>
              <w:autoSpaceDN w:val="0"/>
              <w:adjustRightInd w:val="0"/>
              <w:spacing w:before="0" w:after="0" w:line="240" w:lineRule="auto"/>
              <w:rPr>
                <w:rFonts w:ascii="Arial Narrow" w:eastAsia="Calibri" w:hAnsi="Arial Narrow" w:cs="Times New Roman"/>
                <w:b/>
                <w:bCs/>
                <w:sz w:val="16"/>
                <w:szCs w:val="16"/>
                <w:lang w:val="en-US" w:eastAsia="zh-CN"/>
              </w:rPr>
            </w:pPr>
          </w:p>
          <w:p w14:paraId="038A2C18" w14:textId="77777777" w:rsidR="00AB46CB" w:rsidRPr="00267633" w:rsidRDefault="00AB46CB" w:rsidP="00FE36E9">
            <w:pPr>
              <w:widowControl w:val="0"/>
              <w:autoSpaceDE w:val="0"/>
              <w:autoSpaceDN w:val="0"/>
              <w:adjustRightInd w:val="0"/>
              <w:spacing w:before="0" w:after="0" w:line="182" w:lineRule="exact"/>
              <w:rPr>
                <w:rFonts w:ascii="Arial Narrow" w:eastAsia="Calibri" w:hAnsi="Arial Narrow" w:cs="Times New Roman"/>
                <w:sz w:val="16"/>
                <w:szCs w:val="16"/>
                <w:lang w:val="en-US" w:eastAsia="zh-CN"/>
              </w:rPr>
            </w:pPr>
          </w:p>
          <w:p w14:paraId="66CA38FB" w14:textId="77777777" w:rsidR="00AB46CB" w:rsidRPr="00267633" w:rsidRDefault="00AB46CB" w:rsidP="00FE36E9">
            <w:pPr>
              <w:widowControl w:val="0"/>
              <w:autoSpaceDE w:val="0"/>
              <w:autoSpaceDN w:val="0"/>
              <w:adjustRightInd w:val="0"/>
              <w:spacing w:before="0" w:after="0" w:line="182" w:lineRule="exact"/>
              <w:rPr>
                <w:rFonts w:ascii="Arial Narrow" w:eastAsia="Calibri" w:hAnsi="Arial Narrow" w:cs="Times New Roman"/>
                <w:sz w:val="16"/>
                <w:szCs w:val="16"/>
                <w:lang w:val="en-US" w:eastAsia="zh-CN"/>
              </w:rPr>
            </w:pPr>
            <w:r w:rsidRPr="00267633">
              <w:rPr>
                <w:rFonts w:ascii="Arial Narrow" w:eastAsia="Calibri" w:hAnsi="Arial Narrow" w:cs="Times New Roman"/>
                <w:sz w:val="16"/>
                <w:szCs w:val="16"/>
                <w:lang w:val="en-US" w:eastAsia="zh-CN"/>
              </w:rPr>
              <w:t>Address</w:t>
            </w:r>
            <w:r w:rsidRPr="00267633">
              <w:rPr>
                <w:rFonts w:ascii="Arial Narrow" w:eastAsia="Calibri" w:hAnsi="Arial Narrow" w:cs="Times New Roman"/>
                <w:sz w:val="16"/>
                <w:szCs w:val="16"/>
                <w:lang w:val="en-US" w:eastAsia="zh-CN"/>
              </w:rPr>
              <w:tab/>
            </w:r>
            <w:r w:rsidRPr="00267633">
              <w:rPr>
                <w:rFonts w:ascii="Arial Narrow" w:eastAsia="Calibri" w:hAnsi="Arial Narrow" w:cs="Times New Roman"/>
                <w:sz w:val="16"/>
                <w:szCs w:val="16"/>
                <w:lang w:val="en-US" w:eastAsia="zh-CN"/>
              </w:rPr>
              <w:tab/>
            </w:r>
            <w:r w:rsidRPr="00267633">
              <w:rPr>
                <w:rFonts w:ascii="Arial Narrow" w:eastAsia="Calibri" w:hAnsi="Arial Narrow" w:cs="Times New Roman"/>
                <w:sz w:val="16"/>
                <w:szCs w:val="16"/>
                <w:lang w:val="en-US" w:eastAsia="zh-CN"/>
              </w:rPr>
              <w:tab/>
            </w:r>
            <w:r w:rsidRPr="00267633">
              <w:rPr>
                <w:rFonts w:ascii="Arial Narrow" w:eastAsia="Calibri" w:hAnsi="Arial Narrow" w:cs="Times New Roman"/>
                <w:sz w:val="16"/>
                <w:szCs w:val="16"/>
                <w:lang w:val="en-US" w:eastAsia="zh-CN"/>
              </w:rPr>
              <w:tab/>
              <w:t>: ………………………………………………………………………………………</w:t>
            </w:r>
          </w:p>
          <w:p w14:paraId="76F8F216" w14:textId="77777777" w:rsidR="00AB46CB" w:rsidRPr="00267633" w:rsidRDefault="00AB46CB" w:rsidP="00FE36E9">
            <w:pPr>
              <w:widowControl w:val="0"/>
              <w:autoSpaceDE w:val="0"/>
              <w:autoSpaceDN w:val="0"/>
              <w:adjustRightInd w:val="0"/>
              <w:spacing w:before="0" w:after="0" w:line="182" w:lineRule="exact"/>
              <w:rPr>
                <w:rFonts w:ascii="Arial Narrow" w:eastAsia="Calibri" w:hAnsi="Arial Narrow" w:cs="Times New Roman"/>
                <w:sz w:val="16"/>
                <w:szCs w:val="16"/>
                <w:lang w:val="en-US" w:eastAsia="zh-CN"/>
              </w:rPr>
            </w:pPr>
          </w:p>
          <w:p w14:paraId="476C2E54" w14:textId="77777777" w:rsidR="00AB46CB" w:rsidRPr="00267633" w:rsidRDefault="00AB46CB" w:rsidP="00FE36E9">
            <w:pPr>
              <w:widowControl w:val="0"/>
              <w:autoSpaceDE w:val="0"/>
              <w:autoSpaceDN w:val="0"/>
              <w:adjustRightInd w:val="0"/>
              <w:spacing w:before="0" w:after="0" w:line="182" w:lineRule="exact"/>
              <w:rPr>
                <w:rFonts w:ascii="Arial Narrow" w:eastAsia="Calibri" w:hAnsi="Arial Narrow" w:cs="Times New Roman"/>
                <w:sz w:val="16"/>
                <w:szCs w:val="16"/>
                <w:lang w:val="en-US" w:eastAsia="zh-CN"/>
              </w:rPr>
            </w:pPr>
            <w:r w:rsidRPr="00267633">
              <w:rPr>
                <w:rFonts w:ascii="Arial Narrow" w:eastAsia="Calibri" w:hAnsi="Arial Narrow" w:cs="Times New Roman"/>
                <w:sz w:val="16"/>
                <w:szCs w:val="16"/>
                <w:lang w:val="en-US" w:eastAsia="zh-CN"/>
              </w:rPr>
              <w:tab/>
            </w:r>
            <w:r w:rsidRPr="00267633">
              <w:rPr>
                <w:rFonts w:ascii="Arial Narrow" w:eastAsia="Calibri" w:hAnsi="Arial Narrow" w:cs="Times New Roman"/>
                <w:sz w:val="16"/>
                <w:szCs w:val="16"/>
                <w:lang w:val="en-US" w:eastAsia="zh-CN"/>
              </w:rPr>
              <w:tab/>
            </w:r>
            <w:r w:rsidRPr="00267633">
              <w:rPr>
                <w:rFonts w:ascii="Arial Narrow" w:eastAsia="Calibri" w:hAnsi="Arial Narrow" w:cs="Times New Roman"/>
                <w:sz w:val="16"/>
                <w:szCs w:val="16"/>
                <w:lang w:val="en-US" w:eastAsia="zh-CN"/>
              </w:rPr>
              <w:tab/>
            </w:r>
            <w:r w:rsidRPr="00267633">
              <w:rPr>
                <w:rFonts w:ascii="Arial Narrow" w:eastAsia="Calibri" w:hAnsi="Arial Narrow" w:cs="Times New Roman"/>
                <w:sz w:val="16"/>
                <w:szCs w:val="16"/>
                <w:lang w:val="en-US" w:eastAsia="zh-CN"/>
              </w:rPr>
              <w:tab/>
            </w:r>
            <w:r w:rsidRPr="00267633">
              <w:rPr>
                <w:rFonts w:ascii="Arial Narrow" w:eastAsia="Calibri" w:hAnsi="Arial Narrow" w:cs="Times New Roman"/>
                <w:color w:val="FFFFFF"/>
                <w:sz w:val="16"/>
                <w:szCs w:val="16"/>
                <w:lang w:val="en-US" w:eastAsia="zh-CN"/>
              </w:rPr>
              <w:t>:</w:t>
            </w:r>
            <w:r w:rsidRPr="00267633">
              <w:rPr>
                <w:rFonts w:ascii="Arial Narrow" w:eastAsia="Calibri" w:hAnsi="Arial Narrow" w:cs="Times New Roman"/>
                <w:sz w:val="16"/>
                <w:szCs w:val="16"/>
                <w:lang w:val="en-US" w:eastAsia="zh-CN"/>
              </w:rPr>
              <w:t xml:space="preserve"> ………………………………………………………………………………………</w:t>
            </w:r>
          </w:p>
          <w:p w14:paraId="1C3A1B91" w14:textId="77777777" w:rsidR="00AB46CB" w:rsidRPr="00267633" w:rsidRDefault="00AB46CB" w:rsidP="00FE36E9">
            <w:pPr>
              <w:widowControl w:val="0"/>
              <w:autoSpaceDE w:val="0"/>
              <w:autoSpaceDN w:val="0"/>
              <w:adjustRightInd w:val="0"/>
              <w:spacing w:before="0" w:after="0" w:line="240" w:lineRule="auto"/>
              <w:rPr>
                <w:rFonts w:ascii="Arial Narrow" w:eastAsia="Calibri" w:hAnsi="Arial Narrow" w:cs="Times New Roman"/>
                <w:b/>
                <w:bCs/>
                <w:sz w:val="16"/>
                <w:szCs w:val="16"/>
                <w:lang w:val="en-US" w:eastAsia="zh-CN"/>
              </w:rPr>
            </w:pPr>
          </w:p>
          <w:p w14:paraId="7C40555A" w14:textId="77777777" w:rsidR="00AB46CB" w:rsidRPr="00267633" w:rsidRDefault="00AB46CB" w:rsidP="00FE36E9">
            <w:pPr>
              <w:widowControl w:val="0"/>
              <w:tabs>
                <w:tab w:val="left" w:pos="333"/>
              </w:tabs>
              <w:autoSpaceDE w:val="0"/>
              <w:autoSpaceDN w:val="0"/>
              <w:adjustRightInd w:val="0"/>
              <w:spacing w:before="0" w:after="0" w:line="152" w:lineRule="exact"/>
              <w:rPr>
                <w:rFonts w:ascii="Arial Narrow" w:eastAsia="Calibri" w:hAnsi="Arial Narrow" w:cs="Times New Roman"/>
                <w:bCs/>
                <w:sz w:val="16"/>
                <w:szCs w:val="16"/>
                <w:lang w:val="en-US" w:eastAsia="zh-CN"/>
              </w:rPr>
            </w:pPr>
            <w:r w:rsidRPr="00267633">
              <w:rPr>
                <w:rFonts w:ascii="Arial Narrow" w:eastAsia="Calibri" w:hAnsi="Arial Narrow" w:cs="Times New Roman"/>
                <w:bCs/>
                <w:sz w:val="16"/>
                <w:szCs w:val="16"/>
                <w:lang w:val="en-US" w:eastAsia="zh-CN"/>
              </w:rPr>
              <w:t xml:space="preserve">File Reference No: </w:t>
            </w:r>
            <w:r w:rsidRPr="00267633">
              <w:rPr>
                <w:rFonts w:ascii="Arial Narrow" w:eastAsia="Calibri" w:hAnsi="Arial Narrow" w:cs="Times New Roman"/>
                <w:bCs/>
                <w:sz w:val="16"/>
                <w:szCs w:val="16"/>
                <w:lang w:val="en-US" w:eastAsia="zh-CN"/>
              </w:rPr>
              <w:tab/>
            </w:r>
            <w:r w:rsidRPr="00267633">
              <w:rPr>
                <w:rFonts w:ascii="Arial Narrow" w:eastAsia="Calibri" w:hAnsi="Arial Narrow" w:cs="Times New Roman"/>
                <w:sz w:val="16"/>
                <w:szCs w:val="16"/>
                <w:lang w:val="en-US" w:eastAsia="zh-CN"/>
              </w:rPr>
              <w:t>…………………………………………………….</w:t>
            </w:r>
            <w:r w:rsidRPr="00267633">
              <w:rPr>
                <w:rFonts w:ascii="Arial Narrow" w:eastAsia="Calibri" w:hAnsi="Arial Narrow" w:cs="Times New Roman"/>
                <w:bCs/>
                <w:sz w:val="16"/>
                <w:szCs w:val="16"/>
                <w:lang w:val="en-US" w:eastAsia="zh-CN"/>
              </w:rPr>
              <w:tab/>
              <w:t xml:space="preserve">Email: </w:t>
            </w:r>
            <w:r w:rsidRPr="00267633">
              <w:rPr>
                <w:rFonts w:ascii="Arial Narrow" w:eastAsia="Calibri" w:hAnsi="Arial Narrow" w:cs="Times New Roman"/>
                <w:bCs/>
                <w:sz w:val="16"/>
                <w:szCs w:val="16"/>
                <w:lang w:val="en-US" w:eastAsia="zh-CN"/>
              </w:rPr>
              <w:tab/>
            </w:r>
            <w:r w:rsidRPr="00267633">
              <w:rPr>
                <w:rFonts w:ascii="Arial Narrow" w:eastAsia="Calibri" w:hAnsi="Arial Narrow" w:cs="Times New Roman"/>
                <w:sz w:val="16"/>
                <w:szCs w:val="16"/>
                <w:lang w:val="en-US" w:eastAsia="zh-CN"/>
              </w:rPr>
              <w:t>…………………………………………………….</w:t>
            </w:r>
          </w:p>
          <w:p w14:paraId="4B174911" w14:textId="77777777" w:rsidR="00AB46CB" w:rsidRPr="00267633" w:rsidRDefault="00AB46CB" w:rsidP="00FE36E9">
            <w:pPr>
              <w:widowControl w:val="0"/>
              <w:autoSpaceDE w:val="0"/>
              <w:autoSpaceDN w:val="0"/>
              <w:adjustRightInd w:val="0"/>
              <w:spacing w:before="0" w:after="0" w:line="240" w:lineRule="auto"/>
              <w:rPr>
                <w:rFonts w:ascii="Arial Narrow" w:eastAsia="Calibri" w:hAnsi="Arial Narrow" w:cs="Times New Roman"/>
                <w:bCs/>
                <w:sz w:val="16"/>
                <w:szCs w:val="16"/>
                <w:lang w:val="en-US" w:eastAsia="zh-CN"/>
              </w:rPr>
            </w:pPr>
          </w:p>
          <w:p w14:paraId="575AF641" w14:textId="77777777" w:rsidR="00AB46CB" w:rsidRPr="00267633" w:rsidRDefault="00AB46CB" w:rsidP="00FE36E9">
            <w:pPr>
              <w:widowControl w:val="0"/>
              <w:tabs>
                <w:tab w:val="left" w:pos="1134"/>
              </w:tabs>
              <w:autoSpaceDE w:val="0"/>
              <w:autoSpaceDN w:val="0"/>
              <w:adjustRightInd w:val="0"/>
              <w:spacing w:before="0" w:after="0" w:line="240" w:lineRule="auto"/>
              <w:rPr>
                <w:rFonts w:ascii="Arial Narrow" w:eastAsia="Calibri" w:hAnsi="Arial Narrow" w:cs="Times New Roman"/>
                <w:bCs/>
                <w:sz w:val="16"/>
                <w:szCs w:val="16"/>
                <w:lang w:val="en-US" w:eastAsia="zh-CN"/>
              </w:rPr>
            </w:pPr>
            <w:r w:rsidRPr="00267633">
              <w:rPr>
                <w:rFonts w:ascii="Arial Narrow" w:eastAsia="Calibri" w:hAnsi="Arial Narrow" w:cs="Times New Roman"/>
                <w:bCs/>
                <w:sz w:val="16"/>
                <w:szCs w:val="16"/>
                <w:lang w:val="en-US" w:eastAsia="zh-CN"/>
              </w:rPr>
              <w:t>Telephone No:</w:t>
            </w:r>
            <w:r w:rsidRPr="00267633">
              <w:rPr>
                <w:rFonts w:ascii="Arial Narrow" w:eastAsia="Calibri" w:hAnsi="Arial Narrow" w:cs="Times New Roman"/>
                <w:sz w:val="16"/>
                <w:szCs w:val="16"/>
                <w:lang w:val="en-US" w:eastAsia="zh-CN"/>
              </w:rPr>
              <w:t xml:space="preserve"> </w:t>
            </w:r>
            <w:r w:rsidRPr="00267633">
              <w:rPr>
                <w:rFonts w:ascii="Arial Narrow" w:eastAsia="Calibri" w:hAnsi="Arial Narrow" w:cs="Times New Roman"/>
                <w:sz w:val="16"/>
                <w:szCs w:val="16"/>
                <w:lang w:val="en-US" w:eastAsia="zh-CN"/>
              </w:rPr>
              <w:tab/>
            </w:r>
            <w:r w:rsidRPr="00267633">
              <w:rPr>
                <w:rFonts w:ascii="Arial Narrow" w:eastAsia="Calibri" w:hAnsi="Arial Narrow" w:cs="Times New Roman"/>
                <w:sz w:val="16"/>
                <w:szCs w:val="16"/>
                <w:lang w:val="en-US" w:eastAsia="zh-CN"/>
              </w:rPr>
              <w:tab/>
              <w:t>…………………………………………………….</w:t>
            </w:r>
            <w:r w:rsidRPr="00267633">
              <w:rPr>
                <w:rFonts w:ascii="Arial Narrow" w:eastAsia="Calibri" w:hAnsi="Arial Narrow" w:cs="Times New Roman"/>
                <w:bCs/>
                <w:sz w:val="16"/>
                <w:szCs w:val="16"/>
                <w:lang w:val="en-US" w:eastAsia="zh-CN"/>
              </w:rPr>
              <w:tab/>
              <w:t xml:space="preserve">Facsimile No:  </w:t>
            </w:r>
            <w:r w:rsidRPr="00267633">
              <w:rPr>
                <w:rFonts w:ascii="Arial Narrow" w:eastAsia="Calibri" w:hAnsi="Arial Narrow" w:cs="Times New Roman"/>
                <w:sz w:val="16"/>
                <w:szCs w:val="16"/>
                <w:lang w:val="en-US" w:eastAsia="zh-CN"/>
              </w:rPr>
              <w:t>………………………………………………….</w:t>
            </w:r>
            <w:r w:rsidRPr="00267633">
              <w:rPr>
                <w:rFonts w:ascii="Arial Narrow" w:eastAsia="Calibri" w:hAnsi="Arial Narrow" w:cs="Times New Roman"/>
                <w:bCs/>
                <w:sz w:val="16"/>
                <w:szCs w:val="16"/>
                <w:lang w:val="en-US" w:eastAsia="zh-CN"/>
              </w:rPr>
              <w:t xml:space="preserve"> </w:t>
            </w:r>
          </w:p>
          <w:p w14:paraId="57A5F6BA" w14:textId="77777777" w:rsidR="00AB46CB" w:rsidRPr="00267633" w:rsidRDefault="00AB46CB" w:rsidP="00FE36E9">
            <w:pPr>
              <w:widowControl w:val="0"/>
              <w:autoSpaceDE w:val="0"/>
              <w:autoSpaceDN w:val="0"/>
              <w:adjustRightInd w:val="0"/>
              <w:spacing w:before="0" w:after="0" w:line="240" w:lineRule="auto"/>
              <w:rPr>
                <w:rFonts w:ascii="Arial Narrow" w:eastAsia="Calibri" w:hAnsi="Arial Narrow" w:cs="Times New Roman"/>
                <w:b/>
                <w:bCs/>
                <w:sz w:val="16"/>
                <w:szCs w:val="16"/>
                <w:lang w:val="en-US" w:eastAsia="zh-CN"/>
              </w:rPr>
            </w:pPr>
          </w:p>
        </w:tc>
        <w:tc>
          <w:tcPr>
            <w:tcW w:w="2784" w:type="dxa"/>
          </w:tcPr>
          <w:p w14:paraId="14F7129E" w14:textId="77777777" w:rsidR="00AB46CB" w:rsidRPr="00267633" w:rsidRDefault="00AB46CB" w:rsidP="00FE36E9">
            <w:pPr>
              <w:widowControl w:val="0"/>
              <w:autoSpaceDE w:val="0"/>
              <w:autoSpaceDN w:val="0"/>
              <w:adjustRightInd w:val="0"/>
              <w:spacing w:before="0" w:after="0" w:line="240" w:lineRule="auto"/>
              <w:rPr>
                <w:rFonts w:ascii="Arial Narrow" w:eastAsia="Calibri" w:hAnsi="Arial Narrow" w:cs="Times New Roman"/>
                <w:b/>
                <w:bCs/>
                <w:sz w:val="16"/>
                <w:szCs w:val="16"/>
                <w:lang w:val="en-US" w:eastAsia="zh-CN"/>
              </w:rPr>
            </w:pPr>
            <w:r w:rsidRPr="00267633">
              <w:rPr>
                <w:rFonts w:ascii="Arial Narrow" w:eastAsia="Calibri" w:hAnsi="Arial Narrow" w:cs="Times New Roman"/>
                <w:i/>
                <w:iCs/>
                <w:sz w:val="16"/>
                <w:szCs w:val="16"/>
                <w:lang w:val="en-US" w:eastAsia="zh-CN"/>
              </w:rPr>
              <w:t>Date of Application</w:t>
            </w:r>
          </w:p>
        </w:tc>
      </w:tr>
      <w:tr w:rsidR="00AB46CB" w:rsidRPr="00267633" w14:paraId="1F180DA9" w14:textId="77777777" w:rsidTr="00AB46CB">
        <w:trPr>
          <w:divId w:val="2116439976"/>
          <w:trHeight w:val="657"/>
          <w:jc w:val="center"/>
        </w:trPr>
        <w:tc>
          <w:tcPr>
            <w:tcW w:w="8352" w:type="dxa"/>
            <w:gridSpan w:val="6"/>
            <w:vMerge/>
          </w:tcPr>
          <w:p w14:paraId="2ADAFA50" w14:textId="77777777" w:rsidR="00AB46CB" w:rsidRPr="00267633" w:rsidRDefault="00AB46CB" w:rsidP="00FE36E9">
            <w:pPr>
              <w:widowControl w:val="0"/>
              <w:autoSpaceDE w:val="0"/>
              <w:autoSpaceDN w:val="0"/>
              <w:adjustRightInd w:val="0"/>
              <w:spacing w:before="0" w:after="0" w:line="240" w:lineRule="auto"/>
              <w:rPr>
                <w:rFonts w:ascii="Arial Narrow" w:eastAsia="Calibri" w:hAnsi="Arial Narrow" w:cs="Times New Roman"/>
                <w:sz w:val="16"/>
                <w:szCs w:val="16"/>
                <w:lang w:val="en-US" w:eastAsia="zh-CN"/>
              </w:rPr>
            </w:pPr>
          </w:p>
        </w:tc>
        <w:tc>
          <w:tcPr>
            <w:tcW w:w="2784" w:type="dxa"/>
          </w:tcPr>
          <w:p w14:paraId="2DC1ABAD" w14:textId="77777777" w:rsidR="00AB46CB" w:rsidRPr="00267633" w:rsidRDefault="00AB46CB" w:rsidP="00FE36E9">
            <w:pPr>
              <w:widowControl w:val="0"/>
              <w:autoSpaceDE w:val="0"/>
              <w:autoSpaceDN w:val="0"/>
              <w:adjustRightInd w:val="0"/>
              <w:spacing w:before="0" w:after="0" w:line="170" w:lineRule="exact"/>
              <w:rPr>
                <w:rFonts w:ascii="Arial Narrow" w:eastAsia="Calibri" w:hAnsi="Arial Narrow" w:cs="Times New Roman"/>
                <w:i/>
                <w:iCs/>
                <w:sz w:val="16"/>
                <w:szCs w:val="16"/>
                <w:lang w:val="en-US" w:eastAsia="zh-CN"/>
              </w:rPr>
            </w:pPr>
            <w:r w:rsidRPr="00267633">
              <w:rPr>
                <w:rFonts w:ascii="Arial Narrow" w:eastAsia="Calibri" w:hAnsi="Arial Narrow" w:cs="Times New Roman"/>
                <w:i/>
                <w:iCs/>
                <w:sz w:val="16"/>
                <w:szCs w:val="16"/>
                <w:lang w:val="en-US" w:eastAsia="zh-CN"/>
              </w:rPr>
              <w:t xml:space="preserve">Solicitor Acting </w:t>
            </w:r>
            <w:proofErr w:type="gramStart"/>
            <w:r w:rsidRPr="00267633">
              <w:rPr>
                <w:rFonts w:ascii="Arial Narrow" w:eastAsia="Calibri" w:hAnsi="Arial Narrow" w:cs="Times New Roman"/>
                <w:i/>
                <w:iCs/>
                <w:sz w:val="16"/>
                <w:szCs w:val="16"/>
                <w:lang w:val="en-US" w:eastAsia="zh-CN"/>
              </w:rPr>
              <w:t>For :</w:t>
            </w:r>
            <w:proofErr w:type="gramEnd"/>
            <w:r w:rsidRPr="00267633">
              <w:rPr>
                <w:rFonts w:ascii="Arial Narrow" w:eastAsia="Calibri" w:hAnsi="Arial Narrow" w:cs="Times New Roman"/>
                <w:i/>
                <w:iCs/>
                <w:sz w:val="16"/>
                <w:szCs w:val="16"/>
                <w:lang w:val="en-US" w:eastAsia="zh-CN"/>
              </w:rPr>
              <w:t>-</w:t>
            </w:r>
          </w:p>
          <w:p w14:paraId="79E3D2CD" w14:textId="77777777" w:rsidR="00AB46CB" w:rsidRPr="00267633" w:rsidRDefault="00AB46CB" w:rsidP="00FE36E9">
            <w:pPr>
              <w:widowControl w:val="0"/>
              <w:autoSpaceDE w:val="0"/>
              <w:autoSpaceDN w:val="0"/>
              <w:adjustRightInd w:val="0"/>
              <w:spacing w:before="0" w:after="0" w:line="240" w:lineRule="auto"/>
              <w:rPr>
                <w:rFonts w:ascii="Arial Narrow" w:eastAsia="Calibri" w:hAnsi="Arial Narrow" w:cs="Times New Roman"/>
                <w:i/>
                <w:iCs/>
                <w:sz w:val="16"/>
                <w:szCs w:val="16"/>
                <w:lang w:val="en-US" w:eastAsia="zh-CN"/>
              </w:rPr>
            </w:pPr>
            <w:r w:rsidRPr="00267633">
              <w:rPr>
                <w:rFonts w:ascii="Arial Narrow" w:eastAsia="Calibri" w:hAnsi="Arial Narrow" w:cs="Times New Roman"/>
                <w:i/>
                <w:iCs/>
                <w:sz w:val="16"/>
                <w:szCs w:val="16"/>
                <w:lang w:val="en-US" w:eastAsia="zh-CN"/>
              </w:rPr>
              <w:t>(</w:t>
            </w:r>
            <w:r w:rsidRPr="00267633">
              <w:rPr>
                <w:rFonts w:ascii="Wingdings" w:eastAsia="Calibri" w:hAnsi="Wingdings" w:cs="Times New Roman"/>
                <w:i/>
                <w:iCs/>
                <w:sz w:val="16"/>
                <w:szCs w:val="32"/>
                <w:lang w:val="en-US" w:eastAsia="zh-CN"/>
              </w:rPr>
              <w:t></w:t>
            </w:r>
            <w:r w:rsidRPr="00267633">
              <w:rPr>
                <w:rFonts w:ascii="Arial Narrow" w:eastAsia="Calibri" w:hAnsi="Arial Narrow" w:cs="Wingdings"/>
                <w:i/>
                <w:iCs/>
                <w:sz w:val="16"/>
                <w:szCs w:val="32"/>
                <w:lang w:val="en-US" w:eastAsia="zh-CN"/>
              </w:rPr>
              <w:t xml:space="preserve"> </w:t>
            </w:r>
            <w:r w:rsidRPr="00267633">
              <w:rPr>
                <w:rFonts w:ascii="Arial Narrow" w:eastAsia="Calibri" w:hAnsi="Arial Narrow" w:cs="Times New Roman"/>
                <w:i/>
                <w:iCs/>
                <w:sz w:val="16"/>
                <w:szCs w:val="16"/>
                <w:lang w:val="en-US" w:eastAsia="zh-CN"/>
              </w:rPr>
              <w:t>where applicable)</w:t>
            </w:r>
          </w:p>
          <w:p w14:paraId="341B0333" w14:textId="77777777" w:rsidR="00AB46CB" w:rsidRPr="00267633" w:rsidRDefault="00AB46CB" w:rsidP="00FE36E9">
            <w:pPr>
              <w:widowControl w:val="0"/>
              <w:autoSpaceDE w:val="0"/>
              <w:autoSpaceDN w:val="0"/>
              <w:adjustRightInd w:val="0"/>
              <w:spacing w:before="0" w:after="0" w:line="240" w:lineRule="auto"/>
              <w:rPr>
                <w:rFonts w:ascii="Arial Narrow" w:eastAsia="Calibri" w:hAnsi="Arial Narrow" w:cs="Times New Roman"/>
                <w:i/>
                <w:iCs/>
                <w:sz w:val="16"/>
                <w:szCs w:val="16"/>
                <w:lang w:val="en-US" w:eastAsia="zh-CN"/>
              </w:rPr>
            </w:pPr>
          </w:p>
          <w:p w14:paraId="0B5697C5" w14:textId="77777777" w:rsidR="00AB46CB" w:rsidRPr="00267633" w:rsidRDefault="00AB46CB" w:rsidP="00FE36E9">
            <w:pPr>
              <w:widowControl w:val="0"/>
              <w:tabs>
                <w:tab w:val="left" w:pos="333"/>
              </w:tabs>
              <w:autoSpaceDE w:val="0"/>
              <w:autoSpaceDN w:val="0"/>
              <w:adjustRightInd w:val="0"/>
              <w:spacing w:before="0" w:after="40" w:line="240" w:lineRule="auto"/>
              <w:ind w:left="57"/>
              <w:rPr>
                <w:rFonts w:ascii="Arial Narrow" w:eastAsia="Calibri" w:hAnsi="Arial Narrow" w:cs="Times New Roman"/>
                <w:sz w:val="16"/>
                <w:szCs w:val="16"/>
                <w:lang w:val="en-US" w:eastAsia="zh-CN"/>
              </w:rPr>
            </w:pPr>
            <w:r w:rsidRPr="00267633">
              <w:rPr>
                <w:rFonts w:ascii="Calibri" w:eastAsia="Calibri" w:hAnsi="Calibri" w:cs="Times New Roman"/>
                <w:sz w:val="16"/>
                <w:szCs w:val="16"/>
                <w:lang w:val="en-US" w:eastAsia="zh-CN"/>
              </w:rPr>
              <w:t></w:t>
            </w:r>
            <w:r w:rsidRPr="00267633">
              <w:rPr>
                <w:rFonts w:ascii="Arial Narrow" w:eastAsia="Calibri" w:hAnsi="Arial Narrow" w:cs="Wingdings"/>
                <w:sz w:val="16"/>
                <w:szCs w:val="16"/>
                <w:lang w:val="en-US" w:eastAsia="zh-CN"/>
              </w:rPr>
              <w:tab/>
            </w:r>
            <w:r w:rsidRPr="00267633">
              <w:rPr>
                <w:rFonts w:ascii="Arial Narrow" w:eastAsia="Calibri" w:hAnsi="Arial Narrow" w:cs="Times New Roman"/>
                <w:sz w:val="16"/>
                <w:szCs w:val="16"/>
                <w:lang w:val="en-US" w:eastAsia="zh-CN"/>
              </w:rPr>
              <w:t>Complainant</w:t>
            </w:r>
          </w:p>
          <w:p w14:paraId="140904AF" w14:textId="77777777" w:rsidR="00AB46CB" w:rsidRPr="00267633" w:rsidRDefault="00AB46CB" w:rsidP="00FE36E9">
            <w:pPr>
              <w:widowControl w:val="0"/>
              <w:tabs>
                <w:tab w:val="left" w:pos="333"/>
              </w:tabs>
              <w:autoSpaceDE w:val="0"/>
              <w:autoSpaceDN w:val="0"/>
              <w:adjustRightInd w:val="0"/>
              <w:spacing w:before="0" w:after="40" w:line="240" w:lineRule="auto"/>
              <w:ind w:left="57"/>
              <w:rPr>
                <w:rFonts w:ascii="Arial Narrow" w:eastAsia="Calibri" w:hAnsi="Arial Narrow" w:cs="Times New Roman"/>
                <w:sz w:val="16"/>
                <w:szCs w:val="16"/>
                <w:lang w:val="en-US" w:eastAsia="zh-CN"/>
              </w:rPr>
            </w:pPr>
            <w:r w:rsidRPr="00267633">
              <w:rPr>
                <w:rFonts w:ascii="Calibri" w:eastAsia="Calibri" w:hAnsi="Calibri" w:cs="Times New Roman"/>
                <w:sz w:val="16"/>
                <w:szCs w:val="16"/>
                <w:lang w:val="en-US" w:eastAsia="zh-CN"/>
              </w:rPr>
              <w:t></w:t>
            </w:r>
            <w:r w:rsidRPr="00267633">
              <w:rPr>
                <w:rFonts w:ascii="Arial Narrow" w:eastAsia="Calibri" w:hAnsi="Arial Narrow" w:cs="Wingdings"/>
                <w:sz w:val="16"/>
                <w:szCs w:val="16"/>
                <w:lang w:val="en-US" w:eastAsia="zh-CN"/>
              </w:rPr>
              <w:tab/>
            </w:r>
            <w:r w:rsidRPr="00267633">
              <w:rPr>
                <w:rFonts w:ascii="Arial Narrow" w:eastAsia="Calibri" w:hAnsi="Arial Narrow" w:cs="Times New Roman"/>
                <w:sz w:val="16"/>
                <w:szCs w:val="16"/>
                <w:lang w:val="en-US" w:eastAsia="zh-CN"/>
              </w:rPr>
              <w:t xml:space="preserve">Respondent </w:t>
            </w:r>
          </w:p>
          <w:p w14:paraId="3905762E" w14:textId="77777777" w:rsidR="00AB46CB" w:rsidRPr="00267633" w:rsidRDefault="00AB46CB" w:rsidP="00FE36E9">
            <w:pPr>
              <w:widowControl w:val="0"/>
              <w:tabs>
                <w:tab w:val="left" w:pos="333"/>
              </w:tabs>
              <w:autoSpaceDE w:val="0"/>
              <w:autoSpaceDN w:val="0"/>
              <w:adjustRightInd w:val="0"/>
              <w:spacing w:before="0" w:after="40" w:line="240" w:lineRule="auto"/>
              <w:ind w:left="57"/>
              <w:rPr>
                <w:rFonts w:ascii="Arial Narrow" w:eastAsia="Calibri" w:hAnsi="Arial Narrow" w:cs="Times New Roman"/>
                <w:sz w:val="16"/>
                <w:szCs w:val="16"/>
                <w:lang w:val="en-US" w:eastAsia="zh-CN"/>
              </w:rPr>
            </w:pPr>
            <w:r w:rsidRPr="00267633">
              <w:rPr>
                <w:rFonts w:ascii="Calibri" w:eastAsia="Calibri" w:hAnsi="Calibri" w:cs="Times New Roman"/>
                <w:sz w:val="16"/>
                <w:szCs w:val="16"/>
                <w:lang w:val="en-US" w:eastAsia="zh-CN"/>
              </w:rPr>
              <w:t></w:t>
            </w:r>
            <w:r w:rsidRPr="00267633">
              <w:rPr>
                <w:rFonts w:ascii="Arial Narrow" w:eastAsia="Calibri" w:hAnsi="Arial Narrow" w:cs="Wingdings"/>
                <w:sz w:val="16"/>
                <w:szCs w:val="16"/>
                <w:lang w:val="en-US" w:eastAsia="zh-CN"/>
              </w:rPr>
              <w:tab/>
            </w:r>
            <w:r w:rsidRPr="00267633">
              <w:rPr>
                <w:rFonts w:ascii="Arial Narrow" w:eastAsia="Calibri" w:hAnsi="Arial Narrow" w:cs="Times New Roman"/>
                <w:sz w:val="16"/>
                <w:szCs w:val="16"/>
                <w:lang w:val="en-US" w:eastAsia="zh-CN"/>
              </w:rPr>
              <w:t xml:space="preserve">Others: </w:t>
            </w:r>
          </w:p>
          <w:p w14:paraId="21939CED" w14:textId="77777777" w:rsidR="00AB46CB" w:rsidRDefault="00AB46CB" w:rsidP="00FE36E9">
            <w:pPr>
              <w:widowControl w:val="0"/>
              <w:tabs>
                <w:tab w:val="left" w:pos="333"/>
              </w:tabs>
              <w:autoSpaceDE w:val="0"/>
              <w:autoSpaceDN w:val="0"/>
              <w:adjustRightInd w:val="0"/>
              <w:spacing w:before="0" w:after="0" w:line="152" w:lineRule="exact"/>
              <w:ind w:left="57"/>
              <w:rPr>
                <w:rFonts w:ascii="Arial Narrow" w:eastAsia="Calibri" w:hAnsi="Arial Narrow" w:cs="Times New Roman"/>
                <w:sz w:val="16"/>
                <w:szCs w:val="16"/>
                <w:lang w:val="en-US" w:eastAsia="zh-CN"/>
              </w:rPr>
            </w:pPr>
            <w:r w:rsidRPr="00267633">
              <w:rPr>
                <w:rFonts w:ascii="Arial Narrow" w:eastAsia="Calibri" w:hAnsi="Arial Narrow" w:cs="Times New Roman"/>
                <w:sz w:val="16"/>
                <w:szCs w:val="16"/>
                <w:lang w:val="en-US" w:eastAsia="zh-CN"/>
              </w:rPr>
              <w:tab/>
            </w:r>
          </w:p>
          <w:p w14:paraId="36F7FE40" w14:textId="77777777" w:rsidR="00AB46CB" w:rsidRDefault="00AB46CB" w:rsidP="00FE36E9">
            <w:pPr>
              <w:widowControl w:val="0"/>
              <w:tabs>
                <w:tab w:val="left" w:pos="333"/>
              </w:tabs>
              <w:autoSpaceDE w:val="0"/>
              <w:autoSpaceDN w:val="0"/>
              <w:adjustRightInd w:val="0"/>
              <w:spacing w:before="0" w:after="0" w:line="152" w:lineRule="exact"/>
              <w:ind w:left="57"/>
              <w:rPr>
                <w:rFonts w:ascii="Arial Narrow" w:eastAsia="Calibri" w:hAnsi="Arial Narrow" w:cs="Times New Roman"/>
                <w:sz w:val="16"/>
                <w:szCs w:val="16"/>
                <w:lang w:val="en-US" w:eastAsia="zh-CN"/>
              </w:rPr>
            </w:pPr>
          </w:p>
          <w:p w14:paraId="62E1A208" w14:textId="77777777" w:rsidR="00AB46CB" w:rsidRPr="00267633" w:rsidRDefault="00AB46CB" w:rsidP="00FE36E9">
            <w:pPr>
              <w:widowControl w:val="0"/>
              <w:tabs>
                <w:tab w:val="left" w:pos="333"/>
              </w:tabs>
              <w:autoSpaceDE w:val="0"/>
              <w:autoSpaceDN w:val="0"/>
              <w:adjustRightInd w:val="0"/>
              <w:spacing w:before="0" w:after="0" w:line="152" w:lineRule="exact"/>
              <w:ind w:left="57"/>
              <w:rPr>
                <w:rFonts w:ascii="Arial Narrow" w:eastAsia="Calibri" w:hAnsi="Arial Narrow" w:cs="Times New Roman"/>
                <w:sz w:val="16"/>
                <w:szCs w:val="16"/>
                <w:lang w:val="en-US" w:eastAsia="zh-CN"/>
              </w:rPr>
            </w:pPr>
            <w:r w:rsidRPr="00267633">
              <w:rPr>
                <w:rFonts w:ascii="Arial Narrow" w:eastAsia="Calibri" w:hAnsi="Arial Narrow" w:cs="Times New Roman"/>
                <w:sz w:val="16"/>
                <w:szCs w:val="16"/>
                <w:lang w:val="en-US" w:eastAsia="zh-CN"/>
              </w:rPr>
              <w:t>…………………………………</w:t>
            </w:r>
          </w:p>
          <w:p w14:paraId="0512035F" w14:textId="77777777" w:rsidR="00AB46CB" w:rsidRPr="00490066" w:rsidRDefault="00AB46CB" w:rsidP="00FE36E9">
            <w:pPr>
              <w:widowControl w:val="0"/>
              <w:tabs>
                <w:tab w:val="left" w:pos="333"/>
              </w:tabs>
              <w:autoSpaceDE w:val="0"/>
              <w:autoSpaceDN w:val="0"/>
              <w:adjustRightInd w:val="0"/>
              <w:spacing w:before="0" w:after="0" w:line="152" w:lineRule="exact"/>
              <w:ind w:left="57"/>
              <w:rPr>
                <w:rFonts w:ascii="Arial Narrow" w:eastAsia="Calibri" w:hAnsi="Arial Narrow" w:cs="Times New Roman"/>
                <w:sz w:val="16"/>
                <w:szCs w:val="16"/>
                <w:lang w:val="en-US" w:eastAsia="zh-CN"/>
              </w:rPr>
            </w:pPr>
            <w:r w:rsidRPr="00267633">
              <w:rPr>
                <w:rFonts w:ascii="Arial Narrow" w:eastAsia="Calibri" w:hAnsi="Arial Narrow" w:cs="Times New Roman"/>
                <w:sz w:val="16"/>
                <w:szCs w:val="16"/>
                <w:lang w:val="en-US" w:eastAsia="zh-CN"/>
              </w:rPr>
              <w:tab/>
            </w:r>
            <w:r w:rsidRPr="00267633">
              <w:rPr>
                <w:rFonts w:ascii="Arial Narrow" w:eastAsia="Calibri" w:hAnsi="Arial Narrow" w:cs="Times New Roman"/>
                <w:i/>
                <w:sz w:val="16"/>
                <w:szCs w:val="16"/>
                <w:lang w:val="en-US" w:eastAsia="zh-CN"/>
              </w:rPr>
              <w:t>(please specify)</w:t>
            </w:r>
          </w:p>
        </w:tc>
      </w:tr>
      <w:tr w:rsidR="00AB46CB" w:rsidRPr="00267633" w14:paraId="7B18A2C9" w14:textId="77777777" w:rsidTr="00AB46CB">
        <w:trPr>
          <w:divId w:val="2116439976"/>
          <w:trHeight w:val="266"/>
          <w:jc w:val="center"/>
        </w:trPr>
        <w:tc>
          <w:tcPr>
            <w:tcW w:w="11136" w:type="dxa"/>
            <w:gridSpan w:val="7"/>
            <w:shd w:val="clear" w:color="auto" w:fill="00B0F0"/>
            <w:vAlign w:val="center"/>
          </w:tcPr>
          <w:p w14:paraId="78D0BE12" w14:textId="77777777" w:rsidR="00AB46CB" w:rsidRPr="00267633" w:rsidRDefault="00AB46CB" w:rsidP="00FE36E9">
            <w:pPr>
              <w:widowControl w:val="0"/>
              <w:tabs>
                <w:tab w:val="left" w:pos="333"/>
              </w:tabs>
              <w:autoSpaceDE w:val="0"/>
              <w:autoSpaceDN w:val="0"/>
              <w:adjustRightInd w:val="0"/>
              <w:spacing w:before="0" w:after="0" w:line="240" w:lineRule="auto"/>
              <w:ind w:left="57"/>
              <w:jc w:val="center"/>
              <w:rPr>
                <w:rFonts w:ascii="Arial Narrow" w:eastAsia="Calibri" w:hAnsi="Arial Narrow" w:cs="Times New Roman"/>
                <w:b/>
                <w:sz w:val="16"/>
                <w:szCs w:val="16"/>
                <w:lang w:val="en-US" w:eastAsia="zh-CN"/>
              </w:rPr>
            </w:pPr>
            <w:r w:rsidRPr="00267633">
              <w:rPr>
                <w:rFonts w:ascii="Arial Narrow" w:eastAsia="Calibri" w:hAnsi="Arial Narrow" w:cs="Times New Roman"/>
                <w:b/>
                <w:sz w:val="16"/>
                <w:szCs w:val="16"/>
                <w:lang w:val="en-US" w:eastAsia="zh-CN"/>
              </w:rPr>
              <w:t>FAMILY JUSTICE COURTS DOCUMENTS APPLIED FOR</w:t>
            </w:r>
          </w:p>
        </w:tc>
      </w:tr>
      <w:tr w:rsidR="00AB46CB" w:rsidRPr="00267633" w14:paraId="2152B7A4" w14:textId="77777777" w:rsidTr="00AB46CB">
        <w:trPr>
          <w:divId w:val="2116439976"/>
          <w:trHeight w:val="1523"/>
          <w:jc w:val="center"/>
        </w:trPr>
        <w:tc>
          <w:tcPr>
            <w:tcW w:w="11136" w:type="dxa"/>
            <w:gridSpan w:val="7"/>
            <w:shd w:val="clear" w:color="auto" w:fill="auto"/>
          </w:tcPr>
          <w:p w14:paraId="7B29E8BC" w14:textId="77777777" w:rsidR="00AB46CB" w:rsidRPr="00267633" w:rsidRDefault="00AB46CB" w:rsidP="00FE36E9">
            <w:pPr>
              <w:widowControl w:val="0"/>
              <w:autoSpaceDE w:val="0"/>
              <w:autoSpaceDN w:val="0"/>
              <w:adjustRightInd w:val="0"/>
              <w:spacing w:before="0" w:after="0" w:line="240" w:lineRule="auto"/>
              <w:ind w:left="99"/>
              <w:rPr>
                <w:rFonts w:ascii="Arial Narrow" w:eastAsia="Calibri" w:hAnsi="Arial Narrow" w:cs="Times New Roman"/>
                <w:sz w:val="16"/>
                <w:szCs w:val="16"/>
                <w:lang w:val="en-US" w:eastAsia="zh-CN"/>
              </w:rPr>
            </w:pPr>
          </w:p>
          <w:p w14:paraId="11D26DE9" w14:textId="77777777" w:rsidR="00AB46CB" w:rsidRPr="00267633" w:rsidRDefault="00AB46CB" w:rsidP="00FE36E9">
            <w:pPr>
              <w:widowControl w:val="0"/>
              <w:autoSpaceDE w:val="0"/>
              <w:autoSpaceDN w:val="0"/>
              <w:adjustRightInd w:val="0"/>
              <w:spacing w:before="0" w:after="0" w:line="240" w:lineRule="auto"/>
              <w:ind w:left="99"/>
              <w:rPr>
                <w:rFonts w:ascii="Arial Narrow" w:eastAsia="Calibri" w:hAnsi="Arial Narrow" w:cs="Times New Roman"/>
                <w:sz w:val="16"/>
                <w:szCs w:val="16"/>
                <w:lang w:val="en-US" w:eastAsia="zh-CN"/>
              </w:rPr>
            </w:pPr>
            <w:r w:rsidRPr="00267633">
              <w:rPr>
                <w:rFonts w:ascii="Arial Narrow" w:eastAsia="Calibri" w:hAnsi="Arial Narrow" w:cs="Times New Roman"/>
                <w:sz w:val="16"/>
                <w:szCs w:val="16"/>
                <w:lang w:val="en-US" w:eastAsia="zh-CN"/>
              </w:rPr>
              <w:t>Case No. ………………………………………………………………</w:t>
            </w:r>
            <w:proofErr w:type="gramStart"/>
            <w:r w:rsidRPr="00267633">
              <w:rPr>
                <w:rFonts w:ascii="Arial Narrow" w:eastAsia="Calibri" w:hAnsi="Arial Narrow" w:cs="Times New Roman"/>
                <w:sz w:val="16"/>
                <w:szCs w:val="16"/>
                <w:lang w:val="en-US" w:eastAsia="zh-CN"/>
              </w:rPr>
              <w:t>…..</w:t>
            </w:r>
            <w:proofErr w:type="gramEnd"/>
          </w:p>
          <w:p w14:paraId="50CF2FA0" w14:textId="77777777" w:rsidR="00AB46CB" w:rsidRPr="00267633" w:rsidRDefault="00AB46CB" w:rsidP="00FE36E9">
            <w:pPr>
              <w:widowControl w:val="0"/>
              <w:autoSpaceDE w:val="0"/>
              <w:autoSpaceDN w:val="0"/>
              <w:adjustRightInd w:val="0"/>
              <w:spacing w:before="0" w:after="0" w:line="240" w:lineRule="auto"/>
              <w:ind w:left="99"/>
              <w:rPr>
                <w:rFonts w:ascii="Arial Narrow" w:eastAsia="Calibri" w:hAnsi="Arial Narrow" w:cs="Times New Roman"/>
                <w:b/>
                <w:bCs/>
                <w:i/>
                <w:iCs/>
                <w:sz w:val="16"/>
                <w:szCs w:val="16"/>
                <w:lang w:val="en-US" w:eastAsia="zh-CN"/>
              </w:rPr>
            </w:pPr>
          </w:p>
          <w:p w14:paraId="3762FEDE" w14:textId="77777777" w:rsidR="00AB46CB" w:rsidRPr="00267633" w:rsidRDefault="00AB46CB" w:rsidP="00FE36E9">
            <w:pPr>
              <w:widowControl w:val="0"/>
              <w:autoSpaceDE w:val="0"/>
              <w:autoSpaceDN w:val="0"/>
              <w:adjustRightInd w:val="0"/>
              <w:spacing w:before="0" w:after="0" w:line="240" w:lineRule="auto"/>
              <w:ind w:left="99"/>
              <w:rPr>
                <w:rFonts w:ascii="Arial Narrow" w:eastAsia="Calibri" w:hAnsi="Arial Narrow" w:cs="Times New Roman"/>
                <w:sz w:val="16"/>
                <w:szCs w:val="16"/>
                <w:lang w:val="en-US" w:eastAsia="zh-CN"/>
              </w:rPr>
            </w:pPr>
            <w:r w:rsidRPr="00267633">
              <w:rPr>
                <w:rFonts w:ascii="Arial Narrow" w:eastAsia="Calibri" w:hAnsi="Arial Narrow" w:cs="Times New Roman"/>
                <w:b/>
                <w:bCs/>
                <w:i/>
                <w:iCs/>
                <w:sz w:val="16"/>
                <w:szCs w:val="16"/>
                <w:lang w:val="en-US" w:eastAsia="zh-CN"/>
              </w:rPr>
              <w:t>Name of Parties cited in case</w:t>
            </w:r>
          </w:p>
          <w:p w14:paraId="6BD85A25" w14:textId="77777777" w:rsidR="00AB46CB" w:rsidRPr="00267633" w:rsidRDefault="00AB46CB" w:rsidP="00FE36E9">
            <w:pPr>
              <w:widowControl w:val="0"/>
              <w:autoSpaceDE w:val="0"/>
              <w:autoSpaceDN w:val="0"/>
              <w:adjustRightInd w:val="0"/>
              <w:spacing w:before="0" w:after="0" w:line="240" w:lineRule="auto"/>
              <w:ind w:left="99"/>
              <w:rPr>
                <w:rFonts w:ascii="Arial Narrow" w:eastAsia="Calibri" w:hAnsi="Arial Narrow" w:cs="Times New Roman"/>
                <w:sz w:val="16"/>
                <w:szCs w:val="16"/>
                <w:lang w:val="en-US" w:eastAsia="zh-CN"/>
              </w:rPr>
            </w:pPr>
          </w:p>
          <w:p w14:paraId="660732ED" w14:textId="77777777" w:rsidR="00AB46CB" w:rsidRPr="00267633" w:rsidRDefault="00AB46CB" w:rsidP="00FE36E9">
            <w:pPr>
              <w:widowControl w:val="0"/>
              <w:autoSpaceDE w:val="0"/>
              <w:autoSpaceDN w:val="0"/>
              <w:adjustRightInd w:val="0"/>
              <w:spacing w:before="0" w:after="0" w:line="240" w:lineRule="auto"/>
              <w:ind w:left="99"/>
              <w:rPr>
                <w:rFonts w:ascii="Arial Narrow" w:eastAsia="Calibri" w:hAnsi="Arial Narrow" w:cs="Times New Roman"/>
                <w:sz w:val="16"/>
                <w:szCs w:val="16"/>
                <w:lang w:val="en-US" w:eastAsia="zh-CN"/>
              </w:rPr>
            </w:pPr>
            <w:r w:rsidRPr="00267633">
              <w:rPr>
                <w:rFonts w:ascii="Arial Narrow" w:eastAsia="Calibri" w:hAnsi="Arial Narrow" w:cs="Times New Roman"/>
                <w:sz w:val="16"/>
                <w:szCs w:val="16"/>
                <w:lang w:val="en-US" w:eastAsia="zh-CN"/>
              </w:rPr>
              <w:t>Complainant:  …………………………………………………………</w:t>
            </w:r>
            <w:proofErr w:type="gramStart"/>
            <w:r w:rsidRPr="00267633">
              <w:rPr>
                <w:rFonts w:ascii="Arial Narrow" w:eastAsia="Calibri" w:hAnsi="Arial Narrow" w:cs="Times New Roman"/>
                <w:sz w:val="16"/>
                <w:szCs w:val="16"/>
                <w:lang w:val="en-US" w:eastAsia="zh-CN"/>
              </w:rPr>
              <w:t>…..</w:t>
            </w:r>
            <w:proofErr w:type="gramEnd"/>
          </w:p>
          <w:p w14:paraId="3D39A71B" w14:textId="77777777" w:rsidR="00AB46CB" w:rsidRPr="00267633" w:rsidRDefault="00AB46CB" w:rsidP="00FE36E9">
            <w:pPr>
              <w:widowControl w:val="0"/>
              <w:autoSpaceDE w:val="0"/>
              <w:autoSpaceDN w:val="0"/>
              <w:adjustRightInd w:val="0"/>
              <w:spacing w:before="0" w:after="0" w:line="240" w:lineRule="auto"/>
              <w:ind w:left="99"/>
              <w:rPr>
                <w:rFonts w:ascii="Arial Narrow" w:eastAsia="Calibri" w:hAnsi="Arial Narrow" w:cs="Times New Roman"/>
                <w:sz w:val="16"/>
                <w:szCs w:val="16"/>
                <w:lang w:val="en-US" w:eastAsia="zh-CN"/>
              </w:rPr>
            </w:pPr>
          </w:p>
          <w:p w14:paraId="67CC9E0F" w14:textId="77777777" w:rsidR="00AB46CB" w:rsidRPr="00267633" w:rsidRDefault="00AB46CB" w:rsidP="00FE36E9">
            <w:pPr>
              <w:widowControl w:val="0"/>
              <w:autoSpaceDE w:val="0"/>
              <w:autoSpaceDN w:val="0"/>
              <w:adjustRightInd w:val="0"/>
              <w:spacing w:before="0" w:after="0" w:line="240" w:lineRule="auto"/>
              <w:ind w:left="99"/>
              <w:rPr>
                <w:rFonts w:ascii="Arial Narrow" w:eastAsia="Calibri" w:hAnsi="Arial Narrow" w:cs="Times New Roman"/>
                <w:sz w:val="16"/>
                <w:szCs w:val="16"/>
                <w:lang w:val="en-US" w:eastAsia="zh-CN"/>
              </w:rPr>
            </w:pPr>
            <w:r w:rsidRPr="00267633">
              <w:rPr>
                <w:rFonts w:ascii="Arial Narrow" w:eastAsia="Calibri" w:hAnsi="Arial Narrow" w:cs="Times New Roman"/>
                <w:sz w:val="16"/>
                <w:szCs w:val="16"/>
                <w:lang w:val="en-US" w:eastAsia="zh-CN"/>
              </w:rPr>
              <w:t>Respondent:  …………………………………………………………</w:t>
            </w:r>
            <w:proofErr w:type="gramStart"/>
            <w:r w:rsidRPr="00267633">
              <w:rPr>
                <w:rFonts w:ascii="Arial Narrow" w:eastAsia="Calibri" w:hAnsi="Arial Narrow" w:cs="Times New Roman"/>
                <w:sz w:val="16"/>
                <w:szCs w:val="16"/>
                <w:lang w:val="en-US" w:eastAsia="zh-CN"/>
              </w:rPr>
              <w:t>…..</w:t>
            </w:r>
            <w:proofErr w:type="gramEnd"/>
          </w:p>
          <w:p w14:paraId="2FD88AD4" w14:textId="77777777" w:rsidR="00AB46CB" w:rsidRPr="00267633" w:rsidRDefault="00AB46CB" w:rsidP="00FE36E9">
            <w:pPr>
              <w:widowControl w:val="0"/>
              <w:autoSpaceDE w:val="0"/>
              <w:autoSpaceDN w:val="0"/>
              <w:adjustRightInd w:val="0"/>
              <w:spacing w:before="0" w:after="0" w:line="240" w:lineRule="auto"/>
              <w:ind w:left="99"/>
              <w:rPr>
                <w:rFonts w:ascii="Arial Narrow" w:eastAsia="Calibri" w:hAnsi="Arial Narrow" w:cs="Times New Roman"/>
                <w:sz w:val="16"/>
                <w:szCs w:val="16"/>
                <w:lang w:val="en-US" w:eastAsia="zh-CN"/>
              </w:rPr>
            </w:pPr>
          </w:p>
        </w:tc>
      </w:tr>
      <w:tr w:rsidR="00AB46CB" w:rsidRPr="00267633" w14:paraId="58A40A00" w14:textId="77777777" w:rsidTr="00AB46CB">
        <w:trPr>
          <w:divId w:val="2116439976"/>
          <w:trHeight w:val="1732"/>
          <w:jc w:val="center"/>
        </w:trPr>
        <w:tc>
          <w:tcPr>
            <w:tcW w:w="11136" w:type="dxa"/>
            <w:gridSpan w:val="7"/>
            <w:shd w:val="clear" w:color="auto" w:fill="auto"/>
          </w:tcPr>
          <w:p w14:paraId="7D5BD322" w14:textId="77777777" w:rsidR="00AB46CB" w:rsidRPr="00267633" w:rsidRDefault="00AB46CB" w:rsidP="00FE36E9">
            <w:pPr>
              <w:widowControl w:val="0"/>
              <w:autoSpaceDE w:val="0"/>
              <w:autoSpaceDN w:val="0"/>
              <w:adjustRightInd w:val="0"/>
              <w:spacing w:before="0" w:after="0" w:line="240" w:lineRule="auto"/>
              <w:ind w:left="100"/>
              <w:rPr>
                <w:rFonts w:ascii="Arial Narrow" w:eastAsia="Calibri" w:hAnsi="Arial Narrow" w:cs="Times New Roman"/>
                <w:sz w:val="16"/>
                <w:szCs w:val="16"/>
                <w:lang w:val="en-US" w:eastAsia="zh-CN"/>
              </w:rPr>
            </w:pPr>
          </w:p>
          <w:p w14:paraId="46BFC745" w14:textId="77777777" w:rsidR="00AB46CB" w:rsidRPr="00267633" w:rsidRDefault="00AB46CB" w:rsidP="00FE36E9">
            <w:pPr>
              <w:widowControl w:val="0"/>
              <w:autoSpaceDE w:val="0"/>
              <w:autoSpaceDN w:val="0"/>
              <w:adjustRightInd w:val="0"/>
              <w:spacing w:before="0" w:after="0" w:line="240" w:lineRule="auto"/>
              <w:ind w:left="100"/>
              <w:rPr>
                <w:rFonts w:ascii="Arial Narrow" w:eastAsia="Calibri" w:hAnsi="Arial Narrow" w:cs="Times New Roman"/>
                <w:sz w:val="16"/>
                <w:szCs w:val="16"/>
                <w:lang w:val="en-US" w:eastAsia="zh-CN"/>
              </w:rPr>
            </w:pPr>
            <w:r w:rsidRPr="00267633">
              <w:rPr>
                <w:rFonts w:ascii="Arial Narrow" w:eastAsia="Calibri" w:hAnsi="Arial Narrow" w:cs="Times New Roman"/>
                <w:sz w:val="16"/>
                <w:szCs w:val="16"/>
                <w:lang w:val="en-US" w:eastAsia="zh-CN"/>
              </w:rPr>
              <w:t xml:space="preserve">Court </w:t>
            </w:r>
            <w:proofErr w:type="gramStart"/>
            <w:r w:rsidRPr="00267633">
              <w:rPr>
                <w:rFonts w:ascii="Arial Narrow" w:eastAsia="Calibri" w:hAnsi="Arial Narrow" w:cs="Times New Roman"/>
                <w:sz w:val="16"/>
                <w:szCs w:val="16"/>
                <w:lang w:val="en-US" w:eastAsia="zh-CN"/>
              </w:rPr>
              <w:t>No .</w:t>
            </w:r>
            <w:proofErr w:type="gramEnd"/>
            <w:r w:rsidRPr="00267633">
              <w:rPr>
                <w:rFonts w:ascii="Arial Narrow" w:eastAsia="Calibri" w:hAnsi="Arial Narrow" w:cs="Times New Roman"/>
                <w:sz w:val="16"/>
                <w:szCs w:val="16"/>
                <w:lang w:val="en-US" w:eastAsia="zh-CN"/>
              </w:rPr>
              <w:t xml:space="preserve"> …………………………………………………………………..</w:t>
            </w:r>
          </w:p>
          <w:p w14:paraId="464C8F16" w14:textId="77777777" w:rsidR="00AB46CB" w:rsidRPr="00267633" w:rsidRDefault="00AB46CB" w:rsidP="00FE36E9">
            <w:pPr>
              <w:widowControl w:val="0"/>
              <w:autoSpaceDE w:val="0"/>
              <w:autoSpaceDN w:val="0"/>
              <w:adjustRightInd w:val="0"/>
              <w:spacing w:before="0" w:after="0" w:line="240" w:lineRule="auto"/>
              <w:ind w:left="100"/>
              <w:rPr>
                <w:rFonts w:ascii="Arial Narrow" w:eastAsia="Calibri" w:hAnsi="Arial Narrow" w:cs="Times New Roman"/>
                <w:sz w:val="16"/>
                <w:szCs w:val="16"/>
                <w:lang w:val="en-US" w:eastAsia="zh-CN"/>
              </w:rPr>
            </w:pPr>
          </w:p>
          <w:p w14:paraId="021A23DA" w14:textId="77777777" w:rsidR="00AB46CB" w:rsidRPr="00267633" w:rsidRDefault="00AB46CB" w:rsidP="00FE36E9">
            <w:pPr>
              <w:widowControl w:val="0"/>
              <w:autoSpaceDE w:val="0"/>
              <w:autoSpaceDN w:val="0"/>
              <w:adjustRightInd w:val="0"/>
              <w:spacing w:before="0" w:after="0" w:line="240" w:lineRule="auto"/>
              <w:ind w:left="100"/>
              <w:rPr>
                <w:rFonts w:ascii="Arial Narrow" w:eastAsia="Calibri" w:hAnsi="Arial Narrow" w:cs="Times New Roman"/>
                <w:sz w:val="16"/>
                <w:szCs w:val="16"/>
                <w:lang w:val="en-US" w:eastAsia="zh-CN"/>
              </w:rPr>
            </w:pPr>
            <w:r w:rsidRPr="00267633">
              <w:rPr>
                <w:rFonts w:ascii="Arial Narrow" w:eastAsia="Calibri" w:hAnsi="Arial Narrow" w:cs="Times New Roman"/>
                <w:sz w:val="16"/>
                <w:szCs w:val="16"/>
                <w:lang w:val="en-US" w:eastAsia="zh-CN"/>
              </w:rPr>
              <w:t>Hearing/Mention Date:    ………………………………………………</w:t>
            </w:r>
            <w:proofErr w:type="gramStart"/>
            <w:r w:rsidRPr="00267633">
              <w:rPr>
                <w:rFonts w:ascii="Arial Narrow" w:eastAsia="Calibri" w:hAnsi="Arial Narrow" w:cs="Times New Roman"/>
                <w:sz w:val="16"/>
                <w:szCs w:val="16"/>
                <w:lang w:val="en-US" w:eastAsia="zh-CN"/>
              </w:rPr>
              <w:t>…..</w:t>
            </w:r>
            <w:proofErr w:type="gramEnd"/>
          </w:p>
          <w:p w14:paraId="3FDE020A" w14:textId="77777777" w:rsidR="00AB46CB" w:rsidRPr="00267633" w:rsidRDefault="00AB46CB" w:rsidP="00FE36E9">
            <w:pPr>
              <w:widowControl w:val="0"/>
              <w:autoSpaceDE w:val="0"/>
              <w:autoSpaceDN w:val="0"/>
              <w:adjustRightInd w:val="0"/>
              <w:spacing w:before="0" w:after="0" w:line="240" w:lineRule="auto"/>
              <w:ind w:left="100"/>
              <w:rPr>
                <w:rFonts w:ascii="Arial Narrow" w:eastAsia="Calibri" w:hAnsi="Arial Narrow" w:cs="Times New Roman"/>
                <w:sz w:val="16"/>
                <w:szCs w:val="16"/>
                <w:lang w:val="en-US" w:eastAsia="zh-CN"/>
              </w:rPr>
            </w:pPr>
          </w:p>
          <w:p w14:paraId="43011B0B" w14:textId="77777777" w:rsidR="00AB46CB" w:rsidRPr="00267633" w:rsidRDefault="00AB46CB" w:rsidP="00FE36E9">
            <w:pPr>
              <w:widowControl w:val="0"/>
              <w:autoSpaceDE w:val="0"/>
              <w:autoSpaceDN w:val="0"/>
              <w:adjustRightInd w:val="0"/>
              <w:spacing w:before="0" w:after="0" w:line="240" w:lineRule="auto"/>
              <w:ind w:left="100"/>
              <w:rPr>
                <w:rFonts w:ascii="Arial Narrow" w:eastAsia="Calibri" w:hAnsi="Arial Narrow" w:cs="Times New Roman"/>
                <w:sz w:val="16"/>
                <w:szCs w:val="16"/>
                <w:lang w:val="en-US" w:eastAsia="zh-CN"/>
              </w:rPr>
            </w:pPr>
            <w:r w:rsidRPr="00267633">
              <w:rPr>
                <w:rFonts w:ascii="Arial Narrow" w:eastAsia="Calibri" w:hAnsi="Arial Narrow" w:cs="Times New Roman"/>
                <w:sz w:val="16"/>
                <w:szCs w:val="16"/>
                <w:lang w:val="en-US" w:eastAsia="zh-CN"/>
              </w:rPr>
              <w:t>Name of JO   ……………………………………………………………</w:t>
            </w:r>
            <w:proofErr w:type="gramStart"/>
            <w:r w:rsidRPr="00267633">
              <w:rPr>
                <w:rFonts w:ascii="Arial Narrow" w:eastAsia="Calibri" w:hAnsi="Arial Narrow" w:cs="Times New Roman"/>
                <w:sz w:val="16"/>
                <w:szCs w:val="16"/>
                <w:lang w:val="en-US" w:eastAsia="zh-CN"/>
              </w:rPr>
              <w:t>…..</w:t>
            </w:r>
            <w:proofErr w:type="gramEnd"/>
          </w:p>
          <w:p w14:paraId="1C774493" w14:textId="77777777" w:rsidR="00AB46CB" w:rsidRPr="00267633" w:rsidRDefault="00AB46CB" w:rsidP="00FE36E9">
            <w:pPr>
              <w:widowControl w:val="0"/>
              <w:autoSpaceDE w:val="0"/>
              <w:autoSpaceDN w:val="0"/>
              <w:adjustRightInd w:val="0"/>
              <w:spacing w:before="0" w:after="0" w:line="240" w:lineRule="auto"/>
              <w:ind w:left="100"/>
              <w:rPr>
                <w:rFonts w:ascii="Arial Narrow" w:eastAsia="Calibri" w:hAnsi="Arial Narrow" w:cs="Times New Roman"/>
                <w:sz w:val="16"/>
                <w:szCs w:val="16"/>
                <w:lang w:val="en-US" w:eastAsia="zh-CN"/>
              </w:rPr>
            </w:pPr>
          </w:p>
          <w:p w14:paraId="268E6B22" w14:textId="77777777" w:rsidR="00AB46CB" w:rsidRPr="00267633" w:rsidRDefault="00AB46CB" w:rsidP="00FE36E9">
            <w:pPr>
              <w:widowControl w:val="0"/>
              <w:autoSpaceDE w:val="0"/>
              <w:autoSpaceDN w:val="0"/>
              <w:adjustRightInd w:val="0"/>
              <w:spacing w:before="0" w:after="0" w:line="240" w:lineRule="auto"/>
              <w:ind w:left="100"/>
              <w:rPr>
                <w:rFonts w:ascii="Arial Narrow" w:eastAsia="Calibri" w:hAnsi="Arial Narrow" w:cs="Times New Roman"/>
                <w:sz w:val="16"/>
                <w:szCs w:val="16"/>
                <w:lang w:val="en-US" w:eastAsia="zh-CN"/>
              </w:rPr>
            </w:pPr>
            <w:r w:rsidRPr="00267633">
              <w:rPr>
                <w:rFonts w:ascii="Arial Narrow" w:eastAsia="Calibri" w:hAnsi="Arial Narrow" w:cs="Times New Roman"/>
                <w:sz w:val="16"/>
                <w:szCs w:val="16"/>
                <w:lang w:val="en-US" w:eastAsia="zh-CN"/>
              </w:rPr>
              <w:t>Other Information:   ……………………….……………………………</w:t>
            </w:r>
            <w:proofErr w:type="gramStart"/>
            <w:r w:rsidRPr="00267633">
              <w:rPr>
                <w:rFonts w:ascii="Arial Narrow" w:eastAsia="Calibri" w:hAnsi="Arial Narrow" w:cs="Times New Roman"/>
                <w:sz w:val="16"/>
                <w:szCs w:val="16"/>
                <w:lang w:val="en-US" w:eastAsia="zh-CN"/>
              </w:rPr>
              <w:t>…..</w:t>
            </w:r>
            <w:proofErr w:type="gramEnd"/>
          </w:p>
          <w:p w14:paraId="40B0C5E0" w14:textId="77777777" w:rsidR="00AB46CB" w:rsidRPr="00267633" w:rsidRDefault="00AB46CB" w:rsidP="00FE36E9">
            <w:pPr>
              <w:widowControl w:val="0"/>
              <w:autoSpaceDE w:val="0"/>
              <w:autoSpaceDN w:val="0"/>
              <w:adjustRightInd w:val="0"/>
              <w:spacing w:before="0" w:after="0" w:line="240" w:lineRule="auto"/>
              <w:ind w:left="100"/>
              <w:rPr>
                <w:rFonts w:ascii="Arial Narrow" w:eastAsia="Calibri" w:hAnsi="Arial Narrow" w:cs="Times New Roman"/>
                <w:i/>
                <w:sz w:val="22"/>
                <w:szCs w:val="22"/>
                <w:lang w:val="en-US" w:eastAsia="zh-CN"/>
              </w:rPr>
            </w:pPr>
            <w:r w:rsidRPr="00267633">
              <w:rPr>
                <w:rFonts w:ascii="Arial Narrow" w:eastAsia="Calibri" w:hAnsi="Arial Narrow" w:cs="Times New Roman"/>
                <w:i/>
                <w:sz w:val="16"/>
                <w:szCs w:val="16"/>
                <w:lang w:val="en-US" w:eastAsia="zh-CN"/>
              </w:rPr>
              <w:t>(if any)</w:t>
            </w:r>
          </w:p>
        </w:tc>
      </w:tr>
      <w:tr w:rsidR="00AB46CB" w:rsidRPr="00267633" w14:paraId="5DD99F34" w14:textId="77777777" w:rsidTr="00AB46CB">
        <w:trPr>
          <w:divId w:val="2116439976"/>
          <w:trHeight w:val="2331"/>
          <w:jc w:val="center"/>
        </w:trPr>
        <w:tc>
          <w:tcPr>
            <w:tcW w:w="5568" w:type="dxa"/>
            <w:gridSpan w:val="3"/>
            <w:shd w:val="clear" w:color="auto" w:fill="auto"/>
          </w:tcPr>
          <w:p w14:paraId="282083DC" w14:textId="77777777" w:rsidR="00AB46CB" w:rsidRPr="00267633" w:rsidRDefault="00AB46CB" w:rsidP="00FE36E9">
            <w:pPr>
              <w:widowControl w:val="0"/>
              <w:autoSpaceDE w:val="0"/>
              <w:autoSpaceDN w:val="0"/>
              <w:adjustRightInd w:val="0"/>
              <w:spacing w:before="0" w:after="0" w:line="240" w:lineRule="auto"/>
              <w:ind w:left="99"/>
              <w:rPr>
                <w:rFonts w:ascii="Arial Narrow" w:eastAsia="Calibri" w:hAnsi="Arial Narrow" w:cs="Times New Roman"/>
                <w:i/>
                <w:iCs/>
                <w:sz w:val="16"/>
                <w:szCs w:val="16"/>
                <w:lang w:val="en-US" w:eastAsia="zh-CN"/>
              </w:rPr>
            </w:pPr>
            <w:r w:rsidRPr="00267633">
              <w:rPr>
                <w:rFonts w:ascii="Arial Narrow" w:eastAsia="Calibri" w:hAnsi="Arial Narrow" w:cs="Times New Roman"/>
                <w:i/>
                <w:iCs/>
                <w:sz w:val="16"/>
                <w:szCs w:val="16"/>
                <w:lang w:val="en-US" w:eastAsia="zh-CN"/>
              </w:rPr>
              <w:t>Type of Document (</w:t>
            </w:r>
            <w:proofErr w:type="gramStart"/>
            <w:r w:rsidRPr="00267633">
              <w:rPr>
                <w:rFonts w:ascii="Wingdings" w:eastAsia="Calibri" w:hAnsi="Wingdings" w:cs="Times New Roman"/>
                <w:i/>
                <w:iCs/>
                <w:sz w:val="16"/>
                <w:szCs w:val="32"/>
                <w:lang w:val="en-US" w:eastAsia="zh-CN"/>
              </w:rPr>
              <w:t></w:t>
            </w:r>
            <w:r w:rsidRPr="00267633">
              <w:rPr>
                <w:rFonts w:ascii="Arial Narrow" w:eastAsia="Calibri" w:hAnsi="Arial Narrow" w:cs="Wingdings"/>
                <w:i/>
                <w:iCs/>
                <w:sz w:val="16"/>
                <w:szCs w:val="32"/>
                <w:lang w:val="en-US" w:eastAsia="zh-CN"/>
              </w:rPr>
              <w:t xml:space="preserve"> </w:t>
            </w:r>
            <w:r w:rsidRPr="00267633">
              <w:rPr>
                <w:rFonts w:ascii="Arial Narrow" w:eastAsia="Calibri" w:hAnsi="Arial Narrow" w:cs="Times New Roman"/>
                <w:i/>
                <w:iCs/>
                <w:sz w:val="16"/>
                <w:szCs w:val="16"/>
                <w:lang w:val="en-US" w:eastAsia="zh-CN"/>
              </w:rPr>
              <w:t xml:space="preserve"> where</w:t>
            </w:r>
            <w:proofErr w:type="gramEnd"/>
            <w:r w:rsidRPr="00267633">
              <w:rPr>
                <w:rFonts w:ascii="Arial Narrow" w:eastAsia="Calibri" w:hAnsi="Arial Narrow" w:cs="Times New Roman"/>
                <w:i/>
                <w:iCs/>
                <w:sz w:val="16"/>
                <w:szCs w:val="16"/>
                <w:lang w:val="en-US" w:eastAsia="zh-CN"/>
              </w:rPr>
              <w:t xml:space="preserve"> applicable)</w:t>
            </w:r>
          </w:p>
          <w:p w14:paraId="026F4AF2" w14:textId="77777777" w:rsidR="00AB46CB" w:rsidRPr="00267633" w:rsidRDefault="00AB46CB" w:rsidP="00FE36E9">
            <w:pPr>
              <w:widowControl w:val="0"/>
              <w:autoSpaceDE w:val="0"/>
              <w:autoSpaceDN w:val="0"/>
              <w:adjustRightInd w:val="0"/>
              <w:spacing w:before="0" w:after="0" w:line="240" w:lineRule="auto"/>
              <w:ind w:left="99"/>
              <w:rPr>
                <w:rFonts w:ascii="Arial Narrow" w:eastAsia="Calibri" w:hAnsi="Arial Narrow" w:cs="Wingdings"/>
                <w:sz w:val="16"/>
                <w:szCs w:val="16"/>
                <w:lang w:val="en-US" w:eastAsia="zh-CN"/>
              </w:rPr>
            </w:pPr>
          </w:p>
          <w:p w14:paraId="029AC5FD" w14:textId="77777777" w:rsidR="00AB46CB" w:rsidRPr="00267633" w:rsidRDefault="00AB46CB" w:rsidP="006172E9">
            <w:pPr>
              <w:widowControl w:val="0"/>
              <w:numPr>
                <w:ilvl w:val="0"/>
                <w:numId w:val="101"/>
              </w:numPr>
              <w:autoSpaceDE w:val="0"/>
              <w:autoSpaceDN w:val="0"/>
              <w:adjustRightInd w:val="0"/>
              <w:spacing w:before="0" w:after="120" w:line="240" w:lineRule="auto"/>
              <w:rPr>
                <w:rFonts w:ascii="Arial Narrow" w:eastAsia="Calibri" w:hAnsi="Arial Narrow" w:cs="Times New Roman"/>
                <w:iCs/>
                <w:sz w:val="16"/>
                <w:szCs w:val="16"/>
                <w:lang w:val="en-US" w:eastAsia="zh-CN"/>
              </w:rPr>
            </w:pPr>
            <w:r w:rsidRPr="00267633">
              <w:rPr>
                <w:rFonts w:ascii="Arial Narrow" w:eastAsia="Calibri" w:hAnsi="Arial Narrow" w:cs="Times New Roman"/>
                <w:iCs/>
                <w:sz w:val="16"/>
                <w:szCs w:val="16"/>
                <w:lang w:val="en-US" w:eastAsia="zh-CN"/>
              </w:rPr>
              <w:t>Complaint Form</w:t>
            </w:r>
          </w:p>
          <w:p w14:paraId="06AA2480" w14:textId="77777777" w:rsidR="00AB46CB" w:rsidRPr="00267633" w:rsidRDefault="00AB46CB" w:rsidP="006172E9">
            <w:pPr>
              <w:widowControl w:val="0"/>
              <w:numPr>
                <w:ilvl w:val="0"/>
                <w:numId w:val="101"/>
              </w:numPr>
              <w:autoSpaceDE w:val="0"/>
              <w:autoSpaceDN w:val="0"/>
              <w:adjustRightInd w:val="0"/>
              <w:spacing w:before="0" w:after="0" w:line="240" w:lineRule="auto"/>
              <w:rPr>
                <w:rFonts w:ascii="Arial Narrow" w:eastAsia="Calibri" w:hAnsi="Arial Narrow" w:cs="Times New Roman"/>
                <w:iCs/>
                <w:sz w:val="16"/>
                <w:szCs w:val="16"/>
                <w:lang w:val="en-US" w:eastAsia="zh-CN"/>
              </w:rPr>
            </w:pPr>
            <w:r w:rsidRPr="00267633">
              <w:rPr>
                <w:rFonts w:ascii="Arial Narrow" w:eastAsia="Calibri" w:hAnsi="Arial Narrow" w:cs="Times New Roman"/>
                <w:iCs/>
                <w:sz w:val="16"/>
                <w:szCs w:val="16"/>
                <w:lang w:val="en-US" w:eastAsia="zh-CN"/>
              </w:rPr>
              <w:t xml:space="preserve">Notes of Evidence: </w:t>
            </w:r>
            <w:r w:rsidRPr="00267633">
              <w:rPr>
                <w:rFonts w:ascii="Arial Narrow" w:eastAsia="Calibri" w:hAnsi="Arial Narrow" w:cs="Times New Roman"/>
                <w:sz w:val="16"/>
                <w:szCs w:val="16"/>
                <w:lang w:val="en-US" w:eastAsia="zh-CN"/>
              </w:rPr>
              <w:t>………………………………………………………</w:t>
            </w:r>
          </w:p>
          <w:p w14:paraId="484705B5" w14:textId="77777777" w:rsidR="00AB46CB" w:rsidRPr="00267633" w:rsidRDefault="00AB46CB" w:rsidP="00FE36E9">
            <w:pPr>
              <w:widowControl w:val="0"/>
              <w:tabs>
                <w:tab w:val="left" w:pos="1692"/>
              </w:tabs>
              <w:autoSpaceDE w:val="0"/>
              <w:autoSpaceDN w:val="0"/>
              <w:adjustRightInd w:val="0"/>
              <w:spacing w:before="0" w:after="0" w:line="240" w:lineRule="auto"/>
              <w:rPr>
                <w:rFonts w:ascii="Arial Narrow" w:eastAsia="Calibri" w:hAnsi="Arial Narrow" w:cs="Times New Roman"/>
                <w:iCs/>
                <w:sz w:val="16"/>
                <w:szCs w:val="16"/>
                <w:lang w:val="en-US" w:eastAsia="zh-CN"/>
              </w:rPr>
            </w:pPr>
            <w:r w:rsidRPr="00267633">
              <w:rPr>
                <w:rFonts w:ascii="Arial Narrow" w:eastAsia="Calibri" w:hAnsi="Arial Narrow" w:cs="Times New Roman"/>
                <w:iCs/>
                <w:sz w:val="16"/>
                <w:szCs w:val="16"/>
                <w:lang w:val="en-US" w:eastAsia="zh-CN"/>
              </w:rPr>
              <w:tab/>
            </w:r>
            <w:r w:rsidRPr="00267633">
              <w:rPr>
                <w:rFonts w:ascii="Arial Narrow" w:eastAsia="Calibri" w:hAnsi="Arial Narrow" w:cs="Times New Roman"/>
                <w:i/>
                <w:iCs/>
                <w:sz w:val="16"/>
                <w:szCs w:val="16"/>
                <w:lang w:val="en-US" w:eastAsia="zh-CN"/>
              </w:rPr>
              <w:t>(please specify hearing dates)</w:t>
            </w:r>
            <w:r w:rsidRPr="00267633">
              <w:rPr>
                <w:rFonts w:ascii="Arial Narrow" w:eastAsia="Calibri" w:hAnsi="Arial Narrow" w:cs="Times New Roman"/>
                <w:iCs/>
                <w:sz w:val="16"/>
                <w:szCs w:val="16"/>
                <w:lang w:val="en-US" w:eastAsia="zh-CN"/>
              </w:rPr>
              <w:tab/>
            </w:r>
            <w:r w:rsidRPr="00267633">
              <w:rPr>
                <w:rFonts w:ascii="Arial Narrow" w:eastAsia="Calibri" w:hAnsi="Arial Narrow" w:cs="Times New Roman"/>
                <w:iCs/>
                <w:sz w:val="16"/>
                <w:szCs w:val="16"/>
                <w:lang w:val="en-US" w:eastAsia="zh-CN"/>
              </w:rPr>
              <w:tab/>
            </w:r>
          </w:p>
          <w:p w14:paraId="67B2C057" w14:textId="77777777" w:rsidR="00AB46CB" w:rsidRPr="00267633" w:rsidRDefault="00AB46CB" w:rsidP="006172E9">
            <w:pPr>
              <w:widowControl w:val="0"/>
              <w:numPr>
                <w:ilvl w:val="0"/>
                <w:numId w:val="101"/>
              </w:numPr>
              <w:autoSpaceDE w:val="0"/>
              <w:autoSpaceDN w:val="0"/>
              <w:adjustRightInd w:val="0"/>
              <w:spacing w:before="0" w:after="0" w:line="240" w:lineRule="auto"/>
              <w:rPr>
                <w:rFonts w:ascii="Arial Narrow" w:eastAsia="Calibri" w:hAnsi="Arial Narrow" w:cs="Times New Roman"/>
                <w:iCs/>
                <w:sz w:val="16"/>
                <w:szCs w:val="16"/>
                <w:lang w:val="en-US" w:eastAsia="zh-CN"/>
              </w:rPr>
            </w:pPr>
            <w:r w:rsidRPr="00267633">
              <w:rPr>
                <w:rFonts w:ascii="Arial Narrow" w:eastAsia="Calibri" w:hAnsi="Arial Narrow" w:cs="Times New Roman"/>
                <w:iCs/>
                <w:sz w:val="16"/>
                <w:szCs w:val="16"/>
                <w:lang w:val="en-US" w:eastAsia="zh-CN"/>
              </w:rPr>
              <w:t xml:space="preserve">Court Order No: </w:t>
            </w:r>
            <w:r w:rsidRPr="00267633">
              <w:rPr>
                <w:rFonts w:ascii="Arial Narrow" w:eastAsia="Calibri" w:hAnsi="Arial Narrow" w:cs="Times New Roman"/>
                <w:sz w:val="16"/>
                <w:szCs w:val="16"/>
                <w:lang w:val="en-US" w:eastAsia="zh-CN"/>
              </w:rPr>
              <w:t>…………………………………………………………</w:t>
            </w:r>
          </w:p>
          <w:p w14:paraId="4F89B68D" w14:textId="77777777" w:rsidR="00AB46CB" w:rsidRPr="00267633" w:rsidRDefault="00AB46CB" w:rsidP="00FE36E9">
            <w:pPr>
              <w:widowControl w:val="0"/>
              <w:tabs>
                <w:tab w:val="left" w:pos="1658"/>
              </w:tabs>
              <w:autoSpaceDE w:val="0"/>
              <w:autoSpaceDN w:val="0"/>
              <w:adjustRightInd w:val="0"/>
              <w:spacing w:before="0" w:after="0" w:line="240" w:lineRule="auto"/>
              <w:rPr>
                <w:rFonts w:ascii="Arial Narrow" w:eastAsia="Calibri" w:hAnsi="Arial Narrow" w:cs="Times New Roman"/>
                <w:iCs/>
                <w:sz w:val="16"/>
                <w:szCs w:val="16"/>
                <w:lang w:val="en-US" w:eastAsia="zh-CN"/>
              </w:rPr>
            </w:pPr>
            <w:r w:rsidRPr="00267633">
              <w:rPr>
                <w:rFonts w:ascii="Arial Narrow" w:eastAsia="Calibri" w:hAnsi="Arial Narrow" w:cs="Times New Roman"/>
                <w:iCs/>
                <w:sz w:val="16"/>
                <w:szCs w:val="16"/>
                <w:lang w:val="en-US" w:eastAsia="zh-CN"/>
              </w:rPr>
              <w:tab/>
            </w:r>
            <w:r w:rsidRPr="00267633">
              <w:rPr>
                <w:rFonts w:ascii="Arial Narrow" w:eastAsia="Calibri" w:hAnsi="Arial Narrow" w:cs="Times New Roman"/>
                <w:i/>
                <w:iCs/>
                <w:sz w:val="16"/>
                <w:szCs w:val="16"/>
                <w:lang w:val="en-US" w:eastAsia="zh-CN"/>
              </w:rPr>
              <w:t>(please specify)</w:t>
            </w:r>
            <w:r w:rsidRPr="00267633">
              <w:rPr>
                <w:rFonts w:ascii="Arial Narrow" w:eastAsia="Calibri" w:hAnsi="Arial Narrow" w:cs="Times New Roman"/>
                <w:iCs/>
                <w:sz w:val="16"/>
                <w:szCs w:val="16"/>
                <w:lang w:val="en-US" w:eastAsia="zh-CN"/>
              </w:rPr>
              <w:tab/>
            </w:r>
            <w:r w:rsidRPr="00267633">
              <w:rPr>
                <w:rFonts w:ascii="Arial Narrow" w:eastAsia="Calibri" w:hAnsi="Arial Narrow" w:cs="Times New Roman"/>
                <w:iCs/>
                <w:sz w:val="16"/>
                <w:szCs w:val="16"/>
                <w:lang w:val="en-US" w:eastAsia="zh-CN"/>
              </w:rPr>
              <w:tab/>
            </w:r>
          </w:p>
          <w:p w14:paraId="712D1D1B" w14:textId="77777777" w:rsidR="00AB46CB" w:rsidRPr="00267633" w:rsidRDefault="00AB46CB" w:rsidP="00FE36E9">
            <w:pPr>
              <w:widowControl w:val="0"/>
              <w:tabs>
                <w:tab w:val="left" w:pos="1658"/>
              </w:tabs>
              <w:autoSpaceDE w:val="0"/>
              <w:autoSpaceDN w:val="0"/>
              <w:adjustRightInd w:val="0"/>
              <w:spacing w:before="0" w:after="0" w:line="240" w:lineRule="auto"/>
              <w:rPr>
                <w:rFonts w:ascii="Arial Narrow" w:eastAsia="Calibri" w:hAnsi="Arial Narrow" w:cs="Times New Roman"/>
                <w:iCs/>
                <w:sz w:val="16"/>
                <w:szCs w:val="16"/>
                <w:lang w:val="en-US" w:eastAsia="zh-CN"/>
              </w:rPr>
            </w:pPr>
          </w:p>
          <w:p w14:paraId="6AC28580" w14:textId="77777777" w:rsidR="00AB46CB" w:rsidRPr="00267633" w:rsidRDefault="00AB46CB" w:rsidP="006172E9">
            <w:pPr>
              <w:widowControl w:val="0"/>
              <w:numPr>
                <w:ilvl w:val="0"/>
                <w:numId w:val="101"/>
              </w:numPr>
              <w:tabs>
                <w:tab w:val="left" w:pos="382"/>
                <w:tab w:val="left" w:pos="1658"/>
              </w:tabs>
              <w:autoSpaceDE w:val="0"/>
              <w:autoSpaceDN w:val="0"/>
              <w:adjustRightInd w:val="0"/>
              <w:spacing w:before="0" w:after="0" w:line="240" w:lineRule="auto"/>
              <w:rPr>
                <w:rFonts w:ascii="Arial Narrow" w:eastAsia="Calibri" w:hAnsi="Arial Narrow" w:cs="Times New Roman"/>
                <w:iCs/>
                <w:sz w:val="16"/>
                <w:szCs w:val="16"/>
                <w:lang w:val="en-US" w:eastAsia="zh-CN"/>
              </w:rPr>
            </w:pPr>
            <w:r w:rsidRPr="00267633">
              <w:rPr>
                <w:rFonts w:ascii="Arial Narrow" w:eastAsia="Calibri" w:hAnsi="Arial Narrow" w:cs="Times New Roman"/>
                <w:iCs/>
                <w:sz w:val="16"/>
                <w:szCs w:val="16"/>
                <w:lang w:val="en-US" w:eastAsia="zh-CN"/>
              </w:rPr>
              <w:tab/>
              <w:t xml:space="preserve">Others     </w:t>
            </w:r>
            <w:r w:rsidRPr="00267633">
              <w:rPr>
                <w:rFonts w:ascii="Arial Narrow" w:eastAsia="Calibri" w:hAnsi="Arial Narrow" w:cs="Times New Roman"/>
                <w:iCs/>
                <w:sz w:val="16"/>
                <w:szCs w:val="16"/>
                <w:lang w:val="en-US" w:eastAsia="zh-CN"/>
              </w:rPr>
              <w:tab/>
            </w:r>
            <w:r w:rsidRPr="00267633">
              <w:rPr>
                <w:rFonts w:ascii="Arial Narrow" w:eastAsia="Calibri" w:hAnsi="Arial Narrow" w:cs="Times New Roman"/>
                <w:sz w:val="16"/>
                <w:szCs w:val="16"/>
                <w:lang w:val="en-US" w:eastAsia="zh-CN"/>
              </w:rPr>
              <w:t>…………………………………………………………</w:t>
            </w:r>
          </w:p>
          <w:p w14:paraId="43886088" w14:textId="77777777" w:rsidR="00AB46CB" w:rsidRPr="00267633" w:rsidRDefault="00AB46CB" w:rsidP="00FE36E9">
            <w:pPr>
              <w:widowControl w:val="0"/>
              <w:tabs>
                <w:tab w:val="left" w:pos="382"/>
                <w:tab w:val="left" w:pos="1658"/>
              </w:tabs>
              <w:autoSpaceDE w:val="0"/>
              <w:autoSpaceDN w:val="0"/>
              <w:adjustRightInd w:val="0"/>
              <w:spacing w:before="0" w:after="0" w:line="240" w:lineRule="auto"/>
              <w:ind w:left="459"/>
              <w:rPr>
                <w:rFonts w:ascii="Arial Narrow" w:eastAsia="Calibri" w:hAnsi="Arial Narrow" w:cs="Times New Roman"/>
                <w:i/>
                <w:iCs/>
                <w:sz w:val="16"/>
                <w:szCs w:val="16"/>
                <w:lang w:val="en-US" w:eastAsia="zh-CN"/>
              </w:rPr>
            </w:pPr>
            <w:r w:rsidRPr="00267633">
              <w:rPr>
                <w:rFonts w:ascii="Arial Narrow" w:eastAsia="Calibri" w:hAnsi="Arial Narrow" w:cs="Times New Roman"/>
                <w:sz w:val="16"/>
                <w:szCs w:val="16"/>
                <w:lang w:val="en-US" w:eastAsia="zh-CN"/>
              </w:rPr>
              <w:tab/>
            </w:r>
            <w:r w:rsidRPr="00267633">
              <w:rPr>
                <w:rFonts w:ascii="Arial Narrow" w:eastAsia="Calibri" w:hAnsi="Arial Narrow" w:cs="Times New Roman"/>
                <w:i/>
                <w:sz w:val="16"/>
                <w:szCs w:val="16"/>
                <w:lang w:val="en-US" w:eastAsia="zh-CN"/>
              </w:rPr>
              <w:t>(please specify)</w:t>
            </w:r>
          </w:p>
          <w:p w14:paraId="61EC23DC" w14:textId="77777777" w:rsidR="00AB46CB" w:rsidRPr="00267633" w:rsidRDefault="00AB46CB" w:rsidP="00FE36E9">
            <w:pPr>
              <w:widowControl w:val="0"/>
              <w:autoSpaceDE w:val="0"/>
              <w:autoSpaceDN w:val="0"/>
              <w:adjustRightInd w:val="0"/>
              <w:spacing w:before="0" w:after="0" w:line="240" w:lineRule="auto"/>
              <w:ind w:left="99"/>
              <w:rPr>
                <w:rFonts w:ascii="Arial Narrow" w:eastAsia="Calibri" w:hAnsi="Arial Narrow" w:cs="Times New Roman"/>
                <w:iCs/>
                <w:sz w:val="16"/>
                <w:szCs w:val="16"/>
                <w:lang w:val="en-US" w:eastAsia="zh-CN"/>
              </w:rPr>
            </w:pPr>
          </w:p>
          <w:p w14:paraId="3B28A2B0" w14:textId="77777777" w:rsidR="00AB46CB" w:rsidRPr="00267633" w:rsidRDefault="00AB46CB" w:rsidP="00FE36E9">
            <w:pPr>
              <w:widowControl w:val="0"/>
              <w:autoSpaceDE w:val="0"/>
              <w:autoSpaceDN w:val="0"/>
              <w:adjustRightInd w:val="0"/>
              <w:spacing w:before="0" w:after="0" w:line="240" w:lineRule="auto"/>
              <w:ind w:left="459"/>
              <w:rPr>
                <w:rFonts w:ascii="Arial Narrow" w:eastAsia="Calibri" w:hAnsi="Arial Narrow" w:cs="Times New Roman"/>
                <w:iCs/>
                <w:sz w:val="16"/>
                <w:szCs w:val="16"/>
                <w:lang w:val="en-US" w:eastAsia="zh-CN"/>
              </w:rPr>
            </w:pPr>
          </w:p>
        </w:tc>
        <w:tc>
          <w:tcPr>
            <w:tcW w:w="5568" w:type="dxa"/>
            <w:gridSpan w:val="4"/>
            <w:shd w:val="clear" w:color="auto" w:fill="auto"/>
          </w:tcPr>
          <w:p w14:paraId="20F605C4" w14:textId="77777777" w:rsidR="00AB46CB" w:rsidRPr="00267633" w:rsidRDefault="00AB46CB" w:rsidP="00FE36E9">
            <w:pPr>
              <w:widowControl w:val="0"/>
              <w:tabs>
                <w:tab w:val="left" w:pos="1658"/>
              </w:tabs>
              <w:autoSpaceDE w:val="0"/>
              <w:autoSpaceDN w:val="0"/>
              <w:adjustRightInd w:val="0"/>
              <w:spacing w:before="0" w:after="0" w:line="240" w:lineRule="auto"/>
              <w:rPr>
                <w:rFonts w:ascii="Arial Narrow" w:eastAsia="Calibri" w:hAnsi="Arial Narrow" w:cs="Times New Roman"/>
                <w:iCs/>
                <w:sz w:val="16"/>
                <w:szCs w:val="16"/>
                <w:lang w:val="en-US" w:eastAsia="zh-CN"/>
              </w:rPr>
            </w:pPr>
            <w:r w:rsidRPr="00267633">
              <w:rPr>
                <w:rFonts w:ascii="Arial Narrow" w:eastAsia="Calibri" w:hAnsi="Arial Narrow" w:cs="Times New Roman"/>
                <w:iCs/>
                <w:sz w:val="16"/>
                <w:szCs w:val="16"/>
                <w:lang w:val="en-US" w:eastAsia="zh-CN"/>
              </w:rPr>
              <w:tab/>
            </w:r>
            <w:r w:rsidRPr="00267633">
              <w:rPr>
                <w:rFonts w:ascii="Arial Narrow" w:eastAsia="Calibri" w:hAnsi="Arial Narrow" w:cs="Times New Roman"/>
                <w:iCs/>
                <w:sz w:val="16"/>
                <w:szCs w:val="16"/>
                <w:lang w:val="en-US" w:eastAsia="zh-CN"/>
              </w:rPr>
              <w:tab/>
            </w:r>
            <w:r w:rsidRPr="00267633">
              <w:rPr>
                <w:rFonts w:ascii="Arial Narrow" w:eastAsia="Calibri" w:hAnsi="Arial Narrow" w:cs="Times New Roman"/>
                <w:iCs/>
                <w:sz w:val="16"/>
                <w:szCs w:val="16"/>
                <w:lang w:val="en-US" w:eastAsia="zh-CN"/>
              </w:rPr>
              <w:tab/>
            </w:r>
          </w:p>
          <w:p w14:paraId="19480327" w14:textId="77777777" w:rsidR="00AB46CB" w:rsidRPr="00267633" w:rsidRDefault="00AB46CB" w:rsidP="00FE36E9">
            <w:pPr>
              <w:widowControl w:val="0"/>
              <w:autoSpaceDE w:val="0"/>
              <w:autoSpaceDN w:val="0"/>
              <w:adjustRightInd w:val="0"/>
              <w:spacing w:before="0" w:after="0" w:line="240" w:lineRule="auto"/>
              <w:ind w:left="459"/>
              <w:rPr>
                <w:rFonts w:ascii="Arial Narrow" w:eastAsia="Calibri" w:hAnsi="Arial Narrow" w:cs="Times New Roman"/>
                <w:iCs/>
                <w:sz w:val="16"/>
                <w:szCs w:val="16"/>
                <w:highlight w:val="cyan"/>
                <w:lang w:val="en-US" w:eastAsia="zh-CN"/>
              </w:rPr>
            </w:pPr>
          </w:p>
          <w:p w14:paraId="7AADA590" w14:textId="77777777" w:rsidR="00AB46CB" w:rsidRPr="00267633" w:rsidRDefault="00AB46CB" w:rsidP="00FE36E9">
            <w:pPr>
              <w:widowControl w:val="0"/>
              <w:autoSpaceDE w:val="0"/>
              <w:autoSpaceDN w:val="0"/>
              <w:adjustRightInd w:val="0"/>
              <w:spacing w:before="0" w:after="0" w:line="240" w:lineRule="auto"/>
              <w:ind w:left="459"/>
              <w:rPr>
                <w:rFonts w:ascii="Arial Narrow" w:eastAsia="Calibri" w:hAnsi="Arial Narrow" w:cs="Times New Roman"/>
                <w:iCs/>
                <w:sz w:val="16"/>
                <w:szCs w:val="16"/>
                <w:lang w:val="en-US" w:eastAsia="zh-CN"/>
              </w:rPr>
            </w:pPr>
          </w:p>
          <w:p w14:paraId="72B58091" w14:textId="77777777" w:rsidR="00AB46CB" w:rsidRPr="00267633" w:rsidRDefault="00AB46CB" w:rsidP="006172E9">
            <w:pPr>
              <w:widowControl w:val="0"/>
              <w:numPr>
                <w:ilvl w:val="0"/>
                <w:numId w:val="101"/>
              </w:numPr>
              <w:autoSpaceDE w:val="0"/>
              <w:autoSpaceDN w:val="0"/>
              <w:adjustRightInd w:val="0"/>
              <w:spacing w:before="0" w:after="0" w:line="240" w:lineRule="auto"/>
              <w:rPr>
                <w:rFonts w:ascii="Arial Narrow" w:eastAsia="Calibri" w:hAnsi="Arial Narrow" w:cs="Times New Roman"/>
                <w:iCs/>
                <w:sz w:val="16"/>
                <w:szCs w:val="16"/>
                <w:lang w:val="en-US" w:eastAsia="zh-CN"/>
              </w:rPr>
            </w:pPr>
            <w:r w:rsidRPr="00267633">
              <w:rPr>
                <w:rFonts w:ascii="Arial Narrow" w:eastAsia="Calibri" w:hAnsi="Arial Narrow" w:cs="Times New Roman"/>
                <w:i/>
                <w:iCs/>
                <w:sz w:val="16"/>
                <w:szCs w:val="16"/>
                <w:lang w:val="en-US" w:eastAsia="zh-CN"/>
              </w:rPr>
              <w:t xml:space="preserve">Certified True Copy </w:t>
            </w:r>
          </w:p>
          <w:p w14:paraId="3812333C" w14:textId="77777777" w:rsidR="00AB46CB" w:rsidRPr="00267633" w:rsidRDefault="00AB46CB" w:rsidP="00FE36E9">
            <w:pPr>
              <w:widowControl w:val="0"/>
              <w:autoSpaceDE w:val="0"/>
              <w:autoSpaceDN w:val="0"/>
              <w:adjustRightInd w:val="0"/>
              <w:spacing w:before="0" w:after="0" w:line="240" w:lineRule="auto"/>
              <w:ind w:left="459"/>
              <w:rPr>
                <w:rFonts w:ascii="Arial Narrow" w:eastAsia="Calibri" w:hAnsi="Arial Narrow" w:cs="Times New Roman"/>
                <w:iCs/>
                <w:sz w:val="16"/>
                <w:szCs w:val="16"/>
                <w:lang w:val="en-US" w:eastAsia="zh-CN"/>
              </w:rPr>
            </w:pPr>
            <w:r w:rsidRPr="00267633">
              <w:rPr>
                <w:rFonts w:ascii="Arial Narrow" w:eastAsia="Calibri" w:hAnsi="Arial Narrow" w:cs="Times New Roman"/>
                <w:i/>
                <w:iCs/>
                <w:sz w:val="16"/>
                <w:szCs w:val="16"/>
                <w:lang w:val="en-US" w:eastAsia="zh-CN"/>
              </w:rPr>
              <w:t xml:space="preserve">or </w:t>
            </w:r>
          </w:p>
          <w:p w14:paraId="2D4468AE" w14:textId="77777777" w:rsidR="00AB46CB" w:rsidRPr="00267633" w:rsidRDefault="00AB46CB" w:rsidP="006172E9">
            <w:pPr>
              <w:widowControl w:val="0"/>
              <w:numPr>
                <w:ilvl w:val="0"/>
                <w:numId w:val="101"/>
              </w:numPr>
              <w:autoSpaceDE w:val="0"/>
              <w:autoSpaceDN w:val="0"/>
              <w:adjustRightInd w:val="0"/>
              <w:spacing w:before="0" w:after="0" w:line="240" w:lineRule="auto"/>
              <w:rPr>
                <w:rFonts w:ascii="Arial Narrow" w:eastAsia="Calibri" w:hAnsi="Arial Narrow" w:cs="Times New Roman"/>
                <w:iCs/>
                <w:sz w:val="16"/>
                <w:szCs w:val="16"/>
                <w:lang w:val="en-US" w:eastAsia="zh-CN"/>
              </w:rPr>
            </w:pPr>
            <w:r w:rsidRPr="00267633">
              <w:rPr>
                <w:rFonts w:ascii="Arial Narrow" w:eastAsia="Calibri" w:hAnsi="Arial Narrow" w:cs="Times New Roman"/>
                <w:i/>
                <w:iCs/>
                <w:sz w:val="16"/>
                <w:szCs w:val="16"/>
                <w:lang w:val="en-US" w:eastAsia="zh-CN"/>
              </w:rPr>
              <w:t>Plain Copy</w:t>
            </w:r>
          </w:p>
          <w:p w14:paraId="3470938F" w14:textId="77777777" w:rsidR="00AB46CB" w:rsidRPr="00267633" w:rsidRDefault="00AB46CB" w:rsidP="00FE36E9">
            <w:pPr>
              <w:widowControl w:val="0"/>
              <w:autoSpaceDE w:val="0"/>
              <w:autoSpaceDN w:val="0"/>
              <w:adjustRightInd w:val="0"/>
              <w:spacing w:before="0" w:after="0" w:line="240" w:lineRule="auto"/>
              <w:ind w:left="99"/>
              <w:rPr>
                <w:rFonts w:ascii="Arial Narrow" w:eastAsia="Calibri" w:hAnsi="Arial Narrow" w:cs="Times New Roman"/>
                <w:sz w:val="16"/>
                <w:szCs w:val="16"/>
                <w:lang w:val="en-US" w:eastAsia="zh-CN"/>
              </w:rPr>
            </w:pPr>
            <w:r w:rsidRPr="00267633">
              <w:rPr>
                <w:rFonts w:ascii="Arial Narrow" w:eastAsia="Calibri" w:hAnsi="Arial Narrow" w:cs="Times New Roman"/>
                <w:iCs/>
                <w:sz w:val="16"/>
                <w:szCs w:val="16"/>
                <w:lang w:val="en-US" w:eastAsia="zh-CN"/>
              </w:rPr>
              <w:tab/>
            </w:r>
          </w:p>
        </w:tc>
      </w:tr>
      <w:tr w:rsidR="00AB46CB" w:rsidRPr="00267633" w14:paraId="7D49E237" w14:textId="77777777" w:rsidTr="00AB46CB">
        <w:trPr>
          <w:divId w:val="2116439976"/>
          <w:trHeight w:val="287"/>
          <w:jc w:val="center"/>
        </w:trPr>
        <w:tc>
          <w:tcPr>
            <w:tcW w:w="11136" w:type="dxa"/>
            <w:gridSpan w:val="7"/>
            <w:tcBorders>
              <w:bottom w:val="nil"/>
            </w:tcBorders>
          </w:tcPr>
          <w:p w14:paraId="00BD67F5" w14:textId="77777777" w:rsidR="00AB46CB" w:rsidRPr="00267633" w:rsidRDefault="00AB46CB" w:rsidP="00FE36E9">
            <w:pPr>
              <w:widowControl w:val="0"/>
              <w:autoSpaceDE w:val="0"/>
              <w:autoSpaceDN w:val="0"/>
              <w:adjustRightInd w:val="0"/>
              <w:spacing w:before="0" w:after="120" w:line="240" w:lineRule="auto"/>
              <w:rPr>
                <w:rFonts w:ascii="Arial Narrow" w:eastAsia="Calibri" w:hAnsi="Arial Narrow" w:cs="Times New Roman"/>
                <w:b/>
                <w:bCs/>
                <w:sz w:val="16"/>
                <w:szCs w:val="16"/>
                <w:lang w:val="en-US" w:eastAsia="zh-CN"/>
              </w:rPr>
            </w:pPr>
            <w:r w:rsidRPr="00267633">
              <w:rPr>
                <w:rFonts w:ascii="Arial Narrow" w:eastAsia="Calibri" w:hAnsi="Arial Narrow" w:cs="Times New Roman"/>
                <w:b/>
                <w:bCs/>
                <w:i/>
                <w:iCs/>
                <w:sz w:val="16"/>
                <w:szCs w:val="16"/>
                <w:lang w:val="en-US" w:eastAsia="zh-CN"/>
              </w:rPr>
              <w:t>Reasons For Application (</w:t>
            </w:r>
            <w:proofErr w:type="gramStart"/>
            <w:r w:rsidRPr="00267633">
              <w:rPr>
                <w:rFonts w:ascii="Wingdings" w:eastAsia="Calibri" w:hAnsi="Wingdings" w:cs="Wingdings"/>
                <w:i/>
                <w:iCs/>
                <w:sz w:val="16"/>
                <w:szCs w:val="32"/>
                <w:lang w:val="en-US" w:eastAsia="zh-CN"/>
              </w:rPr>
              <w:t></w:t>
            </w:r>
            <w:r w:rsidRPr="00267633">
              <w:rPr>
                <w:rFonts w:ascii="Arial Narrow" w:eastAsia="Calibri" w:hAnsi="Arial Narrow" w:cs="Wingdings"/>
                <w:i/>
                <w:iCs/>
                <w:sz w:val="16"/>
                <w:szCs w:val="32"/>
                <w:lang w:val="en-US" w:eastAsia="zh-CN"/>
              </w:rPr>
              <w:t xml:space="preserve"> </w:t>
            </w:r>
            <w:r w:rsidRPr="00267633">
              <w:rPr>
                <w:rFonts w:ascii="Arial Narrow" w:eastAsia="Calibri" w:hAnsi="Arial Narrow" w:cs="Times New Roman"/>
                <w:b/>
                <w:bCs/>
                <w:i/>
                <w:iCs/>
                <w:sz w:val="16"/>
                <w:szCs w:val="16"/>
                <w:lang w:val="en-US" w:eastAsia="zh-CN"/>
              </w:rPr>
              <w:t xml:space="preserve"> where</w:t>
            </w:r>
            <w:proofErr w:type="gramEnd"/>
            <w:r w:rsidRPr="00267633">
              <w:rPr>
                <w:rFonts w:ascii="Arial Narrow" w:eastAsia="Calibri" w:hAnsi="Arial Narrow" w:cs="Times New Roman"/>
                <w:b/>
                <w:bCs/>
                <w:i/>
                <w:iCs/>
                <w:sz w:val="16"/>
                <w:szCs w:val="16"/>
                <w:lang w:val="en-US" w:eastAsia="zh-CN"/>
              </w:rPr>
              <w:t xml:space="preserve"> applicable)</w:t>
            </w:r>
          </w:p>
        </w:tc>
      </w:tr>
      <w:tr w:rsidR="00AB46CB" w:rsidRPr="00267633" w14:paraId="75051EFD" w14:textId="77777777" w:rsidTr="00AB46CB">
        <w:trPr>
          <w:divId w:val="2116439976"/>
          <w:trHeight w:val="1197"/>
          <w:jc w:val="center"/>
        </w:trPr>
        <w:tc>
          <w:tcPr>
            <w:tcW w:w="5568" w:type="dxa"/>
            <w:gridSpan w:val="3"/>
            <w:tcBorders>
              <w:top w:val="nil"/>
              <w:right w:val="nil"/>
            </w:tcBorders>
          </w:tcPr>
          <w:p w14:paraId="16784B60" w14:textId="77777777" w:rsidR="00AB46CB" w:rsidRPr="00267633" w:rsidRDefault="00AB46CB" w:rsidP="006172E9">
            <w:pPr>
              <w:widowControl w:val="0"/>
              <w:numPr>
                <w:ilvl w:val="0"/>
                <w:numId w:val="101"/>
              </w:numPr>
              <w:autoSpaceDE w:val="0"/>
              <w:autoSpaceDN w:val="0"/>
              <w:adjustRightInd w:val="0"/>
              <w:spacing w:before="0" w:after="0" w:line="240" w:lineRule="auto"/>
              <w:rPr>
                <w:rFonts w:ascii="Arial Narrow" w:eastAsia="Calibri" w:hAnsi="Arial Narrow" w:cs="Times New Roman"/>
                <w:sz w:val="16"/>
                <w:szCs w:val="16"/>
                <w:lang w:val="en-US" w:eastAsia="zh-CN"/>
              </w:rPr>
            </w:pPr>
            <w:r w:rsidRPr="00267633">
              <w:rPr>
                <w:rFonts w:ascii="Arial Narrow" w:eastAsia="Calibri" w:hAnsi="Arial Narrow" w:cs="Times New Roman"/>
                <w:sz w:val="16"/>
                <w:szCs w:val="16"/>
                <w:lang w:val="en-US" w:eastAsia="zh-CN"/>
              </w:rPr>
              <w:t xml:space="preserve">Misplaced Original Copy of the Order/Charge/Others </w:t>
            </w:r>
          </w:p>
          <w:p w14:paraId="1FF05667" w14:textId="77777777" w:rsidR="00AB46CB" w:rsidRPr="00267633" w:rsidRDefault="00AB46CB" w:rsidP="00FE36E9">
            <w:pPr>
              <w:widowControl w:val="0"/>
              <w:autoSpaceDE w:val="0"/>
              <w:autoSpaceDN w:val="0"/>
              <w:adjustRightInd w:val="0"/>
              <w:spacing w:before="0" w:after="0" w:line="240" w:lineRule="auto"/>
              <w:ind w:left="459"/>
              <w:rPr>
                <w:rFonts w:ascii="Arial Narrow" w:eastAsia="Calibri" w:hAnsi="Arial Narrow" w:cs="Times New Roman"/>
                <w:sz w:val="16"/>
                <w:szCs w:val="16"/>
                <w:lang w:val="en-US" w:eastAsia="zh-CN"/>
              </w:rPr>
            </w:pPr>
          </w:p>
          <w:p w14:paraId="622F6D8E" w14:textId="77777777" w:rsidR="00AB46CB" w:rsidRPr="00267633" w:rsidRDefault="00AB46CB" w:rsidP="00FE36E9">
            <w:pPr>
              <w:widowControl w:val="0"/>
              <w:autoSpaceDE w:val="0"/>
              <w:autoSpaceDN w:val="0"/>
              <w:adjustRightInd w:val="0"/>
              <w:spacing w:before="0" w:after="0" w:line="240" w:lineRule="auto"/>
              <w:ind w:left="459"/>
              <w:rPr>
                <w:rFonts w:ascii="Arial Narrow" w:eastAsia="Calibri" w:hAnsi="Arial Narrow" w:cs="Times New Roman"/>
                <w:sz w:val="16"/>
                <w:szCs w:val="16"/>
                <w:lang w:val="en-US" w:eastAsia="zh-CN"/>
              </w:rPr>
            </w:pPr>
            <w:r w:rsidRPr="00267633">
              <w:rPr>
                <w:rFonts w:ascii="Arial Narrow" w:eastAsia="Calibri" w:hAnsi="Arial Narrow" w:cs="Times New Roman"/>
                <w:sz w:val="16"/>
                <w:szCs w:val="16"/>
                <w:lang w:val="en-US" w:eastAsia="zh-CN"/>
              </w:rPr>
              <w:t>………………………………………………………………………………………….</w:t>
            </w:r>
          </w:p>
          <w:p w14:paraId="508ACD02" w14:textId="77777777" w:rsidR="00AB46CB" w:rsidRPr="00267633" w:rsidRDefault="00AB46CB" w:rsidP="00FE36E9">
            <w:pPr>
              <w:widowControl w:val="0"/>
              <w:autoSpaceDE w:val="0"/>
              <w:autoSpaceDN w:val="0"/>
              <w:adjustRightInd w:val="0"/>
              <w:spacing w:before="0" w:after="0" w:line="240" w:lineRule="auto"/>
              <w:ind w:left="459"/>
              <w:rPr>
                <w:rFonts w:ascii="Arial Narrow" w:eastAsia="Calibri" w:hAnsi="Arial Narrow" w:cs="Times New Roman"/>
                <w:b/>
                <w:bCs/>
                <w:sz w:val="16"/>
                <w:szCs w:val="16"/>
                <w:lang w:val="en-US" w:eastAsia="zh-CN"/>
              </w:rPr>
            </w:pPr>
          </w:p>
          <w:p w14:paraId="77E79932" w14:textId="77777777" w:rsidR="00AB46CB" w:rsidRPr="00267633" w:rsidRDefault="00AB46CB" w:rsidP="006172E9">
            <w:pPr>
              <w:widowControl w:val="0"/>
              <w:numPr>
                <w:ilvl w:val="0"/>
                <w:numId w:val="101"/>
              </w:numPr>
              <w:autoSpaceDE w:val="0"/>
              <w:autoSpaceDN w:val="0"/>
              <w:adjustRightInd w:val="0"/>
              <w:spacing w:before="0" w:after="0" w:line="240" w:lineRule="auto"/>
              <w:rPr>
                <w:rFonts w:ascii="Arial Narrow" w:eastAsia="Calibri" w:hAnsi="Arial Narrow" w:cs="Times New Roman"/>
                <w:b/>
                <w:bCs/>
                <w:sz w:val="16"/>
                <w:szCs w:val="16"/>
                <w:lang w:val="en-US" w:eastAsia="zh-CN"/>
              </w:rPr>
            </w:pPr>
            <w:r w:rsidRPr="00267633">
              <w:rPr>
                <w:rFonts w:ascii="Arial Narrow" w:eastAsia="Calibri" w:hAnsi="Arial Narrow" w:cs="Times New Roman"/>
                <w:sz w:val="16"/>
                <w:szCs w:val="16"/>
                <w:lang w:val="en-US" w:eastAsia="zh-CN"/>
              </w:rPr>
              <w:t>For reference</w:t>
            </w:r>
          </w:p>
          <w:p w14:paraId="0AECFA58" w14:textId="77777777" w:rsidR="00AB46CB" w:rsidRPr="00267633" w:rsidRDefault="00AB46CB" w:rsidP="00FE36E9">
            <w:pPr>
              <w:widowControl w:val="0"/>
              <w:autoSpaceDE w:val="0"/>
              <w:autoSpaceDN w:val="0"/>
              <w:adjustRightInd w:val="0"/>
              <w:spacing w:before="0" w:after="0" w:line="240" w:lineRule="auto"/>
              <w:rPr>
                <w:rFonts w:ascii="Arial Narrow" w:eastAsia="Calibri" w:hAnsi="Arial Narrow" w:cs="Times New Roman"/>
                <w:b/>
                <w:bCs/>
                <w:sz w:val="16"/>
                <w:szCs w:val="16"/>
                <w:lang w:val="en-US" w:eastAsia="zh-CN"/>
              </w:rPr>
            </w:pPr>
          </w:p>
        </w:tc>
        <w:tc>
          <w:tcPr>
            <w:tcW w:w="5568" w:type="dxa"/>
            <w:gridSpan w:val="4"/>
            <w:tcBorders>
              <w:top w:val="nil"/>
              <w:left w:val="nil"/>
              <w:bottom w:val="nil"/>
            </w:tcBorders>
          </w:tcPr>
          <w:p w14:paraId="404CBA17" w14:textId="77777777" w:rsidR="00AB46CB" w:rsidRPr="00267633" w:rsidRDefault="00AB46CB" w:rsidP="006172E9">
            <w:pPr>
              <w:widowControl w:val="0"/>
              <w:numPr>
                <w:ilvl w:val="0"/>
                <w:numId w:val="101"/>
              </w:numPr>
              <w:autoSpaceDE w:val="0"/>
              <w:autoSpaceDN w:val="0"/>
              <w:adjustRightInd w:val="0"/>
              <w:spacing w:before="0" w:after="0" w:line="240" w:lineRule="auto"/>
              <w:rPr>
                <w:rFonts w:ascii="Arial Narrow" w:eastAsia="Calibri" w:hAnsi="Arial Narrow" w:cs="Times New Roman"/>
                <w:b/>
                <w:bCs/>
                <w:sz w:val="16"/>
                <w:szCs w:val="16"/>
                <w:lang w:val="en-US" w:eastAsia="zh-CN"/>
              </w:rPr>
            </w:pPr>
            <w:r w:rsidRPr="00267633">
              <w:rPr>
                <w:rFonts w:ascii="Arial Narrow" w:eastAsia="Calibri" w:hAnsi="Arial Narrow" w:cs="Times New Roman"/>
                <w:sz w:val="16"/>
                <w:szCs w:val="16"/>
                <w:lang w:val="en-US" w:eastAsia="zh-CN"/>
              </w:rPr>
              <w:t>To seek legal advice/ representation</w:t>
            </w:r>
          </w:p>
          <w:p w14:paraId="5A8BE011" w14:textId="77777777" w:rsidR="00AB46CB" w:rsidRPr="00267633" w:rsidRDefault="00AB46CB" w:rsidP="00FE36E9">
            <w:pPr>
              <w:widowControl w:val="0"/>
              <w:autoSpaceDE w:val="0"/>
              <w:autoSpaceDN w:val="0"/>
              <w:adjustRightInd w:val="0"/>
              <w:spacing w:before="0" w:after="0" w:line="240" w:lineRule="auto"/>
              <w:rPr>
                <w:rFonts w:ascii="Arial Narrow" w:eastAsia="Calibri" w:hAnsi="Arial Narrow" w:cs="Times New Roman"/>
                <w:sz w:val="16"/>
                <w:szCs w:val="16"/>
                <w:lang w:val="en-US" w:eastAsia="zh-CN"/>
              </w:rPr>
            </w:pPr>
          </w:p>
          <w:p w14:paraId="431FD29A" w14:textId="77777777" w:rsidR="00AB46CB" w:rsidRPr="00267633" w:rsidRDefault="00AB46CB" w:rsidP="00FE36E9">
            <w:pPr>
              <w:widowControl w:val="0"/>
              <w:autoSpaceDE w:val="0"/>
              <w:autoSpaceDN w:val="0"/>
              <w:adjustRightInd w:val="0"/>
              <w:spacing w:before="0" w:after="0" w:line="240" w:lineRule="auto"/>
              <w:rPr>
                <w:rFonts w:ascii="Arial Narrow" w:eastAsia="Calibri" w:hAnsi="Arial Narrow" w:cs="Times New Roman"/>
                <w:b/>
                <w:bCs/>
                <w:sz w:val="16"/>
                <w:szCs w:val="16"/>
                <w:lang w:val="en-US" w:eastAsia="zh-CN"/>
              </w:rPr>
            </w:pPr>
          </w:p>
          <w:p w14:paraId="36DF4366" w14:textId="77777777" w:rsidR="00AB46CB" w:rsidRPr="00267633" w:rsidRDefault="00AB46CB" w:rsidP="006172E9">
            <w:pPr>
              <w:widowControl w:val="0"/>
              <w:numPr>
                <w:ilvl w:val="0"/>
                <w:numId w:val="101"/>
              </w:numPr>
              <w:autoSpaceDE w:val="0"/>
              <w:autoSpaceDN w:val="0"/>
              <w:adjustRightInd w:val="0"/>
              <w:spacing w:before="0" w:after="0" w:line="240" w:lineRule="auto"/>
              <w:rPr>
                <w:rFonts w:ascii="Arial Narrow" w:eastAsia="Calibri" w:hAnsi="Arial Narrow" w:cs="Times New Roman"/>
                <w:sz w:val="16"/>
                <w:szCs w:val="16"/>
                <w:lang w:val="en-US" w:eastAsia="zh-CN"/>
              </w:rPr>
            </w:pPr>
            <w:proofErr w:type="gramStart"/>
            <w:r w:rsidRPr="00267633">
              <w:rPr>
                <w:rFonts w:ascii="Arial Narrow" w:eastAsia="Calibri" w:hAnsi="Arial Narrow" w:cs="Times New Roman"/>
                <w:sz w:val="16"/>
                <w:szCs w:val="16"/>
                <w:lang w:val="en-US" w:eastAsia="zh-CN"/>
              </w:rPr>
              <w:t>Others :</w:t>
            </w:r>
            <w:proofErr w:type="gramEnd"/>
          </w:p>
          <w:p w14:paraId="2E2977A6" w14:textId="77777777" w:rsidR="00AB46CB" w:rsidRPr="00267633" w:rsidRDefault="00AB46CB" w:rsidP="00FE36E9">
            <w:pPr>
              <w:widowControl w:val="0"/>
              <w:autoSpaceDE w:val="0"/>
              <w:autoSpaceDN w:val="0"/>
              <w:adjustRightInd w:val="0"/>
              <w:spacing w:before="0" w:after="0" w:line="240" w:lineRule="auto"/>
              <w:ind w:left="459"/>
              <w:rPr>
                <w:rFonts w:ascii="Arial Narrow" w:eastAsia="Calibri" w:hAnsi="Arial Narrow" w:cs="Times New Roman"/>
                <w:sz w:val="16"/>
                <w:szCs w:val="16"/>
                <w:lang w:val="en-US" w:eastAsia="zh-CN"/>
              </w:rPr>
            </w:pPr>
          </w:p>
          <w:p w14:paraId="07DFDBBF" w14:textId="77777777" w:rsidR="00AB46CB" w:rsidRPr="00267633" w:rsidRDefault="00AB46CB" w:rsidP="00FE36E9">
            <w:pPr>
              <w:widowControl w:val="0"/>
              <w:autoSpaceDE w:val="0"/>
              <w:autoSpaceDN w:val="0"/>
              <w:adjustRightInd w:val="0"/>
              <w:spacing w:before="0" w:after="0" w:line="240" w:lineRule="auto"/>
              <w:ind w:left="459"/>
              <w:rPr>
                <w:rFonts w:ascii="Arial Narrow" w:eastAsia="Calibri" w:hAnsi="Arial Narrow" w:cs="Times New Roman"/>
                <w:sz w:val="16"/>
                <w:szCs w:val="16"/>
                <w:lang w:val="en-US" w:eastAsia="zh-CN"/>
              </w:rPr>
            </w:pPr>
            <w:r w:rsidRPr="00267633">
              <w:rPr>
                <w:rFonts w:ascii="Arial Narrow" w:eastAsia="Calibri" w:hAnsi="Arial Narrow" w:cs="Times New Roman"/>
                <w:sz w:val="16"/>
                <w:szCs w:val="16"/>
                <w:lang w:val="en-US" w:eastAsia="zh-CN"/>
              </w:rPr>
              <w:t>………………………………………………………………………………………….</w:t>
            </w:r>
          </w:p>
          <w:p w14:paraId="31FDE9F5" w14:textId="77777777" w:rsidR="00AB46CB" w:rsidRPr="00267633" w:rsidRDefault="00AB46CB" w:rsidP="00FE36E9">
            <w:pPr>
              <w:widowControl w:val="0"/>
              <w:tabs>
                <w:tab w:val="left" w:pos="416"/>
              </w:tabs>
              <w:autoSpaceDE w:val="0"/>
              <w:autoSpaceDN w:val="0"/>
              <w:adjustRightInd w:val="0"/>
              <w:spacing w:before="0" w:after="0" w:line="240" w:lineRule="auto"/>
              <w:rPr>
                <w:rFonts w:ascii="Arial Narrow" w:eastAsia="Calibri" w:hAnsi="Arial Narrow" w:cs="Times New Roman"/>
                <w:b/>
                <w:bCs/>
                <w:sz w:val="16"/>
                <w:szCs w:val="16"/>
                <w:lang w:val="en-US" w:eastAsia="zh-CN"/>
              </w:rPr>
            </w:pPr>
            <w:r w:rsidRPr="00267633">
              <w:rPr>
                <w:rFonts w:ascii="Arial Narrow" w:eastAsia="Calibri" w:hAnsi="Arial Narrow" w:cs="Times New Roman"/>
                <w:i/>
                <w:iCs/>
                <w:sz w:val="16"/>
                <w:szCs w:val="16"/>
                <w:lang w:val="en-US" w:eastAsia="zh-CN"/>
              </w:rPr>
              <w:tab/>
              <w:t>(please specify)</w:t>
            </w:r>
          </w:p>
        </w:tc>
      </w:tr>
      <w:tr w:rsidR="00AB46CB" w:rsidRPr="00267633" w14:paraId="6DB47D7B" w14:textId="77777777" w:rsidTr="00AB46CB">
        <w:trPr>
          <w:divId w:val="2116439976"/>
          <w:trHeight w:val="2304"/>
          <w:jc w:val="center"/>
        </w:trPr>
        <w:tc>
          <w:tcPr>
            <w:tcW w:w="11136" w:type="dxa"/>
            <w:gridSpan w:val="7"/>
          </w:tcPr>
          <w:p w14:paraId="6082B895" w14:textId="77777777" w:rsidR="00AB46CB" w:rsidRPr="00267633" w:rsidRDefault="00AB46CB" w:rsidP="006172E9">
            <w:pPr>
              <w:widowControl w:val="0"/>
              <w:numPr>
                <w:ilvl w:val="0"/>
                <w:numId w:val="111"/>
              </w:numPr>
              <w:autoSpaceDE w:val="0"/>
              <w:autoSpaceDN w:val="0"/>
              <w:adjustRightInd w:val="0"/>
              <w:spacing w:before="60" w:after="60" w:line="240" w:lineRule="auto"/>
              <w:ind w:left="425" w:hanging="357"/>
              <w:rPr>
                <w:rFonts w:ascii="Arial Narrow" w:eastAsia="Calibri" w:hAnsi="Arial Narrow" w:cs="Times New Roman"/>
                <w:sz w:val="22"/>
                <w:szCs w:val="22"/>
                <w:lang w:val="en-US" w:eastAsia="zh-CN"/>
              </w:rPr>
            </w:pPr>
            <w:r w:rsidRPr="00267633">
              <w:rPr>
                <w:rFonts w:ascii="Arial Narrow" w:eastAsia="Calibri" w:hAnsi="Arial Narrow" w:cs="Times New Roman"/>
                <w:sz w:val="16"/>
                <w:szCs w:val="16"/>
                <w:lang w:val="en-US" w:eastAsia="zh-CN"/>
              </w:rPr>
              <w:t xml:space="preserve">I understand that I am to pay the required fees for the above in accordance with the relevant rules or regulations, as applicable, upon submission of the application form. I also understand that the document(s) applied for can only be collected after the stipulated payment has been made. </w:t>
            </w:r>
          </w:p>
          <w:p w14:paraId="11F022E5" w14:textId="77777777" w:rsidR="00AB46CB" w:rsidRPr="00267633" w:rsidRDefault="00AB46CB" w:rsidP="006172E9">
            <w:pPr>
              <w:widowControl w:val="0"/>
              <w:numPr>
                <w:ilvl w:val="0"/>
                <w:numId w:val="111"/>
              </w:numPr>
              <w:autoSpaceDE w:val="0"/>
              <w:autoSpaceDN w:val="0"/>
              <w:adjustRightInd w:val="0"/>
              <w:spacing w:before="0" w:after="60" w:line="240" w:lineRule="auto"/>
              <w:ind w:left="426"/>
              <w:rPr>
                <w:rFonts w:ascii="Arial Narrow" w:eastAsia="Calibri" w:hAnsi="Arial Narrow" w:cs="Times New Roman"/>
                <w:sz w:val="22"/>
                <w:szCs w:val="22"/>
                <w:lang w:val="en-US" w:eastAsia="zh-CN"/>
              </w:rPr>
            </w:pPr>
            <w:r w:rsidRPr="00267633">
              <w:rPr>
                <w:rFonts w:ascii="Arial Narrow" w:eastAsia="Calibri" w:hAnsi="Arial Narrow" w:cs="Times New Roman"/>
                <w:sz w:val="16"/>
                <w:szCs w:val="16"/>
                <w:lang w:val="en-US" w:eastAsia="zh-CN"/>
              </w:rPr>
              <w:t xml:space="preserve">I also understand that the Court, upon approval of the application, will only release the document(s) applied for to parties named in the action or their solicitors. </w:t>
            </w:r>
            <w:r>
              <w:rPr>
                <w:rFonts w:ascii="Arial Narrow" w:eastAsia="Calibri" w:hAnsi="Arial Narrow" w:cs="Times New Roman"/>
                <w:sz w:val="16"/>
                <w:szCs w:val="16"/>
                <w:lang w:val="en-US" w:eastAsia="zh-CN"/>
              </w:rPr>
              <w:t>For proceedings under Vulnerable Adults Act, the documents may also be released to the applicant or a person who had filed a notice of objection or their solicitors.</w:t>
            </w:r>
          </w:p>
          <w:p w14:paraId="44775AD9" w14:textId="77777777" w:rsidR="00AB46CB" w:rsidRPr="00267633" w:rsidRDefault="00AB46CB" w:rsidP="006172E9">
            <w:pPr>
              <w:widowControl w:val="0"/>
              <w:numPr>
                <w:ilvl w:val="0"/>
                <w:numId w:val="111"/>
              </w:numPr>
              <w:autoSpaceDE w:val="0"/>
              <w:autoSpaceDN w:val="0"/>
              <w:adjustRightInd w:val="0"/>
              <w:spacing w:before="0" w:after="60" w:line="240" w:lineRule="auto"/>
              <w:ind w:left="426"/>
              <w:rPr>
                <w:rFonts w:ascii="Arial Narrow" w:eastAsia="Calibri" w:hAnsi="Arial Narrow" w:cs="Times New Roman"/>
                <w:sz w:val="22"/>
                <w:szCs w:val="22"/>
                <w:lang w:val="en-US" w:eastAsia="zh-CN"/>
              </w:rPr>
            </w:pPr>
            <w:r w:rsidRPr="00267633">
              <w:rPr>
                <w:rFonts w:ascii="Arial Narrow" w:eastAsia="Calibri" w:hAnsi="Arial Narrow" w:cs="Times New Roman"/>
                <w:sz w:val="16"/>
                <w:szCs w:val="16"/>
                <w:lang w:val="en-US" w:eastAsia="zh-CN"/>
              </w:rPr>
              <w:t xml:space="preserve">I also understand that my application will be deemed as lapsed if the document(s) applied for is/are not collected within 21 days from the date I am informed on the availability thereof. I also understand that I am required to provide a </w:t>
            </w:r>
            <w:r w:rsidRPr="00267633">
              <w:rPr>
                <w:rFonts w:ascii="Arial Narrow" w:eastAsia="Calibri" w:hAnsi="Arial Narrow" w:cs="Times New Roman"/>
                <w:b/>
                <w:bCs/>
                <w:sz w:val="16"/>
                <w:szCs w:val="16"/>
                <w:lang w:val="en-US" w:eastAsia="zh-CN"/>
              </w:rPr>
              <w:t xml:space="preserve">Letter of </w:t>
            </w:r>
            <w:proofErr w:type="spellStart"/>
            <w:r w:rsidRPr="00267633">
              <w:rPr>
                <w:rFonts w:ascii="Arial Narrow" w:eastAsia="Calibri" w:hAnsi="Arial Narrow" w:cs="Times New Roman"/>
                <w:b/>
                <w:bCs/>
                <w:sz w:val="16"/>
                <w:szCs w:val="16"/>
                <w:lang w:val="en-US" w:eastAsia="zh-CN"/>
              </w:rPr>
              <w:t>Authorisation</w:t>
            </w:r>
            <w:proofErr w:type="spellEnd"/>
            <w:r w:rsidRPr="00267633">
              <w:rPr>
                <w:rFonts w:ascii="Arial Narrow" w:eastAsia="Calibri" w:hAnsi="Arial Narrow" w:cs="Times New Roman"/>
                <w:sz w:val="16"/>
                <w:szCs w:val="16"/>
                <w:lang w:val="en-US" w:eastAsia="zh-CN"/>
              </w:rPr>
              <w:t xml:space="preserve"> for another person to collect the requested document(s) on my behalf if I am unable to collect them personally.</w:t>
            </w:r>
          </w:p>
          <w:p w14:paraId="31E4FE64" w14:textId="77777777" w:rsidR="00AB46CB" w:rsidRPr="00267633" w:rsidRDefault="00AB46CB" w:rsidP="00FE36E9">
            <w:pPr>
              <w:widowControl w:val="0"/>
              <w:autoSpaceDE w:val="0"/>
              <w:autoSpaceDN w:val="0"/>
              <w:adjustRightInd w:val="0"/>
              <w:spacing w:before="0" w:after="0" w:line="240" w:lineRule="auto"/>
              <w:ind w:left="142"/>
              <w:rPr>
                <w:rFonts w:ascii="Arial Narrow" w:eastAsia="Calibri" w:hAnsi="Arial Narrow" w:cs="Times New Roman"/>
                <w:sz w:val="16"/>
                <w:szCs w:val="16"/>
                <w:lang w:val="en-US" w:eastAsia="zh-CN"/>
              </w:rPr>
            </w:pPr>
          </w:p>
          <w:p w14:paraId="390007B6" w14:textId="77777777" w:rsidR="00AB46CB" w:rsidRPr="00267633" w:rsidRDefault="00AB46CB" w:rsidP="00FE36E9">
            <w:pPr>
              <w:widowControl w:val="0"/>
              <w:autoSpaceDE w:val="0"/>
              <w:autoSpaceDN w:val="0"/>
              <w:adjustRightInd w:val="0"/>
              <w:spacing w:before="0" w:after="0" w:line="240" w:lineRule="auto"/>
              <w:ind w:left="142"/>
              <w:rPr>
                <w:rFonts w:ascii="Arial Narrow" w:eastAsia="Calibri" w:hAnsi="Arial Narrow" w:cs="Times New Roman"/>
                <w:sz w:val="22"/>
                <w:szCs w:val="22"/>
                <w:lang w:val="en-US" w:eastAsia="zh-CN"/>
              </w:rPr>
            </w:pPr>
            <w:r w:rsidRPr="00267633">
              <w:rPr>
                <w:rFonts w:ascii="Arial Narrow" w:eastAsia="Calibri" w:hAnsi="Arial Narrow" w:cs="Times New Roman"/>
                <w:sz w:val="16"/>
                <w:szCs w:val="16"/>
                <w:lang w:val="en-US" w:eastAsia="zh-CN"/>
              </w:rPr>
              <w:t>_______________________________</w:t>
            </w:r>
            <w:r w:rsidRPr="00267633">
              <w:rPr>
                <w:rFonts w:ascii="Arial Narrow" w:eastAsia="Calibri" w:hAnsi="Arial Narrow" w:cs="Times New Roman"/>
                <w:sz w:val="16"/>
                <w:szCs w:val="16"/>
                <w:lang w:val="en-US" w:eastAsia="zh-CN"/>
              </w:rPr>
              <w:tab/>
            </w:r>
            <w:r w:rsidRPr="00267633">
              <w:rPr>
                <w:rFonts w:ascii="Arial Narrow" w:eastAsia="Calibri" w:hAnsi="Arial Narrow" w:cs="Times New Roman"/>
                <w:sz w:val="16"/>
                <w:szCs w:val="16"/>
                <w:lang w:val="en-US" w:eastAsia="zh-CN"/>
              </w:rPr>
              <w:tab/>
            </w:r>
            <w:r w:rsidRPr="00267633">
              <w:rPr>
                <w:rFonts w:ascii="Arial Narrow" w:eastAsia="Calibri" w:hAnsi="Arial Narrow" w:cs="Times New Roman"/>
                <w:sz w:val="16"/>
                <w:szCs w:val="16"/>
                <w:lang w:val="en-US" w:eastAsia="zh-CN"/>
              </w:rPr>
              <w:tab/>
            </w:r>
            <w:r w:rsidRPr="00267633">
              <w:rPr>
                <w:rFonts w:ascii="Arial Narrow" w:eastAsia="Calibri" w:hAnsi="Arial Narrow" w:cs="Times New Roman"/>
                <w:sz w:val="16"/>
                <w:szCs w:val="16"/>
                <w:lang w:val="en-US" w:eastAsia="zh-CN"/>
              </w:rPr>
              <w:tab/>
            </w:r>
            <w:r w:rsidRPr="00267633">
              <w:rPr>
                <w:rFonts w:ascii="Arial Narrow" w:eastAsia="Calibri" w:hAnsi="Arial Narrow" w:cs="Times New Roman"/>
                <w:sz w:val="16"/>
                <w:szCs w:val="16"/>
                <w:lang w:val="en-US" w:eastAsia="zh-CN"/>
              </w:rPr>
              <w:tab/>
            </w:r>
            <w:r w:rsidRPr="00267633">
              <w:rPr>
                <w:rFonts w:ascii="Arial Narrow" w:eastAsia="Calibri" w:hAnsi="Arial Narrow" w:cs="Times New Roman"/>
                <w:sz w:val="16"/>
                <w:szCs w:val="16"/>
                <w:lang w:val="en-US" w:eastAsia="zh-CN"/>
              </w:rPr>
              <w:tab/>
            </w:r>
            <w:r w:rsidRPr="00267633">
              <w:rPr>
                <w:rFonts w:ascii="Arial Narrow" w:eastAsia="Calibri" w:hAnsi="Arial Narrow" w:cs="Times New Roman"/>
                <w:sz w:val="16"/>
                <w:szCs w:val="16"/>
                <w:lang w:val="en-US" w:eastAsia="zh-CN"/>
              </w:rPr>
              <w:tab/>
              <w:t>_________________________</w:t>
            </w:r>
          </w:p>
          <w:p w14:paraId="5134B299" w14:textId="77777777" w:rsidR="00AB46CB" w:rsidRPr="00267633" w:rsidRDefault="00AB46CB" w:rsidP="00FE36E9">
            <w:pPr>
              <w:widowControl w:val="0"/>
              <w:autoSpaceDE w:val="0"/>
              <w:autoSpaceDN w:val="0"/>
              <w:adjustRightInd w:val="0"/>
              <w:spacing w:before="0" w:after="0" w:line="240" w:lineRule="auto"/>
              <w:rPr>
                <w:rFonts w:ascii="Arial Narrow" w:eastAsia="Calibri" w:hAnsi="Arial Narrow" w:cs="Times New Roman"/>
                <w:b/>
                <w:bCs/>
                <w:sz w:val="16"/>
                <w:szCs w:val="16"/>
                <w:lang w:val="en-US" w:eastAsia="zh-CN"/>
              </w:rPr>
            </w:pPr>
            <w:r w:rsidRPr="00267633">
              <w:rPr>
                <w:rFonts w:ascii="Arial Narrow" w:eastAsia="Calibri" w:hAnsi="Arial Narrow" w:cs="Times New Roman"/>
                <w:sz w:val="16"/>
                <w:szCs w:val="16"/>
                <w:lang w:val="en-US" w:eastAsia="zh-CN"/>
              </w:rPr>
              <w:t xml:space="preserve">                Signature of Applicant</w:t>
            </w:r>
            <w:r w:rsidRPr="00267633">
              <w:rPr>
                <w:rFonts w:ascii="Arial Narrow" w:eastAsia="Calibri" w:hAnsi="Arial Narrow" w:cs="Times New Roman"/>
                <w:sz w:val="16"/>
                <w:szCs w:val="16"/>
                <w:lang w:val="en-US" w:eastAsia="zh-CN"/>
              </w:rPr>
              <w:tab/>
              <w:t xml:space="preserve">           </w:t>
            </w:r>
            <w:r w:rsidRPr="00267633">
              <w:rPr>
                <w:rFonts w:ascii="Arial Narrow" w:eastAsia="Calibri" w:hAnsi="Arial Narrow" w:cs="Times New Roman"/>
                <w:sz w:val="16"/>
                <w:szCs w:val="16"/>
                <w:lang w:val="en-US" w:eastAsia="zh-CN"/>
              </w:rPr>
              <w:tab/>
            </w:r>
            <w:r w:rsidRPr="00267633">
              <w:rPr>
                <w:rFonts w:ascii="Arial Narrow" w:eastAsia="Calibri" w:hAnsi="Arial Narrow" w:cs="Times New Roman"/>
                <w:sz w:val="16"/>
                <w:szCs w:val="16"/>
                <w:lang w:val="en-US" w:eastAsia="zh-CN"/>
              </w:rPr>
              <w:tab/>
            </w:r>
            <w:r w:rsidRPr="00267633">
              <w:rPr>
                <w:rFonts w:ascii="Arial Narrow" w:eastAsia="Calibri" w:hAnsi="Arial Narrow" w:cs="Times New Roman"/>
                <w:sz w:val="16"/>
                <w:szCs w:val="16"/>
                <w:lang w:val="en-US" w:eastAsia="zh-CN"/>
              </w:rPr>
              <w:tab/>
            </w:r>
            <w:r w:rsidRPr="00267633">
              <w:rPr>
                <w:rFonts w:ascii="Arial Narrow" w:eastAsia="Calibri" w:hAnsi="Arial Narrow" w:cs="Times New Roman"/>
                <w:sz w:val="16"/>
                <w:szCs w:val="16"/>
                <w:lang w:val="en-US" w:eastAsia="zh-CN"/>
              </w:rPr>
              <w:tab/>
            </w:r>
            <w:r w:rsidRPr="00267633">
              <w:rPr>
                <w:rFonts w:ascii="Arial Narrow" w:eastAsia="Calibri" w:hAnsi="Arial Narrow" w:cs="Times New Roman"/>
                <w:sz w:val="16"/>
                <w:szCs w:val="16"/>
                <w:lang w:val="en-US" w:eastAsia="zh-CN"/>
              </w:rPr>
              <w:tab/>
            </w:r>
            <w:r w:rsidRPr="00267633">
              <w:rPr>
                <w:rFonts w:ascii="Arial Narrow" w:eastAsia="Calibri" w:hAnsi="Arial Narrow" w:cs="Times New Roman"/>
                <w:sz w:val="16"/>
                <w:szCs w:val="16"/>
                <w:lang w:val="en-US" w:eastAsia="zh-CN"/>
              </w:rPr>
              <w:tab/>
            </w:r>
            <w:r w:rsidRPr="00267633">
              <w:rPr>
                <w:rFonts w:ascii="Arial Narrow" w:eastAsia="Calibri" w:hAnsi="Arial Narrow" w:cs="Times New Roman"/>
                <w:sz w:val="16"/>
                <w:szCs w:val="16"/>
                <w:lang w:val="en-US" w:eastAsia="zh-CN"/>
              </w:rPr>
              <w:tab/>
            </w:r>
            <w:proofErr w:type="gramStart"/>
            <w:r w:rsidRPr="00267633">
              <w:rPr>
                <w:rFonts w:ascii="Arial Narrow" w:eastAsia="Calibri" w:hAnsi="Arial Narrow" w:cs="Times New Roman"/>
                <w:sz w:val="16"/>
                <w:szCs w:val="16"/>
                <w:lang w:val="en-US" w:eastAsia="zh-CN"/>
              </w:rPr>
              <w:tab/>
              <w:t xml:space="preserve">  Date</w:t>
            </w:r>
            <w:proofErr w:type="gramEnd"/>
          </w:p>
        </w:tc>
      </w:tr>
      <w:tr w:rsidR="00AB46CB" w:rsidRPr="00267633" w14:paraId="461AEF24" w14:textId="77777777" w:rsidTr="00AB46CB">
        <w:trPr>
          <w:divId w:val="2116439976"/>
          <w:trHeight w:val="152"/>
          <w:jc w:val="center"/>
        </w:trPr>
        <w:tc>
          <w:tcPr>
            <w:tcW w:w="11136" w:type="dxa"/>
            <w:gridSpan w:val="7"/>
            <w:shd w:val="clear" w:color="auto" w:fill="00B0F0"/>
          </w:tcPr>
          <w:p w14:paraId="403ED916" w14:textId="77777777" w:rsidR="00AB46CB" w:rsidRPr="00267633" w:rsidRDefault="00AB46CB" w:rsidP="00FE36E9">
            <w:pPr>
              <w:widowControl w:val="0"/>
              <w:autoSpaceDE w:val="0"/>
              <w:autoSpaceDN w:val="0"/>
              <w:adjustRightInd w:val="0"/>
              <w:spacing w:before="0" w:after="0" w:line="240" w:lineRule="auto"/>
              <w:jc w:val="center"/>
              <w:rPr>
                <w:rFonts w:ascii="Arial Narrow" w:eastAsia="Calibri" w:hAnsi="Arial Narrow" w:cs="Times New Roman"/>
                <w:b/>
                <w:bCs/>
                <w:sz w:val="16"/>
                <w:szCs w:val="16"/>
                <w:lang w:val="en-US" w:eastAsia="zh-CN"/>
              </w:rPr>
            </w:pPr>
            <w:r w:rsidRPr="00267633">
              <w:rPr>
                <w:rFonts w:ascii="Arial Narrow" w:eastAsia="Calibri" w:hAnsi="Arial Narrow" w:cs="Times New Roman"/>
                <w:b/>
                <w:bCs/>
                <w:sz w:val="16"/>
                <w:szCs w:val="16"/>
                <w:lang w:val="en-US" w:eastAsia="zh-CN"/>
              </w:rPr>
              <w:t>FOR OFFICIAL USE ONLY</w:t>
            </w:r>
          </w:p>
        </w:tc>
      </w:tr>
      <w:tr w:rsidR="00AB46CB" w:rsidRPr="00267633" w14:paraId="7C495ED1" w14:textId="77777777" w:rsidTr="00AB46CB">
        <w:trPr>
          <w:divId w:val="2116439976"/>
          <w:trHeight w:val="346"/>
          <w:jc w:val="center"/>
        </w:trPr>
        <w:tc>
          <w:tcPr>
            <w:tcW w:w="3670" w:type="dxa"/>
            <w:tcBorders>
              <w:bottom w:val="nil"/>
              <w:right w:val="nil"/>
            </w:tcBorders>
          </w:tcPr>
          <w:p w14:paraId="1255233B" w14:textId="77777777" w:rsidR="00AB46CB" w:rsidRPr="00267633" w:rsidRDefault="00AB46CB" w:rsidP="00FE36E9">
            <w:pPr>
              <w:widowControl w:val="0"/>
              <w:autoSpaceDE w:val="0"/>
              <w:autoSpaceDN w:val="0"/>
              <w:adjustRightInd w:val="0"/>
              <w:spacing w:before="0" w:after="0" w:line="240" w:lineRule="auto"/>
              <w:rPr>
                <w:rFonts w:ascii="Arial Narrow" w:eastAsia="Calibri" w:hAnsi="Arial Narrow" w:cs="Times New Roman"/>
                <w:b/>
                <w:bCs/>
                <w:sz w:val="16"/>
                <w:szCs w:val="16"/>
                <w:lang w:val="en-US" w:eastAsia="zh-CN"/>
              </w:rPr>
            </w:pPr>
            <w:r w:rsidRPr="00267633">
              <w:rPr>
                <w:rFonts w:ascii="Arial Narrow" w:eastAsia="Calibri" w:hAnsi="Arial Narrow" w:cs="Times New Roman"/>
                <w:b/>
                <w:bCs/>
                <w:sz w:val="16"/>
                <w:szCs w:val="16"/>
                <w:lang w:val="en-US" w:eastAsia="zh-CN"/>
              </w:rPr>
              <w:t>The application is:</w:t>
            </w:r>
          </w:p>
          <w:p w14:paraId="6735382B" w14:textId="77777777" w:rsidR="00AB46CB" w:rsidRPr="00267633" w:rsidRDefault="00AB46CB" w:rsidP="00FE36E9">
            <w:pPr>
              <w:widowControl w:val="0"/>
              <w:autoSpaceDE w:val="0"/>
              <w:autoSpaceDN w:val="0"/>
              <w:adjustRightInd w:val="0"/>
              <w:spacing w:before="0" w:after="0" w:line="240" w:lineRule="auto"/>
              <w:rPr>
                <w:rFonts w:ascii="Arial Narrow" w:eastAsia="Calibri" w:hAnsi="Arial Narrow" w:cs="Times New Roman"/>
                <w:b/>
                <w:bCs/>
                <w:sz w:val="16"/>
                <w:szCs w:val="16"/>
                <w:lang w:val="en-US" w:eastAsia="zh-CN"/>
              </w:rPr>
            </w:pPr>
            <w:r w:rsidRPr="00267633">
              <w:rPr>
                <w:rFonts w:ascii="Arial Narrow" w:eastAsia="Calibri" w:hAnsi="Arial Narrow" w:cs="Times New Roman"/>
                <w:i/>
                <w:iCs/>
                <w:w w:val="96"/>
                <w:sz w:val="16"/>
                <w:szCs w:val="16"/>
                <w:lang w:val="en-US" w:eastAsia="zh-CN"/>
              </w:rPr>
              <w:t>(</w:t>
            </w:r>
            <w:r w:rsidRPr="00267633">
              <w:rPr>
                <w:rFonts w:ascii="Wingdings" w:eastAsia="Calibri" w:hAnsi="Wingdings" w:cs="Wingdings"/>
                <w:i/>
                <w:iCs/>
                <w:sz w:val="16"/>
                <w:szCs w:val="32"/>
                <w:lang w:val="en-US" w:eastAsia="zh-CN"/>
              </w:rPr>
              <w:t></w:t>
            </w:r>
            <w:r w:rsidRPr="00267633">
              <w:rPr>
                <w:rFonts w:ascii="Arial Narrow" w:eastAsia="Calibri" w:hAnsi="Arial Narrow" w:cs="Wingdings"/>
                <w:i/>
                <w:iCs/>
                <w:sz w:val="16"/>
                <w:szCs w:val="32"/>
                <w:lang w:val="en-US" w:eastAsia="zh-CN"/>
              </w:rPr>
              <w:t xml:space="preserve"> </w:t>
            </w:r>
            <w:r w:rsidRPr="00267633">
              <w:rPr>
                <w:rFonts w:ascii="Arial Narrow" w:eastAsia="Calibri" w:hAnsi="Arial Narrow" w:cs="Times New Roman"/>
                <w:i/>
                <w:iCs/>
                <w:w w:val="96"/>
                <w:sz w:val="16"/>
                <w:szCs w:val="16"/>
                <w:lang w:val="en-US" w:eastAsia="zh-CN"/>
              </w:rPr>
              <w:t>where applicable)</w:t>
            </w:r>
          </w:p>
        </w:tc>
        <w:tc>
          <w:tcPr>
            <w:tcW w:w="2425" w:type="dxa"/>
            <w:gridSpan w:val="3"/>
            <w:tcBorders>
              <w:left w:val="nil"/>
              <w:bottom w:val="nil"/>
              <w:right w:val="nil"/>
            </w:tcBorders>
          </w:tcPr>
          <w:p w14:paraId="7FB8AA20" w14:textId="77777777" w:rsidR="00AB46CB" w:rsidRPr="00267633" w:rsidRDefault="00AB46CB" w:rsidP="006172E9">
            <w:pPr>
              <w:widowControl w:val="0"/>
              <w:numPr>
                <w:ilvl w:val="0"/>
                <w:numId w:val="101"/>
              </w:numPr>
              <w:autoSpaceDE w:val="0"/>
              <w:autoSpaceDN w:val="0"/>
              <w:adjustRightInd w:val="0"/>
              <w:spacing w:before="0" w:after="0" w:line="240" w:lineRule="auto"/>
              <w:ind w:left="453" w:hanging="357"/>
              <w:rPr>
                <w:rFonts w:ascii="Arial Narrow" w:eastAsia="Calibri" w:hAnsi="Arial Narrow" w:cs="Times New Roman"/>
                <w:iCs/>
                <w:sz w:val="16"/>
                <w:szCs w:val="16"/>
                <w:lang w:val="en-US" w:eastAsia="zh-CN"/>
              </w:rPr>
            </w:pPr>
            <w:r w:rsidRPr="00267633">
              <w:rPr>
                <w:rFonts w:ascii="Arial Narrow" w:eastAsia="Calibri" w:hAnsi="Arial Narrow" w:cs="Times New Roman"/>
                <w:iCs/>
                <w:sz w:val="16"/>
                <w:szCs w:val="16"/>
                <w:lang w:val="en-US" w:eastAsia="zh-CN"/>
              </w:rPr>
              <w:t>Approved</w:t>
            </w:r>
          </w:p>
        </w:tc>
        <w:tc>
          <w:tcPr>
            <w:tcW w:w="5041" w:type="dxa"/>
            <w:gridSpan w:val="3"/>
            <w:tcBorders>
              <w:left w:val="nil"/>
              <w:bottom w:val="nil"/>
            </w:tcBorders>
          </w:tcPr>
          <w:p w14:paraId="6A638C07" w14:textId="77777777" w:rsidR="00AB46CB" w:rsidRPr="00267633" w:rsidRDefault="00AB46CB" w:rsidP="006172E9">
            <w:pPr>
              <w:widowControl w:val="0"/>
              <w:numPr>
                <w:ilvl w:val="0"/>
                <w:numId w:val="101"/>
              </w:numPr>
              <w:autoSpaceDE w:val="0"/>
              <w:autoSpaceDN w:val="0"/>
              <w:adjustRightInd w:val="0"/>
              <w:spacing w:before="0" w:after="0" w:line="240" w:lineRule="auto"/>
              <w:ind w:left="453" w:hanging="357"/>
              <w:rPr>
                <w:rFonts w:ascii="Arial Narrow" w:eastAsia="Calibri" w:hAnsi="Arial Narrow" w:cs="Times New Roman"/>
                <w:iCs/>
                <w:sz w:val="16"/>
                <w:szCs w:val="16"/>
                <w:lang w:val="en-US" w:eastAsia="zh-CN"/>
              </w:rPr>
            </w:pPr>
            <w:r w:rsidRPr="00267633">
              <w:rPr>
                <w:rFonts w:ascii="Arial Narrow" w:eastAsia="Calibri" w:hAnsi="Arial Narrow" w:cs="Times New Roman"/>
                <w:iCs/>
                <w:sz w:val="16"/>
                <w:szCs w:val="16"/>
                <w:lang w:val="en-US" w:eastAsia="zh-CN"/>
              </w:rPr>
              <w:t>Not approved</w:t>
            </w:r>
          </w:p>
          <w:p w14:paraId="07FFD2DF" w14:textId="77777777" w:rsidR="00AB46CB" w:rsidRPr="00267633" w:rsidRDefault="00AB46CB" w:rsidP="00FE36E9">
            <w:pPr>
              <w:widowControl w:val="0"/>
              <w:tabs>
                <w:tab w:val="left" w:pos="459"/>
              </w:tabs>
              <w:autoSpaceDE w:val="0"/>
              <w:autoSpaceDN w:val="0"/>
              <w:adjustRightInd w:val="0"/>
              <w:spacing w:before="0" w:after="0" w:line="240" w:lineRule="auto"/>
              <w:rPr>
                <w:rFonts w:ascii="Arial Narrow" w:eastAsia="Calibri" w:hAnsi="Arial Narrow" w:cs="Times New Roman"/>
                <w:bCs/>
                <w:sz w:val="16"/>
                <w:szCs w:val="16"/>
                <w:lang w:val="en-US" w:eastAsia="zh-CN"/>
              </w:rPr>
            </w:pPr>
            <w:r w:rsidRPr="00267633">
              <w:rPr>
                <w:rFonts w:ascii="Arial Narrow" w:eastAsia="Calibri" w:hAnsi="Arial Narrow" w:cs="Times New Roman"/>
                <w:bCs/>
                <w:sz w:val="16"/>
                <w:szCs w:val="16"/>
                <w:lang w:val="en-US" w:eastAsia="zh-CN"/>
              </w:rPr>
              <w:tab/>
              <w:t>Reasons for rejection (where applicable):</w:t>
            </w:r>
          </w:p>
        </w:tc>
      </w:tr>
      <w:tr w:rsidR="00AB46CB" w:rsidRPr="00267633" w14:paraId="5A7ADC60" w14:textId="77777777" w:rsidTr="00AB46CB">
        <w:trPr>
          <w:divId w:val="2116439976"/>
          <w:trHeight w:val="618"/>
          <w:jc w:val="center"/>
        </w:trPr>
        <w:tc>
          <w:tcPr>
            <w:tcW w:w="5525" w:type="dxa"/>
            <w:gridSpan w:val="2"/>
            <w:tcBorders>
              <w:top w:val="nil"/>
              <w:right w:val="nil"/>
            </w:tcBorders>
          </w:tcPr>
          <w:p w14:paraId="25C785C4" w14:textId="77777777" w:rsidR="00AB46CB" w:rsidRPr="00267633" w:rsidRDefault="00AB46CB" w:rsidP="00FE36E9">
            <w:pPr>
              <w:widowControl w:val="0"/>
              <w:autoSpaceDE w:val="0"/>
              <w:autoSpaceDN w:val="0"/>
              <w:adjustRightInd w:val="0"/>
              <w:spacing w:before="0" w:after="40" w:line="240" w:lineRule="auto"/>
              <w:rPr>
                <w:rFonts w:ascii="Arial Narrow" w:eastAsia="Calibri" w:hAnsi="Arial Narrow" w:cs="Times New Roman"/>
                <w:bCs/>
                <w:i/>
                <w:sz w:val="16"/>
                <w:szCs w:val="16"/>
                <w:lang w:val="en-US" w:eastAsia="zh-CN"/>
              </w:rPr>
            </w:pPr>
          </w:p>
          <w:p w14:paraId="72638432" w14:textId="77777777" w:rsidR="00AB46CB" w:rsidRPr="00267633" w:rsidRDefault="00AB46CB" w:rsidP="00FE36E9">
            <w:pPr>
              <w:widowControl w:val="0"/>
              <w:autoSpaceDE w:val="0"/>
              <w:autoSpaceDN w:val="0"/>
              <w:adjustRightInd w:val="0"/>
              <w:spacing w:before="0" w:after="40" w:line="240" w:lineRule="auto"/>
              <w:rPr>
                <w:rFonts w:ascii="Arial Narrow" w:eastAsia="Calibri" w:hAnsi="Arial Narrow" w:cs="Times New Roman"/>
                <w:bCs/>
                <w:i/>
                <w:sz w:val="16"/>
                <w:szCs w:val="16"/>
                <w:lang w:val="en-US" w:eastAsia="zh-CN"/>
              </w:rPr>
            </w:pPr>
            <w:r w:rsidRPr="00267633">
              <w:rPr>
                <w:rFonts w:ascii="Arial Narrow" w:eastAsia="Calibri" w:hAnsi="Arial Narrow" w:cs="Times New Roman"/>
                <w:bCs/>
                <w:i/>
                <w:sz w:val="16"/>
                <w:szCs w:val="16"/>
                <w:lang w:val="en-US" w:eastAsia="zh-CN"/>
              </w:rPr>
              <w:t>________________________________________________________________</w:t>
            </w:r>
          </w:p>
          <w:p w14:paraId="6ED363C1" w14:textId="77777777" w:rsidR="00AB46CB" w:rsidRPr="00267633" w:rsidRDefault="00AB46CB" w:rsidP="00FE36E9">
            <w:pPr>
              <w:widowControl w:val="0"/>
              <w:autoSpaceDE w:val="0"/>
              <w:autoSpaceDN w:val="0"/>
              <w:adjustRightInd w:val="0"/>
              <w:spacing w:before="0" w:after="40" w:line="240" w:lineRule="auto"/>
              <w:rPr>
                <w:rFonts w:ascii="Arial Narrow" w:eastAsia="Calibri" w:hAnsi="Arial Narrow" w:cs="Times New Roman"/>
                <w:b/>
                <w:bCs/>
                <w:sz w:val="16"/>
                <w:szCs w:val="16"/>
                <w:lang w:val="en-US" w:eastAsia="zh-CN"/>
              </w:rPr>
            </w:pPr>
            <w:r w:rsidRPr="00267633">
              <w:rPr>
                <w:rFonts w:ascii="Arial Narrow" w:eastAsia="Calibri" w:hAnsi="Arial Narrow" w:cs="Times New Roman"/>
                <w:bCs/>
                <w:i/>
                <w:sz w:val="16"/>
                <w:szCs w:val="16"/>
                <w:lang w:val="en-US" w:eastAsia="zh-CN"/>
              </w:rPr>
              <w:t xml:space="preserve">Name and Signature of Judicial Officer / </w:t>
            </w:r>
            <w:proofErr w:type="spellStart"/>
            <w:r w:rsidRPr="00267633">
              <w:rPr>
                <w:rFonts w:ascii="Arial Narrow" w:eastAsia="Calibri" w:hAnsi="Arial Narrow" w:cs="Times New Roman"/>
                <w:bCs/>
                <w:i/>
                <w:sz w:val="16"/>
                <w:szCs w:val="16"/>
                <w:lang w:val="en-US" w:eastAsia="zh-CN"/>
              </w:rPr>
              <w:t>Authorised</w:t>
            </w:r>
            <w:proofErr w:type="spellEnd"/>
            <w:r w:rsidRPr="00267633">
              <w:rPr>
                <w:rFonts w:ascii="Arial Narrow" w:eastAsia="Calibri" w:hAnsi="Arial Narrow" w:cs="Times New Roman"/>
                <w:bCs/>
                <w:i/>
                <w:sz w:val="16"/>
                <w:szCs w:val="16"/>
                <w:lang w:val="en-US" w:eastAsia="zh-CN"/>
              </w:rPr>
              <w:t xml:space="preserve"> Officer</w:t>
            </w:r>
          </w:p>
        </w:tc>
        <w:tc>
          <w:tcPr>
            <w:tcW w:w="5611" w:type="dxa"/>
            <w:gridSpan w:val="5"/>
            <w:tcBorders>
              <w:top w:val="nil"/>
              <w:left w:val="nil"/>
            </w:tcBorders>
          </w:tcPr>
          <w:p w14:paraId="3EA6CB0A" w14:textId="77777777" w:rsidR="00AB46CB" w:rsidRPr="00267633" w:rsidRDefault="00AB46CB" w:rsidP="00FE36E9">
            <w:pPr>
              <w:widowControl w:val="0"/>
              <w:tabs>
                <w:tab w:val="left" w:pos="1026"/>
              </w:tabs>
              <w:autoSpaceDE w:val="0"/>
              <w:autoSpaceDN w:val="0"/>
              <w:adjustRightInd w:val="0"/>
              <w:spacing w:before="0" w:after="0" w:line="240" w:lineRule="auto"/>
              <w:rPr>
                <w:rFonts w:ascii="Arial Narrow" w:eastAsia="Calibri" w:hAnsi="Arial Narrow" w:cs="Times New Roman"/>
                <w:bCs/>
                <w:sz w:val="16"/>
                <w:szCs w:val="16"/>
                <w:lang w:val="en-US" w:eastAsia="zh-CN"/>
              </w:rPr>
            </w:pPr>
            <w:r w:rsidRPr="00267633">
              <w:rPr>
                <w:rFonts w:ascii="Arial Narrow" w:eastAsia="Calibri" w:hAnsi="Arial Narrow" w:cs="Times New Roman"/>
                <w:bCs/>
                <w:sz w:val="16"/>
                <w:szCs w:val="16"/>
                <w:lang w:val="en-US" w:eastAsia="zh-CN"/>
              </w:rPr>
              <w:tab/>
            </w:r>
          </w:p>
          <w:p w14:paraId="1FC81614" w14:textId="77777777" w:rsidR="00AB46CB" w:rsidRPr="00267633" w:rsidRDefault="00AB46CB" w:rsidP="00FE36E9">
            <w:pPr>
              <w:widowControl w:val="0"/>
              <w:autoSpaceDE w:val="0"/>
              <w:autoSpaceDN w:val="0"/>
              <w:adjustRightInd w:val="0"/>
              <w:spacing w:before="0" w:after="0" w:line="240" w:lineRule="auto"/>
              <w:rPr>
                <w:rFonts w:ascii="Arial Narrow" w:eastAsia="Calibri" w:hAnsi="Arial Narrow" w:cs="Times New Roman"/>
                <w:bCs/>
                <w:sz w:val="16"/>
                <w:szCs w:val="16"/>
                <w:lang w:val="en-US" w:eastAsia="zh-CN"/>
              </w:rPr>
            </w:pPr>
          </w:p>
          <w:p w14:paraId="5A03AFC4" w14:textId="77777777" w:rsidR="00AB46CB" w:rsidRPr="00267633" w:rsidRDefault="00AB46CB" w:rsidP="00FE36E9">
            <w:pPr>
              <w:widowControl w:val="0"/>
              <w:autoSpaceDE w:val="0"/>
              <w:autoSpaceDN w:val="0"/>
              <w:adjustRightInd w:val="0"/>
              <w:spacing w:before="0" w:after="0" w:line="240" w:lineRule="auto"/>
              <w:rPr>
                <w:rFonts w:ascii="Arial Narrow" w:eastAsia="Calibri" w:hAnsi="Arial Narrow" w:cs="Times New Roman"/>
                <w:b/>
                <w:bCs/>
                <w:sz w:val="16"/>
                <w:szCs w:val="16"/>
                <w:lang w:val="en-US" w:eastAsia="zh-CN"/>
              </w:rPr>
            </w:pPr>
          </w:p>
        </w:tc>
      </w:tr>
      <w:tr w:rsidR="00AB46CB" w:rsidRPr="00267633" w14:paraId="5CFC86FD" w14:textId="77777777" w:rsidTr="00AB46CB">
        <w:trPr>
          <w:divId w:val="2116439976"/>
          <w:trHeight w:val="405"/>
          <w:jc w:val="center"/>
        </w:trPr>
        <w:tc>
          <w:tcPr>
            <w:tcW w:w="5525" w:type="dxa"/>
            <w:gridSpan w:val="2"/>
            <w:tcBorders>
              <w:bottom w:val="nil"/>
            </w:tcBorders>
          </w:tcPr>
          <w:p w14:paraId="3665377A" w14:textId="77777777" w:rsidR="00AB46CB" w:rsidRPr="00267633" w:rsidRDefault="00AB46CB" w:rsidP="00FE36E9">
            <w:pPr>
              <w:widowControl w:val="0"/>
              <w:autoSpaceDE w:val="0"/>
              <w:autoSpaceDN w:val="0"/>
              <w:adjustRightInd w:val="0"/>
              <w:spacing w:before="0" w:after="40" w:line="240" w:lineRule="auto"/>
              <w:ind w:left="426"/>
              <w:rPr>
                <w:rFonts w:ascii="Arial Narrow" w:eastAsia="Calibri" w:hAnsi="Arial Narrow" w:cs="Times New Roman"/>
                <w:bCs/>
                <w:sz w:val="16"/>
                <w:szCs w:val="16"/>
                <w:lang w:val="en-US" w:eastAsia="zh-CN"/>
              </w:rPr>
            </w:pPr>
          </w:p>
          <w:p w14:paraId="640E0CAC" w14:textId="77777777" w:rsidR="00AB46CB" w:rsidRPr="00267633" w:rsidRDefault="00AB46CB" w:rsidP="006172E9">
            <w:pPr>
              <w:widowControl w:val="0"/>
              <w:numPr>
                <w:ilvl w:val="0"/>
                <w:numId w:val="102"/>
              </w:numPr>
              <w:autoSpaceDE w:val="0"/>
              <w:autoSpaceDN w:val="0"/>
              <w:adjustRightInd w:val="0"/>
              <w:spacing w:before="0" w:after="40" w:line="240" w:lineRule="auto"/>
              <w:ind w:left="426" w:hanging="357"/>
              <w:rPr>
                <w:rFonts w:ascii="Arial Narrow" w:eastAsia="Calibri" w:hAnsi="Arial Narrow" w:cs="Times New Roman"/>
                <w:bCs/>
                <w:sz w:val="16"/>
                <w:szCs w:val="16"/>
                <w:lang w:val="en-US" w:eastAsia="zh-CN"/>
              </w:rPr>
            </w:pPr>
            <w:r w:rsidRPr="00267633">
              <w:rPr>
                <w:rFonts w:ascii="Arial Narrow" w:eastAsia="Calibri" w:hAnsi="Arial Narrow" w:cs="Times New Roman"/>
                <w:bCs/>
                <w:sz w:val="16"/>
                <w:szCs w:val="16"/>
                <w:lang w:val="en-US" w:eastAsia="zh-CN"/>
              </w:rPr>
              <w:t xml:space="preserve">Total Fees </w:t>
            </w:r>
            <w:proofErr w:type="gramStart"/>
            <w:r w:rsidRPr="00267633">
              <w:rPr>
                <w:rFonts w:ascii="Arial Narrow" w:eastAsia="Calibri" w:hAnsi="Arial Narrow" w:cs="Times New Roman"/>
                <w:bCs/>
                <w:sz w:val="16"/>
                <w:szCs w:val="16"/>
                <w:lang w:val="en-US" w:eastAsia="zh-CN"/>
              </w:rPr>
              <w:t>payable :</w:t>
            </w:r>
            <w:proofErr w:type="gramEnd"/>
            <w:r w:rsidRPr="00267633">
              <w:rPr>
                <w:rFonts w:ascii="Arial Narrow" w:eastAsia="Calibri" w:hAnsi="Arial Narrow" w:cs="Times New Roman"/>
                <w:bCs/>
                <w:sz w:val="16"/>
                <w:szCs w:val="16"/>
                <w:lang w:val="en-US" w:eastAsia="zh-CN"/>
              </w:rPr>
              <w:t xml:space="preserve"> _________________________________________________</w:t>
            </w:r>
          </w:p>
          <w:p w14:paraId="0A091C06" w14:textId="77777777" w:rsidR="00AB46CB" w:rsidRPr="00267633" w:rsidRDefault="00AB46CB" w:rsidP="00FE36E9">
            <w:pPr>
              <w:widowControl w:val="0"/>
              <w:autoSpaceDE w:val="0"/>
              <w:autoSpaceDN w:val="0"/>
              <w:adjustRightInd w:val="0"/>
              <w:spacing w:before="0" w:after="40" w:line="240" w:lineRule="auto"/>
              <w:ind w:left="426"/>
              <w:rPr>
                <w:rFonts w:ascii="Arial Narrow" w:eastAsia="Calibri" w:hAnsi="Arial Narrow" w:cs="Times New Roman"/>
                <w:bCs/>
                <w:sz w:val="16"/>
                <w:szCs w:val="16"/>
                <w:lang w:val="en-US" w:eastAsia="zh-CN"/>
              </w:rPr>
            </w:pPr>
          </w:p>
        </w:tc>
        <w:tc>
          <w:tcPr>
            <w:tcW w:w="2805" w:type="dxa"/>
            <w:gridSpan w:val="3"/>
          </w:tcPr>
          <w:p w14:paraId="1A84B71F" w14:textId="77777777" w:rsidR="00AB46CB" w:rsidRPr="00267633" w:rsidRDefault="00AB46CB" w:rsidP="00FE36E9">
            <w:pPr>
              <w:widowControl w:val="0"/>
              <w:autoSpaceDE w:val="0"/>
              <w:autoSpaceDN w:val="0"/>
              <w:adjustRightInd w:val="0"/>
              <w:spacing w:before="0" w:after="0" w:line="240" w:lineRule="auto"/>
              <w:rPr>
                <w:rFonts w:ascii="Arial Narrow" w:eastAsia="Calibri" w:hAnsi="Arial Narrow" w:cs="Times New Roman"/>
                <w:bCs/>
                <w:sz w:val="16"/>
                <w:szCs w:val="16"/>
                <w:lang w:val="en-US" w:eastAsia="zh-CN"/>
              </w:rPr>
            </w:pPr>
            <w:r w:rsidRPr="00267633">
              <w:rPr>
                <w:rFonts w:ascii="Arial Narrow" w:eastAsia="Calibri" w:hAnsi="Arial Narrow" w:cs="Times New Roman"/>
                <w:bCs/>
                <w:sz w:val="16"/>
                <w:szCs w:val="16"/>
                <w:lang w:val="en-US" w:eastAsia="zh-CN"/>
              </w:rPr>
              <w:t>No. of documents collected:</w:t>
            </w:r>
          </w:p>
        </w:tc>
        <w:tc>
          <w:tcPr>
            <w:tcW w:w="2806" w:type="dxa"/>
            <w:gridSpan w:val="2"/>
          </w:tcPr>
          <w:p w14:paraId="7071E8CA" w14:textId="77777777" w:rsidR="00AB46CB" w:rsidRPr="00267633" w:rsidRDefault="00AB46CB" w:rsidP="00FE36E9">
            <w:pPr>
              <w:widowControl w:val="0"/>
              <w:autoSpaceDE w:val="0"/>
              <w:autoSpaceDN w:val="0"/>
              <w:adjustRightInd w:val="0"/>
              <w:spacing w:before="0" w:after="0" w:line="240" w:lineRule="auto"/>
              <w:rPr>
                <w:rFonts w:ascii="Arial Narrow" w:eastAsia="Calibri" w:hAnsi="Arial Narrow" w:cs="Times New Roman"/>
                <w:bCs/>
                <w:sz w:val="16"/>
                <w:szCs w:val="16"/>
                <w:lang w:val="en-US" w:eastAsia="zh-CN"/>
              </w:rPr>
            </w:pPr>
            <w:r w:rsidRPr="00267633">
              <w:rPr>
                <w:rFonts w:ascii="Arial Narrow" w:eastAsia="Calibri" w:hAnsi="Arial Narrow" w:cs="Times New Roman"/>
                <w:bCs/>
                <w:sz w:val="16"/>
                <w:szCs w:val="16"/>
                <w:lang w:val="en-US" w:eastAsia="zh-CN"/>
              </w:rPr>
              <w:t>No. of Pages:</w:t>
            </w:r>
          </w:p>
        </w:tc>
      </w:tr>
      <w:tr w:rsidR="00AB46CB" w:rsidRPr="00267633" w14:paraId="7C660793" w14:textId="77777777" w:rsidTr="00AB46CB">
        <w:trPr>
          <w:divId w:val="2116439976"/>
          <w:trHeight w:val="190"/>
          <w:jc w:val="center"/>
        </w:trPr>
        <w:tc>
          <w:tcPr>
            <w:tcW w:w="5525" w:type="dxa"/>
            <w:gridSpan w:val="2"/>
            <w:tcBorders>
              <w:top w:val="nil"/>
              <w:bottom w:val="nil"/>
            </w:tcBorders>
          </w:tcPr>
          <w:p w14:paraId="5ED3909E" w14:textId="77777777" w:rsidR="00AB46CB" w:rsidRPr="00267633" w:rsidRDefault="00AB46CB" w:rsidP="006172E9">
            <w:pPr>
              <w:widowControl w:val="0"/>
              <w:numPr>
                <w:ilvl w:val="0"/>
                <w:numId w:val="102"/>
              </w:numPr>
              <w:autoSpaceDE w:val="0"/>
              <w:autoSpaceDN w:val="0"/>
              <w:adjustRightInd w:val="0"/>
              <w:spacing w:before="0" w:after="40" w:line="240" w:lineRule="auto"/>
              <w:ind w:left="426" w:hanging="357"/>
              <w:rPr>
                <w:rFonts w:ascii="Arial Narrow" w:eastAsia="Calibri" w:hAnsi="Arial Narrow" w:cs="Times New Roman"/>
                <w:bCs/>
                <w:sz w:val="16"/>
                <w:szCs w:val="16"/>
                <w:lang w:val="en-US" w:eastAsia="zh-CN"/>
              </w:rPr>
            </w:pPr>
            <w:r w:rsidRPr="00267633">
              <w:rPr>
                <w:rFonts w:ascii="Arial Narrow" w:eastAsia="Calibri" w:hAnsi="Arial Narrow" w:cs="Times New Roman"/>
                <w:bCs/>
                <w:sz w:val="16"/>
                <w:szCs w:val="16"/>
                <w:lang w:val="en-US" w:eastAsia="zh-CN"/>
              </w:rPr>
              <w:t>Paid on: ____________________ Receipt No: _____________________________</w:t>
            </w:r>
          </w:p>
        </w:tc>
        <w:tc>
          <w:tcPr>
            <w:tcW w:w="5611" w:type="dxa"/>
            <w:gridSpan w:val="5"/>
            <w:tcBorders>
              <w:bottom w:val="nil"/>
            </w:tcBorders>
          </w:tcPr>
          <w:p w14:paraId="755FEF23" w14:textId="77777777" w:rsidR="00AB46CB" w:rsidRPr="00267633" w:rsidRDefault="00AB46CB" w:rsidP="00FE36E9">
            <w:pPr>
              <w:widowControl w:val="0"/>
              <w:autoSpaceDE w:val="0"/>
              <w:autoSpaceDN w:val="0"/>
              <w:adjustRightInd w:val="0"/>
              <w:spacing w:before="0" w:after="0" w:line="240" w:lineRule="auto"/>
              <w:rPr>
                <w:rFonts w:ascii="Arial Narrow" w:eastAsia="Calibri" w:hAnsi="Arial Narrow" w:cs="Times New Roman"/>
                <w:bCs/>
                <w:sz w:val="16"/>
                <w:szCs w:val="16"/>
                <w:lang w:val="en-US" w:eastAsia="zh-CN"/>
              </w:rPr>
            </w:pPr>
            <w:r w:rsidRPr="00267633">
              <w:rPr>
                <w:rFonts w:ascii="Arial Narrow" w:eastAsia="Calibri" w:hAnsi="Arial Narrow" w:cs="Times New Roman"/>
                <w:bCs/>
                <w:sz w:val="16"/>
                <w:szCs w:val="16"/>
                <w:lang w:val="en-US" w:eastAsia="zh-CN"/>
              </w:rPr>
              <w:t xml:space="preserve">Document(s) collected by: </w:t>
            </w:r>
          </w:p>
        </w:tc>
      </w:tr>
      <w:tr w:rsidR="00AB46CB" w:rsidRPr="00267633" w14:paraId="46D09FF0" w14:textId="77777777" w:rsidTr="00AB46CB">
        <w:trPr>
          <w:divId w:val="2116439976"/>
          <w:trHeight w:val="471"/>
          <w:jc w:val="center"/>
        </w:trPr>
        <w:tc>
          <w:tcPr>
            <w:tcW w:w="5525" w:type="dxa"/>
            <w:gridSpan w:val="2"/>
            <w:tcBorders>
              <w:top w:val="nil"/>
            </w:tcBorders>
          </w:tcPr>
          <w:p w14:paraId="713D87F6" w14:textId="77777777" w:rsidR="00AB46CB" w:rsidRPr="00267633" w:rsidRDefault="00AB46CB" w:rsidP="00FE36E9">
            <w:pPr>
              <w:widowControl w:val="0"/>
              <w:autoSpaceDE w:val="0"/>
              <w:autoSpaceDN w:val="0"/>
              <w:adjustRightInd w:val="0"/>
              <w:spacing w:before="0" w:after="40" w:line="240" w:lineRule="auto"/>
              <w:ind w:left="426"/>
              <w:rPr>
                <w:rFonts w:ascii="Arial Narrow" w:eastAsia="Calibri" w:hAnsi="Arial Narrow" w:cs="Times New Roman"/>
                <w:bCs/>
                <w:sz w:val="16"/>
                <w:szCs w:val="16"/>
                <w:lang w:val="en-US" w:eastAsia="zh-CN"/>
              </w:rPr>
            </w:pPr>
          </w:p>
        </w:tc>
        <w:tc>
          <w:tcPr>
            <w:tcW w:w="5611" w:type="dxa"/>
            <w:gridSpan w:val="5"/>
            <w:tcBorders>
              <w:top w:val="nil"/>
            </w:tcBorders>
          </w:tcPr>
          <w:p w14:paraId="6095E86B" w14:textId="77777777" w:rsidR="00AB46CB" w:rsidRPr="00267633" w:rsidRDefault="00AB46CB" w:rsidP="00FE36E9">
            <w:pPr>
              <w:widowControl w:val="0"/>
              <w:autoSpaceDE w:val="0"/>
              <w:autoSpaceDN w:val="0"/>
              <w:adjustRightInd w:val="0"/>
              <w:spacing w:before="0" w:after="0" w:line="240" w:lineRule="auto"/>
              <w:rPr>
                <w:rFonts w:ascii="Arial Narrow" w:eastAsia="Calibri" w:hAnsi="Arial Narrow" w:cs="Times New Roman"/>
                <w:bCs/>
                <w:sz w:val="16"/>
                <w:szCs w:val="16"/>
                <w:lang w:val="en-US" w:eastAsia="zh-CN"/>
              </w:rPr>
            </w:pPr>
            <w:r w:rsidRPr="00267633">
              <w:rPr>
                <w:rFonts w:ascii="Arial Narrow" w:eastAsia="Calibri" w:hAnsi="Arial Narrow" w:cs="Times New Roman"/>
                <w:bCs/>
                <w:sz w:val="16"/>
                <w:szCs w:val="16"/>
                <w:lang w:val="en-US" w:eastAsia="zh-CN"/>
              </w:rPr>
              <w:t xml:space="preserve">Name &amp; Signature of Collector </w:t>
            </w:r>
          </w:p>
          <w:p w14:paraId="72023B0B" w14:textId="77777777" w:rsidR="00AB46CB" w:rsidRPr="00267633" w:rsidRDefault="00AB46CB" w:rsidP="00FE36E9">
            <w:pPr>
              <w:widowControl w:val="0"/>
              <w:autoSpaceDE w:val="0"/>
              <w:autoSpaceDN w:val="0"/>
              <w:adjustRightInd w:val="0"/>
              <w:spacing w:before="0" w:after="0" w:line="240" w:lineRule="auto"/>
              <w:rPr>
                <w:rFonts w:ascii="Arial Narrow" w:eastAsia="Calibri" w:hAnsi="Arial Narrow" w:cs="Times New Roman"/>
                <w:bCs/>
                <w:sz w:val="16"/>
                <w:szCs w:val="16"/>
                <w:lang w:val="en-US" w:eastAsia="zh-CN"/>
              </w:rPr>
            </w:pPr>
            <w:r w:rsidRPr="00267633">
              <w:rPr>
                <w:rFonts w:ascii="Arial Narrow" w:eastAsia="Calibri" w:hAnsi="Arial Narrow" w:cs="Times New Roman"/>
                <w:bCs/>
                <w:sz w:val="16"/>
                <w:szCs w:val="16"/>
                <w:lang w:val="en-US" w:eastAsia="zh-CN"/>
              </w:rPr>
              <w:t>NRIC/Passport/ FIN No:</w:t>
            </w:r>
          </w:p>
          <w:p w14:paraId="5A9FFD98" w14:textId="77777777" w:rsidR="00AB46CB" w:rsidRPr="00267633" w:rsidRDefault="00AB46CB" w:rsidP="00FE36E9">
            <w:pPr>
              <w:widowControl w:val="0"/>
              <w:autoSpaceDE w:val="0"/>
              <w:autoSpaceDN w:val="0"/>
              <w:adjustRightInd w:val="0"/>
              <w:spacing w:before="0" w:after="0" w:line="240" w:lineRule="auto"/>
              <w:rPr>
                <w:rFonts w:ascii="Arial Narrow" w:eastAsia="Calibri" w:hAnsi="Arial Narrow" w:cs="Times New Roman"/>
                <w:bCs/>
                <w:sz w:val="16"/>
                <w:szCs w:val="16"/>
                <w:lang w:val="en-US" w:eastAsia="zh-CN"/>
              </w:rPr>
            </w:pPr>
            <w:r w:rsidRPr="00267633">
              <w:rPr>
                <w:rFonts w:ascii="Arial Narrow" w:eastAsia="Calibri" w:hAnsi="Arial Narrow" w:cs="Times New Roman"/>
                <w:bCs/>
                <w:sz w:val="16"/>
                <w:szCs w:val="16"/>
                <w:lang w:val="en-US" w:eastAsia="zh-CN"/>
              </w:rPr>
              <w:t>Date:</w:t>
            </w:r>
          </w:p>
        </w:tc>
      </w:tr>
    </w:tbl>
    <w:p w14:paraId="4C948D5C" w14:textId="77777777" w:rsidR="00AB46CB" w:rsidRPr="00267633" w:rsidRDefault="00AB46CB" w:rsidP="00AB46CB">
      <w:pPr>
        <w:widowControl w:val="0"/>
        <w:autoSpaceDE w:val="0"/>
        <w:autoSpaceDN w:val="0"/>
        <w:adjustRightInd w:val="0"/>
        <w:spacing w:before="0" w:after="0" w:line="240" w:lineRule="auto"/>
        <w:ind w:left="142" w:right="141"/>
        <w:divId w:val="2116439976"/>
        <w:rPr>
          <w:rFonts w:ascii="Arial Narrow" w:eastAsia="Calibri" w:hAnsi="Arial Narrow" w:cs="Times New Roman"/>
          <w:b/>
          <w:bCs/>
          <w:sz w:val="16"/>
          <w:szCs w:val="16"/>
          <w:lang w:val="en-US" w:eastAsia="zh-CN"/>
        </w:rPr>
      </w:pPr>
      <w:r w:rsidRPr="00267633">
        <w:rPr>
          <w:rFonts w:ascii="Arial Narrow" w:eastAsia="Calibri" w:hAnsi="Arial Narrow" w:cs="Times New Roman"/>
          <w:b/>
          <w:bCs/>
          <w:sz w:val="16"/>
          <w:szCs w:val="16"/>
          <w:lang w:val="en-US" w:eastAsia="zh-CN"/>
        </w:rPr>
        <w:t>Page 1 of 2</w:t>
      </w:r>
    </w:p>
    <w:p w14:paraId="79FFCDB9" w14:textId="77777777" w:rsidR="00AB46CB" w:rsidRPr="00267633" w:rsidRDefault="00AB46CB" w:rsidP="00AB46CB">
      <w:pPr>
        <w:widowControl w:val="0"/>
        <w:autoSpaceDE w:val="0"/>
        <w:autoSpaceDN w:val="0"/>
        <w:adjustRightInd w:val="0"/>
        <w:spacing w:before="0" w:after="0" w:line="240" w:lineRule="auto"/>
        <w:divId w:val="2116439976"/>
        <w:rPr>
          <w:rFonts w:ascii="Arial Narrow" w:eastAsia="Calibri" w:hAnsi="Arial Narrow" w:cs="Times New Roman"/>
          <w:b/>
          <w:bCs/>
          <w:sz w:val="16"/>
          <w:szCs w:val="16"/>
          <w:lang w:val="en-US" w:eastAsia="zh-CN"/>
        </w:rPr>
      </w:pPr>
    </w:p>
    <w:p w14:paraId="65842119" w14:textId="77777777" w:rsidR="00AB46CB" w:rsidRPr="00267633" w:rsidRDefault="00AB46CB" w:rsidP="00AB46CB">
      <w:pPr>
        <w:widowControl w:val="0"/>
        <w:autoSpaceDE w:val="0"/>
        <w:autoSpaceDN w:val="0"/>
        <w:adjustRightInd w:val="0"/>
        <w:spacing w:before="0" w:after="0" w:line="240" w:lineRule="auto"/>
        <w:jc w:val="center"/>
        <w:divId w:val="2116439976"/>
        <w:rPr>
          <w:rFonts w:ascii="Arial Narrow" w:eastAsia="Calibri" w:hAnsi="Arial Narrow" w:cs="Times New Roman"/>
          <w:b/>
          <w:bCs/>
          <w:sz w:val="20"/>
          <w:szCs w:val="20"/>
          <w:lang w:val="en-US" w:eastAsia="zh-CN"/>
        </w:rPr>
      </w:pPr>
    </w:p>
    <w:p w14:paraId="18F6B5B1" w14:textId="77777777" w:rsidR="00AB46CB" w:rsidRPr="00267633" w:rsidRDefault="00AB46CB" w:rsidP="00AB46CB">
      <w:pPr>
        <w:widowControl w:val="0"/>
        <w:autoSpaceDE w:val="0"/>
        <w:autoSpaceDN w:val="0"/>
        <w:adjustRightInd w:val="0"/>
        <w:spacing w:before="0" w:after="0" w:line="240" w:lineRule="auto"/>
        <w:jc w:val="center"/>
        <w:divId w:val="2116439976"/>
        <w:rPr>
          <w:rFonts w:ascii="Arial Narrow" w:eastAsia="Calibri" w:hAnsi="Arial Narrow" w:cs="Times New Roman"/>
          <w:b/>
          <w:bCs/>
          <w:sz w:val="20"/>
          <w:szCs w:val="20"/>
          <w:lang w:val="en-US" w:eastAsia="zh-CN"/>
        </w:rPr>
      </w:pPr>
      <w:r w:rsidRPr="00267633">
        <w:rPr>
          <w:rFonts w:ascii="Arial Narrow" w:eastAsia="Calibri" w:hAnsi="Arial Narrow" w:cs="Times New Roman"/>
          <w:b/>
          <w:bCs/>
          <w:sz w:val="20"/>
          <w:szCs w:val="20"/>
          <w:lang w:val="en-US" w:eastAsia="zh-CN"/>
        </w:rPr>
        <w:t>Collection Time: Mondays to Fridays – 9.00 am to 1:00pm &amp; 2.00pm to 5.00pm</w:t>
      </w:r>
    </w:p>
    <w:p w14:paraId="4BA51992" w14:textId="77777777" w:rsidR="00AB46CB" w:rsidRPr="00267633" w:rsidRDefault="00AB46CB" w:rsidP="00AB46CB">
      <w:pPr>
        <w:widowControl w:val="0"/>
        <w:autoSpaceDE w:val="0"/>
        <w:autoSpaceDN w:val="0"/>
        <w:adjustRightInd w:val="0"/>
        <w:spacing w:before="0" w:after="0" w:line="240" w:lineRule="auto"/>
        <w:ind w:right="141"/>
        <w:divId w:val="2116439976"/>
        <w:rPr>
          <w:rFonts w:ascii="Arial Narrow" w:eastAsia="Calibri" w:hAnsi="Arial Narrow" w:cs="Times New Roman"/>
          <w:b/>
          <w:bCs/>
          <w:sz w:val="20"/>
          <w:szCs w:val="20"/>
          <w:lang w:val="en-US" w:eastAsia="zh-CN"/>
        </w:rPr>
      </w:pPr>
    </w:p>
    <w:p w14:paraId="17D2E0D1" w14:textId="77777777" w:rsidR="00AB46CB" w:rsidRPr="00267633" w:rsidRDefault="00AB46CB" w:rsidP="00AB46CB">
      <w:pPr>
        <w:widowControl w:val="0"/>
        <w:tabs>
          <w:tab w:val="left" w:pos="851"/>
        </w:tabs>
        <w:overflowPunct w:val="0"/>
        <w:autoSpaceDE w:val="0"/>
        <w:autoSpaceDN w:val="0"/>
        <w:adjustRightInd w:val="0"/>
        <w:spacing w:before="0" w:after="0" w:line="230" w:lineRule="auto"/>
        <w:ind w:left="851" w:right="141" w:hanging="709"/>
        <w:jc w:val="both"/>
        <w:divId w:val="2116439976"/>
        <w:rPr>
          <w:rFonts w:ascii="Arial Narrow" w:eastAsia="Calibri" w:hAnsi="Arial Narrow" w:cs="Times New Roman"/>
          <w:sz w:val="20"/>
          <w:szCs w:val="20"/>
          <w:lang w:val="en-US" w:eastAsia="zh-CN"/>
        </w:rPr>
      </w:pPr>
      <w:r w:rsidRPr="00267633">
        <w:rPr>
          <w:rFonts w:ascii="Arial Narrow" w:eastAsia="Calibri" w:hAnsi="Arial Narrow" w:cs="Times New Roman"/>
          <w:sz w:val="20"/>
          <w:szCs w:val="20"/>
          <w:lang w:val="en-US" w:eastAsia="zh-CN"/>
        </w:rPr>
        <w:t>1.</w:t>
      </w:r>
      <w:r w:rsidRPr="00267633">
        <w:rPr>
          <w:rFonts w:ascii="Arial Narrow" w:eastAsia="Calibri" w:hAnsi="Arial Narrow" w:cs="Times New Roman"/>
          <w:sz w:val="20"/>
          <w:szCs w:val="20"/>
          <w:lang w:val="en-US" w:eastAsia="zh-CN"/>
        </w:rPr>
        <w:tab/>
        <w:t>All requests for copies of the records of any court proceedings are subject to the approval of the court.</w:t>
      </w:r>
    </w:p>
    <w:p w14:paraId="10075F30" w14:textId="77777777" w:rsidR="00AB46CB" w:rsidRPr="00267633" w:rsidRDefault="00AB46CB" w:rsidP="00AB46CB">
      <w:pPr>
        <w:widowControl w:val="0"/>
        <w:tabs>
          <w:tab w:val="left" w:pos="851"/>
        </w:tabs>
        <w:overflowPunct w:val="0"/>
        <w:autoSpaceDE w:val="0"/>
        <w:autoSpaceDN w:val="0"/>
        <w:adjustRightInd w:val="0"/>
        <w:spacing w:before="0" w:after="0" w:line="230" w:lineRule="auto"/>
        <w:ind w:left="142" w:right="141"/>
        <w:jc w:val="both"/>
        <w:divId w:val="2116439976"/>
        <w:rPr>
          <w:rFonts w:ascii="Arial Narrow" w:eastAsia="Calibri" w:hAnsi="Arial Narrow" w:cs="Times New Roman"/>
          <w:sz w:val="20"/>
          <w:szCs w:val="20"/>
          <w:lang w:val="en-US" w:eastAsia="zh-CN"/>
        </w:rPr>
      </w:pPr>
    </w:p>
    <w:p w14:paraId="05DB5CD4" w14:textId="77777777" w:rsidR="00AB46CB" w:rsidRPr="00267633" w:rsidRDefault="00AB46CB" w:rsidP="00AB46CB">
      <w:pPr>
        <w:widowControl w:val="0"/>
        <w:tabs>
          <w:tab w:val="left" w:pos="851"/>
        </w:tabs>
        <w:overflowPunct w:val="0"/>
        <w:autoSpaceDE w:val="0"/>
        <w:autoSpaceDN w:val="0"/>
        <w:adjustRightInd w:val="0"/>
        <w:spacing w:before="0" w:after="0" w:line="230" w:lineRule="auto"/>
        <w:ind w:left="851" w:right="141" w:hanging="709"/>
        <w:jc w:val="both"/>
        <w:divId w:val="2116439976"/>
        <w:rPr>
          <w:rFonts w:ascii="Arial Narrow" w:eastAsia="Calibri" w:hAnsi="Arial Narrow" w:cs="Times New Roman"/>
          <w:sz w:val="20"/>
          <w:szCs w:val="20"/>
          <w:lang w:val="en-US" w:eastAsia="zh-CN"/>
        </w:rPr>
      </w:pPr>
      <w:r w:rsidRPr="00267633">
        <w:rPr>
          <w:rFonts w:ascii="Arial Narrow" w:eastAsia="Calibri" w:hAnsi="Arial Narrow" w:cs="Times New Roman"/>
          <w:sz w:val="20"/>
          <w:szCs w:val="20"/>
          <w:lang w:val="en-US" w:eastAsia="zh-CN"/>
        </w:rPr>
        <w:t>2.</w:t>
      </w:r>
      <w:r w:rsidRPr="00267633">
        <w:rPr>
          <w:rFonts w:ascii="Arial Narrow" w:eastAsia="Calibri" w:hAnsi="Arial Narrow" w:cs="Times New Roman"/>
          <w:sz w:val="20"/>
          <w:szCs w:val="20"/>
          <w:lang w:val="en-US" w:eastAsia="zh-CN"/>
        </w:rPr>
        <w:tab/>
        <w:t xml:space="preserve">Once the request has been approved and the applicant has been informed on the availability of the requested document(s) and the cost (where applicable), the said documents will be available for collection for a period of 21 days. Any document(s) not collected within the stipulated period will be destroyed and a fresh request must be submitted thereafter if the applicant still requires the document(s). </w:t>
      </w:r>
    </w:p>
    <w:p w14:paraId="4B84E0D2" w14:textId="77777777" w:rsidR="00AB46CB" w:rsidRPr="00267633" w:rsidRDefault="00AB46CB" w:rsidP="00AB46CB">
      <w:pPr>
        <w:widowControl w:val="0"/>
        <w:tabs>
          <w:tab w:val="left" w:pos="851"/>
        </w:tabs>
        <w:overflowPunct w:val="0"/>
        <w:autoSpaceDE w:val="0"/>
        <w:autoSpaceDN w:val="0"/>
        <w:adjustRightInd w:val="0"/>
        <w:spacing w:before="0" w:after="0" w:line="230" w:lineRule="auto"/>
        <w:ind w:left="851" w:right="141" w:hanging="709"/>
        <w:jc w:val="both"/>
        <w:divId w:val="2116439976"/>
        <w:rPr>
          <w:rFonts w:ascii="Arial Narrow" w:eastAsia="Calibri" w:hAnsi="Arial Narrow" w:cs="Times New Roman"/>
          <w:sz w:val="20"/>
          <w:szCs w:val="20"/>
          <w:lang w:val="en-US" w:eastAsia="zh-CN"/>
        </w:rPr>
      </w:pPr>
    </w:p>
    <w:p w14:paraId="43B1ADC8" w14:textId="77777777" w:rsidR="00AB46CB" w:rsidRPr="00267633" w:rsidRDefault="00AB46CB" w:rsidP="00AB46CB">
      <w:pPr>
        <w:widowControl w:val="0"/>
        <w:tabs>
          <w:tab w:val="left" w:pos="851"/>
        </w:tabs>
        <w:overflowPunct w:val="0"/>
        <w:autoSpaceDE w:val="0"/>
        <w:autoSpaceDN w:val="0"/>
        <w:adjustRightInd w:val="0"/>
        <w:spacing w:before="0" w:after="0" w:line="230" w:lineRule="auto"/>
        <w:ind w:left="851" w:right="141" w:hanging="709"/>
        <w:jc w:val="both"/>
        <w:divId w:val="2116439976"/>
        <w:rPr>
          <w:rFonts w:ascii="Arial Narrow" w:eastAsia="Calibri" w:hAnsi="Arial Narrow" w:cs="Times New Roman"/>
          <w:sz w:val="20"/>
          <w:szCs w:val="20"/>
          <w:lang w:val="en-US" w:eastAsia="zh-CN"/>
        </w:rPr>
      </w:pPr>
      <w:r w:rsidRPr="00267633">
        <w:rPr>
          <w:rFonts w:ascii="Arial Narrow" w:eastAsia="Calibri" w:hAnsi="Arial Narrow" w:cs="Times New Roman"/>
          <w:sz w:val="20"/>
          <w:szCs w:val="20"/>
          <w:lang w:val="en-US" w:eastAsia="zh-CN"/>
        </w:rPr>
        <w:t>3.</w:t>
      </w:r>
      <w:r w:rsidRPr="00267633">
        <w:rPr>
          <w:rFonts w:ascii="Arial Narrow" w:eastAsia="Calibri" w:hAnsi="Arial Narrow" w:cs="Times New Roman"/>
          <w:sz w:val="20"/>
          <w:szCs w:val="20"/>
          <w:lang w:val="en-US" w:eastAsia="zh-CN"/>
        </w:rPr>
        <w:tab/>
        <w:t xml:space="preserve">An application for copies of the records of any criminal proceedings will only be processed after the stipulated payment has been made. </w:t>
      </w:r>
    </w:p>
    <w:p w14:paraId="1264B52A" w14:textId="77777777" w:rsidR="00AB46CB" w:rsidRPr="00267633" w:rsidRDefault="00AB46CB" w:rsidP="00AB46CB">
      <w:pPr>
        <w:widowControl w:val="0"/>
        <w:tabs>
          <w:tab w:val="left" w:pos="851"/>
        </w:tabs>
        <w:overflowPunct w:val="0"/>
        <w:autoSpaceDE w:val="0"/>
        <w:autoSpaceDN w:val="0"/>
        <w:adjustRightInd w:val="0"/>
        <w:spacing w:before="0" w:after="0" w:line="231" w:lineRule="auto"/>
        <w:ind w:left="851" w:right="141" w:hanging="709"/>
        <w:jc w:val="both"/>
        <w:divId w:val="2116439976"/>
        <w:rPr>
          <w:rFonts w:ascii="Arial Narrow" w:eastAsia="Calibri" w:hAnsi="Arial Narrow" w:cs="Times New Roman"/>
          <w:sz w:val="20"/>
          <w:szCs w:val="20"/>
          <w:lang w:val="en-US" w:eastAsia="zh-CN"/>
        </w:rPr>
      </w:pPr>
    </w:p>
    <w:p w14:paraId="3C86C820" w14:textId="77777777" w:rsidR="00AB46CB" w:rsidRPr="00267633" w:rsidRDefault="00AB46CB" w:rsidP="00AB46CB">
      <w:pPr>
        <w:widowControl w:val="0"/>
        <w:tabs>
          <w:tab w:val="left" w:pos="426"/>
        </w:tabs>
        <w:autoSpaceDE w:val="0"/>
        <w:autoSpaceDN w:val="0"/>
        <w:adjustRightInd w:val="0"/>
        <w:spacing w:before="0" w:after="0" w:line="253" w:lineRule="exact"/>
        <w:ind w:left="426" w:right="141" w:hanging="284"/>
        <w:divId w:val="2116439976"/>
        <w:rPr>
          <w:rFonts w:ascii="Arial Narrow" w:eastAsia="Calibri" w:hAnsi="Arial Narrow" w:cs="Times New Roman"/>
          <w:sz w:val="20"/>
          <w:szCs w:val="20"/>
          <w:lang w:val="en-US" w:eastAsia="zh-CN"/>
        </w:rPr>
      </w:pPr>
    </w:p>
    <w:p w14:paraId="19B8527D" w14:textId="77777777" w:rsidR="00AB46CB" w:rsidRPr="00267633" w:rsidRDefault="00AB46CB" w:rsidP="00AB46CB">
      <w:pPr>
        <w:widowControl w:val="0"/>
        <w:tabs>
          <w:tab w:val="left" w:pos="426"/>
        </w:tabs>
        <w:autoSpaceDE w:val="0"/>
        <w:autoSpaceDN w:val="0"/>
        <w:adjustRightInd w:val="0"/>
        <w:spacing w:before="0" w:after="0" w:line="239" w:lineRule="auto"/>
        <w:ind w:left="426" w:right="141" w:hanging="284"/>
        <w:divId w:val="2116439976"/>
        <w:rPr>
          <w:rFonts w:ascii="Arial Narrow" w:eastAsia="Calibri" w:hAnsi="Arial Narrow" w:cs="Times New Roman"/>
          <w:sz w:val="20"/>
          <w:szCs w:val="20"/>
          <w:lang w:val="en-US" w:eastAsia="zh-CN"/>
        </w:rPr>
      </w:pPr>
      <w:r w:rsidRPr="00267633">
        <w:rPr>
          <w:rFonts w:ascii="Arial Narrow" w:eastAsia="Calibri" w:hAnsi="Arial Narrow" w:cs="Times New Roman"/>
          <w:b/>
          <w:bCs/>
          <w:sz w:val="20"/>
          <w:szCs w:val="20"/>
          <w:lang w:val="en-US" w:eastAsia="zh-CN"/>
        </w:rPr>
        <w:t>Prescribed Fees</w:t>
      </w:r>
    </w:p>
    <w:p w14:paraId="4F41373D" w14:textId="77777777" w:rsidR="00AB46CB" w:rsidRPr="00267633" w:rsidRDefault="00AB46CB" w:rsidP="00AB46CB">
      <w:pPr>
        <w:widowControl w:val="0"/>
        <w:tabs>
          <w:tab w:val="left" w:pos="426"/>
        </w:tabs>
        <w:autoSpaceDE w:val="0"/>
        <w:autoSpaceDN w:val="0"/>
        <w:adjustRightInd w:val="0"/>
        <w:spacing w:before="0" w:after="0" w:line="299" w:lineRule="exact"/>
        <w:ind w:left="426" w:right="141" w:hanging="284"/>
        <w:divId w:val="2116439976"/>
        <w:rPr>
          <w:rFonts w:ascii="Arial Narrow" w:eastAsia="Calibri" w:hAnsi="Arial Narrow" w:cs="Times New Roman"/>
          <w:sz w:val="20"/>
          <w:szCs w:val="20"/>
          <w:lang w:val="en-US" w:eastAsia="zh-CN"/>
        </w:rPr>
      </w:pPr>
    </w:p>
    <w:p w14:paraId="13F0F0FC" w14:textId="77777777" w:rsidR="00AB46CB" w:rsidRPr="00267633" w:rsidRDefault="00AB46CB" w:rsidP="00AB46CB">
      <w:pPr>
        <w:widowControl w:val="0"/>
        <w:tabs>
          <w:tab w:val="left" w:pos="851"/>
        </w:tabs>
        <w:overflowPunct w:val="0"/>
        <w:autoSpaceDE w:val="0"/>
        <w:autoSpaceDN w:val="0"/>
        <w:adjustRightInd w:val="0"/>
        <w:spacing w:before="0" w:after="0" w:line="231" w:lineRule="auto"/>
        <w:ind w:left="851" w:right="141" w:hanging="709"/>
        <w:jc w:val="both"/>
        <w:divId w:val="2116439976"/>
        <w:rPr>
          <w:rFonts w:ascii="Arial Narrow" w:eastAsia="Calibri" w:hAnsi="Arial Narrow" w:cs="Times New Roman"/>
          <w:sz w:val="20"/>
          <w:szCs w:val="20"/>
          <w:lang w:val="en-US" w:eastAsia="zh-CN"/>
        </w:rPr>
      </w:pPr>
      <w:r w:rsidRPr="00267633">
        <w:rPr>
          <w:rFonts w:ascii="Arial Narrow" w:eastAsia="Calibri" w:hAnsi="Arial Narrow" w:cs="Times New Roman"/>
          <w:sz w:val="20"/>
          <w:szCs w:val="20"/>
          <w:lang w:val="en-US" w:eastAsia="zh-CN"/>
        </w:rPr>
        <w:t>4.</w:t>
      </w:r>
      <w:r w:rsidRPr="00267633">
        <w:rPr>
          <w:rFonts w:ascii="Arial Narrow" w:eastAsia="Calibri" w:hAnsi="Arial Narrow" w:cs="Times New Roman"/>
          <w:sz w:val="20"/>
          <w:szCs w:val="20"/>
          <w:lang w:val="en-US" w:eastAsia="zh-CN"/>
        </w:rPr>
        <w:tab/>
        <w:t>The fees payable are as follows:</w:t>
      </w:r>
    </w:p>
    <w:p w14:paraId="1D59B483" w14:textId="77777777" w:rsidR="00AB46CB" w:rsidRPr="00267633" w:rsidRDefault="00AB46CB" w:rsidP="00AB46CB">
      <w:pPr>
        <w:widowControl w:val="0"/>
        <w:tabs>
          <w:tab w:val="left" w:pos="851"/>
        </w:tabs>
        <w:overflowPunct w:val="0"/>
        <w:autoSpaceDE w:val="0"/>
        <w:autoSpaceDN w:val="0"/>
        <w:adjustRightInd w:val="0"/>
        <w:spacing w:before="0" w:after="0" w:line="231" w:lineRule="auto"/>
        <w:ind w:left="851" w:right="141" w:hanging="709"/>
        <w:jc w:val="both"/>
        <w:divId w:val="2116439976"/>
        <w:rPr>
          <w:rFonts w:ascii="Arial Narrow" w:eastAsia="Calibri" w:hAnsi="Arial Narrow" w:cs="Times New Roman"/>
          <w:sz w:val="20"/>
          <w:szCs w:val="20"/>
          <w:lang w:val="en-US" w:eastAsia="zh-CN"/>
        </w:rPr>
      </w:pPr>
    </w:p>
    <w:tbl>
      <w:tblPr>
        <w:tblW w:w="4719" w:type="pct"/>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3412"/>
        <w:gridCol w:w="3801"/>
        <w:gridCol w:w="3549"/>
      </w:tblGrid>
      <w:tr w:rsidR="00AB46CB" w:rsidRPr="00267633" w14:paraId="45908304" w14:textId="77777777" w:rsidTr="00AB46CB">
        <w:trPr>
          <w:divId w:val="2116439976"/>
        </w:trPr>
        <w:tc>
          <w:tcPr>
            <w:tcW w:w="1585" w:type="pct"/>
          </w:tcPr>
          <w:p w14:paraId="156ECB93" w14:textId="77777777" w:rsidR="00AB46CB" w:rsidRPr="00267633" w:rsidRDefault="00AB46CB" w:rsidP="00FE36E9">
            <w:pPr>
              <w:spacing w:before="0" w:after="0" w:line="240" w:lineRule="auto"/>
              <w:ind w:left="720"/>
              <w:rPr>
                <w:rFonts w:ascii="Arial Narrow" w:eastAsia="Calibri" w:hAnsi="Arial Narrow" w:cs="Times New Roman"/>
                <w:b/>
                <w:bCs/>
                <w:sz w:val="20"/>
                <w:szCs w:val="20"/>
                <w:lang w:val="en-US" w:eastAsia="zh-CN"/>
              </w:rPr>
            </w:pPr>
            <w:r w:rsidRPr="00267633">
              <w:rPr>
                <w:rFonts w:ascii="Arial Narrow" w:eastAsia="Calibri" w:hAnsi="Arial Narrow" w:cs="Times New Roman"/>
                <w:b/>
                <w:bCs/>
                <w:sz w:val="20"/>
                <w:szCs w:val="20"/>
                <w:lang w:val="en-US" w:eastAsia="zh-CN"/>
              </w:rPr>
              <w:t>Document Type</w:t>
            </w:r>
          </w:p>
        </w:tc>
        <w:tc>
          <w:tcPr>
            <w:tcW w:w="1766" w:type="pct"/>
          </w:tcPr>
          <w:p w14:paraId="568492E7" w14:textId="77777777" w:rsidR="00AB46CB" w:rsidRPr="00267633" w:rsidRDefault="00AB46CB" w:rsidP="00FE36E9">
            <w:pPr>
              <w:spacing w:before="0" w:after="0" w:line="240" w:lineRule="auto"/>
              <w:ind w:left="720"/>
              <w:rPr>
                <w:rFonts w:ascii="Arial Narrow" w:eastAsia="Calibri" w:hAnsi="Arial Narrow" w:cs="Times New Roman"/>
                <w:b/>
                <w:bCs/>
                <w:sz w:val="20"/>
                <w:szCs w:val="20"/>
                <w:lang w:val="en-US" w:eastAsia="zh-CN"/>
              </w:rPr>
            </w:pPr>
            <w:r w:rsidRPr="00267633">
              <w:rPr>
                <w:rFonts w:ascii="Arial Narrow" w:eastAsia="Calibri" w:hAnsi="Arial Narrow" w:cs="Times New Roman"/>
                <w:b/>
                <w:bCs/>
                <w:sz w:val="20"/>
                <w:szCs w:val="20"/>
                <w:lang w:val="en-US" w:eastAsia="zh-CN"/>
              </w:rPr>
              <w:t>Fee Amount</w:t>
            </w:r>
          </w:p>
        </w:tc>
        <w:tc>
          <w:tcPr>
            <w:tcW w:w="1649" w:type="pct"/>
          </w:tcPr>
          <w:p w14:paraId="37049337" w14:textId="77777777" w:rsidR="00AB46CB" w:rsidRPr="00267633" w:rsidRDefault="00AB46CB" w:rsidP="00FE36E9">
            <w:pPr>
              <w:spacing w:before="0" w:after="0" w:line="240" w:lineRule="auto"/>
              <w:ind w:left="720"/>
              <w:rPr>
                <w:rFonts w:ascii="Arial Narrow" w:eastAsia="Calibri" w:hAnsi="Arial Narrow" w:cs="Times New Roman"/>
                <w:b/>
                <w:bCs/>
                <w:sz w:val="20"/>
                <w:szCs w:val="20"/>
                <w:lang w:val="en-US" w:eastAsia="zh-CN"/>
              </w:rPr>
            </w:pPr>
            <w:r w:rsidRPr="00267633">
              <w:rPr>
                <w:rFonts w:ascii="Arial Narrow" w:eastAsia="Calibri" w:hAnsi="Arial Narrow" w:cs="Times New Roman"/>
                <w:b/>
                <w:bCs/>
                <w:sz w:val="20"/>
                <w:szCs w:val="20"/>
                <w:lang w:val="en-US" w:eastAsia="zh-CN"/>
              </w:rPr>
              <w:t>Remarks</w:t>
            </w:r>
          </w:p>
        </w:tc>
      </w:tr>
      <w:tr w:rsidR="00AB46CB" w:rsidRPr="00267633" w14:paraId="74C172CE" w14:textId="77777777" w:rsidTr="00AB46CB">
        <w:trPr>
          <w:divId w:val="2116439976"/>
        </w:trPr>
        <w:tc>
          <w:tcPr>
            <w:tcW w:w="1585" w:type="pct"/>
            <w:tcBorders>
              <w:top w:val="single" w:sz="4" w:space="0" w:color="auto"/>
              <w:left w:val="single" w:sz="4" w:space="0" w:color="auto"/>
              <w:bottom w:val="single" w:sz="4" w:space="0" w:color="auto"/>
              <w:right w:val="single" w:sz="4" w:space="0" w:color="auto"/>
            </w:tcBorders>
            <w:hideMark/>
          </w:tcPr>
          <w:p w14:paraId="53FF08B8" w14:textId="77777777" w:rsidR="00AB46CB" w:rsidRPr="00267633" w:rsidRDefault="00AB46CB" w:rsidP="00FE36E9">
            <w:pPr>
              <w:spacing w:before="0" w:after="0" w:line="240" w:lineRule="auto"/>
              <w:jc w:val="both"/>
              <w:rPr>
                <w:rFonts w:ascii="Arial Narrow" w:eastAsia="Calibri" w:hAnsi="Arial Narrow" w:cs="Times New Roman"/>
                <w:sz w:val="20"/>
                <w:szCs w:val="20"/>
                <w:lang w:val="en-US" w:eastAsia="zh-CN"/>
              </w:rPr>
            </w:pPr>
            <w:r w:rsidRPr="00267633">
              <w:rPr>
                <w:rFonts w:ascii="Arial Narrow" w:eastAsia="Calibri" w:hAnsi="Arial Narrow" w:cs="Times New Roman"/>
                <w:sz w:val="20"/>
                <w:szCs w:val="20"/>
                <w:lang w:val="en-US" w:eastAsia="zh-CN"/>
              </w:rPr>
              <w:t>Complaint Form</w:t>
            </w:r>
          </w:p>
        </w:tc>
        <w:tc>
          <w:tcPr>
            <w:tcW w:w="1766" w:type="pct"/>
            <w:tcBorders>
              <w:top w:val="single" w:sz="4" w:space="0" w:color="auto"/>
              <w:left w:val="single" w:sz="4" w:space="0" w:color="auto"/>
              <w:bottom w:val="single" w:sz="4" w:space="0" w:color="auto"/>
              <w:right w:val="single" w:sz="4" w:space="0" w:color="auto"/>
            </w:tcBorders>
            <w:hideMark/>
          </w:tcPr>
          <w:p w14:paraId="79FE53A1" w14:textId="77777777" w:rsidR="00AB46CB" w:rsidRPr="00267633" w:rsidRDefault="00AB46CB" w:rsidP="00FE36E9">
            <w:pPr>
              <w:spacing w:before="0" w:after="0" w:line="240" w:lineRule="auto"/>
              <w:jc w:val="both"/>
              <w:rPr>
                <w:rFonts w:ascii="Arial Narrow" w:eastAsia="Calibri" w:hAnsi="Arial Narrow" w:cs="Times New Roman"/>
                <w:sz w:val="20"/>
                <w:szCs w:val="20"/>
                <w:lang w:val="en-US" w:eastAsia="zh-CN"/>
              </w:rPr>
            </w:pPr>
            <w:r w:rsidRPr="00267633">
              <w:rPr>
                <w:rFonts w:ascii="Arial Narrow" w:eastAsia="Calibri" w:hAnsi="Arial Narrow" w:cs="Times New Roman"/>
                <w:sz w:val="20"/>
                <w:szCs w:val="20"/>
                <w:lang w:val="en-US" w:eastAsia="zh-CN"/>
              </w:rPr>
              <w:t>$5 for each type of document requested in the application and $0.50 per page thereof, subject to a minimum of $15 per document.</w:t>
            </w:r>
          </w:p>
        </w:tc>
        <w:tc>
          <w:tcPr>
            <w:tcW w:w="1649" w:type="pct"/>
            <w:tcBorders>
              <w:top w:val="single" w:sz="4" w:space="0" w:color="auto"/>
              <w:left w:val="single" w:sz="4" w:space="0" w:color="auto"/>
              <w:bottom w:val="single" w:sz="4" w:space="0" w:color="auto"/>
              <w:right w:val="single" w:sz="4" w:space="0" w:color="auto"/>
            </w:tcBorders>
            <w:hideMark/>
          </w:tcPr>
          <w:p w14:paraId="2CDB510F" w14:textId="77777777" w:rsidR="00AB46CB" w:rsidRPr="00267633" w:rsidRDefault="00AB46CB" w:rsidP="00FE36E9">
            <w:pPr>
              <w:spacing w:before="0" w:after="0" w:line="240" w:lineRule="auto"/>
              <w:jc w:val="both"/>
              <w:rPr>
                <w:rFonts w:ascii="Arial Narrow" w:eastAsia="Calibri" w:hAnsi="Arial Narrow" w:cs="Times New Roman"/>
                <w:sz w:val="20"/>
                <w:szCs w:val="20"/>
                <w:lang w:val="en-US" w:eastAsia="zh-CN"/>
              </w:rPr>
            </w:pPr>
            <w:r w:rsidRPr="00267633">
              <w:rPr>
                <w:rFonts w:ascii="Arial Narrow" w:eastAsia="Calibri" w:hAnsi="Arial Narrow" w:cs="Times New Roman"/>
                <w:sz w:val="20"/>
                <w:szCs w:val="20"/>
                <w:lang w:val="en-US" w:eastAsia="zh-CN"/>
              </w:rPr>
              <w:t>Payable upon Application</w:t>
            </w:r>
          </w:p>
        </w:tc>
      </w:tr>
      <w:tr w:rsidR="00AB46CB" w:rsidRPr="00267633" w14:paraId="1875CC0E" w14:textId="77777777" w:rsidTr="00AB46CB">
        <w:trPr>
          <w:divId w:val="2116439976"/>
        </w:trPr>
        <w:tc>
          <w:tcPr>
            <w:tcW w:w="1585" w:type="pct"/>
            <w:tcBorders>
              <w:top w:val="single" w:sz="4" w:space="0" w:color="auto"/>
              <w:left w:val="single" w:sz="4" w:space="0" w:color="auto"/>
              <w:bottom w:val="single" w:sz="4" w:space="0" w:color="auto"/>
              <w:right w:val="single" w:sz="4" w:space="0" w:color="auto"/>
            </w:tcBorders>
            <w:hideMark/>
          </w:tcPr>
          <w:p w14:paraId="3C5E382E" w14:textId="77777777" w:rsidR="00AB46CB" w:rsidRPr="00AE0ECF" w:rsidRDefault="00AB46CB" w:rsidP="00FE36E9">
            <w:pPr>
              <w:spacing w:before="0" w:after="0" w:line="240" w:lineRule="auto"/>
              <w:jc w:val="both"/>
              <w:rPr>
                <w:rFonts w:ascii="Arial Narrow" w:eastAsia="Calibri" w:hAnsi="Arial Narrow" w:cs="Times New Roman"/>
                <w:sz w:val="20"/>
                <w:szCs w:val="20"/>
                <w:lang w:eastAsia="zh-CN"/>
              </w:rPr>
            </w:pPr>
            <w:r w:rsidRPr="00AE0ECF">
              <w:rPr>
                <w:rFonts w:ascii="Arial Narrow" w:eastAsia="Calibri" w:hAnsi="Arial Narrow" w:cs="Times New Roman"/>
                <w:sz w:val="20"/>
                <w:szCs w:val="20"/>
                <w:lang w:val="en-US" w:eastAsia="zh-CN"/>
              </w:rPr>
              <w:t>Notes of Evidence &amp; other documents for</w:t>
            </w:r>
            <w:r>
              <w:rPr>
                <w:rFonts w:ascii="Arial Narrow" w:eastAsia="Calibri" w:hAnsi="Arial Narrow" w:cs="Times New Roman"/>
                <w:sz w:val="20"/>
                <w:szCs w:val="20"/>
                <w:lang w:val="en-US" w:eastAsia="zh-CN"/>
              </w:rPr>
              <w:t xml:space="preserve"> maintenance (MSS), family violence (SS) and Vulnerable Adults Act 2018 (VAA)</w:t>
            </w:r>
            <w:r w:rsidRPr="00AE0ECF">
              <w:rPr>
                <w:rFonts w:ascii="Arial Narrow" w:eastAsia="Calibri" w:hAnsi="Arial Narrow" w:cs="Times New Roman"/>
                <w:sz w:val="20"/>
                <w:szCs w:val="20"/>
                <w:lang w:val="en-US" w:eastAsia="zh-CN"/>
              </w:rPr>
              <w:t xml:space="preserve"> Proceedings in non-appeal cases</w:t>
            </w:r>
            <w:r w:rsidRPr="00AE0ECF">
              <w:rPr>
                <w:rFonts w:ascii="Arial Narrow" w:eastAsia="Calibri" w:hAnsi="Arial Narrow" w:cs="Times New Roman"/>
                <w:sz w:val="20"/>
                <w:szCs w:val="20"/>
                <w:lang w:eastAsia="zh-CN"/>
              </w:rPr>
              <w:t xml:space="preserve"> </w:t>
            </w:r>
          </w:p>
          <w:p w14:paraId="059E138F" w14:textId="77777777" w:rsidR="00AB46CB" w:rsidRPr="00267633" w:rsidRDefault="00AB46CB" w:rsidP="00FE36E9">
            <w:pPr>
              <w:spacing w:before="0" w:after="0" w:line="240" w:lineRule="auto"/>
              <w:jc w:val="both"/>
              <w:rPr>
                <w:rFonts w:ascii="Arial Narrow" w:eastAsia="Calibri" w:hAnsi="Arial Narrow" w:cs="Times New Roman"/>
                <w:sz w:val="20"/>
                <w:szCs w:val="20"/>
                <w:lang w:val="en-US" w:eastAsia="zh-CN"/>
              </w:rPr>
            </w:pPr>
          </w:p>
        </w:tc>
        <w:tc>
          <w:tcPr>
            <w:tcW w:w="1766" w:type="pct"/>
            <w:tcBorders>
              <w:top w:val="single" w:sz="4" w:space="0" w:color="auto"/>
              <w:left w:val="single" w:sz="4" w:space="0" w:color="auto"/>
              <w:bottom w:val="single" w:sz="4" w:space="0" w:color="auto"/>
              <w:right w:val="single" w:sz="4" w:space="0" w:color="auto"/>
            </w:tcBorders>
            <w:hideMark/>
          </w:tcPr>
          <w:p w14:paraId="1C60F612" w14:textId="77777777" w:rsidR="00AB46CB" w:rsidRPr="00267633" w:rsidRDefault="00AB46CB" w:rsidP="00FE36E9">
            <w:pPr>
              <w:spacing w:before="0" w:after="0" w:line="240" w:lineRule="auto"/>
              <w:jc w:val="both"/>
              <w:rPr>
                <w:rFonts w:ascii="Arial Narrow" w:eastAsia="Calibri" w:hAnsi="Arial Narrow" w:cs="Times New Roman"/>
                <w:sz w:val="20"/>
                <w:szCs w:val="20"/>
                <w:lang w:val="en-US" w:eastAsia="zh-CN"/>
              </w:rPr>
            </w:pPr>
            <w:r w:rsidRPr="00267633">
              <w:rPr>
                <w:rFonts w:ascii="Arial Narrow" w:eastAsia="Calibri" w:hAnsi="Arial Narrow" w:cs="Times New Roman"/>
                <w:sz w:val="20"/>
                <w:szCs w:val="20"/>
                <w:lang w:val="en-US" w:eastAsia="zh-CN"/>
              </w:rPr>
              <w:t>$5 for each type of document requested in the application and $0.50 per page thereof, subject to a minimum of $15 per document.</w:t>
            </w:r>
          </w:p>
        </w:tc>
        <w:tc>
          <w:tcPr>
            <w:tcW w:w="1649" w:type="pct"/>
            <w:tcBorders>
              <w:top w:val="single" w:sz="4" w:space="0" w:color="auto"/>
              <w:left w:val="single" w:sz="4" w:space="0" w:color="auto"/>
              <w:bottom w:val="single" w:sz="4" w:space="0" w:color="auto"/>
              <w:right w:val="single" w:sz="4" w:space="0" w:color="auto"/>
            </w:tcBorders>
            <w:hideMark/>
          </w:tcPr>
          <w:p w14:paraId="4ECCCEF4" w14:textId="77777777" w:rsidR="00AB46CB" w:rsidRPr="00267633" w:rsidRDefault="00AB46CB" w:rsidP="00FE36E9">
            <w:pPr>
              <w:spacing w:before="0" w:after="0" w:line="240" w:lineRule="auto"/>
              <w:jc w:val="both"/>
              <w:rPr>
                <w:rFonts w:ascii="Arial Narrow" w:eastAsia="Calibri" w:hAnsi="Arial Narrow" w:cs="Times New Roman"/>
                <w:sz w:val="20"/>
                <w:szCs w:val="20"/>
                <w:lang w:val="en-US" w:eastAsia="zh-CN"/>
              </w:rPr>
            </w:pPr>
            <w:r w:rsidRPr="00267633">
              <w:rPr>
                <w:rFonts w:ascii="Arial Narrow" w:eastAsia="Calibri" w:hAnsi="Arial Narrow" w:cs="Times New Roman"/>
                <w:sz w:val="20"/>
                <w:szCs w:val="20"/>
                <w:lang w:val="en-US" w:eastAsia="zh-CN"/>
              </w:rPr>
              <w:t>Minimum of $15 (per document) payable upon Application</w:t>
            </w:r>
          </w:p>
          <w:p w14:paraId="222C4C3F" w14:textId="77777777" w:rsidR="00AB46CB" w:rsidRPr="00267633" w:rsidRDefault="00AB46CB" w:rsidP="00FE36E9">
            <w:pPr>
              <w:spacing w:before="0" w:after="0" w:line="240" w:lineRule="auto"/>
              <w:jc w:val="both"/>
              <w:rPr>
                <w:rFonts w:ascii="Arial Narrow" w:eastAsia="Calibri" w:hAnsi="Arial Narrow" w:cs="Times New Roman"/>
                <w:sz w:val="20"/>
                <w:szCs w:val="20"/>
                <w:lang w:val="en-US" w:eastAsia="zh-CN"/>
              </w:rPr>
            </w:pPr>
            <w:r w:rsidRPr="00267633">
              <w:rPr>
                <w:rFonts w:ascii="Arial Narrow" w:eastAsia="Calibri" w:hAnsi="Arial Narrow" w:cs="Times New Roman"/>
                <w:sz w:val="20"/>
                <w:szCs w:val="20"/>
                <w:lang w:val="en-US" w:eastAsia="zh-CN"/>
              </w:rPr>
              <w:t>*</w:t>
            </w:r>
            <w:r w:rsidRPr="00267633">
              <w:rPr>
                <w:rFonts w:ascii="Arial Narrow" w:eastAsia="Calibri" w:hAnsi="Arial Narrow" w:cs="Times New Roman"/>
                <w:i/>
                <w:iCs/>
                <w:sz w:val="20"/>
                <w:szCs w:val="20"/>
                <w:lang w:val="en-US" w:eastAsia="zh-CN"/>
              </w:rPr>
              <w:t>Any additional amount (based on number of pages) may be payable before collection of the document(s).</w:t>
            </w:r>
          </w:p>
        </w:tc>
      </w:tr>
      <w:tr w:rsidR="00AB46CB" w:rsidRPr="00267633" w14:paraId="7501E30F" w14:textId="77777777" w:rsidTr="00AB46CB">
        <w:trPr>
          <w:divId w:val="2116439976"/>
        </w:trPr>
        <w:tc>
          <w:tcPr>
            <w:tcW w:w="1585" w:type="pct"/>
            <w:tcBorders>
              <w:top w:val="single" w:sz="4" w:space="0" w:color="auto"/>
              <w:left w:val="single" w:sz="4" w:space="0" w:color="auto"/>
              <w:bottom w:val="single" w:sz="4" w:space="0" w:color="auto"/>
              <w:right w:val="single" w:sz="4" w:space="0" w:color="auto"/>
            </w:tcBorders>
            <w:hideMark/>
          </w:tcPr>
          <w:p w14:paraId="7A21ED47" w14:textId="77777777" w:rsidR="00AB46CB" w:rsidRPr="00267633" w:rsidRDefault="00AB46CB" w:rsidP="00FE36E9">
            <w:pPr>
              <w:spacing w:before="0" w:after="0" w:line="240" w:lineRule="auto"/>
              <w:jc w:val="both"/>
              <w:rPr>
                <w:rFonts w:ascii="Arial Narrow" w:eastAsia="Calibri" w:hAnsi="Arial Narrow" w:cs="Times New Roman"/>
                <w:sz w:val="20"/>
                <w:szCs w:val="20"/>
                <w:lang w:val="en-US" w:eastAsia="zh-CN"/>
              </w:rPr>
            </w:pPr>
            <w:r w:rsidRPr="00490066">
              <w:rPr>
                <w:rFonts w:ascii="Arial Narrow" w:eastAsia="Calibri" w:hAnsi="Arial Narrow" w:cs="Calibri"/>
                <w:sz w:val="20"/>
                <w:szCs w:val="20"/>
                <w:lang w:val="en-US" w:eastAsia="zh-CN"/>
              </w:rPr>
              <w:t>For judgement orders (plain copies) for MSS</w:t>
            </w:r>
            <w:r>
              <w:rPr>
                <w:rFonts w:ascii="Arial Narrow" w:eastAsia="Calibri" w:hAnsi="Arial Narrow" w:cs="Calibri"/>
                <w:sz w:val="20"/>
                <w:szCs w:val="20"/>
                <w:lang w:val="en-US" w:eastAsia="zh-CN"/>
              </w:rPr>
              <w:t xml:space="preserve">, </w:t>
            </w:r>
            <w:r w:rsidRPr="00490066">
              <w:rPr>
                <w:rFonts w:ascii="Arial Narrow" w:eastAsia="Calibri" w:hAnsi="Arial Narrow" w:cs="Calibri"/>
                <w:sz w:val="20"/>
                <w:szCs w:val="20"/>
                <w:lang w:val="en-US" w:eastAsia="zh-CN"/>
              </w:rPr>
              <w:t xml:space="preserve">SS </w:t>
            </w:r>
            <w:r>
              <w:rPr>
                <w:rFonts w:ascii="Arial Narrow" w:eastAsia="Calibri" w:hAnsi="Arial Narrow" w:cs="Calibri"/>
                <w:sz w:val="20"/>
                <w:szCs w:val="20"/>
                <w:lang w:val="en-US" w:eastAsia="zh-CN"/>
              </w:rPr>
              <w:t xml:space="preserve">and VAA </w:t>
            </w:r>
            <w:r w:rsidRPr="00490066">
              <w:rPr>
                <w:rFonts w:ascii="Arial Narrow" w:eastAsia="Calibri" w:hAnsi="Arial Narrow" w:cs="Calibri"/>
                <w:sz w:val="20"/>
                <w:szCs w:val="20"/>
                <w:lang w:val="en-US" w:eastAsia="zh-CN"/>
              </w:rPr>
              <w:t>Proceedings in non-appeal cases.</w:t>
            </w:r>
          </w:p>
        </w:tc>
        <w:tc>
          <w:tcPr>
            <w:tcW w:w="1766" w:type="pct"/>
            <w:tcBorders>
              <w:top w:val="single" w:sz="4" w:space="0" w:color="auto"/>
              <w:left w:val="single" w:sz="4" w:space="0" w:color="auto"/>
              <w:bottom w:val="single" w:sz="4" w:space="0" w:color="auto"/>
              <w:right w:val="single" w:sz="4" w:space="0" w:color="auto"/>
            </w:tcBorders>
            <w:hideMark/>
          </w:tcPr>
          <w:p w14:paraId="0298C5D7" w14:textId="77777777" w:rsidR="00AB46CB" w:rsidRPr="00267633" w:rsidRDefault="00AB46CB" w:rsidP="00FE36E9">
            <w:pPr>
              <w:spacing w:before="0" w:after="0" w:line="240" w:lineRule="auto"/>
              <w:jc w:val="both"/>
              <w:rPr>
                <w:rFonts w:ascii="Arial Narrow" w:eastAsia="Calibri" w:hAnsi="Arial Narrow" w:cs="Times New Roman"/>
                <w:sz w:val="20"/>
                <w:szCs w:val="20"/>
                <w:lang w:val="en-US" w:eastAsia="zh-CN"/>
              </w:rPr>
            </w:pPr>
            <w:r w:rsidRPr="00490066">
              <w:rPr>
                <w:rFonts w:ascii="Arial Narrow" w:hAnsi="Arial Narrow"/>
                <w:sz w:val="20"/>
                <w:szCs w:val="20"/>
                <w:lang w:val="en-US" w:eastAsia="zh-CN"/>
              </w:rPr>
              <w:t>$</w:t>
            </w:r>
            <w:r>
              <w:rPr>
                <w:rFonts w:ascii="Arial Narrow" w:hAnsi="Arial Narrow"/>
                <w:sz w:val="20"/>
                <w:szCs w:val="20"/>
                <w:lang w:val="en-US" w:eastAsia="zh-CN"/>
              </w:rPr>
              <w:t>5 plus $0.15 per page</w:t>
            </w:r>
          </w:p>
        </w:tc>
        <w:tc>
          <w:tcPr>
            <w:tcW w:w="1649" w:type="pct"/>
            <w:tcBorders>
              <w:top w:val="single" w:sz="4" w:space="0" w:color="auto"/>
              <w:left w:val="single" w:sz="4" w:space="0" w:color="auto"/>
              <w:bottom w:val="single" w:sz="4" w:space="0" w:color="auto"/>
              <w:right w:val="single" w:sz="4" w:space="0" w:color="auto"/>
            </w:tcBorders>
            <w:hideMark/>
          </w:tcPr>
          <w:p w14:paraId="39EA8520" w14:textId="77777777" w:rsidR="00AB46CB" w:rsidRPr="00490066" w:rsidRDefault="00AB46CB" w:rsidP="00FE36E9">
            <w:pPr>
              <w:spacing w:before="0" w:after="0" w:line="240" w:lineRule="auto"/>
              <w:jc w:val="both"/>
              <w:rPr>
                <w:rFonts w:ascii="Arial Narrow" w:eastAsia="Calibri" w:hAnsi="Arial Narrow" w:cs="Times New Roman"/>
                <w:sz w:val="20"/>
                <w:szCs w:val="20"/>
                <w:lang w:val="en-US" w:eastAsia="zh-CN"/>
              </w:rPr>
            </w:pPr>
          </w:p>
        </w:tc>
      </w:tr>
      <w:tr w:rsidR="00AB46CB" w:rsidRPr="00267633" w:rsidDel="006D7250" w14:paraId="3FCF8450" w14:textId="77777777" w:rsidTr="00AB46CB">
        <w:trPr>
          <w:divId w:val="2116439976"/>
        </w:trPr>
        <w:tc>
          <w:tcPr>
            <w:tcW w:w="1585" w:type="pct"/>
            <w:tcBorders>
              <w:top w:val="single" w:sz="4" w:space="0" w:color="auto"/>
              <w:left w:val="single" w:sz="4" w:space="0" w:color="auto"/>
              <w:bottom w:val="single" w:sz="4" w:space="0" w:color="auto"/>
              <w:right w:val="single" w:sz="4" w:space="0" w:color="auto"/>
            </w:tcBorders>
          </w:tcPr>
          <w:p w14:paraId="64709D66" w14:textId="77777777" w:rsidR="00AB46CB" w:rsidRPr="00267633" w:rsidDel="006D7250" w:rsidRDefault="00AB46CB" w:rsidP="00FE36E9">
            <w:pPr>
              <w:spacing w:before="0" w:after="0" w:line="240" w:lineRule="auto"/>
              <w:jc w:val="both"/>
              <w:rPr>
                <w:rFonts w:ascii="Arial Narrow" w:eastAsia="Calibri" w:hAnsi="Arial Narrow" w:cs="Times New Roman"/>
                <w:sz w:val="20"/>
                <w:szCs w:val="20"/>
                <w:lang w:val="en-US" w:eastAsia="zh-CN"/>
              </w:rPr>
            </w:pPr>
            <w:r w:rsidRPr="00267633">
              <w:rPr>
                <w:rFonts w:ascii="Arial Narrow" w:eastAsia="Calibri" w:hAnsi="Arial Narrow" w:cs="Times New Roman"/>
                <w:sz w:val="20"/>
                <w:szCs w:val="20"/>
                <w:lang w:val="en-US" w:eastAsia="zh-CN"/>
              </w:rPr>
              <w:t>Notes of Evidence &amp; other documents for CPO and BPC Proceedings in Youth Courts in non-appeal cases</w:t>
            </w:r>
          </w:p>
        </w:tc>
        <w:tc>
          <w:tcPr>
            <w:tcW w:w="1766" w:type="pct"/>
            <w:tcBorders>
              <w:top w:val="single" w:sz="4" w:space="0" w:color="auto"/>
              <w:left w:val="single" w:sz="4" w:space="0" w:color="auto"/>
              <w:bottom w:val="single" w:sz="4" w:space="0" w:color="auto"/>
              <w:right w:val="single" w:sz="4" w:space="0" w:color="auto"/>
            </w:tcBorders>
          </w:tcPr>
          <w:p w14:paraId="4F534212" w14:textId="77777777" w:rsidR="00AB46CB" w:rsidRPr="00267633" w:rsidDel="006D7250" w:rsidRDefault="00AB46CB" w:rsidP="00FE36E9">
            <w:pPr>
              <w:spacing w:before="0" w:after="0" w:line="240" w:lineRule="auto"/>
              <w:jc w:val="both"/>
              <w:rPr>
                <w:rFonts w:ascii="Arial Narrow" w:eastAsia="Calibri" w:hAnsi="Arial Narrow" w:cs="Times New Roman"/>
                <w:sz w:val="20"/>
                <w:szCs w:val="20"/>
                <w:lang w:val="en-US" w:eastAsia="zh-CN"/>
              </w:rPr>
            </w:pPr>
            <w:r w:rsidRPr="00267633">
              <w:rPr>
                <w:rFonts w:ascii="Arial Narrow" w:eastAsia="Calibri" w:hAnsi="Arial Narrow" w:cs="Times New Roman"/>
                <w:sz w:val="20"/>
                <w:szCs w:val="20"/>
                <w:lang w:val="en-US" w:eastAsia="zh-CN"/>
              </w:rPr>
              <w:t>$5 plus $0.50 per page thereof, subject to a minimum of $15 per document.</w:t>
            </w:r>
          </w:p>
        </w:tc>
        <w:tc>
          <w:tcPr>
            <w:tcW w:w="1649" w:type="pct"/>
            <w:tcBorders>
              <w:top w:val="single" w:sz="4" w:space="0" w:color="auto"/>
              <w:left w:val="single" w:sz="4" w:space="0" w:color="auto"/>
              <w:bottom w:val="single" w:sz="4" w:space="0" w:color="auto"/>
              <w:right w:val="single" w:sz="4" w:space="0" w:color="auto"/>
            </w:tcBorders>
          </w:tcPr>
          <w:p w14:paraId="481A9B95" w14:textId="77777777" w:rsidR="00AB46CB" w:rsidRPr="00267633" w:rsidDel="006D7250" w:rsidRDefault="00AB46CB" w:rsidP="00FE36E9">
            <w:pPr>
              <w:spacing w:before="0" w:after="0" w:line="240" w:lineRule="auto"/>
              <w:jc w:val="both"/>
              <w:rPr>
                <w:rFonts w:ascii="Arial Narrow" w:eastAsia="Calibri" w:hAnsi="Arial Narrow" w:cs="Times New Roman"/>
                <w:sz w:val="20"/>
                <w:szCs w:val="20"/>
                <w:lang w:val="en-US" w:eastAsia="zh-CN"/>
              </w:rPr>
            </w:pPr>
          </w:p>
        </w:tc>
      </w:tr>
      <w:tr w:rsidR="00AB46CB" w:rsidRPr="00267633" w:rsidDel="006D7250" w14:paraId="18938F7B" w14:textId="77777777" w:rsidTr="00AB46CB">
        <w:trPr>
          <w:divId w:val="2116439976"/>
        </w:trPr>
        <w:tc>
          <w:tcPr>
            <w:tcW w:w="1585" w:type="pct"/>
            <w:tcBorders>
              <w:top w:val="single" w:sz="4" w:space="0" w:color="auto"/>
              <w:left w:val="single" w:sz="4" w:space="0" w:color="auto"/>
              <w:bottom w:val="single" w:sz="4" w:space="0" w:color="auto"/>
              <w:right w:val="single" w:sz="4" w:space="0" w:color="auto"/>
            </w:tcBorders>
          </w:tcPr>
          <w:p w14:paraId="1713BB18" w14:textId="77777777" w:rsidR="00AB46CB" w:rsidRPr="00267633" w:rsidRDefault="00AB46CB" w:rsidP="00FE36E9">
            <w:pPr>
              <w:spacing w:before="0" w:after="0" w:line="240" w:lineRule="auto"/>
              <w:jc w:val="both"/>
              <w:rPr>
                <w:rFonts w:ascii="Arial Narrow" w:eastAsia="Calibri" w:hAnsi="Arial Narrow" w:cs="Times New Roman"/>
                <w:sz w:val="20"/>
                <w:szCs w:val="20"/>
                <w:lang w:val="en-US" w:eastAsia="zh-CN"/>
              </w:rPr>
            </w:pPr>
            <w:r w:rsidRPr="00267633">
              <w:rPr>
                <w:rFonts w:ascii="Arial Narrow" w:eastAsia="Calibri" w:hAnsi="Arial Narrow" w:cs="Times New Roman"/>
                <w:sz w:val="20"/>
                <w:szCs w:val="20"/>
                <w:lang w:val="en-US" w:eastAsia="zh-CN"/>
              </w:rPr>
              <w:t>Notes of Evidence &amp; other documents (certified true copies) for MSS</w:t>
            </w:r>
            <w:r>
              <w:rPr>
                <w:rFonts w:ascii="Arial Narrow" w:eastAsia="Calibri" w:hAnsi="Arial Narrow" w:cs="Times New Roman"/>
                <w:sz w:val="20"/>
                <w:szCs w:val="20"/>
                <w:lang w:val="en-US" w:eastAsia="zh-CN"/>
              </w:rPr>
              <w:t xml:space="preserve">, </w:t>
            </w:r>
            <w:r w:rsidRPr="00267633">
              <w:rPr>
                <w:rFonts w:ascii="Arial Narrow" w:eastAsia="Calibri" w:hAnsi="Arial Narrow" w:cs="Times New Roman"/>
                <w:sz w:val="20"/>
                <w:szCs w:val="20"/>
                <w:lang w:val="en-US" w:eastAsia="zh-CN"/>
              </w:rPr>
              <w:t xml:space="preserve">SS </w:t>
            </w:r>
            <w:r>
              <w:rPr>
                <w:rFonts w:ascii="Arial Narrow" w:eastAsia="Calibri" w:hAnsi="Arial Narrow" w:cs="Times New Roman"/>
                <w:sz w:val="20"/>
                <w:szCs w:val="20"/>
                <w:lang w:val="en-US" w:eastAsia="zh-CN"/>
              </w:rPr>
              <w:t xml:space="preserve">and VAA </w:t>
            </w:r>
            <w:r w:rsidRPr="00267633">
              <w:rPr>
                <w:rFonts w:ascii="Arial Narrow" w:eastAsia="Calibri" w:hAnsi="Arial Narrow" w:cs="Times New Roman"/>
                <w:sz w:val="20"/>
                <w:szCs w:val="20"/>
                <w:lang w:val="en-US" w:eastAsia="zh-CN"/>
              </w:rPr>
              <w:t>Proceedings in non-appeal cases</w:t>
            </w:r>
          </w:p>
        </w:tc>
        <w:tc>
          <w:tcPr>
            <w:tcW w:w="1766" w:type="pct"/>
            <w:tcBorders>
              <w:top w:val="single" w:sz="4" w:space="0" w:color="auto"/>
              <w:left w:val="single" w:sz="4" w:space="0" w:color="auto"/>
              <w:bottom w:val="single" w:sz="4" w:space="0" w:color="auto"/>
              <w:right w:val="single" w:sz="4" w:space="0" w:color="auto"/>
            </w:tcBorders>
          </w:tcPr>
          <w:p w14:paraId="6AFD4CE0" w14:textId="77777777" w:rsidR="00AB46CB" w:rsidRPr="00267633" w:rsidRDefault="00AB46CB" w:rsidP="00FE36E9">
            <w:pPr>
              <w:spacing w:before="0" w:after="0" w:line="240" w:lineRule="auto"/>
              <w:jc w:val="both"/>
              <w:rPr>
                <w:rFonts w:ascii="Arial Narrow" w:eastAsia="Calibri" w:hAnsi="Arial Narrow" w:cs="Times New Roman"/>
                <w:sz w:val="20"/>
                <w:szCs w:val="20"/>
                <w:lang w:val="en-US" w:eastAsia="zh-CN"/>
              </w:rPr>
            </w:pPr>
            <w:r w:rsidRPr="00267633">
              <w:rPr>
                <w:rFonts w:ascii="Arial Narrow" w:eastAsia="Calibri" w:hAnsi="Arial Narrow" w:cs="Times New Roman"/>
                <w:sz w:val="20"/>
                <w:szCs w:val="20"/>
                <w:lang w:val="en-US" w:eastAsia="zh-CN"/>
              </w:rPr>
              <w:t>$8 plus $5 per page</w:t>
            </w:r>
          </w:p>
        </w:tc>
        <w:tc>
          <w:tcPr>
            <w:tcW w:w="1649" w:type="pct"/>
            <w:tcBorders>
              <w:top w:val="single" w:sz="4" w:space="0" w:color="auto"/>
              <w:left w:val="single" w:sz="4" w:space="0" w:color="auto"/>
              <w:bottom w:val="single" w:sz="4" w:space="0" w:color="auto"/>
              <w:right w:val="single" w:sz="4" w:space="0" w:color="auto"/>
            </w:tcBorders>
          </w:tcPr>
          <w:p w14:paraId="127B2051" w14:textId="77777777" w:rsidR="00AB46CB" w:rsidRPr="00267633" w:rsidDel="006D7250" w:rsidRDefault="00AB46CB" w:rsidP="00FE36E9">
            <w:pPr>
              <w:spacing w:before="0" w:after="0" w:line="240" w:lineRule="auto"/>
              <w:jc w:val="both"/>
              <w:rPr>
                <w:rFonts w:ascii="Arial Narrow" w:eastAsia="Calibri" w:hAnsi="Arial Narrow" w:cs="Times New Roman"/>
                <w:sz w:val="20"/>
                <w:szCs w:val="20"/>
                <w:lang w:val="en-US" w:eastAsia="zh-CN"/>
              </w:rPr>
            </w:pPr>
          </w:p>
        </w:tc>
      </w:tr>
      <w:tr w:rsidR="00AB46CB" w:rsidRPr="00267633" w:rsidDel="006D7250" w14:paraId="7C062330" w14:textId="77777777" w:rsidTr="00AB46CB">
        <w:trPr>
          <w:divId w:val="2116439976"/>
        </w:trPr>
        <w:tc>
          <w:tcPr>
            <w:tcW w:w="1585" w:type="pct"/>
            <w:tcBorders>
              <w:top w:val="single" w:sz="4" w:space="0" w:color="auto"/>
              <w:left w:val="single" w:sz="4" w:space="0" w:color="auto"/>
              <w:bottom w:val="single" w:sz="4" w:space="0" w:color="auto"/>
              <w:right w:val="single" w:sz="4" w:space="0" w:color="auto"/>
            </w:tcBorders>
          </w:tcPr>
          <w:p w14:paraId="6FF4232B" w14:textId="77777777" w:rsidR="00AB46CB" w:rsidRPr="00267633" w:rsidRDefault="00AB46CB" w:rsidP="00FE36E9">
            <w:pPr>
              <w:spacing w:before="0" w:after="0" w:line="240" w:lineRule="auto"/>
              <w:jc w:val="both"/>
              <w:rPr>
                <w:rFonts w:ascii="Arial Narrow" w:eastAsia="Calibri" w:hAnsi="Arial Narrow" w:cs="Times New Roman"/>
                <w:sz w:val="20"/>
                <w:szCs w:val="20"/>
                <w:lang w:val="en-US" w:eastAsia="zh-CN"/>
              </w:rPr>
            </w:pPr>
            <w:r w:rsidRPr="00267633">
              <w:rPr>
                <w:rFonts w:ascii="Arial Narrow" w:eastAsia="Calibri" w:hAnsi="Arial Narrow" w:cs="Times New Roman"/>
                <w:sz w:val="20"/>
                <w:szCs w:val="20"/>
                <w:lang w:val="en-US" w:eastAsia="zh-CN"/>
              </w:rPr>
              <w:t>For judgment orders (certified true copies) for MSS</w:t>
            </w:r>
            <w:r>
              <w:rPr>
                <w:rFonts w:ascii="Arial Narrow" w:eastAsia="Calibri" w:hAnsi="Arial Narrow" w:cs="Times New Roman"/>
                <w:sz w:val="20"/>
                <w:szCs w:val="20"/>
                <w:lang w:val="en-US" w:eastAsia="zh-CN"/>
              </w:rPr>
              <w:t>, SS</w:t>
            </w:r>
            <w:r w:rsidRPr="00267633">
              <w:rPr>
                <w:rFonts w:ascii="Arial Narrow" w:eastAsia="Calibri" w:hAnsi="Arial Narrow" w:cs="Times New Roman"/>
                <w:sz w:val="20"/>
                <w:szCs w:val="20"/>
                <w:lang w:val="en-US" w:eastAsia="zh-CN"/>
              </w:rPr>
              <w:t xml:space="preserve"> </w:t>
            </w:r>
            <w:r>
              <w:rPr>
                <w:rFonts w:ascii="Arial Narrow" w:eastAsia="Calibri" w:hAnsi="Arial Narrow" w:cs="Times New Roman"/>
                <w:sz w:val="20"/>
                <w:szCs w:val="20"/>
                <w:lang w:val="en-US" w:eastAsia="zh-CN"/>
              </w:rPr>
              <w:t xml:space="preserve">and VAA </w:t>
            </w:r>
            <w:r w:rsidRPr="00267633">
              <w:rPr>
                <w:rFonts w:ascii="Arial Narrow" w:eastAsia="Calibri" w:hAnsi="Arial Narrow" w:cs="Times New Roman"/>
                <w:sz w:val="20"/>
                <w:szCs w:val="20"/>
                <w:lang w:val="en-US" w:eastAsia="zh-CN"/>
              </w:rPr>
              <w:t>Proceedings in non-appeal cases</w:t>
            </w:r>
          </w:p>
        </w:tc>
        <w:tc>
          <w:tcPr>
            <w:tcW w:w="1766" w:type="pct"/>
            <w:tcBorders>
              <w:top w:val="single" w:sz="4" w:space="0" w:color="auto"/>
              <w:left w:val="single" w:sz="4" w:space="0" w:color="auto"/>
              <w:bottom w:val="single" w:sz="4" w:space="0" w:color="auto"/>
              <w:right w:val="single" w:sz="4" w:space="0" w:color="auto"/>
            </w:tcBorders>
          </w:tcPr>
          <w:p w14:paraId="03F61F63" w14:textId="77777777" w:rsidR="00AB46CB" w:rsidRPr="00267633" w:rsidRDefault="00AB46CB" w:rsidP="00FE36E9">
            <w:pPr>
              <w:spacing w:before="0" w:after="0" w:line="240" w:lineRule="auto"/>
              <w:jc w:val="both"/>
              <w:rPr>
                <w:rFonts w:ascii="Arial Narrow" w:eastAsia="Calibri" w:hAnsi="Arial Narrow" w:cs="Times New Roman"/>
                <w:sz w:val="20"/>
                <w:szCs w:val="20"/>
                <w:lang w:val="en-US" w:eastAsia="zh-CN"/>
              </w:rPr>
            </w:pPr>
            <w:r w:rsidRPr="00267633">
              <w:rPr>
                <w:rFonts w:ascii="Arial Narrow" w:eastAsia="Calibri" w:hAnsi="Arial Narrow" w:cs="Times New Roman"/>
                <w:sz w:val="20"/>
                <w:szCs w:val="20"/>
                <w:lang w:val="en-US" w:eastAsia="zh-CN"/>
              </w:rPr>
              <w:t>$8 plus $5 per page</w:t>
            </w:r>
          </w:p>
        </w:tc>
        <w:tc>
          <w:tcPr>
            <w:tcW w:w="1649" w:type="pct"/>
            <w:tcBorders>
              <w:top w:val="single" w:sz="4" w:space="0" w:color="auto"/>
              <w:left w:val="single" w:sz="4" w:space="0" w:color="auto"/>
              <w:bottom w:val="single" w:sz="4" w:space="0" w:color="auto"/>
              <w:right w:val="single" w:sz="4" w:space="0" w:color="auto"/>
            </w:tcBorders>
          </w:tcPr>
          <w:p w14:paraId="141EC8B2" w14:textId="77777777" w:rsidR="00AB46CB" w:rsidRPr="00267633" w:rsidDel="006D7250" w:rsidRDefault="00AB46CB" w:rsidP="00FE36E9">
            <w:pPr>
              <w:spacing w:before="0" w:after="0" w:line="240" w:lineRule="auto"/>
              <w:jc w:val="both"/>
              <w:rPr>
                <w:rFonts w:ascii="Arial Narrow" w:eastAsia="Calibri" w:hAnsi="Arial Narrow" w:cs="Times New Roman"/>
                <w:sz w:val="20"/>
                <w:szCs w:val="20"/>
                <w:lang w:val="en-US" w:eastAsia="zh-CN"/>
              </w:rPr>
            </w:pPr>
          </w:p>
        </w:tc>
      </w:tr>
    </w:tbl>
    <w:p w14:paraId="1280D011" w14:textId="77777777" w:rsidR="00AB46CB" w:rsidRPr="00267633" w:rsidRDefault="00AB46CB" w:rsidP="00AB46CB">
      <w:pPr>
        <w:widowControl w:val="0"/>
        <w:tabs>
          <w:tab w:val="left" w:pos="851"/>
        </w:tabs>
        <w:overflowPunct w:val="0"/>
        <w:autoSpaceDE w:val="0"/>
        <w:autoSpaceDN w:val="0"/>
        <w:adjustRightInd w:val="0"/>
        <w:spacing w:before="0" w:after="0" w:line="231" w:lineRule="auto"/>
        <w:ind w:left="851" w:right="141" w:hanging="709"/>
        <w:jc w:val="both"/>
        <w:divId w:val="2116439976"/>
        <w:rPr>
          <w:rFonts w:ascii="Arial Narrow" w:eastAsia="Calibri" w:hAnsi="Arial Narrow" w:cs="Times New Roman"/>
          <w:sz w:val="20"/>
          <w:szCs w:val="20"/>
          <w:lang w:val="en-US" w:eastAsia="zh-CN"/>
        </w:rPr>
      </w:pPr>
    </w:p>
    <w:p w14:paraId="72BAD7BE" w14:textId="77777777" w:rsidR="00AB46CB" w:rsidRPr="00267633" w:rsidRDefault="00AB46CB" w:rsidP="00AB46CB">
      <w:pPr>
        <w:widowControl w:val="0"/>
        <w:tabs>
          <w:tab w:val="left" w:pos="851"/>
        </w:tabs>
        <w:overflowPunct w:val="0"/>
        <w:autoSpaceDE w:val="0"/>
        <w:autoSpaceDN w:val="0"/>
        <w:adjustRightInd w:val="0"/>
        <w:spacing w:before="0" w:after="0" w:line="231" w:lineRule="auto"/>
        <w:ind w:left="851" w:right="141" w:hanging="709"/>
        <w:jc w:val="both"/>
        <w:divId w:val="2116439976"/>
        <w:rPr>
          <w:rFonts w:ascii="Arial Narrow" w:eastAsia="Calibri" w:hAnsi="Arial Narrow" w:cs="Times New Roman"/>
          <w:sz w:val="20"/>
          <w:szCs w:val="20"/>
          <w:lang w:val="en-US" w:eastAsia="zh-CN"/>
        </w:rPr>
      </w:pPr>
    </w:p>
    <w:p w14:paraId="04F37D60" w14:textId="77777777" w:rsidR="00AB46CB" w:rsidRPr="00267633" w:rsidRDefault="00AB46CB" w:rsidP="00AB46CB">
      <w:pPr>
        <w:widowControl w:val="0"/>
        <w:tabs>
          <w:tab w:val="left" w:pos="851"/>
        </w:tabs>
        <w:overflowPunct w:val="0"/>
        <w:autoSpaceDE w:val="0"/>
        <w:autoSpaceDN w:val="0"/>
        <w:adjustRightInd w:val="0"/>
        <w:spacing w:before="0" w:after="0" w:line="231" w:lineRule="auto"/>
        <w:ind w:left="851" w:right="141" w:hanging="709"/>
        <w:jc w:val="both"/>
        <w:divId w:val="2116439976"/>
        <w:rPr>
          <w:rFonts w:ascii="Arial Narrow" w:eastAsia="Calibri" w:hAnsi="Arial Narrow" w:cs="Times New Roman"/>
          <w:sz w:val="20"/>
          <w:szCs w:val="20"/>
          <w:lang w:val="en-US" w:eastAsia="zh-CN"/>
        </w:rPr>
      </w:pPr>
    </w:p>
    <w:p w14:paraId="0C1D8E57" w14:textId="77777777" w:rsidR="00AB46CB" w:rsidRPr="00267633" w:rsidRDefault="00AB46CB" w:rsidP="00AB46CB">
      <w:pPr>
        <w:widowControl w:val="0"/>
        <w:tabs>
          <w:tab w:val="left" w:pos="426"/>
        </w:tabs>
        <w:autoSpaceDE w:val="0"/>
        <w:autoSpaceDN w:val="0"/>
        <w:adjustRightInd w:val="0"/>
        <w:spacing w:before="0" w:after="0" w:line="240" w:lineRule="auto"/>
        <w:ind w:left="426" w:right="141" w:hanging="284"/>
        <w:divId w:val="2116439976"/>
        <w:rPr>
          <w:rFonts w:ascii="Arial Narrow" w:eastAsia="Calibri" w:hAnsi="Arial Narrow" w:cs="Times New Roman"/>
          <w:sz w:val="20"/>
          <w:szCs w:val="20"/>
          <w:lang w:val="en-US" w:eastAsia="zh-CN"/>
        </w:rPr>
      </w:pPr>
      <w:r w:rsidRPr="00267633">
        <w:rPr>
          <w:rFonts w:ascii="Arial Narrow" w:eastAsia="Calibri" w:hAnsi="Arial Narrow" w:cs="Times New Roman"/>
          <w:b/>
          <w:bCs/>
          <w:sz w:val="20"/>
          <w:szCs w:val="20"/>
          <w:lang w:val="en-US" w:eastAsia="zh-CN"/>
        </w:rPr>
        <w:t>Refund of Fees Paid</w:t>
      </w:r>
    </w:p>
    <w:p w14:paraId="64EA5780" w14:textId="77777777" w:rsidR="00AB46CB" w:rsidRPr="00267633" w:rsidRDefault="00AB46CB" w:rsidP="00AB46CB">
      <w:pPr>
        <w:widowControl w:val="0"/>
        <w:tabs>
          <w:tab w:val="left" w:pos="851"/>
        </w:tabs>
        <w:overflowPunct w:val="0"/>
        <w:autoSpaceDE w:val="0"/>
        <w:autoSpaceDN w:val="0"/>
        <w:adjustRightInd w:val="0"/>
        <w:spacing w:before="0" w:after="0" w:line="230" w:lineRule="auto"/>
        <w:ind w:left="851" w:right="141" w:hanging="709"/>
        <w:jc w:val="both"/>
        <w:divId w:val="2116439976"/>
        <w:rPr>
          <w:rFonts w:ascii="Arial Narrow" w:eastAsia="Calibri" w:hAnsi="Arial Narrow" w:cs="Times New Roman"/>
          <w:sz w:val="20"/>
          <w:szCs w:val="20"/>
          <w:lang w:val="en-US" w:eastAsia="zh-CN"/>
        </w:rPr>
      </w:pPr>
    </w:p>
    <w:p w14:paraId="0D2BB6AD" w14:textId="77777777" w:rsidR="00AB46CB" w:rsidRPr="00267633" w:rsidRDefault="00AB46CB" w:rsidP="00AB46CB">
      <w:pPr>
        <w:spacing w:before="0" w:after="0" w:line="240" w:lineRule="auto"/>
        <w:ind w:left="851" w:right="425" w:hanging="709"/>
        <w:jc w:val="both"/>
        <w:divId w:val="2116439976"/>
        <w:rPr>
          <w:rFonts w:ascii="Arial Narrow" w:eastAsia="Calibri" w:hAnsi="Arial Narrow" w:cs="Times New Roman"/>
          <w:sz w:val="20"/>
          <w:szCs w:val="20"/>
          <w:lang w:val="en-US" w:eastAsia="zh-CN"/>
        </w:rPr>
      </w:pPr>
      <w:r w:rsidRPr="00267633">
        <w:rPr>
          <w:rFonts w:ascii="Arial Narrow" w:eastAsia="Calibri" w:hAnsi="Arial Narrow" w:cs="Times New Roman"/>
          <w:sz w:val="20"/>
          <w:szCs w:val="20"/>
          <w:lang w:val="en-US" w:eastAsia="zh-CN"/>
        </w:rPr>
        <w:t>5.</w:t>
      </w:r>
      <w:r w:rsidRPr="00267633">
        <w:rPr>
          <w:rFonts w:ascii="Arial Narrow" w:eastAsia="Calibri" w:hAnsi="Arial Narrow" w:cs="Times New Roman"/>
          <w:sz w:val="20"/>
          <w:szCs w:val="20"/>
          <w:lang w:val="en-US" w:eastAsia="zh-CN"/>
        </w:rPr>
        <w:tab/>
        <w:t xml:space="preserve">The applicant must furnish the photocopies of the applicant’s NRIC or Passport. </w:t>
      </w:r>
    </w:p>
    <w:p w14:paraId="610BB0E9" w14:textId="77777777" w:rsidR="00AB46CB" w:rsidRPr="00267633" w:rsidRDefault="00AB46CB" w:rsidP="00AB46CB">
      <w:pPr>
        <w:widowControl w:val="0"/>
        <w:tabs>
          <w:tab w:val="left" w:pos="851"/>
        </w:tabs>
        <w:overflowPunct w:val="0"/>
        <w:autoSpaceDE w:val="0"/>
        <w:autoSpaceDN w:val="0"/>
        <w:adjustRightInd w:val="0"/>
        <w:spacing w:before="0" w:after="0" w:line="230" w:lineRule="auto"/>
        <w:ind w:left="851" w:right="141" w:hanging="709"/>
        <w:jc w:val="both"/>
        <w:divId w:val="2116439976"/>
        <w:rPr>
          <w:rFonts w:ascii="Arial Narrow" w:eastAsia="Calibri" w:hAnsi="Arial Narrow" w:cs="Times New Roman"/>
          <w:sz w:val="20"/>
          <w:szCs w:val="20"/>
          <w:lang w:val="en-US" w:eastAsia="zh-CN"/>
        </w:rPr>
      </w:pPr>
    </w:p>
    <w:p w14:paraId="188EBEFA" w14:textId="77777777" w:rsidR="00AB46CB" w:rsidRPr="00267633" w:rsidRDefault="00AB46CB" w:rsidP="00AB46CB">
      <w:pPr>
        <w:widowControl w:val="0"/>
        <w:tabs>
          <w:tab w:val="left" w:pos="426"/>
        </w:tabs>
        <w:autoSpaceDE w:val="0"/>
        <w:autoSpaceDN w:val="0"/>
        <w:adjustRightInd w:val="0"/>
        <w:spacing w:before="0" w:after="0" w:line="240" w:lineRule="auto"/>
        <w:ind w:left="426" w:right="141" w:hanging="284"/>
        <w:divId w:val="2116439976"/>
        <w:rPr>
          <w:rFonts w:ascii="Arial Narrow" w:eastAsia="Calibri" w:hAnsi="Arial Narrow" w:cs="Times New Roman"/>
          <w:sz w:val="20"/>
          <w:szCs w:val="20"/>
          <w:lang w:val="en-US" w:eastAsia="zh-CN"/>
        </w:rPr>
      </w:pPr>
      <w:r w:rsidRPr="00267633">
        <w:rPr>
          <w:rFonts w:ascii="Arial Narrow" w:eastAsia="Calibri" w:hAnsi="Arial Narrow" w:cs="Times New Roman"/>
          <w:b/>
          <w:bCs/>
          <w:sz w:val="20"/>
          <w:szCs w:val="20"/>
          <w:lang w:val="en-US" w:eastAsia="zh-CN"/>
        </w:rPr>
        <w:t>Payment Modes</w:t>
      </w:r>
    </w:p>
    <w:p w14:paraId="3741389D" w14:textId="77777777" w:rsidR="00AB46CB" w:rsidRPr="00267633" w:rsidRDefault="00AB46CB" w:rsidP="00AB46CB">
      <w:pPr>
        <w:widowControl w:val="0"/>
        <w:tabs>
          <w:tab w:val="left" w:pos="851"/>
        </w:tabs>
        <w:overflowPunct w:val="0"/>
        <w:autoSpaceDE w:val="0"/>
        <w:autoSpaceDN w:val="0"/>
        <w:adjustRightInd w:val="0"/>
        <w:spacing w:before="0" w:after="0" w:line="230" w:lineRule="auto"/>
        <w:ind w:left="851" w:right="141" w:hanging="709"/>
        <w:jc w:val="both"/>
        <w:divId w:val="2116439976"/>
        <w:rPr>
          <w:rFonts w:ascii="Arial Narrow" w:eastAsia="Calibri" w:hAnsi="Arial Narrow" w:cs="Times New Roman"/>
          <w:sz w:val="20"/>
          <w:szCs w:val="20"/>
          <w:lang w:val="en-US" w:eastAsia="zh-CN"/>
        </w:rPr>
      </w:pPr>
    </w:p>
    <w:p w14:paraId="5C25B6ED" w14:textId="77777777" w:rsidR="00AB46CB" w:rsidRPr="00267633" w:rsidRDefault="00AB46CB" w:rsidP="00AB46CB">
      <w:pPr>
        <w:widowControl w:val="0"/>
        <w:tabs>
          <w:tab w:val="left" w:pos="851"/>
          <w:tab w:val="left" w:pos="2835"/>
        </w:tabs>
        <w:overflowPunct w:val="0"/>
        <w:autoSpaceDE w:val="0"/>
        <w:autoSpaceDN w:val="0"/>
        <w:adjustRightInd w:val="0"/>
        <w:spacing w:before="0" w:after="0" w:line="230" w:lineRule="auto"/>
        <w:ind w:left="851" w:right="141" w:hanging="709"/>
        <w:jc w:val="both"/>
        <w:divId w:val="2116439976"/>
        <w:rPr>
          <w:rFonts w:ascii="Arial Narrow" w:eastAsia="Calibri" w:hAnsi="Arial Narrow" w:cs="Times New Roman"/>
          <w:sz w:val="20"/>
          <w:szCs w:val="20"/>
          <w:lang w:val="en-US" w:eastAsia="zh-CN"/>
        </w:rPr>
      </w:pPr>
      <w:r w:rsidRPr="00267633">
        <w:rPr>
          <w:rFonts w:ascii="Arial Narrow" w:eastAsia="Calibri" w:hAnsi="Arial Narrow" w:cs="Times New Roman"/>
          <w:sz w:val="20"/>
          <w:szCs w:val="20"/>
          <w:lang w:val="en-US" w:eastAsia="zh-CN"/>
        </w:rPr>
        <w:t>6.</w:t>
      </w:r>
      <w:r w:rsidRPr="00267633">
        <w:rPr>
          <w:rFonts w:ascii="Arial Narrow" w:eastAsia="Calibri" w:hAnsi="Arial Narrow" w:cs="Times New Roman"/>
          <w:sz w:val="20"/>
          <w:szCs w:val="20"/>
          <w:lang w:val="en-US" w:eastAsia="zh-CN"/>
        </w:rPr>
        <w:tab/>
        <w:t>Local Applicants:</w:t>
      </w:r>
      <w:r w:rsidRPr="00267633">
        <w:rPr>
          <w:rFonts w:ascii="Arial Narrow" w:eastAsia="Calibri" w:hAnsi="Arial Narrow" w:cs="Times New Roman"/>
          <w:sz w:val="20"/>
          <w:szCs w:val="20"/>
          <w:lang w:val="en-US" w:eastAsia="zh-CN"/>
        </w:rPr>
        <w:tab/>
        <w:t xml:space="preserve">Cash, NETS or </w:t>
      </w:r>
      <w:proofErr w:type="spellStart"/>
      <w:r w:rsidRPr="00267633">
        <w:rPr>
          <w:rFonts w:ascii="Arial Narrow" w:eastAsia="Calibri" w:hAnsi="Arial Narrow" w:cs="Times New Roman"/>
          <w:sz w:val="20"/>
          <w:szCs w:val="20"/>
          <w:lang w:val="en-US" w:eastAsia="zh-CN"/>
        </w:rPr>
        <w:t>Ez</w:t>
      </w:r>
      <w:proofErr w:type="spellEnd"/>
      <w:r w:rsidRPr="00267633">
        <w:rPr>
          <w:rFonts w:ascii="Arial Narrow" w:eastAsia="Calibri" w:hAnsi="Arial Narrow" w:cs="Times New Roman"/>
          <w:sz w:val="20"/>
          <w:szCs w:val="20"/>
          <w:lang w:val="en-US" w:eastAsia="zh-CN"/>
        </w:rPr>
        <w:t>-Link</w:t>
      </w:r>
    </w:p>
    <w:p w14:paraId="2DE77E69" w14:textId="77777777" w:rsidR="00AB46CB" w:rsidRPr="00267633" w:rsidRDefault="00AB46CB" w:rsidP="00AB46CB">
      <w:pPr>
        <w:widowControl w:val="0"/>
        <w:tabs>
          <w:tab w:val="left" w:pos="851"/>
          <w:tab w:val="left" w:pos="2835"/>
        </w:tabs>
        <w:overflowPunct w:val="0"/>
        <w:autoSpaceDE w:val="0"/>
        <w:autoSpaceDN w:val="0"/>
        <w:adjustRightInd w:val="0"/>
        <w:spacing w:before="0" w:after="0" w:line="230" w:lineRule="auto"/>
        <w:ind w:left="851" w:right="141" w:hanging="709"/>
        <w:jc w:val="both"/>
        <w:divId w:val="2116439976"/>
        <w:rPr>
          <w:rFonts w:ascii="Arial Narrow" w:eastAsia="Calibri" w:hAnsi="Arial Narrow" w:cs="Times New Roman"/>
          <w:sz w:val="20"/>
          <w:szCs w:val="20"/>
          <w:lang w:val="en-US" w:eastAsia="zh-CN"/>
        </w:rPr>
      </w:pPr>
    </w:p>
    <w:p w14:paraId="24E95398" w14:textId="77777777" w:rsidR="00AB46CB" w:rsidRPr="00267633" w:rsidRDefault="00AB46CB" w:rsidP="00AB46CB">
      <w:pPr>
        <w:widowControl w:val="0"/>
        <w:tabs>
          <w:tab w:val="left" w:pos="851"/>
          <w:tab w:val="left" w:pos="2835"/>
        </w:tabs>
        <w:overflowPunct w:val="0"/>
        <w:autoSpaceDE w:val="0"/>
        <w:autoSpaceDN w:val="0"/>
        <w:adjustRightInd w:val="0"/>
        <w:spacing w:before="0" w:after="0" w:line="230" w:lineRule="auto"/>
        <w:ind w:left="851" w:right="141" w:hanging="709"/>
        <w:jc w:val="both"/>
        <w:divId w:val="2116439976"/>
        <w:rPr>
          <w:rFonts w:ascii="Arial Narrow" w:eastAsia="Calibri" w:hAnsi="Arial Narrow" w:cs="Times New Roman"/>
          <w:sz w:val="20"/>
          <w:szCs w:val="20"/>
          <w:lang w:val="en-US" w:eastAsia="zh-CN"/>
        </w:rPr>
      </w:pPr>
      <w:r w:rsidRPr="00267633">
        <w:rPr>
          <w:rFonts w:ascii="Arial Narrow" w:eastAsia="Calibri" w:hAnsi="Arial Narrow" w:cs="Times New Roman"/>
          <w:sz w:val="20"/>
          <w:szCs w:val="20"/>
          <w:lang w:val="en-US" w:eastAsia="zh-CN"/>
        </w:rPr>
        <w:t>7.</w:t>
      </w:r>
      <w:r w:rsidRPr="00267633">
        <w:rPr>
          <w:rFonts w:ascii="Arial Narrow" w:eastAsia="Calibri" w:hAnsi="Arial Narrow" w:cs="Times New Roman"/>
          <w:sz w:val="20"/>
          <w:szCs w:val="20"/>
          <w:lang w:val="en-US" w:eastAsia="zh-CN"/>
        </w:rPr>
        <w:tab/>
        <w:t xml:space="preserve">Overseas Applicants: </w:t>
      </w:r>
      <w:r w:rsidRPr="00267633">
        <w:rPr>
          <w:rFonts w:ascii="Arial Narrow" w:eastAsia="Calibri" w:hAnsi="Arial Narrow" w:cs="Times New Roman"/>
          <w:sz w:val="20"/>
          <w:szCs w:val="20"/>
          <w:lang w:val="en-US" w:eastAsia="zh-CN"/>
        </w:rPr>
        <w:tab/>
        <w:t>Bank Draft in Singapore Currency (payable to “Registrar Supreme Court/AG”)</w:t>
      </w:r>
    </w:p>
    <w:p w14:paraId="2638B2B5" w14:textId="77777777" w:rsidR="00AB46CB" w:rsidRPr="00267633" w:rsidRDefault="00AB46CB" w:rsidP="00AB46CB">
      <w:pPr>
        <w:widowControl w:val="0"/>
        <w:tabs>
          <w:tab w:val="left" w:pos="851"/>
          <w:tab w:val="left" w:pos="2835"/>
        </w:tabs>
        <w:overflowPunct w:val="0"/>
        <w:autoSpaceDE w:val="0"/>
        <w:autoSpaceDN w:val="0"/>
        <w:adjustRightInd w:val="0"/>
        <w:spacing w:before="0" w:after="0" w:line="230" w:lineRule="auto"/>
        <w:ind w:left="851" w:right="141" w:hanging="709"/>
        <w:jc w:val="both"/>
        <w:divId w:val="2116439976"/>
        <w:rPr>
          <w:rFonts w:ascii="Arial Narrow" w:eastAsia="Calibri" w:hAnsi="Arial Narrow" w:cs="Times New Roman"/>
          <w:sz w:val="20"/>
          <w:szCs w:val="20"/>
          <w:lang w:val="en-US" w:eastAsia="zh-CN"/>
        </w:rPr>
      </w:pPr>
      <w:r w:rsidRPr="00267633">
        <w:rPr>
          <w:rFonts w:ascii="Arial Narrow" w:eastAsia="Calibri" w:hAnsi="Arial Narrow" w:cs="Times New Roman"/>
          <w:sz w:val="20"/>
          <w:szCs w:val="20"/>
          <w:lang w:val="en-US" w:eastAsia="zh-CN"/>
        </w:rPr>
        <w:tab/>
      </w:r>
      <w:r w:rsidRPr="00267633">
        <w:rPr>
          <w:rFonts w:ascii="Arial Narrow" w:eastAsia="Calibri" w:hAnsi="Arial Narrow" w:cs="Times New Roman"/>
          <w:sz w:val="20"/>
          <w:szCs w:val="20"/>
          <w:lang w:val="en-US" w:eastAsia="zh-CN"/>
        </w:rPr>
        <w:tab/>
        <w:t>Payment should also include all bank charges.</w:t>
      </w:r>
    </w:p>
    <w:p w14:paraId="682C7DFA" w14:textId="77777777" w:rsidR="00AB46CB" w:rsidRPr="00267633" w:rsidRDefault="00AB46CB" w:rsidP="00AB46CB">
      <w:pPr>
        <w:widowControl w:val="0"/>
        <w:tabs>
          <w:tab w:val="left" w:pos="2835"/>
        </w:tabs>
        <w:overflowPunct w:val="0"/>
        <w:autoSpaceDE w:val="0"/>
        <w:autoSpaceDN w:val="0"/>
        <w:adjustRightInd w:val="0"/>
        <w:spacing w:before="0" w:after="0" w:line="230" w:lineRule="auto"/>
        <w:ind w:left="2835" w:right="141" w:hanging="2693"/>
        <w:jc w:val="both"/>
        <w:divId w:val="2116439976"/>
        <w:rPr>
          <w:rFonts w:ascii="Arial Narrow" w:eastAsia="Calibri" w:hAnsi="Arial Narrow" w:cs="Times New Roman"/>
          <w:sz w:val="20"/>
          <w:szCs w:val="20"/>
          <w:lang w:val="en-US" w:eastAsia="zh-CN"/>
        </w:rPr>
      </w:pPr>
      <w:r w:rsidRPr="00267633">
        <w:rPr>
          <w:rFonts w:ascii="Arial Narrow" w:eastAsia="Calibri" w:hAnsi="Arial Narrow" w:cs="Times New Roman"/>
          <w:sz w:val="20"/>
          <w:szCs w:val="20"/>
          <w:lang w:val="en-US" w:eastAsia="zh-CN"/>
        </w:rPr>
        <w:tab/>
      </w:r>
    </w:p>
    <w:p w14:paraId="0DE9D0D1" w14:textId="77777777" w:rsidR="00AB46CB" w:rsidRPr="00267633" w:rsidRDefault="00AB46CB" w:rsidP="00AB46CB">
      <w:pPr>
        <w:widowControl w:val="0"/>
        <w:tabs>
          <w:tab w:val="left" w:pos="426"/>
        </w:tabs>
        <w:autoSpaceDE w:val="0"/>
        <w:autoSpaceDN w:val="0"/>
        <w:adjustRightInd w:val="0"/>
        <w:spacing w:before="0" w:after="0" w:line="240" w:lineRule="auto"/>
        <w:ind w:left="426" w:right="141" w:hanging="284"/>
        <w:divId w:val="2116439976"/>
        <w:rPr>
          <w:rFonts w:ascii="Arial Narrow" w:eastAsia="Calibri" w:hAnsi="Arial Narrow" w:cs="Times New Roman"/>
          <w:sz w:val="20"/>
          <w:szCs w:val="20"/>
          <w:lang w:val="en-US" w:eastAsia="zh-CN"/>
        </w:rPr>
      </w:pPr>
      <w:r w:rsidRPr="00267633">
        <w:rPr>
          <w:rFonts w:ascii="Arial Narrow" w:eastAsia="Calibri" w:hAnsi="Arial Narrow" w:cs="Times New Roman"/>
          <w:b/>
          <w:bCs/>
          <w:sz w:val="20"/>
          <w:szCs w:val="20"/>
          <w:lang w:val="en-US" w:eastAsia="zh-CN"/>
        </w:rPr>
        <w:t>Contact Us</w:t>
      </w:r>
    </w:p>
    <w:p w14:paraId="5DFC921A" w14:textId="77777777" w:rsidR="00AB46CB" w:rsidRPr="00267633" w:rsidRDefault="00AB46CB" w:rsidP="006172E9">
      <w:pPr>
        <w:widowControl w:val="0"/>
        <w:numPr>
          <w:ilvl w:val="0"/>
          <w:numId w:val="103"/>
        </w:numPr>
        <w:overflowPunct w:val="0"/>
        <w:autoSpaceDE w:val="0"/>
        <w:autoSpaceDN w:val="0"/>
        <w:adjustRightInd w:val="0"/>
        <w:spacing w:before="0" w:after="0" w:line="237" w:lineRule="auto"/>
        <w:ind w:left="709" w:right="141" w:hanging="567"/>
        <w:divId w:val="2116439976"/>
        <w:rPr>
          <w:rFonts w:ascii="Arial Narrow" w:eastAsia="Calibri" w:hAnsi="Arial Narrow" w:cs="Times New Roman"/>
          <w:sz w:val="20"/>
          <w:szCs w:val="20"/>
          <w:lang w:val="en-US" w:eastAsia="zh-CN"/>
        </w:rPr>
      </w:pPr>
      <w:r w:rsidRPr="00267633">
        <w:rPr>
          <w:rFonts w:ascii="Arial Narrow" w:eastAsia="Calibri" w:hAnsi="Arial Narrow" w:cs="Times New Roman"/>
          <w:sz w:val="20"/>
          <w:szCs w:val="20"/>
          <w:lang w:val="en-US" w:eastAsia="zh-CN"/>
        </w:rPr>
        <w:t xml:space="preserve">For enquiries pertaining to family &amp; youth matters, please email to us at </w:t>
      </w:r>
      <w:hyperlink r:id="rId14" w:history="1">
        <w:r w:rsidRPr="00267633">
          <w:rPr>
            <w:rFonts w:ascii="Arial Narrow" w:eastAsia="Calibri" w:hAnsi="Arial Narrow" w:cs="Tahoma"/>
            <w:color w:val="0000FF"/>
            <w:sz w:val="20"/>
            <w:szCs w:val="20"/>
            <w:u w:val="single"/>
            <w:lang w:val="en-GB" w:eastAsia="en-GB"/>
          </w:rPr>
          <w:t>FJCourts_MAINTPOS@fjcourts.gov.sg</w:t>
        </w:r>
      </w:hyperlink>
      <w:r w:rsidRPr="00267633">
        <w:rPr>
          <w:rFonts w:ascii="Arial Narrow" w:eastAsia="Calibri" w:hAnsi="Arial Narrow" w:cs="Times New Roman"/>
          <w:sz w:val="20"/>
          <w:szCs w:val="20"/>
          <w:lang w:val="en-US" w:eastAsia="zh-CN"/>
        </w:rPr>
        <w:t xml:space="preserve"> or contact us at (65) 6435 5471.</w:t>
      </w:r>
    </w:p>
    <w:p w14:paraId="3D7DE7C8" w14:textId="77777777" w:rsidR="00AB46CB" w:rsidRPr="00267633" w:rsidRDefault="00AB46CB" w:rsidP="00AB46CB">
      <w:pPr>
        <w:widowControl w:val="0"/>
        <w:overflowPunct w:val="0"/>
        <w:autoSpaceDE w:val="0"/>
        <w:autoSpaceDN w:val="0"/>
        <w:adjustRightInd w:val="0"/>
        <w:spacing w:before="0" w:after="0" w:line="237" w:lineRule="auto"/>
        <w:ind w:right="141"/>
        <w:divId w:val="2116439976"/>
        <w:rPr>
          <w:rFonts w:ascii="Arial Narrow" w:eastAsia="Calibri" w:hAnsi="Arial Narrow" w:cs="Times New Roman"/>
          <w:sz w:val="20"/>
          <w:szCs w:val="20"/>
          <w:lang w:val="en-US" w:eastAsia="zh-CN"/>
        </w:rPr>
      </w:pPr>
    </w:p>
    <w:p w14:paraId="2231B28F" w14:textId="77777777" w:rsidR="00AB46CB" w:rsidRPr="00267633" w:rsidRDefault="00AB46CB" w:rsidP="00AB46CB">
      <w:pPr>
        <w:widowControl w:val="0"/>
        <w:overflowPunct w:val="0"/>
        <w:autoSpaceDE w:val="0"/>
        <w:autoSpaceDN w:val="0"/>
        <w:adjustRightInd w:val="0"/>
        <w:spacing w:before="0" w:after="0" w:line="239" w:lineRule="auto"/>
        <w:ind w:right="141"/>
        <w:divId w:val="2116439976"/>
        <w:rPr>
          <w:rFonts w:ascii="Arial Narrow" w:eastAsia="Calibri" w:hAnsi="Arial Narrow" w:cs="Times New Roman"/>
          <w:sz w:val="20"/>
          <w:szCs w:val="20"/>
          <w:lang w:val="en-US" w:eastAsia="zh-CN"/>
        </w:rPr>
      </w:pPr>
    </w:p>
    <w:p w14:paraId="679BD5B0" w14:textId="77777777" w:rsidR="00AB46CB" w:rsidRPr="00267633" w:rsidRDefault="00AB46CB" w:rsidP="00AB46CB">
      <w:pPr>
        <w:widowControl w:val="0"/>
        <w:overflowPunct w:val="0"/>
        <w:autoSpaceDE w:val="0"/>
        <w:autoSpaceDN w:val="0"/>
        <w:adjustRightInd w:val="0"/>
        <w:spacing w:before="0" w:after="0" w:line="239" w:lineRule="auto"/>
        <w:ind w:right="141"/>
        <w:divId w:val="2116439976"/>
        <w:rPr>
          <w:rFonts w:ascii="Arial Narrow" w:eastAsia="Calibri" w:hAnsi="Arial Narrow" w:cs="Times New Roman"/>
          <w:sz w:val="20"/>
          <w:szCs w:val="20"/>
          <w:lang w:val="en-US" w:eastAsia="zh-CN"/>
        </w:rPr>
      </w:pPr>
    </w:p>
    <w:p w14:paraId="6061B48D" w14:textId="77777777" w:rsidR="00AB46CB" w:rsidRPr="00267633" w:rsidRDefault="00AB46CB" w:rsidP="00AB46CB">
      <w:pPr>
        <w:widowControl w:val="0"/>
        <w:overflowPunct w:val="0"/>
        <w:autoSpaceDE w:val="0"/>
        <w:autoSpaceDN w:val="0"/>
        <w:adjustRightInd w:val="0"/>
        <w:spacing w:before="0" w:after="0" w:line="239" w:lineRule="auto"/>
        <w:ind w:right="141"/>
        <w:divId w:val="2116439976"/>
        <w:rPr>
          <w:rFonts w:ascii="Arial Narrow" w:eastAsia="Calibri" w:hAnsi="Arial Narrow" w:cs="Times New Roman"/>
          <w:sz w:val="20"/>
          <w:szCs w:val="20"/>
          <w:lang w:val="en-US" w:eastAsia="zh-CN"/>
        </w:rPr>
      </w:pPr>
    </w:p>
    <w:p w14:paraId="1F58697B" w14:textId="77777777" w:rsidR="00AB46CB" w:rsidRPr="00267633" w:rsidRDefault="00AB46CB" w:rsidP="00AB46CB">
      <w:pPr>
        <w:widowControl w:val="0"/>
        <w:overflowPunct w:val="0"/>
        <w:autoSpaceDE w:val="0"/>
        <w:autoSpaceDN w:val="0"/>
        <w:adjustRightInd w:val="0"/>
        <w:spacing w:before="0" w:after="0" w:line="239" w:lineRule="auto"/>
        <w:ind w:right="141"/>
        <w:divId w:val="2116439976"/>
        <w:rPr>
          <w:rFonts w:ascii="Arial Narrow" w:eastAsia="Calibri" w:hAnsi="Arial Narrow" w:cs="Times New Roman"/>
          <w:sz w:val="20"/>
          <w:szCs w:val="20"/>
          <w:lang w:val="en-US" w:eastAsia="zh-CN"/>
        </w:rPr>
      </w:pPr>
    </w:p>
    <w:p w14:paraId="1DD34883" w14:textId="77777777" w:rsidR="00AB46CB" w:rsidRPr="00267633" w:rsidRDefault="00AB46CB" w:rsidP="00AB46CB">
      <w:pPr>
        <w:widowControl w:val="0"/>
        <w:overflowPunct w:val="0"/>
        <w:autoSpaceDE w:val="0"/>
        <w:autoSpaceDN w:val="0"/>
        <w:adjustRightInd w:val="0"/>
        <w:spacing w:before="0" w:after="0" w:line="239" w:lineRule="auto"/>
        <w:ind w:right="141"/>
        <w:divId w:val="2116439976"/>
        <w:rPr>
          <w:rFonts w:ascii="Arial Narrow" w:eastAsia="Calibri" w:hAnsi="Arial Narrow" w:cs="Times New Roman"/>
          <w:sz w:val="20"/>
          <w:szCs w:val="20"/>
          <w:lang w:val="en-US" w:eastAsia="zh-CN"/>
        </w:rPr>
      </w:pPr>
    </w:p>
    <w:p w14:paraId="4D917F3D" w14:textId="77777777" w:rsidR="00AB46CB" w:rsidRPr="00267633" w:rsidRDefault="00AB46CB" w:rsidP="00AB46CB">
      <w:pPr>
        <w:widowControl w:val="0"/>
        <w:overflowPunct w:val="0"/>
        <w:autoSpaceDE w:val="0"/>
        <w:autoSpaceDN w:val="0"/>
        <w:adjustRightInd w:val="0"/>
        <w:spacing w:before="0" w:after="0" w:line="239" w:lineRule="auto"/>
        <w:ind w:right="141"/>
        <w:divId w:val="2116439976"/>
        <w:rPr>
          <w:rFonts w:ascii="Arial Narrow" w:eastAsia="Calibri" w:hAnsi="Arial Narrow" w:cs="Times New Roman"/>
          <w:sz w:val="20"/>
          <w:szCs w:val="20"/>
          <w:lang w:val="en-US" w:eastAsia="zh-CN"/>
        </w:rPr>
      </w:pPr>
    </w:p>
    <w:p w14:paraId="61CB2318" w14:textId="77777777" w:rsidR="00AB46CB" w:rsidRPr="00267633" w:rsidRDefault="00AB46CB" w:rsidP="00AB46CB">
      <w:pPr>
        <w:widowControl w:val="0"/>
        <w:overflowPunct w:val="0"/>
        <w:autoSpaceDE w:val="0"/>
        <w:autoSpaceDN w:val="0"/>
        <w:adjustRightInd w:val="0"/>
        <w:spacing w:before="0" w:after="0" w:line="239" w:lineRule="auto"/>
        <w:ind w:right="141"/>
        <w:divId w:val="2116439976"/>
        <w:rPr>
          <w:rFonts w:ascii="Arial Narrow" w:eastAsia="Calibri" w:hAnsi="Arial Narrow" w:cs="Times New Roman"/>
          <w:sz w:val="20"/>
          <w:szCs w:val="20"/>
          <w:lang w:val="en-US" w:eastAsia="zh-CN"/>
        </w:rPr>
      </w:pPr>
    </w:p>
    <w:p w14:paraId="490E4B0D" w14:textId="77777777" w:rsidR="00AB46CB" w:rsidRPr="0071139E" w:rsidRDefault="00AB46CB" w:rsidP="00AB46CB">
      <w:pPr>
        <w:spacing w:before="0" w:after="0" w:line="276" w:lineRule="auto"/>
        <w:jc w:val="both"/>
        <w:divId w:val="2116439976"/>
        <w:rPr>
          <w:sz w:val="22"/>
          <w:szCs w:val="22"/>
        </w:rPr>
      </w:pPr>
      <w:r>
        <w:rPr>
          <w:rFonts w:ascii="Arial Narrow" w:eastAsia="Calibri" w:hAnsi="Arial Narrow" w:cs="Times New Roman"/>
          <w:b/>
          <w:bCs/>
          <w:sz w:val="16"/>
          <w:szCs w:val="16"/>
          <w:lang w:val="en-US" w:eastAsia="zh-CN"/>
        </w:rPr>
        <w:t>Page 2 of 2</w:t>
      </w:r>
    </w:p>
    <w:p w14:paraId="44620AD0" w14:textId="77777777" w:rsidR="00267633" w:rsidRPr="00267633" w:rsidRDefault="00267633" w:rsidP="00267633">
      <w:pPr>
        <w:spacing w:before="0" w:after="200" w:line="276" w:lineRule="auto"/>
        <w:divId w:val="2116439976"/>
        <w:rPr>
          <w:rFonts w:ascii="Calibri" w:hAnsi="Calibri" w:cs="Times New Roman"/>
          <w:sz w:val="22"/>
          <w:szCs w:val="22"/>
          <w:lang w:val="en-GB" w:eastAsia="en-GB"/>
        </w:rPr>
        <w:sectPr w:rsidR="00267633" w:rsidRPr="00267633" w:rsidSect="00C63330">
          <w:pgSz w:w="11906" w:h="16838" w:code="9"/>
          <w:pgMar w:top="0" w:right="249" w:bottom="0" w:left="244" w:header="17" w:footer="0" w:gutter="0"/>
          <w:paperSrc w:first="15" w:other="15"/>
          <w:cols w:space="720"/>
          <w:noEndnote/>
        </w:sectPr>
      </w:pPr>
    </w:p>
    <w:tbl>
      <w:tblPr>
        <w:tblW w:w="0" w:type="auto"/>
        <w:tblLayout w:type="fixed"/>
        <w:tblLook w:val="0000" w:firstRow="0" w:lastRow="0" w:firstColumn="0" w:lastColumn="0" w:noHBand="0" w:noVBand="0"/>
      </w:tblPr>
      <w:tblGrid>
        <w:gridCol w:w="2600"/>
        <w:gridCol w:w="2600"/>
        <w:gridCol w:w="2600"/>
      </w:tblGrid>
      <w:tr w:rsidR="00267633" w:rsidRPr="00267633" w14:paraId="5EBE53F2" w14:textId="77777777" w:rsidTr="00267633">
        <w:trPr>
          <w:divId w:val="2116439976"/>
        </w:trPr>
        <w:tc>
          <w:tcPr>
            <w:tcW w:w="2600" w:type="dxa"/>
          </w:tcPr>
          <w:p w14:paraId="0045A648" w14:textId="77777777" w:rsidR="00267633" w:rsidRPr="00267633" w:rsidRDefault="00267633" w:rsidP="00267633">
            <w:pPr>
              <w:tabs>
                <w:tab w:val="left" w:pos="-720"/>
              </w:tabs>
              <w:suppressAutoHyphens/>
              <w:spacing w:before="0" w:after="0" w:line="240" w:lineRule="auto"/>
              <w:rPr>
                <w:rFonts w:ascii="Times New Roman" w:hAnsi="Times New Roman" w:cs="Times New Roman"/>
                <w:sz w:val="18"/>
                <w:szCs w:val="20"/>
                <w:lang w:val="en-GB" w:eastAsia="zh-CN"/>
              </w:rPr>
            </w:pPr>
          </w:p>
        </w:tc>
        <w:tc>
          <w:tcPr>
            <w:tcW w:w="2600" w:type="dxa"/>
          </w:tcPr>
          <w:p w14:paraId="0B08CE09" w14:textId="77777777" w:rsidR="00267633" w:rsidRPr="00267633" w:rsidRDefault="00C11225" w:rsidP="00267633">
            <w:pPr>
              <w:keepNext/>
              <w:spacing w:before="0" w:after="0" w:line="240" w:lineRule="auto"/>
              <w:jc w:val="center"/>
              <w:outlineLvl w:val="1"/>
              <w:rPr>
                <w:rFonts w:ascii="Times New Roman" w:hAnsi="Times New Roman"/>
                <w:bCs/>
                <w:iCs/>
                <w:spacing w:val="-3"/>
                <w:szCs w:val="28"/>
                <w:lang w:val="en-GB" w:eastAsia="zh-CN"/>
              </w:rPr>
            </w:pPr>
            <w:bookmarkStart w:id="81" w:name="form24"/>
            <w:bookmarkStart w:id="82" w:name="_Toc66445381"/>
            <w:bookmarkStart w:id="83" w:name="_Toc81709938"/>
            <w:bookmarkStart w:id="84" w:name="_Toc81710663"/>
            <w:bookmarkStart w:id="85" w:name="_Toc81717569"/>
            <w:bookmarkStart w:id="86" w:name="_Toc122854449"/>
            <w:bookmarkStart w:id="87" w:name="_Toc122854829"/>
            <w:bookmarkStart w:id="88" w:name="_Toc243995907"/>
            <w:bookmarkEnd w:id="81"/>
            <w:r>
              <w:rPr>
                <w:rFonts w:ascii="Times New Roman" w:hAnsi="Times New Roman"/>
                <w:bCs/>
                <w:iCs/>
                <w:spacing w:val="-3"/>
                <w:szCs w:val="28"/>
                <w:lang w:val="en-GB" w:eastAsia="zh-CN"/>
              </w:rPr>
              <w:t xml:space="preserve">             </w:t>
            </w:r>
            <w:r w:rsidR="00267633" w:rsidRPr="00267633">
              <w:rPr>
                <w:rFonts w:ascii="Times New Roman" w:hAnsi="Times New Roman"/>
                <w:bCs/>
                <w:iCs/>
                <w:spacing w:val="-3"/>
                <w:szCs w:val="28"/>
                <w:lang w:val="en-GB" w:eastAsia="zh-CN"/>
              </w:rPr>
              <w:t xml:space="preserve">FORM </w:t>
            </w:r>
            <w:bookmarkEnd w:id="82"/>
            <w:bookmarkEnd w:id="83"/>
            <w:bookmarkEnd w:id="84"/>
            <w:bookmarkEnd w:id="85"/>
            <w:bookmarkEnd w:id="86"/>
            <w:bookmarkEnd w:id="87"/>
            <w:bookmarkEnd w:id="88"/>
            <w:r w:rsidR="00267633" w:rsidRPr="00267633">
              <w:rPr>
                <w:rFonts w:ascii="Times New Roman" w:hAnsi="Times New Roman"/>
                <w:bCs/>
                <w:iCs/>
                <w:spacing w:val="-3"/>
                <w:szCs w:val="28"/>
                <w:lang w:val="en-GB" w:eastAsia="zh-CN"/>
              </w:rPr>
              <w:t>212</w:t>
            </w:r>
          </w:p>
        </w:tc>
        <w:tc>
          <w:tcPr>
            <w:tcW w:w="2600" w:type="dxa"/>
          </w:tcPr>
          <w:p w14:paraId="6BD4D362" w14:textId="77777777" w:rsidR="00267633" w:rsidRPr="00267633" w:rsidRDefault="00267633" w:rsidP="00267633">
            <w:pPr>
              <w:tabs>
                <w:tab w:val="left" w:pos="-720"/>
              </w:tabs>
              <w:suppressAutoHyphens/>
              <w:spacing w:before="0" w:after="0" w:line="240" w:lineRule="auto"/>
              <w:jc w:val="center"/>
              <w:rPr>
                <w:rFonts w:ascii="Times New Roman" w:hAnsi="Times New Roman" w:cs="Times New Roman"/>
                <w:szCs w:val="20"/>
                <w:lang w:val="en-GB" w:eastAsia="zh-CN"/>
              </w:rPr>
            </w:pPr>
          </w:p>
        </w:tc>
      </w:tr>
    </w:tbl>
    <w:p w14:paraId="46A7577C" w14:textId="77777777" w:rsidR="00267633" w:rsidRPr="00267633" w:rsidRDefault="00267633" w:rsidP="00267633">
      <w:pPr>
        <w:tabs>
          <w:tab w:val="left" w:pos="-720"/>
        </w:tabs>
        <w:suppressAutoHyphens/>
        <w:spacing w:before="0" w:after="0"/>
        <w:ind w:right="26"/>
        <w:divId w:val="2116439976"/>
        <w:rPr>
          <w:rFonts w:ascii="Times New Roman" w:hAnsi="Times New Roman" w:cs="Times New Roman"/>
          <w:sz w:val="22"/>
          <w:szCs w:val="22"/>
          <w:lang w:val="en-GB" w:eastAsia="zh-CN"/>
        </w:rPr>
      </w:pPr>
      <w:r w:rsidRPr="00267633">
        <w:rPr>
          <w:rFonts w:ascii="Times New Roman" w:hAnsi="Times New Roman" w:cs="Times New Roman"/>
          <w:sz w:val="22"/>
          <w:szCs w:val="22"/>
          <w:lang w:val="en-GB" w:eastAsia="zh-CN"/>
        </w:rPr>
        <w:t>Para 42</w:t>
      </w:r>
    </w:p>
    <w:p w14:paraId="1CD41175" w14:textId="77777777" w:rsidR="00267633" w:rsidRPr="00267633" w:rsidRDefault="00267633" w:rsidP="00267633">
      <w:pPr>
        <w:tabs>
          <w:tab w:val="left" w:pos="-720"/>
        </w:tabs>
        <w:suppressAutoHyphens/>
        <w:spacing w:before="0" w:after="0" w:line="240" w:lineRule="auto"/>
        <w:jc w:val="center"/>
        <w:divId w:val="2116439976"/>
        <w:rPr>
          <w:rFonts w:ascii="Times New Roman" w:hAnsi="Times New Roman" w:cs="Times New Roman"/>
          <w:szCs w:val="20"/>
          <w:lang w:val="en-GB" w:eastAsia="zh-CN"/>
        </w:rPr>
      </w:pPr>
    </w:p>
    <w:p w14:paraId="0EAE6E14" w14:textId="77777777" w:rsidR="00267633" w:rsidRPr="00267633" w:rsidRDefault="00267633" w:rsidP="00267633">
      <w:pPr>
        <w:keepNext/>
        <w:spacing w:before="0" w:after="0" w:line="240" w:lineRule="auto"/>
        <w:ind w:left="2340" w:right="2369"/>
        <w:jc w:val="center"/>
        <w:outlineLvl w:val="1"/>
        <w:divId w:val="2116439976"/>
        <w:rPr>
          <w:b/>
          <w:bCs/>
          <w:i/>
          <w:iCs/>
          <w:szCs w:val="28"/>
          <w:lang w:val="en-GB" w:eastAsia="zh-CN"/>
        </w:rPr>
      </w:pPr>
      <w:bookmarkStart w:id="89" w:name="_Toc66445382"/>
      <w:bookmarkStart w:id="90" w:name="_Toc81709939"/>
      <w:bookmarkStart w:id="91" w:name="_Toc81710664"/>
      <w:bookmarkStart w:id="92" w:name="_Toc81717570"/>
      <w:bookmarkStart w:id="93" w:name="_Toc122854450"/>
      <w:bookmarkStart w:id="94" w:name="_Toc122854830"/>
      <w:bookmarkStart w:id="95" w:name="_Toc243995908"/>
      <w:r w:rsidRPr="00267633">
        <w:rPr>
          <w:rFonts w:ascii="Times New Roman" w:hAnsi="Times New Roman"/>
          <w:b/>
          <w:bCs/>
          <w:iCs/>
          <w:spacing w:val="-3"/>
          <w:szCs w:val="28"/>
          <w:lang w:val="en-GB" w:eastAsia="zh-CN"/>
        </w:rPr>
        <w:t>NOTING OF APPEARANCE OF</w:t>
      </w:r>
      <w:bookmarkStart w:id="96" w:name="_Toc66445383"/>
      <w:bookmarkStart w:id="97" w:name="_Toc81709940"/>
      <w:bookmarkStart w:id="98" w:name="_Toc81710665"/>
      <w:bookmarkEnd w:id="89"/>
      <w:bookmarkEnd w:id="90"/>
      <w:bookmarkEnd w:id="91"/>
      <w:r w:rsidRPr="00267633">
        <w:rPr>
          <w:rFonts w:ascii="Times New Roman" w:hAnsi="Times New Roman"/>
          <w:b/>
          <w:bCs/>
          <w:iCs/>
          <w:spacing w:val="-3"/>
          <w:szCs w:val="28"/>
          <w:lang w:val="en-GB" w:eastAsia="zh-CN"/>
        </w:rPr>
        <w:t xml:space="preserve"> ADVOCATES/PROSECUTORS</w:t>
      </w:r>
      <w:bookmarkEnd w:id="92"/>
      <w:bookmarkEnd w:id="93"/>
      <w:bookmarkEnd w:id="94"/>
      <w:bookmarkEnd w:id="95"/>
      <w:bookmarkEnd w:id="96"/>
      <w:bookmarkEnd w:id="97"/>
      <w:bookmarkEnd w:id="98"/>
    </w:p>
    <w:p w14:paraId="54C1AE0F" w14:textId="77777777" w:rsidR="00267633" w:rsidRPr="00267633" w:rsidRDefault="00267633" w:rsidP="00267633">
      <w:pPr>
        <w:tabs>
          <w:tab w:val="left" w:pos="-720"/>
        </w:tabs>
        <w:suppressAutoHyphens/>
        <w:spacing w:before="0" w:after="0" w:line="240" w:lineRule="auto"/>
        <w:ind w:left="-720" w:right="-720"/>
        <w:jc w:val="both"/>
        <w:divId w:val="2116439976"/>
        <w:rPr>
          <w:rFonts w:ascii="Times New Roman" w:hAnsi="Times New Roman" w:cs="Times New Roman"/>
          <w:szCs w:val="20"/>
          <w:lang w:val="en-GB" w:eastAsia="zh-CN"/>
        </w:rPr>
      </w:pPr>
    </w:p>
    <w:p w14:paraId="253F6984" w14:textId="77777777" w:rsidR="00267633" w:rsidRPr="00267633" w:rsidRDefault="00267633" w:rsidP="00267633">
      <w:pPr>
        <w:tabs>
          <w:tab w:val="left" w:pos="-720"/>
        </w:tabs>
        <w:suppressAutoHyphens/>
        <w:spacing w:before="0" w:after="0" w:line="240" w:lineRule="auto"/>
        <w:ind w:left="-720" w:right="-720"/>
        <w:jc w:val="both"/>
        <w:divId w:val="2116439976"/>
        <w:rPr>
          <w:rFonts w:ascii="Times New Roman" w:hAnsi="Times New Roman" w:cs="Times New Roman"/>
          <w:szCs w:val="20"/>
          <w:lang w:val="en-GB" w:eastAsia="zh-CN"/>
        </w:rPr>
      </w:pPr>
    </w:p>
    <w:tbl>
      <w:tblPr>
        <w:tblW w:w="0" w:type="auto"/>
        <w:tblInd w:w="30" w:type="dxa"/>
        <w:tblLayout w:type="fixed"/>
        <w:tblCellMar>
          <w:left w:w="120" w:type="dxa"/>
          <w:right w:w="120" w:type="dxa"/>
        </w:tblCellMar>
        <w:tblLook w:val="0000" w:firstRow="0" w:lastRow="0" w:firstColumn="0" w:lastColumn="0" w:noHBand="0" w:noVBand="0"/>
      </w:tblPr>
      <w:tblGrid>
        <w:gridCol w:w="4033"/>
        <w:gridCol w:w="4323"/>
      </w:tblGrid>
      <w:tr w:rsidR="00267633" w:rsidRPr="00267633" w14:paraId="10114343" w14:textId="77777777" w:rsidTr="00267633">
        <w:trPr>
          <w:divId w:val="2116439976"/>
          <w:trHeight w:val="982"/>
        </w:trPr>
        <w:tc>
          <w:tcPr>
            <w:tcW w:w="8356" w:type="dxa"/>
            <w:gridSpan w:val="2"/>
            <w:tcBorders>
              <w:top w:val="double" w:sz="6" w:space="0" w:color="auto"/>
              <w:left w:val="double" w:sz="6" w:space="0" w:color="auto"/>
              <w:right w:val="double" w:sz="6" w:space="0" w:color="auto"/>
            </w:tcBorders>
          </w:tcPr>
          <w:p w14:paraId="0CBFAE4B" w14:textId="77777777" w:rsidR="00267633" w:rsidRPr="00267633" w:rsidRDefault="00267633" w:rsidP="00267633">
            <w:pPr>
              <w:tabs>
                <w:tab w:val="center" w:pos="4393"/>
              </w:tabs>
              <w:suppressAutoHyphens/>
              <w:spacing w:after="0" w:line="240" w:lineRule="auto"/>
              <w:rPr>
                <w:rFonts w:ascii="Times New Roman" w:hAnsi="Times New Roman" w:cs="Times New Roman"/>
                <w:b/>
                <w:szCs w:val="20"/>
                <w:lang w:val="en-GB" w:eastAsia="zh-CN"/>
              </w:rPr>
            </w:pPr>
            <w:r w:rsidRPr="00267633">
              <w:rPr>
                <w:rFonts w:ascii="Times New Roman" w:hAnsi="Times New Roman" w:cs="Times New Roman"/>
                <w:szCs w:val="20"/>
                <w:lang w:val="en-GB" w:eastAsia="zh-CN"/>
              </w:rPr>
              <w:fldChar w:fldCharType="begin"/>
            </w:r>
            <w:r w:rsidRPr="00267633">
              <w:rPr>
                <w:rFonts w:ascii="Times New Roman" w:hAnsi="Times New Roman" w:cs="Times New Roman"/>
                <w:szCs w:val="20"/>
                <w:lang w:val="en-GB" w:eastAsia="zh-CN"/>
              </w:rPr>
              <w:instrText xml:space="preserve">PRIVATE </w:instrText>
            </w:r>
            <w:r w:rsidRPr="00267633">
              <w:rPr>
                <w:rFonts w:ascii="Times New Roman" w:hAnsi="Times New Roman" w:cs="Times New Roman"/>
                <w:szCs w:val="20"/>
                <w:lang w:val="en-GB" w:eastAsia="zh-CN"/>
              </w:rPr>
              <w:fldChar w:fldCharType="end"/>
            </w:r>
            <w:r w:rsidRPr="00267633">
              <w:rPr>
                <w:rFonts w:ascii="Times New Roman" w:hAnsi="Times New Roman" w:cs="Times New Roman"/>
                <w:b/>
                <w:szCs w:val="20"/>
                <w:lang w:val="en-GB" w:eastAsia="zh-CN"/>
              </w:rPr>
              <w:tab/>
            </w:r>
          </w:p>
          <w:p w14:paraId="308E35B5" w14:textId="77777777" w:rsidR="00267633" w:rsidRPr="00267633" w:rsidRDefault="00267633" w:rsidP="00267633">
            <w:pPr>
              <w:tabs>
                <w:tab w:val="center" w:pos="4393"/>
              </w:tabs>
              <w:suppressAutoHyphens/>
              <w:spacing w:before="0" w:after="0" w:line="240" w:lineRule="auto"/>
              <w:jc w:val="center"/>
              <w:rPr>
                <w:rFonts w:ascii="Times New Roman" w:hAnsi="Times New Roman" w:cs="Times New Roman"/>
                <w:szCs w:val="20"/>
                <w:lang w:val="en-GB" w:eastAsia="zh-CN"/>
              </w:rPr>
            </w:pPr>
            <w:r w:rsidRPr="00267633">
              <w:rPr>
                <w:rFonts w:ascii="Times New Roman" w:hAnsi="Times New Roman" w:cs="Times New Roman"/>
                <w:b/>
                <w:szCs w:val="20"/>
                <w:lang w:val="en-GB" w:eastAsia="zh-CN"/>
              </w:rPr>
              <w:t>FAMILY JUSTICE COURTS – COURT NO: ___</w:t>
            </w:r>
          </w:p>
          <w:p w14:paraId="5AAF3F03" w14:textId="77777777" w:rsidR="00267633" w:rsidRPr="00267633" w:rsidRDefault="00267633" w:rsidP="00267633">
            <w:pPr>
              <w:tabs>
                <w:tab w:val="left" w:pos="-720"/>
              </w:tabs>
              <w:suppressAutoHyphens/>
              <w:spacing w:before="0" w:after="54" w:line="240" w:lineRule="auto"/>
              <w:rPr>
                <w:rFonts w:ascii="Times New Roman" w:hAnsi="Times New Roman" w:cs="Times New Roman"/>
                <w:szCs w:val="20"/>
                <w:lang w:val="en-GB" w:eastAsia="zh-CN"/>
              </w:rPr>
            </w:pPr>
          </w:p>
        </w:tc>
      </w:tr>
      <w:tr w:rsidR="00267633" w:rsidRPr="00267633" w14:paraId="6D3A3C8D" w14:textId="77777777" w:rsidTr="00267633">
        <w:trPr>
          <w:divId w:val="2116439976"/>
          <w:trHeight w:val="1268"/>
        </w:trPr>
        <w:tc>
          <w:tcPr>
            <w:tcW w:w="4033" w:type="dxa"/>
            <w:tcBorders>
              <w:top w:val="single" w:sz="6" w:space="0" w:color="auto"/>
              <w:left w:val="double" w:sz="6" w:space="0" w:color="auto"/>
            </w:tcBorders>
          </w:tcPr>
          <w:p w14:paraId="014E2DC5" w14:textId="77777777" w:rsidR="00267633" w:rsidRPr="00267633" w:rsidRDefault="00267633" w:rsidP="00267633">
            <w:pPr>
              <w:tabs>
                <w:tab w:val="left" w:pos="-720"/>
              </w:tabs>
              <w:suppressAutoHyphens/>
              <w:spacing w:after="0" w:line="240" w:lineRule="auto"/>
              <w:rPr>
                <w:rFonts w:ascii="Times New Roman" w:hAnsi="Times New Roman" w:cs="Times New Roman"/>
                <w:spacing w:val="-2"/>
                <w:szCs w:val="20"/>
                <w:lang w:val="en-GB" w:eastAsia="zh-CN"/>
              </w:rPr>
            </w:pPr>
          </w:p>
          <w:p w14:paraId="2F3E9C89" w14:textId="77777777" w:rsidR="00267633" w:rsidRPr="00267633" w:rsidRDefault="00267633" w:rsidP="00267633">
            <w:pPr>
              <w:tabs>
                <w:tab w:val="left" w:pos="-720"/>
              </w:tabs>
              <w:suppressAutoHyphens/>
              <w:spacing w:before="0" w:after="0" w:line="240" w:lineRule="auto"/>
              <w:rPr>
                <w:rFonts w:ascii="Times New Roman" w:hAnsi="Times New Roman" w:cs="Times New Roman"/>
                <w:spacing w:val="-2"/>
                <w:szCs w:val="20"/>
                <w:lang w:val="en-GB" w:eastAsia="zh-CN"/>
              </w:rPr>
            </w:pPr>
            <w:r w:rsidRPr="00267633">
              <w:rPr>
                <w:rFonts w:ascii="Times New Roman" w:hAnsi="Times New Roman" w:cs="Times New Roman"/>
                <w:spacing w:val="-2"/>
                <w:szCs w:val="20"/>
                <w:lang w:val="en-GB" w:eastAsia="zh-CN"/>
              </w:rPr>
              <w:t>Case No:</w:t>
            </w:r>
          </w:p>
          <w:p w14:paraId="1007EF91" w14:textId="77777777" w:rsidR="00267633" w:rsidRPr="00267633" w:rsidRDefault="00267633" w:rsidP="00267633">
            <w:pPr>
              <w:tabs>
                <w:tab w:val="left" w:pos="-720"/>
              </w:tabs>
              <w:suppressAutoHyphens/>
              <w:spacing w:before="0" w:after="0" w:line="240" w:lineRule="auto"/>
              <w:rPr>
                <w:rFonts w:ascii="Times New Roman" w:hAnsi="Times New Roman" w:cs="Times New Roman"/>
                <w:spacing w:val="-2"/>
                <w:szCs w:val="20"/>
                <w:lang w:val="en-GB" w:eastAsia="zh-CN"/>
              </w:rPr>
            </w:pPr>
            <w:r w:rsidRPr="00267633">
              <w:rPr>
                <w:rFonts w:ascii="Times New Roman" w:hAnsi="Times New Roman" w:cs="Times New Roman"/>
                <w:spacing w:val="-2"/>
                <w:szCs w:val="20"/>
                <w:lang w:val="en-GB" w:eastAsia="zh-CN"/>
              </w:rPr>
              <w:t>MSS/SS/</w:t>
            </w:r>
          </w:p>
          <w:p w14:paraId="1B7E4AB5" w14:textId="77777777" w:rsidR="00267633" w:rsidRPr="00267633" w:rsidRDefault="00267633" w:rsidP="00267633">
            <w:pPr>
              <w:tabs>
                <w:tab w:val="left" w:pos="-720"/>
              </w:tabs>
              <w:suppressAutoHyphens/>
              <w:spacing w:before="0" w:after="54" w:line="240" w:lineRule="auto"/>
              <w:rPr>
                <w:rFonts w:ascii="Times New Roman" w:hAnsi="Times New Roman" w:cs="Times New Roman"/>
                <w:spacing w:val="-2"/>
                <w:szCs w:val="20"/>
                <w:lang w:val="en-GB" w:eastAsia="zh-CN"/>
              </w:rPr>
            </w:pPr>
            <w:r w:rsidRPr="00267633">
              <w:rPr>
                <w:rFonts w:ascii="Times New Roman" w:hAnsi="Times New Roman" w:cs="Times New Roman"/>
                <w:spacing w:val="-2"/>
                <w:szCs w:val="20"/>
                <w:lang w:val="en-GB" w:eastAsia="zh-CN"/>
              </w:rPr>
              <w:t xml:space="preserve">         JAC</w:t>
            </w:r>
          </w:p>
        </w:tc>
        <w:tc>
          <w:tcPr>
            <w:tcW w:w="4323" w:type="dxa"/>
            <w:tcBorders>
              <w:top w:val="single" w:sz="6" w:space="0" w:color="auto"/>
              <w:left w:val="single" w:sz="6" w:space="0" w:color="auto"/>
              <w:right w:val="double" w:sz="6" w:space="0" w:color="auto"/>
            </w:tcBorders>
          </w:tcPr>
          <w:p w14:paraId="5704C65A" w14:textId="77777777" w:rsidR="00267633" w:rsidRPr="00267633" w:rsidRDefault="00267633" w:rsidP="00267633">
            <w:pPr>
              <w:tabs>
                <w:tab w:val="left" w:pos="-720"/>
              </w:tabs>
              <w:suppressAutoHyphens/>
              <w:spacing w:after="54" w:line="240" w:lineRule="auto"/>
              <w:rPr>
                <w:rFonts w:ascii="Times New Roman" w:hAnsi="Times New Roman" w:cs="Times New Roman"/>
                <w:spacing w:val="-2"/>
                <w:szCs w:val="20"/>
                <w:lang w:val="en-GB" w:eastAsia="zh-CN"/>
              </w:rPr>
            </w:pPr>
          </w:p>
        </w:tc>
      </w:tr>
      <w:tr w:rsidR="00267633" w:rsidRPr="00267633" w14:paraId="4865A480" w14:textId="77777777" w:rsidTr="00267633">
        <w:trPr>
          <w:divId w:val="2116439976"/>
          <w:trHeight w:val="716"/>
        </w:trPr>
        <w:tc>
          <w:tcPr>
            <w:tcW w:w="4033" w:type="dxa"/>
            <w:tcBorders>
              <w:top w:val="single" w:sz="6" w:space="0" w:color="auto"/>
              <w:left w:val="double" w:sz="6" w:space="0" w:color="auto"/>
            </w:tcBorders>
          </w:tcPr>
          <w:p w14:paraId="6E31EB40" w14:textId="77777777" w:rsidR="00267633" w:rsidRPr="00267633" w:rsidRDefault="00267633" w:rsidP="00267633">
            <w:pPr>
              <w:tabs>
                <w:tab w:val="left" w:pos="-720"/>
              </w:tabs>
              <w:suppressAutoHyphens/>
              <w:spacing w:after="0" w:line="240" w:lineRule="auto"/>
              <w:rPr>
                <w:rFonts w:ascii="Times New Roman" w:hAnsi="Times New Roman" w:cs="Times New Roman"/>
                <w:spacing w:val="-2"/>
                <w:szCs w:val="20"/>
                <w:lang w:val="en-GB" w:eastAsia="zh-CN"/>
              </w:rPr>
            </w:pPr>
            <w:r w:rsidRPr="00267633">
              <w:rPr>
                <w:rFonts w:ascii="Times New Roman" w:hAnsi="Times New Roman" w:cs="Times New Roman"/>
                <w:spacing w:val="-2"/>
                <w:szCs w:val="20"/>
                <w:lang w:val="en-GB" w:eastAsia="zh-CN"/>
              </w:rPr>
              <w:t>Solicitor's Name/</w:t>
            </w:r>
          </w:p>
          <w:p w14:paraId="0C1AE42C" w14:textId="77777777" w:rsidR="00267633" w:rsidRPr="00267633" w:rsidRDefault="00267633" w:rsidP="00267633">
            <w:pPr>
              <w:tabs>
                <w:tab w:val="left" w:pos="-720"/>
              </w:tabs>
              <w:suppressAutoHyphens/>
              <w:spacing w:before="0" w:after="54" w:line="240" w:lineRule="auto"/>
              <w:rPr>
                <w:rFonts w:ascii="Times New Roman" w:hAnsi="Times New Roman" w:cs="Times New Roman"/>
                <w:spacing w:val="-2"/>
                <w:szCs w:val="20"/>
                <w:lang w:val="en-GB" w:eastAsia="zh-CN"/>
              </w:rPr>
            </w:pPr>
            <w:r w:rsidRPr="00267633">
              <w:rPr>
                <w:rFonts w:ascii="Times New Roman" w:hAnsi="Times New Roman" w:cs="Times New Roman"/>
                <w:spacing w:val="-2"/>
                <w:szCs w:val="20"/>
                <w:lang w:val="en-GB" w:eastAsia="zh-CN"/>
              </w:rPr>
              <w:t>Prosecutor's Name</w:t>
            </w:r>
          </w:p>
        </w:tc>
        <w:tc>
          <w:tcPr>
            <w:tcW w:w="4323" w:type="dxa"/>
            <w:tcBorders>
              <w:top w:val="single" w:sz="6" w:space="0" w:color="auto"/>
              <w:left w:val="single" w:sz="6" w:space="0" w:color="auto"/>
              <w:right w:val="double" w:sz="6" w:space="0" w:color="auto"/>
            </w:tcBorders>
          </w:tcPr>
          <w:p w14:paraId="7EB03170" w14:textId="77777777" w:rsidR="00267633" w:rsidRPr="00267633" w:rsidRDefault="00267633" w:rsidP="00267633">
            <w:pPr>
              <w:tabs>
                <w:tab w:val="left" w:pos="-720"/>
              </w:tabs>
              <w:suppressAutoHyphens/>
              <w:spacing w:after="54" w:line="240" w:lineRule="auto"/>
              <w:rPr>
                <w:rFonts w:ascii="Times New Roman" w:hAnsi="Times New Roman" w:cs="Times New Roman"/>
                <w:spacing w:val="-2"/>
                <w:szCs w:val="20"/>
                <w:lang w:val="en-GB" w:eastAsia="zh-CN"/>
              </w:rPr>
            </w:pPr>
          </w:p>
        </w:tc>
      </w:tr>
      <w:tr w:rsidR="00267633" w:rsidRPr="00267633" w14:paraId="3C34D704" w14:textId="77777777" w:rsidTr="00267633">
        <w:trPr>
          <w:divId w:val="2116439976"/>
          <w:trHeight w:val="716"/>
        </w:trPr>
        <w:tc>
          <w:tcPr>
            <w:tcW w:w="4033" w:type="dxa"/>
            <w:tcBorders>
              <w:top w:val="single" w:sz="6" w:space="0" w:color="auto"/>
              <w:left w:val="double" w:sz="6" w:space="0" w:color="auto"/>
            </w:tcBorders>
          </w:tcPr>
          <w:p w14:paraId="7E64A46E" w14:textId="77777777" w:rsidR="00267633" w:rsidRPr="00267633" w:rsidRDefault="00267633" w:rsidP="00267633">
            <w:pPr>
              <w:tabs>
                <w:tab w:val="left" w:pos="-720"/>
              </w:tabs>
              <w:suppressAutoHyphens/>
              <w:spacing w:after="0" w:line="240" w:lineRule="auto"/>
              <w:rPr>
                <w:rFonts w:ascii="Times New Roman" w:hAnsi="Times New Roman" w:cs="Times New Roman"/>
                <w:spacing w:val="-2"/>
                <w:szCs w:val="20"/>
                <w:lang w:val="en-GB" w:eastAsia="zh-CN"/>
              </w:rPr>
            </w:pPr>
            <w:r w:rsidRPr="00267633">
              <w:rPr>
                <w:rFonts w:ascii="Times New Roman" w:hAnsi="Times New Roman" w:cs="Times New Roman"/>
                <w:spacing w:val="-2"/>
                <w:szCs w:val="20"/>
                <w:lang w:val="en-GB" w:eastAsia="zh-CN"/>
              </w:rPr>
              <w:t>Solicitor's Firm/</w:t>
            </w:r>
          </w:p>
          <w:p w14:paraId="7604F94F" w14:textId="77777777" w:rsidR="00267633" w:rsidRPr="00267633" w:rsidRDefault="00267633" w:rsidP="00267633">
            <w:pPr>
              <w:tabs>
                <w:tab w:val="left" w:pos="-720"/>
              </w:tabs>
              <w:suppressAutoHyphens/>
              <w:spacing w:before="0" w:after="54" w:line="240" w:lineRule="auto"/>
              <w:rPr>
                <w:rFonts w:ascii="Times New Roman" w:hAnsi="Times New Roman" w:cs="Times New Roman"/>
                <w:spacing w:val="-2"/>
                <w:szCs w:val="20"/>
                <w:lang w:val="en-GB" w:eastAsia="zh-CN"/>
              </w:rPr>
            </w:pPr>
            <w:r w:rsidRPr="00267633">
              <w:rPr>
                <w:rFonts w:ascii="Times New Roman" w:hAnsi="Times New Roman" w:cs="Times New Roman"/>
                <w:spacing w:val="-2"/>
                <w:szCs w:val="20"/>
                <w:lang w:val="en-GB" w:eastAsia="zh-CN"/>
              </w:rPr>
              <w:t>Prosecutor's Dept</w:t>
            </w:r>
          </w:p>
        </w:tc>
        <w:tc>
          <w:tcPr>
            <w:tcW w:w="4323" w:type="dxa"/>
            <w:tcBorders>
              <w:top w:val="single" w:sz="6" w:space="0" w:color="auto"/>
              <w:left w:val="single" w:sz="6" w:space="0" w:color="auto"/>
              <w:right w:val="double" w:sz="6" w:space="0" w:color="auto"/>
            </w:tcBorders>
          </w:tcPr>
          <w:p w14:paraId="37DD3486" w14:textId="77777777" w:rsidR="00267633" w:rsidRPr="00267633" w:rsidRDefault="00267633" w:rsidP="00267633">
            <w:pPr>
              <w:tabs>
                <w:tab w:val="left" w:pos="-720"/>
              </w:tabs>
              <w:suppressAutoHyphens/>
              <w:spacing w:after="54" w:line="240" w:lineRule="auto"/>
              <w:rPr>
                <w:rFonts w:ascii="Times New Roman" w:hAnsi="Times New Roman" w:cs="Times New Roman"/>
                <w:spacing w:val="-2"/>
                <w:szCs w:val="20"/>
                <w:lang w:val="en-GB" w:eastAsia="zh-CN"/>
              </w:rPr>
            </w:pPr>
          </w:p>
        </w:tc>
      </w:tr>
      <w:tr w:rsidR="00267633" w:rsidRPr="00267633" w14:paraId="20FA2A6C" w14:textId="77777777" w:rsidTr="00267633">
        <w:trPr>
          <w:divId w:val="2116439976"/>
          <w:trHeight w:val="696"/>
        </w:trPr>
        <w:tc>
          <w:tcPr>
            <w:tcW w:w="4033" w:type="dxa"/>
            <w:tcBorders>
              <w:top w:val="single" w:sz="6" w:space="0" w:color="auto"/>
              <w:left w:val="double" w:sz="6" w:space="0" w:color="auto"/>
            </w:tcBorders>
          </w:tcPr>
          <w:p w14:paraId="5229823A" w14:textId="77777777" w:rsidR="00267633" w:rsidRPr="00267633" w:rsidRDefault="00267633" w:rsidP="00267633">
            <w:pPr>
              <w:tabs>
                <w:tab w:val="left" w:pos="-720"/>
              </w:tabs>
              <w:suppressAutoHyphens/>
              <w:spacing w:after="0" w:line="240" w:lineRule="auto"/>
              <w:rPr>
                <w:rFonts w:ascii="Times New Roman" w:hAnsi="Times New Roman" w:cs="Times New Roman"/>
                <w:spacing w:val="-2"/>
                <w:szCs w:val="20"/>
                <w:lang w:val="en-GB" w:eastAsia="zh-CN"/>
              </w:rPr>
            </w:pPr>
            <w:r w:rsidRPr="00267633">
              <w:rPr>
                <w:rFonts w:ascii="Times New Roman" w:hAnsi="Times New Roman" w:cs="Times New Roman"/>
                <w:spacing w:val="-2"/>
                <w:szCs w:val="20"/>
                <w:lang w:val="en-GB" w:eastAsia="zh-CN"/>
              </w:rPr>
              <w:t>Telephone No:</w:t>
            </w:r>
          </w:p>
          <w:p w14:paraId="1D75D9BE" w14:textId="77777777" w:rsidR="00267633" w:rsidRPr="00267633" w:rsidRDefault="00267633" w:rsidP="00267633">
            <w:pPr>
              <w:tabs>
                <w:tab w:val="left" w:pos="-720"/>
              </w:tabs>
              <w:suppressAutoHyphens/>
              <w:spacing w:before="0" w:after="54" w:line="240" w:lineRule="auto"/>
              <w:rPr>
                <w:rFonts w:ascii="Times New Roman" w:hAnsi="Times New Roman" w:cs="Times New Roman"/>
                <w:spacing w:val="-2"/>
                <w:szCs w:val="20"/>
                <w:lang w:val="en-GB" w:eastAsia="zh-CN"/>
              </w:rPr>
            </w:pPr>
          </w:p>
        </w:tc>
        <w:tc>
          <w:tcPr>
            <w:tcW w:w="4323" w:type="dxa"/>
            <w:tcBorders>
              <w:top w:val="single" w:sz="6" w:space="0" w:color="auto"/>
              <w:left w:val="single" w:sz="6" w:space="0" w:color="auto"/>
              <w:right w:val="double" w:sz="6" w:space="0" w:color="auto"/>
            </w:tcBorders>
          </w:tcPr>
          <w:p w14:paraId="4D2F0C5D" w14:textId="77777777" w:rsidR="00267633" w:rsidRPr="00267633" w:rsidRDefault="00267633" w:rsidP="00267633">
            <w:pPr>
              <w:tabs>
                <w:tab w:val="left" w:pos="-720"/>
              </w:tabs>
              <w:suppressAutoHyphens/>
              <w:spacing w:after="54" w:line="240" w:lineRule="auto"/>
              <w:rPr>
                <w:rFonts w:ascii="Times New Roman" w:hAnsi="Times New Roman" w:cs="Times New Roman"/>
                <w:spacing w:val="-2"/>
                <w:szCs w:val="20"/>
                <w:lang w:val="en-GB" w:eastAsia="zh-CN"/>
              </w:rPr>
            </w:pPr>
          </w:p>
        </w:tc>
      </w:tr>
      <w:tr w:rsidR="00267633" w:rsidRPr="00267633" w14:paraId="5DE63DF0" w14:textId="77777777" w:rsidTr="00267633">
        <w:trPr>
          <w:divId w:val="2116439976"/>
          <w:trHeight w:val="716"/>
        </w:trPr>
        <w:tc>
          <w:tcPr>
            <w:tcW w:w="4033" w:type="dxa"/>
            <w:tcBorders>
              <w:top w:val="single" w:sz="6" w:space="0" w:color="auto"/>
              <w:left w:val="double" w:sz="6" w:space="0" w:color="auto"/>
            </w:tcBorders>
          </w:tcPr>
          <w:p w14:paraId="383A3485" w14:textId="77777777" w:rsidR="00267633" w:rsidRPr="00267633" w:rsidRDefault="00267633" w:rsidP="00267633">
            <w:pPr>
              <w:tabs>
                <w:tab w:val="left" w:pos="-720"/>
              </w:tabs>
              <w:suppressAutoHyphens/>
              <w:spacing w:after="0" w:line="240" w:lineRule="auto"/>
              <w:rPr>
                <w:rFonts w:ascii="Times New Roman" w:hAnsi="Times New Roman" w:cs="Times New Roman"/>
                <w:spacing w:val="-2"/>
                <w:szCs w:val="20"/>
                <w:lang w:val="en-GB" w:eastAsia="zh-CN"/>
              </w:rPr>
            </w:pPr>
            <w:r w:rsidRPr="00267633">
              <w:rPr>
                <w:rFonts w:ascii="Times New Roman" w:hAnsi="Times New Roman" w:cs="Times New Roman"/>
                <w:spacing w:val="-2"/>
                <w:szCs w:val="20"/>
                <w:lang w:val="en-GB" w:eastAsia="zh-CN"/>
              </w:rPr>
              <w:t>Fax No:</w:t>
            </w:r>
          </w:p>
          <w:p w14:paraId="2BFDB081" w14:textId="77777777" w:rsidR="00267633" w:rsidRPr="00267633" w:rsidRDefault="00267633" w:rsidP="00267633">
            <w:pPr>
              <w:tabs>
                <w:tab w:val="left" w:pos="-720"/>
              </w:tabs>
              <w:suppressAutoHyphens/>
              <w:spacing w:before="0" w:after="54" w:line="240" w:lineRule="auto"/>
              <w:rPr>
                <w:rFonts w:ascii="Times New Roman" w:hAnsi="Times New Roman" w:cs="Times New Roman"/>
                <w:spacing w:val="-2"/>
                <w:szCs w:val="20"/>
                <w:lang w:val="en-GB" w:eastAsia="zh-CN"/>
              </w:rPr>
            </w:pPr>
          </w:p>
        </w:tc>
        <w:tc>
          <w:tcPr>
            <w:tcW w:w="4323" w:type="dxa"/>
            <w:tcBorders>
              <w:top w:val="single" w:sz="6" w:space="0" w:color="auto"/>
              <w:left w:val="single" w:sz="6" w:space="0" w:color="auto"/>
              <w:right w:val="double" w:sz="6" w:space="0" w:color="auto"/>
            </w:tcBorders>
          </w:tcPr>
          <w:p w14:paraId="3E6904B4" w14:textId="77777777" w:rsidR="00267633" w:rsidRPr="00267633" w:rsidRDefault="00267633" w:rsidP="00267633">
            <w:pPr>
              <w:tabs>
                <w:tab w:val="left" w:pos="-720"/>
              </w:tabs>
              <w:suppressAutoHyphens/>
              <w:spacing w:after="54" w:line="240" w:lineRule="auto"/>
              <w:rPr>
                <w:rFonts w:ascii="Times New Roman" w:hAnsi="Times New Roman" w:cs="Times New Roman"/>
                <w:spacing w:val="-2"/>
                <w:szCs w:val="20"/>
                <w:lang w:val="en-GB" w:eastAsia="zh-CN"/>
              </w:rPr>
            </w:pPr>
          </w:p>
        </w:tc>
      </w:tr>
      <w:tr w:rsidR="00267633" w:rsidRPr="00267633" w14:paraId="66C759CD" w14:textId="77777777" w:rsidTr="00267633">
        <w:trPr>
          <w:divId w:val="2116439976"/>
          <w:trHeight w:val="1841"/>
        </w:trPr>
        <w:tc>
          <w:tcPr>
            <w:tcW w:w="4033" w:type="dxa"/>
            <w:tcBorders>
              <w:top w:val="single" w:sz="6" w:space="0" w:color="auto"/>
              <w:left w:val="double" w:sz="6" w:space="0" w:color="auto"/>
              <w:bottom w:val="double" w:sz="6" w:space="0" w:color="auto"/>
            </w:tcBorders>
          </w:tcPr>
          <w:p w14:paraId="64E30424" w14:textId="77777777" w:rsidR="00267633" w:rsidRPr="00267633" w:rsidRDefault="00267633" w:rsidP="00267633">
            <w:pPr>
              <w:tabs>
                <w:tab w:val="left" w:pos="-720"/>
              </w:tabs>
              <w:suppressAutoHyphens/>
              <w:spacing w:after="54" w:line="240" w:lineRule="auto"/>
              <w:rPr>
                <w:rFonts w:ascii="Times New Roman" w:hAnsi="Times New Roman" w:cs="Times New Roman"/>
                <w:spacing w:val="-2"/>
                <w:szCs w:val="20"/>
                <w:lang w:val="en-GB" w:eastAsia="zh-CN"/>
              </w:rPr>
            </w:pPr>
            <w:r w:rsidRPr="00267633">
              <w:rPr>
                <w:rFonts w:ascii="Times New Roman" w:hAnsi="Times New Roman" w:cs="Times New Roman"/>
                <w:spacing w:val="-2"/>
                <w:szCs w:val="20"/>
                <w:lang w:val="en-GB" w:eastAsia="zh-CN"/>
              </w:rPr>
              <w:t>Name of Accused/Party he represents:</w:t>
            </w:r>
          </w:p>
        </w:tc>
        <w:tc>
          <w:tcPr>
            <w:tcW w:w="4323" w:type="dxa"/>
            <w:tcBorders>
              <w:top w:val="single" w:sz="6" w:space="0" w:color="auto"/>
              <w:left w:val="single" w:sz="6" w:space="0" w:color="auto"/>
              <w:bottom w:val="double" w:sz="6" w:space="0" w:color="auto"/>
              <w:right w:val="double" w:sz="6" w:space="0" w:color="auto"/>
            </w:tcBorders>
          </w:tcPr>
          <w:p w14:paraId="7422BEC1" w14:textId="77777777" w:rsidR="00267633" w:rsidRPr="00267633" w:rsidRDefault="00267633" w:rsidP="00267633">
            <w:pPr>
              <w:tabs>
                <w:tab w:val="left" w:pos="-720"/>
              </w:tabs>
              <w:suppressAutoHyphens/>
              <w:spacing w:after="0" w:line="240" w:lineRule="auto"/>
              <w:rPr>
                <w:rFonts w:ascii="Times New Roman" w:hAnsi="Times New Roman" w:cs="Times New Roman"/>
                <w:spacing w:val="-2"/>
                <w:szCs w:val="20"/>
                <w:lang w:val="en-GB" w:eastAsia="zh-CN"/>
              </w:rPr>
            </w:pPr>
            <w:r w:rsidRPr="00267633">
              <w:rPr>
                <w:rFonts w:ascii="Times New Roman" w:hAnsi="Times New Roman" w:cs="Times New Roman"/>
                <w:spacing w:val="-2"/>
                <w:szCs w:val="20"/>
                <w:lang w:val="en-GB" w:eastAsia="zh-CN"/>
              </w:rPr>
              <w:t>1.</w:t>
            </w:r>
          </w:p>
          <w:p w14:paraId="73FCDE9B" w14:textId="77777777" w:rsidR="00267633" w:rsidRPr="00267633" w:rsidRDefault="00267633" w:rsidP="00267633">
            <w:pPr>
              <w:tabs>
                <w:tab w:val="left" w:pos="-720"/>
              </w:tabs>
              <w:suppressAutoHyphens/>
              <w:spacing w:before="0" w:after="0" w:line="240" w:lineRule="auto"/>
              <w:rPr>
                <w:rFonts w:ascii="Times New Roman" w:hAnsi="Times New Roman" w:cs="Times New Roman"/>
                <w:spacing w:val="-2"/>
                <w:szCs w:val="20"/>
                <w:lang w:val="en-GB" w:eastAsia="zh-CN"/>
              </w:rPr>
            </w:pPr>
          </w:p>
          <w:p w14:paraId="46F4E11C" w14:textId="77777777" w:rsidR="00267633" w:rsidRPr="00267633" w:rsidRDefault="00267633" w:rsidP="00267633">
            <w:pPr>
              <w:tabs>
                <w:tab w:val="left" w:pos="-720"/>
              </w:tabs>
              <w:suppressAutoHyphens/>
              <w:spacing w:before="0" w:after="0" w:line="240" w:lineRule="auto"/>
              <w:rPr>
                <w:rFonts w:ascii="Times New Roman" w:hAnsi="Times New Roman" w:cs="Times New Roman"/>
                <w:spacing w:val="-2"/>
                <w:szCs w:val="20"/>
                <w:lang w:val="en-GB" w:eastAsia="zh-CN"/>
              </w:rPr>
            </w:pPr>
            <w:r w:rsidRPr="00267633">
              <w:rPr>
                <w:rFonts w:ascii="Times New Roman" w:hAnsi="Times New Roman" w:cs="Times New Roman"/>
                <w:spacing w:val="-2"/>
                <w:szCs w:val="20"/>
                <w:lang w:val="en-GB" w:eastAsia="zh-CN"/>
              </w:rPr>
              <w:t>2.</w:t>
            </w:r>
          </w:p>
          <w:p w14:paraId="3B6CD24D" w14:textId="77777777" w:rsidR="00267633" w:rsidRPr="00267633" w:rsidRDefault="00267633" w:rsidP="00267633">
            <w:pPr>
              <w:tabs>
                <w:tab w:val="left" w:pos="-720"/>
              </w:tabs>
              <w:suppressAutoHyphens/>
              <w:spacing w:before="0" w:after="0" w:line="240" w:lineRule="auto"/>
              <w:rPr>
                <w:rFonts w:ascii="Times New Roman" w:hAnsi="Times New Roman" w:cs="Times New Roman"/>
                <w:spacing w:val="-2"/>
                <w:szCs w:val="20"/>
                <w:lang w:val="en-GB" w:eastAsia="zh-CN"/>
              </w:rPr>
            </w:pPr>
          </w:p>
          <w:p w14:paraId="58CCB9B9" w14:textId="77777777" w:rsidR="00267633" w:rsidRPr="00267633" w:rsidRDefault="00267633" w:rsidP="00267633">
            <w:pPr>
              <w:tabs>
                <w:tab w:val="left" w:pos="-720"/>
              </w:tabs>
              <w:suppressAutoHyphens/>
              <w:spacing w:before="0" w:after="0" w:line="240" w:lineRule="auto"/>
              <w:rPr>
                <w:rFonts w:ascii="Times New Roman" w:hAnsi="Times New Roman" w:cs="Times New Roman"/>
                <w:spacing w:val="-2"/>
                <w:szCs w:val="20"/>
                <w:lang w:val="en-GB" w:eastAsia="zh-CN"/>
              </w:rPr>
            </w:pPr>
            <w:r w:rsidRPr="00267633">
              <w:rPr>
                <w:rFonts w:ascii="Times New Roman" w:hAnsi="Times New Roman" w:cs="Times New Roman"/>
                <w:spacing w:val="-2"/>
                <w:szCs w:val="20"/>
                <w:lang w:val="en-GB" w:eastAsia="zh-CN"/>
              </w:rPr>
              <w:t>3.</w:t>
            </w:r>
          </w:p>
          <w:p w14:paraId="40FDE1AC" w14:textId="77777777" w:rsidR="00267633" w:rsidRPr="00267633" w:rsidRDefault="00267633" w:rsidP="00267633">
            <w:pPr>
              <w:tabs>
                <w:tab w:val="left" w:pos="-720"/>
              </w:tabs>
              <w:suppressAutoHyphens/>
              <w:spacing w:before="0" w:after="54" w:line="240" w:lineRule="auto"/>
              <w:rPr>
                <w:rFonts w:ascii="Times New Roman" w:hAnsi="Times New Roman" w:cs="Times New Roman"/>
                <w:spacing w:val="-2"/>
                <w:szCs w:val="20"/>
                <w:lang w:val="en-GB" w:eastAsia="zh-CN"/>
              </w:rPr>
            </w:pPr>
          </w:p>
        </w:tc>
      </w:tr>
    </w:tbl>
    <w:p w14:paraId="08CCF0E8" w14:textId="77777777" w:rsidR="00267633" w:rsidRPr="00267633" w:rsidRDefault="00267633" w:rsidP="00267633">
      <w:pPr>
        <w:tabs>
          <w:tab w:val="right" w:pos="9026"/>
        </w:tabs>
        <w:suppressAutoHyphens/>
        <w:spacing w:before="0" w:after="0" w:line="240" w:lineRule="auto"/>
        <w:jc w:val="center"/>
        <w:divId w:val="2116439976"/>
        <w:rPr>
          <w:rFonts w:ascii="Times New Roman" w:hAnsi="Times New Roman" w:cs="Times New Roman"/>
          <w:szCs w:val="20"/>
          <w:lang w:val="en-GB" w:eastAsia="zh-CN"/>
        </w:rPr>
      </w:pPr>
    </w:p>
    <w:p w14:paraId="3942A92E" w14:textId="77777777" w:rsidR="00267633" w:rsidRDefault="00267633" w:rsidP="00267633">
      <w:pPr>
        <w:spacing w:before="0" w:after="200" w:line="276" w:lineRule="auto"/>
        <w:divId w:val="2116439976"/>
        <w:rPr>
          <w:rFonts w:ascii="Calibri" w:hAnsi="Calibri" w:cs="Times New Roman"/>
          <w:sz w:val="22"/>
          <w:szCs w:val="22"/>
          <w:lang w:val="en-GB" w:eastAsia="en-GB"/>
        </w:rPr>
      </w:pPr>
    </w:p>
    <w:p w14:paraId="4D612CB1" w14:textId="77777777" w:rsidR="000A451C" w:rsidRDefault="000A451C" w:rsidP="00267633">
      <w:pPr>
        <w:spacing w:before="0" w:after="200" w:line="276" w:lineRule="auto"/>
        <w:divId w:val="2116439976"/>
        <w:rPr>
          <w:rFonts w:ascii="Calibri" w:hAnsi="Calibri" w:cs="Times New Roman"/>
          <w:sz w:val="22"/>
          <w:szCs w:val="22"/>
          <w:lang w:val="en-GB" w:eastAsia="en-GB"/>
        </w:rPr>
      </w:pPr>
    </w:p>
    <w:p w14:paraId="23FC5A1E" w14:textId="77777777" w:rsidR="000A451C" w:rsidRDefault="000A451C" w:rsidP="00267633">
      <w:pPr>
        <w:spacing w:before="0" w:after="200" w:line="276" w:lineRule="auto"/>
        <w:divId w:val="2116439976"/>
        <w:rPr>
          <w:rFonts w:ascii="Calibri" w:hAnsi="Calibri" w:cs="Times New Roman"/>
          <w:sz w:val="22"/>
          <w:szCs w:val="22"/>
          <w:lang w:val="en-GB" w:eastAsia="en-GB"/>
        </w:rPr>
      </w:pPr>
    </w:p>
    <w:p w14:paraId="231A063E" w14:textId="77777777" w:rsidR="000A451C" w:rsidRDefault="000A451C" w:rsidP="00267633">
      <w:pPr>
        <w:spacing w:before="0" w:after="200" w:line="276" w:lineRule="auto"/>
        <w:divId w:val="2116439976"/>
        <w:rPr>
          <w:rFonts w:ascii="Calibri" w:hAnsi="Calibri" w:cs="Times New Roman"/>
          <w:sz w:val="22"/>
          <w:szCs w:val="22"/>
          <w:lang w:val="en-GB" w:eastAsia="en-GB"/>
        </w:rPr>
      </w:pPr>
    </w:p>
    <w:p w14:paraId="386E4E18" w14:textId="77777777" w:rsidR="000A451C" w:rsidRDefault="000A451C" w:rsidP="00267633">
      <w:pPr>
        <w:spacing w:before="0" w:after="200" w:line="276" w:lineRule="auto"/>
        <w:divId w:val="2116439976"/>
        <w:rPr>
          <w:rFonts w:ascii="Calibri" w:hAnsi="Calibri" w:cs="Times New Roman"/>
          <w:sz w:val="22"/>
          <w:szCs w:val="22"/>
          <w:lang w:val="en-GB" w:eastAsia="en-GB"/>
        </w:rPr>
      </w:pPr>
    </w:p>
    <w:p w14:paraId="7AB6B2D3" w14:textId="77777777" w:rsidR="000A451C" w:rsidRDefault="000A451C" w:rsidP="00267633">
      <w:pPr>
        <w:spacing w:before="0" w:after="200" w:line="276" w:lineRule="auto"/>
        <w:divId w:val="2116439976"/>
        <w:rPr>
          <w:rFonts w:ascii="Calibri" w:hAnsi="Calibri" w:cs="Times New Roman"/>
          <w:sz w:val="22"/>
          <w:szCs w:val="22"/>
          <w:lang w:val="en-GB" w:eastAsia="en-GB"/>
        </w:rPr>
      </w:pPr>
    </w:p>
    <w:p w14:paraId="4DF74D20" w14:textId="77777777" w:rsidR="000A451C" w:rsidRDefault="000A451C" w:rsidP="00267633">
      <w:pPr>
        <w:spacing w:before="0" w:after="200" w:line="276" w:lineRule="auto"/>
        <w:divId w:val="2116439976"/>
        <w:rPr>
          <w:rFonts w:ascii="Calibri" w:hAnsi="Calibri" w:cs="Times New Roman"/>
          <w:sz w:val="22"/>
          <w:szCs w:val="22"/>
          <w:lang w:val="en-GB" w:eastAsia="en-GB"/>
        </w:rPr>
      </w:pPr>
    </w:p>
    <w:p w14:paraId="2356A3DC" w14:textId="77777777" w:rsidR="000A451C" w:rsidRDefault="000A451C" w:rsidP="00267633">
      <w:pPr>
        <w:spacing w:before="0" w:after="200" w:line="276" w:lineRule="auto"/>
        <w:divId w:val="2116439976"/>
        <w:rPr>
          <w:rFonts w:ascii="Calibri" w:hAnsi="Calibri" w:cs="Times New Roman"/>
          <w:sz w:val="22"/>
          <w:szCs w:val="22"/>
          <w:lang w:val="en-GB" w:eastAsia="en-GB"/>
        </w:rPr>
      </w:pPr>
    </w:p>
    <w:p w14:paraId="4DD90397" w14:textId="77777777" w:rsidR="000A451C" w:rsidRPr="00267633" w:rsidRDefault="000A451C" w:rsidP="00267633">
      <w:pPr>
        <w:spacing w:before="0" w:after="200" w:line="276" w:lineRule="auto"/>
        <w:divId w:val="2116439976"/>
        <w:rPr>
          <w:rFonts w:ascii="Calibri" w:hAnsi="Calibri" w:cs="Times New Roman"/>
          <w:sz w:val="22"/>
          <w:szCs w:val="22"/>
          <w:lang w:val="en-GB" w:eastAsia="en-GB"/>
        </w:rPr>
      </w:pPr>
    </w:p>
    <w:tbl>
      <w:tblPr>
        <w:tblW w:w="9240" w:type="dxa"/>
        <w:jc w:val="center"/>
        <w:tblLayout w:type="fixed"/>
        <w:tblLook w:val="0000" w:firstRow="0" w:lastRow="0" w:firstColumn="0" w:lastColumn="0" w:noHBand="0" w:noVBand="0"/>
      </w:tblPr>
      <w:tblGrid>
        <w:gridCol w:w="3080"/>
        <w:gridCol w:w="3080"/>
        <w:gridCol w:w="3080"/>
      </w:tblGrid>
      <w:tr w:rsidR="00267633" w:rsidRPr="00267633" w14:paraId="7990DE6F" w14:textId="77777777" w:rsidTr="00267633">
        <w:trPr>
          <w:divId w:val="2116439976"/>
          <w:jc w:val="center"/>
        </w:trPr>
        <w:tc>
          <w:tcPr>
            <w:tcW w:w="3080" w:type="dxa"/>
          </w:tcPr>
          <w:p w14:paraId="196B9B70"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r w:rsidRPr="00267633">
              <w:rPr>
                <w:rFonts w:ascii="Calibri" w:hAnsi="Calibri" w:cs="Times New Roman"/>
                <w:sz w:val="22"/>
                <w:szCs w:val="22"/>
                <w:lang w:val="en-GB" w:eastAsia="en-GB"/>
              </w:rPr>
              <w:lastRenderedPageBreak/>
              <w:br w:type="page"/>
            </w:r>
            <w:r w:rsidRPr="00267633">
              <w:rPr>
                <w:rFonts w:ascii="Times New Roman" w:hAnsi="Times New Roman" w:cs="Times New Roman"/>
                <w:szCs w:val="20"/>
                <w:lang w:val="en-GB" w:eastAsia="zh-CN"/>
              </w:rPr>
              <w:br w:type="page"/>
            </w:r>
            <w:r w:rsidRPr="00267633">
              <w:rPr>
                <w:rFonts w:ascii="Times New Roman" w:hAnsi="Times New Roman" w:cs="Times New Roman"/>
                <w:sz w:val="20"/>
                <w:szCs w:val="20"/>
                <w:lang w:val="en-GB" w:eastAsia="zh-CN"/>
              </w:rPr>
              <w:br w:type="page"/>
            </w:r>
          </w:p>
        </w:tc>
        <w:tc>
          <w:tcPr>
            <w:tcW w:w="3080" w:type="dxa"/>
          </w:tcPr>
          <w:p w14:paraId="5036DA86" w14:textId="77777777" w:rsidR="00267633" w:rsidRPr="00267633" w:rsidRDefault="00267633" w:rsidP="00267633">
            <w:pPr>
              <w:keepNext/>
              <w:spacing w:before="0" w:after="0" w:line="240" w:lineRule="auto"/>
              <w:jc w:val="center"/>
              <w:outlineLvl w:val="1"/>
              <w:rPr>
                <w:rFonts w:ascii="Times New Roman" w:hAnsi="Times New Roman"/>
                <w:bCs/>
                <w:iCs/>
                <w:spacing w:val="-3"/>
                <w:szCs w:val="28"/>
                <w:lang w:val="en-GB" w:eastAsia="zh-CN"/>
              </w:rPr>
            </w:pPr>
            <w:r w:rsidRPr="00267633">
              <w:rPr>
                <w:rFonts w:ascii="Times New Roman" w:hAnsi="Times New Roman"/>
                <w:bCs/>
                <w:iCs/>
                <w:spacing w:val="-3"/>
                <w:szCs w:val="28"/>
                <w:lang w:val="en-GB" w:eastAsia="zh-CN"/>
              </w:rPr>
              <w:t>FORM 213</w:t>
            </w:r>
          </w:p>
        </w:tc>
        <w:tc>
          <w:tcPr>
            <w:tcW w:w="3080" w:type="dxa"/>
          </w:tcPr>
          <w:p w14:paraId="636A216A"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r>
    </w:tbl>
    <w:p w14:paraId="45B23CFD" w14:textId="77777777" w:rsidR="00267633" w:rsidRPr="00267633" w:rsidRDefault="00267633" w:rsidP="00267633">
      <w:pPr>
        <w:keepNext/>
        <w:keepLines/>
        <w:suppressAutoHyphens/>
        <w:spacing w:before="0" w:after="0" w:line="240" w:lineRule="auto"/>
        <w:divId w:val="2116439976"/>
        <w:rPr>
          <w:rFonts w:ascii="Times New Roman" w:hAnsi="Times New Roman" w:cs="Times New Roman"/>
          <w:caps/>
          <w:sz w:val="22"/>
          <w:szCs w:val="22"/>
          <w:lang w:val="en-US" w:eastAsia="en-GB"/>
        </w:rPr>
      </w:pPr>
      <w:r w:rsidRPr="00267633">
        <w:rPr>
          <w:rFonts w:ascii="Times New Roman" w:hAnsi="Times New Roman" w:cs="Times New Roman"/>
          <w:sz w:val="22"/>
          <w:szCs w:val="22"/>
          <w:lang w:val="en-US" w:eastAsia="en-GB"/>
        </w:rPr>
        <w:t xml:space="preserve">Para </w:t>
      </w:r>
      <w:r w:rsidRPr="00267633">
        <w:rPr>
          <w:rFonts w:ascii="Times New Roman" w:hAnsi="Times New Roman" w:cs="Times New Roman"/>
          <w:caps/>
          <w:sz w:val="22"/>
          <w:szCs w:val="22"/>
          <w:lang w:val="en-US" w:eastAsia="en-GB"/>
        </w:rPr>
        <w:t>44</w:t>
      </w:r>
    </w:p>
    <w:p w14:paraId="61DA88B4" w14:textId="77777777" w:rsidR="00267633" w:rsidRPr="00267633" w:rsidRDefault="00267633" w:rsidP="00267633">
      <w:pPr>
        <w:keepNext/>
        <w:keepLines/>
        <w:suppressAutoHyphens/>
        <w:spacing w:before="240" w:after="120" w:line="240" w:lineRule="auto"/>
        <w:jc w:val="center"/>
        <w:divId w:val="2116439976"/>
        <w:rPr>
          <w:rFonts w:ascii="Times New Roman" w:hAnsi="Times New Roman" w:cs="Times New Roman"/>
          <w:b/>
          <w:caps/>
          <w:lang w:val="en-GB" w:eastAsia="en-GB"/>
        </w:rPr>
      </w:pPr>
      <w:r w:rsidRPr="00267633">
        <w:rPr>
          <w:rFonts w:ascii="Times New Roman" w:hAnsi="Times New Roman" w:cs="Times New Roman"/>
          <w:b/>
          <w:caps/>
          <w:lang w:val="en-US" w:eastAsia="en-GB"/>
        </w:rPr>
        <w:t xml:space="preserve">originating summons </w:t>
      </w:r>
      <w:r w:rsidRPr="00267633">
        <w:rPr>
          <w:rFonts w:ascii="Times New Roman" w:hAnsi="Times New Roman" w:cs="Times New Roman"/>
          <w:b/>
          <w:caps/>
          <w:lang w:val="en-GB" w:eastAsia="en-GB"/>
        </w:rPr>
        <w:t>FOR PROCEEDINGS UNDER SECTION 8 OF THE INTERNATIONAL CHILD ABDUCTION ACT</w:t>
      </w:r>
    </w:p>
    <w:p w14:paraId="17BB5695" w14:textId="77777777" w:rsidR="00267633" w:rsidRPr="00267633" w:rsidRDefault="00267633" w:rsidP="00267633">
      <w:pPr>
        <w:keepNext/>
        <w:keepLines/>
        <w:suppressAutoHyphens/>
        <w:spacing w:before="240" w:after="120" w:line="240" w:lineRule="auto"/>
        <w:jc w:val="center"/>
        <w:divId w:val="2116439976"/>
        <w:rPr>
          <w:rFonts w:ascii="Times New Roman" w:hAnsi="Times New Roman" w:cs="Times New Roman"/>
          <w:caps/>
          <w:lang w:val="en-US" w:eastAsia="en-GB"/>
        </w:rPr>
      </w:pPr>
      <w:r w:rsidRPr="00267633">
        <w:rPr>
          <w:rFonts w:ascii="Times New Roman" w:hAnsi="Times New Roman" w:cs="Times New Roman"/>
          <w:caps/>
          <w:lang w:val="en-US" w:eastAsia="en-GB"/>
        </w:rPr>
        <w:t>IN THE FAMILY JUSTICE COURTS OF THE REPUBLIC OF SINGAPORE</w:t>
      </w:r>
    </w:p>
    <w:p w14:paraId="08F548E8" w14:textId="77777777" w:rsidR="00267633" w:rsidRPr="00267633" w:rsidRDefault="00267633" w:rsidP="00267633">
      <w:pPr>
        <w:spacing w:before="120" w:after="0" w:line="240" w:lineRule="auto"/>
        <w:divId w:val="2116439976"/>
        <w:rPr>
          <w:rFonts w:ascii="Times New Roman" w:hAnsi="Times New Roman" w:cs="Times New Roman"/>
          <w:sz w:val="22"/>
          <w:szCs w:val="22"/>
          <w:lang w:val="en-US" w:eastAsia="en-GB"/>
        </w:rPr>
      </w:pPr>
    </w:p>
    <w:p w14:paraId="44FA974A" w14:textId="77777777" w:rsidR="00267633" w:rsidRPr="00267633" w:rsidRDefault="00267633" w:rsidP="00267633">
      <w:pPr>
        <w:spacing w:before="0" w:after="0" w:line="240" w:lineRule="auto"/>
        <w:divId w:val="2116439976"/>
        <w:rPr>
          <w:rFonts w:ascii="Times New Roman" w:hAnsi="Times New Roman" w:cs="Times New Roman"/>
          <w:sz w:val="22"/>
          <w:szCs w:val="22"/>
          <w:lang w:val="en-US" w:eastAsia="zh-CN"/>
        </w:rPr>
      </w:pPr>
      <w:r w:rsidRPr="00267633">
        <w:rPr>
          <w:rFonts w:ascii="Times New Roman" w:hAnsi="Times New Roman" w:cs="Times New Roman"/>
          <w:sz w:val="22"/>
          <w:szCs w:val="22"/>
          <w:lang w:val="en-US" w:eastAsia="zh-CN"/>
        </w:rPr>
        <w:t>OSF. No.</w:t>
      </w:r>
      <w:r w:rsidRPr="00267633">
        <w:rPr>
          <w:rFonts w:ascii="Times New Roman" w:hAnsi="Times New Roman" w:cs="Times New Roman"/>
          <w:sz w:val="22"/>
          <w:szCs w:val="22"/>
          <w:lang w:val="en-US" w:eastAsia="zh-CN"/>
        </w:rPr>
        <w:tab/>
        <w:t>)</w:t>
      </w:r>
    </w:p>
    <w:p w14:paraId="5C8AD5C3" w14:textId="77777777" w:rsidR="00267633" w:rsidRPr="00267633" w:rsidRDefault="00267633" w:rsidP="00267633">
      <w:pPr>
        <w:spacing w:before="0" w:after="0" w:line="240" w:lineRule="auto"/>
        <w:divId w:val="2116439976"/>
        <w:rPr>
          <w:rFonts w:ascii="Times New Roman" w:hAnsi="Times New Roman" w:cs="Times New Roman"/>
          <w:sz w:val="22"/>
          <w:szCs w:val="22"/>
          <w:lang w:val="en-US" w:eastAsia="zh-CN"/>
        </w:rPr>
      </w:pPr>
      <w:r w:rsidRPr="00267633">
        <w:rPr>
          <w:rFonts w:ascii="Times New Roman" w:hAnsi="Times New Roman" w:cs="Times New Roman"/>
          <w:sz w:val="22"/>
          <w:szCs w:val="22"/>
          <w:lang w:val="en-US" w:eastAsia="zh-CN"/>
        </w:rPr>
        <w:t xml:space="preserve">of </w:t>
      </w:r>
      <w:proofErr w:type="gramStart"/>
      <w:r w:rsidRPr="00267633">
        <w:rPr>
          <w:rFonts w:ascii="Times New Roman" w:hAnsi="Times New Roman" w:cs="Times New Roman"/>
          <w:sz w:val="22"/>
          <w:szCs w:val="22"/>
          <w:lang w:val="en-US" w:eastAsia="zh-CN"/>
        </w:rPr>
        <w:t xml:space="preserve">20  </w:t>
      </w:r>
      <w:r w:rsidRPr="00267633">
        <w:rPr>
          <w:rFonts w:ascii="Times New Roman" w:hAnsi="Times New Roman" w:cs="Times New Roman"/>
          <w:sz w:val="22"/>
          <w:szCs w:val="22"/>
          <w:lang w:val="en-US" w:eastAsia="zh-CN"/>
        </w:rPr>
        <w:tab/>
      </w:r>
      <w:proofErr w:type="gramEnd"/>
      <w:r w:rsidRPr="00267633">
        <w:rPr>
          <w:rFonts w:ascii="Times New Roman" w:hAnsi="Times New Roman" w:cs="Times New Roman"/>
          <w:sz w:val="22"/>
          <w:szCs w:val="22"/>
          <w:lang w:val="en-US" w:eastAsia="zh-CN"/>
        </w:rPr>
        <w:tab/>
        <w:t>)</w:t>
      </w:r>
    </w:p>
    <w:p w14:paraId="5537788C" w14:textId="77777777" w:rsidR="00267633" w:rsidRPr="00267633" w:rsidRDefault="00267633" w:rsidP="00267633">
      <w:pPr>
        <w:spacing w:before="120" w:after="0" w:line="240" w:lineRule="auto"/>
        <w:divId w:val="2116439976"/>
        <w:rPr>
          <w:rFonts w:ascii="Times New Roman" w:hAnsi="Times New Roman" w:cs="Times New Roman"/>
          <w:sz w:val="22"/>
          <w:szCs w:val="22"/>
          <w:lang w:val="en-US" w:eastAsia="en-GB"/>
        </w:rPr>
      </w:pPr>
    </w:p>
    <w:p w14:paraId="4C18837A" w14:textId="77777777" w:rsidR="00267633" w:rsidRPr="00267633" w:rsidRDefault="00267633" w:rsidP="00267633">
      <w:pPr>
        <w:spacing w:before="0" w:after="0" w:line="240" w:lineRule="auto"/>
        <w:ind w:left="2880"/>
        <w:jc w:val="both"/>
        <w:divId w:val="2116439976"/>
        <w:rPr>
          <w:rFonts w:ascii="Times New Roman" w:hAnsi="Times New Roman" w:cs="Times New Roman"/>
          <w:snapToGrid w:val="0"/>
          <w:sz w:val="22"/>
          <w:szCs w:val="22"/>
          <w:lang w:val="en-US" w:eastAsia="zh-CN"/>
        </w:rPr>
      </w:pPr>
      <w:r w:rsidRPr="00267633">
        <w:rPr>
          <w:rFonts w:ascii="Times New Roman" w:hAnsi="Times New Roman" w:cs="Times New Roman"/>
          <w:snapToGrid w:val="0"/>
          <w:sz w:val="22"/>
          <w:szCs w:val="22"/>
          <w:lang w:val="en-US" w:eastAsia="zh-CN"/>
        </w:rPr>
        <w:t xml:space="preserve">In the Matter of Section 8 of the International Child Abduction Act (Cap. 143C) </w:t>
      </w:r>
    </w:p>
    <w:p w14:paraId="6378B962" w14:textId="77777777" w:rsidR="00267633" w:rsidRPr="00267633" w:rsidRDefault="00267633" w:rsidP="00267633">
      <w:pPr>
        <w:spacing w:before="0" w:after="0" w:line="240" w:lineRule="auto"/>
        <w:ind w:left="3600"/>
        <w:jc w:val="both"/>
        <w:divId w:val="2116439976"/>
        <w:rPr>
          <w:rFonts w:ascii="Times New Roman" w:hAnsi="Times New Roman" w:cs="Times New Roman"/>
          <w:snapToGrid w:val="0"/>
          <w:sz w:val="22"/>
          <w:szCs w:val="22"/>
          <w:lang w:val="en-US" w:eastAsia="zh-CN"/>
        </w:rPr>
      </w:pPr>
    </w:p>
    <w:p w14:paraId="296CCB2E" w14:textId="77777777" w:rsidR="00267633" w:rsidRPr="00267633" w:rsidRDefault="00267633" w:rsidP="00267633">
      <w:pPr>
        <w:spacing w:before="0" w:after="0" w:line="240" w:lineRule="auto"/>
        <w:ind w:left="720"/>
        <w:jc w:val="both"/>
        <w:outlineLvl w:val="0"/>
        <w:divId w:val="2116439976"/>
        <w:rPr>
          <w:rFonts w:ascii="Times New Roman" w:hAnsi="Times New Roman" w:cs="Times New Roman"/>
          <w:snapToGrid w:val="0"/>
          <w:sz w:val="22"/>
          <w:szCs w:val="22"/>
          <w:lang w:val="en-US" w:eastAsia="zh-CN"/>
        </w:rPr>
      </w:pP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t>And</w:t>
      </w:r>
    </w:p>
    <w:p w14:paraId="4DBB70BD" w14:textId="77777777" w:rsidR="00267633" w:rsidRPr="00267633" w:rsidRDefault="00267633" w:rsidP="00267633">
      <w:pPr>
        <w:spacing w:before="0" w:after="0" w:line="240" w:lineRule="auto"/>
        <w:ind w:left="720"/>
        <w:jc w:val="both"/>
        <w:divId w:val="2116439976"/>
        <w:rPr>
          <w:rFonts w:ascii="Times New Roman" w:hAnsi="Times New Roman" w:cs="Times New Roman"/>
          <w:snapToGrid w:val="0"/>
          <w:sz w:val="22"/>
          <w:szCs w:val="22"/>
          <w:lang w:val="en-US" w:eastAsia="zh-CN"/>
        </w:rPr>
      </w:pPr>
    </w:p>
    <w:p w14:paraId="2AE0D203" w14:textId="77777777" w:rsidR="00267633" w:rsidRPr="00267633" w:rsidRDefault="00267633" w:rsidP="00267633">
      <w:pPr>
        <w:spacing w:before="0" w:after="0" w:line="240" w:lineRule="auto"/>
        <w:ind w:left="2880"/>
        <w:jc w:val="both"/>
        <w:divId w:val="2116439976"/>
        <w:rPr>
          <w:rFonts w:ascii="Times New Roman" w:hAnsi="Times New Roman" w:cs="Times New Roman"/>
          <w:snapToGrid w:val="0"/>
          <w:sz w:val="22"/>
          <w:szCs w:val="22"/>
          <w:lang w:val="en-US" w:eastAsia="zh-CN"/>
        </w:rPr>
      </w:pPr>
      <w:r w:rsidRPr="00267633">
        <w:rPr>
          <w:rFonts w:ascii="Times New Roman" w:hAnsi="Times New Roman" w:cs="Times New Roman"/>
          <w:snapToGrid w:val="0"/>
          <w:sz w:val="22"/>
          <w:szCs w:val="22"/>
          <w:lang w:val="en-US" w:eastAsia="zh-CN"/>
        </w:rPr>
        <w:t>In the Matter of [</w:t>
      </w:r>
      <w:r w:rsidRPr="00267633">
        <w:rPr>
          <w:rFonts w:ascii="Times New Roman" w:hAnsi="Times New Roman" w:cs="Times New Roman"/>
          <w:i/>
          <w:snapToGrid w:val="0"/>
          <w:sz w:val="22"/>
          <w:szCs w:val="22"/>
          <w:lang w:val="en-US" w:eastAsia="zh-CN"/>
        </w:rPr>
        <w:t>name of child</w:t>
      </w:r>
      <w:r w:rsidRPr="00267633">
        <w:rPr>
          <w:rFonts w:ascii="Times New Roman" w:hAnsi="Times New Roman" w:cs="Times New Roman"/>
          <w:snapToGrid w:val="0"/>
          <w:sz w:val="22"/>
          <w:szCs w:val="22"/>
          <w:lang w:val="en-US" w:eastAsia="zh-CN"/>
        </w:rPr>
        <w:t xml:space="preserve">] </w:t>
      </w:r>
    </w:p>
    <w:p w14:paraId="0DE57E48" w14:textId="77777777" w:rsidR="00267633" w:rsidRPr="00267633" w:rsidRDefault="00267633" w:rsidP="00267633">
      <w:pPr>
        <w:spacing w:before="0" w:after="0" w:line="240" w:lineRule="auto"/>
        <w:ind w:left="2880"/>
        <w:jc w:val="both"/>
        <w:divId w:val="2116439976"/>
        <w:rPr>
          <w:rFonts w:ascii="Times New Roman" w:hAnsi="Times New Roman" w:cs="Times New Roman"/>
          <w:snapToGrid w:val="0"/>
          <w:sz w:val="22"/>
          <w:szCs w:val="22"/>
          <w:lang w:val="en-US" w:eastAsia="zh-CN"/>
        </w:rPr>
      </w:pPr>
      <w:r w:rsidRPr="00267633">
        <w:rPr>
          <w:rFonts w:ascii="Times New Roman" w:hAnsi="Times New Roman" w:cs="Times New Roman"/>
          <w:snapToGrid w:val="0"/>
          <w:sz w:val="22"/>
          <w:szCs w:val="22"/>
          <w:lang w:val="en-US" w:eastAsia="zh-CN"/>
        </w:rPr>
        <w:t>(ID No.:</w:t>
      </w: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t>)</w:t>
      </w:r>
    </w:p>
    <w:p w14:paraId="382A44AF" w14:textId="77777777" w:rsidR="00267633" w:rsidRPr="00267633" w:rsidRDefault="00267633" w:rsidP="00267633">
      <w:pPr>
        <w:spacing w:before="0" w:after="0" w:line="240" w:lineRule="auto"/>
        <w:ind w:left="720"/>
        <w:jc w:val="both"/>
        <w:divId w:val="2116439976"/>
        <w:rPr>
          <w:rFonts w:ascii="Times New Roman" w:hAnsi="Times New Roman" w:cs="Times New Roman"/>
          <w:snapToGrid w:val="0"/>
          <w:sz w:val="22"/>
          <w:szCs w:val="22"/>
          <w:lang w:val="en-US" w:eastAsia="zh-CN"/>
        </w:rPr>
      </w:pPr>
    </w:p>
    <w:p w14:paraId="4899ADB6" w14:textId="77777777" w:rsidR="00267633" w:rsidRPr="00267633" w:rsidRDefault="00267633" w:rsidP="00267633">
      <w:pPr>
        <w:spacing w:before="0" w:after="0" w:line="240" w:lineRule="auto"/>
        <w:ind w:left="3600"/>
        <w:jc w:val="both"/>
        <w:outlineLvl w:val="0"/>
        <w:divId w:val="2116439976"/>
        <w:rPr>
          <w:rFonts w:ascii="Times New Roman" w:hAnsi="Times New Roman" w:cs="Times New Roman"/>
          <w:snapToGrid w:val="0"/>
          <w:sz w:val="22"/>
          <w:szCs w:val="22"/>
          <w:lang w:val="en-US" w:eastAsia="zh-CN"/>
        </w:rPr>
      </w:pPr>
    </w:p>
    <w:p w14:paraId="4AAA0B8A" w14:textId="77777777" w:rsidR="00267633" w:rsidRPr="00267633" w:rsidRDefault="00267633" w:rsidP="00267633">
      <w:pPr>
        <w:spacing w:before="0" w:after="0" w:line="240" w:lineRule="auto"/>
        <w:ind w:left="3600" w:firstLine="720"/>
        <w:jc w:val="both"/>
        <w:outlineLvl w:val="0"/>
        <w:divId w:val="2116439976"/>
        <w:rPr>
          <w:rFonts w:ascii="Times New Roman" w:hAnsi="Times New Roman" w:cs="Times New Roman"/>
          <w:snapToGrid w:val="0"/>
          <w:sz w:val="22"/>
          <w:szCs w:val="22"/>
          <w:vertAlign w:val="superscript"/>
          <w:lang w:val="en-US" w:eastAsia="zh-CN"/>
        </w:rPr>
      </w:pPr>
      <w:r w:rsidRPr="00267633">
        <w:rPr>
          <w:rFonts w:ascii="Times New Roman" w:hAnsi="Times New Roman" w:cs="Times New Roman"/>
          <w:snapToGrid w:val="0"/>
          <w:sz w:val="22"/>
          <w:szCs w:val="22"/>
          <w:lang w:val="en-US" w:eastAsia="zh-CN"/>
        </w:rPr>
        <w:t>Between</w:t>
      </w:r>
    </w:p>
    <w:p w14:paraId="7889809A" w14:textId="77777777" w:rsidR="00267633" w:rsidRPr="00267633" w:rsidRDefault="00267633" w:rsidP="00267633">
      <w:pPr>
        <w:spacing w:before="0" w:after="0" w:line="240" w:lineRule="auto"/>
        <w:ind w:left="720"/>
        <w:jc w:val="both"/>
        <w:divId w:val="2116439976"/>
        <w:rPr>
          <w:rFonts w:ascii="Times New Roman" w:hAnsi="Times New Roman" w:cs="Times New Roman"/>
          <w:snapToGrid w:val="0"/>
          <w:sz w:val="22"/>
          <w:szCs w:val="22"/>
          <w:lang w:val="en-US" w:eastAsia="zh-CN"/>
        </w:rPr>
      </w:pPr>
    </w:p>
    <w:p w14:paraId="4E177B1F" w14:textId="77777777" w:rsidR="00267633" w:rsidRPr="00267633" w:rsidRDefault="00267633" w:rsidP="00267633">
      <w:pPr>
        <w:spacing w:before="0" w:after="0" w:line="240" w:lineRule="auto"/>
        <w:ind w:left="720"/>
        <w:jc w:val="both"/>
        <w:divId w:val="2116439976"/>
        <w:rPr>
          <w:rFonts w:ascii="Times New Roman" w:hAnsi="Times New Roman" w:cs="Times New Roman"/>
          <w:snapToGrid w:val="0"/>
          <w:sz w:val="22"/>
          <w:szCs w:val="22"/>
          <w:lang w:val="en-US" w:eastAsia="zh-CN"/>
        </w:rPr>
      </w:pPr>
    </w:p>
    <w:p w14:paraId="75DB32BE" w14:textId="77777777" w:rsidR="00267633" w:rsidRPr="00267633" w:rsidRDefault="00267633" w:rsidP="00267633">
      <w:pPr>
        <w:spacing w:before="0" w:after="0" w:line="240" w:lineRule="auto"/>
        <w:ind w:left="720"/>
        <w:jc w:val="both"/>
        <w:divId w:val="2116439976"/>
        <w:rPr>
          <w:rFonts w:ascii="Times New Roman" w:hAnsi="Times New Roman" w:cs="Times New Roman"/>
          <w:snapToGrid w:val="0"/>
          <w:sz w:val="22"/>
          <w:szCs w:val="22"/>
          <w:lang w:val="en-US" w:eastAsia="zh-CN"/>
        </w:rPr>
      </w:pP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t>(ID No.:</w:t>
      </w: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t>)</w:t>
      </w:r>
      <w:r w:rsidRPr="00267633">
        <w:rPr>
          <w:rFonts w:ascii="Times New Roman" w:hAnsi="Times New Roman" w:cs="Times New Roman"/>
          <w:snapToGrid w:val="0"/>
          <w:sz w:val="22"/>
          <w:szCs w:val="22"/>
          <w:lang w:val="en-US" w:eastAsia="zh-CN"/>
        </w:rPr>
        <w:tab/>
        <w:t>… Plaintiff/Applicant*</w:t>
      </w:r>
    </w:p>
    <w:p w14:paraId="7536A519" w14:textId="77777777" w:rsidR="00267633" w:rsidRPr="00267633" w:rsidRDefault="00267633" w:rsidP="00267633">
      <w:pPr>
        <w:spacing w:before="0" w:after="0" w:line="240" w:lineRule="auto"/>
        <w:ind w:left="720"/>
        <w:jc w:val="both"/>
        <w:divId w:val="2116439976"/>
        <w:rPr>
          <w:rFonts w:ascii="Times New Roman" w:hAnsi="Times New Roman" w:cs="Times New Roman"/>
          <w:snapToGrid w:val="0"/>
          <w:sz w:val="22"/>
          <w:szCs w:val="22"/>
          <w:lang w:val="en-US" w:eastAsia="zh-CN"/>
        </w:rPr>
      </w:pPr>
    </w:p>
    <w:p w14:paraId="4C689682" w14:textId="77777777" w:rsidR="00267633" w:rsidRPr="00267633" w:rsidRDefault="00267633" w:rsidP="00267633">
      <w:pPr>
        <w:spacing w:before="0" w:after="0" w:line="240" w:lineRule="auto"/>
        <w:ind w:left="3600" w:firstLine="720"/>
        <w:jc w:val="both"/>
        <w:outlineLvl w:val="0"/>
        <w:divId w:val="2116439976"/>
        <w:rPr>
          <w:rFonts w:ascii="Times New Roman" w:hAnsi="Times New Roman" w:cs="Times New Roman"/>
          <w:snapToGrid w:val="0"/>
          <w:sz w:val="22"/>
          <w:szCs w:val="22"/>
          <w:lang w:val="en-US" w:eastAsia="zh-CN"/>
        </w:rPr>
      </w:pPr>
      <w:r w:rsidRPr="00267633">
        <w:rPr>
          <w:rFonts w:ascii="Times New Roman" w:hAnsi="Times New Roman" w:cs="Times New Roman"/>
          <w:snapToGrid w:val="0"/>
          <w:sz w:val="22"/>
          <w:szCs w:val="22"/>
          <w:lang w:val="en-US" w:eastAsia="zh-CN"/>
        </w:rPr>
        <w:t>And</w:t>
      </w:r>
      <w:r w:rsidRPr="00267633">
        <w:rPr>
          <w:rFonts w:ascii="Times New Roman" w:hAnsi="Times New Roman" w:cs="Times New Roman"/>
          <w:snapToGrid w:val="0"/>
          <w:sz w:val="22"/>
          <w:szCs w:val="22"/>
          <w:lang w:val="en-US" w:eastAsia="zh-CN"/>
        </w:rPr>
        <w:tab/>
      </w:r>
    </w:p>
    <w:p w14:paraId="6362DEC1" w14:textId="77777777" w:rsidR="00267633" w:rsidRPr="00267633" w:rsidRDefault="00267633" w:rsidP="00267633">
      <w:pPr>
        <w:spacing w:before="0" w:after="0" w:line="240" w:lineRule="auto"/>
        <w:ind w:left="720"/>
        <w:jc w:val="both"/>
        <w:divId w:val="2116439976"/>
        <w:rPr>
          <w:rFonts w:ascii="Times New Roman" w:hAnsi="Times New Roman" w:cs="Times New Roman"/>
          <w:snapToGrid w:val="0"/>
          <w:sz w:val="22"/>
          <w:szCs w:val="22"/>
          <w:lang w:val="en-US" w:eastAsia="zh-CN"/>
        </w:rPr>
      </w:pPr>
    </w:p>
    <w:p w14:paraId="630870AC" w14:textId="77777777" w:rsidR="00267633" w:rsidRPr="00267633" w:rsidRDefault="00267633" w:rsidP="00267633">
      <w:pPr>
        <w:spacing w:before="0" w:after="0" w:line="240" w:lineRule="auto"/>
        <w:ind w:right="29"/>
        <w:divId w:val="2116439976"/>
        <w:rPr>
          <w:rFonts w:ascii="Times New Roman" w:hAnsi="Times New Roman" w:cs="Times New Roman"/>
          <w:sz w:val="22"/>
          <w:szCs w:val="22"/>
          <w:lang w:val="en-US" w:eastAsia="zh-CN"/>
        </w:rPr>
      </w:pPr>
    </w:p>
    <w:p w14:paraId="55D7592A" w14:textId="77777777" w:rsidR="00267633" w:rsidRPr="00267633" w:rsidRDefault="00267633" w:rsidP="00267633">
      <w:pPr>
        <w:spacing w:before="0" w:after="0" w:line="240" w:lineRule="auto"/>
        <w:ind w:right="29"/>
        <w:divId w:val="2116439976"/>
        <w:rPr>
          <w:rFonts w:ascii="Times New Roman" w:hAnsi="Times New Roman" w:cs="Times New Roman"/>
          <w:sz w:val="22"/>
          <w:szCs w:val="22"/>
          <w:lang w:val="en-US" w:eastAsia="zh-CN"/>
        </w:rPr>
      </w:pPr>
      <w:r w:rsidRPr="00267633">
        <w:rPr>
          <w:rFonts w:ascii="Times New Roman" w:hAnsi="Times New Roman" w:cs="Times New Roman"/>
          <w:sz w:val="22"/>
          <w:szCs w:val="22"/>
          <w:lang w:val="en-US" w:eastAsia="zh-CN"/>
        </w:rPr>
        <w:tab/>
      </w:r>
      <w:r w:rsidRPr="00267633">
        <w:rPr>
          <w:rFonts w:ascii="Times New Roman" w:hAnsi="Times New Roman" w:cs="Times New Roman"/>
          <w:sz w:val="22"/>
          <w:szCs w:val="22"/>
          <w:lang w:val="en-US" w:eastAsia="zh-CN"/>
        </w:rPr>
        <w:tab/>
      </w:r>
      <w:r w:rsidRPr="00267633">
        <w:rPr>
          <w:rFonts w:ascii="Times New Roman" w:hAnsi="Times New Roman" w:cs="Times New Roman"/>
          <w:sz w:val="22"/>
          <w:szCs w:val="22"/>
          <w:lang w:val="en-US" w:eastAsia="zh-CN"/>
        </w:rPr>
        <w:tab/>
      </w:r>
      <w:r w:rsidRPr="00267633">
        <w:rPr>
          <w:rFonts w:ascii="Times New Roman" w:hAnsi="Times New Roman" w:cs="Times New Roman"/>
          <w:sz w:val="22"/>
          <w:szCs w:val="22"/>
          <w:lang w:val="en-US" w:eastAsia="zh-CN"/>
        </w:rPr>
        <w:tab/>
        <w:t>(ID No.:</w:t>
      </w:r>
      <w:r w:rsidRPr="00267633">
        <w:rPr>
          <w:rFonts w:ascii="Times New Roman" w:hAnsi="Times New Roman" w:cs="Times New Roman"/>
          <w:sz w:val="22"/>
          <w:szCs w:val="22"/>
          <w:lang w:val="en-US" w:eastAsia="zh-CN"/>
        </w:rPr>
        <w:tab/>
      </w:r>
      <w:r w:rsidRPr="00267633">
        <w:rPr>
          <w:rFonts w:ascii="Times New Roman" w:hAnsi="Times New Roman" w:cs="Times New Roman"/>
          <w:sz w:val="22"/>
          <w:szCs w:val="22"/>
          <w:lang w:val="en-US" w:eastAsia="zh-CN"/>
        </w:rPr>
        <w:tab/>
        <w:t xml:space="preserve">) </w:t>
      </w:r>
      <w:r w:rsidRPr="00267633">
        <w:rPr>
          <w:rFonts w:ascii="Times New Roman" w:hAnsi="Times New Roman" w:cs="Times New Roman"/>
          <w:sz w:val="22"/>
          <w:szCs w:val="22"/>
          <w:lang w:val="en-US" w:eastAsia="zh-CN"/>
        </w:rPr>
        <w:tab/>
        <w:t>… Defendant</w:t>
      </w:r>
      <w:r w:rsidRPr="00267633">
        <w:rPr>
          <w:rFonts w:ascii="Times New Roman" w:hAnsi="Times New Roman" w:cs="Times New Roman"/>
          <w:snapToGrid w:val="0"/>
          <w:sz w:val="22"/>
          <w:szCs w:val="22"/>
          <w:lang w:val="en-US" w:eastAsia="zh-CN"/>
        </w:rPr>
        <w:t>*</w:t>
      </w:r>
    </w:p>
    <w:p w14:paraId="41848290" w14:textId="77777777" w:rsidR="00267633" w:rsidRPr="00267633" w:rsidRDefault="00267633" w:rsidP="00267633">
      <w:pPr>
        <w:tabs>
          <w:tab w:val="center" w:pos="3600"/>
          <w:tab w:val="right" w:pos="7099"/>
        </w:tabs>
        <w:spacing w:before="120" w:after="0" w:line="240" w:lineRule="auto"/>
        <w:jc w:val="right"/>
        <w:divId w:val="2116439976"/>
        <w:rPr>
          <w:rFonts w:ascii="Times New Roman" w:hAnsi="Times New Roman" w:cs="Times New Roman"/>
          <w:sz w:val="22"/>
          <w:szCs w:val="22"/>
          <w:lang w:val="en-US" w:eastAsia="en-GB"/>
        </w:rPr>
      </w:pPr>
    </w:p>
    <w:p w14:paraId="1391B425" w14:textId="77777777" w:rsidR="00267633" w:rsidRPr="00267633" w:rsidRDefault="00267633" w:rsidP="00267633">
      <w:pPr>
        <w:keepNext/>
        <w:keepLines/>
        <w:suppressAutoHyphens/>
        <w:spacing w:before="240" w:after="120" w:line="240" w:lineRule="auto"/>
        <w:jc w:val="center"/>
        <w:outlineLvl w:val="0"/>
        <w:divId w:val="2116439976"/>
        <w:rPr>
          <w:rFonts w:ascii="Times New Roman" w:hAnsi="Times New Roman" w:cs="Times New Roman"/>
          <w:caps/>
          <w:lang w:val="en-US" w:eastAsia="en-GB"/>
        </w:rPr>
      </w:pPr>
      <w:r w:rsidRPr="00267633">
        <w:rPr>
          <w:rFonts w:ascii="Times New Roman" w:hAnsi="Times New Roman" w:cs="Times New Roman"/>
          <w:caps/>
          <w:lang w:val="en-US" w:eastAsia="en-GB"/>
        </w:rPr>
        <w:t xml:space="preserve">ORIGINATING SUMMONS </w:t>
      </w:r>
    </w:p>
    <w:p w14:paraId="57B89D26" w14:textId="77777777" w:rsidR="00267633" w:rsidRPr="00267633" w:rsidRDefault="00267633" w:rsidP="00267633">
      <w:pPr>
        <w:keepNext/>
        <w:keepLines/>
        <w:suppressAutoHyphens/>
        <w:spacing w:before="240" w:after="120" w:line="240" w:lineRule="auto"/>
        <w:jc w:val="center"/>
        <w:divId w:val="2116439976"/>
        <w:rPr>
          <w:rFonts w:ascii="Times New Roman" w:hAnsi="Times New Roman" w:cs="Times New Roman"/>
          <w:caps/>
          <w:sz w:val="22"/>
          <w:szCs w:val="22"/>
          <w:lang w:val="en-US" w:eastAsia="en-GB"/>
        </w:rPr>
      </w:pPr>
    </w:p>
    <w:p w14:paraId="60718D00" w14:textId="77777777" w:rsidR="00267633" w:rsidRPr="00267633" w:rsidRDefault="00267633" w:rsidP="00267633">
      <w:pPr>
        <w:spacing w:before="120" w:after="0" w:line="240" w:lineRule="auto"/>
        <w:jc w:val="both"/>
        <w:divId w:val="2116439976"/>
        <w:rPr>
          <w:rFonts w:ascii="Times New Roman" w:hAnsi="Times New Roman" w:cs="Times New Roman"/>
          <w:sz w:val="22"/>
          <w:szCs w:val="22"/>
          <w:lang w:val="en-US" w:eastAsia="en-GB"/>
        </w:rPr>
      </w:pPr>
      <w:proofErr w:type="gramStart"/>
      <w:r w:rsidRPr="00267633">
        <w:rPr>
          <w:rFonts w:ascii="Times New Roman" w:hAnsi="Times New Roman" w:cs="Times New Roman"/>
          <w:sz w:val="22"/>
          <w:szCs w:val="22"/>
          <w:lang w:val="en-US" w:eastAsia="en-GB"/>
        </w:rPr>
        <w:t>To :</w:t>
      </w:r>
      <w:proofErr w:type="gramEnd"/>
      <w:r w:rsidRPr="00267633">
        <w:rPr>
          <w:rFonts w:ascii="Times New Roman" w:hAnsi="Times New Roman" w:cs="Times New Roman"/>
          <w:sz w:val="22"/>
          <w:szCs w:val="22"/>
          <w:lang w:val="en-US" w:eastAsia="en-GB"/>
        </w:rPr>
        <w:tab/>
        <w:t xml:space="preserve">The Defendant(s)   </w:t>
      </w:r>
    </w:p>
    <w:p w14:paraId="7F3B1CCD" w14:textId="77777777" w:rsidR="00267633" w:rsidRPr="00267633" w:rsidRDefault="00267633" w:rsidP="00267633">
      <w:pPr>
        <w:spacing w:before="120" w:after="0" w:line="240" w:lineRule="auto"/>
        <w:ind w:firstLine="720"/>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w:t>
      </w:r>
      <w:r w:rsidRPr="00267633">
        <w:rPr>
          <w:rFonts w:ascii="Times New Roman" w:hAnsi="Times New Roman" w:cs="Times New Roman"/>
          <w:i/>
          <w:sz w:val="22"/>
          <w:szCs w:val="22"/>
          <w:lang w:val="en-US" w:eastAsia="en-GB"/>
        </w:rPr>
        <w:t>Name</w:t>
      </w:r>
      <w:r w:rsidRPr="00267633">
        <w:rPr>
          <w:rFonts w:ascii="Times New Roman" w:hAnsi="Times New Roman" w:cs="Times New Roman"/>
          <w:sz w:val="22"/>
          <w:szCs w:val="22"/>
          <w:lang w:val="en-US" w:eastAsia="en-GB"/>
        </w:rPr>
        <w:t>]</w:t>
      </w:r>
    </w:p>
    <w:p w14:paraId="19CCE294" w14:textId="77777777" w:rsidR="00267633" w:rsidRPr="00267633" w:rsidRDefault="00267633" w:rsidP="00267633">
      <w:pPr>
        <w:spacing w:before="120" w:after="0" w:line="240" w:lineRule="auto"/>
        <w:ind w:firstLine="720"/>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of [</w:t>
      </w:r>
      <w:r w:rsidRPr="00267633">
        <w:rPr>
          <w:rFonts w:ascii="Times New Roman" w:hAnsi="Times New Roman" w:cs="Times New Roman"/>
          <w:i/>
          <w:sz w:val="22"/>
          <w:szCs w:val="22"/>
          <w:lang w:val="en-US" w:eastAsia="en-GB"/>
        </w:rPr>
        <w:t>Address</w:t>
      </w:r>
      <w:r w:rsidRPr="00267633">
        <w:rPr>
          <w:rFonts w:ascii="Times New Roman" w:hAnsi="Times New Roman" w:cs="Times New Roman"/>
          <w:sz w:val="22"/>
          <w:szCs w:val="22"/>
          <w:lang w:val="en-US" w:eastAsia="en-GB"/>
        </w:rPr>
        <w:t>]</w:t>
      </w:r>
      <w:r w:rsidRPr="00267633">
        <w:rPr>
          <w:rFonts w:ascii="Times New Roman" w:hAnsi="Times New Roman" w:cs="Times New Roman"/>
          <w:snapToGrid w:val="0"/>
          <w:sz w:val="22"/>
          <w:szCs w:val="22"/>
          <w:vertAlign w:val="superscript"/>
          <w:lang w:val="en-US" w:eastAsia="en-GB"/>
        </w:rPr>
        <w:t xml:space="preserve"> </w:t>
      </w:r>
      <w:r w:rsidRPr="00267633">
        <w:rPr>
          <w:rFonts w:ascii="Times New Roman" w:hAnsi="Times New Roman" w:cs="Times New Roman"/>
          <w:snapToGrid w:val="0"/>
          <w:sz w:val="22"/>
          <w:szCs w:val="22"/>
          <w:lang w:val="en-US" w:eastAsia="en-GB"/>
        </w:rPr>
        <w:t>*</w:t>
      </w:r>
    </w:p>
    <w:p w14:paraId="641D1637" w14:textId="77777777" w:rsidR="00267633" w:rsidRPr="00267633" w:rsidRDefault="00267633" w:rsidP="00267633">
      <w:pPr>
        <w:spacing w:before="120" w:after="0" w:line="240" w:lineRule="auto"/>
        <w:jc w:val="both"/>
        <w:divId w:val="2116439976"/>
        <w:rPr>
          <w:rFonts w:ascii="Times New Roman" w:hAnsi="Times New Roman" w:cs="Times New Roman"/>
          <w:sz w:val="22"/>
          <w:szCs w:val="22"/>
          <w:lang w:val="en-US" w:eastAsia="en-GB"/>
        </w:rPr>
      </w:pPr>
    </w:p>
    <w:p w14:paraId="4AEA1CA3" w14:textId="77777777" w:rsidR="00267633" w:rsidRPr="00267633" w:rsidRDefault="00267633" w:rsidP="00267633">
      <w:pPr>
        <w:spacing w:before="120" w:after="0" w:line="240" w:lineRule="auto"/>
        <w:ind w:firstLine="720"/>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 xml:space="preserve">Let all parties concerned attend before the Judge on           </w:t>
      </w:r>
      <w:proofErr w:type="gramStart"/>
      <w:r w:rsidRPr="00267633">
        <w:rPr>
          <w:rFonts w:ascii="Times New Roman" w:hAnsi="Times New Roman" w:cs="Times New Roman"/>
          <w:sz w:val="22"/>
          <w:szCs w:val="22"/>
          <w:lang w:val="en-US" w:eastAsia="en-GB"/>
        </w:rPr>
        <w:t xml:space="preserve">   (</w:t>
      </w:r>
      <w:proofErr w:type="gramEnd"/>
      <w:r w:rsidRPr="00267633">
        <w:rPr>
          <w:rFonts w:ascii="Times New Roman" w:hAnsi="Times New Roman" w:cs="Times New Roman"/>
          <w:sz w:val="22"/>
          <w:szCs w:val="22"/>
          <w:lang w:val="en-US" w:eastAsia="en-GB"/>
        </w:rPr>
        <w:t xml:space="preserve">date/time), on the hearing of an application by the plaintiff/applicant* that:- </w:t>
      </w:r>
    </w:p>
    <w:p w14:paraId="12597F32" w14:textId="77777777" w:rsidR="00267633" w:rsidRPr="00267633" w:rsidRDefault="00267633" w:rsidP="00267633">
      <w:pPr>
        <w:spacing w:before="120" w:after="0" w:line="240" w:lineRule="auto"/>
        <w:jc w:val="both"/>
        <w:divId w:val="2116439976"/>
        <w:rPr>
          <w:rFonts w:ascii="Times New Roman" w:hAnsi="Times New Roman" w:cs="Times New Roman"/>
          <w:sz w:val="22"/>
          <w:szCs w:val="22"/>
          <w:lang w:val="en-US" w:eastAsia="en-GB"/>
        </w:rPr>
      </w:pPr>
    </w:p>
    <w:p w14:paraId="0E715CCF" w14:textId="77777777" w:rsidR="00267633" w:rsidRPr="00267633" w:rsidRDefault="00267633" w:rsidP="006172E9">
      <w:pPr>
        <w:numPr>
          <w:ilvl w:val="0"/>
          <w:numId w:val="42"/>
        </w:numPr>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That [name of child] be returned to the child’s place of habitual residence which is [country</w:t>
      </w:r>
      <w:proofErr w:type="gramStart"/>
      <w:r w:rsidRPr="00267633">
        <w:rPr>
          <w:rFonts w:ascii="Times New Roman" w:hAnsi="Times New Roman" w:cs="Times New Roman"/>
          <w:sz w:val="22"/>
          <w:szCs w:val="22"/>
          <w:lang w:val="en-US" w:eastAsia="en-GB"/>
        </w:rPr>
        <w:t>];</w:t>
      </w:r>
      <w:proofErr w:type="gramEnd"/>
    </w:p>
    <w:p w14:paraId="2E023B28" w14:textId="77777777" w:rsidR="00267633" w:rsidRPr="00267633" w:rsidRDefault="00267633" w:rsidP="00267633">
      <w:pPr>
        <w:spacing w:before="120" w:after="0" w:line="240" w:lineRule="auto"/>
        <w:ind w:left="1080"/>
        <w:jc w:val="both"/>
        <w:divId w:val="2116439976"/>
        <w:rPr>
          <w:rFonts w:ascii="Times New Roman" w:hAnsi="Times New Roman" w:cs="Times New Roman"/>
          <w:sz w:val="22"/>
          <w:szCs w:val="22"/>
          <w:lang w:val="en-US" w:eastAsia="en-GB"/>
        </w:rPr>
      </w:pPr>
    </w:p>
    <w:p w14:paraId="26A42BB9" w14:textId="77777777" w:rsidR="00267633" w:rsidRPr="00267633" w:rsidRDefault="00267633" w:rsidP="006172E9">
      <w:pPr>
        <w:numPr>
          <w:ilvl w:val="0"/>
          <w:numId w:val="42"/>
        </w:numPr>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That the defendant/[</w:t>
      </w:r>
      <w:r w:rsidRPr="00267633">
        <w:rPr>
          <w:rFonts w:ascii="Times New Roman" w:hAnsi="Times New Roman" w:cs="Times New Roman"/>
          <w:i/>
          <w:sz w:val="22"/>
          <w:szCs w:val="22"/>
          <w:lang w:val="en-US" w:eastAsia="en-GB"/>
        </w:rPr>
        <w:t>name of person</w:t>
      </w:r>
      <w:r w:rsidRPr="00267633">
        <w:rPr>
          <w:rFonts w:ascii="Times New Roman" w:hAnsi="Times New Roman" w:cs="Times New Roman"/>
          <w:sz w:val="22"/>
          <w:szCs w:val="22"/>
          <w:lang w:val="en-US" w:eastAsia="en-GB"/>
        </w:rPr>
        <w:t>]* do hand over the child to the plaintiff/applicant* or his or her appointed representative, [</w:t>
      </w:r>
      <w:r w:rsidRPr="00267633">
        <w:rPr>
          <w:rFonts w:ascii="Times New Roman" w:hAnsi="Times New Roman" w:cs="Times New Roman"/>
          <w:i/>
          <w:sz w:val="22"/>
          <w:szCs w:val="22"/>
          <w:lang w:val="en-US" w:eastAsia="en-GB"/>
        </w:rPr>
        <w:t>name of representative</w:t>
      </w:r>
      <w:r w:rsidRPr="00267633">
        <w:rPr>
          <w:rFonts w:ascii="Times New Roman" w:hAnsi="Times New Roman" w:cs="Times New Roman"/>
          <w:sz w:val="22"/>
          <w:szCs w:val="22"/>
          <w:lang w:val="en-US" w:eastAsia="en-GB"/>
        </w:rPr>
        <w:t>],  or  [</w:t>
      </w:r>
      <w:r w:rsidRPr="00267633">
        <w:rPr>
          <w:rFonts w:ascii="Times New Roman" w:hAnsi="Times New Roman" w:cs="Times New Roman"/>
          <w:i/>
          <w:sz w:val="22"/>
          <w:szCs w:val="22"/>
          <w:lang w:val="en-US" w:eastAsia="en-GB"/>
        </w:rPr>
        <w:t>person ordered by the court</w:t>
      </w:r>
      <w:r w:rsidRPr="00267633">
        <w:rPr>
          <w:rFonts w:ascii="Times New Roman" w:hAnsi="Times New Roman" w:cs="Times New Roman"/>
          <w:sz w:val="22"/>
          <w:szCs w:val="22"/>
          <w:lang w:val="en-US" w:eastAsia="en-GB"/>
        </w:rPr>
        <w:t>] within ___ days from the date of this order;</w:t>
      </w:r>
    </w:p>
    <w:p w14:paraId="032E28E9" w14:textId="77777777" w:rsidR="00267633" w:rsidRPr="00267633" w:rsidRDefault="00267633" w:rsidP="00267633">
      <w:pPr>
        <w:spacing w:before="120" w:after="0" w:line="240" w:lineRule="auto"/>
        <w:ind w:left="1080"/>
        <w:jc w:val="both"/>
        <w:divId w:val="2116439976"/>
        <w:rPr>
          <w:rFonts w:ascii="Times New Roman" w:hAnsi="Times New Roman" w:cs="Times New Roman"/>
          <w:sz w:val="22"/>
          <w:szCs w:val="22"/>
          <w:lang w:val="en-US" w:eastAsia="en-GB"/>
        </w:rPr>
      </w:pPr>
    </w:p>
    <w:p w14:paraId="1CE417D0" w14:textId="77777777" w:rsidR="00267633" w:rsidRPr="00267633" w:rsidRDefault="00267633" w:rsidP="006172E9">
      <w:pPr>
        <w:numPr>
          <w:ilvl w:val="0"/>
          <w:numId w:val="42"/>
        </w:numPr>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lastRenderedPageBreak/>
        <w:t>That the defendant/[</w:t>
      </w:r>
      <w:r w:rsidRPr="00267633">
        <w:rPr>
          <w:rFonts w:ascii="Times New Roman" w:hAnsi="Times New Roman" w:cs="Times New Roman"/>
          <w:i/>
          <w:sz w:val="22"/>
          <w:szCs w:val="22"/>
          <w:lang w:val="en-US" w:eastAsia="en-GB"/>
        </w:rPr>
        <w:t>name of person</w:t>
      </w:r>
      <w:r w:rsidRPr="00267633">
        <w:rPr>
          <w:rFonts w:ascii="Times New Roman" w:hAnsi="Times New Roman" w:cs="Times New Roman"/>
          <w:sz w:val="22"/>
          <w:szCs w:val="22"/>
          <w:lang w:val="en-US" w:eastAsia="en-GB"/>
        </w:rPr>
        <w:t>]* do hand over the child and the child’s passport and all relevant travelling documents to the plaintiff/applicant* or his or her appointed representative, [</w:t>
      </w:r>
      <w:r w:rsidRPr="00267633">
        <w:rPr>
          <w:rFonts w:ascii="Times New Roman" w:hAnsi="Times New Roman" w:cs="Times New Roman"/>
          <w:i/>
          <w:sz w:val="22"/>
          <w:szCs w:val="22"/>
          <w:lang w:val="en-US" w:eastAsia="en-GB"/>
        </w:rPr>
        <w:t>name of representative</w:t>
      </w:r>
      <w:r w:rsidRPr="00267633">
        <w:rPr>
          <w:rFonts w:ascii="Times New Roman" w:hAnsi="Times New Roman" w:cs="Times New Roman"/>
          <w:sz w:val="22"/>
          <w:szCs w:val="22"/>
          <w:lang w:val="en-US" w:eastAsia="en-GB"/>
        </w:rPr>
        <w:t>], or [</w:t>
      </w:r>
      <w:r w:rsidRPr="00267633">
        <w:rPr>
          <w:rFonts w:ascii="Times New Roman" w:hAnsi="Times New Roman" w:cs="Times New Roman"/>
          <w:i/>
          <w:sz w:val="22"/>
          <w:szCs w:val="22"/>
          <w:lang w:val="en-US" w:eastAsia="en-GB"/>
        </w:rPr>
        <w:t>person ordered by the court</w:t>
      </w:r>
      <w:r w:rsidRPr="00267633">
        <w:rPr>
          <w:rFonts w:ascii="Times New Roman" w:hAnsi="Times New Roman" w:cs="Times New Roman"/>
          <w:sz w:val="22"/>
          <w:szCs w:val="22"/>
          <w:lang w:val="en-US" w:eastAsia="en-GB"/>
        </w:rPr>
        <w:t>] within ____ days from the date of this order;</w:t>
      </w:r>
    </w:p>
    <w:p w14:paraId="75723DA2" w14:textId="77777777" w:rsidR="00267633" w:rsidRPr="00267633" w:rsidRDefault="00267633" w:rsidP="00267633">
      <w:pPr>
        <w:spacing w:before="120" w:after="0" w:line="240" w:lineRule="auto"/>
        <w:jc w:val="both"/>
        <w:divId w:val="2116439976"/>
        <w:rPr>
          <w:rFonts w:ascii="Times New Roman" w:hAnsi="Times New Roman" w:cs="Times New Roman"/>
          <w:sz w:val="22"/>
          <w:szCs w:val="22"/>
          <w:lang w:val="en-US" w:eastAsia="en-GB"/>
        </w:rPr>
      </w:pPr>
    </w:p>
    <w:p w14:paraId="3AB3741A" w14:textId="77777777" w:rsidR="00267633" w:rsidRPr="00267633" w:rsidRDefault="00267633" w:rsidP="006172E9">
      <w:pPr>
        <w:numPr>
          <w:ilvl w:val="0"/>
          <w:numId w:val="42"/>
        </w:numPr>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 xml:space="preserve">Any such further or other order as this </w:t>
      </w:r>
      <w:proofErr w:type="spellStart"/>
      <w:r w:rsidRPr="00267633">
        <w:rPr>
          <w:rFonts w:ascii="Times New Roman" w:hAnsi="Times New Roman" w:cs="Times New Roman"/>
          <w:sz w:val="22"/>
          <w:szCs w:val="22"/>
          <w:lang w:val="en-US" w:eastAsia="en-GB"/>
        </w:rPr>
        <w:t>Honourable</w:t>
      </w:r>
      <w:proofErr w:type="spellEnd"/>
      <w:r w:rsidRPr="00267633">
        <w:rPr>
          <w:rFonts w:ascii="Times New Roman" w:hAnsi="Times New Roman" w:cs="Times New Roman"/>
          <w:sz w:val="22"/>
          <w:szCs w:val="22"/>
          <w:lang w:val="en-US" w:eastAsia="en-GB"/>
        </w:rPr>
        <w:t xml:space="preserve"> Court deems </w:t>
      </w:r>
      <w:proofErr w:type="gramStart"/>
      <w:r w:rsidRPr="00267633">
        <w:rPr>
          <w:rFonts w:ascii="Times New Roman" w:hAnsi="Times New Roman" w:cs="Times New Roman"/>
          <w:sz w:val="22"/>
          <w:szCs w:val="22"/>
          <w:lang w:val="en-US" w:eastAsia="en-GB"/>
        </w:rPr>
        <w:t>fit;</w:t>
      </w:r>
      <w:proofErr w:type="gramEnd"/>
    </w:p>
    <w:p w14:paraId="1179D3DA" w14:textId="77777777" w:rsidR="00267633" w:rsidRPr="00267633" w:rsidRDefault="00267633" w:rsidP="00267633">
      <w:pPr>
        <w:spacing w:before="120" w:after="0" w:line="240" w:lineRule="auto"/>
        <w:ind w:left="1080"/>
        <w:jc w:val="both"/>
        <w:divId w:val="2116439976"/>
        <w:rPr>
          <w:rFonts w:ascii="Times New Roman" w:hAnsi="Times New Roman" w:cs="Times New Roman"/>
          <w:sz w:val="22"/>
          <w:szCs w:val="22"/>
          <w:lang w:val="en-US" w:eastAsia="en-GB"/>
        </w:rPr>
      </w:pPr>
    </w:p>
    <w:p w14:paraId="09C113D6" w14:textId="77777777" w:rsidR="00267633" w:rsidRPr="00267633" w:rsidRDefault="00267633" w:rsidP="00267633">
      <w:pPr>
        <w:spacing w:before="120" w:after="0" w:line="240" w:lineRule="auto"/>
        <w:ind w:left="1080" w:hanging="720"/>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5.</w:t>
      </w:r>
      <w:r w:rsidRPr="00267633">
        <w:rPr>
          <w:rFonts w:ascii="Times New Roman" w:hAnsi="Times New Roman" w:cs="Times New Roman"/>
          <w:sz w:val="22"/>
          <w:szCs w:val="22"/>
          <w:lang w:val="en-US" w:eastAsia="en-GB"/>
        </w:rPr>
        <w:tab/>
        <w:t>Costs.</w:t>
      </w:r>
    </w:p>
    <w:p w14:paraId="4F22B0B7" w14:textId="77777777" w:rsidR="00267633" w:rsidRPr="00267633" w:rsidRDefault="00267633" w:rsidP="00267633">
      <w:pPr>
        <w:spacing w:before="120" w:after="0" w:line="240" w:lineRule="auto"/>
        <w:ind w:left="1080" w:hanging="720"/>
        <w:jc w:val="both"/>
        <w:divId w:val="2116439976"/>
        <w:rPr>
          <w:rFonts w:ascii="Times New Roman" w:hAnsi="Times New Roman" w:cs="Times New Roman"/>
          <w:sz w:val="22"/>
          <w:szCs w:val="22"/>
          <w:lang w:val="en-US" w:eastAsia="en-GB"/>
        </w:rPr>
      </w:pPr>
    </w:p>
    <w:p w14:paraId="00E22A43" w14:textId="77777777" w:rsidR="00267633" w:rsidRPr="00267633" w:rsidRDefault="00267633" w:rsidP="00267633">
      <w:pPr>
        <w:spacing w:before="120" w:after="0" w:line="240" w:lineRule="auto"/>
        <w:ind w:left="1080" w:hanging="720"/>
        <w:jc w:val="center"/>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Dated this         day of                       20</w:t>
      </w:r>
    </w:p>
    <w:p w14:paraId="7F7BEE47" w14:textId="77777777" w:rsidR="00267633" w:rsidRPr="00267633" w:rsidRDefault="00267633" w:rsidP="00267633">
      <w:pPr>
        <w:spacing w:before="120" w:after="0" w:line="240" w:lineRule="auto"/>
        <w:ind w:firstLine="720"/>
        <w:jc w:val="both"/>
        <w:divId w:val="2116439976"/>
        <w:rPr>
          <w:rFonts w:ascii="Times New Roman" w:hAnsi="Times New Roman" w:cs="Times New Roman"/>
          <w:sz w:val="22"/>
          <w:szCs w:val="22"/>
          <w:lang w:val="en-US" w:eastAsia="en-GB"/>
        </w:rPr>
      </w:pPr>
    </w:p>
    <w:p w14:paraId="507124DC" w14:textId="77777777" w:rsidR="00267633" w:rsidRPr="00267633" w:rsidRDefault="00267633" w:rsidP="00267633">
      <w:pPr>
        <w:spacing w:before="120" w:after="0" w:line="240" w:lineRule="auto"/>
        <w:ind w:left="5040" w:firstLine="720"/>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Registrar</w:t>
      </w:r>
    </w:p>
    <w:p w14:paraId="1F9FF619" w14:textId="77777777" w:rsidR="00267633" w:rsidRPr="00267633" w:rsidRDefault="00267633" w:rsidP="00267633">
      <w:pPr>
        <w:spacing w:before="120" w:after="0" w:line="240" w:lineRule="auto"/>
        <w:ind w:left="5040" w:firstLine="720"/>
        <w:jc w:val="both"/>
        <w:divId w:val="2116439976"/>
        <w:rPr>
          <w:rFonts w:ascii="Times New Roman" w:hAnsi="Times New Roman" w:cs="Times New Roman"/>
          <w:sz w:val="22"/>
          <w:szCs w:val="22"/>
          <w:lang w:val="en-US" w:eastAsia="en-GB"/>
        </w:rPr>
      </w:pPr>
    </w:p>
    <w:p w14:paraId="56B0DF51" w14:textId="77777777" w:rsidR="00267633" w:rsidRPr="00267633" w:rsidRDefault="00267633" w:rsidP="00267633">
      <w:pPr>
        <w:spacing w:before="120" w:after="0" w:line="240" w:lineRule="auto"/>
        <w:jc w:val="center"/>
        <w:divId w:val="2116439976"/>
        <w:rPr>
          <w:rFonts w:ascii="Times New Roman" w:hAnsi="Times New Roman" w:cs="Times New Roman"/>
          <w:i/>
          <w:sz w:val="22"/>
          <w:szCs w:val="22"/>
          <w:lang w:val="en-US" w:eastAsia="en-GB"/>
        </w:rPr>
      </w:pPr>
      <w:r w:rsidRPr="00267633">
        <w:rPr>
          <w:rFonts w:ascii="Times New Roman" w:hAnsi="Times New Roman" w:cs="Times New Roman"/>
          <w:i/>
          <w:sz w:val="22"/>
          <w:szCs w:val="22"/>
          <w:lang w:val="en-US" w:eastAsia="en-GB"/>
        </w:rPr>
        <w:t>Memorandum to be subscribed on the summons</w:t>
      </w:r>
    </w:p>
    <w:p w14:paraId="5A741624" w14:textId="77777777" w:rsidR="00267633" w:rsidRPr="00267633" w:rsidRDefault="00267633" w:rsidP="00267633">
      <w:pPr>
        <w:spacing w:before="120" w:after="0" w:line="240" w:lineRule="auto"/>
        <w:divId w:val="2116439976"/>
        <w:rPr>
          <w:rFonts w:ascii="Times New Roman" w:hAnsi="Times New Roman" w:cs="Times New Roman"/>
          <w:sz w:val="22"/>
          <w:szCs w:val="22"/>
          <w:lang w:val="en-US" w:eastAsia="en-GB"/>
        </w:rPr>
      </w:pPr>
    </w:p>
    <w:p w14:paraId="32825C9D" w14:textId="77777777" w:rsidR="00267633" w:rsidRPr="00267633" w:rsidRDefault="00267633" w:rsidP="00267633">
      <w:pPr>
        <w:spacing w:before="0" w:after="0" w:line="240" w:lineRule="auto"/>
        <w:ind w:left="568" w:hanging="284"/>
        <w:divId w:val="2116439976"/>
        <w:rPr>
          <w:rFonts w:ascii="Times New Roman" w:hAnsi="Times New Roman" w:cs="Times New Roman"/>
          <w:i/>
          <w:sz w:val="22"/>
          <w:szCs w:val="22"/>
          <w:lang w:val="en-US" w:eastAsia="en-GB"/>
        </w:rPr>
      </w:pPr>
      <w:r w:rsidRPr="00267633">
        <w:rPr>
          <w:rFonts w:ascii="Times New Roman" w:hAnsi="Times New Roman" w:cs="Times New Roman"/>
          <w:i/>
          <w:sz w:val="22"/>
          <w:szCs w:val="22"/>
          <w:lang w:val="en-US" w:eastAsia="en-GB"/>
        </w:rPr>
        <w:t>1.</w:t>
      </w:r>
      <w:r w:rsidRPr="00267633">
        <w:rPr>
          <w:rFonts w:ascii="Times New Roman" w:hAnsi="Times New Roman" w:cs="Times New Roman"/>
          <w:sz w:val="22"/>
          <w:szCs w:val="22"/>
          <w:lang w:val="en-US" w:eastAsia="en-GB"/>
        </w:rPr>
        <w:tab/>
      </w:r>
      <w:r w:rsidRPr="00267633">
        <w:rPr>
          <w:rFonts w:ascii="Times New Roman" w:hAnsi="Times New Roman" w:cs="Times New Roman"/>
          <w:i/>
          <w:sz w:val="22"/>
          <w:szCs w:val="22"/>
          <w:lang w:val="en-US" w:eastAsia="en-GB"/>
        </w:rPr>
        <w:t xml:space="preserve">This summons is taken out by                                                         of                                                      </w:t>
      </w:r>
    </w:p>
    <w:p w14:paraId="4E27BE56" w14:textId="77777777" w:rsidR="00267633" w:rsidRPr="00267633" w:rsidRDefault="00267633" w:rsidP="00267633">
      <w:pPr>
        <w:spacing w:before="0" w:after="0" w:line="240" w:lineRule="auto"/>
        <w:ind w:left="568" w:hanging="284"/>
        <w:jc w:val="both"/>
        <w:divId w:val="2116439976"/>
        <w:rPr>
          <w:rFonts w:ascii="Times New Roman" w:hAnsi="Times New Roman" w:cs="Times New Roman"/>
          <w:i/>
          <w:sz w:val="22"/>
          <w:szCs w:val="22"/>
          <w:lang w:val="en-US" w:eastAsia="en-GB"/>
        </w:rPr>
      </w:pPr>
      <w:r w:rsidRPr="00267633">
        <w:rPr>
          <w:rFonts w:ascii="Times New Roman" w:hAnsi="Times New Roman" w:cs="Times New Roman"/>
          <w:i/>
          <w:sz w:val="22"/>
          <w:szCs w:val="22"/>
          <w:lang w:val="en-US" w:eastAsia="en-GB"/>
        </w:rPr>
        <w:t xml:space="preserve">                           solicitor for the said plaintiff/applicant* whose address is </w:t>
      </w:r>
      <w:r w:rsidRPr="00267633">
        <w:rPr>
          <w:rFonts w:ascii="Times New Roman" w:hAnsi="Times New Roman" w:cs="Times New Roman"/>
          <w:i/>
          <w:sz w:val="22"/>
          <w:szCs w:val="22"/>
          <w:lang w:val="en-US" w:eastAsia="en-GB"/>
        </w:rPr>
        <w:tab/>
        <w:t xml:space="preserve">                                             (or where the plaintiff/applicant* sues in person) This summons is taken out by the said plaintiff/applicant* who resides at                             and is (stated occupation) and (if the plaintiff/applicant* does not reside within the jurisdiction) whose address for service is               </w:t>
      </w:r>
    </w:p>
    <w:p w14:paraId="65BDD822" w14:textId="77777777" w:rsidR="00267633" w:rsidRPr="00267633" w:rsidRDefault="00267633" w:rsidP="00267633">
      <w:pPr>
        <w:spacing w:before="120" w:after="0" w:line="240" w:lineRule="auto"/>
        <w:ind w:left="568" w:hanging="284"/>
        <w:jc w:val="both"/>
        <w:divId w:val="2116439976"/>
        <w:rPr>
          <w:rFonts w:ascii="Times New Roman" w:hAnsi="Times New Roman" w:cs="Times New Roman"/>
          <w:i/>
          <w:sz w:val="22"/>
          <w:szCs w:val="22"/>
          <w:lang w:val="en-US" w:eastAsia="en-GB"/>
        </w:rPr>
      </w:pPr>
      <w:r w:rsidRPr="00267633">
        <w:rPr>
          <w:rFonts w:ascii="Times New Roman" w:hAnsi="Times New Roman" w:cs="Times New Roman"/>
          <w:i/>
          <w:sz w:val="22"/>
          <w:szCs w:val="22"/>
          <w:lang w:val="en-US" w:eastAsia="en-GB"/>
        </w:rPr>
        <w:t>2.</w:t>
      </w:r>
      <w:r w:rsidRPr="00267633">
        <w:rPr>
          <w:rFonts w:ascii="Times New Roman" w:hAnsi="Times New Roman" w:cs="Times New Roman"/>
          <w:i/>
          <w:sz w:val="22"/>
          <w:szCs w:val="22"/>
          <w:lang w:val="en-US" w:eastAsia="en-GB"/>
        </w:rPr>
        <w:tab/>
        <w:t>If you intend to contest the application or any part of it, you are required to file an affidavit stating the grounds of your objection within 14 days of service after the date on which you were served with this summons.</w:t>
      </w:r>
    </w:p>
    <w:p w14:paraId="3F1989F6" w14:textId="77777777" w:rsidR="00267633" w:rsidRPr="00267633" w:rsidRDefault="00267633" w:rsidP="00267633">
      <w:pPr>
        <w:spacing w:before="120" w:after="0" w:line="240" w:lineRule="auto"/>
        <w:ind w:left="567" w:hanging="283"/>
        <w:jc w:val="both"/>
        <w:divId w:val="2116439976"/>
        <w:rPr>
          <w:rFonts w:ascii="Times New Roman" w:hAnsi="Times New Roman" w:cs="Times New Roman"/>
          <w:i/>
          <w:sz w:val="22"/>
          <w:szCs w:val="22"/>
          <w:lang w:val="en-US" w:eastAsia="en-GB"/>
        </w:rPr>
      </w:pPr>
      <w:r w:rsidRPr="00267633">
        <w:rPr>
          <w:rFonts w:ascii="Times New Roman" w:hAnsi="Times New Roman" w:cs="Times New Roman"/>
          <w:i/>
          <w:sz w:val="22"/>
          <w:szCs w:val="22"/>
          <w:lang w:val="en-US" w:eastAsia="en-GB"/>
        </w:rPr>
        <w:t>3.</w:t>
      </w:r>
      <w:r w:rsidRPr="00267633">
        <w:rPr>
          <w:rFonts w:ascii="Times New Roman" w:hAnsi="Times New Roman" w:cs="Times New Roman"/>
          <w:i/>
          <w:sz w:val="22"/>
          <w:szCs w:val="22"/>
          <w:lang w:val="en-US" w:eastAsia="en-GB"/>
        </w:rPr>
        <w:tab/>
        <w:t>If you do not attend personally or by your counsel or solicitor at the time and place stated in this summons, such order may be made as the Court may think just and expedient.</w:t>
      </w:r>
    </w:p>
    <w:p w14:paraId="51CE74A3" w14:textId="77777777" w:rsidR="00267633" w:rsidRPr="00267633" w:rsidRDefault="00267633" w:rsidP="006172E9">
      <w:pPr>
        <w:numPr>
          <w:ilvl w:val="0"/>
          <w:numId w:val="43"/>
        </w:numPr>
        <w:spacing w:before="120" w:after="120" w:line="240" w:lineRule="auto"/>
        <w:ind w:left="568" w:hanging="284"/>
        <w:jc w:val="both"/>
        <w:divId w:val="2116439976"/>
        <w:rPr>
          <w:rFonts w:ascii="Times New Roman" w:hAnsi="Times New Roman" w:cs="Times New Roman"/>
          <w:i/>
          <w:sz w:val="22"/>
          <w:szCs w:val="22"/>
          <w:lang w:val="en-US" w:eastAsia="zh-CN"/>
        </w:rPr>
      </w:pPr>
      <w:r w:rsidRPr="00267633">
        <w:rPr>
          <w:rFonts w:ascii="Times New Roman" w:hAnsi="Times New Roman" w:cs="Times New Roman"/>
          <w:i/>
          <w:sz w:val="22"/>
          <w:szCs w:val="22"/>
          <w:lang w:val="en-US" w:eastAsia="zh-CN"/>
        </w:rPr>
        <w:t>This summons may not be served more than 6 months after the above date unless renewed by order of the Court.</w:t>
      </w:r>
    </w:p>
    <w:p w14:paraId="785D7BFC" w14:textId="77777777" w:rsidR="00267633" w:rsidRPr="00267633" w:rsidRDefault="00267633" w:rsidP="006172E9">
      <w:pPr>
        <w:numPr>
          <w:ilvl w:val="0"/>
          <w:numId w:val="43"/>
        </w:numPr>
        <w:spacing w:before="120" w:after="120" w:line="240" w:lineRule="auto"/>
        <w:ind w:left="568" w:hanging="284"/>
        <w:jc w:val="both"/>
        <w:divId w:val="2116439976"/>
        <w:rPr>
          <w:rFonts w:ascii="Times New Roman" w:hAnsi="Times New Roman" w:cs="Times New Roman"/>
          <w:i/>
          <w:sz w:val="22"/>
          <w:szCs w:val="22"/>
          <w:lang w:val="en-US" w:eastAsia="zh-CN"/>
        </w:rPr>
      </w:pPr>
      <w:r w:rsidRPr="00267633">
        <w:rPr>
          <w:rFonts w:ascii="Times New Roman" w:hAnsi="Times New Roman" w:cs="Times New Roman"/>
          <w:i/>
          <w:sz w:val="22"/>
          <w:szCs w:val="22"/>
          <w:lang w:val="en-US" w:eastAsia="zh-CN"/>
        </w:rPr>
        <w:t>Where the plaintiff/applicant* intends to adduce evidence in support of an originating summons he must do so by affidavit, and must file the affidavit or affidavits and serve a copy thereof on every defendant together with the service of the originating summons.</w:t>
      </w:r>
    </w:p>
    <w:p w14:paraId="356A6C88" w14:textId="77777777" w:rsidR="00267633" w:rsidRPr="00267633" w:rsidRDefault="00267633" w:rsidP="00267633">
      <w:pPr>
        <w:autoSpaceDE w:val="0"/>
        <w:autoSpaceDN w:val="0"/>
        <w:adjustRightInd w:val="0"/>
        <w:spacing w:before="0" w:after="0" w:line="240" w:lineRule="auto"/>
        <w:divId w:val="2116439976"/>
        <w:rPr>
          <w:rFonts w:ascii="Times New Roman" w:hAnsi="Times New Roman" w:cs="Times New Roman"/>
          <w:color w:val="000000"/>
          <w:sz w:val="23"/>
          <w:szCs w:val="23"/>
          <w:lang w:val="en-US" w:eastAsia="en-GB"/>
        </w:rPr>
      </w:pPr>
    </w:p>
    <w:p w14:paraId="4ED26C28" w14:textId="77777777" w:rsidR="00267633" w:rsidRPr="00267633" w:rsidRDefault="00267633" w:rsidP="00267633">
      <w:pPr>
        <w:autoSpaceDE w:val="0"/>
        <w:autoSpaceDN w:val="0"/>
        <w:adjustRightInd w:val="0"/>
        <w:spacing w:before="0" w:after="0" w:line="240" w:lineRule="auto"/>
        <w:divId w:val="2116439976"/>
        <w:rPr>
          <w:rFonts w:ascii="Times New Roman" w:hAnsi="Times New Roman" w:cs="Times New Roman"/>
          <w:color w:val="000000"/>
          <w:sz w:val="22"/>
          <w:szCs w:val="22"/>
          <w:lang w:val="en-US" w:eastAsia="en-GB"/>
        </w:rPr>
      </w:pPr>
      <w:r w:rsidRPr="00267633">
        <w:rPr>
          <w:rFonts w:ascii="Times New Roman" w:hAnsi="Times New Roman" w:cs="Times New Roman"/>
          <w:color w:val="000000"/>
          <w:sz w:val="23"/>
          <w:szCs w:val="23"/>
          <w:lang w:val="en-US" w:eastAsia="en-GB"/>
        </w:rPr>
        <w:t>*</w:t>
      </w:r>
      <w:r w:rsidRPr="00267633">
        <w:rPr>
          <w:rFonts w:ascii="Times New Roman" w:hAnsi="Times New Roman" w:cs="Times New Roman"/>
          <w:i/>
          <w:iCs/>
          <w:color w:val="000000"/>
          <w:sz w:val="23"/>
          <w:szCs w:val="23"/>
          <w:lang w:val="en-US" w:eastAsia="en-GB"/>
        </w:rPr>
        <w:t>Delete where inapplicable.</w:t>
      </w:r>
    </w:p>
    <w:p w14:paraId="798C10B2"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p>
    <w:p w14:paraId="0D697886"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sectPr w:rsidR="00267633" w:rsidRPr="00267633">
          <w:pgSz w:w="11906" w:h="16838"/>
          <w:pgMar w:top="1440" w:right="1440" w:bottom="1440" w:left="1440" w:header="708" w:footer="708" w:gutter="0"/>
          <w:cols w:space="708"/>
          <w:docGrid w:linePitch="360"/>
        </w:sectPr>
      </w:pPr>
    </w:p>
    <w:tbl>
      <w:tblPr>
        <w:tblW w:w="0" w:type="auto"/>
        <w:jc w:val="center"/>
        <w:tblLayout w:type="fixed"/>
        <w:tblLook w:val="0000" w:firstRow="0" w:lastRow="0" w:firstColumn="0" w:lastColumn="0" w:noHBand="0" w:noVBand="0"/>
      </w:tblPr>
      <w:tblGrid>
        <w:gridCol w:w="3080"/>
        <w:gridCol w:w="3080"/>
        <w:gridCol w:w="3080"/>
      </w:tblGrid>
      <w:tr w:rsidR="00267633" w:rsidRPr="00267633" w14:paraId="624C16BD" w14:textId="77777777" w:rsidTr="00267633">
        <w:trPr>
          <w:divId w:val="2116439976"/>
          <w:jc w:val="center"/>
        </w:trPr>
        <w:tc>
          <w:tcPr>
            <w:tcW w:w="3080" w:type="dxa"/>
          </w:tcPr>
          <w:p w14:paraId="224169E6"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lastRenderedPageBreak/>
              <w:br w:type="page"/>
            </w:r>
          </w:p>
        </w:tc>
        <w:tc>
          <w:tcPr>
            <w:tcW w:w="3080" w:type="dxa"/>
          </w:tcPr>
          <w:p w14:paraId="42885F64" w14:textId="77777777" w:rsidR="00267633" w:rsidRPr="00267633" w:rsidRDefault="00267633" w:rsidP="00267633">
            <w:pPr>
              <w:keepNext/>
              <w:spacing w:before="0" w:after="0" w:line="240" w:lineRule="auto"/>
              <w:jc w:val="center"/>
              <w:outlineLvl w:val="1"/>
              <w:rPr>
                <w:rFonts w:ascii="Times New Roman" w:hAnsi="Times New Roman"/>
                <w:bCs/>
                <w:iCs/>
                <w:spacing w:val="-3"/>
                <w:szCs w:val="28"/>
                <w:lang w:val="en-GB" w:eastAsia="zh-CN"/>
              </w:rPr>
            </w:pPr>
            <w:r w:rsidRPr="00267633">
              <w:rPr>
                <w:rFonts w:ascii="Times New Roman" w:hAnsi="Times New Roman"/>
                <w:bCs/>
                <w:iCs/>
                <w:spacing w:val="-3"/>
                <w:szCs w:val="28"/>
                <w:lang w:val="en-GB" w:eastAsia="zh-CN"/>
              </w:rPr>
              <w:t>FORM 214</w:t>
            </w:r>
          </w:p>
        </w:tc>
        <w:tc>
          <w:tcPr>
            <w:tcW w:w="3080" w:type="dxa"/>
          </w:tcPr>
          <w:p w14:paraId="04C05A12"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r>
    </w:tbl>
    <w:p w14:paraId="1C114553" w14:textId="77777777" w:rsidR="00267633" w:rsidRPr="00267633" w:rsidRDefault="00267633" w:rsidP="00267633">
      <w:pPr>
        <w:spacing w:before="0" w:after="0" w:line="240" w:lineRule="auto"/>
        <w:outlineLvl w:val="0"/>
        <w:divId w:val="2116439976"/>
        <w:rPr>
          <w:rFonts w:ascii="Times New Roman" w:hAnsi="Times New Roman" w:cs="Times New Roman"/>
          <w:sz w:val="22"/>
          <w:szCs w:val="22"/>
          <w:lang w:val="en-US" w:eastAsia="zh-CN"/>
        </w:rPr>
      </w:pPr>
      <w:r w:rsidRPr="00267633">
        <w:rPr>
          <w:rFonts w:ascii="Times New Roman" w:hAnsi="Times New Roman" w:cs="Times New Roman"/>
          <w:sz w:val="22"/>
          <w:szCs w:val="22"/>
          <w:lang w:val="en-US" w:eastAsia="zh-CN"/>
        </w:rPr>
        <w:t>Para 44</w:t>
      </w:r>
    </w:p>
    <w:p w14:paraId="5D9D53DF" w14:textId="77777777" w:rsidR="00267633" w:rsidRPr="00267633" w:rsidRDefault="00267633" w:rsidP="00267633">
      <w:pPr>
        <w:keepNext/>
        <w:keepLines/>
        <w:suppressAutoHyphens/>
        <w:spacing w:before="240" w:after="120" w:line="240" w:lineRule="auto"/>
        <w:jc w:val="center"/>
        <w:divId w:val="2116439976"/>
        <w:rPr>
          <w:rFonts w:ascii="Times New Roman" w:hAnsi="Times New Roman" w:cs="Times New Roman"/>
          <w:b/>
          <w:caps/>
          <w:lang w:val="en-US" w:eastAsia="en-GB"/>
        </w:rPr>
      </w:pPr>
      <w:r w:rsidRPr="00267633">
        <w:rPr>
          <w:rFonts w:ascii="Times New Roman" w:hAnsi="Times New Roman" w:cs="Times New Roman"/>
          <w:b/>
          <w:caps/>
          <w:lang w:val="en-US" w:eastAsia="en-GB"/>
        </w:rPr>
        <w:t>originating summons for proceedings under section 14 of the international child abduction act</w:t>
      </w:r>
    </w:p>
    <w:p w14:paraId="77A7803A" w14:textId="77777777" w:rsidR="00267633" w:rsidRPr="00267633" w:rsidRDefault="00267633" w:rsidP="00267633">
      <w:pPr>
        <w:keepNext/>
        <w:keepLines/>
        <w:suppressAutoHyphens/>
        <w:spacing w:before="240" w:after="120" w:line="240" w:lineRule="auto"/>
        <w:jc w:val="center"/>
        <w:divId w:val="2116439976"/>
        <w:rPr>
          <w:rFonts w:ascii="Times New Roman" w:hAnsi="Times New Roman" w:cs="Times New Roman"/>
          <w:caps/>
          <w:lang w:val="en-US" w:eastAsia="en-GB"/>
        </w:rPr>
      </w:pPr>
      <w:r w:rsidRPr="00267633">
        <w:rPr>
          <w:rFonts w:ascii="Times New Roman" w:hAnsi="Times New Roman" w:cs="Times New Roman"/>
          <w:caps/>
          <w:lang w:val="en-US" w:eastAsia="en-GB"/>
        </w:rPr>
        <w:t>IN THE FAMILY JUSTICE COURTS OF THE REPUBLIC OF SINGAPORE</w:t>
      </w:r>
    </w:p>
    <w:p w14:paraId="6FEF38B0" w14:textId="77777777" w:rsidR="00267633" w:rsidRPr="00267633" w:rsidRDefault="00267633" w:rsidP="00267633">
      <w:pPr>
        <w:spacing w:before="120" w:after="0" w:line="240" w:lineRule="auto"/>
        <w:divId w:val="2116439976"/>
        <w:rPr>
          <w:rFonts w:ascii="Times New Roman" w:hAnsi="Times New Roman" w:cs="Times New Roman"/>
          <w:sz w:val="22"/>
          <w:szCs w:val="22"/>
          <w:lang w:val="en-US" w:eastAsia="en-GB"/>
        </w:rPr>
      </w:pPr>
    </w:p>
    <w:p w14:paraId="475EAF73" w14:textId="77777777" w:rsidR="00267633" w:rsidRPr="00267633" w:rsidRDefault="00267633" w:rsidP="00267633">
      <w:pPr>
        <w:spacing w:before="0" w:after="0" w:line="240" w:lineRule="auto"/>
        <w:divId w:val="2116439976"/>
        <w:rPr>
          <w:rFonts w:ascii="Times New Roman" w:hAnsi="Times New Roman" w:cs="Times New Roman"/>
          <w:sz w:val="22"/>
          <w:szCs w:val="22"/>
          <w:lang w:val="en-US" w:eastAsia="zh-CN"/>
        </w:rPr>
      </w:pPr>
      <w:r w:rsidRPr="00267633">
        <w:rPr>
          <w:rFonts w:ascii="Times New Roman" w:hAnsi="Times New Roman" w:cs="Times New Roman"/>
          <w:sz w:val="22"/>
          <w:szCs w:val="22"/>
          <w:lang w:val="en-US" w:eastAsia="zh-CN"/>
        </w:rPr>
        <w:t>OSF. No.</w:t>
      </w:r>
      <w:r w:rsidRPr="00267633">
        <w:rPr>
          <w:rFonts w:ascii="Times New Roman" w:hAnsi="Times New Roman" w:cs="Times New Roman"/>
          <w:sz w:val="22"/>
          <w:szCs w:val="22"/>
          <w:lang w:val="en-US" w:eastAsia="zh-CN"/>
        </w:rPr>
        <w:tab/>
        <w:t>)</w:t>
      </w:r>
    </w:p>
    <w:p w14:paraId="167D9DD4" w14:textId="77777777" w:rsidR="00267633" w:rsidRPr="00267633" w:rsidRDefault="00267633" w:rsidP="00267633">
      <w:pPr>
        <w:spacing w:before="0" w:after="0" w:line="240" w:lineRule="auto"/>
        <w:divId w:val="2116439976"/>
        <w:rPr>
          <w:rFonts w:ascii="Times New Roman" w:hAnsi="Times New Roman" w:cs="Times New Roman"/>
          <w:sz w:val="22"/>
          <w:szCs w:val="22"/>
          <w:lang w:val="en-US" w:eastAsia="zh-CN"/>
        </w:rPr>
      </w:pPr>
      <w:r w:rsidRPr="00267633">
        <w:rPr>
          <w:rFonts w:ascii="Times New Roman" w:hAnsi="Times New Roman" w:cs="Times New Roman"/>
          <w:sz w:val="22"/>
          <w:szCs w:val="22"/>
          <w:lang w:val="en-US" w:eastAsia="zh-CN"/>
        </w:rPr>
        <w:t xml:space="preserve">of </w:t>
      </w:r>
      <w:proofErr w:type="gramStart"/>
      <w:r w:rsidRPr="00267633">
        <w:rPr>
          <w:rFonts w:ascii="Times New Roman" w:hAnsi="Times New Roman" w:cs="Times New Roman"/>
          <w:sz w:val="22"/>
          <w:szCs w:val="22"/>
          <w:lang w:val="en-US" w:eastAsia="zh-CN"/>
        </w:rPr>
        <w:t xml:space="preserve">20  </w:t>
      </w:r>
      <w:r w:rsidRPr="00267633">
        <w:rPr>
          <w:rFonts w:ascii="Times New Roman" w:hAnsi="Times New Roman" w:cs="Times New Roman"/>
          <w:sz w:val="22"/>
          <w:szCs w:val="22"/>
          <w:lang w:val="en-US" w:eastAsia="zh-CN"/>
        </w:rPr>
        <w:tab/>
      </w:r>
      <w:proofErr w:type="gramEnd"/>
      <w:r w:rsidRPr="00267633">
        <w:rPr>
          <w:rFonts w:ascii="Times New Roman" w:hAnsi="Times New Roman" w:cs="Times New Roman"/>
          <w:sz w:val="22"/>
          <w:szCs w:val="22"/>
          <w:lang w:val="en-US" w:eastAsia="zh-CN"/>
        </w:rPr>
        <w:tab/>
        <w:t>)</w:t>
      </w:r>
    </w:p>
    <w:p w14:paraId="6C1C99B1" w14:textId="77777777" w:rsidR="00267633" w:rsidRPr="00267633" w:rsidRDefault="00267633" w:rsidP="00267633">
      <w:pPr>
        <w:spacing w:before="120" w:after="0" w:line="240" w:lineRule="auto"/>
        <w:divId w:val="2116439976"/>
        <w:rPr>
          <w:rFonts w:ascii="Times New Roman" w:hAnsi="Times New Roman" w:cs="Times New Roman"/>
          <w:sz w:val="22"/>
          <w:szCs w:val="22"/>
          <w:lang w:val="en-US" w:eastAsia="en-GB"/>
        </w:rPr>
      </w:pPr>
    </w:p>
    <w:p w14:paraId="204106AD" w14:textId="77777777" w:rsidR="00267633" w:rsidRPr="00267633" w:rsidRDefault="00267633" w:rsidP="00267633">
      <w:pPr>
        <w:spacing w:before="0" w:after="0" w:line="240" w:lineRule="auto"/>
        <w:ind w:left="2880"/>
        <w:jc w:val="both"/>
        <w:divId w:val="2116439976"/>
        <w:rPr>
          <w:rFonts w:ascii="Times New Roman" w:hAnsi="Times New Roman" w:cs="Times New Roman"/>
          <w:strike/>
          <w:snapToGrid w:val="0"/>
          <w:sz w:val="22"/>
          <w:szCs w:val="22"/>
          <w:lang w:val="en-US" w:eastAsia="zh-CN"/>
        </w:rPr>
      </w:pPr>
      <w:r w:rsidRPr="00267633">
        <w:rPr>
          <w:rFonts w:ascii="Times New Roman" w:hAnsi="Times New Roman" w:cs="Times New Roman"/>
          <w:snapToGrid w:val="0"/>
          <w:sz w:val="22"/>
          <w:szCs w:val="22"/>
          <w:lang w:val="en-US" w:eastAsia="zh-CN"/>
        </w:rPr>
        <w:t>In the Matter of Section 14 of the International Child Abduction Act (Cap. 143C)</w:t>
      </w:r>
    </w:p>
    <w:p w14:paraId="79A9D98F" w14:textId="77777777" w:rsidR="00267633" w:rsidRPr="00267633" w:rsidRDefault="00267633" w:rsidP="00267633">
      <w:pPr>
        <w:spacing w:before="0" w:after="0" w:line="240" w:lineRule="auto"/>
        <w:ind w:left="3600"/>
        <w:jc w:val="both"/>
        <w:divId w:val="2116439976"/>
        <w:rPr>
          <w:rFonts w:ascii="Times New Roman" w:hAnsi="Times New Roman" w:cs="Times New Roman"/>
          <w:snapToGrid w:val="0"/>
          <w:sz w:val="22"/>
          <w:szCs w:val="22"/>
          <w:lang w:val="en-US" w:eastAsia="zh-CN"/>
        </w:rPr>
      </w:pPr>
    </w:p>
    <w:p w14:paraId="040C446E" w14:textId="77777777" w:rsidR="00267633" w:rsidRPr="00267633" w:rsidRDefault="00267633" w:rsidP="00267633">
      <w:pPr>
        <w:spacing w:before="0" w:after="0" w:line="240" w:lineRule="auto"/>
        <w:ind w:left="720"/>
        <w:jc w:val="both"/>
        <w:outlineLvl w:val="0"/>
        <w:divId w:val="2116439976"/>
        <w:rPr>
          <w:rFonts w:ascii="Times New Roman" w:hAnsi="Times New Roman" w:cs="Times New Roman"/>
          <w:snapToGrid w:val="0"/>
          <w:sz w:val="22"/>
          <w:szCs w:val="22"/>
          <w:lang w:val="en-US" w:eastAsia="zh-CN"/>
        </w:rPr>
      </w:pP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t>And</w:t>
      </w:r>
    </w:p>
    <w:p w14:paraId="65A9DEA4" w14:textId="77777777" w:rsidR="00267633" w:rsidRPr="00267633" w:rsidRDefault="00267633" w:rsidP="00267633">
      <w:pPr>
        <w:spacing w:before="0" w:after="0" w:line="240" w:lineRule="auto"/>
        <w:ind w:left="720"/>
        <w:jc w:val="both"/>
        <w:divId w:val="2116439976"/>
        <w:rPr>
          <w:rFonts w:ascii="Times New Roman" w:hAnsi="Times New Roman" w:cs="Times New Roman"/>
          <w:snapToGrid w:val="0"/>
          <w:sz w:val="22"/>
          <w:szCs w:val="22"/>
          <w:lang w:val="en-US" w:eastAsia="zh-CN"/>
        </w:rPr>
      </w:pPr>
    </w:p>
    <w:p w14:paraId="40CF19A3" w14:textId="77777777" w:rsidR="00267633" w:rsidRPr="00267633" w:rsidRDefault="00267633" w:rsidP="00267633">
      <w:pPr>
        <w:spacing w:before="0" w:after="0" w:line="240" w:lineRule="auto"/>
        <w:ind w:left="2880"/>
        <w:jc w:val="both"/>
        <w:divId w:val="2116439976"/>
        <w:rPr>
          <w:rFonts w:ascii="Times New Roman" w:hAnsi="Times New Roman" w:cs="Times New Roman"/>
          <w:snapToGrid w:val="0"/>
          <w:sz w:val="22"/>
          <w:szCs w:val="22"/>
          <w:lang w:val="en-US" w:eastAsia="zh-CN"/>
        </w:rPr>
      </w:pPr>
      <w:r w:rsidRPr="00267633">
        <w:rPr>
          <w:rFonts w:ascii="Times New Roman" w:hAnsi="Times New Roman" w:cs="Times New Roman"/>
          <w:snapToGrid w:val="0"/>
          <w:sz w:val="22"/>
          <w:szCs w:val="22"/>
          <w:lang w:val="en-US" w:eastAsia="zh-CN"/>
        </w:rPr>
        <w:t>In the Matter of [</w:t>
      </w:r>
      <w:r w:rsidRPr="00267633">
        <w:rPr>
          <w:rFonts w:ascii="Times New Roman" w:hAnsi="Times New Roman" w:cs="Times New Roman"/>
          <w:i/>
          <w:snapToGrid w:val="0"/>
          <w:sz w:val="22"/>
          <w:szCs w:val="22"/>
          <w:lang w:val="en-US" w:eastAsia="zh-CN"/>
        </w:rPr>
        <w:t>name of child</w:t>
      </w:r>
      <w:r w:rsidRPr="00267633">
        <w:rPr>
          <w:rFonts w:ascii="Times New Roman" w:hAnsi="Times New Roman" w:cs="Times New Roman"/>
          <w:snapToGrid w:val="0"/>
          <w:sz w:val="22"/>
          <w:szCs w:val="22"/>
          <w:lang w:val="en-US" w:eastAsia="zh-CN"/>
        </w:rPr>
        <w:t>] (ID No.:</w:t>
      </w: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t>)</w:t>
      </w:r>
    </w:p>
    <w:p w14:paraId="641756CF" w14:textId="77777777" w:rsidR="00267633" w:rsidRPr="00267633" w:rsidRDefault="00267633" w:rsidP="00267633">
      <w:pPr>
        <w:spacing w:before="0" w:after="0" w:line="240" w:lineRule="auto"/>
        <w:ind w:left="720"/>
        <w:jc w:val="both"/>
        <w:divId w:val="2116439976"/>
        <w:rPr>
          <w:rFonts w:ascii="Times New Roman" w:hAnsi="Times New Roman" w:cs="Times New Roman"/>
          <w:snapToGrid w:val="0"/>
          <w:sz w:val="22"/>
          <w:szCs w:val="22"/>
          <w:lang w:val="en-US" w:eastAsia="zh-CN"/>
        </w:rPr>
      </w:pPr>
    </w:p>
    <w:p w14:paraId="6E6A1FCF" w14:textId="77777777" w:rsidR="00267633" w:rsidRPr="00267633" w:rsidRDefault="00267633" w:rsidP="00267633">
      <w:pPr>
        <w:spacing w:before="0" w:after="0" w:line="240" w:lineRule="auto"/>
        <w:ind w:left="3600"/>
        <w:jc w:val="both"/>
        <w:outlineLvl w:val="0"/>
        <w:divId w:val="2116439976"/>
        <w:rPr>
          <w:rFonts w:ascii="Times New Roman" w:hAnsi="Times New Roman" w:cs="Times New Roman"/>
          <w:snapToGrid w:val="0"/>
          <w:sz w:val="22"/>
          <w:szCs w:val="22"/>
          <w:lang w:val="en-US" w:eastAsia="zh-CN"/>
        </w:rPr>
      </w:pPr>
    </w:p>
    <w:p w14:paraId="78533584" w14:textId="77777777" w:rsidR="00267633" w:rsidRPr="00267633" w:rsidRDefault="00267633" w:rsidP="00267633">
      <w:pPr>
        <w:spacing w:before="0" w:after="0" w:line="240" w:lineRule="auto"/>
        <w:ind w:left="3600" w:firstLine="720"/>
        <w:jc w:val="both"/>
        <w:outlineLvl w:val="0"/>
        <w:divId w:val="2116439976"/>
        <w:rPr>
          <w:rFonts w:ascii="Times New Roman" w:hAnsi="Times New Roman" w:cs="Times New Roman"/>
          <w:snapToGrid w:val="0"/>
          <w:sz w:val="22"/>
          <w:szCs w:val="22"/>
          <w:vertAlign w:val="superscript"/>
          <w:lang w:val="en-US" w:eastAsia="zh-CN"/>
        </w:rPr>
      </w:pPr>
      <w:r w:rsidRPr="00267633">
        <w:rPr>
          <w:rFonts w:ascii="Times New Roman" w:hAnsi="Times New Roman" w:cs="Times New Roman"/>
          <w:snapToGrid w:val="0"/>
          <w:sz w:val="22"/>
          <w:szCs w:val="22"/>
          <w:lang w:val="en-US" w:eastAsia="zh-CN"/>
        </w:rPr>
        <w:t>Between</w:t>
      </w:r>
    </w:p>
    <w:p w14:paraId="2B3909C2" w14:textId="77777777" w:rsidR="00267633" w:rsidRPr="00267633" w:rsidRDefault="00267633" w:rsidP="00267633">
      <w:pPr>
        <w:spacing w:before="0" w:after="0" w:line="240" w:lineRule="auto"/>
        <w:ind w:left="720"/>
        <w:jc w:val="both"/>
        <w:divId w:val="2116439976"/>
        <w:rPr>
          <w:rFonts w:ascii="Times New Roman" w:hAnsi="Times New Roman" w:cs="Times New Roman"/>
          <w:snapToGrid w:val="0"/>
          <w:sz w:val="22"/>
          <w:szCs w:val="22"/>
          <w:lang w:val="en-US" w:eastAsia="zh-CN"/>
        </w:rPr>
      </w:pPr>
    </w:p>
    <w:p w14:paraId="4638143E" w14:textId="77777777" w:rsidR="00267633" w:rsidRPr="00267633" w:rsidRDefault="00267633" w:rsidP="00267633">
      <w:pPr>
        <w:spacing w:before="0" w:after="0" w:line="240" w:lineRule="auto"/>
        <w:ind w:left="720"/>
        <w:jc w:val="both"/>
        <w:divId w:val="2116439976"/>
        <w:rPr>
          <w:rFonts w:ascii="Times New Roman" w:hAnsi="Times New Roman" w:cs="Times New Roman"/>
          <w:snapToGrid w:val="0"/>
          <w:sz w:val="22"/>
          <w:szCs w:val="22"/>
          <w:lang w:val="en-US" w:eastAsia="zh-CN"/>
        </w:rPr>
      </w:pPr>
    </w:p>
    <w:p w14:paraId="706D7446" w14:textId="77777777" w:rsidR="00267633" w:rsidRPr="00267633" w:rsidRDefault="00267633" w:rsidP="00267633">
      <w:pPr>
        <w:spacing w:before="0" w:after="0" w:line="240" w:lineRule="auto"/>
        <w:ind w:left="720"/>
        <w:jc w:val="both"/>
        <w:divId w:val="2116439976"/>
        <w:rPr>
          <w:rFonts w:ascii="Times New Roman" w:hAnsi="Times New Roman" w:cs="Times New Roman"/>
          <w:snapToGrid w:val="0"/>
          <w:sz w:val="22"/>
          <w:szCs w:val="22"/>
          <w:lang w:val="en-US" w:eastAsia="zh-CN"/>
        </w:rPr>
      </w:pP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t>(ID No.:</w:t>
      </w: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t>)</w:t>
      </w:r>
      <w:r w:rsidRPr="00267633">
        <w:rPr>
          <w:rFonts w:ascii="Times New Roman" w:hAnsi="Times New Roman" w:cs="Times New Roman"/>
          <w:snapToGrid w:val="0"/>
          <w:sz w:val="22"/>
          <w:szCs w:val="22"/>
          <w:lang w:val="en-US" w:eastAsia="zh-CN"/>
        </w:rPr>
        <w:tab/>
        <w:t>… Plaintiff/Applicant*</w:t>
      </w:r>
    </w:p>
    <w:p w14:paraId="321294E5" w14:textId="77777777" w:rsidR="00267633" w:rsidRPr="00267633" w:rsidRDefault="00267633" w:rsidP="00267633">
      <w:pPr>
        <w:spacing w:before="0" w:after="0" w:line="240" w:lineRule="auto"/>
        <w:ind w:left="720"/>
        <w:jc w:val="both"/>
        <w:divId w:val="2116439976"/>
        <w:rPr>
          <w:rFonts w:ascii="Times New Roman" w:hAnsi="Times New Roman" w:cs="Times New Roman"/>
          <w:snapToGrid w:val="0"/>
          <w:sz w:val="22"/>
          <w:szCs w:val="22"/>
          <w:lang w:val="en-US" w:eastAsia="zh-CN"/>
        </w:rPr>
      </w:pPr>
    </w:p>
    <w:p w14:paraId="0DE6EB96" w14:textId="77777777" w:rsidR="00267633" w:rsidRPr="00267633" w:rsidRDefault="00267633" w:rsidP="00267633">
      <w:pPr>
        <w:spacing w:before="0" w:after="0" w:line="240" w:lineRule="auto"/>
        <w:ind w:left="3600" w:firstLine="720"/>
        <w:jc w:val="both"/>
        <w:outlineLvl w:val="0"/>
        <w:divId w:val="2116439976"/>
        <w:rPr>
          <w:rFonts w:ascii="Times New Roman" w:hAnsi="Times New Roman" w:cs="Times New Roman"/>
          <w:snapToGrid w:val="0"/>
          <w:sz w:val="22"/>
          <w:szCs w:val="22"/>
          <w:lang w:val="en-US" w:eastAsia="zh-CN"/>
        </w:rPr>
      </w:pPr>
      <w:r w:rsidRPr="00267633">
        <w:rPr>
          <w:rFonts w:ascii="Times New Roman" w:hAnsi="Times New Roman" w:cs="Times New Roman"/>
          <w:snapToGrid w:val="0"/>
          <w:sz w:val="22"/>
          <w:szCs w:val="22"/>
          <w:lang w:val="en-US" w:eastAsia="zh-CN"/>
        </w:rPr>
        <w:t>And</w:t>
      </w:r>
      <w:r w:rsidRPr="00267633">
        <w:rPr>
          <w:rFonts w:ascii="Times New Roman" w:hAnsi="Times New Roman" w:cs="Times New Roman"/>
          <w:snapToGrid w:val="0"/>
          <w:sz w:val="22"/>
          <w:szCs w:val="22"/>
          <w:lang w:val="en-US" w:eastAsia="zh-CN"/>
        </w:rPr>
        <w:tab/>
      </w:r>
    </w:p>
    <w:p w14:paraId="6EE89D86" w14:textId="77777777" w:rsidR="00267633" w:rsidRPr="00267633" w:rsidRDefault="00267633" w:rsidP="00267633">
      <w:pPr>
        <w:spacing w:before="0" w:after="0" w:line="240" w:lineRule="auto"/>
        <w:ind w:left="720"/>
        <w:jc w:val="both"/>
        <w:divId w:val="2116439976"/>
        <w:rPr>
          <w:rFonts w:ascii="Times New Roman" w:hAnsi="Times New Roman" w:cs="Times New Roman"/>
          <w:snapToGrid w:val="0"/>
          <w:sz w:val="22"/>
          <w:szCs w:val="22"/>
          <w:lang w:val="en-US" w:eastAsia="zh-CN"/>
        </w:rPr>
      </w:pPr>
    </w:p>
    <w:p w14:paraId="6CF01B2F" w14:textId="77777777" w:rsidR="00267633" w:rsidRPr="00267633" w:rsidRDefault="00267633" w:rsidP="00267633">
      <w:pPr>
        <w:spacing w:before="0" w:after="0" w:line="240" w:lineRule="auto"/>
        <w:ind w:right="29"/>
        <w:divId w:val="2116439976"/>
        <w:rPr>
          <w:rFonts w:ascii="Times New Roman" w:hAnsi="Times New Roman" w:cs="Times New Roman"/>
          <w:sz w:val="22"/>
          <w:szCs w:val="22"/>
          <w:lang w:val="en-US" w:eastAsia="zh-CN"/>
        </w:rPr>
      </w:pPr>
    </w:p>
    <w:p w14:paraId="524FBD81" w14:textId="77777777" w:rsidR="00267633" w:rsidRPr="00267633" w:rsidRDefault="00267633" w:rsidP="00267633">
      <w:pPr>
        <w:spacing w:before="0" w:after="0" w:line="240" w:lineRule="auto"/>
        <w:ind w:right="29"/>
        <w:divId w:val="2116439976"/>
        <w:rPr>
          <w:rFonts w:ascii="Times New Roman" w:hAnsi="Times New Roman" w:cs="Times New Roman"/>
          <w:sz w:val="22"/>
          <w:szCs w:val="22"/>
          <w:lang w:val="en-US" w:eastAsia="zh-CN"/>
        </w:rPr>
      </w:pPr>
      <w:r w:rsidRPr="00267633">
        <w:rPr>
          <w:rFonts w:ascii="Times New Roman" w:hAnsi="Times New Roman" w:cs="Times New Roman"/>
          <w:sz w:val="22"/>
          <w:szCs w:val="22"/>
          <w:lang w:val="en-US" w:eastAsia="zh-CN"/>
        </w:rPr>
        <w:tab/>
      </w:r>
      <w:r w:rsidRPr="00267633">
        <w:rPr>
          <w:rFonts w:ascii="Times New Roman" w:hAnsi="Times New Roman" w:cs="Times New Roman"/>
          <w:sz w:val="22"/>
          <w:szCs w:val="22"/>
          <w:lang w:val="en-US" w:eastAsia="zh-CN"/>
        </w:rPr>
        <w:tab/>
      </w:r>
      <w:r w:rsidRPr="00267633">
        <w:rPr>
          <w:rFonts w:ascii="Times New Roman" w:hAnsi="Times New Roman" w:cs="Times New Roman"/>
          <w:sz w:val="22"/>
          <w:szCs w:val="22"/>
          <w:lang w:val="en-US" w:eastAsia="zh-CN"/>
        </w:rPr>
        <w:tab/>
      </w:r>
      <w:r w:rsidRPr="00267633">
        <w:rPr>
          <w:rFonts w:ascii="Times New Roman" w:hAnsi="Times New Roman" w:cs="Times New Roman"/>
          <w:sz w:val="22"/>
          <w:szCs w:val="22"/>
          <w:lang w:val="en-US" w:eastAsia="zh-CN"/>
        </w:rPr>
        <w:tab/>
        <w:t>(ID No.:</w:t>
      </w:r>
      <w:r w:rsidRPr="00267633">
        <w:rPr>
          <w:rFonts w:ascii="Times New Roman" w:hAnsi="Times New Roman" w:cs="Times New Roman"/>
          <w:sz w:val="22"/>
          <w:szCs w:val="22"/>
          <w:lang w:val="en-US" w:eastAsia="zh-CN"/>
        </w:rPr>
        <w:tab/>
      </w:r>
      <w:r w:rsidRPr="00267633">
        <w:rPr>
          <w:rFonts w:ascii="Times New Roman" w:hAnsi="Times New Roman" w:cs="Times New Roman"/>
          <w:sz w:val="22"/>
          <w:szCs w:val="22"/>
          <w:lang w:val="en-US" w:eastAsia="zh-CN"/>
        </w:rPr>
        <w:tab/>
        <w:t xml:space="preserve">) </w:t>
      </w:r>
      <w:r w:rsidRPr="00267633">
        <w:rPr>
          <w:rFonts w:ascii="Times New Roman" w:hAnsi="Times New Roman" w:cs="Times New Roman"/>
          <w:sz w:val="22"/>
          <w:szCs w:val="22"/>
          <w:lang w:val="en-US" w:eastAsia="zh-CN"/>
        </w:rPr>
        <w:tab/>
        <w:t>… Defendant*</w:t>
      </w:r>
    </w:p>
    <w:p w14:paraId="5825D933" w14:textId="77777777" w:rsidR="00267633" w:rsidRPr="00267633" w:rsidRDefault="00267633" w:rsidP="00267633">
      <w:pPr>
        <w:tabs>
          <w:tab w:val="center" w:pos="3600"/>
          <w:tab w:val="right" w:pos="7099"/>
        </w:tabs>
        <w:spacing w:before="120" w:after="0" w:line="240" w:lineRule="auto"/>
        <w:jc w:val="right"/>
        <w:divId w:val="2116439976"/>
        <w:rPr>
          <w:rFonts w:ascii="Times New Roman" w:hAnsi="Times New Roman" w:cs="Times New Roman"/>
          <w:sz w:val="22"/>
          <w:szCs w:val="22"/>
          <w:lang w:val="en-US" w:eastAsia="en-GB"/>
        </w:rPr>
      </w:pPr>
    </w:p>
    <w:p w14:paraId="3F0A637A" w14:textId="77777777" w:rsidR="00267633" w:rsidRPr="00267633" w:rsidRDefault="00267633" w:rsidP="00267633">
      <w:pPr>
        <w:keepNext/>
        <w:keepLines/>
        <w:suppressAutoHyphens/>
        <w:spacing w:before="240" w:after="120" w:line="240" w:lineRule="auto"/>
        <w:jc w:val="center"/>
        <w:outlineLvl w:val="0"/>
        <w:divId w:val="2116439976"/>
        <w:rPr>
          <w:rFonts w:ascii="Times New Roman" w:hAnsi="Times New Roman" w:cs="Times New Roman"/>
          <w:caps/>
          <w:lang w:val="en-US" w:eastAsia="en-GB"/>
        </w:rPr>
      </w:pPr>
      <w:r w:rsidRPr="00267633">
        <w:rPr>
          <w:rFonts w:ascii="Times New Roman" w:hAnsi="Times New Roman" w:cs="Times New Roman"/>
          <w:caps/>
          <w:lang w:val="en-US" w:eastAsia="en-GB"/>
        </w:rPr>
        <w:t xml:space="preserve">ORIGINATING SUMMONS </w:t>
      </w:r>
    </w:p>
    <w:p w14:paraId="0C971305" w14:textId="77777777" w:rsidR="00267633" w:rsidRPr="00267633" w:rsidRDefault="00267633" w:rsidP="00267633">
      <w:pPr>
        <w:keepNext/>
        <w:keepLines/>
        <w:suppressAutoHyphens/>
        <w:spacing w:before="240" w:after="120" w:line="240" w:lineRule="auto"/>
        <w:jc w:val="center"/>
        <w:divId w:val="2116439976"/>
        <w:rPr>
          <w:rFonts w:ascii="Times New Roman" w:hAnsi="Times New Roman" w:cs="Times New Roman"/>
          <w:caps/>
          <w:sz w:val="22"/>
          <w:szCs w:val="22"/>
          <w:lang w:val="en-US" w:eastAsia="en-GB"/>
        </w:rPr>
      </w:pPr>
    </w:p>
    <w:p w14:paraId="1AC1562C" w14:textId="77777777" w:rsidR="00267633" w:rsidRPr="00267633" w:rsidRDefault="00267633" w:rsidP="00267633">
      <w:pPr>
        <w:spacing w:before="120" w:after="0" w:line="240" w:lineRule="auto"/>
        <w:jc w:val="both"/>
        <w:divId w:val="2116439976"/>
        <w:rPr>
          <w:rFonts w:ascii="Times New Roman" w:hAnsi="Times New Roman" w:cs="Times New Roman"/>
          <w:sz w:val="22"/>
          <w:szCs w:val="22"/>
          <w:lang w:val="en-US" w:eastAsia="en-GB"/>
        </w:rPr>
      </w:pPr>
      <w:proofErr w:type="gramStart"/>
      <w:r w:rsidRPr="00267633">
        <w:rPr>
          <w:rFonts w:ascii="Times New Roman" w:hAnsi="Times New Roman" w:cs="Times New Roman"/>
          <w:sz w:val="22"/>
          <w:szCs w:val="22"/>
          <w:lang w:val="en-US" w:eastAsia="en-GB"/>
        </w:rPr>
        <w:t>To :</w:t>
      </w:r>
      <w:proofErr w:type="gramEnd"/>
      <w:r w:rsidRPr="00267633">
        <w:rPr>
          <w:rFonts w:ascii="Times New Roman" w:hAnsi="Times New Roman" w:cs="Times New Roman"/>
          <w:sz w:val="22"/>
          <w:szCs w:val="22"/>
          <w:lang w:val="en-US" w:eastAsia="en-GB"/>
        </w:rPr>
        <w:tab/>
        <w:t xml:space="preserve">The Defendant(s)   </w:t>
      </w:r>
    </w:p>
    <w:p w14:paraId="0613A809" w14:textId="77777777" w:rsidR="00267633" w:rsidRPr="00267633" w:rsidRDefault="00267633" w:rsidP="00267633">
      <w:pPr>
        <w:spacing w:before="120" w:after="0" w:line="240" w:lineRule="auto"/>
        <w:ind w:firstLine="720"/>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w:t>
      </w:r>
      <w:r w:rsidRPr="00267633">
        <w:rPr>
          <w:rFonts w:ascii="Times New Roman" w:hAnsi="Times New Roman" w:cs="Times New Roman"/>
          <w:i/>
          <w:sz w:val="22"/>
          <w:szCs w:val="22"/>
          <w:lang w:val="en-US" w:eastAsia="en-GB"/>
        </w:rPr>
        <w:t>Name</w:t>
      </w:r>
      <w:r w:rsidRPr="00267633">
        <w:rPr>
          <w:rFonts w:ascii="Times New Roman" w:hAnsi="Times New Roman" w:cs="Times New Roman"/>
          <w:sz w:val="22"/>
          <w:szCs w:val="22"/>
          <w:lang w:val="en-US" w:eastAsia="en-GB"/>
        </w:rPr>
        <w:t>]</w:t>
      </w:r>
    </w:p>
    <w:p w14:paraId="3B2210C6" w14:textId="77777777" w:rsidR="00267633" w:rsidRPr="00267633" w:rsidRDefault="00267633" w:rsidP="00267633">
      <w:pPr>
        <w:spacing w:before="120" w:after="0" w:line="240" w:lineRule="auto"/>
        <w:ind w:firstLine="720"/>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of [</w:t>
      </w:r>
      <w:r w:rsidRPr="00267633">
        <w:rPr>
          <w:rFonts w:ascii="Times New Roman" w:hAnsi="Times New Roman" w:cs="Times New Roman"/>
          <w:i/>
          <w:sz w:val="22"/>
          <w:szCs w:val="22"/>
          <w:lang w:val="en-US" w:eastAsia="en-GB"/>
        </w:rPr>
        <w:t>Address</w:t>
      </w:r>
      <w:r w:rsidRPr="00267633">
        <w:rPr>
          <w:rFonts w:ascii="Times New Roman" w:hAnsi="Times New Roman" w:cs="Times New Roman"/>
          <w:sz w:val="22"/>
          <w:szCs w:val="22"/>
          <w:lang w:val="en-US" w:eastAsia="en-GB"/>
        </w:rPr>
        <w:t>]*</w:t>
      </w:r>
    </w:p>
    <w:p w14:paraId="24EA5BEA" w14:textId="77777777" w:rsidR="00267633" w:rsidRPr="00267633" w:rsidRDefault="00267633" w:rsidP="00267633">
      <w:pPr>
        <w:spacing w:before="120" w:after="0" w:line="240" w:lineRule="auto"/>
        <w:ind w:left="360" w:hanging="360"/>
        <w:jc w:val="both"/>
        <w:divId w:val="2116439976"/>
        <w:rPr>
          <w:rFonts w:ascii="Times New Roman" w:hAnsi="Times New Roman" w:cs="Times New Roman"/>
          <w:sz w:val="22"/>
          <w:szCs w:val="22"/>
          <w:lang w:val="en-US" w:eastAsia="en-GB"/>
        </w:rPr>
      </w:pPr>
    </w:p>
    <w:p w14:paraId="4DD4EDA2" w14:textId="77777777" w:rsidR="00267633" w:rsidRPr="00267633" w:rsidRDefault="00267633" w:rsidP="00267633">
      <w:pPr>
        <w:spacing w:before="120" w:after="0" w:line="240" w:lineRule="auto"/>
        <w:ind w:firstLine="720"/>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 xml:space="preserve">Let all parties concerned attend before the Judge on           </w:t>
      </w:r>
      <w:proofErr w:type="gramStart"/>
      <w:r w:rsidRPr="00267633">
        <w:rPr>
          <w:rFonts w:ascii="Times New Roman" w:hAnsi="Times New Roman" w:cs="Times New Roman"/>
          <w:sz w:val="22"/>
          <w:szCs w:val="22"/>
          <w:lang w:val="en-US" w:eastAsia="en-GB"/>
        </w:rPr>
        <w:t xml:space="preserve">   (</w:t>
      </w:r>
      <w:proofErr w:type="gramEnd"/>
      <w:r w:rsidRPr="00267633">
        <w:rPr>
          <w:rFonts w:ascii="Times New Roman" w:hAnsi="Times New Roman" w:cs="Times New Roman"/>
          <w:sz w:val="22"/>
          <w:szCs w:val="22"/>
          <w:lang w:val="en-US" w:eastAsia="en-GB"/>
        </w:rPr>
        <w:t xml:space="preserve">date/time), on the hearing of an application by the plaintiff/applicant* for:- </w:t>
      </w:r>
    </w:p>
    <w:p w14:paraId="7CAD4095" w14:textId="77777777" w:rsidR="00267633" w:rsidRPr="00267633" w:rsidRDefault="00267633" w:rsidP="00267633">
      <w:pPr>
        <w:spacing w:before="120" w:after="0" w:line="240" w:lineRule="auto"/>
        <w:jc w:val="both"/>
        <w:divId w:val="2116439976"/>
        <w:rPr>
          <w:rFonts w:ascii="Times New Roman" w:hAnsi="Times New Roman" w:cs="Times New Roman"/>
          <w:sz w:val="22"/>
          <w:szCs w:val="22"/>
          <w:lang w:val="en-US" w:eastAsia="en-GB"/>
        </w:rPr>
      </w:pPr>
    </w:p>
    <w:p w14:paraId="1D938114" w14:textId="77777777" w:rsidR="00267633" w:rsidRPr="00267633" w:rsidRDefault="00267633" w:rsidP="006172E9">
      <w:pPr>
        <w:numPr>
          <w:ilvl w:val="0"/>
          <w:numId w:val="88"/>
        </w:numPr>
        <w:spacing w:before="120" w:after="0" w:line="240" w:lineRule="auto"/>
        <w:ind w:left="709" w:hanging="283"/>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A declaration that the removal of [name of child] from Singapore or the retention of  [name of child] outside Singapore was wrongful within the meaning of the Convention on the Civil Aspects of International Child Abduction (“the Convention”);</w:t>
      </w:r>
    </w:p>
    <w:p w14:paraId="3ECB93F0" w14:textId="77777777" w:rsidR="00267633" w:rsidRPr="00267633" w:rsidRDefault="00267633" w:rsidP="00267633">
      <w:pPr>
        <w:spacing w:before="120" w:after="0" w:line="240" w:lineRule="auto"/>
        <w:ind w:left="1080"/>
        <w:jc w:val="both"/>
        <w:divId w:val="2116439976"/>
        <w:rPr>
          <w:rFonts w:ascii="Times New Roman" w:hAnsi="Times New Roman" w:cs="Times New Roman"/>
          <w:sz w:val="22"/>
          <w:szCs w:val="22"/>
          <w:lang w:val="en-US" w:eastAsia="en-GB"/>
        </w:rPr>
      </w:pPr>
    </w:p>
    <w:p w14:paraId="22F73675" w14:textId="77777777" w:rsidR="00267633" w:rsidRPr="00267633" w:rsidRDefault="00267633" w:rsidP="006172E9">
      <w:pPr>
        <w:numPr>
          <w:ilvl w:val="0"/>
          <w:numId w:val="88"/>
        </w:numPr>
        <w:spacing w:before="120" w:after="0" w:line="240" w:lineRule="auto"/>
        <w:ind w:hanging="720"/>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 xml:space="preserve">Any such further or other order as this </w:t>
      </w:r>
      <w:proofErr w:type="spellStart"/>
      <w:r w:rsidRPr="00267633">
        <w:rPr>
          <w:rFonts w:ascii="Times New Roman" w:hAnsi="Times New Roman" w:cs="Times New Roman"/>
          <w:sz w:val="22"/>
          <w:szCs w:val="22"/>
          <w:lang w:val="en-US" w:eastAsia="en-GB"/>
        </w:rPr>
        <w:t>Honourable</w:t>
      </w:r>
      <w:proofErr w:type="spellEnd"/>
      <w:r w:rsidRPr="00267633">
        <w:rPr>
          <w:rFonts w:ascii="Times New Roman" w:hAnsi="Times New Roman" w:cs="Times New Roman"/>
          <w:sz w:val="22"/>
          <w:szCs w:val="22"/>
          <w:lang w:val="en-US" w:eastAsia="en-GB"/>
        </w:rPr>
        <w:t xml:space="preserve"> Court deems fit; and</w:t>
      </w:r>
    </w:p>
    <w:p w14:paraId="00F0D8EF" w14:textId="77777777" w:rsidR="00267633" w:rsidRPr="00267633" w:rsidRDefault="00267633" w:rsidP="00267633">
      <w:pPr>
        <w:spacing w:before="120" w:after="0" w:line="240" w:lineRule="auto"/>
        <w:ind w:left="1080"/>
        <w:jc w:val="both"/>
        <w:divId w:val="2116439976"/>
        <w:rPr>
          <w:rFonts w:ascii="Times New Roman" w:hAnsi="Times New Roman" w:cs="Times New Roman"/>
          <w:sz w:val="22"/>
          <w:szCs w:val="22"/>
          <w:lang w:val="en-US" w:eastAsia="en-GB"/>
        </w:rPr>
      </w:pPr>
    </w:p>
    <w:p w14:paraId="32BF05AB" w14:textId="77777777" w:rsidR="00267633" w:rsidRPr="00267633" w:rsidRDefault="00267633" w:rsidP="006172E9">
      <w:pPr>
        <w:numPr>
          <w:ilvl w:val="0"/>
          <w:numId w:val="88"/>
        </w:numPr>
        <w:spacing w:before="120" w:after="0" w:line="240" w:lineRule="auto"/>
        <w:ind w:hanging="720"/>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Costs</w:t>
      </w:r>
    </w:p>
    <w:p w14:paraId="6549377A" w14:textId="77777777" w:rsidR="00267633" w:rsidRPr="00267633" w:rsidRDefault="00267633" w:rsidP="00267633">
      <w:pPr>
        <w:spacing w:before="120" w:after="0" w:line="240" w:lineRule="auto"/>
        <w:ind w:left="1080" w:hanging="720"/>
        <w:jc w:val="both"/>
        <w:divId w:val="2116439976"/>
        <w:rPr>
          <w:rFonts w:ascii="Times New Roman" w:hAnsi="Times New Roman" w:cs="Times New Roman"/>
          <w:sz w:val="22"/>
          <w:szCs w:val="22"/>
          <w:lang w:val="en-US" w:eastAsia="en-GB"/>
        </w:rPr>
      </w:pPr>
    </w:p>
    <w:p w14:paraId="44E23E2A" w14:textId="77777777" w:rsidR="00267633" w:rsidRPr="00267633" w:rsidRDefault="00267633" w:rsidP="00267633">
      <w:pPr>
        <w:spacing w:before="120" w:after="0" w:line="240" w:lineRule="auto"/>
        <w:ind w:left="1080" w:hanging="720"/>
        <w:jc w:val="center"/>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Dated this         day of                       20</w:t>
      </w:r>
    </w:p>
    <w:p w14:paraId="3677B690" w14:textId="77777777" w:rsidR="00267633" w:rsidRPr="00267633" w:rsidRDefault="00267633" w:rsidP="00267633">
      <w:pPr>
        <w:spacing w:before="120" w:after="0" w:line="240" w:lineRule="auto"/>
        <w:ind w:firstLine="720"/>
        <w:jc w:val="both"/>
        <w:divId w:val="2116439976"/>
        <w:rPr>
          <w:rFonts w:ascii="Times New Roman" w:hAnsi="Times New Roman" w:cs="Times New Roman"/>
          <w:sz w:val="22"/>
          <w:szCs w:val="22"/>
          <w:lang w:val="en-US" w:eastAsia="en-GB"/>
        </w:rPr>
      </w:pPr>
    </w:p>
    <w:p w14:paraId="29A37BF8" w14:textId="77777777" w:rsidR="00267633" w:rsidRPr="00267633" w:rsidRDefault="00267633" w:rsidP="00267633">
      <w:pPr>
        <w:spacing w:before="120" w:after="0" w:line="240" w:lineRule="auto"/>
        <w:ind w:left="5760" w:firstLine="720"/>
        <w:jc w:val="both"/>
        <w:divId w:val="2116439976"/>
        <w:rPr>
          <w:rFonts w:ascii="Times New Roman" w:hAnsi="Times New Roman" w:cs="Times New Roman"/>
          <w:sz w:val="22"/>
          <w:szCs w:val="22"/>
          <w:lang w:val="en-US" w:eastAsia="en-GB"/>
        </w:rPr>
      </w:pPr>
    </w:p>
    <w:p w14:paraId="7FD7A1C5" w14:textId="77777777" w:rsidR="00267633" w:rsidRPr="00267633" w:rsidRDefault="00267633" w:rsidP="00267633">
      <w:pPr>
        <w:spacing w:before="120" w:after="0" w:line="240" w:lineRule="auto"/>
        <w:ind w:left="5760" w:firstLine="720"/>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Registrar</w:t>
      </w:r>
    </w:p>
    <w:p w14:paraId="0E660A1D" w14:textId="77777777" w:rsidR="00267633" w:rsidRPr="00267633" w:rsidRDefault="00267633" w:rsidP="00267633">
      <w:pPr>
        <w:spacing w:before="120" w:after="0" w:line="240" w:lineRule="auto"/>
        <w:ind w:left="5040" w:firstLine="720"/>
        <w:jc w:val="both"/>
        <w:divId w:val="2116439976"/>
        <w:rPr>
          <w:rFonts w:ascii="Times New Roman" w:hAnsi="Times New Roman" w:cs="Times New Roman"/>
          <w:sz w:val="22"/>
          <w:szCs w:val="22"/>
          <w:lang w:val="en-US" w:eastAsia="en-GB"/>
        </w:rPr>
      </w:pPr>
    </w:p>
    <w:p w14:paraId="7B9EC4A3" w14:textId="77777777" w:rsidR="00267633" w:rsidRPr="00267633" w:rsidRDefault="00267633" w:rsidP="00267633">
      <w:pPr>
        <w:spacing w:before="120" w:after="0" w:line="240" w:lineRule="auto"/>
        <w:jc w:val="center"/>
        <w:divId w:val="2116439976"/>
        <w:rPr>
          <w:rFonts w:ascii="Times New Roman" w:hAnsi="Times New Roman" w:cs="Times New Roman"/>
          <w:i/>
          <w:sz w:val="22"/>
          <w:szCs w:val="22"/>
          <w:lang w:val="en-US" w:eastAsia="en-GB"/>
        </w:rPr>
      </w:pPr>
      <w:r w:rsidRPr="00267633">
        <w:rPr>
          <w:rFonts w:ascii="Times New Roman" w:hAnsi="Times New Roman" w:cs="Times New Roman"/>
          <w:i/>
          <w:sz w:val="22"/>
          <w:szCs w:val="22"/>
          <w:lang w:val="en-US" w:eastAsia="en-GB"/>
        </w:rPr>
        <w:t>Memorandum to be subscribed on the summons</w:t>
      </w:r>
    </w:p>
    <w:p w14:paraId="14EA93B5" w14:textId="77777777" w:rsidR="00267633" w:rsidRPr="00267633" w:rsidRDefault="00267633" w:rsidP="00267633">
      <w:pPr>
        <w:spacing w:before="120" w:after="0" w:line="240" w:lineRule="auto"/>
        <w:divId w:val="2116439976"/>
        <w:rPr>
          <w:rFonts w:ascii="Times New Roman" w:hAnsi="Times New Roman" w:cs="Times New Roman"/>
          <w:sz w:val="22"/>
          <w:szCs w:val="22"/>
          <w:lang w:val="en-US" w:eastAsia="en-GB"/>
        </w:rPr>
      </w:pPr>
    </w:p>
    <w:p w14:paraId="06314F37" w14:textId="77777777" w:rsidR="00267633" w:rsidRPr="00267633" w:rsidRDefault="00267633" w:rsidP="006172E9">
      <w:pPr>
        <w:numPr>
          <w:ilvl w:val="0"/>
          <w:numId w:val="90"/>
        </w:numPr>
        <w:spacing w:before="120" w:after="0" w:line="240" w:lineRule="auto"/>
        <w:divId w:val="2116439976"/>
        <w:rPr>
          <w:rFonts w:ascii="Times New Roman" w:hAnsi="Times New Roman" w:cs="Times New Roman"/>
          <w:i/>
          <w:sz w:val="22"/>
          <w:szCs w:val="22"/>
          <w:lang w:val="en-US" w:eastAsia="en-GB"/>
        </w:rPr>
      </w:pPr>
      <w:r w:rsidRPr="00267633">
        <w:rPr>
          <w:rFonts w:ascii="Times New Roman" w:hAnsi="Times New Roman" w:cs="Times New Roman"/>
          <w:i/>
          <w:sz w:val="22"/>
          <w:szCs w:val="22"/>
          <w:lang w:val="en-US" w:eastAsia="en-GB"/>
        </w:rPr>
        <w:t xml:space="preserve">This summons is taken out by                                                         of                                                      </w:t>
      </w:r>
    </w:p>
    <w:p w14:paraId="2CB896E5" w14:textId="77777777" w:rsidR="00267633" w:rsidRPr="00267633" w:rsidRDefault="00267633" w:rsidP="00267633">
      <w:pPr>
        <w:spacing w:before="0" w:after="0" w:line="240" w:lineRule="auto"/>
        <w:ind w:left="1135" w:hanging="851"/>
        <w:jc w:val="both"/>
        <w:divId w:val="2116439976"/>
        <w:rPr>
          <w:rFonts w:ascii="Times New Roman" w:hAnsi="Times New Roman" w:cs="Times New Roman"/>
          <w:i/>
          <w:sz w:val="22"/>
          <w:szCs w:val="22"/>
          <w:lang w:val="en-US" w:eastAsia="en-GB"/>
        </w:rPr>
      </w:pPr>
      <w:r w:rsidRPr="00267633">
        <w:rPr>
          <w:rFonts w:ascii="Times New Roman" w:hAnsi="Times New Roman" w:cs="Times New Roman"/>
          <w:i/>
          <w:sz w:val="22"/>
          <w:szCs w:val="22"/>
          <w:lang w:val="en-US" w:eastAsia="en-GB"/>
        </w:rPr>
        <w:t xml:space="preserve">                  solicitor for the said plaintiff/applicant* whose address is               </w:t>
      </w:r>
    </w:p>
    <w:p w14:paraId="4081A596" w14:textId="77777777" w:rsidR="00267633" w:rsidRPr="00267633" w:rsidRDefault="00267633" w:rsidP="00267633">
      <w:pPr>
        <w:spacing w:before="0" w:after="120" w:line="240" w:lineRule="auto"/>
        <w:ind w:left="567" w:hanging="283"/>
        <w:jc w:val="both"/>
        <w:divId w:val="2116439976"/>
        <w:rPr>
          <w:rFonts w:ascii="Times New Roman" w:hAnsi="Times New Roman" w:cs="Times New Roman"/>
          <w:i/>
          <w:sz w:val="22"/>
          <w:szCs w:val="22"/>
          <w:lang w:val="en-US" w:eastAsia="en-GB"/>
        </w:rPr>
      </w:pPr>
      <w:r w:rsidRPr="00267633">
        <w:rPr>
          <w:rFonts w:ascii="Times New Roman" w:hAnsi="Times New Roman" w:cs="Times New Roman"/>
          <w:i/>
          <w:sz w:val="22"/>
          <w:szCs w:val="22"/>
          <w:lang w:val="en-US" w:eastAsia="en-GB"/>
        </w:rPr>
        <w:t xml:space="preserve">    (or where the plaintiff/applicant* sues in person) This summons is taken out by the said plaintiff/applicant* who resides at                             and is (stated occupation) and (if the plaintiff/applicant* does not reside within the jurisdiction) whose address for service is               </w:t>
      </w:r>
    </w:p>
    <w:p w14:paraId="48BA2F87" w14:textId="77777777" w:rsidR="00267633" w:rsidRPr="00267633" w:rsidRDefault="00267633" w:rsidP="00267633">
      <w:pPr>
        <w:spacing w:before="0" w:after="120" w:line="240" w:lineRule="auto"/>
        <w:ind w:left="567" w:hanging="283"/>
        <w:jc w:val="both"/>
        <w:divId w:val="2116439976"/>
        <w:rPr>
          <w:rFonts w:ascii="Times New Roman" w:hAnsi="Times New Roman" w:cs="Times New Roman"/>
          <w:i/>
          <w:sz w:val="22"/>
          <w:szCs w:val="22"/>
          <w:lang w:val="en-US" w:eastAsia="en-GB"/>
        </w:rPr>
      </w:pPr>
      <w:r w:rsidRPr="00267633">
        <w:rPr>
          <w:rFonts w:ascii="Times New Roman" w:hAnsi="Times New Roman" w:cs="Times New Roman"/>
          <w:i/>
          <w:sz w:val="22"/>
          <w:szCs w:val="22"/>
          <w:lang w:val="en-US" w:eastAsia="en-GB"/>
        </w:rPr>
        <w:t>2.</w:t>
      </w:r>
      <w:r w:rsidRPr="00267633">
        <w:rPr>
          <w:rFonts w:ascii="Times New Roman" w:hAnsi="Times New Roman" w:cs="Times New Roman"/>
          <w:i/>
          <w:sz w:val="22"/>
          <w:szCs w:val="22"/>
          <w:lang w:val="en-US" w:eastAsia="en-GB"/>
        </w:rPr>
        <w:tab/>
        <w:t>If you intend to contest the application or any part of it, you are required to file an affidavit stating the grounds of your objection within 14 days of service after the date on which you were served with this summons.</w:t>
      </w:r>
    </w:p>
    <w:p w14:paraId="29BE2530" w14:textId="77777777" w:rsidR="00267633" w:rsidRPr="00267633" w:rsidRDefault="00267633" w:rsidP="00267633">
      <w:pPr>
        <w:spacing w:before="0" w:after="120" w:line="240" w:lineRule="auto"/>
        <w:ind w:left="567" w:hanging="283"/>
        <w:jc w:val="both"/>
        <w:divId w:val="2116439976"/>
        <w:rPr>
          <w:rFonts w:ascii="Times New Roman" w:hAnsi="Times New Roman" w:cs="Times New Roman"/>
          <w:i/>
          <w:sz w:val="22"/>
          <w:szCs w:val="22"/>
          <w:lang w:val="en-US" w:eastAsia="en-GB"/>
        </w:rPr>
      </w:pPr>
      <w:r w:rsidRPr="00267633">
        <w:rPr>
          <w:rFonts w:ascii="Times New Roman" w:hAnsi="Times New Roman" w:cs="Times New Roman"/>
          <w:i/>
          <w:sz w:val="22"/>
          <w:szCs w:val="22"/>
          <w:lang w:val="en-US" w:eastAsia="en-GB"/>
        </w:rPr>
        <w:t>3.</w:t>
      </w:r>
      <w:r w:rsidRPr="00267633">
        <w:rPr>
          <w:rFonts w:ascii="Times New Roman" w:hAnsi="Times New Roman" w:cs="Times New Roman"/>
          <w:i/>
          <w:sz w:val="22"/>
          <w:szCs w:val="22"/>
          <w:lang w:val="en-US" w:eastAsia="en-GB"/>
        </w:rPr>
        <w:tab/>
        <w:t>If you do not attend personally or by your counsel or solicitor at the time and place stated in this summons, such order may be made as the Court may think just and expedient.</w:t>
      </w:r>
    </w:p>
    <w:p w14:paraId="7EA55F6D" w14:textId="77777777" w:rsidR="00267633" w:rsidRPr="00267633" w:rsidRDefault="00267633" w:rsidP="006172E9">
      <w:pPr>
        <w:numPr>
          <w:ilvl w:val="0"/>
          <w:numId w:val="88"/>
        </w:numPr>
        <w:spacing w:before="0" w:after="120" w:line="240" w:lineRule="auto"/>
        <w:ind w:left="567" w:hanging="283"/>
        <w:jc w:val="both"/>
        <w:divId w:val="2116439976"/>
        <w:rPr>
          <w:rFonts w:ascii="Times New Roman" w:hAnsi="Times New Roman" w:cs="Times New Roman"/>
          <w:i/>
          <w:sz w:val="22"/>
          <w:szCs w:val="22"/>
          <w:lang w:val="en-US" w:eastAsia="zh-CN"/>
        </w:rPr>
      </w:pPr>
      <w:r w:rsidRPr="00267633">
        <w:rPr>
          <w:rFonts w:ascii="Times New Roman" w:hAnsi="Times New Roman" w:cs="Times New Roman"/>
          <w:i/>
          <w:sz w:val="22"/>
          <w:szCs w:val="22"/>
          <w:lang w:val="en-US" w:eastAsia="zh-CN"/>
        </w:rPr>
        <w:t>This summons may not be served more than 6 months after the above date unless renewed by order of the Court.</w:t>
      </w:r>
    </w:p>
    <w:p w14:paraId="294AD342" w14:textId="77777777" w:rsidR="00267633" w:rsidRPr="00267633" w:rsidRDefault="00267633" w:rsidP="006172E9">
      <w:pPr>
        <w:numPr>
          <w:ilvl w:val="0"/>
          <w:numId w:val="88"/>
        </w:numPr>
        <w:spacing w:before="0" w:after="120" w:line="240" w:lineRule="auto"/>
        <w:ind w:left="567" w:hanging="283"/>
        <w:jc w:val="both"/>
        <w:divId w:val="2116439976"/>
        <w:rPr>
          <w:rFonts w:ascii="Times New Roman" w:hAnsi="Times New Roman" w:cs="Times New Roman"/>
          <w:i/>
          <w:sz w:val="22"/>
          <w:szCs w:val="22"/>
          <w:lang w:val="en-US" w:eastAsia="zh-CN"/>
        </w:rPr>
      </w:pPr>
      <w:r w:rsidRPr="00267633">
        <w:rPr>
          <w:rFonts w:ascii="Times New Roman" w:hAnsi="Times New Roman" w:cs="Times New Roman"/>
          <w:i/>
          <w:sz w:val="22"/>
          <w:szCs w:val="22"/>
          <w:lang w:val="en-US" w:eastAsia="zh-CN"/>
        </w:rPr>
        <w:t xml:space="preserve">Where the plaintiff/applicant* intends to adduce evidence in support of an originating summons he must do so by affidavit, and must file the affidavit or affidavits and serve a copy thereof on every defendant together with the service of the originating summons </w:t>
      </w:r>
    </w:p>
    <w:p w14:paraId="36974BCA"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p>
    <w:p w14:paraId="654362CA" w14:textId="77777777" w:rsidR="00267633" w:rsidRPr="00267633" w:rsidRDefault="00267633" w:rsidP="00267633">
      <w:pPr>
        <w:autoSpaceDE w:val="0"/>
        <w:autoSpaceDN w:val="0"/>
        <w:adjustRightInd w:val="0"/>
        <w:spacing w:before="0" w:after="0" w:line="240" w:lineRule="auto"/>
        <w:divId w:val="2116439976"/>
        <w:rPr>
          <w:rFonts w:ascii="Times New Roman" w:hAnsi="Times New Roman" w:cs="Times New Roman"/>
          <w:color w:val="000000"/>
          <w:sz w:val="23"/>
          <w:szCs w:val="23"/>
          <w:lang w:val="en-US" w:eastAsia="en-GB"/>
        </w:rPr>
      </w:pPr>
    </w:p>
    <w:p w14:paraId="6531DA7D" w14:textId="77777777" w:rsidR="00267633" w:rsidRPr="00267633" w:rsidRDefault="00267633" w:rsidP="00267633">
      <w:pPr>
        <w:autoSpaceDE w:val="0"/>
        <w:autoSpaceDN w:val="0"/>
        <w:adjustRightInd w:val="0"/>
        <w:spacing w:before="0" w:after="0" w:line="240" w:lineRule="auto"/>
        <w:divId w:val="2116439976"/>
        <w:rPr>
          <w:rFonts w:ascii="Times New Roman" w:hAnsi="Times New Roman" w:cs="Times New Roman"/>
          <w:color w:val="000000"/>
          <w:sz w:val="23"/>
          <w:szCs w:val="23"/>
          <w:lang w:val="en-US" w:eastAsia="en-GB"/>
        </w:rPr>
      </w:pPr>
      <w:r w:rsidRPr="00267633">
        <w:rPr>
          <w:rFonts w:ascii="Times New Roman" w:hAnsi="Times New Roman" w:cs="Times New Roman"/>
          <w:color w:val="000000"/>
          <w:sz w:val="23"/>
          <w:szCs w:val="23"/>
          <w:lang w:val="en-US" w:eastAsia="en-GB"/>
        </w:rPr>
        <w:t>*</w:t>
      </w:r>
      <w:r w:rsidRPr="00267633">
        <w:rPr>
          <w:rFonts w:ascii="Times New Roman" w:hAnsi="Times New Roman" w:cs="Times New Roman"/>
          <w:i/>
          <w:iCs/>
          <w:color w:val="000000"/>
          <w:sz w:val="23"/>
          <w:szCs w:val="23"/>
          <w:lang w:val="en-US" w:eastAsia="en-GB"/>
        </w:rPr>
        <w:t>Delete where inapplicable.</w:t>
      </w:r>
    </w:p>
    <w:p w14:paraId="4497D7F5"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sectPr w:rsidR="00267633" w:rsidRPr="00267633">
          <w:pgSz w:w="11906" w:h="16838"/>
          <w:pgMar w:top="1440" w:right="1440" w:bottom="1440" w:left="1440" w:header="708" w:footer="708" w:gutter="0"/>
          <w:cols w:space="708"/>
          <w:docGrid w:linePitch="360"/>
        </w:sectPr>
      </w:pPr>
    </w:p>
    <w:tbl>
      <w:tblPr>
        <w:tblW w:w="9240" w:type="dxa"/>
        <w:jc w:val="center"/>
        <w:tblLayout w:type="fixed"/>
        <w:tblLook w:val="0000" w:firstRow="0" w:lastRow="0" w:firstColumn="0" w:lastColumn="0" w:noHBand="0" w:noVBand="0"/>
      </w:tblPr>
      <w:tblGrid>
        <w:gridCol w:w="3080"/>
        <w:gridCol w:w="3080"/>
        <w:gridCol w:w="3080"/>
      </w:tblGrid>
      <w:tr w:rsidR="00267633" w:rsidRPr="00267633" w14:paraId="7F84553B" w14:textId="77777777" w:rsidTr="00267633">
        <w:trPr>
          <w:divId w:val="2116439976"/>
          <w:jc w:val="center"/>
        </w:trPr>
        <w:tc>
          <w:tcPr>
            <w:tcW w:w="3080" w:type="dxa"/>
          </w:tcPr>
          <w:p w14:paraId="1044B716"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lastRenderedPageBreak/>
              <w:br w:type="page"/>
            </w:r>
          </w:p>
        </w:tc>
        <w:tc>
          <w:tcPr>
            <w:tcW w:w="3080" w:type="dxa"/>
          </w:tcPr>
          <w:p w14:paraId="37307BBE" w14:textId="77777777" w:rsidR="00267633" w:rsidRPr="00267633" w:rsidRDefault="00267633" w:rsidP="00267633">
            <w:pPr>
              <w:keepNext/>
              <w:spacing w:before="0" w:after="0" w:line="240" w:lineRule="auto"/>
              <w:jc w:val="center"/>
              <w:outlineLvl w:val="1"/>
              <w:rPr>
                <w:rFonts w:ascii="Times New Roman" w:hAnsi="Times New Roman"/>
                <w:bCs/>
                <w:iCs/>
                <w:spacing w:val="-3"/>
                <w:szCs w:val="28"/>
                <w:lang w:val="en-GB" w:eastAsia="zh-CN"/>
              </w:rPr>
            </w:pPr>
            <w:r w:rsidRPr="00267633">
              <w:rPr>
                <w:rFonts w:ascii="Times New Roman" w:hAnsi="Times New Roman"/>
                <w:bCs/>
                <w:iCs/>
                <w:spacing w:val="-3"/>
                <w:szCs w:val="28"/>
                <w:lang w:val="en-GB" w:eastAsia="zh-CN"/>
              </w:rPr>
              <w:t>FORM 215</w:t>
            </w:r>
          </w:p>
        </w:tc>
        <w:tc>
          <w:tcPr>
            <w:tcW w:w="3080" w:type="dxa"/>
          </w:tcPr>
          <w:p w14:paraId="5A07FD11"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r>
    </w:tbl>
    <w:p w14:paraId="12C6B365" w14:textId="77777777" w:rsidR="00267633" w:rsidRPr="00267633" w:rsidRDefault="00267633" w:rsidP="00267633">
      <w:pPr>
        <w:keepNext/>
        <w:keepLines/>
        <w:suppressAutoHyphens/>
        <w:spacing w:before="0" w:after="0" w:line="240" w:lineRule="auto"/>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Para 44</w:t>
      </w:r>
    </w:p>
    <w:p w14:paraId="6BDCE003" w14:textId="77777777" w:rsidR="00267633" w:rsidRPr="00267633" w:rsidRDefault="00267633" w:rsidP="00267633">
      <w:pPr>
        <w:spacing w:before="0" w:after="0" w:line="240" w:lineRule="auto"/>
        <w:jc w:val="center"/>
        <w:divId w:val="2116439976"/>
        <w:rPr>
          <w:rFonts w:ascii="Times New Roman" w:hAnsi="Times New Roman" w:cs="Times New Roman"/>
          <w:b/>
          <w:lang w:val="en-GB" w:eastAsia="zh-CN"/>
        </w:rPr>
      </w:pPr>
      <w:r w:rsidRPr="00267633">
        <w:rPr>
          <w:rFonts w:ascii="Times New Roman" w:hAnsi="Times New Roman" w:cs="Times New Roman"/>
          <w:b/>
          <w:lang w:val="en-US" w:eastAsia="zh-CN"/>
        </w:rPr>
        <w:t xml:space="preserve">PLAINTIFF/APPLICANT’S AFFIDAVIT </w:t>
      </w:r>
      <w:r w:rsidRPr="00267633">
        <w:rPr>
          <w:rFonts w:ascii="Times New Roman" w:hAnsi="Times New Roman" w:cs="Times New Roman"/>
          <w:b/>
          <w:lang w:val="en-GB" w:eastAsia="zh-CN"/>
        </w:rPr>
        <w:t>FOR PROCEEDINGS UNDER SECTION 8 OF THE INTERNATIONAL CHILD ABDUCTION ACT</w:t>
      </w:r>
    </w:p>
    <w:p w14:paraId="138AC762" w14:textId="77777777" w:rsidR="00267633" w:rsidRPr="00267633" w:rsidRDefault="00267633" w:rsidP="00267633">
      <w:pPr>
        <w:keepNext/>
        <w:keepLines/>
        <w:suppressAutoHyphens/>
        <w:spacing w:before="240" w:after="120" w:line="240" w:lineRule="auto"/>
        <w:jc w:val="center"/>
        <w:divId w:val="2116439976"/>
        <w:rPr>
          <w:rFonts w:ascii="Times New Roman" w:hAnsi="Times New Roman" w:cs="Times New Roman"/>
          <w:b/>
          <w:caps/>
          <w:lang w:val="en-US" w:eastAsia="en-GB"/>
        </w:rPr>
      </w:pPr>
    </w:p>
    <w:p w14:paraId="4E0FAA7B" w14:textId="77777777" w:rsidR="00267633" w:rsidRPr="00267633" w:rsidRDefault="00267633" w:rsidP="00267633">
      <w:pPr>
        <w:keepNext/>
        <w:keepLines/>
        <w:suppressAutoHyphens/>
        <w:spacing w:before="240" w:after="120" w:line="240" w:lineRule="auto"/>
        <w:jc w:val="center"/>
        <w:divId w:val="2116439976"/>
        <w:rPr>
          <w:rFonts w:ascii="Times New Roman" w:hAnsi="Times New Roman" w:cs="Times New Roman"/>
          <w:caps/>
          <w:lang w:val="en-US" w:eastAsia="en-GB"/>
        </w:rPr>
      </w:pPr>
      <w:r w:rsidRPr="00267633">
        <w:rPr>
          <w:rFonts w:ascii="Times New Roman" w:hAnsi="Times New Roman" w:cs="Times New Roman"/>
          <w:caps/>
          <w:lang w:val="en-US" w:eastAsia="en-GB"/>
        </w:rPr>
        <w:t>IN THE FAMILY JUSTICE COURTS OF THE REPUBLIC OF SINGAPORE</w:t>
      </w:r>
    </w:p>
    <w:p w14:paraId="4A0C0D25" w14:textId="77777777" w:rsidR="00267633" w:rsidRPr="00267633" w:rsidRDefault="00267633" w:rsidP="00267633">
      <w:pPr>
        <w:spacing w:before="120" w:after="0" w:line="240" w:lineRule="auto"/>
        <w:divId w:val="2116439976"/>
        <w:rPr>
          <w:rFonts w:ascii="Times New Roman" w:hAnsi="Times New Roman" w:cs="Times New Roman"/>
          <w:sz w:val="22"/>
          <w:szCs w:val="22"/>
          <w:lang w:val="en-US" w:eastAsia="en-GB"/>
        </w:rPr>
      </w:pPr>
    </w:p>
    <w:p w14:paraId="4B6123D3" w14:textId="77777777" w:rsidR="00267633" w:rsidRPr="00267633" w:rsidRDefault="00267633" w:rsidP="00267633">
      <w:pPr>
        <w:spacing w:before="0" w:after="0" w:line="240" w:lineRule="auto"/>
        <w:divId w:val="2116439976"/>
        <w:rPr>
          <w:rFonts w:ascii="Times New Roman" w:hAnsi="Times New Roman" w:cs="Times New Roman"/>
          <w:sz w:val="22"/>
          <w:szCs w:val="22"/>
          <w:lang w:val="en-US" w:eastAsia="zh-CN"/>
        </w:rPr>
      </w:pPr>
      <w:r w:rsidRPr="00267633">
        <w:rPr>
          <w:rFonts w:ascii="Times New Roman" w:hAnsi="Times New Roman" w:cs="Times New Roman"/>
          <w:sz w:val="22"/>
          <w:szCs w:val="22"/>
          <w:lang w:val="en-US" w:eastAsia="zh-CN"/>
        </w:rPr>
        <w:t>OSF. No.</w:t>
      </w:r>
      <w:r w:rsidRPr="00267633">
        <w:rPr>
          <w:rFonts w:ascii="Times New Roman" w:hAnsi="Times New Roman" w:cs="Times New Roman"/>
          <w:sz w:val="22"/>
          <w:szCs w:val="22"/>
          <w:lang w:val="en-US" w:eastAsia="zh-CN"/>
        </w:rPr>
        <w:tab/>
        <w:t>)</w:t>
      </w:r>
    </w:p>
    <w:p w14:paraId="68A83841" w14:textId="77777777" w:rsidR="00267633" w:rsidRPr="00267633" w:rsidRDefault="00267633" w:rsidP="00267633">
      <w:pPr>
        <w:spacing w:before="0" w:after="0" w:line="240" w:lineRule="auto"/>
        <w:divId w:val="2116439976"/>
        <w:rPr>
          <w:rFonts w:ascii="Times New Roman" w:hAnsi="Times New Roman" w:cs="Times New Roman"/>
          <w:sz w:val="22"/>
          <w:szCs w:val="22"/>
          <w:lang w:val="en-US" w:eastAsia="zh-CN"/>
        </w:rPr>
      </w:pPr>
      <w:r w:rsidRPr="00267633">
        <w:rPr>
          <w:rFonts w:ascii="Times New Roman" w:hAnsi="Times New Roman" w:cs="Times New Roman"/>
          <w:sz w:val="22"/>
          <w:szCs w:val="22"/>
          <w:lang w:val="en-US" w:eastAsia="zh-CN"/>
        </w:rPr>
        <w:t xml:space="preserve">of </w:t>
      </w:r>
      <w:proofErr w:type="gramStart"/>
      <w:r w:rsidRPr="00267633">
        <w:rPr>
          <w:rFonts w:ascii="Times New Roman" w:hAnsi="Times New Roman" w:cs="Times New Roman"/>
          <w:sz w:val="22"/>
          <w:szCs w:val="22"/>
          <w:lang w:val="en-US" w:eastAsia="zh-CN"/>
        </w:rPr>
        <w:t xml:space="preserve">20  </w:t>
      </w:r>
      <w:r w:rsidRPr="00267633">
        <w:rPr>
          <w:rFonts w:ascii="Times New Roman" w:hAnsi="Times New Roman" w:cs="Times New Roman"/>
          <w:sz w:val="22"/>
          <w:szCs w:val="22"/>
          <w:lang w:val="en-US" w:eastAsia="zh-CN"/>
        </w:rPr>
        <w:tab/>
      </w:r>
      <w:proofErr w:type="gramEnd"/>
      <w:r w:rsidRPr="00267633">
        <w:rPr>
          <w:rFonts w:ascii="Times New Roman" w:hAnsi="Times New Roman" w:cs="Times New Roman"/>
          <w:sz w:val="22"/>
          <w:szCs w:val="22"/>
          <w:lang w:val="en-US" w:eastAsia="zh-CN"/>
        </w:rPr>
        <w:tab/>
        <w:t>)</w:t>
      </w:r>
    </w:p>
    <w:p w14:paraId="18831751" w14:textId="77777777" w:rsidR="00267633" w:rsidRPr="00267633" w:rsidRDefault="00267633" w:rsidP="00267633">
      <w:pPr>
        <w:spacing w:before="0" w:after="0" w:line="240" w:lineRule="auto"/>
        <w:divId w:val="2116439976"/>
        <w:rPr>
          <w:rFonts w:ascii="Times New Roman" w:hAnsi="Times New Roman" w:cs="Times New Roman"/>
          <w:sz w:val="22"/>
          <w:szCs w:val="22"/>
          <w:lang w:val="en-US" w:eastAsia="zh-CN"/>
        </w:rPr>
      </w:pPr>
      <w:r w:rsidRPr="00267633">
        <w:rPr>
          <w:rFonts w:ascii="Times New Roman" w:hAnsi="Times New Roman" w:cs="Times New Roman"/>
          <w:sz w:val="22"/>
          <w:szCs w:val="22"/>
          <w:lang w:val="en-US" w:eastAsia="zh-CN"/>
        </w:rPr>
        <w:t xml:space="preserve">(Seal) </w:t>
      </w:r>
      <w:r w:rsidRPr="00267633">
        <w:rPr>
          <w:rFonts w:ascii="Times New Roman" w:hAnsi="Times New Roman" w:cs="Times New Roman"/>
          <w:sz w:val="22"/>
          <w:szCs w:val="22"/>
          <w:lang w:val="en-US" w:eastAsia="zh-CN"/>
        </w:rPr>
        <w:tab/>
      </w:r>
      <w:r w:rsidRPr="00267633">
        <w:rPr>
          <w:rFonts w:ascii="Times New Roman" w:hAnsi="Times New Roman" w:cs="Times New Roman"/>
          <w:sz w:val="22"/>
          <w:szCs w:val="22"/>
          <w:lang w:val="en-US" w:eastAsia="zh-CN"/>
        </w:rPr>
        <w:tab/>
        <w:t>)</w:t>
      </w:r>
    </w:p>
    <w:p w14:paraId="78224202" w14:textId="77777777" w:rsidR="00267633" w:rsidRPr="00267633" w:rsidRDefault="00267633" w:rsidP="00267633">
      <w:pPr>
        <w:spacing w:before="120" w:after="0" w:line="240" w:lineRule="auto"/>
        <w:divId w:val="2116439976"/>
        <w:rPr>
          <w:rFonts w:ascii="Times New Roman" w:hAnsi="Times New Roman" w:cs="Times New Roman"/>
          <w:sz w:val="22"/>
          <w:szCs w:val="22"/>
          <w:lang w:val="en-US" w:eastAsia="en-GB"/>
        </w:rPr>
      </w:pPr>
    </w:p>
    <w:p w14:paraId="554B40C9" w14:textId="77777777" w:rsidR="00267633" w:rsidRPr="00267633" w:rsidRDefault="00267633" w:rsidP="00267633">
      <w:pPr>
        <w:spacing w:before="0" w:after="0" w:line="240" w:lineRule="auto"/>
        <w:ind w:left="2880"/>
        <w:jc w:val="both"/>
        <w:divId w:val="2116439976"/>
        <w:rPr>
          <w:rFonts w:ascii="Times New Roman" w:hAnsi="Times New Roman" w:cs="Times New Roman"/>
          <w:snapToGrid w:val="0"/>
          <w:sz w:val="22"/>
          <w:szCs w:val="22"/>
          <w:lang w:val="en-US" w:eastAsia="zh-CN"/>
        </w:rPr>
      </w:pPr>
      <w:r w:rsidRPr="00267633">
        <w:rPr>
          <w:rFonts w:ascii="Times New Roman" w:hAnsi="Times New Roman" w:cs="Times New Roman"/>
          <w:snapToGrid w:val="0"/>
          <w:sz w:val="22"/>
          <w:szCs w:val="22"/>
          <w:lang w:val="en-US" w:eastAsia="zh-CN"/>
        </w:rPr>
        <w:t>In the Matter of Section 8 of the International Child Abduction Act (Cap. 143C)</w:t>
      </w:r>
    </w:p>
    <w:p w14:paraId="430134D0" w14:textId="77777777" w:rsidR="00267633" w:rsidRPr="00267633" w:rsidRDefault="00267633" w:rsidP="00267633">
      <w:pPr>
        <w:spacing w:before="0" w:after="0" w:line="240" w:lineRule="auto"/>
        <w:ind w:left="3600"/>
        <w:jc w:val="both"/>
        <w:divId w:val="2116439976"/>
        <w:rPr>
          <w:rFonts w:ascii="Times New Roman" w:hAnsi="Times New Roman" w:cs="Times New Roman"/>
          <w:snapToGrid w:val="0"/>
          <w:sz w:val="22"/>
          <w:szCs w:val="22"/>
          <w:lang w:val="en-US" w:eastAsia="zh-CN"/>
        </w:rPr>
      </w:pPr>
    </w:p>
    <w:p w14:paraId="2053E894" w14:textId="77777777" w:rsidR="00267633" w:rsidRPr="00267633" w:rsidRDefault="00267633" w:rsidP="00267633">
      <w:pPr>
        <w:spacing w:before="0" w:after="0" w:line="240" w:lineRule="auto"/>
        <w:ind w:left="720"/>
        <w:jc w:val="both"/>
        <w:outlineLvl w:val="0"/>
        <w:divId w:val="2116439976"/>
        <w:rPr>
          <w:rFonts w:ascii="Times New Roman" w:hAnsi="Times New Roman" w:cs="Times New Roman"/>
          <w:snapToGrid w:val="0"/>
          <w:sz w:val="22"/>
          <w:szCs w:val="22"/>
          <w:lang w:val="en-US" w:eastAsia="zh-CN"/>
        </w:rPr>
      </w:pP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t>And</w:t>
      </w:r>
    </w:p>
    <w:p w14:paraId="4E0E4783" w14:textId="77777777" w:rsidR="00267633" w:rsidRPr="00267633" w:rsidRDefault="00267633" w:rsidP="00267633">
      <w:pPr>
        <w:spacing w:before="0" w:after="0" w:line="240" w:lineRule="auto"/>
        <w:ind w:left="720"/>
        <w:jc w:val="both"/>
        <w:divId w:val="2116439976"/>
        <w:rPr>
          <w:rFonts w:ascii="Times New Roman" w:hAnsi="Times New Roman" w:cs="Times New Roman"/>
          <w:snapToGrid w:val="0"/>
          <w:sz w:val="22"/>
          <w:szCs w:val="22"/>
          <w:lang w:val="en-US" w:eastAsia="zh-CN"/>
        </w:rPr>
      </w:pPr>
    </w:p>
    <w:p w14:paraId="14DA4CF3" w14:textId="77777777" w:rsidR="00267633" w:rsidRPr="00267633" w:rsidRDefault="00267633" w:rsidP="00267633">
      <w:pPr>
        <w:spacing w:before="0" w:after="0" w:line="240" w:lineRule="auto"/>
        <w:ind w:left="2880"/>
        <w:jc w:val="both"/>
        <w:divId w:val="2116439976"/>
        <w:rPr>
          <w:rFonts w:ascii="Times New Roman" w:hAnsi="Times New Roman" w:cs="Times New Roman"/>
          <w:snapToGrid w:val="0"/>
          <w:sz w:val="22"/>
          <w:szCs w:val="22"/>
          <w:lang w:val="en-US" w:eastAsia="zh-CN"/>
        </w:rPr>
      </w:pPr>
      <w:r w:rsidRPr="00267633">
        <w:rPr>
          <w:rFonts w:ascii="Times New Roman" w:hAnsi="Times New Roman" w:cs="Times New Roman"/>
          <w:snapToGrid w:val="0"/>
          <w:sz w:val="22"/>
          <w:szCs w:val="22"/>
          <w:lang w:val="en-US" w:eastAsia="zh-CN"/>
        </w:rPr>
        <w:t>In the Matter of [</w:t>
      </w:r>
      <w:r w:rsidRPr="00267633">
        <w:rPr>
          <w:rFonts w:ascii="Times New Roman" w:hAnsi="Times New Roman" w:cs="Times New Roman"/>
          <w:i/>
          <w:snapToGrid w:val="0"/>
          <w:sz w:val="22"/>
          <w:szCs w:val="22"/>
          <w:lang w:val="en-US" w:eastAsia="zh-CN"/>
        </w:rPr>
        <w:t>name of child</w:t>
      </w:r>
      <w:r w:rsidRPr="00267633">
        <w:rPr>
          <w:rFonts w:ascii="Times New Roman" w:hAnsi="Times New Roman" w:cs="Times New Roman"/>
          <w:snapToGrid w:val="0"/>
          <w:sz w:val="22"/>
          <w:szCs w:val="22"/>
          <w:lang w:val="en-US" w:eastAsia="zh-CN"/>
        </w:rPr>
        <w:t xml:space="preserve">] </w:t>
      </w:r>
    </w:p>
    <w:p w14:paraId="15C6D062" w14:textId="77777777" w:rsidR="00267633" w:rsidRPr="00267633" w:rsidRDefault="00267633" w:rsidP="00267633">
      <w:pPr>
        <w:spacing w:before="0" w:after="0" w:line="240" w:lineRule="auto"/>
        <w:ind w:left="2880"/>
        <w:jc w:val="both"/>
        <w:divId w:val="2116439976"/>
        <w:rPr>
          <w:rFonts w:ascii="Times New Roman" w:hAnsi="Times New Roman" w:cs="Times New Roman"/>
          <w:snapToGrid w:val="0"/>
          <w:sz w:val="22"/>
          <w:szCs w:val="22"/>
          <w:lang w:val="en-US" w:eastAsia="zh-CN"/>
        </w:rPr>
      </w:pPr>
      <w:r w:rsidRPr="00267633">
        <w:rPr>
          <w:rFonts w:ascii="Times New Roman" w:hAnsi="Times New Roman" w:cs="Times New Roman"/>
          <w:snapToGrid w:val="0"/>
          <w:sz w:val="22"/>
          <w:szCs w:val="22"/>
          <w:lang w:val="en-US" w:eastAsia="zh-CN"/>
        </w:rPr>
        <w:t>(ID No.:</w:t>
      </w: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t>)</w:t>
      </w:r>
    </w:p>
    <w:p w14:paraId="07350BBC" w14:textId="77777777" w:rsidR="00267633" w:rsidRPr="00267633" w:rsidRDefault="00267633" w:rsidP="00267633">
      <w:pPr>
        <w:spacing w:before="0" w:after="0" w:line="240" w:lineRule="auto"/>
        <w:ind w:left="720"/>
        <w:jc w:val="both"/>
        <w:divId w:val="2116439976"/>
        <w:rPr>
          <w:rFonts w:ascii="Times New Roman" w:hAnsi="Times New Roman" w:cs="Times New Roman"/>
          <w:snapToGrid w:val="0"/>
          <w:sz w:val="22"/>
          <w:szCs w:val="22"/>
          <w:lang w:val="en-US" w:eastAsia="zh-CN"/>
        </w:rPr>
      </w:pPr>
    </w:p>
    <w:p w14:paraId="190FCD64" w14:textId="77777777" w:rsidR="00267633" w:rsidRPr="00267633" w:rsidRDefault="00267633" w:rsidP="00267633">
      <w:pPr>
        <w:spacing w:before="0" w:after="0" w:line="240" w:lineRule="auto"/>
        <w:ind w:left="3600"/>
        <w:jc w:val="both"/>
        <w:outlineLvl w:val="0"/>
        <w:divId w:val="2116439976"/>
        <w:rPr>
          <w:rFonts w:ascii="Times New Roman" w:hAnsi="Times New Roman" w:cs="Times New Roman"/>
          <w:snapToGrid w:val="0"/>
          <w:sz w:val="22"/>
          <w:szCs w:val="22"/>
          <w:lang w:val="en-US" w:eastAsia="zh-CN"/>
        </w:rPr>
      </w:pPr>
    </w:p>
    <w:p w14:paraId="0E47419C" w14:textId="77777777" w:rsidR="00267633" w:rsidRPr="00267633" w:rsidRDefault="00267633" w:rsidP="00267633">
      <w:pPr>
        <w:spacing w:before="0" w:after="0" w:line="240" w:lineRule="auto"/>
        <w:ind w:left="3600" w:firstLine="720"/>
        <w:jc w:val="both"/>
        <w:outlineLvl w:val="0"/>
        <w:divId w:val="2116439976"/>
        <w:rPr>
          <w:rFonts w:ascii="Times New Roman" w:hAnsi="Times New Roman" w:cs="Times New Roman"/>
          <w:snapToGrid w:val="0"/>
          <w:sz w:val="22"/>
          <w:szCs w:val="22"/>
          <w:vertAlign w:val="superscript"/>
          <w:lang w:val="en-US" w:eastAsia="zh-CN"/>
        </w:rPr>
      </w:pPr>
      <w:r w:rsidRPr="00267633">
        <w:rPr>
          <w:rFonts w:ascii="Times New Roman" w:hAnsi="Times New Roman" w:cs="Times New Roman"/>
          <w:snapToGrid w:val="0"/>
          <w:sz w:val="22"/>
          <w:szCs w:val="22"/>
          <w:lang w:val="en-US" w:eastAsia="zh-CN"/>
        </w:rPr>
        <w:t>Between</w:t>
      </w:r>
    </w:p>
    <w:p w14:paraId="5EACADB3" w14:textId="77777777" w:rsidR="00267633" w:rsidRPr="00267633" w:rsidRDefault="00267633" w:rsidP="00267633">
      <w:pPr>
        <w:spacing w:before="0" w:after="0" w:line="240" w:lineRule="auto"/>
        <w:ind w:left="720"/>
        <w:jc w:val="both"/>
        <w:divId w:val="2116439976"/>
        <w:rPr>
          <w:rFonts w:ascii="Times New Roman" w:hAnsi="Times New Roman" w:cs="Times New Roman"/>
          <w:snapToGrid w:val="0"/>
          <w:sz w:val="22"/>
          <w:szCs w:val="22"/>
          <w:lang w:val="en-US" w:eastAsia="zh-CN"/>
        </w:rPr>
      </w:pPr>
    </w:p>
    <w:p w14:paraId="2190966D" w14:textId="77777777" w:rsidR="00267633" w:rsidRPr="00267633" w:rsidRDefault="00267633" w:rsidP="00267633">
      <w:pPr>
        <w:spacing w:before="0" w:after="0" w:line="240" w:lineRule="auto"/>
        <w:ind w:left="720"/>
        <w:jc w:val="both"/>
        <w:divId w:val="2116439976"/>
        <w:rPr>
          <w:rFonts w:ascii="Times New Roman" w:hAnsi="Times New Roman" w:cs="Times New Roman"/>
          <w:snapToGrid w:val="0"/>
          <w:sz w:val="22"/>
          <w:szCs w:val="22"/>
          <w:lang w:val="en-US" w:eastAsia="zh-CN"/>
        </w:rPr>
      </w:pPr>
    </w:p>
    <w:p w14:paraId="42E7AABD" w14:textId="77777777" w:rsidR="00267633" w:rsidRPr="00267633" w:rsidRDefault="00267633" w:rsidP="00267633">
      <w:pPr>
        <w:spacing w:before="0" w:after="0" w:line="240" w:lineRule="auto"/>
        <w:ind w:left="720"/>
        <w:jc w:val="both"/>
        <w:divId w:val="2116439976"/>
        <w:rPr>
          <w:rFonts w:ascii="Times New Roman" w:hAnsi="Times New Roman" w:cs="Times New Roman"/>
          <w:snapToGrid w:val="0"/>
          <w:sz w:val="22"/>
          <w:szCs w:val="22"/>
          <w:lang w:val="en-US" w:eastAsia="zh-CN"/>
        </w:rPr>
      </w:pP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t>(ID No.:</w:t>
      </w: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t>)</w:t>
      </w:r>
      <w:r w:rsidRPr="00267633">
        <w:rPr>
          <w:rFonts w:ascii="Times New Roman" w:hAnsi="Times New Roman" w:cs="Times New Roman"/>
          <w:snapToGrid w:val="0"/>
          <w:sz w:val="22"/>
          <w:szCs w:val="22"/>
          <w:lang w:val="en-US" w:eastAsia="zh-CN"/>
        </w:rPr>
        <w:tab/>
        <w:t xml:space="preserve">… Plaintiff/Applicant* </w:t>
      </w:r>
    </w:p>
    <w:p w14:paraId="4C8DF804" w14:textId="77777777" w:rsidR="00267633" w:rsidRPr="00267633" w:rsidRDefault="00267633" w:rsidP="00267633">
      <w:pPr>
        <w:spacing w:before="0" w:after="0" w:line="240" w:lineRule="auto"/>
        <w:ind w:left="720"/>
        <w:jc w:val="both"/>
        <w:divId w:val="2116439976"/>
        <w:rPr>
          <w:rFonts w:ascii="Times New Roman" w:hAnsi="Times New Roman" w:cs="Times New Roman"/>
          <w:snapToGrid w:val="0"/>
          <w:sz w:val="22"/>
          <w:szCs w:val="22"/>
          <w:lang w:val="en-US" w:eastAsia="zh-CN"/>
        </w:rPr>
      </w:pPr>
    </w:p>
    <w:p w14:paraId="7D7085BE" w14:textId="77777777" w:rsidR="00267633" w:rsidRPr="00267633" w:rsidRDefault="00267633" w:rsidP="00267633">
      <w:pPr>
        <w:spacing w:before="0" w:after="0" w:line="240" w:lineRule="auto"/>
        <w:ind w:left="3600" w:firstLine="720"/>
        <w:jc w:val="both"/>
        <w:outlineLvl w:val="0"/>
        <w:divId w:val="2116439976"/>
        <w:rPr>
          <w:rFonts w:ascii="Times New Roman" w:hAnsi="Times New Roman" w:cs="Times New Roman"/>
          <w:snapToGrid w:val="0"/>
          <w:sz w:val="22"/>
          <w:szCs w:val="22"/>
          <w:lang w:val="en-US" w:eastAsia="zh-CN"/>
        </w:rPr>
      </w:pPr>
      <w:r w:rsidRPr="00267633">
        <w:rPr>
          <w:rFonts w:ascii="Times New Roman" w:hAnsi="Times New Roman" w:cs="Times New Roman"/>
          <w:snapToGrid w:val="0"/>
          <w:sz w:val="22"/>
          <w:szCs w:val="22"/>
          <w:lang w:val="en-US" w:eastAsia="zh-CN"/>
        </w:rPr>
        <w:t>And</w:t>
      </w:r>
      <w:r w:rsidRPr="00267633">
        <w:rPr>
          <w:rFonts w:ascii="Times New Roman" w:hAnsi="Times New Roman" w:cs="Times New Roman"/>
          <w:snapToGrid w:val="0"/>
          <w:sz w:val="22"/>
          <w:szCs w:val="22"/>
          <w:lang w:val="en-US" w:eastAsia="zh-CN"/>
        </w:rPr>
        <w:tab/>
      </w:r>
    </w:p>
    <w:p w14:paraId="60C7D77D" w14:textId="77777777" w:rsidR="00267633" w:rsidRPr="00267633" w:rsidRDefault="00267633" w:rsidP="00267633">
      <w:pPr>
        <w:spacing w:before="0" w:after="0" w:line="240" w:lineRule="auto"/>
        <w:ind w:left="720"/>
        <w:jc w:val="both"/>
        <w:divId w:val="2116439976"/>
        <w:rPr>
          <w:rFonts w:ascii="Times New Roman" w:hAnsi="Times New Roman" w:cs="Times New Roman"/>
          <w:snapToGrid w:val="0"/>
          <w:sz w:val="22"/>
          <w:szCs w:val="22"/>
          <w:lang w:val="en-US" w:eastAsia="zh-CN"/>
        </w:rPr>
      </w:pPr>
    </w:p>
    <w:p w14:paraId="6DA2ADD9" w14:textId="77777777" w:rsidR="00267633" w:rsidRPr="00267633" w:rsidRDefault="00267633" w:rsidP="00267633">
      <w:pPr>
        <w:spacing w:before="0" w:after="0" w:line="240" w:lineRule="auto"/>
        <w:ind w:right="29"/>
        <w:divId w:val="2116439976"/>
        <w:rPr>
          <w:rFonts w:ascii="Times New Roman" w:hAnsi="Times New Roman" w:cs="Times New Roman"/>
          <w:sz w:val="22"/>
          <w:szCs w:val="22"/>
          <w:lang w:val="en-US" w:eastAsia="zh-CN"/>
        </w:rPr>
      </w:pPr>
    </w:p>
    <w:p w14:paraId="14F45D10" w14:textId="77777777" w:rsidR="00267633" w:rsidRPr="00267633" w:rsidRDefault="00267633" w:rsidP="00267633">
      <w:pPr>
        <w:spacing w:before="0" w:after="0" w:line="240" w:lineRule="auto"/>
        <w:ind w:right="29"/>
        <w:divId w:val="2116439976"/>
        <w:rPr>
          <w:rFonts w:ascii="Times New Roman" w:hAnsi="Times New Roman" w:cs="Times New Roman"/>
          <w:sz w:val="22"/>
          <w:szCs w:val="22"/>
          <w:lang w:val="en-US" w:eastAsia="zh-CN"/>
        </w:rPr>
      </w:pPr>
      <w:r w:rsidRPr="00267633">
        <w:rPr>
          <w:rFonts w:ascii="Times New Roman" w:hAnsi="Times New Roman" w:cs="Times New Roman"/>
          <w:sz w:val="22"/>
          <w:szCs w:val="22"/>
          <w:lang w:val="en-US" w:eastAsia="zh-CN"/>
        </w:rPr>
        <w:tab/>
      </w:r>
      <w:r w:rsidRPr="00267633">
        <w:rPr>
          <w:rFonts w:ascii="Times New Roman" w:hAnsi="Times New Roman" w:cs="Times New Roman"/>
          <w:sz w:val="22"/>
          <w:szCs w:val="22"/>
          <w:lang w:val="en-US" w:eastAsia="zh-CN"/>
        </w:rPr>
        <w:tab/>
      </w:r>
      <w:r w:rsidRPr="00267633">
        <w:rPr>
          <w:rFonts w:ascii="Times New Roman" w:hAnsi="Times New Roman" w:cs="Times New Roman"/>
          <w:sz w:val="22"/>
          <w:szCs w:val="22"/>
          <w:lang w:val="en-US" w:eastAsia="zh-CN"/>
        </w:rPr>
        <w:tab/>
      </w:r>
      <w:r w:rsidRPr="00267633">
        <w:rPr>
          <w:rFonts w:ascii="Times New Roman" w:hAnsi="Times New Roman" w:cs="Times New Roman"/>
          <w:sz w:val="22"/>
          <w:szCs w:val="22"/>
          <w:lang w:val="en-US" w:eastAsia="zh-CN"/>
        </w:rPr>
        <w:tab/>
        <w:t>(ID No.:</w:t>
      </w:r>
      <w:r w:rsidRPr="00267633">
        <w:rPr>
          <w:rFonts w:ascii="Times New Roman" w:hAnsi="Times New Roman" w:cs="Times New Roman"/>
          <w:sz w:val="22"/>
          <w:szCs w:val="22"/>
          <w:lang w:val="en-US" w:eastAsia="zh-CN"/>
        </w:rPr>
        <w:tab/>
      </w:r>
      <w:r w:rsidRPr="00267633">
        <w:rPr>
          <w:rFonts w:ascii="Times New Roman" w:hAnsi="Times New Roman" w:cs="Times New Roman"/>
          <w:sz w:val="22"/>
          <w:szCs w:val="22"/>
          <w:lang w:val="en-US" w:eastAsia="zh-CN"/>
        </w:rPr>
        <w:tab/>
        <w:t xml:space="preserve">) </w:t>
      </w:r>
      <w:r w:rsidRPr="00267633">
        <w:rPr>
          <w:rFonts w:ascii="Times New Roman" w:hAnsi="Times New Roman" w:cs="Times New Roman"/>
          <w:sz w:val="22"/>
          <w:szCs w:val="22"/>
          <w:lang w:val="en-US" w:eastAsia="zh-CN"/>
        </w:rPr>
        <w:tab/>
        <w:t>… Defendant</w:t>
      </w:r>
      <w:r w:rsidRPr="00267633">
        <w:rPr>
          <w:rFonts w:ascii="Times New Roman" w:hAnsi="Times New Roman" w:cs="Times New Roman"/>
          <w:snapToGrid w:val="0"/>
          <w:sz w:val="22"/>
          <w:szCs w:val="22"/>
          <w:lang w:val="en-US" w:eastAsia="zh-CN"/>
        </w:rPr>
        <w:t>*</w:t>
      </w:r>
      <w:r w:rsidRPr="00267633">
        <w:rPr>
          <w:rFonts w:ascii="Times New Roman" w:hAnsi="Times New Roman" w:cs="Times New Roman"/>
          <w:sz w:val="22"/>
          <w:szCs w:val="22"/>
          <w:lang w:val="en-US" w:eastAsia="zh-CN"/>
        </w:rPr>
        <w:t xml:space="preserve"> </w:t>
      </w:r>
    </w:p>
    <w:p w14:paraId="7DA2F2C5" w14:textId="77777777" w:rsidR="00267633" w:rsidRPr="00267633" w:rsidRDefault="00267633" w:rsidP="00267633">
      <w:pPr>
        <w:tabs>
          <w:tab w:val="center" w:pos="3600"/>
          <w:tab w:val="right" w:pos="7099"/>
        </w:tabs>
        <w:spacing w:before="120" w:after="0" w:line="240" w:lineRule="auto"/>
        <w:jc w:val="right"/>
        <w:divId w:val="2116439976"/>
        <w:rPr>
          <w:rFonts w:ascii="Times New Roman" w:hAnsi="Times New Roman" w:cs="Times New Roman"/>
          <w:sz w:val="22"/>
          <w:szCs w:val="22"/>
          <w:lang w:val="en-US" w:eastAsia="en-GB"/>
        </w:rPr>
      </w:pPr>
    </w:p>
    <w:p w14:paraId="6F48661A" w14:textId="77777777" w:rsidR="00267633" w:rsidRPr="00267633" w:rsidRDefault="00267633" w:rsidP="00267633">
      <w:pPr>
        <w:keepNext/>
        <w:keepLines/>
        <w:suppressAutoHyphens/>
        <w:spacing w:before="240" w:after="120" w:line="240" w:lineRule="auto"/>
        <w:jc w:val="center"/>
        <w:outlineLvl w:val="0"/>
        <w:divId w:val="2116439976"/>
        <w:rPr>
          <w:rFonts w:ascii="Times New Roman" w:hAnsi="Times New Roman" w:cs="Times New Roman"/>
          <w:caps/>
          <w:lang w:val="en-US" w:eastAsia="en-GB"/>
        </w:rPr>
      </w:pPr>
      <w:r w:rsidRPr="00267633">
        <w:rPr>
          <w:rFonts w:ascii="Times New Roman" w:hAnsi="Times New Roman" w:cs="Times New Roman"/>
          <w:caps/>
          <w:lang w:val="en-US" w:eastAsia="en-GB"/>
        </w:rPr>
        <w:t>affidavit</w:t>
      </w:r>
    </w:p>
    <w:p w14:paraId="4781DB12" w14:textId="77777777" w:rsidR="00267633" w:rsidRPr="00267633" w:rsidRDefault="00267633" w:rsidP="00267633">
      <w:pPr>
        <w:keepNext/>
        <w:keepLines/>
        <w:suppressAutoHyphens/>
        <w:spacing w:before="240" w:after="120" w:line="240" w:lineRule="auto"/>
        <w:jc w:val="center"/>
        <w:divId w:val="2116439976"/>
        <w:rPr>
          <w:rFonts w:ascii="Times New Roman" w:hAnsi="Times New Roman" w:cs="Times New Roman"/>
          <w:caps/>
          <w:sz w:val="22"/>
          <w:szCs w:val="22"/>
          <w:lang w:val="en-US" w:eastAsia="en-GB"/>
        </w:rPr>
      </w:pPr>
    </w:p>
    <w:p w14:paraId="5BBE2378" w14:textId="77777777" w:rsidR="00267633" w:rsidRPr="00267633" w:rsidRDefault="00267633" w:rsidP="00267633">
      <w:pPr>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I, [</w:t>
      </w:r>
      <w:r w:rsidRPr="00267633">
        <w:rPr>
          <w:rFonts w:ascii="Times New Roman" w:hAnsi="Times New Roman" w:cs="Times New Roman"/>
          <w:i/>
          <w:sz w:val="22"/>
          <w:szCs w:val="22"/>
          <w:lang w:val="en-US" w:eastAsia="en-GB"/>
        </w:rPr>
        <w:t>Name of deponent</w:t>
      </w:r>
      <w:r w:rsidRPr="00267633">
        <w:rPr>
          <w:rFonts w:ascii="Times New Roman" w:hAnsi="Times New Roman" w:cs="Times New Roman"/>
          <w:sz w:val="22"/>
          <w:szCs w:val="22"/>
          <w:lang w:val="en-US" w:eastAsia="en-GB"/>
        </w:rPr>
        <w:t>], of [</w:t>
      </w:r>
      <w:r w:rsidRPr="00267633">
        <w:rPr>
          <w:rFonts w:ascii="Times New Roman" w:hAnsi="Times New Roman" w:cs="Times New Roman"/>
          <w:i/>
          <w:sz w:val="22"/>
          <w:szCs w:val="22"/>
          <w:lang w:val="en-US" w:eastAsia="en-GB"/>
        </w:rPr>
        <w:t>address of deponent</w:t>
      </w:r>
      <w:r w:rsidRPr="00267633">
        <w:rPr>
          <w:rFonts w:ascii="Times New Roman" w:hAnsi="Times New Roman" w:cs="Times New Roman"/>
          <w:sz w:val="22"/>
          <w:szCs w:val="22"/>
          <w:lang w:val="en-US" w:eastAsia="en-GB"/>
        </w:rPr>
        <w:t xml:space="preserve">], do make oath (or </w:t>
      </w:r>
      <w:proofErr w:type="gramStart"/>
      <w:r w:rsidRPr="00267633">
        <w:rPr>
          <w:rFonts w:ascii="Times New Roman" w:hAnsi="Times New Roman" w:cs="Times New Roman"/>
          <w:sz w:val="22"/>
          <w:szCs w:val="22"/>
          <w:lang w:val="en-US" w:eastAsia="en-GB"/>
        </w:rPr>
        <w:t>affirm)*</w:t>
      </w:r>
      <w:proofErr w:type="gramEnd"/>
      <w:r w:rsidRPr="00267633">
        <w:rPr>
          <w:rFonts w:ascii="Times New Roman" w:hAnsi="Times New Roman" w:cs="Times New Roman"/>
          <w:sz w:val="22"/>
          <w:szCs w:val="22"/>
          <w:lang w:val="en-US" w:eastAsia="en-GB"/>
        </w:rPr>
        <w:t xml:space="preserve"> and say as follows:</w:t>
      </w:r>
    </w:p>
    <w:p w14:paraId="28639BF2" w14:textId="77777777" w:rsidR="00267633" w:rsidRPr="00267633" w:rsidRDefault="00267633" w:rsidP="00267633">
      <w:pPr>
        <w:spacing w:before="120" w:after="0" w:line="240" w:lineRule="auto"/>
        <w:jc w:val="both"/>
        <w:divId w:val="2116439976"/>
        <w:rPr>
          <w:rFonts w:ascii="Times New Roman" w:hAnsi="Times New Roman" w:cs="Times New Roman"/>
          <w:sz w:val="22"/>
          <w:szCs w:val="22"/>
          <w:lang w:val="en-US" w:eastAsia="en-GB"/>
        </w:rPr>
      </w:pPr>
    </w:p>
    <w:p w14:paraId="1062553B" w14:textId="77777777" w:rsidR="00267633" w:rsidRPr="00267633" w:rsidRDefault="00267633" w:rsidP="006172E9">
      <w:pPr>
        <w:numPr>
          <w:ilvl w:val="0"/>
          <w:numId w:val="86"/>
        </w:numPr>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I am the Plaintiff/Applicant* and I make this affidavit in support of my application.</w:t>
      </w:r>
    </w:p>
    <w:p w14:paraId="276C6265" w14:textId="77777777" w:rsidR="00267633" w:rsidRPr="00267633" w:rsidRDefault="00267633" w:rsidP="00267633">
      <w:pPr>
        <w:spacing w:before="120" w:after="0" w:line="240" w:lineRule="auto"/>
        <w:ind w:left="360"/>
        <w:jc w:val="both"/>
        <w:divId w:val="2116439976"/>
        <w:rPr>
          <w:rFonts w:ascii="Times New Roman" w:hAnsi="Times New Roman" w:cs="Times New Roman"/>
          <w:i/>
          <w:sz w:val="22"/>
          <w:szCs w:val="22"/>
          <w:lang w:val="en-US" w:eastAsia="en-GB"/>
        </w:rPr>
      </w:pPr>
    </w:p>
    <w:p w14:paraId="04078BBF" w14:textId="77777777" w:rsidR="00267633" w:rsidRPr="00267633" w:rsidRDefault="00267633" w:rsidP="00267633">
      <w:pPr>
        <w:spacing w:before="120" w:after="0" w:line="240" w:lineRule="auto"/>
        <w:ind w:left="360"/>
        <w:jc w:val="both"/>
        <w:divId w:val="2116439976"/>
        <w:rPr>
          <w:rFonts w:ascii="Times New Roman" w:hAnsi="Times New Roman" w:cs="Times New Roman"/>
          <w:i/>
          <w:sz w:val="22"/>
          <w:szCs w:val="22"/>
          <w:lang w:val="en-US" w:eastAsia="en-GB"/>
        </w:rPr>
      </w:pPr>
      <w:r w:rsidRPr="00267633">
        <w:rPr>
          <w:rFonts w:ascii="Times New Roman" w:hAnsi="Times New Roman" w:cs="Times New Roman"/>
          <w:i/>
          <w:sz w:val="22"/>
          <w:szCs w:val="22"/>
          <w:lang w:val="en-US" w:eastAsia="en-GB"/>
        </w:rPr>
        <w:t>Details concerning the child</w:t>
      </w:r>
    </w:p>
    <w:p w14:paraId="3088C3B4" w14:textId="77777777" w:rsidR="00267633" w:rsidRPr="00267633" w:rsidRDefault="00267633" w:rsidP="006172E9">
      <w:pPr>
        <w:numPr>
          <w:ilvl w:val="0"/>
          <w:numId w:val="86"/>
        </w:numPr>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The child, [</w:t>
      </w:r>
      <w:r w:rsidRPr="00267633">
        <w:rPr>
          <w:rFonts w:ascii="Times New Roman" w:hAnsi="Times New Roman" w:cs="Times New Roman"/>
          <w:i/>
          <w:sz w:val="22"/>
          <w:szCs w:val="22"/>
          <w:lang w:val="en-US" w:eastAsia="en-GB"/>
        </w:rPr>
        <w:t>full name</w:t>
      </w:r>
      <w:r w:rsidRPr="00267633">
        <w:rPr>
          <w:rFonts w:ascii="Times New Roman" w:hAnsi="Times New Roman" w:cs="Times New Roman"/>
          <w:sz w:val="22"/>
          <w:szCs w:val="22"/>
          <w:lang w:val="en-US" w:eastAsia="en-GB"/>
        </w:rPr>
        <w:t>], was born on [</w:t>
      </w:r>
      <w:r w:rsidRPr="00267633">
        <w:rPr>
          <w:rFonts w:ascii="Times New Roman" w:hAnsi="Times New Roman" w:cs="Times New Roman"/>
          <w:i/>
          <w:sz w:val="22"/>
          <w:szCs w:val="22"/>
          <w:lang w:val="en-US" w:eastAsia="en-GB"/>
        </w:rPr>
        <w:t>date</w:t>
      </w:r>
      <w:r w:rsidRPr="00267633">
        <w:rPr>
          <w:rFonts w:ascii="Times New Roman" w:hAnsi="Times New Roman" w:cs="Times New Roman"/>
          <w:sz w:val="22"/>
          <w:szCs w:val="22"/>
          <w:lang w:val="en-US" w:eastAsia="en-GB"/>
        </w:rPr>
        <w:t>].</w:t>
      </w:r>
    </w:p>
    <w:p w14:paraId="09C89567" w14:textId="77777777" w:rsidR="00267633" w:rsidRPr="00267633" w:rsidRDefault="00267633" w:rsidP="00267633">
      <w:pPr>
        <w:spacing w:before="120" w:after="0" w:line="240" w:lineRule="auto"/>
        <w:ind w:left="1080"/>
        <w:jc w:val="both"/>
        <w:divId w:val="2116439976"/>
        <w:rPr>
          <w:rFonts w:ascii="Times New Roman" w:hAnsi="Times New Roman" w:cs="Times New Roman"/>
          <w:sz w:val="22"/>
          <w:szCs w:val="22"/>
          <w:lang w:val="en-US" w:eastAsia="en-GB"/>
        </w:rPr>
      </w:pPr>
    </w:p>
    <w:p w14:paraId="6F184F0E" w14:textId="77777777" w:rsidR="00267633" w:rsidRPr="00267633" w:rsidRDefault="00267633" w:rsidP="006172E9">
      <w:pPr>
        <w:numPr>
          <w:ilvl w:val="0"/>
          <w:numId w:val="86"/>
        </w:numPr>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 xml:space="preserve">The habitual residence of the child immediately prior to the removal or retention of the child was                         </w:t>
      </w:r>
      <w:proofErr w:type="gramStart"/>
      <w:r w:rsidRPr="00267633">
        <w:rPr>
          <w:rFonts w:ascii="Times New Roman" w:hAnsi="Times New Roman" w:cs="Times New Roman"/>
          <w:sz w:val="22"/>
          <w:szCs w:val="22"/>
          <w:lang w:val="en-US" w:eastAsia="en-GB"/>
        </w:rPr>
        <w:t xml:space="preserve">  ,</w:t>
      </w:r>
      <w:proofErr w:type="gramEnd"/>
      <w:r w:rsidRPr="00267633">
        <w:rPr>
          <w:rFonts w:ascii="Times New Roman" w:hAnsi="Times New Roman" w:cs="Times New Roman"/>
          <w:sz w:val="22"/>
          <w:szCs w:val="22"/>
          <w:lang w:val="en-US" w:eastAsia="en-GB"/>
        </w:rPr>
        <w:t xml:space="preserve"> a convention country.</w:t>
      </w:r>
    </w:p>
    <w:p w14:paraId="129DC699" w14:textId="77777777" w:rsidR="00267633" w:rsidRPr="00267633" w:rsidRDefault="00267633" w:rsidP="00267633">
      <w:pPr>
        <w:spacing w:before="120" w:after="0" w:line="240" w:lineRule="auto"/>
        <w:ind w:left="1080"/>
        <w:jc w:val="both"/>
        <w:divId w:val="2116439976"/>
        <w:rPr>
          <w:rFonts w:ascii="Times New Roman" w:hAnsi="Times New Roman" w:cs="Times New Roman"/>
          <w:sz w:val="22"/>
          <w:szCs w:val="22"/>
          <w:lang w:val="en-US" w:eastAsia="en-GB"/>
        </w:rPr>
      </w:pPr>
    </w:p>
    <w:p w14:paraId="49D88E75" w14:textId="77777777" w:rsidR="00267633" w:rsidRPr="00267633" w:rsidRDefault="00267633" w:rsidP="006172E9">
      <w:pPr>
        <w:numPr>
          <w:ilvl w:val="0"/>
          <w:numId w:val="86"/>
        </w:numPr>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The child has been wrongfully removed or retained from the country referred to in Paragraph 3.</w:t>
      </w:r>
    </w:p>
    <w:p w14:paraId="13DE0529" w14:textId="77777777" w:rsidR="00267633" w:rsidRPr="00267633" w:rsidRDefault="00267633" w:rsidP="00267633">
      <w:pPr>
        <w:spacing w:before="120" w:after="0" w:line="240" w:lineRule="auto"/>
        <w:ind w:left="1080"/>
        <w:jc w:val="both"/>
        <w:divId w:val="2116439976"/>
        <w:rPr>
          <w:rFonts w:ascii="Times New Roman" w:hAnsi="Times New Roman" w:cs="Times New Roman"/>
          <w:sz w:val="22"/>
          <w:szCs w:val="22"/>
          <w:lang w:val="en-US" w:eastAsia="en-GB"/>
        </w:rPr>
      </w:pPr>
    </w:p>
    <w:p w14:paraId="4778A387" w14:textId="77777777" w:rsidR="00267633" w:rsidRPr="00267633" w:rsidRDefault="00267633" w:rsidP="006172E9">
      <w:pPr>
        <w:numPr>
          <w:ilvl w:val="0"/>
          <w:numId w:val="86"/>
        </w:numPr>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The child is now residing with [</w:t>
      </w:r>
      <w:r w:rsidRPr="00267633">
        <w:rPr>
          <w:rFonts w:ascii="Times New Roman" w:hAnsi="Times New Roman" w:cs="Times New Roman"/>
          <w:i/>
          <w:sz w:val="22"/>
          <w:szCs w:val="22"/>
          <w:lang w:val="en-US" w:eastAsia="en-GB"/>
        </w:rPr>
        <w:t>full name</w:t>
      </w:r>
      <w:r w:rsidRPr="00267633">
        <w:rPr>
          <w:rFonts w:ascii="Times New Roman" w:hAnsi="Times New Roman" w:cs="Times New Roman"/>
          <w:sz w:val="22"/>
          <w:szCs w:val="22"/>
          <w:lang w:val="en-US" w:eastAsia="en-GB"/>
        </w:rPr>
        <w:t>], [</w:t>
      </w:r>
      <w:r w:rsidRPr="00267633">
        <w:rPr>
          <w:rFonts w:ascii="Times New Roman" w:hAnsi="Times New Roman" w:cs="Times New Roman"/>
          <w:i/>
          <w:sz w:val="22"/>
          <w:szCs w:val="22"/>
          <w:lang w:val="en-US" w:eastAsia="en-GB"/>
        </w:rPr>
        <w:t>relationship, if any, to child</w:t>
      </w:r>
      <w:r w:rsidRPr="00267633">
        <w:rPr>
          <w:rFonts w:ascii="Times New Roman" w:hAnsi="Times New Roman" w:cs="Times New Roman"/>
          <w:sz w:val="22"/>
          <w:szCs w:val="22"/>
          <w:lang w:val="en-US" w:eastAsia="en-GB"/>
        </w:rPr>
        <w:t>], at [</w:t>
      </w:r>
      <w:r w:rsidRPr="00267633">
        <w:rPr>
          <w:rFonts w:ascii="Times New Roman" w:hAnsi="Times New Roman" w:cs="Times New Roman"/>
          <w:i/>
          <w:sz w:val="22"/>
          <w:szCs w:val="22"/>
          <w:lang w:val="en-US" w:eastAsia="en-GB"/>
        </w:rPr>
        <w:t>address</w:t>
      </w:r>
      <w:r w:rsidRPr="00267633">
        <w:rPr>
          <w:rFonts w:ascii="Times New Roman" w:hAnsi="Times New Roman" w:cs="Times New Roman"/>
          <w:sz w:val="22"/>
          <w:szCs w:val="22"/>
          <w:lang w:val="en-US" w:eastAsia="en-GB"/>
        </w:rPr>
        <w:t>].</w:t>
      </w:r>
    </w:p>
    <w:p w14:paraId="7A263D45" w14:textId="77777777" w:rsidR="00267633" w:rsidRPr="00267633" w:rsidRDefault="00267633" w:rsidP="00267633">
      <w:pPr>
        <w:spacing w:before="120" w:after="0" w:line="240" w:lineRule="auto"/>
        <w:ind w:left="360"/>
        <w:jc w:val="both"/>
        <w:divId w:val="2116439976"/>
        <w:rPr>
          <w:rFonts w:ascii="Times New Roman" w:hAnsi="Times New Roman" w:cs="Times New Roman"/>
          <w:i/>
          <w:sz w:val="22"/>
          <w:szCs w:val="22"/>
          <w:lang w:val="en-US" w:eastAsia="en-GB"/>
        </w:rPr>
      </w:pPr>
    </w:p>
    <w:p w14:paraId="280967FE" w14:textId="77777777" w:rsidR="00267633" w:rsidRPr="00267633" w:rsidRDefault="00267633" w:rsidP="00267633">
      <w:pPr>
        <w:spacing w:before="120" w:after="0" w:line="240" w:lineRule="auto"/>
        <w:ind w:left="360"/>
        <w:jc w:val="both"/>
        <w:divId w:val="2116439976"/>
        <w:rPr>
          <w:rFonts w:ascii="Times New Roman" w:hAnsi="Times New Roman" w:cs="Times New Roman"/>
          <w:i/>
          <w:sz w:val="22"/>
          <w:szCs w:val="22"/>
          <w:lang w:val="en-US" w:eastAsia="en-GB"/>
        </w:rPr>
      </w:pPr>
      <w:r w:rsidRPr="00267633">
        <w:rPr>
          <w:rFonts w:ascii="Times New Roman" w:hAnsi="Times New Roman" w:cs="Times New Roman"/>
          <w:i/>
          <w:sz w:val="22"/>
          <w:szCs w:val="22"/>
          <w:lang w:val="en-US" w:eastAsia="en-GB"/>
        </w:rPr>
        <w:t>Details of parties</w:t>
      </w:r>
    </w:p>
    <w:p w14:paraId="0BE752B8" w14:textId="77777777" w:rsidR="00267633" w:rsidRPr="00267633" w:rsidRDefault="00267633" w:rsidP="006172E9">
      <w:pPr>
        <w:numPr>
          <w:ilvl w:val="0"/>
          <w:numId w:val="86"/>
        </w:numPr>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w:t>
      </w:r>
      <w:r w:rsidRPr="00267633">
        <w:rPr>
          <w:rFonts w:ascii="Times New Roman" w:hAnsi="Times New Roman" w:cs="Times New Roman"/>
          <w:i/>
          <w:sz w:val="22"/>
          <w:szCs w:val="22"/>
          <w:lang w:val="en-US" w:eastAsia="en-GB"/>
        </w:rPr>
        <w:t>Please state the details of parties and the relationship between the parties and the child.</w:t>
      </w:r>
      <w:r w:rsidRPr="00267633">
        <w:rPr>
          <w:rFonts w:ascii="Times New Roman" w:hAnsi="Times New Roman" w:cs="Times New Roman"/>
          <w:sz w:val="22"/>
          <w:szCs w:val="22"/>
          <w:lang w:val="en-US" w:eastAsia="en-GB"/>
        </w:rPr>
        <w:t>]</w:t>
      </w:r>
    </w:p>
    <w:p w14:paraId="445D0F58" w14:textId="77777777" w:rsidR="00267633" w:rsidRPr="00267633" w:rsidRDefault="00267633" w:rsidP="00267633">
      <w:pPr>
        <w:spacing w:before="120" w:after="0" w:line="240" w:lineRule="auto"/>
        <w:ind w:left="360"/>
        <w:jc w:val="both"/>
        <w:divId w:val="2116439976"/>
        <w:rPr>
          <w:rFonts w:ascii="Times New Roman" w:hAnsi="Times New Roman" w:cs="Times New Roman"/>
          <w:i/>
          <w:sz w:val="22"/>
          <w:szCs w:val="22"/>
          <w:lang w:val="en-US" w:eastAsia="en-GB"/>
        </w:rPr>
      </w:pPr>
    </w:p>
    <w:p w14:paraId="41228D24" w14:textId="77777777" w:rsidR="00267633" w:rsidRPr="00267633" w:rsidRDefault="00267633" w:rsidP="00267633">
      <w:pPr>
        <w:spacing w:before="120" w:after="0" w:line="240" w:lineRule="auto"/>
        <w:ind w:left="360"/>
        <w:jc w:val="both"/>
        <w:divId w:val="2116439976"/>
        <w:rPr>
          <w:rFonts w:ascii="Times New Roman" w:hAnsi="Times New Roman" w:cs="Times New Roman"/>
          <w:i/>
          <w:sz w:val="22"/>
          <w:szCs w:val="22"/>
          <w:lang w:val="en-US" w:eastAsia="en-GB"/>
        </w:rPr>
      </w:pPr>
      <w:r w:rsidRPr="00267633">
        <w:rPr>
          <w:rFonts w:ascii="Times New Roman" w:hAnsi="Times New Roman" w:cs="Times New Roman"/>
          <w:i/>
          <w:sz w:val="22"/>
          <w:szCs w:val="22"/>
          <w:lang w:val="en-US" w:eastAsia="en-GB"/>
        </w:rPr>
        <w:t>Details concerning child’s custodian</w:t>
      </w:r>
    </w:p>
    <w:p w14:paraId="658D86AD" w14:textId="77777777" w:rsidR="00267633" w:rsidRPr="00267633" w:rsidRDefault="00267633" w:rsidP="006172E9">
      <w:pPr>
        <w:numPr>
          <w:ilvl w:val="0"/>
          <w:numId w:val="86"/>
        </w:numPr>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 xml:space="preserve">The plaintiff/applicant* has rights of custody in respect of the child by reason of the following factual and legal </w:t>
      </w:r>
      <w:proofErr w:type="gramStart"/>
      <w:r w:rsidRPr="00267633">
        <w:rPr>
          <w:rFonts w:ascii="Times New Roman" w:hAnsi="Times New Roman" w:cs="Times New Roman"/>
          <w:sz w:val="22"/>
          <w:szCs w:val="22"/>
          <w:lang w:val="en-US" w:eastAsia="en-GB"/>
        </w:rPr>
        <w:t>circumstances :</w:t>
      </w:r>
      <w:proofErr w:type="gramEnd"/>
    </w:p>
    <w:p w14:paraId="01748A92" w14:textId="77777777" w:rsidR="00267633" w:rsidRPr="00267633" w:rsidRDefault="00267633" w:rsidP="00267633">
      <w:pPr>
        <w:spacing w:before="120" w:after="0" w:line="240" w:lineRule="auto"/>
        <w:ind w:left="2160"/>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w:t>
      </w:r>
      <w:r w:rsidRPr="00267633">
        <w:rPr>
          <w:rFonts w:ascii="Times New Roman" w:hAnsi="Times New Roman" w:cs="Times New Roman"/>
          <w:i/>
          <w:sz w:val="22"/>
          <w:szCs w:val="22"/>
          <w:lang w:val="en-US" w:eastAsia="en-GB"/>
        </w:rPr>
        <w:t>Include details of any custody order.</w:t>
      </w:r>
      <w:r w:rsidRPr="00267633">
        <w:rPr>
          <w:rFonts w:ascii="Times New Roman" w:hAnsi="Times New Roman" w:cs="Times New Roman"/>
          <w:sz w:val="22"/>
          <w:szCs w:val="22"/>
          <w:lang w:val="en-US" w:eastAsia="en-GB"/>
        </w:rPr>
        <w:t>]</w:t>
      </w:r>
    </w:p>
    <w:p w14:paraId="6EF4AFD8" w14:textId="77777777" w:rsidR="00267633" w:rsidRPr="00267633" w:rsidRDefault="00267633" w:rsidP="00267633">
      <w:pPr>
        <w:spacing w:before="120" w:after="0" w:line="240" w:lineRule="auto"/>
        <w:ind w:left="2160"/>
        <w:jc w:val="both"/>
        <w:divId w:val="2116439976"/>
        <w:rPr>
          <w:rFonts w:ascii="Times New Roman" w:hAnsi="Times New Roman" w:cs="Times New Roman"/>
          <w:sz w:val="22"/>
          <w:szCs w:val="22"/>
          <w:lang w:val="en-US" w:eastAsia="en-GB"/>
        </w:rPr>
      </w:pPr>
    </w:p>
    <w:p w14:paraId="3C0AE323" w14:textId="77777777" w:rsidR="00267633" w:rsidRPr="00267633" w:rsidRDefault="00267633" w:rsidP="006172E9">
      <w:pPr>
        <w:numPr>
          <w:ilvl w:val="0"/>
          <w:numId w:val="86"/>
        </w:numPr>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The child was removed or retained on [</w:t>
      </w:r>
      <w:r w:rsidRPr="00267633">
        <w:rPr>
          <w:rFonts w:ascii="Times New Roman" w:hAnsi="Times New Roman" w:cs="Times New Roman"/>
          <w:i/>
          <w:sz w:val="22"/>
          <w:szCs w:val="22"/>
          <w:lang w:val="en-US" w:eastAsia="en-GB"/>
        </w:rPr>
        <w:t>date</w:t>
      </w:r>
      <w:r w:rsidRPr="00267633">
        <w:rPr>
          <w:rFonts w:ascii="Times New Roman" w:hAnsi="Times New Roman" w:cs="Times New Roman"/>
          <w:sz w:val="22"/>
          <w:szCs w:val="22"/>
          <w:lang w:val="en-US" w:eastAsia="en-GB"/>
        </w:rPr>
        <w:t>] in the following circumstances:</w:t>
      </w:r>
    </w:p>
    <w:p w14:paraId="08B889DD" w14:textId="77777777" w:rsidR="00267633" w:rsidRPr="00267633" w:rsidRDefault="00267633" w:rsidP="00267633">
      <w:pPr>
        <w:spacing w:before="120" w:after="0" w:line="240" w:lineRule="auto"/>
        <w:ind w:left="2160"/>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w:t>
      </w:r>
      <w:r w:rsidRPr="00267633">
        <w:rPr>
          <w:rFonts w:ascii="Times New Roman" w:hAnsi="Times New Roman" w:cs="Times New Roman"/>
          <w:i/>
          <w:sz w:val="22"/>
          <w:szCs w:val="22"/>
          <w:lang w:val="en-US" w:eastAsia="en-GB"/>
        </w:rPr>
        <w:t>Include details of removal or retention.</w:t>
      </w:r>
      <w:r w:rsidRPr="00267633">
        <w:rPr>
          <w:rFonts w:ascii="Times New Roman" w:hAnsi="Times New Roman" w:cs="Times New Roman"/>
          <w:sz w:val="22"/>
          <w:szCs w:val="22"/>
          <w:lang w:val="en-US" w:eastAsia="en-GB"/>
        </w:rPr>
        <w:t>]</w:t>
      </w:r>
    </w:p>
    <w:p w14:paraId="2A8D9617" w14:textId="77777777" w:rsidR="00267633" w:rsidRPr="00267633" w:rsidRDefault="00267633" w:rsidP="00267633">
      <w:pPr>
        <w:spacing w:before="120" w:after="0" w:line="240" w:lineRule="auto"/>
        <w:ind w:left="2160"/>
        <w:jc w:val="both"/>
        <w:divId w:val="2116439976"/>
        <w:rPr>
          <w:rFonts w:ascii="Times New Roman" w:hAnsi="Times New Roman" w:cs="Times New Roman"/>
          <w:sz w:val="22"/>
          <w:szCs w:val="22"/>
          <w:lang w:val="en-US" w:eastAsia="en-GB"/>
        </w:rPr>
      </w:pPr>
    </w:p>
    <w:p w14:paraId="14C3A9AE" w14:textId="77777777" w:rsidR="00267633" w:rsidRPr="00267633" w:rsidRDefault="00267633" w:rsidP="006172E9">
      <w:pPr>
        <w:numPr>
          <w:ilvl w:val="0"/>
          <w:numId w:val="86"/>
        </w:numPr>
        <w:tabs>
          <w:tab w:val="left" w:pos="284"/>
        </w:tabs>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 xml:space="preserve">The following are particulars of pending court proceedings concerning the </w:t>
      </w:r>
      <w:proofErr w:type="gramStart"/>
      <w:r w:rsidRPr="00267633">
        <w:rPr>
          <w:rFonts w:ascii="Times New Roman" w:hAnsi="Times New Roman" w:cs="Times New Roman"/>
          <w:sz w:val="22"/>
          <w:szCs w:val="22"/>
          <w:lang w:val="en-US" w:eastAsia="en-GB"/>
        </w:rPr>
        <w:t>child :</w:t>
      </w:r>
      <w:proofErr w:type="gramEnd"/>
    </w:p>
    <w:p w14:paraId="315129F7" w14:textId="77777777" w:rsidR="00267633" w:rsidRPr="00267633" w:rsidRDefault="00267633" w:rsidP="00267633">
      <w:pPr>
        <w:tabs>
          <w:tab w:val="left" w:pos="284"/>
        </w:tabs>
        <w:spacing w:before="120" w:after="0" w:line="240" w:lineRule="auto"/>
        <w:ind w:left="1418" w:hanging="338"/>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ab/>
        <w:t>[</w:t>
      </w:r>
      <w:r w:rsidRPr="00267633">
        <w:rPr>
          <w:rFonts w:ascii="Times New Roman" w:hAnsi="Times New Roman" w:cs="Times New Roman"/>
          <w:i/>
          <w:sz w:val="22"/>
          <w:szCs w:val="22"/>
          <w:lang w:val="en-US" w:eastAsia="en-GB"/>
        </w:rPr>
        <w:t>Set out brief particulars of any court proceedings (including proceedings outside Singapore and concluded proceedings, whether in or outside Singapore) relating to the child and of any orders made in any such proceedings (including interim orders) and the court in which the proceedings are conducted.</w:t>
      </w:r>
      <w:r w:rsidRPr="00267633">
        <w:rPr>
          <w:rFonts w:ascii="Times New Roman" w:hAnsi="Times New Roman" w:cs="Times New Roman"/>
          <w:sz w:val="22"/>
          <w:szCs w:val="22"/>
          <w:lang w:val="en-US" w:eastAsia="en-GB"/>
        </w:rPr>
        <w:t>]</w:t>
      </w:r>
    </w:p>
    <w:p w14:paraId="11C3B396" w14:textId="77777777" w:rsidR="00267633" w:rsidRPr="00267633" w:rsidRDefault="00267633" w:rsidP="00267633">
      <w:pPr>
        <w:tabs>
          <w:tab w:val="left" w:pos="284"/>
        </w:tabs>
        <w:spacing w:before="120" w:after="0" w:line="240" w:lineRule="auto"/>
        <w:ind w:left="1080"/>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 xml:space="preserve">Or </w:t>
      </w:r>
    </w:p>
    <w:p w14:paraId="1BCD4694" w14:textId="77777777" w:rsidR="00267633" w:rsidRPr="00267633" w:rsidRDefault="00267633" w:rsidP="00267633">
      <w:pPr>
        <w:tabs>
          <w:tab w:val="left" w:pos="284"/>
          <w:tab w:val="left" w:pos="1418"/>
        </w:tabs>
        <w:spacing w:before="120" w:after="0" w:line="240" w:lineRule="auto"/>
        <w:ind w:left="1080"/>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There are no pending court proceedings concerning the child.</w:t>
      </w:r>
    </w:p>
    <w:p w14:paraId="2D196160" w14:textId="77777777" w:rsidR="00267633" w:rsidRPr="00267633" w:rsidRDefault="00267633" w:rsidP="00267633">
      <w:pPr>
        <w:tabs>
          <w:tab w:val="left" w:pos="284"/>
        </w:tabs>
        <w:spacing w:before="120" w:after="0" w:line="240" w:lineRule="auto"/>
        <w:ind w:left="1080"/>
        <w:jc w:val="both"/>
        <w:divId w:val="2116439976"/>
        <w:rPr>
          <w:rFonts w:ascii="Times New Roman" w:hAnsi="Times New Roman" w:cs="Times New Roman"/>
          <w:sz w:val="22"/>
          <w:szCs w:val="22"/>
          <w:lang w:val="en-US" w:eastAsia="en-GB"/>
        </w:rPr>
      </w:pPr>
    </w:p>
    <w:p w14:paraId="41B96FE6" w14:textId="77777777" w:rsidR="00267633" w:rsidRPr="00267633" w:rsidRDefault="00267633" w:rsidP="00267633">
      <w:pPr>
        <w:tabs>
          <w:tab w:val="left" w:pos="284"/>
        </w:tabs>
        <w:spacing w:before="120" w:after="0" w:line="240" w:lineRule="auto"/>
        <w:jc w:val="both"/>
        <w:divId w:val="2116439976"/>
        <w:rPr>
          <w:rFonts w:ascii="Times New Roman" w:hAnsi="Times New Roman" w:cs="Times New Roman"/>
          <w:i/>
          <w:sz w:val="22"/>
          <w:szCs w:val="22"/>
          <w:lang w:val="en-US" w:eastAsia="en-GB"/>
        </w:rPr>
      </w:pPr>
      <w:r w:rsidRPr="00267633">
        <w:rPr>
          <w:rFonts w:ascii="Times New Roman" w:hAnsi="Times New Roman" w:cs="Times New Roman"/>
          <w:i/>
          <w:sz w:val="22"/>
          <w:szCs w:val="22"/>
          <w:lang w:val="en-US" w:eastAsia="en-GB"/>
        </w:rPr>
        <w:tab/>
        <w:t>Attachments</w:t>
      </w:r>
    </w:p>
    <w:p w14:paraId="0206A419" w14:textId="77777777" w:rsidR="00267633" w:rsidRPr="00267633" w:rsidRDefault="00267633" w:rsidP="006172E9">
      <w:pPr>
        <w:numPr>
          <w:ilvl w:val="0"/>
          <w:numId w:val="86"/>
        </w:numPr>
        <w:tabs>
          <w:tab w:val="left" w:pos="284"/>
        </w:tabs>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 xml:space="preserve">I attach herewith a copy of the request for the return of the child filed with the Central Authority of Singapore marked </w:t>
      </w:r>
      <w:proofErr w:type="gramStart"/>
      <w:r w:rsidRPr="00267633">
        <w:rPr>
          <w:rFonts w:ascii="Times New Roman" w:hAnsi="Times New Roman" w:cs="Times New Roman"/>
          <w:sz w:val="22"/>
          <w:szCs w:val="22"/>
          <w:lang w:val="en-US" w:eastAsia="en-GB"/>
        </w:rPr>
        <w:t xml:space="preserve">“  </w:t>
      </w:r>
      <w:proofErr w:type="gramEnd"/>
      <w:r w:rsidRPr="00267633">
        <w:rPr>
          <w:rFonts w:ascii="Times New Roman" w:hAnsi="Times New Roman" w:cs="Times New Roman"/>
          <w:sz w:val="22"/>
          <w:szCs w:val="22"/>
          <w:lang w:val="en-US" w:eastAsia="en-GB"/>
        </w:rPr>
        <w:t xml:space="preserve">      “.</w:t>
      </w:r>
    </w:p>
    <w:p w14:paraId="53D208E1" w14:textId="77777777" w:rsidR="00267633" w:rsidRPr="00267633" w:rsidRDefault="00267633" w:rsidP="00267633">
      <w:pPr>
        <w:tabs>
          <w:tab w:val="left" w:pos="284"/>
        </w:tabs>
        <w:spacing w:before="120" w:after="0" w:line="240" w:lineRule="auto"/>
        <w:ind w:left="1080"/>
        <w:jc w:val="both"/>
        <w:divId w:val="2116439976"/>
        <w:rPr>
          <w:rFonts w:ascii="Times New Roman" w:hAnsi="Times New Roman" w:cs="Times New Roman"/>
          <w:sz w:val="22"/>
          <w:szCs w:val="22"/>
          <w:lang w:val="en-US" w:eastAsia="en-GB"/>
        </w:rPr>
      </w:pPr>
    </w:p>
    <w:p w14:paraId="3BAB899D" w14:textId="77777777" w:rsidR="00267633" w:rsidRPr="00267633" w:rsidRDefault="00267633" w:rsidP="006172E9">
      <w:pPr>
        <w:numPr>
          <w:ilvl w:val="0"/>
          <w:numId w:val="86"/>
        </w:numPr>
        <w:tabs>
          <w:tab w:val="left" w:pos="284"/>
        </w:tabs>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 xml:space="preserve">I also attach herewith the following documents in support of my </w:t>
      </w:r>
      <w:proofErr w:type="gramStart"/>
      <w:r w:rsidRPr="00267633">
        <w:rPr>
          <w:rFonts w:ascii="Times New Roman" w:hAnsi="Times New Roman" w:cs="Times New Roman"/>
          <w:sz w:val="22"/>
          <w:szCs w:val="22"/>
          <w:lang w:val="en-US" w:eastAsia="en-GB"/>
        </w:rPr>
        <w:t>application:-</w:t>
      </w:r>
      <w:proofErr w:type="gramEnd"/>
    </w:p>
    <w:p w14:paraId="3ECB2FC4" w14:textId="77777777" w:rsidR="00267633" w:rsidRPr="00267633" w:rsidRDefault="00267633" w:rsidP="00267633">
      <w:pPr>
        <w:spacing w:before="120" w:after="0" w:line="240" w:lineRule="auto"/>
        <w:jc w:val="both"/>
        <w:divId w:val="2116439976"/>
        <w:rPr>
          <w:rFonts w:ascii="Times New Roman" w:hAnsi="Times New Roman" w:cs="Times New Roman"/>
          <w:i/>
          <w:sz w:val="22"/>
          <w:szCs w:val="22"/>
          <w:lang w:val="en-US" w:eastAsia="en-GB"/>
        </w:rPr>
      </w:pPr>
      <w:r w:rsidRPr="00267633">
        <w:rPr>
          <w:rFonts w:ascii="Times New Roman" w:hAnsi="Times New Roman" w:cs="Times New Roman"/>
          <w:sz w:val="22"/>
          <w:szCs w:val="22"/>
          <w:lang w:val="en-US" w:eastAsia="en-GB"/>
        </w:rPr>
        <w:tab/>
      </w:r>
      <w:r w:rsidRPr="00267633">
        <w:rPr>
          <w:rFonts w:ascii="Times New Roman" w:hAnsi="Times New Roman" w:cs="Times New Roman"/>
          <w:sz w:val="22"/>
          <w:szCs w:val="22"/>
          <w:lang w:val="en-US" w:eastAsia="en-GB"/>
        </w:rPr>
        <w:tab/>
        <w:t>[</w:t>
      </w:r>
      <w:r w:rsidRPr="00267633">
        <w:rPr>
          <w:rFonts w:ascii="Times New Roman" w:hAnsi="Times New Roman" w:cs="Times New Roman"/>
          <w:i/>
          <w:sz w:val="22"/>
          <w:szCs w:val="22"/>
          <w:lang w:val="en-US" w:eastAsia="en-GB"/>
        </w:rPr>
        <w:t xml:space="preserve">Identify, </w:t>
      </w:r>
      <w:proofErr w:type="gramStart"/>
      <w:r w:rsidRPr="00267633">
        <w:rPr>
          <w:rFonts w:ascii="Times New Roman" w:hAnsi="Times New Roman" w:cs="Times New Roman"/>
          <w:i/>
          <w:sz w:val="22"/>
          <w:szCs w:val="22"/>
          <w:lang w:val="en-US" w:eastAsia="en-GB"/>
        </w:rPr>
        <w:t>attach</w:t>
      </w:r>
      <w:proofErr w:type="gramEnd"/>
      <w:r w:rsidRPr="00267633">
        <w:rPr>
          <w:rFonts w:ascii="Times New Roman" w:hAnsi="Times New Roman" w:cs="Times New Roman"/>
          <w:i/>
          <w:sz w:val="22"/>
          <w:szCs w:val="22"/>
          <w:lang w:val="en-US" w:eastAsia="en-GB"/>
        </w:rPr>
        <w:t xml:space="preserve"> and mark relevant documents: </w:t>
      </w:r>
    </w:p>
    <w:p w14:paraId="13F442FB" w14:textId="77777777" w:rsidR="00267633" w:rsidRPr="00267633" w:rsidRDefault="00267633" w:rsidP="006172E9">
      <w:pPr>
        <w:numPr>
          <w:ilvl w:val="0"/>
          <w:numId w:val="87"/>
        </w:numPr>
        <w:tabs>
          <w:tab w:val="left" w:pos="284"/>
        </w:tabs>
        <w:spacing w:before="120" w:after="0" w:line="240" w:lineRule="auto"/>
        <w:jc w:val="both"/>
        <w:divId w:val="2116439976"/>
        <w:rPr>
          <w:rFonts w:ascii="Times New Roman" w:hAnsi="Times New Roman" w:cs="Times New Roman"/>
          <w:i/>
          <w:sz w:val="22"/>
          <w:szCs w:val="22"/>
          <w:u w:val="single"/>
          <w:lang w:val="en-US" w:eastAsia="en-GB"/>
        </w:rPr>
      </w:pPr>
      <w:r w:rsidRPr="00267633">
        <w:rPr>
          <w:rFonts w:ascii="Times New Roman" w:hAnsi="Times New Roman" w:cs="Times New Roman"/>
          <w:i/>
          <w:sz w:val="22"/>
          <w:szCs w:val="22"/>
          <w:lang w:val="en-US" w:eastAsia="en-GB"/>
        </w:rPr>
        <w:t xml:space="preserve">certified copy of relevant order or judgment concerning rights of custody, care and </w:t>
      </w:r>
      <w:proofErr w:type="gramStart"/>
      <w:r w:rsidRPr="00267633">
        <w:rPr>
          <w:rFonts w:ascii="Times New Roman" w:hAnsi="Times New Roman" w:cs="Times New Roman"/>
          <w:i/>
          <w:sz w:val="22"/>
          <w:szCs w:val="22"/>
          <w:lang w:val="en-US" w:eastAsia="en-GB"/>
        </w:rPr>
        <w:t>control;</w:t>
      </w:r>
      <w:proofErr w:type="gramEnd"/>
    </w:p>
    <w:p w14:paraId="1CBA4352" w14:textId="77777777" w:rsidR="00267633" w:rsidRPr="00267633" w:rsidRDefault="00267633" w:rsidP="006172E9">
      <w:pPr>
        <w:numPr>
          <w:ilvl w:val="0"/>
          <w:numId w:val="87"/>
        </w:numPr>
        <w:tabs>
          <w:tab w:val="left" w:pos="284"/>
        </w:tabs>
        <w:spacing w:before="120" w:after="0" w:line="240" w:lineRule="auto"/>
        <w:jc w:val="both"/>
        <w:divId w:val="2116439976"/>
        <w:rPr>
          <w:rFonts w:ascii="Times New Roman" w:hAnsi="Times New Roman" w:cs="Times New Roman"/>
          <w:i/>
          <w:sz w:val="22"/>
          <w:szCs w:val="22"/>
          <w:lang w:val="en-US" w:eastAsia="en-GB"/>
        </w:rPr>
      </w:pPr>
      <w:r w:rsidRPr="00267633">
        <w:rPr>
          <w:rFonts w:ascii="Times New Roman" w:hAnsi="Times New Roman" w:cs="Times New Roman"/>
          <w:i/>
          <w:sz w:val="22"/>
          <w:szCs w:val="22"/>
          <w:lang w:val="en-US" w:eastAsia="en-GB"/>
        </w:rPr>
        <w:t xml:space="preserve">certified copy of any relevant agreement relating to the custody of the </w:t>
      </w:r>
      <w:proofErr w:type="gramStart"/>
      <w:r w:rsidRPr="00267633">
        <w:rPr>
          <w:rFonts w:ascii="Times New Roman" w:hAnsi="Times New Roman" w:cs="Times New Roman"/>
          <w:i/>
          <w:sz w:val="22"/>
          <w:szCs w:val="22"/>
          <w:lang w:val="en-US" w:eastAsia="en-GB"/>
        </w:rPr>
        <w:t>child;</w:t>
      </w:r>
      <w:proofErr w:type="gramEnd"/>
    </w:p>
    <w:p w14:paraId="30B553BE" w14:textId="77777777" w:rsidR="00267633" w:rsidRPr="00267633" w:rsidRDefault="00267633" w:rsidP="006172E9">
      <w:pPr>
        <w:numPr>
          <w:ilvl w:val="0"/>
          <w:numId w:val="87"/>
        </w:numPr>
        <w:tabs>
          <w:tab w:val="left" w:pos="284"/>
        </w:tabs>
        <w:spacing w:before="120" w:after="0" w:line="240" w:lineRule="auto"/>
        <w:jc w:val="both"/>
        <w:divId w:val="2116439976"/>
        <w:rPr>
          <w:rFonts w:ascii="Times New Roman" w:hAnsi="Times New Roman" w:cs="Times New Roman"/>
          <w:i/>
          <w:sz w:val="22"/>
          <w:szCs w:val="22"/>
          <w:lang w:val="en-US" w:eastAsia="en-GB"/>
        </w:rPr>
      </w:pPr>
      <w:r w:rsidRPr="00267633">
        <w:rPr>
          <w:rFonts w:ascii="Times New Roman" w:hAnsi="Times New Roman" w:cs="Times New Roman"/>
          <w:i/>
          <w:sz w:val="22"/>
          <w:szCs w:val="22"/>
          <w:lang w:val="en-US" w:eastAsia="en-GB"/>
        </w:rPr>
        <w:t xml:space="preserve">certificate or affidavit as to the applicable </w:t>
      </w:r>
      <w:proofErr w:type="gramStart"/>
      <w:r w:rsidRPr="00267633">
        <w:rPr>
          <w:rFonts w:ascii="Times New Roman" w:hAnsi="Times New Roman" w:cs="Times New Roman"/>
          <w:i/>
          <w:sz w:val="22"/>
          <w:szCs w:val="22"/>
          <w:lang w:val="en-US" w:eastAsia="en-GB"/>
        </w:rPr>
        <w:t>law;</w:t>
      </w:r>
      <w:proofErr w:type="gramEnd"/>
    </w:p>
    <w:p w14:paraId="375A6748" w14:textId="77777777" w:rsidR="00267633" w:rsidRPr="00267633" w:rsidRDefault="00267633" w:rsidP="006172E9">
      <w:pPr>
        <w:numPr>
          <w:ilvl w:val="0"/>
          <w:numId w:val="87"/>
        </w:numPr>
        <w:tabs>
          <w:tab w:val="left" w:pos="284"/>
        </w:tabs>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i/>
          <w:sz w:val="22"/>
          <w:szCs w:val="22"/>
          <w:lang w:val="en-US" w:eastAsia="en-GB"/>
        </w:rPr>
        <w:t xml:space="preserve">any other documents relating to </w:t>
      </w:r>
      <w:proofErr w:type="gramStart"/>
      <w:r w:rsidRPr="00267633">
        <w:rPr>
          <w:rFonts w:ascii="Times New Roman" w:hAnsi="Times New Roman" w:cs="Times New Roman"/>
          <w:i/>
          <w:sz w:val="22"/>
          <w:szCs w:val="22"/>
          <w:lang w:val="en-US" w:eastAsia="en-GB"/>
        </w:rPr>
        <w:t>the  child</w:t>
      </w:r>
      <w:proofErr w:type="gramEnd"/>
      <w:r w:rsidRPr="00267633">
        <w:rPr>
          <w:rFonts w:ascii="Times New Roman" w:hAnsi="Times New Roman" w:cs="Times New Roman"/>
          <w:i/>
          <w:sz w:val="22"/>
          <w:szCs w:val="22"/>
          <w:lang w:val="en-US" w:eastAsia="en-GB"/>
        </w:rPr>
        <w:t>.</w:t>
      </w:r>
      <w:r w:rsidRPr="00267633">
        <w:rPr>
          <w:rFonts w:ascii="Times New Roman" w:hAnsi="Times New Roman" w:cs="Times New Roman"/>
          <w:sz w:val="22"/>
          <w:szCs w:val="22"/>
          <w:lang w:val="en-US" w:eastAsia="en-GB"/>
        </w:rPr>
        <w:t>]</w:t>
      </w:r>
    </w:p>
    <w:p w14:paraId="22390508" w14:textId="77777777" w:rsidR="00267633" w:rsidRPr="00267633" w:rsidRDefault="00267633" w:rsidP="00267633">
      <w:pPr>
        <w:tabs>
          <w:tab w:val="left" w:pos="284"/>
        </w:tabs>
        <w:spacing w:before="120" w:after="0" w:line="240" w:lineRule="auto"/>
        <w:jc w:val="both"/>
        <w:divId w:val="2116439976"/>
        <w:rPr>
          <w:rFonts w:ascii="Times New Roman" w:hAnsi="Times New Roman" w:cs="Times New Roman"/>
          <w:sz w:val="22"/>
          <w:szCs w:val="22"/>
          <w:lang w:val="en-US" w:eastAsia="en-GB"/>
        </w:rPr>
      </w:pPr>
    </w:p>
    <w:p w14:paraId="0082CF83" w14:textId="77777777" w:rsidR="00267633" w:rsidRPr="00267633" w:rsidRDefault="00267633" w:rsidP="00267633">
      <w:pPr>
        <w:tabs>
          <w:tab w:val="left" w:pos="284"/>
        </w:tabs>
        <w:spacing w:before="120" w:after="0" w:line="240" w:lineRule="auto"/>
        <w:jc w:val="both"/>
        <w:divId w:val="2116439976"/>
        <w:rPr>
          <w:rFonts w:ascii="Times New Roman" w:hAnsi="Times New Roman" w:cs="Times New Roman"/>
          <w:i/>
          <w:sz w:val="22"/>
          <w:szCs w:val="22"/>
          <w:lang w:val="en-US" w:eastAsia="en-GB"/>
        </w:rPr>
      </w:pPr>
      <w:r w:rsidRPr="00267633">
        <w:rPr>
          <w:rFonts w:ascii="Times New Roman" w:hAnsi="Times New Roman" w:cs="Times New Roman"/>
          <w:sz w:val="22"/>
          <w:szCs w:val="22"/>
          <w:lang w:val="en-US" w:eastAsia="en-GB"/>
        </w:rPr>
        <w:tab/>
      </w:r>
      <w:r w:rsidRPr="00267633">
        <w:rPr>
          <w:rFonts w:ascii="Times New Roman" w:hAnsi="Times New Roman" w:cs="Times New Roman"/>
          <w:i/>
          <w:sz w:val="22"/>
          <w:szCs w:val="22"/>
          <w:lang w:val="en-US" w:eastAsia="en-GB"/>
        </w:rPr>
        <w:t>If the child has been removed or retained for more than 12 months</w:t>
      </w:r>
    </w:p>
    <w:p w14:paraId="355F92A2" w14:textId="77777777" w:rsidR="00267633" w:rsidRPr="00267633" w:rsidRDefault="00267633" w:rsidP="006172E9">
      <w:pPr>
        <w:numPr>
          <w:ilvl w:val="0"/>
          <w:numId w:val="86"/>
        </w:numPr>
        <w:tabs>
          <w:tab w:val="left" w:pos="284"/>
        </w:tabs>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The child was removed or retained more than 12 months ago. The reason for the delay in this application is as follows:</w:t>
      </w:r>
    </w:p>
    <w:p w14:paraId="2E89139E" w14:textId="77777777" w:rsidR="00267633" w:rsidRPr="00267633" w:rsidRDefault="00267633" w:rsidP="00267633">
      <w:pPr>
        <w:tabs>
          <w:tab w:val="left" w:pos="284"/>
        </w:tabs>
        <w:spacing w:before="120" w:after="0" w:line="240" w:lineRule="auto"/>
        <w:ind w:left="1080"/>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ab/>
      </w:r>
      <w:r w:rsidRPr="00267633">
        <w:rPr>
          <w:rFonts w:ascii="Times New Roman" w:hAnsi="Times New Roman" w:cs="Times New Roman"/>
          <w:sz w:val="22"/>
          <w:szCs w:val="22"/>
          <w:lang w:val="en-US" w:eastAsia="en-GB"/>
        </w:rPr>
        <w:tab/>
      </w:r>
      <w:r w:rsidRPr="00267633">
        <w:rPr>
          <w:rFonts w:ascii="Times New Roman" w:hAnsi="Times New Roman" w:cs="Times New Roman"/>
          <w:sz w:val="22"/>
          <w:szCs w:val="22"/>
          <w:lang w:val="en-US" w:eastAsia="en-GB"/>
        </w:rPr>
        <w:tab/>
        <w:t>[</w:t>
      </w:r>
      <w:r w:rsidRPr="00267633">
        <w:rPr>
          <w:rFonts w:ascii="Times New Roman" w:hAnsi="Times New Roman" w:cs="Times New Roman"/>
          <w:i/>
          <w:sz w:val="22"/>
          <w:szCs w:val="22"/>
          <w:lang w:val="en-US" w:eastAsia="en-GB"/>
        </w:rPr>
        <w:t>State reasons.</w:t>
      </w:r>
      <w:r w:rsidRPr="00267633">
        <w:rPr>
          <w:rFonts w:ascii="Times New Roman" w:hAnsi="Times New Roman" w:cs="Times New Roman"/>
          <w:sz w:val="22"/>
          <w:szCs w:val="22"/>
          <w:lang w:val="en-US" w:eastAsia="en-GB"/>
        </w:rPr>
        <w:t>]</w:t>
      </w:r>
    </w:p>
    <w:p w14:paraId="5BC24D4E" w14:textId="77777777" w:rsidR="00267633" w:rsidRPr="00267633" w:rsidRDefault="00267633" w:rsidP="00267633">
      <w:pPr>
        <w:tabs>
          <w:tab w:val="left" w:pos="284"/>
        </w:tabs>
        <w:spacing w:before="120" w:after="0" w:line="240" w:lineRule="auto"/>
        <w:ind w:left="1080"/>
        <w:jc w:val="both"/>
        <w:divId w:val="2116439976"/>
        <w:rPr>
          <w:rFonts w:ascii="Times New Roman" w:hAnsi="Times New Roman" w:cs="Times New Roman"/>
          <w:sz w:val="22"/>
          <w:szCs w:val="22"/>
          <w:lang w:val="en-US" w:eastAsia="en-GB"/>
        </w:rPr>
      </w:pPr>
    </w:p>
    <w:p w14:paraId="481C94AC" w14:textId="77777777" w:rsidR="00267633" w:rsidRPr="00267633" w:rsidRDefault="00267633" w:rsidP="006172E9">
      <w:pPr>
        <w:numPr>
          <w:ilvl w:val="0"/>
          <w:numId w:val="86"/>
        </w:numPr>
        <w:tabs>
          <w:tab w:val="left" w:pos="284"/>
        </w:tabs>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lastRenderedPageBreak/>
        <w:t>I hereby undertake to serve a copy of my application and all orders made pursuant to my application on the Central Authority.</w:t>
      </w:r>
    </w:p>
    <w:p w14:paraId="0B8058DD" w14:textId="77777777" w:rsidR="00267633" w:rsidRPr="00267633" w:rsidRDefault="00267633" w:rsidP="006172E9">
      <w:pPr>
        <w:numPr>
          <w:ilvl w:val="0"/>
          <w:numId w:val="86"/>
        </w:numPr>
        <w:tabs>
          <w:tab w:val="left" w:pos="284"/>
        </w:tabs>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I am praying for order in terms of the prayers sought in my application.</w:t>
      </w:r>
    </w:p>
    <w:p w14:paraId="55DDC99C" w14:textId="77777777" w:rsidR="00267633" w:rsidRPr="00267633" w:rsidRDefault="00267633" w:rsidP="00267633">
      <w:pPr>
        <w:tabs>
          <w:tab w:val="left" w:pos="284"/>
        </w:tabs>
        <w:spacing w:before="120" w:after="0" w:line="240" w:lineRule="auto"/>
        <w:jc w:val="both"/>
        <w:divId w:val="2116439976"/>
        <w:rPr>
          <w:rFonts w:ascii="Times New Roman" w:hAnsi="Times New Roman" w:cs="Times New Roman"/>
          <w:sz w:val="22"/>
          <w:szCs w:val="22"/>
          <w:lang w:val="en-US" w:eastAsia="en-GB"/>
        </w:rPr>
      </w:pPr>
    </w:p>
    <w:p w14:paraId="388C4FC5" w14:textId="77777777" w:rsidR="00267633" w:rsidRPr="00267633" w:rsidRDefault="00267633" w:rsidP="00267633">
      <w:pPr>
        <w:tabs>
          <w:tab w:val="left" w:pos="284"/>
        </w:tabs>
        <w:spacing w:before="120" w:after="0" w:line="240" w:lineRule="auto"/>
        <w:jc w:val="both"/>
        <w:divId w:val="2116439976"/>
        <w:rPr>
          <w:rFonts w:ascii="Times New Roman" w:hAnsi="Times New Roman" w:cs="Times New Roman"/>
          <w:sz w:val="22"/>
          <w:szCs w:val="22"/>
          <w:lang w:val="en-US" w:eastAsia="en-GB"/>
        </w:rPr>
      </w:pPr>
    </w:p>
    <w:p w14:paraId="79DD1A32" w14:textId="77777777" w:rsidR="00267633" w:rsidRPr="00267633" w:rsidRDefault="00267633" w:rsidP="00267633">
      <w:pPr>
        <w:tabs>
          <w:tab w:val="left" w:pos="284"/>
        </w:tabs>
        <w:spacing w:before="120" w:after="0" w:line="240" w:lineRule="auto"/>
        <w:jc w:val="both"/>
        <w:divId w:val="2116439976"/>
        <w:rPr>
          <w:rFonts w:ascii="Times New Roman" w:hAnsi="Times New Roman" w:cs="Times New Roman"/>
          <w:sz w:val="22"/>
          <w:szCs w:val="22"/>
          <w:lang w:val="en-US" w:eastAsia="en-GB"/>
        </w:rPr>
      </w:pPr>
    </w:p>
    <w:p w14:paraId="3242E401" w14:textId="77777777" w:rsidR="00267633" w:rsidRPr="00267633" w:rsidRDefault="00267633" w:rsidP="00267633">
      <w:pPr>
        <w:tabs>
          <w:tab w:val="left" w:pos="284"/>
        </w:tabs>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ab/>
      </w:r>
      <w:r w:rsidRPr="00267633">
        <w:rPr>
          <w:rFonts w:ascii="Times New Roman" w:hAnsi="Times New Roman" w:cs="Times New Roman"/>
          <w:sz w:val="22"/>
          <w:szCs w:val="22"/>
          <w:lang w:val="en-US" w:eastAsia="en-GB"/>
        </w:rPr>
        <w:tab/>
        <w:t xml:space="preserve">SWORN (or </w:t>
      </w:r>
      <w:proofErr w:type="gramStart"/>
      <w:r w:rsidRPr="00267633">
        <w:rPr>
          <w:rFonts w:ascii="Times New Roman" w:hAnsi="Times New Roman" w:cs="Times New Roman"/>
          <w:sz w:val="22"/>
          <w:szCs w:val="22"/>
          <w:lang w:val="en-US" w:eastAsia="en-GB"/>
        </w:rPr>
        <w:t>AFFIRMED)*</w:t>
      </w:r>
      <w:proofErr w:type="gramEnd"/>
      <w:r w:rsidRPr="00267633">
        <w:rPr>
          <w:rFonts w:ascii="Times New Roman" w:hAnsi="Times New Roman" w:cs="Times New Roman"/>
          <w:sz w:val="22"/>
          <w:szCs w:val="22"/>
          <w:lang w:val="en-US" w:eastAsia="en-GB"/>
        </w:rPr>
        <w:t xml:space="preserve"> by the</w:t>
      </w:r>
      <w:r w:rsidRPr="00267633">
        <w:rPr>
          <w:rFonts w:ascii="Times New Roman" w:hAnsi="Times New Roman" w:cs="Times New Roman"/>
          <w:sz w:val="22"/>
          <w:szCs w:val="22"/>
          <w:lang w:val="en-US" w:eastAsia="en-GB"/>
        </w:rPr>
        <w:tab/>
      </w:r>
      <w:r w:rsidRPr="00267633">
        <w:rPr>
          <w:rFonts w:ascii="Times New Roman" w:hAnsi="Times New Roman" w:cs="Times New Roman"/>
          <w:sz w:val="22"/>
          <w:szCs w:val="22"/>
          <w:lang w:val="en-US" w:eastAsia="en-GB"/>
        </w:rPr>
        <w:tab/>
        <w:t>)</w:t>
      </w:r>
    </w:p>
    <w:p w14:paraId="4B31CD4F" w14:textId="77777777" w:rsidR="00267633" w:rsidRPr="00267633" w:rsidRDefault="00267633" w:rsidP="00267633">
      <w:pPr>
        <w:tabs>
          <w:tab w:val="left" w:pos="284"/>
        </w:tabs>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ab/>
      </w:r>
      <w:r w:rsidRPr="00267633">
        <w:rPr>
          <w:rFonts w:ascii="Times New Roman" w:hAnsi="Times New Roman" w:cs="Times New Roman"/>
          <w:sz w:val="22"/>
          <w:szCs w:val="22"/>
          <w:lang w:val="en-US" w:eastAsia="en-GB"/>
        </w:rPr>
        <w:tab/>
        <w:t xml:space="preserve">Plaintiff/Applicant* at     </w:t>
      </w:r>
      <w:r w:rsidRPr="00267633">
        <w:rPr>
          <w:rFonts w:ascii="Times New Roman" w:hAnsi="Times New Roman" w:cs="Times New Roman"/>
          <w:sz w:val="22"/>
          <w:szCs w:val="22"/>
          <w:lang w:val="en-US" w:eastAsia="en-GB"/>
        </w:rPr>
        <w:tab/>
      </w:r>
      <w:r w:rsidRPr="00267633">
        <w:rPr>
          <w:rFonts w:ascii="Times New Roman" w:hAnsi="Times New Roman" w:cs="Times New Roman"/>
          <w:sz w:val="22"/>
          <w:szCs w:val="22"/>
          <w:lang w:val="en-US" w:eastAsia="en-GB"/>
        </w:rPr>
        <w:tab/>
      </w:r>
      <w:r w:rsidRPr="00267633">
        <w:rPr>
          <w:rFonts w:ascii="Times New Roman" w:hAnsi="Times New Roman" w:cs="Times New Roman"/>
          <w:sz w:val="22"/>
          <w:szCs w:val="22"/>
          <w:lang w:val="en-US" w:eastAsia="en-GB"/>
        </w:rPr>
        <w:tab/>
        <w:t>)</w:t>
      </w:r>
    </w:p>
    <w:p w14:paraId="509E2C76" w14:textId="77777777" w:rsidR="00267633" w:rsidRPr="00267633" w:rsidRDefault="00267633" w:rsidP="00267633">
      <w:pPr>
        <w:tabs>
          <w:tab w:val="left" w:pos="284"/>
        </w:tabs>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ab/>
      </w:r>
      <w:r w:rsidRPr="00267633">
        <w:rPr>
          <w:rFonts w:ascii="Times New Roman" w:hAnsi="Times New Roman" w:cs="Times New Roman"/>
          <w:sz w:val="22"/>
          <w:szCs w:val="22"/>
          <w:lang w:val="en-US" w:eastAsia="en-GB"/>
        </w:rPr>
        <w:tab/>
        <w:t>on the                        day of</w:t>
      </w:r>
      <w:r w:rsidRPr="00267633">
        <w:rPr>
          <w:rFonts w:ascii="Times New Roman" w:hAnsi="Times New Roman" w:cs="Times New Roman"/>
          <w:sz w:val="22"/>
          <w:szCs w:val="22"/>
          <w:lang w:val="en-US" w:eastAsia="en-GB"/>
        </w:rPr>
        <w:tab/>
      </w:r>
      <w:r w:rsidRPr="00267633">
        <w:rPr>
          <w:rFonts w:ascii="Times New Roman" w:hAnsi="Times New Roman" w:cs="Times New Roman"/>
          <w:sz w:val="22"/>
          <w:szCs w:val="22"/>
          <w:lang w:val="en-US" w:eastAsia="en-GB"/>
        </w:rPr>
        <w:tab/>
      </w:r>
      <w:r w:rsidRPr="00267633">
        <w:rPr>
          <w:rFonts w:ascii="Times New Roman" w:hAnsi="Times New Roman" w:cs="Times New Roman"/>
          <w:sz w:val="22"/>
          <w:szCs w:val="22"/>
          <w:lang w:val="en-US" w:eastAsia="en-GB"/>
        </w:rPr>
        <w:tab/>
        <w:t>)</w:t>
      </w:r>
    </w:p>
    <w:p w14:paraId="5F1C7FC2" w14:textId="77777777" w:rsidR="00267633" w:rsidRPr="00267633" w:rsidRDefault="00267633" w:rsidP="00267633">
      <w:pPr>
        <w:tabs>
          <w:tab w:val="left" w:pos="284"/>
        </w:tabs>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ab/>
      </w:r>
      <w:r w:rsidRPr="00267633">
        <w:rPr>
          <w:rFonts w:ascii="Times New Roman" w:hAnsi="Times New Roman" w:cs="Times New Roman"/>
          <w:sz w:val="22"/>
          <w:szCs w:val="22"/>
          <w:lang w:val="en-US" w:eastAsia="en-GB"/>
        </w:rPr>
        <w:tab/>
        <w:t>20</w:t>
      </w:r>
      <w:r w:rsidRPr="00267633">
        <w:rPr>
          <w:rFonts w:ascii="Times New Roman" w:hAnsi="Times New Roman" w:cs="Times New Roman"/>
          <w:sz w:val="22"/>
          <w:szCs w:val="22"/>
          <w:lang w:val="en-US" w:eastAsia="en-GB"/>
        </w:rPr>
        <w:tab/>
      </w:r>
      <w:r w:rsidRPr="00267633">
        <w:rPr>
          <w:rFonts w:ascii="Times New Roman" w:hAnsi="Times New Roman" w:cs="Times New Roman"/>
          <w:sz w:val="22"/>
          <w:szCs w:val="22"/>
          <w:lang w:val="en-US" w:eastAsia="en-GB"/>
        </w:rPr>
        <w:tab/>
      </w:r>
      <w:r w:rsidRPr="00267633">
        <w:rPr>
          <w:rFonts w:ascii="Times New Roman" w:hAnsi="Times New Roman" w:cs="Times New Roman"/>
          <w:sz w:val="22"/>
          <w:szCs w:val="22"/>
          <w:lang w:val="en-US" w:eastAsia="en-GB"/>
        </w:rPr>
        <w:tab/>
      </w:r>
      <w:r w:rsidRPr="00267633">
        <w:rPr>
          <w:rFonts w:ascii="Times New Roman" w:hAnsi="Times New Roman" w:cs="Times New Roman"/>
          <w:sz w:val="22"/>
          <w:szCs w:val="22"/>
          <w:lang w:val="en-US" w:eastAsia="en-GB"/>
        </w:rPr>
        <w:tab/>
      </w:r>
      <w:r w:rsidRPr="00267633">
        <w:rPr>
          <w:rFonts w:ascii="Times New Roman" w:hAnsi="Times New Roman" w:cs="Times New Roman"/>
          <w:sz w:val="22"/>
          <w:szCs w:val="22"/>
          <w:lang w:val="en-US" w:eastAsia="en-GB"/>
        </w:rPr>
        <w:tab/>
      </w:r>
      <w:r w:rsidRPr="00267633">
        <w:rPr>
          <w:rFonts w:ascii="Times New Roman" w:hAnsi="Times New Roman" w:cs="Times New Roman"/>
          <w:sz w:val="22"/>
          <w:szCs w:val="22"/>
          <w:lang w:val="en-US" w:eastAsia="en-GB"/>
        </w:rPr>
        <w:tab/>
        <w:t>)</w:t>
      </w:r>
    </w:p>
    <w:p w14:paraId="635E2DF6" w14:textId="77777777" w:rsidR="00267633" w:rsidRPr="00267633" w:rsidRDefault="00267633" w:rsidP="00267633">
      <w:pPr>
        <w:spacing w:before="0" w:after="0" w:line="240" w:lineRule="auto"/>
        <w:ind w:firstLine="720"/>
        <w:jc w:val="both"/>
        <w:outlineLvl w:val="0"/>
        <w:divId w:val="2116439976"/>
        <w:rPr>
          <w:rFonts w:ascii="Times New Roman" w:hAnsi="Times New Roman" w:cs="Times New Roman"/>
          <w:snapToGrid w:val="0"/>
          <w:sz w:val="22"/>
          <w:szCs w:val="22"/>
          <w:lang w:val="en-US" w:eastAsia="zh-CN"/>
        </w:rPr>
      </w:pPr>
    </w:p>
    <w:p w14:paraId="2F161334" w14:textId="77777777" w:rsidR="00267633" w:rsidRPr="00267633" w:rsidRDefault="00267633" w:rsidP="00267633">
      <w:pPr>
        <w:spacing w:before="0" w:after="0" w:line="240" w:lineRule="auto"/>
        <w:ind w:firstLine="720"/>
        <w:jc w:val="both"/>
        <w:outlineLvl w:val="0"/>
        <w:divId w:val="2116439976"/>
        <w:rPr>
          <w:rFonts w:ascii="Times New Roman" w:hAnsi="Times New Roman" w:cs="Times New Roman"/>
          <w:snapToGrid w:val="0"/>
          <w:sz w:val="22"/>
          <w:szCs w:val="22"/>
          <w:lang w:val="en-US" w:eastAsia="zh-CN"/>
        </w:rPr>
      </w:pPr>
      <w:r w:rsidRPr="00267633">
        <w:rPr>
          <w:rFonts w:ascii="Times New Roman" w:hAnsi="Times New Roman" w:cs="Times New Roman"/>
          <w:snapToGrid w:val="0"/>
          <w:sz w:val="22"/>
          <w:szCs w:val="22"/>
          <w:lang w:val="en-US" w:eastAsia="zh-CN"/>
        </w:rPr>
        <w:t>Through the interpretation of (name and</w:t>
      </w:r>
      <w:r w:rsidRPr="00267633">
        <w:rPr>
          <w:rFonts w:ascii="Times New Roman" w:hAnsi="Times New Roman" w:cs="Times New Roman"/>
          <w:snapToGrid w:val="0"/>
          <w:sz w:val="22"/>
          <w:szCs w:val="22"/>
          <w:lang w:val="en-US" w:eastAsia="zh-CN"/>
        </w:rPr>
        <w:tab/>
        <w:t xml:space="preserve">) </w:t>
      </w:r>
    </w:p>
    <w:p w14:paraId="7CEB8DC0" w14:textId="77777777" w:rsidR="00267633" w:rsidRPr="00267633" w:rsidRDefault="00267633" w:rsidP="00267633">
      <w:pPr>
        <w:spacing w:before="0" w:after="0" w:line="240" w:lineRule="auto"/>
        <w:ind w:firstLine="720"/>
        <w:jc w:val="both"/>
        <w:divId w:val="2116439976"/>
        <w:rPr>
          <w:rFonts w:ascii="Times New Roman" w:hAnsi="Times New Roman" w:cs="Times New Roman"/>
          <w:snapToGrid w:val="0"/>
          <w:sz w:val="22"/>
          <w:szCs w:val="22"/>
          <w:lang w:val="en-US" w:eastAsia="zh-CN"/>
        </w:rPr>
      </w:pPr>
      <w:r w:rsidRPr="00267633">
        <w:rPr>
          <w:rFonts w:ascii="Times New Roman" w:hAnsi="Times New Roman" w:cs="Times New Roman"/>
          <w:snapToGrid w:val="0"/>
          <w:sz w:val="22"/>
          <w:szCs w:val="22"/>
          <w:lang w:val="en-US" w:eastAsia="zh-CN"/>
        </w:rPr>
        <w:t>designation of person who interpreted) in</w:t>
      </w:r>
      <w:r w:rsidRPr="00267633">
        <w:rPr>
          <w:rFonts w:ascii="Times New Roman" w:hAnsi="Times New Roman" w:cs="Times New Roman"/>
          <w:snapToGrid w:val="0"/>
          <w:sz w:val="22"/>
          <w:szCs w:val="22"/>
          <w:lang w:val="en-US" w:eastAsia="zh-CN"/>
        </w:rPr>
        <w:tab/>
        <w:t>)</w:t>
      </w:r>
    </w:p>
    <w:p w14:paraId="73A9F31C" w14:textId="77777777" w:rsidR="00267633" w:rsidRPr="00267633" w:rsidRDefault="00267633" w:rsidP="00267633">
      <w:pPr>
        <w:spacing w:before="0" w:after="0" w:line="240" w:lineRule="auto"/>
        <w:ind w:firstLine="720"/>
        <w:jc w:val="both"/>
        <w:divId w:val="2116439976"/>
        <w:rPr>
          <w:rFonts w:ascii="Times New Roman" w:hAnsi="Times New Roman" w:cs="Times New Roman"/>
          <w:snapToGrid w:val="0"/>
          <w:sz w:val="22"/>
          <w:szCs w:val="22"/>
          <w:lang w:val="en-US" w:eastAsia="zh-CN"/>
        </w:rPr>
      </w:pPr>
      <w:r w:rsidRPr="00267633">
        <w:rPr>
          <w:rFonts w:ascii="Times New Roman" w:hAnsi="Times New Roman" w:cs="Times New Roman"/>
          <w:snapToGrid w:val="0"/>
          <w:sz w:val="22"/>
          <w:szCs w:val="22"/>
          <w:lang w:val="en-US" w:eastAsia="zh-CN"/>
        </w:rPr>
        <w:t xml:space="preserve">(language of </w:t>
      </w:r>
      <w:proofErr w:type="gramStart"/>
      <w:r w:rsidRPr="00267633">
        <w:rPr>
          <w:rFonts w:ascii="Times New Roman" w:hAnsi="Times New Roman" w:cs="Times New Roman"/>
          <w:snapToGrid w:val="0"/>
          <w:sz w:val="22"/>
          <w:szCs w:val="22"/>
          <w:lang w:val="en-US" w:eastAsia="zh-CN"/>
        </w:rPr>
        <w:t>interpretation)*</w:t>
      </w:r>
      <w:proofErr w:type="gramEnd"/>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t>)</w:t>
      </w:r>
      <w:r w:rsidRPr="00267633">
        <w:rPr>
          <w:rFonts w:ascii="Times New Roman" w:hAnsi="Times New Roman" w:cs="Times New Roman"/>
          <w:snapToGrid w:val="0"/>
          <w:sz w:val="22"/>
          <w:szCs w:val="22"/>
          <w:lang w:val="en-US" w:eastAsia="zh-CN"/>
        </w:rPr>
        <w:tab/>
      </w:r>
    </w:p>
    <w:p w14:paraId="59E07CD2" w14:textId="77777777" w:rsidR="00267633" w:rsidRPr="00267633" w:rsidRDefault="00267633" w:rsidP="00267633">
      <w:pPr>
        <w:tabs>
          <w:tab w:val="left" w:pos="284"/>
        </w:tabs>
        <w:spacing w:before="120" w:after="0" w:line="240" w:lineRule="auto"/>
        <w:jc w:val="both"/>
        <w:divId w:val="2116439976"/>
        <w:rPr>
          <w:rFonts w:ascii="Times New Roman" w:hAnsi="Times New Roman" w:cs="Times New Roman"/>
          <w:sz w:val="22"/>
          <w:szCs w:val="22"/>
          <w:lang w:val="en-US" w:eastAsia="en-GB"/>
        </w:rPr>
      </w:pPr>
    </w:p>
    <w:p w14:paraId="142163AD" w14:textId="77777777" w:rsidR="00267633" w:rsidRPr="00267633" w:rsidRDefault="00267633" w:rsidP="00267633">
      <w:pPr>
        <w:tabs>
          <w:tab w:val="left" w:pos="284"/>
        </w:tabs>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ab/>
      </w:r>
      <w:r w:rsidRPr="00267633">
        <w:rPr>
          <w:rFonts w:ascii="Times New Roman" w:hAnsi="Times New Roman" w:cs="Times New Roman"/>
          <w:sz w:val="22"/>
          <w:szCs w:val="22"/>
          <w:lang w:val="en-US" w:eastAsia="en-GB"/>
        </w:rPr>
        <w:tab/>
        <w:t>Before me,</w:t>
      </w:r>
    </w:p>
    <w:p w14:paraId="5FF9A017" w14:textId="77777777" w:rsidR="00267633" w:rsidRPr="00267633" w:rsidRDefault="00267633" w:rsidP="00267633">
      <w:pPr>
        <w:tabs>
          <w:tab w:val="left" w:pos="284"/>
        </w:tabs>
        <w:spacing w:before="120" w:after="0" w:line="240" w:lineRule="auto"/>
        <w:jc w:val="both"/>
        <w:divId w:val="2116439976"/>
        <w:rPr>
          <w:rFonts w:ascii="Times New Roman" w:hAnsi="Times New Roman" w:cs="Times New Roman"/>
          <w:sz w:val="22"/>
          <w:szCs w:val="22"/>
          <w:lang w:val="en-US" w:eastAsia="en-GB"/>
        </w:rPr>
      </w:pPr>
    </w:p>
    <w:p w14:paraId="067F6DB2" w14:textId="77777777" w:rsidR="00267633" w:rsidRPr="00267633" w:rsidRDefault="00267633" w:rsidP="00267633">
      <w:pPr>
        <w:tabs>
          <w:tab w:val="left" w:pos="284"/>
        </w:tabs>
        <w:spacing w:before="120" w:after="0" w:line="240" w:lineRule="auto"/>
        <w:jc w:val="both"/>
        <w:divId w:val="2116439976"/>
        <w:rPr>
          <w:rFonts w:ascii="Times New Roman" w:hAnsi="Times New Roman" w:cs="Times New Roman"/>
          <w:sz w:val="22"/>
          <w:szCs w:val="22"/>
          <w:lang w:val="en-US" w:eastAsia="en-GB"/>
        </w:rPr>
      </w:pPr>
    </w:p>
    <w:p w14:paraId="61A0093F" w14:textId="77777777" w:rsidR="00267633" w:rsidRPr="00267633" w:rsidRDefault="00267633" w:rsidP="00267633">
      <w:pPr>
        <w:tabs>
          <w:tab w:val="left" w:pos="284"/>
        </w:tabs>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ab/>
      </w:r>
      <w:r w:rsidRPr="00267633">
        <w:rPr>
          <w:rFonts w:ascii="Times New Roman" w:hAnsi="Times New Roman" w:cs="Times New Roman"/>
          <w:sz w:val="22"/>
          <w:szCs w:val="22"/>
          <w:lang w:val="en-US" w:eastAsia="en-GB"/>
        </w:rPr>
        <w:tab/>
        <w:t>A Commissioner for Oaths</w:t>
      </w:r>
    </w:p>
    <w:p w14:paraId="538FAFF2" w14:textId="77777777" w:rsidR="00267633" w:rsidRPr="00267633" w:rsidRDefault="00267633" w:rsidP="00267633">
      <w:pPr>
        <w:spacing w:before="120" w:after="0" w:line="240" w:lineRule="auto"/>
        <w:jc w:val="both"/>
        <w:divId w:val="2116439976"/>
        <w:rPr>
          <w:rFonts w:ascii="Times New Roman" w:hAnsi="Times New Roman" w:cs="Times New Roman"/>
          <w:i/>
          <w:sz w:val="22"/>
          <w:szCs w:val="22"/>
          <w:lang w:val="en-US" w:eastAsia="en-GB"/>
        </w:rPr>
      </w:pPr>
    </w:p>
    <w:p w14:paraId="4A5DACA2"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r w:rsidRPr="00267633">
        <w:rPr>
          <w:rFonts w:ascii="Times New Roman" w:hAnsi="Times New Roman" w:cs="Times New Roman"/>
          <w:i/>
          <w:sz w:val="22"/>
          <w:szCs w:val="22"/>
          <w:lang w:val="en-US" w:eastAsia="zh-CN"/>
        </w:rPr>
        <w:t>*Delete where</w:t>
      </w:r>
      <w:r w:rsidRPr="00267633">
        <w:rPr>
          <w:rFonts w:ascii="Times New Roman" w:hAnsi="Times New Roman" w:cs="Times New Roman"/>
          <w:i/>
          <w:sz w:val="22"/>
          <w:szCs w:val="22"/>
          <w:lang w:val="en-US" w:eastAsia="zh-CN"/>
        </w:rPr>
        <w:tab/>
        <w:t>inapplicable</w:t>
      </w:r>
    </w:p>
    <w:p w14:paraId="06B494E7"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sectPr w:rsidR="00267633" w:rsidRPr="00267633">
          <w:pgSz w:w="11906" w:h="16838"/>
          <w:pgMar w:top="1440" w:right="1440" w:bottom="1440" w:left="1440" w:header="708" w:footer="708" w:gutter="0"/>
          <w:cols w:space="708"/>
          <w:docGrid w:linePitch="360"/>
        </w:sectPr>
      </w:pPr>
    </w:p>
    <w:tbl>
      <w:tblPr>
        <w:tblW w:w="9240" w:type="dxa"/>
        <w:jc w:val="center"/>
        <w:tblLayout w:type="fixed"/>
        <w:tblLook w:val="0000" w:firstRow="0" w:lastRow="0" w:firstColumn="0" w:lastColumn="0" w:noHBand="0" w:noVBand="0"/>
      </w:tblPr>
      <w:tblGrid>
        <w:gridCol w:w="3080"/>
        <w:gridCol w:w="3080"/>
        <w:gridCol w:w="3080"/>
      </w:tblGrid>
      <w:tr w:rsidR="00267633" w:rsidRPr="00267633" w14:paraId="1A1BF3D5" w14:textId="77777777" w:rsidTr="00267633">
        <w:trPr>
          <w:divId w:val="2116439976"/>
          <w:jc w:val="center"/>
        </w:trPr>
        <w:tc>
          <w:tcPr>
            <w:tcW w:w="3080" w:type="dxa"/>
          </w:tcPr>
          <w:p w14:paraId="58C1116C"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lastRenderedPageBreak/>
              <w:br w:type="page"/>
            </w:r>
          </w:p>
        </w:tc>
        <w:tc>
          <w:tcPr>
            <w:tcW w:w="3080" w:type="dxa"/>
          </w:tcPr>
          <w:p w14:paraId="01C63C39" w14:textId="77777777" w:rsidR="00267633" w:rsidRPr="00267633" w:rsidRDefault="00267633" w:rsidP="00267633">
            <w:pPr>
              <w:keepNext/>
              <w:spacing w:before="0" w:after="0" w:line="240" w:lineRule="auto"/>
              <w:jc w:val="center"/>
              <w:outlineLvl w:val="1"/>
              <w:rPr>
                <w:rFonts w:ascii="Times New Roman" w:hAnsi="Times New Roman"/>
                <w:bCs/>
                <w:iCs/>
                <w:spacing w:val="-3"/>
                <w:szCs w:val="28"/>
                <w:lang w:val="en-GB" w:eastAsia="zh-CN"/>
              </w:rPr>
            </w:pPr>
            <w:r w:rsidRPr="00267633">
              <w:rPr>
                <w:rFonts w:ascii="Times New Roman" w:hAnsi="Times New Roman"/>
                <w:bCs/>
                <w:iCs/>
                <w:spacing w:val="-3"/>
                <w:szCs w:val="28"/>
                <w:lang w:val="en-GB" w:eastAsia="zh-CN"/>
              </w:rPr>
              <w:t>FORM 216</w:t>
            </w:r>
          </w:p>
        </w:tc>
        <w:tc>
          <w:tcPr>
            <w:tcW w:w="3080" w:type="dxa"/>
          </w:tcPr>
          <w:p w14:paraId="2D00FDF9"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r>
    </w:tbl>
    <w:p w14:paraId="3D65E99A" w14:textId="77777777" w:rsidR="00267633" w:rsidRPr="00267633" w:rsidRDefault="00267633" w:rsidP="00267633">
      <w:pPr>
        <w:keepNext/>
        <w:keepLines/>
        <w:suppressAutoHyphens/>
        <w:spacing w:before="0" w:after="0" w:line="240" w:lineRule="auto"/>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Para 44</w:t>
      </w:r>
    </w:p>
    <w:p w14:paraId="09BF8DC5" w14:textId="77777777" w:rsidR="00267633" w:rsidRPr="00267633" w:rsidRDefault="00267633" w:rsidP="00267633">
      <w:pPr>
        <w:keepNext/>
        <w:keepLines/>
        <w:suppressAutoHyphens/>
        <w:spacing w:before="240" w:after="120" w:line="240" w:lineRule="auto"/>
        <w:jc w:val="center"/>
        <w:divId w:val="2116439976"/>
        <w:rPr>
          <w:rFonts w:ascii="Times New Roman" w:hAnsi="Times New Roman" w:cs="Times New Roman"/>
          <w:b/>
          <w:caps/>
          <w:lang w:val="en-US" w:eastAsia="en-GB"/>
        </w:rPr>
      </w:pPr>
      <w:r w:rsidRPr="00267633">
        <w:rPr>
          <w:rFonts w:ascii="Times New Roman" w:hAnsi="Times New Roman" w:cs="Times New Roman"/>
          <w:b/>
          <w:caps/>
          <w:lang w:val="en-US" w:eastAsia="en-GB"/>
        </w:rPr>
        <w:t xml:space="preserve">plaintiff/Applicant’s AFFIDAVIT for proceedings under section 14 of the international child abduction act </w:t>
      </w:r>
    </w:p>
    <w:p w14:paraId="14AE635C" w14:textId="77777777" w:rsidR="00267633" w:rsidRPr="00267633" w:rsidRDefault="00267633" w:rsidP="00267633">
      <w:pPr>
        <w:keepNext/>
        <w:keepLines/>
        <w:suppressAutoHyphens/>
        <w:spacing w:before="240" w:after="120" w:line="240" w:lineRule="auto"/>
        <w:jc w:val="center"/>
        <w:divId w:val="2116439976"/>
        <w:rPr>
          <w:rFonts w:ascii="Times New Roman" w:hAnsi="Times New Roman" w:cs="Times New Roman"/>
          <w:caps/>
          <w:lang w:val="en-US" w:eastAsia="en-GB"/>
        </w:rPr>
      </w:pPr>
    </w:p>
    <w:p w14:paraId="01267B05" w14:textId="77777777" w:rsidR="00267633" w:rsidRPr="00267633" w:rsidRDefault="00267633" w:rsidP="00267633">
      <w:pPr>
        <w:keepNext/>
        <w:keepLines/>
        <w:suppressAutoHyphens/>
        <w:spacing w:before="240" w:after="120" w:line="240" w:lineRule="auto"/>
        <w:jc w:val="center"/>
        <w:divId w:val="2116439976"/>
        <w:rPr>
          <w:rFonts w:ascii="Times New Roman" w:hAnsi="Times New Roman" w:cs="Times New Roman"/>
          <w:b/>
          <w:caps/>
          <w:sz w:val="22"/>
          <w:szCs w:val="22"/>
          <w:lang w:val="en-US" w:eastAsia="en-GB"/>
        </w:rPr>
      </w:pPr>
      <w:r w:rsidRPr="00267633">
        <w:rPr>
          <w:rFonts w:ascii="Times New Roman" w:hAnsi="Times New Roman" w:cs="Times New Roman"/>
          <w:b/>
          <w:caps/>
          <w:sz w:val="22"/>
          <w:szCs w:val="22"/>
          <w:lang w:val="en-US" w:eastAsia="en-GB"/>
        </w:rPr>
        <w:t xml:space="preserve">plaintiff/Applicant’s AFFIDAVIT for proceedings under section 14 of the international child abduction act </w:t>
      </w:r>
    </w:p>
    <w:p w14:paraId="3C4A23F1" w14:textId="77777777" w:rsidR="00267633" w:rsidRPr="00267633" w:rsidRDefault="00267633" w:rsidP="00267633">
      <w:pPr>
        <w:keepNext/>
        <w:keepLines/>
        <w:suppressAutoHyphens/>
        <w:spacing w:before="240" w:after="120" w:line="240" w:lineRule="auto"/>
        <w:jc w:val="center"/>
        <w:divId w:val="2116439976"/>
        <w:rPr>
          <w:rFonts w:ascii="Times New Roman" w:hAnsi="Times New Roman" w:cs="Times New Roman"/>
          <w:caps/>
          <w:lang w:val="en-US" w:eastAsia="en-GB"/>
        </w:rPr>
      </w:pPr>
      <w:r w:rsidRPr="00267633">
        <w:rPr>
          <w:rFonts w:ascii="Times New Roman" w:hAnsi="Times New Roman" w:cs="Times New Roman"/>
          <w:caps/>
          <w:lang w:val="en-US" w:eastAsia="en-GB"/>
        </w:rPr>
        <w:t>IN THE FAMILY JUSTICE COURTS OF THE REPUBLIC OF SINGAPORE</w:t>
      </w:r>
    </w:p>
    <w:p w14:paraId="0351A614" w14:textId="77777777" w:rsidR="00267633" w:rsidRPr="00267633" w:rsidRDefault="00267633" w:rsidP="00267633">
      <w:pPr>
        <w:spacing w:before="120" w:after="0" w:line="240" w:lineRule="auto"/>
        <w:divId w:val="2116439976"/>
        <w:rPr>
          <w:rFonts w:ascii="Times New Roman" w:hAnsi="Times New Roman" w:cs="Times New Roman"/>
          <w:sz w:val="22"/>
          <w:szCs w:val="22"/>
          <w:lang w:val="en-US" w:eastAsia="en-GB"/>
        </w:rPr>
      </w:pPr>
    </w:p>
    <w:p w14:paraId="6E5CFDD1" w14:textId="77777777" w:rsidR="00267633" w:rsidRPr="00267633" w:rsidRDefault="00267633" w:rsidP="00267633">
      <w:pPr>
        <w:spacing w:before="0" w:after="0" w:line="240" w:lineRule="auto"/>
        <w:divId w:val="2116439976"/>
        <w:rPr>
          <w:rFonts w:ascii="Times New Roman" w:hAnsi="Times New Roman" w:cs="Times New Roman"/>
          <w:sz w:val="22"/>
          <w:szCs w:val="22"/>
          <w:lang w:val="en-US" w:eastAsia="zh-CN"/>
        </w:rPr>
      </w:pPr>
      <w:r w:rsidRPr="00267633">
        <w:rPr>
          <w:rFonts w:ascii="Times New Roman" w:hAnsi="Times New Roman" w:cs="Times New Roman"/>
          <w:sz w:val="22"/>
          <w:szCs w:val="22"/>
          <w:lang w:val="en-US" w:eastAsia="zh-CN"/>
        </w:rPr>
        <w:t>OSF. No.</w:t>
      </w:r>
      <w:r w:rsidRPr="00267633">
        <w:rPr>
          <w:rFonts w:ascii="Times New Roman" w:hAnsi="Times New Roman" w:cs="Times New Roman"/>
          <w:sz w:val="22"/>
          <w:szCs w:val="22"/>
          <w:lang w:val="en-US" w:eastAsia="zh-CN"/>
        </w:rPr>
        <w:tab/>
        <w:t>)</w:t>
      </w:r>
    </w:p>
    <w:p w14:paraId="00822FBF" w14:textId="77777777" w:rsidR="00267633" w:rsidRPr="00267633" w:rsidRDefault="00267633" w:rsidP="00267633">
      <w:pPr>
        <w:spacing w:before="0" w:after="0" w:line="240" w:lineRule="auto"/>
        <w:divId w:val="2116439976"/>
        <w:rPr>
          <w:rFonts w:ascii="Times New Roman" w:hAnsi="Times New Roman" w:cs="Times New Roman"/>
          <w:sz w:val="22"/>
          <w:szCs w:val="22"/>
          <w:lang w:val="en-US" w:eastAsia="zh-CN"/>
        </w:rPr>
      </w:pPr>
      <w:r w:rsidRPr="00267633">
        <w:rPr>
          <w:rFonts w:ascii="Times New Roman" w:hAnsi="Times New Roman" w:cs="Times New Roman"/>
          <w:sz w:val="22"/>
          <w:szCs w:val="22"/>
          <w:lang w:val="en-US" w:eastAsia="zh-CN"/>
        </w:rPr>
        <w:t xml:space="preserve">of </w:t>
      </w:r>
      <w:proofErr w:type="gramStart"/>
      <w:r w:rsidRPr="00267633">
        <w:rPr>
          <w:rFonts w:ascii="Times New Roman" w:hAnsi="Times New Roman" w:cs="Times New Roman"/>
          <w:sz w:val="22"/>
          <w:szCs w:val="22"/>
          <w:lang w:val="en-US" w:eastAsia="zh-CN"/>
        </w:rPr>
        <w:t xml:space="preserve">20  </w:t>
      </w:r>
      <w:r w:rsidRPr="00267633">
        <w:rPr>
          <w:rFonts w:ascii="Times New Roman" w:hAnsi="Times New Roman" w:cs="Times New Roman"/>
          <w:sz w:val="22"/>
          <w:szCs w:val="22"/>
          <w:lang w:val="en-US" w:eastAsia="zh-CN"/>
        </w:rPr>
        <w:tab/>
      </w:r>
      <w:proofErr w:type="gramEnd"/>
      <w:r w:rsidRPr="00267633">
        <w:rPr>
          <w:rFonts w:ascii="Times New Roman" w:hAnsi="Times New Roman" w:cs="Times New Roman"/>
          <w:sz w:val="22"/>
          <w:szCs w:val="22"/>
          <w:lang w:val="en-US" w:eastAsia="zh-CN"/>
        </w:rPr>
        <w:tab/>
        <w:t>)</w:t>
      </w:r>
    </w:p>
    <w:p w14:paraId="1D6E5D53" w14:textId="77777777" w:rsidR="00267633" w:rsidRPr="00267633" w:rsidRDefault="00267633" w:rsidP="00267633">
      <w:pPr>
        <w:spacing w:before="0" w:after="0" w:line="240" w:lineRule="auto"/>
        <w:divId w:val="2116439976"/>
        <w:rPr>
          <w:rFonts w:ascii="Times New Roman" w:hAnsi="Times New Roman" w:cs="Times New Roman"/>
          <w:sz w:val="22"/>
          <w:szCs w:val="22"/>
          <w:lang w:val="en-US" w:eastAsia="zh-CN"/>
        </w:rPr>
      </w:pPr>
      <w:r w:rsidRPr="00267633">
        <w:rPr>
          <w:rFonts w:ascii="Times New Roman" w:hAnsi="Times New Roman" w:cs="Times New Roman"/>
          <w:sz w:val="22"/>
          <w:szCs w:val="22"/>
          <w:lang w:val="en-US" w:eastAsia="zh-CN"/>
        </w:rPr>
        <w:t xml:space="preserve">(Seal) </w:t>
      </w:r>
      <w:r w:rsidRPr="00267633">
        <w:rPr>
          <w:rFonts w:ascii="Times New Roman" w:hAnsi="Times New Roman" w:cs="Times New Roman"/>
          <w:sz w:val="22"/>
          <w:szCs w:val="22"/>
          <w:lang w:val="en-US" w:eastAsia="zh-CN"/>
        </w:rPr>
        <w:tab/>
      </w:r>
      <w:r w:rsidRPr="00267633">
        <w:rPr>
          <w:rFonts w:ascii="Times New Roman" w:hAnsi="Times New Roman" w:cs="Times New Roman"/>
          <w:sz w:val="22"/>
          <w:szCs w:val="22"/>
          <w:lang w:val="en-US" w:eastAsia="zh-CN"/>
        </w:rPr>
        <w:tab/>
        <w:t>)</w:t>
      </w:r>
    </w:p>
    <w:p w14:paraId="2DFEEFB4" w14:textId="77777777" w:rsidR="00267633" w:rsidRPr="00267633" w:rsidRDefault="00267633" w:rsidP="00267633">
      <w:pPr>
        <w:spacing w:before="120" w:after="0" w:line="240" w:lineRule="auto"/>
        <w:divId w:val="2116439976"/>
        <w:rPr>
          <w:rFonts w:ascii="Times New Roman" w:hAnsi="Times New Roman" w:cs="Times New Roman"/>
          <w:sz w:val="22"/>
          <w:szCs w:val="22"/>
          <w:lang w:val="en-US" w:eastAsia="en-GB"/>
        </w:rPr>
      </w:pPr>
    </w:p>
    <w:p w14:paraId="283E945C" w14:textId="77777777" w:rsidR="00267633" w:rsidRPr="00267633" w:rsidRDefault="00267633" w:rsidP="00267633">
      <w:pPr>
        <w:spacing w:before="0" w:after="0" w:line="240" w:lineRule="auto"/>
        <w:ind w:left="2880"/>
        <w:jc w:val="both"/>
        <w:divId w:val="2116439976"/>
        <w:rPr>
          <w:rFonts w:ascii="Times New Roman" w:hAnsi="Times New Roman" w:cs="Times New Roman"/>
          <w:snapToGrid w:val="0"/>
          <w:sz w:val="22"/>
          <w:szCs w:val="22"/>
          <w:lang w:val="en-US" w:eastAsia="zh-CN"/>
        </w:rPr>
      </w:pPr>
      <w:r w:rsidRPr="00267633">
        <w:rPr>
          <w:rFonts w:ascii="Times New Roman" w:hAnsi="Times New Roman" w:cs="Times New Roman"/>
          <w:snapToGrid w:val="0"/>
          <w:sz w:val="22"/>
          <w:szCs w:val="22"/>
          <w:lang w:val="en-US" w:eastAsia="zh-CN"/>
        </w:rPr>
        <w:t>In the Matter of Section 14 of the International Child Abduction Act (Cap. 143C)</w:t>
      </w:r>
    </w:p>
    <w:p w14:paraId="03CE65F4" w14:textId="77777777" w:rsidR="00267633" w:rsidRPr="00267633" w:rsidRDefault="00267633" w:rsidP="00267633">
      <w:pPr>
        <w:spacing w:before="0" w:after="0" w:line="240" w:lineRule="auto"/>
        <w:ind w:left="3600"/>
        <w:jc w:val="both"/>
        <w:divId w:val="2116439976"/>
        <w:rPr>
          <w:rFonts w:ascii="Times New Roman" w:hAnsi="Times New Roman" w:cs="Times New Roman"/>
          <w:snapToGrid w:val="0"/>
          <w:sz w:val="22"/>
          <w:szCs w:val="22"/>
          <w:lang w:val="en-US" w:eastAsia="zh-CN"/>
        </w:rPr>
      </w:pPr>
    </w:p>
    <w:p w14:paraId="2029F947" w14:textId="77777777" w:rsidR="00267633" w:rsidRPr="00267633" w:rsidRDefault="00267633" w:rsidP="00267633">
      <w:pPr>
        <w:spacing w:before="0" w:after="0" w:line="240" w:lineRule="auto"/>
        <w:ind w:left="720"/>
        <w:jc w:val="both"/>
        <w:outlineLvl w:val="0"/>
        <w:divId w:val="2116439976"/>
        <w:rPr>
          <w:rFonts w:ascii="Times New Roman" w:hAnsi="Times New Roman" w:cs="Times New Roman"/>
          <w:snapToGrid w:val="0"/>
          <w:sz w:val="22"/>
          <w:szCs w:val="22"/>
          <w:lang w:val="en-US" w:eastAsia="zh-CN"/>
        </w:rPr>
      </w:pP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t>And</w:t>
      </w:r>
    </w:p>
    <w:p w14:paraId="054CDA66" w14:textId="77777777" w:rsidR="00267633" w:rsidRPr="00267633" w:rsidRDefault="00267633" w:rsidP="00267633">
      <w:pPr>
        <w:spacing w:before="0" w:after="0" w:line="240" w:lineRule="auto"/>
        <w:ind w:left="720"/>
        <w:jc w:val="both"/>
        <w:divId w:val="2116439976"/>
        <w:rPr>
          <w:rFonts w:ascii="Times New Roman" w:hAnsi="Times New Roman" w:cs="Times New Roman"/>
          <w:snapToGrid w:val="0"/>
          <w:sz w:val="22"/>
          <w:szCs w:val="22"/>
          <w:lang w:val="en-US" w:eastAsia="zh-CN"/>
        </w:rPr>
      </w:pPr>
    </w:p>
    <w:p w14:paraId="70631C5C" w14:textId="77777777" w:rsidR="00267633" w:rsidRPr="00267633" w:rsidRDefault="00267633" w:rsidP="00267633">
      <w:pPr>
        <w:spacing w:before="0" w:after="0" w:line="240" w:lineRule="auto"/>
        <w:ind w:left="2880"/>
        <w:jc w:val="both"/>
        <w:divId w:val="2116439976"/>
        <w:rPr>
          <w:rFonts w:ascii="Times New Roman" w:hAnsi="Times New Roman" w:cs="Times New Roman"/>
          <w:snapToGrid w:val="0"/>
          <w:sz w:val="22"/>
          <w:szCs w:val="22"/>
          <w:lang w:val="en-US" w:eastAsia="zh-CN"/>
        </w:rPr>
      </w:pPr>
      <w:r w:rsidRPr="00267633">
        <w:rPr>
          <w:rFonts w:ascii="Times New Roman" w:hAnsi="Times New Roman" w:cs="Times New Roman"/>
          <w:snapToGrid w:val="0"/>
          <w:sz w:val="22"/>
          <w:szCs w:val="22"/>
          <w:lang w:val="en-US" w:eastAsia="zh-CN"/>
        </w:rPr>
        <w:t>In the Matter of [</w:t>
      </w:r>
      <w:r w:rsidRPr="00267633">
        <w:rPr>
          <w:rFonts w:ascii="Times New Roman" w:hAnsi="Times New Roman" w:cs="Times New Roman"/>
          <w:i/>
          <w:snapToGrid w:val="0"/>
          <w:sz w:val="22"/>
          <w:szCs w:val="22"/>
          <w:lang w:val="en-US" w:eastAsia="zh-CN"/>
        </w:rPr>
        <w:t>name of child</w:t>
      </w:r>
      <w:r w:rsidRPr="00267633">
        <w:rPr>
          <w:rFonts w:ascii="Times New Roman" w:hAnsi="Times New Roman" w:cs="Times New Roman"/>
          <w:snapToGrid w:val="0"/>
          <w:sz w:val="22"/>
          <w:szCs w:val="22"/>
          <w:lang w:val="en-US" w:eastAsia="zh-CN"/>
        </w:rPr>
        <w:t>] (ID No.:</w:t>
      </w: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t>)</w:t>
      </w:r>
    </w:p>
    <w:p w14:paraId="2543D871" w14:textId="77777777" w:rsidR="00267633" w:rsidRPr="00267633" w:rsidRDefault="00267633" w:rsidP="00267633">
      <w:pPr>
        <w:spacing w:before="0" w:after="0" w:line="240" w:lineRule="auto"/>
        <w:ind w:left="720"/>
        <w:jc w:val="both"/>
        <w:divId w:val="2116439976"/>
        <w:rPr>
          <w:rFonts w:ascii="Times New Roman" w:hAnsi="Times New Roman" w:cs="Times New Roman"/>
          <w:snapToGrid w:val="0"/>
          <w:sz w:val="22"/>
          <w:szCs w:val="22"/>
          <w:lang w:val="en-US" w:eastAsia="zh-CN"/>
        </w:rPr>
      </w:pPr>
    </w:p>
    <w:p w14:paraId="36D32F35" w14:textId="77777777" w:rsidR="00267633" w:rsidRPr="00267633" w:rsidRDefault="00267633" w:rsidP="00267633">
      <w:pPr>
        <w:spacing w:before="0" w:after="0" w:line="240" w:lineRule="auto"/>
        <w:ind w:left="3600"/>
        <w:jc w:val="both"/>
        <w:outlineLvl w:val="0"/>
        <w:divId w:val="2116439976"/>
        <w:rPr>
          <w:rFonts w:ascii="Times New Roman" w:hAnsi="Times New Roman" w:cs="Times New Roman"/>
          <w:snapToGrid w:val="0"/>
          <w:sz w:val="22"/>
          <w:szCs w:val="22"/>
          <w:lang w:val="en-US" w:eastAsia="zh-CN"/>
        </w:rPr>
      </w:pPr>
    </w:p>
    <w:p w14:paraId="5EC6DB05" w14:textId="77777777" w:rsidR="00267633" w:rsidRPr="00267633" w:rsidRDefault="00267633" w:rsidP="00267633">
      <w:pPr>
        <w:spacing w:before="0" w:after="0" w:line="240" w:lineRule="auto"/>
        <w:ind w:left="3600" w:firstLine="720"/>
        <w:jc w:val="both"/>
        <w:outlineLvl w:val="0"/>
        <w:divId w:val="2116439976"/>
        <w:rPr>
          <w:rFonts w:ascii="Times New Roman" w:hAnsi="Times New Roman" w:cs="Times New Roman"/>
          <w:snapToGrid w:val="0"/>
          <w:sz w:val="22"/>
          <w:szCs w:val="22"/>
          <w:vertAlign w:val="superscript"/>
          <w:lang w:val="en-US" w:eastAsia="zh-CN"/>
        </w:rPr>
      </w:pPr>
      <w:r w:rsidRPr="00267633">
        <w:rPr>
          <w:rFonts w:ascii="Times New Roman" w:hAnsi="Times New Roman" w:cs="Times New Roman"/>
          <w:snapToGrid w:val="0"/>
          <w:sz w:val="22"/>
          <w:szCs w:val="22"/>
          <w:lang w:val="en-US" w:eastAsia="zh-CN"/>
        </w:rPr>
        <w:t>Between</w:t>
      </w:r>
    </w:p>
    <w:p w14:paraId="0DCD35B2" w14:textId="77777777" w:rsidR="00267633" w:rsidRPr="00267633" w:rsidRDefault="00267633" w:rsidP="00267633">
      <w:pPr>
        <w:spacing w:before="0" w:after="0" w:line="240" w:lineRule="auto"/>
        <w:ind w:left="720"/>
        <w:jc w:val="both"/>
        <w:divId w:val="2116439976"/>
        <w:rPr>
          <w:rFonts w:ascii="Times New Roman" w:hAnsi="Times New Roman" w:cs="Times New Roman"/>
          <w:snapToGrid w:val="0"/>
          <w:sz w:val="22"/>
          <w:szCs w:val="22"/>
          <w:lang w:val="en-US" w:eastAsia="zh-CN"/>
        </w:rPr>
      </w:pPr>
    </w:p>
    <w:p w14:paraId="1491B034" w14:textId="77777777" w:rsidR="00267633" w:rsidRPr="00267633" w:rsidRDefault="00267633" w:rsidP="00267633">
      <w:pPr>
        <w:spacing w:before="0" w:after="0" w:line="240" w:lineRule="auto"/>
        <w:ind w:left="720"/>
        <w:jc w:val="both"/>
        <w:divId w:val="2116439976"/>
        <w:rPr>
          <w:rFonts w:ascii="Times New Roman" w:hAnsi="Times New Roman" w:cs="Times New Roman"/>
          <w:snapToGrid w:val="0"/>
          <w:sz w:val="22"/>
          <w:szCs w:val="22"/>
          <w:lang w:val="en-US" w:eastAsia="zh-CN"/>
        </w:rPr>
      </w:pPr>
    </w:p>
    <w:p w14:paraId="342179C2" w14:textId="77777777" w:rsidR="00267633" w:rsidRPr="00267633" w:rsidRDefault="00267633" w:rsidP="00267633">
      <w:pPr>
        <w:spacing w:before="0" w:after="0" w:line="240" w:lineRule="auto"/>
        <w:ind w:left="720"/>
        <w:jc w:val="both"/>
        <w:divId w:val="2116439976"/>
        <w:rPr>
          <w:rFonts w:ascii="Times New Roman" w:hAnsi="Times New Roman" w:cs="Times New Roman"/>
          <w:snapToGrid w:val="0"/>
          <w:sz w:val="22"/>
          <w:szCs w:val="22"/>
          <w:lang w:val="en-US" w:eastAsia="zh-CN"/>
        </w:rPr>
      </w:pP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t>(ID No.:</w:t>
      </w: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t>)</w:t>
      </w:r>
      <w:r w:rsidRPr="00267633">
        <w:rPr>
          <w:rFonts w:ascii="Times New Roman" w:hAnsi="Times New Roman" w:cs="Times New Roman"/>
          <w:snapToGrid w:val="0"/>
          <w:sz w:val="22"/>
          <w:szCs w:val="22"/>
          <w:lang w:val="en-US" w:eastAsia="zh-CN"/>
        </w:rPr>
        <w:tab/>
        <w:t>… Plaintiff/Applicant*</w:t>
      </w:r>
    </w:p>
    <w:p w14:paraId="0348CA2B" w14:textId="77777777" w:rsidR="00267633" w:rsidRPr="00267633" w:rsidRDefault="00267633" w:rsidP="00267633">
      <w:pPr>
        <w:spacing w:before="0" w:after="0" w:line="240" w:lineRule="auto"/>
        <w:ind w:left="720"/>
        <w:jc w:val="both"/>
        <w:divId w:val="2116439976"/>
        <w:rPr>
          <w:rFonts w:ascii="Times New Roman" w:hAnsi="Times New Roman" w:cs="Times New Roman"/>
          <w:snapToGrid w:val="0"/>
          <w:sz w:val="22"/>
          <w:szCs w:val="22"/>
          <w:lang w:val="en-US" w:eastAsia="zh-CN"/>
        </w:rPr>
      </w:pPr>
    </w:p>
    <w:p w14:paraId="1A807A10" w14:textId="77777777" w:rsidR="00267633" w:rsidRPr="00267633" w:rsidRDefault="00267633" w:rsidP="00267633">
      <w:pPr>
        <w:spacing w:before="0" w:after="0" w:line="240" w:lineRule="auto"/>
        <w:ind w:left="3600" w:firstLine="720"/>
        <w:jc w:val="both"/>
        <w:outlineLvl w:val="0"/>
        <w:divId w:val="2116439976"/>
        <w:rPr>
          <w:rFonts w:ascii="Times New Roman" w:hAnsi="Times New Roman" w:cs="Times New Roman"/>
          <w:snapToGrid w:val="0"/>
          <w:sz w:val="22"/>
          <w:szCs w:val="22"/>
          <w:lang w:val="en-US" w:eastAsia="zh-CN"/>
        </w:rPr>
      </w:pPr>
      <w:r w:rsidRPr="00267633">
        <w:rPr>
          <w:rFonts w:ascii="Times New Roman" w:hAnsi="Times New Roman" w:cs="Times New Roman"/>
          <w:snapToGrid w:val="0"/>
          <w:sz w:val="22"/>
          <w:szCs w:val="22"/>
          <w:lang w:val="en-US" w:eastAsia="zh-CN"/>
        </w:rPr>
        <w:t>And</w:t>
      </w:r>
      <w:r w:rsidRPr="00267633">
        <w:rPr>
          <w:rFonts w:ascii="Times New Roman" w:hAnsi="Times New Roman" w:cs="Times New Roman"/>
          <w:snapToGrid w:val="0"/>
          <w:sz w:val="22"/>
          <w:szCs w:val="22"/>
          <w:lang w:val="en-US" w:eastAsia="zh-CN"/>
        </w:rPr>
        <w:tab/>
      </w:r>
    </w:p>
    <w:p w14:paraId="4DD77242" w14:textId="77777777" w:rsidR="00267633" w:rsidRPr="00267633" w:rsidRDefault="00267633" w:rsidP="00267633">
      <w:pPr>
        <w:spacing w:before="0" w:after="0" w:line="240" w:lineRule="auto"/>
        <w:ind w:left="720"/>
        <w:jc w:val="both"/>
        <w:divId w:val="2116439976"/>
        <w:rPr>
          <w:rFonts w:ascii="Times New Roman" w:hAnsi="Times New Roman" w:cs="Times New Roman"/>
          <w:snapToGrid w:val="0"/>
          <w:sz w:val="22"/>
          <w:szCs w:val="22"/>
          <w:lang w:val="en-US" w:eastAsia="zh-CN"/>
        </w:rPr>
      </w:pPr>
    </w:p>
    <w:p w14:paraId="5D473287" w14:textId="77777777" w:rsidR="00267633" w:rsidRPr="00267633" w:rsidRDefault="00267633" w:rsidP="00267633">
      <w:pPr>
        <w:spacing w:before="0" w:after="0" w:line="240" w:lineRule="auto"/>
        <w:ind w:right="29"/>
        <w:divId w:val="2116439976"/>
        <w:rPr>
          <w:rFonts w:ascii="Times New Roman" w:hAnsi="Times New Roman" w:cs="Times New Roman"/>
          <w:sz w:val="22"/>
          <w:szCs w:val="22"/>
          <w:lang w:val="en-US" w:eastAsia="zh-CN"/>
        </w:rPr>
      </w:pPr>
    </w:p>
    <w:p w14:paraId="0F6A5C1B" w14:textId="77777777" w:rsidR="00267633" w:rsidRPr="00267633" w:rsidRDefault="00267633" w:rsidP="00267633">
      <w:pPr>
        <w:spacing w:before="0" w:after="0" w:line="240" w:lineRule="auto"/>
        <w:ind w:right="29"/>
        <w:divId w:val="2116439976"/>
        <w:rPr>
          <w:rFonts w:ascii="Times New Roman" w:hAnsi="Times New Roman" w:cs="Times New Roman"/>
          <w:sz w:val="22"/>
          <w:szCs w:val="22"/>
          <w:lang w:val="en-US" w:eastAsia="zh-CN"/>
        </w:rPr>
      </w:pPr>
      <w:r w:rsidRPr="00267633">
        <w:rPr>
          <w:rFonts w:ascii="Times New Roman" w:hAnsi="Times New Roman" w:cs="Times New Roman"/>
          <w:sz w:val="22"/>
          <w:szCs w:val="22"/>
          <w:lang w:val="en-US" w:eastAsia="zh-CN"/>
        </w:rPr>
        <w:tab/>
      </w:r>
      <w:r w:rsidRPr="00267633">
        <w:rPr>
          <w:rFonts w:ascii="Times New Roman" w:hAnsi="Times New Roman" w:cs="Times New Roman"/>
          <w:sz w:val="22"/>
          <w:szCs w:val="22"/>
          <w:lang w:val="en-US" w:eastAsia="zh-CN"/>
        </w:rPr>
        <w:tab/>
      </w:r>
      <w:r w:rsidRPr="00267633">
        <w:rPr>
          <w:rFonts w:ascii="Times New Roman" w:hAnsi="Times New Roman" w:cs="Times New Roman"/>
          <w:sz w:val="22"/>
          <w:szCs w:val="22"/>
          <w:lang w:val="en-US" w:eastAsia="zh-CN"/>
        </w:rPr>
        <w:tab/>
      </w:r>
      <w:r w:rsidRPr="00267633">
        <w:rPr>
          <w:rFonts w:ascii="Times New Roman" w:hAnsi="Times New Roman" w:cs="Times New Roman"/>
          <w:sz w:val="22"/>
          <w:szCs w:val="22"/>
          <w:lang w:val="en-US" w:eastAsia="zh-CN"/>
        </w:rPr>
        <w:tab/>
        <w:t>(ID No.:</w:t>
      </w:r>
      <w:r w:rsidRPr="00267633">
        <w:rPr>
          <w:rFonts w:ascii="Times New Roman" w:hAnsi="Times New Roman" w:cs="Times New Roman"/>
          <w:sz w:val="22"/>
          <w:szCs w:val="22"/>
          <w:lang w:val="en-US" w:eastAsia="zh-CN"/>
        </w:rPr>
        <w:tab/>
      </w:r>
      <w:r w:rsidRPr="00267633">
        <w:rPr>
          <w:rFonts w:ascii="Times New Roman" w:hAnsi="Times New Roman" w:cs="Times New Roman"/>
          <w:sz w:val="22"/>
          <w:szCs w:val="22"/>
          <w:lang w:val="en-US" w:eastAsia="zh-CN"/>
        </w:rPr>
        <w:tab/>
        <w:t xml:space="preserve">) </w:t>
      </w:r>
      <w:r w:rsidRPr="00267633">
        <w:rPr>
          <w:rFonts w:ascii="Times New Roman" w:hAnsi="Times New Roman" w:cs="Times New Roman"/>
          <w:sz w:val="22"/>
          <w:szCs w:val="22"/>
          <w:lang w:val="en-US" w:eastAsia="zh-CN"/>
        </w:rPr>
        <w:tab/>
        <w:t>… Defendant*</w:t>
      </w:r>
    </w:p>
    <w:p w14:paraId="7E5C4355" w14:textId="77777777" w:rsidR="00267633" w:rsidRPr="00267633" w:rsidRDefault="00267633" w:rsidP="00267633">
      <w:pPr>
        <w:tabs>
          <w:tab w:val="center" w:pos="3600"/>
          <w:tab w:val="right" w:pos="7099"/>
        </w:tabs>
        <w:spacing w:before="120" w:after="0" w:line="240" w:lineRule="auto"/>
        <w:jc w:val="right"/>
        <w:divId w:val="2116439976"/>
        <w:rPr>
          <w:rFonts w:ascii="Times New Roman" w:hAnsi="Times New Roman" w:cs="Times New Roman"/>
          <w:sz w:val="22"/>
          <w:szCs w:val="22"/>
          <w:lang w:val="en-US" w:eastAsia="en-GB"/>
        </w:rPr>
      </w:pPr>
    </w:p>
    <w:p w14:paraId="349017AE" w14:textId="77777777" w:rsidR="00267633" w:rsidRPr="00267633" w:rsidRDefault="00267633" w:rsidP="00267633">
      <w:pPr>
        <w:keepNext/>
        <w:keepLines/>
        <w:suppressAutoHyphens/>
        <w:spacing w:before="240" w:after="120" w:line="240" w:lineRule="auto"/>
        <w:jc w:val="center"/>
        <w:outlineLvl w:val="0"/>
        <w:divId w:val="2116439976"/>
        <w:rPr>
          <w:rFonts w:ascii="Times New Roman" w:hAnsi="Times New Roman" w:cs="Times New Roman"/>
          <w:caps/>
          <w:lang w:val="en-US" w:eastAsia="en-GB"/>
        </w:rPr>
      </w:pPr>
      <w:r w:rsidRPr="00267633">
        <w:rPr>
          <w:rFonts w:ascii="Times New Roman" w:hAnsi="Times New Roman" w:cs="Times New Roman"/>
          <w:caps/>
          <w:lang w:val="en-US" w:eastAsia="en-GB"/>
        </w:rPr>
        <w:t>affidavit</w:t>
      </w:r>
    </w:p>
    <w:p w14:paraId="16E9352C" w14:textId="77777777" w:rsidR="00267633" w:rsidRPr="00267633" w:rsidRDefault="00267633" w:rsidP="00267633">
      <w:pPr>
        <w:keepNext/>
        <w:keepLines/>
        <w:suppressAutoHyphens/>
        <w:spacing w:before="240" w:after="120" w:line="240" w:lineRule="auto"/>
        <w:jc w:val="center"/>
        <w:divId w:val="2116439976"/>
        <w:rPr>
          <w:rFonts w:ascii="Times New Roman" w:hAnsi="Times New Roman" w:cs="Times New Roman"/>
          <w:caps/>
          <w:sz w:val="22"/>
          <w:szCs w:val="22"/>
          <w:lang w:val="en-US" w:eastAsia="en-GB"/>
        </w:rPr>
      </w:pPr>
    </w:p>
    <w:p w14:paraId="0BA98CFD" w14:textId="77777777" w:rsidR="00267633" w:rsidRPr="00267633" w:rsidRDefault="00267633" w:rsidP="00267633">
      <w:pPr>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 xml:space="preserve">I, [Name of deponent], of [address of deponent], do make oath (or </w:t>
      </w:r>
      <w:proofErr w:type="gramStart"/>
      <w:r w:rsidRPr="00267633">
        <w:rPr>
          <w:rFonts w:ascii="Times New Roman" w:hAnsi="Times New Roman" w:cs="Times New Roman"/>
          <w:sz w:val="22"/>
          <w:szCs w:val="22"/>
          <w:lang w:val="en-US" w:eastAsia="en-GB"/>
        </w:rPr>
        <w:t>affirm)*</w:t>
      </w:r>
      <w:proofErr w:type="gramEnd"/>
      <w:r w:rsidRPr="00267633">
        <w:rPr>
          <w:rFonts w:ascii="Times New Roman" w:hAnsi="Times New Roman" w:cs="Times New Roman"/>
          <w:sz w:val="22"/>
          <w:szCs w:val="22"/>
          <w:lang w:val="en-US" w:eastAsia="en-GB"/>
        </w:rPr>
        <w:t xml:space="preserve"> and say as follows:</w:t>
      </w:r>
    </w:p>
    <w:p w14:paraId="02927BA3" w14:textId="77777777" w:rsidR="00267633" w:rsidRPr="00267633" w:rsidRDefault="00267633" w:rsidP="00267633">
      <w:pPr>
        <w:spacing w:before="120" w:after="0" w:line="240" w:lineRule="auto"/>
        <w:jc w:val="both"/>
        <w:divId w:val="2116439976"/>
        <w:rPr>
          <w:rFonts w:ascii="Times New Roman" w:hAnsi="Times New Roman" w:cs="Times New Roman"/>
          <w:sz w:val="22"/>
          <w:szCs w:val="22"/>
          <w:lang w:val="en-US" w:eastAsia="en-GB"/>
        </w:rPr>
      </w:pPr>
    </w:p>
    <w:p w14:paraId="489DD8C2" w14:textId="77777777" w:rsidR="00267633" w:rsidRPr="00267633" w:rsidRDefault="00267633" w:rsidP="006172E9">
      <w:pPr>
        <w:numPr>
          <w:ilvl w:val="0"/>
          <w:numId w:val="96"/>
        </w:numPr>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I am the Plaintiff/Applicant* and I make this affidavit in support of my application.</w:t>
      </w:r>
    </w:p>
    <w:p w14:paraId="6A915B53" w14:textId="77777777" w:rsidR="00267633" w:rsidRPr="00267633" w:rsidRDefault="00267633" w:rsidP="00267633">
      <w:pPr>
        <w:spacing w:before="120" w:after="0" w:line="240" w:lineRule="auto"/>
        <w:ind w:left="360"/>
        <w:jc w:val="both"/>
        <w:divId w:val="2116439976"/>
        <w:rPr>
          <w:rFonts w:ascii="Times New Roman" w:hAnsi="Times New Roman" w:cs="Times New Roman"/>
          <w:i/>
          <w:sz w:val="22"/>
          <w:szCs w:val="22"/>
          <w:lang w:val="en-US" w:eastAsia="en-GB"/>
        </w:rPr>
      </w:pPr>
    </w:p>
    <w:p w14:paraId="65696F9E" w14:textId="77777777" w:rsidR="00267633" w:rsidRPr="00267633" w:rsidRDefault="00267633" w:rsidP="00267633">
      <w:pPr>
        <w:spacing w:before="120" w:after="0" w:line="240" w:lineRule="auto"/>
        <w:ind w:left="360"/>
        <w:jc w:val="both"/>
        <w:divId w:val="2116439976"/>
        <w:rPr>
          <w:rFonts w:ascii="Times New Roman" w:hAnsi="Times New Roman" w:cs="Times New Roman"/>
          <w:i/>
          <w:sz w:val="22"/>
          <w:szCs w:val="22"/>
          <w:lang w:val="en-US" w:eastAsia="en-GB"/>
        </w:rPr>
      </w:pPr>
      <w:r w:rsidRPr="00267633">
        <w:rPr>
          <w:rFonts w:ascii="Times New Roman" w:hAnsi="Times New Roman" w:cs="Times New Roman"/>
          <w:i/>
          <w:sz w:val="22"/>
          <w:szCs w:val="22"/>
          <w:lang w:val="en-US" w:eastAsia="en-GB"/>
        </w:rPr>
        <w:t>Details concerning the child</w:t>
      </w:r>
    </w:p>
    <w:p w14:paraId="18EBF2E4" w14:textId="77777777" w:rsidR="00267633" w:rsidRPr="00267633" w:rsidRDefault="00267633" w:rsidP="006172E9">
      <w:pPr>
        <w:numPr>
          <w:ilvl w:val="0"/>
          <w:numId w:val="96"/>
        </w:numPr>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The child, (full name), was born on [</w:t>
      </w:r>
      <w:r w:rsidRPr="00267633">
        <w:rPr>
          <w:rFonts w:ascii="Times New Roman" w:hAnsi="Times New Roman" w:cs="Times New Roman"/>
          <w:i/>
          <w:sz w:val="22"/>
          <w:szCs w:val="22"/>
          <w:lang w:val="en-US" w:eastAsia="en-GB"/>
        </w:rPr>
        <w:t>date</w:t>
      </w:r>
      <w:r w:rsidRPr="00267633">
        <w:rPr>
          <w:rFonts w:ascii="Times New Roman" w:hAnsi="Times New Roman" w:cs="Times New Roman"/>
          <w:sz w:val="22"/>
          <w:szCs w:val="22"/>
          <w:lang w:val="en-US" w:eastAsia="en-GB"/>
        </w:rPr>
        <w:t>].</w:t>
      </w:r>
    </w:p>
    <w:p w14:paraId="2ED1DD49" w14:textId="77777777" w:rsidR="00267633" w:rsidRPr="00267633" w:rsidRDefault="00267633" w:rsidP="00267633">
      <w:pPr>
        <w:spacing w:before="120" w:after="0" w:line="240" w:lineRule="auto"/>
        <w:ind w:left="1080"/>
        <w:jc w:val="both"/>
        <w:divId w:val="2116439976"/>
        <w:rPr>
          <w:rFonts w:ascii="Times New Roman" w:hAnsi="Times New Roman" w:cs="Times New Roman"/>
          <w:sz w:val="22"/>
          <w:szCs w:val="22"/>
          <w:lang w:val="en-US" w:eastAsia="en-GB"/>
        </w:rPr>
      </w:pPr>
    </w:p>
    <w:p w14:paraId="442305CC" w14:textId="77777777" w:rsidR="00267633" w:rsidRPr="00267633" w:rsidRDefault="00267633" w:rsidP="006172E9">
      <w:pPr>
        <w:numPr>
          <w:ilvl w:val="0"/>
          <w:numId w:val="96"/>
        </w:numPr>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 xml:space="preserve">The habitual residence of the child immediately prior to the removal or retention of the child was                         </w:t>
      </w:r>
      <w:proofErr w:type="gramStart"/>
      <w:r w:rsidRPr="00267633">
        <w:rPr>
          <w:rFonts w:ascii="Times New Roman" w:hAnsi="Times New Roman" w:cs="Times New Roman"/>
          <w:sz w:val="22"/>
          <w:szCs w:val="22"/>
          <w:lang w:val="en-US" w:eastAsia="en-GB"/>
        </w:rPr>
        <w:t xml:space="preserve">  ,</w:t>
      </w:r>
      <w:proofErr w:type="gramEnd"/>
      <w:r w:rsidRPr="00267633">
        <w:rPr>
          <w:rFonts w:ascii="Times New Roman" w:hAnsi="Times New Roman" w:cs="Times New Roman"/>
          <w:sz w:val="22"/>
          <w:szCs w:val="22"/>
          <w:lang w:val="en-US" w:eastAsia="en-GB"/>
        </w:rPr>
        <w:t xml:space="preserve"> a convention country.</w:t>
      </w:r>
    </w:p>
    <w:p w14:paraId="0EA23981" w14:textId="77777777" w:rsidR="00267633" w:rsidRPr="00267633" w:rsidRDefault="00267633" w:rsidP="00267633">
      <w:pPr>
        <w:spacing w:before="0" w:after="0" w:line="240" w:lineRule="auto"/>
        <w:ind w:left="720"/>
        <w:divId w:val="2116439976"/>
        <w:rPr>
          <w:rFonts w:ascii="Times New Roman" w:hAnsi="Times New Roman" w:cs="Times New Roman"/>
          <w:sz w:val="22"/>
          <w:szCs w:val="22"/>
          <w:lang w:val="en-US" w:eastAsia="zh-CN"/>
        </w:rPr>
      </w:pPr>
    </w:p>
    <w:p w14:paraId="0084CDE7" w14:textId="77777777" w:rsidR="00267633" w:rsidRPr="00267633" w:rsidRDefault="00267633" w:rsidP="006172E9">
      <w:pPr>
        <w:numPr>
          <w:ilvl w:val="0"/>
          <w:numId w:val="96"/>
        </w:numPr>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lastRenderedPageBreak/>
        <w:t>The child has been wrongfully removed or retained from the country referred to in Paragraph 3.</w:t>
      </w:r>
    </w:p>
    <w:p w14:paraId="01DBC7B3" w14:textId="77777777" w:rsidR="00267633" w:rsidRPr="00267633" w:rsidRDefault="00267633" w:rsidP="00267633">
      <w:pPr>
        <w:spacing w:before="120" w:after="0" w:line="240" w:lineRule="auto"/>
        <w:ind w:left="1080"/>
        <w:jc w:val="both"/>
        <w:divId w:val="2116439976"/>
        <w:rPr>
          <w:rFonts w:ascii="Times New Roman" w:hAnsi="Times New Roman" w:cs="Times New Roman"/>
          <w:sz w:val="22"/>
          <w:szCs w:val="22"/>
          <w:lang w:val="en-US" w:eastAsia="en-GB"/>
        </w:rPr>
      </w:pPr>
    </w:p>
    <w:p w14:paraId="6788DB05" w14:textId="77777777" w:rsidR="00267633" w:rsidRPr="00267633" w:rsidRDefault="00267633" w:rsidP="006172E9">
      <w:pPr>
        <w:numPr>
          <w:ilvl w:val="0"/>
          <w:numId w:val="96"/>
        </w:numPr>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The child is now residing with [</w:t>
      </w:r>
      <w:r w:rsidRPr="00267633">
        <w:rPr>
          <w:rFonts w:ascii="Times New Roman" w:hAnsi="Times New Roman" w:cs="Times New Roman"/>
          <w:i/>
          <w:sz w:val="22"/>
          <w:szCs w:val="22"/>
          <w:lang w:val="en-US" w:eastAsia="en-GB"/>
        </w:rPr>
        <w:t>full name</w:t>
      </w:r>
      <w:r w:rsidRPr="00267633">
        <w:rPr>
          <w:rFonts w:ascii="Times New Roman" w:hAnsi="Times New Roman" w:cs="Times New Roman"/>
          <w:sz w:val="22"/>
          <w:szCs w:val="22"/>
          <w:lang w:val="en-US" w:eastAsia="en-GB"/>
        </w:rPr>
        <w:t>], [</w:t>
      </w:r>
      <w:r w:rsidRPr="00267633">
        <w:rPr>
          <w:rFonts w:ascii="Times New Roman" w:hAnsi="Times New Roman" w:cs="Times New Roman"/>
          <w:i/>
          <w:sz w:val="22"/>
          <w:szCs w:val="22"/>
          <w:lang w:val="en-US" w:eastAsia="en-GB"/>
        </w:rPr>
        <w:t>relationship, if any, to child</w:t>
      </w:r>
      <w:r w:rsidRPr="00267633">
        <w:rPr>
          <w:rFonts w:ascii="Times New Roman" w:hAnsi="Times New Roman" w:cs="Times New Roman"/>
          <w:sz w:val="22"/>
          <w:szCs w:val="22"/>
          <w:lang w:val="en-US" w:eastAsia="en-GB"/>
        </w:rPr>
        <w:t>], at [</w:t>
      </w:r>
      <w:r w:rsidRPr="00267633">
        <w:rPr>
          <w:rFonts w:ascii="Times New Roman" w:hAnsi="Times New Roman" w:cs="Times New Roman"/>
          <w:i/>
          <w:sz w:val="22"/>
          <w:szCs w:val="22"/>
          <w:lang w:val="en-US" w:eastAsia="en-GB"/>
        </w:rPr>
        <w:t>address</w:t>
      </w:r>
      <w:r w:rsidRPr="00267633">
        <w:rPr>
          <w:rFonts w:ascii="Times New Roman" w:hAnsi="Times New Roman" w:cs="Times New Roman"/>
          <w:sz w:val="22"/>
          <w:szCs w:val="22"/>
          <w:lang w:val="en-US" w:eastAsia="en-GB"/>
        </w:rPr>
        <w:t>].</w:t>
      </w:r>
    </w:p>
    <w:p w14:paraId="08472E9D" w14:textId="77777777" w:rsidR="00267633" w:rsidRPr="00267633" w:rsidRDefault="00267633" w:rsidP="00267633">
      <w:pPr>
        <w:spacing w:before="120" w:after="0" w:line="240" w:lineRule="auto"/>
        <w:ind w:left="360"/>
        <w:jc w:val="both"/>
        <w:divId w:val="2116439976"/>
        <w:rPr>
          <w:rFonts w:ascii="Times New Roman" w:hAnsi="Times New Roman" w:cs="Times New Roman"/>
          <w:i/>
          <w:sz w:val="22"/>
          <w:szCs w:val="22"/>
          <w:lang w:val="en-US" w:eastAsia="en-GB"/>
        </w:rPr>
      </w:pPr>
    </w:p>
    <w:p w14:paraId="2DD3F575" w14:textId="77777777" w:rsidR="00267633" w:rsidRPr="00267633" w:rsidRDefault="00267633" w:rsidP="00267633">
      <w:pPr>
        <w:spacing w:before="120" w:after="0" w:line="240" w:lineRule="auto"/>
        <w:ind w:left="360"/>
        <w:jc w:val="both"/>
        <w:divId w:val="2116439976"/>
        <w:rPr>
          <w:rFonts w:ascii="Times New Roman" w:hAnsi="Times New Roman" w:cs="Times New Roman"/>
          <w:i/>
          <w:sz w:val="22"/>
          <w:szCs w:val="22"/>
          <w:lang w:val="en-US" w:eastAsia="en-GB"/>
        </w:rPr>
      </w:pPr>
      <w:r w:rsidRPr="00267633">
        <w:rPr>
          <w:rFonts w:ascii="Times New Roman" w:hAnsi="Times New Roman" w:cs="Times New Roman"/>
          <w:i/>
          <w:sz w:val="22"/>
          <w:szCs w:val="22"/>
          <w:lang w:val="en-US" w:eastAsia="en-GB"/>
        </w:rPr>
        <w:t>Details of parties</w:t>
      </w:r>
    </w:p>
    <w:p w14:paraId="377C5ABA" w14:textId="77777777" w:rsidR="00267633" w:rsidRPr="00267633" w:rsidRDefault="00267633" w:rsidP="006172E9">
      <w:pPr>
        <w:numPr>
          <w:ilvl w:val="0"/>
          <w:numId w:val="96"/>
        </w:numPr>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w:t>
      </w:r>
      <w:r w:rsidRPr="00267633">
        <w:rPr>
          <w:rFonts w:ascii="Times New Roman" w:hAnsi="Times New Roman" w:cs="Times New Roman"/>
          <w:i/>
          <w:sz w:val="22"/>
          <w:szCs w:val="22"/>
          <w:lang w:val="en-US" w:eastAsia="en-GB"/>
        </w:rPr>
        <w:t>Please state the details of the parties and the relationship between the parties and the child</w:t>
      </w:r>
      <w:r w:rsidRPr="00267633">
        <w:rPr>
          <w:rFonts w:ascii="Times New Roman" w:hAnsi="Times New Roman" w:cs="Times New Roman"/>
          <w:sz w:val="22"/>
          <w:szCs w:val="22"/>
          <w:lang w:val="en-US" w:eastAsia="en-GB"/>
        </w:rPr>
        <w:t>.]</w:t>
      </w:r>
    </w:p>
    <w:p w14:paraId="38B16784" w14:textId="77777777" w:rsidR="00267633" w:rsidRPr="00267633" w:rsidRDefault="00267633" w:rsidP="00267633">
      <w:pPr>
        <w:spacing w:before="120" w:after="0" w:line="240" w:lineRule="auto"/>
        <w:ind w:left="1080"/>
        <w:jc w:val="both"/>
        <w:divId w:val="2116439976"/>
        <w:rPr>
          <w:rFonts w:ascii="Times New Roman" w:hAnsi="Times New Roman" w:cs="Times New Roman"/>
          <w:sz w:val="22"/>
          <w:szCs w:val="22"/>
          <w:lang w:val="en-US" w:eastAsia="en-GB"/>
        </w:rPr>
      </w:pPr>
    </w:p>
    <w:p w14:paraId="08DCF38C" w14:textId="77777777" w:rsidR="00267633" w:rsidRPr="00267633" w:rsidRDefault="00267633" w:rsidP="00267633">
      <w:pPr>
        <w:spacing w:before="120" w:after="0" w:line="240" w:lineRule="auto"/>
        <w:ind w:left="360"/>
        <w:jc w:val="both"/>
        <w:divId w:val="2116439976"/>
        <w:rPr>
          <w:rFonts w:ascii="Times New Roman" w:hAnsi="Times New Roman" w:cs="Times New Roman"/>
          <w:i/>
          <w:sz w:val="22"/>
          <w:szCs w:val="22"/>
          <w:lang w:val="en-US" w:eastAsia="en-GB"/>
        </w:rPr>
      </w:pPr>
      <w:r w:rsidRPr="00267633">
        <w:rPr>
          <w:rFonts w:ascii="Times New Roman" w:hAnsi="Times New Roman" w:cs="Times New Roman"/>
          <w:i/>
          <w:sz w:val="22"/>
          <w:szCs w:val="22"/>
          <w:lang w:val="en-US" w:eastAsia="en-GB"/>
        </w:rPr>
        <w:t>Details concerning child’s custodian</w:t>
      </w:r>
    </w:p>
    <w:p w14:paraId="1F77E501" w14:textId="77777777" w:rsidR="00267633" w:rsidRPr="00267633" w:rsidRDefault="00267633" w:rsidP="006172E9">
      <w:pPr>
        <w:numPr>
          <w:ilvl w:val="0"/>
          <w:numId w:val="96"/>
        </w:numPr>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 xml:space="preserve">The plaintiff has rights of custody in respect of the child by reason of the following factual and legal </w:t>
      </w:r>
      <w:proofErr w:type="gramStart"/>
      <w:r w:rsidRPr="00267633">
        <w:rPr>
          <w:rFonts w:ascii="Times New Roman" w:hAnsi="Times New Roman" w:cs="Times New Roman"/>
          <w:sz w:val="22"/>
          <w:szCs w:val="22"/>
          <w:lang w:val="en-US" w:eastAsia="en-GB"/>
        </w:rPr>
        <w:t>circumstances :</w:t>
      </w:r>
      <w:proofErr w:type="gramEnd"/>
    </w:p>
    <w:p w14:paraId="5599121B" w14:textId="77777777" w:rsidR="00267633" w:rsidRPr="00267633" w:rsidRDefault="00267633" w:rsidP="00267633">
      <w:pPr>
        <w:spacing w:before="120" w:after="0" w:line="240" w:lineRule="auto"/>
        <w:ind w:left="2160"/>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w:t>
      </w:r>
      <w:r w:rsidRPr="00267633">
        <w:rPr>
          <w:rFonts w:ascii="Times New Roman" w:hAnsi="Times New Roman" w:cs="Times New Roman"/>
          <w:i/>
          <w:sz w:val="22"/>
          <w:szCs w:val="22"/>
          <w:lang w:val="en-US" w:eastAsia="en-GB"/>
        </w:rPr>
        <w:t>Include details of any custody order.</w:t>
      </w:r>
      <w:r w:rsidRPr="00267633">
        <w:rPr>
          <w:rFonts w:ascii="Times New Roman" w:hAnsi="Times New Roman" w:cs="Times New Roman"/>
          <w:sz w:val="22"/>
          <w:szCs w:val="22"/>
          <w:lang w:val="en-US" w:eastAsia="en-GB"/>
        </w:rPr>
        <w:t>]</w:t>
      </w:r>
    </w:p>
    <w:p w14:paraId="6C587F3B" w14:textId="77777777" w:rsidR="00267633" w:rsidRPr="00267633" w:rsidRDefault="00267633" w:rsidP="00267633">
      <w:pPr>
        <w:spacing w:before="120" w:after="0" w:line="240" w:lineRule="auto"/>
        <w:ind w:left="2160"/>
        <w:jc w:val="both"/>
        <w:divId w:val="2116439976"/>
        <w:rPr>
          <w:rFonts w:ascii="Times New Roman" w:hAnsi="Times New Roman" w:cs="Times New Roman"/>
          <w:sz w:val="22"/>
          <w:szCs w:val="22"/>
          <w:lang w:val="en-US" w:eastAsia="en-GB"/>
        </w:rPr>
      </w:pPr>
    </w:p>
    <w:p w14:paraId="1A15EA14" w14:textId="77777777" w:rsidR="00267633" w:rsidRPr="00267633" w:rsidRDefault="00267633" w:rsidP="006172E9">
      <w:pPr>
        <w:numPr>
          <w:ilvl w:val="0"/>
          <w:numId w:val="96"/>
        </w:numPr>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The child was removed or retained on [</w:t>
      </w:r>
      <w:r w:rsidRPr="00267633">
        <w:rPr>
          <w:rFonts w:ascii="Times New Roman" w:hAnsi="Times New Roman" w:cs="Times New Roman"/>
          <w:i/>
          <w:sz w:val="22"/>
          <w:szCs w:val="22"/>
          <w:lang w:val="en-US" w:eastAsia="en-GB"/>
        </w:rPr>
        <w:t>date</w:t>
      </w:r>
      <w:r w:rsidRPr="00267633">
        <w:rPr>
          <w:rFonts w:ascii="Times New Roman" w:hAnsi="Times New Roman" w:cs="Times New Roman"/>
          <w:sz w:val="22"/>
          <w:szCs w:val="22"/>
          <w:lang w:val="en-US" w:eastAsia="en-GB"/>
        </w:rPr>
        <w:t xml:space="preserve">] in the following </w:t>
      </w:r>
      <w:proofErr w:type="gramStart"/>
      <w:r w:rsidRPr="00267633">
        <w:rPr>
          <w:rFonts w:ascii="Times New Roman" w:hAnsi="Times New Roman" w:cs="Times New Roman"/>
          <w:sz w:val="22"/>
          <w:szCs w:val="22"/>
          <w:lang w:val="en-US" w:eastAsia="en-GB"/>
        </w:rPr>
        <w:t>circumstances :</w:t>
      </w:r>
      <w:proofErr w:type="gramEnd"/>
    </w:p>
    <w:p w14:paraId="55C1CD9E" w14:textId="77777777" w:rsidR="00267633" w:rsidRPr="00267633" w:rsidRDefault="00267633" w:rsidP="00267633">
      <w:pPr>
        <w:spacing w:before="120" w:after="0" w:line="240" w:lineRule="auto"/>
        <w:ind w:left="2160"/>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w:t>
      </w:r>
      <w:r w:rsidRPr="00267633">
        <w:rPr>
          <w:rFonts w:ascii="Times New Roman" w:hAnsi="Times New Roman" w:cs="Times New Roman"/>
          <w:i/>
          <w:sz w:val="22"/>
          <w:szCs w:val="22"/>
          <w:lang w:val="en-US" w:eastAsia="en-GB"/>
        </w:rPr>
        <w:t>Include details of removal or retention.</w:t>
      </w:r>
      <w:r w:rsidRPr="00267633">
        <w:rPr>
          <w:rFonts w:ascii="Times New Roman" w:hAnsi="Times New Roman" w:cs="Times New Roman"/>
          <w:sz w:val="22"/>
          <w:szCs w:val="22"/>
          <w:lang w:val="en-US" w:eastAsia="en-GB"/>
        </w:rPr>
        <w:t>]</w:t>
      </w:r>
    </w:p>
    <w:p w14:paraId="06FA03C3" w14:textId="77777777" w:rsidR="00267633" w:rsidRPr="00267633" w:rsidRDefault="00267633" w:rsidP="00267633">
      <w:pPr>
        <w:spacing w:before="120" w:after="0" w:line="240" w:lineRule="auto"/>
        <w:ind w:left="2160"/>
        <w:jc w:val="both"/>
        <w:divId w:val="2116439976"/>
        <w:rPr>
          <w:rFonts w:ascii="Times New Roman" w:hAnsi="Times New Roman" w:cs="Times New Roman"/>
          <w:sz w:val="22"/>
          <w:szCs w:val="22"/>
          <w:lang w:val="en-US" w:eastAsia="en-GB"/>
        </w:rPr>
      </w:pPr>
    </w:p>
    <w:p w14:paraId="406F0FC1" w14:textId="77777777" w:rsidR="00267633" w:rsidRPr="00267633" w:rsidRDefault="00267633" w:rsidP="006172E9">
      <w:pPr>
        <w:numPr>
          <w:ilvl w:val="0"/>
          <w:numId w:val="96"/>
        </w:numPr>
        <w:tabs>
          <w:tab w:val="left" w:pos="284"/>
        </w:tabs>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The following are particulars of pending court proceedings concerning the child:</w:t>
      </w:r>
    </w:p>
    <w:p w14:paraId="7FBC36A0" w14:textId="77777777" w:rsidR="00267633" w:rsidRPr="00267633" w:rsidRDefault="00267633" w:rsidP="00267633">
      <w:pPr>
        <w:tabs>
          <w:tab w:val="left" w:pos="284"/>
        </w:tabs>
        <w:spacing w:before="120" w:after="0" w:line="240" w:lineRule="auto"/>
        <w:ind w:left="1418" w:hanging="338"/>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ab/>
        <w:t>[</w:t>
      </w:r>
      <w:r w:rsidRPr="00267633">
        <w:rPr>
          <w:rFonts w:ascii="Times New Roman" w:hAnsi="Times New Roman" w:cs="Times New Roman"/>
          <w:i/>
          <w:sz w:val="22"/>
          <w:szCs w:val="22"/>
          <w:lang w:val="en-US" w:eastAsia="en-GB"/>
        </w:rPr>
        <w:t>Set out brief particulars of any court proceedings (including proceedings outside Singapore and concluded proceedings, whether in or outside Singapore) relating to the child and of any orders made in any such proceedings (including interim orders) and the court in which the proceedings are conducted.</w:t>
      </w:r>
      <w:r w:rsidRPr="00267633">
        <w:rPr>
          <w:rFonts w:ascii="Times New Roman" w:hAnsi="Times New Roman" w:cs="Times New Roman"/>
          <w:sz w:val="22"/>
          <w:szCs w:val="22"/>
          <w:lang w:val="en-US" w:eastAsia="en-GB"/>
        </w:rPr>
        <w:t>]</w:t>
      </w:r>
    </w:p>
    <w:p w14:paraId="72889E52" w14:textId="77777777" w:rsidR="00267633" w:rsidRPr="00267633" w:rsidRDefault="00267633" w:rsidP="00267633">
      <w:pPr>
        <w:tabs>
          <w:tab w:val="left" w:pos="284"/>
        </w:tabs>
        <w:spacing w:before="120" w:after="0" w:line="240" w:lineRule="auto"/>
        <w:ind w:left="1080"/>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 xml:space="preserve">Or </w:t>
      </w:r>
    </w:p>
    <w:p w14:paraId="7E2E95EA" w14:textId="77777777" w:rsidR="00267633" w:rsidRPr="00267633" w:rsidRDefault="00267633" w:rsidP="00267633">
      <w:pPr>
        <w:tabs>
          <w:tab w:val="left" w:pos="284"/>
          <w:tab w:val="left" w:pos="1418"/>
        </w:tabs>
        <w:spacing w:before="120" w:after="0" w:line="240" w:lineRule="auto"/>
        <w:ind w:left="1080"/>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There are no pending court proceedings concerning the child.</w:t>
      </w:r>
    </w:p>
    <w:p w14:paraId="5C3A2206" w14:textId="77777777" w:rsidR="00267633" w:rsidRPr="00267633" w:rsidRDefault="00267633" w:rsidP="00267633">
      <w:pPr>
        <w:tabs>
          <w:tab w:val="left" w:pos="284"/>
        </w:tabs>
        <w:spacing w:before="120" w:after="0" w:line="240" w:lineRule="auto"/>
        <w:ind w:left="1080"/>
        <w:jc w:val="both"/>
        <w:divId w:val="2116439976"/>
        <w:rPr>
          <w:rFonts w:ascii="Times New Roman" w:hAnsi="Times New Roman" w:cs="Times New Roman"/>
          <w:sz w:val="22"/>
          <w:szCs w:val="22"/>
          <w:lang w:val="en-US" w:eastAsia="en-GB"/>
        </w:rPr>
      </w:pPr>
    </w:p>
    <w:p w14:paraId="3D382F4D" w14:textId="77777777" w:rsidR="00267633" w:rsidRPr="00267633" w:rsidRDefault="00267633" w:rsidP="00267633">
      <w:pPr>
        <w:tabs>
          <w:tab w:val="left" w:pos="284"/>
        </w:tabs>
        <w:spacing w:before="120" w:after="0" w:line="240" w:lineRule="auto"/>
        <w:ind w:left="1080" w:hanging="654"/>
        <w:jc w:val="both"/>
        <w:divId w:val="2116439976"/>
        <w:rPr>
          <w:rFonts w:ascii="Times New Roman" w:hAnsi="Times New Roman" w:cs="Times New Roman"/>
          <w:i/>
          <w:sz w:val="22"/>
          <w:szCs w:val="22"/>
          <w:lang w:val="en-US" w:eastAsia="en-GB"/>
        </w:rPr>
      </w:pPr>
      <w:r w:rsidRPr="00267633">
        <w:rPr>
          <w:rFonts w:ascii="Times New Roman" w:hAnsi="Times New Roman" w:cs="Times New Roman"/>
          <w:i/>
          <w:sz w:val="22"/>
          <w:szCs w:val="22"/>
          <w:lang w:val="en-US" w:eastAsia="en-GB"/>
        </w:rPr>
        <w:t>Attachments</w:t>
      </w:r>
    </w:p>
    <w:p w14:paraId="2F7B5EC3" w14:textId="77777777" w:rsidR="00267633" w:rsidRPr="00267633" w:rsidRDefault="00267633" w:rsidP="006172E9">
      <w:pPr>
        <w:numPr>
          <w:ilvl w:val="0"/>
          <w:numId w:val="96"/>
        </w:numPr>
        <w:tabs>
          <w:tab w:val="left" w:pos="284"/>
        </w:tabs>
        <w:spacing w:before="120" w:after="0" w:line="240" w:lineRule="auto"/>
        <w:ind w:left="714" w:hanging="357"/>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 xml:space="preserve">I attach herewith a copy of the request made by the requesting judicial or administrative authorities referred to in Articles 15 of the Convention marked </w:t>
      </w:r>
    </w:p>
    <w:p w14:paraId="2AEF24C0" w14:textId="77777777" w:rsidR="00267633" w:rsidRPr="00267633" w:rsidRDefault="00267633" w:rsidP="00267633">
      <w:pPr>
        <w:tabs>
          <w:tab w:val="left" w:pos="284"/>
        </w:tabs>
        <w:spacing w:before="0" w:after="0" w:line="240" w:lineRule="auto"/>
        <w:ind w:left="720"/>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 xml:space="preserve">“ </w:t>
      </w:r>
      <w:r w:rsidRPr="00267633">
        <w:rPr>
          <w:rFonts w:ascii="Times New Roman" w:hAnsi="Times New Roman" w:cs="Times New Roman"/>
          <w:sz w:val="22"/>
          <w:szCs w:val="22"/>
          <w:lang w:val="en-US" w:eastAsia="en-GB"/>
        </w:rPr>
        <w:tab/>
        <w:t>“.</w:t>
      </w:r>
    </w:p>
    <w:p w14:paraId="33619F49" w14:textId="77777777" w:rsidR="00267633" w:rsidRPr="00267633" w:rsidRDefault="00267633" w:rsidP="00267633">
      <w:pPr>
        <w:tabs>
          <w:tab w:val="left" w:pos="284"/>
        </w:tabs>
        <w:spacing w:before="120" w:after="0" w:line="240" w:lineRule="auto"/>
        <w:ind w:left="1080"/>
        <w:jc w:val="both"/>
        <w:divId w:val="2116439976"/>
        <w:rPr>
          <w:rFonts w:ascii="Times New Roman" w:hAnsi="Times New Roman" w:cs="Times New Roman"/>
          <w:sz w:val="22"/>
          <w:szCs w:val="22"/>
          <w:lang w:val="en-US" w:eastAsia="en-GB"/>
        </w:rPr>
      </w:pPr>
    </w:p>
    <w:p w14:paraId="43287C93" w14:textId="77777777" w:rsidR="00267633" w:rsidRPr="00267633" w:rsidRDefault="00267633" w:rsidP="006172E9">
      <w:pPr>
        <w:numPr>
          <w:ilvl w:val="0"/>
          <w:numId w:val="96"/>
        </w:numPr>
        <w:tabs>
          <w:tab w:val="left" w:pos="284"/>
        </w:tabs>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 xml:space="preserve">I also attach herewith the following documents in support of my </w:t>
      </w:r>
      <w:proofErr w:type="gramStart"/>
      <w:r w:rsidRPr="00267633">
        <w:rPr>
          <w:rFonts w:ascii="Times New Roman" w:hAnsi="Times New Roman" w:cs="Times New Roman"/>
          <w:sz w:val="22"/>
          <w:szCs w:val="22"/>
          <w:lang w:val="en-US" w:eastAsia="en-GB"/>
        </w:rPr>
        <w:t>application:-</w:t>
      </w:r>
      <w:proofErr w:type="gramEnd"/>
    </w:p>
    <w:p w14:paraId="033FF111" w14:textId="77777777" w:rsidR="00267633" w:rsidRPr="00267633" w:rsidRDefault="00267633" w:rsidP="00267633">
      <w:pPr>
        <w:tabs>
          <w:tab w:val="left" w:pos="284"/>
        </w:tabs>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ab/>
        <w:t>[</w:t>
      </w:r>
      <w:r w:rsidRPr="00267633">
        <w:rPr>
          <w:rFonts w:ascii="Times New Roman" w:hAnsi="Times New Roman" w:cs="Times New Roman"/>
          <w:i/>
          <w:sz w:val="22"/>
          <w:szCs w:val="22"/>
          <w:lang w:val="en-US" w:eastAsia="en-GB"/>
        </w:rPr>
        <w:t xml:space="preserve">Identify, </w:t>
      </w:r>
      <w:proofErr w:type="gramStart"/>
      <w:r w:rsidRPr="00267633">
        <w:rPr>
          <w:rFonts w:ascii="Times New Roman" w:hAnsi="Times New Roman" w:cs="Times New Roman"/>
          <w:i/>
          <w:sz w:val="22"/>
          <w:szCs w:val="22"/>
          <w:lang w:val="en-US" w:eastAsia="en-GB"/>
        </w:rPr>
        <w:t>attach</w:t>
      </w:r>
      <w:proofErr w:type="gramEnd"/>
      <w:r w:rsidRPr="00267633">
        <w:rPr>
          <w:rFonts w:ascii="Times New Roman" w:hAnsi="Times New Roman" w:cs="Times New Roman"/>
          <w:i/>
          <w:sz w:val="22"/>
          <w:szCs w:val="22"/>
          <w:lang w:val="en-US" w:eastAsia="en-GB"/>
        </w:rPr>
        <w:t xml:space="preserve"> and mark relevant documents:</w:t>
      </w:r>
    </w:p>
    <w:p w14:paraId="470FCE99" w14:textId="77777777" w:rsidR="00267633" w:rsidRPr="00267633" w:rsidRDefault="00267633" w:rsidP="006172E9">
      <w:pPr>
        <w:numPr>
          <w:ilvl w:val="0"/>
          <w:numId w:val="89"/>
        </w:numPr>
        <w:tabs>
          <w:tab w:val="left" w:pos="284"/>
        </w:tabs>
        <w:spacing w:before="120" w:after="0" w:line="240" w:lineRule="auto"/>
        <w:jc w:val="both"/>
        <w:divId w:val="2116439976"/>
        <w:rPr>
          <w:rFonts w:ascii="Times New Roman" w:hAnsi="Times New Roman" w:cs="Times New Roman"/>
          <w:i/>
          <w:sz w:val="22"/>
          <w:szCs w:val="22"/>
          <w:lang w:val="en-US" w:eastAsia="en-GB"/>
        </w:rPr>
      </w:pPr>
      <w:r w:rsidRPr="00267633">
        <w:rPr>
          <w:rFonts w:ascii="Times New Roman" w:hAnsi="Times New Roman" w:cs="Times New Roman"/>
          <w:i/>
          <w:sz w:val="22"/>
          <w:szCs w:val="22"/>
          <w:lang w:val="en-US" w:eastAsia="en-GB"/>
        </w:rPr>
        <w:t xml:space="preserve">certified copy of relevant order or judgment concerning rights of custody care and </w:t>
      </w:r>
      <w:proofErr w:type="gramStart"/>
      <w:r w:rsidRPr="00267633">
        <w:rPr>
          <w:rFonts w:ascii="Times New Roman" w:hAnsi="Times New Roman" w:cs="Times New Roman"/>
          <w:i/>
          <w:sz w:val="22"/>
          <w:szCs w:val="22"/>
          <w:lang w:val="en-US" w:eastAsia="en-GB"/>
        </w:rPr>
        <w:t>control;</w:t>
      </w:r>
      <w:proofErr w:type="gramEnd"/>
    </w:p>
    <w:p w14:paraId="4475B0FB" w14:textId="77777777" w:rsidR="00267633" w:rsidRPr="00267633" w:rsidRDefault="00267633" w:rsidP="006172E9">
      <w:pPr>
        <w:numPr>
          <w:ilvl w:val="0"/>
          <w:numId w:val="89"/>
        </w:numPr>
        <w:tabs>
          <w:tab w:val="left" w:pos="284"/>
        </w:tabs>
        <w:spacing w:before="120" w:after="0" w:line="240" w:lineRule="auto"/>
        <w:jc w:val="both"/>
        <w:divId w:val="2116439976"/>
        <w:rPr>
          <w:rFonts w:ascii="Times New Roman" w:hAnsi="Times New Roman" w:cs="Times New Roman"/>
          <w:i/>
          <w:sz w:val="22"/>
          <w:szCs w:val="22"/>
          <w:lang w:val="en-US" w:eastAsia="en-GB"/>
        </w:rPr>
      </w:pPr>
      <w:r w:rsidRPr="00267633">
        <w:rPr>
          <w:rFonts w:ascii="Times New Roman" w:hAnsi="Times New Roman" w:cs="Times New Roman"/>
          <w:i/>
          <w:sz w:val="22"/>
          <w:szCs w:val="22"/>
          <w:lang w:val="en-US" w:eastAsia="en-GB"/>
        </w:rPr>
        <w:t xml:space="preserve">certified copy of any relevant agreement relating to the custody of the </w:t>
      </w:r>
      <w:proofErr w:type="gramStart"/>
      <w:r w:rsidRPr="00267633">
        <w:rPr>
          <w:rFonts w:ascii="Times New Roman" w:hAnsi="Times New Roman" w:cs="Times New Roman"/>
          <w:i/>
          <w:sz w:val="22"/>
          <w:szCs w:val="22"/>
          <w:lang w:val="en-US" w:eastAsia="en-GB"/>
        </w:rPr>
        <w:t>child;</w:t>
      </w:r>
      <w:proofErr w:type="gramEnd"/>
    </w:p>
    <w:p w14:paraId="72135F27" w14:textId="77777777" w:rsidR="00267633" w:rsidRPr="00267633" w:rsidRDefault="00267633" w:rsidP="006172E9">
      <w:pPr>
        <w:numPr>
          <w:ilvl w:val="0"/>
          <w:numId w:val="89"/>
        </w:numPr>
        <w:tabs>
          <w:tab w:val="left" w:pos="284"/>
        </w:tabs>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i/>
          <w:sz w:val="22"/>
          <w:szCs w:val="22"/>
          <w:lang w:val="en-US" w:eastAsia="en-GB"/>
        </w:rPr>
        <w:t>any other documents relating to the child.</w:t>
      </w:r>
      <w:r w:rsidRPr="00267633">
        <w:rPr>
          <w:rFonts w:ascii="Times New Roman" w:hAnsi="Times New Roman" w:cs="Times New Roman"/>
          <w:sz w:val="22"/>
          <w:szCs w:val="22"/>
          <w:lang w:val="en-US" w:eastAsia="en-GB"/>
        </w:rPr>
        <w:t>]</w:t>
      </w:r>
    </w:p>
    <w:p w14:paraId="6C36506E" w14:textId="77777777" w:rsidR="00267633" w:rsidRPr="00267633" w:rsidRDefault="00267633" w:rsidP="00267633">
      <w:pPr>
        <w:tabs>
          <w:tab w:val="left" w:pos="284"/>
        </w:tabs>
        <w:spacing w:before="120" w:after="0" w:line="240" w:lineRule="auto"/>
        <w:jc w:val="both"/>
        <w:divId w:val="2116439976"/>
        <w:rPr>
          <w:rFonts w:ascii="Times New Roman" w:hAnsi="Times New Roman" w:cs="Times New Roman"/>
          <w:sz w:val="22"/>
          <w:szCs w:val="22"/>
          <w:lang w:val="en-US" w:eastAsia="en-GB"/>
        </w:rPr>
      </w:pPr>
    </w:p>
    <w:p w14:paraId="7AB87023" w14:textId="77777777" w:rsidR="00267633" w:rsidRPr="00267633" w:rsidRDefault="00267633" w:rsidP="006172E9">
      <w:pPr>
        <w:numPr>
          <w:ilvl w:val="0"/>
          <w:numId w:val="96"/>
        </w:numPr>
        <w:tabs>
          <w:tab w:val="left" w:pos="284"/>
        </w:tabs>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I undertake to serve a copy of my application and all orders made pursuant to my application on the Central Authority.</w:t>
      </w:r>
    </w:p>
    <w:p w14:paraId="10B2E960" w14:textId="77777777" w:rsidR="00267633" w:rsidRPr="00267633" w:rsidRDefault="00267633" w:rsidP="006172E9">
      <w:pPr>
        <w:numPr>
          <w:ilvl w:val="0"/>
          <w:numId w:val="96"/>
        </w:numPr>
        <w:tabs>
          <w:tab w:val="left" w:pos="284"/>
        </w:tabs>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I am praying for order in terms of the prayers sought                                                                                                                                                                                                                           in my application.</w:t>
      </w:r>
    </w:p>
    <w:p w14:paraId="3AAFC8B0" w14:textId="77777777" w:rsidR="00267633" w:rsidRPr="00267633" w:rsidRDefault="00267633" w:rsidP="00267633">
      <w:pPr>
        <w:tabs>
          <w:tab w:val="left" w:pos="284"/>
        </w:tabs>
        <w:spacing w:before="120" w:after="0" w:line="240" w:lineRule="auto"/>
        <w:ind w:left="720"/>
        <w:jc w:val="both"/>
        <w:divId w:val="2116439976"/>
        <w:rPr>
          <w:rFonts w:ascii="Times New Roman" w:hAnsi="Times New Roman" w:cs="Times New Roman"/>
          <w:sz w:val="22"/>
          <w:szCs w:val="22"/>
          <w:lang w:val="en-US" w:eastAsia="en-GB"/>
        </w:rPr>
      </w:pPr>
    </w:p>
    <w:p w14:paraId="04B2E65A" w14:textId="77777777" w:rsidR="00267633" w:rsidRPr="00267633" w:rsidRDefault="00267633" w:rsidP="00267633">
      <w:pPr>
        <w:tabs>
          <w:tab w:val="left" w:pos="284"/>
        </w:tabs>
        <w:spacing w:before="120" w:after="0" w:line="240" w:lineRule="auto"/>
        <w:jc w:val="both"/>
        <w:divId w:val="2116439976"/>
        <w:rPr>
          <w:rFonts w:ascii="Times New Roman" w:hAnsi="Times New Roman" w:cs="Times New Roman"/>
          <w:sz w:val="22"/>
          <w:szCs w:val="22"/>
          <w:lang w:val="en-US" w:eastAsia="en-GB"/>
        </w:rPr>
      </w:pPr>
    </w:p>
    <w:p w14:paraId="5E3BB913" w14:textId="77777777" w:rsidR="00267633" w:rsidRPr="00267633" w:rsidRDefault="00267633" w:rsidP="00267633">
      <w:pPr>
        <w:tabs>
          <w:tab w:val="left" w:pos="284"/>
        </w:tabs>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ab/>
      </w:r>
      <w:r w:rsidRPr="00267633">
        <w:rPr>
          <w:rFonts w:ascii="Times New Roman" w:hAnsi="Times New Roman" w:cs="Times New Roman"/>
          <w:sz w:val="22"/>
          <w:szCs w:val="22"/>
          <w:lang w:val="en-US" w:eastAsia="en-GB"/>
        </w:rPr>
        <w:tab/>
        <w:t>SWORN (or AFFIRMED) by the</w:t>
      </w:r>
      <w:r w:rsidRPr="00267633">
        <w:rPr>
          <w:rFonts w:ascii="Times New Roman" w:hAnsi="Times New Roman" w:cs="Times New Roman"/>
          <w:sz w:val="22"/>
          <w:szCs w:val="22"/>
          <w:lang w:val="en-US" w:eastAsia="en-GB"/>
        </w:rPr>
        <w:tab/>
      </w:r>
      <w:r w:rsidRPr="00267633">
        <w:rPr>
          <w:rFonts w:ascii="Times New Roman" w:hAnsi="Times New Roman" w:cs="Times New Roman"/>
          <w:sz w:val="22"/>
          <w:szCs w:val="22"/>
          <w:lang w:val="en-US" w:eastAsia="en-GB"/>
        </w:rPr>
        <w:tab/>
        <w:t>)</w:t>
      </w:r>
    </w:p>
    <w:p w14:paraId="3437F874" w14:textId="77777777" w:rsidR="00267633" w:rsidRPr="00267633" w:rsidRDefault="00267633" w:rsidP="00267633">
      <w:pPr>
        <w:tabs>
          <w:tab w:val="left" w:pos="284"/>
        </w:tabs>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ab/>
      </w:r>
      <w:r w:rsidRPr="00267633">
        <w:rPr>
          <w:rFonts w:ascii="Times New Roman" w:hAnsi="Times New Roman" w:cs="Times New Roman"/>
          <w:sz w:val="22"/>
          <w:szCs w:val="22"/>
          <w:lang w:val="en-US" w:eastAsia="en-GB"/>
        </w:rPr>
        <w:tab/>
        <w:t xml:space="preserve">Plaintiff/Applicant* at     </w:t>
      </w:r>
      <w:r w:rsidRPr="00267633">
        <w:rPr>
          <w:rFonts w:ascii="Times New Roman" w:hAnsi="Times New Roman" w:cs="Times New Roman"/>
          <w:sz w:val="22"/>
          <w:szCs w:val="22"/>
          <w:lang w:val="en-US" w:eastAsia="en-GB"/>
        </w:rPr>
        <w:tab/>
      </w:r>
      <w:r w:rsidRPr="00267633">
        <w:rPr>
          <w:rFonts w:ascii="Times New Roman" w:hAnsi="Times New Roman" w:cs="Times New Roman"/>
          <w:sz w:val="22"/>
          <w:szCs w:val="22"/>
          <w:lang w:val="en-US" w:eastAsia="en-GB"/>
        </w:rPr>
        <w:tab/>
      </w:r>
      <w:r w:rsidRPr="00267633">
        <w:rPr>
          <w:rFonts w:ascii="Times New Roman" w:hAnsi="Times New Roman" w:cs="Times New Roman"/>
          <w:sz w:val="22"/>
          <w:szCs w:val="22"/>
          <w:lang w:val="en-US" w:eastAsia="en-GB"/>
        </w:rPr>
        <w:tab/>
        <w:t>)</w:t>
      </w:r>
    </w:p>
    <w:p w14:paraId="624338DB" w14:textId="77777777" w:rsidR="00267633" w:rsidRPr="00267633" w:rsidRDefault="00267633" w:rsidP="00267633">
      <w:pPr>
        <w:tabs>
          <w:tab w:val="left" w:pos="284"/>
        </w:tabs>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ab/>
      </w:r>
      <w:r w:rsidRPr="00267633">
        <w:rPr>
          <w:rFonts w:ascii="Times New Roman" w:hAnsi="Times New Roman" w:cs="Times New Roman"/>
          <w:sz w:val="22"/>
          <w:szCs w:val="22"/>
          <w:lang w:val="en-US" w:eastAsia="en-GB"/>
        </w:rPr>
        <w:tab/>
        <w:t>on the                        day of</w:t>
      </w:r>
      <w:r w:rsidRPr="00267633">
        <w:rPr>
          <w:rFonts w:ascii="Times New Roman" w:hAnsi="Times New Roman" w:cs="Times New Roman"/>
          <w:sz w:val="22"/>
          <w:szCs w:val="22"/>
          <w:lang w:val="en-US" w:eastAsia="en-GB"/>
        </w:rPr>
        <w:tab/>
      </w:r>
      <w:r w:rsidRPr="00267633">
        <w:rPr>
          <w:rFonts w:ascii="Times New Roman" w:hAnsi="Times New Roman" w:cs="Times New Roman"/>
          <w:sz w:val="22"/>
          <w:szCs w:val="22"/>
          <w:lang w:val="en-US" w:eastAsia="en-GB"/>
        </w:rPr>
        <w:tab/>
      </w:r>
      <w:r w:rsidRPr="00267633">
        <w:rPr>
          <w:rFonts w:ascii="Times New Roman" w:hAnsi="Times New Roman" w:cs="Times New Roman"/>
          <w:sz w:val="22"/>
          <w:szCs w:val="22"/>
          <w:lang w:val="en-US" w:eastAsia="en-GB"/>
        </w:rPr>
        <w:tab/>
        <w:t>)</w:t>
      </w:r>
    </w:p>
    <w:p w14:paraId="47E904AC" w14:textId="77777777" w:rsidR="00267633" w:rsidRPr="00267633" w:rsidRDefault="00267633" w:rsidP="00267633">
      <w:pPr>
        <w:tabs>
          <w:tab w:val="left" w:pos="284"/>
        </w:tabs>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ab/>
      </w:r>
      <w:r w:rsidRPr="00267633">
        <w:rPr>
          <w:rFonts w:ascii="Times New Roman" w:hAnsi="Times New Roman" w:cs="Times New Roman"/>
          <w:sz w:val="22"/>
          <w:szCs w:val="22"/>
          <w:lang w:val="en-US" w:eastAsia="en-GB"/>
        </w:rPr>
        <w:tab/>
        <w:t>20</w:t>
      </w:r>
      <w:r w:rsidRPr="00267633">
        <w:rPr>
          <w:rFonts w:ascii="Times New Roman" w:hAnsi="Times New Roman" w:cs="Times New Roman"/>
          <w:sz w:val="22"/>
          <w:szCs w:val="22"/>
          <w:lang w:val="en-US" w:eastAsia="en-GB"/>
        </w:rPr>
        <w:tab/>
      </w:r>
      <w:r w:rsidRPr="00267633">
        <w:rPr>
          <w:rFonts w:ascii="Times New Roman" w:hAnsi="Times New Roman" w:cs="Times New Roman"/>
          <w:sz w:val="22"/>
          <w:szCs w:val="22"/>
          <w:lang w:val="en-US" w:eastAsia="en-GB"/>
        </w:rPr>
        <w:tab/>
      </w:r>
      <w:r w:rsidRPr="00267633">
        <w:rPr>
          <w:rFonts w:ascii="Times New Roman" w:hAnsi="Times New Roman" w:cs="Times New Roman"/>
          <w:sz w:val="22"/>
          <w:szCs w:val="22"/>
          <w:lang w:val="en-US" w:eastAsia="en-GB"/>
        </w:rPr>
        <w:tab/>
      </w:r>
      <w:r w:rsidRPr="00267633">
        <w:rPr>
          <w:rFonts w:ascii="Times New Roman" w:hAnsi="Times New Roman" w:cs="Times New Roman"/>
          <w:sz w:val="22"/>
          <w:szCs w:val="22"/>
          <w:lang w:val="en-US" w:eastAsia="en-GB"/>
        </w:rPr>
        <w:tab/>
      </w:r>
      <w:r w:rsidRPr="00267633">
        <w:rPr>
          <w:rFonts w:ascii="Times New Roman" w:hAnsi="Times New Roman" w:cs="Times New Roman"/>
          <w:sz w:val="22"/>
          <w:szCs w:val="22"/>
          <w:lang w:val="en-US" w:eastAsia="en-GB"/>
        </w:rPr>
        <w:tab/>
      </w:r>
      <w:r w:rsidRPr="00267633">
        <w:rPr>
          <w:rFonts w:ascii="Times New Roman" w:hAnsi="Times New Roman" w:cs="Times New Roman"/>
          <w:sz w:val="22"/>
          <w:szCs w:val="22"/>
          <w:lang w:val="en-US" w:eastAsia="en-GB"/>
        </w:rPr>
        <w:tab/>
        <w:t>)</w:t>
      </w:r>
    </w:p>
    <w:p w14:paraId="51650F87" w14:textId="77777777" w:rsidR="00267633" w:rsidRPr="00267633" w:rsidRDefault="00267633" w:rsidP="00267633">
      <w:pPr>
        <w:spacing w:before="0" w:after="0" w:line="240" w:lineRule="auto"/>
        <w:ind w:firstLine="720"/>
        <w:jc w:val="both"/>
        <w:outlineLvl w:val="0"/>
        <w:divId w:val="2116439976"/>
        <w:rPr>
          <w:rFonts w:ascii="Times New Roman" w:hAnsi="Times New Roman" w:cs="Times New Roman"/>
          <w:snapToGrid w:val="0"/>
          <w:sz w:val="22"/>
          <w:szCs w:val="22"/>
          <w:lang w:val="en-US" w:eastAsia="zh-CN"/>
        </w:rPr>
      </w:pPr>
    </w:p>
    <w:p w14:paraId="2D118E1A" w14:textId="77777777" w:rsidR="00267633" w:rsidRPr="00267633" w:rsidRDefault="00267633" w:rsidP="00267633">
      <w:pPr>
        <w:spacing w:before="0" w:after="0" w:line="240" w:lineRule="auto"/>
        <w:ind w:firstLine="720"/>
        <w:jc w:val="both"/>
        <w:outlineLvl w:val="0"/>
        <w:divId w:val="2116439976"/>
        <w:rPr>
          <w:rFonts w:ascii="Times New Roman" w:hAnsi="Times New Roman" w:cs="Times New Roman"/>
          <w:snapToGrid w:val="0"/>
          <w:sz w:val="22"/>
          <w:szCs w:val="22"/>
          <w:lang w:val="en-US" w:eastAsia="zh-CN"/>
        </w:rPr>
      </w:pPr>
      <w:r w:rsidRPr="00267633">
        <w:rPr>
          <w:rFonts w:ascii="Times New Roman" w:hAnsi="Times New Roman" w:cs="Times New Roman"/>
          <w:snapToGrid w:val="0"/>
          <w:sz w:val="22"/>
          <w:szCs w:val="22"/>
          <w:lang w:val="en-US" w:eastAsia="zh-CN"/>
        </w:rPr>
        <w:t>Through the interpretation of (name and</w:t>
      </w:r>
      <w:r w:rsidRPr="00267633">
        <w:rPr>
          <w:rFonts w:ascii="Times New Roman" w:hAnsi="Times New Roman" w:cs="Times New Roman"/>
          <w:snapToGrid w:val="0"/>
          <w:sz w:val="22"/>
          <w:szCs w:val="22"/>
          <w:lang w:val="en-US" w:eastAsia="zh-CN"/>
        </w:rPr>
        <w:tab/>
        <w:t xml:space="preserve">) </w:t>
      </w:r>
    </w:p>
    <w:p w14:paraId="1585500B" w14:textId="77777777" w:rsidR="00267633" w:rsidRPr="00267633" w:rsidRDefault="00267633" w:rsidP="00267633">
      <w:pPr>
        <w:spacing w:before="0" w:after="0" w:line="240" w:lineRule="auto"/>
        <w:ind w:firstLine="720"/>
        <w:jc w:val="both"/>
        <w:divId w:val="2116439976"/>
        <w:rPr>
          <w:rFonts w:ascii="Times New Roman" w:hAnsi="Times New Roman" w:cs="Times New Roman"/>
          <w:snapToGrid w:val="0"/>
          <w:sz w:val="22"/>
          <w:szCs w:val="22"/>
          <w:lang w:val="en-US" w:eastAsia="zh-CN"/>
        </w:rPr>
      </w:pPr>
      <w:r w:rsidRPr="00267633">
        <w:rPr>
          <w:rFonts w:ascii="Times New Roman" w:hAnsi="Times New Roman" w:cs="Times New Roman"/>
          <w:snapToGrid w:val="0"/>
          <w:sz w:val="22"/>
          <w:szCs w:val="22"/>
          <w:lang w:val="en-US" w:eastAsia="zh-CN"/>
        </w:rPr>
        <w:t>designation of person who interpreted) in</w:t>
      </w:r>
      <w:r w:rsidRPr="00267633">
        <w:rPr>
          <w:rFonts w:ascii="Times New Roman" w:hAnsi="Times New Roman" w:cs="Times New Roman"/>
          <w:snapToGrid w:val="0"/>
          <w:sz w:val="22"/>
          <w:szCs w:val="22"/>
          <w:lang w:val="en-US" w:eastAsia="zh-CN"/>
        </w:rPr>
        <w:tab/>
        <w:t>)</w:t>
      </w:r>
    </w:p>
    <w:p w14:paraId="365C6C3F" w14:textId="77777777" w:rsidR="00267633" w:rsidRPr="00267633" w:rsidRDefault="00267633" w:rsidP="00267633">
      <w:pPr>
        <w:spacing w:before="0" w:after="0" w:line="240" w:lineRule="auto"/>
        <w:ind w:firstLine="720"/>
        <w:jc w:val="both"/>
        <w:divId w:val="2116439976"/>
        <w:rPr>
          <w:rFonts w:ascii="Times New Roman" w:hAnsi="Times New Roman" w:cs="Times New Roman"/>
          <w:snapToGrid w:val="0"/>
          <w:sz w:val="22"/>
          <w:szCs w:val="22"/>
          <w:lang w:val="en-US" w:eastAsia="zh-CN"/>
        </w:rPr>
      </w:pPr>
      <w:r w:rsidRPr="00267633">
        <w:rPr>
          <w:rFonts w:ascii="Times New Roman" w:hAnsi="Times New Roman" w:cs="Times New Roman"/>
          <w:snapToGrid w:val="0"/>
          <w:sz w:val="22"/>
          <w:szCs w:val="22"/>
          <w:lang w:val="en-US" w:eastAsia="zh-CN"/>
        </w:rPr>
        <w:t xml:space="preserve">(language of </w:t>
      </w:r>
      <w:proofErr w:type="gramStart"/>
      <w:r w:rsidRPr="00267633">
        <w:rPr>
          <w:rFonts w:ascii="Times New Roman" w:hAnsi="Times New Roman" w:cs="Times New Roman"/>
          <w:snapToGrid w:val="0"/>
          <w:sz w:val="22"/>
          <w:szCs w:val="22"/>
          <w:lang w:val="en-US" w:eastAsia="zh-CN"/>
        </w:rPr>
        <w:t>interpretation)*</w:t>
      </w:r>
      <w:proofErr w:type="gramEnd"/>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t>)</w:t>
      </w:r>
      <w:r w:rsidRPr="00267633">
        <w:rPr>
          <w:rFonts w:ascii="Times New Roman" w:hAnsi="Times New Roman" w:cs="Times New Roman"/>
          <w:snapToGrid w:val="0"/>
          <w:sz w:val="22"/>
          <w:szCs w:val="22"/>
          <w:lang w:val="en-US" w:eastAsia="zh-CN"/>
        </w:rPr>
        <w:tab/>
      </w:r>
    </w:p>
    <w:p w14:paraId="12B173D9" w14:textId="77777777" w:rsidR="00267633" w:rsidRPr="00267633" w:rsidRDefault="00267633" w:rsidP="00267633">
      <w:pPr>
        <w:tabs>
          <w:tab w:val="left" w:pos="284"/>
        </w:tabs>
        <w:spacing w:before="120" w:after="0" w:line="240" w:lineRule="auto"/>
        <w:jc w:val="both"/>
        <w:divId w:val="2116439976"/>
        <w:rPr>
          <w:rFonts w:ascii="Times New Roman" w:hAnsi="Times New Roman" w:cs="Times New Roman"/>
          <w:sz w:val="22"/>
          <w:szCs w:val="22"/>
          <w:lang w:val="en-US" w:eastAsia="en-GB"/>
        </w:rPr>
      </w:pPr>
    </w:p>
    <w:p w14:paraId="3CB5FFD5" w14:textId="77777777" w:rsidR="00267633" w:rsidRPr="00267633" w:rsidRDefault="00267633" w:rsidP="00267633">
      <w:pPr>
        <w:tabs>
          <w:tab w:val="left" w:pos="284"/>
        </w:tabs>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ab/>
      </w:r>
      <w:r w:rsidRPr="00267633">
        <w:rPr>
          <w:rFonts w:ascii="Times New Roman" w:hAnsi="Times New Roman" w:cs="Times New Roman"/>
          <w:sz w:val="22"/>
          <w:szCs w:val="22"/>
          <w:lang w:val="en-US" w:eastAsia="en-GB"/>
        </w:rPr>
        <w:tab/>
        <w:t>Before me,</w:t>
      </w:r>
    </w:p>
    <w:p w14:paraId="2D246A78" w14:textId="77777777" w:rsidR="00267633" w:rsidRPr="00267633" w:rsidRDefault="00267633" w:rsidP="00267633">
      <w:pPr>
        <w:tabs>
          <w:tab w:val="left" w:pos="284"/>
        </w:tabs>
        <w:spacing w:before="120" w:after="0" w:line="240" w:lineRule="auto"/>
        <w:jc w:val="both"/>
        <w:divId w:val="2116439976"/>
        <w:rPr>
          <w:rFonts w:ascii="Times New Roman" w:hAnsi="Times New Roman" w:cs="Times New Roman"/>
          <w:sz w:val="22"/>
          <w:szCs w:val="22"/>
          <w:lang w:val="en-US" w:eastAsia="en-GB"/>
        </w:rPr>
      </w:pPr>
    </w:p>
    <w:p w14:paraId="69153A22" w14:textId="77777777" w:rsidR="00267633" w:rsidRPr="00267633" w:rsidRDefault="00267633" w:rsidP="00267633">
      <w:pPr>
        <w:tabs>
          <w:tab w:val="left" w:pos="284"/>
        </w:tabs>
        <w:spacing w:before="120" w:after="0" w:line="240" w:lineRule="auto"/>
        <w:jc w:val="both"/>
        <w:divId w:val="2116439976"/>
        <w:rPr>
          <w:rFonts w:ascii="Times New Roman" w:hAnsi="Times New Roman" w:cs="Times New Roman"/>
          <w:sz w:val="22"/>
          <w:szCs w:val="22"/>
          <w:lang w:val="en-US" w:eastAsia="en-GB"/>
        </w:rPr>
      </w:pPr>
    </w:p>
    <w:p w14:paraId="6E64218F" w14:textId="77777777" w:rsidR="00267633" w:rsidRPr="00267633" w:rsidRDefault="00267633" w:rsidP="00267633">
      <w:pPr>
        <w:tabs>
          <w:tab w:val="left" w:pos="284"/>
        </w:tabs>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ab/>
      </w:r>
      <w:r w:rsidRPr="00267633">
        <w:rPr>
          <w:rFonts w:ascii="Times New Roman" w:hAnsi="Times New Roman" w:cs="Times New Roman"/>
          <w:sz w:val="22"/>
          <w:szCs w:val="22"/>
          <w:lang w:val="en-US" w:eastAsia="en-GB"/>
        </w:rPr>
        <w:tab/>
        <w:t>A Commissioner for Oaths</w:t>
      </w:r>
    </w:p>
    <w:p w14:paraId="12686AC8" w14:textId="77777777" w:rsidR="00267633" w:rsidRPr="00267633" w:rsidRDefault="00267633" w:rsidP="00267633">
      <w:pPr>
        <w:tabs>
          <w:tab w:val="left" w:pos="284"/>
        </w:tabs>
        <w:spacing w:before="120" w:after="0" w:line="240" w:lineRule="auto"/>
        <w:jc w:val="both"/>
        <w:divId w:val="2116439976"/>
        <w:rPr>
          <w:rFonts w:ascii="Times New Roman" w:hAnsi="Times New Roman" w:cs="Times New Roman"/>
          <w:sz w:val="22"/>
          <w:szCs w:val="22"/>
          <w:lang w:val="en-US" w:eastAsia="en-GB"/>
        </w:rPr>
      </w:pPr>
    </w:p>
    <w:p w14:paraId="4AD529A3" w14:textId="77777777" w:rsidR="00267633" w:rsidRPr="00267633" w:rsidRDefault="00267633" w:rsidP="00267633">
      <w:pPr>
        <w:spacing w:before="0" w:after="0" w:line="240" w:lineRule="auto"/>
        <w:divId w:val="2116439976"/>
        <w:rPr>
          <w:rFonts w:ascii="Times New Roman" w:hAnsi="Times New Roman" w:cs="Times New Roman"/>
          <w:i/>
          <w:sz w:val="22"/>
          <w:szCs w:val="22"/>
          <w:lang w:val="en-US" w:eastAsia="zh-CN"/>
        </w:rPr>
      </w:pPr>
    </w:p>
    <w:p w14:paraId="6EAB27C8"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r w:rsidRPr="00267633">
        <w:rPr>
          <w:rFonts w:ascii="Times New Roman" w:hAnsi="Times New Roman" w:cs="Times New Roman"/>
          <w:i/>
          <w:sz w:val="22"/>
          <w:szCs w:val="22"/>
          <w:lang w:val="en-US" w:eastAsia="zh-CN"/>
        </w:rPr>
        <w:t>*Delete where</w:t>
      </w:r>
      <w:r w:rsidRPr="00267633">
        <w:rPr>
          <w:rFonts w:ascii="Times New Roman" w:hAnsi="Times New Roman" w:cs="Times New Roman"/>
          <w:i/>
          <w:sz w:val="22"/>
          <w:szCs w:val="22"/>
          <w:lang w:val="en-US" w:eastAsia="zh-CN"/>
        </w:rPr>
        <w:tab/>
        <w:t>inapplicable</w:t>
      </w:r>
    </w:p>
    <w:p w14:paraId="37220E21" w14:textId="77777777" w:rsidR="00ED3579" w:rsidRDefault="00ED3579" w:rsidP="00267633">
      <w:pPr>
        <w:spacing w:before="0" w:after="0" w:line="240" w:lineRule="auto"/>
        <w:divId w:val="2116439976"/>
        <w:rPr>
          <w:rFonts w:ascii="Times New Roman" w:hAnsi="Times New Roman" w:cs="Times New Roman"/>
          <w:sz w:val="20"/>
          <w:szCs w:val="20"/>
          <w:lang w:val="en-US" w:eastAsia="zh-CN"/>
        </w:rPr>
      </w:pPr>
    </w:p>
    <w:p w14:paraId="3084E62D" w14:textId="77777777" w:rsidR="00ED3579" w:rsidRDefault="00ED3579" w:rsidP="00267633">
      <w:pPr>
        <w:spacing w:before="0" w:after="0" w:line="240" w:lineRule="auto"/>
        <w:divId w:val="2116439976"/>
        <w:rPr>
          <w:rFonts w:ascii="Times New Roman" w:hAnsi="Times New Roman" w:cs="Times New Roman"/>
          <w:sz w:val="20"/>
          <w:szCs w:val="20"/>
          <w:lang w:val="en-US" w:eastAsia="zh-CN"/>
        </w:rPr>
      </w:pPr>
    </w:p>
    <w:p w14:paraId="757F0C2F" w14:textId="77777777" w:rsidR="00ED3579" w:rsidRDefault="00ED3579" w:rsidP="00267633">
      <w:pPr>
        <w:spacing w:before="0" w:after="0" w:line="240" w:lineRule="auto"/>
        <w:divId w:val="2116439976"/>
        <w:rPr>
          <w:rFonts w:ascii="Times New Roman" w:hAnsi="Times New Roman" w:cs="Times New Roman"/>
          <w:sz w:val="20"/>
          <w:szCs w:val="20"/>
          <w:lang w:val="en-US" w:eastAsia="zh-CN"/>
        </w:rPr>
      </w:pPr>
    </w:p>
    <w:p w14:paraId="26035DFD" w14:textId="77777777" w:rsidR="00ED3579" w:rsidRDefault="00ED3579" w:rsidP="00267633">
      <w:pPr>
        <w:spacing w:before="0" w:after="0" w:line="240" w:lineRule="auto"/>
        <w:divId w:val="2116439976"/>
        <w:rPr>
          <w:rFonts w:ascii="Times New Roman" w:hAnsi="Times New Roman" w:cs="Times New Roman"/>
          <w:sz w:val="20"/>
          <w:szCs w:val="20"/>
          <w:lang w:val="en-US" w:eastAsia="zh-CN"/>
        </w:rPr>
      </w:pPr>
    </w:p>
    <w:p w14:paraId="6A397093" w14:textId="77777777" w:rsidR="00ED3579" w:rsidRDefault="00ED3579" w:rsidP="00267633">
      <w:pPr>
        <w:spacing w:before="0" w:after="0" w:line="240" w:lineRule="auto"/>
        <w:divId w:val="2116439976"/>
        <w:rPr>
          <w:rFonts w:ascii="Times New Roman" w:hAnsi="Times New Roman" w:cs="Times New Roman"/>
          <w:sz w:val="20"/>
          <w:szCs w:val="20"/>
          <w:lang w:val="en-US" w:eastAsia="zh-CN"/>
        </w:rPr>
      </w:pPr>
    </w:p>
    <w:p w14:paraId="38A0A40D" w14:textId="77777777" w:rsidR="00ED3579" w:rsidRDefault="00ED3579" w:rsidP="00267633">
      <w:pPr>
        <w:spacing w:before="0" w:after="0" w:line="240" w:lineRule="auto"/>
        <w:divId w:val="2116439976"/>
        <w:rPr>
          <w:rFonts w:ascii="Times New Roman" w:hAnsi="Times New Roman" w:cs="Times New Roman"/>
          <w:sz w:val="20"/>
          <w:szCs w:val="20"/>
          <w:lang w:val="en-US" w:eastAsia="zh-CN"/>
        </w:rPr>
      </w:pPr>
    </w:p>
    <w:p w14:paraId="05C248BD" w14:textId="77777777" w:rsidR="00ED3579" w:rsidRDefault="00ED3579" w:rsidP="00267633">
      <w:pPr>
        <w:spacing w:before="0" w:after="0" w:line="240" w:lineRule="auto"/>
        <w:divId w:val="2116439976"/>
        <w:rPr>
          <w:rFonts w:ascii="Times New Roman" w:hAnsi="Times New Roman" w:cs="Times New Roman"/>
          <w:sz w:val="20"/>
          <w:szCs w:val="20"/>
          <w:lang w:val="en-US" w:eastAsia="zh-CN"/>
        </w:rPr>
      </w:pPr>
    </w:p>
    <w:p w14:paraId="096D2F1D" w14:textId="77777777" w:rsidR="00ED3579" w:rsidRDefault="00ED3579" w:rsidP="00267633">
      <w:pPr>
        <w:spacing w:before="0" w:after="0" w:line="240" w:lineRule="auto"/>
        <w:divId w:val="2116439976"/>
        <w:rPr>
          <w:rFonts w:ascii="Times New Roman" w:hAnsi="Times New Roman" w:cs="Times New Roman"/>
          <w:sz w:val="20"/>
          <w:szCs w:val="20"/>
          <w:lang w:val="en-US" w:eastAsia="zh-CN"/>
        </w:rPr>
      </w:pPr>
    </w:p>
    <w:p w14:paraId="3CB524B5" w14:textId="77777777" w:rsidR="00ED3579" w:rsidRDefault="00ED3579" w:rsidP="00267633">
      <w:pPr>
        <w:spacing w:before="0" w:after="0" w:line="240" w:lineRule="auto"/>
        <w:divId w:val="2116439976"/>
        <w:rPr>
          <w:rFonts w:ascii="Times New Roman" w:hAnsi="Times New Roman" w:cs="Times New Roman"/>
          <w:sz w:val="20"/>
          <w:szCs w:val="20"/>
          <w:lang w:val="en-US" w:eastAsia="zh-CN"/>
        </w:rPr>
      </w:pPr>
    </w:p>
    <w:p w14:paraId="0C4DFDF0" w14:textId="77777777" w:rsidR="00ED3579" w:rsidRDefault="00ED3579" w:rsidP="00267633">
      <w:pPr>
        <w:spacing w:before="0" w:after="0" w:line="240" w:lineRule="auto"/>
        <w:divId w:val="2116439976"/>
        <w:rPr>
          <w:rFonts w:ascii="Times New Roman" w:hAnsi="Times New Roman" w:cs="Times New Roman"/>
          <w:sz w:val="20"/>
          <w:szCs w:val="20"/>
          <w:lang w:val="en-US" w:eastAsia="zh-CN"/>
        </w:rPr>
      </w:pPr>
    </w:p>
    <w:p w14:paraId="27138CEC" w14:textId="77777777" w:rsidR="00ED3579" w:rsidRDefault="00ED3579" w:rsidP="00267633">
      <w:pPr>
        <w:spacing w:before="0" w:after="0" w:line="240" w:lineRule="auto"/>
        <w:divId w:val="2116439976"/>
        <w:rPr>
          <w:rFonts w:ascii="Times New Roman" w:hAnsi="Times New Roman" w:cs="Times New Roman"/>
          <w:sz w:val="20"/>
          <w:szCs w:val="20"/>
          <w:lang w:val="en-US" w:eastAsia="zh-CN"/>
        </w:rPr>
      </w:pPr>
    </w:p>
    <w:p w14:paraId="3411FE12" w14:textId="77777777" w:rsidR="00ED3579" w:rsidRDefault="00ED3579" w:rsidP="00267633">
      <w:pPr>
        <w:spacing w:before="0" w:after="0" w:line="240" w:lineRule="auto"/>
        <w:divId w:val="2116439976"/>
        <w:rPr>
          <w:rFonts w:ascii="Times New Roman" w:hAnsi="Times New Roman" w:cs="Times New Roman"/>
          <w:sz w:val="20"/>
          <w:szCs w:val="20"/>
          <w:lang w:val="en-US" w:eastAsia="zh-CN"/>
        </w:rPr>
      </w:pPr>
    </w:p>
    <w:p w14:paraId="314CC531" w14:textId="77777777" w:rsidR="00ED3579" w:rsidRDefault="00ED3579" w:rsidP="00267633">
      <w:pPr>
        <w:spacing w:before="0" w:after="0" w:line="240" w:lineRule="auto"/>
        <w:divId w:val="2116439976"/>
        <w:rPr>
          <w:rFonts w:ascii="Times New Roman" w:hAnsi="Times New Roman" w:cs="Times New Roman"/>
          <w:sz w:val="20"/>
          <w:szCs w:val="20"/>
          <w:lang w:val="en-US" w:eastAsia="zh-CN"/>
        </w:rPr>
      </w:pPr>
    </w:p>
    <w:p w14:paraId="6935BBAB" w14:textId="77777777" w:rsidR="00ED3579" w:rsidRDefault="00ED3579" w:rsidP="00267633">
      <w:pPr>
        <w:spacing w:before="0" w:after="0" w:line="240" w:lineRule="auto"/>
        <w:divId w:val="2116439976"/>
        <w:rPr>
          <w:rFonts w:ascii="Times New Roman" w:hAnsi="Times New Roman" w:cs="Times New Roman"/>
          <w:sz w:val="20"/>
          <w:szCs w:val="20"/>
          <w:lang w:val="en-US" w:eastAsia="zh-CN"/>
        </w:rPr>
      </w:pPr>
    </w:p>
    <w:p w14:paraId="4D6D8B47" w14:textId="77777777" w:rsidR="00ED3579" w:rsidRDefault="00ED3579" w:rsidP="00267633">
      <w:pPr>
        <w:spacing w:before="0" w:after="0" w:line="240" w:lineRule="auto"/>
        <w:divId w:val="2116439976"/>
        <w:rPr>
          <w:rFonts w:ascii="Times New Roman" w:hAnsi="Times New Roman" w:cs="Times New Roman"/>
          <w:sz w:val="20"/>
          <w:szCs w:val="20"/>
          <w:lang w:val="en-US" w:eastAsia="zh-CN"/>
        </w:rPr>
      </w:pPr>
    </w:p>
    <w:p w14:paraId="7E84FBCE" w14:textId="77777777" w:rsidR="00ED3579" w:rsidRDefault="00ED3579" w:rsidP="00267633">
      <w:pPr>
        <w:spacing w:before="0" w:after="0" w:line="240" w:lineRule="auto"/>
        <w:divId w:val="2116439976"/>
        <w:rPr>
          <w:rFonts w:ascii="Times New Roman" w:hAnsi="Times New Roman" w:cs="Times New Roman"/>
          <w:sz w:val="20"/>
          <w:szCs w:val="20"/>
          <w:lang w:val="en-US" w:eastAsia="zh-CN"/>
        </w:rPr>
      </w:pPr>
    </w:p>
    <w:p w14:paraId="4EBD05F2" w14:textId="77777777" w:rsidR="00ED3579" w:rsidRDefault="00ED3579" w:rsidP="00267633">
      <w:pPr>
        <w:spacing w:before="0" w:after="0" w:line="240" w:lineRule="auto"/>
        <w:divId w:val="2116439976"/>
        <w:rPr>
          <w:rFonts w:ascii="Times New Roman" w:hAnsi="Times New Roman" w:cs="Times New Roman"/>
          <w:sz w:val="20"/>
          <w:szCs w:val="20"/>
          <w:lang w:val="en-US" w:eastAsia="zh-CN"/>
        </w:rPr>
      </w:pPr>
    </w:p>
    <w:p w14:paraId="4499F559" w14:textId="77777777" w:rsidR="00ED3579" w:rsidRDefault="00ED3579" w:rsidP="00267633">
      <w:pPr>
        <w:spacing w:before="0" w:after="0" w:line="240" w:lineRule="auto"/>
        <w:divId w:val="2116439976"/>
        <w:rPr>
          <w:rFonts w:ascii="Times New Roman" w:hAnsi="Times New Roman" w:cs="Times New Roman"/>
          <w:sz w:val="20"/>
          <w:szCs w:val="20"/>
          <w:lang w:val="en-US" w:eastAsia="zh-CN"/>
        </w:rPr>
      </w:pPr>
    </w:p>
    <w:p w14:paraId="61662867" w14:textId="77777777" w:rsidR="00ED3579" w:rsidRDefault="00ED3579" w:rsidP="00267633">
      <w:pPr>
        <w:spacing w:before="0" w:after="0" w:line="240" w:lineRule="auto"/>
        <w:divId w:val="2116439976"/>
        <w:rPr>
          <w:rFonts w:ascii="Times New Roman" w:hAnsi="Times New Roman" w:cs="Times New Roman"/>
          <w:sz w:val="20"/>
          <w:szCs w:val="20"/>
          <w:lang w:val="en-US" w:eastAsia="zh-CN"/>
        </w:rPr>
      </w:pPr>
    </w:p>
    <w:p w14:paraId="2728E5CA" w14:textId="77777777" w:rsidR="00ED3579" w:rsidRDefault="00ED3579" w:rsidP="00267633">
      <w:pPr>
        <w:spacing w:before="0" w:after="0" w:line="240" w:lineRule="auto"/>
        <w:divId w:val="2116439976"/>
        <w:rPr>
          <w:rFonts w:ascii="Times New Roman" w:hAnsi="Times New Roman" w:cs="Times New Roman"/>
          <w:sz w:val="20"/>
          <w:szCs w:val="20"/>
          <w:lang w:val="en-US" w:eastAsia="zh-CN"/>
        </w:rPr>
      </w:pPr>
    </w:p>
    <w:p w14:paraId="67043F36" w14:textId="77777777" w:rsidR="00ED3579" w:rsidRDefault="00ED3579" w:rsidP="00267633">
      <w:pPr>
        <w:spacing w:before="0" w:after="0" w:line="240" w:lineRule="auto"/>
        <w:divId w:val="2116439976"/>
        <w:rPr>
          <w:rFonts w:ascii="Times New Roman" w:hAnsi="Times New Roman" w:cs="Times New Roman"/>
          <w:sz w:val="20"/>
          <w:szCs w:val="20"/>
          <w:lang w:val="en-US" w:eastAsia="zh-CN"/>
        </w:rPr>
      </w:pPr>
    </w:p>
    <w:p w14:paraId="28F9E9BD" w14:textId="77777777" w:rsidR="00ED3579" w:rsidRDefault="00ED3579" w:rsidP="00267633">
      <w:pPr>
        <w:spacing w:before="0" w:after="0" w:line="240" w:lineRule="auto"/>
        <w:divId w:val="2116439976"/>
        <w:rPr>
          <w:rFonts w:ascii="Times New Roman" w:hAnsi="Times New Roman" w:cs="Times New Roman"/>
          <w:sz w:val="20"/>
          <w:szCs w:val="20"/>
          <w:lang w:val="en-US" w:eastAsia="zh-CN"/>
        </w:rPr>
      </w:pPr>
    </w:p>
    <w:p w14:paraId="1688B973" w14:textId="77777777" w:rsidR="00ED3579" w:rsidRDefault="00ED3579" w:rsidP="00267633">
      <w:pPr>
        <w:spacing w:before="0" w:after="0" w:line="240" w:lineRule="auto"/>
        <w:divId w:val="2116439976"/>
        <w:rPr>
          <w:rFonts w:ascii="Times New Roman" w:hAnsi="Times New Roman" w:cs="Times New Roman"/>
          <w:sz w:val="20"/>
          <w:szCs w:val="20"/>
          <w:lang w:val="en-US" w:eastAsia="zh-CN"/>
        </w:rPr>
      </w:pPr>
    </w:p>
    <w:p w14:paraId="163F36B0" w14:textId="77777777" w:rsidR="00ED3579" w:rsidRDefault="00ED3579" w:rsidP="00267633">
      <w:pPr>
        <w:spacing w:before="0" w:after="0" w:line="240" w:lineRule="auto"/>
        <w:divId w:val="2116439976"/>
        <w:rPr>
          <w:rFonts w:ascii="Times New Roman" w:hAnsi="Times New Roman" w:cs="Times New Roman"/>
          <w:sz w:val="20"/>
          <w:szCs w:val="20"/>
          <w:lang w:val="en-US" w:eastAsia="zh-CN"/>
        </w:rPr>
      </w:pPr>
    </w:p>
    <w:p w14:paraId="1221C379" w14:textId="77777777" w:rsidR="00ED3579" w:rsidRDefault="00ED3579" w:rsidP="00267633">
      <w:pPr>
        <w:spacing w:before="0" w:after="0" w:line="240" w:lineRule="auto"/>
        <w:divId w:val="2116439976"/>
        <w:rPr>
          <w:rFonts w:ascii="Times New Roman" w:hAnsi="Times New Roman" w:cs="Times New Roman"/>
          <w:sz w:val="20"/>
          <w:szCs w:val="20"/>
          <w:lang w:val="en-US" w:eastAsia="zh-CN"/>
        </w:rPr>
      </w:pPr>
    </w:p>
    <w:p w14:paraId="3454C203" w14:textId="77777777" w:rsidR="00ED3579" w:rsidRDefault="00ED3579" w:rsidP="00267633">
      <w:pPr>
        <w:spacing w:before="0" w:after="0" w:line="240" w:lineRule="auto"/>
        <w:divId w:val="2116439976"/>
        <w:rPr>
          <w:rFonts w:ascii="Times New Roman" w:hAnsi="Times New Roman" w:cs="Times New Roman"/>
          <w:sz w:val="20"/>
          <w:szCs w:val="20"/>
          <w:lang w:val="en-US" w:eastAsia="zh-CN"/>
        </w:rPr>
      </w:pPr>
    </w:p>
    <w:p w14:paraId="32A3CAC0" w14:textId="77777777" w:rsidR="00ED3579" w:rsidRDefault="00ED3579" w:rsidP="00267633">
      <w:pPr>
        <w:spacing w:before="0" w:after="0" w:line="240" w:lineRule="auto"/>
        <w:divId w:val="2116439976"/>
        <w:rPr>
          <w:rFonts w:ascii="Times New Roman" w:hAnsi="Times New Roman" w:cs="Times New Roman"/>
          <w:sz w:val="20"/>
          <w:szCs w:val="20"/>
          <w:lang w:val="en-US" w:eastAsia="zh-CN"/>
        </w:rPr>
      </w:pPr>
    </w:p>
    <w:p w14:paraId="50A60389" w14:textId="77777777" w:rsidR="00ED3579" w:rsidRDefault="00ED3579" w:rsidP="00267633">
      <w:pPr>
        <w:spacing w:before="0" w:after="0" w:line="240" w:lineRule="auto"/>
        <w:divId w:val="2116439976"/>
        <w:rPr>
          <w:rFonts w:ascii="Times New Roman" w:hAnsi="Times New Roman" w:cs="Times New Roman"/>
          <w:sz w:val="20"/>
          <w:szCs w:val="20"/>
          <w:lang w:val="en-US" w:eastAsia="zh-CN"/>
        </w:rPr>
      </w:pPr>
    </w:p>
    <w:p w14:paraId="0BE28C2B" w14:textId="77777777" w:rsidR="00ED3579" w:rsidRDefault="00ED3579" w:rsidP="00267633">
      <w:pPr>
        <w:spacing w:before="0" w:after="0" w:line="240" w:lineRule="auto"/>
        <w:divId w:val="2116439976"/>
        <w:rPr>
          <w:rFonts w:ascii="Times New Roman" w:hAnsi="Times New Roman" w:cs="Times New Roman"/>
          <w:sz w:val="20"/>
          <w:szCs w:val="20"/>
          <w:lang w:val="en-US" w:eastAsia="zh-CN"/>
        </w:rPr>
      </w:pPr>
    </w:p>
    <w:p w14:paraId="0D280898" w14:textId="77777777" w:rsidR="00ED3579" w:rsidRDefault="00ED3579" w:rsidP="00267633">
      <w:pPr>
        <w:spacing w:before="0" w:after="0" w:line="240" w:lineRule="auto"/>
        <w:divId w:val="2116439976"/>
        <w:rPr>
          <w:rFonts w:ascii="Times New Roman" w:hAnsi="Times New Roman" w:cs="Times New Roman"/>
          <w:sz w:val="20"/>
          <w:szCs w:val="20"/>
          <w:lang w:val="en-US" w:eastAsia="zh-CN"/>
        </w:rPr>
      </w:pPr>
    </w:p>
    <w:p w14:paraId="53DE60D2" w14:textId="77777777" w:rsidR="00ED3579" w:rsidRDefault="00ED3579" w:rsidP="00267633">
      <w:pPr>
        <w:spacing w:before="0" w:after="0" w:line="240" w:lineRule="auto"/>
        <w:divId w:val="2116439976"/>
        <w:rPr>
          <w:rFonts w:ascii="Times New Roman" w:hAnsi="Times New Roman" w:cs="Times New Roman"/>
          <w:sz w:val="20"/>
          <w:szCs w:val="20"/>
          <w:lang w:val="en-US" w:eastAsia="zh-CN"/>
        </w:rPr>
      </w:pPr>
    </w:p>
    <w:p w14:paraId="15353B92" w14:textId="77777777" w:rsidR="00ED3579" w:rsidRDefault="007B0F6C" w:rsidP="00267633">
      <w:pPr>
        <w:spacing w:before="0" w:after="0" w:line="240" w:lineRule="auto"/>
        <w:divId w:val="2116439976"/>
        <w:rPr>
          <w:rFonts w:ascii="Times New Roman" w:hAnsi="Times New Roman" w:cs="Times New Roman"/>
          <w:sz w:val="20"/>
          <w:szCs w:val="20"/>
          <w:lang w:val="en-US" w:eastAsia="zh-CN"/>
        </w:rPr>
      </w:pPr>
      <w:r>
        <w:rPr>
          <w:rFonts w:ascii="Times New Roman" w:hAnsi="Times New Roman" w:cs="Times New Roman"/>
          <w:sz w:val="20"/>
          <w:szCs w:val="20"/>
          <w:lang w:val="en-US" w:eastAsia="zh-CN"/>
        </w:rPr>
        <w:br w:type="page"/>
      </w:r>
    </w:p>
    <w:tbl>
      <w:tblPr>
        <w:tblW w:w="9240" w:type="dxa"/>
        <w:jc w:val="center"/>
        <w:tblLayout w:type="fixed"/>
        <w:tblLook w:val="0000" w:firstRow="0" w:lastRow="0" w:firstColumn="0" w:lastColumn="0" w:noHBand="0" w:noVBand="0"/>
      </w:tblPr>
      <w:tblGrid>
        <w:gridCol w:w="3080"/>
        <w:gridCol w:w="3080"/>
        <w:gridCol w:w="3080"/>
      </w:tblGrid>
      <w:tr w:rsidR="00267633" w:rsidRPr="00267633" w14:paraId="07B78323" w14:textId="77777777" w:rsidTr="00267633">
        <w:trPr>
          <w:divId w:val="2116439976"/>
          <w:jc w:val="center"/>
        </w:trPr>
        <w:tc>
          <w:tcPr>
            <w:tcW w:w="3080" w:type="dxa"/>
          </w:tcPr>
          <w:p w14:paraId="363B1D5E" w14:textId="77777777" w:rsidR="00267633" w:rsidRPr="00267633" w:rsidRDefault="00267633" w:rsidP="00267633">
            <w:pPr>
              <w:spacing w:before="0" w:after="120" w:line="240" w:lineRule="auto"/>
              <w:rPr>
                <w:rFonts w:ascii="Times New Roman" w:hAnsi="Times New Roman" w:cs="Times New Roman"/>
                <w:lang w:val="en-GB" w:eastAsia="zh-CN"/>
              </w:rPr>
            </w:pPr>
            <w:r w:rsidRPr="00267633">
              <w:rPr>
                <w:rFonts w:ascii="Times New Roman" w:hAnsi="Times New Roman" w:cs="Times New Roman"/>
                <w:sz w:val="20"/>
                <w:szCs w:val="20"/>
                <w:lang w:val="en-US" w:eastAsia="zh-CN"/>
              </w:rPr>
              <w:lastRenderedPageBreak/>
              <w:br w:type="page"/>
            </w:r>
            <w:r w:rsidRPr="00267633">
              <w:rPr>
                <w:rFonts w:ascii="Times New Roman" w:hAnsi="Times New Roman" w:cs="Times New Roman"/>
                <w:lang w:val="en-GB" w:eastAsia="zh-CN"/>
              </w:rPr>
              <w:br w:type="page"/>
            </w:r>
          </w:p>
        </w:tc>
        <w:tc>
          <w:tcPr>
            <w:tcW w:w="3080" w:type="dxa"/>
          </w:tcPr>
          <w:p w14:paraId="14E26403" w14:textId="77777777" w:rsidR="00267633" w:rsidRPr="00267633" w:rsidRDefault="00267633" w:rsidP="00267633">
            <w:pPr>
              <w:keepNext/>
              <w:spacing w:before="0" w:after="0" w:line="240" w:lineRule="auto"/>
              <w:jc w:val="center"/>
              <w:outlineLvl w:val="1"/>
              <w:rPr>
                <w:rFonts w:ascii="Times New Roman" w:hAnsi="Times New Roman"/>
                <w:bCs/>
                <w:iCs/>
                <w:spacing w:val="-3"/>
                <w:lang w:val="en-GB" w:eastAsia="zh-CN"/>
              </w:rPr>
            </w:pPr>
            <w:r w:rsidRPr="00267633">
              <w:rPr>
                <w:rFonts w:ascii="Times New Roman" w:hAnsi="Times New Roman"/>
                <w:bCs/>
                <w:iCs/>
                <w:spacing w:val="-3"/>
                <w:lang w:val="en-GB" w:eastAsia="zh-CN"/>
              </w:rPr>
              <w:t>FORM 217</w:t>
            </w:r>
          </w:p>
        </w:tc>
        <w:tc>
          <w:tcPr>
            <w:tcW w:w="3080" w:type="dxa"/>
          </w:tcPr>
          <w:p w14:paraId="4C2377CB" w14:textId="77777777" w:rsidR="00267633" w:rsidRPr="00267633" w:rsidRDefault="00267633" w:rsidP="00267633">
            <w:pPr>
              <w:spacing w:before="0" w:after="120" w:line="240" w:lineRule="auto"/>
              <w:rPr>
                <w:rFonts w:ascii="Times New Roman" w:hAnsi="Times New Roman" w:cs="Times New Roman"/>
                <w:lang w:val="en-GB" w:eastAsia="zh-CN"/>
              </w:rPr>
            </w:pPr>
          </w:p>
        </w:tc>
      </w:tr>
    </w:tbl>
    <w:p w14:paraId="262E87C5" w14:textId="77777777" w:rsidR="00F74871" w:rsidRPr="00F74871" w:rsidRDefault="00F74871" w:rsidP="00F74871">
      <w:pPr>
        <w:spacing w:before="120" w:after="0" w:line="240" w:lineRule="auto"/>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Para 54</w:t>
      </w:r>
    </w:p>
    <w:p w14:paraId="621B50EE" w14:textId="77777777" w:rsidR="00F74871" w:rsidRPr="00F74871" w:rsidRDefault="00F74871" w:rsidP="00F74871">
      <w:pPr>
        <w:spacing w:before="120" w:after="0" w:line="240" w:lineRule="auto"/>
        <w:jc w:val="center"/>
        <w:outlineLvl w:val="0"/>
        <w:divId w:val="2116439976"/>
        <w:rPr>
          <w:rFonts w:ascii="Times New Roman" w:hAnsi="Times New Roman" w:cs="Times New Roman"/>
          <w:b/>
          <w:sz w:val="22"/>
          <w:szCs w:val="22"/>
          <w:lang w:val="en-US" w:eastAsia="zh-CN"/>
        </w:rPr>
      </w:pPr>
      <w:r w:rsidRPr="00F74871">
        <w:rPr>
          <w:rFonts w:ascii="Times New Roman" w:hAnsi="Times New Roman" w:cs="Times New Roman"/>
          <w:b/>
          <w:sz w:val="22"/>
          <w:szCs w:val="22"/>
          <w:lang w:val="en-US" w:eastAsia="zh-CN"/>
        </w:rPr>
        <w:t xml:space="preserve">ORIGINATING SUMMONS FOR MENTAL CAPACITY PROCEEDINGS </w:t>
      </w:r>
    </w:p>
    <w:p w14:paraId="4CFC956C" w14:textId="77777777" w:rsidR="00F74871" w:rsidRPr="00F74871" w:rsidRDefault="00F74871" w:rsidP="00F74871">
      <w:pPr>
        <w:spacing w:before="120" w:after="0" w:line="240" w:lineRule="auto"/>
        <w:jc w:val="center"/>
        <w:outlineLvl w:val="0"/>
        <w:divId w:val="2116439976"/>
        <w:rPr>
          <w:rFonts w:ascii="Times New Roman" w:hAnsi="Times New Roman" w:cs="Times New Roman"/>
          <w:sz w:val="22"/>
          <w:szCs w:val="22"/>
          <w:lang w:val="en-US" w:eastAsia="zh-CN"/>
        </w:rPr>
      </w:pPr>
    </w:p>
    <w:p w14:paraId="10FD3DB5" w14:textId="77777777" w:rsidR="00F74871" w:rsidRPr="00F74871" w:rsidRDefault="00F74871" w:rsidP="00F74871">
      <w:pPr>
        <w:spacing w:before="120" w:after="0" w:line="240" w:lineRule="auto"/>
        <w:jc w:val="center"/>
        <w:outlineLvl w:val="0"/>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IN THE FAMILY JUSTICE COURTS OF THE REPUBLIC OF SINGAPORE</w:t>
      </w:r>
    </w:p>
    <w:p w14:paraId="5E350AB0" w14:textId="77777777" w:rsidR="00F74871" w:rsidRPr="00F74871" w:rsidRDefault="00F74871" w:rsidP="00F74871">
      <w:pPr>
        <w:spacing w:before="120" w:after="0" w:line="240" w:lineRule="auto"/>
        <w:jc w:val="center"/>
        <w:divId w:val="2116439976"/>
        <w:rPr>
          <w:rFonts w:ascii="Times New Roman" w:hAnsi="Times New Roman" w:cs="Times New Roman"/>
          <w:sz w:val="22"/>
          <w:szCs w:val="22"/>
          <w:lang w:val="en-US" w:eastAsia="zh-CN"/>
        </w:rPr>
      </w:pPr>
    </w:p>
    <w:p w14:paraId="33E7FC26" w14:textId="77777777" w:rsidR="00F74871" w:rsidRPr="00F74871" w:rsidRDefault="00F74871" w:rsidP="00F74871">
      <w:pPr>
        <w:spacing w:before="120" w:after="0" w:line="240" w:lineRule="auto"/>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OSM No.</w:t>
      </w:r>
      <w:r w:rsidRPr="00F74871">
        <w:rPr>
          <w:rFonts w:ascii="Times New Roman" w:hAnsi="Times New Roman" w:cs="Times New Roman"/>
          <w:sz w:val="22"/>
          <w:szCs w:val="22"/>
          <w:lang w:val="en-US" w:eastAsia="zh-CN"/>
        </w:rPr>
        <w:tab/>
        <w:t>)</w:t>
      </w:r>
    </w:p>
    <w:p w14:paraId="65C0FB18" w14:textId="77777777" w:rsidR="00F74871" w:rsidRPr="00F74871" w:rsidRDefault="00F74871" w:rsidP="00F74871">
      <w:pPr>
        <w:spacing w:before="120" w:after="0" w:line="240" w:lineRule="auto"/>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 xml:space="preserve">of </w:t>
      </w:r>
      <w:proofErr w:type="gramStart"/>
      <w:r w:rsidRPr="00F74871">
        <w:rPr>
          <w:rFonts w:ascii="Times New Roman" w:hAnsi="Times New Roman" w:cs="Times New Roman"/>
          <w:sz w:val="22"/>
          <w:szCs w:val="22"/>
          <w:lang w:val="en-US" w:eastAsia="zh-CN"/>
        </w:rPr>
        <w:t xml:space="preserve">20  </w:t>
      </w:r>
      <w:r w:rsidRPr="00F74871">
        <w:rPr>
          <w:rFonts w:ascii="Times New Roman" w:hAnsi="Times New Roman" w:cs="Times New Roman"/>
          <w:sz w:val="22"/>
          <w:szCs w:val="22"/>
          <w:lang w:val="en-US" w:eastAsia="zh-CN"/>
        </w:rPr>
        <w:tab/>
      </w:r>
      <w:proofErr w:type="gramEnd"/>
      <w:r w:rsidRPr="00F74871">
        <w:rPr>
          <w:rFonts w:ascii="Times New Roman" w:hAnsi="Times New Roman" w:cs="Times New Roman"/>
          <w:sz w:val="22"/>
          <w:szCs w:val="22"/>
          <w:lang w:val="en-US" w:eastAsia="zh-CN"/>
        </w:rPr>
        <w:tab/>
        <w:t>)</w:t>
      </w:r>
    </w:p>
    <w:p w14:paraId="376DB7E3" w14:textId="77777777" w:rsidR="00F74871" w:rsidRPr="00F74871" w:rsidRDefault="00F74871" w:rsidP="00F74871">
      <w:pPr>
        <w:spacing w:before="120" w:after="0" w:line="240" w:lineRule="auto"/>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 xml:space="preserve">(Seal) </w:t>
      </w:r>
      <w:r w:rsidRPr="00F74871">
        <w:rPr>
          <w:rFonts w:ascii="Times New Roman" w:hAnsi="Times New Roman" w:cs="Times New Roman"/>
          <w:sz w:val="22"/>
          <w:szCs w:val="22"/>
          <w:lang w:val="en-US" w:eastAsia="zh-CN"/>
        </w:rPr>
        <w:tab/>
      </w:r>
      <w:r w:rsidRPr="00F74871">
        <w:rPr>
          <w:rFonts w:ascii="Times New Roman" w:hAnsi="Times New Roman" w:cs="Times New Roman"/>
          <w:sz w:val="22"/>
          <w:szCs w:val="22"/>
          <w:lang w:val="en-US" w:eastAsia="zh-CN"/>
        </w:rPr>
        <w:tab/>
        <w:t>)</w:t>
      </w:r>
    </w:p>
    <w:p w14:paraId="07345616" w14:textId="77777777" w:rsidR="00F74871" w:rsidRPr="00F74871" w:rsidRDefault="00F74871" w:rsidP="00F74871">
      <w:pPr>
        <w:spacing w:before="120" w:after="0" w:line="240" w:lineRule="auto"/>
        <w:jc w:val="both"/>
        <w:divId w:val="2116439976"/>
        <w:rPr>
          <w:rFonts w:ascii="Times New Roman" w:hAnsi="Times New Roman" w:cs="Times New Roman"/>
          <w:sz w:val="22"/>
          <w:szCs w:val="22"/>
          <w:lang w:val="en-US"/>
        </w:rPr>
      </w:pPr>
    </w:p>
    <w:p w14:paraId="7DD73C91" w14:textId="77777777" w:rsidR="00F74871" w:rsidRPr="00F74871" w:rsidRDefault="00F74871" w:rsidP="00F74871">
      <w:pPr>
        <w:spacing w:before="120" w:after="0" w:line="240" w:lineRule="auto"/>
        <w:ind w:left="3600"/>
        <w:jc w:val="both"/>
        <w:divId w:val="2116439976"/>
        <w:rPr>
          <w:rFonts w:ascii="Times New Roman" w:hAnsi="Times New Roman" w:cs="Times New Roman"/>
          <w:snapToGrid w:val="0"/>
          <w:sz w:val="22"/>
          <w:szCs w:val="22"/>
          <w:lang w:val="en-US" w:eastAsia="zh-CN"/>
        </w:rPr>
      </w:pPr>
      <w:r w:rsidRPr="00F74871">
        <w:rPr>
          <w:rFonts w:ascii="Times New Roman" w:hAnsi="Times New Roman" w:cs="Times New Roman"/>
          <w:snapToGrid w:val="0"/>
          <w:sz w:val="22"/>
          <w:szCs w:val="22"/>
          <w:lang w:val="en-US" w:eastAsia="zh-CN"/>
        </w:rPr>
        <w:t xml:space="preserve">In the Matter of Section [section no] of the Mental Capacity Act (Cap 177A) </w:t>
      </w:r>
    </w:p>
    <w:p w14:paraId="453B77D1" w14:textId="77777777" w:rsidR="00F74871" w:rsidRPr="00F74871" w:rsidRDefault="00F74871" w:rsidP="00F74871">
      <w:pPr>
        <w:spacing w:before="120" w:after="0" w:line="240" w:lineRule="auto"/>
        <w:ind w:left="4320"/>
        <w:jc w:val="both"/>
        <w:divId w:val="2116439976"/>
        <w:rPr>
          <w:rFonts w:ascii="Times New Roman" w:hAnsi="Times New Roman" w:cs="Times New Roman"/>
          <w:snapToGrid w:val="0"/>
          <w:sz w:val="22"/>
          <w:szCs w:val="22"/>
          <w:lang w:val="en-US" w:eastAsia="zh-CN"/>
        </w:rPr>
      </w:pPr>
    </w:p>
    <w:p w14:paraId="1570718F" w14:textId="77777777" w:rsidR="00F74871" w:rsidRPr="00F74871" w:rsidRDefault="00F74871" w:rsidP="00F74871">
      <w:pPr>
        <w:spacing w:before="120" w:after="0" w:line="240" w:lineRule="auto"/>
        <w:ind w:left="1440"/>
        <w:jc w:val="both"/>
        <w:outlineLvl w:val="0"/>
        <w:divId w:val="2116439976"/>
        <w:rPr>
          <w:rFonts w:ascii="Times New Roman" w:hAnsi="Times New Roman" w:cs="Times New Roman"/>
          <w:snapToGrid w:val="0"/>
          <w:sz w:val="22"/>
          <w:szCs w:val="22"/>
          <w:lang w:val="en-US" w:eastAsia="zh-CN"/>
        </w:rPr>
      </w:pPr>
      <w:r w:rsidRPr="00F74871">
        <w:rPr>
          <w:rFonts w:ascii="Times New Roman" w:hAnsi="Times New Roman" w:cs="Times New Roman"/>
          <w:snapToGrid w:val="0"/>
          <w:sz w:val="22"/>
          <w:szCs w:val="22"/>
          <w:lang w:val="en-US" w:eastAsia="zh-CN"/>
        </w:rPr>
        <w:tab/>
      </w:r>
      <w:r w:rsidRPr="00F74871">
        <w:rPr>
          <w:rFonts w:ascii="Times New Roman" w:hAnsi="Times New Roman" w:cs="Times New Roman"/>
          <w:snapToGrid w:val="0"/>
          <w:sz w:val="22"/>
          <w:szCs w:val="22"/>
          <w:lang w:val="en-US" w:eastAsia="zh-CN"/>
        </w:rPr>
        <w:tab/>
      </w:r>
      <w:r w:rsidRPr="00F74871">
        <w:rPr>
          <w:rFonts w:ascii="Times New Roman" w:hAnsi="Times New Roman" w:cs="Times New Roman"/>
          <w:snapToGrid w:val="0"/>
          <w:sz w:val="22"/>
          <w:szCs w:val="22"/>
          <w:lang w:val="en-US" w:eastAsia="zh-CN"/>
        </w:rPr>
        <w:tab/>
      </w:r>
      <w:r w:rsidRPr="00F74871">
        <w:rPr>
          <w:rFonts w:ascii="Times New Roman" w:hAnsi="Times New Roman" w:cs="Times New Roman"/>
          <w:snapToGrid w:val="0"/>
          <w:sz w:val="22"/>
          <w:szCs w:val="22"/>
          <w:lang w:val="en-US" w:eastAsia="zh-CN"/>
        </w:rPr>
        <w:tab/>
      </w:r>
      <w:r w:rsidRPr="00F74871">
        <w:rPr>
          <w:rFonts w:ascii="Times New Roman" w:hAnsi="Times New Roman" w:cs="Times New Roman"/>
          <w:snapToGrid w:val="0"/>
          <w:sz w:val="22"/>
          <w:szCs w:val="22"/>
          <w:lang w:val="en-US" w:eastAsia="zh-CN"/>
        </w:rPr>
        <w:tab/>
        <w:t>And</w:t>
      </w:r>
    </w:p>
    <w:p w14:paraId="15C12C41" w14:textId="77777777" w:rsidR="00F74871" w:rsidRPr="00F74871" w:rsidRDefault="00F74871" w:rsidP="00F74871">
      <w:pPr>
        <w:spacing w:before="120" w:after="0" w:line="240" w:lineRule="auto"/>
        <w:ind w:left="1440"/>
        <w:jc w:val="both"/>
        <w:divId w:val="2116439976"/>
        <w:rPr>
          <w:rFonts w:ascii="Times New Roman" w:hAnsi="Times New Roman" w:cs="Times New Roman"/>
          <w:snapToGrid w:val="0"/>
          <w:sz w:val="22"/>
          <w:szCs w:val="22"/>
          <w:lang w:val="en-US" w:eastAsia="zh-CN"/>
        </w:rPr>
      </w:pPr>
    </w:p>
    <w:p w14:paraId="2ECB8105" w14:textId="77777777" w:rsidR="00F74871" w:rsidRPr="00F74871" w:rsidRDefault="00F74871" w:rsidP="00F74871">
      <w:pPr>
        <w:spacing w:before="120" w:after="0" w:line="240" w:lineRule="auto"/>
        <w:ind w:left="3600"/>
        <w:jc w:val="both"/>
        <w:divId w:val="2116439976"/>
        <w:rPr>
          <w:rFonts w:ascii="Times New Roman" w:hAnsi="Times New Roman" w:cs="Times New Roman"/>
          <w:snapToGrid w:val="0"/>
          <w:sz w:val="22"/>
          <w:szCs w:val="22"/>
          <w:lang w:val="en-US" w:eastAsia="zh-CN"/>
        </w:rPr>
      </w:pPr>
      <w:r w:rsidRPr="00F74871">
        <w:rPr>
          <w:rFonts w:ascii="Times New Roman" w:hAnsi="Times New Roman" w:cs="Times New Roman"/>
          <w:snapToGrid w:val="0"/>
          <w:sz w:val="22"/>
          <w:szCs w:val="22"/>
          <w:lang w:val="en-US" w:eastAsia="zh-CN"/>
        </w:rPr>
        <w:t>In the Matter of [</w:t>
      </w:r>
      <w:r w:rsidRPr="00F74871">
        <w:rPr>
          <w:rFonts w:ascii="Times New Roman" w:hAnsi="Times New Roman" w:cs="Times New Roman"/>
          <w:i/>
          <w:snapToGrid w:val="0"/>
          <w:sz w:val="22"/>
          <w:szCs w:val="22"/>
          <w:lang w:val="en-US" w:eastAsia="zh-CN"/>
        </w:rPr>
        <w:t xml:space="preserve">name of person alleged to lack </w:t>
      </w:r>
      <w:proofErr w:type="gramStart"/>
      <w:r w:rsidRPr="00F74871">
        <w:rPr>
          <w:rFonts w:ascii="Times New Roman" w:hAnsi="Times New Roman" w:cs="Times New Roman"/>
          <w:i/>
          <w:snapToGrid w:val="0"/>
          <w:sz w:val="22"/>
          <w:szCs w:val="22"/>
          <w:lang w:val="en-US" w:eastAsia="zh-CN"/>
        </w:rPr>
        <w:t>capacity</w:t>
      </w:r>
      <w:r w:rsidRPr="00F74871">
        <w:rPr>
          <w:rFonts w:ascii="Times New Roman" w:hAnsi="Times New Roman" w:cs="Times New Roman"/>
          <w:snapToGrid w:val="0"/>
          <w:sz w:val="22"/>
          <w:szCs w:val="22"/>
          <w:lang w:val="en-US" w:eastAsia="zh-CN"/>
        </w:rPr>
        <w:t>](</w:t>
      </w:r>
      <w:proofErr w:type="gramEnd"/>
      <w:r w:rsidRPr="00F74871">
        <w:rPr>
          <w:rFonts w:ascii="Times New Roman" w:hAnsi="Times New Roman" w:cs="Times New Roman"/>
          <w:snapToGrid w:val="0"/>
          <w:sz w:val="22"/>
          <w:szCs w:val="22"/>
          <w:lang w:val="en-US" w:eastAsia="zh-CN"/>
        </w:rPr>
        <w:t>ID No.:</w:t>
      </w:r>
      <w:r w:rsidRPr="00F74871">
        <w:rPr>
          <w:rFonts w:ascii="Times New Roman" w:hAnsi="Times New Roman" w:cs="Times New Roman"/>
          <w:snapToGrid w:val="0"/>
          <w:sz w:val="22"/>
          <w:szCs w:val="22"/>
          <w:lang w:val="en-US" w:eastAsia="zh-CN"/>
        </w:rPr>
        <w:tab/>
      </w:r>
      <w:r w:rsidRPr="00F74871">
        <w:rPr>
          <w:rFonts w:ascii="Times New Roman" w:hAnsi="Times New Roman" w:cs="Times New Roman"/>
          <w:snapToGrid w:val="0"/>
          <w:sz w:val="22"/>
          <w:szCs w:val="22"/>
          <w:lang w:val="en-US" w:eastAsia="zh-CN"/>
        </w:rPr>
        <w:tab/>
        <w:t>), a person alleged to lack capacity (“P”)</w:t>
      </w:r>
    </w:p>
    <w:p w14:paraId="50217AA0" w14:textId="77777777" w:rsidR="00F74871" w:rsidRPr="00F74871" w:rsidRDefault="00F74871" w:rsidP="00F74871">
      <w:pPr>
        <w:spacing w:before="120" w:after="0" w:line="240" w:lineRule="auto"/>
        <w:ind w:left="1440"/>
        <w:jc w:val="both"/>
        <w:divId w:val="2116439976"/>
        <w:rPr>
          <w:rFonts w:ascii="Times New Roman" w:hAnsi="Times New Roman" w:cs="Times New Roman"/>
          <w:snapToGrid w:val="0"/>
          <w:sz w:val="22"/>
          <w:szCs w:val="22"/>
          <w:lang w:val="en-US" w:eastAsia="zh-CN"/>
        </w:rPr>
      </w:pPr>
    </w:p>
    <w:p w14:paraId="2F6A35DA" w14:textId="77777777" w:rsidR="00F74871" w:rsidRPr="00F74871" w:rsidRDefault="00F74871" w:rsidP="00F74871">
      <w:pPr>
        <w:spacing w:before="120" w:after="0" w:line="240" w:lineRule="auto"/>
        <w:ind w:left="4320"/>
        <w:jc w:val="both"/>
        <w:outlineLvl w:val="0"/>
        <w:divId w:val="2116439976"/>
        <w:rPr>
          <w:rFonts w:ascii="Times New Roman" w:hAnsi="Times New Roman" w:cs="Times New Roman"/>
          <w:snapToGrid w:val="0"/>
          <w:sz w:val="22"/>
          <w:szCs w:val="22"/>
          <w:lang w:val="en-US" w:eastAsia="zh-CN"/>
        </w:rPr>
      </w:pPr>
    </w:p>
    <w:p w14:paraId="18A0AAFD" w14:textId="77777777" w:rsidR="00F74871" w:rsidRPr="00F74871" w:rsidRDefault="00F74871" w:rsidP="00F74871">
      <w:pPr>
        <w:spacing w:before="120" w:after="0" w:line="240" w:lineRule="auto"/>
        <w:ind w:left="4320" w:firstLine="720"/>
        <w:jc w:val="both"/>
        <w:outlineLvl w:val="0"/>
        <w:divId w:val="2116439976"/>
        <w:rPr>
          <w:rFonts w:ascii="Times New Roman" w:hAnsi="Times New Roman" w:cs="Times New Roman"/>
          <w:snapToGrid w:val="0"/>
          <w:sz w:val="22"/>
          <w:szCs w:val="22"/>
          <w:vertAlign w:val="superscript"/>
          <w:lang w:val="en-US" w:eastAsia="zh-CN"/>
        </w:rPr>
      </w:pPr>
      <w:r w:rsidRPr="00F74871">
        <w:rPr>
          <w:rFonts w:ascii="Times New Roman" w:hAnsi="Times New Roman" w:cs="Times New Roman"/>
          <w:snapToGrid w:val="0"/>
          <w:sz w:val="22"/>
          <w:szCs w:val="22"/>
          <w:lang w:val="en-US" w:eastAsia="zh-CN"/>
        </w:rPr>
        <w:t>Between</w:t>
      </w:r>
    </w:p>
    <w:p w14:paraId="66CC67A0" w14:textId="77777777" w:rsidR="00F74871" w:rsidRPr="00F74871" w:rsidRDefault="00F74871" w:rsidP="00F74871">
      <w:pPr>
        <w:spacing w:before="120" w:after="0" w:line="240" w:lineRule="auto"/>
        <w:ind w:left="1440"/>
        <w:jc w:val="both"/>
        <w:divId w:val="2116439976"/>
        <w:rPr>
          <w:rFonts w:ascii="Times New Roman" w:hAnsi="Times New Roman" w:cs="Times New Roman"/>
          <w:snapToGrid w:val="0"/>
          <w:sz w:val="22"/>
          <w:szCs w:val="22"/>
          <w:lang w:val="en-US" w:eastAsia="zh-CN"/>
        </w:rPr>
      </w:pPr>
    </w:p>
    <w:p w14:paraId="4AB05C69" w14:textId="77777777" w:rsidR="00F74871" w:rsidRPr="00F74871" w:rsidRDefault="00F74871" w:rsidP="00F74871">
      <w:pPr>
        <w:spacing w:before="120" w:after="0" w:line="240" w:lineRule="auto"/>
        <w:ind w:left="1440"/>
        <w:jc w:val="both"/>
        <w:divId w:val="2116439976"/>
        <w:rPr>
          <w:rFonts w:ascii="Times New Roman" w:hAnsi="Times New Roman" w:cs="Times New Roman"/>
          <w:snapToGrid w:val="0"/>
          <w:sz w:val="22"/>
          <w:szCs w:val="22"/>
          <w:lang w:val="en-US" w:eastAsia="zh-CN"/>
        </w:rPr>
      </w:pPr>
    </w:p>
    <w:p w14:paraId="6AD60893" w14:textId="77777777" w:rsidR="00F74871" w:rsidRPr="00F74871" w:rsidRDefault="00F74871" w:rsidP="00F74871">
      <w:pPr>
        <w:spacing w:before="120" w:after="0" w:line="240" w:lineRule="auto"/>
        <w:ind w:left="2880" w:firstLine="720"/>
        <w:jc w:val="both"/>
        <w:outlineLvl w:val="0"/>
        <w:divId w:val="2116439976"/>
        <w:rPr>
          <w:rFonts w:ascii="Times New Roman" w:hAnsi="Times New Roman" w:cs="Times New Roman"/>
          <w:snapToGrid w:val="0"/>
          <w:sz w:val="22"/>
          <w:szCs w:val="22"/>
          <w:vertAlign w:val="superscript"/>
          <w:lang w:val="en-US" w:eastAsia="zh-CN"/>
        </w:rPr>
      </w:pPr>
      <w:r w:rsidRPr="00F74871">
        <w:rPr>
          <w:rFonts w:ascii="Times New Roman" w:hAnsi="Times New Roman" w:cs="Times New Roman"/>
          <w:snapToGrid w:val="0"/>
          <w:sz w:val="22"/>
          <w:szCs w:val="22"/>
          <w:lang w:val="en-US" w:eastAsia="zh-CN"/>
        </w:rPr>
        <w:t>(Name and ID No.:</w:t>
      </w:r>
      <w:r w:rsidRPr="00F74871">
        <w:rPr>
          <w:rFonts w:ascii="Times New Roman" w:hAnsi="Times New Roman" w:cs="Times New Roman"/>
          <w:snapToGrid w:val="0"/>
          <w:sz w:val="22"/>
          <w:szCs w:val="22"/>
          <w:lang w:val="en-US" w:eastAsia="zh-CN"/>
        </w:rPr>
        <w:tab/>
      </w:r>
      <w:proofErr w:type="gramStart"/>
      <w:r w:rsidRPr="00F74871">
        <w:rPr>
          <w:rFonts w:ascii="Times New Roman" w:hAnsi="Times New Roman" w:cs="Times New Roman"/>
          <w:snapToGrid w:val="0"/>
          <w:sz w:val="22"/>
          <w:szCs w:val="22"/>
          <w:lang w:val="en-US" w:eastAsia="zh-CN"/>
        </w:rPr>
        <w:tab/>
        <w:t xml:space="preserve">)   </w:t>
      </w:r>
      <w:proofErr w:type="gramEnd"/>
      <w:r w:rsidRPr="00F74871">
        <w:rPr>
          <w:rFonts w:ascii="Times New Roman" w:hAnsi="Times New Roman" w:cs="Times New Roman"/>
          <w:snapToGrid w:val="0"/>
          <w:sz w:val="22"/>
          <w:szCs w:val="22"/>
          <w:lang w:val="en-US" w:eastAsia="zh-CN"/>
        </w:rPr>
        <w:t xml:space="preserve">      … Plaintiff</w:t>
      </w:r>
      <w:r w:rsidRPr="00F74871">
        <w:rPr>
          <w:rFonts w:ascii="Times New Roman" w:hAnsi="Times New Roman" w:cs="Times New Roman"/>
          <w:snapToGrid w:val="0"/>
          <w:sz w:val="22"/>
          <w:szCs w:val="22"/>
          <w:vertAlign w:val="superscript"/>
          <w:lang w:val="en-US" w:eastAsia="zh-CN"/>
        </w:rPr>
        <w:t>+</w:t>
      </w:r>
    </w:p>
    <w:p w14:paraId="3013E6D7" w14:textId="77777777" w:rsidR="00F74871" w:rsidRPr="00F74871" w:rsidRDefault="00F74871" w:rsidP="00F74871">
      <w:pPr>
        <w:spacing w:before="120" w:after="0" w:line="240" w:lineRule="auto"/>
        <w:ind w:left="1440"/>
        <w:jc w:val="both"/>
        <w:divId w:val="2116439976"/>
        <w:rPr>
          <w:rFonts w:ascii="Times New Roman" w:hAnsi="Times New Roman" w:cs="Times New Roman"/>
          <w:snapToGrid w:val="0"/>
          <w:sz w:val="22"/>
          <w:szCs w:val="22"/>
          <w:lang w:val="en-US" w:eastAsia="zh-CN"/>
        </w:rPr>
      </w:pPr>
      <w:r w:rsidRPr="00F74871">
        <w:rPr>
          <w:rFonts w:ascii="Times New Roman" w:hAnsi="Times New Roman" w:cs="Times New Roman"/>
          <w:snapToGrid w:val="0"/>
          <w:sz w:val="22"/>
          <w:szCs w:val="22"/>
          <w:lang w:val="en-US" w:eastAsia="zh-CN"/>
        </w:rPr>
        <w:t xml:space="preserve"> </w:t>
      </w:r>
    </w:p>
    <w:p w14:paraId="068B8E44" w14:textId="77777777" w:rsidR="00F74871" w:rsidRPr="00F74871" w:rsidRDefault="00F74871" w:rsidP="00F74871">
      <w:pPr>
        <w:spacing w:before="120" w:after="0" w:line="240" w:lineRule="auto"/>
        <w:ind w:left="1440"/>
        <w:jc w:val="both"/>
        <w:divId w:val="2116439976"/>
        <w:rPr>
          <w:rFonts w:ascii="Times New Roman" w:hAnsi="Times New Roman" w:cs="Times New Roman"/>
          <w:snapToGrid w:val="0"/>
          <w:sz w:val="22"/>
          <w:szCs w:val="22"/>
          <w:lang w:val="en-US" w:eastAsia="zh-CN"/>
        </w:rPr>
      </w:pPr>
    </w:p>
    <w:p w14:paraId="32DD771C" w14:textId="77777777" w:rsidR="00F74871" w:rsidRPr="00F74871" w:rsidRDefault="00F74871" w:rsidP="00F74871">
      <w:pPr>
        <w:spacing w:before="120" w:after="0" w:line="240" w:lineRule="auto"/>
        <w:ind w:left="4320" w:firstLine="720"/>
        <w:jc w:val="both"/>
        <w:outlineLvl w:val="0"/>
        <w:divId w:val="2116439976"/>
        <w:rPr>
          <w:rFonts w:ascii="Times New Roman" w:hAnsi="Times New Roman" w:cs="Times New Roman"/>
          <w:snapToGrid w:val="0"/>
          <w:sz w:val="22"/>
          <w:szCs w:val="22"/>
          <w:lang w:val="en-US" w:eastAsia="zh-CN"/>
        </w:rPr>
      </w:pPr>
      <w:r w:rsidRPr="00F74871">
        <w:rPr>
          <w:rFonts w:ascii="Times New Roman" w:hAnsi="Times New Roman" w:cs="Times New Roman"/>
          <w:snapToGrid w:val="0"/>
          <w:sz w:val="22"/>
          <w:szCs w:val="22"/>
          <w:lang w:val="en-US" w:eastAsia="zh-CN"/>
        </w:rPr>
        <w:t>And</w:t>
      </w:r>
      <w:r w:rsidRPr="00F74871">
        <w:rPr>
          <w:rFonts w:ascii="Times New Roman" w:hAnsi="Times New Roman" w:cs="Times New Roman"/>
          <w:snapToGrid w:val="0"/>
          <w:sz w:val="22"/>
          <w:szCs w:val="22"/>
          <w:lang w:val="en-US" w:eastAsia="zh-CN"/>
        </w:rPr>
        <w:tab/>
      </w:r>
    </w:p>
    <w:p w14:paraId="752F2DAF" w14:textId="77777777" w:rsidR="00F74871" w:rsidRPr="00F74871" w:rsidRDefault="00F74871" w:rsidP="00F74871">
      <w:pPr>
        <w:spacing w:before="120" w:after="0" w:line="240" w:lineRule="auto"/>
        <w:ind w:left="1440"/>
        <w:jc w:val="both"/>
        <w:divId w:val="2116439976"/>
        <w:rPr>
          <w:rFonts w:ascii="Times New Roman" w:hAnsi="Times New Roman" w:cs="Times New Roman"/>
          <w:snapToGrid w:val="0"/>
          <w:sz w:val="22"/>
          <w:szCs w:val="22"/>
          <w:lang w:val="en-US" w:eastAsia="zh-CN"/>
        </w:rPr>
      </w:pPr>
    </w:p>
    <w:p w14:paraId="2DF87B7A" w14:textId="77777777" w:rsidR="00F74871" w:rsidRPr="00F74871" w:rsidRDefault="00F74871" w:rsidP="00F74871">
      <w:pPr>
        <w:spacing w:before="120" w:after="0" w:line="240" w:lineRule="auto"/>
        <w:ind w:left="2880" w:firstLine="720"/>
        <w:jc w:val="both"/>
        <w:outlineLvl w:val="0"/>
        <w:divId w:val="2116439976"/>
        <w:rPr>
          <w:rFonts w:ascii="Times New Roman" w:hAnsi="Times New Roman" w:cs="Times New Roman"/>
          <w:sz w:val="22"/>
          <w:szCs w:val="22"/>
          <w:lang w:val="en-US" w:eastAsia="zh-CN"/>
        </w:rPr>
      </w:pPr>
    </w:p>
    <w:p w14:paraId="30A5B630" w14:textId="77777777" w:rsidR="00F74871" w:rsidRPr="00F74871" w:rsidRDefault="00F74871" w:rsidP="00F74871">
      <w:pPr>
        <w:spacing w:before="120" w:after="0" w:line="240" w:lineRule="auto"/>
        <w:ind w:left="2880" w:firstLine="720"/>
        <w:jc w:val="both"/>
        <w:outlineLvl w:val="0"/>
        <w:divId w:val="2116439976"/>
        <w:rPr>
          <w:rFonts w:ascii="Times New Roman" w:hAnsi="Times New Roman" w:cs="Times New Roman"/>
          <w:snapToGrid w:val="0"/>
          <w:sz w:val="22"/>
          <w:szCs w:val="22"/>
          <w:vertAlign w:val="superscript"/>
          <w:lang w:val="en-US" w:eastAsia="zh-CN"/>
        </w:rPr>
      </w:pPr>
      <w:r w:rsidRPr="00F74871">
        <w:rPr>
          <w:rFonts w:ascii="Times New Roman" w:hAnsi="Times New Roman" w:cs="Times New Roman"/>
          <w:sz w:val="22"/>
          <w:szCs w:val="22"/>
          <w:lang w:val="en-US" w:eastAsia="zh-CN"/>
        </w:rPr>
        <w:t>(Name and ID No.:</w:t>
      </w:r>
      <w:r w:rsidRPr="00F74871">
        <w:rPr>
          <w:rFonts w:ascii="Times New Roman" w:hAnsi="Times New Roman" w:cs="Times New Roman"/>
          <w:sz w:val="22"/>
          <w:szCs w:val="22"/>
          <w:lang w:val="en-US" w:eastAsia="zh-CN"/>
        </w:rPr>
        <w:tab/>
      </w:r>
      <w:proofErr w:type="gramStart"/>
      <w:r w:rsidRPr="00F74871">
        <w:rPr>
          <w:rFonts w:ascii="Times New Roman" w:hAnsi="Times New Roman" w:cs="Times New Roman"/>
          <w:sz w:val="22"/>
          <w:szCs w:val="22"/>
          <w:lang w:val="en-US" w:eastAsia="zh-CN"/>
        </w:rPr>
        <w:tab/>
        <w:t xml:space="preserve">)   </w:t>
      </w:r>
      <w:proofErr w:type="gramEnd"/>
      <w:r w:rsidRPr="00F74871">
        <w:rPr>
          <w:rFonts w:ascii="Times New Roman" w:hAnsi="Times New Roman" w:cs="Times New Roman"/>
          <w:sz w:val="22"/>
          <w:szCs w:val="22"/>
          <w:lang w:val="en-US" w:eastAsia="zh-CN"/>
        </w:rPr>
        <w:t xml:space="preserve">   ... Defendant</w:t>
      </w:r>
      <w:r w:rsidRPr="00F74871">
        <w:rPr>
          <w:rFonts w:ascii="Times New Roman" w:hAnsi="Times New Roman" w:cs="Times New Roman"/>
          <w:i/>
          <w:sz w:val="22"/>
          <w:szCs w:val="22"/>
          <w:vertAlign w:val="superscript"/>
          <w:lang w:val="en-US" w:eastAsia="zh-CN"/>
        </w:rPr>
        <w:t xml:space="preserve"># </w:t>
      </w:r>
    </w:p>
    <w:p w14:paraId="604B121F" w14:textId="77777777" w:rsidR="00F74871" w:rsidRPr="00F74871" w:rsidRDefault="00F74871" w:rsidP="00F74871">
      <w:pPr>
        <w:spacing w:before="120" w:after="0" w:line="240" w:lineRule="auto"/>
        <w:ind w:right="29"/>
        <w:jc w:val="both"/>
        <w:divId w:val="2116439976"/>
        <w:rPr>
          <w:rFonts w:ascii="Times New Roman" w:hAnsi="Times New Roman" w:cs="Times New Roman"/>
          <w:sz w:val="22"/>
          <w:szCs w:val="22"/>
          <w:lang w:val="en-US" w:eastAsia="zh-CN"/>
        </w:rPr>
      </w:pPr>
    </w:p>
    <w:p w14:paraId="3B03226D" w14:textId="77777777" w:rsidR="00F74871" w:rsidRPr="00F74871" w:rsidRDefault="007B0F6C" w:rsidP="00F74871">
      <w:pPr>
        <w:spacing w:before="120" w:after="0" w:line="240" w:lineRule="auto"/>
        <w:jc w:val="both"/>
        <w:divId w:val="2116439976"/>
        <w:rPr>
          <w:rFonts w:ascii="Times New Roman" w:hAnsi="Times New Roman" w:cs="Times New Roman"/>
          <w:sz w:val="22"/>
          <w:szCs w:val="22"/>
          <w:lang w:val="en-US" w:eastAsia="zh-CN"/>
        </w:rPr>
      </w:pPr>
      <w:r>
        <w:rPr>
          <w:rFonts w:ascii="Times New Roman" w:hAnsi="Times New Roman" w:cs="Times New Roman"/>
          <w:sz w:val="22"/>
          <w:szCs w:val="22"/>
          <w:lang w:val="en-US" w:eastAsia="zh-CN"/>
        </w:rPr>
        <w:br w:type="page"/>
      </w:r>
    </w:p>
    <w:p w14:paraId="024C9069" w14:textId="77777777" w:rsidR="00F74871" w:rsidRPr="00F74871" w:rsidRDefault="00F74871" w:rsidP="00F74871">
      <w:pPr>
        <w:spacing w:before="120" w:after="0" w:line="240" w:lineRule="auto"/>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lastRenderedPageBreak/>
        <w:t>To THE DEFENDANT(S) [name]</w:t>
      </w:r>
    </w:p>
    <w:p w14:paraId="4E4CB355" w14:textId="77777777" w:rsidR="00F74871" w:rsidRPr="00F74871" w:rsidRDefault="00F74871" w:rsidP="00F74871">
      <w:pPr>
        <w:spacing w:before="120" w:after="0" w:line="240" w:lineRule="auto"/>
        <w:jc w:val="both"/>
        <w:divId w:val="2116439976"/>
        <w:rPr>
          <w:rFonts w:ascii="Times New Roman" w:hAnsi="Times New Roman" w:cs="Times New Roman"/>
          <w:sz w:val="22"/>
          <w:szCs w:val="22"/>
          <w:vertAlign w:val="superscript"/>
          <w:lang w:val="en-US" w:eastAsia="zh-CN"/>
        </w:rPr>
      </w:pPr>
      <w:r w:rsidRPr="00F74871">
        <w:rPr>
          <w:rFonts w:ascii="Times New Roman" w:hAnsi="Times New Roman" w:cs="Times New Roman"/>
          <w:sz w:val="22"/>
          <w:szCs w:val="22"/>
          <w:lang w:val="en-US" w:eastAsia="zh-CN"/>
        </w:rPr>
        <w:t>of [address]</w:t>
      </w:r>
      <w:r w:rsidRPr="00F74871">
        <w:rPr>
          <w:rFonts w:ascii="Times New Roman" w:hAnsi="Times New Roman" w:cs="Times New Roman"/>
          <w:sz w:val="22"/>
          <w:szCs w:val="22"/>
          <w:vertAlign w:val="superscript"/>
          <w:lang w:val="en-US" w:eastAsia="zh-CN"/>
        </w:rPr>
        <w:t>#</w:t>
      </w:r>
    </w:p>
    <w:p w14:paraId="6F889DA5" w14:textId="77777777" w:rsidR="00F74871" w:rsidRPr="00F74871" w:rsidRDefault="00F74871" w:rsidP="00F74871">
      <w:pPr>
        <w:spacing w:before="120" w:after="0" w:line="240" w:lineRule="auto"/>
        <w:jc w:val="both"/>
        <w:divId w:val="2116439976"/>
        <w:rPr>
          <w:rFonts w:ascii="Times New Roman" w:hAnsi="Times New Roman" w:cs="Times New Roman"/>
          <w:sz w:val="22"/>
          <w:szCs w:val="22"/>
          <w:lang w:val="en-US" w:eastAsia="zh-CN"/>
        </w:rPr>
      </w:pPr>
    </w:p>
    <w:p w14:paraId="6714A4A5" w14:textId="77777777" w:rsidR="00F74871" w:rsidRPr="00F74871" w:rsidRDefault="00F74871" w:rsidP="00F74871">
      <w:pPr>
        <w:spacing w:before="120" w:after="120" w:line="240" w:lineRule="auto"/>
        <w:jc w:val="center"/>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ORIGINATING SUMMONS</w:t>
      </w:r>
    </w:p>
    <w:p w14:paraId="1DFD48C0" w14:textId="77777777" w:rsidR="00F74871" w:rsidRPr="00F74871" w:rsidRDefault="00F74871" w:rsidP="00F74871">
      <w:pPr>
        <w:spacing w:before="120" w:after="120" w:line="240" w:lineRule="auto"/>
        <w:jc w:val="center"/>
        <w:divId w:val="2116439976"/>
        <w:rPr>
          <w:rFonts w:ascii="Times New Roman" w:hAnsi="Times New Roman" w:cs="Times New Roman"/>
          <w:sz w:val="22"/>
          <w:szCs w:val="22"/>
          <w:lang w:val="en-US" w:eastAsia="zh-CN"/>
        </w:rPr>
      </w:pPr>
    </w:p>
    <w:p w14:paraId="18DCBC6D" w14:textId="77777777" w:rsidR="00F74871" w:rsidRPr="00F74871" w:rsidRDefault="00F74871" w:rsidP="00F74871">
      <w:pPr>
        <w:spacing w:before="120" w:after="120" w:line="240" w:lineRule="auto"/>
        <w:jc w:val="both"/>
        <w:divId w:val="2116439976"/>
        <w:rPr>
          <w:rFonts w:ascii="Times New Roman" w:hAnsi="Times New Roman" w:cs="Times New Roman"/>
          <w:sz w:val="22"/>
          <w:szCs w:val="22"/>
          <w:lang w:val="en-US"/>
        </w:rPr>
      </w:pPr>
      <w:r w:rsidRPr="00F74871">
        <w:rPr>
          <w:rFonts w:ascii="Times New Roman" w:hAnsi="Times New Roman" w:cs="Times New Roman"/>
          <w:sz w:val="22"/>
          <w:szCs w:val="22"/>
          <w:lang w:val="en-US"/>
        </w:rPr>
        <w:t xml:space="preserve">         The plaintiff/applicant* prays for the following </w:t>
      </w:r>
      <w:proofErr w:type="gramStart"/>
      <w:r w:rsidRPr="00F74871">
        <w:rPr>
          <w:rFonts w:ascii="Times New Roman" w:hAnsi="Times New Roman" w:cs="Times New Roman"/>
          <w:sz w:val="22"/>
          <w:szCs w:val="22"/>
          <w:lang w:val="en-US"/>
        </w:rPr>
        <w:t>orders:-</w:t>
      </w:r>
      <w:proofErr w:type="gramEnd"/>
    </w:p>
    <w:p w14:paraId="673570CB" w14:textId="77777777" w:rsidR="00F74871" w:rsidRPr="00F74871" w:rsidRDefault="00F74871" w:rsidP="00F74871">
      <w:pPr>
        <w:spacing w:before="120" w:after="120" w:line="240" w:lineRule="auto"/>
        <w:jc w:val="both"/>
        <w:divId w:val="2116439976"/>
        <w:rPr>
          <w:rFonts w:ascii="Times New Roman" w:hAnsi="Times New Roman" w:cs="Times New Roman"/>
          <w:sz w:val="22"/>
          <w:szCs w:val="22"/>
          <w:lang w:val="en-US"/>
        </w:rPr>
      </w:pPr>
      <w:r w:rsidRPr="00F74871">
        <w:rPr>
          <w:rFonts w:ascii="Times New Roman" w:hAnsi="Times New Roman" w:cs="Times New Roman"/>
          <w:sz w:val="22"/>
          <w:szCs w:val="22"/>
          <w:lang w:val="en-US"/>
        </w:rPr>
        <w:t xml:space="preserve">         [</w:t>
      </w:r>
      <w:r w:rsidRPr="00F74871">
        <w:rPr>
          <w:rFonts w:ascii="Times New Roman" w:hAnsi="Times New Roman" w:cs="Times New Roman"/>
          <w:i/>
          <w:sz w:val="22"/>
          <w:szCs w:val="22"/>
          <w:lang w:val="en-US"/>
        </w:rPr>
        <w:t>Please select the relevant prayer(s) or add prayers as required.</w:t>
      </w:r>
      <w:r w:rsidRPr="00F74871">
        <w:rPr>
          <w:rFonts w:ascii="Times New Roman" w:hAnsi="Times New Roman" w:cs="Times New Roman"/>
          <w:sz w:val="22"/>
          <w:szCs w:val="22"/>
          <w:lang w:val="en-US"/>
        </w:rPr>
        <w:t>]</w:t>
      </w:r>
    </w:p>
    <w:p w14:paraId="08351BBA" w14:textId="77777777" w:rsidR="00F74871" w:rsidRPr="00F74871" w:rsidRDefault="00F74871" w:rsidP="00F74871">
      <w:pPr>
        <w:spacing w:before="120" w:after="120" w:line="240" w:lineRule="auto"/>
        <w:jc w:val="both"/>
        <w:divId w:val="2116439976"/>
        <w:rPr>
          <w:rFonts w:ascii="Times New Roman" w:hAnsi="Times New Roman" w:cs="Times New Roman"/>
          <w:sz w:val="22"/>
          <w:szCs w:val="22"/>
          <w:lang w:eastAsia="zh-CN"/>
        </w:rPr>
      </w:pPr>
    </w:p>
    <w:p w14:paraId="78756B56" w14:textId="77777777" w:rsidR="00F74871" w:rsidRPr="00F74871" w:rsidRDefault="00F74871" w:rsidP="006172E9">
      <w:pPr>
        <w:numPr>
          <w:ilvl w:val="0"/>
          <w:numId w:val="75"/>
        </w:numPr>
        <w:spacing w:before="120" w:after="0" w:line="240" w:lineRule="auto"/>
        <w:ind w:left="567" w:hanging="567"/>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Permission</w:t>
      </w:r>
    </w:p>
    <w:p w14:paraId="4BA3A7FF" w14:textId="77777777" w:rsidR="00F74871" w:rsidRPr="00F74871" w:rsidRDefault="00F74871" w:rsidP="00F74871">
      <w:pPr>
        <w:spacing w:before="120" w:after="0" w:line="240" w:lineRule="auto"/>
        <w:ind w:left="2880" w:firstLine="720"/>
        <w:jc w:val="both"/>
        <w:outlineLvl w:val="0"/>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 xml:space="preserve">   </w:t>
      </w:r>
    </w:p>
    <w:p w14:paraId="6070AEE3" w14:textId="77777777" w:rsidR="00F74871" w:rsidRPr="00F74871" w:rsidRDefault="00F74871" w:rsidP="00F74871">
      <w:pPr>
        <w:spacing w:before="120" w:after="0" w:line="240" w:lineRule="auto"/>
        <w:ind w:left="567"/>
        <w:jc w:val="both"/>
        <w:outlineLvl w:val="0"/>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The plaintiff/applicant*</w:t>
      </w:r>
      <w:r w:rsidRPr="00F74871">
        <w:rPr>
          <w:rFonts w:ascii="Times New Roman" w:hAnsi="Times New Roman" w:cs="Times New Roman"/>
          <w:snapToGrid w:val="0"/>
          <w:sz w:val="22"/>
          <w:szCs w:val="22"/>
          <w:vertAlign w:val="superscript"/>
          <w:lang w:val="en-US" w:eastAsia="zh-CN"/>
        </w:rPr>
        <w:t xml:space="preserve"> </w:t>
      </w:r>
      <w:r w:rsidRPr="00F74871">
        <w:rPr>
          <w:rFonts w:ascii="Times New Roman" w:hAnsi="Times New Roman" w:cs="Times New Roman"/>
          <w:sz w:val="22"/>
          <w:szCs w:val="22"/>
          <w:lang w:val="en-US" w:eastAsia="zh-CN"/>
        </w:rPr>
        <w:t>be permitted to make this application to the Court.</w:t>
      </w:r>
    </w:p>
    <w:p w14:paraId="5DF21EB8" w14:textId="77777777" w:rsidR="00F74871" w:rsidRPr="00F74871" w:rsidRDefault="00F74871" w:rsidP="00F74871">
      <w:pPr>
        <w:tabs>
          <w:tab w:val="num" w:pos="1440"/>
        </w:tabs>
        <w:spacing w:before="120" w:after="0" w:line="240" w:lineRule="auto"/>
        <w:jc w:val="both"/>
        <w:divId w:val="2116439976"/>
        <w:rPr>
          <w:rFonts w:ascii="Times New Roman" w:hAnsi="Times New Roman" w:cs="Times New Roman"/>
          <w:sz w:val="22"/>
          <w:szCs w:val="22"/>
          <w:lang w:val="en-US" w:eastAsia="zh-CN"/>
        </w:rPr>
      </w:pPr>
    </w:p>
    <w:p w14:paraId="2C915408" w14:textId="77777777" w:rsidR="00F74871" w:rsidRPr="00F74871" w:rsidRDefault="00F74871" w:rsidP="006172E9">
      <w:pPr>
        <w:numPr>
          <w:ilvl w:val="0"/>
          <w:numId w:val="75"/>
        </w:numPr>
        <w:spacing w:before="120" w:after="0" w:line="240" w:lineRule="auto"/>
        <w:ind w:left="567" w:hanging="567"/>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Dispensation</w:t>
      </w:r>
    </w:p>
    <w:p w14:paraId="5E5192EB" w14:textId="77777777" w:rsidR="00F74871" w:rsidRPr="00F74871" w:rsidRDefault="00F74871" w:rsidP="00F74871">
      <w:pPr>
        <w:spacing w:before="120" w:after="0" w:line="240" w:lineRule="auto"/>
        <w:ind w:left="567"/>
        <w:jc w:val="both"/>
        <w:divId w:val="2116439976"/>
        <w:rPr>
          <w:rFonts w:ascii="Times New Roman" w:hAnsi="Times New Roman" w:cs="Times New Roman"/>
          <w:sz w:val="22"/>
          <w:szCs w:val="22"/>
          <w:lang w:val="en-US" w:eastAsia="zh-CN"/>
        </w:rPr>
      </w:pPr>
    </w:p>
    <w:p w14:paraId="7A7E1D4E" w14:textId="77777777" w:rsidR="00F74871" w:rsidRPr="00F74871" w:rsidRDefault="00F74871" w:rsidP="00F74871">
      <w:pPr>
        <w:spacing w:before="120" w:after="0" w:line="240" w:lineRule="auto"/>
        <w:ind w:left="567"/>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The Court dispenses with the following:</w:t>
      </w:r>
    </w:p>
    <w:p w14:paraId="533734AB" w14:textId="77777777" w:rsidR="00F74871" w:rsidRPr="00F74871" w:rsidRDefault="00F74871" w:rsidP="00F74871">
      <w:pPr>
        <w:spacing w:before="120" w:after="0" w:line="240" w:lineRule="auto"/>
        <w:ind w:left="720"/>
        <w:jc w:val="both"/>
        <w:divId w:val="2116439976"/>
        <w:rPr>
          <w:rFonts w:ascii="Times New Roman" w:hAnsi="Times New Roman" w:cs="Times New Roman"/>
          <w:b/>
          <w:sz w:val="22"/>
          <w:szCs w:val="22"/>
          <w:lang w:val="en-US" w:eastAsia="zh-CN"/>
        </w:rPr>
      </w:pPr>
    </w:p>
    <w:p w14:paraId="07EC5D5D" w14:textId="77777777" w:rsidR="00F74871" w:rsidRPr="00F74871" w:rsidRDefault="00F74871" w:rsidP="006172E9">
      <w:pPr>
        <w:numPr>
          <w:ilvl w:val="0"/>
          <w:numId w:val="76"/>
        </w:numPr>
        <w:tabs>
          <w:tab w:val="num" w:pos="1134"/>
        </w:tabs>
        <w:spacing w:before="120" w:after="0" w:line="240" w:lineRule="auto"/>
        <w:ind w:left="1134" w:hanging="567"/>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Notification of [</w:t>
      </w:r>
      <w:r w:rsidRPr="00F74871">
        <w:rPr>
          <w:rFonts w:ascii="Times New Roman" w:hAnsi="Times New Roman" w:cs="Times New Roman"/>
          <w:i/>
          <w:sz w:val="22"/>
          <w:szCs w:val="22"/>
          <w:lang w:val="en-US" w:eastAsia="zh-CN"/>
        </w:rPr>
        <w:t>Name of P</w:t>
      </w:r>
      <w:r w:rsidRPr="00F74871">
        <w:rPr>
          <w:rFonts w:ascii="Times New Roman" w:hAnsi="Times New Roman" w:cs="Times New Roman"/>
          <w:sz w:val="22"/>
          <w:szCs w:val="22"/>
          <w:lang w:val="en-US" w:eastAsia="zh-CN"/>
        </w:rPr>
        <w:t>] (“P”) of this application and of the date of the hearing for its final disposal.</w:t>
      </w:r>
    </w:p>
    <w:p w14:paraId="11C67914" w14:textId="77777777" w:rsidR="00F74871" w:rsidRPr="00F74871" w:rsidRDefault="00F74871" w:rsidP="00F74871">
      <w:pPr>
        <w:spacing w:before="120" w:after="0" w:line="240" w:lineRule="auto"/>
        <w:ind w:left="1134"/>
        <w:jc w:val="both"/>
        <w:divId w:val="2116439976"/>
        <w:rPr>
          <w:rFonts w:ascii="Times New Roman" w:hAnsi="Times New Roman" w:cs="Times New Roman"/>
          <w:sz w:val="22"/>
          <w:szCs w:val="22"/>
          <w:lang w:eastAsia="zh-CN"/>
        </w:rPr>
      </w:pPr>
      <w:r w:rsidRPr="00F74871">
        <w:rPr>
          <w:rFonts w:ascii="Times New Roman" w:hAnsi="Times New Roman" w:cs="Times New Roman"/>
          <w:sz w:val="22"/>
          <w:szCs w:val="22"/>
          <w:lang w:eastAsia="zh-CN"/>
        </w:rPr>
        <w:t>[</w:t>
      </w:r>
      <w:r w:rsidRPr="00F74871">
        <w:rPr>
          <w:rFonts w:ascii="Times New Roman" w:hAnsi="Times New Roman" w:cs="Times New Roman"/>
          <w:i/>
          <w:sz w:val="22"/>
          <w:szCs w:val="22"/>
          <w:lang w:eastAsia="zh-CN"/>
        </w:rPr>
        <w:t xml:space="preserve">Note: There is a general requirement to notify P. As such, if the applicant or plaintiff seeks dispensation of notification, an explanation as to why dispensation is sought </w:t>
      </w:r>
      <w:proofErr w:type="gramStart"/>
      <w:r w:rsidRPr="00F74871">
        <w:rPr>
          <w:rFonts w:ascii="Times New Roman" w:hAnsi="Times New Roman" w:cs="Times New Roman"/>
          <w:i/>
          <w:sz w:val="22"/>
          <w:szCs w:val="22"/>
          <w:lang w:eastAsia="zh-CN"/>
        </w:rPr>
        <w:t>has to</w:t>
      </w:r>
      <w:proofErr w:type="gramEnd"/>
      <w:r w:rsidRPr="00F74871">
        <w:rPr>
          <w:rFonts w:ascii="Times New Roman" w:hAnsi="Times New Roman" w:cs="Times New Roman"/>
          <w:i/>
          <w:sz w:val="22"/>
          <w:szCs w:val="22"/>
          <w:lang w:eastAsia="zh-CN"/>
        </w:rPr>
        <w:t xml:space="preserve"> be included in the supporting affidavit</w:t>
      </w:r>
      <w:r w:rsidRPr="00F74871">
        <w:rPr>
          <w:rFonts w:ascii="Times New Roman" w:hAnsi="Times New Roman" w:cs="Times New Roman"/>
          <w:sz w:val="22"/>
          <w:szCs w:val="22"/>
          <w:lang w:eastAsia="zh-CN"/>
        </w:rPr>
        <w:t xml:space="preserve">.] </w:t>
      </w:r>
    </w:p>
    <w:p w14:paraId="061FA1E7" w14:textId="77777777" w:rsidR="00F74871" w:rsidRPr="00F74871" w:rsidRDefault="00F74871" w:rsidP="006172E9">
      <w:pPr>
        <w:numPr>
          <w:ilvl w:val="0"/>
          <w:numId w:val="76"/>
        </w:numPr>
        <w:tabs>
          <w:tab w:val="num" w:pos="1134"/>
        </w:tabs>
        <w:spacing w:before="120" w:after="0" w:line="240" w:lineRule="auto"/>
        <w:ind w:left="1134" w:hanging="567"/>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Attendance of the following persons at all hearings for this application:</w:t>
      </w:r>
    </w:p>
    <w:p w14:paraId="0692BFC9" w14:textId="77777777" w:rsidR="00F74871" w:rsidRPr="00F74871" w:rsidRDefault="00F74871" w:rsidP="00F74871">
      <w:pPr>
        <w:tabs>
          <w:tab w:val="num" w:pos="1134"/>
        </w:tabs>
        <w:spacing w:before="120" w:after="0" w:line="240" w:lineRule="auto"/>
        <w:ind w:left="1134"/>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ab/>
        <w:t>a.</w:t>
      </w:r>
      <w:r w:rsidRPr="00F74871">
        <w:rPr>
          <w:rFonts w:ascii="Times New Roman" w:hAnsi="Times New Roman" w:cs="Times New Roman"/>
          <w:sz w:val="22"/>
          <w:szCs w:val="22"/>
          <w:lang w:val="en-US" w:eastAsia="zh-CN"/>
        </w:rPr>
        <w:tab/>
      </w:r>
      <w:proofErr w:type="gramStart"/>
      <w:r w:rsidRPr="00F74871">
        <w:rPr>
          <w:rFonts w:ascii="Times New Roman" w:hAnsi="Times New Roman" w:cs="Times New Roman"/>
          <w:sz w:val="22"/>
          <w:szCs w:val="22"/>
          <w:lang w:val="en-US" w:eastAsia="zh-CN"/>
        </w:rPr>
        <w:t>P;</w:t>
      </w:r>
      <w:proofErr w:type="gramEnd"/>
    </w:p>
    <w:p w14:paraId="46D44395" w14:textId="77777777" w:rsidR="00F74871" w:rsidRPr="00F74871" w:rsidRDefault="00F74871" w:rsidP="00F74871">
      <w:pPr>
        <w:tabs>
          <w:tab w:val="num" w:pos="1134"/>
        </w:tabs>
        <w:spacing w:before="120" w:after="0" w:line="240" w:lineRule="auto"/>
        <w:ind w:left="1134"/>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ab/>
        <w:t>b.</w:t>
      </w:r>
      <w:r w:rsidRPr="00F74871">
        <w:rPr>
          <w:rFonts w:ascii="Times New Roman" w:hAnsi="Times New Roman" w:cs="Times New Roman"/>
          <w:sz w:val="22"/>
          <w:szCs w:val="22"/>
          <w:lang w:val="en-US" w:eastAsia="zh-CN"/>
        </w:rPr>
        <w:tab/>
        <w:t>Dr [</w:t>
      </w:r>
      <w:r w:rsidRPr="00F74871">
        <w:rPr>
          <w:rFonts w:ascii="Times New Roman" w:hAnsi="Times New Roman" w:cs="Times New Roman"/>
          <w:i/>
          <w:sz w:val="22"/>
          <w:szCs w:val="22"/>
          <w:lang w:val="en-US" w:eastAsia="zh-CN"/>
        </w:rPr>
        <w:t>state name of doctor</w:t>
      </w:r>
      <w:r w:rsidRPr="00F74871">
        <w:rPr>
          <w:rFonts w:ascii="Times New Roman" w:hAnsi="Times New Roman" w:cs="Times New Roman"/>
          <w:sz w:val="22"/>
          <w:szCs w:val="22"/>
          <w:lang w:val="en-US" w:eastAsia="zh-CN"/>
        </w:rPr>
        <w:t>] (ID No. [</w:t>
      </w:r>
      <w:r w:rsidRPr="00F74871">
        <w:rPr>
          <w:rFonts w:ascii="Times New Roman" w:hAnsi="Times New Roman" w:cs="Times New Roman"/>
          <w:i/>
          <w:sz w:val="22"/>
          <w:szCs w:val="22"/>
          <w:lang w:val="en-US" w:eastAsia="zh-CN"/>
        </w:rPr>
        <w:t>state number</w:t>
      </w:r>
      <w:r w:rsidRPr="00F74871">
        <w:rPr>
          <w:rFonts w:ascii="Times New Roman" w:hAnsi="Times New Roman" w:cs="Times New Roman"/>
          <w:sz w:val="22"/>
          <w:szCs w:val="22"/>
          <w:lang w:val="en-US" w:eastAsia="zh-CN"/>
        </w:rPr>
        <w:t>]) of (</w:t>
      </w:r>
      <w:r w:rsidRPr="00F74871">
        <w:rPr>
          <w:rFonts w:ascii="Times New Roman" w:hAnsi="Times New Roman" w:cs="Times New Roman"/>
          <w:i/>
          <w:sz w:val="22"/>
          <w:szCs w:val="22"/>
          <w:lang w:val="en-US" w:eastAsia="zh-CN"/>
        </w:rPr>
        <w:t>state address</w:t>
      </w:r>
      <w:r w:rsidRPr="00F74871">
        <w:rPr>
          <w:rFonts w:ascii="Times New Roman" w:hAnsi="Times New Roman" w:cs="Times New Roman"/>
          <w:sz w:val="22"/>
          <w:szCs w:val="22"/>
          <w:lang w:val="en-US" w:eastAsia="zh-CN"/>
        </w:rPr>
        <w:t>).</w:t>
      </w:r>
    </w:p>
    <w:p w14:paraId="5831827F" w14:textId="77777777" w:rsidR="00F74871" w:rsidRPr="00F74871" w:rsidRDefault="00F74871" w:rsidP="006172E9">
      <w:pPr>
        <w:numPr>
          <w:ilvl w:val="0"/>
          <w:numId w:val="76"/>
        </w:numPr>
        <w:tabs>
          <w:tab w:val="num" w:pos="1134"/>
        </w:tabs>
        <w:spacing w:before="120" w:after="0" w:line="240" w:lineRule="auto"/>
        <w:ind w:left="1134" w:hanging="567"/>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Service of this application on [</w:t>
      </w:r>
      <w:r w:rsidRPr="00F74871">
        <w:rPr>
          <w:rFonts w:ascii="Times New Roman" w:hAnsi="Times New Roman" w:cs="Times New Roman"/>
          <w:i/>
          <w:sz w:val="22"/>
          <w:szCs w:val="22"/>
          <w:lang w:val="en-US" w:eastAsia="zh-CN"/>
        </w:rPr>
        <w:t>state names and ID Numbers</w:t>
      </w:r>
      <w:r w:rsidRPr="00F74871">
        <w:rPr>
          <w:rFonts w:ascii="Times New Roman" w:hAnsi="Times New Roman" w:cs="Times New Roman"/>
          <w:sz w:val="22"/>
          <w:szCs w:val="22"/>
          <w:lang w:val="en-US" w:eastAsia="zh-CN"/>
        </w:rPr>
        <w:t>].</w:t>
      </w:r>
    </w:p>
    <w:p w14:paraId="7E681408" w14:textId="77777777" w:rsidR="00F74871" w:rsidRPr="00F74871" w:rsidRDefault="00F74871" w:rsidP="00F74871">
      <w:pPr>
        <w:spacing w:before="120" w:after="0" w:line="240" w:lineRule="auto"/>
        <w:jc w:val="both"/>
        <w:divId w:val="2116439976"/>
        <w:rPr>
          <w:rFonts w:ascii="Times New Roman" w:hAnsi="Times New Roman" w:cs="Times New Roman"/>
          <w:sz w:val="22"/>
          <w:szCs w:val="22"/>
          <w:lang w:val="en-US" w:eastAsia="zh-CN"/>
        </w:rPr>
      </w:pPr>
    </w:p>
    <w:p w14:paraId="79D56533" w14:textId="77777777" w:rsidR="00F74871" w:rsidRPr="00F74871" w:rsidRDefault="00F74871" w:rsidP="006172E9">
      <w:pPr>
        <w:numPr>
          <w:ilvl w:val="0"/>
          <w:numId w:val="75"/>
        </w:numPr>
        <w:spacing w:before="120" w:after="0" w:line="240" w:lineRule="auto"/>
        <w:ind w:left="567" w:hanging="567"/>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That the Court be satisfied that:</w:t>
      </w:r>
    </w:p>
    <w:p w14:paraId="0A983DC2" w14:textId="77777777" w:rsidR="00F74871" w:rsidRPr="00F74871" w:rsidRDefault="00F74871" w:rsidP="00F74871">
      <w:pPr>
        <w:spacing w:before="120" w:after="0" w:line="240" w:lineRule="auto"/>
        <w:ind w:left="567"/>
        <w:jc w:val="both"/>
        <w:divId w:val="2116439976"/>
        <w:rPr>
          <w:rFonts w:ascii="Times New Roman" w:hAnsi="Times New Roman" w:cs="Times New Roman"/>
          <w:sz w:val="22"/>
          <w:szCs w:val="22"/>
          <w:lang w:val="en-US" w:eastAsia="zh-CN"/>
        </w:rPr>
      </w:pPr>
    </w:p>
    <w:p w14:paraId="0D85E211" w14:textId="77777777" w:rsidR="00F74871" w:rsidRPr="00F74871" w:rsidRDefault="00F74871" w:rsidP="006172E9">
      <w:pPr>
        <w:numPr>
          <w:ilvl w:val="0"/>
          <w:numId w:val="77"/>
        </w:numPr>
        <w:tabs>
          <w:tab w:val="num" w:pos="1134"/>
        </w:tabs>
        <w:spacing w:before="120" w:after="0" w:line="240" w:lineRule="auto"/>
        <w:ind w:left="1134" w:hanging="567"/>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w:t>
      </w:r>
      <w:r w:rsidRPr="00F74871">
        <w:rPr>
          <w:rFonts w:ascii="Times New Roman" w:hAnsi="Times New Roman" w:cs="Times New Roman"/>
          <w:i/>
          <w:sz w:val="22"/>
          <w:szCs w:val="22"/>
          <w:lang w:val="en-US" w:eastAsia="zh-CN"/>
        </w:rPr>
        <w:t>Name of P</w:t>
      </w:r>
      <w:r w:rsidRPr="00F74871">
        <w:rPr>
          <w:rFonts w:ascii="Times New Roman" w:hAnsi="Times New Roman" w:cs="Times New Roman"/>
          <w:sz w:val="22"/>
          <w:szCs w:val="22"/>
          <w:lang w:val="en-US" w:eastAsia="zh-CN"/>
        </w:rPr>
        <w:t xml:space="preserve">] (“P”) is unable to make various decisions for himself/herself* in relation to a matter or matters concerning P’s personal welfare/property and affairs/personal welfare and property and affairs because of an impairment of, or a disturbance in the functioning of, P’s mind or brain; </w:t>
      </w:r>
    </w:p>
    <w:p w14:paraId="643E6E8E" w14:textId="77777777" w:rsidR="00F74871" w:rsidRPr="00F74871" w:rsidRDefault="00F74871" w:rsidP="006172E9">
      <w:pPr>
        <w:numPr>
          <w:ilvl w:val="0"/>
          <w:numId w:val="77"/>
        </w:numPr>
        <w:tabs>
          <w:tab w:val="num" w:pos="1134"/>
        </w:tabs>
        <w:spacing w:before="120" w:after="0" w:line="240" w:lineRule="auto"/>
        <w:ind w:left="1134" w:hanging="567"/>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The purpose for which the order is needed cannot be as effectively achieved in a way that is less restrictive of P’s rights and freedom of action.</w:t>
      </w:r>
    </w:p>
    <w:p w14:paraId="4A242942" w14:textId="77777777" w:rsidR="00F74871" w:rsidRPr="00F74871" w:rsidRDefault="00F74871" w:rsidP="00F74871">
      <w:pPr>
        <w:spacing w:before="120" w:after="0" w:line="240" w:lineRule="auto"/>
        <w:ind w:left="900"/>
        <w:jc w:val="both"/>
        <w:divId w:val="2116439976"/>
        <w:rPr>
          <w:rFonts w:ascii="Times New Roman" w:hAnsi="Times New Roman" w:cs="Times New Roman"/>
          <w:sz w:val="22"/>
          <w:szCs w:val="22"/>
          <w:lang w:val="en-US" w:eastAsia="zh-CN"/>
        </w:rPr>
      </w:pPr>
    </w:p>
    <w:p w14:paraId="684FA37D" w14:textId="77777777" w:rsidR="00F74871" w:rsidRPr="00F74871" w:rsidRDefault="00F74871" w:rsidP="006172E9">
      <w:pPr>
        <w:numPr>
          <w:ilvl w:val="0"/>
          <w:numId w:val="75"/>
        </w:numPr>
        <w:spacing w:before="120" w:after="0" w:line="240" w:lineRule="auto"/>
        <w:ind w:left="567" w:hanging="567"/>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 xml:space="preserve">That the Court orders as </w:t>
      </w:r>
      <w:proofErr w:type="gramStart"/>
      <w:r w:rsidRPr="00F74871">
        <w:rPr>
          <w:rFonts w:ascii="Times New Roman" w:hAnsi="Times New Roman" w:cs="Times New Roman"/>
          <w:sz w:val="22"/>
          <w:szCs w:val="22"/>
          <w:lang w:val="en-US" w:eastAsia="zh-CN"/>
        </w:rPr>
        <w:t>follows:-</w:t>
      </w:r>
      <w:proofErr w:type="gramEnd"/>
    </w:p>
    <w:p w14:paraId="523FDC6F" w14:textId="77777777" w:rsidR="00F74871" w:rsidRPr="00F74871" w:rsidRDefault="00F74871" w:rsidP="00F74871">
      <w:pPr>
        <w:spacing w:before="120" w:after="0" w:line="240" w:lineRule="auto"/>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 xml:space="preserve">        </w:t>
      </w:r>
    </w:p>
    <w:p w14:paraId="76F868FC" w14:textId="77777777" w:rsidR="00F74871" w:rsidRPr="00F74871" w:rsidRDefault="00F74871" w:rsidP="00F74871">
      <w:pPr>
        <w:tabs>
          <w:tab w:val="left" w:pos="567"/>
          <w:tab w:val="left" w:pos="1134"/>
        </w:tabs>
        <w:spacing w:before="120" w:after="0" w:line="240" w:lineRule="auto"/>
        <w:jc w:val="both"/>
        <w:divId w:val="2116439976"/>
        <w:rPr>
          <w:rFonts w:ascii="Times New Roman" w:hAnsi="Times New Roman" w:cs="Times New Roman"/>
          <w:b/>
          <w:sz w:val="22"/>
          <w:szCs w:val="22"/>
          <w:lang w:val="en-US" w:eastAsia="zh-CN"/>
        </w:rPr>
      </w:pPr>
      <w:r w:rsidRPr="00F74871">
        <w:rPr>
          <w:rFonts w:ascii="Times New Roman" w:hAnsi="Times New Roman" w:cs="Times New Roman"/>
          <w:sz w:val="22"/>
          <w:szCs w:val="22"/>
          <w:lang w:val="en-US" w:eastAsia="zh-CN"/>
        </w:rPr>
        <w:tab/>
        <w:t>(1)</w:t>
      </w:r>
      <w:r w:rsidRPr="00F74871">
        <w:rPr>
          <w:rFonts w:ascii="Times New Roman" w:hAnsi="Times New Roman" w:cs="Times New Roman"/>
          <w:sz w:val="22"/>
          <w:szCs w:val="22"/>
          <w:lang w:val="en-US" w:eastAsia="zh-CN"/>
        </w:rPr>
        <w:tab/>
      </w:r>
      <w:r w:rsidRPr="00F74871">
        <w:rPr>
          <w:rFonts w:ascii="Times New Roman" w:hAnsi="Times New Roman" w:cs="Times New Roman"/>
          <w:b/>
          <w:sz w:val="22"/>
          <w:szCs w:val="22"/>
          <w:lang w:val="en-US" w:eastAsia="zh-CN"/>
        </w:rPr>
        <w:t>Appointment of Deputy/Deputies*</w:t>
      </w:r>
    </w:p>
    <w:p w14:paraId="32E08382" w14:textId="77777777" w:rsidR="00F74871" w:rsidRPr="00F74871" w:rsidRDefault="00F74871" w:rsidP="00F74871">
      <w:pPr>
        <w:spacing w:before="120" w:after="0" w:line="240" w:lineRule="auto"/>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 xml:space="preserve">         </w:t>
      </w:r>
    </w:p>
    <w:p w14:paraId="6A21E4B8" w14:textId="77777777" w:rsidR="00F74871" w:rsidRPr="00F74871" w:rsidRDefault="00F74871" w:rsidP="006172E9">
      <w:pPr>
        <w:numPr>
          <w:ilvl w:val="0"/>
          <w:numId w:val="78"/>
        </w:numPr>
        <w:tabs>
          <w:tab w:val="num" w:pos="1620"/>
        </w:tabs>
        <w:spacing w:before="120" w:after="0" w:line="240" w:lineRule="auto"/>
        <w:ind w:left="1620" w:hanging="486"/>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lastRenderedPageBreak/>
        <w:tab/>
        <w:t>[</w:t>
      </w:r>
      <w:r w:rsidRPr="00F74871">
        <w:rPr>
          <w:rFonts w:ascii="Times New Roman" w:hAnsi="Times New Roman" w:cs="Times New Roman"/>
          <w:i/>
          <w:sz w:val="22"/>
          <w:szCs w:val="22"/>
          <w:lang w:val="en-US" w:eastAsia="zh-CN"/>
        </w:rPr>
        <w:t>State name</w:t>
      </w:r>
      <w:r w:rsidRPr="00F74871">
        <w:rPr>
          <w:rFonts w:ascii="Times New Roman" w:hAnsi="Times New Roman" w:cs="Times New Roman"/>
          <w:sz w:val="22"/>
          <w:szCs w:val="22"/>
          <w:lang w:val="en-US" w:eastAsia="zh-CN"/>
        </w:rPr>
        <w:t>] (ID No. [</w:t>
      </w:r>
      <w:r w:rsidRPr="00F74871">
        <w:rPr>
          <w:rFonts w:ascii="Times New Roman" w:hAnsi="Times New Roman" w:cs="Times New Roman"/>
          <w:i/>
          <w:sz w:val="22"/>
          <w:szCs w:val="22"/>
          <w:lang w:val="en-US" w:eastAsia="zh-CN"/>
        </w:rPr>
        <w:t>state number</w:t>
      </w:r>
      <w:r w:rsidRPr="00F74871">
        <w:rPr>
          <w:rFonts w:ascii="Times New Roman" w:hAnsi="Times New Roman" w:cs="Times New Roman"/>
          <w:sz w:val="22"/>
          <w:szCs w:val="22"/>
          <w:lang w:val="en-US" w:eastAsia="zh-CN"/>
        </w:rPr>
        <w:t>]) of [</w:t>
      </w:r>
      <w:r w:rsidRPr="00F74871">
        <w:rPr>
          <w:rFonts w:ascii="Times New Roman" w:hAnsi="Times New Roman" w:cs="Times New Roman"/>
          <w:i/>
          <w:sz w:val="22"/>
          <w:szCs w:val="22"/>
          <w:lang w:val="en-US" w:eastAsia="zh-CN"/>
        </w:rPr>
        <w:t>state address</w:t>
      </w:r>
      <w:r w:rsidRPr="00F74871">
        <w:rPr>
          <w:rFonts w:ascii="Times New Roman" w:hAnsi="Times New Roman" w:cs="Times New Roman"/>
          <w:sz w:val="22"/>
          <w:szCs w:val="22"/>
          <w:lang w:val="en-US" w:eastAsia="zh-CN"/>
        </w:rPr>
        <w:t xml:space="preserve">] is/are* appointed as deputy/deputies* to make decisions on behalf of P that P is unable to make for himself/herself* in relation to his/her* personal welfare/property and affairs/personal welfare and property and affairs* subject to any conditions or restrictions set out in this order.  </w:t>
      </w:r>
    </w:p>
    <w:p w14:paraId="31506686" w14:textId="77777777" w:rsidR="00F74871" w:rsidRPr="00F74871" w:rsidRDefault="00F74871" w:rsidP="006172E9">
      <w:pPr>
        <w:numPr>
          <w:ilvl w:val="0"/>
          <w:numId w:val="78"/>
        </w:numPr>
        <w:tabs>
          <w:tab w:val="num" w:pos="1620"/>
        </w:tabs>
        <w:spacing w:before="120" w:after="0" w:line="240" w:lineRule="auto"/>
        <w:ind w:left="1620" w:hanging="486"/>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ab/>
        <w:t>The appointment will last until further order.</w:t>
      </w:r>
    </w:p>
    <w:p w14:paraId="7479E9EF" w14:textId="77777777" w:rsidR="00F74871" w:rsidRPr="00F74871" w:rsidRDefault="00F74871" w:rsidP="006172E9">
      <w:pPr>
        <w:numPr>
          <w:ilvl w:val="0"/>
          <w:numId w:val="78"/>
        </w:numPr>
        <w:tabs>
          <w:tab w:val="num" w:pos="1620"/>
        </w:tabs>
        <w:spacing w:before="120" w:after="0" w:line="240" w:lineRule="auto"/>
        <w:ind w:left="1622" w:hanging="488"/>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ab/>
        <w:t xml:space="preserve">[The deputies shall act jointly/jointly and severally* in all </w:t>
      </w:r>
      <w:proofErr w:type="gramStart"/>
      <w:r w:rsidRPr="00F74871">
        <w:rPr>
          <w:rFonts w:ascii="Times New Roman" w:hAnsi="Times New Roman" w:cs="Times New Roman"/>
          <w:sz w:val="22"/>
          <w:szCs w:val="22"/>
          <w:lang w:val="en-US" w:eastAsia="zh-CN"/>
        </w:rPr>
        <w:t>matters]*</w:t>
      </w:r>
      <w:proofErr w:type="gramEnd"/>
      <w:r w:rsidRPr="00F74871">
        <w:rPr>
          <w:rFonts w:ascii="Times New Roman" w:hAnsi="Times New Roman" w:cs="Times New Roman"/>
          <w:sz w:val="22"/>
          <w:szCs w:val="22"/>
          <w:lang w:val="en-US" w:eastAsia="zh-CN"/>
        </w:rPr>
        <w:t xml:space="preserve"> </w:t>
      </w:r>
    </w:p>
    <w:p w14:paraId="04106C11" w14:textId="77777777" w:rsidR="00F74871" w:rsidRPr="00F74871" w:rsidRDefault="00F74871" w:rsidP="00F74871">
      <w:pPr>
        <w:spacing w:before="120" w:after="0" w:line="240" w:lineRule="auto"/>
        <w:ind w:left="1622"/>
        <w:jc w:val="both"/>
        <w:divId w:val="2116439976"/>
        <w:rPr>
          <w:rFonts w:ascii="Times New Roman" w:hAnsi="Times New Roman" w:cs="Times New Roman"/>
          <w:sz w:val="22"/>
          <w:szCs w:val="22"/>
          <w:lang w:val="en-US" w:eastAsia="zh-CN"/>
        </w:rPr>
      </w:pPr>
    </w:p>
    <w:p w14:paraId="050E6D92" w14:textId="77777777" w:rsidR="00F74871" w:rsidRPr="00F74871" w:rsidRDefault="00F74871" w:rsidP="00F74871">
      <w:pPr>
        <w:spacing w:before="120" w:after="0" w:line="240" w:lineRule="auto"/>
        <w:ind w:left="1622"/>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w:t>
      </w:r>
      <w:r w:rsidRPr="00F74871">
        <w:rPr>
          <w:rFonts w:ascii="Times New Roman" w:hAnsi="Times New Roman" w:cs="Times New Roman"/>
          <w:i/>
          <w:sz w:val="22"/>
          <w:szCs w:val="22"/>
          <w:lang w:val="en-US" w:eastAsia="zh-CN"/>
        </w:rPr>
        <w:t xml:space="preserve">Note: To also include </w:t>
      </w:r>
      <w:proofErr w:type="gramStart"/>
      <w:r w:rsidRPr="00F74871">
        <w:rPr>
          <w:rFonts w:ascii="Times New Roman" w:hAnsi="Times New Roman" w:cs="Times New Roman"/>
          <w:i/>
          <w:sz w:val="22"/>
          <w:szCs w:val="22"/>
          <w:lang w:val="en-US" w:eastAsia="zh-CN"/>
        </w:rPr>
        <w:t>whether or not</w:t>
      </w:r>
      <w:proofErr w:type="gramEnd"/>
      <w:r w:rsidRPr="00F74871">
        <w:rPr>
          <w:rFonts w:ascii="Times New Roman" w:hAnsi="Times New Roman" w:cs="Times New Roman"/>
          <w:i/>
          <w:sz w:val="22"/>
          <w:szCs w:val="22"/>
          <w:lang w:val="en-US" w:eastAsia="zh-CN"/>
        </w:rPr>
        <w:t xml:space="preserve"> the deputies act jointly/jointly and severally at the appropriate paragraphs on the deputies’ authority and powers in this Originating Summons</w:t>
      </w:r>
      <w:r w:rsidRPr="00F74871">
        <w:rPr>
          <w:rFonts w:ascii="Times New Roman" w:hAnsi="Times New Roman" w:cs="Times New Roman"/>
          <w:sz w:val="22"/>
          <w:szCs w:val="22"/>
          <w:lang w:val="en-US" w:eastAsia="zh-CN"/>
        </w:rPr>
        <w:t xml:space="preserve">.] </w:t>
      </w:r>
    </w:p>
    <w:p w14:paraId="158E1FA8" w14:textId="77777777" w:rsidR="00F74871" w:rsidRPr="00F74871" w:rsidRDefault="00F74871" w:rsidP="006172E9">
      <w:pPr>
        <w:numPr>
          <w:ilvl w:val="0"/>
          <w:numId w:val="78"/>
        </w:numPr>
        <w:tabs>
          <w:tab w:val="num" w:pos="1620"/>
        </w:tabs>
        <w:spacing w:before="120" w:after="0" w:line="240" w:lineRule="auto"/>
        <w:ind w:left="1620" w:hanging="486"/>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ab/>
        <w:t>The deputy/deputies* must apply the principles set out in section 3 of the Mental Capacity Act (Cap. 177</w:t>
      </w:r>
      <w:proofErr w:type="gramStart"/>
      <w:r w:rsidRPr="00F74871">
        <w:rPr>
          <w:rFonts w:ascii="Times New Roman" w:hAnsi="Times New Roman" w:cs="Times New Roman"/>
          <w:sz w:val="22"/>
          <w:szCs w:val="22"/>
          <w:lang w:val="en-US" w:eastAsia="zh-CN"/>
        </w:rPr>
        <w:t>A)(</w:t>
      </w:r>
      <w:proofErr w:type="gramEnd"/>
      <w:r w:rsidRPr="00F74871">
        <w:rPr>
          <w:rFonts w:ascii="Times New Roman" w:hAnsi="Times New Roman" w:cs="Times New Roman"/>
          <w:sz w:val="22"/>
          <w:szCs w:val="22"/>
          <w:lang w:val="en-US" w:eastAsia="zh-CN"/>
        </w:rPr>
        <w:t>“MCA”) and have regard to the guidance in the Code of Practice to the MCA.</w:t>
      </w:r>
    </w:p>
    <w:p w14:paraId="08612A8E" w14:textId="77777777" w:rsidR="00F74871" w:rsidRPr="00F74871" w:rsidRDefault="00F74871" w:rsidP="006172E9">
      <w:pPr>
        <w:numPr>
          <w:ilvl w:val="0"/>
          <w:numId w:val="78"/>
        </w:numPr>
        <w:tabs>
          <w:tab w:val="num" w:pos="1620"/>
        </w:tabs>
        <w:spacing w:before="120" w:after="0" w:line="240" w:lineRule="auto"/>
        <w:ind w:left="1620" w:hanging="486"/>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ab/>
        <w:t>The deputy/deputies* does/do* not have authority to make a decision on behalf of P in relation to a matter if the deputy/deputies* know(s) or has/have* reasonable grounds for believing that P has capacity in relation to the matter.</w:t>
      </w:r>
    </w:p>
    <w:p w14:paraId="12AA37BF" w14:textId="77777777" w:rsidR="00F74871" w:rsidRPr="00F74871" w:rsidRDefault="00F74871" w:rsidP="006172E9">
      <w:pPr>
        <w:numPr>
          <w:ilvl w:val="0"/>
          <w:numId w:val="78"/>
        </w:numPr>
        <w:tabs>
          <w:tab w:val="num" w:pos="1620"/>
        </w:tabs>
        <w:spacing w:before="120" w:after="0" w:line="240" w:lineRule="auto"/>
        <w:ind w:left="1620" w:hanging="486"/>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ab/>
        <w:t>In the event the deputy or any of the deputies (where two or more deputies are appointed) dies, becomes a bankrupt (for a property and affairs deputy) or lacks mental capacity to act as deputy, the following are appointed to succeed that deputy in the stated order:</w:t>
      </w:r>
    </w:p>
    <w:p w14:paraId="272949AB" w14:textId="77777777" w:rsidR="00F74871" w:rsidRPr="00F74871" w:rsidRDefault="00F74871" w:rsidP="006172E9">
      <w:pPr>
        <w:numPr>
          <w:ilvl w:val="0"/>
          <w:numId w:val="81"/>
        </w:numPr>
        <w:spacing w:before="120" w:after="0" w:line="240" w:lineRule="auto"/>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w:t>
      </w:r>
      <w:r w:rsidRPr="00F74871">
        <w:rPr>
          <w:rFonts w:ascii="Times New Roman" w:hAnsi="Times New Roman" w:cs="Times New Roman"/>
          <w:i/>
          <w:sz w:val="22"/>
          <w:szCs w:val="22"/>
          <w:lang w:val="en-US" w:eastAsia="zh-CN"/>
        </w:rPr>
        <w:t>State name</w:t>
      </w:r>
      <w:r w:rsidRPr="00F74871">
        <w:rPr>
          <w:rFonts w:ascii="Times New Roman" w:hAnsi="Times New Roman" w:cs="Times New Roman"/>
          <w:sz w:val="22"/>
          <w:szCs w:val="22"/>
          <w:lang w:val="en-US" w:eastAsia="zh-CN"/>
        </w:rPr>
        <w:t>] (ID No. [</w:t>
      </w:r>
      <w:r w:rsidRPr="00F74871">
        <w:rPr>
          <w:rFonts w:ascii="Times New Roman" w:hAnsi="Times New Roman" w:cs="Times New Roman"/>
          <w:i/>
          <w:sz w:val="22"/>
          <w:szCs w:val="22"/>
          <w:lang w:val="en-US" w:eastAsia="zh-CN"/>
        </w:rPr>
        <w:t>state number</w:t>
      </w:r>
      <w:r w:rsidRPr="00F74871">
        <w:rPr>
          <w:rFonts w:ascii="Times New Roman" w:hAnsi="Times New Roman" w:cs="Times New Roman"/>
          <w:sz w:val="22"/>
          <w:szCs w:val="22"/>
          <w:lang w:val="en-US" w:eastAsia="zh-CN"/>
        </w:rPr>
        <w:t>]) of [</w:t>
      </w:r>
      <w:r w:rsidRPr="00F74871">
        <w:rPr>
          <w:rFonts w:ascii="Times New Roman" w:hAnsi="Times New Roman" w:cs="Times New Roman"/>
          <w:i/>
          <w:sz w:val="22"/>
          <w:szCs w:val="22"/>
          <w:lang w:val="en-US" w:eastAsia="zh-CN"/>
        </w:rPr>
        <w:t>state address</w:t>
      </w:r>
      <w:r w:rsidRPr="00F74871">
        <w:rPr>
          <w:rFonts w:ascii="Times New Roman" w:hAnsi="Times New Roman" w:cs="Times New Roman"/>
          <w:sz w:val="22"/>
          <w:szCs w:val="22"/>
          <w:lang w:val="en-US" w:eastAsia="zh-CN"/>
        </w:rPr>
        <w:t>].</w:t>
      </w:r>
    </w:p>
    <w:p w14:paraId="75FBF032" w14:textId="77777777" w:rsidR="00F74871" w:rsidRPr="00F74871" w:rsidRDefault="00F74871" w:rsidP="006172E9">
      <w:pPr>
        <w:numPr>
          <w:ilvl w:val="0"/>
          <w:numId w:val="81"/>
        </w:numPr>
        <w:spacing w:before="120" w:after="0" w:line="240" w:lineRule="auto"/>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w:t>
      </w:r>
      <w:r w:rsidRPr="00F74871">
        <w:rPr>
          <w:rFonts w:ascii="Times New Roman" w:hAnsi="Times New Roman" w:cs="Times New Roman"/>
          <w:i/>
          <w:sz w:val="22"/>
          <w:szCs w:val="22"/>
          <w:lang w:val="en-US" w:eastAsia="zh-CN"/>
        </w:rPr>
        <w:t>State name</w:t>
      </w:r>
      <w:r w:rsidRPr="00F74871">
        <w:rPr>
          <w:rFonts w:ascii="Times New Roman" w:hAnsi="Times New Roman" w:cs="Times New Roman"/>
          <w:sz w:val="22"/>
          <w:szCs w:val="22"/>
          <w:lang w:val="en-US" w:eastAsia="zh-CN"/>
        </w:rPr>
        <w:t>] (ID No. [</w:t>
      </w:r>
      <w:r w:rsidRPr="00F74871">
        <w:rPr>
          <w:rFonts w:ascii="Times New Roman" w:hAnsi="Times New Roman" w:cs="Times New Roman"/>
          <w:i/>
          <w:sz w:val="22"/>
          <w:szCs w:val="22"/>
          <w:lang w:val="en-US" w:eastAsia="zh-CN"/>
        </w:rPr>
        <w:t>state number</w:t>
      </w:r>
      <w:r w:rsidRPr="00F74871">
        <w:rPr>
          <w:rFonts w:ascii="Times New Roman" w:hAnsi="Times New Roman" w:cs="Times New Roman"/>
          <w:sz w:val="22"/>
          <w:szCs w:val="22"/>
          <w:lang w:val="en-US" w:eastAsia="zh-CN"/>
        </w:rPr>
        <w:t>]) of [</w:t>
      </w:r>
      <w:r w:rsidRPr="00F74871">
        <w:rPr>
          <w:rFonts w:ascii="Times New Roman" w:hAnsi="Times New Roman" w:cs="Times New Roman"/>
          <w:i/>
          <w:sz w:val="22"/>
          <w:szCs w:val="22"/>
          <w:lang w:val="en-US" w:eastAsia="zh-CN"/>
        </w:rPr>
        <w:t>state address</w:t>
      </w:r>
      <w:r w:rsidRPr="00F74871">
        <w:rPr>
          <w:rFonts w:ascii="Times New Roman" w:hAnsi="Times New Roman" w:cs="Times New Roman"/>
          <w:sz w:val="22"/>
          <w:szCs w:val="22"/>
          <w:lang w:val="en-US" w:eastAsia="zh-CN"/>
        </w:rPr>
        <w:t>] etc.</w:t>
      </w:r>
    </w:p>
    <w:p w14:paraId="5D3AAE84" w14:textId="77777777" w:rsidR="00F74871" w:rsidRPr="00F74871" w:rsidRDefault="00F74871" w:rsidP="006172E9">
      <w:pPr>
        <w:numPr>
          <w:ilvl w:val="0"/>
          <w:numId w:val="78"/>
        </w:numPr>
        <w:tabs>
          <w:tab w:val="num" w:pos="1620"/>
        </w:tabs>
        <w:spacing w:before="120" w:after="0" w:line="240" w:lineRule="auto"/>
        <w:ind w:left="1620" w:hanging="486"/>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ab/>
        <w:t xml:space="preserve">Upon the happening of such an event in paragraph (f), the surviving deputy or remaining deputy together with the successor deputy are to inform the Office of the Public Guardian and to apply to Court providing evidence of the event for the Court to confirm the appointment of the successor deputy. </w:t>
      </w:r>
    </w:p>
    <w:p w14:paraId="2F45DDA3" w14:textId="77777777" w:rsidR="00F74871" w:rsidRPr="00F74871" w:rsidRDefault="00F74871" w:rsidP="00F74871">
      <w:pPr>
        <w:spacing w:before="120" w:after="0" w:line="240" w:lineRule="auto"/>
        <w:ind w:left="1620"/>
        <w:jc w:val="both"/>
        <w:divId w:val="2116439976"/>
        <w:rPr>
          <w:rFonts w:ascii="Times New Roman" w:hAnsi="Times New Roman" w:cs="Times New Roman"/>
          <w:sz w:val="22"/>
          <w:szCs w:val="22"/>
          <w:lang w:eastAsia="zh-CN"/>
        </w:rPr>
      </w:pPr>
      <w:r w:rsidRPr="00F74871">
        <w:rPr>
          <w:rFonts w:ascii="Times New Roman" w:hAnsi="Times New Roman" w:cs="Times New Roman"/>
          <w:sz w:val="22"/>
          <w:szCs w:val="22"/>
          <w:lang w:eastAsia="zh-CN"/>
        </w:rPr>
        <w:t>[</w:t>
      </w:r>
      <w:r w:rsidRPr="00F74871">
        <w:rPr>
          <w:rFonts w:ascii="Times New Roman" w:hAnsi="Times New Roman" w:cs="Times New Roman"/>
          <w:i/>
          <w:sz w:val="22"/>
          <w:szCs w:val="22"/>
          <w:lang w:eastAsia="zh-CN"/>
        </w:rPr>
        <w:t>Note: The prayer for successor deputy or deputies should only be included if there is a need for a successor deputy or deputies to be appointed, for example, if the proposed deputy is likely to predecease P</w:t>
      </w:r>
      <w:r w:rsidRPr="00F74871">
        <w:rPr>
          <w:rFonts w:ascii="Times New Roman" w:hAnsi="Times New Roman" w:cs="Times New Roman"/>
          <w:sz w:val="22"/>
          <w:szCs w:val="22"/>
          <w:lang w:eastAsia="zh-CN"/>
        </w:rPr>
        <w:t xml:space="preserve">.] </w:t>
      </w:r>
    </w:p>
    <w:p w14:paraId="26548E55" w14:textId="77777777" w:rsidR="00F74871" w:rsidRPr="00F74871" w:rsidRDefault="00F74871" w:rsidP="00F74871">
      <w:pPr>
        <w:tabs>
          <w:tab w:val="num" w:pos="1701"/>
        </w:tabs>
        <w:spacing w:before="120" w:after="0" w:line="240" w:lineRule="auto"/>
        <w:ind w:left="1701"/>
        <w:jc w:val="both"/>
        <w:divId w:val="2116439976"/>
        <w:rPr>
          <w:rFonts w:ascii="Times New Roman" w:hAnsi="Times New Roman" w:cs="Times New Roman"/>
          <w:sz w:val="22"/>
          <w:szCs w:val="22"/>
          <w:lang w:val="en-US" w:eastAsia="zh-CN"/>
        </w:rPr>
      </w:pPr>
    </w:p>
    <w:p w14:paraId="14E51DBC" w14:textId="77777777" w:rsidR="00F74871" w:rsidRPr="00F74871" w:rsidRDefault="00F74871" w:rsidP="00F74871">
      <w:pPr>
        <w:keepNext/>
        <w:tabs>
          <w:tab w:val="left" w:pos="567"/>
          <w:tab w:val="left" w:pos="1134"/>
          <w:tab w:val="left" w:pos="1530"/>
          <w:tab w:val="left" w:pos="1620"/>
        </w:tabs>
        <w:spacing w:before="120" w:after="0" w:line="240" w:lineRule="auto"/>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ab/>
        <w:t>(2)</w:t>
      </w:r>
      <w:r w:rsidRPr="00F74871">
        <w:rPr>
          <w:rFonts w:ascii="Times New Roman" w:hAnsi="Times New Roman" w:cs="Times New Roman"/>
          <w:b/>
          <w:sz w:val="22"/>
          <w:szCs w:val="22"/>
          <w:lang w:val="en-US" w:eastAsia="zh-CN"/>
        </w:rPr>
        <w:t xml:space="preserve"> </w:t>
      </w:r>
      <w:r w:rsidRPr="00F74871">
        <w:rPr>
          <w:rFonts w:ascii="Times New Roman" w:hAnsi="Times New Roman" w:cs="Times New Roman"/>
          <w:b/>
          <w:sz w:val="22"/>
          <w:szCs w:val="22"/>
          <w:lang w:val="en-US" w:eastAsia="zh-CN"/>
        </w:rPr>
        <w:tab/>
        <w:t>Authority of Deputy/Deputies* in respect of P’s personal welfare:</w:t>
      </w:r>
      <w:r w:rsidRPr="00F74871">
        <w:rPr>
          <w:rFonts w:ascii="Times New Roman" w:hAnsi="Times New Roman" w:cs="Times New Roman"/>
          <w:sz w:val="22"/>
          <w:szCs w:val="22"/>
          <w:lang w:val="en-US" w:eastAsia="zh-CN"/>
        </w:rPr>
        <w:t xml:space="preserve"> </w:t>
      </w:r>
    </w:p>
    <w:p w14:paraId="34B27A62" w14:textId="77777777" w:rsidR="00F74871" w:rsidRPr="00F74871" w:rsidRDefault="00F74871" w:rsidP="00F74871">
      <w:pPr>
        <w:keepNext/>
        <w:tabs>
          <w:tab w:val="left" w:pos="1134"/>
          <w:tab w:val="left" w:pos="1701"/>
        </w:tabs>
        <w:spacing w:before="120" w:after="0" w:line="240" w:lineRule="auto"/>
        <w:ind w:left="1701" w:hanging="567"/>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 xml:space="preserve">(a) </w:t>
      </w:r>
      <w:r w:rsidRPr="00F74871">
        <w:rPr>
          <w:rFonts w:ascii="Times New Roman" w:hAnsi="Times New Roman" w:cs="Times New Roman"/>
          <w:sz w:val="22"/>
          <w:szCs w:val="22"/>
          <w:lang w:val="en-US" w:eastAsia="zh-CN"/>
        </w:rPr>
        <w:tab/>
        <w:t>The Court grants authority to the deputy/deputies* to make the following decisions on behalf of P, that P is unable to make for himself/herself* when the decision needs to be made:</w:t>
      </w:r>
    </w:p>
    <w:p w14:paraId="3E0DC736" w14:textId="77777777" w:rsidR="00F74871" w:rsidRPr="00F74871" w:rsidRDefault="00F74871" w:rsidP="006172E9">
      <w:pPr>
        <w:numPr>
          <w:ilvl w:val="0"/>
          <w:numId w:val="82"/>
        </w:numPr>
        <w:tabs>
          <w:tab w:val="left" w:pos="2430"/>
        </w:tabs>
        <w:spacing w:before="120" w:after="0" w:line="240" w:lineRule="auto"/>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 xml:space="preserve">where P should </w:t>
      </w:r>
      <w:proofErr w:type="gramStart"/>
      <w:r w:rsidRPr="00F74871">
        <w:rPr>
          <w:rFonts w:ascii="Times New Roman" w:hAnsi="Times New Roman" w:cs="Times New Roman"/>
          <w:sz w:val="22"/>
          <w:szCs w:val="22"/>
          <w:lang w:val="en-US" w:eastAsia="zh-CN"/>
        </w:rPr>
        <w:t>live;</w:t>
      </w:r>
      <w:proofErr w:type="gramEnd"/>
    </w:p>
    <w:p w14:paraId="31A032A4" w14:textId="77777777" w:rsidR="00F74871" w:rsidRPr="00F74871" w:rsidRDefault="00F74871" w:rsidP="006172E9">
      <w:pPr>
        <w:numPr>
          <w:ilvl w:val="0"/>
          <w:numId w:val="82"/>
        </w:numPr>
        <w:tabs>
          <w:tab w:val="left" w:pos="2430"/>
        </w:tabs>
        <w:spacing w:before="120" w:after="0" w:line="240" w:lineRule="auto"/>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 xml:space="preserve">with whom P should </w:t>
      </w:r>
      <w:proofErr w:type="gramStart"/>
      <w:r w:rsidRPr="00F74871">
        <w:rPr>
          <w:rFonts w:ascii="Times New Roman" w:hAnsi="Times New Roman" w:cs="Times New Roman"/>
          <w:sz w:val="22"/>
          <w:szCs w:val="22"/>
          <w:lang w:val="en-US" w:eastAsia="zh-CN"/>
        </w:rPr>
        <w:t>live;</w:t>
      </w:r>
      <w:proofErr w:type="gramEnd"/>
    </w:p>
    <w:p w14:paraId="69C3971D" w14:textId="77777777" w:rsidR="00F74871" w:rsidRPr="00F74871" w:rsidRDefault="00F74871" w:rsidP="006172E9">
      <w:pPr>
        <w:numPr>
          <w:ilvl w:val="0"/>
          <w:numId w:val="82"/>
        </w:numPr>
        <w:tabs>
          <w:tab w:val="left" w:pos="2430"/>
        </w:tabs>
        <w:spacing w:before="120" w:after="0" w:line="240" w:lineRule="auto"/>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 xml:space="preserve">consenting to medical or dental examination and treatment on P’s </w:t>
      </w:r>
      <w:proofErr w:type="gramStart"/>
      <w:r w:rsidRPr="00F74871">
        <w:rPr>
          <w:rFonts w:ascii="Times New Roman" w:hAnsi="Times New Roman" w:cs="Times New Roman"/>
          <w:sz w:val="22"/>
          <w:szCs w:val="22"/>
          <w:lang w:val="en-US" w:eastAsia="zh-CN"/>
        </w:rPr>
        <w:t>behalf;</w:t>
      </w:r>
      <w:proofErr w:type="gramEnd"/>
    </w:p>
    <w:p w14:paraId="0F893610" w14:textId="77777777" w:rsidR="00F74871" w:rsidRPr="00F74871" w:rsidRDefault="00F74871" w:rsidP="006172E9">
      <w:pPr>
        <w:numPr>
          <w:ilvl w:val="0"/>
          <w:numId w:val="82"/>
        </w:numPr>
        <w:tabs>
          <w:tab w:val="left" w:pos="2430"/>
        </w:tabs>
        <w:spacing w:before="120" w:after="0" w:line="240" w:lineRule="auto"/>
        <w:jc w:val="both"/>
        <w:divId w:val="2116439976"/>
        <w:rPr>
          <w:rFonts w:ascii="Times New Roman" w:hAnsi="Times New Roman" w:cs="Times New Roman"/>
          <w:sz w:val="22"/>
          <w:szCs w:val="22"/>
          <w:lang w:val="en-US" w:eastAsia="zh-CN"/>
        </w:rPr>
      </w:pPr>
      <w:proofErr w:type="gramStart"/>
      <w:r w:rsidRPr="00F74871">
        <w:rPr>
          <w:rFonts w:ascii="Times New Roman" w:hAnsi="Times New Roman" w:cs="Times New Roman"/>
          <w:sz w:val="22"/>
          <w:szCs w:val="22"/>
          <w:lang w:val="en-US" w:eastAsia="zh-CN"/>
        </w:rPr>
        <w:t>making arrangements</w:t>
      </w:r>
      <w:proofErr w:type="gramEnd"/>
      <w:r w:rsidRPr="00F74871">
        <w:rPr>
          <w:rFonts w:ascii="Times New Roman" w:hAnsi="Times New Roman" w:cs="Times New Roman"/>
          <w:sz w:val="22"/>
          <w:szCs w:val="22"/>
          <w:lang w:val="en-US" w:eastAsia="zh-CN"/>
        </w:rPr>
        <w:t xml:space="preserve"> for the provision of care services; and</w:t>
      </w:r>
    </w:p>
    <w:p w14:paraId="1DEBC753" w14:textId="77777777" w:rsidR="00F74871" w:rsidRPr="00F74871" w:rsidRDefault="00F74871" w:rsidP="006172E9">
      <w:pPr>
        <w:numPr>
          <w:ilvl w:val="0"/>
          <w:numId w:val="82"/>
        </w:numPr>
        <w:tabs>
          <w:tab w:val="left" w:pos="2430"/>
        </w:tabs>
        <w:spacing w:before="120" w:after="0" w:line="240" w:lineRule="auto"/>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complaints about P’s care or treatment.</w:t>
      </w:r>
    </w:p>
    <w:p w14:paraId="794A87E0" w14:textId="77777777" w:rsidR="00F74871" w:rsidRPr="00F74871" w:rsidRDefault="00F74871" w:rsidP="006172E9">
      <w:pPr>
        <w:numPr>
          <w:ilvl w:val="0"/>
          <w:numId w:val="82"/>
        </w:numPr>
        <w:tabs>
          <w:tab w:val="left" w:pos="2430"/>
        </w:tabs>
        <w:spacing w:before="120" w:after="0" w:line="240" w:lineRule="auto"/>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w:t>
      </w:r>
      <w:r w:rsidRPr="00F74871">
        <w:rPr>
          <w:rFonts w:ascii="Times New Roman" w:hAnsi="Times New Roman" w:cs="Times New Roman"/>
          <w:i/>
          <w:sz w:val="22"/>
          <w:szCs w:val="22"/>
          <w:lang w:val="en-US" w:eastAsia="zh-CN"/>
        </w:rPr>
        <w:t>to state any other matters for which power is sought for deputy/deputies* to make decision</w:t>
      </w:r>
      <w:r w:rsidRPr="00F74871">
        <w:rPr>
          <w:rFonts w:ascii="Times New Roman" w:hAnsi="Times New Roman" w:cs="Times New Roman"/>
          <w:sz w:val="22"/>
          <w:szCs w:val="22"/>
          <w:lang w:val="en-US" w:eastAsia="zh-CN"/>
        </w:rPr>
        <w:t>]</w:t>
      </w:r>
    </w:p>
    <w:p w14:paraId="3B4B9C94" w14:textId="77777777" w:rsidR="00F74871" w:rsidRPr="00F74871" w:rsidRDefault="00F74871" w:rsidP="00F74871">
      <w:pPr>
        <w:spacing w:before="120" w:after="0" w:line="240" w:lineRule="auto"/>
        <w:ind w:left="2421"/>
        <w:jc w:val="both"/>
        <w:divId w:val="2116439976"/>
        <w:rPr>
          <w:rFonts w:ascii="Times New Roman" w:hAnsi="Times New Roman" w:cs="Times New Roman"/>
          <w:sz w:val="22"/>
          <w:szCs w:val="22"/>
          <w:lang w:val="en-US" w:eastAsia="zh-CN"/>
        </w:rPr>
      </w:pPr>
    </w:p>
    <w:p w14:paraId="5EC2AB83" w14:textId="77777777" w:rsidR="00F74871" w:rsidRPr="00F74871" w:rsidRDefault="00F74871" w:rsidP="006172E9">
      <w:pPr>
        <w:numPr>
          <w:ilvl w:val="0"/>
          <w:numId w:val="83"/>
        </w:numPr>
        <w:tabs>
          <w:tab w:val="num" w:pos="1710"/>
        </w:tabs>
        <w:spacing w:before="120" w:after="0" w:line="240" w:lineRule="auto"/>
        <w:ind w:left="1701" w:hanging="567"/>
        <w:jc w:val="both"/>
        <w:divId w:val="2116439976"/>
        <w:rPr>
          <w:rFonts w:ascii="Times New Roman" w:hAnsi="Times New Roman" w:cs="Times New Roman"/>
          <w:sz w:val="22"/>
          <w:szCs w:val="22"/>
          <w:lang w:val="en-US" w:eastAsia="zh-CN"/>
        </w:rPr>
      </w:pPr>
      <w:proofErr w:type="gramStart"/>
      <w:r w:rsidRPr="00F74871">
        <w:rPr>
          <w:rFonts w:ascii="Times New Roman" w:hAnsi="Times New Roman" w:cs="Times New Roman"/>
          <w:sz w:val="22"/>
          <w:szCs w:val="22"/>
          <w:lang w:val="en-US" w:eastAsia="zh-CN"/>
        </w:rPr>
        <w:t>For the purpose of</w:t>
      </w:r>
      <w:proofErr w:type="gramEnd"/>
      <w:r w:rsidRPr="00F74871">
        <w:rPr>
          <w:rFonts w:ascii="Times New Roman" w:hAnsi="Times New Roman" w:cs="Times New Roman"/>
          <w:sz w:val="22"/>
          <w:szCs w:val="22"/>
          <w:lang w:val="en-US" w:eastAsia="zh-CN"/>
        </w:rPr>
        <w:t xml:space="preserve"> giving effect to any decision, the deputy/deputies* may execute or sign any necessary deeds or documents.</w:t>
      </w:r>
    </w:p>
    <w:p w14:paraId="6D3AA0F2" w14:textId="77777777" w:rsidR="00F74871" w:rsidRPr="00F74871" w:rsidRDefault="00F74871" w:rsidP="00F74871">
      <w:pPr>
        <w:spacing w:before="120" w:after="0" w:line="240" w:lineRule="auto"/>
        <w:ind w:left="360"/>
        <w:jc w:val="both"/>
        <w:divId w:val="2116439976"/>
        <w:rPr>
          <w:rFonts w:ascii="Times New Roman" w:hAnsi="Times New Roman" w:cs="Times New Roman"/>
          <w:sz w:val="22"/>
          <w:szCs w:val="22"/>
          <w:lang w:val="en-US" w:eastAsia="zh-CN"/>
        </w:rPr>
      </w:pPr>
    </w:p>
    <w:p w14:paraId="7D3D5461" w14:textId="77777777" w:rsidR="00F74871" w:rsidRPr="00F74871" w:rsidRDefault="00F74871" w:rsidP="006172E9">
      <w:pPr>
        <w:numPr>
          <w:ilvl w:val="0"/>
          <w:numId w:val="83"/>
        </w:numPr>
        <w:tabs>
          <w:tab w:val="num" w:pos="1710"/>
        </w:tabs>
        <w:spacing w:before="120" w:after="0" w:line="240" w:lineRule="auto"/>
        <w:ind w:left="1701" w:hanging="567"/>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 xml:space="preserve">The deputy/deputies* does/do* not have the authority to make the following decisions or to do the following things in relation to P: </w:t>
      </w:r>
    </w:p>
    <w:p w14:paraId="34DAFFCE" w14:textId="77777777" w:rsidR="00F74871" w:rsidRPr="00F74871" w:rsidRDefault="00F74871" w:rsidP="006172E9">
      <w:pPr>
        <w:numPr>
          <w:ilvl w:val="0"/>
          <w:numId w:val="84"/>
        </w:numPr>
        <w:tabs>
          <w:tab w:val="left" w:pos="2430"/>
        </w:tabs>
        <w:spacing w:before="120" w:after="0" w:line="240" w:lineRule="auto"/>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 xml:space="preserve">to prohibit any person from having contact with </w:t>
      </w:r>
      <w:proofErr w:type="gramStart"/>
      <w:r w:rsidRPr="00F74871">
        <w:rPr>
          <w:rFonts w:ascii="Times New Roman" w:hAnsi="Times New Roman" w:cs="Times New Roman"/>
          <w:sz w:val="22"/>
          <w:szCs w:val="22"/>
          <w:lang w:val="en-US" w:eastAsia="zh-CN"/>
        </w:rPr>
        <w:t>P;</w:t>
      </w:r>
      <w:proofErr w:type="gramEnd"/>
    </w:p>
    <w:p w14:paraId="50945156" w14:textId="77777777" w:rsidR="00F74871" w:rsidRPr="00F74871" w:rsidRDefault="00F74871" w:rsidP="006172E9">
      <w:pPr>
        <w:numPr>
          <w:ilvl w:val="0"/>
          <w:numId w:val="84"/>
        </w:numPr>
        <w:tabs>
          <w:tab w:val="left" w:pos="2430"/>
        </w:tabs>
        <w:spacing w:before="120" w:after="0" w:line="240" w:lineRule="auto"/>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 xml:space="preserve">to direct a person responsible for P’s health care to allow a different person to take over that </w:t>
      </w:r>
      <w:proofErr w:type="gramStart"/>
      <w:r w:rsidRPr="00F74871">
        <w:rPr>
          <w:rFonts w:ascii="Times New Roman" w:hAnsi="Times New Roman" w:cs="Times New Roman"/>
          <w:sz w:val="22"/>
          <w:szCs w:val="22"/>
          <w:lang w:val="en-US" w:eastAsia="zh-CN"/>
        </w:rPr>
        <w:t>responsibility;</w:t>
      </w:r>
      <w:proofErr w:type="gramEnd"/>
    </w:p>
    <w:p w14:paraId="65011F5D" w14:textId="77777777" w:rsidR="00F74871" w:rsidRPr="00F74871" w:rsidRDefault="00F74871" w:rsidP="006172E9">
      <w:pPr>
        <w:numPr>
          <w:ilvl w:val="0"/>
          <w:numId w:val="84"/>
        </w:numPr>
        <w:tabs>
          <w:tab w:val="left" w:pos="2430"/>
        </w:tabs>
        <w:spacing w:before="120" w:after="0" w:line="240" w:lineRule="auto"/>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to consent to specific treatment if P has made a valid and applicable advance decision to refuse that specific treatment; and</w:t>
      </w:r>
    </w:p>
    <w:p w14:paraId="771D2BCB" w14:textId="77777777" w:rsidR="00F74871" w:rsidRPr="00F74871" w:rsidRDefault="00F74871" w:rsidP="006172E9">
      <w:pPr>
        <w:numPr>
          <w:ilvl w:val="0"/>
          <w:numId w:val="84"/>
        </w:numPr>
        <w:tabs>
          <w:tab w:val="left" w:pos="2430"/>
        </w:tabs>
        <w:spacing w:before="120" w:after="0" w:line="240" w:lineRule="auto"/>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 xml:space="preserve">to do an act that is intended to restrain P otherwise than in accordance with the conditions specified in the MCA. </w:t>
      </w:r>
    </w:p>
    <w:p w14:paraId="3525F200" w14:textId="77777777" w:rsidR="00F74871" w:rsidRPr="00F74871" w:rsidRDefault="00F74871" w:rsidP="00F74871">
      <w:pPr>
        <w:spacing w:before="120" w:after="0" w:line="240" w:lineRule="auto"/>
        <w:ind w:left="1080"/>
        <w:jc w:val="both"/>
        <w:divId w:val="2116439976"/>
        <w:rPr>
          <w:rFonts w:ascii="Times New Roman" w:hAnsi="Times New Roman" w:cs="Times New Roman"/>
          <w:sz w:val="22"/>
          <w:szCs w:val="22"/>
          <w:lang w:val="en-US" w:eastAsia="zh-CN"/>
        </w:rPr>
      </w:pPr>
    </w:p>
    <w:p w14:paraId="0BC1A92B" w14:textId="77777777" w:rsidR="00F74871" w:rsidRPr="00F74871" w:rsidRDefault="00F74871" w:rsidP="00F74871">
      <w:pPr>
        <w:tabs>
          <w:tab w:val="left" w:pos="567"/>
          <w:tab w:val="left" w:pos="1134"/>
        </w:tabs>
        <w:spacing w:before="120" w:after="0" w:line="240" w:lineRule="auto"/>
        <w:ind w:left="1134" w:hanging="1134"/>
        <w:jc w:val="both"/>
        <w:divId w:val="2116439976"/>
        <w:rPr>
          <w:rFonts w:ascii="Times New Roman" w:hAnsi="Times New Roman" w:cs="Times New Roman"/>
          <w:b/>
          <w:sz w:val="22"/>
          <w:szCs w:val="22"/>
          <w:lang w:val="en-US" w:eastAsia="zh-CN"/>
        </w:rPr>
      </w:pPr>
      <w:r w:rsidRPr="00F74871">
        <w:rPr>
          <w:rFonts w:ascii="Times New Roman" w:hAnsi="Times New Roman" w:cs="Times New Roman"/>
          <w:sz w:val="22"/>
          <w:szCs w:val="22"/>
          <w:lang w:val="en-US" w:eastAsia="zh-CN"/>
        </w:rPr>
        <w:tab/>
        <w:t>(3)</w:t>
      </w:r>
      <w:r w:rsidRPr="00F74871">
        <w:rPr>
          <w:rFonts w:ascii="Times New Roman" w:hAnsi="Times New Roman" w:cs="Times New Roman"/>
          <w:b/>
          <w:sz w:val="22"/>
          <w:szCs w:val="22"/>
          <w:lang w:val="en-US" w:eastAsia="zh-CN"/>
        </w:rPr>
        <w:t xml:space="preserve"> </w:t>
      </w:r>
      <w:r w:rsidRPr="00F74871">
        <w:rPr>
          <w:rFonts w:ascii="Times New Roman" w:hAnsi="Times New Roman" w:cs="Times New Roman"/>
          <w:b/>
          <w:sz w:val="22"/>
          <w:szCs w:val="22"/>
          <w:lang w:val="en-US" w:eastAsia="zh-CN"/>
        </w:rPr>
        <w:tab/>
        <w:t xml:space="preserve">Authority of Deputy/Deputies* in respect of the property and affairs of P </w:t>
      </w:r>
    </w:p>
    <w:p w14:paraId="1F838ED2" w14:textId="77777777" w:rsidR="00F74871" w:rsidRPr="00F74871" w:rsidRDefault="00F74871" w:rsidP="006172E9">
      <w:pPr>
        <w:numPr>
          <w:ilvl w:val="0"/>
          <w:numId w:val="79"/>
        </w:numPr>
        <w:tabs>
          <w:tab w:val="num" w:pos="1701"/>
        </w:tabs>
        <w:spacing w:before="120" w:after="0" w:line="240" w:lineRule="auto"/>
        <w:ind w:left="1701" w:hanging="567"/>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ab/>
        <w:t>The Court grants general authority to the deputy/deputies* to take possession or control of the property and affairs of P and to exercise the same powers of management as P has as beneficial owner, subject to the terms and conditions set out in this order.</w:t>
      </w:r>
    </w:p>
    <w:p w14:paraId="150ACA9C" w14:textId="77777777" w:rsidR="00F74871" w:rsidRPr="00F74871" w:rsidRDefault="00F74871" w:rsidP="006172E9">
      <w:pPr>
        <w:numPr>
          <w:ilvl w:val="0"/>
          <w:numId w:val="79"/>
        </w:numPr>
        <w:tabs>
          <w:tab w:val="num" w:pos="1701"/>
        </w:tabs>
        <w:spacing w:before="120" w:after="0" w:line="240" w:lineRule="auto"/>
        <w:ind w:left="1701" w:hanging="567"/>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ab/>
        <w:t xml:space="preserve">The deputy/deputies* is/are* </w:t>
      </w:r>
      <w:proofErr w:type="spellStart"/>
      <w:r w:rsidRPr="00F74871">
        <w:rPr>
          <w:rFonts w:ascii="Times New Roman" w:hAnsi="Times New Roman" w:cs="Times New Roman"/>
          <w:sz w:val="22"/>
          <w:szCs w:val="22"/>
          <w:lang w:val="en-US" w:eastAsia="zh-CN"/>
        </w:rPr>
        <w:t>authorised</w:t>
      </w:r>
      <w:proofErr w:type="spellEnd"/>
      <w:r w:rsidRPr="00F74871">
        <w:rPr>
          <w:rFonts w:ascii="Times New Roman" w:hAnsi="Times New Roman" w:cs="Times New Roman"/>
          <w:sz w:val="22"/>
          <w:szCs w:val="22"/>
          <w:lang w:val="en-US" w:eastAsia="zh-CN"/>
        </w:rPr>
        <w:t xml:space="preserve"> to do the following:</w:t>
      </w:r>
    </w:p>
    <w:p w14:paraId="5A0B7E9D" w14:textId="77777777" w:rsidR="00F74871" w:rsidRPr="00F74871" w:rsidRDefault="00F74871" w:rsidP="00F74871">
      <w:pPr>
        <w:tabs>
          <w:tab w:val="left" w:pos="1710"/>
        </w:tabs>
        <w:spacing w:before="120" w:after="0" w:line="240" w:lineRule="auto"/>
        <w:ind w:left="360"/>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ab/>
        <w:t>[</w:t>
      </w:r>
      <w:r w:rsidRPr="00F74871">
        <w:rPr>
          <w:rFonts w:ascii="Times New Roman" w:hAnsi="Times New Roman" w:cs="Times New Roman"/>
          <w:i/>
          <w:sz w:val="22"/>
          <w:szCs w:val="22"/>
          <w:lang w:val="en-US" w:eastAsia="zh-CN"/>
        </w:rPr>
        <w:t>Note:   To include here the relevant powers sought</w:t>
      </w:r>
      <w:r w:rsidRPr="00F74871">
        <w:rPr>
          <w:rFonts w:ascii="Times New Roman" w:hAnsi="Times New Roman" w:cs="Times New Roman"/>
          <w:sz w:val="22"/>
          <w:szCs w:val="22"/>
          <w:lang w:val="en-US" w:eastAsia="zh-CN"/>
        </w:rPr>
        <w:t>]</w:t>
      </w:r>
    </w:p>
    <w:p w14:paraId="060532DE" w14:textId="77777777" w:rsidR="00F74871" w:rsidRPr="00F74871" w:rsidRDefault="00F74871" w:rsidP="00F74871">
      <w:pPr>
        <w:spacing w:before="120" w:after="0" w:line="240" w:lineRule="auto"/>
        <w:jc w:val="both"/>
        <w:divId w:val="2116439976"/>
        <w:rPr>
          <w:rFonts w:ascii="Times New Roman" w:hAnsi="Times New Roman" w:cs="Times New Roman"/>
          <w:sz w:val="22"/>
          <w:szCs w:val="22"/>
          <w:lang w:val="en-US" w:eastAsia="zh-CN"/>
        </w:rPr>
      </w:pPr>
    </w:p>
    <w:p w14:paraId="107D1C5C" w14:textId="77777777" w:rsidR="00F74871" w:rsidRPr="00F74871" w:rsidRDefault="00F74871" w:rsidP="00F74871">
      <w:pPr>
        <w:tabs>
          <w:tab w:val="left" w:pos="1134"/>
        </w:tabs>
        <w:spacing w:before="120" w:after="0" w:line="240" w:lineRule="auto"/>
        <w:ind w:left="1134" w:hanging="567"/>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 xml:space="preserve">(4)    </w:t>
      </w:r>
      <w:r w:rsidRPr="00F74871">
        <w:rPr>
          <w:rFonts w:ascii="Times New Roman" w:hAnsi="Times New Roman" w:cs="Times New Roman"/>
          <w:b/>
          <w:sz w:val="22"/>
          <w:szCs w:val="22"/>
          <w:lang w:val="en-US" w:eastAsia="zh-CN"/>
        </w:rPr>
        <w:t xml:space="preserve">Authority of Deputy/Deputies* in respect of CPF monies and accounts of P </w:t>
      </w:r>
      <w:r w:rsidRPr="00F74871">
        <w:rPr>
          <w:rFonts w:ascii="Times New Roman" w:hAnsi="Times New Roman" w:cs="Times New Roman"/>
          <w:sz w:val="22"/>
          <w:szCs w:val="22"/>
          <w:lang w:val="en-US" w:eastAsia="zh-CN"/>
        </w:rPr>
        <w:t>[where applicable]</w:t>
      </w:r>
    </w:p>
    <w:p w14:paraId="2AB5A142" w14:textId="77777777" w:rsidR="00F74871" w:rsidRPr="00F74871" w:rsidRDefault="00F74871" w:rsidP="00F74871">
      <w:pPr>
        <w:tabs>
          <w:tab w:val="left" w:pos="1134"/>
        </w:tabs>
        <w:spacing w:before="120" w:after="0" w:line="240" w:lineRule="auto"/>
        <w:ind w:left="1134" w:hanging="567"/>
        <w:jc w:val="both"/>
        <w:divId w:val="2116439976"/>
        <w:rPr>
          <w:rFonts w:ascii="Times New Roman" w:hAnsi="Times New Roman" w:cs="Times New Roman"/>
          <w:sz w:val="22"/>
          <w:szCs w:val="22"/>
          <w:lang w:val="en-US" w:eastAsia="zh-CN"/>
        </w:rPr>
      </w:pPr>
    </w:p>
    <w:p w14:paraId="14F81E6C" w14:textId="77777777" w:rsidR="00F74871" w:rsidRPr="00F74871" w:rsidRDefault="00F74871" w:rsidP="00F74871">
      <w:pPr>
        <w:spacing w:before="120" w:after="0" w:line="240" w:lineRule="auto"/>
        <w:ind w:left="1134"/>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w:t>
      </w:r>
      <w:r w:rsidRPr="00F74871">
        <w:rPr>
          <w:rFonts w:ascii="Times New Roman" w:hAnsi="Times New Roman" w:cs="Times New Roman"/>
          <w:i/>
          <w:sz w:val="22"/>
          <w:szCs w:val="22"/>
          <w:lang w:val="en-US" w:eastAsia="zh-CN"/>
        </w:rPr>
        <w:t>Note: Please refer to the sample CPF orders on the website of the Family Justice Courts</w:t>
      </w:r>
      <w:r w:rsidRPr="00F74871">
        <w:rPr>
          <w:rFonts w:ascii="Times New Roman" w:hAnsi="Times New Roman" w:cs="Times New Roman"/>
          <w:sz w:val="22"/>
          <w:szCs w:val="22"/>
          <w:lang w:val="en-US" w:eastAsia="zh-CN"/>
        </w:rPr>
        <w:t>]</w:t>
      </w:r>
    </w:p>
    <w:p w14:paraId="0DB3C69E" w14:textId="77777777" w:rsidR="00F74871" w:rsidRPr="00F74871" w:rsidRDefault="00F74871" w:rsidP="00F74871">
      <w:pPr>
        <w:spacing w:before="120" w:after="0" w:line="240" w:lineRule="auto"/>
        <w:ind w:left="1134"/>
        <w:jc w:val="both"/>
        <w:divId w:val="2116439976"/>
        <w:rPr>
          <w:rFonts w:ascii="Times New Roman" w:hAnsi="Times New Roman" w:cs="Times New Roman"/>
          <w:sz w:val="22"/>
          <w:szCs w:val="22"/>
          <w:lang w:val="en-US" w:eastAsia="zh-CN"/>
        </w:rPr>
      </w:pPr>
    </w:p>
    <w:p w14:paraId="44D74369" w14:textId="77777777" w:rsidR="00F74871" w:rsidRPr="00F74871" w:rsidRDefault="00F74871" w:rsidP="00F74871">
      <w:pPr>
        <w:tabs>
          <w:tab w:val="left" w:pos="567"/>
          <w:tab w:val="left" w:pos="1134"/>
        </w:tabs>
        <w:spacing w:before="120" w:after="0" w:line="240" w:lineRule="auto"/>
        <w:jc w:val="both"/>
        <w:divId w:val="2116439976"/>
        <w:rPr>
          <w:rFonts w:ascii="Times New Roman" w:hAnsi="Times New Roman" w:cs="Times New Roman"/>
          <w:b/>
          <w:sz w:val="22"/>
          <w:szCs w:val="22"/>
          <w:lang w:val="en-US" w:eastAsia="zh-CN"/>
        </w:rPr>
      </w:pPr>
      <w:r w:rsidRPr="00F74871">
        <w:rPr>
          <w:rFonts w:ascii="Times New Roman" w:hAnsi="Times New Roman" w:cs="Times New Roman"/>
          <w:sz w:val="22"/>
          <w:szCs w:val="22"/>
          <w:lang w:val="en-US" w:eastAsia="zh-CN"/>
        </w:rPr>
        <w:tab/>
        <w:t>(5)</w:t>
      </w:r>
      <w:r w:rsidRPr="00F74871">
        <w:rPr>
          <w:rFonts w:ascii="Times New Roman" w:hAnsi="Times New Roman" w:cs="Times New Roman"/>
          <w:b/>
          <w:sz w:val="22"/>
          <w:szCs w:val="22"/>
          <w:lang w:val="en-US" w:eastAsia="zh-CN"/>
        </w:rPr>
        <w:t xml:space="preserve"> </w:t>
      </w:r>
      <w:r w:rsidRPr="00F74871">
        <w:rPr>
          <w:rFonts w:ascii="Times New Roman" w:hAnsi="Times New Roman" w:cs="Times New Roman"/>
          <w:b/>
          <w:sz w:val="22"/>
          <w:szCs w:val="22"/>
          <w:lang w:val="en-US" w:eastAsia="zh-CN"/>
        </w:rPr>
        <w:tab/>
        <w:t>Costs and Expenses</w:t>
      </w:r>
    </w:p>
    <w:p w14:paraId="1141ECD6" w14:textId="77777777" w:rsidR="00F74871" w:rsidRPr="00F74871" w:rsidRDefault="00F74871" w:rsidP="006172E9">
      <w:pPr>
        <w:numPr>
          <w:ilvl w:val="0"/>
          <w:numId w:val="85"/>
        </w:numPr>
        <w:tabs>
          <w:tab w:val="num" w:pos="1701"/>
        </w:tabs>
        <w:spacing w:before="120" w:after="0" w:line="240" w:lineRule="auto"/>
        <w:ind w:left="1701" w:hanging="567"/>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ab/>
        <w:t xml:space="preserve">The deputy/deputies* is/are* </w:t>
      </w:r>
      <w:proofErr w:type="spellStart"/>
      <w:r w:rsidRPr="00F74871">
        <w:rPr>
          <w:rFonts w:ascii="Times New Roman" w:hAnsi="Times New Roman" w:cs="Times New Roman"/>
          <w:sz w:val="22"/>
          <w:szCs w:val="22"/>
          <w:lang w:val="en-US" w:eastAsia="zh-CN"/>
        </w:rPr>
        <w:t>authorised</w:t>
      </w:r>
      <w:proofErr w:type="spellEnd"/>
      <w:r w:rsidRPr="00F74871">
        <w:rPr>
          <w:rFonts w:ascii="Times New Roman" w:hAnsi="Times New Roman" w:cs="Times New Roman"/>
          <w:sz w:val="22"/>
          <w:szCs w:val="22"/>
          <w:lang w:val="en-US" w:eastAsia="zh-CN"/>
        </w:rPr>
        <w:t xml:space="preserve"> to make payment of reasonable legal costs and disbursements of and incidental to these proceedings from P’s estate.</w:t>
      </w:r>
    </w:p>
    <w:p w14:paraId="2927917B" w14:textId="77777777" w:rsidR="00F74871" w:rsidRPr="00F74871" w:rsidRDefault="00F74871" w:rsidP="00F74871">
      <w:pPr>
        <w:spacing w:before="120" w:after="0" w:line="240" w:lineRule="auto"/>
        <w:ind w:left="1008"/>
        <w:jc w:val="both"/>
        <w:divId w:val="2116439976"/>
        <w:rPr>
          <w:rFonts w:ascii="Times New Roman" w:hAnsi="Times New Roman" w:cs="Times New Roman"/>
          <w:b/>
          <w:sz w:val="22"/>
          <w:szCs w:val="22"/>
          <w:lang w:val="en-US" w:eastAsia="zh-CN"/>
        </w:rPr>
      </w:pPr>
    </w:p>
    <w:p w14:paraId="6E04D6F3" w14:textId="77777777" w:rsidR="00F74871" w:rsidRPr="00F74871" w:rsidRDefault="00F74871" w:rsidP="00F74871">
      <w:pPr>
        <w:tabs>
          <w:tab w:val="left" w:pos="567"/>
          <w:tab w:val="left" w:pos="1134"/>
        </w:tabs>
        <w:spacing w:before="120" w:after="0" w:line="240" w:lineRule="auto"/>
        <w:jc w:val="both"/>
        <w:divId w:val="2116439976"/>
        <w:rPr>
          <w:rFonts w:ascii="Times New Roman" w:hAnsi="Times New Roman" w:cs="Times New Roman"/>
          <w:b/>
          <w:sz w:val="22"/>
          <w:szCs w:val="22"/>
          <w:lang w:val="en-US" w:eastAsia="zh-CN"/>
        </w:rPr>
      </w:pPr>
      <w:r w:rsidRPr="00F74871">
        <w:rPr>
          <w:rFonts w:ascii="Times New Roman" w:hAnsi="Times New Roman" w:cs="Times New Roman"/>
          <w:b/>
          <w:sz w:val="22"/>
          <w:szCs w:val="22"/>
          <w:lang w:val="en-US" w:eastAsia="zh-CN"/>
        </w:rPr>
        <w:t xml:space="preserve"> </w:t>
      </w:r>
      <w:r w:rsidRPr="00F74871">
        <w:rPr>
          <w:rFonts w:ascii="Times New Roman" w:hAnsi="Times New Roman" w:cs="Times New Roman"/>
          <w:b/>
          <w:sz w:val="22"/>
          <w:szCs w:val="22"/>
          <w:lang w:val="en-US" w:eastAsia="zh-CN"/>
        </w:rPr>
        <w:tab/>
      </w:r>
      <w:r w:rsidRPr="00F74871">
        <w:rPr>
          <w:rFonts w:ascii="Times New Roman" w:hAnsi="Times New Roman" w:cs="Times New Roman"/>
          <w:sz w:val="22"/>
          <w:szCs w:val="22"/>
          <w:lang w:val="en-US" w:eastAsia="zh-CN"/>
        </w:rPr>
        <w:t>(6)</w:t>
      </w:r>
      <w:r w:rsidRPr="00F74871">
        <w:rPr>
          <w:rFonts w:ascii="Times New Roman" w:hAnsi="Times New Roman" w:cs="Times New Roman"/>
          <w:b/>
          <w:sz w:val="22"/>
          <w:szCs w:val="22"/>
          <w:lang w:val="en-US" w:eastAsia="zh-CN"/>
        </w:rPr>
        <w:t xml:space="preserve"> </w:t>
      </w:r>
      <w:r w:rsidRPr="00F74871">
        <w:rPr>
          <w:rFonts w:ascii="Times New Roman" w:hAnsi="Times New Roman" w:cs="Times New Roman"/>
          <w:b/>
          <w:sz w:val="22"/>
          <w:szCs w:val="22"/>
          <w:lang w:val="en-US" w:eastAsia="zh-CN"/>
        </w:rPr>
        <w:tab/>
        <w:t>Reports</w:t>
      </w:r>
    </w:p>
    <w:p w14:paraId="4AB71C1E" w14:textId="77777777" w:rsidR="00F74871" w:rsidRPr="00F74871" w:rsidRDefault="00F74871" w:rsidP="00F74871">
      <w:pPr>
        <w:spacing w:before="120" w:after="0" w:line="240" w:lineRule="auto"/>
        <w:jc w:val="both"/>
        <w:divId w:val="2116439976"/>
        <w:rPr>
          <w:rFonts w:ascii="Times New Roman" w:hAnsi="Times New Roman" w:cs="Times New Roman"/>
          <w:b/>
          <w:sz w:val="22"/>
          <w:szCs w:val="22"/>
          <w:lang w:val="en-US" w:eastAsia="zh-CN"/>
        </w:rPr>
      </w:pPr>
    </w:p>
    <w:p w14:paraId="6DBE7DD7" w14:textId="77777777" w:rsidR="00F74871" w:rsidRPr="00F74871" w:rsidRDefault="00F74871" w:rsidP="006172E9">
      <w:pPr>
        <w:numPr>
          <w:ilvl w:val="0"/>
          <w:numId w:val="80"/>
        </w:numPr>
        <w:tabs>
          <w:tab w:val="left" w:pos="1701"/>
        </w:tabs>
        <w:spacing w:before="120" w:after="0" w:line="240" w:lineRule="auto"/>
        <w:ind w:left="1701" w:hanging="567"/>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ab/>
        <w:t xml:space="preserve">The deputy/deputies* is/are* (jointly) required to keep a record of any decisions made or acts done for the personal welfare of P pursuant to this order and the reasons for making or doing them. </w:t>
      </w:r>
    </w:p>
    <w:p w14:paraId="3FEEA43B" w14:textId="77777777" w:rsidR="00F74871" w:rsidRPr="00F74871" w:rsidRDefault="00F74871" w:rsidP="00F74871">
      <w:pPr>
        <w:tabs>
          <w:tab w:val="left" w:pos="1701"/>
        </w:tabs>
        <w:spacing w:before="120" w:after="0" w:line="240" w:lineRule="auto"/>
        <w:ind w:left="1701"/>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w:t>
      </w:r>
      <w:r w:rsidRPr="00F74871">
        <w:rPr>
          <w:rFonts w:ascii="Times New Roman" w:hAnsi="Times New Roman" w:cs="Times New Roman"/>
          <w:i/>
          <w:sz w:val="22"/>
          <w:szCs w:val="22"/>
          <w:lang w:val="en-US" w:eastAsia="zh-CN"/>
        </w:rPr>
        <w:t>For example, a decision that P will not undergo a medical procedure is to be recorded and the reason to be provided.</w:t>
      </w:r>
      <w:r w:rsidRPr="00F74871">
        <w:rPr>
          <w:rFonts w:ascii="Times New Roman" w:hAnsi="Times New Roman" w:cs="Times New Roman"/>
          <w:sz w:val="22"/>
          <w:szCs w:val="22"/>
          <w:lang w:val="en-US" w:eastAsia="zh-CN"/>
        </w:rPr>
        <w:t>]</w:t>
      </w:r>
    </w:p>
    <w:p w14:paraId="411F407A" w14:textId="77777777" w:rsidR="00F74871" w:rsidRPr="00F74871" w:rsidRDefault="00F74871" w:rsidP="006172E9">
      <w:pPr>
        <w:numPr>
          <w:ilvl w:val="0"/>
          <w:numId w:val="80"/>
        </w:numPr>
        <w:tabs>
          <w:tab w:val="left" w:pos="1701"/>
        </w:tabs>
        <w:spacing w:before="120" w:after="0" w:line="240" w:lineRule="auto"/>
        <w:ind w:left="1701" w:hanging="567"/>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ab/>
        <w:t xml:space="preserve">The deputy/deputies* is/are* (jointly) required to keep statements, vouchers, </w:t>
      </w:r>
      <w:proofErr w:type="gramStart"/>
      <w:r w:rsidRPr="00F74871">
        <w:rPr>
          <w:rFonts w:ascii="Times New Roman" w:hAnsi="Times New Roman" w:cs="Times New Roman"/>
          <w:sz w:val="22"/>
          <w:szCs w:val="22"/>
          <w:lang w:val="en-US" w:eastAsia="zh-CN"/>
        </w:rPr>
        <w:t>receipts</w:t>
      </w:r>
      <w:proofErr w:type="gramEnd"/>
      <w:r w:rsidRPr="00F74871">
        <w:rPr>
          <w:rFonts w:ascii="Times New Roman" w:hAnsi="Times New Roman" w:cs="Times New Roman"/>
          <w:sz w:val="22"/>
          <w:szCs w:val="22"/>
          <w:lang w:val="en-US" w:eastAsia="zh-CN"/>
        </w:rPr>
        <w:t xml:space="preserve"> and other financial records in the administration of P’s property and affairs. The deputy/deputies* is/are* also (jointly) required to keep a record of decisions made or acts done relating to P’s property and affairs.</w:t>
      </w:r>
    </w:p>
    <w:p w14:paraId="66F96860" w14:textId="77777777" w:rsidR="00F74871" w:rsidRPr="00F74871" w:rsidRDefault="00F74871" w:rsidP="00F74871">
      <w:pPr>
        <w:tabs>
          <w:tab w:val="left" w:pos="1701"/>
        </w:tabs>
        <w:spacing w:before="120" w:after="0" w:line="240" w:lineRule="auto"/>
        <w:ind w:left="1701"/>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w:t>
      </w:r>
      <w:r w:rsidRPr="00F74871">
        <w:rPr>
          <w:rFonts w:ascii="Times New Roman" w:hAnsi="Times New Roman" w:cs="Times New Roman"/>
          <w:i/>
          <w:sz w:val="22"/>
          <w:szCs w:val="22"/>
          <w:lang w:val="en-US" w:eastAsia="zh-CN"/>
        </w:rPr>
        <w:t>For example, a decision not to expend monies for a medical procedure for P which is medically indicated is to be recorded and the reason to be provided.</w:t>
      </w:r>
      <w:r w:rsidRPr="00F74871">
        <w:rPr>
          <w:rFonts w:ascii="Times New Roman" w:hAnsi="Times New Roman" w:cs="Times New Roman"/>
          <w:sz w:val="22"/>
          <w:szCs w:val="22"/>
          <w:lang w:val="en-US" w:eastAsia="zh-CN"/>
        </w:rPr>
        <w:t>]</w:t>
      </w:r>
    </w:p>
    <w:p w14:paraId="092625D6" w14:textId="77777777" w:rsidR="00F74871" w:rsidRPr="00F74871" w:rsidRDefault="00F74871" w:rsidP="006172E9">
      <w:pPr>
        <w:numPr>
          <w:ilvl w:val="0"/>
          <w:numId w:val="80"/>
        </w:numPr>
        <w:tabs>
          <w:tab w:val="left" w:pos="1701"/>
        </w:tabs>
        <w:spacing w:before="120" w:after="0" w:line="240" w:lineRule="auto"/>
        <w:ind w:left="1701" w:hanging="567"/>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ab/>
        <w:t xml:space="preserve">The deputy/deputies* must (jointly) complete and file an annual report relating to P’s personal welfare and property and affairs to the Public Guardian and further reports at any time as may be required by the Public Guardian.  </w:t>
      </w:r>
    </w:p>
    <w:p w14:paraId="178638FE" w14:textId="77777777" w:rsidR="00F74871" w:rsidRPr="00F74871" w:rsidRDefault="00F74871" w:rsidP="006172E9">
      <w:pPr>
        <w:numPr>
          <w:ilvl w:val="0"/>
          <w:numId w:val="80"/>
        </w:numPr>
        <w:tabs>
          <w:tab w:val="left" w:pos="1701"/>
        </w:tabs>
        <w:spacing w:before="120" w:after="0" w:line="240" w:lineRule="auto"/>
        <w:ind w:left="1701" w:hanging="567"/>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lastRenderedPageBreak/>
        <w:t>Reports to the Public Guardian must contain such information and be in such form as may be required by the Public Guardian and must contain (but are not limited to) the following:</w:t>
      </w:r>
    </w:p>
    <w:p w14:paraId="13452F3C" w14:textId="77777777" w:rsidR="00F74871" w:rsidRPr="00F74871" w:rsidRDefault="00F74871" w:rsidP="00F74871">
      <w:pPr>
        <w:spacing w:before="120" w:after="0" w:line="240" w:lineRule="auto"/>
        <w:ind w:left="2880" w:hanging="720"/>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w:t>
      </w:r>
      <w:proofErr w:type="spellStart"/>
      <w:r w:rsidRPr="00F74871">
        <w:rPr>
          <w:rFonts w:ascii="Times New Roman" w:hAnsi="Times New Roman" w:cs="Times New Roman"/>
          <w:sz w:val="22"/>
          <w:szCs w:val="22"/>
          <w:lang w:val="en-US" w:eastAsia="zh-CN"/>
        </w:rPr>
        <w:t>i</w:t>
      </w:r>
      <w:proofErr w:type="spellEnd"/>
      <w:r w:rsidRPr="00F74871">
        <w:rPr>
          <w:rFonts w:ascii="Times New Roman" w:hAnsi="Times New Roman" w:cs="Times New Roman"/>
          <w:sz w:val="22"/>
          <w:szCs w:val="22"/>
          <w:lang w:val="en-US" w:eastAsia="zh-CN"/>
        </w:rPr>
        <w:t>)</w:t>
      </w:r>
      <w:r w:rsidRPr="00F74871">
        <w:rPr>
          <w:rFonts w:ascii="Times New Roman" w:hAnsi="Times New Roman" w:cs="Times New Roman"/>
          <w:sz w:val="22"/>
          <w:szCs w:val="22"/>
          <w:lang w:val="en-US" w:eastAsia="zh-CN"/>
        </w:rPr>
        <w:tab/>
        <w:t xml:space="preserve">a record of any decisions </w:t>
      </w:r>
      <w:proofErr w:type="gramStart"/>
      <w:r w:rsidRPr="00F74871">
        <w:rPr>
          <w:rFonts w:ascii="Times New Roman" w:hAnsi="Times New Roman" w:cs="Times New Roman"/>
          <w:sz w:val="22"/>
          <w:szCs w:val="22"/>
          <w:lang w:val="en-US" w:eastAsia="zh-CN"/>
        </w:rPr>
        <w:t>made</w:t>
      </w:r>
      <w:proofErr w:type="gramEnd"/>
      <w:r w:rsidRPr="00F74871">
        <w:rPr>
          <w:rFonts w:ascii="Times New Roman" w:hAnsi="Times New Roman" w:cs="Times New Roman"/>
          <w:sz w:val="22"/>
          <w:szCs w:val="22"/>
          <w:lang w:val="en-US" w:eastAsia="zh-CN"/>
        </w:rPr>
        <w:t xml:space="preserve"> or acts done for the personal welfare of P and the reasons for making or doing them;</w:t>
      </w:r>
    </w:p>
    <w:p w14:paraId="6031C4CC" w14:textId="77777777" w:rsidR="00F74871" w:rsidRPr="00F74871" w:rsidRDefault="00F74871" w:rsidP="00F74871">
      <w:pPr>
        <w:spacing w:before="120" w:after="0" w:line="240" w:lineRule="auto"/>
        <w:ind w:left="2880" w:hanging="720"/>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(ii)</w:t>
      </w:r>
      <w:r w:rsidRPr="00F74871">
        <w:rPr>
          <w:rFonts w:ascii="Times New Roman" w:hAnsi="Times New Roman" w:cs="Times New Roman"/>
          <w:sz w:val="22"/>
          <w:szCs w:val="22"/>
          <w:lang w:val="en-US" w:eastAsia="zh-CN"/>
        </w:rPr>
        <w:tab/>
        <w:t xml:space="preserve">a record of decisions </w:t>
      </w:r>
      <w:proofErr w:type="gramStart"/>
      <w:r w:rsidRPr="00F74871">
        <w:rPr>
          <w:rFonts w:ascii="Times New Roman" w:hAnsi="Times New Roman" w:cs="Times New Roman"/>
          <w:sz w:val="22"/>
          <w:szCs w:val="22"/>
          <w:lang w:val="en-US" w:eastAsia="zh-CN"/>
        </w:rPr>
        <w:t>made</w:t>
      </w:r>
      <w:proofErr w:type="gramEnd"/>
      <w:r w:rsidRPr="00F74871">
        <w:rPr>
          <w:rFonts w:ascii="Times New Roman" w:hAnsi="Times New Roman" w:cs="Times New Roman"/>
          <w:sz w:val="22"/>
          <w:szCs w:val="22"/>
          <w:lang w:val="en-US" w:eastAsia="zh-CN"/>
        </w:rPr>
        <w:t xml:space="preserve"> or acts done relating to P’s property and affairs;</w:t>
      </w:r>
    </w:p>
    <w:p w14:paraId="7057A232" w14:textId="77777777" w:rsidR="00F74871" w:rsidRPr="00F74871" w:rsidRDefault="00F74871" w:rsidP="00F74871">
      <w:pPr>
        <w:spacing w:before="120" w:after="0" w:line="240" w:lineRule="auto"/>
        <w:ind w:left="2880" w:hanging="720"/>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(iii)</w:t>
      </w:r>
      <w:r w:rsidRPr="00F74871">
        <w:rPr>
          <w:rFonts w:ascii="Times New Roman" w:hAnsi="Times New Roman" w:cs="Times New Roman"/>
          <w:sz w:val="22"/>
          <w:szCs w:val="22"/>
          <w:lang w:val="en-US" w:eastAsia="zh-CN"/>
        </w:rPr>
        <w:tab/>
        <w:t>an inventory of the assets belonging to P and the value and location of the assets; and</w:t>
      </w:r>
    </w:p>
    <w:p w14:paraId="6CF63B11" w14:textId="77777777" w:rsidR="00F74871" w:rsidRPr="00F74871" w:rsidRDefault="00F74871" w:rsidP="00F74871">
      <w:pPr>
        <w:spacing w:before="120" w:after="0" w:line="240" w:lineRule="auto"/>
        <w:ind w:left="2880" w:hanging="720"/>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(iv)</w:t>
      </w:r>
      <w:r w:rsidRPr="00F74871">
        <w:rPr>
          <w:rFonts w:ascii="Times New Roman" w:hAnsi="Times New Roman" w:cs="Times New Roman"/>
          <w:sz w:val="22"/>
          <w:szCs w:val="22"/>
          <w:lang w:val="en-US" w:eastAsia="zh-CN"/>
        </w:rPr>
        <w:tab/>
        <w:t xml:space="preserve">statements, vouchers, </w:t>
      </w:r>
      <w:proofErr w:type="gramStart"/>
      <w:r w:rsidRPr="00F74871">
        <w:rPr>
          <w:rFonts w:ascii="Times New Roman" w:hAnsi="Times New Roman" w:cs="Times New Roman"/>
          <w:sz w:val="22"/>
          <w:szCs w:val="22"/>
          <w:lang w:val="en-US" w:eastAsia="zh-CN"/>
        </w:rPr>
        <w:t>receipts</w:t>
      </w:r>
      <w:proofErr w:type="gramEnd"/>
      <w:r w:rsidRPr="00F74871">
        <w:rPr>
          <w:rFonts w:ascii="Times New Roman" w:hAnsi="Times New Roman" w:cs="Times New Roman"/>
          <w:sz w:val="22"/>
          <w:szCs w:val="22"/>
          <w:lang w:val="en-US" w:eastAsia="zh-CN"/>
        </w:rPr>
        <w:t xml:space="preserve"> and other financial records in the administration of P’s property and affairs.</w:t>
      </w:r>
    </w:p>
    <w:p w14:paraId="3D44F263" w14:textId="77777777" w:rsidR="00F74871" w:rsidRPr="00F74871" w:rsidRDefault="00F74871" w:rsidP="00F74871">
      <w:pPr>
        <w:tabs>
          <w:tab w:val="left" w:pos="567"/>
          <w:tab w:val="left" w:pos="1134"/>
        </w:tabs>
        <w:spacing w:before="120" w:after="0" w:line="240" w:lineRule="auto"/>
        <w:jc w:val="both"/>
        <w:divId w:val="2116439976"/>
        <w:rPr>
          <w:rFonts w:ascii="Times New Roman" w:hAnsi="Times New Roman" w:cs="Times New Roman"/>
          <w:sz w:val="22"/>
          <w:szCs w:val="22"/>
          <w:lang w:val="en-US" w:eastAsia="zh-CN"/>
        </w:rPr>
      </w:pPr>
    </w:p>
    <w:p w14:paraId="19139982" w14:textId="77777777" w:rsidR="00F74871" w:rsidRPr="00F74871" w:rsidRDefault="00F74871" w:rsidP="00F74871">
      <w:pPr>
        <w:tabs>
          <w:tab w:val="left" w:pos="567"/>
          <w:tab w:val="left" w:pos="1134"/>
        </w:tabs>
        <w:spacing w:before="120" w:after="0" w:line="240" w:lineRule="auto"/>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ab/>
        <w:t>(7)</w:t>
      </w:r>
      <w:r w:rsidRPr="00F74871">
        <w:rPr>
          <w:rFonts w:ascii="Times New Roman" w:hAnsi="Times New Roman" w:cs="Times New Roman"/>
          <w:sz w:val="22"/>
          <w:szCs w:val="22"/>
          <w:lang w:val="en-US" w:eastAsia="zh-CN"/>
        </w:rPr>
        <w:tab/>
        <w:t>There be liberty to apply.</w:t>
      </w:r>
    </w:p>
    <w:p w14:paraId="1FF4C607" w14:textId="77777777" w:rsidR="00F74871" w:rsidRPr="00F74871" w:rsidRDefault="00F74871" w:rsidP="00F74871">
      <w:pPr>
        <w:divId w:val="2116439976"/>
        <w:rPr>
          <w:rFonts w:ascii="Times New Roman" w:hAnsi="Times New Roman" w:cs="Times New Roman"/>
          <w:strike/>
          <w:sz w:val="22"/>
          <w:szCs w:val="22"/>
        </w:rPr>
      </w:pPr>
      <w:r w:rsidRPr="00F74871">
        <w:rPr>
          <w:rFonts w:ascii="Times New Roman" w:hAnsi="Times New Roman" w:cs="Times New Roman"/>
          <w:strike/>
          <w:sz w:val="22"/>
          <w:szCs w:val="22"/>
        </w:rPr>
        <w:br w:type="page"/>
      </w:r>
    </w:p>
    <w:p w14:paraId="0C5DBE0F" w14:textId="77777777" w:rsidR="00F74871" w:rsidRPr="00F74871" w:rsidRDefault="00F74871" w:rsidP="00F74871">
      <w:pPr>
        <w:spacing w:before="120" w:after="0" w:line="240" w:lineRule="auto"/>
        <w:jc w:val="center"/>
        <w:outlineLvl w:val="0"/>
        <w:divId w:val="2116439976"/>
        <w:rPr>
          <w:rFonts w:ascii="Times New Roman" w:hAnsi="Times New Roman" w:cs="Times New Roman"/>
          <w:i/>
          <w:sz w:val="22"/>
          <w:szCs w:val="22"/>
          <w:vertAlign w:val="superscript"/>
          <w:lang w:val="en-US" w:eastAsia="zh-CN"/>
        </w:rPr>
      </w:pPr>
      <w:r w:rsidRPr="00F74871">
        <w:rPr>
          <w:rFonts w:ascii="Times New Roman" w:hAnsi="Times New Roman" w:cs="Times New Roman"/>
          <w:i/>
          <w:sz w:val="22"/>
          <w:szCs w:val="22"/>
          <w:lang w:val="en-US" w:eastAsia="zh-CN"/>
        </w:rPr>
        <w:lastRenderedPageBreak/>
        <w:t>Memorandum to be subscribed on the summons</w:t>
      </w:r>
      <w:r w:rsidRPr="00F74871">
        <w:rPr>
          <w:rFonts w:ascii="Times New Roman" w:hAnsi="Times New Roman" w:cs="Times New Roman"/>
          <w:i/>
          <w:sz w:val="22"/>
          <w:szCs w:val="22"/>
          <w:vertAlign w:val="superscript"/>
          <w:lang w:val="en-US" w:eastAsia="zh-CN"/>
        </w:rPr>
        <w:t>#</w:t>
      </w:r>
    </w:p>
    <w:p w14:paraId="0350EBD1" w14:textId="77777777" w:rsidR="00F74871" w:rsidRPr="00F74871" w:rsidRDefault="00F74871" w:rsidP="00F74871">
      <w:pPr>
        <w:spacing w:before="120" w:after="0" w:line="240" w:lineRule="auto"/>
        <w:jc w:val="both"/>
        <w:divId w:val="2116439976"/>
        <w:rPr>
          <w:rFonts w:ascii="Times New Roman" w:hAnsi="Times New Roman" w:cs="Times New Roman"/>
          <w:i/>
          <w:sz w:val="22"/>
          <w:szCs w:val="22"/>
          <w:lang w:val="en-US" w:eastAsia="zh-CN"/>
        </w:rPr>
      </w:pPr>
    </w:p>
    <w:p w14:paraId="52736467" w14:textId="77777777" w:rsidR="00F74871" w:rsidRPr="00F74871" w:rsidRDefault="00F74871" w:rsidP="006172E9">
      <w:pPr>
        <w:numPr>
          <w:ilvl w:val="0"/>
          <w:numId w:val="71"/>
        </w:numPr>
        <w:spacing w:before="120" w:after="0" w:line="240" w:lineRule="auto"/>
        <w:jc w:val="both"/>
        <w:divId w:val="2116439976"/>
        <w:rPr>
          <w:rFonts w:ascii="Times New Roman" w:hAnsi="Times New Roman" w:cs="Times New Roman"/>
          <w:i/>
          <w:sz w:val="22"/>
          <w:szCs w:val="22"/>
          <w:lang w:val="en-US" w:eastAsia="zh-CN"/>
        </w:rPr>
      </w:pPr>
      <w:r w:rsidRPr="00F74871">
        <w:rPr>
          <w:rFonts w:ascii="Times New Roman" w:hAnsi="Times New Roman" w:cs="Times New Roman"/>
          <w:i/>
          <w:sz w:val="22"/>
          <w:szCs w:val="22"/>
          <w:lang w:val="en-US" w:eastAsia="zh-CN"/>
        </w:rPr>
        <w:t>If you intend to contest the application or any part of it, you are required to file an affidavit stating the grounds of your objection within 21 days of service after the date on which you were served with this summons.</w:t>
      </w:r>
    </w:p>
    <w:p w14:paraId="2FDF9518" w14:textId="77777777" w:rsidR="00F74871" w:rsidRPr="00F74871" w:rsidRDefault="00F74871" w:rsidP="00F74871">
      <w:pPr>
        <w:spacing w:before="120" w:after="0" w:line="240" w:lineRule="auto"/>
        <w:jc w:val="both"/>
        <w:divId w:val="2116439976"/>
        <w:rPr>
          <w:rFonts w:ascii="Times New Roman" w:hAnsi="Times New Roman" w:cs="Times New Roman"/>
          <w:i/>
          <w:sz w:val="22"/>
          <w:szCs w:val="22"/>
          <w:lang w:val="en-US" w:eastAsia="zh-CN"/>
        </w:rPr>
      </w:pPr>
    </w:p>
    <w:p w14:paraId="2F6783C0" w14:textId="77777777" w:rsidR="00F74871" w:rsidRPr="00F74871" w:rsidRDefault="00F74871" w:rsidP="006172E9">
      <w:pPr>
        <w:numPr>
          <w:ilvl w:val="0"/>
          <w:numId w:val="71"/>
        </w:numPr>
        <w:spacing w:before="120" w:after="0" w:line="240" w:lineRule="auto"/>
        <w:jc w:val="both"/>
        <w:divId w:val="2116439976"/>
        <w:rPr>
          <w:rFonts w:ascii="Times New Roman" w:hAnsi="Times New Roman" w:cs="Times New Roman"/>
          <w:i/>
          <w:sz w:val="22"/>
          <w:szCs w:val="22"/>
          <w:lang w:val="en-US" w:eastAsia="zh-CN"/>
        </w:rPr>
      </w:pPr>
      <w:r w:rsidRPr="00F74871">
        <w:rPr>
          <w:rFonts w:ascii="Times New Roman" w:hAnsi="Times New Roman" w:cs="Times New Roman"/>
          <w:i/>
          <w:sz w:val="22"/>
          <w:szCs w:val="22"/>
          <w:lang w:val="en-US" w:eastAsia="zh-CN"/>
        </w:rPr>
        <w:t>If you do not attend personally or by your counsel or solicitor at the time and place stated in this summons, such order may be made as the Court may think just and expedient.</w:t>
      </w:r>
    </w:p>
    <w:p w14:paraId="313621E9" w14:textId="77777777" w:rsidR="00F74871" w:rsidRPr="00F74871" w:rsidRDefault="00F74871" w:rsidP="00F74871">
      <w:pPr>
        <w:spacing w:before="120" w:after="0" w:line="240" w:lineRule="auto"/>
        <w:jc w:val="both"/>
        <w:divId w:val="2116439976"/>
        <w:rPr>
          <w:rFonts w:ascii="Times New Roman" w:hAnsi="Times New Roman" w:cs="Times New Roman"/>
          <w:i/>
          <w:sz w:val="22"/>
          <w:szCs w:val="22"/>
          <w:lang w:val="en-US" w:eastAsia="zh-CN"/>
        </w:rPr>
      </w:pPr>
    </w:p>
    <w:p w14:paraId="04BFB43A" w14:textId="77777777" w:rsidR="00F74871" w:rsidRPr="00F74871" w:rsidRDefault="00F74871" w:rsidP="006172E9">
      <w:pPr>
        <w:numPr>
          <w:ilvl w:val="0"/>
          <w:numId w:val="71"/>
        </w:numPr>
        <w:spacing w:before="120" w:after="0" w:line="240" w:lineRule="auto"/>
        <w:jc w:val="both"/>
        <w:divId w:val="2116439976"/>
        <w:rPr>
          <w:rFonts w:ascii="Times New Roman" w:hAnsi="Times New Roman" w:cs="Times New Roman"/>
          <w:i/>
          <w:sz w:val="22"/>
          <w:szCs w:val="22"/>
          <w:lang w:val="en-US" w:eastAsia="zh-CN"/>
        </w:rPr>
      </w:pPr>
      <w:r w:rsidRPr="00F74871">
        <w:rPr>
          <w:rFonts w:ascii="Times New Roman" w:hAnsi="Times New Roman" w:cs="Times New Roman"/>
          <w:i/>
          <w:sz w:val="22"/>
          <w:szCs w:val="22"/>
          <w:lang w:val="en-US" w:eastAsia="zh-CN"/>
        </w:rPr>
        <w:t>This summons is filed by</w:t>
      </w:r>
      <w:r w:rsidRPr="00F74871">
        <w:rPr>
          <w:rFonts w:ascii="Times New Roman" w:hAnsi="Times New Roman" w:cs="Times New Roman"/>
          <w:i/>
          <w:sz w:val="22"/>
          <w:szCs w:val="22"/>
          <w:u w:val="single"/>
          <w:lang w:val="en-US" w:eastAsia="zh-CN"/>
        </w:rPr>
        <w:t xml:space="preserve"> [name of firm], </w:t>
      </w:r>
      <w:r w:rsidRPr="00F74871">
        <w:rPr>
          <w:rFonts w:ascii="Times New Roman" w:hAnsi="Times New Roman" w:cs="Times New Roman"/>
          <w:i/>
          <w:sz w:val="22"/>
          <w:szCs w:val="22"/>
          <w:lang w:val="en-US" w:eastAsia="zh-CN"/>
        </w:rPr>
        <w:t>the solicitor for the said plaintiff whose address is [address].</w:t>
      </w:r>
    </w:p>
    <w:p w14:paraId="4971BA9C" w14:textId="77777777" w:rsidR="00F74871" w:rsidRPr="00F74871" w:rsidRDefault="00F74871" w:rsidP="00F74871">
      <w:pPr>
        <w:spacing w:before="120" w:after="0" w:line="240" w:lineRule="auto"/>
        <w:jc w:val="both"/>
        <w:divId w:val="2116439976"/>
        <w:rPr>
          <w:rFonts w:ascii="Times New Roman" w:hAnsi="Times New Roman" w:cs="Times New Roman"/>
          <w:i/>
          <w:sz w:val="22"/>
          <w:szCs w:val="22"/>
          <w:lang w:val="en-US" w:eastAsia="zh-CN"/>
        </w:rPr>
      </w:pPr>
    </w:p>
    <w:p w14:paraId="2B10CC96" w14:textId="77777777" w:rsidR="00F74871" w:rsidRPr="00F74871" w:rsidRDefault="00F74871" w:rsidP="00F74871">
      <w:pPr>
        <w:spacing w:before="120" w:after="0" w:line="240" w:lineRule="auto"/>
        <w:ind w:left="1080"/>
        <w:jc w:val="both"/>
        <w:divId w:val="2116439976"/>
        <w:rPr>
          <w:rFonts w:ascii="Times New Roman" w:hAnsi="Times New Roman" w:cs="Times New Roman"/>
          <w:i/>
          <w:sz w:val="22"/>
          <w:szCs w:val="22"/>
          <w:lang w:val="en-US" w:eastAsia="zh-CN"/>
        </w:rPr>
      </w:pPr>
      <w:r w:rsidRPr="00F74871">
        <w:rPr>
          <w:rFonts w:ascii="Times New Roman" w:hAnsi="Times New Roman" w:cs="Times New Roman"/>
          <w:i/>
          <w:sz w:val="22"/>
          <w:szCs w:val="22"/>
          <w:lang w:val="en-US" w:eastAsia="zh-CN"/>
        </w:rPr>
        <w:t xml:space="preserve">(or where the plaintiff sues in person) </w:t>
      </w:r>
    </w:p>
    <w:p w14:paraId="3E856F22" w14:textId="77777777" w:rsidR="00F74871" w:rsidRPr="00F74871" w:rsidRDefault="00F74871" w:rsidP="00F74871">
      <w:pPr>
        <w:spacing w:before="120" w:after="0" w:line="240" w:lineRule="auto"/>
        <w:ind w:left="1080"/>
        <w:jc w:val="both"/>
        <w:divId w:val="2116439976"/>
        <w:rPr>
          <w:rFonts w:ascii="Times New Roman" w:hAnsi="Times New Roman" w:cs="Times New Roman"/>
          <w:i/>
          <w:sz w:val="22"/>
          <w:szCs w:val="22"/>
          <w:lang w:val="en-US" w:eastAsia="zh-CN"/>
        </w:rPr>
      </w:pPr>
    </w:p>
    <w:p w14:paraId="2005409F" w14:textId="77777777" w:rsidR="00F74871" w:rsidRPr="00F74871" w:rsidRDefault="00F74871" w:rsidP="00F74871">
      <w:pPr>
        <w:spacing w:before="120" w:after="0" w:line="240" w:lineRule="auto"/>
        <w:ind w:left="1080"/>
        <w:jc w:val="both"/>
        <w:divId w:val="2116439976"/>
        <w:rPr>
          <w:rFonts w:ascii="Times New Roman" w:hAnsi="Times New Roman" w:cs="Times New Roman"/>
          <w:i/>
          <w:sz w:val="22"/>
          <w:szCs w:val="22"/>
          <w:lang w:val="en-US" w:eastAsia="zh-CN"/>
        </w:rPr>
      </w:pPr>
      <w:r w:rsidRPr="00F74871">
        <w:rPr>
          <w:rFonts w:ascii="Times New Roman" w:hAnsi="Times New Roman" w:cs="Times New Roman"/>
          <w:i/>
          <w:sz w:val="22"/>
          <w:szCs w:val="22"/>
          <w:lang w:val="en-US" w:eastAsia="zh-CN"/>
        </w:rPr>
        <w:t>This summons is filed by the said plaintiff who resides at [address] and is (state occupation) and (if the plaintiff does not reside within the jurisdiction) whose address for service is [address].</w:t>
      </w:r>
    </w:p>
    <w:p w14:paraId="048CE25E" w14:textId="77777777" w:rsidR="00F74871" w:rsidRPr="00F74871" w:rsidRDefault="00F74871" w:rsidP="00F74871">
      <w:pPr>
        <w:spacing w:before="120" w:after="0" w:line="240" w:lineRule="auto"/>
        <w:jc w:val="both"/>
        <w:divId w:val="2116439976"/>
        <w:rPr>
          <w:rFonts w:ascii="Times New Roman" w:hAnsi="Times New Roman" w:cs="Times New Roman"/>
          <w:i/>
          <w:sz w:val="22"/>
          <w:szCs w:val="22"/>
          <w:lang w:val="en-US" w:eastAsia="zh-CN"/>
        </w:rPr>
      </w:pPr>
    </w:p>
    <w:p w14:paraId="2BD4D205" w14:textId="77777777" w:rsidR="00F74871" w:rsidRPr="00F74871" w:rsidRDefault="00F74871" w:rsidP="006172E9">
      <w:pPr>
        <w:numPr>
          <w:ilvl w:val="0"/>
          <w:numId w:val="71"/>
        </w:numPr>
        <w:spacing w:before="120" w:after="0" w:line="240" w:lineRule="auto"/>
        <w:jc w:val="both"/>
        <w:divId w:val="2116439976"/>
        <w:rPr>
          <w:rFonts w:ascii="Times New Roman" w:hAnsi="Times New Roman" w:cs="Times New Roman"/>
          <w:i/>
          <w:sz w:val="22"/>
          <w:szCs w:val="22"/>
          <w:lang w:val="en-US" w:eastAsia="zh-CN"/>
        </w:rPr>
      </w:pPr>
      <w:r w:rsidRPr="00F74871">
        <w:rPr>
          <w:rFonts w:ascii="Times New Roman" w:hAnsi="Times New Roman" w:cs="Times New Roman"/>
          <w:i/>
          <w:sz w:val="22"/>
          <w:szCs w:val="22"/>
          <w:lang w:val="en-US" w:eastAsia="zh-CN"/>
        </w:rPr>
        <w:t>This summons may not be served more than 6 months after the above date unless renewed by order of the Court.</w:t>
      </w:r>
    </w:p>
    <w:p w14:paraId="1E89C131" w14:textId="77777777" w:rsidR="00F74871" w:rsidRPr="00F74871" w:rsidRDefault="00F74871" w:rsidP="00F74871">
      <w:pPr>
        <w:spacing w:before="120" w:after="0" w:line="240" w:lineRule="auto"/>
        <w:ind w:left="360"/>
        <w:jc w:val="both"/>
        <w:divId w:val="2116439976"/>
        <w:rPr>
          <w:rFonts w:ascii="Times New Roman" w:hAnsi="Times New Roman" w:cs="Times New Roman"/>
          <w:i/>
          <w:sz w:val="22"/>
          <w:szCs w:val="22"/>
          <w:lang w:val="en-US" w:eastAsia="zh-CN"/>
        </w:rPr>
      </w:pPr>
    </w:p>
    <w:p w14:paraId="25C53132" w14:textId="77777777" w:rsidR="00F74871" w:rsidRPr="00F74871" w:rsidRDefault="00F74871" w:rsidP="006172E9">
      <w:pPr>
        <w:numPr>
          <w:ilvl w:val="0"/>
          <w:numId w:val="71"/>
        </w:numPr>
        <w:spacing w:before="120" w:after="0" w:line="240" w:lineRule="auto"/>
        <w:jc w:val="both"/>
        <w:divId w:val="2116439976"/>
        <w:rPr>
          <w:rFonts w:ascii="Times New Roman" w:hAnsi="Times New Roman" w:cs="Times New Roman"/>
          <w:i/>
          <w:sz w:val="22"/>
          <w:szCs w:val="22"/>
          <w:lang w:val="en-US" w:eastAsia="zh-CN"/>
        </w:rPr>
      </w:pPr>
      <w:r w:rsidRPr="00F74871">
        <w:rPr>
          <w:rFonts w:ascii="Times New Roman" w:hAnsi="Times New Roman" w:cs="Times New Roman"/>
          <w:i/>
          <w:sz w:val="22"/>
          <w:szCs w:val="22"/>
          <w:lang w:val="en-US" w:eastAsia="zh-CN"/>
        </w:rPr>
        <w:t>Unless otherwise provided in any written law, where the plaintiff intends to adduce evidence in support of an originating summons he must do so by affidavit, and must file the affidavit or affidavits and serve a copy thereof on every defendant not later than 7 days after the service of the originating summons.</w:t>
      </w:r>
    </w:p>
    <w:p w14:paraId="18FD0E14" w14:textId="77777777" w:rsidR="00F74871" w:rsidRPr="00F74871" w:rsidRDefault="00F74871" w:rsidP="00F74871">
      <w:pPr>
        <w:spacing w:before="120" w:after="0" w:line="240" w:lineRule="auto"/>
        <w:jc w:val="both"/>
        <w:divId w:val="2116439976"/>
        <w:rPr>
          <w:rFonts w:ascii="Times New Roman" w:hAnsi="Times New Roman" w:cs="Times New Roman"/>
          <w:sz w:val="22"/>
          <w:szCs w:val="22"/>
          <w:lang w:val="en-US" w:eastAsia="zh-CN"/>
        </w:rPr>
      </w:pPr>
    </w:p>
    <w:p w14:paraId="3F11D09C" w14:textId="77777777" w:rsidR="00F74871" w:rsidRPr="00F74871" w:rsidRDefault="00F74871" w:rsidP="00F74871">
      <w:pPr>
        <w:spacing w:before="120" w:after="0" w:line="240" w:lineRule="auto"/>
        <w:jc w:val="both"/>
        <w:divId w:val="2116439976"/>
        <w:rPr>
          <w:rFonts w:ascii="Times New Roman" w:hAnsi="Times New Roman" w:cs="Times New Roman"/>
          <w:i/>
          <w:sz w:val="22"/>
          <w:szCs w:val="22"/>
          <w:lang w:val="en-US" w:eastAsia="zh-CN"/>
        </w:rPr>
      </w:pPr>
      <w:r w:rsidRPr="00F74871">
        <w:rPr>
          <w:rFonts w:ascii="Times New Roman" w:hAnsi="Times New Roman" w:cs="Times New Roman"/>
          <w:i/>
          <w:sz w:val="22"/>
          <w:szCs w:val="22"/>
          <w:vertAlign w:val="superscript"/>
          <w:lang w:val="en-US" w:eastAsia="zh-CN"/>
        </w:rPr>
        <w:t xml:space="preserve">+ </w:t>
      </w:r>
      <w:r w:rsidRPr="00F74871">
        <w:rPr>
          <w:rFonts w:ascii="Times New Roman" w:hAnsi="Times New Roman" w:cs="Times New Roman"/>
          <w:i/>
          <w:sz w:val="22"/>
          <w:szCs w:val="22"/>
          <w:lang w:val="en-US" w:eastAsia="zh-CN"/>
        </w:rPr>
        <w:t xml:space="preserve">To use “Applicant” if this is an ex </w:t>
      </w:r>
      <w:proofErr w:type="spellStart"/>
      <w:r w:rsidRPr="00F74871">
        <w:rPr>
          <w:rFonts w:ascii="Times New Roman" w:hAnsi="Times New Roman" w:cs="Times New Roman"/>
          <w:i/>
          <w:sz w:val="22"/>
          <w:szCs w:val="22"/>
          <w:lang w:val="en-US" w:eastAsia="zh-CN"/>
        </w:rPr>
        <w:t>parte</w:t>
      </w:r>
      <w:proofErr w:type="spellEnd"/>
      <w:r w:rsidRPr="00F74871">
        <w:rPr>
          <w:rFonts w:ascii="Times New Roman" w:hAnsi="Times New Roman" w:cs="Times New Roman"/>
          <w:i/>
          <w:sz w:val="22"/>
          <w:szCs w:val="22"/>
          <w:lang w:val="en-US" w:eastAsia="zh-CN"/>
        </w:rPr>
        <w:t xml:space="preserve"> application. </w:t>
      </w:r>
    </w:p>
    <w:p w14:paraId="297CC51E" w14:textId="77777777" w:rsidR="00F74871" w:rsidRPr="00F74871" w:rsidRDefault="00F74871" w:rsidP="00F74871">
      <w:pPr>
        <w:spacing w:before="120" w:after="0" w:line="240" w:lineRule="auto"/>
        <w:jc w:val="both"/>
        <w:divId w:val="2116439976"/>
        <w:rPr>
          <w:rFonts w:ascii="Times New Roman" w:hAnsi="Times New Roman" w:cs="Times New Roman"/>
          <w:i/>
          <w:sz w:val="22"/>
          <w:szCs w:val="22"/>
          <w:lang w:val="en-US" w:eastAsia="zh-CN"/>
        </w:rPr>
      </w:pPr>
      <w:r w:rsidRPr="00F74871">
        <w:rPr>
          <w:rFonts w:ascii="Times New Roman" w:hAnsi="Times New Roman" w:cs="Times New Roman"/>
          <w:i/>
          <w:sz w:val="22"/>
          <w:szCs w:val="22"/>
          <w:vertAlign w:val="superscript"/>
          <w:lang w:val="en-US" w:eastAsia="zh-CN"/>
        </w:rPr>
        <w:t xml:space="preserve"># </w:t>
      </w:r>
      <w:r w:rsidRPr="00F74871">
        <w:rPr>
          <w:rFonts w:ascii="Times New Roman" w:hAnsi="Times New Roman" w:cs="Times New Roman"/>
          <w:i/>
          <w:sz w:val="22"/>
          <w:szCs w:val="22"/>
          <w:lang w:val="en-US" w:eastAsia="zh-CN"/>
        </w:rPr>
        <w:t xml:space="preserve">To delete if this is an ex </w:t>
      </w:r>
      <w:proofErr w:type="spellStart"/>
      <w:r w:rsidRPr="00F74871">
        <w:rPr>
          <w:rFonts w:ascii="Times New Roman" w:hAnsi="Times New Roman" w:cs="Times New Roman"/>
          <w:i/>
          <w:sz w:val="22"/>
          <w:szCs w:val="22"/>
          <w:lang w:val="en-US" w:eastAsia="zh-CN"/>
        </w:rPr>
        <w:t>parte</w:t>
      </w:r>
      <w:proofErr w:type="spellEnd"/>
      <w:r w:rsidRPr="00F74871">
        <w:rPr>
          <w:rFonts w:ascii="Times New Roman" w:hAnsi="Times New Roman" w:cs="Times New Roman"/>
          <w:i/>
          <w:sz w:val="22"/>
          <w:szCs w:val="22"/>
          <w:lang w:val="en-US" w:eastAsia="zh-CN"/>
        </w:rPr>
        <w:t xml:space="preserve"> application.  </w:t>
      </w:r>
    </w:p>
    <w:p w14:paraId="32A2DE93" w14:textId="77777777" w:rsidR="00F74871" w:rsidRDefault="00F74871" w:rsidP="00F74871">
      <w:pPr>
        <w:divId w:val="2116439976"/>
        <w:rPr>
          <w:rFonts w:ascii="Times New Roman" w:hAnsi="Times New Roman" w:cs="Times New Roman"/>
          <w:strike/>
        </w:rPr>
      </w:pPr>
      <w:r w:rsidRPr="00F74871">
        <w:rPr>
          <w:rFonts w:ascii="Times New Roman" w:hAnsi="Times New Roman" w:cs="Times New Roman"/>
          <w:snapToGrid w:val="0"/>
          <w:sz w:val="22"/>
          <w:szCs w:val="22"/>
          <w:lang w:val="en-US" w:eastAsia="zh-CN"/>
        </w:rPr>
        <w:t>*</w:t>
      </w:r>
      <w:r w:rsidRPr="00F74871">
        <w:rPr>
          <w:rFonts w:ascii="Times New Roman" w:hAnsi="Times New Roman" w:cs="Times New Roman"/>
          <w:i/>
          <w:snapToGrid w:val="0"/>
          <w:sz w:val="22"/>
          <w:szCs w:val="22"/>
          <w:lang w:val="en-US" w:eastAsia="zh-CN"/>
        </w:rPr>
        <w:t>Delete where inapplicable</w:t>
      </w:r>
      <w:r w:rsidRPr="00641773">
        <w:rPr>
          <w:rFonts w:ascii="Times New Roman" w:hAnsi="Times New Roman" w:cs="Times New Roman"/>
          <w:i/>
          <w:snapToGrid w:val="0"/>
          <w:lang w:val="en-US" w:eastAsia="zh-CN"/>
        </w:rPr>
        <w:t>.</w:t>
      </w:r>
    </w:p>
    <w:p w14:paraId="2D417C9A" w14:textId="77777777" w:rsidR="00F74871" w:rsidRPr="00CD30EA" w:rsidRDefault="00F74871" w:rsidP="00F74871">
      <w:pPr>
        <w:divId w:val="2116439976"/>
        <w:rPr>
          <w:rFonts w:ascii="Times New Roman" w:hAnsi="Times New Roman" w:cs="Times New Roman"/>
        </w:rPr>
      </w:pPr>
    </w:p>
    <w:p w14:paraId="4455F98F" w14:textId="77777777" w:rsidR="00F74871" w:rsidRPr="00CD30EA" w:rsidRDefault="00F74871" w:rsidP="00F74871">
      <w:pPr>
        <w:divId w:val="2116439976"/>
        <w:rPr>
          <w:rFonts w:ascii="Times New Roman" w:hAnsi="Times New Roman" w:cs="Times New Roman"/>
        </w:rPr>
      </w:pPr>
    </w:p>
    <w:p w14:paraId="3153C615" w14:textId="77777777" w:rsidR="00F74871" w:rsidRPr="00CD30EA" w:rsidRDefault="00F74871" w:rsidP="00F74871">
      <w:pPr>
        <w:divId w:val="2116439976"/>
        <w:rPr>
          <w:rFonts w:ascii="Times New Roman" w:hAnsi="Times New Roman" w:cs="Times New Roman"/>
        </w:rPr>
      </w:pPr>
    </w:p>
    <w:p w14:paraId="75E2D304" w14:textId="77777777" w:rsidR="00F74871" w:rsidRPr="00CD30EA" w:rsidRDefault="00F74871" w:rsidP="00F74871">
      <w:pPr>
        <w:divId w:val="2116439976"/>
        <w:rPr>
          <w:rFonts w:ascii="Times New Roman" w:hAnsi="Times New Roman" w:cs="Times New Roman"/>
        </w:rPr>
      </w:pPr>
    </w:p>
    <w:p w14:paraId="19C633EC" w14:textId="77777777" w:rsidR="00F74871" w:rsidRPr="00CD30EA" w:rsidRDefault="00F74871" w:rsidP="00F74871">
      <w:pPr>
        <w:divId w:val="2116439976"/>
        <w:rPr>
          <w:rFonts w:ascii="Times New Roman" w:hAnsi="Times New Roman" w:cs="Times New Roman"/>
        </w:rPr>
      </w:pPr>
    </w:p>
    <w:p w14:paraId="63C294C3" w14:textId="77777777" w:rsidR="00F74871" w:rsidRDefault="00F74871" w:rsidP="00F74871">
      <w:pPr>
        <w:divId w:val="2116439976"/>
        <w:rPr>
          <w:rFonts w:ascii="Times New Roman" w:hAnsi="Times New Roman" w:cs="Times New Roman"/>
        </w:rPr>
      </w:pPr>
    </w:p>
    <w:p w14:paraId="3AD1E73D" w14:textId="77777777" w:rsidR="00041F27" w:rsidRDefault="00041F27" w:rsidP="00F74871">
      <w:pPr>
        <w:divId w:val="2116439976"/>
        <w:rPr>
          <w:rFonts w:ascii="Times New Roman" w:hAnsi="Times New Roman" w:cs="Times New Roman"/>
        </w:rPr>
      </w:pPr>
    </w:p>
    <w:tbl>
      <w:tblPr>
        <w:tblW w:w="0" w:type="auto"/>
        <w:jc w:val="center"/>
        <w:tblLayout w:type="fixed"/>
        <w:tblLook w:val="0000" w:firstRow="0" w:lastRow="0" w:firstColumn="0" w:lastColumn="0" w:noHBand="0" w:noVBand="0"/>
      </w:tblPr>
      <w:tblGrid>
        <w:gridCol w:w="3080"/>
        <w:gridCol w:w="3080"/>
        <w:gridCol w:w="3080"/>
      </w:tblGrid>
      <w:tr w:rsidR="00267633" w:rsidRPr="00267633" w14:paraId="489E814D" w14:textId="77777777" w:rsidTr="00267633">
        <w:trPr>
          <w:divId w:val="2116439976"/>
          <w:jc w:val="center"/>
        </w:trPr>
        <w:tc>
          <w:tcPr>
            <w:tcW w:w="3080" w:type="dxa"/>
          </w:tcPr>
          <w:p w14:paraId="21A0E64E" w14:textId="77777777" w:rsidR="00267633" w:rsidRPr="00267633" w:rsidRDefault="00F74871" w:rsidP="00267633">
            <w:pPr>
              <w:spacing w:before="0" w:after="120" w:line="240" w:lineRule="auto"/>
              <w:rPr>
                <w:rFonts w:ascii="Times New Roman" w:hAnsi="Times New Roman" w:cs="Times New Roman"/>
                <w:sz w:val="22"/>
                <w:szCs w:val="22"/>
                <w:lang w:val="en-GB" w:eastAsia="zh-CN"/>
              </w:rPr>
            </w:pPr>
            <w:r>
              <w:rPr>
                <w:rFonts w:ascii="Times New Roman" w:hAnsi="Times New Roman" w:cs="Times New Roman"/>
              </w:rPr>
              <w:lastRenderedPageBreak/>
              <w:br w:type="page"/>
            </w:r>
            <w:r w:rsidR="00267633" w:rsidRPr="00267633">
              <w:rPr>
                <w:rFonts w:ascii="Calibri" w:hAnsi="Calibri" w:cs="Times New Roman"/>
                <w:sz w:val="22"/>
                <w:szCs w:val="22"/>
                <w:lang w:val="en-GB" w:eastAsia="en-GB"/>
              </w:rPr>
              <w:br w:type="page"/>
            </w:r>
            <w:r w:rsidR="00267633" w:rsidRPr="00267633">
              <w:rPr>
                <w:rFonts w:ascii="Times New Roman" w:hAnsi="Times New Roman" w:cs="Times New Roman"/>
                <w:sz w:val="22"/>
                <w:szCs w:val="22"/>
                <w:lang w:val="en-GB" w:eastAsia="zh-CN"/>
              </w:rPr>
              <w:br w:type="page"/>
            </w:r>
          </w:p>
        </w:tc>
        <w:tc>
          <w:tcPr>
            <w:tcW w:w="3080" w:type="dxa"/>
          </w:tcPr>
          <w:p w14:paraId="34AFFB54" w14:textId="77777777" w:rsidR="00267633" w:rsidRPr="00267633" w:rsidRDefault="00267633" w:rsidP="00267633">
            <w:pPr>
              <w:keepNext/>
              <w:spacing w:before="0" w:after="0" w:line="240" w:lineRule="auto"/>
              <w:jc w:val="center"/>
              <w:outlineLvl w:val="1"/>
              <w:rPr>
                <w:rFonts w:ascii="Times New Roman" w:hAnsi="Times New Roman" w:cs="Times New Roman"/>
                <w:bCs/>
                <w:iCs/>
                <w:spacing w:val="-3"/>
                <w:sz w:val="22"/>
                <w:szCs w:val="22"/>
                <w:lang w:val="en-GB" w:eastAsia="zh-CN"/>
              </w:rPr>
            </w:pPr>
            <w:r w:rsidRPr="00267633">
              <w:rPr>
                <w:rFonts w:ascii="Times New Roman" w:hAnsi="Times New Roman" w:cs="Times New Roman"/>
                <w:bCs/>
                <w:iCs/>
                <w:spacing w:val="-3"/>
                <w:sz w:val="22"/>
                <w:szCs w:val="22"/>
                <w:lang w:val="en-GB" w:eastAsia="zh-CN"/>
              </w:rPr>
              <w:t>FORM 218</w:t>
            </w:r>
          </w:p>
        </w:tc>
        <w:tc>
          <w:tcPr>
            <w:tcW w:w="3080" w:type="dxa"/>
          </w:tcPr>
          <w:p w14:paraId="5E4999CF" w14:textId="77777777" w:rsidR="00267633" w:rsidRPr="00267633" w:rsidRDefault="00267633" w:rsidP="00267633">
            <w:pPr>
              <w:spacing w:before="0" w:after="120" w:line="240" w:lineRule="auto"/>
              <w:rPr>
                <w:rFonts w:ascii="Times New Roman" w:hAnsi="Times New Roman" w:cs="Times New Roman"/>
                <w:sz w:val="22"/>
                <w:szCs w:val="22"/>
                <w:lang w:val="en-GB" w:eastAsia="zh-CN"/>
              </w:rPr>
            </w:pPr>
          </w:p>
        </w:tc>
      </w:tr>
    </w:tbl>
    <w:p w14:paraId="03D33E6B" w14:textId="77777777" w:rsidR="0011790A" w:rsidRPr="00FD402A" w:rsidRDefault="0011790A" w:rsidP="0011790A">
      <w:pPr>
        <w:divId w:val="2116439976"/>
        <w:rPr>
          <w:rFonts w:ascii="Times New Roman" w:hAnsi="Times New Roman" w:cs="Times New Roman"/>
          <w:snapToGrid w:val="0"/>
          <w:sz w:val="22"/>
          <w:szCs w:val="22"/>
          <w:lang w:val="en-US" w:eastAsia="zh-CN"/>
        </w:rPr>
      </w:pPr>
      <w:r w:rsidRPr="00FD402A">
        <w:rPr>
          <w:rFonts w:ascii="Times New Roman" w:hAnsi="Times New Roman" w:cs="Times New Roman"/>
          <w:snapToGrid w:val="0"/>
          <w:sz w:val="22"/>
          <w:szCs w:val="22"/>
          <w:lang w:val="en-US" w:eastAsia="zh-CN"/>
        </w:rPr>
        <w:t>Para 54</w:t>
      </w:r>
    </w:p>
    <w:p w14:paraId="5A0E415F" w14:textId="77777777" w:rsidR="0011790A" w:rsidRPr="00FD402A" w:rsidRDefault="0011790A" w:rsidP="00790FEC">
      <w:pPr>
        <w:autoSpaceDE w:val="0"/>
        <w:autoSpaceDN w:val="0"/>
        <w:adjustRightInd w:val="0"/>
        <w:spacing w:before="0" w:after="0"/>
        <w:jc w:val="center"/>
        <w:divId w:val="2116439976"/>
        <w:rPr>
          <w:rFonts w:ascii="Times New Roman" w:eastAsia="Calibri" w:hAnsi="Times New Roman" w:cs="Times New Roman"/>
          <w:b/>
          <w:sz w:val="22"/>
          <w:szCs w:val="22"/>
        </w:rPr>
      </w:pPr>
      <w:r w:rsidRPr="00FD402A">
        <w:rPr>
          <w:rFonts w:ascii="Times New Roman" w:eastAsia="Calibri" w:hAnsi="Times New Roman" w:cs="Times New Roman"/>
          <w:b/>
          <w:sz w:val="22"/>
          <w:szCs w:val="22"/>
        </w:rPr>
        <w:t>IN THE FAMILY JUSTICE COURTS OF THE REPUBLIC OF SINGAPORE</w:t>
      </w:r>
    </w:p>
    <w:p w14:paraId="6FEEC3AF" w14:textId="77777777" w:rsidR="0011790A" w:rsidRPr="00FD402A" w:rsidRDefault="0011790A" w:rsidP="00790FEC">
      <w:pPr>
        <w:autoSpaceDE w:val="0"/>
        <w:autoSpaceDN w:val="0"/>
        <w:adjustRightInd w:val="0"/>
        <w:spacing w:before="0" w:after="0"/>
        <w:divId w:val="2116439976"/>
        <w:rPr>
          <w:rFonts w:ascii="Times New Roman" w:eastAsia="Calibri" w:hAnsi="Times New Roman" w:cs="Times New Roman"/>
          <w:sz w:val="22"/>
          <w:szCs w:val="22"/>
        </w:rPr>
      </w:pPr>
    </w:p>
    <w:p w14:paraId="35D5F92D" w14:textId="77777777" w:rsidR="0011790A" w:rsidRPr="00FD402A" w:rsidRDefault="0011790A" w:rsidP="00790FEC">
      <w:pPr>
        <w:autoSpaceDE w:val="0"/>
        <w:autoSpaceDN w:val="0"/>
        <w:adjustRightInd w:val="0"/>
        <w:spacing w:before="0" w:after="0"/>
        <w:divId w:val="2116439976"/>
        <w:rPr>
          <w:rFonts w:ascii="Times New Roman" w:eastAsia="Calibri" w:hAnsi="Times New Roman" w:cs="Times New Roman"/>
          <w:sz w:val="22"/>
          <w:szCs w:val="22"/>
        </w:rPr>
      </w:pPr>
      <w:r w:rsidRPr="00FD402A">
        <w:rPr>
          <w:rFonts w:ascii="Times New Roman" w:eastAsia="Calibri" w:hAnsi="Times New Roman" w:cs="Times New Roman"/>
          <w:sz w:val="22"/>
          <w:szCs w:val="22"/>
        </w:rPr>
        <w:t xml:space="preserve">OSM No. </w:t>
      </w:r>
      <w:r w:rsidRPr="00FD402A">
        <w:rPr>
          <w:rFonts w:ascii="Times New Roman" w:eastAsia="Calibri" w:hAnsi="Times New Roman" w:cs="Times New Roman"/>
          <w:sz w:val="22"/>
          <w:szCs w:val="22"/>
        </w:rPr>
        <w:tab/>
        <w:t xml:space="preserve">) </w:t>
      </w:r>
    </w:p>
    <w:p w14:paraId="6CC4FCB3" w14:textId="77777777" w:rsidR="0011790A" w:rsidRPr="00FD402A" w:rsidRDefault="0011790A" w:rsidP="00790FEC">
      <w:pPr>
        <w:autoSpaceDE w:val="0"/>
        <w:autoSpaceDN w:val="0"/>
        <w:adjustRightInd w:val="0"/>
        <w:spacing w:before="0" w:after="0"/>
        <w:divId w:val="2116439976"/>
        <w:rPr>
          <w:rFonts w:ascii="Times New Roman" w:eastAsia="Calibri" w:hAnsi="Times New Roman" w:cs="Times New Roman"/>
          <w:sz w:val="22"/>
          <w:szCs w:val="22"/>
        </w:rPr>
      </w:pPr>
      <w:r w:rsidRPr="00FD402A">
        <w:rPr>
          <w:rFonts w:ascii="Times New Roman" w:eastAsia="Calibri" w:hAnsi="Times New Roman" w:cs="Times New Roman"/>
          <w:sz w:val="22"/>
          <w:szCs w:val="22"/>
        </w:rPr>
        <w:t xml:space="preserve">of 20 </w:t>
      </w:r>
      <w:r w:rsidRPr="00FD402A">
        <w:rPr>
          <w:rFonts w:ascii="Times New Roman" w:eastAsia="Calibri" w:hAnsi="Times New Roman" w:cs="Times New Roman"/>
          <w:sz w:val="22"/>
          <w:szCs w:val="22"/>
        </w:rPr>
        <w:tab/>
      </w:r>
      <w:r w:rsidRPr="00FD402A">
        <w:rPr>
          <w:rFonts w:ascii="Times New Roman" w:eastAsia="Calibri" w:hAnsi="Times New Roman" w:cs="Times New Roman"/>
          <w:sz w:val="22"/>
          <w:szCs w:val="22"/>
        </w:rPr>
        <w:tab/>
        <w:t>)</w:t>
      </w:r>
    </w:p>
    <w:p w14:paraId="5C1F588F" w14:textId="77777777" w:rsidR="0011790A" w:rsidRPr="00FD402A" w:rsidRDefault="0011790A" w:rsidP="00790FEC">
      <w:pPr>
        <w:autoSpaceDE w:val="0"/>
        <w:autoSpaceDN w:val="0"/>
        <w:adjustRightInd w:val="0"/>
        <w:spacing w:before="0" w:after="0"/>
        <w:divId w:val="2116439976"/>
        <w:rPr>
          <w:rFonts w:ascii="Times New Roman" w:eastAsia="Calibri" w:hAnsi="Times New Roman" w:cs="Times New Roman"/>
          <w:sz w:val="22"/>
          <w:szCs w:val="22"/>
        </w:rPr>
      </w:pPr>
    </w:p>
    <w:p w14:paraId="399557C4" w14:textId="77777777" w:rsidR="0011790A" w:rsidRPr="00FD402A" w:rsidRDefault="0011790A" w:rsidP="00790FEC">
      <w:pPr>
        <w:autoSpaceDE w:val="0"/>
        <w:autoSpaceDN w:val="0"/>
        <w:adjustRightInd w:val="0"/>
        <w:spacing w:before="0" w:after="0"/>
        <w:ind w:left="4320"/>
        <w:divId w:val="2116439976"/>
        <w:rPr>
          <w:rFonts w:ascii="Times New Roman" w:eastAsia="Calibri" w:hAnsi="Times New Roman" w:cs="Times New Roman"/>
          <w:sz w:val="22"/>
          <w:szCs w:val="22"/>
        </w:rPr>
      </w:pPr>
      <w:r w:rsidRPr="00FD402A">
        <w:rPr>
          <w:rFonts w:ascii="Times New Roman" w:eastAsia="Calibri" w:hAnsi="Times New Roman" w:cs="Times New Roman"/>
          <w:sz w:val="22"/>
          <w:szCs w:val="22"/>
        </w:rPr>
        <w:t>In the Matter of Section 20 of the Mental Capacity Act (Cap 177A)</w:t>
      </w:r>
    </w:p>
    <w:p w14:paraId="3154D0AC" w14:textId="77777777" w:rsidR="0011790A" w:rsidRPr="00FD402A" w:rsidRDefault="0011790A" w:rsidP="00790FEC">
      <w:pPr>
        <w:autoSpaceDE w:val="0"/>
        <w:autoSpaceDN w:val="0"/>
        <w:adjustRightInd w:val="0"/>
        <w:spacing w:before="0" w:after="0"/>
        <w:ind w:left="4320"/>
        <w:divId w:val="2116439976"/>
        <w:rPr>
          <w:rFonts w:ascii="Times New Roman" w:eastAsia="Calibri" w:hAnsi="Times New Roman" w:cs="Times New Roman"/>
          <w:sz w:val="22"/>
          <w:szCs w:val="22"/>
        </w:rPr>
      </w:pPr>
    </w:p>
    <w:p w14:paraId="1DD6217D" w14:textId="77777777" w:rsidR="0011790A" w:rsidRPr="00FD402A" w:rsidRDefault="0011790A" w:rsidP="00790FEC">
      <w:pPr>
        <w:autoSpaceDE w:val="0"/>
        <w:autoSpaceDN w:val="0"/>
        <w:adjustRightInd w:val="0"/>
        <w:spacing w:before="0" w:after="0"/>
        <w:ind w:left="4320"/>
        <w:divId w:val="2116439976"/>
        <w:rPr>
          <w:rFonts w:ascii="Times New Roman" w:eastAsia="Calibri" w:hAnsi="Times New Roman" w:cs="Times New Roman"/>
          <w:sz w:val="22"/>
          <w:szCs w:val="22"/>
        </w:rPr>
      </w:pPr>
      <w:r w:rsidRPr="00FD402A">
        <w:rPr>
          <w:rFonts w:ascii="Times New Roman" w:eastAsia="Calibri" w:hAnsi="Times New Roman" w:cs="Times New Roman"/>
          <w:sz w:val="22"/>
          <w:szCs w:val="22"/>
        </w:rPr>
        <w:t>And</w:t>
      </w:r>
    </w:p>
    <w:p w14:paraId="3ACF8B6E" w14:textId="77777777" w:rsidR="0011790A" w:rsidRPr="00FD402A" w:rsidRDefault="0011790A" w:rsidP="00790FEC">
      <w:pPr>
        <w:autoSpaceDE w:val="0"/>
        <w:autoSpaceDN w:val="0"/>
        <w:adjustRightInd w:val="0"/>
        <w:spacing w:before="0" w:after="0"/>
        <w:ind w:left="4320"/>
        <w:divId w:val="2116439976"/>
        <w:rPr>
          <w:rFonts w:ascii="Times New Roman" w:eastAsia="Calibri" w:hAnsi="Times New Roman" w:cs="Times New Roman"/>
          <w:sz w:val="22"/>
          <w:szCs w:val="22"/>
        </w:rPr>
      </w:pPr>
    </w:p>
    <w:p w14:paraId="4724DEB1" w14:textId="77777777" w:rsidR="0011790A" w:rsidRPr="00FD402A" w:rsidRDefault="0011790A" w:rsidP="00790FEC">
      <w:pPr>
        <w:autoSpaceDE w:val="0"/>
        <w:autoSpaceDN w:val="0"/>
        <w:adjustRightInd w:val="0"/>
        <w:spacing w:before="0" w:after="0"/>
        <w:ind w:left="4320"/>
        <w:divId w:val="2116439976"/>
        <w:rPr>
          <w:rFonts w:ascii="Times New Roman" w:eastAsia="Calibri" w:hAnsi="Times New Roman" w:cs="Times New Roman"/>
          <w:sz w:val="22"/>
          <w:szCs w:val="22"/>
        </w:rPr>
      </w:pPr>
      <w:r w:rsidRPr="00FD402A">
        <w:rPr>
          <w:rFonts w:ascii="Times New Roman" w:eastAsia="Calibri" w:hAnsi="Times New Roman" w:cs="Times New Roman"/>
          <w:sz w:val="22"/>
          <w:szCs w:val="22"/>
        </w:rPr>
        <w:t>In the Matter of __________________________ [</w:t>
      </w:r>
      <w:r w:rsidRPr="00FD402A">
        <w:rPr>
          <w:rFonts w:ascii="Times New Roman" w:eastAsia="Calibri" w:hAnsi="Times New Roman" w:cs="Times New Roman"/>
          <w:i/>
          <w:iCs/>
          <w:sz w:val="22"/>
          <w:szCs w:val="22"/>
        </w:rPr>
        <w:t>name of person alleged to lack capacity</w:t>
      </w:r>
      <w:r w:rsidRPr="00FD402A">
        <w:rPr>
          <w:rFonts w:ascii="Times New Roman" w:eastAsia="Calibri" w:hAnsi="Times New Roman" w:cs="Times New Roman"/>
          <w:sz w:val="22"/>
          <w:szCs w:val="22"/>
        </w:rPr>
        <w:t xml:space="preserve">] </w:t>
      </w:r>
    </w:p>
    <w:p w14:paraId="6C7FFD12" w14:textId="77777777" w:rsidR="0011790A" w:rsidRPr="00FD402A" w:rsidRDefault="0011790A" w:rsidP="00790FEC">
      <w:pPr>
        <w:autoSpaceDE w:val="0"/>
        <w:autoSpaceDN w:val="0"/>
        <w:adjustRightInd w:val="0"/>
        <w:spacing w:before="0" w:after="0"/>
        <w:ind w:left="4320"/>
        <w:divId w:val="2116439976"/>
        <w:rPr>
          <w:rFonts w:ascii="Times New Roman" w:eastAsia="Calibri" w:hAnsi="Times New Roman" w:cs="Times New Roman"/>
          <w:sz w:val="22"/>
          <w:szCs w:val="22"/>
        </w:rPr>
      </w:pPr>
      <w:r w:rsidRPr="00FD402A">
        <w:rPr>
          <w:rFonts w:ascii="Times New Roman" w:eastAsia="Calibri" w:hAnsi="Times New Roman" w:cs="Times New Roman"/>
          <w:sz w:val="22"/>
          <w:szCs w:val="22"/>
        </w:rPr>
        <w:t>(NRIC/FIN/Passport No.: __________), a person alleged to lack capacity (“P”)</w:t>
      </w:r>
    </w:p>
    <w:p w14:paraId="051C9467" w14:textId="77777777" w:rsidR="0011790A" w:rsidRPr="00FD402A" w:rsidRDefault="0011790A" w:rsidP="00790FEC">
      <w:pPr>
        <w:autoSpaceDE w:val="0"/>
        <w:autoSpaceDN w:val="0"/>
        <w:adjustRightInd w:val="0"/>
        <w:spacing w:before="0" w:after="0"/>
        <w:ind w:left="4320"/>
        <w:divId w:val="2116439976"/>
        <w:rPr>
          <w:rFonts w:ascii="Times New Roman" w:eastAsia="Calibri" w:hAnsi="Times New Roman" w:cs="Times New Roman"/>
          <w:sz w:val="22"/>
          <w:szCs w:val="22"/>
        </w:rPr>
      </w:pPr>
    </w:p>
    <w:p w14:paraId="3475E672" w14:textId="77777777" w:rsidR="0011790A" w:rsidRPr="00FD402A" w:rsidRDefault="0011790A" w:rsidP="00790FEC">
      <w:pPr>
        <w:autoSpaceDE w:val="0"/>
        <w:autoSpaceDN w:val="0"/>
        <w:adjustRightInd w:val="0"/>
        <w:spacing w:before="0" w:after="0"/>
        <w:ind w:left="4320"/>
        <w:divId w:val="2116439976"/>
        <w:rPr>
          <w:rFonts w:ascii="Times New Roman" w:eastAsia="Calibri" w:hAnsi="Times New Roman" w:cs="Times New Roman"/>
          <w:sz w:val="22"/>
          <w:szCs w:val="22"/>
        </w:rPr>
      </w:pPr>
    </w:p>
    <w:p w14:paraId="2A1671A4" w14:textId="77777777" w:rsidR="0011790A" w:rsidRPr="00FD402A" w:rsidRDefault="0011790A" w:rsidP="00790FEC">
      <w:pPr>
        <w:autoSpaceDE w:val="0"/>
        <w:autoSpaceDN w:val="0"/>
        <w:adjustRightInd w:val="0"/>
        <w:spacing w:before="0" w:after="0"/>
        <w:ind w:left="4320"/>
        <w:divId w:val="2116439976"/>
        <w:rPr>
          <w:rFonts w:ascii="Times New Roman" w:eastAsia="Calibri" w:hAnsi="Times New Roman" w:cs="Times New Roman"/>
          <w:sz w:val="22"/>
          <w:szCs w:val="22"/>
        </w:rPr>
      </w:pPr>
      <w:r w:rsidRPr="00FD402A">
        <w:rPr>
          <w:rFonts w:ascii="Times New Roman" w:eastAsia="Calibri" w:hAnsi="Times New Roman" w:cs="Times New Roman"/>
          <w:sz w:val="22"/>
          <w:szCs w:val="22"/>
        </w:rPr>
        <w:t>_______________________________________ [</w:t>
      </w:r>
      <w:r w:rsidRPr="00FD402A">
        <w:rPr>
          <w:rFonts w:ascii="Times New Roman" w:eastAsia="Calibri" w:hAnsi="Times New Roman" w:cs="Times New Roman"/>
          <w:i/>
          <w:iCs/>
          <w:sz w:val="22"/>
          <w:szCs w:val="22"/>
        </w:rPr>
        <w:t>name of applicant</w:t>
      </w:r>
      <w:r w:rsidRPr="00FD402A">
        <w:rPr>
          <w:rFonts w:ascii="Times New Roman" w:eastAsia="Calibri" w:hAnsi="Times New Roman" w:cs="Times New Roman"/>
          <w:sz w:val="22"/>
          <w:szCs w:val="22"/>
        </w:rPr>
        <w:t>]</w:t>
      </w:r>
    </w:p>
    <w:p w14:paraId="3A126C55" w14:textId="77777777" w:rsidR="0011790A" w:rsidRPr="00FD402A" w:rsidRDefault="0011790A" w:rsidP="00790FEC">
      <w:pPr>
        <w:autoSpaceDE w:val="0"/>
        <w:autoSpaceDN w:val="0"/>
        <w:adjustRightInd w:val="0"/>
        <w:spacing w:before="0" w:after="0"/>
        <w:ind w:left="4320"/>
        <w:divId w:val="2116439976"/>
        <w:rPr>
          <w:rFonts w:ascii="Times New Roman" w:eastAsia="Calibri" w:hAnsi="Times New Roman" w:cs="Times New Roman"/>
          <w:sz w:val="22"/>
          <w:szCs w:val="22"/>
        </w:rPr>
      </w:pPr>
      <w:r w:rsidRPr="00FD402A">
        <w:rPr>
          <w:rFonts w:ascii="Times New Roman" w:eastAsia="Calibri" w:hAnsi="Times New Roman" w:cs="Times New Roman"/>
          <w:sz w:val="22"/>
          <w:szCs w:val="22"/>
        </w:rPr>
        <w:t>(NRIC/FIN/Passport No.: __________)</w:t>
      </w:r>
    </w:p>
    <w:p w14:paraId="6FD2C4DB" w14:textId="77777777" w:rsidR="0011790A" w:rsidRPr="00FD402A" w:rsidRDefault="0011790A" w:rsidP="00790FEC">
      <w:pPr>
        <w:autoSpaceDE w:val="0"/>
        <w:autoSpaceDN w:val="0"/>
        <w:adjustRightInd w:val="0"/>
        <w:spacing w:before="0" w:after="0"/>
        <w:divId w:val="2116439976"/>
        <w:rPr>
          <w:rFonts w:ascii="Times New Roman" w:eastAsia="Calibri" w:hAnsi="Times New Roman" w:cs="Times New Roman"/>
          <w:i/>
          <w:sz w:val="22"/>
          <w:szCs w:val="22"/>
        </w:rPr>
      </w:pPr>
      <w:r w:rsidRPr="00FD402A">
        <w:rPr>
          <w:rFonts w:ascii="Times New Roman" w:eastAsia="Calibri" w:hAnsi="Times New Roman" w:cs="Times New Roman"/>
          <w:sz w:val="22"/>
          <w:szCs w:val="22"/>
        </w:rPr>
        <w:tab/>
      </w:r>
      <w:r w:rsidRPr="00FD402A">
        <w:rPr>
          <w:rFonts w:ascii="Times New Roman" w:eastAsia="Calibri" w:hAnsi="Times New Roman" w:cs="Times New Roman"/>
          <w:sz w:val="22"/>
          <w:szCs w:val="22"/>
        </w:rPr>
        <w:tab/>
      </w:r>
      <w:r w:rsidRPr="00FD402A">
        <w:rPr>
          <w:rFonts w:ascii="Times New Roman" w:eastAsia="Calibri" w:hAnsi="Times New Roman" w:cs="Times New Roman"/>
          <w:sz w:val="22"/>
          <w:szCs w:val="22"/>
        </w:rPr>
        <w:tab/>
      </w:r>
      <w:r w:rsidRPr="00FD402A">
        <w:rPr>
          <w:rFonts w:ascii="Times New Roman" w:eastAsia="Calibri" w:hAnsi="Times New Roman" w:cs="Times New Roman"/>
          <w:sz w:val="22"/>
          <w:szCs w:val="22"/>
        </w:rPr>
        <w:tab/>
      </w:r>
      <w:r w:rsidRPr="00FD402A">
        <w:rPr>
          <w:rFonts w:ascii="Times New Roman" w:eastAsia="Calibri" w:hAnsi="Times New Roman" w:cs="Times New Roman"/>
          <w:sz w:val="22"/>
          <w:szCs w:val="22"/>
        </w:rPr>
        <w:tab/>
      </w:r>
      <w:r w:rsidRPr="00FD402A">
        <w:rPr>
          <w:rFonts w:ascii="Times New Roman" w:eastAsia="Calibri" w:hAnsi="Times New Roman" w:cs="Times New Roman"/>
          <w:sz w:val="22"/>
          <w:szCs w:val="22"/>
        </w:rPr>
        <w:tab/>
      </w:r>
      <w:r w:rsidRPr="00FD402A">
        <w:rPr>
          <w:rFonts w:ascii="Times New Roman" w:eastAsia="Calibri" w:hAnsi="Times New Roman" w:cs="Times New Roman"/>
          <w:sz w:val="22"/>
          <w:szCs w:val="22"/>
        </w:rPr>
        <w:tab/>
      </w:r>
      <w:r w:rsidRPr="00FD402A">
        <w:rPr>
          <w:rFonts w:ascii="Times New Roman" w:eastAsia="Calibri" w:hAnsi="Times New Roman" w:cs="Times New Roman"/>
          <w:sz w:val="22"/>
          <w:szCs w:val="22"/>
        </w:rPr>
        <w:tab/>
      </w:r>
      <w:r w:rsidRPr="00FD402A">
        <w:rPr>
          <w:rFonts w:ascii="Times New Roman" w:eastAsia="Calibri" w:hAnsi="Times New Roman" w:cs="Times New Roman"/>
          <w:sz w:val="22"/>
          <w:szCs w:val="22"/>
        </w:rPr>
        <w:tab/>
      </w:r>
      <w:r w:rsidRPr="00FD402A">
        <w:rPr>
          <w:rFonts w:ascii="Times New Roman" w:eastAsia="Calibri" w:hAnsi="Times New Roman" w:cs="Times New Roman"/>
          <w:sz w:val="22"/>
          <w:szCs w:val="22"/>
        </w:rPr>
        <w:tab/>
      </w:r>
      <w:r w:rsidRPr="00FD402A">
        <w:rPr>
          <w:rFonts w:ascii="Times New Roman" w:eastAsia="Calibri" w:hAnsi="Times New Roman" w:cs="Times New Roman"/>
          <w:sz w:val="22"/>
          <w:szCs w:val="22"/>
        </w:rPr>
        <w:tab/>
      </w:r>
      <w:r w:rsidRPr="00FD402A">
        <w:rPr>
          <w:rFonts w:ascii="Times New Roman" w:eastAsia="Calibri" w:hAnsi="Times New Roman" w:cs="Times New Roman"/>
          <w:i/>
          <w:sz w:val="22"/>
          <w:szCs w:val="22"/>
        </w:rPr>
        <w:t>Applicant</w:t>
      </w:r>
    </w:p>
    <w:p w14:paraId="03D6E672" w14:textId="77777777" w:rsidR="0011790A" w:rsidRPr="00FD402A" w:rsidRDefault="0011790A" w:rsidP="00790FEC">
      <w:pPr>
        <w:autoSpaceDE w:val="0"/>
        <w:autoSpaceDN w:val="0"/>
        <w:adjustRightInd w:val="0"/>
        <w:spacing w:before="0" w:after="0"/>
        <w:divId w:val="2116439976"/>
        <w:rPr>
          <w:rFonts w:ascii="Times New Roman" w:eastAsia="Calibri" w:hAnsi="Times New Roman" w:cs="Times New Roman"/>
          <w:sz w:val="22"/>
          <w:szCs w:val="22"/>
        </w:rPr>
      </w:pPr>
    </w:p>
    <w:p w14:paraId="665351A5" w14:textId="77777777" w:rsidR="0011790A" w:rsidRPr="00FD402A" w:rsidRDefault="0011790A" w:rsidP="00790FEC">
      <w:pPr>
        <w:autoSpaceDE w:val="0"/>
        <w:autoSpaceDN w:val="0"/>
        <w:adjustRightInd w:val="0"/>
        <w:spacing w:before="0" w:after="0"/>
        <w:jc w:val="center"/>
        <w:divId w:val="2116439976"/>
        <w:rPr>
          <w:rFonts w:ascii="Times New Roman" w:eastAsia="Calibri" w:hAnsi="Times New Roman" w:cs="Times New Roman"/>
          <w:b/>
          <w:sz w:val="22"/>
          <w:szCs w:val="22"/>
        </w:rPr>
      </w:pPr>
    </w:p>
    <w:p w14:paraId="2570038E" w14:textId="77777777" w:rsidR="0011790A" w:rsidRPr="00FD402A" w:rsidRDefault="0011790A" w:rsidP="00C6605E">
      <w:pPr>
        <w:autoSpaceDE w:val="0"/>
        <w:autoSpaceDN w:val="0"/>
        <w:adjustRightInd w:val="0"/>
        <w:spacing w:before="0" w:after="0"/>
        <w:jc w:val="center"/>
        <w:divId w:val="2116439976"/>
        <w:rPr>
          <w:rFonts w:ascii="Times New Roman" w:eastAsia="Calibri" w:hAnsi="Times New Roman" w:cs="Times New Roman"/>
          <w:b/>
          <w:sz w:val="22"/>
          <w:szCs w:val="22"/>
        </w:rPr>
      </w:pPr>
      <w:r w:rsidRPr="00FD402A">
        <w:rPr>
          <w:rFonts w:ascii="Times New Roman" w:eastAsia="Calibri" w:hAnsi="Times New Roman" w:cs="Times New Roman"/>
          <w:b/>
          <w:sz w:val="22"/>
          <w:szCs w:val="22"/>
        </w:rPr>
        <w:br w:type="page"/>
      </w:r>
      <w:r w:rsidRPr="00FD402A">
        <w:rPr>
          <w:rFonts w:ascii="Times New Roman" w:eastAsia="Calibri" w:hAnsi="Times New Roman" w:cs="Times New Roman"/>
          <w:b/>
          <w:sz w:val="22"/>
          <w:szCs w:val="22"/>
        </w:rPr>
        <w:lastRenderedPageBreak/>
        <w:t>AFFIDAVIT</w:t>
      </w:r>
    </w:p>
    <w:p w14:paraId="5545258B" w14:textId="77777777" w:rsidR="0011790A" w:rsidRPr="00FD402A" w:rsidRDefault="0011790A" w:rsidP="0051115B">
      <w:pPr>
        <w:autoSpaceDE w:val="0"/>
        <w:autoSpaceDN w:val="0"/>
        <w:adjustRightInd w:val="0"/>
        <w:spacing w:before="0" w:after="0"/>
        <w:jc w:val="both"/>
        <w:divId w:val="2116439976"/>
        <w:rPr>
          <w:rFonts w:ascii="Times New Roman" w:eastAsia="Calibri" w:hAnsi="Times New Roman" w:cs="Times New Roman"/>
          <w:sz w:val="22"/>
          <w:szCs w:val="22"/>
        </w:rPr>
      </w:pPr>
    </w:p>
    <w:p w14:paraId="58BE1FDC" w14:textId="77777777" w:rsidR="0011790A" w:rsidRPr="00FD402A" w:rsidRDefault="0011790A" w:rsidP="0051115B">
      <w:pPr>
        <w:autoSpaceDE w:val="0"/>
        <w:autoSpaceDN w:val="0"/>
        <w:adjustRightInd w:val="0"/>
        <w:spacing w:before="0" w:after="0"/>
        <w:jc w:val="both"/>
        <w:divId w:val="2116439976"/>
        <w:rPr>
          <w:rFonts w:ascii="Times New Roman" w:eastAsia="Calibri" w:hAnsi="Times New Roman" w:cs="Times New Roman"/>
          <w:sz w:val="22"/>
          <w:szCs w:val="22"/>
        </w:rPr>
      </w:pPr>
      <w:r w:rsidRPr="00FD402A">
        <w:rPr>
          <w:rFonts w:ascii="Times New Roman" w:eastAsia="Calibri" w:hAnsi="Times New Roman" w:cs="Times New Roman"/>
          <w:sz w:val="22"/>
          <w:szCs w:val="22"/>
        </w:rPr>
        <w:t>I, ______________________________________________________ [</w:t>
      </w:r>
      <w:r w:rsidRPr="00FD402A">
        <w:rPr>
          <w:rFonts w:ascii="Times New Roman" w:eastAsia="Calibri" w:hAnsi="Times New Roman" w:cs="Times New Roman"/>
          <w:i/>
          <w:sz w:val="22"/>
          <w:szCs w:val="22"/>
        </w:rPr>
        <w:t>n</w:t>
      </w:r>
      <w:r w:rsidRPr="00FD402A">
        <w:rPr>
          <w:rFonts w:ascii="Times New Roman" w:eastAsia="Calibri" w:hAnsi="Times New Roman" w:cs="Times New Roman"/>
          <w:i/>
          <w:iCs/>
          <w:sz w:val="22"/>
          <w:szCs w:val="22"/>
        </w:rPr>
        <w:t>ame of Applicant</w:t>
      </w:r>
      <w:r w:rsidRPr="00FD402A">
        <w:rPr>
          <w:rFonts w:ascii="Times New Roman" w:eastAsia="Calibri" w:hAnsi="Times New Roman" w:cs="Times New Roman"/>
          <w:sz w:val="22"/>
          <w:szCs w:val="22"/>
        </w:rPr>
        <w:t>], of ________________________________________________________ [</w:t>
      </w:r>
      <w:r w:rsidRPr="00FD402A">
        <w:rPr>
          <w:rFonts w:ascii="Times New Roman" w:eastAsia="Calibri" w:hAnsi="Times New Roman" w:cs="Times New Roman"/>
          <w:i/>
          <w:sz w:val="22"/>
          <w:szCs w:val="22"/>
        </w:rPr>
        <w:t>a</w:t>
      </w:r>
      <w:r w:rsidRPr="00FD402A">
        <w:rPr>
          <w:rFonts w:ascii="Times New Roman" w:eastAsia="Calibri" w:hAnsi="Times New Roman" w:cs="Times New Roman"/>
          <w:i/>
          <w:iCs/>
          <w:sz w:val="22"/>
          <w:szCs w:val="22"/>
        </w:rPr>
        <w:t>ddress of Applicant</w:t>
      </w:r>
      <w:r w:rsidRPr="00FD402A">
        <w:rPr>
          <w:rFonts w:ascii="Times New Roman" w:eastAsia="Calibri" w:hAnsi="Times New Roman" w:cs="Times New Roman"/>
          <w:iCs/>
          <w:sz w:val="22"/>
          <w:szCs w:val="22"/>
        </w:rPr>
        <w:t>]</w:t>
      </w:r>
      <w:r w:rsidRPr="00FD402A">
        <w:rPr>
          <w:rFonts w:ascii="Times New Roman" w:eastAsia="Calibri" w:hAnsi="Times New Roman" w:cs="Times New Roman"/>
          <w:sz w:val="22"/>
          <w:szCs w:val="22"/>
        </w:rPr>
        <w:t>, do make oath / affirm* and say as follows:</w:t>
      </w:r>
    </w:p>
    <w:p w14:paraId="10D91703" w14:textId="77777777" w:rsidR="0011790A" w:rsidRPr="00FD402A" w:rsidRDefault="0011790A" w:rsidP="0051115B">
      <w:pPr>
        <w:autoSpaceDE w:val="0"/>
        <w:autoSpaceDN w:val="0"/>
        <w:adjustRightInd w:val="0"/>
        <w:spacing w:before="0" w:after="0"/>
        <w:jc w:val="both"/>
        <w:divId w:val="2116439976"/>
        <w:rPr>
          <w:rFonts w:ascii="Times New Roman" w:eastAsia="Calibri" w:hAnsi="Times New Roman" w:cs="Times New Roman"/>
          <w:sz w:val="22"/>
          <w:szCs w:val="22"/>
        </w:rPr>
      </w:pPr>
    </w:p>
    <w:p w14:paraId="73548AA1" w14:textId="77777777" w:rsidR="0011790A" w:rsidRPr="00FD402A" w:rsidRDefault="0011790A" w:rsidP="0051115B">
      <w:pPr>
        <w:autoSpaceDE w:val="0"/>
        <w:autoSpaceDN w:val="0"/>
        <w:adjustRightInd w:val="0"/>
        <w:spacing w:before="0" w:after="0"/>
        <w:ind w:left="720" w:hanging="720"/>
        <w:jc w:val="both"/>
        <w:divId w:val="2116439976"/>
        <w:rPr>
          <w:rFonts w:ascii="Times New Roman" w:eastAsia="Calibri" w:hAnsi="Times New Roman" w:cs="Times New Roman"/>
          <w:sz w:val="22"/>
          <w:szCs w:val="22"/>
        </w:rPr>
      </w:pPr>
      <w:r w:rsidRPr="00FD402A">
        <w:rPr>
          <w:rFonts w:ascii="Times New Roman" w:eastAsia="Calibri" w:hAnsi="Times New Roman" w:cs="Times New Roman"/>
          <w:sz w:val="22"/>
          <w:szCs w:val="22"/>
        </w:rPr>
        <w:t>1.</w:t>
      </w:r>
      <w:r w:rsidRPr="00FD402A">
        <w:rPr>
          <w:rFonts w:ascii="Times New Roman" w:eastAsia="Calibri" w:hAnsi="Times New Roman" w:cs="Times New Roman"/>
          <w:sz w:val="22"/>
          <w:szCs w:val="22"/>
        </w:rPr>
        <w:tab/>
        <w:t>I am the Applicant and I make this affidavit in support of my application.</w:t>
      </w:r>
    </w:p>
    <w:p w14:paraId="0D5739B4" w14:textId="77777777" w:rsidR="0011790A" w:rsidRPr="00FD402A" w:rsidRDefault="0011790A" w:rsidP="0051115B">
      <w:pPr>
        <w:autoSpaceDE w:val="0"/>
        <w:autoSpaceDN w:val="0"/>
        <w:adjustRightInd w:val="0"/>
        <w:spacing w:before="0" w:after="0"/>
        <w:jc w:val="both"/>
        <w:divId w:val="2116439976"/>
        <w:rPr>
          <w:rFonts w:ascii="Times New Roman" w:eastAsia="Calibri" w:hAnsi="Times New Roman" w:cs="Times New Roman"/>
          <w:sz w:val="22"/>
          <w:szCs w:val="22"/>
        </w:rPr>
      </w:pPr>
    </w:p>
    <w:p w14:paraId="664D6191" w14:textId="77777777" w:rsidR="0011790A" w:rsidRPr="00FD402A" w:rsidRDefault="0011790A" w:rsidP="0051115B">
      <w:pPr>
        <w:autoSpaceDE w:val="0"/>
        <w:autoSpaceDN w:val="0"/>
        <w:adjustRightInd w:val="0"/>
        <w:spacing w:before="0" w:after="0"/>
        <w:ind w:left="720" w:hanging="720"/>
        <w:jc w:val="both"/>
        <w:divId w:val="2116439976"/>
        <w:rPr>
          <w:rFonts w:ascii="Times New Roman" w:eastAsia="Calibri" w:hAnsi="Times New Roman" w:cs="Times New Roman"/>
          <w:sz w:val="22"/>
          <w:szCs w:val="22"/>
        </w:rPr>
      </w:pPr>
      <w:r w:rsidRPr="00FD402A">
        <w:rPr>
          <w:rFonts w:ascii="Times New Roman" w:eastAsia="Calibri" w:hAnsi="Times New Roman" w:cs="Times New Roman"/>
          <w:sz w:val="22"/>
          <w:szCs w:val="22"/>
        </w:rPr>
        <w:t xml:space="preserve">2. </w:t>
      </w:r>
      <w:r w:rsidRPr="00FD402A">
        <w:rPr>
          <w:rFonts w:ascii="Times New Roman" w:eastAsia="Calibri" w:hAnsi="Times New Roman" w:cs="Times New Roman"/>
          <w:sz w:val="22"/>
          <w:szCs w:val="22"/>
        </w:rPr>
        <w:tab/>
        <w:t>The facts contained in this affidavit are within my personal knowledge or are based on documents in my possession.</w:t>
      </w:r>
    </w:p>
    <w:p w14:paraId="41A4D3D6" w14:textId="77777777" w:rsidR="0011790A" w:rsidRPr="00FD402A" w:rsidRDefault="0011790A" w:rsidP="0051115B">
      <w:pPr>
        <w:autoSpaceDE w:val="0"/>
        <w:autoSpaceDN w:val="0"/>
        <w:adjustRightInd w:val="0"/>
        <w:spacing w:before="0" w:after="0"/>
        <w:ind w:left="720" w:hanging="720"/>
        <w:jc w:val="both"/>
        <w:divId w:val="2116439976"/>
        <w:rPr>
          <w:rFonts w:ascii="Times New Roman" w:eastAsia="Calibri" w:hAnsi="Times New Roman" w:cs="Times New Roman"/>
          <w:sz w:val="22"/>
          <w:szCs w:val="22"/>
        </w:rPr>
      </w:pPr>
    </w:p>
    <w:p w14:paraId="6B5FA29D" w14:textId="77777777" w:rsidR="0011790A" w:rsidRPr="00FD402A" w:rsidRDefault="0011790A" w:rsidP="0051115B">
      <w:pPr>
        <w:autoSpaceDE w:val="0"/>
        <w:autoSpaceDN w:val="0"/>
        <w:adjustRightInd w:val="0"/>
        <w:spacing w:before="0" w:after="0"/>
        <w:ind w:left="720" w:hanging="720"/>
        <w:jc w:val="both"/>
        <w:divId w:val="2116439976"/>
        <w:rPr>
          <w:rFonts w:ascii="Times New Roman" w:eastAsia="Calibri" w:hAnsi="Times New Roman" w:cs="Times New Roman"/>
          <w:sz w:val="22"/>
          <w:szCs w:val="22"/>
        </w:rPr>
      </w:pPr>
      <w:r w:rsidRPr="00FD402A">
        <w:rPr>
          <w:rFonts w:ascii="Times New Roman" w:eastAsia="Calibri" w:hAnsi="Times New Roman" w:cs="Times New Roman"/>
          <w:sz w:val="22"/>
          <w:szCs w:val="22"/>
        </w:rPr>
        <w:t>3.</w:t>
      </w:r>
      <w:r w:rsidRPr="00FD402A">
        <w:rPr>
          <w:rFonts w:ascii="Times New Roman" w:eastAsia="Calibri" w:hAnsi="Times New Roman" w:cs="Times New Roman"/>
          <w:sz w:val="22"/>
          <w:szCs w:val="22"/>
        </w:rPr>
        <w:tab/>
        <w:t>I confirm that the information set out in this affidavit is true and correct.</w:t>
      </w:r>
    </w:p>
    <w:p w14:paraId="4EEE5420" w14:textId="77777777" w:rsidR="0011790A" w:rsidRPr="00FD402A" w:rsidRDefault="0011790A" w:rsidP="0051115B">
      <w:pPr>
        <w:autoSpaceDE w:val="0"/>
        <w:autoSpaceDN w:val="0"/>
        <w:adjustRightInd w:val="0"/>
        <w:spacing w:before="0" w:after="0"/>
        <w:ind w:left="720" w:hanging="720"/>
        <w:jc w:val="both"/>
        <w:divId w:val="2116439976"/>
        <w:rPr>
          <w:rFonts w:ascii="Times New Roman" w:eastAsia="Calibri" w:hAnsi="Times New Roman" w:cs="Times New Roman"/>
          <w:sz w:val="22"/>
          <w:szCs w:val="22"/>
        </w:rPr>
      </w:pPr>
    </w:p>
    <w:p w14:paraId="281E2977" w14:textId="77777777" w:rsidR="0011790A" w:rsidRPr="00FD402A" w:rsidRDefault="0011790A" w:rsidP="0051115B">
      <w:pPr>
        <w:autoSpaceDE w:val="0"/>
        <w:autoSpaceDN w:val="0"/>
        <w:adjustRightInd w:val="0"/>
        <w:spacing w:before="0" w:after="0"/>
        <w:ind w:left="720" w:hanging="720"/>
        <w:jc w:val="both"/>
        <w:divId w:val="2116439976"/>
        <w:rPr>
          <w:rFonts w:ascii="Times New Roman" w:eastAsia="Calibri" w:hAnsi="Times New Roman" w:cs="Times New Roman"/>
          <w:b/>
          <w:sz w:val="22"/>
          <w:szCs w:val="22"/>
          <w:u w:val="single"/>
        </w:rPr>
      </w:pPr>
      <w:r w:rsidRPr="00FD402A">
        <w:rPr>
          <w:rFonts w:ascii="Times New Roman" w:eastAsia="Calibri" w:hAnsi="Times New Roman" w:cs="Times New Roman"/>
          <w:sz w:val="22"/>
          <w:szCs w:val="22"/>
        </w:rPr>
        <w:t>4.</w:t>
      </w:r>
      <w:r w:rsidRPr="00FD402A">
        <w:rPr>
          <w:rFonts w:ascii="Times New Roman" w:eastAsia="Calibri" w:hAnsi="Times New Roman" w:cs="Times New Roman"/>
          <w:sz w:val="22"/>
          <w:szCs w:val="22"/>
        </w:rPr>
        <w:tab/>
      </w:r>
      <w:r w:rsidRPr="00FD402A">
        <w:rPr>
          <w:rFonts w:ascii="Times New Roman" w:eastAsia="Calibri" w:hAnsi="Times New Roman" w:cs="Times New Roman"/>
          <w:b/>
          <w:smallCaps/>
          <w:sz w:val="22"/>
          <w:szCs w:val="22"/>
          <w:u w:val="single"/>
        </w:rPr>
        <w:t>Applicant’s Particulars</w:t>
      </w:r>
    </w:p>
    <w:tbl>
      <w:tblPr>
        <w:tblW w:w="4407" w:type="pct"/>
        <w:tblCellSpacing w:w="113" w:type="dxa"/>
        <w:tblInd w:w="818" w:type="dxa"/>
        <w:tblBorders>
          <w:insideH w:val="single" w:sz="4" w:space="0" w:color="auto"/>
          <w:insideV w:val="single" w:sz="4" w:space="0" w:color="auto"/>
        </w:tblBorders>
        <w:tblCellMar>
          <w:top w:w="142" w:type="dxa"/>
          <w:bottom w:w="142" w:type="dxa"/>
        </w:tblCellMar>
        <w:tblLook w:val="04A0" w:firstRow="1" w:lastRow="0" w:firstColumn="1" w:lastColumn="0" w:noHBand="0" w:noVBand="1"/>
      </w:tblPr>
      <w:tblGrid>
        <w:gridCol w:w="7956"/>
      </w:tblGrid>
      <w:tr w:rsidR="0011790A" w:rsidRPr="0092350C" w14:paraId="5CE8F64E" w14:textId="77777777" w:rsidTr="0092350C">
        <w:trPr>
          <w:divId w:val="2116439976"/>
          <w:tblCellSpacing w:w="113" w:type="dxa"/>
        </w:trPr>
        <w:tc>
          <w:tcPr>
            <w:tcW w:w="4672" w:type="pct"/>
            <w:shd w:val="clear" w:color="auto" w:fill="auto"/>
          </w:tcPr>
          <w:p w14:paraId="28298BE7"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(a)</w:t>
            </w:r>
            <w:r w:rsidRPr="0092350C">
              <w:rPr>
                <w:rFonts w:ascii="Times New Roman" w:eastAsia="Calibri" w:hAnsi="Times New Roman" w:cs="Times New Roman"/>
                <w:b/>
                <w:sz w:val="22"/>
                <w:szCs w:val="22"/>
              </w:rPr>
              <w:tab/>
              <w:t>Full name:</w:t>
            </w:r>
          </w:p>
        </w:tc>
      </w:tr>
      <w:tr w:rsidR="0011790A" w:rsidRPr="0092350C" w14:paraId="160309DA" w14:textId="77777777" w:rsidTr="0092350C">
        <w:trPr>
          <w:divId w:val="2116439976"/>
          <w:tblCellSpacing w:w="113" w:type="dxa"/>
        </w:trPr>
        <w:tc>
          <w:tcPr>
            <w:tcW w:w="4672" w:type="pct"/>
            <w:shd w:val="clear" w:color="auto" w:fill="auto"/>
          </w:tcPr>
          <w:p w14:paraId="703E02EC"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(b)</w:t>
            </w:r>
            <w:r w:rsidRPr="0092350C">
              <w:rPr>
                <w:rFonts w:ascii="Times New Roman" w:eastAsia="Calibri" w:hAnsi="Times New Roman" w:cs="Times New Roman"/>
                <w:b/>
                <w:sz w:val="22"/>
                <w:szCs w:val="22"/>
              </w:rPr>
              <w:tab/>
              <w:t>NRIC/FIN/Passport no.:</w:t>
            </w:r>
          </w:p>
        </w:tc>
      </w:tr>
      <w:tr w:rsidR="0011790A" w:rsidRPr="0092350C" w14:paraId="774BA4BC" w14:textId="77777777" w:rsidTr="0092350C">
        <w:trPr>
          <w:divId w:val="2116439976"/>
          <w:tblCellSpacing w:w="113" w:type="dxa"/>
        </w:trPr>
        <w:tc>
          <w:tcPr>
            <w:tcW w:w="4672" w:type="pct"/>
            <w:shd w:val="clear" w:color="auto" w:fill="auto"/>
          </w:tcPr>
          <w:p w14:paraId="0D9DBC40"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(c)</w:t>
            </w:r>
            <w:r w:rsidRPr="0092350C">
              <w:rPr>
                <w:rFonts w:ascii="Times New Roman" w:eastAsia="Calibri" w:hAnsi="Times New Roman" w:cs="Times New Roman"/>
                <w:b/>
                <w:sz w:val="22"/>
                <w:szCs w:val="22"/>
              </w:rPr>
              <w:tab/>
              <w:t>Date of birth (DD/MM/YYYY):</w:t>
            </w:r>
          </w:p>
        </w:tc>
      </w:tr>
      <w:tr w:rsidR="0011790A" w:rsidRPr="0092350C" w14:paraId="72AA908A" w14:textId="77777777" w:rsidTr="0092350C">
        <w:trPr>
          <w:divId w:val="2116439976"/>
          <w:tblCellSpacing w:w="113" w:type="dxa"/>
        </w:trPr>
        <w:tc>
          <w:tcPr>
            <w:tcW w:w="4672" w:type="pct"/>
            <w:shd w:val="clear" w:color="auto" w:fill="auto"/>
          </w:tcPr>
          <w:p w14:paraId="2BFBB70F"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(d)</w:t>
            </w:r>
            <w:r w:rsidRPr="0092350C">
              <w:rPr>
                <w:rFonts w:ascii="Times New Roman" w:eastAsia="Calibri" w:hAnsi="Times New Roman" w:cs="Times New Roman"/>
                <w:b/>
                <w:sz w:val="22"/>
                <w:szCs w:val="22"/>
              </w:rPr>
              <w:tab/>
              <w:t>Age:</w:t>
            </w:r>
          </w:p>
        </w:tc>
      </w:tr>
      <w:tr w:rsidR="0011790A" w:rsidRPr="0092350C" w14:paraId="58B2EE71" w14:textId="77777777" w:rsidTr="0092350C">
        <w:trPr>
          <w:divId w:val="2116439976"/>
          <w:tblCellSpacing w:w="113" w:type="dxa"/>
        </w:trPr>
        <w:tc>
          <w:tcPr>
            <w:tcW w:w="4672" w:type="pct"/>
            <w:shd w:val="clear" w:color="auto" w:fill="auto"/>
          </w:tcPr>
          <w:p w14:paraId="1477F306"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(e)</w:t>
            </w:r>
            <w:r w:rsidRPr="0092350C">
              <w:rPr>
                <w:rFonts w:ascii="Times New Roman" w:eastAsia="Calibri" w:hAnsi="Times New Roman" w:cs="Times New Roman"/>
                <w:b/>
                <w:sz w:val="22"/>
                <w:szCs w:val="22"/>
              </w:rPr>
              <w:tab/>
              <w:t>Gender:</w:t>
            </w:r>
            <w:r w:rsidRPr="0092350C">
              <w:rPr>
                <w:rFonts w:ascii="Times New Roman" w:eastAsia="Calibri" w:hAnsi="Times New Roman" w:cs="Times New Roman"/>
                <w:b/>
                <w:sz w:val="22"/>
                <w:szCs w:val="22"/>
              </w:rPr>
              <w:tab/>
            </w:r>
            <w:r w:rsidRPr="0092350C">
              <w:rPr>
                <w:rFonts w:ascii="Times New Roman" w:eastAsia="Calibri" w:hAnsi="Times New Roman" w:cs="Times New Roman"/>
                <w:b/>
                <w:sz w:val="22"/>
                <w:szCs w:val="22"/>
              </w:rPr>
              <w:tab/>
            </w:r>
            <w:r w:rsidRPr="0092350C">
              <w:rPr>
                <w:rFonts w:ascii="Times New Roman" w:eastAsia="Calibri" w:hAnsi="Times New Roman" w:cs="Times New Roman"/>
                <w:b/>
                <w:sz w:val="22"/>
                <w:szCs w:val="22"/>
              </w:rPr>
              <w:sym w:font="Wingdings" w:char="F06F"/>
            </w:r>
            <w:r w:rsidRPr="0092350C">
              <w:rPr>
                <w:rFonts w:ascii="Times New Roman" w:eastAsia="Calibri" w:hAnsi="Times New Roman" w:cs="Times New Roman"/>
                <w:b/>
                <w:sz w:val="22"/>
                <w:szCs w:val="22"/>
              </w:rPr>
              <w:t xml:space="preserve">   Male</w:t>
            </w:r>
            <w:r w:rsidRPr="0092350C">
              <w:rPr>
                <w:rFonts w:ascii="Times New Roman" w:eastAsia="Calibri" w:hAnsi="Times New Roman" w:cs="Times New Roman"/>
                <w:b/>
                <w:sz w:val="22"/>
                <w:szCs w:val="22"/>
              </w:rPr>
              <w:tab/>
            </w:r>
            <w:r w:rsidRPr="0092350C">
              <w:rPr>
                <w:rFonts w:ascii="Times New Roman" w:eastAsia="Calibri" w:hAnsi="Times New Roman" w:cs="Times New Roman"/>
                <w:b/>
                <w:sz w:val="22"/>
                <w:szCs w:val="22"/>
              </w:rPr>
              <w:sym w:font="Wingdings" w:char="F06F"/>
            </w:r>
            <w:r w:rsidRPr="0092350C">
              <w:rPr>
                <w:rFonts w:ascii="Times New Roman" w:eastAsia="Calibri" w:hAnsi="Times New Roman" w:cs="Times New Roman"/>
                <w:b/>
                <w:sz w:val="22"/>
                <w:szCs w:val="22"/>
              </w:rPr>
              <w:t xml:space="preserve">   Female</w:t>
            </w:r>
          </w:p>
        </w:tc>
      </w:tr>
      <w:tr w:rsidR="0011790A" w:rsidRPr="0092350C" w14:paraId="321714AA" w14:textId="77777777" w:rsidTr="0092350C">
        <w:trPr>
          <w:divId w:val="2116439976"/>
          <w:tblCellSpacing w:w="113" w:type="dxa"/>
        </w:trPr>
        <w:tc>
          <w:tcPr>
            <w:tcW w:w="4672" w:type="pct"/>
            <w:shd w:val="clear" w:color="auto" w:fill="auto"/>
          </w:tcPr>
          <w:p w14:paraId="637246E8"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(f)</w:t>
            </w:r>
            <w:r w:rsidRPr="0092350C">
              <w:rPr>
                <w:rFonts w:ascii="Times New Roman" w:eastAsia="Calibri" w:hAnsi="Times New Roman" w:cs="Times New Roman"/>
                <w:b/>
                <w:sz w:val="22"/>
                <w:szCs w:val="22"/>
              </w:rPr>
              <w:tab/>
              <w:t>Telephone number:</w:t>
            </w:r>
          </w:p>
        </w:tc>
      </w:tr>
      <w:tr w:rsidR="0011790A" w:rsidRPr="0092350C" w14:paraId="6F5C1BBF" w14:textId="77777777" w:rsidTr="0092350C">
        <w:trPr>
          <w:divId w:val="2116439976"/>
          <w:tblCellSpacing w:w="113" w:type="dxa"/>
        </w:trPr>
        <w:tc>
          <w:tcPr>
            <w:tcW w:w="4672" w:type="pct"/>
            <w:shd w:val="clear" w:color="auto" w:fill="auto"/>
          </w:tcPr>
          <w:p w14:paraId="3A808431"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(g)</w:t>
            </w:r>
            <w:r w:rsidRPr="0092350C">
              <w:rPr>
                <w:rFonts w:ascii="Times New Roman" w:eastAsia="Calibri" w:hAnsi="Times New Roman" w:cs="Times New Roman"/>
                <w:b/>
                <w:sz w:val="22"/>
                <w:szCs w:val="22"/>
              </w:rPr>
              <w:tab/>
              <w:t>Occupation:</w:t>
            </w:r>
          </w:p>
        </w:tc>
      </w:tr>
      <w:tr w:rsidR="0011790A" w:rsidRPr="0092350C" w14:paraId="3A059539" w14:textId="77777777" w:rsidTr="0092350C">
        <w:trPr>
          <w:divId w:val="2116439976"/>
          <w:tblCellSpacing w:w="113" w:type="dxa"/>
        </w:trPr>
        <w:tc>
          <w:tcPr>
            <w:tcW w:w="4672" w:type="pct"/>
            <w:shd w:val="clear" w:color="auto" w:fill="auto"/>
          </w:tcPr>
          <w:p w14:paraId="3BA16752"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i/>
                <w:sz w:val="22"/>
                <w:szCs w:val="22"/>
              </w:rPr>
            </w:pPr>
            <w:r w:rsidRPr="0092350C">
              <w:rPr>
                <w:rFonts w:ascii="Times New Roman" w:eastAsia="Calibri" w:hAnsi="Times New Roman" w:cs="Times New Roman"/>
                <w:b/>
                <w:sz w:val="22"/>
                <w:szCs w:val="22"/>
              </w:rPr>
              <w:t>(h)</w:t>
            </w:r>
            <w:r w:rsidRPr="0092350C">
              <w:rPr>
                <w:rFonts w:ascii="Times New Roman" w:eastAsia="Calibri" w:hAnsi="Times New Roman" w:cs="Times New Roman"/>
                <w:b/>
                <w:sz w:val="22"/>
                <w:szCs w:val="22"/>
              </w:rPr>
              <w:tab/>
              <w:t>Name and address of employer:</w:t>
            </w:r>
          </w:p>
        </w:tc>
      </w:tr>
      <w:tr w:rsidR="0011790A" w:rsidRPr="0092350C" w14:paraId="75D1CCA9" w14:textId="77777777" w:rsidTr="0092350C">
        <w:trPr>
          <w:divId w:val="2116439976"/>
          <w:tblCellSpacing w:w="113" w:type="dxa"/>
        </w:trPr>
        <w:tc>
          <w:tcPr>
            <w:tcW w:w="4672" w:type="pct"/>
            <w:shd w:val="clear" w:color="auto" w:fill="auto"/>
          </w:tcPr>
          <w:p w14:paraId="5C08509D" w14:textId="1770AB05" w:rsidR="00531BDF" w:rsidRDefault="00531BDF" w:rsidP="00531BDF">
            <w:pPr>
              <w:autoSpaceDE w:val="0"/>
              <w:autoSpaceDN w:val="0"/>
              <w:adjustRightInd w:val="0"/>
              <w:spacing w:before="0" w:after="0" w:line="240" w:lineRule="auto"/>
              <w:rPr>
                <w:rFonts w:ascii="Times New Roman" w:eastAsia="Calibri" w:hAnsi="Times New Roman" w:cs="Times New Roman"/>
                <w:b/>
                <w:szCs w:val="22"/>
                <w:lang w:eastAsia="en-GB"/>
              </w:rPr>
            </w:pPr>
            <w:r>
              <w:rPr>
                <w:rFonts w:ascii="Times New Roman" w:eastAsia="Calibri" w:hAnsi="Times New Roman" w:cs="Times New Roman"/>
                <w:b/>
                <w:sz w:val="22"/>
                <w:szCs w:val="22"/>
              </w:rPr>
              <w:t>(</w:t>
            </w:r>
            <w:proofErr w:type="spellStart"/>
            <w:r>
              <w:rPr>
                <w:rFonts w:ascii="Times New Roman" w:eastAsia="Calibri" w:hAnsi="Times New Roman" w:cs="Times New Roman"/>
                <w:b/>
                <w:sz w:val="22"/>
                <w:szCs w:val="22"/>
              </w:rPr>
              <w:t>i</w:t>
            </w:r>
            <w:proofErr w:type="spellEnd"/>
            <w:r>
              <w:rPr>
                <w:rFonts w:ascii="Times New Roman" w:eastAsia="Calibri" w:hAnsi="Times New Roman" w:cs="Times New Roman"/>
                <w:b/>
                <w:sz w:val="22"/>
                <w:szCs w:val="22"/>
              </w:rPr>
              <w:t>)</w:t>
            </w:r>
            <w:r>
              <w:rPr>
                <w:rFonts w:ascii="Times New Roman" w:eastAsia="Calibri" w:hAnsi="Times New Roman" w:cs="Times New Roman"/>
                <w:b/>
                <w:sz w:val="22"/>
                <w:szCs w:val="22"/>
              </w:rPr>
              <w:tab/>
            </w:r>
            <w:r w:rsidRPr="00632015">
              <w:rPr>
                <w:rFonts w:ascii="Times New Roman" w:eastAsia="Calibri" w:hAnsi="Times New Roman" w:cs="Times New Roman"/>
                <w:b/>
                <w:szCs w:val="22"/>
                <w:lang w:eastAsia="en-GB"/>
              </w:rPr>
              <w:t>Monthly income:</w:t>
            </w:r>
          </w:p>
          <w:p w14:paraId="4609894D" w14:textId="77777777" w:rsidR="00531BDF" w:rsidRDefault="00531BDF" w:rsidP="00531BDF">
            <w:pPr>
              <w:autoSpaceDE w:val="0"/>
              <w:autoSpaceDN w:val="0"/>
              <w:adjustRightInd w:val="0"/>
              <w:spacing w:before="0" w:after="0" w:line="240" w:lineRule="auto"/>
              <w:rPr>
                <w:rFonts w:ascii="Times New Roman" w:eastAsia="Calibri" w:hAnsi="Times New Roman" w:cs="Times New Roman"/>
                <w:b/>
                <w:szCs w:val="22"/>
                <w:lang w:eastAsia="en-GB"/>
              </w:rPr>
            </w:pPr>
          </w:p>
          <w:tbl>
            <w:tblPr>
              <w:tblW w:w="0" w:type="auto"/>
              <w:tblInd w:w="31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23"/>
              <w:gridCol w:w="3444"/>
            </w:tblGrid>
            <w:tr w:rsidR="00531BDF" w:rsidRPr="00632015" w14:paraId="1748B7BD" w14:textId="77777777" w:rsidTr="00892A9E">
              <w:tc>
                <w:tcPr>
                  <w:tcW w:w="3642" w:type="dxa"/>
                  <w:shd w:val="clear" w:color="auto" w:fill="auto"/>
                  <w:tcMar>
                    <w:top w:w="57" w:type="dxa"/>
                    <w:bottom w:w="57" w:type="dxa"/>
                  </w:tcMar>
                </w:tcPr>
                <w:p w14:paraId="76E528E2" w14:textId="77777777" w:rsidR="00531BDF" w:rsidRPr="000D0850" w:rsidRDefault="00531BDF" w:rsidP="00531BDF">
                  <w:pPr>
                    <w:autoSpaceDE w:val="0"/>
                    <w:autoSpaceDN w:val="0"/>
                    <w:adjustRightInd w:val="0"/>
                    <w:spacing w:before="0" w:after="0" w:line="240" w:lineRule="auto"/>
                    <w:jc w:val="center"/>
                    <w:rPr>
                      <w:rFonts w:ascii="Times New Roman" w:eastAsia="Calibri" w:hAnsi="Times New Roman" w:cs="Times New Roman"/>
                      <w:b/>
                      <w:szCs w:val="22"/>
                      <w:lang w:eastAsia="en-GB"/>
                    </w:rPr>
                  </w:pPr>
                  <w:r w:rsidRPr="000D0850">
                    <w:rPr>
                      <w:rFonts w:ascii="Times New Roman" w:eastAsia="Calibri" w:hAnsi="Times New Roman" w:cs="Times New Roman"/>
                      <w:b/>
                      <w:szCs w:val="22"/>
                      <w:lang w:eastAsia="en-GB"/>
                    </w:rPr>
                    <w:t>Source of Income</w:t>
                  </w:r>
                </w:p>
                <w:p w14:paraId="505E651B" w14:textId="77777777" w:rsidR="00531BDF" w:rsidRPr="000D0850" w:rsidRDefault="00531BDF" w:rsidP="00531BDF">
                  <w:pPr>
                    <w:autoSpaceDE w:val="0"/>
                    <w:autoSpaceDN w:val="0"/>
                    <w:adjustRightInd w:val="0"/>
                    <w:spacing w:before="0" w:after="0" w:line="240" w:lineRule="auto"/>
                    <w:jc w:val="center"/>
                    <w:rPr>
                      <w:rFonts w:ascii="Times New Roman" w:eastAsia="Calibri" w:hAnsi="Times New Roman" w:cs="Times New Roman"/>
                      <w:i/>
                      <w:szCs w:val="22"/>
                      <w:lang w:eastAsia="en-GB"/>
                    </w:rPr>
                  </w:pPr>
                  <w:r w:rsidRPr="000D0850">
                    <w:rPr>
                      <w:rFonts w:ascii="Times New Roman" w:eastAsia="Calibri" w:hAnsi="Times New Roman" w:cs="Times New Roman"/>
                      <w:i/>
                      <w:szCs w:val="22"/>
                      <w:lang w:eastAsia="en-GB"/>
                    </w:rPr>
                    <w:lastRenderedPageBreak/>
                    <w:t xml:space="preserve">(e.g. salary, insurance, government </w:t>
                  </w:r>
                  <w:proofErr w:type="spellStart"/>
                  <w:r w:rsidRPr="000D0850">
                    <w:rPr>
                      <w:rFonts w:ascii="Times New Roman" w:eastAsia="Calibri" w:hAnsi="Times New Roman" w:cs="Times New Roman"/>
                      <w:i/>
                      <w:szCs w:val="22"/>
                      <w:lang w:eastAsia="en-GB"/>
                    </w:rPr>
                    <w:t>payouts</w:t>
                  </w:r>
                  <w:proofErr w:type="spellEnd"/>
                  <w:r w:rsidRPr="000D0850">
                    <w:rPr>
                      <w:rFonts w:ascii="Times New Roman" w:eastAsia="Calibri" w:hAnsi="Times New Roman" w:cs="Times New Roman"/>
                      <w:i/>
                      <w:szCs w:val="22"/>
                      <w:lang w:eastAsia="en-GB"/>
                    </w:rPr>
                    <w:t>, rental etc</w:t>
                  </w:r>
                  <w:ins w:id="99" w:author="Adriene CHEONG (FJCOURTS)" w:date="2019-11-15T10:22:00Z">
                    <w:r w:rsidRPr="000D0850">
                      <w:rPr>
                        <w:rFonts w:ascii="Times New Roman" w:eastAsia="Calibri" w:hAnsi="Times New Roman" w:cs="Times New Roman"/>
                        <w:i/>
                        <w:szCs w:val="22"/>
                        <w:lang w:eastAsia="en-GB"/>
                      </w:rPr>
                      <w:t>.</w:t>
                    </w:r>
                  </w:ins>
                  <w:r w:rsidRPr="000D0850">
                    <w:rPr>
                      <w:rFonts w:ascii="Times New Roman" w:eastAsia="Calibri" w:hAnsi="Times New Roman" w:cs="Times New Roman"/>
                      <w:i/>
                      <w:szCs w:val="22"/>
                      <w:lang w:eastAsia="en-GB"/>
                    </w:rPr>
                    <w:t>)</w:t>
                  </w:r>
                </w:p>
              </w:tc>
              <w:tc>
                <w:tcPr>
                  <w:tcW w:w="3588" w:type="dxa"/>
                  <w:shd w:val="clear" w:color="auto" w:fill="auto"/>
                  <w:tcMar>
                    <w:top w:w="57" w:type="dxa"/>
                    <w:bottom w:w="57" w:type="dxa"/>
                  </w:tcMar>
                </w:tcPr>
                <w:p w14:paraId="50599227" w14:textId="77777777" w:rsidR="00531BDF" w:rsidRPr="000D0850" w:rsidRDefault="00531BDF" w:rsidP="00531BDF">
                  <w:pPr>
                    <w:autoSpaceDE w:val="0"/>
                    <w:autoSpaceDN w:val="0"/>
                    <w:adjustRightInd w:val="0"/>
                    <w:spacing w:before="0" w:after="0" w:line="240" w:lineRule="auto"/>
                    <w:jc w:val="center"/>
                    <w:rPr>
                      <w:rFonts w:ascii="Times New Roman" w:eastAsia="Calibri" w:hAnsi="Times New Roman" w:cs="Times New Roman"/>
                      <w:b/>
                      <w:szCs w:val="22"/>
                      <w:lang w:eastAsia="en-GB"/>
                    </w:rPr>
                  </w:pPr>
                  <w:r w:rsidRPr="000D0850">
                    <w:rPr>
                      <w:rFonts w:ascii="Times New Roman" w:eastAsia="Calibri" w:hAnsi="Times New Roman" w:cs="Times New Roman"/>
                      <w:b/>
                      <w:szCs w:val="22"/>
                      <w:lang w:eastAsia="en-GB"/>
                    </w:rPr>
                    <w:lastRenderedPageBreak/>
                    <w:t>Value</w:t>
                  </w:r>
                </w:p>
              </w:tc>
            </w:tr>
            <w:tr w:rsidR="00531BDF" w:rsidRPr="00632015" w14:paraId="26063E9E" w14:textId="77777777" w:rsidTr="00892A9E">
              <w:tc>
                <w:tcPr>
                  <w:tcW w:w="3642" w:type="dxa"/>
                  <w:shd w:val="clear" w:color="auto" w:fill="auto"/>
                  <w:tcMar>
                    <w:top w:w="57" w:type="dxa"/>
                    <w:bottom w:w="57" w:type="dxa"/>
                  </w:tcMar>
                </w:tcPr>
                <w:p w14:paraId="5BBD91C5" w14:textId="77777777" w:rsidR="00531BDF" w:rsidRPr="000D0850" w:rsidRDefault="00531BDF" w:rsidP="00531BDF">
                  <w:pPr>
                    <w:autoSpaceDE w:val="0"/>
                    <w:autoSpaceDN w:val="0"/>
                    <w:adjustRightInd w:val="0"/>
                    <w:spacing w:before="0" w:after="0" w:line="240" w:lineRule="auto"/>
                    <w:rPr>
                      <w:rFonts w:ascii="Times New Roman" w:eastAsia="Calibri" w:hAnsi="Times New Roman" w:cs="Times New Roman"/>
                      <w:szCs w:val="22"/>
                      <w:lang w:eastAsia="en-GB"/>
                    </w:rPr>
                  </w:pPr>
                </w:p>
                <w:p w14:paraId="128E10AE" w14:textId="77777777" w:rsidR="00531BDF" w:rsidRPr="000D0850" w:rsidRDefault="00531BDF" w:rsidP="00531BDF">
                  <w:pPr>
                    <w:autoSpaceDE w:val="0"/>
                    <w:autoSpaceDN w:val="0"/>
                    <w:adjustRightInd w:val="0"/>
                    <w:spacing w:before="0" w:after="0" w:line="240" w:lineRule="auto"/>
                    <w:jc w:val="center"/>
                    <w:rPr>
                      <w:rFonts w:ascii="Times New Roman" w:eastAsia="Calibri" w:hAnsi="Times New Roman" w:cs="Times New Roman"/>
                      <w:szCs w:val="22"/>
                      <w:lang w:eastAsia="en-GB"/>
                    </w:rPr>
                  </w:pPr>
                </w:p>
                <w:p w14:paraId="6F229C14" w14:textId="77777777" w:rsidR="00531BDF" w:rsidRPr="000D0850" w:rsidRDefault="00531BDF" w:rsidP="00531BDF">
                  <w:pPr>
                    <w:autoSpaceDE w:val="0"/>
                    <w:autoSpaceDN w:val="0"/>
                    <w:adjustRightInd w:val="0"/>
                    <w:spacing w:before="0" w:after="0" w:line="240" w:lineRule="auto"/>
                    <w:jc w:val="center"/>
                    <w:rPr>
                      <w:rFonts w:ascii="Times New Roman" w:eastAsia="Calibri" w:hAnsi="Times New Roman" w:cs="Times New Roman"/>
                      <w:szCs w:val="22"/>
                      <w:lang w:eastAsia="en-GB"/>
                    </w:rPr>
                  </w:pPr>
                </w:p>
                <w:p w14:paraId="1DCAA64D" w14:textId="77777777" w:rsidR="00531BDF" w:rsidRPr="000D0850" w:rsidRDefault="00531BDF" w:rsidP="00531BDF">
                  <w:pPr>
                    <w:autoSpaceDE w:val="0"/>
                    <w:autoSpaceDN w:val="0"/>
                    <w:adjustRightInd w:val="0"/>
                    <w:spacing w:before="0" w:after="0" w:line="240" w:lineRule="auto"/>
                    <w:jc w:val="center"/>
                    <w:rPr>
                      <w:rFonts w:ascii="Times New Roman" w:eastAsia="Calibri" w:hAnsi="Times New Roman" w:cs="Times New Roman"/>
                      <w:szCs w:val="22"/>
                      <w:lang w:eastAsia="en-GB"/>
                    </w:rPr>
                  </w:pPr>
                </w:p>
                <w:p w14:paraId="025A9558" w14:textId="77777777" w:rsidR="00531BDF" w:rsidRPr="000D0850" w:rsidRDefault="00531BDF" w:rsidP="00531BDF">
                  <w:pPr>
                    <w:autoSpaceDE w:val="0"/>
                    <w:autoSpaceDN w:val="0"/>
                    <w:adjustRightInd w:val="0"/>
                    <w:spacing w:before="0" w:after="0" w:line="240" w:lineRule="auto"/>
                    <w:jc w:val="center"/>
                    <w:rPr>
                      <w:rFonts w:ascii="Times New Roman" w:eastAsia="Calibri" w:hAnsi="Times New Roman" w:cs="Times New Roman"/>
                      <w:szCs w:val="22"/>
                      <w:lang w:eastAsia="en-GB"/>
                    </w:rPr>
                  </w:pPr>
                </w:p>
                <w:p w14:paraId="681FFB60" w14:textId="77777777" w:rsidR="00531BDF" w:rsidRPr="000D0850" w:rsidRDefault="00531BDF" w:rsidP="00531BDF">
                  <w:pPr>
                    <w:autoSpaceDE w:val="0"/>
                    <w:autoSpaceDN w:val="0"/>
                    <w:adjustRightInd w:val="0"/>
                    <w:spacing w:before="0" w:after="0" w:line="240" w:lineRule="auto"/>
                    <w:jc w:val="center"/>
                    <w:rPr>
                      <w:rFonts w:ascii="Times New Roman" w:eastAsia="Calibri" w:hAnsi="Times New Roman" w:cs="Times New Roman"/>
                      <w:szCs w:val="22"/>
                      <w:lang w:eastAsia="en-GB"/>
                    </w:rPr>
                  </w:pPr>
                </w:p>
              </w:tc>
              <w:tc>
                <w:tcPr>
                  <w:tcW w:w="3588" w:type="dxa"/>
                  <w:shd w:val="clear" w:color="auto" w:fill="auto"/>
                  <w:tcMar>
                    <w:top w:w="57" w:type="dxa"/>
                    <w:bottom w:w="57" w:type="dxa"/>
                  </w:tcMar>
                </w:tcPr>
                <w:p w14:paraId="2DFB8ABD" w14:textId="77777777" w:rsidR="00531BDF" w:rsidRPr="000D0850" w:rsidRDefault="00531BDF" w:rsidP="00531BDF">
                  <w:pPr>
                    <w:autoSpaceDE w:val="0"/>
                    <w:autoSpaceDN w:val="0"/>
                    <w:adjustRightInd w:val="0"/>
                    <w:spacing w:before="0" w:after="0" w:line="240" w:lineRule="auto"/>
                    <w:jc w:val="center"/>
                    <w:rPr>
                      <w:rFonts w:ascii="Times New Roman" w:eastAsia="Calibri" w:hAnsi="Times New Roman" w:cs="Times New Roman"/>
                      <w:szCs w:val="22"/>
                      <w:lang w:eastAsia="en-GB"/>
                    </w:rPr>
                  </w:pPr>
                </w:p>
              </w:tc>
            </w:tr>
            <w:tr w:rsidR="00531BDF" w:rsidRPr="00632015" w14:paraId="79EE591C" w14:textId="77777777" w:rsidTr="00892A9E">
              <w:tc>
                <w:tcPr>
                  <w:tcW w:w="3642" w:type="dxa"/>
                  <w:shd w:val="clear" w:color="auto" w:fill="auto"/>
                  <w:tcMar>
                    <w:top w:w="57" w:type="dxa"/>
                    <w:bottom w:w="57" w:type="dxa"/>
                  </w:tcMar>
                </w:tcPr>
                <w:p w14:paraId="589CF196" w14:textId="77777777" w:rsidR="00531BDF" w:rsidRPr="000D0850" w:rsidRDefault="00531BDF" w:rsidP="00531BDF">
                  <w:pPr>
                    <w:autoSpaceDE w:val="0"/>
                    <w:autoSpaceDN w:val="0"/>
                    <w:adjustRightInd w:val="0"/>
                    <w:spacing w:before="0" w:after="0" w:line="240" w:lineRule="auto"/>
                    <w:jc w:val="center"/>
                    <w:rPr>
                      <w:rFonts w:ascii="Times New Roman" w:eastAsia="Calibri" w:hAnsi="Times New Roman" w:cs="Times New Roman"/>
                      <w:b/>
                      <w:szCs w:val="22"/>
                      <w:lang w:eastAsia="en-GB"/>
                    </w:rPr>
                  </w:pPr>
                  <w:r w:rsidRPr="000D0850">
                    <w:rPr>
                      <w:rFonts w:ascii="Times New Roman" w:eastAsia="Calibri" w:hAnsi="Times New Roman" w:cs="Times New Roman"/>
                      <w:b/>
                      <w:szCs w:val="22"/>
                      <w:lang w:eastAsia="en-GB"/>
                    </w:rPr>
                    <w:t>TOTAL</w:t>
                  </w:r>
                </w:p>
              </w:tc>
              <w:tc>
                <w:tcPr>
                  <w:tcW w:w="3588" w:type="dxa"/>
                  <w:shd w:val="clear" w:color="auto" w:fill="auto"/>
                  <w:tcMar>
                    <w:top w:w="57" w:type="dxa"/>
                    <w:bottom w:w="57" w:type="dxa"/>
                  </w:tcMar>
                </w:tcPr>
                <w:p w14:paraId="17ECFE8E" w14:textId="77777777" w:rsidR="00531BDF" w:rsidRPr="000D0850" w:rsidRDefault="00531BDF" w:rsidP="00531BDF">
                  <w:pPr>
                    <w:autoSpaceDE w:val="0"/>
                    <w:autoSpaceDN w:val="0"/>
                    <w:adjustRightInd w:val="0"/>
                    <w:spacing w:before="0" w:after="0" w:line="240" w:lineRule="auto"/>
                    <w:jc w:val="center"/>
                    <w:rPr>
                      <w:rFonts w:ascii="Times New Roman" w:eastAsia="Calibri" w:hAnsi="Times New Roman" w:cs="Times New Roman"/>
                      <w:szCs w:val="22"/>
                      <w:lang w:eastAsia="en-GB"/>
                    </w:rPr>
                  </w:pPr>
                </w:p>
              </w:tc>
            </w:tr>
          </w:tbl>
          <w:p w14:paraId="033A7CC9" w14:textId="728AD031" w:rsidR="0011790A" w:rsidRPr="0092350C" w:rsidRDefault="0011790A" w:rsidP="0092350C">
            <w:pPr>
              <w:autoSpaceDE w:val="0"/>
              <w:autoSpaceDN w:val="0"/>
              <w:adjustRightInd w:val="0"/>
              <w:spacing w:before="0" w:after="0"/>
              <w:jc w:val="both"/>
              <w:rPr>
                <w:rFonts w:ascii="Times New Roman" w:eastAsia="Calibri" w:hAnsi="Times New Roman" w:cs="Times New Roman"/>
                <w:b/>
                <w:sz w:val="22"/>
                <w:szCs w:val="22"/>
              </w:rPr>
            </w:pPr>
          </w:p>
        </w:tc>
      </w:tr>
      <w:tr w:rsidR="0011790A" w:rsidRPr="0092350C" w14:paraId="448365FC" w14:textId="77777777" w:rsidTr="0092350C">
        <w:trPr>
          <w:divId w:val="2116439976"/>
          <w:tblCellSpacing w:w="113" w:type="dxa"/>
        </w:trPr>
        <w:tc>
          <w:tcPr>
            <w:tcW w:w="4672" w:type="pct"/>
            <w:shd w:val="clear" w:color="auto" w:fill="auto"/>
          </w:tcPr>
          <w:p w14:paraId="0CA55E98"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lastRenderedPageBreak/>
              <w:t>(j)</w:t>
            </w:r>
            <w:r w:rsidRPr="0092350C">
              <w:rPr>
                <w:rFonts w:ascii="Times New Roman" w:eastAsia="Calibri" w:hAnsi="Times New Roman" w:cs="Times New Roman"/>
                <w:b/>
                <w:sz w:val="22"/>
                <w:szCs w:val="22"/>
              </w:rPr>
              <w:tab/>
              <w:t>Relationship to P (i.e. the person alleged to lack capacity):</w:t>
            </w:r>
          </w:p>
          <w:p w14:paraId="3F2AA6B0" w14:textId="77777777" w:rsidR="0011790A" w:rsidRPr="0092350C" w:rsidRDefault="0011790A" w:rsidP="006172E9">
            <w:pPr>
              <w:numPr>
                <w:ilvl w:val="0"/>
                <w:numId w:val="97"/>
              </w:numPr>
              <w:autoSpaceDE w:val="0"/>
              <w:autoSpaceDN w:val="0"/>
              <w:adjustRightInd w:val="0"/>
              <w:spacing w:before="0" w:after="0"/>
              <w:ind w:left="1077" w:hanging="357"/>
              <w:contextualSpacing/>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Spouse</w:t>
            </w:r>
          </w:p>
          <w:p w14:paraId="624993FD" w14:textId="77777777" w:rsidR="0011790A" w:rsidRPr="0092350C" w:rsidRDefault="0011790A" w:rsidP="006172E9">
            <w:pPr>
              <w:numPr>
                <w:ilvl w:val="0"/>
                <w:numId w:val="97"/>
              </w:numPr>
              <w:autoSpaceDE w:val="0"/>
              <w:autoSpaceDN w:val="0"/>
              <w:adjustRightInd w:val="0"/>
              <w:spacing w:before="0" w:after="0"/>
              <w:ind w:left="1077" w:hanging="357"/>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Child</w:t>
            </w:r>
          </w:p>
          <w:p w14:paraId="3BBF39E3" w14:textId="77777777" w:rsidR="0011790A" w:rsidRPr="0092350C" w:rsidRDefault="0011790A" w:rsidP="006172E9">
            <w:pPr>
              <w:numPr>
                <w:ilvl w:val="0"/>
                <w:numId w:val="97"/>
              </w:numPr>
              <w:autoSpaceDE w:val="0"/>
              <w:autoSpaceDN w:val="0"/>
              <w:adjustRightInd w:val="0"/>
              <w:spacing w:before="0" w:after="0"/>
              <w:ind w:left="1077" w:hanging="357"/>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Parent</w:t>
            </w:r>
          </w:p>
          <w:p w14:paraId="321C7F4D" w14:textId="77777777" w:rsidR="0011790A" w:rsidRPr="0092350C" w:rsidRDefault="0011790A" w:rsidP="006172E9">
            <w:pPr>
              <w:numPr>
                <w:ilvl w:val="0"/>
                <w:numId w:val="97"/>
              </w:numPr>
              <w:autoSpaceDE w:val="0"/>
              <w:autoSpaceDN w:val="0"/>
              <w:adjustRightInd w:val="0"/>
              <w:spacing w:before="0" w:after="0"/>
              <w:ind w:left="1077" w:hanging="357"/>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Sibling</w:t>
            </w:r>
          </w:p>
          <w:p w14:paraId="0A4C6B8B" w14:textId="77777777" w:rsidR="0011790A" w:rsidRPr="0092350C" w:rsidRDefault="0011790A" w:rsidP="006172E9">
            <w:pPr>
              <w:numPr>
                <w:ilvl w:val="0"/>
                <w:numId w:val="97"/>
              </w:numPr>
              <w:autoSpaceDE w:val="0"/>
              <w:autoSpaceDN w:val="0"/>
              <w:adjustRightInd w:val="0"/>
              <w:spacing w:before="0" w:after="0"/>
              <w:ind w:left="1077" w:hanging="357"/>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Friend</w:t>
            </w:r>
          </w:p>
          <w:p w14:paraId="30C65A4F" w14:textId="77777777" w:rsidR="0011790A" w:rsidRPr="0092350C" w:rsidRDefault="0011790A" w:rsidP="006172E9">
            <w:pPr>
              <w:numPr>
                <w:ilvl w:val="0"/>
                <w:numId w:val="97"/>
              </w:numPr>
              <w:autoSpaceDE w:val="0"/>
              <w:autoSpaceDN w:val="0"/>
              <w:adjustRightInd w:val="0"/>
              <w:spacing w:before="0" w:after="0"/>
              <w:ind w:left="1077" w:hanging="357"/>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Others – please specify:  _________________________________</w:t>
            </w:r>
          </w:p>
        </w:tc>
      </w:tr>
    </w:tbl>
    <w:p w14:paraId="7FEC53DA" w14:textId="77777777" w:rsidR="0011790A" w:rsidRPr="00FD402A" w:rsidRDefault="0011790A" w:rsidP="0051115B">
      <w:pPr>
        <w:spacing w:before="0" w:after="0"/>
        <w:jc w:val="both"/>
        <w:divId w:val="2116439976"/>
        <w:rPr>
          <w:rFonts w:ascii="Times New Roman" w:eastAsia="Calibri" w:hAnsi="Times New Roman" w:cs="Times New Roman"/>
          <w:sz w:val="22"/>
          <w:szCs w:val="22"/>
        </w:rPr>
      </w:pPr>
    </w:p>
    <w:p w14:paraId="2859D433" w14:textId="77777777" w:rsidR="0011790A" w:rsidRPr="00FD402A" w:rsidRDefault="0011790A" w:rsidP="0051115B">
      <w:pPr>
        <w:autoSpaceDE w:val="0"/>
        <w:autoSpaceDN w:val="0"/>
        <w:adjustRightInd w:val="0"/>
        <w:spacing w:before="0" w:after="0"/>
        <w:ind w:left="720" w:hanging="720"/>
        <w:jc w:val="both"/>
        <w:divId w:val="2116439976"/>
        <w:rPr>
          <w:rFonts w:ascii="Times New Roman" w:eastAsia="Calibri" w:hAnsi="Times New Roman" w:cs="Times New Roman"/>
          <w:b/>
          <w:smallCaps/>
          <w:sz w:val="22"/>
          <w:szCs w:val="22"/>
          <w:u w:val="single"/>
        </w:rPr>
      </w:pPr>
      <w:r w:rsidRPr="00FD402A">
        <w:rPr>
          <w:rFonts w:ascii="Times New Roman" w:eastAsia="Calibri" w:hAnsi="Times New Roman" w:cs="Times New Roman"/>
          <w:sz w:val="22"/>
          <w:szCs w:val="22"/>
        </w:rPr>
        <w:t>5.</w:t>
      </w:r>
      <w:r w:rsidRPr="00FD402A">
        <w:rPr>
          <w:rFonts w:ascii="Times New Roman" w:eastAsia="Calibri" w:hAnsi="Times New Roman" w:cs="Times New Roman"/>
          <w:sz w:val="22"/>
          <w:szCs w:val="22"/>
        </w:rPr>
        <w:tab/>
      </w:r>
      <w:r w:rsidRPr="00FD402A">
        <w:rPr>
          <w:rFonts w:ascii="Times New Roman" w:eastAsia="Calibri" w:hAnsi="Times New Roman" w:cs="Times New Roman"/>
          <w:b/>
          <w:smallCaps/>
          <w:sz w:val="22"/>
          <w:szCs w:val="22"/>
          <w:u w:val="single"/>
        </w:rPr>
        <w:t>Information about Applicant</w:t>
      </w:r>
    </w:p>
    <w:tbl>
      <w:tblPr>
        <w:tblW w:w="4407" w:type="pct"/>
        <w:tblCellSpacing w:w="142" w:type="dxa"/>
        <w:tblInd w:w="818" w:type="dxa"/>
        <w:tblBorders>
          <w:insideH w:val="single" w:sz="4" w:space="0" w:color="auto"/>
          <w:insideV w:val="single" w:sz="4" w:space="0" w:color="auto"/>
        </w:tblBorders>
        <w:tblCellMar>
          <w:top w:w="142" w:type="dxa"/>
          <w:bottom w:w="142" w:type="dxa"/>
        </w:tblCellMar>
        <w:tblLook w:val="04A0" w:firstRow="1" w:lastRow="0" w:firstColumn="1" w:lastColumn="0" w:noHBand="0" w:noVBand="1"/>
      </w:tblPr>
      <w:tblGrid>
        <w:gridCol w:w="7956"/>
      </w:tblGrid>
      <w:tr w:rsidR="0011790A" w:rsidRPr="0092350C" w14:paraId="38C0BD3A" w14:textId="77777777" w:rsidTr="0092350C">
        <w:trPr>
          <w:divId w:val="2116439976"/>
          <w:tblCellSpacing w:w="142" w:type="dxa"/>
        </w:trPr>
        <w:tc>
          <w:tcPr>
            <w:tcW w:w="4672" w:type="pct"/>
            <w:tcBorders>
              <w:top w:val="single" w:sz="4" w:space="0" w:color="auto"/>
              <w:bottom w:val="single" w:sz="4" w:space="0" w:color="auto"/>
            </w:tcBorders>
            <w:shd w:val="clear" w:color="auto" w:fill="auto"/>
          </w:tcPr>
          <w:p w14:paraId="192E61B3"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i/>
                <w:sz w:val="22"/>
                <w:szCs w:val="22"/>
              </w:rPr>
            </w:pPr>
            <w:r w:rsidRPr="0092350C">
              <w:rPr>
                <w:rFonts w:ascii="Times New Roman" w:eastAsia="Calibri" w:hAnsi="Times New Roman" w:cs="Times New Roman"/>
                <w:b/>
                <w:sz w:val="22"/>
                <w:szCs w:val="22"/>
              </w:rPr>
              <w:t>(a)</w:t>
            </w:r>
            <w:r w:rsidRPr="0092350C">
              <w:rPr>
                <w:rFonts w:ascii="Times New Roman" w:eastAsia="Calibri" w:hAnsi="Times New Roman" w:cs="Times New Roman"/>
                <w:b/>
                <w:sz w:val="22"/>
                <w:szCs w:val="22"/>
              </w:rPr>
              <w:tab/>
            </w:r>
            <w:r w:rsidRPr="0092350C">
              <w:rPr>
                <w:rFonts w:ascii="Times New Roman" w:eastAsia="Calibri" w:hAnsi="Times New Roman" w:cs="Times New Roman"/>
                <w:b/>
                <w:i/>
                <w:sz w:val="22"/>
                <w:szCs w:val="22"/>
                <w:u w:val="single"/>
              </w:rPr>
              <w:t>Please indicate which options are applicable to you</w:t>
            </w:r>
          </w:p>
          <w:p w14:paraId="2366DA35" w14:textId="77777777" w:rsidR="0011790A" w:rsidRPr="0092350C" w:rsidRDefault="0011790A" w:rsidP="006172E9">
            <w:pPr>
              <w:numPr>
                <w:ilvl w:val="0"/>
                <w:numId w:val="97"/>
              </w:numPr>
              <w:autoSpaceDE w:val="0"/>
              <w:autoSpaceDN w:val="0"/>
              <w:adjustRightInd w:val="0"/>
              <w:spacing w:before="0" w:after="0"/>
              <w:ind w:left="1077" w:hanging="357"/>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I am not an undischarged bankrupt</w:t>
            </w:r>
          </w:p>
          <w:p w14:paraId="3BCDF65A" w14:textId="77777777" w:rsidR="0011790A" w:rsidRPr="0092350C" w:rsidRDefault="0011790A" w:rsidP="006172E9">
            <w:pPr>
              <w:numPr>
                <w:ilvl w:val="0"/>
                <w:numId w:val="97"/>
              </w:numPr>
              <w:autoSpaceDE w:val="0"/>
              <w:autoSpaceDN w:val="0"/>
              <w:adjustRightInd w:val="0"/>
              <w:spacing w:before="0" w:after="0"/>
              <w:ind w:left="1077" w:hanging="357"/>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I am not facing any bankruptcy actions</w:t>
            </w:r>
          </w:p>
          <w:p w14:paraId="2B495EA5" w14:textId="77777777" w:rsidR="0011790A" w:rsidRPr="0092350C" w:rsidRDefault="0011790A" w:rsidP="006172E9">
            <w:pPr>
              <w:numPr>
                <w:ilvl w:val="0"/>
                <w:numId w:val="97"/>
              </w:numPr>
              <w:autoSpaceDE w:val="0"/>
              <w:autoSpaceDN w:val="0"/>
              <w:adjustRightInd w:val="0"/>
              <w:spacing w:before="0" w:after="0"/>
              <w:ind w:left="1077" w:hanging="357"/>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 xml:space="preserve">I have not been appointed as a </w:t>
            </w:r>
            <w:proofErr w:type="spellStart"/>
            <w:r w:rsidRPr="0092350C">
              <w:rPr>
                <w:rFonts w:ascii="Times New Roman" w:eastAsia="Calibri" w:hAnsi="Times New Roman" w:cs="Times New Roman"/>
                <w:b/>
                <w:sz w:val="22"/>
                <w:szCs w:val="22"/>
              </w:rPr>
              <w:t>Donee</w:t>
            </w:r>
            <w:proofErr w:type="spellEnd"/>
            <w:r w:rsidRPr="0092350C">
              <w:rPr>
                <w:rFonts w:ascii="Times New Roman" w:eastAsia="Calibri" w:hAnsi="Times New Roman" w:cs="Times New Roman"/>
                <w:b/>
                <w:sz w:val="22"/>
                <w:szCs w:val="22"/>
              </w:rPr>
              <w:t xml:space="preserve"> or Deputy for someone else</w:t>
            </w:r>
          </w:p>
        </w:tc>
      </w:tr>
      <w:tr w:rsidR="0011790A" w:rsidRPr="0092350C" w14:paraId="0000BA7F" w14:textId="77777777" w:rsidTr="0092350C">
        <w:trPr>
          <w:divId w:val="2116439976"/>
          <w:tblCellSpacing w:w="142" w:type="dxa"/>
        </w:trPr>
        <w:tc>
          <w:tcPr>
            <w:tcW w:w="4672" w:type="pct"/>
            <w:tcBorders>
              <w:top w:val="single" w:sz="4" w:space="0" w:color="auto"/>
              <w:bottom w:val="single" w:sz="4" w:space="0" w:color="auto"/>
            </w:tcBorders>
            <w:shd w:val="clear" w:color="auto" w:fill="auto"/>
          </w:tcPr>
          <w:p w14:paraId="55283961"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i/>
                <w:sz w:val="22"/>
                <w:szCs w:val="22"/>
              </w:rPr>
            </w:pPr>
            <w:r w:rsidRPr="0092350C">
              <w:rPr>
                <w:rFonts w:ascii="Times New Roman" w:eastAsia="Calibri" w:hAnsi="Times New Roman" w:cs="Times New Roman"/>
                <w:b/>
                <w:sz w:val="22"/>
                <w:szCs w:val="22"/>
              </w:rPr>
              <w:t>(b)</w:t>
            </w:r>
            <w:r w:rsidRPr="0092350C">
              <w:rPr>
                <w:rFonts w:ascii="Times New Roman" w:eastAsia="Calibri" w:hAnsi="Times New Roman" w:cs="Times New Roman"/>
                <w:b/>
                <w:sz w:val="22"/>
                <w:szCs w:val="22"/>
              </w:rPr>
              <w:tab/>
            </w:r>
            <w:r w:rsidRPr="0092350C">
              <w:rPr>
                <w:rFonts w:ascii="Times New Roman" w:eastAsia="Calibri" w:hAnsi="Times New Roman" w:cs="Times New Roman"/>
                <w:b/>
                <w:i/>
                <w:sz w:val="22"/>
                <w:szCs w:val="22"/>
                <w:u w:val="single"/>
              </w:rPr>
              <w:t>Please indicate which option is applicable to you</w:t>
            </w:r>
          </w:p>
          <w:p w14:paraId="032E19E1" w14:textId="77777777" w:rsidR="0011790A" w:rsidRPr="0092350C" w:rsidRDefault="0011790A" w:rsidP="006172E9">
            <w:pPr>
              <w:numPr>
                <w:ilvl w:val="0"/>
                <w:numId w:val="97"/>
              </w:numPr>
              <w:autoSpaceDE w:val="0"/>
              <w:autoSpaceDN w:val="0"/>
              <w:adjustRightInd w:val="0"/>
              <w:spacing w:before="0" w:after="0"/>
              <w:ind w:left="1077" w:hanging="357"/>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I declare that I do not have any outstanding loans or debts at all</w:t>
            </w:r>
          </w:p>
          <w:p w14:paraId="1AA385D6" w14:textId="77777777" w:rsidR="0011790A" w:rsidRPr="0092350C" w:rsidRDefault="0011790A" w:rsidP="006172E9">
            <w:pPr>
              <w:numPr>
                <w:ilvl w:val="0"/>
                <w:numId w:val="97"/>
              </w:numPr>
              <w:autoSpaceDE w:val="0"/>
              <w:autoSpaceDN w:val="0"/>
              <w:adjustRightInd w:val="0"/>
              <w:spacing w:before="0" w:after="0"/>
              <w:ind w:left="1077" w:hanging="357"/>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I declare that I do not have any outstanding loans or debts except for the following loans / debts, and I further declare that I am able to pay my loans and debts as and when they become due and payable.</w:t>
            </w:r>
          </w:p>
          <w:p w14:paraId="0E5225F5"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b/>
                <w:sz w:val="22"/>
                <w:szCs w:val="22"/>
              </w:rPr>
            </w:pPr>
          </w:p>
          <w:tbl>
            <w:tblPr>
              <w:tblW w:w="0" w:type="auto"/>
              <w:tblInd w:w="11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54"/>
              <w:gridCol w:w="2779"/>
            </w:tblGrid>
            <w:tr w:rsidR="0011790A" w:rsidRPr="0092350C" w14:paraId="5FBDDF9E" w14:textId="77777777" w:rsidTr="0092350C">
              <w:tc>
                <w:tcPr>
                  <w:tcW w:w="3449" w:type="dxa"/>
                  <w:shd w:val="clear" w:color="auto" w:fill="auto"/>
                  <w:tcMar>
                    <w:top w:w="57" w:type="dxa"/>
                    <w:bottom w:w="57" w:type="dxa"/>
                  </w:tcMar>
                </w:tcPr>
                <w:p w14:paraId="0086EFDD"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Information about loan / debt</w:t>
                  </w:r>
                </w:p>
                <w:p w14:paraId="53ACAC2E"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i/>
                      <w:sz w:val="22"/>
                      <w:szCs w:val="22"/>
                    </w:rPr>
                  </w:pPr>
                  <w:r w:rsidRPr="0092350C">
                    <w:rPr>
                      <w:rFonts w:ascii="Times New Roman" w:eastAsia="Calibri" w:hAnsi="Times New Roman" w:cs="Times New Roman"/>
                      <w:i/>
                      <w:sz w:val="22"/>
                      <w:szCs w:val="22"/>
                    </w:rPr>
                    <w:lastRenderedPageBreak/>
                    <w:t>(e.g. creditor, reason for loan/debt etc.)</w:t>
                  </w:r>
                </w:p>
              </w:tc>
              <w:tc>
                <w:tcPr>
                  <w:tcW w:w="2963" w:type="dxa"/>
                  <w:shd w:val="clear" w:color="auto" w:fill="auto"/>
                  <w:tcMar>
                    <w:top w:w="57" w:type="dxa"/>
                    <w:bottom w:w="57" w:type="dxa"/>
                  </w:tcMar>
                </w:tcPr>
                <w:p w14:paraId="225631B6"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lastRenderedPageBreak/>
                    <w:t>Amount owed</w:t>
                  </w:r>
                </w:p>
              </w:tc>
            </w:tr>
            <w:tr w:rsidR="0011790A" w:rsidRPr="0092350C" w14:paraId="18C1A0AE" w14:textId="77777777" w:rsidTr="0092350C">
              <w:tc>
                <w:tcPr>
                  <w:tcW w:w="3449" w:type="dxa"/>
                  <w:shd w:val="clear" w:color="auto" w:fill="auto"/>
                  <w:tcMar>
                    <w:top w:w="57" w:type="dxa"/>
                    <w:bottom w:w="57" w:type="dxa"/>
                  </w:tcMar>
                </w:tcPr>
                <w:p w14:paraId="12389BB3"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sz w:val="22"/>
                      <w:szCs w:val="22"/>
                    </w:rPr>
                  </w:pPr>
                </w:p>
                <w:p w14:paraId="20B9D9B4"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sz w:val="22"/>
                      <w:szCs w:val="22"/>
                    </w:rPr>
                  </w:pPr>
                </w:p>
                <w:p w14:paraId="14E1804C"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sz w:val="22"/>
                      <w:szCs w:val="22"/>
                    </w:rPr>
                  </w:pPr>
                </w:p>
                <w:p w14:paraId="2A03960A"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sz w:val="22"/>
                      <w:szCs w:val="22"/>
                    </w:rPr>
                  </w:pPr>
                </w:p>
              </w:tc>
              <w:tc>
                <w:tcPr>
                  <w:tcW w:w="2963" w:type="dxa"/>
                  <w:shd w:val="clear" w:color="auto" w:fill="auto"/>
                  <w:tcMar>
                    <w:top w:w="57" w:type="dxa"/>
                    <w:bottom w:w="57" w:type="dxa"/>
                  </w:tcMar>
                </w:tcPr>
                <w:p w14:paraId="669FBA79"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sz w:val="22"/>
                      <w:szCs w:val="22"/>
                    </w:rPr>
                  </w:pPr>
                </w:p>
              </w:tc>
            </w:tr>
          </w:tbl>
          <w:p w14:paraId="573DFC31"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b/>
                <w:i/>
                <w:sz w:val="22"/>
                <w:szCs w:val="22"/>
                <w:u w:val="single"/>
              </w:rPr>
            </w:pPr>
          </w:p>
        </w:tc>
      </w:tr>
    </w:tbl>
    <w:p w14:paraId="36FF53AF" w14:textId="77777777" w:rsidR="0011790A" w:rsidRPr="00FD402A" w:rsidRDefault="0011790A" w:rsidP="0051115B">
      <w:pPr>
        <w:autoSpaceDE w:val="0"/>
        <w:autoSpaceDN w:val="0"/>
        <w:adjustRightInd w:val="0"/>
        <w:spacing w:before="0" w:after="0"/>
        <w:ind w:left="720" w:hanging="720"/>
        <w:jc w:val="both"/>
        <w:divId w:val="2116439976"/>
        <w:rPr>
          <w:rFonts w:ascii="Times New Roman" w:eastAsia="Calibri" w:hAnsi="Times New Roman" w:cs="Times New Roman"/>
          <w:b/>
          <w:smallCaps/>
          <w:sz w:val="22"/>
          <w:szCs w:val="22"/>
          <w:u w:val="single"/>
        </w:rPr>
      </w:pPr>
      <w:r w:rsidRPr="00FD402A">
        <w:rPr>
          <w:rFonts w:ascii="Times New Roman" w:eastAsia="Calibri" w:hAnsi="Times New Roman" w:cs="Times New Roman"/>
          <w:sz w:val="22"/>
          <w:szCs w:val="22"/>
        </w:rPr>
        <w:lastRenderedPageBreak/>
        <w:t>6.</w:t>
      </w:r>
      <w:r w:rsidRPr="00FD402A">
        <w:rPr>
          <w:rFonts w:ascii="Times New Roman" w:eastAsia="Calibri" w:hAnsi="Times New Roman" w:cs="Times New Roman"/>
          <w:sz w:val="22"/>
          <w:szCs w:val="22"/>
        </w:rPr>
        <w:tab/>
      </w:r>
      <w:r w:rsidRPr="00FD402A">
        <w:rPr>
          <w:rFonts w:ascii="Times New Roman" w:eastAsia="Calibri" w:hAnsi="Times New Roman" w:cs="Times New Roman"/>
          <w:b/>
          <w:smallCaps/>
          <w:sz w:val="22"/>
          <w:szCs w:val="22"/>
          <w:u w:val="single"/>
        </w:rPr>
        <w:t>Information about P</w:t>
      </w:r>
    </w:p>
    <w:tbl>
      <w:tblPr>
        <w:tblW w:w="4407" w:type="pct"/>
        <w:tblCellSpacing w:w="142" w:type="dxa"/>
        <w:tblInd w:w="818" w:type="dxa"/>
        <w:tblBorders>
          <w:insideH w:val="single" w:sz="4" w:space="0" w:color="auto"/>
          <w:insideV w:val="single" w:sz="4" w:space="0" w:color="auto"/>
        </w:tblBorders>
        <w:tblCellMar>
          <w:top w:w="142" w:type="dxa"/>
          <w:bottom w:w="142" w:type="dxa"/>
        </w:tblCellMar>
        <w:tblLook w:val="04A0" w:firstRow="1" w:lastRow="0" w:firstColumn="1" w:lastColumn="0" w:noHBand="0" w:noVBand="1"/>
      </w:tblPr>
      <w:tblGrid>
        <w:gridCol w:w="7956"/>
      </w:tblGrid>
      <w:tr w:rsidR="0011790A" w:rsidRPr="0092350C" w14:paraId="5DFFF513" w14:textId="77777777" w:rsidTr="00D16B86">
        <w:trPr>
          <w:divId w:val="2116439976"/>
          <w:tblCellSpacing w:w="142" w:type="dxa"/>
        </w:trPr>
        <w:tc>
          <w:tcPr>
            <w:tcW w:w="4643" w:type="pct"/>
            <w:shd w:val="clear" w:color="auto" w:fill="auto"/>
          </w:tcPr>
          <w:p w14:paraId="7C3A273B"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(a)</w:t>
            </w:r>
            <w:r w:rsidRPr="0092350C">
              <w:rPr>
                <w:rFonts w:ascii="Times New Roman" w:eastAsia="Calibri" w:hAnsi="Times New Roman" w:cs="Times New Roman"/>
                <w:b/>
                <w:sz w:val="22"/>
                <w:szCs w:val="22"/>
              </w:rPr>
              <w:tab/>
              <w:t>P’s Full name:</w:t>
            </w:r>
          </w:p>
        </w:tc>
      </w:tr>
      <w:tr w:rsidR="0011790A" w:rsidRPr="0092350C" w14:paraId="54A2D762" w14:textId="77777777" w:rsidTr="00D16B86">
        <w:trPr>
          <w:divId w:val="2116439976"/>
          <w:tblCellSpacing w:w="142" w:type="dxa"/>
        </w:trPr>
        <w:tc>
          <w:tcPr>
            <w:tcW w:w="4643" w:type="pct"/>
            <w:shd w:val="clear" w:color="auto" w:fill="auto"/>
          </w:tcPr>
          <w:p w14:paraId="3F69B072"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(b)</w:t>
            </w:r>
            <w:r w:rsidRPr="0092350C">
              <w:rPr>
                <w:rFonts w:ascii="Times New Roman" w:eastAsia="Calibri" w:hAnsi="Times New Roman" w:cs="Times New Roman"/>
                <w:b/>
                <w:sz w:val="22"/>
                <w:szCs w:val="22"/>
              </w:rPr>
              <w:tab/>
              <w:t>P’s NRIC/FIN/Passport no.:</w:t>
            </w:r>
          </w:p>
        </w:tc>
      </w:tr>
      <w:tr w:rsidR="0011790A" w:rsidRPr="0092350C" w14:paraId="24266564" w14:textId="77777777" w:rsidTr="00D16B86">
        <w:trPr>
          <w:divId w:val="2116439976"/>
          <w:tblCellSpacing w:w="142" w:type="dxa"/>
        </w:trPr>
        <w:tc>
          <w:tcPr>
            <w:tcW w:w="4643" w:type="pct"/>
            <w:shd w:val="clear" w:color="auto" w:fill="auto"/>
          </w:tcPr>
          <w:p w14:paraId="062DBFDE"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(c)</w:t>
            </w:r>
            <w:r w:rsidRPr="0092350C">
              <w:rPr>
                <w:rFonts w:ascii="Times New Roman" w:eastAsia="Calibri" w:hAnsi="Times New Roman" w:cs="Times New Roman"/>
                <w:b/>
                <w:sz w:val="22"/>
                <w:szCs w:val="22"/>
              </w:rPr>
              <w:tab/>
              <w:t>P’s Date of birth (DD/MM/YYYY):</w:t>
            </w:r>
          </w:p>
        </w:tc>
      </w:tr>
      <w:tr w:rsidR="0011790A" w:rsidRPr="0092350C" w14:paraId="29C76405" w14:textId="77777777" w:rsidTr="00D16B86">
        <w:trPr>
          <w:divId w:val="2116439976"/>
          <w:tblCellSpacing w:w="142" w:type="dxa"/>
        </w:trPr>
        <w:tc>
          <w:tcPr>
            <w:tcW w:w="4643" w:type="pct"/>
            <w:shd w:val="clear" w:color="auto" w:fill="auto"/>
          </w:tcPr>
          <w:p w14:paraId="700C7A94"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(d)</w:t>
            </w:r>
            <w:r w:rsidRPr="0092350C">
              <w:rPr>
                <w:rFonts w:ascii="Times New Roman" w:eastAsia="Calibri" w:hAnsi="Times New Roman" w:cs="Times New Roman"/>
                <w:b/>
                <w:sz w:val="22"/>
                <w:szCs w:val="22"/>
              </w:rPr>
              <w:tab/>
              <w:t>P’s Age:</w:t>
            </w:r>
          </w:p>
        </w:tc>
      </w:tr>
      <w:tr w:rsidR="0011790A" w:rsidRPr="0092350C" w14:paraId="1267951F" w14:textId="77777777" w:rsidTr="00D16B86">
        <w:trPr>
          <w:divId w:val="2116439976"/>
          <w:tblCellSpacing w:w="142" w:type="dxa"/>
        </w:trPr>
        <w:tc>
          <w:tcPr>
            <w:tcW w:w="4643" w:type="pct"/>
            <w:shd w:val="clear" w:color="auto" w:fill="auto"/>
          </w:tcPr>
          <w:p w14:paraId="6154EF27"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(e)</w:t>
            </w:r>
            <w:r w:rsidRPr="0092350C">
              <w:rPr>
                <w:rFonts w:ascii="Times New Roman" w:eastAsia="Calibri" w:hAnsi="Times New Roman" w:cs="Times New Roman"/>
                <w:b/>
                <w:sz w:val="22"/>
                <w:szCs w:val="22"/>
              </w:rPr>
              <w:tab/>
              <w:t>P’s Gender:</w:t>
            </w:r>
            <w:r w:rsidRPr="0092350C">
              <w:rPr>
                <w:rFonts w:ascii="Times New Roman" w:eastAsia="Calibri" w:hAnsi="Times New Roman" w:cs="Times New Roman"/>
                <w:b/>
                <w:sz w:val="22"/>
                <w:szCs w:val="22"/>
              </w:rPr>
              <w:tab/>
            </w:r>
            <w:r w:rsidRPr="0092350C">
              <w:rPr>
                <w:rFonts w:ascii="Times New Roman" w:eastAsia="Calibri" w:hAnsi="Times New Roman" w:cs="Times New Roman"/>
                <w:b/>
                <w:sz w:val="22"/>
                <w:szCs w:val="22"/>
              </w:rPr>
              <w:tab/>
            </w:r>
            <w:r w:rsidRPr="0092350C">
              <w:rPr>
                <w:rFonts w:ascii="Times New Roman" w:eastAsia="Calibri" w:hAnsi="Times New Roman" w:cs="Times New Roman"/>
                <w:b/>
                <w:sz w:val="22"/>
                <w:szCs w:val="22"/>
              </w:rPr>
              <w:sym w:font="Wingdings" w:char="F06F"/>
            </w:r>
            <w:r w:rsidRPr="0092350C">
              <w:rPr>
                <w:rFonts w:ascii="Times New Roman" w:eastAsia="Calibri" w:hAnsi="Times New Roman" w:cs="Times New Roman"/>
                <w:b/>
                <w:sz w:val="22"/>
                <w:szCs w:val="22"/>
              </w:rPr>
              <w:t xml:space="preserve">   Male</w:t>
            </w:r>
            <w:r w:rsidRPr="0092350C">
              <w:rPr>
                <w:rFonts w:ascii="Times New Roman" w:eastAsia="Calibri" w:hAnsi="Times New Roman" w:cs="Times New Roman"/>
                <w:b/>
                <w:sz w:val="22"/>
                <w:szCs w:val="22"/>
              </w:rPr>
              <w:tab/>
            </w:r>
            <w:r w:rsidRPr="0092350C">
              <w:rPr>
                <w:rFonts w:ascii="Times New Roman" w:eastAsia="Calibri" w:hAnsi="Times New Roman" w:cs="Times New Roman"/>
                <w:b/>
                <w:sz w:val="22"/>
                <w:szCs w:val="22"/>
              </w:rPr>
              <w:sym w:font="Wingdings" w:char="F06F"/>
            </w:r>
            <w:r w:rsidRPr="0092350C">
              <w:rPr>
                <w:rFonts w:ascii="Times New Roman" w:eastAsia="Calibri" w:hAnsi="Times New Roman" w:cs="Times New Roman"/>
                <w:b/>
                <w:sz w:val="22"/>
                <w:szCs w:val="22"/>
              </w:rPr>
              <w:t xml:space="preserve">   Female</w:t>
            </w:r>
          </w:p>
        </w:tc>
      </w:tr>
      <w:tr w:rsidR="0011790A" w:rsidRPr="0092350C" w14:paraId="7FA97EF9" w14:textId="77777777" w:rsidTr="00D16B86">
        <w:trPr>
          <w:divId w:val="2116439976"/>
          <w:tblCellSpacing w:w="142" w:type="dxa"/>
        </w:trPr>
        <w:tc>
          <w:tcPr>
            <w:tcW w:w="4643" w:type="pct"/>
            <w:shd w:val="clear" w:color="auto" w:fill="auto"/>
          </w:tcPr>
          <w:p w14:paraId="2AD07398" w14:textId="77777777" w:rsidR="00F757EF" w:rsidRPr="0092350C" w:rsidRDefault="0011790A" w:rsidP="0092350C">
            <w:pPr>
              <w:autoSpaceDE w:val="0"/>
              <w:autoSpaceDN w:val="0"/>
              <w:adjustRightInd w:val="0"/>
              <w:spacing w:before="0" w:after="0"/>
              <w:jc w:val="both"/>
              <w:rPr>
                <w:rFonts w:ascii="Times New Roman" w:eastAsia="Calibri" w:hAnsi="Times New Roman" w:cs="Times New Roman"/>
                <w:b/>
              </w:rPr>
            </w:pPr>
            <w:r w:rsidRPr="0092350C">
              <w:rPr>
                <w:rFonts w:ascii="Times New Roman" w:eastAsia="Calibri" w:hAnsi="Times New Roman" w:cs="Times New Roman"/>
                <w:b/>
                <w:sz w:val="22"/>
                <w:szCs w:val="22"/>
              </w:rPr>
              <w:t>(f)</w:t>
            </w:r>
            <w:r w:rsidRPr="0092350C">
              <w:rPr>
                <w:rFonts w:ascii="Times New Roman" w:eastAsia="Calibri" w:hAnsi="Times New Roman" w:cs="Times New Roman"/>
                <w:b/>
                <w:sz w:val="22"/>
                <w:szCs w:val="22"/>
              </w:rPr>
              <w:tab/>
              <w:t>P’s Marital status:</w:t>
            </w:r>
          </w:p>
          <w:p w14:paraId="19EF63F0"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ab/>
            </w:r>
          </w:p>
          <w:p w14:paraId="0FD9C03D"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 xml:space="preserve">            </w:t>
            </w:r>
            <w:r w:rsidR="00F757EF" w:rsidRPr="0092350C">
              <w:rPr>
                <w:rFonts w:ascii="Times New Roman" w:eastAsia="Calibri" w:hAnsi="Times New Roman" w:cs="Times New Roman"/>
                <w:b/>
              </w:rPr>
              <w:t xml:space="preserve"> </w:t>
            </w:r>
            <w:r w:rsidRPr="0092350C">
              <w:rPr>
                <w:rFonts w:ascii="Times New Roman" w:eastAsia="Calibri" w:hAnsi="Times New Roman" w:cs="Times New Roman"/>
                <w:b/>
                <w:sz w:val="22"/>
                <w:szCs w:val="22"/>
              </w:rPr>
              <w:sym w:font="Wingdings" w:char="F06F"/>
            </w:r>
            <w:r w:rsidRPr="0092350C">
              <w:rPr>
                <w:rFonts w:ascii="Times New Roman" w:eastAsia="Calibri" w:hAnsi="Times New Roman" w:cs="Times New Roman"/>
                <w:b/>
                <w:sz w:val="22"/>
                <w:szCs w:val="22"/>
              </w:rPr>
              <w:t xml:space="preserve">   Single</w:t>
            </w:r>
            <w:r w:rsidRPr="0092350C">
              <w:rPr>
                <w:rFonts w:ascii="Times New Roman" w:eastAsia="Calibri" w:hAnsi="Times New Roman" w:cs="Times New Roman"/>
                <w:b/>
                <w:sz w:val="22"/>
                <w:szCs w:val="22"/>
              </w:rPr>
              <w:tab/>
            </w:r>
          </w:p>
          <w:p w14:paraId="2FB093AB"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ab/>
            </w:r>
            <w:r w:rsidRPr="0092350C">
              <w:rPr>
                <w:rFonts w:ascii="Times New Roman" w:eastAsia="Calibri" w:hAnsi="Times New Roman" w:cs="Times New Roman"/>
                <w:b/>
                <w:sz w:val="22"/>
                <w:szCs w:val="22"/>
              </w:rPr>
              <w:sym w:font="Wingdings" w:char="F06F"/>
            </w:r>
            <w:r w:rsidRPr="0092350C">
              <w:rPr>
                <w:rFonts w:ascii="Times New Roman" w:eastAsia="Calibri" w:hAnsi="Times New Roman" w:cs="Times New Roman"/>
                <w:b/>
                <w:sz w:val="22"/>
                <w:szCs w:val="22"/>
              </w:rPr>
              <w:t xml:space="preserve">   Married</w:t>
            </w:r>
            <w:r w:rsidRPr="0092350C">
              <w:rPr>
                <w:rFonts w:ascii="Times New Roman" w:eastAsia="Calibri" w:hAnsi="Times New Roman" w:cs="Times New Roman"/>
                <w:b/>
                <w:sz w:val="22"/>
                <w:szCs w:val="22"/>
              </w:rPr>
              <w:tab/>
            </w:r>
          </w:p>
          <w:p w14:paraId="241DC0BE"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ab/>
            </w:r>
            <w:r w:rsidRPr="0092350C">
              <w:rPr>
                <w:rFonts w:ascii="Times New Roman" w:eastAsia="Calibri" w:hAnsi="Times New Roman" w:cs="Times New Roman"/>
                <w:b/>
                <w:sz w:val="22"/>
                <w:szCs w:val="22"/>
              </w:rPr>
              <w:sym w:font="Wingdings" w:char="F06F"/>
            </w:r>
            <w:r w:rsidRPr="0092350C">
              <w:rPr>
                <w:rFonts w:ascii="Times New Roman" w:eastAsia="Calibri" w:hAnsi="Times New Roman" w:cs="Times New Roman"/>
                <w:b/>
                <w:sz w:val="22"/>
                <w:szCs w:val="22"/>
              </w:rPr>
              <w:t xml:space="preserve">   Divorced</w:t>
            </w:r>
            <w:r w:rsidRPr="0092350C">
              <w:rPr>
                <w:rFonts w:ascii="Times New Roman" w:eastAsia="Calibri" w:hAnsi="Times New Roman" w:cs="Times New Roman"/>
                <w:b/>
                <w:sz w:val="22"/>
                <w:szCs w:val="22"/>
              </w:rPr>
              <w:tab/>
            </w:r>
          </w:p>
          <w:p w14:paraId="247806A7"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ab/>
            </w:r>
            <w:r w:rsidRPr="0092350C">
              <w:rPr>
                <w:rFonts w:ascii="Times New Roman" w:eastAsia="Calibri" w:hAnsi="Times New Roman" w:cs="Times New Roman"/>
                <w:b/>
                <w:sz w:val="22"/>
                <w:szCs w:val="22"/>
              </w:rPr>
              <w:sym w:font="Wingdings" w:char="F06F"/>
            </w:r>
            <w:r w:rsidRPr="0092350C">
              <w:rPr>
                <w:rFonts w:ascii="Times New Roman" w:eastAsia="Calibri" w:hAnsi="Times New Roman" w:cs="Times New Roman"/>
                <w:b/>
                <w:sz w:val="22"/>
                <w:szCs w:val="22"/>
              </w:rPr>
              <w:t xml:space="preserve">   Separated</w:t>
            </w:r>
          </w:p>
          <w:p w14:paraId="2BA3EF0A"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ab/>
            </w:r>
            <w:r w:rsidRPr="0092350C">
              <w:rPr>
                <w:rFonts w:ascii="Times New Roman" w:eastAsia="Calibri" w:hAnsi="Times New Roman" w:cs="Times New Roman"/>
                <w:b/>
                <w:sz w:val="22"/>
                <w:szCs w:val="22"/>
              </w:rPr>
              <w:sym w:font="Wingdings" w:char="F06F"/>
            </w:r>
            <w:r w:rsidRPr="0092350C">
              <w:rPr>
                <w:rFonts w:ascii="Times New Roman" w:eastAsia="Calibri" w:hAnsi="Times New Roman" w:cs="Times New Roman"/>
                <w:b/>
                <w:sz w:val="22"/>
                <w:szCs w:val="22"/>
              </w:rPr>
              <w:t xml:space="preserve">   Widowed</w:t>
            </w:r>
            <w:r w:rsidRPr="0092350C">
              <w:rPr>
                <w:rFonts w:ascii="Times New Roman" w:eastAsia="Calibri" w:hAnsi="Times New Roman" w:cs="Times New Roman"/>
                <w:b/>
                <w:sz w:val="22"/>
                <w:szCs w:val="22"/>
              </w:rPr>
              <w:tab/>
            </w:r>
          </w:p>
          <w:p w14:paraId="4B161937"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ab/>
            </w:r>
            <w:r w:rsidRPr="0092350C">
              <w:rPr>
                <w:rFonts w:ascii="Times New Roman" w:eastAsia="Calibri" w:hAnsi="Times New Roman" w:cs="Times New Roman"/>
                <w:b/>
                <w:sz w:val="22"/>
                <w:szCs w:val="22"/>
              </w:rPr>
              <w:sym w:font="Wingdings" w:char="F06F"/>
            </w:r>
            <w:r w:rsidRPr="0092350C">
              <w:rPr>
                <w:rFonts w:ascii="Times New Roman" w:eastAsia="Calibri" w:hAnsi="Times New Roman" w:cs="Times New Roman"/>
                <w:b/>
                <w:sz w:val="22"/>
                <w:szCs w:val="22"/>
              </w:rPr>
              <w:t xml:space="preserve">   Unknown</w:t>
            </w:r>
          </w:p>
          <w:p w14:paraId="29D230DE"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b/>
                <w:sz w:val="22"/>
                <w:szCs w:val="22"/>
              </w:rPr>
            </w:pPr>
          </w:p>
        </w:tc>
      </w:tr>
      <w:tr w:rsidR="0011790A" w:rsidRPr="0092350C" w14:paraId="6A6E3241" w14:textId="77777777" w:rsidTr="00D16B86">
        <w:trPr>
          <w:divId w:val="2116439976"/>
          <w:tblCellSpacing w:w="142" w:type="dxa"/>
        </w:trPr>
        <w:tc>
          <w:tcPr>
            <w:tcW w:w="4643" w:type="pct"/>
            <w:shd w:val="clear" w:color="auto" w:fill="auto"/>
          </w:tcPr>
          <w:p w14:paraId="24791DDB"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(g)</w:t>
            </w:r>
            <w:r w:rsidRPr="0092350C">
              <w:rPr>
                <w:rFonts w:ascii="Times New Roman" w:eastAsia="Calibri" w:hAnsi="Times New Roman" w:cs="Times New Roman"/>
                <w:b/>
                <w:sz w:val="22"/>
                <w:szCs w:val="22"/>
              </w:rPr>
              <w:tab/>
              <w:t>Address at which P is currently residing:</w:t>
            </w:r>
          </w:p>
          <w:p w14:paraId="557B16BA"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b/>
                <w:sz w:val="22"/>
                <w:szCs w:val="22"/>
              </w:rPr>
            </w:pPr>
          </w:p>
          <w:p w14:paraId="6E23B1F0"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b/>
                <w:sz w:val="22"/>
                <w:szCs w:val="22"/>
              </w:rPr>
            </w:pPr>
          </w:p>
        </w:tc>
      </w:tr>
      <w:tr w:rsidR="0011790A" w:rsidRPr="0092350C" w14:paraId="4EEB5348" w14:textId="77777777" w:rsidTr="00D16B86">
        <w:trPr>
          <w:divId w:val="2116439976"/>
          <w:tblCellSpacing w:w="142" w:type="dxa"/>
        </w:trPr>
        <w:tc>
          <w:tcPr>
            <w:tcW w:w="4643" w:type="pct"/>
            <w:shd w:val="clear" w:color="auto" w:fill="auto"/>
          </w:tcPr>
          <w:p w14:paraId="208AE160"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lastRenderedPageBreak/>
              <w:t>(h)</w:t>
            </w:r>
            <w:r w:rsidRPr="0092350C">
              <w:rPr>
                <w:rFonts w:ascii="Times New Roman" w:eastAsia="Calibri" w:hAnsi="Times New Roman" w:cs="Times New Roman"/>
                <w:b/>
                <w:sz w:val="22"/>
                <w:szCs w:val="22"/>
              </w:rPr>
              <w:tab/>
              <w:t xml:space="preserve">Is P living in a nursing home?     </w:t>
            </w:r>
            <w:r w:rsidRPr="0092350C">
              <w:rPr>
                <w:rFonts w:ascii="Times New Roman" w:eastAsia="Calibri" w:hAnsi="Times New Roman" w:cs="Times New Roman"/>
                <w:b/>
                <w:sz w:val="22"/>
                <w:szCs w:val="22"/>
              </w:rPr>
              <w:tab/>
            </w:r>
            <w:r w:rsidRPr="0092350C">
              <w:rPr>
                <w:rFonts w:ascii="Times New Roman" w:eastAsia="Calibri" w:hAnsi="Times New Roman" w:cs="Times New Roman"/>
                <w:b/>
                <w:sz w:val="22"/>
                <w:szCs w:val="22"/>
              </w:rPr>
              <w:sym w:font="Wingdings" w:char="F06F"/>
            </w:r>
            <w:r w:rsidRPr="0092350C">
              <w:rPr>
                <w:rFonts w:ascii="Times New Roman" w:eastAsia="Calibri" w:hAnsi="Times New Roman" w:cs="Times New Roman"/>
                <w:b/>
                <w:sz w:val="22"/>
                <w:szCs w:val="22"/>
              </w:rPr>
              <w:t xml:space="preserve">   Yes</w:t>
            </w:r>
            <w:r w:rsidRPr="0092350C">
              <w:rPr>
                <w:rFonts w:ascii="Times New Roman" w:eastAsia="Calibri" w:hAnsi="Times New Roman" w:cs="Times New Roman"/>
                <w:b/>
                <w:sz w:val="22"/>
                <w:szCs w:val="22"/>
              </w:rPr>
              <w:tab/>
            </w:r>
            <w:r w:rsidRPr="0092350C">
              <w:rPr>
                <w:rFonts w:ascii="Times New Roman" w:eastAsia="Calibri" w:hAnsi="Times New Roman" w:cs="Times New Roman"/>
                <w:b/>
                <w:sz w:val="22"/>
                <w:szCs w:val="22"/>
              </w:rPr>
              <w:tab/>
            </w:r>
            <w:r w:rsidRPr="0092350C">
              <w:rPr>
                <w:rFonts w:ascii="Times New Roman" w:eastAsia="Calibri" w:hAnsi="Times New Roman" w:cs="Times New Roman"/>
                <w:b/>
                <w:sz w:val="22"/>
                <w:szCs w:val="22"/>
              </w:rPr>
              <w:sym w:font="Wingdings" w:char="F06F"/>
            </w:r>
            <w:r w:rsidRPr="0092350C">
              <w:rPr>
                <w:rFonts w:ascii="Times New Roman" w:eastAsia="Calibri" w:hAnsi="Times New Roman" w:cs="Times New Roman"/>
                <w:b/>
                <w:sz w:val="22"/>
                <w:szCs w:val="22"/>
              </w:rPr>
              <w:t xml:space="preserve">   No</w:t>
            </w:r>
          </w:p>
          <w:p w14:paraId="0AF4D9B9"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b/>
                <w:sz w:val="22"/>
                <w:szCs w:val="22"/>
              </w:rPr>
            </w:pPr>
          </w:p>
          <w:p w14:paraId="6E514A5F"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ab/>
              <w:t xml:space="preserve">If “Yes”, please state which nursing home: </w:t>
            </w:r>
          </w:p>
          <w:p w14:paraId="3F9F193F"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b/>
                <w:sz w:val="22"/>
                <w:szCs w:val="22"/>
              </w:rPr>
            </w:pPr>
          </w:p>
          <w:p w14:paraId="55984DBE"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i/>
                <w:sz w:val="22"/>
                <w:szCs w:val="22"/>
              </w:rPr>
            </w:pPr>
          </w:p>
        </w:tc>
      </w:tr>
      <w:tr w:rsidR="0011790A" w:rsidRPr="0092350C" w14:paraId="6C4672A7" w14:textId="77777777" w:rsidTr="00D16B86">
        <w:trPr>
          <w:divId w:val="2116439976"/>
          <w:tblCellSpacing w:w="142" w:type="dxa"/>
        </w:trPr>
        <w:tc>
          <w:tcPr>
            <w:tcW w:w="4643" w:type="pct"/>
            <w:shd w:val="clear" w:color="auto" w:fill="auto"/>
          </w:tcPr>
          <w:p w14:paraId="34E6C228" w14:textId="77777777" w:rsidR="0011790A" w:rsidRPr="0092350C" w:rsidRDefault="0011790A" w:rsidP="0092350C">
            <w:pPr>
              <w:autoSpaceDE w:val="0"/>
              <w:autoSpaceDN w:val="0"/>
              <w:adjustRightInd w:val="0"/>
              <w:spacing w:before="0" w:after="0"/>
              <w:ind w:left="720" w:hanging="720"/>
              <w:jc w:val="both"/>
              <w:rPr>
                <w:rFonts w:ascii="Times New Roman" w:eastAsia="Calibri" w:hAnsi="Times New Roman" w:cs="Times New Roman"/>
                <w:b/>
              </w:rPr>
            </w:pPr>
            <w:r w:rsidRPr="0092350C">
              <w:rPr>
                <w:rFonts w:ascii="Times New Roman" w:eastAsia="Calibri" w:hAnsi="Times New Roman" w:cs="Times New Roman"/>
                <w:b/>
                <w:sz w:val="22"/>
                <w:szCs w:val="22"/>
              </w:rPr>
              <w:t>(</w:t>
            </w:r>
            <w:proofErr w:type="spellStart"/>
            <w:r w:rsidRPr="0092350C">
              <w:rPr>
                <w:rFonts w:ascii="Times New Roman" w:eastAsia="Calibri" w:hAnsi="Times New Roman" w:cs="Times New Roman"/>
                <w:b/>
                <w:sz w:val="22"/>
                <w:szCs w:val="22"/>
              </w:rPr>
              <w:t>i</w:t>
            </w:r>
            <w:proofErr w:type="spellEnd"/>
            <w:r w:rsidRPr="0092350C">
              <w:rPr>
                <w:rFonts w:ascii="Times New Roman" w:eastAsia="Calibri" w:hAnsi="Times New Roman" w:cs="Times New Roman"/>
                <w:b/>
                <w:sz w:val="22"/>
                <w:szCs w:val="22"/>
              </w:rPr>
              <w:t>)</w:t>
            </w:r>
            <w:r w:rsidRPr="0092350C">
              <w:rPr>
                <w:rFonts w:ascii="Times New Roman" w:eastAsia="Calibri" w:hAnsi="Times New Roman" w:cs="Times New Roman"/>
                <w:b/>
                <w:sz w:val="22"/>
                <w:szCs w:val="22"/>
              </w:rPr>
              <w:tab/>
              <w:t>Do you confirm that, to the best of your knowledge and belief, P’s incapacity is as set out in the doctor’s affidavit(s) and medical report(s) filed in support of your application?</w:t>
            </w:r>
          </w:p>
          <w:p w14:paraId="13B33992" w14:textId="77777777" w:rsidR="00F757EF" w:rsidRPr="0092350C" w:rsidRDefault="00F757EF" w:rsidP="0092350C">
            <w:pPr>
              <w:autoSpaceDE w:val="0"/>
              <w:autoSpaceDN w:val="0"/>
              <w:adjustRightInd w:val="0"/>
              <w:spacing w:before="0" w:after="0"/>
              <w:ind w:left="720" w:hanging="720"/>
              <w:jc w:val="both"/>
              <w:rPr>
                <w:rFonts w:ascii="Times New Roman" w:eastAsia="Calibri" w:hAnsi="Times New Roman" w:cs="Times New Roman"/>
                <w:b/>
                <w:sz w:val="22"/>
                <w:szCs w:val="22"/>
              </w:rPr>
            </w:pPr>
          </w:p>
          <w:p w14:paraId="5DB462FD"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sz w:val="22"/>
                <w:szCs w:val="22"/>
              </w:rPr>
            </w:pPr>
            <w:r w:rsidRPr="0092350C">
              <w:rPr>
                <w:rFonts w:ascii="Times New Roman" w:eastAsia="Calibri" w:hAnsi="Times New Roman" w:cs="Times New Roman"/>
                <w:b/>
                <w:sz w:val="22"/>
                <w:szCs w:val="22"/>
              </w:rPr>
              <w:tab/>
            </w:r>
            <w:r w:rsidRPr="0092350C">
              <w:rPr>
                <w:rFonts w:ascii="Times New Roman" w:eastAsia="Calibri" w:hAnsi="Times New Roman" w:cs="Times New Roman"/>
                <w:b/>
                <w:sz w:val="22"/>
                <w:szCs w:val="22"/>
              </w:rPr>
              <w:sym w:font="Wingdings" w:char="F06F"/>
            </w:r>
            <w:r w:rsidRPr="0092350C">
              <w:rPr>
                <w:rFonts w:ascii="Times New Roman" w:eastAsia="Calibri" w:hAnsi="Times New Roman" w:cs="Times New Roman"/>
                <w:b/>
                <w:sz w:val="22"/>
                <w:szCs w:val="22"/>
              </w:rPr>
              <w:t xml:space="preserve">   Yes</w:t>
            </w:r>
            <w:r w:rsidRPr="0092350C">
              <w:rPr>
                <w:rFonts w:ascii="Times New Roman" w:eastAsia="Calibri" w:hAnsi="Times New Roman" w:cs="Times New Roman"/>
                <w:b/>
                <w:sz w:val="22"/>
                <w:szCs w:val="22"/>
              </w:rPr>
              <w:tab/>
            </w:r>
            <w:r w:rsidRPr="0092350C">
              <w:rPr>
                <w:rFonts w:ascii="Times New Roman" w:eastAsia="Calibri" w:hAnsi="Times New Roman" w:cs="Times New Roman"/>
                <w:b/>
                <w:sz w:val="22"/>
                <w:szCs w:val="22"/>
              </w:rPr>
              <w:tab/>
            </w:r>
            <w:r w:rsidRPr="0092350C">
              <w:rPr>
                <w:rFonts w:ascii="Times New Roman" w:eastAsia="Calibri" w:hAnsi="Times New Roman" w:cs="Times New Roman"/>
                <w:b/>
                <w:sz w:val="22"/>
                <w:szCs w:val="22"/>
              </w:rPr>
              <w:sym w:font="Wingdings" w:char="F06F"/>
            </w:r>
            <w:r w:rsidRPr="0092350C">
              <w:rPr>
                <w:rFonts w:ascii="Times New Roman" w:eastAsia="Calibri" w:hAnsi="Times New Roman" w:cs="Times New Roman"/>
                <w:b/>
                <w:sz w:val="22"/>
                <w:szCs w:val="22"/>
              </w:rPr>
              <w:t xml:space="preserve">   No</w:t>
            </w:r>
          </w:p>
        </w:tc>
      </w:tr>
      <w:tr w:rsidR="0011790A" w:rsidRPr="0092350C" w14:paraId="0194CC19" w14:textId="77777777" w:rsidTr="00D16B86">
        <w:trPr>
          <w:divId w:val="2116439976"/>
          <w:tblCellSpacing w:w="142" w:type="dxa"/>
        </w:trPr>
        <w:tc>
          <w:tcPr>
            <w:tcW w:w="4643" w:type="pct"/>
            <w:shd w:val="clear" w:color="auto" w:fill="auto"/>
          </w:tcPr>
          <w:p w14:paraId="65A95C57" w14:textId="117C02E2" w:rsidR="0011790A" w:rsidRPr="0092350C" w:rsidRDefault="0011790A" w:rsidP="0092350C">
            <w:pPr>
              <w:autoSpaceDE w:val="0"/>
              <w:autoSpaceDN w:val="0"/>
              <w:adjustRightInd w:val="0"/>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(j)</w:t>
            </w:r>
            <w:r w:rsidRPr="0092350C">
              <w:rPr>
                <w:rFonts w:ascii="Times New Roman" w:eastAsia="Calibri" w:hAnsi="Times New Roman" w:cs="Times New Roman"/>
                <w:b/>
                <w:sz w:val="22"/>
                <w:szCs w:val="22"/>
              </w:rPr>
              <w:tab/>
            </w:r>
            <w:r w:rsidR="0038758F" w:rsidRPr="0038758F">
              <w:rPr>
                <w:rFonts w:ascii="Times New Roman" w:eastAsia="Calibri" w:hAnsi="Times New Roman" w:cs="Times New Roman"/>
                <w:b/>
                <w:sz w:val="22"/>
                <w:szCs w:val="22"/>
              </w:rPr>
              <w:t>P’s current care arrangements and main caregiver(s):</w:t>
            </w:r>
          </w:p>
          <w:p w14:paraId="3FF65810" w14:textId="483EE9C6" w:rsidR="0038758F" w:rsidRPr="0038758F" w:rsidRDefault="0038758F" w:rsidP="0038758F">
            <w:pPr>
              <w:rPr>
                <w:rFonts w:ascii="Times New Roman" w:eastAsia="Calibri" w:hAnsi="Times New Roman" w:cs="Times New Roman"/>
                <w:i/>
                <w:sz w:val="22"/>
                <w:szCs w:val="22"/>
              </w:rPr>
            </w:pPr>
            <w:r w:rsidRPr="0038758F">
              <w:rPr>
                <w:rFonts w:ascii="Times New Roman" w:eastAsia="Calibri" w:hAnsi="Times New Roman" w:cs="Times New Roman"/>
                <w:i/>
                <w:sz w:val="22"/>
                <w:szCs w:val="22"/>
              </w:rPr>
              <w:t>(Please provide information about how P is currently being cared for</w:t>
            </w:r>
            <w:r>
              <w:rPr>
                <w:rFonts w:ascii="Times New Roman" w:eastAsia="Calibri" w:hAnsi="Times New Roman" w:cs="Times New Roman"/>
                <w:i/>
                <w:sz w:val="22"/>
                <w:szCs w:val="22"/>
              </w:rPr>
              <w:t xml:space="preserve"> </w:t>
            </w:r>
            <w:r w:rsidRPr="0038758F">
              <w:rPr>
                <w:rFonts w:ascii="Times New Roman" w:eastAsia="Calibri" w:hAnsi="Times New Roman" w:cs="Times New Roman"/>
                <w:i/>
                <w:sz w:val="22"/>
                <w:szCs w:val="22"/>
              </w:rPr>
              <w:t>and who is P’s main caregiver(s))</w:t>
            </w:r>
          </w:p>
          <w:p w14:paraId="4A3958CB" w14:textId="689D31E1" w:rsidR="0011790A" w:rsidRPr="0092350C" w:rsidRDefault="0011790A" w:rsidP="0092350C">
            <w:pPr>
              <w:autoSpaceDE w:val="0"/>
              <w:autoSpaceDN w:val="0"/>
              <w:adjustRightInd w:val="0"/>
              <w:spacing w:before="0" w:after="0"/>
              <w:jc w:val="both"/>
              <w:rPr>
                <w:rFonts w:ascii="Times New Roman" w:eastAsia="Calibri" w:hAnsi="Times New Roman" w:cs="Times New Roman"/>
                <w:i/>
                <w:sz w:val="22"/>
                <w:szCs w:val="22"/>
              </w:rPr>
            </w:pPr>
          </w:p>
          <w:p w14:paraId="15103A4B"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i/>
                <w:sz w:val="22"/>
                <w:szCs w:val="22"/>
              </w:rPr>
            </w:pPr>
          </w:p>
          <w:p w14:paraId="2A98FADB"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i/>
                <w:sz w:val="22"/>
                <w:szCs w:val="22"/>
              </w:rPr>
            </w:pPr>
          </w:p>
          <w:p w14:paraId="49DC7275"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i/>
                <w:sz w:val="22"/>
                <w:szCs w:val="22"/>
              </w:rPr>
            </w:pPr>
          </w:p>
          <w:p w14:paraId="291FD69C"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i/>
                <w:sz w:val="22"/>
                <w:szCs w:val="22"/>
              </w:rPr>
            </w:pPr>
          </w:p>
          <w:p w14:paraId="4578EBEC"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i/>
                <w:sz w:val="22"/>
                <w:szCs w:val="22"/>
              </w:rPr>
            </w:pPr>
          </w:p>
          <w:p w14:paraId="4AFFA0FD"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i/>
                <w:sz w:val="22"/>
                <w:szCs w:val="22"/>
              </w:rPr>
            </w:pPr>
          </w:p>
          <w:p w14:paraId="4BCFE519"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i/>
                <w:sz w:val="22"/>
                <w:szCs w:val="22"/>
              </w:rPr>
            </w:pPr>
          </w:p>
        </w:tc>
      </w:tr>
      <w:tr w:rsidR="0011790A" w:rsidRPr="0092350C" w14:paraId="6C0AD1F3" w14:textId="77777777" w:rsidTr="00D16B86">
        <w:trPr>
          <w:divId w:val="2116439976"/>
          <w:tblCellSpacing w:w="142" w:type="dxa"/>
        </w:trPr>
        <w:tc>
          <w:tcPr>
            <w:tcW w:w="4643" w:type="pct"/>
            <w:shd w:val="clear" w:color="auto" w:fill="auto"/>
          </w:tcPr>
          <w:p w14:paraId="14F4968F" w14:textId="79F37773" w:rsidR="0038758F" w:rsidRDefault="0038758F" w:rsidP="0038758F">
            <w:pPr>
              <w:autoSpaceDE w:val="0"/>
              <w:autoSpaceDN w:val="0"/>
              <w:adjustRightInd w:val="0"/>
              <w:spacing w:before="0" w:after="0" w:line="240" w:lineRule="auto"/>
              <w:rPr>
                <w:rFonts w:ascii="Times New Roman" w:eastAsia="Calibri" w:hAnsi="Times New Roman" w:cs="Times New Roman"/>
                <w:b/>
                <w:szCs w:val="22"/>
                <w:lang w:eastAsia="en-GB"/>
              </w:rPr>
            </w:pPr>
            <w:r w:rsidRPr="00632015">
              <w:rPr>
                <w:rFonts w:ascii="Times New Roman" w:eastAsia="Calibri" w:hAnsi="Times New Roman" w:cs="Times New Roman"/>
                <w:b/>
                <w:szCs w:val="22"/>
                <w:lang w:eastAsia="en-GB"/>
              </w:rPr>
              <w:t>k)</w:t>
            </w:r>
            <w:r w:rsidRPr="00632015">
              <w:rPr>
                <w:rFonts w:ascii="Times New Roman" w:eastAsia="Calibri" w:hAnsi="Times New Roman" w:cs="Times New Roman"/>
                <w:b/>
                <w:szCs w:val="22"/>
                <w:lang w:eastAsia="en-GB"/>
              </w:rPr>
              <w:tab/>
              <w:t>P’s</w:t>
            </w:r>
            <w:r>
              <w:rPr>
                <w:rFonts w:ascii="Times New Roman" w:eastAsia="Calibri" w:hAnsi="Times New Roman" w:cs="Times New Roman"/>
                <w:b/>
                <w:szCs w:val="22"/>
                <w:lang w:eastAsia="en-GB"/>
              </w:rPr>
              <w:t xml:space="preserve"> </w:t>
            </w:r>
            <w:r w:rsidRPr="00632015">
              <w:rPr>
                <w:rFonts w:ascii="Times New Roman" w:eastAsia="Calibri" w:hAnsi="Times New Roman" w:cs="Times New Roman"/>
                <w:b/>
                <w:szCs w:val="22"/>
                <w:lang w:eastAsia="en-GB"/>
              </w:rPr>
              <w:t>expenses:</w:t>
            </w:r>
          </w:p>
          <w:p w14:paraId="06409ADC" w14:textId="77777777" w:rsidR="0038758F" w:rsidRPr="00C32762" w:rsidRDefault="0038758F" w:rsidP="0038758F">
            <w:pPr>
              <w:autoSpaceDE w:val="0"/>
              <w:autoSpaceDN w:val="0"/>
              <w:adjustRightInd w:val="0"/>
              <w:spacing w:before="0" w:after="0" w:line="240" w:lineRule="auto"/>
              <w:rPr>
                <w:rFonts w:ascii="Times New Roman" w:eastAsia="Calibri" w:hAnsi="Times New Roman" w:cs="Times New Roman"/>
                <w:b/>
                <w:szCs w:val="22"/>
                <w:u w:val="single"/>
                <w:lang w:eastAsia="en-GB"/>
              </w:rPr>
            </w:pPr>
            <w:r>
              <w:rPr>
                <w:rFonts w:ascii="Times New Roman" w:eastAsia="Calibri" w:hAnsi="Times New Roman" w:cs="Times New Roman"/>
                <w:i/>
                <w:szCs w:val="22"/>
                <w:lang w:eastAsia="en-GB"/>
              </w:rPr>
              <w:tab/>
            </w:r>
            <w:r w:rsidRPr="0038758F">
              <w:rPr>
                <w:rFonts w:ascii="Times New Roman" w:eastAsia="Calibri" w:hAnsi="Times New Roman" w:cs="Times New Roman"/>
                <w:i/>
                <w:szCs w:val="22"/>
                <w:u w:val="single"/>
                <w:lang w:eastAsia="en-GB"/>
              </w:rPr>
              <w:t>(</w:t>
            </w:r>
            <w:r w:rsidRPr="0038758F">
              <w:rPr>
                <w:rFonts w:ascii="Times New Roman" w:eastAsia="Calibri" w:hAnsi="Times New Roman" w:cs="Times New Roman"/>
                <w:i/>
                <w:szCs w:val="22"/>
                <w:lang w:eastAsia="en-GB"/>
              </w:rPr>
              <w:t xml:space="preserve">Please include any expenses which P currently does not have but </w:t>
            </w:r>
            <w:r w:rsidRPr="0038758F">
              <w:rPr>
                <w:rFonts w:ascii="Times New Roman" w:eastAsia="Calibri" w:hAnsi="Times New Roman" w:cs="Times New Roman"/>
                <w:i/>
                <w:szCs w:val="22"/>
                <w:lang w:eastAsia="en-GB"/>
              </w:rPr>
              <w:tab/>
              <w:t>is expected to incur in future and indicate these with an ‘*’)</w:t>
            </w:r>
          </w:p>
          <w:p w14:paraId="7781A929" w14:textId="77777777" w:rsidR="0038758F" w:rsidRPr="00632015" w:rsidRDefault="0038758F" w:rsidP="0038758F">
            <w:pPr>
              <w:autoSpaceDE w:val="0"/>
              <w:autoSpaceDN w:val="0"/>
              <w:adjustRightInd w:val="0"/>
              <w:spacing w:before="0" w:after="0" w:line="240" w:lineRule="auto"/>
              <w:rPr>
                <w:rFonts w:ascii="Times New Roman" w:eastAsia="Calibri" w:hAnsi="Times New Roman" w:cs="Times New Roman"/>
                <w:b/>
                <w:szCs w:val="22"/>
                <w:lang w:eastAsia="en-GB"/>
              </w:rPr>
            </w:pPr>
          </w:p>
          <w:p w14:paraId="44436F6C" w14:textId="77777777" w:rsidR="0038758F" w:rsidRPr="00632015" w:rsidRDefault="0038758F" w:rsidP="0038758F">
            <w:pPr>
              <w:autoSpaceDE w:val="0"/>
              <w:autoSpaceDN w:val="0"/>
              <w:adjustRightInd w:val="0"/>
              <w:spacing w:before="0" w:after="0" w:line="240" w:lineRule="auto"/>
              <w:rPr>
                <w:rFonts w:ascii="Times New Roman" w:eastAsia="Calibri" w:hAnsi="Times New Roman" w:cs="Times New Roman"/>
                <w:b/>
                <w:szCs w:val="22"/>
                <w:lang w:eastAsia="en-GB"/>
              </w:rPr>
            </w:pPr>
          </w:p>
          <w:tbl>
            <w:tblPr>
              <w:tblW w:w="0" w:type="auto"/>
              <w:tblInd w:w="31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01"/>
              <w:gridCol w:w="3350"/>
            </w:tblGrid>
            <w:tr w:rsidR="0038758F" w:rsidRPr="00632015" w14:paraId="7B48ED05" w14:textId="77777777" w:rsidTr="00892A9E">
              <w:tc>
                <w:tcPr>
                  <w:tcW w:w="3642" w:type="dxa"/>
                  <w:shd w:val="clear" w:color="auto" w:fill="auto"/>
                  <w:tcMar>
                    <w:top w:w="57" w:type="dxa"/>
                    <w:bottom w:w="57" w:type="dxa"/>
                  </w:tcMar>
                </w:tcPr>
                <w:p w14:paraId="6A1660DE" w14:textId="77777777" w:rsidR="0038758F" w:rsidRPr="0038758F" w:rsidRDefault="0038758F" w:rsidP="0038758F">
                  <w:pPr>
                    <w:autoSpaceDE w:val="0"/>
                    <w:autoSpaceDN w:val="0"/>
                    <w:adjustRightInd w:val="0"/>
                    <w:spacing w:before="0" w:after="0" w:line="240" w:lineRule="auto"/>
                    <w:jc w:val="center"/>
                    <w:rPr>
                      <w:rFonts w:ascii="Times New Roman" w:eastAsia="Calibri" w:hAnsi="Times New Roman" w:cs="Times New Roman"/>
                      <w:b/>
                      <w:szCs w:val="22"/>
                      <w:u w:val="single"/>
                      <w:lang w:eastAsia="en-GB"/>
                    </w:rPr>
                  </w:pPr>
                  <w:r w:rsidRPr="0038758F">
                    <w:rPr>
                      <w:rFonts w:ascii="Times New Roman" w:eastAsia="Calibri" w:hAnsi="Times New Roman" w:cs="Times New Roman"/>
                      <w:b/>
                      <w:szCs w:val="22"/>
                      <w:u w:val="single"/>
                      <w:lang w:eastAsia="en-GB"/>
                    </w:rPr>
                    <w:t>Type / Frequency</w:t>
                  </w:r>
                </w:p>
                <w:p w14:paraId="778F0E4B" w14:textId="77777777" w:rsidR="0038758F" w:rsidRPr="00C32762" w:rsidRDefault="0038758F" w:rsidP="0038758F">
                  <w:pPr>
                    <w:autoSpaceDE w:val="0"/>
                    <w:autoSpaceDN w:val="0"/>
                    <w:adjustRightInd w:val="0"/>
                    <w:spacing w:before="0" w:after="0" w:line="240" w:lineRule="auto"/>
                    <w:jc w:val="center"/>
                    <w:rPr>
                      <w:rFonts w:ascii="Times New Roman" w:eastAsia="Calibri" w:hAnsi="Times New Roman" w:cs="Times New Roman"/>
                      <w:i/>
                      <w:color w:val="FF0000"/>
                      <w:szCs w:val="22"/>
                      <w:u w:val="single"/>
                      <w:lang w:eastAsia="en-GB"/>
                    </w:rPr>
                  </w:pPr>
                  <w:r w:rsidRPr="0038758F">
                    <w:rPr>
                      <w:rFonts w:ascii="Times New Roman" w:eastAsia="Calibri" w:hAnsi="Times New Roman" w:cs="Times New Roman"/>
                      <w:i/>
                      <w:szCs w:val="22"/>
                      <w:u w:val="single"/>
                      <w:lang w:eastAsia="en-GB"/>
                    </w:rPr>
                    <w:t>(</w:t>
                  </w:r>
                  <w:r w:rsidRPr="0038758F">
                    <w:rPr>
                      <w:rFonts w:ascii="Times New Roman" w:eastAsia="Calibri" w:hAnsi="Times New Roman" w:cs="Times New Roman"/>
                      <w:i/>
                      <w:szCs w:val="22"/>
                      <w:lang w:eastAsia="en-GB"/>
                    </w:rPr>
                    <w:t>e.g. food/monthly, insurance/annually</w:t>
                  </w:r>
                  <w:r w:rsidRPr="0038758F">
                    <w:rPr>
                      <w:rFonts w:ascii="Times New Roman" w:eastAsia="Calibri" w:hAnsi="Times New Roman" w:cs="Times New Roman"/>
                      <w:i/>
                      <w:szCs w:val="22"/>
                      <w:u w:val="single"/>
                      <w:lang w:eastAsia="en-GB"/>
                    </w:rPr>
                    <w:t>)</w:t>
                  </w:r>
                </w:p>
              </w:tc>
              <w:tc>
                <w:tcPr>
                  <w:tcW w:w="3588" w:type="dxa"/>
                  <w:shd w:val="clear" w:color="auto" w:fill="auto"/>
                  <w:tcMar>
                    <w:top w:w="57" w:type="dxa"/>
                    <w:bottom w:w="57" w:type="dxa"/>
                  </w:tcMar>
                </w:tcPr>
                <w:p w14:paraId="462457CB" w14:textId="77777777" w:rsidR="0038758F" w:rsidRPr="00C32762" w:rsidRDefault="0038758F" w:rsidP="0038758F">
                  <w:pPr>
                    <w:autoSpaceDE w:val="0"/>
                    <w:autoSpaceDN w:val="0"/>
                    <w:adjustRightInd w:val="0"/>
                    <w:spacing w:before="0" w:after="0" w:line="240" w:lineRule="auto"/>
                    <w:jc w:val="center"/>
                    <w:rPr>
                      <w:rFonts w:ascii="Times New Roman" w:eastAsia="Calibri" w:hAnsi="Times New Roman" w:cs="Times New Roman"/>
                      <w:b/>
                      <w:color w:val="FF0000"/>
                      <w:szCs w:val="22"/>
                      <w:u w:val="single"/>
                      <w:lang w:eastAsia="en-GB"/>
                    </w:rPr>
                  </w:pPr>
                  <w:r w:rsidRPr="0038758F">
                    <w:rPr>
                      <w:rFonts w:ascii="Times New Roman" w:eastAsia="Calibri" w:hAnsi="Times New Roman" w:cs="Times New Roman"/>
                      <w:b/>
                      <w:szCs w:val="22"/>
                      <w:u w:val="single"/>
                      <w:lang w:eastAsia="en-GB"/>
                    </w:rPr>
                    <w:t>Amount</w:t>
                  </w:r>
                </w:p>
              </w:tc>
            </w:tr>
            <w:tr w:rsidR="0038758F" w:rsidRPr="00632015" w14:paraId="5B56DF7F" w14:textId="77777777" w:rsidTr="00892A9E">
              <w:tc>
                <w:tcPr>
                  <w:tcW w:w="3642" w:type="dxa"/>
                  <w:shd w:val="clear" w:color="auto" w:fill="auto"/>
                  <w:tcMar>
                    <w:top w:w="57" w:type="dxa"/>
                    <w:bottom w:w="57" w:type="dxa"/>
                  </w:tcMar>
                </w:tcPr>
                <w:p w14:paraId="37B9D6B2" w14:textId="77777777" w:rsidR="0038758F" w:rsidRPr="00632015" w:rsidRDefault="0038758F" w:rsidP="0038758F">
                  <w:pPr>
                    <w:autoSpaceDE w:val="0"/>
                    <w:autoSpaceDN w:val="0"/>
                    <w:adjustRightInd w:val="0"/>
                    <w:spacing w:before="0" w:after="0" w:line="240" w:lineRule="auto"/>
                    <w:jc w:val="center"/>
                    <w:rPr>
                      <w:rFonts w:ascii="Times New Roman" w:eastAsia="Calibri" w:hAnsi="Times New Roman" w:cs="Times New Roman"/>
                      <w:szCs w:val="22"/>
                      <w:lang w:eastAsia="en-GB"/>
                    </w:rPr>
                  </w:pPr>
                </w:p>
                <w:p w14:paraId="6F6E4A7F" w14:textId="77777777" w:rsidR="0038758F" w:rsidRPr="00632015" w:rsidRDefault="0038758F" w:rsidP="0038758F">
                  <w:pPr>
                    <w:autoSpaceDE w:val="0"/>
                    <w:autoSpaceDN w:val="0"/>
                    <w:adjustRightInd w:val="0"/>
                    <w:spacing w:before="0" w:after="0" w:line="240" w:lineRule="auto"/>
                    <w:rPr>
                      <w:rFonts w:ascii="Times New Roman" w:eastAsia="Calibri" w:hAnsi="Times New Roman" w:cs="Times New Roman"/>
                      <w:szCs w:val="22"/>
                      <w:lang w:eastAsia="en-GB"/>
                    </w:rPr>
                  </w:pPr>
                </w:p>
                <w:p w14:paraId="752CD030" w14:textId="77777777" w:rsidR="0038758F" w:rsidRPr="00632015" w:rsidRDefault="0038758F" w:rsidP="0038758F">
                  <w:pPr>
                    <w:autoSpaceDE w:val="0"/>
                    <w:autoSpaceDN w:val="0"/>
                    <w:adjustRightInd w:val="0"/>
                    <w:spacing w:before="0" w:after="0" w:line="240" w:lineRule="auto"/>
                    <w:jc w:val="center"/>
                    <w:rPr>
                      <w:rFonts w:ascii="Times New Roman" w:eastAsia="Calibri" w:hAnsi="Times New Roman" w:cs="Times New Roman"/>
                      <w:szCs w:val="22"/>
                      <w:lang w:eastAsia="en-GB"/>
                    </w:rPr>
                  </w:pPr>
                </w:p>
                <w:p w14:paraId="533BAA90" w14:textId="77777777" w:rsidR="0038758F" w:rsidRPr="00632015" w:rsidRDefault="0038758F" w:rsidP="0038758F">
                  <w:pPr>
                    <w:autoSpaceDE w:val="0"/>
                    <w:autoSpaceDN w:val="0"/>
                    <w:adjustRightInd w:val="0"/>
                    <w:spacing w:before="0" w:after="0" w:line="240" w:lineRule="auto"/>
                    <w:jc w:val="center"/>
                    <w:rPr>
                      <w:rFonts w:ascii="Times New Roman" w:eastAsia="Calibri" w:hAnsi="Times New Roman" w:cs="Times New Roman"/>
                      <w:szCs w:val="22"/>
                      <w:lang w:eastAsia="en-GB"/>
                    </w:rPr>
                  </w:pPr>
                </w:p>
                <w:p w14:paraId="330B2A29" w14:textId="77777777" w:rsidR="0038758F" w:rsidRPr="00632015" w:rsidRDefault="0038758F" w:rsidP="0038758F">
                  <w:pPr>
                    <w:autoSpaceDE w:val="0"/>
                    <w:autoSpaceDN w:val="0"/>
                    <w:adjustRightInd w:val="0"/>
                    <w:spacing w:before="0" w:after="0" w:line="240" w:lineRule="auto"/>
                    <w:jc w:val="center"/>
                    <w:rPr>
                      <w:rFonts w:ascii="Times New Roman" w:eastAsia="Calibri" w:hAnsi="Times New Roman" w:cs="Times New Roman"/>
                      <w:szCs w:val="22"/>
                      <w:lang w:eastAsia="en-GB"/>
                    </w:rPr>
                  </w:pPr>
                </w:p>
                <w:p w14:paraId="4E5D242F" w14:textId="77777777" w:rsidR="0038758F" w:rsidRPr="00632015" w:rsidRDefault="0038758F" w:rsidP="0038758F">
                  <w:pPr>
                    <w:autoSpaceDE w:val="0"/>
                    <w:autoSpaceDN w:val="0"/>
                    <w:adjustRightInd w:val="0"/>
                    <w:spacing w:before="0" w:after="0" w:line="240" w:lineRule="auto"/>
                    <w:rPr>
                      <w:rFonts w:ascii="Times New Roman" w:eastAsia="Calibri" w:hAnsi="Times New Roman" w:cs="Times New Roman"/>
                      <w:szCs w:val="22"/>
                      <w:lang w:eastAsia="en-GB"/>
                    </w:rPr>
                  </w:pPr>
                </w:p>
                <w:p w14:paraId="66420F3D" w14:textId="77777777" w:rsidR="0038758F" w:rsidRDefault="0038758F" w:rsidP="0038758F">
                  <w:pPr>
                    <w:autoSpaceDE w:val="0"/>
                    <w:autoSpaceDN w:val="0"/>
                    <w:adjustRightInd w:val="0"/>
                    <w:spacing w:before="0" w:after="0" w:line="240" w:lineRule="auto"/>
                    <w:jc w:val="center"/>
                    <w:rPr>
                      <w:rFonts w:ascii="Times New Roman" w:eastAsia="Calibri" w:hAnsi="Times New Roman" w:cs="Times New Roman"/>
                      <w:szCs w:val="22"/>
                      <w:lang w:eastAsia="en-GB"/>
                    </w:rPr>
                  </w:pPr>
                </w:p>
                <w:p w14:paraId="0F4F9425" w14:textId="77777777" w:rsidR="0038758F" w:rsidRPr="00632015" w:rsidRDefault="0038758F" w:rsidP="0038758F">
                  <w:pPr>
                    <w:autoSpaceDE w:val="0"/>
                    <w:autoSpaceDN w:val="0"/>
                    <w:adjustRightInd w:val="0"/>
                    <w:spacing w:before="0" w:after="0" w:line="240" w:lineRule="auto"/>
                    <w:jc w:val="center"/>
                    <w:rPr>
                      <w:rFonts w:ascii="Times New Roman" w:eastAsia="Calibri" w:hAnsi="Times New Roman" w:cs="Times New Roman"/>
                      <w:szCs w:val="22"/>
                      <w:lang w:eastAsia="en-GB"/>
                    </w:rPr>
                  </w:pPr>
                </w:p>
              </w:tc>
              <w:tc>
                <w:tcPr>
                  <w:tcW w:w="3588" w:type="dxa"/>
                  <w:shd w:val="clear" w:color="auto" w:fill="auto"/>
                  <w:tcMar>
                    <w:top w:w="57" w:type="dxa"/>
                    <w:bottom w:w="57" w:type="dxa"/>
                  </w:tcMar>
                </w:tcPr>
                <w:p w14:paraId="7AF30204" w14:textId="77777777" w:rsidR="0038758F" w:rsidRDefault="0038758F" w:rsidP="0038758F">
                  <w:pPr>
                    <w:autoSpaceDE w:val="0"/>
                    <w:autoSpaceDN w:val="0"/>
                    <w:adjustRightInd w:val="0"/>
                    <w:spacing w:before="0" w:after="0" w:line="240" w:lineRule="auto"/>
                    <w:jc w:val="center"/>
                    <w:rPr>
                      <w:rFonts w:ascii="Times New Roman" w:eastAsia="Calibri" w:hAnsi="Times New Roman" w:cs="Times New Roman"/>
                      <w:szCs w:val="22"/>
                      <w:lang w:eastAsia="en-GB"/>
                    </w:rPr>
                  </w:pPr>
                </w:p>
                <w:p w14:paraId="57A14498" w14:textId="77777777" w:rsidR="0038758F" w:rsidRDefault="0038758F" w:rsidP="0038758F">
                  <w:pPr>
                    <w:autoSpaceDE w:val="0"/>
                    <w:autoSpaceDN w:val="0"/>
                    <w:adjustRightInd w:val="0"/>
                    <w:spacing w:before="0" w:after="0" w:line="240" w:lineRule="auto"/>
                    <w:jc w:val="center"/>
                    <w:rPr>
                      <w:rFonts w:ascii="Times New Roman" w:eastAsia="Calibri" w:hAnsi="Times New Roman" w:cs="Times New Roman"/>
                      <w:szCs w:val="22"/>
                      <w:lang w:eastAsia="en-GB"/>
                    </w:rPr>
                  </w:pPr>
                </w:p>
                <w:p w14:paraId="60D15FD9" w14:textId="77777777" w:rsidR="0038758F" w:rsidRPr="00632015" w:rsidRDefault="0038758F" w:rsidP="0038758F">
                  <w:pPr>
                    <w:autoSpaceDE w:val="0"/>
                    <w:autoSpaceDN w:val="0"/>
                    <w:adjustRightInd w:val="0"/>
                    <w:spacing w:before="0" w:after="0" w:line="240" w:lineRule="auto"/>
                    <w:jc w:val="center"/>
                    <w:rPr>
                      <w:rFonts w:ascii="Times New Roman" w:eastAsia="Calibri" w:hAnsi="Times New Roman" w:cs="Times New Roman"/>
                      <w:szCs w:val="22"/>
                      <w:lang w:eastAsia="en-GB"/>
                    </w:rPr>
                  </w:pPr>
                </w:p>
              </w:tc>
            </w:tr>
            <w:tr w:rsidR="0038758F" w:rsidRPr="00632015" w14:paraId="304CEE15" w14:textId="77777777" w:rsidTr="00892A9E">
              <w:tc>
                <w:tcPr>
                  <w:tcW w:w="3642" w:type="dxa"/>
                  <w:shd w:val="clear" w:color="auto" w:fill="auto"/>
                  <w:tcMar>
                    <w:top w:w="57" w:type="dxa"/>
                    <w:bottom w:w="57" w:type="dxa"/>
                  </w:tcMar>
                </w:tcPr>
                <w:p w14:paraId="2EC8F8E8" w14:textId="77777777" w:rsidR="0038758F" w:rsidRPr="0038758F" w:rsidRDefault="0038758F" w:rsidP="0038758F">
                  <w:pPr>
                    <w:autoSpaceDE w:val="0"/>
                    <w:autoSpaceDN w:val="0"/>
                    <w:adjustRightInd w:val="0"/>
                    <w:spacing w:before="0" w:after="0" w:line="240" w:lineRule="auto"/>
                    <w:jc w:val="center"/>
                    <w:rPr>
                      <w:rFonts w:ascii="Times New Roman" w:eastAsia="Calibri" w:hAnsi="Times New Roman" w:cs="Times New Roman"/>
                      <w:b/>
                      <w:szCs w:val="22"/>
                      <w:lang w:eastAsia="en-GB"/>
                    </w:rPr>
                  </w:pPr>
                  <w:r w:rsidRPr="0038758F">
                    <w:rPr>
                      <w:rFonts w:ascii="Times New Roman" w:eastAsia="Calibri" w:hAnsi="Times New Roman" w:cs="Times New Roman"/>
                      <w:b/>
                      <w:szCs w:val="22"/>
                      <w:lang w:eastAsia="en-GB"/>
                    </w:rPr>
                    <w:t>TOTAL</w:t>
                  </w:r>
                </w:p>
              </w:tc>
              <w:tc>
                <w:tcPr>
                  <w:tcW w:w="3588" w:type="dxa"/>
                  <w:shd w:val="clear" w:color="auto" w:fill="auto"/>
                  <w:tcMar>
                    <w:top w:w="57" w:type="dxa"/>
                    <w:bottom w:w="57" w:type="dxa"/>
                  </w:tcMar>
                </w:tcPr>
                <w:p w14:paraId="6F01BA17" w14:textId="77777777" w:rsidR="0038758F" w:rsidRPr="00632015" w:rsidRDefault="0038758F" w:rsidP="0038758F">
                  <w:pPr>
                    <w:autoSpaceDE w:val="0"/>
                    <w:autoSpaceDN w:val="0"/>
                    <w:adjustRightInd w:val="0"/>
                    <w:spacing w:before="0" w:after="0" w:line="240" w:lineRule="auto"/>
                    <w:rPr>
                      <w:rFonts w:ascii="Times New Roman" w:eastAsia="Calibri" w:hAnsi="Times New Roman" w:cs="Times New Roman"/>
                      <w:szCs w:val="22"/>
                      <w:lang w:eastAsia="en-GB"/>
                    </w:rPr>
                  </w:pPr>
                </w:p>
              </w:tc>
            </w:tr>
          </w:tbl>
          <w:p w14:paraId="1BBAE5B3"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b/>
                <w:sz w:val="22"/>
                <w:szCs w:val="22"/>
              </w:rPr>
            </w:pPr>
          </w:p>
        </w:tc>
      </w:tr>
      <w:tr w:rsidR="0011790A" w:rsidRPr="0092350C" w14:paraId="3E9975FE" w14:textId="77777777" w:rsidTr="00D16B86">
        <w:trPr>
          <w:divId w:val="2116439976"/>
          <w:tblCellSpacing w:w="142" w:type="dxa"/>
        </w:trPr>
        <w:tc>
          <w:tcPr>
            <w:tcW w:w="4643" w:type="pct"/>
            <w:shd w:val="clear" w:color="auto" w:fill="auto"/>
          </w:tcPr>
          <w:p w14:paraId="762553E1"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lastRenderedPageBreak/>
              <w:t>(l)</w:t>
            </w:r>
            <w:r w:rsidRPr="0092350C">
              <w:rPr>
                <w:rFonts w:ascii="Times New Roman" w:eastAsia="Calibri" w:hAnsi="Times New Roman" w:cs="Times New Roman"/>
                <w:b/>
                <w:sz w:val="22"/>
                <w:szCs w:val="22"/>
              </w:rPr>
              <w:tab/>
              <w:t>P’s monthly income and sources of such income:</w:t>
            </w:r>
          </w:p>
          <w:p w14:paraId="110FE1A4" w14:textId="475C047A" w:rsidR="0011790A" w:rsidRPr="00F408A1" w:rsidRDefault="00F408A1" w:rsidP="0092350C">
            <w:pPr>
              <w:autoSpaceDE w:val="0"/>
              <w:autoSpaceDN w:val="0"/>
              <w:adjustRightInd w:val="0"/>
              <w:spacing w:before="0" w:after="0"/>
              <w:jc w:val="both"/>
              <w:rPr>
                <w:rFonts w:ascii="Times New Roman" w:eastAsia="Calibri" w:hAnsi="Times New Roman" w:cs="Times New Roman"/>
                <w:bCs/>
                <w:sz w:val="22"/>
                <w:szCs w:val="22"/>
              </w:rPr>
            </w:pPr>
            <w:r w:rsidRPr="00F408A1">
              <w:rPr>
                <w:rFonts w:ascii="Times New Roman" w:eastAsia="Calibri" w:hAnsi="Times New Roman" w:cs="Times New Roman"/>
                <w:bCs/>
                <w:sz w:val="22"/>
                <w:szCs w:val="22"/>
              </w:rPr>
              <w:t>(Please include any income which P currently does not have but is expected to receive in future and indicate these with an ‘*’)</w:t>
            </w:r>
          </w:p>
          <w:tbl>
            <w:tblPr>
              <w:tblW w:w="0" w:type="auto"/>
              <w:tblInd w:w="31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70"/>
              <w:gridCol w:w="3381"/>
            </w:tblGrid>
            <w:tr w:rsidR="00F408A1" w:rsidRPr="00C32762" w14:paraId="71F4712F" w14:textId="77777777" w:rsidTr="00892A9E">
              <w:tc>
                <w:tcPr>
                  <w:tcW w:w="3642" w:type="dxa"/>
                  <w:shd w:val="clear" w:color="auto" w:fill="auto"/>
                  <w:tcMar>
                    <w:top w:w="57" w:type="dxa"/>
                    <w:bottom w:w="57" w:type="dxa"/>
                  </w:tcMar>
                </w:tcPr>
                <w:p w14:paraId="37298BCD" w14:textId="77777777" w:rsidR="00F408A1" w:rsidRPr="00F408A1" w:rsidRDefault="00F408A1" w:rsidP="00F408A1">
                  <w:pPr>
                    <w:autoSpaceDE w:val="0"/>
                    <w:autoSpaceDN w:val="0"/>
                    <w:adjustRightInd w:val="0"/>
                    <w:spacing w:before="0" w:after="0" w:line="240" w:lineRule="auto"/>
                    <w:jc w:val="center"/>
                    <w:rPr>
                      <w:rFonts w:ascii="Times New Roman" w:eastAsia="Calibri" w:hAnsi="Times New Roman" w:cs="Times New Roman"/>
                      <w:b/>
                      <w:szCs w:val="22"/>
                      <w:u w:val="single"/>
                      <w:lang w:eastAsia="en-GB"/>
                    </w:rPr>
                  </w:pPr>
                  <w:r w:rsidRPr="00F408A1">
                    <w:rPr>
                      <w:rFonts w:ascii="Times New Roman" w:eastAsia="Calibri" w:hAnsi="Times New Roman" w:cs="Times New Roman"/>
                      <w:b/>
                      <w:szCs w:val="22"/>
                      <w:u w:val="single"/>
                      <w:lang w:eastAsia="en-GB"/>
                    </w:rPr>
                    <w:t>Source of Income</w:t>
                  </w:r>
                </w:p>
                <w:p w14:paraId="4FE513B5" w14:textId="77777777" w:rsidR="00F408A1" w:rsidRPr="00F408A1" w:rsidRDefault="00F408A1" w:rsidP="00F408A1">
                  <w:pPr>
                    <w:autoSpaceDE w:val="0"/>
                    <w:autoSpaceDN w:val="0"/>
                    <w:adjustRightInd w:val="0"/>
                    <w:spacing w:before="0" w:after="0" w:line="240" w:lineRule="auto"/>
                    <w:jc w:val="center"/>
                    <w:rPr>
                      <w:rFonts w:ascii="Times New Roman" w:eastAsia="Calibri" w:hAnsi="Times New Roman" w:cs="Times New Roman"/>
                      <w:i/>
                      <w:szCs w:val="22"/>
                      <w:lang w:eastAsia="en-GB"/>
                    </w:rPr>
                  </w:pPr>
                  <w:r w:rsidRPr="00F408A1">
                    <w:rPr>
                      <w:rFonts w:ascii="Times New Roman" w:eastAsia="Calibri" w:hAnsi="Times New Roman" w:cs="Times New Roman"/>
                      <w:i/>
                      <w:szCs w:val="22"/>
                      <w:lang w:eastAsia="en-GB"/>
                    </w:rPr>
                    <w:t xml:space="preserve">(e.g. salary, insurance, government </w:t>
                  </w:r>
                  <w:proofErr w:type="spellStart"/>
                  <w:r w:rsidRPr="00F408A1">
                    <w:rPr>
                      <w:rFonts w:ascii="Times New Roman" w:eastAsia="Calibri" w:hAnsi="Times New Roman" w:cs="Times New Roman"/>
                      <w:i/>
                      <w:szCs w:val="22"/>
                      <w:lang w:eastAsia="en-GB"/>
                    </w:rPr>
                    <w:t>payouts</w:t>
                  </w:r>
                  <w:proofErr w:type="spellEnd"/>
                  <w:r w:rsidRPr="00F408A1">
                    <w:rPr>
                      <w:rFonts w:ascii="Times New Roman" w:eastAsia="Calibri" w:hAnsi="Times New Roman" w:cs="Times New Roman"/>
                      <w:i/>
                      <w:szCs w:val="22"/>
                      <w:lang w:eastAsia="en-GB"/>
                    </w:rPr>
                    <w:t>, rental etc</w:t>
                  </w:r>
                  <w:ins w:id="100" w:author="Adriene CHEONG (FJCOURTS)" w:date="2019-11-15T11:15:00Z">
                    <w:r w:rsidRPr="00F408A1">
                      <w:rPr>
                        <w:rFonts w:ascii="Times New Roman" w:eastAsia="Calibri" w:hAnsi="Times New Roman" w:cs="Times New Roman"/>
                        <w:i/>
                        <w:szCs w:val="22"/>
                        <w:lang w:eastAsia="en-GB"/>
                      </w:rPr>
                      <w:t>.</w:t>
                    </w:r>
                  </w:ins>
                  <w:r w:rsidRPr="00F408A1">
                    <w:rPr>
                      <w:rFonts w:ascii="Times New Roman" w:eastAsia="Calibri" w:hAnsi="Times New Roman" w:cs="Times New Roman"/>
                      <w:i/>
                      <w:szCs w:val="22"/>
                      <w:lang w:eastAsia="en-GB"/>
                    </w:rPr>
                    <w:t>)</w:t>
                  </w:r>
                </w:p>
              </w:tc>
              <w:tc>
                <w:tcPr>
                  <w:tcW w:w="3588" w:type="dxa"/>
                  <w:shd w:val="clear" w:color="auto" w:fill="auto"/>
                  <w:tcMar>
                    <w:top w:w="57" w:type="dxa"/>
                    <w:bottom w:w="57" w:type="dxa"/>
                  </w:tcMar>
                </w:tcPr>
                <w:p w14:paraId="2231F799" w14:textId="77777777" w:rsidR="00F408A1" w:rsidRPr="00F408A1" w:rsidRDefault="00F408A1" w:rsidP="00F408A1">
                  <w:pPr>
                    <w:autoSpaceDE w:val="0"/>
                    <w:autoSpaceDN w:val="0"/>
                    <w:adjustRightInd w:val="0"/>
                    <w:spacing w:before="0" w:after="0" w:line="240" w:lineRule="auto"/>
                    <w:jc w:val="center"/>
                    <w:rPr>
                      <w:rFonts w:ascii="Times New Roman" w:eastAsia="Calibri" w:hAnsi="Times New Roman" w:cs="Times New Roman"/>
                      <w:b/>
                      <w:szCs w:val="22"/>
                      <w:u w:val="single"/>
                      <w:lang w:eastAsia="en-GB"/>
                    </w:rPr>
                  </w:pPr>
                  <w:r w:rsidRPr="00F408A1">
                    <w:rPr>
                      <w:rFonts w:ascii="Times New Roman" w:eastAsia="Calibri" w:hAnsi="Times New Roman" w:cs="Times New Roman"/>
                      <w:b/>
                      <w:szCs w:val="22"/>
                      <w:u w:val="single"/>
                      <w:lang w:eastAsia="en-GB"/>
                    </w:rPr>
                    <w:t>Value</w:t>
                  </w:r>
                </w:p>
              </w:tc>
            </w:tr>
            <w:tr w:rsidR="00F408A1" w:rsidRPr="00C32762" w14:paraId="2404193B" w14:textId="77777777" w:rsidTr="00892A9E">
              <w:tc>
                <w:tcPr>
                  <w:tcW w:w="3642" w:type="dxa"/>
                  <w:shd w:val="clear" w:color="auto" w:fill="auto"/>
                  <w:tcMar>
                    <w:top w:w="57" w:type="dxa"/>
                    <w:bottom w:w="57" w:type="dxa"/>
                  </w:tcMar>
                </w:tcPr>
                <w:p w14:paraId="49A718A7" w14:textId="77777777" w:rsidR="00F408A1" w:rsidRPr="00F408A1" w:rsidRDefault="00F408A1" w:rsidP="00F408A1">
                  <w:pPr>
                    <w:autoSpaceDE w:val="0"/>
                    <w:autoSpaceDN w:val="0"/>
                    <w:adjustRightInd w:val="0"/>
                    <w:spacing w:before="0" w:after="0" w:line="240" w:lineRule="auto"/>
                    <w:jc w:val="center"/>
                    <w:rPr>
                      <w:rFonts w:ascii="Times New Roman" w:eastAsia="Calibri" w:hAnsi="Times New Roman" w:cs="Times New Roman"/>
                      <w:szCs w:val="22"/>
                      <w:u w:val="single"/>
                      <w:lang w:eastAsia="en-GB"/>
                    </w:rPr>
                  </w:pPr>
                </w:p>
                <w:p w14:paraId="2A698CD2" w14:textId="77777777" w:rsidR="00F408A1" w:rsidRPr="00F408A1" w:rsidRDefault="00F408A1" w:rsidP="00F408A1">
                  <w:pPr>
                    <w:autoSpaceDE w:val="0"/>
                    <w:autoSpaceDN w:val="0"/>
                    <w:adjustRightInd w:val="0"/>
                    <w:spacing w:before="0" w:after="0" w:line="240" w:lineRule="auto"/>
                    <w:jc w:val="center"/>
                    <w:rPr>
                      <w:rFonts w:ascii="Times New Roman" w:eastAsia="Calibri" w:hAnsi="Times New Roman" w:cs="Times New Roman"/>
                      <w:szCs w:val="22"/>
                      <w:u w:val="single"/>
                      <w:lang w:eastAsia="en-GB"/>
                    </w:rPr>
                  </w:pPr>
                </w:p>
                <w:p w14:paraId="2E4C1913" w14:textId="77777777" w:rsidR="00F408A1" w:rsidRPr="00F408A1" w:rsidRDefault="00F408A1" w:rsidP="00F408A1">
                  <w:pPr>
                    <w:autoSpaceDE w:val="0"/>
                    <w:autoSpaceDN w:val="0"/>
                    <w:adjustRightInd w:val="0"/>
                    <w:spacing w:before="0" w:after="0" w:line="240" w:lineRule="auto"/>
                    <w:jc w:val="center"/>
                    <w:rPr>
                      <w:rFonts w:ascii="Times New Roman" w:eastAsia="Calibri" w:hAnsi="Times New Roman" w:cs="Times New Roman"/>
                      <w:szCs w:val="22"/>
                      <w:u w:val="single"/>
                      <w:lang w:eastAsia="en-GB"/>
                    </w:rPr>
                  </w:pPr>
                </w:p>
                <w:p w14:paraId="386ABE00" w14:textId="77777777" w:rsidR="00F408A1" w:rsidRPr="00F408A1" w:rsidRDefault="00F408A1" w:rsidP="00F408A1">
                  <w:pPr>
                    <w:autoSpaceDE w:val="0"/>
                    <w:autoSpaceDN w:val="0"/>
                    <w:adjustRightInd w:val="0"/>
                    <w:spacing w:before="0" w:after="0" w:line="240" w:lineRule="auto"/>
                    <w:jc w:val="center"/>
                    <w:rPr>
                      <w:rFonts w:ascii="Times New Roman" w:eastAsia="Calibri" w:hAnsi="Times New Roman" w:cs="Times New Roman"/>
                      <w:szCs w:val="22"/>
                      <w:u w:val="single"/>
                      <w:lang w:eastAsia="en-GB"/>
                    </w:rPr>
                  </w:pPr>
                </w:p>
                <w:p w14:paraId="7207E681" w14:textId="77777777" w:rsidR="00F408A1" w:rsidRPr="00F408A1" w:rsidRDefault="00F408A1" w:rsidP="00F408A1">
                  <w:pPr>
                    <w:autoSpaceDE w:val="0"/>
                    <w:autoSpaceDN w:val="0"/>
                    <w:adjustRightInd w:val="0"/>
                    <w:spacing w:before="0" w:after="0" w:line="240" w:lineRule="auto"/>
                    <w:jc w:val="center"/>
                    <w:rPr>
                      <w:rFonts w:ascii="Times New Roman" w:eastAsia="Calibri" w:hAnsi="Times New Roman" w:cs="Times New Roman"/>
                      <w:szCs w:val="22"/>
                      <w:u w:val="single"/>
                      <w:lang w:eastAsia="en-GB"/>
                    </w:rPr>
                  </w:pPr>
                </w:p>
                <w:p w14:paraId="3422E145" w14:textId="77777777" w:rsidR="00F408A1" w:rsidRPr="00F408A1" w:rsidRDefault="00F408A1" w:rsidP="00F408A1">
                  <w:pPr>
                    <w:autoSpaceDE w:val="0"/>
                    <w:autoSpaceDN w:val="0"/>
                    <w:adjustRightInd w:val="0"/>
                    <w:spacing w:before="0" w:after="0" w:line="240" w:lineRule="auto"/>
                    <w:jc w:val="center"/>
                    <w:rPr>
                      <w:rFonts w:ascii="Times New Roman" w:eastAsia="Calibri" w:hAnsi="Times New Roman" w:cs="Times New Roman"/>
                      <w:szCs w:val="22"/>
                      <w:u w:val="single"/>
                      <w:lang w:eastAsia="en-GB"/>
                    </w:rPr>
                  </w:pPr>
                </w:p>
                <w:p w14:paraId="3928D807" w14:textId="77777777" w:rsidR="00F408A1" w:rsidRPr="00F408A1" w:rsidRDefault="00F408A1" w:rsidP="00F408A1">
                  <w:pPr>
                    <w:autoSpaceDE w:val="0"/>
                    <w:autoSpaceDN w:val="0"/>
                    <w:adjustRightInd w:val="0"/>
                    <w:spacing w:before="0" w:after="0" w:line="240" w:lineRule="auto"/>
                    <w:jc w:val="center"/>
                    <w:rPr>
                      <w:rFonts w:ascii="Times New Roman" w:eastAsia="Calibri" w:hAnsi="Times New Roman" w:cs="Times New Roman"/>
                      <w:szCs w:val="22"/>
                      <w:u w:val="single"/>
                      <w:lang w:eastAsia="en-GB"/>
                    </w:rPr>
                  </w:pPr>
                </w:p>
                <w:p w14:paraId="6EF454B7" w14:textId="77777777" w:rsidR="00F408A1" w:rsidRPr="00F408A1" w:rsidRDefault="00F408A1" w:rsidP="00F408A1">
                  <w:pPr>
                    <w:autoSpaceDE w:val="0"/>
                    <w:autoSpaceDN w:val="0"/>
                    <w:adjustRightInd w:val="0"/>
                    <w:spacing w:before="0" w:after="0" w:line="240" w:lineRule="auto"/>
                    <w:jc w:val="center"/>
                    <w:rPr>
                      <w:rFonts w:ascii="Times New Roman" w:eastAsia="Calibri" w:hAnsi="Times New Roman" w:cs="Times New Roman"/>
                      <w:szCs w:val="22"/>
                      <w:u w:val="single"/>
                      <w:lang w:eastAsia="en-GB"/>
                    </w:rPr>
                  </w:pPr>
                </w:p>
                <w:p w14:paraId="2E62D7F5" w14:textId="77777777" w:rsidR="00F408A1" w:rsidRPr="00F408A1" w:rsidRDefault="00F408A1" w:rsidP="00F408A1">
                  <w:pPr>
                    <w:autoSpaceDE w:val="0"/>
                    <w:autoSpaceDN w:val="0"/>
                    <w:adjustRightInd w:val="0"/>
                    <w:spacing w:before="0" w:after="0" w:line="240" w:lineRule="auto"/>
                    <w:jc w:val="center"/>
                    <w:rPr>
                      <w:rFonts w:ascii="Times New Roman" w:eastAsia="Calibri" w:hAnsi="Times New Roman" w:cs="Times New Roman"/>
                      <w:szCs w:val="22"/>
                      <w:u w:val="single"/>
                      <w:lang w:eastAsia="en-GB"/>
                    </w:rPr>
                  </w:pPr>
                </w:p>
              </w:tc>
              <w:tc>
                <w:tcPr>
                  <w:tcW w:w="3588" w:type="dxa"/>
                  <w:shd w:val="clear" w:color="auto" w:fill="auto"/>
                  <w:tcMar>
                    <w:top w:w="57" w:type="dxa"/>
                    <w:bottom w:w="57" w:type="dxa"/>
                  </w:tcMar>
                </w:tcPr>
                <w:p w14:paraId="2103A600" w14:textId="77777777" w:rsidR="00F408A1" w:rsidRPr="00F408A1" w:rsidRDefault="00F408A1" w:rsidP="00F408A1">
                  <w:pPr>
                    <w:autoSpaceDE w:val="0"/>
                    <w:autoSpaceDN w:val="0"/>
                    <w:adjustRightInd w:val="0"/>
                    <w:spacing w:before="0" w:after="0" w:line="240" w:lineRule="auto"/>
                    <w:jc w:val="center"/>
                    <w:rPr>
                      <w:rFonts w:ascii="Times New Roman" w:eastAsia="Calibri" w:hAnsi="Times New Roman" w:cs="Times New Roman"/>
                      <w:szCs w:val="22"/>
                      <w:u w:val="single"/>
                      <w:lang w:eastAsia="en-GB"/>
                    </w:rPr>
                  </w:pPr>
                </w:p>
              </w:tc>
            </w:tr>
            <w:tr w:rsidR="00F408A1" w:rsidRPr="00C32762" w14:paraId="3075E343" w14:textId="77777777" w:rsidTr="00892A9E">
              <w:tc>
                <w:tcPr>
                  <w:tcW w:w="3642" w:type="dxa"/>
                  <w:shd w:val="clear" w:color="auto" w:fill="auto"/>
                  <w:tcMar>
                    <w:top w:w="57" w:type="dxa"/>
                    <w:bottom w:w="57" w:type="dxa"/>
                  </w:tcMar>
                </w:tcPr>
                <w:p w14:paraId="4C48ADFF" w14:textId="77777777" w:rsidR="00F408A1" w:rsidRPr="00F408A1" w:rsidRDefault="00F408A1" w:rsidP="00F408A1">
                  <w:pPr>
                    <w:autoSpaceDE w:val="0"/>
                    <w:autoSpaceDN w:val="0"/>
                    <w:adjustRightInd w:val="0"/>
                    <w:spacing w:before="0" w:after="0" w:line="240" w:lineRule="auto"/>
                    <w:jc w:val="center"/>
                    <w:rPr>
                      <w:rFonts w:ascii="Times New Roman" w:eastAsia="Calibri" w:hAnsi="Times New Roman" w:cs="Times New Roman"/>
                      <w:b/>
                      <w:szCs w:val="22"/>
                      <w:u w:val="single"/>
                      <w:lang w:eastAsia="en-GB"/>
                    </w:rPr>
                  </w:pPr>
                  <w:r w:rsidRPr="00F408A1">
                    <w:rPr>
                      <w:rFonts w:ascii="Times New Roman" w:eastAsia="Calibri" w:hAnsi="Times New Roman" w:cs="Times New Roman"/>
                      <w:b/>
                      <w:szCs w:val="22"/>
                      <w:u w:val="single"/>
                      <w:lang w:eastAsia="en-GB"/>
                    </w:rPr>
                    <w:t>TOTAL</w:t>
                  </w:r>
                </w:p>
              </w:tc>
              <w:tc>
                <w:tcPr>
                  <w:tcW w:w="3588" w:type="dxa"/>
                  <w:shd w:val="clear" w:color="auto" w:fill="auto"/>
                  <w:tcMar>
                    <w:top w:w="57" w:type="dxa"/>
                    <w:bottom w:w="57" w:type="dxa"/>
                  </w:tcMar>
                </w:tcPr>
                <w:p w14:paraId="1B47E701" w14:textId="77777777" w:rsidR="00F408A1" w:rsidRPr="00F408A1" w:rsidRDefault="00F408A1" w:rsidP="00F408A1">
                  <w:pPr>
                    <w:autoSpaceDE w:val="0"/>
                    <w:autoSpaceDN w:val="0"/>
                    <w:adjustRightInd w:val="0"/>
                    <w:spacing w:before="0" w:after="0" w:line="240" w:lineRule="auto"/>
                    <w:jc w:val="center"/>
                    <w:rPr>
                      <w:rFonts w:ascii="Times New Roman" w:eastAsia="Calibri" w:hAnsi="Times New Roman" w:cs="Times New Roman"/>
                      <w:szCs w:val="22"/>
                      <w:u w:val="single"/>
                      <w:lang w:eastAsia="en-GB"/>
                    </w:rPr>
                  </w:pPr>
                </w:p>
              </w:tc>
            </w:tr>
          </w:tbl>
          <w:p w14:paraId="5186E203"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b/>
                <w:sz w:val="22"/>
                <w:szCs w:val="22"/>
              </w:rPr>
            </w:pPr>
          </w:p>
        </w:tc>
      </w:tr>
      <w:tr w:rsidR="0011790A" w:rsidRPr="0092350C" w14:paraId="3AE6CF5B" w14:textId="77777777" w:rsidTr="00D16B86">
        <w:trPr>
          <w:divId w:val="2116439976"/>
          <w:tblCellSpacing w:w="142" w:type="dxa"/>
        </w:trPr>
        <w:tc>
          <w:tcPr>
            <w:tcW w:w="4643" w:type="pct"/>
            <w:shd w:val="clear" w:color="auto" w:fill="auto"/>
          </w:tcPr>
          <w:p w14:paraId="20506725" w14:textId="77777777" w:rsidR="0011790A" w:rsidRPr="0092350C" w:rsidRDefault="0011790A" w:rsidP="0092350C">
            <w:pPr>
              <w:autoSpaceDE w:val="0"/>
              <w:autoSpaceDN w:val="0"/>
              <w:adjustRightInd w:val="0"/>
              <w:spacing w:before="0" w:after="0"/>
              <w:ind w:left="720" w:hanging="72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(m)</w:t>
            </w:r>
            <w:r w:rsidRPr="0092350C">
              <w:rPr>
                <w:rFonts w:ascii="Times New Roman" w:eastAsia="Calibri" w:hAnsi="Times New Roman" w:cs="Times New Roman"/>
                <w:b/>
                <w:sz w:val="22"/>
                <w:szCs w:val="22"/>
              </w:rPr>
              <w:tab/>
              <w:t>P’s assets and up to date value (to the best of your knowledge) of these assets:</w:t>
            </w:r>
          </w:p>
          <w:p w14:paraId="4791B010"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b/>
                <w:sz w:val="22"/>
                <w:szCs w:val="22"/>
              </w:rPr>
            </w:pPr>
          </w:p>
          <w:tbl>
            <w:tblPr>
              <w:tblW w:w="0" w:type="auto"/>
              <w:tblInd w:w="31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62"/>
              <w:gridCol w:w="3389"/>
            </w:tblGrid>
            <w:tr w:rsidR="0011790A" w:rsidRPr="0092350C" w14:paraId="040290D1" w14:textId="77777777" w:rsidTr="0092350C">
              <w:tc>
                <w:tcPr>
                  <w:tcW w:w="3642" w:type="dxa"/>
                  <w:shd w:val="clear" w:color="auto" w:fill="auto"/>
                  <w:tcMar>
                    <w:top w:w="57" w:type="dxa"/>
                    <w:bottom w:w="57" w:type="dxa"/>
                  </w:tcMar>
                </w:tcPr>
                <w:p w14:paraId="3B1C2370"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Assets</w:t>
                  </w:r>
                </w:p>
                <w:p w14:paraId="4188606C"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i/>
                      <w:sz w:val="22"/>
                      <w:szCs w:val="22"/>
                    </w:rPr>
                  </w:pPr>
                  <w:r w:rsidRPr="0092350C">
                    <w:rPr>
                      <w:rFonts w:ascii="Times New Roman" w:eastAsia="Calibri" w:hAnsi="Times New Roman" w:cs="Times New Roman"/>
                      <w:i/>
                      <w:sz w:val="22"/>
                      <w:szCs w:val="22"/>
                    </w:rPr>
                    <w:t>(e.g. bank accounts, CPF accounts, insurance policies, stocks and shares, property etc.)</w:t>
                  </w:r>
                </w:p>
              </w:tc>
              <w:tc>
                <w:tcPr>
                  <w:tcW w:w="3588" w:type="dxa"/>
                  <w:shd w:val="clear" w:color="auto" w:fill="auto"/>
                  <w:tcMar>
                    <w:top w:w="57" w:type="dxa"/>
                    <w:bottom w:w="57" w:type="dxa"/>
                  </w:tcMar>
                </w:tcPr>
                <w:p w14:paraId="27E7D5D2"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Value</w:t>
                  </w:r>
                </w:p>
              </w:tc>
            </w:tr>
            <w:tr w:rsidR="0011790A" w:rsidRPr="0092350C" w14:paraId="65D791D6" w14:textId="77777777" w:rsidTr="0092350C">
              <w:tc>
                <w:tcPr>
                  <w:tcW w:w="3642" w:type="dxa"/>
                  <w:shd w:val="clear" w:color="auto" w:fill="auto"/>
                  <w:tcMar>
                    <w:top w:w="57" w:type="dxa"/>
                    <w:bottom w:w="57" w:type="dxa"/>
                  </w:tcMar>
                </w:tcPr>
                <w:p w14:paraId="717A45E4"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sz w:val="22"/>
                      <w:szCs w:val="22"/>
                    </w:rPr>
                  </w:pPr>
                </w:p>
                <w:p w14:paraId="7AD81CDB"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sz w:val="22"/>
                      <w:szCs w:val="22"/>
                    </w:rPr>
                  </w:pPr>
                </w:p>
                <w:p w14:paraId="4FD80674"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sz w:val="22"/>
                      <w:szCs w:val="22"/>
                    </w:rPr>
                  </w:pPr>
                </w:p>
                <w:p w14:paraId="2D7C6496"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sz w:val="22"/>
                      <w:szCs w:val="22"/>
                    </w:rPr>
                  </w:pPr>
                </w:p>
                <w:p w14:paraId="182B9D2B"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sz w:val="22"/>
                      <w:szCs w:val="22"/>
                    </w:rPr>
                  </w:pPr>
                </w:p>
                <w:p w14:paraId="5C3949D2"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sz w:val="22"/>
                      <w:szCs w:val="22"/>
                    </w:rPr>
                  </w:pPr>
                </w:p>
                <w:p w14:paraId="1CD1D6E8"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sz w:val="22"/>
                      <w:szCs w:val="22"/>
                    </w:rPr>
                  </w:pPr>
                </w:p>
                <w:p w14:paraId="392E3F0D"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sz w:val="22"/>
                      <w:szCs w:val="22"/>
                    </w:rPr>
                  </w:pPr>
                </w:p>
                <w:p w14:paraId="3E35951D"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sz w:val="22"/>
                      <w:szCs w:val="22"/>
                    </w:rPr>
                  </w:pPr>
                </w:p>
                <w:p w14:paraId="28A646A3"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sz w:val="22"/>
                      <w:szCs w:val="22"/>
                    </w:rPr>
                  </w:pPr>
                </w:p>
              </w:tc>
              <w:tc>
                <w:tcPr>
                  <w:tcW w:w="3588" w:type="dxa"/>
                  <w:shd w:val="clear" w:color="auto" w:fill="auto"/>
                  <w:tcMar>
                    <w:top w:w="57" w:type="dxa"/>
                    <w:bottom w:w="57" w:type="dxa"/>
                  </w:tcMar>
                </w:tcPr>
                <w:p w14:paraId="0DF0B189"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sz w:val="22"/>
                      <w:szCs w:val="22"/>
                    </w:rPr>
                  </w:pPr>
                </w:p>
              </w:tc>
            </w:tr>
            <w:tr w:rsidR="0011790A" w:rsidRPr="0092350C" w14:paraId="1BE936CA" w14:textId="77777777" w:rsidTr="0092350C">
              <w:tc>
                <w:tcPr>
                  <w:tcW w:w="3642" w:type="dxa"/>
                  <w:shd w:val="clear" w:color="auto" w:fill="auto"/>
                  <w:tcMar>
                    <w:top w:w="57" w:type="dxa"/>
                    <w:bottom w:w="57" w:type="dxa"/>
                  </w:tcMar>
                </w:tcPr>
                <w:p w14:paraId="1A029A02" w14:textId="77777777" w:rsidR="0011790A" w:rsidRPr="0092350C" w:rsidRDefault="0011790A" w:rsidP="00D16B86">
                  <w:pPr>
                    <w:autoSpaceDE w:val="0"/>
                    <w:autoSpaceDN w:val="0"/>
                    <w:adjustRightInd w:val="0"/>
                    <w:spacing w:before="0" w:after="0"/>
                    <w:jc w:val="center"/>
                    <w:rPr>
                      <w:rFonts w:ascii="Times New Roman" w:eastAsia="Calibri" w:hAnsi="Times New Roman" w:cs="Times New Roman"/>
                      <w:b/>
                      <w:sz w:val="22"/>
                      <w:szCs w:val="22"/>
                    </w:rPr>
                  </w:pPr>
                  <w:r w:rsidRPr="0092350C">
                    <w:rPr>
                      <w:rFonts w:ascii="Times New Roman" w:eastAsia="Calibri" w:hAnsi="Times New Roman" w:cs="Times New Roman"/>
                      <w:b/>
                      <w:sz w:val="22"/>
                      <w:szCs w:val="22"/>
                    </w:rPr>
                    <w:t>TOTAL</w:t>
                  </w:r>
                </w:p>
              </w:tc>
              <w:tc>
                <w:tcPr>
                  <w:tcW w:w="3588" w:type="dxa"/>
                  <w:shd w:val="clear" w:color="auto" w:fill="auto"/>
                  <w:tcMar>
                    <w:top w:w="57" w:type="dxa"/>
                    <w:bottom w:w="57" w:type="dxa"/>
                  </w:tcMar>
                </w:tcPr>
                <w:p w14:paraId="70DAFB57"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sz w:val="22"/>
                      <w:szCs w:val="22"/>
                    </w:rPr>
                  </w:pPr>
                </w:p>
              </w:tc>
            </w:tr>
          </w:tbl>
          <w:p w14:paraId="5CE7925D"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b/>
                <w:sz w:val="22"/>
                <w:szCs w:val="22"/>
              </w:rPr>
            </w:pPr>
          </w:p>
        </w:tc>
      </w:tr>
      <w:tr w:rsidR="0011790A" w:rsidRPr="0092350C" w14:paraId="574D1E4D" w14:textId="77777777" w:rsidTr="00D16B86">
        <w:trPr>
          <w:divId w:val="2116439976"/>
          <w:tblCellSpacing w:w="142" w:type="dxa"/>
        </w:trPr>
        <w:tc>
          <w:tcPr>
            <w:tcW w:w="4643" w:type="pct"/>
            <w:shd w:val="clear" w:color="auto" w:fill="auto"/>
          </w:tcPr>
          <w:p w14:paraId="67FB5E8C" w14:textId="77777777" w:rsidR="00D16B86" w:rsidRPr="00632015" w:rsidRDefault="00D16B86" w:rsidP="00D16B86">
            <w:pPr>
              <w:autoSpaceDE w:val="0"/>
              <w:autoSpaceDN w:val="0"/>
              <w:adjustRightInd w:val="0"/>
              <w:spacing w:before="0" w:after="0" w:line="240" w:lineRule="auto"/>
              <w:ind w:left="720" w:hanging="720"/>
              <w:rPr>
                <w:rFonts w:ascii="Times New Roman" w:eastAsia="Calibri" w:hAnsi="Times New Roman" w:cs="Times New Roman"/>
                <w:i/>
                <w:szCs w:val="22"/>
                <w:lang w:eastAsia="en-GB"/>
              </w:rPr>
            </w:pPr>
            <w:r w:rsidRPr="00632015">
              <w:rPr>
                <w:rFonts w:ascii="Times New Roman" w:eastAsia="Calibri" w:hAnsi="Times New Roman" w:cs="Times New Roman"/>
                <w:b/>
                <w:szCs w:val="22"/>
                <w:lang w:eastAsia="en-GB"/>
              </w:rPr>
              <w:lastRenderedPageBreak/>
              <w:t>(n)</w:t>
            </w:r>
            <w:r w:rsidRPr="00632015">
              <w:rPr>
                <w:rFonts w:ascii="Times New Roman" w:eastAsia="Calibri" w:hAnsi="Times New Roman" w:cs="Times New Roman"/>
                <w:b/>
                <w:szCs w:val="22"/>
                <w:lang w:eastAsia="en-GB"/>
              </w:rPr>
              <w:tab/>
            </w:r>
            <w:r w:rsidRPr="00632015">
              <w:rPr>
                <w:rFonts w:ascii="Times New Roman" w:eastAsia="Calibri" w:hAnsi="Times New Roman" w:cs="Times New Roman"/>
                <w:b/>
                <w:i/>
                <w:szCs w:val="22"/>
                <w:u w:val="single"/>
                <w:lang w:eastAsia="en-GB"/>
              </w:rPr>
              <w:t>Please indicate which options are applicable and provide details where applicable</w:t>
            </w:r>
          </w:p>
          <w:p w14:paraId="31671BAB" w14:textId="77777777" w:rsidR="00D16B86" w:rsidRPr="00632015" w:rsidRDefault="00D16B86" w:rsidP="006172E9">
            <w:pPr>
              <w:numPr>
                <w:ilvl w:val="0"/>
                <w:numId w:val="97"/>
              </w:numPr>
              <w:autoSpaceDE w:val="0"/>
              <w:autoSpaceDN w:val="0"/>
              <w:adjustRightInd w:val="0"/>
              <w:spacing w:before="240" w:after="0" w:line="240" w:lineRule="auto"/>
              <w:ind w:left="1077" w:hanging="357"/>
              <w:rPr>
                <w:rFonts w:ascii="Times New Roman" w:eastAsia="Calibri" w:hAnsi="Times New Roman" w:cs="Times New Roman"/>
                <w:b/>
                <w:szCs w:val="22"/>
                <w:lang w:eastAsia="en-GB"/>
              </w:rPr>
            </w:pPr>
            <w:r w:rsidRPr="00632015">
              <w:rPr>
                <w:rFonts w:ascii="Times New Roman" w:eastAsia="Calibri" w:hAnsi="Times New Roman" w:cs="Times New Roman"/>
                <w:b/>
                <w:szCs w:val="22"/>
                <w:lang w:eastAsia="en-GB"/>
              </w:rPr>
              <w:t>P has no outstanding debts or liabilities</w:t>
            </w:r>
          </w:p>
          <w:p w14:paraId="5B9D3DCB" w14:textId="77777777" w:rsidR="00D16B86" w:rsidRPr="00632015" w:rsidRDefault="00D16B86" w:rsidP="006172E9">
            <w:pPr>
              <w:numPr>
                <w:ilvl w:val="0"/>
                <w:numId w:val="97"/>
              </w:numPr>
              <w:autoSpaceDE w:val="0"/>
              <w:autoSpaceDN w:val="0"/>
              <w:adjustRightInd w:val="0"/>
              <w:spacing w:before="240" w:after="240" w:line="240" w:lineRule="auto"/>
              <w:ind w:left="1077" w:hanging="357"/>
              <w:rPr>
                <w:rFonts w:ascii="Times New Roman" w:eastAsia="Calibri" w:hAnsi="Times New Roman" w:cs="Times New Roman"/>
                <w:b/>
                <w:szCs w:val="22"/>
                <w:lang w:eastAsia="en-GB"/>
              </w:rPr>
            </w:pPr>
            <w:r w:rsidRPr="00632015">
              <w:rPr>
                <w:rFonts w:ascii="Times New Roman" w:eastAsia="Calibri" w:hAnsi="Times New Roman" w:cs="Times New Roman"/>
                <w:b/>
                <w:szCs w:val="22"/>
                <w:lang w:eastAsia="en-GB"/>
              </w:rPr>
              <w:t>P’s debts or liabilities are as follows:</w:t>
            </w:r>
          </w:p>
          <w:tbl>
            <w:tblPr>
              <w:tblW w:w="0" w:type="auto"/>
              <w:tblInd w:w="11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56"/>
              <w:gridCol w:w="2777"/>
            </w:tblGrid>
            <w:tr w:rsidR="00D16B86" w:rsidRPr="00632015" w14:paraId="023A7FA2" w14:textId="77777777" w:rsidTr="00892A9E">
              <w:tc>
                <w:tcPr>
                  <w:tcW w:w="3449" w:type="dxa"/>
                  <w:shd w:val="clear" w:color="auto" w:fill="auto"/>
                  <w:tcMar>
                    <w:top w:w="57" w:type="dxa"/>
                    <w:bottom w:w="57" w:type="dxa"/>
                  </w:tcMar>
                </w:tcPr>
                <w:p w14:paraId="3A588A4F" w14:textId="77777777" w:rsidR="00D16B86" w:rsidRPr="00632015" w:rsidRDefault="00D16B86" w:rsidP="00D16B86">
                  <w:pPr>
                    <w:autoSpaceDE w:val="0"/>
                    <w:autoSpaceDN w:val="0"/>
                    <w:adjustRightInd w:val="0"/>
                    <w:spacing w:before="0" w:after="0" w:line="240" w:lineRule="auto"/>
                    <w:jc w:val="center"/>
                    <w:rPr>
                      <w:rFonts w:ascii="Times New Roman" w:eastAsia="Calibri" w:hAnsi="Times New Roman" w:cs="Times New Roman"/>
                      <w:b/>
                      <w:szCs w:val="22"/>
                      <w:lang w:eastAsia="en-GB"/>
                    </w:rPr>
                  </w:pPr>
                  <w:r w:rsidRPr="00632015">
                    <w:rPr>
                      <w:rFonts w:ascii="Times New Roman" w:eastAsia="Calibri" w:hAnsi="Times New Roman" w:cs="Times New Roman"/>
                      <w:b/>
                      <w:szCs w:val="22"/>
                      <w:lang w:eastAsia="en-GB"/>
                    </w:rPr>
                    <w:t>Information about loan / debt</w:t>
                  </w:r>
                </w:p>
                <w:p w14:paraId="71BED250" w14:textId="77777777" w:rsidR="00D16B86" w:rsidRPr="00632015" w:rsidRDefault="00D16B86" w:rsidP="00D16B86">
                  <w:pPr>
                    <w:autoSpaceDE w:val="0"/>
                    <w:autoSpaceDN w:val="0"/>
                    <w:adjustRightInd w:val="0"/>
                    <w:spacing w:before="0" w:after="0" w:line="240" w:lineRule="auto"/>
                    <w:jc w:val="center"/>
                    <w:rPr>
                      <w:rFonts w:ascii="Times New Roman" w:eastAsia="Calibri" w:hAnsi="Times New Roman" w:cs="Times New Roman"/>
                      <w:i/>
                      <w:szCs w:val="22"/>
                      <w:lang w:eastAsia="en-GB"/>
                    </w:rPr>
                  </w:pPr>
                  <w:r w:rsidRPr="00632015">
                    <w:rPr>
                      <w:rFonts w:ascii="Times New Roman" w:eastAsia="Calibri" w:hAnsi="Times New Roman" w:cs="Times New Roman"/>
                      <w:i/>
                      <w:szCs w:val="22"/>
                      <w:lang w:eastAsia="en-GB"/>
                    </w:rPr>
                    <w:t>(e.g. creditor, reason for loan/debt etc.)</w:t>
                  </w:r>
                </w:p>
              </w:tc>
              <w:tc>
                <w:tcPr>
                  <w:tcW w:w="2963" w:type="dxa"/>
                  <w:shd w:val="clear" w:color="auto" w:fill="auto"/>
                  <w:tcMar>
                    <w:top w:w="57" w:type="dxa"/>
                    <w:bottom w:w="57" w:type="dxa"/>
                  </w:tcMar>
                </w:tcPr>
                <w:p w14:paraId="40972A31" w14:textId="77777777" w:rsidR="00D16B86" w:rsidRPr="00632015" w:rsidRDefault="00D16B86" w:rsidP="00D16B86">
                  <w:pPr>
                    <w:autoSpaceDE w:val="0"/>
                    <w:autoSpaceDN w:val="0"/>
                    <w:adjustRightInd w:val="0"/>
                    <w:spacing w:before="0" w:after="0" w:line="240" w:lineRule="auto"/>
                    <w:jc w:val="center"/>
                    <w:rPr>
                      <w:rFonts w:ascii="Times New Roman" w:eastAsia="Calibri" w:hAnsi="Times New Roman" w:cs="Times New Roman"/>
                      <w:b/>
                      <w:szCs w:val="22"/>
                      <w:lang w:eastAsia="en-GB"/>
                    </w:rPr>
                  </w:pPr>
                  <w:r w:rsidRPr="00632015">
                    <w:rPr>
                      <w:rFonts w:ascii="Times New Roman" w:eastAsia="Calibri" w:hAnsi="Times New Roman" w:cs="Times New Roman"/>
                      <w:b/>
                      <w:szCs w:val="22"/>
                      <w:lang w:eastAsia="en-GB"/>
                    </w:rPr>
                    <w:t>Amount owed</w:t>
                  </w:r>
                </w:p>
              </w:tc>
            </w:tr>
            <w:tr w:rsidR="00D16B86" w:rsidRPr="00632015" w14:paraId="072DDA3A" w14:textId="77777777" w:rsidTr="00892A9E">
              <w:tc>
                <w:tcPr>
                  <w:tcW w:w="3449" w:type="dxa"/>
                  <w:shd w:val="clear" w:color="auto" w:fill="auto"/>
                  <w:tcMar>
                    <w:top w:w="57" w:type="dxa"/>
                    <w:bottom w:w="57" w:type="dxa"/>
                  </w:tcMar>
                </w:tcPr>
                <w:p w14:paraId="193F178F" w14:textId="77777777" w:rsidR="00D16B86" w:rsidRPr="00632015" w:rsidRDefault="00D16B86" w:rsidP="00D16B86">
                  <w:pPr>
                    <w:autoSpaceDE w:val="0"/>
                    <w:autoSpaceDN w:val="0"/>
                    <w:adjustRightInd w:val="0"/>
                    <w:spacing w:before="0" w:after="0" w:line="240" w:lineRule="auto"/>
                    <w:jc w:val="center"/>
                    <w:rPr>
                      <w:rFonts w:ascii="Times New Roman" w:eastAsia="Calibri" w:hAnsi="Times New Roman" w:cs="Times New Roman"/>
                      <w:szCs w:val="22"/>
                      <w:lang w:eastAsia="en-GB"/>
                    </w:rPr>
                  </w:pPr>
                </w:p>
                <w:p w14:paraId="24779B26" w14:textId="77777777" w:rsidR="00D16B86" w:rsidRPr="00632015" w:rsidRDefault="00D16B86" w:rsidP="00D16B86">
                  <w:pPr>
                    <w:autoSpaceDE w:val="0"/>
                    <w:autoSpaceDN w:val="0"/>
                    <w:adjustRightInd w:val="0"/>
                    <w:spacing w:before="0" w:after="0" w:line="240" w:lineRule="auto"/>
                    <w:jc w:val="center"/>
                    <w:rPr>
                      <w:rFonts w:ascii="Times New Roman" w:eastAsia="Calibri" w:hAnsi="Times New Roman" w:cs="Times New Roman"/>
                      <w:szCs w:val="22"/>
                      <w:lang w:eastAsia="en-GB"/>
                    </w:rPr>
                  </w:pPr>
                </w:p>
                <w:p w14:paraId="1B87D540" w14:textId="77777777" w:rsidR="00D16B86" w:rsidRPr="00632015" w:rsidRDefault="00D16B86" w:rsidP="00D16B86">
                  <w:pPr>
                    <w:autoSpaceDE w:val="0"/>
                    <w:autoSpaceDN w:val="0"/>
                    <w:adjustRightInd w:val="0"/>
                    <w:spacing w:before="0" w:after="0" w:line="240" w:lineRule="auto"/>
                    <w:jc w:val="center"/>
                    <w:rPr>
                      <w:rFonts w:ascii="Times New Roman" w:eastAsia="Calibri" w:hAnsi="Times New Roman" w:cs="Times New Roman"/>
                      <w:szCs w:val="22"/>
                      <w:lang w:eastAsia="en-GB"/>
                    </w:rPr>
                  </w:pPr>
                </w:p>
                <w:p w14:paraId="450CC6ED" w14:textId="77777777" w:rsidR="00D16B86" w:rsidRPr="00632015" w:rsidRDefault="00D16B86" w:rsidP="00D16B86">
                  <w:pPr>
                    <w:autoSpaceDE w:val="0"/>
                    <w:autoSpaceDN w:val="0"/>
                    <w:adjustRightInd w:val="0"/>
                    <w:spacing w:before="0" w:after="0" w:line="240" w:lineRule="auto"/>
                    <w:jc w:val="center"/>
                    <w:rPr>
                      <w:rFonts w:ascii="Times New Roman" w:eastAsia="Calibri" w:hAnsi="Times New Roman" w:cs="Times New Roman"/>
                      <w:szCs w:val="22"/>
                      <w:lang w:eastAsia="en-GB"/>
                    </w:rPr>
                  </w:pPr>
                </w:p>
              </w:tc>
              <w:tc>
                <w:tcPr>
                  <w:tcW w:w="2963" w:type="dxa"/>
                  <w:shd w:val="clear" w:color="auto" w:fill="auto"/>
                  <w:tcMar>
                    <w:top w:w="57" w:type="dxa"/>
                    <w:bottom w:w="57" w:type="dxa"/>
                  </w:tcMar>
                </w:tcPr>
                <w:p w14:paraId="1638414D" w14:textId="77777777" w:rsidR="00D16B86" w:rsidRPr="00632015" w:rsidRDefault="00D16B86" w:rsidP="00D16B86">
                  <w:pPr>
                    <w:autoSpaceDE w:val="0"/>
                    <w:autoSpaceDN w:val="0"/>
                    <w:adjustRightInd w:val="0"/>
                    <w:spacing w:before="0" w:after="0" w:line="240" w:lineRule="auto"/>
                    <w:jc w:val="center"/>
                    <w:rPr>
                      <w:rFonts w:ascii="Times New Roman" w:eastAsia="Calibri" w:hAnsi="Times New Roman" w:cs="Times New Roman"/>
                      <w:szCs w:val="22"/>
                      <w:lang w:eastAsia="en-GB"/>
                    </w:rPr>
                  </w:pPr>
                </w:p>
              </w:tc>
            </w:tr>
          </w:tbl>
          <w:p w14:paraId="05199FD7" w14:textId="77777777" w:rsidR="00D16B86" w:rsidRPr="00632015" w:rsidRDefault="00D16B86" w:rsidP="006172E9">
            <w:pPr>
              <w:numPr>
                <w:ilvl w:val="0"/>
                <w:numId w:val="97"/>
              </w:numPr>
              <w:autoSpaceDE w:val="0"/>
              <w:autoSpaceDN w:val="0"/>
              <w:adjustRightInd w:val="0"/>
              <w:spacing w:before="240" w:after="0" w:line="240" w:lineRule="auto"/>
              <w:ind w:left="1077" w:hanging="357"/>
              <w:rPr>
                <w:rFonts w:ascii="Times New Roman" w:eastAsia="Calibri" w:hAnsi="Times New Roman" w:cs="Times New Roman"/>
                <w:b/>
                <w:szCs w:val="22"/>
                <w:lang w:eastAsia="en-GB"/>
              </w:rPr>
            </w:pPr>
            <w:r w:rsidRPr="00632015">
              <w:rPr>
                <w:rFonts w:ascii="Times New Roman" w:eastAsia="Calibri" w:hAnsi="Times New Roman" w:cs="Times New Roman"/>
                <w:b/>
                <w:szCs w:val="22"/>
                <w:lang w:eastAsia="en-GB"/>
              </w:rPr>
              <w:t>P has not received and is not going to receive any form of compensation or award of damages</w:t>
            </w:r>
          </w:p>
          <w:p w14:paraId="4315BA7F" w14:textId="77777777" w:rsidR="00D16B86" w:rsidRPr="00632015" w:rsidRDefault="00D16B86" w:rsidP="006172E9">
            <w:pPr>
              <w:numPr>
                <w:ilvl w:val="0"/>
                <w:numId w:val="97"/>
              </w:numPr>
              <w:autoSpaceDE w:val="0"/>
              <w:autoSpaceDN w:val="0"/>
              <w:adjustRightInd w:val="0"/>
              <w:spacing w:before="240" w:after="240" w:line="240" w:lineRule="auto"/>
              <w:ind w:left="1077" w:hanging="357"/>
              <w:rPr>
                <w:rFonts w:ascii="Times New Roman" w:eastAsia="Calibri" w:hAnsi="Times New Roman" w:cs="Times New Roman"/>
                <w:b/>
                <w:szCs w:val="22"/>
                <w:lang w:eastAsia="en-GB"/>
              </w:rPr>
            </w:pPr>
            <w:r w:rsidRPr="00632015">
              <w:rPr>
                <w:rFonts w:ascii="Times New Roman" w:eastAsia="Calibri" w:hAnsi="Times New Roman" w:cs="Times New Roman"/>
                <w:b/>
                <w:szCs w:val="22"/>
                <w:lang w:eastAsia="en-GB"/>
              </w:rPr>
              <w:t>P has received or is going to receive the following compensation or award of damages:</w:t>
            </w:r>
          </w:p>
          <w:tbl>
            <w:tblPr>
              <w:tblW w:w="0" w:type="auto"/>
              <w:tblInd w:w="11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64"/>
              <w:gridCol w:w="2769"/>
            </w:tblGrid>
            <w:tr w:rsidR="00D16B86" w:rsidRPr="00632015" w14:paraId="514B8D03" w14:textId="77777777" w:rsidTr="00892A9E">
              <w:tc>
                <w:tcPr>
                  <w:tcW w:w="3449" w:type="dxa"/>
                  <w:shd w:val="clear" w:color="auto" w:fill="auto"/>
                  <w:tcMar>
                    <w:top w:w="57" w:type="dxa"/>
                    <w:bottom w:w="57" w:type="dxa"/>
                  </w:tcMar>
                </w:tcPr>
                <w:p w14:paraId="33A0673D" w14:textId="77777777" w:rsidR="00D16B86" w:rsidRPr="00632015" w:rsidRDefault="00D16B86" w:rsidP="00D16B86">
                  <w:pPr>
                    <w:autoSpaceDE w:val="0"/>
                    <w:autoSpaceDN w:val="0"/>
                    <w:adjustRightInd w:val="0"/>
                    <w:spacing w:before="0" w:after="0" w:line="240" w:lineRule="auto"/>
                    <w:jc w:val="center"/>
                    <w:rPr>
                      <w:rFonts w:ascii="Times New Roman" w:eastAsia="Calibri" w:hAnsi="Times New Roman" w:cs="Times New Roman"/>
                      <w:b/>
                      <w:szCs w:val="22"/>
                      <w:lang w:eastAsia="en-GB"/>
                    </w:rPr>
                  </w:pPr>
                  <w:r w:rsidRPr="00632015">
                    <w:rPr>
                      <w:rFonts w:ascii="Times New Roman" w:eastAsia="Calibri" w:hAnsi="Times New Roman" w:cs="Times New Roman"/>
                      <w:b/>
                      <w:szCs w:val="22"/>
                      <w:lang w:eastAsia="en-GB"/>
                    </w:rPr>
                    <w:t>Information about compensation</w:t>
                  </w:r>
                </w:p>
                <w:p w14:paraId="2BA5657B" w14:textId="77777777" w:rsidR="00D16B86" w:rsidRPr="00632015" w:rsidRDefault="00D16B86" w:rsidP="00D16B86">
                  <w:pPr>
                    <w:autoSpaceDE w:val="0"/>
                    <w:autoSpaceDN w:val="0"/>
                    <w:adjustRightInd w:val="0"/>
                    <w:spacing w:before="0" w:after="0" w:line="240" w:lineRule="auto"/>
                    <w:jc w:val="center"/>
                    <w:rPr>
                      <w:rFonts w:ascii="Times New Roman" w:eastAsia="Calibri" w:hAnsi="Times New Roman" w:cs="Times New Roman"/>
                      <w:i/>
                      <w:szCs w:val="22"/>
                      <w:lang w:eastAsia="en-GB"/>
                    </w:rPr>
                  </w:pPr>
                  <w:r w:rsidRPr="00632015">
                    <w:rPr>
                      <w:rFonts w:ascii="Times New Roman" w:eastAsia="Calibri" w:hAnsi="Times New Roman" w:cs="Times New Roman"/>
                      <w:i/>
                      <w:szCs w:val="22"/>
                      <w:lang w:eastAsia="en-GB"/>
                    </w:rPr>
                    <w:t>(e.g. nature of claim etc.)</w:t>
                  </w:r>
                </w:p>
              </w:tc>
              <w:tc>
                <w:tcPr>
                  <w:tcW w:w="2963" w:type="dxa"/>
                  <w:shd w:val="clear" w:color="auto" w:fill="auto"/>
                  <w:tcMar>
                    <w:top w:w="57" w:type="dxa"/>
                    <w:bottom w:w="57" w:type="dxa"/>
                  </w:tcMar>
                </w:tcPr>
                <w:p w14:paraId="0332DCC1" w14:textId="77777777" w:rsidR="00D16B86" w:rsidRPr="00632015" w:rsidRDefault="00D16B86" w:rsidP="00D16B86">
                  <w:pPr>
                    <w:autoSpaceDE w:val="0"/>
                    <w:autoSpaceDN w:val="0"/>
                    <w:adjustRightInd w:val="0"/>
                    <w:spacing w:before="0" w:after="0" w:line="240" w:lineRule="auto"/>
                    <w:jc w:val="center"/>
                    <w:rPr>
                      <w:rFonts w:ascii="Times New Roman" w:eastAsia="Calibri" w:hAnsi="Times New Roman" w:cs="Times New Roman"/>
                      <w:b/>
                      <w:szCs w:val="22"/>
                      <w:lang w:eastAsia="en-GB"/>
                    </w:rPr>
                  </w:pPr>
                  <w:r w:rsidRPr="00632015">
                    <w:rPr>
                      <w:rFonts w:ascii="Times New Roman" w:eastAsia="Calibri" w:hAnsi="Times New Roman" w:cs="Times New Roman"/>
                      <w:b/>
                      <w:szCs w:val="22"/>
                      <w:lang w:eastAsia="en-GB"/>
                    </w:rPr>
                    <w:t>Amount</w:t>
                  </w:r>
                </w:p>
              </w:tc>
            </w:tr>
            <w:tr w:rsidR="00D16B86" w:rsidRPr="00632015" w14:paraId="6C7DE335" w14:textId="77777777" w:rsidTr="00892A9E">
              <w:tc>
                <w:tcPr>
                  <w:tcW w:w="3449" w:type="dxa"/>
                  <w:shd w:val="clear" w:color="auto" w:fill="auto"/>
                  <w:tcMar>
                    <w:top w:w="57" w:type="dxa"/>
                    <w:bottom w:w="57" w:type="dxa"/>
                  </w:tcMar>
                </w:tcPr>
                <w:p w14:paraId="5A6D8F12" w14:textId="77777777" w:rsidR="00D16B86" w:rsidRPr="00632015" w:rsidRDefault="00D16B86" w:rsidP="00D16B86">
                  <w:pPr>
                    <w:autoSpaceDE w:val="0"/>
                    <w:autoSpaceDN w:val="0"/>
                    <w:adjustRightInd w:val="0"/>
                    <w:spacing w:before="0" w:after="0" w:line="240" w:lineRule="auto"/>
                    <w:jc w:val="center"/>
                    <w:rPr>
                      <w:rFonts w:ascii="Times New Roman" w:eastAsia="Calibri" w:hAnsi="Times New Roman" w:cs="Times New Roman"/>
                      <w:szCs w:val="22"/>
                      <w:lang w:eastAsia="en-GB"/>
                    </w:rPr>
                  </w:pPr>
                </w:p>
                <w:p w14:paraId="3816945C" w14:textId="77777777" w:rsidR="00D16B86" w:rsidRPr="00632015" w:rsidRDefault="00D16B86" w:rsidP="00D16B86">
                  <w:pPr>
                    <w:autoSpaceDE w:val="0"/>
                    <w:autoSpaceDN w:val="0"/>
                    <w:adjustRightInd w:val="0"/>
                    <w:spacing w:before="0" w:after="0" w:line="240" w:lineRule="auto"/>
                    <w:jc w:val="center"/>
                    <w:rPr>
                      <w:rFonts w:ascii="Times New Roman" w:eastAsia="Calibri" w:hAnsi="Times New Roman" w:cs="Times New Roman"/>
                      <w:szCs w:val="22"/>
                      <w:lang w:eastAsia="en-GB"/>
                    </w:rPr>
                  </w:pPr>
                </w:p>
                <w:p w14:paraId="554659B3" w14:textId="77777777" w:rsidR="00D16B86" w:rsidRPr="00632015" w:rsidRDefault="00D16B86" w:rsidP="00D16B86">
                  <w:pPr>
                    <w:autoSpaceDE w:val="0"/>
                    <w:autoSpaceDN w:val="0"/>
                    <w:adjustRightInd w:val="0"/>
                    <w:spacing w:before="0" w:after="0" w:line="240" w:lineRule="auto"/>
                    <w:jc w:val="center"/>
                    <w:rPr>
                      <w:rFonts w:ascii="Times New Roman" w:eastAsia="Calibri" w:hAnsi="Times New Roman" w:cs="Times New Roman"/>
                      <w:szCs w:val="22"/>
                      <w:lang w:eastAsia="en-GB"/>
                    </w:rPr>
                  </w:pPr>
                </w:p>
                <w:p w14:paraId="06EBFE6C" w14:textId="77777777" w:rsidR="00D16B86" w:rsidRPr="00632015" w:rsidRDefault="00D16B86" w:rsidP="00D16B86">
                  <w:pPr>
                    <w:autoSpaceDE w:val="0"/>
                    <w:autoSpaceDN w:val="0"/>
                    <w:adjustRightInd w:val="0"/>
                    <w:spacing w:before="0" w:after="0" w:line="240" w:lineRule="auto"/>
                    <w:jc w:val="center"/>
                    <w:rPr>
                      <w:rFonts w:ascii="Times New Roman" w:eastAsia="Calibri" w:hAnsi="Times New Roman" w:cs="Times New Roman"/>
                      <w:szCs w:val="22"/>
                      <w:lang w:eastAsia="en-GB"/>
                    </w:rPr>
                  </w:pPr>
                </w:p>
              </w:tc>
              <w:tc>
                <w:tcPr>
                  <w:tcW w:w="2963" w:type="dxa"/>
                  <w:shd w:val="clear" w:color="auto" w:fill="auto"/>
                  <w:tcMar>
                    <w:top w:w="57" w:type="dxa"/>
                    <w:bottom w:w="57" w:type="dxa"/>
                  </w:tcMar>
                </w:tcPr>
                <w:p w14:paraId="268C3945" w14:textId="77777777" w:rsidR="00D16B86" w:rsidRPr="00632015" w:rsidRDefault="00D16B86" w:rsidP="00D16B86">
                  <w:pPr>
                    <w:autoSpaceDE w:val="0"/>
                    <w:autoSpaceDN w:val="0"/>
                    <w:adjustRightInd w:val="0"/>
                    <w:spacing w:before="0" w:after="0" w:line="240" w:lineRule="auto"/>
                    <w:jc w:val="center"/>
                    <w:rPr>
                      <w:rFonts w:ascii="Times New Roman" w:eastAsia="Calibri" w:hAnsi="Times New Roman" w:cs="Times New Roman"/>
                      <w:szCs w:val="22"/>
                      <w:lang w:eastAsia="en-GB"/>
                    </w:rPr>
                  </w:pPr>
                </w:p>
              </w:tc>
            </w:tr>
          </w:tbl>
          <w:p w14:paraId="21806FC8"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b/>
                <w:sz w:val="22"/>
                <w:szCs w:val="22"/>
              </w:rPr>
            </w:pPr>
          </w:p>
        </w:tc>
      </w:tr>
      <w:tr w:rsidR="0011790A" w:rsidRPr="0092350C" w14:paraId="4FA72170" w14:textId="77777777" w:rsidTr="00D16B86">
        <w:trPr>
          <w:divId w:val="2116439976"/>
          <w:tblCellSpacing w:w="142" w:type="dxa"/>
        </w:trPr>
        <w:tc>
          <w:tcPr>
            <w:tcW w:w="4643" w:type="pct"/>
            <w:shd w:val="clear" w:color="auto" w:fill="auto"/>
          </w:tcPr>
          <w:p w14:paraId="442E7D5D" w14:textId="1EC9A515" w:rsidR="0011790A" w:rsidRPr="0092350C" w:rsidRDefault="0011790A" w:rsidP="0092350C">
            <w:pPr>
              <w:autoSpaceDE w:val="0"/>
              <w:autoSpaceDN w:val="0"/>
              <w:adjustRightInd w:val="0"/>
              <w:spacing w:before="0" w:after="0"/>
              <w:jc w:val="both"/>
              <w:rPr>
                <w:rFonts w:ascii="Times New Roman" w:eastAsia="Calibri" w:hAnsi="Times New Roman" w:cs="Times New Roman"/>
                <w:sz w:val="22"/>
                <w:szCs w:val="22"/>
              </w:rPr>
            </w:pPr>
            <w:r w:rsidRPr="0092350C">
              <w:rPr>
                <w:rFonts w:ascii="Times New Roman" w:eastAsia="Calibri" w:hAnsi="Times New Roman" w:cs="Times New Roman"/>
                <w:b/>
                <w:sz w:val="22"/>
                <w:szCs w:val="22"/>
              </w:rPr>
              <w:t>(</w:t>
            </w:r>
            <w:r w:rsidR="00D16B86">
              <w:rPr>
                <w:rFonts w:ascii="Times New Roman" w:eastAsia="Calibri" w:hAnsi="Times New Roman" w:cs="Times New Roman"/>
                <w:b/>
                <w:sz w:val="22"/>
                <w:szCs w:val="22"/>
              </w:rPr>
              <w:t>o</w:t>
            </w:r>
            <w:r w:rsidRPr="0092350C">
              <w:rPr>
                <w:rFonts w:ascii="Times New Roman" w:eastAsia="Calibri" w:hAnsi="Times New Roman" w:cs="Times New Roman"/>
                <w:b/>
                <w:sz w:val="22"/>
                <w:szCs w:val="22"/>
              </w:rPr>
              <w:t>)</w:t>
            </w:r>
            <w:r w:rsidRPr="0092350C">
              <w:rPr>
                <w:rFonts w:ascii="Times New Roman" w:eastAsia="Calibri" w:hAnsi="Times New Roman" w:cs="Times New Roman"/>
                <w:b/>
                <w:sz w:val="22"/>
                <w:szCs w:val="22"/>
              </w:rPr>
              <w:tab/>
            </w:r>
            <w:r w:rsidRPr="0092350C">
              <w:rPr>
                <w:rFonts w:ascii="Times New Roman" w:eastAsia="Calibri" w:hAnsi="Times New Roman" w:cs="Times New Roman"/>
                <w:b/>
                <w:sz w:val="22"/>
                <w:szCs w:val="22"/>
                <w:u w:val="single"/>
              </w:rPr>
              <w:t>LASTING POWER OF ATTORNEY</w:t>
            </w:r>
          </w:p>
          <w:p w14:paraId="468C449C"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i/>
                <w:sz w:val="22"/>
                <w:szCs w:val="22"/>
              </w:rPr>
            </w:pPr>
            <w:r w:rsidRPr="0092350C">
              <w:rPr>
                <w:rFonts w:ascii="Times New Roman" w:eastAsia="Calibri" w:hAnsi="Times New Roman" w:cs="Times New Roman"/>
                <w:i/>
                <w:sz w:val="22"/>
                <w:szCs w:val="22"/>
              </w:rPr>
              <w:tab/>
              <w:t>(Please indicate which of the following is applicable)</w:t>
            </w:r>
          </w:p>
          <w:p w14:paraId="0E30EDC4" w14:textId="77777777" w:rsidR="0011790A" w:rsidRPr="0092350C" w:rsidRDefault="0011790A" w:rsidP="006172E9">
            <w:pPr>
              <w:numPr>
                <w:ilvl w:val="0"/>
                <w:numId w:val="97"/>
              </w:numPr>
              <w:autoSpaceDE w:val="0"/>
              <w:autoSpaceDN w:val="0"/>
              <w:adjustRightInd w:val="0"/>
              <w:spacing w:before="0" w:after="0"/>
              <w:ind w:left="1077" w:hanging="357"/>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 xml:space="preserve">P made a Lasting Power of Attorney and the Registration No. is: </w:t>
            </w:r>
          </w:p>
          <w:p w14:paraId="061E2A8F" w14:textId="77777777" w:rsidR="0011790A" w:rsidRPr="0092350C" w:rsidRDefault="0011790A" w:rsidP="0092350C">
            <w:pPr>
              <w:autoSpaceDE w:val="0"/>
              <w:autoSpaceDN w:val="0"/>
              <w:adjustRightInd w:val="0"/>
              <w:spacing w:before="0" w:after="0"/>
              <w:ind w:left="1077"/>
              <w:jc w:val="both"/>
              <w:rPr>
                <w:rFonts w:ascii="Times New Roman" w:eastAsia="Calibri" w:hAnsi="Times New Roman" w:cs="Times New Roman"/>
                <w:b/>
              </w:rPr>
            </w:pPr>
            <w:r w:rsidRPr="0092350C">
              <w:rPr>
                <w:rFonts w:ascii="Times New Roman" w:eastAsia="Calibri" w:hAnsi="Times New Roman" w:cs="Times New Roman"/>
                <w:b/>
                <w:sz w:val="22"/>
                <w:szCs w:val="22"/>
              </w:rPr>
              <w:lastRenderedPageBreak/>
              <w:t>_______________________________</w:t>
            </w:r>
          </w:p>
          <w:p w14:paraId="4E5365D2" w14:textId="77777777" w:rsidR="00F757EF" w:rsidRPr="0092350C" w:rsidRDefault="00F757EF" w:rsidP="0092350C">
            <w:pPr>
              <w:autoSpaceDE w:val="0"/>
              <w:autoSpaceDN w:val="0"/>
              <w:adjustRightInd w:val="0"/>
              <w:spacing w:before="0" w:after="0"/>
              <w:ind w:left="1077"/>
              <w:jc w:val="both"/>
              <w:rPr>
                <w:rFonts w:ascii="Times New Roman" w:eastAsia="Calibri" w:hAnsi="Times New Roman" w:cs="Times New Roman"/>
                <w:b/>
                <w:sz w:val="22"/>
                <w:szCs w:val="22"/>
              </w:rPr>
            </w:pPr>
          </w:p>
          <w:p w14:paraId="70761A21" w14:textId="77777777" w:rsidR="0011790A" w:rsidRPr="0092350C" w:rsidRDefault="0011790A" w:rsidP="006172E9">
            <w:pPr>
              <w:numPr>
                <w:ilvl w:val="0"/>
                <w:numId w:val="97"/>
              </w:numPr>
              <w:autoSpaceDE w:val="0"/>
              <w:autoSpaceDN w:val="0"/>
              <w:adjustRightInd w:val="0"/>
              <w:spacing w:before="0" w:after="0"/>
              <w:ind w:left="1077" w:hanging="357"/>
              <w:jc w:val="both"/>
              <w:rPr>
                <w:rFonts w:ascii="Times New Roman" w:eastAsia="Calibri" w:hAnsi="Times New Roman" w:cs="Times New Roman"/>
                <w:b/>
              </w:rPr>
            </w:pPr>
            <w:r w:rsidRPr="0092350C">
              <w:rPr>
                <w:rFonts w:ascii="Times New Roman" w:eastAsia="Calibri" w:hAnsi="Times New Roman" w:cs="Times New Roman"/>
                <w:b/>
                <w:sz w:val="22"/>
                <w:szCs w:val="22"/>
              </w:rPr>
              <w:t xml:space="preserve">P made an instrument intended to create a Lasting Power of </w:t>
            </w:r>
            <w:proofErr w:type="gramStart"/>
            <w:r w:rsidRPr="0092350C">
              <w:rPr>
                <w:rFonts w:ascii="Times New Roman" w:eastAsia="Calibri" w:hAnsi="Times New Roman" w:cs="Times New Roman"/>
                <w:b/>
                <w:sz w:val="22"/>
                <w:szCs w:val="22"/>
              </w:rPr>
              <w:t>Attorney</w:t>
            </w:r>
            <w:proofErr w:type="gramEnd"/>
            <w:r w:rsidRPr="0092350C">
              <w:rPr>
                <w:rFonts w:ascii="Times New Roman" w:eastAsia="Calibri" w:hAnsi="Times New Roman" w:cs="Times New Roman"/>
                <w:b/>
                <w:sz w:val="22"/>
                <w:szCs w:val="22"/>
              </w:rPr>
              <w:t xml:space="preserve"> but it has not been registered yet</w:t>
            </w:r>
          </w:p>
          <w:p w14:paraId="7DD552F4" w14:textId="77777777" w:rsidR="00F757EF" w:rsidRPr="0092350C" w:rsidRDefault="00F757EF" w:rsidP="0092350C">
            <w:pPr>
              <w:autoSpaceDE w:val="0"/>
              <w:autoSpaceDN w:val="0"/>
              <w:adjustRightInd w:val="0"/>
              <w:spacing w:before="0" w:after="0"/>
              <w:ind w:left="1077"/>
              <w:jc w:val="both"/>
              <w:rPr>
                <w:rFonts w:ascii="Times New Roman" w:eastAsia="Calibri" w:hAnsi="Times New Roman" w:cs="Times New Roman"/>
                <w:b/>
                <w:sz w:val="22"/>
                <w:szCs w:val="22"/>
              </w:rPr>
            </w:pPr>
          </w:p>
          <w:p w14:paraId="7BDC5B4A" w14:textId="77777777" w:rsidR="0011790A" w:rsidRPr="0092350C" w:rsidRDefault="0011790A" w:rsidP="006172E9">
            <w:pPr>
              <w:numPr>
                <w:ilvl w:val="0"/>
                <w:numId w:val="97"/>
              </w:numPr>
              <w:autoSpaceDE w:val="0"/>
              <w:autoSpaceDN w:val="0"/>
              <w:adjustRightInd w:val="0"/>
              <w:spacing w:before="0" w:after="0"/>
              <w:ind w:left="1077" w:hanging="357"/>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 xml:space="preserve">P has not made a Lasting Power of Attorney and, as far as I am aware, P has not </w:t>
            </w:r>
            <w:proofErr w:type="gramStart"/>
            <w:r w:rsidRPr="0092350C">
              <w:rPr>
                <w:rFonts w:ascii="Times New Roman" w:eastAsia="Calibri" w:hAnsi="Times New Roman" w:cs="Times New Roman"/>
                <w:b/>
                <w:sz w:val="22"/>
                <w:szCs w:val="22"/>
              </w:rPr>
              <w:t>make</w:t>
            </w:r>
            <w:proofErr w:type="gramEnd"/>
            <w:r w:rsidRPr="0092350C">
              <w:rPr>
                <w:rFonts w:ascii="Times New Roman" w:eastAsia="Calibri" w:hAnsi="Times New Roman" w:cs="Times New Roman"/>
                <w:b/>
                <w:sz w:val="22"/>
                <w:szCs w:val="22"/>
              </w:rPr>
              <w:t xml:space="preserve"> an instrument intended to create a Lasting Power of Attorney</w:t>
            </w:r>
          </w:p>
        </w:tc>
      </w:tr>
      <w:tr w:rsidR="0011790A" w:rsidRPr="0092350C" w14:paraId="6A8EECCB" w14:textId="77777777" w:rsidTr="00D16B86">
        <w:trPr>
          <w:divId w:val="2116439976"/>
          <w:trHeight w:val="1661"/>
          <w:tblCellSpacing w:w="142" w:type="dxa"/>
        </w:trPr>
        <w:tc>
          <w:tcPr>
            <w:tcW w:w="4643" w:type="pct"/>
            <w:shd w:val="clear" w:color="auto" w:fill="auto"/>
          </w:tcPr>
          <w:p w14:paraId="2B3DEF6A" w14:textId="77777777" w:rsidR="00D16B86" w:rsidRDefault="00D16B86" w:rsidP="00D16B86">
            <w:pPr>
              <w:autoSpaceDE w:val="0"/>
              <w:autoSpaceDN w:val="0"/>
              <w:adjustRightInd w:val="0"/>
              <w:spacing w:before="0" w:after="0" w:line="240" w:lineRule="auto"/>
              <w:rPr>
                <w:rFonts w:ascii="Times New Roman" w:eastAsia="Calibri" w:hAnsi="Times New Roman" w:cs="Times New Roman"/>
                <w:b/>
                <w:szCs w:val="22"/>
                <w:lang w:eastAsia="en-GB"/>
              </w:rPr>
            </w:pPr>
            <w:r w:rsidRPr="00632015">
              <w:rPr>
                <w:rFonts w:ascii="Times New Roman" w:eastAsia="Calibri" w:hAnsi="Times New Roman" w:cs="Times New Roman"/>
                <w:b/>
                <w:szCs w:val="22"/>
                <w:lang w:eastAsia="en-GB"/>
              </w:rPr>
              <w:lastRenderedPageBreak/>
              <w:t>(p)</w:t>
            </w:r>
            <w:r w:rsidRPr="00632015">
              <w:rPr>
                <w:rFonts w:ascii="Times New Roman" w:eastAsia="Calibri" w:hAnsi="Times New Roman" w:cs="Times New Roman"/>
                <w:b/>
                <w:szCs w:val="22"/>
                <w:lang w:eastAsia="en-GB"/>
              </w:rPr>
              <w:tab/>
              <w:t>Has P made a will?</w:t>
            </w:r>
            <w:r w:rsidRPr="00632015">
              <w:rPr>
                <w:rFonts w:ascii="Times New Roman" w:eastAsia="Calibri" w:hAnsi="Times New Roman" w:cs="Times New Roman"/>
                <w:b/>
                <w:szCs w:val="22"/>
                <w:lang w:eastAsia="en-GB"/>
              </w:rPr>
              <w:tab/>
            </w:r>
          </w:p>
          <w:p w14:paraId="02167221" w14:textId="77777777" w:rsidR="00D16B86" w:rsidRDefault="00D16B86" w:rsidP="00D16B86">
            <w:pPr>
              <w:autoSpaceDE w:val="0"/>
              <w:autoSpaceDN w:val="0"/>
              <w:adjustRightInd w:val="0"/>
              <w:spacing w:before="0" w:after="0" w:line="240" w:lineRule="auto"/>
              <w:rPr>
                <w:rFonts w:ascii="Times New Roman" w:eastAsia="Calibri" w:hAnsi="Times New Roman" w:cs="Times New Roman"/>
                <w:b/>
                <w:szCs w:val="22"/>
                <w:lang w:eastAsia="en-GB"/>
              </w:rPr>
            </w:pPr>
          </w:p>
          <w:p w14:paraId="59BAB3C2" w14:textId="32250D71" w:rsidR="0011790A" w:rsidRPr="0092350C" w:rsidRDefault="00D16B86" w:rsidP="00D16B86">
            <w:pPr>
              <w:autoSpaceDE w:val="0"/>
              <w:autoSpaceDN w:val="0"/>
              <w:adjustRightInd w:val="0"/>
              <w:spacing w:before="0" w:after="0"/>
              <w:jc w:val="both"/>
              <w:rPr>
                <w:rFonts w:ascii="Times New Roman" w:eastAsia="Calibri" w:hAnsi="Times New Roman" w:cs="Times New Roman"/>
                <w:b/>
                <w:sz w:val="22"/>
                <w:szCs w:val="22"/>
                <w:u w:val="single"/>
              </w:rPr>
            </w:pPr>
            <w:r w:rsidRPr="00632015">
              <w:rPr>
                <w:rFonts w:ascii="Times New Roman" w:eastAsia="Calibri" w:hAnsi="Times New Roman" w:cs="Times New Roman"/>
                <w:b/>
                <w:szCs w:val="22"/>
                <w:lang w:eastAsia="en-GB"/>
              </w:rPr>
              <w:sym w:font="Wingdings" w:char="F06F"/>
            </w:r>
            <w:r w:rsidRPr="00632015">
              <w:rPr>
                <w:rFonts w:ascii="Times New Roman" w:eastAsia="Calibri" w:hAnsi="Times New Roman" w:cs="Times New Roman"/>
                <w:b/>
                <w:szCs w:val="22"/>
                <w:lang w:eastAsia="en-GB"/>
              </w:rPr>
              <w:t xml:space="preserve">   Yes</w:t>
            </w:r>
            <w:r w:rsidRPr="00632015">
              <w:rPr>
                <w:rFonts w:ascii="Times New Roman" w:eastAsia="Calibri" w:hAnsi="Times New Roman" w:cs="Times New Roman"/>
                <w:b/>
                <w:szCs w:val="22"/>
                <w:lang w:eastAsia="en-GB"/>
              </w:rPr>
              <w:tab/>
            </w:r>
            <w:r w:rsidRPr="00632015">
              <w:rPr>
                <w:rFonts w:ascii="Times New Roman" w:eastAsia="Calibri" w:hAnsi="Times New Roman" w:cs="Times New Roman"/>
                <w:b/>
                <w:szCs w:val="22"/>
                <w:lang w:eastAsia="en-GB"/>
              </w:rPr>
              <w:sym w:font="Wingdings" w:char="F06F"/>
            </w:r>
            <w:r w:rsidRPr="00632015">
              <w:rPr>
                <w:rFonts w:ascii="Times New Roman" w:eastAsia="Calibri" w:hAnsi="Times New Roman" w:cs="Times New Roman"/>
                <w:b/>
                <w:szCs w:val="22"/>
                <w:lang w:eastAsia="en-GB"/>
              </w:rPr>
              <w:t xml:space="preserve">   No</w:t>
            </w:r>
            <w:r w:rsidRPr="00632015">
              <w:rPr>
                <w:rFonts w:ascii="Times New Roman" w:eastAsia="Calibri" w:hAnsi="Times New Roman" w:cs="Times New Roman"/>
                <w:b/>
                <w:szCs w:val="22"/>
                <w:lang w:eastAsia="en-GB"/>
              </w:rPr>
              <w:tab/>
            </w:r>
            <w:r w:rsidRPr="00632015">
              <w:rPr>
                <w:rFonts w:ascii="Times New Roman" w:eastAsia="Calibri" w:hAnsi="Times New Roman" w:cs="Times New Roman"/>
                <w:b/>
                <w:szCs w:val="22"/>
                <w:lang w:eastAsia="en-GB"/>
              </w:rPr>
              <w:tab/>
            </w:r>
            <w:r w:rsidRPr="00632015">
              <w:rPr>
                <w:rFonts w:ascii="Times New Roman" w:eastAsia="Calibri" w:hAnsi="Times New Roman" w:cs="Times New Roman"/>
                <w:b/>
                <w:szCs w:val="22"/>
                <w:lang w:eastAsia="en-GB"/>
              </w:rPr>
              <w:sym w:font="Wingdings" w:char="F06F"/>
            </w:r>
            <w:r w:rsidRPr="00632015">
              <w:rPr>
                <w:rFonts w:ascii="Times New Roman" w:eastAsia="Calibri" w:hAnsi="Times New Roman" w:cs="Times New Roman"/>
                <w:b/>
                <w:szCs w:val="22"/>
                <w:lang w:eastAsia="en-GB"/>
              </w:rPr>
              <w:t xml:space="preserve">   I do not know</w:t>
            </w:r>
          </w:p>
        </w:tc>
      </w:tr>
      <w:tr w:rsidR="0011790A" w:rsidRPr="0092350C" w14:paraId="2DD509F5" w14:textId="77777777" w:rsidTr="00D16B86">
        <w:trPr>
          <w:divId w:val="2116439976"/>
          <w:tblCellSpacing w:w="142" w:type="dxa"/>
        </w:trPr>
        <w:tc>
          <w:tcPr>
            <w:tcW w:w="4643" w:type="pct"/>
            <w:shd w:val="clear" w:color="auto" w:fill="auto"/>
          </w:tcPr>
          <w:p w14:paraId="2E3567FC" w14:textId="57A91552" w:rsidR="0011790A" w:rsidRPr="0092350C" w:rsidRDefault="0011790A" w:rsidP="0092350C">
            <w:pPr>
              <w:autoSpaceDE w:val="0"/>
              <w:autoSpaceDN w:val="0"/>
              <w:adjustRightInd w:val="0"/>
              <w:spacing w:before="0" w:after="0"/>
              <w:jc w:val="both"/>
              <w:rPr>
                <w:rFonts w:ascii="Times New Roman" w:eastAsia="Calibri" w:hAnsi="Times New Roman" w:cs="Times New Roman"/>
                <w:sz w:val="22"/>
                <w:szCs w:val="22"/>
              </w:rPr>
            </w:pPr>
            <w:r w:rsidRPr="0092350C">
              <w:rPr>
                <w:rFonts w:ascii="Times New Roman" w:eastAsia="Calibri" w:hAnsi="Times New Roman" w:cs="Times New Roman"/>
                <w:b/>
                <w:sz w:val="22"/>
                <w:szCs w:val="22"/>
              </w:rPr>
              <w:t>(</w:t>
            </w:r>
            <w:r w:rsidR="00D16B86">
              <w:rPr>
                <w:rFonts w:ascii="Times New Roman" w:eastAsia="Calibri" w:hAnsi="Times New Roman" w:cs="Times New Roman"/>
                <w:b/>
                <w:sz w:val="22"/>
                <w:szCs w:val="22"/>
              </w:rPr>
              <w:t>q</w:t>
            </w:r>
            <w:r w:rsidRPr="0092350C">
              <w:rPr>
                <w:rFonts w:ascii="Times New Roman" w:eastAsia="Calibri" w:hAnsi="Times New Roman" w:cs="Times New Roman"/>
                <w:b/>
                <w:sz w:val="22"/>
                <w:szCs w:val="22"/>
              </w:rPr>
              <w:t>)</w:t>
            </w:r>
            <w:r w:rsidRPr="0092350C">
              <w:rPr>
                <w:rFonts w:ascii="Times New Roman" w:eastAsia="Calibri" w:hAnsi="Times New Roman" w:cs="Times New Roman"/>
                <w:b/>
                <w:sz w:val="22"/>
                <w:szCs w:val="22"/>
              </w:rPr>
              <w:tab/>
            </w:r>
            <w:r w:rsidRPr="0092350C">
              <w:rPr>
                <w:rFonts w:ascii="Times New Roman" w:eastAsia="Calibri" w:hAnsi="Times New Roman" w:cs="Times New Roman"/>
                <w:b/>
                <w:sz w:val="22"/>
                <w:szCs w:val="22"/>
                <w:u w:val="single"/>
              </w:rPr>
              <w:t>PREVIOUS LEGAL APPLICATIONS CONCERNING P</w:t>
            </w:r>
          </w:p>
          <w:p w14:paraId="51E3028A"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i/>
              </w:rPr>
            </w:pPr>
            <w:r w:rsidRPr="0092350C">
              <w:rPr>
                <w:rFonts w:ascii="Times New Roman" w:eastAsia="Calibri" w:hAnsi="Times New Roman" w:cs="Times New Roman"/>
                <w:i/>
                <w:sz w:val="22"/>
                <w:szCs w:val="22"/>
              </w:rPr>
              <w:tab/>
              <w:t>(Please indicate which of the following is applicable)</w:t>
            </w:r>
          </w:p>
          <w:p w14:paraId="0CE559BA" w14:textId="77777777" w:rsidR="00F757EF" w:rsidRPr="0092350C" w:rsidRDefault="00F757EF" w:rsidP="0092350C">
            <w:pPr>
              <w:autoSpaceDE w:val="0"/>
              <w:autoSpaceDN w:val="0"/>
              <w:adjustRightInd w:val="0"/>
              <w:spacing w:before="0" w:after="0"/>
              <w:jc w:val="both"/>
              <w:rPr>
                <w:rFonts w:ascii="Times New Roman" w:eastAsia="Calibri" w:hAnsi="Times New Roman" w:cs="Times New Roman"/>
                <w:i/>
                <w:sz w:val="22"/>
                <w:szCs w:val="22"/>
              </w:rPr>
            </w:pPr>
          </w:p>
          <w:p w14:paraId="55AFF622" w14:textId="77777777" w:rsidR="0011790A" w:rsidRPr="0092350C" w:rsidRDefault="0011790A" w:rsidP="006172E9">
            <w:pPr>
              <w:numPr>
                <w:ilvl w:val="0"/>
                <w:numId w:val="97"/>
              </w:numPr>
              <w:autoSpaceDE w:val="0"/>
              <w:autoSpaceDN w:val="0"/>
              <w:adjustRightInd w:val="0"/>
              <w:spacing w:before="0" w:after="0"/>
              <w:ind w:left="1077" w:hanging="357"/>
              <w:jc w:val="both"/>
              <w:rPr>
                <w:rFonts w:ascii="Times New Roman" w:eastAsia="Calibri" w:hAnsi="Times New Roman" w:cs="Times New Roman"/>
                <w:b/>
              </w:rPr>
            </w:pPr>
            <w:r w:rsidRPr="0092350C">
              <w:rPr>
                <w:rFonts w:ascii="Times New Roman" w:eastAsia="Calibri" w:hAnsi="Times New Roman" w:cs="Times New Roman"/>
                <w:b/>
                <w:sz w:val="22"/>
                <w:szCs w:val="22"/>
              </w:rPr>
              <w:t>There has been no application or order made relating to P under the Mental Capacity Act as well as the repealed Mental Disorders and Treatment Act</w:t>
            </w:r>
          </w:p>
          <w:p w14:paraId="5A824DB7" w14:textId="77777777" w:rsidR="00F757EF" w:rsidRPr="0092350C" w:rsidRDefault="00F757EF" w:rsidP="0092350C">
            <w:pPr>
              <w:autoSpaceDE w:val="0"/>
              <w:autoSpaceDN w:val="0"/>
              <w:adjustRightInd w:val="0"/>
              <w:spacing w:before="0" w:after="0"/>
              <w:ind w:left="1077"/>
              <w:jc w:val="both"/>
              <w:rPr>
                <w:rFonts w:ascii="Times New Roman" w:eastAsia="Calibri" w:hAnsi="Times New Roman" w:cs="Times New Roman"/>
                <w:b/>
                <w:sz w:val="22"/>
                <w:szCs w:val="22"/>
              </w:rPr>
            </w:pPr>
          </w:p>
          <w:p w14:paraId="4C6A217A" w14:textId="77777777" w:rsidR="0011790A" w:rsidRPr="00D16B86" w:rsidRDefault="0011790A" w:rsidP="006172E9">
            <w:pPr>
              <w:numPr>
                <w:ilvl w:val="0"/>
                <w:numId w:val="97"/>
              </w:numPr>
              <w:autoSpaceDE w:val="0"/>
              <w:autoSpaceDN w:val="0"/>
              <w:adjustRightInd w:val="0"/>
              <w:spacing w:before="0" w:after="0"/>
              <w:ind w:left="1077" w:hanging="357"/>
              <w:jc w:val="both"/>
              <w:rPr>
                <w:rFonts w:ascii="Times New Roman" w:eastAsia="Calibri" w:hAnsi="Times New Roman" w:cs="Times New Roman"/>
                <w:sz w:val="22"/>
                <w:szCs w:val="22"/>
              </w:rPr>
            </w:pPr>
            <w:r w:rsidRPr="0092350C">
              <w:rPr>
                <w:rFonts w:ascii="Times New Roman" w:eastAsia="Calibri" w:hAnsi="Times New Roman" w:cs="Times New Roman"/>
                <w:b/>
                <w:sz w:val="22"/>
                <w:szCs w:val="22"/>
              </w:rPr>
              <w:t>There was an application or order made relating to P under the Mental Capacity Act or the repealed Mental Disorders and Treatment Act in case no. ______________________</w:t>
            </w:r>
          </w:p>
          <w:p w14:paraId="0DA0006C" w14:textId="77777777" w:rsidR="00D16B86" w:rsidRPr="00D16B86" w:rsidRDefault="00D16B86" w:rsidP="006172E9">
            <w:pPr>
              <w:numPr>
                <w:ilvl w:val="0"/>
                <w:numId w:val="97"/>
              </w:numPr>
              <w:autoSpaceDE w:val="0"/>
              <w:autoSpaceDN w:val="0"/>
              <w:adjustRightInd w:val="0"/>
              <w:spacing w:before="240" w:after="0" w:line="240" w:lineRule="auto"/>
              <w:ind w:left="1077" w:hanging="357"/>
              <w:rPr>
                <w:rFonts w:ascii="Times New Roman" w:eastAsia="Calibri" w:hAnsi="Times New Roman" w:cs="Times New Roman"/>
                <w:szCs w:val="22"/>
                <w:lang w:eastAsia="en-GB"/>
              </w:rPr>
            </w:pPr>
            <w:r w:rsidRPr="00D16B86">
              <w:rPr>
                <w:rFonts w:ascii="Times New Roman" w:eastAsia="Calibri" w:hAnsi="Times New Roman" w:cs="Times New Roman"/>
                <w:b/>
                <w:szCs w:val="22"/>
                <w:lang w:eastAsia="en-GB"/>
              </w:rPr>
              <w:t>Have the Applicant(s) and/or P been involved in any kind of court proceedings (e.g. criminal, tribunal, civil or family proceedings)?</w:t>
            </w:r>
          </w:p>
          <w:p w14:paraId="4E3CE1A9" w14:textId="77777777" w:rsidR="00D16B86" w:rsidRPr="00D16B86" w:rsidRDefault="00D16B86" w:rsidP="00D16B86">
            <w:pPr>
              <w:autoSpaceDE w:val="0"/>
              <w:autoSpaceDN w:val="0"/>
              <w:adjustRightInd w:val="0"/>
              <w:spacing w:before="240" w:after="0" w:line="240" w:lineRule="auto"/>
              <w:ind w:left="1077"/>
              <w:rPr>
                <w:rFonts w:ascii="Times New Roman" w:eastAsia="Calibri" w:hAnsi="Times New Roman" w:cs="Times New Roman"/>
                <w:b/>
                <w:szCs w:val="22"/>
                <w:lang w:eastAsia="en-GB"/>
              </w:rPr>
            </w:pPr>
            <w:r w:rsidRPr="00D16B86">
              <w:rPr>
                <w:rFonts w:ascii="Times New Roman" w:eastAsia="Calibri" w:hAnsi="Times New Roman" w:cs="Times New Roman"/>
                <w:b/>
                <w:szCs w:val="22"/>
                <w:lang w:eastAsia="en-GB"/>
              </w:rPr>
              <w:sym w:font="Wingdings" w:char="F06F"/>
            </w:r>
            <w:r w:rsidRPr="00D16B86">
              <w:rPr>
                <w:rFonts w:ascii="Times New Roman" w:eastAsia="Calibri" w:hAnsi="Times New Roman" w:cs="Times New Roman"/>
                <w:b/>
                <w:szCs w:val="22"/>
                <w:lang w:eastAsia="en-GB"/>
              </w:rPr>
              <w:t xml:space="preserve">   Yes</w:t>
            </w:r>
            <w:r w:rsidRPr="00D16B86">
              <w:rPr>
                <w:rFonts w:ascii="Times New Roman" w:eastAsia="Calibri" w:hAnsi="Times New Roman" w:cs="Times New Roman"/>
                <w:b/>
                <w:szCs w:val="22"/>
                <w:lang w:eastAsia="en-GB"/>
              </w:rPr>
              <w:tab/>
            </w:r>
            <w:r w:rsidRPr="00D16B86">
              <w:rPr>
                <w:rFonts w:ascii="Times New Roman" w:eastAsia="Calibri" w:hAnsi="Times New Roman" w:cs="Times New Roman"/>
                <w:b/>
                <w:szCs w:val="22"/>
                <w:lang w:eastAsia="en-GB"/>
              </w:rPr>
              <w:tab/>
            </w:r>
            <w:r w:rsidRPr="00D16B86">
              <w:rPr>
                <w:rFonts w:ascii="Times New Roman" w:eastAsia="Calibri" w:hAnsi="Times New Roman" w:cs="Times New Roman"/>
                <w:b/>
                <w:szCs w:val="22"/>
                <w:lang w:eastAsia="en-GB"/>
              </w:rPr>
              <w:sym w:font="Wingdings" w:char="F06F"/>
            </w:r>
            <w:r w:rsidRPr="00D16B86">
              <w:rPr>
                <w:rFonts w:ascii="Times New Roman" w:eastAsia="Calibri" w:hAnsi="Times New Roman" w:cs="Times New Roman"/>
                <w:b/>
                <w:szCs w:val="22"/>
                <w:lang w:eastAsia="en-GB"/>
              </w:rPr>
              <w:t xml:space="preserve">   No</w:t>
            </w:r>
          </w:p>
          <w:p w14:paraId="10A9F39A" w14:textId="77777777" w:rsidR="00D16B86" w:rsidRPr="00D16B86" w:rsidRDefault="00D16B86" w:rsidP="00D16B86">
            <w:pPr>
              <w:autoSpaceDE w:val="0"/>
              <w:autoSpaceDN w:val="0"/>
              <w:adjustRightInd w:val="0"/>
              <w:spacing w:before="240" w:after="0" w:line="240" w:lineRule="auto"/>
              <w:ind w:left="1077"/>
              <w:rPr>
                <w:rFonts w:ascii="Times New Roman" w:eastAsia="Calibri" w:hAnsi="Times New Roman" w:cs="Times New Roman"/>
                <w:b/>
                <w:szCs w:val="22"/>
                <w:lang w:eastAsia="en-GB"/>
              </w:rPr>
            </w:pPr>
            <w:r w:rsidRPr="00D16B86">
              <w:rPr>
                <w:rFonts w:ascii="Times New Roman" w:eastAsia="Calibri" w:hAnsi="Times New Roman" w:cs="Times New Roman"/>
                <w:b/>
                <w:szCs w:val="22"/>
                <w:lang w:eastAsia="en-GB"/>
              </w:rPr>
              <w:t>If yes, please provide details below:</w:t>
            </w:r>
          </w:p>
          <w:p w14:paraId="53EC5DBD" w14:textId="5A68AE96" w:rsidR="00D16B86" w:rsidRPr="00625B2F" w:rsidRDefault="00D16B86" w:rsidP="00625B2F">
            <w:pPr>
              <w:autoSpaceDE w:val="0"/>
              <w:autoSpaceDN w:val="0"/>
              <w:adjustRightInd w:val="0"/>
              <w:spacing w:before="240" w:after="0" w:line="240" w:lineRule="auto"/>
              <w:ind w:left="1077"/>
              <w:rPr>
                <w:rFonts w:ascii="Times New Roman" w:eastAsia="Calibri" w:hAnsi="Times New Roman" w:cs="Times New Roman"/>
                <w:b/>
                <w:szCs w:val="22"/>
                <w:u w:val="single"/>
                <w:lang w:eastAsia="en-GB"/>
              </w:rPr>
            </w:pPr>
            <w:r w:rsidRPr="00D16B86">
              <w:rPr>
                <w:rFonts w:ascii="Times New Roman" w:eastAsia="Calibri" w:hAnsi="Times New Roman" w:cs="Times New Roman"/>
                <w:b/>
                <w:szCs w:val="22"/>
                <w:u w:val="single"/>
                <w:lang w:eastAsia="en-GB"/>
              </w:rPr>
              <w:t>_________________________________________________</w:t>
            </w:r>
          </w:p>
        </w:tc>
      </w:tr>
    </w:tbl>
    <w:p w14:paraId="4EDFBA86" w14:textId="77777777" w:rsidR="0011790A" w:rsidRPr="00FD402A" w:rsidRDefault="0011790A" w:rsidP="0051115B">
      <w:pPr>
        <w:autoSpaceDE w:val="0"/>
        <w:autoSpaceDN w:val="0"/>
        <w:adjustRightInd w:val="0"/>
        <w:spacing w:before="0" w:after="0"/>
        <w:ind w:left="720" w:hanging="720"/>
        <w:jc w:val="both"/>
        <w:divId w:val="2116439976"/>
        <w:rPr>
          <w:rFonts w:ascii="Times New Roman" w:eastAsia="Calibri" w:hAnsi="Times New Roman" w:cs="Times New Roman"/>
          <w:b/>
          <w:smallCaps/>
          <w:sz w:val="22"/>
          <w:szCs w:val="22"/>
          <w:u w:val="single"/>
        </w:rPr>
      </w:pPr>
      <w:r w:rsidRPr="00FD402A">
        <w:rPr>
          <w:rFonts w:ascii="Times New Roman" w:eastAsia="Calibri" w:hAnsi="Times New Roman" w:cs="Times New Roman"/>
          <w:sz w:val="22"/>
          <w:szCs w:val="22"/>
        </w:rPr>
        <w:t>7.</w:t>
      </w:r>
      <w:r w:rsidRPr="00FD402A">
        <w:rPr>
          <w:rFonts w:ascii="Times New Roman" w:eastAsia="Calibri" w:hAnsi="Times New Roman" w:cs="Times New Roman"/>
          <w:sz w:val="22"/>
          <w:szCs w:val="22"/>
        </w:rPr>
        <w:tab/>
      </w:r>
      <w:r w:rsidRPr="00FD402A">
        <w:rPr>
          <w:rFonts w:ascii="Times New Roman" w:eastAsia="Calibri" w:hAnsi="Times New Roman" w:cs="Times New Roman"/>
          <w:b/>
          <w:smallCaps/>
          <w:sz w:val="22"/>
          <w:szCs w:val="22"/>
          <w:u w:val="single"/>
        </w:rPr>
        <w:t>Information about Relevant Persons</w:t>
      </w:r>
    </w:p>
    <w:p w14:paraId="78038E74" w14:textId="338226B1" w:rsidR="0011790A" w:rsidRPr="00A76CF0" w:rsidRDefault="0011790A" w:rsidP="00A76CF0">
      <w:pPr>
        <w:autoSpaceDE w:val="0"/>
        <w:autoSpaceDN w:val="0"/>
        <w:adjustRightInd w:val="0"/>
        <w:spacing w:before="0" w:after="200"/>
        <w:ind w:left="720" w:hanging="720"/>
        <w:divId w:val="2116439976"/>
        <w:rPr>
          <w:rFonts w:ascii="Times New Roman" w:eastAsia="Calibri" w:hAnsi="Times New Roman" w:cs="Times New Roman"/>
          <w:i/>
          <w:lang w:val="en-GB" w:eastAsia="en-GB"/>
        </w:rPr>
      </w:pPr>
      <w:r w:rsidRPr="00FD402A">
        <w:rPr>
          <w:rFonts w:ascii="Times New Roman" w:eastAsia="Calibri" w:hAnsi="Times New Roman" w:cs="Times New Roman"/>
          <w:smallCaps/>
          <w:sz w:val="22"/>
          <w:szCs w:val="22"/>
        </w:rPr>
        <w:tab/>
      </w:r>
      <w:r w:rsidR="00A76CF0" w:rsidRPr="00267633">
        <w:rPr>
          <w:rFonts w:ascii="Times New Roman" w:eastAsia="Calibri" w:hAnsi="Times New Roman" w:cs="Times New Roman"/>
          <w:i/>
          <w:lang w:val="en-GB" w:eastAsia="en-GB"/>
        </w:rPr>
        <w:t xml:space="preserve">(Please do not leave any blanks.  Please state “Nil” if there is no one in the category in question.  If a Relevant Person has </w:t>
      </w:r>
      <w:proofErr w:type="gramStart"/>
      <w:r w:rsidR="00A76CF0" w:rsidRPr="00267633">
        <w:rPr>
          <w:rFonts w:ascii="Times New Roman" w:eastAsia="Calibri" w:hAnsi="Times New Roman" w:cs="Times New Roman"/>
          <w:i/>
          <w:lang w:val="en-GB" w:eastAsia="en-GB"/>
        </w:rPr>
        <w:t>passed away</w:t>
      </w:r>
      <w:proofErr w:type="gramEnd"/>
      <w:r w:rsidR="00A76CF0" w:rsidRPr="00267633">
        <w:rPr>
          <w:rFonts w:ascii="Times New Roman" w:eastAsia="Calibri" w:hAnsi="Times New Roman" w:cs="Times New Roman"/>
          <w:i/>
          <w:lang w:val="en-GB" w:eastAsia="en-GB"/>
        </w:rPr>
        <w:t xml:space="preserve">, please state the person’s name </w:t>
      </w:r>
      <w:r w:rsidR="00A76CF0" w:rsidRPr="00267633">
        <w:rPr>
          <w:rFonts w:ascii="Times New Roman" w:eastAsia="Calibri" w:hAnsi="Times New Roman" w:cs="Times New Roman"/>
          <w:i/>
          <w:lang w:val="en-GB" w:eastAsia="en-GB"/>
        </w:rPr>
        <w:lastRenderedPageBreak/>
        <w:t>and indicate “(deceased)” after the name.</w:t>
      </w:r>
      <w:r w:rsidR="00A76CF0">
        <w:rPr>
          <w:rFonts w:ascii="Times New Roman" w:eastAsia="Calibri" w:hAnsi="Times New Roman" w:cs="Times New Roman"/>
          <w:i/>
          <w:lang w:val="en-GB" w:eastAsia="en-GB"/>
        </w:rPr>
        <w:t xml:space="preserve"> </w:t>
      </w:r>
      <w:r w:rsidR="00A76CF0" w:rsidRPr="00A76CF0">
        <w:rPr>
          <w:rFonts w:ascii="Times New Roman" w:eastAsia="Calibri" w:hAnsi="Times New Roman" w:cs="Times New Roman"/>
          <w:i/>
          <w:lang w:val="en-GB" w:eastAsia="en-GB"/>
        </w:rPr>
        <w:t>Please list all of P’s relatives in the categories set out below even if you are of the view that some or all of them are not, by definition, Relevant Persons.  If you feel that certain relatives are not Relevant Persons, please set out your reasons in the space provided below.)</w:t>
      </w:r>
    </w:p>
    <w:p w14:paraId="3B7CE7EF" w14:textId="77777777" w:rsidR="00FD402A" w:rsidRPr="00FD402A" w:rsidRDefault="00FD402A" w:rsidP="0051115B">
      <w:pPr>
        <w:autoSpaceDE w:val="0"/>
        <w:autoSpaceDN w:val="0"/>
        <w:adjustRightInd w:val="0"/>
        <w:spacing w:before="0" w:after="0"/>
        <w:ind w:left="720" w:hanging="720"/>
        <w:jc w:val="both"/>
        <w:divId w:val="2116439976"/>
        <w:rPr>
          <w:rFonts w:ascii="Times New Roman" w:eastAsia="Calibri" w:hAnsi="Times New Roman" w:cs="Times New Roman"/>
          <w:i/>
          <w:sz w:val="22"/>
          <w:szCs w:val="22"/>
        </w:rPr>
      </w:pPr>
    </w:p>
    <w:tbl>
      <w:tblPr>
        <w:tblW w:w="4371" w:type="pct"/>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42" w:type="dxa"/>
          <w:bottom w:w="142" w:type="dxa"/>
        </w:tblCellMar>
        <w:tblLook w:val="04A0" w:firstRow="1" w:lastRow="0" w:firstColumn="1" w:lastColumn="0" w:noHBand="0" w:noVBand="1"/>
      </w:tblPr>
      <w:tblGrid>
        <w:gridCol w:w="4011"/>
        <w:gridCol w:w="2626"/>
        <w:gridCol w:w="1245"/>
      </w:tblGrid>
      <w:tr w:rsidR="0011790A" w:rsidRPr="0092350C" w14:paraId="79B7EBE9" w14:textId="77777777" w:rsidTr="0092350C">
        <w:trPr>
          <w:divId w:val="2116439976"/>
        </w:trPr>
        <w:tc>
          <w:tcPr>
            <w:tcW w:w="5000" w:type="pct"/>
            <w:gridSpan w:val="3"/>
            <w:shd w:val="clear" w:color="auto" w:fill="D9D9D9"/>
          </w:tcPr>
          <w:p w14:paraId="41DA95F7" w14:textId="77777777" w:rsidR="0011790A" w:rsidRPr="0092350C" w:rsidRDefault="0011790A" w:rsidP="0092350C">
            <w:pPr>
              <w:spacing w:before="0" w:after="0"/>
              <w:jc w:val="both"/>
              <w:rPr>
                <w:rFonts w:ascii="Times New Roman" w:eastAsia="Calibri" w:hAnsi="Times New Roman" w:cs="Times New Roman"/>
                <w:b/>
                <w:caps/>
                <w:sz w:val="22"/>
                <w:szCs w:val="22"/>
              </w:rPr>
            </w:pPr>
            <w:r w:rsidRPr="0092350C">
              <w:rPr>
                <w:rFonts w:ascii="Times New Roman" w:eastAsia="Calibri" w:hAnsi="Times New Roman" w:cs="Times New Roman"/>
                <w:b/>
                <w:sz w:val="22"/>
                <w:szCs w:val="22"/>
              </w:rPr>
              <w:t>(a)</w:t>
            </w:r>
            <w:r w:rsidRPr="0092350C">
              <w:rPr>
                <w:rFonts w:ascii="Times New Roman" w:eastAsia="Calibri" w:hAnsi="Times New Roman" w:cs="Times New Roman"/>
                <w:b/>
                <w:sz w:val="22"/>
                <w:szCs w:val="22"/>
              </w:rPr>
              <w:tab/>
            </w:r>
            <w:r w:rsidRPr="0092350C">
              <w:rPr>
                <w:rFonts w:ascii="Times New Roman" w:eastAsia="Calibri" w:hAnsi="Times New Roman" w:cs="Times New Roman"/>
                <w:b/>
                <w:caps/>
                <w:sz w:val="22"/>
                <w:szCs w:val="22"/>
              </w:rPr>
              <w:t>P’s spouse</w:t>
            </w:r>
          </w:p>
        </w:tc>
      </w:tr>
      <w:tr w:rsidR="0011790A" w:rsidRPr="0092350C" w14:paraId="4E0CD0E7" w14:textId="77777777" w:rsidTr="0092350C">
        <w:trPr>
          <w:divId w:val="2116439976"/>
        </w:trPr>
        <w:tc>
          <w:tcPr>
            <w:tcW w:w="2544" w:type="pct"/>
            <w:tcBorders>
              <w:bottom w:val="single" w:sz="4" w:space="0" w:color="auto"/>
            </w:tcBorders>
            <w:shd w:val="clear" w:color="auto" w:fill="auto"/>
          </w:tcPr>
          <w:p w14:paraId="1FE238EA" w14:textId="77777777" w:rsidR="0011790A" w:rsidRPr="0092350C" w:rsidRDefault="0011790A" w:rsidP="0092350C">
            <w:pPr>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Full name</w:t>
            </w:r>
          </w:p>
        </w:tc>
        <w:tc>
          <w:tcPr>
            <w:tcW w:w="1666" w:type="pct"/>
            <w:tcBorders>
              <w:bottom w:val="single" w:sz="4" w:space="0" w:color="auto"/>
            </w:tcBorders>
            <w:shd w:val="clear" w:color="auto" w:fill="auto"/>
          </w:tcPr>
          <w:p w14:paraId="44AE38CE" w14:textId="77777777" w:rsidR="0011790A" w:rsidRPr="0092350C" w:rsidRDefault="0011790A" w:rsidP="0092350C">
            <w:pPr>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NRIC/FIN/Passport No.</w:t>
            </w:r>
          </w:p>
        </w:tc>
        <w:tc>
          <w:tcPr>
            <w:tcW w:w="790" w:type="pct"/>
            <w:tcBorders>
              <w:bottom w:val="single" w:sz="4" w:space="0" w:color="auto"/>
            </w:tcBorders>
            <w:shd w:val="clear" w:color="auto" w:fill="auto"/>
          </w:tcPr>
          <w:p w14:paraId="6AC621D5" w14:textId="77777777" w:rsidR="0011790A" w:rsidRPr="0092350C" w:rsidRDefault="0011790A" w:rsidP="0092350C">
            <w:pPr>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Age</w:t>
            </w:r>
          </w:p>
        </w:tc>
      </w:tr>
      <w:tr w:rsidR="005D6AD4" w:rsidRPr="0092350C" w14:paraId="2CCBD3D4" w14:textId="77777777" w:rsidTr="0092350C">
        <w:trPr>
          <w:divId w:val="2116439976"/>
        </w:trPr>
        <w:tc>
          <w:tcPr>
            <w:tcW w:w="2544" w:type="pct"/>
            <w:tcBorders>
              <w:bottom w:val="single" w:sz="4" w:space="0" w:color="auto"/>
            </w:tcBorders>
            <w:shd w:val="clear" w:color="auto" w:fill="auto"/>
          </w:tcPr>
          <w:p w14:paraId="5CB716BE" w14:textId="77777777" w:rsidR="005D6AD4" w:rsidRPr="0092350C" w:rsidRDefault="005D6AD4" w:rsidP="0092350C">
            <w:pPr>
              <w:spacing w:before="0" w:after="0"/>
              <w:jc w:val="both"/>
              <w:rPr>
                <w:rFonts w:ascii="Times New Roman" w:eastAsia="Calibri" w:hAnsi="Times New Roman" w:cs="Times New Roman"/>
                <w:b/>
              </w:rPr>
            </w:pPr>
          </w:p>
          <w:p w14:paraId="76F05548" w14:textId="77777777" w:rsidR="005D6AD4" w:rsidRPr="0092350C" w:rsidRDefault="005D6AD4" w:rsidP="0092350C">
            <w:pPr>
              <w:spacing w:before="0" w:after="0"/>
              <w:jc w:val="both"/>
              <w:rPr>
                <w:rFonts w:ascii="Times New Roman" w:eastAsia="Calibri" w:hAnsi="Times New Roman" w:cs="Times New Roman"/>
                <w:b/>
                <w:sz w:val="22"/>
                <w:szCs w:val="22"/>
              </w:rPr>
            </w:pPr>
          </w:p>
        </w:tc>
        <w:tc>
          <w:tcPr>
            <w:tcW w:w="1666" w:type="pct"/>
            <w:tcBorders>
              <w:bottom w:val="single" w:sz="4" w:space="0" w:color="auto"/>
            </w:tcBorders>
            <w:shd w:val="clear" w:color="auto" w:fill="auto"/>
          </w:tcPr>
          <w:p w14:paraId="7D049853" w14:textId="77777777" w:rsidR="005D6AD4" w:rsidRPr="0092350C" w:rsidRDefault="005D6AD4" w:rsidP="0092350C">
            <w:pPr>
              <w:spacing w:before="0" w:after="0"/>
              <w:jc w:val="both"/>
              <w:rPr>
                <w:rFonts w:ascii="Times New Roman" w:eastAsia="Calibri" w:hAnsi="Times New Roman" w:cs="Times New Roman"/>
                <w:b/>
                <w:sz w:val="22"/>
                <w:szCs w:val="22"/>
              </w:rPr>
            </w:pPr>
          </w:p>
        </w:tc>
        <w:tc>
          <w:tcPr>
            <w:tcW w:w="790" w:type="pct"/>
            <w:tcBorders>
              <w:bottom w:val="single" w:sz="4" w:space="0" w:color="auto"/>
            </w:tcBorders>
            <w:shd w:val="clear" w:color="auto" w:fill="auto"/>
          </w:tcPr>
          <w:p w14:paraId="34549B05" w14:textId="77777777" w:rsidR="005D6AD4" w:rsidRPr="0092350C" w:rsidRDefault="005D6AD4" w:rsidP="0092350C">
            <w:pPr>
              <w:spacing w:before="0" w:after="0"/>
              <w:jc w:val="both"/>
              <w:rPr>
                <w:rFonts w:ascii="Times New Roman" w:eastAsia="Calibri" w:hAnsi="Times New Roman" w:cs="Times New Roman"/>
                <w:b/>
                <w:sz w:val="22"/>
                <w:szCs w:val="22"/>
              </w:rPr>
            </w:pPr>
          </w:p>
        </w:tc>
      </w:tr>
    </w:tbl>
    <w:p w14:paraId="228A2AA8" w14:textId="77777777" w:rsidR="0011790A" w:rsidRPr="00FD402A" w:rsidRDefault="0011790A" w:rsidP="0051115B">
      <w:pPr>
        <w:spacing w:before="0" w:after="0"/>
        <w:jc w:val="both"/>
        <w:divId w:val="2116439976"/>
        <w:rPr>
          <w:rFonts w:ascii="Times New Roman" w:eastAsia="Calibri" w:hAnsi="Times New Roman" w:cs="Times New Roman"/>
          <w:sz w:val="22"/>
          <w:szCs w:val="22"/>
        </w:rPr>
      </w:pPr>
    </w:p>
    <w:tbl>
      <w:tblPr>
        <w:tblW w:w="4371" w:type="pct"/>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42" w:type="dxa"/>
          <w:bottom w:w="142" w:type="dxa"/>
        </w:tblCellMar>
        <w:tblLook w:val="04A0" w:firstRow="1" w:lastRow="0" w:firstColumn="1" w:lastColumn="0" w:noHBand="0" w:noVBand="1"/>
      </w:tblPr>
      <w:tblGrid>
        <w:gridCol w:w="4011"/>
        <w:gridCol w:w="2626"/>
        <w:gridCol w:w="1245"/>
      </w:tblGrid>
      <w:tr w:rsidR="0011790A" w:rsidRPr="0092350C" w14:paraId="1184EE84" w14:textId="77777777" w:rsidTr="0092350C">
        <w:trPr>
          <w:divId w:val="2116439976"/>
        </w:trPr>
        <w:tc>
          <w:tcPr>
            <w:tcW w:w="5000" w:type="pct"/>
            <w:gridSpan w:val="3"/>
            <w:shd w:val="clear" w:color="auto" w:fill="D9D9D9"/>
          </w:tcPr>
          <w:p w14:paraId="2993432D" w14:textId="77777777" w:rsidR="0011790A" w:rsidRPr="0092350C" w:rsidRDefault="0011790A" w:rsidP="0092350C">
            <w:pPr>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(b)</w:t>
            </w:r>
            <w:r w:rsidRPr="0092350C">
              <w:rPr>
                <w:rFonts w:ascii="Times New Roman" w:eastAsia="Calibri" w:hAnsi="Times New Roman" w:cs="Times New Roman"/>
                <w:b/>
                <w:sz w:val="22"/>
                <w:szCs w:val="22"/>
              </w:rPr>
              <w:tab/>
            </w:r>
            <w:r w:rsidRPr="0092350C">
              <w:rPr>
                <w:rFonts w:ascii="Times New Roman" w:eastAsia="Calibri" w:hAnsi="Times New Roman" w:cs="Times New Roman"/>
                <w:b/>
                <w:caps/>
                <w:sz w:val="22"/>
                <w:szCs w:val="22"/>
              </w:rPr>
              <w:t>P’s PARENTS</w:t>
            </w:r>
          </w:p>
        </w:tc>
      </w:tr>
      <w:tr w:rsidR="0011790A" w:rsidRPr="0092350C" w14:paraId="2C705291" w14:textId="77777777" w:rsidTr="0092350C">
        <w:trPr>
          <w:divId w:val="2116439976"/>
        </w:trPr>
        <w:tc>
          <w:tcPr>
            <w:tcW w:w="2544" w:type="pct"/>
            <w:shd w:val="clear" w:color="auto" w:fill="auto"/>
          </w:tcPr>
          <w:p w14:paraId="33BEF746" w14:textId="77777777" w:rsidR="0011790A" w:rsidRPr="0092350C" w:rsidRDefault="0011790A" w:rsidP="0092350C">
            <w:pPr>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Full name</w:t>
            </w:r>
          </w:p>
        </w:tc>
        <w:tc>
          <w:tcPr>
            <w:tcW w:w="1666" w:type="pct"/>
            <w:shd w:val="clear" w:color="auto" w:fill="auto"/>
          </w:tcPr>
          <w:p w14:paraId="4021108C" w14:textId="77777777" w:rsidR="0011790A" w:rsidRPr="0092350C" w:rsidRDefault="0011790A" w:rsidP="0092350C">
            <w:pPr>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NRIC/FIN/Passport No.</w:t>
            </w:r>
          </w:p>
        </w:tc>
        <w:tc>
          <w:tcPr>
            <w:tcW w:w="790" w:type="pct"/>
            <w:shd w:val="clear" w:color="auto" w:fill="auto"/>
          </w:tcPr>
          <w:p w14:paraId="4F8495B6" w14:textId="77777777" w:rsidR="0011790A" w:rsidRPr="0092350C" w:rsidRDefault="0011790A" w:rsidP="0092350C">
            <w:pPr>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Age</w:t>
            </w:r>
          </w:p>
        </w:tc>
      </w:tr>
      <w:tr w:rsidR="0011790A" w:rsidRPr="0092350C" w14:paraId="42616EFC" w14:textId="77777777" w:rsidTr="0092350C">
        <w:trPr>
          <w:divId w:val="2116439976"/>
        </w:trPr>
        <w:tc>
          <w:tcPr>
            <w:tcW w:w="2544" w:type="pct"/>
            <w:tcBorders>
              <w:bottom w:val="single" w:sz="4" w:space="0" w:color="auto"/>
            </w:tcBorders>
            <w:shd w:val="clear" w:color="auto" w:fill="auto"/>
          </w:tcPr>
          <w:p w14:paraId="6C1C4A48" w14:textId="77777777" w:rsidR="0011790A" w:rsidRPr="0092350C" w:rsidRDefault="0011790A" w:rsidP="0092350C">
            <w:pPr>
              <w:spacing w:before="0" w:after="0"/>
              <w:jc w:val="both"/>
              <w:rPr>
                <w:rFonts w:ascii="Times New Roman" w:eastAsia="Calibri" w:hAnsi="Times New Roman" w:cs="Times New Roman"/>
                <w:sz w:val="22"/>
                <w:szCs w:val="22"/>
              </w:rPr>
            </w:pPr>
          </w:p>
          <w:p w14:paraId="145AA28C" w14:textId="77777777" w:rsidR="0011790A" w:rsidRPr="0092350C" w:rsidRDefault="0011790A" w:rsidP="0092350C">
            <w:pPr>
              <w:spacing w:before="0" w:after="0"/>
              <w:jc w:val="both"/>
              <w:rPr>
                <w:rFonts w:ascii="Times New Roman" w:eastAsia="Calibri" w:hAnsi="Times New Roman" w:cs="Times New Roman"/>
                <w:sz w:val="22"/>
                <w:szCs w:val="22"/>
              </w:rPr>
            </w:pPr>
          </w:p>
        </w:tc>
        <w:tc>
          <w:tcPr>
            <w:tcW w:w="1666" w:type="pct"/>
            <w:tcBorders>
              <w:bottom w:val="single" w:sz="4" w:space="0" w:color="auto"/>
            </w:tcBorders>
            <w:shd w:val="clear" w:color="auto" w:fill="auto"/>
          </w:tcPr>
          <w:p w14:paraId="741A8808" w14:textId="77777777" w:rsidR="0011790A" w:rsidRPr="0092350C" w:rsidRDefault="0011790A" w:rsidP="0092350C">
            <w:pPr>
              <w:spacing w:before="0" w:after="0"/>
              <w:jc w:val="both"/>
              <w:rPr>
                <w:rFonts w:ascii="Times New Roman" w:eastAsia="Calibri" w:hAnsi="Times New Roman" w:cs="Times New Roman"/>
                <w:sz w:val="22"/>
                <w:szCs w:val="22"/>
              </w:rPr>
            </w:pPr>
          </w:p>
        </w:tc>
        <w:tc>
          <w:tcPr>
            <w:tcW w:w="790" w:type="pct"/>
            <w:tcBorders>
              <w:bottom w:val="single" w:sz="4" w:space="0" w:color="auto"/>
            </w:tcBorders>
            <w:shd w:val="clear" w:color="auto" w:fill="auto"/>
          </w:tcPr>
          <w:p w14:paraId="38E19D6F" w14:textId="77777777" w:rsidR="0011790A" w:rsidRPr="0092350C" w:rsidRDefault="0011790A" w:rsidP="0092350C">
            <w:pPr>
              <w:spacing w:before="0" w:after="0"/>
              <w:jc w:val="both"/>
              <w:rPr>
                <w:rFonts w:ascii="Times New Roman" w:eastAsia="Calibri" w:hAnsi="Times New Roman" w:cs="Times New Roman"/>
                <w:sz w:val="22"/>
                <w:szCs w:val="22"/>
              </w:rPr>
            </w:pPr>
          </w:p>
        </w:tc>
      </w:tr>
      <w:tr w:rsidR="005D6AD4" w:rsidRPr="0092350C" w14:paraId="65BDB894" w14:textId="77777777" w:rsidTr="0092350C">
        <w:trPr>
          <w:divId w:val="2116439976"/>
        </w:trPr>
        <w:tc>
          <w:tcPr>
            <w:tcW w:w="2544" w:type="pct"/>
            <w:tcBorders>
              <w:bottom w:val="single" w:sz="4" w:space="0" w:color="auto"/>
            </w:tcBorders>
            <w:shd w:val="clear" w:color="auto" w:fill="auto"/>
          </w:tcPr>
          <w:p w14:paraId="2EEB9436" w14:textId="77777777" w:rsidR="005D6AD4" w:rsidRPr="0092350C" w:rsidRDefault="005D6AD4" w:rsidP="0092350C">
            <w:pPr>
              <w:spacing w:before="0" w:after="0"/>
              <w:jc w:val="both"/>
              <w:rPr>
                <w:rFonts w:ascii="Times New Roman" w:eastAsia="Calibri" w:hAnsi="Times New Roman" w:cs="Times New Roman"/>
              </w:rPr>
            </w:pPr>
          </w:p>
          <w:p w14:paraId="1EA1AD37" w14:textId="77777777" w:rsidR="005D6AD4" w:rsidRPr="0092350C" w:rsidRDefault="005D6AD4" w:rsidP="0092350C">
            <w:pPr>
              <w:spacing w:before="0" w:after="0"/>
              <w:jc w:val="both"/>
              <w:rPr>
                <w:rFonts w:ascii="Times New Roman" w:eastAsia="Calibri" w:hAnsi="Times New Roman" w:cs="Times New Roman"/>
                <w:sz w:val="22"/>
                <w:szCs w:val="22"/>
              </w:rPr>
            </w:pPr>
          </w:p>
        </w:tc>
        <w:tc>
          <w:tcPr>
            <w:tcW w:w="1666" w:type="pct"/>
            <w:tcBorders>
              <w:bottom w:val="single" w:sz="4" w:space="0" w:color="auto"/>
            </w:tcBorders>
            <w:shd w:val="clear" w:color="auto" w:fill="auto"/>
          </w:tcPr>
          <w:p w14:paraId="3B7EE967" w14:textId="77777777" w:rsidR="005D6AD4" w:rsidRPr="0092350C" w:rsidRDefault="005D6AD4" w:rsidP="0092350C">
            <w:pPr>
              <w:spacing w:before="0" w:after="0"/>
              <w:jc w:val="both"/>
              <w:rPr>
                <w:rFonts w:ascii="Times New Roman" w:eastAsia="Calibri" w:hAnsi="Times New Roman" w:cs="Times New Roman"/>
                <w:sz w:val="22"/>
                <w:szCs w:val="22"/>
              </w:rPr>
            </w:pPr>
          </w:p>
        </w:tc>
        <w:tc>
          <w:tcPr>
            <w:tcW w:w="790" w:type="pct"/>
            <w:tcBorders>
              <w:bottom w:val="single" w:sz="4" w:space="0" w:color="auto"/>
            </w:tcBorders>
            <w:shd w:val="clear" w:color="auto" w:fill="auto"/>
          </w:tcPr>
          <w:p w14:paraId="0ECCE6C4" w14:textId="77777777" w:rsidR="005D6AD4" w:rsidRPr="0092350C" w:rsidRDefault="005D6AD4" w:rsidP="0092350C">
            <w:pPr>
              <w:spacing w:before="0" w:after="0"/>
              <w:jc w:val="both"/>
              <w:rPr>
                <w:rFonts w:ascii="Times New Roman" w:eastAsia="Calibri" w:hAnsi="Times New Roman" w:cs="Times New Roman"/>
                <w:sz w:val="22"/>
                <w:szCs w:val="22"/>
              </w:rPr>
            </w:pPr>
          </w:p>
        </w:tc>
      </w:tr>
    </w:tbl>
    <w:p w14:paraId="3A5EFBA1" w14:textId="77777777" w:rsidR="0011790A" w:rsidRPr="00FD402A" w:rsidRDefault="0011790A" w:rsidP="0051115B">
      <w:pPr>
        <w:spacing w:before="0" w:after="0"/>
        <w:jc w:val="both"/>
        <w:divId w:val="2116439976"/>
        <w:rPr>
          <w:rFonts w:ascii="Times New Roman" w:eastAsia="Calibri" w:hAnsi="Times New Roman" w:cs="Times New Roman"/>
          <w:sz w:val="22"/>
          <w:szCs w:val="22"/>
        </w:rPr>
      </w:pPr>
    </w:p>
    <w:tbl>
      <w:tblPr>
        <w:tblW w:w="4371" w:type="pct"/>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42" w:type="dxa"/>
          <w:bottom w:w="142" w:type="dxa"/>
        </w:tblCellMar>
        <w:tblLook w:val="04A0" w:firstRow="1" w:lastRow="0" w:firstColumn="1" w:lastColumn="0" w:noHBand="0" w:noVBand="1"/>
      </w:tblPr>
      <w:tblGrid>
        <w:gridCol w:w="4011"/>
        <w:gridCol w:w="2626"/>
        <w:gridCol w:w="1245"/>
      </w:tblGrid>
      <w:tr w:rsidR="0011790A" w:rsidRPr="0092350C" w14:paraId="2BEB3FAF" w14:textId="77777777" w:rsidTr="0092350C">
        <w:trPr>
          <w:divId w:val="2116439976"/>
        </w:trPr>
        <w:tc>
          <w:tcPr>
            <w:tcW w:w="5000" w:type="pct"/>
            <w:gridSpan w:val="3"/>
            <w:shd w:val="clear" w:color="auto" w:fill="D9D9D9"/>
          </w:tcPr>
          <w:p w14:paraId="68E81E9C" w14:textId="77777777" w:rsidR="0011790A" w:rsidRPr="0092350C" w:rsidRDefault="0011790A" w:rsidP="0092350C">
            <w:pPr>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(c)</w:t>
            </w:r>
            <w:r w:rsidRPr="0092350C">
              <w:rPr>
                <w:rFonts w:ascii="Times New Roman" w:eastAsia="Calibri" w:hAnsi="Times New Roman" w:cs="Times New Roman"/>
                <w:b/>
                <w:sz w:val="22"/>
                <w:szCs w:val="22"/>
              </w:rPr>
              <w:tab/>
            </w:r>
            <w:r w:rsidRPr="0092350C">
              <w:rPr>
                <w:rFonts w:ascii="Times New Roman" w:eastAsia="Calibri" w:hAnsi="Times New Roman" w:cs="Times New Roman"/>
                <w:b/>
                <w:caps/>
                <w:sz w:val="22"/>
                <w:szCs w:val="22"/>
              </w:rPr>
              <w:t>P’s CHILDREN</w:t>
            </w:r>
          </w:p>
        </w:tc>
      </w:tr>
      <w:tr w:rsidR="0011790A" w:rsidRPr="0092350C" w14:paraId="749F6818" w14:textId="77777777" w:rsidTr="0092350C">
        <w:trPr>
          <w:divId w:val="2116439976"/>
        </w:trPr>
        <w:tc>
          <w:tcPr>
            <w:tcW w:w="2544" w:type="pct"/>
            <w:shd w:val="clear" w:color="auto" w:fill="auto"/>
          </w:tcPr>
          <w:p w14:paraId="7AF6DD75" w14:textId="77777777" w:rsidR="0011790A" w:rsidRPr="0092350C" w:rsidRDefault="0011790A" w:rsidP="0092350C">
            <w:pPr>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Full name</w:t>
            </w:r>
          </w:p>
        </w:tc>
        <w:tc>
          <w:tcPr>
            <w:tcW w:w="1666" w:type="pct"/>
            <w:shd w:val="clear" w:color="auto" w:fill="auto"/>
          </w:tcPr>
          <w:p w14:paraId="6B9ADD3E" w14:textId="77777777" w:rsidR="0011790A" w:rsidRPr="0092350C" w:rsidRDefault="0011790A" w:rsidP="0092350C">
            <w:pPr>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NRIC/FIN/Passport No.</w:t>
            </w:r>
          </w:p>
        </w:tc>
        <w:tc>
          <w:tcPr>
            <w:tcW w:w="790" w:type="pct"/>
            <w:shd w:val="clear" w:color="auto" w:fill="auto"/>
          </w:tcPr>
          <w:p w14:paraId="2F268A96" w14:textId="77777777" w:rsidR="0011790A" w:rsidRPr="0092350C" w:rsidRDefault="0011790A" w:rsidP="0092350C">
            <w:pPr>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Age</w:t>
            </w:r>
          </w:p>
        </w:tc>
      </w:tr>
      <w:tr w:rsidR="0011790A" w:rsidRPr="0092350C" w14:paraId="36C34579" w14:textId="77777777" w:rsidTr="0092350C">
        <w:trPr>
          <w:divId w:val="2116439976"/>
        </w:trPr>
        <w:tc>
          <w:tcPr>
            <w:tcW w:w="2544" w:type="pct"/>
            <w:shd w:val="clear" w:color="auto" w:fill="auto"/>
          </w:tcPr>
          <w:p w14:paraId="22694520" w14:textId="77777777" w:rsidR="0011790A" w:rsidRPr="0092350C" w:rsidRDefault="0011790A" w:rsidP="0092350C">
            <w:pPr>
              <w:spacing w:before="0" w:after="0"/>
              <w:jc w:val="both"/>
              <w:rPr>
                <w:rFonts w:ascii="Times New Roman" w:eastAsia="Calibri" w:hAnsi="Times New Roman" w:cs="Times New Roman"/>
                <w:sz w:val="22"/>
                <w:szCs w:val="22"/>
              </w:rPr>
            </w:pPr>
          </w:p>
          <w:p w14:paraId="3B8D9F63" w14:textId="77777777" w:rsidR="0011790A" w:rsidRPr="0092350C" w:rsidRDefault="0011790A" w:rsidP="0092350C">
            <w:pPr>
              <w:spacing w:before="0" w:after="0"/>
              <w:jc w:val="both"/>
              <w:rPr>
                <w:rFonts w:ascii="Times New Roman" w:eastAsia="Calibri" w:hAnsi="Times New Roman" w:cs="Times New Roman"/>
                <w:sz w:val="22"/>
                <w:szCs w:val="22"/>
              </w:rPr>
            </w:pPr>
          </w:p>
        </w:tc>
        <w:tc>
          <w:tcPr>
            <w:tcW w:w="1666" w:type="pct"/>
            <w:shd w:val="clear" w:color="auto" w:fill="auto"/>
          </w:tcPr>
          <w:p w14:paraId="43286CBC" w14:textId="77777777" w:rsidR="0011790A" w:rsidRPr="0092350C" w:rsidRDefault="0011790A" w:rsidP="0092350C">
            <w:pPr>
              <w:spacing w:before="0" w:after="0"/>
              <w:jc w:val="both"/>
              <w:rPr>
                <w:rFonts w:ascii="Times New Roman" w:eastAsia="Calibri" w:hAnsi="Times New Roman" w:cs="Times New Roman"/>
                <w:sz w:val="22"/>
                <w:szCs w:val="22"/>
              </w:rPr>
            </w:pPr>
          </w:p>
        </w:tc>
        <w:tc>
          <w:tcPr>
            <w:tcW w:w="790" w:type="pct"/>
            <w:shd w:val="clear" w:color="auto" w:fill="auto"/>
          </w:tcPr>
          <w:p w14:paraId="00E044FD" w14:textId="77777777" w:rsidR="0011790A" w:rsidRPr="0092350C" w:rsidRDefault="0011790A" w:rsidP="0092350C">
            <w:pPr>
              <w:spacing w:before="0" w:after="0"/>
              <w:jc w:val="both"/>
              <w:rPr>
                <w:rFonts w:ascii="Times New Roman" w:eastAsia="Calibri" w:hAnsi="Times New Roman" w:cs="Times New Roman"/>
                <w:sz w:val="22"/>
                <w:szCs w:val="22"/>
              </w:rPr>
            </w:pPr>
          </w:p>
        </w:tc>
      </w:tr>
      <w:tr w:rsidR="0011790A" w:rsidRPr="0092350C" w14:paraId="639BCC72" w14:textId="77777777" w:rsidTr="0092350C">
        <w:trPr>
          <w:divId w:val="2116439976"/>
        </w:trPr>
        <w:tc>
          <w:tcPr>
            <w:tcW w:w="2544" w:type="pct"/>
            <w:shd w:val="clear" w:color="auto" w:fill="auto"/>
          </w:tcPr>
          <w:p w14:paraId="7C4D0933" w14:textId="77777777" w:rsidR="0011790A" w:rsidRPr="0092350C" w:rsidRDefault="0011790A" w:rsidP="0092350C">
            <w:pPr>
              <w:spacing w:before="0" w:after="0"/>
              <w:jc w:val="both"/>
              <w:rPr>
                <w:rFonts w:ascii="Times New Roman" w:eastAsia="Calibri" w:hAnsi="Times New Roman" w:cs="Times New Roman"/>
                <w:sz w:val="22"/>
                <w:szCs w:val="22"/>
              </w:rPr>
            </w:pPr>
          </w:p>
          <w:p w14:paraId="3266D174" w14:textId="77777777" w:rsidR="0011790A" w:rsidRPr="0092350C" w:rsidRDefault="0011790A" w:rsidP="0092350C">
            <w:pPr>
              <w:spacing w:before="0" w:after="0"/>
              <w:jc w:val="both"/>
              <w:rPr>
                <w:rFonts w:ascii="Times New Roman" w:eastAsia="Calibri" w:hAnsi="Times New Roman" w:cs="Times New Roman"/>
                <w:sz w:val="22"/>
                <w:szCs w:val="22"/>
              </w:rPr>
            </w:pPr>
          </w:p>
        </w:tc>
        <w:tc>
          <w:tcPr>
            <w:tcW w:w="1666" w:type="pct"/>
            <w:shd w:val="clear" w:color="auto" w:fill="auto"/>
          </w:tcPr>
          <w:p w14:paraId="2D7E2695" w14:textId="77777777" w:rsidR="0011790A" w:rsidRPr="0092350C" w:rsidRDefault="0011790A" w:rsidP="0092350C">
            <w:pPr>
              <w:spacing w:before="0" w:after="0"/>
              <w:jc w:val="both"/>
              <w:rPr>
                <w:rFonts w:ascii="Times New Roman" w:eastAsia="Calibri" w:hAnsi="Times New Roman" w:cs="Times New Roman"/>
                <w:sz w:val="22"/>
                <w:szCs w:val="22"/>
              </w:rPr>
            </w:pPr>
          </w:p>
        </w:tc>
        <w:tc>
          <w:tcPr>
            <w:tcW w:w="790" w:type="pct"/>
            <w:shd w:val="clear" w:color="auto" w:fill="auto"/>
          </w:tcPr>
          <w:p w14:paraId="5B9AFAFE" w14:textId="77777777" w:rsidR="0011790A" w:rsidRPr="0092350C" w:rsidRDefault="0011790A" w:rsidP="0092350C">
            <w:pPr>
              <w:spacing w:before="0" w:after="0"/>
              <w:jc w:val="both"/>
              <w:rPr>
                <w:rFonts w:ascii="Times New Roman" w:eastAsia="Calibri" w:hAnsi="Times New Roman" w:cs="Times New Roman"/>
                <w:sz w:val="22"/>
                <w:szCs w:val="22"/>
              </w:rPr>
            </w:pPr>
          </w:p>
        </w:tc>
      </w:tr>
      <w:tr w:rsidR="0011790A" w:rsidRPr="0092350C" w14:paraId="40BFCB59" w14:textId="77777777" w:rsidTr="0092350C">
        <w:trPr>
          <w:divId w:val="2116439976"/>
        </w:trPr>
        <w:tc>
          <w:tcPr>
            <w:tcW w:w="2544" w:type="pct"/>
            <w:shd w:val="clear" w:color="auto" w:fill="auto"/>
          </w:tcPr>
          <w:p w14:paraId="6AFF1A03" w14:textId="77777777" w:rsidR="0011790A" w:rsidRPr="0092350C" w:rsidRDefault="0011790A" w:rsidP="0092350C">
            <w:pPr>
              <w:spacing w:before="0" w:after="0"/>
              <w:jc w:val="both"/>
              <w:rPr>
                <w:rFonts w:ascii="Times New Roman" w:eastAsia="Calibri" w:hAnsi="Times New Roman" w:cs="Times New Roman"/>
                <w:sz w:val="22"/>
                <w:szCs w:val="22"/>
              </w:rPr>
            </w:pPr>
          </w:p>
          <w:p w14:paraId="5795D4CF" w14:textId="77777777" w:rsidR="0011790A" w:rsidRPr="0092350C" w:rsidRDefault="0011790A" w:rsidP="0092350C">
            <w:pPr>
              <w:spacing w:before="0" w:after="0"/>
              <w:jc w:val="both"/>
              <w:rPr>
                <w:rFonts w:ascii="Times New Roman" w:eastAsia="Calibri" w:hAnsi="Times New Roman" w:cs="Times New Roman"/>
                <w:sz w:val="22"/>
                <w:szCs w:val="22"/>
              </w:rPr>
            </w:pPr>
          </w:p>
        </w:tc>
        <w:tc>
          <w:tcPr>
            <w:tcW w:w="1666" w:type="pct"/>
            <w:shd w:val="clear" w:color="auto" w:fill="auto"/>
          </w:tcPr>
          <w:p w14:paraId="2A11DC72" w14:textId="77777777" w:rsidR="0011790A" w:rsidRPr="0092350C" w:rsidRDefault="0011790A" w:rsidP="0092350C">
            <w:pPr>
              <w:spacing w:before="0" w:after="0"/>
              <w:jc w:val="both"/>
              <w:rPr>
                <w:rFonts w:ascii="Times New Roman" w:eastAsia="Calibri" w:hAnsi="Times New Roman" w:cs="Times New Roman"/>
                <w:sz w:val="22"/>
                <w:szCs w:val="22"/>
              </w:rPr>
            </w:pPr>
          </w:p>
        </w:tc>
        <w:tc>
          <w:tcPr>
            <w:tcW w:w="790" w:type="pct"/>
            <w:shd w:val="clear" w:color="auto" w:fill="auto"/>
          </w:tcPr>
          <w:p w14:paraId="0A42D3B0" w14:textId="77777777" w:rsidR="0011790A" w:rsidRPr="0092350C" w:rsidRDefault="0011790A" w:rsidP="0092350C">
            <w:pPr>
              <w:spacing w:before="0" w:after="0"/>
              <w:jc w:val="both"/>
              <w:rPr>
                <w:rFonts w:ascii="Times New Roman" w:eastAsia="Calibri" w:hAnsi="Times New Roman" w:cs="Times New Roman"/>
                <w:sz w:val="22"/>
                <w:szCs w:val="22"/>
              </w:rPr>
            </w:pPr>
          </w:p>
        </w:tc>
      </w:tr>
    </w:tbl>
    <w:p w14:paraId="3A3DA764" w14:textId="77777777" w:rsidR="0011790A" w:rsidRPr="00FD402A" w:rsidRDefault="0011790A" w:rsidP="0051115B">
      <w:pPr>
        <w:spacing w:before="0" w:after="0"/>
        <w:jc w:val="both"/>
        <w:divId w:val="2116439976"/>
        <w:rPr>
          <w:rFonts w:ascii="Times New Roman" w:eastAsia="Calibri" w:hAnsi="Times New Roman" w:cs="Times New Roman"/>
          <w:sz w:val="22"/>
          <w:szCs w:val="22"/>
        </w:rPr>
      </w:pPr>
    </w:p>
    <w:tbl>
      <w:tblPr>
        <w:tblW w:w="4371" w:type="pct"/>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42" w:type="dxa"/>
          <w:bottom w:w="142" w:type="dxa"/>
        </w:tblCellMar>
        <w:tblLook w:val="04A0" w:firstRow="1" w:lastRow="0" w:firstColumn="1" w:lastColumn="0" w:noHBand="0" w:noVBand="1"/>
      </w:tblPr>
      <w:tblGrid>
        <w:gridCol w:w="4011"/>
        <w:gridCol w:w="2626"/>
        <w:gridCol w:w="1245"/>
      </w:tblGrid>
      <w:tr w:rsidR="0011790A" w:rsidRPr="0092350C" w14:paraId="6D1A46A1" w14:textId="77777777" w:rsidTr="0092350C">
        <w:trPr>
          <w:divId w:val="2116439976"/>
        </w:trPr>
        <w:tc>
          <w:tcPr>
            <w:tcW w:w="5000" w:type="pct"/>
            <w:gridSpan w:val="3"/>
            <w:shd w:val="clear" w:color="auto" w:fill="D9D9D9"/>
          </w:tcPr>
          <w:p w14:paraId="6A4B7D7E" w14:textId="77777777" w:rsidR="0011790A" w:rsidRPr="0092350C" w:rsidRDefault="0011790A" w:rsidP="0092350C">
            <w:pPr>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lastRenderedPageBreak/>
              <w:t>(d)</w:t>
            </w:r>
            <w:r w:rsidRPr="0092350C">
              <w:rPr>
                <w:rFonts w:ascii="Times New Roman" w:eastAsia="Calibri" w:hAnsi="Times New Roman" w:cs="Times New Roman"/>
                <w:b/>
                <w:sz w:val="22"/>
                <w:szCs w:val="22"/>
              </w:rPr>
              <w:tab/>
            </w:r>
            <w:r w:rsidRPr="0092350C">
              <w:rPr>
                <w:rFonts w:ascii="Times New Roman" w:eastAsia="Calibri" w:hAnsi="Times New Roman" w:cs="Times New Roman"/>
                <w:b/>
                <w:caps/>
                <w:sz w:val="22"/>
                <w:szCs w:val="22"/>
              </w:rPr>
              <w:t>P’s SIBLINGS</w:t>
            </w:r>
          </w:p>
        </w:tc>
      </w:tr>
      <w:tr w:rsidR="0011790A" w:rsidRPr="0092350C" w14:paraId="12C54F67" w14:textId="77777777" w:rsidTr="0092350C">
        <w:trPr>
          <w:divId w:val="2116439976"/>
        </w:trPr>
        <w:tc>
          <w:tcPr>
            <w:tcW w:w="2544" w:type="pct"/>
            <w:shd w:val="clear" w:color="auto" w:fill="auto"/>
          </w:tcPr>
          <w:p w14:paraId="241471FF" w14:textId="77777777" w:rsidR="0011790A" w:rsidRPr="0092350C" w:rsidRDefault="0011790A" w:rsidP="0092350C">
            <w:pPr>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Full name</w:t>
            </w:r>
          </w:p>
        </w:tc>
        <w:tc>
          <w:tcPr>
            <w:tcW w:w="1666" w:type="pct"/>
            <w:shd w:val="clear" w:color="auto" w:fill="auto"/>
          </w:tcPr>
          <w:p w14:paraId="3F65FF81" w14:textId="77777777" w:rsidR="0011790A" w:rsidRPr="0092350C" w:rsidRDefault="0011790A" w:rsidP="0092350C">
            <w:pPr>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NRIC/FIN/Passport No.</w:t>
            </w:r>
          </w:p>
        </w:tc>
        <w:tc>
          <w:tcPr>
            <w:tcW w:w="790" w:type="pct"/>
            <w:shd w:val="clear" w:color="auto" w:fill="auto"/>
          </w:tcPr>
          <w:p w14:paraId="4707D6B9" w14:textId="77777777" w:rsidR="0011790A" w:rsidRPr="0092350C" w:rsidRDefault="0011790A" w:rsidP="0092350C">
            <w:pPr>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Age</w:t>
            </w:r>
          </w:p>
        </w:tc>
      </w:tr>
      <w:tr w:rsidR="0011790A" w:rsidRPr="0092350C" w14:paraId="0EF0CCFE" w14:textId="77777777" w:rsidTr="0092350C">
        <w:trPr>
          <w:divId w:val="2116439976"/>
        </w:trPr>
        <w:tc>
          <w:tcPr>
            <w:tcW w:w="2544" w:type="pct"/>
            <w:shd w:val="clear" w:color="auto" w:fill="auto"/>
          </w:tcPr>
          <w:p w14:paraId="3683CDE1" w14:textId="77777777" w:rsidR="0011790A" w:rsidRPr="0092350C" w:rsidRDefault="0011790A" w:rsidP="0092350C">
            <w:pPr>
              <w:spacing w:before="0" w:after="0"/>
              <w:jc w:val="both"/>
              <w:rPr>
                <w:rFonts w:ascii="Times New Roman" w:eastAsia="Calibri" w:hAnsi="Times New Roman" w:cs="Times New Roman"/>
                <w:sz w:val="22"/>
                <w:szCs w:val="22"/>
              </w:rPr>
            </w:pPr>
          </w:p>
          <w:p w14:paraId="797DF1B3" w14:textId="77777777" w:rsidR="0011790A" w:rsidRPr="0092350C" w:rsidRDefault="0011790A" w:rsidP="0092350C">
            <w:pPr>
              <w:spacing w:before="0" w:after="0"/>
              <w:jc w:val="both"/>
              <w:rPr>
                <w:rFonts w:ascii="Times New Roman" w:eastAsia="Calibri" w:hAnsi="Times New Roman" w:cs="Times New Roman"/>
                <w:sz w:val="22"/>
                <w:szCs w:val="22"/>
              </w:rPr>
            </w:pPr>
          </w:p>
        </w:tc>
        <w:tc>
          <w:tcPr>
            <w:tcW w:w="1666" w:type="pct"/>
            <w:shd w:val="clear" w:color="auto" w:fill="auto"/>
          </w:tcPr>
          <w:p w14:paraId="6FAE4C5F" w14:textId="77777777" w:rsidR="0011790A" w:rsidRPr="0092350C" w:rsidRDefault="0011790A" w:rsidP="0092350C">
            <w:pPr>
              <w:spacing w:before="0" w:after="0"/>
              <w:jc w:val="both"/>
              <w:rPr>
                <w:rFonts w:ascii="Times New Roman" w:eastAsia="Calibri" w:hAnsi="Times New Roman" w:cs="Times New Roman"/>
                <w:sz w:val="22"/>
                <w:szCs w:val="22"/>
              </w:rPr>
            </w:pPr>
          </w:p>
        </w:tc>
        <w:tc>
          <w:tcPr>
            <w:tcW w:w="790" w:type="pct"/>
            <w:shd w:val="clear" w:color="auto" w:fill="auto"/>
          </w:tcPr>
          <w:p w14:paraId="0CB4CB88" w14:textId="77777777" w:rsidR="0011790A" w:rsidRPr="0092350C" w:rsidRDefault="0011790A" w:rsidP="0092350C">
            <w:pPr>
              <w:spacing w:before="0" w:after="0"/>
              <w:jc w:val="both"/>
              <w:rPr>
                <w:rFonts w:ascii="Times New Roman" w:eastAsia="Calibri" w:hAnsi="Times New Roman" w:cs="Times New Roman"/>
                <w:sz w:val="22"/>
                <w:szCs w:val="22"/>
              </w:rPr>
            </w:pPr>
          </w:p>
        </w:tc>
      </w:tr>
      <w:tr w:rsidR="0011790A" w:rsidRPr="0092350C" w14:paraId="6EC609D6" w14:textId="77777777" w:rsidTr="0092350C">
        <w:trPr>
          <w:divId w:val="2116439976"/>
        </w:trPr>
        <w:tc>
          <w:tcPr>
            <w:tcW w:w="2544" w:type="pct"/>
            <w:shd w:val="clear" w:color="auto" w:fill="auto"/>
          </w:tcPr>
          <w:p w14:paraId="46F4E2AC" w14:textId="77777777" w:rsidR="0011790A" w:rsidRPr="0092350C" w:rsidRDefault="0011790A" w:rsidP="0092350C">
            <w:pPr>
              <w:spacing w:before="0" w:after="0"/>
              <w:jc w:val="both"/>
              <w:rPr>
                <w:rFonts w:ascii="Times New Roman" w:eastAsia="Calibri" w:hAnsi="Times New Roman" w:cs="Times New Roman"/>
                <w:sz w:val="22"/>
                <w:szCs w:val="22"/>
              </w:rPr>
            </w:pPr>
          </w:p>
          <w:p w14:paraId="3BA8B561" w14:textId="77777777" w:rsidR="0011790A" w:rsidRPr="0092350C" w:rsidRDefault="0011790A" w:rsidP="0092350C">
            <w:pPr>
              <w:spacing w:before="0" w:after="0"/>
              <w:jc w:val="both"/>
              <w:rPr>
                <w:rFonts w:ascii="Times New Roman" w:eastAsia="Calibri" w:hAnsi="Times New Roman" w:cs="Times New Roman"/>
                <w:sz w:val="22"/>
                <w:szCs w:val="22"/>
              </w:rPr>
            </w:pPr>
          </w:p>
        </w:tc>
        <w:tc>
          <w:tcPr>
            <w:tcW w:w="1666" w:type="pct"/>
            <w:shd w:val="clear" w:color="auto" w:fill="auto"/>
          </w:tcPr>
          <w:p w14:paraId="52431C5C" w14:textId="77777777" w:rsidR="0011790A" w:rsidRPr="0092350C" w:rsidRDefault="0011790A" w:rsidP="0092350C">
            <w:pPr>
              <w:spacing w:before="0" w:after="0"/>
              <w:jc w:val="both"/>
              <w:rPr>
                <w:rFonts w:ascii="Times New Roman" w:eastAsia="Calibri" w:hAnsi="Times New Roman" w:cs="Times New Roman"/>
                <w:sz w:val="22"/>
                <w:szCs w:val="22"/>
              </w:rPr>
            </w:pPr>
          </w:p>
        </w:tc>
        <w:tc>
          <w:tcPr>
            <w:tcW w:w="790" w:type="pct"/>
            <w:shd w:val="clear" w:color="auto" w:fill="auto"/>
          </w:tcPr>
          <w:p w14:paraId="73A3D241" w14:textId="77777777" w:rsidR="0011790A" w:rsidRPr="0092350C" w:rsidRDefault="0011790A" w:rsidP="0092350C">
            <w:pPr>
              <w:spacing w:before="0" w:after="0"/>
              <w:jc w:val="both"/>
              <w:rPr>
                <w:rFonts w:ascii="Times New Roman" w:eastAsia="Calibri" w:hAnsi="Times New Roman" w:cs="Times New Roman"/>
                <w:sz w:val="22"/>
                <w:szCs w:val="22"/>
              </w:rPr>
            </w:pPr>
          </w:p>
        </w:tc>
      </w:tr>
      <w:tr w:rsidR="0011790A" w:rsidRPr="0092350C" w14:paraId="6CD3BAE8" w14:textId="77777777" w:rsidTr="0092350C">
        <w:trPr>
          <w:divId w:val="2116439976"/>
        </w:trPr>
        <w:tc>
          <w:tcPr>
            <w:tcW w:w="2544" w:type="pct"/>
            <w:shd w:val="clear" w:color="auto" w:fill="auto"/>
          </w:tcPr>
          <w:p w14:paraId="3E744B42" w14:textId="77777777" w:rsidR="0011790A" w:rsidRPr="0092350C" w:rsidRDefault="0011790A" w:rsidP="0092350C">
            <w:pPr>
              <w:spacing w:before="0" w:after="0"/>
              <w:jc w:val="both"/>
              <w:rPr>
                <w:rFonts w:ascii="Times New Roman" w:eastAsia="Calibri" w:hAnsi="Times New Roman" w:cs="Times New Roman"/>
                <w:sz w:val="22"/>
                <w:szCs w:val="22"/>
              </w:rPr>
            </w:pPr>
          </w:p>
          <w:p w14:paraId="0E77E7D7" w14:textId="77777777" w:rsidR="0011790A" w:rsidRPr="0092350C" w:rsidRDefault="0011790A" w:rsidP="0092350C">
            <w:pPr>
              <w:spacing w:before="0" w:after="0"/>
              <w:jc w:val="both"/>
              <w:rPr>
                <w:rFonts w:ascii="Times New Roman" w:eastAsia="Calibri" w:hAnsi="Times New Roman" w:cs="Times New Roman"/>
                <w:sz w:val="22"/>
                <w:szCs w:val="22"/>
              </w:rPr>
            </w:pPr>
          </w:p>
        </w:tc>
        <w:tc>
          <w:tcPr>
            <w:tcW w:w="1666" w:type="pct"/>
            <w:shd w:val="clear" w:color="auto" w:fill="auto"/>
          </w:tcPr>
          <w:p w14:paraId="2905D3D0" w14:textId="77777777" w:rsidR="0011790A" w:rsidRPr="0092350C" w:rsidRDefault="0011790A" w:rsidP="0092350C">
            <w:pPr>
              <w:spacing w:before="0" w:after="0"/>
              <w:jc w:val="both"/>
              <w:rPr>
                <w:rFonts w:ascii="Times New Roman" w:eastAsia="Calibri" w:hAnsi="Times New Roman" w:cs="Times New Roman"/>
                <w:sz w:val="22"/>
                <w:szCs w:val="22"/>
              </w:rPr>
            </w:pPr>
          </w:p>
        </w:tc>
        <w:tc>
          <w:tcPr>
            <w:tcW w:w="790" w:type="pct"/>
            <w:shd w:val="clear" w:color="auto" w:fill="auto"/>
          </w:tcPr>
          <w:p w14:paraId="5F9B8896" w14:textId="77777777" w:rsidR="0011790A" w:rsidRPr="0092350C" w:rsidRDefault="0011790A" w:rsidP="0092350C">
            <w:pPr>
              <w:spacing w:before="0" w:after="0"/>
              <w:jc w:val="both"/>
              <w:rPr>
                <w:rFonts w:ascii="Times New Roman" w:eastAsia="Calibri" w:hAnsi="Times New Roman" w:cs="Times New Roman"/>
                <w:sz w:val="22"/>
                <w:szCs w:val="22"/>
              </w:rPr>
            </w:pPr>
          </w:p>
        </w:tc>
      </w:tr>
    </w:tbl>
    <w:p w14:paraId="11B63D03" w14:textId="77777777" w:rsidR="0011790A" w:rsidRPr="00FD402A" w:rsidRDefault="0011790A" w:rsidP="0051115B">
      <w:pPr>
        <w:tabs>
          <w:tab w:val="left" w:pos="1545"/>
        </w:tabs>
        <w:spacing w:before="0" w:after="0"/>
        <w:jc w:val="both"/>
        <w:divId w:val="2116439976"/>
        <w:rPr>
          <w:rFonts w:ascii="Times New Roman" w:eastAsia="Calibri" w:hAnsi="Times New Roman" w:cs="Times New Roman"/>
          <w:sz w:val="22"/>
          <w:szCs w:val="22"/>
        </w:rPr>
      </w:pPr>
      <w:r w:rsidRPr="00FD402A">
        <w:rPr>
          <w:rFonts w:ascii="Times New Roman" w:eastAsia="Calibri" w:hAnsi="Times New Roman" w:cs="Times New Roman"/>
          <w:sz w:val="22"/>
          <w:szCs w:val="22"/>
        </w:rPr>
        <w:tab/>
      </w:r>
    </w:p>
    <w:p w14:paraId="174F50C4" w14:textId="77777777" w:rsidR="0011790A" w:rsidRPr="00FD402A" w:rsidRDefault="0011790A" w:rsidP="0051115B">
      <w:pPr>
        <w:tabs>
          <w:tab w:val="left" w:pos="1545"/>
        </w:tabs>
        <w:spacing w:before="0" w:after="0"/>
        <w:jc w:val="both"/>
        <w:divId w:val="2116439976"/>
        <w:rPr>
          <w:rFonts w:ascii="Times New Roman" w:eastAsia="Calibri" w:hAnsi="Times New Roman" w:cs="Times New Roman"/>
          <w:sz w:val="22"/>
          <w:szCs w:val="22"/>
        </w:rPr>
      </w:pPr>
    </w:p>
    <w:tbl>
      <w:tblPr>
        <w:tblW w:w="4371" w:type="pct"/>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2" w:type="dxa"/>
          <w:bottom w:w="142" w:type="dxa"/>
        </w:tblCellMar>
        <w:tblLook w:val="04A0" w:firstRow="1" w:lastRow="0" w:firstColumn="1" w:lastColumn="0" w:noHBand="0" w:noVBand="1"/>
      </w:tblPr>
      <w:tblGrid>
        <w:gridCol w:w="2766"/>
        <w:gridCol w:w="1799"/>
        <w:gridCol w:w="968"/>
        <w:gridCol w:w="2349"/>
      </w:tblGrid>
      <w:tr w:rsidR="0011790A" w:rsidRPr="0092350C" w14:paraId="562B14AD" w14:textId="77777777" w:rsidTr="0092350C">
        <w:trPr>
          <w:divId w:val="2116439976"/>
        </w:trPr>
        <w:tc>
          <w:tcPr>
            <w:tcW w:w="5000" w:type="pct"/>
            <w:gridSpan w:val="4"/>
            <w:shd w:val="clear" w:color="auto" w:fill="auto"/>
          </w:tcPr>
          <w:p w14:paraId="58DA3D47" w14:textId="77777777" w:rsidR="0011790A" w:rsidRPr="0092350C" w:rsidRDefault="0011790A" w:rsidP="0092350C">
            <w:pPr>
              <w:spacing w:before="0" w:after="0"/>
              <w:ind w:left="720" w:hanging="720"/>
              <w:jc w:val="both"/>
              <w:rPr>
                <w:rFonts w:ascii="Times New Roman" w:eastAsia="Calibri" w:hAnsi="Times New Roman" w:cs="Times New Roman"/>
                <w:b/>
                <w:caps/>
                <w:sz w:val="22"/>
                <w:szCs w:val="22"/>
              </w:rPr>
            </w:pPr>
            <w:r w:rsidRPr="0092350C">
              <w:rPr>
                <w:rFonts w:ascii="Times New Roman" w:eastAsia="Calibri" w:hAnsi="Times New Roman" w:cs="Times New Roman"/>
                <w:b/>
                <w:sz w:val="22"/>
                <w:szCs w:val="22"/>
              </w:rPr>
              <w:t>(e)</w:t>
            </w:r>
            <w:r w:rsidRPr="0092350C">
              <w:rPr>
                <w:rFonts w:ascii="Times New Roman" w:eastAsia="Calibri" w:hAnsi="Times New Roman" w:cs="Times New Roman"/>
                <w:b/>
                <w:sz w:val="22"/>
                <w:szCs w:val="22"/>
              </w:rPr>
              <w:tab/>
            </w:r>
            <w:r w:rsidRPr="0092350C">
              <w:rPr>
                <w:rFonts w:ascii="Times New Roman" w:eastAsia="Calibri" w:hAnsi="Times New Roman" w:cs="Times New Roman"/>
                <w:b/>
                <w:caps/>
                <w:sz w:val="22"/>
                <w:szCs w:val="22"/>
              </w:rPr>
              <w:t>OTHER RELEVANT PERSONS WHO ARE LIKELY TO HAVE AN INTEREST IN AN APPLICATION CONCERNING P</w:t>
            </w:r>
          </w:p>
          <w:p w14:paraId="476DB0F9" w14:textId="77777777" w:rsidR="0011790A" w:rsidRPr="0092350C" w:rsidRDefault="0011790A" w:rsidP="0092350C">
            <w:pPr>
              <w:spacing w:before="0" w:after="0"/>
              <w:jc w:val="both"/>
              <w:rPr>
                <w:rFonts w:ascii="Times New Roman" w:eastAsia="Calibri" w:hAnsi="Times New Roman" w:cs="Times New Roman"/>
                <w:b/>
                <w:caps/>
                <w:sz w:val="22"/>
                <w:szCs w:val="22"/>
              </w:rPr>
            </w:pPr>
            <w:r w:rsidRPr="0092350C">
              <w:rPr>
                <w:rFonts w:ascii="Times New Roman" w:eastAsia="Calibri" w:hAnsi="Times New Roman" w:cs="Times New Roman"/>
                <w:sz w:val="22"/>
                <w:szCs w:val="22"/>
              </w:rPr>
              <w:t>(e.g. persons who have a close relationship with P, persons who have a legal duty to support P, persons who will benefit from P’s estate, persons who are responsible for P’s care)</w:t>
            </w:r>
          </w:p>
        </w:tc>
      </w:tr>
      <w:tr w:rsidR="0011790A" w:rsidRPr="0092350C" w14:paraId="45CE0E28" w14:textId="77777777" w:rsidTr="0092350C">
        <w:trPr>
          <w:divId w:val="2116439976"/>
        </w:trPr>
        <w:tc>
          <w:tcPr>
            <w:tcW w:w="1755" w:type="pct"/>
            <w:shd w:val="clear" w:color="auto" w:fill="auto"/>
            <w:vAlign w:val="center"/>
          </w:tcPr>
          <w:p w14:paraId="4DC510FB" w14:textId="77777777" w:rsidR="0011790A" w:rsidRPr="0092350C" w:rsidRDefault="0011790A" w:rsidP="0092350C">
            <w:pPr>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Full name</w:t>
            </w:r>
          </w:p>
        </w:tc>
        <w:tc>
          <w:tcPr>
            <w:tcW w:w="1141" w:type="pct"/>
            <w:shd w:val="clear" w:color="auto" w:fill="auto"/>
            <w:vAlign w:val="center"/>
          </w:tcPr>
          <w:p w14:paraId="1C2948C0" w14:textId="77777777" w:rsidR="0011790A" w:rsidRPr="0092350C" w:rsidRDefault="0011790A" w:rsidP="0092350C">
            <w:pPr>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NRIC/FIN/</w:t>
            </w:r>
          </w:p>
          <w:p w14:paraId="76D89FE0" w14:textId="77777777" w:rsidR="0011790A" w:rsidRPr="0092350C" w:rsidRDefault="0011790A" w:rsidP="0092350C">
            <w:pPr>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Passport No.</w:t>
            </w:r>
          </w:p>
        </w:tc>
        <w:tc>
          <w:tcPr>
            <w:tcW w:w="614" w:type="pct"/>
            <w:shd w:val="clear" w:color="auto" w:fill="auto"/>
            <w:vAlign w:val="center"/>
          </w:tcPr>
          <w:p w14:paraId="6F7A4211" w14:textId="77777777" w:rsidR="0011790A" w:rsidRPr="0092350C" w:rsidRDefault="0011790A" w:rsidP="0092350C">
            <w:pPr>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Age</w:t>
            </w:r>
          </w:p>
        </w:tc>
        <w:tc>
          <w:tcPr>
            <w:tcW w:w="1490" w:type="pct"/>
            <w:shd w:val="clear" w:color="auto" w:fill="auto"/>
            <w:vAlign w:val="center"/>
          </w:tcPr>
          <w:p w14:paraId="40458362" w14:textId="77777777" w:rsidR="0011790A" w:rsidRPr="0092350C" w:rsidRDefault="0011790A" w:rsidP="0092350C">
            <w:pPr>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Relationship to P</w:t>
            </w:r>
          </w:p>
        </w:tc>
      </w:tr>
      <w:tr w:rsidR="0011790A" w:rsidRPr="0092350C" w14:paraId="0E3DDD99" w14:textId="77777777" w:rsidTr="0092350C">
        <w:trPr>
          <w:divId w:val="2116439976"/>
        </w:trPr>
        <w:tc>
          <w:tcPr>
            <w:tcW w:w="1755" w:type="pct"/>
            <w:shd w:val="clear" w:color="auto" w:fill="auto"/>
          </w:tcPr>
          <w:p w14:paraId="0D020048" w14:textId="77777777" w:rsidR="0011790A" w:rsidRPr="0092350C" w:rsidRDefault="0011790A" w:rsidP="0092350C">
            <w:pPr>
              <w:spacing w:before="0" w:after="0"/>
              <w:jc w:val="both"/>
              <w:rPr>
                <w:rFonts w:ascii="Times New Roman" w:eastAsia="Calibri" w:hAnsi="Times New Roman" w:cs="Times New Roman"/>
                <w:sz w:val="22"/>
                <w:szCs w:val="22"/>
              </w:rPr>
            </w:pPr>
          </w:p>
          <w:p w14:paraId="20D18547" w14:textId="77777777" w:rsidR="0011790A" w:rsidRPr="0092350C" w:rsidRDefault="0011790A" w:rsidP="0092350C">
            <w:pPr>
              <w:spacing w:before="0" w:after="0"/>
              <w:jc w:val="both"/>
              <w:rPr>
                <w:rFonts w:ascii="Times New Roman" w:eastAsia="Calibri" w:hAnsi="Times New Roman" w:cs="Times New Roman"/>
                <w:sz w:val="22"/>
                <w:szCs w:val="22"/>
              </w:rPr>
            </w:pPr>
          </w:p>
        </w:tc>
        <w:tc>
          <w:tcPr>
            <w:tcW w:w="1141" w:type="pct"/>
            <w:shd w:val="clear" w:color="auto" w:fill="auto"/>
          </w:tcPr>
          <w:p w14:paraId="20F2B456" w14:textId="77777777" w:rsidR="0011790A" w:rsidRPr="0092350C" w:rsidRDefault="0011790A" w:rsidP="0092350C">
            <w:pPr>
              <w:spacing w:before="0" w:after="0"/>
              <w:jc w:val="both"/>
              <w:rPr>
                <w:rFonts w:ascii="Times New Roman" w:eastAsia="Calibri" w:hAnsi="Times New Roman" w:cs="Times New Roman"/>
                <w:sz w:val="22"/>
                <w:szCs w:val="22"/>
              </w:rPr>
            </w:pPr>
          </w:p>
        </w:tc>
        <w:tc>
          <w:tcPr>
            <w:tcW w:w="614" w:type="pct"/>
            <w:shd w:val="clear" w:color="auto" w:fill="auto"/>
          </w:tcPr>
          <w:p w14:paraId="19FCFBEB" w14:textId="77777777" w:rsidR="0011790A" w:rsidRPr="0092350C" w:rsidRDefault="0011790A" w:rsidP="0092350C">
            <w:pPr>
              <w:spacing w:before="0" w:after="0"/>
              <w:jc w:val="both"/>
              <w:rPr>
                <w:rFonts w:ascii="Times New Roman" w:eastAsia="Calibri" w:hAnsi="Times New Roman" w:cs="Times New Roman"/>
                <w:sz w:val="22"/>
                <w:szCs w:val="22"/>
              </w:rPr>
            </w:pPr>
          </w:p>
        </w:tc>
        <w:tc>
          <w:tcPr>
            <w:tcW w:w="1490" w:type="pct"/>
            <w:shd w:val="clear" w:color="auto" w:fill="auto"/>
          </w:tcPr>
          <w:p w14:paraId="19593473" w14:textId="77777777" w:rsidR="0011790A" w:rsidRPr="0092350C" w:rsidRDefault="0011790A" w:rsidP="0092350C">
            <w:pPr>
              <w:spacing w:before="0" w:after="0"/>
              <w:jc w:val="both"/>
              <w:rPr>
                <w:rFonts w:ascii="Times New Roman" w:eastAsia="Calibri" w:hAnsi="Times New Roman" w:cs="Times New Roman"/>
                <w:sz w:val="22"/>
                <w:szCs w:val="22"/>
              </w:rPr>
            </w:pPr>
          </w:p>
        </w:tc>
      </w:tr>
      <w:tr w:rsidR="0011790A" w:rsidRPr="0092350C" w14:paraId="2308C901" w14:textId="77777777" w:rsidTr="0092350C">
        <w:trPr>
          <w:divId w:val="2116439976"/>
        </w:trPr>
        <w:tc>
          <w:tcPr>
            <w:tcW w:w="1755" w:type="pct"/>
            <w:shd w:val="clear" w:color="auto" w:fill="auto"/>
          </w:tcPr>
          <w:p w14:paraId="766AE46F" w14:textId="77777777" w:rsidR="0011790A" w:rsidRPr="0092350C" w:rsidRDefault="0011790A" w:rsidP="0092350C">
            <w:pPr>
              <w:spacing w:before="0" w:after="0"/>
              <w:jc w:val="both"/>
              <w:rPr>
                <w:rFonts w:ascii="Times New Roman" w:eastAsia="Calibri" w:hAnsi="Times New Roman" w:cs="Times New Roman"/>
                <w:sz w:val="22"/>
                <w:szCs w:val="22"/>
              </w:rPr>
            </w:pPr>
          </w:p>
          <w:p w14:paraId="7DCA7CD1" w14:textId="77777777" w:rsidR="0011790A" w:rsidRPr="0092350C" w:rsidRDefault="0011790A" w:rsidP="0092350C">
            <w:pPr>
              <w:spacing w:before="0" w:after="0"/>
              <w:jc w:val="both"/>
              <w:rPr>
                <w:rFonts w:ascii="Times New Roman" w:eastAsia="Calibri" w:hAnsi="Times New Roman" w:cs="Times New Roman"/>
                <w:sz w:val="22"/>
                <w:szCs w:val="22"/>
              </w:rPr>
            </w:pPr>
          </w:p>
        </w:tc>
        <w:tc>
          <w:tcPr>
            <w:tcW w:w="1141" w:type="pct"/>
            <w:shd w:val="clear" w:color="auto" w:fill="auto"/>
          </w:tcPr>
          <w:p w14:paraId="5C235FED" w14:textId="77777777" w:rsidR="0011790A" w:rsidRPr="0092350C" w:rsidRDefault="0011790A" w:rsidP="0092350C">
            <w:pPr>
              <w:spacing w:before="0" w:after="0"/>
              <w:jc w:val="both"/>
              <w:rPr>
                <w:rFonts w:ascii="Times New Roman" w:eastAsia="Calibri" w:hAnsi="Times New Roman" w:cs="Times New Roman"/>
                <w:sz w:val="22"/>
                <w:szCs w:val="22"/>
              </w:rPr>
            </w:pPr>
          </w:p>
        </w:tc>
        <w:tc>
          <w:tcPr>
            <w:tcW w:w="614" w:type="pct"/>
            <w:shd w:val="clear" w:color="auto" w:fill="auto"/>
          </w:tcPr>
          <w:p w14:paraId="5423E6A1" w14:textId="77777777" w:rsidR="0011790A" w:rsidRPr="0092350C" w:rsidRDefault="0011790A" w:rsidP="0092350C">
            <w:pPr>
              <w:spacing w:before="0" w:after="0"/>
              <w:jc w:val="both"/>
              <w:rPr>
                <w:rFonts w:ascii="Times New Roman" w:eastAsia="Calibri" w:hAnsi="Times New Roman" w:cs="Times New Roman"/>
                <w:sz w:val="22"/>
                <w:szCs w:val="22"/>
              </w:rPr>
            </w:pPr>
          </w:p>
        </w:tc>
        <w:tc>
          <w:tcPr>
            <w:tcW w:w="1490" w:type="pct"/>
            <w:shd w:val="clear" w:color="auto" w:fill="auto"/>
          </w:tcPr>
          <w:p w14:paraId="00539F09" w14:textId="77777777" w:rsidR="0011790A" w:rsidRPr="0092350C" w:rsidRDefault="0011790A" w:rsidP="0092350C">
            <w:pPr>
              <w:spacing w:before="0" w:after="0"/>
              <w:jc w:val="both"/>
              <w:rPr>
                <w:rFonts w:ascii="Times New Roman" w:eastAsia="Calibri" w:hAnsi="Times New Roman" w:cs="Times New Roman"/>
                <w:sz w:val="22"/>
                <w:szCs w:val="22"/>
              </w:rPr>
            </w:pPr>
          </w:p>
        </w:tc>
      </w:tr>
      <w:tr w:rsidR="00270D8B" w:rsidRPr="0092350C" w14:paraId="160E5AB8" w14:textId="77777777" w:rsidTr="0092350C">
        <w:trPr>
          <w:divId w:val="2116439976"/>
        </w:trPr>
        <w:tc>
          <w:tcPr>
            <w:tcW w:w="1755" w:type="pct"/>
            <w:shd w:val="clear" w:color="auto" w:fill="auto"/>
          </w:tcPr>
          <w:p w14:paraId="2313EFB4" w14:textId="77777777" w:rsidR="00270D8B" w:rsidRPr="0092350C" w:rsidRDefault="00270D8B" w:rsidP="0092350C">
            <w:pPr>
              <w:spacing w:before="0" w:after="0"/>
              <w:jc w:val="both"/>
              <w:rPr>
                <w:rFonts w:ascii="Times New Roman" w:eastAsia="Calibri" w:hAnsi="Times New Roman" w:cs="Times New Roman"/>
              </w:rPr>
            </w:pPr>
          </w:p>
          <w:p w14:paraId="4EDF8111" w14:textId="77777777" w:rsidR="00270D8B" w:rsidRPr="0092350C" w:rsidRDefault="00270D8B" w:rsidP="0092350C">
            <w:pPr>
              <w:spacing w:before="0" w:after="0"/>
              <w:jc w:val="both"/>
              <w:rPr>
                <w:rFonts w:ascii="Times New Roman" w:eastAsia="Calibri" w:hAnsi="Times New Roman" w:cs="Times New Roman"/>
                <w:sz w:val="22"/>
                <w:szCs w:val="22"/>
              </w:rPr>
            </w:pPr>
          </w:p>
        </w:tc>
        <w:tc>
          <w:tcPr>
            <w:tcW w:w="1141" w:type="pct"/>
            <w:shd w:val="clear" w:color="auto" w:fill="auto"/>
          </w:tcPr>
          <w:p w14:paraId="6F673740" w14:textId="77777777" w:rsidR="00270D8B" w:rsidRPr="0092350C" w:rsidRDefault="00270D8B" w:rsidP="0092350C">
            <w:pPr>
              <w:spacing w:before="0" w:after="0"/>
              <w:jc w:val="both"/>
              <w:rPr>
                <w:rFonts w:ascii="Times New Roman" w:eastAsia="Calibri" w:hAnsi="Times New Roman" w:cs="Times New Roman"/>
                <w:sz w:val="22"/>
                <w:szCs w:val="22"/>
              </w:rPr>
            </w:pPr>
          </w:p>
        </w:tc>
        <w:tc>
          <w:tcPr>
            <w:tcW w:w="614" w:type="pct"/>
            <w:shd w:val="clear" w:color="auto" w:fill="auto"/>
          </w:tcPr>
          <w:p w14:paraId="65BF766D" w14:textId="77777777" w:rsidR="00270D8B" w:rsidRPr="0092350C" w:rsidRDefault="00270D8B" w:rsidP="0092350C">
            <w:pPr>
              <w:spacing w:before="0" w:after="0"/>
              <w:jc w:val="both"/>
              <w:rPr>
                <w:rFonts w:ascii="Times New Roman" w:eastAsia="Calibri" w:hAnsi="Times New Roman" w:cs="Times New Roman"/>
                <w:sz w:val="22"/>
                <w:szCs w:val="22"/>
              </w:rPr>
            </w:pPr>
          </w:p>
        </w:tc>
        <w:tc>
          <w:tcPr>
            <w:tcW w:w="1490" w:type="pct"/>
            <w:shd w:val="clear" w:color="auto" w:fill="auto"/>
          </w:tcPr>
          <w:p w14:paraId="7D2F2E40" w14:textId="77777777" w:rsidR="00270D8B" w:rsidRPr="0092350C" w:rsidRDefault="00270D8B" w:rsidP="0092350C">
            <w:pPr>
              <w:spacing w:before="0" w:after="0"/>
              <w:jc w:val="both"/>
              <w:rPr>
                <w:rFonts w:ascii="Times New Roman" w:eastAsia="Calibri" w:hAnsi="Times New Roman" w:cs="Times New Roman"/>
                <w:sz w:val="22"/>
                <w:szCs w:val="22"/>
              </w:rPr>
            </w:pPr>
          </w:p>
        </w:tc>
      </w:tr>
    </w:tbl>
    <w:p w14:paraId="3FBAF5EC" w14:textId="77777777" w:rsidR="0011790A" w:rsidRDefault="0011790A" w:rsidP="0051115B">
      <w:pPr>
        <w:spacing w:before="0" w:after="0"/>
        <w:jc w:val="both"/>
        <w:divId w:val="2116439976"/>
        <w:rPr>
          <w:rFonts w:ascii="Times New Roman" w:eastAsia="Calibri" w:hAnsi="Times New Roman" w:cs="Times New Roman"/>
          <w:sz w:val="22"/>
          <w:szCs w:val="22"/>
        </w:rPr>
      </w:pPr>
    </w:p>
    <w:p w14:paraId="0279379A" w14:textId="77777777" w:rsidR="000F03A7" w:rsidRDefault="000F03A7" w:rsidP="0051115B">
      <w:pPr>
        <w:spacing w:before="0" w:after="0"/>
        <w:jc w:val="both"/>
        <w:divId w:val="2116439976"/>
        <w:rPr>
          <w:rFonts w:ascii="Times New Roman" w:eastAsia="Calibri" w:hAnsi="Times New Roman" w:cs="Times New Roman"/>
          <w:sz w:val="22"/>
          <w:szCs w:val="22"/>
        </w:rPr>
      </w:pPr>
    </w:p>
    <w:tbl>
      <w:tblPr>
        <w:tblW w:w="4371" w:type="pct"/>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2" w:type="dxa"/>
          <w:bottom w:w="142" w:type="dxa"/>
        </w:tblCellMar>
        <w:tblLook w:val="04A0" w:firstRow="1" w:lastRow="0" w:firstColumn="1" w:lastColumn="0" w:noHBand="0" w:noVBand="1"/>
      </w:tblPr>
      <w:tblGrid>
        <w:gridCol w:w="7882"/>
      </w:tblGrid>
      <w:tr w:rsidR="0011790A" w:rsidRPr="0092350C" w14:paraId="05FCB596" w14:textId="77777777" w:rsidTr="0092350C">
        <w:trPr>
          <w:divId w:val="2116439976"/>
        </w:trPr>
        <w:tc>
          <w:tcPr>
            <w:tcW w:w="5000" w:type="pct"/>
            <w:shd w:val="clear" w:color="auto" w:fill="auto"/>
          </w:tcPr>
          <w:p w14:paraId="7F56D2C0" w14:textId="77777777" w:rsidR="0011790A" w:rsidRPr="0092350C" w:rsidRDefault="0011790A" w:rsidP="0092350C">
            <w:pPr>
              <w:autoSpaceDE w:val="0"/>
              <w:autoSpaceDN w:val="0"/>
              <w:adjustRightInd w:val="0"/>
              <w:spacing w:before="0" w:after="0"/>
              <w:ind w:left="720" w:hanging="72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(f)</w:t>
            </w:r>
            <w:r w:rsidRPr="0092350C">
              <w:rPr>
                <w:rFonts w:ascii="Times New Roman" w:eastAsia="Calibri" w:hAnsi="Times New Roman" w:cs="Times New Roman"/>
                <w:b/>
                <w:sz w:val="22"/>
                <w:szCs w:val="22"/>
              </w:rPr>
              <w:tab/>
              <w:t>Have you obtained the consent of the Relevant Persons named above?</w:t>
            </w:r>
          </w:p>
          <w:p w14:paraId="40E01EB7"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ab/>
            </w:r>
            <w:r w:rsidRPr="0092350C">
              <w:rPr>
                <w:rFonts w:ascii="Times New Roman" w:eastAsia="Calibri" w:hAnsi="Times New Roman" w:cs="Times New Roman"/>
                <w:b/>
                <w:sz w:val="22"/>
                <w:szCs w:val="22"/>
              </w:rPr>
              <w:sym w:font="Wingdings" w:char="F06F"/>
            </w:r>
            <w:r w:rsidRPr="0092350C">
              <w:rPr>
                <w:rFonts w:ascii="Times New Roman" w:eastAsia="Calibri" w:hAnsi="Times New Roman" w:cs="Times New Roman"/>
                <w:b/>
                <w:sz w:val="22"/>
                <w:szCs w:val="22"/>
              </w:rPr>
              <w:t xml:space="preserve">   Yes</w:t>
            </w:r>
            <w:r w:rsidR="000F03A7" w:rsidRPr="0092350C">
              <w:rPr>
                <w:rFonts w:ascii="Times New Roman" w:eastAsia="Calibri" w:hAnsi="Times New Roman" w:cs="Times New Roman"/>
                <w:b/>
                <w:sz w:val="22"/>
                <w:szCs w:val="22"/>
              </w:rPr>
              <w:t xml:space="preserve"> </w:t>
            </w:r>
            <w:r w:rsidRPr="0092350C">
              <w:rPr>
                <w:rFonts w:ascii="Times New Roman" w:eastAsia="Calibri" w:hAnsi="Times New Roman" w:cs="Times New Roman"/>
                <w:b/>
                <w:sz w:val="22"/>
                <w:szCs w:val="22"/>
              </w:rPr>
              <w:tab/>
            </w:r>
            <w:r w:rsidRPr="0092350C">
              <w:rPr>
                <w:rFonts w:ascii="Times New Roman" w:eastAsia="Calibri" w:hAnsi="Times New Roman" w:cs="Times New Roman"/>
                <w:b/>
                <w:sz w:val="22"/>
                <w:szCs w:val="22"/>
              </w:rPr>
              <w:sym w:font="Wingdings" w:char="F06F"/>
            </w:r>
            <w:r w:rsidRPr="0092350C">
              <w:rPr>
                <w:rFonts w:ascii="Times New Roman" w:eastAsia="Calibri" w:hAnsi="Times New Roman" w:cs="Times New Roman"/>
                <w:b/>
                <w:sz w:val="22"/>
                <w:szCs w:val="22"/>
              </w:rPr>
              <w:t xml:space="preserve">   No</w:t>
            </w:r>
            <w:r w:rsidRPr="0092350C">
              <w:rPr>
                <w:rFonts w:ascii="Times New Roman" w:eastAsia="Calibri" w:hAnsi="Times New Roman" w:cs="Times New Roman"/>
                <w:b/>
                <w:sz w:val="22"/>
                <w:szCs w:val="22"/>
              </w:rPr>
              <w:tab/>
            </w:r>
          </w:p>
          <w:p w14:paraId="710732E9"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b/>
                <w:sz w:val="22"/>
                <w:szCs w:val="22"/>
              </w:rPr>
            </w:pPr>
          </w:p>
          <w:p w14:paraId="3C390C15"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lastRenderedPageBreak/>
              <w:t>You will normally have to obtain the consent of the Relevant Persons named above.  If you have not done so, please explain why.</w:t>
            </w:r>
          </w:p>
          <w:p w14:paraId="739149C8" w14:textId="77777777" w:rsidR="0011790A" w:rsidRPr="0092350C" w:rsidRDefault="0011790A" w:rsidP="0092350C">
            <w:pPr>
              <w:spacing w:before="0" w:after="0"/>
              <w:jc w:val="both"/>
              <w:rPr>
                <w:rFonts w:ascii="Times New Roman" w:eastAsia="Calibri" w:hAnsi="Times New Roman" w:cs="Times New Roman"/>
                <w:sz w:val="22"/>
                <w:szCs w:val="22"/>
              </w:rPr>
            </w:pPr>
          </w:p>
          <w:p w14:paraId="27C87ACA" w14:textId="77777777" w:rsidR="0011790A" w:rsidRPr="0092350C" w:rsidRDefault="0011790A" w:rsidP="0092350C">
            <w:pPr>
              <w:spacing w:before="0" w:after="0"/>
              <w:jc w:val="both"/>
              <w:rPr>
                <w:rFonts w:ascii="Times New Roman" w:eastAsia="Calibri" w:hAnsi="Times New Roman" w:cs="Times New Roman"/>
                <w:sz w:val="22"/>
                <w:szCs w:val="22"/>
              </w:rPr>
            </w:pPr>
          </w:p>
          <w:p w14:paraId="511B580C" w14:textId="77777777" w:rsidR="0011790A" w:rsidRPr="0092350C" w:rsidRDefault="0011790A" w:rsidP="0092350C">
            <w:pPr>
              <w:spacing w:before="0" w:after="0"/>
              <w:jc w:val="both"/>
              <w:rPr>
                <w:rFonts w:ascii="Times New Roman" w:eastAsia="Calibri" w:hAnsi="Times New Roman" w:cs="Times New Roman"/>
                <w:sz w:val="22"/>
                <w:szCs w:val="22"/>
              </w:rPr>
            </w:pPr>
          </w:p>
          <w:p w14:paraId="210D94D6" w14:textId="77777777" w:rsidR="0011790A" w:rsidRPr="0092350C" w:rsidRDefault="0011790A" w:rsidP="0092350C">
            <w:pPr>
              <w:spacing w:before="0" w:after="0"/>
              <w:jc w:val="both"/>
              <w:rPr>
                <w:rFonts w:ascii="Times New Roman" w:eastAsia="Calibri" w:hAnsi="Times New Roman" w:cs="Times New Roman"/>
                <w:sz w:val="22"/>
                <w:szCs w:val="22"/>
              </w:rPr>
            </w:pPr>
          </w:p>
          <w:p w14:paraId="21138C5E" w14:textId="77777777" w:rsidR="0011790A" w:rsidRPr="0092350C" w:rsidRDefault="0011790A" w:rsidP="0092350C">
            <w:pPr>
              <w:spacing w:before="0" w:after="0"/>
              <w:jc w:val="both"/>
              <w:rPr>
                <w:rFonts w:ascii="Times New Roman" w:eastAsia="Calibri" w:hAnsi="Times New Roman" w:cs="Times New Roman"/>
                <w:sz w:val="22"/>
                <w:szCs w:val="22"/>
              </w:rPr>
            </w:pPr>
          </w:p>
        </w:tc>
      </w:tr>
    </w:tbl>
    <w:p w14:paraId="4ACF0140" w14:textId="77777777" w:rsidR="0011790A" w:rsidRPr="00FD402A" w:rsidRDefault="0011790A" w:rsidP="0051115B">
      <w:pPr>
        <w:spacing w:before="0" w:after="0"/>
        <w:jc w:val="both"/>
        <w:divId w:val="2116439976"/>
        <w:rPr>
          <w:rFonts w:ascii="Times New Roman" w:eastAsia="Calibri" w:hAnsi="Times New Roman" w:cs="Times New Roman"/>
          <w:sz w:val="22"/>
          <w:szCs w:val="22"/>
        </w:rPr>
      </w:pPr>
    </w:p>
    <w:p w14:paraId="026FD237" w14:textId="77777777" w:rsidR="0011790A" w:rsidRDefault="0011790A" w:rsidP="0051115B">
      <w:pPr>
        <w:autoSpaceDE w:val="0"/>
        <w:autoSpaceDN w:val="0"/>
        <w:adjustRightInd w:val="0"/>
        <w:spacing w:before="0" w:after="0"/>
        <w:ind w:left="720" w:hanging="720"/>
        <w:jc w:val="both"/>
        <w:divId w:val="2116439976"/>
        <w:rPr>
          <w:rFonts w:ascii="Times New Roman" w:eastAsia="Calibri" w:hAnsi="Times New Roman" w:cs="Times New Roman"/>
          <w:sz w:val="22"/>
          <w:szCs w:val="22"/>
        </w:rPr>
      </w:pPr>
    </w:p>
    <w:p w14:paraId="16E032EB" w14:textId="77777777" w:rsidR="0011790A" w:rsidRDefault="0011790A" w:rsidP="0051115B">
      <w:pPr>
        <w:autoSpaceDE w:val="0"/>
        <w:autoSpaceDN w:val="0"/>
        <w:adjustRightInd w:val="0"/>
        <w:spacing w:before="0" w:after="0"/>
        <w:ind w:left="720" w:hanging="720"/>
        <w:jc w:val="both"/>
        <w:divId w:val="2116439976"/>
        <w:rPr>
          <w:rFonts w:ascii="Times New Roman" w:eastAsia="Calibri" w:hAnsi="Times New Roman" w:cs="Times New Roman"/>
          <w:b/>
          <w:smallCaps/>
          <w:sz w:val="22"/>
          <w:szCs w:val="22"/>
          <w:u w:val="single"/>
        </w:rPr>
      </w:pPr>
      <w:r w:rsidRPr="00FD402A">
        <w:rPr>
          <w:rFonts w:ascii="Times New Roman" w:eastAsia="Calibri" w:hAnsi="Times New Roman" w:cs="Times New Roman"/>
          <w:sz w:val="22"/>
          <w:szCs w:val="22"/>
        </w:rPr>
        <w:t>8.</w:t>
      </w:r>
      <w:r w:rsidRPr="00FD402A">
        <w:rPr>
          <w:rFonts w:ascii="Times New Roman" w:eastAsia="Calibri" w:hAnsi="Times New Roman" w:cs="Times New Roman"/>
          <w:sz w:val="22"/>
          <w:szCs w:val="22"/>
        </w:rPr>
        <w:tab/>
      </w:r>
      <w:r w:rsidRPr="00FD402A">
        <w:rPr>
          <w:rFonts w:ascii="Times New Roman" w:eastAsia="Calibri" w:hAnsi="Times New Roman" w:cs="Times New Roman"/>
          <w:b/>
          <w:smallCaps/>
          <w:sz w:val="22"/>
          <w:szCs w:val="22"/>
          <w:u w:val="single"/>
        </w:rPr>
        <w:t xml:space="preserve">Information about Orders Requested </w:t>
      </w:r>
    </w:p>
    <w:p w14:paraId="320E17EC" w14:textId="77777777" w:rsidR="00F757EF" w:rsidRPr="00FD402A" w:rsidRDefault="00F757EF" w:rsidP="0051115B">
      <w:pPr>
        <w:autoSpaceDE w:val="0"/>
        <w:autoSpaceDN w:val="0"/>
        <w:adjustRightInd w:val="0"/>
        <w:spacing w:before="0" w:after="0"/>
        <w:ind w:left="720" w:hanging="720"/>
        <w:jc w:val="both"/>
        <w:divId w:val="2116439976"/>
        <w:rPr>
          <w:rFonts w:ascii="Times New Roman" w:eastAsia="Calibri" w:hAnsi="Times New Roman" w:cs="Times New Roman"/>
          <w:b/>
          <w:smallCaps/>
          <w:sz w:val="22"/>
          <w:szCs w:val="22"/>
          <w:u w:val="single"/>
        </w:rPr>
      </w:pPr>
    </w:p>
    <w:tbl>
      <w:tblPr>
        <w:tblW w:w="4370" w:type="pct"/>
        <w:tblCellSpacing w:w="142" w:type="dxa"/>
        <w:tblInd w:w="818" w:type="dxa"/>
        <w:tblBorders>
          <w:insideH w:val="single" w:sz="4" w:space="0" w:color="auto"/>
          <w:insideV w:val="single" w:sz="4" w:space="0" w:color="auto"/>
        </w:tblBorders>
        <w:tblCellMar>
          <w:top w:w="142" w:type="dxa"/>
          <w:bottom w:w="142" w:type="dxa"/>
        </w:tblCellMar>
        <w:tblLook w:val="04A0" w:firstRow="1" w:lastRow="0" w:firstColumn="1" w:lastColumn="0" w:noHBand="0" w:noVBand="1"/>
      </w:tblPr>
      <w:tblGrid>
        <w:gridCol w:w="7889"/>
      </w:tblGrid>
      <w:tr w:rsidR="0011790A" w:rsidRPr="0092350C" w14:paraId="50AE856D" w14:textId="77777777" w:rsidTr="00A45225">
        <w:trPr>
          <w:divId w:val="2116439976"/>
          <w:tblCellSpacing w:w="142" w:type="dxa"/>
        </w:trPr>
        <w:tc>
          <w:tcPr>
            <w:tcW w:w="4640" w:type="pct"/>
            <w:tcBorders>
              <w:top w:val="single" w:sz="4" w:space="0" w:color="auto"/>
              <w:bottom w:val="single" w:sz="4" w:space="0" w:color="auto"/>
            </w:tcBorders>
            <w:shd w:val="clear" w:color="auto" w:fill="auto"/>
          </w:tcPr>
          <w:p w14:paraId="4367D5AE" w14:textId="79A8909C" w:rsidR="00A45225" w:rsidRPr="00A45225" w:rsidRDefault="00A45225" w:rsidP="00A45225">
            <w:pPr>
              <w:autoSpaceDE w:val="0"/>
              <w:autoSpaceDN w:val="0"/>
              <w:adjustRightInd w:val="0"/>
              <w:spacing w:before="0" w:after="0" w:line="240" w:lineRule="auto"/>
              <w:rPr>
                <w:rFonts w:ascii="Times New Roman" w:eastAsia="Calibri" w:hAnsi="Times New Roman" w:cs="Times New Roman"/>
                <w:b/>
                <w:szCs w:val="22"/>
                <w:lang w:eastAsia="en-GB"/>
              </w:rPr>
            </w:pPr>
            <w:r w:rsidRPr="00A45225">
              <w:rPr>
                <w:rFonts w:ascii="Times New Roman" w:eastAsia="Calibri" w:hAnsi="Times New Roman" w:cs="Times New Roman"/>
                <w:b/>
                <w:szCs w:val="22"/>
                <w:lang w:eastAsia="en-GB"/>
              </w:rPr>
              <w:t>(a)</w:t>
            </w:r>
            <w:r w:rsidRPr="00A45225">
              <w:rPr>
                <w:rFonts w:ascii="Times New Roman" w:eastAsia="Calibri" w:hAnsi="Times New Roman" w:cs="Times New Roman"/>
                <w:b/>
                <w:szCs w:val="22"/>
                <w:lang w:eastAsia="en-GB"/>
              </w:rPr>
              <w:tab/>
              <w:t xml:space="preserve">Of all relevant persons, why are you best suited to be </w:t>
            </w:r>
          </w:p>
          <w:p w14:paraId="017D59BE" w14:textId="77777777" w:rsidR="00A45225" w:rsidRPr="00A45225" w:rsidRDefault="00A45225" w:rsidP="00A45225">
            <w:pPr>
              <w:autoSpaceDE w:val="0"/>
              <w:autoSpaceDN w:val="0"/>
              <w:adjustRightInd w:val="0"/>
              <w:spacing w:before="0" w:after="0" w:line="240" w:lineRule="auto"/>
              <w:ind w:left="720"/>
              <w:rPr>
                <w:rFonts w:ascii="Times New Roman" w:eastAsia="Calibri" w:hAnsi="Times New Roman" w:cs="Times New Roman"/>
                <w:b/>
                <w:szCs w:val="22"/>
                <w:lang w:eastAsia="en-GB"/>
              </w:rPr>
            </w:pPr>
            <w:r w:rsidRPr="00A45225">
              <w:rPr>
                <w:rFonts w:ascii="Times New Roman" w:eastAsia="Calibri" w:hAnsi="Times New Roman" w:cs="Times New Roman"/>
                <w:b/>
                <w:szCs w:val="22"/>
                <w:lang w:eastAsia="en-GB"/>
              </w:rPr>
              <w:t>appointed the Deputy/Deputies for the patient?</w:t>
            </w:r>
          </w:p>
          <w:p w14:paraId="40E88638" w14:textId="77777777" w:rsidR="00A45225" w:rsidRPr="00A45225" w:rsidRDefault="00A45225" w:rsidP="00A45225">
            <w:pPr>
              <w:autoSpaceDE w:val="0"/>
              <w:autoSpaceDN w:val="0"/>
              <w:adjustRightInd w:val="0"/>
              <w:spacing w:before="0" w:after="0" w:line="240" w:lineRule="auto"/>
              <w:rPr>
                <w:rFonts w:ascii="Times New Roman" w:eastAsia="Calibri" w:hAnsi="Times New Roman" w:cs="Times New Roman"/>
                <w:szCs w:val="22"/>
                <w:lang w:eastAsia="en-GB"/>
              </w:rPr>
            </w:pPr>
          </w:p>
          <w:p w14:paraId="3371F507" w14:textId="77777777" w:rsidR="00A45225" w:rsidRPr="00A45225" w:rsidRDefault="00A45225" w:rsidP="00A45225">
            <w:pPr>
              <w:autoSpaceDE w:val="0"/>
              <w:autoSpaceDN w:val="0"/>
              <w:adjustRightInd w:val="0"/>
              <w:spacing w:before="0" w:after="0" w:line="240" w:lineRule="auto"/>
              <w:ind w:left="720"/>
              <w:rPr>
                <w:rFonts w:ascii="Times New Roman" w:eastAsia="Calibri" w:hAnsi="Times New Roman" w:cs="Times New Roman"/>
                <w:szCs w:val="22"/>
                <w:lang w:eastAsia="en-GB"/>
              </w:rPr>
            </w:pPr>
            <w:r w:rsidRPr="00A45225">
              <w:rPr>
                <w:rFonts w:ascii="Times New Roman" w:eastAsia="Calibri" w:hAnsi="Times New Roman" w:cs="Times New Roman"/>
                <w:szCs w:val="22"/>
                <w:lang w:eastAsia="en-GB"/>
              </w:rPr>
              <w:t>(</w:t>
            </w:r>
            <w:r w:rsidRPr="00A45225">
              <w:rPr>
                <w:rFonts w:ascii="Times New Roman" w:eastAsia="Calibri" w:hAnsi="Times New Roman" w:cs="Times New Roman"/>
                <w:i/>
                <w:szCs w:val="22"/>
                <w:lang w:eastAsia="en-GB"/>
              </w:rPr>
              <w:t>Please state the reasons why you believe the Court should appoint you as Deputy/Deputies</w:t>
            </w:r>
            <w:r w:rsidRPr="00A45225">
              <w:rPr>
                <w:rFonts w:ascii="Times New Roman" w:eastAsia="Calibri" w:hAnsi="Times New Roman" w:cs="Times New Roman"/>
                <w:szCs w:val="22"/>
                <w:lang w:eastAsia="en-GB"/>
              </w:rPr>
              <w:t>)</w:t>
            </w:r>
          </w:p>
          <w:p w14:paraId="5B759B6B"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b/>
                <w:sz w:val="22"/>
                <w:szCs w:val="22"/>
              </w:rPr>
            </w:pPr>
          </w:p>
          <w:p w14:paraId="49D843EB"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b/>
                <w:sz w:val="22"/>
                <w:szCs w:val="22"/>
              </w:rPr>
            </w:pPr>
          </w:p>
          <w:p w14:paraId="08B2655E"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b/>
                <w:sz w:val="22"/>
                <w:szCs w:val="22"/>
              </w:rPr>
            </w:pPr>
          </w:p>
          <w:p w14:paraId="3EE77634"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b/>
                <w:sz w:val="22"/>
                <w:szCs w:val="22"/>
              </w:rPr>
            </w:pPr>
          </w:p>
        </w:tc>
      </w:tr>
      <w:tr w:rsidR="0011790A" w:rsidRPr="0092350C" w14:paraId="1527C212" w14:textId="77777777" w:rsidTr="00A45225">
        <w:trPr>
          <w:divId w:val="2116439976"/>
          <w:tblCellSpacing w:w="142" w:type="dxa"/>
        </w:trPr>
        <w:tc>
          <w:tcPr>
            <w:tcW w:w="4640" w:type="pct"/>
            <w:tcBorders>
              <w:top w:val="single" w:sz="4" w:space="0" w:color="auto"/>
              <w:bottom w:val="single" w:sz="4" w:space="0" w:color="auto"/>
            </w:tcBorders>
            <w:shd w:val="clear" w:color="auto" w:fill="auto"/>
          </w:tcPr>
          <w:p w14:paraId="33437EB8" w14:textId="77777777" w:rsidR="00A45225" w:rsidRPr="00A45225" w:rsidRDefault="00A45225" w:rsidP="00A45225">
            <w:pPr>
              <w:autoSpaceDE w:val="0"/>
              <w:autoSpaceDN w:val="0"/>
              <w:adjustRightInd w:val="0"/>
              <w:spacing w:before="0" w:after="0" w:line="240" w:lineRule="auto"/>
              <w:rPr>
                <w:rFonts w:ascii="Times New Roman" w:eastAsia="Calibri" w:hAnsi="Times New Roman" w:cs="Times New Roman"/>
                <w:b/>
                <w:szCs w:val="22"/>
                <w:lang w:eastAsia="en-GB"/>
              </w:rPr>
            </w:pPr>
            <w:r w:rsidRPr="00A45225">
              <w:rPr>
                <w:rFonts w:ascii="Times New Roman" w:eastAsia="Calibri" w:hAnsi="Times New Roman" w:cs="Times New Roman"/>
                <w:b/>
                <w:szCs w:val="22"/>
                <w:lang w:eastAsia="en-GB"/>
              </w:rPr>
              <w:t>(b)</w:t>
            </w:r>
            <w:r w:rsidRPr="00A45225">
              <w:rPr>
                <w:rFonts w:ascii="Times New Roman" w:eastAsia="Calibri" w:hAnsi="Times New Roman" w:cs="Times New Roman"/>
                <w:b/>
                <w:szCs w:val="22"/>
                <w:lang w:eastAsia="en-GB"/>
              </w:rPr>
              <w:tab/>
              <w:t xml:space="preserve">What is your proposed plan for the care of P? (“care </w:t>
            </w:r>
          </w:p>
          <w:p w14:paraId="3F613814" w14:textId="77777777" w:rsidR="00A45225" w:rsidRPr="00A45225" w:rsidRDefault="00A45225" w:rsidP="00A45225">
            <w:pPr>
              <w:autoSpaceDE w:val="0"/>
              <w:autoSpaceDN w:val="0"/>
              <w:adjustRightInd w:val="0"/>
              <w:spacing w:before="0" w:after="0" w:line="240" w:lineRule="auto"/>
              <w:ind w:left="720"/>
              <w:rPr>
                <w:rFonts w:ascii="Times New Roman" w:eastAsia="Calibri" w:hAnsi="Times New Roman" w:cs="Times New Roman"/>
                <w:b/>
                <w:szCs w:val="22"/>
                <w:lang w:eastAsia="en-GB"/>
              </w:rPr>
            </w:pPr>
            <w:r w:rsidRPr="00A45225">
              <w:rPr>
                <w:rFonts w:ascii="Times New Roman" w:eastAsia="Calibri" w:hAnsi="Times New Roman" w:cs="Times New Roman"/>
                <w:b/>
                <w:szCs w:val="22"/>
                <w:lang w:eastAsia="en-GB"/>
              </w:rPr>
              <w:t>arrangements’)</w:t>
            </w:r>
          </w:p>
          <w:p w14:paraId="3A94288D"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b/>
                <w:sz w:val="22"/>
                <w:szCs w:val="22"/>
              </w:rPr>
            </w:pPr>
          </w:p>
          <w:p w14:paraId="60E48FA6"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b/>
                <w:sz w:val="22"/>
                <w:szCs w:val="22"/>
              </w:rPr>
            </w:pPr>
          </w:p>
          <w:p w14:paraId="3B67B8C2"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b/>
                <w:sz w:val="22"/>
                <w:szCs w:val="22"/>
              </w:rPr>
            </w:pPr>
          </w:p>
        </w:tc>
      </w:tr>
      <w:tr w:rsidR="00A45225" w14:paraId="64E47876" w14:textId="77777777" w:rsidTr="00A45225">
        <w:trPr>
          <w:divId w:val="2116439976"/>
          <w:tblCellSpacing w:w="142" w:type="dxa"/>
        </w:trPr>
        <w:tc>
          <w:tcPr>
            <w:tcW w:w="4640" w:type="pct"/>
            <w:tcBorders>
              <w:top w:val="single" w:sz="4" w:space="0" w:color="auto"/>
              <w:bottom w:val="single" w:sz="4" w:space="0" w:color="auto"/>
            </w:tcBorders>
            <w:shd w:val="clear" w:color="auto" w:fill="auto"/>
          </w:tcPr>
          <w:p w14:paraId="14CFFD50" w14:textId="77777777" w:rsidR="00A45225" w:rsidRPr="00A45225" w:rsidRDefault="00A45225" w:rsidP="00A45225">
            <w:pPr>
              <w:autoSpaceDE w:val="0"/>
              <w:autoSpaceDN w:val="0"/>
              <w:adjustRightInd w:val="0"/>
              <w:spacing w:before="0" w:after="0" w:line="240" w:lineRule="auto"/>
              <w:rPr>
                <w:rFonts w:ascii="Times New Roman" w:eastAsia="Calibri" w:hAnsi="Times New Roman" w:cs="Times New Roman"/>
                <w:b/>
                <w:szCs w:val="22"/>
                <w:lang w:eastAsia="en-GB"/>
              </w:rPr>
            </w:pPr>
            <w:bookmarkStart w:id="101" w:name="_Hlk25592687"/>
            <w:r w:rsidRPr="00A45225">
              <w:rPr>
                <w:rFonts w:ascii="Times New Roman" w:eastAsia="Calibri" w:hAnsi="Times New Roman" w:cs="Times New Roman"/>
                <w:b/>
                <w:szCs w:val="22"/>
                <w:lang w:eastAsia="en-GB"/>
              </w:rPr>
              <w:t>(c)</w:t>
            </w:r>
            <w:r w:rsidRPr="00A45225">
              <w:rPr>
                <w:rFonts w:ascii="Times New Roman" w:eastAsia="Calibri" w:hAnsi="Times New Roman" w:cs="Times New Roman"/>
                <w:b/>
                <w:szCs w:val="22"/>
                <w:lang w:eastAsia="en-GB"/>
              </w:rPr>
              <w:tab/>
              <w:t xml:space="preserve">What is your proposed plan for the management of P’s </w:t>
            </w:r>
          </w:p>
          <w:p w14:paraId="0A35AB3A" w14:textId="77777777" w:rsidR="00A45225" w:rsidRPr="00A45225" w:rsidRDefault="00A45225" w:rsidP="00A45225">
            <w:pPr>
              <w:autoSpaceDE w:val="0"/>
              <w:autoSpaceDN w:val="0"/>
              <w:adjustRightInd w:val="0"/>
              <w:spacing w:before="0" w:after="0" w:line="240" w:lineRule="auto"/>
              <w:ind w:left="720"/>
              <w:rPr>
                <w:rFonts w:ascii="Times New Roman" w:eastAsia="Calibri" w:hAnsi="Times New Roman" w:cs="Times New Roman"/>
                <w:b/>
                <w:szCs w:val="22"/>
                <w:lang w:eastAsia="en-GB"/>
              </w:rPr>
            </w:pPr>
            <w:r w:rsidRPr="00A45225">
              <w:rPr>
                <w:rFonts w:ascii="Times New Roman" w:eastAsia="Calibri" w:hAnsi="Times New Roman" w:cs="Times New Roman"/>
                <w:b/>
                <w:szCs w:val="22"/>
                <w:lang w:eastAsia="en-GB"/>
              </w:rPr>
              <w:t>property and affairs? (“financial management plan”)</w:t>
            </w:r>
          </w:p>
          <w:p w14:paraId="4B0943FD" w14:textId="77777777" w:rsidR="00A45225" w:rsidRPr="00A45225" w:rsidRDefault="00A45225">
            <w:pPr>
              <w:autoSpaceDE w:val="0"/>
              <w:autoSpaceDN w:val="0"/>
              <w:adjustRightInd w:val="0"/>
              <w:spacing w:before="0" w:after="0" w:line="240" w:lineRule="auto"/>
              <w:rPr>
                <w:rFonts w:ascii="Times New Roman" w:eastAsia="Calibri" w:hAnsi="Times New Roman" w:cs="Times New Roman"/>
                <w:b/>
                <w:szCs w:val="22"/>
                <w:lang w:eastAsia="en-GB"/>
              </w:rPr>
            </w:pPr>
          </w:p>
          <w:bookmarkEnd w:id="101"/>
          <w:p w14:paraId="3D8222FE" w14:textId="77777777" w:rsidR="00A45225" w:rsidRPr="00A45225" w:rsidRDefault="00A45225">
            <w:pPr>
              <w:autoSpaceDE w:val="0"/>
              <w:autoSpaceDN w:val="0"/>
              <w:adjustRightInd w:val="0"/>
              <w:spacing w:before="0" w:after="0" w:line="240" w:lineRule="auto"/>
              <w:rPr>
                <w:rFonts w:ascii="Times New Roman" w:eastAsia="Calibri" w:hAnsi="Times New Roman" w:cs="Times New Roman"/>
                <w:b/>
                <w:szCs w:val="22"/>
                <w:lang w:eastAsia="en-GB"/>
              </w:rPr>
            </w:pPr>
          </w:p>
          <w:p w14:paraId="44853B32" w14:textId="77777777" w:rsidR="00A45225" w:rsidRPr="00A45225" w:rsidRDefault="00A45225">
            <w:pPr>
              <w:autoSpaceDE w:val="0"/>
              <w:autoSpaceDN w:val="0"/>
              <w:adjustRightInd w:val="0"/>
              <w:spacing w:before="0" w:after="0" w:line="240" w:lineRule="auto"/>
              <w:rPr>
                <w:rFonts w:ascii="Times New Roman" w:eastAsia="Calibri" w:hAnsi="Times New Roman" w:cs="Times New Roman"/>
                <w:b/>
                <w:szCs w:val="22"/>
                <w:lang w:eastAsia="en-GB"/>
              </w:rPr>
            </w:pPr>
          </w:p>
          <w:p w14:paraId="463CCD99" w14:textId="77777777" w:rsidR="00A45225" w:rsidRPr="00A45225" w:rsidRDefault="00A45225">
            <w:pPr>
              <w:autoSpaceDE w:val="0"/>
              <w:autoSpaceDN w:val="0"/>
              <w:adjustRightInd w:val="0"/>
              <w:spacing w:before="0" w:after="0" w:line="240" w:lineRule="auto"/>
              <w:rPr>
                <w:rFonts w:ascii="Times New Roman" w:eastAsia="Calibri" w:hAnsi="Times New Roman" w:cs="Times New Roman"/>
                <w:b/>
                <w:szCs w:val="22"/>
                <w:lang w:eastAsia="en-GB"/>
              </w:rPr>
            </w:pPr>
          </w:p>
          <w:p w14:paraId="25A837A8" w14:textId="77777777" w:rsidR="00A45225" w:rsidRPr="00A45225" w:rsidRDefault="00A45225">
            <w:pPr>
              <w:autoSpaceDE w:val="0"/>
              <w:autoSpaceDN w:val="0"/>
              <w:adjustRightInd w:val="0"/>
              <w:spacing w:before="0" w:after="0" w:line="240" w:lineRule="auto"/>
              <w:rPr>
                <w:rFonts w:ascii="Times New Roman" w:eastAsia="Calibri" w:hAnsi="Times New Roman" w:cs="Times New Roman"/>
                <w:b/>
                <w:szCs w:val="22"/>
                <w:lang w:eastAsia="en-GB"/>
              </w:rPr>
            </w:pPr>
          </w:p>
          <w:p w14:paraId="416BF00A" w14:textId="77777777" w:rsidR="00A45225" w:rsidRPr="00A45225" w:rsidRDefault="00A45225">
            <w:pPr>
              <w:autoSpaceDE w:val="0"/>
              <w:autoSpaceDN w:val="0"/>
              <w:adjustRightInd w:val="0"/>
              <w:spacing w:before="0" w:after="0" w:line="240" w:lineRule="auto"/>
              <w:rPr>
                <w:rFonts w:ascii="Times New Roman" w:eastAsia="Calibri" w:hAnsi="Times New Roman" w:cs="Times New Roman"/>
                <w:b/>
                <w:szCs w:val="22"/>
                <w:lang w:eastAsia="en-GB"/>
              </w:rPr>
            </w:pPr>
          </w:p>
        </w:tc>
      </w:tr>
      <w:tr w:rsidR="00A45225" w14:paraId="04425C3B" w14:textId="77777777" w:rsidTr="00A45225">
        <w:trPr>
          <w:divId w:val="2116439976"/>
          <w:tblCellSpacing w:w="142" w:type="dxa"/>
        </w:trPr>
        <w:tc>
          <w:tcPr>
            <w:tcW w:w="4640" w:type="pct"/>
            <w:tcBorders>
              <w:top w:val="single" w:sz="4" w:space="0" w:color="auto"/>
              <w:bottom w:val="single" w:sz="4" w:space="0" w:color="auto"/>
            </w:tcBorders>
            <w:shd w:val="clear" w:color="auto" w:fill="auto"/>
          </w:tcPr>
          <w:p w14:paraId="174FFCB0" w14:textId="77777777" w:rsidR="00A45225" w:rsidRPr="00A45225" w:rsidRDefault="00A45225" w:rsidP="00A45225">
            <w:pPr>
              <w:autoSpaceDE w:val="0"/>
              <w:autoSpaceDN w:val="0"/>
              <w:adjustRightInd w:val="0"/>
              <w:spacing w:before="0" w:after="0" w:line="240" w:lineRule="auto"/>
              <w:rPr>
                <w:rFonts w:ascii="Times New Roman" w:eastAsia="Calibri" w:hAnsi="Times New Roman" w:cs="Times New Roman"/>
                <w:b/>
                <w:szCs w:val="22"/>
                <w:lang w:eastAsia="en-GB"/>
              </w:rPr>
            </w:pPr>
            <w:r w:rsidRPr="00A45225">
              <w:rPr>
                <w:rFonts w:ascii="Times New Roman" w:eastAsia="Calibri" w:hAnsi="Times New Roman" w:cs="Times New Roman"/>
                <w:b/>
                <w:szCs w:val="22"/>
                <w:lang w:eastAsia="en-GB"/>
              </w:rPr>
              <w:lastRenderedPageBreak/>
              <w:t xml:space="preserve">(d) </w:t>
            </w:r>
            <w:r w:rsidRPr="00A45225">
              <w:rPr>
                <w:rFonts w:ascii="Times New Roman" w:eastAsia="Calibri" w:hAnsi="Times New Roman" w:cs="Times New Roman"/>
                <w:b/>
                <w:szCs w:val="22"/>
                <w:lang w:eastAsia="en-GB"/>
              </w:rPr>
              <w:tab/>
              <w:t xml:space="preserve">Why do you require an Order under the Mental Capacity Act </w:t>
            </w:r>
            <w:r w:rsidRPr="00A45225">
              <w:rPr>
                <w:rFonts w:ascii="Times New Roman" w:eastAsia="Calibri" w:hAnsi="Times New Roman" w:cs="Times New Roman"/>
                <w:b/>
                <w:szCs w:val="22"/>
                <w:lang w:eastAsia="en-GB"/>
              </w:rPr>
              <w:tab/>
            </w:r>
            <w:proofErr w:type="gramStart"/>
            <w:r w:rsidRPr="00A45225">
              <w:rPr>
                <w:rFonts w:ascii="Times New Roman" w:eastAsia="Calibri" w:hAnsi="Times New Roman" w:cs="Times New Roman"/>
                <w:b/>
                <w:szCs w:val="22"/>
                <w:lang w:eastAsia="en-GB"/>
              </w:rPr>
              <w:t>at this point in time</w:t>
            </w:r>
            <w:proofErr w:type="gramEnd"/>
            <w:r w:rsidRPr="00A45225">
              <w:rPr>
                <w:rFonts w:ascii="Times New Roman" w:eastAsia="Calibri" w:hAnsi="Times New Roman" w:cs="Times New Roman"/>
                <w:b/>
                <w:szCs w:val="22"/>
                <w:lang w:eastAsia="en-GB"/>
              </w:rPr>
              <w:t xml:space="preserve">? </w:t>
            </w:r>
          </w:p>
          <w:p w14:paraId="729DA987" w14:textId="77777777" w:rsidR="00A45225" w:rsidRPr="00A45225" w:rsidRDefault="00A45225" w:rsidP="00A45225">
            <w:pPr>
              <w:autoSpaceDE w:val="0"/>
              <w:autoSpaceDN w:val="0"/>
              <w:adjustRightInd w:val="0"/>
              <w:spacing w:before="0" w:after="0" w:line="240" w:lineRule="auto"/>
              <w:rPr>
                <w:rFonts w:ascii="Times New Roman" w:eastAsia="Calibri" w:hAnsi="Times New Roman" w:cs="Times New Roman"/>
                <w:b/>
                <w:szCs w:val="22"/>
                <w:lang w:eastAsia="en-GB"/>
              </w:rPr>
            </w:pPr>
            <w:r w:rsidRPr="00A45225">
              <w:rPr>
                <w:rFonts w:ascii="Times New Roman" w:eastAsia="Calibri" w:hAnsi="Times New Roman" w:cs="Times New Roman"/>
                <w:b/>
                <w:szCs w:val="22"/>
                <w:lang w:eastAsia="en-GB"/>
              </w:rPr>
              <w:tab/>
            </w:r>
          </w:p>
          <w:p w14:paraId="257D85B9" w14:textId="77777777" w:rsidR="00A45225" w:rsidRPr="00A45225" w:rsidRDefault="00A45225" w:rsidP="00A45225">
            <w:pPr>
              <w:autoSpaceDE w:val="0"/>
              <w:autoSpaceDN w:val="0"/>
              <w:adjustRightInd w:val="0"/>
              <w:spacing w:before="0" w:after="0" w:line="240" w:lineRule="auto"/>
              <w:rPr>
                <w:rFonts w:ascii="Times New Roman" w:eastAsia="Calibri" w:hAnsi="Times New Roman" w:cs="Times New Roman"/>
                <w:szCs w:val="22"/>
                <w:lang w:eastAsia="en-GB"/>
              </w:rPr>
            </w:pPr>
            <w:r w:rsidRPr="00A45225">
              <w:rPr>
                <w:rFonts w:ascii="Times New Roman" w:eastAsia="Calibri" w:hAnsi="Times New Roman" w:cs="Times New Roman"/>
                <w:b/>
                <w:szCs w:val="22"/>
                <w:lang w:eastAsia="en-GB"/>
              </w:rPr>
              <w:tab/>
            </w:r>
            <w:r w:rsidRPr="00A45225">
              <w:rPr>
                <w:rFonts w:ascii="Times New Roman" w:eastAsia="Calibri" w:hAnsi="Times New Roman" w:cs="Times New Roman"/>
                <w:szCs w:val="22"/>
                <w:lang w:eastAsia="en-GB"/>
              </w:rPr>
              <w:t>(</w:t>
            </w:r>
            <w:r w:rsidRPr="00A45225">
              <w:rPr>
                <w:rFonts w:ascii="Times New Roman" w:eastAsia="Calibri" w:hAnsi="Times New Roman" w:cs="Times New Roman"/>
                <w:i/>
                <w:szCs w:val="22"/>
                <w:lang w:eastAsia="en-GB"/>
              </w:rPr>
              <w:t xml:space="preserve">Please state the circumstances that may have required or led to </w:t>
            </w:r>
            <w:r w:rsidRPr="00A45225">
              <w:rPr>
                <w:rFonts w:ascii="Times New Roman" w:eastAsia="Calibri" w:hAnsi="Times New Roman" w:cs="Times New Roman"/>
                <w:i/>
                <w:szCs w:val="22"/>
                <w:lang w:eastAsia="en-GB"/>
              </w:rPr>
              <w:tab/>
              <w:t>this application being filed.</w:t>
            </w:r>
            <w:r w:rsidRPr="00A45225">
              <w:rPr>
                <w:rFonts w:ascii="Times New Roman" w:eastAsia="Calibri" w:hAnsi="Times New Roman" w:cs="Times New Roman"/>
                <w:szCs w:val="22"/>
                <w:lang w:eastAsia="en-GB"/>
              </w:rPr>
              <w:t>)</w:t>
            </w:r>
          </w:p>
          <w:p w14:paraId="3901C5FE" w14:textId="77777777" w:rsidR="00A45225" w:rsidRPr="00A45225" w:rsidRDefault="00A45225">
            <w:pPr>
              <w:autoSpaceDE w:val="0"/>
              <w:autoSpaceDN w:val="0"/>
              <w:adjustRightInd w:val="0"/>
              <w:spacing w:before="0" w:after="0" w:line="240" w:lineRule="auto"/>
              <w:rPr>
                <w:rFonts w:ascii="Times New Roman" w:eastAsia="Calibri" w:hAnsi="Times New Roman" w:cs="Times New Roman"/>
                <w:b/>
                <w:szCs w:val="22"/>
                <w:lang w:eastAsia="en-GB"/>
              </w:rPr>
            </w:pPr>
          </w:p>
          <w:p w14:paraId="141564C9" w14:textId="77777777" w:rsidR="00A45225" w:rsidRPr="00A45225" w:rsidRDefault="00A45225">
            <w:pPr>
              <w:autoSpaceDE w:val="0"/>
              <w:autoSpaceDN w:val="0"/>
              <w:adjustRightInd w:val="0"/>
              <w:spacing w:before="0" w:after="0" w:line="240" w:lineRule="auto"/>
              <w:rPr>
                <w:rFonts w:ascii="Times New Roman" w:eastAsia="Calibri" w:hAnsi="Times New Roman" w:cs="Times New Roman"/>
                <w:b/>
                <w:szCs w:val="22"/>
                <w:lang w:eastAsia="en-GB"/>
              </w:rPr>
            </w:pPr>
          </w:p>
          <w:p w14:paraId="2F9FFAB6" w14:textId="77777777" w:rsidR="00A45225" w:rsidRDefault="00A45225">
            <w:pPr>
              <w:autoSpaceDE w:val="0"/>
              <w:autoSpaceDN w:val="0"/>
              <w:adjustRightInd w:val="0"/>
              <w:spacing w:before="0" w:after="0" w:line="240" w:lineRule="auto"/>
              <w:rPr>
                <w:rFonts w:ascii="Times New Roman" w:eastAsia="Calibri" w:hAnsi="Times New Roman" w:cs="Times New Roman"/>
                <w:b/>
                <w:szCs w:val="22"/>
                <w:lang w:eastAsia="en-GB"/>
              </w:rPr>
            </w:pPr>
          </w:p>
          <w:p w14:paraId="13C83FC0" w14:textId="1D7F16F2" w:rsidR="00A45225" w:rsidRPr="00A45225" w:rsidRDefault="00A45225">
            <w:pPr>
              <w:autoSpaceDE w:val="0"/>
              <w:autoSpaceDN w:val="0"/>
              <w:adjustRightInd w:val="0"/>
              <w:spacing w:before="0" w:after="0" w:line="240" w:lineRule="auto"/>
              <w:rPr>
                <w:rFonts w:ascii="Times New Roman" w:eastAsia="Calibri" w:hAnsi="Times New Roman" w:cs="Times New Roman"/>
                <w:b/>
                <w:szCs w:val="22"/>
                <w:lang w:eastAsia="en-GB"/>
              </w:rPr>
            </w:pPr>
          </w:p>
        </w:tc>
      </w:tr>
    </w:tbl>
    <w:p w14:paraId="314CECFB" w14:textId="77777777" w:rsidR="000F03A7" w:rsidRDefault="000F03A7" w:rsidP="0051115B">
      <w:pPr>
        <w:autoSpaceDE w:val="0"/>
        <w:autoSpaceDN w:val="0"/>
        <w:adjustRightInd w:val="0"/>
        <w:spacing w:before="0" w:after="0"/>
        <w:ind w:left="720" w:hanging="720"/>
        <w:jc w:val="both"/>
        <w:divId w:val="2116439976"/>
        <w:rPr>
          <w:rFonts w:ascii="Times New Roman" w:eastAsia="Calibri" w:hAnsi="Times New Roman" w:cs="Times New Roman"/>
          <w:sz w:val="22"/>
          <w:szCs w:val="22"/>
        </w:rPr>
      </w:pPr>
    </w:p>
    <w:p w14:paraId="6F2C14C0" w14:textId="77777777" w:rsidR="0011790A" w:rsidRPr="00FD402A" w:rsidRDefault="0011790A" w:rsidP="0051115B">
      <w:pPr>
        <w:autoSpaceDE w:val="0"/>
        <w:autoSpaceDN w:val="0"/>
        <w:adjustRightInd w:val="0"/>
        <w:spacing w:before="0" w:after="0"/>
        <w:ind w:left="720" w:hanging="720"/>
        <w:jc w:val="both"/>
        <w:divId w:val="2116439976"/>
        <w:rPr>
          <w:rFonts w:ascii="Times New Roman" w:eastAsia="Calibri" w:hAnsi="Times New Roman" w:cs="Times New Roman"/>
          <w:sz w:val="22"/>
          <w:szCs w:val="22"/>
        </w:rPr>
      </w:pPr>
      <w:r w:rsidRPr="00FD402A">
        <w:rPr>
          <w:rFonts w:ascii="Times New Roman" w:eastAsia="Calibri" w:hAnsi="Times New Roman" w:cs="Times New Roman"/>
          <w:sz w:val="22"/>
          <w:szCs w:val="22"/>
        </w:rPr>
        <w:t>9.</w:t>
      </w:r>
      <w:r w:rsidRPr="00FD402A">
        <w:rPr>
          <w:rFonts w:ascii="Times New Roman" w:eastAsia="Calibri" w:hAnsi="Times New Roman" w:cs="Times New Roman"/>
          <w:sz w:val="22"/>
          <w:szCs w:val="22"/>
        </w:rPr>
        <w:tab/>
        <w:t>I confirm that:</w:t>
      </w:r>
    </w:p>
    <w:p w14:paraId="0924F31A" w14:textId="77777777" w:rsidR="0011790A" w:rsidRPr="00FD402A" w:rsidRDefault="0011790A" w:rsidP="0051115B">
      <w:pPr>
        <w:spacing w:before="0" w:after="0"/>
        <w:jc w:val="both"/>
        <w:divId w:val="2116439976"/>
        <w:rPr>
          <w:rFonts w:ascii="Times New Roman" w:eastAsia="Calibri" w:hAnsi="Times New Roman" w:cs="Times New Roman"/>
          <w:sz w:val="22"/>
          <w:szCs w:val="22"/>
        </w:rPr>
      </w:pPr>
      <w:r w:rsidRPr="00FD402A">
        <w:rPr>
          <w:rFonts w:ascii="Times New Roman" w:eastAsia="Calibri" w:hAnsi="Times New Roman" w:cs="Times New Roman"/>
          <w:sz w:val="22"/>
          <w:szCs w:val="22"/>
        </w:rPr>
        <w:tab/>
        <w:t>(a)</w:t>
      </w:r>
      <w:r w:rsidRPr="00FD402A">
        <w:rPr>
          <w:rFonts w:ascii="Times New Roman" w:eastAsia="Calibri" w:hAnsi="Times New Roman" w:cs="Times New Roman"/>
          <w:sz w:val="22"/>
          <w:szCs w:val="22"/>
        </w:rPr>
        <w:tab/>
        <w:t xml:space="preserve">there are no other relevant persons who may be interested in this </w:t>
      </w:r>
      <w:proofErr w:type="gramStart"/>
      <w:r w:rsidRPr="00FD402A">
        <w:rPr>
          <w:rFonts w:ascii="Times New Roman" w:eastAsia="Calibri" w:hAnsi="Times New Roman" w:cs="Times New Roman"/>
          <w:sz w:val="22"/>
          <w:szCs w:val="22"/>
        </w:rPr>
        <w:t>application;</w:t>
      </w:r>
      <w:proofErr w:type="gramEnd"/>
    </w:p>
    <w:p w14:paraId="698EEEE8" w14:textId="77777777" w:rsidR="0011790A" w:rsidRPr="00FD402A" w:rsidRDefault="0011790A" w:rsidP="0051115B">
      <w:pPr>
        <w:spacing w:before="0" w:after="0"/>
        <w:jc w:val="both"/>
        <w:divId w:val="2116439976"/>
        <w:rPr>
          <w:rFonts w:ascii="Times New Roman" w:eastAsia="Calibri" w:hAnsi="Times New Roman" w:cs="Times New Roman"/>
          <w:sz w:val="22"/>
          <w:szCs w:val="22"/>
        </w:rPr>
      </w:pPr>
      <w:r w:rsidRPr="00FD402A">
        <w:rPr>
          <w:rFonts w:ascii="Times New Roman" w:eastAsia="Calibri" w:hAnsi="Times New Roman" w:cs="Times New Roman"/>
          <w:sz w:val="22"/>
          <w:szCs w:val="22"/>
        </w:rPr>
        <w:tab/>
        <w:t>(b)</w:t>
      </w:r>
      <w:r w:rsidRPr="00FD402A">
        <w:rPr>
          <w:rFonts w:ascii="Times New Roman" w:eastAsia="Calibri" w:hAnsi="Times New Roman" w:cs="Times New Roman"/>
          <w:sz w:val="22"/>
          <w:szCs w:val="22"/>
        </w:rPr>
        <w:tab/>
        <w:t xml:space="preserve">there are no other relatives or friends who have a close relationship with </w:t>
      </w:r>
      <w:proofErr w:type="gramStart"/>
      <w:r w:rsidRPr="00FD402A">
        <w:rPr>
          <w:rFonts w:ascii="Times New Roman" w:eastAsia="Calibri" w:hAnsi="Times New Roman" w:cs="Times New Roman"/>
          <w:sz w:val="22"/>
          <w:szCs w:val="22"/>
        </w:rPr>
        <w:t>P;</w:t>
      </w:r>
      <w:proofErr w:type="gramEnd"/>
    </w:p>
    <w:p w14:paraId="2B70188B" w14:textId="77777777" w:rsidR="0011790A" w:rsidRPr="00FD402A" w:rsidRDefault="0011790A" w:rsidP="0051115B">
      <w:pPr>
        <w:spacing w:before="0" w:after="0"/>
        <w:jc w:val="both"/>
        <w:divId w:val="2116439976"/>
        <w:rPr>
          <w:rFonts w:ascii="Times New Roman" w:eastAsia="Calibri" w:hAnsi="Times New Roman" w:cs="Times New Roman"/>
          <w:sz w:val="22"/>
          <w:szCs w:val="22"/>
        </w:rPr>
      </w:pPr>
      <w:r w:rsidRPr="00FD402A">
        <w:rPr>
          <w:rFonts w:ascii="Times New Roman" w:eastAsia="Calibri" w:hAnsi="Times New Roman" w:cs="Times New Roman"/>
          <w:sz w:val="22"/>
          <w:szCs w:val="22"/>
        </w:rPr>
        <w:tab/>
        <w:t>(c)</w:t>
      </w:r>
      <w:r w:rsidRPr="00FD402A">
        <w:rPr>
          <w:rFonts w:ascii="Times New Roman" w:eastAsia="Calibri" w:hAnsi="Times New Roman" w:cs="Times New Roman"/>
          <w:sz w:val="22"/>
          <w:szCs w:val="22"/>
        </w:rPr>
        <w:tab/>
        <w:t xml:space="preserve">there are no other persons who have a legal duty to support </w:t>
      </w:r>
      <w:proofErr w:type="gramStart"/>
      <w:r w:rsidRPr="00FD402A">
        <w:rPr>
          <w:rFonts w:ascii="Times New Roman" w:eastAsia="Calibri" w:hAnsi="Times New Roman" w:cs="Times New Roman"/>
          <w:sz w:val="22"/>
          <w:szCs w:val="22"/>
        </w:rPr>
        <w:t>P;</w:t>
      </w:r>
      <w:proofErr w:type="gramEnd"/>
    </w:p>
    <w:p w14:paraId="066A534F" w14:textId="77777777" w:rsidR="0011790A" w:rsidRPr="00FD402A" w:rsidRDefault="0011790A" w:rsidP="0051115B">
      <w:pPr>
        <w:spacing w:before="0" w:after="0"/>
        <w:jc w:val="both"/>
        <w:divId w:val="2116439976"/>
        <w:rPr>
          <w:rFonts w:ascii="Times New Roman" w:eastAsia="Calibri" w:hAnsi="Times New Roman" w:cs="Times New Roman"/>
          <w:sz w:val="22"/>
          <w:szCs w:val="22"/>
        </w:rPr>
      </w:pPr>
      <w:r w:rsidRPr="00FD402A">
        <w:rPr>
          <w:rFonts w:ascii="Times New Roman" w:eastAsia="Calibri" w:hAnsi="Times New Roman" w:cs="Times New Roman"/>
          <w:sz w:val="22"/>
          <w:szCs w:val="22"/>
        </w:rPr>
        <w:tab/>
        <w:t>(d)</w:t>
      </w:r>
      <w:r w:rsidRPr="00FD402A">
        <w:rPr>
          <w:rFonts w:ascii="Times New Roman" w:eastAsia="Calibri" w:hAnsi="Times New Roman" w:cs="Times New Roman"/>
          <w:sz w:val="22"/>
          <w:szCs w:val="22"/>
        </w:rPr>
        <w:tab/>
        <w:t>there are no other persons who will benefit from P’s estate; and</w:t>
      </w:r>
    </w:p>
    <w:p w14:paraId="380AA3C3" w14:textId="77777777" w:rsidR="0011790A" w:rsidRPr="00FD402A" w:rsidRDefault="0011790A" w:rsidP="0051115B">
      <w:pPr>
        <w:spacing w:before="0" w:after="0"/>
        <w:jc w:val="both"/>
        <w:divId w:val="2116439976"/>
        <w:rPr>
          <w:rFonts w:ascii="Times New Roman" w:eastAsia="Calibri" w:hAnsi="Times New Roman" w:cs="Times New Roman"/>
          <w:sz w:val="22"/>
          <w:szCs w:val="22"/>
        </w:rPr>
      </w:pPr>
      <w:r w:rsidRPr="00FD402A">
        <w:rPr>
          <w:rFonts w:ascii="Times New Roman" w:eastAsia="Calibri" w:hAnsi="Times New Roman" w:cs="Times New Roman"/>
          <w:sz w:val="22"/>
          <w:szCs w:val="22"/>
        </w:rPr>
        <w:tab/>
        <w:t>(e)</w:t>
      </w:r>
      <w:r w:rsidRPr="00FD402A">
        <w:rPr>
          <w:rFonts w:ascii="Times New Roman" w:eastAsia="Calibri" w:hAnsi="Times New Roman" w:cs="Times New Roman"/>
          <w:sz w:val="22"/>
          <w:szCs w:val="22"/>
        </w:rPr>
        <w:tab/>
        <w:t>there are no other persons who are responsible for P’s care.</w:t>
      </w:r>
    </w:p>
    <w:p w14:paraId="0B39542C" w14:textId="77777777" w:rsidR="0011790A" w:rsidRPr="00FD402A" w:rsidRDefault="0011790A" w:rsidP="0051115B">
      <w:pPr>
        <w:spacing w:before="0" w:after="0"/>
        <w:jc w:val="both"/>
        <w:divId w:val="2116439976"/>
        <w:rPr>
          <w:rFonts w:ascii="Times New Roman" w:eastAsia="Calibri" w:hAnsi="Times New Roman" w:cs="Times New Roman"/>
          <w:sz w:val="22"/>
          <w:szCs w:val="22"/>
        </w:rPr>
      </w:pPr>
    </w:p>
    <w:p w14:paraId="315ED7C7" w14:textId="77777777" w:rsidR="0011790A" w:rsidRPr="00FD402A" w:rsidRDefault="0011790A" w:rsidP="0051115B">
      <w:pPr>
        <w:spacing w:before="0" w:after="0"/>
        <w:jc w:val="both"/>
        <w:divId w:val="2116439976"/>
        <w:rPr>
          <w:rFonts w:ascii="Times New Roman" w:eastAsia="Calibri" w:hAnsi="Times New Roman" w:cs="Times New Roman"/>
          <w:sz w:val="22"/>
          <w:szCs w:val="22"/>
        </w:rPr>
      </w:pPr>
      <w:r w:rsidRPr="00FD402A">
        <w:rPr>
          <w:rFonts w:ascii="Times New Roman" w:eastAsia="Calibri" w:hAnsi="Times New Roman" w:cs="Times New Roman"/>
          <w:sz w:val="22"/>
          <w:szCs w:val="22"/>
        </w:rPr>
        <w:t>10.</w:t>
      </w:r>
      <w:r w:rsidRPr="00FD402A">
        <w:rPr>
          <w:rFonts w:ascii="Times New Roman" w:eastAsia="Calibri" w:hAnsi="Times New Roman" w:cs="Times New Roman"/>
          <w:sz w:val="22"/>
          <w:szCs w:val="22"/>
        </w:rPr>
        <w:tab/>
        <w:t>I declare and undertake as follows:</w:t>
      </w:r>
    </w:p>
    <w:p w14:paraId="1E88C530" w14:textId="77777777" w:rsidR="0011790A" w:rsidRPr="00FD402A" w:rsidRDefault="0011790A" w:rsidP="0051115B">
      <w:pPr>
        <w:spacing w:before="0" w:after="0"/>
        <w:ind w:left="1440" w:hanging="720"/>
        <w:jc w:val="both"/>
        <w:divId w:val="2116439976"/>
        <w:rPr>
          <w:rFonts w:ascii="Times New Roman" w:eastAsia="Calibri" w:hAnsi="Times New Roman" w:cs="Times New Roman"/>
          <w:sz w:val="22"/>
          <w:szCs w:val="22"/>
        </w:rPr>
      </w:pPr>
      <w:r w:rsidRPr="00FD402A">
        <w:rPr>
          <w:rFonts w:ascii="Times New Roman" w:eastAsia="Calibri" w:hAnsi="Times New Roman" w:cs="Times New Roman"/>
          <w:sz w:val="22"/>
          <w:szCs w:val="22"/>
        </w:rPr>
        <w:t>(a)</w:t>
      </w:r>
      <w:r w:rsidRPr="00FD402A">
        <w:rPr>
          <w:rFonts w:ascii="Times New Roman" w:eastAsia="Calibri" w:hAnsi="Times New Roman" w:cs="Times New Roman"/>
          <w:sz w:val="22"/>
          <w:szCs w:val="22"/>
        </w:rPr>
        <w:tab/>
        <w:t>I understand my responsibilities if I am appointed as Deputy or Successor Deputy.  In particular, I understand that I must act with honesty and integrity and ensure that my personal interests do not conflict with my duties as P’s deputy, and I will not use my position for any personal benefit.</w:t>
      </w:r>
    </w:p>
    <w:p w14:paraId="00017864" w14:textId="77777777" w:rsidR="0011790A" w:rsidRPr="00FD402A" w:rsidRDefault="0011790A" w:rsidP="0051115B">
      <w:pPr>
        <w:spacing w:before="0" w:after="0"/>
        <w:ind w:left="1440" w:hanging="720"/>
        <w:jc w:val="both"/>
        <w:divId w:val="2116439976"/>
        <w:rPr>
          <w:rFonts w:ascii="Times New Roman" w:eastAsia="Calibri" w:hAnsi="Times New Roman" w:cs="Times New Roman"/>
          <w:sz w:val="22"/>
          <w:szCs w:val="22"/>
        </w:rPr>
      </w:pPr>
      <w:r w:rsidRPr="00FD402A">
        <w:rPr>
          <w:rFonts w:ascii="Times New Roman" w:eastAsia="Calibri" w:hAnsi="Times New Roman" w:cs="Times New Roman"/>
          <w:sz w:val="22"/>
          <w:szCs w:val="22"/>
        </w:rPr>
        <w:t>(b)</w:t>
      </w:r>
      <w:r w:rsidRPr="00FD402A">
        <w:rPr>
          <w:rFonts w:ascii="Times New Roman" w:eastAsia="Calibri" w:hAnsi="Times New Roman" w:cs="Times New Roman"/>
          <w:sz w:val="22"/>
          <w:szCs w:val="22"/>
        </w:rPr>
        <w:tab/>
        <w:t xml:space="preserve">I will have regard to the Mental Capacity Act Code of Practice and act in accordance with the principles of the Mental Capacity Act.  </w:t>
      </w:r>
      <w:proofErr w:type="gramStart"/>
      <w:r w:rsidRPr="00FD402A">
        <w:rPr>
          <w:rFonts w:ascii="Times New Roman" w:eastAsia="Calibri" w:hAnsi="Times New Roman" w:cs="Times New Roman"/>
          <w:sz w:val="22"/>
          <w:szCs w:val="22"/>
        </w:rPr>
        <w:t>In particular, I</w:t>
      </w:r>
      <w:proofErr w:type="gramEnd"/>
      <w:r w:rsidRPr="00FD402A">
        <w:rPr>
          <w:rFonts w:ascii="Times New Roman" w:eastAsia="Calibri" w:hAnsi="Times New Roman" w:cs="Times New Roman"/>
          <w:sz w:val="22"/>
          <w:szCs w:val="22"/>
        </w:rPr>
        <w:t xml:space="preserve"> will act and make decisions for P in P’s best interests.</w:t>
      </w:r>
    </w:p>
    <w:p w14:paraId="53743F69" w14:textId="77777777" w:rsidR="0011790A" w:rsidRPr="00FD402A" w:rsidRDefault="0011790A" w:rsidP="0051115B">
      <w:pPr>
        <w:spacing w:before="0" w:after="0"/>
        <w:ind w:left="1440" w:hanging="720"/>
        <w:jc w:val="both"/>
        <w:divId w:val="2116439976"/>
        <w:rPr>
          <w:rFonts w:ascii="Times New Roman" w:eastAsia="Calibri" w:hAnsi="Times New Roman" w:cs="Times New Roman"/>
          <w:sz w:val="22"/>
          <w:szCs w:val="22"/>
        </w:rPr>
      </w:pPr>
      <w:r w:rsidRPr="00FD402A">
        <w:rPr>
          <w:rFonts w:ascii="Times New Roman" w:eastAsia="Calibri" w:hAnsi="Times New Roman" w:cs="Times New Roman"/>
          <w:sz w:val="22"/>
          <w:szCs w:val="22"/>
        </w:rPr>
        <w:t>(c)</w:t>
      </w:r>
      <w:r w:rsidRPr="00FD402A">
        <w:rPr>
          <w:rFonts w:ascii="Times New Roman" w:eastAsia="Calibri" w:hAnsi="Times New Roman" w:cs="Times New Roman"/>
          <w:sz w:val="22"/>
          <w:szCs w:val="22"/>
        </w:rPr>
        <w:tab/>
        <w:t>I will inform the Public Guardian if I have any reason to believe that P no longer lacks capacity and may be able to make his own decisions about the matters for which a deputy is sought to be appointed.  I understand that I will not have the power to make a decision on P’s behalf in relation to a matter if I know or have reasonable ground for believing that P has capacity in relation to the matter.</w:t>
      </w:r>
    </w:p>
    <w:p w14:paraId="2DB189FF" w14:textId="77777777" w:rsidR="0011790A" w:rsidRPr="00FD402A" w:rsidRDefault="0011790A" w:rsidP="0051115B">
      <w:pPr>
        <w:spacing w:before="0" w:after="0"/>
        <w:ind w:left="720" w:hanging="720"/>
        <w:jc w:val="both"/>
        <w:divId w:val="2116439976"/>
        <w:rPr>
          <w:rFonts w:ascii="Times New Roman" w:eastAsia="Calibri" w:hAnsi="Times New Roman" w:cs="Times New Roman"/>
          <w:sz w:val="22"/>
          <w:szCs w:val="22"/>
        </w:rPr>
      </w:pPr>
    </w:p>
    <w:p w14:paraId="0F07BDBA" w14:textId="77777777" w:rsidR="0011790A" w:rsidRPr="00FD402A" w:rsidRDefault="0011790A" w:rsidP="0051115B">
      <w:pPr>
        <w:spacing w:before="0" w:after="0"/>
        <w:ind w:left="720" w:hanging="720"/>
        <w:jc w:val="both"/>
        <w:divId w:val="2116439976"/>
        <w:rPr>
          <w:rFonts w:ascii="Times New Roman" w:eastAsia="Calibri" w:hAnsi="Times New Roman" w:cs="Times New Roman"/>
          <w:sz w:val="22"/>
          <w:szCs w:val="22"/>
        </w:rPr>
      </w:pPr>
      <w:r w:rsidRPr="00FD402A">
        <w:rPr>
          <w:rFonts w:ascii="Times New Roman" w:eastAsia="Calibri" w:hAnsi="Times New Roman" w:cs="Times New Roman"/>
          <w:sz w:val="22"/>
          <w:szCs w:val="22"/>
        </w:rPr>
        <w:t>11.</w:t>
      </w:r>
      <w:r w:rsidRPr="00FD402A">
        <w:rPr>
          <w:rFonts w:ascii="Times New Roman" w:eastAsia="Calibri" w:hAnsi="Times New Roman" w:cs="Times New Roman"/>
          <w:sz w:val="22"/>
          <w:szCs w:val="22"/>
        </w:rPr>
        <w:tab/>
        <w:t>I confirm that the documents exhibited herein and marked as “A” are true copies of the originals.</w:t>
      </w:r>
    </w:p>
    <w:p w14:paraId="370643FD" w14:textId="77777777" w:rsidR="0011790A" w:rsidRPr="00FD402A" w:rsidRDefault="0011790A" w:rsidP="0051115B">
      <w:pPr>
        <w:autoSpaceDE w:val="0"/>
        <w:autoSpaceDN w:val="0"/>
        <w:adjustRightInd w:val="0"/>
        <w:spacing w:before="0" w:after="0"/>
        <w:ind w:left="720" w:hanging="720"/>
        <w:jc w:val="both"/>
        <w:divId w:val="2116439976"/>
        <w:rPr>
          <w:rFonts w:ascii="Times New Roman" w:eastAsia="Calibri" w:hAnsi="Times New Roman" w:cs="Times New Roman"/>
          <w:sz w:val="22"/>
          <w:szCs w:val="22"/>
        </w:rPr>
      </w:pPr>
    </w:p>
    <w:p w14:paraId="066B1C54" w14:textId="77777777" w:rsidR="0011790A" w:rsidRPr="00FD402A" w:rsidRDefault="0011790A" w:rsidP="0051115B">
      <w:pPr>
        <w:autoSpaceDE w:val="0"/>
        <w:autoSpaceDN w:val="0"/>
        <w:adjustRightInd w:val="0"/>
        <w:spacing w:before="0" w:after="0"/>
        <w:ind w:left="720" w:hanging="720"/>
        <w:jc w:val="both"/>
        <w:divId w:val="2116439976"/>
        <w:rPr>
          <w:rFonts w:ascii="Times New Roman" w:eastAsia="Calibri" w:hAnsi="Times New Roman" w:cs="Times New Roman"/>
          <w:sz w:val="22"/>
          <w:szCs w:val="22"/>
        </w:rPr>
      </w:pPr>
      <w:r w:rsidRPr="00FD402A">
        <w:rPr>
          <w:rFonts w:ascii="Times New Roman" w:eastAsia="Calibri" w:hAnsi="Times New Roman" w:cs="Times New Roman"/>
          <w:sz w:val="22"/>
          <w:szCs w:val="22"/>
        </w:rPr>
        <w:t>12.</w:t>
      </w:r>
      <w:r w:rsidRPr="00FD402A">
        <w:rPr>
          <w:rFonts w:ascii="Times New Roman" w:eastAsia="Calibri" w:hAnsi="Times New Roman" w:cs="Times New Roman"/>
          <w:sz w:val="22"/>
          <w:szCs w:val="22"/>
        </w:rPr>
        <w:tab/>
        <w:t>Upon the Court declaring that P lacks capacity to make decisions about the matters set out in the Applicant’s Form, I seek an order in terms of my application.</w:t>
      </w:r>
    </w:p>
    <w:p w14:paraId="562A66B4" w14:textId="37101907" w:rsidR="0011790A" w:rsidRDefault="0011790A" w:rsidP="0051115B">
      <w:pPr>
        <w:autoSpaceDE w:val="0"/>
        <w:autoSpaceDN w:val="0"/>
        <w:adjustRightInd w:val="0"/>
        <w:spacing w:before="0" w:after="0"/>
        <w:ind w:left="720" w:hanging="720"/>
        <w:jc w:val="both"/>
        <w:divId w:val="2116439976"/>
        <w:rPr>
          <w:rFonts w:ascii="Times New Roman" w:eastAsia="Calibri" w:hAnsi="Times New Roman" w:cs="Times New Roman"/>
          <w:sz w:val="22"/>
          <w:szCs w:val="22"/>
        </w:rPr>
      </w:pPr>
    </w:p>
    <w:p w14:paraId="67F06518" w14:textId="77777777" w:rsidR="00480028" w:rsidRPr="00FD402A" w:rsidRDefault="00480028" w:rsidP="0051115B">
      <w:pPr>
        <w:autoSpaceDE w:val="0"/>
        <w:autoSpaceDN w:val="0"/>
        <w:adjustRightInd w:val="0"/>
        <w:spacing w:before="0" w:after="0"/>
        <w:ind w:left="720" w:hanging="720"/>
        <w:jc w:val="both"/>
        <w:divId w:val="2116439976"/>
        <w:rPr>
          <w:rFonts w:ascii="Times New Roman" w:eastAsia="Calibri" w:hAnsi="Times New Roman" w:cs="Times New Roman"/>
          <w:sz w:val="22"/>
          <w:szCs w:val="22"/>
        </w:rPr>
      </w:pPr>
    </w:p>
    <w:p w14:paraId="33B2FD54" w14:textId="77777777" w:rsidR="0011790A" w:rsidRPr="00FD402A" w:rsidRDefault="0011790A" w:rsidP="0051115B">
      <w:pPr>
        <w:autoSpaceDE w:val="0"/>
        <w:autoSpaceDN w:val="0"/>
        <w:adjustRightInd w:val="0"/>
        <w:spacing w:before="0" w:after="0"/>
        <w:ind w:left="720" w:hanging="720"/>
        <w:jc w:val="both"/>
        <w:divId w:val="2116439976"/>
        <w:rPr>
          <w:rFonts w:ascii="Times New Roman" w:eastAsia="Calibri" w:hAnsi="Times New Roman" w:cs="Times New Roman"/>
          <w:sz w:val="22"/>
          <w:szCs w:val="22"/>
        </w:rPr>
      </w:pPr>
      <w:r w:rsidRPr="00FD402A">
        <w:rPr>
          <w:rFonts w:ascii="Times New Roman" w:eastAsia="Calibri" w:hAnsi="Times New Roman" w:cs="Times New Roman"/>
          <w:sz w:val="22"/>
          <w:szCs w:val="22"/>
        </w:rPr>
        <w:lastRenderedPageBreak/>
        <w:t>Sworn (or affirmed) by</w:t>
      </w:r>
      <w:r w:rsidRPr="00FD402A">
        <w:rPr>
          <w:rFonts w:ascii="Times New Roman" w:eastAsia="Calibri" w:hAnsi="Times New Roman" w:cs="Times New Roman"/>
          <w:sz w:val="22"/>
          <w:szCs w:val="22"/>
        </w:rPr>
        <w:tab/>
      </w:r>
      <w:r w:rsidRPr="00FD402A">
        <w:rPr>
          <w:rFonts w:ascii="Times New Roman" w:eastAsia="Calibri" w:hAnsi="Times New Roman" w:cs="Times New Roman"/>
          <w:sz w:val="22"/>
          <w:szCs w:val="22"/>
        </w:rPr>
        <w:tab/>
        <w:t>)</w:t>
      </w:r>
    </w:p>
    <w:p w14:paraId="74AD559B" w14:textId="77777777" w:rsidR="0011790A" w:rsidRPr="00FD402A" w:rsidRDefault="0011790A" w:rsidP="0051115B">
      <w:pPr>
        <w:autoSpaceDE w:val="0"/>
        <w:autoSpaceDN w:val="0"/>
        <w:adjustRightInd w:val="0"/>
        <w:spacing w:before="0" w:after="0"/>
        <w:ind w:left="720" w:hanging="720"/>
        <w:jc w:val="both"/>
        <w:divId w:val="2116439976"/>
        <w:rPr>
          <w:rFonts w:ascii="Times New Roman" w:eastAsia="Calibri" w:hAnsi="Times New Roman" w:cs="Times New Roman"/>
          <w:sz w:val="22"/>
          <w:szCs w:val="22"/>
        </w:rPr>
      </w:pPr>
      <w:r w:rsidRPr="00FD402A">
        <w:rPr>
          <w:rFonts w:ascii="Times New Roman" w:eastAsia="Calibri" w:hAnsi="Times New Roman" w:cs="Times New Roman"/>
          <w:sz w:val="22"/>
          <w:szCs w:val="22"/>
        </w:rPr>
        <w:t>the abovenamed on</w:t>
      </w:r>
      <w:r w:rsidRPr="00FD402A">
        <w:rPr>
          <w:rFonts w:ascii="Times New Roman" w:eastAsia="Calibri" w:hAnsi="Times New Roman" w:cs="Times New Roman"/>
          <w:sz w:val="22"/>
          <w:szCs w:val="22"/>
        </w:rPr>
        <w:tab/>
      </w:r>
      <w:r w:rsidRPr="00FD402A">
        <w:rPr>
          <w:rFonts w:ascii="Times New Roman" w:eastAsia="Calibri" w:hAnsi="Times New Roman" w:cs="Times New Roman"/>
          <w:sz w:val="22"/>
          <w:szCs w:val="22"/>
        </w:rPr>
        <w:tab/>
      </w:r>
      <w:r w:rsidRPr="00FD402A">
        <w:rPr>
          <w:rFonts w:ascii="Times New Roman" w:eastAsia="Calibri" w:hAnsi="Times New Roman" w:cs="Times New Roman"/>
          <w:sz w:val="22"/>
          <w:szCs w:val="22"/>
        </w:rPr>
        <w:tab/>
        <w:t>)</w:t>
      </w:r>
    </w:p>
    <w:p w14:paraId="38BA1033" w14:textId="77777777" w:rsidR="0011790A" w:rsidRPr="00FD402A" w:rsidRDefault="0011790A" w:rsidP="0051115B">
      <w:pPr>
        <w:autoSpaceDE w:val="0"/>
        <w:autoSpaceDN w:val="0"/>
        <w:adjustRightInd w:val="0"/>
        <w:spacing w:before="0" w:after="0"/>
        <w:ind w:left="720" w:hanging="720"/>
        <w:jc w:val="both"/>
        <w:divId w:val="2116439976"/>
        <w:rPr>
          <w:rFonts w:ascii="Times New Roman" w:eastAsia="Calibri" w:hAnsi="Times New Roman" w:cs="Times New Roman"/>
          <w:sz w:val="22"/>
          <w:szCs w:val="22"/>
        </w:rPr>
      </w:pPr>
      <w:r w:rsidRPr="00FD402A">
        <w:rPr>
          <w:rFonts w:ascii="Times New Roman" w:eastAsia="Calibri" w:hAnsi="Times New Roman" w:cs="Times New Roman"/>
          <w:sz w:val="22"/>
          <w:szCs w:val="22"/>
        </w:rPr>
        <w:t>this</w:t>
      </w:r>
      <w:r w:rsidRPr="00FD402A">
        <w:rPr>
          <w:rFonts w:ascii="Times New Roman" w:eastAsia="Calibri" w:hAnsi="Times New Roman" w:cs="Times New Roman"/>
          <w:sz w:val="22"/>
          <w:szCs w:val="22"/>
        </w:rPr>
        <w:tab/>
      </w:r>
      <w:r w:rsidRPr="00FD402A">
        <w:rPr>
          <w:rFonts w:ascii="Times New Roman" w:eastAsia="Calibri" w:hAnsi="Times New Roman" w:cs="Times New Roman"/>
          <w:sz w:val="22"/>
          <w:szCs w:val="22"/>
        </w:rPr>
        <w:tab/>
        <w:t>day of 20</w:t>
      </w:r>
      <w:r w:rsidRPr="00FD402A">
        <w:rPr>
          <w:rFonts w:ascii="Times New Roman" w:eastAsia="Calibri" w:hAnsi="Times New Roman" w:cs="Times New Roman"/>
          <w:sz w:val="22"/>
          <w:szCs w:val="22"/>
        </w:rPr>
        <w:tab/>
      </w:r>
      <w:r w:rsidRPr="00FD402A">
        <w:rPr>
          <w:rFonts w:ascii="Times New Roman" w:eastAsia="Calibri" w:hAnsi="Times New Roman" w:cs="Times New Roman"/>
          <w:sz w:val="22"/>
          <w:szCs w:val="22"/>
        </w:rPr>
        <w:tab/>
        <w:t>)</w:t>
      </w:r>
    </w:p>
    <w:p w14:paraId="550C35CA" w14:textId="77777777" w:rsidR="0011790A" w:rsidRPr="00FD402A" w:rsidRDefault="0011790A" w:rsidP="0051115B">
      <w:pPr>
        <w:autoSpaceDE w:val="0"/>
        <w:autoSpaceDN w:val="0"/>
        <w:adjustRightInd w:val="0"/>
        <w:spacing w:before="0" w:after="0"/>
        <w:ind w:left="720" w:hanging="720"/>
        <w:jc w:val="both"/>
        <w:divId w:val="2116439976"/>
        <w:rPr>
          <w:rFonts w:ascii="Times New Roman" w:eastAsia="Calibri" w:hAnsi="Times New Roman" w:cs="Times New Roman"/>
          <w:sz w:val="22"/>
          <w:szCs w:val="22"/>
        </w:rPr>
      </w:pPr>
      <w:r w:rsidRPr="00FD402A">
        <w:rPr>
          <w:rFonts w:ascii="Times New Roman" w:eastAsia="Calibri" w:hAnsi="Times New Roman" w:cs="Times New Roman"/>
          <w:sz w:val="22"/>
          <w:szCs w:val="22"/>
        </w:rPr>
        <w:t>at Singapore</w:t>
      </w:r>
      <w:r w:rsidRPr="00FD402A">
        <w:rPr>
          <w:rFonts w:ascii="Times New Roman" w:eastAsia="Calibri" w:hAnsi="Times New Roman" w:cs="Times New Roman"/>
          <w:sz w:val="22"/>
          <w:szCs w:val="22"/>
        </w:rPr>
        <w:tab/>
      </w:r>
      <w:r w:rsidRPr="00FD402A">
        <w:rPr>
          <w:rFonts w:ascii="Times New Roman" w:eastAsia="Calibri" w:hAnsi="Times New Roman" w:cs="Times New Roman"/>
          <w:sz w:val="22"/>
          <w:szCs w:val="22"/>
        </w:rPr>
        <w:tab/>
      </w:r>
      <w:r w:rsidRPr="00FD402A">
        <w:rPr>
          <w:rFonts w:ascii="Times New Roman" w:eastAsia="Calibri" w:hAnsi="Times New Roman" w:cs="Times New Roman"/>
          <w:sz w:val="22"/>
          <w:szCs w:val="22"/>
        </w:rPr>
        <w:tab/>
      </w:r>
      <w:r w:rsidRPr="00FD402A">
        <w:rPr>
          <w:rFonts w:ascii="Times New Roman" w:eastAsia="Calibri" w:hAnsi="Times New Roman" w:cs="Times New Roman"/>
          <w:sz w:val="22"/>
          <w:szCs w:val="22"/>
        </w:rPr>
        <w:tab/>
        <w:t>)</w:t>
      </w:r>
    </w:p>
    <w:p w14:paraId="5078683D" w14:textId="77777777" w:rsidR="0011790A" w:rsidRPr="00FD402A" w:rsidRDefault="0011790A" w:rsidP="0051115B">
      <w:pPr>
        <w:autoSpaceDE w:val="0"/>
        <w:autoSpaceDN w:val="0"/>
        <w:adjustRightInd w:val="0"/>
        <w:spacing w:before="0" w:after="0"/>
        <w:ind w:left="720" w:hanging="720"/>
        <w:jc w:val="both"/>
        <w:divId w:val="2116439976"/>
        <w:rPr>
          <w:rFonts w:ascii="Times New Roman" w:eastAsia="Calibri" w:hAnsi="Times New Roman" w:cs="Times New Roman"/>
          <w:sz w:val="22"/>
          <w:szCs w:val="22"/>
        </w:rPr>
      </w:pPr>
    </w:p>
    <w:p w14:paraId="3643CE8B" w14:textId="77777777" w:rsidR="0011790A" w:rsidRPr="00FD402A" w:rsidRDefault="0011790A" w:rsidP="0051115B">
      <w:pPr>
        <w:autoSpaceDE w:val="0"/>
        <w:autoSpaceDN w:val="0"/>
        <w:adjustRightInd w:val="0"/>
        <w:spacing w:before="0" w:after="0"/>
        <w:ind w:left="720" w:hanging="720"/>
        <w:jc w:val="both"/>
        <w:divId w:val="2116439976"/>
        <w:rPr>
          <w:rFonts w:ascii="Times New Roman" w:eastAsia="Calibri" w:hAnsi="Times New Roman" w:cs="Times New Roman"/>
          <w:sz w:val="22"/>
          <w:szCs w:val="22"/>
        </w:rPr>
      </w:pPr>
      <w:r w:rsidRPr="00FD402A">
        <w:rPr>
          <w:rFonts w:ascii="Times New Roman" w:eastAsia="Calibri" w:hAnsi="Times New Roman" w:cs="Times New Roman"/>
          <w:sz w:val="22"/>
          <w:szCs w:val="22"/>
        </w:rPr>
        <w:t>Before me,</w:t>
      </w:r>
    </w:p>
    <w:p w14:paraId="625770ED" w14:textId="77777777" w:rsidR="0011790A" w:rsidRPr="00FD402A" w:rsidRDefault="0011790A" w:rsidP="0051115B">
      <w:pPr>
        <w:autoSpaceDE w:val="0"/>
        <w:autoSpaceDN w:val="0"/>
        <w:adjustRightInd w:val="0"/>
        <w:spacing w:before="0" w:after="0"/>
        <w:ind w:left="720" w:hanging="720"/>
        <w:jc w:val="both"/>
        <w:divId w:val="2116439976"/>
        <w:rPr>
          <w:rFonts w:ascii="Times New Roman" w:eastAsia="Calibri" w:hAnsi="Times New Roman" w:cs="Times New Roman"/>
          <w:sz w:val="22"/>
          <w:szCs w:val="22"/>
        </w:rPr>
      </w:pPr>
    </w:p>
    <w:p w14:paraId="4F942A69" w14:textId="77777777" w:rsidR="0011790A" w:rsidRPr="00FD402A" w:rsidRDefault="0011790A" w:rsidP="0051115B">
      <w:pPr>
        <w:autoSpaceDE w:val="0"/>
        <w:autoSpaceDN w:val="0"/>
        <w:adjustRightInd w:val="0"/>
        <w:spacing w:before="0" w:after="0"/>
        <w:ind w:left="720" w:hanging="720"/>
        <w:jc w:val="both"/>
        <w:divId w:val="2116439976"/>
        <w:rPr>
          <w:rFonts w:ascii="Times New Roman" w:eastAsia="Calibri" w:hAnsi="Times New Roman" w:cs="Times New Roman"/>
          <w:sz w:val="22"/>
          <w:szCs w:val="22"/>
        </w:rPr>
      </w:pPr>
    </w:p>
    <w:p w14:paraId="022BD0B8" w14:textId="77777777" w:rsidR="0051115B" w:rsidRDefault="0011790A" w:rsidP="0051115B">
      <w:pPr>
        <w:autoSpaceDE w:val="0"/>
        <w:autoSpaceDN w:val="0"/>
        <w:adjustRightInd w:val="0"/>
        <w:spacing w:before="0" w:after="0"/>
        <w:ind w:left="720" w:hanging="720"/>
        <w:jc w:val="both"/>
        <w:divId w:val="2116439976"/>
        <w:rPr>
          <w:rFonts w:ascii="Times New Roman" w:eastAsia="Calibri" w:hAnsi="Times New Roman" w:cs="Times New Roman"/>
          <w:sz w:val="22"/>
          <w:szCs w:val="22"/>
        </w:rPr>
      </w:pPr>
      <w:r w:rsidRPr="00FD402A">
        <w:rPr>
          <w:rFonts w:ascii="Times New Roman" w:eastAsia="Calibri" w:hAnsi="Times New Roman" w:cs="Times New Roman"/>
          <w:sz w:val="22"/>
          <w:szCs w:val="22"/>
        </w:rPr>
        <w:t>Commissioner for Oaths</w:t>
      </w:r>
    </w:p>
    <w:p w14:paraId="65F2DCC3" w14:textId="77777777" w:rsidR="0011790A" w:rsidRPr="00FD402A" w:rsidRDefault="0011790A" w:rsidP="0051115B">
      <w:pPr>
        <w:autoSpaceDE w:val="0"/>
        <w:autoSpaceDN w:val="0"/>
        <w:adjustRightInd w:val="0"/>
        <w:spacing w:before="0" w:after="0"/>
        <w:ind w:left="720" w:hanging="720"/>
        <w:jc w:val="both"/>
        <w:divId w:val="2116439976"/>
        <w:rPr>
          <w:rFonts w:ascii="Times New Roman" w:eastAsia="Calibri" w:hAnsi="Times New Roman" w:cs="Times New Roman"/>
          <w:sz w:val="22"/>
          <w:szCs w:val="22"/>
        </w:rPr>
      </w:pPr>
    </w:p>
    <w:p w14:paraId="310C0E58" w14:textId="77777777" w:rsidR="0011790A" w:rsidRPr="00FD402A" w:rsidRDefault="0011790A" w:rsidP="00FD402A">
      <w:pPr>
        <w:autoSpaceDE w:val="0"/>
        <w:autoSpaceDN w:val="0"/>
        <w:adjustRightInd w:val="0"/>
        <w:spacing w:before="0" w:after="0" w:line="240" w:lineRule="auto"/>
        <w:ind w:left="720" w:hanging="720"/>
        <w:divId w:val="2116439976"/>
        <w:rPr>
          <w:rFonts w:ascii="Times New Roman" w:eastAsia="Calibri" w:hAnsi="Times New Roman" w:cs="Times New Roman"/>
          <w:sz w:val="22"/>
          <w:szCs w:val="22"/>
        </w:rPr>
      </w:pPr>
    </w:p>
    <w:p w14:paraId="368F06DC" w14:textId="77777777" w:rsidR="0011790A" w:rsidRPr="00FD402A" w:rsidRDefault="0011790A" w:rsidP="00FD402A">
      <w:pPr>
        <w:autoSpaceDE w:val="0"/>
        <w:autoSpaceDN w:val="0"/>
        <w:adjustRightInd w:val="0"/>
        <w:spacing w:before="0" w:after="0" w:line="240" w:lineRule="auto"/>
        <w:ind w:left="720" w:hanging="720"/>
        <w:divId w:val="2116439976"/>
        <w:rPr>
          <w:rFonts w:ascii="Times New Roman" w:eastAsia="Calibri" w:hAnsi="Times New Roman" w:cs="Times New Roman"/>
          <w:sz w:val="22"/>
          <w:szCs w:val="22"/>
        </w:rPr>
      </w:pPr>
    </w:p>
    <w:p w14:paraId="2806E4F0" w14:textId="77777777" w:rsidR="0011790A" w:rsidRPr="00FD402A" w:rsidRDefault="0011790A" w:rsidP="00FD402A">
      <w:pPr>
        <w:autoSpaceDE w:val="0"/>
        <w:autoSpaceDN w:val="0"/>
        <w:adjustRightInd w:val="0"/>
        <w:spacing w:before="0" w:after="0" w:line="240" w:lineRule="auto"/>
        <w:ind w:left="720" w:hanging="720"/>
        <w:divId w:val="2116439976"/>
        <w:rPr>
          <w:rFonts w:ascii="Times New Roman" w:eastAsia="Calibri" w:hAnsi="Times New Roman" w:cs="Times New Roman"/>
          <w:sz w:val="22"/>
          <w:szCs w:val="22"/>
        </w:rPr>
      </w:pPr>
    </w:p>
    <w:p w14:paraId="2B899BD0" w14:textId="77777777" w:rsidR="0011790A" w:rsidRDefault="0011790A" w:rsidP="00FD402A">
      <w:pPr>
        <w:autoSpaceDE w:val="0"/>
        <w:autoSpaceDN w:val="0"/>
        <w:adjustRightInd w:val="0"/>
        <w:spacing w:before="0" w:after="0" w:line="240" w:lineRule="auto"/>
        <w:ind w:left="720" w:hanging="720"/>
        <w:divId w:val="2116439976"/>
        <w:rPr>
          <w:rFonts w:ascii="Times New Roman" w:eastAsia="Calibri" w:hAnsi="Times New Roman" w:cs="Times New Roman"/>
          <w:sz w:val="22"/>
          <w:szCs w:val="22"/>
        </w:rPr>
      </w:pPr>
    </w:p>
    <w:p w14:paraId="7BE563CB" w14:textId="77777777" w:rsidR="001A1EA3" w:rsidRDefault="001A1EA3" w:rsidP="00FD402A">
      <w:pPr>
        <w:autoSpaceDE w:val="0"/>
        <w:autoSpaceDN w:val="0"/>
        <w:adjustRightInd w:val="0"/>
        <w:spacing w:before="0" w:after="0" w:line="240" w:lineRule="auto"/>
        <w:ind w:left="720" w:hanging="720"/>
        <w:divId w:val="2116439976"/>
        <w:rPr>
          <w:rFonts w:ascii="Times New Roman" w:eastAsia="Calibri" w:hAnsi="Times New Roman" w:cs="Times New Roman"/>
          <w:sz w:val="22"/>
          <w:szCs w:val="22"/>
        </w:rPr>
      </w:pPr>
    </w:p>
    <w:p w14:paraId="2A32601A" w14:textId="77777777" w:rsidR="001A1EA3" w:rsidRPr="00FD402A" w:rsidRDefault="001A1EA3" w:rsidP="00FD402A">
      <w:pPr>
        <w:autoSpaceDE w:val="0"/>
        <w:autoSpaceDN w:val="0"/>
        <w:adjustRightInd w:val="0"/>
        <w:spacing w:before="0" w:after="0" w:line="240" w:lineRule="auto"/>
        <w:ind w:left="720" w:hanging="720"/>
        <w:divId w:val="2116439976"/>
        <w:rPr>
          <w:rFonts w:ascii="Times New Roman" w:eastAsia="Calibri" w:hAnsi="Times New Roman" w:cs="Times New Roman"/>
          <w:sz w:val="22"/>
          <w:szCs w:val="22"/>
        </w:rPr>
      </w:pPr>
    </w:p>
    <w:p w14:paraId="699D9AF0" w14:textId="77777777" w:rsidR="0011790A" w:rsidRPr="00FD402A" w:rsidRDefault="0011790A" w:rsidP="00FD402A">
      <w:pPr>
        <w:autoSpaceDE w:val="0"/>
        <w:autoSpaceDN w:val="0"/>
        <w:adjustRightInd w:val="0"/>
        <w:spacing w:before="0" w:after="0" w:line="240" w:lineRule="auto"/>
        <w:ind w:left="720" w:hanging="720"/>
        <w:jc w:val="center"/>
        <w:divId w:val="2116439976"/>
        <w:rPr>
          <w:rFonts w:ascii="Times New Roman" w:eastAsia="Calibri" w:hAnsi="Times New Roman" w:cs="Times New Roman"/>
          <w:b/>
          <w:sz w:val="22"/>
          <w:szCs w:val="22"/>
          <w:u w:val="single"/>
        </w:rPr>
      </w:pPr>
    </w:p>
    <w:p w14:paraId="5E4DCCB1" w14:textId="77777777" w:rsidR="0011790A" w:rsidRPr="00FD402A" w:rsidRDefault="0011790A" w:rsidP="004510E0">
      <w:pPr>
        <w:autoSpaceDE w:val="0"/>
        <w:autoSpaceDN w:val="0"/>
        <w:adjustRightInd w:val="0"/>
        <w:spacing w:before="0" w:after="0" w:line="240" w:lineRule="auto"/>
        <w:ind w:left="720" w:hanging="720"/>
        <w:jc w:val="both"/>
        <w:divId w:val="2116439976"/>
        <w:rPr>
          <w:rFonts w:ascii="Times New Roman" w:eastAsia="Calibri" w:hAnsi="Times New Roman" w:cs="Times New Roman"/>
          <w:sz w:val="22"/>
          <w:szCs w:val="22"/>
        </w:rPr>
      </w:pPr>
    </w:p>
    <w:p w14:paraId="69B28488" w14:textId="77777777" w:rsidR="00F73568" w:rsidRDefault="00F73568" w:rsidP="004510E0">
      <w:pPr>
        <w:autoSpaceDE w:val="0"/>
        <w:autoSpaceDN w:val="0"/>
        <w:adjustRightInd w:val="0"/>
        <w:spacing w:before="0" w:after="0" w:line="240" w:lineRule="auto"/>
        <w:ind w:left="1701" w:right="1701"/>
        <w:jc w:val="both"/>
        <w:divId w:val="2116439976"/>
        <w:rPr>
          <w:rFonts w:ascii="Times New Roman" w:eastAsia="Calibri" w:hAnsi="Times New Roman" w:cs="Times New Roman"/>
          <w:sz w:val="22"/>
          <w:szCs w:val="22"/>
        </w:rPr>
      </w:pPr>
    </w:p>
    <w:p w14:paraId="00933445" w14:textId="77777777" w:rsidR="00F73568" w:rsidRDefault="00F73568" w:rsidP="004510E0">
      <w:pPr>
        <w:autoSpaceDE w:val="0"/>
        <w:autoSpaceDN w:val="0"/>
        <w:adjustRightInd w:val="0"/>
        <w:spacing w:before="0" w:after="0" w:line="240" w:lineRule="auto"/>
        <w:ind w:left="1701" w:right="1701"/>
        <w:jc w:val="both"/>
        <w:divId w:val="2116439976"/>
        <w:rPr>
          <w:rFonts w:ascii="Times New Roman" w:eastAsia="Calibri" w:hAnsi="Times New Roman" w:cs="Times New Roman"/>
          <w:sz w:val="22"/>
          <w:szCs w:val="22"/>
        </w:rPr>
      </w:pPr>
    </w:p>
    <w:p w14:paraId="2A48ECE5" w14:textId="77777777" w:rsidR="00F73568" w:rsidRDefault="00F73568" w:rsidP="004510E0">
      <w:pPr>
        <w:autoSpaceDE w:val="0"/>
        <w:autoSpaceDN w:val="0"/>
        <w:adjustRightInd w:val="0"/>
        <w:spacing w:before="0" w:after="0" w:line="240" w:lineRule="auto"/>
        <w:ind w:left="1701" w:right="1701"/>
        <w:jc w:val="both"/>
        <w:divId w:val="2116439976"/>
        <w:rPr>
          <w:rFonts w:ascii="Times New Roman" w:eastAsia="Calibri" w:hAnsi="Times New Roman" w:cs="Times New Roman"/>
          <w:sz w:val="22"/>
          <w:szCs w:val="22"/>
        </w:rPr>
      </w:pPr>
    </w:p>
    <w:p w14:paraId="4AB4DF04" w14:textId="77777777" w:rsidR="00F73568" w:rsidRDefault="00F73568" w:rsidP="004510E0">
      <w:pPr>
        <w:autoSpaceDE w:val="0"/>
        <w:autoSpaceDN w:val="0"/>
        <w:adjustRightInd w:val="0"/>
        <w:spacing w:before="0" w:after="0" w:line="240" w:lineRule="auto"/>
        <w:ind w:left="1701" w:right="1701"/>
        <w:jc w:val="both"/>
        <w:divId w:val="2116439976"/>
        <w:rPr>
          <w:rFonts w:ascii="Times New Roman" w:eastAsia="Calibri" w:hAnsi="Times New Roman" w:cs="Times New Roman"/>
          <w:sz w:val="22"/>
          <w:szCs w:val="22"/>
        </w:rPr>
      </w:pPr>
    </w:p>
    <w:p w14:paraId="17DC68EC" w14:textId="77777777" w:rsidR="00F73568" w:rsidRDefault="00F73568" w:rsidP="004510E0">
      <w:pPr>
        <w:autoSpaceDE w:val="0"/>
        <w:autoSpaceDN w:val="0"/>
        <w:adjustRightInd w:val="0"/>
        <w:spacing w:before="0" w:after="0" w:line="240" w:lineRule="auto"/>
        <w:ind w:left="1701" w:right="1701"/>
        <w:jc w:val="both"/>
        <w:divId w:val="2116439976"/>
        <w:rPr>
          <w:rFonts w:ascii="Times New Roman" w:eastAsia="Calibri" w:hAnsi="Times New Roman" w:cs="Times New Roman"/>
          <w:sz w:val="22"/>
          <w:szCs w:val="22"/>
        </w:rPr>
      </w:pPr>
    </w:p>
    <w:p w14:paraId="7DB1D409" w14:textId="77777777" w:rsidR="00F73568" w:rsidRDefault="00F73568" w:rsidP="004510E0">
      <w:pPr>
        <w:autoSpaceDE w:val="0"/>
        <w:autoSpaceDN w:val="0"/>
        <w:adjustRightInd w:val="0"/>
        <w:spacing w:before="0" w:after="0" w:line="240" w:lineRule="auto"/>
        <w:ind w:left="1701" w:right="1701"/>
        <w:jc w:val="both"/>
        <w:divId w:val="2116439976"/>
        <w:rPr>
          <w:rFonts w:ascii="Times New Roman" w:eastAsia="Calibri" w:hAnsi="Times New Roman" w:cs="Times New Roman"/>
          <w:sz w:val="22"/>
          <w:szCs w:val="22"/>
        </w:rPr>
      </w:pPr>
    </w:p>
    <w:p w14:paraId="2A206737" w14:textId="77777777" w:rsidR="00F73568" w:rsidRDefault="00F73568" w:rsidP="004510E0">
      <w:pPr>
        <w:autoSpaceDE w:val="0"/>
        <w:autoSpaceDN w:val="0"/>
        <w:adjustRightInd w:val="0"/>
        <w:spacing w:before="0" w:after="0" w:line="240" w:lineRule="auto"/>
        <w:ind w:left="1701" w:right="1701"/>
        <w:jc w:val="both"/>
        <w:divId w:val="2116439976"/>
        <w:rPr>
          <w:rFonts w:ascii="Times New Roman" w:eastAsia="Calibri" w:hAnsi="Times New Roman" w:cs="Times New Roman"/>
          <w:sz w:val="22"/>
          <w:szCs w:val="22"/>
        </w:rPr>
      </w:pPr>
    </w:p>
    <w:p w14:paraId="38246BE4" w14:textId="77777777" w:rsidR="00F73568" w:rsidRDefault="00F73568" w:rsidP="004510E0">
      <w:pPr>
        <w:autoSpaceDE w:val="0"/>
        <w:autoSpaceDN w:val="0"/>
        <w:adjustRightInd w:val="0"/>
        <w:spacing w:before="0" w:after="0" w:line="240" w:lineRule="auto"/>
        <w:ind w:left="1701" w:right="1701"/>
        <w:jc w:val="both"/>
        <w:divId w:val="2116439976"/>
        <w:rPr>
          <w:rFonts w:ascii="Times New Roman" w:eastAsia="Calibri" w:hAnsi="Times New Roman" w:cs="Times New Roman"/>
          <w:sz w:val="22"/>
          <w:szCs w:val="22"/>
        </w:rPr>
      </w:pPr>
    </w:p>
    <w:p w14:paraId="684BEB88" w14:textId="77777777" w:rsidR="00F73568" w:rsidRDefault="00F73568" w:rsidP="004510E0">
      <w:pPr>
        <w:autoSpaceDE w:val="0"/>
        <w:autoSpaceDN w:val="0"/>
        <w:adjustRightInd w:val="0"/>
        <w:spacing w:before="0" w:after="0" w:line="240" w:lineRule="auto"/>
        <w:ind w:left="1701" w:right="1701"/>
        <w:jc w:val="both"/>
        <w:divId w:val="2116439976"/>
        <w:rPr>
          <w:rFonts w:ascii="Times New Roman" w:eastAsia="Calibri" w:hAnsi="Times New Roman" w:cs="Times New Roman"/>
          <w:sz w:val="22"/>
          <w:szCs w:val="22"/>
        </w:rPr>
      </w:pPr>
    </w:p>
    <w:p w14:paraId="4397BB37" w14:textId="77777777" w:rsidR="0011790A" w:rsidRPr="00FD402A" w:rsidRDefault="0011790A" w:rsidP="004510E0">
      <w:pPr>
        <w:autoSpaceDE w:val="0"/>
        <w:autoSpaceDN w:val="0"/>
        <w:adjustRightInd w:val="0"/>
        <w:spacing w:before="0" w:after="0" w:line="240" w:lineRule="auto"/>
        <w:ind w:left="1701" w:right="1701"/>
        <w:jc w:val="both"/>
        <w:divId w:val="2116439976"/>
        <w:rPr>
          <w:rFonts w:ascii="Times New Roman" w:eastAsia="Calibri" w:hAnsi="Times New Roman" w:cs="Times New Roman"/>
          <w:sz w:val="22"/>
          <w:szCs w:val="22"/>
        </w:rPr>
      </w:pPr>
      <w:r w:rsidRPr="00FD402A">
        <w:rPr>
          <w:rFonts w:ascii="Times New Roman" w:eastAsia="Calibri" w:hAnsi="Times New Roman" w:cs="Times New Roman"/>
          <w:sz w:val="22"/>
          <w:szCs w:val="22"/>
        </w:rPr>
        <w:t>This is the exhibit marked “A” referred to in the affidavit of ____________________________ [</w:t>
      </w:r>
      <w:r w:rsidRPr="00FD402A">
        <w:rPr>
          <w:rFonts w:ascii="Times New Roman" w:eastAsia="Calibri" w:hAnsi="Times New Roman" w:cs="Times New Roman"/>
          <w:i/>
          <w:sz w:val="22"/>
          <w:szCs w:val="22"/>
        </w:rPr>
        <w:t>name of applicant</w:t>
      </w:r>
      <w:r w:rsidRPr="00FD402A">
        <w:rPr>
          <w:rFonts w:ascii="Times New Roman" w:eastAsia="Calibri" w:hAnsi="Times New Roman" w:cs="Times New Roman"/>
          <w:sz w:val="22"/>
          <w:szCs w:val="22"/>
        </w:rPr>
        <w:t>] and sworn / affirmed before me on this _______________ [</w:t>
      </w:r>
      <w:r w:rsidRPr="00FD402A">
        <w:rPr>
          <w:rFonts w:ascii="Times New Roman" w:eastAsia="Calibri" w:hAnsi="Times New Roman" w:cs="Times New Roman"/>
          <w:i/>
          <w:sz w:val="22"/>
          <w:szCs w:val="22"/>
        </w:rPr>
        <w:t>date on which the affidavit is sworn or affirmed</w:t>
      </w:r>
      <w:r w:rsidRPr="00FD402A">
        <w:rPr>
          <w:rFonts w:ascii="Times New Roman" w:eastAsia="Calibri" w:hAnsi="Times New Roman" w:cs="Times New Roman"/>
          <w:sz w:val="22"/>
          <w:szCs w:val="22"/>
        </w:rPr>
        <w:t>].</w:t>
      </w:r>
    </w:p>
    <w:p w14:paraId="2EF5FBA8" w14:textId="77777777" w:rsidR="0011790A" w:rsidRPr="00FD402A" w:rsidRDefault="0011790A" w:rsidP="004510E0">
      <w:pPr>
        <w:autoSpaceDE w:val="0"/>
        <w:autoSpaceDN w:val="0"/>
        <w:adjustRightInd w:val="0"/>
        <w:spacing w:before="0" w:after="0" w:line="240" w:lineRule="auto"/>
        <w:jc w:val="both"/>
        <w:divId w:val="2116439976"/>
        <w:rPr>
          <w:rFonts w:ascii="Times New Roman" w:eastAsia="Calibri" w:hAnsi="Times New Roman" w:cs="Times New Roman"/>
          <w:sz w:val="22"/>
          <w:szCs w:val="22"/>
        </w:rPr>
      </w:pPr>
    </w:p>
    <w:p w14:paraId="2DC42B3B" w14:textId="77777777" w:rsidR="0011790A" w:rsidRPr="00FD402A" w:rsidRDefault="0011790A" w:rsidP="00FD402A">
      <w:pPr>
        <w:autoSpaceDE w:val="0"/>
        <w:autoSpaceDN w:val="0"/>
        <w:adjustRightInd w:val="0"/>
        <w:spacing w:before="0" w:after="0" w:line="240" w:lineRule="auto"/>
        <w:divId w:val="2116439976"/>
        <w:rPr>
          <w:rFonts w:ascii="Times New Roman" w:eastAsia="Calibri" w:hAnsi="Times New Roman" w:cs="Times New Roman"/>
          <w:sz w:val="22"/>
          <w:szCs w:val="22"/>
        </w:rPr>
      </w:pPr>
    </w:p>
    <w:p w14:paraId="59BB500C" w14:textId="77777777" w:rsidR="0011790A" w:rsidRPr="00FD402A" w:rsidRDefault="0011790A" w:rsidP="00FD402A">
      <w:pPr>
        <w:autoSpaceDE w:val="0"/>
        <w:autoSpaceDN w:val="0"/>
        <w:adjustRightInd w:val="0"/>
        <w:spacing w:before="0" w:after="0" w:line="240" w:lineRule="auto"/>
        <w:jc w:val="center"/>
        <w:divId w:val="2116439976"/>
        <w:rPr>
          <w:rFonts w:ascii="Times New Roman" w:eastAsia="Calibri" w:hAnsi="Times New Roman" w:cs="Times New Roman"/>
          <w:sz w:val="22"/>
          <w:szCs w:val="22"/>
        </w:rPr>
      </w:pPr>
      <w:r w:rsidRPr="00FD402A">
        <w:rPr>
          <w:rFonts w:ascii="Times New Roman" w:eastAsia="Calibri" w:hAnsi="Times New Roman" w:cs="Times New Roman"/>
          <w:sz w:val="22"/>
          <w:szCs w:val="22"/>
        </w:rPr>
        <w:t>Before me,</w:t>
      </w:r>
    </w:p>
    <w:p w14:paraId="01FABF7E" w14:textId="77777777" w:rsidR="0011790A" w:rsidRPr="00FD402A" w:rsidRDefault="0011790A" w:rsidP="00FD402A">
      <w:pPr>
        <w:autoSpaceDE w:val="0"/>
        <w:autoSpaceDN w:val="0"/>
        <w:adjustRightInd w:val="0"/>
        <w:spacing w:before="0" w:after="0" w:line="240" w:lineRule="auto"/>
        <w:divId w:val="2116439976"/>
        <w:rPr>
          <w:rFonts w:ascii="Times New Roman" w:eastAsia="Calibri" w:hAnsi="Times New Roman" w:cs="Times New Roman"/>
          <w:sz w:val="22"/>
          <w:szCs w:val="22"/>
        </w:rPr>
      </w:pPr>
    </w:p>
    <w:p w14:paraId="0B91042B" w14:textId="77777777" w:rsidR="0011790A" w:rsidRPr="00FD402A" w:rsidRDefault="0011790A" w:rsidP="00FD402A">
      <w:pPr>
        <w:autoSpaceDE w:val="0"/>
        <w:autoSpaceDN w:val="0"/>
        <w:adjustRightInd w:val="0"/>
        <w:spacing w:before="0" w:after="0" w:line="240" w:lineRule="auto"/>
        <w:divId w:val="2116439976"/>
        <w:rPr>
          <w:rFonts w:ascii="Times New Roman" w:eastAsia="Calibri" w:hAnsi="Times New Roman" w:cs="Times New Roman"/>
          <w:sz w:val="22"/>
          <w:szCs w:val="22"/>
        </w:rPr>
      </w:pPr>
    </w:p>
    <w:p w14:paraId="55598C5C" w14:textId="77777777" w:rsidR="0011790A" w:rsidRPr="00FD402A" w:rsidRDefault="0011790A" w:rsidP="00FD402A">
      <w:pPr>
        <w:autoSpaceDE w:val="0"/>
        <w:autoSpaceDN w:val="0"/>
        <w:adjustRightInd w:val="0"/>
        <w:spacing w:before="0" w:after="0" w:line="240" w:lineRule="auto"/>
        <w:divId w:val="2116439976"/>
        <w:rPr>
          <w:rFonts w:ascii="Times New Roman" w:eastAsia="Calibri" w:hAnsi="Times New Roman" w:cs="Times New Roman"/>
          <w:sz w:val="22"/>
          <w:szCs w:val="22"/>
        </w:rPr>
      </w:pPr>
    </w:p>
    <w:p w14:paraId="676A92BB" w14:textId="77777777" w:rsidR="0011790A" w:rsidRPr="00FD402A" w:rsidRDefault="0011790A" w:rsidP="00FD402A">
      <w:pPr>
        <w:autoSpaceDE w:val="0"/>
        <w:autoSpaceDN w:val="0"/>
        <w:adjustRightInd w:val="0"/>
        <w:spacing w:before="0" w:after="0" w:line="240" w:lineRule="auto"/>
        <w:divId w:val="2116439976"/>
        <w:rPr>
          <w:rFonts w:ascii="Times New Roman" w:eastAsia="Calibri" w:hAnsi="Times New Roman" w:cs="Times New Roman"/>
          <w:sz w:val="22"/>
          <w:szCs w:val="22"/>
        </w:rPr>
      </w:pPr>
    </w:p>
    <w:p w14:paraId="7E8C015F" w14:textId="77777777" w:rsidR="0011790A" w:rsidRPr="00FD402A" w:rsidRDefault="0011790A" w:rsidP="00FD402A">
      <w:pPr>
        <w:autoSpaceDE w:val="0"/>
        <w:autoSpaceDN w:val="0"/>
        <w:adjustRightInd w:val="0"/>
        <w:spacing w:before="0" w:after="0" w:line="240" w:lineRule="auto"/>
        <w:jc w:val="center"/>
        <w:divId w:val="2116439976"/>
        <w:rPr>
          <w:rFonts w:ascii="Times New Roman" w:eastAsia="Calibri" w:hAnsi="Times New Roman" w:cs="Times New Roman"/>
          <w:sz w:val="22"/>
          <w:szCs w:val="22"/>
        </w:rPr>
      </w:pPr>
      <w:r w:rsidRPr="00FD402A">
        <w:rPr>
          <w:rFonts w:ascii="Times New Roman" w:eastAsia="Calibri" w:hAnsi="Times New Roman" w:cs="Times New Roman"/>
          <w:sz w:val="22"/>
          <w:szCs w:val="22"/>
        </w:rPr>
        <w:t>A Commissioner for Oaths</w:t>
      </w:r>
    </w:p>
    <w:p w14:paraId="5C1D99DD" w14:textId="77777777" w:rsidR="0011790A" w:rsidRPr="00FD402A" w:rsidRDefault="0011790A" w:rsidP="00FD402A">
      <w:pPr>
        <w:spacing w:before="0" w:after="0" w:line="240" w:lineRule="auto"/>
        <w:divId w:val="2116439976"/>
        <w:rPr>
          <w:rFonts w:ascii="Times New Roman" w:eastAsia="Calibri" w:hAnsi="Times New Roman" w:cs="Times New Roman"/>
          <w:sz w:val="22"/>
          <w:szCs w:val="22"/>
        </w:rPr>
      </w:pPr>
    </w:p>
    <w:p w14:paraId="76A492F7" w14:textId="77777777" w:rsidR="0011790A" w:rsidRPr="00FD402A" w:rsidRDefault="0011790A" w:rsidP="00FD402A">
      <w:pPr>
        <w:spacing w:before="0" w:after="0" w:line="240" w:lineRule="auto"/>
        <w:divId w:val="2116439976"/>
        <w:rPr>
          <w:rFonts w:ascii="Times New Roman" w:eastAsia="Calibri" w:hAnsi="Times New Roman" w:cs="Times New Roman"/>
          <w:sz w:val="22"/>
          <w:szCs w:val="22"/>
        </w:rPr>
      </w:pPr>
    </w:p>
    <w:p w14:paraId="22A70C36" w14:textId="77777777" w:rsidR="0011790A" w:rsidRPr="00FD402A" w:rsidRDefault="0011790A" w:rsidP="00FD402A">
      <w:pPr>
        <w:spacing w:before="0" w:after="0" w:line="240" w:lineRule="auto"/>
        <w:divId w:val="2116439976"/>
        <w:rPr>
          <w:rFonts w:ascii="Times New Roman" w:eastAsia="Calibri" w:hAnsi="Times New Roman" w:cs="Times New Roman"/>
          <w:sz w:val="22"/>
          <w:szCs w:val="22"/>
        </w:rPr>
      </w:pPr>
    </w:p>
    <w:p w14:paraId="7D8C3E78" w14:textId="77777777" w:rsidR="0011790A" w:rsidRPr="00FD402A" w:rsidRDefault="0011790A" w:rsidP="00FD402A">
      <w:pPr>
        <w:spacing w:before="0" w:after="0" w:line="240" w:lineRule="auto"/>
        <w:divId w:val="2116439976"/>
        <w:rPr>
          <w:rFonts w:ascii="Times New Roman" w:eastAsia="Calibri" w:hAnsi="Times New Roman" w:cs="Times New Roman"/>
          <w:sz w:val="22"/>
          <w:szCs w:val="22"/>
        </w:rPr>
      </w:pPr>
    </w:p>
    <w:p w14:paraId="08456D0B" w14:textId="77777777" w:rsidR="0011790A" w:rsidRPr="00FD402A" w:rsidRDefault="0011790A" w:rsidP="00FD402A">
      <w:pPr>
        <w:spacing w:before="0" w:after="0" w:line="240" w:lineRule="auto"/>
        <w:divId w:val="2116439976"/>
        <w:rPr>
          <w:rFonts w:ascii="Times New Roman" w:eastAsia="Calibri" w:hAnsi="Times New Roman" w:cs="Times New Roman"/>
          <w:sz w:val="22"/>
          <w:szCs w:val="22"/>
        </w:rPr>
      </w:pPr>
    </w:p>
    <w:p w14:paraId="6A7504C1" w14:textId="77777777" w:rsidR="0011790A" w:rsidRPr="00FD402A" w:rsidRDefault="0011790A" w:rsidP="00FD402A">
      <w:pPr>
        <w:spacing w:before="0" w:after="0" w:line="240" w:lineRule="auto"/>
        <w:divId w:val="2116439976"/>
        <w:rPr>
          <w:rFonts w:ascii="Times New Roman" w:eastAsia="Calibri" w:hAnsi="Times New Roman" w:cs="Times New Roman"/>
          <w:sz w:val="22"/>
          <w:szCs w:val="22"/>
        </w:rPr>
      </w:pPr>
    </w:p>
    <w:p w14:paraId="26443E13" w14:textId="77777777" w:rsidR="0011790A" w:rsidRPr="00FD402A" w:rsidRDefault="0011790A" w:rsidP="0011790A">
      <w:pPr>
        <w:divId w:val="2116439976"/>
        <w:rPr>
          <w:rFonts w:ascii="Times New Roman" w:eastAsia="Calibri" w:hAnsi="Times New Roman" w:cs="Times New Roman"/>
          <w:sz w:val="22"/>
          <w:szCs w:val="22"/>
        </w:rPr>
      </w:pPr>
    </w:p>
    <w:p w14:paraId="230E3034" w14:textId="77777777" w:rsidR="0011790A" w:rsidRPr="00FD402A" w:rsidRDefault="0011790A" w:rsidP="0011790A">
      <w:pPr>
        <w:divId w:val="2116439976"/>
        <w:rPr>
          <w:rFonts w:ascii="Times New Roman" w:eastAsia="Calibri" w:hAnsi="Times New Roman" w:cs="Times New Roman"/>
          <w:sz w:val="22"/>
          <w:szCs w:val="22"/>
        </w:rPr>
      </w:pPr>
    </w:p>
    <w:p w14:paraId="725BF170" w14:textId="77777777" w:rsidR="0011790A" w:rsidRPr="00FD402A" w:rsidRDefault="0011790A" w:rsidP="0011790A">
      <w:pPr>
        <w:divId w:val="2116439976"/>
        <w:rPr>
          <w:rFonts w:ascii="Times New Roman" w:eastAsia="Calibri" w:hAnsi="Times New Roman" w:cs="Times New Roman"/>
          <w:sz w:val="22"/>
          <w:szCs w:val="22"/>
        </w:rPr>
      </w:pPr>
    </w:p>
    <w:p w14:paraId="56671045" w14:textId="77777777" w:rsidR="0011790A" w:rsidRPr="00FD402A" w:rsidRDefault="0011790A" w:rsidP="0011790A">
      <w:pPr>
        <w:jc w:val="center"/>
        <w:divId w:val="2116439976"/>
        <w:rPr>
          <w:rFonts w:ascii="Times New Roman" w:eastAsia="Calibri" w:hAnsi="Times New Roman" w:cs="Times New Roman"/>
          <w:b/>
          <w:color w:val="000000"/>
          <w:sz w:val="22"/>
          <w:szCs w:val="22"/>
          <w:u w:val="single"/>
        </w:rPr>
      </w:pPr>
      <w:r w:rsidRPr="00FD402A">
        <w:rPr>
          <w:rFonts w:ascii="Times New Roman" w:eastAsia="Calibri" w:hAnsi="Times New Roman" w:cs="Times New Roman"/>
          <w:b/>
          <w:color w:val="000000"/>
          <w:sz w:val="22"/>
          <w:szCs w:val="22"/>
          <w:u w:val="single"/>
        </w:rPr>
        <w:lastRenderedPageBreak/>
        <w:t>TABLE OF CONTENTS</w:t>
      </w:r>
    </w:p>
    <w:p w14:paraId="4AE80B9F" w14:textId="77777777" w:rsidR="0011790A" w:rsidRPr="00FD402A" w:rsidRDefault="0011790A" w:rsidP="0011790A">
      <w:pPr>
        <w:jc w:val="center"/>
        <w:divId w:val="2116439976"/>
        <w:rPr>
          <w:rFonts w:ascii="Times New Roman" w:eastAsia="Calibri" w:hAnsi="Times New Roman" w:cs="Times New Roman"/>
          <w:sz w:val="22"/>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2" w:type="dxa"/>
          <w:bottom w:w="142" w:type="dxa"/>
        </w:tblCellMar>
        <w:tblLook w:val="04A0" w:firstRow="1" w:lastRow="0" w:firstColumn="1" w:lastColumn="0" w:noHBand="0" w:noVBand="1"/>
      </w:tblPr>
      <w:tblGrid>
        <w:gridCol w:w="6326"/>
        <w:gridCol w:w="2690"/>
      </w:tblGrid>
      <w:tr w:rsidR="0011790A" w:rsidRPr="0092350C" w14:paraId="04434D22" w14:textId="77777777" w:rsidTr="0092350C">
        <w:trPr>
          <w:divId w:val="2116439976"/>
        </w:trPr>
        <w:tc>
          <w:tcPr>
            <w:tcW w:w="6487" w:type="dxa"/>
            <w:shd w:val="clear" w:color="auto" w:fill="auto"/>
          </w:tcPr>
          <w:p w14:paraId="4312A376" w14:textId="77777777" w:rsidR="0011790A" w:rsidRPr="0092350C" w:rsidRDefault="0011790A" w:rsidP="0092350C">
            <w:pPr>
              <w:spacing w:line="288" w:lineRule="auto"/>
              <w:jc w:val="center"/>
              <w:rPr>
                <w:rFonts w:ascii="Times New Roman" w:eastAsia="Calibri" w:hAnsi="Times New Roman" w:cs="Times New Roman"/>
                <w:b/>
                <w:color w:val="000000"/>
                <w:sz w:val="22"/>
                <w:szCs w:val="22"/>
              </w:rPr>
            </w:pPr>
            <w:r w:rsidRPr="0092350C">
              <w:rPr>
                <w:rFonts w:ascii="Times New Roman" w:eastAsia="Calibri" w:hAnsi="Times New Roman" w:cs="Times New Roman"/>
                <w:b/>
                <w:color w:val="000000"/>
                <w:sz w:val="22"/>
                <w:szCs w:val="22"/>
              </w:rPr>
              <w:t>Document</w:t>
            </w:r>
          </w:p>
        </w:tc>
        <w:tc>
          <w:tcPr>
            <w:tcW w:w="2755" w:type="dxa"/>
            <w:shd w:val="clear" w:color="auto" w:fill="auto"/>
          </w:tcPr>
          <w:p w14:paraId="3D15B165" w14:textId="77777777" w:rsidR="0011790A" w:rsidRPr="0092350C" w:rsidRDefault="0011790A" w:rsidP="0092350C">
            <w:pPr>
              <w:spacing w:line="288" w:lineRule="auto"/>
              <w:jc w:val="center"/>
              <w:rPr>
                <w:rFonts w:ascii="Times New Roman" w:eastAsia="Calibri" w:hAnsi="Times New Roman" w:cs="Times New Roman"/>
                <w:b/>
                <w:color w:val="000000"/>
                <w:sz w:val="22"/>
                <w:szCs w:val="22"/>
              </w:rPr>
            </w:pPr>
            <w:r w:rsidRPr="0092350C">
              <w:rPr>
                <w:rFonts w:ascii="Times New Roman" w:eastAsia="Calibri" w:hAnsi="Times New Roman" w:cs="Times New Roman"/>
                <w:b/>
                <w:color w:val="000000"/>
                <w:sz w:val="22"/>
                <w:szCs w:val="22"/>
              </w:rPr>
              <w:t>Page No.</w:t>
            </w:r>
          </w:p>
        </w:tc>
      </w:tr>
      <w:tr w:rsidR="0011790A" w:rsidRPr="0092350C" w14:paraId="21017071" w14:textId="77777777" w:rsidTr="0092350C">
        <w:trPr>
          <w:divId w:val="2116439976"/>
        </w:trPr>
        <w:tc>
          <w:tcPr>
            <w:tcW w:w="6487" w:type="dxa"/>
            <w:shd w:val="clear" w:color="auto" w:fill="auto"/>
          </w:tcPr>
          <w:p w14:paraId="24F2B1DF" w14:textId="77777777" w:rsidR="0011790A" w:rsidRPr="0092350C" w:rsidRDefault="0011790A" w:rsidP="0092350C">
            <w:pPr>
              <w:spacing w:line="288" w:lineRule="auto"/>
              <w:rPr>
                <w:rFonts w:ascii="Times New Roman" w:eastAsia="Calibri" w:hAnsi="Times New Roman" w:cs="Times New Roman"/>
                <w:b/>
                <w:color w:val="000000"/>
                <w:sz w:val="22"/>
                <w:szCs w:val="22"/>
              </w:rPr>
            </w:pPr>
            <w:r w:rsidRPr="0092350C">
              <w:rPr>
                <w:rFonts w:ascii="Times New Roman" w:eastAsia="Calibri" w:hAnsi="Times New Roman" w:cs="Times New Roman"/>
                <w:b/>
                <w:color w:val="000000"/>
                <w:sz w:val="22"/>
                <w:szCs w:val="22"/>
              </w:rPr>
              <w:t>Documents that prove the applicant’s relationship to P</w:t>
            </w:r>
          </w:p>
          <w:p w14:paraId="0D9E8B69" w14:textId="77777777" w:rsidR="0011790A" w:rsidRPr="0092350C" w:rsidRDefault="0011790A" w:rsidP="0092350C">
            <w:pPr>
              <w:spacing w:line="288" w:lineRule="auto"/>
              <w:rPr>
                <w:rFonts w:ascii="Times New Roman" w:eastAsia="Calibri" w:hAnsi="Times New Roman" w:cs="Times New Roman"/>
                <w:color w:val="000000"/>
                <w:sz w:val="22"/>
                <w:szCs w:val="22"/>
              </w:rPr>
            </w:pPr>
            <w:r w:rsidRPr="0092350C">
              <w:rPr>
                <w:rFonts w:ascii="Times New Roman" w:eastAsia="Calibri" w:hAnsi="Times New Roman" w:cs="Times New Roman"/>
                <w:color w:val="000000"/>
                <w:sz w:val="22"/>
                <w:szCs w:val="22"/>
              </w:rPr>
              <w:t>(e.g. Birth Certificate, Marriage Certificate, Adoption Order etc.)</w:t>
            </w:r>
          </w:p>
        </w:tc>
        <w:tc>
          <w:tcPr>
            <w:tcW w:w="2755" w:type="dxa"/>
            <w:shd w:val="clear" w:color="auto" w:fill="auto"/>
          </w:tcPr>
          <w:p w14:paraId="1656F4FE" w14:textId="77777777" w:rsidR="0011790A" w:rsidRPr="0092350C" w:rsidRDefault="0011790A" w:rsidP="0092350C">
            <w:pPr>
              <w:spacing w:line="288" w:lineRule="auto"/>
              <w:jc w:val="center"/>
              <w:rPr>
                <w:rFonts w:ascii="Times New Roman" w:eastAsia="Calibri" w:hAnsi="Times New Roman" w:cs="Times New Roman"/>
                <w:b/>
                <w:color w:val="000000"/>
                <w:sz w:val="22"/>
                <w:szCs w:val="22"/>
              </w:rPr>
            </w:pPr>
          </w:p>
        </w:tc>
      </w:tr>
      <w:tr w:rsidR="0011790A" w:rsidRPr="0092350C" w14:paraId="7C19D93F" w14:textId="77777777" w:rsidTr="0092350C">
        <w:trPr>
          <w:divId w:val="2116439976"/>
        </w:trPr>
        <w:tc>
          <w:tcPr>
            <w:tcW w:w="6487" w:type="dxa"/>
            <w:shd w:val="clear" w:color="auto" w:fill="auto"/>
          </w:tcPr>
          <w:p w14:paraId="4F43736B" w14:textId="77777777" w:rsidR="0011790A" w:rsidRPr="0092350C" w:rsidRDefault="0011790A" w:rsidP="0092350C">
            <w:pPr>
              <w:spacing w:line="288" w:lineRule="auto"/>
              <w:rPr>
                <w:rFonts w:ascii="Times New Roman" w:eastAsia="Calibri" w:hAnsi="Times New Roman" w:cs="Times New Roman"/>
                <w:color w:val="000000"/>
                <w:sz w:val="22"/>
                <w:szCs w:val="22"/>
              </w:rPr>
            </w:pPr>
            <w:r w:rsidRPr="0092350C">
              <w:rPr>
                <w:rFonts w:ascii="Times New Roman" w:eastAsia="Calibri" w:hAnsi="Times New Roman" w:cs="Times New Roman"/>
                <w:b/>
                <w:color w:val="000000"/>
                <w:sz w:val="22"/>
                <w:szCs w:val="22"/>
              </w:rPr>
              <w:t>Documents relating to P’s assets</w:t>
            </w:r>
          </w:p>
          <w:p w14:paraId="69AFBDF0" w14:textId="77777777" w:rsidR="0011790A" w:rsidRPr="0092350C" w:rsidRDefault="0011790A" w:rsidP="0092350C">
            <w:pPr>
              <w:spacing w:line="288" w:lineRule="auto"/>
              <w:rPr>
                <w:rFonts w:ascii="Times New Roman" w:eastAsia="Calibri" w:hAnsi="Times New Roman" w:cs="Times New Roman"/>
                <w:color w:val="000000"/>
                <w:sz w:val="22"/>
                <w:szCs w:val="22"/>
              </w:rPr>
            </w:pPr>
            <w:r w:rsidRPr="0092350C">
              <w:rPr>
                <w:rFonts w:ascii="Times New Roman" w:eastAsia="Calibri" w:hAnsi="Times New Roman" w:cs="Times New Roman"/>
                <w:color w:val="000000"/>
                <w:sz w:val="22"/>
                <w:szCs w:val="22"/>
              </w:rPr>
              <w:t>(e.g. bank statements, CPF statements, CDP statements, insurance documents, title search documents etc.)</w:t>
            </w:r>
          </w:p>
        </w:tc>
        <w:tc>
          <w:tcPr>
            <w:tcW w:w="2755" w:type="dxa"/>
            <w:shd w:val="clear" w:color="auto" w:fill="auto"/>
          </w:tcPr>
          <w:p w14:paraId="161699E0" w14:textId="77777777" w:rsidR="0011790A" w:rsidRPr="0092350C" w:rsidRDefault="0011790A" w:rsidP="0092350C">
            <w:pPr>
              <w:spacing w:line="288" w:lineRule="auto"/>
              <w:jc w:val="center"/>
              <w:rPr>
                <w:rFonts w:ascii="Times New Roman" w:eastAsia="Calibri" w:hAnsi="Times New Roman" w:cs="Times New Roman"/>
                <w:b/>
                <w:color w:val="000000"/>
                <w:sz w:val="22"/>
                <w:szCs w:val="22"/>
              </w:rPr>
            </w:pPr>
          </w:p>
        </w:tc>
      </w:tr>
      <w:tr w:rsidR="0011790A" w:rsidRPr="0092350C" w14:paraId="21320AFB" w14:textId="77777777" w:rsidTr="0092350C">
        <w:trPr>
          <w:divId w:val="2116439976"/>
        </w:trPr>
        <w:tc>
          <w:tcPr>
            <w:tcW w:w="6487" w:type="dxa"/>
            <w:shd w:val="clear" w:color="auto" w:fill="auto"/>
          </w:tcPr>
          <w:p w14:paraId="06B052E8" w14:textId="77777777" w:rsidR="0011790A" w:rsidRPr="0092350C" w:rsidRDefault="0011790A" w:rsidP="0092350C">
            <w:pPr>
              <w:spacing w:line="288" w:lineRule="auto"/>
              <w:rPr>
                <w:rFonts w:ascii="Times New Roman" w:eastAsia="Calibri" w:hAnsi="Times New Roman" w:cs="Times New Roman"/>
                <w:b/>
                <w:color w:val="000000"/>
                <w:sz w:val="22"/>
                <w:szCs w:val="22"/>
              </w:rPr>
            </w:pPr>
            <w:r w:rsidRPr="0092350C">
              <w:rPr>
                <w:rFonts w:ascii="Times New Roman" w:eastAsia="Calibri" w:hAnsi="Times New Roman" w:cs="Times New Roman"/>
                <w:b/>
                <w:color w:val="000000"/>
                <w:sz w:val="22"/>
                <w:szCs w:val="22"/>
              </w:rPr>
              <w:t>Office of the Public Guardian search result showing if P has registered a Lasting Power of Attorney</w:t>
            </w:r>
          </w:p>
        </w:tc>
        <w:tc>
          <w:tcPr>
            <w:tcW w:w="2755" w:type="dxa"/>
            <w:shd w:val="clear" w:color="auto" w:fill="auto"/>
          </w:tcPr>
          <w:p w14:paraId="35693C10" w14:textId="77777777" w:rsidR="0011790A" w:rsidRPr="0092350C" w:rsidRDefault="0011790A" w:rsidP="0092350C">
            <w:pPr>
              <w:spacing w:line="288" w:lineRule="auto"/>
              <w:jc w:val="center"/>
              <w:rPr>
                <w:rFonts w:ascii="Times New Roman" w:eastAsia="Calibri" w:hAnsi="Times New Roman" w:cs="Times New Roman"/>
                <w:b/>
                <w:color w:val="000000"/>
                <w:sz w:val="22"/>
                <w:szCs w:val="22"/>
              </w:rPr>
            </w:pPr>
          </w:p>
        </w:tc>
      </w:tr>
      <w:tr w:rsidR="0011790A" w:rsidRPr="0092350C" w14:paraId="66381C09" w14:textId="77777777" w:rsidTr="0092350C">
        <w:trPr>
          <w:divId w:val="2116439976"/>
        </w:trPr>
        <w:tc>
          <w:tcPr>
            <w:tcW w:w="6487" w:type="dxa"/>
            <w:shd w:val="clear" w:color="auto" w:fill="auto"/>
          </w:tcPr>
          <w:p w14:paraId="17DBF882" w14:textId="77777777" w:rsidR="0011790A" w:rsidRPr="0092350C" w:rsidRDefault="0011790A" w:rsidP="0092350C">
            <w:pPr>
              <w:spacing w:line="288" w:lineRule="auto"/>
              <w:rPr>
                <w:rFonts w:ascii="Times New Roman" w:eastAsia="Calibri" w:hAnsi="Times New Roman" w:cs="Times New Roman"/>
                <w:b/>
                <w:color w:val="000000"/>
                <w:sz w:val="22"/>
                <w:szCs w:val="22"/>
              </w:rPr>
            </w:pPr>
            <w:r w:rsidRPr="0092350C">
              <w:rPr>
                <w:rFonts w:ascii="Times New Roman" w:eastAsia="Calibri" w:hAnsi="Times New Roman" w:cs="Times New Roman"/>
                <w:b/>
                <w:color w:val="000000"/>
                <w:sz w:val="22"/>
                <w:szCs w:val="22"/>
              </w:rPr>
              <w:t xml:space="preserve">Office of the Public Guardian search result showing if there is a past Mental Capacity Act or Mental Disorders </w:t>
            </w:r>
            <w:proofErr w:type="gramStart"/>
            <w:r w:rsidRPr="0092350C">
              <w:rPr>
                <w:rFonts w:ascii="Times New Roman" w:eastAsia="Calibri" w:hAnsi="Times New Roman" w:cs="Times New Roman"/>
                <w:b/>
                <w:color w:val="000000"/>
                <w:sz w:val="22"/>
                <w:szCs w:val="22"/>
              </w:rPr>
              <w:t>And</w:t>
            </w:r>
            <w:proofErr w:type="gramEnd"/>
            <w:r w:rsidRPr="0092350C">
              <w:rPr>
                <w:rFonts w:ascii="Times New Roman" w:eastAsia="Calibri" w:hAnsi="Times New Roman" w:cs="Times New Roman"/>
                <w:b/>
                <w:color w:val="000000"/>
                <w:sz w:val="22"/>
                <w:szCs w:val="22"/>
              </w:rPr>
              <w:t xml:space="preserve"> Treatment Act Order in respect of P</w:t>
            </w:r>
          </w:p>
        </w:tc>
        <w:tc>
          <w:tcPr>
            <w:tcW w:w="2755" w:type="dxa"/>
            <w:shd w:val="clear" w:color="auto" w:fill="auto"/>
          </w:tcPr>
          <w:p w14:paraId="6CD944FA" w14:textId="77777777" w:rsidR="0011790A" w:rsidRPr="0092350C" w:rsidRDefault="0011790A" w:rsidP="0092350C">
            <w:pPr>
              <w:spacing w:line="288" w:lineRule="auto"/>
              <w:jc w:val="center"/>
              <w:rPr>
                <w:rFonts w:ascii="Times New Roman" w:eastAsia="Calibri" w:hAnsi="Times New Roman" w:cs="Times New Roman"/>
                <w:b/>
                <w:color w:val="000000"/>
                <w:sz w:val="22"/>
                <w:szCs w:val="22"/>
              </w:rPr>
            </w:pPr>
          </w:p>
        </w:tc>
      </w:tr>
      <w:tr w:rsidR="0011790A" w:rsidRPr="0092350C" w14:paraId="4F7C840E" w14:textId="77777777" w:rsidTr="0092350C">
        <w:trPr>
          <w:divId w:val="2116439976"/>
        </w:trPr>
        <w:tc>
          <w:tcPr>
            <w:tcW w:w="6487" w:type="dxa"/>
            <w:shd w:val="clear" w:color="auto" w:fill="auto"/>
          </w:tcPr>
          <w:p w14:paraId="119870CB" w14:textId="77777777" w:rsidR="0011790A" w:rsidRPr="0092350C" w:rsidRDefault="0011790A" w:rsidP="0092350C">
            <w:pPr>
              <w:spacing w:line="288" w:lineRule="auto"/>
              <w:rPr>
                <w:rFonts w:ascii="Times New Roman" w:eastAsia="Calibri" w:hAnsi="Times New Roman" w:cs="Times New Roman"/>
                <w:b/>
                <w:color w:val="000000"/>
                <w:sz w:val="22"/>
                <w:szCs w:val="22"/>
              </w:rPr>
            </w:pPr>
            <w:r w:rsidRPr="0092350C">
              <w:rPr>
                <w:rFonts w:ascii="Times New Roman" w:eastAsia="Calibri" w:hAnsi="Times New Roman" w:cs="Times New Roman"/>
                <w:b/>
                <w:color w:val="000000"/>
                <w:sz w:val="22"/>
                <w:szCs w:val="22"/>
              </w:rPr>
              <w:t>Wills Registry search result showing if P has registered a Will</w:t>
            </w:r>
          </w:p>
        </w:tc>
        <w:tc>
          <w:tcPr>
            <w:tcW w:w="2755" w:type="dxa"/>
            <w:shd w:val="clear" w:color="auto" w:fill="auto"/>
          </w:tcPr>
          <w:p w14:paraId="202BE853" w14:textId="77777777" w:rsidR="0011790A" w:rsidRPr="0092350C" w:rsidRDefault="0011790A" w:rsidP="0092350C">
            <w:pPr>
              <w:spacing w:line="288" w:lineRule="auto"/>
              <w:jc w:val="center"/>
              <w:rPr>
                <w:rFonts w:ascii="Times New Roman" w:eastAsia="Calibri" w:hAnsi="Times New Roman" w:cs="Times New Roman"/>
                <w:b/>
                <w:color w:val="000000"/>
                <w:sz w:val="22"/>
                <w:szCs w:val="22"/>
              </w:rPr>
            </w:pPr>
          </w:p>
        </w:tc>
      </w:tr>
      <w:tr w:rsidR="0011790A" w:rsidRPr="0092350C" w14:paraId="0C923FED" w14:textId="77777777" w:rsidTr="0092350C">
        <w:trPr>
          <w:divId w:val="2116439976"/>
        </w:trPr>
        <w:tc>
          <w:tcPr>
            <w:tcW w:w="6487" w:type="dxa"/>
            <w:shd w:val="clear" w:color="auto" w:fill="auto"/>
          </w:tcPr>
          <w:p w14:paraId="76E2E6FF" w14:textId="77777777" w:rsidR="0011790A" w:rsidRPr="0092350C" w:rsidRDefault="0011790A" w:rsidP="0092350C">
            <w:pPr>
              <w:spacing w:line="288" w:lineRule="auto"/>
              <w:rPr>
                <w:rFonts w:ascii="Times New Roman" w:eastAsia="Calibri" w:hAnsi="Times New Roman" w:cs="Times New Roman"/>
                <w:b/>
                <w:color w:val="000000"/>
                <w:sz w:val="22"/>
                <w:szCs w:val="22"/>
              </w:rPr>
            </w:pPr>
            <w:r w:rsidRPr="0092350C">
              <w:rPr>
                <w:rFonts w:ascii="Times New Roman" w:eastAsia="Calibri" w:hAnsi="Times New Roman" w:cs="Times New Roman"/>
                <w:b/>
                <w:color w:val="000000"/>
                <w:sz w:val="22"/>
                <w:szCs w:val="22"/>
              </w:rPr>
              <w:t>A copy of P’s will</w:t>
            </w:r>
          </w:p>
        </w:tc>
        <w:tc>
          <w:tcPr>
            <w:tcW w:w="2755" w:type="dxa"/>
            <w:shd w:val="clear" w:color="auto" w:fill="auto"/>
          </w:tcPr>
          <w:p w14:paraId="79C4C3A3" w14:textId="77777777" w:rsidR="0011790A" w:rsidRPr="0092350C" w:rsidRDefault="0011790A" w:rsidP="0092350C">
            <w:pPr>
              <w:spacing w:line="288" w:lineRule="auto"/>
              <w:jc w:val="center"/>
              <w:rPr>
                <w:rFonts w:ascii="Times New Roman" w:eastAsia="Calibri" w:hAnsi="Times New Roman" w:cs="Times New Roman"/>
                <w:b/>
                <w:color w:val="000000"/>
                <w:sz w:val="22"/>
                <w:szCs w:val="22"/>
              </w:rPr>
            </w:pPr>
          </w:p>
        </w:tc>
      </w:tr>
      <w:tr w:rsidR="0011790A" w:rsidRPr="0092350C" w14:paraId="6B10C76A" w14:textId="77777777" w:rsidTr="0092350C">
        <w:trPr>
          <w:divId w:val="2116439976"/>
        </w:trPr>
        <w:tc>
          <w:tcPr>
            <w:tcW w:w="6487" w:type="dxa"/>
            <w:shd w:val="clear" w:color="auto" w:fill="auto"/>
          </w:tcPr>
          <w:p w14:paraId="61AB1660" w14:textId="77777777" w:rsidR="0011790A" w:rsidRPr="0092350C" w:rsidRDefault="0011790A" w:rsidP="0092350C">
            <w:pPr>
              <w:spacing w:line="288" w:lineRule="auto"/>
              <w:rPr>
                <w:rFonts w:ascii="Times New Roman" w:eastAsia="Calibri" w:hAnsi="Times New Roman" w:cs="Times New Roman"/>
                <w:b/>
                <w:color w:val="000000"/>
                <w:sz w:val="22"/>
                <w:szCs w:val="22"/>
              </w:rPr>
            </w:pPr>
            <w:r w:rsidRPr="0092350C">
              <w:rPr>
                <w:rFonts w:ascii="Times New Roman" w:eastAsia="Calibri" w:hAnsi="Times New Roman" w:cs="Times New Roman"/>
                <w:b/>
                <w:color w:val="000000"/>
                <w:sz w:val="22"/>
                <w:szCs w:val="22"/>
              </w:rPr>
              <w:t>Other documents</w:t>
            </w:r>
          </w:p>
        </w:tc>
        <w:tc>
          <w:tcPr>
            <w:tcW w:w="2755" w:type="dxa"/>
            <w:shd w:val="clear" w:color="auto" w:fill="auto"/>
          </w:tcPr>
          <w:p w14:paraId="7B865250" w14:textId="77777777" w:rsidR="0011790A" w:rsidRPr="0092350C" w:rsidRDefault="0011790A" w:rsidP="0092350C">
            <w:pPr>
              <w:spacing w:line="288" w:lineRule="auto"/>
              <w:jc w:val="center"/>
              <w:rPr>
                <w:rFonts w:ascii="Times New Roman" w:eastAsia="Calibri" w:hAnsi="Times New Roman" w:cs="Times New Roman"/>
                <w:b/>
                <w:color w:val="000000"/>
                <w:sz w:val="22"/>
                <w:szCs w:val="22"/>
              </w:rPr>
            </w:pPr>
          </w:p>
        </w:tc>
      </w:tr>
    </w:tbl>
    <w:p w14:paraId="7DBF0D30" w14:textId="77777777" w:rsidR="0011790A" w:rsidRPr="00FD402A" w:rsidRDefault="0011790A" w:rsidP="0011790A">
      <w:pPr>
        <w:spacing w:line="288" w:lineRule="auto"/>
        <w:divId w:val="2116439976"/>
        <w:rPr>
          <w:rFonts w:ascii="Times New Roman" w:eastAsia="Calibri" w:hAnsi="Times New Roman" w:cs="Times New Roman"/>
          <w:i/>
          <w:color w:val="000000"/>
          <w:sz w:val="22"/>
          <w:szCs w:val="22"/>
        </w:rPr>
      </w:pPr>
    </w:p>
    <w:p w14:paraId="2569E8FE" w14:textId="77777777" w:rsidR="0011790A" w:rsidRPr="00FD402A" w:rsidRDefault="0011790A" w:rsidP="0011790A">
      <w:pPr>
        <w:spacing w:line="288" w:lineRule="auto"/>
        <w:divId w:val="2116439976"/>
        <w:rPr>
          <w:rFonts w:ascii="Times New Roman" w:eastAsia="Calibri" w:hAnsi="Times New Roman" w:cs="Times New Roman"/>
          <w:i/>
          <w:color w:val="000000"/>
          <w:sz w:val="22"/>
          <w:szCs w:val="22"/>
        </w:rPr>
      </w:pPr>
    </w:p>
    <w:p w14:paraId="6B1C2A2B" w14:textId="77777777" w:rsidR="00267633" w:rsidRPr="00FD402A" w:rsidRDefault="0011790A" w:rsidP="0011790A">
      <w:pPr>
        <w:spacing w:before="0" w:after="0" w:line="240" w:lineRule="auto"/>
        <w:divId w:val="2116439976"/>
        <w:rPr>
          <w:rFonts w:ascii="Times New Roman" w:eastAsia="Calibri" w:hAnsi="Times New Roman" w:cs="Times New Roman"/>
          <w:sz w:val="22"/>
          <w:szCs w:val="22"/>
          <w:lang w:val="en-US" w:eastAsia="zh-CN"/>
        </w:rPr>
      </w:pPr>
      <w:r w:rsidRPr="00FD402A">
        <w:rPr>
          <w:rFonts w:ascii="Times New Roman" w:eastAsia="Calibri" w:hAnsi="Times New Roman" w:cs="Times New Roman"/>
          <w:b/>
          <w:i/>
          <w:color w:val="000000"/>
          <w:sz w:val="22"/>
          <w:szCs w:val="22"/>
          <w:u w:val="single"/>
        </w:rPr>
        <w:t>Note</w:t>
      </w:r>
      <w:r w:rsidRPr="00FD402A">
        <w:rPr>
          <w:rFonts w:ascii="Times New Roman" w:eastAsia="Calibri" w:hAnsi="Times New Roman" w:cs="Times New Roman"/>
          <w:i/>
          <w:color w:val="000000"/>
          <w:sz w:val="22"/>
          <w:szCs w:val="22"/>
        </w:rPr>
        <w:t>: Please exhibit the documents in the order listed above</w:t>
      </w:r>
      <w:r w:rsidR="00267633" w:rsidRPr="00FD402A">
        <w:rPr>
          <w:rFonts w:ascii="Times New Roman" w:eastAsia="Calibri" w:hAnsi="Times New Roman" w:cs="Times New Roman"/>
          <w:i/>
          <w:snapToGrid w:val="0"/>
          <w:sz w:val="22"/>
          <w:szCs w:val="22"/>
          <w:lang w:val="en-US" w:eastAsia="zh-CN"/>
        </w:rPr>
        <w:tab/>
      </w:r>
    </w:p>
    <w:p w14:paraId="328AA1EB" w14:textId="77777777" w:rsidR="00267633" w:rsidRPr="00FD402A" w:rsidRDefault="00267633" w:rsidP="00267633">
      <w:pPr>
        <w:spacing w:before="0" w:after="0" w:line="240" w:lineRule="auto"/>
        <w:divId w:val="2116439976"/>
        <w:rPr>
          <w:rFonts w:ascii="Times New Roman" w:eastAsia="Calibri" w:hAnsi="Times New Roman" w:cs="Times New Roman"/>
          <w:sz w:val="22"/>
          <w:szCs w:val="22"/>
          <w:lang w:val="en-US" w:eastAsia="zh-CN"/>
        </w:rPr>
      </w:pPr>
    </w:p>
    <w:p w14:paraId="0B72763D" w14:textId="77777777" w:rsidR="00267633" w:rsidRPr="00FD402A" w:rsidRDefault="00267633" w:rsidP="00267633">
      <w:pPr>
        <w:spacing w:before="0" w:after="0" w:line="240" w:lineRule="auto"/>
        <w:divId w:val="2116439976"/>
        <w:rPr>
          <w:rFonts w:ascii="Times New Roman" w:hAnsi="Times New Roman" w:cs="Times New Roman"/>
          <w:sz w:val="22"/>
          <w:szCs w:val="22"/>
          <w:lang w:val="en-US" w:eastAsia="zh-CN"/>
        </w:rPr>
      </w:pPr>
    </w:p>
    <w:p w14:paraId="412EA8AC" w14:textId="77777777" w:rsidR="00267633" w:rsidRPr="00FD402A" w:rsidRDefault="00267633" w:rsidP="00267633">
      <w:pPr>
        <w:spacing w:before="0" w:after="0" w:line="240" w:lineRule="auto"/>
        <w:divId w:val="2116439976"/>
        <w:rPr>
          <w:rFonts w:ascii="Times New Roman" w:hAnsi="Times New Roman" w:cs="Times New Roman"/>
          <w:sz w:val="22"/>
          <w:szCs w:val="22"/>
          <w:lang w:val="en-US" w:eastAsia="zh-CN"/>
        </w:rPr>
      </w:pPr>
    </w:p>
    <w:p w14:paraId="3609B643" w14:textId="77777777" w:rsidR="00267633" w:rsidRPr="00FD402A" w:rsidRDefault="00267633" w:rsidP="00267633">
      <w:pPr>
        <w:spacing w:before="0" w:after="0" w:line="240" w:lineRule="auto"/>
        <w:divId w:val="2116439976"/>
        <w:rPr>
          <w:rFonts w:ascii="Times New Roman" w:hAnsi="Times New Roman" w:cs="Times New Roman"/>
          <w:sz w:val="22"/>
          <w:szCs w:val="22"/>
          <w:lang w:val="en-US" w:eastAsia="zh-CN"/>
        </w:rPr>
      </w:pPr>
    </w:p>
    <w:p w14:paraId="2DA1F1C5" w14:textId="77777777" w:rsidR="00267633" w:rsidRDefault="00267633" w:rsidP="00ED3579">
      <w:pPr>
        <w:spacing w:before="0" w:after="200" w:line="276" w:lineRule="auto"/>
        <w:jc w:val="center"/>
        <w:divId w:val="2116439976"/>
        <w:rPr>
          <w:rFonts w:ascii="Times New Roman" w:eastAsia="Calibri" w:hAnsi="Times New Roman" w:cs="Times New Roman"/>
          <w:bCs/>
          <w:iCs/>
          <w:spacing w:val="-3"/>
          <w:lang w:val="en-GB" w:eastAsia="zh-CN"/>
        </w:rPr>
      </w:pPr>
      <w:r w:rsidRPr="00FD402A">
        <w:rPr>
          <w:rFonts w:ascii="Times New Roman" w:hAnsi="Times New Roman" w:cs="Times New Roman"/>
          <w:sz w:val="22"/>
          <w:szCs w:val="22"/>
          <w:lang w:val="en-US" w:eastAsia="zh-CN"/>
        </w:rPr>
        <w:br w:type="page"/>
      </w:r>
      <w:r w:rsidRPr="00267633">
        <w:rPr>
          <w:rFonts w:ascii="Times New Roman" w:eastAsia="Calibri" w:hAnsi="Times New Roman" w:cs="Times New Roman"/>
          <w:bCs/>
          <w:iCs/>
          <w:spacing w:val="-3"/>
          <w:lang w:val="en-GB" w:eastAsia="zh-CN"/>
        </w:rPr>
        <w:lastRenderedPageBreak/>
        <w:t>FORM 219</w:t>
      </w:r>
    </w:p>
    <w:p w14:paraId="38C4ECB5" w14:textId="77777777" w:rsidR="000F03A7" w:rsidRPr="000F03A7" w:rsidRDefault="000F03A7" w:rsidP="000F03A7">
      <w:pPr>
        <w:spacing w:before="0" w:after="0"/>
        <w:jc w:val="both"/>
        <w:divId w:val="2116439976"/>
        <w:rPr>
          <w:rFonts w:ascii="Times New Roman" w:eastAsia="Calibri" w:hAnsi="Times New Roman" w:cs="Times New Roman"/>
          <w:bCs/>
          <w:iCs/>
          <w:spacing w:val="-3"/>
          <w:sz w:val="22"/>
          <w:szCs w:val="22"/>
          <w:lang w:eastAsia="zh-CN"/>
        </w:rPr>
      </w:pPr>
      <w:r w:rsidRPr="000F03A7">
        <w:rPr>
          <w:rFonts w:ascii="Times New Roman" w:eastAsia="Calibri" w:hAnsi="Times New Roman" w:cs="Times New Roman"/>
          <w:bCs/>
          <w:iCs/>
          <w:spacing w:val="-3"/>
          <w:sz w:val="22"/>
          <w:szCs w:val="22"/>
          <w:lang w:eastAsia="zh-CN"/>
        </w:rPr>
        <w:t>Para 54</w:t>
      </w:r>
    </w:p>
    <w:p w14:paraId="75B9A2EF" w14:textId="77777777" w:rsidR="000F03A7" w:rsidRPr="000F03A7" w:rsidRDefault="000F03A7" w:rsidP="000F03A7">
      <w:pPr>
        <w:spacing w:before="0" w:after="0"/>
        <w:jc w:val="both"/>
        <w:divId w:val="2116439976"/>
        <w:rPr>
          <w:rFonts w:ascii="Times New Roman" w:eastAsia="Calibri" w:hAnsi="Times New Roman" w:cs="Times New Roman"/>
          <w:b/>
          <w:bCs/>
          <w:iCs/>
          <w:spacing w:val="-3"/>
          <w:sz w:val="22"/>
          <w:szCs w:val="22"/>
          <w:lang w:eastAsia="zh-CN"/>
        </w:rPr>
      </w:pPr>
    </w:p>
    <w:p w14:paraId="6DAC9A17" w14:textId="77777777" w:rsidR="000F03A7" w:rsidRPr="000F03A7" w:rsidRDefault="000F03A7" w:rsidP="000F03A7">
      <w:pPr>
        <w:autoSpaceDE w:val="0"/>
        <w:autoSpaceDN w:val="0"/>
        <w:adjustRightInd w:val="0"/>
        <w:spacing w:before="0" w:after="0"/>
        <w:jc w:val="center"/>
        <w:divId w:val="2116439976"/>
        <w:rPr>
          <w:rFonts w:ascii="Times New Roman" w:eastAsia="Calibri" w:hAnsi="Times New Roman" w:cs="Times New Roman"/>
          <w:b/>
          <w:sz w:val="22"/>
          <w:szCs w:val="22"/>
        </w:rPr>
      </w:pPr>
      <w:r w:rsidRPr="000F03A7">
        <w:rPr>
          <w:rFonts w:ascii="Times New Roman" w:eastAsia="Calibri" w:hAnsi="Times New Roman" w:cs="Times New Roman"/>
          <w:b/>
          <w:sz w:val="22"/>
          <w:szCs w:val="22"/>
        </w:rPr>
        <w:t>IN THE FAMILY JUSTICE COURTS OF THE REPUBLIC OF SINGAPORE</w:t>
      </w:r>
    </w:p>
    <w:p w14:paraId="11A05A85" w14:textId="77777777" w:rsidR="000F03A7" w:rsidRPr="000F03A7" w:rsidRDefault="000F03A7" w:rsidP="000F03A7">
      <w:pPr>
        <w:autoSpaceDE w:val="0"/>
        <w:autoSpaceDN w:val="0"/>
        <w:adjustRightInd w:val="0"/>
        <w:spacing w:before="0" w:after="0"/>
        <w:jc w:val="both"/>
        <w:divId w:val="2116439976"/>
        <w:rPr>
          <w:rFonts w:ascii="Times New Roman" w:eastAsia="Calibri" w:hAnsi="Times New Roman" w:cs="Times New Roman"/>
          <w:sz w:val="22"/>
          <w:szCs w:val="22"/>
        </w:rPr>
      </w:pPr>
    </w:p>
    <w:p w14:paraId="4FBD6506" w14:textId="77777777" w:rsidR="000F03A7" w:rsidRPr="000F03A7" w:rsidRDefault="000F03A7" w:rsidP="000F03A7">
      <w:pPr>
        <w:autoSpaceDE w:val="0"/>
        <w:autoSpaceDN w:val="0"/>
        <w:adjustRightInd w:val="0"/>
        <w:spacing w:before="0" w:after="0"/>
        <w:jc w:val="both"/>
        <w:divId w:val="2116439976"/>
        <w:rPr>
          <w:rFonts w:ascii="Times New Roman" w:eastAsia="Calibri" w:hAnsi="Times New Roman" w:cs="Times New Roman"/>
          <w:sz w:val="22"/>
          <w:szCs w:val="22"/>
        </w:rPr>
      </w:pPr>
      <w:r w:rsidRPr="000F03A7">
        <w:rPr>
          <w:rFonts w:ascii="Times New Roman" w:eastAsia="Calibri" w:hAnsi="Times New Roman" w:cs="Times New Roman"/>
          <w:sz w:val="22"/>
          <w:szCs w:val="22"/>
        </w:rPr>
        <w:t xml:space="preserve">OSM No. </w:t>
      </w:r>
      <w:r w:rsidRPr="000F03A7">
        <w:rPr>
          <w:rFonts w:ascii="Times New Roman" w:eastAsia="Calibri" w:hAnsi="Times New Roman" w:cs="Times New Roman"/>
          <w:sz w:val="22"/>
          <w:szCs w:val="22"/>
        </w:rPr>
        <w:tab/>
        <w:t>)</w:t>
      </w:r>
    </w:p>
    <w:p w14:paraId="2FD986AD" w14:textId="77777777" w:rsidR="000F03A7" w:rsidRPr="000F03A7" w:rsidRDefault="000F03A7" w:rsidP="000F03A7">
      <w:pPr>
        <w:autoSpaceDE w:val="0"/>
        <w:autoSpaceDN w:val="0"/>
        <w:adjustRightInd w:val="0"/>
        <w:spacing w:before="0" w:after="0"/>
        <w:jc w:val="both"/>
        <w:divId w:val="2116439976"/>
        <w:rPr>
          <w:rFonts w:ascii="Times New Roman" w:eastAsia="Calibri" w:hAnsi="Times New Roman" w:cs="Times New Roman"/>
          <w:sz w:val="22"/>
          <w:szCs w:val="22"/>
        </w:rPr>
      </w:pPr>
      <w:r w:rsidRPr="000F03A7">
        <w:rPr>
          <w:rFonts w:ascii="Times New Roman" w:eastAsia="Calibri" w:hAnsi="Times New Roman" w:cs="Times New Roman"/>
          <w:sz w:val="22"/>
          <w:szCs w:val="22"/>
        </w:rPr>
        <w:t xml:space="preserve">of 20 </w:t>
      </w:r>
      <w:r w:rsidRPr="000F03A7">
        <w:rPr>
          <w:rFonts w:ascii="Times New Roman" w:eastAsia="Calibri" w:hAnsi="Times New Roman" w:cs="Times New Roman"/>
          <w:sz w:val="22"/>
          <w:szCs w:val="22"/>
        </w:rPr>
        <w:tab/>
      </w:r>
      <w:r w:rsidRPr="000F03A7">
        <w:rPr>
          <w:rFonts w:ascii="Times New Roman" w:eastAsia="Calibri" w:hAnsi="Times New Roman" w:cs="Times New Roman"/>
          <w:sz w:val="22"/>
          <w:szCs w:val="22"/>
        </w:rPr>
        <w:tab/>
        <w:t>)</w:t>
      </w:r>
    </w:p>
    <w:p w14:paraId="4710591D" w14:textId="77777777" w:rsidR="000F03A7" w:rsidRPr="000F03A7" w:rsidRDefault="000F03A7" w:rsidP="000F03A7">
      <w:pPr>
        <w:autoSpaceDE w:val="0"/>
        <w:autoSpaceDN w:val="0"/>
        <w:adjustRightInd w:val="0"/>
        <w:spacing w:before="0" w:after="0"/>
        <w:jc w:val="both"/>
        <w:divId w:val="2116439976"/>
        <w:rPr>
          <w:rFonts w:ascii="Times New Roman" w:eastAsia="Calibri" w:hAnsi="Times New Roman" w:cs="Times New Roman"/>
          <w:sz w:val="22"/>
          <w:szCs w:val="22"/>
        </w:rPr>
      </w:pPr>
    </w:p>
    <w:p w14:paraId="59378533" w14:textId="77777777" w:rsidR="000F03A7" w:rsidRPr="000F03A7" w:rsidRDefault="000F03A7" w:rsidP="000F03A7">
      <w:pPr>
        <w:autoSpaceDE w:val="0"/>
        <w:autoSpaceDN w:val="0"/>
        <w:adjustRightInd w:val="0"/>
        <w:spacing w:before="0" w:after="0"/>
        <w:jc w:val="both"/>
        <w:divId w:val="2116439976"/>
        <w:rPr>
          <w:rFonts w:ascii="Times New Roman" w:eastAsia="Calibri" w:hAnsi="Times New Roman" w:cs="Times New Roman"/>
          <w:sz w:val="22"/>
          <w:szCs w:val="22"/>
        </w:rPr>
      </w:pPr>
    </w:p>
    <w:p w14:paraId="41FDE34C" w14:textId="77777777" w:rsidR="000F03A7" w:rsidRPr="000F03A7" w:rsidRDefault="000F03A7" w:rsidP="000F03A7">
      <w:pPr>
        <w:autoSpaceDE w:val="0"/>
        <w:autoSpaceDN w:val="0"/>
        <w:adjustRightInd w:val="0"/>
        <w:spacing w:before="0" w:after="0"/>
        <w:ind w:left="4320"/>
        <w:jc w:val="both"/>
        <w:divId w:val="2116439976"/>
        <w:rPr>
          <w:rFonts w:ascii="Times New Roman" w:eastAsia="Calibri" w:hAnsi="Times New Roman" w:cs="Times New Roman"/>
          <w:sz w:val="22"/>
          <w:szCs w:val="22"/>
        </w:rPr>
      </w:pPr>
      <w:r w:rsidRPr="000F03A7">
        <w:rPr>
          <w:rFonts w:ascii="Times New Roman" w:eastAsia="Calibri" w:hAnsi="Times New Roman" w:cs="Times New Roman"/>
          <w:sz w:val="22"/>
          <w:szCs w:val="22"/>
        </w:rPr>
        <w:t>In the Matter of Section 20 of the Mental Capacity Act (Cap 177A)</w:t>
      </w:r>
    </w:p>
    <w:p w14:paraId="4405B86B" w14:textId="77777777" w:rsidR="000F03A7" w:rsidRPr="000F03A7" w:rsidRDefault="000F03A7" w:rsidP="000F03A7">
      <w:pPr>
        <w:autoSpaceDE w:val="0"/>
        <w:autoSpaceDN w:val="0"/>
        <w:adjustRightInd w:val="0"/>
        <w:spacing w:before="0" w:after="0"/>
        <w:ind w:left="4320"/>
        <w:jc w:val="both"/>
        <w:divId w:val="2116439976"/>
        <w:rPr>
          <w:rFonts w:ascii="Times New Roman" w:eastAsia="Calibri" w:hAnsi="Times New Roman" w:cs="Times New Roman"/>
          <w:sz w:val="22"/>
          <w:szCs w:val="22"/>
        </w:rPr>
      </w:pPr>
    </w:p>
    <w:p w14:paraId="2A80CA99" w14:textId="77777777" w:rsidR="000F03A7" w:rsidRPr="000F03A7" w:rsidRDefault="000F03A7" w:rsidP="000F03A7">
      <w:pPr>
        <w:autoSpaceDE w:val="0"/>
        <w:autoSpaceDN w:val="0"/>
        <w:adjustRightInd w:val="0"/>
        <w:spacing w:before="0" w:after="0"/>
        <w:ind w:left="4320"/>
        <w:jc w:val="both"/>
        <w:divId w:val="2116439976"/>
        <w:rPr>
          <w:rFonts w:ascii="Times New Roman" w:eastAsia="Calibri" w:hAnsi="Times New Roman" w:cs="Times New Roman"/>
          <w:sz w:val="22"/>
          <w:szCs w:val="22"/>
        </w:rPr>
      </w:pPr>
      <w:r w:rsidRPr="000F03A7">
        <w:rPr>
          <w:rFonts w:ascii="Times New Roman" w:eastAsia="Calibri" w:hAnsi="Times New Roman" w:cs="Times New Roman"/>
          <w:sz w:val="22"/>
          <w:szCs w:val="22"/>
        </w:rPr>
        <w:t>And</w:t>
      </w:r>
    </w:p>
    <w:p w14:paraId="29E90E60" w14:textId="77777777" w:rsidR="000F03A7" w:rsidRPr="000F03A7" w:rsidRDefault="000F03A7" w:rsidP="000F03A7">
      <w:pPr>
        <w:autoSpaceDE w:val="0"/>
        <w:autoSpaceDN w:val="0"/>
        <w:adjustRightInd w:val="0"/>
        <w:spacing w:before="0" w:after="0"/>
        <w:ind w:left="4320"/>
        <w:jc w:val="both"/>
        <w:divId w:val="2116439976"/>
        <w:rPr>
          <w:rFonts w:ascii="Times New Roman" w:eastAsia="Calibri" w:hAnsi="Times New Roman" w:cs="Times New Roman"/>
          <w:sz w:val="22"/>
          <w:szCs w:val="22"/>
        </w:rPr>
      </w:pPr>
    </w:p>
    <w:p w14:paraId="6CD93497" w14:textId="77777777" w:rsidR="000F03A7" w:rsidRPr="000F03A7" w:rsidRDefault="000F03A7" w:rsidP="000F03A7">
      <w:pPr>
        <w:autoSpaceDE w:val="0"/>
        <w:autoSpaceDN w:val="0"/>
        <w:adjustRightInd w:val="0"/>
        <w:spacing w:before="0" w:after="0"/>
        <w:ind w:left="4320"/>
        <w:jc w:val="both"/>
        <w:divId w:val="2116439976"/>
        <w:rPr>
          <w:rFonts w:ascii="Times New Roman" w:eastAsia="Calibri" w:hAnsi="Times New Roman" w:cs="Times New Roman"/>
          <w:sz w:val="22"/>
          <w:szCs w:val="22"/>
        </w:rPr>
      </w:pPr>
      <w:r w:rsidRPr="000F03A7">
        <w:rPr>
          <w:rFonts w:ascii="Times New Roman" w:eastAsia="Calibri" w:hAnsi="Times New Roman" w:cs="Times New Roman"/>
          <w:sz w:val="22"/>
          <w:szCs w:val="22"/>
        </w:rPr>
        <w:t>In the Matter of __________________________ [</w:t>
      </w:r>
      <w:r w:rsidRPr="000F03A7">
        <w:rPr>
          <w:rFonts w:ascii="Times New Roman" w:eastAsia="Calibri" w:hAnsi="Times New Roman" w:cs="Times New Roman"/>
          <w:i/>
          <w:iCs/>
          <w:sz w:val="22"/>
          <w:szCs w:val="22"/>
        </w:rPr>
        <w:t>name of person alleged to lack capacity</w:t>
      </w:r>
      <w:r w:rsidRPr="000F03A7">
        <w:rPr>
          <w:rFonts w:ascii="Times New Roman" w:eastAsia="Calibri" w:hAnsi="Times New Roman" w:cs="Times New Roman"/>
          <w:sz w:val="22"/>
          <w:szCs w:val="22"/>
        </w:rPr>
        <w:t xml:space="preserve">] </w:t>
      </w:r>
    </w:p>
    <w:p w14:paraId="63C37C24" w14:textId="77777777" w:rsidR="000F03A7" w:rsidRPr="000F03A7" w:rsidRDefault="000F03A7" w:rsidP="000F03A7">
      <w:pPr>
        <w:autoSpaceDE w:val="0"/>
        <w:autoSpaceDN w:val="0"/>
        <w:adjustRightInd w:val="0"/>
        <w:spacing w:before="0" w:after="0"/>
        <w:ind w:left="4320"/>
        <w:jc w:val="both"/>
        <w:divId w:val="2116439976"/>
        <w:rPr>
          <w:rFonts w:ascii="Times New Roman" w:eastAsia="Calibri" w:hAnsi="Times New Roman" w:cs="Times New Roman"/>
          <w:sz w:val="22"/>
          <w:szCs w:val="22"/>
        </w:rPr>
      </w:pPr>
      <w:r w:rsidRPr="000F03A7">
        <w:rPr>
          <w:rFonts w:ascii="Times New Roman" w:eastAsia="Calibri" w:hAnsi="Times New Roman" w:cs="Times New Roman"/>
          <w:sz w:val="22"/>
          <w:szCs w:val="22"/>
        </w:rPr>
        <w:t>(NRIC/FIN/Passport No.: __________), a person alleged to lack capacity (“P”)</w:t>
      </w:r>
    </w:p>
    <w:p w14:paraId="5D7E5182" w14:textId="77777777" w:rsidR="000F03A7" w:rsidRPr="000F03A7" w:rsidRDefault="000F03A7" w:rsidP="000F03A7">
      <w:pPr>
        <w:autoSpaceDE w:val="0"/>
        <w:autoSpaceDN w:val="0"/>
        <w:adjustRightInd w:val="0"/>
        <w:spacing w:before="0" w:after="0"/>
        <w:ind w:left="4320"/>
        <w:jc w:val="both"/>
        <w:divId w:val="2116439976"/>
        <w:rPr>
          <w:rFonts w:ascii="Times New Roman" w:eastAsia="Calibri" w:hAnsi="Times New Roman" w:cs="Times New Roman"/>
          <w:sz w:val="22"/>
          <w:szCs w:val="22"/>
        </w:rPr>
      </w:pPr>
    </w:p>
    <w:p w14:paraId="5209DFA9" w14:textId="77777777" w:rsidR="000F03A7" w:rsidRPr="000F03A7" w:rsidRDefault="000F03A7" w:rsidP="000F03A7">
      <w:pPr>
        <w:autoSpaceDE w:val="0"/>
        <w:autoSpaceDN w:val="0"/>
        <w:adjustRightInd w:val="0"/>
        <w:spacing w:before="0" w:after="0"/>
        <w:ind w:left="4320"/>
        <w:jc w:val="both"/>
        <w:divId w:val="2116439976"/>
        <w:rPr>
          <w:rFonts w:ascii="Times New Roman" w:eastAsia="Calibri" w:hAnsi="Times New Roman" w:cs="Times New Roman"/>
          <w:sz w:val="22"/>
          <w:szCs w:val="22"/>
        </w:rPr>
      </w:pPr>
    </w:p>
    <w:p w14:paraId="5FD644C3" w14:textId="77777777" w:rsidR="000F03A7" w:rsidRPr="000F03A7" w:rsidRDefault="000F03A7" w:rsidP="000F03A7">
      <w:pPr>
        <w:autoSpaceDE w:val="0"/>
        <w:autoSpaceDN w:val="0"/>
        <w:adjustRightInd w:val="0"/>
        <w:spacing w:before="0" w:after="0"/>
        <w:ind w:left="4320"/>
        <w:jc w:val="both"/>
        <w:divId w:val="2116439976"/>
        <w:rPr>
          <w:rFonts w:ascii="Times New Roman" w:eastAsia="Calibri" w:hAnsi="Times New Roman" w:cs="Times New Roman"/>
          <w:sz w:val="22"/>
          <w:szCs w:val="22"/>
        </w:rPr>
      </w:pPr>
      <w:r w:rsidRPr="000F03A7">
        <w:rPr>
          <w:rFonts w:ascii="Times New Roman" w:eastAsia="Calibri" w:hAnsi="Times New Roman" w:cs="Times New Roman"/>
          <w:sz w:val="22"/>
          <w:szCs w:val="22"/>
        </w:rPr>
        <w:t>_______________________________________ [</w:t>
      </w:r>
      <w:r w:rsidRPr="000F03A7">
        <w:rPr>
          <w:rFonts w:ascii="Times New Roman" w:eastAsia="Calibri" w:hAnsi="Times New Roman" w:cs="Times New Roman"/>
          <w:i/>
          <w:iCs/>
          <w:sz w:val="22"/>
          <w:szCs w:val="22"/>
        </w:rPr>
        <w:t>name of applicant</w:t>
      </w:r>
      <w:r w:rsidRPr="000F03A7">
        <w:rPr>
          <w:rFonts w:ascii="Times New Roman" w:eastAsia="Calibri" w:hAnsi="Times New Roman" w:cs="Times New Roman"/>
          <w:sz w:val="22"/>
          <w:szCs w:val="22"/>
        </w:rPr>
        <w:t>]</w:t>
      </w:r>
    </w:p>
    <w:p w14:paraId="3A18DC09" w14:textId="77777777" w:rsidR="000F03A7" w:rsidRPr="000F03A7" w:rsidRDefault="000F03A7" w:rsidP="000F03A7">
      <w:pPr>
        <w:autoSpaceDE w:val="0"/>
        <w:autoSpaceDN w:val="0"/>
        <w:adjustRightInd w:val="0"/>
        <w:spacing w:before="0" w:after="0"/>
        <w:ind w:left="4320"/>
        <w:jc w:val="both"/>
        <w:divId w:val="2116439976"/>
        <w:rPr>
          <w:rFonts w:ascii="Times New Roman" w:eastAsia="Calibri" w:hAnsi="Times New Roman" w:cs="Times New Roman"/>
          <w:sz w:val="22"/>
          <w:szCs w:val="22"/>
        </w:rPr>
      </w:pPr>
      <w:r w:rsidRPr="000F03A7">
        <w:rPr>
          <w:rFonts w:ascii="Times New Roman" w:eastAsia="Calibri" w:hAnsi="Times New Roman" w:cs="Times New Roman"/>
          <w:sz w:val="22"/>
          <w:szCs w:val="22"/>
        </w:rPr>
        <w:t>(NRIC/FIN/Passport No.: __________)</w:t>
      </w:r>
    </w:p>
    <w:p w14:paraId="66BE0E06" w14:textId="77777777" w:rsidR="000F03A7" w:rsidRPr="000F03A7" w:rsidRDefault="000F03A7" w:rsidP="000F03A7">
      <w:pPr>
        <w:autoSpaceDE w:val="0"/>
        <w:autoSpaceDN w:val="0"/>
        <w:adjustRightInd w:val="0"/>
        <w:spacing w:before="0" w:after="0"/>
        <w:jc w:val="both"/>
        <w:divId w:val="2116439976"/>
        <w:rPr>
          <w:rFonts w:ascii="Times New Roman" w:eastAsia="Calibri" w:hAnsi="Times New Roman" w:cs="Times New Roman"/>
          <w:i/>
          <w:sz w:val="22"/>
          <w:szCs w:val="22"/>
        </w:rPr>
      </w:pPr>
      <w:r w:rsidRPr="000F03A7">
        <w:rPr>
          <w:rFonts w:ascii="Times New Roman" w:eastAsia="Calibri" w:hAnsi="Times New Roman" w:cs="Times New Roman"/>
          <w:sz w:val="22"/>
          <w:szCs w:val="22"/>
        </w:rPr>
        <w:tab/>
      </w:r>
      <w:r w:rsidRPr="000F03A7">
        <w:rPr>
          <w:rFonts w:ascii="Times New Roman" w:eastAsia="Calibri" w:hAnsi="Times New Roman" w:cs="Times New Roman"/>
          <w:sz w:val="22"/>
          <w:szCs w:val="22"/>
        </w:rPr>
        <w:tab/>
      </w:r>
      <w:r w:rsidRPr="000F03A7">
        <w:rPr>
          <w:rFonts w:ascii="Times New Roman" w:eastAsia="Calibri" w:hAnsi="Times New Roman" w:cs="Times New Roman"/>
          <w:sz w:val="22"/>
          <w:szCs w:val="22"/>
        </w:rPr>
        <w:tab/>
      </w:r>
      <w:r w:rsidRPr="000F03A7">
        <w:rPr>
          <w:rFonts w:ascii="Times New Roman" w:eastAsia="Calibri" w:hAnsi="Times New Roman" w:cs="Times New Roman"/>
          <w:sz w:val="22"/>
          <w:szCs w:val="22"/>
        </w:rPr>
        <w:tab/>
      </w:r>
      <w:r w:rsidRPr="000F03A7">
        <w:rPr>
          <w:rFonts w:ascii="Times New Roman" w:eastAsia="Calibri" w:hAnsi="Times New Roman" w:cs="Times New Roman"/>
          <w:sz w:val="22"/>
          <w:szCs w:val="22"/>
        </w:rPr>
        <w:tab/>
      </w:r>
      <w:r w:rsidRPr="000F03A7">
        <w:rPr>
          <w:rFonts w:ascii="Times New Roman" w:eastAsia="Calibri" w:hAnsi="Times New Roman" w:cs="Times New Roman"/>
          <w:sz w:val="22"/>
          <w:szCs w:val="22"/>
        </w:rPr>
        <w:tab/>
      </w:r>
      <w:r w:rsidRPr="000F03A7">
        <w:rPr>
          <w:rFonts w:ascii="Times New Roman" w:eastAsia="Calibri" w:hAnsi="Times New Roman" w:cs="Times New Roman"/>
          <w:sz w:val="22"/>
          <w:szCs w:val="22"/>
        </w:rPr>
        <w:tab/>
      </w:r>
      <w:r w:rsidRPr="000F03A7">
        <w:rPr>
          <w:rFonts w:ascii="Times New Roman" w:eastAsia="Calibri" w:hAnsi="Times New Roman" w:cs="Times New Roman"/>
          <w:sz w:val="22"/>
          <w:szCs w:val="22"/>
        </w:rPr>
        <w:tab/>
      </w:r>
      <w:r w:rsidRPr="000F03A7">
        <w:rPr>
          <w:rFonts w:ascii="Times New Roman" w:eastAsia="Calibri" w:hAnsi="Times New Roman" w:cs="Times New Roman"/>
          <w:sz w:val="22"/>
          <w:szCs w:val="22"/>
        </w:rPr>
        <w:tab/>
      </w:r>
      <w:r w:rsidRPr="000F03A7">
        <w:rPr>
          <w:rFonts w:ascii="Times New Roman" w:eastAsia="Calibri" w:hAnsi="Times New Roman" w:cs="Times New Roman"/>
          <w:sz w:val="22"/>
          <w:szCs w:val="22"/>
        </w:rPr>
        <w:tab/>
      </w:r>
      <w:r w:rsidRPr="000F03A7">
        <w:rPr>
          <w:rFonts w:ascii="Times New Roman" w:eastAsia="Calibri" w:hAnsi="Times New Roman" w:cs="Times New Roman"/>
          <w:sz w:val="22"/>
          <w:szCs w:val="22"/>
        </w:rPr>
        <w:tab/>
      </w:r>
      <w:r w:rsidRPr="000F03A7">
        <w:rPr>
          <w:rFonts w:ascii="Times New Roman" w:eastAsia="Calibri" w:hAnsi="Times New Roman" w:cs="Times New Roman"/>
          <w:i/>
          <w:sz w:val="22"/>
          <w:szCs w:val="22"/>
        </w:rPr>
        <w:t>Applicant</w:t>
      </w:r>
    </w:p>
    <w:p w14:paraId="242CE455" w14:textId="77777777" w:rsidR="000F03A7" w:rsidRPr="000F03A7" w:rsidRDefault="000F03A7" w:rsidP="000F03A7">
      <w:pPr>
        <w:autoSpaceDE w:val="0"/>
        <w:autoSpaceDN w:val="0"/>
        <w:adjustRightInd w:val="0"/>
        <w:spacing w:before="0" w:after="0"/>
        <w:jc w:val="both"/>
        <w:divId w:val="2116439976"/>
        <w:rPr>
          <w:rFonts w:ascii="Times New Roman" w:eastAsia="Calibri" w:hAnsi="Times New Roman" w:cs="Times New Roman"/>
          <w:sz w:val="22"/>
          <w:szCs w:val="22"/>
        </w:rPr>
      </w:pPr>
    </w:p>
    <w:p w14:paraId="694056C9" w14:textId="77777777" w:rsidR="000F03A7" w:rsidRPr="000F03A7" w:rsidRDefault="000F03A7" w:rsidP="000F03A7">
      <w:pPr>
        <w:autoSpaceDE w:val="0"/>
        <w:autoSpaceDN w:val="0"/>
        <w:adjustRightInd w:val="0"/>
        <w:spacing w:before="0" w:after="0"/>
        <w:jc w:val="both"/>
        <w:divId w:val="2116439976"/>
        <w:rPr>
          <w:rFonts w:ascii="Times New Roman" w:eastAsia="Calibri" w:hAnsi="Times New Roman" w:cs="Times New Roman"/>
          <w:sz w:val="22"/>
          <w:szCs w:val="22"/>
        </w:rPr>
      </w:pPr>
    </w:p>
    <w:p w14:paraId="644E48EA" w14:textId="77777777" w:rsidR="000F03A7" w:rsidRPr="000F03A7" w:rsidRDefault="000F03A7" w:rsidP="000F03A7">
      <w:pPr>
        <w:autoSpaceDE w:val="0"/>
        <w:autoSpaceDN w:val="0"/>
        <w:adjustRightInd w:val="0"/>
        <w:spacing w:before="0" w:after="0"/>
        <w:jc w:val="both"/>
        <w:divId w:val="2116439976"/>
        <w:rPr>
          <w:rFonts w:ascii="Times New Roman" w:eastAsia="Calibri" w:hAnsi="Times New Roman" w:cs="Times New Roman"/>
          <w:sz w:val="22"/>
          <w:szCs w:val="22"/>
        </w:rPr>
      </w:pPr>
    </w:p>
    <w:p w14:paraId="2A50286E" w14:textId="77777777" w:rsidR="000F03A7" w:rsidRPr="000F03A7" w:rsidRDefault="00DA0C34" w:rsidP="000F03A7">
      <w:pPr>
        <w:autoSpaceDE w:val="0"/>
        <w:autoSpaceDN w:val="0"/>
        <w:adjustRightInd w:val="0"/>
        <w:spacing w:before="0" w:after="0"/>
        <w:jc w:val="both"/>
        <w:divId w:val="2116439976"/>
        <w:rPr>
          <w:rFonts w:ascii="Times New Roman" w:eastAsia="Calibri" w:hAnsi="Times New Roman" w:cs="Times New Roman"/>
          <w:sz w:val="22"/>
          <w:szCs w:val="22"/>
        </w:rPr>
      </w:pPr>
      <w:r>
        <w:rPr>
          <w:rFonts w:ascii="Times New Roman" w:eastAsia="Calibri" w:hAnsi="Times New Roman" w:cs="Times New Roman"/>
          <w:sz w:val="22"/>
          <w:szCs w:val="22"/>
        </w:rPr>
        <w:br w:type="page"/>
      </w:r>
    </w:p>
    <w:p w14:paraId="602BBB42" w14:textId="77777777" w:rsidR="000F03A7" w:rsidRPr="000F03A7" w:rsidRDefault="000F03A7" w:rsidP="000F03A7">
      <w:pPr>
        <w:autoSpaceDE w:val="0"/>
        <w:autoSpaceDN w:val="0"/>
        <w:adjustRightInd w:val="0"/>
        <w:spacing w:before="0" w:after="0"/>
        <w:jc w:val="center"/>
        <w:divId w:val="2116439976"/>
        <w:rPr>
          <w:rFonts w:ascii="Times New Roman" w:eastAsia="Calibri" w:hAnsi="Times New Roman" w:cs="Times New Roman"/>
          <w:b/>
          <w:sz w:val="22"/>
          <w:szCs w:val="22"/>
        </w:rPr>
      </w:pPr>
      <w:r w:rsidRPr="000F03A7">
        <w:rPr>
          <w:rFonts w:ascii="Times New Roman" w:eastAsia="Calibri" w:hAnsi="Times New Roman" w:cs="Times New Roman"/>
          <w:b/>
          <w:sz w:val="22"/>
          <w:szCs w:val="22"/>
        </w:rPr>
        <w:lastRenderedPageBreak/>
        <w:t>AFFIDAVIT</w:t>
      </w:r>
    </w:p>
    <w:p w14:paraId="08BBAEC4" w14:textId="77777777" w:rsidR="000F03A7" w:rsidRPr="000F03A7" w:rsidRDefault="000F03A7" w:rsidP="000F03A7">
      <w:pPr>
        <w:autoSpaceDE w:val="0"/>
        <w:autoSpaceDN w:val="0"/>
        <w:adjustRightInd w:val="0"/>
        <w:spacing w:before="0" w:after="0"/>
        <w:jc w:val="both"/>
        <w:divId w:val="2116439976"/>
        <w:rPr>
          <w:rFonts w:ascii="Times New Roman" w:eastAsia="Calibri" w:hAnsi="Times New Roman" w:cs="Times New Roman"/>
          <w:sz w:val="22"/>
          <w:szCs w:val="22"/>
        </w:rPr>
      </w:pPr>
    </w:p>
    <w:p w14:paraId="232C5C3D" w14:textId="77777777" w:rsidR="000F03A7" w:rsidRPr="000F03A7" w:rsidRDefault="000F03A7" w:rsidP="000F03A7">
      <w:pPr>
        <w:autoSpaceDE w:val="0"/>
        <w:autoSpaceDN w:val="0"/>
        <w:adjustRightInd w:val="0"/>
        <w:spacing w:before="0" w:after="0"/>
        <w:jc w:val="both"/>
        <w:divId w:val="2116439976"/>
        <w:rPr>
          <w:rFonts w:ascii="Times New Roman" w:eastAsia="Calibri" w:hAnsi="Times New Roman" w:cs="Times New Roman"/>
          <w:sz w:val="22"/>
          <w:szCs w:val="22"/>
        </w:rPr>
      </w:pPr>
      <w:r w:rsidRPr="000F03A7">
        <w:rPr>
          <w:rFonts w:ascii="Times New Roman" w:eastAsia="Calibri" w:hAnsi="Times New Roman" w:cs="Times New Roman"/>
          <w:sz w:val="22"/>
          <w:szCs w:val="22"/>
        </w:rPr>
        <w:t>I, ______________________________________________________ [</w:t>
      </w:r>
      <w:r w:rsidRPr="000F03A7">
        <w:rPr>
          <w:rFonts w:ascii="Times New Roman" w:eastAsia="Calibri" w:hAnsi="Times New Roman" w:cs="Times New Roman"/>
          <w:i/>
          <w:sz w:val="22"/>
          <w:szCs w:val="22"/>
        </w:rPr>
        <w:t>n</w:t>
      </w:r>
      <w:r w:rsidRPr="000F03A7">
        <w:rPr>
          <w:rFonts w:ascii="Times New Roman" w:eastAsia="Calibri" w:hAnsi="Times New Roman" w:cs="Times New Roman"/>
          <w:i/>
          <w:iCs/>
          <w:sz w:val="22"/>
          <w:szCs w:val="22"/>
        </w:rPr>
        <w:t>ame of Applicant</w:t>
      </w:r>
      <w:r w:rsidRPr="000F03A7">
        <w:rPr>
          <w:rFonts w:ascii="Times New Roman" w:eastAsia="Calibri" w:hAnsi="Times New Roman" w:cs="Times New Roman"/>
          <w:sz w:val="22"/>
          <w:szCs w:val="22"/>
        </w:rPr>
        <w:t>], of ________________________________________________________ [</w:t>
      </w:r>
      <w:r w:rsidRPr="000F03A7">
        <w:rPr>
          <w:rFonts w:ascii="Times New Roman" w:eastAsia="Calibri" w:hAnsi="Times New Roman" w:cs="Times New Roman"/>
          <w:i/>
          <w:sz w:val="22"/>
          <w:szCs w:val="22"/>
        </w:rPr>
        <w:t>a</w:t>
      </w:r>
      <w:r w:rsidRPr="000F03A7">
        <w:rPr>
          <w:rFonts w:ascii="Times New Roman" w:eastAsia="Calibri" w:hAnsi="Times New Roman" w:cs="Times New Roman"/>
          <w:i/>
          <w:iCs/>
          <w:sz w:val="22"/>
          <w:szCs w:val="22"/>
        </w:rPr>
        <w:t>ddress of Applicant</w:t>
      </w:r>
      <w:r w:rsidRPr="000F03A7">
        <w:rPr>
          <w:rFonts w:ascii="Times New Roman" w:eastAsia="Calibri" w:hAnsi="Times New Roman" w:cs="Times New Roman"/>
          <w:iCs/>
          <w:sz w:val="22"/>
          <w:szCs w:val="22"/>
        </w:rPr>
        <w:t>]</w:t>
      </w:r>
      <w:r w:rsidRPr="000F03A7">
        <w:rPr>
          <w:rFonts w:ascii="Times New Roman" w:eastAsia="Calibri" w:hAnsi="Times New Roman" w:cs="Times New Roman"/>
          <w:sz w:val="22"/>
          <w:szCs w:val="22"/>
        </w:rPr>
        <w:t>, do make oath / affirm* and say as follows:</w:t>
      </w:r>
    </w:p>
    <w:p w14:paraId="77DB4B20" w14:textId="77777777" w:rsidR="000F03A7" w:rsidRPr="000F03A7" w:rsidRDefault="000F03A7" w:rsidP="000F03A7">
      <w:pPr>
        <w:autoSpaceDE w:val="0"/>
        <w:autoSpaceDN w:val="0"/>
        <w:adjustRightInd w:val="0"/>
        <w:spacing w:before="0" w:after="0"/>
        <w:jc w:val="both"/>
        <w:divId w:val="2116439976"/>
        <w:rPr>
          <w:rFonts w:ascii="Times New Roman" w:eastAsia="Calibri" w:hAnsi="Times New Roman" w:cs="Times New Roman"/>
          <w:sz w:val="22"/>
          <w:szCs w:val="22"/>
        </w:rPr>
      </w:pPr>
    </w:p>
    <w:p w14:paraId="32DE08F5" w14:textId="77777777" w:rsidR="000F03A7" w:rsidRPr="000F03A7" w:rsidRDefault="000F03A7" w:rsidP="000F03A7">
      <w:pPr>
        <w:autoSpaceDE w:val="0"/>
        <w:autoSpaceDN w:val="0"/>
        <w:adjustRightInd w:val="0"/>
        <w:spacing w:before="0" w:after="0"/>
        <w:ind w:left="720" w:hanging="720"/>
        <w:jc w:val="both"/>
        <w:divId w:val="2116439976"/>
        <w:rPr>
          <w:rFonts w:ascii="Times New Roman" w:eastAsia="Calibri" w:hAnsi="Times New Roman" w:cs="Times New Roman"/>
          <w:sz w:val="22"/>
          <w:szCs w:val="22"/>
        </w:rPr>
      </w:pPr>
      <w:r w:rsidRPr="000F03A7">
        <w:rPr>
          <w:rFonts w:ascii="Times New Roman" w:eastAsia="Calibri" w:hAnsi="Times New Roman" w:cs="Times New Roman"/>
          <w:sz w:val="22"/>
          <w:szCs w:val="22"/>
        </w:rPr>
        <w:t>1.</w:t>
      </w:r>
      <w:r w:rsidRPr="000F03A7">
        <w:rPr>
          <w:rFonts w:ascii="Times New Roman" w:eastAsia="Calibri" w:hAnsi="Times New Roman" w:cs="Times New Roman"/>
          <w:sz w:val="22"/>
          <w:szCs w:val="22"/>
        </w:rPr>
        <w:tab/>
        <w:t>I am the Applicant and I make this affidavit in support of my application.</w:t>
      </w:r>
    </w:p>
    <w:p w14:paraId="0B0A5C13" w14:textId="77777777" w:rsidR="000F03A7" w:rsidRPr="000F03A7" w:rsidRDefault="000F03A7" w:rsidP="000F03A7">
      <w:pPr>
        <w:autoSpaceDE w:val="0"/>
        <w:autoSpaceDN w:val="0"/>
        <w:adjustRightInd w:val="0"/>
        <w:spacing w:before="0" w:after="0"/>
        <w:jc w:val="both"/>
        <w:divId w:val="2116439976"/>
        <w:rPr>
          <w:rFonts w:ascii="Times New Roman" w:eastAsia="Calibri" w:hAnsi="Times New Roman" w:cs="Times New Roman"/>
          <w:sz w:val="22"/>
          <w:szCs w:val="22"/>
        </w:rPr>
      </w:pPr>
    </w:p>
    <w:p w14:paraId="277AF9CE" w14:textId="77777777" w:rsidR="000F03A7" w:rsidRPr="000F03A7" w:rsidRDefault="000F03A7" w:rsidP="000F03A7">
      <w:pPr>
        <w:autoSpaceDE w:val="0"/>
        <w:autoSpaceDN w:val="0"/>
        <w:adjustRightInd w:val="0"/>
        <w:spacing w:before="0" w:after="0"/>
        <w:ind w:left="720" w:hanging="720"/>
        <w:jc w:val="both"/>
        <w:divId w:val="2116439976"/>
        <w:rPr>
          <w:rFonts w:ascii="Times New Roman" w:eastAsia="Calibri" w:hAnsi="Times New Roman" w:cs="Times New Roman"/>
          <w:sz w:val="22"/>
          <w:szCs w:val="22"/>
        </w:rPr>
      </w:pPr>
      <w:r w:rsidRPr="000F03A7">
        <w:rPr>
          <w:rFonts w:ascii="Times New Roman" w:eastAsia="Calibri" w:hAnsi="Times New Roman" w:cs="Times New Roman"/>
          <w:sz w:val="22"/>
          <w:szCs w:val="22"/>
        </w:rPr>
        <w:t xml:space="preserve">2. </w:t>
      </w:r>
      <w:r w:rsidRPr="000F03A7">
        <w:rPr>
          <w:rFonts w:ascii="Times New Roman" w:eastAsia="Calibri" w:hAnsi="Times New Roman" w:cs="Times New Roman"/>
          <w:sz w:val="22"/>
          <w:szCs w:val="22"/>
        </w:rPr>
        <w:tab/>
        <w:t>The facts contained in this affidavit are within my personal knowledge or are based on documents in my possession.</w:t>
      </w:r>
    </w:p>
    <w:p w14:paraId="33CE1074" w14:textId="77777777" w:rsidR="000F03A7" w:rsidRPr="000F03A7" w:rsidRDefault="000F03A7" w:rsidP="000F03A7">
      <w:pPr>
        <w:autoSpaceDE w:val="0"/>
        <w:autoSpaceDN w:val="0"/>
        <w:adjustRightInd w:val="0"/>
        <w:spacing w:before="0" w:after="0"/>
        <w:ind w:left="720" w:hanging="720"/>
        <w:jc w:val="both"/>
        <w:divId w:val="2116439976"/>
        <w:rPr>
          <w:rFonts w:ascii="Times New Roman" w:eastAsia="Calibri" w:hAnsi="Times New Roman" w:cs="Times New Roman"/>
          <w:sz w:val="22"/>
          <w:szCs w:val="22"/>
        </w:rPr>
      </w:pPr>
    </w:p>
    <w:p w14:paraId="035A09F6" w14:textId="77777777" w:rsidR="000F03A7" w:rsidRPr="000F03A7" w:rsidRDefault="000F03A7" w:rsidP="000F03A7">
      <w:pPr>
        <w:autoSpaceDE w:val="0"/>
        <w:autoSpaceDN w:val="0"/>
        <w:adjustRightInd w:val="0"/>
        <w:spacing w:before="0" w:after="0"/>
        <w:ind w:left="720" w:hanging="720"/>
        <w:jc w:val="both"/>
        <w:divId w:val="2116439976"/>
        <w:rPr>
          <w:rFonts w:ascii="Times New Roman" w:eastAsia="Calibri" w:hAnsi="Times New Roman" w:cs="Times New Roman"/>
          <w:sz w:val="22"/>
          <w:szCs w:val="22"/>
        </w:rPr>
      </w:pPr>
      <w:r w:rsidRPr="000F03A7">
        <w:rPr>
          <w:rFonts w:ascii="Times New Roman" w:eastAsia="Calibri" w:hAnsi="Times New Roman" w:cs="Times New Roman"/>
          <w:sz w:val="22"/>
          <w:szCs w:val="22"/>
        </w:rPr>
        <w:t>3.</w:t>
      </w:r>
      <w:r w:rsidRPr="000F03A7">
        <w:rPr>
          <w:rFonts w:ascii="Times New Roman" w:eastAsia="Calibri" w:hAnsi="Times New Roman" w:cs="Times New Roman"/>
          <w:sz w:val="22"/>
          <w:szCs w:val="22"/>
        </w:rPr>
        <w:tab/>
        <w:t>I confirm that the information set out in this affidavit is true and correct.</w:t>
      </w:r>
    </w:p>
    <w:p w14:paraId="303CD159" w14:textId="77777777" w:rsidR="000F03A7" w:rsidRPr="000F03A7" w:rsidRDefault="000F03A7" w:rsidP="000F03A7">
      <w:pPr>
        <w:autoSpaceDE w:val="0"/>
        <w:autoSpaceDN w:val="0"/>
        <w:adjustRightInd w:val="0"/>
        <w:spacing w:before="0" w:after="0"/>
        <w:ind w:left="720" w:hanging="720"/>
        <w:jc w:val="both"/>
        <w:divId w:val="2116439976"/>
        <w:rPr>
          <w:rFonts w:ascii="Times New Roman" w:eastAsia="Calibri" w:hAnsi="Times New Roman" w:cs="Times New Roman"/>
          <w:sz w:val="22"/>
          <w:szCs w:val="22"/>
        </w:rPr>
      </w:pPr>
    </w:p>
    <w:p w14:paraId="283818E7" w14:textId="77777777" w:rsidR="000F03A7" w:rsidRPr="000F03A7" w:rsidRDefault="000F03A7" w:rsidP="000F03A7">
      <w:pPr>
        <w:autoSpaceDE w:val="0"/>
        <w:autoSpaceDN w:val="0"/>
        <w:adjustRightInd w:val="0"/>
        <w:spacing w:before="0" w:after="0"/>
        <w:ind w:left="720" w:hanging="720"/>
        <w:jc w:val="both"/>
        <w:divId w:val="2116439976"/>
        <w:rPr>
          <w:rFonts w:ascii="Times New Roman" w:eastAsia="Calibri" w:hAnsi="Times New Roman" w:cs="Times New Roman"/>
          <w:b/>
          <w:sz w:val="22"/>
          <w:szCs w:val="22"/>
          <w:u w:val="single"/>
        </w:rPr>
      </w:pPr>
      <w:r w:rsidRPr="000F03A7">
        <w:rPr>
          <w:rFonts w:ascii="Times New Roman" w:eastAsia="Calibri" w:hAnsi="Times New Roman" w:cs="Times New Roman"/>
          <w:sz w:val="22"/>
          <w:szCs w:val="22"/>
        </w:rPr>
        <w:t>4.</w:t>
      </w:r>
      <w:r w:rsidRPr="000F03A7">
        <w:rPr>
          <w:rFonts w:ascii="Times New Roman" w:eastAsia="Calibri" w:hAnsi="Times New Roman" w:cs="Times New Roman"/>
          <w:sz w:val="22"/>
          <w:szCs w:val="22"/>
        </w:rPr>
        <w:tab/>
      </w:r>
      <w:r w:rsidRPr="000F03A7">
        <w:rPr>
          <w:rFonts w:ascii="Times New Roman" w:eastAsia="Calibri" w:hAnsi="Times New Roman" w:cs="Times New Roman"/>
          <w:b/>
          <w:smallCaps/>
          <w:sz w:val="22"/>
          <w:szCs w:val="22"/>
          <w:u w:val="single"/>
        </w:rPr>
        <w:t>Applicant’s Particulars</w:t>
      </w:r>
    </w:p>
    <w:tbl>
      <w:tblPr>
        <w:tblW w:w="4407" w:type="pct"/>
        <w:tblCellSpacing w:w="142" w:type="dxa"/>
        <w:tblInd w:w="818" w:type="dxa"/>
        <w:tblBorders>
          <w:insideH w:val="single" w:sz="4" w:space="0" w:color="auto"/>
          <w:insideV w:val="single" w:sz="4" w:space="0" w:color="auto"/>
        </w:tblBorders>
        <w:tblCellMar>
          <w:top w:w="142" w:type="dxa"/>
          <w:bottom w:w="142" w:type="dxa"/>
        </w:tblCellMar>
        <w:tblLook w:val="04A0" w:firstRow="1" w:lastRow="0" w:firstColumn="1" w:lastColumn="0" w:noHBand="0" w:noVBand="1"/>
      </w:tblPr>
      <w:tblGrid>
        <w:gridCol w:w="7956"/>
      </w:tblGrid>
      <w:tr w:rsidR="000F03A7" w:rsidRPr="0092350C" w14:paraId="69935CA7" w14:textId="77777777" w:rsidTr="0092350C">
        <w:trPr>
          <w:divId w:val="2116439976"/>
          <w:tblCellSpacing w:w="142" w:type="dxa"/>
        </w:trPr>
        <w:tc>
          <w:tcPr>
            <w:tcW w:w="4643" w:type="pct"/>
            <w:shd w:val="clear" w:color="auto" w:fill="auto"/>
          </w:tcPr>
          <w:p w14:paraId="0B201A08" w14:textId="77777777" w:rsidR="000F03A7" w:rsidRPr="0092350C" w:rsidRDefault="000F03A7" w:rsidP="0092350C">
            <w:pPr>
              <w:autoSpaceDE w:val="0"/>
              <w:autoSpaceDN w:val="0"/>
              <w:adjustRightInd w:val="0"/>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(a)</w:t>
            </w:r>
            <w:r w:rsidRPr="0092350C">
              <w:rPr>
                <w:rFonts w:ascii="Times New Roman" w:eastAsia="Calibri" w:hAnsi="Times New Roman" w:cs="Times New Roman"/>
                <w:b/>
                <w:sz w:val="22"/>
                <w:szCs w:val="22"/>
              </w:rPr>
              <w:tab/>
              <w:t>Full name:</w:t>
            </w:r>
          </w:p>
        </w:tc>
      </w:tr>
      <w:tr w:rsidR="000F03A7" w:rsidRPr="0092350C" w14:paraId="6B90DF96" w14:textId="77777777" w:rsidTr="0092350C">
        <w:trPr>
          <w:divId w:val="2116439976"/>
          <w:tblCellSpacing w:w="142" w:type="dxa"/>
        </w:trPr>
        <w:tc>
          <w:tcPr>
            <w:tcW w:w="4643" w:type="pct"/>
            <w:shd w:val="clear" w:color="auto" w:fill="auto"/>
          </w:tcPr>
          <w:p w14:paraId="555651E7" w14:textId="77777777" w:rsidR="000F03A7" w:rsidRPr="0092350C" w:rsidRDefault="000F03A7" w:rsidP="0092350C">
            <w:pPr>
              <w:autoSpaceDE w:val="0"/>
              <w:autoSpaceDN w:val="0"/>
              <w:adjustRightInd w:val="0"/>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(b)</w:t>
            </w:r>
            <w:r w:rsidRPr="0092350C">
              <w:rPr>
                <w:rFonts w:ascii="Times New Roman" w:eastAsia="Calibri" w:hAnsi="Times New Roman" w:cs="Times New Roman"/>
                <w:b/>
                <w:sz w:val="22"/>
                <w:szCs w:val="22"/>
              </w:rPr>
              <w:tab/>
              <w:t>NRIC/FIN/Passport no.:</w:t>
            </w:r>
          </w:p>
        </w:tc>
      </w:tr>
      <w:tr w:rsidR="000F03A7" w:rsidRPr="0092350C" w14:paraId="013ED8D1" w14:textId="77777777" w:rsidTr="0092350C">
        <w:trPr>
          <w:divId w:val="2116439976"/>
          <w:tblCellSpacing w:w="142" w:type="dxa"/>
        </w:trPr>
        <w:tc>
          <w:tcPr>
            <w:tcW w:w="4643" w:type="pct"/>
            <w:shd w:val="clear" w:color="auto" w:fill="auto"/>
          </w:tcPr>
          <w:p w14:paraId="2FDE6113" w14:textId="77777777" w:rsidR="000F03A7" w:rsidRPr="0092350C" w:rsidRDefault="000F03A7" w:rsidP="0092350C">
            <w:pPr>
              <w:autoSpaceDE w:val="0"/>
              <w:autoSpaceDN w:val="0"/>
              <w:adjustRightInd w:val="0"/>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(c)</w:t>
            </w:r>
            <w:r w:rsidRPr="0092350C">
              <w:rPr>
                <w:rFonts w:ascii="Times New Roman" w:eastAsia="Calibri" w:hAnsi="Times New Roman" w:cs="Times New Roman"/>
                <w:b/>
                <w:sz w:val="22"/>
                <w:szCs w:val="22"/>
              </w:rPr>
              <w:tab/>
              <w:t>Age:</w:t>
            </w:r>
          </w:p>
        </w:tc>
      </w:tr>
      <w:tr w:rsidR="000F03A7" w:rsidRPr="0092350C" w14:paraId="0BD57C84" w14:textId="77777777" w:rsidTr="0092350C">
        <w:trPr>
          <w:divId w:val="2116439976"/>
          <w:tblCellSpacing w:w="142" w:type="dxa"/>
        </w:trPr>
        <w:tc>
          <w:tcPr>
            <w:tcW w:w="4643" w:type="pct"/>
            <w:shd w:val="clear" w:color="auto" w:fill="auto"/>
          </w:tcPr>
          <w:p w14:paraId="63108544" w14:textId="77777777" w:rsidR="000F03A7" w:rsidRPr="0092350C" w:rsidRDefault="000F03A7" w:rsidP="0092350C">
            <w:pPr>
              <w:autoSpaceDE w:val="0"/>
              <w:autoSpaceDN w:val="0"/>
              <w:adjustRightInd w:val="0"/>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(d)</w:t>
            </w:r>
            <w:r w:rsidRPr="0092350C">
              <w:rPr>
                <w:rFonts w:ascii="Times New Roman" w:eastAsia="Calibri" w:hAnsi="Times New Roman" w:cs="Times New Roman"/>
                <w:b/>
                <w:sz w:val="22"/>
                <w:szCs w:val="22"/>
              </w:rPr>
              <w:tab/>
              <w:t>Telephone number:</w:t>
            </w:r>
          </w:p>
        </w:tc>
      </w:tr>
      <w:tr w:rsidR="000F03A7" w:rsidRPr="0092350C" w14:paraId="3361D81E" w14:textId="77777777" w:rsidTr="0092350C">
        <w:trPr>
          <w:divId w:val="2116439976"/>
          <w:tblCellSpacing w:w="142" w:type="dxa"/>
        </w:trPr>
        <w:tc>
          <w:tcPr>
            <w:tcW w:w="4643" w:type="pct"/>
            <w:shd w:val="clear" w:color="auto" w:fill="auto"/>
          </w:tcPr>
          <w:p w14:paraId="181687BB" w14:textId="77777777" w:rsidR="000F03A7" w:rsidRPr="0092350C" w:rsidRDefault="000F03A7" w:rsidP="0092350C">
            <w:pPr>
              <w:autoSpaceDE w:val="0"/>
              <w:autoSpaceDN w:val="0"/>
              <w:adjustRightInd w:val="0"/>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(e)</w:t>
            </w:r>
            <w:r w:rsidRPr="0092350C">
              <w:rPr>
                <w:rFonts w:ascii="Times New Roman" w:eastAsia="Calibri" w:hAnsi="Times New Roman" w:cs="Times New Roman"/>
                <w:b/>
                <w:sz w:val="22"/>
                <w:szCs w:val="22"/>
              </w:rPr>
              <w:tab/>
              <w:t>Occupation:</w:t>
            </w:r>
          </w:p>
        </w:tc>
      </w:tr>
      <w:tr w:rsidR="000F03A7" w:rsidRPr="0092350C" w14:paraId="6A797EFA" w14:textId="77777777" w:rsidTr="0092350C">
        <w:trPr>
          <w:divId w:val="2116439976"/>
          <w:tblCellSpacing w:w="142" w:type="dxa"/>
        </w:trPr>
        <w:tc>
          <w:tcPr>
            <w:tcW w:w="4643" w:type="pct"/>
            <w:shd w:val="clear" w:color="auto" w:fill="auto"/>
          </w:tcPr>
          <w:p w14:paraId="4BACBFCE" w14:textId="77777777" w:rsidR="000F03A7" w:rsidRPr="0092350C" w:rsidRDefault="000F03A7" w:rsidP="0092350C">
            <w:pPr>
              <w:autoSpaceDE w:val="0"/>
              <w:autoSpaceDN w:val="0"/>
              <w:adjustRightInd w:val="0"/>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(f)</w:t>
            </w:r>
            <w:r w:rsidRPr="0092350C">
              <w:rPr>
                <w:rFonts w:ascii="Times New Roman" w:eastAsia="Calibri" w:hAnsi="Times New Roman" w:cs="Times New Roman"/>
                <w:b/>
                <w:sz w:val="22"/>
                <w:szCs w:val="22"/>
              </w:rPr>
              <w:tab/>
              <w:t>Name and address of employer:</w:t>
            </w:r>
          </w:p>
          <w:p w14:paraId="3D47118F" w14:textId="77777777" w:rsidR="000F03A7" w:rsidRPr="0092350C" w:rsidRDefault="000F03A7" w:rsidP="0092350C">
            <w:pPr>
              <w:autoSpaceDE w:val="0"/>
              <w:autoSpaceDN w:val="0"/>
              <w:adjustRightInd w:val="0"/>
              <w:spacing w:before="0" w:after="0"/>
              <w:jc w:val="both"/>
              <w:rPr>
                <w:rFonts w:ascii="Times New Roman" w:eastAsia="Calibri" w:hAnsi="Times New Roman" w:cs="Times New Roman"/>
                <w:i/>
                <w:sz w:val="22"/>
                <w:szCs w:val="22"/>
              </w:rPr>
            </w:pPr>
          </w:p>
        </w:tc>
      </w:tr>
      <w:tr w:rsidR="000F03A7" w:rsidRPr="0092350C" w14:paraId="5F2C57CB" w14:textId="77777777" w:rsidTr="0092350C">
        <w:trPr>
          <w:divId w:val="2116439976"/>
          <w:tblCellSpacing w:w="142" w:type="dxa"/>
        </w:trPr>
        <w:tc>
          <w:tcPr>
            <w:tcW w:w="4643" w:type="pct"/>
            <w:shd w:val="clear" w:color="auto" w:fill="auto"/>
          </w:tcPr>
          <w:p w14:paraId="52092977" w14:textId="77777777" w:rsidR="000F03A7" w:rsidRPr="0092350C" w:rsidRDefault="000F03A7" w:rsidP="0092350C">
            <w:pPr>
              <w:autoSpaceDE w:val="0"/>
              <w:autoSpaceDN w:val="0"/>
              <w:adjustRightInd w:val="0"/>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(g)</w:t>
            </w:r>
            <w:r w:rsidRPr="0092350C">
              <w:rPr>
                <w:rFonts w:ascii="Times New Roman" w:eastAsia="Calibri" w:hAnsi="Times New Roman" w:cs="Times New Roman"/>
                <w:b/>
                <w:sz w:val="22"/>
                <w:szCs w:val="22"/>
              </w:rPr>
              <w:tab/>
              <w:t>Relationship to P (i.e. the person alleged to lack capacity):</w:t>
            </w:r>
          </w:p>
          <w:p w14:paraId="4488A29B" w14:textId="77777777" w:rsidR="000F03A7" w:rsidRPr="0092350C" w:rsidRDefault="000F03A7" w:rsidP="0092350C">
            <w:pPr>
              <w:autoSpaceDE w:val="0"/>
              <w:autoSpaceDN w:val="0"/>
              <w:adjustRightInd w:val="0"/>
              <w:spacing w:before="0" w:after="0"/>
              <w:jc w:val="both"/>
              <w:rPr>
                <w:rFonts w:ascii="Times New Roman" w:eastAsia="Calibri" w:hAnsi="Times New Roman" w:cs="Times New Roman"/>
                <w:b/>
                <w:sz w:val="22"/>
                <w:szCs w:val="22"/>
              </w:rPr>
            </w:pPr>
          </w:p>
          <w:p w14:paraId="48D2EF1F" w14:textId="77777777" w:rsidR="000F03A7" w:rsidRPr="0092350C" w:rsidRDefault="000F03A7" w:rsidP="0092350C">
            <w:pPr>
              <w:autoSpaceDE w:val="0"/>
              <w:autoSpaceDN w:val="0"/>
              <w:adjustRightInd w:val="0"/>
              <w:spacing w:before="0" w:after="0"/>
              <w:jc w:val="both"/>
              <w:rPr>
                <w:rFonts w:ascii="Times New Roman" w:eastAsia="Calibri" w:hAnsi="Times New Roman" w:cs="Times New Roman"/>
                <w:b/>
                <w:sz w:val="22"/>
                <w:szCs w:val="22"/>
              </w:rPr>
            </w:pPr>
          </w:p>
        </w:tc>
      </w:tr>
    </w:tbl>
    <w:p w14:paraId="4330F74A" w14:textId="77777777" w:rsidR="000F03A7" w:rsidRDefault="000F03A7" w:rsidP="000F03A7">
      <w:pPr>
        <w:spacing w:before="0" w:after="0"/>
        <w:jc w:val="both"/>
        <w:divId w:val="2116439976"/>
        <w:rPr>
          <w:rFonts w:ascii="Times New Roman" w:eastAsia="Calibri" w:hAnsi="Times New Roman" w:cs="Times New Roman"/>
          <w:sz w:val="22"/>
          <w:szCs w:val="22"/>
        </w:rPr>
      </w:pPr>
    </w:p>
    <w:p w14:paraId="488BA4FA" w14:textId="77777777" w:rsidR="00F73568" w:rsidRPr="000F03A7" w:rsidRDefault="00F73568" w:rsidP="000F03A7">
      <w:pPr>
        <w:spacing w:before="0" w:after="0"/>
        <w:jc w:val="both"/>
        <w:divId w:val="2116439976"/>
        <w:rPr>
          <w:rFonts w:ascii="Times New Roman" w:eastAsia="Calibri" w:hAnsi="Times New Roman" w:cs="Times New Roman"/>
          <w:sz w:val="22"/>
          <w:szCs w:val="22"/>
        </w:rPr>
      </w:pPr>
    </w:p>
    <w:p w14:paraId="3044F585" w14:textId="77777777" w:rsidR="000F03A7" w:rsidRPr="000F03A7" w:rsidRDefault="000F03A7" w:rsidP="000F03A7">
      <w:pPr>
        <w:autoSpaceDE w:val="0"/>
        <w:autoSpaceDN w:val="0"/>
        <w:adjustRightInd w:val="0"/>
        <w:spacing w:before="0" w:after="0"/>
        <w:ind w:left="720" w:hanging="720"/>
        <w:jc w:val="both"/>
        <w:divId w:val="2116439976"/>
        <w:rPr>
          <w:rFonts w:ascii="Times New Roman" w:eastAsia="Calibri" w:hAnsi="Times New Roman" w:cs="Times New Roman"/>
          <w:b/>
          <w:smallCaps/>
          <w:sz w:val="22"/>
          <w:szCs w:val="22"/>
          <w:u w:val="single"/>
        </w:rPr>
      </w:pPr>
      <w:r w:rsidRPr="000F03A7">
        <w:rPr>
          <w:rFonts w:ascii="Times New Roman" w:eastAsia="Calibri" w:hAnsi="Times New Roman" w:cs="Times New Roman"/>
          <w:sz w:val="22"/>
          <w:szCs w:val="22"/>
        </w:rPr>
        <w:lastRenderedPageBreak/>
        <w:t>5.</w:t>
      </w:r>
      <w:r w:rsidRPr="000F03A7">
        <w:rPr>
          <w:rFonts w:ascii="Times New Roman" w:eastAsia="Calibri" w:hAnsi="Times New Roman" w:cs="Times New Roman"/>
          <w:sz w:val="22"/>
          <w:szCs w:val="22"/>
        </w:rPr>
        <w:tab/>
      </w:r>
      <w:r w:rsidRPr="000F03A7">
        <w:rPr>
          <w:rFonts w:ascii="Times New Roman" w:eastAsia="Calibri" w:hAnsi="Times New Roman" w:cs="Times New Roman"/>
          <w:b/>
          <w:smallCaps/>
          <w:sz w:val="22"/>
          <w:szCs w:val="22"/>
          <w:u w:val="single"/>
        </w:rPr>
        <w:t>Information about P</w:t>
      </w:r>
    </w:p>
    <w:tbl>
      <w:tblPr>
        <w:tblW w:w="4407" w:type="pct"/>
        <w:tblCellSpacing w:w="142" w:type="dxa"/>
        <w:tblInd w:w="818" w:type="dxa"/>
        <w:tblBorders>
          <w:insideH w:val="single" w:sz="4" w:space="0" w:color="auto"/>
          <w:insideV w:val="single" w:sz="4" w:space="0" w:color="auto"/>
        </w:tblBorders>
        <w:tblCellMar>
          <w:top w:w="142" w:type="dxa"/>
          <w:bottom w:w="142" w:type="dxa"/>
        </w:tblCellMar>
        <w:tblLook w:val="04A0" w:firstRow="1" w:lastRow="0" w:firstColumn="1" w:lastColumn="0" w:noHBand="0" w:noVBand="1"/>
      </w:tblPr>
      <w:tblGrid>
        <w:gridCol w:w="7956"/>
      </w:tblGrid>
      <w:tr w:rsidR="000F03A7" w:rsidRPr="0092350C" w14:paraId="6BB6EBF6" w14:textId="77777777" w:rsidTr="0092350C">
        <w:trPr>
          <w:divId w:val="2116439976"/>
          <w:tblCellSpacing w:w="142" w:type="dxa"/>
        </w:trPr>
        <w:tc>
          <w:tcPr>
            <w:tcW w:w="4643" w:type="pct"/>
            <w:shd w:val="clear" w:color="auto" w:fill="auto"/>
          </w:tcPr>
          <w:p w14:paraId="608BBBF7" w14:textId="77777777" w:rsidR="000F03A7" w:rsidRPr="0092350C" w:rsidRDefault="000F03A7" w:rsidP="0092350C">
            <w:pPr>
              <w:autoSpaceDE w:val="0"/>
              <w:autoSpaceDN w:val="0"/>
              <w:adjustRightInd w:val="0"/>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(a)</w:t>
            </w:r>
            <w:r w:rsidRPr="0092350C">
              <w:rPr>
                <w:rFonts w:ascii="Times New Roman" w:eastAsia="Calibri" w:hAnsi="Times New Roman" w:cs="Times New Roman"/>
                <w:b/>
                <w:sz w:val="22"/>
                <w:szCs w:val="22"/>
              </w:rPr>
              <w:tab/>
              <w:t>P’s Full name:</w:t>
            </w:r>
          </w:p>
        </w:tc>
      </w:tr>
      <w:tr w:rsidR="000F03A7" w:rsidRPr="0092350C" w14:paraId="559045C5" w14:textId="77777777" w:rsidTr="0092350C">
        <w:trPr>
          <w:divId w:val="2116439976"/>
          <w:tblCellSpacing w:w="142" w:type="dxa"/>
        </w:trPr>
        <w:tc>
          <w:tcPr>
            <w:tcW w:w="4643" w:type="pct"/>
            <w:shd w:val="clear" w:color="auto" w:fill="auto"/>
          </w:tcPr>
          <w:p w14:paraId="63873886" w14:textId="77777777" w:rsidR="000F03A7" w:rsidRPr="0092350C" w:rsidRDefault="000F03A7" w:rsidP="0092350C">
            <w:pPr>
              <w:autoSpaceDE w:val="0"/>
              <w:autoSpaceDN w:val="0"/>
              <w:adjustRightInd w:val="0"/>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(b)</w:t>
            </w:r>
            <w:r w:rsidRPr="0092350C">
              <w:rPr>
                <w:rFonts w:ascii="Times New Roman" w:eastAsia="Calibri" w:hAnsi="Times New Roman" w:cs="Times New Roman"/>
                <w:b/>
                <w:sz w:val="22"/>
                <w:szCs w:val="22"/>
              </w:rPr>
              <w:tab/>
              <w:t>P’s NRIC/FIN/Passport no.:</w:t>
            </w:r>
          </w:p>
        </w:tc>
      </w:tr>
      <w:tr w:rsidR="000F03A7" w:rsidRPr="0092350C" w14:paraId="6FA6F964" w14:textId="77777777" w:rsidTr="0092350C">
        <w:trPr>
          <w:divId w:val="2116439976"/>
          <w:tblCellSpacing w:w="142" w:type="dxa"/>
        </w:trPr>
        <w:tc>
          <w:tcPr>
            <w:tcW w:w="4643" w:type="pct"/>
            <w:shd w:val="clear" w:color="auto" w:fill="auto"/>
          </w:tcPr>
          <w:p w14:paraId="1AD16F49" w14:textId="77777777" w:rsidR="000F03A7" w:rsidRPr="0092350C" w:rsidRDefault="000F03A7" w:rsidP="0092350C">
            <w:pPr>
              <w:autoSpaceDE w:val="0"/>
              <w:autoSpaceDN w:val="0"/>
              <w:adjustRightInd w:val="0"/>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(c)</w:t>
            </w:r>
            <w:r w:rsidRPr="0092350C">
              <w:rPr>
                <w:rFonts w:ascii="Times New Roman" w:eastAsia="Calibri" w:hAnsi="Times New Roman" w:cs="Times New Roman"/>
                <w:b/>
                <w:sz w:val="22"/>
                <w:szCs w:val="22"/>
              </w:rPr>
              <w:tab/>
              <w:t>P’s Date of birth (DD/MM/YYYY):</w:t>
            </w:r>
          </w:p>
        </w:tc>
      </w:tr>
      <w:tr w:rsidR="000F03A7" w:rsidRPr="0092350C" w14:paraId="5054FABD" w14:textId="77777777" w:rsidTr="0092350C">
        <w:trPr>
          <w:divId w:val="2116439976"/>
          <w:tblCellSpacing w:w="142" w:type="dxa"/>
        </w:trPr>
        <w:tc>
          <w:tcPr>
            <w:tcW w:w="4643" w:type="pct"/>
            <w:shd w:val="clear" w:color="auto" w:fill="auto"/>
          </w:tcPr>
          <w:p w14:paraId="73BA622B" w14:textId="77777777" w:rsidR="000F03A7" w:rsidRPr="0092350C" w:rsidRDefault="000F03A7" w:rsidP="0092350C">
            <w:pPr>
              <w:autoSpaceDE w:val="0"/>
              <w:autoSpaceDN w:val="0"/>
              <w:adjustRightInd w:val="0"/>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(d)</w:t>
            </w:r>
            <w:r w:rsidRPr="0092350C">
              <w:rPr>
                <w:rFonts w:ascii="Times New Roman" w:eastAsia="Calibri" w:hAnsi="Times New Roman" w:cs="Times New Roman"/>
                <w:b/>
                <w:sz w:val="22"/>
                <w:szCs w:val="22"/>
              </w:rPr>
              <w:tab/>
              <w:t>P’s Age:</w:t>
            </w:r>
          </w:p>
        </w:tc>
      </w:tr>
      <w:tr w:rsidR="000F03A7" w:rsidRPr="0092350C" w14:paraId="6D0F2D57" w14:textId="77777777" w:rsidTr="0092350C">
        <w:trPr>
          <w:divId w:val="2116439976"/>
          <w:tblCellSpacing w:w="142" w:type="dxa"/>
        </w:trPr>
        <w:tc>
          <w:tcPr>
            <w:tcW w:w="4643" w:type="pct"/>
            <w:shd w:val="clear" w:color="auto" w:fill="auto"/>
          </w:tcPr>
          <w:p w14:paraId="67240CE2" w14:textId="77777777" w:rsidR="000F03A7" w:rsidRPr="0092350C" w:rsidRDefault="000F03A7" w:rsidP="0092350C">
            <w:pPr>
              <w:autoSpaceDE w:val="0"/>
              <w:autoSpaceDN w:val="0"/>
              <w:adjustRightInd w:val="0"/>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(e)</w:t>
            </w:r>
            <w:r w:rsidRPr="0092350C">
              <w:rPr>
                <w:rFonts w:ascii="Times New Roman" w:eastAsia="Calibri" w:hAnsi="Times New Roman" w:cs="Times New Roman"/>
                <w:b/>
                <w:sz w:val="22"/>
                <w:szCs w:val="22"/>
              </w:rPr>
              <w:tab/>
              <w:t>P’s Gender:</w:t>
            </w:r>
            <w:r w:rsidRPr="0092350C">
              <w:rPr>
                <w:rFonts w:ascii="Times New Roman" w:eastAsia="Calibri" w:hAnsi="Times New Roman" w:cs="Times New Roman"/>
                <w:b/>
                <w:sz w:val="22"/>
                <w:szCs w:val="22"/>
              </w:rPr>
              <w:tab/>
            </w:r>
            <w:r w:rsidRPr="0092350C">
              <w:rPr>
                <w:rFonts w:ascii="Times New Roman" w:eastAsia="Calibri" w:hAnsi="Times New Roman" w:cs="Times New Roman"/>
                <w:b/>
                <w:sz w:val="22"/>
                <w:szCs w:val="22"/>
              </w:rPr>
              <w:tab/>
            </w:r>
            <w:r w:rsidRPr="0092350C">
              <w:rPr>
                <w:rFonts w:ascii="Times New Roman" w:eastAsia="Calibri" w:hAnsi="Times New Roman" w:cs="Times New Roman"/>
                <w:b/>
                <w:sz w:val="22"/>
                <w:szCs w:val="22"/>
              </w:rPr>
              <w:sym w:font="Wingdings" w:char="F06F"/>
            </w:r>
            <w:r w:rsidRPr="0092350C">
              <w:rPr>
                <w:rFonts w:ascii="Times New Roman" w:eastAsia="Calibri" w:hAnsi="Times New Roman" w:cs="Times New Roman"/>
                <w:b/>
                <w:sz w:val="22"/>
                <w:szCs w:val="22"/>
              </w:rPr>
              <w:t xml:space="preserve">   Male</w:t>
            </w:r>
            <w:r w:rsidRPr="0092350C">
              <w:rPr>
                <w:rFonts w:ascii="Times New Roman" w:eastAsia="Calibri" w:hAnsi="Times New Roman" w:cs="Times New Roman"/>
                <w:b/>
                <w:sz w:val="22"/>
                <w:szCs w:val="22"/>
              </w:rPr>
              <w:tab/>
            </w:r>
            <w:r w:rsidRPr="0092350C">
              <w:rPr>
                <w:rFonts w:ascii="Times New Roman" w:eastAsia="Calibri" w:hAnsi="Times New Roman" w:cs="Times New Roman"/>
                <w:b/>
                <w:sz w:val="22"/>
                <w:szCs w:val="22"/>
              </w:rPr>
              <w:sym w:font="Wingdings" w:char="F06F"/>
            </w:r>
            <w:r w:rsidRPr="0092350C">
              <w:rPr>
                <w:rFonts w:ascii="Times New Roman" w:eastAsia="Calibri" w:hAnsi="Times New Roman" w:cs="Times New Roman"/>
                <w:b/>
                <w:sz w:val="22"/>
                <w:szCs w:val="22"/>
              </w:rPr>
              <w:t xml:space="preserve">   Female</w:t>
            </w:r>
          </w:p>
        </w:tc>
      </w:tr>
      <w:tr w:rsidR="000F03A7" w:rsidRPr="0092350C" w14:paraId="4FEB4147" w14:textId="77777777" w:rsidTr="0092350C">
        <w:trPr>
          <w:divId w:val="2116439976"/>
          <w:tblCellSpacing w:w="142" w:type="dxa"/>
        </w:trPr>
        <w:tc>
          <w:tcPr>
            <w:tcW w:w="4643" w:type="pct"/>
            <w:shd w:val="clear" w:color="auto" w:fill="auto"/>
          </w:tcPr>
          <w:p w14:paraId="7A4B4A61" w14:textId="77777777" w:rsidR="000F03A7" w:rsidRPr="0092350C" w:rsidRDefault="000F03A7" w:rsidP="0092350C">
            <w:pPr>
              <w:autoSpaceDE w:val="0"/>
              <w:autoSpaceDN w:val="0"/>
              <w:adjustRightInd w:val="0"/>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(f)</w:t>
            </w:r>
            <w:r w:rsidRPr="0092350C">
              <w:rPr>
                <w:rFonts w:ascii="Times New Roman" w:eastAsia="Calibri" w:hAnsi="Times New Roman" w:cs="Times New Roman"/>
                <w:b/>
                <w:sz w:val="22"/>
                <w:szCs w:val="22"/>
              </w:rPr>
              <w:tab/>
              <w:t>P’s Marital status:</w:t>
            </w:r>
            <w:r w:rsidRPr="0092350C">
              <w:rPr>
                <w:rFonts w:ascii="Times New Roman" w:eastAsia="Calibri" w:hAnsi="Times New Roman" w:cs="Times New Roman"/>
                <w:b/>
                <w:sz w:val="22"/>
                <w:szCs w:val="22"/>
              </w:rPr>
              <w:tab/>
            </w:r>
          </w:p>
          <w:p w14:paraId="35715B1B" w14:textId="77777777" w:rsidR="000F03A7" w:rsidRPr="0092350C" w:rsidRDefault="000F03A7" w:rsidP="0092350C">
            <w:pPr>
              <w:autoSpaceDE w:val="0"/>
              <w:autoSpaceDN w:val="0"/>
              <w:adjustRightInd w:val="0"/>
              <w:spacing w:before="0" w:after="0"/>
              <w:rPr>
                <w:rFonts w:ascii="Times New Roman" w:eastAsia="Calibri" w:hAnsi="Times New Roman" w:cs="Times New Roman"/>
                <w:b/>
                <w:sz w:val="22"/>
                <w:szCs w:val="22"/>
              </w:rPr>
            </w:pPr>
            <w:r w:rsidRPr="0092350C">
              <w:rPr>
                <w:rFonts w:ascii="Times New Roman" w:eastAsia="Calibri" w:hAnsi="Times New Roman" w:cs="Times New Roman"/>
                <w:b/>
                <w:sz w:val="22"/>
                <w:szCs w:val="22"/>
              </w:rPr>
              <w:tab/>
            </w:r>
            <w:r w:rsidRPr="0092350C">
              <w:rPr>
                <w:rFonts w:ascii="Times New Roman" w:eastAsia="Calibri" w:hAnsi="Times New Roman" w:cs="Times New Roman"/>
                <w:b/>
                <w:sz w:val="22"/>
                <w:szCs w:val="22"/>
              </w:rPr>
              <w:sym w:font="Wingdings" w:char="F06F"/>
            </w:r>
            <w:r w:rsidRPr="0092350C">
              <w:rPr>
                <w:rFonts w:ascii="Times New Roman" w:eastAsia="Calibri" w:hAnsi="Times New Roman" w:cs="Times New Roman"/>
                <w:b/>
                <w:sz w:val="22"/>
                <w:szCs w:val="22"/>
              </w:rPr>
              <w:t xml:space="preserve">   Single</w:t>
            </w:r>
            <w:r w:rsidRPr="0092350C">
              <w:rPr>
                <w:rFonts w:ascii="Times New Roman" w:eastAsia="Calibri" w:hAnsi="Times New Roman" w:cs="Times New Roman"/>
                <w:b/>
                <w:sz w:val="22"/>
                <w:szCs w:val="22"/>
              </w:rPr>
              <w:tab/>
            </w:r>
          </w:p>
          <w:p w14:paraId="58C0FBFD" w14:textId="77777777" w:rsidR="000F03A7" w:rsidRPr="0092350C" w:rsidRDefault="000F03A7" w:rsidP="0092350C">
            <w:pPr>
              <w:autoSpaceDE w:val="0"/>
              <w:autoSpaceDN w:val="0"/>
              <w:adjustRightInd w:val="0"/>
              <w:spacing w:before="0" w:after="0"/>
              <w:rPr>
                <w:rFonts w:ascii="Times New Roman" w:eastAsia="Calibri" w:hAnsi="Times New Roman" w:cs="Times New Roman"/>
                <w:b/>
                <w:sz w:val="22"/>
                <w:szCs w:val="22"/>
              </w:rPr>
            </w:pPr>
            <w:r w:rsidRPr="0092350C">
              <w:rPr>
                <w:rFonts w:ascii="Times New Roman" w:eastAsia="Calibri" w:hAnsi="Times New Roman" w:cs="Times New Roman"/>
                <w:b/>
                <w:sz w:val="22"/>
                <w:szCs w:val="22"/>
              </w:rPr>
              <w:tab/>
            </w:r>
            <w:r w:rsidRPr="0092350C">
              <w:rPr>
                <w:rFonts w:ascii="Times New Roman" w:eastAsia="Calibri" w:hAnsi="Times New Roman" w:cs="Times New Roman"/>
                <w:b/>
                <w:sz w:val="22"/>
                <w:szCs w:val="22"/>
              </w:rPr>
              <w:sym w:font="Wingdings" w:char="F06F"/>
            </w:r>
            <w:r w:rsidRPr="0092350C">
              <w:rPr>
                <w:rFonts w:ascii="Times New Roman" w:eastAsia="Calibri" w:hAnsi="Times New Roman" w:cs="Times New Roman"/>
                <w:b/>
                <w:sz w:val="22"/>
                <w:szCs w:val="22"/>
              </w:rPr>
              <w:t xml:space="preserve">   Married</w:t>
            </w:r>
            <w:r w:rsidRPr="0092350C">
              <w:rPr>
                <w:rFonts w:ascii="Times New Roman" w:eastAsia="Calibri" w:hAnsi="Times New Roman" w:cs="Times New Roman"/>
                <w:b/>
                <w:sz w:val="22"/>
                <w:szCs w:val="22"/>
              </w:rPr>
              <w:tab/>
            </w:r>
          </w:p>
          <w:p w14:paraId="7E90094D" w14:textId="77777777" w:rsidR="000F03A7" w:rsidRPr="0092350C" w:rsidRDefault="000F03A7" w:rsidP="0092350C">
            <w:pPr>
              <w:autoSpaceDE w:val="0"/>
              <w:autoSpaceDN w:val="0"/>
              <w:adjustRightInd w:val="0"/>
              <w:spacing w:before="0" w:after="0"/>
              <w:rPr>
                <w:rFonts w:ascii="Times New Roman" w:eastAsia="Calibri" w:hAnsi="Times New Roman" w:cs="Times New Roman"/>
                <w:b/>
                <w:sz w:val="22"/>
                <w:szCs w:val="22"/>
              </w:rPr>
            </w:pPr>
            <w:r w:rsidRPr="0092350C">
              <w:rPr>
                <w:rFonts w:ascii="Times New Roman" w:eastAsia="Calibri" w:hAnsi="Times New Roman" w:cs="Times New Roman"/>
                <w:b/>
                <w:sz w:val="22"/>
                <w:szCs w:val="22"/>
              </w:rPr>
              <w:tab/>
            </w:r>
            <w:r w:rsidRPr="0092350C">
              <w:rPr>
                <w:rFonts w:ascii="Times New Roman" w:eastAsia="Calibri" w:hAnsi="Times New Roman" w:cs="Times New Roman"/>
                <w:b/>
                <w:sz w:val="22"/>
                <w:szCs w:val="22"/>
              </w:rPr>
              <w:sym w:font="Wingdings" w:char="F06F"/>
            </w:r>
            <w:r w:rsidRPr="0092350C">
              <w:rPr>
                <w:rFonts w:ascii="Times New Roman" w:eastAsia="Calibri" w:hAnsi="Times New Roman" w:cs="Times New Roman"/>
                <w:b/>
                <w:sz w:val="22"/>
                <w:szCs w:val="22"/>
              </w:rPr>
              <w:t xml:space="preserve">   Divorced</w:t>
            </w:r>
            <w:r w:rsidRPr="0092350C">
              <w:rPr>
                <w:rFonts w:ascii="Times New Roman" w:eastAsia="Calibri" w:hAnsi="Times New Roman" w:cs="Times New Roman"/>
                <w:b/>
                <w:sz w:val="22"/>
                <w:szCs w:val="22"/>
              </w:rPr>
              <w:tab/>
            </w:r>
          </w:p>
          <w:p w14:paraId="76C1BA7E" w14:textId="77777777" w:rsidR="000F03A7" w:rsidRPr="0092350C" w:rsidRDefault="000F03A7" w:rsidP="0092350C">
            <w:pPr>
              <w:autoSpaceDE w:val="0"/>
              <w:autoSpaceDN w:val="0"/>
              <w:adjustRightInd w:val="0"/>
              <w:spacing w:before="0" w:after="0"/>
              <w:rPr>
                <w:rFonts w:ascii="Times New Roman" w:eastAsia="Calibri" w:hAnsi="Times New Roman" w:cs="Times New Roman"/>
                <w:b/>
                <w:sz w:val="22"/>
                <w:szCs w:val="22"/>
              </w:rPr>
            </w:pPr>
            <w:r w:rsidRPr="0092350C">
              <w:rPr>
                <w:rFonts w:ascii="Times New Roman" w:eastAsia="Calibri" w:hAnsi="Times New Roman" w:cs="Times New Roman"/>
                <w:b/>
                <w:sz w:val="22"/>
                <w:szCs w:val="22"/>
              </w:rPr>
              <w:tab/>
            </w:r>
            <w:r w:rsidRPr="0092350C">
              <w:rPr>
                <w:rFonts w:ascii="Times New Roman" w:eastAsia="Calibri" w:hAnsi="Times New Roman" w:cs="Times New Roman"/>
                <w:b/>
                <w:sz w:val="22"/>
                <w:szCs w:val="22"/>
              </w:rPr>
              <w:sym w:font="Wingdings" w:char="F06F"/>
            </w:r>
            <w:r w:rsidRPr="0092350C">
              <w:rPr>
                <w:rFonts w:ascii="Times New Roman" w:eastAsia="Calibri" w:hAnsi="Times New Roman" w:cs="Times New Roman"/>
                <w:b/>
                <w:sz w:val="22"/>
                <w:szCs w:val="22"/>
              </w:rPr>
              <w:t xml:space="preserve">   Separated</w:t>
            </w:r>
            <w:r w:rsidRPr="0092350C">
              <w:rPr>
                <w:rFonts w:ascii="Times New Roman" w:eastAsia="Calibri" w:hAnsi="Times New Roman" w:cs="Times New Roman"/>
                <w:b/>
                <w:sz w:val="22"/>
                <w:szCs w:val="22"/>
              </w:rPr>
              <w:tab/>
            </w:r>
          </w:p>
          <w:p w14:paraId="011C66CB" w14:textId="77777777" w:rsidR="000F03A7" w:rsidRPr="0092350C" w:rsidRDefault="000F03A7" w:rsidP="0092350C">
            <w:pPr>
              <w:autoSpaceDE w:val="0"/>
              <w:autoSpaceDN w:val="0"/>
              <w:adjustRightInd w:val="0"/>
              <w:spacing w:before="0" w:after="0"/>
              <w:rPr>
                <w:rFonts w:ascii="Times New Roman" w:eastAsia="Calibri" w:hAnsi="Times New Roman" w:cs="Times New Roman"/>
                <w:b/>
                <w:sz w:val="22"/>
                <w:szCs w:val="22"/>
              </w:rPr>
            </w:pPr>
            <w:r w:rsidRPr="0092350C">
              <w:rPr>
                <w:rFonts w:ascii="Times New Roman" w:eastAsia="Calibri" w:hAnsi="Times New Roman" w:cs="Times New Roman"/>
                <w:b/>
                <w:sz w:val="22"/>
                <w:szCs w:val="22"/>
              </w:rPr>
              <w:tab/>
            </w:r>
            <w:r w:rsidRPr="0092350C">
              <w:rPr>
                <w:rFonts w:ascii="Times New Roman" w:eastAsia="Calibri" w:hAnsi="Times New Roman" w:cs="Times New Roman"/>
                <w:b/>
                <w:sz w:val="22"/>
                <w:szCs w:val="22"/>
              </w:rPr>
              <w:sym w:font="Wingdings" w:char="F06F"/>
            </w:r>
            <w:r w:rsidRPr="0092350C">
              <w:rPr>
                <w:rFonts w:ascii="Times New Roman" w:eastAsia="Calibri" w:hAnsi="Times New Roman" w:cs="Times New Roman"/>
                <w:b/>
                <w:sz w:val="22"/>
                <w:szCs w:val="22"/>
              </w:rPr>
              <w:t xml:space="preserve">   Widowed</w:t>
            </w:r>
            <w:r w:rsidRPr="0092350C">
              <w:rPr>
                <w:rFonts w:ascii="Times New Roman" w:eastAsia="Calibri" w:hAnsi="Times New Roman" w:cs="Times New Roman"/>
                <w:b/>
                <w:sz w:val="22"/>
                <w:szCs w:val="22"/>
              </w:rPr>
              <w:tab/>
            </w:r>
          </w:p>
          <w:p w14:paraId="39A02654" w14:textId="77777777" w:rsidR="000F03A7" w:rsidRPr="0092350C" w:rsidRDefault="000F03A7" w:rsidP="0092350C">
            <w:pPr>
              <w:autoSpaceDE w:val="0"/>
              <w:autoSpaceDN w:val="0"/>
              <w:adjustRightInd w:val="0"/>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ab/>
            </w:r>
            <w:r w:rsidRPr="0092350C">
              <w:rPr>
                <w:rFonts w:ascii="Times New Roman" w:eastAsia="Calibri" w:hAnsi="Times New Roman" w:cs="Times New Roman"/>
                <w:b/>
                <w:sz w:val="22"/>
                <w:szCs w:val="22"/>
              </w:rPr>
              <w:sym w:font="Wingdings" w:char="F06F"/>
            </w:r>
            <w:r w:rsidRPr="0092350C">
              <w:rPr>
                <w:rFonts w:ascii="Times New Roman" w:eastAsia="Calibri" w:hAnsi="Times New Roman" w:cs="Times New Roman"/>
                <w:b/>
                <w:sz w:val="22"/>
                <w:szCs w:val="22"/>
              </w:rPr>
              <w:t xml:space="preserve">   Unknown</w:t>
            </w:r>
          </w:p>
        </w:tc>
      </w:tr>
      <w:tr w:rsidR="000F03A7" w:rsidRPr="0092350C" w14:paraId="167E6C10" w14:textId="77777777" w:rsidTr="0092350C">
        <w:trPr>
          <w:divId w:val="2116439976"/>
          <w:tblCellSpacing w:w="142" w:type="dxa"/>
        </w:trPr>
        <w:tc>
          <w:tcPr>
            <w:tcW w:w="4643" w:type="pct"/>
            <w:shd w:val="clear" w:color="auto" w:fill="auto"/>
          </w:tcPr>
          <w:p w14:paraId="0F342127" w14:textId="77777777" w:rsidR="000F03A7" w:rsidRPr="0092350C" w:rsidRDefault="000F03A7" w:rsidP="0092350C">
            <w:pPr>
              <w:autoSpaceDE w:val="0"/>
              <w:autoSpaceDN w:val="0"/>
              <w:adjustRightInd w:val="0"/>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(g)</w:t>
            </w:r>
            <w:r w:rsidRPr="0092350C">
              <w:rPr>
                <w:rFonts w:ascii="Times New Roman" w:eastAsia="Calibri" w:hAnsi="Times New Roman" w:cs="Times New Roman"/>
                <w:b/>
                <w:sz w:val="22"/>
                <w:szCs w:val="22"/>
              </w:rPr>
              <w:tab/>
              <w:t>Address at which P is currently residing:</w:t>
            </w:r>
          </w:p>
          <w:p w14:paraId="5DE89F45" w14:textId="77777777" w:rsidR="000F03A7" w:rsidRPr="0092350C" w:rsidRDefault="000F03A7" w:rsidP="0092350C">
            <w:pPr>
              <w:autoSpaceDE w:val="0"/>
              <w:autoSpaceDN w:val="0"/>
              <w:adjustRightInd w:val="0"/>
              <w:spacing w:before="0" w:after="0"/>
              <w:jc w:val="both"/>
              <w:rPr>
                <w:rFonts w:ascii="Times New Roman" w:eastAsia="Calibri" w:hAnsi="Times New Roman" w:cs="Times New Roman"/>
                <w:b/>
                <w:sz w:val="22"/>
                <w:szCs w:val="22"/>
              </w:rPr>
            </w:pPr>
          </w:p>
          <w:p w14:paraId="40330C8F" w14:textId="77777777" w:rsidR="000F03A7" w:rsidRPr="0092350C" w:rsidRDefault="000F03A7" w:rsidP="0092350C">
            <w:pPr>
              <w:autoSpaceDE w:val="0"/>
              <w:autoSpaceDN w:val="0"/>
              <w:adjustRightInd w:val="0"/>
              <w:spacing w:before="0" w:after="0"/>
              <w:jc w:val="both"/>
              <w:rPr>
                <w:rFonts w:ascii="Times New Roman" w:eastAsia="Calibri" w:hAnsi="Times New Roman" w:cs="Times New Roman"/>
                <w:b/>
                <w:sz w:val="22"/>
                <w:szCs w:val="22"/>
              </w:rPr>
            </w:pPr>
          </w:p>
          <w:p w14:paraId="01759269" w14:textId="77777777" w:rsidR="000F03A7" w:rsidRPr="0092350C" w:rsidRDefault="000F03A7" w:rsidP="0092350C">
            <w:pPr>
              <w:autoSpaceDE w:val="0"/>
              <w:autoSpaceDN w:val="0"/>
              <w:adjustRightInd w:val="0"/>
              <w:spacing w:before="0" w:after="0"/>
              <w:jc w:val="both"/>
              <w:rPr>
                <w:rFonts w:ascii="Times New Roman" w:eastAsia="Calibri" w:hAnsi="Times New Roman" w:cs="Times New Roman"/>
                <w:b/>
                <w:sz w:val="22"/>
                <w:szCs w:val="22"/>
              </w:rPr>
            </w:pPr>
          </w:p>
        </w:tc>
      </w:tr>
      <w:tr w:rsidR="000F03A7" w:rsidRPr="0092350C" w14:paraId="2F8194E7" w14:textId="77777777" w:rsidTr="0092350C">
        <w:trPr>
          <w:divId w:val="2116439976"/>
          <w:tblCellSpacing w:w="142" w:type="dxa"/>
        </w:trPr>
        <w:tc>
          <w:tcPr>
            <w:tcW w:w="4643" w:type="pct"/>
            <w:shd w:val="clear" w:color="auto" w:fill="auto"/>
          </w:tcPr>
          <w:p w14:paraId="0B0451D9" w14:textId="77777777" w:rsidR="000F03A7" w:rsidRPr="0092350C" w:rsidRDefault="000F03A7" w:rsidP="0092350C">
            <w:pPr>
              <w:autoSpaceDE w:val="0"/>
              <w:autoSpaceDN w:val="0"/>
              <w:adjustRightInd w:val="0"/>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(h)</w:t>
            </w:r>
            <w:r w:rsidRPr="0092350C">
              <w:rPr>
                <w:rFonts w:ascii="Times New Roman" w:eastAsia="Calibri" w:hAnsi="Times New Roman" w:cs="Times New Roman"/>
                <w:b/>
                <w:sz w:val="22"/>
                <w:szCs w:val="22"/>
              </w:rPr>
              <w:tab/>
              <w:t xml:space="preserve">Is P living in a nursing home?     </w:t>
            </w:r>
            <w:r w:rsidRPr="0092350C">
              <w:rPr>
                <w:rFonts w:ascii="Times New Roman" w:eastAsia="Calibri" w:hAnsi="Times New Roman" w:cs="Times New Roman"/>
                <w:b/>
                <w:sz w:val="22"/>
                <w:szCs w:val="22"/>
              </w:rPr>
              <w:tab/>
            </w:r>
            <w:r w:rsidRPr="0092350C">
              <w:rPr>
                <w:rFonts w:ascii="Times New Roman" w:eastAsia="Calibri" w:hAnsi="Times New Roman" w:cs="Times New Roman"/>
                <w:b/>
                <w:sz w:val="22"/>
                <w:szCs w:val="22"/>
              </w:rPr>
              <w:sym w:font="Wingdings" w:char="F06F"/>
            </w:r>
            <w:r w:rsidRPr="0092350C">
              <w:rPr>
                <w:rFonts w:ascii="Times New Roman" w:eastAsia="Calibri" w:hAnsi="Times New Roman" w:cs="Times New Roman"/>
                <w:b/>
                <w:sz w:val="22"/>
                <w:szCs w:val="22"/>
              </w:rPr>
              <w:t xml:space="preserve">   Yes</w:t>
            </w:r>
            <w:r w:rsidRPr="0092350C">
              <w:rPr>
                <w:rFonts w:ascii="Times New Roman" w:eastAsia="Calibri" w:hAnsi="Times New Roman" w:cs="Times New Roman"/>
                <w:b/>
                <w:sz w:val="22"/>
                <w:szCs w:val="22"/>
              </w:rPr>
              <w:tab/>
            </w:r>
            <w:r w:rsidRPr="0092350C">
              <w:rPr>
                <w:rFonts w:ascii="Times New Roman" w:eastAsia="Calibri" w:hAnsi="Times New Roman" w:cs="Times New Roman"/>
                <w:b/>
                <w:sz w:val="22"/>
                <w:szCs w:val="22"/>
              </w:rPr>
              <w:tab/>
            </w:r>
            <w:r w:rsidRPr="0092350C">
              <w:rPr>
                <w:rFonts w:ascii="Times New Roman" w:eastAsia="Calibri" w:hAnsi="Times New Roman" w:cs="Times New Roman"/>
                <w:b/>
                <w:sz w:val="22"/>
                <w:szCs w:val="22"/>
              </w:rPr>
              <w:sym w:font="Wingdings" w:char="F06F"/>
            </w:r>
            <w:r w:rsidRPr="0092350C">
              <w:rPr>
                <w:rFonts w:ascii="Times New Roman" w:eastAsia="Calibri" w:hAnsi="Times New Roman" w:cs="Times New Roman"/>
                <w:b/>
                <w:sz w:val="22"/>
                <w:szCs w:val="22"/>
              </w:rPr>
              <w:t xml:space="preserve">   No</w:t>
            </w:r>
          </w:p>
          <w:p w14:paraId="3FC49B01" w14:textId="77777777" w:rsidR="000F03A7" w:rsidRPr="0092350C" w:rsidRDefault="000F03A7" w:rsidP="0092350C">
            <w:pPr>
              <w:autoSpaceDE w:val="0"/>
              <w:autoSpaceDN w:val="0"/>
              <w:adjustRightInd w:val="0"/>
              <w:spacing w:before="0" w:after="0"/>
              <w:jc w:val="both"/>
              <w:rPr>
                <w:rFonts w:ascii="Times New Roman" w:eastAsia="Calibri" w:hAnsi="Times New Roman" w:cs="Times New Roman"/>
                <w:b/>
                <w:sz w:val="22"/>
                <w:szCs w:val="22"/>
              </w:rPr>
            </w:pPr>
          </w:p>
          <w:p w14:paraId="747B5B27" w14:textId="77777777" w:rsidR="000F03A7" w:rsidRPr="0092350C" w:rsidRDefault="000F03A7" w:rsidP="0092350C">
            <w:pPr>
              <w:autoSpaceDE w:val="0"/>
              <w:autoSpaceDN w:val="0"/>
              <w:adjustRightInd w:val="0"/>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 xml:space="preserve">          If “Yes”, please state which nursing home: </w:t>
            </w:r>
          </w:p>
          <w:p w14:paraId="3B64CAF9" w14:textId="77777777" w:rsidR="000F03A7" w:rsidRPr="0092350C" w:rsidRDefault="000F03A7" w:rsidP="0092350C">
            <w:pPr>
              <w:autoSpaceDE w:val="0"/>
              <w:autoSpaceDN w:val="0"/>
              <w:adjustRightInd w:val="0"/>
              <w:spacing w:before="0" w:after="0"/>
              <w:jc w:val="both"/>
              <w:rPr>
                <w:rFonts w:ascii="Times New Roman" w:eastAsia="Calibri" w:hAnsi="Times New Roman" w:cs="Times New Roman"/>
                <w:b/>
                <w:sz w:val="22"/>
                <w:szCs w:val="22"/>
              </w:rPr>
            </w:pPr>
          </w:p>
          <w:p w14:paraId="24CB8A33" w14:textId="77777777" w:rsidR="000F03A7" w:rsidRPr="0092350C" w:rsidRDefault="000F03A7" w:rsidP="0092350C">
            <w:pPr>
              <w:autoSpaceDE w:val="0"/>
              <w:autoSpaceDN w:val="0"/>
              <w:adjustRightInd w:val="0"/>
              <w:spacing w:before="0" w:after="0"/>
              <w:jc w:val="both"/>
              <w:rPr>
                <w:rFonts w:ascii="Times New Roman" w:eastAsia="Calibri" w:hAnsi="Times New Roman" w:cs="Times New Roman"/>
                <w:i/>
                <w:sz w:val="22"/>
                <w:szCs w:val="22"/>
              </w:rPr>
            </w:pPr>
          </w:p>
        </w:tc>
      </w:tr>
      <w:tr w:rsidR="000F03A7" w:rsidRPr="0092350C" w14:paraId="25DCDE6A" w14:textId="77777777" w:rsidTr="0092350C">
        <w:trPr>
          <w:divId w:val="2116439976"/>
          <w:tblCellSpacing w:w="142" w:type="dxa"/>
        </w:trPr>
        <w:tc>
          <w:tcPr>
            <w:tcW w:w="4643" w:type="pct"/>
            <w:shd w:val="clear" w:color="auto" w:fill="auto"/>
          </w:tcPr>
          <w:p w14:paraId="193A3B9C" w14:textId="77777777" w:rsidR="000F03A7" w:rsidRPr="0092350C" w:rsidRDefault="000F03A7" w:rsidP="0092350C">
            <w:pPr>
              <w:autoSpaceDE w:val="0"/>
              <w:autoSpaceDN w:val="0"/>
              <w:adjustRightInd w:val="0"/>
              <w:spacing w:before="0" w:after="0"/>
              <w:ind w:left="720" w:hanging="72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lastRenderedPageBreak/>
              <w:t>(</w:t>
            </w:r>
            <w:proofErr w:type="spellStart"/>
            <w:r w:rsidRPr="0092350C">
              <w:rPr>
                <w:rFonts w:ascii="Times New Roman" w:eastAsia="Calibri" w:hAnsi="Times New Roman" w:cs="Times New Roman"/>
                <w:b/>
                <w:sz w:val="22"/>
                <w:szCs w:val="22"/>
              </w:rPr>
              <w:t>i</w:t>
            </w:r>
            <w:proofErr w:type="spellEnd"/>
            <w:r w:rsidRPr="0092350C">
              <w:rPr>
                <w:rFonts w:ascii="Times New Roman" w:eastAsia="Calibri" w:hAnsi="Times New Roman" w:cs="Times New Roman"/>
                <w:b/>
                <w:sz w:val="22"/>
                <w:szCs w:val="22"/>
              </w:rPr>
              <w:t>)</w:t>
            </w:r>
            <w:r w:rsidRPr="0092350C">
              <w:rPr>
                <w:rFonts w:ascii="Times New Roman" w:eastAsia="Calibri" w:hAnsi="Times New Roman" w:cs="Times New Roman"/>
                <w:b/>
                <w:sz w:val="22"/>
                <w:szCs w:val="22"/>
              </w:rPr>
              <w:tab/>
              <w:t>Do you confirm that, to the best of your knowledge and belief, P’s incapacity is as set out in the doctor’s affidavit(s) and medical report(s) filed in support of your application?</w:t>
            </w:r>
          </w:p>
          <w:p w14:paraId="6A0D9368" w14:textId="77777777" w:rsidR="000F03A7" w:rsidRPr="0092350C" w:rsidRDefault="000F03A7" w:rsidP="0092350C">
            <w:pPr>
              <w:autoSpaceDE w:val="0"/>
              <w:autoSpaceDN w:val="0"/>
              <w:adjustRightInd w:val="0"/>
              <w:spacing w:before="0" w:after="0"/>
              <w:jc w:val="both"/>
              <w:rPr>
                <w:rFonts w:ascii="Times New Roman" w:eastAsia="Calibri" w:hAnsi="Times New Roman" w:cs="Times New Roman"/>
                <w:sz w:val="22"/>
                <w:szCs w:val="22"/>
              </w:rPr>
            </w:pPr>
            <w:r w:rsidRPr="0092350C">
              <w:rPr>
                <w:rFonts w:ascii="Times New Roman" w:eastAsia="Calibri" w:hAnsi="Times New Roman" w:cs="Times New Roman"/>
                <w:b/>
                <w:sz w:val="22"/>
                <w:szCs w:val="22"/>
              </w:rPr>
              <w:tab/>
            </w:r>
            <w:r w:rsidRPr="0092350C">
              <w:rPr>
                <w:rFonts w:ascii="Times New Roman" w:eastAsia="Calibri" w:hAnsi="Times New Roman" w:cs="Times New Roman"/>
                <w:b/>
                <w:sz w:val="22"/>
                <w:szCs w:val="22"/>
              </w:rPr>
              <w:sym w:font="Wingdings" w:char="F06F"/>
            </w:r>
            <w:r w:rsidRPr="0092350C">
              <w:rPr>
                <w:rFonts w:ascii="Times New Roman" w:eastAsia="Calibri" w:hAnsi="Times New Roman" w:cs="Times New Roman"/>
                <w:b/>
                <w:sz w:val="22"/>
                <w:szCs w:val="22"/>
              </w:rPr>
              <w:t xml:space="preserve">   Yes</w:t>
            </w:r>
            <w:r w:rsidRPr="0092350C">
              <w:rPr>
                <w:rFonts w:ascii="Times New Roman" w:eastAsia="Calibri" w:hAnsi="Times New Roman" w:cs="Times New Roman"/>
                <w:b/>
                <w:sz w:val="22"/>
                <w:szCs w:val="22"/>
              </w:rPr>
              <w:tab/>
            </w:r>
            <w:r w:rsidRPr="0092350C">
              <w:rPr>
                <w:rFonts w:ascii="Times New Roman" w:eastAsia="Calibri" w:hAnsi="Times New Roman" w:cs="Times New Roman"/>
                <w:b/>
                <w:sz w:val="22"/>
                <w:szCs w:val="22"/>
              </w:rPr>
              <w:tab/>
            </w:r>
            <w:r w:rsidRPr="0092350C">
              <w:rPr>
                <w:rFonts w:ascii="Times New Roman" w:eastAsia="Calibri" w:hAnsi="Times New Roman" w:cs="Times New Roman"/>
                <w:b/>
                <w:sz w:val="22"/>
                <w:szCs w:val="22"/>
              </w:rPr>
              <w:sym w:font="Wingdings" w:char="F06F"/>
            </w:r>
            <w:r w:rsidRPr="0092350C">
              <w:rPr>
                <w:rFonts w:ascii="Times New Roman" w:eastAsia="Calibri" w:hAnsi="Times New Roman" w:cs="Times New Roman"/>
                <w:b/>
                <w:sz w:val="22"/>
                <w:szCs w:val="22"/>
              </w:rPr>
              <w:t xml:space="preserve">   No</w:t>
            </w:r>
          </w:p>
        </w:tc>
      </w:tr>
      <w:tr w:rsidR="000F03A7" w:rsidRPr="0092350C" w14:paraId="0BA6DFFE" w14:textId="77777777" w:rsidTr="0092350C">
        <w:trPr>
          <w:divId w:val="2116439976"/>
          <w:tblCellSpacing w:w="142" w:type="dxa"/>
        </w:trPr>
        <w:tc>
          <w:tcPr>
            <w:tcW w:w="4643" w:type="pct"/>
            <w:shd w:val="clear" w:color="auto" w:fill="auto"/>
          </w:tcPr>
          <w:p w14:paraId="254D55FC" w14:textId="77777777" w:rsidR="000F03A7" w:rsidRPr="0092350C" w:rsidRDefault="000F03A7" w:rsidP="0092350C">
            <w:pPr>
              <w:autoSpaceDE w:val="0"/>
              <w:autoSpaceDN w:val="0"/>
              <w:adjustRightInd w:val="0"/>
              <w:spacing w:before="0" w:after="0"/>
              <w:ind w:left="720" w:hanging="72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(j)</w:t>
            </w:r>
            <w:r w:rsidRPr="0092350C">
              <w:rPr>
                <w:rFonts w:ascii="Times New Roman" w:eastAsia="Calibri" w:hAnsi="Times New Roman" w:cs="Times New Roman"/>
                <w:b/>
                <w:sz w:val="22"/>
                <w:szCs w:val="22"/>
              </w:rPr>
              <w:tab/>
              <w:t>Details in respect of P’s medical / nursing home bills and recurrent expenses:</w:t>
            </w:r>
          </w:p>
          <w:p w14:paraId="22E87758" w14:textId="77777777" w:rsidR="000F03A7" w:rsidRPr="0092350C" w:rsidRDefault="000F03A7" w:rsidP="0092350C">
            <w:pPr>
              <w:autoSpaceDE w:val="0"/>
              <w:autoSpaceDN w:val="0"/>
              <w:adjustRightInd w:val="0"/>
              <w:spacing w:before="0" w:after="0"/>
              <w:jc w:val="both"/>
              <w:rPr>
                <w:rFonts w:ascii="Times New Roman" w:eastAsia="Calibri" w:hAnsi="Times New Roman" w:cs="Times New Roman"/>
                <w:b/>
                <w:sz w:val="22"/>
                <w:szCs w:val="22"/>
              </w:rPr>
            </w:pPr>
          </w:p>
          <w:p w14:paraId="4B3739CB" w14:textId="77777777" w:rsidR="000F03A7" w:rsidRPr="0092350C" w:rsidRDefault="000F03A7" w:rsidP="0092350C">
            <w:pPr>
              <w:autoSpaceDE w:val="0"/>
              <w:autoSpaceDN w:val="0"/>
              <w:adjustRightInd w:val="0"/>
              <w:spacing w:before="0" w:after="0"/>
              <w:jc w:val="both"/>
              <w:rPr>
                <w:rFonts w:ascii="Times New Roman" w:eastAsia="Calibri" w:hAnsi="Times New Roman" w:cs="Times New Roman"/>
                <w:b/>
                <w:sz w:val="22"/>
                <w:szCs w:val="22"/>
              </w:rPr>
            </w:pPr>
          </w:p>
          <w:p w14:paraId="20B0FDE2" w14:textId="77777777" w:rsidR="000F03A7" w:rsidRPr="0092350C" w:rsidRDefault="000F03A7" w:rsidP="0092350C">
            <w:pPr>
              <w:autoSpaceDE w:val="0"/>
              <w:autoSpaceDN w:val="0"/>
              <w:adjustRightInd w:val="0"/>
              <w:spacing w:before="0" w:after="0"/>
              <w:jc w:val="both"/>
              <w:rPr>
                <w:rFonts w:ascii="Times New Roman" w:eastAsia="Calibri" w:hAnsi="Times New Roman" w:cs="Times New Roman"/>
                <w:b/>
                <w:sz w:val="22"/>
                <w:szCs w:val="22"/>
              </w:rPr>
            </w:pPr>
          </w:p>
          <w:p w14:paraId="41089879" w14:textId="77777777" w:rsidR="000F03A7" w:rsidRPr="0092350C" w:rsidRDefault="000F03A7" w:rsidP="0092350C">
            <w:pPr>
              <w:autoSpaceDE w:val="0"/>
              <w:autoSpaceDN w:val="0"/>
              <w:adjustRightInd w:val="0"/>
              <w:spacing w:before="0" w:after="0"/>
              <w:jc w:val="both"/>
              <w:rPr>
                <w:rFonts w:ascii="Times New Roman" w:eastAsia="Calibri" w:hAnsi="Times New Roman" w:cs="Times New Roman"/>
                <w:b/>
                <w:sz w:val="22"/>
                <w:szCs w:val="22"/>
              </w:rPr>
            </w:pPr>
          </w:p>
          <w:p w14:paraId="01CE3DD7" w14:textId="77777777" w:rsidR="000F03A7" w:rsidRPr="0092350C" w:rsidRDefault="000F03A7" w:rsidP="0092350C">
            <w:pPr>
              <w:autoSpaceDE w:val="0"/>
              <w:autoSpaceDN w:val="0"/>
              <w:adjustRightInd w:val="0"/>
              <w:spacing w:before="0" w:after="0"/>
              <w:jc w:val="both"/>
              <w:rPr>
                <w:rFonts w:ascii="Times New Roman" w:eastAsia="Calibri" w:hAnsi="Times New Roman" w:cs="Times New Roman"/>
                <w:b/>
                <w:sz w:val="22"/>
                <w:szCs w:val="22"/>
              </w:rPr>
            </w:pPr>
          </w:p>
          <w:p w14:paraId="60271973" w14:textId="77777777" w:rsidR="000F03A7" w:rsidRPr="0092350C" w:rsidRDefault="000F03A7" w:rsidP="0092350C">
            <w:pPr>
              <w:autoSpaceDE w:val="0"/>
              <w:autoSpaceDN w:val="0"/>
              <w:adjustRightInd w:val="0"/>
              <w:spacing w:before="0" w:after="0"/>
              <w:jc w:val="both"/>
              <w:rPr>
                <w:rFonts w:ascii="Times New Roman" w:eastAsia="Calibri" w:hAnsi="Times New Roman" w:cs="Times New Roman"/>
                <w:b/>
                <w:sz w:val="22"/>
                <w:szCs w:val="22"/>
              </w:rPr>
            </w:pPr>
          </w:p>
          <w:p w14:paraId="57084165" w14:textId="77777777" w:rsidR="000F03A7" w:rsidRPr="0092350C" w:rsidRDefault="000F03A7" w:rsidP="0092350C">
            <w:pPr>
              <w:autoSpaceDE w:val="0"/>
              <w:autoSpaceDN w:val="0"/>
              <w:adjustRightInd w:val="0"/>
              <w:spacing w:before="0" w:after="0"/>
              <w:jc w:val="both"/>
              <w:rPr>
                <w:rFonts w:ascii="Times New Roman" w:eastAsia="Calibri" w:hAnsi="Times New Roman" w:cs="Times New Roman"/>
                <w:b/>
                <w:sz w:val="22"/>
                <w:szCs w:val="22"/>
              </w:rPr>
            </w:pPr>
          </w:p>
          <w:p w14:paraId="72C1B0C1" w14:textId="77777777" w:rsidR="000F03A7" w:rsidRPr="0092350C" w:rsidRDefault="000F03A7" w:rsidP="0092350C">
            <w:pPr>
              <w:autoSpaceDE w:val="0"/>
              <w:autoSpaceDN w:val="0"/>
              <w:adjustRightInd w:val="0"/>
              <w:spacing w:before="0" w:after="0"/>
              <w:jc w:val="both"/>
              <w:rPr>
                <w:rFonts w:ascii="Times New Roman" w:eastAsia="Calibri" w:hAnsi="Times New Roman" w:cs="Times New Roman"/>
                <w:b/>
                <w:sz w:val="22"/>
                <w:szCs w:val="22"/>
              </w:rPr>
            </w:pPr>
          </w:p>
        </w:tc>
      </w:tr>
      <w:tr w:rsidR="000F03A7" w:rsidRPr="0092350C" w14:paraId="559BFCE8" w14:textId="77777777" w:rsidTr="0092350C">
        <w:trPr>
          <w:divId w:val="2116439976"/>
          <w:tblCellSpacing w:w="142" w:type="dxa"/>
        </w:trPr>
        <w:tc>
          <w:tcPr>
            <w:tcW w:w="4643" w:type="pct"/>
            <w:shd w:val="clear" w:color="auto" w:fill="auto"/>
          </w:tcPr>
          <w:p w14:paraId="1BEBBAC3" w14:textId="77777777" w:rsidR="000F03A7" w:rsidRPr="0092350C" w:rsidRDefault="000F03A7" w:rsidP="0092350C">
            <w:pPr>
              <w:autoSpaceDE w:val="0"/>
              <w:autoSpaceDN w:val="0"/>
              <w:adjustRightInd w:val="0"/>
              <w:spacing w:before="0" w:after="0"/>
              <w:ind w:left="720" w:hanging="72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(k)</w:t>
            </w:r>
            <w:r w:rsidRPr="0092350C">
              <w:rPr>
                <w:rFonts w:ascii="Times New Roman" w:eastAsia="Calibri" w:hAnsi="Times New Roman" w:cs="Times New Roman"/>
                <w:b/>
                <w:sz w:val="22"/>
                <w:szCs w:val="22"/>
              </w:rPr>
              <w:tab/>
              <w:t>P’s monthly income and sources of such income (to the best of your knowledge):</w:t>
            </w:r>
          </w:p>
          <w:p w14:paraId="3D689A1D" w14:textId="77777777" w:rsidR="000F03A7" w:rsidRPr="0092350C" w:rsidRDefault="000F03A7" w:rsidP="0092350C">
            <w:pPr>
              <w:autoSpaceDE w:val="0"/>
              <w:autoSpaceDN w:val="0"/>
              <w:adjustRightInd w:val="0"/>
              <w:spacing w:before="0" w:after="0"/>
              <w:jc w:val="both"/>
              <w:rPr>
                <w:rFonts w:ascii="Times New Roman" w:eastAsia="Calibri" w:hAnsi="Times New Roman" w:cs="Times New Roman"/>
                <w:b/>
                <w:sz w:val="22"/>
                <w:szCs w:val="22"/>
              </w:rPr>
            </w:pPr>
          </w:p>
          <w:p w14:paraId="70ED2B1D" w14:textId="77777777" w:rsidR="000F03A7" w:rsidRPr="0092350C" w:rsidRDefault="000F03A7" w:rsidP="0092350C">
            <w:pPr>
              <w:autoSpaceDE w:val="0"/>
              <w:autoSpaceDN w:val="0"/>
              <w:adjustRightInd w:val="0"/>
              <w:spacing w:before="0" w:after="0"/>
              <w:jc w:val="both"/>
              <w:rPr>
                <w:rFonts w:ascii="Times New Roman" w:eastAsia="Calibri" w:hAnsi="Times New Roman" w:cs="Times New Roman"/>
                <w:b/>
                <w:sz w:val="22"/>
                <w:szCs w:val="22"/>
              </w:rPr>
            </w:pPr>
          </w:p>
        </w:tc>
      </w:tr>
    </w:tbl>
    <w:p w14:paraId="5C423668" w14:textId="77777777" w:rsidR="000F03A7" w:rsidRPr="000F03A7" w:rsidRDefault="000F03A7" w:rsidP="000F03A7">
      <w:pPr>
        <w:spacing w:before="0" w:after="0"/>
        <w:divId w:val="2116439976"/>
        <w:rPr>
          <w:rFonts w:ascii="Times New Roman" w:hAnsi="Times New Roman" w:cs="Times New Roman"/>
          <w:sz w:val="22"/>
          <w:szCs w:val="22"/>
        </w:rPr>
      </w:pPr>
      <w:r w:rsidRPr="000F03A7">
        <w:rPr>
          <w:rFonts w:ascii="Times New Roman" w:hAnsi="Times New Roman" w:cs="Times New Roman"/>
          <w:sz w:val="22"/>
          <w:szCs w:val="22"/>
        </w:rPr>
        <w:br w:type="page"/>
      </w:r>
    </w:p>
    <w:tbl>
      <w:tblPr>
        <w:tblW w:w="4407" w:type="pct"/>
        <w:tblCellSpacing w:w="142" w:type="dxa"/>
        <w:tblInd w:w="818" w:type="dxa"/>
        <w:tblBorders>
          <w:insideH w:val="single" w:sz="4" w:space="0" w:color="auto"/>
          <w:insideV w:val="single" w:sz="4" w:space="0" w:color="auto"/>
        </w:tblBorders>
        <w:tblCellMar>
          <w:top w:w="142" w:type="dxa"/>
          <w:bottom w:w="142" w:type="dxa"/>
        </w:tblCellMar>
        <w:tblLook w:val="04A0" w:firstRow="1" w:lastRow="0" w:firstColumn="1" w:lastColumn="0" w:noHBand="0" w:noVBand="1"/>
      </w:tblPr>
      <w:tblGrid>
        <w:gridCol w:w="7956"/>
      </w:tblGrid>
      <w:tr w:rsidR="000F03A7" w:rsidRPr="0092350C" w14:paraId="1350F49C" w14:textId="77777777" w:rsidTr="0092350C">
        <w:trPr>
          <w:divId w:val="2116439976"/>
          <w:tblCellSpacing w:w="142" w:type="dxa"/>
        </w:trPr>
        <w:tc>
          <w:tcPr>
            <w:tcW w:w="4643" w:type="pct"/>
            <w:shd w:val="clear" w:color="auto" w:fill="auto"/>
          </w:tcPr>
          <w:p w14:paraId="732E23B9" w14:textId="77777777" w:rsidR="000F03A7" w:rsidRPr="0092350C" w:rsidRDefault="000F03A7" w:rsidP="0092350C">
            <w:pPr>
              <w:autoSpaceDE w:val="0"/>
              <w:autoSpaceDN w:val="0"/>
              <w:adjustRightInd w:val="0"/>
              <w:spacing w:before="0" w:after="0"/>
              <w:ind w:left="720" w:hanging="72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lastRenderedPageBreak/>
              <w:t>(l)</w:t>
            </w:r>
            <w:r w:rsidRPr="0092350C">
              <w:rPr>
                <w:rFonts w:ascii="Times New Roman" w:eastAsia="Calibri" w:hAnsi="Times New Roman" w:cs="Times New Roman"/>
                <w:b/>
                <w:sz w:val="22"/>
                <w:szCs w:val="22"/>
              </w:rPr>
              <w:tab/>
              <w:t>P’s assets and up to date value (to the best of your knowledge) of these assets:</w:t>
            </w:r>
          </w:p>
          <w:p w14:paraId="4C1D5848" w14:textId="77777777" w:rsidR="000F03A7" w:rsidRPr="0092350C" w:rsidRDefault="000F03A7" w:rsidP="0092350C">
            <w:pPr>
              <w:autoSpaceDE w:val="0"/>
              <w:autoSpaceDN w:val="0"/>
              <w:adjustRightInd w:val="0"/>
              <w:spacing w:before="0" w:after="0"/>
              <w:jc w:val="both"/>
              <w:rPr>
                <w:rFonts w:ascii="Times New Roman" w:eastAsia="Calibri" w:hAnsi="Times New Roman" w:cs="Times New Roman"/>
                <w:b/>
                <w:sz w:val="22"/>
                <w:szCs w:val="22"/>
              </w:rPr>
            </w:pPr>
          </w:p>
          <w:tbl>
            <w:tblPr>
              <w:tblW w:w="0" w:type="auto"/>
              <w:tblInd w:w="31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62"/>
              <w:gridCol w:w="3389"/>
            </w:tblGrid>
            <w:tr w:rsidR="000F03A7" w:rsidRPr="0092350C" w14:paraId="6334BECE" w14:textId="77777777" w:rsidTr="0092350C">
              <w:tc>
                <w:tcPr>
                  <w:tcW w:w="3642" w:type="dxa"/>
                  <w:shd w:val="clear" w:color="auto" w:fill="auto"/>
                  <w:tcMar>
                    <w:top w:w="57" w:type="dxa"/>
                    <w:bottom w:w="57" w:type="dxa"/>
                  </w:tcMar>
                </w:tcPr>
                <w:p w14:paraId="1CD0A789" w14:textId="77777777" w:rsidR="000F03A7" w:rsidRPr="0092350C" w:rsidRDefault="000F03A7" w:rsidP="0092350C">
                  <w:pPr>
                    <w:autoSpaceDE w:val="0"/>
                    <w:autoSpaceDN w:val="0"/>
                    <w:adjustRightInd w:val="0"/>
                    <w:spacing w:before="0" w:after="0"/>
                    <w:jc w:val="center"/>
                    <w:rPr>
                      <w:rFonts w:ascii="Times New Roman" w:eastAsia="Calibri" w:hAnsi="Times New Roman" w:cs="Times New Roman"/>
                      <w:b/>
                      <w:sz w:val="22"/>
                      <w:szCs w:val="22"/>
                    </w:rPr>
                  </w:pPr>
                  <w:r w:rsidRPr="0092350C">
                    <w:rPr>
                      <w:rFonts w:ascii="Times New Roman" w:eastAsia="Calibri" w:hAnsi="Times New Roman" w:cs="Times New Roman"/>
                      <w:b/>
                      <w:sz w:val="22"/>
                      <w:szCs w:val="22"/>
                    </w:rPr>
                    <w:t>Assets</w:t>
                  </w:r>
                </w:p>
                <w:p w14:paraId="0BB80365" w14:textId="77777777" w:rsidR="000F03A7" w:rsidRPr="0092350C" w:rsidRDefault="000F03A7" w:rsidP="0092350C">
                  <w:pPr>
                    <w:autoSpaceDE w:val="0"/>
                    <w:autoSpaceDN w:val="0"/>
                    <w:adjustRightInd w:val="0"/>
                    <w:spacing w:before="0" w:after="0"/>
                    <w:jc w:val="center"/>
                    <w:rPr>
                      <w:rFonts w:ascii="Times New Roman" w:eastAsia="Calibri" w:hAnsi="Times New Roman" w:cs="Times New Roman"/>
                      <w:i/>
                      <w:sz w:val="22"/>
                      <w:szCs w:val="22"/>
                    </w:rPr>
                  </w:pPr>
                  <w:r w:rsidRPr="0092350C">
                    <w:rPr>
                      <w:rFonts w:ascii="Times New Roman" w:eastAsia="Calibri" w:hAnsi="Times New Roman" w:cs="Times New Roman"/>
                      <w:i/>
                      <w:sz w:val="22"/>
                      <w:szCs w:val="22"/>
                    </w:rPr>
                    <w:t>(e.g. bank accounts, CPF accounts, insurance policies, stocks and shares, property etc.)</w:t>
                  </w:r>
                </w:p>
              </w:tc>
              <w:tc>
                <w:tcPr>
                  <w:tcW w:w="3588" w:type="dxa"/>
                  <w:shd w:val="clear" w:color="auto" w:fill="auto"/>
                  <w:tcMar>
                    <w:top w:w="57" w:type="dxa"/>
                    <w:bottom w:w="57" w:type="dxa"/>
                  </w:tcMar>
                </w:tcPr>
                <w:p w14:paraId="2D66FE41" w14:textId="77777777" w:rsidR="000F03A7" w:rsidRPr="0092350C" w:rsidRDefault="000F03A7" w:rsidP="0092350C">
                  <w:pPr>
                    <w:autoSpaceDE w:val="0"/>
                    <w:autoSpaceDN w:val="0"/>
                    <w:adjustRightInd w:val="0"/>
                    <w:spacing w:before="0" w:after="0"/>
                    <w:jc w:val="center"/>
                    <w:rPr>
                      <w:rFonts w:ascii="Times New Roman" w:eastAsia="Calibri" w:hAnsi="Times New Roman" w:cs="Times New Roman"/>
                      <w:b/>
                      <w:sz w:val="22"/>
                      <w:szCs w:val="22"/>
                    </w:rPr>
                  </w:pPr>
                  <w:r w:rsidRPr="0092350C">
                    <w:rPr>
                      <w:rFonts w:ascii="Times New Roman" w:eastAsia="Calibri" w:hAnsi="Times New Roman" w:cs="Times New Roman"/>
                      <w:b/>
                      <w:sz w:val="22"/>
                      <w:szCs w:val="22"/>
                    </w:rPr>
                    <w:t>Value</w:t>
                  </w:r>
                </w:p>
              </w:tc>
            </w:tr>
            <w:tr w:rsidR="000F03A7" w:rsidRPr="0092350C" w14:paraId="509A97F1" w14:textId="77777777" w:rsidTr="0092350C">
              <w:tc>
                <w:tcPr>
                  <w:tcW w:w="3642" w:type="dxa"/>
                  <w:shd w:val="clear" w:color="auto" w:fill="auto"/>
                  <w:tcMar>
                    <w:top w:w="57" w:type="dxa"/>
                    <w:bottom w:w="57" w:type="dxa"/>
                  </w:tcMar>
                </w:tcPr>
                <w:p w14:paraId="7988D1B4" w14:textId="77777777" w:rsidR="000F03A7" w:rsidRPr="0092350C" w:rsidRDefault="000F03A7" w:rsidP="0092350C">
                  <w:pPr>
                    <w:autoSpaceDE w:val="0"/>
                    <w:autoSpaceDN w:val="0"/>
                    <w:adjustRightInd w:val="0"/>
                    <w:spacing w:before="0" w:after="0"/>
                    <w:jc w:val="center"/>
                    <w:rPr>
                      <w:rFonts w:ascii="Times New Roman" w:eastAsia="Calibri" w:hAnsi="Times New Roman" w:cs="Times New Roman"/>
                      <w:sz w:val="22"/>
                      <w:szCs w:val="22"/>
                    </w:rPr>
                  </w:pPr>
                </w:p>
                <w:p w14:paraId="10E1E3AD" w14:textId="77777777" w:rsidR="000F03A7" w:rsidRPr="0092350C" w:rsidRDefault="000F03A7" w:rsidP="0092350C">
                  <w:pPr>
                    <w:autoSpaceDE w:val="0"/>
                    <w:autoSpaceDN w:val="0"/>
                    <w:adjustRightInd w:val="0"/>
                    <w:spacing w:before="0" w:after="0"/>
                    <w:jc w:val="center"/>
                    <w:rPr>
                      <w:rFonts w:ascii="Times New Roman" w:eastAsia="Calibri" w:hAnsi="Times New Roman" w:cs="Times New Roman"/>
                      <w:sz w:val="22"/>
                      <w:szCs w:val="22"/>
                    </w:rPr>
                  </w:pPr>
                </w:p>
                <w:p w14:paraId="44E80BEF" w14:textId="77777777" w:rsidR="000F03A7" w:rsidRPr="0092350C" w:rsidRDefault="000F03A7" w:rsidP="0092350C">
                  <w:pPr>
                    <w:autoSpaceDE w:val="0"/>
                    <w:autoSpaceDN w:val="0"/>
                    <w:adjustRightInd w:val="0"/>
                    <w:spacing w:before="0" w:after="0"/>
                    <w:jc w:val="center"/>
                    <w:rPr>
                      <w:rFonts w:ascii="Times New Roman" w:eastAsia="Calibri" w:hAnsi="Times New Roman" w:cs="Times New Roman"/>
                      <w:sz w:val="22"/>
                      <w:szCs w:val="22"/>
                    </w:rPr>
                  </w:pPr>
                </w:p>
                <w:p w14:paraId="151EB07C" w14:textId="77777777" w:rsidR="000F03A7" w:rsidRPr="0092350C" w:rsidRDefault="000F03A7" w:rsidP="0092350C">
                  <w:pPr>
                    <w:autoSpaceDE w:val="0"/>
                    <w:autoSpaceDN w:val="0"/>
                    <w:adjustRightInd w:val="0"/>
                    <w:spacing w:before="0" w:after="0"/>
                    <w:jc w:val="center"/>
                    <w:rPr>
                      <w:rFonts w:ascii="Times New Roman" w:eastAsia="Calibri" w:hAnsi="Times New Roman" w:cs="Times New Roman"/>
                      <w:sz w:val="22"/>
                      <w:szCs w:val="22"/>
                    </w:rPr>
                  </w:pPr>
                </w:p>
                <w:p w14:paraId="556544A9" w14:textId="77777777" w:rsidR="000F03A7" w:rsidRPr="0092350C" w:rsidRDefault="000F03A7" w:rsidP="0092350C">
                  <w:pPr>
                    <w:autoSpaceDE w:val="0"/>
                    <w:autoSpaceDN w:val="0"/>
                    <w:adjustRightInd w:val="0"/>
                    <w:spacing w:before="0" w:after="0"/>
                    <w:jc w:val="center"/>
                    <w:rPr>
                      <w:rFonts w:ascii="Times New Roman" w:eastAsia="Calibri" w:hAnsi="Times New Roman" w:cs="Times New Roman"/>
                      <w:sz w:val="22"/>
                      <w:szCs w:val="22"/>
                    </w:rPr>
                  </w:pPr>
                </w:p>
                <w:p w14:paraId="2907E967" w14:textId="77777777" w:rsidR="000F03A7" w:rsidRPr="0092350C" w:rsidRDefault="000F03A7" w:rsidP="0092350C">
                  <w:pPr>
                    <w:autoSpaceDE w:val="0"/>
                    <w:autoSpaceDN w:val="0"/>
                    <w:adjustRightInd w:val="0"/>
                    <w:spacing w:before="0" w:after="0"/>
                    <w:jc w:val="center"/>
                    <w:rPr>
                      <w:rFonts w:ascii="Times New Roman" w:eastAsia="Calibri" w:hAnsi="Times New Roman" w:cs="Times New Roman"/>
                      <w:sz w:val="22"/>
                      <w:szCs w:val="22"/>
                    </w:rPr>
                  </w:pPr>
                </w:p>
                <w:p w14:paraId="2F91DE60" w14:textId="77777777" w:rsidR="000F03A7" w:rsidRPr="0092350C" w:rsidRDefault="000F03A7" w:rsidP="0092350C">
                  <w:pPr>
                    <w:autoSpaceDE w:val="0"/>
                    <w:autoSpaceDN w:val="0"/>
                    <w:adjustRightInd w:val="0"/>
                    <w:spacing w:before="0" w:after="0"/>
                    <w:jc w:val="center"/>
                    <w:rPr>
                      <w:rFonts w:ascii="Times New Roman" w:eastAsia="Calibri" w:hAnsi="Times New Roman" w:cs="Times New Roman"/>
                      <w:sz w:val="22"/>
                      <w:szCs w:val="22"/>
                    </w:rPr>
                  </w:pPr>
                </w:p>
                <w:p w14:paraId="0A0CC712" w14:textId="77777777" w:rsidR="000F03A7" w:rsidRPr="0092350C" w:rsidRDefault="000F03A7" w:rsidP="0092350C">
                  <w:pPr>
                    <w:autoSpaceDE w:val="0"/>
                    <w:autoSpaceDN w:val="0"/>
                    <w:adjustRightInd w:val="0"/>
                    <w:spacing w:before="0" w:after="0"/>
                    <w:jc w:val="center"/>
                    <w:rPr>
                      <w:rFonts w:ascii="Times New Roman" w:eastAsia="Calibri" w:hAnsi="Times New Roman" w:cs="Times New Roman"/>
                      <w:sz w:val="22"/>
                      <w:szCs w:val="22"/>
                    </w:rPr>
                  </w:pPr>
                </w:p>
                <w:p w14:paraId="273DA7E0" w14:textId="77777777" w:rsidR="000F03A7" w:rsidRPr="0092350C" w:rsidRDefault="000F03A7" w:rsidP="0092350C">
                  <w:pPr>
                    <w:autoSpaceDE w:val="0"/>
                    <w:autoSpaceDN w:val="0"/>
                    <w:adjustRightInd w:val="0"/>
                    <w:spacing w:before="0" w:after="0"/>
                    <w:jc w:val="center"/>
                    <w:rPr>
                      <w:rFonts w:ascii="Times New Roman" w:eastAsia="Calibri" w:hAnsi="Times New Roman" w:cs="Times New Roman"/>
                      <w:sz w:val="22"/>
                      <w:szCs w:val="22"/>
                    </w:rPr>
                  </w:pPr>
                </w:p>
                <w:p w14:paraId="035E07E8" w14:textId="77777777" w:rsidR="000F03A7" w:rsidRPr="0092350C" w:rsidRDefault="000F03A7" w:rsidP="0092350C">
                  <w:pPr>
                    <w:autoSpaceDE w:val="0"/>
                    <w:autoSpaceDN w:val="0"/>
                    <w:adjustRightInd w:val="0"/>
                    <w:spacing w:before="0" w:after="0"/>
                    <w:jc w:val="center"/>
                    <w:rPr>
                      <w:rFonts w:ascii="Times New Roman" w:eastAsia="Calibri" w:hAnsi="Times New Roman" w:cs="Times New Roman"/>
                      <w:sz w:val="22"/>
                      <w:szCs w:val="22"/>
                    </w:rPr>
                  </w:pPr>
                </w:p>
              </w:tc>
              <w:tc>
                <w:tcPr>
                  <w:tcW w:w="3588" w:type="dxa"/>
                  <w:shd w:val="clear" w:color="auto" w:fill="auto"/>
                  <w:tcMar>
                    <w:top w:w="57" w:type="dxa"/>
                    <w:bottom w:w="57" w:type="dxa"/>
                  </w:tcMar>
                </w:tcPr>
                <w:p w14:paraId="4962065A" w14:textId="77777777" w:rsidR="000F03A7" w:rsidRPr="0092350C" w:rsidRDefault="000F03A7" w:rsidP="0092350C">
                  <w:pPr>
                    <w:autoSpaceDE w:val="0"/>
                    <w:autoSpaceDN w:val="0"/>
                    <w:adjustRightInd w:val="0"/>
                    <w:spacing w:before="0" w:after="0"/>
                    <w:jc w:val="center"/>
                    <w:rPr>
                      <w:rFonts w:ascii="Times New Roman" w:eastAsia="Calibri" w:hAnsi="Times New Roman" w:cs="Times New Roman"/>
                      <w:sz w:val="22"/>
                      <w:szCs w:val="22"/>
                    </w:rPr>
                  </w:pPr>
                </w:p>
              </w:tc>
            </w:tr>
            <w:tr w:rsidR="000F03A7" w:rsidRPr="0092350C" w14:paraId="1FDCFECB" w14:textId="77777777" w:rsidTr="0092350C">
              <w:tc>
                <w:tcPr>
                  <w:tcW w:w="3642" w:type="dxa"/>
                  <w:shd w:val="clear" w:color="auto" w:fill="auto"/>
                  <w:tcMar>
                    <w:top w:w="57" w:type="dxa"/>
                    <w:bottom w:w="57" w:type="dxa"/>
                  </w:tcMar>
                </w:tcPr>
                <w:p w14:paraId="55C3CBF2" w14:textId="77777777" w:rsidR="000F03A7" w:rsidRPr="0092350C" w:rsidRDefault="000F03A7" w:rsidP="0092350C">
                  <w:pPr>
                    <w:autoSpaceDE w:val="0"/>
                    <w:autoSpaceDN w:val="0"/>
                    <w:adjustRightInd w:val="0"/>
                    <w:spacing w:before="0" w:after="0"/>
                    <w:jc w:val="center"/>
                    <w:rPr>
                      <w:rFonts w:ascii="Times New Roman" w:eastAsia="Calibri" w:hAnsi="Times New Roman" w:cs="Times New Roman"/>
                      <w:b/>
                      <w:sz w:val="22"/>
                      <w:szCs w:val="22"/>
                    </w:rPr>
                  </w:pPr>
                  <w:r w:rsidRPr="0092350C">
                    <w:rPr>
                      <w:rFonts w:ascii="Times New Roman" w:eastAsia="Calibri" w:hAnsi="Times New Roman" w:cs="Times New Roman"/>
                      <w:b/>
                      <w:sz w:val="22"/>
                      <w:szCs w:val="22"/>
                    </w:rPr>
                    <w:t>TOTAL</w:t>
                  </w:r>
                </w:p>
              </w:tc>
              <w:tc>
                <w:tcPr>
                  <w:tcW w:w="3588" w:type="dxa"/>
                  <w:shd w:val="clear" w:color="auto" w:fill="auto"/>
                  <w:tcMar>
                    <w:top w:w="57" w:type="dxa"/>
                    <w:bottom w:w="57" w:type="dxa"/>
                  </w:tcMar>
                </w:tcPr>
                <w:p w14:paraId="5373E31F" w14:textId="77777777" w:rsidR="000F03A7" w:rsidRPr="0092350C" w:rsidRDefault="000F03A7" w:rsidP="0092350C">
                  <w:pPr>
                    <w:autoSpaceDE w:val="0"/>
                    <w:autoSpaceDN w:val="0"/>
                    <w:adjustRightInd w:val="0"/>
                    <w:spacing w:before="0" w:after="0"/>
                    <w:jc w:val="center"/>
                    <w:rPr>
                      <w:rFonts w:ascii="Times New Roman" w:eastAsia="Calibri" w:hAnsi="Times New Roman" w:cs="Times New Roman"/>
                      <w:sz w:val="22"/>
                      <w:szCs w:val="22"/>
                    </w:rPr>
                  </w:pPr>
                </w:p>
              </w:tc>
            </w:tr>
          </w:tbl>
          <w:p w14:paraId="7C27861D" w14:textId="77777777" w:rsidR="000F03A7" w:rsidRPr="0092350C" w:rsidRDefault="000F03A7" w:rsidP="0092350C">
            <w:pPr>
              <w:autoSpaceDE w:val="0"/>
              <w:autoSpaceDN w:val="0"/>
              <w:adjustRightInd w:val="0"/>
              <w:spacing w:before="0" w:after="0"/>
              <w:jc w:val="both"/>
              <w:rPr>
                <w:rFonts w:ascii="Times New Roman" w:eastAsia="Calibri" w:hAnsi="Times New Roman" w:cs="Times New Roman"/>
                <w:b/>
                <w:sz w:val="22"/>
                <w:szCs w:val="22"/>
              </w:rPr>
            </w:pPr>
          </w:p>
        </w:tc>
      </w:tr>
      <w:tr w:rsidR="000F03A7" w:rsidRPr="0092350C" w14:paraId="38BCBBCD" w14:textId="77777777" w:rsidTr="0092350C">
        <w:trPr>
          <w:divId w:val="2116439976"/>
          <w:tblCellSpacing w:w="142" w:type="dxa"/>
        </w:trPr>
        <w:tc>
          <w:tcPr>
            <w:tcW w:w="4643" w:type="pct"/>
            <w:shd w:val="clear" w:color="auto" w:fill="auto"/>
          </w:tcPr>
          <w:p w14:paraId="23C4B1B5" w14:textId="77777777" w:rsidR="000F03A7" w:rsidRPr="0092350C" w:rsidRDefault="000F03A7" w:rsidP="0092350C">
            <w:pPr>
              <w:autoSpaceDE w:val="0"/>
              <w:autoSpaceDN w:val="0"/>
              <w:adjustRightInd w:val="0"/>
              <w:spacing w:before="0" w:after="0"/>
              <w:ind w:left="720" w:hanging="720"/>
              <w:jc w:val="both"/>
              <w:rPr>
                <w:rFonts w:ascii="Times New Roman" w:eastAsia="Calibri" w:hAnsi="Times New Roman" w:cs="Times New Roman"/>
                <w:i/>
                <w:sz w:val="22"/>
                <w:szCs w:val="22"/>
              </w:rPr>
            </w:pPr>
            <w:r w:rsidRPr="0092350C">
              <w:rPr>
                <w:rFonts w:ascii="Times New Roman" w:eastAsia="Calibri" w:hAnsi="Times New Roman" w:cs="Times New Roman"/>
                <w:b/>
                <w:i/>
                <w:sz w:val="22"/>
                <w:szCs w:val="22"/>
              </w:rPr>
              <w:t>(m)</w:t>
            </w:r>
            <w:r w:rsidRPr="0092350C">
              <w:rPr>
                <w:rFonts w:ascii="Times New Roman" w:eastAsia="Calibri" w:hAnsi="Times New Roman" w:cs="Times New Roman"/>
                <w:b/>
                <w:i/>
                <w:sz w:val="22"/>
                <w:szCs w:val="22"/>
              </w:rPr>
              <w:tab/>
            </w:r>
            <w:r w:rsidRPr="0092350C">
              <w:rPr>
                <w:rFonts w:ascii="Times New Roman" w:eastAsia="Calibri" w:hAnsi="Times New Roman" w:cs="Times New Roman"/>
                <w:b/>
                <w:i/>
                <w:sz w:val="22"/>
                <w:szCs w:val="22"/>
                <w:u w:val="single"/>
              </w:rPr>
              <w:t>Please indicate which options are applicable and provide details where applicable (to the best of your knowledge)</w:t>
            </w:r>
          </w:p>
          <w:p w14:paraId="4BE22699" w14:textId="77777777" w:rsidR="000F03A7" w:rsidRPr="0092350C" w:rsidRDefault="000F03A7" w:rsidP="006172E9">
            <w:pPr>
              <w:numPr>
                <w:ilvl w:val="0"/>
                <w:numId w:val="97"/>
              </w:numPr>
              <w:autoSpaceDE w:val="0"/>
              <w:autoSpaceDN w:val="0"/>
              <w:adjustRightInd w:val="0"/>
              <w:spacing w:before="0" w:after="0"/>
              <w:ind w:left="1077" w:hanging="357"/>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P has no outstanding debts or liabilities</w:t>
            </w:r>
          </w:p>
          <w:p w14:paraId="3DEF9E1D" w14:textId="77777777" w:rsidR="000F03A7" w:rsidRPr="0092350C" w:rsidRDefault="000F03A7" w:rsidP="006172E9">
            <w:pPr>
              <w:numPr>
                <w:ilvl w:val="0"/>
                <w:numId w:val="97"/>
              </w:numPr>
              <w:autoSpaceDE w:val="0"/>
              <w:autoSpaceDN w:val="0"/>
              <w:adjustRightInd w:val="0"/>
              <w:spacing w:before="0" w:after="0"/>
              <w:ind w:left="1077" w:hanging="357"/>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P’s debts or liabilities are as follows:</w:t>
            </w:r>
          </w:p>
          <w:tbl>
            <w:tblPr>
              <w:tblW w:w="0" w:type="auto"/>
              <w:tblInd w:w="11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54"/>
              <w:gridCol w:w="2779"/>
            </w:tblGrid>
            <w:tr w:rsidR="000F03A7" w:rsidRPr="0092350C" w14:paraId="1A6D56AD" w14:textId="77777777" w:rsidTr="0092350C">
              <w:tc>
                <w:tcPr>
                  <w:tcW w:w="3449" w:type="dxa"/>
                  <w:shd w:val="clear" w:color="auto" w:fill="auto"/>
                  <w:tcMar>
                    <w:top w:w="57" w:type="dxa"/>
                    <w:bottom w:w="57" w:type="dxa"/>
                  </w:tcMar>
                </w:tcPr>
                <w:p w14:paraId="2C9192E8" w14:textId="77777777" w:rsidR="000F03A7" w:rsidRPr="0092350C" w:rsidRDefault="000F03A7" w:rsidP="0092350C">
                  <w:pPr>
                    <w:autoSpaceDE w:val="0"/>
                    <w:autoSpaceDN w:val="0"/>
                    <w:adjustRightInd w:val="0"/>
                    <w:spacing w:before="0" w:after="0"/>
                    <w:jc w:val="center"/>
                    <w:rPr>
                      <w:rFonts w:ascii="Times New Roman" w:eastAsia="Calibri" w:hAnsi="Times New Roman" w:cs="Times New Roman"/>
                      <w:b/>
                      <w:sz w:val="22"/>
                      <w:szCs w:val="22"/>
                    </w:rPr>
                  </w:pPr>
                  <w:r w:rsidRPr="0092350C">
                    <w:rPr>
                      <w:rFonts w:ascii="Times New Roman" w:eastAsia="Calibri" w:hAnsi="Times New Roman" w:cs="Times New Roman"/>
                      <w:b/>
                      <w:sz w:val="22"/>
                      <w:szCs w:val="22"/>
                    </w:rPr>
                    <w:t>Information about loan / debt</w:t>
                  </w:r>
                </w:p>
                <w:p w14:paraId="67BD95FC" w14:textId="77777777" w:rsidR="000F03A7" w:rsidRPr="0092350C" w:rsidRDefault="000F03A7" w:rsidP="0092350C">
                  <w:pPr>
                    <w:autoSpaceDE w:val="0"/>
                    <w:autoSpaceDN w:val="0"/>
                    <w:adjustRightInd w:val="0"/>
                    <w:spacing w:before="0" w:after="0"/>
                    <w:jc w:val="center"/>
                    <w:rPr>
                      <w:rFonts w:ascii="Times New Roman" w:eastAsia="Calibri" w:hAnsi="Times New Roman" w:cs="Times New Roman"/>
                      <w:i/>
                      <w:sz w:val="22"/>
                      <w:szCs w:val="22"/>
                    </w:rPr>
                  </w:pPr>
                  <w:r w:rsidRPr="0092350C">
                    <w:rPr>
                      <w:rFonts w:ascii="Times New Roman" w:eastAsia="Calibri" w:hAnsi="Times New Roman" w:cs="Times New Roman"/>
                      <w:i/>
                      <w:sz w:val="22"/>
                      <w:szCs w:val="22"/>
                    </w:rPr>
                    <w:t>(e.g. creditor, reason for loan/debt etc.)</w:t>
                  </w:r>
                </w:p>
              </w:tc>
              <w:tc>
                <w:tcPr>
                  <w:tcW w:w="2963" w:type="dxa"/>
                  <w:shd w:val="clear" w:color="auto" w:fill="auto"/>
                  <w:tcMar>
                    <w:top w:w="57" w:type="dxa"/>
                    <w:bottom w:w="57" w:type="dxa"/>
                  </w:tcMar>
                </w:tcPr>
                <w:p w14:paraId="6F2FDE3A" w14:textId="77777777" w:rsidR="000F03A7" w:rsidRPr="0092350C" w:rsidRDefault="000F03A7" w:rsidP="0092350C">
                  <w:pPr>
                    <w:autoSpaceDE w:val="0"/>
                    <w:autoSpaceDN w:val="0"/>
                    <w:adjustRightInd w:val="0"/>
                    <w:spacing w:before="0" w:after="0"/>
                    <w:jc w:val="center"/>
                    <w:rPr>
                      <w:rFonts w:ascii="Times New Roman" w:eastAsia="Calibri" w:hAnsi="Times New Roman" w:cs="Times New Roman"/>
                      <w:b/>
                      <w:sz w:val="22"/>
                      <w:szCs w:val="22"/>
                    </w:rPr>
                  </w:pPr>
                  <w:r w:rsidRPr="0092350C">
                    <w:rPr>
                      <w:rFonts w:ascii="Times New Roman" w:eastAsia="Calibri" w:hAnsi="Times New Roman" w:cs="Times New Roman"/>
                      <w:b/>
                      <w:sz w:val="22"/>
                      <w:szCs w:val="22"/>
                    </w:rPr>
                    <w:t>Amount owed</w:t>
                  </w:r>
                </w:p>
              </w:tc>
            </w:tr>
            <w:tr w:rsidR="000F03A7" w:rsidRPr="0092350C" w14:paraId="2D205029" w14:textId="77777777" w:rsidTr="0092350C">
              <w:tc>
                <w:tcPr>
                  <w:tcW w:w="3449" w:type="dxa"/>
                  <w:shd w:val="clear" w:color="auto" w:fill="auto"/>
                  <w:tcMar>
                    <w:top w:w="57" w:type="dxa"/>
                    <w:bottom w:w="57" w:type="dxa"/>
                  </w:tcMar>
                </w:tcPr>
                <w:p w14:paraId="6FA2EB35" w14:textId="77777777" w:rsidR="000F03A7" w:rsidRPr="0092350C" w:rsidRDefault="000F03A7" w:rsidP="0092350C">
                  <w:pPr>
                    <w:autoSpaceDE w:val="0"/>
                    <w:autoSpaceDN w:val="0"/>
                    <w:adjustRightInd w:val="0"/>
                    <w:spacing w:before="0" w:after="0"/>
                    <w:jc w:val="center"/>
                    <w:rPr>
                      <w:rFonts w:ascii="Times New Roman" w:eastAsia="Calibri" w:hAnsi="Times New Roman" w:cs="Times New Roman"/>
                      <w:sz w:val="22"/>
                      <w:szCs w:val="22"/>
                    </w:rPr>
                  </w:pPr>
                </w:p>
                <w:p w14:paraId="58265194" w14:textId="77777777" w:rsidR="000F03A7" w:rsidRPr="0092350C" w:rsidRDefault="000F03A7" w:rsidP="0092350C">
                  <w:pPr>
                    <w:autoSpaceDE w:val="0"/>
                    <w:autoSpaceDN w:val="0"/>
                    <w:adjustRightInd w:val="0"/>
                    <w:spacing w:before="0" w:after="0"/>
                    <w:jc w:val="center"/>
                    <w:rPr>
                      <w:rFonts w:ascii="Times New Roman" w:eastAsia="Calibri" w:hAnsi="Times New Roman" w:cs="Times New Roman"/>
                      <w:sz w:val="22"/>
                      <w:szCs w:val="22"/>
                    </w:rPr>
                  </w:pPr>
                </w:p>
                <w:p w14:paraId="51148863" w14:textId="77777777" w:rsidR="000F03A7" w:rsidRPr="0092350C" w:rsidRDefault="000F03A7" w:rsidP="0092350C">
                  <w:pPr>
                    <w:autoSpaceDE w:val="0"/>
                    <w:autoSpaceDN w:val="0"/>
                    <w:adjustRightInd w:val="0"/>
                    <w:spacing w:before="0" w:after="0"/>
                    <w:jc w:val="center"/>
                    <w:rPr>
                      <w:rFonts w:ascii="Times New Roman" w:eastAsia="Calibri" w:hAnsi="Times New Roman" w:cs="Times New Roman"/>
                      <w:sz w:val="22"/>
                      <w:szCs w:val="22"/>
                    </w:rPr>
                  </w:pPr>
                </w:p>
                <w:p w14:paraId="1BC10DD7" w14:textId="77777777" w:rsidR="000F03A7" w:rsidRPr="0092350C" w:rsidRDefault="000F03A7" w:rsidP="0092350C">
                  <w:pPr>
                    <w:autoSpaceDE w:val="0"/>
                    <w:autoSpaceDN w:val="0"/>
                    <w:adjustRightInd w:val="0"/>
                    <w:spacing w:before="0" w:after="0"/>
                    <w:jc w:val="center"/>
                    <w:rPr>
                      <w:rFonts w:ascii="Times New Roman" w:eastAsia="Calibri" w:hAnsi="Times New Roman" w:cs="Times New Roman"/>
                      <w:sz w:val="22"/>
                      <w:szCs w:val="22"/>
                    </w:rPr>
                  </w:pPr>
                </w:p>
              </w:tc>
              <w:tc>
                <w:tcPr>
                  <w:tcW w:w="2963" w:type="dxa"/>
                  <w:shd w:val="clear" w:color="auto" w:fill="auto"/>
                  <w:tcMar>
                    <w:top w:w="57" w:type="dxa"/>
                    <w:bottom w:w="57" w:type="dxa"/>
                  </w:tcMar>
                </w:tcPr>
                <w:p w14:paraId="583CBCB5" w14:textId="77777777" w:rsidR="000F03A7" w:rsidRPr="0092350C" w:rsidRDefault="000F03A7" w:rsidP="0092350C">
                  <w:pPr>
                    <w:autoSpaceDE w:val="0"/>
                    <w:autoSpaceDN w:val="0"/>
                    <w:adjustRightInd w:val="0"/>
                    <w:spacing w:before="0" w:after="0"/>
                    <w:jc w:val="center"/>
                    <w:rPr>
                      <w:rFonts w:ascii="Times New Roman" w:eastAsia="Calibri" w:hAnsi="Times New Roman" w:cs="Times New Roman"/>
                      <w:sz w:val="22"/>
                      <w:szCs w:val="22"/>
                    </w:rPr>
                  </w:pPr>
                </w:p>
              </w:tc>
            </w:tr>
          </w:tbl>
          <w:p w14:paraId="4BAFF7A8" w14:textId="77777777" w:rsidR="000F03A7" w:rsidRPr="0092350C" w:rsidRDefault="000F03A7" w:rsidP="0092350C">
            <w:pPr>
              <w:autoSpaceDE w:val="0"/>
              <w:autoSpaceDN w:val="0"/>
              <w:adjustRightInd w:val="0"/>
              <w:spacing w:before="0" w:after="0"/>
              <w:jc w:val="both"/>
              <w:rPr>
                <w:rFonts w:ascii="Times New Roman" w:eastAsia="Calibri" w:hAnsi="Times New Roman" w:cs="Times New Roman"/>
                <w:b/>
                <w:sz w:val="22"/>
                <w:szCs w:val="22"/>
              </w:rPr>
            </w:pPr>
          </w:p>
        </w:tc>
      </w:tr>
      <w:tr w:rsidR="000F03A7" w:rsidRPr="0092350C" w14:paraId="12526AC4" w14:textId="77777777" w:rsidTr="0092350C">
        <w:trPr>
          <w:divId w:val="2116439976"/>
          <w:tblCellSpacing w:w="142" w:type="dxa"/>
        </w:trPr>
        <w:tc>
          <w:tcPr>
            <w:tcW w:w="4643" w:type="pct"/>
            <w:shd w:val="clear" w:color="auto" w:fill="auto"/>
          </w:tcPr>
          <w:p w14:paraId="3B7D8429" w14:textId="77777777" w:rsidR="000F03A7" w:rsidRPr="0092350C" w:rsidRDefault="000F03A7" w:rsidP="0092350C">
            <w:pPr>
              <w:autoSpaceDE w:val="0"/>
              <w:autoSpaceDN w:val="0"/>
              <w:adjustRightInd w:val="0"/>
              <w:spacing w:before="0" w:after="0"/>
              <w:ind w:left="720" w:hanging="720"/>
              <w:jc w:val="both"/>
              <w:rPr>
                <w:rFonts w:ascii="Times New Roman" w:eastAsia="Calibri" w:hAnsi="Times New Roman" w:cs="Times New Roman"/>
                <w:i/>
                <w:sz w:val="22"/>
                <w:szCs w:val="22"/>
              </w:rPr>
            </w:pPr>
            <w:r w:rsidRPr="0092350C">
              <w:rPr>
                <w:rFonts w:ascii="Times New Roman" w:eastAsia="Calibri" w:hAnsi="Times New Roman" w:cs="Times New Roman"/>
                <w:b/>
                <w:i/>
                <w:sz w:val="22"/>
                <w:szCs w:val="22"/>
              </w:rPr>
              <w:lastRenderedPageBreak/>
              <w:t>(n)</w:t>
            </w:r>
            <w:r w:rsidRPr="0092350C">
              <w:rPr>
                <w:rFonts w:ascii="Times New Roman" w:eastAsia="Calibri" w:hAnsi="Times New Roman" w:cs="Times New Roman"/>
                <w:b/>
                <w:i/>
                <w:sz w:val="22"/>
                <w:szCs w:val="22"/>
              </w:rPr>
              <w:tab/>
            </w:r>
            <w:r w:rsidRPr="0092350C">
              <w:rPr>
                <w:rFonts w:ascii="Times New Roman" w:eastAsia="Calibri" w:hAnsi="Times New Roman" w:cs="Times New Roman"/>
                <w:b/>
                <w:i/>
                <w:sz w:val="22"/>
                <w:szCs w:val="22"/>
                <w:u w:val="single"/>
              </w:rPr>
              <w:t>Please indicate which options are applicable and provide details where applicable (to the best of your knowledge)</w:t>
            </w:r>
          </w:p>
          <w:p w14:paraId="5943E6D2" w14:textId="77777777" w:rsidR="000F03A7" w:rsidRPr="0092350C" w:rsidRDefault="000F03A7" w:rsidP="006172E9">
            <w:pPr>
              <w:numPr>
                <w:ilvl w:val="0"/>
                <w:numId w:val="97"/>
              </w:numPr>
              <w:autoSpaceDE w:val="0"/>
              <w:autoSpaceDN w:val="0"/>
              <w:adjustRightInd w:val="0"/>
              <w:spacing w:before="0" w:after="0"/>
              <w:ind w:left="1077" w:hanging="357"/>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P has not received and is not going to receive any form of compensation or award of damages</w:t>
            </w:r>
          </w:p>
          <w:p w14:paraId="1CFADC89" w14:textId="77777777" w:rsidR="000F03A7" w:rsidRPr="0092350C" w:rsidRDefault="000F03A7" w:rsidP="006172E9">
            <w:pPr>
              <w:numPr>
                <w:ilvl w:val="0"/>
                <w:numId w:val="97"/>
              </w:numPr>
              <w:autoSpaceDE w:val="0"/>
              <w:autoSpaceDN w:val="0"/>
              <w:adjustRightInd w:val="0"/>
              <w:spacing w:before="0" w:after="0"/>
              <w:ind w:left="1077" w:hanging="357"/>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P has received or is going to receive the following compensation or award of damages:</w:t>
            </w:r>
          </w:p>
          <w:tbl>
            <w:tblPr>
              <w:tblW w:w="0" w:type="auto"/>
              <w:tblInd w:w="11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61"/>
              <w:gridCol w:w="2772"/>
            </w:tblGrid>
            <w:tr w:rsidR="000F03A7" w:rsidRPr="0092350C" w14:paraId="27CA2EEE" w14:textId="77777777" w:rsidTr="0092350C">
              <w:tc>
                <w:tcPr>
                  <w:tcW w:w="3449" w:type="dxa"/>
                  <w:shd w:val="clear" w:color="auto" w:fill="auto"/>
                  <w:tcMar>
                    <w:top w:w="57" w:type="dxa"/>
                    <w:bottom w:w="57" w:type="dxa"/>
                  </w:tcMar>
                </w:tcPr>
                <w:p w14:paraId="5EEB29DE" w14:textId="77777777" w:rsidR="000F03A7" w:rsidRPr="0092350C" w:rsidRDefault="000F03A7" w:rsidP="0092350C">
                  <w:pPr>
                    <w:autoSpaceDE w:val="0"/>
                    <w:autoSpaceDN w:val="0"/>
                    <w:adjustRightInd w:val="0"/>
                    <w:spacing w:before="0" w:after="0"/>
                    <w:jc w:val="center"/>
                    <w:rPr>
                      <w:rFonts w:ascii="Times New Roman" w:eastAsia="Calibri" w:hAnsi="Times New Roman" w:cs="Times New Roman"/>
                      <w:b/>
                      <w:sz w:val="22"/>
                      <w:szCs w:val="22"/>
                    </w:rPr>
                  </w:pPr>
                  <w:r w:rsidRPr="0092350C">
                    <w:rPr>
                      <w:rFonts w:ascii="Times New Roman" w:eastAsia="Calibri" w:hAnsi="Times New Roman" w:cs="Times New Roman"/>
                      <w:b/>
                      <w:sz w:val="22"/>
                      <w:szCs w:val="22"/>
                    </w:rPr>
                    <w:t>Information about compensation</w:t>
                  </w:r>
                </w:p>
                <w:p w14:paraId="7EB20907" w14:textId="77777777" w:rsidR="000F03A7" w:rsidRPr="0092350C" w:rsidRDefault="000F03A7" w:rsidP="0092350C">
                  <w:pPr>
                    <w:autoSpaceDE w:val="0"/>
                    <w:autoSpaceDN w:val="0"/>
                    <w:adjustRightInd w:val="0"/>
                    <w:spacing w:before="0" w:after="0"/>
                    <w:jc w:val="center"/>
                    <w:rPr>
                      <w:rFonts w:ascii="Times New Roman" w:eastAsia="Calibri" w:hAnsi="Times New Roman" w:cs="Times New Roman"/>
                      <w:i/>
                      <w:sz w:val="22"/>
                      <w:szCs w:val="22"/>
                    </w:rPr>
                  </w:pPr>
                  <w:r w:rsidRPr="0092350C">
                    <w:rPr>
                      <w:rFonts w:ascii="Times New Roman" w:eastAsia="Calibri" w:hAnsi="Times New Roman" w:cs="Times New Roman"/>
                      <w:i/>
                      <w:sz w:val="22"/>
                      <w:szCs w:val="22"/>
                    </w:rPr>
                    <w:t>(e.g. nature of claim etc.)</w:t>
                  </w:r>
                </w:p>
              </w:tc>
              <w:tc>
                <w:tcPr>
                  <w:tcW w:w="2963" w:type="dxa"/>
                  <w:shd w:val="clear" w:color="auto" w:fill="auto"/>
                  <w:tcMar>
                    <w:top w:w="57" w:type="dxa"/>
                    <w:bottom w:w="57" w:type="dxa"/>
                  </w:tcMar>
                </w:tcPr>
                <w:p w14:paraId="0F115A84" w14:textId="77777777" w:rsidR="000F03A7" w:rsidRPr="0092350C" w:rsidRDefault="000F03A7" w:rsidP="0092350C">
                  <w:pPr>
                    <w:autoSpaceDE w:val="0"/>
                    <w:autoSpaceDN w:val="0"/>
                    <w:adjustRightInd w:val="0"/>
                    <w:spacing w:before="0" w:after="0"/>
                    <w:jc w:val="center"/>
                    <w:rPr>
                      <w:rFonts w:ascii="Times New Roman" w:eastAsia="Calibri" w:hAnsi="Times New Roman" w:cs="Times New Roman"/>
                      <w:b/>
                      <w:sz w:val="22"/>
                      <w:szCs w:val="22"/>
                    </w:rPr>
                  </w:pPr>
                  <w:r w:rsidRPr="0092350C">
                    <w:rPr>
                      <w:rFonts w:ascii="Times New Roman" w:eastAsia="Calibri" w:hAnsi="Times New Roman" w:cs="Times New Roman"/>
                      <w:b/>
                      <w:sz w:val="22"/>
                      <w:szCs w:val="22"/>
                    </w:rPr>
                    <w:t>Amount</w:t>
                  </w:r>
                </w:p>
              </w:tc>
            </w:tr>
            <w:tr w:rsidR="000F03A7" w:rsidRPr="0092350C" w14:paraId="3342BAF3" w14:textId="77777777" w:rsidTr="0092350C">
              <w:tc>
                <w:tcPr>
                  <w:tcW w:w="3449" w:type="dxa"/>
                  <w:shd w:val="clear" w:color="auto" w:fill="auto"/>
                  <w:tcMar>
                    <w:top w:w="57" w:type="dxa"/>
                    <w:bottom w:w="57" w:type="dxa"/>
                  </w:tcMar>
                </w:tcPr>
                <w:p w14:paraId="1277240D" w14:textId="77777777" w:rsidR="000F03A7" w:rsidRPr="0092350C" w:rsidRDefault="000F03A7" w:rsidP="0092350C">
                  <w:pPr>
                    <w:autoSpaceDE w:val="0"/>
                    <w:autoSpaceDN w:val="0"/>
                    <w:adjustRightInd w:val="0"/>
                    <w:spacing w:before="0" w:after="0"/>
                    <w:jc w:val="center"/>
                    <w:rPr>
                      <w:rFonts w:ascii="Times New Roman" w:eastAsia="Calibri" w:hAnsi="Times New Roman" w:cs="Times New Roman"/>
                      <w:sz w:val="22"/>
                      <w:szCs w:val="22"/>
                    </w:rPr>
                  </w:pPr>
                </w:p>
                <w:p w14:paraId="7FAEB40D" w14:textId="77777777" w:rsidR="000F03A7" w:rsidRPr="0092350C" w:rsidRDefault="000F03A7" w:rsidP="0092350C">
                  <w:pPr>
                    <w:autoSpaceDE w:val="0"/>
                    <w:autoSpaceDN w:val="0"/>
                    <w:adjustRightInd w:val="0"/>
                    <w:spacing w:before="0" w:after="0"/>
                    <w:jc w:val="center"/>
                    <w:rPr>
                      <w:rFonts w:ascii="Times New Roman" w:eastAsia="Calibri" w:hAnsi="Times New Roman" w:cs="Times New Roman"/>
                      <w:sz w:val="22"/>
                      <w:szCs w:val="22"/>
                    </w:rPr>
                  </w:pPr>
                </w:p>
                <w:p w14:paraId="6C3E52CD" w14:textId="77777777" w:rsidR="000F03A7" w:rsidRPr="0092350C" w:rsidRDefault="000F03A7" w:rsidP="0092350C">
                  <w:pPr>
                    <w:autoSpaceDE w:val="0"/>
                    <w:autoSpaceDN w:val="0"/>
                    <w:adjustRightInd w:val="0"/>
                    <w:spacing w:before="0" w:after="0"/>
                    <w:jc w:val="center"/>
                    <w:rPr>
                      <w:rFonts w:ascii="Times New Roman" w:eastAsia="Calibri" w:hAnsi="Times New Roman" w:cs="Times New Roman"/>
                      <w:sz w:val="22"/>
                      <w:szCs w:val="22"/>
                    </w:rPr>
                  </w:pPr>
                </w:p>
                <w:p w14:paraId="2DFB7AE2" w14:textId="77777777" w:rsidR="000F03A7" w:rsidRPr="0092350C" w:rsidRDefault="000F03A7" w:rsidP="0092350C">
                  <w:pPr>
                    <w:autoSpaceDE w:val="0"/>
                    <w:autoSpaceDN w:val="0"/>
                    <w:adjustRightInd w:val="0"/>
                    <w:spacing w:before="0" w:after="0"/>
                    <w:jc w:val="center"/>
                    <w:rPr>
                      <w:rFonts w:ascii="Times New Roman" w:eastAsia="Calibri" w:hAnsi="Times New Roman" w:cs="Times New Roman"/>
                      <w:sz w:val="22"/>
                      <w:szCs w:val="22"/>
                    </w:rPr>
                  </w:pPr>
                </w:p>
              </w:tc>
              <w:tc>
                <w:tcPr>
                  <w:tcW w:w="2963" w:type="dxa"/>
                  <w:shd w:val="clear" w:color="auto" w:fill="auto"/>
                  <w:tcMar>
                    <w:top w:w="57" w:type="dxa"/>
                    <w:bottom w:w="57" w:type="dxa"/>
                  </w:tcMar>
                </w:tcPr>
                <w:p w14:paraId="23A6060C" w14:textId="77777777" w:rsidR="000F03A7" w:rsidRPr="0092350C" w:rsidRDefault="000F03A7" w:rsidP="0092350C">
                  <w:pPr>
                    <w:autoSpaceDE w:val="0"/>
                    <w:autoSpaceDN w:val="0"/>
                    <w:adjustRightInd w:val="0"/>
                    <w:spacing w:before="0" w:after="0"/>
                    <w:jc w:val="center"/>
                    <w:rPr>
                      <w:rFonts w:ascii="Times New Roman" w:eastAsia="Calibri" w:hAnsi="Times New Roman" w:cs="Times New Roman"/>
                      <w:sz w:val="22"/>
                      <w:szCs w:val="22"/>
                    </w:rPr>
                  </w:pPr>
                </w:p>
              </w:tc>
            </w:tr>
          </w:tbl>
          <w:p w14:paraId="220AC5C9" w14:textId="77777777" w:rsidR="000F03A7" w:rsidRPr="0092350C" w:rsidRDefault="000F03A7" w:rsidP="0092350C">
            <w:pPr>
              <w:autoSpaceDE w:val="0"/>
              <w:autoSpaceDN w:val="0"/>
              <w:adjustRightInd w:val="0"/>
              <w:spacing w:before="0" w:after="0"/>
              <w:ind w:left="720" w:hanging="720"/>
              <w:jc w:val="both"/>
              <w:rPr>
                <w:rFonts w:ascii="Times New Roman" w:eastAsia="Calibri" w:hAnsi="Times New Roman" w:cs="Times New Roman"/>
                <w:b/>
                <w:i/>
                <w:sz w:val="22"/>
                <w:szCs w:val="22"/>
              </w:rPr>
            </w:pPr>
          </w:p>
        </w:tc>
      </w:tr>
      <w:tr w:rsidR="000F03A7" w:rsidRPr="0092350C" w14:paraId="5C18BC1A" w14:textId="77777777" w:rsidTr="0092350C">
        <w:trPr>
          <w:divId w:val="2116439976"/>
          <w:tblCellSpacing w:w="142" w:type="dxa"/>
        </w:trPr>
        <w:tc>
          <w:tcPr>
            <w:tcW w:w="4643" w:type="pct"/>
            <w:shd w:val="clear" w:color="auto" w:fill="auto"/>
          </w:tcPr>
          <w:p w14:paraId="7ED6A443" w14:textId="77777777" w:rsidR="000F03A7" w:rsidRPr="0092350C" w:rsidRDefault="000F03A7" w:rsidP="0092350C">
            <w:pPr>
              <w:autoSpaceDE w:val="0"/>
              <w:autoSpaceDN w:val="0"/>
              <w:adjustRightInd w:val="0"/>
              <w:spacing w:before="0" w:after="0"/>
              <w:jc w:val="both"/>
              <w:rPr>
                <w:rFonts w:ascii="Times New Roman" w:eastAsia="Calibri" w:hAnsi="Times New Roman" w:cs="Times New Roman"/>
                <w:sz w:val="22"/>
                <w:szCs w:val="22"/>
              </w:rPr>
            </w:pPr>
            <w:r w:rsidRPr="0092350C">
              <w:rPr>
                <w:rFonts w:ascii="Times New Roman" w:eastAsia="Calibri" w:hAnsi="Times New Roman" w:cs="Times New Roman"/>
                <w:b/>
                <w:sz w:val="22"/>
                <w:szCs w:val="22"/>
              </w:rPr>
              <w:t>(o)</w:t>
            </w:r>
            <w:r w:rsidRPr="0092350C">
              <w:rPr>
                <w:rFonts w:ascii="Times New Roman" w:eastAsia="Calibri" w:hAnsi="Times New Roman" w:cs="Times New Roman"/>
                <w:b/>
                <w:sz w:val="22"/>
                <w:szCs w:val="22"/>
              </w:rPr>
              <w:tab/>
            </w:r>
            <w:r w:rsidRPr="0092350C">
              <w:rPr>
                <w:rFonts w:ascii="Times New Roman" w:eastAsia="Calibri" w:hAnsi="Times New Roman" w:cs="Times New Roman"/>
                <w:b/>
                <w:sz w:val="22"/>
                <w:szCs w:val="22"/>
                <w:u w:val="single"/>
              </w:rPr>
              <w:t>LASTING POWER OF ATTORNEY</w:t>
            </w:r>
          </w:p>
          <w:p w14:paraId="0B688DFD" w14:textId="77777777" w:rsidR="000F03A7" w:rsidRPr="0092350C" w:rsidRDefault="000F03A7" w:rsidP="0092350C">
            <w:pPr>
              <w:autoSpaceDE w:val="0"/>
              <w:autoSpaceDN w:val="0"/>
              <w:adjustRightInd w:val="0"/>
              <w:spacing w:before="0" w:after="0"/>
              <w:jc w:val="both"/>
              <w:rPr>
                <w:rFonts w:ascii="Times New Roman" w:eastAsia="Calibri" w:hAnsi="Times New Roman" w:cs="Times New Roman"/>
                <w:i/>
                <w:sz w:val="22"/>
                <w:szCs w:val="22"/>
              </w:rPr>
            </w:pPr>
            <w:r w:rsidRPr="0092350C">
              <w:rPr>
                <w:rFonts w:ascii="Times New Roman" w:eastAsia="Calibri" w:hAnsi="Times New Roman" w:cs="Times New Roman"/>
                <w:i/>
                <w:sz w:val="22"/>
                <w:szCs w:val="22"/>
              </w:rPr>
              <w:tab/>
              <w:t>(Please indicate which of the following is applicable)</w:t>
            </w:r>
          </w:p>
          <w:p w14:paraId="451BC8E6" w14:textId="77777777" w:rsidR="000F03A7" w:rsidRPr="0092350C" w:rsidRDefault="000F03A7" w:rsidP="006172E9">
            <w:pPr>
              <w:numPr>
                <w:ilvl w:val="0"/>
                <w:numId w:val="97"/>
              </w:numPr>
              <w:autoSpaceDE w:val="0"/>
              <w:autoSpaceDN w:val="0"/>
              <w:adjustRightInd w:val="0"/>
              <w:spacing w:before="0" w:after="0"/>
              <w:ind w:left="1077" w:hanging="357"/>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 xml:space="preserve">P made a Lasting Power of Attorney and the Registration No. is: </w:t>
            </w:r>
          </w:p>
          <w:p w14:paraId="55F6FCEA" w14:textId="77777777" w:rsidR="000F03A7" w:rsidRPr="0092350C" w:rsidRDefault="00DA0C34" w:rsidP="0092350C">
            <w:pPr>
              <w:autoSpaceDE w:val="0"/>
              <w:autoSpaceDN w:val="0"/>
              <w:adjustRightInd w:val="0"/>
              <w:spacing w:before="0" w:after="0"/>
              <w:ind w:left="1077"/>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_______________________________________________________</w:t>
            </w:r>
          </w:p>
          <w:p w14:paraId="7F518348" w14:textId="77777777" w:rsidR="000F03A7" w:rsidRPr="0092350C" w:rsidRDefault="000F03A7" w:rsidP="006172E9">
            <w:pPr>
              <w:numPr>
                <w:ilvl w:val="0"/>
                <w:numId w:val="97"/>
              </w:numPr>
              <w:autoSpaceDE w:val="0"/>
              <w:autoSpaceDN w:val="0"/>
              <w:adjustRightInd w:val="0"/>
              <w:spacing w:before="0" w:after="0"/>
              <w:ind w:left="1077" w:hanging="357"/>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 xml:space="preserve">P made an instrument intended to create a Lasting Power of </w:t>
            </w:r>
            <w:proofErr w:type="gramStart"/>
            <w:r w:rsidRPr="0092350C">
              <w:rPr>
                <w:rFonts w:ascii="Times New Roman" w:eastAsia="Calibri" w:hAnsi="Times New Roman" w:cs="Times New Roman"/>
                <w:b/>
                <w:sz w:val="22"/>
                <w:szCs w:val="22"/>
              </w:rPr>
              <w:t>Attorney</w:t>
            </w:r>
            <w:proofErr w:type="gramEnd"/>
            <w:r w:rsidRPr="0092350C">
              <w:rPr>
                <w:rFonts w:ascii="Times New Roman" w:eastAsia="Calibri" w:hAnsi="Times New Roman" w:cs="Times New Roman"/>
                <w:b/>
                <w:sz w:val="22"/>
                <w:szCs w:val="22"/>
              </w:rPr>
              <w:t xml:space="preserve"> but it has not been registered yet</w:t>
            </w:r>
          </w:p>
          <w:p w14:paraId="75265F08" w14:textId="77777777" w:rsidR="000F03A7" w:rsidRPr="0092350C" w:rsidRDefault="000F03A7" w:rsidP="006172E9">
            <w:pPr>
              <w:numPr>
                <w:ilvl w:val="0"/>
                <w:numId w:val="97"/>
              </w:numPr>
              <w:autoSpaceDE w:val="0"/>
              <w:autoSpaceDN w:val="0"/>
              <w:adjustRightInd w:val="0"/>
              <w:spacing w:before="0" w:after="0"/>
              <w:ind w:left="1077" w:hanging="357"/>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 xml:space="preserve">P has not made a Lasting Power of Attorney and, as far as I am aware, P has not </w:t>
            </w:r>
            <w:proofErr w:type="gramStart"/>
            <w:r w:rsidRPr="0092350C">
              <w:rPr>
                <w:rFonts w:ascii="Times New Roman" w:eastAsia="Calibri" w:hAnsi="Times New Roman" w:cs="Times New Roman"/>
                <w:b/>
                <w:sz w:val="22"/>
                <w:szCs w:val="22"/>
              </w:rPr>
              <w:t>make</w:t>
            </w:r>
            <w:proofErr w:type="gramEnd"/>
            <w:r w:rsidRPr="0092350C">
              <w:rPr>
                <w:rFonts w:ascii="Times New Roman" w:eastAsia="Calibri" w:hAnsi="Times New Roman" w:cs="Times New Roman"/>
                <w:b/>
                <w:sz w:val="22"/>
                <w:szCs w:val="22"/>
              </w:rPr>
              <w:t xml:space="preserve"> an instrument intended to create a Lasting Power of Attorney</w:t>
            </w:r>
          </w:p>
        </w:tc>
      </w:tr>
      <w:tr w:rsidR="000F03A7" w:rsidRPr="0092350C" w14:paraId="44962BFB" w14:textId="77777777" w:rsidTr="0092350C">
        <w:trPr>
          <w:divId w:val="2116439976"/>
          <w:tblCellSpacing w:w="142" w:type="dxa"/>
        </w:trPr>
        <w:tc>
          <w:tcPr>
            <w:tcW w:w="4643" w:type="pct"/>
            <w:shd w:val="clear" w:color="auto" w:fill="auto"/>
          </w:tcPr>
          <w:p w14:paraId="3BF51793" w14:textId="77777777" w:rsidR="000F03A7" w:rsidRPr="0092350C" w:rsidRDefault="000F03A7" w:rsidP="0092350C">
            <w:pPr>
              <w:autoSpaceDE w:val="0"/>
              <w:autoSpaceDN w:val="0"/>
              <w:adjustRightInd w:val="0"/>
              <w:spacing w:before="0" w:after="0"/>
              <w:jc w:val="both"/>
              <w:rPr>
                <w:rFonts w:ascii="Times New Roman" w:eastAsia="Calibri" w:hAnsi="Times New Roman" w:cs="Times New Roman"/>
                <w:b/>
                <w:sz w:val="22"/>
                <w:szCs w:val="22"/>
                <w:u w:val="single"/>
              </w:rPr>
            </w:pPr>
            <w:r w:rsidRPr="0092350C">
              <w:rPr>
                <w:rFonts w:ascii="Times New Roman" w:eastAsia="Calibri" w:hAnsi="Times New Roman" w:cs="Times New Roman"/>
                <w:b/>
                <w:sz w:val="22"/>
                <w:szCs w:val="22"/>
              </w:rPr>
              <w:t>(p)</w:t>
            </w:r>
            <w:r w:rsidRPr="0092350C">
              <w:rPr>
                <w:rFonts w:ascii="Times New Roman" w:eastAsia="Calibri" w:hAnsi="Times New Roman" w:cs="Times New Roman"/>
                <w:b/>
                <w:sz w:val="22"/>
                <w:szCs w:val="22"/>
              </w:rPr>
              <w:tab/>
              <w:t>Has P made a will?</w:t>
            </w:r>
            <w:r w:rsidRPr="0092350C">
              <w:rPr>
                <w:rFonts w:ascii="Times New Roman" w:eastAsia="Calibri" w:hAnsi="Times New Roman" w:cs="Times New Roman"/>
                <w:b/>
                <w:sz w:val="22"/>
                <w:szCs w:val="22"/>
              </w:rPr>
              <w:tab/>
            </w:r>
            <w:r w:rsidRPr="0092350C">
              <w:rPr>
                <w:rFonts w:ascii="Times New Roman" w:eastAsia="Calibri" w:hAnsi="Times New Roman" w:cs="Times New Roman"/>
                <w:b/>
                <w:sz w:val="22"/>
                <w:szCs w:val="22"/>
              </w:rPr>
              <w:sym w:font="Wingdings" w:char="F06F"/>
            </w:r>
            <w:r w:rsidRPr="0092350C">
              <w:rPr>
                <w:rFonts w:ascii="Times New Roman" w:eastAsia="Calibri" w:hAnsi="Times New Roman" w:cs="Times New Roman"/>
                <w:b/>
                <w:sz w:val="22"/>
                <w:szCs w:val="22"/>
              </w:rPr>
              <w:t xml:space="preserve">Yes   </w:t>
            </w:r>
            <w:r w:rsidR="00E44DCD" w:rsidRPr="0092350C">
              <w:rPr>
                <w:rFonts w:ascii="Times New Roman" w:eastAsia="Calibri" w:hAnsi="Times New Roman" w:cs="Times New Roman"/>
                <w:b/>
                <w:sz w:val="22"/>
                <w:szCs w:val="22"/>
              </w:rPr>
              <w:t xml:space="preserve"> </w:t>
            </w:r>
            <w:r w:rsidRPr="0092350C">
              <w:rPr>
                <w:rFonts w:ascii="Times New Roman" w:eastAsia="Calibri" w:hAnsi="Times New Roman" w:cs="Times New Roman"/>
                <w:b/>
                <w:sz w:val="22"/>
                <w:szCs w:val="22"/>
              </w:rPr>
              <w:t xml:space="preserve"> </w:t>
            </w:r>
            <w:r w:rsidRPr="0092350C">
              <w:rPr>
                <w:rFonts w:ascii="Times New Roman" w:eastAsia="Calibri" w:hAnsi="Times New Roman" w:cs="Times New Roman"/>
                <w:b/>
                <w:sz w:val="22"/>
                <w:szCs w:val="22"/>
              </w:rPr>
              <w:sym w:font="Wingdings" w:char="F06F"/>
            </w:r>
            <w:r w:rsidRPr="0092350C">
              <w:rPr>
                <w:rFonts w:ascii="Times New Roman" w:eastAsia="Calibri" w:hAnsi="Times New Roman" w:cs="Times New Roman"/>
                <w:b/>
                <w:sz w:val="22"/>
                <w:szCs w:val="22"/>
              </w:rPr>
              <w:t xml:space="preserve"> No</w:t>
            </w:r>
            <w:r w:rsidRPr="0092350C">
              <w:rPr>
                <w:rFonts w:ascii="Times New Roman" w:eastAsia="Calibri" w:hAnsi="Times New Roman" w:cs="Times New Roman"/>
                <w:b/>
                <w:sz w:val="22"/>
                <w:szCs w:val="22"/>
              </w:rPr>
              <w:tab/>
              <w:t xml:space="preserve">       </w:t>
            </w:r>
            <w:r w:rsidRPr="0092350C">
              <w:rPr>
                <w:rFonts w:ascii="Times New Roman" w:eastAsia="Calibri" w:hAnsi="Times New Roman" w:cs="Times New Roman"/>
                <w:b/>
                <w:sz w:val="22"/>
                <w:szCs w:val="22"/>
              </w:rPr>
              <w:sym w:font="Wingdings" w:char="F06F"/>
            </w:r>
            <w:r w:rsidRPr="0092350C">
              <w:rPr>
                <w:rFonts w:ascii="Times New Roman" w:eastAsia="Calibri" w:hAnsi="Times New Roman" w:cs="Times New Roman"/>
                <w:b/>
                <w:sz w:val="22"/>
                <w:szCs w:val="22"/>
              </w:rPr>
              <w:t xml:space="preserve">  I do not know</w:t>
            </w:r>
          </w:p>
        </w:tc>
      </w:tr>
    </w:tbl>
    <w:p w14:paraId="50222442" w14:textId="77777777" w:rsidR="000F03A7" w:rsidRPr="000F03A7" w:rsidRDefault="000F03A7" w:rsidP="000F03A7">
      <w:pPr>
        <w:spacing w:before="0" w:after="0"/>
        <w:divId w:val="2116439976"/>
        <w:rPr>
          <w:rFonts w:ascii="Times New Roman" w:hAnsi="Times New Roman" w:cs="Times New Roman"/>
          <w:sz w:val="22"/>
          <w:szCs w:val="22"/>
        </w:rPr>
      </w:pPr>
    </w:p>
    <w:p w14:paraId="48D5DD48" w14:textId="77777777" w:rsidR="000F03A7" w:rsidRPr="000F03A7" w:rsidRDefault="000F03A7" w:rsidP="000F03A7">
      <w:pPr>
        <w:spacing w:before="0" w:after="0"/>
        <w:divId w:val="2116439976"/>
        <w:rPr>
          <w:rFonts w:ascii="Times New Roman" w:hAnsi="Times New Roman" w:cs="Times New Roman"/>
          <w:sz w:val="22"/>
          <w:szCs w:val="22"/>
        </w:rPr>
      </w:pPr>
      <w:r w:rsidRPr="000F03A7">
        <w:rPr>
          <w:rFonts w:ascii="Times New Roman" w:hAnsi="Times New Roman" w:cs="Times New Roman"/>
          <w:sz w:val="22"/>
          <w:szCs w:val="22"/>
        </w:rPr>
        <w:br w:type="page"/>
      </w:r>
    </w:p>
    <w:tbl>
      <w:tblPr>
        <w:tblW w:w="4407" w:type="pct"/>
        <w:tblCellSpacing w:w="142" w:type="dxa"/>
        <w:tblInd w:w="818" w:type="dxa"/>
        <w:tblBorders>
          <w:insideH w:val="single" w:sz="4" w:space="0" w:color="auto"/>
          <w:insideV w:val="single" w:sz="4" w:space="0" w:color="auto"/>
        </w:tblBorders>
        <w:tblCellMar>
          <w:top w:w="142" w:type="dxa"/>
          <w:bottom w:w="142" w:type="dxa"/>
        </w:tblCellMar>
        <w:tblLook w:val="04A0" w:firstRow="1" w:lastRow="0" w:firstColumn="1" w:lastColumn="0" w:noHBand="0" w:noVBand="1"/>
      </w:tblPr>
      <w:tblGrid>
        <w:gridCol w:w="7956"/>
      </w:tblGrid>
      <w:tr w:rsidR="000F03A7" w:rsidRPr="0092350C" w14:paraId="202A444B" w14:textId="77777777" w:rsidTr="0092350C">
        <w:trPr>
          <w:divId w:val="2116439976"/>
          <w:tblCellSpacing w:w="142" w:type="dxa"/>
        </w:trPr>
        <w:tc>
          <w:tcPr>
            <w:tcW w:w="4643" w:type="pct"/>
            <w:shd w:val="clear" w:color="auto" w:fill="auto"/>
          </w:tcPr>
          <w:p w14:paraId="4F96DCCF" w14:textId="77777777" w:rsidR="000F03A7" w:rsidRPr="0092350C" w:rsidRDefault="000F03A7" w:rsidP="0092350C">
            <w:pPr>
              <w:autoSpaceDE w:val="0"/>
              <w:autoSpaceDN w:val="0"/>
              <w:adjustRightInd w:val="0"/>
              <w:spacing w:before="0" w:after="0"/>
              <w:jc w:val="both"/>
              <w:rPr>
                <w:rFonts w:ascii="Times New Roman" w:eastAsia="Calibri" w:hAnsi="Times New Roman" w:cs="Times New Roman"/>
                <w:sz w:val="22"/>
                <w:szCs w:val="22"/>
              </w:rPr>
            </w:pPr>
            <w:r w:rsidRPr="0092350C">
              <w:rPr>
                <w:rFonts w:ascii="Times New Roman" w:eastAsia="Calibri" w:hAnsi="Times New Roman" w:cs="Times New Roman"/>
                <w:b/>
                <w:sz w:val="22"/>
                <w:szCs w:val="22"/>
              </w:rPr>
              <w:lastRenderedPageBreak/>
              <w:t>(q)</w:t>
            </w:r>
            <w:r w:rsidRPr="0092350C">
              <w:rPr>
                <w:rFonts w:ascii="Times New Roman" w:eastAsia="Calibri" w:hAnsi="Times New Roman" w:cs="Times New Roman"/>
                <w:b/>
                <w:sz w:val="22"/>
                <w:szCs w:val="22"/>
              </w:rPr>
              <w:tab/>
            </w:r>
            <w:r w:rsidRPr="0092350C">
              <w:rPr>
                <w:rFonts w:ascii="Times New Roman" w:eastAsia="Calibri" w:hAnsi="Times New Roman" w:cs="Times New Roman"/>
                <w:b/>
                <w:sz w:val="22"/>
                <w:szCs w:val="22"/>
                <w:u w:val="single"/>
              </w:rPr>
              <w:t>PREVIOUS LEGAL APPLICATIONS CONCERNING P</w:t>
            </w:r>
          </w:p>
          <w:p w14:paraId="69A1E03E" w14:textId="77777777" w:rsidR="000F03A7" w:rsidRPr="0092350C" w:rsidRDefault="000F03A7" w:rsidP="0092350C">
            <w:pPr>
              <w:autoSpaceDE w:val="0"/>
              <w:autoSpaceDN w:val="0"/>
              <w:adjustRightInd w:val="0"/>
              <w:spacing w:before="0" w:after="0"/>
              <w:jc w:val="both"/>
              <w:rPr>
                <w:rFonts w:ascii="Times New Roman" w:eastAsia="Calibri" w:hAnsi="Times New Roman" w:cs="Times New Roman"/>
                <w:i/>
                <w:sz w:val="22"/>
                <w:szCs w:val="22"/>
              </w:rPr>
            </w:pPr>
            <w:r w:rsidRPr="0092350C">
              <w:rPr>
                <w:rFonts w:ascii="Times New Roman" w:eastAsia="Calibri" w:hAnsi="Times New Roman" w:cs="Times New Roman"/>
                <w:i/>
                <w:sz w:val="22"/>
                <w:szCs w:val="22"/>
              </w:rPr>
              <w:tab/>
              <w:t>(Please indicate which of the following is applicable)</w:t>
            </w:r>
          </w:p>
          <w:p w14:paraId="02248BB6" w14:textId="77777777" w:rsidR="000F03A7" w:rsidRPr="0092350C" w:rsidRDefault="000F03A7" w:rsidP="006172E9">
            <w:pPr>
              <w:numPr>
                <w:ilvl w:val="0"/>
                <w:numId w:val="97"/>
              </w:numPr>
              <w:autoSpaceDE w:val="0"/>
              <w:autoSpaceDN w:val="0"/>
              <w:adjustRightInd w:val="0"/>
              <w:spacing w:before="0" w:after="0"/>
              <w:ind w:left="1077" w:hanging="357"/>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There has been no application or order made relating to P under the Mental Capacity Act as well as the repealed Mental Disorders and Treatment Act</w:t>
            </w:r>
          </w:p>
          <w:p w14:paraId="4F1068C8" w14:textId="77777777" w:rsidR="00B22518" w:rsidRPr="0092350C" w:rsidRDefault="00B22518" w:rsidP="0092350C">
            <w:pPr>
              <w:autoSpaceDE w:val="0"/>
              <w:autoSpaceDN w:val="0"/>
              <w:adjustRightInd w:val="0"/>
              <w:spacing w:before="0" w:after="0"/>
              <w:ind w:left="1077"/>
              <w:jc w:val="both"/>
              <w:rPr>
                <w:rFonts w:ascii="Times New Roman" w:eastAsia="Calibri" w:hAnsi="Times New Roman" w:cs="Times New Roman"/>
                <w:b/>
                <w:sz w:val="22"/>
                <w:szCs w:val="22"/>
              </w:rPr>
            </w:pPr>
          </w:p>
          <w:p w14:paraId="4390AC2E" w14:textId="77777777" w:rsidR="000F03A7" w:rsidRPr="0092350C" w:rsidRDefault="000F03A7" w:rsidP="006172E9">
            <w:pPr>
              <w:numPr>
                <w:ilvl w:val="0"/>
                <w:numId w:val="97"/>
              </w:numPr>
              <w:autoSpaceDE w:val="0"/>
              <w:autoSpaceDN w:val="0"/>
              <w:adjustRightInd w:val="0"/>
              <w:spacing w:before="0" w:after="0"/>
              <w:ind w:left="1077" w:hanging="357"/>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There was an application or order made relating to P under the Mental Capacity Act or the repealed Mental Disorders and Treatment Act in case no. ______________________</w:t>
            </w:r>
          </w:p>
        </w:tc>
      </w:tr>
    </w:tbl>
    <w:p w14:paraId="108AB416" w14:textId="77777777" w:rsidR="000F03A7" w:rsidRPr="000F03A7" w:rsidRDefault="000F03A7" w:rsidP="000F03A7">
      <w:pPr>
        <w:autoSpaceDE w:val="0"/>
        <w:autoSpaceDN w:val="0"/>
        <w:adjustRightInd w:val="0"/>
        <w:spacing w:before="0" w:after="0"/>
        <w:ind w:left="720" w:hanging="720"/>
        <w:jc w:val="both"/>
        <w:divId w:val="2116439976"/>
        <w:rPr>
          <w:rFonts w:ascii="Times New Roman" w:eastAsia="Calibri" w:hAnsi="Times New Roman" w:cs="Times New Roman"/>
          <w:sz w:val="22"/>
          <w:szCs w:val="22"/>
        </w:rPr>
      </w:pPr>
    </w:p>
    <w:p w14:paraId="342B645E" w14:textId="77777777" w:rsidR="000F03A7" w:rsidRPr="000F03A7" w:rsidRDefault="000F03A7" w:rsidP="000F03A7">
      <w:pPr>
        <w:autoSpaceDE w:val="0"/>
        <w:autoSpaceDN w:val="0"/>
        <w:adjustRightInd w:val="0"/>
        <w:spacing w:before="0" w:after="0"/>
        <w:ind w:left="720" w:hanging="720"/>
        <w:jc w:val="both"/>
        <w:divId w:val="2116439976"/>
        <w:rPr>
          <w:rFonts w:ascii="Times New Roman" w:eastAsia="Calibri" w:hAnsi="Times New Roman" w:cs="Times New Roman"/>
          <w:b/>
          <w:smallCaps/>
          <w:sz w:val="22"/>
          <w:szCs w:val="22"/>
          <w:u w:val="single"/>
        </w:rPr>
      </w:pPr>
      <w:r w:rsidRPr="000F03A7">
        <w:rPr>
          <w:rFonts w:ascii="Times New Roman" w:eastAsia="Calibri" w:hAnsi="Times New Roman" w:cs="Times New Roman"/>
          <w:sz w:val="22"/>
          <w:szCs w:val="22"/>
        </w:rPr>
        <w:t>6.</w:t>
      </w:r>
      <w:r w:rsidRPr="000F03A7">
        <w:rPr>
          <w:rFonts w:ascii="Times New Roman" w:eastAsia="Calibri" w:hAnsi="Times New Roman" w:cs="Times New Roman"/>
          <w:sz w:val="22"/>
          <w:szCs w:val="22"/>
        </w:rPr>
        <w:tab/>
      </w:r>
      <w:r w:rsidRPr="000F03A7">
        <w:rPr>
          <w:rFonts w:ascii="Times New Roman" w:eastAsia="Calibri" w:hAnsi="Times New Roman" w:cs="Times New Roman"/>
          <w:b/>
          <w:smallCaps/>
          <w:sz w:val="22"/>
          <w:szCs w:val="22"/>
          <w:u w:val="single"/>
        </w:rPr>
        <w:t>Information about Relevant Persons</w:t>
      </w:r>
    </w:p>
    <w:p w14:paraId="7FB642B6" w14:textId="77777777" w:rsidR="000F03A7" w:rsidRPr="000F03A7" w:rsidRDefault="000F03A7" w:rsidP="000F03A7">
      <w:pPr>
        <w:autoSpaceDE w:val="0"/>
        <w:autoSpaceDN w:val="0"/>
        <w:adjustRightInd w:val="0"/>
        <w:spacing w:before="0" w:after="0"/>
        <w:ind w:left="720"/>
        <w:jc w:val="both"/>
        <w:divId w:val="2116439976"/>
        <w:rPr>
          <w:rFonts w:ascii="Times New Roman" w:eastAsia="Calibri" w:hAnsi="Times New Roman" w:cs="Times New Roman"/>
          <w:i/>
          <w:sz w:val="22"/>
          <w:szCs w:val="22"/>
        </w:rPr>
      </w:pPr>
      <w:r w:rsidRPr="000F03A7">
        <w:rPr>
          <w:rFonts w:ascii="Times New Roman" w:eastAsia="Calibri" w:hAnsi="Times New Roman" w:cs="Times New Roman"/>
          <w:i/>
          <w:sz w:val="22"/>
          <w:szCs w:val="22"/>
        </w:rPr>
        <w:t xml:space="preserve">(Please do not leave any blanks.  Please state “Nil” if there is no one in the category in question.  If a Relevant Person has </w:t>
      </w:r>
      <w:proofErr w:type="gramStart"/>
      <w:r w:rsidRPr="000F03A7">
        <w:rPr>
          <w:rFonts w:ascii="Times New Roman" w:eastAsia="Calibri" w:hAnsi="Times New Roman" w:cs="Times New Roman"/>
          <w:i/>
          <w:sz w:val="22"/>
          <w:szCs w:val="22"/>
        </w:rPr>
        <w:t>passed away</w:t>
      </w:r>
      <w:proofErr w:type="gramEnd"/>
      <w:r w:rsidRPr="000F03A7">
        <w:rPr>
          <w:rFonts w:ascii="Times New Roman" w:eastAsia="Calibri" w:hAnsi="Times New Roman" w:cs="Times New Roman"/>
          <w:i/>
          <w:sz w:val="22"/>
          <w:szCs w:val="22"/>
        </w:rPr>
        <w:t>, please state the person’s name and indicate “(deceased)” after the name.)</w:t>
      </w:r>
    </w:p>
    <w:p w14:paraId="0E2A34C9" w14:textId="77777777" w:rsidR="000F03A7" w:rsidRPr="000F03A7" w:rsidRDefault="000F03A7" w:rsidP="000F03A7">
      <w:pPr>
        <w:autoSpaceDE w:val="0"/>
        <w:autoSpaceDN w:val="0"/>
        <w:adjustRightInd w:val="0"/>
        <w:spacing w:before="0" w:after="0"/>
        <w:ind w:left="720"/>
        <w:jc w:val="both"/>
        <w:divId w:val="2116439976"/>
        <w:rPr>
          <w:rFonts w:ascii="Times New Roman" w:eastAsia="Calibri" w:hAnsi="Times New Roman" w:cs="Times New Roman"/>
          <w:b/>
          <w:smallCaps/>
          <w:sz w:val="22"/>
          <w:szCs w:val="22"/>
          <w:u w:val="single"/>
        </w:rPr>
      </w:pPr>
    </w:p>
    <w:tbl>
      <w:tblPr>
        <w:tblW w:w="4371" w:type="pct"/>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42" w:type="dxa"/>
          <w:bottom w:w="142" w:type="dxa"/>
        </w:tblCellMar>
        <w:tblLook w:val="04A0" w:firstRow="1" w:lastRow="0" w:firstColumn="1" w:lastColumn="0" w:noHBand="0" w:noVBand="1"/>
      </w:tblPr>
      <w:tblGrid>
        <w:gridCol w:w="4011"/>
        <w:gridCol w:w="2626"/>
        <w:gridCol w:w="1245"/>
      </w:tblGrid>
      <w:tr w:rsidR="000F03A7" w:rsidRPr="0092350C" w14:paraId="6752C3F7" w14:textId="77777777" w:rsidTr="0092350C">
        <w:trPr>
          <w:divId w:val="2116439976"/>
        </w:trPr>
        <w:tc>
          <w:tcPr>
            <w:tcW w:w="5000" w:type="pct"/>
            <w:gridSpan w:val="3"/>
            <w:shd w:val="clear" w:color="auto" w:fill="D9D9D9"/>
          </w:tcPr>
          <w:p w14:paraId="0437AF75" w14:textId="77777777" w:rsidR="000F03A7" w:rsidRPr="0092350C" w:rsidRDefault="000F03A7" w:rsidP="0092350C">
            <w:pPr>
              <w:spacing w:before="0" w:after="0"/>
              <w:rPr>
                <w:rFonts w:ascii="Times New Roman" w:eastAsia="Calibri" w:hAnsi="Times New Roman" w:cs="Times New Roman"/>
                <w:b/>
                <w:caps/>
                <w:sz w:val="22"/>
                <w:szCs w:val="22"/>
              </w:rPr>
            </w:pPr>
            <w:r w:rsidRPr="0092350C">
              <w:rPr>
                <w:rFonts w:ascii="Times New Roman" w:eastAsia="Calibri" w:hAnsi="Times New Roman" w:cs="Times New Roman"/>
                <w:b/>
                <w:sz w:val="22"/>
                <w:szCs w:val="22"/>
              </w:rPr>
              <w:t>(a)</w:t>
            </w:r>
            <w:r w:rsidRPr="0092350C">
              <w:rPr>
                <w:rFonts w:ascii="Times New Roman" w:eastAsia="Calibri" w:hAnsi="Times New Roman" w:cs="Times New Roman"/>
                <w:b/>
                <w:sz w:val="22"/>
                <w:szCs w:val="22"/>
              </w:rPr>
              <w:tab/>
            </w:r>
            <w:r w:rsidRPr="0092350C">
              <w:rPr>
                <w:rFonts w:ascii="Times New Roman" w:eastAsia="Calibri" w:hAnsi="Times New Roman" w:cs="Times New Roman"/>
                <w:b/>
                <w:caps/>
                <w:sz w:val="22"/>
                <w:szCs w:val="22"/>
              </w:rPr>
              <w:t>P’s spouse</w:t>
            </w:r>
          </w:p>
        </w:tc>
      </w:tr>
      <w:tr w:rsidR="000F03A7" w:rsidRPr="0092350C" w14:paraId="08744FEA" w14:textId="77777777" w:rsidTr="0092350C">
        <w:trPr>
          <w:divId w:val="2116439976"/>
        </w:trPr>
        <w:tc>
          <w:tcPr>
            <w:tcW w:w="2544" w:type="pct"/>
            <w:shd w:val="clear" w:color="auto" w:fill="auto"/>
          </w:tcPr>
          <w:p w14:paraId="6D34B7DD" w14:textId="77777777" w:rsidR="000F03A7" w:rsidRPr="0092350C" w:rsidRDefault="000F03A7" w:rsidP="0092350C">
            <w:pPr>
              <w:spacing w:before="0" w:after="0"/>
              <w:jc w:val="center"/>
              <w:rPr>
                <w:rFonts w:ascii="Times New Roman" w:eastAsia="Calibri" w:hAnsi="Times New Roman" w:cs="Times New Roman"/>
                <w:b/>
                <w:sz w:val="22"/>
                <w:szCs w:val="22"/>
              </w:rPr>
            </w:pPr>
            <w:r w:rsidRPr="0092350C">
              <w:rPr>
                <w:rFonts w:ascii="Times New Roman" w:eastAsia="Calibri" w:hAnsi="Times New Roman" w:cs="Times New Roman"/>
                <w:b/>
                <w:sz w:val="22"/>
                <w:szCs w:val="22"/>
              </w:rPr>
              <w:t>Full name</w:t>
            </w:r>
          </w:p>
          <w:p w14:paraId="1A7E9106" w14:textId="77777777" w:rsidR="00E44DCD" w:rsidRPr="0092350C" w:rsidRDefault="00E44DCD" w:rsidP="0092350C">
            <w:pPr>
              <w:spacing w:before="0" w:after="0"/>
              <w:jc w:val="center"/>
              <w:rPr>
                <w:rFonts w:ascii="Times New Roman" w:eastAsia="Calibri" w:hAnsi="Times New Roman" w:cs="Times New Roman"/>
                <w:b/>
                <w:sz w:val="22"/>
                <w:szCs w:val="22"/>
              </w:rPr>
            </w:pPr>
          </w:p>
        </w:tc>
        <w:tc>
          <w:tcPr>
            <w:tcW w:w="1666" w:type="pct"/>
            <w:shd w:val="clear" w:color="auto" w:fill="auto"/>
          </w:tcPr>
          <w:p w14:paraId="048E50DA" w14:textId="77777777" w:rsidR="000F03A7" w:rsidRPr="0092350C" w:rsidRDefault="000F03A7" w:rsidP="0092350C">
            <w:pPr>
              <w:spacing w:before="0" w:after="0"/>
              <w:jc w:val="center"/>
              <w:rPr>
                <w:rFonts w:ascii="Times New Roman" w:eastAsia="Calibri" w:hAnsi="Times New Roman" w:cs="Times New Roman"/>
                <w:b/>
                <w:sz w:val="22"/>
                <w:szCs w:val="22"/>
              </w:rPr>
            </w:pPr>
            <w:r w:rsidRPr="0092350C">
              <w:rPr>
                <w:rFonts w:ascii="Times New Roman" w:eastAsia="Calibri" w:hAnsi="Times New Roman" w:cs="Times New Roman"/>
                <w:b/>
                <w:sz w:val="22"/>
                <w:szCs w:val="22"/>
              </w:rPr>
              <w:t>NRIC/FIN/Passport No.</w:t>
            </w:r>
          </w:p>
        </w:tc>
        <w:tc>
          <w:tcPr>
            <w:tcW w:w="790" w:type="pct"/>
            <w:shd w:val="clear" w:color="auto" w:fill="auto"/>
          </w:tcPr>
          <w:p w14:paraId="62C05B1D" w14:textId="77777777" w:rsidR="000F03A7" w:rsidRPr="0092350C" w:rsidRDefault="000F03A7" w:rsidP="0092350C">
            <w:pPr>
              <w:spacing w:before="0" w:after="0"/>
              <w:jc w:val="center"/>
              <w:rPr>
                <w:rFonts w:ascii="Times New Roman" w:eastAsia="Calibri" w:hAnsi="Times New Roman" w:cs="Times New Roman"/>
                <w:b/>
                <w:sz w:val="22"/>
                <w:szCs w:val="22"/>
              </w:rPr>
            </w:pPr>
            <w:r w:rsidRPr="0092350C">
              <w:rPr>
                <w:rFonts w:ascii="Times New Roman" w:eastAsia="Calibri" w:hAnsi="Times New Roman" w:cs="Times New Roman"/>
                <w:b/>
                <w:sz w:val="22"/>
                <w:szCs w:val="22"/>
              </w:rPr>
              <w:t>Age</w:t>
            </w:r>
          </w:p>
        </w:tc>
      </w:tr>
      <w:tr w:rsidR="00E44DCD" w:rsidRPr="0092350C" w14:paraId="2C04189F" w14:textId="77777777" w:rsidTr="0092350C">
        <w:trPr>
          <w:divId w:val="2116439976"/>
        </w:trPr>
        <w:tc>
          <w:tcPr>
            <w:tcW w:w="2544" w:type="pct"/>
            <w:shd w:val="clear" w:color="auto" w:fill="auto"/>
          </w:tcPr>
          <w:p w14:paraId="712A7874" w14:textId="77777777" w:rsidR="00E44DCD" w:rsidRPr="0092350C" w:rsidRDefault="00E44DCD" w:rsidP="0092350C">
            <w:pPr>
              <w:spacing w:before="0" w:after="0"/>
              <w:jc w:val="center"/>
              <w:rPr>
                <w:rFonts w:ascii="Times New Roman" w:eastAsia="Calibri" w:hAnsi="Times New Roman" w:cs="Times New Roman"/>
                <w:b/>
                <w:sz w:val="22"/>
                <w:szCs w:val="22"/>
              </w:rPr>
            </w:pPr>
          </w:p>
          <w:p w14:paraId="055C000B" w14:textId="77777777" w:rsidR="00E44DCD" w:rsidRPr="0092350C" w:rsidRDefault="00E44DCD" w:rsidP="0092350C">
            <w:pPr>
              <w:spacing w:before="0" w:after="0"/>
              <w:jc w:val="center"/>
              <w:rPr>
                <w:rFonts w:ascii="Times New Roman" w:eastAsia="Calibri" w:hAnsi="Times New Roman" w:cs="Times New Roman"/>
                <w:b/>
                <w:sz w:val="22"/>
                <w:szCs w:val="22"/>
              </w:rPr>
            </w:pPr>
          </w:p>
        </w:tc>
        <w:tc>
          <w:tcPr>
            <w:tcW w:w="1666" w:type="pct"/>
            <w:shd w:val="clear" w:color="auto" w:fill="auto"/>
          </w:tcPr>
          <w:p w14:paraId="357A49E3" w14:textId="77777777" w:rsidR="00E44DCD" w:rsidRPr="0092350C" w:rsidRDefault="00E44DCD" w:rsidP="0092350C">
            <w:pPr>
              <w:spacing w:before="0" w:after="0"/>
              <w:jc w:val="center"/>
              <w:rPr>
                <w:rFonts w:ascii="Times New Roman" w:eastAsia="Calibri" w:hAnsi="Times New Roman" w:cs="Times New Roman"/>
                <w:b/>
                <w:sz w:val="22"/>
                <w:szCs w:val="22"/>
              </w:rPr>
            </w:pPr>
          </w:p>
        </w:tc>
        <w:tc>
          <w:tcPr>
            <w:tcW w:w="790" w:type="pct"/>
            <w:shd w:val="clear" w:color="auto" w:fill="auto"/>
          </w:tcPr>
          <w:p w14:paraId="2F716388" w14:textId="77777777" w:rsidR="00E44DCD" w:rsidRPr="0092350C" w:rsidRDefault="00E44DCD" w:rsidP="0092350C">
            <w:pPr>
              <w:spacing w:before="0" w:after="0"/>
              <w:jc w:val="center"/>
              <w:rPr>
                <w:rFonts w:ascii="Times New Roman" w:eastAsia="Calibri" w:hAnsi="Times New Roman" w:cs="Times New Roman"/>
                <w:b/>
                <w:sz w:val="22"/>
                <w:szCs w:val="22"/>
              </w:rPr>
            </w:pPr>
          </w:p>
        </w:tc>
      </w:tr>
    </w:tbl>
    <w:p w14:paraId="343158CA" w14:textId="77777777" w:rsidR="00E44DCD" w:rsidRPr="000F03A7" w:rsidRDefault="00E44DCD" w:rsidP="000F03A7">
      <w:pPr>
        <w:spacing w:before="0" w:after="0"/>
        <w:jc w:val="both"/>
        <w:divId w:val="2116439976"/>
        <w:rPr>
          <w:rFonts w:ascii="Times New Roman" w:eastAsia="Calibri" w:hAnsi="Times New Roman" w:cs="Times New Roman"/>
          <w:sz w:val="22"/>
          <w:szCs w:val="22"/>
        </w:rPr>
      </w:pPr>
    </w:p>
    <w:tbl>
      <w:tblPr>
        <w:tblW w:w="4371" w:type="pct"/>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42" w:type="dxa"/>
          <w:bottom w:w="142" w:type="dxa"/>
        </w:tblCellMar>
        <w:tblLook w:val="04A0" w:firstRow="1" w:lastRow="0" w:firstColumn="1" w:lastColumn="0" w:noHBand="0" w:noVBand="1"/>
      </w:tblPr>
      <w:tblGrid>
        <w:gridCol w:w="4011"/>
        <w:gridCol w:w="2626"/>
        <w:gridCol w:w="1245"/>
      </w:tblGrid>
      <w:tr w:rsidR="000F03A7" w:rsidRPr="0092350C" w14:paraId="6F7D497B" w14:textId="77777777" w:rsidTr="0092350C">
        <w:trPr>
          <w:divId w:val="2116439976"/>
        </w:trPr>
        <w:tc>
          <w:tcPr>
            <w:tcW w:w="5000" w:type="pct"/>
            <w:gridSpan w:val="3"/>
            <w:shd w:val="clear" w:color="auto" w:fill="D9D9D9"/>
          </w:tcPr>
          <w:p w14:paraId="64280CBB" w14:textId="77777777" w:rsidR="000F03A7" w:rsidRPr="0092350C" w:rsidRDefault="000F03A7" w:rsidP="0092350C">
            <w:pPr>
              <w:spacing w:before="0" w:after="0"/>
              <w:rPr>
                <w:rFonts w:ascii="Times New Roman" w:eastAsia="Calibri" w:hAnsi="Times New Roman" w:cs="Times New Roman"/>
                <w:b/>
                <w:sz w:val="22"/>
                <w:szCs w:val="22"/>
              </w:rPr>
            </w:pPr>
            <w:r w:rsidRPr="0092350C">
              <w:rPr>
                <w:rFonts w:ascii="Times New Roman" w:eastAsia="Calibri" w:hAnsi="Times New Roman" w:cs="Times New Roman"/>
                <w:b/>
                <w:sz w:val="22"/>
                <w:szCs w:val="22"/>
              </w:rPr>
              <w:t>(b)</w:t>
            </w:r>
            <w:r w:rsidRPr="0092350C">
              <w:rPr>
                <w:rFonts w:ascii="Times New Roman" w:eastAsia="Calibri" w:hAnsi="Times New Roman" w:cs="Times New Roman"/>
                <w:b/>
                <w:sz w:val="22"/>
                <w:szCs w:val="22"/>
              </w:rPr>
              <w:tab/>
            </w:r>
            <w:r w:rsidRPr="0092350C">
              <w:rPr>
                <w:rFonts w:ascii="Times New Roman" w:eastAsia="Calibri" w:hAnsi="Times New Roman" w:cs="Times New Roman"/>
                <w:b/>
                <w:caps/>
                <w:sz w:val="22"/>
                <w:szCs w:val="22"/>
              </w:rPr>
              <w:t>P’s PARENTS</w:t>
            </w:r>
          </w:p>
        </w:tc>
      </w:tr>
      <w:tr w:rsidR="000F03A7" w:rsidRPr="0092350C" w14:paraId="1F9F23C4" w14:textId="77777777" w:rsidTr="0092350C">
        <w:trPr>
          <w:divId w:val="2116439976"/>
        </w:trPr>
        <w:tc>
          <w:tcPr>
            <w:tcW w:w="2544" w:type="pct"/>
            <w:shd w:val="clear" w:color="auto" w:fill="auto"/>
          </w:tcPr>
          <w:p w14:paraId="3478F4F0" w14:textId="77777777" w:rsidR="000F03A7" w:rsidRPr="0092350C" w:rsidRDefault="000F03A7" w:rsidP="0092350C">
            <w:pPr>
              <w:spacing w:before="0" w:after="0"/>
              <w:jc w:val="center"/>
              <w:rPr>
                <w:rFonts w:ascii="Times New Roman" w:eastAsia="Calibri" w:hAnsi="Times New Roman" w:cs="Times New Roman"/>
                <w:b/>
                <w:sz w:val="22"/>
                <w:szCs w:val="22"/>
              </w:rPr>
            </w:pPr>
            <w:r w:rsidRPr="0092350C">
              <w:rPr>
                <w:rFonts w:ascii="Times New Roman" w:eastAsia="Calibri" w:hAnsi="Times New Roman" w:cs="Times New Roman"/>
                <w:b/>
                <w:sz w:val="22"/>
                <w:szCs w:val="22"/>
              </w:rPr>
              <w:t>Full name</w:t>
            </w:r>
          </w:p>
        </w:tc>
        <w:tc>
          <w:tcPr>
            <w:tcW w:w="1666" w:type="pct"/>
            <w:shd w:val="clear" w:color="auto" w:fill="auto"/>
          </w:tcPr>
          <w:p w14:paraId="1F595B67" w14:textId="77777777" w:rsidR="000F03A7" w:rsidRPr="0092350C" w:rsidRDefault="000F03A7" w:rsidP="0092350C">
            <w:pPr>
              <w:spacing w:before="0" w:after="0"/>
              <w:jc w:val="center"/>
              <w:rPr>
                <w:rFonts w:ascii="Times New Roman" w:eastAsia="Calibri" w:hAnsi="Times New Roman" w:cs="Times New Roman"/>
                <w:b/>
                <w:sz w:val="22"/>
                <w:szCs w:val="22"/>
              </w:rPr>
            </w:pPr>
            <w:r w:rsidRPr="0092350C">
              <w:rPr>
                <w:rFonts w:ascii="Times New Roman" w:eastAsia="Calibri" w:hAnsi="Times New Roman" w:cs="Times New Roman"/>
                <w:b/>
                <w:sz w:val="22"/>
                <w:szCs w:val="22"/>
              </w:rPr>
              <w:t>NRIC/FIN/Passport No.</w:t>
            </w:r>
          </w:p>
        </w:tc>
        <w:tc>
          <w:tcPr>
            <w:tcW w:w="790" w:type="pct"/>
            <w:shd w:val="clear" w:color="auto" w:fill="auto"/>
          </w:tcPr>
          <w:p w14:paraId="42144B72" w14:textId="77777777" w:rsidR="000F03A7" w:rsidRPr="0092350C" w:rsidRDefault="000F03A7" w:rsidP="0092350C">
            <w:pPr>
              <w:spacing w:before="0" w:after="0"/>
              <w:jc w:val="center"/>
              <w:rPr>
                <w:rFonts w:ascii="Times New Roman" w:eastAsia="Calibri" w:hAnsi="Times New Roman" w:cs="Times New Roman"/>
                <w:b/>
                <w:sz w:val="22"/>
                <w:szCs w:val="22"/>
              </w:rPr>
            </w:pPr>
            <w:r w:rsidRPr="0092350C">
              <w:rPr>
                <w:rFonts w:ascii="Times New Roman" w:eastAsia="Calibri" w:hAnsi="Times New Roman" w:cs="Times New Roman"/>
                <w:b/>
                <w:sz w:val="22"/>
                <w:szCs w:val="22"/>
              </w:rPr>
              <w:t>Age</w:t>
            </w:r>
          </w:p>
        </w:tc>
      </w:tr>
      <w:tr w:rsidR="000F03A7" w:rsidRPr="0092350C" w14:paraId="62F2EC47" w14:textId="77777777" w:rsidTr="0092350C">
        <w:trPr>
          <w:divId w:val="2116439976"/>
        </w:trPr>
        <w:tc>
          <w:tcPr>
            <w:tcW w:w="2544" w:type="pct"/>
            <w:shd w:val="clear" w:color="auto" w:fill="auto"/>
          </w:tcPr>
          <w:p w14:paraId="372BD764" w14:textId="77777777" w:rsidR="000F03A7" w:rsidRPr="0092350C" w:rsidRDefault="000F03A7" w:rsidP="0092350C">
            <w:pPr>
              <w:spacing w:before="0" w:after="0"/>
              <w:jc w:val="both"/>
              <w:rPr>
                <w:rFonts w:ascii="Times New Roman" w:eastAsia="Calibri" w:hAnsi="Times New Roman" w:cs="Times New Roman"/>
                <w:sz w:val="22"/>
                <w:szCs w:val="22"/>
              </w:rPr>
            </w:pPr>
          </w:p>
          <w:p w14:paraId="27F2F238" w14:textId="77777777" w:rsidR="00B22518" w:rsidRPr="0092350C" w:rsidRDefault="00B22518" w:rsidP="0092350C">
            <w:pPr>
              <w:spacing w:before="0" w:after="0"/>
              <w:jc w:val="both"/>
              <w:rPr>
                <w:rFonts w:ascii="Times New Roman" w:eastAsia="Calibri" w:hAnsi="Times New Roman" w:cs="Times New Roman"/>
                <w:sz w:val="22"/>
                <w:szCs w:val="22"/>
              </w:rPr>
            </w:pPr>
          </w:p>
        </w:tc>
        <w:tc>
          <w:tcPr>
            <w:tcW w:w="1666" w:type="pct"/>
            <w:shd w:val="clear" w:color="auto" w:fill="auto"/>
          </w:tcPr>
          <w:p w14:paraId="2E430E7C" w14:textId="77777777" w:rsidR="000F03A7" w:rsidRPr="0092350C" w:rsidRDefault="000F03A7" w:rsidP="0092350C">
            <w:pPr>
              <w:spacing w:before="0" w:after="0"/>
              <w:jc w:val="both"/>
              <w:rPr>
                <w:rFonts w:ascii="Times New Roman" w:eastAsia="Calibri" w:hAnsi="Times New Roman" w:cs="Times New Roman"/>
                <w:sz w:val="22"/>
                <w:szCs w:val="22"/>
              </w:rPr>
            </w:pPr>
          </w:p>
        </w:tc>
        <w:tc>
          <w:tcPr>
            <w:tcW w:w="790" w:type="pct"/>
            <w:shd w:val="clear" w:color="auto" w:fill="auto"/>
          </w:tcPr>
          <w:p w14:paraId="5D8F711A" w14:textId="77777777" w:rsidR="000F03A7" w:rsidRPr="0092350C" w:rsidRDefault="000F03A7" w:rsidP="0092350C">
            <w:pPr>
              <w:spacing w:before="0" w:after="0"/>
              <w:jc w:val="both"/>
              <w:rPr>
                <w:rFonts w:ascii="Times New Roman" w:eastAsia="Calibri" w:hAnsi="Times New Roman" w:cs="Times New Roman"/>
                <w:sz w:val="22"/>
                <w:szCs w:val="22"/>
              </w:rPr>
            </w:pPr>
          </w:p>
        </w:tc>
      </w:tr>
      <w:tr w:rsidR="00E44DCD" w:rsidRPr="0092350C" w14:paraId="6B5849A2" w14:textId="77777777" w:rsidTr="0092350C">
        <w:trPr>
          <w:divId w:val="2116439976"/>
        </w:trPr>
        <w:tc>
          <w:tcPr>
            <w:tcW w:w="2544" w:type="pct"/>
            <w:shd w:val="clear" w:color="auto" w:fill="auto"/>
          </w:tcPr>
          <w:p w14:paraId="1C5F46F9" w14:textId="77777777" w:rsidR="00E44DCD" w:rsidRPr="0092350C" w:rsidRDefault="00E44DCD" w:rsidP="0092350C">
            <w:pPr>
              <w:spacing w:before="0" w:after="0"/>
              <w:jc w:val="both"/>
              <w:rPr>
                <w:rFonts w:ascii="Times New Roman" w:eastAsia="Calibri" w:hAnsi="Times New Roman" w:cs="Times New Roman"/>
                <w:sz w:val="22"/>
                <w:szCs w:val="22"/>
              </w:rPr>
            </w:pPr>
          </w:p>
          <w:p w14:paraId="0E327682" w14:textId="77777777" w:rsidR="00E44DCD" w:rsidRPr="0092350C" w:rsidRDefault="00E44DCD" w:rsidP="0092350C">
            <w:pPr>
              <w:spacing w:before="0" w:after="0"/>
              <w:jc w:val="both"/>
              <w:rPr>
                <w:rFonts w:ascii="Times New Roman" w:eastAsia="Calibri" w:hAnsi="Times New Roman" w:cs="Times New Roman"/>
                <w:sz w:val="22"/>
                <w:szCs w:val="22"/>
              </w:rPr>
            </w:pPr>
          </w:p>
        </w:tc>
        <w:tc>
          <w:tcPr>
            <w:tcW w:w="1666" w:type="pct"/>
            <w:shd w:val="clear" w:color="auto" w:fill="auto"/>
          </w:tcPr>
          <w:p w14:paraId="40F9079C" w14:textId="77777777" w:rsidR="00E44DCD" w:rsidRPr="0092350C" w:rsidRDefault="00E44DCD" w:rsidP="0092350C">
            <w:pPr>
              <w:spacing w:before="0" w:after="0"/>
              <w:jc w:val="both"/>
              <w:rPr>
                <w:rFonts w:ascii="Times New Roman" w:eastAsia="Calibri" w:hAnsi="Times New Roman" w:cs="Times New Roman"/>
                <w:sz w:val="22"/>
                <w:szCs w:val="22"/>
              </w:rPr>
            </w:pPr>
          </w:p>
        </w:tc>
        <w:tc>
          <w:tcPr>
            <w:tcW w:w="790" w:type="pct"/>
            <w:shd w:val="clear" w:color="auto" w:fill="auto"/>
          </w:tcPr>
          <w:p w14:paraId="2CA5AFDC" w14:textId="77777777" w:rsidR="00E44DCD" w:rsidRPr="0092350C" w:rsidRDefault="00E44DCD" w:rsidP="0092350C">
            <w:pPr>
              <w:spacing w:before="0" w:after="0"/>
              <w:jc w:val="both"/>
              <w:rPr>
                <w:rFonts w:ascii="Times New Roman" w:eastAsia="Calibri" w:hAnsi="Times New Roman" w:cs="Times New Roman"/>
                <w:sz w:val="22"/>
                <w:szCs w:val="22"/>
              </w:rPr>
            </w:pPr>
          </w:p>
        </w:tc>
      </w:tr>
      <w:tr w:rsidR="000F03A7" w:rsidRPr="0092350C" w14:paraId="6D8AE48F" w14:textId="77777777" w:rsidTr="0092350C">
        <w:trPr>
          <w:divId w:val="2116439976"/>
        </w:trPr>
        <w:tc>
          <w:tcPr>
            <w:tcW w:w="5000" w:type="pct"/>
            <w:gridSpan w:val="3"/>
            <w:shd w:val="clear" w:color="auto" w:fill="D9D9D9"/>
          </w:tcPr>
          <w:p w14:paraId="350DCD54" w14:textId="77777777" w:rsidR="000F03A7" w:rsidRPr="0092350C" w:rsidRDefault="000F03A7" w:rsidP="0092350C">
            <w:pPr>
              <w:spacing w:before="0" w:after="0"/>
              <w:rPr>
                <w:rFonts w:ascii="Times New Roman" w:eastAsia="Calibri" w:hAnsi="Times New Roman" w:cs="Times New Roman"/>
                <w:b/>
                <w:sz w:val="22"/>
                <w:szCs w:val="22"/>
              </w:rPr>
            </w:pPr>
            <w:r w:rsidRPr="0092350C">
              <w:rPr>
                <w:rFonts w:ascii="Times New Roman" w:eastAsia="Calibri" w:hAnsi="Times New Roman" w:cs="Times New Roman"/>
                <w:b/>
                <w:sz w:val="22"/>
                <w:szCs w:val="22"/>
              </w:rPr>
              <w:t>(c)</w:t>
            </w:r>
            <w:r w:rsidRPr="0092350C">
              <w:rPr>
                <w:rFonts w:ascii="Times New Roman" w:eastAsia="Calibri" w:hAnsi="Times New Roman" w:cs="Times New Roman"/>
                <w:b/>
                <w:sz w:val="22"/>
                <w:szCs w:val="22"/>
              </w:rPr>
              <w:tab/>
            </w:r>
            <w:r w:rsidRPr="0092350C">
              <w:rPr>
                <w:rFonts w:ascii="Times New Roman" w:eastAsia="Calibri" w:hAnsi="Times New Roman" w:cs="Times New Roman"/>
                <w:b/>
                <w:caps/>
                <w:sz w:val="22"/>
                <w:szCs w:val="22"/>
              </w:rPr>
              <w:t>P’s CHILDREN</w:t>
            </w:r>
          </w:p>
        </w:tc>
      </w:tr>
      <w:tr w:rsidR="000F03A7" w:rsidRPr="0092350C" w14:paraId="07D76B29" w14:textId="77777777" w:rsidTr="0092350C">
        <w:trPr>
          <w:divId w:val="2116439976"/>
        </w:trPr>
        <w:tc>
          <w:tcPr>
            <w:tcW w:w="2544" w:type="pct"/>
            <w:shd w:val="clear" w:color="auto" w:fill="auto"/>
          </w:tcPr>
          <w:p w14:paraId="046F2203" w14:textId="77777777" w:rsidR="000F03A7" w:rsidRPr="0092350C" w:rsidRDefault="000F03A7" w:rsidP="0092350C">
            <w:pPr>
              <w:spacing w:before="0" w:after="0"/>
              <w:jc w:val="center"/>
              <w:rPr>
                <w:rFonts w:ascii="Times New Roman" w:eastAsia="Calibri" w:hAnsi="Times New Roman" w:cs="Times New Roman"/>
                <w:b/>
                <w:sz w:val="22"/>
                <w:szCs w:val="22"/>
              </w:rPr>
            </w:pPr>
            <w:r w:rsidRPr="0092350C">
              <w:rPr>
                <w:rFonts w:ascii="Times New Roman" w:eastAsia="Calibri" w:hAnsi="Times New Roman" w:cs="Times New Roman"/>
                <w:b/>
                <w:sz w:val="22"/>
                <w:szCs w:val="22"/>
              </w:rPr>
              <w:lastRenderedPageBreak/>
              <w:t>Full name</w:t>
            </w:r>
          </w:p>
        </w:tc>
        <w:tc>
          <w:tcPr>
            <w:tcW w:w="1666" w:type="pct"/>
            <w:shd w:val="clear" w:color="auto" w:fill="auto"/>
          </w:tcPr>
          <w:p w14:paraId="36787B79" w14:textId="77777777" w:rsidR="000F03A7" w:rsidRPr="0092350C" w:rsidRDefault="000F03A7" w:rsidP="0092350C">
            <w:pPr>
              <w:spacing w:before="0" w:after="0"/>
              <w:jc w:val="center"/>
              <w:rPr>
                <w:rFonts w:ascii="Times New Roman" w:eastAsia="Calibri" w:hAnsi="Times New Roman" w:cs="Times New Roman"/>
                <w:b/>
                <w:sz w:val="22"/>
                <w:szCs w:val="22"/>
              </w:rPr>
            </w:pPr>
            <w:r w:rsidRPr="0092350C">
              <w:rPr>
                <w:rFonts w:ascii="Times New Roman" w:eastAsia="Calibri" w:hAnsi="Times New Roman" w:cs="Times New Roman"/>
                <w:b/>
                <w:sz w:val="22"/>
                <w:szCs w:val="22"/>
              </w:rPr>
              <w:t>NRIC/FIN/Passport No.</w:t>
            </w:r>
          </w:p>
        </w:tc>
        <w:tc>
          <w:tcPr>
            <w:tcW w:w="790" w:type="pct"/>
            <w:shd w:val="clear" w:color="auto" w:fill="auto"/>
          </w:tcPr>
          <w:p w14:paraId="47259524" w14:textId="77777777" w:rsidR="000F03A7" w:rsidRPr="0092350C" w:rsidRDefault="000F03A7" w:rsidP="0092350C">
            <w:pPr>
              <w:spacing w:before="0" w:after="0"/>
              <w:jc w:val="center"/>
              <w:rPr>
                <w:rFonts w:ascii="Times New Roman" w:eastAsia="Calibri" w:hAnsi="Times New Roman" w:cs="Times New Roman"/>
                <w:b/>
                <w:sz w:val="22"/>
                <w:szCs w:val="22"/>
              </w:rPr>
            </w:pPr>
            <w:r w:rsidRPr="0092350C">
              <w:rPr>
                <w:rFonts w:ascii="Times New Roman" w:eastAsia="Calibri" w:hAnsi="Times New Roman" w:cs="Times New Roman"/>
                <w:b/>
                <w:sz w:val="22"/>
                <w:szCs w:val="22"/>
              </w:rPr>
              <w:t>Age</w:t>
            </w:r>
          </w:p>
        </w:tc>
      </w:tr>
      <w:tr w:rsidR="000F03A7" w:rsidRPr="0092350C" w14:paraId="011BF36D" w14:textId="77777777" w:rsidTr="0092350C">
        <w:trPr>
          <w:divId w:val="2116439976"/>
        </w:trPr>
        <w:tc>
          <w:tcPr>
            <w:tcW w:w="2544" w:type="pct"/>
            <w:shd w:val="clear" w:color="auto" w:fill="auto"/>
          </w:tcPr>
          <w:p w14:paraId="6E36B8A4" w14:textId="77777777" w:rsidR="000F03A7" w:rsidRPr="0092350C" w:rsidRDefault="000F03A7" w:rsidP="0092350C">
            <w:pPr>
              <w:spacing w:before="0" w:after="0"/>
              <w:jc w:val="both"/>
              <w:rPr>
                <w:rFonts w:ascii="Times New Roman" w:eastAsia="Calibri" w:hAnsi="Times New Roman" w:cs="Times New Roman"/>
                <w:sz w:val="22"/>
                <w:szCs w:val="22"/>
              </w:rPr>
            </w:pPr>
          </w:p>
          <w:p w14:paraId="445666FC" w14:textId="77777777" w:rsidR="000F03A7" w:rsidRPr="0092350C" w:rsidRDefault="000F03A7" w:rsidP="0092350C">
            <w:pPr>
              <w:spacing w:before="0" w:after="0"/>
              <w:jc w:val="both"/>
              <w:rPr>
                <w:rFonts w:ascii="Times New Roman" w:eastAsia="Calibri" w:hAnsi="Times New Roman" w:cs="Times New Roman"/>
                <w:sz w:val="22"/>
                <w:szCs w:val="22"/>
              </w:rPr>
            </w:pPr>
          </w:p>
        </w:tc>
        <w:tc>
          <w:tcPr>
            <w:tcW w:w="1666" w:type="pct"/>
            <w:shd w:val="clear" w:color="auto" w:fill="auto"/>
          </w:tcPr>
          <w:p w14:paraId="41B9B1AE" w14:textId="77777777" w:rsidR="000F03A7" w:rsidRPr="0092350C" w:rsidRDefault="000F03A7" w:rsidP="0092350C">
            <w:pPr>
              <w:spacing w:before="0" w:after="0"/>
              <w:jc w:val="both"/>
              <w:rPr>
                <w:rFonts w:ascii="Times New Roman" w:eastAsia="Calibri" w:hAnsi="Times New Roman" w:cs="Times New Roman"/>
                <w:sz w:val="22"/>
                <w:szCs w:val="22"/>
              </w:rPr>
            </w:pPr>
          </w:p>
        </w:tc>
        <w:tc>
          <w:tcPr>
            <w:tcW w:w="790" w:type="pct"/>
            <w:shd w:val="clear" w:color="auto" w:fill="auto"/>
          </w:tcPr>
          <w:p w14:paraId="0BE23BC7" w14:textId="77777777" w:rsidR="000F03A7" w:rsidRPr="0092350C" w:rsidRDefault="000F03A7" w:rsidP="0092350C">
            <w:pPr>
              <w:spacing w:before="0" w:after="0"/>
              <w:jc w:val="both"/>
              <w:rPr>
                <w:rFonts w:ascii="Times New Roman" w:eastAsia="Calibri" w:hAnsi="Times New Roman" w:cs="Times New Roman"/>
                <w:sz w:val="22"/>
                <w:szCs w:val="22"/>
              </w:rPr>
            </w:pPr>
          </w:p>
        </w:tc>
      </w:tr>
      <w:tr w:rsidR="000F03A7" w:rsidRPr="0092350C" w14:paraId="56EC0565" w14:textId="77777777" w:rsidTr="0092350C">
        <w:trPr>
          <w:divId w:val="2116439976"/>
        </w:trPr>
        <w:tc>
          <w:tcPr>
            <w:tcW w:w="2544" w:type="pct"/>
            <w:shd w:val="clear" w:color="auto" w:fill="auto"/>
          </w:tcPr>
          <w:p w14:paraId="28563D91" w14:textId="77777777" w:rsidR="000F03A7" w:rsidRPr="0092350C" w:rsidRDefault="000F03A7" w:rsidP="0092350C">
            <w:pPr>
              <w:spacing w:before="0" w:after="0"/>
              <w:jc w:val="both"/>
              <w:rPr>
                <w:rFonts w:ascii="Times New Roman" w:eastAsia="Calibri" w:hAnsi="Times New Roman" w:cs="Times New Roman"/>
                <w:sz w:val="22"/>
                <w:szCs w:val="22"/>
              </w:rPr>
            </w:pPr>
          </w:p>
          <w:p w14:paraId="0F84BA86" w14:textId="77777777" w:rsidR="000F03A7" w:rsidRPr="0092350C" w:rsidRDefault="000F03A7" w:rsidP="0092350C">
            <w:pPr>
              <w:spacing w:before="0" w:after="0"/>
              <w:jc w:val="both"/>
              <w:rPr>
                <w:rFonts w:ascii="Times New Roman" w:eastAsia="Calibri" w:hAnsi="Times New Roman" w:cs="Times New Roman"/>
                <w:sz w:val="22"/>
                <w:szCs w:val="22"/>
              </w:rPr>
            </w:pPr>
          </w:p>
        </w:tc>
        <w:tc>
          <w:tcPr>
            <w:tcW w:w="1666" w:type="pct"/>
            <w:shd w:val="clear" w:color="auto" w:fill="auto"/>
          </w:tcPr>
          <w:p w14:paraId="71F4534C" w14:textId="77777777" w:rsidR="000F03A7" w:rsidRPr="0092350C" w:rsidRDefault="000F03A7" w:rsidP="0092350C">
            <w:pPr>
              <w:spacing w:before="0" w:after="0"/>
              <w:jc w:val="both"/>
              <w:rPr>
                <w:rFonts w:ascii="Times New Roman" w:eastAsia="Calibri" w:hAnsi="Times New Roman" w:cs="Times New Roman"/>
                <w:sz w:val="22"/>
                <w:szCs w:val="22"/>
              </w:rPr>
            </w:pPr>
          </w:p>
        </w:tc>
        <w:tc>
          <w:tcPr>
            <w:tcW w:w="790" w:type="pct"/>
            <w:shd w:val="clear" w:color="auto" w:fill="auto"/>
          </w:tcPr>
          <w:p w14:paraId="452C7E09" w14:textId="77777777" w:rsidR="000F03A7" w:rsidRPr="0092350C" w:rsidRDefault="000F03A7" w:rsidP="0092350C">
            <w:pPr>
              <w:spacing w:before="0" w:after="0"/>
              <w:jc w:val="both"/>
              <w:rPr>
                <w:rFonts w:ascii="Times New Roman" w:eastAsia="Calibri" w:hAnsi="Times New Roman" w:cs="Times New Roman"/>
                <w:sz w:val="22"/>
                <w:szCs w:val="22"/>
              </w:rPr>
            </w:pPr>
          </w:p>
        </w:tc>
      </w:tr>
      <w:tr w:rsidR="000F03A7" w:rsidRPr="0092350C" w14:paraId="6F4D0095" w14:textId="77777777" w:rsidTr="0092350C">
        <w:trPr>
          <w:divId w:val="2116439976"/>
        </w:trPr>
        <w:tc>
          <w:tcPr>
            <w:tcW w:w="2544" w:type="pct"/>
            <w:shd w:val="clear" w:color="auto" w:fill="auto"/>
          </w:tcPr>
          <w:p w14:paraId="3797E3A3" w14:textId="77777777" w:rsidR="000F03A7" w:rsidRPr="0092350C" w:rsidRDefault="000F03A7" w:rsidP="0092350C">
            <w:pPr>
              <w:spacing w:before="0" w:after="0"/>
              <w:jc w:val="both"/>
              <w:rPr>
                <w:rFonts w:ascii="Times New Roman" w:eastAsia="Calibri" w:hAnsi="Times New Roman" w:cs="Times New Roman"/>
                <w:sz w:val="22"/>
                <w:szCs w:val="22"/>
              </w:rPr>
            </w:pPr>
          </w:p>
          <w:p w14:paraId="5904A5ED" w14:textId="77777777" w:rsidR="000F03A7" w:rsidRPr="0092350C" w:rsidRDefault="000F03A7" w:rsidP="0092350C">
            <w:pPr>
              <w:spacing w:before="0" w:after="0"/>
              <w:jc w:val="both"/>
              <w:rPr>
                <w:rFonts w:ascii="Times New Roman" w:eastAsia="Calibri" w:hAnsi="Times New Roman" w:cs="Times New Roman"/>
                <w:sz w:val="22"/>
                <w:szCs w:val="22"/>
              </w:rPr>
            </w:pPr>
          </w:p>
        </w:tc>
        <w:tc>
          <w:tcPr>
            <w:tcW w:w="1666" w:type="pct"/>
            <w:shd w:val="clear" w:color="auto" w:fill="auto"/>
          </w:tcPr>
          <w:p w14:paraId="225E5A67" w14:textId="77777777" w:rsidR="000F03A7" w:rsidRPr="0092350C" w:rsidRDefault="000F03A7" w:rsidP="0092350C">
            <w:pPr>
              <w:spacing w:before="0" w:after="0"/>
              <w:jc w:val="both"/>
              <w:rPr>
                <w:rFonts w:ascii="Times New Roman" w:eastAsia="Calibri" w:hAnsi="Times New Roman" w:cs="Times New Roman"/>
                <w:sz w:val="22"/>
                <w:szCs w:val="22"/>
              </w:rPr>
            </w:pPr>
          </w:p>
        </w:tc>
        <w:tc>
          <w:tcPr>
            <w:tcW w:w="790" w:type="pct"/>
            <w:shd w:val="clear" w:color="auto" w:fill="auto"/>
          </w:tcPr>
          <w:p w14:paraId="18BEEB13" w14:textId="77777777" w:rsidR="000F03A7" w:rsidRPr="0092350C" w:rsidRDefault="000F03A7" w:rsidP="0092350C">
            <w:pPr>
              <w:spacing w:before="0" w:after="0"/>
              <w:jc w:val="both"/>
              <w:rPr>
                <w:rFonts w:ascii="Times New Roman" w:eastAsia="Calibri" w:hAnsi="Times New Roman" w:cs="Times New Roman"/>
                <w:sz w:val="22"/>
                <w:szCs w:val="22"/>
              </w:rPr>
            </w:pPr>
          </w:p>
        </w:tc>
      </w:tr>
    </w:tbl>
    <w:p w14:paraId="781C354F" w14:textId="77777777" w:rsidR="000F03A7" w:rsidRPr="000F03A7" w:rsidRDefault="000F03A7" w:rsidP="000F03A7">
      <w:pPr>
        <w:spacing w:before="0" w:after="0"/>
        <w:jc w:val="both"/>
        <w:divId w:val="2116439976"/>
        <w:rPr>
          <w:rFonts w:ascii="Times New Roman" w:eastAsia="Calibri" w:hAnsi="Times New Roman" w:cs="Times New Roman"/>
          <w:sz w:val="22"/>
          <w:szCs w:val="22"/>
        </w:rPr>
      </w:pPr>
    </w:p>
    <w:p w14:paraId="6D36082A" w14:textId="77777777" w:rsidR="000F03A7" w:rsidRPr="000F03A7" w:rsidRDefault="000F03A7" w:rsidP="000F03A7">
      <w:pPr>
        <w:spacing w:before="0" w:after="0"/>
        <w:jc w:val="both"/>
        <w:divId w:val="2116439976"/>
        <w:rPr>
          <w:rFonts w:ascii="Times New Roman" w:eastAsia="Calibri" w:hAnsi="Times New Roman" w:cs="Times New Roman"/>
          <w:sz w:val="22"/>
          <w:szCs w:val="22"/>
        </w:rPr>
      </w:pPr>
    </w:p>
    <w:p w14:paraId="4CE425D3" w14:textId="77777777" w:rsidR="000F03A7" w:rsidRPr="000F03A7" w:rsidRDefault="000F03A7" w:rsidP="000F03A7">
      <w:pPr>
        <w:spacing w:before="0" w:after="0"/>
        <w:jc w:val="both"/>
        <w:divId w:val="2116439976"/>
        <w:rPr>
          <w:rFonts w:ascii="Times New Roman" w:eastAsia="Calibri" w:hAnsi="Times New Roman" w:cs="Times New Roman"/>
          <w:sz w:val="22"/>
          <w:szCs w:val="22"/>
        </w:rPr>
      </w:pPr>
    </w:p>
    <w:tbl>
      <w:tblPr>
        <w:tblW w:w="4371" w:type="pct"/>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42" w:type="dxa"/>
          <w:bottom w:w="142" w:type="dxa"/>
        </w:tblCellMar>
        <w:tblLook w:val="04A0" w:firstRow="1" w:lastRow="0" w:firstColumn="1" w:lastColumn="0" w:noHBand="0" w:noVBand="1"/>
      </w:tblPr>
      <w:tblGrid>
        <w:gridCol w:w="4011"/>
        <w:gridCol w:w="2626"/>
        <w:gridCol w:w="1245"/>
      </w:tblGrid>
      <w:tr w:rsidR="000F03A7" w:rsidRPr="0092350C" w14:paraId="7BFCAA4A" w14:textId="77777777" w:rsidTr="0092350C">
        <w:trPr>
          <w:divId w:val="2116439976"/>
        </w:trPr>
        <w:tc>
          <w:tcPr>
            <w:tcW w:w="5000" w:type="pct"/>
            <w:gridSpan w:val="3"/>
            <w:shd w:val="clear" w:color="auto" w:fill="D9D9D9"/>
          </w:tcPr>
          <w:p w14:paraId="678BDF26" w14:textId="77777777" w:rsidR="000F03A7" w:rsidRPr="0092350C" w:rsidRDefault="000F03A7" w:rsidP="0092350C">
            <w:pPr>
              <w:spacing w:before="0" w:after="0"/>
              <w:rPr>
                <w:rFonts w:ascii="Times New Roman" w:eastAsia="Calibri" w:hAnsi="Times New Roman" w:cs="Times New Roman"/>
                <w:b/>
                <w:sz w:val="22"/>
                <w:szCs w:val="22"/>
              </w:rPr>
            </w:pPr>
            <w:r w:rsidRPr="0092350C">
              <w:rPr>
                <w:rFonts w:ascii="Times New Roman" w:eastAsia="Calibri" w:hAnsi="Times New Roman" w:cs="Times New Roman"/>
                <w:b/>
                <w:sz w:val="22"/>
                <w:szCs w:val="22"/>
              </w:rPr>
              <w:t>(d)</w:t>
            </w:r>
            <w:r w:rsidRPr="0092350C">
              <w:rPr>
                <w:rFonts w:ascii="Times New Roman" w:eastAsia="Calibri" w:hAnsi="Times New Roman" w:cs="Times New Roman"/>
                <w:b/>
                <w:sz w:val="22"/>
                <w:szCs w:val="22"/>
              </w:rPr>
              <w:tab/>
            </w:r>
            <w:r w:rsidRPr="0092350C">
              <w:rPr>
                <w:rFonts w:ascii="Times New Roman" w:eastAsia="Calibri" w:hAnsi="Times New Roman" w:cs="Times New Roman"/>
                <w:b/>
                <w:caps/>
                <w:sz w:val="22"/>
                <w:szCs w:val="22"/>
              </w:rPr>
              <w:t>P’s SIBLINGS</w:t>
            </w:r>
          </w:p>
        </w:tc>
      </w:tr>
      <w:tr w:rsidR="000F03A7" w:rsidRPr="0092350C" w14:paraId="1225FF75" w14:textId="77777777" w:rsidTr="0092350C">
        <w:trPr>
          <w:divId w:val="2116439976"/>
        </w:trPr>
        <w:tc>
          <w:tcPr>
            <w:tcW w:w="2544" w:type="pct"/>
            <w:shd w:val="clear" w:color="auto" w:fill="auto"/>
          </w:tcPr>
          <w:p w14:paraId="271DD1E5" w14:textId="77777777" w:rsidR="000F03A7" w:rsidRPr="0092350C" w:rsidRDefault="000F03A7" w:rsidP="0092350C">
            <w:pPr>
              <w:spacing w:before="0" w:after="0"/>
              <w:jc w:val="center"/>
              <w:rPr>
                <w:rFonts w:ascii="Times New Roman" w:eastAsia="Calibri" w:hAnsi="Times New Roman" w:cs="Times New Roman"/>
                <w:b/>
                <w:sz w:val="22"/>
                <w:szCs w:val="22"/>
              </w:rPr>
            </w:pPr>
            <w:r w:rsidRPr="0092350C">
              <w:rPr>
                <w:rFonts w:ascii="Times New Roman" w:eastAsia="Calibri" w:hAnsi="Times New Roman" w:cs="Times New Roman"/>
                <w:b/>
                <w:sz w:val="22"/>
                <w:szCs w:val="22"/>
              </w:rPr>
              <w:t>Full name</w:t>
            </w:r>
          </w:p>
        </w:tc>
        <w:tc>
          <w:tcPr>
            <w:tcW w:w="1666" w:type="pct"/>
            <w:shd w:val="clear" w:color="auto" w:fill="auto"/>
          </w:tcPr>
          <w:p w14:paraId="3E09FF28" w14:textId="77777777" w:rsidR="000F03A7" w:rsidRPr="0092350C" w:rsidRDefault="000F03A7" w:rsidP="0092350C">
            <w:pPr>
              <w:spacing w:before="0" w:after="0"/>
              <w:jc w:val="center"/>
              <w:rPr>
                <w:rFonts w:ascii="Times New Roman" w:eastAsia="Calibri" w:hAnsi="Times New Roman" w:cs="Times New Roman"/>
                <w:b/>
                <w:sz w:val="22"/>
                <w:szCs w:val="22"/>
              </w:rPr>
            </w:pPr>
            <w:r w:rsidRPr="0092350C">
              <w:rPr>
                <w:rFonts w:ascii="Times New Roman" w:eastAsia="Calibri" w:hAnsi="Times New Roman" w:cs="Times New Roman"/>
                <w:b/>
                <w:sz w:val="22"/>
                <w:szCs w:val="22"/>
              </w:rPr>
              <w:t>NRIC/FIN/Passport No.</w:t>
            </w:r>
          </w:p>
        </w:tc>
        <w:tc>
          <w:tcPr>
            <w:tcW w:w="790" w:type="pct"/>
            <w:shd w:val="clear" w:color="auto" w:fill="auto"/>
          </w:tcPr>
          <w:p w14:paraId="208E6784" w14:textId="77777777" w:rsidR="000F03A7" w:rsidRPr="0092350C" w:rsidRDefault="000F03A7" w:rsidP="0092350C">
            <w:pPr>
              <w:spacing w:before="0" w:after="0"/>
              <w:jc w:val="center"/>
              <w:rPr>
                <w:rFonts w:ascii="Times New Roman" w:eastAsia="Calibri" w:hAnsi="Times New Roman" w:cs="Times New Roman"/>
                <w:b/>
                <w:sz w:val="22"/>
                <w:szCs w:val="22"/>
              </w:rPr>
            </w:pPr>
            <w:r w:rsidRPr="0092350C">
              <w:rPr>
                <w:rFonts w:ascii="Times New Roman" w:eastAsia="Calibri" w:hAnsi="Times New Roman" w:cs="Times New Roman"/>
                <w:b/>
                <w:sz w:val="22"/>
                <w:szCs w:val="22"/>
              </w:rPr>
              <w:t>Age</w:t>
            </w:r>
          </w:p>
        </w:tc>
      </w:tr>
      <w:tr w:rsidR="000F03A7" w:rsidRPr="0092350C" w14:paraId="01DA7299" w14:textId="77777777" w:rsidTr="0092350C">
        <w:trPr>
          <w:divId w:val="2116439976"/>
        </w:trPr>
        <w:tc>
          <w:tcPr>
            <w:tcW w:w="2544" w:type="pct"/>
            <w:shd w:val="clear" w:color="auto" w:fill="auto"/>
          </w:tcPr>
          <w:p w14:paraId="56C5F070" w14:textId="77777777" w:rsidR="000F03A7" w:rsidRPr="0092350C" w:rsidRDefault="000F03A7" w:rsidP="0092350C">
            <w:pPr>
              <w:spacing w:before="0" w:after="0"/>
              <w:jc w:val="both"/>
              <w:rPr>
                <w:rFonts w:ascii="Times New Roman" w:eastAsia="Calibri" w:hAnsi="Times New Roman" w:cs="Times New Roman"/>
                <w:sz w:val="22"/>
                <w:szCs w:val="22"/>
              </w:rPr>
            </w:pPr>
          </w:p>
          <w:p w14:paraId="02A5D6BA" w14:textId="77777777" w:rsidR="000F03A7" w:rsidRPr="0092350C" w:rsidRDefault="000F03A7" w:rsidP="0092350C">
            <w:pPr>
              <w:spacing w:before="0" w:after="0"/>
              <w:jc w:val="both"/>
              <w:rPr>
                <w:rFonts w:ascii="Times New Roman" w:eastAsia="Calibri" w:hAnsi="Times New Roman" w:cs="Times New Roman"/>
                <w:sz w:val="22"/>
                <w:szCs w:val="22"/>
              </w:rPr>
            </w:pPr>
          </w:p>
        </w:tc>
        <w:tc>
          <w:tcPr>
            <w:tcW w:w="1666" w:type="pct"/>
            <w:shd w:val="clear" w:color="auto" w:fill="auto"/>
          </w:tcPr>
          <w:p w14:paraId="2F2B4F79" w14:textId="77777777" w:rsidR="000F03A7" w:rsidRPr="0092350C" w:rsidRDefault="000F03A7" w:rsidP="0092350C">
            <w:pPr>
              <w:spacing w:before="0" w:after="0"/>
              <w:jc w:val="both"/>
              <w:rPr>
                <w:rFonts w:ascii="Times New Roman" w:eastAsia="Calibri" w:hAnsi="Times New Roman" w:cs="Times New Roman"/>
                <w:sz w:val="22"/>
                <w:szCs w:val="22"/>
              </w:rPr>
            </w:pPr>
          </w:p>
        </w:tc>
        <w:tc>
          <w:tcPr>
            <w:tcW w:w="790" w:type="pct"/>
            <w:shd w:val="clear" w:color="auto" w:fill="auto"/>
          </w:tcPr>
          <w:p w14:paraId="2B94ADC0" w14:textId="77777777" w:rsidR="000F03A7" w:rsidRPr="0092350C" w:rsidRDefault="000F03A7" w:rsidP="0092350C">
            <w:pPr>
              <w:spacing w:before="0" w:after="0"/>
              <w:jc w:val="both"/>
              <w:rPr>
                <w:rFonts w:ascii="Times New Roman" w:eastAsia="Calibri" w:hAnsi="Times New Roman" w:cs="Times New Roman"/>
                <w:sz w:val="22"/>
                <w:szCs w:val="22"/>
              </w:rPr>
            </w:pPr>
          </w:p>
        </w:tc>
      </w:tr>
      <w:tr w:rsidR="000F03A7" w:rsidRPr="0092350C" w14:paraId="714A90DD" w14:textId="77777777" w:rsidTr="0092350C">
        <w:trPr>
          <w:divId w:val="2116439976"/>
        </w:trPr>
        <w:tc>
          <w:tcPr>
            <w:tcW w:w="2544" w:type="pct"/>
            <w:shd w:val="clear" w:color="auto" w:fill="auto"/>
          </w:tcPr>
          <w:p w14:paraId="346B14E0" w14:textId="77777777" w:rsidR="000F03A7" w:rsidRPr="0092350C" w:rsidRDefault="000F03A7" w:rsidP="0092350C">
            <w:pPr>
              <w:spacing w:before="0" w:after="0"/>
              <w:jc w:val="both"/>
              <w:rPr>
                <w:rFonts w:ascii="Times New Roman" w:eastAsia="Calibri" w:hAnsi="Times New Roman" w:cs="Times New Roman"/>
                <w:sz w:val="22"/>
                <w:szCs w:val="22"/>
              </w:rPr>
            </w:pPr>
          </w:p>
          <w:p w14:paraId="0B0C9F2F" w14:textId="77777777" w:rsidR="000F03A7" w:rsidRPr="0092350C" w:rsidRDefault="000F03A7" w:rsidP="0092350C">
            <w:pPr>
              <w:spacing w:before="0" w:after="0"/>
              <w:jc w:val="both"/>
              <w:rPr>
                <w:rFonts w:ascii="Times New Roman" w:eastAsia="Calibri" w:hAnsi="Times New Roman" w:cs="Times New Roman"/>
                <w:sz w:val="22"/>
                <w:szCs w:val="22"/>
              </w:rPr>
            </w:pPr>
          </w:p>
        </w:tc>
        <w:tc>
          <w:tcPr>
            <w:tcW w:w="1666" w:type="pct"/>
            <w:shd w:val="clear" w:color="auto" w:fill="auto"/>
          </w:tcPr>
          <w:p w14:paraId="7E439554" w14:textId="77777777" w:rsidR="000F03A7" w:rsidRPr="0092350C" w:rsidRDefault="000F03A7" w:rsidP="0092350C">
            <w:pPr>
              <w:spacing w:before="0" w:after="0"/>
              <w:jc w:val="both"/>
              <w:rPr>
                <w:rFonts w:ascii="Times New Roman" w:eastAsia="Calibri" w:hAnsi="Times New Roman" w:cs="Times New Roman"/>
                <w:sz w:val="22"/>
                <w:szCs w:val="22"/>
              </w:rPr>
            </w:pPr>
          </w:p>
        </w:tc>
        <w:tc>
          <w:tcPr>
            <w:tcW w:w="790" w:type="pct"/>
            <w:shd w:val="clear" w:color="auto" w:fill="auto"/>
          </w:tcPr>
          <w:p w14:paraId="01C4ADC2" w14:textId="77777777" w:rsidR="000F03A7" w:rsidRPr="0092350C" w:rsidRDefault="000F03A7" w:rsidP="0092350C">
            <w:pPr>
              <w:spacing w:before="0" w:after="0"/>
              <w:jc w:val="both"/>
              <w:rPr>
                <w:rFonts w:ascii="Times New Roman" w:eastAsia="Calibri" w:hAnsi="Times New Roman" w:cs="Times New Roman"/>
                <w:sz w:val="22"/>
                <w:szCs w:val="22"/>
              </w:rPr>
            </w:pPr>
          </w:p>
        </w:tc>
      </w:tr>
      <w:tr w:rsidR="000F03A7" w:rsidRPr="0092350C" w14:paraId="56BBA8EF" w14:textId="77777777" w:rsidTr="0092350C">
        <w:trPr>
          <w:divId w:val="2116439976"/>
        </w:trPr>
        <w:tc>
          <w:tcPr>
            <w:tcW w:w="2544" w:type="pct"/>
            <w:shd w:val="clear" w:color="auto" w:fill="auto"/>
          </w:tcPr>
          <w:p w14:paraId="54A460A1" w14:textId="77777777" w:rsidR="000F03A7" w:rsidRPr="0092350C" w:rsidRDefault="000F03A7" w:rsidP="0092350C">
            <w:pPr>
              <w:spacing w:before="0" w:after="0"/>
              <w:jc w:val="both"/>
              <w:rPr>
                <w:rFonts w:ascii="Times New Roman" w:eastAsia="Calibri" w:hAnsi="Times New Roman" w:cs="Times New Roman"/>
                <w:sz w:val="22"/>
                <w:szCs w:val="22"/>
              </w:rPr>
            </w:pPr>
          </w:p>
          <w:p w14:paraId="411BD216" w14:textId="77777777" w:rsidR="000F03A7" w:rsidRPr="0092350C" w:rsidRDefault="000F03A7" w:rsidP="0092350C">
            <w:pPr>
              <w:spacing w:before="0" w:after="0"/>
              <w:jc w:val="both"/>
              <w:rPr>
                <w:rFonts w:ascii="Times New Roman" w:eastAsia="Calibri" w:hAnsi="Times New Roman" w:cs="Times New Roman"/>
                <w:sz w:val="22"/>
                <w:szCs w:val="22"/>
              </w:rPr>
            </w:pPr>
          </w:p>
        </w:tc>
        <w:tc>
          <w:tcPr>
            <w:tcW w:w="1666" w:type="pct"/>
            <w:shd w:val="clear" w:color="auto" w:fill="auto"/>
          </w:tcPr>
          <w:p w14:paraId="63576869" w14:textId="77777777" w:rsidR="000F03A7" w:rsidRPr="0092350C" w:rsidRDefault="000F03A7" w:rsidP="0092350C">
            <w:pPr>
              <w:spacing w:before="0" w:after="0"/>
              <w:jc w:val="both"/>
              <w:rPr>
                <w:rFonts w:ascii="Times New Roman" w:eastAsia="Calibri" w:hAnsi="Times New Roman" w:cs="Times New Roman"/>
                <w:sz w:val="22"/>
                <w:szCs w:val="22"/>
              </w:rPr>
            </w:pPr>
          </w:p>
        </w:tc>
        <w:tc>
          <w:tcPr>
            <w:tcW w:w="790" w:type="pct"/>
            <w:shd w:val="clear" w:color="auto" w:fill="auto"/>
          </w:tcPr>
          <w:p w14:paraId="2B4D7CDB" w14:textId="77777777" w:rsidR="000F03A7" w:rsidRPr="0092350C" w:rsidRDefault="000F03A7" w:rsidP="0092350C">
            <w:pPr>
              <w:spacing w:before="0" w:after="0"/>
              <w:jc w:val="both"/>
              <w:rPr>
                <w:rFonts w:ascii="Times New Roman" w:eastAsia="Calibri" w:hAnsi="Times New Roman" w:cs="Times New Roman"/>
                <w:sz w:val="22"/>
                <w:szCs w:val="22"/>
              </w:rPr>
            </w:pPr>
          </w:p>
        </w:tc>
      </w:tr>
    </w:tbl>
    <w:p w14:paraId="784CCEAF" w14:textId="77777777" w:rsidR="000F03A7" w:rsidRPr="000F03A7" w:rsidRDefault="000F03A7" w:rsidP="000F03A7">
      <w:pPr>
        <w:spacing w:before="0" w:after="0"/>
        <w:jc w:val="both"/>
        <w:divId w:val="2116439976"/>
        <w:rPr>
          <w:rFonts w:ascii="Times New Roman" w:eastAsia="Calibri" w:hAnsi="Times New Roman" w:cs="Times New Roman"/>
          <w:sz w:val="22"/>
          <w:szCs w:val="22"/>
        </w:rPr>
      </w:pPr>
    </w:p>
    <w:p w14:paraId="35A20510" w14:textId="77777777" w:rsidR="000F03A7" w:rsidRPr="000F03A7" w:rsidRDefault="00E44DCD" w:rsidP="000F03A7">
      <w:pPr>
        <w:spacing w:before="0" w:after="0"/>
        <w:jc w:val="both"/>
        <w:divId w:val="2116439976"/>
        <w:rPr>
          <w:rFonts w:ascii="Times New Roman" w:eastAsia="Calibri" w:hAnsi="Times New Roman" w:cs="Times New Roman"/>
          <w:sz w:val="22"/>
          <w:szCs w:val="22"/>
        </w:rPr>
      </w:pPr>
      <w:r>
        <w:rPr>
          <w:rFonts w:ascii="Times New Roman" w:eastAsia="Calibri" w:hAnsi="Times New Roman" w:cs="Times New Roman"/>
          <w:sz w:val="22"/>
          <w:szCs w:val="22"/>
        </w:rPr>
        <w:br w:type="page"/>
      </w:r>
    </w:p>
    <w:tbl>
      <w:tblPr>
        <w:tblW w:w="4654" w:type="pct"/>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2" w:type="dxa"/>
          <w:bottom w:w="142" w:type="dxa"/>
        </w:tblCellMar>
        <w:tblLook w:val="04A0" w:firstRow="1" w:lastRow="0" w:firstColumn="1" w:lastColumn="0" w:noHBand="0" w:noVBand="1"/>
      </w:tblPr>
      <w:tblGrid>
        <w:gridCol w:w="2768"/>
        <w:gridCol w:w="1799"/>
        <w:gridCol w:w="968"/>
        <w:gridCol w:w="2857"/>
      </w:tblGrid>
      <w:tr w:rsidR="000F03A7" w:rsidRPr="0092350C" w14:paraId="7C0F357D" w14:textId="77777777" w:rsidTr="0092350C">
        <w:trPr>
          <w:divId w:val="2116439976"/>
        </w:trPr>
        <w:tc>
          <w:tcPr>
            <w:tcW w:w="5000" w:type="pct"/>
            <w:gridSpan w:val="4"/>
            <w:shd w:val="clear" w:color="auto" w:fill="auto"/>
          </w:tcPr>
          <w:p w14:paraId="23A90976" w14:textId="77777777" w:rsidR="000F03A7" w:rsidRPr="0092350C" w:rsidRDefault="000F03A7" w:rsidP="0092350C">
            <w:pPr>
              <w:spacing w:before="0" w:after="0"/>
              <w:ind w:left="720" w:hanging="720"/>
              <w:rPr>
                <w:rFonts w:ascii="Times New Roman" w:eastAsia="Calibri" w:hAnsi="Times New Roman" w:cs="Times New Roman"/>
                <w:b/>
                <w:caps/>
                <w:sz w:val="22"/>
                <w:szCs w:val="22"/>
              </w:rPr>
            </w:pPr>
            <w:r w:rsidRPr="0092350C">
              <w:rPr>
                <w:rFonts w:ascii="Times New Roman" w:eastAsia="Calibri" w:hAnsi="Times New Roman" w:cs="Times New Roman"/>
                <w:b/>
                <w:sz w:val="22"/>
                <w:szCs w:val="22"/>
              </w:rPr>
              <w:lastRenderedPageBreak/>
              <w:t>(e)</w:t>
            </w:r>
            <w:r w:rsidRPr="0092350C">
              <w:rPr>
                <w:rFonts w:ascii="Times New Roman" w:eastAsia="Calibri" w:hAnsi="Times New Roman" w:cs="Times New Roman"/>
                <w:b/>
                <w:sz w:val="22"/>
                <w:szCs w:val="22"/>
              </w:rPr>
              <w:tab/>
            </w:r>
            <w:r w:rsidRPr="0092350C">
              <w:rPr>
                <w:rFonts w:ascii="Times New Roman" w:eastAsia="Calibri" w:hAnsi="Times New Roman" w:cs="Times New Roman"/>
                <w:b/>
                <w:caps/>
                <w:sz w:val="22"/>
                <w:szCs w:val="22"/>
              </w:rPr>
              <w:t>OTHER RELEVANT PERSONS WHO ARE LIKELY TO HAVE AN INTEREST IN AN APPLICATION CONCERNING P</w:t>
            </w:r>
          </w:p>
          <w:p w14:paraId="26DCB4C2" w14:textId="77777777" w:rsidR="000F03A7" w:rsidRPr="0092350C" w:rsidRDefault="000F03A7" w:rsidP="0092350C">
            <w:pPr>
              <w:spacing w:before="0" w:after="0"/>
              <w:jc w:val="both"/>
              <w:rPr>
                <w:rFonts w:ascii="Times New Roman" w:eastAsia="Calibri" w:hAnsi="Times New Roman" w:cs="Times New Roman"/>
                <w:b/>
                <w:caps/>
                <w:sz w:val="22"/>
                <w:szCs w:val="22"/>
              </w:rPr>
            </w:pPr>
            <w:r w:rsidRPr="0092350C">
              <w:rPr>
                <w:rFonts w:ascii="Times New Roman" w:eastAsia="Calibri" w:hAnsi="Times New Roman" w:cs="Times New Roman"/>
                <w:sz w:val="22"/>
                <w:szCs w:val="22"/>
              </w:rPr>
              <w:t>(e.g. persons who have a close relationship with P, persons who have a legal duty to support P, persons who will benefit from P’s estate, persons who are responsible for P’s care)</w:t>
            </w:r>
          </w:p>
        </w:tc>
      </w:tr>
      <w:tr w:rsidR="000F03A7" w:rsidRPr="0092350C" w14:paraId="64F04910" w14:textId="77777777" w:rsidTr="0092350C">
        <w:trPr>
          <w:divId w:val="2116439976"/>
        </w:trPr>
        <w:tc>
          <w:tcPr>
            <w:tcW w:w="1649" w:type="pct"/>
            <w:shd w:val="clear" w:color="auto" w:fill="auto"/>
            <w:vAlign w:val="center"/>
          </w:tcPr>
          <w:p w14:paraId="6E83F365" w14:textId="77777777" w:rsidR="000F03A7" w:rsidRPr="0092350C" w:rsidRDefault="000F03A7" w:rsidP="0092350C">
            <w:pPr>
              <w:spacing w:before="0" w:after="0"/>
              <w:jc w:val="center"/>
              <w:rPr>
                <w:rFonts w:ascii="Times New Roman" w:eastAsia="Calibri" w:hAnsi="Times New Roman" w:cs="Times New Roman"/>
                <w:b/>
                <w:sz w:val="22"/>
                <w:szCs w:val="22"/>
              </w:rPr>
            </w:pPr>
            <w:r w:rsidRPr="0092350C">
              <w:rPr>
                <w:rFonts w:ascii="Times New Roman" w:eastAsia="Calibri" w:hAnsi="Times New Roman" w:cs="Times New Roman"/>
                <w:b/>
                <w:sz w:val="22"/>
                <w:szCs w:val="22"/>
              </w:rPr>
              <w:t>Full name</w:t>
            </w:r>
          </w:p>
        </w:tc>
        <w:tc>
          <w:tcPr>
            <w:tcW w:w="1072" w:type="pct"/>
            <w:shd w:val="clear" w:color="auto" w:fill="auto"/>
            <w:vAlign w:val="center"/>
          </w:tcPr>
          <w:p w14:paraId="571D549D" w14:textId="77777777" w:rsidR="000F03A7" w:rsidRPr="0092350C" w:rsidRDefault="000F03A7" w:rsidP="0092350C">
            <w:pPr>
              <w:spacing w:before="0" w:after="0"/>
              <w:jc w:val="center"/>
              <w:rPr>
                <w:rFonts w:ascii="Times New Roman" w:eastAsia="Calibri" w:hAnsi="Times New Roman" w:cs="Times New Roman"/>
                <w:b/>
                <w:sz w:val="22"/>
                <w:szCs w:val="22"/>
              </w:rPr>
            </w:pPr>
            <w:r w:rsidRPr="0092350C">
              <w:rPr>
                <w:rFonts w:ascii="Times New Roman" w:eastAsia="Calibri" w:hAnsi="Times New Roman" w:cs="Times New Roman"/>
                <w:b/>
                <w:sz w:val="22"/>
                <w:szCs w:val="22"/>
              </w:rPr>
              <w:t>NRIC/FIN/</w:t>
            </w:r>
          </w:p>
          <w:p w14:paraId="1B43ECAB" w14:textId="77777777" w:rsidR="000F03A7" w:rsidRPr="0092350C" w:rsidRDefault="000F03A7" w:rsidP="0092350C">
            <w:pPr>
              <w:spacing w:before="0" w:after="0"/>
              <w:jc w:val="center"/>
              <w:rPr>
                <w:rFonts w:ascii="Times New Roman" w:eastAsia="Calibri" w:hAnsi="Times New Roman" w:cs="Times New Roman"/>
                <w:b/>
                <w:sz w:val="22"/>
                <w:szCs w:val="22"/>
              </w:rPr>
            </w:pPr>
            <w:r w:rsidRPr="0092350C">
              <w:rPr>
                <w:rFonts w:ascii="Times New Roman" w:eastAsia="Calibri" w:hAnsi="Times New Roman" w:cs="Times New Roman"/>
                <w:b/>
                <w:sz w:val="22"/>
                <w:szCs w:val="22"/>
              </w:rPr>
              <w:t>Passport No.</w:t>
            </w:r>
          </w:p>
        </w:tc>
        <w:tc>
          <w:tcPr>
            <w:tcW w:w="577" w:type="pct"/>
            <w:shd w:val="clear" w:color="auto" w:fill="auto"/>
            <w:vAlign w:val="center"/>
          </w:tcPr>
          <w:p w14:paraId="17DB299A" w14:textId="77777777" w:rsidR="000F03A7" w:rsidRPr="0092350C" w:rsidRDefault="000F03A7" w:rsidP="0092350C">
            <w:pPr>
              <w:spacing w:before="0" w:after="0"/>
              <w:jc w:val="center"/>
              <w:rPr>
                <w:rFonts w:ascii="Times New Roman" w:eastAsia="Calibri" w:hAnsi="Times New Roman" w:cs="Times New Roman"/>
                <w:b/>
                <w:sz w:val="22"/>
                <w:szCs w:val="22"/>
              </w:rPr>
            </w:pPr>
            <w:r w:rsidRPr="0092350C">
              <w:rPr>
                <w:rFonts w:ascii="Times New Roman" w:eastAsia="Calibri" w:hAnsi="Times New Roman" w:cs="Times New Roman"/>
                <w:b/>
                <w:sz w:val="22"/>
                <w:szCs w:val="22"/>
              </w:rPr>
              <w:t>Age</w:t>
            </w:r>
          </w:p>
        </w:tc>
        <w:tc>
          <w:tcPr>
            <w:tcW w:w="1702" w:type="pct"/>
            <w:shd w:val="clear" w:color="auto" w:fill="auto"/>
            <w:vAlign w:val="center"/>
          </w:tcPr>
          <w:p w14:paraId="4DD7A561" w14:textId="77777777" w:rsidR="000F03A7" w:rsidRPr="0092350C" w:rsidRDefault="000F03A7" w:rsidP="0092350C">
            <w:pPr>
              <w:spacing w:before="0" w:after="0"/>
              <w:jc w:val="center"/>
              <w:rPr>
                <w:rFonts w:ascii="Times New Roman" w:eastAsia="Calibri" w:hAnsi="Times New Roman" w:cs="Times New Roman"/>
                <w:b/>
                <w:sz w:val="22"/>
                <w:szCs w:val="22"/>
              </w:rPr>
            </w:pPr>
            <w:r w:rsidRPr="0092350C">
              <w:rPr>
                <w:rFonts w:ascii="Times New Roman" w:eastAsia="Calibri" w:hAnsi="Times New Roman" w:cs="Times New Roman"/>
                <w:b/>
                <w:sz w:val="22"/>
                <w:szCs w:val="22"/>
              </w:rPr>
              <w:t>Relationship to P</w:t>
            </w:r>
          </w:p>
        </w:tc>
      </w:tr>
      <w:tr w:rsidR="000F03A7" w:rsidRPr="0092350C" w14:paraId="43ADC7E6" w14:textId="77777777" w:rsidTr="0092350C">
        <w:trPr>
          <w:divId w:val="2116439976"/>
        </w:trPr>
        <w:tc>
          <w:tcPr>
            <w:tcW w:w="1649" w:type="pct"/>
            <w:shd w:val="clear" w:color="auto" w:fill="auto"/>
          </w:tcPr>
          <w:p w14:paraId="712FC7F2" w14:textId="77777777" w:rsidR="000F03A7" w:rsidRPr="0092350C" w:rsidRDefault="000F03A7" w:rsidP="0092350C">
            <w:pPr>
              <w:spacing w:before="0" w:after="0"/>
              <w:jc w:val="both"/>
              <w:rPr>
                <w:rFonts w:ascii="Times New Roman" w:eastAsia="Calibri" w:hAnsi="Times New Roman" w:cs="Times New Roman"/>
                <w:sz w:val="22"/>
                <w:szCs w:val="22"/>
              </w:rPr>
            </w:pPr>
          </w:p>
          <w:p w14:paraId="511686A6" w14:textId="77777777" w:rsidR="000F03A7" w:rsidRPr="0092350C" w:rsidRDefault="000F03A7" w:rsidP="0092350C">
            <w:pPr>
              <w:spacing w:before="0" w:after="0"/>
              <w:jc w:val="both"/>
              <w:rPr>
                <w:rFonts w:ascii="Times New Roman" w:eastAsia="Calibri" w:hAnsi="Times New Roman" w:cs="Times New Roman"/>
                <w:sz w:val="22"/>
                <w:szCs w:val="22"/>
              </w:rPr>
            </w:pPr>
          </w:p>
        </w:tc>
        <w:tc>
          <w:tcPr>
            <w:tcW w:w="1072" w:type="pct"/>
            <w:shd w:val="clear" w:color="auto" w:fill="auto"/>
          </w:tcPr>
          <w:p w14:paraId="68387255" w14:textId="77777777" w:rsidR="000F03A7" w:rsidRPr="0092350C" w:rsidRDefault="000F03A7" w:rsidP="0092350C">
            <w:pPr>
              <w:spacing w:before="0" w:after="0"/>
              <w:jc w:val="both"/>
              <w:rPr>
                <w:rFonts w:ascii="Times New Roman" w:eastAsia="Calibri" w:hAnsi="Times New Roman" w:cs="Times New Roman"/>
                <w:sz w:val="22"/>
                <w:szCs w:val="22"/>
              </w:rPr>
            </w:pPr>
          </w:p>
        </w:tc>
        <w:tc>
          <w:tcPr>
            <w:tcW w:w="577" w:type="pct"/>
            <w:shd w:val="clear" w:color="auto" w:fill="auto"/>
          </w:tcPr>
          <w:p w14:paraId="58871386" w14:textId="77777777" w:rsidR="000F03A7" w:rsidRPr="0092350C" w:rsidRDefault="000F03A7" w:rsidP="0092350C">
            <w:pPr>
              <w:spacing w:before="0" w:after="0"/>
              <w:jc w:val="both"/>
              <w:rPr>
                <w:rFonts w:ascii="Times New Roman" w:eastAsia="Calibri" w:hAnsi="Times New Roman" w:cs="Times New Roman"/>
                <w:sz w:val="22"/>
                <w:szCs w:val="22"/>
              </w:rPr>
            </w:pPr>
          </w:p>
        </w:tc>
        <w:tc>
          <w:tcPr>
            <w:tcW w:w="1702" w:type="pct"/>
            <w:shd w:val="clear" w:color="auto" w:fill="auto"/>
          </w:tcPr>
          <w:p w14:paraId="5104E40E" w14:textId="77777777" w:rsidR="000F03A7" w:rsidRPr="0092350C" w:rsidRDefault="000F03A7" w:rsidP="0092350C">
            <w:pPr>
              <w:spacing w:before="0" w:after="0"/>
              <w:jc w:val="both"/>
              <w:rPr>
                <w:rFonts w:ascii="Times New Roman" w:eastAsia="Calibri" w:hAnsi="Times New Roman" w:cs="Times New Roman"/>
                <w:sz w:val="22"/>
                <w:szCs w:val="22"/>
              </w:rPr>
            </w:pPr>
          </w:p>
        </w:tc>
      </w:tr>
      <w:tr w:rsidR="000F03A7" w:rsidRPr="0092350C" w14:paraId="753367CD" w14:textId="77777777" w:rsidTr="0092350C">
        <w:trPr>
          <w:divId w:val="2116439976"/>
        </w:trPr>
        <w:tc>
          <w:tcPr>
            <w:tcW w:w="1649" w:type="pct"/>
            <w:shd w:val="clear" w:color="auto" w:fill="auto"/>
          </w:tcPr>
          <w:p w14:paraId="7CDAA216" w14:textId="77777777" w:rsidR="000F03A7" w:rsidRPr="0092350C" w:rsidRDefault="000F03A7" w:rsidP="0092350C">
            <w:pPr>
              <w:spacing w:before="0" w:after="0"/>
              <w:jc w:val="both"/>
              <w:rPr>
                <w:rFonts w:ascii="Times New Roman" w:eastAsia="Calibri" w:hAnsi="Times New Roman" w:cs="Times New Roman"/>
                <w:sz w:val="22"/>
                <w:szCs w:val="22"/>
              </w:rPr>
            </w:pPr>
          </w:p>
          <w:p w14:paraId="6A891688" w14:textId="77777777" w:rsidR="000F03A7" w:rsidRPr="0092350C" w:rsidRDefault="000F03A7" w:rsidP="0092350C">
            <w:pPr>
              <w:spacing w:before="0" w:after="0"/>
              <w:jc w:val="both"/>
              <w:rPr>
                <w:rFonts w:ascii="Times New Roman" w:eastAsia="Calibri" w:hAnsi="Times New Roman" w:cs="Times New Roman"/>
                <w:sz w:val="22"/>
                <w:szCs w:val="22"/>
              </w:rPr>
            </w:pPr>
          </w:p>
        </w:tc>
        <w:tc>
          <w:tcPr>
            <w:tcW w:w="1072" w:type="pct"/>
            <w:shd w:val="clear" w:color="auto" w:fill="auto"/>
          </w:tcPr>
          <w:p w14:paraId="28325904" w14:textId="77777777" w:rsidR="000F03A7" w:rsidRPr="0092350C" w:rsidRDefault="000F03A7" w:rsidP="0092350C">
            <w:pPr>
              <w:spacing w:before="0" w:after="0"/>
              <w:jc w:val="both"/>
              <w:rPr>
                <w:rFonts w:ascii="Times New Roman" w:eastAsia="Calibri" w:hAnsi="Times New Roman" w:cs="Times New Roman"/>
                <w:sz w:val="22"/>
                <w:szCs w:val="22"/>
              </w:rPr>
            </w:pPr>
          </w:p>
        </w:tc>
        <w:tc>
          <w:tcPr>
            <w:tcW w:w="577" w:type="pct"/>
            <w:shd w:val="clear" w:color="auto" w:fill="auto"/>
          </w:tcPr>
          <w:p w14:paraId="2E8DC0BA" w14:textId="77777777" w:rsidR="000F03A7" w:rsidRPr="0092350C" w:rsidRDefault="000F03A7" w:rsidP="0092350C">
            <w:pPr>
              <w:spacing w:before="0" w:after="0"/>
              <w:jc w:val="both"/>
              <w:rPr>
                <w:rFonts w:ascii="Times New Roman" w:eastAsia="Calibri" w:hAnsi="Times New Roman" w:cs="Times New Roman"/>
                <w:sz w:val="22"/>
                <w:szCs w:val="22"/>
              </w:rPr>
            </w:pPr>
          </w:p>
        </w:tc>
        <w:tc>
          <w:tcPr>
            <w:tcW w:w="1702" w:type="pct"/>
            <w:shd w:val="clear" w:color="auto" w:fill="auto"/>
          </w:tcPr>
          <w:p w14:paraId="0F2763FC" w14:textId="77777777" w:rsidR="000F03A7" w:rsidRPr="0092350C" w:rsidRDefault="000F03A7" w:rsidP="0092350C">
            <w:pPr>
              <w:spacing w:before="0" w:after="0"/>
              <w:jc w:val="both"/>
              <w:rPr>
                <w:rFonts w:ascii="Times New Roman" w:eastAsia="Calibri" w:hAnsi="Times New Roman" w:cs="Times New Roman"/>
                <w:sz w:val="22"/>
                <w:szCs w:val="22"/>
              </w:rPr>
            </w:pPr>
          </w:p>
        </w:tc>
      </w:tr>
      <w:tr w:rsidR="000F03A7" w:rsidRPr="0092350C" w14:paraId="77423161" w14:textId="77777777" w:rsidTr="0092350C">
        <w:trPr>
          <w:divId w:val="2116439976"/>
          <w:trHeight w:val="486"/>
        </w:trPr>
        <w:tc>
          <w:tcPr>
            <w:tcW w:w="1649" w:type="pct"/>
            <w:shd w:val="clear" w:color="auto" w:fill="auto"/>
          </w:tcPr>
          <w:p w14:paraId="50221896" w14:textId="77777777" w:rsidR="000F03A7" w:rsidRPr="0092350C" w:rsidRDefault="000F03A7" w:rsidP="0092350C">
            <w:pPr>
              <w:spacing w:before="0" w:after="0"/>
              <w:jc w:val="both"/>
              <w:rPr>
                <w:rFonts w:ascii="Times New Roman" w:eastAsia="Calibri" w:hAnsi="Times New Roman" w:cs="Times New Roman"/>
                <w:sz w:val="22"/>
                <w:szCs w:val="22"/>
              </w:rPr>
            </w:pPr>
          </w:p>
          <w:p w14:paraId="471608BC" w14:textId="77777777" w:rsidR="000F03A7" w:rsidRPr="0092350C" w:rsidRDefault="000F03A7" w:rsidP="0092350C">
            <w:pPr>
              <w:spacing w:before="0" w:after="0"/>
              <w:jc w:val="both"/>
              <w:rPr>
                <w:rFonts w:ascii="Times New Roman" w:eastAsia="Calibri" w:hAnsi="Times New Roman" w:cs="Times New Roman"/>
                <w:sz w:val="22"/>
                <w:szCs w:val="22"/>
              </w:rPr>
            </w:pPr>
          </w:p>
        </w:tc>
        <w:tc>
          <w:tcPr>
            <w:tcW w:w="1072" w:type="pct"/>
            <w:shd w:val="clear" w:color="auto" w:fill="auto"/>
          </w:tcPr>
          <w:p w14:paraId="3359F0C2" w14:textId="77777777" w:rsidR="000F03A7" w:rsidRPr="0092350C" w:rsidRDefault="000F03A7" w:rsidP="0092350C">
            <w:pPr>
              <w:spacing w:before="0" w:after="0"/>
              <w:jc w:val="both"/>
              <w:rPr>
                <w:rFonts w:ascii="Times New Roman" w:eastAsia="Calibri" w:hAnsi="Times New Roman" w:cs="Times New Roman"/>
                <w:sz w:val="22"/>
                <w:szCs w:val="22"/>
              </w:rPr>
            </w:pPr>
          </w:p>
        </w:tc>
        <w:tc>
          <w:tcPr>
            <w:tcW w:w="577" w:type="pct"/>
            <w:shd w:val="clear" w:color="auto" w:fill="auto"/>
          </w:tcPr>
          <w:p w14:paraId="1C7621DD" w14:textId="77777777" w:rsidR="000F03A7" w:rsidRPr="0092350C" w:rsidRDefault="000F03A7" w:rsidP="0092350C">
            <w:pPr>
              <w:spacing w:before="0" w:after="0"/>
              <w:jc w:val="both"/>
              <w:rPr>
                <w:rFonts w:ascii="Times New Roman" w:eastAsia="Calibri" w:hAnsi="Times New Roman" w:cs="Times New Roman"/>
                <w:sz w:val="22"/>
                <w:szCs w:val="22"/>
              </w:rPr>
            </w:pPr>
          </w:p>
        </w:tc>
        <w:tc>
          <w:tcPr>
            <w:tcW w:w="1702" w:type="pct"/>
            <w:shd w:val="clear" w:color="auto" w:fill="auto"/>
          </w:tcPr>
          <w:p w14:paraId="7AFDD786" w14:textId="77777777" w:rsidR="000F03A7" w:rsidRPr="0092350C" w:rsidRDefault="000F03A7" w:rsidP="0092350C">
            <w:pPr>
              <w:spacing w:before="0" w:after="0"/>
              <w:jc w:val="both"/>
              <w:rPr>
                <w:rFonts w:ascii="Times New Roman" w:eastAsia="Calibri" w:hAnsi="Times New Roman" w:cs="Times New Roman"/>
                <w:sz w:val="22"/>
                <w:szCs w:val="22"/>
              </w:rPr>
            </w:pPr>
          </w:p>
        </w:tc>
      </w:tr>
    </w:tbl>
    <w:p w14:paraId="416D4043" w14:textId="77777777" w:rsidR="000F03A7" w:rsidRDefault="000F03A7" w:rsidP="000F03A7">
      <w:pPr>
        <w:autoSpaceDE w:val="0"/>
        <w:autoSpaceDN w:val="0"/>
        <w:adjustRightInd w:val="0"/>
        <w:spacing w:before="0" w:after="0"/>
        <w:ind w:left="720" w:hanging="720"/>
        <w:jc w:val="both"/>
        <w:divId w:val="2116439976"/>
        <w:rPr>
          <w:rFonts w:ascii="Times New Roman" w:eastAsia="Calibri" w:hAnsi="Times New Roman" w:cs="Times New Roman"/>
          <w:sz w:val="22"/>
          <w:szCs w:val="22"/>
        </w:rPr>
      </w:pPr>
    </w:p>
    <w:p w14:paraId="17472515" w14:textId="77777777" w:rsidR="00E44DCD" w:rsidRPr="000F03A7" w:rsidRDefault="00E44DCD" w:rsidP="000F03A7">
      <w:pPr>
        <w:autoSpaceDE w:val="0"/>
        <w:autoSpaceDN w:val="0"/>
        <w:adjustRightInd w:val="0"/>
        <w:spacing w:before="0" w:after="0"/>
        <w:ind w:left="720" w:hanging="720"/>
        <w:jc w:val="both"/>
        <w:divId w:val="2116439976"/>
        <w:rPr>
          <w:rFonts w:ascii="Times New Roman" w:eastAsia="Calibri" w:hAnsi="Times New Roman" w:cs="Times New Roman"/>
          <w:sz w:val="22"/>
          <w:szCs w:val="22"/>
        </w:rPr>
      </w:pPr>
    </w:p>
    <w:p w14:paraId="1F6648D5" w14:textId="77777777" w:rsidR="000F03A7" w:rsidRPr="000F03A7" w:rsidRDefault="000F03A7" w:rsidP="000F03A7">
      <w:pPr>
        <w:autoSpaceDE w:val="0"/>
        <w:autoSpaceDN w:val="0"/>
        <w:adjustRightInd w:val="0"/>
        <w:spacing w:before="0" w:after="0"/>
        <w:ind w:left="720" w:hanging="720"/>
        <w:jc w:val="both"/>
        <w:divId w:val="2116439976"/>
        <w:rPr>
          <w:rFonts w:ascii="Times New Roman" w:eastAsia="Calibri" w:hAnsi="Times New Roman" w:cs="Times New Roman"/>
          <w:sz w:val="22"/>
          <w:szCs w:val="22"/>
        </w:rPr>
      </w:pPr>
      <w:r w:rsidRPr="000F03A7">
        <w:rPr>
          <w:rFonts w:ascii="Times New Roman" w:eastAsia="Calibri" w:hAnsi="Times New Roman" w:cs="Times New Roman"/>
          <w:sz w:val="22"/>
          <w:szCs w:val="22"/>
        </w:rPr>
        <w:t>7.</w:t>
      </w:r>
      <w:r w:rsidRPr="000F03A7">
        <w:rPr>
          <w:rFonts w:ascii="Times New Roman" w:eastAsia="Calibri" w:hAnsi="Times New Roman" w:cs="Times New Roman"/>
          <w:sz w:val="22"/>
          <w:szCs w:val="22"/>
        </w:rPr>
        <w:tab/>
        <w:t>I confirm that I am authorised to make this application and the declarations contained herein on behalf of _______________________________ [</w:t>
      </w:r>
      <w:r w:rsidRPr="000F03A7">
        <w:rPr>
          <w:rFonts w:ascii="Times New Roman" w:eastAsia="Calibri" w:hAnsi="Times New Roman" w:cs="Times New Roman"/>
          <w:i/>
          <w:sz w:val="22"/>
          <w:szCs w:val="22"/>
        </w:rPr>
        <w:t>name of P’s hospital / nursing home</w:t>
      </w:r>
      <w:r w:rsidRPr="000F03A7">
        <w:rPr>
          <w:rFonts w:ascii="Times New Roman" w:eastAsia="Calibri" w:hAnsi="Times New Roman" w:cs="Times New Roman"/>
          <w:sz w:val="22"/>
          <w:szCs w:val="22"/>
        </w:rPr>
        <w:t>] and I further confirm that the aforesaid institution undertakes to make the requisite refunds to P in the event of a wrongful payment and/or overpayment.</w:t>
      </w:r>
    </w:p>
    <w:p w14:paraId="3204E1AE" w14:textId="77777777" w:rsidR="000F03A7" w:rsidRPr="000F03A7" w:rsidRDefault="000F03A7" w:rsidP="000F03A7">
      <w:pPr>
        <w:spacing w:before="0" w:after="0"/>
        <w:jc w:val="both"/>
        <w:divId w:val="2116439976"/>
        <w:rPr>
          <w:rFonts w:ascii="Times New Roman" w:eastAsia="Calibri" w:hAnsi="Times New Roman" w:cs="Times New Roman"/>
          <w:sz w:val="22"/>
          <w:szCs w:val="22"/>
        </w:rPr>
      </w:pPr>
    </w:p>
    <w:p w14:paraId="0052A2F0" w14:textId="77777777" w:rsidR="000F03A7" w:rsidRPr="000F03A7" w:rsidRDefault="000F03A7" w:rsidP="000F03A7">
      <w:pPr>
        <w:spacing w:before="0" w:after="0"/>
        <w:ind w:left="720" w:hanging="720"/>
        <w:jc w:val="both"/>
        <w:divId w:val="2116439976"/>
        <w:rPr>
          <w:rFonts w:ascii="Times New Roman" w:eastAsia="Calibri" w:hAnsi="Times New Roman" w:cs="Times New Roman"/>
          <w:sz w:val="22"/>
          <w:szCs w:val="22"/>
        </w:rPr>
      </w:pPr>
      <w:r w:rsidRPr="000F03A7">
        <w:rPr>
          <w:rFonts w:ascii="Times New Roman" w:eastAsia="Calibri" w:hAnsi="Times New Roman" w:cs="Times New Roman"/>
          <w:sz w:val="22"/>
          <w:szCs w:val="22"/>
        </w:rPr>
        <w:t>8.</w:t>
      </w:r>
      <w:r w:rsidRPr="000F03A7">
        <w:rPr>
          <w:rFonts w:ascii="Times New Roman" w:eastAsia="Calibri" w:hAnsi="Times New Roman" w:cs="Times New Roman"/>
          <w:sz w:val="22"/>
          <w:szCs w:val="22"/>
        </w:rPr>
        <w:tab/>
        <w:t>I confirm that the documents exhibited herein and marked as “A” are true copies of the originals.</w:t>
      </w:r>
    </w:p>
    <w:p w14:paraId="7D4172AD" w14:textId="77777777" w:rsidR="000F03A7" w:rsidRPr="000F03A7" w:rsidRDefault="000F03A7" w:rsidP="000F03A7">
      <w:pPr>
        <w:autoSpaceDE w:val="0"/>
        <w:autoSpaceDN w:val="0"/>
        <w:adjustRightInd w:val="0"/>
        <w:spacing w:before="0" w:after="0"/>
        <w:ind w:left="720" w:hanging="720"/>
        <w:jc w:val="both"/>
        <w:divId w:val="2116439976"/>
        <w:rPr>
          <w:rFonts w:ascii="Times New Roman" w:eastAsia="Calibri" w:hAnsi="Times New Roman" w:cs="Times New Roman"/>
          <w:sz w:val="22"/>
          <w:szCs w:val="22"/>
        </w:rPr>
      </w:pPr>
    </w:p>
    <w:p w14:paraId="52D95E78" w14:textId="77777777" w:rsidR="000F03A7" w:rsidRPr="000F03A7" w:rsidRDefault="000F03A7" w:rsidP="000F03A7">
      <w:pPr>
        <w:autoSpaceDE w:val="0"/>
        <w:autoSpaceDN w:val="0"/>
        <w:adjustRightInd w:val="0"/>
        <w:spacing w:before="0" w:after="0"/>
        <w:ind w:left="720" w:hanging="720"/>
        <w:jc w:val="both"/>
        <w:divId w:val="2116439976"/>
        <w:rPr>
          <w:rFonts w:ascii="Times New Roman" w:eastAsia="Calibri" w:hAnsi="Times New Roman" w:cs="Times New Roman"/>
          <w:sz w:val="22"/>
          <w:szCs w:val="22"/>
        </w:rPr>
      </w:pPr>
      <w:r w:rsidRPr="000F03A7">
        <w:rPr>
          <w:rFonts w:ascii="Times New Roman" w:eastAsia="Calibri" w:hAnsi="Times New Roman" w:cs="Times New Roman"/>
          <w:sz w:val="22"/>
          <w:szCs w:val="22"/>
        </w:rPr>
        <w:t>9.</w:t>
      </w:r>
      <w:r w:rsidRPr="000F03A7">
        <w:rPr>
          <w:rFonts w:ascii="Times New Roman" w:eastAsia="Calibri" w:hAnsi="Times New Roman" w:cs="Times New Roman"/>
          <w:sz w:val="22"/>
          <w:szCs w:val="22"/>
        </w:rPr>
        <w:tab/>
        <w:t>Upon the Court declaring that P lacks capacity to make decisions about the matters set out in the Applicant’s Form, I seek an order in terms of my application.</w:t>
      </w:r>
    </w:p>
    <w:p w14:paraId="780A00F9" w14:textId="77777777" w:rsidR="000F03A7" w:rsidRPr="000F03A7" w:rsidRDefault="000F03A7" w:rsidP="000F03A7">
      <w:pPr>
        <w:autoSpaceDE w:val="0"/>
        <w:autoSpaceDN w:val="0"/>
        <w:adjustRightInd w:val="0"/>
        <w:spacing w:before="0" w:after="0"/>
        <w:ind w:left="720" w:hanging="720"/>
        <w:jc w:val="both"/>
        <w:divId w:val="2116439976"/>
        <w:rPr>
          <w:rFonts w:ascii="Times New Roman" w:eastAsia="Calibri" w:hAnsi="Times New Roman" w:cs="Times New Roman"/>
          <w:sz w:val="22"/>
          <w:szCs w:val="22"/>
        </w:rPr>
      </w:pPr>
    </w:p>
    <w:p w14:paraId="32D4596D" w14:textId="77777777" w:rsidR="000F03A7" w:rsidRPr="000F03A7" w:rsidRDefault="000F03A7" w:rsidP="000F03A7">
      <w:pPr>
        <w:autoSpaceDE w:val="0"/>
        <w:autoSpaceDN w:val="0"/>
        <w:adjustRightInd w:val="0"/>
        <w:spacing w:before="0" w:after="0"/>
        <w:ind w:left="720" w:hanging="720"/>
        <w:jc w:val="both"/>
        <w:divId w:val="2116439976"/>
        <w:rPr>
          <w:rFonts w:ascii="Times New Roman" w:eastAsia="Calibri" w:hAnsi="Times New Roman" w:cs="Times New Roman"/>
          <w:sz w:val="22"/>
          <w:szCs w:val="22"/>
        </w:rPr>
      </w:pPr>
      <w:r w:rsidRPr="000F03A7">
        <w:rPr>
          <w:rFonts w:ascii="Times New Roman" w:eastAsia="Calibri" w:hAnsi="Times New Roman" w:cs="Times New Roman"/>
          <w:sz w:val="22"/>
          <w:szCs w:val="22"/>
        </w:rPr>
        <w:t>Sworn (or affirmed) by</w:t>
      </w:r>
      <w:r w:rsidRPr="000F03A7">
        <w:rPr>
          <w:rFonts w:ascii="Times New Roman" w:eastAsia="Calibri" w:hAnsi="Times New Roman" w:cs="Times New Roman"/>
          <w:sz w:val="22"/>
          <w:szCs w:val="22"/>
        </w:rPr>
        <w:tab/>
      </w:r>
      <w:r w:rsidRPr="000F03A7">
        <w:rPr>
          <w:rFonts w:ascii="Times New Roman" w:eastAsia="Calibri" w:hAnsi="Times New Roman" w:cs="Times New Roman"/>
          <w:sz w:val="22"/>
          <w:szCs w:val="22"/>
        </w:rPr>
        <w:tab/>
        <w:t>)</w:t>
      </w:r>
    </w:p>
    <w:p w14:paraId="177785F0" w14:textId="77777777" w:rsidR="000F03A7" w:rsidRPr="000F03A7" w:rsidRDefault="000F03A7" w:rsidP="000F03A7">
      <w:pPr>
        <w:autoSpaceDE w:val="0"/>
        <w:autoSpaceDN w:val="0"/>
        <w:adjustRightInd w:val="0"/>
        <w:spacing w:before="0" w:after="0"/>
        <w:ind w:left="720" w:hanging="720"/>
        <w:jc w:val="both"/>
        <w:divId w:val="2116439976"/>
        <w:rPr>
          <w:rFonts w:ascii="Times New Roman" w:eastAsia="Calibri" w:hAnsi="Times New Roman" w:cs="Times New Roman"/>
          <w:sz w:val="22"/>
          <w:szCs w:val="22"/>
        </w:rPr>
      </w:pPr>
      <w:r w:rsidRPr="000F03A7">
        <w:rPr>
          <w:rFonts w:ascii="Times New Roman" w:eastAsia="Calibri" w:hAnsi="Times New Roman" w:cs="Times New Roman"/>
          <w:sz w:val="22"/>
          <w:szCs w:val="22"/>
        </w:rPr>
        <w:t>the abovenamed on</w:t>
      </w:r>
      <w:r w:rsidRPr="000F03A7">
        <w:rPr>
          <w:rFonts w:ascii="Times New Roman" w:eastAsia="Calibri" w:hAnsi="Times New Roman" w:cs="Times New Roman"/>
          <w:sz w:val="22"/>
          <w:szCs w:val="22"/>
        </w:rPr>
        <w:tab/>
      </w:r>
      <w:r w:rsidRPr="000F03A7">
        <w:rPr>
          <w:rFonts w:ascii="Times New Roman" w:eastAsia="Calibri" w:hAnsi="Times New Roman" w:cs="Times New Roman"/>
          <w:sz w:val="22"/>
          <w:szCs w:val="22"/>
        </w:rPr>
        <w:tab/>
        <w:t>)</w:t>
      </w:r>
    </w:p>
    <w:p w14:paraId="5F5A0BC5" w14:textId="77777777" w:rsidR="000F03A7" w:rsidRPr="000F03A7" w:rsidRDefault="000F03A7" w:rsidP="000F03A7">
      <w:pPr>
        <w:autoSpaceDE w:val="0"/>
        <w:autoSpaceDN w:val="0"/>
        <w:adjustRightInd w:val="0"/>
        <w:spacing w:before="0" w:after="0"/>
        <w:ind w:left="720" w:hanging="720"/>
        <w:jc w:val="both"/>
        <w:divId w:val="2116439976"/>
        <w:rPr>
          <w:rFonts w:ascii="Times New Roman" w:eastAsia="Calibri" w:hAnsi="Times New Roman" w:cs="Times New Roman"/>
          <w:sz w:val="22"/>
          <w:szCs w:val="22"/>
        </w:rPr>
      </w:pPr>
      <w:r w:rsidRPr="000F03A7">
        <w:rPr>
          <w:rFonts w:ascii="Times New Roman" w:eastAsia="Calibri" w:hAnsi="Times New Roman" w:cs="Times New Roman"/>
          <w:sz w:val="22"/>
          <w:szCs w:val="22"/>
        </w:rPr>
        <w:t>this</w:t>
      </w:r>
      <w:r w:rsidRPr="000F03A7">
        <w:rPr>
          <w:rFonts w:ascii="Times New Roman" w:eastAsia="Calibri" w:hAnsi="Times New Roman" w:cs="Times New Roman"/>
          <w:sz w:val="22"/>
          <w:szCs w:val="22"/>
        </w:rPr>
        <w:tab/>
      </w:r>
      <w:r w:rsidRPr="000F03A7">
        <w:rPr>
          <w:rFonts w:ascii="Times New Roman" w:eastAsia="Calibri" w:hAnsi="Times New Roman" w:cs="Times New Roman"/>
          <w:sz w:val="22"/>
          <w:szCs w:val="22"/>
        </w:rPr>
        <w:tab/>
        <w:t>day of 20</w:t>
      </w:r>
      <w:r w:rsidRPr="000F03A7">
        <w:rPr>
          <w:rFonts w:ascii="Times New Roman" w:eastAsia="Calibri" w:hAnsi="Times New Roman" w:cs="Times New Roman"/>
          <w:sz w:val="22"/>
          <w:szCs w:val="22"/>
        </w:rPr>
        <w:tab/>
        <w:t>)</w:t>
      </w:r>
    </w:p>
    <w:p w14:paraId="1C827EA1" w14:textId="77777777" w:rsidR="000F03A7" w:rsidRPr="000F03A7" w:rsidRDefault="000F03A7" w:rsidP="000F03A7">
      <w:pPr>
        <w:autoSpaceDE w:val="0"/>
        <w:autoSpaceDN w:val="0"/>
        <w:adjustRightInd w:val="0"/>
        <w:spacing w:before="0" w:after="0"/>
        <w:ind w:left="720" w:hanging="720"/>
        <w:jc w:val="both"/>
        <w:divId w:val="2116439976"/>
        <w:rPr>
          <w:rFonts w:ascii="Times New Roman" w:eastAsia="Calibri" w:hAnsi="Times New Roman" w:cs="Times New Roman"/>
          <w:sz w:val="22"/>
          <w:szCs w:val="22"/>
        </w:rPr>
      </w:pPr>
      <w:r w:rsidRPr="000F03A7">
        <w:rPr>
          <w:rFonts w:ascii="Times New Roman" w:eastAsia="Calibri" w:hAnsi="Times New Roman" w:cs="Times New Roman"/>
          <w:sz w:val="22"/>
          <w:szCs w:val="22"/>
        </w:rPr>
        <w:t>at Singapore</w:t>
      </w:r>
      <w:r w:rsidRPr="000F03A7">
        <w:rPr>
          <w:rFonts w:ascii="Times New Roman" w:eastAsia="Calibri" w:hAnsi="Times New Roman" w:cs="Times New Roman"/>
          <w:sz w:val="22"/>
          <w:szCs w:val="22"/>
        </w:rPr>
        <w:tab/>
      </w:r>
      <w:r w:rsidRPr="000F03A7">
        <w:rPr>
          <w:rFonts w:ascii="Times New Roman" w:eastAsia="Calibri" w:hAnsi="Times New Roman" w:cs="Times New Roman"/>
          <w:sz w:val="22"/>
          <w:szCs w:val="22"/>
        </w:rPr>
        <w:tab/>
      </w:r>
      <w:r w:rsidRPr="000F03A7">
        <w:rPr>
          <w:rFonts w:ascii="Times New Roman" w:eastAsia="Calibri" w:hAnsi="Times New Roman" w:cs="Times New Roman"/>
          <w:sz w:val="22"/>
          <w:szCs w:val="22"/>
        </w:rPr>
        <w:tab/>
        <w:t>)</w:t>
      </w:r>
    </w:p>
    <w:p w14:paraId="554095D8" w14:textId="77777777" w:rsidR="000F03A7" w:rsidRPr="000F03A7" w:rsidRDefault="000F03A7" w:rsidP="000F03A7">
      <w:pPr>
        <w:autoSpaceDE w:val="0"/>
        <w:autoSpaceDN w:val="0"/>
        <w:adjustRightInd w:val="0"/>
        <w:spacing w:before="0" w:after="0"/>
        <w:ind w:left="720" w:hanging="720"/>
        <w:jc w:val="both"/>
        <w:divId w:val="2116439976"/>
        <w:rPr>
          <w:rFonts w:ascii="Times New Roman" w:eastAsia="Calibri" w:hAnsi="Times New Roman" w:cs="Times New Roman"/>
          <w:sz w:val="22"/>
          <w:szCs w:val="22"/>
        </w:rPr>
      </w:pPr>
    </w:p>
    <w:p w14:paraId="29C15184" w14:textId="77777777" w:rsidR="000F03A7" w:rsidRPr="000F03A7" w:rsidRDefault="000F03A7" w:rsidP="000F03A7">
      <w:pPr>
        <w:autoSpaceDE w:val="0"/>
        <w:autoSpaceDN w:val="0"/>
        <w:adjustRightInd w:val="0"/>
        <w:spacing w:before="0" w:after="0"/>
        <w:ind w:left="720" w:hanging="720"/>
        <w:jc w:val="both"/>
        <w:divId w:val="2116439976"/>
        <w:rPr>
          <w:rFonts w:ascii="Times New Roman" w:eastAsia="Calibri" w:hAnsi="Times New Roman" w:cs="Times New Roman"/>
          <w:sz w:val="22"/>
          <w:szCs w:val="22"/>
        </w:rPr>
      </w:pPr>
      <w:r w:rsidRPr="000F03A7">
        <w:rPr>
          <w:rFonts w:ascii="Times New Roman" w:eastAsia="Calibri" w:hAnsi="Times New Roman" w:cs="Times New Roman"/>
          <w:sz w:val="22"/>
          <w:szCs w:val="22"/>
        </w:rPr>
        <w:t>Before me,</w:t>
      </w:r>
    </w:p>
    <w:p w14:paraId="78610AD1" w14:textId="77777777" w:rsidR="009C5BD4" w:rsidRDefault="000F03A7" w:rsidP="000F03A7">
      <w:pPr>
        <w:autoSpaceDE w:val="0"/>
        <w:autoSpaceDN w:val="0"/>
        <w:adjustRightInd w:val="0"/>
        <w:spacing w:before="0" w:after="0"/>
        <w:ind w:left="720" w:hanging="720"/>
        <w:jc w:val="both"/>
        <w:divId w:val="2116439976"/>
        <w:rPr>
          <w:rFonts w:ascii="Times New Roman" w:eastAsia="Calibri" w:hAnsi="Times New Roman" w:cs="Times New Roman"/>
          <w:sz w:val="22"/>
          <w:szCs w:val="22"/>
        </w:rPr>
      </w:pPr>
      <w:r w:rsidRPr="000F03A7">
        <w:rPr>
          <w:rFonts w:ascii="Times New Roman" w:eastAsia="Calibri" w:hAnsi="Times New Roman" w:cs="Times New Roman"/>
          <w:sz w:val="22"/>
          <w:szCs w:val="22"/>
        </w:rPr>
        <w:t>Commissioner for Oaths</w:t>
      </w:r>
    </w:p>
    <w:p w14:paraId="3DE8FA46" w14:textId="77777777" w:rsidR="000F03A7" w:rsidRPr="000F03A7" w:rsidRDefault="000F03A7" w:rsidP="000F03A7">
      <w:pPr>
        <w:autoSpaceDE w:val="0"/>
        <w:autoSpaceDN w:val="0"/>
        <w:adjustRightInd w:val="0"/>
        <w:spacing w:before="0" w:after="0"/>
        <w:ind w:left="720" w:hanging="720"/>
        <w:jc w:val="both"/>
        <w:divId w:val="2116439976"/>
        <w:rPr>
          <w:rFonts w:ascii="Times New Roman" w:eastAsia="Calibri" w:hAnsi="Times New Roman" w:cs="Times New Roman"/>
          <w:sz w:val="22"/>
          <w:szCs w:val="22"/>
        </w:rPr>
      </w:pPr>
      <w:r w:rsidRPr="000F03A7">
        <w:rPr>
          <w:rFonts w:ascii="Times New Roman" w:eastAsia="Calibri" w:hAnsi="Times New Roman" w:cs="Times New Roman"/>
          <w:sz w:val="22"/>
          <w:szCs w:val="22"/>
        </w:rPr>
        <w:br w:type="page"/>
      </w:r>
    </w:p>
    <w:p w14:paraId="2DD61D22" w14:textId="77777777" w:rsidR="000F03A7" w:rsidRPr="000F03A7" w:rsidRDefault="000F03A7" w:rsidP="000F03A7">
      <w:pPr>
        <w:autoSpaceDE w:val="0"/>
        <w:autoSpaceDN w:val="0"/>
        <w:adjustRightInd w:val="0"/>
        <w:spacing w:before="0" w:after="0"/>
        <w:ind w:left="720" w:hanging="720"/>
        <w:jc w:val="both"/>
        <w:divId w:val="2116439976"/>
        <w:rPr>
          <w:rFonts w:ascii="Times New Roman" w:eastAsia="Calibri" w:hAnsi="Times New Roman" w:cs="Times New Roman"/>
          <w:sz w:val="22"/>
          <w:szCs w:val="22"/>
        </w:rPr>
      </w:pPr>
    </w:p>
    <w:p w14:paraId="0A2862B1" w14:textId="77777777" w:rsidR="000F03A7" w:rsidRPr="000F03A7" w:rsidRDefault="000F03A7" w:rsidP="000F03A7">
      <w:pPr>
        <w:autoSpaceDE w:val="0"/>
        <w:autoSpaceDN w:val="0"/>
        <w:adjustRightInd w:val="0"/>
        <w:spacing w:before="0" w:after="0"/>
        <w:ind w:left="720" w:hanging="720"/>
        <w:jc w:val="both"/>
        <w:divId w:val="2116439976"/>
        <w:rPr>
          <w:rFonts w:ascii="Times New Roman" w:eastAsia="Calibri" w:hAnsi="Times New Roman" w:cs="Times New Roman"/>
          <w:sz w:val="22"/>
          <w:szCs w:val="22"/>
        </w:rPr>
      </w:pPr>
    </w:p>
    <w:p w14:paraId="4A5EE2C3" w14:textId="77777777" w:rsidR="000F03A7" w:rsidRPr="000F03A7" w:rsidRDefault="000F03A7" w:rsidP="000F03A7">
      <w:pPr>
        <w:autoSpaceDE w:val="0"/>
        <w:autoSpaceDN w:val="0"/>
        <w:adjustRightInd w:val="0"/>
        <w:spacing w:before="0" w:after="0"/>
        <w:ind w:left="720" w:hanging="720"/>
        <w:jc w:val="both"/>
        <w:divId w:val="2116439976"/>
        <w:rPr>
          <w:rFonts w:ascii="Times New Roman" w:eastAsia="Calibri" w:hAnsi="Times New Roman" w:cs="Times New Roman"/>
          <w:sz w:val="22"/>
          <w:szCs w:val="22"/>
        </w:rPr>
      </w:pPr>
    </w:p>
    <w:p w14:paraId="352E311A" w14:textId="77777777" w:rsidR="000F03A7" w:rsidRPr="000F03A7" w:rsidRDefault="000F03A7" w:rsidP="000F03A7">
      <w:pPr>
        <w:autoSpaceDE w:val="0"/>
        <w:autoSpaceDN w:val="0"/>
        <w:adjustRightInd w:val="0"/>
        <w:spacing w:before="0" w:after="0"/>
        <w:ind w:left="720" w:hanging="720"/>
        <w:jc w:val="both"/>
        <w:divId w:val="2116439976"/>
        <w:rPr>
          <w:rFonts w:ascii="Times New Roman" w:eastAsia="Calibri" w:hAnsi="Times New Roman" w:cs="Times New Roman"/>
          <w:sz w:val="22"/>
          <w:szCs w:val="22"/>
        </w:rPr>
      </w:pPr>
    </w:p>
    <w:p w14:paraId="481E7941" w14:textId="77777777" w:rsidR="000F03A7" w:rsidRPr="000F03A7" w:rsidRDefault="000F03A7" w:rsidP="000F03A7">
      <w:pPr>
        <w:autoSpaceDE w:val="0"/>
        <w:autoSpaceDN w:val="0"/>
        <w:adjustRightInd w:val="0"/>
        <w:spacing w:before="0" w:after="0"/>
        <w:ind w:left="720" w:hanging="720"/>
        <w:jc w:val="both"/>
        <w:divId w:val="2116439976"/>
        <w:rPr>
          <w:rFonts w:ascii="Times New Roman" w:eastAsia="Calibri" w:hAnsi="Times New Roman" w:cs="Times New Roman"/>
          <w:sz w:val="22"/>
          <w:szCs w:val="22"/>
        </w:rPr>
      </w:pPr>
    </w:p>
    <w:p w14:paraId="541E7F0A" w14:textId="77777777" w:rsidR="000F03A7" w:rsidRPr="000F03A7" w:rsidRDefault="000F03A7" w:rsidP="000F03A7">
      <w:pPr>
        <w:autoSpaceDE w:val="0"/>
        <w:autoSpaceDN w:val="0"/>
        <w:adjustRightInd w:val="0"/>
        <w:spacing w:before="0" w:after="0"/>
        <w:ind w:left="720" w:hanging="720"/>
        <w:jc w:val="both"/>
        <w:divId w:val="2116439976"/>
        <w:rPr>
          <w:rFonts w:ascii="Times New Roman" w:eastAsia="Calibri" w:hAnsi="Times New Roman" w:cs="Times New Roman"/>
          <w:sz w:val="22"/>
          <w:szCs w:val="22"/>
        </w:rPr>
      </w:pPr>
    </w:p>
    <w:p w14:paraId="30FC86F7" w14:textId="77777777" w:rsidR="000F03A7" w:rsidRPr="000F03A7" w:rsidRDefault="000F03A7" w:rsidP="000F03A7">
      <w:pPr>
        <w:autoSpaceDE w:val="0"/>
        <w:autoSpaceDN w:val="0"/>
        <w:adjustRightInd w:val="0"/>
        <w:spacing w:before="0" w:after="0"/>
        <w:ind w:left="720" w:hanging="720"/>
        <w:jc w:val="center"/>
        <w:divId w:val="2116439976"/>
        <w:rPr>
          <w:rFonts w:ascii="Times New Roman" w:eastAsia="Calibri" w:hAnsi="Times New Roman" w:cs="Times New Roman"/>
          <w:b/>
          <w:sz w:val="22"/>
          <w:szCs w:val="22"/>
          <w:u w:val="single"/>
        </w:rPr>
      </w:pPr>
    </w:p>
    <w:p w14:paraId="62D26D85" w14:textId="77777777" w:rsidR="000F03A7" w:rsidRPr="000F03A7" w:rsidRDefault="000F03A7" w:rsidP="000F03A7">
      <w:pPr>
        <w:autoSpaceDE w:val="0"/>
        <w:autoSpaceDN w:val="0"/>
        <w:adjustRightInd w:val="0"/>
        <w:spacing w:before="0" w:after="0"/>
        <w:ind w:left="720" w:hanging="720"/>
        <w:jc w:val="both"/>
        <w:divId w:val="2116439976"/>
        <w:rPr>
          <w:rFonts w:ascii="Times New Roman" w:eastAsia="Calibri" w:hAnsi="Times New Roman" w:cs="Times New Roman"/>
          <w:sz w:val="22"/>
          <w:szCs w:val="22"/>
        </w:rPr>
      </w:pPr>
    </w:p>
    <w:p w14:paraId="3DC08592" w14:textId="77777777" w:rsidR="000F03A7" w:rsidRPr="000F03A7" w:rsidRDefault="000F03A7" w:rsidP="000F03A7">
      <w:pPr>
        <w:autoSpaceDE w:val="0"/>
        <w:autoSpaceDN w:val="0"/>
        <w:adjustRightInd w:val="0"/>
        <w:spacing w:before="0" w:after="0"/>
        <w:ind w:left="1701" w:right="1701"/>
        <w:jc w:val="both"/>
        <w:divId w:val="2116439976"/>
        <w:rPr>
          <w:rFonts w:ascii="Times New Roman" w:eastAsia="Calibri" w:hAnsi="Times New Roman" w:cs="Times New Roman"/>
          <w:sz w:val="22"/>
          <w:szCs w:val="22"/>
        </w:rPr>
      </w:pPr>
      <w:r w:rsidRPr="000F03A7">
        <w:rPr>
          <w:rFonts w:ascii="Times New Roman" w:eastAsia="Calibri" w:hAnsi="Times New Roman" w:cs="Times New Roman"/>
          <w:sz w:val="22"/>
          <w:szCs w:val="22"/>
        </w:rPr>
        <w:t>This is the exhibit marked “A” referred to in the affidavit of ____________________________ [</w:t>
      </w:r>
      <w:r w:rsidRPr="000F03A7">
        <w:rPr>
          <w:rFonts w:ascii="Times New Roman" w:eastAsia="Calibri" w:hAnsi="Times New Roman" w:cs="Times New Roman"/>
          <w:i/>
          <w:sz w:val="22"/>
          <w:szCs w:val="22"/>
        </w:rPr>
        <w:t>name of applicant</w:t>
      </w:r>
      <w:r w:rsidRPr="000F03A7">
        <w:rPr>
          <w:rFonts w:ascii="Times New Roman" w:eastAsia="Calibri" w:hAnsi="Times New Roman" w:cs="Times New Roman"/>
          <w:sz w:val="22"/>
          <w:szCs w:val="22"/>
        </w:rPr>
        <w:t>] and sworn / affirmed before me on this _______________ [</w:t>
      </w:r>
      <w:r w:rsidRPr="000F03A7">
        <w:rPr>
          <w:rFonts w:ascii="Times New Roman" w:eastAsia="Calibri" w:hAnsi="Times New Roman" w:cs="Times New Roman"/>
          <w:i/>
          <w:sz w:val="22"/>
          <w:szCs w:val="22"/>
        </w:rPr>
        <w:t>date on which the affidavit is sworn or affirmed</w:t>
      </w:r>
      <w:r w:rsidRPr="000F03A7">
        <w:rPr>
          <w:rFonts w:ascii="Times New Roman" w:eastAsia="Calibri" w:hAnsi="Times New Roman" w:cs="Times New Roman"/>
          <w:sz w:val="22"/>
          <w:szCs w:val="22"/>
        </w:rPr>
        <w:t>].</w:t>
      </w:r>
    </w:p>
    <w:p w14:paraId="1DD10E5A" w14:textId="77777777" w:rsidR="000F03A7" w:rsidRPr="000F03A7" w:rsidRDefault="000F03A7" w:rsidP="000F03A7">
      <w:pPr>
        <w:autoSpaceDE w:val="0"/>
        <w:autoSpaceDN w:val="0"/>
        <w:adjustRightInd w:val="0"/>
        <w:spacing w:before="0" w:after="0"/>
        <w:jc w:val="both"/>
        <w:divId w:val="2116439976"/>
        <w:rPr>
          <w:rFonts w:ascii="Times New Roman" w:eastAsia="Calibri" w:hAnsi="Times New Roman" w:cs="Times New Roman"/>
          <w:sz w:val="22"/>
          <w:szCs w:val="22"/>
        </w:rPr>
      </w:pPr>
    </w:p>
    <w:p w14:paraId="78206424" w14:textId="77777777" w:rsidR="000F03A7" w:rsidRPr="000F03A7" w:rsidRDefault="000F03A7" w:rsidP="000F03A7">
      <w:pPr>
        <w:autoSpaceDE w:val="0"/>
        <w:autoSpaceDN w:val="0"/>
        <w:adjustRightInd w:val="0"/>
        <w:spacing w:before="0" w:after="0"/>
        <w:jc w:val="both"/>
        <w:divId w:val="2116439976"/>
        <w:rPr>
          <w:rFonts w:ascii="Times New Roman" w:eastAsia="Calibri" w:hAnsi="Times New Roman" w:cs="Times New Roman"/>
          <w:sz w:val="22"/>
          <w:szCs w:val="22"/>
        </w:rPr>
      </w:pPr>
    </w:p>
    <w:p w14:paraId="0DAEA3EE" w14:textId="77777777" w:rsidR="000F03A7" w:rsidRPr="000F03A7" w:rsidRDefault="000F03A7" w:rsidP="000F03A7">
      <w:pPr>
        <w:autoSpaceDE w:val="0"/>
        <w:autoSpaceDN w:val="0"/>
        <w:adjustRightInd w:val="0"/>
        <w:spacing w:before="0" w:after="0"/>
        <w:jc w:val="center"/>
        <w:divId w:val="2116439976"/>
        <w:rPr>
          <w:rFonts w:ascii="Times New Roman" w:eastAsia="Calibri" w:hAnsi="Times New Roman" w:cs="Times New Roman"/>
          <w:sz w:val="22"/>
          <w:szCs w:val="22"/>
        </w:rPr>
      </w:pPr>
      <w:r w:rsidRPr="000F03A7">
        <w:rPr>
          <w:rFonts w:ascii="Times New Roman" w:eastAsia="Calibri" w:hAnsi="Times New Roman" w:cs="Times New Roman"/>
          <w:sz w:val="22"/>
          <w:szCs w:val="22"/>
        </w:rPr>
        <w:t>Before me,</w:t>
      </w:r>
    </w:p>
    <w:p w14:paraId="7FD395D5" w14:textId="77777777" w:rsidR="000F03A7" w:rsidRPr="000F03A7" w:rsidRDefault="000F03A7" w:rsidP="000F03A7">
      <w:pPr>
        <w:autoSpaceDE w:val="0"/>
        <w:autoSpaceDN w:val="0"/>
        <w:adjustRightInd w:val="0"/>
        <w:spacing w:before="0" w:after="0"/>
        <w:jc w:val="both"/>
        <w:divId w:val="2116439976"/>
        <w:rPr>
          <w:rFonts w:ascii="Times New Roman" w:eastAsia="Calibri" w:hAnsi="Times New Roman" w:cs="Times New Roman"/>
          <w:sz w:val="22"/>
          <w:szCs w:val="22"/>
        </w:rPr>
      </w:pPr>
    </w:p>
    <w:p w14:paraId="73280B4E" w14:textId="77777777" w:rsidR="000F03A7" w:rsidRPr="000F03A7" w:rsidRDefault="000F03A7" w:rsidP="000F03A7">
      <w:pPr>
        <w:autoSpaceDE w:val="0"/>
        <w:autoSpaceDN w:val="0"/>
        <w:adjustRightInd w:val="0"/>
        <w:spacing w:before="0" w:after="0"/>
        <w:jc w:val="both"/>
        <w:divId w:val="2116439976"/>
        <w:rPr>
          <w:rFonts w:ascii="Times New Roman" w:eastAsia="Calibri" w:hAnsi="Times New Roman" w:cs="Times New Roman"/>
          <w:sz w:val="22"/>
          <w:szCs w:val="22"/>
        </w:rPr>
      </w:pPr>
    </w:p>
    <w:p w14:paraId="6246A426" w14:textId="77777777" w:rsidR="000F03A7" w:rsidRPr="000F03A7" w:rsidRDefault="000F03A7" w:rsidP="000F03A7">
      <w:pPr>
        <w:autoSpaceDE w:val="0"/>
        <w:autoSpaceDN w:val="0"/>
        <w:adjustRightInd w:val="0"/>
        <w:spacing w:before="0" w:after="0"/>
        <w:jc w:val="both"/>
        <w:divId w:val="2116439976"/>
        <w:rPr>
          <w:rFonts w:ascii="Times New Roman" w:eastAsia="Calibri" w:hAnsi="Times New Roman" w:cs="Times New Roman"/>
          <w:sz w:val="22"/>
          <w:szCs w:val="22"/>
        </w:rPr>
      </w:pPr>
    </w:p>
    <w:p w14:paraId="4B142689" w14:textId="77777777" w:rsidR="000F03A7" w:rsidRPr="000F03A7" w:rsidRDefault="000F03A7" w:rsidP="000F03A7">
      <w:pPr>
        <w:autoSpaceDE w:val="0"/>
        <w:autoSpaceDN w:val="0"/>
        <w:adjustRightInd w:val="0"/>
        <w:spacing w:before="0" w:after="0"/>
        <w:jc w:val="both"/>
        <w:divId w:val="2116439976"/>
        <w:rPr>
          <w:rFonts w:ascii="Times New Roman" w:eastAsia="Calibri" w:hAnsi="Times New Roman" w:cs="Times New Roman"/>
          <w:sz w:val="22"/>
          <w:szCs w:val="22"/>
        </w:rPr>
      </w:pPr>
    </w:p>
    <w:p w14:paraId="5F1742B7" w14:textId="77777777" w:rsidR="000F03A7" w:rsidRPr="000F03A7" w:rsidRDefault="000F03A7" w:rsidP="000F03A7">
      <w:pPr>
        <w:autoSpaceDE w:val="0"/>
        <w:autoSpaceDN w:val="0"/>
        <w:adjustRightInd w:val="0"/>
        <w:spacing w:before="0" w:after="0"/>
        <w:jc w:val="center"/>
        <w:divId w:val="2116439976"/>
        <w:rPr>
          <w:rFonts w:ascii="Times New Roman" w:eastAsia="Calibri" w:hAnsi="Times New Roman" w:cs="Times New Roman"/>
          <w:sz w:val="22"/>
          <w:szCs w:val="22"/>
        </w:rPr>
      </w:pPr>
      <w:r w:rsidRPr="000F03A7">
        <w:rPr>
          <w:rFonts w:ascii="Times New Roman" w:eastAsia="Calibri" w:hAnsi="Times New Roman" w:cs="Times New Roman"/>
          <w:sz w:val="22"/>
          <w:szCs w:val="22"/>
        </w:rPr>
        <w:t>A Commissioner for Oaths</w:t>
      </w:r>
    </w:p>
    <w:p w14:paraId="1A67445E" w14:textId="77777777" w:rsidR="000F03A7" w:rsidRPr="000F03A7" w:rsidRDefault="000F03A7" w:rsidP="000F03A7">
      <w:pPr>
        <w:autoSpaceDE w:val="0"/>
        <w:autoSpaceDN w:val="0"/>
        <w:adjustRightInd w:val="0"/>
        <w:spacing w:before="0" w:after="0"/>
        <w:ind w:left="720" w:hanging="720"/>
        <w:jc w:val="both"/>
        <w:divId w:val="2116439976"/>
        <w:rPr>
          <w:rFonts w:ascii="Times New Roman" w:eastAsia="Calibri" w:hAnsi="Times New Roman" w:cs="Times New Roman"/>
          <w:sz w:val="22"/>
          <w:szCs w:val="22"/>
        </w:rPr>
      </w:pPr>
    </w:p>
    <w:p w14:paraId="06B6947B" w14:textId="77777777" w:rsidR="000F03A7" w:rsidRPr="000F03A7" w:rsidRDefault="000F03A7" w:rsidP="000F03A7">
      <w:pPr>
        <w:autoSpaceDE w:val="0"/>
        <w:autoSpaceDN w:val="0"/>
        <w:adjustRightInd w:val="0"/>
        <w:spacing w:before="0" w:after="0"/>
        <w:ind w:left="720" w:hanging="720"/>
        <w:jc w:val="both"/>
        <w:divId w:val="2116439976"/>
        <w:rPr>
          <w:rFonts w:ascii="Times New Roman" w:eastAsia="Calibri" w:hAnsi="Times New Roman" w:cs="Times New Roman"/>
          <w:sz w:val="22"/>
          <w:szCs w:val="22"/>
        </w:rPr>
      </w:pPr>
    </w:p>
    <w:p w14:paraId="256AED5B" w14:textId="77777777" w:rsidR="000F03A7" w:rsidRPr="000F03A7" w:rsidRDefault="000F03A7" w:rsidP="000F03A7">
      <w:pPr>
        <w:spacing w:before="0" w:after="0"/>
        <w:jc w:val="both"/>
        <w:divId w:val="2116439976"/>
        <w:rPr>
          <w:rFonts w:ascii="Times New Roman" w:eastAsia="Calibri" w:hAnsi="Times New Roman" w:cs="Times New Roman"/>
          <w:sz w:val="22"/>
          <w:szCs w:val="22"/>
        </w:rPr>
      </w:pPr>
    </w:p>
    <w:p w14:paraId="12207827" w14:textId="77777777" w:rsidR="000F03A7" w:rsidRPr="000F03A7" w:rsidRDefault="000F03A7" w:rsidP="000F03A7">
      <w:pPr>
        <w:autoSpaceDE w:val="0"/>
        <w:autoSpaceDN w:val="0"/>
        <w:adjustRightInd w:val="0"/>
        <w:spacing w:before="0" w:after="0"/>
        <w:ind w:left="720" w:hanging="720"/>
        <w:jc w:val="both"/>
        <w:divId w:val="2116439976"/>
        <w:rPr>
          <w:rFonts w:ascii="Times New Roman" w:eastAsia="Calibri" w:hAnsi="Times New Roman" w:cs="Times New Roman"/>
          <w:sz w:val="22"/>
          <w:szCs w:val="22"/>
        </w:rPr>
      </w:pPr>
    </w:p>
    <w:p w14:paraId="02AE3D93" w14:textId="77777777" w:rsidR="001A1EA3" w:rsidRDefault="001A1EA3" w:rsidP="000F03A7">
      <w:pPr>
        <w:spacing w:before="0" w:after="0"/>
        <w:jc w:val="center"/>
        <w:divId w:val="2116439976"/>
        <w:rPr>
          <w:rFonts w:ascii="Times New Roman" w:eastAsia="Calibri" w:hAnsi="Times New Roman" w:cs="Times New Roman"/>
          <w:b/>
          <w:color w:val="000000"/>
          <w:sz w:val="22"/>
          <w:szCs w:val="22"/>
          <w:u w:val="single"/>
        </w:rPr>
      </w:pPr>
    </w:p>
    <w:p w14:paraId="717CD5DD" w14:textId="77777777" w:rsidR="001A1EA3" w:rsidRDefault="001A1EA3" w:rsidP="000F03A7">
      <w:pPr>
        <w:spacing w:before="0" w:after="0"/>
        <w:jc w:val="center"/>
        <w:divId w:val="2116439976"/>
        <w:rPr>
          <w:rFonts w:ascii="Times New Roman" w:eastAsia="Calibri" w:hAnsi="Times New Roman" w:cs="Times New Roman"/>
          <w:b/>
          <w:color w:val="000000"/>
          <w:sz w:val="22"/>
          <w:szCs w:val="22"/>
          <w:u w:val="single"/>
        </w:rPr>
      </w:pPr>
    </w:p>
    <w:p w14:paraId="5D257898" w14:textId="77777777" w:rsidR="001A1EA3" w:rsidRDefault="001A1EA3" w:rsidP="000F03A7">
      <w:pPr>
        <w:spacing w:before="0" w:after="0"/>
        <w:jc w:val="center"/>
        <w:divId w:val="2116439976"/>
        <w:rPr>
          <w:rFonts w:ascii="Times New Roman" w:eastAsia="Calibri" w:hAnsi="Times New Roman" w:cs="Times New Roman"/>
          <w:b/>
          <w:color w:val="000000"/>
          <w:sz w:val="22"/>
          <w:szCs w:val="22"/>
          <w:u w:val="single"/>
        </w:rPr>
      </w:pPr>
    </w:p>
    <w:p w14:paraId="019052FD" w14:textId="77777777" w:rsidR="001A1EA3" w:rsidRDefault="001A1EA3" w:rsidP="000F03A7">
      <w:pPr>
        <w:spacing w:before="0" w:after="0"/>
        <w:jc w:val="center"/>
        <w:divId w:val="2116439976"/>
        <w:rPr>
          <w:rFonts w:ascii="Times New Roman" w:eastAsia="Calibri" w:hAnsi="Times New Roman" w:cs="Times New Roman"/>
          <w:b/>
          <w:color w:val="000000"/>
          <w:sz w:val="22"/>
          <w:szCs w:val="22"/>
          <w:u w:val="single"/>
        </w:rPr>
      </w:pPr>
    </w:p>
    <w:p w14:paraId="18CC5961" w14:textId="77777777" w:rsidR="001A1EA3" w:rsidRDefault="001A1EA3" w:rsidP="000F03A7">
      <w:pPr>
        <w:spacing w:before="0" w:after="0"/>
        <w:jc w:val="center"/>
        <w:divId w:val="2116439976"/>
        <w:rPr>
          <w:rFonts w:ascii="Times New Roman" w:eastAsia="Calibri" w:hAnsi="Times New Roman" w:cs="Times New Roman"/>
          <w:b/>
          <w:color w:val="000000"/>
          <w:sz w:val="22"/>
          <w:szCs w:val="22"/>
          <w:u w:val="single"/>
        </w:rPr>
      </w:pPr>
    </w:p>
    <w:p w14:paraId="728D8AD2" w14:textId="77777777" w:rsidR="001A1EA3" w:rsidRDefault="001A1EA3" w:rsidP="000F03A7">
      <w:pPr>
        <w:spacing w:before="0" w:after="0"/>
        <w:jc w:val="center"/>
        <w:divId w:val="2116439976"/>
        <w:rPr>
          <w:rFonts w:ascii="Times New Roman" w:eastAsia="Calibri" w:hAnsi="Times New Roman" w:cs="Times New Roman"/>
          <w:b/>
          <w:color w:val="000000"/>
          <w:sz w:val="22"/>
          <w:szCs w:val="22"/>
          <w:u w:val="single"/>
        </w:rPr>
      </w:pPr>
    </w:p>
    <w:p w14:paraId="3B13828D" w14:textId="77777777" w:rsidR="001A1EA3" w:rsidRDefault="001A1EA3" w:rsidP="000F03A7">
      <w:pPr>
        <w:spacing w:before="0" w:after="0"/>
        <w:jc w:val="center"/>
        <w:divId w:val="2116439976"/>
        <w:rPr>
          <w:rFonts w:ascii="Times New Roman" w:eastAsia="Calibri" w:hAnsi="Times New Roman" w:cs="Times New Roman"/>
          <w:b/>
          <w:color w:val="000000"/>
          <w:sz w:val="22"/>
          <w:szCs w:val="22"/>
          <w:u w:val="single"/>
        </w:rPr>
      </w:pPr>
    </w:p>
    <w:p w14:paraId="76843ECD" w14:textId="77777777" w:rsidR="001A1EA3" w:rsidRDefault="001A1EA3" w:rsidP="000F03A7">
      <w:pPr>
        <w:spacing w:before="0" w:after="0"/>
        <w:jc w:val="center"/>
        <w:divId w:val="2116439976"/>
        <w:rPr>
          <w:rFonts w:ascii="Times New Roman" w:eastAsia="Calibri" w:hAnsi="Times New Roman" w:cs="Times New Roman"/>
          <w:b/>
          <w:color w:val="000000"/>
          <w:sz w:val="22"/>
          <w:szCs w:val="22"/>
          <w:u w:val="single"/>
        </w:rPr>
      </w:pPr>
    </w:p>
    <w:p w14:paraId="4A6A27AC" w14:textId="77777777" w:rsidR="001A1EA3" w:rsidRDefault="001A1EA3" w:rsidP="000F03A7">
      <w:pPr>
        <w:spacing w:before="0" w:after="0"/>
        <w:jc w:val="center"/>
        <w:divId w:val="2116439976"/>
        <w:rPr>
          <w:rFonts w:ascii="Times New Roman" w:eastAsia="Calibri" w:hAnsi="Times New Roman" w:cs="Times New Roman"/>
          <w:b/>
          <w:color w:val="000000"/>
          <w:sz w:val="22"/>
          <w:szCs w:val="22"/>
          <w:u w:val="single"/>
        </w:rPr>
      </w:pPr>
    </w:p>
    <w:p w14:paraId="6580CC38" w14:textId="77777777" w:rsidR="001A1EA3" w:rsidRDefault="001A1EA3" w:rsidP="000F03A7">
      <w:pPr>
        <w:spacing w:before="0" w:after="0"/>
        <w:jc w:val="center"/>
        <w:divId w:val="2116439976"/>
        <w:rPr>
          <w:rFonts w:ascii="Times New Roman" w:eastAsia="Calibri" w:hAnsi="Times New Roman" w:cs="Times New Roman"/>
          <w:b/>
          <w:color w:val="000000"/>
          <w:sz w:val="22"/>
          <w:szCs w:val="22"/>
          <w:u w:val="single"/>
        </w:rPr>
      </w:pPr>
    </w:p>
    <w:p w14:paraId="19277F46" w14:textId="77777777" w:rsidR="001A1EA3" w:rsidRDefault="001A1EA3" w:rsidP="000F03A7">
      <w:pPr>
        <w:spacing w:before="0" w:after="0"/>
        <w:jc w:val="center"/>
        <w:divId w:val="2116439976"/>
        <w:rPr>
          <w:rFonts w:ascii="Times New Roman" w:eastAsia="Calibri" w:hAnsi="Times New Roman" w:cs="Times New Roman"/>
          <w:b/>
          <w:color w:val="000000"/>
          <w:sz w:val="22"/>
          <w:szCs w:val="22"/>
          <w:u w:val="single"/>
        </w:rPr>
      </w:pPr>
    </w:p>
    <w:p w14:paraId="1B4A6EBB" w14:textId="77777777" w:rsidR="001A1EA3" w:rsidRDefault="001A1EA3" w:rsidP="000F03A7">
      <w:pPr>
        <w:spacing w:before="0" w:after="0"/>
        <w:jc w:val="center"/>
        <w:divId w:val="2116439976"/>
        <w:rPr>
          <w:rFonts w:ascii="Times New Roman" w:eastAsia="Calibri" w:hAnsi="Times New Roman" w:cs="Times New Roman"/>
          <w:b/>
          <w:color w:val="000000"/>
          <w:sz w:val="22"/>
          <w:szCs w:val="22"/>
          <w:u w:val="single"/>
        </w:rPr>
      </w:pPr>
    </w:p>
    <w:p w14:paraId="1186CEA8" w14:textId="77777777" w:rsidR="001A1EA3" w:rsidRDefault="001A1EA3" w:rsidP="000F03A7">
      <w:pPr>
        <w:spacing w:before="0" w:after="0"/>
        <w:jc w:val="center"/>
        <w:divId w:val="2116439976"/>
        <w:rPr>
          <w:rFonts w:ascii="Times New Roman" w:eastAsia="Calibri" w:hAnsi="Times New Roman" w:cs="Times New Roman"/>
          <w:b/>
          <w:color w:val="000000"/>
          <w:sz w:val="22"/>
          <w:szCs w:val="22"/>
          <w:u w:val="single"/>
        </w:rPr>
      </w:pPr>
    </w:p>
    <w:p w14:paraId="7BB2CAE2" w14:textId="77777777" w:rsidR="000F03A7" w:rsidRPr="000F03A7" w:rsidRDefault="000F03A7" w:rsidP="000F03A7">
      <w:pPr>
        <w:spacing w:before="0" w:after="0"/>
        <w:jc w:val="center"/>
        <w:divId w:val="2116439976"/>
        <w:rPr>
          <w:rFonts w:ascii="Times New Roman" w:eastAsia="Calibri" w:hAnsi="Times New Roman" w:cs="Times New Roman"/>
          <w:sz w:val="22"/>
          <w:szCs w:val="22"/>
        </w:rPr>
      </w:pPr>
      <w:r w:rsidRPr="000F03A7">
        <w:rPr>
          <w:rFonts w:ascii="Times New Roman" w:eastAsia="Calibri" w:hAnsi="Times New Roman" w:cs="Times New Roman"/>
          <w:b/>
          <w:color w:val="000000"/>
          <w:sz w:val="22"/>
          <w:szCs w:val="22"/>
          <w:u w:val="single"/>
        </w:rPr>
        <w:lastRenderedPageBreak/>
        <w:t>TABLE OF CONTENTS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2" w:type="dxa"/>
          <w:bottom w:w="142" w:type="dxa"/>
        </w:tblCellMar>
        <w:tblLook w:val="04A0" w:firstRow="1" w:lastRow="0" w:firstColumn="1" w:lastColumn="0" w:noHBand="0" w:noVBand="1"/>
      </w:tblPr>
      <w:tblGrid>
        <w:gridCol w:w="6326"/>
        <w:gridCol w:w="2690"/>
      </w:tblGrid>
      <w:tr w:rsidR="000F03A7" w:rsidRPr="0092350C" w14:paraId="65815308" w14:textId="77777777" w:rsidTr="0092350C">
        <w:trPr>
          <w:divId w:val="2116439976"/>
        </w:trPr>
        <w:tc>
          <w:tcPr>
            <w:tcW w:w="6487" w:type="dxa"/>
            <w:shd w:val="clear" w:color="auto" w:fill="auto"/>
          </w:tcPr>
          <w:p w14:paraId="151E47BA" w14:textId="77777777" w:rsidR="000F03A7" w:rsidRPr="0092350C" w:rsidRDefault="000F03A7" w:rsidP="0092350C">
            <w:pPr>
              <w:spacing w:before="0" w:after="0"/>
              <w:jc w:val="center"/>
              <w:rPr>
                <w:rFonts w:ascii="Times New Roman" w:eastAsia="Calibri" w:hAnsi="Times New Roman" w:cs="Times New Roman"/>
                <w:b/>
                <w:color w:val="000000"/>
                <w:sz w:val="22"/>
                <w:szCs w:val="22"/>
              </w:rPr>
            </w:pPr>
            <w:r w:rsidRPr="0092350C">
              <w:rPr>
                <w:rFonts w:ascii="Times New Roman" w:eastAsia="Calibri" w:hAnsi="Times New Roman" w:cs="Times New Roman"/>
                <w:b/>
                <w:color w:val="000000"/>
                <w:sz w:val="22"/>
                <w:szCs w:val="22"/>
              </w:rPr>
              <w:t>Document</w:t>
            </w:r>
          </w:p>
        </w:tc>
        <w:tc>
          <w:tcPr>
            <w:tcW w:w="2755" w:type="dxa"/>
            <w:shd w:val="clear" w:color="auto" w:fill="auto"/>
          </w:tcPr>
          <w:p w14:paraId="45B2555B" w14:textId="77777777" w:rsidR="000F03A7" w:rsidRPr="0092350C" w:rsidRDefault="000F03A7" w:rsidP="0092350C">
            <w:pPr>
              <w:spacing w:before="0" w:after="0"/>
              <w:jc w:val="center"/>
              <w:rPr>
                <w:rFonts w:ascii="Times New Roman" w:eastAsia="Calibri" w:hAnsi="Times New Roman" w:cs="Times New Roman"/>
                <w:b/>
                <w:color w:val="000000"/>
                <w:sz w:val="22"/>
                <w:szCs w:val="22"/>
              </w:rPr>
            </w:pPr>
            <w:r w:rsidRPr="0092350C">
              <w:rPr>
                <w:rFonts w:ascii="Times New Roman" w:eastAsia="Calibri" w:hAnsi="Times New Roman" w:cs="Times New Roman"/>
                <w:b/>
                <w:color w:val="000000"/>
                <w:sz w:val="22"/>
                <w:szCs w:val="22"/>
              </w:rPr>
              <w:t>Page No.</w:t>
            </w:r>
          </w:p>
        </w:tc>
      </w:tr>
      <w:tr w:rsidR="000F03A7" w:rsidRPr="0092350C" w14:paraId="0A5F84F8" w14:textId="77777777" w:rsidTr="0092350C">
        <w:trPr>
          <w:divId w:val="2116439976"/>
        </w:trPr>
        <w:tc>
          <w:tcPr>
            <w:tcW w:w="6487" w:type="dxa"/>
            <w:shd w:val="clear" w:color="auto" w:fill="auto"/>
          </w:tcPr>
          <w:p w14:paraId="2D5B44FB" w14:textId="77777777" w:rsidR="000F03A7" w:rsidRPr="0092350C" w:rsidRDefault="000F03A7" w:rsidP="0092350C">
            <w:pPr>
              <w:spacing w:before="0" w:after="0"/>
              <w:jc w:val="both"/>
              <w:rPr>
                <w:rFonts w:ascii="Times New Roman" w:eastAsia="Calibri" w:hAnsi="Times New Roman" w:cs="Times New Roman"/>
                <w:color w:val="000000"/>
                <w:sz w:val="22"/>
                <w:szCs w:val="22"/>
              </w:rPr>
            </w:pPr>
            <w:r w:rsidRPr="0092350C">
              <w:rPr>
                <w:rFonts w:ascii="Times New Roman" w:eastAsia="Calibri" w:hAnsi="Times New Roman" w:cs="Times New Roman"/>
                <w:b/>
                <w:color w:val="000000"/>
                <w:sz w:val="22"/>
                <w:szCs w:val="22"/>
              </w:rPr>
              <w:t>Documents relating to P’s assets (where available)</w:t>
            </w:r>
          </w:p>
          <w:p w14:paraId="21721A51" w14:textId="77777777" w:rsidR="000F03A7" w:rsidRPr="0092350C" w:rsidRDefault="000F03A7" w:rsidP="0092350C">
            <w:pPr>
              <w:spacing w:before="0" w:after="0"/>
              <w:jc w:val="both"/>
              <w:rPr>
                <w:rFonts w:ascii="Times New Roman" w:eastAsia="Calibri" w:hAnsi="Times New Roman" w:cs="Times New Roman"/>
                <w:color w:val="000000"/>
                <w:sz w:val="22"/>
                <w:szCs w:val="22"/>
              </w:rPr>
            </w:pPr>
            <w:r w:rsidRPr="0092350C">
              <w:rPr>
                <w:rFonts w:ascii="Times New Roman" w:eastAsia="Calibri" w:hAnsi="Times New Roman" w:cs="Times New Roman"/>
                <w:color w:val="000000"/>
                <w:sz w:val="22"/>
                <w:szCs w:val="22"/>
              </w:rPr>
              <w:t>(e.g. bank statements, CPF statements, CDP statements, insurance documents, title search documents etc.)</w:t>
            </w:r>
          </w:p>
        </w:tc>
        <w:tc>
          <w:tcPr>
            <w:tcW w:w="2755" w:type="dxa"/>
            <w:shd w:val="clear" w:color="auto" w:fill="auto"/>
          </w:tcPr>
          <w:p w14:paraId="316853B1" w14:textId="77777777" w:rsidR="000F03A7" w:rsidRPr="0092350C" w:rsidRDefault="000F03A7" w:rsidP="0092350C">
            <w:pPr>
              <w:spacing w:before="0" w:after="0"/>
              <w:jc w:val="center"/>
              <w:rPr>
                <w:rFonts w:ascii="Times New Roman" w:eastAsia="Calibri" w:hAnsi="Times New Roman" w:cs="Times New Roman"/>
                <w:b/>
                <w:color w:val="000000"/>
                <w:sz w:val="22"/>
                <w:szCs w:val="22"/>
              </w:rPr>
            </w:pPr>
          </w:p>
        </w:tc>
      </w:tr>
      <w:tr w:rsidR="000F03A7" w:rsidRPr="0092350C" w14:paraId="1DF8B964" w14:textId="77777777" w:rsidTr="0092350C">
        <w:trPr>
          <w:divId w:val="2116439976"/>
        </w:trPr>
        <w:tc>
          <w:tcPr>
            <w:tcW w:w="6487" w:type="dxa"/>
            <w:shd w:val="clear" w:color="auto" w:fill="auto"/>
          </w:tcPr>
          <w:p w14:paraId="0D7CE581" w14:textId="77777777" w:rsidR="000F03A7" w:rsidRPr="0092350C" w:rsidRDefault="000F03A7" w:rsidP="0092350C">
            <w:pPr>
              <w:spacing w:before="0" w:after="0"/>
              <w:jc w:val="both"/>
              <w:rPr>
                <w:rFonts w:ascii="Times New Roman" w:eastAsia="Calibri" w:hAnsi="Times New Roman" w:cs="Times New Roman"/>
                <w:color w:val="000000"/>
                <w:sz w:val="22"/>
                <w:szCs w:val="22"/>
              </w:rPr>
            </w:pPr>
            <w:r w:rsidRPr="0092350C">
              <w:rPr>
                <w:rFonts w:ascii="Times New Roman" w:eastAsia="Calibri" w:hAnsi="Times New Roman" w:cs="Times New Roman"/>
                <w:b/>
                <w:color w:val="000000"/>
                <w:sz w:val="22"/>
                <w:szCs w:val="22"/>
              </w:rPr>
              <w:t>Documents relating to P’s medical / nursing home expenses</w:t>
            </w:r>
          </w:p>
          <w:p w14:paraId="0B7D3D50" w14:textId="77777777" w:rsidR="000F03A7" w:rsidRPr="0092350C" w:rsidRDefault="000F03A7" w:rsidP="0092350C">
            <w:pPr>
              <w:spacing w:before="0" w:after="0"/>
              <w:jc w:val="both"/>
              <w:rPr>
                <w:rFonts w:ascii="Times New Roman" w:eastAsia="Calibri" w:hAnsi="Times New Roman" w:cs="Times New Roman"/>
                <w:b/>
                <w:color w:val="000000"/>
                <w:sz w:val="22"/>
                <w:szCs w:val="22"/>
              </w:rPr>
            </w:pPr>
            <w:r w:rsidRPr="0092350C">
              <w:rPr>
                <w:rFonts w:ascii="Times New Roman" w:eastAsia="Calibri" w:hAnsi="Times New Roman" w:cs="Times New Roman"/>
                <w:color w:val="000000"/>
                <w:sz w:val="22"/>
                <w:szCs w:val="22"/>
              </w:rPr>
              <w:t>(e.g. invoices etc.)</w:t>
            </w:r>
          </w:p>
        </w:tc>
        <w:tc>
          <w:tcPr>
            <w:tcW w:w="2755" w:type="dxa"/>
            <w:shd w:val="clear" w:color="auto" w:fill="auto"/>
          </w:tcPr>
          <w:p w14:paraId="5EA5E96C" w14:textId="77777777" w:rsidR="000F03A7" w:rsidRPr="0092350C" w:rsidRDefault="000F03A7" w:rsidP="0092350C">
            <w:pPr>
              <w:spacing w:before="0" w:after="0"/>
              <w:jc w:val="center"/>
              <w:rPr>
                <w:rFonts w:ascii="Times New Roman" w:eastAsia="Calibri" w:hAnsi="Times New Roman" w:cs="Times New Roman"/>
                <w:b/>
                <w:color w:val="000000"/>
                <w:sz w:val="22"/>
                <w:szCs w:val="22"/>
              </w:rPr>
            </w:pPr>
          </w:p>
        </w:tc>
      </w:tr>
      <w:tr w:rsidR="000F03A7" w:rsidRPr="0092350C" w14:paraId="03B3C898" w14:textId="77777777" w:rsidTr="0092350C">
        <w:trPr>
          <w:divId w:val="2116439976"/>
        </w:trPr>
        <w:tc>
          <w:tcPr>
            <w:tcW w:w="6487" w:type="dxa"/>
            <w:shd w:val="clear" w:color="auto" w:fill="auto"/>
          </w:tcPr>
          <w:p w14:paraId="69ECED0B" w14:textId="77777777" w:rsidR="000F03A7" w:rsidRPr="0092350C" w:rsidRDefault="000F03A7" w:rsidP="0092350C">
            <w:pPr>
              <w:spacing w:before="0" w:after="0"/>
              <w:jc w:val="both"/>
              <w:rPr>
                <w:rFonts w:ascii="Times New Roman" w:eastAsia="Calibri" w:hAnsi="Times New Roman" w:cs="Times New Roman"/>
                <w:b/>
                <w:color w:val="000000"/>
                <w:sz w:val="22"/>
                <w:szCs w:val="22"/>
              </w:rPr>
            </w:pPr>
            <w:r w:rsidRPr="0092350C">
              <w:rPr>
                <w:rFonts w:ascii="Times New Roman" w:eastAsia="Calibri" w:hAnsi="Times New Roman" w:cs="Times New Roman"/>
                <w:b/>
                <w:color w:val="000000"/>
                <w:sz w:val="22"/>
                <w:szCs w:val="22"/>
              </w:rPr>
              <w:t>Office of the Public Guardian search result showing if P has registered a Lasting Power of Attorney</w:t>
            </w:r>
          </w:p>
        </w:tc>
        <w:tc>
          <w:tcPr>
            <w:tcW w:w="2755" w:type="dxa"/>
            <w:shd w:val="clear" w:color="auto" w:fill="auto"/>
          </w:tcPr>
          <w:p w14:paraId="414EB648" w14:textId="77777777" w:rsidR="000F03A7" w:rsidRPr="0092350C" w:rsidRDefault="000F03A7" w:rsidP="0092350C">
            <w:pPr>
              <w:spacing w:before="0" w:after="0"/>
              <w:jc w:val="center"/>
              <w:rPr>
                <w:rFonts w:ascii="Times New Roman" w:eastAsia="Calibri" w:hAnsi="Times New Roman" w:cs="Times New Roman"/>
                <w:b/>
                <w:color w:val="000000"/>
                <w:sz w:val="22"/>
                <w:szCs w:val="22"/>
              </w:rPr>
            </w:pPr>
          </w:p>
        </w:tc>
      </w:tr>
      <w:tr w:rsidR="000F03A7" w:rsidRPr="0092350C" w14:paraId="53A7CF6C" w14:textId="77777777" w:rsidTr="0092350C">
        <w:trPr>
          <w:divId w:val="2116439976"/>
        </w:trPr>
        <w:tc>
          <w:tcPr>
            <w:tcW w:w="6487" w:type="dxa"/>
            <w:shd w:val="clear" w:color="auto" w:fill="auto"/>
          </w:tcPr>
          <w:p w14:paraId="232319EE" w14:textId="77777777" w:rsidR="000F03A7" w:rsidRPr="0092350C" w:rsidRDefault="000F03A7" w:rsidP="0092350C">
            <w:pPr>
              <w:spacing w:before="0" w:after="0"/>
              <w:jc w:val="both"/>
              <w:rPr>
                <w:rFonts w:ascii="Times New Roman" w:eastAsia="Calibri" w:hAnsi="Times New Roman" w:cs="Times New Roman"/>
                <w:b/>
                <w:color w:val="000000"/>
                <w:sz w:val="22"/>
                <w:szCs w:val="22"/>
              </w:rPr>
            </w:pPr>
            <w:r w:rsidRPr="0092350C">
              <w:rPr>
                <w:rFonts w:ascii="Times New Roman" w:eastAsia="Calibri" w:hAnsi="Times New Roman" w:cs="Times New Roman"/>
                <w:b/>
                <w:color w:val="000000"/>
                <w:sz w:val="22"/>
                <w:szCs w:val="22"/>
              </w:rPr>
              <w:t xml:space="preserve">Office of the Public Guardian search result showing if there is a past Mental Capacity Act or Mental Disorders </w:t>
            </w:r>
            <w:proofErr w:type="gramStart"/>
            <w:r w:rsidRPr="0092350C">
              <w:rPr>
                <w:rFonts w:ascii="Times New Roman" w:eastAsia="Calibri" w:hAnsi="Times New Roman" w:cs="Times New Roman"/>
                <w:b/>
                <w:color w:val="000000"/>
                <w:sz w:val="22"/>
                <w:szCs w:val="22"/>
              </w:rPr>
              <w:t>And</w:t>
            </w:r>
            <w:proofErr w:type="gramEnd"/>
            <w:r w:rsidRPr="0092350C">
              <w:rPr>
                <w:rFonts w:ascii="Times New Roman" w:eastAsia="Calibri" w:hAnsi="Times New Roman" w:cs="Times New Roman"/>
                <w:b/>
                <w:color w:val="000000"/>
                <w:sz w:val="22"/>
                <w:szCs w:val="22"/>
              </w:rPr>
              <w:t xml:space="preserve"> Treatment Act Order in respect of P</w:t>
            </w:r>
          </w:p>
        </w:tc>
        <w:tc>
          <w:tcPr>
            <w:tcW w:w="2755" w:type="dxa"/>
            <w:shd w:val="clear" w:color="auto" w:fill="auto"/>
          </w:tcPr>
          <w:p w14:paraId="14A68778" w14:textId="77777777" w:rsidR="000F03A7" w:rsidRPr="0092350C" w:rsidRDefault="000F03A7" w:rsidP="0092350C">
            <w:pPr>
              <w:spacing w:before="0" w:after="0"/>
              <w:jc w:val="center"/>
              <w:rPr>
                <w:rFonts w:ascii="Times New Roman" w:eastAsia="Calibri" w:hAnsi="Times New Roman" w:cs="Times New Roman"/>
                <w:b/>
                <w:color w:val="000000"/>
                <w:sz w:val="22"/>
                <w:szCs w:val="22"/>
              </w:rPr>
            </w:pPr>
          </w:p>
        </w:tc>
      </w:tr>
      <w:tr w:rsidR="000F03A7" w:rsidRPr="0092350C" w14:paraId="629D37BD" w14:textId="77777777" w:rsidTr="0092350C">
        <w:trPr>
          <w:divId w:val="2116439976"/>
        </w:trPr>
        <w:tc>
          <w:tcPr>
            <w:tcW w:w="6487" w:type="dxa"/>
            <w:shd w:val="clear" w:color="auto" w:fill="auto"/>
          </w:tcPr>
          <w:p w14:paraId="67CD515A" w14:textId="77777777" w:rsidR="000F03A7" w:rsidRPr="0092350C" w:rsidRDefault="000F03A7" w:rsidP="0092350C">
            <w:pPr>
              <w:spacing w:before="0" w:after="0"/>
              <w:jc w:val="both"/>
              <w:rPr>
                <w:rFonts w:ascii="Times New Roman" w:eastAsia="Calibri" w:hAnsi="Times New Roman" w:cs="Times New Roman"/>
                <w:b/>
                <w:color w:val="000000"/>
                <w:sz w:val="22"/>
                <w:szCs w:val="22"/>
              </w:rPr>
            </w:pPr>
            <w:r w:rsidRPr="0092350C">
              <w:rPr>
                <w:rFonts w:ascii="Times New Roman" w:eastAsia="Calibri" w:hAnsi="Times New Roman" w:cs="Times New Roman"/>
                <w:b/>
                <w:color w:val="000000"/>
                <w:sz w:val="22"/>
                <w:szCs w:val="22"/>
              </w:rPr>
              <w:t>Wills Registry search result showing if P has registered a Will</w:t>
            </w:r>
          </w:p>
        </w:tc>
        <w:tc>
          <w:tcPr>
            <w:tcW w:w="2755" w:type="dxa"/>
            <w:shd w:val="clear" w:color="auto" w:fill="auto"/>
          </w:tcPr>
          <w:p w14:paraId="4AB6D1D8" w14:textId="77777777" w:rsidR="000F03A7" w:rsidRPr="0092350C" w:rsidRDefault="000F03A7" w:rsidP="0092350C">
            <w:pPr>
              <w:spacing w:before="0" w:after="0"/>
              <w:jc w:val="center"/>
              <w:rPr>
                <w:rFonts w:ascii="Times New Roman" w:eastAsia="Calibri" w:hAnsi="Times New Roman" w:cs="Times New Roman"/>
                <w:b/>
                <w:color w:val="000000"/>
                <w:sz w:val="22"/>
                <w:szCs w:val="22"/>
              </w:rPr>
            </w:pPr>
          </w:p>
        </w:tc>
      </w:tr>
      <w:tr w:rsidR="000F03A7" w:rsidRPr="0092350C" w14:paraId="27D6C007" w14:textId="77777777" w:rsidTr="0092350C">
        <w:trPr>
          <w:divId w:val="2116439976"/>
        </w:trPr>
        <w:tc>
          <w:tcPr>
            <w:tcW w:w="6487" w:type="dxa"/>
            <w:shd w:val="clear" w:color="auto" w:fill="auto"/>
          </w:tcPr>
          <w:p w14:paraId="4470398F" w14:textId="77777777" w:rsidR="000F03A7" w:rsidRPr="0092350C" w:rsidRDefault="000F03A7" w:rsidP="0092350C">
            <w:pPr>
              <w:spacing w:before="0" w:after="0"/>
              <w:jc w:val="both"/>
              <w:rPr>
                <w:rFonts w:ascii="Times New Roman" w:eastAsia="Calibri" w:hAnsi="Times New Roman" w:cs="Times New Roman"/>
                <w:b/>
                <w:color w:val="000000"/>
                <w:sz w:val="22"/>
                <w:szCs w:val="22"/>
              </w:rPr>
            </w:pPr>
            <w:r w:rsidRPr="0092350C">
              <w:rPr>
                <w:rFonts w:ascii="Times New Roman" w:eastAsia="Calibri" w:hAnsi="Times New Roman" w:cs="Times New Roman"/>
                <w:b/>
                <w:color w:val="000000"/>
                <w:sz w:val="22"/>
                <w:szCs w:val="22"/>
              </w:rPr>
              <w:t>Other documents</w:t>
            </w:r>
          </w:p>
        </w:tc>
        <w:tc>
          <w:tcPr>
            <w:tcW w:w="2755" w:type="dxa"/>
            <w:shd w:val="clear" w:color="auto" w:fill="auto"/>
          </w:tcPr>
          <w:p w14:paraId="205CEC02" w14:textId="77777777" w:rsidR="000F03A7" w:rsidRPr="0092350C" w:rsidRDefault="000F03A7" w:rsidP="0092350C">
            <w:pPr>
              <w:spacing w:before="0" w:after="0"/>
              <w:jc w:val="center"/>
              <w:rPr>
                <w:rFonts w:ascii="Times New Roman" w:eastAsia="Calibri" w:hAnsi="Times New Roman" w:cs="Times New Roman"/>
                <w:b/>
                <w:color w:val="000000"/>
                <w:sz w:val="22"/>
                <w:szCs w:val="22"/>
              </w:rPr>
            </w:pPr>
          </w:p>
        </w:tc>
      </w:tr>
    </w:tbl>
    <w:p w14:paraId="749181F7" w14:textId="77777777" w:rsidR="000F03A7" w:rsidRPr="000F03A7" w:rsidRDefault="000F03A7" w:rsidP="000F03A7">
      <w:pPr>
        <w:spacing w:before="0" w:after="0"/>
        <w:jc w:val="both"/>
        <w:divId w:val="2116439976"/>
        <w:rPr>
          <w:rFonts w:ascii="Times New Roman" w:eastAsia="Calibri" w:hAnsi="Times New Roman" w:cs="Times New Roman"/>
          <w:i/>
          <w:color w:val="000000"/>
          <w:sz w:val="22"/>
          <w:szCs w:val="22"/>
        </w:rPr>
      </w:pPr>
    </w:p>
    <w:p w14:paraId="0D33CE21" w14:textId="77777777" w:rsidR="000F03A7" w:rsidRPr="000F03A7" w:rsidRDefault="000F03A7" w:rsidP="000F03A7">
      <w:pPr>
        <w:spacing w:before="0" w:after="0"/>
        <w:jc w:val="both"/>
        <w:divId w:val="2116439976"/>
        <w:rPr>
          <w:rFonts w:ascii="Times New Roman" w:eastAsia="Calibri" w:hAnsi="Times New Roman" w:cs="Times New Roman"/>
          <w:i/>
          <w:color w:val="000000"/>
          <w:sz w:val="22"/>
          <w:szCs w:val="22"/>
        </w:rPr>
      </w:pPr>
    </w:p>
    <w:p w14:paraId="177782F6" w14:textId="77777777" w:rsidR="000F03A7" w:rsidRPr="000F03A7" w:rsidRDefault="000F03A7" w:rsidP="000F03A7">
      <w:pPr>
        <w:tabs>
          <w:tab w:val="left" w:pos="1308"/>
        </w:tabs>
        <w:spacing w:before="0" w:after="0"/>
        <w:divId w:val="2116439976"/>
        <w:rPr>
          <w:rFonts w:ascii="Times New Roman" w:eastAsia="Calibri" w:hAnsi="Times New Roman" w:cs="Times New Roman"/>
          <w:i/>
          <w:color w:val="000000"/>
          <w:sz w:val="22"/>
          <w:szCs w:val="22"/>
        </w:rPr>
      </w:pPr>
      <w:r w:rsidRPr="000F03A7">
        <w:rPr>
          <w:rFonts w:ascii="Times New Roman" w:eastAsia="Calibri" w:hAnsi="Times New Roman" w:cs="Times New Roman"/>
          <w:b/>
          <w:i/>
          <w:color w:val="000000"/>
          <w:sz w:val="22"/>
          <w:szCs w:val="22"/>
          <w:u w:val="single"/>
        </w:rPr>
        <w:t>Note</w:t>
      </w:r>
      <w:r w:rsidRPr="000F03A7">
        <w:rPr>
          <w:rFonts w:ascii="Times New Roman" w:eastAsia="Calibri" w:hAnsi="Times New Roman" w:cs="Times New Roman"/>
          <w:i/>
          <w:color w:val="000000"/>
          <w:sz w:val="22"/>
          <w:szCs w:val="22"/>
        </w:rPr>
        <w:t>: Please exhibit the documents in the order listed above.</w:t>
      </w:r>
    </w:p>
    <w:p w14:paraId="5EE7C8F8" w14:textId="77777777" w:rsidR="000F03A7" w:rsidRPr="000F03A7" w:rsidRDefault="000F03A7" w:rsidP="000F03A7">
      <w:pPr>
        <w:spacing w:before="0" w:after="0"/>
        <w:jc w:val="center"/>
        <w:divId w:val="2116439976"/>
        <w:rPr>
          <w:rFonts w:ascii="Times New Roman" w:eastAsia="Calibri" w:hAnsi="Times New Roman" w:cs="Times New Roman"/>
          <w:bCs/>
          <w:iCs/>
          <w:spacing w:val="-3"/>
          <w:sz w:val="22"/>
          <w:szCs w:val="22"/>
          <w:lang w:val="en-GB" w:eastAsia="zh-CN"/>
        </w:rPr>
      </w:pPr>
    </w:p>
    <w:p w14:paraId="7D15B55F" w14:textId="77777777" w:rsidR="00267633" w:rsidRPr="00F73568" w:rsidRDefault="000F03A7" w:rsidP="00F73568">
      <w:pPr>
        <w:spacing w:before="0" w:after="0"/>
        <w:jc w:val="both"/>
        <w:divId w:val="2116439976"/>
        <w:rPr>
          <w:rFonts w:ascii="Times New Roman" w:eastAsia="Calibri" w:hAnsi="Times New Roman" w:cs="Times New Roman"/>
          <w:i/>
          <w:color w:val="000000"/>
          <w:lang w:val="en-GB" w:eastAsia="en-GB"/>
        </w:rPr>
      </w:pPr>
      <w:r w:rsidRPr="000F03A7">
        <w:rPr>
          <w:rFonts w:ascii="Times New Roman" w:eastAsia="Calibri" w:hAnsi="Times New Roman" w:cs="Times New Roman"/>
          <w:bCs/>
          <w:iCs/>
          <w:spacing w:val="-3"/>
          <w:sz w:val="22"/>
          <w:szCs w:val="22"/>
          <w:lang w:val="en-GB" w:eastAsia="zh-CN"/>
        </w:rPr>
        <w:br w:type="page"/>
      </w:r>
    </w:p>
    <w:tbl>
      <w:tblPr>
        <w:tblW w:w="9240" w:type="dxa"/>
        <w:jc w:val="center"/>
        <w:tblLayout w:type="fixed"/>
        <w:tblLook w:val="0000" w:firstRow="0" w:lastRow="0" w:firstColumn="0" w:lastColumn="0" w:noHBand="0" w:noVBand="0"/>
      </w:tblPr>
      <w:tblGrid>
        <w:gridCol w:w="3080"/>
        <w:gridCol w:w="3080"/>
        <w:gridCol w:w="3080"/>
      </w:tblGrid>
      <w:tr w:rsidR="00267633" w:rsidRPr="00267633" w14:paraId="17BCD651" w14:textId="77777777" w:rsidTr="00267633">
        <w:trPr>
          <w:divId w:val="2116439976"/>
          <w:jc w:val="center"/>
        </w:trPr>
        <w:tc>
          <w:tcPr>
            <w:tcW w:w="3080" w:type="dxa"/>
          </w:tcPr>
          <w:p w14:paraId="44DBF133" w14:textId="77777777" w:rsidR="00267633" w:rsidRPr="00267633" w:rsidRDefault="00267633" w:rsidP="00267633">
            <w:pPr>
              <w:spacing w:before="0" w:after="120" w:line="240" w:lineRule="auto"/>
              <w:rPr>
                <w:rFonts w:ascii="Times New Roman" w:eastAsia="Calibri" w:hAnsi="Times New Roman" w:cs="Times New Roman"/>
                <w:sz w:val="22"/>
                <w:szCs w:val="22"/>
                <w:lang w:val="en-GB" w:eastAsia="zh-CN"/>
              </w:rPr>
            </w:pPr>
            <w:r w:rsidRPr="00267633">
              <w:rPr>
                <w:rFonts w:ascii="Times New Roman" w:hAnsi="Times New Roman" w:cs="Times New Roman"/>
                <w:sz w:val="20"/>
                <w:szCs w:val="20"/>
                <w:lang w:val="en-US" w:eastAsia="zh-CN"/>
              </w:rPr>
              <w:lastRenderedPageBreak/>
              <w:br w:type="page"/>
            </w:r>
            <w:r w:rsidRPr="00267633">
              <w:rPr>
                <w:rFonts w:ascii="Times New Roman" w:eastAsia="Calibri" w:hAnsi="Times New Roman" w:cs="Times New Roman"/>
                <w:sz w:val="22"/>
                <w:szCs w:val="22"/>
                <w:lang w:val="en-GB" w:eastAsia="zh-CN"/>
              </w:rPr>
              <w:br w:type="page"/>
            </w:r>
          </w:p>
        </w:tc>
        <w:tc>
          <w:tcPr>
            <w:tcW w:w="3080" w:type="dxa"/>
          </w:tcPr>
          <w:p w14:paraId="44C11CC0" w14:textId="77777777" w:rsidR="00267633" w:rsidRPr="00267633" w:rsidRDefault="00267633" w:rsidP="00267633">
            <w:pPr>
              <w:keepNext/>
              <w:spacing w:before="0" w:after="0" w:line="240" w:lineRule="auto"/>
              <w:jc w:val="center"/>
              <w:outlineLvl w:val="1"/>
              <w:rPr>
                <w:rFonts w:ascii="Times New Roman" w:eastAsia="Calibri" w:hAnsi="Times New Roman" w:cs="Times New Roman"/>
                <w:bCs/>
                <w:iCs/>
                <w:spacing w:val="-3"/>
                <w:lang w:val="en-GB" w:eastAsia="zh-CN"/>
              </w:rPr>
            </w:pPr>
            <w:r w:rsidRPr="00267633">
              <w:rPr>
                <w:rFonts w:ascii="Times New Roman" w:eastAsia="Calibri" w:hAnsi="Times New Roman" w:cs="Times New Roman"/>
                <w:bCs/>
                <w:iCs/>
                <w:spacing w:val="-3"/>
                <w:lang w:val="en-GB" w:eastAsia="zh-CN"/>
              </w:rPr>
              <w:t>FORM 220</w:t>
            </w:r>
          </w:p>
        </w:tc>
        <w:tc>
          <w:tcPr>
            <w:tcW w:w="3080" w:type="dxa"/>
          </w:tcPr>
          <w:p w14:paraId="3F78C8D1" w14:textId="77777777" w:rsidR="00267633" w:rsidRPr="00267633" w:rsidRDefault="00267633" w:rsidP="00267633">
            <w:pPr>
              <w:spacing w:before="0" w:after="120" w:line="240" w:lineRule="auto"/>
              <w:rPr>
                <w:rFonts w:ascii="Times New Roman" w:eastAsia="Calibri" w:hAnsi="Times New Roman" w:cs="Times New Roman"/>
                <w:sz w:val="22"/>
                <w:szCs w:val="22"/>
                <w:lang w:val="en-GB" w:eastAsia="zh-CN"/>
              </w:rPr>
            </w:pPr>
          </w:p>
        </w:tc>
      </w:tr>
    </w:tbl>
    <w:p w14:paraId="4276937A" w14:textId="77777777" w:rsidR="00267633" w:rsidRPr="00F70F79" w:rsidRDefault="00267633" w:rsidP="00267633">
      <w:pPr>
        <w:spacing w:before="0" w:after="0" w:line="240" w:lineRule="auto"/>
        <w:divId w:val="2116439976"/>
        <w:rPr>
          <w:rFonts w:ascii="Times New Roman" w:eastAsia="Calibri" w:hAnsi="Times New Roman" w:cs="Times New Roman"/>
          <w:sz w:val="22"/>
          <w:szCs w:val="22"/>
          <w:lang w:val="en-US" w:eastAsia="zh-CN"/>
        </w:rPr>
      </w:pPr>
      <w:r w:rsidRPr="00267633">
        <w:rPr>
          <w:rFonts w:ascii="Times New Roman" w:eastAsia="Calibri" w:hAnsi="Times New Roman" w:cs="Times New Roman"/>
          <w:i/>
          <w:snapToGrid w:val="0"/>
          <w:sz w:val="22"/>
          <w:szCs w:val="22"/>
          <w:lang w:val="en-US" w:eastAsia="zh-CN"/>
        </w:rPr>
        <w:tab/>
      </w:r>
      <w:r w:rsidRPr="00F70F79">
        <w:rPr>
          <w:rFonts w:ascii="Times New Roman" w:eastAsia="Calibri" w:hAnsi="Times New Roman" w:cs="Times New Roman"/>
          <w:sz w:val="22"/>
          <w:szCs w:val="22"/>
          <w:lang w:val="en-US" w:eastAsia="zh-CN"/>
        </w:rPr>
        <w:t>Para 54</w:t>
      </w:r>
    </w:p>
    <w:p w14:paraId="5A04960C" w14:textId="77777777" w:rsidR="00267633" w:rsidRPr="00F70F79" w:rsidRDefault="00267633" w:rsidP="00267633">
      <w:pPr>
        <w:spacing w:before="0" w:after="0" w:line="240" w:lineRule="auto"/>
        <w:divId w:val="2116439976"/>
        <w:rPr>
          <w:rFonts w:ascii="Times New Roman" w:eastAsia="Calibri" w:hAnsi="Times New Roman" w:cs="Times New Roman"/>
          <w:sz w:val="22"/>
          <w:szCs w:val="22"/>
          <w:lang w:val="en-US" w:eastAsia="zh-CN"/>
        </w:rPr>
      </w:pPr>
    </w:p>
    <w:p w14:paraId="7CFD2552" w14:textId="77777777" w:rsidR="00267633" w:rsidRPr="00F70F79" w:rsidRDefault="00267633" w:rsidP="00267633">
      <w:pPr>
        <w:autoSpaceDE w:val="0"/>
        <w:autoSpaceDN w:val="0"/>
        <w:adjustRightInd w:val="0"/>
        <w:spacing w:before="0" w:after="0"/>
        <w:jc w:val="center"/>
        <w:divId w:val="2116439976"/>
        <w:rPr>
          <w:rFonts w:ascii="Times New Roman" w:eastAsia="Calibri" w:hAnsi="Times New Roman" w:cs="Times New Roman"/>
          <w:b/>
          <w:sz w:val="22"/>
          <w:szCs w:val="22"/>
          <w:lang w:val="en-GB" w:eastAsia="en-GB"/>
        </w:rPr>
      </w:pPr>
      <w:r w:rsidRPr="00F70F79">
        <w:rPr>
          <w:rFonts w:ascii="Times New Roman" w:eastAsia="Calibri" w:hAnsi="Times New Roman" w:cs="Times New Roman"/>
          <w:b/>
          <w:sz w:val="22"/>
          <w:szCs w:val="22"/>
          <w:lang w:val="en-GB" w:eastAsia="en-GB"/>
        </w:rPr>
        <w:t>IN THE FAMILY JUSTICE COURTS OF THE REPUBLIC OF SINGAPORE</w:t>
      </w:r>
    </w:p>
    <w:p w14:paraId="168DA843" w14:textId="77777777" w:rsidR="00267633" w:rsidRPr="00F70F79" w:rsidRDefault="00267633" w:rsidP="00267633">
      <w:pPr>
        <w:autoSpaceDE w:val="0"/>
        <w:autoSpaceDN w:val="0"/>
        <w:adjustRightInd w:val="0"/>
        <w:spacing w:before="0" w:after="0"/>
        <w:divId w:val="2116439976"/>
        <w:rPr>
          <w:rFonts w:ascii="Times New Roman" w:eastAsia="Calibri" w:hAnsi="Times New Roman" w:cs="Times New Roman"/>
          <w:sz w:val="22"/>
          <w:szCs w:val="22"/>
          <w:lang w:val="en-GB" w:eastAsia="en-GB"/>
        </w:rPr>
      </w:pPr>
    </w:p>
    <w:p w14:paraId="537CD45A" w14:textId="77777777" w:rsidR="00267633" w:rsidRPr="00F70F79" w:rsidRDefault="00267633" w:rsidP="00267633">
      <w:pPr>
        <w:autoSpaceDE w:val="0"/>
        <w:autoSpaceDN w:val="0"/>
        <w:adjustRightInd w:val="0"/>
        <w:spacing w:before="0" w:after="0"/>
        <w:divId w:val="2116439976"/>
        <w:rPr>
          <w:rFonts w:ascii="Times New Roman" w:eastAsia="Calibri" w:hAnsi="Times New Roman" w:cs="Times New Roman"/>
          <w:sz w:val="22"/>
          <w:szCs w:val="22"/>
          <w:lang w:val="en-GB" w:eastAsia="en-GB"/>
        </w:rPr>
      </w:pPr>
      <w:r w:rsidRPr="00F70F79">
        <w:rPr>
          <w:rFonts w:ascii="Times New Roman" w:eastAsia="Calibri" w:hAnsi="Times New Roman" w:cs="Times New Roman"/>
          <w:sz w:val="22"/>
          <w:szCs w:val="22"/>
          <w:lang w:val="en-GB" w:eastAsia="en-GB"/>
        </w:rPr>
        <w:t xml:space="preserve">OSM No. </w:t>
      </w:r>
      <w:r w:rsidRPr="00F70F79">
        <w:rPr>
          <w:rFonts w:ascii="Times New Roman" w:eastAsia="Calibri" w:hAnsi="Times New Roman" w:cs="Times New Roman"/>
          <w:sz w:val="22"/>
          <w:szCs w:val="22"/>
          <w:lang w:val="en-GB" w:eastAsia="en-GB"/>
        </w:rPr>
        <w:tab/>
        <w:t>)</w:t>
      </w:r>
    </w:p>
    <w:p w14:paraId="76EB5B81" w14:textId="77777777" w:rsidR="00267633" w:rsidRPr="00F70F79" w:rsidRDefault="00267633" w:rsidP="00267633">
      <w:pPr>
        <w:autoSpaceDE w:val="0"/>
        <w:autoSpaceDN w:val="0"/>
        <w:adjustRightInd w:val="0"/>
        <w:spacing w:before="0" w:after="0"/>
        <w:divId w:val="2116439976"/>
        <w:rPr>
          <w:rFonts w:ascii="Times New Roman" w:eastAsia="Calibri" w:hAnsi="Times New Roman" w:cs="Times New Roman"/>
          <w:sz w:val="22"/>
          <w:szCs w:val="22"/>
          <w:lang w:val="en-GB" w:eastAsia="en-GB"/>
        </w:rPr>
      </w:pPr>
      <w:r w:rsidRPr="00F70F79">
        <w:rPr>
          <w:rFonts w:ascii="Times New Roman" w:eastAsia="Calibri" w:hAnsi="Times New Roman" w:cs="Times New Roman"/>
          <w:sz w:val="22"/>
          <w:szCs w:val="22"/>
          <w:lang w:val="en-GB" w:eastAsia="en-GB"/>
        </w:rPr>
        <w:t xml:space="preserve">of 20 </w:t>
      </w:r>
      <w:r w:rsidRPr="00F70F79">
        <w:rPr>
          <w:rFonts w:ascii="Times New Roman" w:eastAsia="Calibri" w:hAnsi="Times New Roman" w:cs="Times New Roman"/>
          <w:sz w:val="22"/>
          <w:szCs w:val="22"/>
          <w:lang w:val="en-GB" w:eastAsia="en-GB"/>
        </w:rPr>
        <w:tab/>
      </w:r>
      <w:r w:rsidRPr="00F70F79">
        <w:rPr>
          <w:rFonts w:ascii="Times New Roman" w:eastAsia="Calibri" w:hAnsi="Times New Roman" w:cs="Times New Roman"/>
          <w:sz w:val="22"/>
          <w:szCs w:val="22"/>
          <w:lang w:val="en-GB" w:eastAsia="en-GB"/>
        </w:rPr>
        <w:tab/>
        <w:t>)</w:t>
      </w:r>
    </w:p>
    <w:p w14:paraId="3E2269C3" w14:textId="77777777" w:rsidR="00267633" w:rsidRPr="00F70F79" w:rsidRDefault="00267633" w:rsidP="00267633">
      <w:pPr>
        <w:autoSpaceDE w:val="0"/>
        <w:autoSpaceDN w:val="0"/>
        <w:adjustRightInd w:val="0"/>
        <w:spacing w:before="0" w:after="0"/>
        <w:divId w:val="2116439976"/>
        <w:rPr>
          <w:rFonts w:ascii="Times New Roman" w:eastAsia="Calibri" w:hAnsi="Times New Roman" w:cs="Times New Roman"/>
          <w:sz w:val="22"/>
          <w:szCs w:val="22"/>
          <w:lang w:val="en-GB" w:eastAsia="en-GB"/>
        </w:rPr>
      </w:pPr>
    </w:p>
    <w:p w14:paraId="49402818" w14:textId="77777777" w:rsidR="00267633" w:rsidRPr="00F70F79" w:rsidRDefault="00267633" w:rsidP="00267633">
      <w:pPr>
        <w:autoSpaceDE w:val="0"/>
        <w:autoSpaceDN w:val="0"/>
        <w:adjustRightInd w:val="0"/>
        <w:spacing w:before="0" w:after="0"/>
        <w:divId w:val="2116439976"/>
        <w:rPr>
          <w:rFonts w:ascii="Times New Roman" w:eastAsia="Calibri" w:hAnsi="Times New Roman" w:cs="Times New Roman"/>
          <w:sz w:val="22"/>
          <w:szCs w:val="22"/>
          <w:lang w:val="en-GB" w:eastAsia="en-GB"/>
        </w:rPr>
      </w:pPr>
    </w:p>
    <w:p w14:paraId="3D4EFAC8" w14:textId="77777777" w:rsidR="00267633" w:rsidRPr="00F70F79" w:rsidRDefault="00267633" w:rsidP="00267633">
      <w:pPr>
        <w:autoSpaceDE w:val="0"/>
        <w:autoSpaceDN w:val="0"/>
        <w:adjustRightInd w:val="0"/>
        <w:spacing w:before="0" w:after="0"/>
        <w:ind w:left="4320"/>
        <w:divId w:val="2116439976"/>
        <w:rPr>
          <w:rFonts w:ascii="Times New Roman" w:eastAsia="Calibri" w:hAnsi="Times New Roman" w:cs="Times New Roman"/>
          <w:sz w:val="22"/>
          <w:szCs w:val="22"/>
          <w:lang w:eastAsia="en-GB"/>
        </w:rPr>
      </w:pPr>
      <w:r w:rsidRPr="00F70F79">
        <w:rPr>
          <w:rFonts w:ascii="Times New Roman" w:eastAsia="Calibri" w:hAnsi="Times New Roman" w:cs="Times New Roman"/>
          <w:sz w:val="22"/>
          <w:szCs w:val="22"/>
          <w:lang w:eastAsia="en-GB"/>
        </w:rPr>
        <w:t>In the Matter of Section 20 of the Mental Capacity Act (Cap 177A)</w:t>
      </w:r>
    </w:p>
    <w:p w14:paraId="19F7B13C" w14:textId="77777777" w:rsidR="00267633" w:rsidRPr="00F70F79" w:rsidRDefault="00267633" w:rsidP="00267633">
      <w:pPr>
        <w:autoSpaceDE w:val="0"/>
        <w:autoSpaceDN w:val="0"/>
        <w:adjustRightInd w:val="0"/>
        <w:spacing w:before="0" w:after="0"/>
        <w:ind w:left="4320"/>
        <w:divId w:val="2116439976"/>
        <w:rPr>
          <w:rFonts w:ascii="Times New Roman" w:eastAsia="Calibri" w:hAnsi="Times New Roman" w:cs="Times New Roman"/>
          <w:sz w:val="22"/>
          <w:szCs w:val="22"/>
          <w:lang w:eastAsia="en-GB"/>
        </w:rPr>
      </w:pPr>
    </w:p>
    <w:p w14:paraId="4E5717D3" w14:textId="77777777" w:rsidR="00267633" w:rsidRPr="00F70F79" w:rsidRDefault="00267633" w:rsidP="00267633">
      <w:pPr>
        <w:autoSpaceDE w:val="0"/>
        <w:autoSpaceDN w:val="0"/>
        <w:adjustRightInd w:val="0"/>
        <w:spacing w:before="0" w:after="0"/>
        <w:ind w:left="4320"/>
        <w:divId w:val="2116439976"/>
        <w:rPr>
          <w:rFonts w:ascii="Times New Roman" w:eastAsia="Calibri" w:hAnsi="Times New Roman" w:cs="Times New Roman"/>
          <w:sz w:val="22"/>
          <w:szCs w:val="22"/>
          <w:lang w:eastAsia="en-GB"/>
        </w:rPr>
      </w:pPr>
      <w:r w:rsidRPr="00F70F79">
        <w:rPr>
          <w:rFonts w:ascii="Times New Roman" w:eastAsia="Calibri" w:hAnsi="Times New Roman" w:cs="Times New Roman"/>
          <w:sz w:val="22"/>
          <w:szCs w:val="22"/>
          <w:lang w:eastAsia="en-GB"/>
        </w:rPr>
        <w:t>And</w:t>
      </w:r>
    </w:p>
    <w:p w14:paraId="7E39C8FF" w14:textId="77777777" w:rsidR="00267633" w:rsidRPr="00F70F79" w:rsidRDefault="00267633" w:rsidP="00267633">
      <w:pPr>
        <w:autoSpaceDE w:val="0"/>
        <w:autoSpaceDN w:val="0"/>
        <w:adjustRightInd w:val="0"/>
        <w:spacing w:before="0" w:after="0"/>
        <w:ind w:left="4320"/>
        <w:divId w:val="2116439976"/>
        <w:rPr>
          <w:rFonts w:ascii="Times New Roman" w:eastAsia="Calibri" w:hAnsi="Times New Roman" w:cs="Times New Roman"/>
          <w:sz w:val="22"/>
          <w:szCs w:val="22"/>
          <w:lang w:eastAsia="en-GB"/>
        </w:rPr>
      </w:pPr>
    </w:p>
    <w:p w14:paraId="09E0EC8E" w14:textId="77777777" w:rsidR="00267633" w:rsidRPr="00F70F79" w:rsidRDefault="00267633" w:rsidP="00267633">
      <w:pPr>
        <w:autoSpaceDE w:val="0"/>
        <w:autoSpaceDN w:val="0"/>
        <w:adjustRightInd w:val="0"/>
        <w:spacing w:before="0" w:after="0"/>
        <w:ind w:left="4320"/>
        <w:divId w:val="2116439976"/>
        <w:rPr>
          <w:rFonts w:ascii="Times New Roman" w:eastAsia="Calibri" w:hAnsi="Times New Roman" w:cs="Times New Roman"/>
          <w:sz w:val="22"/>
          <w:szCs w:val="22"/>
          <w:lang w:eastAsia="en-GB"/>
        </w:rPr>
      </w:pPr>
      <w:r w:rsidRPr="00F70F79">
        <w:rPr>
          <w:rFonts w:ascii="Times New Roman" w:eastAsia="Calibri" w:hAnsi="Times New Roman" w:cs="Times New Roman"/>
          <w:sz w:val="22"/>
          <w:szCs w:val="22"/>
          <w:lang w:eastAsia="en-GB"/>
        </w:rPr>
        <w:t>In the Matter of __________________________ [</w:t>
      </w:r>
      <w:r w:rsidRPr="00F70F79">
        <w:rPr>
          <w:rFonts w:ascii="Times New Roman" w:eastAsia="Calibri" w:hAnsi="Times New Roman" w:cs="Times New Roman"/>
          <w:i/>
          <w:iCs/>
          <w:sz w:val="22"/>
          <w:szCs w:val="22"/>
          <w:lang w:eastAsia="en-GB"/>
        </w:rPr>
        <w:t>name of person alleged to lack capacity</w:t>
      </w:r>
      <w:r w:rsidRPr="00F70F79">
        <w:rPr>
          <w:rFonts w:ascii="Times New Roman" w:eastAsia="Calibri" w:hAnsi="Times New Roman" w:cs="Times New Roman"/>
          <w:sz w:val="22"/>
          <w:szCs w:val="22"/>
          <w:lang w:eastAsia="en-GB"/>
        </w:rPr>
        <w:t xml:space="preserve">] </w:t>
      </w:r>
    </w:p>
    <w:p w14:paraId="14DFB843" w14:textId="77777777" w:rsidR="00267633" w:rsidRPr="00F70F79" w:rsidRDefault="00267633" w:rsidP="00267633">
      <w:pPr>
        <w:autoSpaceDE w:val="0"/>
        <w:autoSpaceDN w:val="0"/>
        <w:adjustRightInd w:val="0"/>
        <w:spacing w:before="0" w:after="0"/>
        <w:ind w:left="4320"/>
        <w:divId w:val="2116439976"/>
        <w:rPr>
          <w:rFonts w:ascii="Times New Roman" w:eastAsia="Calibri" w:hAnsi="Times New Roman" w:cs="Times New Roman"/>
          <w:sz w:val="22"/>
          <w:szCs w:val="22"/>
          <w:lang w:eastAsia="en-GB"/>
        </w:rPr>
      </w:pPr>
      <w:r w:rsidRPr="00F70F79">
        <w:rPr>
          <w:rFonts w:ascii="Times New Roman" w:eastAsia="Calibri" w:hAnsi="Times New Roman" w:cs="Times New Roman"/>
          <w:sz w:val="22"/>
          <w:szCs w:val="22"/>
          <w:lang w:eastAsia="en-GB"/>
        </w:rPr>
        <w:t>(NRIC/FIN/Passport No.: __________), a person alleged to lack capacity (“P”)</w:t>
      </w:r>
    </w:p>
    <w:p w14:paraId="65ACB06A" w14:textId="77777777" w:rsidR="00267633" w:rsidRPr="00F70F79" w:rsidRDefault="00267633" w:rsidP="00267633">
      <w:pPr>
        <w:autoSpaceDE w:val="0"/>
        <w:autoSpaceDN w:val="0"/>
        <w:adjustRightInd w:val="0"/>
        <w:spacing w:before="0" w:after="0"/>
        <w:ind w:left="4320"/>
        <w:divId w:val="2116439976"/>
        <w:rPr>
          <w:rFonts w:ascii="Times New Roman" w:eastAsia="Calibri" w:hAnsi="Times New Roman" w:cs="Times New Roman"/>
          <w:sz w:val="22"/>
          <w:szCs w:val="22"/>
          <w:lang w:eastAsia="en-GB"/>
        </w:rPr>
      </w:pPr>
    </w:p>
    <w:p w14:paraId="2CF8B6B0" w14:textId="77777777" w:rsidR="00267633" w:rsidRPr="00F70F79" w:rsidRDefault="00267633" w:rsidP="00267633">
      <w:pPr>
        <w:autoSpaceDE w:val="0"/>
        <w:autoSpaceDN w:val="0"/>
        <w:adjustRightInd w:val="0"/>
        <w:spacing w:before="0" w:after="0"/>
        <w:ind w:left="4320"/>
        <w:divId w:val="2116439976"/>
        <w:rPr>
          <w:rFonts w:ascii="Times New Roman" w:eastAsia="Calibri" w:hAnsi="Times New Roman" w:cs="Times New Roman"/>
          <w:sz w:val="22"/>
          <w:szCs w:val="22"/>
          <w:lang w:eastAsia="en-GB"/>
        </w:rPr>
      </w:pPr>
    </w:p>
    <w:p w14:paraId="5C855228" w14:textId="77777777" w:rsidR="00267633" w:rsidRPr="00F70F79" w:rsidRDefault="00267633" w:rsidP="00267633">
      <w:pPr>
        <w:autoSpaceDE w:val="0"/>
        <w:autoSpaceDN w:val="0"/>
        <w:adjustRightInd w:val="0"/>
        <w:spacing w:before="0" w:after="0"/>
        <w:ind w:left="4320"/>
        <w:divId w:val="2116439976"/>
        <w:rPr>
          <w:rFonts w:ascii="Times New Roman" w:eastAsia="Calibri" w:hAnsi="Times New Roman" w:cs="Times New Roman"/>
          <w:sz w:val="22"/>
          <w:szCs w:val="22"/>
          <w:lang w:eastAsia="en-GB"/>
        </w:rPr>
      </w:pPr>
      <w:r w:rsidRPr="00F70F79">
        <w:rPr>
          <w:rFonts w:ascii="Times New Roman" w:eastAsia="Calibri" w:hAnsi="Times New Roman" w:cs="Times New Roman"/>
          <w:sz w:val="22"/>
          <w:szCs w:val="22"/>
          <w:lang w:eastAsia="en-GB"/>
        </w:rPr>
        <w:t>_______________________________________ [</w:t>
      </w:r>
      <w:r w:rsidRPr="00F70F79">
        <w:rPr>
          <w:rFonts w:ascii="Times New Roman" w:eastAsia="Calibri" w:hAnsi="Times New Roman" w:cs="Times New Roman"/>
          <w:i/>
          <w:iCs/>
          <w:sz w:val="22"/>
          <w:szCs w:val="22"/>
          <w:lang w:eastAsia="en-GB"/>
        </w:rPr>
        <w:t>name of applicant</w:t>
      </w:r>
      <w:r w:rsidRPr="00F70F79">
        <w:rPr>
          <w:rFonts w:ascii="Times New Roman" w:eastAsia="Calibri" w:hAnsi="Times New Roman" w:cs="Times New Roman"/>
          <w:sz w:val="22"/>
          <w:szCs w:val="22"/>
          <w:lang w:eastAsia="en-GB"/>
        </w:rPr>
        <w:t>]</w:t>
      </w:r>
    </w:p>
    <w:p w14:paraId="01ADA8AB" w14:textId="77777777" w:rsidR="00267633" w:rsidRPr="00F70F79" w:rsidRDefault="00267633" w:rsidP="00267633">
      <w:pPr>
        <w:autoSpaceDE w:val="0"/>
        <w:autoSpaceDN w:val="0"/>
        <w:adjustRightInd w:val="0"/>
        <w:spacing w:before="0" w:after="0"/>
        <w:ind w:left="4320"/>
        <w:divId w:val="2116439976"/>
        <w:rPr>
          <w:rFonts w:ascii="Times New Roman" w:eastAsia="Calibri" w:hAnsi="Times New Roman" w:cs="Times New Roman"/>
          <w:sz w:val="22"/>
          <w:szCs w:val="22"/>
          <w:lang w:eastAsia="en-GB"/>
        </w:rPr>
      </w:pPr>
      <w:r w:rsidRPr="00F70F79">
        <w:rPr>
          <w:rFonts w:ascii="Times New Roman" w:eastAsia="Calibri" w:hAnsi="Times New Roman" w:cs="Times New Roman"/>
          <w:sz w:val="22"/>
          <w:szCs w:val="22"/>
          <w:lang w:eastAsia="en-GB"/>
        </w:rPr>
        <w:t>(NRIC/FIN/Passport No.: __________)</w:t>
      </w:r>
    </w:p>
    <w:p w14:paraId="7E2C5D51" w14:textId="77777777" w:rsidR="00267633" w:rsidRPr="00F70F79" w:rsidRDefault="00267633" w:rsidP="00267633">
      <w:pPr>
        <w:autoSpaceDE w:val="0"/>
        <w:autoSpaceDN w:val="0"/>
        <w:adjustRightInd w:val="0"/>
        <w:spacing w:before="0" w:after="0"/>
        <w:divId w:val="2116439976"/>
        <w:rPr>
          <w:rFonts w:ascii="Times New Roman" w:eastAsia="Calibri" w:hAnsi="Times New Roman" w:cs="Times New Roman"/>
          <w:i/>
          <w:sz w:val="22"/>
          <w:szCs w:val="22"/>
          <w:lang w:eastAsia="en-GB"/>
        </w:rPr>
      </w:pPr>
      <w:r w:rsidRPr="00F70F79">
        <w:rPr>
          <w:rFonts w:ascii="Times New Roman" w:eastAsia="Calibri" w:hAnsi="Times New Roman" w:cs="Times New Roman"/>
          <w:sz w:val="22"/>
          <w:szCs w:val="22"/>
          <w:lang w:eastAsia="en-GB"/>
        </w:rPr>
        <w:tab/>
      </w:r>
      <w:r w:rsidRPr="00F70F79">
        <w:rPr>
          <w:rFonts w:ascii="Times New Roman" w:eastAsia="Calibri" w:hAnsi="Times New Roman" w:cs="Times New Roman"/>
          <w:sz w:val="22"/>
          <w:szCs w:val="22"/>
          <w:lang w:eastAsia="en-GB"/>
        </w:rPr>
        <w:tab/>
      </w:r>
      <w:r w:rsidRPr="00F70F79">
        <w:rPr>
          <w:rFonts w:ascii="Times New Roman" w:eastAsia="Calibri" w:hAnsi="Times New Roman" w:cs="Times New Roman"/>
          <w:sz w:val="22"/>
          <w:szCs w:val="22"/>
          <w:lang w:eastAsia="en-GB"/>
        </w:rPr>
        <w:tab/>
      </w:r>
      <w:r w:rsidRPr="00F70F79">
        <w:rPr>
          <w:rFonts w:ascii="Times New Roman" w:eastAsia="Calibri" w:hAnsi="Times New Roman" w:cs="Times New Roman"/>
          <w:sz w:val="22"/>
          <w:szCs w:val="22"/>
          <w:lang w:eastAsia="en-GB"/>
        </w:rPr>
        <w:tab/>
      </w:r>
      <w:r w:rsidRPr="00F70F79">
        <w:rPr>
          <w:rFonts w:ascii="Times New Roman" w:eastAsia="Calibri" w:hAnsi="Times New Roman" w:cs="Times New Roman"/>
          <w:sz w:val="22"/>
          <w:szCs w:val="22"/>
          <w:lang w:eastAsia="en-GB"/>
        </w:rPr>
        <w:tab/>
      </w:r>
      <w:r w:rsidRPr="00F70F79">
        <w:rPr>
          <w:rFonts w:ascii="Times New Roman" w:eastAsia="Calibri" w:hAnsi="Times New Roman" w:cs="Times New Roman"/>
          <w:sz w:val="22"/>
          <w:szCs w:val="22"/>
          <w:lang w:eastAsia="en-GB"/>
        </w:rPr>
        <w:tab/>
      </w:r>
      <w:r w:rsidRPr="00F70F79">
        <w:rPr>
          <w:rFonts w:ascii="Times New Roman" w:eastAsia="Calibri" w:hAnsi="Times New Roman" w:cs="Times New Roman"/>
          <w:sz w:val="22"/>
          <w:szCs w:val="22"/>
          <w:lang w:eastAsia="en-GB"/>
        </w:rPr>
        <w:tab/>
      </w:r>
      <w:r w:rsidRPr="00F70F79">
        <w:rPr>
          <w:rFonts w:ascii="Times New Roman" w:eastAsia="Calibri" w:hAnsi="Times New Roman" w:cs="Times New Roman"/>
          <w:sz w:val="22"/>
          <w:szCs w:val="22"/>
          <w:lang w:eastAsia="en-GB"/>
        </w:rPr>
        <w:tab/>
      </w:r>
      <w:r w:rsidRPr="00F70F79">
        <w:rPr>
          <w:rFonts w:ascii="Times New Roman" w:eastAsia="Calibri" w:hAnsi="Times New Roman" w:cs="Times New Roman"/>
          <w:sz w:val="22"/>
          <w:szCs w:val="22"/>
          <w:lang w:eastAsia="en-GB"/>
        </w:rPr>
        <w:tab/>
      </w:r>
      <w:r w:rsidRPr="00F70F79">
        <w:rPr>
          <w:rFonts w:ascii="Times New Roman" w:eastAsia="Calibri" w:hAnsi="Times New Roman" w:cs="Times New Roman"/>
          <w:sz w:val="22"/>
          <w:szCs w:val="22"/>
          <w:lang w:eastAsia="en-GB"/>
        </w:rPr>
        <w:tab/>
      </w:r>
      <w:r w:rsidRPr="00F70F79">
        <w:rPr>
          <w:rFonts w:ascii="Times New Roman" w:eastAsia="Calibri" w:hAnsi="Times New Roman" w:cs="Times New Roman"/>
          <w:sz w:val="22"/>
          <w:szCs w:val="22"/>
          <w:lang w:eastAsia="en-GB"/>
        </w:rPr>
        <w:tab/>
      </w:r>
      <w:r w:rsidRPr="00F70F79">
        <w:rPr>
          <w:rFonts w:ascii="Times New Roman" w:eastAsia="Calibri" w:hAnsi="Times New Roman" w:cs="Times New Roman"/>
          <w:i/>
          <w:sz w:val="22"/>
          <w:szCs w:val="22"/>
          <w:lang w:eastAsia="en-GB"/>
        </w:rPr>
        <w:t>Applicant</w:t>
      </w:r>
    </w:p>
    <w:p w14:paraId="0704EB49" w14:textId="77777777" w:rsidR="00267633" w:rsidRPr="00F70F79" w:rsidRDefault="00267633" w:rsidP="00267633">
      <w:pPr>
        <w:autoSpaceDE w:val="0"/>
        <w:autoSpaceDN w:val="0"/>
        <w:adjustRightInd w:val="0"/>
        <w:spacing w:before="0" w:after="0"/>
        <w:divId w:val="2116439976"/>
        <w:rPr>
          <w:rFonts w:ascii="Times New Roman" w:eastAsia="Calibri" w:hAnsi="Times New Roman" w:cs="Times New Roman"/>
          <w:sz w:val="22"/>
          <w:szCs w:val="22"/>
          <w:lang w:eastAsia="en-GB"/>
        </w:rPr>
      </w:pPr>
    </w:p>
    <w:p w14:paraId="62C3077D" w14:textId="77777777" w:rsidR="00267633" w:rsidRPr="00F70F79" w:rsidRDefault="00A61848" w:rsidP="00267633">
      <w:pPr>
        <w:autoSpaceDE w:val="0"/>
        <w:autoSpaceDN w:val="0"/>
        <w:adjustRightInd w:val="0"/>
        <w:spacing w:before="0" w:after="0"/>
        <w:divId w:val="2116439976"/>
        <w:rPr>
          <w:rFonts w:ascii="Times New Roman" w:eastAsia="Calibri" w:hAnsi="Times New Roman" w:cs="Times New Roman"/>
          <w:sz w:val="22"/>
          <w:szCs w:val="22"/>
          <w:lang w:eastAsia="en-GB"/>
        </w:rPr>
      </w:pPr>
      <w:r w:rsidRPr="00F70F79">
        <w:rPr>
          <w:rFonts w:ascii="Times New Roman" w:eastAsia="Calibri" w:hAnsi="Times New Roman" w:cs="Times New Roman"/>
          <w:sz w:val="22"/>
          <w:szCs w:val="22"/>
          <w:lang w:eastAsia="en-GB"/>
        </w:rPr>
        <w:br w:type="page"/>
      </w:r>
    </w:p>
    <w:p w14:paraId="6F033A8C" w14:textId="77777777" w:rsidR="00267633" w:rsidRPr="00F70F79" w:rsidRDefault="00267633" w:rsidP="00267633">
      <w:pPr>
        <w:autoSpaceDE w:val="0"/>
        <w:autoSpaceDN w:val="0"/>
        <w:adjustRightInd w:val="0"/>
        <w:spacing w:before="0" w:after="0"/>
        <w:jc w:val="center"/>
        <w:divId w:val="2116439976"/>
        <w:rPr>
          <w:rFonts w:ascii="Times New Roman" w:eastAsia="Calibri" w:hAnsi="Times New Roman" w:cs="Times New Roman"/>
          <w:b/>
          <w:sz w:val="22"/>
          <w:szCs w:val="22"/>
          <w:lang w:eastAsia="en-GB"/>
        </w:rPr>
      </w:pPr>
      <w:r w:rsidRPr="00F70F79">
        <w:rPr>
          <w:rFonts w:ascii="Times New Roman" w:eastAsia="Calibri" w:hAnsi="Times New Roman" w:cs="Times New Roman"/>
          <w:b/>
          <w:sz w:val="22"/>
          <w:szCs w:val="22"/>
          <w:lang w:eastAsia="en-GB"/>
        </w:rPr>
        <w:lastRenderedPageBreak/>
        <w:t>AFFIDAVIT</w:t>
      </w:r>
    </w:p>
    <w:p w14:paraId="69E9FB87" w14:textId="77777777" w:rsidR="00267633" w:rsidRPr="00F70F79" w:rsidRDefault="00267633" w:rsidP="00267633">
      <w:pPr>
        <w:autoSpaceDE w:val="0"/>
        <w:autoSpaceDN w:val="0"/>
        <w:adjustRightInd w:val="0"/>
        <w:spacing w:before="0" w:after="0"/>
        <w:divId w:val="2116439976"/>
        <w:rPr>
          <w:rFonts w:ascii="Times New Roman" w:eastAsia="Calibri" w:hAnsi="Times New Roman" w:cs="Times New Roman"/>
          <w:sz w:val="22"/>
          <w:szCs w:val="22"/>
          <w:lang w:eastAsia="en-GB"/>
        </w:rPr>
      </w:pPr>
    </w:p>
    <w:p w14:paraId="50634ED2" w14:textId="77777777" w:rsidR="00267633" w:rsidRPr="00F70F79" w:rsidRDefault="00267633" w:rsidP="00267633">
      <w:pPr>
        <w:autoSpaceDE w:val="0"/>
        <w:autoSpaceDN w:val="0"/>
        <w:adjustRightInd w:val="0"/>
        <w:spacing w:before="0" w:after="0"/>
        <w:divId w:val="2116439976"/>
        <w:rPr>
          <w:rFonts w:ascii="Times New Roman" w:eastAsia="Calibri" w:hAnsi="Times New Roman" w:cs="Times New Roman"/>
          <w:sz w:val="22"/>
          <w:szCs w:val="22"/>
          <w:lang w:eastAsia="en-GB"/>
        </w:rPr>
      </w:pPr>
    </w:p>
    <w:p w14:paraId="0CD3B3E5" w14:textId="77777777" w:rsidR="00267633" w:rsidRPr="00F70F79" w:rsidRDefault="00267633" w:rsidP="00267633">
      <w:pPr>
        <w:autoSpaceDE w:val="0"/>
        <w:autoSpaceDN w:val="0"/>
        <w:adjustRightInd w:val="0"/>
        <w:spacing w:before="0" w:after="0"/>
        <w:jc w:val="both"/>
        <w:divId w:val="2116439976"/>
        <w:rPr>
          <w:rFonts w:ascii="Times New Roman" w:eastAsia="Calibri" w:hAnsi="Times New Roman" w:cs="Times New Roman"/>
          <w:sz w:val="22"/>
          <w:szCs w:val="22"/>
          <w:lang w:eastAsia="en-GB"/>
        </w:rPr>
      </w:pPr>
      <w:r w:rsidRPr="00F70F79">
        <w:rPr>
          <w:rFonts w:ascii="Times New Roman" w:eastAsia="Calibri" w:hAnsi="Times New Roman" w:cs="Times New Roman"/>
          <w:sz w:val="22"/>
          <w:szCs w:val="22"/>
          <w:lang w:eastAsia="en-GB"/>
        </w:rPr>
        <w:t>I, ______________________________________________________ [</w:t>
      </w:r>
      <w:r w:rsidRPr="00F70F79">
        <w:rPr>
          <w:rFonts w:ascii="Times New Roman" w:eastAsia="Calibri" w:hAnsi="Times New Roman" w:cs="Times New Roman"/>
          <w:i/>
          <w:sz w:val="22"/>
          <w:szCs w:val="22"/>
          <w:lang w:eastAsia="en-GB"/>
        </w:rPr>
        <w:t>n</w:t>
      </w:r>
      <w:r w:rsidRPr="00F70F79">
        <w:rPr>
          <w:rFonts w:ascii="Times New Roman" w:eastAsia="Calibri" w:hAnsi="Times New Roman" w:cs="Times New Roman"/>
          <w:i/>
          <w:iCs/>
          <w:sz w:val="22"/>
          <w:szCs w:val="22"/>
          <w:lang w:eastAsia="en-GB"/>
        </w:rPr>
        <w:t>ame of Successor Deputy</w:t>
      </w:r>
      <w:r w:rsidRPr="00F70F79">
        <w:rPr>
          <w:rFonts w:ascii="Times New Roman" w:eastAsia="Calibri" w:hAnsi="Times New Roman" w:cs="Times New Roman"/>
          <w:sz w:val="22"/>
          <w:szCs w:val="22"/>
          <w:lang w:eastAsia="en-GB"/>
        </w:rPr>
        <w:t>], of ________________________________________________________ [</w:t>
      </w:r>
      <w:r w:rsidRPr="00F70F79">
        <w:rPr>
          <w:rFonts w:ascii="Times New Roman" w:eastAsia="Calibri" w:hAnsi="Times New Roman" w:cs="Times New Roman"/>
          <w:i/>
          <w:sz w:val="22"/>
          <w:szCs w:val="22"/>
          <w:lang w:eastAsia="en-GB"/>
        </w:rPr>
        <w:t>a</w:t>
      </w:r>
      <w:r w:rsidRPr="00F70F79">
        <w:rPr>
          <w:rFonts w:ascii="Times New Roman" w:eastAsia="Calibri" w:hAnsi="Times New Roman" w:cs="Times New Roman"/>
          <w:i/>
          <w:iCs/>
          <w:sz w:val="22"/>
          <w:szCs w:val="22"/>
          <w:lang w:eastAsia="en-GB"/>
        </w:rPr>
        <w:t>ddress of Successor Deputy</w:t>
      </w:r>
      <w:r w:rsidRPr="00F70F79">
        <w:rPr>
          <w:rFonts w:ascii="Times New Roman" w:eastAsia="Calibri" w:hAnsi="Times New Roman" w:cs="Times New Roman"/>
          <w:iCs/>
          <w:sz w:val="22"/>
          <w:szCs w:val="22"/>
          <w:lang w:eastAsia="en-GB"/>
        </w:rPr>
        <w:t>]</w:t>
      </w:r>
      <w:r w:rsidRPr="00F70F79">
        <w:rPr>
          <w:rFonts w:ascii="Times New Roman" w:eastAsia="Calibri" w:hAnsi="Times New Roman" w:cs="Times New Roman"/>
          <w:sz w:val="22"/>
          <w:szCs w:val="22"/>
          <w:lang w:eastAsia="en-GB"/>
        </w:rPr>
        <w:t>, do make oath / affirm* and say as follows:</w:t>
      </w:r>
    </w:p>
    <w:p w14:paraId="30A9175B" w14:textId="77777777" w:rsidR="00267633" w:rsidRPr="00F70F79" w:rsidRDefault="00267633" w:rsidP="00267633">
      <w:pPr>
        <w:autoSpaceDE w:val="0"/>
        <w:autoSpaceDN w:val="0"/>
        <w:adjustRightInd w:val="0"/>
        <w:spacing w:before="0" w:after="0"/>
        <w:jc w:val="both"/>
        <w:divId w:val="2116439976"/>
        <w:rPr>
          <w:rFonts w:ascii="Times New Roman" w:eastAsia="Calibri" w:hAnsi="Times New Roman" w:cs="Times New Roman"/>
          <w:sz w:val="22"/>
          <w:szCs w:val="22"/>
          <w:lang w:eastAsia="en-GB"/>
        </w:rPr>
      </w:pPr>
    </w:p>
    <w:p w14:paraId="61F1DC9E" w14:textId="77777777" w:rsidR="00267633" w:rsidRPr="00F70F79" w:rsidRDefault="00267633" w:rsidP="00267633">
      <w:pPr>
        <w:autoSpaceDE w:val="0"/>
        <w:autoSpaceDN w:val="0"/>
        <w:adjustRightInd w:val="0"/>
        <w:spacing w:before="0" w:after="0"/>
        <w:ind w:left="720" w:hanging="720"/>
        <w:divId w:val="2116439976"/>
        <w:rPr>
          <w:rFonts w:ascii="Times New Roman" w:eastAsia="Calibri" w:hAnsi="Times New Roman" w:cs="Times New Roman"/>
          <w:sz w:val="22"/>
          <w:szCs w:val="22"/>
          <w:lang w:eastAsia="en-GB"/>
        </w:rPr>
      </w:pPr>
      <w:r w:rsidRPr="00F70F79">
        <w:rPr>
          <w:rFonts w:ascii="Times New Roman" w:eastAsia="Calibri" w:hAnsi="Times New Roman" w:cs="Times New Roman"/>
          <w:sz w:val="22"/>
          <w:szCs w:val="22"/>
          <w:lang w:eastAsia="en-GB"/>
        </w:rPr>
        <w:t>1.</w:t>
      </w:r>
      <w:r w:rsidRPr="00F70F79">
        <w:rPr>
          <w:rFonts w:ascii="Times New Roman" w:eastAsia="Calibri" w:hAnsi="Times New Roman" w:cs="Times New Roman"/>
          <w:sz w:val="22"/>
          <w:szCs w:val="22"/>
          <w:lang w:eastAsia="en-GB"/>
        </w:rPr>
        <w:tab/>
        <w:t xml:space="preserve">I am the Successor Deputy proposed to be appointed to make decisions and act on P’s behalf. </w:t>
      </w:r>
    </w:p>
    <w:p w14:paraId="16A97C15" w14:textId="77777777" w:rsidR="00267633" w:rsidRPr="00F70F79" w:rsidRDefault="00267633" w:rsidP="00267633">
      <w:pPr>
        <w:autoSpaceDE w:val="0"/>
        <w:autoSpaceDN w:val="0"/>
        <w:adjustRightInd w:val="0"/>
        <w:spacing w:before="0" w:after="0"/>
        <w:divId w:val="2116439976"/>
        <w:rPr>
          <w:rFonts w:ascii="Times New Roman" w:eastAsia="Calibri" w:hAnsi="Times New Roman" w:cs="Times New Roman"/>
          <w:sz w:val="22"/>
          <w:szCs w:val="22"/>
          <w:lang w:eastAsia="en-GB"/>
        </w:rPr>
      </w:pPr>
    </w:p>
    <w:p w14:paraId="7F09ED91" w14:textId="77777777" w:rsidR="00267633" w:rsidRPr="00F70F79" w:rsidRDefault="00267633" w:rsidP="00267633">
      <w:pPr>
        <w:autoSpaceDE w:val="0"/>
        <w:autoSpaceDN w:val="0"/>
        <w:adjustRightInd w:val="0"/>
        <w:spacing w:before="0" w:after="0"/>
        <w:ind w:left="720" w:hanging="720"/>
        <w:jc w:val="both"/>
        <w:divId w:val="2116439976"/>
        <w:rPr>
          <w:rFonts w:ascii="Times New Roman" w:eastAsia="Calibri" w:hAnsi="Times New Roman" w:cs="Times New Roman"/>
          <w:sz w:val="22"/>
          <w:szCs w:val="22"/>
          <w:lang w:eastAsia="en-GB"/>
        </w:rPr>
      </w:pPr>
      <w:r w:rsidRPr="00F70F79">
        <w:rPr>
          <w:rFonts w:ascii="Times New Roman" w:eastAsia="Calibri" w:hAnsi="Times New Roman" w:cs="Times New Roman"/>
          <w:sz w:val="22"/>
          <w:szCs w:val="22"/>
          <w:lang w:eastAsia="en-GB"/>
        </w:rPr>
        <w:t xml:space="preserve">2. </w:t>
      </w:r>
      <w:r w:rsidRPr="00F70F79">
        <w:rPr>
          <w:rFonts w:ascii="Times New Roman" w:eastAsia="Calibri" w:hAnsi="Times New Roman" w:cs="Times New Roman"/>
          <w:sz w:val="22"/>
          <w:szCs w:val="22"/>
          <w:lang w:eastAsia="en-GB"/>
        </w:rPr>
        <w:tab/>
        <w:t>The facts contained in this affidavit are within my personal knowledge or are based on documents in my possession.</w:t>
      </w:r>
    </w:p>
    <w:p w14:paraId="3AEBDFDE" w14:textId="77777777" w:rsidR="00267633" w:rsidRPr="00F70F79" w:rsidRDefault="00267633" w:rsidP="00267633">
      <w:pPr>
        <w:autoSpaceDE w:val="0"/>
        <w:autoSpaceDN w:val="0"/>
        <w:adjustRightInd w:val="0"/>
        <w:spacing w:before="0" w:after="0"/>
        <w:ind w:left="720" w:hanging="720"/>
        <w:divId w:val="2116439976"/>
        <w:rPr>
          <w:rFonts w:ascii="Times New Roman" w:eastAsia="Calibri" w:hAnsi="Times New Roman" w:cs="Times New Roman"/>
          <w:sz w:val="22"/>
          <w:szCs w:val="22"/>
          <w:lang w:eastAsia="en-GB"/>
        </w:rPr>
      </w:pPr>
    </w:p>
    <w:p w14:paraId="05F81BCC" w14:textId="77777777" w:rsidR="00267633" w:rsidRPr="00F70F79" w:rsidRDefault="00267633" w:rsidP="00267633">
      <w:pPr>
        <w:autoSpaceDE w:val="0"/>
        <w:autoSpaceDN w:val="0"/>
        <w:adjustRightInd w:val="0"/>
        <w:spacing w:before="0" w:after="0"/>
        <w:ind w:left="720" w:hanging="720"/>
        <w:jc w:val="both"/>
        <w:divId w:val="2116439976"/>
        <w:rPr>
          <w:rFonts w:ascii="Times New Roman" w:eastAsia="Calibri" w:hAnsi="Times New Roman" w:cs="Times New Roman"/>
          <w:sz w:val="22"/>
          <w:szCs w:val="22"/>
          <w:lang w:eastAsia="en-GB"/>
        </w:rPr>
      </w:pPr>
      <w:r w:rsidRPr="00F70F79">
        <w:rPr>
          <w:rFonts w:ascii="Times New Roman" w:eastAsia="Calibri" w:hAnsi="Times New Roman" w:cs="Times New Roman"/>
          <w:sz w:val="22"/>
          <w:szCs w:val="22"/>
          <w:lang w:eastAsia="en-GB"/>
        </w:rPr>
        <w:t>3.</w:t>
      </w:r>
      <w:r w:rsidRPr="00F70F79">
        <w:rPr>
          <w:rFonts w:ascii="Times New Roman" w:eastAsia="Calibri" w:hAnsi="Times New Roman" w:cs="Times New Roman"/>
          <w:sz w:val="22"/>
          <w:szCs w:val="22"/>
          <w:lang w:eastAsia="en-GB"/>
        </w:rPr>
        <w:tab/>
        <w:t>I confirm that the information set out in paragraphs 4, 5 and 6 below is true and correct.</w:t>
      </w:r>
    </w:p>
    <w:p w14:paraId="1A4F13EA" w14:textId="77777777" w:rsidR="00267633" w:rsidRPr="00F70F79" w:rsidRDefault="00267633" w:rsidP="00267633">
      <w:pPr>
        <w:autoSpaceDE w:val="0"/>
        <w:autoSpaceDN w:val="0"/>
        <w:adjustRightInd w:val="0"/>
        <w:spacing w:before="0" w:after="0"/>
        <w:ind w:left="720" w:hanging="720"/>
        <w:jc w:val="both"/>
        <w:divId w:val="2116439976"/>
        <w:rPr>
          <w:rFonts w:ascii="Times New Roman" w:eastAsia="Calibri" w:hAnsi="Times New Roman" w:cs="Times New Roman"/>
          <w:sz w:val="22"/>
          <w:szCs w:val="22"/>
          <w:lang w:eastAsia="en-GB"/>
        </w:rPr>
      </w:pPr>
    </w:p>
    <w:p w14:paraId="66BBB153" w14:textId="77777777" w:rsidR="00267633" w:rsidRPr="00F70F79" w:rsidRDefault="00267633" w:rsidP="00267633">
      <w:pPr>
        <w:autoSpaceDE w:val="0"/>
        <w:autoSpaceDN w:val="0"/>
        <w:adjustRightInd w:val="0"/>
        <w:spacing w:before="0" w:after="0"/>
        <w:ind w:left="720" w:hanging="720"/>
        <w:jc w:val="both"/>
        <w:divId w:val="2116439976"/>
        <w:rPr>
          <w:rFonts w:ascii="Times New Roman" w:eastAsia="Calibri" w:hAnsi="Times New Roman" w:cs="Times New Roman"/>
          <w:b/>
          <w:sz w:val="22"/>
          <w:szCs w:val="22"/>
          <w:u w:val="single"/>
          <w:lang w:eastAsia="en-GB"/>
        </w:rPr>
      </w:pPr>
      <w:r w:rsidRPr="00F70F79">
        <w:rPr>
          <w:rFonts w:ascii="Times New Roman" w:eastAsia="Calibri" w:hAnsi="Times New Roman" w:cs="Times New Roman"/>
          <w:sz w:val="22"/>
          <w:szCs w:val="22"/>
          <w:lang w:eastAsia="en-GB"/>
        </w:rPr>
        <w:t>4.</w:t>
      </w:r>
      <w:r w:rsidRPr="00F70F79">
        <w:rPr>
          <w:rFonts w:ascii="Times New Roman" w:eastAsia="Calibri" w:hAnsi="Times New Roman" w:cs="Times New Roman"/>
          <w:sz w:val="22"/>
          <w:szCs w:val="22"/>
          <w:lang w:eastAsia="en-GB"/>
        </w:rPr>
        <w:tab/>
      </w:r>
      <w:r w:rsidRPr="00F70F79">
        <w:rPr>
          <w:rFonts w:ascii="Times New Roman" w:eastAsia="Calibri" w:hAnsi="Times New Roman" w:cs="Times New Roman"/>
          <w:b/>
          <w:smallCaps/>
          <w:sz w:val="22"/>
          <w:szCs w:val="22"/>
          <w:u w:val="single"/>
          <w:lang w:eastAsia="en-GB"/>
        </w:rPr>
        <w:t>Successor Deputy’s Particulars</w:t>
      </w:r>
    </w:p>
    <w:tbl>
      <w:tblPr>
        <w:tblW w:w="4407" w:type="pct"/>
        <w:tblCellSpacing w:w="142" w:type="dxa"/>
        <w:tblInd w:w="818" w:type="dxa"/>
        <w:tblBorders>
          <w:insideH w:val="single" w:sz="4" w:space="0" w:color="auto"/>
          <w:insideV w:val="single" w:sz="4" w:space="0" w:color="auto"/>
        </w:tblBorders>
        <w:tblCellMar>
          <w:top w:w="142" w:type="dxa"/>
          <w:bottom w:w="142" w:type="dxa"/>
        </w:tblCellMar>
        <w:tblLook w:val="04A0" w:firstRow="1" w:lastRow="0" w:firstColumn="1" w:lastColumn="0" w:noHBand="0" w:noVBand="1"/>
      </w:tblPr>
      <w:tblGrid>
        <w:gridCol w:w="7956"/>
      </w:tblGrid>
      <w:tr w:rsidR="00267633" w:rsidRPr="00F70F79" w14:paraId="03C100B5" w14:textId="77777777" w:rsidTr="00632015">
        <w:trPr>
          <w:divId w:val="2116439976"/>
          <w:tblCellSpacing w:w="142" w:type="dxa"/>
        </w:trPr>
        <w:tc>
          <w:tcPr>
            <w:tcW w:w="4672" w:type="pct"/>
            <w:shd w:val="clear" w:color="auto" w:fill="auto"/>
          </w:tcPr>
          <w:p w14:paraId="498EBBA2" w14:textId="77777777" w:rsidR="00267633" w:rsidRPr="00F70F79"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r w:rsidRPr="00F70F79">
              <w:rPr>
                <w:rFonts w:ascii="Times New Roman" w:eastAsia="Calibri" w:hAnsi="Times New Roman" w:cs="Times New Roman"/>
                <w:b/>
                <w:sz w:val="22"/>
                <w:szCs w:val="22"/>
                <w:lang w:eastAsia="en-GB"/>
              </w:rPr>
              <w:t>(a)</w:t>
            </w:r>
            <w:r w:rsidRPr="00F70F79">
              <w:rPr>
                <w:rFonts w:ascii="Times New Roman" w:eastAsia="Calibri" w:hAnsi="Times New Roman" w:cs="Times New Roman"/>
                <w:b/>
                <w:sz w:val="22"/>
                <w:szCs w:val="22"/>
                <w:lang w:eastAsia="en-GB"/>
              </w:rPr>
              <w:tab/>
              <w:t>Full name:</w:t>
            </w:r>
          </w:p>
        </w:tc>
      </w:tr>
      <w:tr w:rsidR="00267633" w:rsidRPr="00F70F79" w14:paraId="540BD1B7" w14:textId="77777777" w:rsidTr="00632015">
        <w:trPr>
          <w:divId w:val="2116439976"/>
          <w:tblCellSpacing w:w="142" w:type="dxa"/>
        </w:trPr>
        <w:tc>
          <w:tcPr>
            <w:tcW w:w="4672" w:type="pct"/>
            <w:shd w:val="clear" w:color="auto" w:fill="auto"/>
          </w:tcPr>
          <w:p w14:paraId="1E44E4D7" w14:textId="77777777" w:rsidR="00267633" w:rsidRPr="00F70F79"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r w:rsidRPr="00F70F79">
              <w:rPr>
                <w:rFonts w:ascii="Times New Roman" w:eastAsia="Calibri" w:hAnsi="Times New Roman" w:cs="Times New Roman"/>
                <w:b/>
                <w:sz w:val="22"/>
                <w:szCs w:val="22"/>
                <w:lang w:eastAsia="en-GB"/>
              </w:rPr>
              <w:t>(b)</w:t>
            </w:r>
            <w:r w:rsidRPr="00F70F79">
              <w:rPr>
                <w:rFonts w:ascii="Times New Roman" w:eastAsia="Calibri" w:hAnsi="Times New Roman" w:cs="Times New Roman"/>
                <w:b/>
                <w:sz w:val="22"/>
                <w:szCs w:val="22"/>
                <w:lang w:eastAsia="en-GB"/>
              </w:rPr>
              <w:tab/>
              <w:t>NRIC/FIN/Passport no.:</w:t>
            </w:r>
          </w:p>
        </w:tc>
      </w:tr>
      <w:tr w:rsidR="00267633" w:rsidRPr="00F70F79" w14:paraId="173A1368" w14:textId="77777777" w:rsidTr="00632015">
        <w:trPr>
          <w:divId w:val="2116439976"/>
          <w:tblCellSpacing w:w="142" w:type="dxa"/>
        </w:trPr>
        <w:tc>
          <w:tcPr>
            <w:tcW w:w="4672" w:type="pct"/>
            <w:shd w:val="clear" w:color="auto" w:fill="auto"/>
          </w:tcPr>
          <w:p w14:paraId="64792981" w14:textId="77777777" w:rsidR="00267633" w:rsidRPr="00F70F79"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r w:rsidRPr="00F70F79">
              <w:rPr>
                <w:rFonts w:ascii="Times New Roman" w:eastAsia="Calibri" w:hAnsi="Times New Roman" w:cs="Times New Roman"/>
                <w:b/>
                <w:sz w:val="22"/>
                <w:szCs w:val="22"/>
                <w:lang w:eastAsia="en-GB"/>
              </w:rPr>
              <w:t>(c)</w:t>
            </w:r>
            <w:r w:rsidRPr="00F70F79">
              <w:rPr>
                <w:rFonts w:ascii="Times New Roman" w:eastAsia="Calibri" w:hAnsi="Times New Roman" w:cs="Times New Roman"/>
                <w:b/>
                <w:sz w:val="22"/>
                <w:szCs w:val="22"/>
                <w:lang w:eastAsia="en-GB"/>
              </w:rPr>
              <w:tab/>
              <w:t>Date of birth (DD/MM/YYYY):</w:t>
            </w:r>
          </w:p>
        </w:tc>
      </w:tr>
      <w:tr w:rsidR="00267633" w:rsidRPr="00F70F79" w14:paraId="712C41A3" w14:textId="77777777" w:rsidTr="00632015">
        <w:trPr>
          <w:divId w:val="2116439976"/>
          <w:tblCellSpacing w:w="142" w:type="dxa"/>
        </w:trPr>
        <w:tc>
          <w:tcPr>
            <w:tcW w:w="4672" w:type="pct"/>
            <w:shd w:val="clear" w:color="auto" w:fill="auto"/>
          </w:tcPr>
          <w:p w14:paraId="2A073295" w14:textId="77777777" w:rsidR="00267633" w:rsidRPr="00F70F79"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r w:rsidRPr="00F70F79">
              <w:rPr>
                <w:rFonts w:ascii="Times New Roman" w:eastAsia="Calibri" w:hAnsi="Times New Roman" w:cs="Times New Roman"/>
                <w:b/>
                <w:sz w:val="22"/>
                <w:szCs w:val="22"/>
                <w:lang w:eastAsia="en-GB"/>
              </w:rPr>
              <w:t>(d)</w:t>
            </w:r>
            <w:r w:rsidRPr="00F70F79">
              <w:rPr>
                <w:rFonts w:ascii="Times New Roman" w:eastAsia="Calibri" w:hAnsi="Times New Roman" w:cs="Times New Roman"/>
                <w:b/>
                <w:sz w:val="22"/>
                <w:szCs w:val="22"/>
                <w:lang w:eastAsia="en-GB"/>
              </w:rPr>
              <w:tab/>
              <w:t>Age:</w:t>
            </w:r>
          </w:p>
        </w:tc>
      </w:tr>
      <w:tr w:rsidR="00267633" w:rsidRPr="00F70F79" w14:paraId="0AA8732E" w14:textId="77777777" w:rsidTr="00632015">
        <w:trPr>
          <w:divId w:val="2116439976"/>
          <w:tblCellSpacing w:w="142" w:type="dxa"/>
        </w:trPr>
        <w:tc>
          <w:tcPr>
            <w:tcW w:w="4672" w:type="pct"/>
            <w:shd w:val="clear" w:color="auto" w:fill="auto"/>
          </w:tcPr>
          <w:p w14:paraId="49DEFD4E" w14:textId="77777777" w:rsidR="00267633" w:rsidRPr="00F70F79"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r w:rsidRPr="00F70F79">
              <w:rPr>
                <w:rFonts w:ascii="Times New Roman" w:eastAsia="Calibri" w:hAnsi="Times New Roman" w:cs="Times New Roman"/>
                <w:b/>
                <w:sz w:val="22"/>
                <w:szCs w:val="22"/>
                <w:lang w:eastAsia="en-GB"/>
              </w:rPr>
              <w:t>(e)</w:t>
            </w:r>
            <w:r w:rsidRPr="00F70F79">
              <w:rPr>
                <w:rFonts w:ascii="Times New Roman" w:eastAsia="Calibri" w:hAnsi="Times New Roman" w:cs="Times New Roman"/>
                <w:b/>
                <w:sz w:val="22"/>
                <w:szCs w:val="22"/>
                <w:lang w:eastAsia="en-GB"/>
              </w:rPr>
              <w:tab/>
              <w:t>Gender:</w:t>
            </w:r>
            <w:r w:rsidRPr="00F70F79">
              <w:rPr>
                <w:rFonts w:ascii="Times New Roman" w:eastAsia="Calibri" w:hAnsi="Times New Roman" w:cs="Times New Roman"/>
                <w:b/>
                <w:sz w:val="22"/>
                <w:szCs w:val="22"/>
                <w:lang w:eastAsia="en-GB"/>
              </w:rPr>
              <w:tab/>
            </w:r>
            <w:r w:rsidRPr="00F70F79">
              <w:rPr>
                <w:rFonts w:ascii="Times New Roman" w:eastAsia="Calibri" w:hAnsi="Times New Roman" w:cs="Times New Roman"/>
                <w:b/>
                <w:sz w:val="22"/>
                <w:szCs w:val="22"/>
                <w:lang w:eastAsia="en-GB"/>
              </w:rPr>
              <w:tab/>
            </w:r>
            <w:r w:rsidRPr="00F70F79">
              <w:rPr>
                <w:rFonts w:ascii="Times New Roman" w:eastAsia="Calibri" w:hAnsi="Times New Roman" w:cs="Times New Roman"/>
                <w:b/>
                <w:sz w:val="22"/>
                <w:szCs w:val="22"/>
                <w:lang w:eastAsia="en-GB"/>
              </w:rPr>
              <w:sym w:font="Wingdings" w:char="F06F"/>
            </w:r>
            <w:r w:rsidRPr="00F70F79">
              <w:rPr>
                <w:rFonts w:ascii="Times New Roman" w:eastAsia="Calibri" w:hAnsi="Times New Roman" w:cs="Times New Roman"/>
                <w:b/>
                <w:sz w:val="22"/>
                <w:szCs w:val="22"/>
                <w:lang w:eastAsia="en-GB"/>
              </w:rPr>
              <w:t xml:space="preserve">   Male</w:t>
            </w:r>
            <w:r w:rsidRPr="00F70F79">
              <w:rPr>
                <w:rFonts w:ascii="Times New Roman" w:eastAsia="Calibri" w:hAnsi="Times New Roman" w:cs="Times New Roman"/>
                <w:b/>
                <w:sz w:val="22"/>
                <w:szCs w:val="22"/>
                <w:lang w:eastAsia="en-GB"/>
              </w:rPr>
              <w:tab/>
            </w:r>
            <w:r w:rsidRPr="00F70F79">
              <w:rPr>
                <w:rFonts w:ascii="Times New Roman" w:eastAsia="Calibri" w:hAnsi="Times New Roman" w:cs="Times New Roman"/>
                <w:b/>
                <w:sz w:val="22"/>
                <w:szCs w:val="22"/>
                <w:lang w:eastAsia="en-GB"/>
              </w:rPr>
              <w:sym w:font="Wingdings" w:char="F06F"/>
            </w:r>
            <w:r w:rsidRPr="00F70F79">
              <w:rPr>
                <w:rFonts w:ascii="Times New Roman" w:eastAsia="Calibri" w:hAnsi="Times New Roman" w:cs="Times New Roman"/>
                <w:b/>
                <w:sz w:val="22"/>
                <w:szCs w:val="22"/>
                <w:lang w:eastAsia="en-GB"/>
              </w:rPr>
              <w:t xml:space="preserve">   Female</w:t>
            </w:r>
          </w:p>
        </w:tc>
      </w:tr>
      <w:tr w:rsidR="00267633" w:rsidRPr="00F70F79" w14:paraId="60B23434" w14:textId="77777777" w:rsidTr="00632015">
        <w:trPr>
          <w:divId w:val="2116439976"/>
          <w:tblCellSpacing w:w="142" w:type="dxa"/>
        </w:trPr>
        <w:tc>
          <w:tcPr>
            <w:tcW w:w="4672" w:type="pct"/>
            <w:shd w:val="clear" w:color="auto" w:fill="auto"/>
          </w:tcPr>
          <w:p w14:paraId="7B575704" w14:textId="77777777" w:rsidR="00267633" w:rsidRPr="00F70F79"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r w:rsidRPr="00F70F79">
              <w:rPr>
                <w:rFonts w:ascii="Times New Roman" w:eastAsia="Calibri" w:hAnsi="Times New Roman" w:cs="Times New Roman"/>
                <w:b/>
                <w:sz w:val="22"/>
                <w:szCs w:val="22"/>
                <w:lang w:eastAsia="en-GB"/>
              </w:rPr>
              <w:t>(f)</w:t>
            </w:r>
            <w:r w:rsidRPr="00F70F79">
              <w:rPr>
                <w:rFonts w:ascii="Times New Roman" w:eastAsia="Calibri" w:hAnsi="Times New Roman" w:cs="Times New Roman"/>
                <w:b/>
                <w:sz w:val="22"/>
                <w:szCs w:val="22"/>
                <w:lang w:eastAsia="en-GB"/>
              </w:rPr>
              <w:tab/>
              <w:t>Telephone number:</w:t>
            </w:r>
          </w:p>
        </w:tc>
      </w:tr>
      <w:tr w:rsidR="00267633" w:rsidRPr="00F70F79" w14:paraId="4E54514E" w14:textId="77777777" w:rsidTr="00F70F79">
        <w:trPr>
          <w:divId w:val="2116439976"/>
          <w:trHeight w:val="1066"/>
          <w:tblCellSpacing w:w="142" w:type="dxa"/>
        </w:trPr>
        <w:tc>
          <w:tcPr>
            <w:tcW w:w="4672" w:type="pct"/>
            <w:shd w:val="clear" w:color="auto" w:fill="auto"/>
          </w:tcPr>
          <w:p w14:paraId="2F89A38E" w14:textId="77777777" w:rsidR="00267633" w:rsidRPr="00F70F79"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r w:rsidRPr="00F70F79">
              <w:rPr>
                <w:rFonts w:ascii="Times New Roman" w:eastAsia="Calibri" w:hAnsi="Times New Roman" w:cs="Times New Roman"/>
                <w:b/>
                <w:sz w:val="22"/>
                <w:szCs w:val="22"/>
                <w:lang w:eastAsia="en-GB"/>
              </w:rPr>
              <w:t>(g)</w:t>
            </w:r>
            <w:r w:rsidRPr="00F70F79">
              <w:rPr>
                <w:rFonts w:ascii="Times New Roman" w:eastAsia="Calibri" w:hAnsi="Times New Roman" w:cs="Times New Roman"/>
                <w:b/>
                <w:sz w:val="22"/>
                <w:szCs w:val="22"/>
                <w:lang w:eastAsia="en-GB"/>
              </w:rPr>
              <w:tab/>
              <w:t>Occupation:</w:t>
            </w:r>
          </w:p>
        </w:tc>
      </w:tr>
      <w:tr w:rsidR="00267633" w:rsidRPr="00F70F79" w14:paraId="79D5EC37" w14:textId="77777777" w:rsidTr="00632015">
        <w:trPr>
          <w:divId w:val="2116439976"/>
          <w:tblCellSpacing w:w="142" w:type="dxa"/>
        </w:trPr>
        <w:tc>
          <w:tcPr>
            <w:tcW w:w="4672" w:type="pct"/>
            <w:shd w:val="clear" w:color="auto" w:fill="auto"/>
          </w:tcPr>
          <w:p w14:paraId="13C00B8F" w14:textId="77777777" w:rsidR="00267633" w:rsidRPr="00F70F79"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r w:rsidRPr="00F70F79">
              <w:rPr>
                <w:rFonts w:ascii="Times New Roman" w:eastAsia="Calibri" w:hAnsi="Times New Roman" w:cs="Times New Roman"/>
                <w:b/>
                <w:sz w:val="22"/>
                <w:szCs w:val="22"/>
                <w:lang w:eastAsia="en-GB"/>
              </w:rPr>
              <w:t>(h)</w:t>
            </w:r>
            <w:r w:rsidRPr="00F70F79">
              <w:rPr>
                <w:rFonts w:ascii="Times New Roman" w:eastAsia="Calibri" w:hAnsi="Times New Roman" w:cs="Times New Roman"/>
                <w:b/>
                <w:sz w:val="22"/>
                <w:szCs w:val="22"/>
                <w:lang w:eastAsia="en-GB"/>
              </w:rPr>
              <w:tab/>
              <w:t>Name and address of employer:</w:t>
            </w:r>
          </w:p>
          <w:p w14:paraId="498827D8" w14:textId="77777777" w:rsidR="00267633" w:rsidRPr="00F70F79" w:rsidRDefault="00267633" w:rsidP="00632015">
            <w:pPr>
              <w:autoSpaceDE w:val="0"/>
              <w:autoSpaceDN w:val="0"/>
              <w:adjustRightInd w:val="0"/>
              <w:spacing w:before="120" w:after="0" w:line="240" w:lineRule="auto"/>
              <w:jc w:val="both"/>
              <w:rPr>
                <w:rFonts w:ascii="Times New Roman" w:eastAsia="Calibri" w:hAnsi="Times New Roman" w:cs="Times New Roman"/>
                <w:i/>
                <w:sz w:val="22"/>
                <w:szCs w:val="22"/>
                <w:lang w:eastAsia="en-GB"/>
              </w:rPr>
            </w:pPr>
          </w:p>
          <w:p w14:paraId="076D5A78" w14:textId="77777777" w:rsidR="00267633" w:rsidRPr="00F70F79" w:rsidRDefault="00267633" w:rsidP="00632015">
            <w:pPr>
              <w:autoSpaceDE w:val="0"/>
              <w:autoSpaceDN w:val="0"/>
              <w:adjustRightInd w:val="0"/>
              <w:spacing w:before="120" w:after="0" w:line="240" w:lineRule="auto"/>
              <w:jc w:val="both"/>
              <w:rPr>
                <w:rFonts w:ascii="Times New Roman" w:eastAsia="Calibri" w:hAnsi="Times New Roman" w:cs="Times New Roman"/>
                <w:i/>
                <w:sz w:val="22"/>
                <w:szCs w:val="22"/>
                <w:lang w:eastAsia="en-GB"/>
              </w:rPr>
            </w:pPr>
          </w:p>
          <w:p w14:paraId="09346EA3" w14:textId="77777777" w:rsidR="00267633" w:rsidRPr="00F70F79" w:rsidRDefault="00267633" w:rsidP="00632015">
            <w:pPr>
              <w:autoSpaceDE w:val="0"/>
              <w:autoSpaceDN w:val="0"/>
              <w:adjustRightInd w:val="0"/>
              <w:spacing w:before="120" w:after="0" w:line="240" w:lineRule="auto"/>
              <w:jc w:val="both"/>
              <w:rPr>
                <w:rFonts w:ascii="Times New Roman" w:eastAsia="Calibri" w:hAnsi="Times New Roman" w:cs="Times New Roman"/>
                <w:i/>
                <w:sz w:val="22"/>
                <w:szCs w:val="22"/>
                <w:lang w:eastAsia="en-GB"/>
              </w:rPr>
            </w:pPr>
          </w:p>
          <w:p w14:paraId="3B8509CE" w14:textId="77777777" w:rsidR="00267633" w:rsidRPr="00F70F79" w:rsidRDefault="00267633" w:rsidP="00632015">
            <w:pPr>
              <w:autoSpaceDE w:val="0"/>
              <w:autoSpaceDN w:val="0"/>
              <w:adjustRightInd w:val="0"/>
              <w:spacing w:before="120" w:after="0" w:line="240" w:lineRule="auto"/>
              <w:jc w:val="both"/>
              <w:rPr>
                <w:rFonts w:ascii="Times New Roman" w:eastAsia="Calibri" w:hAnsi="Times New Roman" w:cs="Times New Roman"/>
                <w:i/>
                <w:sz w:val="22"/>
                <w:szCs w:val="22"/>
                <w:lang w:eastAsia="en-GB"/>
              </w:rPr>
            </w:pPr>
          </w:p>
        </w:tc>
      </w:tr>
      <w:tr w:rsidR="00267633" w:rsidRPr="00F70F79" w14:paraId="421E1242" w14:textId="77777777" w:rsidTr="00632015">
        <w:trPr>
          <w:divId w:val="2116439976"/>
          <w:tblCellSpacing w:w="142" w:type="dxa"/>
        </w:trPr>
        <w:tc>
          <w:tcPr>
            <w:tcW w:w="4672" w:type="pct"/>
            <w:shd w:val="clear" w:color="auto" w:fill="auto"/>
          </w:tcPr>
          <w:p w14:paraId="45F0F99D" w14:textId="30118C14" w:rsidR="00267633"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r w:rsidRPr="00F70F79">
              <w:rPr>
                <w:rFonts w:ascii="Times New Roman" w:eastAsia="Calibri" w:hAnsi="Times New Roman" w:cs="Times New Roman"/>
                <w:b/>
                <w:sz w:val="22"/>
                <w:szCs w:val="22"/>
                <w:lang w:eastAsia="en-GB"/>
              </w:rPr>
              <w:lastRenderedPageBreak/>
              <w:t>(</w:t>
            </w:r>
            <w:proofErr w:type="spellStart"/>
            <w:r w:rsidRPr="00F70F79">
              <w:rPr>
                <w:rFonts w:ascii="Times New Roman" w:eastAsia="Calibri" w:hAnsi="Times New Roman" w:cs="Times New Roman"/>
                <w:b/>
                <w:sz w:val="22"/>
                <w:szCs w:val="22"/>
                <w:lang w:eastAsia="en-GB"/>
              </w:rPr>
              <w:t>i</w:t>
            </w:r>
            <w:proofErr w:type="spellEnd"/>
            <w:r w:rsidRPr="00F70F79">
              <w:rPr>
                <w:rFonts w:ascii="Times New Roman" w:eastAsia="Calibri" w:hAnsi="Times New Roman" w:cs="Times New Roman"/>
                <w:b/>
                <w:sz w:val="22"/>
                <w:szCs w:val="22"/>
                <w:lang w:eastAsia="en-GB"/>
              </w:rPr>
              <w:t>)</w:t>
            </w:r>
            <w:r w:rsidRPr="00F70F79">
              <w:rPr>
                <w:rFonts w:ascii="Times New Roman" w:eastAsia="Calibri" w:hAnsi="Times New Roman" w:cs="Times New Roman"/>
                <w:b/>
                <w:sz w:val="22"/>
                <w:szCs w:val="22"/>
                <w:lang w:eastAsia="en-GB"/>
              </w:rPr>
              <w:tab/>
              <w:t>Monthly income:</w:t>
            </w:r>
          </w:p>
          <w:p w14:paraId="2C37A213" w14:textId="661CCB83" w:rsidR="00D41250" w:rsidRDefault="00D41250"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p>
          <w:tbl>
            <w:tblPr>
              <w:tblW w:w="0" w:type="auto"/>
              <w:tblInd w:w="31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70"/>
              <w:gridCol w:w="3381"/>
            </w:tblGrid>
            <w:tr w:rsidR="00D41250" w14:paraId="60153D16" w14:textId="77777777" w:rsidTr="00D41250">
              <w:tc>
                <w:tcPr>
                  <w:tcW w:w="3470" w:type="dxa"/>
                  <w:tcBorders>
                    <w:top w:val="single" w:sz="4" w:space="0" w:color="auto"/>
                    <w:left w:val="single" w:sz="4" w:space="0" w:color="auto"/>
                    <w:bottom w:val="single" w:sz="4" w:space="0" w:color="auto"/>
                    <w:right w:val="single" w:sz="4" w:space="0" w:color="auto"/>
                  </w:tcBorders>
                  <w:tcMar>
                    <w:top w:w="57" w:type="dxa"/>
                    <w:left w:w="108" w:type="dxa"/>
                    <w:bottom w:w="57" w:type="dxa"/>
                    <w:right w:w="108" w:type="dxa"/>
                  </w:tcMar>
                  <w:hideMark/>
                </w:tcPr>
                <w:p w14:paraId="484B371C" w14:textId="77777777" w:rsidR="00D41250" w:rsidRPr="00D41250" w:rsidRDefault="00D41250" w:rsidP="00D41250">
                  <w:pPr>
                    <w:autoSpaceDE w:val="0"/>
                    <w:autoSpaceDN w:val="0"/>
                    <w:adjustRightInd w:val="0"/>
                    <w:spacing w:before="0" w:after="0" w:line="240" w:lineRule="auto"/>
                    <w:jc w:val="center"/>
                    <w:rPr>
                      <w:rFonts w:ascii="Times New Roman" w:eastAsia="Calibri" w:hAnsi="Times New Roman" w:cs="Times New Roman"/>
                      <w:b/>
                      <w:szCs w:val="22"/>
                      <w:lang w:eastAsia="en-GB"/>
                    </w:rPr>
                  </w:pPr>
                  <w:r w:rsidRPr="00D41250">
                    <w:rPr>
                      <w:rFonts w:ascii="Times New Roman" w:eastAsia="Calibri" w:hAnsi="Times New Roman" w:cs="Times New Roman"/>
                      <w:b/>
                      <w:szCs w:val="22"/>
                      <w:lang w:eastAsia="en-GB"/>
                    </w:rPr>
                    <w:t>Source of Income</w:t>
                  </w:r>
                </w:p>
                <w:p w14:paraId="088E05BE" w14:textId="77777777" w:rsidR="00D41250" w:rsidRPr="00D41250" w:rsidRDefault="00D41250" w:rsidP="00D41250">
                  <w:pPr>
                    <w:autoSpaceDE w:val="0"/>
                    <w:autoSpaceDN w:val="0"/>
                    <w:adjustRightInd w:val="0"/>
                    <w:spacing w:before="0" w:after="0" w:line="240" w:lineRule="auto"/>
                    <w:jc w:val="center"/>
                    <w:rPr>
                      <w:rFonts w:ascii="Times New Roman" w:eastAsia="Calibri" w:hAnsi="Times New Roman" w:cs="Times New Roman"/>
                      <w:i/>
                      <w:szCs w:val="22"/>
                      <w:lang w:eastAsia="en-GB"/>
                    </w:rPr>
                  </w:pPr>
                  <w:r w:rsidRPr="00D41250">
                    <w:rPr>
                      <w:rFonts w:ascii="Times New Roman" w:eastAsia="Calibri" w:hAnsi="Times New Roman" w:cs="Times New Roman"/>
                      <w:i/>
                      <w:szCs w:val="22"/>
                      <w:lang w:eastAsia="en-GB"/>
                    </w:rPr>
                    <w:t xml:space="preserve">(e.g. salary, insurance, government </w:t>
                  </w:r>
                  <w:proofErr w:type="spellStart"/>
                  <w:r w:rsidRPr="00D41250">
                    <w:rPr>
                      <w:rFonts w:ascii="Times New Roman" w:eastAsia="Calibri" w:hAnsi="Times New Roman" w:cs="Times New Roman"/>
                      <w:i/>
                      <w:szCs w:val="22"/>
                      <w:lang w:eastAsia="en-GB"/>
                    </w:rPr>
                    <w:t>payouts</w:t>
                  </w:r>
                  <w:proofErr w:type="spellEnd"/>
                  <w:r w:rsidRPr="00D41250">
                    <w:rPr>
                      <w:rFonts w:ascii="Times New Roman" w:eastAsia="Calibri" w:hAnsi="Times New Roman" w:cs="Times New Roman"/>
                      <w:i/>
                      <w:szCs w:val="22"/>
                      <w:lang w:eastAsia="en-GB"/>
                    </w:rPr>
                    <w:t>, rental etc</w:t>
                  </w:r>
                  <w:ins w:id="102" w:author="Adriene CHEONG (FJCOURTS)" w:date="2019-11-15T10:23:00Z">
                    <w:r w:rsidRPr="00D41250">
                      <w:rPr>
                        <w:rFonts w:ascii="Times New Roman" w:eastAsia="Calibri" w:hAnsi="Times New Roman" w:cs="Times New Roman"/>
                        <w:i/>
                        <w:szCs w:val="22"/>
                        <w:lang w:eastAsia="en-GB"/>
                      </w:rPr>
                      <w:t>.</w:t>
                    </w:r>
                  </w:ins>
                  <w:r w:rsidRPr="00D41250">
                    <w:rPr>
                      <w:rFonts w:ascii="Times New Roman" w:eastAsia="Calibri" w:hAnsi="Times New Roman" w:cs="Times New Roman"/>
                      <w:i/>
                      <w:szCs w:val="22"/>
                      <w:lang w:eastAsia="en-GB"/>
                    </w:rPr>
                    <w:t>)</w:t>
                  </w:r>
                </w:p>
              </w:tc>
              <w:tc>
                <w:tcPr>
                  <w:tcW w:w="3381" w:type="dxa"/>
                  <w:tcBorders>
                    <w:top w:val="single" w:sz="4" w:space="0" w:color="auto"/>
                    <w:left w:val="single" w:sz="4" w:space="0" w:color="auto"/>
                    <w:bottom w:val="single" w:sz="4" w:space="0" w:color="auto"/>
                    <w:right w:val="single" w:sz="4" w:space="0" w:color="auto"/>
                  </w:tcBorders>
                  <w:tcMar>
                    <w:top w:w="57" w:type="dxa"/>
                    <w:left w:w="108" w:type="dxa"/>
                    <w:bottom w:w="57" w:type="dxa"/>
                    <w:right w:w="108" w:type="dxa"/>
                  </w:tcMar>
                  <w:hideMark/>
                </w:tcPr>
                <w:p w14:paraId="4B7EF1F6" w14:textId="77777777" w:rsidR="00D41250" w:rsidRPr="00D41250" w:rsidRDefault="00D41250" w:rsidP="00D41250">
                  <w:pPr>
                    <w:autoSpaceDE w:val="0"/>
                    <w:autoSpaceDN w:val="0"/>
                    <w:adjustRightInd w:val="0"/>
                    <w:spacing w:before="0" w:after="0" w:line="240" w:lineRule="auto"/>
                    <w:jc w:val="center"/>
                    <w:rPr>
                      <w:rFonts w:ascii="Times New Roman" w:eastAsia="Calibri" w:hAnsi="Times New Roman" w:cs="Times New Roman"/>
                      <w:b/>
                      <w:szCs w:val="22"/>
                      <w:lang w:eastAsia="en-GB"/>
                    </w:rPr>
                  </w:pPr>
                  <w:r w:rsidRPr="00D41250">
                    <w:rPr>
                      <w:rFonts w:ascii="Times New Roman" w:eastAsia="Calibri" w:hAnsi="Times New Roman" w:cs="Times New Roman"/>
                      <w:b/>
                      <w:szCs w:val="22"/>
                      <w:lang w:eastAsia="en-GB"/>
                    </w:rPr>
                    <w:t>Value</w:t>
                  </w:r>
                </w:p>
              </w:tc>
            </w:tr>
            <w:tr w:rsidR="00D41250" w14:paraId="6A8BF254" w14:textId="77777777" w:rsidTr="00D41250">
              <w:trPr>
                <w:trHeight w:val="1436"/>
              </w:trPr>
              <w:tc>
                <w:tcPr>
                  <w:tcW w:w="3470" w:type="dxa"/>
                  <w:tcBorders>
                    <w:top w:val="single" w:sz="4" w:space="0" w:color="auto"/>
                    <w:left w:val="single" w:sz="4" w:space="0" w:color="auto"/>
                    <w:bottom w:val="single" w:sz="4" w:space="0" w:color="auto"/>
                    <w:right w:val="single" w:sz="4" w:space="0" w:color="auto"/>
                  </w:tcBorders>
                  <w:tcMar>
                    <w:top w:w="57" w:type="dxa"/>
                    <w:left w:w="108" w:type="dxa"/>
                    <w:bottom w:w="57" w:type="dxa"/>
                    <w:right w:w="108" w:type="dxa"/>
                  </w:tcMar>
                </w:tcPr>
                <w:p w14:paraId="29D56337" w14:textId="77777777" w:rsidR="00D41250" w:rsidRPr="00D41250" w:rsidRDefault="00D41250" w:rsidP="00D41250">
                  <w:pPr>
                    <w:autoSpaceDE w:val="0"/>
                    <w:autoSpaceDN w:val="0"/>
                    <w:adjustRightInd w:val="0"/>
                    <w:spacing w:before="0" w:after="0" w:line="240" w:lineRule="auto"/>
                    <w:rPr>
                      <w:rFonts w:ascii="Times New Roman" w:eastAsia="Calibri" w:hAnsi="Times New Roman" w:cs="Times New Roman"/>
                      <w:szCs w:val="22"/>
                      <w:lang w:eastAsia="en-GB"/>
                    </w:rPr>
                  </w:pPr>
                </w:p>
                <w:p w14:paraId="7A4BEFDF" w14:textId="77777777" w:rsidR="00D41250" w:rsidRPr="00D41250" w:rsidRDefault="00D41250" w:rsidP="00D41250">
                  <w:pPr>
                    <w:autoSpaceDE w:val="0"/>
                    <w:autoSpaceDN w:val="0"/>
                    <w:adjustRightInd w:val="0"/>
                    <w:spacing w:before="0" w:after="0" w:line="240" w:lineRule="auto"/>
                    <w:jc w:val="center"/>
                    <w:rPr>
                      <w:rFonts w:ascii="Times New Roman" w:eastAsia="Calibri" w:hAnsi="Times New Roman" w:cs="Times New Roman"/>
                      <w:szCs w:val="22"/>
                      <w:lang w:eastAsia="en-GB"/>
                    </w:rPr>
                  </w:pPr>
                </w:p>
                <w:p w14:paraId="4E3E355F" w14:textId="77777777" w:rsidR="00D41250" w:rsidRPr="00D41250" w:rsidRDefault="00D41250" w:rsidP="00D41250">
                  <w:pPr>
                    <w:autoSpaceDE w:val="0"/>
                    <w:autoSpaceDN w:val="0"/>
                    <w:adjustRightInd w:val="0"/>
                    <w:spacing w:before="0" w:after="0" w:line="240" w:lineRule="auto"/>
                    <w:jc w:val="center"/>
                    <w:rPr>
                      <w:rFonts w:ascii="Times New Roman" w:eastAsia="Calibri" w:hAnsi="Times New Roman" w:cs="Times New Roman"/>
                      <w:szCs w:val="22"/>
                      <w:lang w:eastAsia="en-GB"/>
                    </w:rPr>
                  </w:pPr>
                </w:p>
                <w:p w14:paraId="439264FD" w14:textId="77777777" w:rsidR="00D41250" w:rsidRPr="00D41250" w:rsidRDefault="00D41250" w:rsidP="00D41250">
                  <w:pPr>
                    <w:autoSpaceDE w:val="0"/>
                    <w:autoSpaceDN w:val="0"/>
                    <w:adjustRightInd w:val="0"/>
                    <w:spacing w:before="0" w:after="0" w:line="240" w:lineRule="auto"/>
                    <w:jc w:val="center"/>
                    <w:rPr>
                      <w:rFonts w:ascii="Times New Roman" w:eastAsia="Calibri" w:hAnsi="Times New Roman" w:cs="Times New Roman"/>
                      <w:szCs w:val="22"/>
                      <w:lang w:eastAsia="en-GB"/>
                    </w:rPr>
                  </w:pPr>
                </w:p>
                <w:p w14:paraId="623911D4" w14:textId="77777777" w:rsidR="00D41250" w:rsidRPr="00D41250" w:rsidRDefault="00D41250" w:rsidP="00D41250">
                  <w:pPr>
                    <w:autoSpaceDE w:val="0"/>
                    <w:autoSpaceDN w:val="0"/>
                    <w:adjustRightInd w:val="0"/>
                    <w:spacing w:before="0" w:after="0" w:line="240" w:lineRule="auto"/>
                    <w:jc w:val="center"/>
                    <w:rPr>
                      <w:rFonts w:ascii="Times New Roman" w:eastAsia="Calibri" w:hAnsi="Times New Roman" w:cs="Times New Roman"/>
                      <w:szCs w:val="22"/>
                      <w:lang w:eastAsia="en-GB"/>
                    </w:rPr>
                  </w:pPr>
                </w:p>
                <w:p w14:paraId="426DDCA4" w14:textId="77777777" w:rsidR="00D41250" w:rsidRPr="00D41250" w:rsidRDefault="00D41250" w:rsidP="00D41250">
                  <w:pPr>
                    <w:autoSpaceDE w:val="0"/>
                    <w:autoSpaceDN w:val="0"/>
                    <w:adjustRightInd w:val="0"/>
                    <w:spacing w:before="0" w:after="0" w:line="240" w:lineRule="auto"/>
                    <w:jc w:val="center"/>
                    <w:rPr>
                      <w:rFonts w:ascii="Times New Roman" w:eastAsia="Calibri" w:hAnsi="Times New Roman" w:cs="Times New Roman"/>
                      <w:szCs w:val="22"/>
                      <w:lang w:eastAsia="en-GB"/>
                    </w:rPr>
                  </w:pPr>
                </w:p>
              </w:tc>
              <w:tc>
                <w:tcPr>
                  <w:tcW w:w="3381" w:type="dxa"/>
                  <w:tcBorders>
                    <w:top w:val="single" w:sz="4" w:space="0" w:color="auto"/>
                    <w:left w:val="single" w:sz="4" w:space="0" w:color="auto"/>
                    <w:bottom w:val="single" w:sz="4" w:space="0" w:color="auto"/>
                    <w:right w:val="single" w:sz="4" w:space="0" w:color="auto"/>
                  </w:tcBorders>
                  <w:tcMar>
                    <w:top w:w="57" w:type="dxa"/>
                    <w:left w:w="108" w:type="dxa"/>
                    <w:bottom w:w="57" w:type="dxa"/>
                    <w:right w:w="108" w:type="dxa"/>
                  </w:tcMar>
                </w:tcPr>
                <w:p w14:paraId="0BB64544" w14:textId="77777777" w:rsidR="00D41250" w:rsidRPr="00D41250" w:rsidRDefault="00D41250" w:rsidP="00D41250">
                  <w:pPr>
                    <w:autoSpaceDE w:val="0"/>
                    <w:autoSpaceDN w:val="0"/>
                    <w:adjustRightInd w:val="0"/>
                    <w:spacing w:before="0" w:after="0" w:line="240" w:lineRule="auto"/>
                    <w:jc w:val="center"/>
                    <w:rPr>
                      <w:rFonts w:ascii="Times New Roman" w:eastAsia="Calibri" w:hAnsi="Times New Roman" w:cs="Times New Roman"/>
                      <w:szCs w:val="22"/>
                      <w:lang w:eastAsia="en-GB"/>
                    </w:rPr>
                  </w:pPr>
                </w:p>
              </w:tc>
            </w:tr>
            <w:tr w:rsidR="00D41250" w14:paraId="7D1D033A" w14:textId="77777777" w:rsidTr="00D41250">
              <w:trPr>
                <w:trHeight w:val="214"/>
              </w:trPr>
              <w:tc>
                <w:tcPr>
                  <w:tcW w:w="3470" w:type="dxa"/>
                  <w:tcBorders>
                    <w:top w:val="single" w:sz="4" w:space="0" w:color="auto"/>
                    <w:left w:val="single" w:sz="4" w:space="0" w:color="auto"/>
                    <w:bottom w:val="single" w:sz="4" w:space="0" w:color="auto"/>
                    <w:right w:val="single" w:sz="4" w:space="0" w:color="auto"/>
                  </w:tcBorders>
                  <w:tcMar>
                    <w:top w:w="57" w:type="dxa"/>
                    <w:left w:w="108" w:type="dxa"/>
                    <w:bottom w:w="57" w:type="dxa"/>
                    <w:right w:w="108" w:type="dxa"/>
                  </w:tcMar>
                </w:tcPr>
                <w:p w14:paraId="15DC7C4D" w14:textId="77777777" w:rsidR="00D41250" w:rsidRPr="00D41250" w:rsidRDefault="00D41250" w:rsidP="00D41250">
                  <w:pPr>
                    <w:autoSpaceDE w:val="0"/>
                    <w:autoSpaceDN w:val="0"/>
                    <w:adjustRightInd w:val="0"/>
                    <w:spacing w:before="0" w:after="0" w:line="240" w:lineRule="auto"/>
                    <w:jc w:val="center"/>
                    <w:rPr>
                      <w:rFonts w:ascii="Times New Roman" w:eastAsia="Calibri" w:hAnsi="Times New Roman" w:cs="Times New Roman"/>
                      <w:b/>
                      <w:szCs w:val="22"/>
                      <w:lang w:eastAsia="en-GB"/>
                    </w:rPr>
                  </w:pPr>
                  <w:r w:rsidRPr="00D41250">
                    <w:rPr>
                      <w:rFonts w:ascii="Times New Roman" w:eastAsia="Calibri" w:hAnsi="Times New Roman" w:cs="Times New Roman"/>
                      <w:b/>
                      <w:szCs w:val="22"/>
                      <w:lang w:eastAsia="en-GB"/>
                    </w:rPr>
                    <w:t>TOTAL</w:t>
                  </w:r>
                </w:p>
                <w:p w14:paraId="46994C25" w14:textId="77777777" w:rsidR="00D41250" w:rsidRPr="00D41250" w:rsidRDefault="00D41250" w:rsidP="00D41250">
                  <w:pPr>
                    <w:autoSpaceDE w:val="0"/>
                    <w:autoSpaceDN w:val="0"/>
                    <w:adjustRightInd w:val="0"/>
                    <w:spacing w:before="0" w:after="0" w:line="240" w:lineRule="auto"/>
                    <w:jc w:val="center"/>
                    <w:rPr>
                      <w:rFonts w:ascii="Times New Roman" w:eastAsia="Calibri" w:hAnsi="Times New Roman" w:cs="Times New Roman"/>
                      <w:b/>
                      <w:szCs w:val="22"/>
                      <w:lang w:eastAsia="en-GB"/>
                    </w:rPr>
                  </w:pPr>
                </w:p>
              </w:tc>
              <w:tc>
                <w:tcPr>
                  <w:tcW w:w="3381" w:type="dxa"/>
                  <w:tcBorders>
                    <w:top w:val="single" w:sz="4" w:space="0" w:color="auto"/>
                    <w:left w:val="single" w:sz="4" w:space="0" w:color="auto"/>
                    <w:bottom w:val="single" w:sz="4" w:space="0" w:color="auto"/>
                    <w:right w:val="single" w:sz="4" w:space="0" w:color="auto"/>
                  </w:tcBorders>
                  <w:tcMar>
                    <w:top w:w="57" w:type="dxa"/>
                    <w:left w:w="108" w:type="dxa"/>
                    <w:bottom w:w="57" w:type="dxa"/>
                    <w:right w:w="108" w:type="dxa"/>
                  </w:tcMar>
                </w:tcPr>
                <w:p w14:paraId="020B0DCC" w14:textId="77777777" w:rsidR="00D41250" w:rsidRPr="00D41250" w:rsidRDefault="00D41250" w:rsidP="00D41250">
                  <w:pPr>
                    <w:autoSpaceDE w:val="0"/>
                    <w:autoSpaceDN w:val="0"/>
                    <w:adjustRightInd w:val="0"/>
                    <w:spacing w:before="0" w:after="0" w:line="240" w:lineRule="auto"/>
                    <w:jc w:val="center"/>
                    <w:rPr>
                      <w:rFonts w:ascii="Times New Roman" w:eastAsia="Calibri" w:hAnsi="Times New Roman" w:cs="Times New Roman"/>
                      <w:szCs w:val="22"/>
                      <w:lang w:eastAsia="en-GB"/>
                    </w:rPr>
                  </w:pPr>
                </w:p>
              </w:tc>
            </w:tr>
          </w:tbl>
          <w:p w14:paraId="1ED3E5A8" w14:textId="2F9017E2" w:rsidR="00D41250" w:rsidRPr="00F70F79" w:rsidRDefault="00D41250"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p>
        </w:tc>
      </w:tr>
      <w:tr w:rsidR="00267633" w:rsidRPr="00F70F79" w14:paraId="298C7129" w14:textId="77777777" w:rsidTr="00632015">
        <w:trPr>
          <w:divId w:val="2116439976"/>
          <w:tblCellSpacing w:w="142" w:type="dxa"/>
        </w:trPr>
        <w:tc>
          <w:tcPr>
            <w:tcW w:w="4672" w:type="pct"/>
            <w:shd w:val="clear" w:color="auto" w:fill="auto"/>
          </w:tcPr>
          <w:p w14:paraId="16AF389C" w14:textId="77777777" w:rsidR="00267633" w:rsidRPr="00F70F79"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r w:rsidRPr="00F70F79">
              <w:rPr>
                <w:rFonts w:ascii="Times New Roman" w:eastAsia="Calibri" w:hAnsi="Times New Roman" w:cs="Times New Roman"/>
                <w:b/>
                <w:sz w:val="22"/>
                <w:szCs w:val="22"/>
                <w:lang w:eastAsia="en-GB"/>
              </w:rPr>
              <w:t>(j)</w:t>
            </w:r>
            <w:r w:rsidRPr="00F70F79">
              <w:rPr>
                <w:rFonts w:ascii="Times New Roman" w:eastAsia="Calibri" w:hAnsi="Times New Roman" w:cs="Times New Roman"/>
                <w:b/>
                <w:sz w:val="22"/>
                <w:szCs w:val="22"/>
                <w:lang w:eastAsia="en-GB"/>
              </w:rPr>
              <w:tab/>
              <w:t>Relationship to P (i.e. the person alleged to lack capacity):</w:t>
            </w:r>
          </w:p>
          <w:p w14:paraId="5B1B68D9" w14:textId="77777777" w:rsidR="00267633" w:rsidRPr="00F70F79" w:rsidRDefault="00267633" w:rsidP="006172E9">
            <w:pPr>
              <w:numPr>
                <w:ilvl w:val="0"/>
                <w:numId w:val="97"/>
              </w:numPr>
              <w:autoSpaceDE w:val="0"/>
              <w:autoSpaceDN w:val="0"/>
              <w:adjustRightInd w:val="0"/>
              <w:spacing w:before="240" w:after="0" w:line="240" w:lineRule="auto"/>
              <w:ind w:left="1077" w:hanging="357"/>
              <w:contextualSpacing/>
              <w:jc w:val="both"/>
              <w:rPr>
                <w:rFonts w:ascii="Times New Roman" w:eastAsia="Calibri" w:hAnsi="Times New Roman" w:cs="Times New Roman"/>
                <w:b/>
                <w:sz w:val="22"/>
                <w:szCs w:val="22"/>
                <w:lang w:eastAsia="en-GB"/>
              </w:rPr>
            </w:pPr>
            <w:r w:rsidRPr="00F70F79">
              <w:rPr>
                <w:rFonts w:ascii="Times New Roman" w:eastAsia="Calibri" w:hAnsi="Times New Roman" w:cs="Times New Roman"/>
                <w:b/>
                <w:sz w:val="22"/>
                <w:szCs w:val="22"/>
                <w:lang w:eastAsia="en-GB"/>
              </w:rPr>
              <w:t>Spouse</w:t>
            </w:r>
          </w:p>
          <w:p w14:paraId="4592452B" w14:textId="77777777" w:rsidR="00267633" w:rsidRPr="00F70F79" w:rsidRDefault="00267633" w:rsidP="006172E9">
            <w:pPr>
              <w:numPr>
                <w:ilvl w:val="0"/>
                <w:numId w:val="97"/>
              </w:numPr>
              <w:autoSpaceDE w:val="0"/>
              <w:autoSpaceDN w:val="0"/>
              <w:adjustRightInd w:val="0"/>
              <w:spacing w:before="120" w:after="0" w:line="240" w:lineRule="auto"/>
              <w:ind w:left="1077" w:hanging="357"/>
              <w:jc w:val="both"/>
              <w:rPr>
                <w:rFonts w:ascii="Times New Roman" w:eastAsia="Calibri" w:hAnsi="Times New Roman" w:cs="Times New Roman"/>
                <w:b/>
                <w:sz w:val="22"/>
                <w:szCs w:val="22"/>
                <w:lang w:eastAsia="en-GB"/>
              </w:rPr>
            </w:pPr>
            <w:r w:rsidRPr="00F70F79">
              <w:rPr>
                <w:rFonts w:ascii="Times New Roman" w:eastAsia="Calibri" w:hAnsi="Times New Roman" w:cs="Times New Roman"/>
                <w:b/>
                <w:sz w:val="22"/>
                <w:szCs w:val="22"/>
                <w:lang w:eastAsia="en-GB"/>
              </w:rPr>
              <w:t>Child</w:t>
            </w:r>
          </w:p>
          <w:p w14:paraId="17745186" w14:textId="77777777" w:rsidR="00267633" w:rsidRPr="00F70F79" w:rsidRDefault="00267633" w:rsidP="006172E9">
            <w:pPr>
              <w:numPr>
                <w:ilvl w:val="0"/>
                <w:numId w:val="97"/>
              </w:numPr>
              <w:autoSpaceDE w:val="0"/>
              <w:autoSpaceDN w:val="0"/>
              <w:adjustRightInd w:val="0"/>
              <w:spacing w:before="120" w:after="0" w:line="240" w:lineRule="auto"/>
              <w:ind w:left="1077" w:hanging="357"/>
              <w:jc w:val="both"/>
              <w:rPr>
                <w:rFonts w:ascii="Times New Roman" w:eastAsia="Calibri" w:hAnsi="Times New Roman" w:cs="Times New Roman"/>
                <w:b/>
                <w:sz w:val="22"/>
                <w:szCs w:val="22"/>
                <w:lang w:eastAsia="en-GB"/>
              </w:rPr>
            </w:pPr>
            <w:r w:rsidRPr="00F70F79">
              <w:rPr>
                <w:rFonts w:ascii="Times New Roman" w:eastAsia="Calibri" w:hAnsi="Times New Roman" w:cs="Times New Roman"/>
                <w:b/>
                <w:sz w:val="22"/>
                <w:szCs w:val="22"/>
                <w:lang w:eastAsia="en-GB"/>
              </w:rPr>
              <w:t>Parent</w:t>
            </w:r>
          </w:p>
          <w:p w14:paraId="64683F6B" w14:textId="77777777" w:rsidR="00267633" w:rsidRPr="00F70F79" w:rsidRDefault="00267633" w:rsidP="006172E9">
            <w:pPr>
              <w:numPr>
                <w:ilvl w:val="0"/>
                <w:numId w:val="97"/>
              </w:numPr>
              <w:autoSpaceDE w:val="0"/>
              <w:autoSpaceDN w:val="0"/>
              <w:adjustRightInd w:val="0"/>
              <w:spacing w:before="120" w:after="0" w:line="240" w:lineRule="auto"/>
              <w:ind w:left="1077" w:hanging="357"/>
              <w:jc w:val="both"/>
              <w:rPr>
                <w:rFonts w:ascii="Times New Roman" w:eastAsia="Calibri" w:hAnsi="Times New Roman" w:cs="Times New Roman"/>
                <w:b/>
                <w:sz w:val="22"/>
                <w:szCs w:val="22"/>
                <w:lang w:eastAsia="en-GB"/>
              </w:rPr>
            </w:pPr>
            <w:r w:rsidRPr="00F70F79">
              <w:rPr>
                <w:rFonts w:ascii="Times New Roman" w:eastAsia="Calibri" w:hAnsi="Times New Roman" w:cs="Times New Roman"/>
                <w:b/>
                <w:sz w:val="22"/>
                <w:szCs w:val="22"/>
                <w:lang w:eastAsia="en-GB"/>
              </w:rPr>
              <w:t>Sibling</w:t>
            </w:r>
          </w:p>
          <w:p w14:paraId="0E55DF7D" w14:textId="77777777" w:rsidR="00267633" w:rsidRPr="00F70F79" w:rsidRDefault="00267633" w:rsidP="006172E9">
            <w:pPr>
              <w:numPr>
                <w:ilvl w:val="0"/>
                <w:numId w:val="97"/>
              </w:numPr>
              <w:autoSpaceDE w:val="0"/>
              <w:autoSpaceDN w:val="0"/>
              <w:adjustRightInd w:val="0"/>
              <w:spacing w:before="120" w:after="0" w:line="240" w:lineRule="auto"/>
              <w:ind w:left="1077" w:hanging="357"/>
              <w:jc w:val="both"/>
              <w:rPr>
                <w:rFonts w:ascii="Times New Roman" w:eastAsia="Calibri" w:hAnsi="Times New Roman" w:cs="Times New Roman"/>
                <w:b/>
                <w:sz w:val="22"/>
                <w:szCs w:val="22"/>
                <w:lang w:eastAsia="en-GB"/>
              </w:rPr>
            </w:pPr>
            <w:r w:rsidRPr="00F70F79">
              <w:rPr>
                <w:rFonts w:ascii="Times New Roman" w:eastAsia="Calibri" w:hAnsi="Times New Roman" w:cs="Times New Roman"/>
                <w:b/>
                <w:sz w:val="22"/>
                <w:szCs w:val="22"/>
                <w:lang w:eastAsia="en-GB"/>
              </w:rPr>
              <w:t>Friend</w:t>
            </w:r>
          </w:p>
          <w:p w14:paraId="0F6B7C4E" w14:textId="77777777" w:rsidR="00267633" w:rsidRPr="00F70F79" w:rsidRDefault="00267633" w:rsidP="006172E9">
            <w:pPr>
              <w:numPr>
                <w:ilvl w:val="0"/>
                <w:numId w:val="97"/>
              </w:numPr>
              <w:autoSpaceDE w:val="0"/>
              <w:autoSpaceDN w:val="0"/>
              <w:adjustRightInd w:val="0"/>
              <w:spacing w:before="120" w:after="0" w:line="240" w:lineRule="auto"/>
              <w:ind w:left="1077" w:hanging="357"/>
              <w:jc w:val="both"/>
              <w:rPr>
                <w:rFonts w:ascii="Times New Roman" w:eastAsia="Calibri" w:hAnsi="Times New Roman" w:cs="Times New Roman"/>
                <w:b/>
                <w:sz w:val="22"/>
                <w:szCs w:val="22"/>
                <w:lang w:eastAsia="en-GB"/>
              </w:rPr>
            </w:pPr>
            <w:r w:rsidRPr="00F70F79">
              <w:rPr>
                <w:rFonts w:ascii="Times New Roman" w:eastAsia="Calibri" w:hAnsi="Times New Roman" w:cs="Times New Roman"/>
                <w:b/>
                <w:sz w:val="22"/>
                <w:szCs w:val="22"/>
                <w:lang w:eastAsia="en-GB"/>
              </w:rPr>
              <w:t>Others – please specify: ___________________________</w:t>
            </w:r>
          </w:p>
        </w:tc>
      </w:tr>
    </w:tbl>
    <w:p w14:paraId="0BDE0DE9" w14:textId="77777777" w:rsidR="00267633" w:rsidRPr="00F70F79" w:rsidRDefault="00267633" w:rsidP="00267633">
      <w:pPr>
        <w:spacing w:before="0" w:after="200" w:line="276" w:lineRule="auto"/>
        <w:divId w:val="2116439976"/>
        <w:rPr>
          <w:rFonts w:ascii="Times New Roman" w:eastAsia="Calibri" w:hAnsi="Times New Roman" w:cs="Times New Roman"/>
          <w:sz w:val="22"/>
          <w:szCs w:val="22"/>
          <w:lang w:eastAsia="en-GB"/>
        </w:rPr>
      </w:pPr>
    </w:p>
    <w:p w14:paraId="60C85937" w14:textId="77777777" w:rsidR="00267633" w:rsidRPr="00F70F79" w:rsidRDefault="00267633" w:rsidP="00267633">
      <w:pPr>
        <w:autoSpaceDE w:val="0"/>
        <w:autoSpaceDN w:val="0"/>
        <w:adjustRightInd w:val="0"/>
        <w:spacing w:before="0" w:after="0"/>
        <w:ind w:left="720" w:hanging="720"/>
        <w:jc w:val="both"/>
        <w:divId w:val="2116439976"/>
        <w:rPr>
          <w:rFonts w:ascii="Times New Roman" w:eastAsia="Calibri" w:hAnsi="Times New Roman" w:cs="Times New Roman"/>
          <w:b/>
          <w:smallCaps/>
          <w:sz w:val="22"/>
          <w:szCs w:val="22"/>
          <w:u w:val="single"/>
          <w:lang w:eastAsia="en-GB"/>
        </w:rPr>
      </w:pPr>
      <w:r w:rsidRPr="00F70F79">
        <w:rPr>
          <w:rFonts w:ascii="Times New Roman" w:eastAsia="Calibri" w:hAnsi="Times New Roman" w:cs="Times New Roman"/>
          <w:sz w:val="22"/>
          <w:szCs w:val="22"/>
          <w:lang w:eastAsia="en-GB"/>
        </w:rPr>
        <w:t>5.</w:t>
      </w:r>
      <w:r w:rsidRPr="00F70F79">
        <w:rPr>
          <w:rFonts w:ascii="Times New Roman" w:eastAsia="Calibri" w:hAnsi="Times New Roman" w:cs="Times New Roman"/>
          <w:sz w:val="22"/>
          <w:szCs w:val="22"/>
          <w:lang w:eastAsia="en-GB"/>
        </w:rPr>
        <w:tab/>
      </w:r>
      <w:r w:rsidRPr="00F70F79">
        <w:rPr>
          <w:rFonts w:ascii="Times New Roman" w:eastAsia="Calibri" w:hAnsi="Times New Roman" w:cs="Times New Roman"/>
          <w:b/>
          <w:smallCaps/>
          <w:sz w:val="22"/>
          <w:szCs w:val="22"/>
          <w:u w:val="single"/>
          <w:lang w:eastAsia="en-GB"/>
        </w:rPr>
        <w:t>Information about Successor Deputy</w:t>
      </w:r>
    </w:p>
    <w:tbl>
      <w:tblPr>
        <w:tblW w:w="4407" w:type="pct"/>
        <w:tblCellSpacing w:w="142" w:type="dxa"/>
        <w:tblInd w:w="818" w:type="dxa"/>
        <w:tblBorders>
          <w:insideH w:val="single" w:sz="4" w:space="0" w:color="auto"/>
          <w:insideV w:val="single" w:sz="4" w:space="0" w:color="auto"/>
        </w:tblBorders>
        <w:tblCellMar>
          <w:top w:w="142" w:type="dxa"/>
          <w:bottom w:w="142" w:type="dxa"/>
        </w:tblCellMar>
        <w:tblLook w:val="04A0" w:firstRow="1" w:lastRow="0" w:firstColumn="1" w:lastColumn="0" w:noHBand="0" w:noVBand="1"/>
      </w:tblPr>
      <w:tblGrid>
        <w:gridCol w:w="7956"/>
      </w:tblGrid>
      <w:tr w:rsidR="00267633" w:rsidRPr="00F70F79" w14:paraId="1168A0D0" w14:textId="77777777" w:rsidTr="00632015">
        <w:trPr>
          <w:divId w:val="2116439976"/>
          <w:tblCellSpacing w:w="142" w:type="dxa"/>
        </w:trPr>
        <w:tc>
          <w:tcPr>
            <w:tcW w:w="4672" w:type="pct"/>
            <w:tcBorders>
              <w:top w:val="single" w:sz="4" w:space="0" w:color="auto"/>
              <w:bottom w:val="single" w:sz="4" w:space="0" w:color="auto"/>
            </w:tcBorders>
            <w:shd w:val="clear" w:color="auto" w:fill="auto"/>
          </w:tcPr>
          <w:p w14:paraId="01138E51" w14:textId="77777777" w:rsidR="00267633" w:rsidRPr="00F70F79" w:rsidRDefault="00267633" w:rsidP="00632015">
            <w:pPr>
              <w:autoSpaceDE w:val="0"/>
              <w:autoSpaceDN w:val="0"/>
              <w:adjustRightInd w:val="0"/>
              <w:spacing w:before="120" w:after="0" w:line="240" w:lineRule="auto"/>
              <w:jc w:val="both"/>
              <w:rPr>
                <w:rFonts w:ascii="Times New Roman" w:eastAsia="Calibri" w:hAnsi="Times New Roman" w:cs="Times New Roman"/>
                <w:i/>
                <w:sz w:val="22"/>
                <w:szCs w:val="22"/>
                <w:lang w:eastAsia="en-GB"/>
              </w:rPr>
            </w:pPr>
            <w:r w:rsidRPr="00F70F79">
              <w:rPr>
                <w:rFonts w:ascii="Times New Roman" w:eastAsia="Calibri" w:hAnsi="Times New Roman" w:cs="Times New Roman"/>
                <w:b/>
                <w:sz w:val="22"/>
                <w:szCs w:val="22"/>
                <w:lang w:eastAsia="en-GB"/>
              </w:rPr>
              <w:t>(a)</w:t>
            </w:r>
            <w:r w:rsidRPr="00F70F79">
              <w:rPr>
                <w:rFonts w:ascii="Times New Roman" w:eastAsia="Calibri" w:hAnsi="Times New Roman" w:cs="Times New Roman"/>
                <w:b/>
                <w:sz w:val="22"/>
                <w:szCs w:val="22"/>
                <w:lang w:eastAsia="en-GB"/>
              </w:rPr>
              <w:tab/>
            </w:r>
            <w:r w:rsidRPr="00F70F79">
              <w:rPr>
                <w:rFonts w:ascii="Times New Roman" w:eastAsia="Calibri" w:hAnsi="Times New Roman" w:cs="Times New Roman"/>
                <w:b/>
                <w:i/>
                <w:sz w:val="22"/>
                <w:szCs w:val="22"/>
                <w:u w:val="single"/>
                <w:lang w:eastAsia="en-GB"/>
              </w:rPr>
              <w:t>Please indicate which options are applicable to you</w:t>
            </w:r>
          </w:p>
          <w:p w14:paraId="66476C26" w14:textId="77777777" w:rsidR="00267633" w:rsidRPr="00F70F79" w:rsidRDefault="00267633" w:rsidP="006172E9">
            <w:pPr>
              <w:numPr>
                <w:ilvl w:val="0"/>
                <w:numId w:val="97"/>
              </w:numPr>
              <w:autoSpaceDE w:val="0"/>
              <w:autoSpaceDN w:val="0"/>
              <w:adjustRightInd w:val="0"/>
              <w:spacing w:before="240" w:after="0" w:line="240" w:lineRule="auto"/>
              <w:ind w:left="1077" w:hanging="357"/>
              <w:jc w:val="both"/>
              <w:rPr>
                <w:rFonts w:ascii="Times New Roman" w:eastAsia="Calibri" w:hAnsi="Times New Roman" w:cs="Times New Roman"/>
                <w:b/>
                <w:sz w:val="22"/>
                <w:szCs w:val="22"/>
                <w:lang w:eastAsia="en-GB"/>
              </w:rPr>
            </w:pPr>
            <w:r w:rsidRPr="00F70F79">
              <w:rPr>
                <w:rFonts w:ascii="Times New Roman" w:eastAsia="Calibri" w:hAnsi="Times New Roman" w:cs="Times New Roman"/>
                <w:b/>
                <w:sz w:val="22"/>
                <w:szCs w:val="22"/>
                <w:lang w:eastAsia="en-GB"/>
              </w:rPr>
              <w:t>I am not an undischarged bankrupt</w:t>
            </w:r>
          </w:p>
          <w:p w14:paraId="5D0CECE2" w14:textId="77777777" w:rsidR="00267633" w:rsidRPr="00F70F79" w:rsidRDefault="00267633" w:rsidP="006172E9">
            <w:pPr>
              <w:numPr>
                <w:ilvl w:val="0"/>
                <w:numId w:val="97"/>
              </w:numPr>
              <w:autoSpaceDE w:val="0"/>
              <w:autoSpaceDN w:val="0"/>
              <w:adjustRightInd w:val="0"/>
              <w:spacing w:before="240" w:after="0" w:line="240" w:lineRule="auto"/>
              <w:ind w:left="1077" w:hanging="357"/>
              <w:jc w:val="both"/>
              <w:rPr>
                <w:rFonts w:ascii="Times New Roman" w:eastAsia="Calibri" w:hAnsi="Times New Roman" w:cs="Times New Roman"/>
                <w:b/>
                <w:sz w:val="22"/>
                <w:szCs w:val="22"/>
                <w:lang w:eastAsia="en-GB"/>
              </w:rPr>
            </w:pPr>
            <w:r w:rsidRPr="00F70F79">
              <w:rPr>
                <w:rFonts w:ascii="Times New Roman" w:eastAsia="Calibri" w:hAnsi="Times New Roman" w:cs="Times New Roman"/>
                <w:b/>
                <w:sz w:val="22"/>
                <w:szCs w:val="22"/>
                <w:lang w:eastAsia="en-GB"/>
              </w:rPr>
              <w:t>I am not facing any bankruptcy actions</w:t>
            </w:r>
          </w:p>
          <w:p w14:paraId="009C90B8" w14:textId="77777777" w:rsidR="00267633" w:rsidRPr="00F70F79" w:rsidRDefault="00267633" w:rsidP="006172E9">
            <w:pPr>
              <w:numPr>
                <w:ilvl w:val="0"/>
                <w:numId w:val="97"/>
              </w:numPr>
              <w:autoSpaceDE w:val="0"/>
              <w:autoSpaceDN w:val="0"/>
              <w:adjustRightInd w:val="0"/>
              <w:spacing w:before="240" w:after="0" w:line="240" w:lineRule="auto"/>
              <w:ind w:left="1077" w:hanging="357"/>
              <w:jc w:val="both"/>
              <w:rPr>
                <w:rFonts w:ascii="Times New Roman" w:eastAsia="Calibri" w:hAnsi="Times New Roman" w:cs="Times New Roman"/>
                <w:b/>
                <w:sz w:val="22"/>
                <w:szCs w:val="22"/>
                <w:lang w:eastAsia="en-GB"/>
              </w:rPr>
            </w:pPr>
            <w:r w:rsidRPr="00F70F79">
              <w:rPr>
                <w:rFonts w:ascii="Times New Roman" w:eastAsia="Calibri" w:hAnsi="Times New Roman" w:cs="Times New Roman"/>
                <w:b/>
                <w:sz w:val="22"/>
                <w:szCs w:val="22"/>
                <w:lang w:eastAsia="en-GB"/>
              </w:rPr>
              <w:t xml:space="preserve">I have not been appointed as a </w:t>
            </w:r>
            <w:proofErr w:type="spellStart"/>
            <w:r w:rsidRPr="00F70F79">
              <w:rPr>
                <w:rFonts w:ascii="Times New Roman" w:eastAsia="Calibri" w:hAnsi="Times New Roman" w:cs="Times New Roman"/>
                <w:b/>
                <w:sz w:val="22"/>
                <w:szCs w:val="22"/>
                <w:lang w:eastAsia="en-GB"/>
              </w:rPr>
              <w:t>Donee</w:t>
            </w:r>
            <w:proofErr w:type="spellEnd"/>
            <w:r w:rsidRPr="00F70F79">
              <w:rPr>
                <w:rFonts w:ascii="Times New Roman" w:eastAsia="Calibri" w:hAnsi="Times New Roman" w:cs="Times New Roman"/>
                <w:b/>
                <w:sz w:val="22"/>
                <w:szCs w:val="22"/>
                <w:lang w:eastAsia="en-GB"/>
              </w:rPr>
              <w:t xml:space="preserve"> or Deputy for someone else</w:t>
            </w:r>
          </w:p>
        </w:tc>
      </w:tr>
      <w:tr w:rsidR="00267633" w:rsidRPr="00F70F79" w14:paraId="07403BC7" w14:textId="77777777" w:rsidTr="00632015">
        <w:trPr>
          <w:divId w:val="2116439976"/>
          <w:tblCellSpacing w:w="142" w:type="dxa"/>
        </w:trPr>
        <w:tc>
          <w:tcPr>
            <w:tcW w:w="4672" w:type="pct"/>
            <w:tcBorders>
              <w:top w:val="single" w:sz="4" w:space="0" w:color="auto"/>
              <w:bottom w:val="single" w:sz="4" w:space="0" w:color="auto"/>
            </w:tcBorders>
            <w:shd w:val="clear" w:color="auto" w:fill="auto"/>
          </w:tcPr>
          <w:p w14:paraId="75EE075A" w14:textId="77777777" w:rsidR="00267633" w:rsidRPr="00F70F79" w:rsidRDefault="00267633" w:rsidP="00632015">
            <w:pPr>
              <w:autoSpaceDE w:val="0"/>
              <w:autoSpaceDN w:val="0"/>
              <w:adjustRightInd w:val="0"/>
              <w:spacing w:before="120" w:after="0" w:line="240" w:lineRule="auto"/>
              <w:jc w:val="both"/>
              <w:rPr>
                <w:rFonts w:ascii="Times New Roman" w:eastAsia="Calibri" w:hAnsi="Times New Roman" w:cs="Times New Roman"/>
                <w:i/>
                <w:sz w:val="22"/>
                <w:szCs w:val="22"/>
                <w:lang w:eastAsia="en-GB"/>
              </w:rPr>
            </w:pPr>
            <w:r w:rsidRPr="00F70F79">
              <w:rPr>
                <w:rFonts w:ascii="Times New Roman" w:eastAsia="Calibri" w:hAnsi="Times New Roman" w:cs="Times New Roman"/>
                <w:b/>
                <w:sz w:val="22"/>
                <w:szCs w:val="22"/>
                <w:lang w:eastAsia="en-GB"/>
              </w:rPr>
              <w:lastRenderedPageBreak/>
              <w:t>(b)</w:t>
            </w:r>
            <w:r w:rsidRPr="00F70F79">
              <w:rPr>
                <w:rFonts w:ascii="Times New Roman" w:eastAsia="Calibri" w:hAnsi="Times New Roman" w:cs="Times New Roman"/>
                <w:b/>
                <w:sz w:val="22"/>
                <w:szCs w:val="22"/>
                <w:lang w:eastAsia="en-GB"/>
              </w:rPr>
              <w:tab/>
            </w:r>
            <w:r w:rsidRPr="00F70F79">
              <w:rPr>
                <w:rFonts w:ascii="Times New Roman" w:eastAsia="Calibri" w:hAnsi="Times New Roman" w:cs="Times New Roman"/>
                <w:b/>
                <w:i/>
                <w:sz w:val="22"/>
                <w:szCs w:val="22"/>
                <w:u w:val="single"/>
                <w:lang w:eastAsia="en-GB"/>
              </w:rPr>
              <w:t>Please indicate which option is applicable to you</w:t>
            </w:r>
          </w:p>
          <w:p w14:paraId="479D1173" w14:textId="77777777" w:rsidR="00267633" w:rsidRPr="00F70F79" w:rsidRDefault="00267633" w:rsidP="006172E9">
            <w:pPr>
              <w:numPr>
                <w:ilvl w:val="0"/>
                <w:numId w:val="97"/>
              </w:numPr>
              <w:autoSpaceDE w:val="0"/>
              <w:autoSpaceDN w:val="0"/>
              <w:adjustRightInd w:val="0"/>
              <w:spacing w:before="240" w:after="0" w:line="240" w:lineRule="auto"/>
              <w:ind w:left="1077" w:hanging="357"/>
              <w:jc w:val="both"/>
              <w:rPr>
                <w:rFonts w:ascii="Times New Roman" w:eastAsia="Calibri" w:hAnsi="Times New Roman" w:cs="Times New Roman"/>
                <w:b/>
                <w:sz w:val="22"/>
                <w:szCs w:val="22"/>
                <w:lang w:eastAsia="en-GB"/>
              </w:rPr>
            </w:pPr>
            <w:r w:rsidRPr="00F70F79">
              <w:rPr>
                <w:rFonts w:ascii="Times New Roman" w:eastAsia="Calibri" w:hAnsi="Times New Roman" w:cs="Times New Roman"/>
                <w:b/>
                <w:sz w:val="22"/>
                <w:szCs w:val="22"/>
                <w:lang w:eastAsia="en-GB"/>
              </w:rPr>
              <w:t>I declare that I do not have any outstanding loans or debts at all</w:t>
            </w:r>
          </w:p>
          <w:p w14:paraId="6FB353D9" w14:textId="77777777" w:rsidR="00267633" w:rsidRPr="00F70F79" w:rsidRDefault="00267633" w:rsidP="006172E9">
            <w:pPr>
              <w:numPr>
                <w:ilvl w:val="0"/>
                <w:numId w:val="97"/>
              </w:numPr>
              <w:autoSpaceDE w:val="0"/>
              <w:autoSpaceDN w:val="0"/>
              <w:adjustRightInd w:val="0"/>
              <w:spacing w:before="240" w:after="0" w:line="240" w:lineRule="auto"/>
              <w:ind w:left="1077" w:hanging="357"/>
              <w:jc w:val="both"/>
              <w:rPr>
                <w:rFonts w:ascii="Times New Roman" w:eastAsia="Calibri" w:hAnsi="Times New Roman" w:cs="Times New Roman"/>
                <w:b/>
                <w:sz w:val="22"/>
                <w:szCs w:val="22"/>
                <w:lang w:eastAsia="en-GB"/>
              </w:rPr>
            </w:pPr>
            <w:r w:rsidRPr="00F70F79">
              <w:rPr>
                <w:rFonts w:ascii="Times New Roman" w:eastAsia="Calibri" w:hAnsi="Times New Roman" w:cs="Times New Roman"/>
                <w:b/>
                <w:sz w:val="22"/>
                <w:szCs w:val="22"/>
                <w:lang w:eastAsia="en-GB"/>
              </w:rPr>
              <w:t>I declare that I do not have any outstanding loans or debts except for the following loans / debts, and I further declare that I am able to pay my loans and debts as and when they become due and payable.</w:t>
            </w:r>
          </w:p>
          <w:p w14:paraId="4DA49B53" w14:textId="77777777" w:rsidR="00267633" w:rsidRPr="00F70F79"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p>
          <w:tbl>
            <w:tblPr>
              <w:tblW w:w="0" w:type="auto"/>
              <w:tblInd w:w="11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54"/>
              <w:gridCol w:w="2779"/>
            </w:tblGrid>
            <w:tr w:rsidR="00267633" w:rsidRPr="00F70F79" w14:paraId="5C80C5C2" w14:textId="77777777" w:rsidTr="00632015">
              <w:tc>
                <w:tcPr>
                  <w:tcW w:w="3449" w:type="dxa"/>
                  <w:shd w:val="clear" w:color="auto" w:fill="auto"/>
                  <w:tcMar>
                    <w:top w:w="57" w:type="dxa"/>
                    <w:bottom w:w="57" w:type="dxa"/>
                  </w:tcMar>
                </w:tcPr>
                <w:p w14:paraId="3EE7A3C8" w14:textId="77777777" w:rsidR="00267633" w:rsidRPr="00F70F79" w:rsidRDefault="00267633" w:rsidP="00632015">
                  <w:pPr>
                    <w:autoSpaceDE w:val="0"/>
                    <w:autoSpaceDN w:val="0"/>
                    <w:adjustRightInd w:val="0"/>
                    <w:spacing w:before="120" w:after="0" w:line="240" w:lineRule="auto"/>
                    <w:jc w:val="center"/>
                    <w:rPr>
                      <w:rFonts w:ascii="Times New Roman" w:eastAsia="Calibri" w:hAnsi="Times New Roman" w:cs="Times New Roman"/>
                      <w:b/>
                      <w:sz w:val="22"/>
                      <w:szCs w:val="22"/>
                      <w:lang w:eastAsia="en-GB"/>
                    </w:rPr>
                  </w:pPr>
                  <w:r w:rsidRPr="00F70F79">
                    <w:rPr>
                      <w:rFonts w:ascii="Times New Roman" w:eastAsia="Calibri" w:hAnsi="Times New Roman" w:cs="Times New Roman"/>
                      <w:b/>
                      <w:sz w:val="22"/>
                      <w:szCs w:val="22"/>
                      <w:lang w:eastAsia="en-GB"/>
                    </w:rPr>
                    <w:t>Information about loan / debt</w:t>
                  </w:r>
                </w:p>
                <w:p w14:paraId="57830752" w14:textId="77777777" w:rsidR="00267633" w:rsidRPr="00F70F79" w:rsidRDefault="00267633" w:rsidP="00632015">
                  <w:pPr>
                    <w:autoSpaceDE w:val="0"/>
                    <w:autoSpaceDN w:val="0"/>
                    <w:adjustRightInd w:val="0"/>
                    <w:spacing w:before="120" w:after="0" w:line="240" w:lineRule="auto"/>
                    <w:jc w:val="center"/>
                    <w:rPr>
                      <w:rFonts w:ascii="Times New Roman" w:eastAsia="Calibri" w:hAnsi="Times New Roman" w:cs="Times New Roman"/>
                      <w:i/>
                      <w:sz w:val="22"/>
                      <w:szCs w:val="22"/>
                      <w:lang w:eastAsia="en-GB"/>
                    </w:rPr>
                  </w:pPr>
                  <w:r w:rsidRPr="00F70F79">
                    <w:rPr>
                      <w:rFonts w:ascii="Times New Roman" w:eastAsia="Calibri" w:hAnsi="Times New Roman" w:cs="Times New Roman"/>
                      <w:i/>
                      <w:sz w:val="22"/>
                      <w:szCs w:val="22"/>
                      <w:lang w:eastAsia="en-GB"/>
                    </w:rPr>
                    <w:t>(e.g. creditor, reason for loan/debt etc.)</w:t>
                  </w:r>
                </w:p>
              </w:tc>
              <w:tc>
                <w:tcPr>
                  <w:tcW w:w="2963" w:type="dxa"/>
                  <w:shd w:val="clear" w:color="auto" w:fill="auto"/>
                  <w:tcMar>
                    <w:top w:w="57" w:type="dxa"/>
                    <w:bottom w:w="57" w:type="dxa"/>
                  </w:tcMar>
                </w:tcPr>
                <w:p w14:paraId="58BCC28F" w14:textId="77777777" w:rsidR="00267633" w:rsidRPr="00F70F79" w:rsidRDefault="00267633" w:rsidP="00632015">
                  <w:pPr>
                    <w:autoSpaceDE w:val="0"/>
                    <w:autoSpaceDN w:val="0"/>
                    <w:adjustRightInd w:val="0"/>
                    <w:spacing w:before="120" w:after="0" w:line="240" w:lineRule="auto"/>
                    <w:jc w:val="center"/>
                    <w:rPr>
                      <w:rFonts w:ascii="Times New Roman" w:eastAsia="Calibri" w:hAnsi="Times New Roman" w:cs="Times New Roman"/>
                      <w:b/>
                      <w:sz w:val="22"/>
                      <w:szCs w:val="22"/>
                      <w:lang w:eastAsia="en-GB"/>
                    </w:rPr>
                  </w:pPr>
                  <w:r w:rsidRPr="00F70F79">
                    <w:rPr>
                      <w:rFonts w:ascii="Times New Roman" w:eastAsia="Calibri" w:hAnsi="Times New Roman" w:cs="Times New Roman"/>
                      <w:b/>
                      <w:sz w:val="22"/>
                      <w:szCs w:val="22"/>
                      <w:lang w:eastAsia="en-GB"/>
                    </w:rPr>
                    <w:t>Amount owed</w:t>
                  </w:r>
                </w:p>
              </w:tc>
            </w:tr>
            <w:tr w:rsidR="00267633" w:rsidRPr="00F70F79" w14:paraId="1EFCA7D3" w14:textId="77777777" w:rsidTr="00632015">
              <w:tc>
                <w:tcPr>
                  <w:tcW w:w="3449" w:type="dxa"/>
                  <w:shd w:val="clear" w:color="auto" w:fill="auto"/>
                  <w:tcMar>
                    <w:top w:w="57" w:type="dxa"/>
                    <w:bottom w:w="57" w:type="dxa"/>
                  </w:tcMar>
                </w:tcPr>
                <w:p w14:paraId="532F8D33" w14:textId="77777777" w:rsidR="00267633" w:rsidRPr="00F70F79" w:rsidRDefault="00267633" w:rsidP="00632015">
                  <w:pPr>
                    <w:autoSpaceDE w:val="0"/>
                    <w:autoSpaceDN w:val="0"/>
                    <w:adjustRightInd w:val="0"/>
                    <w:spacing w:before="120" w:after="0" w:line="240" w:lineRule="auto"/>
                    <w:jc w:val="center"/>
                    <w:rPr>
                      <w:rFonts w:ascii="Times New Roman" w:eastAsia="Calibri" w:hAnsi="Times New Roman" w:cs="Times New Roman"/>
                      <w:sz w:val="22"/>
                      <w:szCs w:val="22"/>
                      <w:lang w:eastAsia="en-GB"/>
                    </w:rPr>
                  </w:pPr>
                </w:p>
                <w:p w14:paraId="6248C2AE" w14:textId="77777777" w:rsidR="00267633" w:rsidRPr="00F70F79" w:rsidRDefault="00267633" w:rsidP="00632015">
                  <w:pPr>
                    <w:autoSpaceDE w:val="0"/>
                    <w:autoSpaceDN w:val="0"/>
                    <w:adjustRightInd w:val="0"/>
                    <w:spacing w:before="120" w:after="0" w:line="240" w:lineRule="auto"/>
                    <w:jc w:val="center"/>
                    <w:rPr>
                      <w:rFonts w:ascii="Times New Roman" w:eastAsia="Calibri" w:hAnsi="Times New Roman" w:cs="Times New Roman"/>
                      <w:sz w:val="22"/>
                      <w:szCs w:val="22"/>
                      <w:lang w:eastAsia="en-GB"/>
                    </w:rPr>
                  </w:pPr>
                </w:p>
                <w:p w14:paraId="1C616F4B" w14:textId="77777777" w:rsidR="00267633" w:rsidRPr="00F70F79" w:rsidRDefault="00267633" w:rsidP="00632015">
                  <w:pPr>
                    <w:autoSpaceDE w:val="0"/>
                    <w:autoSpaceDN w:val="0"/>
                    <w:adjustRightInd w:val="0"/>
                    <w:spacing w:before="120" w:after="0" w:line="240" w:lineRule="auto"/>
                    <w:jc w:val="center"/>
                    <w:rPr>
                      <w:rFonts w:ascii="Times New Roman" w:eastAsia="Calibri" w:hAnsi="Times New Roman" w:cs="Times New Roman"/>
                      <w:sz w:val="22"/>
                      <w:szCs w:val="22"/>
                      <w:lang w:eastAsia="en-GB"/>
                    </w:rPr>
                  </w:pPr>
                </w:p>
                <w:p w14:paraId="60F7612B" w14:textId="77777777" w:rsidR="00267633" w:rsidRPr="00F70F79" w:rsidRDefault="00267633" w:rsidP="00632015">
                  <w:pPr>
                    <w:autoSpaceDE w:val="0"/>
                    <w:autoSpaceDN w:val="0"/>
                    <w:adjustRightInd w:val="0"/>
                    <w:spacing w:before="120" w:after="0" w:line="240" w:lineRule="auto"/>
                    <w:jc w:val="center"/>
                    <w:rPr>
                      <w:rFonts w:ascii="Times New Roman" w:eastAsia="Calibri" w:hAnsi="Times New Roman" w:cs="Times New Roman"/>
                      <w:sz w:val="22"/>
                      <w:szCs w:val="22"/>
                      <w:lang w:eastAsia="en-GB"/>
                    </w:rPr>
                  </w:pPr>
                </w:p>
                <w:p w14:paraId="0D578F0F" w14:textId="77777777" w:rsidR="00267633" w:rsidRPr="00F70F79" w:rsidRDefault="00267633" w:rsidP="00632015">
                  <w:pPr>
                    <w:autoSpaceDE w:val="0"/>
                    <w:autoSpaceDN w:val="0"/>
                    <w:adjustRightInd w:val="0"/>
                    <w:spacing w:before="120" w:after="0" w:line="240" w:lineRule="auto"/>
                    <w:jc w:val="center"/>
                    <w:rPr>
                      <w:rFonts w:ascii="Times New Roman" w:eastAsia="Calibri" w:hAnsi="Times New Roman" w:cs="Times New Roman"/>
                      <w:sz w:val="22"/>
                      <w:szCs w:val="22"/>
                      <w:lang w:eastAsia="en-GB"/>
                    </w:rPr>
                  </w:pPr>
                </w:p>
                <w:p w14:paraId="7317DD28" w14:textId="77777777" w:rsidR="00267633" w:rsidRPr="00F70F79" w:rsidRDefault="00267633" w:rsidP="00632015">
                  <w:pPr>
                    <w:autoSpaceDE w:val="0"/>
                    <w:autoSpaceDN w:val="0"/>
                    <w:adjustRightInd w:val="0"/>
                    <w:spacing w:before="120" w:after="0" w:line="240" w:lineRule="auto"/>
                    <w:jc w:val="center"/>
                    <w:rPr>
                      <w:rFonts w:ascii="Times New Roman" w:eastAsia="Calibri" w:hAnsi="Times New Roman" w:cs="Times New Roman"/>
                      <w:sz w:val="22"/>
                      <w:szCs w:val="22"/>
                      <w:lang w:eastAsia="en-GB"/>
                    </w:rPr>
                  </w:pPr>
                </w:p>
              </w:tc>
              <w:tc>
                <w:tcPr>
                  <w:tcW w:w="2963" w:type="dxa"/>
                  <w:shd w:val="clear" w:color="auto" w:fill="auto"/>
                  <w:tcMar>
                    <w:top w:w="57" w:type="dxa"/>
                    <w:bottom w:w="57" w:type="dxa"/>
                  </w:tcMar>
                </w:tcPr>
                <w:p w14:paraId="758C35E6" w14:textId="77777777" w:rsidR="00267633" w:rsidRPr="00F70F79" w:rsidRDefault="00267633" w:rsidP="00632015">
                  <w:pPr>
                    <w:autoSpaceDE w:val="0"/>
                    <w:autoSpaceDN w:val="0"/>
                    <w:adjustRightInd w:val="0"/>
                    <w:spacing w:before="120" w:after="0" w:line="240" w:lineRule="auto"/>
                    <w:jc w:val="center"/>
                    <w:rPr>
                      <w:rFonts w:ascii="Times New Roman" w:eastAsia="Calibri" w:hAnsi="Times New Roman" w:cs="Times New Roman"/>
                      <w:sz w:val="22"/>
                      <w:szCs w:val="22"/>
                      <w:lang w:eastAsia="en-GB"/>
                    </w:rPr>
                  </w:pPr>
                </w:p>
              </w:tc>
            </w:tr>
          </w:tbl>
          <w:p w14:paraId="5DBF1973" w14:textId="77777777" w:rsidR="00267633" w:rsidRPr="00F70F79" w:rsidRDefault="00267633" w:rsidP="00632015">
            <w:pPr>
              <w:autoSpaceDE w:val="0"/>
              <w:autoSpaceDN w:val="0"/>
              <w:adjustRightInd w:val="0"/>
              <w:spacing w:before="120" w:after="0" w:line="240" w:lineRule="auto"/>
              <w:jc w:val="both"/>
              <w:rPr>
                <w:rFonts w:ascii="Times New Roman" w:eastAsia="Calibri" w:hAnsi="Times New Roman" w:cs="Times New Roman"/>
                <w:b/>
                <w:i/>
                <w:sz w:val="22"/>
                <w:szCs w:val="22"/>
                <w:u w:val="single"/>
                <w:lang w:eastAsia="en-GB"/>
              </w:rPr>
            </w:pPr>
          </w:p>
        </w:tc>
      </w:tr>
    </w:tbl>
    <w:p w14:paraId="46420374" w14:textId="4D3051C6" w:rsidR="00267633" w:rsidRDefault="00267633" w:rsidP="00267633">
      <w:pPr>
        <w:spacing w:before="0" w:after="200" w:line="276" w:lineRule="auto"/>
        <w:divId w:val="2116439976"/>
        <w:rPr>
          <w:rFonts w:ascii="Times New Roman" w:eastAsia="Calibri" w:hAnsi="Times New Roman" w:cs="Times New Roman"/>
          <w:sz w:val="22"/>
          <w:szCs w:val="22"/>
          <w:lang w:eastAsia="en-GB"/>
        </w:rPr>
      </w:pPr>
    </w:p>
    <w:tbl>
      <w:tblPr>
        <w:tblW w:w="4407" w:type="pct"/>
        <w:tblCellSpacing w:w="142" w:type="dxa"/>
        <w:tblInd w:w="818" w:type="dxa"/>
        <w:tblBorders>
          <w:insideH w:val="single" w:sz="4" w:space="0" w:color="auto"/>
          <w:insideV w:val="single" w:sz="4" w:space="0" w:color="auto"/>
        </w:tblBorders>
        <w:tblCellMar>
          <w:top w:w="142" w:type="dxa"/>
          <w:bottom w:w="142" w:type="dxa"/>
        </w:tblCellMar>
        <w:tblLook w:val="04A0" w:firstRow="1" w:lastRow="0" w:firstColumn="1" w:lastColumn="0" w:noHBand="0" w:noVBand="1"/>
      </w:tblPr>
      <w:tblGrid>
        <w:gridCol w:w="7956"/>
      </w:tblGrid>
      <w:tr w:rsidR="006A36A1" w:rsidRPr="00F70F79" w14:paraId="055E55A2" w14:textId="77777777" w:rsidTr="006A36A1">
        <w:trPr>
          <w:divId w:val="2116439976"/>
          <w:tblCellSpacing w:w="142" w:type="dxa"/>
        </w:trPr>
        <w:tc>
          <w:tcPr>
            <w:tcW w:w="4672" w:type="pct"/>
            <w:shd w:val="clear" w:color="auto" w:fill="auto"/>
          </w:tcPr>
          <w:p w14:paraId="15B32872" w14:textId="77777777" w:rsidR="006A36A1" w:rsidRPr="006A36A1" w:rsidRDefault="006A36A1" w:rsidP="006A36A1">
            <w:pPr>
              <w:autoSpaceDE w:val="0"/>
              <w:autoSpaceDN w:val="0"/>
              <w:adjustRightInd w:val="0"/>
              <w:spacing w:before="0" w:after="0" w:line="240" w:lineRule="auto"/>
              <w:rPr>
                <w:rFonts w:ascii="Times New Roman" w:eastAsia="Calibri" w:hAnsi="Times New Roman" w:cs="Times New Roman"/>
                <w:b/>
                <w:szCs w:val="22"/>
                <w:lang w:eastAsia="en-GB"/>
              </w:rPr>
            </w:pPr>
            <w:r w:rsidRPr="00F70F79">
              <w:rPr>
                <w:rFonts w:ascii="Times New Roman" w:eastAsia="Calibri" w:hAnsi="Times New Roman" w:cs="Times New Roman"/>
                <w:b/>
                <w:sz w:val="22"/>
                <w:szCs w:val="22"/>
                <w:lang w:eastAsia="en-GB"/>
              </w:rPr>
              <w:t>(</w:t>
            </w:r>
            <w:r>
              <w:rPr>
                <w:rFonts w:ascii="Times New Roman" w:eastAsia="Calibri" w:hAnsi="Times New Roman" w:cs="Times New Roman"/>
                <w:b/>
                <w:sz w:val="22"/>
                <w:szCs w:val="22"/>
                <w:lang w:eastAsia="en-GB"/>
              </w:rPr>
              <w:t>c</w:t>
            </w:r>
            <w:r w:rsidRPr="00F70F79">
              <w:rPr>
                <w:rFonts w:ascii="Times New Roman" w:eastAsia="Calibri" w:hAnsi="Times New Roman" w:cs="Times New Roman"/>
                <w:b/>
                <w:sz w:val="22"/>
                <w:szCs w:val="22"/>
                <w:lang w:eastAsia="en-GB"/>
              </w:rPr>
              <w:t>)</w:t>
            </w:r>
            <w:r w:rsidRPr="00F70F79">
              <w:rPr>
                <w:rFonts w:ascii="Times New Roman" w:eastAsia="Calibri" w:hAnsi="Times New Roman" w:cs="Times New Roman"/>
                <w:b/>
                <w:sz w:val="22"/>
                <w:szCs w:val="22"/>
                <w:lang w:eastAsia="en-GB"/>
              </w:rPr>
              <w:tab/>
            </w:r>
            <w:r w:rsidRPr="006A36A1">
              <w:rPr>
                <w:rFonts w:ascii="Times New Roman" w:eastAsia="Calibri" w:hAnsi="Times New Roman" w:cs="Times New Roman"/>
                <w:b/>
                <w:szCs w:val="22"/>
                <w:lang w:eastAsia="en-GB"/>
              </w:rPr>
              <w:t xml:space="preserve">PREVIOUS LEGAL APPLICATIONS CONCERNING </w:t>
            </w:r>
          </w:p>
          <w:p w14:paraId="15234A26" w14:textId="77777777" w:rsidR="006A36A1" w:rsidRPr="006A36A1" w:rsidRDefault="006A36A1" w:rsidP="006A36A1">
            <w:pPr>
              <w:autoSpaceDE w:val="0"/>
              <w:autoSpaceDN w:val="0"/>
              <w:adjustRightInd w:val="0"/>
              <w:spacing w:before="0" w:after="0" w:line="240" w:lineRule="auto"/>
              <w:ind w:left="720"/>
              <w:rPr>
                <w:rFonts w:ascii="Times New Roman" w:eastAsia="Calibri" w:hAnsi="Times New Roman" w:cs="Times New Roman"/>
                <w:b/>
                <w:szCs w:val="22"/>
                <w:lang w:eastAsia="en-GB"/>
              </w:rPr>
            </w:pPr>
            <w:r w:rsidRPr="006A36A1">
              <w:rPr>
                <w:rFonts w:ascii="Times New Roman" w:eastAsia="Calibri" w:hAnsi="Times New Roman" w:cs="Times New Roman"/>
                <w:b/>
                <w:szCs w:val="22"/>
                <w:lang w:eastAsia="en-GB"/>
              </w:rPr>
              <w:t>APPLICANT(S) AND/OR P</w:t>
            </w:r>
          </w:p>
          <w:p w14:paraId="05E05825" w14:textId="77777777" w:rsidR="006A36A1" w:rsidRPr="006A36A1" w:rsidRDefault="006A36A1" w:rsidP="006A36A1">
            <w:pPr>
              <w:autoSpaceDE w:val="0"/>
              <w:autoSpaceDN w:val="0"/>
              <w:adjustRightInd w:val="0"/>
              <w:spacing w:before="0" w:after="0" w:line="240" w:lineRule="auto"/>
              <w:ind w:left="720"/>
              <w:rPr>
                <w:rFonts w:ascii="Times New Roman" w:eastAsia="Calibri" w:hAnsi="Times New Roman" w:cs="Times New Roman"/>
                <w:szCs w:val="22"/>
                <w:lang w:eastAsia="en-GB"/>
              </w:rPr>
            </w:pPr>
          </w:p>
          <w:p w14:paraId="0AA229BC" w14:textId="77777777" w:rsidR="006A36A1" w:rsidRPr="006A36A1" w:rsidRDefault="006A36A1" w:rsidP="006A36A1">
            <w:pPr>
              <w:autoSpaceDE w:val="0"/>
              <w:autoSpaceDN w:val="0"/>
              <w:adjustRightInd w:val="0"/>
              <w:spacing w:before="0" w:after="0" w:line="240" w:lineRule="auto"/>
              <w:rPr>
                <w:rFonts w:ascii="Times New Roman" w:eastAsia="Calibri" w:hAnsi="Times New Roman" w:cs="Times New Roman"/>
                <w:i/>
                <w:szCs w:val="22"/>
                <w:lang w:eastAsia="en-GB"/>
              </w:rPr>
            </w:pPr>
            <w:r w:rsidRPr="006A36A1">
              <w:rPr>
                <w:rFonts w:ascii="Times New Roman" w:eastAsia="Calibri" w:hAnsi="Times New Roman" w:cs="Times New Roman"/>
                <w:i/>
                <w:szCs w:val="22"/>
                <w:lang w:eastAsia="en-GB"/>
              </w:rPr>
              <w:tab/>
              <w:t>(Please indicate which of the following is applicable)</w:t>
            </w:r>
          </w:p>
          <w:p w14:paraId="0A27BDCF" w14:textId="77777777" w:rsidR="006A36A1" w:rsidRPr="006A36A1" w:rsidRDefault="006A36A1" w:rsidP="006172E9">
            <w:pPr>
              <w:numPr>
                <w:ilvl w:val="0"/>
                <w:numId w:val="139"/>
              </w:numPr>
              <w:autoSpaceDE w:val="0"/>
              <w:autoSpaceDN w:val="0"/>
              <w:adjustRightInd w:val="0"/>
              <w:spacing w:before="240" w:after="0" w:line="240" w:lineRule="auto"/>
              <w:ind w:left="1077" w:hanging="357"/>
              <w:rPr>
                <w:rFonts w:ascii="Times New Roman" w:eastAsia="Calibri" w:hAnsi="Times New Roman" w:cs="Times New Roman"/>
                <w:szCs w:val="22"/>
                <w:lang w:eastAsia="en-GB"/>
              </w:rPr>
            </w:pPr>
            <w:r w:rsidRPr="006A36A1">
              <w:rPr>
                <w:rFonts w:ascii="Times New Roman" w:eastAsia="Calibri" w:hAnsi="Times New Roman" w:cs="Times New Roman"/>
                <w:b/>
                <w:szCs w:val="22"/>
                <w:lang w:eastAsia="en-GB"/>
              </w:rPr>
              <w:t>Have you and/or P been involved in any kind of court proceedings (e.g. criminal, tribunal, civil or family proceedings)?</w:t>
            </w:r>
          </w:p>
          <w:p w14:paraId="31A95DA1" w14:textId="77777777" w:rsidR="006A36A1" w:rsidRPr="006A36A1" w:rsidRDefault="006A36A1" w:rsidP="006A36A1">
            <w:pPr>
              <w:autoSpaceDE w:val="0"/>
              <w:autoSpaceDN w:val="0"/>
              <w:adjustRightInd w:val="0"/>
              <w:spacing w:before="240" w:after="0" w:line="240" w:lineRule="auto"/>
              <w:ind w:left="1077"/>
              <w:rPr>
                <w:rFonts w:ascii="Times New Roman" w:eastAsia="Calibri" w:hAnsi="Times New Roman" w:cs="Times New Roman"/>
                <w:b/>
                <w:szCs w:val="22"/>
                <w:lang w:eastAsia="en-GB"/>
              </w:rPr>
            </w:pPr>
            <w:r w:rsidRPr="006A36A1">
              <w:rPr>
                <w:rFonts w:ascii="Times New Roman" w:eastAsia="Calibri" w:hAnsi="Times New Roman" w:cs="Times New Roman"/>
                <w:b/>
                <w:szCs w:val="22"/>
                <w:lang w:eastAsia="en-GB"/>
              </w:rPr>
              <w:sym w:font="Wingdings" w:char="F06F"/>
            </w:r>
            <w:r w:rsidRPr="006A36A1">
              <w:rPr>
                <w:rFonts w:ascii="Times New Roman" w:eastAsia="Calibri" w:hAnsi="Times New Roman" w:cs="Times New Roman"/>
                <w:b/>
                <w:szCs w:val="22"/>
                <w:lang w:eastAsia="en-GB"/>
              </w:rPr>
              <w:t xml:space="preserve">   Yes</w:t>
            </w:r>
            <w:r w:rsidRPr="006A36A1">
              <w:rPr>
                <w:rFonts w:ascii="Times New Roman" w:eastAsia="Calibri" w:hAnsi="Times New Roman" w:cs="Times New Roman"/>
                <w:b/>
                <w:szCs w:val="22"/>
                <w:lang w:eastAsia="en-GB"/>
              </w:rPr>
              <w:tab/>
            </w:r>
            <w:r w:rsidRPr="006A36A1">
              <w:rPr>
                <w:rFonts w:ascii="Times New Roman" w:eastAsia="Calibri" w:hAnsi="Times New Roman" w:cs="Times New Roman"/>
                <w:b/>
                <w:szCs w:val="22"/>
                <w:lang w:eastAsia="en-GB"/>
              </w:rPr>
              <w:tab/>
            </w:r>
            <w:r w:rsidRPr="006A36A1">
              <w:rPr>
                <w:rFonts w:ascii="Times New Roman" w:eastAsia="Calibri" w:hAnsi="Times New Roman" w:cs="Times New Roman"/>
                <w:b/>
                <w:szCs w:val="22"/>
                <w:lang w:eastAsia="en-GB"/>
              </w:rPr>
              <w:sym w:font="Wingdings" w:char="F06F"/>
            </w:r>
            <w:r w:rsidRPr="006A36A1">
              <w:rPr>
                <w:rFonts w:ascii="Times New Roman" w:eastAsia="Calibri" w:hAnsi="Times New Roman" w:cs="Times New Roman"/>
                <w:b/>
                <w:szCs w:val="22"/>
                <w:lang w:eastAsia="en-GB"/>
              </w:rPr>
              <w:t xml:space="preserve">   No</w:t>
            </w:r>
          </w:p>
          <w:p w14:paraId="4979C281" w14:textId="77777777" w:rsidR="006A36A1" w:rsidRPr="006A36A1" w:rsidRDefault="006A36A1" w:rsidP="006A36A1">
            <w:pPr>
              <w:autoSpaceDE w:val="0"/>
              <w:autoSpaceDN w:val="0"/>
              <w:adjustRightInd w:val="0"/>
              <w:spacing w:before="240" w:after="0" w:line="240" w:lineRule="auto"/>
              <w:ind w:left="1077"/>
              <w:rPr>
                <w:rFonts w:ascii="Times New Roman" w:eastAsia="Calibri" w:hAnsi="Times New Roman" w:cs="Times New Roman"/>
                <w:b/>
                <w:szCs w:val="22"/>
                <w:lang w:eastAsia="en-GB"/>
              </w:rPr>
            </w:pPr>
            <w:r w:rsidRPr="006A36A1">
              <w:rPr>
                <w:rFonts w:ascii="Times New Roman" w:eastAsia="Calibri" w:hAnsi="Times New Roman" w:cs="Times New Roman"/>
                <w:b/>
                <w:szCs w:val="22"/>
                <w:lang w:eastAsia="en-GB"/>
              </w:rPr>
              <w:t>If yes, please provide details below:</w:t>
            </w:r>
          </w:p>
          <w:p w14:paraId="5F27A09C" w14:textId="77777777" w:rsidR="006A36A1" w:rsidRPr="006A36A1" w:rsidRDefault="006A36A1" w:rsidP="006A36A1">
            <w:pPr>
              <w:autoSpaceDE w:val="0"/>
              <w:autoSpaceDN w:val="0"/>
              <w:adjustRightInd w:val="0"/>
              <w:spacing w:before="240" w:after="0" w:line="240" w:lineRule="auto"/>
              <w:ind w:left="1077"/>
              <w:rPr>
                <w:rFonts w:ascii="Times New Roman" w:eastAsia="Calibri" w:hAnsi="Times New Roman" w:cs="Times New Roman"/>
                <w:b/>
                <w:szCs w:val="22"/>
                <w:lang w:eastAsia="en-GB"/>
              </w:rPr>
            </w:pPr>
            <w:r w:rsidRPr="006A36A1">
              <w:rPr>
                <w:rFonts w:ascii="Times New Roman" w:eastAsia="Calibri" w:hAnsi="Times New Roman" w:cs="Times New Roman"/>
                <w:b/>
                <w:szCs w:val="22"/>
                <w:lang w:eastAsia="en-GB"/>
              </w:rPr>
              <w:t>_________________________________________________</w:t>
            </w:r>
          </w:p>
          <w:p w14:paraId="63D534FA" w14:textId="0E496108" w:rsidR="006A36A1" w:rsidRPr="00F70F79" w:rsidRDefault="006A36A1" w:rsidP="006A36A1">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p>
        </w:tc>
      </w:tr>
    </w:tbl>
    <w:p w14:paraId="51BDF205" w14:textId="6AA85138" w:rsidR="006A36A1" w:rsidRDefault="006A36A1" w:rsidP="00267633">
      <w:pPr>
        <w:spacing w:before="0" w:after="200" w:line="276" w:lineRule="auto"/>
        <w:divId w:val="2116439976"/>
        <w:rPr>
          <w:rFonts w:ascii="Times New Roman" w:eastAsia="Calibri" w:hAnsi="Times New Roman" w:cs="Times New Roman"/>
          <w:sz w:val="22"/>
          <w:szCs w:val="22"/>
          <w:lang w:eastAsia="en-GB"/>
        </w:rPr>
      </w:pPr>
    </w:p>
    <w:p w14:paraId="5640CC00" w14:textId="77777777" w:rsidR="006A36A1" w:rsidRDefault="006A36A1" w:rsidP="00267633">
      <w:pPr>
        <w:spacing w:before="0" w:after="200" w:line="276" w:lineRule="auto"/>
        <w:divId w:val="2116439976"/>
        <w:rPr>
          <w:rFonts w:ascii="Times New Roman" w:eastAsia="Calibri" w:hAnsi="Times New Roman" w:cs="Times New Roman"/>
          <w:sz w:val="22"/>
          <w:szCs w:val="22"/>
          <w:lang w:eastAsia="en-GB"/>
        </w:rPr>
      </w:pPr>
    </w:p>
    <w:p w14:paraId="1FD1F62B" w14:textId="54DD874B" w:rsidR="006A36A1" w:rsidRDefault="006A36A1" w:rsidP="00267633">
      <w:pPr>
        <w:spacing w:before="0" w:after="200" w:line="276" w:lineRule="auto"/>
        <w:divId w:val="2116439976"/>
        <w:rPr>
          <w:rFonts w:ascii="Times New Roman" w:eastAsia="Calibri" w:hAnsi="Times New Roman" w:cs="Times New Roman"/>
          <w:sz w:val="22"/>
          <w:szCs w:val="22"/>
          <w:lang w:eastAsia="en-GB"/>
        </w:rPr>
      </w:pPr>
    </w:p>
    <w:p w14:paraId="519C2083" w14:textId="77777777" w:rsidR="006A36A1" w:rsidRPr="00F70F79" w:rsidRDefault="006A36A1" w:rsidP="00267633">
      <w:pPr>
        <w:spacing w:before="0" w:after="200" w:line="276" w:lineRule="auto"/>
        <w:divId w:val="2116439976"/>
        <w:rPr>
          <w:rFonts w:ascii="Times New Roman" w:eastAsia="Calibri" w:hAnsi="Times New Roman" w:cs="Times New Roman"/>
          <w:sz w:val="22"/>
          <w:szCs w:val="22"/>
          <w:lang w:eastAsia="en-GB"/>
        </w:rPr>
      </w:pPr>
    </w:p>
    <w:p w14:paraId="6D8B61E3" w14:textId="77777777" w:rsidR="00267633" w:rsidRPr="00F70F79" w:rsidRDefault="00267633" w:rsidP="00267633">
      <w:pPr>
        <w:autoSpaceDE w:val="0"/>
        <w:autoSpaceDN w:val="0"/>
        <w:adjustRightInd w:val="0"/>
        <w:spacing w:before="0" w:after="0"/>
        <w:ind w:left="720" w:hanging="720"/>
        <w:jc w:val="both"/>
        <w:divId w:val="2116439976"/>
        <w:rPr>
          <w:rFonts w:ascii="Times New Roman" w:eastAsia="Calibri" w:hAnsi="Times New Roman" w:cs="Times New Roman"/>
          <w:b/>
          <w:smallCaps/>
          <w:sz w:val="22"/>
          <w:szCs w:val="22"/>
          <w:u w:val="single"/>
          <w:lang w:eastAsia="en-GB"/>
        </w:rPr>
      </w:pPr>
      <w:r w:rsidRPr="00F70F79">
        <w:rPr>
          <w:rFonts w:ascii="Times New Roman" w:eastAsia="Calibri" w:hAnsi="Times New Roman" w:cs="Times New Roman"/>
          <w:sz w:val="22"/>
          <w:szCs w:val="22"/>
          <w:lang w:eastAsia="en-GB"/>
        </w:rPr>
        <w:lastRenderedPageBreak/>
        <w:t>6.</w:t>
      </w:r>
      <w:r w:rsidRPr="00F70F79">
        <w:rPr>
          <w:rFonts w:ascii="Times New Roman" w:eastAsia="Calibri" w:hAnsi="Times New Roman" w:cs="Times New Roman"/>
          <w:sz w:val="22"/>
          <w:szCs w:val="22"/>
          <w:lang w:eastAsia="en-GB"/>
        </w:rPr>
        <w:tab/>
      </w:r>
      <w:r w:rsidRPr="00F70F79">
        <w:rPr>
          <w:rFonts w:ascii="Times New Roman" w:eastAsia="Calibri" w:hAnsi="Times New Roman" w:cs="Times New Roman"/>
          <w:b/>
          <w:smallCaps/>
          <w:sz w:val="22"/>
          <w:szCs w:val="22"/>
          <w:u w:val="single"/>
          <w:lang w:eastAsia="en-GB"/>
        </w:rPr>
        <w:t>Information about P</w:t>
      </w:r>
    </w:p>
    <w:tbl>
      <w:tblPr>
        <w:tblW w:w="4407" w:type="pct"/>
        <w:tblCellSpacing w:w="142" w:type="dxa"/>
        <w:tblInd w:w="818" w:type="dxa"/>
        <w:tblBorders>
          <w:insideH w:val="single" w:sz="4" w:space="0" w:color="auto"/>
          <w:insideV w:val="single" w:sz="4" w:space="0" w:color="auto"/>
        </w:tblBorders>
        <w:tblCellMar>
          <w:top w:w="142" w:type="dxa"/>
          <w:bottom w:w="142" w:type="dxa"/>
        </w:tblCellMar>
        <w:tblLook w:val="04A0" w:firstRow="1" w:lastRow="0" w:firstColumn="1" w:lastColumn="0" w:noHBand="0" w:noVBand="1"/>
      </w:tblPr>
      <w:tblGrid>
        <w:gridCol w:w="7956"/>
      </w:tblGrid>
      <w:tr w:rsidR="00267633" w:rsidRPr="00F70F79" w14:paraId="3D7D5344" w14:textId="77777777" w:rsidTr="00632015">
        <w:trPr>
          <w:divId w:val="2116439976"/>
          <w:tblCellSpacing w:w="142" w:type="dxa"/>
        </w:trPr>
        <w:tc>
          <w:tcPr>
            <w:tcW w:w="4672" w:type="pct"/>
            <w:shd w:val="clear" w:color="auto" w:fill="auto"/>
          </w:tcPr>
          <w:p w14:paraId="17373F1F" w14:textId="77777777" w:rsidR="00267633" w:rsidRPr="00F70F79"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r w:rsidRPr="00F70F79">
              <w:rPr>
                <w:rFonts w:ascii="Times New Roman" w:eastAsia="Calibri" w:hAnsi="Times New Roman" w:cs="Times New Roman"/>
                <w:b/>
                <w:sz w:val="22"/>
                <w:szCs w:val="22"/>
                <w:lang w:eastAsia="en-GB"/>
              </w:rPr>
              <w:t>(a)</w:t>
            </w:r>
            <w:r w:rsidRPr="00F70F79">
              <w:rPr>
                <w:rFonts w:ascii="Times New Roman" w:eastAsia="Calibri" w:hAnsi="Times New Roman" w:cs="Times New Roman"/>
                <w:b/>
                <w:sz w:val="22"/>
                <w:szCs w:val="22"/>
                <w:lang w:eastAsia="en-GB"/>
              </w:rPr>
              <w:tab/>
              <w:t>P’s Full name:</w:t>
            </w:r>
          </w:p>
        </w:tc>
      </w:tr>
      <w:tr w:rsidR="00267633" w:rsidRPr="00F70F79" w14:paraId="17A3DEF0" w14:textId="77777777" w:rsidTr="00632015">
        <w:trPr>
          <w:divId w:val="2116439976"/>
          <w:tblCellSpacing w:w="142" w:type="dxa"/>
        </w:trPr>
        <w:tc>
          <w:tcPr>
            <w:tcW w:w="4672" w:type="pct"/>
            <w:shd w:val="clear" w:color="auto" w:fill="auto"/>
          </w:tcPr>
          <w:p w14:paraId="0BF02ABA" w14:textId="77777777" w:rsidR="00267633" w:rsidRPr="00F70F79"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r w:rsidRPr="00F70F79">
              <w:rPr>
                <w:rFonts w:ascii="Times New Roman" w:eastAsia="Calibri" w:hAnsi="Times New Roman" w:cs="Times New Roman"/>
                <w:b/>
                <w:sz w:val="22"/>
                <w:szCs w:val="22"/>
                <w:lang w:eastAsia="en-GB"/>
              </w:rPr>
              <w:t>(b)</w:t>
            </w:r>
            <w:r w:rsidRPr="00F70F79">
              <w:rPr>
                <w:rFonts w:ascii="Times New Roman" w:eastAsia="Calibri" w:hAnsi="Times New Roman" w:cs="Times New Roman"/>
                <w:b/>
                <w:sz w:val="22"/>
                <w:szCs w:val="22"/>
                <w:lang w:eastAsia="en-GB"/>
              </w:rPr>
              <w:tab/>
              <w:t>P’s NRIC/FIN/Passport no.:</w:t>
            </w:r>
          </w:p>
        </w:tc>
      </w:tr>
    </w:tbl>
    <w:p w14:paraId="04AC6DF7" w14:textId="77777777" w:rsidR="00267633" w:rsidRPr="00F70F79" w:rsidRDefault="00267633" w:rsidP="00267633">
      <w:pPr>
        <w:autoSpaceDE w:val="0"/>
        <w:autoSpaceDN w:val="0"/>
        <w:adjustRightInd w:val="0"/>
        <w:spacing w:before="0" w:after="0"/>
        <w:ind w:left="720" w:hanging="720"/>
        <w:jc w:val="both"/>
        <w:divId w:val="2116439976"/>
        <w:rPr>
          <w:rFonts w:ascii="Times New Roman" w:eastAsia="Calibri" w:hAnsi="Times New Roman" w:cs="Times New Roman"/>
          <w:sz w:val="22"/>
          <w:szCs w:val="22"/>
          <w:lang w:eastAsia="en-GB"/>
        </w:rPr>
      </w:pPr>
    </w:p>
    <w:p w14:paraId="660348DC" w14:textId="77777777" w:rsidR="00267633" w:rsidRPr="00F70F79" w:rsidRDefault="00267633" w:rsidP="0079054D">
      <w:pPr>
        <w:autoSpaceDE w:val="0"/>
        <w:autoSpaceDN w:val="0"/>
        <w:adjustRightInd w:val="0"/>
        <w:spacing w:before="120" w:after="0"/>
        <w:ind w:left="709" w:hanging="709"/>
        <w:jc w:val="both"/>
        <w:divId w:val="2116439976"/>
        <w:rPr>
          <w:rFonts w:ascii="Times New Roman" w:eastAsia="Calibri" w:hAnsi="Times New Roman" w:cs="Times New Roman"/>
          <w:sz w:val="22"/>
          <w:szCs w:val="22"/>
          <w:lang w:val="en-GB" w:eastAsia="en-GB"/>
        </w:rPr>
      </w:pPr>
      <w:r w:rsidRPr="00F70F79">
        <w:rPr>
          <w:rFonts w:ascii="Times New Roman" w:eastAsia="Calibri" w:hAnsi="Times New Roman" w:cs="Times New Roman"/>
          <w:sz w:val="22"/>
          <w:szCs w:val="22"/>
          <w:lang w:eastAsia="en-GB"/>
        </w:rPr>
        <w:t>7.</w:t>
      </w:r>
      <w:r w:rsidRPr="00F70F79">
        <w:rPr>
          <w:rFonts w:ascii="Times New Roman" w:eastAsia="Calibri" w:hAnsi="Times New Roman" w:cs="Times New Roman"/>
          <w:sz w:val="22"/>
          <w:szCs w:val="22"/>
          <w:lang w:eastAsia="en-GB"/>
        </w:rPr>
        <w:tab/>
      </w:r>
      <w:r w:rsidRPr="00F70F79">
        <w:rPr>
          <w:rFonts w:ascii="Times New Roman" w:eastAsia="Calibri" w:hAnsi="Times New Roman" w:cs="Times New Roman"/>
          <w:sz w:val="22"/>
          <w:szCs w:val="22"/>
          <w:lang w:val="en-GB" w:eastAsia="en-GB"/>
        </w:rPr>
        <w:t>I understand the nature of the order which is applied for in these proceedings.</w:t>
      </w:r>
    </w:p>
    <w:p w14:paraId="270F1F9A" w14:textId="77777777" w:rsidR="00267633" w:rsidRPr="00F70F79" w:rsidRDefault="00267633" w:rsidP="00267633">
      <w:pPr>
        <w:autoSpaceDE w:val="0"/>
        <w:autoSpaceDN w:val="0"/>
        <w:adjustRightInd w:val="0"/>
        <w:spacing w:before="120" w:after="0"/>
        <w:ind w:left="1440" w:hanging="720"/>
        <w:jc w:val="both"/>
        <w:divId w:val="2116439976"/>
        <w:rPr>
          <w:rFonts w:ascii="Times New Roman" w:eastAsia="Calibri" w:hAnsi="Times New Roman" w:cs="Times New Roman"/>
          <w:sz w:val="22"/>
          <w:szCs w:val="22"/>
          <w:lang w:val="en-GB" w:eastAsia="en-GB"/>
        </w:rPr>
      </w:pPr>
      <w:r w:rsidRPr="00F70F79">
        <w:rPr>
          <w:rFonts w:ascii="Times New Roman" w:eastAsia="Calibri" w:hAnsi="Times New Roman" w:cs="Times New Roman"/>
          <w:sz w:val="22"/>
          <w:szCs w:val="22"/>
          <w:lang w:val="en-GB" w:eastAsia="en-GB"/>
        </w:rPr>
        <w:t>(b)</w:t>
      </w:r>
      <w:r w:rsidRPr="00F70F79">
        <w:rPr>
          <w:rFonts w:ascii="Times New Roman" w:eastAsia="Calibri" w:hAnsi="Times New Roman" w:cs="Times New Roman"/>
          <w:sz w:val="22"/>
          <w:szCs w:val="22"/>
          <w:lang w:val="en-GB" w:eastAsia="en-GB"/>
        </w:rPr>
        <w:tab/>
        <w:t>I have read and understood all the contents of the Originating Summons and the supporting affidavits.</w:t>
      </w:r>
    </w:p>
    <w:p w14:paraId="0A3C1E35" w14:textId="77777777" w:rsidR="00267633" w:rsidRPr="00F70F79" w:rsidRDefault="00267633" w:rsidP="00267633">
      <w:pPr>
        <w:autoSpaceDE w:val="0"/>
        <w:autoSpaceDN w:val="0"/>
        <w:adjustRightInd w:val="0"/>
        <w:spacing w:before="120" w:after="0"/>
        <w:ind w:left="1440" w:hanging="720"/>
        <w:jc w:val="both"/>
        <w:divId w:val="2116439976"/>
        <w:rPr>
          <w:rFonts w:ascii="Times New Roman" w:eastAsia="Calibri" w:hAnsi="Times New Roman" w:cs="Times New Roman"/>
          <w:sz w:val="22"/>
          <w:szCs w:val="22"/>
          <w:lang w:val="en-GB" w:eastAsia="en-GB"/>
        </w:rPr>
      </w:pPr>
      <w:r w:rsidRPr="00F70F79">
        <w:rPr>
          <w:rFonts w:ascii="Times New Roman" w:eastAsia="Calibri" w:hAnsi="Times New Roman" w:cs="Times New Roman"/>
          <w:sz w:val="22"/>
          <w:szCs w:val="22"/>
          <w:lang w:val="en-GB" w:eastAsia="en-GB"/>
        </w:rPr>
        <w:t>(c)</w:t>
      </w:r>
      <w:r w:rsidRPr="00F70F79">
        <w:rPr>
          <w:rFonts w:ascii="Times New Roman" w:eastAsia="Calibri" w:hAnsi="Times New Roman" w:cs="Times New Roman"/>
          <w:sz w:val="22"/>
          <w:szCs w:val="22"/>
          <w:lang w:val="en-GB" w:eastAsia="en-GB"/>
        </w:rPr>
        <w:tab/>
        <w:t>I consent to the Originating Summons filed in these proceedings.</w:t>
      </w:r>
    </w:p>
    <w:p w14:paraId="3F5F80C4" w14:textId="0EDF031B" w:rsidR="00267633" w:rsidRDefault="00267633" w:rsidP="00267633">
      <w:pPr>
        <w:autoSpaceDE w:val="0"/>
        <w:autoSpaceDN w:val="0"/>
        <w:adjustRightInd w:val="0"/>
        <w:spacing w:before="120" w:after="0"/>
        <w:ind w:left="1440" w:hanging="720"/>
        <w:jc w:val="both"/>
        <w:divId w:val="2116439976"/>
        <w:rPr>
          <w:rFonts w:ascii="Times New Roman" w:eastAsia="Calibri" w:hAnsi="Times New Roman" w:cs="Times New Roman"/>
          <w:sz w:val="22"/>
          <w:szCs w:val="22"/>
          <w:lang w:val="en-GB" w:eastAsia="en-GB"/>
        </w:rPr>
      </w:pPr>
      <w:r w:rsidRPr="00F70F79">
        <w:rPr>
          <w:rFonts w:ascii="Times New Roman" w:eastAsia="Calibri" w:hAnsi="Times New Roman" w:cs="Times New Roman"/>
          <w:sz w:val="22"/>
          <w:szCs w:val="22"/>
          <w:lang w:val="en-GB" w:eastAsia="en-GB"/>
        </w:rPr>
        <w:t>(d)</w:t>
      </w:r>
      <w:r w:rsidRPr="00F70F79">
        <w:rPr>
          <w:rFonts w:ascii="Times New Roman" w:eastAsia="Calibri" w:hAnsi="Times New Roman" w:cs="Times New Roman"/>
          <w:sz w:val="22"/>
          <w:szCs w:val="22"/>
          <w:lang w:val="en-GB" w:eastAsia="en-GB"/>
        </w:rPr>
        <w:tab/>
        <w:t>I consent to the dispensation of service of the Originating Summons, supporting affidavits and all subsequent documents filed in these proceedings on me*. (</w:t>
      </w:r>
      <w:r w:rsidRPr="00F70F79">
        <w:rPr>
          <w:rFonts w:ascii="Times New Roman" w:eastAsia="Calibri" w:hAnsi="Times New Roman" w:cs="Times New Roman"/>
          <w:i/>
          <w:sz w:val="22"/>
          <w:szCs w:val="22"/>
          <w:lang w:val="en-GB" w:eastAsia="en-GB"/>
        </w:rPr>
        <w:t>please delete if not applicable</w:t>
      </w:r>
      <w:r w:rsidRPr="00F70F79">
        <w:rPr>
          <w:rFonts w:ascii="Times New Roman" w:eastAsia="Calibri" w:hAnsi="Times New Roman" w:cs="Times New Roman"/>
          <w:sz w:val="22"/>
          <w:szCs w:val="22"/>
          <w:lang w:val="en-GB" w:eastAsia="en-GB"/>
        </w:rPr>
        <w:t>)</w:t>
      </w:r>
    </w:p>
    <w:p w14:paraId="1C86D3E4" w14:textId="44E7628C" w:rsidR="006A36A1" w:rsidRPr="006A36A1" w:rsidRDefault="006A36A1" w:rsidP="006A36A1">
      <w:pPr>
        <w:autoSpaceDE w:val="0"/>
        <w:autoSpaceDN w:val="0"/>
        <w:adjustRightInd w:val="0"/>
        <w:spacing w:before="120" w:after="0"/>
        <w:ind w:left="1440" w:hanging="720"/>
        <w:jc w:val="both"/>
        <w:divId w:val="2116439976"/>
        <w:rPr>
          <w:rFonts w:ascii="Times New Roman" w:eastAsia="Calibri" w:hAnsi="Times New Roman" w:cs="Times New Roman"/>
          <w:lang w:val="en-GB" w:eastAsia="en-GB"/>
        </w:rPr>
      </w:pPr>
      <w:r w:rsidRPr="006A36A1">
        <w:rPr>
          <w:rFonts w:ascii="Times New Roman" w:eastAsia="Calibri" w:hAnsi="Times New Roman" w:cs="Times New Roman"/>
          <w:lang w:val="en-GB" w:eastAsia="en-GB"/>
        </w:rPr>
        <w:t>(e)</w:t>
      </w:r>
      <w:r w:rsidRPr="006A36A1">
        <w:rPr>
          <w:rFonts w:ascii="Times New Roman" w:eastAsia="Calibri" w:hAnsi="Times New Roman" w:cs="Times New Roman"/>
          <w:lang w:val="en-GB" w:eastAsia="en-GB"/>
        </w:rPr>
        <w:tab/>
        <w:t xml:space="preserve">I consent to the care arrangements / financial management plan / care arrangements and financial management plan* proposed by the Applicants and I understand that I am to abide by all orders made by the Court. </w:t>
      </w:r>
    </w:p>
    <w:p w14:paraId="4DDBAACE" w14:textId="77777777" w:rsidR="00267633" w:rsidRPr="00F70F79" w:rsidRDefault="00267633" w:rsidP="00267633">
      <w:pPr>
        <w:spacing w:before="120" w:after="0"/>
        <w:jc w:val="both"/>
        <w:divId w:val="2116439976"/>
        <w:rPr>
          <w:rFonts w:ascii="Times New Roman" w:eastAsia="Calibri" w:hAnsi="Times New Roman" w:cs="Times New Roman"/>
          <w:sz w:val="22"/>
          <w:szCs w:val="22"/>
          <w:lang w:val="en-GB" w:eastAsia="en-GB"/>
        </w:rPr>
      </w:pPr>
    </w:p>
    <w:p w14:paraId="7F34853C" w14:textId="77777777" w:rsidR="00267633" w:rsidRPr="00F70F79" w:rsidRDefault="00267633" w:rsidP="00267633">
      <w:pPr>
        <w:spacing w:before="120" w:after="0"/>
        <w:jc w:val="both"/>
        <w:divId w:val="2116439976"/>
        <w:rPr>
          <w:rFonts w:ascii="Times New Roman" w:eastAsia="Calibri" w:hAnsi="Times New Roman" w:cs="Times New Roman"/>
          <w:sz w:val="22"/>
          <w:szCs w:val="22"/>
          <w:lang w:val="en-GB" w:eastAsia="en-GB"/>
        </w:rPr>
      </w:pPr>
      <w:r w:rsidRPr="00F70F79">
        <w:rPr>
          <w:rFonts w:ascii="Times New Roman" w:eastAsia="Calibri" w:hAnsi="Times New Roman" w:cs="Times New Roman"/>
          <w:sz w:val="22"/>
          <w:szCs w:val="22"/>
          <w:lang w:val="en-GB" w:eastAsia="en-GB"/>
        </w:rPr>
        <w:t>8.</w:t>
      </w:r>
      <w:r w:rsidRPr="00F70F79">
        <w:rPr>
          <w:rFonts w:ascii="Times New Roman" w:eastAsia="Calibri" w:hAnsi="Times New Roman" w:cs="Times New Roman"/>
          <w:sz w:val="22"/>
          <w:szCs w:val="22"/>
          <w:lang w:val="en-GB" w:eastAsia="en-GB"/>
        </w:rPr>
        <w:tab/>
        <w:t>I declare and undertake as follows:</w:t>
      </w:r>
    </w:p>
    <w:p w14:paraId="1CE85E49" w14:textId="77777777" w:rsidR="00267633" w:rsidRPr="00F70F79" w:rsidRDefault="00267633" w:rsidP="00267633">
      <w:pPr>
        <w:spacing w:before="120" w:after="0"/>
        <w:ind w:left="1440" w:hanging="720"/>
        <w:jc w:val="both"/>
        <w:divId w:val="2116439976"/>
        <w:rPr>
          <w:rFonts w:ascii="Times New Roman" w:eastAsia="Calibri" w:hAnsi="Times New Roman" w:cs="Times New Roman"/>
          <w:sz w:val="22"/>
          <w:szCs w:val="22"/>
          <w:lang w:val="en-GB" w:eastAsia="en-GB"/>
        </w:rPr>
      </w:pPr>
      <w:r w:rsidRPr="00F70F79">
        <w:rPr>
          <w:rFonts w:ascii="Times New Roman" w:eastAsia="Calibri" w:hAnsi="Times New Roman" w:cs="Times New Roman"/>
          <w:sz w:val="22"/>
          <w:szCs w:val="22"/>
          <w:lang w:val="en-GB" w:eastAsia="en-GB"/>
        </w:rPr>
        <w:t>(a)</w:t>
      </w:r>
      <w:r w:rsidRPr="00F70F79">
        <w:rPr>
          <w:rFonts w:ascii="Times New Roman" w:eastAsia="Calibri" w:hAnsi="Times New Roman" w:cs="Times New Roman"/>
          <w:sz w:val="22"/>
          <w:szCs w:val="22"/>
          <w:lang w:val="en-GB" w:eastAsia="en-GB"/>
        </w:rPr>
        <w:tab/>
        <w:t>I understand my responsibilities if I am appointed as Successor Deputy.  In particular, I understand that I must act with honesty and integrity and ensure that my personal interests do not conflict with my duties as P’s deputy, and I will not use my position for any personal benefit.</w:t>
      </w:r>
    </w:p>
    <w:p w14:paraId="1975EA5E" w14:textId="77777777" w:rsidR="00267633" w:rsidRPr="00F70F79" w:rsidRDefault="00267633" w:rsidP="00267633">
      <w:pPr>
        <w:spacing w:before="120" w:after="0"/>
        <w:ind w:left="1440" w:hanging="720"/>
        <w:jc w:val="both"/>
        <w:divId w:val="2116439976"/>
        <w:rPr>
          <w:rFonts w:ascii="Times New Roman" w:eastAsia="Calibri" w:hAnsi="Times New Roman" w:cs="Times New Roman"/>
          <w:sz w:val="22"/>
          <w:szCs w:val="22"/>
          <w:lang w:val="en-GB" w:eastAsia="en-GB"/>
        </w:rPr>
      </w:pPr>
      <w:r w:rsidRPr="00F70F79">
        <w:rPr>
          <w:rFonts w:ascii="Times New Roman" w:eastAsia="Calibri" w:hAnsi="Times New Roman" w:cs="Times New Roman"/>
          <w:sz w:val="22"/>
          <w:szCs w:val="22"/>
          <w:lang w:val="en-GB" w:eastAsia="en-GB"/>
        </w:rPr>
        <w:t>(b)</w:t>
      </w:r>
      <w:r w:rsidRPr="00F70F79">
        <w:rPr>
          <w:rFonts w:ascii="Times New Roman" w:eastAsia="Calibri" w:hAnsi="Times New Roman" w:cs="Times New Roman"/>
          <w:sz w:val="22"/>
          <w:szCs w:val="22"/>
          <w:lang w:val="en-GB" w:eastAsia="en-GB"/>
        </w:rPr>
        <w:tab/>
        <w:t xml:space="preserve">I will have regard to the Mental Capacity Act Code of Practice and act in accordance with the principles of the Mental Capacity Act.  </w:t>
      </w:r>
      <w:proofErr w:type="gramStart"/>
      <w:r w:rsidRPr="00F70F79">
        <w:rPr>
          <w:rFonts w:ascii="Times New Roman" w:eastAsia="Calibri" w:hAnsi="Times New Roman" w:cs="Times New Roman"/>
          <w:sz w:val="22"/>
          <w:szCs w:val="22"/>
          <w:lang w:val="en-GB" w:eastAsia="en-GB"/>
        </w:rPr>
        <w:t>In particular, I</w:t>
      </w:r>
      <w:proofErr w:type="gramEnd"/>
      <w:r w:rsidRPr="00F70F79">
        <w:rPr>
          <w:rFonts w:ascii="Times New Roman" w:eastAsia="Calibri" w:hAnsi="Times New Roman" w:cs="Times New Roman"/>
          <w:sz w:val="22"/>
          <w:szCs w:val="22"/>
          <w:lang w:val="en-GB" w:eastAsia="en-GB"/>
        </w:rPr>
        <w:t xml:space="preserve"> will act and make decisions for P in P’s best interests.</w:t>
      </w:r>
    </w:p>
    <w:p w14:paraId="5BACD570" w14:textId="77777777" w:rsidR="00267633" w:rsidRPr="00F70F79" w:rsidRDefault="00267633" w:rsidP="00267633">
      <w:pPr>
        <w:spacing w:before="120" w:after="0"/>
        <w:ind w:left="1440" w:hanging="720"/>
        <w:jc w:val="both"/>
        <w:divId w:val="2116439976"/>
        <w:rPr>
          <w:rFonts w:ascii="Times New Roman" w:eastAsia="Calibri" w:hAnsi="Times New Roman" w:cs="Times New Roman"/>
          <w:sz w:val="22"/>
          <w:szCs w:val="22"/>
          <w:lang w:val="en-GB" w:eastAsia="en-GB"/>
        </w:rPr>
      </w:pPr>
      <w:r w:rsidRPr="00F70F79">
        <w:rPr>
          <w:rFonts w:ascii="Times New Roman" w:eastAsia="Calibri" w:hAnsi="Times New Roman" w:cs="Times New Roman"/>
          <w:sz w:val="22"/>
          <w:szCs w:val="22"/>
          <w:lang w:val="en-GB" w:eastAsia="en-GB"/>
        </w:rPr>
        <w:t>(c)</w:t>
      </w:r>
      <w:r w:rsidRPr="00F70F79">
        <w:rPr>
          <w:rFonts w:ascii="Times New Roman" w:eastAsia="Calibri" w:hAnsi="Times New Roman" w:cs="Times New Roman"/>
          <w:sz w:val="22"/>
          <w:szCs w:val="22"/>
          <w:lang w:val="en-GB" w:eastAsia="en-GB"/>
        </w:rPr>
        <w:tab/>
        <w:t>I will inform the Public Guardian if I have any reason to believe that P no longer lacks capacity and may be able to make his own decisions about the matters for which a deputy is sought to be appointed.  I understand that I will not have the power to make a decision on P’s behalf in relation to a matter if I know or have reasonable ground for believing that P has capacity in relation to the matter.</w:t>
      </w:r>
    </w:p>
    <w:p w14:paraId="108519DC" w14:textId="77777777" w:rsidR="00267633" w:rsidRPr="00F70F79" w:rsidRDefault="00267633" w:rsidP="00267633">
      <w:pPr>
        <w:spacing w:before="120" w:after="0"/>
        <w:ind w:left="720" w:hanging="720"/>
        <w:jc w:val="both"/>
        <w:divId w:val="2116439976"/>
        <w:rPr>
          <w:rFonts w:ascii="Times New Roman" w:eastAsia="Calibri" w:hAnsi="Times New Roman" w:cs="Times New Roman"/>
          <w:sz w:val="22"/>
          <w:szCs w:val="22"/>
          <w:lang w:val="en-GB" w:eastAsia="en-GB"/>
        </w:rPr>
      </w:pPr>
    </w:p>
    <w:p w14:paraId="5D3DBD2D" w14:textId="77777777" w:rsidR="00267633" w:rsidRPr="00F70F79" w:rsidRDefault="00267633" w:rsidP="00267633">
      <w:pPr>
        <w:autoSpaceDE w:val="0"/>
        <w:autoSpaceDN w:val="0"/>
        <w:adjustRightInd w:val="0"/>
        <w:spacing w:before="0" w:after="0"/>
        <w:ind w:left="720" w:hanging="720"/>
        <w:jc w:val="both"/>
        <w:divId w:val="2116439976"/>
        <w:rPr>
          <w:rFonts w:ascii="Times New Roman" w:eastAsia="Calibri" w:hAnsi="Times New Roman" w:cs="Times New Roman"/>
          <w:sz w:val="22"/>
          <w:szCs w:val="22"/>
          <w:lang w:eastAsia="en-GB"/>
        </w:rPr>
      </w:pPr>
      <w:r w:rsidRPr="00F70F79">
        <w:rPr>
          <w:rFonts w:ascii="Times New Roman" w:eastAsia="Calibri" w:hAnsi="Times New Roman" w:cs="Times New Roman"/>
          <w:sz w:val="22"/>
          <w:szCs w:val="22"/>
          <w:lang w:val="en-GB" w:eastAsia="en-GB"/>
        </w:rPr>
        <w:lastRenderedPageBreak/>
        <w:t>9.</w:t>
      </w:r>
      <w:r w:rsidRPr="00F70F79">
        <w:rPr>
          <w:rFonts w:ascii="Times New Roman" w:eastAsia="Calibri" w:hAnsi="Times New Roman" w:cs="Times New Roman"/>
          <w:sz w:val="22"/>
          <w:szCs w:val="22"/>
          <w:lang w:val="en-GB" w:eastAsia="en-GB"/>
        </w:rPr>
        <w:tab/>
        <w:t>I confirm that the documents exhibited herein and marked as “A” are true copies of the originals.</w:t>
      </w:r>
    </w:p>
    <w:p w14:paraId="248F404A" w14:textId="77777777" w:rsidR="00267633" w:rsidRPr="00F70F79" w:rsidRDefault="00267633" w:rsidP="00267633">
      <w:pPr>
        <w:autoSpaceDE w:val="0"/>
        <w:autoSpaceDN w:val="0"/>
        <w:adjustRightInd w:val="0"/>
        <w:spacing w:before="0" w:after="0"/>
        <w:ind w:left="720" w:hanging="720"/>
        <w:divId w:val="2116439976"/>
        <w:rPr>
          <w:rFonts w:ascii="Times New Roman" w:eastAsia="Calibri" w:hAnsi="Times New Roman" w:cs="Times New Roman"/>
          <w:sz w:val="22"/>
          <w:szCs w:val="22"/>
          <w:lang w:eastAsia="en-GB"/>
        </w:rPr>
      </w:pPr>
    </w:p>
    <w:p w14:paraId="26A221AA" w14:textId="77777777" w:rsidR="00267633" w:rsidRPr="00F70F79" w:rsidRDefault="00267633" w:rsidP="00267633">
      <w:pPr>
        <w:autoSpaceDE w:val="0"/>
        <w:autoSpaceDN w:val="0"/>
        <w:adjustRightInd w:val="0"/>
        <w:spacing w:before="0" w:after="0"/>
        <w:ind w:left="720" w:hanging="720"/>
        <w:divId w:val="2116439976"/>
        <w:rPr>
          <w:rFonts w:ascii="Times New Roman" w:eastAsia="Calibri" w:hAnsi="Times New Roman" w:cs="Times New Roman"/>
          <w:sz w:val="22"/>
          <w:szCs w:val="22"/>
          <w:lang w:eastAsia="en-GB"/>
        </w:rPr>
      </w:pPr>
      <w:r w:rsidRPr="00F70F79">
        <w:rPr>
          <w:rFonts w:ascii="Times New Roman" w:eastAsia="Calibri" w:hAnsi="Times New Roman" w:cs="Times New Roman"/>
          <w:sz w:val="22"/>
          <w:szCs w:val="22"/>
          <w:lang w:eastAsia="en-GB"/>
        </w:rPr>
        <w:t>Sworn (or affirmed) by</w:t>
      </w:r>
      <w:r w:rsidRPr="00F70F79">
        <w:rPr>
          <w:rFonts w:ascii="Times New Roman" w:eastAsia="Calibri" w:hAnsi="Times New Roman" w:cs="Times New Roman"/>
          <w:sz w:val="22"/>
          <w:szCs w:val="22"/>
          <w:lang w:eastAsia="en-GB"/>
        </w:rPr>
        <w:tab/>
      </w:r>
      <w:r w:rsidRPr="00F70F79">
        <w:rPr>
          <w:rFonts w:ascii="Times New Roman" w:eastAsia="Calibri" w:hAnsi="Times New Roman" w:cs="Times New Roman"/>
          <w:sz w:val="22"/>
          <w:szCs w:val="22"/>
          <w:lang w:eastAsia="en-GB"/>
        </w:rPr>
        <w:tab/>
        <w:t>)</w:t>
      </w:r>
    </w:p>
    <w:p w14:paraId="34F234E0" w14:textId="77777777" w:rsidR="00267633" w:rsidRPr="00F70F79" w:rsidRDefault="00267633" w:rsidP="00267633">
      <w:pPr>
        <w:autoSpaceDE w:val="0"/>
        <w:autoSpaceDN w:val="0"/>
        <w:adjustRightInd w:val="0"/>
        <w:spacing w:before="0" w:after="0"/>
        <w:ind w:left="720" w:hanging="720"/>
        <w:divId w:val="2116439976"/>
        <w:rPr>
          <w:rFonts w:ascii="Times New Roman" w:eastAsia="Calibri" w:hAnsi="Times New Roman" w:cs="Times New Roman"/>
          <w:sz w:val="22"/>
          <w:szCs w:val="22"/>
          <w:lang w:eastAsia="en-GB"/>
        </w:rPr>
      </w:pPr>
      <w:r w:rsidRPr="00F70F79">
        <w:rPr>
          <w:rFonts w:ascii="Times New Roman" w:eastAsia="Calibri" w:hAnsi="Times New Roman" w:cs="Times New Roman"/>
          <w:sz w:val="22"/>
          <w:szCs w:val="22"/>
          <w:lang w:eastAsia="en-GB"/>
        </w:rPr>
        <w:t>the abovenamed on</w:t>
      </w:r>
      <w:r w:rsidRPr="00F70F79">
        <w:rPr>
          <w:rFonts w:ascii="Times New Roman" w:eastAsia="Calibri" w:hAnsi="Times New Roman" w:cs="Times New Roman"/>
          <w:sz w:val="22"/>
          <w:szCs w:val="22"/>
          <w:lang w:eastAsia="en-GB"/>
        </w:rPr>
        <w:tab/>
      </w:r>
      <w:r w:rsidRPr="00F70F79">
        <w:rPr>
          <w:rFonts w:ascii="Times New Roman" w:eastAsia="Calibri" w:hAnsi="Times New Roman" w:cs="Times New Roman"/>
          <w:sz w:val="22"/>
          <w:szCs w:val="22"/>
          <w:lang w:eastAsia="en-GB"/>
        </w:rPr>
        <w:tab/>
      </w:r>
      <w:r w:rsidRPr="00F70F79">
        <w:rPr>
          <w:rFonts w:ascii="Times New Roman" w:eastAsia="Calibri" w:hAnsi="Times New Roman" w:cs="Times New Roman"/>
          <w:sz w:val="22"/>
          <w:szCs w:val="22"/>
          <w:lang w:eastAsia="en-GB"/>
        </w:rPr>
        <w:tab/>
        <w:t>)</w:t>
      </w:r>
    </w:p>
    <w:p w14:paraId="4AE33F1B" w14:textId="77777777" w:rsidR="00267633" w:rsidRPr="00F70F79" w:rsidRDefault="00267633" w:rsidP="00267633">
      <w:pPr>
        <w:autoSpaceDE w:val="0"/>
        <w:autoSpaceDN w:val="0"/>
        <w:adjustRightInd w:val="0"/>
        <w:spacing w:before="0" w:after="0"/>
        <w:ind w:left="720" w:hanging="720"/>
        <w:divId w:val="2116439976"/>
        <w:rPr>
          <w:rFonts w:ascii="Times New Roman" w:eastAsia="Calibri" w:hAnsi="Times New Roman" w:cs="Times New Roman"/>
          <w:sz w:val="22"/>
          <w:szCs w:val="22"/>
          <w:lang w:eastAsia="en-GB"/>
        </w:rPr>
      </w:pPr>
      <w:r w:rsidRPr="00F70F79">
        <w:rPr>
          <w:rFonts w:ascii="Times New Roman" w:eastAsia="Calibri" w:hAnsi="Times New Roman" w:cs="Times New Roman"/>
          <w:sz w:val="22"/>
          <w:szCs w:val="22"/>
          <w:lang w:eastAsia="en-GB"/>
        </w:rPr>
        <w:t>this</w:t>
      </w:r>
      <w:r w:rsidRPr="00F70F79">
        <w:rPr>
          <w:rFonts w:ascii="Times New Roman" w:eastAsia="Calibri" w:hAnsi="Times New Roman" w:cs="Times New Roman"/>
          <w:sz w:val="22"/>
          <w:szCs w:val="22"/>
          <w:lang w:eastAsia="en-GB"/>
        </w:rPr>
        <w:tab/>
      </w:r>
      <w:r w:rsidRPr="00F70F79">
        <w:rPr>
          <w:rFonts w:ascii="Times New Roman" w:eastAsia="Calibri" w:hAnsi="Times New Roman" w:cs="Times New Roman"/>
          <w:sz w:val="22"/>
          <w:szCs w:val="22"/>
          <w:lang w:eastAsia="en-GB"/>
        </w:rPr>
        <w:tab/>
        <w:t>day of 20</w:t>
      </w:r>
      <w:r w:rsidRPr="00F70F79">
        <w:rPr>
          <w:rFonts w:ascii="Times New Roman" w:eastAsia="Calibri" w:hAnsi="Times New Roman" w:cs="Times New Roman"/>
          <w:sz w:val="22"/>
          <w:szCs w:val="22"/>
          <w:lang w:eastAsia="en-GB"/>
        </w:rPr>
        <w:tab/>
      </w:r>
      <w:r w:rsidRPr="00F70F79">
        <w:rPr>
          <w:rFonts w:ascii="Times New Roman" w:eastAsia="Calibri" w:hAnsi="Times New Roman" w:cs="Times New Roman"/>
          <w:sz w:val="22"/>
          <w:szCs w:val="22"/>
          <w:lang w:eastAsia="en-GB"/>
        </w:rPr>
        <w:tab/>
        <w:t>)</w:t>
      </w:r>
    </w:p>
    <w:p w14:paraId="0AF8BE76" w14:textId="77777777" w:rsidR="00267633" w:rsidRPr="00F70F79" w:rsidRDefault="00267633" w:rsidP="00267633">
      <w:pPr>
        <w:autoSpaceDE w:val="0"/>
        <w:autoSpaceDN w:val="0"/>
        <w:adjustRightInd w:val="0"/>
        <w:spacing w:before="0" w:after="0"/>
        <w:ind w:left="720" w:hanging="720"/>
        <w:divId w:val="2116439976"/>
        <w:rPr>
          <w:rFonts w:ascii="Times New Roman" w:eastAsia="Calibri" w:hAnsi="Times New Roman" w:cs="Times New Roman"/>
          <w:sz w:val="22"/>
          <w:szCs w:val="22"/>
          <w:lang w:eastAsia="en-GB"/>
        </w:rPr>
      </w:pPr>
      <w:r w:rsidRPr="00F70F79">
        <w:rPr>
          <w:rFonts w:ascii="Times New Roman" w:eastAsia="Calibri" w:hAnsi="Times New Roman" w:cs="Times New Roman"/>
          <w:sz w:val="22"/>
          <w:szCs w:val="22"/>
          <w:lang w:eastAsia="en-GB"/>
        </w:rPr>
        <w:t>at Singapore</w:t>
      </w:r>
      <w:r w:rsidRPr="00F70F79">
        <w:rPr>
          <w:rFonts w:ascii="Times New Roman" w:eastAsia="Calibri" w:hAnsi="Times New Roman" w:cs="Times New Roman"/>
          <w:sz w:val="22"/>
          <w:szCs w:val="22"/>
          <w:lang w:eastAsia="en-GB"/>
        </w:rPr>
        <w:tab/>
      </w:r>
      <w:r w:rsidRPr="00F70F79">
        <w:rPr>
          <w:rFonts w:ascii="Times New Roman" w:eastAsia="Calibri" w:hAnsi="Times New Roman" w:cs="Times New Roman"/>
          <w:sz w:val="22"/>
          <w:szCs w:val="22"/>
          <w:lang w:eastAsia="en-GB"/>
        </w:rPr>
        <w:tab/>
      </w:r>
      <w:r w:rsidRPr="00F70F79">
        <w:rPr>
          <w:rFonts w:ascii="Times New Roman" w:eastAsia="Calibri" w:hAnsi="Times New Roman" w:cs="Times New Roman"/>
          <w:sz w:val="22"/>
          <w:szCs w:val="22"/>
          <w:lang w:eastAsia="en-GB"/>
        </w:rPr>
        <w:tab/>
      </w:r>
      <w:r w:rsidRPr="00F70F79">
        <w:rPr>
          <w:rFonts w:ascii="Times New Roman" w:eastAsia="Calibri" w:hAnsi="Times New Roman" w:cs="Times New Roman"/>
          <w:sz w:val="22"/>
          <w:szCs w:val="22"/>
          <w:lang w:eastAsia="en-GB"/>
        </w:rPr>
        <w:tab/>
        <w:t>)</w:t>
      </w:r>
    </w:p>
    <w:p w14:paraId="03AF6B92" w14:textId="77777777" w:rsidR="00267633" w:rsidRPr="00F70F79" w:rsidRDefault="00267633" w:rsidP="00267633">
      <w:pPr>
        <w:autoSpaceDE w:val="0"/>
        <w:autoSpaceDN w:val="0"/>
        <w:adjustRightInd w:val="0"/>
        <w:spacing w:before="0" w:after="0"/>
        <w:ind w:left="720" w:hanging="720"/>
        <w:divId w:val="2116439976"/>
        <w:rPr>
          <w:rFonts w:ascii="Times New Roman" w:eastAsia="Calibri" w:hAnsi="Times New Roman" w:cs="Times New Roman"/>
          <w:sz w:val="22"/>
          <w:szCs w:val="22"/>
          <w:lang w:eastAsia="en-GB"/>
        </w:rPr>
      </w:pPr>
    </w:p>
    <w:p w14:paraId="7BBE6414" w14:textId="77777777" w:rsidR="00267633" w:rsidRPr="00F70F79" w:rsidRDefault="00267633" w:rsidP="00267633">
      <w:pPr>
        <w:autoSpaceDE w:val="0"/>
        <w:autoSpaceDN w:val="0"/>
        <w:adjustRightInd w:val="0"/>
        <w:spacing w:before="0" w:after="0"/>
        <w:ind w:left="720" w:hanging="720"/>
        <w:divId w:val="2116439976"/>
        <w:rPr>
          <w:rFonts w:ascii="Times New Roman" w:eastAsia="Calibri" w:hAnsi="Times New Roman" w:cs="Times New Roman"/>
          <w:sz w:val="22"/>
          <w:szCs w:val="22"/>
          <w:lang w:eastAsia="en-GB"/>
        </w:rPr>
      </w:pPr>
      <w:r w:rsidRPr="00F70F79">
        <w:rPr>
          <w:rFonts w:ascii="Times New Roman" w:eastAsia="Calibri" w:hAnsi="Times New Roman" w:cs="Times New Roman"/>
          <w:sz w:val="22"/>
          <w:szCs w:val="22"/>
          <w:lang w:eastAsia="en-GB"/>
        </w:rPr>
        <w:t>Before me,</w:t>
      </w:r>
    </w:p>
    <w:p w14:paraId="52123B44" w14:textId="77777777" w:rsidR="00267633" w:rsidRPr="00F70F79" w:rsidRDefault="00267633" w:rsidP="00267633">
      <w:pPr>
        <w:autoSpaceDE w:val="0"/>
        <w:autoSpaceDN w:val="0"/>
        <w:adjustRightInd w:val="0"/>
        <w:spacing w:before="0" w:after="0"/>
        <w:ind w:left="720" w:hanging="720"/>
        <w:divId w:val="2116439976"/>
        <w:rPr>
          <w:rFonts w:ascii="Times New Roman" w:eastAsia="Calibri" w:hAnsi="Times New Roman" w:cs="Times New Roman"/>
          <w:sz w:val="22"/>
          <w:szCs w:val="22"/>
          <w:lang w:eastAsia="en-GB"/>
        </w:rPr>
      </w:pPr>
    </w:p>
    <w:p w14:paraId="20787E0A" w14:textId="77777777" w:rsidR="00267633" w:rsidRPr="00F70F79" w:rsidRDefault="00267633" w:rsidP="00267633">
      <w:pPr>
        <w:autoSpaceDE w:val="0"/>
        <w:autoSpaceDN w:val="0"/>
        <w:adjustRightInd w:val="0"/>
        <w:spacing w:before="0" w:after="0"/>
        <w:ind w:left="720" w:hanging="720"/>
        <w:divId w:val="2116439976"/>
        <w:rPr>
          <w:rFonts w:ascii="Times New Roman" w:eastAsia="Calibri" w:hAnsi="Times New Roman" w:cs="Times New Roman"/>
          <w:sz w:val="22"/>
          <w:szCs w:val="22"/>
          <w:lang w:eastAsia="en-GB"/>
        </w:rPr>
      </w:pPr>
    </w:p>
    <w:p w14:paraId="49881368" w14:textId="77777777" w:rsidR="00267633" w:rsidRPr="00F70F79" w:rsidRDefault="00267633" w:rsidP="00267633">
      <w:pPr>
        <w:autoSpaceDE w:val="0"/>
        <w:autoSpaceDN w:val="0"/>
        <w:adjustRightInd w:val="0"/>
        <w:spacing w:before="0" w:after="0"/>
        <w:ind w:left="720" w:hanging="720"/>
        <w:divId w:val="2116439976"/>
        <w:rPr>
          <w:rFonts w:ascii="Times New Roman" w:hAnsi="Times New Roman" w:cs="Times New Roman"/>
          <w:sz w:val="22"/>
          <w:szCs w:val="22"/>
          <w:lang w:val="en-GB" w:eastAsia="en-GB"/>
        </w:rPr>
      </w:pPr>
      <w:r w:rsidRPr="00F70F79">
        <w:rPr>
          <w:rFonts w:ascii="Times New Roman" w:eastAsia="Calibri" w:hAnsi="Times New Roman" w:cs="Times New Roman"/>
          <w:sz w:val="22"/>
          <w:szCs w:val="22"/>
          <w:lang w:eastAsia="en-GB"/>
        </w:rPr>
        <w:t>Commissioner for Oaths</w:t>
      </w:r>
      <w:r w:rsidRPr="00F70F79">
        <w:rPr>
          <w:rFonts w:ascii="Times New Roman" w:eastAsia="Calibri" w:hAnsi="Times New Roman" w:cs="Times New Roman"/>
          <w:sz w:val="22"/>
          <w:szCs w:val="22"/>
          <w:lang w:eastAsia="en-GB"/>
        </w:rPr>
        <w:br w:type="page"/>
      </w:r>
    </w:p>
    <w:p w14:paraId="045D6B74" w14:textId="77777777" w:rsidR="00267633" w:rsidRPr="00F70F79" w:rsidRDefault="003C39EA" w:rsidP="00267633">
      <w:pPr>
        <w:autoSpaceDE w:val="0"/>
        <w:autoSpaceDN w:val="0"/>
        <w:adjustRightInd w:val="0"/>
        <w:spacing w:before="0" w:after="0" w:line="288" w:lineRule="auto"/>
        <w:ind w:left="720" w:hanging="720"/>
        <w:divId w:val="2116439976"/>
        <w:rPr>
          <w:rFonts w:ascii="Times New Roman" w:eastAsia="Calibri" w:hAnsi="Times New Roman" w:cs="Times New Roman"/>
          <w:sz w:val="22"/>
          <w:szCs w:val="22"/>
          <w:lang w:val="en-GB" w:eastAsia="en-GB"/>
        </w:rPr>
      </w:pPr>
      <w:r w:rsidRPr="00F70F79">
        <w:rPr>
          <w:rFonts w:ascii="Times New Roman" w:hAnsi="Times New Roman" w:cs="Times New Roman"/>
          <w:noProof/>
          <w:sz w:val="22"/>
          <w:szCs w:val="22"/>
        </w:rPr>
        <w:lastRenderedPageBreak/>
        <mc:AlternateContent>
          <mc:Choice Requires="wps">
            <w:drawing>
              <wp:anchor distT="0" distB="0" distL="114300" distR="114300" simplePos="0" relativeHeight="251663872" behindDoc="0" locked="0" layoutInCell="1" allowOverlap="1" wp14:anchorId="7DFD9D67" wp14:editId="058C62AC">
                <wp:simplePos x="0" y="0"/>
                <wp:positionH relativeFrom="column">
                  <wp:posOffset>673100</wp:posOffset>
                </wp:positionH>
                <wp:positionV relativeFrom="paragraph">
                  <wp:posOffset>141605</wp:posOffset>
                </wp:positionV>
                <wp:extent cx="4390390" cy="3933825"/>
                <wp:effectExtent l="0" t="0" r="10160" b="28575"/>
                <wp:wrapNone/>
                <wp:docPr id="59" name="Rectangle 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90390" cy="393382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FB6E869" id="Rectangle 93" o:spid="_x0000_s1026" style="position:absolute;margin-left:53pt;margin-top:11.15pt;width:345.7pt;height:309.75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" filled="f"/>
            </w:pict>
          </mc:Fallback>
        </mc:AlternateContent>
      </w:r>
    </w:p>
    <w:p w14:paraId="0EEFFF7C" w14:textId="77777777" w:rsidR="00267633" w:rsidRPr="00F70F79" w:rsidRDefault="00267633" w:rsidP="00267633">
      <w:pPr>
        <w:autoSpaceDE w:val="0"/>
        <w:autoSpaceDN w:val="0"/>
        <w:adjustRightInd w:val="0"/>
        <w:spacing w:before="0" w:after="0" w:line="288" w:lineRule="auto"/>
        <w:ind w:left="720" w:hanging="720"/>
        <w:divId w:val="2116439976"/>
        <w:rPr>
          <w:rFonts w:ascii="Times New Roman" w:eastAsia="Calibri" w:hAnsi="Times New Roman" w:cs="Times New Roman"/>
          <w:sz w:val="22"/>
          <w:szCs w:val="22"/>
          <w:lang w:val="en-GB" w:eastAsia="en-GB"/>
        </w:rPr>
      </w:pPr>
    </w:p>
    <w:p w14:paraId="2828F052" w14:textId="77777777" w:rsidR="00267633" w:rsidRPr="00F70F79" w:rsidRDefault="00267633" w:rsidP="00267633">
      <w:pPr>
        <w:autoSpaceDE w:val="0"/>
        <w:autoSpaceDN w:val="0"/>
        <w:adjustRightInd w:val="0"/>
        <w:spacing w:before="0" w:after="0" w:line="288" w:lineRule="auto"/>
        <w:ind w:left="720" w:hanging="720"/>
        <w:jc w:val="center"/>
        <w:divId w:val="2116439976"/>
        <w:rPr>
          <w:rFonts w:ascii="Times New Roman" w:eastAsia="Calibri" w:hAnsi="Times New Roman" w:cs="Times New Roman"/>
          <w:b/>
          <w:sz w:val="22"/>
          <w:szCs w:val="22"/>
          <w:u w:val="single"/>
          <w:lang w:val="en-GB" w:eastAsia="en-GB"/>
        </w:rPr>
      </w:pPr>
    </w:p>
    <w:p w14:paraId="45983D13" w14:textId="77777777" w:rsidR="00267633" w:rsidRPr="00F70F79" w:rsidRDefault="00267633" w:rsidP="00267633">
      <w:pPr>
        <w:autoSpaceDE w:val="0"/>
        <w:autoSpaceDN w:val="0"/>
        <w:adjustRightInd w:val="0"/>
        <w:spacing w:before="0" w:after="0" w:line="288" w:lineRule="auto"/>
        <w:ind w:left="720" w:hanging="720"/>
        <w:divId w:val="2116439976"/>
        <w:rPr>
          <w:rFonts w:ascii="Times New Roman" w:eastAsia="Calibri" w:hAnsi="Times New Roman" w:cs="Times New Roman"/>
          <w:sz w:val="22"/>
          <w:szCs w:val="22"/>
          <w:lang w:val="en-GB" w:eastAsia="en-GB"/>
        </w:rPr>
      </w:pPr>
    </w:p>
    <w:p w14:paraId="7C6BE015" w14:textId="77777777" w:rsidR="00267633" w:rsidRPr="00F70F79" w:rsidRDefault="00267633" w:rsidP="00267633">
      <w:pPr>
        <w:autoSpaceDE w:val="0"/>
        <w:autoSpaceDN w:val="0"/>
        <w:adjustRightInd w:val="0"/>
        <w:spacing w:before="0" w:after="0"/>
        <w:ind w:left="1701" w:right="1701"/>
        <w:jc w:val="both"/>
        <w:divId w:val="2116439976"/>
        <w:rPr>
          <w:rFonts w:ascii="Times New Roman" w:eastAsia="Calibri" w:hAnsi="Times New Roman" w:cs="Times New Roman"/>
          <w:sz w:val="22"/>
          <w:szCs w:val="22"/>
          <w:lang w:val="en-GB" w:eastAsia="en-GB"/>
        </w:rPr>
      </w:pPr>
      <w:r w:rsidRPr="00F70F79">
        <w:rPr>
          <w:rFonts w:ascii="Times New Roman" w:eastAsia="Calibri" w:hAnsi="Times New Roman" w:cs="Times New Roman"/>
          <w:sz w:val="22"/>
          <w:szCs w:val="22"/>
          <w:lang w:val="en-GB" w:eastAsia="en-GB"/>
        </w:rPr>
        <w:t>This is the exhibit marked “A” referred to in the affidavit of ____________________________ [</w:t>
      </w:r>
      <w:r w:rsidRPr="00F70F79">
        <w:rPr>
          <w:rFonts w:ascii="Times New Roman" w:eastAsia="Calibri" w:hAnsi="Times New Roman" w:cs="Times New Roman"/>
          <w:i/>
          <w:sz w:val="22"/>
          <w:szCs w:val="22"/>
          <w:lang w:val="en-GB" w:eastAsia="en-GB"/>
        </w:rPr>
        <w:t>name of successor deputy</w:t>
      </w:r>
      <w:r w:rsidRPr="00F70F79">
        <w:rPr>
          <w:rFonts w:ascii="Times New Roman" w:eastAsia="Calibri" w:hAnsi="Times New Roman" w:cs="Times New Roman"/>
          <w:sz w:val="22"/>
          <w:szCs w:val="22"/>
          <w:lang w:val="en-GB" w:eastAsia="en-GB"/>
        </w:rPr>
        <w:t>] and sworn / affirmed before me on this _______________ [</w:t>
      </w:r>
      <w:r w:rsidRPr="00F70F79">
        <w:rPr>
          <w:rFonts w:ascii="Times New Roman" w:eastAsia="Calibri" w:hAnsi="Times New Roman" w:cs="Times New Roman"/>
          <w:i/>
          <w:sz w:val="22"/>
          <w:szCs w:val="22"/>
          <w:lang w:val="en-GB" w:eastAsia="en-GB"/>
        </w:rPr>
        <w:t>date on which the affidavit is sworn or affirmed</w:t>
      </w:r>
      <w:r w:rsidRPr="00F70F79">
        <w:rPr>
          <w:rFonts w:ascii="Times New Roman" w:eastAsia="Calibri" w:hAnsi="Times New Roman" w:cs="Times New Roman"/>
          <w:sz w:val="22"/>
          <w:szCs w:val="22"/>
          <w:lang w:val="en-GB" w:eastAsia="en-GB"/>
        </w:rPr>
        <w:t>].</w:t>
      </w:r>
    </w:p>
    <w:p w14:paraId="51809232" w14:textId="77777777" w:rsidR="00267633" w:rsidRPr="00F70F79" w:rsidRDefault="00267633" w:rsidP="00267633">
      <w:pPr>
        <w:autoSpaceDE w:val="0"/>
        <w:autoSpaceDN w:val="0"/>
        <w:adjustRightInd w:val="0"/>
        <w:spacing w:before="0" w:after="0"/>
        <w:divId w:val="2116439976"/>
        <w:rPr>
          <w:rFonts w:ascii="Times New Roman" w:eastAsia="Calibri" w:hAnsi="Times New Roman" w:cs="Times New Roman"/>
          <w:sz w:val="22"/>
          <w:szCs w:val="22"/>
          <w:lang w:val="en-GB" w:eastAsia="en-GB"/>
        </w:rPr>
      </w:pPr>
    </w:p>
    <w:p w14:paraId="4C7558B6" w14:textId="77777777" w:rsidR="00267633" w:rsidRPr="00F70F79" w:rsidRDefault="00267633" w:rsidP="00267633">
      <w:pPr>
        <w:autoSpaceDE w:val="0"/>
        <w:autoSpaceDN w:val="0"/>
        <w:adjustRightInd w:val="0"/>
        <w:spacing w:before="0" w:after="0"/>
        <w:divId w:val="2116439976"/>
        <w:rPr>
          <w:rFonts w:ascii="Times New Roman" w:eastAsia="Calibri" w:hAnsi="Times New Roman" w:cs="Times New Roman"/>
          <w:sz w:val="22"/>
          <w:szCs w:val="22"/>
          <w:lang w:val="en-GB" w:eastAsia="en-GB"/>
        </w:rPr>
      </w:pPr>
    </w:p>
    <w:p w14:paraId="4CD92212" w14:textId="77777777" w:rsidR="00267633" w:rsidRPr="00F70F79" w:rsidRDefault="00267633" w:rsidP="00267633">
      <w:pPr>
        <w:autoSpaceDE w:val="0"/>
        <w:autoSpaceDN w:val="0"/>
        <w:adjustRightInd w:val="0"/>
        <w:spacing w:before="0" w:after="0" w:line="288" w:lineRule="auto"/>
        <w:jc w:val="center"/>
        <w:divId w:val="2116439976"/>
        <w:rPr>
          <w:rFonts w:ascii="Times New Roman" w:eastAsia="Calibri" w:hAnsi="Times New Roman" w:cs="Times New Roman"/>
          <w:sz w:val="22"/>
          <w:szCs w:val="22"/>
          <w:lang w:val="en-GB" w:eastAsia="en-GB"/>
        </w:rPr>
      </w:pPr>
      <w:r w:rsidRPr="00F70F79">
        <w:rPr>
          <w:rFonts w:ascii="Times New Roman" w:eastAsia="Calibri" w:hAnsi="Times New Roman" w:cs="Times New Roman"/>
          <w:sz w:val="22"/>
          <w:szCs w:val="22"/>
          <w:lang w:val="en-GB" w:eastAsia="en-GB"/>
        </w:rPr>
        <w:t>Before me,</w:t>
      </w:r>
    </w:p>
    <w:p w14:paraId="40FCF238" w14:textId="77777777" w:rsidR="00267633" w:rsidRPr="00F70F79" w:rsidRDefault="00267633" w:rsidP="00267633">
      <w:pPr>
        <w:autoSpaceDE w:val="0"/>
        <w:autoSpaceDN w:val="0"/>
        <w:adjustRightInd w:val="0"/>
        <w:spacing w:before="0" w:after="0" w:line="288" w:lineRule="auto"/>
        <w:divId w:val="2116439976"/>
        <w:rPr>
          <w:rFonts w:ascii="Times New Roman" w:eastAsia="Calibri" w:hAnsi="Times New Roman" w:cs="Times New Roman"/>
          <w:sz w:val="22"/>
          <w:szCs w:val="22"/>
          <w:lang w:val="en-GB" w:eastAsia="en-GB"/>
        </w:rPr>
      </w:pPr>
    </w:p>
    <w:p w14:paraId="42E5147A" w14:textId="77777777" w:rsidR="00267633" w:rsidRPr="00F70F79" w:rsidRDefault="00267633" w:rsidP="00267633">
      <w:pPr>
        <w:autoSpaceDE w:val="0"/>
        <w:autoSpaceDN w:val="0"/>
        <w:adjustRightInd w:val="0"/>
        <w:spacing w:before="0" w:after="0" w:line="288" w:lineRule="auto"/>
        <w:divId w:val="2116439976"/>
        <w:rPr>
          <w:rFonts w:ascii="Times New Roman" w:eastAsia="Calibri" w:hAnsi="Times New Roman" w:cs="Times New Roman"/>
          <w:sz w:val="22"/>
          <w:szCs w:val="22"/>
          <w:lang w:val="en-GB" w:eastAsia="en-GB"/>
        </w:rPr>
      </w:pPr>
    </w:p>
    <w:p w14:paraId="694F66C2" w14:textId="77777777" w:rsidR="00267633" w:rsidRPr="00F70F79" w:rsidRDefault="00267633" w:rsidP="00267633">
      <w:pPr>
        <w:autoSpaceDE w:val="0"/>
        <w:autoSpaceDN w:val="0"/>
        <w:adjustRightInd w:val="0"/>
        <w:spacing w:before="0" w:after="0" w:line="288" w:lineRule="auto"/>
        <w:divId w:val="2116439976"/>
        <w:rPr>
          <w:rFonts w:ascii="Times New Roman" w:eastAsia="Calibri" w:hAnsi="Times New Roman" w:cs="Times New Roman"/>
          <w:sz w:val="22"/>
          <w:szCs w:val="22"/>
          <w:lang w:val="en-GB" w:eastAsia="en-GB"/>
        </w:rPr>
      </w:pPr>
    </w:p>
    <w:p w14:paraId="26260389" w14:textId="77777777" w:rsidR="00267633" w:rsidRPr="00F70F79" w:rsidRDefault="00267633" w:rsidP="00267633">
      <w:pPr>
        <w:autoSpaceDE w:val="0"/>
        <w:autoSpaceDN w:val="0"/>
        <w:adjustRightInd w:val="0"/>
        <w:spacing w:before="0" w:after="0" w:line="288" w:lineRule="auto"/>
        <w:divId w:val="2116439976"/>
        <w:rPr>
          <w:rFonts w:ascii="Times New Roman" w:eastAsia="Calibri" w:hAnsi="Times New Roman" w:cs="Times New Roman"/>
          <w:sz w:val="22"/>
          <w:szCs w:val="22"/>
          <w:lang w:val="en-GB" w:eastAsia="en-GB"/>
        </w:rPr>
      </w:pPr>
    </w:p>
    <w:p w14:paraId="1B625731" w14:textId="77777777" w:rsidR="00267633" w:rsidRPr="00F70F79" w:rsidRDefault="00267633" w:rsidP="00267633">
      <w:pPr>
        <w:autoSpaceDE w:val="0"/>
        <w:autoSpaceDN w:val="0"/>
        <w:adjustRightInd w:val="0"/>
        <w:spacing w:before="0" w:after="0" w:line="288" w:lineRule="auto"/>
        <w:jc w:val="center"/>
        <w:divId w:val="2116439976"/>
        <w:rPr>
          <w:rFonts w:ascii="Times New Roman" w:eastAsia="Calibri" w:hAnsi="Times New Roman" w:cs="Times New Roman"/>
          <w:sz w:val="22"/>
          <w:szCs w:val="22"/>
          <w:lang w:val="en-GB" w:eastAsia="en-GB"/>
        </w:rPr>
      </w:pPr>
      <w:r w:rsidRPr="00F70F79">
        <w:rPr>
          <w:rFonts w:ascii="Times New Roman" w:eastAsia="Calibri" w:hAnsi="Times New Roman" w:cs="Times New Roman"/>
          <w:sz w:val="22"/>
          <w:szCs w:val="22"/>
          <w:lang w:val="en-GB" w:eastAsia="en-GB"/>
        </w:rPr>
        <w:t>A Commissioner for Oaths</w:t>
      </w:r>
    </w:p>
    <w:p w14:paraId="26B7C406" w14:textId="77777777" w:rsidR="00267633" w:rsidRPr="00F70F79" w:rsidRDefault="00267633" w:rsidP="00267633">
      <w:pPr>
        <w:autoSpaceDE w:val="0"/>
        <w:autoSpaceDN w:val="0"/>
        <w:adjustRightInd w:val="0"/>
        <w:spacing w:before="0" w:after="0" w:line="288" w:lineRule="auto"/>
        <w:ind w:left="720" w:hanging="720"/>
        <w:divId w:val="2116439976"/>
        <w:rPr>
          <w:rFonts w:ascii="Times New Roman" w:eastAsia="Calibri" w:hAnsi="Times New Roman" w:cs="Times New Roman"/>
          <w:sz w:val="22"/>
          <w:szCs w:val="22"/>
          <w:lang w:val="en-GB" w:eastAsia="en-GB"/>
        </w:rPr>
      </w:pPr>
    </w:p>
    <w:p w14:paraId="72E7F01F" w14:textId="77777777" w:rsidR="00267633" w:rsidRPr="00F70F79" w:rsidRDefault="00267633" w:rsidP="00267633">
      <w:pPr>
        <w:autoSpaceDE w:val="0"/>
        <w:autoSpaceDN w:val="0"/>
        <w:adjustRightInd w:val="0"/>
        <w:spacing w:before="0" w:after="0" w:line="288" w:lineRule="auto"/>
        <w:ind w:left="720" w:hanging="720"/>
        <w:divId w:val="2116439976"/>
        <w:rPr>
          <w:rFonts w:ascii="Times New Roman" w:eastAsia="Calibri" w:hAnsi="Times New Roman" w:cs="Times New Roman"/>
          <w:sz w:val="22"/>
          <w:szCs w:val="22"/>
          <w:lang w:val="en-GB" w:eastAsia="en-GB"/>
        </w:rPr>
      </w:pPr>
    </w:p>
    <w:p w14:paraId="46F3BC37" w14:textId="77777777" w:rsidR="00267633" w:rsidRPr="00F70F79" w:rsidRDefault="00267633" w:rsidP="00267633">
      <w:pPr>
        <w:spacing w:before="0" w:after="200" w:line="276" w:lineRule="auto"/>
        <w:divId w:val="2116439976"/>
        <w:rPr>
          <w:rFonts w:ascii="Times New Roman" w:eastAsia="Calibri" w:hAnsi="Times New Roman" w:cs="Times New Roman"/>
          <w:sz w:val="22"/>
          <w:szCs w:val="22"/>
          <w:lang w:val="en-GB" w:eastAsia="en-GB"/>
        </w:rPr>
      </w:pPr>
      <w:r w:rsidRPr="00F70F79">
        <w:rPr>
          <w:rFonts w:ascii="Times New Roman" w:eastAsia="Calibri" w:hAnsi="Times New Roman" w:cs="Times New Roman"/>
          <w:sz w:val="22"/>
          <w:szCs w:val="22"/>
          <w:lang w:val="en-GB" w:eastAsia="en-GB"/>
        </w:rPr>
        <w:br w:type="page"/>
      </w:r>
    </w:p>
    <w:p w14:paraId="0F8853A3" w14:textId="77777777" w:rsidR="00267633" w:rsidRPr="00F70F79" w:rsidRDefault="00267633" w:rsidP="00267633">
      <w:pPr>
        <w:spacing w:before="0" w:after="200" w:line="276" w:lineRule="auto"/>
        <w:jc w:val="center"/>
        <w:divId w:val="2116439976"/>
        <w:rPr>
          <w:rFonts w:ascii="Times New Roman" w:eastAsia="Calibri" w:hAnsi="Times New Roman" w:cs="Times New Roman"/>
          <w:b/>
          <w:color w:val="000000"/>
          <w:sz w:val="22"/>
          <w:szCs w:val="22"/>
          <w:u w:val="single"/>
          <w:lang w:val="en-GB" w:eastAsia="en-GB"/>
        </w:rPr>
      </w:pPr>
      <w:r w:rsidRPr="00F70F79">
        <w:rPr>
          <w:rFonts w:ascii="Times New Roman" w:eastAsia="Calibri" w:hAnsi="Times New Roman" w:cs="Times New Roman"/>
          <w:b/>
          <w:color w:val="000000"/>
          <w:sz w:val="22"/>
          <w:szCs w:val="22"/>
          <w:u w:val="single"/>
          <w:lang w:val="en-GB" w:eastAsia="en-GB"/>
        </w:rPr>
        <w:lastRenderedPageBreak/>
        <w:t>TABLE OF CONTENTS</w:t>
      </w:r>
    </w:p>
    <w:p w14:paraId="7BFD5CE4" w14:textId="77777777" w:rsidR="00267633" w:rsidRPr="00F70F79" w:rsidRDefault="00267633" w:rsidP="00267633">
      <w:pPr>
        <w:spacing w:before="0" w:after="200" w:line="276" w:lineRule="auto"/>
        <w:jc w:val="center"/>
        <w:divId w:val="2116439976"/>
        <w:rPr>
          <w:rFonts w:ascii="Times New Roman" w:eastAsia="Calibri" w:hAnsi="Times New Roman" w:cs="Times New Roman"/>
          <w:sz w:val="22"/>
          <w:szCs w:val="22"/>
          <w:lang w:val="en-GB" w:eastAsia="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2" w:type="dxa"/>
          <w:bottom w:w="142" w:type="dxa"/>
        </w:tblCellMar>
        <w:tblLook w:val="04A0" w:firstRow="1" w:lastRow="0" w:firstColumn="1" w:lastColumn="0" w:noHBand="0" w:noVBand="1"/>
      </w:tblPr>
      <w:tblGrid>
        <w:gridCol w:w="6326"/>
        <w:gridCol w:w="2690"/>
      </w:tblGrid>
      <w:tr w:rsidR="00267633" w:rsidRPr="00F70F79" w14:paraId="2A647350" w14:textId="77777777" w:rsidTr="00632015">
        <w:trPr>
          <w:divId w:val="2116439976"/>
        </w:trPr>
        <w:tc>
          <w:tcPr>
            <w:tcW w:w="6487" w:type="dxa"/>
            <w:shd w:val="clear" w:color="auto" w:fill="auto"/>
          </w:tcPr>
          <w:p w14:paraId="41E19E60" w14:textId="77777777" w:rsidR="00267633" w:rsidRPr="00F70F79" w:rsidRDefault="00267633" w:rsidP="00632015">
            <w:pPr>
              <w:spacing w:before="0" w:after="0" w:line="288" w:lineRule="auto"/>
              <w:jc w:val="center"/>
              <w:rPr>
                <w:rFonts w:ascii="Times New Roman" w:eastAsia="Calibri" w:hAnsi="Times New Roman" w:cs="Times New Roman"/>
                <w:b/>
                <w:color w:val="000000"/>
                <w:sz w:val="22"/>
                <w:szCs w:val="22"/>
                <w:lang w:eastAsia="en-GB"/>
              </w:rPr>
            </w:pPr>
            <w:r w:rsidRPr="00F70F79">
              <w:rPr>
                <w:rFonts w:ascii="Times New Roman" w:eastAsia="Calibri" w:hAnsi="Times New Roman" w:cs="Times New Roman"/>
                <w:b/>
                <w:color w:val="000000"/>
                <w:sz w:val="22"/>
                <w:szCs w:val="22"/>
                <w:lang w:eastAsia="en-GB"/>
              </w:rPr>
              <w:t>Document</w:t>
            </w:r>
          </w:p>
        </w:tc>
        <w:tc>
          <w:tcPr>
            <w:tcW w:w="2755" w:type="dxa"/>
            <w:shd w:val="clear" w:color="auto" w:fill="auto"/>
          </w:tcPr>
          <w:p w14:paraId="078592FC" w14:textId="77777777" w:rsidR="00267633" w:rsidRPr="00F70F79" w:rsidRDefault="00267633" w:rsidP="00632015">
            <w:pPr>
              <w:spacing w:before="0" w:after="0" w:line="288" w:lineRule="auto"/>
              <w:jc w:val="center"/>
              <w:rPr>
                <w:rFonts w:ascii="Times New Roman" w:eastAsia="Calibri" w:hAnsi="Times New Roman" w:cs="Times New Roman"/>
                <w:b/>
                <w:color w:val="000000"/>
                <w:sz w:val="22"/>
                <w:szCs w:val="22"/>
                <w:lang w:eastAsia="en-GB"/>
              </w:rPr>
            </w:pPr>
            <w:r w:rsidRPr="00F70F79">
              <w:rPr>
                <w:rFonts w:ascii="Times New Roman" w:eastAsia="Calibri" w:hAnsi="Times New Roman" w:cs="Times New Roman"/>
                <w:b/>
                <w:color w:val="000000"/>
                <w:sz w:val="22"/>
                <w:szCs w:val="22"/>
                <w:lang w:eastAsia="en-GB"/>
              </w:rPr>
              <w:t>Page No.</w:t>
            </w:r>
          </w:p>
        </w:tc>
      </w:tr>
      <w:tr w:rsidR="00267633" w:rsidRPr="00F70F79" w14:paraId="23111A12" w14:textId="77777777" w:rsidTr="00632015">
        <w:trPr>
          <w:divId w:val="2116439976"/>
        </w:trPr>
        <w:tc>
          <w:tcPr>
            <w:tcW w:w="6487" w:type="dxa"/>
            <w:shd w:val="clear" w:color="auto" w:fill="auto"/>
          </w:tcPr>
          <w:p w14:paraId="6AA88C84" w14:textId="77777777" w:rsidR="00267633" w:rsidRPr="00F70F79" w:rsidRDefault="00267633" w:rsidP="00632015">
            <w:pPr>
              <w:spacing w:before="0" w:after="0" w:line="288" w:lineRule="auto"/>
              <w:rPr>
                <w:rFonts w:ascii="Times New Roman" w:eastAsia="Calibri" w:hAnsi="Times New Roman" w:cs="Times New Roman"/>
                <w:b/>
                <w:color w:val="000000"/>
                <w:sz w:val="22"/>
                <w:szCs w:val="22"/>
                <w:lang w:eastAsia="en-GB"/>
              </w:rPr>
            </w:pPr>
            <w:r w:rsidRPr="00F70F79">
              <w:rPr>
                <w:rFonts w:ascii="Times New Roman" w:eastAsia="Calibri" w:hAnsi="Times New Roman" w:cs="Times New Roman"/>
                <w:b/>
                <w:color w:val="000000"/>
                <w:sz w:val="22"/>
                <w:szCs w:val="22"/>
                <w:lang w:eastAsia="en-GB"/>
              </w:rPr>
              <w:t>Documents that prove the successor deputy’s relationship to P</w:t>
            </w:r>
          </w:p>
          <w:p w14:paraId="5F239698" w14:textId="77777777" w:rsidR="00267633" w:rsidRPr="00F70F79" w:rsidRDefault="00267633" w:rsidP="00632015">
            <w:pPr>
              <w:spacing w:before="0" w:after="0" w:line="288" w:lineRule="auto"/>
              <w:rPr>
                <w:rFonts w:ascii="Times New Roman" w:eastAsia="Calibri" w:hAnsi="Times New Roman" w:cs="Times New Roman"/>
                <w:color w:val="000000"/>
                <w:sz w:val="22"/>
                <w:szCs w:val="22"/>
                <w:lang w:eastAsia="en-GB"/>
              </w:rPr>
            </w:pPr>
            <w:r w:rsidRPr="00F70F79">
              <w:rPr>
                <w:rFonts w:ascii="Times New Roman" w:eastAsia="Calibri" w:hAnsi="Times New Roman" w:cs="Times New Roman"/>
                <w:color w:val="000000"/>
                <w:sz w:val="22"/>
                <w:szCs w:val="22"/>
                <w:lang w:eastAsia="en-GB"/>
              </w:rPr>
              <w:t>(e.g. Birth Certificate, Marriage Certificate, Adoption Order etc.)</w:t>
            </w:r>
          </w:p>
        </w:tc>
        <w:tc>
          <w:tcPr>
            <w:tcW w:w="2755" w:type="dxa"/>
            <w:shd w:val="clear" w:color="auto" w:fill="auto"/>
          </w:tcPr>
          <w:p w14:paraId="73551B9C" w14:textId="77777777" w:rsidR="00267633" w:rsidRPr="00F70F79" w:rsidRDefault="00267633" w:rsidP="00632015">
            <w:pPr>
              <w:spacing w:before="0" w:after="0" w:line="288" w:lineRule="auto"/>
              <w:jc w:val="center"/>
              <w:rPr>
                <w:rFonts w:ascii="Times New Roman" w:eastAsia="Calibri" w:hAnsi="Times New Roman" w:cs="Times New Roman"/>
                <w:b/>
                <w:color w:val="000000"/>
                <w:sz w:val="22"/>
                <w:szCs w:val="22"/>
                <w:lang w:eastAsia="en-GB"/>
              </w:rPr>
            </w:pPr>
          </w:p>
        </w:tc>
      </w:tr>
      <w:tr w:rsidR="00267633" w:rsidRPr="00F70F79" w14:paraId="28CAFFF9" w14:textId="77777777" w:rsidTr="00632015">
        <w:trPr>
          <w:divId w:val="2116439976"/>
        </w:trPr>
        <w:tc>
          <w:tcPr>
            <w:tcW w:w="6487" w:type="dxa"/>
            <w:shd w:val="clear" w:color="auto" w:fill="auto"/>
          </w:tcPr>
          <w:p w14:paraId="6221FBAE" w14:textId="77777777" w:rsidR="00267633" w:rsidRPr="00F70F79" w:rsidRDefault="00267633" w:rsidP="00632015">
            <w:pPr>
              <w:spacing w:before="0" w:after="0" w:line="288" w:lineRule="auto"/>
              <w:rPr>
                <w:rFonts w:ascii="Times New Roman" w:eastAsia="Calibri" w:hAnsi="Times New Roman" w:cs="Times New Roman"/>
                <w:b/>
                <w:color w:val="000000"/>
                <w:sz w:val="22"/>
                <w:szCs w:val="22"/>
                <w:lang w:eastAsia="en-GB"/>
              </w:rPr>
            </w:pPr>
            <w:r w:rsidRPr="00F70F79">
              <w:rPr>
                <w:rFonts w:ascii="Times New Roman" w:eastAsia="Calibri" w:hAnsi="Times New Roman" w:cs="Times New Roman"/>
                <w:b/>
                <w:color w:val="000000"/>
                <w:sz w:val="22"/>
                <w:szCs w:val="22"/>
                <w:lang w:eastAsia="en-GB"/>
              </w:rPr>
              <w:t>Other documents</w:t>
            </w:r>
          </w:p>
        </w:tc>
        <w:tc>
          <w:tcPr>
            <w:tcW w:w="2755" w:type="dxa"/>
            <w:shd w:val="clear" w:color="auto" w:fill="auto"/>
          </w:tcPr>
          <w:p w14:paraId="4CC12591" w14:textId="77777777" w:rsidR="00267633" w:rsidRPr="00F70F79" w:rsidRDefault="00267633" w:rsidP="00632015">
            <w:pPr>
              <w:spacing w:before="0" w:after="0" w:line="288" w:lineRule="auto"/>
              <w:jc w:val="center"/>
              <w:rPr>
                <w:rFonts w:ascii="Times New Roman" w:eastAsia="Calibri" w:hAnsi="Times New Roman" w:cs="Times New Roman"/>
                <w:b/>
                <w:color w:val="000000"/>
                <w:sz w:val="22"/>
                <w:szCs w:val="22"/>
                <w:lang w:eastAsia="en-GB"/>
              </w:rPr>
            </w:pPr>
          </w:p>
        </w:tc>
      </w:tr>
    </w:tbl>
    <w:p w14:paraId="0ECAB433" w14:textId="77777777" w:rsidR="00267633" w:rsidRPr="00F70F79" w:rsidRDefault="00267633" w:rsidP="00267633">
      <w:pPr>
        <w:spacing w:before="0" w:after="0" w:line="288" w:lineRule="auto"/>
        <w:jc w:val="both"/>
        <w:divId w:val="2116439976"/>
        <w:rPr>
          <w:rFonts w:ascii="Times New Roman" w:eastAsia="Calibri" w:hAnsi="Times New Roman" w:cs="Times New Roman"/>
          <w:i/>
          <w:color w:val="000000"/>
          <w:sz w:val="22"/>
          <w:szCs w:val="22"/>
          <w:lang w:val="en-GB" w:eastAsia="en-GB"/>
        </w:rPr>
      </w:pPr>
    </w:p>
    <w:p w14:paraId="116FB99C" w14:textId="77777777" w:rsidR="00267633" w:rsidRPr="00F70F79" w:rsidRDefault="00267633" w:rsidP="00267633">
      <w:pPr>
        <w:spacing w:before="0" w:after="0" w:line="288" w:lineRule="auto"/>
        <w:jc w:val="both"/>
        <w:divId w:val="2116439976"/>
        <w:rPr>
          <w:rFonts w:ascii="Times New Roman" w:eastAsia="Calibri" w:hAnsi="Times New Roman" w:cs="Times New Roman"/>
          <w:i/>
          <w:color w:val="000000"/>
          <w:sz w:val="22"/>
          <w:szCs w:val="22"/>
          <w:lang w:val="en-GB" w:eastAsia="en-GB"/>
        </w:rPr>
      </w:pPr>
    </w:p>
    <w:p w14:paraId="0630482D" w14:textId="77777777" w:rsidR="00267633" w:rsidRPr="00F70F79" w:rsidRDefault="00267633" w:rsidP="00267633">
      <w:pPr>
        <w:spacing w:before="0" w:after="0" w:line="288" w:lineRule="auto"/>
        <w:jc w:val="both"/>
        <w:divId w:val="2116439976"/>
        <w:rPr>
          <w:rFonts w:ascii="Times New Roman" w:eastAsia="Calibri" w:hAnsi="Times New Roman" w:cs="Times New Roman"/>
          <w:i/>
          <w:color w:val="000000"/>
          <w:sz w:val="22"/>
          <w:szCs w:val="22"/>
          <w:lang w:val="en-GB" w:eastAsia="en-GB"/>
        </w:rPr>
      </w:pPr>
      <w:r w:rsidRPr="00F70F79">
        <w:rPr>
          <w:rFonts w:ascii="Times New Roman" w:eastAsia="Calibri" w:hAnsi="Times New Roman" w:cs="Times New Roman"/>
          <w:b/>
          <w:i/>
          <w:color w:val="000000"/>
          <w:sz w:val="22"/>
          <w:szCs w:val="22"/>
          <w:u w:val="single"/>
          <w:lang w:val="en-GB" w:eastAsia="en-GB"/>
        </w:rPr>
        <w:t>Note</w:t>
      </w:r>
      <w:r w:rsidRPr="00F70F79">
        <w:rPr>
          <w:rFonts w:ascii="Times New Roman" w:eastAsia="Calibri" w:hAnsi="Times New Roman" w:cs="Times New Roman"/>
          <w:i/>
          <w:color w:val="000000"/>
          <w:sz w:val="22"/>
          <w:szCs w:val="22"/>
          <w:lang w:val="en-GB" w:eastAsia="en-GB"/>
        </w:rPr>
        <w:t>: Please exhibit the documents in the order listed above.</w:t>
      </w:r>
    </w:p>
    <w:p w14:paraId="054DAA29" w14:textId="77777777" w:rsidR="00267633" w:rsidRPr="00F70F79" w:rsidRDefault="00267633" w:rsidP="00267633">
      <w:pPr>
        <w:spacing w:before="0" w:after="0" w:line="240" w:lineRule="auto"/>
        <w:divId w:val="2116439976"/>
        <w:rPr>
          <w:rFonts w:ascii="Times New Roman" w:hAnsi="Times New Roman" w:cs="Times New Roman"/>
          <w:sz w:val="22"/>
          <w:szCs w:val="22"/>
          <w:lang w:val="en-US" w:eastAsia="zh-CN"/>
        </w:rPr>
      </w:pPr>
    </w:p>
    <w:p w14:paraId="0F85A922" w14:textId="77777777" w:rsidR="00267633" w:rsidRPr="00F70F79" w:rsidRDefault="00267633" w:rsidP="00267633">
      <w:pPr>
        <w:spacing w:before="0" w:after="0" w:line="240" w:lineRule="auto"/>
        <w:divId w:val="2116439976"/>
        <w:rPr>
          <w:rFonts w:ascii="Times New Roman" w:hAnsi="Times New Roman" w:cs="Times New Roman"/>
          <w:sz w:val="22"/>
          <w:szCs w:val="22"/>
          <w:lang w:val="en-US" w:eastAsia="zh-CN"/>
        </w:rPr>
      </w:pPr>
    </w:p>
    <w:p w14:paraId="15B646B6" w14:textId="77777777" w:rsidR="00267633" w:rsidRPr="00267633" w:rsidRDefault="00267633" w:rsidP="00ED3579">
      <w:pPr>
        <w:spacing w:before="0" w:after="200" w:line="276" w:lineRule="auto"/>
        <w:divId w:val="2116439976"/>
        <w:rPr>
          <w:rFonts w:ascii="Times New Roman" w:hAnsi="Times New Roman" w:cs="Times New Roman"/>
          <w:sz w:val="20"/>
          <w:szCs w:val="20"/>
          <w:lang w:val="en-US" w:eastAsia="zh-CN"/>
        </w:rPr>
      </w:pPr>
      <w:r w:rsidRPr="00F70F79">
        <w:rPr>
          <w:rFonts w:ascii="Times New Roman" w:hAnsi="Times New Roman" w:cs="Times New Roman"/>
          <w:sz w:val="22"/>
          <w:szCs w:val="22"/>
          <w:lang w:val="en-US" w:eastAsia="zh-CN"/>
        </w:rPr>
        <w:br w:type="page"/>
      </w:r>
    </w:p>
    <w:tbl>
      <w:tblPr>
        <w:tblW w:w="9240" w:type="dxa"/>
        <w:jc w:val="center"/>
        <w:tblLayout w:type="fixed"/>
        <w:tblLook w:val="0000" w:firstRow="0" w:lastRow="0" w:firstColumn="0" w:lastColumn="0" w:noHBand="0" w:noVBand="0"/>
      </w:tblPr>
      <w:tblGrid>
        <w:gridCol w:w="3080"/>
        <w:gridCol w:w="3080"/>
        <w:gridCol w:w="3080"/>
      </w:tblGrid>
      <w:tr w:rsidR="00267633" w:rsidRPr="00267633" w14:paraId="1BAD1F86" w14:textId="77777777" w:rsidTr="00267633">
        <w:trPr>
          <w:divId w:val="2116439976"/>
          <w:jc w:val="center"/>
        </w:trPr>
        <w:tc>
          <w:tcPr>
            <w:tcW w:w="3080" w:type="dxa"/>
          </w:tcPr>
          <w:p w14:paraId="0CC360EE" w14:textId="77777777" w:rsidR="00267633" w:rsidRPr="00267633" w:rsidRDefault="00267633" w:rsidP="00267633">
            <w:pPr>
              <w:spacing w:before="0" w:after="120" w:line="240" w:lineRule="auto"/>
              <w:rPr>
                <w:rFonts w:ascii="Times New Roman" w:eastAsia="Calibri" w:hAnsi="Times New Roman" w:cs="Times New Roman"/>
                <w:sz w:val="22"/>
                <w:szCs w:val="22"/>
                <w:lang w:val="en-GB" w:eastAsia="zh-CN"/>
              </w:rPr>
            </w:pPr>
            <w:r w:rsidRPr="00267633">
              <w:rPr>
                <w:rFonts w:ascii="Times New Roman" w:eastAsia="Calibri" w:hAnsi="Times New Roman" w:cs="Times New Roman"/>
                <w:sz w:val="20"/>
                <w:szCs w:val="20"/>
                <w:lang w:val="en-US" w:eastAsia="zh-CN"/>
              </w:rPr>
              <w:lastRenderedPageBreak/>
              <w:br w:type="page"/>
            </w:r>
          </w:p>
        </w:tc>
        <w:tc>
          <w:tcPr>
            <w:tcW w:w="3080" w:type="dxa"/>
          </w:tcPr>
          <w:p w14:paraId="3E6A2F67" w14:textId="77777777" w:rsidR="00267633" w:rsidRPr="00267633" w:rsidRDefault="00267633" w:rsidP="00267633">
            <w:pPr>
              <w:keepNext/>
              <w:spacing w:before="0" w:after="0" w:line="240" w:lineRule="auto"/>
              <w:jc w:val="center"/>
              <w:outlineLvl w:val="1"/>
              <w:rPr>
                <w:rFonts w:ascii="Times New Roman" w:eastAsia="Calibri" w:hAnsi="Times New Roman" w:cs="Times New Roman"/>
                <w:bCs/>
                <w:iCs/>
                <w:spacing w:val="-3"/>
                <w:lang w:val="en-GB" w:eastAsia="zh-CN"/>
              </w:rPr>
            </w:pPr>
            <w:r w:rsidRPr="00267633">
              <w:rPr>
                <w:rFonts w:ascii="Times New Roman" w:eastAsia="Calibri" w:hAnsi="Times New Roman" w:cs="Times New Roman"/>
                <w:bCs/>
                <w:iCs/>
                <w:spacing w:val="-3"/>
                <w:lang w:val="en-GB" w:eastAsia="zh-CN"/>
              </w:rPr>
              <w:t>FORM 221</w:t>
            </w:r>
          </w:p>
        </w:tc>
        <w:tc>
          <w:tcPr>
            <w:tcW w:w="3080" w:type="dxa"/>
          </w:tcPr>
          <w:p w14:paraId="0AA94AF4" w14:textId="77777777" w:rsidR="00267633" w:rsidRPr="00267633" w:rsidRDefault="00267633" w:rsidP="00267633">
            <w:pPr>
              <w:spacing w:before="0" w:after="120" w:line="240" w:lineRule="auto"/>
              <w:rPr>
                <w:rFonts w:ascii="Times New Roman" w:eastAsia="Calibri" w:hAnsi="Times New Roman" w:cs="Times New Roman"/>
                <w:sz w:val="22"/>
                <w:szCs w:val="22"/>
                <w:lang w:val="en-GB" w:eastAsia="zh-CN"/>
              </w:rPr>
            </w:pPr>
          </w:p>
        </w:tc>
      </w:tr>
    </w:tbl>
    <w:p w14:paraId="5B9F29F3" w14:textId="77777777" w:rsidR="00267633" w:rsidRPr="00267633" w:rsidRDefault="00267633" w:rsidP="00267633">
      <w:pPr>
        <w:widowControl w:val="0"/>
        <w:autoSpaceDE w:val="0"/>
        <w:autoSpaceDN w:val="0"/>
        <w:adjustRightInd w:val="0"/>
        <w:spacing w:before="0" w:after="0" w:line="240" w:lineRule="auto"/>
        <w:divId w:val="2116439976"/>
        <w:rPr>
          <w:rFonts w:ascii="Times New Roman" w:eastAsia="SimSun" w:hAnsi="Times New Roman" w:cs="Times New Roman"/>
          <w:sz w:val="22"/>
          <w:szCs w:val="22"/>
          <w:lang w:val="en-US" w:eastAsia="zh-CN"/>
        </w:rPr>
      </w:pPr>
      <w:r w:rsidRPr="00267633">
        <w:rPr>
          <w:rFonts w:ascii="Times New Roman" w:eastAsia="SimSun" w:hAnsi="Times New Roman" w:cs="Times New Roman"/>
          <w:sz w:val="22"/>
          <w:szCs w:val="22"/>
          <w:lang w:val="en-US" w:eastAsia="zh-CN"/>
        </w:rPr>
        <w:t>Para 51, 53</w:t>
      </w:r>
    </w:p>
    <w:p w14:paraId="04193A0E" w14:textId="77777777" w:rsidR="00267633" w:rsidRPr="00267633" w:rsidRDefault="00267633" w:rsidP="00267633">
      <w:pPr>
        <w:widowControl w:val="0"/>
        <w:autoSpaceDE w:val="0"/>
        <w:autoSpaceDN w:val="0"/>
        <w:adjustRightInd w:val="0"/>
        <w:spacing w:before="0" w:after="0" w:line="240" w:lineRule="auto"/>
        <w:ind w:left="540"/>
        <w:divId w:val="2116439976"/>
        <w:rPr>
          <w:rFonts w:ascii="EANDO E+ Times Ten" w:eastAsia="SimSun" w:hAnsi="EANDO E+ Times Ten" w:cs="EANDO E+ Times Ten"/>
          <w:sz w:val="22"/>
          <w:szCs w:val="22"/>
          <w:lang w:val="en-US" w:eastAsia="zh-CN"/>
        </w:rPr>
      </w:pPr>
    </w:p>
    <w:p w14:paraId="56D4D857" w14:textId="77777777" w:rsidR="00267633" w:rsidRPr="00267633" w:rsidRDefault="00267633" w:rsidP="00267633">
      <w:pPr>
        <w:widowControl w:val="0"/>
        <w:autoSpaceDE w:val="0"/>
        <w:autoSpaceDN w:val="0"/>
        <w:adjustRightInd w:val="0"/>
        <w:spacing w:before="0" w:after="0" w:line="240" w:lineRule="auto"/>
        <w:ind w:left="540"/>
        <w:jc w:val="center"/>
        <w:divId w:val="2116439976"/>
        <w:rPr>
          <w:rFonts w:ascii="EANDO E+ Times Ten" w:eastAsia="SimSun" w:hAnsi="EANDO E+ Times Ten" w:cs="EANDO E+ Times Ten"/>
          <w:b/>
          <w:sz w:val="22"/>
          <w:szCs w:val="22"/>
          <w:lang w:val="en-US" w:eastAsia="zh-CN"/>
        </w:rPr>
      </w:pPr>
      <w:r w:rsidRPr="00267633">
        <w:rPr>
          <w:rFonts w:ascii="EANDO E+ Times Ten" w:eastAsia="SimSun" w:hAnsi="EANDO E+ Times Ten" w:cs="EANDO E+ Times Ten"/>
          <w:b/>
          <w:sz w:val="22"/>
          <w:szCs w:val="22"/>
          <w:lang w:val="en-US" w:eastAsia="zh-CN"/>
        </w:rPr>
        <w:t>CONSENT TO ORIGINATING SUMMONS AND</w:t>
      </w:r>
    </w:p>
    <w:p w14:paraId="3E7C76B8" w14:textId="77777777" w:rsidR="00267633" w:rsidRPr="00267633" w:rsidRDefault="00267633" w:rsidP="00267633">
      <w:pPr>
        <w:widowControl w:val="0"/>
        <w:autoSpaceDE w:val="0"/>
        <w:autoSpaceDN w:val="0"/>
        <w:adjustRightInd w:val="0"/>
        <w:spacing w:before="0" w:after="0" w:line="240" w:lineRule="auto"/>
        <w:ind w:firstLine="547"/>
        <w:jc w:val="center"/>
        <w:divId w:val="2116439976"/>
        <w:rPr>
          <w:rFonts w:ascii="EANDO E+ Times Ten" w:eastAsia="SimSun" w:hAnsi="EANDO E+ Times Ten" w:cs="EANDO E+ Times Ten"/>
          <w:b/>
          <w:sz w:val="22"/>
          <w:szCs w:val="22"/>
          <w:lang w:val="en-US" w:eastAsia="zh-CN"/>
        </w:rPr>
      </w:pPr>
      <w:r w:rsidRPr="00267633">
        <w:rPr>
          <w:rFonts w:ascii="EANDO E+ Times Ten" w:eastAsia="SimSun" w:hAnsi="EANDO E+ Times Ten" w:cs="EANDO E+ Times Ten"/>
          <w:b/>
          <w:sz w:val="22"/>
          <w:szCs w:val="22"/>
          <w:lang w:val="en-US" w:eastAsia="zh-CN"/>
        </w:rPr>
        <w:t>DISPENSATION OF SERVICE OF DOCUMENTS</w:t>
      </w:r>
    </w:p>
    <w:p w14:paraId="47E34703" w14:textId="77777777" w:rsidR="00267633" w:rsidRPr="00267633" w:rsidRDefault="00267633" w:rsidP="00267633">
      <w:pPr>
        <w:widowControl w:val="0"/>
        <w:autoSpaceDE w:val="0"/>
        <w:autoSpaceDN w:val="0"/>
        <w:adjustRightInd w:val="0"/>
        <w:spacing w:before="0" w:after="0" w:line="240" w:lineRule="atLeast"/>
        <w:jc w:val="center"/>
        <w:divId w:val="2116439976"/>
        <w:rPr>
          <w:rFonts w:ascii="EANDO E+ Times Ten" w:eastAsia="SimSun" w:hAnsi="EANDO E+ Times Ten" w:cs="EANDO E+ Times Ten"/>
          <w:b/>
          <w:sz w:val="22"/>
          <w:szCs w:val="22"/>
          <w:lang w:val="en-US" w:eastAsia="zh-CN"/>
        </w:rPr>
      </w:pPr>
    </w:p>
    <w:p w14:paraId="75281395" w14:textId="77777777" w:rsidR="00267633" w:rsidRPr="00267633" w:rsidRDefault="00267633" w:rsidP="00267633">
      <w:pPr>
        <w:widowControl w:val="0"/>
        <w:autoSpaceDE w:val="0"/>
        <w:autoSpaceDN w:val="0"/>
        <w:adjustRightInd w:val="0"/>
        <w:spacing w:before="0" w:after="0" w:line="240" w:lineRule="atLeast"/>
        <w:jc w:val="center"/>
        <w:divId w:val="2116439976"/>
        <w:rPr>
          <w:rFonts w:ascii="EANDO E+ Times Ten" w:eastAsia="SimSun" w:hAnsi="EANDO E+ Times Ten" w:cs="EANDO E+ Times Ten"/>
          <w:sz w:val="22"/>
          <w:szCs w:val="22"/>
          <w:lang w:val="en-US" w:eastAsia="zh-CN"/>
        </w:rPr>
      </w:pPr>
    </w:p>
    <w:p w14:paraId="1D841EA3" w14:textId="77777777" w:rsidR="00267633" w:rsidRPr="00267633" w:rsidRDefault="00267633" w:rsidP="00267633">
      <w:pPr>
        <w:widowControl w:val="0"/>
        <w:autoSpaceDE w:val="0"/>
        <w:autoSpaceDN w:val="0"/>
        <w:adjustRightInd w:val="0"/>
        <w:spacing w:before="0" w:after="0" w:line="240" w:lineRule="atLeast"/>
        <w:jc w:val="center"/>
        <w:divId w:val="2116439976"/>
        <w:rPr>
          <w:rFonts w:ascii="EANDO E+ Times Ten" w:eastAsia="SimSun" w:hAnsi="EANDO E+ Times Ten" w:cs="EANDO E+ Times Ten"/>
          <w:sz w:val="22"/>
          <w:szCs w:val="22"/>
          <w:lang w:val="en-US" w:eastAsia="zh-CN"/>
        </w:rPr>
      </w:pPr>
      <w:r w:rsidRPr="00267633">
        <w:rPr>
          <w:rFonts w:ascii="EANDO E+ Times Ten" w:eastAsia="SimSun" w:hAnsi="EANDO E+ Times Ten" w:cs="EANDO E+ Times Ten"/>
          <w:sz w:val="22"/>
          <w:szCs w:val="22"/>
          <w:lang w:val="en-US" w:eastAsia="zh-CN"/>
        </w:rPr>
        <w:t>IN THE FAMILY JUSTICE COURTS OF</w:t>
      </w:r>
      <w:r w:rsidRPr="00267633">
        <w:rPr>
          <w:rFonts w:ascii="EANDO E+ Times Ten" w:eastAsia="SimSun" w:hAnsi="EANDO E+ Times Ten" w:cs="EANDO E+ Times Ten"/>
          <w:sz w:val="22"/>
          <w:szCs w:val="22"/>
          <w:lang w:val="en-US" w:eastAsia="zh-CN"/>
        </w:rPr>
        <w:br/>
        <w:t>THE REPUBLIC OF SINGAPORE</w:t>
      </w:r>
      <w:r w:rsidRPr="00267633">
        <w:rPr>
          <w:rFonts w:ascii="EANDO E+ Times Ten" w:eastAsia="SimSun" w:hAnsi="EANDO E+ Times Ten" w:cs="EANDO E+ Times Ten"/>
          <w:sz w:val="22"/>
          <w:szCs w:val="22"/>
          <w:lang w:val="en-US" w:eastAsia="zh-CN"/>
        </w:rPr>
        <w:br/>
      </w:r>
    </w:p>
    <w:p w14:paraId="70980F14" w14:textId="77777777" w:rsidR="00267633" w:rsidRPr="00267633" w:rsidRDefault="00267633" w:rsidP="00267633">
      <w:pPr>
        <w:autoSpaceDE w:val="0"/>
        <w:autoSpaceDN w:val="0"/>
        <w:adjustRightInd w:val="0"/>
        <w:spacing w:before="0" w:after="0" w:line="240" w:lineRule="auto"/>
        <w:divId w:val="2116439976"/>
        <w:rPr>
          <w:rFonts w:ascii="Times New Roman" w:eastAsia="Calibri" w:hAnsi="Times New Roman" w:cs="Times New Roman"/>
          <w:color w:val="000000"/>
          <w:sz w:val="22"/>
          <w:szCs w:val="22"/>
          <w:lang w:val="en-US" w:eastAsia="zh-CN"/>
        </w:rPr>
      </w:pPr>
    </w:p>
    <w:p w14:paraId="1487777E" w14:textId="77777777" w:rsidR="00267633" w:rsidRPr="00267633" w:rsidRDefault="00267633" w:rsidP="00267633">
      <w:pPr>
        <w:spacing w:before="0" w:after="0" w:line="240" w:lineRule="auto"/>
        <w:divId w:val="2116439976"/>
        <w:rPr>
          <w:rFonts w:ascii="Times New Roman" w:eastAsia="Calibri" w:hAnsi="Times New Roman" w:cs="Times New Roman"/>
          <w:sz w:val="22"/>
          <w:szCs w:val="22"/>
          <w:lang w:val="en-US" w:eastAsia="zh-CN"/>
        </w:rPr>
      </w:pPr>
      <w:r w:rsidRPr="00267633">
        <w:rPr>
          <w:rFonts w:ascii="Times New Roman" w:eastAsia="Calibri" w:hAnsi="Times New Roman" w:cs="Times New Roman"/>
          <w:sz w:val="22"/>
          <w:szCs w:val="22"/>
          <w:lang w:val="en-US" w:eastAsia="zh-CN"/>
        </w:rPr>
        <w:t>OSM No.</w:t>
      </w:r>
      <w:r w:rsidRPr="00267633">
        <w:rPr>
          <w:rFonts w:ascii="Times New Roman" w:eastAsia="Calibri" w:hAnsi="Times New Roman" w:cs="Times New Roman"/>
          <w:sz w:val="22"/>
          <w:szCs w:val="22"/>
          <w:lang w:val="en-US" w:eastAsia="zh-CN"/>
        </w:rPr>
        <w:tab/>
        <w:t>)</w:t>
      </w:r>
    </w:p>
    <w:p w14:paraId="2BFFCEC1" w14:textId="77777777" w:rsidR="00267633" w:rsidRPr="00267633" w:rsidRDefault="00267633" w:rsidP="00267633">
      <w:pPr>
        <w:spacing w:before="0" w:after="0" w:line="240" w:lineRule="auto"/>
        <w:divId w:val="2116439976"/>
        <w:rPr>
          <w:rFonts w:ascii="Times New Roman" w:eastAsia="Calibri" w:hAnsi="Times New Roman" w:cs="Times New Roman"/>
          <w:sz w:val="22"/>
          <w:szCs w:val="22"/>
          <w:lang w:val="en-US" w:eastAsia="zh-CN"/>
        </w:rPr>
      </w:pPr>
      <w:r w:rsidRPr="00267633">
        <w:rPr>
          <w:rFonts w:ascii="Times New Roman" w:eastAsia="Calibri" w:hAnsi="Times New Roman" w:cs="Times New Roman"/>
          <w:sz w:val="22"/>
          <w:szCs w:val="22"/>
          <w:lang w:val="en-US" w:eastAsia="zh-CN"/>
        </w:rPr>
        <w:t xml:space="preserve">of </w:t>
      </w:r>
      <w:proofErr w:type="gramStart"/>
      <w:r w:rsidRPr="00267633">
        <w:rPr>
          <w:rFonts w:ascii="Times New Roman" w:eastAsia="Calibri" w:hAnsi="Times New Roman" w:cs="Times New Roman"/>
          <w:sz w:val="22"/>
          <w:szCs w:val="22"/>
          <w:lang w:val="en-US" w:eastAsia="zh-CN"/>
        </w:rPr>
        <w:t xml:space="preserve">20  </w:t>
      </w:r>
      <w:r w:rsidRPr="00267633">
        <w:rPr>
          <w:rFonts w:ascii="Times New Roman" w:eastAsia="Calibri" w:hAnsi="Times New Roman" w:cs="Times New Roman"/>
          <w:sz w:val="22"/>
          <w:szCs w:val="22"/>
          <w:lang w:val="en-US" w:eastAsia="zh-CN"/>
        </w:rPr>
        <w:tab/>
      </w:r>
      <w:proofErr w:type="gramEnd"/>
      <w:r w:rsidRPr="00267633">
        <w:rPr>
          <w:rFonts w:ascii="Times New Roman" w:eastAsia="Calibri" w:hAnsi="Times New Roman" w:cs="Times New Roman"/>
          <w:sz w:val="22"/>
          <w:szCs w:val="22"/>
          <w:lang w:val="en-US" w:eastAsia="zh-CN"/>
        </w:rPr>
        <w:tab/>
        <w:t>)</w:t>
      </w:r>
    </w:p>
    <w:p w14:paraId="0FAB7B83" w14:textId="77777777" w:rsidR="00267633" w:rsidRPr="00267633" w:rsidRDefault="00267633" w:rsidP="00267633">
      <w:pPr>
        <w:spacing w:before="0" w:after="0" w:line="240" w:lineRule="auto"/>
        <w:divId w:val="2116439976"/>
        <w:rPr>
          <w:rFonts w:ascii="Times New Roman" w:eastAsia="Calibri" w:hAnsi="Times New Roman" w:cs="Times New Roman"/>
          <w:sz w:val="22"/>
          <w:szCs w:val="22"/>
          <w:lang w:val="en-US" w:eastAsia="zh-CN"/>
        </w:rPr>
      </w:pPr>
      <w:r w:rsidRPr="00267633">
        <w:rPr>
          <w:rFonts w:ascii="Times New Roman" w:eastAsia="Calibri" w:hAnsi="Times New Roman" w:cs="Times New Roman"/>
          <w:sz w:val="22"/>
          <w:szCs w:val="22"/>
          <w:lang w:val="en-US" w:eastAsia="zh-CN"/>
        </w:rPr>
        <w:t xml:space="preserve">(Seal) </w:t>
      </w:r>
      <w:r w:rsidRPr="00267633">
        <w:rPr>
          <w:rFonts w:ascii="Times New Roman" w:eastAsia="Calibri" w:hAnsi="Times New Roman" w:cs="Times New Roman"/>
          <w:sz w:val="22"/>
          <w:szCs w:val="22"/>
          <w:lang w:val="en-US" w:eastAsia="zh-CN"/>
        </w:rPr>
        <w:tab/>
      </w:r>
      <w:r w:rsidRPr="00267633">
        <w:rPr>
          <w:rFonts w:ascii="Times New Roman" w:eastAsia="Calibri" w:hAnsi="Times New Roman" w:cs="Times New Roman"/>
          <w:sz w:val="22"/>
          <w:szCs w:val="22"/>
          <w:lang w:val="en-US" w:eastAsia="zh-CN"/>
        </w:rPr>
        <w:tab/>
        <w:t>)</w:t>
      </w:r>
    </w:p>
    <w:p w14:paraId="40AE0950" w14:textId="77777777" w:rsidR="00267633" w:rsidRPr="00267633" w:rsidRDefault="00267633" w:rsidP="00267633">
      <w:pPr>
        <w:autoSpaceDE w:val="0"/>
        <w:autoSpaceDN w:val="0"/>
        <w:adjustRightInd w:val="0"/>
        <w:spacing w:before="0" w:after="0" w:line="240" w:lineRule="auto"/>
        <w:divId w:val="2116439976"/>
        <w:rPr>
          <w:rFonts w:ascii="Times New Roman" w:eastAsia="Calibri" w:hAnsi="Times New Roman" w:cs="Times New Roman"/>
          <w:color w:val="000000"/>
          <w:sz w:val="22"/>
          <w:szCs w:val="22"/>
          <w:lang w:val="en-US" w:eastAsia="en-GB"/>
        </w:rPr>
      </w:pPr>
    </w:p>
    <w:p w14:paraId="6FA808CB" w14:textId="77777777" w:rsidR="00267633" w:rsidRPr="00267633" w:rsidRDefault="00267633" w:rsidP="00267633">
      <w:pPr>
        <w:spacing w:before="0" w:after="0" w:line="240" w:lineRule="auto"/>
        <w:ind w:left="3600"/>
        <w:jc w:val="both"/>
        <w:divId w:val="2116439976"/>
        <w:rPr>
          <w:rFonts w:ascii="Times New Roman" w:eastAsia="Calibri" w:hAnsi="Times New Roman" w:cs="Times New Roman"/>
          <w:snapToGrid w:val="0"/>
          <w:sz w:val="22"/>
          <w:szCs w:val="22"/>
          <w:lang w:val="en-US" w:eastAsia="zh-CN"/>
        </w:rPr>
      </w:pPr>
      <w:r w:rsidRPr="00267633">
        <w:rPr>
          <w:rFonts w:ascii="Times New Roman" w:eastAsia="Calibri" w:hAnsi="Times New Roman" w:cs="Times New Roman"/>
          <w:snapToGrid w:val="0"/>
          <w:sz w:val="22"/>
          <w:szCs w:val="22"/>
          <w:lang w:val="en-US" w:eastAsia="zh-CN"/>
        </w:rPr>
        <w:t xml:space="preserve">In the Matter of Section [section no] of the Mental Capacity Act (Cap177A) </w:t>
      </w:r>
    </w:p>
    <w:p w14:paraId="1C663F92" w14:textId="77777777" w:rsidR="00267633" w:rsidRPr="00267633" w:rsidRDefault="00267633" w:rsidP="00267633">
      <w:pPr>
        <w:spacing w:before="0" w:after="0" w:line="240" w:lineRule="auto"/>
        <w:ind w:left="4320"/>
        <w:jc w:val="both"/>
        <w:divId w:val="2116439976"/>
        <w:rPr>
          <w:rFonts w:ascii="Times New Roman" w:eastAsia="Calibri" w:hAnsi="Times New Roman" w:cs="Times New Roman"/>
          <w:snapToGrid w:val="0"/>
          <w:sz w:val="22"/>
          <w:szCs w:val="22"/>
          <w:lang w:val="en-US" w:eastAsia="zh-CN"/>
        </w:rPr>
      </w:pPr>
    </w:p>
    <w:p w14:paraId="19A18634" w14:textId="77777777" w:rsidR="00267633" w:rsidRPr="00267633" w:rsidRDefault="00267633" w:rsidP="00267633">
      <w:pPr>
        <w:spacing w:before="0" w:after="0" w:line="240" w:lineRule="auto"/>
        <w:ind w:left="1440"/>
        <w:jc w:val="both"/>
        <w:outlineLvl w:val="0"/>
        <w:divId w:val="2116439976"/>
        <w:rPr>
          <w:rFonts w:ascii="Times New Roman" w:eastAsia="Calibri" w:hAnsi="Times New Roman" w:cs="Times New Roman"/>
          <w:snapToGrid w:val="0"/>
          <w:sz w:val="22"/>
          <w:szCs w:val="22"/>
          <w:lang w:val="en-US" w:eastAsia="zh-CN"/>
        </w:rPr>
      </w:pPr>
      <w:r w:rsidRPr="00267633">
        <w:rPr>
          <w:rFonts w:ascii="Times New Roman" w:eastAsia="Calibri" w:hAnsi="Times New Roman" w:cs="Times New Roman"/>
          <w:snapToGrid w:val="0"/>
          <w:sz w:val="22"/>
          <w:szCs w:val="22"/>
          <w:lang w:val="en-US" w:eastAsia="zh-CN"/>
        </w:rPr>
        <w:tab/>
      </w:r>
      <w:r w:rsidRPr="00267633">
        <w:rPr>
          <w:rFonts w:ascii="Times New Roman" w:eastAsia="Calibri" w:hAnsi="Times New Roman" w:cs="Times New Roman"/>
          <w:snapToGrid w:val="0"/>
          <w:sz w:val="22"/>
          <w:szCs w:val="22"/>
          <w:lang w:val="en-US" w:eastAsia="zh-CN"/>
        </w:rPr>
        <w:tab/>
      </w:r>
      <w:r w:rsidRPr="00267633">
        <w:rPr>
          <w:rFonts w:ascii="Times New Roman" w:eastAsia="Calibri" w:hAnsi="Times New Roman" w:cs="Times New Roman"/>
          <w:snapToGrid w:val="0"/>
          <w:sz w:val="22"/>
          <w:szCs w:val="22"/>
          <w:lang w:val="en-US" w:eastAsia="zh-CN"/>
        </w:rPr>
        <w:tab/>
      </w:r>
      <w:r w:rsidRPr="00267633">
        <w:rPr>
          <w:rFonts w:ascii="Times New Roman" w:eastAsia="Calibri" w:hAnsi="Times New Roman" w:cs="Times New Roman"/>
          <w:snapToGrid w:val="0"/>
          <w:sz w:val="22"/>
          <w:szCs w:val="22"/>
          <w:lang w:val="en-US" w:eastAsia="zh-CN"/>
        </w:rPr>
        <w:tab/>
      </w:r>
      <w:r w:rsidRPr="00267633">
        <w:rPr>
          <w:rFonts w:ascii="Times New Roman" w:eastAsia="Calibri" w:hAnsi="Times New Roman" w:cs="Times New Roman"/>
          <w:snapToGrid w:val="0"/>
          <w:sz w:val="22"/>
          <w:szCs w:val="22"/>
          <w:lang w:val="en-US" w:eastAsia="zh-CN"/>
        </w:rPr>
        <w:tab/>
        <w:t>And</w:t>
      </w:r>
    </w:p>
    <w:p w14:paraId="64A63B46" w14:textId="77777777" w:rsidR="00267633" w:rsidRPr="00267633" w:rsidRDefault="00267633" w:rsidP="00267633">
      <w:pPr>
        <w:spacing w:before="0" w:after="0" w:line="240" w:lineRule="auto"/>
        <w:ind w:left="1440"/>
        <w:jc w:val="both"/>
        <w:divId w:val="2116439976"/>
        <w:rPr>
          <w:rFonts w:ascii="Times New Roman" w:eastAsia="Calibri" w:hAnsi="Times New Roman" w:cs="Times New Roman"/>
          <w:snapToGrid w:val="0"/>
          <w:sz w:val="22"/>
          <w:szCs w:val="22"/>
          <w:lang w:val="en-US" w:eastAsia="zh-CN"/>
        </w:rPr>
      </w:pPr>
    </w:p>
    <w:p w14:paraId="583CEA15" w14:textId="77777777" w:rsidR="00267633" w:rsidRPr="00267633" w:rsidRDefault="00267633" w:rsidP="00267633">
      <w:pPr>
        <w:spacing w:before="0" w:after="0" w:line="240" w:lineRule="auto"/>
        <w:ind w:left="3600"/>
        <w:jc w:val="both"/>
        <w:divId w:val="2116439976"/>
        <w:rPr>
          <w:rFonts w:ascii="Times New Roman" w:eastAsia="Calibri" w:hAnsi="Times New Roman" w:cs="Times New Roman"/>
          <w:snapToGrid w:val="0"/>
          <w:sz w:val="22"/>
          <w:szCs w:val="22"/>
          <w:lang w:val="en-US" w:eastAsia="zh-CN"/>
        </w:rPr>
      </w:pPr>
      <w:r w:rsidRPr="00267633">
        <w:rPr>
          <w:rFonts w:ascii="Times New Roman" w:eastAsia="Calibri" w:hAnsi="Times New Roman" w:cs="Times New Roman"/>
          <w:snapToGrid w:val="0"/>
          <w:sz w:val="22"/>
          <w:szCs w:val="22"/>
          <w:lang w:val="en-US" w:eastAsia="zh-CN"/>
        </w:rPr>
        <w:t>In the Matter of [</w:t>
      </w:r>
      <w:r w:rsidRPr="00267633">
        <w:rPr>
          <w:rFonts w:ascii="Times New Roman" w:eastAsia="Calibri" w:hAnsi="Times New Roman" w:cs="Times New Roman"/>
          <w:i/>
          <w:snapToGrid w:val="0"/>
          <w:sz w:val="22"/>
          <w:szCs w:val="22"/>
          <w:lang w:val="en-US" w:eastAsia="zh-CN"/>
        </w:rPr>
        <w:t xml:space="preserve">name of person alleged to lack </w:t>
      </w:r>
      <w:proofErr w:type="gramStart"/>
      <w:r w:rsidRPr="00267633">
        <w:rPr>
          <w:rFonts w:ascii="Times New Roman" w:eastAsia="Calibri" w:hAnsi="Times New Roman" w:cs="Times New Roman"/>
          <w:i/>
          <w:snapToGrid w:val="0"/>
          <w:sz w:val="22"/>
          <w:szCs w:val="22"/>
          <w:lang w:val="en-US" w:eastAsia="zh-CN"/>
        </w:rPr>
        <w:t>capacity</w:t>
      </w:r>
      <w:r w:rsidRPr="00267633">
        <w:rPr>
          <w:rFonts w:ascii="Times New Roman" w:eastAsia="Calibri" w:hAnsi="Times New Roman" w:cs="Times New Roman"/>
          <w:snapToGrid w:val="0"/>
          <w:sz w:val="22"/>
          <w:szCs w:val="22"/>
          <w:lang w:val="en-US" w:eastAsia="zh-CN"/>
        </w:rPr>
        <w:t>](</w:t>
      </w:r>
      <w:proofErr w:type="gramEnd"/>
      <w:r w:rsidRPr="00267633">
        <w:rPr>
          <w:rFonts w:ascii="Times New Roman" w:eastAsia="Calibri" w:hAnsi="Times New Roman" w:cs="Times New Roman"/>
          <w:snapToGrid w:val="0"/>
          <w:sz w:val="22"/>
          <w:szCs w:val="22"/>
          <w:lang w:val="en-US" w:eastAsia="zh-CN"/>
        </w:rPr>
        <w:t>ID No.:</w:t>
      </w:r>
      <w:r w:rsidRPr="00267633">
        <w:rPr>
          <w:rFonts w:ascii="Times New Roman" w:eastAsia="Calibri" w:hAnsi="Times New Roman" w:cs="Times New Roman"/>
          <w:snapToGrid w:val="0"/>
          <w:sz w:val="22"/>
          <w:szCs w:val="22"/>
          <w:lang w:val="en-US" w:eastAsia="zh-CN"/>
        </w:rPr>
        <w:tab/>
      </w:r>
      <w:r w:rsidRPr="00267633">
        <w:rPr>
          <w:rFonts w:ascii="Times New Roman" w:eastAsia="Calibri" w:hAnsi="Times New Roman" w:cs="Times New Roman"/>
          <w:snapToGrid w:val="0"/>
          <w:sz w:val="22"/>
          <w:szCs w:val="22"/>
          <w:lang w:val="en-US" w:eastAsia="zh-CN"/>
        </w:rPr>
        <w:tab/>
        <w:t>), a person alleged to lack capacity (“P”)</w:t>
      </w:r>
    </w:p>
    <w:p w14:paraId="33ED18EC" w14:textId="77777777" w:rsidR="00267633" w:rsidRPr="00267633" w:rsidRDefault="00267633" w:rsidP="00267633">
      <w:pPr>
        <w:spacing w:before="0" w:after="0" w:line="240" w:lineRule="auto"/>
        <w:ind w:left="1440"/>
        <w:jc w:val="both"/>
        <w:divId w:val="2116439976"/>
        <w:rPr>
          <w:rFonts w:ascii="Times New Roman" w:eastAsia="Calibri" w:hAnsi="Times New Roman" w:cs="Times New Roman"/>
          <w:snapToGrid w:val="0"/>
          <w:sz w:val="22"/>
          <w:szCs w:val="22"/>
          <w:lang w:val="en-US" w:eastAsia="zh-CN"/>
        </w:rPr>
      </w:pPr>
    </w:p>
    <w:p w14:paraId="29E1E1CA" w14:textId="77777777" w:rsidR="00267633" w:rsidRPr="00267633" w:rsidRDefault="00267633" w:rsidP="00267633">
      <w:pPr>
        <w:spacing w:before="0" w:after="0" w:line="240" w:lineRule="auto"/>
        <w:ind w:left="4320"/>
        <w:jc w:val="both"/>
        <w:outlineLvl w:val="0"/>
        <w:divId w:val="2116439976"/>
        <w:rPr>
          <w:rFonts w:ascii="Times New Roman" w:eastAsia="Calibri" w:hAnsi="Times New Roman" w:cs="Times New Roman"/>
          <w:snapToGrid w:val="0"/>
          <w:sz w:val="22"/>
          <w:szCs w:val="22"/>
          <w:lang w:val="en-US" w:eastAsia="zh-CN"/>
        </w:rPr>
      </w:pPr>
    </w:p>
    <w:p w14:paraId="599FC3DE" w14:textId="77777777" w:rsidR="00267633" w:rsidRPr="00267633" w:rsidRDefault="00267633" w:rsidP="00267633">
      <w:pPr>
        <w:spacing w:before="0" w:after="0" w:line="240" w:lineRule="auto"/>
        <w:ind w:left="4320" w:firstLine="720"/>
        <w:jc w:val="both"/>
        <w:outlineLvl w:val="0"/>
        <w:divId w:val="2116439976"/>
        <w:rPr>
          <w:rFonts w:ascii="Times New Roman" w:eastAsia="Calibri" w:hAnsi="Times New Roman" w:cs="Times New Roman"/>
          <w:snapToGrid w:val="0"/>
          <w:sz w:val="22"/>
          <w:szCs w:val="22"/>
          <w:vertAlign w:val="superscript"/>
          <w:lang w:val="en-US" w:eastAsia="zh-CN"/>
        </w:rPr>
      </w:pPr>
      <w:r w:rsidRPr="00267633">
        <w:rPr>
          <w:rFonts w:ascii="Times New Roman" w:eastAsia="Calibri" w:hAnsi="Times New Roman" w:cs="Times New Roman"/>
          <w:snapToGrid w:val="0"/>
          <w:sz w:val="22"/>
          <w:szCs w:val="22"/>
          <w:lang w:val="en-US" w:eastAsia="zh-CN"/>
        </w:rPr>
        <w:t>Between</w:t>
      </w:r>
    </w:p>
    <w:p w14:paraId="612A1268" w14:textId="77777777" w:rsidR="00267633" w:rsidRPr="00267633" w:rsidRDefault="00267633" w:rsidP="00267633">
      <w:pPr>
        <w:spacing w:before="0" w:after="0" w:line="240" w:lineRule="auto"/>
        <w:ind w:left="1440"/>
        <w:jc w:val="both"/>
        <w:divId w:val="2116439976"/>
        <w:rPr>
          <w:rFonts w:ascii="Times New Roman" w:eastAsia="Calibri" w:hAnsi="Times New Roman" w:cs="Times New Roman"/>
          <w:snapToGrid w:val="0"/>
          <w:sz w:val="22"/>
          <w:szCs w:val="22"/>
          <w:lang w:val="en-US" w:eastAsia="zh-CN"/>
        </w:rPr>
      </w:pPr>
    </w:p>
    <w:p w14:paraId="26111C2A" w14:textId="77777777" w:rsidR="00267633" w:rsidRPr="00267633" w:rsidRDefault="00267633" w:rsidP="00267633">
      <w:pPr>
        <w:spacing w:before="0" w:after="0" w:line="240" w:lineRule="auto"/>
        <w:ind w:left="1440"/>
        <w:jc w:val="both"/>
        <w:divId w:val="2116439976"/>
        <w:rPr>
          <w:rFonts w:ascii="Times New Roman" w:eastAsia="Calibri" w:hAnsi="Times New Roman" w:cs="Times New Roman"/>
          <w:snapToGrid w:val="0"/>
          <w:sz w:val="22"/>
          <w:szCs w:val="22"/>
          <w:lang w:val="en-US" w:eastAsia="zh-CN"/>
        </w:rPr>
      </w:pPr>
    </w:p>
    <w:p w14:paraId="79723ED0" w14:textId="77777777" w:rsidR="00267633" w:rsidRPr="00267633" w:rsidRDefault="00267633" w:rsidP="00267633">
      <w:pPr>
        <w:spacing w:before="0" w:after="0" w:line="240" w:lineRule="auto"/>
        <w:ind w:left="1440"/>
        <w:jc w:val="both"/>
        <w:divId w:val="2116439976"/>
        <w:rPr>
          <w:rFonts w:ascii="Times New Roman" w:eastAsia="Calibri" w:hAnsi="Times New Roman" w:cs="Times New Roman"/>
          <w:snapToGrid w:val="0"/>
          <w:sz w:val="22"/>
          <w:szCs w:val="22"/>
          <w:lang w:val="en-US" w:eastAsia="zh-CN"/>
        </w:rPr>
      </w:pPr>
      <w:r w:rsidRPr="00267633">
        <w:rPr>
          <w:rFonts w:ascii="Times New Roman" w:eastAsia="Calibri" w:hAnsi="Times New Roman" w:cs="Times New Roman"/>
          <w:snapToGrid w:val="0"/>
          <w:sz w:val="22"/>
          <w:szCs w:val="22"/>
          <w:lang w:val="en-US" w:eastAsia="zh-CN"/>
        </w:rPr>
        <w:tab/>
      </w:r>
      <w:r w:rsidRPr="00267633">
        <w:rPr>
          <w:rFonts w:ascii="Times New Roman" w:eastAsia="Calibri" w:hAnsi="Times New Roman" w:cs="Times New Roman"/>
          <w:snapToGrid w:val="0"/>
          <w:sz w:val="22"/>
          <w:szCs w:val="22"/>
          <w:lang w:val="en-US" w:eastAsia="zh-CN"/>
        </w:rPr>
        <w:tab/>
      </w:r>
      <w:r w:rsidRPr="00267633">
        <w:rPr>
          <w:rFonts w:ascii="Times New Roman" w:eastAsia="Calibri" w:hAnsi="Times New Roman" w:cs="Times New Roman"/>
          <w:snapToGrid w:val="0"/>
          <w:sz w:val="22"/>
          <w:szCs w:val="22"/>
          <w:lang w:val="en-US" w:eastAsia="zh-CN"/>
        </w:rPr>
        <w:tab/>
        <w:t>(Name and ID No.:</w:t>
      </w:r>
      <w:r w:rsidRPr="00267633">
        <w:rPr>
          <w:rFonts w:ascii="Times New Roman" w:eastAsia="Calibri" w:hAnsi="Times New Roman" w:cs="Times New Roman"/>
          <w:snapToGrid w:val="0"/>
          <w:sz w:val="22"/>
          <w:szCs w:val="22"/>
          <w:lang w:val="en-US" w:eastAsia="zh-CN"/>
        </w:rPr>
        <w:tab/>
      </w:r>
      <w:proofErr w:type="gramStart"/>
      <w:r w:rsidRPr="00267633">
        <w:rPr>
          <w:rFonts w:ascii="Times New Roman" w:eastAsia="Calibri" w:hAnsi="Times New Roman" w:cs="Times New Roman"/>
          <w:snapToGrid w:val="0"/>
          <w:sz w:val="22"/>
          <w:szCs w:val="22"/>
          <w:lang w:val="en-US" w:eastAsia="zh-CN"/>
        </w:rPr>
        <w:tab/>
        <w:t xml:space="preserve">)   </w:t>
      </w:r>
      <w:proofErr w:type="gramEnd"/>
      <w:r w:rsidRPr="00267633">
        <w:rPr>
          <w:rFonts w:ascii="Times New Roman" w:eastAsia="Calibri" w:hAnsi="Times New Roman" w:cs="Times New Roman"/>
          <w:snapToGrid w:val="0"/>
          <w:sz w:val="22"/>
          <w:szCs w:val="22"/>
          <w:lang w:val="en-US" w:eastAsia="zh-CN"/>
        </w:rPr>
        <w:t xml:space="preserve">      … Plaintiff</w:t>
      </w:r>
      <w:r w:rsidRPr="00267633">
        <w:rPr>
          <w:rFonts w:ascii="Times New Roman" w:eastAsia="Calibri" w:hAnsi="Times New Roman" w:cs="Times New Roman"/>
          <w:snapToGrid w:val="0"/>
          <w:sz w:val="22"/>
          <w:szCs w:val="22"/>
          <w:vertAlign w:val="superscript"/>
          <w:lang w:val="en-US" w:eastAsia="zh-CN"/>
        </w:rPr>
        <w:t>+</w:t>
      </w:r>
      <w:r w:rsidRPr="00267633">
        <w:rPr>
          <w:rFonts w:ascii="Times New Roman" w:eastAsia="Calibri" w:hAnsi="Times New Roman" w:cs="Times New Roman"/>
          <w:sz w:val="22"/>
          <w:szCs w:val="22"/>
          <w:lang w:val="en-US" w:eastAsia="zh-CN"/>
        </w:rPr>
        <w:t xml:space="preserve"> </w:t>
      </w:r>
      <w:r w:rsidRPr="00267633">
        <w:rPr>
          <w:rFonts w:ascii="Times New Roman" w:eastAsia="Calibri" w:hAnsi="Times New Roman" w:cs="Times New Roman"/>
          <w:snapToGrid w:val="0"/>
          <w:sz w:val="22"/>
          <w:szCs w:val="22"/>
          <w:lang w:val="en-US" w:eastAsia="zh-CN"/>
        </w:rPr>
        <w:t xml:space="preserve"> </w:t>
      </w:r>
    </w:p>
    <w:p w14:paraId="2EE09D50" w14:textId="77777777" w:rsidR="00267633" w:rsidRPr="00267633" w:rsidRDefault="00267633" w:rsidP="00267633">
      <w:pPr>
        <w:spacing w:before="0" w:after="0" w:line="240" w:lineRule="auto"/>
        <w:ind w:left="1440"/>
        <w:jc w:val="both"/>
        <w:divId w:val="2116439976"/>
        <w:rPr>
          <w:rFonts w:ascii="Times New Roman" w:eastAsia="Calibri" w:hAnsi="Times New Roman" w:cs="Times New Roman"/>
          <w:snapToGrid w:val="0"/>
          <w:sz w:val="22"/>
          <w:szCs w:val="22"/>
          <w:lang w:val="en-US" w:eastAsia="zh-CN"/>
        </w:rPr>
      </w:pPr>
    </w:p>
    <w:p w14:paraId="79FFC154" w14:textId="77777777" w:rsidR="00267633" w:rsidRPr="00267633" w:rsidRDefault="00267633" w:rsidP="00267633">
      <w:pPr>
        <w:spacing w:before="0" w:after="0" w:line="240" w:lineRule="auto"/>
        <w:ind w:left="4320" w:firstLine="720"/>
        <w:jc w:val="both"/>
        <w:outlineLvl w:val="0"/>
        <w:divId w:val="2116439976"/>
        <w:rPr>
          <w:rFonts w:ascii="Times New Roman" w:eastAsia="Calibri" w:hAnsi="Times New Roman" w:cs="Times New Roman"/>
          <w:snapToGrid w:val="0"/>
          <w:sz w:val="22"/>
          <w:szCs w:val="22"/>
          <w:lang w:val="en-US" w:eastAsia="zh-CN"/>
        </w:rPr>
      </w:pPr>
      <w:r w:rsidRPr="00267633">
        <w:rPr>
          <w:rFonts w:ascii="Times New Roman" w:eastAsia="Calibri" w:hAnsi="Times New Roman" w:cs="Times New Roman"/>
          <w:snapToGrid w:val="0"/>
          <w:sz w:val="22"/>
          <w:szCs w:val="22"/>
          <w:lang w:val="en-US" w:eastAsia="zh-CN"/>
        </w:rPr>
        <w:t>And</w:t>
      </w:r>
      <w:r w:rsidRPr="00267633">
        <w:rPr>
          <w:rFonts w:ascii="Times New Roman" w:eastAsia="Calibri" w:hAnsi="Times New Roman" w:cs="Times New Roman"/>
          <w:snapToGrid w:val="0"/>
          <w:sz w:val="22"/>
          <w:szCs w:val="22"/>
          <w:lang w:val="en-US" w:eastAsia="zh-CN"/>
        </w:rPr>
        <w:tab/>
      </w:r>
    </w:p>
    <w:p w14:paraId="63A8A75A" w14:textId="77777777" w:rsidR="00267633" w:rsidRPr="00267633" w:rsidRDefault="00267633" w:rsidP="00267633">
      <w:pPr>
        <w:spacing w:before="0" w:after="0" w:line="240" w:lineRule="auto"/>
        <w:ind w:left="1440"/>
        <w:jc w:val="both"/>
        <w:divId w:val="2116439976"/>
        <w:rPr>
          <w:rFonts w:ascii="Times New Roman" w:eastAsia="Calibri" w:hAnsi="Times New Roman" w:cs="Times New Roman"/>
          <w:snapToGrid w:val="0"/>
          <w:sz w:val="22"/>
          <w:szCs w:val="22"/>
          <w:lang w:val="en-US" w:eastAsia="zh-CN"/>
        </w:rPr>
      </w:pPr>
    </w:p>
    <w:p w14:paraId="58292101" w14:textId="77777777" w:rsidR="00267633" w:rsidRPr="00267633" w:rsidRDefault="00267633" w:rsidP="00267633">
      <w:pPr>
        <w:spacing w:before="0" w:after="0" w:line="240" w:lineRule="auto"/>
        <w:ind w:right="29"/>
        <w:divId w:val="2116439976"/>
        <w:rPr>
          <w:rFonts w:ascii="Times New Roman" w:eastAsia="Calibri" w:hAnsi="Times New Roman" w:cs="Times New Roman"/>
          <w:sz w:val="22"/>
          <w:szCs w:val="22"/>
          <w:lang w:val="en-US" w:eastAsia="zh-CN"/>
        </w:rPr>
      </w:pPr>
    </w:p>
    <w:p w14:paraId="3CE40020" w14:textId="77777777" w:rsidR="00267633" w:rsidRPr="00267633" w:rsidRDefault="00267633" w:rsidP="00267633">
      <w:pPr>
        <w:spacing w:before="0" w:after="0" w:line="240" w:lineRule="auto"/>
        <w:divId w:val="2116439976"/>
        <w:rPr>
          <w:rFonts w:ascii="Times New Roman" w:eastAsia="Calibri" w:hAnsi="Times New Roman" w:cs="Times New Roman"/>
          <w:sz w:val="22"/>
          <w:szCs w:val="22"/>
          <w:lang w:val="en-US" w:eastAsia="zh-CN"/>
        </w:rPr>
      </w:pPr>
      <w:r w:rsidRPr="00267633">
        <w:rPr>
          <w:rFonts w:ascii="Times New Roman" w:eastAsia="Calibri" w:hAnsi="Times New Roman" w:cs="Times New Roman"/>
          <w:sz w:val="22"/>
          <w:szCs w:val="22"/>
          <w:lang w:val="en-US" w:eastAsia="zh-CN"/>
        </w:rPr>
        <w:tab/>
      </w:r>
      <w:r w:rsidRPr="00267633">
        <w:rPr>
          <w:rFonts w:ascii="Times New Roman" w:eastAsia="Calibri" w:hAnsi="Times New Roman" w:cs="Times New Roman"/>
          <w:sz w:val="22"/>
          <w:szCs w:val="22"/>
          <w:lang w:val="en-US" w:eastAsia="zh-CN"/>
        </w:rPr>
        <w:tab/>
      </w:r>
      <w:r w:rsidRPr="00267633">
        <w:rPr>
          <w:rFonts w:ascii="Times New Roman" w:eastAsia="Calibri" w:hAnsi="Times New Roman" w:cs="Times New Roman"/>
          <w:sz w:val="22"/>
          <w:szCs w:val="22"/>
          <w:lang w:val="en-US" w:eastAsia="zh-CN"/>
        </w:rPr>
        <w:tab/>
      </w:r>
      <w:r w:rsidRPr="00267633">
        <w:rPr>
          <w:rFonts w:ascii="Times New Roman" w:eastAsia="Calibri" w:hAnsi="Times New Roman" w:cs="Times New Roman"/>
          <w:sz w:val="22"/>
          <w:szCs w:val="22"/>
          <w:lang w:val="en-US" w:eastAsia="zh-CN"/>
        </w:rPr>
        <w:tab/>
      </w:r>
      <w:r w:rsidRPr="00267633">
        <w:rPr>
          <w:rFonts w:ascii="Times New Roman" w:eastAsia="Calibri" w:hAnsi="Times New Roman" w:cs="Times New Roman"/>
          <w:sz w:val="22"/>
          <w:szCs w:val="22"/>
          <w:lang w:val="en-US" w:eastAsia="zh-CN"/>
        </w:rPr>
        <w:tab/>
        <w:t>(Name and ID No.:</w:t>
      </w:r>
      <w:r w:rsidRPr="00267633">
        <w:rPr>
          <w:rFonts w:ascii="Times New Roman" w:eastAsia="Calibri" w:hAnsi="Times New Roman" w:cs="Times New Roman"/>
          <w:sz w:val="22"/>
          <w:szCs w:val="22"/>
          <w:lang w:val="en-US" w:eastAsia="zh-CN"/>
        </w:rPr>
        <w:tab/>
      </w:r>
      <w:proofErr w:type="gramStart"/>
      <w:r w:rsidRPr="00267633">
        <w:rPr>
          <w:rFonts w:ascii="Times New Roman" w:eastAsia="Calibri" w:hAnsi="Times New Roman" w:cs="Times New Roman"/>
          <w:sz w:val="22"/>
          <w:szCs w:val="22"/>
          <w:lang w:val="en-US" w:eastAsia="zh-CN"/>
        </w:rPr>
        <w:tab/>
        <w:t xml:space="preserve">)   </w:t>
      </w:r>
      <w:proofErr w:type="gramEnd"/>
      <w:r w:rsidRPr="00267633">
        <w:rPr>
          <w:rFonts w:ascii="Times New Roman" w:eastAsia="Calibri" w:hAnsi="Times New Roman" w:cs="Times New Roman"/>
          <w:sz w:val="22"/>
          <w:szCs w:val="22"/>
          <w:lang w:val="en-US" w:eastAsia="zh-CN"/>
        </w:rPr>
        <w:t xml:space="preserve">  … Defendant </w:t>
      </w:r>
    </w:p>
    <w:p w14:paraId="11E5A086" w14:textId="77777777" w:rsidR="00267633" w:rsidRPr="00267633" w:rsidRDefault="00267633" w:rsidP="00267633">
      <w:pPr>
        <w:spacing w:before="0" w:after="0" w:line="240" w:lineRule="auto"/>
        <w:ind w:left="720" w:firstLine="720"/>
        <w:jc w:val="both"/>
        <w:divId w:val="2116439976"/>
        <w:rPr>
          <w:rFonts w:ascii="Times New Roman" w:eastAsia="Calibri" w:hAnsi="Times New Roman" w:cs="Times New Roman"/>
          <w:snapToGrid w:val="0"/>
          <w:sz w:val="22"/>
          <w:szCs w:val="22"/>
          <w:lang w:val="en-US" w:eastAsia="zh-CN"/>
        </w:rPr>
      </w:pPr>
    </w:p>
    <w:p w14:paraId="314BE070" w14:textId="77777777" w:rsidR="00267633" w:rsidRPr="00267633" w:rsidRDefault="00267633" w:rsidP="00267633">
      <w:pPr>
        <w:keepNext/>
        <w:keepLines/>
        <w:suppressAutoHyphens/>
        <w:spacing w:before="240" w:after="120" w:line="240" w:lineRule="auto"/>
        <w:jc w:val="center"/>
        <w:divId w:val="2116439976"/>
        <w:rPr>
          <w:rFonts w:ascii="Times New Roman" w:eastAsia="Calibri" w:hAnsi="Times New Roman" w:cs="Times New Roman"/>
          <w:caps/>
          <w:sz w:val="22"/>
          <w:szCs w:val="22"/>
          <w:lang w:val="en-US" w:eastAsia="en-GB"/>
        </w:rPr>
      </w:pPr>
      <w:r w:rsidRPr="00267633">
        <w:rPr>
          <w:rFonts w:ascii="Times New Roman" w:eastAsia="Calibri" w:hAnsi="Times New Roman" w:cs="Times New Roman"/>
          <w:caps/>
          <w:sz w:val="22"/>
          <w:szCs w:val="22"/>
          <w:lang w:val="en-US" w:eastAsia="en-GB"/>
        </w:rPr>
        <w:t xml:space="preserve">CONSENT </w:t>
      </w:r>
    </w:p>
    <w:p w14:paraId="46EE0586" w14:textId="77777777" w:rsidR="00267633" w:rsidRPr="00267633" w:rsidRDefault="00267633" w:rsidP="00267633">
      <w:pPr>
        <w:autoSpaceDE w:val="0"/>
        <w:autoSpaceDN w:val="0"/>
        <w:adjustRightInd w:val="0"/>
        <w:spacing w:before="0" w:after="0" w:line="240" w:lineRule="auto"/>
        <w:divId w:val="2116439976"/>
        <w:rPr>
          <w:rFonts w:ascii="Times New Roman" w:eastAsia="Calibri" w:hAnsi="Times New Roman" w:cs="Times New Roman"/>
          <w:color w:val="000000"/>
          <w:sz w:val="22"/>
          <w:szCs w:val="22"/>
          <w:lang w:val="en-US" w:eastAsia="en-GB"/>
        </w:rPr>
      </w:pPr>
    </w:p>
    <w:p w14:paraId="3456C18B" w14:textId="77777777" w:rsidR="00267633" w:rsidRPr="00267633" w:rsidRDefault="00267633" w:rsidP="00267633">
      <w:pPr>
        <w:widowControl w:val="0"/>
        <w:autoSpaceDE w:val="0"/>
        <w:autoSpaceDN w:val="0"/>
        <w:adjustRightInd w:val="0"/>
        <w:spacing w:before="0" w:after="235" w:line="240" w:lineRule="atLeast"/>
        <w:ind w:right="514"/>
        <w:jc w:val="both"/>
        <w:divId w:val="2116439976"/>
        <w:rPr>
          <w:rFonts w:ascii="Times New Roman" w:eastAsia="SimSun" w:hAnsi="Times New Roman" w:cs="Times New Roman"/>
          <w:sz w:val="22"/>
          <w:szCs w:val="22"/>
          <w:lang w:val="en-US" w:eastAsia="zh-CN"/>
        </w:rPr>
      </w:pPr>
      <w:r w:rsidRPr="00267633">
        <w:rPr>
          <w:rFonts w:ascii="Times New Roman" w:eastAsia="SimSun" w:hAnsi="Times New Roman" w:cs="Times New Roman"/>
          <w:sz w:val="22"/>
          <w:szCs w:val="22"/>
          <w:lang w:val="en-US" w:eastAsia="zh-CN"/>
        </w:rPr>
        <w:t>I [</w:t>
      </w:r>
      <w:r w:rsidRPr="00267633">
        <w:rPr>
          <w:rFonts w:ascii="Times New Roman" w:eastAsia="SimSun" w:hAnsi="Times New Roman" w:cs="Times New Roman"/>
          <w:i/>
          <w:sz w:val="22"/>
          <w:szCs w:val="22"/>
          <w:lang w:val="en-US" w:eastAsia="zh-CN"/>
        </w:rPr>
        <w:t xml:space="preserve">name and ID number of relevant </w:t>
      </w:r>
      <w:proofErr w:type="gramStart"/>
      <w:r w:rsidRPr="00267633">
        <w:rPr>
          <w:rFonts w:ascii="Times New Roman" w:eastAsia="SimSun" w:hAnsi="Times New Roman" w:cs="Times New Roman"/>
          <w:i/>
          <w:sz w:val="22"/>
          <w:szCs w:val="22"/>
          <w:lang w:val="en-US" w:eastAsia="zh-CN"/>
        </w:rPr>
        <w:t>person</w:t>
      </w:r>
      <w:proofErr w:type="gramEnd"/>
      <w:r w:rsidRPr="00267633">
        <w:rPr>
          <w:rFonts w:ascii="Times New Roman" w:eastAsia="SimSun" w:hAnsi="Times New Roman" w:cs="Times New Roman"/>
          <w:sz w:val="22"/>
          <w:szCs w:val="22"/>
          <w:lang w:val="en-US" w:eastAsia="zh-CN"/>
        </w:rPr>
        <w:t>]</w:t>
      </w:r>
      <w:r w:rsidRPr="00267633">
        <w:rPr>
          <w:rFonts w:ascii="Times New Roman" w:eastAsia="SimSun" w:hAnsi="Times New Roman" w:cs="Times New Roman"/>
          <w:i/>
          <w:sz w:val="22"/>
          <w:szCs w:val="22"/>
          <w:lang w:val="en-US" w:eastAsia="zh-CN"/>
        </w:rPr>
        <w:t>,</w:t>
      </w:r>
      <w:r w:rsidRPr="00267633">
        <w:rPr>
          <w:rFonts w:ascii="Times New Roman" w:eastAsia="SimSun" w:hAnsi="Times New Roman" w:cs="Times New Roman"/>
          <w:sz w:val="22"/>
          <w:szCs w:val="22"/>
          <w:lang w:val="en-US" w:eastAsia="zh-CN"/>
        </w:rPr>
        <w:t xml:space="preserve"> of [</w:t>
      </w:r>
      <w:r w:rsidRPr="00267633">
        <w:rPr>
          <w:rFonts w:ascii="Times New Roman" w:eastAsia="SimSun" w:hAnsi="Times New Roman" w:cs="Times New Roman"/>
          <w:i/>
          <w:sz w:val="22"/>
          <w:szCs w:val="22"/>
          <w:lang w:val="en-US" w:eastAsia="zh-CN"/>
        </w:rPr>
        <w:t>state address</w:t>
      </w:r>
      <w:r w:rsidRPr="00267633">
        <w:rPr>
          <w:rFonts w:ascii="Times New Roman" w:eastAsia="SimSun" w:hAnsi="Times New Roman" w:cs="Times New Roman"/>
          <w:sz w:val="22"/>
          <w:szCs w:val="22"/>
          <w:lang w:val="en-US" w:eastAsia="zh-CN"/>
        </w:rPr>
        <w:t>] being the [</w:t>
      </w:r>
      <w:r w:rsidRPr="00267633">
        <w:rPr>
          <w:rFonts w:ascii="Times New Roman" w:eastAsia="SimSun" w:hAnsi="Times New Roman" w:cs="Times New Roman"/>
          <w:i/>
          <w:sz w:val="22"/>
          <w:szCs w:val="22"/>
          <w:lang w:val="en-US" w:eastAsia="zh-CN"/>
        </w:rPr>
        <w:t>state nature of relationship with P</w:t>
      </w:r>
      <w:r w:rsidRPr="00267633">
        <w:rPr>
          <w:rFonts w:ascii="Times New Roman" w:eastAsia="SimSun" w:hAnsi="Times New Roman" w:cs="Times New Roman"/>
          <w:sz w:val="22"/>
          <w:szCs w:val="22"/>
          <w:lang w:val="en-US" w:eastAsia="zh-CN"/>
        </w:rPr>
        <w:t>] of P state as follows:</w:t>
      </w:r>
    </w:p>
    <w:p w14:paraId="7F4BBF7E" w14:textId="77777777" w:rsidR="00267633" w:rsidRPr="00267633" w:rsidRDefault="00267633" w:rsidP="00267633">
      <w:pPr>
        <w:autoSpaceDE w:val="0"/>
        <w:autoSpaceDN w:val="0"/>
        <w:adjustRightInd w:val="0"/>
        <w:spacing w:before="0" w:after="0" w:line="240" w:lineRule="auto"/>
        <w:divId w:val="2116439976"/>
        <w:rPr>
          <w:rFonts w:ascii="Times New Roman" w:eastAsia="Calibri" w:hAnsi="Times New Roman" w:cs="Times New Roman"/>
          <w:color w:val="000000"/>
          <w:sz w:val="22"/>
          <w:szCs w:val="22"/>
          <w:lang w:val="en-US" w:eastAsia="zh-CN"/>
        </w:rPr>
      </w:pPr>
      <w:r w:rsidRPr="00267633">
        <w:rPr>
          <w:rFonts w:ascii="Times New Roman" w:eastAsia="Calibri" w:hAnsi="Times New Roman" w:cs="Times New Roman"/>
          <w:color w:val="000000"/>
          <w:sz w:val="22"/>
          <w:szCs w:val="22"/>
          <w:lang w:val="en-US" w:eastAsia="zh-CN"/>
        </w:rPr>
        <w:t>OR</w:t>
      </w:r>
    </w:p>
    <w:p w14:paraId="17FE485A" w14:textId="77777777" w:rsidR="00267633" w:rsidRPr="00267633" w:rsidRDefault="00267633" w:rsidP="00267633">
      <w:pPr>
        <w:autoSpaceDE w:val="0"/>
        <w:autoSpaceDN w:val="0"/>
        <w:adjustRightInd w:val="0"/>
        <w:spacing w:before="0" w:after="0" w:line="240" w:lineRule="auto"/>
        <w:divId w:val="2116439976"/>
        <w:rPr>
          <w:rFonts w:ascii="Times New Roman" w:eastAsia="Calibri" w:hAnsi="Times New Roman" w:cs="Times New Roman"/>
          <w:color w:val="000000"/>
          <w:sz w:val="22"/>
          <w:szCs w:val="22"/>
          <w:lang w:val="en-US" w:eastAsia="zh-CN"/>
        </w:rPr>
      </w:pPr>
    </w:p>
    <w:p w14:paraId="112A56AD" w14:textId="77777777" w:rsidR="00267633" w:rsidRPr="00267633" w:rsidRDefault="00267633" w:rsidP="00267633">
      <w:pPr>
        <w:autoSpaceDE w:val="0"/>
        <w:autoSpaceDN w:val="0"/>
        <w:adjustRightInd w:val="0"/>
        <w:spacing w:before="0" w:after="0" w:line="240" w:lineRule="auto"/>
        <w:divId w:val="2116439976"/>
        <w:rPr>
          <w:rFonts w:ascii="Times New Roman" w:eastAsia="Calibri" w:hAnsi="Times New Roman" w:cs="Times New Roman"/>
          <w:color w:val="000000"/>
          <w:sz w:val="22"/>
          <w:szCs w:val="22"/>
          <w:lang w:val="en-US" w:eastAsia="zh-CN"/>
        </w:rPr>
      </w:pPr>
      <w:r w:rsidRPr="00267633">
        <w:rPr>
          <w:rFonts w:ascii="Times New Roman" w:eastAsia="Calibri" w:hAnsi="Times New Roman" w:cs="Times New Roman"/>
          <w:color w:val="000000"/>
          <w:sz w:val="22"/>
          <w:szCs w:val="22"/>
          <w:lang w:val="en-US" w:eastAsia="zh-CN"/>
        </w:rPr>
        <w:t>We, as the relevant persons whose details are listed in the table below, state as follows:</w:t>
      </w:r>
    </w:p>
    <w:p w14:paraId="204BE43F" w14:textId="77777777" w:rsidR="00267633" w:rsidRPr="00267633" w:rsidRDefault="00267633" w:rsidP="00267633">
      <w:pPr>
        <w:autoSpaceDE w:val="0"/>
        <w:autoSpaceDN w:val="0"/>
        <w:adjustRightInd w:val="0"/>
        <w:spacing w:before="0" w:after="0" w:line="240" w:lineRule="auto"/>
        <w:divId w:val="2116439976"/>
        <w:rPr>
          <w:rFonts w:ascii="Times New Roman" w:eastAsia="Calibri" w:hAnsi="Times New Roman" w:cs="Times New Roman"/>
          <w:color w:val="000000"/>
          <w:sz w:val="22"/>
          <w:szCs w:val="22"/>
          <w:lang w:val="en-US" w:eastAsia="zh-CN"/>
        </w:rPr>
      </w:pPr>
    </w:p>
    <w:tbl>
      <w:tblPr>
        <w:tblW w:w="9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8"/>
        <w:gridCol w:w="1980"/>
        <w:gridCol w:w="2160"/>
        <w:gridCol w:w="3060"/>
      </w:tblGrid>
      <w:tr w:rsidR="00267633" w:rsidRPr="00267633" w14:paraId="01D66175" w14:textId="77777777" w:rsidTr="00267633">
        <w:trPr>
          <w:divId w:val="2116439976"/>
        </w:trPr>
        <w:tc>
          <w:tcPr>
            <w:tcW w:w="1908" w:type="dxa"/>
          </w:tcPr>
          <w:p w14:paraId="1A7FFD9C" w14:textId="77777777" w:rsidR="00267633" w:rsidRPr="00267633" w:rsidRDefault="00267633" w:rsidP="00267633">
            <w:pPr>
              <w:tabs>
                <w:tab w:val="num" w:pos="2160"/>
              </w:tabs>
              <w:autoSpaceDE w:val="0"/>
              <w:autoSpaceDN w:val="0"/>
              <w:adjustRightInd w:val="0"/>
              <w:spacing w:before="0" w:after="0" w:line="240" w:lineRule="auto"/>
              <w:rPr>
                <w:rFonts w:ascii="Times New Roman" w:eastAsia="SimSun" w:hAnsi="Times New Roman" w:cs="Times New Roman"/>
                <w:color w:val="000000"/>
                <w:sz w:val="22"/>
                <w:szCs w:val="22"/>
                <w:lang w:val="en-US" w:eastAsia="en-GB"/>
              </w:rPr>
            </w:pPr>
            <w:r w:rsidRPr="00267633">
              <w:rPr>
                <w:rFonts w:ascii="Times New Roman" w:eastAsia="SimSun" w:hAnsi="Times New Roman" w:cs="Times New Roman"/>
                <w:color w:val="000000"/>
                <w:sz w:val="22"/>
                <w:szCs w:val="22"/>
                <w:lang w:val="en-US" w:eastAsia="en-GB"/>
              </w:rPr>
              <w:t>Name</w:t>
            </w:r>
          </w:p>
        </w:tc>
        <w:tc>
          <w:tcPr>
            <w:tcW w:w="1980" w:type="dxa"/>
          </w:tcPr>
          <w:p w14:paraId="3B311068" w14:textId="77777777" w:rsidR="00267633" w:rsidRPr="00267633" w:rsidRDefault="00267633" w:rsidP="00267633">
            <w:pPr>
              <w:tabs>
                <w:tab w:val="num" w:pos="2160"/>
              </w:tabs>
              <w:autoSpaceDE w:val="0"/>
              <w:autoSpaceDN w:val="0"/>
              <w:adjustRightInd w:val="0"/>
              <w:spacing w:before="0" w:after="0" w:line="240" w:lineRule="auto"/>
              <w:rPr>
                <w:rFonts w:ascii="Times New Roman" w:eastAsia="SimSun" w:hAnsi="Times New Roman" w:cs="Times New Roman"/>
                <w:color w:val="000000"/>
                <w:sz w:val="22"/>
                <w:szCs w:val="22"/>
                <w:lang w:val="en-US" w:eastAsia="en-GB"/>
              </w:rPr>
            </w:pPr>
            <w:r w:rsidRPr="00267633">
              <w:rPr>
                <w:rFonts w:ascii="Times New Roman" w:eastAsia="SimSun" w:hAnsi="Times New Roman" w:cs="Times New Roman"/>
                <w:color w:val="000000"/>
                <w:sz w:val="22"/>
                <w:szCs w:val="22"/>
                <w:lang w:val="en-US" w:eastAsia="en-GB"/>
              </w:rPr>
              <w:t>ID No.</w:t>
            </w:r>
          </w:p>
        </w:tc>
        <w:tc>
          <w:tcPr>
            <w:tcW w:w="2160" w:type="dxa"/>
          </w:tcPr>
          <w:p w14:paraId="644F2B3D" w14:textId="77777777" w:rsidR="00267633" w:rsidRPr="00267633" w:rsidRDefault="00267633" w:rsidP="00267633">
            <w:pPr>
              <w:tabs>
                <w:tab w:val="num" w:pos="2160"/>
              </w:tabs>
              <w:autoSpaceDE w:val="0"/>
              <w:autoSpaceDN w:val="0"/>
              <w:adjustRightInd w:val="0"/>
              <w:spacing w:before="0" w:after="0" w:line="240" w:lineRule="auto"/>
              <w:rPr>
                <w:rFonts w:ascii="Times New Roman" w:eastAsia="SimSun" w:hAnsi="Times New Roman" w:cs="Times New Roman"/>
                <w:color w:val="000000"/>
                <w:sz w:val="22"/>
                <w:szCs w:val="22"/>
                <w:lang w:val="en-US" w:eastAsia="en-GB"/>
              </w:rPr>
            </w:pPr>
            <w:r w:rsidRPr="00267633">
              <w:rPr>
                <w:rFonts w:ascii="Times New Roman" w:eastAsia="SimSun" w:hAnsi="Times New Roman" w:cs="Times New Roman"/>
                <w:color w:val="000000"/>
                <w:sz w:val="22"/>
                <w:szCs w:val="22"/>
                <w:lang w:val="en-US" w:eastAsia="en-GB"/>
              </w:rPr>
              <w:t>Address</w:t>
            </w:r>
          </w:p>
        </w:tc>
        <w:tc>
          <w:tcPr>
            <w:tcW w:w="3060" w:type="dxa"/>
          </w:tcPr>
          <w:p w14:paraId="4C3AAB9C" w14:textId="77777777" w:rsidR="00267633" w:rsidRPr="00267633" w:rsidRDefault="00267633" w:rsidP="00267633">
            <w:pPr>
              <w:tabs>
                <w:tab w:val="num" w:pos="2160"/>
              </w:tabs>
              <w:autoSpaceDE w:val="0"/>
              <w:autoSpaceDN w:val="0"/>
              <w:adjustRightInd w:val="0"/>
              <w:spacing w:before="0" w:after="0" w:line="240" w:lineRule="auto"/>
              <w:rPr>
                <w:rFonts w:ascii="Times New Roman" w:eastAsia="SimSun" w:hAnsi="Times New Roman" w:cs="Times New Roman"/>
                <w:color w:val="000000"/>
                <w:sz w:val="22"/>
                <w:szCs w:val="22"/>
                <w:lang w:val="en-US" w:eastAsia="en-GB"/>
              </w:rPr>
            </w:pPr>
            <w:r w:rsidRPr="00267633">
              <w:rPr>
                <w:rFonts w:ascii="Times New Roman" w:eastAsia="SimSun" w:hAnsi="Times New Roman" w:cs="Times New Roman"/>
                <w:color w:val="000000"/>
                <w:sz w:val="22"/>
                <w:szCs w:val="22"/>
                <w:lang w:val="en-US" w:eastAsia="en-GB"/>
              </w:rPr>
              <w:t>Nature of relationship to P</w:t>
            </w:r>
          </w:p>
        </w:tc>
      </w:tr>
      <w:tr w:rsidR="00267633" w:rsidRPr="00267633" w14:paraId="4D5BB7CC" w14:textId="77777777" w:rsidTr="00267633">
        <w:trPr>
          <w:divId w:val="2116439976"/>
        </w:trPr>
        <w:tc>
          <w:tcPr>
            <w:tcW w:w="1908" w:type="dxa"/>
          </w:tcPr>
          <w:p w14:paraId="18657A8E" w14:textId="77777777" w:rsidR="00267633" w:rsidRPr="00267633" w:rsidRDefault="00267633" w:rsidP="00267633">
            <w:pPr>
              <w:tabs>
                <w:tab w:val="num" w:pos="2160"/>
              </w:tabs>
              <w:autoSpaceDE w:val="0"/>
              <w:autoSpaceDN w:val="0"/>
              <w:adjustRightInd w:val="0"/>
              <w:spacing w:before="0" w:after="0" w:line="240" w:lineRule="auto"/>
              <w:rPr>
                <w:rFonts w:ascii="Times New Roman" w:eastAsia="SimSun" w:hAnsi="Times New Roman" w:cs="Times New Roman"/>
                <w:color w:val="000000"/>
                <w:sz w:val="22"/>
                <w:szCs w:val="22"/>
                <w:lang w:val="en-US" w:eastAsia="en-GB"/>
              </w:rPr>
            </w:pPr>
          </w:p>
        </w:tc>
        <w:tc>
          <w:tcPr>
            <w:tcW w:w="1980" w:type="dxa"/>
          </w:tcPr>
          <w:p w14:paraId="081B6425" w14:textId="77777777" w:rsidR="00267633" w:rsidRPr="00267633" w:rsidRDefault="00267633" w:rsidP="00267633">
            <w:pPr>
              <w:tabs>
                <w:tab w:val="num" w:pos="2160"/>
              </w:tabs>
              <w:autoSpaceDE w:val="0"/>
              <w:autoSpaceDN w:val="0"/>
              <w:adjustRightInd w:val="0"/>
              <w:spacing w:before="0" w:after="0" w:line="240" w:lineRule="auto"/>
              <w:rPr>
                <w:rFonts w:ascii="Times New Roman" w:eastAsia="SimSun" w:hAnsi="Times New Roman" w:cs="Times New Roman"/>
                <w:color w:val="000000"/>
                <w:sz w:val="22"/>
                <w:szCs w:val="22"/>
                <w:lang w:val="en-US" w:eastAsia="en-GB"/>
              </w:rPr>
            </w:pPr>
          </w:p>
        </w:tc>
        <w:tc>
          <w:tcPr>
            <w:tcW w:w="2160" w:type="dxa"/>
          </w:tcPr>
          <w:p w14:paraId="1DDD9FA8" w14:textId="77777777" w:rsidR="00267633" w:rsidRPr="00267633" w:rsidRDefault="00267633" w:rsidP="00267633">
            <w:pPr>
              <w:tabs>
                <w:tab w:val="num" w:pos="2160"/>
              </w:tabs>
              <w:autoSpaceDE w:val="0"/>
              <w:autoSpaceDN w:val="0"/>
              <w:adjustRightInd w:val="0"/>
              <w:spacing w:before="0" w:after="0" w:line="240" w:lineRule="auto"/>
              <w:rPr>
                <w:rFonts w:ascii="Times New Roman" w:eastAsia="SimSun" w:hAnsi="Times New Roman" w:cs="Times New Roman"/>
                <w:color w:val="000000"/>
                <w:sz w:val="22"/>
                <w:szCs w:val="22"/>
                <w:lang w:val="en-US" w:eastAsia="en-GB"/>
              </w:rPr>
            </w:pPr>
          </w:p>
        </w:tc>
        <w:tc>
          <w:tcPr>
            <w:tcW w:w="3060" w:type="dxa"/>
          </w:tcPr>
          <w:p w14:paraId="5A42BD0E" w14:textId="77777777" w:rsidR="00267633" w:rsidRPr="00267633" w:rsidRDefault="00267633" w:rsidP="00267633">
            <w:pPr>
              <w:tabs>
                <w:tab w:val="num" w:pos="2160"/>
              </w:tabs>
              <w:autoSpaceDE w:val="0"/>
              <w:autoSpaceDN w:val="0"/>
              <w:adjustRightInd w:val="0"/>
              <w:spacing w:before="0" w:after="0" w:line="240" w:lineRule="auto"/>
              <w:rPr>
                <w:rFonts w:ascii="Times New Roman" w:eastAsia="SimSun" w:hAnsi="Times New Roman" w:cs="Times New Roman"/>
                <w:color w:val="000000"/>
                <w:sz w:val="22"/>
                <w:szCs w:val="22"/>
                <w:lang w:val="en-US" w:eastAsia="en-GB"/>
              </w:rPr>
            </w:pPr>
          </w:p>
        </w:tc>
      </w:tr>
      <w:tr w:rsidR="00267633" w:rsidRPr="00267633" w14:paraId="1E5C949D" w14:textId="77777777" w:rsidTr="00267633">
        <w:trPr>
          <w:divId w:val="2116439976"/>
        </w:trPr>
        <w:tc>
          <w:tcPr>
            <w:tcW w:w="1908" w:type="dxa"/>
          </w:tcPr>
          <w:p w14:paraId="52A6F4A9" w14:textId="77777777" w:rsidR="00267633" w:rsidRPr="00267633" w:rsidRDefault="00267633" w:rsidP="00267633">
            <w:pPr>
              <w:tabs>
                <w:tab w:val="num" w:pos="2160"/>
              </w:tabs>
              <w:autoSpaceDE w:val="0"/>
              <w:autoSpaceDN w:val="0"/>
              <w:adjustRightInd w:val="0"/>
              <w:spacing w:before="0" w:after="0" w:line="240" w:lineRule="auto"/>
              <w:rPr>
                <w:rFonts w:ascii="Times New Roman" w:eastAsia="SimSun" w:hAnsi="Times New Roman" w:cs="Times New Roman"/>
                <w:color w:val="000000"/>
                <w:sz w:val="22"/>
                <w:szCs w:val="22"/>
                <w:lang w:val="en-US" w:eastAsia="en-GB"/>
              </w:rPr>
            </w:pPr>
          </w:p>
        </w:tc>
        <w:tc>
          <w:tcPr>
            <w:tcW w:w="1980" w:type="dxa"/>
          </w:tcPr>
          <w:p w14:paraId="6A04D248" w14:textId="77777777" w:rsidR="00267633" w:rsidRPr="00267633" w:rsidRDefault="00267633" w:rsidP="00267633">
            <w:pPr>
              <w:tabs>
                <w:tab w:val="num" w:pos="2160"/>
              </w:tabs>
              <w:autoSpaceDE w:val="0"/>
              <w:autoSpaceDN w:val="0"/>
              <w:adjustRightInd w:val="0"/>
              <w:spacing w:before="0" w:after="0" w:line="240" w:lineRule="auto"/>
              <w:rPr>
                <w:rFonts w:ascii="Times New Roman" w:eastAsia="SimSun" w:hAnsi="Times New Roman" w:cs="Times New Roman"/>
                <w:color w:val="000000"/>
                <w:sz w:val="22"/>
                <w:szCs w:val="22"/>
                <w:lang w:val="en-US" w:eastAsia="en-GB"/>
              </w:rPr>
            </w:pPr>
          </w:p>
        </w:tc>
        <w:tc>
          <w:tcPr>
            <w:tcW w:w="2160" w:type="dxa"/>
          </w:tcPr>
          <w:p w14:paraId="5603FAA8" w14:textId="77777777" w:rsidR="00267633" w:rsidRPr="00267633" w:rsidRDefault="00267633" w:rsidP="00267633">
            <w:pPr>
              <w:tabs>
                <w:tab w:val="num" w:pos="2160"/>
              </w:tabs>
              <w:autoSpaceDE w:val="0"/>
              <w:autoSpaceDN w:val="0"/>
              <w:adjustRightInd w:val="0"/>
              <w:spacing w:before="0" w:after="0" w:line="240" w:lineRule="auto"/>
              <w:rPr>
                <w:rFonts w:ascii="Times New Roman" w:eastAsia="SimSun" w:hAnsi="Times New Roman" w:cs="Times New Roman"/>
                <w:color w:val="000000"/>
                <w:sz w:val="22"/>
                <w:szCs w:val="22"/>
                <w:lang w:val="en-US" w:eastAsia="en-GB"/>
              </w:rPr>
            </w:pPr>
          </w:p>
        </w:tc>
        <w:tc>
          <w:tcPr>
            <w:tcW w:w="3060" w:type="dxa"/>
          </w:tcPr>
          <w:p w14:paraId="71B3EB73" w14:textId="77777777" w:rsidR="00267633" w:rsidRPr="00267633" w:rsidRDefault="00267633" w:rsidP="00267633">
            <w:pPr>
              <w:tabs>
                <w:tab w:val="num" w:pos="2160"/>
              </w:tabs>
              <w:autoSpaceDE w:val="0"/>
              <w:autoSpaceDN w:val="0"/>
              <w:adjustRightInd w:val="0"/>
              <w:spacing w:before="0" w:after="0" w:line="240" w:lineRule="auto"/>
              <w:rPr>
                <w:rFonts w:ascii="Times New Roman" w:eastAsia="SimSun" w:hAnsi="Times New Roman" w:cs="Times New Roman"/>
                <w:color w:val="000000"/>
                <w:sz w:val="22"/>
                <w:szCs w:val="22"/>
                <w:lang w:val="en-US" w:eastAsia="en-GB"/>
              </w:rPr>
            </w:pPr>
          </w:p>
        </w:tc>
      </w:tr>
      <w:tr w:rsidR="00267633" w:rsidRPr="00267633" w14:paraId="0FD21AF1" w14:textId="77777777" w:rsidTr="00267633">
        <w:trPr>
          <w:divId w:val="2116439976"/>
        </w:trPr>
        <w:tc>
          <w:tcPr>
            <w:tcW w:w="1908" w:type="dxa"/>
          </w:tcPr>
          <w:p w14:paraId="60BE0BFF" w14:textId="77777777" w:rsidR="00267633" w:rsidRPr="00267633" w:rsidRDefault="00267633" w:rsidP="00267633">
            <w:pPr>
              <w:tabs>
                <w:tab w:val="num" w:pos="2160"/>
              </w:tabs>
              <w:autoSpaceDE w:val="0"/>
              <w:autoSpaceDN w:val="0"/>
              <w:adjustRightInd w:val="0"/>
              <w:spacing w:before="0" w:after="0" w:line="240" w:lineRule="auto"/>
              <w:rPr>
                <w:rFonts w:ascii="Times New Roman" w:eastAsia="SimSun" w:hAnsi="Times New Roman" w:cs="Times New Roman"/>
                <w:color w:val="000000"/>
                <w:sz w:val="22"/>
                <w:szCs w:val="22"/>
                <w:lang w:val="en-US" w:eastAsia="en-GB"/>
              </w:rPr>
            </w:pPr>
          </w:p>
        </w:tc>
        <w:tc>
          <w:tcPr>
            <w:tcW w:w="1980" w:type="dxa"/>
          </w:tcPr>
          <w:p w14:paraId="75DF21FB" w14:textId="77777777" w:rsidR="00267633" w:rsidRPr="00267633" w:rsidRDefault="00267633" w:rsidP="00267633">
            <w:pPr>
              <w:tabs>
                <w:tab w:val="num" w:pos="2160"/>
              </w:tabs>
              <w:autoSpaceDE w:val="0"/>
              <w:autoSpaceDN w:val="0"/>
              <w:adjustRightInd w:val="0"/>
              <w:spacing w:before="0" w:after="0" w:line="240" w:lineRule="auto"/>
              <w:rPr>
                <w:rFonts w:ascii="Times New Roman" w:eastAsia="SimSun" w:hAnsi="Times New Roman" w:cs="Times New Roman"/>
                <w:color w:val="000000"/>
                <w:sz w:val="22"/>
                <w:szCs w:val="22"/>
                <w:lang w:val="en-US" w:eastAsia="en-GB"/>
              </w:rPr>
            </w:pPr>
          </w:p>
        </w:tc>
        <w:tc>
          <w:tcPr>
            <w:tcW w:w="2160" w:type="dxa"/>
          </w:tcPr>
          <w:p w14:paraId="0C278D0D" w14:textId="77777777" w:rsidR="00267633" w:rsidRPr="00267633" w:rsidRDefault="00267633" w:rsidP="00267633">
            <w:pPr>
              <w:tabs>
                <w:tab w:val="num" w:pos="2160"/>
              </w:tabs>
              <w:autoSpaceDE w:val="0"/>
              <w:autoSpaceDN w:val="0"/>
              <w:adjustRightInd w:val="0"/>
              <w:spacing w:before="0" w:after="0" w:line="240" w:lineRule="auto"/>
              <w:rPr>
                <w:rFonts w:ascii="Times New Roman" w:eastAsia="SimSun" w:hAnsi="Times New Roman" w:cs="Times New Roman"/>
                <w:color w:val="000000"/>
                <w:sz w:val="22"/>
                <w:szCs w:val="22"/>
                <w:lang w:val="en-US" w:eastAsia="en-GB"/>
              </w:rPr>
            </w:pPr>
          </w:p>
        </w:tc>
        <w:tc>
          <w:tcPr>
            <w:tcW w:w="3060" w:type="dxa"/>
          </w:tcPr>
          <w:p w14:paraId="645AF0BB" w14:textId="77777777" w:rsidR="00267633" w:rsidRPr="00267633" w:rsidRDefault="00267633" w:rsidP="00267633">
            <w:pPr>
              <w:tabs>
                <w:tab w:val="num" w:pos="2160"/>
              </w:tabs>
              <w:autoSpaceDE w:val="0"/>
              <w:autoSpaceDN w:val="0"/>
              <w:adjustRightInd w:val="0"/>
              <w:spacing w:before="0" w:after="0" w:line="240" w:lineRule="auto"/>
              <w:rPr>
                <w:rFonts w:ascii="Times New Roman" w:eastAsia="SimSun" w:hAnsi="Times New Roman" w:cs="Times New Roman"/>
                <w:color w:val="000000"/>
                <w:sz w:val="22"/>
                <w:szCs w:val="22"/>
                <w:lang w:val="en-US" w:eastAsia="en-GB"/>
              </w:rPr>
            </w:pPr>
          </w:p>
        </w:tc>
      </w:tr>
    </w:tbl>
    <w:p w14:paraId="0A603D56" w14:textId="77777777" w:rsidR="00267633" w:rsidRPr="00267633" w:rsidRDefault="00267633" w:rsidP="00267633">
      <w:pPr>
        <w:autoSpaceDE w:val="0"/>
        <w:autoSpaceDN w:val="0"/>
        <w:adjustRightInd w:val="0"/>
        <w:spacing w:before="0" w:after="0" w:line="240" w:lineRule="auto"/>
        <w:divId w:val="2116439976"/>
        <w:rPr>
          <w:rFonts w:ascii="Times New Roman" w:eastAsia="Calibri" w:hAnsi="Times New Roman" w:cs="Times New Roman"/>
          <w:color w:val="000000"/>
          <w:sz w:val="22"/>
          <w:szCs w:val="22"/>
          <w:lang w:val="en-US" w:eastAsia="zh-CN"/>
        </w:rPr>
      </w:pPr>
    </w:p>
    <w:p w14:paraId="291DBF0C" w14:textId="77777777" w:rsidR="00267633" w:rsidRPr="00267633" w:rsidRDefault="00267633" w:rsidP="00267633">
      <w:pPr>
        <w:autoSpaceDE w:val="0"/>
        <w:autoSpaceDN w:val="0"/>
        <w:adjustRightInd w:val="0"/>
        <w:spacing w:before="0" w:after="0" w:line="240" w:lineRule="auto"/>
        <w:divId w:val="2116439976"/>
        <w:rPr>
          <w:rFonts w:ascii="Times New Roman" w:hAnsi="Times New Roman" w:cs="Times New Roman"/>
          <w:color w:val="000000"/>
          <w:lang w:eastAsia="zh-CN"/>
        </w:rPr>
      </w:pPr>
    </w:p>
    <w:p w14:paraId="7536E8AD" w14:textId="77777777" w:rsidR="00267633" w:rsidRPr="00267633" w:rsidRDefault="00267633" w:rsidP="00267633">
      <w:pPr>
        <w:widowControl w:val="0"/>
        <w:autoSpaceDE w:val="0"/>
        <w:autoSpaceDN w:val="0"/>
        <w:adjustRightInd w:val="0"/>
        <w:spacing w:before="0" w:after="235" w:line="240" w:lineRule="atLeast"/>
        <w:ind w:left="720" w:right="514" w:hanging="720"/>
        <w:jc w:val="both"/>
        <w:divId w:val="2116439976"/>
        <w:rPr>
          <w:rFonts w:ascii="Times New Roman" w:eastAsia="SimSun" w:hAnsi="Times New Roman" w:cs="Times New Roman"/>
          <w:lang w:val="en-US" w:eastAsia="zh-CN"/>
        </w:rPr>
      </w:pPr>
      <w:r w:rsidRPr="00267633">
        <w:rPr>
          <w:rFonts w:ascii="Times New Roman" w:eastAsia="SimSun" w:hAnsi="Times New Roman" w:cs="Times New Roman"/>
          <w:lang w:val="en-US" w:eastAsia="zh-CN"/>
        </w:rPr>
        <w:t>1.</w:t>
      </w:r>
      <w:r w:rsidRPr="00267633">
        <w:rPr>
          <w:rFonts w:ascii="Times New Roman" w:eastAsia="SimSun" w:hAnsi="Times New Roman" w:cs="Times New Roman"/>
          <w:lang w:val="en-US" w:eastAsia="zh-CN"/>
        </w:rPr>
        <w:tab/>
        <w:t xml:space="preserve">I/We* understand the nature of the order which is applied for in these proceedings.  </w:t>
      </w:r>
    </w:p>
    <w:p w14:paraId="27F36957" w14:textId="77777777" w:rsidR="008D15C3" w:rsidRDefault="008D15C3" w:rsidP="008D15C3">
      <w:pPr>
        <w:widowControl w:val="0"/>
        <w:autoSpaceDE w:val="0"/>
        <w:autoSpaceDN w:val="0"/>
        <w:adjustRightInd w:val="0"/>
        <w:spacing w:before="0" w:after="235" w:line="240" w:lineRule="atLeast"/>
        <w:ind w:left="720" w:right="514" w:hanging="720"/>
        <w:jc w:val="both"/>
        <w:divId w:val="2116439976"/>
        <w:rPr>
          <w:rFonts w:ascii="Times New Roman" w:eastAsia="SimSun" w:hAnsi="Times New Roman" w:cs="Times New Roman"/>
          <w:lang w:val="en-US" w:eastAsia="zh-CN"/>
        </w:rPr>
      </w:pPr>
      <w:r>
        <w:rPr>
          <w:rFonts w:ascii="Times New Roman" w:eastAsia="SimSun" w:hAnsi="Times New Roman" w:cs="Times New Roman"/>
          <w:lang w:val="en-US" w:eastAsia="zh-CN"/>
        </w:rPr>
        <w:t>2.</w:t>
      </w:r>
      <w:r>
        <w:rPr>
          <w:rFonts w:ascii="Times New Roman" w:eastAsia="SimSun" w:hAnsi="Times New Roman" w:cs="Times New Roman"/>
          <w:lang w:val="en-US" w:eastAsia="zh-CN"/>
        </w:rPr>
        <w:tab/>
      </w:r>
      <w:r>
        <w:rPr>
          <w:rFonts w:ascii="EANDO E+ Times Ten" w:eastAsia="SimSun" w:hAnsi="EANDO E+ Times Ten" w:cs="EANDO E+ Times Ten"/>
          <w:lang w:val="en-US" w:eastAsia="zh-CN"/>
        </w:rPr>
        <w:t>I/We* have read</w:t>
      </w:r>
      <w:r w:rsidRPr="008D15C3">
        <w:rPr>
          <w:rFonts w:ascii="EANDO E+ Times Ten" w:eastAsia="SimSun" w:hAnsi="EANDO E+ Times Ten" w:cs="EANDO E+ Times Ten"/>
          <w:lang w:val="en-US" w:eastAsia="zh-CN"/>
        </w:rPr>
        <w:t xml:space="preserve">, </w:t>
      </w:r>
      <w:proofErr w:type="gramStart"/>
      <w:r w:rsidRPr="008D15C3">
        <w:rPr>
          <w:rFonts w:ascii="EANDO E+ Times Ten" w:eastAsia="SimSun" w:hAnsi="EANDO E+ Times Ten" w:cs="EANDO E+ Times Ten"/>
          <w:lang w:val="en-US" w:eastAsia="zh-CN"/>
        </w:rPr>
        <w:t>considered</w:t>
      </w:r>
      <w:proofErr w:type="gramEnd"/>
      <w:r w:rsidRPr="008D15C3">
        <w:rPr>
          <w:rFonts w:ascii="EANDO E+ Times Ten" w:eastAsia="SimSun" w:hAnsi="EANDO E+ Times Ten" w:cs="EANDO E+ Times Ten"/>
          <w:lang w:val="en-US" w:eastAsia="zh-CN"/>
        </w:rPr>
        <w:t xml:space="preserve"> </w:t>
      </w:r>
      <w:r>
        <w:rPr>
          <w:rFonts w:ascii="EANDO E+ Times Ten" w:eastAsia="SimSun" w:hAnsi="EANDO E+ Times Ten" w:cs="EANDO E+ Times Ten"/>
          <w:lang w:val="en-US" w:eastAsia="zh-CN"/>
        </w:rPr>
        <w:t xml:space="preserve">and understood all the contents of the Originating Summons and the supporting affidavits and I/we* consent to the Originating </w:t>
      </w:r>
      <w:r>
        <w:rPr>
          <w:rFonts w:ascii="EANDO E+ Times Ten" w:eastAsia="SimSun" w:hAnsi="EANDO E+ Times Ten" w:cs="EANDO E+ Times Ten"/>
          <w:lang w:val="en-US" w:eastAsia="zh-CN"/>
        </w:rPr>
        <w:lastRenderedPageBreak/>
        <w:t xml:space="preserve">Summons filed / </w:t>
      </w:r>
      <w:r w:rsidRPr="008D15C3">
        <w:rPr>
          <w:rFonts w:ascii="EANDO E+ Times Ten" w:eastAsia="SimSun" w:hAnsi="EANDO E+ Times Ten" w:cs="EANDO E+ Times Ten"/>
          <w:lang w:val="en-US" w:eastAsia="zh-CN"/>
        </w:rPr>
        <w:t xml:space="preserve">to be filed* </w:t>
      </w:r>
      <w:r>
        <w:rPr>
          <w:rFonts w:ascii="EANDO E+ Times Ten" w:eastAsia="SimSun" w:hAnsi="EANDO E+ Times Ten" w:cs="EANDO E+ Times Ten"/>
          <w:lang w:val="en-US" w:eastAsia="zh-CN"/>
        </w:rPr>
        <w:t>in these proceedings.</w:t>
      </w:r>
    </w:p>
    <w:p w14:paraId="401D09DE" w14:textId="77777777" w:rsidR="008D15C3" w:rsidRDefault="008D15C3" w:rsidP="008D15C3">
      <w:pPr>
        <w:widowControl w:val="0"/>
        <w:autoSpaceDE w:val="0"/>
        <w:autoSpaceDN w:val="0"/>
        <w:adjustRightInd w:val="0"/>
        <w:spacing w:before="0" w:after="235" w:line="240" w:lineRule="atLeast"/>
        <w:ind w:left="720" w:right="514"/>
        <w:jc w:val="both"/>
        <w:divId w:val="2116439976"/>
        <w:rPr>
          <w:rFonts w:ascii="Times New Roman" w:eastAsia="SimSun" w:hAnsi="Times New Roman" w:cs="Times New Roman"/>
          <w:lang w:val="en-US" w:eastAsia="zh-CN"/>
        </w:rPr>
      </w:pPr>
      <w:r>
        <w:rPr>
          <w:rFonts w:ascii="Times New Roman" w:eastAsia="SimSun" w:hAnsi="Times New Roman" w:cs="Times New Roman"/>
          <w:lang w:val="en-US" w:eastAsia="zh-CN"/>
        </w:rPr>
        <w:t>[</w:t>
      </w:r>
      <w:r>
        <w:rPr>
          <w:rFonts w:ascii="Times New Roman" w:eastAsia="SimSun" w:hAnsi="Times New Roman" w:cs="Times New Roman"/>
          <w:i/>
          <w:lang w:val="en-US" w:eastAsia="zh-CN"/>
        </w:rPr>
        <w:t>If the relevant person(s) is/are only consenting to a part of the Originating summons, to state the prayers in the Originating Summons which the relevant person(s) is/are consenting to.</w:t>
      </w:r>
      <w:r>
        <w:rPr>
          <w:rFonts w:ascii="Times New Roman" w:eastAsia="SimSun" w:hAnsi="Times New Roman" w:cs="Times New Roman"/>
          <w:lang w:val="en-US" w:eastAsia="zh-CN"/>
        </w:rPr>
        <w:t>]</w:t>
      </w:r>
    </w:p>
    <w:p w14:paraId="35106CA1" w14:textId="77777777" w:rsidR="008D15C3" w:rsidRDefault="008D15C3" w:rsidP="008D15C3">
      <w:pPr>
        <w:autoSpaceDE w:val="0"/>
        <w:autoSpaceDN w:val="0"/>
        <w:adjustRightInd w:val="0"/>
        <w:spacing w:before="0" w:after="0" w:line="240" w:lineRule="auto"/>
        <w:ind w:left="720" w:right="514" w:hanging="720"/>
        <w:jc w:val="both"/>
        <w:divId w:val="2116439976"/>
        <w:rPr>
          <w:rFonts w:ascii="Times New Roman" w:eastAsia="Calibri" w:hAnsi="Times New Roman" w:cs="Times New Roman"/>
          <w:color w:val="000000"/>
          <w:sz w:val="22"/>
          <w:szCs w:val="22"/>
          <w:lang w:val="en-US" w:eastAsia="en-GB"/>
        </w:rPr>
      </w:pPr>
    </w:p>
    <w:p w14:paraId="5224344E" w14:textId="77777777" w:rsidR="008D15C3" w:rsidRDefault="008D15C3" w:rsidP="008D15C3">
      <w:pPr>
        <w:autoSpaceDE w:val="0"/>
        <w:autoSpaceDN w:val="0"/>
        <w:adjustRightInd w:val="0"/>
        <w:spacing w:before="0" w:after="0" w:line="240" w:lineRule="auto"/>
        <w:ind w:left="720" w:right="514" w:hanging="720"/>
        <w:jc w:val="both"/>
        <w:divId w:val="2116439976"/>
        <w:rPr>
          <w:rFonts w:ascii="Times New Roman" w:eastAsia="Calibri" w:hAnsi="Times New Roman" w:cs="Times New Roman"/>
          <w:sz w:val="22"/>
          <w:szCs w:val="22"/>
          <w:lang w:val="en-US" w:eastAsia="en-GB"/>
        </w:rPr>
      </w:pPr>
      <w:r>
        <w:rPr>
          <w:rFonts w:ascii="Times New Roman" w:eastAsia="Calibri" w:hAnsi="Times New Roman" w:cs="Times New Roman"/>
          <w:color w:val="000000"/>
          <w:sz w:val="22"/>
          <w:szCs w:val="22"/>
          <w:lang w:val="en-US" w:eastAsia="en-GB"/>
        </w:rPr>
        <w:t>3.</w:t>
      </w:r>
      <w:r>
        <w:rPr>
          <w:rFonts w:ascii="Times New Roman" w:eastAsia="Calibri" w:hAnsi="Times New Roman" w:cs="Times New Roman"/>
          <w:color w:val="000000"/>
          <w:sz w:val="22"/>
          <w:szCs w:val="22"/>
          <w:lang w:val="en-US" w:eastAsia="en-GB"/>
        </w:rPr>
        <w:tab/>
        <w:t xml:space="preserve">I/We* consent to </w:t>
      </w:r>
      <w:r>
        <w:rPr>
          <w:rFonts w:ascii="Times New Roman" w:eastAsia="Calibri" w:hAnsi="Times New Roman" w:cs="Times New Roman"/>
          <w:sz w:val="22"/>
          <w:szCs w:val="22"/>
          <w:lang w:val="en-US" w:eastAsia="en-GB"/>
        </w:rPr>
        <w:t>the dispensation of service of the Originating Summons, supporting affidavits and all subsequent documents filed in these proceedings on me/</w:t>
      </w:r>
      <w:proofErr w:type="gramStart"/>
      <w:r>
        <w:rPr>
          <w:rFonts w:ascii="Times New Roman" w:eastAsia="Calibri" w:hAnsi="Times New Roman" w:cs="Times New Roman"/>
          <w:sz w:val="22"/>
          <w:szCs w:val="22"/>
          <w:lang w:val="en-US" w:eastAsia="en-GB"/>
        </w:rPr>
        <w:t>us.*</w:t>
      </w:r>
      <w:proofErr w:type="gramEnd"/>
    </w:p>
    <w:p w14:paraId="51F769AE" w14:textId="77777777" w:rsidR="008D15C3" w:rsidRDefault="008D15C3" w:rsidP="008D15C3">
      <w:pPr>
        <w:autoSpaceDE w:val="0"/>
        <w:autoSpaceDN w:val="0"/>
        <w:adjustRightInd w:val="0"/>
        <w:spacing w:before="0" w:after="0" w:line="240" w:lineRule="auto"/>
        <w:ind w:left="720" w:right="514" w:hanging="720"/>
        <w:jc w:val="both"/>
        <w:divId w:val="2116439976"/>
        <w:rPr>
          <w:rFonts w:ascii="Times New Roman" w:eastAsia="Calibri" w:hAnsi="Times New Roman" w:cs="Times New Roman"/>
          <w:sz w:val="22"/>
          <w:szCs w:val="22"/>
          <w:lang w:val="en-US" w:eastAsia="en-GB"/>
        </w:rPr>
      </w:pPr>
    </w:p>
    <w:p w14:paraId="1B9E0DC8" w14:textId="77777777" w:rsidR="008D15C3" w:rsidRPr="008D15C3" w:rsidRDefault="008D15C3" w:rsidP="008D15C3">
      <w:pPr>
        <w:autoSpaceDE w:val="0"/>
        <w:autoSpaceDN w:val="0"/>
        <w:adjustRightInd w:val="0"/>
        <w:spacing w:before="0" w:after="0" w:line="240" w:lineRule="auto"/>
        <w:ind w:left="720" w:right="514" w:hanging="720"/>
        <w:jc w:val="both"/>
        <w:divId w:val="2116439976"/>
        <w:rPr>
          <w:rFonts w:ascii="Times New Roman" w:eastAsia="Calibri" w:hAnsi="Times New Roman" w:cs="Times New Roman"/>
          <w:sz w:val="22"/>
          <w:szCs w:val="22"/>
          <w:lang w:val="en-US" w:eastAsia="en-GB"/>
        </w:rPr>
      </w:pPr>
      <w:r w:rsidRPr="008D15C3">
        <w:rPr>
          <w:rFonts w:ascii="Times New Roman" w:eastAsia="Calibri" w:hAnsi="Times New Roman" w:cs="Times New Roman"/>
          <w:sz w:val="22"/>
          <w:szCs w:val="22"/>
          <w:lang w:val="en-US" w:eastAsia="en-GB"/>
        </w:rPr>
        <w:t>4.</w:t>
      </w:r>
      <w:r w:rsidRPr="008D15C3">
        <w:rPr>
          <w:rFonts w:ascii="Times New Roman" w:eastAsia="Calibri" w:hAnsi="Times New Roman" w:cs="Times New Roman"/>
          <w:sz w:val="22"/>
          <w:szCs w:val="22"/>
          <w:lang w:val="en-US" w:eastAsia="en-GB"/>
        </w:rPr>
        <w:tab/>
        <w:t>I/We* confirm that I am /we are* aware of my/our* right to seek independent legal advice.</w:t>
      </w:r>
    </w:p>
    <w:p w14:paraId="425D7FD3" w14:textId="77777777" w:rsidR="00267633" w:rsidRPr="00267633" w:rsidRDefault="00267633" w:rsidP="00267633">
      <w:pPr>
        <w:autoSpaceDE w:val="0"/>
        <w:autoSpaceDN w:val="0"/>
        <w:adjustRightInd w:val="0"/>
        <w:spacing w:before="0" w:after="0" w:line="240" w:lineRule="auto"/>
        <w:ind w:left="720" w:right="514" w:hanging="52"/>
        <w:jc w:val="both"/>
        <w:divId w:val="2116439976"/>
        <w:rPr>
          <w:rFonts w:ascii="Times New Roman" w:eastAsia="Calibri" w:hAnsi="Times New Roman" w:cs="Times New Roman"/>
          <w:color w:val="000000"/>
          <w:sz w:val="22"/>
          <w:szCs w:val="22"/>
          <w:lang w:val="en-US" w:eastAsia="en-GB"/>
        </w:rPr>
      </w:pPr>
    </w:p>
    <w:p w14:paraId="17FDA6A9" w14:textId="77777777" w:rsidR="00267633" w:rsidRPr="00267633" w:rsidRDefault="00267633" w:rsidP="00267633">
      <w:pPr>
        <w:autoSpaceDE w:val="0"/>
        <w:autoSpaceDN w:val="0"/>
        <w:adjustRightInd w:val="0"/>
        <w:spacing w:before="0" w:after="0" w:line="240" w:lineRule="atLeast"/>
        <w:ind w:left="720" w:right="514" w:hanging="52"/>
        <w:divId w:val="2116439976"/>
        <w:rPr>
          <w:rFonts w:ascii="Times New Roman" w:eastAsia="Calibri" w:hAnsi="Times New Roman" w:cs="Times New Roman"/>
          <w:sz w:val="22"/>
          <w:szCs w:val="22"/>
          <w:lang w:val="en-US" w:eastAsia="en-GB"/>
        </w:rPr>
      </w:pPr>
    </w:p>
    <w:p w14:paraId="78EF4F2C" w14:textId="77777777" w:rsidR="00267633" w:rsidRPr="00267633" w:rsidRDefault="00267633" w:rsidP="00267633">
      <w:pPr>
        <w:spacing w:before="0" w:after="0" w:line="240" w:lineRule="auto"/>
        <w:jc w:val="both"/>
        <w:divId w:val="2116439976"/>
        <w:rPr>
          <w:rFonts w:ascii="Times New Roman" w:eastAsia="Calibri" w:hAnsi="Times New Roman" w:cs="Times New Roman"/>
          <w:snapToGrid w:val="0"/>
          <w:sz w:val="22"/>
          <w:szCs w:val="22"/>
          <w:lang w:val="en-US" w:eastAsia="zh-CN"/>
        </w:rPr>
      </w:pPr>
      <w:r w:rsidRPr="00267633">
        <w:rPr>
          <w:rFonts w:ascii="Times New Roman" w:eastAsia="Calibri" w:hAnsi="Times New Roman" w:cs="Times New Roman"/>
          <w:snapToGrid w:val="0"/>
          <w:sz w:val="22"/>
          <w:szCs w:val="22"/>
          <w:lang w:val="en-US" w:eastAsia="zh-CN"/>
        </w:rPr>
        <w:t>Sworn (or affirmed) by the</w:t>
      </w:r>
      <w:r w:rsidRPr="00267633">
        <w:rPr>
          <w:rFonts w:ascii="Times New Roman" w:eastAsia="Calibri" w:hAnsi="Times New Roman" w:cs="Times New Roman"/>
          <w:snapToGrid w:val="0"/>
          <w:sz w:val="22"/>
          <w:szCs w:val="22"/>
          <w:lang w:val="en-US" w:eastAsia="zh-CN"/>
        </w:rPr>
        <w:tab/>
        <w:t>)</w:t>
      </w:r>
    </w:p>
    <w:p w14:paraId="0FBD4A84" w14:textId="77777777" w:rsidR="00267633" w:rsidRPr="00267633" w:rsidRDefault="00267633" w:rsidP="00267633">
      <w:pPr>
        <w:spacing w:before="0" w:after="0" w:line="240" w:lineRule="auto"/>
        <w:jc w:val="both"/>
        <w:divId w:val="2116439976"/>
        <w:rPr>
          <w:rFonts w:ascii="Times New Roman" w:eastAsia="Calibri" w:hAnsi="Times New Roman" w:cs="Times New Roman"/>
          <w:snapToGrid w:val="0"/>
          <w:sz w:val="22"/>
          <w:szCs w:val="22"/>
          <w:lang w:val="en-US" w:eastAsia="zh-CN"/>
        </w:rPr>
      </w:pPr>
      <w:r w:rsidRPr="00267633">
        <w:rPr>
          <w:rFonts w:ascii="Times New Roman" w:eastAsia="Calibri" w:hAnsi="Times New Roman" w:cs="Times New Roman"/>
          <w:snapToGrid w:val="0"/>
          <w:sz w:val="22"/>
          <w:szCs w:val="22"/>
          <w:lang w:val="en-US" w:eastAsia="zh-CN"/>
        </w:rPr>
        <w:t xml:space="preserve">abovenamed               on </w:t>
      </w:r>
      <w:r w:rsidRPr="00267633">
        <w:rPr>
          <w:rFonts w:ascii="Times New Roman" w:eastAsia="Calibri" w:hAnsi="Times New Roman" w:cs="Times New Roman"/>
          <w:snapToGrid w:val="0"/>
          <w:sz w:val="22"/>
          <w:szCs w:val="22"/>
          <w:lang w:val="en-US" w:eastAsia="zh-CN"/>
        </w:rPr>
        <w:tab/>
        <w:t>)</w:t>
      </w:r>
    </w:p>
    <w:p w14:paraId="6BE0636C" w14:textId="77777777" w:rsidR="00267633" w:rsidRPr="00267633" w:rsidRDefault="00267633" w:rsidP="00267633">
      <w:pPr>
        <w:spacing w:before="0" w:after="0" w:line="240" w:lineRule="auto"/>
        <w:jc w:val="both"/>
        <w:divId w:val="2116439976"/>
        <w:rPr>
          <w:rFonts w:ascii="Times New Roman" w:eastAsia="Calibri" w:hAnsi="Times New Roman" w:cs="Times New Roman"/>
          <w:snapToGrid w:val="0"/>
          <w:sz w:val="22"/>
          <w:szCs w:val="22"/>
          <w:lang w:val="en-US" w:eastAsia="zh-CN"/>
        </w:rPr>
      </w:pPr>
      <w:r w:rsidRPr="00267633">
        <w:rPr>
          <w:rFonts w:ascii="Times New Roman" w:eastAsia="Calibri" w:hAnsi="Times New Roman" w:cs="Times New Roman"/>
          <w:snapToGrid w:val="0"/>
          <w:sz w:val="22"/>
          <w:szCs w:val="22"/>
          <w:lang w:val="en-US" w:eastAsia="zh-CN"/>
        </w:rPr>
        <w:t xml:space="preserve">this      day of          20    </w:t>
      </w:r>
      <w:r w:rsidRPr="00267633">
        <w:rPr>
          <w:rFonts w:ascii="Times New Roman" w:eastAsia="Calibri" w:hAnsi="Times New Roman" w:cs="Times New Roman"/>
          <w:snapToGrid w:val="0"/>
          <w:sz w:val="22"/>
          <w:szCs w:val="22"/>
          <w:lang w:val="en-US" w:eastAsia="zh-CN"/>
        </w:rPr>
        <w:tab/>
        <w:t>)</w:t>
      </w:r>
    </w:p>
    <w:p w14:paraId="1A530C4A" w14:textId="77777777" w:rsidR="00267633" w:rsidRPr="00267633" w:rsidRDefault="00267633" w:rsidP="00267633">
      <w:pPr>
        <w:spacing w:before="0" w:after="0" w:line="240" w:lineRule="auto"/>
        <w:jc w:val="both"/>
        <w:divId w:val="2116439976"/>
        <w:rPr>
          <w:rFonts w:ascii="Times New Roman" w:eastAsia="Calibri" w:hAnsi="Times New Roman" w:cs="Times New Roman"/>
          <w:snapToGrid w:val="0"/>
          <w:sz w:val="22"/>
          <w:szCs w:val="22"/>
          <w:lang w:val="en-US" w:eastAsia="zh-CN"/>
        </w:rPr>
      </w:pPr>
      <w:r w:rsidRPr="00267633">
        <w:rPr>
          <w:rFonts w:ascii="Times New Roman" w:eastAsia="Calibri" w:hAnsi="Times New Roman" w:cs="Times New Roman"/>
          <w:snapToGrid w:val="0"/>
          <w:sz w:val="22"/>
          <w:szCs w:val="22"/>
          <w:lang w:val="en-US" w:eastAsia="zh-CN"/>
        </w:rPr>
        <w:t>at Singapore</w:t>
      </w:r>
      <w:r w:rsidRPr="00267633">
        <w:rPr>
          <w:rFonts w:ascii="Times New Roman" w:eastAsia="Calibri" w:hAnsi="Times New Roman" w:cs="Times New Roman"/>
          <w:snapToGrid w:val="0"/>
          <w:sz w:val="22"/>
          <w:szCs w:val="22"/>
          <w:lang w:val="en-US" w:eastAsia="zh-CN"/>
        </w:rPr>
        <w:tab/>
      </w:r>
      <w:r w:rsidRPr="00267633">
        <w:rPr>
          <w:rFonts w:ascii="Times New Roman" w:eastAsia="Calibri" w:hAnsi="Times New Roman" w:cs="Times New Roman"/>
          <w:snapToGrid w:val="0"/>
          <w:sz w:val="22"/>
          <w:szCs w:val="22"/>
          <w:lang w:val="en-US" w:eastAsia="zh-CN"/>
        </w:rPr>
        <w:tab/>
      </w:r>
      <w:r w:rsidRPr="00267633">
        <w:rPr>
          <w:rFonts w:ascii="Times New Roman" w:eastAsia="Calibri" w:hAnsi="Times New Roman" w:cs="Times New Roman"/>
          <w:snapToGrid w:val="0"/>
          <w:sz w:val="22"/>
          <w:szCs w:val="22"/>
          <w:lang w:val="en-US" w:eastAsia="zh-CN"/>
        </w:rPr>
        <w:tab/>
        <w:t>)</w:t>
      </w:r>
    </w:p>
    <w:p w14:paraId="7F0B35A4" w14:textId="77777777" w:rsidR="00267633" w:rsidRPr="00267633" w:rsidRDefault="00267633" w:rsidP="00267633">
      <w:pPr>
        <w:spacing w:before="0" w:after="0" w:line="240" w:lineRule="auto"/>
        <w:jc w:val="both"/>
        <w:divId w:val="2116439976"/>
        <w:rPr>
          <w:rFonts w:ascii="Times New Roman" w:eastAsia="Calibri" w:hAnsi="Times New Roman" w:cs="Times New Roman"/>
          <w:snapToGrid w:val="0"/>
          <w:sz w:val="22"/>
          <w:szCs w:val="22"/>
          <w:lang w:val="en-US" w:eastAsia="zh-CN"/>
        </w:rPr>
      </w:pPr>
    </w:p>
    <w:p w14:paraId="6C15CEB5" w14:textId="77777777" w:rsidR="00267633" w:rsidRPr="00267633" w:rsidRDefault="00267633" w:rsidP="00267633">
      <w:pPr>
        <w:spacing w:before="0" w:after="0" w:line="240" w:lineRule="auto"/>
        <w:jc w:val="both"/>
        <w:outlineLvl w:val="0"/>
        <w:divId w:val="2116439976"/>
        <w:rPr>
          <w:rFonts w:ascii="Times New Roman" w:eastAsia="Calibri" w:hAnsi="Times New Roman" w:cs="Times New Roman"/>
          <w:snapToGrid w:val="0"/>
          <w:sz w:val="22"/>
          <w:szCs w:val="22"/>
          <w:lang w:val="en-US" w:eastAsia="zh-CN"/>
        </w:rPr>
      </w:pPr>
      <w:r w:rsidRPr="00267633">
        <w:rPr>
          <w:rFonts w:ascii="Times New Roman" w:eastAsia="Calibri" w:hAnsi="Times New Roman" w:cs="Times New Roman"/>
          <w:snapToGrid w:val="0"/>
          <w:sz w:val="22"/>
          <w:szCs w:val="22"/>
          <w:lang w:val="en-US" w:eastAsia="zh-CN"/>
        </w:rPr>
        <w:t xml:space="preserve">Through the interpretation of (name and </w:t>
      </w:r>
    </w:p>
    <w:p w14:paraId="1BA7F8F5" w14:textId="77777777" w:rsidR="00267633" w:rsidRPr="00267633" w:rsidRDefault="00267633" w:rsidP="00267633">
      <w:pPr>
        <w:spacing w:before="0" w:after="0" w:line="240" w:lineRule="auto"/>
        <w:jc w:val="both"/>
        <w:divId w:val="2116439976"/>
        <w:rPr>
          <w:rFonts w:ascii="Times New Roman" w:eastAsia="Calibri" w:hAnsi="Times New Roman" w:cs="Times New Roman"/>
          <w:snapToGrid w:val="0"/>
          <w:sz w:val="22"/>
          <w:szCs w:val="22"/>
          <w:lang w:val="en-US" w:eastAsia="zh-CN"/>
        </w:rPr>
      </w:pPr>
      <w:r w:rsidRPr="00267633">
        <w:rPr>
          <w:rFonts w:ascii="Times New Roman" w:eastAsia="Calibri" w:hAnsi="Times New Roman" w:cs="Times New Roman"/>
          <w:snapToGrid w:val="0"/>
          <w:sz w:val="22"/>
          <w:szCs w:val="22"/>
          <w:lang w:val="en-US" w:eastAsia="zh-CN"/>
        </w:rPr>
        <w:t>designation of person who interpreted) in</w:t>
      </w:r>
    </w:p>
    <w:p w14:paraId="16068495" w14:textId="77777777" w:rsidR="00267633" w:rsidRPr="00267633" w:rsidRDefault="00267633" w:rsidP="00267633">
      <w:pPr>
        <w:spacing w:before="0" w:after="0" w:line="240" w:lineRule="auto"/>
        <w:jc w:val="both"/>
        <w:divId w:val="2116439976"/>
        <w:rPr>
          <w:rFonts w:ascii="Times New Roman" w:eastAsia="Calibri" w:hAnsi="Times New Roman" w:cs="Times New Roman"/>
          <w:snapToGrid w:val="0"/>
          <w:sz w:val="22"/>
          <w:szCs w:val="22"/>
          <w:lang w:val="en-US" w:eastAsia="zh-CN"/>
        </w:rPr>
      </w:pPr>
      <w:r w:rsidRPr="00267633">
        <w:rPr>
          <w:rFonts w:ascii="Times New Roman" w:eastAsia="Calibri" w:hAnsi="Times New Roman" w:cs="Times New Roman"/>
          <w:snapToGrid w:val="0"/>
          <w:sz w:val="22"/>
          <w:szCs w:val="22"/>
          <w:lang w:val="en-US" w:eastAsia="zh-CN"/>
        </w:rPr>
        <w:t xml:space="preserve">(language of </w:t>
      </w:r>
      <w:proofErr w:type="gramStart"/>
      <w:r w:rsidRPr="00267633">
        <w:rPr>
          <w:rFonts w:ascii="Times New Roman" w:eastAsia="Calibri" w:hAnsi="Times New Roman" w:cs="Times New Roman"/>
          <w:snapToGrid w:val="0"/>
          <w:sz w:val="22"/>
          <w:szCs w:val="22"/>
          <w:lang w:val="en-US" w:eastAsia="zh-CN"/>
        </w:rPr>
        <w:t>interpretation)*</w:t>
      </w:r>
      <w:proofErr w:type="gramEnd"/>
    </w:p>
    <w:p w14:paraId="1318F6BD" w14:textId="77777777" w:rsidR="00267633" w:rsidRPr="00267633" w:rsidRDefault="00267633" w:rsidP="00267633">
      <w:pPr>
        <w:spacing w:before="0" w:after="0" w:line="276" w:lineRule="auto"/>
        <w:jc w:val="both"/>
        <w:divId w:val="2116439976"/>
        <w:rPr>
          <w:rFonts w:ascii="Times New Roman" w:eastAsia="Calibri" w:hAnsi="Times New Roman" w:cs="Times New Roman"/>
          <w:snapToGrid w:val="0"/>
          <w:sz w:val="22"/>
          <w:szCs w:val="22"/>
          <w:lang w:val="en-US" w:eastAsia="zh-CN"/>
        </w:rPr>
      </w:pPr>
    </w:p>
    <w:p w14:paraId="3FBE6363" w14:textId="77777777" w:rsidR="00267633" w:rsidRPr="00267633" w:rsidRDefault="00267633" w:rsidP="00267633">
      <w:pPr>
        <w:spacing w:before="0" w:after="0" w:line="276" w:lineRule="auto"/>
        <w:jc w:val="both"/>
        <w:divId w:val="2116439976"/>
        <w:rPr>
          <w:rFonts w:ascii="Times New Roman" w:eastAsia="Calibri" w:hAnsi="Times New Roman" w:cs="Times New Roman"/>
          <w:snapToGrid w:val="0"/>
          <w:sz w:val="22"/>
          <w:szCs w:val="22"/>
          <w:lang w:val="en-US" w:eastAsia="zh-CN"/>
        </w:rPr>
      </w:pPr>
      <w:r w:rsidRPr="00267633">
        <w:rPr>
          <w:rFonts w:ascii="Times New Roman" w:eastAsia="Calibri" w:hAnsi="Times New Roman" w:cs="Times New Roman"/>
          <w:snapToGrid w:val="0"/>
          <w:sz w:val="22"/>
          <w:szCs w:val="22"/>
          <w:lang w:val="en-US" w:eastAsia="zh-CN"/>
        </w:rPr>
        <w:t xml:space="preserve">Before me, </w:t>
      </w:r>
    </w:p>
    <w:p w14:paraId="05F7A5AF" w14:textId="77777777" w:rsidR="00267633" w:rsidRPr="00267633" w:rsidRDefault="00267633" w:rsidP="00267633">
      <w:pPr>
        <w:spacing w:before="0" w:after="0" w:line="276" w:lineRule="auto"/>
        <w:jc w:val="both"/>
        <w:divId w:val="2116439976"/>
        <w:rPr>
          <w:rFonts w:ascii="Times New Roman" w:eastAsia="Calibri" w:hAnsi="Times New Roman" w:cs="Times New Roman"/>
          <w:snapToGrid w:val="0"/>
          <w:sz w:val="22"/>
          <w:szCs w:val="22"/>
          <w:lang w:val="en-US" w:eastAsia="zh-CN"/>
        </w:rPr>
      </w:pPr>
    </w:p>
    <w:p w14:paraId="089BE074" w14:textId="77777777" w:rsidR="00267633" w:rsidRPr="00267633" w:rsidRDefault="00267633" w:rsidP="00267633">
      <w:pPr>
        <w:spacing w:before="0" w:after="120" w:line="480" w:lineRule="auto"/>
        <w:outlineLvl w:val="0"/>
        <w:divId w:val="2116439976"/>
        <w:rPr>
          <w:rFonts w:ascii="Times New Roman" w:eastAsia="Calibri" w:hAnsi="Times New Roman" w:cs="Times New Roman"/>
          <w:i/>
          <w:snapToGrid w:val="0"/>
          <w:sz w:val="22"/>
          <w:szCs w:val="22"/>
          <w:lang w:val="en-US" w:eastAsia="zh-CN"/>
        </w:rPr>
      </w:pPr>
      <w:r w:rsidRPr="00267633">
        <w:rPr>
          <w:rFonts w:ascii="Times New Roman" w:eastAsia="Calibri" w:hAnsi="Times New Roman" w:cs="Times New Roman"/>
          <w:snapToGrid w:val="0"/>
          <w:sz w:val="22"/>
          <w:szCs w:val="22"/>
          <w:lang w:val="en-US" w:eastAsia="zh-CN"/>
        </w:rPr>
        <w:t>Commissioner for Oaths</w:t>
      </w:r>
    </w:p>
    <w:p w14:paraId="5EFE6641" w14:textId="77777777" w:rsidR="00267633" w:rsidRPr="00267633" w:rsidRDefault="00267633" w:rsidP="00267633">
      <w:pPr>
        <w:spacing w:before="0" w:after="0" w:line="240" w:lineRule="auto"/>
        <w:divId w:val="2116439976"/>
        <w:rPr>
          <w:rFonts w:ascii="Times New Roman" w:eastAsia="Calibri" w:hAnsi="Times New Roman" w:cs="Times New Roman"/>
          <w:i/>
          <w:sz w:val="22"/>
          <w:szCs w:val="22"/>
          <w:lang w:val="en-US" w:eastAsia="zh-CN"/>
        </w:rPr>
      </w:pPr>
      <w:r w:rsidRPr="00267633">
        <w:rPr>
          <w:rFonts w:ascii="Times New Roman" w:eastAsia="Calibri" w:hAnsi="Times New Roman" w:cs="Times New Roman"/>
          <w:i/>
          <w:sz w:val="22"/>
          <w:szCs w:val="22"/>
          <w:vertAlign w:val="superscript"/>
          <w:lang w:val="en-US" w:eastAsia="zh-CN"/>
        </w:rPr>
        <w:t xml:space="preserve">+ </w:t>
      </w:r>
      <w:r w:rsidRPr="00267633">
        <w:rPr>
          <w:rFonts w:ascii="Times New Roman" w:eastAsia="Calibri" w:hAnsi="Times New Roman" w:cs="Times New Roman"/>
          <w:i/>
          <w:sz w:val="22"/>
          <w:szCs w:val="22"/>
          <w:lang w:val="en-US" w:eastAsia="zh-CN"/>
        </w:rPr>
        <w:t xml:space="preserve">To use “Applicant” if this is an ex </w:t>
      </w:r>
      <w:proofErr w:type="spellStart"/>
      <w:r w:rsidRPr="00267633">
        <w:rPr>
          <w:rFonts w:ascii="Times New Roman" w:eastAsia="Calibri" w:hAnsi="Times New Roman" w:cs="Times New Roman"/>
          <w:i/>
          <w:sz w:val="22"/>
          <w:szCs w:val="22"/>
          <w:lang w:val="en-US" w:eastAsia="zh-CN"/>
        </w:rPr>
        <w:t>parte</w:t>
      </w:r>
      <w:proofErr w:type="spellEnd"/>
      <w:r w:rsidRPr="00267633">
        <w:rPr>
          <w:rFonts w:ascii="Times New Roman" w:eastAsia="Calibri" w:hAnsi="Times New Roman" w:cs="Times New Roman"/>
          <w:i/>
          <w:sz w:val="22"/>
          <w:szCs w:val="22"/>
          <w:lang w:val="en-US" w:eastAsia="zh-CN"/>
        </w:rPr>
        <w:t xml:space="preserve"> application</w:t>
      </w:r>
    </w:p>
    <w:p w14:paraId="60A5BA95" w14:textId="77777777" w:rsidR="00267633" w:rsidRPr="00267633" w:rsidRDefault="00267633" w:rsidP="00267633">
      <w:pPr>
        <w:spacing w:before="0" w:after="0" w:line="240" w:lineRule="auto"/>
        <w:divId w:val="2116439976"/>
        <w:rPr>
          <w:rFonts w:ascii="Times New Roman" w:eastAsia="Calibri" w:hAnsi="Times New Roman" w:cs="Times New Roman"/>
          <w:sz w:val="22"/>
          <w:szCs w:val="22"/>
          <w:lang w:val="en-US" w:eastAsia="zh-CN"/>
        </w:rPr>
      </w:pPr>
      <w:r w:rsidRPr="00267633">
        <w:rPr>
          <w:rFonts w:ascii="Times New Roman" w:eastAsia="Calibri" w:hAnsi="Times New Roman" w:cs="Times New Roman"/>
          <w:i/>
          <w:sz w:val="22"/>
          <w:szCs w:val="22"/>
          <w:vertAlign w:val="superscript"/>
          <w:lang w:val="en-US" w:eastAsia="zh-CN"/>
        </w:rPr>
        <w:t xml:space="preserve"># </w:t>
      </w:r>
      <w:r w:rsidRPr="00267633">
        <w:rPr>
          <w:rFonts w:ascii="Times New Roman" w:eastAsia="Calibri" w:hAnsi="Times New Roman" w:cs="Times New Roman"/>
          <w:i/>
          <w:sz w:val="22"/>
          <w:szCs w:val="22"/>
          <w:lang w:val="en-US" w:eastAsia="zh-CN"/>
        </w:rPr>
        <w:t xml:space="preserve">To delete if this is an ex </w:t>
      </w:r>
      <w:proofErr w:type="spellStart"/>
      <w:r w:rsidRPr="00267633">
        <w:rPr>
          <w:rFonts w:ascii="Times New Roman" w:eastAsia="Calibri" w:hAnsi="Times New Roman" w:cs="Times New Roman"/>
          <w:i/>
          <w:sz w:val="22"/>
          <w:szCs w:val="22"/>
          <w:lang w:val="en-US" w:eastAsia="zh-CN"/>
        </w:rPr>
        <w:t>parte</w:t>
      </w:r>
      <w:proofErr w:type="spellEnd"/>
      <w:r w:rsidRPr="00267633">
        <w:rPr>
          <w:rFonts w:ascii="Times New Roman" w:eastAsia="Calibri" w:hAnsi="Times New Roman" w:cs="Times New Roman"/>
          <w:i/>
          <w:sz w:val="22"/>
          <w:szCs w:val="22"/>
          <w:lang w:val="en-US" w:eastAsia="zh-CN"/>
        </w:rPr>
        <w:t xml:space="preserve"> application.  </w:t>
      </w:r>
    </w:p>
    <w:p w14:paraId="50F3C058" w14:textId="77777777" w:rsidR="00267633" w:rsidRPr="00267633" w:rsidRDefault="00267633" w:rsidP="00267633">
      <w:pPr>
        <w:spacing w:before="0" w:after="0" w:line="240" w:lineRule="auto"/>
        <w:divId w:val="2116439976"/>
        <w:rPr>
          <w:rFonts w:ascii="Times New Roman" w:eastAsia="Calibri" w:hAnsi="Times New Roman" w:cs="Times New Roman"/>
          <w:i/>
          <w:snapToGrid w:val="0"/>
          <w:sz w:val="22"/>
          <w:szCs w:val="22"/>
          <w:lang w:val="en-US" w:eastAsia="zh-CN"/>
        </w:rPr>
      </w:pPr>
      <w:r w:rsidRPr="00267633">
        <w:rPr>
          <w:rFonts w:ascii="Times New Roman" w:eastAsia="Calibri" w:hAnsi="Times New Roman" w:cs="Times New Roman"/>
          <w:snapToGrid w:val="0"/>
          <w:sz w:val="22"/>
          <w:szCs w:val="22"/>
          <w:lang w:val="en-US" w:eastAsia="zh-CN"/>
        </w:rPr>
        <w:t>*</w:t>
      </w:r>
      <w:r w:rsidRPr="00267633">
        <w:rPr>
          <w:rFonts w:ascii="Times New Roman" w:eastAsia="Calibri" w:hAnsi="Times New Roman" w:cs="Times New Roman"/>
          <w:i/>
          <w:snapToGrid w:val="0"/>
          <w:sz w:val="22"/>
          <w:szCs w:val="22"/>
          <w:lang w:val="en-US" w:eastAsia="zh-CN"/>
        </w:rPr>
        <w:t>Delete where inapplicable.</w:t>
      </w:r>
      <w:r w:rsidRPr="00267633">
        <w:rPr>
          <w:rFonts w:ascii="Times New Roman" w:eastAsia="Calibri" w:hAnsi="Times New Roman" w:cs="Times New Roman"/>
          <w:i/>
          <w:snapToGrid w:val="0"/>
          <w:sz w:val="22"/>
          <w:szCs w:val="22"/>
          <w:lang w:val="en-US" w:eastAsia="zh-CN"/>
        </w:rPr>
        <w:tab/>
      </w:r>
    </w:p>
    <w:p w14:paraId="3226BE1F" w14:textId="77777777" w:rsidR="00267633" w:rsidRPr="00267633" w:rsidRDefault="00267633" w:rsidP="00267633">
      <w:pPr>
        <w:spacing w:before="0" w:after="0" w:line="240" w:lineRule="auto"/>
        <w:divId w:val="2116439976"/>
        <w:rPr>
          <w:rFonts w:ascii="Times New Roman" w:eastAsia="Calibri" w:hAnsi="Times New Roman" w:cs="Times New Roman"/>
          <w:sz w:val="22"/>
          <w:szCs w:val="22"/>
          <w:lang w:val="en-US" w:eastAsia="zh-CN"/>
        </w:rPr>
      </w:pPr>
    </w:p>
    <w:p w14:paraId="1358700D" w14:textId="77777777" w:rsidR="00267633" w:rsidRDefault="00267633" w:rsidP="00267633">
      <w:pPr>
        <w:spacing w:before="0" w:after="0" w:line="240" w:lineRule="auto"/>
        <w:divId w:val="2116439976"/>
        <w:rPr>
          <w:rFonts w:ascii="Times New Roman" w:eastAsia="Calibri" w:hAnsi="Times New Roman" w:cs="Times New Roman"/>
          <w:sz w:val="20"/>
          <w:szCs w:val="20"/>
          <w:lang w:val="en-US" w:eastAsia="zh-CN"/>
        </w:rPr>
      </w:pPr>
    </w:p>
    <w:p w14:paraId="42CF4C75" w14:textId="77777777" w:rsidR="00ED3579" w:rsidRDefault="00ED3579" w:rsidP="00267633">
      <w:pPr>
        <w:spacing w:before="0" w:after="0" w:line="240" w:lineRule="auto"/>
        <w:divId w:val="2116439976"/>
        <w:rPr>
          <w:rFonts w:ascii="Times New Roman" w:eastAsia="Calibri" w:hAnsi="Times New Roman" w:cs="Times New Roman"/>
          <w:sz w:val="20"/>
          <w:szCs w:val="20"/>
          <w:lang w:val="en-US" w:eastAsia="zh-CN"/>
        </w:rPr>
      </w:pPr>
    </w:p>
    <w:p w14:paraId="25B50503" w14:textId="77777777" w:rsidR="00ED3579" w:rsidRDefault="00ED3579" w:rsidP="00267633">
      <w:pPr>
        <w:spacing w:before="0" w:after="0" w:line="240" w:lineRule="auto"/>
        <w:divId w:val="2116439976"/>
        <w:rPr>
          <w:rFonts w:ascii="Times New Roman" w:eastAsia="Calibri" w:hAnsi="Times New Roman" w:cs="Times New Roman"/>
          <w:sz w:val="20"/>
          <w:szCs w:val="20"/>
          <w:lang w:val="en-US" w:eastAsia="zh-CN"/>
        </w:rPr>
      </w:pPr>
    </w:p>
    <w:p w14:paraId="2C8E1C22" w14:textId="77777777" w:rsidR="00ED3579" w:rsidRDefault="00ED3579" w:rsidP="00267633">
      <w:pPr>
        <w:spacing w:before="0" w:after="0" w:line="240" w:lineRule="auto"/>
        <w:divId w:val="2116439976"/>
        <w:rPr>
          <w:rFonts w:ascii="Times New Roman" w:eastAsia="Calibri" w:hAnsi="Times New Roman" w:cs="Times New Roman"/>
          <w:sz w:val="20"/>
          <w:szCs w:val="20"/>
          <w:lang w:val="en-US" w:eastAsia="zh-CN"/>
        </w:rPr>
      </w:pPr>
    </w:p>
    <w:p w14:paraId="62DA083C" w14:textId="77777777" w:rsidR="00ED3579" w:rsidRDefault="00ED3579" w:rsidP="00267633">
      <w:pPr>
        <w:spacing w:before="0" w:after="0" w:line="240" w:lineRule="auto"/>
        <w:divId w:val="2116439976"/>
        <w:rPr>
          <w:rFonts w:ascii="Times New Roman" w:eastAsia="Calibri" w:hAnsi="Times New Roman" w:cs="Times New Roman"/>
          <w:sz w:val="20"/>
          <w:szCs w:val="20"/>
          <w:lang w:val="en-US" w:eastAsia="zh-CN"/>
        </w:rPr>
      </w:pPr>
    </w:p>
    <w:p w14:paraId="617AD55D" w14:textId="77777777" w:rsidR="00ED3579" w:rsidRDefault="00ED3579" w:rsidP="00267633">
      <w:pPr>
        <w:spacing w:before="0" w:after="0" w:line="240" w:lineRule="auto"/>
        <w:divId w:val="2116439976"/>
        <w:rPr>
          <w:rFonts w:ascii="Times New Roman" w:eastAsia="Calibri" w:hAnsi="Times New Roman" w:cs="Times New Roman"/>
          <w:sz w:val="20"/>
          <w:szCs w:val="20"/>
          <w:lang w:val="en-US" w:eastAsia="zh-CN"/>
        </w:rPr>
      </w:pPr>
    </w:p>
    <w:p w14:paraId="40583C62" w14:textId="77777777" w:rsidR="00ED3579" w:rsidRDefault="00ED3579" w:rsidP="00267633">
      <w:pPr>
        <w:spacing w:before="0" w:after="0" w:line="240" w:lineRule="auto"/>
        <w:divId w:val="2116439976"/>
        <w:rPr>
          <w:rFonts w:ascii="Times New Roman" w:eastAsia="Calibri" w:hAnsi="Times New Roman" w:cs="Times New Roman"/>
          <w:sz w:val="20"/>
          <w:szCs w:val="20"/>
          <w:lang w:val="en-US" w:eastAsia="zh-CN"/>
        </w:rPr>
      </w:pPr>
    </w:p>
    <w:p w14:paraId="14114F26" w14:textId="77777777" w:rsidR="00ED3579" w:rsidRDefault="00ED3579" w:rsidP="00267633">
      <w:pPr>
        <w:spacing w:before="0" w:after="0" w:line="240" w:lineRule="auto"/>
        <w:divId w:val="2116439976"/>
        <w:rPr>
          <w:rFonts w:ascii="Times New Roman" w:eastAsia="Calibri" w:hAnsi="Times New Roman" w:cs="Times New Roman"/>
          <w:sz w:val="20"/>
          <w:szCs w:val="20"/>
          <w:lang w:val="en-US" w:eastAsia="zh-CN"/>
        </w:rPr>
      </w:pPr>
    </w:p>
    <w:p w14:paraId="77162C95" w14:textId="77777777" w:rsidR="00ED3579" w:rsidRDefault="00ED3579" w:rsidP="00267633">
      <w:pPr>
        <w:spacing w:before="0" w:after="0" w:line="240" w:lineRule="auto"/>
        <w:divId w:val="2116439976"/>
        <w:rPr>
          <w:rFonts w:ascii="Times New Roman" w:eastAsia="Calibri" w:hAnsi="Times New Roman" w:cs="Times New Roman"/>
          <w:sz w:val="20"/>
          <w:szCs w:val="20"/>
          <w:lang w:val="en-US" w:eastAsia="zh-CN"/>
        </w:rPr>
      </w:pPr>
    </w:p>
    <w:p w14:paraId="28B950C8" w14:textId="77777777" w:rsidR="00ED3579" w:rsidRDefault="00ED3579" w:rsidP="00267633">
      <w:pPr>
        <w:spacing w:before="0" w:after="0" w:line="240" w:lineRule="auto"/>
        <w:divId w:val="2116439976"/>
        <w:rPr>
          <w:rFonts w:ascii="Times New Roman" w:eastAsia="Calibri" w:hAnsi="Times New Roman" w:cs="Times New Roman"/>
          <w:sz w:val="20"/>
          <w:szCs w:val="20"/>
          <w:lang w:val="en-US" w:eastAsia="zh-CN"/>
        </w:rPr>
      </w:pPr>
    </w:p>
    <w:p w14:paraId="685CDDD9" w14:textId="77777777" w:rsidR="00ED3579" w:rsidRDefault="00ED3579" w:rsidP="00267633">
      <w:pPr>
        <w:spacing w:before="0" w:after="0" w:line="240" w:lineRule="auto"/>
        <w:divId w:val="2116439976"/>
        <w:rPr>
          <w:rFonts w:ascii="Times New Roman" w:eastAsia="Calibri" w:hAnsi="Times New Roman" w:cs="Times New Roman"/>
          <w:sz w:val="20"/>
          <w:szCs w:val="20"/>
          <w:lang w:val="en-US" w:eastAsia="zh-CN"/>
        </w:rPr>
      </w:pPr>
    </w:p>
    <w:p w14:paraId="4DB7BBD4" w14:textId="77777777" w:rsidR="00ED3579" w:rsidRDefault="00ED3579" w:rsidP="00267633">
      <w:pPr>
        <w:spacing w:before="0" w:after="0" w:line="240" w:lineRule="auto"/>
        <w:divId w:val="2116439976"/>
        <w:rPr>
          <w:rFonts w:ascii="Times New Roman" w:eastAsia="Calibri" w:hAnsi="Times New Roman" w:cs="Times New Roman"/>
          <w:sz w:val="20"/>
          <w:szCs w:val="20"/>
          <w:lang w:val="en-US" w:eastAsia="zh-CN"/>
        </w:rPr>
      </w:pPr>
    </w:p>
    <w:p w14:paraId="1CAD805F" w14:textId="77777777" w:rsidR="00ED3579" w:rsidRDefault="00ED3579" w:rsidP="00267633">
      <w:pPr>
        <w:spacing w:before="0" w:after="0" w:line="240" w:lineRule="auto"/>
        <w:divId w:val="2116439976"/>
        <w:rPr>
          <w:rFonts w:ascii="Times New Roman" w:eastAsia="Calibri" w:hAnsi="Times New Roman" w:cs="Times New Roman"/>
          <w:sz w:val="20"/>
          <w:szCs w:val="20"/>
          <w:lang w:val="en-US" w:eastAsia="zh-CN"/>
        </w:rPr>
      </w:pPr>
    </w:p>
    <w:p w14:paraId="47227382" w14:textId="77777777" w:rsidR="00ED3579" w:rsidRDefault="00ED3579" w:rsidP="00267633">
      <w:pPr>
        <w:spacing w:before="0" w:after="0" w:line="240" w:lineRule="auto"/>
        <w:divId w:val="2116439976"/>
        <w:rPr>
          <w:rFonts w:ascii="Times New Roman" w:eastAsia="Calibri" w:hAnsi="Times New Roman" w:cs="Times New Roman"/>
          <w:sz w:val="20"/>
          <w:szCs w:val="20"/>
          <w:lang w:val="en-US" w:eastAsia="zh-CN"/>
        </w:rPr>
      </w:pPr>
    </w:p>
    <w:p w14:paraId="0FB62882" w14:textId="77777777" w:rsidR="00ED3579" w:rsidRDefault="00ED3579" w:rsidP="00267633">
      <w:pPr>
        <w:spacing w:before="0" w:after="0" w:line="240" w:lineRule="auto"/>
        <w:divId w:val="2116439976"/>
        <w:rPr>
          <w:rFonts w:ascii="Times New Roman" w:eastAsia="Calibri" w:hAnsi="Times New Roman" w:cs="Times New Roman"/>
          <w:sz w:val="20"/>
          <w:szCs w:val="20"/>
          <w:lang w:val="en-US" w:eastAsia="zh-CN"/>
        </w:rPr>
      </w:pPr>
    </w:p>
    <w:p w14:paraId="5A3CB461" w14:textId="77777777" w:rsidR="00ED3579" w:rsidRDefault="00ED3579" w:rsidP="00267633">
      <w:pPr>
        <w:spacing w:before="0" w:after="0" w:line="240" w:lineRule="auto"/>
        <w:divId w:val="2116439976"/>
        <w:rPr>
          <w:rFonts w:ascii="Times New Roman" w:eastAsia="Calibri" w:hAnsi="Times New Roman" w:cs="Times New Roman"/>
          <w:sz w:val="20"/>
          <w:szCs w:val="20"/>
          <w:lang w:val="en-US" w:eastAsia="zh-CN"/>
        </w:rPr>
      </w:pPr>
    </w:p>
    <w:p w14:paraId="65E0CD12" w14:textId="77777777" w:rsidR="00ED3579" w:rsidRDefault="00ED3579" w:rsidP="00267633">
      <w:pPr>
        <w:spacing w:before="0" w:after="0" w:line="240" w:lineRule="auto"/>
        <w:divId w:val="2116439976"/>
        <w:rPr>
          <w:rFonts w:ascii="Times New Roman" w:eastAsia="Calibri" w:hAnsi="Times New Roman" w:cs="Times New Roman"/>
          <w:sz w:val="20"/>
          <w:szCs w:val="20"/>
          <w:lang w:val="en-US" w:eastAsia="zh-CN"/>
        </w:rPr>
      </w:pPr>
    </w:p>
    <w:p w14:paraId="7C281197" w14:textId="77777777" w:rsidR="00ED3579" w:rsidRDefault="00ED3579" w:rsidP="00267633">
      <w:pPr>
        <w:spacing w:before="0" w:after="0" w:line="240" w:lineRule="auto"/>
        <w:divId w:val="2116439976"/>
        <w:rPr>
          <w:rFonts w:ascii="Times New Roman" w:eastAsia="Calibri" w:hAnsi="Times New Roman" w:cs="Times New Roman"/>
          <w:sz w:val="20"/>
          <w:szCs w:val="20"/>
          <w:lang w:val="en-US" w:eastAsia="zh-CN"/>
        </w:rPr>
      </w:pPr>
    </w:p>
    <w:p w14:paraId="2837B6D5" w14:textId="77777777" w:rsidR="00ED3579" w:rsidRDefault="00ED3579" w:rsidP="00267633">
      <w:pPr>
        <w:spacing w:before="0" w:after="0" w:line="240" w:lineRule="auto"/>
        <w:divId w:val="2116439976"/>
        <w:rPr>
          <w:rFonts w:ascii="Times New Roman" w:eastAsia="Calibri" w:hAnsi="Times New Roman" w:cs="Times New Roman"/>
          <w:sz w:val="20"/>
          <w:szCs w:val="20"/>
          <w:lang w:val="en-US" w:eastAsia="zh-CN"/>
        </w:rPr>
      </w:pPr>
    </w:p>
    <w:p w14:paraId="7C6DCF49" w14:textId="77777777" w:rsidR="00ED3579" w:rsidRDefault="00ED3579" w:rsidP="00267633">
      <w:pPr>
        <w:spacing w:before="0" w:after="0" w:line="240" w:lineRule="auto"/>
        <w:divId w:val="2116439976"/>
        <w:rPr>
          <w:rFonts w:ascii="Times New Roman" w:eastAsia="Calibri" w:hAnsi="Times New Roman" w:cs="Times New Roman"/>
          <w:sz w:val="20"/>
          <w:szCs w:val="20"/>
          <w:lang w:val="en-US" w:eastAsia="zh-CN"/>
        </w:rPr>
      </w:pPr>
    </w:p>
    <w:p w14:paraId="1BB60F6B" w14:textId="77777777" w:rsidR="00ED3579" w:rsidRDefault="00ED3579" w:rsidP="00267633">
      <w:pPr>
        <w:spacing w:before="0" w:after="0" w:line="240" w:lineRule="auto"/>
        <w:divId w:val="2116439976"/>
        <w:rPr>
          <w:rFonts w:ascii="Times New Roman" w:eastAsia="Calibri" w:hAnsi="Times New Roman" w:cs="Times New Roman"/>
          <w:sz w:val="20"/>
          <w:szCs w:val="20"/>
          <w:lang w:val="en-US" w:eastAsia="zh-CN"/>
        </w:rPr>
      </w:pPr>
    </w:p>
    <w:p w14:paraId="327A44ED" w14:textId="77777777" w:rsidR="00ED3579" w:rsidRDefault="00ED3579" w:rsidP="00267633">
      <w:pPr>
        <w:spacing w:before="0" w:after="0" w:line="240" w:lineRule="auto"/>
        <w:divId w:val="2116439976"/>
        <w:rPr>
          <w:rFonts w:ascii="Times New Roman" w:eastAsia="Calibri" w:hAnsi="Times New Roman" w:cs="Times New Roman"/>
          <w:sz w:val="20"/>
          <w:szCs w:val="20"/>
          <w:lang w:val="en-US" w:eastAsia="zh-CN"/>
        </w:rPr>
      </w:pPr>
    </w:p>
    <w:p w14:paraId="17B315C3" w14:textId="77777777" w:rsidR="00ED3579" w:rsidRDefault="00ED3579" w:rsidP="00267633">
      <w:pPr>
        <w:spacing w:before="0" w:after="0" w:line="240" w:lineRule="auto"/>
        <w:divId w:val="2116439976"/>
        <w:rPr>
          <w:rFonts w:ascii="Times New Roman" w:eastAsia="Calibri" w:hAnsi="Times New Roman" w:cs="Times New Roman"/>
          <w:sz w:val="20"/>
          <w:szCs w:val="20"/>
          <w:lang w:val="en-US" w:eastAsia="zh-CN"/>
        </w:rPr>
      </w:pPr>
    </w:p>
    <w:p w14:paraId="4C568F43" w14:textId="77777777" w:rsidR="00ED3579" w:rsidRDefault="00ED3579" w:rsidP="00267633">
      <w:pPr>
        <w:spacing w:before="0" w:after="0" w:line="240" w:lineRule="auto"/>
        <w:divId w:val="2116439976"/>
        <w:rPr>
          <w:rFonts w:ascii="Times New Roman" w:eastAsia="Calibri" w:hAnsi="Times New Roman" w:cs="Times New Roman"/>
          <w:sz w:val="20"/>
          <w:szCs w:val="20"/>
          <w:lang w:val="en-US" w:eastAsia="zh-CN"/>
        </w:rPr>
      </w:pPr>
    </w:p>
    <w:p w14:paraId="2FC2EABD" w14:textId="77777777" w:rsidR="00041F27" w:rsidRDefault="00041F27" w:rsidP="00267633">
      <w:pPr>
        <w:spacing w:before="0" w:after="0" w:line="240" w:lineRule="auto"/>
        <w:divId w:val="2116439976"/>
        <w:rPr>
          <w:rFonts w:ascii="Times New Roman" w:eastAsia="Calibri" w:hAnsi="Times New Roman" w:cs="Times New Roman"/>
          <w:sz w:val="20"/>
          <w:szCs w:val="20"/>
          <w:lang w:val="en-US" w:eastAsia="zh-CN"/>
        </w:rPr>
      </w:pPr>
    </w:p>
    <w:p w14:paraId="63B40FA0" w14:textId="77777777" w:rsidR="00041F27" w:rsidRDefault="00041F27" w:rsidP="00267633">
      <w:pPr>
        <w:spacing w:before="0" w:after="0" w:line="240" w:lineRule="auto"/>
        <w:divId w:val="2116439976"/>
        <w:rPr>
          <w:rFonts w:ascii="Times New Roman" w:eastAsia="Calibri" w:hAnsi="Times New Roman" w:cs="Times New Roman"/>
          <w:sz w:val="20"/>
          <w:szCs w:val="20"/>
          <w:lang w:val="en-US" w:eastAsia="zh-CN"/>
        </w:rPr>
      </w:pPr>
    </w:p>
    <w:p w14:paraId="0DC86B75" w14:textId="77777777" w:rsidR="00041F27" w:rsidRDefault="00041F27" w:rsidP="00267633">
      <w:pPr>
        <w:spacing w:before="0" w:after="0" w:line="240" w:lineRule="auto"/>
        <w:divId w:val="2116439976"/>
        <w:rPr>
          <w:rFonts w:ascii="Times New Roman" w:eastAsia="Calibri" w:hAnsi="Times New Roman" w:cs="Times New Roman"/>
          <w:sz w:val="20"/>
          <w:szCs w:val="20"/>
          <w:lang w:val="en-US" w:eastAsia="zh-CN"/>
        </w:rPr>
      </w:pPr>
    </w:p>
    <w:p w14:paraId="5CCF246B" w14:textId="77777777" w:rsidR="00041F27" w:rsidRDefault="00041F27" w:rsidP="00267633">
      <w:pPr>
        <w:spacing w:before="0" w:after="0" w:line="240" w:lineRule="auto"/>
        <w:divId w:val="2116439976"/>
        <w:rPr>
          <w:rFonts w:ascii="Times New Roman" w:eastAsia="Calibri" w:hAnsi="Times New Roman" w:cs="Times New Roman"/>
          <w:sz w:val="20"/>
          <w:szCs w:val="20"/>
          <w:lang w:val="en-US" w:eastAsia="zh-CN"/>
        </w:rPr>
      </w:pPr>
    </w:p>
    <w:p w14:paraId="11B51090" w14:textId="77777777" w:rsidR="00ED3579" w:rsidRPr="00267633" w:rsidRDefault="00ED3579" w:rsidP="00267633">
      <w:pPr>
        <w:spacing w:before="0" w:after="0" w:line="240" w:lineRule="auto"/>
        <w:divId w:val="2116439976"/>
        <w:rPr>
          <w:rFonts w:ascii="Times New Roman" w:eastAsia="Calibri" w:hAnsi="Times New Roman" w:cs="Times New Roman"/>
          <w:sz w:val="20"/>
          <w:szCs w:val="20"/>
          <w:lang w:val="en-US" w:eastAsia="zh-CN"/>
        </w:rPr>
      </w:pPr>
    </w:p>
    <w:tbl>
      <w:tblPr>
        <w:tblW w:w="0" w:type="auto"/>
        <w:jc w:val="center"/>
        <w:tblLayout w:type="fixed"/>
        <w:tblLook w:val="0000" w:firstRow="0" w:lastRow="0" w:firstColumn="0" w:lastColumn="0" w:noHBand="0" w:noVBand="0"/>
      </w:tblPr>
      <w:tblGrid>
        <w:gridCol w:w="3080"/>
        <w:gridCol w:w="3080"/>
        <w:gridCol w:w="3080"/>
      </w:tblGrid>
      <w:tr w:rsidR="00267633" w:rsidRPr="00267633" w14:paraId="14D73197" w14:textId="77777777" w:rsidTr="00267633">
        <w:trPr>
          <w:divId w:val="2116439976"/>
          <w:jc w:val="center"/>
        </w:trPr>
        <w:tc>
          <w:tcPr>
            <w:tcW w:w="3080" w:type="dxa"/>
          </w:tcPr>
          <w:p w14:paraId="6A49292B" w14:textId="77777777" w:rsidR="00267633" w:rsidRPr="00267633" w:rsidRDefault="00267633" w:rsidP="00267633">
            <w:pPr>
              <w:spacing w:before="0" w:after="120" w:line="240" w:lineRule="auto"/>
              <w:rPr>
                <w:rFonts w:ascii="Times New Roman" w:eastAsia="Calibri" w:hAnsi="Times New Roman" w:cs="Times New Roman"/>
                <w:sz w:val="22"/>
                <w:szCs w:val="22"/>
                <w:lang w:val="en-GB" w:eastAsia="zh-CN"/>
              </w:rPr>
            </w:pPr>
            <w:r w:rsidRPr="00267633">
              <w:rPr>
                <w:rFonts w:ascii="Calibri" w:hAnsi="Calibri" w:cs="Times New Roman"/>
                <w:sz w:val="22"/>
                <w:szCs w:val="22"/>
                <w:lang w:val="en-GB" w:eastAsia="en-GB"/>
              </w:rPr>
              <w:br w:type="page"/>
            </w:r>
            <w:r w:rsidRPr="00267633">
              <w:rPr>
                <w:rFonts w:ascii="Times New Roman" w:eastAsia="Calibri" w:hAnsi="Times New Roman" w:cs="Times New Roman"/>
                <w:sz w:val="22"/>
                <w:szCs w:val="22"/>
                <w:lang w:val="en-GB" w:eastAsia="zh-CN"/>
              </w:rPr>
              <w:br w:type="page"/>
            </w:r>
          </w:p>
        </w:tc>
        <w:tc>
          <w:tcPr>
            <w:tcW w:w="3080" w:type="dxa"/>
          </w:tcPr>
          <w:p w14:paraId="13BD540E" w14:textId="77777777" w:rsidR="00267633" w:rsidRPr="00267633" w:rsidRDefault="00267633" w:rsidP="00267633">
            <w:pPr>
              <w:keepNext/>
              <w:spacing w:before="0" w:after="0" w:line="240" w:lineRule="auto"/>
              <w:jc w:val="center"/>
              <w:outlineLvl w:val="1"/>
              <w:rPr>
                <w:rFonts w:ascii="Times New Roman" w:eastAsia="Calibri" w:hAnsi="Times New Roman" w:cs="Times New Roman"/>
                <w:bCs/>
                <w:iCs/>
                <w:spacing w:val="-3"/>
                <w:sz w:val="22"/>
                <w:szCs w:val="22"/>
                <w:lang w:val="en-GB" w:eastAsia="zh-CN"/>
              </w:rPr>
            </w:pPr>
            <w:r w:rsidRPr="00267633">
              <w:rPr>
                <w:rFonts w:ascii="Times New Roman" w:eastAsia="Calibri" w:hAnsi="Times New Roman" w:cs="Times New Roman"/>
                <w:bCs/>
                <w:iCs/>
                <w:spacing w:val="-3"/>
                <w:sz w:val="22"/>
                <w:szCs w:val="22"/>
                <w:lang w:val="en-GB" w:eastAsia="zh-CN"/>
              </w:rPr>
              <w:t>FORM 222</w:t>
            </w:r>
          </w:p>
        </w:tc>
        <w:tc>
          <w:tcPr>
            <w:tcW w:w="3080" w:type="dxa"/>
          </w:tcPr>
          <w:p w14:paraId="614E531C" w14:textId="77777777" w:rsidR="00267633" w:rsidRPr="00267633" w:rsidRDefault="00267633" w:rsidP="00267633">
            <w:pPr>
              <w:spacing w:before="0" w:after="120" w:line="240" w:lineRule="auto"/>
              <w:rPr>
                <w:rFonts w:ascii="Times New Roman" w:eastAsia="Calibri" w:hAnsi="Times New Roman" w:cs="Times New Roman"/>
                <w:sz w:val="22"/>
                <w:szCs w:val="22"/>
                <w:lang w:val="en-GB" w:eastAsia="zh-CN"/>
              </w:rPr>
            </w:pPr>
          </w:p>
        </w:tc>
      </w:tr>
    </w:tbl>
    <w:p w14:paraId="1E962E39" w14:textId="77777777" w:rsidR="00267633" w:rsidRPr="00267633" w:rsidRDefault="00267633" w:rsidP="00267633">
      <w:pPr>
        <w:widowControl w:val="0"/>
        <w:autoSpaceDE w:val="0"/>
        <w:autoSpaceDN w:val="0"/>
        <w:adjustRightInd w:val="0"/>
        <w:spacing w:before="0" w:after="0" w:line="240" w:lineRule="atLeast"/>
        <w:ind w:right="514"/>
        <w:divId w:val="2116439976"/>
        <w:rPr>
          <w:rFonts w:ascii="Times New Roman" w:eastAsia="SimSun" w:hAnsi="Times New Roman" w:cs="Times New Roman"/>
          <w:iCs/>
          <w:sz w:val="22"/>
          <w:szCs w:val="22"/>
          <w:lang w:val="en-US" w:eastAsia="zh-CN"/>
        </w:rPr>
      </w:pPr>
      <w:r w:rsidRPr="00267633">
        <w:rPr>
          <w:rFonts w:ascii="Times New Roman" w:eastAsia="SimSun" w:hAnsi="Times New Roman" w:cs="Times New Roman"/>
          <w:iCs/>
          <w:sz w:val="22"/>
          <w:szCs w:val="22"/>
          <w:lang w:val="en-US" w:eastAsia="zh-CN"/>
        </w:rPr>
        <w:t>Para 50</w:t>
      </w:r>
    </w:p>
    <w:p w14:paraId="0277F550" w14:textId="77777777" w:rsidR="00267633" w:rsidRPr="00267633" w:rsidRDefault="00267633" w:rsidP="00267633">
      <w:pPr>
        <w:spacing w:before="120" w:after="0" w:line="240" w:lineRule="auto"/>
        <w:jc w:val="center"/>
        <w:divId w:val="2116439976"/>
        <w:rPr>
          <w:rFonts w:ascii="Times New Roman" w:eastAsia="Calibri" w:hAnsi="Times New Roman" w:cs="Times New Roman"/>
          <w:b/>
          <w:sz w:val="26"/>
          <w:szCs w:val="20"/>
          <w:lang w:val="en-US" w:eastAsia="zh-CN"/>
        </w:rPr>
      </w:pPr>
      <w:r w:rsidRPr="00267633">
        <w:rPr>
          <w:rFonts w:ascii="Times New Roman" w:eastAsia="Calibri" w:hAnsi="Times New Roman" w:cs="Times New Roman"/>
          <w:b/>
          <w:sz w:val="26"/>
          <w:szCs w:val="20"/>
          <w:lang w:val="en-US" w:eastAsia="zh-CN"/>
        </w:rPr>
        <w:t>NOTICE TO RELEVANT PERSONS</w:t>
      </w:r>
    </w:p>
    <w:p w14:paraId="4F0A9ECE" w14:textId="77777777" w:rsidR="00267633" w:rsidRPr="00267633" w:rsidRDefault="00267633" w:rsidP="00267633">
      <w:pPr>
        <w:widowControl w:val="0"/>
        <w:autoSpaceDE w:val="0"/>
        <w:autoSpaceDN w:val="0"/>
        <w:adjustRightInd w:val="0"/>
        <w:spacing w:before="0" w:after="0" w:line="240" w:lineRule="atLeast"/>
        <w:ind w:right="514"/>
        <w:divId w:val="2116439976"/>
        <w:rPr>
          <w:rFonts w:ascii="Times New Roman" w:eastAsia="SimSun" w:hAnsi="Times New Roman" w:cs="Times New Roman"/>
          <w:iCs/>
          <w:sz w:val="22"/>
          <w:szCs w:val="22"/>
          <w:lang w:val="en-US" w:eastAsia="zh-CN"/>
        </w:rPr>
      </w:pPr>
    </w:p>
    <w:p w14:paraId="657B2D23" w14:textId="77777777" w:rsidR="00267633" w:rsidRPr="00267633" w:rsidRDefault="00267633" w:rsidP="00267633">
      <w:pPr>
        <w:spacing w:before="120" w:after="0" w:line="240" w:lineRule="auto"/>
        <w:jc w:val="both"/>
        <w:divId w:val="2116439976"/>
        <w:rPr>
          <w:rFonts w:ascii="Times New Roman" w:eastAsia="Calibri" w:hAnsi="Times New Roman" w:cs="Times New Roman"/>
          <w:sz w:val="26"/>
          <w:szCs w:val="20"/>
          <w:lang w:val="en-US" w:eastAsia="zh-CN"/>
        </w:rPr>
      </w:pPr>
      <w:r w:rsidRPr="00267633">
        <w:rPr>
          <w:rFonts w:ascii="Times New Roman" w:eastAsia="Calibri" w:hAnsi="Times New Roman" w:cs="Times New Roman"/>
          <w:sz w:val="26"/>
          <w:szCs w:val="20"/>
          <w:lang w:val="en-US" w:eastAsia="zh-CN"/>
        </w:rPr>
        <w:t>To:</w:t>
      </w:r>
      <w:r w:rsidRPr="00267633">
        <w:rPr>
          <w:rFonts w:ascii="Times New Roman" w:eastAsia="Calibri" w:hAnsi="Times New Roman" w:cs="Times New Roman"/>
          <w:sz w:val="26"/>
          <w:szCs w:val="20"/>
          <w:lang w:val="en-US" w:eastAsia="zh-CN"/>
        </w:rPr>
        <w:tab/>
        <w:t>[Name of Relevant Person]</w:t>
      </w:r>
    </w:p>
    <w:p w14:paraId="417F8290" w14:textId="77777777" w:rsidR="00267633" w:rsidRPr="00267633" w:rsidRDefault="00267633" w:rsidP="00267633">
      <w:pPr>
        <w:spacing w:before="120" w:after="0" w:line="240" w:lineRule="auto"/>
        <w:jc w:val="both"/>
        <w:divId w:val="2116439976"/>
        <w:rPr>
          <w:rFonts w:ascii="Times New Roman" w:eastAsia="Calibri" w:hAnsi="Times New Roman" w:cs="Times New Roman"/>
          <w:sz w:val="26"/>
          <w:szCs w:val="20"/>
          <w:lang w:val="en-US" w:eastAsia="zh-CN"/>
        </w:rPr>
      </w:pPr>
      <w:r w:rsidRPr="00267633">
        <w:rPr>
          <w:rFonts w:ascii="Times New Roman" w:eastAsia="Calibri" w:hAnsi="Times New Roman" w:cs="Times New Roman"/>
          <w:sz w:val="26"/>
          <w:szCs w:val="20"/>
          <w:lang w:val="en-US" w:eastAsia="zh-CN"/>
        </w:rPr>
        <w:tab/>
        <w:t>[Address of Relevant Person]</w:t>
      </w:r>
    </w:p>
    <w:p w14:paraId="53C0A8E6" w14:textId="77777777" w:rsidR="00267633" w:rsidRPr="00267633" w:rsidRDefault="00267633" w:rsidP="00267633">
      <w:pPr>
        <w:spacing w:before="120" w:after="0" w:line="240" w:lineRule="auto"/>
        <w:jc w:val="both"/>
        <w:divId w:val="2116439976"/>
        <w:rPr>
          <w:rFonts w:ascii="Times New Roman" w:eastAsia="Calibri" w:hAnsi="Times New Roman" w:cs="Times New Roman"/>
          <w:sz w:val="26"/>
          <w:szCs w:val="20"/>
          <w:lang w:val="en-US" w:eastAsia="zh-CN"/>
        </w:rPr>
      </w:pPr>
    </w:p>
    <w:p w14:paraId="211C708C" w14:textId="77777777" w:rsidR="00267633" w:rsidRPr="00267633" w:rsidRDefault="00267633" w:rsidP="00267633">
      <w:pPr>
        <w:spacing w:before="120" w:after="0" w:line="240" w:lineRule="auto"/>
        <w:jc w:val="both"/>
        <w:divId w:val="2116439976"/>
        <w:rPr>
          <w:rFonts w:ascii="Times New Roman" w:eastAsia="Calibri" w:hAnsi="Times New Roman" w:cs="Times New Roman"/>
          <w:sz w:val="26"/>
          <w:szCs w:val="20"/>
          <w:lang w:val="en-US" w:eastAsia="zh-CN"/>
        </w:rPr>
      </w:pPr>
    </w:p>
    <w:p w14:paraId="5B168166" w14:textId="77777777" w:rsidR="00267633" w:rsidRPr="00267633" w:rsidRDefault="00267633" w:rsidP="00267633">
      <w:pPr>
        <w:spacing w:before="120" w:after="0" w:line="240" w:lineRule="auto"/>
        <w:jc w:val="center"/>
        <w:divId w:val="2116439976"/>
        <w:rPr>
          <w:rFonts w:ascii="Times New Roman" w:eastAsia="Calibri" w:hAnsi="Times New Roman" w:cs="Times New Roman"/>
          <w:b/>
          <w:sz w:val="26"/>
          <w:szCs w:val="20"/>
          <w:lang w:val="en-US" w:eastAsia="zh-CN"/>
        </w:rPr>
      </w:pPr>
      <w:r w:rsidRPr="00267633">
        <w:rPr>
          <w:rFonts w:ascii="Times New Roman" w:eastAsia="Calibri" w:hAnsi="Times New Roman" w:cs="Times New Roman"/>
          <w:b/>
          <w:sz w:val="26"/>
          <w:szCs w:val="20"/>
          <w:lang w:val="en-US" w:eastAsia="zh-CN"/>
        </w:rPr>
        <w:t>APPLICATION UNDER MENTAL CAPACITY ACT (CAP 177A)</w:t>
      </w:r>
    </w:p>
    <w:p w14:paraId="096F1E65" w14:textId="77777777" w:rsidR="00267633" w:rsidRPr="00267633" w:rsidRDefault="00267633" w:rsidP="00267633">
      <w:pPr>
        <w:spacing w:before="120" w:after="0" w:line="240" w:lineRule="auto"/>
        <w:jc w:val="center"/>
        <w:divId w:val="2116439976"/>
        <w:rPr>
          <w:rFonts w:ascii="Times New Roman" w:eastAsia="Calibri" w:hAnsi="Times New Roman" w:cs="Times New Roman"/>
          <w:sz w:val="26"/>
          <w:szCs w:val="20"/>
          <w:lang w:val="en-US" w:eastAsia="zh-CN"/>
        </w:rPr>
      </w:pPr>
    </w:p>
    <w:p w14:paraId="06EDB13B" w14:textId="77777777" w:rsidR="00267633" w:rsidRPr="00267633" w:rsidRDefault="00267633" w:rsidP="006172E9">
      <w:pPr>
        <w:numPr>
          <w:ilvl w:val="0"/>
          <w:numId w:val="72"/>
        </w:numPr>
        <w:spacing w:before="120" w:after="0" w:line="276" w:lineRule="auto"/>
        <w:ind w:hanging="720"/>
        <w:jc w:val="both"/>
        <w:divId w:val="2116439976"/>
        <w:rPr>
          <w:rFonts w:ascii="Times New Roman" w:eastAsia="Calibri" w:hAnsi="Times New Roman" w:cs="Times New Roman"/>
          <w:lang w:val="en-US" w:eastAsia="zh-CN"/>
        </w:rPr>
      </w:pPr>
      <w:r w:rsidRPr="00267633">
        <w:rPr>
          <w:rFonts w:ascii="Times New Roman" w:eastAsia="Calibri" w:hAnsi="Times New Roman" w:cs="Times New Roman"/>
          <w:lang w:val="en-US" w:eastAsia="zh-CN"/>
        </w:rPr>
        <w:t>You have been served with an Originating Summons and the supporting affidavits. The plaintiff/applicant* is making an application for [</w:t>
      </w:r>
      <w:r w:rsidRPr="00267633">
        <w:rPr>
          <w:rFonts w:ascii="Times New Roman" w:eastAsia="Calibri" w:hAnsi="Times New Roman" w:cs="Times New Roman"/>
          <w:i/>
          <w:lang w:val="en-US" w:eastAsia="zh-CN"/>
        </w:rPr>
        <w:t>state nature of application</w:t>
      </w:r>
      <w:r w:rsidRPr="00267633">
        <w:rPr>
          <w:rFonts w:ascii="Times New Roman" w:eastAsia="Calibri" w:hAnsi="Times New Roman" w:cs="Times New Roman"/>
          <w:lang w:val="en-US" w:eastAsia="zh-CN"/>
        </w:rPr>
        <w:t xml:space="preserve">]. </w:t>
      </w:r>
    </w:p>
    <w:p w14:paraId="67B4E22C" w14:textId="77777777" w:rsidR="00267633" w:rsidRPr="00267633" w:rsidRDefault="00267633" w:rsidP="00267633">
      <w:pPr>
        <w:spacing w:before="120" w:after="0" w:line="276" w:lineRule="auto"/>
        <w:jc w:val="both"/>
        <w:divId w:val="2116439976"/>
        <w:rPr>
          <w:rFonts w:ascii="Times New Roman" w:eastAsia="Calibri" w:hAnsi="Times New Roman" w:cs="Times New Roman"/>
          <w:lang w:val="en-US" w:eastAsia="zh-CN"/>
        </w:rPr>
      </w:pPr>
    </w:p>
    <w:p w14:paraId="2155A59A" w14:textId="77777777" w:rsidR="00267633" w:rsidRPr="00267633" w:rsidRDefault="00267633" w:rsidP="00267633">
      <w:pPr>
        <w:spacing w:before="120" w:after="0" w:line="276" w:lineRule="auto"/>
        <w:ind w:left="720" w:hanging="720"/>
        <w:jc w:val="both"/>
        <w:divId w:val="2116439976"/>
        <w:rPr>
          <w:rFonts w:ascii="Times New Roman" w:eastAsia="Calibri" w:hAnsi="Times New Roman" w:cs="Times New Roman"/>
          <w:lang w:val="en-US" w:eastAsia="zh-CN"/>
        </w:rPr>
      </w:pPr>
      <w:r w:rsidRPr="00267633">
        <w:rPr>
          <w:rFonts w:ascii="Times New Roman" w:eastAsia="Calibri" w:hAnsi="Times New Roman" w:cs="Times New Roman"/>
          <w:lang w:val="en-US" w:eastAsia="zh-CN"/>
        </w:rPr>
        <w:t>2.</w:t>
      </w:r>
      <w:r w:rsidRPr="00267633">
        <w:rPr>
          <w:rFonts w:ascii="Times New Roman" w:eastAsia="Calibri" w:hAnsi="Times New Roman" w:cs="Times New Roman"/>
          <w:lang w:val="en-US" w:eastAsia="zh-CN"/>
        </w:rPr>
        <w:tab/>
        <w:t xml:space="preserve">If you consent to the application, you should sign a written consent in Form 221 in Appendix A of these Practice Directions before a solicitor, a Commissioner for Oaths, a notary public or any person for the time being </w:t>
      </w:r>
      <w:proofErr w:type="spellStart"/>
      <w:r w:rsidRPr="00267633">
        <w:rPr>
          <w:rFonts w:ascii="Times New Roman" w:eastAsia="Calibri" w:hAnsi="Times New Roman" w:cs="Times New Roman"/>
          <w:lang w:val="en-US" w:eastAsia="zh-CN"/>
        </w:rPr>
        <w:t>authorised</w:t>
      </w:r>
      <w:proofErr w:type="spellEnd"/>
      <w:r w:rsidRPr="00267633">
        <w:rPr>
          <w:rFonts w:ascii="Times New Roman" w:eastAsia="Calibri" w:hAnsi="Times New Roman" w:cs="Times New Roman"/>
          <w:lang w:val="en-US" w:eastAsia="zh-CN"/>
        </w:rPr>
        <w:t xml:space="preserve"> by law in the place where the document is executed to administer oaths. You should then return the completed and signed consent form to the plaintiff/applicant* or the plaintiff’s /applicant’s* solicitors.</w:t>
      </w:r>
    </w:p>
    <w:p w14:paraId="6DBEC2D5" w14:textId="77777777" w:rsidR="00267633" w:rsidRPr="00267633" w:rsidRDefault="00267633" w:rsidP="00267633">
      <w:pPr>
        <w:spacing w:before="120" w:after="0" w:line="276" w:lineRule="auto"/>
        <w:jc w:val="both"/>
        <w:divId w:val="2116439976"/>
        <w:rPr>
          <w:rFonts w:ascii="Times New Roman" w:eastAsia="Calibri" w:hAnsi="Times New Roman" w:cs="Times New Roman"/>
          <w:lang w:val="en-US" w:eastAsia="zh-CN"/>
        </w:rPr>
      </w:pPr>
    </w:p>
    <w:p w14:paraId="4A4566EE" w14:textId="77777777" w:rsidR="00267633" w:rsidRPr="00267633" w:rsidRDefault="00267633" w:rsidP="00267633">
      <w:pPr>
        <w:spacing w:before="120" w:after="0" w:line="276" w:lineRule="auto"/>
        <w:ind w:left="720"/>
        <w:jc w:val="both"/>
        <w:divId w:val="2116439976"/>
        <w:rPr>
          <w:rFonts w:ascii="Times New Roman" w:eastAsia="Calibri" w:hAnsi="Times New Roman" w:cs="Times New Roman"/>
          <w:i/>
          <w:lang w:val="en-US" w:eastAsia="zh-CN"/>
        </w:rPr>
      </w:pPr>
      <w:r w:rsidRPr="00267633">
        <w:rPr>
          <w:rFonts w:ascii="Times New Roman" w:eastAsia="Calibri" w:hAnsi="Times New Roman" w:cs="Times New Roman"/>
          <w:lang w:val="en-US" w:eastAsia="zh-CN"/>
        </w:rPr>
        <w:t>[</w:t>
      </w:r>
      <w:r w:rsidRPr="00267633">
        <w:rPr>
          <w:rFonts w:ascii="Times New Roman" w:eastAsia="Calibri" w:hAnsi="Times New Roman" w:cs="Times New Roman"/>
          <w:b/>
          <w:lang w:val="en-US" w:eastAsia="zh-CN"/>
        </w:rPr>
        <w:t xml:space="preserve">Note: </w:t>
      </w:r>
      <w:r w:rsidRPr="00267633">
        <w:rPr>
          <w:rFonts w:ascii="Times New Roman" w:eastAsia="Calibri" w:hAnsi="Times New Roman" w:cs="Times New Roman"/>
          <w:i/>
          <w:lang w:val="en-US" w:eastAsia="zh-CN"/>
        </w:rPr>
        <w:t xml:space="preserve">If the relevant person is an </w:t>
      </w:r>
      <w:proofErr w:type="spellStart"/>
      <w:r w:rsidRPr="00267633">
        <w:rPr>
          <w:rFonts w:ascii="Times New Roman" w:eastAsia="Calibri" w:hAnsi="Times New Roman" w:cs="Times New Roman"/>
          <w:i/>
          <w:lang w:val="en-US" w:eastAsia="zh-CN"/>
        </w:rPr>
        <w:t>organisation</w:t>
      </w:r>
      <w:proofErr w:type="spellEnd"/>
      <w:r w:rsidRPr="00267633">
        <w:rPr>
          <w:rFonts w:ascii="Times New Roman" w:eastAsia="Calibri" w:hAnsi="Times New Roman" w:cs="Times New Roman"/>
          <w:i/>
          <w:lang w:val="en-US" w:eastAsia="zh-CN"/>
        </w:rPr>
        <w:t xml:space="preserve"> providing residential accommodation to P, the above paragraph 2 is to be deleted and substituted with the following </w:t>
      </w:r>
      <w:proofErr w:type="gramStart"/>
      <w:r w:rsidRPr="00267633">
        <w:rPr>
          <w:rFonts w:ascii="Times New Roman" w:eastAsia="Calibri" w:hAnsi="Times New Roman" w:cs="Times New Roman"/>
          <w:i/>
          <w:lang w:val="en-US" w:eastAsia="zh-CN"/>
        </w:rPr>
        <w:t>paragraph:-</w:t>
      </w:r>
      <w:proofErr w:type="gramEnd"/>
    </w:p>
    <w:p w14:paraId="638A948C" w14:textId="77777777" w:rsidR="00267633" w:rsidRPr="00267633" w:rsidRDefault="00267633" w:rsidP="00267633">
      <w:pPr>
        <w:spacing w:before="120" w:after="0" w:line="276" w:lineRule="auto"/>
        <w:ind w:left="720"/>
        <w:jc w:val="both"/>
        <w:divId w:val="2116439976"/>
        <w:rPr>
          <w:rFonts w:ascii="Times New Roman" w:eastAsia="Calibri" w:hAnsi="Times New Roman" w:cs="Times New Roman"/>
          <w:i/>
          <w:lang w:val="en-US" w:eastAsia="zh-CN"/>
        </w:rPr>
      </w:pPr>
    </w:p>
    <w:p w14:paraId="5671A1C4" w14:textId="77777777" w:rsidR="00267633" w:rsidRPr="00267633" w:rsidRDefault="00267633" w:rsidP="00267633">
      <w:pPr>
        <w:spacing w:before="120" w:after="0" w:line="276" w:lineRule="auto"/>
        <w:ind w:left="720"/>
        <w:jc w:val="both"/>
        <w:divId w:val="2116439976"/>
        <w:rPr>
          <w:rFonts w:ascii="Times New Roman" w:eastAsia="Calibri" w:hAnsi="Times New Roman" w:cs="Times New Roman"/>
          <w:lang w:val="en-US" w:eastAsia="zh-CN"/>
        </w:rPr>
      </w:pPr>
      <w:r w:rsidRPr="00267633">
        <w:rPr>
          <w:rFonts w:ascii="Times New Roman" w:eastAsia="Calibri" w:hAnsi="Times New Roman" w:cs="Times New Roman"/>
          <w:lang w:val="en-US" w:eastAsia="zh-CN"/>
        </w:rPr>
        <w:t xml:space="preserve">If you wish to furnish any relevant information for the Court’s consideration and determination of the application in the best interests of P, you may prepare a report through one of your representatives. The report shall be submitted to the Family Justice Courts with a cover letter addressed to the Registrar of the Family Justice Courts and stating clearly the Originating number (OSM No.) </w:t>
      </w:r>
      <w:proofErr w:type="gramStart"/>
      <w:r w:rsidRPr="00267633">
        <w:rPr>
          <w:rFonts w:ascii="Times New Roman" w:eastAsia="Calibri" w:hAnsi="Times New Roman" w:cs="Times New Roman"/>
          <w:lang w:val="en-US" w:eastAsia="zh-CN"/>
        </w:rPr>
        <w:t>and  the</w:t>
      </w:r>
      <w:proofErr w:type="gramEnd"/>
      <w:r w:rsidRPr="00267633">
        <w:rPr>
          <w:rFonts w:ascii="Times New Roman" w:eastAsia="Calibri" w:hAnsi="Times New Roman" w:cs="Times New Roman"/>
          <w:lang w:val="en-US" w:eastAsia="zh-CN"/>
        </w:rPr>
        <w:t xml:space="preserve"> names of P and the plaintiff/applicant*.  You must notify the Court by way of letter (stating clearly the Originating Summons number and the names of P and the plaintiff/applicant) within 8 days of the date on which you were served with this Originating Summons that you wish to submit such a report. If such a report is submitted, the Court may require and direct for the attendance of the maker of the report at the hearing of the Originating Summons.]</w:t>
      </w:r>
    </w:p>
    <w:p w14:paraId="6057AD0D" w14:textId="77777777" w:rsidR="00267633" w:rsidRPr="00267633" w:rsidRDefault="00267633" w:rsidP="00267633">
      <w:pPr>
        <w:spacing w:before="120" w:after="0" w:line="276" w:lineRule="auto"/>
        <w:ind w:left="720"/>
        <w:jc w:val="both"/>
        <w:divId w:val="2116439976"/>
        <w:rPr>
          <w:rFonts w:ascii="Times New Roman" w:eastAsia="Calibri" w:hAnsi="Times New Roman" w:cs="Times New Roman"/>
          <w:lang w:val="en-US" w:eastAsia="zh-CN"/>
        </w:rPr>
      </w:pPr>
    </w:p>
    <w:p w14:paraId="1E96A530" w14:textId="77777777" w:rsidR="00267633" w:rsidRPr="00267633" w:rsidRDefault="00267633" w:rsidP="00267633">
      <w:pPr>
        <w:spacing w:before="120" w:after="0" w:line="276" w:lineRule="auto"/>
        <w:ind w:left="720" w:hanging="720"/>
        <w:jc w:val="both"/>
        <w:divId w:val="2116439976"/>
        <w:rPr>
          <w:rFonts w:ascii="Times New Roman" w:eastAsia="Calibri" w:hAnsi="Times New Roman" w:cs="Times New Roman"/>
          <w:lang w:val="en-US" w:eastAsia="zh-CN"/>
        </w:rPr>
      </w:pPr>
      <w:r w:rsidRPr="00267633">
        <w:rPr>
          <w:rFonts w:ascii="Times New Roman" w:eastAsia="Calibri" w:hAnsi="Times New Roman" w:cs="Times New Roman"/>
          <w:lang w:val="en-US" w:eastAsia="zh-CN"/>
        </w:rPr>
        <w:lastRenderedPageBreak/>
        <w:t>3.</w:t>
      </w:r>
      <w:r w:rsidRPr="00267633">
        <w:rPr>
          <w:rFonts w:ascii="Times New Roman" w:eastAsia="Calibri" w:hAnsi="Times New Roman" w:cs="Times New Roman"/>
          <w:lang w:val="en-US" w:eastAsia="zh-CN"/>
        </w:rPr>
        <w:tab/>
        <w:t>If you intend to contest the application or any part of it, you are required to file an application in Form 4 in Appendix A of these Practice Directions to seek the permission of the Court to be joined as a party to the proceedings.  This application must be supported by an affidavit stating your interest in the application and the grounds of your objection.  The application must be filed using the Electronic Filing Service</w:t>
      </w:r>
      <w:r w:rsidRPr="00267633">
        <w:rPr>
          <w:rFonts w:ascii="Times New Roman" w:eastAsia="Calibri" w:hAnsi="Times New Roman" w:cs="Times New Roman"/>
          <w:vertAlign w:val="superscript"/>
          <w:lang w:val="en-US" w:eastAsia="zh-CN"/>
        </w:rPr>
        <w:t>#</w:t>
      </w:r>
      <w:r w:rsidRPr="00267633">
        <w:rPr>
          <w:rFonts w:ascii="Times New Roman" w:eastAsia="Calibri" w:hAnsi="Times New Roman" w:cs="Times New Roman"/>
          <w:lang w:val="en-US" w:eastAsia="zh-CN"/>
        </w:rPr>
        <w:t xml:space="preserve"> within 21 days after the date on which you were served with this Originating Summons.</w:t>
      </w:r>
    </w:p>
    <w:p w14:paraId="144BF7A2" w14:textId="77777777" w:rsidR="00267633" w:rsidRPr="00267633" w:rsidRDefault="00267633" w:rsidP="00267633">
      <w:pPr>
        <w:spacing w:before="120" w:after="0" w:line="276" w:lineRule="auto"/>
        <w:jc w:val="both"/>
        <w:divId w:val="2116439976"/>
        <w:rPr>
          <w:rFonts w:ascii="Times New Roman" w:eastAsia="Calibri" w:hAnsi="Times New Roman" w:cs="Times New Roman"/>
          <w:lang w:val="en-US" w:eastAsia="zh-CN"/>
        </w:rPr>
      </w:pPr>
    </w:p>
    <w:p w14:paraId="4167C97C" w14:textId="77777777" w:rsidR="00267633" w:rsidRPr="00267633" w:rsidRDefault="00267633" w:rsidP="00267633">
      <w:pPr>
        <w:spacing w:before="120" w:after="0" w:line="276" w:lineRule="auto"/>
        <w:ind w:left="720"/>
        <w:jc w:val="both"/>
        <w:divId w:val="2116439976"/>
        <w:rPr>
          <w:rFonts w:ascii="Times New Roman" w:eastAsia="Calibri" w:hAnsi="Times New Roman" w:cs="Times New Roman"/>
          <w:lang w:val="en-US" w:eastAsia="zh-CN"/>
        </w:rPr>
      </w:pPr>
      <w:r w:rsidRPr="00267633">
        <w:rPr>
          <w:rFonts w:ascii="Times New Roman" w:eastAsia="Calibri" w:hAnsi="Times New Roman" w:cs="Times New Roman"/>
          <w:lang w:val="en-US" w:eastAsia="zh-CN"/>
        </w:rPr>
        <w:t>[</w:t>
      </w:r>
      <w:r w:rsidRPr="00267633">
        <w:rPr>
          <w:rFonts w:ascii="Times New Roman" w:eastAsia="Calibri" w:hAnsi="Times New Roman" w:cs="Times New Roman"/>
          <w:b/>
          <w:lang w:val="en-US" w:eastAsia="zh-CN"/>
        </w:rPr>
        <w:t xml:space="preserve">Note: </w:t>
      </w:r>
      <w:r w:rsidRPr="00267633">
        <w:rPr>
          <w:rFonts w:ascii="Times New Roman" w:eastAsia="Calibri" w:hAnsi="Times New Roman" w:cs="Times New Roman"/>
          <w:i/>
          <w:lang w:val="en-US" w:eastAsia="zh-CN"/>
        </w:rPr>
        <w:t xml:space="preserve">If the relevant person is an </w:t>
      </w:r>
      <w:proofErr w:type="spellStart"/>
      <w:r w:rsidRPr="00267633">
        <w:rPr>
          <w:rFonts w:ascii="Times New Roman" w:eastAsia="Calibri" w:hAnsi="Times New Roman" w:cs="Times New Roman"/>
          <w:i/>
          <w:lang w:val="en-US" w:eastAsia="zh-CN"/>
        </w:rPr>
        <w:t>organisation</w:t>
      </w:r>
      <w:proofErr w:type="spellEnd"/>
      <w:r w:rsidRPr="00267633">
        <w:rPr>
          <w:rFonts w:ascii="Times New Roman" w:eastAsia="Calibri" w:hAnsi="Times New Roman" w:cs="Times New Roman"/>
          <w:i/>
          <w:lang w:val="en-US" w:eastAsia="zh-CN"/>
        </w:rPr>
        <w:t xml:space="preserve"> providing residential accommodation to P, the above paragraph 3 is to be deleted.</w:t>
      </w:r>
      <w:r w:rsidRPr="00267633">
        <w:rPr>
          <w:rFonts w:ascii="Times New Roman" w:eastAsia="Calibri" w:hAnsi="Times New Roman" w:cs="Times New Roman"/>
          <w:lang w:val="en-US" w:eastAsia="zh-CN"/>
        </w:rPr>
        <w:t>]</w:t>
      </w:r>
    </w:p>
    <w:p w14:paraId="45A96666" w14:textId="77777777" w:rsidR="00267633" w:rsidRPr="00267633" w:rsidRDefault="00267633" w:rsidP="00267633">
      <w:pPr>
        <w:spacing w:before="120" w:after="0" w:line="276" w:lineRule="auto"/>
        <w:jc w:val="both"/>
        <w:divId w:val="2116439976"/>
        <w:rPr>
          <w:rFonts w:ascii="Times New Roman" w:eastAsia="Calibri" w:hAnsi="Times New Roman" w:cs="Times New Roman"/>
          <w:lang w:val="en-US" w:eastAsia="zh-CN"/>
        </w:rPr>
      </w:pPr>
    </w:p>
    <w:p w14:paraId="0ECA346B" w14:textId="77777777" w:rsidR="00267633" w:rsidRPr="00267633" w:rsidRDefault="00267633" w:rsidP="00267633">
      <w:pPr>
        <w:spacing w:before="120" w:after="0" w:line="276" w:lineRule="auto"/>
        <w:ind w:left="720" w:hanging="720"/>
        <w:jc w:val="both"/>
        <w:divId w:val="2116439976"/>
        <w:rPr>
          <w:rFonts w:ascii="Times New Roman" w:eastAsia="Calibri" w:hAnsi="Times New Roman" w:cs="Times New Roman"/>
          <w:lang w:val="en-US" w:eastAsia="zh-CN"/>
        </w:rPr>
      </w:pPr>
      <w:r w:rsidRPr="00267633">
        <w:rPr>
          <w:rFonts w:ascii="Times New Roman" w:eastAsia="Calibri" w:hAnsi="Times New Roman" w:cs="Times New Roman"/>
          <w:lang w:val="en-US" w:eastAsia="zh-CN"/>
        </w:rPr>
        <w:t>4.</w:t>
      </w:r>
      <w:r w:rsidRPr="00267633">
        <w:rPr>
          <w:rFonts w:ascii="Times New Roman" w:eastAsia="Calibri" w:hAnsi="Times New Roman" w:cs="Times New Roman"/>
          <w:lang w:val="en-US" w:eastAsia="zh-CN"/>
        </w:rPr>
        <w:tab/>
        <w:t>If you do not attend personally or by your solicitor at the time and place stated in the Originating Summons, such order may be made as the Court may think just and expedient.</w:t>
      </w:r>
    </w:p>
    <w:p w14:paraId="7E49ACC8" w14:textId="77777777" w:rsidR="00267633" w:rsidRPr="00267633" w:rsidRDefault="00267633" w:rsidP="00267633">
      <w:pPr>
        <w:spacing w:before="120" w:after="0" w:line="276" w:lineRule="auto"/>
        <w:jc w:val="both"/>
        <w:divId w:val="2116439976"/>
        <w:rPr>
          <w:rFonts w:ascii="Times New Roman" w:eastAsia="Calibri" w:hAnsi="Times New Roman" w:cs="Times New Roman"/>
          <w:lang w:val="en-US" w:eastAsia="zh-CN"/>
        </w:rPr>
      </w:pPr>
    </w:p>
    <w:p w14:paraId="6B767289" w14:textId="77777777" w:rsidR="00267633" w:rsidRPr="00267633" w:rsidRDefault="00267633" w:rsidP="00267633">
      <w:pPr>
        <w:spacing w:before="120" w:after="0" w:line="276" w:lineRule="auto"/>
        <w:ind w:left="720"/>
        <w:jc w:val="both"/>
        <w:divId w:val="2116439976"/>
        <w:rPr>
          <w:rFonts w:ascii="Times New Roman" w:eastAsia="Calibri" w:hAnsi="Times New Roman" w:cs="Times New Roman"/>
          <w:lang w:val="en-US" w:eastAsia="zh-CN"/>
        </w:rPr>
      </w:pPr>
      <w:r w:rsidRPr="00267633">
        <w:rPr>
          <w:rFonts w:ascii="Times New Roman" w:eastAsia="Calibri" w:hAnsi="Times New Roman" w:cs="Times New Roman"/>
          <w:lang w:val="en-US" w:eastAsia="zh-CN"/>
        </w:rPr>
        <w:t>[</w:t>
      </w:r>
      <w:r w:rsidRPr="00267633">
        <w:rPr>
          <w:rFonts w:ascii="Times New Roman" w:eastAsia="Calibri" w:hAnsi="Times New Roman" w:cs="Times New Roman"/>
          <w:b/>
          <w:lang w:val="en-US" w:eastAsia="zh-CN"/>
        </w:rPr>
        <w:t xml:space="preserve">Note: </w:t>
      </w:r>
      <w:r w:rsidRPr="00267633">
        <w:rPr>
          <w:rFonts w:ascii="Times New Roman" w:eastAsia="Calibri" w:hAnsi="Times New Roman" w:cs="Times New Roman"/>
          <w:i/>
          <w:lang w:val="en-US" w:eastAsia="zh-CN"/>
        </w:rPr>
        <w:t xml:space="preserve">If the relevant person is an </w:t>
      </w:r>
      <w:proofErr w:type="spellStart"/>
      <w:r w:rsidRPr="00267633">
        <w:rPr>
          <w:rFonts w:ascii="Times New Roman" w:eastAsia="Calibri" w:hAnsi="Times New Roman" w:cs="Times New Roman"/>
          <w:i/>
          <w:lang w:val="en-US" w:eastAsia="zh-CN"/>
        </w:rPr>
        <w:t>organisation</w:t>
      </w:r>
      <w:proofErr w:type="spellEnd"/>
      <w:r w:rsidRPr="00267633">
        <w:rPr>
          <w:rFonts w:ascii="Times New Roman" w:eastAsia="Calibri" w:hAnsi="Times New Roman" w:cs="Times New Roman"/>
          <w:i/>
          <w:lang w:val="en-US" w:eastAsia="zh-CN"/>
        </w:rPr>
        <w:t xml:space="preserve"> providing residential accommodation to P, the above paragraph 4 is to be deleted.</w:t>
      </w:r>
      <w:r w:rsidRPr="00267633">
        <w:rPr>
          <w:rFonts w:ascii="Times New Roman" w:eastAsia="Calibri" w:hAnsi="Times New Roman" w:cs="Times New Roman"/>
          <w:lang w:val="en-US" w:eastAsia="zh-CN"/>
        </w:rPr>
        <w:t>]</w:t>
      </w:r>
    </w:p>
    <w:p w14:paraId="3A14D19A" w14:textId="77777777" w:rsidR="00267633" w:rsidRPr="00267633" w:rsidRDefault="00267633" w:rsidP="00267633">
      <w:pPr>
        <w:spacing w:before="120" w:after="0" w:line="276" w:lineRule="auto"/>
        <w:jc w:val="both"/>
        <w:divId w:val="2116439976"/>
        <w:rPr>
          <w:rFonts w:ascii="Times New Roman" w:eastAsia="Calibri" w:hAnsi="Times New Roman" w:cs="Times New Roman"/>
          <w:lang w:val="en-US" w:eastAsia="zh-CN"/>
        </w:rPr>
      </w:pPr>
    </w:p>
    <w:p w14:paraId="4BB9E712" w14:textId="77777777" w:rsidR="00267633" w:rsidRPr="00267633" w:rsidRDefault="00267633" w:rsidP="00267633">
      <w:pPr>
        <w:spacing w:before="120" w:after="0" w:line="276" w:lineRule="auto"/>
        <w:ind w:left="720" w:hanging="720"/>
        <w:jc w:val="both"/>
        <w:divId w:val="2116439976"/>
        <w:rPr>
          <w:rFonts w:ascii="Times New Roman" w:eastAsia="Calibri" w:hAnsi="Times New Roman" w:cs="Times New Roman"/>
          <w:lang w:val="en-US" w:eastAsia="zh-CN"/>
        </w:rPr>
      </w:pPr>
      <w:r w:rsidRPr="00267633">
        <w:rPr>
          <w:rFonts w:ascii="Times New Roman" w:eastAsia="Calibri" w:hAnsi="Times New Roman" w:cs="Times New Roman"/>
          <w:lang w:val="en-US" w:eastAsia="zh-CN"/>
        </w:rPr>
        <w:t>5.</w:t>
      </w:r>
      <w:r w:rsidRPr="00267633">
        <w:rPr>
          <w:rFonts w:ascii="Times New Roman" w:eastAsia="Calibri" w:hAnsi="Times New Roman" w:cs="Times New Roman"/>
          <w:lang w:val="en-US" w:eastAsia="zh-CN"/>
        </w:rPr>
        <w:tab/>
        <w:t xml:space="preserve">This Originating Summons is filed by </w:t>
      </w:r>
      <w:r w:rsidRPr="00267633">
        <w:rPr>
          <w:rFonts w:ascii="Times New Roman" w:eastAsia="Calibri" w:hAnsi="Times New Roman" w:cs="Times New Roman"/>
          <w:i/>
          <w:u w:val="single"/>
          <w:lang w:val="en-US" w:eastAsia="zh-CN"/>
        </w:rPr>
        <w:t xml:space="preserve">[name of firm], </w:t>
      </w:r>
      <w:r w:rsidRPr="00267633">
        <w:rPr>
          <w:rFonts w:ascii="Times New Roman" w:eastAsia="Calibri" w:hAnsi="Times New Roman" w:cs="Times New Roman"/>
          <w:lang w:val="en-US" w:eastAsia="zh-CN"/>
        </w:rPr>
        <w:t>the plaintiff’s/applicant’s* solicitor whose address is [</w:t>
      </w:r>
      <w:r w:rsidRPr="00267633">
        <w:rPr>
          <w:rFonts w:ascii="Times New Roman" w:eastAsia="Calibri" w:hAnsi="Times New Roman" w:cs="Times New Roman"/>
          <w:i/>
          <w:lang w:val="en-US" w:eastAsia="zh-CN"/>
        </w:rPr>
        <w:t>state</w:t>
      </w:r>
      <w:r w:rsidRPr="00267633">
        <w:rPr>
          <w:rFonts w:ascii="Times New Roman" w:eastAsia="Calibri" w:hAnsi="Times New Roman" w:cs="Times New Roman"/>
          <w:lang w:val="en-US" w:eastAsia="zh-CN"/>
        </w:rPr>
        <w:t xml:space="preserve"> </w:t>
      </w:r>
      <w:r w:rsidRPr="00267633">
        <w:rPr>
          <w:rFonts w:ascii="Times New Roman" w:eastAsia="Calibri" w:hAnsi="Times New Roman" w:cs="Times New Roman"/>
          <w:i/>
          <w:lang w:val="en-US" w:eastAsia="zh-CN"/>
        </w:rPr>
        <w:t>address</w:t>
      </w:r>
      <w:r w:rsidRPr="00267633">
        <w:rPr>
          <w:rFonts w:ascii="Times New Roman" w:eastAsia="Calibri" w:hAnsi="Times New Roman" w:cs="Times New Roman"/>
          <w:lang w:val="en-US" w:eastAsia="zh-CN"/>
        </w:rPr>
        <w:t>].</w:t>
      </w:r>
    </w:p>
    <w:p w14:paraId="35E28D7C" w14:textId="77777777" w:rsidR="00267633" w:rsidRPr="00267633" w:rsidRDefault="00267633" w:rsidP="00267633">
      <w:pPr>
        <w:spacing w:before="120" w:after="0" w:line="276" w:lineRule="auto"/>
        <w:jc w:val="both"/>
        <w:divId w:val="2116439976"/>
        <w:rPr>
          <w:rFonts w:ascii="Times New Roman" w:eastAsia="Calibri" w:hAnsi="Times New Roman" w:cs="Times New Roman"/>
          <w:lang w:val="en-US" w:eastAsia="zh-CN"/>
        </w:rPr>
      </w:pPr>
    </w:p>
    <w:p w14:paraId="4F5A8FC2" w14:textId="77777777" w:rsidR="00267633" w:rsidRPr="00267633" w:rsidRDefault="00267633" w:rsidP="00267633">
      <w:pPr>
        <w:spacing w:before="120" w:after="0" w:line="276" w:lineRule="auto"/>
        <w:ind w:left="720"/>
        <w:jc w:val="both"/>
        <w:divId w:val="2116439976"/>
        <w:rPr>
          <w:rFonts w:ascii="Times New Roman" w:eastAsia="Calibri" w:hAnsi="Times New Roman" w:cs="Times New Roman"/>
          <w:lang w:val="en-US" w:eastAsia="zh-CN"/>
        </w:rPr>
      </w:pPr>
      <w:r w:rsidRPr="00267633">
        <w:rPr>
          <w:rFonts w:ascii="Times New Roman" w:eastAsia="Calibri" w:hAnsi="Times New Roman" w:cs="Times New Roman"/>
          <w:lang w:val="en-US" w:eastAsia="zh-CN"/>
        </w:rPr>
        <w:t xml:space="preserve">(or where the plaintiff/applicant* acts in person) </w:t>
      </w:r>
    </w:p>
    <w:p w14:paraId="6049EAC7" w14:textId="77777777" w:rsidR="00267633" w:rsidRPr="00267633" w:rsidRDefault="00267633" w:rsidP="00267633">
      <w:pPr>
        <w:spacing w:before="120" w:after="0" w:line="276" w:lineRule="auto"/>
        <w:ind w:left="1080"/>
        <w:jc w:val="both"/>
        <w:divId w:val="2116439976"/>
        <w:rPr>
          <w:rFonts w:ascii="Times New Roman" w:eastAsia="Calibri" w:hAnsi="Times New Roman" w:cs="Times New Roman"/>
          <w:lang w:val="en-US" w:eastAsia="zh-CN"/>
        </w:rPr>
      </w:pPr>
    </w:p>
    <w:p w14:paraId="0EC0C450" w14:textId="77777777" w:rsidR="00267633" w:rsidRPr="00267633" w:rsidRDefault="00267633" w:rsidP="00267633">
      <w:pPr>
        <w:spacing w:before="120" w:after="0" w:line="276" w:lineRule="auto"/>
        <w:ind w:left="720"/>
        <w:jc w:val="both"/>
        <w:divId w:val="2116439976"/>
        <w:rPr>
          <w:rFonts w:ascii="Times New Roman" w:eastAsia="Calibri" w:hAnsi="Times New Roman" w:cs="Times New Roman"/>
          <w:lang w:val="en-US" w:eastAsia="zh-CN"/>
        </w:rPr>
      </w:pPr>
      <w:r w:rsidRPr="00267633">
        <w:rPr>
          <w:rFonts w:ascii="Times New Roman" w:eastAsia="Calibri" w:hAnsi="Times New Roman" w:cs="Times New Roman"/>
          <w:lang w:val="en-US" w:eastAsia="zh-CN"/>
        </w:rPr>
        <w:t>This Originating Summons is filed by the plaintiff/applicant* who resides at [</w:t>
      </w:r>
      <w:r w:rsidRPr="00267633">
        <w:rPr>
          <w:rFonts w:ascii="Times New Roman" w:eastAsia="Calibri" w:hAnsi="Times New Roman" w:cs="Times New Roman"/>
          <w:i/>
          <w:lang w:val="en-US" w:eastAsia="zh-CN"/>
        </w:rPr>
        <w:t>address</w:t>
      </w:r>
      <w:r w:rsidRPr="00267633">
        <w:rPr>
          <w:rFonts w:ascii="Times New Roman" w:eastAsia="Calibri" w:hAnsi="Times New Roman" w:cs="Times New Roman"/>
          <w:lang w:val="en-US" w:eastAsia="zh-CN"/>
        </w:rPr>
        <w:t>] and (if the plaintiff/applicant* does not reside within the jurisdiction) whose address for service is [</w:t>
      </w:r>
      <w:r w:rsidRPr="00267633">
        <w:rPr>
          <w:rFonts w:ascii="Times New Roman" w:eastAsia="Calibri" w:hAnsi="Times New Roman" w:cs="Times New Roman"/>
          <w:i/>
          <w:lang w:val="en-US" w:eastAsia="zh-CN"/>
        </w:rPr>
        <w:t>state</w:t>
      </w:r>
      <w:r w:rsidRPr="00267633">
        <w:rPr>
          <w:rFonts w:ascii="Times New Roman" w:eastAsia="Calibri" w:hAnsi="Times New Roman" w:cs="Times New Roman"/>
          <w:lang w:val="en-US" w:eastAsia="zh-CN"/>
        </w:rPr>
        <w:t xml:space="preserve"> </w:t>
      </w:r>
      <w:r w:rsidRPr="00267633">
        <w:rPr>
          <w:rFonts w:ascii="Times New Roman" w:eastAsia="Calibri" w:hAnsi="Times New Roman" w:cs="Times New Roman"/>
          <w:i/>
          <w:lang w:val="en-US" w:eastAsia="zh-CN"/>
        </w:rPr>
        <w:t>address within the jurisdiction</w:t>
      </w:r>
      <w:r w:rsidRPr="00267633">
        <w:rPr>
          <w:rFonts w:ascii="Times New Roman" w:eastAsia="Calibri" w:hAnsi="Times New Roman" w:cs="Times New Roman"/>
          <w:lang w:val="en-US" w:eastAsia="zh-CN"/>
        </w:rPr>
        <w:t>].</w:t>
      </w:r>
    </w:p>
    <w:p w14:paraId="1437F9BF" w14:textId="77777777" w:rsidR="00267633" w:rsidRPr="00267633" w:rsidRDefault="00267633" w:rsidP="00267633">
      <w:pPr>
        <w:spacing w:before="120" w:after="0" w:line="276" w:lineRule="auto"/>
        <w:jc w:val="both"/>
        <w:divId w:val="2116439976"/>
        <w:rPr>
          <w:rFonts w:ascii="Times New Roman" w:eastAsia="Calibri" w:hAnsi="Times New Roman" w:cs="Times New Roman"/>
          <w:lang w:val="en-US" w:eastAsia="zh-CN"/>
        </w:rPr>
      </w:pPr>
    </w:p>
    <w:p w14:paraId="4274CF35" w14:textId="77777777" w:rsidR="00267633" w:rsidRPr="00267633" w:rsidRDefault="00267633" w:rsidP="00267633">
      <w:pPr>
        <w:spacing w:before="120" w:after="0" w:line="276" w:lineRule="auto"/>
        <w:jc w:val="both"/>
        <w:divId w:val="2116439976"/>
        <w:rPr>
          <w:rFonts w:ascii="Times New Roman" w:eastAsia="Calibri" w:hAnsi="Times New Roman" w:cs="Times New Roman"/>
          <w:lang w:val="en-US" w:eastAsia="zh-CN"/>
        </w:rPr>
      </w:pPr>
    </w:p>
    <w:p w14:paraId="163DEE49" w14:textId="77777777" w:rsidR="00267633" w:rsidRPr="00267633" w:rsidRDefault="00267633" w:rsidP="00267633">
      <w:pPr>
        <w:spacing w:before="120" w:after="0" w:line="276" w:lineRule="auto"/>
        <w:jc w:val="both"/>
        <w:divId w:val="2116439976"/>
        <w:rPr>
          <w:rFonts w:ascii="Times New Roman" w:eastAsia="Calibri" w:hAnsi="Times New Roman" w:cs="Times New Roman"/>
          <w:lang w:val="en-US" w:eastAsia="zh-CN"/>
        </w:rPr>
      </w:pPr>
      <w:r w:rsidRPr="00267633">
        <w:rPr>
          <w:rFonts w:ascii="Times New Roman" w:eastAsia="Calibri" w:hAnsi="Times New Roman" w:cs="Times New Roman"/>
          <w:lang w:val="en-US" w:eastAsia="zh-CN"/>
        </w:rPr>
        <w:t>Name and Signature</w:t>
      </w:r>
    </w:p>
    <w:p w14:paraId="60EB2BAD" w14:textId="77777777" w:rsidR="00267633" w:rsidRPr="00267633" w:rsidRDefault="00267633" w:rsidP="00267633">
      <w:pPr>
        <w:spacing w:before="120" w:after="0" w:line="276" w:lineRule="auto"/>
        <w:jc w:val="both"/>
        <w:divId w:val="2116439976"/>
        <w:rPr>
          <w:rFonts w:ascii="Times New Roman" w:eastAsia="Calibri" w:hAnsi="Times New Roman" w:cs="Times New Roman"/>
          <w:lang w:val="en-US" w:eastAsia="zh-CN"/>
        </w:rPr>
      </w:pPr>
      <w:r w:rsidRPr="00267633">
        <w:rPr>
          <w:rFonts w:ascii="Times New Roman" w:eastAsia="Calibri" w:hAnsi="Times New Roman" w:cs="Times New Roman"/>
          <w:lang w:val="en-US" w:eastAsia="zh-CN"/>
        </w:rPr>
        <w:t>Plaintiff/Applicant* OR Solicitors for the Plaintiff/Applicant*</w:t>
      </w:r>
    </w:p>
    <w:p w14:paraId="38F77ECA" w14:textId="77777777" w:rsidR="00267633" w:rsidRPr="00267633" w:rsidRDefault="00267633" w:rsidP="00267633">
      <w:pPr>
        <w:spacing w:before="120" w:after="0" w:line="276" w:lineRule="auto"/>
        <w:ind w:left="1080"/>
        <w:jc w:val="both"/>
        <w:divId w:val="2116439976"/>
        <w:rPr>
          <w:rFonts w:ascii="Times New Roman" w:eastAsia="Calibri" w:hAnsi="Times New Roman" w:cs="Times New Roman"/>
          <w:lang w:val="en-US" w:eastAsia="zh-CN"/>
        </w:rPr>
      </w:pPr>
    </w:p>
    <w:p w14:paraId="09C7D74A" w14:textId="77777777" w:rsidR="00267633" w:rsidRPr="00267633" w:rsidRDefault="00267633" w:rsidP="00267633">
      <w:pPr>
        <w:spacing w:before="120" w:after="0" w:line="276" w:lineRule="auto"/>
        <w:jc w:val="both"/>
        <w:divId w:val="2116439976"/>
        <w:rPr>
          <w:rFonts w:ascii="Times New Roman" w:eastAsia="Calibri" w:hAnsi="Times New Roman" w:cs="Times New Roman"/>
          <w:i/>
          <w:lang w:val="en-US" w:eastAsia="zh-CN"/>
        </w:rPr>
      </w:pPr>
      <w:r w:rsidRPr="00267633">
        <w:rPr>
          <w:rFonts w:ascii="Times New Roman" w:eastAsia="Calibri" w:hAnsi="Times New Roman" w:cs="Times New Roman"/>
          <w:i/>
          <w:lang w:val="en-US" w:eastAsia="zh-CN"/>
        </w:rPr>
        <w:t>* To delete where inapplicable.</w:t>
      </w:r>
    </w:p>
    <w:p w14:paraId="529AE56F" w14:textId="77777777" w:rsidR="00267633" w:rsidRPr="00267633" w:rsidRDefault="00267633" w:rsidP="00267633">
      <w:pPr>
        <w:spacing w:before="120" w:after="0" w:line="276" w:lineRule="auto"/>
        <w:jc w:val="both"/>
        <w:divId w:val="2116439976"/>
        <w:rPr>
          <w:rFonts w:ascii="Times New Roman" w:eastAsia="Calibri" w:hAnsi="Times New Roman" w:cs="Times New Roman"/>
          <w:i/>
          <w:lang w:val="en-US" w:eastAsia="zh-CN"/>
        </w:rPr>
      </w:pPr>
      <w:r w:rsidRPr="00267633">
        <w:rPr>
          <w:rFonts w:ascii="Times New Roman" w:eastAsia="Calibri" w:hAnsi="Times New Roman" w:cs="Times New Roman"/>
          <w:i/>
          <w:vertAlign w:val="superscript"/>
          <w:lang w:val="en-US" w:eastAsia="zh-CN"/>
        </w:rPr>
        <w:t>#</w:t>
      </w:r>
      <w:r w:rsidRPr="00267633">
        <w:rPr>
          <w:rFonts w:ascii="Times New Roman" w:eastAsia="Calibri" w:hAnsi="Times New Roman" w:cs="Times New Roman"/>
          <w:i/>
          <w:lang w:val="en-US" w:eastAsia="zh-CN"/>
        </w:rPr>
        <w:t xml:space="preserve"> To file a document using the Electronic Filing Service, you may use the </w:t>
      </w:r>
      <w:proofErr w:type="spellStart"/>
      <w:r w:rsidRPr="00267633">
        <w:rPr>
          <w:rFonts w:ascii="Times New Roman" w:eastAsia="Calibri" w:hAnsi="Times New Roman" w:cs="Times New Roman"/>
          <w:i/>
          <w:lang w:val="en-US" w:eastAsia="zh-CN"/>
        </w:rPr>
        <w:t>Lawnet</w:t>
      </w:r>
      <w:proofErr w:type="spellEnd"/>
      <w:r w:rsidRPr="00267633">
        <w:rPr>
          <w:rFonts w:ascii="Times New Roman" w:eastAsia="Calibri" w:hAnsi="Times New Roman" w:cs="Times New Roman"/>
          <w:i/>
          <w:lang w:val="en-US" w:eastAsia="zh-CN"/>
        </w:rPr>
        <w:t xml:space="preserve"> and </w:t>
      </w:r>
      <w:proofErr w:type="spellStart"/>
      <w:r w:rsidRPr="00267633">
        <w:rPr>
          <w:rFonts w:ascii="Times New Roman" w:eastAsia="Calibri" w:hAnsi="Times New Roman" w:cs="Times New Roman"/>
          <w:i/>
          <w:lang w:val="en-US" w:eastAsia="zh-CN"/>
        </w:rPr>
        <w:t>Crimsonlogic</w:t>
      </w:r>
      <w:proofErr w:type="spellEnd"/>
      <w:r w:rsidRPr="00267633">
        <w:rPr>
          <w:rFonts w:ascii="Times New Roman" w:eastAsia="Calibri" w:hAnsi="Times New Roman" w:cs="Times New Roman"/>
          <w:i/>
          <w:lang w:val="en-US" w:eastAsia="zh-CN"/>
        </w:rPr>
        <w:t xml:space="preserve"> Service Bureau located at 133 New Bridge Road, Chinatown Point #19-01/02, Singapore 059413. </w:t>
      </w:r>
    </w:p>
    <w:p w14:paraId="1B60ABF8" w14:textId="77777777" w:rsidR="00267633" w:rsidRPr="00267633" w:rsidRDefault="00267633" w:rsidP="00267633">
      <w:pPr>
        <w:spacing w:before="0" w:after="0" w:line="240" w:lineRule="auto"/>
        <w:jc w:val="center"/>
        <w:divId w:val="2116439976"/>
        <w:rPr>
          <w:rFonts w:ascii="Times New Roman" w:eastAsia="Calibri" w:hAnsi="Times New Roman" w:cs="Times New Roman"/>
          <w:bCs/>
          <w:iCs/>
          <w:spacing w:val="-3"/>
          <w:lang w:val="en-GB" w:eastAsia="zh-CN"/>
        </w:rPr>
      </w:pPr>
      <w:r w:rsidRPr="00267633">
        <w:rPr>
          <w:rFonts w:ascii="Times New Roman" w:hAnsi="Times New Roman" w:cs="Times New Roman"/>
          <w:sz w:val="20"/>
          <w:szCs w:val="20"/>
          <w:lang w:val="en-US" w:eastAsia="zh-CN"/>
        </w:rPr>
        <w:br w:type="page"/>
      </w:r>
      <w:r w:rsidRPr="00267633">
        <w:rPr>
          <w:rFonts w:ascii="Times New Roman" w:eastAsia="Calibri" w:hAnsi="Times New Roman" w:cs="Times New Roman"/>
          <w:bCs/>
          <w:iCs/>
          <w:spacing w:val="-3"/>
          <w:lang w:val="en-GB" w:eastAsia="zh-CN"/>
        </w:rPr>
        <w:lastRenderedPageBreak/>
        <w:t>FORM 223</w:t>
      </w:r>
    </w:p>
    <w:p w14:paraId="66B1F7FF" w14:textId="77777777" w:rsidR="00267633" w:rsidRPr="00267633" w:rsidRDefault="00267633" w:rsidP="00267633">
      <w:pPr>
        <w:spacing w:before="0" w:after="0" w:line="240" w:lineRule="auto"/>
        <w:divId w:val="2116439976"/>
        <w:rPr>
          <w:rFonts w:ascii="Times New Roman" w:eastAsia="Calibri" w:hAnsi="Times New Roman" w:cs="Times New Roman"/>
          <w:bCs/>
          <w:iCs/>
          <w:spacing w:val="-3"/>
          <w:sz w:val="22"/>
          <w:szCs w:val="22"/>
          <w:lang w:val="en-GB" w:eastAsia="zh-CN"/>
        </w:rPr>
      </w:pPr>
      <w:r w:rsidRPr="00267633">
        <w:rPr>
          <w:rFonts w:ascii="Times New Roman" w:eastAsia="Calibri" w:hAnsi="Times New Roman" w:cs="Times New Roman"/>
          <w:bCs/>
          <w:iCs/>
          <w:spacing w:val="-3"/>
          <w:sz w:val="22"/>
          <w:szCs w:val="22"/>
          <w:lang w:val="en-GB" w:eastAsia="zh-CN"/>
        </w:rPr>
        <w:t>Para 52</w:t>
      </w:r>
    </w:p>
    <w:p w14:paraId="5483E699" w14:textId="77777777" w:rsidR="00267633" w:rsidRPr="00267633" w:rsidRDefault="00267633" w:rsidP="00267633">
      <w:pPr>
        <w:spacing w:before="0" w:after="0" w:line="240" w:lineRule="auto"/>
        <w:jc w:val="center"/>
        <w:divId w:val="2116439976"/>
        <w:rPr>
          <w:rFonts w:ascii="Times New Roman" w:eastAsia="Calibri" w:hAnsi="Times New Roman" w:cs="Times New Roman"/>
          <w:sz w:val="20"/>
          <w:szCs w:val="20"/>
          <w:lang w:val="en-US" w:eastAsia="zh-CN"/>
        </w:rPr>
      </w:pPr>
    </w:p>
    <w:p w14:paraId="63326A2D" w14:textId="77777777" w:rsidR="00267633" w:rsidRPr="00267633" w:rsidRDefault="00267633" w:rsidP="00267633">
      <w:pPr>
        <w:tabs>
          <w:tab w:val="center" w:pos="4513"/>
        </w:tabs>
        <w:suppressAutoHyphens/>
        <w:spacing w:before="0" w:after="200" w:line="276" w:lineRule="auto"/>
        <w:ind w:right="26"/>
        <w:jc w:val="center"/>
        <w:divId w:val="2116439976"/>
        <w:rPr>
          <w:rFonts w:ascii="Times New Roman" w:eastAsia="Calibri" w:hAnsi="Times New Roman" w:cs="Times New Roman"/>
          <w:sz w:val="22"/>
          <w:szCs w:val="22"/>
          <w:lang w:val="en-GB" w:eastAsia="en-GB"/>
        </w:rPr>
      </w:pPr>
      <w:r w:rsidRPr="00267633">
        <w:rPr>
          <w:rFonts w:ascii="Times New Roman" w:eastAsia="Calibri" w:hAnsi="Times New Roman" w:cs="Times New Roman"/>
          <w:sz w:val="22"/>
          <w:szCs w:val="22"/>
          <w:lang w:val="en-GB" w:eastAsia="en-GB"/>
        </w:rPr>
        <w:t>(Title as in cause or matter.)</w:t>
      </w:r>
    </w:p>
    <w:p w14:paraId="20201E16" w14:textId="77777777" w:rsidR="00267633" w:rsidRPr="00267633" w:rsidRDefault="00267633" w:rsidP="00267633">
      <w:pPr>
        <w:spacing w:before="0" w:after="200" w:line="276" w:lineRule="auto"/>
        <w:divId w:val="2116439976"/>
        <w:rPr>
          <w:rFonts w:ascii="Times New Roman" w:eastAsia="Calibri" w:hAnsi="Times New Roman" w:cs="Times New Roman"/>
          <w:sz w:val="22"/>
          <w:szCs w:val="22"/>
          <w:lang w:val="en-GB" w:eastAsia="en-GB"/>
        </w:rPr>
      </w:pPr>
    </w:p>
    <w:p w14:paraId="0B2EEE63" w14:textId="77777777" w:rsidR="00267633" w:rsidRPr="00267633" w:rsidRDefault="00267633" w:rsidP="00267633">
      <w:pPr>
        <w:spacing w:before="0" w:after="200" w:line="276" w:lineRule="auto"/>
        <w:jc w:val="center"/>
        <w:divId w:val="2116439976"/>
        <w:rPr>
          <w:rFonts w:ascii="Times New Roman" w:eastAsia="Calibri" w:hAnsi="Times New Roman" w:cs="Times New Roman"/>
          <w:b/>
          <w:sz w:val="22"/>
          <w:szCs w:val="22"/>
          <w:lang w:val="en-GB" w:eastAsia="en-GB"/>
        </w:rPr>
      </w:pPr>
      <w:r w:rsidRPr="00267633">
        <w:rPr>
          <w:rFonts w:ascii="Times New Roman" w:eastAsia="Calibri" w:hAnsi="Times New Roman" w:cs="Times New Roman"/>
          <w:b/>
          <w:sz w:val="22"/>
          <w:szCs w:val="22"/>
          <w:lang w:val="en-GB" w:eastAsia="en-GB"/>
        </w:rPr>
        <w:t>CERTIFICATE OF NOTIFICATION</w:t>
      </w:r>
    </w:p>
    <w:p w14:paraId="227C0EE1" w14:textId="77777777" w:rsidR="00267633" w:rsidRPr="00267633" w:rsidRDefault="00267633" w:rsidP="00267633">
      <w:pPr>
        <w:spacing w:before="0" w:after="200" w:line="276" w:lineRule="auto"/>
        <w:divId w:val="2116439976"/>
        <w:rPr>
          <w:rFonts w:ascii="Times New Roman" w:eastAsia="Calibri" w:hAnsi="Times New Roman" w:cs="Times New Roman"/>
          <w:sz w:val="22"/>
          <w:szCs w:val="22"/>
          <w:lang w:val="en-GB" w:eastAsia="en-GB"/>
        </w:rPr>
      </w:pPr>
    </w:p>
    <w:p w14:paraId="0C538916" w14:textId="77777777" w:rsidR="00267633" w:rsidRPr="00267633" w:rsidRDefault="00267633" w:rsidP="00267633">
      <w:pPr>
        <w:spacing w:before="0" w:after="200" w:line="276" w:lineRule="auto"/>
        <w:jc w:val="both"/>
        <w:divId w:val="2116439976"/>
        <w:rPr>
          <w:rFonts w:ascii="Times New Roman" w:eastAsia="Calibri" w:hAnsi="Times New Roman" w:cs="Times New Roman"/>
          <w:sz w:val="22"/>
          <w:szCs w:val="22"/>
          <w:lang w:val="en-GB" w:eastAsia="en-GB"/>
        </w:rPr>
      </w:pPr>
      <w:r w:rsidRPr="00267633">
        <w:rPr>
          <w:rFonts w:ascii="Times New Roman" w:eastAsia="Calibri" w:hAnsi="Times New Roman" w:cs="Times New Roman"/>
          <w:sz w:val="22"/>
          <w:szCs w:val="22"/>
          <w:lang w:val="en-GB" w:eastAsia="en-GB"/>
        </w:rPr>
        <w:t>I, [</w:t>
      </w:r>
      <w:r w:rsidRPr="00267633">
        <w:rPr>
          <w:rFonts w:ascii="Times New Roman" w:eastAsia="Calibri" w:hAnsi="Times New Roman" w:cs="Times New Roman"/>
          <w:i/>
          <w:sz w:val="22"/>
          <w:szCs w:val="22"/>
          <w:lang w:val="en-GB" w:eastAsia="en-GB"/>
        </w:rPr>
        <w:t>name of person effecting the notification</w:t>
      </w:r>
      <w:r w:rsidRPr="00267633">
        <w:rPr>
          <w:rFonts w:ascii="Times New Roman" w:eastAsia="Calibri" w:hAnsi="Times New Roman" w:cs="Times New Roman"/>
          <w:sz w:val="22"/>
          <w:szCs w:val="22"/>
          <w:lang w:val="en-GB" w:eastAsia="en-GB"/>
        </w:rPr>
        <w:t>]</w:t>
      </w:r>
      <w:r w:rsidRPr="00267633">
        <w:rPr>
          <w:rFonts w:ascii="Times New Roman" w:eastAsia="Calibri" w:hAnsi="Times New Roman" w:cs="Times New Roman"/>
          <w:i/>
          <w:sz w:val="22"/>
          <w:szCs w:val="22"/>
          <w:lang w:val="en-GB" w:eastAsia="en-GB"/>
        </w:rPr>
        <w:t xml:space="preserve"> </w:t>
      </w:r>
      <w:r w:rsidRPr="00267633">
        <w:rPr>
          <w:rFonts w:ascii="Times New Roman" w:eastAsia="Calibri" w:hAnsi="Times New Roman" w:cs="Times New Roman"/>
          <w:sz w:val="22"/>
          <w:szCs w:val="22"/>
          <w:lang w:val="en-GB" w:eastAsia="en-GB"/>
        </w:rPr>
        <w:t xml:space="preserve">(ID No. </w:t>
      </w:r>
      <w:r w:rsidRPr="00267633">
        <w:rPr>
          <w:rFonts w:ascii="Times New Roman" w:eastAsia="Calibri" w:hAnsi="Times New Roman" w:cs="Times New Roman"/>
          <w:sz w:val="22"/>
          <w:szCs w:val="22"/>
          <w:lang w:val="en-GB" w:eastAsia="en-GB"/>
        </w:rPr>
        <w:tab/>
      </w:r>
      <w:r w:rsidRPr="00267633">
        <w:rPr>
          <w:rFonts w:ascii="Times New Roman" w:eastAsia="Calibri" w:hAnsi="Times New Roman" w:cs="Times New Roman"/>
          <w:sz w:val="22"/>
          <w:szCs w:val="22"/>
          <w:lang w:val="en-GB" w:eastAsia="en-GB"/>
        </w:rPr>
        <w:tab/>
        <w:t>), certify that I have notified the abovenamed P of this Originating Summons on [</w:t>
      </w:r>
      <w:r w:rsidRPr="00267633">
        <w:rPr>
          <w:rFonts w:ascii="Times New Roman" w:eastAsia="Calibri" w:hAnsi="Times New Roman" w:cs="Times New Roman"/>
          <w:i/>
          <w:sz w:val="22"/>
          <w:szCs w:val="22"/>
          <w:lang w:val="en-GB" w:eastAsia="en-GB"/>
        </w:rPr>
        <w:t>date</w:t>
      </w:r>
      <w:r w:rsidRPr="00267633">
        <w:rPr>
          <w:rFonts w:ascii="Times New Roman" w:eastAsia="Calibri" w:hAnsi="Times New Roman" w:cs="Times New Roman"/>
          <w:sz w:val="22"/>
          <w:szCs w:val="22"/>
          <w:lang w:val="en-GB" w:eastAsia="en-GB"/>
        </w:rPr>
        <w:t>] at [</w:t>
      </w:r>
      <w:r w:rsidRPr="00267633">
        <w:rPr>
          <w:rFonts w:ascii="Times New Roman" w:eastAsia="Calibri" w:hAnsi="Times New Roman" w:cs="Times New Roman"/>
          <w:i/>
          <w:sz w:val="22"/>
          <w:szCs w:val="22"/>
          <w:lang w:val="en-GB" w:eastAsia="en-GB"/>
        </w:rPr>
        <w:t>address where notification took place</w:t>
      </w:r>
      <w:r w:rsidRPr="00267633">
        <w:rPr>
          <w:rFonts w:ascii="Times New Roman" w:eastAsia="Calibri" w:hAnsi="Times New Roman" w:cs="Times New Roman"/>
          <w:sz w:val="22"/>
          <w:szCs w:val="22"/>
          <w:lang w:val="en-GB" w:eastAsia="en-GB"/>
        </w:rPr>
        <w:t xml:space="preserve">].  The notification complies with rule 181 of the Family Justice Rules and Paragraph 52 of these Practice Directions. </w:t>
      </w:r>
      <w:proofErr w:type="gramStart"/>
      <w:r w:rsidRPr="00267633">
        <w:rPr>
          <w:rFonts w:ascii="Times New Roman" w:eastAsia="Calibri" w:hAnsi="Times New Roman" w:cs="Times New Roman"/>
          <w:sz w:val="22"/>
          <w:szCs w:val="22"/>
          <w:lang w:val="en-GB" w:eastAsia="en-GB"/>
        </w:rPr>
        <w:t>In particular, P</w:t>
      </w:r>
      <w:proofErr w:type="gramEnd"/>
      <w:r w:rsidRPr="00267633">
        <w:rPr>
          <w:rFonts w:ascii="Times New Roman" w:eastAsia="Calibri" w:hAnsi="Times New Roman" w:cs="Times New Roman"/>
          <w:sz w:val="22"/>
          <w:szCs w:val="22"/>
          <w:lang w:val="en-GB" w:eastAsia="en-GB"/>
        </w:rPr>
        <w:t xml:space="preserve"> was notified of [</w:t>
      </w:r>
      <w:r w:rsidRPr="00267633">
        <w:rPr>
          <w:rFonts w:ascii="Times New Roman" w:eastAsia="Calibri" w:hAnsi="Times New Roman" w:cs="Times New Roman"/>
          <w:i/>
          <w:sz w:val="22"/>
          <w:szCs w:val="22"/>
          <w:lang w:val="en-GB" w:eastAsia="en-GB"/>
        </w:rPr>
        <w:t>please specify the matters which P was notified of</w:t>
      </w:r>
      <w:r w:rsidRPr="00267633">
        <w:rPr>
          <w:rFonts w:ascii="Times New Roman" w:eastAsia="Calibri" w:hAnsi="Times New Roman" w:cs="Times New Roman"/>
          <w:sz w:val="22"/>
          <w:szCs w:val="22"/>
          <w:lang w:val="en-GB" w:eastAsia="en-GB"/>
        </w:rPr>
        <w:t>].</w:t>
      </w:r>
    </w:p>
    <w:p w14:paraId="7BBEBF12" w14:textId="77777777" w:rsidR="00267633" w:rsidRPr="00267633" w:rsidRDefault="00267633" w:rsidP="00267633">
      <w:pPr>
        <w:spacing w:before="0" w:after="200" w:line="276" w:lineRule="auto"/>
        <w:jc w:val="both"/>
        <w:divId w:val="2116439976"/>
        <w:rPr>
          <w:rFonts w:ascii="Times New Roman" w:eastAsia="Calibri" w:hAnsi="Times New Roman" w:cs="Times New Roman"/>
          <w:sz w:val="22"/>
          <w:szCs w:val="22"/>
          <w:lang w:val="en-GB" w:eastAsia="en-GB"/>
        </w:rPr>
      </w:pPr>
    </w:p>
    <w:p w14:paraId="5FB50A93" w14:textId="77777777" w:rsidR="00267633" w:rsidRPr="00267633" w:rsidRDefault="00267633" w:rsidP="00267633">
      <w:pPr>
        <w:spacing w:before="0" w:after="200" w:line="276" w:lineRule="auto"/>
        <w:jc w:val="both"/>
        <w:divId w:val="2116439976"/>
        <w:rPr>
          <w:rFonts w:ascii="Times New Roman" w:eastAsia="Calibri" w:hAnsi="Times New Roman" w:cs="Times New Roman"/>
          <w:sz w:val="22"/>
          <w:szCs w:val="22"/>
          <w:lang w:val="en-GB" w:eastAsia="en-GB"/>
        </w:rPr>
      </w:pPr>
    </w:p>
    <w:p w14:paraId="3F639F1D" w14:textId="77777777" w:rsidR="00267633" w:rsidRPr="00267633" w:rsidRDefault="00267633" w:rsidP="00267633">
      <w:pPr>
        <w:spacing w:before="0" w:after="200" w:line="276" w:lineRule="auto"/>
        <w:jc w:val="both"/>
        <w:divId w:val="2116439976"/>
        <w:rPr>
          <w:rFonts w:ascii="Times New Roman" w:eastAsia="Calibri" w:hAnsi="Times New Roman" w:cs="Times New Roman"/>
          <w:sz w:val="22"/>
          <w:szCs w:val="22"/>
          <w:lang w:val="en-GB" w:eastAsia="en-GB"/>
        </w:rPr>
      </w:pPr>
    </w:p>
    <w:p w14:paraId="6BDC0315" w14:textId="77777777" w:rsidR="00267633" w:rsidRPr="00267633" w:rsidRDefault="00267633" w:rsidP="00267633">
      <w:pPr>
        <w:spacing w:before="0" w:after="200" w:line="276" w:lineRule="auto"/>
        <w:jc w:val="center"/>
        <w:divId w:val="2116439976"/>
        <w:rPr>
          <w:rFonts w:ascii="Times New Roman" w:eastAsia="Calibri" w:hAnsi="Times New Roman" w:cs="Times New Roman"/>
          <w:sz w:val="22"/>
          <w:szCs w:val="22"/>
          <w:lang w:val="en-GB" w:eastAsia="en-GB"/>
        </w:rPr>
      </w:pPr>
      <w:r w:rsidRPr="00267633">
        <w:rPr>
          <w:rFonts w:ascii="Times New Roman" w:eastAsia="Calibri" w:hAnsi="Times New Roman" w:cs="Times New Roman"/>
          <w:sz w:val="22"/>
          <w:szCs w:val="22"/>
          <w:lang w:val="en-GB" w:eastAsia="en-GB"/>
        </w:rPr>
        <w:t xml:space="preserve">Dated </w:t>
      </w:r>
      <w:r w:rsidRPr="00267633">
        <w:rPr>
          <w:rFonts w:ascii="Times New Roman" w:eastAsia="Calibri" w:hAnsi="Times New Roman" w:cs="Times New Roman"/>
          <w:snapToGrid w:val="0"/>
          <w:sz w:val="22"/>
          <w:szCs w:val="22"/>
          <w:lang w:val="en-GB" w:eastAsia="en-GB"/>
        </w:rPr>
        <w:t>this      day of          20</w:t>
      </w:r>
    </w:p>
    <w:p w14:paraId="726F3DE1" w14:textId="77777777" w:rsidR="00267633" w:rsidRPr="00267633" w:rsidRDefault="00267633" w:rsidP="00267633">
      <w:pPr>
        <w:spacing w:before="0" w:after="200" w:line="276" w:lineRule="auto"/>
        <w:jc w:val="both"/>
        <w:divId w:val="2116439976"/>
        <w:rPr>
          <w:rFonts w:ascii="Times New Roman" w:eastAsia="Calibri" w:hAnsi="Times New Roman" w:cs="Times New Roman"/>
          <w:sz w:val="22"/>
          <w:szCs w:val="22"/>
          <w:lang w:val="en-GB" w:eastAsia="en-GB"/>
        </w:rPr>
      </w:pPr>
    </w:p>
    <w:p w14:paraId="30A5C751" w14:textId="77777777" w:rsidR="00267633" w:rsidRPr="00267633" w:rsidRDefault="00267633" w:rsidP="00267633">
      <w:pPr>
        <w:spacing w:before="0" w:after="200" w:line="276" w:lineRule="auto"/>
        <w:jc w:val="both"/>
        <w:divId w:val="2116439976"/>
        <w:rPr>
          <w:rFonts w:ascii="Times New Roman" w:eastAsia="Calibri" w:hAnsi="Times New Roman" w:cs="Times New Roman"/>
          <w:sz w:val="22"/>
          <w:szCs w:val="22"/>
          <w:lang w:val="en-GB" w:eastAsia="en-GB"/>
        </w:rPr>
      </w:pPr>
    </w:p>
    <w:p w14:paraId="62DC3B86" w14:textId="77777777" w:rsidR="00267633" w:rsidRPr="00267633" w:rsidRDefault="00267633" w:rsidP="00267633">
      <w:pPr>
        <w:spacing w:before="0" w:after="200" w:line="276" w:lineRule="auto"/>
        <w:jc w:val="both"/>
        <w:divId w:val="2116439976"/>
        <w:rPr>
          <w:rFonts w:ascii="Times New Roman" w:eastAsia="Calibri" w:hAnsi="Times New Roman" w:cs="Times New Roman"/>
          <w:sz w:val="22"/>
          <w:szCs w:val="22"/>
          <w:lang w:val="en-GB" w:eastAsia="en-GB"/>
        </w:rPr>
      </w:pPr>
    </w:p>
    <w:p w14:paraId="35E4805C" w14:textId="77777777" w:rsidR="00267633" w:rsidRPr="00267633" w:rsidRDefault="00267633" w:rsidP="00267633">
      <w:pPr>
        <w:spacing w:before="0" w:after="200" w:line="276" w:lineRule="auto"/>
        <w:jc w:val="both"/>
        <w:divId w:val="2116439976"/>
        <w:rPr>
          <w:rFonts w:ascii="Times New Roman" w:eastAsia="Calibri" w:hAnsi="Times New Roman" w:cs="Times New Roman"/>
          <w:sz w:val="22"/>
          <w:szCs w:val="22"/>
          <w:lang w:val="en-GB" w:eastAsia="en-GB"/>
        </w:rPr>
      </w:pPr>
      <w:r w:rsidRPr="00267633">
        <w:rPr>
          <w:rFonts w:ascii="Times New Roman" w:eastAsia="Calibri" w:hAnsi="Times New Roman" w:cs="Times New Roman"/>
          <w:sz w:val="22"/>
          <w:szCs w:val="22"/>
          <w:lang w:val="en-GB" w:eastAsia="en-GB"/>
        </w:rPr>
        <w:t xml:space="preserve">Signature and name of person effecting notification </w:t>
      </w:r>
    </w:p>
    <w:p w14:paraId="1A1D2CDB" w14:textId="77777777" w:rsidR="00267633" w:rsidRPr="00267633" w:rsidRDefault="00267633" w:rsidP="00267633">
      <w:pPr>
        <w:spacing w:before="0" w:after="200" w:line="276" w:lineRule="auto"/>
        <w:divId w:val="2116439976"/>
        <w:rPr>
          <w:rFonts w:ascii="Calibri" w:eastAsia="Calibri" w:hAnsi="Calibri" w:cs="Times New Roman"/>
          <w:sz w:val="22"/>
          <w:szCs w:val="22"/>
          <w:lang w:val="en-GB" w:eastAsia="en-GB"/>
        </w:rPr>
      </w:pPr>
    </w:p>
    <w:p w14:paraId="6C4E8275" w14:textId="77777777" w:rsidR="00267633" w:rsidRPr="00267633" w:rsidRDefault="00267633" w:rsidP="00267633">
      <w:pPr>
        <w:spacing w:before="0" w:after="200" w:line="276" w:lineRule="auto"/>
        <w:divId w:val="2116439976"/>
        <w:rPr>
          <w:rFonts w:ascii="Calibri" w:eastAsia="Calibri" w:hAnsi="Calibri" w:cs="Times New Roman"/>
          <w:sz w:val="22"/>
          <w:szCs w:val="22"/>
          <w:lang w:val="en-GB" w:eastAsia="en-GB"/>
        </w:rPr>
      </w:pPr>
    </w:p>
    <w:p w14:paraId="1AEFA57D" w14:textId="77777777" w:rsidR="00267633" w:rsidRPr="00267633" w:rsidRDefault="00267633" w:rsidP="00267633">
      <w:pPr>
        <w:spacing w:before="0" w:after="200" w:line="276" w:lineRule="auto"/>
        <w:divId w:val="2116439976"/>
        <w:rPr>
          <w:rFonts w:ascii="Calibri" w:eastAsia="Calibri" w:hAnsi="Calibri" w:cs="Times New Roman"/>
          <w:sz w:val="22"/>
          <w:szCs w:val="22"/>
          <w:lang w:val="en-GB" w:eastAsia="en-GB"/>
        </w:rPr>
      </w:pPr>
    </w:p>
    <w:p w14:paraId="76AC5DEF" w14:textId="77777777" w:rsidR="00267633" w:rsidRPr="00267633" w:rsidRDefault="00267633" w:rsidP="00267633">
      <w:pPr>
        <w:spacing w:before="0" w:after="200" w:line="276" w:lineRule="auto"/>
        <w:divId w:val="2116439976"/>
        <w:rPr>
          <w:rFonts w:ascii="Calibri" w:eastAsia="Calibri" w:hAnsi="Calibri" w:cs="Times New Roman"/>
          <w:sz w:val="22"/>
          <w:szCs w:val="22"/>
          <w:lang w:val="en-GB" w:eastAsia="en-GB"/>
        </w:rPr>
      </w:pPr>
    </w:p>
    <w:p w14:paraId="4D9C9C80" w14:textId="77777777" w:rsidR="00267633" w:rsidRPr="00267633" w:rsidRDefault="00267633" w:rsidP="00267633">
      <w:pPr>
        <w:spacing w:before="0" w:after="200" w:line="276" w:lineRule="auto"/>
        <w:divId w:val="2116439976"/>
        <w:rPr>
          <w:rFonts w:ascii="Calibri" w:eastAsia="Calibri" w:hAnsi="Calibri" w:cs="Times New Roman"/>
          <w:sz w:val="22"/>
          <w:szCs w:val="22"/>
          <w:lang w:val="en-GB" w:eastAsia="en-GB"/>
        </w:rPr>
      </w:pPr>
    </w:p>
    <w:p w14:paraId="0C2CABF3" w14:textId="77777777" w:rsidR="00267633" w:rsidRPr="00267633" w:rsidRDefault="00267633" w:rsidP="00267633">
      <w:pPr>
        <w:spacing w:before="0" w:after="200" w:line="276" w:lineRule="auto"/>
        <w:divId w:val="2116439976"/>
        <w:rPr>
          <w:rFonts w:ascii="Calibri" w:eastAsia="Calibri" w:hAnsi="Calibri" w:cs="Times New Roman"/>
          <w:sz w:val="22"/>
          <w:szCs w:val="22"/>
          <w:lang w:val="en-GB" w:eastAsia="en-GB"/>
        </w:rPr>
      </w:pPr>
    </w:p>
    <w:p w14:paraId="28CD4DC3" w14:textId="77777777" w:rsidR="00267633" w:rsidRPr="00267633" w:rsidRDefault="00267633" w:rsidP="00267633">
      <w:pPr>
        <w:spacing w:before="0" w:after="200" w:line="276" w:lineRule="auto"/>
        <w:divId w:val="2116439976"/>
        <w:rPr>
          <w:rFonts w:ascii="Calibri" w:eastAsia="Calibri" w:hAnsi="Calibri" w:cs="Times New Roman"/>
          <w:sz w:val="22"/>
          <w:szCs w:val="22"/>
          <w:lang w:val="en-GB" w:eastAsia="en-GB"/>
        </w:rPr>
      </w:pPr>
    </w:p>
    <w:p w14:paraId="672D0C6D" w14:textId="77777777" w:rsidR="00267633" w:rsidRPr="00267633" w:rsidRDefault="00267633" w:rsidP="00267633">
      <w:pPr>
        <w:spacing w:before="0" w:after="200" w:line="276" w:lineRule="auto"/>
        <w:divId w:val="2116439976"/>
        <w:rPr>
          <w:rFonts w:ascii="Calibri" w:eastAsia="Calibri" w:hAnsi="Calibri" w:cs="Times New Roman"/>
          <w:sz w:val="22"/>
          <w:szCs w:val="22"/>
          <w:lang w:val="en-GB" w:eastAsia="en-GB"/>
        </w:rPr>
      </w:pPr>
    </w:p>
    <w:p w14:paraId="4642A297" w14:textId="77777777" w:rsidR="00267633" w:rsidRPr="00267633" w:rsidRDefault="00267633" w:rsidP="00267633">
      <w:pPr>
        <w:spacing w:before="0" w:after="200" w:line="276" w:lineRule="auto"/>
        <w:divId w:val="2116439976"/>
        <w:rPr>
          <w:rFonts w:ascii="Calibri" w:eastAsia="Calibri" w:hAnsi="Calibri" w:cs="Times New Roman"/>
          <w:sz w:val="22"/>
          <w:szCs w:val="22"/>
          <w:lang w:val="en-GB" w:eastAsia="en-GB"/>
        </w:rPr>
      </w:pPr>
    </w:p>
    <w:p w14:paraId="05645167" w14:textId="77777777" w:rsidR="00267633" w:rsidRPr="00267633" w:rsidRDefault="00267633" w:rsidP="00267633">
      <w:pPr>
        <w:spacing w:before="0" w:after="200" w:line="276" w:lineRule="auto"/>
        <w:divId w:val="2116439976"/>
        <w:rPr>
          <w:rFonts w:ascii="Calibri" w:eastAsia="Calibri" w:hAnsi="Calibri" w:cs="Times New Roman"/>
          <w:sz w:val="22"/>
          <w:szCs w:val="22"/>
          <w:lang w:val="en-GB" w:eastAsia="en-GB"/>
        </w:rPr>
      </w:pPr>
    </w:p>
    <w:p w14:paraId="74938806" w14:textId="77777777" w:rsidR="00267633" w:rsidRPr="00267633" w:rsidRDefault="00267633" w:rsidP="00267633">
      <w:pPr>
        <w:spacing w:before="0" w:after="200" w:line="276" w:lineRule="auto"/>
        <w:divId w:val="2116439976"/>
        <w:rPr>
          <w:rFonts w:ascii="Calibri" w:eastAsia="Calibri" w:hAnsi="Calibri" w:cs="Times New Roman"/>
          <w:sz w:val="22"/>
          <w:szCs w:val="22"/>
          <w:lang w:val="en-GB" w:eastAsia="en-GB"/>
        </w:rPr>
      </w:pPr>
    </w:p>
    <w:p w14:paraId="5AD64371" w14:textId="77777777" w:rsidR="00267633" w:rsidRPr="00267633" w:rsidRDefault="00267633" w:rsidP="00267633">
      <w:pPr>
        <w:spacing w:before="0" w:after="0" w:line="240" w:lineRule="auto"/>
        <w:jc w:val="center"/>
        <w:divId w:val="2116439976"/>
        <w:rPr>
          <w:rFonts w:ascii="Times New Roman" w:eastAsia="Calibri" w:hAnsi="Times New Roman" w:cs="Times New Roman"/>
          <w:b/>
          <w:bCs/>
          <w:iCs/>
          <w:spacing w:val="-3"/>
          <w:sz w:val="22"/>
          <w:szCs w:val="22"/>
          <w:lang w:val="en-GB" w:eastAsia="zh-CN"/>
        </w:rPr>
      </w:pPr>
    </w:p>
    <w:p w14:paraId="68E62A3A" w14:textId="77777777" w:rsidR="00267633" w:rsidRPr="00267633" w:rsidRDefault="00267633" w:rsidP="00267633">
      <w:pPr>
        <w:spacing w:before="0" w:after="0" w:line="240" w:lineRule="auto"/>
        <w:divId w:val="2116439976"/>
        <w:rPr>
          <w:rFonts w:ascii="Times New Roman" w:eastAsia="Calibri" w:hAnsi="Times New Roman" w:cs="Times New Roman"/>
          <w:sz w:val="20"/>
          <w:szCs w:val="20"/>
          <w:lang w:val="en-US" w:eastAsia="zh-CN"/>
        </w:rPr>
      </w:pPr>
    </w:p>
    <w:p w14:paraId="60EEEDA7" w14:textId="77777777" w:rsidR="00267633" w:rsidRPr="00267633" w:rsidRDefault="00267633" w:rsidP="00267633">
      <w:pPr>
        <w:spacing w:before="0" w:after="0" w:line="240" w:lineRule="auto"/>
        <w:jc w:val="center"/>
        <w:divId w:val="2116439976"/>
        <w:rPr>
          <w:rFonts w:ascii="Times New Roman" w:eastAsia="Calibri" w:hAnsi="Times New Roman" w:cs="Times New Roman"/>
          <w:lang w:val="en-US" w:eastAsia="zh-CN"/>
        </w:rPr>
      </w:pPr>
      <w:r w:rsidRPr="00267633">
        <w:rPr>
          <w:rFonts w:ascii="Times New Roman" w:eastAsia="Calibri" w:hAnsi="Times New Roman" w:cs="Times New Roman"/>
          <w:lang w:val="en-US" w:eastAsia="zh-CN"/>
        </w:rPr>
        <w:lastRenderedPageBreak/>
        <w:t>FORM 224</w:t>
      </w:r>
    </w:p>
    <w:p w14:paraId="491FFFCD" w14:textId="77777777" w:rsidR="00267633" w:rsidRPr="00267633" w:rsidRDefault="00267633" w:rsidP="00267633">
      <w:pPr>
        <w:autoSpaceDE w:val="0"/>
        <w:autoSpaceDN w:val="0"/>
        <w:adjustRightInd w:val="0"/>
        <w:spacing w:before="0" w:after="0"/>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Para 54</w:t>
      </w:r>
    </w:p>
    <w:p w14:paraId="6BA53708" w14:textId="77777777" w:rsidR="00267633" w:rsidRPr="00267633" w:rsidRDefault="00267633" w:rsidP="00267633">
      <w:pPr>
        <w:autoSpaceDE w:val="0"/>
        <w:autoSpaceDN w:val="0"/>
        <w:adjustRightInd w:val="0"/>
        <w:spacing w:before="0" w:after="0"/>
        <w:jc w:val="center"/>
        <w:divId w:val="2116439976"/>
        <w:rPr>
          <w:rFonts w:ascii="Times New Roman" w:eastAsia="Calibri" w:hAnsi="Times New Roman" w:cs="Times New Roman"/>
          <w:b/>
          <w:lang w:val="en-GB" w:eastAsia="en-GB"/>
        </w:rPr>
      </w:pPr>
      <w:r w:rsidRPr="00267633">
        <w:rPr>
          <w:rFonts w:ascii="Times New Roman" w:eastAsia="Calibri" w:hAnsi="Times New Roman" w:cs="Times New Roman"/>
          <w:b/>
          <w:lang w:val="en-GB" w:eastAsia="en-GB"/>
        </w:rPr>
        <w:t>IN THE FAMILY JUSTICE COURTS OF THE REPUBLIC OF SINGAPORE</w:t>
      </w:r>
    </w:p>
    <w:p w14:paraId="3C3D2CC3" w14:textId="77777777" w:rsidR="00267633" w:rsidRPr="00267633" w:rsidRDefault="00267633" w:rsidP="00267633">
      <w:pPr>
        <w:autoSpaceDE w:val="0"/>
        <w:autoSpaceDN w:val="0"/>
        <w:adjustRightInd w:val="0"/>
        <w:spacing w:before="0" w:after="0"/>
        <w:divId w:val="2116439976"/>
        <w:rPr>
          <w:rFonts w:ascii="Times New Roman" w:eastAsia="Calibri" w:hAnsi="Times New Roman" w:cs="Times New Roman"/>
          <w:lang w:val="en-GB" w:eastAsia="en-GB"/>
        </w:rPr>
      </w:pPr>
    </w:p>
    <w:p w14:paraId="11EAFC40" w14:textId="77777777" w:rsidR="00267633" w:rsidRPr="00267633" w:rsidRDefault="00267633" w:rsidP="00267633">
      <w:pPr>
        <w:autoSpaceDE w:val="0"/>
        <w:autoSpaceDN w:val="0"/>
        <w:adjustRightInd w:val="0"/>
        <w:spacing w:before="0" w:after="0"/>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 xml:space="preserve">OSM No. </w:t>
      </w:r>
      <w:r w:rsidRPr="00267633">
        <w:rPr>
          <w:rFonts w:ascii="Times New Roman" w:eastAsia="Calibri" w:hAnsi="Times New Roman" w:cs="Times New Roman"/>
          <w:lang w:val="en-GB" w:eastAsia="en-GB"/>
        </w:rPr>
        <w:tab/>
        <w:t>)</w:t>
      </w:r>
    </w:p>
    <w:p w14:paraId="7EDBDAB2" w14:textId="77777777" w:rsidR="00267633" w:rsidRPr="00267633" w:rsidRDefault="00267633" w:rsidP="00267633">
      <w:pPr>
        <w:autoSpaceDE w:val="0"/>
        <w:autoSpaceDN w:val="0"/>
        <w:adjustRightInd w:val="0"/>
        <w:spacing w:before="0" w:after="0"/>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 xml:space="preserve">of 20 </w:t>
      </w:r>
      <w:r w:rsidRPr="00267633">
        <w:rPr>
          <w:rFonts w:ascii="Times New Roman" w:eastAsia="Calibri" w:hAnsi="Times New Roman" w:cs="Times New Roman"/>
          <w:lang w:val="en-GB" w:eastAsia="en-GB"/>
        </w:rPr>
        <w:tab/>
      </w:r>
      <w:r w:rsidRPr="00267633">
        <w:rPr>
          <w:rFonts w:ascii="Times New Roman" w:eastAsia="Calibri" w:hAnsi="Times New Roman" w:cs="Times New Roman"/>
          <w:lang w:val="en-GB" w:eastAsia="en-GB"/>
        </w:rPr>
        <w:tab/>
        <w:t>)</w:t>
      </w:r>
    </w:p>
    <w:p w14:paraId="5361C863" w14:textId="77777777" w:rsidR="00267633" w:rsidRPr="00267633" w:rsidRDefault="00267633" w:rsidP="00267633">
      <w:pPr>
        <w:autoSpaceDE w:val="0"/>
        <w:autoSpaceDN w:val="0"/>
        <w:adjustRightInd w:val="0"/>
        <w:spacing w:before="0" w:after="0"/>
        <w:divId w:val="2116439976"/>
        <w:rPr>
          <w:rFonts w:ascii="Times New Roman" w:eastAsia="Calibri" w:hAnsi="Times New Roman" w:cs="Times New Roman"/>
          <w:lang w:val="en-GB" w:eastAsia="en-GB"/>
        </w:rPr>
      </w:pPr>
    </w:p>
    <w:p w14:paraId="69516331" w14:textId="77777777" w:rsidR="00267633" w:rsidRPr="00267633" w:rsidRDefault="00267633" w:rsidP="00267633">
      <w:pPr>
        <w:autoSpaceDE w:val="0"/>
        <w:autoSpaceDN w:val="0"/>
        <w:adjustRightInd w:val="0"/>
        <w:spacing w:before="0" w:after="0"/>
        <w:divId w:val="2116439976"/>
        <w:rPr>
          <w:rFonts w:ascii="Times New Roman" w:eastAsia="Calibri" w:hAnsi="Times New Roman" w:cs="Times New Roman"/>
          <w:lang w:val="en-GB" w:eastAsia="en-GB"/>
        </w:rPr>
      </w:pPr>
    </w:p>
    <w:p w14:paraId="725737D9" w14:textId="77777777" w:rsidR="00267633" w:rsidRPr="00267633" w:rsidRDefault="00267633" w:rsidP="00267633">
      <w:pPr>
        <w:autoSpaceDE w:val="0"/>
        <w:autoSpaceDN w:val="0"/>
        <w:adjustRightInd w:val="0"/>
        <w:spacing w:before="0" w:after="0"/>
        <w:ind w:left="4320"/>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In the Matter of Section 20 of the Mental Capacity Act (Cap 177A)</w:t>
      </w:r>
    </w:p>
    <w:p w14:paraId="17067300" w14:textId="77777777" w:rsidR="00267633" w:rsidRPr="00267633" w:rsidRDefault="00267633" w:rsidP="00267633">
      <w:pPr>
        <w:autoSpaceDE w:val="0"/>
        <w:autoSpaceDN w:val="0"/>
        <w:adjustRightInd w:val="0"/>
        <w:spacing w:before="0" w:after="0"/>
        <w:ind w:left="4320"/>
        <w:divId w:val="2116439976"/>
        <w:rPr>
          <w:rFonts w:ascii="Times New Roman" w:eastAsia="Calibri" w:hAnsi="Times New Roman" w:cs="Times New Roman"/>
          <w:lang w:val="en-GB" w:eastAsia="en-GB"/>
        </w:rPr>
      </w:pPr>
    </w:p>
    <w:p w14:paraId="6D768184" w14:textId="77777777" w:rsidR="00267633" w:rsidRPr="00267633" w:rsidRDefault="00267633" w:rsidP="00267633">
      <w:pPr>
        <w:autoSpaceDE w:val="0"/>
        <w:autoSpaceDN w:val="0"/>
        <w:adjustRightInd w:val="0"/>
        <w:spacing w:before="0" w:after="0"/>
        <w:ind w:left="4320"/>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And</w:t>
      </w:r>
    </w:p>
    <w:p w14:paraId="76539FD5" w14:textId="77777777" w:rsidR="00267633" w:rsidRPr="00267633" w:rsidRDefault="00267633" w:rsidP="00267633">
      <w:pPr>
        <w:autoSpaceDE w:val="0"/>
        <w:autoSpaceDN w:val="0"/>
        <w:adjustRightInd w:val="0"/>
        <w:spacing w:before="0" w:after="0"/>
        <w:ind w:left="4320"/>
        <w:divId w:val="2116439976"/>
        <w:rPr>
          <w:rFonts w:ascii="Times New Roman" w:eastAsia="Calibri" w:hAnsi="Times New Roman" w:cs="Times New Roman"/>
          <w:lang w:val="en-GB" w:eastAsia="en-GB"/>
        </w:rPr>
      </w:pPr>
    </w:p>
    <w:p w14:paraId="0127AA64" w14:textId="77777777" w:rsidR="00267633" w:rsidRPr="00267633" w:rsidRDefault="00267633" w:rsidP="00267633">
      <w:pPr>
        <w:autoSpaceDE w:val="0"/>
        <w:autoSpaceDN w:val="0"/>
        <w:adjustRightInd w:val="0"/>
        <w:spacing w:before="0" w:after="0"/>
        <w:ind w:left="4320"/>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In the Matter of __________________________ [</w:t>
      </w:r>
      <w:r w:rsidRPr="00267633">
        <w:rPr>
          <w:rFonts w:ascii="Times New Roman" w:eastAsia="Calibri" w:hAnsi="Times New Roman" w:cs="Times New Roman"/>
          <w:i/>
          <w:iCs/>
          <w:lang w:val="en-GB" w:eastAsia="en-GB"/>
        </w:rPr>
        <w:t>name of person alleged to lack capacity</w:t>
      </w:r>
      <w:r w:rsidRPr="00267633">
        <w:rPr>
          <w:rFonts w:ascii="Times New Roman" w:eastAsia="Calibri" w:hAnsi="Times New Roman" w:cs="Times New Roman"/>
          <w:lang w:val="en-GB" w:eastAsia="en-GB"/>
        </w:rPr>
        <w:t xml:space="preserve">] </w:t>
      </w:r>
    </w:p>
    <w:p w14:paraId="69C0631E" w14:textId="77777777" w:rsidR="00267633" w:rsidRPr="00267633" w:rsidRDefault="00267633" w:rsidP="00267633">
      <w:pPr>
        <w:autoSpaceDE w:val="0"/>
        <w:autoSpaceDN w:val="0"/>
        <w:adjustRightInd w:val="0"/>
        <w:spacing w:before="0" w:after="0"/>
        <w:ind w:left="4320"/>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(NRIC/FIN/Passport No.: __________), a person alleged to lack capacity (“P”)</w:t>
      </w:r>
    </w:p>
    <w:p w14:paraId="14A756DC" w14:textId="77777777" w:rsidR="00267633" w:rsidRPr="00267633" w:rsidRDefault="00267633" w:rsidP="00267633">
      <w:pPr>
        <w:autoSpaceDE w:val="0"/>
        <w:autoSpaceDN w:val="0"/>
        <w:adjustRightInd w:val="0"/>
        <w:spacing w:before="0" w:after="0"/>
        <w:ind w:left="4320"/>
        <w:divId w:val="2116439976"/>
        <w:rPr>
          <w:rFonts w:ascii="Times New Roman" w:eastAsia="Calibri" w:hAnsi="Times New Roman" w:cs="Times New Roman"/>
          <w:lang w:val="en-GB" w:eastAsia="en-GB"/>
        </w:rPr>
      </w:pPr>
    </w:p>
    <w:p w14:paraId="72BBF682" w14:textId="77777777" w:rsidR="00267633" w:rsidRPr="00267633" w:rsidRDefault="00267633" w:rsidP="00267633">
      <w:pPr>
        <w:autoSpaceDE w:val="0"/>
        <w:autoSpaceDN w:val="0"/>
        <w:adjustRightInd w:val="0"/>
        <w:spacing w:before="0" w:after="0"/>
        <w:ind w:left="4320"/>
        <w:divId w:val="2116439976"/>
        <w:rPr>
          <w:rFonts w:ascii="Times New Roman" w:eastAsia="Calibri" w:hAnsi="Times New Roman" w:cs="Times New Roman"/>
          <w:lang w:val="en-GB" w:eastAsia="en-GB"/>
        </w:rPr>
      </w:pPr>
    </w:p>
    <w:p w14:paraId="2FECC919" w14:textId="77777777" w:rsidR="00267633" w:rsidRPr="00267633" w:rsidRDefault="00267633" w:rsidP="00267633">
      <w:pPr>
        <w:autoSpaceDE w:val="0"/>
        <w:autoSpaceDN w:val="0"/>
        <w:adjustRightInd w:val="0"/>
        <w:spacing w:before="0" w:after="0"/>
        <w:ind w:left="4320"/>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_______________________________________ [</w:t>
      </w:r>
      <w:r w:rsidRPr="00267633">
        <w:rPr>
          <w:rFonts w:ascii="Times New Roman" w:eastAsia="Calibri" w:hAnsi="Times New Roman" w:cs="Times New Roman"/>
          <w:i/>
          <w:iCs/>
          <w:lang w:val="en-GB" w:eastAsia="en-GB"/>
        </w:rPr>
        <w:t>name of applicant</w:t>
      </w:r>
      <w:r w:rsidRPr="00267633">
        <w:rPr>
          <w:rFonts w:ascii="Times New Roman" w:eastAsia="Calibri" w:hAnsi="Times New Roman" w:cs="Times New Roman"/>
          <w:lang w:val="en-GB" w:eastAsia="en-GB"/>
        </w:rPr>
        <w:t>]</w:t>
      </w:r>
    </w:p>
    <w:p w14:paraId="29EB7EE7" w14:textId="77777777" w:rsidR="00267633" w:rsidRPr="00267633" w:rsidRDefault="00267633" w:rsidP="00267633">
      <w:pPr>
        <w:autoSpaceDE w:val="0"/>
        <w:autoSpaceDN w:val="0"/>
        <w:adjustRightInd w:val="0"/>
        <w:spacing w:before="0" w:after="0"/>
        <w:ind w:left="4320"/>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(NRIC/FIN/Passport No.: __________)</w:t>
      </w:r>
    </w:p>
    <w:p w14:paraId="4A702DF2" w14:textId="77777777" w:rsidR="00267633" w:rsidRPr="00267633" w:rsidRDefault="00267633" w:rsidP="00267633">
      <w:pPr>
        <w:autoSpaceDE w:val="0"/>
        <w:autoSpaceDN w:val="0"/>
        <w:adjustRightInd w:val="0"/>
        <w:spacing w:before="0" w:after="0"/>
        <w:divId w:val="2116439976"/>
        <w:rPr>
          <w:rFonts w:ascii="Times New Roman" w:eastAsia="Calibri" w:hAnsi="Times New Roman" w:cs="Times New Roman"/>
          <w:i/>
          <w:lang w:val="en-GB" w:eastAsia="en-GB"/>
        </w:rPr>
      </w:pPr>
      <w:r w:rsidRPr="00267633">
        <w:rPr>
          <w:rFonts w:ascii="Times New Roman" w:eastAsia="Calibri" w:hAnsi="Times New Roman" w:cs="Times New Roman"/>
          <w:lang w:val="en-GB" w:eastAsia="en-GB"/>
        </w:rPr>
        <w:tab/>
      </w:r>
      <w:r w:rsidRPr="00267633">
        <w:rPr>
          <w:rFonts w:ascii="Times New Roman" w:eastAsia="Calibri" w:hAnsi="Times New Roman" w:cs="Times New Roman"/>
          <w:lang w:val="en-GB" w:eastAsia="en-GB"/>
        </w:rPr>
        <w:tab/>
      </w:r>
      <w:r w:rsidRPr="00267633">
        <w:rPr>
          <w:rFonts w:ascii="Times New Roman" w:eastAsia="Calibri" w:hAnsi="Times New Roman" w:cs="Times New Roman"/>
          <w:lang w:val="en-GB" w:eastAsia="en-GB"/>
        </w:rPr>
        <w:tab/>
      </w:r>
      <w:r w:rsidRPr="00267633">
        <w:rPr>
          <w:rFonts w:ascii="Times New Roman" w:eastAsia="Calibri" w:hAnsi="Times New Roman" w:cs="Times New Roman"/>
          <w:lang w:val="en-GB" w:eastAsia="en-GB"/>
        </w:rPr>
        <w:tab/>
      </w:r>
      <w:r w:rsidRPr="00267633">
        <w:rPr>
          <w:rFonts w:ascii="Times New Roman" w:eastAsia="Calibri" w:hAnsi="Times New Roman" w:cs="Times New Roman"/>
          <w:lang w:val="en-GB" w:eastAsia="en-GB"/>
        </w:rPr>
        <w:tab/>
      </w:r>
      <w:r w:rsidRPr="00267633">
        <w:rPr>
          <w:rFonts w:ascii="Times New Roman" w:eastAsia="Calibri" w:hAnsi="Times New Roman" w:cs="Times New Roman"/>
          <w:lang w:val="en-GB" w:eastAsia="en-GB"/>
        </w:rPr>
        <w:tab/>
      </w:r>
      <w:r w:rsidRPr="00267633">
        <w:rPr>
          <w:rFonts w:ascii="Times New Roman" w:eastAsia="Calibri" w:hAnsi="Times New Roman" w:cs="Times New Roman"/>
          <w:lang w:val="en-GB" w:eastAsia="en-GB"/>
        </w:rPr>
        <w:tab/>
      </w:r>
      <w:r w:rsidRPr="00267633">
        <w:rPr>
          <w:rFonts w:ascii="Times New Roman" w:eastAsia="Calibri" w:hAnsi="Times New Roman" w:cs="Times New Roman"/>
          <w:lang w:val="en-GB" w:eastAsia="en-GB"/>
        </w:rPr>
        <w:tab/>
      </w:r>
      <w:r w:rsidRPr="00267633">
        <w:rPr>
          <w:rFonts w:ascii="Times New Roman" w:eastAsia="Calibri" w:hAnsi="Times New Roman" w:cs="Times New Roman"/>
          <w:lang w:val="en-GB" w:eastAsia="en-GB"/>
        </w:rPr>
        <w:tab/>
      </w:r>
      <w:r w:rsidRPr="00267633">
        <w:rPr>
          <w:rFonts w:ascii="Times New Roman" w:eastAsia="Calibri" w:hAnsi="Times New Roman" w:cs="Times New Roman"/>
          <w:lang w:val="en-GB" w:eastAsia="en-GB"/>
        </w:rPr>
        <w:tab/>
      </w:r>
      <w:r w:rsidRPr="00267633">
        <w:rPr>
          <w:rFonts w:ascii="Times New Roman" w:eastAsia="Calibri" w:hAnsi="Times New Roman" w:cs="Times New Roman"/>
          <w:lang w:val="en-GB" w:eastAsia="en-GB"/>
        </w:rPr>
        <w:tab/>
      </w:r>
      <w:r w:rsidRPr="00267633">
        <w:rPr>
          <w:rFonts w:ascii="Times New Roman" w:eastAsia="Calibri" w:hAnsi="Times New Roman" w:cs="Times New Roman"/>
          <w:i/>
          <w:lang w:val="en-GB" w:eastAsia="en-GB"/>
        </w:rPr>
        <w:t>Applicant</w:t>
      </w:r>
    </w:p>
    <w:p w14:paraId="4C9F8870" w14:textId="77777777" w:rsidR="00267633" w:rsidRPr="00267633" w:rsidRDefault="00267633" w:rsidP="00267633">
      <w:pPr>
        <w:autoSpaceDE w:val="0"/>
        <w:autoSpaceDN w:val="0"/>
        <w:adjustRightInd w:val="0"/>
        <w:spacing w:before="0" w:after="0"/>
        <w:divId w:val="2116439976"/>
        <w:rPr>
          <w:rFonts w:ascii="Times New Roman" w:eastAsia="Calibri" w:hAnsi="Times New Roman" w:cs="Times New Roman"/>
          <w:lang w:val="en-GB" w:eastAsia="en-GB"/>
        </w:rPr>
      </w:pPr>
    </w:p>
    <w:p w14:paraId="1F41FD44" w14:textId="77777777" w:rsidR="00267633" w:rsidRPr="00267633" w:rsidRDefault="00267633" w:rsidP="00267633">
      <w:pPr>
        <w:autoSpaceDE w:val="0"/>
        <w:autoSpaceDN w:val="0"/>
        <w:adjustRightInd w:val="0"/>
        <w:spacing w:before="0" w:after="0"/>
        <w:divId w:val="2116439976"/>
        <w:rPr>
          <w:rFonts w:ascii="Times New Roman" w:eastAsia="Calibri" w:hAnsi="Times New Roman" w:cs="Times New Roman"/>
          <w:lang w:val="en-GB" w:eastAsia="en-GB"/>
        </w:rPr>
      </w:pPr>
    </w:p>
    <w:p w14:paraId="419DE59B" w14:textId="77777777" w:rsidR="00267633" w:rsidRPr="00267633" w:rsidRDefault="00267633" w:rsidP="00267633">
      <w:pPr>
        <w:autoSpaceDE w:val="0"/>
        <w:autoSpaceDN w:val="0"/>
        <w:adjustRightInd w:val="0"/>
        <w:spacing w:before="0" w:after="0"/>
        <w:jc w:val="center"/>
        <w:divId w:val="2116439976"/>
        <w:rPr>
          <w:rFonts w:ascii="Times New Roman" w:eastAsia="Calibri" w:hAnsi="Times New Roman" w:cs="Times New Roman"/>
          <w:b/>
          <w:lang w:val="en-GB" w:eastAsia="en-GB"/>
        </w:rPr>
      </w:pPr>
      <w:r w:rsidRPr="00267633">
        <w:rPr>
          <w:rFonts w:ascii="Times New Roman" w:eastAsia="Calibri" w:hAnsi="Times New Roman" w:cs="Times New Roman"/>
          <w:b/>
          <w:lang w:val="en-GB" w:eastAsia="en-GB"/>
        </w:rPr>
        <w:t>AFFIDAVIT</w:t>
      </w:r>
    </w:p>
    <w:p w14:paraId="617E4539" w14:textId="77777777" w:rsidR="00267633" w:rsidRPr="00267633" w:rsidRDefault="00267633" w:rsidP="00267633">
      <w:pPr>
        <w:autoSpaceDE w:val="0"/>
        <w:autoSpaceDN w:val="0"/>
        <w:adjustRightInd w:val="0"/>
        <w:spacing w:before="0" w:after="0"/>
        <w:divId w:val="2116439976"/>
        <w:rPr>
          <w:rFonts w:ascii="Times New Roman" w:eastAsia="Calibri" w:hAnsi="Times New Roman" w:cs="Times New Roman"/>
          <w:lang w:val="en-GB" w:eastAsia="en-GB"/>
        </w:rPr>
      </w:pPr>
    </w:p>
    <w:p w14:paraId="44327459" w14:textId="77777777" w:rsidR="00267633" w:rsidRPr="00267633" w:rsidRDefault="00267633" w:rsidP="00267633">
      <w:pPr>
        <w:autoSpaceDE w:val="0"/>
        <w:autoSpaceDN w:val="0"/>
        <w:adjustRightInd w:val="0"/>
        <w:spacing w:before="0" w:after="0"/>
        <w:divId w:val="2116439976"/>
        <w:rPr>
          <w:rFonts w:ascii="Times New Roman" w:eastAsia="Calibri" w:hAnsi="Times New Roman" w:cs="Times New Roman"/>
          <w:lang w:val="en-GB" w:eastAsia="en-GB"/>
        </w:rPr>
      </w:pPr>
    </w:p>
    <w:p w14:paraId="5EA64F99" w14:textId="77777777" w:rsidR="00267633" w:rsidRPr="00267633" w:rsidRDefault="00267633" w:rsidP="00267633">
      <w:pPr>
        <w:autoSpaceDE w:val="0"/>
        <w:autoSpaceDN w:val="0"/>
        <w:adjustRightInd w:val="0"/>
        <w:spacing w:before="0" w:after="0"/>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I, ______________________________________________________ [</w:t>
      </w:r>
      <w:r w:rsidRPr="00267633">
        <w:rPr>
          <w:rFonts w:ascii="Times New Roman" w:eastAsia="Calibri" w:hAnsi="Times New Roman" w:cs="Times New Roman"/>
          <w:i/>
          <w:lang w:val="en-GB" w:eastAsia="en-GB"/>
        </w:rPr>
        <w:t>n</w:t>
      </w:r>
      <w:r w:rsidRPr="00267633">
        <w:rPr>
          <w:rFonts w:ascii="Times New Roman" w:eastAsia="Calibri" w:hAnsi="Times New Roman" w:cs="Times New Roman"/>
          <w:i/>
          <w:iCs/>
          <w:lang w:val="en-GB" w:eastAsia="en-GB"/>
        </w:rPr>
        <w:t>ame of Doctor</w:t>
      </w:r>
      <w:r w:rsidRPr="00267633">
        <w:rPr>
          <w:rFonts w:ascii="Times New Roman" w:eastAsia="Calibri" w:hAnsi="Times New Roman" w:cs="Times New Roman"/>
          <w:lang w:val="en-GB" w:eastAsia="en-GB"/>
        </w:rPr>
        <w:t>], of ________________________________________________________ [</w:t>
      </w:r>
      <w:r w:rsidRPr="00267633">
        <w:rPr>
          <w:rFonts w:ascii="Times New Roman" w:eastAsia="Calibri" w:hAnsi="Times New Roman" w:cs="Times New Roman"/>
          <w:i/>
          <w:lang w:val="en-GB" w:eastAsia="en-GB"/>
        </w:rPr>
        <w:t>a</w:t>
      </w:r>
      <w:r w:rsidRPr="00267633">
        <w:rPr>
          <w:rFonts w:ascii="Times New Roman" w:eastAsia="Calibri" w:hAnsi="Times New Roman" w:cs="Times New Roman"/>
          <w:i/>
          <w:iCs/>
          <w:lang w:val="en-GB" w:eastAsia="en-GB"/>
        </w:rPr>
        <w:t>ddress of Doctor</w:t>
      </w:r>
      <w:r w:rsidRPr="00267633">
        <w:rPr>
          <w:rFonts w:ascii="Times New Roman" w:eastAsia="Calibri" w:hAnsi="Times New Roman" w:cs="Times New Roman"/>
          <w:iCs/>
          <w:lang w:val="en-GB" w:eastAsia="en-GB"/>
        </w:rPr>
        <w:t>]</w:t>
      </w:r>
      <w:r w:rsidRPr="00267633">
        <w:rPr>
          <w:rFonts w:ascii="Times New Roman" w:eastAsia="Calibri" w:hAnsi="Times New Roman" w:cs="Times New Roman"/>
          <w:lang w:val="en-GB" w:eastAsia="en-GB"/>
        </w:rPr>
        <w:t>, do make oath / affirm* and say as follows:</w:t>
      </w:r>
    </w:p>
    <w:p w14:paraId="2D48958C" w14:textId="77777777" w:rsidR="00267633" w:rsidRPr="00267633" w:rsidRDefault="00267633" w:rsidP="00267633">
      <w:pPr>
        <w:autoSpaceDE w:val="0"/>
        <w:autoSpaceDN w:val="0"/>
        <w:adjustRightInd w:val="0"/>
        <w:spacing w:before="0" w:after="0"/>
        <w:jc w:val="both"/>
        <w:divId w:val="2116439976"/>
        <w:rPr>
          <w:rFonts w:ascii="Times New Roman" w:eastAsia="Calibri" w:hAnsi="Times New Roman" w:cs="Times New Roman"/>
          <w:lang w:val="en-GB" w:eastAsia="en-GB"/>
        </w:rPr>
      </w:pPr>
    </w:p>
    <w:p w14:paraId="549DE417" w14:textId="77777777" w:rsidR="00267633" w:rsidRPr="00267633" w:rsidRDefault="00267633" w:rsidP="00267633">
      <w:pPr>
        <w:autoSpaceDE w:val="0"/>
        <w:autoSpaceDN w:val="0"/>
        <w:adjustRightInd w:val="0"/>
        <w:spacing w:before="0" w:after="0"/>
        <w:ind w:left="720" w:hanging="720"/>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1.</w:t>
      </w:r>
      <w:r w:rsidRPr="00267633">
        <w:rPr>
          <w:rFonts w:ascii="Times New Roman" w:eastAsia="Calibri" w:hAnsi="Times New Roman" w:cs="Times New Roman"/>
          <w:lang w:val="en-GB" w:eastAsia="en-GB"/>
        </w:rPr>
        <w:tab/>
        <w:t>I am a registered medical practitioner in Singapore.</w:t>
      </w:r>
    </w:p>
    <w:p w14:paraId="48442417" w14:textId="77777777" w:rsidR="00267633" w:rsidRPr="00267633" w:rsidRDefault="00267633" w:rsidP="00267633">
      <w:pPr>
        <w:autoSpaceDE w:val="0"/>
        <w:autoSpaceDN w:val="0"/>
        <w:adjustRightInd w:val="0"/>
        <w:spacing w:before="0" w:after="0"/>
        <w:divId w:val="2116439976"/>
        <w:rPr>
          <w:rFonts w:ascii="Times New Roman" w:eastAsia="Calibri" w:hAnsi="Times New Roman" w:cs="Times New Roman"/>
          <w:lang w:val="en-GB" w:eastAsia="en-GB"/>
        </w:rPr>
      </w:pPr>
    </w:p>
    <w:p w14:paraId="7929691C" w14:textId="77777777" w:rsidR="00267633" w:rsidRPr="00267633" w:rsidRDefault="00267633" w:rsidP="00267633">
      <w:pPr>
        <w:autoSpaceDE w:val="0"/>
        <w:autoSpaceDN w:val="0"/>
        <w:adjustRightInd w:val="0"/>
        <w:spacing w:before="0" w:after="0"/>
        <w:ind w:left="720" w:hanging="720"/>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lastRenderedPageBreak/>
        <w:t xml:space="preserve">2. </w:t>
      </w:r>
      <w:r w:rsidRPr="00267633">
        <w:rPr>
          <w:rFonts w:ascii="Times New Roman" w:eastAsia="Calibri" w:hAnsi="Times New Roman" w:cs="Times New Roman"/>
          <w:lang w:val="en-GB" w:eastAsia="en-GB"/>
        </w:rPr>
        <w:tab/>
        <w:t>The facts contained in this affidavit and the medical report exhibited herein are within my personal knowledge or are based on documents in my possession.</w:t>
      </w:r>
    </w:p>
    <w:p w14:paraId="44B24072" w14:textId="77777777" w:rsidR="00267633" w:rsidRPr="00267633" w:rsidRDefault="00267633" w:rsidP="00267633">
      <w:pPr>
        <w:autoSpaceDE w:val="0"/>
        <w:autoSpaceDN w:val="0"/>
        <w:adjustRightInd w:val="0"/>
        <w:spacing w:before="0" w:after="0"/>
        <w:ind w:left="720" w:hanging="720"/>
        <w:divId w:val="2116439976"/>
        <w:rPr>
          <w:rFonts w:ascii="Times New Roman" w:eastAsia="Calibri" w:hAnsi="Times New Roman" w:cs="Times New Roman"/>
          <w:lang w:val="en-GB" w:eastAsia="en-GB"/>
        </w:rPr>
      </w:pPr>
    </w:p>
    <w:p w14:paraId="055F3733" w14:textId="77777777" w:rsidR="00267633" w:rsidRPr="00267633" w:rsidRDefault="00267633" w:rsidP="00267633">
      <w:pPr>
        <w:autoSpaceDE w:val="0"/>
        <w:autoSpaceDN w:val="0"/>
        <w:adjustRightInd w:val="0"/>
        <w:spacing w:before="0" w:after="0"/>
        <w:ind w:left="720" w:hanging="720"/>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3.</w:t>
      </w:r>
      <w:r w:rsidRPr="00267633">
        <w:rPr>
          <w:rFonts w:ascii="Times New Roman" w:eastAsia="Calibri" w:hAnsi="Times New Roman" w:cs="Times New Roman"/>
          <w:lang w:val="en-GB" w:eastAsia="en-GB"/>
        </w:rPr>
        <w:tab/>
        <w:t>I confirm that the medical report exhibited herein and marked as “A” is mine and that I accept full responsibility for the said report.</w:t>
      </w:r>
    </w:p>
    <w:p w14:paraId="30D55494" w14:textId="77777777" w:rsidR="00267633" w:rsidRPr="00267633" w:rsidRDefault="00267633" w:rsidP="00267633">
      <w:pPr>
        <w:autoSpaceDE w:val="0"/>
        <w:autoSpaceDN w:val="0"/>
        <w:adjustRightInd w:val="0"/>
        <w:spacing w:before="0" w:after="0"/>
        <w:ind w:left="720" w:hanging="720"/>
        <w:jc w:val="both"/>
        <w:divId w:val="2116439976"/>
        <w:rPr>
          <w:rFonts w:ascii="Times New Roman" w:eastAsia="Calibri" w:hAnsi="Times New Roman" w:cs="Times New Roman"/>
          <w:lang w:val="en-GB" w:eastAsia="en-GB"/>
        </w:rPr>
      </w:pPr>
    </w:p>
    <w:p w14:paraId="031A7C53" w14:textId="77777777" w:rsidR="00267633" w:rsidRPr="00267633" w:rsidRDefault="00267633" w:rsidP="00267633">
      <w:pPr>
        <w:autoSpaceDE w:val="0"/>
        <w:autoSpaceDN w:val="0"/>
        <w:adjustRightInd w:val="0"/>
        <w:spacing w:before="0" w:after="0"/>
        <w:ind w:left="720" w:hanging="720"/>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4.</w:t>
      </w:r>
      <w:r w:rsidRPr="00267633">
        <w:rPr>
          <w:rFonts w:ascii="Times New Roman" w:eastAsia="Calibri" w:hAnsi="Times New Roman" w:cs="Times New Roman"/>
          <w:lang w:val="en-GB" w:eastAsia="en-GB"/>
        </w:rPr>
        <w:tab/>
        <w:t>I am aware that my report is being adduced for the purpose of obtaining a declaration that the person who is the subject of this application, i.e. P, lacks capacity in relation to matters specified in the application.</w:t>
      </w:r>
    </w:p>
    <w:p w14:paraId="2A20255D" w14:textId="77777777" w:rsidR="00267633" w:rsidRPr="00267633" w:rsidRDefault="00267633" w:rsidP="00267633">
      <w:pPr>
        <w:autoSpaceDE w:val="0"/>
        <w:autoSpaceDN w:val="0"/>
        <w:adjustRightInd w:val="0"/>
        <w:spacing w:before="0" w:after="0"/>
        <w:ind w:left="720" w:hanging="720"/>
        <w:jc w:val="both"/>
        <w:divId w:val="2116439976"/>
        <w:rPr>
          <w:rFonts w:ascii="Times New Roman" w:eastAsia="Calibri" w:hAnsi="Times New Roman" w:cs="Times New Roman"/>
          <w:lang w:val="en-GB" w:eastAsia="en-GB"/>
        </w:rPr>
      </w:pPr>
    </w:p>
    <w:p w14:paraId="2E4636E2" w14:textId="77777777" w:rsidR="00267633" w:rsidRPr="00267633" w:rsidRDefault="00267633" w:rsidP="00267633">
      <w:pPr>
        <w:autoSpaceDE w:val="0"/>
        <w:autoSpaceDN w:val="0"/>
        <w:adjustRightInd w:val="0"/>
        <w:spacing w:before="0" w:after="0"/>
        <w:ind w:left="720" w:hanging="720"/>
        <w:divId w:val="2116439976"/>
        <w:rPr>
          <w:rFonts w:ascii="Times New Roman" w:eastAsia="Calibri" w:hAnsi="Times New Roman" w:cs="Times New Roman"/>
          <w:lang w:val="en-GB" w:eastAsia="en-GB"/>
        </w:rPr>
      </w:pPr>
    </w:p>
    <w:p w14:paraId="56B43B44" w14:textId="77777777" w:rsidR="00267633" w:rsidRPr="00267633" w:rsidRDefault="00267633" w:rsidP="00267633">
      <w:pPr>
        <w:autoSpaceDE w:val="0"/>
        <w:autoSpaceDN w:val="0"/>
        <w:adjustRightInd w:val="0"/>
        <w:spacing w:before="0" w:after="0"/>
        <w:ind w:left="720" w:hanging="720"/>
        <w:divId w:val="2116439976"/>
        <w:rPr>
          <w:rFonts w:ascii="Times New Roman" w:eastAsia="Calibri" w:hAnsi="Times New Roman" w:cs="Times New Roman"/>
          <w:lang w:val="en-GB" w:eastAsia="en-GB"/>
        </w:rPr>
      </w:pPr>
    </w:p>
    <w:p w14:paraId="5B527E43" w14:textId="77777777" w:rsidR="00267633" w:rsidRPr="00267633" w:rsidRDefault="00267633" w:rsidP="00267633">
      <w:pPr>
        <w:autoSpaceDE w:val="0"/>
        <w:autoSpaceDN w:val="0"/>
        <w:adjustRightInd w:val="0"/>
        <w:spacing w:before="0" w:after="0"/>
        <w:ind w:left="720" w:hanging="720"/>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Sworn (or affirmed) by</w:t>
      </w:r>
      <w:r w:rsidRPr="00267633">
        <w:rPr>
          <w:rFonts w:ascii="Times New Roman" w:eastAsia="Calibri" w:hAnsi="Times New Roman" w:cs="Times New Roman"/>
          <w:lang w:val="en-GB" w:eastAsia="en-GB"/>
        </w:rPr>
        <w:tab/>
        <w:t>)</w:t>
      </w:r>
    </w:p>
    <w:p w14:paraId="06C2B306" w14:textId="77777777" w:rsidR="00267633" w:rsidRPr="00267633" w:rsidRDefault="00267633" w:rsidP="00267633">
      <w:pPr>
        <w:autoSpaceDE w:val="0"/>
        <w:autoSpaceDN w:val="0"/>
        <w:adjustRightInd w:val="0"/>
        <w:spacing w:before="0" w:after="0"/>
        <w:ind w:left="720" w:hanging="720"/>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the abovenamed on</w:t>
      </w:r>
      <w:r w:rsidRPr="00267633">
        <w:rPr>
          <w:rFonts w:ascii="Times New Roman" w:eastAsia="Calibri" w:hAnsi="Times New Roman" w:cs="Times New Roman"/>
          <w:lang w:val="en-GB" w:eastAsia="en-GB"/>
        </w:rPr>
        <w:tab/>
      </w:r>
      <w:r w:rsidRPr="00267633">
        <w:rPr>
          <w:rFonts w:ascii="Times New Roman" w:eastAsia="Calibri" w:hAnsi="Times New Roman" w:cs="Times New Roman"/>
          <w:lang w:val="en-GB" w:eastAsia="en-GB"/>
        </w:rPr>
        <w:tab/>
        <w:t>)</w:t>
      </w:r>
    </w:p>
    <w:p w14:paraId="765AA91F" w14:textId="77777777" w:rsidR="00267633" w:rsidRPr="00267633" w:rsidRDefault="00267633" w:rsidP="00267633">
      <w:pPr>
        <w:autoSpaceDE w:val="0"/>
        <w:autoSpaceDN w:val="0"/>
        <w:adjustRightInd w:val="0"/>
        <w:spacing w:before="0" w:after="0"/>
        <w:ind w:left="720" w:hanging="720"/>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this</w:t>
      </w:r>
      <w:r w:rsidRPr="00267633">
        <w:rPr>
          <w:rFonts w:ascii="Times New Roman" w:eastAsia="Calibri" w:hAnsi="Times New Roman" w:cs="Times New Roman"/>
          <w:lang w:val="en-GB" w:eastAsia="en-GB"/>
        </w:rPr>
        <w:tab/>
      </w:r>
      <w:r w:rsidRPr="00267633">
        <w:rPr>
          <w:rFonts w:ascii="Times New Roman" w:eastAsia="Calibri" w:hAnsi="Times New Roman" w:cs="Times New Roman"/>
          <w:lang w:val="en-GB" w:eastAsia="en-GB"/>
        </w:rPr>
        <w:tab/>
        <w:t>day</w:t>
      </w:r>
      <w:r w:rsidRPr="00267633">
        <w:rPr>
          <w:rFonts w:ascii="Times New Roman" w:eastAsia="Calibri" w:hAnsi="Times New Roman" w:cs="Times New Roman"/>
          <w:lang w:val="en-GB" w:eastAsia="en-GB"/>
        </w:rPr>
        <w:tab/>
      </w:r>
      <w:r w:rsidRPr="00267633">
        <w:rPr>
          <w:rFonts w:ascii="Times New Roman" w:eastAsia="Calibri" w:hAnsi="Times New Roman" w:cs="Times New Roman"/>
          <w:lang w:val="en-GB" w:eastAsia="en-GB"/>
        </w:rPr>
        <w:tab/>
        <w:t>)</w:t>
      </w:r>
    </w:p>
    <w:p w14:paraId="0F16F018" w14:textId="77777777" w:rsidR="00267633" w:rsidRPr="00267633" w:rsidRDefault="00267633" w:rsidP="00267633">
      <w:pPr>
        <w:autoSpaceDE w:val="0"/>
        <w:autoSpaceDN w:val="0"/>
        <w:adjustRightInd w:val="0"/>
        <w:spacing w:before="0" w:after="0"/>
        <w:ind w:left="720" w:hanging="720"/>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of</w:t>
      </w:r>
      <w:r w:rsidRPr="00267633">
        <w:rPr>
          <w:rFonts w:ascii="Times New Roman" w:eastAsia="Calibri" w:hAnsi="Times New Roman" w:cs="Times New Roman"/>
          <w:lang w:val="en-GB" w:eastAsia="en-GB"/>
        </w:rPr>
        <w:tab/>
      </w:r>
      <w:r w:rsidRPr="00267633">
        <w:rPr>
          <w:rFonts w:ascii="Times New Roman" w:eastAsia="Calibri" w:hAnsi="Times New Roman" w:cs="Times New Roman"/>
          <w:lang w:val="en-GB" w:eastAsia="en-GB"/>
        </w:rPr>
        <w:tab/>
        <w:t>20</w:t>
      </w:r>
      <w:r w:rsidRPr="00267633">
        <w:rPr>
          <w:rFonts w:ascii="Times New Roman" w:eastAsia="Calibri" w:hAnsi="Times New Roman" w:cs="Times New Roman"/>
          <w:lang w:val="en-GB" w:eastAsia="en-GB"/>
        </w:rPr>
        <w:tab/>
      </w:r>
      <w:r w:rsidRPr="00267633">
        <w:rPr>
          <w:rFonts w:ascii="Times New Roman" w:eastAsia="Calibri" w:hAnsi="Times New Roman" w:cs="Times New Roman"/>
          <w:lang w:val="en-GB" w:eastAsia="en-GB"/>
        </w:rPr>
        <w:tab/>
        <w:t>)</w:t>
      </w:r>
    </w:p>
    <w:p w14:paraId="7E05767F" w14:textId="77777777" w:rsidR="00267633" w:rsidRPr="00267633" w:rsidRDefault="00267633" w:rsidP="00267633">
      <w:pPr>
        <w:autoSpaceDE w:val="0"/>
        <w:autoSpaceDN w:val="0"/>
        <w:adjustRightInd w:val="0"/>
        <w:spacing w:before="0" w:after="0"/>
        <w:ind w:left="720" w:hanging="720"/>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at Singapore</w:t>
      </w:r>
      <w:r w:rsidRPr="00267633">
        <w:rPr>
          <w:rFonts w:ascii="Times New Roman" w:eastAsia="Calibri" w:hAnsi="Times New Roman" w:cs="Times New Roman"/>
          <w:lang w:val="en-GB" w:eastAsia="en-GB"/>
        </w:rPr>
        <w:tab/>
      </w:r>
      <w:r w:rsidRPr="00267633">
        <w:rPr>
          <w:rFonts w:ascii="Times New Roman" w:eastAsia="Calibri" w:hAnsi="Times New Roman" w:cs="Times New Roman"/>
          <w:lang w:val="en-GB" w:eastAsia="en-GB"/>
        </w:rPr>
        <w:tab/>
      </w:r>
      <w:r w:rsidRPr="00267633">
        <w:rPr>
          <w:rFonts w:ascii="Times New Roman" w:eastAsia="Calibri" w:hAnsi="Times New Roman" w:cs="Times New Roman"/>
          <w:lang w:val="en-GB" w:eastAsia="en-GB"/>
        </w:rPr>
        <w:tab/>
        <w:t>)</w:t>
      </w:r>
    </w:p>
    <w:p w14:paraId="329FE5AA" w14:textId="77777777" w:rsidR="00267633" w:rsidRPr="00267633" w:rsidRDefault="00267633" w:rsidP="00267633">
      <w:pPr>
        <w:autoSpaceDE w:val="0"/>
        <w:autoSpaceDN w:val="0"/>
        <w:adjustRightInd w:val="0"/>
        <w:spacing w:before="0" w:after="0"/>
        <w:ind w:left="720" w:hanging="720"/>
        <w:divId w:val="2116439976"/>
        <w:rPr>
          <w:rFonts w:ascii="Times New Roman" w:eastAsia="Calibri" w:hAnsi="Times New Roman" w:cs="Times New Roman"/>
          <w:lang w:val="en-GB" w:eastAsia="en-GB"/>
        </w:rPr>
      </w:pPr>
    </w:p>
    <w:p w14:paraId="3B3A8A97" w14:textId="77777777" w:rsidR="00267633" w:rsidRPr="00267633" w:rsidRDefault="00267633" w:rsidP="00267633">
      <w:pPr>
        <w:autoSpaceDE w:val="0"/>
        <w:autoSpaceDN w:val="0"/>
        <w:adjustRightInd w:val="0"/>
        <w:spacing w:before="0" w:after="0"/>
        <w:ind w:left="720" w:hanging="720"/>
        <w:divId w:val="2116439976"/>
        <w:rPr>
          <w:rFonts w:ascii="Times New Roman" w:eastAsia="Calibri" w:hAnsi="Times New Roman" w:cs="Times New Roman"/>
          <w:lang w:val="en-GB" w:eastAsia="en-GB"/>
        </w:rPr>
      </w:pPr>
    </w:p>
    <w:p w14:paraId="4FE3A8E8" w14:textId="77777777" w:rsidR="00267633" w:rsidRPr="00267633" w:rsidRDefault="00267633" w:rsidP="00267633">
      <w:pPr>
        <w:autoSpaceDE w:val="0"/>
        <w:autoSpaceDN w:val="0"/>
        <w:adjustRightInd w:val="0"/>
        <w:spacing w:before="0" w:after="0"/>
        <w:ind w:left="720" w:hanging="720"/>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Before me,</w:t>
      </w:r>
    </w:p>
    <w:p w14:paraId="6BD3B541" w14:textId="77777777" w:rsidR="00267633" w:rsidRPr="00267633" w:rsidRDefault="00267633" w:rsidP="00267633">
      <w:pPr>
        <w:autoSpaceDE w:val="0"/>
        <w:autoSpaceDN w:val="0"/>
        <w:adjustRightInd w:val="0"/>
        <w:spacing w:before="0" w:after="0"/>
        <w:ind w:left="720" w:hanging="720"/>
        <w:divId w:val="2116439976"/>
        <w:rPr>
          <w:rFonts w:ascii="Times New Roman" w:eastAsia="Calibri" w:hAnsi="Times New Roman" w:cs="Times New Roman"/>
          <w:lang w:val="en-GB" w:eastAsia="en-GB"/>
        </w:rPr>
      </w:pPr>
    </w:p>
    <w:p w14:paraId="33DD6AD0" w14:textId="77777777" w:rsidR="00267633" w:rsidRPr="00267633" w:rsidRDefault="00267633" w:rsidP="00267633">
      <w:pPr>
        <w:autoSpaceDE w:val="0"/>
        <w:autoSpaceDN w:val="0"/>
        <w:adjustRightInd w:val="0"/>
        <w:spacing w:before="0" w:after="0"/>
        <w:ind w:left="720" w:hanging="720"/>
        <w:divId w:val="2116439976"/>
        <w:rPr>
          <w:rFonts w:ascii="Times New Roman" w:eastAsia="Calibri" w:hAnsi="Times New Roman" w:cs="Times New Roman"/>
          <w:lang w:val="en-GB" w:eastAsia="en-GB"/>
        </w:rPr>
      </w:pPr>
    </w:p>
    <w:p w14:paraId="50576C21" w14:textId="77777777" w:rsidR="00267633" w:rsidRPr="00267633" w:rsidRDefault="00267633" w:rsidP="00267633">
      <w:pPr>
        <w:autoSpaceDE w:val="0"/>
        <w:autoSpaceDN w:val="0"/>
        <w:adjustRightInd w:val="0"/>
        <w:spacing w:before="0" w:after="0"/>
        <w:ind w:left="720" w:hanging="720"/>
        <w:divId w:val="2116439976"/>
        <w:rPr>
          <w:rFonts w:ascii="Times New Roman" w:eastAsia="Calibri" w:hAnsi="Times New Roman" w:cs="Times New Roman"/>
          <w:lang w:val="en-GB" w:eastAsia="en-GB"/>
        </w:rPr>
      </w:pPr>
    </w:p>
    <w:p w14:paraId="44DBFB2A" w14:textId="77777777" w:rsidR="00267633" w:rsidRPr="00267633" w:rsidRDefault="00267633" w:rsidP="00267633">
      <w:pPr>
        <w:autoSpaceDE w:val="0"/>
        <w:autoSpaceDN w:val="0"/>
        <w:adjustRightInd w:val="0"/>
        <w:spacing w:before="0" w:after="0"/>
        <w:ind w:left="720" w:hanging="720"/>
        <w:divId w:val="2116439976"/>
        <w:rPr>
          <w:rFonts w:ascii="Times New Roman" w:eastAsia="Calibri" w:hAnsi="Times New Roman" w:cs="Times New Roman"/>
          <w:lang w:val="en-GB" w:eastAsia="en-GB"/>
        </w:rPr>
      </w:pPr>
    </w:p>
    <w:p w14:paraId="463F578B" w14:textId="77777777" w:rsidR="00267633" w:rsidRPr="00267633" w:rsidRDefault="00267633" w:rsidP="00267633">
      <w:pPr>
        <w:autoSpaceDE w:val="0"/>
        <w:autoSpaceDN w:val="0"/>
        <w:adjustRightInd w:val="0"/>
        <w:spacing w:before="0" w:after="0"/>
        <w:ind w:left="720" w:hanging="720"/>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Commissioner for Oaths</w:t>
      </w:r>
    </w:p>
    <w:p w14:paraId="070E4ECF" w14:textId="77777777" w:rsidR="00267633" w:rsidRPr="00267633" w:rsidRDefault="00267633" w:rsidP="00267633">
      <w:pPr>
        <w:autoSpaceDE w:val="0"/>
        <w:autoSpaceDN w:val="0"/>
        <w:adjustRightInd w:val="0"/>
        <w:spacing w:before="0" w:after="0" w:line="288" w:lineRule="auto"/>
        <w:ind w:left="720" w:hanging="720"/>
        <w:divId w:val="2116439976"/>
        <w:rPr>
          <w:rFonts w:ascii="Times New Roman" w:eastAsia="Calibri" w:hAnsi="Times New Roman" w:cs="Times New Roman"/>
          <w:sz w:val="20"/>
          <w:szCs w:val="20"/>
          <w:lang w:val="en-GB" w:eastAsia="en-GB"/>
        </w:rPr>
      </w:pPr>
    </w:p>
    <w:p w14:paraId="4AF21079" w14:textId="77777777" w:rsidR="00267633" w:rsidRPr="00267633" w:rsidRDefault="00267633" w:rsidP="00267633">
      <w:pPr>
        <w:autoSpaceDE w:val="0"/>
        <w:autoSpaceDN w:val="0"/>
        <w:adjustRightInd w:val="0"/>
        <w:spacing w:before="0" w:after="0" w:line="288" w:lineRule="auto"/>
        <w:ind w:left="720" w:hanging="720"/>
        <w:divId w:val="2116439976"/>
        <w:rPr>
          <w:rFonts w:ascii="Times New Roman" w:eastAsia="Calibri" w:hAnsi="Times New Roman" w:cs="Times New Roman"/>
          <w:sz w:val="20"/>
          <w:szCs w:val="20"/>
          <w:lang w:val="en-GB" w:eastAsia="en-GB"/>
        </w:rPr>
      </w:pPr>
    </w:p>
    <w:p w14:paraId="436ED16A" w14:textId="77777777" w:rsidR="00267633" w:rsidRPr="00267633" w:rsidRDefault="00267633" w:rsidP="00267633">
      <w:pPr>
        <w:spacing w:before="0" w:after="200" w:line="276" w:lineRule="auto"/>
        <w:divId w:val="2116439976"/>
        <w:rPr>
          <w:rFonts w:ascii="Times New Roman" w:eastAsia="Calibri" w:hAnsi="Times New Roman" w:cs="Times New Roman"/>
          <w:sz w:val="20"/>
          <w:szCs w:val="20"/>
          <w:lang w:val="en-GB" w:eastAsia="en-GB"/>
        </w:rPr>
      </w:pPr>
      <w:r w:rsidRPr="00267633">
        <w:rPr>
          <w:rFonts w:ascii="Times New Roman" w:eastAsia="Calibri" w:hAnsi="Times New Roman" w:cs="Times New Roman"/>
          <w:sz w:val="20"/>
          <w:szCs w:val="20"/>
          <w:lang w:val="en-GB" w:eastAsia="en-GB"/>
        </w:rPr>
        <w:br w:type="page"/>
      </w:r>
    </w:p>
    <w:p w14:paraId="0D64B916" w14:textId="77777777" w:rsidR="00267633" w:rsidRPr="00267633" w:rsidRDefault="00267633" w:rsidP="00267633">
      <w:pPr>
        <w:autoSpaceDE w:val="0"/>
        <w:autoSpaceDN w:val="0"/>
        <w:adjustRightInd w:val="0"/>
        <w:spacing w:before="0" w:after="0" w:line="288" w:lineRule="auto"/>
        <w:ind w:left="720" w:hanging="720"/>
        <w:divId w:val="2116439976"/>
        <w:rPr>
          <w:rFonts w:ascii="Calibri" w:eastAsia="Calibri" w:hAnsi="Calibri" w:cs="Times New Roman"/>
          <w:sz w:val="22"/>
          <w:szCs w:val="22"/>
          <w:lang w:val="en-GB" w:eastAsia="en-GB"/>
        </w:rPr>
      </w:pPr>
    </w:p>
    <w:p w14:paraId="6C1D31D8" w14:textId="77777777" w:rsidR="00267633" w:rsidRPr="00267633" w:rsidRDefault="00267633" w:rsidP="00267633">
      <w:pPr>
        <w:autoSpaceDE w:val="0"/>
        <w:autoSpaceDN w:val="0"/>
        <w:adjustRightInd w:val="0"/>
        <w:spacing w:before="0" w:after="0" w:line="288" w:lineRule="auto"/>
        <w:ind w:left="720" w:hanging="720"/>
        <w:divId w:val="2116439976"/>
        <w:rPr>
          <w:rFonts w:ascii="Calibri" w:eastAsia="Calibri" w:hAnsi="Calibri" w:cs="Times New Roman"/>
          <w:sz w:val="22"/>
          <w:szCs w:val="22"/>
          <w:lang w:val="en-GB" w:eastAsia="en-GB"/>
        </w:rPr>
      </w:pPr>
    </w:p>
    <w:p w14:paraId="370E15CB" w14:textId="77777777" w:rsidR="00267633" w:rsidRPr="00267633" w:rsidRDefault="00267633" w:rsidP="00267633">
      <w:pPr>
        <w:autoSpaceDE w:val="0"/>
        <w:autoSpaceDN w:val="0"/>
        <w:adjustRightInd w:val="0"/>
        <w:spacing w:before="0" w:after="0" w:line="288" w:lineRule="auto"/>
        <w:ind w:left="720" w:hanging="720"/>
        <w:divId w:val="2116439976"/>
        <w:rPr>
          <w:rFonts w:ascii="Times New Roman" w:eastAsia="Calibri" w:hAnsi="Times New Roman" w:cs="Times New Roman"/>
          <w:lang w:val="en-GB" w:eastAsia="en-GB"/>
        </w:rPr>
      </w:pPr>
    </w:p>
    <w:p w14:paraId="3266DCFF" w14:textId="77777777" w:rsidR="00267633" w:rsidRPr="00267633" w:rsidRDefault="00267633" w:rsidP="00267633">
      <w:pPr>
        <w:autoSpaceDE w:val="0"/>
        <w:autoSpaceDN w:val="0"/>
        <w:adjustRightInd w:val="0"/>
        <w:spacing w:before="0" w:after="0" w:line="288" w:lineRule="auto"/>
        <w:ind w:left="720" w:hanging="720"/>
        <w:divId w:val="2116439976"/>
        <w:rPr>
          <w:rFonts w:ascii="Times New Roman" w:eastAsia="Calibri" w:hAnsi="Times New Roman" w:cs="Times New Roman"/>
          <w:lang w:val="en-GB" w:eastAsia="en-GB"/>
        </w:rPr>
      </w:pPr>
    </w:p>
    <w:p w14:paraId="2F38EAB8" w14:textId="77777777" w:rsidR="00267633" w:rsidRPr="00267633" w:rsidRDefault="00267633" w:rsidP="00267633">
      <w:pPr>
        <w:autoSpaceDE w:val="0"/>
        <w:autoSpaceDN w:val="0"/>
        <w:adjustRightInd w:val="0"/>
        <w:spacing w:before="0" w:after="0" w:line="288" w:lineRule="auto"/>
        <w:ind w:left="720" w:hanging="720"/>
        <w:divId w:val="2116439976"/>
        <w:rPr>
          <w:rFonts w:ascii="Times New Roman" w:eastAsia="Calibri" w:hAnsi="Times New Roman" w:cs="Times New Roman"/>
          <w:lang w:val="en-GB" w:eastAsia="en-GB"/>
        </w:rPr>
      </w:pPr>
    </w:p>
    <w:p w14:paraId="359164A5" w14:textId="77777777" w:rsidR="00267633" w:rsidRPr="00267633" w:rsidRDefault="00267633" w:rsidP="00267633">
      <w:pPr>
        <w:autoSpaceDE w:val="0"/>
        <w:autoSpaceDN w:val="0"/>
        <w:adjustRightInd w:val="0"/>
        <w:spacing w:before="0" w:after="0" w:line="288" w:lineRule="auto"/>
        <w:ind w:left="720" w:hanging="720"/>
        <w:divId w:val="2116439976"/>
        <w:rPr>
          <w:rFonts w:ascii="Times New Roman" w:eastAsia="Calibri" w:hAnsi="Times New Roman" w:cs="Times New Roman"/>
          <w:lang w:val="en-GB" w:eastAsia="en-GB"/>
        </w:rPr>
      </w:pPr>
    </w:p>
    <w:p w14:paraId="25CED294" w14:textId="77777777" w:rsidR="00267633" w:rsidRPr="00267633" w:rsidRDefault="00267633" w:rsidP="00267633">
      <w:pPr>
        <w:autoSpaceDE w:val="0"/>
        <w:autoSpaceDN w:val="0"/>
        <w:adjustRightInd w:val="0"/>
        <w:spacing w:before="0" w:after="0" w:line="288" w:lineRule="auto"/>
        <w:ind w:left="720" w:hanging="720"/>
        <w:jc w:val="center"/>
        <w:divId w:val="2116439976"/>
        <w:rPr>
          <w:rFonts w:ascii="Times New Roman" w:eastAsia="Calibri" w:hAnsi="Times New Roman" w:cs="Times New Roman"/>
          <w:b/>
          <w:sz w:val="56"/>
          <w:u w:val="single"/>
          <w:lang w:val="en-GB" w:eastAsia="en-GB"/>
        </w:rPr>
      </w:pPr>
    </w:p>
    <w:p w14:paraId="0A7139EE" w14:textId="77777777" w:rsidR="00267633" w:rsidRPr="00267633" w:rsidRDefault="00267633" w:rsidP="00267633">
      <w:pPr>
        <w:autoSpaceDE w:val="0"/>
        <w:autoSpaceDN w:val="0"/>
        <w:adjustRightInd w:val="0"/>
        <w:spacing w:before="0" w:after="0" w:line="288" w:lineRule="auto"/>
        <w:ind w:left="720" w:hanging="720"/>
        <w:divId w:val="2116439976"/>
        <w:rPr>
          <w:rFonts w:ascii="Times New Roman" w:eastAsia="Calibri" w:hAnsi="Times New Roman" w:cs="Times New Roman"/>
          <w:lang w:val="en-GB" w:eastAsia="en-GB"/>
        </w:rPr>
      </w:pPr>
    </w:p>
    <w:p w14:paraId="34C821D9" w14:textId="77777777" w:rsidR="00267633" w:rsidRPr="00267633" w:rsidRDefault="00267633" w:rsidP="00267633">
      <w:pPr>
        <w:autoSpaceDE w:val="0"/>
        <w:autoSpaceDN w:val="0"/>
        <w:adjustRightInd w:val="0"/>
        <w:spacing w:before="0" w:after="0" w:line="288" w:lineRule="auto"/>
        <w:ind w:left="720" w:hanging="720"/>
        <w:divId w:val="2116439976"/>
        <w:rPr>
          <w:rFonts w:ascii="Times New Roman" w:eastAsia="Calibri" w:hAnsi="Times New Roman" w:cs="Times New Roman"/>
          <w:lang w:val="en-GB" w:eastAsia="en-GB"/>
        </w:rPr>
      </w:pPr>
    </w:p>
    <w:p w14:paraId="7CC7591F" w14:textId="77777777" w:rsidR="00267633" w:rsidRPr="00267633" w:rsidRDefault="003C39EA" w:rsidP="00267633">
      <w:pPr>
        <w:autoSpaceDE w:val="0"/>
        <w:autoSpaceDN w:val="0"/>
        <w:adjustRightInd w:val="0"/>
        <w:spacing w:before="0" w:after="0" w:line="288" w:lineRule="auto"/>
        <w:ind w:left="720" w:hanging="720"/>
        <w:divId w:val="2116439976"/>
        <w:rPr>
          <w:rFonts w:ascii="Times New Roman" w:eastAsia="Calibri" w:hAnsi="Times New Roman" w:cs="Times New Roman"/>
          <w:lang w:val="en-GB" w:eastAsia="en-GB"/>
        </w:rPr>
      </w:pPr>
      <w:r>
        <w:rPr>
          <w:noProof/>
        </w:rPr>
        <mc:AlternateContent>
          <mc:Choice Requires="wps">
            <w:drawing>
              <wp:anchor distT="0" distB="0" distL="114300" distR="114300" simplePos="0" relativeHeight="251664896" behindDoc="0" locked="0" layoutInCell="1" allowOverlap="1" wp14:anchorId="75B20379" wp14:editId="493C327E">
                <wp:simplePos x="0" y="0"/>
                <wp:positionH relativeFrom="column">
                  <wp:posOffset>673100</wp:posOffset>
                </wp:positionH>
                <wp:positionV relativeFrom="paragraph">
                  <wp:posOffset>141605</wp:posOffset>
                </wp:positionV>
                <wp:extent cx="4390390" cy="3933825"/>
                <wp:effectExtent l="0" t="0" r="10160" b="28575"/>
                <wp:wrapNone/>
                <wp:docPr id="58" name="Rectangle 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90390" cy="393382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9894AB9" id="Rectangle 95" o:spid="_x0000_s1026" style="position:absolute;margin-left:53pt;margin-top:11.15pt;width:345.7pt;height:309.75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" filled="f"/>
            </w:pict>
          </mc:Fallback>
        </mc:AlternateContent>
      </w:r>
    </w:p>
    <w:p w14:paraId="06B2EB8F" w14:textId="77777777" w:rsidR="00267633" w:rsidRPr="00267633" w:rsidRDefault="00267633" w:rsidP="00267633">
      <w:pPr>
        <w:autoSpaceDE w:val="0"/>
        <w:autoSpaceDN w:val="0"/>
        <w:adjustRightInd w:val="0"/>
        <w:spacing w:before="0" w:after="0" w:line="288" w:lineRule="auto"/>
        <w:ind w:left="720" w:hanging="720"/>
        <w:divId w:val="2116439976"/>
        <w:rPr>
          <w:rFonts w:ascii="Times New Roman" w:eastAsia="Calibri" w:hAnsi="Times New Roman" w:cs="Times New Roman"/>
          <w:lang w:val="en-GB" w:eastAsia="en-GB"/>
        </w:rPr>
      </w:pPr>
    </w:p>
    <w:p w14:paraId="190372A4" w14:textId="77777777" w:rsidR="00267633" w:rsidRPr="00267633" w:rsidRDefault="00267633" w:rsidP="00267633">
      <w:pPr>
        <w:autoSpaceDE w:val="0"/>
        <w:autoSpaceDN w:val="0"/>
        <w:adjustRightInd w:val="0"/>
        <w:spacing w:before="0" w:after="0" w:line="288" w:lineRule="auto"/>
        <w:ind w:left="720" w:hanging="720"/>
        <w:jc w:val="center"/>
        <w:divId w:val="2116439976"/>
        <w:rPr>
          <w:rFonts w:ascii="Times New Roman" w:eastAsia="Calibri" w:hAnsi="Times New Roman" w:cs="Times New Roman"/>
          <w:b/>
          <w:u w:val="single"/>
          <w:lang w:val="en-GB" w:eastAsia="en-GB"/>
        </w:rPr>
      </w:pPr>
    </w:p>
    <w:p w14:paraId="3451BF11" w14:textId="77777777" w:rsidR="00267633" w:rsidRPr="00267633" w:rsidRDefault="00267633" w:rsidP="00267633">
      <w:pPr>
        <w:autoSpaceDE w:val="0"/>
        <w:autoSpaceDN w:val="0"/>
        <w:adjustRightInd w:val="0"/>
        <w:spacing w:before="0" w:after="0" w:line="288" w:lineRule="auto"/>
        <w:ind w:left="720" w:hanging="720"/>
        <w:divId w:val="2116439976"/>
        <w:rPr>
          <w:rFonts w:ascii="Times New Roman" w:eastAsia="Calibri" w:hAnsi="Times New Roman" w:cs="Times New Roman"/>
          <w:lang w:val="en-GB" w:eastAsia="en-GB"/>
        </w:rPr>
      </w:pPr>
    </w:p>
    <w:p w14:paraId="3F1BBF93" w14:textId="77777777" w:rsidR="00267633" w:rsidRPr="00267633" w:rsidRDefault="00267633" w:rsidP="00267633">
      <w:pPr>
        <w:autoSpaceDE w:val="0"/>
        <w:autoSpaceDN w:val="0"/>
        <w:adjustRightInd w:val="0"/>
        <w:spacing w:before="0" w:after="0"/>
        <w:ind w:left="1701" w:right="1701"/>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This is the exhibit marked “A” referred to in the affidavit of ______________________________ [</w:t>
      </w:r>
      <w:r w:rsidRPr="00267633">
        <w:rPr>
          <w:rFonts w:ascii="Times New Roman" w:eastAsia="Calibri" w:hAnsi="Times New Roman" w:cs="Times New Roman"/>
          <w:i/>
          <w:lang w:val="en-GB" w:eastAsia="en-GB"/>
        </w:rPr>
        <w:t>name of doctor</w:t>
      </w:r>
      <w:r w:rsidRPr="00267633">
        <w:rPr>
          <w:rFonts w:ascii="Times New Roman" w:eastAsia="Calibri" w:hAnsi="Times New Roman" w:cs="Times New Roman"/>
          <w:lang w:val="en-GB" w:eastAsia="en-GB"/>
        </w:rPr>
        <w:t>] and sworn / affirmed before me on this _______________ [</w:t>
      </w:r>
      <w:r w:rsidRPr="00267633">
        <w:rPr>
          <w:rFonts w:ascii="Times New Roman" w:eastAsia="Calibri" w:hAnsi="Times New Roman" w:cs="Times New Roman"/>
          <w:i/>
          <w:lang w:val="en-GB" w:eastAsia="en-GB"/>
        </w:rPr>
        <w:t>date on which the affidavit is sworn or affirmed</w:t>
      </w:r>
      <w:r w:rsidRPr="00267633">
        <w:rPr>
          <w:rFonts w:ascii="Times New Roman" w:eastAsia="Calibri" w:hAnsi="Times New Roman" w:cs="Times New Roman"/>
          <w:lang w:val="en-GB" w:eastAsia="en-GB"/>
        </w:rPr>
        <w:t>].</w:t>
      </w:r>
    </w:p>
    <w:p w14:paraId="2691406C" w14:textId="77777777" w:rsidR="00267633" w:rsidRPr="00267633" w:rsidRDefault="00267633" w:rsidP="00267633">
      <w:pPr>
        <w:autoSpaceDE w:val="0"/>
        <w:autoSpaceDN w:val="0"/>
        <w:adjustRightInd w:val="0"/>
        <w:spacing w:before="0" w:after="0"/>
        <w:divId w:val="2116439976"/>
        <w:rPr>
          <w:rFonts w:ascii="Times New Roman" w:eastAsia="Calibri" w:hAnsi="Times New Roman" w:cs="Times New Roman"/>
          <w:lang w:val="en-GB" w:eastAsia="en-GB"/>
        </w:rPr>
      </w:pPr>
    </w:p>
    <w:p w14:paraId="2D6136CB" w14:textId="77777777" w:rsidR="00267633" w:rsidRPr="00267633" w:rsidRDefault="00267633" w:rsidP="00267633">
      <w:pPr>
        <w:autoSpaceDE w:val="0"/>
        <w:autoSpaceDN w:val="0"/>
        <w:adjustRightInd w:val="0"/>
        <w:spacing w:before="0" w:after="0"/>
        <w:divId w:val="2116439976"/>
        <w:rPr>
          <w:rFonts w:ascii="Times New Roman" w:eastAsia="Calibri" w:hAnsi="Times New Roman" w:cs="Times New Roman"/>
          <w:lang w:val="en-GB" w:eastAsia="en-GB"/>
        </w:rPr>
      </w:pPr>
    </w:p>
    <w:p w14:paraId="057FCF22" w14:textId="77777777" w:rsidR="00267633" w:rsidRPr="00267633" w:rsidRDefault="00267633" w:rsidP="00267633">
      <w:pPr>
        <w:autoSpaceDE w:val="0"/>
        <w:autoSpaceDN w:val="0"/>
        <w:adjustRightInd w:val="0"/>
        <w:spacing w:before="0" w:after="0" w:line="288" w:lineRule="auto"/>
        <w:jc w:val="center"/>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Before me,</w:t>
      </w:r>
    </w:p>
    <w:p w14:paraId="133A0679" w14:textId="77777777" w:rsidR="00267633" w:rsidRPr="00267633" w:rsidRDefault="00267633" w:rsidP="00267633">
      <w:pPr>
        <w:autoSpaceDE w:val="0"/>
        <w:autoSpaceDN w:val="0"/>
        <w:adjustRightInd w:val="0"/>
        <w:spacing w:before="0" w:after="0" w:line="288" w:lineRule="auto"/>
        <w:divId w:val="2116439976"/>
        <w:rPr>
          <w:rFonts w:ascii="Times New Roman" w:eastAsia="Calibri" w:hAnsi="Times New Roman" w:cs="Times New Roman"/>
          <w:lang w:val="en-GB" w:eastAsia="en-GB"/>
        </w:rPr>
      </w:pPr>
    </w:p>
    <w:p w14:paraId="34170F7F" w14:textId="77777777" w:rsidR="00267633" w:rsidRPr="00267633" w:rsidRDefault="00267633" w:rsidP="00267633">
      <w:pPr>
        <w:autoSpaceDE w:val="0"/>
        <w:autoSpaceDN w:val="0"/>
        <w:adjustRightInd w:val="0"/>
        <w:spacing w:before="0" w:after="0" w:line="288" w:lineRule="auto"/>
        <w:divId w:val="2116439976"/>
        <w:rPr>
          <w:rFonts w:ascii="Times New Roman" w:eastAsia="Calibri" w:hAnsi="Times New Roman" w:cs="Times New Roman"/>
          <w:lang w:val="en-GB" w:eastAsia="en-GB"/>
        </w:rPr>
      </w:pPr>
    </w:p>
    <w:p w14:paraId="73BA562C" w14:textId="77777777" w:rsidR="00267633" w:rsidRPr="00267633" w:rsidRDefault="00267633" w:rsidP="00267633">
      <w:pPr>
        <w:autoSpaceDE w:val="0"/>
        <w:autoSpaceDN w:val="0"/>
        <w:adjustRightInd w:val="0"/>
        <w:spacing w:before="0" w:after="0" w:line="288" w:lineRule="auto"/>
        <w:divId w:val="2116439976"/>
        <w:rPr>
          <w:rFonts w:ascii="Times New Roman" w:eastAsia="Calibri" w:hAnsi="Times New Roman" w:cs="Times New Roman"/>
          <w:lang w:val="en-GB" w:eastAsia="en-GB"/>
        </w:rPr>
      </w:pPr>
    </w:p>
    <w:p w14:paraId="4E88CA6C" w14:textId="77777777" w:rsidR="00267633" w:rsidRPr="00267633" w:rsidRDefault="00267633" w:rsidP="00267633">
      <w:pPr>
        <w:autoSpaceDE w:val="0"/>
        <w:autoSpaceDN w:val="0"/>
        <w:adjustRightInd w:val="0"/>
        <w:spacing w:before="0" w:after="0" w:line="288" w:lineRule="auto"/>
        <w:divId w:val="2116439976"/>
        <w:rPr>
          <w:rFonts w:ascii="Times New Roman" w:eastAsia="Calibri" w:hAnsi="Times New Roman" w:cs="Times New Roman"/>
          <w:lang w:val="en-GB" w:eastAsia="en-GB"/>
        </w:rPr>
      </w:pPr>
    </w:p>
    <w:p w14:paraId="70CA7590" w14:textId="77777777" w:rsidR="00267633" w:rsidRPr="00267633" w:rsidRDefault="00267633" w:rsidP="00267633">
      <w:pPr>
        <w:autoSpaceDE w:val="0"/>
        <w:autoSpaceDN w:val="0"/>
        <w:adjustRightInd w:val="0"/>
        <w:spacing w:before="0" w:after="0" w:line="288" w:lineRule="auto"/>
        <w:jc w:val="center"/>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A Commissioner for Oaths</w:t>
      </w:r>
    </w:p>
    <w:p w14:paraId="220CF779" w14:textId="77777777" w:rsidR="00267633" w:rsidRPr="00267633" w:rsidRDefault="00267633" w:rsidP="00267633">
      <w:pPr>
        <w:autoSpaceDE w:val="0"/>
        <w:autoSpaceDN w:val="0"/>
        <w:adjustRightInd w:val="0"/>
        <w:spacing w:before="0" w:after="0" w:line="288" w:lineRule="auto"/>
        <w:ind w:left="720" w:hanging="720"/>
        <w:divId w:val="2116439976"/>
        <w:rPr>
          <w:rFonts w:ascii="Times New Roman" w:eastAsia="Calibri" w:hAnsi="Times New Roman" w:cs="Times New Roman"/>
          <w:lang w:val="en-GB" w:eastAsia="en-GB"/>
        </w:rPr>
      </w:pPr>
    </w:p>
    <w:p w14:paraId="667E8EA2" w14:textId="77777777" w:rsidR="00267633" w:rsidRPr="00267633" w:rsidRDefault="00267633" w:rsidP="00267633">
      <w:pPr>
        <w:autoSpaceDE w:val="0"/>
        <w:autoSpaceDN w:val="0"/>
        <w:adjustRightInd w:val="0"/>
        <w:spacing w:before="0" w:after="0" w:line="288" w:lineRule="auto"/>
        <w:ind w:left="720" w:hanging="720"/>
        <w:divId w:val="2116439976"/>
        <w:rPr>
          <w:rFonts w:ascii="Times New Roman" w:eastAsia="Calibri" w:hAnsi="Times New Roman" w:cs="Times New Roman"/>
          <w:lang w:val="en-GB" w:eastAsia="en-GB"/>
        </w:rPr>
      </w:pPr>
    </w:p>
    <w:p w14:paraId="2032C71A" w14:textId="77777777" w:rsidR="00267633" w:rsidRPr="00267633" w:rsidRDefault="00267633" w:rsidP="00267633">
      <w:pPr>
        <w:spacing w:before="0" w:after="200" w:line="276" w:lineRule="auto"/>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br w:type="page"/>
      </w:r>
    </w:p>
    <w:p w14:paraId="570CF9A6" w14:textId="77777777" w:rsidR="00267633" w:rsidRPr="00267633" w:rsidRDefault="00267633" w:rsidP="00267633">
      <w:pPr>
        <w:autoSpaceDE w:val="0"/>
        <w:autoSpaceDN w:val="0"/>
        <w:adjustRightInd w:val="0"/>
        <w:spacing w:before="0" w:after="0" w:line="288" w:lineRule="auto"/>
        <w:ind w:left="720" w:hanging="720"/>
        <w:jc w:val="center"/>
        <w:divId w:val="2116439976"/>
        <w:rPr>
          <w:rFonts w:ascii="Times New Roman" w:eastAsia="Calibri" w:hAnsi="Times New Roman" w:cs="Times New Roman"/>
          <w:b/>
          <w:smallCaps/>
          <w:sz w:val="36"/>
          <w:szCs w:val="36"/>
          <w:u w:val="single"/>
          <w:lang w:val="en-GB" w:eastAsia="en-GB"/>
        </w:rPr>
      </w:pPr>
      <w:r w:rsidRPr="00267633">
        <w:rPr>
          <w:rFonts w:ascii="Times New Roman" w:eastAsia="Calibri" w:hAnsi="Times New Roman" w:cs="Times New Roman"/>
          <w:b/>
          <w:smallCaps/>
          <w:sz w:val="36"/>
          <w:szCs w:val="36"/>
          <w:u w:val="single"/>
          <w:lang w:val="en-GB" w:eastAsia="en-GB"/>
        </w:rPr>
        <w:lastRenderedPageBreak/>
        <w:t>Medical Report</w:t>
      </w:r>
    </w:p>
    <w:p w14:paraId="27D240E7" w14:textId="77777777" w:rsidR="00267633" w:rsidRPr="00267633" w:rsidRDefault="00267633" w:rsidP="00267633">
      <w:pPr>
        <w:autoSpaceDE w:val="0"/>
        <w:autoSpaceDN w:val="0"/>
        <w:adjustRightInd w:val="0"/>
        <w:spacing w:before="0" w:after="0" w:line="288" w:lineRule="auto"/>
        <w:ind w:left="720" w:hanging="720"/>
        <w:jc w:val="center"/>
        <w:divId w:val="2116439976"/>
        <w:rPr>
          <w:rFonts w:ascii="Times New Roman" w:eastAsia="Calibri" w:hAnsi="Times New Roman" w:cs="Times New Roman"/>
          <w:i/>
          <w:szCs w:val="36"/>
          <w:u w:val="single"/>
          <w:lang w:val="en-GB" w:eastAsia="en-GB"/>
        </w:rPr>
      </w:pPr>
      <w:r w:rsidRPr="00267633">
        <w:rPr>
          <w:rFonts w:ascii="Times New Roman" w:eastAsia="Calibri" w:hAnsi="Times New Roman" w:cs="Times New Roman"/>
          <w:i/>
          <w:szCs w:val="36"/>
          <w:u w:val="single"/>
          <w:lang w:val="en-GB" w:eastAsia="en-GB"/>
        </w:rPr>
        <w:t>The entries in this form should be typed and not handwritten</w:t>
      </w:r>
    </w:p>
    <w:tbl>
      <w:tblPr>
        <w:tblW w:w="5000" w:type="pct"/>
        <w:tblCellSpacing w:w="142" w:type="dxa"/>
        <w:tblBorders>
          <w:insideH w:val="single" w:sz="4" w:space="0" w:color="auto"/>
          <w:insideV w:val="single" w:sz="4" w:space="0" w:color="auto"/>
        </w:tblBorders>
        <w:tblCellMar>
          <w:top w:w="142" w:type="dxa"/>
          <w:bottom w:w="142" w:type="dxa"/>
        </w:tblCellMar>
        <w:tblLook w:val="04A0" w:firstRow="1" w:lastRow="0" w:firstColumn="1" w:lastColumn="0" w:noHBand="0" w:noVBand="1"/>
      </w:tblPr>
      <w:tblGrid>
        <w:gridCol w:w="9026"/>
      </w:tblGrid>
      <w:tr w:rsidR="00267633" w:rsidRPr="00632015" w14:paraId="4374EA03" w14:textId="77777777" w:rsidTr="00632015">
        <w:trPr>
          <w:divId w:val="2116439976"/>
          <w:tblCellSpacing w:w="142" w:type="dxa"/>
        </w:trPr>
        <w:tc>
          <w:tcPr>
            <w:tcW w:w="4710" w:type="pct"/>
            <w:shd w:val="clear" w:color="auto" w:fill="000000"/>
          </w:tcPr>
          <w:p w14:paraId="4810B176" w14:textId="77777777" w:rsidR="00267633" w:rsidRPr="00632015" w:rsidRDefault="00267633" w:rsidP="00632015">
            <w:pPr>
              <w:autoSpaceDE w:val="0"/>
              <w:autoSpaceDN w:val="0"/>
              <w:adjustRightInd w:val="0"/>
              <w:spacing w:before="0" w:after="0" w:line="240" w:lineRule="auto"/>
              <w:rPr>
                <w:rFonts w:ascii="Times New Roman" w:eastAsia="Calibri" w:hAnsi="Times New Roman" w:cs="Times New Roman"/>
                <w:sz w:val="22"/>
                <w:szCs w:val="22"/>
                <w:lang w:eastAsia="en-GB"/>
              </w:rPr>
            </w:pPr>
            <w:r w:rsidRPr="00632015">
              <w:rPr>
                <w:rFonts w:ascii="Times New Roman" w:eastAsia="Calibri" w:hAnsi="Times New Roman" w:cs="Times New Roman"/>
                <w:i/>
                <w:sz w:val="22"/>
                <w:szCs w:val="22"/>
                <w:lang w:eastAsia="en-GB"/>
              </w:rPr>
              <w:t>SECTION 1: PATIENT’S PARTICULARS</w:t>
            </w:r>
          </w:p>
        </w:tc>
      </w:tr>
      <w:tr w:rsidR="00267633" w:rsidRPr="00632015" w14:paraId="45EC115B" w14:textId="77777777" w:rsidTr="00632015">
        <w:trPr>
          <w:divId w:val="2116439976"/>
          <w:tblCellSpacing w:w="142" w:type="dxa"/>
        </w:trPr>
        <w:tc>
          <w:tcPr>
            <w:tcW w:w="4710" w:type="pct"/>
            <w:shd w:val="clear" w:color="auto" w:fill="auto"/>
          </w:tcPr>
          <w:p w14:paraId="77424F60" w14:textId="77777777" w:rsidR="00267633" w:rsidRPr="00ED3579" w:rsidRDefault="00267633" w:rsidP="00632015">
            <w:pPr>
              <w:autoSpaceDE w:val="0"/>
              <w:autoSpaceDN w:val="0"/>
              <w:adjustRightInd w:val="0"/>
              <w:spacing w:before="0" w:after="0" w:line="240" w:lineRule="auto"/>
              <w:rPr>
                <w:rFonts w:ascii="Times New Roman" w:eastAsia="Calibri" w:hAnsi="Times New Roman" w:cs="Times New Roman"/>
                <w:b/>
                <w:sz w:val="22"/>
                <w:szCs w:val="22"/>
                <w:lang w:eastAsia="en-GB"/>
              </w:rPr>
            </w:pPr>
            <w:r w:rsidRPr="00ED3579">
              <w:rPr>
                <w:rFonts w:ascii="Times New Roman" w:eastAsia="Calibri" w:hAnsi="Times New Roman" w:cs="Times New Roman"/>
                <w:b/>
                <w:sz w:val="22"/>
                <w:szCs w:val="22"/>
                <w:lang w:eastAsia="en-GB"/>
              </w:rPr>
              <w:t>Full name of patient:</w:t>
            </w:r>
          </w:p>
        </w:tc>
      </w:tr>
      <w:tr w:rsidR="00267633" w:rsidRPr="00632015" w14:paraId="42169777" w14:textId="77777777" w:rsidTr="00632015">
        <w:trPr>
          <w:divId w:val="2116439976"/>
          <w:tblCellSpacing w:w="142" w:type="dxa"/>
        </w:trPr>
        <w:tc>
          <w:tcPr>
            <w:tcW w:w="4710" w:type="pct"/>
            <w:shd w:val="clear" w:color="auto" w:fill="auto"/>
          </w:tcPr>
          <w:p w14:paraId="0C62B717" w14:textId="77777777" w:rsidR="00267633" w:rsidRPr="00ED3579" w:rsidRDefault="00267633" w:rsidP="00632015">
            <w:pPr>
              <w:autoSpaceDE w:val="0"/>
              <w:autoSpaceDN w:val="0"/>
              <w:adjustRightInd w:val="0"/>
              <w:spacing w:before="0" w:after="0" w:line="240" w:lineRule="auto"/>
              <w:rPr>
                <w:rFonts w:ascii="Times New Roman" w:eastAsia="Calibri" w:hAnsi="Times New Roman" w:cs="Times New Roman"/>
                <w:b/>
                <w:sz w:val="22"/>
                <w:szCs w:val="22"/>
                <w:lang w:eastAsia="en-GB"/>
              </w:rPr>
            </w:pPr>
            <w:r w:rsidRPr="00ED3579">
              <w:rPr>
                <w:rFonts w:ascii="Times New Roman" w:eastAsia="Calibri" w:hAnsi="Times New Roman" w:cs="Times New Roman"/>
                <w:b/>
                <w:sz w:val="22"/>
                <w:szCs w:val="22"/>
                <w:lang w:eastAsia="en-GB"/>
              </w:rPr>
              <w:t>NRIC/FIN/Passport no. of patient:</w:t>
            </w:r>
          </w:p>
        </w:tc>
      </w:tr>
      <w:tr w:rsidR="00267633" w:rsidRPr="00632015" w14:paraId="3DDF60C8" w14:textId="77777777" w:rsidTr="00632015">
        <w:trPr>
          <w:divId w:val="2116439976"/>
          <w:tblCellSpacing w:w="142" w:type="dxa"/>
        </w:trPr>
        <w:tc>
          <w:tcPr>
            <w:tcW w:w="4710" w:type="pct"/>
            <w:shd w:val="clear" w:color="auto" w:fill="auto"/>
          </w:tcPr>
          <w:p w14:paraId="77BD8D37" w14:textId="77777777" w:rsidR="00267633" w:rsidRPr="00ED3579" w:rsidRDefault="00267633" w:rsidP="00632015">
            <w:pPr>
              <w:autoSpaceDE w:val="0"/>
              <w:autoSpaceDN w:val="0"/>
              <w:adjustRightInd w:val="0"/>
              <w:spacing w:before="0" w:after="0" w:line="240" w:lineRule="auto"/>
              <w:rPr>
                <w:rFonts w:ascii="Times New Roman" w:eastAsia="Calibri" w:hAnsi="Times New Roman" w:cs="Times New Roman"/>
                <w:b/>
                <w:sz w:val="22"/>
                <w:szCs w:val="22"/>
                <w:lang w:eastAsia="en-GB"/>
              </w:rPr>
            </w:pPr>
            <w:r w:rsidRPr="00ED3579">
              <w:rPr>
                <w:rFonts w:ascii="Times New Roman" w:eastAsia="Calibri" w:hAnsi="Times New Roman" w:cs="Times New Roman"/>
                <w:b/>
                <w:sz w:val="22"/>
                <w:szCs w:val="22"/>
                <w:lang w:eastAsia="en-GB"/>
              </w:rPr>
              <w:t>Age of patient:</w:t>
            </w:r>
          </w:p>
        </w:tc>
      </w:tr>
    </w:tbl>
    <w:p w14:paraId="3D909E6A" w14:textId="77777777" w:rsidR="00267633" w:rsidRPr="00267633" w:rsidRDefault="00267633" w:rsidP="00267633">
      <w:pPr>
        <w:spacing w:before="0" w:after="200" w:line="276" w:lineRule="auto"/>
        <w:divId w:val="2116439976"/>
        <w:rPr>
          <w:rFonts w:ascii="Times New Roman" w:eastAsia="Calibri" w:hAnsi="Times New Roman" w:cs="Times New Roman"/>
          <w:sz w:val="22"/>
          <w:szCs w:val="22"/>
          <w:lang w:val="en-GB" w:eastAsia="en-GB"/>
        </w:rPr>
      </w:pPr>
    </w:p>
    <w:tbl>
      <w:tblPr>
        <w:tblW w:w="5000" w:type="pct"/>
        <w:tblCellSpacing w:w="142" w:type="dxa"/>
        <w:tblBorders>
          <w:insideH w:val="single" w:sz="4" w:space="0" w:color="auto"/>
          <w:insideV w:val="single" w:sz="4" w:space="0" w:color="auto"/>
        </w:tblBorders>
        <w:tblCellMar>
          <w:top w:w="142" w:type="dxa"/>
          <w:bottom w:w="142" w:type="dxa"/>
        </w:tblCellMar>
        <w:tblLook w:val="04A0" w:firstRow="1" w:lastRow="0" w:firstColumn="1" w:lastColumn="0" w:noHBand="0" w:noVBand="1"/>
      </w:tblPr>
      <w:tblGrid>
        <w:gridCol w:w="9026"/>
      </w:tblGrid>
      <w:tr w:rsidR="00267633" w:rsidRPr="00632015" w14:paraId="36429AE4" w14:textId="77777777" w:rsidTr="00632015">
        <w:trPr>
          <w:divId w:val="2116439976"/>
          <w:tblCellSpacing w:w="142" w:type="dxa"/>
        </w:trPr>
        <w:tc>
          <w:tcPr>
            <w:tcW w:w="4710" w:type="pct"/>
            <w:shd w:val="clear" w:color="auto" w:fill="000000"/>
          </w:tcPr>
          <w:p w14:paraId="701A2677" w14:textId="77777777" w:rsidR="00267633" w:rsidRPr="00632015" w:rsidRDefault="00267633" w:rsidP="00632015">
            <w:pPr>
              <w:autoSpaceDE w:val="0"/>
              <w:autoSpaceDN w:val="0"/>
              <w:adjustRightInd w:val="0"/>
              <w:spacing w:before="0" w:after="0" w:line="240" w:lineRule="auto"/>
              <w:rPr>
                <w:rFonts w:ascii="Times New Roman" w:eastAsia="Calibri" w:hAnsi="Times New Roman" w:cs="Times New Roman"/>
                <w:sz w:val="22"/>
                <w:szCs w:val="22"/>
                <w:lang w:eastAsia="en-GB"/>
              </w:rPr>
            </w:pPr>
            <w:r w:rsidRPr="00632015">
              <w:rPr>
                <w:rFonts w:ascii="Times New Roman" w:eastAsia="Calibri" w:hAnsi="Times New Roman" w:cs="Times New Roman"/>
                <w:i/>
                <w:sz w:val="22"/>
                <w:szCs w:val="22"/>
                <w:lang w:eastAsia="en-GB"/>
              </w:rPr>
              <w:t>SECTION 2: DOCTOR’S PARTICULARS</w:t>
            </w:r>
          </w:p>
        </w:tc>
      </w:tr>
      <w:tr w:rsidR="00267633" w:rsidRPr="00632015" w14:paraId="22488A5D" w14:textId="77777777" w:rsidTr="00632015">
        <w:trPr>
          <w:divId w:val="2116439976"/>
          <w:tblCellSpacing w:w="142" w:type="dxa"/>
        </w:trPr>
        <w:tc>
          <w:tcPr>
            <w:tcW w:w="4710" w:type="pct"/>
            <w:shd w:val="clear" w:color="auto" w:fill="auto"/>
          </w:tcPr>
          <w:p w14:paraId="343CF9D1" w14:textId="77777777" w:rsidR="00267633" w:rsidRPr="00ED3579" w:rsidRDefault="00267633" w:rsidP="00632015">
            <w:pPr>
              <w:autoSpaceDE w:val="0"/>
              <w:autoSpaceDN w:val="0"/>
              <w:adjustRightInd w:val="0"/>
              <w:spacing w:before="0" w:after="0" w:line="240" w:lineRule="auto"/>
              <w:rPr>
                <w:rFonts w:ascii="Times New Roman" w:eastAsia="Calibri" w:hAnsi="Times New Roman" w:cs="Times New Roman"/>
                <w:b/>
                <w:sz w:val="22"/>
                <w:szCs w:val="22"/>
                <w:lang w:eastAsia="en-GB"/>
              </w:rPr>
            </w:pPr>
            <w:r w:rsidRPr="00ED3579">
              <w:rPr>
                <w:rFonts w:ascii="Times New Roman" w:eastAsia="Calibri" w:hAnsi="Times New Roman" w:cs="Times New Roman"/>
                <w:b/>
                <w:sz w:val="22"/>
                <w:szCs w:val="22"/>
                <w:lang w:eastAsia="en-GB"/>
              </w:rPr>
              <w:t>Full name of doctor:</w:t>
            </w:r>
          </w:p>
        </w:tc>
      </w:tr>
      <w:tr w:rsidR="00267633" w:rsidRPr="00632015" w14:paraId="5989CD74" w14:textId="77777777" w:rsidTr="00632015">
        <w:trPr>
          <w:divId w:val="2116439976"/>
          <w:tblCellSpacing w:w="142" w:type="dxa"/>
        </w:trPr>
        <w:tc>
          <w:tcPr>
            <w:tcW w:w="4710" w:type="pct"/>
            <w:shd w:val="clear" w:color="auto" w:fill="auto"/>
          </w:tcPr>
          <w:p w14:paraId="53F0D78B" w14:textId="77777777" w:rsidR="00267633" w:rsidRPr="00ED3579" w:rsidRDefault="00267633" w:rsidP="00632015">
            <w:pPr>
              <w:autoSpaceDE w:val="0"/>
              <w:autoSpaceDN w:val="0"/>
              <w:adjustRightInd w:val="0"/>
              <w:spacing w:before="0" w:after="0" w:line="240" w:lineRule="auto"/>
              <w:rPr>
                <w:rFonts w:ascii="Times New Roman" w:eastAsia="Calibri" w:hAnsi="Times New Roman" w:cs="Times New Roman"/>
                <w:b/>
                <w:sz w:val="22"/>
                <w:szCs w:val="22"/>
                <w:lang w:eastAsia="en-GB"/>
              </w:rPr>
            </w:pPr>
            <w:r w:rsidRPr="00ED3579">
              <w:rPr>
                <w:rFonts w:ascii="Times New Roman" w:eastAsia="Calibri" w:hAnsi="Times New Roman" w:cs="Times New Roman"/>
                <w:b/>
                <w:sz w:val="22"/>
                <w:szCs w:val="22"/>
                <w:lang w:eastAsia="en-GB"/>
              </w:rPr>
              <w:t>NRIC/FIN/Passport no. of doctor:</w:t>
            </w:r>
          </w:p>
        </w:tc>
      </w:tr>
      <w:tr w:rsidR="00267633" w:rsidRPr="00632015" w14:paraId="72F2DF62" w14:textId="77777777" w:rsidTr="00632015">
        <w:trPr>
          <w:divId w:val="2116439976"/>
          <w:tblCellSpacing w:w="142" w:type="dxa"/>
        </w:trPr>
        <w:tc>
          <w:tcPr>
            <w:tcW w:w="4710" w:type="pct"/>
            <w:shd w:val="clear" w:color="auto" w:fill="auto"/>
          </w:tcPr>
          <w:p w14:paraId="169BD2CE" w14:textId="77777777" w:rsidR="00267633" w:rsidRPr="00ED3579" w:rsidRDefault="00267633" w:rsidP="00632015">
            <w:pPr>
              <w:autoSpaceDE w:val="0"/>
              <w:autoSpaceDN w:val="0"/>
              <w:adjustRightInd w:val="0"/>
              <w:spacing w:before="0" w:after="0" w:line="240" w:lineRule="auto"/>
              <w:rPr>
                <w:rFonts w:ascii="Times New Roman" w:eastAsia="Calibri" w:hAnsi="Times New Roman" w:cs="Times New Roman"/>
                <w:b/>
                <w:sz w:val="22"/>
                <w:szCs w:val="22"/>
                <w:lang w:eastAsia="en-GB"/>
              </w:rPr>
            </w:pPr>
            <w:r w:rsidRPr="00ED3579">
              <w:rPr>
                <w:rFonts w:ascii="Times New Roman" w:eastAsia="Calibri" w:hAnsi="Times New Roman" w:cs="Times New Roman"/>
                <w:b/>
                <w:sz w:val="22"/>
                <w:szCs w:val="22"/>
                <w:lang w:eastAsia="en-GB"/>
              </w:rPr>
              <w:t>MCR no. of doctor:</w:t>
            </w:r>
          </w:p>
        </w:tc>
      </w:tr>
      <w:tr w:rsidR="00267633" w:rsidRPr="00632015" w14:paraId="4C0F722D" w14:textId="77777777" w:rsidTr="00632015">
        <w:trPr>
          <w:divId w:val="2116439976"/>
          <w:tblCellSpacing w:w="142" w:type="dxa"/>
        </w:trPr>
        <w:tc>
          <w:tcPr>
            <w:tcW w:w="4710" w:type="pct"/>
            <w:shd w:val="clear" w:color="auto" w:fill="auto"/>
          </w:tcPr>
          <w:p w14:paraId="6A70956E" w14:textId="77777777" w:rsidR="00267633" w:rsidRPr="00ED3579" w:rsidRDefault="00267633" w:rsidP="00632015">
            <w:pPr>
              <w:autoSpaceDE w:val="0"/>
              <w:autoSpaceDN w:val="0"/>
              <w:adjustRightInd w:val="0"/>
              <w:spacing w:before="0" w:after="0" w:line="240" w:lineRule="auto"/>
              <w:rPr>
                <w:rFonts w:ascii="Times New Roman" w:eastAsia="Calibri" w:hAnsi="Times New Roman" w:cs="Times New Roman"/>
                <w:b/>
                <w:sz w:val="22"/>
                <w:szCs w:val="22"/>
                <w:lang w:eastAsia="en-GB"/>
              </w:rPr>
            </w:pPr>
            <w:r w:rsidRPr="00ED3579">
              <w:rPr>
                <w:rFonts w:ascii="Times New Roman" w:eastAsia="Calibri" w:hAnsi="Times New Roman" w:cs="Times New Roman"/>
                <w:b/>
                <w:sz w:val="22"/>
                <w:szCs w:val="22"/>
                <w:lang w:eastAsia="en-GB"/>
              </w:rPr>
              <w:t>Hospital / Clinic name and address:</w:t>
            </w:r>
          </w:p>
          <w:p w14:paraId="7C218D46" w14:textId="77777777" w:rsidR="00267633" w:rsidRPr="00632015" w:rsidRDefault="00267633" w:rsidP="00632015">
            <w:pPr>
              <w:autoSpaceDE w:val="0"/>
              <w:autoSpaceDN w:val="0"/>
              <w:adjustRightInd w:val="0"/>
              <w:spacing w:before="0" w:after="0" w:line="240" w:lineRule="auto"/>
              <w:rPr>
                <w:rFonts w:ascii="Times New Roman" w:eastAsia="Calibri" w:hAnsi="Times New Roman" w:cs="Times New Roman"/>
                <w:sz w:val="22"/>
                <w:szCs w:val="22"/>
                <w:lang w:eastAsia="en-GB"/>
              </w:rPr>
            </w:pPr>
          </w:p>
          <w:p w14:paraId="2E35C159" w14:textId="77777777" w:rsidR="00267633" w:rsidRPr="00632015" w:rsidRDefault="00267633" w:rsidP="00632015">
            <w:pPr>
              <w:autoSpaceDE w:val="0"/>
              <w:autoSpaceDN w:val="0"/>
              <w:adjustRightInd w:val="0"/>
              <w:spacing w:before="0" w:after="0" w:line="240" w:lineRule="auto"/>
              <w:rPr>
                <w:rFonts w:ascii="Times New Roman" w:eastAsia="Calibri" w:hAnsi="Times New Roman" w:cs="Times New Roman"/>
                <w:sz w:val="22"/>
                <w:szCs w:val="22"/>
                <w:lang w:eastAsia="en-GB"/>
              </w:rPr>
            </w:pPr>
          </w:p>
          <w:p w14:paraId="5F47442E" w14:textId="77777777" w:rsidR="00267633" w:rsidRPr="00632015" w:rsidRDefault="00267633" w:rsidP="00632015">
            <w:pPr>
              <w:autoSpaceDE w:val="0"/>
              <w:autoSpaceDN w:val="0"/>
              <w:adjustRightInd w:val="0"/>
              <w:spacing w:before="0" w:after="0" w:line="240" w:lineRule="auto"/>
              <w:rPr>
                <w:rFonts w:ascii="Times New Roman" w:eastAsia="Calibri" w:hAnsi="Times New Roman" w:cs="Times New Roman"/>
                <w:sz w:val="22"/>
                <w:szCs w:val="22"/>
                <w:lang w:eastAsia="en-GB"/>
              </w:rPr>
            </w:pPr>
          </w:p>
        </w:tc>
      </w:tr>
      <w:tr w:rsidR="00267633" w:rsidRPr="00632015" w14:paraId="2FC43225" w14:textId="77777777" w:rsidTr="00632015">
        <w:trPr>
          <w:divId w:val="2116439976"/>
          <w:tblCellSpacing w:w="142" w:type="dxa"/>
        </w:trPr>
        <w:tc>
          <w:tcPr>
            <w:tcW w:w="4710" w:type="pct"/>
            <w:shd w:val="clear" w:color="auto" w:fill="auto"/>
          </w:tcPr>
          <w:p w14:paraId="079BFD8B" w14:textId="77777777" w:rsidR="00267633" w:rsidRPr="00ED3579" w:rsidRDefault="00267633" w:rsidP="00632015">
            <w:pPr>
              <w:autoSpaceDE w:val="0"/>
              <w:autoSpaceDN w:val="0"/>
              <w:adjustRightInd w:val="0"/>
              <w:spacing w:before="0" w:after="0" w:line="240" w:lineRule="auto"/>
              <w:rPr>
                <w:rFonts w:ascii="Times New Roman" w:eastAsia="Calibri" w:hAnsi="Times New Roman" w:cs="Times New Roman"/>
                <w:b/>
                <w:sz w:val="22"/>
                <w:szCs w:val="22"/>
                <w:lang w:eastAsia="en-GB"/>
              </w:rPr>
            </w:pPr>
            <w:r w:rsidRPr="00ED3579">
              <w:rPr>
                <w:rFonts w:ascii="Times New Roman" w:eastAsia="Calibri" w:hAnsi="Times New Roman" w:cs="Times New Roman"/>
                <w:b/>
                <w:sz w:val="22"/>
                <w:szCs w:val="22"/>
                <w:lang w:eastAsia="en-GB"/>
              </w:rPr>
              <w:t>Doctor’s qualifications and experience in this area of work:</w:t>
            </w:r>
          </w:p>
          <w:p w14:paraId="065A8522" w14:textId="77777777" w:rsidR="00267633" w:rsidRPr="00632015" w:rsidRDefault="00267633" w:rsidP="00632015">
            <w:pPr>
              <w:autoSpaceDE w:val="0"/>
              <w:autoSpaceDN w:val="0"/>
              <w:adjustRightInd w:val="0"/>
              <w:spacing w:before="0" w:after="0" w:line="240" w:lineRule="auto"/>
              <w:rPr>
                <w:rFonts w:ascii="Times New Roman" w:eastAsia="Calibri" w:hAnsi="Times New Roman" w:cs="Times New Roman"/>
                <w:sz w:val="22"/>
                <w:szCs w:val="22"/>
                <w:lang w:eastAsia="en-GB"/>
              </w:rPr>
            </w:pPr>
          </w:p>
          <w:p w14:paraId="59B20F57" w14:textId="77777777" w:rsidR="00267633" w:rsidRPr="00632015" w:rsidRDefault="00267633" w:rsidP="00632015">
            <w:pPr>
              <w:autoSpaceDE w:val="0"/>
              <w:autoSpaceDN w:val="0"/>
              <w:adjustRightInd w:val="0"/>
              <w:spacing w:before="0" w:after="0" w:line="240" w:lineRule="auto"/>
              <w:rPr>
                <w:rFonts w:ascii="Times New Roman" w:eastAsia="Calibri" w:hAnsi="Times New Roman" w:cs="Times New Roman"/>
                <w:sz w:val="22"/>
                <w:szCs w:val="22"/>
                <w:lang w:eastAsia="en-GB"/>
              </w:rPr>
            </w:pPr>
          </w:p>
          <w:p w14:paraId="1F0359F8" w14:textId="77777777" w:rsidR="00267633" w:rsidRPr="00632015" w:rsidRDefault="00267633" w:rsidP="00632015">
            <w:pPr>
              <w:autoSpaceDE w:val="0"/>
              <w:autoSpaceDN w:val="0"/>
              <w:adjustRightInd w:val="0"/>
              <w:spacing w:before="0" w:after="0" w:line="240" w:lineRule="auto"/>
              <w:rPr>
                <w:rFonts w:ascii="Times New Roman" w:eastAsia="Calibri" w:hAnsi="Times New Roman" w:cs="Times New Roman"/>
                <w:sz w:val="22"/>
                <w:szCs w:val="22"/>
                <w:lang w:eastAsia="en-GB"/>
              </w:rPr>
            </w:pPr>
          </w:p>
          <w:p w14:paraId="5E9F3F02" w14:textId="77777777" w:rsidR="00267633" w:rsidRPr="00632015" w:rsidRDefault="00267633" w:rsidP="00632015">
            <w:pPr>
              <w:autoSpaceDE w:val="0"/>
              <w:autoSpaceDN w:val="0"/>
              <w:adjustRightInd w:val="0"/>
              <w:spacing w:before="0" w:after="0" w:line="240" w:lineRule="auto"/>
              <w:rPr>
                <w:rFonts w:ascii="Times New Roman" w:eastAsia="Calibri" w:hAnsi="Times New Roman" w:cs="Times New Roman"/>
                <w:sz w:val="22"/>
                <w:szCs w:val="22"/>
                <w:lang w:eastAsia="en-GB"/>
              </w:rPr>
            </w:pPr>
          </w:p>
          <w:p w14:paraId="1E41073F" w14:textId="77777777" w:rsidR="00267633" w:rsidRPr="00632015" w:rsidRDefault="00267633" w:rsidP="00632015">
            <w:pPr>
              <w:autoSpaceDE w:val="0"/>
              <w:autoSpaceDN w:val="0"/>
              <w:adjustRightInd w:val="0"/>
              <w:spacing w:before="0" w:after="0" w:line="240" w:lineRule="auto"/>
              <w:rPr>
                <w:rFonts w:ascii="Times New Roman" w:eastAsia="Calibri" w:hAnsi="Times New Roman" w:cs="Times New Roman"/>
                <w:sz w:val="22"/>
                <w:szCs w:val="22"/>
                <w:lang w:eastAsia="en-GB"/>
              </w:rPr>
            </w:pPr>
          </w:p>
          <w:p w14:paraId="3FBFB55B" w14:textId="77777777" w:rsidR="00267633" w:rsidRPr="00632015" w:rsidRDefault="00267633" w:rsidP="00632015">
            <w:pPr>
              <w:autoSpaceDE w:val="0"/>
              <w:autoSpaceDN w:val="0"/>
              <w:adjustRightInd w:val="0"/>
              <w:spacing w:before="0" w:after="0" w:line="240" w:lineRule="auto"/>
              <w:rPr>
                <w:rFonts w:ascii="Times New Roman" w:eastAsia="Calibri" w:hAnsi="Times New Roman" w:cs="Times New Roman"/>
                <w:sz w:val="22"/>
                <w:szCs w:val="22"/>
                <w:lang w:eastAsia="en-GB"/>
              </w:rPr>
            </w:pPr>
          </w:p>
          <w:p w14:paraId="389D4A1D" w14:textId="77777777" w:rsidR="00267633" w:rsidRPr="00632015" w:rsidRDefault="00267633" w:rsidP="00632015">
            <w:pPr>
              <w:autoSpaceDE w:val="0"/>
              <w:autoSpaceDN w:val="0"/>
              <w:adjustRightInd w:val="0"/>
              <w:spacing w:before="0" w:after="0" w:line="240" w:lineRule="auto"/>
              <w:rPr>
                <w:rFonts w:ascii="Times New Roman" w:eastAsia="Calibri" w:hAnsi="Times New Roman" w:cs="Times New Roman"/>
                <w:sz w:val="22"/>
                <w:szCs w:val="22"/>
                <w:lang w:eastAsia="en-GB"/>
              </w:rPr>
            </w:pPr>
          </w:p>
          <w:p w14:paraId="0530FD26" w14:textId="77777777" w:rsidR="00267633" w:rsidRPr="00632015" w:rsidRDefault="00267633" w:rsidP="00632015">
            <w:pPr>
              <w:autoSpaceDE w:val="0"/>
              <w:autoSpaceDN w:val="0"/>
              <w:adjustRightInd w:val="0"/>
              <w:spacing w:before="0" w:after="0" w:line="240" w:lineRule="auto"/>
              <w:rPr>
                <w:rFonts w:ascii="Times New Roman" w:eastAsia="Calibri" w:hAnsi="Times New Roman" w:cs="Times New Roman"/>
                <w:sz w:val="22"/>
                <w:szCs w:val="22"/>
                <w:lang w:eastAsia="en-GB"/>
              </w:rPr>
            </w:pPr>
          </w:p>
          <w:p w14:paraId="436C60A3" w14:textId="77777777" w:rsidR="00267633" w:rsidRPr="00632015" w:rsidRDefault="00267633" w:rsidP="00632015">
            <w:pPr>
              <w:autoSpaceDE w:val="0"/>
              <w:autoSpaceDN w:val="0"/>
              <w:adjustRightInd w:val="0"/>
              <w:spacing w:before="0" w:after="0" w:line="240" w:lineRule="auto"/>
              <w:rPr>
                <w:rFonts w:ascii="Times New Roman" w:eastAsia="Calibri" w:hAnsi="Times New Roman" w:cs="Times New Roman"/>
                <w:sz w:val="22"/>
                <w:szCs w:val="22"/>
                <w:lang w:eastAsia="en-GB"/>
              </w:rPr>
            </w:pPr>
          </w:p>
        </w:tc>
      </w:tr>
      <w:tr w:rsidR="00267633" w:rsidRPr="00632015" w14:paraId="4941ECF2" w14:textId="77777777" w:rsidTr="00632015">
        <w:trPr>
          <w:divId w:val="2116439976"/>
          <w:tblCellSpacing w:w="142" w:type="dxa"/>
        </w:trPr>
        <w:tc>
          <w:tcPr>
            <w:tcW w:w="4710" w:type="pct"/>
            <w:shd w:val="clear" w:color="auto" w:fill="auto"/>
          </w:tcPr>
          <w:p w14:paraId="14C4829F" w14:textId="77777777" w:rsidR="00267633" w:rsidRPr="00ED3579" w:rsidRDefault="00267633" w:rsidP="00632015">
            <w:pPr>
              <w:autoSpaceDE w:val="0"/>
              <w:autoSpaceDN w:val="0"/>
              <w:adjustRightInd w:val="0"/>
              <w:spacing w:before="0" w:after="0" w:line="240" w:lineRule="auto"/>
              <w:rPr>
                <w:rFonts w:ascii="Times New Roman" w:eastAsia="Calibri" w:hAnsi="Times New Roman" w:cs="Times New Roman"/>
                <w:b/>
                <w:sz w:val="22"/>
                <w:szCs w:val="22"/>
                <w:lang w:eastAsia="en-GB"/>
              </w:rPr>
            </w:pPr>
            <w:r w:rsidRPr="00ED3579">
              <w:rPr>
                <w:rFonts w:ascii="Times New Roman" w:eastAsia="Calibri" w:hAnsi="Times New Roman" w:cs="Times New Roman"/>
                <w:b/>
                <w:sz w:val="22"/>
                <w:szCs w:val="22"/>
                <w:lang w:eastAsia="en-GB"/>
              </w:rPr>
              <w:t>Doctor-patient relationship:</w:t>
            </w:r>
          </w:p>
          <w:p w14:paraId="51D3C4AF" w14:textId="77777777" w:rsidR="00267633" w:rsidRPr="00632015" w:rsidRDefault="00267633" w:rsidP="00632015">
            <w:pPr>
              <w:autoSpaceDE w:val="0"/>
              <w:autoSpaceDN w:val="0"/>
              <w:adjustRightInd w:val="0"/>
              <w:spacing w:before="0" w:after="0" w:line="240" w:lineRule="auto"/>
              <w:rPr>
                <w:rFonts w:ascii="Times New Roman" w:eastAsia="Calibri" w:hAnsi="Times New Roman" w:cs="Times New Roman"/>
                <w:i/>
                <w:sz w:val="22"/>
                <w:szCs w:val="22"/>
                <w:lang w:eastAsia="en-GB"/>
              </w:rPr>
            </w:pPr>
            <w:r w:rsidRPr="00632015">
              <w:rPr>
                <w:rFonts w:ascii="Times New Roman" w:eastAsia="Calibri" w:hAnsi="Times New Roman" w:cs="Times New Roman"/>
                <w:i/>
                <w:sz w:val="22"/>
                <w:szCs w:val="22"/>
                <w:lang w:eastAsia="en-GB"/>
              </w:rPr>
              <w:lastRenderedPageBreak/>
              <w:t>Please state if you have been seeing the patient regularly over a period of time (if so, please state when you first started seeing the patient and how often you see the patient) or if you saw the patient specifically for this mental capacity assessment only.</w:t>
            </w:r>
          </w:p>
          <w:p w14:paraId="442D4CE2" w14:textId="77777777" w:rsidR="00267633" w:rsidRPr="00632015" w:rsidRDefault="00267633" w:rsidP="00632015">
            <w:pPr>
              <w:autoSpaceDE w:val="0"/>
              <w:autoSpaceDN w:val="0"/>
              <w:adjustRightInd w:val="0"/>
              <w:spacing w:before="0" w:after="0" w:line="240" w:lineRule="auto"/>
              <w:rPr>
                <w:rFonts w:ascii="Times New Roman" w:eastAsia="Calibri" w:hAnsi="Times New Roman" w:cs="Times New Roman"/>
                <w:sz w:val="22"/>
                <w:szCs w:val="22"/>
                <w:lang w:eastAsia="en-GB"/>
              </w:rPr>
            </w:pPr>
          </w:p>
          <w:p w14:paraId="18EB55BE" w14:textId="77777777" w:rsidR="00267633" w:rsidRPr="00632015" w:rsidRDefault="00267633" w:rsidP="00632015">
            <w:pPr>
              <w:autoSpaceDE w:val="0"/>
              <w:autoSpaceDN w:val="0"/>
              <w:adjustRightInd w:val="0"/>
              <w:spacing w:before="0" w:after="0" w:line="240" w:lineRule="auto"/>
              <w:rPr>
                <w:rFonts w:ascii="Times New Roman" w:eastAsia="Calibri" w:hAnsi="Times New Roman" w:cs="Times New Roman"/>
                <w:sz w:val="22"/>
                <w:szCs w:val="22"/>
                <w:lang w:eastAsia="en-GB"/>
              </w:rPr>
            </w:pPr>
          </w:p>
          <w:p w14:paraId="1745131F" w14:textId="77777777" w:rsidR="00267633" w:rsidRPr="00632015" w:rsidRDefault="00267633" w:rsidP="00632015">
            <w:pPr>
              <w:autoSpaceDE w:val="0"/>
              <w:autoSpaceDN w:val="0"/>
              <w:adjustRightInd w:val="0"/>
              <w:spacing w:before="0" w:after="0" w:line="240" w:lineRule="auto"/>
              <w:rPr>
                <w:rFonts w:ascii="Times New Roman" w:eastAsia="Calibri" w:hAnsi="Times New Roman" w:cs="Times New Roman"/>
                <w:sz w:val="22"/>
                <w:szCs w:val="22"/>
                <w:lang w:eastAsia="en-GB"/>
              </w:rPr>
            </w:pPr>
          </w:p>
          <w:p w14:paraId="4FFB4F79" w14:textId="77777777" w:rsidR="00267633" w:rsidRPr="00632015" w:rsidRDefault="00267633" w:rsidP="00632015">
            <w:pPr>
              <w:autoSpaceDE w:val="0"/>
              <w:autoSpaceDN w:val="0"/>
              <w:adjustRightInd w:val="0"/>
              <w:spacing w:before="0" w:after="0" w:line="240" w:lineRule="auto"/>
              <w:rPr>
                <w:rFonts w:ascii="Times New Roman" w:eastAsia="Calibri" w:hAnsi="Times New Roman" w:cs="Times New Roman"/>
                <w:sz w:val="22"/>
                <w:szCs w:val="22"/>
                <w:lang w:eastAsia="en-GB"/>
              </w:rPr>
            </w:pPr>
          </w:p>
          <w:p w14:paraId="7724AC2C" w14:textId="77777777" w:rsidR="00267633" w:rsidRPr="00632015" w:rsidRDefault="00267633" w:rsidP="00632015">
            <w:pPr>
              <w:autoSpaceDE w:val="0"/>
              <w:autoSpaceDN w:val="0"/>
              <w:adjustRightInd w:val="0"/>
              <w:spacing w:before="0" w:after="0" w:line="240" w:lineRule="auto"/>
              <w:rPr>
                <w:rFonts w:ascii="Times New Roman" w:eastAsia="Calibri" w:hAnsi="Times New Roman" w:cs="Times New Roman"/>
                <w:sz w:val="22"/>
                <w:szCs w:val="22"/>
                <w:lang w:eastAsia="en-GB"/>
              </w:rPr>
            </w:pPr>
          </w:p>
          <w:p w14:paraId="54EDFE4F" w14:textId="77777777" w:rsidR="00267633" w:rsidRPr="00632015" w:rsidRDefault="00267633" w:rsidP="00632015">
            <w:pPr>
              <w:autoSpaceDE w:val="0"/>
              <w:autoSpaceDN w:val="0"/>
              <w:adjustRightInd w:val="0"/>
              <w:spacing w:before="0" w:after="0" w:line="240" w:lineRule="auto"/>
              <w:rPr>
                <w:rFonts w:ascii="Times New Roman" w:eastAsia="Calibri" w:hAnsi="Times New Roman" w:cs="Times New Roman"/>
                <w:sz w:val="22"/>
                <w:szCs w:val="22"/>
                <w:lang w:eastAsia="en-GB"/>
              </w:rPr>
            </w:pPr>
          </w:p>
        </w:tc>
      </w:tr>
    </w:tbl>
    <w:p w14:paraId="012BEE5D" w14:textId="77777777" w:rsidR="00267633" w:rsidRPr="00267633" w:rsidRDefault="00267633" w:rsidP="00267633">
      <w:pPr>
        <w:spacing w:before="0" w:after="200" w:line="276" w:lineRule="auto"/>
        <w:divId w:val="2116439976"/>
        <w:rPr>
          <w:rFonts w:ascii="Times New Roman" w:eastAsia="Calibri" w:hAnsi="Times New Roman" w:cs="Times New Roman"/>
          <w:sz w:val="22"/>
          <w:szCs w:val="22"/>
          <w:lang w:val="en-GB" w:eastAsia="en-GB"/>
        </w:rPr>
      </w:pPr>
    </w:p>
    <w:tbl>
      <w:tblPr>
        <w:tblW w:w="5000" w:type="pct"/>
        <w:tblCellSpacing w:w="142" w:type="dxa"/>
        <w:tblBorders>
          <w:insideH w:val="single" w:sz="4" w:space="0" w:color="auto"/>
          <w:insideV w:val="single" w:sz="4" w:space="0" w:color="auto"/>
        </w:tblBorders>
        <w:tblCellMar>
          <w:top w:w="142" w:type="dxa"/>
          <w:bottom w:w="142" w:type="dxa"/>
        </w:tblCellMar>
        <w:tblLook w:val="04A0" w:firstRow="1" w:lastRow="0" w:firstColumn="1" w:lastColumn="0" w:noHBand="0" w:noVBand="1"/>
      </w:tblPr>
      <w:tblGrid>
        <w:gridCol w:w="9026"/>
      </w:tblGrid>
      <w:tr w:rsidR="00267633" w:rsidRPr="00632015" w14:paraId="52A8C257" w14:textId="77777777" w:rsidTr="00632015">
        <w:trPr>
          <w:divId w:val="2116439976"/>
          <w:tblCellSpacing w:w="142" w:type="dxa"/>
        </w:trPr>
        <w:tc>
          <w:tcPr>
            <w:tcW w:w="4710" w:type="pct"/>
            <w:shd w:val="clear" w:color="auto" w:fill="000000"/>
          </w:tcPr>
          <w:p w14:paraId="0D640F39" w14:textId="77777777" w:rsidR="00267633" w:rsidRPr="00632015" w:rsidRDefault="00267633" w:rsidP="00632015">
            <w:pPr>
              <w:autoSpaceDE w:val="0"/>
              <w:autoSpaceDN w:val="0"/>
              <w:adjustRightInd w:val="0"/>
              <w:spacing w:before="0" w:after="0" w:line="240" w:lineRule="auto"/>
              <w:rPr>
                <w:rFonts w:ascii="Times New Roman" w:eastAsia="Calibri" w:hAnsi="Times New Roman" w:cs="Times New Roman"/>
                <w:sz w:val="22"/>
                <w:szCs w:val="22"/>
                <w:lang w:eastAsia="en-GB"/>
              </w:rPr>
            </w:pPr>
            <w:r w:rsidRPr="00632015">
              <w:rPr>
                <w:rFonts w:ascii="Times New Roman" w:eastAsia="Calibri" w:hAnsi="Times New Roman" w:cs="Times New Roman"/>
                <w:i/>
                <w:sz w:val="22"/>
                <w:szCs w:val="22"/>
                <w:lang w:eastAsia="en-GB"/>
              </w:rPr>
              <w:t>SECTION 3: PATIENT’S MEDICAL INFORMATION</w:t>
            </w:r>
          </w:p>
        </w:tc>
      </w:tr>
      <w:tr w:rsidR="00267633" w:rsidRPr="00632015" w14:paraId="63EC837C" w14:textId="77777777" w:rsidTr="00632015">
        <w:trPr>
          <w:divId w:val="2116439976"/>
          <w:tblCellSpacing w:w="142" w:type="dxa"/>
        </w:trPr>
        <w:tc>
          <w:tcPr>
            <w:tcW w:w="4710" w:type="pct"/>
            <w:shd w:val="clear" w:color="auto" w:fill="auto"/>
          </w:tcPr>
          <w:p w14:paraId="2F3477A2" w14:textId="77777777" w:rsidR="00267633" w:rsidRPr="00ED3579" w:rsidRDefault="00267633" w:rsidP="00632015">
            <w:pPr>
              <w:autoSpaceDE w:val="0"/>
              <w:autoSpaceDN w:val="0"/>
              <w:adjustRightInd w:val="0"/>
              <w:spacing w:before="0" w:after="0" w:line="240" w:lineRule="auto"/>
              <w:rPr>
                <w:rFonts w:ascii="Times New Roman" w:eastAsia="Calibri" w:hAnsi="Times New Roman" w:cs="Times New Roman"/>
                <w:b/>
                <w:sz w:val="22"/>
                <w:szCs w:val="22"/>
                <w:lang w:eastAsia="en-GB"/>
              </w:rPr>
            </w:pPr>
            <w:r w:rsidRPr="00ED3579">
              <w:rPr>
                <w:rFonts w:ascii="Times New Roman" w:eastAsia="Calibri" w:hAnsi="Times New Roman" w:cs="Times New Roman"/>
                <w:b/>
                <w:sz w:val="22"/>
                <w:szCs w:val="22"/>
                <w:lang w:eastAsia="en-GB"/>
              </w:rPr>
              <w:t>Patient’s clinical history:</w:t>
            </w:r>
          </w:p>
          <w:p w14:paraId="0ADE52ED" w14:textId="77777777" w:rsidR="00267633" w:rsidRPr="00632015" w:rsidRDefault="00267633" w:rsidP="00632015">
            <w:pPr>
              <w:autoSpaceDE w:val="0"/>
              <w:autoSpaceDN w:val="0"/>
              <w:adjustRightInd w:val="0"/>
              <w:spacing w:before="120" w:after="0" w:line="240" w:lineRule="auto"/>
              <w:jc w:val="both"/>
              <w:rPr>
                <w:rFonts w:ascii="Times New Roman" w:eastAsia="Calibri" w:hAnsi="Times New Roman" w:cs="Times New Roman"/>
                <w:i/>
                <w:sz w:val="22"/>
                <w:szCs w:val="22"/>
                <w:lang w:eastAsia="en-GB"/>
              </w:rPr>
            </w:pPr>
            <w:r w:rsidRPr="00632015">
              <w:rPr>
                <w:rFonts w:ascii="Times New Roman" w:eastAsia="Calibri" w:hAnsi="Times New Roman" w:cs="Times New Roman"/>
                <w:i/>
                <w:sz w:val="22"/>
                <w:szCs w:val="22"/>
                <w:lang w:eastAsia="en-GB"/>
              </w:rPr>
              <w:t>Please note that you should provide sufficient detail to support your opinion in respect of P’s mental capacity.</w:t>
            </w:r>
          </w:p>
          <w:p w14:paraId="0E20161B" w14:textId="77777777" w:rsidR="00267633" w:rsidRPr="00632015" w:rsidRDefault="00267633" w:rsidP="00632015">
            <w:pPr>
              <w:autoSpaceDE w:val="0"/>
              <w:autoSpaceDN w:val="0"/>
              <w:adjustRightInd w:val="0"/>
              <w:spacing w:before="120" w:after="0" w:line="240" w:lineRule="auto"/>
              <w:jc w:val="both"/>
              <w:rPr>
                <w:rFonts w:ascii="Times New Roman" w:eastAsia="Calibri" w:hAnsi="Times New Roman" w:cs="Times New Roman"/>
                <w:sz w:val="22"/>
                <w:szCs w:val="22"/>
                <w:lang w:eastAsia="en-GB"/>
              </w:rPr>
            </w:pPr>
            <w:r w:rsidRPr="00632015">
              <w:rPr>
                <w:rFonts w:ascii="Times New Roman" w:eastAsia="Calibri" w:hAnsi="Times New Roman" w:cs="Times New Roman"/>
                <w:i/>
                <w:sz w:val="22"/>
                <w:szCs w:val="22"/>
                <w:lang w:eastAsia="en-GB"/>
              </w:rPr>
              <w:t>Please also state the source of the information (e.g. from medical records, from the patient, from the applicant etc.).</w:t>
            </w:r>
          </w:p>
          <w:p w14:paraId="7FFCD2A3" w14:textId="77777777" w:rsidR="00267633" w:rsidRPr="00632015" w:rsidRDefault="00267633" w:rsidP="00632015">
            <w:pPr>
              <w:autoSpaceDE w:val="0"/>
              <w:autoSpaceDN w:val="0"/>
              <w:adjustRightInd w:val="0"/>
              <w:spacing w:before="0" w:after="0" w:line="240" w:lineRule="auto"/>
              <w:rPr>
                <w:rFonts w:ascii="Times New Roman" w:eastAsia="Calibri" w:hAnsi="Times New Roman" w:cs="Times New Roman"/>
                <w:sz w:val="22"/>
                <w:szCs w:val="22"/>
                <w:lang w:eastAsia="en-GB"/>
              </w:rPr>
            </w:pPr>
          </w:p>
          <w:p w14:paraId="2129A656" w14:textId="77777777" w:rsidR="00267633" w:rsidRPr="00632015" w:rsidRDefault="00267633" w:rsidP="00632015">
            <w:pPr>
              <w:autoSpaceDE w:val="0"/>
              <w:autoSpaceDN w:val="0"/>
              <w:adjustRightInd w:val="0"/>
              <w:spacing w:before="0" w:after="0" w:line="240" w:lineRule="auto"/>
              <w:rPr>
                <w:rFonts w:ascii="Times New Roman" w:eastAsia="Calibri" w:hAnsi="Times New Roman" w:cs="Times New Roman"/>
                <w:sz w:val="22"/>
                <w:szCs w:val="22"/>
                <w:lang w:eastAsia="en-GB"/>
              </w:rPr>
            </w:pPr>
          </w:p>
          <w:p w14:paraId="55DEF31A" w14:textId="77777777" w:rsidR="00267633" w:rsidRPr="00632015" w:rsidRDefault="00267633" w:rsidP="00632015">
            <w:pPr>
              <w:autoSpaceDE w:val="0"/>
              <w:autoSpaceDN w:val="0"/>
              <w:adjustRightInd w:val="0"/>
              <w:spacing w:before="0" w:after="0" w:line="240" w:lineRule="auto"/>
              <w:rPr>
                <w:rFonts w:ascii="Times New Roman" w:eastAsia="Calibri" w:hAnsi="Times New Roman" w:cs="Times New Roman"/>
                <w:sz w:val="22"/>
                <w:szCs w:val="22"/>
                <w:lang w:eastAsia="en-GB"/>
              </w:rPr>
            </w:pPr>
          </w:p>
          <w:p w14:paraId="65211FAF" w14:textId="77777777" w:rsidR="00267633" w:rsidRPr="00632015" w:rsidRDefault="00267633" w:rsidP="00632015">
            <w:pPr>
              <w:autoSpaceDE w:val="0"/>
              <w:autoSpaceDN w:val="0"/>
              <w:adjustRightInd w:val="0"/>
              <w:spacing w:before="0" w:after="0" w:line="240" w:lineRule="auto"/>
              <w:rPr>
                <w:rFonts w:ascii="Times New Roman" w:eastAsia="Calibri" w:hAnsi="Times New Roman" w:cs="Times New Roman"/>
                <w:sz w:val="22"/>
                <w:szCs w:val="22"/>
                <w:lang w:eastAsia="en-GB"/>
              </w:rPr>
            </w:pPr>
          </w:p>
          <w:p w14:paraId="42C9645A" w14:textId="77777777" w:rsidR="00267633" w:rsidRPr="00632015" w:rsidRDefault="00267633" w:rsidP="00632015">
            <w:pPr>
              <w:autoSpaceDE w:val="0"/>
              <w:autoSpaceDN w:val="0"/>
              <w:adjustRightInd w:val="0"/>
              <w:spacing w:before="0" w:after="0" w:line="240" w:lineRule="auto"/>
              <w:rPr>
                <w:rFonts w:ascii="Times New Roman" w:eastAsia="Calibri" w:hAnsi="Times New Roman" w:cs="Times New Roman"/>
                <w:sz w:val="22"/>
                <w:szCs w:val="22"/>
                <w:lang w:eastAsia="en-GB"/>
              </w:rPr>
            </w:pPr>
          </w:p>
          <w:p w14:paraId="431B9A20" w14:textId="77777777" w:rsidR="00267633" w:rsidRPr="00632015" w:rsidRDefault="00267633" w:rsidP="00632015">
            <w:pPr>
              <w:autoSpaceDE w:val="0"/>
              <w:autoSpaceDN w:val="0"/>
              <w:adjustRightInd w:val="0"/>
              <w:spacing w:before="0" w:after="0" w:line="240" w:lineRule="auto"/>
              <w:rPr>
                <w:rFonts w:ascii="Times New Roman" w:eastAsia="Calibri" w:hAnsi="Times New Roman" w:cs="Times New Roman"/>
                <w:sz w:val="22"/>
                <w:szCs w:val="22"/>
                <w:lang w:eastAsia="en-GB"/>
              </w:rPr>
            </w:pPr>
          </w:p>
          <w:p w14:paraId="14F497C4" w14:textId="77777777" w:rsidR="00267633" w:rsidRPr="00632015" w:rsidRDefault="00267633" w:rsidP="00632015">
            <w:pPr>
              <w:autoSpaceDE w:val="0"/>
              <w:autoSpaceDN w:val="0"/>
              <w:adjustRightInd w:val="0"/>
              <w:spacing w:before="0" w:after="0" w:line="240" w:lineRule="auto"/>
              <w:rPr>
                <w:rFonts w:ascii="Times New Roman" w:eastAsia="Calibri" w:hAnsi="Times New Roman" w:cs="Times New Roman"/>
                <w:sz w:val="22"/>
                <w:szCs w:val="22"/>
                <w:lang w:eastAsia="en-GB"/>
              </w:rPr>
            </w:pPr>
          </w:p>
          <w:p w14:paraId="066F0164" w14:textId="77777777" w:rsidR="00267633" w:rsidRPr="00632015" w:rsidRDefault="00267633" w:rsidP="00632015">
            <w:pPr>
              <w:autoSpaceDE w:val="0"/>
              <w:autoSpaceDN w:val="0"/>
              <w:adjustRightInd w:val="0"/>
              <w:spacing w:before="0" w:after="0" w:line="240" w:lineRule="auto"/>
              <w:rPr>
                <w:rFonts w:ascii="Times New Roman" w:eastAsia="Calibri" w:hAnsi="Times New Roman" w:cs="Times New Roman"/>
                <w:sz w:val="22"/>
                <w:szCs w:val="22"/>
                <w:lang w:eastAsia="en-GB"/>
              </w:rPr>
            </w:pPr>
          </w:p>
          <w:p w14:paraId="6B94FBDE" w14:textId="77777777" w:rsidR="00267633" w:rsidRPr="00632015" w:rsidRDefault="00267633" w:rsidP="00632015">
            <w:pPr>
              <w:autoSpaceDE w:val="0"/>
              <w:autoSpaceDN w:val="0"/>
              <w:adjustRightInd w:val="0"/>
              <w:spacing w:before="0" w:after="0" w:line="240" w:lineRule="auto"/>
              <w:rPr>
                <w:rFonts w:ascii="Times New Roman" w:eastAsia="Calibri" w:hAnsi="Times New Roman" w:cs="Times New Roman"/>
                <w:sz w:val="22"/>
                <w:szCs w:val="22"/>
                <w:lang w:eastAsia="en-GB"/>
              </w:rPr>
            </w:pPr>
          </w:p>
          <w:p w14:paraId="4D8F69BC" w14:textId="77777777" w:rsidR="00267633" w:rsidRPr="00632015" w:rsidRDefault="00267633" w:rsidP="00632015">
            <w:pPr>
              <w:autoSpaceDE w:val="0"/>
              <w:autoSpaceDN w:val="0"/>
              <w:adjustRightInd w:val="0"/>
              <w:spacing w:before="0" w:after="0" w:line="240" w:lineRule="auto"/>
              <w:rPr>
                <w:rFonts w:ascii="Times New Roman" w:eastAsia="Calibri" w:hAnsi="Times New Roman" w:cs="Times New Roman"/>
                <w:sz w:val="22"/>
                <w:szCs w:val="22"/>
                <w:lang w:eastAsia="en-GB"/>
              </w:rPr>
            </w:pPr>
          </w:p>
          <w:p w14:paraId="11D83554" w14:textId="77777777" w:rsidR="00267633" w:rsidRPr="00632015" w:rsidRDefault="00267633" w:rsidP="00632015">
            <w:pPr>
              <w:autoSpaceDE w:val="0"/>
              <w:autoSpaceDN w:val="0"/>
              <w:adjustRightInd w:val="0"/>
              <w:spacing w:before="0" w:after="0" w:line="240" w:lineRule="auto"/>
              <w:rPr>
                <w:rFonts w:ascii="Times New Roman" w:eastAsia="Calibri" w:hAnsi="Times New Roman" w:cs="Times New Roman"/>
                <w:sz w:val="22"/>
                <w:szCs w:val="22"/>
                <w:lang w:eastAsia="en-GB"/>
              </w:rPr>
            </w:pPr>
          </w:p>
          <w:p w14:paraId="2E829DCD" w14:textId="77777777" w:rsidR="00267633" w:rsidRPr="00632015" w:rsidRDefault="00267633" w:rsidP="00632015">
            <w:pPr>
              <w:autoSpaceDE w:val="0"/>
              <w:autoSpaceDN w:val="0"/>
              <w:adjustRightInd w:val="0"/>
              <w:spacing w:before="0" w:after="0" w:line="240" w:lineRule="auto"/>
              <w:rPr>
                <w:rFonts w:ascii="Times New Roman" w:eastAsia="Calibri" w:hAnsi="Times New Roman" w:cs="Times New Roman"/>
                <w:sz w:val="22"/>
                <w:szCs w:val="22"/>
                <w:lang w:eastAsia="en-GB"/>
              </w:rPr>
            </w:pPr>
          </w:p>
        </w:tc>
      </w:tr>
      <w:tr w:rsidR="00267633" w:rsidRPr="00632015" w14:paraId="7E12361E" w14:textId="77777777" w:rsidTr="00632015">
        <w:trPr>
          <w:divId w:val="2116439976"/>
          <w:tblCellSpacing w:w="142" w:type="dxa"/>
        </w:trPr>
        <w:tc>
          <w:tcPr>
            <w:tcW w:w="4710" w:type="pct"/>
            <w:shd w:val="clear" w:color="auto" w:fill="auto"/>
          </w:tcPr>
          <w:p w14:paraId="037D06DD" w14:textId="77777777" w:rsidR="00267633" w:rsidRPr="00ED3579" w:rsidRDefault="00267633" w:rsidP="00632015">
            <w:pPr>
              <w:autoSpaceDE w:val="0"/>
              <w:autoSpaceDN w:val="0"/>
              <w:adjustRightInd w:val="0"/>
              <w:spacing w:before="0" w:after="0" w:line="240" w:lineRule="auto"/>
              <w:rPr>
                <w:rFonts w:ascii="Times New Roman" w:eastAsia="Calibri" w:hAnsi="Times New Roman" w:cs="Times New Roman"/>
                <w:b/>
                <w:sz w:val="22"/>
                <w:szCs w:val="22"/>
                <w:lang w:eastAsia="en-GB"/>
              </w:rPr>
            </w:pPr>
            <w:r w:rsidRPr="00ED3579">
              <w:rPr>
                <w:rFonts w:ascii="Times New Roman" w:eastAsia="Calibri" w:hAnsi="Times New Roman" w:cs="Times New Roman"/>
                <w:b/>
                <w:sz w:val="22"/>
                <w:szCs w:val="22"/>
                <w:lang w:eastAsia="en-GB"/>
              </w:rPr>
              <w:t>Findings from physical examination / mental state examination:</w:t>
            </w:r>
          </w:p>
          <w:p w14:paraId="6E7D0574" w14:textId="77777777" w:rsidR="00267633" w:rsidRPr="00632015" w:rsidRDefault="00267633" w:rsidP="00632015">
            <w:pPr>
              <w:autoSpaceDE w:val="0"/>
              <w:autoSpaceDN w:val="0"/>
              <w:adjustRightInd w:val="0"/>
              <w:spacing w:before="120" w:after="0" w:line="240" w:lineRule="auto"/>
              <w:jc w:val="both"/>
              <w:rPr>
                <w:rFonts w:ascii="Times New Roman" w:eastAsia="Calibri" w:hAnsi="Times New Roman" w:cs="Times New Roman"/>
                <w:i/>
                <w:sz w:val="22"/>
                <w:szCs w:val="22"/>
                <w:lang w:eastAsia="en-GB"/>
              </w:rPr>
            </w:pPr>
            <w:r w:rsidRPr="00632015">
              <w:rPr>
                <w:rFonts w:ascii="Times New Roman" w:eastAsia="Calibri" w:hAnsi="Times New Roman" w:cs="Times New Roman"/>
                <w:i/>
                <w:sz w:val="22"/>
                <w:szCs w:val="22"/>
                <w:lang w:eastAsia="en-GB"/>
              </w:rPr>
              <w:t xml:space="preserve">Please note that you should provide sufficient detail to support your opinion in respect of P’s mental capacity.  </w:t>
            </w:r>
          </w:p>
          <w:p w14:paraId="4D4723AF" w14:textId="77777777" w:rsidR="00267633" w:rsidRPr="00632015" w:rsidRDefault="00267633" w:rsidP="00632015">
            <w:pPr>
              <w:autoSpaceDE w:val="0"/>
              <w:autoSpaceDN w:val="0"/>
              <w:adjustRightInd w:val="0"/>
              <w:spacing w:before="120" w:after="0" w:line="240" w:lineRule="auto"/>
              <w:jc w:val="both"/>
              <w:rPr>
                <w:rFonts w:ascii="Times New Roman" w:eastAsia="Calibri" w:hAnsi="Times New Roman" w:cs="Times New Roman"/>
                <w:i/>
                <w:sz w:val="22"/>
                <w:szCs w:val="22"/>
                <w:lang w:eastAsia="en-GB"/>
              </w:rPr>
            </w:pPr>
            <w:r w:rsidRPr="00632015">
              <w:rPr>
                <w:rFonts w:ascii="Times New Roman" w:eastAsia="Calibri" w:hAnsi="Times New Roman" w:cs="Times New Roman"/>
                <w:i/>
                <w:sz w:val="22"/>
                <w:szCs w:val="22"/>
                <w:lang w:eastAsia="en-GB"/>
              </w:rPr>
              <w:t>Please also note that there should not be an overly long period between the date of examination of P and the date of this report.</w:t>
            </w:r>
          </w:p>
          <w:p w14:paraId="3D30C3D2" w14:textId="77777777" w:rsidR="00267633" w:rsidRPr="00632015" w:rsidRDefault="00267633" w:rsidP="00632015">
            <w:pPr>
              <w:autoSpaceDE w:val="0"/>
              <w:autoSpaceDN w:val="0"/>
              <w:adjustRightInd w:val="0"/>
              <w:spacing w:before="0" w:after="0" w:line="240" w:lineRule="auto"/>
              <w:rPr>
                <w:rFonts w:ascii="Times New Roman" w:eastAsia="Calibri" w:hAnsi="Times New Roman" w:cs="Times New Roman"/>
                <w:sz w:val="22"/>
                <w:szCs w:val="22"/>
                <w:lang w:eastAsia="en-GB"/>
              </w:rPr>
            </w:pPr>
          </w:p>
          <w:p w14:paraId="12D52190" w14:textId="77777777" w:rsidR="00267633" w:rsidRPr="00632015" w:rsidRDefault="00267633" w:rsidP="00632015">
            <w:pPr>
              <w:autoSpaceDE w:val="0"/>
              <w:autoSpaceDN w:val="0"/>
              <w:adjustRightInd w:val="0"/>
              <w:spacing w:before="0" w:after="0" w:line="240" w:lineRule="auto"/>
              <w:rPr>
                <w:rFonts w:ascii="Times New Roman" w:eastAsia="Calibri" w:hAnsi="Times New Roman" w:cs="Times New Roman"/>
                <w:sz w:val="22"/>
                <w:szCs w:val="22"/>
                <w:lang w:eastAsia="en-GB"/>
              </w:rPr>
            </w:pPr>
          </w:p>
          <w:p w14:paraId="157555BA" w14:textId="77777777" w:rsidR="00267633" w:rsidRPr="00632015" w:rsidRDefault="00267633" w:rsidP="00632015">
            <w:pPr>
              <w:autoSpaceDE w:val="0"/>
              <w:autoSpaceDN w:val="0"/>
              <w:adjustRightInd w:val="0"/>
              <w:spacing w:before="0" w:after="0" w:line="240" w:lineRule="auto"/>
              <w:rPr>
                <w:rFonts w:ascii="Times New Roman" w:eastAsia="Calibri" w:hAnsi="Times New Roman" w:cs="Times New Roman"/>
                <w:sz w:val="22"/>
                <w:szCs w:val="22"/>
                <w:lang w:eastAsia="en-GB"/>
              </w:rPr>
            </w:pPr>
          </w:p>
          <w:p w14:paraId="51666DD4" w14:textId="77777777" w:rsidR="00267633" w:rsidRPr="00632015" w:rsidRDefault="00267633" w:rsidP="00632015">
            <w:pPr>
              <w:autoSpaceDE w:val="0"/>
              <w:autoSpaceDN w:val="0"/>
              <w:adjustRightInd w:val="0"/>
              <w:spacing w:before="0" w:after="0" w:line="240" w:lineRule="auto"/>
              <w:rPr>
                <w:rFonts w:ascii="Times New Roman" w:eastAsia="Calibri" w:hAnsi="Times New Roman" w:cs="Times New Roman"/>
                <w:sz w:val="22"/>
                <w:szCs w:val="22"/>
                <w:lang w:eastAsia="en-GB"/>
              </w:rPr>
            </w:pPr>
          </w:p>
          <w:p w14:paraId="61902CC3" w14:textId="77777777" w:rsidR="00267633" w:rsidRPr="00632015" w:rsidRDefault="00267633" w:rsidP="00632015">
            <w:pPr>
              <w:autoSpaceDE w:val="0"/>
              <w:autoSpaceDN w:val="0"/>
              <w:adjustRightInd w:val="0"/>
              <w:spacing w:before="0" w:after="0" w:line="240" w:lineRule="auto"/>
              <w:rPr>
                <w:rFonts w:ascii="Times New Roman" w:eastAsia="Calibri" w:hAnsi="Times New Roman" w:cs="Times New Roman"/>
                <w:sz w:val="22"/>
                <w:szCs w:val="22"/>
                <w:lang w:eastAsia="en-GB"/>
              </w:rPr>
            </w:pPr>
          </w:p>
          <w:p w14:paraId="7312315E" w14:textId="77777777" w:rsidR="00267633" w:rsidRPr="00632015" w:rsidRDefault="00267633" w:rsidP="00632015">
            <w:pPr>
              <w:autoSpaceDE w:val="0"/>
              <w:autoSpaceDN w:val="0"/>
              <w:adjustRightInd w:val="0"/>
              <w:spacing w:before="0" w:after="0" w:line="240" w:lineRule="auto"/>
              <w:rPr>
                <w:rFonts w:ascii="Times New Roman" w:eastAsia="Calibri" w:hAnsi="Times New Roman" w:cs="Times New Roman"/>
                <w:sz w:val="22"/>
                <w:szCs w:val="22"/>
                <w:lang w:eastAsia="en-GB"/>
              </w:rPr>
            </w:pPr>
          </w:p>
          <w:p w14:paraId="1BFCDF02" w14:textId="77777777" w:rsidR="00267633" w:rsidRPr="00632015" w:rsidRDefault="00267633" w:rsidP="00632015">
            <w:pPr>
              <w:autoSpaceDE w:val="0"/>
              <w:autoSpaceDN w:val="0"/>
              <w:adjustRightInd w:val="0"/>
              <w:spacing w:before="0" w:after="0" w:line="240" w:lineRule="auto"/>
              <w:rPr>
                <w:rFonts w:ascii="Times New Roman" w:eastAsia="Calibri" w:hAnsi="Times New Roman" w:cs="Times New Roman"/>
                <w:sz w:val="22"/>
                <w:szCs w:val="22"/>
                <w:lang w:eastAsia="en-GB"/>
              </w:rPr>
            </w:pPr>
          </w:p>
          <w:p w14:paraId="4F040CF1" w14:textId="77777777" w:rsidR="00267633" w:rsidRPr="00632015" w:rsidRDefault="00267633" w:rsidP="00632015">
            <w:pPr>
              <w:autoSpaceDE w:val="0"/>
              <w:autoSpaceDN w:val="0"/>
              <w:adjustRightInd w:val="0"/>
              <w:spacing w:before="0" w:after="0" w:line="240" w:lineRule="auto"/>
              <w:rPr>
                <w:rFonts w:ascii="Times New Roman" w:eastAsia="Calibri" w:hAnsi="Times New Roman" w:cs="Times New Roman"/>
                <w:sz w:val="22"/>
                <w:szCs w:val="22"/>
                <w:lang w:eastAsia="en-GB"/>
              </w:rPr>
            </w:pPr>
          </w:p>
          <w:p w14:paraId="697162BF" w14:textId="77777777" w:rsidR="00267633" w:rsidRPr="00632015" w:rsidRDefault="00267633" w:rsidP="00632015">
            <w:pPr>
              <w:autoSpaceDE w:val="0"/>
              <w:autoSpaceDN w:val="0"/>
              <w:adjustRightInd w:val="0"/>
              <w:spacing w:before="0" w:after="0" w:line="240" w:lineRule="auto"/>
              <w:rPr>
                <w:rFonts w:ascii="Times New Roman" w:eastAsia="Calibri" w:hAnsi="Times New Roman" w:cs="Times New Roman"/>
                <w:sz w:val="22"/>
                <w:szCs w:val="22"/>
                <w:lang w:eastAsia="en-GB"/>
              </w:rPr>
            </w:pPr>
          </w:p>
          <w:p w14:paraId="3DE63A7D" w14:textId="77777777" w:rsidR="00267633" w:rsidRPr="00632015" w:rsidRDefault="00267633" w:rsidP="00632015">
            <w:pPr>
              <w:autoSpaceDE w:val="0"/>
              <w:autoSpaceDN w:val="0"/>
              <w:adjustRightInd w:val="0"/>
              <w:spacing w:before="0" w:after="0" w:line="240" w:lineRule="auto"/>
              <w:rPr>
                <w:rFonts w:ascii="Times New Roman" w:eastAsia="Calibri" w:hAnsi="Times New Roman" w:cs="Times New Roman"/>
                <w:sz w:val="22"/>
                <w:szCs w:val="22"/>
                <w:lang w:eastAsia="en-GB"/>
              </w:rPr>
            </w:pPr>
          </w:p>
          <w:p w14:paraId="445EA5FA" w14:textId="77777777" w:rsidR="00267633" w:rsidRPr="00632015" w:rsidRDefault="00267633" w:rsidP="00632015">
            <w:pPr>
              <w:autoSpaceDE w:val="0"/>
              <w:autoSpaceDN w:val="0"/>
              <w:adjustRightInd w:val="0"/>
              <w:spacing w:before="0" w:after="0" w:line="240" w:lineRule="auto"/>
              <w:rPr>
                <w:rFonts w:ascii="Times New Roman" w:eastAsia="Calibri" w:hAnsi="Times New Roman" w:cs="Times New Roman"/>
                <w:sz w:val="22"/>
                <w:szCs w:val="22"/>
                <w:lang w:eastAsia="en-GB"/>
              </w:rPr>
            </w:pPr>
            <w:r w:rsidRPr="00ED3579">
              <w:rPr>
                <w:rFonts w:ascii="Times New Roman" w:eastAsia="Calibri" w:hAnsi="Times New Roman" w:cs="Times New Roman"/>
                <w:b/>
                <w:sz w:val="22"/>
                <w:szCs w:val="22"/>
                <w:lang w:eastAsia="en-GB"/>
              </w:rPr>
              <w:lastRenderedPageBreak/>
              <w:t>Date of physical examination / mental state examination</w:t>
            </w:r>
            <w:r w:rsidRPr="00632015">
              <w:rPr>
                <w:rFonts w:ascii="Times New Roman" w:eastAsia="Calibri" w:hAnsi="Times New Roman" w:cs="Times New Roman"/>
                <w:sz w:val="22"/>
                <w:szCs w:val="22"/>
                <w:lang w:eastAsia="en-GB"/>
              </w:rPr>
              <w:t>: _________________________</w:t>
            </w:r>
          </w:p>
        </w:tc>
      </w:tr>
      <w:tr w:rsidR="00267633" w:rsidRPr="00632015" w14:paraId="78D49ADE" w14:textId="77777777" w:rsidTr="00632015">
        <w:trPr>
          <w:divId w:val="2116439976"/>
          <w:tblCellSpacing w:w="142" w:type="dxa"/>
        </w:trPr>
        <w:tc>
          <w:tcPr>
            <w:tcW w:w="4710" w:type="pct"/>
            <w:shd w:val="clear" w:color="auto" w:fill="auto"/>
          </w:tcPr>
          <w:p w14:paraId="1BB315FC" w14:textId="77777777" w:rsidR="00267633" w:rsidRPr="00ED3579" w:rsidRDefault="00267633" w:rsidP="00632015">
            <w:pPr>
              <w:autoSpaceDE w:val="0"/>
              <w:autoSpaceDN w:val="0"/>
              <w:adjustRightInd w:val="0"/>
              <w:spacing w:before="0" w:after="0" w:line="240" w:lineRule="auto"/>
              <w:rPr>
                <w:rFonts w:ascii="Times New Roman" w:eastAsia="Calibri" w:hAnsi="Times New Roman" w:cs="Times New Roman"/>
                <w:b/>
                <w:sz w:val="22"/>
                <w:szCs w:val="22"/>
                <w:lang w:eastAsia="en-GB"/>
              </w:rPr>
            </w:pPr>
            <w:r w:rsidRPr="00ED3579">
              <w:rPr>
                <w:rFonts w:ascii="Times New Roman" w:eastAsia="Calibri" w:hAnsi="Times New Roman" w:cs="Times New Roman"/>
                <w:b/>
                <w:sz w:val="22"/>
                <w:szCs w:val="22"/>
                <w:lang w:eastAsia="en-GB"/>
              </w:rPr>
              <w:lastRenderedPageBreak/>
              <w:t>Relevant investigation results:</w:t>
            </w:r>
          </w:p>
          <w:p w14:paraId="405F2C67" w14:textId="77777777" w:rsidR="00267633" w:rsidRPr="00632015" w:rsidRDefault="00267633" w:rsidP="00632015">
            <w:pPr>
              <w:autoSpaceDE w:val="0"/>
              <w:autoSpaceDN w:val="0"/>
              <w:adjustRightInd w:val="0"/>
              <w:spacing w:before="0" w:after="0" w:line="240" w:lineRule="auto"/>
              <w:rPr>
                <w:rFonts w:ascii="Times New Roman" w:eastAsia="Calibri" w:hAnsi="Times New Roman" w:cs="Times New Roman"/>
                <w:sz w:val="22"/>
                <w:szCs w:val="22"/>
                <w:lang w:eastAsia="en-GB"/>
              </w:rPr>
            </w:pPr>
            <w:r w:rsidRPr="00632015">
              <w:rPr>
                <w:rFonts w:ascii="Times New Roman" w:eastAsia="Calibri" w:hAnsi="Times New Roman" w:cs="Times New Roman"/>
                <w:sz w:val="22"/>
                <w:szCs w:val="22"/>
                <w:lang w:eastAsia="en-GB"/>
              </w:rPr>
              <w:br/>
            </w:r>
          </w:p>
          <w:p w14:paraId="1E374CAD" w14:textId="77777777" w:rsidR="00267633" w:rsidRPr="00632015" w:rsidRDefault="00267633" w:rsidP="00632015">
            <w:pPr>
              <w:autoSpaceDE w:val="0"/>
              <w:autoSpaceDN w:val="0"/>
              <w:adjustRightInd w:val="0"/>
              <w:spacing w:before="0" w:after="0" w:line="240" w:lineRule="auto"/>
              <w:rPr>
                <w:rFonts w:ascii="Times New Roman" w:eastAsia="Calibri" w:hAnsi="Times New Roman" w:cs="Times New Roman"/>
                <w:sz w:val="22"/>
                <w:szCs w:val="22"/>
                <w:lang w:eastAsia="en-GB"/>
              </w:rPr>
            </w:pPr>
          </w:p>
          <w:p w14:paraId="4A8559D8" w14:textId="77777777" w:rsidR="00267633" w:rsidRPr="00632015" w:rsidRDefault="00267633" w:rsidP="00632015">
            <w:pPr>
              <w:autoSpaceDE w:val="0"/>
              <w:autoSpaceDN w:val="0"/>
              <w:adjustRightInd w:val="0"/>
              <w:spacing w:before="0" w:after="0" w:line="240" w:lineRule="auto"/>
              <w:rPr>
                <w:rFonts w:ascii="Times New Roman" w:eastAsia="Calibri" w:hAnsi="Times New Roman" w:cs="Times New Roman"/>
                <w:sz w:val="22"/>
                <w:szCs w:val="22"/>
                <w:lang w:eastAsia="en-GB"/>
              </w:rPr>
            </w:pPr>
          </w:p>
        </w:tc>
      </w:tr>
      <w:tr w:rsidR="00267633" w:rsidRPr="00632015" w14:paraId="15BCB84A" w14:textId="77777777" w:rsidTr="00632015">
        <w:trPr>
          <w:divId w:val="2116439976"/>
          <w:tblCellSpacing w:w="142" w:type="dxa"/>
        </w:trPr>
        <w:tc>
          <w:tcPr>
            <w:tcW w:w="4710" w:type="pct"/>
            <w:shd w:val="clear" w:color="auto" w:fill="auto"/>
          </w:tcPr>
          <w:p w14:paraId="0F4629F7" w14:textId="77777777" w:rsidR="00267633" w:rsidRPr="00ED3579" w:rsidRDefault="00267633" w:rsidP="00632015">
            <w:pPr>
              <w:autoSpaceDE w:val="0"/>
              <w:autoSpaceDN w:val="0"/>
              <w:adjustRightInd w:val="0"/>
              <w:spacing w:before="0" w:after="0" w:line="240" w:lineRule="auto"/>
              <w:rPr>
                <w:rFonts w:ascii="Times New Roman" w:eastAsia="Calibri" w:hAnsi="Times New Roman" w:cs="Times New Roman"/>
                <w:b/>
                <w:sz w:val="22"/>
                <w:szCs w:val="22"/>
                <w:lang w:eastAsia="en-GB"/>
              </w:rPr>
            </w:pPr>
            <w:r w:rsidRPr="00ED3579">
              <w:rPr>
                <w:rFonts w:ascii="Times New Roman" w:eastAsia="Calibri" w:hAnsi="Times New Roman" w:cs="Times New Roman"/>
                <w:b/>
                <w:sz w:val="22"/>
                <w:szCs w:val="22"/>
                <w:lang w:eastAsia="en-GB"/>
              </w:rPr>
              <w:t>Diagnosis:</w:t>
            </w:r>
          </w:p>
          <w:p w14:paraId="11C4B130" w14:textId="77777777" w:rsidR="00267633" w:rsidRPr="00632015" w:rsidRDefault="00267633" w:rsidP="00632015">
            <w:pPr>
              <w:autoSpaceDE w:val="0"/>
              <w:autoSpaceDN w:val="0"/>
              <w:adjustRightInd w:val="0"/>
              <w:spacing w:before="0" w:after="0" w:line="240" w:lineRule="auto"/>
              <w:rPr>
                <w:rFonts w:ascii="Times New Roman" w:eastAsia="Calibri" w:hAnsi="Times New Roman" w:cs="Times New Roman"/>
                <w:sz w:val="22"/>
                <w:szCs w:val="22"/>
                <w:lang w:eastAsia="en-GB"/>
              </w:rPr>
            </w:pPr>
          </w:p>
          <w:p w14:paraId="41CE4AB7" w14:textId="77777777" w:rsidR="00267633" w:rsidRPr="00632015" w:rsidRDefault="00267633" w:rsidP="00632015">
            <w:pPr>
              <w:autoSpaceDE w:val="0"/>
              <w:autoSpaceDN w:val="0"/>
              <w:adjustRightInd w:val="0"/>
              <w:spacing w:before="0" w:after="0" w:line="240" w:lineRule="auto"/>
              <w:rPr>
                <w:rFonts w:ascii="Times New Roman" w:eastAsia="Calibri" w:hAnsi="Times New Roman" w:cs="Times New Roman"/>
                <w:sz w:val="22"/>
                <w:szCs w:val="22"/>
                <w:lang w:eastAsia="en-GB"/>
              </w:rPr>
            </w:pPr>
          </w:p>
          <w:p w14:paraId="221524E0" w14:textId="77777777" w:rsidR="00267633" w:rsidRPr="00632015" w:rsidRDefault="00267633" w:rsidP="00632015">
            <w:pPr>
              <w:autoSpaceDE w:val="0"/>
              <w:autoSpaceDN w:val="0"/>
              <w:adjustRightInd w:val="0"/>
              <w:spacing w:before="0" w:after="0" w:line="240" w:lineRule="auto"/>
              <w:rPr>
                <w:rFonts w:ascii="Times New Roman" w:eastAsia="Calibri" w:hAnsi="Times New Roman" w:cs="Times New Roman"/>
                <w:sz w:val="22"/>
                <w:szCs w:val="22"/>
                <w:lang w:eastAsia="en-GB"/>
              </w:rPr>
            </w:pPr>
          </w:p>
          <w:p w14:paraId="2034696A" w14:textId="77777777" w:rsidR="00267633" w:rsidRPr="00632015" w:rsidRDefault="00267633" w:rsidP="00632015">
            <w:pPr>
              <w:autoSpaceDE w:val="0"/>
              <w:autoSpaceDN w:val="0"/>
              <w:adjustRightInd w:val="0"/>
              <w:spacing w:before="0" w:after="0" w:line="240" w:lineRule="auto"/>
              <w:rPr>
                <w:rFonts w:ascii="Times New Roman" w:eastAsia="Calibri" w:hAnsi="Times New Roman" w:cs="Times New Roman"/>
                <w:sz w:val="22"/>
                <w:szCs w:val="22"/>
                <w:lang w:eastAsia="en-GB"/>
              </w:rPr>
            </w:pPr>
          </w:p>
        </w:tc>
      </w:tr>
    </w:tbl>
    <w:p w14:paraId="03F6ABE1" w14:textId="77777777" w:rsidR="00267633" w:rsidRPr="00267633" w:rsidRDefault="00267633" w:rsidP="00267633">
      <w:pPr>
        <w:spacing w:before="0" w:after="200" w:line="276" w:lineRule="auto"/>
        <w:divId w:val="2116439976"/>
        <w:rPr>
          <w:rFonts w:ascii="Times New Roman" w:eastAsia="Calibri" w:hAnsi="Times New Roman" w:cs="Times New Roman"/>
          <w:sz w:val="22"/>
          <w:szCs w:val="22"/>
          <w:lang w:val="en-GB" w:eastAsia="en-GB"/>
        </w:rPr>
      </w:pPr>
    </w:p>
    <w:tbl>
      <w:tblPr>
        <w:tblW w:w="5000" w:type="pct"/>
        <w:tblCellSpacing w:w="142" w:type="dxa"/>
        <w:tblBorders>
          <w:insideH w:val="single" w:sz="4" w:space="0" w:color="auto"/>
          <w:insideV w:val="single" w:sz="4" w:space="0" w:color="auto"/>
        </w:tblBorders>
        <w:tblCellMar>
          <w:top w:w="142" w:type="dxa"/>
          <w:bottom w:w="142" w:type="dxa"/>
        </w:tblCellMar>
        <w:tblLook w:val="04A0" w:firstRow="1" w:lastRow="0" w:firstColumn="1" w:lastColumn="0" w:noHBand="0" w:noVBand="1"/>
      </w:tblPr>
      <w:tblGrid>
        <w:gridCol w:w="9026"/>
      </w:tblGrid>
      <w:tr w:rsidR="00267633" w:rsidRPr="00632015" w14:paraId="2BEA7B39" w14:textId="77777777" w:rsidTr="00632015">
        <w:trPr>
          <w:divId w:val="2116439976"/>
          <w:tblCellSpacing w:w="142" w:type="dxa"/>
        </w:trPr>
        <w:tc>
          <w:tcPr>
            <w:tcW w:w="4710" w:type="pct"/>
            <w:shd w:val="clear" w:color="auto" w:fill="000000"/>
          </w:tcPr>
          <w:p w14:paraId="292C84AC" w14:textId="77777777" w:rsidR="00267633" w:rsidRPr="00632015" w:rsidRDefault="00267633" w:rsidP="00632015">
            <w:pPr>
              <w:autoSpaceDE w:val="0"/>
              <w:autoSpaceDN w:val="0"/>
              <w:adjustRightInd w:val="0"/>
              <w:spacing w:before="0" w:after="0" w:line="240" w:lineRule="auto"/>
              <w:rPr>
                <w:rFonts w:ascii="Times New Roman" w:eastAsia="Calibri" w:hAnsi="Times New Roman" w:cs="Times New Roman"/>
                <w:sz w:val="22"/>
                <w:szCs w:val="22"/>
                <w:lang w:eastAsia="en-GB"/>
              </w:rPr>
            </w:pPr>
            <w:r w:rsidRPr="00632015">
              <w:rPr>
                <w:rFonts w:ascii="Times New Roman" w:eastAsia="Calibri" w:hAnsi="Times New Roman" w:cs="Times New Roman"/>
                <w:i/>
                <w:sz w:val="22"/>
                <w:szCs w:val="22"/>
                <w:lang w:eastAsia="en-GB"/>
              </w:rPr>
              <w:t>SECTION 4: OPINION ON PATIENT’S MENTAL CAPACITY</w:t>
            </w:r>
          </w:p>
        </w:tc>
      </w:tr>
      <w:tr w:rsidR="00267633" w:rsidRPr="00632015" w14:paraId="037A092C" w14:textId="77777777" w:rsidTr="00632015">
        <w:trPr>
          <w:divId w:val="2116439976"/>
          <w:tblCellSpacing w:w="142" w:type="dxa"/>
        </w:trPr>
        <w:tc>
          <w:tcPr>
            <w:tcW w:w="4710" w:type="pct"/>
            <w:shd w:val="clear" w:color="auto" w:fill="auto"/>
          </w:tcPr>
          <w:p w14:paraId="5D861126" w14:textId="77777777" w:rsidR="00267633" w:rsidRPr="00ED3579" w:rsidRDefault="00267633" w:rsidP="00632015">
            <w:pPr>
              <w:autoSpaceDE w:val="0"/>
              <w:autoSpaceDN w:val="0"/>
              <w:adjustRightInd w:val="0"/>
              <w:spacing w:before="0" w:after="0" w:line="240" w:lineRule="auto"/>
              <w:rPr>
                <w:rFonts w:ascii="Times New Roman" w:eastAsia="Calibri" w:hAnsi="Times New Roman" w:cs="Times New Roman"/>
                <w:b/>
                <w:caps/>
                <w:sz w:val="22"/>
                <w:szCs w:val="22"/>
                <w:u w:val="single"/>
                <w:lang w:eastAsia="en-GB"/>
              </w:rPr>
            </w:pPr>
            <w:r w:rsidRPr="00ED3579">
              <w:rPr>
                <w:rFonts w:ascii="Times New Roman" w:eastAsia="Calibri" w:hAnsi="Times New Roman" w:cs="Times New Roman"/>
                <w:b/>
                <w:caps/>
                <w:sz w:val="22"/>
                <w:szCs w:val="22"/>
                <w:u w:val="single"/>
                <w:lang w:eastAsia="en-GB"/>
              </w:rPr>
              <w:t>Opinion on patient’s mental capacity in relation to personal welfare</w:t>
            </w:r>
          </w:p>
          <w:p w14:paraId="7B4CB7AB" w14:textId="77777777" w:rsidR="00267633" w:rsidRPr="00632015" w:rsidRDefault="00267633" w:rsidP="00632015">
            <w:pPr>
              <w:autoSpaceDE w:val="0"/>
              <w:autoSpaceDN w:val="0"/>
              <w:adjustRightInd w:val="0"/>
              <w:spacing w:before="120" w:after="0" w:line="240" w:lineRule="auto"/>
              <w:jc w:val="both"/>
              <w:rPr>
                <w:rFonts w:ascii="Times New Roman" w:eastAsia="Calibri" w:hAnsi="Times New Roman" w:cs="Times New Roman"/>
                <w:i/>
                <w:sz w:val="22"/>
                <w:szCs w:val="22"/>
                <w:lang w:eastAsia="en-GB"/>
              </w:rPr>
            </w:pPr>
            <w:r w:rsidRPr="00632015">
              <w:rPr>
                <w:rFonts w:ascii="Times New Roman" w:eastAsia="Calibri" w:hAnsi="Times New Roman" w:cs="Times New Roman"/>
                <w:i/>
                <w:sz w:val="22"/>
                <w:szCs w:val="22"/>
                <w:lang w:eastAsia="en-GB"/>
              </w:rPr>
              <w:t>If you are unable to state “Yes” or “No” in respect of a particular question, please state your opinion of P in respect of that item and provide sufficient supporting information.</w:t>
            </w:r>
          </w:p>
          <w:p w14:paraId="492F054B" w14:textId="77777777" w:rsidR="00267633" w:rsidRPr="00632015" w:rsidRDefault="00267633" w:rsidP="00632015">
            <w:pPr>
              <w:autoSpaceDE w:val="0"/>
              <w:autoSpaceDN w:val="0"/>
              <w:adjustRightInd w:val="0"/>
              <w:spacing w:before="0" w:after="0" w:line="240" w:lineRule="auto"/>
              <w:rPr>
                <w:rFonts w:ascii="Times New Roman" w:eastAsia="Calibri" w:hAnsi="Times New Roman" w:cs="Times New Roman"/>
                <w:i/>
                <w:sz w:val="22"/>
                <w:szCs w:val="22"/>
                <w:lang w:eastAsia="en-GB"/>
              </w:rPr>
            </w:pPr>
          </w:p>
          <w:p w14:paraId="2BEAF6EC" w14:textId="77777777" w:rsidR="00267633" w:rsidRPr="00ED3579" w:rsidRDefault="00267633" w:rsidP="00632015">
            <w:pPr>
              <w:autoSpaceDE w:val="0"/>
              <w:autoSpaceDN w:val="0"/>
              <w:adjustRightInd w:val="0"/>
              <w:spacing w:before="0" w:after="0" w:line="240" w:lineRule="auto"/>
              <w:jc w:val="both"/>
              <w:rPr>
                <w:rFonts w:ascii="Times New Roman" w:eastAsia="Calibri" w:hAnsi="Times New Roman" w:cs="Times New Roman"/>
                <w:b/>
                <w:sz w:val="22"/>
                <w:szCs w:val="22"/>
                <w:lang w:eastAsia="en-GB"/>
              </w:rPr>
            </w:pPr>
            <w:r w:rsidRPr="00ED3579">
              <w:rPr>
                <w:rFonts w:ascii="Times New Roman" w:eastAsia="Calibri" w:hAnsi="Times New Roman" w:cs="Times New Roman"/>
                <w:b/>
                <w:sz w:val="22"/>
                <w:szCs w:val="22"/>
                <w:lang w:eastAsia="en-GB"/>
              </w:rPr>
              <w:t xml:space="preserve">In your opinion, can the patient understand information relevant to a decision relating to his or her personal welfare? </w:t>
            </w:r>
          </w:p>
          <w:p w14:paraId="700F8C0E" w14:textId="77777777" w:rsidR="00267633" w:rsidRPr="00ED3579"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r w:rsidRPr="00632015">
              <w:rPr>
                <w:rFonts w:ascii="Times New Roman" w:eastAsia="Calibri" w:hAnsi="Times New Roman" w:cs="Times New Roman"/>
                <w:sz w:val="22"/>
                <w:szCs w:val="22"/>
                <w:lang w:eastAsia="en-GB"/>
              </w:rPr>
              <w:tab/>
            </w:r>
            <w:r w:rsidRPr="00ED3579">
              <w:rPr>
                <w:rFonts w:ascii="Times New Roman" w:eastAsia="Calibri" w:hAnsi="Times New Roman" w:cs="Times New Roman"/>
                <w:b/>
                <w:sz w:val="22"/>
                <w:szCs w:val="22"/>
                <w:lang w:eastAsia="en-GB"/>
              </w:rPr>
              <w:sym w:font="Wingdings" w:char="F06F"/>
            </w:r>
            <w:r w:rsidRPr="00ED3579">
              <w:rPr>
                <w:rFonts w:ascii="Times New Roman" w:eastAsia="Calibri" w:hAnsi="Times New Roman" w:cs="Times New Roman"/>
                <w:b/>
                <w:sz w:val="22"/>
                <w:szCs w:val="22"/>
                <w:lang w:eastAsia="en-GB"/>
              </w:rPr>
              <w:t xml:space="preserve">   Yes</w:t>
            </w:r>
            <w:r w:rsidRPr="00ED3579">
              <w:rPr>
                <w:rFonts w:ascii="Times New Roman" w:eastAsia="Calibri" w:hAnsi="Times New Roman" w:cs="Times New Roman"/>
                <w:b/>
                <w:sz w:val="22"/>
                <w:szCs w:val="22"/>
                <w:lang w:eastAsia="en-GB"/>
              </w:rPr>
              <w:tab/>
            </w:r>
            <w:r w:rsidRPr="00ED3579">
              <w:rPr>
                <w:rFonts w:ascii="Times New Roman" w:eastAsia="Calibri" w:hAnsi="Times New Roman" w:cs="Times New Roman"/>
                <w:b/>
                <w:sz w:val="22"/>
                <w:szCs w:val="22"/>
                <w:lang w:eastAsia="en-GB"/>
              </w:rPr>
              <w:tab/>
            </w:r>
            <w:r w:rsidRPr="00ED3579">
              <w:rPr>
                <w:rFonts w:ascii="Times New Roman" w:eastAsia="Calibri" w:hAnsi="Times New Roman" w:cs="Times New Roman"/>
                <w:b/>
                <w:sz w:val="22"/>
                <w:szCs w:val="22"/>
                <w:lang w:eastAsia="en-GB"/>
              </w:rPr>
              <w:sym w:font="Wingdings" w:char="F06F"/>
            </w:r>
            <w:r w:rsidRPr="00ED3579">
              <w:rPr>
                <w:rFonts w:ascii="Times New Roman" w:eastAsia="Calibri" w:hAnsi="Times New Roman" w:cs="Times New Roman"/>
                <w:b/>
                <w:sz w:val="22"/>
                <w:szCs w:val="22"/>
                <w:lang w:eastAsia="en-GB"/>
              </w:rPr>
              <w:t xml:space="preserve">   No</w:t>
            </w:r>
          </w:p>
          <w:p w14:paraId="1F7CEA80" w14:textId="77777777" w:rsidR="00267633" w:rsidRPr="00ED3579"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p>
          <w:p w14:paraId="163CFC41" w14:textId="77777777" w:rsidR="00267633" w:rsidRPr="00ED3579"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r w:rsidRPr="00ED3579">
              <w:rPr>
                <w:rFonts w:ascii="Times New Roman" w:eastAsia="Calibri" w:hAnsi="Times New Roman" w:cs="Times New Roman"/>
                <w:b/>
                <w:sz w:val="22"/>
                <w:szCs w:val="22"/>
                <w:lang w:eastAsia="en-GB"/>
              </w:rPr>
              <w:t xml:space="preserve">In your opinion, can the patient retain information long enough to </w:t>
            </w:r>
            <w:proofErr w:type="gramStart"/>
            <w:r w:rsidRPr="00ED3579">
              <w:rPr>
                <w:rFonts w:ascii="Times New Roman" w:eastAsia="Calibri" w:hAnsi="Times New Roman" w:cs="Times New Roman"/>
                <w:b/>
                <w:sz w:val="22"/>
                <w:szCs w:val="22"/>
                <w:lang w:eastAsia="en-GB"/>
              </w:rPr>
              <w:t>make a decision</w:t>
            </w:r>
            <w:proofErr w:type="gramEnd"/>
            <w:r w:rsidRPr="00ED3579">
              <w:rPr>
                <w:rFonts w:ascii="Times New Roman" w:eastAsia="Calibri" w:hAnsi="Times New Roman" w:cs="Times New Roman"/>
                <w:b/>
                <w:sz w:val="22"/>
                <w:szCs w:val="22"/>
                <w:lang w:eastAsia="en-GB"/>
              </w:rPr>
              <w:t xml:space="preserve"> relating to his or her personal welfare?</w:t>
            </w:r>
          </w:p>
          <w:p w14:paraId="3CA61597" w14:textId="77777777" w:rsidR="00267633" w:rsidRPr="00ED3579"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r w:rsidRPr="00ED3579">
              <w:rPr>
                <w:rFonts w:ascii="Times New Roman" w:eastAsia="Calibri" w:hAnsi="Times New Roman" w:cs="Times New Roman"/>
                <w:b/>
                <w:sz w:val="22"/>
                <w:szCs w:val="22"/>
                <w:lang w:eastAsia="en-GB"/>
              </w:rPr>
              <w:tab/>
            </w:r>
            <w:r w:rsidRPr="00ED3579">
              <w:rPr>
                <w:rFonts w:ascii="Times New Roman" w:eastAsia="Calibri" w:hAnsi="Times New Roman" w:cs="Times New Roman"/>
                <w:b/>
                <w:sz w:val="22"/>
                <w:szCs w:val="22"/>
                <w:lang w:eastAsia="en-GB"/>
              </w:rPr>
              <w:sym w:font="Wingdings" w:char="F06F"/>
            </w:r>
            <w:r w:rsidRPr="00ED3579">
              <w:rPr>
                <w:rFonts w:ascii="Times New Roman" w:eastAsia="Calibri" w:hAnsi="Times New Roman" w:cs="Times New Roman"/>
                <w:b/>
                <w:sz w:val="22"/>
                <w:szCs w:val="22"/>
                <w:lang w:eastAsia="en-GB"/>
              </w:rPr>
              <w:t xml:space="preserve">   Yes</w:t>
            </w:r>
            <w:r w:rsidRPr="00ED3579">
              <w:rPr>
                <w:rFonts w:ascii="Times New Roman" w:eastAsia="Calibri" w:hAnsi="Times New Roman" w:cs="Times New Roman"/>
                <w:b/>
                <w:sz w:val="22"/>
                <w:szCs w:val="22"/>
                <w:lang w:eastAsia="en-GB"/>
              </w:rPr>
              <w:tab/>
            </w:r>
            <w:r w:rsidRPr="00ED3579">
              <w:rPr>
                <w:rFonts w:ascii="Times New Roman" w:eastAsia="Calibri" w:hAnsi="Times New Roman" w:cs="Times New Roman"/>
                <w:b/>
                <w:sz w:val="22"/>
                <w:szCs w:val="22"/>
                <w:lang w:eastAsia="en-GB"/>
              </w:rPr>
              <w:tab/>
            </w:r>
            <w:r w:rsidRPr="00ED3579">
              <w:rPr>
                <w:rFonts w:ascii="Times New Roman" w:eastAsia="Calibri" w:hAnsi="Times New Roman" w:cs="Times New Roman"/>
                <w:b/>
                <w:sz w:val="22"/>
                <w:szCs w:val="22"/>
                <w:lang w:eastAsia="en-GB"/>
              </w:rPr>
              <w:sym w:font="Wingdings" w:char="F06F"/>
            </w:r>
            <w:r w:rsidRPr="00ED3579">
              <w:rPr>
                <w:rFonts w:ascii="Times New Roman" w:eastAsia="Calibri" w:hAnsi="Times New Roman" w:cs="Times New Roman"/>
                <w:b/>
                <w:sz w:val="22"/>
                <w:szCs w:val="22"/>
                <w:lang w:eastAsia="en-GB"/>
              </w:rPr>
              <w:t xml:space="preserve">   No</w:t>
            </w:r>
          </w:p>
          <w:p w14:paraId="4A9722BD" w14:textId="77777777" w:rsidR="00267633" w:rsidRPr="00ED3579"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p>
          <w:p w14:paraId="231C812E" w14:textId="77777777" w:rsidR="00267633" w:rsidRPr="00ED3579"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r w:rsidRPr="00ED3579">
              <w:rPr>
                <w:rFonts w:ascii="Times New Roman" w:eastAsia="Calibri" w:hAnsi="Times New Roman" w:cs="Times New Roman"/>
                <w:b/>
                <w:sz w:val="22"/>
                <w:szCs w:val="22"/>
                <w:lang w:eastAsia="en-GB"/>
              </w:rPr>
              <w:t xml:space="preserve">In your opinion, can the patient weigh information as part of the process of </w:t>
            </w:r>
            <w:proofErr w:type="gramStart"/>
            <w:r w:rsidRPr="00ED3579">
              <w:rPr>
                <w:rFonts w:ascii="Times New Roman" w:eastAsia="Calibri" w:hAnsi="Times New Roman" w:cs="Times New Roman"/>
                <w:b/>
                <w:sz w:val="22"/>
                <w:szCs w:val="22"/>
                <w:lang w:eastAsia="en-GB"/>
              </w:rPr>
              <w:t>making a decision</w:t>
            </w:r>
            <w:proofErr w:type="gramEnd"/>
            <w:r w:rsidRPr="00ED3579">
              <w:rPr>
                <w:rFonts w:ascii="Times New Roman" w:eastAsia="Calibri" w:hAnsi="Times New Roman" w:cs="Times New Roman"/>
                <w:b/>
                <w:sz w:val="22"/>
                <w:szCs w:val="22"/>
                <w:lang w:eastAsia="en-GB"/>
              </w:rPr>
              <w:t xml:space="preserve"> relating to his or her personal welfare?</w:t>
            </w:r>
          </w:p>
          <w:p w14:paraId="1794975B" w14:textId="77777777" w:rsidR="00267633" w:rsidRPr="00ED3579"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r w:rsidRPr="00ED3579">
              <w:rPr>
                <w:rFonts w:ascii="Times New Roman" w:eastAsia="Calibri" w:hAnsi="Times New Roman" w:cs="Times New Roman"/>
                <w:b/>
                <w:sz w:val="22"/>
                <w:szCs w:val="22"/>
                <w:lang w:eastAsia="en-GB"/>
              </w:rPr>
              <w:tab/>
            </w:r>
            <w:r w:rsidRPr="00ED3579">
              <w:rPr>
                <w:rFonts w:ascii="Times New Roman" w:eastAsia="Calibri" w:hAnsi="Times New Roman" w:cs="Times New Roman"/>
                <w:b/>
                <w:sz w:val="22"/>
                <w:szCs w:val="22"/>
                <w:lang w:eastAsia="en-GB"/>
              </w:rPr>
              <w:sym w:font="Wingdings" w:char="F06F"/>
            </w:r>
            <w:r w:rsidRPr="00ED3579">
              <w:rPr>
                <w:rFonts w:ascii="Times New Roman" w:eastAsia="Calibri" w:hAnsi="Times New Roman" w:cs="Times New Roman"/>
                <w:b/>
                <w:sz w:val="22"/>
                <w:szCs w:val="22"/>
                <w:lang w:eastAsia="en-GB"/>
              </w:rPr>
              <w:t xml:space="preserve">   Yes</w:t>
            </w:r>
            <w:r w:rsidRPr="00ED3579">
              <w:rPr>
                <w:rFonts w:ascii="Times New Roman" w:eastAsia="Calibri" w:hAnsi="Times New Roman" w:cs="Times New Roman"/>
                <w:b/>
                <w:sz w:val="22"/>
                <w:szCs w:val="22"/>
                <w:lang w:eastAsia="en-GB"/>
              </w:rPr>
              <w:tab/>
            </w:r>
            <w:r w:rsidRPr="00ED3579">
              <w:rPr>
                <w:rFonts w:ascii="Times New Roman" w:eastAsia="Calibri" w:hAnsi="Times New Roman" w:cs="Times New Roman"/>
                <w:b/>
                <w:sz w:val="22"/>
                <w:szCs w:val="22"/>
                <w:lang w:eastAsia="en-GB"/>
              </w:rPr>
              <w:tab/>
            </w:r>
            <w:r w:rsidRPr="00ED3579">
              <w:rPr>
                <w:rFonts w:ascii="Times New Roman" w:eastAsia="Calibri" w:hAnsi="Times New Roman" w:cs="Times New Roman"/>
                <w:b/>
                <w:sz w:val="22"/>
                <w:szCs w:val="22"/>
                <w:lang w:eastAsia="en-GB"/>
              </w:rPr>
              <w:sym w:font="Wingdings" w:char="F06F"/>
            </w:r>
            <w:r w:rsidRPr="00ED3579">
              <w:rPr>
                <w:rFonts w:ascii="Times New Roman" w:eastAsia="Calibri" w:hAnsi="Times New Roman" w:cs="Times New Roman"/>
                <w:b/>
                <w:sz w:val="22"/>
                <w:szCs w:val="22"/>
                <w:lang w:eastAsia="en-GB"/>
              </w:rPr>
              <w:t xml:space="preserve">   No</w:t>
            </w:r>
          </w:p>
          <w:p w14:paraId="3A7F4923" w14:textId="77777777" w:rsidR="00267633" w:rsidRPr="00ED3579"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p>
          <w:p w14:paraId="40259DB4" w14:textId="77777777" w:rsidR="00267633" w:rsidRPr="00ED3579"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r w:rsidRPr="00ED3579">
              <w:rPr>
                <w:rFonts w:ascii="Times New Roman" w:eastAsia="Calibri" w:hAnsi="Times New Roman" w:cs="Times New Roman"/>
                <w:b/>
                <w:sz w:val="22"/>
                <w:szCs w:val="22"/>
                <w:lang w:eastAsia="en-GB"/>
              </w:rPr>
              <w:t>In your opinion, can the patient communicate his or her decision relating to his or her personal welfare?</w:t>
            </w:r>
          </w:p>
          <w:p w14:paraId="7E1FE1FF" w14:textId="77777777" w:rsidR="00267633" w:rsidRPr="00ED3579"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r w:rsidRPr="00ED3579">
              <w:rPr>
                <w:rFonts w:ascii="Times New Roman" w:eastAsia="Calibri" w:hAnsi="Times New Roman" w:cs="Times New Roman"/>
                <w:b/>
                <w:sz w:val="22"/>
                <w:szCs w:val="22"/>
                <w:lang w:eastAsia="en-GB"/>
              </w:rPr>
              <w:tab/>
            </w:r>
            <w:r w:rsidRPr="00ED3579">
              <w:rPr>
                <w:rFonts w:ascii="Times New Roman" w:eastAsia="Calibri" w:hAnsi="Times New Roman" w:cs="Times New Roman"/>
                <w:b/>
                <w:sz w:val="22"/>
                <w:szCs w:val="22"/>
                <w:lang w:eastAsia="en-GB"/>
              </w:rPr>
              <w:sym w:font="Wingdings" w:char="F06F"/>
            </w:r>
            <w:r w:rsidRPr="00ED3579">
              <w:rPr>
                <w:rFonts w:ascii="Times New Roman" w:eastAsia="Calibri" w:hAnsi="Times New Roman" w:cs="Times New Roman"/>
                <w:b/>
                <w:sz w:val="22"/>
                <w:szCs w:val="22"/>
                <w:lang w:eastAsia="en-GB"/>
              </w:rPr>
              <w:t xml:space="preserve">   Yes</w:t>
            </w:r>
            <w:r w:rsidRPr="00ED3579">
              <w:rPr>
                <w:rFonts w:ascii="Times New Roman" w:eastAsia="Calibri" w:hAnsi="Times New Roman" w:cs="Times New Roman"/>
                <w:b/>
                <w:sz w:val="22"/>
                <w:szCs w:val="22"/>
                <w:lang w:eastAsia="en-GB"/>
              </w:rPr>
              <w:tab/>
            </w:r>
            <w:r w:rsidRPr="00ED3579">
              <w:rPr>
                <w:rFonts w:ascii="Times New Roman" w:eastAsia="Calibri" w:hAnsi="Times New Roman" w:cs="Times New Roman"/>
                <w:b/>
                <w:sz w:val="22"/>
                <w:szCs w:val="22"/>
                <w:lang w:eastAsia="en-GB"/>
              </w:rPr>
              <w:tab/>
            </w:r>
            <w:r w:rsidRPr="00ED3579">
              <w:rPr>
                <w:rFonts w:ascii="Times New Roman" w:eastAsia="Calibri" w:hAnsi="Times New Roman" w:cs="Times New Roman"/>
                <w:b/>
                <w:sz w:val="22"/>
                <w:szCs w:val="22"/>
                <w:lang w:eastAsia="en-GB"/>
              </w:rPr>
              <w:sym w:font="Wingdings" w:char="F06F"/>
            </w:r>
            <w:r w:rsidRPr="00ED3579">
              <w:rPr>
                <w:rFonts w:ascii="Times New Roman" w:eastAsia="Calibri" w:hAnsi="Times New Roman" w:cs="Times New Roman"/>
                <w:b/>
                <w:sz w:val="22"/>
                <w:szCs w:val="22"/>
                <w:lang w:eastAsia="en-GB"/>
              </w:rPr>
              <w:t xml:space="preserve">   No</w:t>
            </w:r>
          </w:p>
          <w:p w14:paraId="282DEB26" w14:textId="77777777" w:rsidR="00267633" w:rsidRPr="00632015" w:rsidRDefault="00267633" w:rsidP="00632015">
            <w:pPr>
              <w:autoSpaceDE w:val="0"/>
              <w:autoSpaceDN w:val="0"/>
              <w:adjustRightInd w:val="0"/>
              <w:spacing w:before="120" w:after="0" w:line="240" w:lineRule="auto"/>
              <w:jc w:val="both"/>
              <w:rPr>
                <w:rFonts w:ascii="Times New Roman" w:eastAsia="Calibri" w:hAnsi="Times New Roman" w:cs="Times New Roman"/>
                <w:sz w:val="22"/>
                <w:szCs w:val="22"/>
                <w:lang w:eastAsia="en-GB"/>
              </w:rPr>
            </w:pPr>
          </w:p>
          <w:p w14:paraId="04A2DFDC" w14:textId="77777777" w:rsidR="00267633" w:rsidRPr="00ED3579"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r w:rsidRPr="00ED3579">
              <w:rPr>
                <w:rFonts w:ascii="Times New Roman" w:eastAsia="Calibri" w:hAnsi="Times New Roman" w:cs="Times New Roman"/>
                <w:b/>
                <w:sz w:val="22"/>
                <w:szCs w:val="22"/>
                <w:lang w:eastAsia="en-GB"/>
              </w:rPr>
              <w:t>Taking into consideration the above, in your opinion, does the patient have mental capacity in respect of personal welfare?</w:t>
            </w:r>
          </w:p>
          <w:p w14:paraId="7772A03C" w14:textId="77777777" w:rsidR="00267633" w:rsidRPr="00632015" w:rsidRDefault="00267633" w:rsidP="00632015">
            <w:pPr>
              <w:autoSpaceDE w:val="0"/>
              <w:autoSpaceDN w:val="0"/>
              <w:adjustRightInd w:val="0"/>
              <w:spacing w:before="120" w:after="0" w:line="240" w:lineRule="auto"/>
              <w:jc w:val="both"/>
              <w:rPr>
                <w:rFonts w:ascii="Times New Roman" w:eastAsia="Calibri" w:hAnsi="Times New Roman" w:cs="Times New Roman"/>
                <w:sz w:val="22"/>
                <w:szCs w:val="22"/>
                <w:lang w:eastAsia="en-GB"/>
              </w:rPr>
            </w:pPr>
            <w:r w:rsidRPr="00ED3579">
              <w:rPr>
                <w:rFonts w:ascii="Times New Roman" w:eastAsia="Calibri" w:hAnsi="Times New Roman" w:cs="Times New Roman"/>
                <w:b/>
                <w:sz w:val="22"/>
                <w:szCs w:val="22"/>
                <w:lang w:eastAsia="en-GB"/>
              </w:rPr>
              <w:lastRenderedPageBreak/>
              <w:tab/>
            </w:r>
            <w:r w:rsidRPr="00ED3579">
              <w:rPr>
                <w:rFonts w:ascii="Times New Roman" w:eastAsia="Calibri" w:hAnsi="Times New Roman" w:cs="Times New Roman"/>
                <w:b/>
                <w:sz w:val="22"/>
                <w:szCs w:val="22"/>
                <w:lang w:eastAsia="en-GB"/>
              </w:rPr>
              <w:sym w:font="Wingdings" w:char="F06F"/>
            </w:r>
            <w:r w:rsidRPr="00ED3579">
              <w:rPr>
                <w:rFonts w:ascii="Times New Roman" w:eastAsia="Calibri" w:hAnsi="Times New Roman" w:cs="Times New Roman"/>
                <w:b/>
                <w:sz w:val="22"/>
                <w:szCs w:val="22"/>
                <w:lang w:eastAsia="en-GB"/>
              </w:rPr>
              <w:t xml:space="preserve">   Yes</w:t>
            </w:r>
            <w:r w:rsidRPr="00ED3579">
              <w:rPr>
                <w:rFonts w:ascii="Times New Roman" w:eastAsia="Calibri" w:hAnsi="Times New Roman" w:cs="Times New Roman"/>
                <w:b/>
                <w:sz w:val="22"/>
                <w:szCs w:val="22"/>
                <w:lang w:eastAsia="en-GB"/>
              </w:rPr>
              <w:tab/>
            </w:r>
            <w:r w:rsidRPr="00ED3579">
              <w:rPr>
                <w:rFonts w:ascii="Times New Roman" w:eastAsia="Calibri" w:hAnsi="Times New Roman" w:cs="Times New Roman"/>
                <w:b/>
                <w:sz w:val="22"/>
                <w:szCs w:val="22"/>
                <w:lang w:eastAsia="en-GB"/>
              </w:rPr>
              <w:tab/>
            </w:r>
            <w:r w:rsidRPr="00ED3579">
              <w:rPr>
                <w:rFonts w:ascii="Times New Roman" w:eastAsia="Calibri" w:hAnsi="Times New Roman" w:cs="Times New Roman"/>
                <w:b/>
                <w:sz w:val="22"/>
                <w:szCs w:val="22"/>
                <w:lang w:eastAsia="en-GB"/>
              </w:rPr>
              <w:sym w:font="Wingdings" w:char="F06F"/>
            </w:r>
            <w:r w:rsidRPr="00ED3579">
              <w:rPr>
                <w:rFonts w:ascii="Times New Roman" w:eastAsia="Calibri" w:hAnsi="Times New Roman" w:cs="Times New Roman"/>
                <w:b/>
                <w:sz w:val="22"/>
                <w:szCs w:val="22"/>
                <w:lang w:eastAsia="en-GB"/>
              </w:rPr>
              <w:t xml:space="preserve">   No</w:t>
            </w:r>
          </w:p>
        </w:tc>
      </w:tr>
      <w:tr w:rsidR="00267633" w:rsidRPr="00632015" w14:paraId="026C815B" w14:textId="77777777" w:rsidTr="00632015">
        <w:trPr>
          <w:divId w:val="2116439976"/>
          <w:tblCellSpacing w:w="142" w:type="dxa"/>
        </w:trPr>
        <w:tc>
          <w:tcPr>
            <w:tcW w:w="4710" w:type="pct"/>
            <w:shd w:val="clear" w:color="auto" w:fill="auto"/>
          </w:tcPr>
          <w:p w14:paraId="7BBE9BB2" w14:textId="77777777" w:rsidR="00267633" w:rsidRPr="00ED3579" w:rsidRDefault="00267633" w:rsidP="00632015">
            <w:pPr>
              <w:autoSpaceDE w:val="0"/>
              <w:autoSpaceDN w:val="0"/>
              <w:adjustRightInd w:val="0"/>
              <w:spacing w:before="0" w:after="0" w:line="240" w:lineRule="auto"/>
              <w:rPr>
                <w:rFonts w:ascii="Times New Roman" w:eastAsia="Calibri" w:hAnsi="Times New Roman" w:cs="Times New Roman"/>
                <w:b/>
                <w:caps/>
                <w:sz w:val="22"/>
                <w:szCs w:val="22"/>
                <w:u w:val="single"/>
                <w:lang w:eastAsia="en-GB"/>
              </w:rPr>
            </w:pPr>
            <w:r w:rsidRPr="00ED3579">
              <w:rPr>
                <w:rFonts w:ascii="Times New Roman" w:eastAsia="Calibri" w:hAnsi="Times New Roman" w:cs="Times New Roman"/>
                <w:b/>
                <w:caps/>
                <w:sz w:val="22"/>
                <w:szCs w:val="22"/>
                <w:u w:val="single"/>
                <w:lang w:eastAsia="en-GB"/>
              </w:rPr>
              <w:lastRenderedPageBreak/>
              <w:t>Opinion on patient’s mental capacity in relation to PROPERTY AND AFFAIRS</w:t>
            </w:r>
          </w:p>
          <w:p w14:paraId="5A67FD24" w14:textId="77777777" w:rsidR="00267633" w:rsidRPr="00ED3579" w:rsidRDefault="00267633" w:rsidP="00632015">
            <w:pPr>
              <w:autoSpaceDE w:val="0"/>
              <w:autoSpaceDN w:val="0"/>
              <w:adjustRightInd w:val="0"/>
              <w:spacing w:before="120" w:after="0" w:line="240" w:lineRule="auto"/>
              <w:jc w:val="both"/>
              <w:rPr>
                <w:rFonts w:ascii="Times New Roman" w:eastAsia="Calibri" w:hAnsi="Times New Roman" w:cs="Times New Roman"/>
                <w:b/>
                <w:i/>
                <w:sz w:val="22"/>
                <w:szCs w:val="22"/>
                <w:lang w:eastAsia="en-GB"/>
              </w:rPr>
            </w:pPr>
            <w:r w:rsidRPr="00ED3579">
              <w:rPr>
                <w:rFonts w:ascii="Times New Roman" w:eastAsia="Calibri" w:hAnsi="Times New Roman" w:cs="Times New Roman"/>
                <w:b/>
                <w:i/>
                <w:sz w:val="22"/>
                <w:szCs w:val="22"/>
                <w:lang w:eastAsia="en-GB"/>
              </w:rPr>
              <w:t>If you are unable to state “Yes” or “No” in respect of a particular question, please state your opinion of P in respect of that item and provide sufficient supporting information.</w:t>
            </w:r>
          </w:p>
          <w:p w14:paraId="6267231F" w14:textId="77777777" w:rsidR="00267633" w:rsidRPr="00ED3579" w:rsidRDefault="00267633" w:rsidP="00632015">
            <w:pPr>
              <w:autoSpaceDE w:val="0"/>
              <w:autoSpaceDN w:val="0"/>
              <w:adjustRightInd w:val="0"/>
              <w:spacing w:before="120" w:after="0" w:line="240" w:lineRule="auto"/>
              <w:jc w:val="both"/>
              <w:rPr>
                <w:rFonts w:ascii="Times New Roman" w:eastAsia="Calibri" w:hAnsi="Times New Roman" w:cs="Times New Roman"/>
                <w:b/>
                <w:i/>
                <w:sz w:val="22"/>
                <w:szCs w:val="22"/>
                <w:lang w:eastAsia="en-GB"/>
              </w:rPr>
            </w:pPr>
          </w:p>
          <w:p w14:paraId="29BB3C52" w14:textId="77777777" w:rsidR="00267633" w:rsidRPr="00ED3579" w:rsidRDefault="00267633" w:rsidP="00632015">
            <w:pPr>
              <w:autoSpaceDE w:val="0"/>
              <w:autoSpaceDN w:val="0"/>
              <w:adjustRightInd w:val="0"/>
              <w:spacing w:before="0" w:after="0" w:line="240" w:lineRule="auto"/>
              <w:jc w:val="both"/>
              <w:rPr>
                <w:rFonts w:ascii="Times New Roman" w:eastAsia="Calibri" w:hAnsi="Times New Roman" w:cs="Times New Roman"/>
                <w:b/>
                <w:sz w:val="22"/>
                <w:szCs w:val="22"/>
                <w:lang w:eastAsia="en-GB"/>
              </w:rPr>
            </w:pPr>
            <w:r w:rsidRPr="00ED3579">
              <w:rPr>
                <w:rFonts w:ascii="Times New Roman" w:eastAsia="Calibri" w:hAnsi="Times New Roman" w:cs="Times New Roman"/>
                <w:b/>
                <w:sz w:val="22"/>
                <w:szCs w:val="22"/>
                <w:lang w:eastAsia="en-GB"/>
              </w:rPr>
              <w:t xml:space="preserve">In your opinion, can the patient understand information relevant to a decision relating to his or her property and affairs? </w:t>
            </w:r>
          </w:p>
          <w:p w14:paraId="0F05EA63" w14:textId="77777777" w:rsidR="00267633" w:rsidRPr="00ED3579"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r w:rsidRPr="00ED3579">
              <w:rPr>
                <w:rFonts w:ascii="Times New Roman" w:eastAsia="Calibri" w:hAnsi="Times New Roman" w:cs="Times New Roman"/>
                <w:b/>
                <w:sz w:val="22"/>
                <w:szCs w:val="22"/>
                <w:lang w:eastAsia="en-GB"/>
              </w:rPr>
              <w:tab/>
            </w:r>
            <w:r w:rsidRPr="00ED3579">
              <w:rPr>
                <w:rFonts w:ascii="Times New Roman" w:eastAsia="Calibri" w:hAnsi="Times New Roman" w:cs="Times New Roman"/>
                <w:b/>
                <w:sz w:val="22"/>
                <w:szCs w:val="22"/>
                <w:lang w:eastAsia="en-GB"/>
              </w:rPr>
              <w:sym w:font="Wingdings" w:char="F06F"/>
            </w:r>
            <w:r w:rsidRPr="00ED3579">
              <w:rPr>
                <w:rFonts w:ascii="Times New Roman" w:eastAsia="Calibri" w:hAnsi="Times New Roman" w:cs="Times New Roman"/>
                <w:b/>
                <w:sz w:val="22"/>
                <w:szCs w:val="22"/>
                <w:lang w:eastAsia="en-GB"/>
              </w:rPr>
              <w:t xml:space="preserve">   Yes</w:t>
            </w:r>
            <w:r w:rsidRPr="00ED3579">
              <w:rPr>
                <w:rFonts w:ascii="Times New Roman" w:eastAsia="Calibri" w:hAnsi="Times New Roman" w:cs="Times New Roman"/>
                <w:b/>
                <w:sz w:val="22"/>
                <w:szCs w:val="22"/>
                <w:lang w:eastAsia="en-GB"/>
              </w:rPr>
              <w:tab/>
            </w:r>
            <w:r w:rsidRPr="00ED3579">
              <w:rPr>
                <w:rFonts w:ascii="Times New Roman" w:eastAsia="Calibri" w:hAnsi="Times New Roman" w:cs="Times New Roman"/>
                <w:b/>
                <w:sz w:val="22"/>
                <w:szCs w:val="22"/>
                <w:lang w:eastAsia="en-GB"/>
              </w:rPr>
              <w:tab/>
            </w:r>
            <w:r w:rsidRPr="00ED3579">
              <w:rPr>
                <w:rFonts w:ascii="Times New Roman" w:eastAsia="Calibri" w:hAnsi="Times New Roman" w:cs="Times New Roman"/>
                <w:b/>
                <w:sz w:val="22"/>
                <w:szCs w:val="22"/>
                <w:lang w:eastAsia="en-GB"/>
              </w:rPr>
              <w:sym w:font="Wingdings" w:char="F06F"/>
            </w:r>
            <w:r w:rsidRPr="00ED3579">
              <w:rPr>
                <w:rFonts w:ascii="Times New Roman" w:eastAsia="Calibri" w:hAnsi="Times New Roman" w:cs="Times New Roman"/>
                <w:b/>
                <w:sz w:val="22"/>
                <w:szCs w:val="22"/>
                <w:lang w:eastAsia="en-GB"/>
              </w:rPr>
              <w:t xml:space="preserve">   No</w:t>
            </w:r>
          </w:p>
          <w:p w14:paraId="70FD8E36" w14:textId="77777777" w:rsidR="00267633" w:rsidRPr="00ED3579"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p>
          <w:p w14:paraId="4A459AF0" w14:textId="77777777" w:rsidR="00267633" w:rsidRPr="00ED3579"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r w:rsidRPr="00ED3579">
              <w:rPr>
                <w:rFonts w:ascii="Times New Roman" w:eastAsia="Calibri" w:hAnsi="Times New Roman" w:cs="Times New Roman"/>
                <w:b/>
                <w:sz w:val="22"/>
                <w:szCs w:val="22"/>
                <w:lang w:eastAsia="en-GB"/>
              </w:rPr>
              <w:t xml:space="preserve">In your opinion, can the patient retain information long enough to </w:t>
            </w:r>
            <w:proofErr w:type="gramStart"/>
            <w:r w:rsidRPr="00ED3579">
              <w:rPr>
                <w:rFonts w:ascii="Times New Roman" w:eastAsia="Calibri" w:hAnsi="Times New Roman" w:cs="Times New Roman"/>
                <w:b/>
                <w:sz w:val="22"/>
                <w:szCs w:val="22"/>
                <w:lang w:eastAsia="en-GB"/>
              </w:rPr>
              <w:t>make a decision</w:t>
            </w:r>
            <w:proofErr w:type="gramEnd"/>
            <w:r w:rsidRPr="00ED3579">
              <w:rPr>
                <w:rFonts w:ascii="Times New Roman" w:eastAsia="Calibri" w:hAnsi="Times New Roman" w:cs="Times New Roman"/>
                <w:b/>
                <w:sz w:val="22"/>
                <w:szCs w:val="22"/>
                <w:lang w:eastAsia="en-GB"/>
              </w:rPr>
              <w:t xml:space="preserve"> relating to his or her property and affairs?</w:t>
            </w:r>
          </w:p>
          <w:p w14:paraId="6B55C3A0" w14:textId="77777777" w:rsidR="00267633" w:rsidRPr="00ED3579"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r w:rsidRPr="00ED3579">
              <w:rPr>
                <w:rFonts w:ascii="Times New Roman" w:eastAsia="Calibri" w:hAnsi="Times New Roman" w:cs="Times New Roman"/>
                <w:b/>
                <w:sz w:val="22"/>
                <w:szCs w:val="22"/>
                <w:lang w:eastAsia="en-GB"/>
              </w:rPr>
              <w:tab/>
            </w:r>
            <w:r w:rsidRPr="00ED3579">
              <w:rPr>
                <w:rFonts w:ascii="Times New Roman" w:eastAsia="Calibri" w:hAnsi="Times New Roman" w:cs="Times New Roman"/>
                <w:b/>
                <w:sz w:val="22"/>
                <w:szCs w:val="22"/>
                <w:lang w:eastAsia="en-GB"/>
              </w:rPr>
              <w:sym w:font="Wingdings" w:char="F06F"/>
            </w:r>
            <w:r w:rsidRPr="00ED3579">
              <w:rPr>
                <w:rFonts w:ascii="Times New Roman" w:eastAsia="Calibri" w:hAnsi="Times New Roman" w:cs="Times New Roman"/>
                <w:b/>
                <w:sz w:val="22"/>
                <w:szCs w:val="22"/>
                <w:lang w:eastAsia="en-GB"/>
              </w:rPr>
              <w:t xml:space="preserve">   Yes</w:t>
            </w:r>
            <w:r w:rsidRPr="00ED3579">
              <w:rPr>
                <w:rFonts w:ascii="Times New Roman" w:eastAsia="Calibri" w:hAnsi="Times New Roman" w:cs="Times New Roman"/>
                <w:b/>
                <w:sz w:val="22"/>
                <w:szCs w:val="22"/>
                <w:lang w:eastAsia="en-GB"/>
              </w:rPr>
              <w:tab/>
            </w:r>
            <w:r w:rsidRPr="00ED3579">
              <w:rPr>
                <w:rFonts w:ascii="Times New Roman" w:eastAsia="Calibri" w:hAnsi="Times New Roman" w:cs="Times New Roman"/>
                <w:b/>
                <w:sz w:val="22"/>
                <w:szCs w:val="22"/>
                <w:lang w:eastAsia="en-GB"/>
              </w:rPr>
              <w:tab/>
            </w:r>
            <w:r w:rsidRPr="00ED3579">
              <w:rPr>
                <w:rFonts w:ascii="Times New Roman" w:eastAsia="Calibri" w:hAnsi="Times New Roman" w:cs="Times New Roman"/>
                <w:b/>
                <w:sz w:val="22"/>
                <w:szCs w:val="22"/>
                <w:lang w:eastAsia="en-GB"/>
              </w:rPr>
              <w:sym w:font="Wingdings" w:char="F06F"/>
            </w:r>
            <w:r w:rsidRPr="00ED3579">
              <w:rPr>
                <w:rFonts w:ascii="Times New Roman" w:eastAsia="Calibri" w:hAnsi="Times New Roman" w:cs="Times New Roman"/>
                <w:b/>
                <w:sz w:val="22"/>
                <w:szCs w:val="22"/>
                <w:lang w:eastAsia="en-GB"/>
              </w:rPr>
              <w:t xml:space="preserve">   No</w:t>
            </w:r>
          </w:p>
          <w:p w14:paraId="543EB42E" w14:textId="77777777" w:rsidR="00267633" w:rsidRPr="00ED3579"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p>
          <w:p w14:paraId="049327A6" w14:textId="77777777" w:rsidR="00267633" w:rsidRPr="00ED3579"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r w:rsidRPr="00ED3579">
              <w:rPr>
                <w:rFonts w:ascii="Times New Roman" w:eastAsia="Calibri" w:hAnsi="Times New Roman" w:cs="Times New Roman"/>
                <w:b/>
                <w:sz w:val="22"/>
                <w:szCs w:val="22"/>
                <w:lang w:eastAsia="en-GB"/>
              </w:rPr>
              <w:t xml:space="preserve">In your opinion, can the patient weigh information as part of the process of </w:t>
            </w:r>
            <w:proofErr w:type="gramStart"/>
            <w:r w:rsidRPr="00ED3579">
              <w:rPr>
                <w:rFonts w:ascii="Times New Roman" w:eastAsia="Calibri" w:hAnsi="Times New Roman" w:cs="Times New Roman"/>
                <w:b/>
                <w:sz w:val="22"/>
                <w:szCs w:val="22"/>
                <w:lang w:eastAsia="en-GB"/>
              </w:rPr>
              <w:t>making a decision</w:t>
            </w:r>
            <w:proofErr w:type="gramEnd"/>
            <w:r w:rsidRPr="00ED3579">
              <w:rPr>
                <w:rFonts w:ascii="Times New Roman" w:eastAsia="Calibri" w:hAnsi="Times New Roman" w:cs="Times New Roman"/>
                <w:b/>
                <w:sz w:val="22"/>
                <w:szCs w:val="22"/>
                <w:lang w:eastAsia="en-GB"/>
              </w:rPr>
              <w:t xml:space="preserve"> relating to his or her property and affairs?</w:t>
            </w:r>
          </w:p>
          <w:p w14:paraId="1C64C41A" w14:textId="77777777" w:rsidR="00267633" w:rsidRPr="00ED3579"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r w:rsidRPr="00ED3579">
              <w:rPr>
                <w:rFonts w:ascii="Times New Roman" w:eastAsia="Calibri" w:hAnsi="Times New Roman" w:cs="Times New Roman"/>
                <w:b/>
                <w:sz w:val="22"/>
                <w:szCs w:val="22"/>
                <w:lang w:eastAsia="en-GB"/>
              </w:rPr>
              <w:tab/>
            </w:r>
            <w:r w:rsidRPr="00ED3579">
              <w:rPr>
                <w:rFonts w:ascii="Times New Roman" w:eastAsia="Calibri" w:hAnsi="Times New Roman" w:cs="Times New Roman"/>
                <w:b/>
                <w:sz w:val="22"/>
                <w:szCs w:val="22"/>
                <w:lang w:eastAsia="en-GB"/>
              </w:rPr>
              <w:sym w:font="Wingdings" w:char="F06F"/>
            </w:r>
            <w:r w:rsidRPr="00ED3579">
              <w:rPr>
                <w:rFonts w:ascii="Times New Roman" w:eastAsia="Calibri" w:hAnsi="Times New Roman" w:cs="Times New Roman"/>
                <w:b/>
                <w:sz w:val="22"/>
                <w:szCs w:val="22"/>
                <w:lang w:eastAsia="en-GB"/>
              </w:rPr>
              <w:t xml:space="preserve">   Yes</w:t>
            </w:r>
            <w:r w:rsidRPr="00ED3579">
              <w:rPr>
                <w:rFonts w:ascii="Times New Roman" w:eastAsia="Calibri" w:hAnsi="Times New Roman" w:cs="Times New Roman"/>
                <w:b/>
                <w:sz w:val="22"/>
                <w:szCs w:val="22"/>
                <w:lang w:eastAsia="en-GB"/>
              </w:rPr>
              <w:tab/>
            </w:r>
            <w:r w:rsidRPr="00ED3579">
              <w:rPr>
                <w:rFonts w:ascii="Times New Roman" w:eastAsia="Calibri" w:hAnsi="Times New Roman" w:cs="Times New Roman"/>
                <w:b/>
                <w:sz w:val="22"/>
                <w:szCs w:val="22"/>
                <w:lang w:eastAsia="en-GB"/>
              </w:rPr>
              <w:tab/>
            </w:r>
            <w:r w:rsidRPr="00ED3579">
              <w:rPr>
                <w:rFonts w:ascii="Times New Roman" w:eastAsia="Calibri" w:hAnsi="Times New Roman" w:cs="Times New Roman"/>
                <w:b/>
                <w:sz w:val="22"/>
                <w:szCs w:val="22"/>
                <w:lang w:eastAsia="en-GB"/>
              </w:rPr>
              <w:sym w:font="Wingdings" w:char="F06F"/>
            </w:r>
            <w:r w:rsidRPr="00ED3579">
              <w:rPr>
                <w:rFonts w:ascii="Times New Roman" w:eastAsia="Calibri" w:hAnsi="Times New Roman" w:cs="Times New Roman"/>
                <w:b/>
                <w:sz w:val="22"/>
                <w:szCs w:val="22"/>
                <w:lang w:eastAsia="en-GB"/>
              </w:rPr>
              <w:t xml:space="preserve">   No</w:t>
            </w:r>
          </w:p>
          <w:p w14:paraId="60C3E725" w14:textId="77777777" w:rsidR="00267633" w:rsidRPr="00ED3579"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p>
          <w:p w14:paraId="56875E24" w14:textId="77777777" w:rsidR="00267633" w:rsidRPr="00ED3579"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r w:rsidRPr="00ED3579">
              <w:rPr>
                <w:rFonts w:ascii="Times New Roman" w:eastAsia="Calibri" w:hAnsi="Times New Roman" w:cs="Times New Roman"/>
                <w:b/>
                <w:sz w:val="22"/>
                <w:szCs w:val="22"/>
                <w:lang w:eastAsia="en-GB"/>
              </w:rPr>
              <w:t>In your opinion, can the patient communicate his or her decision relating to his or her property and affairs?</w:t>
            </w:r>
          </w:p>
          <w:p w14:paraId="223373E8" w14:textId="77777777" w:rsidR="00267633" w:rsidRPr="00ED3579"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r w:rsidRPr="00ED3579">
              <w:rPr>
                <w:rFonts w:ascii="Times New Roman" w:eastAsia="Calibri" w:hAnsi="Times New Roman" w:cs="Times New Roman"/>
                <w:b/>
                <w:sz w:val="22"/>
                <w:szCs w:val="22"/>
                <w:lang w:eastAsia="en-GB"/>
              </w:rPr>
              <w:tab/>
            </w:r>
            <w:r w:rsidRPr="00ED3579">
              <w:rPr>
                <w:rFonts w:ascii="Times New Roman" w:eastAsia="Calibri" w:hAnsi="Times New Roman" w:cs="Times New Roman"/>
                <w:b/>
                <w:sz w:val="22"/>
                <w:szCs w:val="22"/>
                <w:lang w:eastAsia="en-GB"/>
              </w:rPr>
              <w:sym w:font="Wingdings" w:char="F06F"/>
            </w:r>
            <w:r w:rsidRPr="00ED3579">
              <w:rPr>
                <w:rFonts w:ascii="Times New Roman" w:eastAsia="Calibri" w:hAnsi="Times New Roman" w:cs="Times New Roman"/>
                <w:b/>
                <w:sz w:val="22"/>
                <w:szCs w:val="22"/>
                <w:lang w:eastAsia="en-GB"/>
              </w:rPr>
              <w:t xml:space="preserve">   Yes</w:t>
            </w:r>
            <w:r w:rsidRPr="00ED3579">
              <w:rPr>
                <w:rFonts w:ascii="Times New Roman" w:eastAsia="Calibri" w:hAnsi="Times New Roman" w:cs="Times New Roman"/>
                <w:b/>
                <w:sz w:val="22"/>
                <w:szCs w:val="22"/>
                <w:lang w:eastAsia="en-GB"/>
              </w:rPr>
              <w:tab/>
            </w:r>
            <w:r w:rsidRPr="00ED3579">
              <w:rPr>
                <w:rFonts w:ascii="Times New Roman" w:eastAsia="Calibri" w:hAnsi="Times New Roman" w:cs="Times New Roman"/>
                <w:b/>
                <w:sz w:val="22"/>
                <w:szCs w:val="22"/>
                <w:lang w:eastAsia="en-GB"/>
              </w:rPr>
              <w:tab/>
            </w:r>
            <w:r w:rsidRPr="00ED3579">
              <w:rPr>
                <w:rFonts w:ascii="Times New Roman" w:eastAsia="Calibri" w:hAnsi="Times New Roman" w:cs="Times New Roman"/>
                <w:b/>
                <w:sz w:val="22"/>
                <w:szCs w:val="22"/>
                <w:lang w:eastAsia="en-GB"/>
              </w:rPr>
              <w:sym w:font="Wingdings" w:char="F06F"/>
            </w:r>
            <w:r w:rsidRPr="00ED3579">
              <w:rPr>
                <w:rFonts w:ascii="Times New Roman" w:eastAsia="Calibri" w:hAnsi="Times New Roman" w:cs="Times New Roman"/>
                <w:b/>
                <w:sz w:val="22"/>
                <w:szCs w:val="22"/>
                <w:lang w:eastAsia="en-GB"/>
              </w:rPr>
              <w:t xml:space="preserve">   No</w:t>
            </w:r>
          </w:p>
          <w:p w14:paraId="2AF2432E" w14:textId="77777777" w:rsidR="00267633" w:rsidRPr="00ED3579"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p>
          <w:p w14:paraId="2B080285" w14:textId="77777777" w:rsidR="00267633" w:rsidRPr="00ED3579"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r w:rsidRPr="00ED3579">
              <w:rPr>
                <w:rFonts w:ascii="Times New Roman" w:eastAsia="Calibri" w:hAnsi="Times New Roman" w:cs="Times New Roman"/>
                <w:b/>
                <w:sz w:val="22"/>
                <w:szCs w:val="22"/>
                <w:lang w:eastAsia="en-GB"/>
              </w:rPr>
              <w:t>Taking into consideration the above, in your opinion, does the patient have mental capacity in respect of property and affairs?</w:t>
            </w:r>
          </w:p>
          <w:p w14:paraId="6D5574BE" w14:textId="77777777" w:rsidR="00267633" w:rsidRPr="00ED3579"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r w:rsidRPr="00ED3579">
              <w:rPr>
                <w:rFonts w:ascii="Times New Roman" w:eastAsia="Calibri" w:hAnsi="Times New Roman" w:cs="Times New Roman"/>
                <w:b/>
                <w:sz w:val="22"/>
                <w:szCs w:val="22"/>
                <w:lang w:eastAsia="en-GB"/>
              </w:rPr>
              <w:tab/>
            </w:r>
            <w:r w:rsidRPr="00ED3579">
              <w:rPr>
                <w:rFonts w:ascii="Times New Roman" w:eastAsia="Calibri" w:hAnsi="Times New Roman" w:cs="Times New Roman"/>
                <w:b/>
                <w:sz w:val="22"/>
                <w:szCs w:val="22"/>
                <w:lang w:eastAsia="en-GB"/>
              </w:rPr>
              <w:sym w:font="Wingdings" w:char="F06F"/>
            </w:r>
            <w:r w:rsidRPr="00ED3579">
              <w:rPr>
                <w:rFonts w:ascii="Times New Roman" w:eastAsia="Calibri" w:hAnsi="Times New Roman" w:cs="Times New Roman"/>
                <w:b/>
                <w:sz w:val="22"/>
                <w:szCs w:val="22"/>
                <w:lang w:eastAsia="en-GB"/>
              </w:rPr>
              <w:t xml:space="preserve">   Yes</w:t>
            </w:r>
            <w:r w:rsidRPr="00ED3579">
              <w:rPr>
                <w:rFonts w:ascii="Times New Roman" w:eastAsia="Calibri" w:hAnsi="Times New Roman" w:cs="Times New Roman"/>
                <w:b/>
                <w:sz w:val="22"/>
                <w:szCs w:val="22"/>
                <w:lang w:eastAsia="en-GB"/>
              </w:rPr>
              <w:tab/>
            </w:r>
            <w:r w:rsidRPr="00ED3579">
              <w:rPr>
                <w:rFonts w:ascii="Times New Roman" w:eastAsia="Calibri" w:hAnsi="Times New Roman" w:cs="Times New Roman"/>
                <w:b/>
                <w:sz w:val="22"/>
                <w:szCs w:val="22"/>
                <w:lang w:eastAsia="en-GB"/>
              </w:rPr>
              <w:tab/>
            </w:r>
            <w:r w:rsidRPr="00ED3579">
              <w:rPr>
                <w:rFonts w:ascii="Times New Roman" w:eastAsia="Calibri" w:hAnsi="Times New Roman" w:cs="Times New Roman"/>
                <w:b/>
                <w:sz w:val="22"/>
                <w:szCs w:val="22"/>
                <w:lang w:eastAsia="en-GB"/>
              </w:rPr>
              <w:sym w:font="Wingdings" w:char="F06F"/>
            </w:r>
            <w:r w:rsidRPr="00ED3579">
              <w:rPr>
                <w:rFonts w:ascii="Times New Roman" w:eastAsia="Calibri" w:hAnsi="Times New Roman" w:cs="Times New Roman"/>
                <w:b/>
                <w:sz w:val="22"/>
                <w:szCs w:val="22"/>
                <w:lang w:eastAsia="en-GB"/>
              </w:rPr>
              <w:t xml:space="preserve">   No</w:t>
            </w:r>
          </w:p>
        </w:tc>
      </w:tr>
      <w:tr w:rsidR="00267633" w:rsidRPr="00632015" w14:paraId="7BE603ED" w14:textId="77777777" w:rsidTr="00632015">
        <w:trPr>
          <w:divId w:val="2116439976"/>
          <w:tblCellSpacing w:w="142" w:type="dxa"/>
        </w:trPr>
        <w:tc>
          <w:tcPr>
            <w:tcW w:w="4710" w:type="pct"/>
            <w:shd w:val="clear" w:color="auto" w:fill="auto"/>
          </w:tcPr>
          <w:p w14:paraId="17AB3BEE" w14:textId="77777777" w:rsidR="00267633" w:rsidRPr="00ED3579" w:rsidRDefault="00267633" w:rsidP="00632015">
            <w:pPr>
              <w:autoSpaceDE w:val="0"/>
              <w:autoSpaceDN w:val="0"/>
              <w:adjustRightInd w:val="0"/>
              <w:spacing w:before="0" w:after="0" w:line="288" w:lineRule="auto"/>
              <w:jc w:val="both"/>
              <w:rPr>
                <w:rFonts w:ascii="Times New Roman" w:eastAsia="Calibri" w:hAnsi="Times New Roman" w:cs="Times New Roman"/>
                <w:b/>
                <w:sz w:val="22"/>
                <w:szCs w:val="22"/>
                <w:lang w:eastAsia="en-GB"/>
              </w:rPr>
            </w:pPr>
            <w:r w:rsidRPr="00ED3579">
              <w:rPr>
                <w:rFonts w:ascii="Times New Roman" w:eastAsia="Calibri" w:hAnsi="Times New Roman" w:cs="Times New Roman"/>
                <w:b/>
                <w:sz w:val="22"/>
                <w:szCs w:val="22"/>
                <w:lang w:eastAsia="en-GB"/>
              </w:rPr>
              <w:t>Please state the basis of your opinion above in respect of the patient’s mental capacity:</w:t>
            </w:r>
          </w:p>
          <w:p w14:paraId="1F26D1F6" w14:textId="77777777" w:rsidR="00267633" w:rsidRPr="00ED3579" w:rsidRDefault="00267633" w:rsidP="00632015">
            <w:pPr>
              <w:autoSpaceDE w:val="0"/>
              <w:autoSpaceDN w:val="0"/>
              <w:adjustRightInd w:val="0"/>
              <w:spacing w:before="0" w:after="0" w:line="240" w:lineRule="auto"/>
              <w:rPr>
                <w:rFonts w:ascii="Times New Roman" w:eastAsia="Calibri" w:hAnsi="Times New Roman" w:cs="Times New Roman"/>
                <w:b/>
                <w:caps/>
                <w:sz w:val="22"/>
                <w:szCs w:val="22"/>
                <w:u w:val="single"/>
                <w:lang w:eastAsia="en-GB"/>
              </w:rPr>
            </w:pPr>
          </w:p>
          <w:p w14:paraId="2F519333" w14:textId="77777777" w:rsidR="00267633" w:rsidRPr="00ED3579" w:rsidRDefault="00267633" w:rsidP="00632015">
            <w:pPr>
              <w:autoSpaceDE w:val="0"/>
              <w:autoSpaceDN w:val="0"/>
              <w:adjustRightInd w:val="0"/>
              <w:spacing w:before="0" w:after="0" w:line="240" w:lineRule="auto"/>
              <w:rPr>
                <w:rFonts w:ascii="Times New Roman" w:eastAsia="Calibri" w:hAnsi="Times New Roman" w:cs="Times New Roman"/>
                <w:b/>
                <w:caps/>
                <w:sz w:val="22"/>
                <w:szCs w:val="22"/>
                <w:u w:val="single"/>
                <w:lang w:eastAsia="en-GB"/>
              </w:rPr>
            </w:pPr>
          </w:p>
          <w:p w14:paraId="6788D448" w14:textId="77777777" w:rsidR="00267633" w:rsidRPr="00ED3579" w:rsidRDefault="00267633" w:rsidP="00632015">
            <w:pPr>
              <w:autoSpaceDE w:val="0"/>
              <w:autoSpaceDN w:val="0"/>
              <w:adjustRightInd w:val="0"/>
              <w:spacing w:before="0" w:after="0" w:line="240" w:lineRule="auto"/>
              <w:rPr>
                <w:rFonts w:ascii="Times New Roman" w:eastAsia="Calibri" w:hAnsi="Times New Roman" w:cs="Times New Roman"/>
                <w:b/>
                <w:caps/>
                <w:sz w:val="22"/>
                <w:szCs w:val="22"/>
                <w:u w:val="single"/>
                <w:lang w:eastAsia="en-GB"/>
              </w:rPr>
            </w:pPr>
          </w:p>
          <w:p w14:paraId="0744B64F" w14:textId="77777777" w:rsidR="00267633" w:rsidRPr="00ED3579" w:rsidRDefault="00267633" w:rsidP="00632015">
            <w:pPr>
              <w:autoSpaceDE w:val="0"/>
              <w:autoSpaceDN w:val="0"/>
              <w:adjustRightInd w:val="0"/>
              <w:spacing w:before="0" w:after="0" w:line="240" w:lineRule="auto"/>
              <w:rPr>
                <w:rFonts w:ascii="Times New Roman" w:eastAsia="Calibri" w:hAnsi="Times New Roman" w:cs="Times New Roman"/>
                <w:b/>
                <w:caps/>
                <w:sz w:val="22"/>
                <w:szCs w:val="22"/>
                <w:u w:val="single"/>
                <w:lang w:eastAsia="en-GB"/>
              </w:rPr>
            </w:pPr>
          </w:p>
          <w:p w14:paraId="7212BA9B" w14:textId="77777777" w:rsidR="00267633" w:rsidRPr="00ED3579" w:rsidRDefault="00267633" w:rsidP="00632015">
            <w:pPr>
              <w:autoSpaceDE w:val="0"/>
              <w:autoSpaceDN w:val="0"/>
              <w:adjustRightInd w:val="0"/>
              <w:spacing w:before="0" w:after="0" w:line="240" w:lineRule="auto"/>
              <w:rPr>
                <w:rFonts w:ascii="Times New Roman" w:eastAsia="Calibri" w:hAnsi="Times New Roman" w:cs="Times New Roman"/>
                <w:b/>
                <w:caps/>
                <w:sz w:val="22"/>
                <w:szCs w:val="22"/>
                <w:u w:val="single"/>
                <w:lang w:eastAsia="en-GB"/>
              </w:rPr>
            </w:pPr>
          </w:p>
          <w:p w14:paraId="538DB834" w14:textId="77777777" w:rsidR="00267633" w:rsidRPr="00ED3579" w:rsidRDefault="00267633" w:rsidP="00632015">
            <w:pPr>
              <w:autoSpaceDE w:val="0"/>
              <w:autoSpaceDN w:val="0"/>
              <w:adjustRightInd w:val="0"/>
              <w:spacing w:before="0" w:after="0" w:line="240" w:lineRule="auto"/>
              <w:rPr>
                <w:rFonts w:ascii="Times New Roman" w:eastAsia="Calibri" w:hAnsi="Times New Roman" w:cs="Times New Roman"/>
                <w:b/>
                <w:caps/>
                <w:sz w:val="22"/>
                <w:szCs w:val="22"/>
                <w:u w:val="single"/>
                <w:lang w:eastAsia="en-GB"/>
              </w:rPr>
            </w:pPr>
          </w:p>
          <w:p w14:paraId="7EE0924E" w14:textId="77777777" w:rsidR="00267633" w:rsidRPr="00ED3579" w:rsidRDefault="00267633" w:rsidP="00632015">
            <w:pPr>
              <w:autoSpaceDE w:val="0"/>
              <w:autoSpaceDN w:val="0"/>
              <w:adjustRightInd w:val="0"/>
              <w:spacing w:before="0" w:after="0" w:line="240" w:lineRule="auto"/>
              <w:rPr>
                <w:rFonts w:ascii="Times New Roman" w:eastAsia="Calibri" w:hAnsi="Times New Roman" w:cs="Times New Roman"/>
                <w:b/>
                <w:caps/>
                <w:sz w:val="22"/>
                <w:szCs w:val="22"/>
                <w:u w:val="single"/>
                <w:lang w:eastAsia="en-GB"/>
              </w:rPr>
            </w:pPr>
          </w:p>
          <w:p w14:paraId="0859BE5D" w14:textId="77777777" w:rsidR="00267633" w:rsidRPr="00ED3579" w:rsidRDefault="00267633" w:rsidP="00632015">
            <w:pPr>
              <w:autoSpaceDE w:val="0"/>
              <w:autoSpaceDN w:val="0"/>
              <w:adjustRightInd w:val="0"/>
              <w:spacing w:before="0" w:after="0" w:line="240" w:lineRule="auto"/>
              <w:rPr>
                <w:rFonts w:ascii="Times New Roman" w:eastAsia="Calibri" w:hAnsi="Times New Roman" w:cs="Times New Roman"/>
                <w:b/>
                <w:caps/>
                <w:sz w:val="22"/>
                <w:szCs w:val="22"/>
                <w:u w:val="single"/>
                <w:lang w:eastAsia="en-GB"/>
              </w:rPr>
            </w:pPr>
          </w:p>
          <w:p w14:paraId="75E8AB5B" w14:textId="77777777" w:rsidR="00267633" w:rsidRPr="00ED3579" w:rsidRDefault="00267633" w:rsidP="00632015">
            <w:pPr>
              <w:autoSpaceDE w:val="0"/>
              <w:autoSpaceDN w:val="0"/>
              <w:adjustRightInd w:val="0"/>
              <w:spacing w:before="0" w:after="0" w:line="240" w:lineRule="auto"/>
              <w:rPr>
                <w:rFonts w:ascii="Times New Roman" w:eastAsia="Calibri" w:hAnsi="Times New Roman" w:cs="Times New Roman"/>
                <w:b/>
                <w:caps/>
                <w:sz w:val="22"/>
                <w:szCs w:val="22"/>
                <w:u w:val="single"/>
                <w:lang w:eastAsia="en-GB"/>
              </w:rPr>
            </w:pPr>
          </w:p>
          <w:p w14:paraId="7A02BD63" w14:textId="77777777" w:rsidR="00267633" w:rsidRPr="00ED3579" w:rsidRDefault="00267633" w:rsidP="00632015">
            <w:pPr>
              <w:autoSpaceDE w:val="0"/>
              <w:autoSpaceDN w:val="0"/>
              <w:adjustRightInd w:val="0"/>
              <w:spacing w:before="0" w:after="0" w:line="240" w:lineRule="auto"/>
              <w:rPr>
                <w:rFonts w:ascii="Times New Roman" w:eastAsia="Calibri" w:hAnsi="Times New Roman" w:cs="Times New Roman"/>
                <w:b/>
                <w:caps/>
                <w:sz w:val="22"/>
                <w:szCs w:val="22"/>
                <w:u w:val="single"/>
                <w:lang w:eastAsia="en-GB"/>
              </w:rPr>
            </w:pPr>
          </w:p>
          <w:p w14:paraId="56287E91" w14:textId="77777777" w:rsidR="00267633" w:rsidRPr="00ED3579" w:rsidRDefault="00267633" w:rsidP="00632015">
            <w:pPr>
              <w:autoSpaceDE w:val="0"/>
              <w:autoSpaceDN w:val="0"/>
              <w:adjustRightInd w:val="0"/>
              <w:spacing w:before="0" w:after="0" w:line="240" w:lineRule="auto"/>
              <w:rPr>
                <w:rFonts w:ascii="Times New Roman" w:eastAsia="Calibri" w:hAnsi="Times New Roman" w:cs="Times New Roman"/>
                <w:b/>
                <w:caps/>
                <w:sz w:val="22"/>
                <w:szCs w:val="22"/>
                <w:u w:val="single"/>
                <w:lang w:eastAsia="en-GB"/>
              </w:rPr>
            </w:pPr>
          </w:p>
          <w:p w14:paraId="6A8C6766" w14:textId="77777777" w:rsidR="00267633" w:rsidRPr="00ED3579" w:rsidRDefault="00267633" w:rsidP="00632015">
            <w:pPr>
              <w:autoSpaceDE w:val="0"/>
              <w:autoSpaceDN w:val="0"/>
              <w:adjustRightInd w:val="0"/>
              <w:spacing w:before="0" w:after="0" w:line="240" w:lineRule="auto"/>
              <w:rPr>
                <w:rFonts w:ascii="Times New Roman" w:eastAsia="Calibri" w:hAnsi="Times New Roman" w:cs="Times New Roman"/>
                <w:b/>
                <w:caps/>
                <w:sz w:val="22"/>
                <w:szCs w:val="22"/>
                <w:u w:val="single"/>
                <w:lang w:eastAsia="en-GB"/>
              </w:rPr>
            </w:pPr>
          </w:p>
          <w:p w14:paraId="2767B562" w14:textId="77777777" w:rsidR="00267633" w:rsidRPr="00ED3579" w:rsidRDefault="00267633" w:rsidP="00632015">
            <w:pPr>
              <w:autoSpaceDE w:val="0"/>
              <w:autoSpaceDN w:val="0"/>
              <w:adjustRightInd w:val="0"/>
              <w:spacing w:before="0" w:after="0" w:line="240" w:lineRule="auto"/>
              <w:rPr>
                <w:rFonts w:ascii="Times New Roman" w:eastAsia="Calibri" w:hAnsi="Times New Roman" w:cs="Times New Roman"/>
                <w:b/>
                <w:caps/>
                <w:sz w:val="22"/>
                <w:szCs w:val="22"/>
                <w:u w:val="single"/>
                <w:lang w:eastAsia="en-GB"/>
              </w:rPr>
            </w:pPr>
          </w:p>
          <w:p w14:paraId="50A637B5" w14:textId="77777777" w:rsidR="00267633" w:rsidRPr="00ED3579" w:rsidRDefault="00267633" w:rsidP="00632015">
            <w:pPr>
              <w:autoSpaceDE w:val="0"/>
              <w:autoSpaceDN w:val="0"/>
              <w:adjustRightInd w:val="0"/>
              <w:spacing w:before="0" w:after="0" w:line="240" w:lineRule="auto"/>
              <w:rPr>
                <w:rFonts w:ascii="Times New Roman" w:eastAsia="Calibri" w:hAnsi="Times New Roman" w:cs="Times New Roman"/>
                <w:b/>
                <w:caps/>
                <w:sz w:val="22"/>
                <w:szCs w:val="22"/>
                <w:u w:val="single"/>
                <w:lang w:eastAsia="en-GB"/>
              </w:rPr>
            </w:pPr>
          </w:p>
          <w:p w14:paraId="13B4030F" w14:textId="77777777" w:rsidR="00267633" w:rsidRPr="00ED3579" w:rsidRDefault="00267633" w:rsidP="00632015">
            <w:pPr>
              <w:autoSpaceDE w:val="0"/>
              <w:autoSpaceDN w:val="0"/>
              <w:adjustRightInd w:val="0"/>
              <w:spacing w:before="0" w:after="0" w:line="240" w:lineRule="auto"/>
              <w:rPr>
                <w:rFonts w:ascii="Times New Roman" w:eastAsia="Calibri" w:hAnsi="Times New Roman" w:cs="Times New Roman"/>
                <w:b/>
                <w:caps/>
                <w:sz w:val="22"/>
                <w:szCs w:val="22"/>
                <w:u w:val="single"/>
                <w:lang w:eastAsia="en-GB"/>
              </w:rPr>
            </w:pPr>
          </w:p>
        </w:tc>
      </w:tr>
      <w:tr w:rsidR="00267633" w:rsidRPr="00632015" w14:paraId="48B45936" w14:textId="77777777" w:rsidTr="00632015">
        <w:trPr>
          <w:divId w:val="2116439976"/>
          <w:tblCellSpacing w:w="142" w:type="dxa"/>
        </w:trPr>
        <w:tc>
          <w:tcPr>
            <w:tcW w:w="4710" w:type="pct"/>
            <w:shd w:val="clear" w:color="auto" w:fill="auto"/>
          </w:tcPr>
          <w:p w14:paraId="4231A51E" w14:textId="77777777" w:rsidR="00267633" w:rsidRPr="00ED3579" w:rsidRDefault="00267633" w:rsidP="00632015">
            <w:pPr>
              <w:autoSpaceDE w:val="0"/>
              <w:autoSpaceDN w:val="0"/>
              <w:adjustRightInd w:val="0"/>
              <w:spacing w:before="0" w:after="0" w:line="240" w:lineRule="auto"/>
              <w:rPr>
                <w:rFonts w:ascii="Times New Roman" w:eastAsia="Calibri" w:hAnsi="Times New Roman" w:cs="Times New Roman"/>
                <w:b/>
                <w:caps/>
                <w:sz w:val="22"/>
                <w:szCs w:val="22"/>
                <w:u w:val="single"/>
                <w:lang w:eastAsia="en-GB"/>
              </w:rPr>
            </w:pPr>
            <w:r w:rsidRPr="00ED3579">
              <w:rPr>
                <w:rFonts w:ascii="Times New Roman" w:eastAsia="Calibri" w:hAnsi="Times New Roman" w:cs="Times New Roman"/>
                <w:b/>
                <w:caps/>
                <w:sz w:val="22"/>
                <w:szCs w:val="22"/>
                <w:u w:val="single"/>
                <w:lang w:eastAsia="en-GB"/>
              </w:rPr>
              <w:lastRenderedPageBreak/>
              <w:t>Prognosis</w:t>
            </w:r>
          </w:p>
          <w:p w14:paraId="059839DB" w14:textId="77777777" w:rsidR="00267633" w:rsidRPr="00ED3579" w:rsidRDefault="00267633" w:rsidP="00632015">
            <w:pPr>
              <w:autoSpaceDE w:val="0"/>
              <w:autoSpaceDN w:val="0"/>
              <w:adjustRightInd w:val="0"/>
              <w:spacing w:before="0" w:after="0" w:line="240" w:lineRule="auto"/>
              <w:rPr>
                <w:rFonts w:ascii="Times New Roman" w:eastAsia="Calibri" w:hAnsi="Times New Roman" w:cs="Times New Roman"/>
                <w:b/>
                <w:sz w:val="22"/>
                <w:szCs w:val="22"/>
                <w:lang w:eastAsia="en-GB"/>
              </w:rPr>
            </w:pPr>
          </w:p>
          <w:p w14:paraId="3BF044C0" w14:textId="77777777" w:rsidR="00267633" w:rsidRPr="00ED3579" w:rsidRDefault="00267633" w:rsidP="00632015">
            <w:pPr>
              <w:autoSpaceDE w:val="0"/>
              <w:autoSpaceDN w:val="0"/>
              <w:adjustRightInd w:val="0"/>
              <w:spacing w:before="0" w:after="0" w:line="240" w:lineRule="auto"/>
              <w:jc w:val="both"/>
              <w:rPr>
                <w:rFonts w:ascii="Times New Roman" w:eastAsia="Calibri" w:hAnsi="Times New Roman" w:cs="Times New Roman"/>
                <w:b/>
                <w:sz w:val="22"/>
                <w:szCs w:val="22"/>
                <w:lang w:eastAsia="en-GB"/>
              </w:rPr>
            </w:pPr>
            <w:r w:rsidRPr="00ED3579">
              <w:rPr>
                <w:rFonts w:ascii="Times New Roman" w:eastAsia="Calibri" w:hAnsi="Times New Roman" w:cs="Times New Roman"/>
                <w:b/>
                <w:sz w:val="22"/>
                <w:szCs w:val="22"/>
                <w:lang w:eastAsia="en-GB"/>
              </w:rPr>
              <w:t>In your opinion, is the patient likely to regain mental capacity?</w:t>
            </w:r>
          </w:p>
          <w:p w14:paraId="0B8A4A74" w14:textId="77777777" w:rsidR="00267633" w:rsidRPr="00ED3579"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r w:rsidRPr="00ED3579">
              <w:rPr>
                <w:rFonts w:ascii="Times New Roman" w:eastAsia="Calibri" w:hAnsi="Times New Roman" w:cs="Times New Roman"/>
                <w:b/>
                <w:sz w:val="22"/>
                <w:szCs w:val="22"/>
                <w:lang w:eastAsia="en-GB"/>
              </w:rPr>
              <w:tab/>
            </w:r>
            <w:r w:rsidRPr="00ED3579">
              <w:rPr>
                <w:rFonts w:ascii="Times New Roman" w:eastAsia="Calibri" w:hAnsi="Times New Roman" w:cs="Times New Roman"/>
                <w:b/>
                <w:sz w:val="22"/>
                <w:szCs w:val="22"/>
                <w:lang w:eastAsia="en-GB"/>
              </w:rPr>
              <w:sym w:font="Wingdings" w:char="F06F"/>
            </w:r>
            <w:r w:rsidRPr="00ED3579">
              <w:rPr>
                <w:rFonts w:ascii="Times New Roman" w:eastAsia="Calibri" w:hAnsi="Times New Roman" w:cs="Times New Roman"/>
                <w:b/>
                <w:sz w:val="22"/>
                <w:szCs w:val="22"/>
                <w:lang w:eastAsia="en-GB"/>
              </w:rPr>
              <w:t xml:space="preserve">   Yes</w:t>
            </w:r>
            <w:r w:rsidRPr="00ED3579">
              <w:rPr>
                <w:rFonts w:ascii="Times New Roman" w:eastAsia="Calibri" w:hAnsi="Times New Roman" w:cs="Times New Roman"/>
                <w:b/>
                <w:sz w:val="22"/>
                <w:szCs w:val="22"/>
                <w:lang w:eastAsia="en-GB"/>
              </w:rPr>
              <w:tab/>
            </w:r>
            <w:r w:rsidRPr="00ED3579">
              <w:rPr>
                <w:rFonts w:ascii="Times New Roman" w:eastAsia="Calibri" w:hAnsi="Times New Roman" w:cs="Times New Roman"/>
                <w:b/>
                <w:sz w:val="22"/>
                <w:szCs w:val="22"/>
                <w:lang w:eastAsia="en-GB"/>
              </w:rPr>
              <w:tab/>
            </w:r>
            <w:r w:rsidRPr="00ED3579">
              <w:rPr>
                <w:rFonts w:ascii="Times New Roman" w:eastAsia="Calibri" w:hAnsi="Times New Roman" w:cs="Times New Roman"/>
                <w:b/>
                <w:sz w:val="22"/>
                <w:szCs w:val="22"/>
                <w:lang w:eastAsia="en-GB"/>
              </w:rPr>
              <w:sym w:font="Wingdings" w:char="F06F"/>
            </w:r>
            <w:r w:rsidRPr="00ED3579">
              <w:rPr>
                <w:rFonts w:ascii="Times New Roman" w:eastAsia="Calibri" w:hAnsi="Times New Roman" w:cs="Times New Roman"/>
                <w:b/>
                <w:sz w:val="22"/>
                <w:szCs w:val="22"/>
                <w:lang w:eastAsia="en-GB"/>
              </w:rPr>
              <w:t xml:space="preserve">   No</w:t>
            </w:r>
            <w:r w:rsidRPr="00ED3579">
              <w:rPr>
                <w:rFonts w:ascii="Times New Roman" w:eastAsia="Calibri" w:hAnsi="Times New Roman" w:cs="Times New Roman"/>
                <w:b/>
                <w:sz w:val="22"/>
                <w:szCs w:val="22"/>
                <w:lang w:eastAsia="en-GB"/>
              </w:rPr>
              <w:tab/>
            </w:r>
            <w:r w:rsidRPr="00ED3579">
              <w:rPr>
                <w:rFonts w:ascii="Times New Roman" w:eastAsia="Calibri" w:hAnsi="Times New Roman" w:cs="Times New Roman"/>
                <w:b/>
                <w:sz w:val="22"/>
                <w:szCs w:val="22"/>
                <w:lang w:eastAsia="en-GB"/>
              </w:rPr>
              <w:tab/>
            </w:r>
            <w:r w:rsidRPr="00ED3579">
              <w:rPr>
                <w:rFonts w:ascii="Times New Roman" w:eastAsia="Calibri" w:hAnsi="Times New Roman" w:cs="Times New Roman"/>
                <w:b/>
                <w:sz w:val="22"/>
                <w:szCs w:val="22"/>
                <w:lang w:eastAsia="en-GB"/>
              </w:rPr>
              <w:sym w:font="Wingdings" w:char="F06F"/>
            </w:r>
            <w:r w:rsidRPr="00ED3579">
              <w:rPr>
                <w:rFonts w:ascii="Times New Roman" w:eastAsia="Calibri" w:hAnsi="Times New Roman" w:cs="Times New Roman"/>
                <w:b/>
                <w:sz w:val="22"/>
                <w:szCs w:val="22"/>
                <w:lang w:eastAsia="en-GB"/>
              </w:rPr>
              <w:t xml:space="preserve">   Not Sure</w:t>
            </w:r>
          </w:p>
          <w:p w14:paraId="5356E94E" w14:textId="77777777" w:rsidR="00267633" w:rsidRPr="00ED3579" w:rsidRDefault="00267633" w:rsidP="00632015">
            <w:pPr>
              <w:autoSpaceDE w:val="0"/>
              <w:autoSpaceDN w:val="0"/>
              <w:adjustRightInd w:val="0"/>
              <w:spacing w:before="0" w:after="0" w:line="240" w:lineRule="auto"/>
              <w:jc w:val="both"/>
              <w:rPr>
                <w:rFonts w:ascii="Times New Roman" w:eastAsia="Calibri" w:hAnsi="Times New Roman" w:cs="Times New Roman"/>
                <w:b/>
                <w:sz w:val="22"/>
                <w:szCs w:val="22"/>
                <w:lang w:eastAsia="en-GB"/>
              </w:rPr>
            </w:pPr>
          </w:p>
          <w:p w14:paraId="484132C5" w14:textId="77777777" w:rsidR="00267633" w:rsidRPr="00ED3579" w:rsidRDefault="00267633" w:rsidP="00632015">
            <w:pPr>
              <w:autoSpaceDE w:val="0"/>
              <w:autoSpaceDN w:val="0"/>
              <w:adjustRightInd w:val="0"/>
              <w:spacing w:before="0" w:after="0" w:line="240" w:lineRule="auto"/>
              <w:jc w:val="both"/>
              <w:rPr>
                <w:rFonts w:ascii="Times New Roman" w:eastAsia="Calibri" w:hAnsi="Times New Roman" w:cs="Times New Roman"/>
                <w:b/>
                <w:sz w:val="22"/>
                <w:szCs w:val="22"/>
                <w:lang w:eastAsia="en-GB"/>
              </w:rPr>
            </w:pPr>
            <w:r w:rsidRPr="00ED3579">
              <w:rPr>
                <w:rFonts w:ascii="Times New Roman" w:eastAsia="Calibri" w:hAnsi="Times New Roman" w:cs="Times New Roman"/>
                <w:b/>
                <w:sz w:val="22"/>
                <w:szCs w:val="22"/>
                <w:lang w:eastAsia="en-GB"/>
              </w:rPr>
              <w:t>If “Yes” or “Not Sure”, please suggest when another assessment of the patient’s mental capacity should be carried out:</w:t>
            </w:r>
          </w:p>
          <w:p w14:paraId="08459CD1" w14:textId="77777777" w:rsidR="00267633" w:rsidRPr="00ED3579" w:rsidRDefault="00267633" w:rsidP="00632015">
            <w:pPr>
              <w:autoSpaceDE w:val="0"/>
              <w:autoSpaceDN w:val="0"/>
              <w:adjustRightInd w:val="0"/>
              <w:spacing w:before="0" w:after="0" w:line="240" w:lineRule="auto"/>
              <w:rPr>
                <w:rFonts w:ascii="Times New Roman" w:eastAsia="Calibri" w:hAnsi="Times New Roman" w:cs="Times New Roman"/>
                <w:b/>
                <w:sz w:val="22"/>
                <w:szCs w:val="22"/>
                <w:lang w:eastAsia="en-GB"/>
              </w:rPr>
            </w:pPr>
          </w:p>
          <w:p w14:paraId="719DAAF4" w14:textId="77777777" w:rsidR="00267633" w:rsidRPr="00ED3579" w:rsidRDefault="00267633" w:rsidP="00632015">
            <w:pPr>
              <w:autoSpaceDE w:val="0"/>
              <w:autoSpaceDN w:val="0"/>
              <w:adjustRightInd w:val="0"/>
              <w:spacing w:before="0" w:after="0" w:line="240" w:lineRule="auto"/>
              <w:rPr>
                <w:rFonts w:ascii="Times New Roman" w:eastAsia="Calibri" w:hAnsi="Times New Roman" w:cs="Times New Roman"/>
                <w:b/>
                <w:sz w:val="22"/>
                <w:szCs w:val="22"/>
                <w:lang w:eastAsia="en-GB"/>
              </w:rPr>
            </w:pPr>
          </w:p>
        </w:tc>
      </w:tr>
      <w:tr w:rsidR="00267633" w:rsidRPr="00632015" w14:paraId="22CA3B0E" w14:textId="77777777" w:rsidTr="00632015">
        <w:trPr>
          <w:divId w:val="2116439976"/>
          <w:tblCellSpacing w:w="142" w:type="dxa"/>
        </w:trPr>
        <w:tc>
          <w:tcPr>
            <w:tcW w:w="4710" w:type="pct"/>
            <w:shd w:val="clear" w:color="auto" w:fill="auto"/>
          </w:tcPr>
          <w:p w14:paraId="49CF4F26" w14:textId="77777777" w:rsidR="00267633" w:rsidRPr="00ED3579" w:rsidRDefault="00267633" w:rsidP="00632015">
            <w:pPr>
              <w:autoSpaceDE w:val="0"/>
              <w:autoSpaceDN w:val="0"/>
              <w:adjustRightInd w:val="0"/>
              <w:spacing w:before="0" w:after="0" w:line="240" w:lineRule="auto"/>
              <w:rPr>
                <w:rFonts w:ascii="Times New Roman" w:eastAsia="Calibri" w:hAnsi="Times New Roman" w:cs="Times New Roman"/>
                <w:b/>
                <w:sz w:val="22"/>
                <w:szCs w:val="22"/>
                <w:lang w:eastAsia="en-GB"/>
              </w:rPr>
            </w:pPr>
            <w:r w:rsidRPr="00ED3579">
              <w:rPr>
                <w:rFonts w:ascii="Times New Roman" w:eastAsia="Calibri" w:hAnsi="Times New Roman" w:cs="Times New Roman"/>
                <w:b/>
                <w:sz w:val="22"/>
                <w:szCs w:val="22"/>
                <w:lang w:eastAsia="en-GB"/>
              </w:rPr>
              <w:t xml:space="preserve">In your opinion, would the patient understand if he/she were to be informed of this application? </w:t>
            </w:r>
          </w:p>
          <w:p w14:paraId="311C392D" w14:textId="77777777" w:rsidR="00267633" w:rsidRPr="00ED3579" w:rsidRDefault="00267633" w:rsidP="00632015">
            <w:pPr>
              <w:autoSpaceDE w:val="0"/>
              <w:autoSpaceDN w:val="0"/>
              <w:adjustRightInd w:val="0"/>
              <w:spacing w:before="120" w:after="0" w:line="240" w:lineRule="auto"/>
              <w:rPr>
                <w:rFonts w:ascii="Times New Roman" w:eastAsia="Calibri" w:hAnsi="Times New Roman" w:cs="Times New Roman"/>
                <w:b/>
                <w:sz w:val="22"/>
                <w:szCs w:val="22"/>
                <w:lang w:eastAsia="en-GB"/>
              </w:rPr>
            </w:pPr>
            <w:r w:rsidRPr="00ED3579">
              <w:rPr>
                <w:rFonts w:ascii="Times New Roman" w:eastAsia="Calibri" w:hAnsi="Times New Roman" w:cs="Times New Roman"/>
                <w:b/>
                <w:sz w:val="22"/>
                <w:szCs w:val="22"/>
                <w:lang w:eastAsia="en-GB"/>
              </w:rPr>
              <w:tab/>
            </w:r>
            <w:r w:rsidRPr="00ED3579">
              <w:rPr>
                <w:rFonts w:ascii="Times New Roman" w:eastAsia="Calibri" w:hAnsi="Times New Roman" w:cs="Times New Roman"/>
                <w:b/>
                <w:sz w:val="22"/>
                <w:szCs w:val="22"/>
                <w:lang w:eastAsia="en-GB"/>
              </w:rPr>
              <w:sym w:font="Wingdings" w:char="F06F"/>
            </w:r>
            <w:r w:rsidRPr="00ED3579">
              <w:rPr>
                <w:rFonts w:ascii="Times New Roman" w:eastAsia="Calibri" w:hAnsi="Times New Roman" w:cs="Times New Roman"/>
                <w:b/>
                <w:sz w:val="22"/>
                <w:szCs w:val="22"/>
                <w:lang w:eastAsia="en-GB"/>
              </w:rPr>
              <w:t xml:space="preserve">   Yes</w:t>
            </w:r>
            <w:r w:rsidRPr="00ED3579">
              <w:rPr>
                <w:rFonts w:ascii="Times New Roman" w:eastAsia="Calibri" w:hAnsi="Times New Roman" w:cs="Times New Roman"/>
                <w:b/>
                <w:sz w:val="22"/>
                <w:szCs w:val="22"/>
                <w:lang w:eastAsia="en-GB"/>
              </w:rPr>
              <w:tab/>
            </w:r>
            <w:r w:rsidRPr="00ED3579">
              <w:rPr>
                <w:rFonts w:ascii="Times New Roman" w:eastAsia="Calibri" w:hAnsi="Times New Roman" w:cs="Times New Roman"/>
                <w:b/>
                <w:sz w:val="22"/>
                <w:szCs w:val="22"/>
                <w:lang w:eastAsia="en-GB"/>
              </w:rPr>
              <w:tab/>
            </w:r>
            <w:r w:rsidRPr="00ED3579">
              <w:rPr>
                <w:rFonts w:ascii="Times New Roman" w:eastAsia="Calibri" w:hAnsi="Times New Roman" w:cs="Times New Roman"/>
                <w:b/>
                <w:sz w:val="22"/>
                <w:szCs w:val="22"/>
                <w:lang w:eastAsia="en-GB"/>
              </w:rPr>
              <w:sym w:font="Wingdings" w:char="F06F"/>
            </w:r>
            <w:r w:rsidRPr="00ED3579">
              <w:rPr>
                <w:rFonts w:ascii="Times New Roman" w:eastAsia="Calibri" w:hAnsi="Times New Roman" w:cs="Times New Roman"/>
                <w:b/>
                <w:sz w:val="22"/>
                <w:szCs w:val="22"/>
                <w:lang w:eastAsia="en-GB"/>
              </w:rPr>
              <w:t xml:space="preserve">   No</w:t>
            </w:r>
            <w:r w:rsidRPr="00ED3579">
              <w:rPr>
                <w:rFonts w:ascii="Times New Roman" w:eastAsia="Calibri" w:hAnsi="Times New Roman" w:cs="Times New Roman"/>
                <w:b/>
                <w:sz w:val="22"/>
                <w:szCs w:val="22"/>
                <w:lang w:eastAsia="en-GB"/>
              </w:rPr>
              <w:tab/>
            </w:r>
          </w:p>
        </w:tc>
      </w:tr>
      <w:tr w:rsidR="00267633" w:rsidRPr="00632015" w14:paraId="7588DAF3" w14:textId="77777777" w:rsidTr="00632015">
        <w:trPr>
          <w:divId w:val="2116439976"/>
          <w:tblCellSpacing w:w="142" w:type="dxa"/>
        </w:trPr>
        <w:tc>
          <w:tcPr>
            <w:tcW w:w="4710" w:type="pct"/>
            <w:shd w:val="clear" w:color="auto" w:fill="auto"/>
          </w:tcPr>
          <w:p w14:paraId="43485B68" w14:textId="77777777" w:rsidR="00267633" w:rsidRPr="00ED3579" w:rsidRDefault="00267633" w:rsidP="00632015">
            <w:pPr>
              <w:autoSpaceDE w:val="0"/>
              <w:autoSpaceDN w:val="0"/>
              <w:adjustRightInd w:val="0"/>
              <w:spacing w:before="0" w:after="0" w:line="240" w:lineRule="auto"/>
              <w:rPr>
                <w:rFonts w:ascii="Times New Roman" w:eastAsia="Calibri" w:hAnsi="Times New Roman" w:cs="Times New Roman"/>
                <w:b/>
                <w:sz w:val="22"/>
                <w:szCs w:val="22"/>
                <w:lang w:eastAsia="en-GB"/>
              </w:rPr>
            </w:pPr>
            <w:r w:rsidRPr="00ED3579">
              <w:rPr>
                <w:rFonts w:ascii="Times New Roman" w:eastAsia="Calibri" w:hAnsi="Times New Roman" w:cs="Times New Roman"/>
                <w:b/>
                <w:sz w:val="22"/>
                <w:szCs w:val="22"/>
                <w:lang w:eastAsia="en-GB"/>
              </w:rPr>
              <w:t>Are you aware of any other doctor who holds a different professional opinion regarding the patient’s mental capacity?  If so, please provide details:</w:t>
            </w:r>
          </w:p>
          <w:p w14:paraId="49E77E05" w14:textId="77777777" w:rsidR="00267633" w:rsidRPr="00ED3579" w:rsidRDefault="00267633" w:rsidP="00632015">
            <w:pPr>
              <w:autoSpaceDE w:val="0"/>
              <w:autoSpaceDN w:val="0"/>
              <w:adjustRightInd w:val="0"/>
              <w:spacing w:before="0" w:after="0" w:line="240" w:lineRule="auto"/>
              <w:rPr>
                <w:rFonts w:ascii="Times New Roman" w:eastAsia="Calibri" w:hAnsi="Times New Roman" w:cs="Times New Roman"/>
                <w:b/>
                <w:sz w:val="22"/>
                <w:szCs w:val="22"/>
                <w:lang w:eastAsia="en-GB"/>
              </w:rPr>
            </w:pPr>
          </w:p>
          <w:p w14:paraId="50DA6C78" w14:textId="77777777" w:rsidR="00267633" w:rsidRPr="00ED3579" w:rsidRDefault="00267633" w:rsidP="00632015">
            <w:pPr>
              <w:autoSpaceDE w:val="0"/>
              <w:autoSpaceDN w:val="0"/>
              <w:adjustRightInd w:val="0"/>
              <w:spacing w:before="0" w:after="0" w:line="240" w:lineRule="auto"/>
              <w:rPr>
                <w:rFonts w:ascii="Times New Roman" w:eastAsia="Calibri" w:hAnsi="Times New Roman" w:cs="Times New Roman"/>
                <w:b/>
                <w:sz w:val="22"/>
                <w:szCs w:val="22"/>
                <w:lang w:eastAsia="en-GB"/>
              </w:rPr>
            </w:pPr>
          </w:p>
          <w:p w14:paraId="66800B96" w14:textId="77777777" w:rsidR="00267633" w:rsidRPr="00ED3579" w:rsidRDefault="00267633" w:rsidP="00632015">
            <w:pPr>
              <w:autoSpaceDE w:val="0"/>
              <w:autoSpaceDN w:val="0"/>
              <w:adjustRightInd w:val="0"/>
              <w:spacing w:before="0" w:after="0" w:line="240" w:lineRule="auto"/>
              <w:rPr>
                <w:rFonts w:ascii="Times New Roman" w:eastAsia="Calibri" w:hAnsi="Times New Roman" w:cs="Times New Roman"/>
                <w:b/>
                <w:sz w:val="22"/>
                <w:szCs w:val="22"/>
                <w:lang w:eastAsia="en-GB"/>
              </w:rPr>
            </w:pPr>
          </w:p>
          <w:p w14:paraId="59496B15" w14:textId="77777777" w:rsidR="00267633" w:rsidRPr="00ED3579" w:rsidRDefault="00267633" w:rsidP="00632015">
            <w:pPr>
              <w:autoSpaceDE w:val="0"/>
              <w:autoSpaceDN w:val="0"/>
              <w:adjustRightInd w:val="0"/>
              <w:spacing w:before="0" w:after="0" w:line="240" w:lineRule="auto"/>
              <w:rPr>
                <w:rFonts w:ascii="Times New Roman" w:eastAsia="Calibri" w:hAnsi="Times New Roman" w:cs="Times New Roman"/>
                <w:b/>
                <w:sz w:val="22"/>
                <w:szCs w:val="22"/>
                <w:lang w:eastAsia="en-GB"/>
              </w:rPr>
            </w:pPr>
          </w:p>
          <w:p w14:paraId="709DEC8D" w14:textId="77777777" w:rsidR="00267633" w:rsidRPr="00ED3579" w:rsidRDefault="00267633" w:rsidP="00632015">
            <w:pPr>
              <w:autoSpaceDE w:val="0"/>
              <w:autoSpaceDN w:val="0"/>
              <w:adjustRightInd w:val="0"/>
              <w:spacing w:before="0" w:after="0" w:line="240" w:lineRule="auto"/>
              <w:rPr>
                <w:rFonts w:ascii="Times New Roman" w:eastAsia="Calibri" w:hAnsi="Times New Roman" w:cs="Times New Roman"/>
                <w:b/>
                <w:sz w:val="22"/>
                <w:szCs w:val="22"/>
                <w:lang w:eastAsia="en-GB"/>
              </w:rPr>
            </w:pPr>
          </w:p>
        </w:tc>
      </w:tr>
    </w:tbl>
    <w:p w14:paraId="1E4494B1" w14:textId="77777777" w:rsidR="00267633" w:rsidRPr="00267633" w:rsidRDefault="00267633" w:rsidP="00267633">
      <w:pPr>
        <w:spacing w:before="0" w:after="200" w:line="276" w:lineRule="auto"/>
        <w:divId w:val="2116439976"/>
        <w:rPr>
          <w:rFonts w:ascii="Times New Roman" w:eastAsia="Calibri" w:hAnsi="Times New Roman" w:cs="Times New Roman"/>
          <w:sz w:val="22"/>
          <w:szCs w:val="22"/>
          <w:lang w:val="en-GB" w:eastAsia="en-GB"/>
        </w:rPr>
      </w:pPr>
    </w:p>
    <w:tbl>
      <w:tblPr>
        <w:tblW w:w="5000" w:type="pct"/>
        <w:tblCellSpacing w:w="142" w:type="dxa"/>
        <w:tblBorders>
          <w:insideH w:val="single" w:sz="4" w:space="0" w:color="auto"/>
          <w:insideV w:val="single" w:sz="4" w:space="0" w:color="auto"/>
        </w:tblBorders>
        <w:tblCellMar>
          <w:top w:w="142" w:type="dxa"/>
          <w:bottom w:w="142" w:type="dxa"/>
        </w:tblCellMar>
        <w:tblLook w:val="04A0" w:firstRow="1" w:lastRow="0" w:firstColumn="1" w:lastColumn="0" w:noHBand="0" w:noVBand="1"/>
      </w:tblPr>
      <w:tblGrid>
        <w:gridCol w:w="9026"/>
      </w:tblGrid>
      <w:tr w:rsidR="00267633" w:rsidRPr="00632015" w14:paraId="1B6713B1" w14:textId="77777777" w:rsidTr="00632015">
        <w:trPr>
          <w:divId w:val="2116439976"/>
          <w:tblCellSpacing w:w="142" w:type="dxa"/>
        </w:trPr>
        <w:tc>
          <w:tcPr>
            <w:tcW w:w="4710" w:type="pct"/>
            <w:shd w:val="clear" w:color="auto" w:fill="000000"/>
          </w:tcPr>
          <w:p w14:paraId="4808F9E1" w14:textId="77777777" w:rsidR="00267633" w:rsidRPr="00632015" w:rsidRDefault="00267633" w:rsidP="00632015">
            <w:pPr>
              <w:autoSpaceDE w:val="0"/>
              <w:autoSpaceDN w:val="0"/>
              <w:adjustRightInd w:val="0"/>
              <w:spacing w:before="0" w:after="0" w:line="240" w:lineRule="auto"/>
              <w:rPr>
                <w:rFonts w:ascii="Times New Roman" w:eastAsia="Calibri" w:hAnsi="Times New Roman" w:cs="Times New Roman"/>
                <w:sz w:val="22"/>
                <w:szCs w:val="22"/>
                <w:lang w:eastAsia="en-GB"/>
              </w:rPr>
            </w:pPr>
            <w:r w:rsidRPr="00632015">
              <w:rPr>
                <w:rFonts w:ascii="Times New Roman" w:eastAsia="Calibri" w:hAnsi="Times New Roman" w:cs="Times New Roman"/>
                <w:i/>
                <w:sz w:val="22"/>
                <w:szCs w:val="22"/>
                <w:lang w:eastAsia="en-GB"/>
              </w:rPr>
              <w:t>SECTION 5: DECLARATION</w:t>
            </w:r>
          </w:p>
        </w:tc>
      </w:tr>
      <w:tr w:rsidR="00267633" w:rsidRPr="00CE2010" w14:paraId="3466F0FC" w14:textId="77777777" w:rsidTr="00632015">
        <w:trPr>
          <w:divId w:val="2116439976"/>
          <w:tblCellSpacing w:w="142" w:type="dxa"/>
        </w:trPr>
        <w:tc>
          <w:tcPr>
            <w:tcW w:w="4710" w:type="pct"/>
            <w:shd w:val="clear" w:color="auto" w:fill="auto"/>
          </w:tcPr>
          <w:p w14:paraId="5C6B36CE" w14:textId="77777777" w:rsidR="00267633" w:rsidRPr="00CE2010"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r w:rsidRPr="00CE2010">
              <w:rPr>
                <w:rFonts w:ascii="Times New Roman" w:eastAsia="Calibri" w:hAnsi="Times New Roman" w:cs="Times New Roman"/>
                <w:b/>
                <w:sz w:val="22"/>
                <w:szCs w:val="22"/>
                <w:lang w:eastAsia="en-GB"/>
              </w:rPr>
              <w:t>I have read and understood the provisions in sections 3, 4 and 5 of the Mental Capacity Act.</w:t>
            </w:r>
          </w:p>
          <w:p w14:paraId="18225DF2" w14:textId="77777777" w:rsidR="00267633" w:rsidRPr="00CE2010"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p>
          <w:p w14:paraId="797ACFF9" w14:textId="77777777" w:rsidR="00267633" w:rsidRPr="00CE2010"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r w:rsidRPr="00CE2010">
              <w:rPr>
                <w:rFonts w:ascii="Times New Roman" w:eastAsia="Calibri" w:hAnsi="Times New Roman" w:cs="Times New Roman"/>
                <w:b/>
                <w:sz w:val="22"/>
                <w:szCs w:val="22"/>
                <w:lang w:eastAsia="en-GB"/>
              </w:rPr>
              <w:t xml:space="preserve">I understand that my medical report </w:t>
            </w:r>
            <w:proofErr w:type="gramStart"/>
            <w:r w:rsidRPr="00CE2010">
              <w:rPr>
                <w:rFonts w:ascii="Times New Roman" w:eastAsia="Calibri" w:hAnsi="Times New Roman" w:cs="Times New Roman"/>
                <w:b/>
                <w:sz w:val="22"/>
                <w:szCs w:val="22"/>
                <w:lang w:eastAsia="en-GB"/>
              </w:rPr>
              <w:t>has to</w:t>
            </w:r>
            <w:proofErr w:type="gramEnd"/>
            <w:r w:rsidRPr="00CE2010">
              <w:rPr>
                <w:rFonts w:ascii="Times New Roman" w:eastAsia="Calibri" w:hAnsi="Times New Roman" w:cs="Times New Roman"/>
                <w:b/>
                <w:sz w:val="22"/>
                <w:szCs w:val="22"/>
                <w:lang w:eastAsia="en-GB"/>
              </w:rPr>
              <w:t xml:space="preserve"> contain sufficient detailed information about P’s condition to support my opinion of P’s mental capacity.</w:t>
            </w:r>
          </w:p>
          <w:p w14:paraId="77897319" w14:textId="77777777" w:rsidR="00267633" w:rsidRPr="00CE2010"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p>
          <w:p w14:paraId="6F1178CB" w14:textId="77777777" w:rsidR="00267633" w:rsidRPr="00CE2010"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r w:rsidRPr="00CE2010">
              <w:rPr>
                <w:rFonts w:ascii="Times New Roman" w:eastAsia="Calibri" w:hAnsi="Times New Roman" w:cs="Times New Roman"/>
                <w:b/>
                <w:sz w:val="22"/>
                <w:szCs w:val="22"/>
                <w:lang w:eastAsia="en-GB"/>
              </w:rPr>
              <w:t>I believe in the correctness of the opinion set out herein.</w:t>
            </w:r>
          </w:p>
          <w:p w14:paraId="0C54078C" w14:textId="77777777" w:rsidR="00267633" w:rsidRPr="00CE2010"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r w:rsidRPr="00CE2010">
              <w:rPr>
                <w:rFonts w:ascii="Times New Roman" w:eastAsia="Calibri" w:hAnsi="Times New Roman" w:cs="Times New Roman"/>
                <w:b/>
                <w:sz w:val="22"/>
                <w:szCs w:val="22"/>
                <w:lang w:eastAsia="en-GB"/>
              </w:rPr>
              <w:t>I understand that in giving this report my duty is to the Court and I confirm that I have complied with this duty.</w:t>
            </w:r>
          </w:p>
          <w:p w14:paraId="0EB24CD2" w14:textId="77777777" w:rsidR="00267633" w:rsidRPr="00CE2010"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p>
          <w:p w14:paraId="6939C84A" w14:textId="77777777" w:rsidR="00267633" w:rsidRPr="00CE2010"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p>
          <w:p w14:paraId="68C59AF8" w14:textId="77777777" w:rsidR="00267633" w:rsidRPr="00CE2010"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p>
          <w:p w14:paraId="7FD6FEFF" w14:textId="77777777" w:rsidR="00267633" w:rsidRPr="00CE2010"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p>
          <w:p w14:paraId="760173D8" w14:textId="77777777" w:rsidR="00267633" w:rsidRPr="00CE2010"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p>
          <w:p w14:paraId="30C6255F" w14:textId="77777777" w:rsidR="00267633" w:rsidRPr="00CE2010"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r w:rsidRPr="00CE2010">
              <w:rPr>
                <w:rFonts w:ascii="Times New Roman" w:eastAsia="Calibri" w:hAnsi="Times New Roman" w:cs="Times New Roman"/>
                <w:b/>
                <w:sz w:val="22"/>
                <w:szCs w:val="22"/>
                <w:lang w:eastAsia="en-GB"/>
              </w:rPr>
              <w:lastRenderedPageBreak/>
              <w:t>Signature:</w:t>
            </w:r>
            <w:r w:rsidRPr="00CE2010">
              <w:rPr>
                <w:rFonts w:ascii="Times New Roman" w:eastAsia="Calibri" w:hAnsi="Times New Roman" w:cs="Times New Roman"/>
                <w:b/>
                <w:sz w:val="22"/>
                <w:szCs w:val="22"/>
                <w:lang w:eastAsia="en-GB"/>
              </w:rPr>
              <w:tab/>
              <w:t>_______________________</w:t>
            </w:r>
          </w:p>
          <w:p w14:paraId="3C9489C0" w14:textId="77777777" w:rsidR="00267633" w:rsidRPr="00CE2010"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p>
          <w:p w14:paraId="2975553B" w14:textId="77777777" w:rsidR="00267633" w:rsidRPr="00CE2010"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r w:rsidRPr="00CE2010">
              <w:rPr>
                <w:rFonts w:ascii="Times New Roman" w:eastAsia="Calibri" w:hAnsi="Times New Roman" w:cs="Times New Roman"/>
                <w:b/>
                <w:sz w:val="22"/>
                <w:szCs w:val="22"/>
                <w:lang w:eastAsia="en-GB"/>
              </w:rPr>
              <w:t>Name:</w:t>
            </w:r>
            <w:r w:rsidRPr="00CE2010">
              <w:rPr>
                <w:rFonts w:ascii="Times New Roman" w:eastAsia="Calibri" w:hAnsi="Times New Roman" w:cs="Times New Roman"/>
                <w:b/>
                <w:sz w:val="22"/>
                <w:szCs w:val="22"/>
                <w:lang w:eastAsia="en-GB"/>
              </w:rPr>
              <w:tab/>
            </w:r>
            <w:r w:rsidRPr="00CE2010">
              <w:rPr>
                <w:rFonts w:ascii="Times New Roman" w:eastAsia="Calibri" w:hAnsi="Times New Roman" w:cs="Times New Roman"/>
                <w:b/>
                <w:sz w:val="22"/>
                <w:szCs w:val="22"/>
                <w:lang w:eastAsia="en-GB"/>
              </w:rPr>
              <w:tab/>
              <w:t>_______________________</w:t>
            </w:r>
          </w:p>
          <w:p w14:paraId="1553810B" w14:textId="77777777" w:rsidR="00267633" w:rsidRPr="00CE2010"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p>
          <w:p w14:paraId="3F8A36D9" w14:textId="77777777" w:rsidR="00267633" w:rsidRPr="00CE2010"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r w:rsidRPr="00CE2010">
              <w:rPr>
                <w:rFonts w:ascii="Times New Roman" w:eastAsia="Calibri" w:hAnsi="Times New Roman" w:cs="Times New Roman"/>
                <w:b/>
                <w:sz w:val="22"/>
                <w:szCs w:val="22"/>
                <w:lang w:eastAsia="en-GB"/>
              </w:rPr>
              <w:t>Date:</w:t>
            </w:r>
            <w:r w:rsidRPr="00CE2010">
              <w:rPr>
                <w:rFonts w:ascii="Times New Roman" w:eastAsia="Calibri" w:hAnsi="Times New Roman" w:cs="Times New Roman"/>
                <w:b/>
                <w:sz w:val="22"/>
                <w:szCs w:val="22"/>
                <w:lang w:eastAsia="en-GB"/>
              </w:rPr>
              <w:tab/>
            </w:r>
            <w:r w:rsidRPr="00CE2010">
              <w:rPr>
                <w:rFonts w:ascii="Times New Roman" w:eastAsia="Calibri" w:hAnsi="Times New Roman" w:cs="Times New Roman"/>
                <w:b/>
                <w:sz w:val="22"/>
                <w:szCs w:val="22"/>
                <w:lang w:eastAsia="en-GB"/>
              </w:rPr>
              <w:tab/>
              <w:t>_______________________</w:t>
            </w:r>
          </w:p>
        </w:tc>
      </w:tr>
    </w:tbl>
    <w:p w14:paraId="6C37B854" w14:textId="77777777" w:rsidR="00267633" w:rsidRPr="00267633" w:rsidRDefault="00267633" w:rsidP="00267633">
      <w:pPr>
        <w:autoSpaceDE w:val="0"/>
        <w:autoSpaceDN w:val="0"/>
        <w:adjustRightInd w:val="0"/>
        <w:spacing w:before="120" w:after="0" w:line="288" w:lineRule="auto"/>
        <w:jc w:val="both"/>
        <w:divId w:val="2116439976"/>
        <w:rPr>
          <w:rFonts w:ascii="Times New Roman" w:eastAsia="Calibri" w:hAnsi="Times New Roman" w:cs="Times New Roman"/>
          <w:b/>
          <w:i/>
          <w:lang w:val="en-GB" w:eastAsia="en-GB"/>
        </w:rPr>
      </w:pPr>
      <w:r w:rsidRPr="00267633">
        <w:rPr>
          <w:rFonts w:ascii="Times New Roman" w:eastAsia="Calibri" w:hAnsi="Times New Roman" w:cs="Times New Roman"/>
          <w:b/>
          <w:i/>
          <w:lang w:val="en-GB" w:eastAsia="en-GB"/>
        </w:rPr>
        <w:lastRenderedPageBreak/>
        <w:t>Explanatory notes:</w:t>
      </w:r>
    </w:p>
    <w:p w14:paraId="30A764FB" w14:textId="77777777" w:rsidR="00267633" w:rsidRPr="00267633" w:rsidRDefault="00267633" w:rsidP="00267633">
      <w:pPr>
        <w:autoSpaceDE w:val="0"/>
        <w:autoSpaceDN w:val="0"/>
        <w:adjustRightInd w:val="0"/>
        <w:spacing w:before="0" w:after="0" w:line="288" w:lineRule="auto"/>
        <w:jc w:val="both"/>
        <w:divId w:val="2116439976"/>
        <w:rPr>
          <w:rFonts w:ascii="Times New Roman" w:eastAsia="Calibri" w:hAnsi="Times New Roman" w:cs="Times New Roman"/>
          <w:b/>
          <w:i/>
          <w:sz w:val="22"/>
          <w:szCs w:val="22"/>
          <w:lang w:val="en-GB" w:eastAsia="en-GB"/>
        </w:rPr>
      </w:pPr>
    </w:p>
    <w:p w14:paraId="20D9AB68" w14:textId="77777777" w:rsidR="00267633" w:rsidRPr="00267633" w:rsidRDefault="00267633" w:rsidP="00267633">
      <w:pPr>
        <w:autoSpaceDE w:val="0"/>
        <w:autoSpaceDN w:val="0"/>
        <w:adjustRightInd w:val="0"/>
        <w:spacing w:before="120" w:after="0" w:line="288" w:lineRule="auto"/>
        <w:ind w:left="720" w:hanging="720"/>
        <w:jc w:val="both"/>
        <w:divId w:val="2116439976"/>
        <w:rPr>
          <w:rFonts w:ascii="Times New Roman" w:eastAsia="Calibri" w:hAnsi="Times New Roman" w:cs="Times New Roman"/>
          <w:i/>
          <w:lang w:val="en-GB" w:eastAsia="en-GB"/>
        </w:rPr>
      </w:pPr>
      <w:r w:rsidRPr="00267633">
        <w:rPr>
          <w:rFonts w:ascii="Times New Roman" w:eastAsia="Calibri" w:hAnsi="Times New Roman" w:cs="Times New Roman"/>
          <w:i/>
          <w:lang w:val="en-GB" w:eastAsia="en-GB"/>
        </w:rPr>
        <w:t>1.</w:t>
      </w:r>
      <w:r w:rsidRPr="00267633">
        <w:rPr>
          <w:rFonts w:ascii="Times New Roman" w:eastAsia="Calibri" w:hAnsi="Times New Roman" w:cs="Times New Roman"/>
          <w:i/>
          <w:lang w:val="en-GB" w:eastAsia="en-GB"/>
        </w:rPr>
        <w:tab/>
        <w:t>“Personal welfare” refers to matters such as deciding where to live and consenting to medical and dental treatment.</w:t>
      </w:r>
    </w:p>
    <w:p w14:paraId="59916D6D" w14:textId="77777777" w:rsidR="00267633" w:rsidRPr="00267633" w:rsidRDefault="00267633" w:rsidP="00267633">
      <w:pPr>
        <w:tabs>
          <w:tab w:val="left" w:pos="709"/>
        </w:tabs>
        <w:autoSpaceDE w:val="0"/>
        <w:autoSpaceDN w:val="0"/>
        <w:adjustRightInd w:val="0"/>
        <w:spacing w:before="120" w:after="0" w:line="288" w:lineRule="auto"/>
        <w:ind w:left="720" w:hanging="720"/>
        <w:jc w:val="both"/>
        <w:divId w:val="2116439976"/>
        <w:rPr>
          <w:rFonts w:ascii="Times New Roman" w:eastAsia="Calibri" w:hAnsi="Times New Roman" w:cs="Times New Roman"/>
          <w:i/>
          <w:lang w:val="en-GB" w:eastAsia="en-GB"/>
        </w:rPr>
      </w:pPr>
    </w:p>
    <w:p w14:paraId="3B1FD4BA" w14:textId="77777777" w:rsidR="00267633" w:rsidRPr="00267633" w:rsidRDefault="00267633" w:rsidP="00267633">
      <w:pPr>
        <w:tabs>
          <w:tab w:val="left" w:pos="709"/>
        </w:tabs>
        <w:autoSpaceDE w:val="0"/>
        <w:autoSpaceDN w:val="0"/>
        <w:adjustRightInd w:val="0"/>
        <w:spacing w:before="120" w:after="0" w:line="288" w:lineRule="auto"/>
        <w:ind w:left="720" w:hanging="720"/>
        <w:jc w:val="both"/>
        <w:divId w:val="2116439976"/>
        <w:rPr>
          <w:rFonts w:ascii="Times New Roman" w:eastAsia="Calibri" w:hAnsi="Times New Roman" w:cs="Times New Roman"/>
          <w:i/>
          <w:lang w:val="en-GB" w:eastAsia="en-GB"/>
        </w:rPr>
      </w:pPr>
      <w:r w:rsidRPr="00267633">
        <w:rPr>
          <w:rFonts w:ascii="Times New Roman" w:eastAsia="Calibri" w:hAnsi="Times New Roman" w:cs="Times New Roman"/>
          <w:i/>
          <w:lang w:val="en-GB" w:eastAsia="en-GB"/>
        </w:rPr>
        <w:t>2.</w:t>
      </w:r>
      <w:r w:rsidRPr="00267633">
        <w:rPr>
          <w:rFonts w:ascii="Times New Roman" w:eastAsia="Calibri" w:hAnsi="Times New Roman" w:cs="Times New Roman"/>
          <w:i/>
          <w:lang w:val="en-GB" w:eastAsia="en-GB"/>
        </w:rPr>
        <w:tab/>
        <w:t>“Property and affairs”, as the name implies, refers to matters concerning the patient’s financial affairs and property.</w:t>
      </w:r>
    </w:p>
    <w:p w14:paraId="4F30AD26" w14:textId="77777777" w:rsidR="00267633" w:rsidRPr="00267633" w:rsidRDefault="00267633" w:rsidP="00267633">
      <w:pPr>
        <w:tabs>
          <w:tab w:val="left" w:pos="709"/>
        </w:tabs>
        <w:autoSpaceDE w:val="0"/>
        <w:autoSpaceDN w:val="0"/>
        <w:adjustRightInd w:val="0"/>
        <w:spacing w:before="120" w:after="0" w:line="288" w:lineRule="auto"/>
        <w:ind w:left="720" w:hanging="720"/>
        <w:jc w:val="both"/>
        <w:divId w:val="2116439976"/>
        <w:rPr>
          <w:rFonts w:ascii="Times New Roman" w:eastAsia="Calibri" w:hAnsi="Times New Roman" w:cs="Times New Roman"/>
          <w:i/>
          <w:lang w:val="en-GB" w:eastAsia="en-GB"/>
        </w:rPr>
      </w:pPr>
    </w:p>
    <w:p w14:paraId="196F72E2" w14:textId="77777777" w:rsidR="00267633" w:rsidRPr="00267633" w:rsidRDefault="00267633" w:rsidP="00267633">
      <w:pPr>
        <w:tabs>
          <w:tab w:val="left" w:pos="709"/>
        </w:tabs>
        <w:autoSpaceDE w:val="0"/>
        <w:autoSpaceDN w:val="0"/>
        <w:adjustRightInd w:val="0"/>
        <w:spacing w:before="120" w:after="0" w:line="288" w:lineRule="auto"/>
        <w:ind w:left="720" w:hanging="720"/>
        <w:jc w:val="both"/>
        <w:divId w:val="2116439976"/>
        <w:rPr>
          <w:rFonts w:ascii="Times New Roman" w:eastAsia="Calibri" w:hAnsi="Times New Roman" w:cs="Times New Roman"/>
          <w:i/>
          <w:lang w:val="en-GB" w:eastAsia="en-GB"/>
        </w:rPr>
      </w:pPr>
      <w:r w:rsidRPr="00267633">
        <w:rPr>
          <w:rFonts w:ascii="Times New Roman" w:eastAsia="Calibri" w:hAnsi="Times New Roman" w:cs="Times New Roman"/>
          <w:i/>
          <w:lang w:val="en-GB" w:eastAsia="en-GB"/>
        </w:rPr>
        <w:t>3.</w:t>
      </w:r>
      <w:r w:rsidRPr="00267633">
        <w:rPr>
          <w:rFonts w:ascii="Times New Roman" w:eastAsia="Calibri" w:hAnsi="Times New Roman" w:cs="Times New Roman"/>
          <w:i/>
          <w:lang w:val="en-GB" w:eastAsia="en-GB"/>
        </w:rPr>
        <w:tab/>
        <w:t>When giving your opinion on the patient’s mental capacity, please note that where it is not patently obvious from the clinical history and examination that the patient has or lacks capacity, you will need to explain the basis for your opinion.</w:t>
      </w:r>
    </w:p>
    <w:p w14:paraId="6397070A" w14:textId="77777777" w:rsidR="00267633" w:rsidRPr="00267633" w:rsidRDefault="00267633" w:rsidP="00267633">
      <w:pPr>
        <w:tabs>
          <w:tab w:val="left" w:pos="709"/>
        </w:tabs>
        <w:autoSpaceDE w:val="0"/>
        <w:autoSpaceDN w:val="0"/>
        <w:adjustRightInd w:val="0"/>
        <w:spacing w:before="120" w:after="0" w:line="288" w:lineRule="auto"/>
        <w:ind w:left="1440" w:hanging="1440"/>
        <w:jc w:val="both"/>
        <w:divId w:val="2116439976"/>
        <w:rPr>
          <w:rFonts w:ascii="Times New Roman" w:eastAsia="Calibri" w:hAnsi="Times New Roman" w:cs="Times New Roman"/>
          <w:i/>
          <w:lang w:val="en-GB" w:eastAsia="en-GB"/>
        </w:rPr>
      </w:pPr>
    </w:p>
    <w:p w14:paraId="33F5FAA7" w14:textId="77777777" w:rsidR="00267633" w:rsidRPr="00267633" w:rsidRDefault="00267633" w:rsidP="00267633">
      <w:pPr>
        <w:tabs>
          <w:tab w:val="left" w:pos="709"/>
        </w:tabs>
        <w:autoSpaceDE w:val="0"/>
        <w:autoSpaceDN w:val="0"/>
        <w:adjustRightInd w:val="0"/>
        <w:spacing w:before="120" w:after="0" w:line="288" w:lineRule="auto"/>
        <w:ind w:left="1440" w:hanging="1440"/>
        <w:jc w:val="both"/>
        <w:divId w:val="2116439976"/>
        <w:rPr>
          <w:rFonts w:ascii="Times New Roman" w:eastAsia="Calibri" w:hAnsi="Times New Roman" w:cs="Times New Roman"/>
          <w:i/>
          <w:lang w:val="en-GB" w:eastAsia="en-GB"/>
        </w:rPr>
      </w:pPr>
    </w:p>
    <w:p w14:paraId="7E9DA158" w14:textId="77777777" w:rsidR="00267633" w:rsidRPr="00267633" w:rsidRDefault="00267633" w:rsidP="00267633">
      <w:pPr>
        <w:autoSpaceDE w:val="0"/>
        <w:autoSpaceDN w:val="0"/>
        <w:adjustRightInd w:val="0"/>
        <w:spacing w:before="120" w:after="0" w:line="288" w:lineRule="auto"/>
        <w:jc w:val="both"/>
        <w:divId w:val="2116439976"/>
        <w:rPr>
          <w:rFonts w:ascii="Times New Roman" w:eastAsia="Calibri" w:hAnsi="Times New Roman" w:cs="Times New Roman"/>
          <w:i/>
          <w:lang w:val="en-GB" w:eastAsia="en-GB"/>
        </w:rPr>
      </w:pPr>
      <w:r w:rsidRPr="00267633">
        <w:rPr>
          <w:rFonts w:ascii="Times New Roman" w:eastAsia="Calibri" w:hAnsi="Times New Roman" w:cs="Times New Roman"/>
          <w:b/>
          <w:i/>
          <w:lang w:val="en-GB" w:eastAsia="en-GB"/>
        </w:rPr>
        <w:t>Section 3 of the Mental Capacity Act</w:t>
      </w:r>
    </w:p>
    <w:p w14:paraId="0043B485" w14:textId="77777777" w:rsidR="00267633" w:rsidRPr="00267633" w:rsidRDefault="00267633" w:rsidP="00267633">
      <w:pPr>
        <w:autoSpaceDE w:val="0"/>
        <w:autoSpaceDN w:val="0"/>
        <w:adjustRightInd w:val="0"/>
        <w:spacing w:before="120" w:after="0" w:line="288" w:lineRule="auto"/>
        <w:jc w:val="both"/>
        <w:divId w:val="2116439976"/>
        <w:rPr>
          <w:rFonts w:ascii="Times New Roman" w:eastAsia="Calibri" w:hAnsi="Times New Roman" w:cs="Times New Roman"/>
          <w:i/>
          <w:lang w:val="en-GB" w:eastAsia="en-GB"/>
        </w:rPr>
      </w:pPr>
    </w:p>
    <w:p w14:paraId="4070F60F" w14:textId="77777777" w:rsidR="00267633" w:rsidRPr="00267633" w:rsidRDefault="00267633" w:rsidP="00267633">
      <w:pPr>
        <w:spacing w:before="120" w:after="0" w:line="288" w:lineRule="auto"/>
        <w:ind w:firstLine="288"/>
        <w:jc w:val="both"/>
        <w:divId w:val="2116439976"/>
        <w:rPr>
          <w:rFonts w:ascii="Times New Roman" w:hAnsi="Times New Roman" w:cs="Times New Roman"/>
          <w:i/>
          <w:lang w:val="en"/>
        </w:rPr>
      </w:pPr>
      <w:r w:rsidRPr="00267633">
        <w:rPr>
          <w:rFonts w:ascii="Times New Roman" w:hAnsi="Times New Roman" w:cs="Times New Roman"/>
          <w:i/>
          <w:lang w:val="en"/>
        </w:rPr>
        <w:t xml:space="preserve">(1) </w:t>
      </w:r>
      <w:r w:rsidRPr="00267633">
        <w:rPr>
          <w:rFonts w:ascii="Times New Roman" w:hAnsi="Times New Roman" w:cs="Times New Roman"/>
          <w:i/>
          <w:lang w:val="en"/>
        </w:rPr>
        <w:tab/>
        <w:t>The following principles apply for the purposes of this Act.</w:t>
      </w:r>
    </w:p>
    <w:p w14:paraId="489C6994" w14:textId="77777777" w:rsidR="00267633" w:rsidRPr="00267633" w:rsidRDefault="00267633" w:rsidP="00267633">
      <w:pPr>
        <w:spacing w:before="120" w:after="0" w:line="288" w:lineRule="auto"/>
        <w:ind w:firstLine="288"/>
        <w:jc w:val="both"/>
        <w:divId w:val="2116439976"/>
        <w:rPr>
          <w:rFonts w:ascii="Times New Roman" w:hAnsi="Times New Roman" w:cs="Times New Roman"/>
          <w:i/>
          <w:lang w:val="en"/>
        </w:rPr>
      </w:pPr>
      <w:bookmarkStart w:id="103" w:name="pr3-ps2-."/>
      <w:bookmarkEnd w:id="103"/>
      <w:r w:rsidRPr="00267633">
        <w:rPr>
          <w:rFonts w:ascii="Times New Roman" w:hAnsi="Times New Roman" w:cs="Times New Roman"/>
          <w:i/>
          <w:lang w:val="en"/>
        </w:rPr>
        <w:t xml:space="preserve">(2) </w:t>
      </w:r>
      <w:r w:rsidRPr="00267633">
        <w:rPr>
          <w:rFonts w:ascii="Times New Roman" w:hAnsi="Times New Roman" w:cs="Times New Roman"/>
          <w:i/>
          <w:lang w:val="en"/>
        </w:rPr>
        <w:tab/>
        <w:t>A person must be assumed to have capacity unless it is established that he lacks capacity.</w:t>
      </w:r>
    </w:p>
    <w:p w14:paraId="338B299C" w14:textId="77777777" w:rsidR="00267633" w:rsidRPr="00267633" w:rsidRDefault="00267633" w:rsidP="00267633">
      <w:pPr>
        <w:spacing w:before="120" w:after="0" w:line="288" w:lineRule="auto"/>
        <w:ind w:left="720" w:hanging="432"/>
        <w:jc w:val="both"/>
        <w:divId w:val="2116439976"/>
        <w:rPr>
          <w:rFonts w:ascii="Times New Roman" w:hAnsi="Times New Roman" w:cs="Times New Roman"/>
          <w:i/>
          <w:lang w:val="en"/>
        </w:rPr>
      </w:pPr>
      <w:r w:rsidRPr="00267633">
        <w:rPr>
          <w:rFonts w:ascii="Times New Roman" w:hAnsi="Times New Roman" w:cs="Times New Roman"/>
          <w:i/>
          <w:lang w:val="en"/>
        </w:rPr>
        <w:t xml:space="preserve">(3) </w:t>
      </w:r>
      <w:r w:rsidRPr="00267633">
        <w:rPr>
          <w:rFonts w:ascii="Times New Roman" w:hAnsi="Times New Roman" w:cs="Times New Roman"/>
          <w:i/>
          <w:lang w:val="en"/>
        </w:rPr>
        <w:tab/>
        <w:t xml:space="preserve">A person is not to be treated as unable to </w:t>
      </w:r>
      <w:proofErr w:type="gramStart"/>
      <w:r w:rsidRPr="00267633">
        <w:rPr>
          <w:rFonts w:ascii="Times New Roman" w:hAnsi="Times New Roman" w:cs="Times New Roman"/>
          <w:i/>
          <w:lang w:val="en"/>
        </w:rPr>
        <w:t>make a decision</w:t>
      </w:r>
      <w:proofErr w:type="gramEnd"/>
      <w:r w:rsidRPr="00267633">
        <w:rPr>
          <w:rFonts w:ascii="Times New Roman" w:hAnsi="Times New Roman" w:cs="Times New Roman"/>
          <w:i/>
          <w:lang w:val="en"/>
        </w:rPr>
        <w:t xml:space="preserve"> unless all practicable steps to help him to do so have been taken without success.</w:t>
      </w:r>
    </w:p>
    <w:p w14:paraId="7CC80D26" w14:textId="77777777" w:rsidR="00267633" w:rsidRPr="00267633" w:rsidRDefault="00267633" w:rsidP="00267633">
      <w:pPr>
        <w:spacing w:before="120" w:after="0" w:line="288" w:lineRule="auto"/>
        <w:ind w:left="720" w:hanging="432"/>
        <w:jc w:val="both"/>
        <w:divId w:val="2116439976"/>
        <w:rPr>
          <w:rFonts w:ascii="Times New Roman" w:hAnsi="Times New Roman" w:cs="Times New Roman"/>
          <w:i/>
          <w:lang w:val="en"/>
        </w:rPr>
      </w:pPr>
      <w:r w:rsidRPr="00267633">
        <w:rPr>
          <w:rFonts w:ascii="Times New Roman" w:hAnsi="Times New Roman" w:cs="Times New Roman"/>
          <w:i/>
          <w:lang w:val="en"/>
        </w:rPr>
        <w:t xml:space="preserve">(4) </w:t>
      </w:r>
      <w:r w:rsidRPr="00267633">
        <w:rPr>
          <w:rFonts w:ascii="Times New Roman" w:hAnsi="Times New Roman" w:cs="Times New Roman"/>
          <w:i/>
          <w:lang w:val="en"/>
        </w:rPr>
        <w:tab/>
        <w:t xml:space="preserve">A person is not to be treated as unable to </w:t>
      </w:r>
      <w:proofErr w:type="gramStart"/>
      <w:r w:rsidRPr="00267633">
        <w:rPr>
          <w:rFonts w:ascii="Times New Roman" w:hAnsi="Times New Roman" w:cs="Times New Roman"/>
          <w:i/>
          <w:lang w:val="en"/>
        </w:rPr>
        <w:t>make a decision</w:t>
      </w:r>
      <w:proofErr w:type="gramEnd"/>
      <w:r w:rsidRPr="00267633">
        <w:rPr>
          <w:rFonts w:ascii="Times New Roman" w:hAnsi="Times New Roman" w:cs="Times New Roman"/>
          <w:i/>
          <w:lang w:val="en"/>
        </w:rPr>
        <w:t xml:space="preserve"> merely because he makes an unwise decision.</w:t>
      </w:r>
    </w:p>
    <w:p w14:paraId="21AD75F3" w14:textId="77777777" w:rsidR="00267633" w:rsidRPr="00267633" w:rsidRDefault="00267633" w:rsidP="00267633">
      <w:pPr>
        <w:spacing w:before="120" w:after="0" w:line="288" w:lineRule="auto"/>
        <w:ind w:left="720" w:hanging="432"/>
        <w:jc w:val="both"/>
        <w:divId w:val="2116439976"/>
        <w:rPr>
          <w:rFonts w:ascii="Times New Roman" w:hAnsi="Times New Roman" w:cs="Times New Roman"/>
          <w:i/>
          <w:lang w:val="en"/>
        </w:rPr>
      </w:pPr>
      <w:bookmarkStart w:id="104" w:name="pr3-ps5-."/>
      <w:bookmarkEnd w:id="104"/>
      <w:r w:rsidRPr="00267633">
        <w:rPr>
          <w:rFonts w:ascii="Times New Roman" w:hAnsi="Times New Roman" w:cs="Times New Roman"/>
          <w:i/>
          <w:lang w:val="en"/>
        </w:rPr>
        <w:t xml:space="preserve">(5) </w:t>
      </w:r>
      <w:r w:rsidRPr="00267633">
        <w:rPr>
          <w:rFonts w:ascii="Times New Roman" w:hAnsi="Times New Roman" w:cs="Times New Roman"/>
          <w:i/>
          <w:lang w:val="en"/>
        </w:rPr>
        <w:tab/>
        <w:t>An act done, or a decision made, under this Act for or on behalf of a person who lacks capacity must be done, or made, in his best interests.</w:t>
      </w:r>
    </w:p>
    <w:p w14:paraId="1692AA98" w14:textId="77777777" w:rsidR="00267633" w:rsidRPr="00267633" w:rsidRDefault="00267633" w:rsidP="00267633">
      <w:pPr>
        <w:spacing w:before="120" w:after="0" w:line="288" w:lineRule="auto"/>
        <w:ind w:left="720" w:hanging="432"/>
        <w:jc w:val="both"/>
        <w:divId w:val="2116439976"/>
        <w:rPr>
          <w:rFonts w:ascii="Times New Roman" w:hAnsi="Times New Roman" w:cs="Times New Roman"/>
          <w:i/>
          <w:lang w:val="en"/>
        </w:rPr>
      </w:pPr>
      <w:bookmarkStart w:id="105" w:name="pr3-ps6-."/>
      <w:bookmarkEnd w:id="105"/>
      <w:r w:rsidRPr="00267633">
        <w:rPr>
          <w:rFonts w:ascii="Times New Roman" w:hAnsi="Times New Roman" w:cs="Times New Roman"/>
          <w:i/>
          <w:lang w:val="en"/>
        </w:rPr>
        <w:t xml:space="preserve">(6) </w:t>
      </w:r>
      <w:r w:rsidRPr="00267633">
        <w:rPr>
          <w:rFonts w:ascii="Times New Roman" w:hAnsi="Times New Roman" w:cs="Times New Roman"/>
          <w:i/>
          <w:lang w:val="en"/>
        </w:rPr>
        <w:tab/>
        <w:t>Before the act is done, or the decision is made, regard must be had to whether the purpose for which it is needed can be as effectively achieved in a way that is less restrictive of the person’s rights and freedom of action.</w:t>
      </w:r>
    </w:p>
    <w:p w14:paraId="13A74F5B" w14:textId="77777777" w:rsidR="00267633" w:rsidRPr="00267633" w:rsidRDefault="00267633" w:rsidP="00267633">
      <w:pPr>
        <w:autoSpaceDE w:val="0"/>
        <w:autoSpaceDN w:val="0"/>
        <w:adjustRightInd w:val="0"/>
        <w:spacing w:before="120" w:after="0" w:line="288" w:lineRule="auto"/>
        <w:jc w:val="both"/>
        <w:divId w:val="2116439976"/>
        <w:rPr>
          <w:rFonts w:ascii="Times New Roman" w:eastAsia="Calibri" w:hAnsi="Times New Roman" w:cs="Times New Roman"/>
          <w:b/>
          <w:i/>
          <w:lang w:val="en-GB" w:eastAsia="en-GB"/>
        </w:rPr>
      </w:pPr>
    </w:p>
    <w:p w14:paraId="149C0A23" w14:textId="77777777" w:rsidR="00267633" w:rsidRPr="00267633" w:rsidRDefault="00267633" w:rsidP="00267633">
      <w:pPr>
        <w:autoSpaceDE w:val="0"/>
        <w:autoSpaceDN w:val="0"/>
        <w:adjustRightInd w:val="0"/>
        <w:spacing w:before="120" w:after="0" w:line="288" w:lineRule="auto"/>
        <w:jc w:val="both"/>
        <w:divId w:val="2116439976"/>
        <w:rPr>
          <w:rFonts w:ascii="Times New Roman" w:eastAsia="Calibri" w:hAnsi="Times New Roman" w:cs="Times New Roman"/>
          <w:i/>
          <w:lang w:val="en-GB" w:eastAsia="en-GB"/>
        </w:rPr>
      </w:pPr>
      <w:r w:rsidRPr="00267633">
        <w:rPr>
          <w:rFonts w:ascii="Times New Roman" w:eastAsia="Calibri" w:hAnsi="Times New Roman" w:cs="Times New Roman"/>
          <w:b/>
          <w:i/>
          <w:lang w:val="en-GB" w:eastAsia="en-GB"/>
        </w:rPr>
        <w:lastRenderedPageBreak/>
        <w:t>Section 4 of the Mental Capacity Act</w:t>
      </w:r>
    </w:p>
    <w:p w14:paraId="413D9D68" w14:textId="77777777" w:rsidR="00267633" w:rsidRPr="00267633" w:rsidRDefault="00267633" w:rsidP="00267633">
      <w:pPr>
        <w:autoSpaceDE w:val="0"/>
        <w:autoSpaceDN w:val="0"/>
        <w:adjustRightInd w:val="0"/>
        <w:spacing w:before="120" w:after="0" w:line="288" w:lineRule="auto"/>
        <w:jc w:val="both"/>
        <w:divId w:val="2116439976"/>
        <w:rPr>
          <w:rFonts w:ascii="Times New Roman" w:eastAsia="Calibri" w:hAnsi="Times New Roman" w:cs="Times New Roman"/>
          <w:b/>
          <w:i/>
          <w:lang w:val="en-GB" w:eastAsia="en-GB"/>
        </w:rPr>
      </w:pPr>
    </w:p>
    <w:p w14:paraId="73CC7D90" w14:textId="77777777" w:rsidR="00267633" w:rsidRPr="00267633" w:rsidRDefault="00267633" w:rsidP="00267633">
      <w:pPr>
        <w:spacing w:before="120" w:after="0" w:line="288" w:lineRule="auto"/>
        <w:ind w:left="720" w:hanging="432"/>
        <w:jc w:val="both"/>
        <w:divId w:val="2116439976"/>
        <w:rPr>
          <w:rFonts w:ascii="Times New Roman" w:eastAsia="Calibri" w:hAnsi="Times New Roman" w:cs="Times New Roman"/>
          <w:i/>
          <w:lang w:val="en" w:eastAsia="en-GB"/>
        </w:rPr>
      </w:pPr>
      <w:bookmarkStart w:id="106" w:name="pr3-ps3-."/>
      <w:bookmarkStart w:id="107" w:name="pr3-ps4-."/>
      <w:bookmarkStart w:id="108" w:name="pr4-ps1-."/>
      <w:bookmarkEnd w:id="106"/>
      <w:bookmarkEnd w:id="107"/>
      <w:bookmarkEnd w:id="108"/>
      <w:r w:rsidRPr="00267633">
        <w:rPr>
          <w:rFonts w:ascii="Times New Roman" w:eastAsia="Calibri" w:hAnsi="Times New Roman" w:cs="Times New Roman"/>
          <w:i/>
          <w:lang w:val="en" w:eastAsia="en-GB"/>
        </w:rPr>
        <w:t xml:space="preserve">(1) </w:t>
      </w:r>
      <w:r w:rsidRPr="00267633">
        <w:rPr>
          <w:rFonts w:ascii="Times New Roman" w:eastAsia="Calibri" w:hAnsi="Times New Roman" w:cs="Times New Roman"/>
          <w:i/>
          <w:lang w:val="en" w:eastAsia="en-GB"/>
        </w:rPr>
        <w:tab/>
        <w:t>For the purposes of this Act, a person lacks capacity in relation to a matter if at the material time he is unable to make a decision for himself in relation to the matter because of an impairment of, or a disturbance in the functioning of, the mind or brain.</w:t>
      </w:r>
    </w:p>
    <w:p w14:paraId="06F9F4E7" w14:textId="77777777" w:rsidR="00267633" w:rsidRPr="00267633" w:rsidRDefault="00267633" w:rsidP="00267633">
      <w:pPr>
        <w:spacing w:before="120" w:after="0" w:line="288" w:lineRule="auto"/>
        <w:ind w:firstLine="288"/>
        <w:jc w:val="both"/>
        <w:divId w:val="2116439976"/>
        <w:rPr>
          <w:rFonts w:ascii="Times New Roman" w:eastAsia="Calibri" w:hAnsi="Times New Roman" w:cs="Times New Roman"/>
          <w:i/>
          <w:lang w:val="en" w:eastAsia="en-GB"/>
        </w:rPr>
      </w:pPr>
      <w:bookmarkStart w:id="109" w:name="pr4-ps2-."/>
      <w:bookmarkEnd w:id="109"/>
      <w:r w:rsidRPr="00267633">
        <w:rPr>
          <w:rFonts w:ascii="Times New Roman" w:eastAsia="Calibri" w:hAnsi="Times New Roman" w:cs="Times New Roman"/>
          <w:i/>
          <w:lang w:val="en" w:eastAsia="en-GB"/>
        </w:rPr>
        <w:t xml:space="preserve">(2) </w:t>
      </w:r>
      <w:r w:rsidRPr="00267633">
        <w:rPr>
          <w:rFonts w:ascii="Times New Roman" w:eastAsia="Calibri" w:hAnsi="Times New Roman" w:cs="Times New Roman"/>
          <w:i/>
          <w:lang w:val="en" w:eastAsia="en-GB"/>
        </w:rPr>
        <w:tab/>
        <w:t>It does not matter whether the impairment or disturbance is permanent or temporary.</w:t>
      </w:r>
    </w:p>
    <w:p w14:paraId="3E34F17F" w14:textId="77777777" w:rsidR="00267633" w:rsidRPr="00267633" w:rsidRDefault="00267633" w:rsidP="00267633">
      <w:pPr>
        <w:spacing w:before="120" w:after="0" w:line="288" w:lineRule="auto"/>
        <w:ind w:firstLine="288"/>
        <w:jc w:val="both"/>
        <w:divId w:val="2116439976"/>
        <w:rPr>
          <w:rFonts w:ascii="Times New Roman" w:eastAsia="Calibri" w:hAnsi="Times New Roman" w:cs="Times New Roman"/>
          <w:i/>
          <w:lang w:val="en" w:eastAsia="en-GB"/>
        </w:rPr>
      </w:pPr>
      <w:bookmarkStart w:id="110" w:name="pr4-ps3-."/>
      <w:bookmarkEnd w:id="110"/>
      <w:r w:rsidRPr="00267633">
        <w:rPr>
          <w:rFonts w:ascii="Times New Roman" w:eastAsia="Calibri" w:hAnsi="Times New Roman" w:cs="Times New Roman"/>
          <w:i/>
          <w:lang w:val="en" w:eastAsia="en-GB"/>
        </w:rPr>
        <w:t xml:space="preserve">(3) </w:t>
      </w:r>
      <w:r w:rsidRPr="00267633">
        <w:rPr>
          <w:rFonts w:ascii="Times New Roman" w:eastAsia="Calibri" w:hAnsi="Times New Roman" w:cs="Times New Roman"/>
          <w:i/>
          <w:lang w:val="en" w:eastAsia="en-GB"/>
        </w:rPr>
        <w:tab/>
        <w:t>A lack of capacity cannot be established merely by reference to —</w:t>
      </w:r>
    </w:p>
    <w:p w14:paraId="10217C17" w14:textId="77777777" w:rsidR="00267633" w:rsidRPr="00267633" w:rsidRDefault="00267633" w:rsidP="00267633">
      <w:pPr>
        <w:spacing w:before="120" w:after="0" w:line="288" w:lineRule="auto"/>
        <w:ind w:left="1134" w:hanging="414"/>
        <w:jc w:val="both"/>
        <w:divId w:val="2116439976"/>
        <w:rPr>
          <w:rFonts w:ascii="Times New Roman" w:eastAsia="Calibri" w:hAnsi="Times New Roman" w:cs="Times New Roman"/>
          <w:i/>
          <w:lang w:val="en" w:eastAsia="en-GB"/>
        </w:rPr>
      </w:pPr>
      <w:r w:rsidRPr="00267633">
        <w:rPr>
          <w:rFonts w:ascii="Times New Roman" w:eastAsia="Calibri" w:hAnsi="Times New Roman" w:cs="Times New Roman"/>
          <w:i/>
          <w:lang w:val="en" w:eastAsia="en-GB"/>
        </w:rPr>
        <w:t>(</w:t>
      </w:r>
      <w:r w:rsidRPr="00267633">
        <w:rPr>
          <w:rFonts w:ascii="Times New Roman" w:eastAsia="Calibri" w:hAnsi="Times New Roman" w:cs="Times New Roman"/>
          <w:i/>
          <w:iCs/>
          <w:lang w:val="en" w:eastAsia="en-GB"/>
        </w:rPr>
        <w:t>a</w:t>
      </w:r>
      <w:r w:rsidRPr="00267633">
        <w:rPr>
          <w:rFonts w:ascii="Times New Roman" w:eastAsia="Calibri" w:hAnsi="Times New Roman" w:cs="Times New Roman"/>
          <w:i/>
          <w:lang w:val="en" w:eastAsia="en-GB"/>
        </w:rPr>
        <w:t>)</w:t>
      </w:r>
      <w:r w:rsidRPr="00267633">
        <w:rPr>
          <w:rFonts w:ascii="Times New Roman" w:eastAsia="Calibri" w:hAnsi="Times New Roman" w:cs="Times New Roman"/>
          <w:i/>
          <w:lang w:val="en" w:eastAsia="en-GB"/>
        </w:rPr>
        <w:tab/>
        <w:t>a person’s age or appearance; or</w:t>
      </w:r>
    </w:p>
    <w:p w14:paraId="6FA247DC" w14:textId="77777777" w:rsidR="00267633" w:rsidRPr="00267633" w:rsidRDefault="00267633" w:rsidP="00267633">
      <w:pPr>
        <w:spacing w:before="120" w:after="0" w:line="288" w:lineRule="auto"/>
        <w:ind w:left="1134" w:hanging="414"/>
        <w:jc w:val="both"/>
        <w:divId w:val="2116439976"/>
        <w:rPr>
          <w:rFonts w:ascii="Times New Roman" w:eastAsia="Calibri" w:hAnsi="Times New Roman" w:cs="Times New Roman"/>
          <w:i/>
          <w:lang w:val="en" w:eastAsia="en-GB"/>
        </w:rPr>
      </w:pPr>
      <w:r w:rsidRPr="00267633">
        <w:rPr>
          <w:rFonts w:ascii="Times New Roman" w:eastAsia="Calibri" w:hAnsi="Times New Roman" w:cs="Times New Roman"/>
          <w:i/>
          <w:lang w:val="en" w:eastAsia="en-GB"/>
        </w:rPr>
        <w:t>(b)</w:t>
      </w:r>
      <w:r w:rsidRPr="00267633">
        <w:rPr>
          <w:rFonts w:ascii="Times New Roman" w:eastAsia="Calibri" w:hAnsi="Times New Roman" w:cs="Times New Roman"/>
          <w:i/>
          <w:lang w:val="en" w:eastAsia="en-GB"/>
        </w:rPr>
        <w:tab/>
        <w:t xml:space="preserve">a condition of his, or an aspect of his </w:t>
      </w:r>
      <w:proofErr w:type="spellStart"/>
      <w:r w:rsidRPr="00267633">
        <w:rPr>
          <w:rFonts w:ascii="Times New Roman" w:eastAsia="Calibri" w:hAnsi="Times New Roman" w:cs="Times New Roman"/>
          <w:i/>
          <w:lang w:val="en" w:eastAsia="en-GB"/>
        </w:rPr>
        <w:t>behaviour</w:t>
      </w:r>
      <w:proofErr w:type="spellEnd"/>
      <w:r w:rsidRPr="00267633">
        <w:rPr>
          <w:rFonts w:ascii="Times New Roman" w:eastAsia="Calibri" w:hAnsi="Times New Roman" w:cs="Times New Roman"/>
          <w:i/>
          <w:lang w:val="en" w:eastAsia="en-GB"/>
        </w:rPr>
        <w:t>, which might lead others to make unjustified assumptions about his capacity.</w:t>
      </w:r>
    </w:p>
    <w:p w14:paraId="3FABA407" w14:textId="77777777" w:rsidR="00267633" w:rsidRPr="00267633" w:rsidRDefault="00267633" w:rsidP="00267633">
      <w:pPr>
        <w:spacing w:before="120" w:after="0" w:line="288" w:lineRule="auto"/>
        <w:ind w:left="720" w:hanging="432"/>
        <w:jc w:val="both"/>
        <w:divId w:val="2116439976"/>
        <w:rPr>
          <w:rFonts w:ascii="Times New Roman" w:eastAsia="Calibri" w:hAnsi="Times New Roman" w:cs="Times New Roman"/>
          <w:i/>
          <w:lang w:val="en" w:eastAsia="en-GB"/>
        </w:rPr>
      </w:pPr>
      <w:bookmarkStart w:id="111" w:name="pr4-ps4-."/>
      <w:bookmarkEnd w:id="111"/>
      <w:r w:rsidRPr="00267633">
        <w:rPr>
          <w:rFonts w:ascii="Times New Roman" w:eastAsia="Calibri" w:hAnsi="Times New Roman" w:cs="Times New Roman"/>
          <w:i/>
          <w:lang w:val="en" w:eastAsia="en-GB"/>
        </w:rPr>
        <w:t>(4)</w:t>
      </w:r>
      <w:r w:rsidRPr="00267633">
        <w:rPr>
          <w:rFonts w:ascii="Times New Roman" w:eastAsia="Calibri" w:hAnsi="Times New Roman" w:cs="Times New Roman"/>
          <w:i/>
          <w:lang w:val="en" w:eastAsia="en-GB"/>
        </w:rPr>
        <w:tab/>
        <w:t>In proceedings under this Act (other than proceedings for offences under this Act), any question whether a person lacks capacity within the meaning of this Act must be decided on the balance of probabilities.</w:t>
      </w:r>
    </w:p>
    <w:p w14:paraId="36C089F8" w14:textId="77777777" w:rsidR="00267633" w:rsidRPr="00267633" w:rsidRDefault="00267633" w:rsidP="00267633">
      <w:pPr>
        <w:spacing w:before="120" w:after="0" w:line="288" w:lineRule="auto"/>
        <w:ind w:firstLine="288"/>
        <w:jc w:val="both"/>
        <w:divId w:val="2116439976"/>
        <w:rPr>
          <w:rFonts w:ascii="Times New Roman" w:eastAsia="Calibri" w:hAnsi="Times New Roman" w:cs="Times New Roman"/>
          <w:i/>
          <w:lang w:val="en" w:eastAsia="en-GB"/>
        </w:rPr>
      </w:pPr>
      <w:bookmarkStart w:id="112" w:name="pr4-ps5-."/>
      <w:bookmarkEnd w:id="112"/>
      <w:r w:rsidRPr="00267633">
        <w:rPr>
          <w:rFonts w:ascii="Times New Roman" w:eastAsia="Calibri" w:hAnsi="Times New Roman" w:cs="Times New Roman"/>
          <w:i/>
          <w:lang w:val="en" w:eastAsia="en-GB"/>
        </w:rPr>
        <w:t xml:space="preserve">(5) </w:t>
      </w:r>
      <w:r w:rsidRPr="00267633">
        <w:rPr>
          <w:rFonts w:ascii="Times New Roman" w:eastAsia="Calibri" w:hAnsi="Times New Roman" w:cs="Times New Roman"/>
          <w:i/>
          <w:lang w:val="en" w:eastAsia="en-GB"/>
        </w:rPr>
        <w:tab/>
        <w:t>Subject to section 21, no power which a person (“D”) may exercise under this Act —</w:t>
      </w:r>
    </w:p>
    <w:p w14:paraId="1379B860" w14:textId="77777777" w:rsidR="00267633" w:rsidRPr="00267633" w:rsidRDefault="00267633" w:rsidP="00267633">
      <w:pPr>
        <w:spacing w:before="120" w:after="0" w:line="288" w:lineRule="auto"/>
        <w:ind w:left="1134" w:hanging="414"/>
        <w:jc w:val="both"/>
        <w:divId w:val="2116439976"/>
        <w:rPr>
          <w:rFonts w:ascii="Times New Roman" w:eastAsia="Calibri" w:hAnsi="Times New Roman" w:cs="Times New Roman"/>
          <w:i/>
          <w:lang w:val="en" w:eastAsia="en-GB"/>
        </w:rPr>
      </w:pPr>
      <w:r w:rsidRPr="00267633">
        <w:rPr>
          <w:rFonts w:ascii="Times New Roman" w:eastAsia="Calibri" w:hAnsi="Times New Roman" w:cs="Times New Roman"/>
          <w:i/>
          <w:lang w:val="en" w:eastAsia="en-GB"/>
        </w:rPr>
        <w:t>(a)</w:t>
      </w:r>
      <w:r w:rsidRPr="00267633">
        <w:rPr>
          <w:rFonts w:ascii="Times New Roman" w:eastAsia="Calibri" w:hAnsi="Times New Roman" w:cs="Times New Roman"/>
          <w:i/>
          <w:lang w:val="en" w:eastAsia="en-GB"/>
        </w:rPr>
        <w:tab/>
        <w:t>in relation to a person who lacks capacity; or</w:t>
      </w:r>
    </w:p>
    <w:p w14:paraId="3FA30714" w14:textId="77777777" w:rsidR="00267633" w:rsidRPr="00267633" w:rsidRDefault="00267633" w:rsidP="00267633">
      <w:pPr>
        <w:spacing w:before="120" w:after="0" w:line="288" w:lineRule="auto"/>
        <w:ind w:left="1134" w:hanging="414"/>
        <w:jc w:val="both"/>
        <w:divId w:val="2116439976"/>
        <w:rPr>
          <w:rFonts w:ascii="Times New Roman" w:eastAsia="Calibri" w:hAnsi="Times New Roman" w:cs="Times New Roman"/>
          <w:i/>
          <w:lang w:val="en" w:eastAsia="en-GB"/>
        </w:rPr>
      </w:pPr>
      <w:r w:rsidRPr="00267633">
        <w:rPr>
          <w:rFonts w:ascii="Times New Roman" w:eastAsia="Calibri" w:hAnsi="Times New Roman" w:cs="Times New Roman"/>
          <w:i/>
          <w:lang w:val="en" w:eastAsia="en-GB"/>
        </w:rPr>
        <w:t>(b)</w:t>
      </w:r>
      <w:r w:rsidRPr="00267633">
        <w:rPr>
          <w:rFonts w:ascii="Times New Roman" w:eastAsia="Calibri" w:hAnsi="Times New Roman" w:cs="Times New Roman"/>
          <w:i/>
          <w:lang w:val="en" w:eastAsia="en-GB"/>
        </w:rPr>
        <w:tab/>
        <w:t>where D reasonably thinks that a person lacks capacity,</w:t>
      </w:r>
    </w:p>
    <w:p w14:paraId="6C5359B0" w14:textId="77777777" w:rsidR="00267633" w:rsidRPr="00267633" w:rsidRDefault="00267633" w:rsidP="00267633">
      <w:pPr>
        <w:spacing w:before="120" w:after="0" w:line="288" w:lineRule="auto"/>
        <w:ind w:firstLine="720"/>
        <w:jc w:val="both"/>
        <w:divId w:val="2116439976"/>
        <w:rPr>
          <w:rFonts w:ascii="Times New Roman" w:eastAsia="Calibri" w:hAnsi="Times New Roman" w:cs="Times New Roman"/>
          <w:i/>
          <w:lang w:val="en" w:eastAsia="en-GB"/>
        </w:rPr>
      </w:pPr>
      <w:r w:rsidRPr="00267633">
        <w:rPr>
          <w:rFonts w:ascii="Times New Roman" w:eastAsia="Calibri" w:hAnsi="Times New Roman" w:cs="Times New Roman"/>
          <w:i/>
          <w:lang w:val="en" w:eastAsia="en-GB"/>
        </w:rPr>
        <w:t>is exercisable in relation to a person below 21 years of age.</w:t>
      </w:r>
    </w:p>
    <w:p w14:paraId="54A4A375" w14:textId="77777777" w:rsidR="00267633" w:rsidRPr="00267633" w:rsidRDefault="00267633" w:rsidP="00267633">
      <w:pPr>
        <w:spacing w:before="120" w:after="0" w:line="288" w:lineRule="auto"/>
        <w:jc w:val="both"/>
        <w:divId w:val="2116439976"/>
        <w:rPr>
          <w:rFonts w:ascii="Times New Roman" w:eastAsia="Calibri" w:hAnsi="Times New Roman" w:cs="Times New Roman"/>
          <w:i/>
          <w:iCs/>
          <w:lang w:val="en" w:eastAsia="en-GB"/>
        </w:rPr>
      </w:pPr>
      <w:bookmarkStart w:id="113" w:name="pr5-he-."/>
      <w:bookmarkEnd w:id="113"/>
    </w:p>
    <w:p w14:paraId="4B1F9658" w14:textId="77777777" w:rsidR="00267633" w:rsidRPr="00267633" w:rsidRDefault="00267633" w:rsidP="00267633">
      <w:pPr>
        <w:spacing w:before="120" w:after="0" w:line="288" w:lineRule="auto"/>
        <w:jc w:val="both"/>
        <w:divId w:val="2116439976"/>
        <w:rPr>
          <w:rFonts w:ascii="Times New Roman" w:eastAsia="Calibri" w:hAnsi="Times New Roman" w:cs="Times New Roman"/>
          <w:b/>
          <w:bCs/>
          <w:i/>
          <w:lang w:val="en" w:eastAsia="en-GB"/>
        </w:rPr>
      </w:pPr>
      <w:r w:rsidRPr="00267633">
        <w:rPr>
          <w:rFonts w:ascii="Times New Roman" w:eastAsia="Calibri" w:hAnsi="Times New Roman" w:cs="Times New Roman"/>
          <w:b/>
          <w:bCs/>
          <w:i/>
          <w:lang w:val="en" w:eastAsia="en-GB"/>
        </w:rPr>
        <w:t>Section 5 of the Mental Capacity Act</w:t>
      </w:r>
    </w:p>
    <w:p w14:paraId="15D79BD1" w14:textId="77777777" w:rsidR="00267633" w:rsidRPr="00267633" w:rsidRDefault="00267633" w:rsidP="00267633">
      <w:pPr>
        <w:spacing w:before="120" w:after="0" w:line="288" w:lineRule="auto"/>
        <w:jc w:val="both"/>
        <w:divId w:val="2116439976"/>
        <w:rPr>
          <w:rFonts w:ascii="Times New Roman" w:eastAsia="Calibri" w:hAnsi="Times New Roman" w:cs="Times New Roman"/>
          <w:i/>
          <w:lang w:val="en" w:eastAsia="en-GB"/>
        </w:rPr>
      </w:pPr>
    </w:p>
    <w:p w14:paraId="0B815F58" w14:textId="77777777" w:rsidR="00267633" w:rsidRPr="00267633" w:rsidRDefault="00267633" w:rsidP="00267633">
      <w:pPr>
        <w:spacing w:before="120" w:after="0" w:line="288" w:lineRule="auto"/>
        <w:ind w:left="720" w:hanging="432"/>
        <w:jc w:val="both"/>
        <w:divId w:val="2116439976"/>
        <w:rPr>
          <w:rFonts w:ascii="Times New Roman" w:eastAsia="Calibri" w:hAnsi="Times New Roman" w:cs="Times New Roman"/>
          <w:i/>
          <w:lang w:val="en" w:eastAsia="en-GB"/>
        </w:rPr>
      </w:pPr>
      <w:r w:rsidRPr="00267633">
        <w:rPr>
          <w:rFonts w:ascii="Times New Roman" w:eastAsia="Calibri" w:hAnsi="Times New Roman" w:cs="Times New Roman"/>
          <w:i/>
          <w:lang w:val="en" w:eastAsia="en-GB"/>
        </w:rPr>
        <w:t xml:space="preserve">(1) </w:t>
      </w:r>
      <w:r w:rsidRPr="00267633">
        <w:rPr>
          <w:rFonts w:ascii="Times New Roman" w:eastAsia="Calibri" w:hAnsi="Times New Roman" w:cs="Times New Roman"/>
          <w:i/>
          <w:lang w:val="en" w:eastAsia="en-GB"/>
        </w:rPr>
        <w:tab/>
        <w:t xml:space="preserve">For the purposes of section 4, a person is unable to </w:t>
      </w:r>
      <w:proofErr w:type="gramStart"/>
      <w:r w:rsidRPr="00267633">
        <w:rPr>
          <w:rFonts w:ascii="Times New Roman" w:eastAsia="Calibri" w:hAnsi="Times New Roman" w:cs="Times New Roman"/>
          <w:i/>
          <w:lang w:val="en" w:eastAsia="en-GB"/>
        </w:rPr>
        <w:t>make a decision</w:t>
      </w:r>
      <w:proofErr w:type="gramEnd"/>
      <w:r w:rsidRPr="00267633">
        <w:rPr>
          <w:rFonts w:ascii="Times New Roman" w:eastAsia="Calibri" w:hAnsi="Times New Roman" w:cs="Times New Roman"/>
          <w:i/>
          <w:lang w:val="en" w:eastAsia="en-GB"/>
        </w:rPr>
        <w:t xml:space="preserve"> for himself if he is unable —</w:t>
      </w:r>
    </w:p>
    <w:p w14:paraId="7D337234" w14:textId="77777777" w:rsidR="00267633" w:rsidRPr="00267633" w:rsidRDefault="00267633" w:rsidP="00267633">
      <w:pPr>
        <w:spacing w:before="120" w:after="0" w:line="288" w:lineRule="auto"/>
        <w:ind w:left="1134" w:hanging="414"/>
        <w:jc w:val="both"/>
        <w:divId w:val="2116439976"/>
        <w:rPr>
          <w:rFonts w:ascii="Times New Roman" w:eastAsia="Calibri" w:hAnsi="Times New Roman" w:cs="Times New Roman"/>
          <w:i/>
          <w:lang w:val="en" w:eastAsia="en-GB"/>
        </w:rPr>
      </w:pPr>
      <w:r w:rsidRPr="00267633">
        <w:rPr>
          <w:rFonts w:ascii="Times New Roman" w:eastAsia="Calibri" w:hAnsi="Times New Roman" w:cs="Times New Roman"/>
          <w:i/>
          <w:lang w:val="en" w:eastAsia="en-GB"/>
        </w:rPr>
        <w:t>(a)</w:t>
      </w:r>
      <w:r w:rsidRPr="00267633">
        <w:rPr>
          <w:rFonts w:ascii="Times New Roman" w:eastAsia="Calibri" w:hAnsi="Times New Roman" w:cs="Times New Roman"/>
          <w:i/>
          <w:lang w:val="en" w:eastAsia="en-GB"/>
        </w:rPr>
        <w:tab/>
        <w:t xml:space="preserve">to understand the information relevant to the </w:t>
      </w:r>
      <w:proofErr w:type="gramStart"/>
      <w:r w:rsidRPr="00267633">
        <w:rPr>
          <w:rFonts w:ascii="Times New Roman" w:eastAsia="Calibri" w:hAnsi="Times New Roman" w:cs="Times New Roman"/>
          <w:i/>
          <w:lang w:val="en" w:eastAsia="en-GB"/>
        </w:rPr>
        <w:t>decision;</w:t>
      </w:r>
      <w:proofErr w:type="gramEnd"/>
    </w:p>
    <w:p w14:paraId="39B140C8" w14:textId="77777777" w:rsidR="00267633" w:rsidRPr="00267633" w:rsidRDefault="00267633" w:rsidP="00267633">
      <w:pPr>
        <w:spacing w:before="120" w:after="0" w:line="288" w:lineRule="auto"/>
        <w:ind w:left="1134" w:hanging="414"/>
        <w:jc w:val="both"/>
        <w:divId w:val="2116439976"/>
        <w:rPr>
          <w:rFonts w:ascii="Times New Roman" w:eastAsia="Calibri" w:hAnsi="Times New Roman" w:cs="Times New Roman"/>
          <w:i/>
          <w:lang w:val="en" w:eastAsia="en-GB"/>
        </w:rPr>
      </w:pPr>
      <w:r w:rsidRPr="00267633">
        <w:rPr>
          <w:rFonts w:ascii="Times New Roman" w:eastAsia="Calibri" w:hAnsi="Times New Roman" w:cs="Times New Roman"/>
          <w:i/>
          <w:lang w:val="en" w:eastAsia="en-GB"/>
        </w:rPr>
        <w:t>(b)</w:t>
      </w:r>
      <w:r w:rsidRPr="00267633">
        <w:rPr>
          <w:rFonts w:ascii="Times New Roman" w:eastAsia="Calibri" w:hAnsi="Times New Roman" w:cs="Times New Roman"/>
          <w:i/>
          <w:lang w:val="en" w:eastAsia="en-GB"/>
        </w:rPr>
        <w:tab/>
        <w:t xml:space="preserve">to retain that </w:t>
      </w:r>
      <w:proofErr w:type="gramStart"/>
      <w:r w:rsidRPr="00267633">
        <w:rPr>
          <w:rFonts w:ascii="Times New Roman" w:eastAsia="Calibri" w:hAnsi="Times New Roman" w:cs="Times New Roman"/>
          <w:i/>
          <w:lang w:val="en" w:eastAsia="en-GB"/>
        </w:rPr>
        <w:t>information;</w:t>
      </w:r>
      <w:proofErr w:type="gramEnd"/>
    </w:p>
    <w:p w14:paraId="600F174A" w14:textId="77777777" w:rsidR="00267633" w:rsidRPr="00267633" w:rsidRDefault="00267633" w:rsidP="00267633">
      <w:pPr>
        <w:spacing w:before="120" w:after="0" w:line="288" w:lineRule="auto"/>
        <w:ind w:left="1134" w:hanging="414"/>
        <w:jc w:val="both"/>
        <w:divId w:val="2116439976"/>
        <w:rPr>
          <w:rFonts w:ascii="Times New Roman" w:eastAsia="Calibri" w:hAnsi="Times New Roman" w:cs="Times New Roman"/>
          <w:i/>
          <w:lang w:val="en" w:eastAsia="en-GB"/>
        </w:rPr>
      </w:pPr>
      <w:r w:rsidRPr="00267633">
        <w:rPr>
          <w:rFonts w:ascii="Times New Roman" w:eastAsia="Calibri" w:hAnsi="Times New Roman" w:cs="Times New Roman"/>
          <w:i/>
          <w:lang w:val="en" w:eastAsia="en-GB"/>
        </w:rPr>
        <w:t>(c)</w:t>
      </w:r>
      <w:r w:rsidRPr="00267633">
        <w:rPr>
          <w:rFonts w:ascii="Times New Roman" w:eastAsia="Calibri" w:hAnsi="Times New Roman" w:cs="Times New Roman"/>
          <w:i/>
          <w:lang w:val="en" w:eastAsia="en-GB"/>
        </w:rPr>
        <w:tab/>
        <w:t>to use or weigh that information as part of the process of making the decision; or</w:t>
      </w:r>
    </w:p>
    <w:p w14:paraId="3DFD5B88" w14:textId="77777777" w:rsidR="00267633" w:rsidRPr="00267633" w:rsidRDefault="00267633" w:rsidP="00267633">
      <w:pPr>
        <w:spacing w:before="120" w:after="0" w:line="288" w:lineRule="auto"/>
        <w:ind w:left="1134" w:hanging="414"/>
        <w:jc w:val="both"/>
        <w:divId w:val="2116439976"/>
        <w:rPr>
          <w:rFonts w:ascii="Times New Roman" w:eastAsia="Calibri" w:hAnsi="Times New Roman" w:cs="Times New Roman"/>
          <w:i/>
          <w:lang w:val="en" w:eastAsia="en-GB"/>
        </w:rPr>
      </w:pPr>
      <w:r w:rsidRPr="00267633">
        <w:rPr>
          <w:rFonts w:ascii="Times New Roman" w:eastAsia="Calibri" w:hAnsi="Times New Roman" w:cs="Times New Roman"/>
          <w:i/>
          <w:lang w:val="en" w:eastAsia="en-GB"/>
        </w:rPr>
        <w:t>(d)</w:t>
      </w:r>
      <w:r w:rsidRPr="00267633">
        <w:rPr>
          <w:rFonts w:ascii="Times New Roman" w:eastAsia="Calibri" w:hAnsi="Times New Roman" w:cs="Times New Roman"/>
          <w:i/>
          <w:lang w:val="en" w:eastAsia="en-GB"/>
        </w:rPr>
        <w:tab/>
        <w:t>to communicate his decision (whether by talking, using sign language or any other means).</w:t>
      </w:r>
    </w:p>
    <w:p w14:paraId="3BAD4E97" w14:textId="77777777" w:rsidR="00267633" w:rsidRPr="00267633" w:rsidRDefault="00267633" w:rsidP="00267633">
      <w:pPr>
        <w:spacing w:before="120" w:after="0" w:line="288" w:lineRule="auto"/>
        <w:ind w:left="720" w:hanging="432"/>
        <w:jc w:val="both"/>
        <w:divId w:val="2116439976"/>
        <w:rPr>
          <w:rFonts w:ascii="Times New Roman" w:eastAsia="Calibri" w:hAnsi="Times New Roman" w:cs="Times New Roman"/>
          <w:i/>
          <w:lang w:val="en" w:eastAsia="en-GB"/>
        </w:rPr>
      </w:pPr>
      <w:bookmarkStart w:id="114" w:name="pr5-ps2-."/>
      <w:bookmarkEnd w:id="114"/>
      <w:r w:rsidRPr="00267633">
        <w:rPr>
          <w:rFonts w:ascii="Times New Roman" w:eastAsia="Calibri" w:hAnsi="Times New Roman" w:cs="Times New Roman"/>
          <w:i/>
          <w:lang w:val="en" w:eastAsia="en-GB"/>
        </w:rPr>
        <w:t xml:space="preserve">(2) </w:t>
      </w:r>
      <w:r w:rsidRPr="00267633">
        <w:rPr>
          <w:rFonts w:ascii="Times New Roman" w:eastAsia="Calibri" w:hAnsi="Times New Roman" w:cs="Times New Roman"/>
          <w:i/>
          <w:lang w:val="en" w:eastAsia="en-GB"/>
        </w:rPr>
        <w:tab/>
        <w:t>A person is not to be regarded as unable to understand the information relevant to a decision if he is able to understand an explanation of it given to him in a way that is appropriate to his circumstances (using simple language, visual aids or any other means).</w:t>
      </w:r>
    </w:p>
    <w:p w14:paraId="02ACDD10" w14:textId="77777777" w:rsidR="00267633" w:rsidRPr="00267633" w:rsidRDefault="00267633" w:rsidP="00267633">
      <w:pPr>
        <w:spacing w:before="120" w:after="0" w:line="288" w:lineRule="auto"/>
        <w:ind w:left="720" w:hanging="432"/>
        <w:jc w:val="both"/>
        <w:divId w:val="2116439976"/>
        <w:rPr>
          <w:rFonts w:ascii="Times New Roman" w:eastAsia="Calibri" w:hAnsi="Times New Roman" w:cs="Times New Roman"/>
          <w:i/>
          <w:lang w:val="en" w:eastAsia="en-GB"/>
        </w:rPr>
      </w:pPr>
      <w:bookmarkStart w:id="115" w:name="pr5-ps3-."/>
      <w:bookmarkEnd w:id="115"/>
      <w:r w:rsidRPr="00267633">
        <w:rPr>
          <w:rFonts w:ascii="Times New Roman" w:eastAsia="Calibri" w:hAnsi="Times New Roman" w:cs="Times New Roman"/>
          <w:i/>
          <w:lang w:val="en" w:eastAsia="en-GB"/>
        </w:rPr>
        <w:t xml:space="preserve">(3) </w:t>
      </w:r>
      <w:r w:rsidRPr="00267633">
        <w:rPr>
          <w:rFonts w:ascii="Times New Roman" w:eastAsia="Calibri" w:hAnsi="Times New Roman" w:cs="Times New Roman"/>
          <w:i/>
          <w:lang w:val="en" w:eastAsia="en-GB"/>
        </w:rPr>
        <w:tab/>
        <w:t xml:space="preserve">The fact that a person </w:t>
      </w:r>
      <w:proofErr w:type="gramStart"/>
      <w:r w:rsidRPr="00267633">
        <w:rPr>
          <w:rFonts w:ascii="Times New Roman" w:eastAsia="Calibri" w:hAnsi="Times New Roman" w:cs="Times New Roman"/>
          <w:i/>
          <w:lang w:val="en" w:eastAsia="en-GB"/>
        </w:rPr>
        <w:t>is able to</w:t>
      </w:r>
      <w:proofErr w:type="gramEnd"/>
      <w:r w:rsidRPr="00267633">
        <w:rPr>
          <w:rFonts w:ascii="Times New Roman" w:eastAsia="Calibri" w:hAnsi="Times New Roman" w:cs="Times New Roman"/>
          <w:i/>
          <w:lang w:val="en" w:eastAsia="en-GB"/>
        </w:rPr>
        <w:t xml:space="preserve"> retain the information relevant to a decision for a short period only does not prevent him from being regarded as able to make the decision.</w:t>
      </w:r>
    </w:p>
    <w:p w14:paraId="3CA958FF" w14:textId="77777777" w:rsidR="00267633" w:rsidRPr="00267633" w:rsidRDefault="00267633" w:rsidP="00267633">
      <w:pPr>
        <w:spacing w:before="120" w:after="0" w:line="288" w:lineRule="auto"/>
        <w:ind w:left="720" w:hanging="432"/>
        <w:jc w:val="both"/>
        <w:divId w:val="2116439976"/>
        <w:rPr>
          <w:rFonts w:ascii="Times New Roman" w:eastAsia="Calibri" w:hAnsi="Times New Roman" w:cs="Times New Roman"/>
          <w:i/>
          <w:lang w:val="en" w:eastAsia="en-GB"/>
        </w:rPr>
      </w:pPr>
      <w:bookmarkStart w:id="116" w:name="pr5-ps4-."/>
      <w:bookmarkEnd w:id="116"/>
      <w:r w:rsidRPr="00267633">
        <w:rPr>
          <w:rFonts w:ascii="Times New Roman" w:eastAsia="Calibri" w:hAnsi="Times New Roman" w:cs="Times New Roman"/>
          <w:i/>
          <w:lang w:val="en" w:eastAsia="en-GB"/>
        </w:rPr>
        <w:t xml:space="preserve">(4) </w:t>
      </w:r>
      <w:r w:rsidRPr="00267633">
        <w:rPr>
          <w:rFonts w:ascii="Times New Roman" w:eastAsia="Calibri" w:hAnsi="Times New Roman" w:cs="Times New Roman"/>
          <w:i/>
          <w:lang w:val="en" w:eastAsia="en-GB"/>
        </w:rPr>
        <w:tab/>
        <w:t>The information relevant to a decision includes information about the reasonably foreseeable consequences of —</w:t>
      </w:r>
    </w:p>
    <w:p w14:paraId="47C81298" w14:textId="77777777" w:rsidR="00267633" w:rsidRPr="00267633" w:rsidRDefault="00267633" w:rsidP="00267633">
      <w:pPr>
        <w:spacing w:before="120" w:after="0" w:line="288" w:lineRule="auto"/>
        <w:ind w:left="1134" w:hanging="414"/>
        <w:jc w:val="both"/>
        <w:divId w:val="2116439976"/>
        <w:rPr>
          <w:rFonts w:ascii="Times New Roman" w:eastAsia="Calibri" w:hAnsi="Times New Roman" w:cs="Times New Roman"/>
          <w:i/>
          <w:lang w:val="en" w:eastAsia="en-GB"/>
        </w:rPr>
      </w:pPr>
      <w:r w:rsidRPr="00267633">
        <w:rPr>
          <w:rFonts w:ascii="Times New Roman" w:eastAsia="Calibri" w:hAnsi="Times New Roman" w:cs="Times New Roman"/>
          <w:i/>
          <w:lang w:val="en" w:eastAsia="en-GB"/>
        </w:rPr>
        <w:lastRenderedPageBreak/>
        <w:t>(a)</w:t>
      </w:r>
      <w:r w:rsidRPr="00267633">
        <w:rPr>
          <w:rFonts w:ascii="Times New Roman" w:eastAsia="Calibri" w:hAnsi="Times New Roman" w:cs="Times New Roman"/>
          <w:i/>
          <w:lang w:val="en" w:eastAsia="en-GB"/>
        </w:rPr>
        <w:tab/>
        <w:t>deciding one way or another; or</w:t>
      </w:r>
    </w:p>
    <w:p w14:paraId="617E2789" w14:textId="77777777" w:rsidR="00267633" w:rsidRPr="00267633" w:rsidRDefault="00267633" w:rsidP="00267633">
      <w:pPr>
        <w:spacing w:before="120" w:after="0" w:line="288" w:lineRule="auto"/>
        <w:ind w:left="1134" w:hanging="414"/>
        <w:jc w:val="both"/>
        <w:divId w:val="2116439976"/>
        <w:rPr>
          <w:rFonts w:ascii="Times New Roman" w:eastAsia="Calibri" w:hAnsi="Times New Roman" w:cs="Times New Roman"/>
          <w:i/>
          <w:lang w:val="en" w:eastAsia="en-GB"/>
        </w:rPr>
      </w:pPr>
      <w:r w:rsidRPr="00267633">
        <w:rPr>
          <w:rFonts w:ascii="Times New Roman" w:eastAsia="Calibri" w:hAnsi="Times New Roman" w:cs="Times New Roman"/>
          <w:i/>
          <w:lang w:val="en" w:eastAsia="en-GB"/>
        </w:rPr>
        <w:t>(b)</w:t>
      </w:r>
      <w:r w:rsidRPr="00267633">
        <w:rPr>
          <w:rFonts w:ascii="Times New Roman" w:eastAsia="Calibri" w:hAnsi="Times New Roman" w:cs="Times New Roman"/>
          <w:i/>
          <w:lang w:val="en" w:eastAsia="en-GB"/>
        </w:rPr>
        <w:tab/>
        <w:t>failing to make the decision.</w:t>
      </w:r>
    </w:p>
    <w:p w14:paraId="3FBF9633" w14:textId="77777777" w:rsidR="00267633" w:rsidRPr="00267633" w:rsidRDefault="00267633" w:rsidP="00CE2010">
      <w:pPr>
        <w:spacing w:before="0" w:after="200" w:line="276" w:lineRule="auto"/>
        <w:jc w:val="center"/>
        <w:divId w:val="2116439976"/>
        <w:rPr>
          <w:rFonts w:ascii="Times New Roman" w:hAnsi="Times New Roman" w:cs="Times New Roman"/>
          <w:bCs/>
          <w:iCs/>
          <w:lang w:val="en-GB" w:eastAsia="x-none"/>
        </w:rPr>
      </w:pPr>
      <w:r w:rsidRPr="00267633">
        <w:rPr>
          <w:rFonts w:ascii="Times New Roman" w:hAnsi="Times New Roman" w:cs="Times New Roman"/>
          <w:sz w:val="20"/>
          <w:szCs w:val="20"/>
          <w:lang w:val="en-US" w:eastAsia="zh-CN"/>
        </w:rPr>
        <w:br w:type="page"/>
      </w:r>
      <w:r w:rsidRPr="00267633">
        <w:rPr>
          <w:rFonts w:ascii="Times New Roman" w:hAnsi="Times New Roman" w:cs="Times New Roman"/>
          <w:bCs/>
          <w:iCs/>
          <w:lang w:val="x-none" w:eastAsia="x-none"/>
        </w:rPr>
        <w:lastRenderedPageBreak/>
        <w:t>F</w:t>
      </w:r>
      <w:r w:rsidRPr="00267633">
        <w:rPr>
          <w:rFonts w:ascii="Times New Roman" w:hAnsi="Times New Roman" w:cs="Times New Roman"/>
          <w:bCs/>
          <w:iCs/>
          <w:lang w:val="en-GB" w:eastAsia="x-none"/>
        </w:rPr>
        <w:t>ORM</w:t>
      </w:r>
      <w:r w:rsidRPr="00267633">
        <w:rPr>
          <w:rFonts w:ascii="Times New Roman" w:hAnsi="Times New Roman" w:cs="Times New Roman"/>
          <w:bCs/>
          <w:iCs/>
          <w:lang w:val="x-none" w:eastAsia="x-none"/>
        </w:rPr>
        <w:t xml:space="preserve"> </w:t>
      </w:r>
      <w:r w:rsidRPr="00267633">
        <w:rPr>
          <w:rFonts w:ascii="Times New Roman" w:hAnsi="Times New Roman" w:cs="Times New Roman"/>
          <w:bCs/>
          <w:iCs/>
          <w:lang w:val="en-GB" w:eastAsia="x-none"/>
        </w:rPr>
        <w:t>225</w:t>
      </w:r>
    </w:p>
    <w:p w14:paraId="33F1FDCB" w14:textId="77777777" w:rsidR="00267633" w:rsidRPr="00267633" w:rsidRDefault="00267633" w:rsidP="00267633">
      <w:pPr>
        <w:keepNext/>
        <w:spacing w:before="0" w:after="200" w:line="276" w:lineRule="auto"/>
        <w:ind w:left="605" w:hanging="605"/>
        <w:outlineLvl w:val="1"/>
        <w:divId w:val="2116439976"/>
        <w:rPr>
          <w:rFonts w:ascii="Times New Roman" w:hAnsi="Times New Roman" w:cs="Times New Roman"/>
          <w:bCs/>
          <w:iCs/>
          <w:sz w:val="22"/>
          <w:szCs w:val="22"/>
          <w:lang w:val="en-GB" w:eastAsia="x-none"/>
        </w:rPr>
      </w:pPr>
      <w:r w:rsidRPr="00267633">
        <w:rPr>
          <w:rFonts w:ascii="Times New Roman" w:hAnsi="Times New Roman" w:cs="Times New Roman"/>
          <w:bCs/>
          <w:iCs/>
          <w:sz w:val="22"/>
          <w:szCs w:val="22"/>
          <w:lang w:val="en-GB" w:eastAsia="x-none"/>
        </w:rPr>
        <w:t>Para 63</w:t>
      </w:r>
    </w:p>
    <w:p w14:paraId="65A2115C" w14:textId="77777777" w:rsidR="00267633" w:rsidRPr="00267633" w:rsidRDefault="00267633" w:rsidP="00267633">
      <w:pPr>
        <w:keepNext/>
        <w:spacing w:before="0" w:after="200" w:line="276" w:lineRule="auto"/>
        <w:ind w:left="605" w:hanging="605"/>
        <w:jc w:val="center"/>
        <w:outlineLvl w:val="1"/>
        <w:divId w:val="2116439976"/>
        <w:rPr>
          <w:rFonts w:ascii="Times New Roman" w:hAnsi="Times New Roman" w:cs="Times New Roman"/>
          <w:b/>
          <w:bCs/>
          <w:iCs/>
          <w:lang w:val="en-GB" w:eastAsia="x-none"/>
        </w:rPr>
      </w:pPr>
      <w:r w:rsidRPr="00267633">
        <w:rPr>
          <w:rFonts w:ascii="Times New Roman" w:hAnsi="Times New Roman" w:cs="Times New Roman"/>
          <w:b/>
          <w:bCs/>
          <w:iCs/>
          <w:lang w:val="en-US" w:eastAsia="x-none"/>
        </w:rPr>
        <w:t>S</w:t>
      </w:r>
      <w:r w:rsidRPr="00267633">
        <w:rPr>
          <w:rFonts w:ascii="Times New Roman" w:hAnsi="Times New Roman" w:cs="Times New Roman"/>
          <w:b/>
          <w:iCs/>
          <w:lang w:val="x-none" w:eastAsia="x-none"/>
        </w:rPr>
        <w:t xml:space="preserve">UPPORTING AFFIDAVIT </w:t>
      </w:r>
      <w:r w:rsidRPr="00267633">
        <w:rPr>
          <w:rFonts w:ascii="Times New Roman" w:hAnsi="Times New Roman" w:cs="Times New Roman"/>
          <w:b/>
          <w:bCs/>
          <w:iCs/>
          <w:lang w:val="en-GB" w:eastAsia="x-none"/>
        </w:rPr>
        <w:t xml:space="preserve">FOR </w:t>
      </w:r>
      <w:r w:rsidRPr="00267633">
        <w:rPr>
          <w:rFonts w:ascii="Times New Roman" w:hAnsi="Times New Roman" w:cs="Times New Roman"/>
          <w:b/>
          <w:iCs/>
          <w:lang w:val="en-GB" w:eastAsia="x-none"/>
        </w:rPr>
        <w:t>APPLICATION FOR GRANT</w:t>
      </w:r>
    </w:p>
    <w:p w14:paraId="1580F49B" w14:textId="77777777" w:rsidR="00267633" w:rsidRPr="00267633" w:rsidRDefault="00267633" w:rsidP="00267633">
      <w:pPr>
        <w:spacing w:before="0" w:after="200" w:line="276" w:lineRule="auto"/>
        <w:jc w:val="center"/>
        <w:divId w:val="2116439976"/>
        <w:rPr>
          <w:rFonts w:ascii="Times New Roman" w:eastAsia="Calibri" w:hAnsi="Times New Roman" w:cs="Times New Roman"/>
          <w:sz w:val="22"/>
          <w:szCs w:val="22"/>
          <w:lang w:val="en-US" w:eastAsia="x-none"/>
        </w:rPr>
      </w:pPr>
      <w:r w:rsidRPr="00267633">
        <w:rPr>
          <w:rFonts w:ascii="Times New Roman" w:eastAsia="Calibri" w:hAnsi="Times New Roman" w:cs="Times New Roman"/>
          <w:sz w:val="22"/>
          <w:szCs w:val="22"/>
          <w:lang w:val="en-US" w:eastAsia="x-none"/>
        </w:rPr>
        <w:t>(Title as in the action)</w:t>
      </w:r>
    </w:p>
    <w:p w14:paraId="0F348D4B" w14:textId="77777777" w:rsidR="00267633" w:rsidRPr="00267633" w:rsidRDefault="00267633" w:rsidP="00267633">
      <w:pPr>
        <w:autoSpaceDE w:val="0"/>
        <w:autoSpaceDN w:val="0"/>
        <w:adjustRightInd w:val="0"/>
        <w:spacing w:before="0" w:after="200" w:line="276" w:lineRule="auto"/>
        <w:ind w:left="605" w:hanging="605"/>
        <w:jc w:val="center"/>
        <w:divId w:val="2116439976"/>
        <w:rPr>
          <w:rFonts w:ascii="Times New Roman" w:eastAsia="Calibri" w:hAnsi="Times New Roman" w:cs="Times New Roman"/>
          <w:b/>
          <w:bCs/>
          <w:sz w:val="22"/>
          <w:szCs w:val="22"/>
          <w:lang w:val="en-GB" w:eastAsia="en-GB"/>
        </w:rPr>
      </w:pPr>
      <w:r w:rsidRPr="00267633">
        <w:rPr>
          <w:rFonts w:ascii="Times New Roman" w:eastAsia="Calibri" w:hAnsi="Times New Roman" w:cs="Times New Roman"/>
          <w:b/>
          <w:bCs/>
          <w:sz w:val="22"/>
          <w:szCs w:val="22"/>
          <w:lang w:val="en-GB" w:eastAsia="en-GB"/>
        </w:rPr>
        <w:t>SUPPORTING AFFIDAVIT</w:t>
      </w:r>
    </w:p>
    <w:p w14:paraId="6E1D2573" w14:textId="77777777" w:rsidR="00267633" w:rsidRPr="00267633" w:rsidRDefault="00267633" w:rsidP="00267633">
      <w:pPr>
        <w:autoSpaceDE w:val="0"/>
        <w:autoSpaceDN w:val="0"/>
        <w:adjustRightInd w:val="0"/>
        <w:spacing w:before="0" w:after="200" w:line="276" w:lineRule="auto"/>
        <w:ind w:left="605" w:hanging="605"/>
        <w:jc w:val="both"/>
        <w:divId w:val="2116439976"/>
        <w:rPr>
          <w:rFonts w:ascii="Times New Roman" w:eastAsia="Calibri" w:hAnsi="Times New Roman" w:cs="Times New Roman"/>
          <w:sz w:val="22"/>
          <w:szCs w:val="22"/>
          <w:lang w:val="en-GB" w:eastAsia="en-GB"/>
        </w:rPr>
      </w:pPr>
      <w:r w:rsidRPr="00267633">
        <w:rPr>
          <w:rFonts w:ascii="Times New Roman" w:eastAsia="Calibri" w:hAnsi="Times New Roman" w:cs="Times New Roman"/>
          <w:sz w:val="22"/>
          <w:szCs w:val="22"/>
          <w:lang w:val="en-GB" w:eastAsia="en-GB"/>
        </w:rPr>
        <w:t xml:space="preserve">I/We*, (name(s) of applicants)) (ID </w:t>
      </w:r>
      <w:proofErr w:type="gramStart"/>
      <w:r w:rsidRPr="00267633">
        <w:rPr>
          <w:rFonts w:ascii="Times New Roman" w:eastAsia="Calibri" w:hAnsi="Times New Roman" w:cs="Times New Roman"/>
          <w:sz w:val="22"/>
          <w:szCs w:val="22"/>
          <w:lang w:val="en-GB" w:eastAsia="en-GB"/>
        </w:rPr>
        <w:t>No. )</w:t>
      </w:r>
      <w:proofErr w:type="gramEnd"/>
      <w:r w:rsidRPr="00267633">
        <w:rPr>
          <w:rFonts w:ascii="Times New Roman" w:eastAsia="Calibri" w:hAnsi="Times New Roman" w:cs="Times New Roman"/>
          <w:sz w:val="22"/>
          <w:szCs w:val="22"/>
          <w:lang w:val="en-GB" w:eastAsia="en-GB"/>
        </w:rPr>
        <w:t xml:space="preserve"> of (address(es) of applicant(s)), Singapore, do make oath (or affirm) and say as follows:</w:t>
      </w:r>
    </w:p>
    <w:p w14:paraId="6F32973F" w14:textId="77777777" w:rsidR="00267633" w:rsidRPr="00267633" w:rsidRDefault="00267633" w:rsidP="00267633">
      <w:pPr>
        <w:spacing w:before="0" w:after="200" w:line="276" w:lineRule="auto"/>
        <w:ind w:left="605" w:hanging="605"/>
        <w:jc w:val="both"/>
        <w:divId w:val="2116439976"/>
        <w:rPr>
          <w:rFonts w:ascii="Times New Roman" w:eastAsia="Calibri" w:hAnsi="Times New Roman" w:cs="Times New Roman"/>
          <w:sz w:val="22"/>
          <w:szCs w:val="22"/>
          <w:lang w:val="en-GB" w:eastAsia="en-GB"/>
        </w:rPr>
      </w:pPr>
      <w:r w:rsidRPr="00267633">
        <w:rPr>
          <w:rFonts w:ascii="Times New Roman" w:eastAsia="Calibri" w:hAnsi="Times New Roman" w:cs="Times New Roman"/>
          <w:sz w:val="22"/>
          <w:szCs w:val="22"/>
          <w:lang w:val="en-GB" w:eastAsia="en-GB"/>
        </w:rPr>
        <w:t>(1)</w:t>
      </w:r>
      <w:r w:rsidRPr="00267633">
        <w:rPr>
          <w:rFonts w:ascii="Times New Roman" w:eastAsia="Calibri" w:hAnsi="Times New Roman" w:cs="Times New Roman"/>
          <w:sz w:val="22"/>
          <w:szCs w:val="22"/>
          <w:lang w:val="en-GB" w:eastAsia="en-GB"/>
        </w:rPr>
        <w:tab/>
        <w:t xml:space="preserve">The Statement exhibited as “A” is the same Statement that was generated by the Electronic Filing Service and no changes have been made. The contents </w:t>
      </w:r>
      <w:proofErr w:type="gramStart"/>
      <w:r w:rsidRPr="00267633">
        <w:rPr>
          <w:rFonts w:ascii="Times New Roman" w:eastAsia="Calibri" w:hAnsi="Times New Roman" w:cs="Times New Roman"/>
          <w:sz w:val="22"/>
          <w:szCs w:val="22"/>
          <w:lang w:val="en-GB" w:eastAsia="en-GB"/>
        </w:rPr>
        <w:t>entered into</w:t>
      </w:r>
      <w:proofErr w:type="gramEnd"/>
      <w:r w:rsidRPr="00267633">
        <w:rPr>
          <w:rFonts w:ascii="Times New Roman" w:eastAsia="Calibri" w:hAnsi="Times New Roman" w:cs="Times New Roman"/>
          <w:sz w:val="22"/>
          <w:szCs w:val="22"/>
          <w:lang w:val="en-GB" w:eastAsia="en-GB"/>
        </w:rPr>
        <w:t xml:space="preserve"> the Electronic Filing Service, which now appear in the Statement, are true and accurate to the best of my/our* knowledge and belief.</w:t>
      </w:r>
    </w:p>
    <w:p w14:paraId="02E15070" w14:textId="77777777" w:rsidR="00267633" w:rsidRPr="00267633" w:rsidRDefault="00267633" w:rsidP="00267633">
      <w:pPr>
        <w:autoSpaceDE w:val="0"/>
        <w:autoSpaceDN w:val="0"/>
        <w:adjustRightInd w:val="0"/>
        <w:spacing w:before="0" w:after="200" w:line="276" w:lineRule="auto"/>
        <w:ind w:left="605" w:hanging="605"/>
        <w:jc w:val="both"/>
        <w:divId w:val="2116439976"/>
        <w:rPr>
          <w:rFonts w:ascii="Times New Roman" w:eastAsia="Calibri" w:hAnsi="Times New Roman" w:cs="Times New Roman"/>
          <w:sz w:val="22"/>
          <w:szCs w:val="22"/>
          <w:lang w:val="en-GB" w:eastAsia="en-GB"/>
        </w:rPr>
      </w:pPr>
      <w:r w:rsidRPr="00267633">
        <w:rPr>
          <w:rFonts w:ascii="Times New Roman" w:eastAsia="Calibri" w:hAnsi="Times New Roman" w:cs="Times New Roman"/>
          <w:sz w:val="22"/>
          <w:szCs w:val="22"/>
          <w:lang w:val="en-GB" w:eastAsia="en-GB"/>
        </w:rPr>
        <w:t>(2)</w:t>
      </w:r>
      <w:r w:rsidRPr="00267633">
        <w:rPr>
          <w:rFonts w:ascii="Times New Roman" w:eastAsia="Calibri" w:hAnsi="Times New Roman" w:cs="Times New Roman"/>
          <w:sz w:val="22"/>
          <w:szCs w:val="22"/>
          <w:lang w:val="en-GB" w:eastAsia="en-GB"/>
        </w:rPr>
        <w:tab/>
        <w:t>The documents exhibited and marked “B” have been accepted by the Court and the contents of the documents are to the best of my/our* knowledge and belief in all respects true.</w:t>
      </w:r>
    </w:p>
    <w:p w14:paraId="18D7989B" w14:textId="77777777" w:rsidR="00267633" w:rsidRPr="00267633" w:rsidRDefault="00267633" w:rsidP="00267633">
      <w:pPr>
        <w:spacing w:before="0" w:after="0" w:line="240" w:lineRule="auto"/>
        <w:divId w:val="2116439976"/>
        <w:rPr>
          <w:rFonts w:ascii="Times New Roman" w:eastAsia="Calibri" w:hAnsi="Times New Roman" w:cs="Times New Roman"/>
          <w:sz w:val="22"/>
          <w:szCs w:val="22"/>
          <w:lang w:val="en-GB" w:eastAsia="en-GB"/>
        </w:rPr>
      </w:pPr>
    </w:p>
    <w:p w14:paraId="22062377" w14:textId="77777777" w:rsidR="00267633" w:rsidRPr="00267633" w:rsidRDefault="00267633" w:rsidP="00267633">
      <w:pPr>
        <w:spacing w:before="0" w:after="0" w:line="240" w:lineRule="auto"/>
        <w:divId w:val="2116439976"/>
        <w:rPr>
          <w:rFonts w:ascii="Times New Roman" w:eastAsia="Calibri" w:hAnsi="Times New Roman" w:cs="Times New Roman"/>
          <w:sz w:val="22"/>
          <w:szCs w:val="22"/>
          <w:lang w:val="en-GB" w:eastAsia="en-GB"/>
        </w:rPr>
      </w:pPr>
      <w:r w:rsidRPr="00267633">
        <w:rPr>
          <w:rFonts w:ascii="Times New Roman" w:eastAsia="Calibri" w:hAnsi="Times New Roman" w:cs="Times New Roman"/>
          <w:sz w:val="22"/>
          <w:szCs w:val="22"/>
          <w:lang w:val="en-GB" w:eastAsia="en-GB"/>
        </w:rPr>
        <w:t xml:space="preserve">Sworn (or affirmed) by the </w:t>
      </w:r>
      <w:r w:rsidRPr="00267633">
        <w:rPr>
          <w:rFonts w:ascii="Times New Roman" w:eastAsia="Calibri" w:hAnsi="Times New Roman" w:cs="Times New Roman"/>
          <w:sz w:val="22"/>
          <w:szCs w:val="22"/>
          <w:lang w:val="en-GB" w:eastAsia="en-GB"/>
        </w:rPr>
        <w:tab/>
        <w:t>)</w:t>
      </w:r>
    </w:p>
    <w:p w14:paraId="608B5CB4" w14:textId="77777777" w:rsidR="00267633" w:rsidRPr="00267633" w:rsidRDefault="00267633" w:rsidP="00267633">
      <w:pPr>
        <w:spacing w:before="0" w:after="0" w:line="240" w:lineRule="auto"/>
        <w:divId w:val="2116439976"/>
        <w:rPr>
          <w:rFonts w:ascii="Times New Roman" w:eastAsia="Calibri" w:hAnsi="Times New Roman" w:cs="Times New Roman"/>
          <w:sz w:val="22"/>
          <w:szCs w:val="22"/>
          <w:lang w:val="en-GB" w:eastAsia="en-GB"/>
        </w:rPr>
      </w:pPr>
      <w:r w:rsidRPr="00267633">
        <w:rPr>
          <w:rFonts w:ascii="Times New Roman" w:eastAsia="Calibri" w:hAnsi="Times New Roman" w:cs="Times New Roman"/>
          <w:sz w:val="22"/>
          <w:szCs w:val="22"/>
          <w:lang w:val="en-GB" w:eastAsia="en-GB"/>
        </w:rPr>
        <w:t xml:space="preserve">abovenamed on </w:t>
      </w:r>
      <w:r w:rsidRPr="00267633">
        <w:rPr>
          <w:rFonts w:ascii="Times New Roman" w:eastAsia="Calibri" w:hAnsi="Times New Roman" w:cs="Times New Roman"/>
          <w:sz w:val="22"/>
          <w:szCs w:val="22"/>
          <w:lang w:val="en-GB" w:eastAsia="en-GB"/>
        </w:rPr>
        <w:tab/>
      </w:r>
      <w:r w:rsidRPr="00267633">
        <w:rPr>
          <w:rFonts w:ascii="Times New Roman" w:eastAsia="Calibri" w:hAnsi="Times New Roman" w:cs="Times New Roman"/>
          <w:sz w:val="22"/>
          <w:szCs w:val="22"/>
          <w:lang w:val="en-GB" w:eastAsia="en-GB"/>
        </w:rPr>
        <w:tab/>
        <w:t>)</w:t>
      </w:r>
    </w:p>
    <w:p w14:paraId="5D704260" w14:textId="77777777" w:rsidR="00267633" w:rsidRPr="00267633" w:rsidRDefault="00267633" w:rsidP="00267633">
      <w:pPr>
        <w:spacing w:before="0" w:after="0" w:line="240" w:lineRule="auto"/>
        <w:divId w:val="2116439976"/>
        <w:rPr>
          <w:rFonts w:ascii="Times New Roman" w:eastAsia="Calibri" w:hAnsi="Times New Roman" w:cs="Times New Roman"/>
          <w:sz w:val="22"/>
          <w:szCs w:val="22"/>
          <w:lang w:val="en-GB" w:eastAsia="en-GB"/>
        </w:rPr>
      </w:pPr>
      <w:r w:rsidRPr="00267633">
        <w:rPr>
          <w:rFonts w:ascii="Times New Roman" w:eastAsia="Calibri" w:hAnsi="Times New Roman" w:cs="Times New Roman"/>
          <w:sz w:val="22"/>
          <w:szCs w:val="22"/>
          <w:lang w:val="en-GB" w:eastAsia="en-GB"/>
        </w:rPr>
        <w:t xml:space="preserve">this </w:t>
      </w:r>
      <w:r w:rsidRPr="00267633">
        <w:rPr>
          <w:rFonts w:ascii="Times New Roman" w:eastAsia="Calibri" w:hAnsi="Times New Roman" w:cs="Times New Roman"/>
          <w:sz w:val="22"/>
          <w:szCs w:val="22"/>
          <w:lang w:val="en-GB" w:eastAsia="en-GB"/>
        </w:rPr>
        <w:tab/>
        <w:t xml:space="preserve">day of </w:t>
      </w:r>
      <w:r w:rsidRPr="00267633">
        <w:rPr>
          <w:rFonts w:ascii="Times New Roman" w:eastAsia="Calibri" w:hAnsi="Times New Roman" w:cs="Times New Roman"/>
          <w:sz w:val="22"/>
          <w:szCs w:val="22"/>
          <w:lang w:val="en-GB" w:eastAsia="en-GB"/>
        </w:rPr>
        <w:tab/>
      </w:r>
      <w:r w:rsidRPr="00267633">
        <w:rPr>
          <w:rFonts w:ascii="Times New Roman" w:eastAsia="Calibri" w:hAnsi="Times New Roman" w:cs="Times New Roman"/>
          <w:sz w:val="22"/>
          <w:szCs w:val="22"/>
          <w:lang w:val="en-GB" w:eastAsia="en-GB"/>
        </w:rPr>
        <w:tab/>
        <w:t xml:space="preserve">20 </w:t>
      </w:r>
      <w:r w:rsidRPr="00267633">
        <w:rPr>
          <w:rFonts w:ascii="Times New Roman" w:eastAsia="Calibri" w:hAnsi="Times New Roman" w:cs="Times New Roman"/>
          <w:sz w:val="22"/>
          <w:szCs w:val="22"/>
          <w:lang w:val="en-GB" w:eastAsia="en-GB"/>
        </w:rPr>
        <w:tab/>
        <w:t>)</w:t>
      </w:r>
    </w:p>
    <w:p w14:paraId="36AF46AD" w14:textId="77777777" w:rsidR="00267633" w:rsidRPr="00267633" w:rsidRDefault="00267633" w:rsidP="00267633">
      <w:pPr>
        <w:spacing w:before="0" w:after="0" w:line="240" w:lineRule="auto"/>
        <w:divId w:val="2116439976"/>
        <w:rPr>
          <w:rFonts w:ascii="Times New Roman" w:eastAsia="Calibri" w:hAnsi="Times New Roman" w:cs="Times New Roman"/>
          <w:sz w:val="22"/>
          <w:szCs w:val="22"/>
          <w:lang w:val="en-GB" w:eastAsia="en-GB"/>
        </w:rPr>
      </w:pPr>
      <w:r w:rsidRPr="00267633">
        <w:rPr>
          <w:rFonts w:ascii="Times New Roman" w:eastAsia="Calibri" w:hAnsi="Times New Roman" w:cs="Times New Roman"/>
          <w:sz w:val="22"/>
          <w:szCs w:val="22"/>
          <w:lang w:val="en-GB" w:eastAsia="en-GB"/>
        </w:rPr>
        <w:t xml:space="preserve">at Singapore </w:t>
      </w:r>
      <w:r w:rsidRPr="00267633">
        <w:rPr>
          <w:rFonts w:ascii="Times New Roman" w:eastAsia="Calibri" w:hAnsi="Times New Roman" w:cs="Times New Roman"/>
          <w:sz w:val="22"/>
          <w:szCs w:val="22"/>
          <w:lang w:val="en-GB" w:eastAsia="en-GB"/>
        </w:rPr>
        <w:tab/>
      </w:r>
      <w:r w:rsidRPr="00267633">
        <w:rPr>
          <w:rFonts w:ascii="Times New Roman" w:eastAsia="Calibri" w:hAnsi="Times New Roman" w:cs="Times New Roman"/>
          <w:sz w:val="22"/>
          <w:szCs w:val="22"/>
          <w:lang w:val="en-GB" w:eastAsia="en-GB"/>
        </w:rPr>
        <w:tab/>
      </w:r>
      <w:r w:rsidRPr="00267633">
        <w:rPr>
          <w:rFonts w:ascii="Times New Roman" w:eastAsia="Calibri" w:hAnsi="Times New Roman" w:cs="Times New Roman"/>
          <w:sz w:val="22"/>
          <w:szCs w:val="22"/>
          <w:lang w:val="en-GB" w:eastAsia="en-GB"/>
        </w:rPr>
        <w:tab/>
        <w:t>)</w:t>
      </w:r>
    </w:p>
    <w:p w14:paraId="7D37209A" w14:textId="77777777" w:rsidR="00267633" w:rsidRPr="00267633" w:rsidRDefault="00267633" w:rsidP="00267633">
      <w:pPr>
        <w:spacing w:before="0" w:after="0" w:line="240" w:lineRule="auto"/>
        <w:divId w:val="2116439976"/>
        <w:rPr>
          <w:rFonts w:ascii="Times New Roman" w:eastAsia="Calibri" w:hAnsi="Times New Roman" w:cs="Times New Roman"/>
          <w:sz w:val="22"/>
          <w:szCs w:val="22"/>
          <w:lang w:val="en-GB" w:eastAsia="en-GB"/>
        </w:rPr>
      </w:pPr>
    </w:p>
    <w:p w14:paraId="46EAB845" w14:textId="77777777" w:rsidR="00267633" w:rsidRPr="00267633" w:rsidRDefault="00267633" w:rsidP="00267633">
      <w:pPr>
        <w:spacing w:before="0" w:after="0" w:line="240" w:lineRule="auto"/>
        <w:divId w:val="2116439976"/>
        <w:rPr>
          <w:rFonts w:ascii="Times New Roman" w:eastAsia="Calibri" w:hAnsi="Times New Roman" w:cs="Times New Roman"/>
          <w:sz w:val="22"/>
          <w:szCs w:val="22"/>
          <w:lang w:val="en-GB" w:eastAsia="en-GB"/>
        </w:rPr>
      </w:pPr>
      <w:r w:rsidRPr="00267633">
        <w:rPr>
          <w:rFonts w:ascii="Times New Roman" w:eastAsia="Calibri" w:hAnsi="Times New Roman" w:cs="Times New Roman"/>
          <w:sz w:val="22"/>
          <w:szCs w:val="22"/>
          <w:lang w:val="en-GB" w:eastAsia="en-GB"/>
        </w:rPr>
        <w:t>Through the interpretation of (name and</w:t>
      </w:r>
    </w:p>
    <w:p w14:paraId="35AC0084" w14:textId="77777777" w:rsidR="00267633" w:rsidRPr="00267633" w:rsidRDefault="00267633" w:rsidP="00267633">
      <w:pPr>
        <w:spacing w:before="0" w:after="0" w:line="240" w:lineRule="auto"/>
        <w:divId w:val="2116439976"/>
        <w:rPr>
          <w:rFonts w:ascii="Times New Roman" w:eastAsia="Calibri" w:hAnsi="Times New Roman" w:cs="Times New Roman"/>
          <w:sz w:val="22"/>
          <w:szCs w:val="22"/>
          <w:lang w:val="en-GB" w:eastAsia="en-GB"/>
        </w:rPr>
      </w:pPr>
      <w:r w:rsidRPr="00267633">
        <w:rPr>
          <w:rFonts w:ascii="Times New Roman" w:eastAsia="Calibri" w:hAnsi="Times New Roman" w:cs="Times New Roman"/>
          <w:sz w:val="22"/>
          <w:szCs w:val="22"/>
          <w:lang w:val="en-GB" w:eastAsia="en-GB"/>
        </w:rPr>
        <w:t>designation of person who interpreted) in</w:t>
      </w:r>
    </w:p>
    <w:p w14:paraId="229C8C71" w14:textId="77777777" w:rsidR="00267633" w:rsidRPr="00267633" w:rsidRDefault="00267633" w:rsidP="00267633">
      <w:pPr>
        <w:spacing w:before="0" w:after="0" w:line="240" w:lineRule="auto"/>
        <w:divId w:val="2116439976"/>
        <w:rPr>
          <w:rFonts w:ascii="Times New Roman" w:eastAsia="Calibri" w:hAnsi="Times New Roman" w:cs="Times New Roman"/>
          <w:sz w:val="22"/>
          <w:szCs w:val="22"/>
          <w:lang w:val="en-GB" w:eastAsia="en-GB"/>
        </w:rPr>
      </w:pPr>
      <w:r w:rsidRPr="00267633">
        <w:rPr>
          <w:rFonts w:ascii="Times New Roman" w:eastAsia="Calibri" w:hAnsi="Times New Roman" w:cs="Times New Roman"/>
          <w:sz w:val="22"/>
          <w:szCs w:val="22"/>
          <w:lang w:val="en-GB" w:eastAsia="en-GB"/>
        </w:rPr>
        <w:t xml:space="preserve">(language of </w:t>
      </w:r>
      <w:proofErr w:type="gramStart"/>
      <w:r w:rsidRPr="00267633">
        <w:rPr>
          <w:rFonts w:ascii="Times New Roman" w:eastAsia="Calibri" w:hAnsi="Times New Roman" w:cs="Times New Roman"/>
          <w:sz w:val="22"/>
          <w:szCs w:val="22"/>
          <w:lang w:val="en-GB" w:eastAsia="en-GB"/>
        </w:rPr>
        <w:t>interpretation)*</w:t>
      </w:r>
      <w:proofErr w:type="gramEnd"/>
    </w:p>
    <w:p w14:paraId="6AC47F46" w14:textId="77777777" w:rsidR="00267633" w:rsidRPr="00267633" w:rsidRDefault="00267633" w:rsidP="00267633">
      <w:pPr>
        <w:spacing w:before="0" w:after="0" w:line="240" w:lineRule="auto"/>
        <w:divId w:val="2116439976"/>
        <w:rPr>
          <w:rFonts w:ascii="Times New Roman" w:eastAsia="Calibri" w:hAnsi="Times New Roman" w:cs="Times New Roman"/>
          <w:sz w:val="22"/>
          <w:szCs w:val="22"/>
          <w:lang w:val="en-GB" w:eastAsia="en-GB"/>
        </w:rPr>
      </w:pPr>
    </w:p>
    <w:p w14:paraId="0F53916D" w14:textId="77777777" w:rsidR="00267633" w:rsidRPr="00267633" w:rsidRDefault="00267633" w:rsidP="00267633">
      <w:pPr>
        <w:spacing w:before="0" w:after="0" w:line="240" w:lineRule="auto"/>
        <w:divId w:val="2116439976"/>
        <w:rPr>
          <w:rFonts w:ascii="Times New Roman" w:eastAsia="Calibri" w:hAnsi="Times New Roman" w:cs="Times New Roman"/>
          <w:sz w:val="22"/>
          <w:szCs w:val="22"/>
          <w:lang w:val="en-GB" w:eastAsia="en-GB"/>
        </w:rPr>
      </w:pPr>
      <w:r w:rsidRPr="00267633">
        <w:rPr>
          <w:rFonts w:ascii="Times New Roman" w:eastAsia="Calibri" w:hAnsi="Times New Roman" w:cs="Times New Roman"/>
          <w:sz w:val="22"/>
          <w:szCs w:val="22"/>
          <w:lang w:val="en-GB" w:eastAsia="en-GB"/>
        </w:rPr>
        <w:t>Before me,</w:t>
      </w:r>
    </w:p>
    <w:p w14:paraId="13FEB2C8" w14:textId="77777777" w:rsidR="00267633" w:rsidRPr="00267633" w:rsidRDefault="00267633" w:rsidP="00267633">
      <w:pPr>
        <w:spacing w:before="0" w:after="0" w:line="240" w:lineRule="auto"/>
        <w:divId w:val="2116439976"/>
        <w:rPr>
          <w:rFonts w:ascii="Times New Roman" w:eastAsia="Calibri" w:hAnsi="Times New Roman" w:cs="Times New Roman"/>
          <w:sz w:val="22"/>
          <w:szCs w:val="22"/>
          <w:lang w:val="en-GB" w:eastAsia="en-GB"/>
        </w:rPr>
      </w:pPr>
    </w:p>
    <w:p w14:paraId="2D1D4E44" w14:textId="77777777" w:rsidR="00267633" w:rsidRPr="00267633" w:rsidRDefault="00267633" w:rsidP="00267633">
      <w:pPr>
        <w:spacing w:before="0" w:after="0" w:line="240" w:lineRule="auto"/>
        <w:divId w:val="2116439976"/>
        <w:rPr>
          <w:rFonts w:ascii="Times New Roman" w:eastAsia="Calibri" w:hAnsi="Times New Roman" w:cs="Times New Roman"/>
          <w:sz w:val="22"/>
          <w:szCs w:val="22"/>
          <w:lang w:val="en-GB" w:eastAsia="en-GB"/>
        </w:rPr>
      </w:pPr>
    </w:p>
    <w:p w14:paraId="5850559A" w14:textId="77777777" w:rsidR="00267633" w:rsidRPr="00267633" w:rsidRDefault="00267633" w:rsidP="00267633">
      <w:pPr>
        <w:spacing w:before="0" w:after="0" w:line="240" w:lineRule="auto"/>
        <w:divId w:val="2116439976"/>
        <w:rPr>
          <w:rFonts w:ascii="Times New Roman" w:eastAsia="Calibri" w:hAnsi="Times New Roman" w:cs="Times New Roman"/>
          <w:sz w:val="22"/>
          <w:szCs w:val="22"/>
          <w:lang w:val="en-GB" w:eastAsia="en-GB"/>
        </w:rPr>
      </w:pPr>
    </w:p>
    <w:p w14:paraId="1CF0D90D" w14:textId="77777777" w:rsidR="00267633" w:rsidRPr="00267633" w:rsidRDefault="00267633" w:rsidP="00267633">
      <w:pPr>
        <w:spacing w:before="0" w:after="0" w:line="240" w:lineRule="auto"/>
        <w:divId w:val="2116439976"/>
        <w:rPr>
          <w:rFonts w:ascii="Times New Roman" w:eastAsia="Calibri" w:hAnsi="Times New Roman" w:cs="Times New Roman"/>
          <w:sz w:val="22"/>
          <w:szCs w:val="22"/>
          <w:lang w:val="en-GB" w:eastAsia="en-GB"/>
        </w:rPr>
      </w:pPr>
      <w:r w:rsidRPr="00267633">
        <w:rPr>
          <w:rFonts w:ascii="Times New Roman" w:eastAsia="Calibri" w:hAnsi="Times New Roman" w:cs="Times New Roman"/>
          <w:sz w:val="22"/>
          <w:szCs w:val="22"/>
          <w:lang w:val="en-GB" w:eastAsia="en-GB"/>
        </w:rPr>
        <w:t>Commissioner for Oaths</w:t>
      </w:r>
    </w:p>
    <w:p w14:paraId="5EC394F9" w14:textId="77777777" w:rsidR="00267633" w:rsidRPr="00267633" w:rsidRDefault="00267633" w:rsidP="00267633">
      <w:pPr>
        <w:spacing w:before="0" w:after="200" w:line="276" w:lineRule="auto"/>
        <w:divId w:val="2116439976"/>
        <w:rPr>
          <w:rFonts w:ascii="Times New Roman" w:hAnsi="Times New Roman" w:cs="Times New Roman"/>
          <w:i/>
          <w:snapToGrid w:val="0"/>
          <w:sz w:val="18"/>
          <w:szCs w:val="20"/>
          <w:lang w:val="en-US" w:eastAsia="zh-CN"/>
        </w:rPr>
      </w:pPr>
      <w:r w:rsidRPr="00267633">
        <w:rPr>
          <w:rFonts w:ascii="Times New Roman" w:eastAsia="Calibri" w:hAnsi="Times New Roman" w:cs="Times New Roman"/>
          <w:sz w:val="22"/>
          <w:szCs w:val="22"/>
          <w:lang w:val="en-GB" w:eastAsia="en-GB"/>
        </w:rPr>
        <w:t>*</w:t>
      </w:r>
      <w:r w:rsidRPr="00267633">
        <w:rPr>
          <w:rFonts w:ascii="Times New Roman" w:eastAsia="Calibri" w:hAnsi="Times New Roman" w:cs="Times New Roman"/>
          <w:i/>
          <w:iCs/>
          <w:sz w:val="22"/>
          <w:szCs w:val="22"/>
          <w:lang w:val="en-GB" w:eastAsia="en-GB"/>
        </w:rPr>
        <w:t>Delete where inapplicable</w:t>
      </w:r>
      <w:r w:rsidRPr="00267633">
        <w:rPr>
          <w:rFonts w:ascii="Times New Roman" w:hAnsi="Times New Roman" w:cs="Times New Roman"/>
          <w:i/>
          <w:snapToGrid w:val="0"/>
          <w:sz w:val="18"/>
          <w:szCs w:val="20"/>
          <w:lang w:val="en-US" w:eastAsia="zh-CN"/>
        </w:rPr>
        <w:tab/>
      </w:r>
    </w:p>
    <w:p w14:paraId="1036F8B7" w14:textId="77777777" w:rsidR="00267633" w:rsidRPr="00267633" w:rsidRDefault="00267633" w:rsidP="001A0CCB">
      <w:pPr>
        <w:spacing w:before="0" w:after="200" w:line="276" w:lineRule="auto"/>
        <w:jc w:val="center"/>
        <w:divId w:val="2116439976"/>
        <w:rPr>
          <w:rFonts w:ascii="Times New Roman" w:hAnsi="Times New Roman" w:cs="Times New Roman"/>
          <w:bCs/>
          <w:iCs/>
          <w:lang w:val="en-GB" w:eastAsia="x-none"/>
        </w:rPr>
      </w:pPr>
      <w:r w:rsidRPr="00267633">
        <w:rPr>
          <w:rFonts w:ascii="Times New Roman" w:hAnsi="Times New Roman" w:cs="Times New Roman"/>
          <w:i/>
          <w:snapToGrid w:val="0"/>
          <w:sz w:val="18"/>
          <w:szCs w:val="20"/>
          <w:lang w:val="en-US" w:eastAsia="zh-CN"/>
        </w:rPr>
        <w:br w:type="page"/>
      </w:r>
      <w:r w:rsidRPr="00267633">
        <w:rPr>
          <w:rFonts w:ascii="Times New Roman" w:hAnsi="Times New Roman" w:cs="Times New Roman"/>
          <w:bCs/>
          <w:iCs/>
          <w:lang w:val="x-none" w:eastAsia="x-none"/>
        </w:rPr>
        <w:lastRenderedPageBreak/>
        <w:t>F</w:t>
      </w:r>
      <w:r w:rsidRPr="00267633">
        <w:rPr>
          <w:rFonts w:ascii="Times New Roman" w:hAnsi="Times New Roman" w:cs="Times New Roman"/>
          <w:bCs/>
          <w:iCs/>
          <w:lang w:val="en-GB" w:eastAsia="x-none"/>
        </w:rPr>
        <w:t>ORM</w:t>
      </w:r>
      <w:r w:rsidRPr="00267633">
        <w:rPr>
          <w:rFonts w:ascii="Times New Roman" w:hAnsi="Times New Roman" w:cs="Times New Roman"/>
          <w:bCs/>
          <w:iCs/>
          <w:lang w:val="x-none" w:eastAsia="x-none"/>
        </w:rPr>
        <w:t xml:space="preserve"> </w:t>
      </w:r>
      <w:r w:rsidRPr="00267633">
        <w:rPr>
          <w:rFonts w:ascii="Times New Roman" w:hAnsi="Times New Roman" w:cs="Times New Roman"/>
          <w:bCs/>
          <w:iCs/>
          <w:lang w:val="en-GB" w:eastAsia="x-none"/>
        </w:rPr>
        <w:t>226</w:t>
      </w:r>
    </w:p>
    <w:p w14:paraId="27F0394F" w14:textId="77777777" w:rsidR="00267633" w:rsidRPr="00267633" w:rsidRDefault="00267633" w:rsidP="00267633">
      <w:pPr>
        <w:spacing w:before="0" w:after="0" w:line="240" w:lineRule="auto"/>
        <w:jc w:val="center"/>
        <w:divId w:val="2116439976"/>
        <w:rPr>
          <w:rFonts w:ascii="Times New Roman" w:eastAsia="Calibri" w:hAnsi="Times New Roman" w:cs="Times New Roman"/>
          <w:b/>
          <w:lang w:val="en-GB" w:eastAsia="en-GB"/>
        </w:rPr>
      </w:pPr>
      <w:r w:rsidRPr="00267633">
        <w:rPr>
          <w:rFonts w:ascii="Times New Roman" w:eastAsia="Calibri" w:hAnsi="Times New Roman" w:cs="Times New Roman"/>
          <w:b/>
          <w:lang w:val="en-GB" w:eastAsia="en-GB"/>
        </w:rPr>
        <w:t>SCHEDULE OF ASSETS</w:t>
      </w:r>
    </w:p>
    <w:p w14:paraId="45D34159" w14:textId="77777777" w:rsidR="00267633" w:rsidRPr="00267633" w:rsidRDefault="00267633" w:rsidP="00267633">
      <w:pPr>
        <w:autoSpaceDE w:val="0"/>
        <w:autoSpaceDN w:val="0"/>
        <w:adjustRightInd w:val="0"/>
        <w:spacing w:before="0" w:after="200" w:line="276" w:lineRule="auto"/>
        <w:ind w:left="605" w:hanging="605"/>
        <w:jc w:val="both"/>
        <w:divId w:val="2116439976"/>
        <w:rPr>
          <w:rFonts w:ascii="Times New Roman" w:eastAsia="Calibri" w:hAnsi="Times New Roman" w:cs="Times New Roman"/>
          <w:bCs/>
          <w:sz w:val="22"/>
          <w:szCs w:val="22"/>
          <w:lang w:val="en-GB" w:eastAsia="en-GB"/>
        </w:rPr>
      </w:pPr>
      <w:r w:rsidRPr="00267633">
        <w:rPr>
          <w:rFonts w:ascii="Times New Roman" w:eastAsia="Calibri" w:hAnsi="Times New Roman" w:cs="Times New Roman"/>
          <w:bCs/>
          <w:sz w:val="22"/>
          <w:szCs w:val="22"/>
          <w:lang w:val="en-GB" w:eastAsia="en-GB"/>
        </w:rPr>
        <w:t>Para 67</w:t>
      </w:r>
    </w:p>
    <w:p w14:paraId="547ECF45" w14:textId="77777777" w:rsidR="00267633" w:rsidRPr="00267633" w:rsidRDefault="00267633" w:rsidP="00267633">
      <w:pPr>
        <w:autoSpaceDE w:val="0"/>
        <w:autoSpaceDN w:val="0"/>
        <w:adjustRightInd w:val="0"/>
        <w:spacing w:before="0" w:after="200" w:line="276" w:lineRule="auto"/>
        <w:ind w:left="605" w:hanging="605"/>
        <w:jc w:val="center"/>
        <w:divId w:val="2116439976"/>
        <w:rPr>
          <w:rFonts w:ascii="Times New Roman" w:eastAsia="Calibri" w:hAnsi="Times New Roman" w:cs="Times New Roman"/>
          <w:b/>
          <w:bCs/>
          <w:i/>
          <w:iCs/>
          <w:sz w:val="22"/>
          <w:szCs w:val="22"/>
          <w:vertAlign w:val="superscript"/>
          <w:lang w:val="en-GB" w:eastAsia="en-GB"/>
        </w:rPr>
      </w:pPr>
      <w:r w:rsidRPr="00267633">
        <w:rPr>
          <w:rFonts w:ascii="Times New Roman" w:eastAsia="Calibri" w:hAnsi="Times New Roman" w:cs="Times New Roman"/>
          <w:b/>
          <w:bCs/>
          <w:sz w:val="22"/>
          <w:szCs w:val="22"/>
          <w:lang w:val="en-GB" w:eastAsia="en-GB"/>
        </w:rPr>
        <w:t>[FOR DEATH ON OR AFTER 15 FEBRUARY 2008]</w:t>
      </w:r>
      <w:r w:rsidRPr="00267633">
        <w:rPr>
          <w:rFonts w:ascii="Times New Roman" w:eastAsia="Calibri" w:hAnsi="Times New Roman" w:cs="Times New Roman"/>
          <w:b/>
          <w:bCs/>
          <w:sz w:val="22"/>
          <w:szCs w:val="22"/>
          <w:vertAlign w:val="superscript"/>
          <w:lang w:val="en-GB" w:eastAsia="en-GB"/>
        </w:rPr>
        <w:t>1</w:t>
      </w:r>
    </w:p>
    <w:p w14:paraId="1FE25F0A" w14:textId="77777777" w:rsidR="00267633" w:rsidRPr="00267633" w:rsidRDefault="00267633" w:rsidP="00267633">
      <w:pPr>
        <w:autoSpaceDE w:val="0"/>
        <w:autoSpaceDN w:val="0"/>
        <w:adjustRightInd w:val="0"/>
        <w:spacing w:before="0" w:after="200" w:line="276" w:lineRule="auto"/>
        <w:ind w:left="605" w:hanging="605"/>
        <w:jc w:val="center"/>
        <w:divId w:val="2116439976"/>
        <w:rPr>
          <w:rFonts w:ascii="Times New Roman" w:eastAsia="Calibri" w:hAnsi="Times New Roman" w:cs="Times New Roman"/>
          <w:b/>
          <w:bCs/>
          <w:sz w:val="22"/>
          <w:szCs w:val="22"/>
          <w:lang w:val="en-GB" w:eastAsia="en-GB"/>
        </w:rPr>
      </w:pPr>
      <w:r w:rsidRPr="00267633">
        <w:rPr>
          <w:rFonts w:ascii="Times New Roman" w:eastAsia="Calibri" w:hAnsi="Times New Roman" w:cs="Times New Roman"/>
          <w:b/>
          <w:bCs/>
          <w:sz w:val="22"/>
          <w:szCs w:val="22"/>
          <w:lang w:val="en-GB" w:eastAsia="en-GB"/>
        </w:rPr>
        <w:t>(Title as in the action)</w:t>
      </w:r>
    </w:p>
    <w:p w14:paraId="4A64B55C" w14:textId="77777777" w:rsidR="00267633" w:rsidRPr="00267633" w:rsidRDefault="00267633" w:rsidP="00267633">
      <w:pPr>
        <w:autoSpaceDE w:val="0"/>
        <w:autoSpaceDN w:val="0"/>
        <w:adjustRightInd w:val="0"/>
        <w:spacing w:before="0" w:after="200" w:line="276" w:lineRule="auto"/>
        <w:ind w:left="605" w:hanging="605"/>
        <w:jc w:val="both"/>
        <w:divId w:val="2116439976"/>
        <w:rPr>
          <w:rFonts w:ascii="Times New Roman" w:eastAsia="Calibri" w:hAnsi="Times New Roman" w:cs="Times New Roman"/>
          <w:b/>
          <w:bCs/>
          <w:sz w:val="22"/>
          <w:szCs w:val="22"/>
          <w:lang w:val="en-GB" w:eastAsia="en-GB"/>
        </w:rPr>
      </w:pPr>
    </w:p>
    <w:p w14:paraId="148E6324" w14:textId="77777777" w:rsidR="00267633" w:rsidRPr="00267633" w:rsidRDefault="00267633" w:rsidP="00267633">
      <w:pPr>
        <w:autoSpaceDE w:val="0"/>
        <w:autoSpaceDN w:val="0"/>
        <w:adjustRightInd w:val="0"/>
        <w:spacing w:before="0" w:after="200" w:line="276" w:lineRule="auto"/>
        <w:ind w:left="605" w:hanging="605"/>
        <w:jc w:val="center"/>
        <w:divId w:val="2116439976"/>
        <w:rPr>
          <w:rFonts w:ascii="Times New Roman" w:eastAsia="Calibri" w:hAnsi="Times New Roman" w:cs="Times New Roman"/>
          <w:b/>
          <w:bCs/>
          <w:sz w:val="22"/>
          <w:szCs w:val="22"/>
          <w:lang w:val="en-GB" w:eastAsia="en-GB"/>
        </w:rPr>
      </w:pPr>
      <w:r w:rsidRPr="00267633">
        <w:rPr>
          <w:rFonts w:ascii="Times New Roman" w:eastAsia="Calibri" w:hAnsi="Times New Roman" w:cs="Times New Roman"/>
          <w:b/>
          <w:bCs/>
          <w:sz w:val="22"/>
          <w:szCs w:val="22"/>
          <w:lang w:val="en-GB" w:eastAsia="en-GB"/>
        </w:rPr>
        <w:t>SCHEDULE OF ASSETS</w:t>
      </w:r>
    </w:p>
    <w:tbl>
      <w:tblPr>
        <w:tblW w:w="9640" w:type="dxa"/>
        <w:tblInd w:w="-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372"/>
        <w:gridCol w:w="2268"/>
      </w:tblGrid>
      <w:tr w:rsidR="00267633" w:rsidRPr="00267633" w14:paraId="156D1643" w14:textId="77777777" w:rsidTr="00267633">
        <w:trPr>
          <w:divId w:val="2116439976"/>
        </w:trPr>
        <w:tc>
          <w:tcPr>
            <w:tcW w:w="7372" w:type="dxa"/>
            <w:shd w:val="clear" w:color="auto" w:fill="auto"/>
          </w:tcPr>
          <w:p w14:paraId="357E11F4" w14:textId="77777777" w:rsidR="00267633" w:rsidRPr="00267633" w:rsidRDefault="00267633" w:rsidP="00267633">
            <w:pPr>
              <w:spacing w:before="0" w:after="0" w:line="240" w:lineRule="auto"/>
              <w:rPr>
                <w:rFonts w:ascii="Times New Roman" w:eastAsia="Calibri" w:hAnsi="Times New Roman" w:cs="Times New Roman"/>
                <w:b/>
                <w:sz w:val="20"/>
                <w:szCs w:val="20"/>
                <w:lang w:val="en-GB" w:eastAsia="en-GB"/>
              </w:rPr>
            </w:pPr>
            <w:r w:rsidRPr="00267633">
              <w:rPr>
                <w:rFonts w:ascii="Times New Roman" w:eastAsia="Calibri" w:hAnsi="Times New Roman" w:cs="Times New Roman"/>
                <w:b/>
                <w:sz w:val="20"/>
                <w:szCs w:val="20"/>
                <w:lang w:val="en-GB" w:eastAsia="en-GB"/>
              </w:rPr>
              <w:t>A. Deceased’s Property in Singapore</w:t>
            </w:r>
          </w:p>
        </w:tc>
        <w:tc>
          <w:tcPr>
            <w:tcW w:w="2268" w:type="dxa"/>
            <w:shd w:val="clear" w:color="auto" w:fill="auto"/>
          </w:tcPr>
          <w:p w14:paraId="4083881F" w14:textId="77777777" w:rsidR="00267633" w:rsidRPr="00267633" w:rsidRDefault="00267633" w:rsidP="00267633">
            <w:pPr>
              <w:spacing w:before="0" w:after="0" w:line="240" w:lineRule="auto"/>
              <w:rPr>
                <w:rFonts w:ascii="Times New Roman" w:eastAsia="Calibri" w:hAnsi="Times New Roman" w:cs="Times New Roman"/>
                <w:b/>
                <w:sz w:val="20"/>
                <w:szCs w:val="20"/>
                <w:lang w:val="en-GB" w:eastAsia="en-GB"/>
              </w:rPr>
            </w:pPr>
            <w:r w:rsidRPr="00267633">
              <w:rPr>
                <w:rFonts w:ascii="Times New Roman" w:eastAsia="Calibri" w:hAnsi="Times New Roman" w:cs="Times New Roman"/>
                <w:b/>
                <w:sz w:val="20"/>
                <w:szCs w:val="20"/>
                <w:lang w:val="en-GB" w:eastAsia="en-GB"/>
              </w:rPr>
              <w:t>Market Value as at</w:t>
            </w:r>
          </w:p>
          <w:p w14:paraId="1109D5DF" w14:textId="77777777" w:rsidR="00267633" w:rsidRPr="00267633" w:rsidRDefault="00267633" w:rsidP="00267633">
            <w:pPr>
              <w:spacing w:before="0" w:after="0" w:line="240" w:lineRule="auto"/>
              <w:rPr>
                <w:rFonts w:ascii="Times New Roman" w:eastAsia="Calibri" w:hAnsi="Times New Roman" w:cs="Times New Roman"/>
                <w:b/>
                <w:sz w:val="20"/>
                <w:szCs w:val="20"/>
                <w:lang w:val="en-GB" w:eastAsia="en-GB"/>
              </w:rPr>
            </w:pPr>
            <w:r w:rsidRPr="00267633">
              <w:rPr>
                <w:rFonts w:ascii="Times New Roman" w:eastAsia="Calibri" w:hAnsi="Times New Roman" w:cs="Times New Roman"/>
                <w:b/>
                <w:sz w:val="20"/>
                <w:szCs w:val="20"/>
                <w:lang w:val="en-GB" w:eastAsia="en-GB"/>
              </w:rPr>
              <w:t>Date of Death (S$)</w:t>
            </w:r>
          </w:p>
          <w:p w14:paraId="415E7FDD" w14:textId="77777777" w:rsidR="00267633" w:rsidRPr="00267633" w:rsidRDefault="00267633" w:rsidP="00267633">
            <w:pPr>
              <w:spacing w:before="0" w:after="0" w:line="240" w:lineRule="auto"/>
              <w:rPr>
                <w:rFonts w:ascii="Times New Roman" w:eastAsia="Calibri" w:hAnsi="Times New Roman" w:cs="Times New Roman"/>
                <w:i/>
                <w:iCs/>
                <w:sz w:val="20"/>
                <w:szCs w:val="20"/>
                <w:lang w:val="en-GB" w:eastAsia="en-GB"/>
              </w:rPr>
            </w:pPr>
            <w:r w:rsidRPr="00267633">
              <w:rPr>
                <w:rFonts w:ascii="Times New Roman" w:eastAsia="Calibri" w:hAnsi="Times New Roman" w:cs="Times New Roman"/>
                <w:i/>
                <w:iCs/>
                <w:sz w:val="20"/>
                <w:szCs w:val="20"/>
                <w:lang w:val="en-GB" w:eastAsia="en-GB"/>
              </w:rPr>
              <w:t>(without deducting</w:t>
            </w:r>
          </w:p>
          <w:p w14:paraId="615C0F6F" w14:textId="77777777" w:rsidR="00267633" w:rsidRPr="00267633" w:rsidRDefault="00267633" w:rsidP="00267633">
            <w:pPr>
              <w:spacing w:before="0" w:after="0" w:line="240" w:lineRule="auto"/>
              <w:rPr>
                <w:rFonts w:ascii="Times New Roman" w:eastAsia="Calibri" w:hAnsi="Times New Roman" w:cs="Times New Roman"/>
                <w:i/>
                <w:iCs/>
                <w:sz w:val="20"/>
                <w:szCs w:val="20"/>
                <w:lang w:val="en-GB" w:eastAsia="en-GB"/>
              </w:rPr>
            </w:pPr>
            <w:r w:rsidRPr="00267633">
              <w:rPr>
                <w:rFonts w:ascii="Times New Roman" w:eastAsia="Calibri" w:hAnsi="Times New Roman" w:cs="Times New Roman"/>
                <w:i/>
                <w:iCs/>
                <w:sz w:val="20"/>
                <w:szCs w:val="20"/>
                <w:lang w:val="en-GB" w:eastAsia="en-GB"/>
              </w:rPr>
              <w:t>the debts due or</w:t>
            </w:r>
          </w:p>
          <w:p w14:paraId="23C90079" w14:textId="77777777" w:rsidR="00267633" w:rsidRPr="00267633" w:rsidRDefault="00267633" w:rsidP="00267633">
            <w:pPr>
              <w:spacing w:before="0" w:after="0" w:line="240" w:lineRule="auto"/>
              <w:rPr>
                <w:rFonts w:ascii="Times New Roman" w:eastAsia="Calibri" w:hAnsi="Times New Roman" w:cs="Times New Roman"/>
                <w:i/>
                <w:iCs/>
                <w:sz w:val="20"/>
                <w:szCs w:val="20"/>
                <w:lang w:val="en-GB" w:eastAsia="en-GB"/>
              </w:rPr>
            </w:pPr>
            <w:r w:rsidRPr="00267633">
              <w:rPr>
                <w:rFonts w:ascii="Times New Roman" w:eastAsia="Calibri" w:hAnsi="Times New Roman" w:cs="Times New Roman"/>
                <w:i/>
                <w:iCs/>
                <w:sz w:val="20"/>
                <w:szCs w:val="20"/>
                <w:lang w:val="en-GB" w:eastAsia="en-GB"/>
              </w:rPr>
              <w:t>owing from the</w:t>
            </w:r>
          </w:p>
          <w:p w14:paraId="7123F20D" w14:textId="77777777" w:rsidR="00267633" w:rsidRPr="00267633" w:rsidRDefault="00267633" w:rsidP="00267633">
            <w:pPr>
              <w:spacing w:before="0" w:after="0" w:line="240" w:lineRule="auto"/>
              <w:rPr>
                <w:rFonts w:ascii="Times New Roman" w:eastAsia="Calibri" w:hAnsi="Times New Roman" w:cs="Times New Roman"/>
                <w:i/>
                <w:iCs/>
                <w:sz w:val="20"/>
                <w:szCs w:val="20"/>
                <w:lang w:val="en-GB" w:eastAsia="en-GB"/>
              </w:rPr>
            </w:pPr>
            <w:r w:rsidRPr="00267633">
              <w:rPr>
                <w:rFonts w:ascii="Times New Roman" w:eastAsia="Calibri" w:hAnsi="Times New Roman" w:cs="Times New Roman"/>
                <w:i/>
                <w:iCs/>
                <w:sz w:val="20"/>
                <w:szCs w:val="20"/>
                <w:lang w:val="en-GB" w:eastAsia="en-GB"/>
              </w:rPr>
              <w:t>deceased)</w:t>
            </w:r>
          </w:p>
          <w:p w14:paraId="0B09E399" w14:textId="77777777" w:rsidR="00267633" w:rsidRPr="00267633" w:rsidRDefault="00267633" w:rsidP="00267633">
            <w:pPr>
              <w:spacing w:before="0" w:after="0" w:line="240" w:lineRule="auto"/>
              <w:rPr>
                <w:rFonts w:ascii="Times New Roman" w:eastAsia="Calibri" w:hAnsi="Times New Roman" w:cs="Times New Roman"/>
                <w:sz w:val="20"/>
                <w:szCs w:val="20"/>
                <w:lang w:val="en-GB" w:eastAsia="en-GB"/>
              </w:rPr>
            </w:pPr>
          </w:p>
        </w:tc>
      </w:tr>
      <w:tr w:rsidR="00267633" w:rsidRPr="00267633" w14:paraId="354FE707" w14:textId="77777777" w:rsidTr="00267633">
        <w:trPr>
          <w:divId w:val="2116439976"/>
        </w:trPr>
        <w:tc>
          <w:tcPr>
            <w:tcW w:w="7372" w:type="dxa"/>
            <w:shd w:val="clear" w:color="auto" w:fill="auto"/>
          </w:tcPr>
          <w:p w14:paraId="14FBCC3A" w14:textId="77777777" w:rsidR="00267633" w:rsidRPr="00267633" w:rsidRDefault="00267633" w:rsidP="00267633">
            <w:pPr>
              <w:spacing w:before="0" w:after="0" w:line="240" w:lineRule="auto"/>
              <w:rPr>
                <w:rFonts w:ascii="Times New Roman" w:eastAsia="Calibri" w:hAnsi="Times New Roman" w:cs="Times New Roman"/>
                <w:sz w:val="20"/>
                <w:szCs w:val="20"/>
                <w:lang w:val="en-GB" w:eastAsia="en-GB"/>
              </w:rPr>
            </w:pPr>
          </w:p>
        </w:tc>
        <w:tc>
          <w:tcPr>
            <w:tcW w:w="2268" w:type="dxa"/>
            <w:shd w:val="clear" w:color="auto" w:fill="auto"/>
          </w:tcPr>
          <w:p w14:paraId="1AD69647" w14:textId="77777777" w:rsidR="00267633" w:rsidRPr="00267633" w:rsidRDefault="00267633" w:rsidP="00267633">
            <w:pPr>
              <w:spacing w:before="0" w:after="0" w:line="240" w:lineRule="auto"/>
              <w:rPr>
                <w:rFonts w:ascii="Times New Roman" w:eastAsia="Calibri" w:hAnsi="Times New Roman" w:cs="Times New Roman"/>
                <w:sz w:val="20"/>
                <w:szCs w:val="20"/>
                <w:lang w:val="en-GB" w:eastAsia="en-GB"/>
              </w:rPr>
            </w:pPr>
          </w:p>
        </w:tc>
      </w:tr>
      <w:tr w:rsidR="00267633" w:rsidRPr="00267633" w14:paraId="50DF8E01" w14:textId="77777777" w:rsidTr="00267633">
        <w:trPr>
          <w:divId w:val="2116439976"/>
        </w:trPr>
        <w:tc>
          <w:tcPr>
            <w:tcW w:w="7372" w:type="dxa"/>
            <w:shd w:val="clear" w:color="auto" w:fill="auto"/>
          </w:tcPr>
          <w:p w14:paraId="555ECB16" w14:textId="77777777" w:rsidR="00267633" w:rsidRPr="00267633" w:rsidRDefault="00267633" w:rsidP="00267633">
            <w:pPr>
              <w:spacing w:before="0" w:after="0" w:line="240" w:lineRule="auto"/>
              <w:rPr>
                <w:rFonts w:ascii="Times New Roman" w:eastAsia="Calibri" w:hAnsi="Times New Roman" w:cs="Times New Roman"/>
                <w:sz w:val="20"/>
                <w:szCs w:val="20"/>
                <w:lang w:val="en-GB" w:eastAsia="en-GB"/>
              </w:rPr>
            </w:pPr>
          </w:p>
        </w:tc>
        <w:tc>
          <w:tcPr>
            <w:tcW w:w="2268" w:type="dxa"/>
            <w:shd w:val="clear" w:color="auto" w:fill="auto"/>
          </w:tcPr>
          <w:p w14:paraId="30A1F923" w14:textId="77777777" w:rsidR="00267633" w:rsidRPr="00267633" w:rsidRDefault="00267633" w:rsidP="00267633">
            <w:pPr>
              <w:spacing w:before="0" w:after="0" w:line="240" w:lineRule="auto"/>
              <w:rPr>
                <w:rFonts w:ascii="Times New Roman" w:eastAsia="Calibri" w:hAnsi="Times New Roman" w:cs="Times New Roman"/>
                <w:sz w:val="20"/>
                <w:szCs w:val="20"/>
                <w:lang w:val="en-GB" w:eastAsia="en-GB"/>
              </w:rPr>
            </w:pPr>
          </w:p>
        </w:tc>
      </w:tr>
      <w:tr w:rsidR="00267633" w:rsidRPr="00267633" w14:paraId="78F5D096" w14:textId="77777777" w:rsidTr="00267633">
        <w:trPr>
          <w:divId w:val="2116439976"/>
        </w:trPr>
        <w:tc>
          <w:tcPr>
            <w:tcW w:w="7372" w:type="dxa"/>
            <w:shd w:val="clear" w:color="auto" w:fill="auto"/>
          </w:tcPr>
          <w:p w14:paraId="2B57917C" w14:textId="77777777" w:rsidR="00267633" w:rsidRPr="00267633" w:rsidRDefault="00267633" w:rsidP="00267633">
            <w:pPr>
              <w:spacing w:before="0" w:after="0" w:line="240" w:lineRule="auto"/>
              <w:rPr>
                <w:rFonts w:ascii="Times New Roman" w:eastAsia="Calibri" w:hAnsi="Times New Roman" w:cs="Times New Roman"/>
                <w:sz w:val="20"/>
                <w:szCs w:val="20"/>
                <w:lang w:val="en-GB" w:eastAsia="en-GB"/>
              </w:rPr>
            </w:pPr>
          </w:p>
        </w:tc>
        <w:tc>
          <w:tcPr>
            <w:tcW w:w="2268" w:type="dxa"/>
            <w:shd w:val="clear" w:color="auto" w:fill="auto"/>
          </w:tcPr>
          <w:p w14:paraId="597502B5" w14:textId="77777777" w:rsidR="00267633" w:rsidRPr="00267633" w:rsidRDefault="00267633" w:rsidP="00267633">
            <w:pPr>
              <w:spacing w:before="0" w:after="0" w:line="240" w:lineRule="auto"/>
              <w:rPr>
                <w:rFonts w:ascii="Times New Roman" w:eastAsia="Calibri" w:hAnsi="Times New Roman" w:cs="Times New Roman"/>
                <w:sz w:val="20"/>
                <w:szCs w:val="20"/>
                <w:lang w:val="en-GB" w:eastAsia="en-GB"/>
              </w:rPr>
            </w:pPr>
          </w:p>
        </w:tc>
      </w:tr>
      <w:tr w:rsidR="00267633" w:rsidRPr="00267633" w14:paraId="49F09BE9" w14:textId="77777777" w:rsidTr="00267633">
        <w:trPr>
          <w:divId w:val="2116439976"/>
        </w:trPr>
        <w:tc>
          <w:tcPr>
            <w:tcW w:w="7372" w:type="dxa"/>
            <w:shd w:val="clear" w:color="auto" w:fill="auto"/>
          </w:tcPr>
          <w:p w14:paraId="09500DD8" w14:textId="77777777" w:rsidR="00267633" w:rsidRPr="00267633" w:rsidRDefault="00267633" w:rsidP="00267633">
            <w:pPr>
              <w:spacing w:before="0" w:after="0" w:line="240" w:lineRule="auto"/>
              <w:rPr>
                <w:rFonts w:ascii="Times New Roman" w:eastAsia="Calibri" w:hAnsi="Times New Roman" w:cs="Times New Roman"/>
                <w:sz w:val="20"/>
                <w:szCs w:val="20"/>
                <w:lang w:val="en-GB" w:eastAsia="en-GB"/>
              </w:rPr>
            </w:pPr>
          </w:p>
        </w:tc>
        <w:tc>
          <w:tcPr>
            <w:tcW w:w="2268" w:type="dxa"/>
            <w:shd w:val="clear" w:color="auto" w:fill="auto"/>
          </w:tcPr>
          <w:p w14:paraId="5F2FDAFA" w14:textId="77777777" w:rsidR="00267633" w:rsidRPr="00267633" w:rsidRDefault="00267633" w:rsidP="00267633">
            <w:pPr>
              <w:spacing w:before="0" w:after="0" w:line="240" w:lineRule="auto"/>
              <w:rPr>
                <w:rFonts w:ascii="Times New Roman" w:eastAsia="Calibri" w:hAnsi="Times New Roman" w:cs="Times New Roman"/>
                <w:sz w:val="20"/>
                <w:szCs w:val="20"/>
                <w:lang w:val="en-GB" w:eastAsia="en-GB"/>
              </w:rPr>
            </w:pPr>
          </w:p>
        </w:tc>
      </w:tr>
      <w:tr w:rsidR="00267633" w:rsidRPr="00267633" w14:paraId="22B4653C" w14:textId="77777777" w:rsidTr="00267633">
        <w:trPr>
          <w:divId w:val="2116439976"/>
        </w:trPr>
        <w:tc>
          <w:tcPr>
            <w:tcW w:w="7372" w:type="dxa"/>
            <w:shd w:val="clear" w:color="auto" w:fill="auto"/>
          </w:tcPr>
          <w:p w14:paraId="2E9A137C" w14:textId="77777777" w:rsidR="00267633" w:rsidRPr="00267633" w:rsidRDefault="00267633" w:rsidP="00267633">
            <w:pPr>
              <w:spacing w:before="0" w:after="0" w:line="240" w:lineRule="auto"/>
              <w:rPr>
                <w:rFonts w:ascii="Times New Roman" w:eastAsia="Calibri" w:hAnsi="Times New Roman" w:cs="Times New Roman"/>
                <w:sz w:val="20"/>
                <w:szCs w:val="20"/>
                <w:lang w:val="en-GB" w:eastAsia="en-GB"/>
              </w:rPr>
            </w:pPr>
          </w:p>
        </w:tc>
        <w:tc>
          <w:tcPr>
            <w:tcW w:w="2268" w:type="dxa"/>
            <w:shd w:val="clear" w:color="auto" w:fill="auto"/>
          </w:tcPr>
          <w:p w14:paraId="67EA4DB7" w14:textId="77777777" w:rsidR="00267633" w:rsidRPr="00267633" w:rsidRDefault="00267633" w:rsidP="00267633">
            <w:pPr>
              <w:spacing w:before="0" w:after="0" w:line="240" w:lineRule="auto"/>
              <w:rPr>
                <w:rFonts w:ascii="Times New Roman" w:eastAsia="Calibri" w:hAnsi="Times New Roman" w:cs="Times New Roman"/>
                <w:sz w:val="20"/>
                <w:szCs w:val="20"/>
                <w:lang w:val="en-GB" w:eastAsia="en-GB"/>
              </w:rPr>
            </w:pPr>
          </w:p>
        </w:tc>
      </w:tr>
      <w:tr w:rsidR="00267633" w:rsidRPr="00267633" w14:paraId="40E05457" w14:textId="77777777" w:rsidTr="00267633">
        <w:trPr>
          <w:divId w:val="2116439976"/>
        </w:trPr>
        <w:tc>
          <w:tcPr>
            <w:tcW w:w="7372" w:type="dxa"/>
            <w:shd w:val="clear" w:color="auto" w:fill="auto"/>
          </w:tcPr>
          <w:p w14:paraId="7D9C7D05" w14:textId="77777777" w:rsidR="00267633" w:rsidRPr="00267633" w:rsidRDefault="00267633" w:rsidP="00267633">
            <w:pPr>
              <w:spacing w:before="0" w:after="0" w:line="240" w:lineRule="auto"/>
              <w:jc w:val="right"/>
              <w:rPr>
                <w:rFonts w:ascii="Times New Roman" w:eastAsia="Calibri" w:hAnsi="Times New Roman" w:cs="Times New Roman"/>
                <w:b/>
                <w:sz w:val="20"/>
                <w:szCs w:val="20"/>
                <w:lang w:val="en-GB" w:eastAsia="en-GB"/>
              </w:rPr>
            </w:pPr>
          </w:p>
          <w:p w14:paraId="77751AEE" w14:textId="77777777" w:rsidR="00267633" w:rsidRPr="00267633" w:rsidRDefault="00267633" w:rsidP="00267633">
            <w:pPr>
              <w:spacing w:before="0" w:after="0" w:line="240" w:lineRule="auto"/>
              <w:jc w:val="right"/>
              <w:rPr>
                <w:rFonts w:ascii="Times New Roman" w:eastAsia="Calibri" w:hAnsi="Times New Roman" w:cs="Times New Roman"/>
                <w:b/>
                <w:sz w:val="20"/>
                <w:szCs w:val="20"/>
                <w:lang w:val="en-GB" w:eastAsia="en-GB"/>
              </w:rPr>
            </w:pPr>
            <w:r w:rsidRPr="00267633">
              <w:rPr>
                <w:rFonts w:ascii="Times New Roman" w:eastAsia="Calibri" w:hAnsi="Times New Roman" w:cs="Times New Roman"/>
                <w:b/>
                <w:sz w:val="20"/>
                <w:szCs w:val="20"/>
                <w:lang w:val="en-GB" w:eastAsia="en-GB"/>
              </w:rPr>
              <w:t>Gross value</w:t>
            </w:r>
            <w:r w:rsidRPr="00267633">
              <w:rPr>
                <w:rFonts w:ascii="Times New Roman" w:eastAsia="Calibri" w:hAnsi="Times New Roman" w:cs="Times New Roman"/>
                <w:b/>
                <w:sz w:val="20"/>
                <w:szCs w:val="20"/>
                <w:vertAlign w:val="superscript"/>
                <w:lang w:val="en-GB" w:eastAsia="en-GB"/>
              </w:rPr>
              <w:t>2</w:t>
            </w:r>
          </w:p>
          <w:p w14:paraId="62970EE0" w14:textId="77777777" w:rsidR="00267633" w:rsidRPr="00267633" w:rsidRDefault="00267633" w:rsidP="00267633">
            <w:pPr>
              <w:spacing w:before="0" w:after="0" w:line="240" w:lineRule="auto"/>
              <w:jc w:val="right"/>
              <w:rPr>
                <w:rFonts w:ascii="Times New Roman" w:eastAsia="Calibri" w:hAnsi="Times New Roman" w:cs="Times New Roman"/>
                <w:b/>
                <w:sz w:val="20"/>
                <w:szCs w:val="20"/>
                <w:lang w:val="en-GB" w:eastAsia="en-GB"/>
              </w:rPr>
            </w:pPr>
          </w:p>
        </w:tc>
        <w:tc>
          <w:tcPr>
            <w:tcW w:w="2268" w:type="dxa"/>
            <w:shd w:val="clear" w:color="auto" w:fill="auto"/>
          </w:tcPr>
          <w:p w14:paraId="58228F4D" w14:textId="77777777" w:rsidR="00267633" w:rsidRPr="00267633" w:rsidRDefault="00267633" w:rsidP="00267633">
            <w:pPr>
              <w:spacing w:before="0" w:after="0" w:line="240" w:lineRule="auto"/>
              <w:rPr>
                <w:rFonts w:ascii="Times New Roman" w:eastAsia="Calibri" w:hAnsi="Times New Roman" w:cs="Times New Roman"/>
                <w:sz w:val="20"/>
                <w:szCs w:val="20"/>
                <w:lang w:val="en-GB" w:eastAsia="en-GB"/>
              </w:rPr>
            </w:pPr>
          </w:p>
        </w:tc>
      </w:tr>
      <w:tr w:rsidR="00267633" w:rsidRPr="00267633" w14:paraId="44A7BD76" w14:textId="77777777" w:rsidTr="00267633">
        <w:trPr>
          <w:divId w:val="2116439976"/>
        </w:trPr>
        <w:tc>
          <w:tcPr>
            <w:tcW w:w="7372" w:type="dxa"/>
            <w:shd w:val="clear" w:color="auto" w:fill="auto"/>
          </w:tcPr>
          <w:p w14:paraId="79105F80" w14:textId="77777777" w:rsidR="00267633" w:rsidRPr="00267633" w:rsidRDefault="00267633" w:rsidP="00267633">
            <w:pPr>
              <w:spacing w:before="0" w:after="0" w:line="240" w:lineRule="auto"/>
              <w:rPr>
                <w:rFonts w:ascii="Times New Roman" w:eastAsia="Calibri" w:hAnsi="Times New Roman" w:cs="Times New Roman"/>
                <w:b/>
                <w:sz w:val="20"/>
                <w:szCs w:val="20"/>
                <w:lang w:val="en-GB" w:eastAsia="en-GB"/>
              </w:rPr>
            </w:pPr>
            <w:r w:rsidRPr="00267633">
              <w:rPr>
                <w:rFonts w:ascii="Times New Roman" w:eastAsia="Calibri" w:hAnsi="Times New Roman" w:cs="Times New Roman"/>
                <w:b/>
                <w:sz w:val="20"/>
                <w:szCs w:val="20"/>
                <w:lang w:val="en-GB" w:eastAsia="en-GB"/>
              </w:rPr>
              <w:t xml:space="preserve">B. Outstanding Debts in Singapore which are Secured by Mortgage </w:t>
            </w:r>
          </w:p>
          <w:p w14:paraId="042C9FCC" w14:textId="77777777" w:rsidR="00267633" w:rsidRPr="00267633" w:rsidRDefault="00267633" w:rsidP="00267633">
            <w:pPr>
              <w:spacing w:before="0" w:after="0" w:line="240" w:lineRule="auto"/>
              <w:rPr>
                <w:rFonts w:ascii="Times New Roman" w:eastAsia="Calibri" w:hAnsi="Times New Roman" w:cs="Times New Roman"/>
                <w:sz w:val="20"/>
                <w:szCs w:val="20"/>
                <w:lang w:val="en-GB" w:eastAsia="en-GB"/>
              </w:rPr>
            </w:pPr>
            <w:r w:rsidRPr="00267633">
              <w:rPr>
                <w:rFonts w:ascii="Times New Roman" w:eastAsia="Calibri" w:hAnsi="Times New Roman" w:cs="Times New Roman"/>
                <w:i/>
                <w:iCs/>
                <w:sz w:val="20"/>
                <w:szCs w:val="20"/>
                <w:lang w:val="en-GB" w:eastAsia="en-GB"/>
              </w:rPr>
              <w:t>(For immovable property only)</w:t>
            </w:r>
          </w:p>
          <w:p w14:paraId="3EFB16F9" w14:textId="77777777" w:rsidR="00267633" w:rsidRPr="00267633" w:rsidRDefault="00267633" w:rsidP="00267633">
            <w:pPr>
              <w:spacing w:before="0" w:after="0" w:line="240" w:lineRule="auto"/>
              <w:rPr>
                <w:rFonts w:ascii="Times New Roman" w:eastAsia="Calibri" w:hAnsi="Times New Roman" w:cs="Times New Roman"/>
                <w:sz w:val="20"/>
                <w:szCs w:val="20"/>
                <w:lang w:val="en-GB" w:eastAsia="en-GB"/>
              </w:rPr>
            </w:pPr>
          </w:p>
        </w:tc>
        <w:tc>
          <w:tcPr>
            <w:tcW w:w="2268" w:type="dxa"/>
            <w:shd w:val="clear" w:color="auto" w:fill="auto"/>
          </w:tcPr>
          <w:p w14:paraId="41AD1B55" w14:textId="77777777" w:rsidR="00267633" w:rsidRPr="00267633" w:rsidRDefault="00267633" w:rsidP="00267633">
            <w:pPr>
              <w:spacing w:before="0" w:after="0" w:line="240" w:lineRule="auto"/>
              <w:rPr>
                <w:rFonts w:ascii="Times New Roman" w:eastAsia="Calibri" w:hAnsi="Times New Roman" w:cs="Times New Roman"/>
                <w:b/>
                <w:sz w:val="20"/>
                <w:szCs w:val="20"/>
                <w:lang w:val="en-GB" w:eastAsia="en-GB"/>
              </w:rPr>
            </w:pPr>
            <w:r w:rsidRPr="00267633">
              <w:rPr>
                <w:rFonts w:ascii="Times New Roman" w:eastAsia="Calibri" w:hAnsi="Times New Roman" w:cs="Times New Roman"/>
                <w:b/>
                <w:sz w:val="20"/>
                <w:szCs w:val="20"/>
                <w:lang w:val="en-GB" w:eastAsia="en-GB"/>
              </w:rPr>
              <w:t>Amount</w:t>
            </w:r>
          </w:p>
          <w:p w14:paraId="28FE73A8" w14:textId="77777777" w:rsidR="00267633" w:rsidRPr="00267633" w:rsidRDefault="00267633" w:rsidP="00267633">
            <w:pPr>
              <w:spacing w:before="0" w:after="0" w:line="240" w:lineRule="auto"/>
              <w:rPr>
                <w:rFonts w:ascii="Times New Roman" w:eastAsia="Calibri" w:hAnsi="Times New Roman" w:cs="Times New Roman"/>
                <w:sz w:val="20"/>
                <w:szCs w:val="20"/>
                <w:lang w:val="en-GB" w:eastAsia="en-GB"/>
              </w:rPr>
            </w:pPr>
          </w:p>
        </w:tc>
      </w:tr>
      <w:tr w:rsidR="00267633" w:rsidRPr="00267633" w14:paraId="16CEDCB4" w14:textId="77777777" w:rsidTr="00267633">
        <w:trPr>
          <w:divId w:val="2116439976"/>
        </w:trPr>
        <w:tc>
          <w:tcPr>
            <w:tcW w:w="7372" w:type="dxa"/>
            <w:shd w:val="clear" w:color="auto" w:fill="auto"/>
          </w:tcPr>
          <w:p w14:paraId="721C3201" w14:textId="77777777" w:rsidR="00267633" w:rsidRPr="00267633" w:rsidRDefault="00267633" w:rsidP="00267633">
            <w:pPr>
              <w:spacing w:before="0" w:after="0" w:line="240" w:lineRule="auto"/>
              <w:rPr>
                <w:rFonts w:ascii="Times New Roman" w:eastAsia="Calibri" w:hAnsi="Times New Roman" w:cs="Times New Roman"/>
                <w:sz w:val="20"/>
                <w:szCs w:val="20"/>
                <w:lang w:val="en-GB" w:eastAsia="en-GB"/>
              </w:rPr>
            </w:pPr>
          </w:p>
        </w:tc>
        <w:tc>
          <w:tcPr>
            <w:tcW w:w="2268" w:type="dxa"/>
            <w:shd w:val="clear" w:color="auto" w:fill="auto"/>
          </w:tcPr>
          <w:p w14:paraId="3EB73DE9" w14:textId="77777777" w:rsidR="00267633" w:rsidRPr="00267633" w:rsidRDefault="00267633" w:rsidP="00267633">
            <w:pPr>
              <w:spacing w:before="0" w:after="0" w:line="240" w:lineRule="auto"/>
              <w:rPr>
                <w:rFonts w:ascii="Times New Roman" w:eastAsia="Calibri" w:hAnsi="Times New Roman" w:cs="Times New Roman"/>
                <w:sz w:val="20"/>
                <w:szCs w:val="20"/>
                <w:lang w:val="en-GB" w:eastAsia="en-GB"/>
              </w:rPr>
            </w:pPr>
          </w:p>
        </w:tc>
      </w:tr>
      <w:tr w:rsidR="00267633" w:rsidRPr="00267633" w14:paraId="1C2E919B" w14:textId="77777777" w:rsidTr="00267633">
        <w:trPr>
          <w:divId w:val="2116439976"/>
        </w:trPr>
        <w:tc>
          <w:tcPr>
            <w:tcW w:w="7372" w:type="dxa"/>
            <w:shd w:val="clear" w:color="auto" w:fill="auto"/>
          </w:tcPr>
          <w:p w14:paraId="18F59CB1" w14:textId="77777777" w:rsidR="00267633" w:rsidRPr="00267633" w:rsidRDefault="00267633" w:rsidP="00267633">
            <w:pPr>
              <w:spacing w:before="0" w:after="0" w:line="240" w:lineRule="auto"/>
              <w:rPr>
                <w:rFonts w:ascii="Times New Roman" w:eastAsia="Calibri" w:hAnsi="Times New Roman" w:cs="Times New Roman"/>
                <w:sz w:val="20"/>
                <w:szCs w:val="20"/>
                <w:lang w:val="en-GB" w:eastAsia="en-GB"/>
              </w:rPr>
            </w:pPr>
          </w:p>
        </w:tc>
        <w:tc>
          <w:tcPr>
            <w:tcW w:w="2268" w:type="dxa"/>
            <w:shd w:val="clear" w:color="auto" w:fill="auto"/>
          </w:tcPr>
          <w:p w14:paraId="2188E7BA" w14:textId="77777777" w:rsidR="00267633" w:rsidRPr="00267633" w:rsidRDefault="00267633" w:rsidP="00267633">
            <w:pPr>
              <w:spacing w:before="0" w:after="0" w:line="240" w:lineRule="auto"/>
              <w:rPr>
                <w:rFonts w:ascii="Times New Roman" w:eastAsia="Calibri" w:hAnsi="Times New Roman" w:cs="Times New Roman"/>
                <w:sz w:val="20"/>
                <w:szCs w:val="20"/>
                <w:lang w:val="en-GB" w:eastAsia="en-GB"/>
              </w:rPr>
            </w:pPr>
          </w:p>
        </w:tc>
      </w:tr>
      <w:tr w:rsidR="00267633" w:rsidRPr="00267633" w14:paraId="0640D6C3" w14:textId="77777777" w:rsidTr="00267633">
        <w:trPr>
          <w:divId w:val="2116439976"/>
        </w:trPr>
        <w:tc>
          <w:tcPr>
            <w:tcW w:w="7372" w:type="dxa"/>
            <w:shd w:val="clear" w:color="auto" w:fill="auto"/>
          </w:tcPr>
          <w:p w14:paraId="4194A247" w14:textId="77777777" w:rsidR="00267633" w:rsidRPr="00267633" w:rsidRDefault="00267633" w:rsidP="00267633">
            <w:pPr>
              <w:spacing w:before="0" w:after="0" w:line="240" w:lineRule="auto"/>
              <w:rPr>
                <w:rFonts w:ascii="Times New Roman" w:eastAsia="Calibri" w:hAnsi="Times New Roman" w:cs="Times New Roman"/>
                <w:sz w:val="20"/>
                <w:szCs w:val="20"/>
                <w:lang w:val="en-GB" w:eastAsia="en-GB"/>
              </w:rPr>
            </w:pPr>
          </w:p>
        </w:tc>
        <w:tc>
          <w:tcPr>
            <w:tcW w:w="2268" w:type="dxa"/>
            <w:shd w:val="clear" w:color="auto" w:fill="auto"/>
          </w:tcPr>
          <w:p w14:paraId="7E2255C1" w14:textId="77777777" w:rsidR="00267633" w:rsidRPr="00267633" w:rsidRDefault="00267633" w:rsidP="00267633">
            <w:pPr>
              <w:spacing w:before="0" w:after="0" w:line="240" w:lineRule="auto"/>
              <w:rPr>
                <w:rFonts w:ascii="Times New Roman" w:eastAsia="Calibri" w:hAnsi="Times New Roman" w:cs="Times New Roman"/>
                <w:sz w:val="20"/>
                <w:szCs w:val="20"/>
                <w:lang w:val="en-GB" w:eastAsia="en-GB"/>
              </w:rPr>
            </w:pPr>
          </w:p>
        </w:tc>
      </w:tr>
      <w:tr w:rsidR="00267633" w:rsidRPr="00267633" w14:paraId="06DE86BA" w14:textId="77777777" w:rsidTr="00267633">
        <w:trPr>
          <w:divId w:val="2116439976"/>
        </w:trPr>
        <w:tc>
          <w:tcPr>
            <w:tcW w:w="7372" w:type="dxa"/>
            <w:shd w:val="clear" w:color="auto" w:fill="auto"/>
          </w:tcPr>
          <w:p w14:paraId="007B9DE2" w14:textId="77777777" w:rsidR="00267633" w:rsidRPr="00267633" w:rsidRDefault="00267633" w:rsidP="00267633">
            <w:pPr>
              <w:spacing w:before="0" w:after="0" w:line="240" w:lineRule="auto"/>
              <w:rPr>
                <w:rFonts w:ascii="Times New Roman" w:eastAsia="Calibri" w:hAnsi="Times New Roman" w:cs="Times New Roman"/>
                <w:sz w:val="20"/>
                <w:szCs w:val="20"/>
                <w:lang w:val="en-GB" w:eastAsia="en-GB"/>
              </w:rPr>
            </w:pPr>
          </w:p>
          <w:p w14:paraId="21648C91" w14:textId="77777777" w:rsidR="00267633" w:rsidRPr="00267633" w:rsidRDefault="00267633" w:rsidP="00267633">
            <w:pPr>
              <w:spacing w:before="0" w:after="0" w:line="240" w:lineRule="auto"/>
              <w:jc w:val="right"/>
              <w:rPr>
                <w:rFonts w:ascii="Times New Roman" w:eastAsia="Calibri" w:hAnsi="Times New Roman" w:cs="Times New Roman"/>
                <w:b/>
                <w:sz w:val="20"/>
                <w:szCs w:val="20"/>
                <w:lang w:val="en-GB" w:eastAsia="en-GB"/>
              </w:rPr>
            </w:pPr>
            <w:r w:rsidRPr="00267633">
              <w:rPr>
                <w:rFonts w:ascii="Times New Roman" w:eastAsia="Calibri" w:hAnsi="Times New Roman" w:cs="Times New Roman"/>
                <w:b/>
                <w:sz w:val="20"/>
                <w:szCs w:val="20"/>
                <w:lang w:val="en-GB" w:eastAsia="en-GB"/>
              </w:rPr>
              <w:t>Net Estate Value</w:t>
            </w:r>
            <w:r w:rsidRPr="00267633">
              <w:rPr>
                <w:rFonts w:ascii="Times New Roman" w:eastAsia="Calibri" w:hAnsi="Times New Roman" w:cs="Times New Roman"/>
                <w:b/>
                <w:sz w:val="20"/>
                <w:szCs w:val="20"/>
                <w:vertAlign w:val="superscript"/>
                <w:lang w:val="en-GB" w:eastAsia="en-GB"/>
              </w:rPr>
              <w:t>3</w:t>
            </w:r>
          </w:p>
          <w:p w14:paraId="297169A0" w14:textId="77777777" w:rsidR="00267633" w:rsidRPr="00267633" w:rsidRDefault="00267633" w:rsidP="00267633">
            <w:pPr>
              <w:spacing w:before="0" w:after="0" w:line="240" w:lineRule="auto"/>
              <w:rPr>
                <w:rFonts w:ascii="Times New Roman" w:eastAsia="Calibri" w:hAnsi="Times New Roman" w:cs="Times New Roman"/>
                <w:sz w:val="20"/>
                <w:szCs w:val="20"/>
                <w:lang w:val="en-GB" w:eastAsia="en-GB"/>
              </w:rPr>
            </w:pPr>
          </w:p>
        </w:tc>
        <w:tc>
          <w:tcPr>
            <w:tcW w:w="2268" w:type="dxa"/>
            <w:shd w:val="clear" w:color="auto" w:fill="auto"/>
          </w:tcPr>
          <w:p w14:paraId="7EEDE105" w14:textId="77777777" w:rsidR="00267633" w:rsidRPr="00267633" w:rsidRDefault="00267633" w:rsidP="00267633">
            <w:pPr>
              <w:spacing w:before="0" w:after="0" w:line="240" w:lineRule="auto"/>
              <w:rPr>
                <w:rFonts w:ascii="Times New Roman" w:eastAsia="Calibri" w:hAnsi="Times New Roman" w:cs="Times New Roman"/>
                <w:sz w:val="20"/>
                <w:szCs w:val="20"/>
                <w:lang w:val="en-GB" w:eastAsia="en-GB"/>
              </w:rPr>
            </w:pPr>
          </w:p>
        </w:tc>
      </w:tr>
      <w:tr w:rsidR="00267633" w:rsidRPr="00267633" w14:paraId="5354F376" w14:textId="77777777" w:rsidTr="00267633">
        <w:trPr>
          <w:divId w:val="2116439976"/>
        </w:trPr>
        <w:tc>
          <w:tcPr>
            <w:tcW w:w="7372" w:type="dxa"/>
            <w:shd w:val="clear" w:color="auto" w:fill="auto"/>
          </w:tcPr>
          <w:p w14:paraId="21E339DB" w14:textId="77777777" w:rsidR="00267633" w:rsidRPr="00267633" w:rsidRDefault="00267633" w:rsidP="00267633">
            <w:pPr>
              <w:spacing w:before="0" w:after="0" w:line="240" w:lineRule="auto"/>
              <w:rPr>
                <w:rFonts w:ascii="Times New Roman" w:eastAsia="Calibri" w:hAnsi="Times New Roman" w:cs="Times New Roman"/>
                <w:b/>
                <w:sz w:val="20"/>
                <w:szCs w:val="20"/>
                <w:lang w:val="en-GB" w:eastAsia="en-GB"/>
              </w:rPr>
            </w:pPr>
            <w:r w:rsidRPr="00267633">
              <w:rPr>
                <w:rFonts w:ascii="Times New Roman" w:eastAsia="Calibri" w:hAnsi="Times New Roman" w:cs="Times New Roman"/>
                <w:b/>
                <w:sz w:val="20"/>
                <w:szCs w:val="20"/>
                <w:lang w:val="en-GB" w:eastAsia="en-GB"/>
              </w:rPr>
              <w:t>C. Deceased’s Property outside Singapore</w:t>
            </w:r>
          </w:p>
          <w:p w14:paraId="252F4773" w14:textId="77777777" w:rsidR="00267633" w:rsidRPr="00267633" w:rsidRDefault="00267633" w:rsidP="00267633">
            <w:pPr>
              <w:spacing w:before="0" w:after="0" w:line="240" w:lineRule="auto"/>
              <w:rPr>
                <w:rFonts w:ascii="Times New Roman" w:eastAsia="Calibri" w:hAnsi="Times New Roman" w:cs="Times New Roman"/>
                <w:i/>
                <w:sz w:val="20"/>
                <w:szCs w:val="20"/>
                <w:lang w:val="en-GB" w:eastAsia="en-GB"/>
              </w:rPr>
            </w:pPr>
            <w:r w:rsidRPr="00267633">
              <w:rPr>
                <w:rFonts w:ascii="Times New Roman" w:eastAsia="Calibri" w:hAnsi="Times New Roman" w:cs="Times New Roman"/>
                <w:i/>
                <w:sz w:val="20"/>
                <w:szCs w:val="20"/>
                <w:lang w:val="en-GB" w:eastAsia="en-GB"/>
              </w:rPr>
              <w:t>(for deceased person domiciled in Singapore at date of death)</w:t>
            </w:r>
          </w:p>
          <w:p w14:paraId="21D4C5CB" w14:textId="77777777" w:rsidR="00267633" w:rsidRPr="00267633" w:rsidRDefault="00267633" w:rsidP="00267633">
            <w:pPr>
              <w:spacing w:before="0" w:after="0" w:line="240" w:lineRule="auto"/>
              <w:rPr>
                <w:rFonts w:ascii="Times New Roman" w:eastAsia="Calibri" w:hAnsi="Times New Roman" w:cs="Times New Roman"/>
                <w:sz w:val="20"/>
                <w:szCs w:val="20"/>
                <w:lang w:val="en-GB" w:eastAsia="en-GB"/>
              </w:rPr>
            </w:pPr>
          </w:p>
        </w:tc>
        <w:tc>
          <w:tcPr>
            <w:tcW w:w="2268" w:type="dxa"/>
            <w:shd w:val="clear" w:color="auto" w:fill="auto"/>
          </w:tcPr>
          <w:p w14:paraId="7AB4CD5E" w14:textId="77777777" w:rsidR="00267633" w:rsidRPr="00267633" w:rsidRDefault="00267633" w:rsidP="00267633">
            <w:pPr>
              <w:spacing w:before="0" w:after="0" w:line="240" w:lineRule="auto"/>
              <w:rPr>
                <w:rFonts w:ascii="Times New Roman" w:eastAsia="Calibri" w:hAnsi="Times New Roman" w:cs="Times New Roman"/>
                <w:b/>
                <w:sz w:val="20"/>
                <w:szCs w:val="20"/>
                <w:lang w:val="en-GB" w:eastAsia="en-GB"/>
              </w:rPr>
            </w:pPr>
            <w:r w:rsidRPr="00267633">
              <w:rPr>
                <w:rFonts w:ascii="Times New Roman" w:eastAsia="Calibri" w:hAnsi="Times New Roman" w:cs="Times New Roman"/>
                <w:b/>
                <w:sz w:val="20"/>
                <w:szCs w:val="20"/>
                <w:lang w:val="en-GB" w:eastAsia="en-GB"/>
              </w:rPr>
              <w:t>Market Value as at</w:t>
            </w:r>
          </w:p>
          <w:p w14:paraId="05377A13" w14:textId="77777777" w:rsidR="00267633" w:rsidRPr="00267633" w:rsidRDefault="00267633" w:rsidP="00267633">
            <w:pPr>
              <w:spacing w:before="0" w:after="0" w:line="240" w:lineRule="auto"/>
              <w:rPr>
                <w:rFonts w:ascii="Times New Roman" w:eastAsia="Calibri" w:hAnsi="Times New Roman" w:cs="Times New Roman"/>
                <w:b/>
                <w:sz w:val="20"/>
                <w:szCs w:val="20"/>
                <w:lang w:val="en-GB" w:eastAsia="en-GB"/>
              </w:rPr>
            </w:pPr>
            <w:r w:rsidRPr="00267633">
              <w:rPr>
                <w:rFonts w:ascii="Times New Roman" w:eastAsia="Calibri" w:hAnsi="Times New Roman" w:cs="Times New Roman"/>
                <w:b/>
                <w:sz w:val="20"/>
                <w:szCs w:val="20"/>
                <w:lang w:val="en-GB" w:eastAsia="en-GB"/>
              </w:rPr>
              <w:t>Date of Death (S$)</w:t>
            </w:r>
          </w:p>
          <w:p w14:paraId="3C52E62C" w14:textId="77777777" w:rsidR="00267633" w:rsidRPr="00267633" w:rsidRDefault="00267633" w:rsidP="00267633">
            <w:pPr>
              <w:spacing w:before="0" w:after="0" w:line="240" w:lineRule="auto"/>
              <w:rPr>
                <w:rFonts w:ascii="Times New Roman" w:eastAsia="Calibri" w:hAnsi="Times New Roman" w:cs="Times New Roman"/>
                <w:sz w:val="20"/>
                <w:szCs w:val="20"/>
                <w:lang w:val="en-GB" w:eastAsia="en-GB"/>
              </w:rPr>
            </w:pPr>
          </w:p>
        </w:tc>
      </w:tr>
      <w:tr w:rsidR="00267633" w:rsidRPr="00267633" w14:paraId="7D6C6143" w14:textId="77777777" w:rsidTr="00267633">
        <w:trPr>
          <w:divId w:val="2116439976"/>
        </w:trPr>
        <w:tc>
          <w:tcPr>
            <w:tcW w:w="7372" w:type="dxa"/>
            <w:shd w:val="clear" w:color="auto" w:fill="auto"/>
          </w:tcPr>
          <w:p w14:paraId="7D0CC8A9" w14:textId="77777777" w:rsidR="00267633" w:rsidRPr="00267633" w:rsidRDefault="00267633" w:rsidP="00267633">
            <w:pPr>
              <w:spacing w:before="0" w:after="0" w:line="240" w:lineRule="auto"/>
              <w:rPr>
                <w:rFonts w:ascii="Times New Roman" w:eastAsia="Calibri" w:hAnsi="Times New Roman" w:cs="Times New Roman"/>
                <w:sz w:val="20"/>
                <w:szCs w:val="20"/>
                <w:lang w:val="en-GB" w:eastAsia="en-GB"/>
              </w:rPr>
            </w:pPr>
          </w:p>
        </w:tc>
        <w:tc>
          <w:tcPr>
            <w:tcW w:w="2268" w:type="dxa"/>
            <w:shd w:val="clear" w:color="auto" w:fill="auto"/>
          </w:tcPr>
          <w:p w14:paraId="6E7AF094" w14:textId="77777777" w:rsidR="00267633" w:rsidRPr="00267633" w:rsidRDefault="00267633" w:rsidP="00267633">
            <w:pPr>
              <w:spacing w:before="0" w:after="0" w:line="240" w:lineRule="auto"/>
              <w:rPr>
                <w:rFonts w:ascii="Times New Roman" w:eastAsia="Calibri" w:hAnsi="Times New Roman" w:cs="Times New Roman"/>
                <w:sz w:val="20"/>
                <w:szCs w:val="20"/>
                <w:lang w:val="en-GB" w:eastAsia="en-GB"/>
              </w:rPr>
            </w:pPr>
          </w:p>
        </w:tc>
      </w:tr>
      <w:tr w:rsidR="00267633" w:rsidRPr="00267633" w14:paraId="0583E421" w14:textId="77777777" w:rsidTr="00267633">
        <w:trPr>
          <w:divId w:val="2116439976"/>
        </w:trPr>
        <w:tc>
          <w:tcPr>
            <w:tcW w:w="7372" w:type="dxa"/>
            <w:shd w:val="clear" w:color="auto" w:fill="auto"/>
          </w:tcPr>
          <w:p w14:paraId="41DC3F27" w14:textId="77777777" w:rsidR="00267633" w:rsidRPr="00267633" w:rsidRDefault="00267633" w:rsidP="00267633">
            <w:pPr>
              <w:spacing w:before="0" w:after="0" w:line="240" w:lineRule="auto"/>
              <w:rPr>
                <w:rFonts w:ascii="Times New Roman" w:eastAsia="Calibri" w:hAnsi="Times New Roman" w:cs="Times New Roman"/>
                <w:sz w:val="20"/>
                <w:szCs w:val="20"/>
                <w:lang w:val="en-GB" w:eastAsia="en-GB"/>
              </w:rPr>
            </w:pPr>
          </w:p>
        </w:tc>
        <w:tc>
          <w:tcPr>
            <w:tcW w:w="2268" w:type="dxa"/>
            <w:shd w:val="clear" w:color="auto" w:fill="auto"/>
          </w:tcPr>
          <w:p w14:paraId="396F7FBA" w14:textId="77777777" w:rsidR="00267633" w:rsidRPr="00267633" w:rsidRDefault="00267633" w:rsidP="00267633">
            <w:pPr>
              <w:spacing w:before="0" w:after="0" w:line="240" w:lineRule="auto"/>
              <w:rPr>
                <w:rFonts w:ascii="Times New Roman" w:eastAsia="Calibri" w:hAnsi="Times New Roman" w:cs="Times New Roman"/>
                <w:sz w:val="20"/>
                <w:szCs w:val="20"/>
                <w:lang w:val="en-GB" w:eastAsia="en-GB"/>
              </w:rPr>
            </w:pPr>
          </w:p>
        </w:tc>
      </w:tr>
      <w:tr w:rsidR="00267633" w:rsidRPr="00267633" w14:paraId="6031D689" w14:textId="77777777" w:rsidTr="00267633">
        <w:trPr>
          <w:divId w:val="2116439976"/>
        </w:trPr>
        <w:tc>
          <w:tcPr>
            <w:tcW w:w="7372" w:type="dxa"/>
            <w:shd w:val="clear" w:color="auto" w:fill="auto"/>
          </w:tcPr>
          <w:p w14:paraId="2FD38C7F" w14:textId="77777777" w:rsidR="00267633" w:rsidRPr="00267633" w:rsidRDefault="00267633" w:rsidP="00267633">
            <w:pPr>
              <w:spacing w:before="0" w:after="0" w:line="240" w:lineRule="auto"/>
              <w:rPr>
                <w:rFonts w:ascii="Times New Roman" w:eastAsia="Calibri" w:hAnsi="Times New Roman" w:cs="Times New Roman"/>
                <w:sz w:val="20"/>
                <w:szCs w:val="20"/>
                <w:lang w:val="en-GB" w:eastAsia="en-GB"/>
              </w:rPr>
            </w:pPr>
          </w:p>
        </w:tc>
        <w:tc>
          <w:tcPr>
            <w:tcW w:w="2268" w:type="dxa"/>
            <w:shd w:val="clear" w:color="auto" w:fill="auto"/>
          </w:tcPr>
          <w:p w14:paraId="61C1BB0D" w14:textId="77777777" w:rsidR="00267633" w:rsidRPr="00267633" w:rsidRDefault="00267633" w:rsidP="00267633">
            <w:pPr>
              <w:spacing w:before="0" w:after="0" w:line="240" w:lineRule="auto"/>
              <w:rPr>
                <w:rFonts w:ascii="Times New Roman" w:eastAsia="Calibri" w:hAnsi="Times New Roman" w:cs="Times New Roman"/>
                <w:sz w:val="20"/>
                <w:szCs w:val="20"/>
                <w:lang w:val="en-GB" w:eastAsia="en-GB"/>
              </w:rPr>
            </w:pPr>
          </w:p>
        </w:tc>
      </w:tr>
      <w:tr w:rsidR="00267633" w:rsidRPr="00267633" w14:paraId="0CAF2E7D" w14:textId="77777777" w:rsidTr="00267633">
        <w:trPr>
          <w:divId w:val="2116439976"/>
        </w:trPr>
        <w:tc>
          <w:tcPr>
            <w:tcW w:w="7372" w:type="dxa"/>
            <w:shd w:val="clear" w:color="auto" w:fill="auto"/>
          </w:tcPr>
          <w:p w14:paraId="7300266D" w14:textId="77777777" w:rsidR="00267633" w:rsidRPr="00267633" w:rsidRDefault="00267633" w:rsidP="00267633">
            <w:pPr>
              <w:spacing w:before="0" w:after="0" w:line="240" w:lineRule="auto"/>
              <w:rPr>
                <w:rFonts w:ascii="Times New Roman" w:eastAsia="Calibri" w:hAnsi="Times New Roman" w:cs="Times New Roman"/>
                <w:sz w:val="20"/>
                <w:szCs w:val="20"/>
                <w:lang w:val="en-GB" w:eastAsia="en-GB"/>
              </w:rPr>
            </w:pPr>
          </w:p>
        </w:tc>
        <w:tc>
          <w:tcPr>
            <w:tcW w:w="2268" w:type="dxa"/>
            <w:shd w:val="clear" w:color="auto" w:fill="auto"/>
          </w:tcPr>
          <w:p w14:paraId="67CF0993" w14:textId="77777777" w:rsidR="00267633" w:rsidRPr="00267633" w:rsidRDefault="00267633" w:rsidP="00267633">
            <w:pPr>
              <w:spacing w:before="0" w:after="0" w:line="240" w:lineRule="auto"/>
              <w:rPr>
                <w:rFonts w:ascii="Times New Roman" w:eastAsia="Calibri" w:hAnsi="Times New Roman" w:cs="Times New Roman"/>
                <w:sz w:val="20"/>
                <w:szCs w:val="20"/>
                <w:lang w:val="en-GB" w:eastAsia="en-GB"/>
              </w:rPr>
            </w:pPr>
          </w:p>
        </w:tc>
      </w:tr>
    </w:tbl>
    <w:p w14:paraId="37971BF8" w14:textId="77777777" w:rsidR="00267633" w:rsidRPr="00267633" w:rsidRDefault="00267633" w:rsidP="00267633">
      <w:pPr>
        <w:autoSpaceDE w:val="0"/>
        <w:autoSpaceDN w:val="0"/>
        <w:adjustRightInd w:val="0"/>
        <w:spacing w:before="0" w:after="200" w:line="276" w:lineRule="auto"/>
        <w:ind w:left="605" w:hanging="605"/>
        <w:jc w:val="both"/>
        <w:divId w:val="2116439976"/>
        <w:rPr>
          <w:rFonts w:ascii="Times New Roman" w:eastAsia="Calibri" w:hAnsi="Times New Roman" w:cs="Times New Roman"/>
          <w:sz w:val="12"/>
          <w:szCs w:val="12"/>
          <w:lang w:val="en-GB" w:eastAsia="en-GB"/>
        </w:rPr>
      </w:pPr>
    </w:p>
    <w:p w14:paraId="3B18D987" w14:textId="77777777" w:rsidR="00267633" w:rsidRPr="00267633" w:rsidRDefault="00267633" w:rsidP="00267633">
      <w:pPr>
        <w:autoSpaceDE w:val="0"/>
        <w:autoSpaceDN w:val="0"/>
        <w:adjustRightInd w:val="0"/>
        <w:spacing w:before="0" w:after="200" w:line="276" w:lineRule="auto"/>
        <w:ind w:left="605" w:hanging="605"/>
        <w:jc w:val="both"/>
        <w:divId w:val="2116439976"/>
        <w:rPr>
          <w:rFonts w:ascii="Times New Roman" w:eastAsia="Calibri" w:hAnsi="Times New Roman" w:cs="Times New Roman"/>
          <w:sz w:val="12"/>
          <w:szCs w:val="12"/>
          <w:lang w:val="en-GB" w:eastAsia="en-GB"/>
        </w:rPr>
      </w:pPr>
      <w:r w:rsidRPr="00267633">
        <w:rPr>
          <w:rFonts w:ascii="Times New Roman" w:eastAsia="Calibri" w:hAnsi="Times New Roman" w:cs="Times New Roman"/>
          <w:sz w:val="12"/>
          <w:szCs w:val="12"/>
          <w:lang w:val="en-GB" w:eastAsia="en-GB"/>
        </w:rPr>
        <w:t>______________________________________________</w:t>
      </w:r>
    </w:p>
    <w:p w14:paraId="435DE11E" w14:textId="77777777" w:rsidR="00267633" w:rsidRPr="00267633" w:rsidRDefault="00267633" w:rsidP="00267633">
      <w:pPr>
        <w:autoSpaceDE w:val="0"/>
        <w:autoSpaceDN w:val="0"/>
        <w:adjustRightInd w:val="0"/>
        <w:spacing w:before="0" w:after="200" w:line="276" w:lineRule="auto"/>
        <w:ind w:left="605" w:hanging="605"/>
        <w:jc w:val="both"/>
        <w:divId w:val="2116439976"/>
        <w:rPr>
          <w:rFonts w:ascii="Times New Roman" w:eastAsia="Calibri" w:hAnsi="Times New Roman" w:cs="Times New Roman"/>
          <w:sz w:val="12"/>
          <w:szCs w:val="12"/>
          <w:lang w:val="en-GB" w:eastAsia="en-GB"/>
        </w:rPr>
      </w:pPr>
    </w:p>
    <w:p w14:paraId="039203E9" w14:textId="77777777" w:rsidR="00267633" w:rsidRPr="00267633" w:rsidRDefault="00267633" w:rsidP="00267633">
      <w:pPr>
        <w:spacing w:before="0" w:after="0" w:line="240" w:lineRule="auto"/>
        <w:divId w:val="2116439976"/>
        <w:rPr>
          <w:rFonts w:ascii="Times New Roman" w:eastAsia="Calibri" w:hAnsi="Times New Roman" w:cs="Times New Roman"/>
          <w:sz w:val="18"/>
          <w:szCs w:val="18"/>
          <w:lang w:val="en-GB" w:eastAsia="en-GB"/>
        </w:rPr>
      </w:pPr>
      <w:r w:rsidRPr="00267633">
        <w:rPr>
          <w:rFonts w:ascii="Times New Roman" w:eastAsia="Calibri" w:hAnsi="Times New Roman" w:cs="Times New Roman"/>
          <w:sz w:val="18"/>
          <w:szCs w:val="18"/>
          <w:vertAlign w:val="superscript"/>
          <w:lang w:val="en-GB" w:eastAsia="en-GB"/>
        </w:rPr>
        <w:t>1</w:t>
      </w:r>
      <w:r w:rsidRPr="00267633">
        <w:rPr>
          <w:rFonts w:ascii="Times New Roman" w:eastAsia="Calibri" w:hAnsi="Times New Roman" w:cs="Times New Roman"/>
          <w:sz w:val="18"/>
          <w:szCs w:val="18"/>
          <w:lang w:val="en-GB" w:eastAsia="en-GB"/>
        </w:rPr>
        <w:t xml:space="preserve"> This form is to be annexed to an affidavit and filed separately with the Courts as well. It will be annexed to the grant of representation</w:t>
      </w:r>
    </w:p>
    <w:p w14:paraId="13ACA41D" w14:textId="77777777" w:rsidR="00267633" w:rsidRPr="00267633" w:rsidRDefault="00267633" w:rsidP="00267633">
      <w:pPr>
        <w:spacing w:before="0" w:after="0" w:line="240" w:lineRule="auto"/>
        <w:divId w:val="2116439976"/>
        <w:rPr>
          <w:rFonts w:ascii="Times New Roman" w:eastAsia="Calibri" w:hAnsi="Times New Roman" w:cs="Times New Roman"/>
          <w:sz w:val="18"/>
          <w:szCs w:val="18"/>
          <w:lang w:val="en-GB" w:eastAsia="en-GB"/>
        </w:rPr>
      </w:pPr>
      <w:r w:rsidRPr="00267633">
        <w:rPr>
          <w:rFonts w:ascii="Times New Roman" w:eastAsia="Calibri" w:hAnsi="Times New Roman" w:cs="Times New Roman"/>
          <w:sz w:val="18"/>
          <w:szCs w:val="18"/>
          <w:vertAlign w:val="superscript"/>
          <w:lang w:val="en-GB" w:eastAsia="en-GB"/>
        </w:rPr>
        <w:t>2</w:t>
      </w:r>
      <w:r w:rsidRPr="00267633">
        <w:rPr>
          <w:rFonts w:ascii="Times New Roman" w:eastAsia="Calibri" w:hAnsi="Times New Roman" w:cs="Times New Roman"/>
          <w:sz w:val="18"/>
          <w:szCs w:val="18"/>
          <w:lang w:val="en-GB" w:eastAsia="en-GB"/>
        </w:rPr>
        <w:t xml:space="preserve"> Please state the total for Section A.</w:t>
      </w:r>
    </w:p>
    <w:p w14:paraId="6120B54A"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sectPr w:rsidR="00267633" w:rsidRPr="00267633" w:rsidSect="00C6605E">
          <w:pgSz w:w="11906" w:h="16838"/>
          <w:pgMar w:top="1134" w:right="1440" w:bottom="1440" w:left="1440" w:header="708" w:footer="708" w:gutter="0"/>
          <w:cols w:space="708"/>
          <w:docGrid w:linePitch="360"/>
        </w:sectPr>
      </w:pPr>
      <w:r w:rsidRPr="00267633">
        <w:rPr>
          <w:rFonts w:ascii="Times New Roman" w:eastAsia="Calibri" w:hAnsi="Times New Roman" w:cs="Times New Roman"/>
          <w:sz w:val="18"/>
          <w:szCs w:val="18"/>
          <w:vertAlign w:val="superscript"/>
          <w:lang w:val="en-GB" w:eastAsia="en-GB"/>
        </w:rPr>
        <w:t xml:space="preserve">3 </w:t>
      </w:r>
      <w:r w:rsidRPr="00267633">
        <w:rPr>
          <w:rFonts w:ascii="Times New Roman" w:eastAsia="Calibri" w:hAnsi="Times New Roman" w:cs="Times New Roman"/>
          <w:sz w:val="18"/>
          <w:szCs w:val="18"/>
          <w:lang w:val="en-GB" w:eastAsia="en-GB"/>
        </w:rPr>
        <w:t>Please deduct the amount for Section B from the total for Section A.</w:t>
      </w:r>
    </w:p>
    <w:tbl>
      <w:tblPr>
        <w:tblW w:w="9240" w:type="dxa"/>
        <w:jc w:val="center"/>
        <w:tblLayout w:type="fixed"/>
        <w:tblLook w:val="0000" w:firstRow="0" w:lastRow="0" w:firstColumn="0" w:lastColumn="0" w:noHBand="0" w:noVBand="0"/>
      </w:tblPr>
      <w:tblGrid>
        <w:gridCol w:w="3080"/>
        <w:gridCol w:w="3080"/>
        <w:gridCol w:w="3080"/>
      </w:tblGrid>
      <w:tr w:rsidR="00267633" w:rsidRPr="00267633" w14:paraId="30A712F1" w14:textId="77777777" w:rsidTr="00267633">
        <w:trPr>
          <w:divId w:val="2116439976"/>
          <w:jc w:val="center"/>
        </w:trPr>
        <w:tc>
          <w:tcPr>
            <w:tcW w:w="3080" w:type="dxa"/>
          </w:tcPr>
          <w:p w14:paraId="3ED7C009" w14:textId="77777777" w:rsidR="00267633" w:rsidRPr="00267633" w:rsidRDefault="00267633" w:rsidP="00267633">
            <w:pPr>
              <w:spacing w:before="0" w:after="120" w:line="240" w:lineRule="auto"/>
              <w:rPr>
                <w:rFonts w:ascii="Times New Roman" w:hAnsi="Times New Roman" w:cs="Times New Roman"/>
                <w:sz w:val="18"/>
                <w:szCs w:val="20"/>
                <w:lang w:val="en-GB" w:eastAsia="zh-CN"/>
              </w:rPr>
            </w:pPr>
          </w:p>
        </w:tc>
        <w:tc>
          <w:tcPr>
            <w:tcW w:w="3080" w:type="dxa"/>
          </w:tcPr>
          <w:p w14:paraId="75EEDF2D" w14:textId="77777777" w:rsidR="00267633" w:rsidRPr="00267633" w:rsidRDefault="00267633" w:rsidP="00267633">
            <w:pPr>
              <w:keepNext/>
              <w:spacing w:before="0" w:after="0" w:line="240" w:lineRule="auto"/>
              <w:jc w:val="center"/>
              <w:outlineLvl w:val="1"/>
              <w:rPr>
                <w:rFonts w:ascii="Times New Roman" w:hAnsi="Times New Roman"/>
                <w:bCs/>
                <w:iCs/>
                <w:szCs w:val="28"/>
                <w:lang w:val="en-GB" w:eastAsia="zh-CN"/>
              </w:rPr>
            </w:pPr>
            <w:r w:rsidRPr="00267633">
              <w:rPr>
                <w:rFonts w:ascii="Times New Roman" w:hAnsi="Times New Roman"/>
                <w:bCs/>
                <w:iCs/>
                <w:szCs w:val="28"/>
                <w:lang w:val="en-GB" w:eastAsia="zh-CN"/>
              </w:rPr>
              <w:t>FORM 227</w:t>
            </w:r>
          </w:p>
        </w:tc>
        <w:tc>
          <w:tcPr>
            <w:tcW w:w="3080" w:type="dxa"/>
          </w:tcPr>
          <w:p w14:paraId="67F4AD3E" w14:textId="77777777" w:rsidR="00267633" w:rsidRPr="00267633" w:rsidRDefault="00267633" w:rsidP="00267633">
            <w:pPr>
              <w:spacing w:before="0" w:after="120" w:line="240" w:lineRule="auto"/>
              <w:rPr>
                <w:rFonts w:ascii="Times New Roman" w:hAnsi="Times New Roman" w:cs="Times New Roman"/>
                <w:b/>
                <w:sz w:val="20"/>
                <w:szCs w:val="20"/>
                <w:lang w:val="en-GB" w:eastAsia="zh-CN"/>
              </w:rPr>
            </w:pPr>
          </w:p>
        </w:tc>
      </w:tr>
    </w:tbl>
    <w:p w14:paraId="148E8537" w14:textId="77777777" w:rsidR="00267633" w:rsidRPr="00267633" w:rsidRDefault="00267633" w:rsidP="00267633">
      <w:pPr>
        <w:keepNext/>
        <w:keepLines/>
        <w:suppressAutoHyphens/>
        <w:spacing w:before="120" w:after="0" w:line="276" w:lineRule="auto"/>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Para 74</w:t>
      </w:r>
    </w:p>
    <w:p w14:paraId="3A994468" w14:textId="77777777" w:rsidR="00267633" w:rsidRPr="00267633" w:rsidRDefault="00267633" w:rsidP="00267633">
      <w:pPr>
        <w:keepNext/>
        <w:keepLines/>
        <w:suppressAutoHyphens/>
        <w:spacing w:before="120" w:after="0" w:line="276" w:lineRule="auto"/>
        <w:jc w:val="center"/>
        <w:divId w:val="2116439976"/>
        <w:rPr>
          <w:rFonts w:ascii="Times New Roman" w:hAnsi="Times New Roman" w:cs="Times New Roman"/>
          <w:b/>
          <w:caps/>
          <w:lang w:val="en-GB" w:eastAsia="en-GB"/>
        </w:rPr>
      </w:pPr>
      <w:r w:rsidRPr="00267633">
        <w:rPr>
          <w:rFonts w:ascii="Times New Roman" w:hAnsi="Times New Roman" w:cs="Times New Roman"/>
          <w:b/>
          <w:caps/>
          <w:lang w:val="en-US" w:eastAsia="en-GB"/>
        </w:rPr>
        <w:t xml:space="preserve">originating summons </w:t>
      </w:r>
      <w:r w:rsidRPr="00267633">
        <w:rPr>
          <w:rFonts w:ascii="Times New Roman" w:hAnsi="Times New Roman" w:cs="Times New Roman"/>
          <w:b/>
          <w:caps/>
          <w:lang w:val="en-GB" w:eastAsia="en-GB"/>
        </w:rPr>
        <w:t>FOR leave UNDER SECTION 121d OF THE women’s charter (CHAPTER 353)</w:t>
      </w:r>
    </w:p>
    <w:p w14:paraId="24E210D1" w14:textId="77777777" w:rsidR="00267633" w:rsidRPr="00267633" w:rsidRDefault="00267633" w:rsidP="00267633">
      <w:pPr>
        <w:keepNext/>
        <w:keepLines/>
        <w:suppressAutoHyphens/>
        <w:spacing w:before="120" w:after="0" w:line="276" w:lineRule="auto"/>
        <w:jc w:val="center"/>
        <w:divId w:val="2116439976"/>
        <w:rPr>
          <w:rFonts w:ascii="Times New Roman" w:hAnsi="Times New Roman" w:cs="Times New Roman"/>
          <w:caps/>
          <w:sz w:val="22"/>
          <w:szCs w:val="22"/>
          <w:lang w:val="en-US" w:eastAsia="en-GB"/>
        </w:rPr>
      </w:pPr>
      <w:r w:rsidRPr="00267633">
        <w:rPr>
          <w:rFonts w:ascii="Times New Roman" w:hAnsi="Times New Roman" w:cs="Times New Roman"/>
          <w:caps/>
          <w:sz w:val="22"/>
          <w:szCs w:val="22"/>
          <w:lang w:val="en-US" w:eastAsia="en-GB"/>
        </w:rPr>
        <w:t>IN THE family justice COURTs OF THE REPUBLIC OF SINGAPORE</w:t>
      </w:r>
    </w:p>
    <w:p w14:paraId="0FABDCE6" w14:textId="77777777" w:rsidR="00267633" w:rsidRPr="00267633" w:rsidRDefault="00267633" w:rsidP="00267633">
      <w:pPr>
        <w:spacing w:before="120" w:after="0" w:line="240" w:lineRule="auto"/>
        <w:divId w:val="2116439976"/>
        <w:rPr>
          <w:rFonts w:ascii="Times New Roman" w:hAnsi="Times New Roman" w:cs="Times New Roman"/>
          <w:sz w:val="22"/>
          <w:szCs w:val="22"/>
          <w:lang w:val="en-US" w:eastAsia="en-GB"/>
        </w:rPr>
      </w:pPr>
    </w:p>
    <w:p w14:paraId="4F461528" w14:textId="77777777" w:rsidR="00267633" w:rsidRPr="00267633" w:rsidRDefault="00267633" w:rsidP="00267633">
      <w:pPr>
        <w:spacing w:before="0" w:after="0" w:line="240" w:lineRule="auto"/>
        <w:divId w:val="2116439976"/>
        <w:rPr>
          <w:rFonts w:ascii="Times New Roman" w:hAnsi="Times New Roman" w:cs="Times New Roman"/>
          <w:sz w:val="22"/>
          <w:szCs w:val="22"/>
          <w:lang w:val="en-US" w:eastAsia="zh-CN"/>
        </w:rPr>
      </w:pPr>
      <w:r w:rsidRPr="00267633">
        <w:rPr>
          <w:rFonts w:ascii="Times New Roman" w:hAnsi="Times New Roman" w:cs="Times New Roman"/>
          <w:sz w:val="22"/>
          <w:szCs w:val="22"/>
          <w:lang w:val="en-US" w:eastAsia="zh-CN"/>
        </w:rPr>
        <w:t>OSF. No.</w:t>
      </w:r>
      <w:r w:rsidRPr="00267633">
        <w:rPr>
          <w:rFonts w:ascii="Times New Roman" w:hAnsi="Times New Roman" w:cs="Times New Roman"/>
          <w:sz w:val="22"/>
          <w:szCs w:val="22"/>
          <w:lang w:val="en-US" w:eastAsia="zh-CN"/>
        </w:rPr>
        <w:tab/>
        <w:t>)</w:t>
      </w:r>
    </w:p>
    <w:p w14:paraId="4EA682D0" w14:textId="77777777" w:rsidR="00267633" w:rsidRPr="00267633" w:rsidRDefault="00267633" w:rsidP="00267633">
      <w:pPr>
        <w:spacing w:before="0" w:after="0" w:line="240" w:lineRule="auto"/>
        <w:divId w:val="2116439976"/>
        <w:rPr>
          <w:rFonts w:ascii="Times New Roman" w:hAnsi="Times New Roman" w:cs="Times New Roman"/>
          <w:sz w:val="22"/>
          <w:szCs w:val="22"/>
          <w:lang w:val="en-US" w:eastAsia="zh-CN"/>
        </w:rPr>
      </w:pPr>
      <w:r w:rsidRPr="00267633">
        <w:rPr>
          <w:rFonts w:ascii="Times New Roman" w:hAnsi="Times New Roman" w:cs="Times New Roman"/>
          <w:sz w:val="22"/>
          <w:szCs w:val="22"/>
          <w:lang w:val="en-US" w:eastAsia="zh-CN"/>
        </w:rPr>
        <w:t xml:space="preserve">of </w:t>
      </w:r>
      <w:proofErr w:type="gramStart"/>
      <w:r w:rsidRPr="00267633">
        <w:rPr>
          <w:rFonts w:ascii="Times New Roman" w:hAnsi="Times New Roman" w:cs="Times New Roman"/>
          <w:sz w:val="22"/>
          <w:szCs w:val="22"/>
          <w:lang w:val="en-US" w:eastAsia="zh-CN"/>
        </w:rPr>
        <w:t xml:space="preserve">20  </w:t>
      </w:r>
      <w:r w:rsidRPr="00267633">
        <w:rPr>
          <w:rFonts w:ascii="Times New Roman" w:hAnsi="Times New Roman" w:cs="Times New Roman"/>
          <w:sz w:val="22"/>
          <w:szCs w:val="22"/>
          <w:lang w:val="en-US" w:eastAsia="zh-CN"/>
        </w:rPr>
        <w:tab/>
      </w:r>
      <w:proofErr w:type="gramEnd"/>
      <w:r w:rsidRPr="00267633">
        <w:rPr>
          <w:rFonts w:ascii="Times New Roman" w:hAnsi="Times New Roman" w:cs="Times New Roman"/>
          <w:sz w:val="22"/>
          <w:szCs w:val="22"/>
          <w:lang w:val="en-US" w:eastAsia="zh-CN"/>
        </w:rPr>
        <w:tab/>
        <w:t>)</w:t>
      </w:r>
    </w:p>
    <w:p w14:paraId="64F532E3" w14:textId="77777777" w:rsidR="00267633" w:rsidRPr="00267633" w:rsidRDefault="00267633" w:rsidP="00267633">
      <w:pPr>
        <w:spacing w:before="0" w:after="0" w:line="240" w:lineRule="auto"/>
        <w:divId w:val="2116439976"/>
        <w:rPr>
          <w:rFonts w:ascii="Times New Roman" w:hAnsi="Times New Roman" w:cs="Times New Roman"/>
          <w:sz w:val="22"/>
          <w:szCs w:val="22"/>
          <w:lang w:val="en-US" w:eastAsia="zh-CN"/>
        </w:rPr>
      </w:pPr>
      <w:r w:rsidRPr="00267633">
        <w:rPr>
          <w:rFonts w:ascii="Times New Roman" w:hAnsi="Times New Roman" w:cs="Times New Roman"/>
          <w:sz w:val="22"/>
          <w:szCs w:val="22"/>
          <w:lang w:val="en-US" w:eastAsia="zh-CN"/>
        </w:rPr>
        <w:tab/>
      </w:r>
      <w:r w:rsidRPr="00267633">
        <w:rPr>
          <w:rFonts w:ascii="Times New Roman" w:hAnsi="Times New Roman" w:cs="Times New Roman"/>
          <w:sz w:val="22"/>
          <w:szCs w:val="22"/>
          <w:lang w:val="en-US" w:eastAsia="zh-CN"/>
        </w:rPr>
        <w:tab/>
      </w:r>
    </w:p>
    <w:p w14:paraId="2DAE19B0" w14:textId="77777777" w:rsidR="00267633" w:rsidRPr="00267633" w:rsidRDefault="00267633" w:rsidP="00267633">
      <w:pPr>
        <w:spacing w:before="120" w:after="0" w:line="240" w:lineRule="auto"/>
        <w:divId w:val="2116439976"/>
        <w:rPr>
          <w:rFonts w:ascii="Times New Roman" w:hAnsi="Times New Roman" w:cs="Times New Roman"/>
          <w:sz w:val="22"/>
          <w:szCs w:val="22"/>
          <w:lang w:val="en-US" w:eastAsia="en-GB"/>
        </w:rPr>
      </w:pPr>
    </w:p>
    <w:p w14:paraId="0B1C4C02" w14:textId="77777777" w:rsidR="00267633" w:rsidRPr="00267633" w:rsidRDefault="00267633" w:rsidP="00267633">
      <w:pPr>
        <w:spacing w:before="0" w:after="0" w:line="240" w:lineRule="auto"/>
        <w:ind w:left="3600"/>
        <w:jc w:val="both"/>
        <w:divId w:val="2116439976"/>
        <w:rPr>
          <w:rFonts w:ascii="Times New Roman" w:hAnsi="Times New Roman" w:cs="Times New Roman"/>
          <w:snapToGrid w:val="0"/>
          <w:sz w:val="22"/>
          <w:szCs w:val="22"/>
          <w:lang w:val="en-US" w:eastAsia="zh-CN"/>
        </w:rPr>
      </w:pPr>
      <w:r w:rsidRPr="00267633">
        <w:rPr>
          <w:rFonts w:ascii="Times New Roman" w:hAnsi="Times New Roman" w:cs="Times New Roman"/>
          <w:snapToGrid w:val="0"/>
          <w:sz w:val="22"/>
          <w:szCs w:val="22"/>
          <w:lang w:val="en-US" w:eastAsia="zh-CN"/>
        </w:rPr>
        <w:t xml:space="preserve">In the Matter of Section 121D of the Women’s Charter (Chapter 353) </w:t>
      </w:r>
    </w:p>
    <w:p w14:paraId="579C9EC0" w14:textId="77777777" w:rsidR="00267633" w:rsidRPr="00267633" w:rsidRDefault="00267633" w:rsidP="00267633">
      <w:pPr>
        <w:spacing w:before="0" w:after="0" w:line="240" w:lineRule="auto"/>
        <w:ind w:left="4320"/>
        <w:jc w:val="both"/>
        <w:divId w:val="2116439976"/>
        <w:rPr>
          <w:rFonts w:ascii="Times New Roman" w:hAnsi="Times New Roman" w:cs="Times New Roman"/>
          <w:snapToGrid w:val="0"/>
          <w:sz w:val="22"/>
          <w:szCs w:val="22"/>
          <w:lang w:val="en-US" w:eastAsia="zh-CN"/>
        </w:rPr>
      </w:pPr>
    </w:p>
    <w:p w14:paraId="2E83042B" w14:textId="77777777" w:rsidR="00267633" w:rsidRPr="00267633" w:rsidRDefault="00267633" w:rsidP="00267633">
      <w:pPr>
        <w:spacing w:before="0" w:after="0" w:line="240" w:lineRule="auto"/>
        <w:ind w:left="1440"/>
        <w:jc w:val="both"/>
        <w:outlineLvl w:val="0"/>
        <w:divId w:val="2116439976"/>
        <w:rPr>
          <w:rFonts w:ascii="Times New Roman" w:hAnsi="Times New Roman" w:cs="Times New Roman"/>
          <w:snapToGrid w:val="0"/>
          <w:sz w:val="22"/>
          <w:szCs w:val="22"/>
          <w:lang w:val="en-US" w:eastAsia="zh-CN"/>
        </w:rPr>
      </w:pP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r>
    </w:p>
    <w:p w14:paraId="7343A5FB" w14:textId="77777777" w:rsidR="00267633" w:rsidRPr="00267633" w:rsidRDefault="00267633" w:rsidP="00267633">
      <w:pPr>
        <w:spacing w:before="0" w:after="0" w:line="240" w:lineRule="auto"/>
        <w:ind w:left="4320"/>
        <w:jc w:val="both"/>
        <w:outlineLvl w:val="0"/>
        <w:divId w:val="2116439976"/>
        <w:rPr>
          <w:rFonts w:ascii="Times New Roman" w:hAnsi="Times New Roman" w:cs="Times New Roman"/>
          <w:snapToGrid w:val="0"/>
          <w:sz w:val="22"/>
          <w:szCs w:val="22"/>
          <w:lang w:val="en-US" w:eastAsia="zh-CN"/>
        </w:rPr>
      </w:pPr>
    </w:p>
    <w:p w14:paraId="05438F84" w14:textId="77777777" w:rsidR="00267633" w:rsidRPr="00267633" w:rsidRDefault="00267633" w:rsidP="00267633">
      <w:pPr>
        <w:spacing w:before="0" w:after="0" w:line="240" w:lineRule="auto"/>
        <w:ind w:left="4320" w:firstLine="720"/>
        <w:jc w:val="both"/>
        <w:outlineLvl w:val="0"/>
        <w:divId w:val="2116439976"/>
        <w:rPr>
          <w:rFonts w:ascii="Times New Roman" w:hAnsi="Times New Roman" w:cs="Times New Roman"/>
          <w:snapToGrid w:val="0"/>
          <w:sz w:val="22"/>
          <w:szCs w:val="22"/>
          <w:vertAlign w:val="superscript"/>
          <w:lang w:val="en-US" w:eastAsia="zh-CN"/>
        </w:rPr>
      </w:pPr>
      <w:r w:rsidRPr="00267633">
        <w:rPr>
          <w:rFonts w:ascii="Times New Roman" w:hAnsi="Times New Roman" w:cs="Times New Roman"/>
          <w:snapToGrid w:val="0"/>
          <w:sz w:val="22"/>
          <w:szCs w:val="22"/>
          <w:lang w:val="en-US" w:eastAsia="zh-CN"/>
        </w:rPr>
        <w:t>Between</w:t>
      </w:r>
    </w:p>
    <w:p w14:paraId="0BE55BDA" w14:textId="77777777" w:rsidR="00267633" w:rsidRPr="00267633" w:rsidRDefault="00267633" w:rsidP="00267633">
      <w:pPr>
        <w:spacing w:before="0" w:after="0" w:line="240" w:lineRule="auto"/>
        <w:ind w:left="1440"/>
        <w:jc w:val="both"/>
        <w:divId w:val="2116439976"/>
        <w:rPr>
          <w:rFonts w:ascii="Times New Roman" w:hAnsi="Times New Roman" w:cs="Times New Roman"/>
          <w:snapToGrid w:val="0"/>
          <w:sz w:val="22"/>
          <w:szCs w:val="22"/>
          <w:lang w:val="en-US" w:eastAsia="zh-CN"/>
        </w:rPr>
      </w:pPr>
    </w:p>
    <w:p w14:paraId="790163B4" w14:textId="77777777" w:rsidR="00267633" w:rsidRPr="00267633" w:rsidRDefault="00267633" w:rsidP="00267633">
      <w:pPr>
        <w:spacing w:before="0" w:after="0" w:line="240" w:lineRule="auto"/>
        <w:ind w:left="1440"/>
        <w:jc w:val="both"/>
        <w:divId w:val="2116439976"/>
        <w:rPr>
          <w:rFonts w:ascii="Times New Roman" w:hAnsi="Times New Roman" w:cs="Times New Roman"/>
          <w:snapToGrid w:val="0"/>
          <w:sz w:val="22"/>
          <w:szCs w:val="22"/>
          <w:lang w:val="en-US" w:eastAsia="zh-CN"/>
        </w:rPr>
      </w:pPr>
    </w:p>
    <w:p w14:paraId="455AE25B" w14:textId="77777777" w:rsidR="00267633" w:rsidRPr="00267633" w:rsidRDefault="00267633" w:rsidP="00267633">
      <w:pPr>
        <w:spacing w:before="0" w:after="0" w:line="240" w:lineRule="auto"/>
        <w:ind w:left="1440"/>
        <w:jc w:val="both"/>
        <w:divId w:val="2116439976"/>
        <w:rPr>
          <w:rFonts w:ascii="Times New Roman" w:hAnsi="Times New Roman" w:cs="Times New Roman"/>
          <w:snapToGrid w:val="0"/>
          <w:sz w:val="22"/>
          <w:szCs w:val="22"/>
          <w:lang w:val="en-US" w:eastAsia="zh-CN"/>
        </w:rPr>
      </w:pP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t>(ID No.:</w:t>
      </w: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t>)</w:t>
      </w:r>
      <w:r w:rsidRPr="00267633">
        <w:rPr>
          <w:rFonts w:ascii="Times New Roman" w:hAnsi="Times New Roman" w:cs="Times New Roman"/>
          <w:snapToGrid w:val="0"/>
          <w:sz w:val="22"/>
          <w:szCs w:val="22"/>
          <w:lang w:val="en-US" w:eastAsia="zh-CN"/>
        </w:rPr>
        <w:tab/>
        <w:t xml:space="preserve">… Plaintiff </w:t>
      </w:r>
    </w:p>
    <w:p w14:paraId="4AAAA189" w14:textId="77777777" w:rsidR="00267633" w:rsidRPr="00267633" w:rsidRDefault="00267633" w:rsidP="00267633">
      <w:pPr>
        <w:spacing w:before="0" w:after="0" w:line="240" w:lineRule="auto"/>
        <w:ind w:left="1440"/>
        <w:jc w:val="both"/>
        <w:divId w:val="2116439976"/>
        <w:rPr>
          <w:rFonts w:ascii="Times New Roman" w:hAnsi="Times New Roman" w:cs="Times New Roman"/>
          <w:snapToGrid w:val="0"/>
          <w:sz w:val="22"/>
          <w:szCs w:val="22"/>
          <w:lang w:val="en-US" w:eastAsia="zh-CN"/>
        </w:rPr>
      </w:pPr>
    </w:p>
    <w:p w14:paraId="0F03F4DE" w14:textId="77777777" w:rsidR="00267633" w:rsidRPr="00267633" w:rsidRDefault="00267633" w:rsidP="00267633">
      <w:pPr>
        <w:spacing w:before="0" w:after="0" w:line="240" w:lineRule="auto"/>
        <w:ind w:left="4320" w:firstLine="720"/>
        <w:jc w:val="both"/>
        <w:outlineLvl w:val="0"/>
        <w:divId w:val="2116439976"/>
        <w:rPr>
          <w:rFonts w:ascii="Times New Roman" w:hAnsi="Times New Roman" w:cs="Times New Roman"/>
          <w:snapToGrid w:val="0"/>
          <w:sz w:val="22"/>
          <w:szCs w:val="22"/>
          <w:lang w:val="en-US" w:eastAsia="zh-CN"/>
        </w:rPr>
      </w:pPr>
      <w:r w:rsidRPr="00267633">
        <w:rPr>
          <w:rFonts w:ascii="Times New Roman" w:hAnsi="Times New Roman" w:cs="Times New Roman"/>
          <w:snapToGrid w:val="0"/>
          <w:sz w:val="22"/>
          <w:szCs w:val="22"/>
          <w:lang w:val="en-US" w:eastAsia="zh-CN"/>
        </w:rPr>
        <w:t>And</w:t>
      </w:r>
      <w:r w:rsidRPr="00267633">
        <w:rPr>
          <w:rFonts w:ascii="Times New Roman" w:hAnsi="Times New Roman" w:cs="Times New Roman"/>
          <w:snapToGrid w:val="0"/>
          <w:sz w:val="22"/>
          <w:szCs w:val="22"/>
          <w:lang w:val="en-US" w:eastAsia="zh-CN"/>
        </w:rPr>
        <w:tab/>
      </w:r>
    </w:p>
    <w:p w14:paraId="25D591F0" w14:textId="77777777" w:rsidR="00267633" w:rsidRPr="00267633" w:rsidRDefault="00267633" w:rsidP="00267633">
      <w:pPr>
        <w:spacing w:before="0" w:after="0" w:line="240" w:lineRule="auto"/>
        <w:ind w:left="1440"/>
        <w:jc w:val="both"/>
        <w:divId w:val="2116439976"/>
        <w:rPr>
          <w:rFonts w:ascii="Times New Roman" w:hAnsi="Times New Roman" w:cs="Times New Roman"/>
          <w:snapToGrid w:val="0"/>
          <w:sz w:val="22"/>
          <w:szCs w:val="22"/>
          <w:lang w:val="en-US" w:eastAsia="zh-CN"/>
        </w:rPr>
      </w:pPr>
    </w:p>
    <w:p w14:paraId="0D4C5AE3" w14:textId="77777777" w:rsidR="00267633" w:rsidRPr="00267633" w:rsidRDefault="00267633" w:rsidP="00267633">
      <w:pPr>
        <w:spacing w:before="0" w:after="0" w:line="240" w:lineRule="auto"/>
        <w:ind w:right="29"/>
        <w:divId w:val="2116439976"/>
        <w:rPr>
          <w:rFonts w:ascii="Times New Roman" w:hAnsi="Times New Roman" w:cs="Times New Roman"/>
          <w:sz w:val="22"/>
          <w:szCs w:val="22"/>
          <w:lang w:val="en-US" w:eastAsia="zh-CN"/>
        </w:rPr>
      </w:pPr>
    </w:p>
    <w:p w14:paraId="454780DE" w14:textId="77777777" w:rsidR="00267633" w:rsidRPr="00267633" w:rsidRDefault="00267633" w:rsidP="00267633">
      <w:pPr>
        <w:spacing w:before="0" w:after="0" w:line="240" w:lineRule="auto"/>
        <w:ind w:right="29"/>
        <w:divId w:val="2116439976"/>
        <w:rPr>
          <w:rFonts w:ascii="Times New Roman" w:hAnsi="Times New Roman" w:cs="Times New Roman"/>
          <w:sz w:val="22"/>
          <w:szCs w:val="22"/>
          <w:lang w:val="en-US" w:eastAsia="zh-CN"/>
        </w:rPr>
      </w:pPr>
      <w:r w:rsidRPr="00267633">
        <w:rPr>
          <w:rFonts w:ascii="Times New Roman" w:hAnsi="Times New Roman" w:cs="Times New Roman"/>
          <w:sz w:val="22"/>
          <w:szCs w:val="22"/>
          <w:lang w:val="en-US" w:eastAsia="zh-CN"/>
        </w:rPr>
        <w:tab/>
      </w:r>
      <w:r w:rsidRPr="00267633">
        <w:rPr>
          <w:rFonts w:ascii="Times New Roman" w:hAnsi="Times New Roman" w:cs="Times New Roman"/>
          <w:sz w:val="22"/>
          <w:szCs w:val="22"/>
          <w:lang w:val="en-US" w:eastAsia="zh-CN"/>
        </w:rPr>
        <w:tab/>
      </w:r>
      <w:r w:rsidRPr="00267633">
        <w:rPr>
          <w:rFonts w:ascii="Times New Roman" w:hAnsi="Times New Roman" w:cs="Times New Roman"/>
          <w:sz w:val="22"/>
          <w:szCs w:val="22"/>
          <w:lang w:val="en-US" w:eastAsia="zh-CN"/>
        </w:rPr>
        <w:tab/>
      </w:r>
      <w:r w:rsidRPr="00267633">
        <w:rPr>
          <w:rFonts w:ascii="Times New Roman" w:hAnsi="Times New Roman" w:cs="Times New Roman"/>
          <w:sz w:val="22"/>
          <w:szCs w:val="22"/>
          <w:lang w:val="en-US" w:eastAsia="zh-CN"/>
        </w:rPr>
        <w:tab/>
      </w:r>
      <w:r w:rsidRPr="00267633">
        <w:rPr>
          <w:rFonts w:ascii="Times New Roman" w:hAnsi="Times New Roman" w:cs="Times New Roman"/>
          <w:sz w:val="22"/>
          <w:szCs w:val="22"/>
          <w:lang w:val="en-US" w:eastAsia="zh-CN"/>
        </w:rPr>
        <w:tab/>
        <w:t>(ID No.:</w:t>
      </w:r>
      <w:r w:rsidRPr="00267633">
        <w:rPr>
          <w:rFonts w:ascii="Times New Roman" w:hAnsi="Times New Roman" w:cs="Times New Roman"/>
          <w:sz w:val="22"/>
          <w:szCs w:val="22"/>
          <w:lang w:val="en-US" w:eastAsia="zh-CN"/>
        </w:rPr>
        <w:tab/>
      </w:r>
      <w:r w:rsidRPr="00267633">
        <w:rPr>
          <w:rFonts w:ascii="Times New Roman" w:hAnsi="Times New Roman" w:cs="Times New Roman"/>
          <w:sz w:val="22"/>
          <w:szCs w:val="22"/>
          <w:lang w:val="en-US" w:eastAsia="zh-CN"/>
        </w:rPr>
        <w:tab/>
        <w:t xml:space="preserve">) </w:t>
      </w:r>
      <w:r w:rsidRPr="00267633">
        <w:rPr>
          <w:rFonts w:ascii="Times New Roman" w:hAnsi="Times New Roman" w:cs="Times New Roman"/>
          <w:sz w:val="22"/>
          <w:szCs w:val="22"/>
          <w:lang w:val="en-US" w:eastAsia="zh-CN"/>
        </w:rPr>
        <w:tab/>
        <w:t>… Defendant</w:t>
      </w:r>
    </w:p>
    <w:p w14:paraId="6327ACA6" w14:textId="77777777" w:rsidR="00267633" w:rsidRPr="00267633" w:rsidRDefault="00267633" w:rsidP="00267633">
      <w:pPr>
        <w:tabs>
          <w:tab w:val="center" w:pos="3600"/>
          <w:tab w:val="right" w:pos="7099"/>
        </w:tabs>
        <w:spacing w:before="120" w:after="0" w:line="240" w:lineRule="auto"/>
        <w:jc w:val="right"/>
        <w:divId w:val="2116439976"/>
        <w:rPr>
          <w:rFonts w:ascii="Times New Roman" w:hAnsi="Times New Roman" w:cs="Times New Roman"/>
          <w:sz w:val="22"/>
          <w:szCs w:val="22"/>
          <w:lang w:val="en-US" w:eastAsia="en-GB"/>
        </w:rPr>
      </w:pPr>
    </w:p>
    <w:p w14:paraId="04173AA5" w14:textId="107AAB6C" w:rsidR="00267633" w:rsidRPr="00267633" w:rsidRDefault="00657740" w:rsidP="00267633">
      <w:pPr>
        <w:keepNext/>
        <w:keepLines/>
        <w:suppressAutoHyphens/>
        <w:spacing w:before="240" w:after="120" w:line="240" w:lineRule="auto"/>
        <w:jc w:val="center"/>
        <w:outlineLvl w:val="0"/>
        <w:divId w:val="2116439976"/>
        <w:rPr>
          <w:rFonts w:ascii="Times New Roman" w:hAnsi="Times New Roman" w:cs="Times New Roman"/>
          <w:caps/>
          <w:sz w:val="22"/>
          <w:szCs w:val="22"/>
          <w:lang w:val="en-US" w:eastAsia="en-GB"/>
        </w:rPr>
      </w:pPr>
      <w:r w:rsidRPr="00657740">
        <w:rPr>
          <w:rFonts w:ascii="Times New Roman" w:hAnsi="Times New Roman" w:cs="Times New Roman"/>
          <w:caps/>
          <w:lang w:val="en-US" w:eastAsia="en-GB"/>
        </w:rPr>
        <w:t xml:space="preserve">EX PARTE </w:t>
      </w:r>
      <w:r w:rsidR="00267633" w:rsidRPr="00267633">
        <w:rPr>
          <w:rFonts w:ascii="Times New Roman" w:hAnsi="Times New Roman" w:cs="Times New Roman"/>
          <w:caps/>
          <w:sz w:val="22"/>
          <w:szCs w:val="22"/>
          <w:lang w:val="en-US" w:eastAsia="en-GB"/>
        </w:rPr>
        <w:t xml:space="preserve">ORIGINATING SUMMONS </w:t>
      </w:r>
    </w:p>
    <w:p w14:paraId="0A31735B" w14:textId="77777777" w:rsidR="00267633" w:rsidRPr="00267633" w:rsidRDefault="00267633" w:rsidP="00267633">
      <w:pPr>
        <w:keepNext/>
        <w:keepLines/>
        <w:suppressAutoHyphens/>
        <w:spacing w:before="240" w:after="120" w:line="240" w:lineRule="auto"/>
        <w:jc w:val="center"/>
        <w:divId w:val="2116439976"/>
        <w:rPr>
          <w:rFonts w:ascii="Times New Roman" w:hAnsi="Times New Roman" w:cs="Times New Roman"/>
          <w:caps/>
          <w:sz w:val="22"/>
          <w:szCs w:val="22"/>
          <w:lang w:val="en-US" w:eastAsia="en-GB"/>
        </w:rPr>
      </w:pPr>
    </w:p>
    <w:p w14:paraId="2623325E" w14:textId="77777777" w:rsidR="00267633" w:rsidRPr="00267633" w:rsidRDefault="00267633" w:rsidP="00267633">
      <w:pPr>
        <w:spacing w:before="120" w:after="0" w:line="240" w:lineRule="auto"/>
        <w:jc w:val="both"/>
        <w:divId w:val="2116439976"/>
        <w:rPr>
          <w:rFonts w:ascii="Times New Roman" w:hAnsi="Times New Roman" w:cs="Times New Roman"/>
          <w:sz w:val="22"/>
          <w:szCs w:val="22"/>
          <w:lang w:val="en-US" w:eastAsia="en-GB"/>
        </w:rPr>
      </w:pPr>
      <w:proofErr w:type="gramStart"/>
      <w:r w:rsidRPr="00267633">
        <w:rPr>
          <w:rFonts w:ascii="Times New Roman" w:hAnsi="Times New Roman" w:cs="Times New Roman"/>
          <w:sz w:val="22"/>
          <w:szCs w:val="22"/>
          <w:lang w:val="en-US" w:eastAsia="en-GB"/>
        </w:rPr>
        <w:t>To :</w:t>
      </w:r>
      <w:proofErr w:type="gramEnd"/>
      <w:r w:rsidRPr="00267633">
        <w:rPr>
          <w:rFonts w:ascii="Times New Roman" w:hAnsi="Times New Roman" w:cs="Times New Roman"/>
          <w:sz w:val="22"/>
          <w:szCs w:val="22"/>
          <w:lang w:val="en-US" w:eastAsia="en-GB"/>
        </w:rPr>
        <w:tab/>
        <w:t xml:space="preserve">The Defendant(s)   </w:t>
      </w:r>
    </w:p>
    <w:p w14:paraId="2F4FFE7D" w14:textId="77777777" w:rsidR="00267633" w:rsidRPr="00267633" w:rsidRDefault="00267633" w:rsidP="00267633">
      <w:pPr>
        <w:spacing w:before="120" w:after="0" w:line="240" w:lineRule="auto"/>
        <w:ind w:firstLine="720"/>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w:t>
      </w:r>
      <w:r w:rsidRPr="00267633">
        <w:rPr>
          <w:rFonts w:ascii="Times New Roman" w:hAnsi="Times New Roman" w:cs="Times New Roman"/>
          <w:i/>
          <w:sz w:val="22"/>
          <w:szCs w:val="22"/>
          <w:lang w:val="en-US" w:eastAsia="en-GB"/>
        </w:rPr>
        <w:t>Name</w:t>
      </w:r>
      <w:r w:rsidRPr="00267633">
        <w:rPr>
          <w:rFonts w:ascii="Times New Roman" w:hAnsi="Times New Roman" w:cs="Times New Roman"/>
          <w:sz w:val="22"/>
          <w:szCs w:val="22"/>
          <w:lang w:val="en-US" w:eastAsia="en-GB"/>
        </w:rPr>
        <w:t>]</w:t>
      </w:r>
    </w:p>
    <w:p w14:paraId="2AE2E00C" w14:textId="77777777" w:rsidR="00267633" w:rsidRPr="00267633" w:rsidRDefault="00267633" w:rsidP="00267633">
      <w:pPr>
        <w:spacing w:before="120" w:after="0" w:line="240" w:lineRule="auto"/>
        <w:ind w:firstLine="720"/>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of [</w:t>
      </w:r>
      <w:r w:rsidRPr="00267633">
        <w:rPr>
          <w:rFonts w:ascii="Times New Roman" w:hAnsi="Times New Roman" w:cs="Times New Roman"/>
          <w:i/>
          <w:sz w:val="22"/>
          <w:szCs w:val="22"/>
          <w:lang w:val="en-US" w:eastAsia="en-GB"/>
        </w:rPr>
        <w:t>Address</w:t>
      </w:r>
      <w:r w:rsidRPr="00267633">
        <w:rPr>
          <w:rFonts w:ascii="Times New Roman" w:hAnsi="Times New Roman" w:cs="Times New Roman"/>
          <w:sz w:val="22"/>
          <w:szCs w:val="22"/>
          <w:lang w:val="en-US" w:eastAsia="en-GB"/>
        </w:rPr>
        <w:t>]</w:t>
      </w:r>
    </w:p>
    <w:p w14:paraId="5CB9EFA5" w14:textId="77777777" w:rsidR="00267633" w:rsidRPr="00267633" w:rsidRDefault="00267633" w:rsidP="00267633">
      <w:pPr>
        <w:spacing w:before="120" w:after="0" w:line="240" w:lineRule="auto"/>
        <w:ind w:left="360" w:hanging="360"/>
        <w:jc w:val="both"/>
        <w:divId w:val="2116439976"/>
        <w:rPr>
          <w:rFonts w:ascii="Times New Roman" w:hAnsi="Times New Roman" w:cs="Times New Roman"/>
          <w:sz w:val="22"/>
          <w:szCs w:val="22"/>
          <w:lang w:val="en-US" w:eastAsia="en-GB"/>
        </w:rPr>
      </w:pPr>
    </w:p>
    <w:p w14:paraId="642B6B20" w14:textId="77777777" w:rsidR="00267633" w:rsidRPr="00267633" w:rsidRDefault="00267633" w:rsidP="00267633">
      <w:pPr>
        <w:spacing w:before="120" w:after="0" w:line="240" w:lineRule="auto"/>
        <w:ind w:left="360" w:hanging="360"/>
        <w:jc w:val="both"/>
        <w:divId w:val="2116439976"/>
        <w:rPr>
          <w:rFonts w:ascii="Times New Roman" w:hAnsi="Times New Roman" w:cs="Times New Roman"/>
          <w:sz w:val="22"/>
          <w:szCs w:val="22"/>
          <w:lang w:val="en-US" w:eastAsia="en-GB"/>
        </w:rPr>
      </w:pPr>
    </w:p>
    <w:p w14:paraId="70B990D3" w14:textId="77777777" w:rsidR="00267633" w:rsidRPr="00267633" w:rsidRDefault="00267633" w:rsidP="00267633">
      <w:pPr>
        <w:spacing w:before="120" w:after="0" w:line="240" w:lineRule="auto"/>
        <w:ind w:firstLine="720"/>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 xml:space="preserve">The Plaintiff applies for the following </w:t>
      </w:r>
      <w:proofErr w:type="gramStart"/>
      <w:r w:rsidRPr="00267633">
        <w:rPr>
          <w:rFonts w:ascii="Times New Roman" w:hAnsi="Times New Roman" w:cs="Times New Roman"/>
          <w:sz w:val="22"/>
          <w:szCs w:val="22"/>
          <w:lang w:val="en-US" w:eastAsia="en-GB"/>
        </w:rPr>
        <w:t>orders :</w:t>
      </w:r>
      <w:proofErr w:type="gramEnd"/>
    </w:p>
    <w:p w14:paraId="19F5E591" w14:textId="77777777" w:rsidR="00267633" w:rsidRPr="00267633" w:rsidRDefault="00267633" w:rsidP="00267633">
      <w:pPr>
        <w:spacing w:before="120" w:after="0" w:line="240" w:lineRule="auto"/>
        <w:jc w:val="both"/>
        <w:divId w:val="2116439976"/>
        <w:rPr>
          <w:rFonts w:ascii="Times New Roman" w:hAnsi="Times New Roman" w:cs="Times New Roman"/>
          <w:sz w:val="22"/>
          <w:szCs w:val="22"/>
          <w:lang w:val="en-US" w:eastAsia="en-GB"/>
        </w:rPr>
      </w:pPr>
    </w:p>
    <w:p w14:paraId="0974A958" w14:textId="77777777" w:rsidR="000B1CC8" w:rsidRDefault="00267633" w:rsidP="006172E9">
      <w:pPr>
        <w:pStyle w:val="ListParagraph"/>
        <w:numPr>
          <w:ilvl w:val="0"/>
          <w:numId w:val="123"/>
        </w:numPr>
        <w:tabs>
          <w:tab w:val="num" w:pos="1418"/>
        </w:tabs>
        <w:spacing w:before="120"/>
        <w:ind w:left="1418" w:hanging="709"/>
        <w:jc w:val="both"/>
        <w:divId w:val="2116439976"/>
        <w:rPr>
          <w:sz w:val="22"/>
          <w:szCs w:val="22"/>
          <w:lang w:eastAsia="en-GB"/>
        </w:rPr>
      </w:pPr>
      <w:r w:rsidRPr="000B1CC8">
        <w:rPr>
          <w:sz w:val="22"/>
          <w:szCs w:val="22"/>
          <w:lang w:eastAsia="en-GB"/>
        </w:rPr>
        <w:t xml:space="preserve">That leave be granted to the Plaintiff to file an application for financial relief against the Defendant under Section 121B of the Women’s </w:t>
      </w:r>
      <w:proofErr w:type="gramStart"/>
      <w:r w:rsidRPr="000B1CC8">
        <w:rPr>
          <w:sz w:val="22"/>
          <w:szCs w:val="22"/>
          <w:lang w:eastAsia="en-GB"/>
        </w:rPr>
        <w:t>Charter;</w:t>
      </w:r>
      <w:proofErr w:type="gramEnd"/>
    </w:p>
    <w:p w14:paraId="5B915B40" w14:textId="77777777" w:rsidR="000B1CC8" w:rsidRDefault="00267633" w:rsidP="006172E9">
      <w:pPr>
        <w:pStyle w:val="ListParagraph"/>
        <w:numPr>
          <w:ilvl w:val="0"/>
          <w:numId w:val="123"/>
        </w:numPr>
        <w:tabs>
          <w:tab w:val="num" w:pos="1418"/>
        </w:tabs>
        <w:spacing w:before="120"/>
        <w:ind w:left="1418" w:hanging="709"/>
        <w:jc w:val="both"/>
        <w:divId w:val="2116439976"/>
        <w:rPr>
          <w:sz w:val="22"/>
          <w:szCs w:val="22"/>
          <w:lang w:eastAsia="en-GB"/>
        </w:rPr>
      </w:pPr>
      <w:r w:rsidRPr="000B1CC8">
        <w:rPr>
          <w:sz w:val="22"/>
          <w:szCs w:val="22"/>
          <w:lang w:eastAsia="en-GB"/>
        </w:rPr>
        <w:t xml:space="preserve">Any such further or other order as this </w:t>
      </w:r>
      <w:proofErr w:type="spellStart"/>
      <w:r w:rsidRPr="000B1CC8">
        <w:rPr>
          <w:sz w:val="22"/>
          <w:szCs w:val="22"/>
          <w:lang w:eastAsia="en-GB"/>
        </w:rPr>
        <w:t>Honourable</w:t>
      </w:r>
      <w:proofErr w:type="spellEnd"/>
      <w:r w:rsidRPr="000B1CC8">
        <w:rPr>
          <w:sz w:val="22"/>
          <w:szCs w:val="22"/>
          <w:lang w:eastAsia="en-GB"/>
        </w:rPr>
        <w:t xml:space="preserve"> Court deems </w:t>
      </w:r>
      <w:proofErr w:type="gramStart"/>
      <w:r w:rsidRPr="000B1CC8">
        <w:rPr>
          <w:sz w:val="22"/>
          <w:szCs w:val="22"/>
          <w:lang w:eastAsia="en-GB"/>
        </w:rPr>
        <w:t>fit;</w:t>
      </w:r>
      <w:proofErr w:type="gramEnd"/>
    </w:p>
    <w:p w14:paraId="72668E9F" w14:textId="77777777" w:rsidR="00267633" w:rsidRPr="000B1CC8" w:rsidRDefault="00267633" w:rsidP="006172E9">
      <w:pPr>
        <w:pStyle w:val="ListParagraph"/>
        <w:numPr>
          <w:ilvl w:val="0"/>
          <w:numId w:val="123"/>
        </w:numPr>
        <w:tabs>
          <w:tab w:val="num" w:pos="1418"/>
        </w:tabs>
        <w:spacing w:before="120"/>
        <w:ind w:left="1418" w:hanging="709"/>
        <w:jc w:val="both"/>
        <w:divId w:val="2116439976"/>
        <w:rPr>
          <w:sz w:val="22"/>
          <w:szCs w:val="22"/>
          <w:lang w:eastAsia="en-GB"/>
        </w:rPr>
      </w:pPr>
      <w:r w:rsidRPr="000B1CC8">
        <w:rPr>
          <w:sz w:val="22"/>
          <w:szCs w:val="22"/>
          <w:lang w:eastAsia="en-GB"/>
        </w:rPr>
        <w:t>Costs.</w:t>
      </w:r>
    </w:p>
    <w:p w14:paraId="637A6AF0" w14:textId="77777777" w:rsidR="00267633" w:rsidRPr="00267633" w:rsidRDefault="00267633" w:rsidP="00267633">
      <w:pPr>
        <w:spacing w:before="120" w:after="0" w:line="240" w:lineRule="auto"/>
        <w:ind w:left="1080" w:hanging="720"/>
        <w:jc w:val="both"/>
        <w:divId w:val="2116439976"/>
        <w:rPr>
          <w:rFonts w:ascii="Times New Roman" w:hAnsi="Times New Roman" w:cs="Times New Roman"/>
          <w:sz w:val="22"/>
          <w:szCs w:val="22"/>
          <w:lang w:val="en-US" w:eastAsia="en-GB"/>
        </w:rPr>
      </w:pPr>
    </w:p>
    <w:p w14:paraId="6A6558B8" w14:textId="77777777" w:rsidR="00267633" w:rsidRPr="00267633" w:rsidRDefault="00267633" w:rsidP="00267633">
      <w:pPr>
        <w:spacing w:before="120" w:after="0" w:line="240" w:lineRule="auto"/>
        <w:ind w:left="1080" w:hanging="720"/>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ab/>
      </w:r>
      <w:r w:rsidRPr="00267633">
        <w:rPr>
          <w:rFonts w:ascii="Times New Roman" w:hAnsi="Times New Roman" w:cs="Times New Roman"/>
          <w:sz w:val="22"/>
          <w:szCs w:val="22"/>
          <w:lang w:val="en-US" w:eastAsia="en-GB"/>
        </w:rPr>
        <w:tab/>
        <w:t>Dated this         day of                       20</w:t>
      </w:r>
    </w:p>
    <w:p w14:paraId="4D097B63" w14:textId="50016503" w:rsidR="00267633" w:rsidRDefault="00267633" w:rsidP="00267633">
      <w:pPr>
        <w:spacing w:before="120" w:after="0" w:line="240" w:lineRule="auto"/>
        <w:ind w:left="5040" w:firstLine="720"/>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Registrar</w:t>
      </w:r>
    </w:p>
    <w:p w14:paraId="608D050C" w14:textId="1D0778D9" w:rsidR="000D6545" w:rsidRDefault="000D6545" w:rsidP="00267633">
      <w:pPr>
        <w:spacing w:before="120" w:after="0" w:line="240" w:lineRule="auto"/>
        <w:ind w:left="5040" w:firstLine="720"/>
        <w:jc w:val="both"/>
        <w:divId w:val="2116439976"/>
        <w:rPr>
          <w:rFonts w:ascii="Times New Roman" w:hAnsi="Times New Roman" w:cs="Times New Roman"/>
          <w:sz w:val="22"/>
          <w:szCs w:val="22"/>
          <w:lang w:val="en-US" w:eastAsia="en-GB"/>
        </w:rPr>
      </w:pPr>
    </w:p>
    <w:p w14:paraId="42B3EE5B" w14:textId="77777777" w:rsidR="000D6545" w:rsidRPr="00267633" w:rsidRDefault="000D6545" w:rsidP="000D6545">
      <w:pPr>
        <w:spacing w:before="120" w:after="0" w:line="240" w:lineRule="auto"/>
        <w:divId w:val="2116439976"/>
        <w:rPr>
          <w:rFonts w:ascii="Times New Roman" w:hAnsi="Times New Roman" w:cs="Times New Roman"/>
          <w:sz w:val="22"/>
          <w:szCs w:val="22"/>
          <w:lang w:val="en-US" w:eastAsia="en-GB"/>
        </w:rPr>
      </w:pPr>
    </w:p>
    <w:p w14:paraId="65865816" w14:textId="77777777" w:rsidR="000D6545" w:rsidRPr="000D6545" w:rsidRDefault="000D6545" w:rsidP="000D6545">
      <w:pPr>
        <w:spacing w:before="0" w:after="200" w:line="276" w:lineRule="auto"/>
        <w:divId w:val="2116439976"/>
        <w:rPr>
          <w:rFonts w:ascii="Times New Roman" w:hAnsi="Times New Roman" w:cs="Times New Roman"/>
          <w:sz w:val="22"/>
          <w:szCs w:val="22"/>
          <w:lang w:val="en-US" w:eastAsia="en-GB"/>
        </w:rPr>
      </w:pPr>
      <w:r w:rsidRPr="000D6545">
        <w:rPr>
          <w:rFonts w:ascii="Times New Roman" w:hAnsi="Times New Roman" w:cs="Times New Roman"/>
          <w:sz w:val="22"/>
          <w:szCs w:val="22"/>
          <w:lang w:val="en-US" w:eastAsia="en-GB"/>
        </w:rPr>
        <w:t xml:space="preserve">Note:  </w:t>
      </w:r>
    </w:p>
    <w:p w14:paraId="7FCF580F" w14:textId="6DEE3236" w:rsidR="00267633" w:rsidRPr="00267633" w:rsidRDefault="000D6545" w:rsidP="000D6545">
      <w:pPr>
        <w:spacing w:before="0" w:after="200" w:line="276" w:lineRule="auto"/>
        <w:divId w:val="2116439976"/>
        <w:rPr>
          <w:rFonts w:ascii="Times New Roman" w:hAnsi="Times New Roman" w:cs="Times New Roman"/>
          <w:sz w:val="22"/>
          <w:szCs w:val="22"/>
          <w:lang w:val="en-US" w:eastAsia="en-GB"/>
        </w:rPr>
      </w:pPr>
      <w:r w:rsidRPr="000D6545">
        <w:rPr>
          <w:rFonts w:ascii="Times New Roman" w:hAnsi="Times New Roman" w:cs="Times New Roman"/>
          <w:sz w:val="22"/>
          <w:szCs w:val="22"/>
          <w:lang w:val="en-US" w:eastAsia="en-GB"/>
        </w:rPr>
        <w:t>1.</w:t>
      </w:r>
      <w:r w:rsidRPr="000D6545">
        <w:rPr>
          <w:rFonts w:ascii="Times New Roman" w:hAnsi="Times New Roman" w:cs="Times New Roman"/>
          <w:sz w:val="22"/>
          <w:szCs w:val="22"/>
          <w:lang w:val="en-US" w:eastAsia="en-GB"/>
        </w:rPr>
        <w:tab/>
        <w:t xml:space="preserve">Unless otherwise provided in any written law, the applicant intending to adduce evidence in support of the hearing of the originating summons must do so by affidavit or affidavits, and such affidavit(s) must be filed with the Court at the time of filing of the originating summons.  </w:t>
      </w:r>
    </w:p>
    <w:p w14:paraId="2C57AFAF" w14:textId="77777777" w:rsidR="00267633" w:rsidRPr="00267633" w:rsidRDefault="00267633" w:rsidP="00267633">
      <w:pPr>
        <w:spacing w:before="120" w:after="0" w:line="240" w:lineRule="auto"/>
        <w:jc w:val="both"/>
        <w:divId w:val="2116439976"/>
        <w:rPr>
          <w:rFonts w:ascii="Times New Roman" w:hAnsi="Times New Roman" w:cs="Times New Roman"/>
          <w:lang w:val="en-US" w:eastAsia="en-GB"/>
        </w:rPr>
      </w:pPr>
    </w:p>
    <w:p w14:paraId="3AFB9ABA"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p>
    <w:p w14:paraId="616B965A"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sectPr w:rsidR="00267633" w:rsidRPr="00267633">
          <w:footerReference w:type="default" r:id="rId15"/>
          <w:pgSz w:w="11906" w:h="16838"/>
          <w:pgMar w:top="1440" w:right="1440" w:bottom="1440" w:left="1440" w:header="708" w:footer="708" w:gutter="0"/>
          <w:cols w:space="708"/>
          <w:docGrid w:linePitch="360"/>
        </w:sectPr>
      </w:pPr>
    </w:p>
    <w:tbl>
      <w:tblPr>
        <w:tblW w:w="9240" w:type="dxa"/>
        <w:jc w:val="center"/>
        <w:tblLayout w:type="fixed"/>
        <w:tblLook w:val="0000" w:firstRow="0" w:lastRow="0" w:firstColumn="0" w:lastColumn="0" w:noHBand="0" w:noVBand="0"/>
      </w:tblPr>
      <w:tblGrid>
        <w:gridCol w:w="3080"/>
        <w:gridCol w:w="3080"/>
        <w:gridCol w:w="3080"/>
      </w:tblGrid>
      <w:tr w:rsidR="00267633" w:rsidRPr="00267633" w14:paraId="2E4617BC" w14:textId="77777777" w:rsidTr="00267633">
        <w:trPr>
          <w:divId w:val="2116439976"/>
          <w:jc w:val="center"/>
        </w:trPr>
        <w:tc>
          <w:tcPr>
            <w:tcW w:w="3080" w:type="dxa"/>
          </w:tcPr>
          <w:p w14:paraId="7773F127"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lastRenderedPageBreak/>
              <w:br w:type="page"/>
            </w:r>
          </w:p>
        </w:tc>
        <w:tc>
          <w:tcPr>
            <w:tcW w:w="3080" w:type="dxa"/>
          </w:tcPr>
          <w:p w14:paraId="35F76C0A" w14:textId="77777777" w:rsidR="00267633" w:rsidRPr="00267633" w:rsidRDefault="00267633" w:rsidP="00267633">
            <w:pPr>
              <w:keepNext/>
              <w:spacing w:before="0" w:after="0" w:line="240" w:lineRule="auto"/>
              <w:jc w:val="center"/>
              <w:outlineLvl w:val="1"/>
              <w:rPr>
                <w:rFonts w:ascii="Times New Roman" w:hAnsi="Times New Roman"/>
                <w:bCs/>
                <w:iCs/>
                <w:spacing w:val="-3"/>
                <w:szCs w:val="28"/>
                <w:lang w:val="en-GB" w:eastAsia="zh-CN"/>
              </w:rPr>
            </w:pPr>
            <w:r w:rsidRPr="00267633">
              <w:rPr>
                <w:rFonts w:ascii="Times New Roman" w:hAnsi="Times New Roman"/>
                <w:bCs/>
                <w:iCs/>
                <w:spacing w:val="-3"/>
                <w:szCs w:val="28"/>
                <w:lang w:val="en-GB" w:eastAsia="zh-CN"/>
              </w:rPr>
              <w:t>FORM 228</w:t>
            </w:r>
          </w:p>
        </w:tc>
        <w:tc>
          <w:tcPr>
            <w:tcW w:w="3080" w:type="dxa"/>
          </w:tcPr>
          <w:p w14:paraId="6FF893AC"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r>
    </w:tbl>
    <w:p w14:paraId="520950A7" w14:textId="77777777" w:rsidR="00267633" w:rsidRPr="00267633" w:rsidRDefault="00267633" w:rsidP="00267633">
      <w:pPr>
        <w:keepNext/>
        <w:keepLines/>
        <w:suppressAutoHyphens/>
        <w:spacing w:before="240" w:after="120" w:line="240" w:lineRule="auto"/>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Para 74</w:t>
      </w:r>
    </w:p>
    <w:p w14:paraId="4A67E9D7" w14:textId="77777777" w:rsidR="00267633" w:rsidRPr="00267633" w:rsidRDefault="00267633" w:rsidP="00267633">
      <w:pPr>
        <w:spacing w:before="0" w:after="0" w:line="240" w:lineRule="auto"/>
        <w:jc w:val="center"/>
        <w:divId w:val="2116439976"/>
        <w:rPr>
          <w:rFonts w:ascii="Times New Roman" w:hAnsi="Times New Roman" w:cs="Times New Roman"/>
          <w:b/>
          <w:lang w:val="en-US" w:eastAsia="zh-CN"/>
        </w:rPr>
      </w:pPr>
      <w:r w:rsidRPr="00267633">
        <w:rPr>
          <w:rFonts w:ascii="Times New Roman" w:hAnsi="Times New Roman" w:cs="Times New Roman"/>
          <w:b/>
          <w:lang w:val="en-US" w:eastAsia="zh-CN"/>
        </w:rPr>
        <w:t>PLAINTIFF’S AFFIDAVIT FOR LEAVE UNDER SECTION 121D OF THE WOMEN’S CHARTER (CHAPTER 353)</w:t>
      </w:r>
    </w:p>
    <w:p w14:paraId="0F82A869" w14:textId="77777777" w:rsidR="00267633" w:rsidRPr="00267633" w:rsidRDefault="00267633" w:rsidP="00267633">
      <w:pPr>
        <w:keepNext/>
        <w:keepLines/>
        <w:suppressAutoHyphens/>
        <w:spacing w:before="240" w:after="120" w:line="240" w:lineRule="auto"/>
        <w:jc w:val="center"/>
        <w:divId w:val="2116439976"/>
        <w:rPr>
          <w:rFonts w:ascii="Times New Roman" w:hAnsi="Times New Roman" w:cs="Times New Roman"/>
          <w:b/>
          <w:caps/>
          <w:lang w:val="en-US" w:eastAsia="en-GB"/>
        </w:rPr>
      </w:pPr>
    </w:p>
    <w:p w14:paraId="22838CAD" w14:textId="77777777" w:rsidR="00267633" w:rsidRPr="00267633" w:rsidRDefault="00267633" w:rsidP="00267633">
      <w:pPr>
        <w:keepNext/>
        <w:keepLines/>
        <w:suppressAutoHyphens/>
        <w:spacing w:before="240" w:after="120" w:line="240" w:lineRule="auto"/>
        <w:jc w:val="center"/>
        <w:divId w:val="2116439976"/>
        <w:rPr>
          <w:rFonts w:ascii="Times New Roman" w:hAnsi="Times New Roman" w:cs="Times New Roman"/>
          <w:caps/>
          <w:sz w:val="22"/>
          <w:szCs w:val="22"/>
          <w:lang w:val="en-US" w:eastAsia="en-GB"/>
        </w:rPr>
      </w:pPr>
      <w:r w:rsidRPr="00267633">
        <w:rPr>
          <w:rFonts w:ascii="Times New Roman" w:hAnsi="Times New Roman" w:cs="Times New Roman"/>
          <w:caps/>
          <w:sz w:val="22"/>
          <w:szCs w:val="22"/>
          <w:lang w:val="en-US" w:eastAsia="en-GB"/>
        </w:rPr>
        <w:t>IN THE family justice COURTs OF THE REPUBLIC OF SINGAPORE</w:t>
      </w:r>
    </w:p>
    <w:p w14:paraId="2BB89C18" w14:textId="77777777" w:rsidR="00267633" w:rsidRPr="00267633" w:rsidRDefault="00267633" w:rsidP="00267633">
      <w:pPr>
        <w:spacing w:before="120" w:after="0" w:line="240" w:lineRule="auto"/>
        <w:divId w:val="2116439976"/>
        <w:rPr>
          <w:rFonts w:ascii="Times New Roman" w:hAnsi="Times New Roman" w:cs="Times New Roman"/>
          <w:sz w:val="22"/>
          <w:szCs w:val="22"/>
          <w:lang w:val="en-US" w:eastAsia="en-GB"/>
        </w:rPr>
      </w:pPr>
    </w:p>
    <w:p w14:paraId="644916FD"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r w:rsidRPr="00267633">
        <w:rPr>
          <w:rFonts w:ascii="Times New Roman" w:hAnsi="Times New Roman" w:cs="Times New Roman"/>
          <w:sz w:val="20"/>
          <w:szCs w:val="20"/>
          <w:lang w:val="en-US" w:eastAsia="zh-CN"/>
        </w:rPr>
        <w:t>OSF. No.</w:t>
      </w:r>
      <w:r w:rsidRPr="00267633">
        <w:rPr>
          <w:rFonts w:ascii="Times New Roman" w:hAnsi="Times New Roman" w:cs="Times New Roman"/>
          <w:sz w:val="20"/>
          <w:szCs w:val="20"/>
          <w:lang w:val="en-US" w:eastAsia="zh-CN"/>
        </w:rPr>
        <w:tab/>
        <w:t>)</w:t>
      </w:r>
    </w:p>
    <w:p w14:paraId="6303D2AE"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r w:rsidRPr="00267633">
        <w:rPr>
          <w:rFonts w:ascii="Times New Roman" w:hAnsi="Times New Roman" w:cs="Times New Roman"/>
          <w:sz w:val="20"/>
          <w:szCs w:val="20"/>
          <w:lang w:val="en-US" w:eastAsia="zh-CN"/>
        </w:rPr>
        <w:t xml:space="preserve">of </w:t>
      </w:r>
      <w:proofErr w:type="gramStart"/>
      <w:r w:rsidRPr="00267633">
        <w:rPr>
          <w:rFonts w:ascii="Times New Roman" w:hAnsi="Times New Roman" w:cs="Times New Roman"/>
          <w:sz w:val="20"/>
          <w:szCs w:val="20"/>
          <w:lang w:val="en-US" w:eastAsia="zh-CN"/>
        </w:rPr>
        <w:t xml:space="preserve">20  </w:t>
      </w:r>
      <w:r w:rsidRPr="00267633">
        <w:rPr>
          <w:rFonts w:ascii="Times New Roman" w:hAnsi="Times New Roman" w:cs="Times New Roman"/>
          <w:sz w:val="20"/>
          <w:szCs w:val="20"/>
          <w:lang w:val="en-US" w:eastAsia="zh-CN"/>
        </w:rPr>
        <w:tab/>
      </w:r>
      <w:proofErr w:type="gramEnd"/>
      <w:r w:rsidRPr="00267633">
        <w:rPr>
          <w:rFonts w:ascii="Times New Roman" w:hAnsi="Times New Roman" w:cs="Times New Roman"/>
          <w:sz w:val="20"/>
          <w:szCs w:val="20"/>
          <w:lang w:val="en-US" w:eastAsia="zh-CN"/>
        </w:rPr>
        <w:tab/>
        <w:t>)</w:t>
      </w:r>
    </w:p>
    <w:p w14:paraId="24B65732"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r w:rsidRPr="00267633">
        <w:rPr>
          <w:rFonts w:ascii="Times New Roman" w:hAnsi="Times New Roman" w:cs="Times New Roman"/>
          <w:sz w:val="20"/>
          <w:szCs w:val="20"/>
          <w:lang w:val="en-US" w:eastAsia="zh-CN"/>
        </w:rPr>
        <w:tab/>
      </w:r>
    </w:p>
    <w:p w14:paraId="023BE7EB" w14:textId="77777777" w:rsidR="00267633" w:rsidRPr="00267633" w:rsidRDefault="00267633" w:rsidP="00267633">
      <w:pPr>
        <w:spacing w:before="120" w:after="0" w:line="240" w:lineRule="auto"/>
        <w:divId w:val="2116439976"/>
        <w:rPr>
          <w:rFonts w:ascii="Times New Roman" w:hAnsi="Times New Roman" w:cs="Times New Roman"/>
          <w:sz w:val="22"/>
          <w:szCs w:val="22"/>
          <w:lang w:val="en-US" w:eastAsia="en-GB"/>
        </w:rPr>
      </w:pPr>
    </w:p>
    <w:p w14:paraId="4F3CD22D" w14:textId="77777777" w:rsidR="00267633" w:rsidRPr="00267633" w:rsidRDefault="00267633" w:rsidP="00267633">
      <w:pPr>
        <w:spacing w:before="0" w:after="0" w:line="240" w:lineRule="auto"/>
        <w:ind w:left="3600"/>
        <w:jc w:val="both"/>
        <w:divId w:val="2116439976"/>
        <w:rPr>
          <w:rFonts w:ascii="Times New Roman" w:hAnsi="Times New Roman" w:cs="Times New Roman"/>
          <w:snapToGrid w:val="0"/>
          <w:sz w:val="22"/>
          <w:szCs w:val="22"/>
          <w:lang w:val="en-US" w:eastAsia="zh-CN"/>
        </w:rPr>
      </w:pPr>
      <w:r w:rsidRPr="00267633">
        <w:rPr>
          <w:rFonts w:ascii="Times New Roman" w:hAnsi="Times New Roman" w:cs="Times New Roman"/>
          <w:snapToGrid w:val="0"/>
          <w:sz w:val="22"/>
          <w:szCs w:val="22"/>
          <w:lang w:val="en-US" w:eastAsia="zh-CN"/>
        </w:rPr>
        <w:t xml:space="preserve">In the Matter of Section 121D of the Women’s Charter (Chapter 353) </w:t>
      </w:r>
    </w:p>
    <w:p w14:paraId="6B57DDD7" w14:textId="77777777" w:rsidR="00267633" w:rsidRPr="00267633" w:rsidRDefault="00267633" w:rsidP="00267633">
      <w:pPr>
        <w:spacing w:before="0" w:after="0" w:line="240" w:lineRule="auto"/>
        <w:ind w:left="4320"/>
        <w:jc w:val="both"/>
        <w:divId w:val="2116439976"/>
        <w:rPr>
          <w:rFonts w:ascii="Times New Roman" w:hAnsi="Times New Roman" w:cs="Times New Roman"/>
          <w:snapToGrid w:val="0"/>
          <w:sz w:val="22"/>
          <w:szCs w:val="22"/>
          <w:lang w:val="en-US" w:eastAsia="zh-CN"/>
        </w:rPr>
      </w:pPr>
    </w:p>
    <w:p w14:paraId="24E67B9D" w14:textId="77777777" w:rsidR="00267633" w:rsidRPr="00267633" w:rsidRDefault="00267633" w:rsidP="00267633">
      <w:pPr>
        <w:spacing w:before="0" w:after="0" w:line="240" w:lineRule="auto"/>
        <w:ind w:left="1440"/>
        <w:jc w:val="both"/>
        <w:outlineLvl w:val="0"/>
        <w:divId w:val="2116439976"/>
        <w:rPr>
          <w:rFonts w:ascii="Times New Roman" w:hAnsi="Times New Roman" w:cs="Times New Roman"/>
          <w:snapToGrid w:val="0"/>
          <w:sz w:val="22"/>
          <w:szCs w:val="22"/>
          <w:lang w:val="en-US" w:eastAsia="zh-CN"/>
        </w:rPr>
      </w:pP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r>
    </w:p>
    <w:p w14:paraId="39210F47" w14:textId="77777777" w:rsidR="00267633" w:rsidRPr="00267633" w:rsidRDefault="00267633" w:rsidP="00267633">
      <w:pPr>
        <w:spacing w:before="0" w:after="0" w:line="240" w:lineRule="auto"/>
        <w:ind w:left="4320" w:firstLine="720"/>
        <w:jc w:val="both"/>
        <w:outlineLvl w:val="0"/>
        <w:divId w:val="2116439976"/>
        <w:rPr>
          <w:rFonts w:ascii="Times New Roman" w:hAnsi="Times New Roman" w:cs="Times New Roman"/>
          <w:snapToGrid w:val="0"/>
          <w:sz w:val="22"/>
          <w:szCs w:val="22"/>
          <w:vertAlign w:val="superscript"/>
          <w:lang w:val="en-US" w:eastAsia="zh-CN"/>
        </w:rPr>
      </w:pPr>
      <w:r w:rsidRPr="00267633">
        <w:rPr>
          <w:rFonts w:ascii="Times New Roman" w:hAnsi="Times New Roman" w:cs="Times New Roman"/>
          <w:snapToGrid w:val="0"/>
          <w:sz w:val="22"/>
          <w:szCs w:val="22"/>
          <w:lang w:val="en-US" w:eastAsia="zh-CN"/>
        </w:rPr>
        <w:t>Between</w:t>
      </w:r>
    </w:p>
    <w:p w14:paraId="4453D715" w14:textId="77777777" w:rsidR="00267633" w:rsidRPr="00267633" w:rsidRDefault="00267633" w:rsidP="00267633">
      <w:pPr>
        <w:spacing w:before="0" w:after="0" w:line="240" w:lineRule="auto"/>
        <w:ind w:left="1440"/>
        <w:jc w:val="both"/>
        <w:divId w:val="2116439976"/>
        <w:rPr>
          <w:rFonts w:ascii="Times New Roman" w:hAnsi="Times New Roman" w:cs="Times New Roman"/>
          <w:snapToGrid w:val="0"/>
          <w:sz w:val="22"/>
          <w:szCs w:val="22"/>
          <w:lang w:val="en-US" w:eastAsia="zh-CN"/>
        </w:rPr>
      </w:pPr>
    </w:p>
    <w:p w14:paraId="5F6F149F" w14:textId="77777777" w:rsidR="00267633" w:rsidRPr="00267633" w:rsidRDefault="00267633" w:rsidP="00267633">
      <w:pPr>
        <w:spacing w:before="0" w:after="0" w:line="240" w:lineRule="auto"/>
        <w:ind w:left="1440"/>
        <w:jc w:val="both"/>
        <w:divId w:val="2116439976"/>
        <w:rPr>
          <w:rFonts w:ascii="Times New Roman" w:hAnsi="Times New Roman" w:cs="Times New Roman"/>
          <w:snapToGrid w:val="0"/>
          <w:sz w:val="22"/>
          <w:szCs w:val="22"/>
          <w:lang w:val="en-US" w:eastAsia="zh-CN"/>
        </w:rPr>
      </w:pPr>
    </w:p>
    <w:p w14:paraId="4377095A" w14:textId="77777777" w:rsidR="00267633" w:rsidRPr="00267633" w:rsidRDefault="00267633" w:rsidP="00267633">
      <w:pPr>
        <w:spacing w:before="0" w:after="0" w:line="240" w:lineRule="auto"/>
        <w:ind w:left="1440"/>
        <w:jc w:val="both"/>
        <w:divId w:val="2116439976"/>
        <w:rPr>
          <w:rFonts w:ascii="Times New Roman" w:hAnsi="Times New Roman" w:cs="Times New Roman"/>
          <w:snapToGrid w:val="0"/>
          <w:sz w:val="22"/>
          <w:szCs w:val="22"/>
          <w:lang w:val="en-US" w:eastAsia="zh-CN"/>
        </w:rPr>
      </w:pP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t>(ID No.:</w:t>
      </w: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t>)</w:t>
      </w:r>
      <w:r w:rsidRPr="00267633">
        <w:rPr>
          <w:rFonts w:ascii="Times New Roman" w:hAnsi="Times New Roman" w:cs="Times New Roman"/>
          <w:snapToGrid w:val="0"/>
          <w:sz w:val="22"/>
          <w:szCs w:val="22"/>
          <w:lang w:val="en-US" w:eastAsia="zh-CN"/>
        </w:rPr>
        <w:tab/>
        <w:t xml:space="preserve">… Plaintiff </w:t>
      </w:r>
    </w:p>
    <w:p w14:paraId="48AEA99F" w14:textId="77777777" w:rsidR="00267633" w:rsidRPr="00267633" w:rsidRDefault="00267633" w:rsidP="00267633">
      <w:pPr>
        <w:spacing w:before="0" w:after="0" w:line="240" w:lineRule="auto"/>
        <w:ind w:left="1440"/>
        <w:jc w:val="both"/>
        <w:divId w:val="2116439976"/>
        <w:rPr>
          <w:rFonts w:ascii="Times New Roman" w:hAnsi="Times New Roman" w:cs="Times New Roman"/>
          <w:snapToGrid w:val="0"/>
          <w:sz w:val="22"/>
          <w:szCs w:val="22"/>
          <w:lang w:val="en-US" w:eastAsia="zh-CN"/>
        </w:rPr>
      </w:pPr>
    </w:p>
    <w:p w14:paraId="6FAE1020" w14:textId="77777777" w:rsidR="00267633" w:rsidRPr="00267633" w:rsidRDefault="00267633" w:rsidP="00267633">
      <w:pPr>
        <w:spacing w:before="0" w:after="0" w:line="240" w:lineRule="auto"/>
        <w:ind w:left="4320" w:firstLine="720"/>
        <w:jc w:val="both"/>
        <w:outlineLvl w:val="0"/>
        <w:divId w:val="2116439976"/>
        <w:rPr>
          <w:rFonts w:ascii="Times New Roman" w:hAnsi="Times New Roman" w:cs="Times New Roman"/>
          <w:snapToGrid w:val="0"/>
          <w:sz w:val="22"/>
          <w:szCs w:val="22"/>
          <w:lang w:val="en-US" w:eastAsia="zh-CN"/>
        </w:rPr>
      </w:pPr>
      <w:r w:rsidRPr="00267633">
        <w:rPr>
          <w:rFonts w:ascii="Times New Roman" w:hAnsi="Times New Roman" w:cs="Times New Roman"/>
          <w:snapToGrid w:val="0"/>
          <w:sz w:val="22"/>
          <w:szCs w:val="22"/>
          <w:lang w:val="en-US" w:eastAsia="zh-CN"/>
        </w:rPr>
        <w:t>And</w:t>
      </w:r>
      <w:r w:rsidRPr="00267633">
        <w:rPr>
          <w:rFonts w:ascii="Times New Roman" w:hAnsi="Times New Roman" w:cs="Times New Roman"/>
          <w:snapToGrid w:val="0"/>
          <w:sz w:val="22"/>
          <w:szCs w:val="22"/>
          <w:lang w:val="en-US" w:eastAsia="zh-CN"/>
        </w:rPr>
        <w:tab/>
      </w:r>
    </w:p>
    <w:p w14:paraId="03AD93E4" w14:textId="77777777" w:rsidR="00267633" w:rsidRPr="00267633" w:rsidRDefault="00267633" w:rsidP="00267633">
      <w:pPr>
        <w:spacing w:before="0" w:after="0" w:line="240" w:lineRule="auto"/>
        <w:ind w:left="1440"/>
        <w:jc w:val="both"/>
        <w:divId w:val="2116439976"/>
        <w:rPr>
          <w:rFonts w:ascii="Times New Roman" w:hAnsi="Times New Roman" w:cs="Times New Roman"/>
          <w:snapToGrid w:val="0"/>
          <w:sz w:val="22"/>
          <w:szCs w:val="22"/>
          <w:lang w:val="en-US" w:eastAsia="zh-CN"/>
        </w:rPr>
      </w:pPr>
    </w:p>
    <w:p w14:paraId="350F3379" w14:textId="77777777" w:rsidR="00267633" w:rsidRPr="00267633" w:rsidRDefault="00267633" w:rsidP="00267633">
      <w:pPr>
        <w:spacing w:before="0" w:after="0" w:line="240" w:lineRule="auto"/>
        <w:ind w:right="29"/>
        <w:divId w:val="2116439976"/>
        <w:rPr>
          <w:rFonts w:ascii="Times New Roman" w:hAnsi="Times New Roman" w:cs="Times New Roman"/>
          <w:sz w:val="20"/>
          <w:szCs w:val="20"/>
          <w:lang w:val="en-US" w:eastAsia="zh-CN"/>
        </w:rPr>
      </w:pPr>
    </w:p>
    <w:p w14:paraId="233671CA" w14:textId="77777777" w:rsidR="00267633" w:rsidRPr="00267633" w:rsidRDefault="00267633" w:rsidP="00267633">
      <w:pPr>
        <w:spacing w:before="0" w:after="0" w:line="240" w:lineRule="auto"/>
        <w:ind w:right="29"/>
        <w:divId w:val="2116439976"/>
        <w:rPr>
          <w:rFonts w:ascii="Times New Roman" w:hAnsi="Times New Roman" w:cs="Times New Roman"/>
          <w:sz w:val="20"/>
          <w:szCs w:val="20"/>
          <w:lang w:val="en-US" w:eastAsia="zh-CN"/>
        </w:rPr>
      </w:pPr>
      <w:r w:rsidRPr="00267633">
        <w:rPr>
          <w:rFonts w:ascii="Times New Roman" w:hAnsi="Times New Roman" w:cs="Times New Roman"/>
          <w:sz w:val="20"/>
          <w:szCs w:val="20"/>
          <w:lang w:val="en-US" w:eastAsia="zh-CN"/>
        </w:rPr>
        <w:tab/>
      </w:r>
      <w:r w:rsidRPr="00267633">
        <w:rPr>
          <w:rFonts w:ascii="Times New Roman" w:hAnsi="Times New Roman" w:cs="Times New Roman"/>
          <w:sz w:val="20"/>
          <w:szCs w:val="20"/>
          <w:lang w:val="en-US" w:eastAsia="zh-CN"/>
        </w:rPr>
        <w:tab/>
      </w:r>
      <w:r w:rsidRPr="00267633">
        <w:rPr>
          <w:rFonts w:ascii="Times New Roman" w:hAnsi="Times New Roman" w:cs="Times New Roman"/>
          <w:sz w:val="20"/>
          <w:szCs w:val="20"/>
          <w:lang w:val="en-US" w:eastAsia="zh-CN"/>
        </w:rPr>
        <w:tab/>
      </w:r>
      <w:r w:rsidRPr="00267633">
        <w:rPr>
          <w:rFonts w:ascii="Times New Roman" w:hAnsi="Times New Roman" w:cs="Times New Roman"/>
          <w:sz w:val="20"/>
          <w:szCs w:val="20"/>
          <w:lang w:val="en-US" w:eastAsia="zh-CN"/>
        </w:rPr>
        <w:tab/>
      </w:r>
      <w:r w:rsidRPr="00267633">
        <w:rPr>
          <w:rFonts w:ascii="Times New Roman" w:hAnsi="Times New Roman" w:cs="Times New Roman"/>
          <w:sz w:val="20"/>
          <w:szCs w:val="20"/>
          <w:lang w:val="en-US" w:eastAsia="zh-CN"/>
        </w:rPr>
        <w:tab/>
        <w:t>(ID No.:</w:t>
      </w:r>
      <w:r w:rsidRPr="00267633">
        <w:rPr>
          <w:rFonts w:ascii="Times New Roman" w:hAnsi="Times New Roman" w:cs="Times New Roman"/>
          <w:sz w:val="20"/>
          <w:szCs w:val="20"/>
          <w:lang w:val="en-US" w:eastAsia="zh-CN"/>
        </w:rPr>
        <w:tab/>
      </w:r>
      <w:r w:rsidRPr="00267633">
        <w:rPr>
          <w:rFonts w:ascii="Times New Roman" w:hAnsi="Times New Roman" w:cs="Times New Roman"/>
          <w:sz w:val="20"/>
          <w:szCs w:val="20"/>
          <w:lang w:val="en-US" w:eastAsia="zh-CN"/>
        </w:rPr>
        <w:tab/>
      </w:r>
      <w:r w:rsidRPr="00267633">
        <w:rPr>
          <w:rFonts w:ascii="Times New Roman" w:hAnsi="Times New Roman" w:cs="Times New Roman"/>
          <w:sz w:val="20"/>
          <w:szCs w:val="20"/>
          <w:lang w:val="en-US" w:eastAsia="zh-CN"/>
        </w:rPr>
        <w:tab/>
        <w:t xml:space="preserve">) </w:t>
      </w:r>
      <w:r w:rsidRPr="00267633">
        <w:rPr>
          <w:rFonts w:ascii="Times New Roman" w:hAnsi="Times New Roman" w:cs="Times New Roman"/>
          <w:sz w:val="20"/>
          <w:szCs w:val="20"/>
          <w:lang w:val="en-US" w:eastAsia="zh-CN"/>
        </w:rPr>
        <w:tab/>
        <w:t>… Defendant</w:t>
      </w:r>
    </w:p>
    <w:p w14:paraId="7AB81B23" w14:textId="77777777" w:rsidR="00267633" w:rsidRPr="00267633" w:rsidRDefault="00267633" w:rsidP="00267633">
      <w:pPr>
        <w:keepNext/>
        <w:keepLines/>
        <w:suppressAutoHyphens/>
        <w:spacing w:before="240" w:after="120" w:line="240" w:lineRule="auto"/>
        <w:jc w:val="center"/>
        <w:outlineLvl w:val="0"/>
        <w:divId w:val="2116439976"/>
        <w:rPr>
          <w:rFonts w:ascii="Times New Roman" w:hAnsi="Times New Roman" w:cs="Times New Roman"/>
          <w:caps/>
          <w:sz w:val="22"/>
          <w:szCs w:val="22"/>
          <w:lang w:val="en-US" w:eastAsia="en-GB"/>
        </w:rPr>
      </w:pPr>
    </w:p>
    <w:p w14:paraId="03F5F5DF" w14:textId="77777777" w:rsidR="00267633" w:rsidRPr="00267633" w:rsidRDefault="00267633" w:rsidP="00267633">
      <w:pPr>
        <w:keepNext/>
        <w:keepLines/>
        <w:suppressAutoHyphens/>
        <w:spacing w:before="240" w:after="120" w:line="240" w:lineRule="auto"/>
        <w:jc w:val="center"/>
        <w:outlineLvl w:val="0"/>
        <w:divId w:val="2116439976"/>
        <w:rPr>
          <w:rFonts w:ascii="Times New Roman" w:hAnsi="Times New Roman" w:cs="Times New Roman"/>
          <w:caps/>
          <w:sz w:val="22"/>
          <w:szCs w:val="22"/>
          <w:lang w:val="en-US" w:eastAsia="en-GB"/>
        </w:rPr>
      </w:pPr>
      <w:r w:rsidRPr="00267633">
        <w:rPr>
          <w:rFonts w:ascii="Times New Roman" w:hAnsi="Times New Roman" w:cs="Times New Roman"/>
          <w:caps/>
          <w:sz w:val="22"/>
          <w:szCs w:val="22"/>
          <w:lang w:val="en-US" w:eastAsia="en-GB"/>
        </w:rPr>
        <w:t>affidavit</w:t>
      </w:r>
    </w:p>
    <w:p w14:paraId="0DE60BB6" w14:textId="77777777" w:rsidR="00267633" w:rsidRPr="00267633" w:rsidRDefault="00267633" w:rsidP="00267633">
      <w:pPr>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 xml:space="preserve">I, (Name of deponent), of (address of deponent), do make oath (or </w:t>
      </w:r>
      <w:proofErr w:type="gramStart"/>
      <w:r w:rsidRPr="00267633">
        <w:rPr>
          <w:rFonts w:ascii="Times New Roman" w:hAnsi="Times New Roman" w:cs="Times New Roman"/>
          <w:sz w:val="22"/>
          <w:szCs w:val="22"/>
          <w:lang w:val="en-US" w:eastAsia="en-GB"/>
        </w:rPr>
        <w:t>affirm)*</w:t>
      </w:r>
      <w:proofErr w:type="gramEnd"/>
      <w:r w:rsidRPr="00267633">
        <w:rPr>
          <w:rFonts w:ascii="Times New Roman" w:hAnsi="Times New Roman" w:cs="Times New Roman"/>
          <w:sz w:val="22"/>
          <w:szCs w:val="22"/>
          <w:lang w:val="en-US" w:eastAsia="en-GB"/>
        </w:rPr>
        <w:t xml:space="preserve"> and say as follows:</w:t>
      </w:r>
    </w:p>
    <w:p w14:paraId="4D5BF239" w14:textId="77777777" w:rsidR="00267633" w:rsidRPr="00267633" w:rsidRDefault="00267633" w:rsidP="006172E9">
      <w:pPr>
        <w:numPr>
          <w:ilvl w:val="0"/>
          <w:numId w:val="95"/>
        </w:numPr>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I am the Plaintiff and I make this affidavit in support of my application for leave to file an application for financial relief under Section 121B of the Women’s Charter.</w:t>
      </w:r>
    </w:p>
    <w:p w14:paraId="5B685BE2" w14:textId="77777777" w:rsidR="00267633" w:rsidRPr="00267633" w:rsidRDefault="00267633" w:rsidP="00267633">
      <w:pPr>
        <w:spacing w:before="120" w:after="0" w:line="240" w:lineRule="auto"/>
        <w:ind w:left="720"/>
        <w:jc w:val="both"/>
        <w:divId w:val="2116439976"/>
        <w:rPr>
          <w:rFonts w:ascii="Times New Roman" w:hAnsi="Times New Roman" w:cs="Times New Roman"/>
          <w:sz w:val="22"/>
          <w:szCs w:val="22"/>
          <w:lang w:val="en-US" w:eastAsia="en-GB"/>
        </w:rPr>
      </w:pPr>
    </w:p>
    <w:p w14:paraId="4D99CB83" w14:textId="77777777" w:rsidR="00267633" w:rsidRPr="00267633" w:rsidRDefault="00267633" w:rsidP="00267633">
      <w:pPr>
        <w:spacing w:before="120" w:after="0" w:line="240" w:lineRule="auto"/>
        <w:ind w:left="426" w:hanging="426"/>
        <w:jc w:val="both"/>
        <w:divId w:val="2116439976"/>
        <w:rPr>
          <w:rFonts w:ascii="Times New Roman" w:hAnsi="Times New Roman" w:cs="Times New Roman"/>
          <w:i/>
          <w:sz w:val="22"/>
          <w:szCs w:val="22"/>
          <w:lang w:val="en-US" w:eastAsia="en-GB"/>
        </w:rPr>
      </w:pPr>
      <w:r w:rsidRPr="00267633">
        <w:rPr>
          <w:rFonts w:ascii="Times New Roman" w:hAnsi="Times New Roman" w:cs="Times New Roman"/>
          <w:i/>
          <w:sz w:val="22"/>
          <w:szCs w:val="22"/>
          <w:lang w:val="en-US" w:eastAsia="en-GB"/>
        </w:rPr>
        <w:t>Parties’ particulars (including details of marriage)</w:t>
      </w:r>
    </w:p>
    <w:p w14:paraId="20213556" w14:textId="77777777" w:rsidR="00267633" w:rsidRPr="00267633" w:rsidRDefault="00267633" w:rsidP="006172E9">
      <w:pPr>
        <w:numPr>
          <w:ilvl w:val="0"/>
          <w:numId w:val="95"/>
        </w:numPr>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(Please provide parties’ particulars and details of their marriage, including date and place of marriage).</w:t>
      </w:r>
    </w:p>
    <w:p w14:paraId="3507E86E" w14:textId="77777777" w:rsidR="00267633" w:rsidRPr="00267633" w:rsidRDefault="00267633" w:rsidP="00267633">
      <w:pPr>
        <w:spacing w:before="120" w:after="0" w:line="240" w:lineRule="auto"/>
        <w:ind w:left="426" w:hanging="426"/>
        <w:jc w:val="both"/>
        <w:divId w:val="2116439976"/>
        <w:rPr>
          <w:rFonts w:ascii="Times New Roman" w:hAnsi="Times New Roman" w:cs="Times New Roman"/>
          <w:i/>
          <w:sz w:val="22"/>
          <w:szCs w:val="22"/>
          <w:lang w:val="en-US" w:eastAsia="en-GB"/>
        </w:rPr>
      </w:pPr>
    </w:p>
    <w:p w14:paraId="0B6C82AE" w14:textId="77777777" w:rsidR="00267633" w:rsidRPr="00267633" w:rsidRDefault="00267633" w:rsidP="00267633">
      <w:pPr>
        <w:spacing w:before="120" w:after="0" w:line="240" w:lineRule="auto"/>
        <w:ind w:left="426" w:hanging="426"/>
        <w:jc w:val="both"/>
        <w:divId w:val="2116439976"/>
        <w:rPr>
          <w:rFonts w:ascii="Times New Roman" w:hAnsi="Times New Roman" w:cs="Times New Roman"/>
          <w:i/>
          <w:sz w:val="22"/>
          <w:szCs w:val="22"/>
          <w:lang w:val="en-US" w:eastAsia="en-GB"/>
        </w:rPr>
      </w:pPr>
      <w:proofErr w:type="gramStart"/>
      <w:r w:rsidRPr="00267633">
        <w:rPr>
          <w:rFonts w:ascii="Times New Roman" w:hAnsi="Times New Roman" w:cs="Times New Roman"/>
          <w:i/>
          <w:sz w:val="22"/>
          <w:szCs w:val="22"/>
          <w:lang w:val="en-US" w:eastAsia="en-GB"/>
        </w:rPr>
        <w:t>Particulars relating</w:t>
      </w:r>
      <w:proofErr w:type="gramEnd"/>
      <w:r w:rsidRPr="00267633">
        <w:rPr>
          <w:rFonts w:ascii="Times New Roman" w:hAnsi="Times New Roman" w:cs="Times New Roman"/>
          <w:i/>
          <w:sz w:val="22"/>
          <w:szCs w:val="22"/>
          <w:lang w:val="en-US" w:eastAsia="en-GB"/>
        </w:rPr>
        <w:t xml:space="preserve"> to divorce, annulment or judicial separation</w:t>
      </w:r>
    </w:p>
    <w:p w14:paraId="5CDE01F6" w14:textId="77777777" w:rsidR="00267633" w:rsidRPr="00267633" w:rsidRDefault="00267633" w:rsidP="006172E9">
      <w:pPr>
        <w:numPr>
          <w:ilvl w:val="0"/>
          <w:numId w:val="95"/>
        </w:numPr>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 xml:space="preserve">(Please provide particulars relating to the divorce, annulment or judicial separation and evidence that the divorce, </w:t>
      </w:r>
      <w:proofErr w:type="gramStart"/>
      <w:r w:rsidRPr="00267633">
        <w:rPr>
          <w:rFonts w:ascii="Times New Roman" w:hAnsi="Times New Roman" w:cs="Times New Roman"/>
          <w:sz w:val="22"/>
          <w:szCs w:val="22"/>
          <w:lang w:val="en-US" w:eastAsia="en-GB"/>
        </w:rPr>
        <w:t>annulment</w:t>
      </w:r>
      <w:proofErr w:type="gramEnd"/>
      <w:r w:rsidRPr="00267633">
        <w:rPr>
          <w:rFonts w:ascii="Times New Roman" w:hAnsi="Times New Roman" w:cs="Times New Roman"/>
          <w:sz w:val="22"/>
          <w:szCs w:val="22"/>
          <w:lang w:val="en-US" w:eastAsia="en-GB"/>
        </w:rPr>
        <w:t xml:space="preserve"> or judicial separation is </w:t>
      </w:r>
      <w:proofErr w:type="spellStart"/>
      <w:r w:rsidRPr="00267633">
        <w:rPr>
          <w:rFonts w:ascii="Times New Roman" w:hAnsi="Times New Roman" w:cs="Times New Roman"/>
          <w:sz w:val="22"/>
          <w:szCs w:val="22"/>
          <w:lang w:val="en-US" w:eastAsia="en-GB"/>
        </w:rPr>
        <w:t>recognised</w:t>
      </w:r>
      <w:proofErr w:type="spellEnd"/>
      <w:r w:rsidRPr="00267633">
        <w:rPr>
          <w:rFonts w:ascii="Times New Roman" w:hAnsi="Times New Roman" w:cs="Times New Roman"/>
          <w:sz w:val="22"/>
          <w:szCs w:val="22"/>
          <w:lang w:val="en-US" w:eastAsia="en-GB"/>
        </w:rPr>
        <w:t xml:space="preserve"> as valid in Singapore under Singapore law).</w:t>
      </w:r>
    </w:p>
    <w:p w14:paraId="4BFE0F69" w14:textId="77777777" w:rsidR="00267633" w:rsidRPr="00267633" w:rsidRDefault="00267633" w:rsidP="00267633">
      <w:pPr>
        <w:spacing w:before="120" w:after="0" w:line="240" w:lineRule="auto"/>
        <w:ind w:left="720"/>
        <w:jc w:val="both"/>
        <w:divId w:val="2116439976"/>
        <w:rPr>
          <w:rFonts w:ascii="Times New Roman" w:hAnsi="Times New Roman" w:cs="Times New Roman"/>
          <w:sz w:val="22"/>
          <w:szCs w:val="22"/>
          <w:lang w:val="en-US" w:eastAsia="en-GB"/>
        </w:rPr>
      </w:pPr>
    </w:p>
    <w:p w14:paraId="6CA20F33" w14:textId="77777777" w:rsidR="00267633" w:rsidRPr="00267633" w:rsidRDefault="00267633" w:rsidP="00267633">
      <w:pPr>
        <w:keepNext/>
        <w:spacing w:before="120" w:after="0" w:line="240" w:lineRule="auto"/>
        <w:ind w:left="426" w:hanging="426"/>
        <w:jc w:val="both"/>
        <w:divId w:val="2116439976"/>
        <w:rPr>
          <w:rFonts w:ascii="Times New Roman" w:hAnsi="Times New Roman" w:cs="Times New Roman"/>
          <w:i/>
          <w:sz w:val="22"/>
          <w:szCs w:val="22"/>
          <w:lang w:val="en-US" w:eastAsia="en-GB"/>
        </w:rPr>
      </w:pPr>
      <w:proofErr w:type="gramStart"/>
      <w:r w:rsidRPr="00267633">
        <w:rPr>
          <w:rFonts w:ascii="Times New Roman" w:hAnsi="Times New Roman" w:cs="Times New Roman"/>
          <w:i/>
          <w:sz w:val="22"/>
          <w:szCs w:val="22"/>
          <w:lang w:val="en-US" w:eastAsia="en-GB"/>
        </w:rPr>
        <w:t>Particulars of</w:t>
      </w:r>
      <w:proofErr w:type="gramEnd"/>
      <w:r w:rsidRPr="00267633">
        <w:rPr>
          <w:rFonts w:ascii="Times New Roman" w:hAnsi="Times New Roman" w:cs="Times New Roman"/>
          <w:i/>
          <w:sz w:val="22"/>
          <w:szCs w:val="22"/>
          <w:lang w:val="en-US" w:eastAsia="en-GB"/>
        </w:rPr>
        <w:t xml:space="preserve"> children (if any)</w:t>
      </w:r>
    </w:p>
    <w:p w14:paraId="202E127D" w14:textId="77777777" w:rsidR="00267633" w:rsidRPr="00267633" w:rsidRDefault="00267633" w:rsidP="006172E9">
      <w:pPr>
        <w:keepNext/>
        <w:numPr>
          <w:ilvl w:val="0"/>
          <w:numId w:val="95"/>
        </w:numPr>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(Please provide particulars of children including age, gender, and whether children are schooling or working).</w:t>
      </w:r>
    </w:p>
    <w:p w14:paraId="2287FBBC" w14:textId="77777777" w:rsidR="00267633" w:rsidRPr="00267633" w:rsidRDefault="00267633" w:rsidP="00267633">
      <w:pPr>
        <w:spacing w:before="120" w:after="0" w:line="240" w:lineRule="auto"/>
        <w:ind w:left="720"/>
        <w:jc w:val="both"/>
        <w:divId w:val="2116439976"/>
        <w:rPr>
          <w:rFonts w:ascii="Times New Roman" w:hAnsi="Times New Roman" w:cs="Times New Roman"/>
          <w:sz w:val="22"/>
          <w:szCs w:val="22"/>
          <w:lang w:val="en-US" w:eastAsia="en-GB"/>
        </w:rPr>
      </w:pPr>
    </w:p>
    <w:p w14:paraId="55D12939" w14:textId="77777777" w:rsidR="00267633" w:rsidRPr="00267633" w:rsidRDefault="00267633" w:rsidP="00267633">
      <w:pPr>
        <w:spacing w:before="120" w:after="0" w:line="240" w:lineRule="auto"/>
        <w:ind w:left="360" w:hanging="360"/>
        <w:jc w:val="both"/>
        <w:divId w:val="2116439976"/>
        <w:rPr>
          <w:rFonts w:ascii="Times New Roman" w:hAnsi="Times New Roman" w:cs="Times New Roman"/>
          <w:i/>
          <w:sz w:val="22"/>
          <w:szCs w:val="22"/>
          <w:lang w:val="en-US" w:eastAsia="en-GB"/>
        </w:rPr>
      </w:pPr>
      <w:r w:rsidRPr="00267633">
        <w:rPr>
          <w:rFonts w:ascii="Times New Roman" w:hAnsi="Times New Roman" w:cs="Times New Roman"/>
          <w:i/>
          <w:sz w:val="22"/>
          <w:szCs w:val="22"/>
          <w:lang w:val="en-US" w:eastAsia="en-GB"/>
        </w:rPr>
        <w:lastRenderedPageBreak/>
        <w:t>Grounds on which the Court has jurisdiction to hear the application</w:t>
      </w:r>
    </w:p>
    <w:p w14:paraId="542745F3" w14:textId="77777777" w:rsidR="00267633" w:rsidRPr="00267633" w:rsidRDefault="00267633" w:rsidP="006172E9">
      <w:pPr>
        <w:numPr>
          <w:ilvl w:val="0"/>
          <w:numId w:val="95"/>
        </w:numPr>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(Please state which of the parties was domiciled in Singapore on the date of this application or which of the parties was domiciled in Singapore on the date the divorce, annulment or judicial separation was granted in the foreign country. Alternatively, which of the parties was habitually resident in Singapore for a continuous period of 1 year immediately preceding the date of filing this application or was resident in Singapore for a continuous period of 1 year immediately preceding the date on which the foreign divorce, annulment or judicial separation was granted.)</w:t>
      </w:r>
    </w:p>
    <w:p w14:paraId="01B357BE" w14:textId="77777777" w:rsidR="00267633" w:rsidRPr="00267633" w:rsidRDefault="00267633" w:rsidP="00267633">
      <w:pPr>
        <w:spacing w:before="120" w:after="0" w:line="240" w:lineRule="auto"/>
        <w:ind w:left="709" w:hanging="709"/>
        <w:jc w:val="both"/>
        <w:divId w:val="2116439976"/>
        <w:rPr>
          <w:rFonts w:ascii="Times New Roman" w:hAnsi="Times New Roman" w:cs="Times New Roman"/>
          <w:i/>
          <w:sz w:val="22"/>
          <w:szCs w:val="22"/>
          <w:lang w:val="en-US" w:eastAsia="en-GB"/>
        </w:rPr>
      </w:pPr>
    </w:p>
    <w:p w14:paraId="5839CD0B" w14:textId="77777777" w:rsidR="00267633" w:rsidRPr="00267633" w:rsidRDefault="00267633" w:rsidP="00267633">
      <w:pPr>
        <w:spacing w:before="120" w:after="0" w:line="240" w:lineRule="auto"/>
        <w:ind w:left="709" w:hanging="709"/>
        <w:jc w:val="both"/>
        <w:divId w:val="2116439976"/>
        <w:rPr>
          <w:rFonts w:ascii="Times New Roman" w:hAnsi="Times New Roman" w:cs="Times New Roman"/>
          <w:i/>
          <w:sz w:val="22"/>
          <w:szCs w:val="22"/>
          <w:lang w:val="en-US" w:eastAsia="en-GB"/>
        </w:rPr>
      </w:pPr>
      <w:r w:rsidRPr="00267633">
        <w:rPr>
          <w:rFonts w:ascii="Times New Roman" w:hAnsi="Times New Roman" w:cs="Times New Roman"/>
          <w:i/>
          <w:sz w:val="22"/>
          <w:szCs w:val="22"/>
          <w:lang w:val="en-US" w:eastAsia="en-GB"/>
        </w:rPr>
        <w:t>Foreign orders made and financial relief received by plaintiff and children</w:t>
      </w:r>
    </w:p>
    <w:p w14:paraId="3C7C019B" w14:textId="77777777" w:rsidR="00267633" w:rsidRPr="00267633" w:rsidRDefault="00267633" w:rsidP="006172E9">
      <w:pPr>
        <w:numPr>
          <w:ilvl w:val="0"/>
          <w:numId w:val="95"/>
        </w:numPr>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(Please state if there are any orders or agreements relating to financial relief made in relation to the foreign divorce, annulment or judicial separation and the details of the orders or agreements).</w:t>
      </w:r>
    </w:p>
    <w:p w14:paraId="7C566348" w14:textId="77777777" w:rsidR="00267633" w:rsidRPr="00267633" w:rsidRDefault="00267633" w:rsidP="006172E9">
      <w:pPr>
        <w:numPr>
          <w:ilvl w:val="0"/>
          <w:numId w:val="95"/>
        </w:numPr>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(Please state the extent to which the order or agreement has been complied with by the defendant).</w:t>
      </w:r>
    </w:p>
    <w:p w14:paraId="192BC868" w14:textId="77777777" w:rsidR="00267633" w:rsidRPr="00267633" w:rsidRDefault="00267633" w:rsidP="006172E9">
      <w:pPr>
        <w:numPr>
          <w:ilvl w:val="0"/>
          <w:numId w:val="95"/>
        </w:numPr>
        <w:autoSpaceDE w:val="0"/>
        <w:autoSpaceDN w:val="0"/>
        <w:adjustRightInd w:val="0"/>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(Please state if the plaintiff or a child of the marriage has received or is likely to receive any financial benefit in consequence of the divorce, annulment or judicial separation, by virtue of any agreement or the operation of the law of a foreign country and the details of the financial benefit)</w:t>
      </w:r>
    </w:p>
    <w:p w14:paraId="3FB3EC03" w14:textId="77777777" w:rsidR="00267633" w:rsidRPr="00267633" w:rsidRDefault="00267633" w:rsidP="00267633">
      <w:pPr>
        <w:autoSpaceDE w:val="0"/>
        <w:autoSpaceDN w:val="0"/>
        <w:adjustRightInd w:val="0"/>
        <w:spacing w:before="0" w:after="0" w:line="240" w:lineRule="auto"/>
        <w:ind w:left="426" w:hanging="426"/>
        <w:jc w:val="both"/>
        <w:divId w:val="2116439976"/>
        <w:rPr>
          <w:rFonts w:ascii="Times New Roman" w:hAnsi="Times New Roman" w:cs="Times New Roman"/>
          <w:sz w:val="22"/>
          <w:szCs w:val="22"/>
          <w:lang w:val="en-US" w:eastAsia="en-GB"/>
        </w:rPr>
      </w:pPr>
    </w:p>
    <w:p w14:paraId="74720BB3" w14:textId="77777777" w:rsidR="00267633" w:rsidRPr="00267633" w:rsidRDefault="00267633" w:rsidP="00267633">
      <w:pPr>
        <w:autoSpaceDE w:val="0"/>
        <w:autoSpaceDN w:val="0"/>
        <w:adjustRightInd w:val="0"/>
        <w:spacing w:before="0" w:after="0" w:line="240" w:lineRule="auto"/>
        <w:ind w:left="709" w:hanging="709"/>
        <w:jc w:val="both"/>
        <w:divId w:val="2116439976"/>
        <w:rPr>
          <w:rFonts w:ascii="Times New Roman" w:hAnsi="Times New Roman" w:cs="Times New Roman"/>
          <w:i/>
          <w:sz w:val="22"/>
          <w:szCs w:val="22"/>
          <w:lang w:val="en-US" w:eastAsia="en-GB"/>
        </w:rPr>
      </w:pPr>
    </w:p>
    <w:p w14:paraId="5637BF59" w14:textId="77777777" w:rsidR="00267633" w:rsidRPr="00267633" w:rsidRDefault="00267633" w:rsidP="00267633">
      <w:pPr>
        <w:autoSpaceDE w:val="0"/>
        <w:autoSpaceDN w:val="0"/>
        <w:adjustRightInd w:val="0"/>
        <w:spacing w:before="0" w:after="0" w:line="240" w:lineRule="auto"/>
        <w:ind w:left="709" w:hanging="709"/>
        <w:jc w:val="both"/>
        <w:divId w:val="2116439976"/>
        <w:rPr>
          <w:rFonts w:ascii="Times New Roman" w:hAnsi="Times New Roman" w:cs="Times New Roman"/>
          <w:i/>
          <w:sz w:val="22"/>
          <w:szCs w:val="22"/>
          <w:lang w:val="en-US" w:eastAsia="en-GB"/>
        </w:rPr>
      </w:pPr>
      <w:r w:rsidRPr="00267633">
        <w:rPr>
          <w:rFonts w:ascii="Times New Roman" w:hAnsi="Times New Roman" w:cs="Times New Roman"/>
          <w:i/>
          <w:sz w:val="22"/>
          <w:szCs w:val="22"/>
          <w:lang w:val="en-US" w:eastAsia="en-GB"/>
        </w:rPr>
        <w:t>Financial relief which had not been dealt with by the foreign order</w:t>
      </w:r>
    </w:p>
    <w:p w14:paraId="33B493C6" w14:textId="77777777" w:rsidR="00267633" w:rsidRPr="00267633" w:rsidRDefault="00267633" w:rsidP="006172E9">
      <w:pPr>
        <w:numPr>
          <w:ilvl w:val="0"/>
          <w:numId w:val="95"/>
        </w:numPr>
        <w:autoSpaceDE w:val="0"/>
        <w:autoSpaceDN w:val="0"/>
        <w:adjustRightInd w:val="0"/>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(Please state if there are any rights of the plaintiff which has been omitted in the foreign order and the reason for the omission.)</w:t>
      </w:r>
    </w:p>
    <w:p w14:paraId="3195CF9F" w14:textId="77777777" w:rsidR="00267633" w:rsidRPr="00267633" w:rsidRDefault="00267633" w:rsidP="006172E9">
      <w:pPr>
        <w:numPr>
          <w:ilvl w:val="0"/>
          <w:numId w:val="95"/>
        </w:numPr>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 xml:space="preserve">(Please state the availability in Singapore of any matrimonial asset in respect of which an order under section 121G of the Women’s Charter in </w:t>
      </w:r>
      <w:proofErr w:type="spellStart"/>
      <w:r w:rsidRPr="00267633">
        <w:rPr>
          <w:rFonts w:ascii="Times New Roman" w:hAnsi="Times New Roman" w:cs="Times New Roman"/>
          <w:sz w:val="22"/>
          <w:szCs w:val="22"/>
          <w:lang w:val="en-US" w:eastAsia="en-GB"/>
        </w:rPr>
        <w:t>favour</w:t>
      </w:r>
      <w:proofErr w:type="spellEnd"/>
      <w:r w:rsidRPr="00267633">
        <w:rPr>
          <w:rFonts w:ascii="Times New Roman" w:hAnsi="Times New Roman" w:cs="Times New Roman"/>
          <w:sz w:val="22"/>
          <w:szCs w:val="22"/>
          <w:lang w:val="en-US" w:eastAsia="en-GB"/>
        </w:rPr>
        <w:t xml:space="preserve"> of the applicant could be made).  </w:t>
      </w:r>
    </w:p>
    <w:p w14:paraId="5B4AE58B" w14:textId="77777777" w:rsidR="00267633" w:rsidRPr="00267633" w:rsidRDefault="00267633" w:rsidP="00267633">
      <w:pPr>
        <w:autoSpaceDE w:val="0"/>
        <w:autoSpaceDN w:val="0"/>
        <w:adjustRightInd w:val="0"/>
        <w:spacing w:before="0" w:after="0" w:line="240" w:lineRule="auto"/>
        <w:ind w:left="426"/>
        <w:divId w:val="2116439976"/>
        <w:rPr>
          <w:rFonts w:ascii="Times New Roman" w:hAnsi="Times New Roman" w:cs="Times New Roman"/>
          <w:i/>
          <w:sz w:val="22"/>
          <w:szCs w:val="22"/>
          <w:lang w:val="en-US" w:eastAsia="en-GB"/>
        </w:rPr>
      </w:pPr>
    </w:p>
    <w:p w14:paraId="6354FD14" w14:textId="77777777" w:rsidR="00267633" w:rsidRPr="00267633" w:rsidRDefault="00267633" w:rsidP="00267633">
      <w:pPr>
        <w:autoSpaceDE w:val="0"/>
        <w:autoSpaceDN w:val="0"/>
        <w:adjustRightInd w:val="0"/>
        <w:spacing w:before="0" w:after="0" w:line="240" w:lineRule="auto"/>
        <w:ind w:left="426" w:hanging="426"/>
        <w:divId w:val="2116439976"/>
        <w:rPr>
          <w:rFonts w:ascii="Times New Roman" w:hAnsi="Times New Roman" w:cs="Times New Roman"/>
          <w:i/>
          <w:sz w:val="22"/>
          <w:szCs w:val="22"/>
          <w:lang w:val="en-US" w:eastAsia="en-GB"/>
        </w:rPr>
      </w:pPr>
    </w:p>
    <w:p w14:paraId="4E7DE492" w14:textId="77777777" w:rsidR="00267633" w:rsidRPr="00267633" w:rsidRDefault="00267633" w:rsidP="00267633">
      <w:pPr>
        <w:autoSpaceDE w:val="0"/>
        <w:autoSpaceDN w:val="0"/>
        <w:adjustRightInd w:val="0"/>
        <w:spacing w:before="0" w:after="0" w:line="240" w:lineRule="auto"/>
        <w:ind w:left="426" w:hanging="426"/>
        <w:divId w:val="2116439976"/>
        <w:rPr>
          <w:rFonts w:ascii="Times New Roman" w:hAnsi="Times New Roman" w:cs="Times New Roman"/>
          <w:i/>
          <w:sz w:val="22"/>
          <w:szCs w:val="22"/>
          <w:lang w:val="en-US" w:eastAsia="en-GB"/>
        </w:rPr>
      </w:pPr>
    </w:p>
    <w:p w14:paraId="4EB69BFD" w14:textId="77777777" w:rsidR="00267633" w:rsidRPr="00267633" w:rsidRDefault="00267633" w:rsidP="00267633">
      <w:pPr>
        <w:autoSpaceDE w:val="0"/>
        <w:autoSpaceDN w:val="0"/>
        <w:adjustRightInd w:val="0"/>
        <w:spacing w:before="0" w:after="0" w:line="240" w:lineRule="auto"/>
        <w:ind w:left="426" w:hanging="426"/>
        <w:divId w:val="2116439976"/>
        <w:rPr>
          <w:rFonts w:ascii="Times New Roman" w:hAnsi="Times New Roman" w:cs="Times New Roman"/>
          <w:i/>
          <w:sz w:val="22"/>
          <w:szCs w:val="22"/>
          <w:lang w:val="en-US" w:eastAsia="en-GB"/>
        </w:rPr>
      </w:pPr>
      <w:r w:rsidRPr="00267633">
        <w:rPr>
          <w:rFonts w:ascii="Times New Roman" w:hAnsi="Times New Roman" w:cs="Times New Roman"/>
          <w:i/>
          <w:sz w:val="22"/>
          <w:szCs w:val="22"/>
          <w:lang w:val="en-US" w:eastAsia="en-GB"/>
        </w:rPr>
        <w:t>Grounds for application</w:t>
      </w:r>
    </w:p>
    <w:p w14:paraId="4E8B28C7" w14:textId="77777777" w:rsidR="00267633" w:rsidRPr="00267633" w:rsidRDefault="00267633" w:rsidP="006172E9">
      <w:pPr>
        <w:numPr>
          <w:ilvl w:val="0"/>
          <w:numId w:val="95"/>
        </w:numPr>
        <w:autoSpaceDE w:val="0"/>
        <w:autoSpaceDN w:val="0"/>
        <w:adjustRightInd w:val="0"/>
        <w:spacing w:before="120" w:after="0" w:line="240" w:lineRule="auto"/>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(Please the grounds for application).</w:t>
      </w:r>
    </w:p>
    <w:p w14:paraId="4BA83B66" w14:textId="77777777" w:rsidR="00267633" w:rsidRPr="00267633" w:rsidRDefault="00267633" w:rsidP="00267633">
      <w:pPr>
        <w:autoSpaceDE w:val="0"/>
        <w:autoSpaceDN w:val="0"/>
        <w:adjustRightInd w:val="0"/>
        <w:spacing w:before="120" w:after="0" w:line="240" w:lineRule="auto"/>
        <w:ind w:left="720"/>
        <w:divId w:val="2116439976"/>
        <w:rPr>
          <w:rFonts w:ascii="Times New Roman" w:hAnsi="Times New Roman" w:cs="Times New Roman"/>
          <w:sz w:val="22"/>
          <w:szCs w:val="22"/>
          <w:lang w:val="en-US" w:eastAsia="en-GB"/>
        </w:rPr>
      </w:pPr>
    </w:p>
    <w:p w14:paraId="0FFBA17B" w14:textId="77777777" w:rsidR="00267633" w:rsidRPr="00267633" w:rsidRDefault="00267633" w:rsidP="00267633">
      <w:pPr>
        <w:tabs>
          <w:tab w:val="left" w:pos="284"/>
        </w:tabs>
        <w:spacing w:before="120" w:after="0" w:line="240" w:lineRule="auto"/>
        <w:jc w:val="both"/>
        <w:divId w:val="2116439976"/>
        <w:rPr>
          <w:rFonts w:ascii="Times New Roman" w:hAnsi="Times New Roman" w:cs="Times New Roman"/>
          <w:i/>
          <w:sz w:val="22"/>
          <w:szCs w:val="22"/>
          <w:lang w:val="en-US" w:eastAsia="en-GB"/>
        </w:rPr>
      </w:pPr>
      <w:r w:rsidRPr="00267633">
        <w:rPr>
          <w:rFonts w:ascii="Times New Roman" w:hAnsi="Times New Roman" w:cs="Times New Roman"/>
          <w:i/>
          <w:sz w:val="22"/>
          <w:szCs w:val="22"/>
          <w:lang w:val="en-US" w:eastAsia="en-GB"/>
        </w:rPr>
        <w:t>Attachments</w:t>
      </w:r>
    </w:p>
    <w:p w14:paraId="436EB4F7" w14:textId="77777777" w:rsidR="00267633" w:rsidRPr="00267633" w:rsidRDefault="00267633" w:rsidP="00267633">
      <w:pPr>
        <w:tabs>
          <w:tab w:val="left" w:pos="284"/>
        </w:tabs>
        <w:spacing w:before="120" w:after="0" w:line="240" w:lineRule="auto"/>
        <w:ind w:left="709" w:hanging="283"/>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 xml:space="preserve">12.  I also attach herewith the following documents in support of my application: </w:t>
      </w:r>
    </w:p>
    <w:p w14:paraId="092133F0" w14:textId="77777777" w:rsidR="00267633" w:rsidRPr="00267633" w:rsidRDefault="00267633" w:rsidP="00267633">
      <w:pPr>
        <w:spacing w:before="120" w:after="0" w:line="240" w:lineRule="auto"/>
        <w:ind w:left="1425" w:hanging="716"/>
        <w:jc w:val="both"/>
        <w:divId w:val="2116439976"/>
        <w:rPr>
          <w:rFonts w:ascii="Times New Roman" w:hAnsi="Times New Roman" w:cs="Times New Roman"/>
          <w:sz w:val="22"/>
          <w:szCs w:val="22"/>
          <w:lang w:val="en-GB" w:eastAsia="en-GB"/>
        </w:rPr>
      </w:pPr>
      <w:r w:rsidRPr="00267633">
        <w:rPr>
          <w:rFonts w:ascii="Times New Roman" w:hAnsi="Times New Roman" w:cs="Times New Roman"/>
          <w:sz w:val="22"/>
          <w:szCs w:val="22"/>
          <w:lang w:val="en-GB" w:eastAsia="en-GB"/>
        </w:rPr>
        <w:t xml:space="preserve">a.         a draft copy of the application to be filed under Section </w:t>
      </w:r>
      <w:proofErr w:type="gramStart"/>
      <w:r w:rsidRPr="00267633">
        <w:rPr>
          <w:rFonts w:ascii="Times New Roman" w:hAnsi="Times New Roman" w:cs="Times New Roman"/>
          <w:sz w:val="22"/>
          <w:szCs w:val="22"/>
          <w:lang w:val="en-GB" w:eastAsia="en-GB"/>
        </w:rPr>
        <w:t>121B;</w:t>
      </w:r>
      <w:proofErr w:type="gramEnd"/>
    </w:p>
    <w:p w14:paraId="59D2273F" w14:textId="77777777" w:rsidR="00267633" w:rsidRPr="00267633" w:rsidRDefault="00267633" w:rsidP="00267633">
      <w:pPr>
        <w:spacing w:before="120" w:after="0" w:line="240" w:lineRule="auto"/>
        <w:ind w:left="1418" w:hanging="709"/>
        <w:jc w:val="both"/>
        <w:divId w:val="2116439976"/>
        <w:rPr>
          <w:rFonts w:ascii="Times New Roman" w:hAnsi="Times New Roman" w:cs="Times New Roman"/>
          <w:sz w:val="22"/>
          <w:szCs w:val="22"/>
          <w:lang w:val="en-GB" w:eastAsia="en-GB"/>
        </w:rPr>
      </w:pPr>
      <w:r w:rsidRPr="00267633">
        <w:rPr>
          <w:rFonts w:ascii="Times New Roman" w:hAnsi="Times New Roman" w:cs="Times New Roman"/>
          <w:sz w:val="22"/>
          <w:szCs w:val="22"/>
          <w:lang w:val="en-GB" w:eastAsia="en-GB"/>
        </w:rPr>
        <w:t>b.</w:t>
      </w:r>
      <w:r w:rsidRPr="00267633">
        <w:rPr>
          <w:rFonts w:ascii="Times New Roman" w:hAnsi="Times New Roman" w:cs="Times New Roman"/>
          <w:sz w:val="22"/>
          <w:szCs w:val="22"/>
          <w:lang w:val="en-GB" w:eastAsia="en-GB"/>
        </w:rPr>
        <w:tab/>
        <w:t xml:space="preserve">a copy of the foreign decree of divorce or annulment of marriage or judicial </w:t>
      </w:r>
      <w:proofErr w:type="gramStart"/>
      <w:r w:rsidRPr="00267633">
        <w:rPr>
          <w:rFonts w:ascii="Times New Roman" w:hAnsi="Times New Roman" w:cs="Times New Roman"/>
          <w:sz w:val="22"/>
          <w:szCs w:val="22"/>
          <w:lang w:val="en-GB" w:eastAsia="en-GB"/>
        </w:rPr>
        <w:t>separation;</w:t>
      </w:r>
      <w:proofErr w:type="gramEnd"/>
    </w:p>
    <w:p w14:paraId="6E388A67" w14:textId="77777777" w:rsidR="00267633" w:rsidRPr="00267633" w:rsidRDefault="00267633" w:rsidP="00267633">
      <w:pPr>
        <w:spacing w:before="120" w:after="0" w:line="240" w:lineRule="auto"/>
        <w:ind w:left="1418" w:hanging="709"/>
        <w:jc w:val="both"/>
        <w:divId w:val="2116439976"/>
        <w:rPr>
          <w:rFonts w:ascii="Times New Roman" w:hAnsi="Times New Roman" w:cs="Times New Roman"/>
          <w:sz w:val="22"/>
          <w:szCs w:val="22"/>
          <w:lang w:val="en-GB" w:eastAsia="en-GB"/>
        </w:rPr>
      </w:pPr>
      <w:r w:rsidRPr="00267633">
        <w:rPr>
          <w:rFonts w:ascii="Times New Roman" w:hAnsi="Times New Roman" w:cs="Times New Roman"/>
          <w:sz w:val="22"/>
          <w:szCs w:val="22"/>
          <w:lang w:val="en-GB" w:eastAsia="en-GB"/>
        </w:rPr>
        <w:t>c.</w:t>
      </w:r>
      <w:r w:rsidRPr="00267633">
        <w:rPr>
          <w:rFonts w:ascii="Times New Roman" w:hAnsi="Times New Roman" w:cs="Times New Roman"/>
          <w:sz w:val="22"/>
          <w:szCs w:val="22"/>
          <w:lang w:val="en-GB" w:eastAsia="en-GB"/>
        </w:rPr>
        <w:tab/>
        <w:t>any relevant decision or order made by the foreign court requiring any party to the marriage to make payment to the other party or transfer any matrimonial asset to either of the parties or to a child of the marriage; and</w:t>
      </w:r>
    </w:p>
    <w:p w14:paraId="0A228E8D" w14:textId="77777777" w:rsidR="00267633" w:rsidRPr="00267633" w:rsidRDefault="00267633" w:rsidP="00267633">
      <w:pPr>
        <w:spacing w:before="0" w:after="0" w:line="240" w:lineRule="auto"/>
        <w:ind w:left="1418" w:hanging="709"/>
        <w:jc w:val="both"/>
        <w:divId w:val="2116439976"/>
        <w:rPr>
          <w:rFonts w:ascii="Times New Roman" w:hAnsi="Times New Roman" w:cs="Times New Roman"/>
          <w:sz w:val="22"/>
          <w:szCs w:val="22"/>
          <w:lang w:val="en-GB" w:eastAsia="en-GB"/>
        </w:rPr>
      </w:pPr>
      <w:r w:rsidRPr="00267633">
        <w:rPr>
          <w:rFonts w:ascii="Times New Roman" w:hAnsi="Times New Roman" w:cs="Times New Roman"/>
          <w:sz w:val="22"/>
          <w:szCs w:val="22"/>
          <w:lang w:val="en-GB" w:eastAsia="en-GB"/>
        </w:rPr>
        <w:t>d.</w:t>
      </w:r>
      <w:r w:rsidRPr="00267633">
        <w:rPr>
          <w:rFonts w:ascii="Times New Roman" w:hAnsi="Times New Roman" w:cs="Times New Roman"/>
          <w:sz w:val="22"/>
          <w:szCs w:val="22"/>
          <w:lang w:val="en-GB" w:eastAsia="en-GB"/>
        </w:rPr>
        <w:tab/>
        <w:t>any relevant agreement relating to financial relief between the parties. I am praying for order in terms of the prayers sought in my application.</w:t>
      </w:r>
    </w:p>
    <w:p w14:paraId="6AC377E2" w14:textId="77777777" w:rsidR="00267633" w:rsidRPr="00267633" w:rsidRDefault="00267633" w:rsidP="00267633">
      <w:pPr>
        <w:spacing w:before="0" w:after="0" w:line="240" w:lineRule="auto"/>
        <w:ind w:left="1418" w:hanging="709"/>
        <w:jc w:val="both"/>
        <w:divId w:val="2116439976"/>
        <w:rPr>
          <w:rFonts w:ascii="Times New Roman" w:hAnsi="Times New Roman" w:cs="Times New Roman"/>
          <w:sz w:val="20"/>
          <w:szCs w:val="20"/>
          <w:lang w:val="en-US" w:eastAsia="zh-CN"/>
        </w:rPr>
        <w:sectPr w:rsidR="00267633" w:rsidRPr="00267633">
          <w:pgSz w:w="11906" w:h="16838"/>
          <w:pgMar w:top="1440" w:right="1440" w:bottom="1440" w:left="1440" w:header="708" w:footer="708" w:gutter="0"/>
          <w:cols w:space="708"/>
          <w:docGrid w:linePitch="360"/>
        </w:sectPr>
      </w:pPr>
    </w:p>
    <w:tbl>
      <w:tblPr>
        <w:tblW w:w="9240" w:type="dxa"/>
        <w:jc w:val="center"/>
        <w:tblLayout w:type="fixed"/>
        <w:tblLook w:val="0000" w:firstRow="0" w:lastRow="0" w:firstColumn="0" w:lastColumn="0" w:noHBand="0" w:noVBand="0"/>
      </w:tblPr>
      <w:tblGrid>
        <w:gridCol w:w="3080"/>
        <w:gridCol w:w="3080"/>
        <w:gridCol w:w="3080"/>
      </w:tblGrid>
      <w:tr w:rsidR="00267633" w:rsidRPr="00267633" w14:paraId="704080C6" w14:textId="77777777" w:rsidTr="00267633">
        <w:trPr>
          <w:divId w:val="2116439976"/>
          <w:jc w:val="center"/>
        </w:trPr>
        <w:tc>
          <w:tcPr>
            <w:tcW w:w="3080" w:type="dxa"/>
          </w:tcPr>
          <w:p w14:paraId="67DB0FF0"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lastRenderedPageBreak/>
              <w:br w:type="page"/>
            </w:r>
          </w:p>
        </w:tc>
        <w:tc>
          <w:tcPr>
            <w:tcW w:w="3080" w:type="dxa"/>
          </w:tcPr>
          <w:p w14:paraId="59FF472C" w14:textId="77777777" w:rsidR="00267633" w:rsidRPr="00267633" w:rsidRDefault="00267633" w:rsidP="00267633">
            <w:pPr>
              <w:keepNext/>
              <w:spacing w:before="0" w:after="0" w:line="240" w:lineRule="auto"/>
              <w:jc w:val="center"/>
              <w:outlineLvl w:val="1"/>
              <w:rPr>
                <w:rFonts w:ascii="Times New Roman" w:hAnsi="Times New Roman"/>
                <w:bCs/>
                <w:iCs/>
                <w:spacing w:val="-3"/>
                <w:szCs w:val="28"/>
                <w:lang w:val="en-GB" w:eastAsia="zh-CN"/>
              </w:rPr>
            </w:pPr>
            <w:r w:rsidRPr="00267633">
              <w:rPr>
                <w:rFonts w:ascii="Times New Roman" w:hAnsi="Times New Roman"/>
                <w:bCs/>
                <w:iCs/>
                <w:spacing w:val="-3"/>
                <w:szCs w:val="28"/>
                <w:lang w:val="en-GB" w:eastAsia="zh-CN"/>
              </w:rPr>
              <w:t>FORM 229</w:t>
            </w:r>
          </w:p>
        </w:tc>
        <w:tc>
          <w:tcPr>
            <w:tcW w:w="3080" w:type="dxa"/>
          </w:tcPr>
          <w:p w14:paraId="315A4CC9"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r>
    </w:tbl>
    <w:p w14:paraId="75993040" w14:textId="77777777" w:rsidR="00267633" w:rsidRPr="00267633" w:rsidRDefault="00267633" w:rsidP="00267633">
      <w:pPr>
        <w:keepNext/>
        <w:keepLines/>
        <w:suppressAutoHyphens/>
        <w:spacing w:before="240" w:after="120" w:line="240" w:lineRule="auto"/>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Para 74</w:t>
      </w:r>
    </w:p>
    <w:p w14:paraId="10DCFF10" w14:textId="77777777" w:rsidR="00267633" w:rsidRPr="00267633" w:rsidRDefault="00267633" w:rsidP="00267633">
      <w:pPr>
        <w:keepNext/>
        <w:keepLines/>
        <w:suppressAutoHyphens/>
        <w:spacing w:before="240" w:after="120" w:line="240" w:lineRule="auto"/>
        <w:jc w:val="center"/>
        <w:divId w:val="2116439976"/>
        <w:rPr>
          <w:rFonts w:ascii="Times New Roman" w:hAnsi="Times New Roman" w:cs="Times New Roman"/>
          <w:b/>
          <w:caps/>
          <w:lang w:val="en-US" w:eastAsia="en-GB"/>
        </w:rPr>
      </w:pPr>
      <w:r w:rsidRPr="00267633">
        <w:rPr>
          <w:rFonts w:ascii="Times New Roman" w:hAnsi="Times New Roman" w:cs="Times New Roman"/>
          <w:b/>
          <w:caps/>
          <w:lang w:val="en-US" w:eastAsia="en-GB"/>
        </w:rPr>
        <w:t xml:space="preserve">plaintiff’s AFFIDAVIT for APPLICATION under section 121b of the women’s charter (chapter 353) </w:t>
      </w:r>
    </w:p>
    <w:p w14:paraId="0931CD60" w14:textId="77777777" w:rsidR="00267633" w:rsidRPr="00267633" w:rsidRDefault="00267633" w:rsidP="00267633">
      <w:pPr>
        <w:keepNext/>
        <w:keepLines/>
        <w:suppressAutoHyphens/>
        <w:spacing w:before="240" w:after="120" w:line="240" w:lineRule="auto"/>
        <w:jc w:val="center"/>
        <w:divId w:val="2116439976"/>
        <w:rPr>
          <w:rFonts w:ascii="Times New Roman" w:hAnsi="Times New Roman" w:cs="Times New Roman"/>
          <w:caps/>
          <w:sz w:val="22"/>
          <w:szCs w:val="22"/>
          <w:lang w:val="en-US" w:eastAsia="en-GB"/>
        </w:rPr>
      </w:pPr>
      <w:r w:rsidRPr="00267633">
        <w:rPr>
          <w:rFonts w:ascii="Times New Roman" w:hAnsi="Times New Roman" w:cs="Times New Roman"/>
          <w:caps/>
          <w:sz w:val="22"/>
          <w:szCs w:val="22"/>
          <w:lang w:val="en-US" w:eastAsia="en-GB"/>
        </w:rPr>
        <w:t>IN THE family justice COURTs OF THE REPUBLIC OF SINGAPORE</w:t>
      </w:r>
    </w:p>
    <w:p w14:paraId="56A09711"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r w:rsidRPr="00267633">
        <w:rPr>
          <w:rFonts w:ascii="Times New Roman" w:hAnsi="Times New Roman" w:cs="Times New Roman"/>
          <w:sz w:val="20"/>
          <w:szCs w:val="20"/>
          <w:lang w:val="en-US" w:eastAsia="zh-CN"/>
        </w:rPr>
        <w:t>OSF. No.</w:t>
      </w:r>
      <w:r w:rsidRPr="00267633">
        <w:rPr>
          <w:rFonts w:ascii="Times New Roman" w:hAnsi="Times New Roman" w:cs="Times New Roman"/>
          <w:sz w:val="20"/>
          <w:szCs w:val="20"/>
          <w:lang w:val="en-US" w:eastAsia="zh-CN"/>
        </w:rPr>
        <w:tab/>
        <w:t>)</w:t>
      </w:r>
    </w:p>
    <w:p w14:paraId="69D0540B"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r w:rsidRPr="00267633">
        <w:rPr>
          <w:rFonts w:ascii="Times New Roman" w:hAnsi="Times New Roman" w:cs="Times New Roman"/>
          <w:sz w:val="20"/>
          <w:szCs w:val="20"/>
          <w:lang w:val="en-US" w:eastAsia="zh-CN"/>
        </w:rPr>
        <w:t xml:space="preserve">of </w:t>
      </w:r>
      <w:proofErr w:type="gramStart"/>
      <w:r w:rsidRPr="00267633">
        <w:rPr>
          <w:rFonts w:ascii="Times New Roman" w:hAnsi="Times New Roman" w:cs="Times New Roman"/>
          <w:sz w:val="20"/>
          <w:szCs w:val="20"/>
          <w:lang w:val="en-US" w:eastAsia="zh-CN"/>
        </w:rPr>
        <w:t xml:space="preserve">20  </w:t>
      </w:r>
      <w:r w:rsidRPr="00267633">
        <w:rPr>
          <w:rFonts w:ascii="Times New Roman" w:hAnsi="Times New Roman" w:cs="Times New Roman"/>
          <w:sz w:val="20"/>
          <w:szCs w:val="20"/>
          <w:lang w:val="en-US" w:eastAsia="zh-CN"/>
        </w:rPr>
        <w:tab/>
      </w:r>
      <w:proofErr w:type="gramEnd"/>
      <w:r w:rsidRPr="00267633">
        <w:rPr>
          <w:rFonts w:ascii="Times New Roman" w:hAnsi="Times New Roman" w:cs="Times New Roman"/>
          <w:sz w:val="20"/>
          <w:szCs w:val="20"/>
          <w:lang w:val="en-US" w:eastAsia="zh-CN"/>
        </w:rPr>
        <w:tab/>
        <w:t>)</w:t>
      </w:r>
    </w:p>
    <w:p w14:paraId="78352746"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r w:rsidRPr="00267633">
        <w:rPr>
          <w:rFonts w:ascii="Times New Roman" w:hAnsi="Times New Roman" w:cs="Times New Roman"/>
          <w:sz w:val="20"/>
          <w:szCs w:val="20"/>
          <w:lang w:val="en-US" w:eastAsia="zh-CN"/>
        </w:rPr>
        <w:tab/>
      </w:r>
    </w:p>
    <w:p w14:paraId="2A309D3F" w14:textId="77777777" w:rsidR="00267633" w:rsidRPr="00267633" w:rsidRDefault="00267633" w:rsidP="00267633">
      <w:pPr>
        <w:spacing w:before="0" w:after="0" w:line="240" w:lineRule="auto"/>
        <w:ind w:left="3600"/>
        <w:jc w:val="both"/>
        <w:divId w:val="2116439976"/>
        <w:rPr>
          <w:rFonts w:ascii="Times New Roman" w:hAnsi="Times New Roman" w:cs="Times New Roman"/>
          <w:snapToGrid w:val="0"/>
          <w:sz w:val="22"/>
          <w:szCs w:val="22"/>
          <w:lang w:val="en-US" w:eastAsia="zh-CN"/>
        </w:rPr>
      </w:pPr>
      <w:r w:rsidRPr="00267633">
        <w:rPr>
          <w:rFonts w:ascii="Times New Roman" w:hAnsi="Times New Roman" w:cs="Times New Roman"/>
          <w:snapToGrid w:val="0"/>
          <w:sz w:val="22"/>
          <w:szCs w:val="22"/>
          <w:lang w:val="en-US" w:eastAsia="zh-CN"/>
        </w:rPr>
        <w:t xml:space="preserve">In the Matter of Section 121B of the Women’s Charter (Chapter 353) </w:t>
      </w:r>
    </w:p>
    <w:p w14:paraId="260D3442" w14:textId="77777777" w:rsidR="00267633" w:rsidRPr="00267633" w:rsidRDefault="00267633" w:rsidP="00267633">
      <w:pPr>
        <w:spacing w:before="0" w:after="0" w:line="240" w:lineRule="auto"/>
        <w:ind w:left="4320"/>
        <w:jc w:val="both"/>
        <w:divId w:val="2116439976"/>
        <w:rPr>
          <w:rFonts w:ascii="Times New Roman" w:hAnsi="Times New Roman" w:cs="Times New Roman"/>
          <w:snapToGrid w:val="0"/>
          <w:sz w:val="22"/>
          <w:szCs w:val="22"/>
          <w:lang w:val="en-US" w:eastAsia="zh-CN"/>
        </w:rPr>
      </w:pPr>
    </w:p>
    <w:p w14:paraId="639A8E8F" w14:textId="77777777" w:rsidR="00267633" w:rsidRPr="00267633" w:rsidRDefault="00267633" w:rsidP="00267633">
      <w:pPr>
        <w:spacing w:before="0" w:after="0" w:line="240" w:lineRule="auto"/>
        <w:ind w:left="1440"/>
        <w:jc w:val="both"/>
        <w:outlineLvl w:val="0"/>
        <w:divId w:val="2116439976"/>
        <w:rPr>
          <w:rFonts w:ascii="Times New Roman" w:hAnsi="Times New Roman" w:cs="Times New Roman"/>
          <w:snapToGrid w:val="0"/>
          <w:sz w:val="22"/>
          <w:szCs w:val="22"/>
          <w:lang w:val="en-US" w:eastAsia="zh-CN"/>
        </w:rPr>
      </w:pP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r>
    </w:p>
    <w:p w14:paraId="3B5BE1D6" w14:textId="77777777" w:rsidR="00267633" w:rsidRPr="00267633" w:rsidRDefault="00267633" w:rsidP="00267633">
      <w:pPr>
        <w:spacing w:before="0" w:after="0" w:line="240" w:lineRule="auto"/>
        <w:ind w:left="4320" w:firstLine="720"/>
        <w:jc w:val="both"/>
        <w:outlineLvl w:val="0"/>
        <w:divId w:val="2116439976"/>
        <w:rPr>
          <w:rFonts w:ascii="Times New Roman" w:hAnsi="Times New Roman" w:cs="Times New Roman"/>
          <w:snapToGrid w:val="0"/>
          <w:sz w:val="22"/>
          <w:szCs w:val="22"/>
          <w:vertAlign w:val="superscript"/>
          <w:lang w:val="en-US" w:eastAsia="zh-CN"/>
        </w:rPr>
      </w:pPr>
      <w:r w:rsidRPr="00267633">
        <w:rPr>
          <w:rFonts w:ascii="Times New Roman" w:hAnsi="Times New Roman" w:cs="Times New Roman"/>
          <w:snapToGrid w:val="0"/>
          <w:sz w:val="22"/>
          <w:szCs w:val="22"/>
          <w:lang w:val="en-US" w:eastAsia="zh-CN"/>
        </w:rPr>
        <w:t>Between</w:t>
      </w:r>
    </w:p>
    <w:p w14:paraId="4EF39912" w14:textId="77777777" w:rsidR="00267633" w:rsidRPr="00267633" w:rsidRDefault="00267633" w:rsidP="00267633">
      <w:pPr>
        <w:spacing w:before="0" w:after="0" w:line="240" w:lineRule="auto"/>
        <w:ind w:left="1440"/>
        <w:jc w:val="both"/>
        <w:divId w:val="2116439976"/>
        <w:rPr>
          <w:rFonts w:ascii="Times New Roman" w:hAnsi="Times New Roman" w:cs="Times New Roman"/>
          <w:snapToGrid w:val="0"/>
          <w:sz w:val="22"/>
          <w:szCs w:val="22"/>
          <w:lang w:val="en-US" w:eastAsia="zh-CN"/>
        </w:rPr>
      </w:pPr>
    </w:p>
    <w:p w14:paraId="72442892" w14:textId="77777777" w:rsidR="00267633" w:rsidRPr="00267633" w:rsidRDefault="00267633" w:rsidP="00267633">
      <w:pPr>
        <w:spacing w:before="0" w:after="0" w:line="240" w:lineRule="auto"/>
        <w:ind w:left="1440"/>
        <w:jc w:val="both"/>
        <w:divId w:val="2116439976"/>
        <w:rPr>
          <w:rFonts w:ascii="Times New Roman" w:hAnsi="Times New Roman" w:cs="Times New Roman"/>
          <w:snapToGrid w:val="0"/>
          <w:sz w:val="22"/>
          <w:szCs w:val="22"/>
          <w:lang w:val="en-US" w:eastAsia="zh-CN"/>
        </w:rPr>
      </w:pPr>
    </w:p>
    <w:p w14:paraId="3BD54B7F" w14:textId="77777777" w:rsidR="00267633" w:rsidRPr="00267633" w:rsidRDefault="00267633" w:rsidP="00267633">
      <w:pPr>
        <w:spacing w:before="0" w:after="0" w:line="240" w:lineRule="auto"/>
        <w:ind w:left="1440"/>
        <w:jc w:val="both"/>
        <w:divId w:val="2116439976"/>
        <w:rPr>
          <w:rFonts w:ascii="Times New Roman" w:hAnsi="Times New Roman" w:cs="Times New Roman"/>
          <w:snapToGrid w:val="0"/>
          <w:sz w:val="22"/>
          <w:szCs w:val="22"/>
          <w:lang w:val="en-US" w:eastAsia="zh-CN"/>
        </w:rPr>
      </w:pP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t>(ID No.:</w:t>
      </w: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t>)</w:t>
      </w:r>
      <w:r w:rsidRPr="00267633">
        <w:rPr>
          <w:rFonts w:ascii="Times New Roman" w:hAnsi="Times New Roman" w:cs="Times New Roman"/>
          <w:snapToGrid w:val="0"/>
          <w:sz w:val="22"/>
          <w:szCs w:val="22"/>
          <w:lang w:val="en-US" w:eastAsia="zh-CN"/>
        </w:rPr>
        <w:tab/>
        <w:t xml:space="preserve">… Plaintiff </w:t>
      </w:r>
    </w:p>
    <w:p w14:paraId="00BE14B1" w14:textId="77777777" w:rsidR="00267633" w:rsidRPr="00267633" w:rsidRDefault="00267633" w:rsidP="00267633">
      <w:pPr>
        <w:spacing w:before="0" w:after="0" w:line="240" w:lineRule="auto"/>
        <w:ind w:left="1440"/>
        <w:jc w:val="both"/>
        <w:divId w:val="2116439976"/>
        <w:rPr>
          <w:rFonts w:ascii="Times New Roman" w:hAnsi="Times New Roman" w:cs="Times New Roman"/>
          <w:snapToGrid w:val="0"/>
          <w:sz w:val="22"/>
          <w:szCs w:val="22"/>
          <w:lang w:val="en-US" w:eastAsia="zh-CN"/>
        </w:rPr>
      </w:pPr>
    </w:p>
    <w:p w14:paraId="172C7DB4" w14:textId="77777777" w:rsidR="00267633" w:rsidRPr="00267633" w:rsidRDefault="00267633" w:rsidP="00267633">
      <w:pPr>
        <w:spacing w:before="0" w:after="0" w:line="240" w:lineRule="auto"/>
        <w:ind w:left="4320" w:firstLine="720"/>
        <w:jc w:val="both"/>
        <w:outlineLvl w:val="0"/>
        <w:divId w:val="2116439976"/>
        <w:rPr>
          <w:rFonts w:ascii="Times New Roman" w:hAnsi="Times New Roman" w:cs="Times New Roman"/>
          <w:snapToGrid w:val="0"/>
          <w:sz w:val="22"/>
          <w:szCs w:val="22"/>
          <w:lang w:val="en-US" w:eastAsia="zh-CN"/>
        </w:rPr>
      </w:pPr>
      <w:r w:rsidRPr="00267633">
        <w:rPr>
          <w:rFonts w:ascii="Times New Roman" w:hAnsi="Times New Roman" w:cs="Times New Roman"/>
          <w:snapToGrid w:val="0"/>
          <w:sz w:val="22"/>
          <w:szCs w:val="22"/>
          <w:lang w:val="en-US" w:eastAsia="zh-CN"/>
        </w:rPr>
        <w:t>And</w:t>
      </w:r>
      <w:r w:rsidRPr="00267633">
        <w:rPr>
          <w:rFonts w:ascii="Times New Roman" w:hAnsi="Times New Roman" w:cs="Times New Roman"/>
          <w:snapToGrid w:val="0"/>
          <w:sz w:val="22"/>
          <w:szCs w:val="22"/>
          <w:lang w:val="en-US" w:eastAsia="zh-CN"/>
        </w:rPr>
        <w:tab/>
      </w:r>
    </w:p>
    <w:p w14:paraId="20DF2D19" w14:textId="77777777" w:rsidR="00267633" w:rsidRPr="00267633" w:rsidRDefault="00267633" w:rsidP="00267633">
      <w:pPr>
        <w:spacing w:before="0" w:after="0" w:line="240" w:lineRule="auto"/>
        <w:ind w:left="1440"/>
        <w:jc w:val="both"/>
        <w:divId w:val="2116439976"/>
        <w:rPr>
          <w:rFonts w:ascii="Times New Roman" w:hAnsi="Times New Roman" w:cs="Times New Roman"/>
          <w:snapToGrid w:val="0"/>
          <w:sz w:val="22"/>
          <w:szCs w:val="22"/>
          <w:lang w:val="en-US" w:eastAsia="zh-CN"/>
        </w:rPr>
      </w:pPr>
    </w:p>
    <w:p w14:paraId="2CD1DABB" w14:textId="77777777" w:rsidR="00267633" w:rsidRPr="00267633" w:rsidRDefault="00267633" w:rsidP="00267633">
      <w:pPr>
        <w:spacing w:before="0" w:after="0" w:line="240" w:lineRule="auto"/>
        <w:ind w:right="29"/>
        <w:divId w:val="2116439976"/>
        <w:rPr>
          <w:rFonts w:ascii="Times New Roman" w:hAnsi="Times New Roman" w:cs="Times New Roman"/>
          <w:sz w:val="20"/>
          <w:szCs w:val="20"/>
          <w:lang w:val="en-US" w:eastAsia="zh-CN"/>
        </w:rPr>
      </w:pPr>
    </w:p>
    <w:p w14:paraId="09C11470" w14:textId="77777777" w:rsidR="00267633" w:rsidRPr="00267633" w:rsidRDefault="00267633" w:rsidP="00267633">
      <w:pPr>
        <w:spacing w:before="0" w:after="0" w:line="240" w:lineRule="auto"/>
        <w:ind w:right="29"/>
        <w:divId w:val="2116439976"/>
        <w:rPr>
          <w:rFonts w:ascii="Times New Roman" w:hAnsi="Times New Roman" w:cs="Times New Roman"/>
          <w:sz w:val="20"/>
          <w:szCs w:val="20"/>
          <w:lang w:val="en-US" w:eastAsia="zh-CN"/>
        </w:rPr>
      </w:pPr>
      <w:r w:rsidRPr="00267633">
        <w:rPr>
          <w:rFonts w:ascii="Times New Roman" w:hAnsi="Times New Roman" w:cs="Times New Roman"/>
          <w:sz w:val="20"/>
          <w:szCs w:val="20"/>
          <w:lang w:val="en-US" w:eastAsia="zh-CN"/>
        </w:rPr>
        <w:tab/>
      </w:r>
      <w:r w:rsidRPr="00267633">
        <w:rPr>
          <w:rFonts w:ascii="Times New Roman" w:hAnsi="Times New Roman" w:cs="Times New Roman"/>
          <w:sz w:val="20"/>
          <w:szCs w:val="20"/>
          <w:lang w:val="en-US" w:eastAsia="zh-CN"/>
        </w:rPr>
        <w:tab/>
      </w:r>
      <w:r w:rsidRPr="00267633">
        <w:rPr>
          <w:rFonts w:ascii="Times New Roman" w:hAnsi="Times New Roman" w:cs="Times New Roman"/>
          <w:sz w:val="20"/>
          <w:szCs w:val="20"/>
          <w:lang w:val="en-US" w:eastAsia="zh-CN"/>
        </w:rPr>
        <w:tab/>
      </w:r>
      <w:r w:rsidRPr="00267633">
        <w:rPr>
          <w:rFonts w:ascii="Times New Roman" w:hAnsi="Times New Roman" w:cs="Times New Roman"/>
          <w:sz w:val="20"/>
          <w:szCs w:val="20"/>
          <w:lang w:val="en-US" w:eastAsia="zh-CN"/>
        </w:rPr>
        <w:tab/>
      </w:r>
      <w:r w:rsidRPr="00267633">
        <w:rPr>
          <w:rFonts w:ascii="Times New Roman" w:hAnsi="Times New Roman" w:cs="Times New Roman"/>
          <w:sz w:val="20"/>
          <w:szCs w:val="20"/>
          <w:lang w:val="en-US" w:eastAsia="zh-CN"/>
        </w:rPr>
        <w:tab/>
        <w:t>(ID No.:</w:t>
      </w:r>
      <w:r w:rsidRPr="00267633">
        <w:rPr>
          <w:rFonts w:ascii="Times New Roman" w:hAnsi="Times New Roman" w:cs="Times New Roman"/>
          <w:sz w:val="20"/>
          <w:szCs w:val="20"/>
          <w:lang w:val="en-US" w:eastAsia="zh-CN"/>
        </w:rPr>
        <w:tab/>
      </w:r>
      <w:r w:rsidRPr="00267633">
        <w:rPr>
          <w:rFonts w:ascii="Times New Roman" w:hAnsi="Times New Roman" w:cs="Times New Roman"/>
          <w:sz w:val="20"/>
          <w:szCs w:val="20"/>
          <w:lang w:val="en-US" w:eastAsia="zh-CN"/>
        </w:rPr>
        <w:tab/>
      </w:r>
      <w:r w:rsidRPr="00267633">
        <w:rPr>
          <w:rFonts w:ascii="Times New Roman" w:hAnsi="Times New Roman" w:cs="Times New Roman"/>
          <w:sz w:val="20"/>
          <w:szCs w:val="20"/>
          <w:lang w:val="en-US" w:eastAsia="zh-CN"/>
        </w:rPr>
        <w:tab/>
        <w:t xml:space="preserve">) </w:t>
      </w:r>
      <w:r w:rsidRPr="00267633">
        <w:rPr>
          <w:rFonts w:ascii="Times New Roman" w:hAnsi="Times New Roman" w:cs="Times New Roman"/>
          <w:sz w:val="20"/>
          <w:szCs w:val="20"/>
          <w:lang w:val="en-US" w:eastAsia="zh-CN"/>
        </w:rPr>
        <w:tab/>
        <w:t>… Defendant</w:t>
      </w:r>
    </w:p>
    <w:p w14:paraId="4F39B603" w14:textId="77777777" w:rsidR="00267633" w:rsidRPr="00267633" w:rsidRDefault="00267633" w:rsidP="00267633">
      <w:pPr>
        <w:keepNext/>
        <w:keepLines/>
        <w:suppressAutoHyphens/>
        <w:spacing w:before="240" w:after="120" w:line="240" w:lineRule="auto"/>
        <w:jc w:val="center"/>
        <w:outlineLvl w:val="0"/>
        <w:divId w:val="2116439976"/>
        <w:rPr>
          <w:rFonts w:ascii="Times New Roman" w:hAnsi="Times New Roman" w:cs="Times New Roman"/>
          <w:caps/>
          <w:sz w:val="22"/>
          <w:szCs w:val="22"/>
          <w:lang w:val="en-US" w:eastAsia="en-GB"/>
        </w:rPr>
      </w:pPr>
      <w:r w:rsidRPr="00267633">
        <w:rPr>
          <w:rFonts w:ascii="Times New Roman" w:hAnsi="Times New Roman" w:cs="Times New Roman"/>
          <w:caps/>
          <w:sz w:val="22"/>
          <w:szCs w:val="22"/>
          <w:lang w:val="en-US" w:eastAsia="en-GB"/>
        </w:rPr>
        <w:t>affidavit</w:t>
      </w:r>
    </w:p>
    <w:p w14:paraId="74085E73" w14:textId="77777777" w:rsidR="00267633" w:rsidRPr="00267633" w:rsidRDefault="00267633" w:rsidP="00267633">
      <w:pPr>
        <w:spacing w:before="0" w:after="0" w:line="240" w:lineRule="auto"/>
        <w:jc w:val="both"/>
        <w:divId w:val="2116439976"/>
        <w:rPr>
          <w:rFonts w:ascii="Times New Roman" w:eastAsia="SimSun" w:hAnsi="Times New Roman" w:cs="Times New Roman"/>
          <w:sz w:val="22"/>
          <w:szCs w:val="22"/>
          <w:lang w:val="en-US" w:eastAsia="en-US"/>
        </w:rPr>
      </w:pPr>
      <w:r w:rsidRPr="00267633">
        <w:rPr>
          <w:rFonts w:ascii="Times New Roman" w:eastAsia="SimSun" w:hAnsi="Times New Roman" w:cs="Times New Roman"/>
          <w:sz w:val="22"/>
          <w:szCs w:val="22"/>
          <w:lang w:val="en-US" w:eastAsia="en-US"/>
        </w:rPr>
        <w:t xml:space="preserve">I, [Name of deponent], of [address of deponent], do make oath (or </w:t>
      </w:r>
      <w:proofErr w:type="gramStart"/>
      <w:r w:rsidRPr="00267633">
        <w:rPr>
          <w:rFonts w:ascii="Times New Roman" w:eastAsia="SimSun" w:hAnsi="Times New Roman" w:cs="Times New Roman"/>
          <w:sz w:val="22"/>
          <w:szCs w:val="22"/>
          <w:lang w:val="en-US" w:eastAsia="en-US"/>
        </w:rPr>
        <w:t>affirm)*</w:t>
      </w:r>
      <w:proofErr w:type="gramEnd"/>
      <w:r w:rsidRPr="00267633">
        <w:rPr>
          <w:rFonts w:ascii="Times New Roman" w:eastAsia="SimSun" w:hAnsi="Times New Roman" w:cs="Times New Roman"/>
          <w:sz w:val="22"/>
          <w:szCs w:val="22"/>
          <w:lang w:val="en-US" w:eastAsia="en-US"/>
        </w:rPr>
        <w:t xml:space="preserve"> and say as follows:</w:t>
      </w:r>
    </w:p>
    <w:p w14:paraId="001C63B5" w14:textId="77777777" w:rsidR="00267633" w:rsidRPr="00267633" w:rsidRDefault="00267633" w:rsidP="00267633">
      <w:pPr>
        <w:spacing w:before="0" w:after="0" w:line="240" w:lineRule="auto"/>
        <w:jc w:val="both"/>
        <w:divId w:val="2116439976"/>
        <w:rPr>
          <w:rFonts w:ascii="Times New Roman" w:eastAsia="SimSun" w:hAnsi="Times New Roman" w:cs="Times New Roman"/>
          <w:sz w:val="22"/>
          <w:szCs w:val="22"/>
          <w:lang w:val="en-US" w:eastAsia="en-US"/>
        </w:rPr>
      </w:pPr>
    </w:p>
    <w:p w14:paraId="5C29C908" w14:textId="77777777" w:rsidR="00267633" w:rsidRPr="00267633" w:rsidRDefault="00267633" w:rsidP="006172E9">
      <w:pPr>
        <w:numPr>
          <w:ilvl w:val="0"/>
          <w:numId w:val="112"/>
        </w:numPr>
        <w:spacing w:before="0" w:after="0" w:line="240" w:lineRule="auto"/>
        <w:ind w:left="426" w:hanging="425"/>
        <w:jc w:val="both"/>
        <w:divId w:val="2116439976"/>
        <w:rPr>
          <w:rFonts w:ascii="Times New Roman" w:eastAsia="SimSun" w:hAnsi="Times New Roman" w:cs="Times New Roman"/>
          <w:sz w:val="22"/>
          <w:szCs w:val="22"/>
          <w:lang w:val="en-US" w:eastAsia="en-US"/>
        </w:rPr>
      </w:pPr>
      <w:r w:rsidRPr="00267633">
        <w:rPr>
          <w:rFonts w:ascii="Times New Roman" w:eastAsia="SimSun" w:hAnsi="Times New Roman" w:cs="Times New Roman"/>
          <w:sz w:val="22"/>
          <w:szCs w:val="22"/>
          <w:lang w:val="en-US" w:eastAsia="en-US"/>
        </w:rPr>
        <w:t>I am the Plaintiff and I make this affidavit in support of my application.</w:t>
      </w:r>
    </w:p>
    <w:p w14:paraId="4A120D2D" w14:textId="77777777" w:rsidR="00267633" w:rsidRPr="00267633" w:rsidRDefault="00267633" w:rsidP="00267633">
      <w:pPr>
        <w:spacing w:before="0" w:after="0" w:line="240" w:lineRule="auto"/>
        <w:ind w:left="360"/>
        <w:jc w:val="both"/>
        <w:divId w:val="2116439976"/>
        <w:rPr>
          <w:rFonts w:ascii="Times New Roman" w:eastAsia="SimSun" w:hAnsi="Times New Roman" w:cs="Times New Roman"/>
          <w:i/>
          <w:sz w:val="22"/>
          <w:szCs w:val="22"/>
          <w:lang w:val="en-US" w:eastAsia="en-US"/>
        </w:rPr>
      </w:pPr>
    </w:p>
    <w:p w14:paraId="31905456" w14:textId="77777777" w:rsidR="00267633" w:rsidRPr="00267633" w:rsidRDefault="00267633" w:rsidP="00267633">
      <w:pPr>
        <w:spacing w:before="0" w:after="0" w:line="240" w:lineRule="auto"/>
        <w:jc w:val="both"/>
        <w:divId w:val="2116439976"/>
        <w:rPr>
          <w:rFonts w:ascii="Times New Roman" w:eastAsia="SimSun" w:hAnsi="Times New Roman" w:cs="Times New Roman"/>
          <w:i/>
          <w:sz w:val="22"/>
          <w:szCs w:val="22"/>
          <w:lang w:val="en-US" w:eastAsia="en-US"/>
        </w:rPr>
      </w:pPr>
      <w:r w:rsidRPr="00267633">
        <w:rPr>
          <w:rFonts w:ascii="Times New Roman" w:eastAsia="SimSun" w:hAnsi="Times New Roman" w:cs="Times New Roman"/>
          <w:i/>
          <w:sz w:val="22"/>
          <w:szCs w:val="22"/>
          <w:lang w:val="en-US" w:eastAsia="en-US"/>
        </w:rPr>
        <w:t>Parties’ particulars (including details of marriage)</w:t>
      </w:r>
    </w:p>
    <w:p w14:paraId="09002AAE" w14:textId="77777777" w:rsidR="00267633" w:rsidRPr="00267633" w:rsidRDefault="00267633" w:rsidP="006172E9">
      <w:pPr>
        <w:numPr>
          <w:ilvl w:val="0"/>
          <w:numId w:val="112"/>
        </w:numPr>
        <w:spacing w:before="0" w:after="0" w:line="240" w:lineRule="auto"/>
        <w:ind w:left="426"/>
        <w:jc w:val="both"/>
        <w:divId w:val="2116439976"/>
        <w:rPr>
          <w:rFonts w:ascii="Times New Roman" w:eastAsia="SimSun" w:hAnsi="Times New Roman" w:cs="Times New Roman"/>
          <w:sz w:val="22"/>
          <w:szCs w:val="22"/>
          <w:lang w:val="en-US" w:eastAsia="en-US"/>
        </w:rPr>
      </w:pPr>
      <w:r w:rsidRPr="00267633">
        <w:rPr>
          <w:rFonts w:ascii="Times New Roman" w:eastAsia="SimSun" w:hAnsi="Times New Roman" w:cs="Times New Roman"/>
          <w:sz w:val="22"/>
          <w:szCs w:val="22"/>
          <w:lang w:val="en-US" w:eastAsia="en-US"/>
        </w:rPr>
        <w:t>(Please provide parties’ particulars and details of their marriage (including date and place of marriage)).</w:t>
      </w:r>
    </w:p>
    <w:p w14:paraId="66721AF8" w14:textId="77777777" w:rsidR="00267633" w:rsidRPr="00267633" w:rsidRDefault="00267633" w:rsidP="00267633">
      <w:pPr>
        <w:spacing w:before="0" w:after="0" w:line="240" w:lineRule="auto"/>
        <w:ind w:left="360"/>
        <w:jc w:val="both"/>
        <w:divId w:val="2116439976"/>
        <w:rPr>
          <w:rFonts w:ascii="Times New Roman" w:eastAsia="SimSun" w:hAnsi="Times New Roman" w:cs="Times New Roman"/>
          <w:i/>
          <w:sz w:val="22"/>
          <w:szCs w:val="22"/>
          <w:lang w:val="en-US" w:eastAsia="en-US"/>
        </w:rPr>
      </w:pPr>
    </w:p>
    <w:p w14:paraId="42817A0E" w14:textId="77777777" w:rsidR="00267633" w:rsidRPr="00267633" w:rsidRDefault="00267633" w:rsidP="00267633">
      <w:pPr>
        <w:spacing w:before="0" w:after="0" w:line="240" w:lineRule="auto"/>
        <w:ind w:left="360"/>
        <w:jc w:val="both"/>
        <w:divId w:val="2116439976"/>
        <w:rPr>
          <w:rFonts w:ascii="Times New Roman" w:eastAsia="SimSun" w:hAnsi="Times New Roman" w:cs="Times New Roman"/>
          <w:i/>
          <w:sz w:val="22"/>
          <w:szCs w:val="22"/>
          <w:lang w:val="en-US" w:eastAsia="en-US"/>
        </w:rPr>
      </w:pPr>
      <w:proofErr w:type="gramStart"/>
      <w:r w:rsidRPr="00267633">
        <w:rPr>
          <w:rFonts w:ascii="Times New Roman" w:eastAsia="SimSun" w:hAnsi="Times New Roman" w:cs="Times New Roman"/>
          <w:i/>
          <w:sz w:val="22"/>
          <w:szCs w:val="22"/>
          <w:lang w:val="en-US" w:eastAsia="en-US"/>
        </w:rPr>
        <w:t>Particulars relating</w:t>
      </w:r>
      <w:proofErr w:type="gramEnd"/>
      <w:r w:rsidRPr="00267633">
        <w:rPr>
          <w:rFonts w:ascii="Times New Roman" w:eastAsia="SimSun" w:hAnsi="Times New Roman" w:cs="Times New Roman"/>
          <w:i/>
          <w:sz w:val="22"/>
          <w:szCs w:val="22"/>
          <w:lang w:val="en-US" w:eastAsia="en-US"/>
        </w:rPr>
        <w:t xml:space="preserve"> to divorce, annulment or judicial separation</w:t>
      </w:r>
    </w:p>
    <w:p w14:paraId="7C343C61" w14:textId="77777777" w:rsidR="00267633" w:rsidRPr="00267633" w:rsidRDefault="00267633" w:rsidP="006172E9">
      <w:pPr>
        <w:numPr>
          <w:ilvl w:val="0"/>
          <w:numId w:val="112"/>
        </w:numPr>
        <w:spacing w:before="0" w:after="0" w:line="240" w:lineRule="auto"/>
        <w:ind w:left="426"/>
        <w:jc w:val="both"/>
        <w:divId w:val="2116439976"/>
        <w:rPr>
          <w:rFonts w:ascii="Times New Roman" w:eastAsia="SimSun" w:hAnsi="Times New Roman" w:cs="Times New Roman"/>
          <w:sz w:val="22"/>
          <w:szCs w:val="22"/>
          <w:lang w:val="en-US" w:eastAsia="en-US"/>
        </w:rPr>
      </w:pPr>
      <w:r w:rsidRPr="00267633">
        <w:rPr>
          <w:rFonts w:ascii="Times New Roman" w:eastAsia="SimSun" w:hAnsi="Times New Roman" w:cs="Times New Roman"/>
          <w:sz w:val="22"/>
          <w:szCs w:val="22"/>
          <w:lang w:val="en-US" w:eastAsia="en-US"/>
        </w:rPr>
        <w:t xml:space="preserve">(Please provide particulars relating to the divorce, </w:t>
      </w:r>
      <w:proofErr w:type="gramStart"/>
      <w:r w:rsidRPr="00267633">
        <w:rPr>
          <w:rFonts w:ascii="Times New Roman" w:eastAsia="SimSun" w:hAnsi="Times New Roman" w:cs="Times New Roman"/>
          <w:sz w:val="22"/>
          <w:szCs w:val="22"/>
          <w:lang w:val="en-US" w:eastAsia="en-US"/>
        </w:rPr>
        <w:t>annulment</w:t>
      </w:r>
      <w:proofErr w:type="gramEnd"/>
      <w:r w:rsidRPr="00267633">
        <w:rPr>
          <w:rFonts w:ascii="Times New Roman" w:eastAsia="SimSun" w:hAnsi="Times New Roman" w:cs="Times New Roman"/>
          <w:sz w:val="22"/>
          <w:szCs w:val="22"/>
          <w:lang w:val="en-US" w:eastAsia="en-US"/>
        </w:rPr>
        <w:t xml:space="preserve"> or judicial separation).</w:t>
      </w:r>
    </w:p>
    <w:p w14:paraId="7AFD5882" w14:textId="77777777" w:rsidR="00267633" w:rsidRPr="00267633" w:rsidRDefault="00267633" w:rsidP="00267633">
      <w:pPr>
        <w:spacing w:before="0" w:after="0" w:line="240" w:lineRule="auto"/>
        <w:ind w:left="1080" w:hanging="654"/>
        <w:jc w:val="both"/>
        <w:divId w:val="2116439976"/>
        <w:rPr>
          <w:rFonts w:ascii="Times New Roman" w:eastAsia="SimSun" w:hAnsi="Times New Roman" w:cs="Times New Roman"/>
          <w:i/>
          <w:sz w:val="22"/>
          <w:szCs w:val="22"/>
          <w:lang w:val="en-US" w:eastAsia="en-US"/>
        </w:rPr>
      </w:pPr>
    </w:p>
    <w:p w14:paraId="64397C6B" w14:textId="77777777" w:rsidR="00267633" w:rsidRPr="00267633" w:rsidRDefault="00267633" w:rsidP="00267633">
      <w:pPr>
        <w:spacing w:before="0" w:after="0" w:line="240" w:lineRule="auto"/>
        <w:ind w:left="1080" w:hanging="654"/>
        <w:jc w:val="both"/>
        <w:divId w:val="2116439976"/>
        <w:rPr>
          <w:rFonts w:ascii="Times New Roman" w:eastAsia="SimSun" w:hAnsi="Times New Roman" w:cs="Times New Roman"/>
          <w:i/>
          <w:sz w:val="22"/>
          <w:szCs w:val="22"/>
          <w:lang w:val="en-US" w:eastAsia="en-US"/>
        </w:rPr>
      </w:pPr>
      <w:proofErr w:type="gramStart"/>
      <w:r w:rsidRPr="00267633">
        <w:rPr>
          <w:rFonts w:ascii="Times New Roman" w:eastAsia="SimSun" w:hAnsi="Times New Roman" w:cs="Times New Roman"/>
          <w:i/>
          <w:sz w:val="22"/>
          <w:szCs w:val="22"/>
          <w:lang w:val="en-US" w:eastAsia="en-US"/>
        </w:rPr>
        <w:t>Particulars of</w:t>
      </w:r>
      <w:proofErr w:type="gramEnd"/>
      <w:r w:rsidRPr="00267633">
        <w:rPr>
          <w:rFonts w:ascii="Times New Roman" w:eastAsia="SimSun" w:hAnsi="Times New Roman" w:cs="Times New Roman"/>
          <w:i/>
          <w:sz w:val="22"/>
          <w:szCs w:val="22"/>
          <w:lang w:val="en-US" w:eastAsia="en-US"/>
        </w:rPr>
        <w:t xml:space="preserve"> children (if any)</w:t>
      </w:r>
    </w:p>
    <w:p w14:paraId="0C670531" w14:textId="77777777" w:rsidR="00267633" w:rsidRPr="00267633" w:rsidRDefault="00267633" w:rsidP="006172E9">
      <w:pPr>
        <w:numPr>
          <w:ilvl w:val="0"/>
          <w:numId w:val="112"/>
        </w:numPr>
        <w:spacing w:before="0" w:after="0" w:line="240" w:lineRule="auto"/>
        <w:ind w:left="426"/>
        <w:jc w:val="both"/>
        <w:divId w:val="2116439976"/>
        <w:rPr>
          <w:rFonts w:ascii="Times New Roman" w:eastAsia="SimSun" w:hAnsi="Times New Roman" w:cs="Times New Roman"/>
          <w:sz w:val="22"/>
          <w:szCs w:val="22"/>
          <w:lang w:val="en-US" w:eastAsia="en-US"/>
        </w:rPr>
      </w:pPr>
      <w:r w:rsidRPr="00267633">
        <w:rPr>
          <w:rFonts w:ascii="Times New Roman" w:eastAsia="SimSun" w:hAnsi="Times New Roman" w:cs="Times New Roman"/>
          <w:sz w:val="22"/>
          <w:szCs w:val="22"/>
          <w:lang w:val="en-US" w:eastAsia="en-US"/>
        </w:rPr>
        <w:t>(Please provide particulars of children including age, sex, whether children are schooling or working).</w:t>
      </w:r>
    </w:p>
    <w:p w14:paraId="673EE6FD" w14:textId="77777777" w:rsidR="00267633" w:rsidRPr="00267633" w:rsidRDefault="00267633" w:rsidP="00267633">
      <w:pPr>
        <w:spacing w:before="0" w:after="0" w:line="240" w:lineRule="auto"/>
        <w:ind w:left="709" w:hanging="425"/>
        <w:jc w:val="both"/>
        <w:divId w:val="2116439976"/>
        <w:rPr>
          <w:rFonts w:ascii="Times New Roman" w:eastAsia="SimSun" w:hAnsi="Times New Roman" w:cs="Times New Roman"/>
          <w:i/>
          <w:sz w:val="22"/>
          <w:szCs w:val="22"/>
          <w:lang w:val="en-US" w:eastAsia="en-US"/>
        </w:rPr>
      </w:pPr>
    </w:p>
    <w:p w14:paraId="73306EF8" w14:textId="77777777" w:rsidR="00267633" w:rsidRPr="00267633" w:rsidRDefault="00267633" w:rsidP="00267633">
      <w:pPr>
        <w:spacing w:before="0" w:after="0" w:line="240" w:lineRule="auto"/>
        <w:ind w:left="709" w:hanging="425"/>
        <w:jc w:val="both"/>
        <w:divId w:val="2116439976"/>
        <w:rPr>
          <w:rFonts w:ascii="Times New Roman" w:eastAsia="SimSun" w:hAnsi="Times New Roman" w:cs="Times New Roman"/>
          <w:i/>
          <w:sz w:val="22"/>
          <w:szCs w:val="22"/>
          <w:lang w:val="en-US" w:eastAsia="en-US"/>
        </w:rPr>
      </w:pPr>
      <w:r w:rsidRPr="00267633">
        <w:rPr>
          <w:rFonts w:ascii="Times New Roman" w:eastAsia="SimSun" w:hAnsi="Times New Roman" w:cs="Times New Roman"/>
          <w:i/>
          <w:sz w:val="22"/>
          <w:szCs w:val="22"/>
          <w:lang w:val="en-US" w:eastAsia="en-US"/>
        </w:rPr>
        <w:t>Connection to Singapore</w:t>
      </w:r>
    </w:p>
    <w:p w14:paraId="241E11FD" w14:textId="77777777" w:rsidR="00267633" w:rsidRPr="00267633" w:rsidRDefault="00267633" w:rsidP="006172E9">
      <w:pPr>
        <w:numPr>
          <w:ilvl w:val="0"/>
          <w:numId w:val="112"/>
        </w:numPr>
        <w:spacing w:before="120" w:after="0" w:line="240" w:lineRule="auto"/>
        <w:ind w:left="426"/>
        <w:jc w:val="both"/>
        <w:divId w:val="2116439976"/>
        <w:rPr>
          <w:rFonts w:ascii="Times New Roman" w:eastAsia="SimSun" w:hAnsi="Times New Roman" w:cs="Times New Roman"/>
          <w:sz w:val="22"/>
          <w:szCs w:val="22"/>
          <w:lang w:val="en-US" w:eastAsia="en-US"/>
        </w:rPr>
      </w:pPr>
      <w:r w:rsidRPr="00267633">
        <w:rPr>
          <w:rFonts w:ascii="Times New Roman" w:eastAsia="SimSun" w:hAnsi="Times New Roman" w:cs="Times New Roman"/>
          <w:sz w:val="22"/>
          <w:szCs w:val="22"/>
          <w:lang w:val="en-US" w:eastAsia="en-US"/>
        </w:rPr>
        <w:t>(Please state connection which the parties to the marriage have with Singapore).</w:t>
      </w:r>
    </w:p>
    <w:p w14:paraId="30A4CDFC" w14:textId="77777777" w:rsidR="00267633" w:rsidRPr="00267633" w:rsidRDefault="00267633" w:rsidP="00267633">
      <w:pPr>
        <w:spacing w:before="0" w:after="0" w:line="240" w:lineRule="auto"/>
        <w:ind w:left="709" w:hanging="425"/>
        <w:jc w:val="both"/>
        <w:divId w:val="2116439976"/>
        <w:rPr>
          <w:rFonts w:ascii="Times New Roman" w:eastAsia="SimSun" w:hAnsi="Times New Roman" w:cs="Times New Roman"/>
          <w:i/>
          <w:sz w:val="22"/>
          <w:szCs w:val="22"/>
          <w:lang w:val="en-US" w:eastAsia="en-US"/>
        </w:rPr>
      </w:pPr>
    </w:p>
    <w:p w14:paraId="3D7F036E" w14:textId="77777777" w:rsidR="00267633" w:rsidRPr="00267633" w:rsidRDefault="00267633" w:rsidP="00267633">
      <w:pPr>
        <w:spacing w:before="0" w:after="0" w:line="240" w:lineRule="auto"/>
        <w:ind w:left="284"/>
        <w:jc w:val="both"/>
        <w:divId w:val="2116439976"/>
        <w:rPr>
          <w:rFonts w:ascii="Times New Roman" w:eastAsia="SimSun" w:hAnsi="Times New Roman" w:cs="Times New Roman"/>
          <w:i/>
          <w:sz w:val="22"/>
          <w:szCs w:val="22"/>
          <w:lang w:val="en-US" w:eastAsia="en-US"/>
        </w:rPr>
      </w:pPr>
      <w:r w:rsidRPr="00267633">
        <w:rPr>
          <w:rFonts w:ascii="Times New Roman" w:eastAsia="SimSun" w:hAnsi="Times New Roman" w:cs="Times New Roman"/>
          <w:i/>
          <w:sz w:val="22"/>
          <w:szCs w:val="22"/>
          <w:lang w:val="en-US" w:eastAsia="en-US"/>
        </w:rPr>
        <w:t>Connection with country in which marriage was dissolved or annulled or in which judicial separation was obtained</w:t>
      </w:r>
    </w:p>
    <w:p w14:paraId="4CB3665B" w14:textId="77777777" w:rsidR="00267633" w:rsidRPr="00267633" w:rsidRDefault="00267633" w:rsidP="006172E9">
      <w:pPr>
        <w:numPr>
          <w:ilvl w:val="0"/>
          <w:numId w:val="112"/>
        </w:numPr>
        <w:spacing w:before="120" w:after="0" w:line="240" w:lineRule="auto"/>
        <w:ind w:left="426" w:hanging="357"/>
        <w:jc w:val="both"/>
        <w:divId w:val="2116439976"/>
        <w:rPr>
          <w:rFonts w:ascii="Times New Roman" w:eastAsia="SimSun" w:hAnsi="Times New Roman" w:cs="Times New Roman"/>
          <w:sz w:val="22"/>
          <w:szCs w:val="22"/>
          <w:lang w:val="en-US" w:eastAsia="en-US"/>
        </w:rPr>
      </w:pPr>
      <w:r w:rsidRPr="00267633">
        <w:rPr>
          <w:rFonts w:ascii="Times New Roman" w:eastAsia="SimSun" w:hAnsi="Times New Roman" w:cs="Times New Roman"/>
          <w:sz w:val="22"/>
          <w:szCs w:val="22"/>
          <w:lang w:val="en-US" w:eastAsia="en-US"/>
        </w:rPr>
        <w:t>(Please state the connection between parties and the country in which the marriage was dissolved or annulled or judicial separation was obtained).</w:t>
      </w:r>
    </w:p>
    <w:p w14:paraId="196A9145" w14:textId="77777777" w:rsidR="00267633" w:rsidRPr="00267633" w:rsidRDefault="00267633" w:rsidP="00267633">
      <w:pPr>
        <w:spacing w:before="0" w:after="0" w:line="240" w:lineRule="auto"/>
        <w:ind w:left="709" w:hanging="425"/>
        <w:jc w:val="both"/>
        <w:divId w:val="2116439976"/>
        <w:rPr>
          <w:rFonts w:ascii="Times New Roman" w:eastAsia="SimSun" w:hAnsi="Times New Roman" w:cs="Times New Roman"/>
          <w:i/>
          <w:sz w:val="22"/>
          <w:szCs w:val="22"/>
          <w:lang w:val="en-US" w:eastAsia="en-US"/>
        </w:rPr>
      </w:pPr>
    </w:p>
    <w:p w14:paraId="2853C03C" w14:textId="77777777" w:rsidR="00267633" w:rsidRPr="00267633" w:rsidRDefault="00267633" w:rsidP="00267633">
      <w:pPr>
        <w:spacing w:before="0" w:after="0" w:line="240" w:lineRule="auto"/>
        <w:ind w:left="709" w:hanging="425"/>
        <w:jc w:val="both"/>
        <w:divId w:val="2116439976"/>
        <w:rPr>
          <w:rFonts w:ascii="Times New Roman" w:eastAsia="SimSun" w:hAnsi="Times New Roman" w:cs="Times New Roman"/>
          <w:i/>
          <w:sz w:val="22"/>
          <w:szCs w:val="22"/>
          <w:lang w:val="en-US" w:eastAsia="en-US"/>
        </w:rPr>
      </w:pPr>
      <w:r w:rsidRPr="00267633">
        <w:rPr>
          <w:rFonts w:ascii="Times New Roman" w:eastAsia="SimSun" w:hAnsi="Times New Roman" w:cs="Times New Roman"/>
          <w:i/>
          <w:sz w:val="22"/>
          <w:szCs w:val="22"/>
          <w:lang w:val="en-US" w:eastAsia="en-US"/>
        </w:rPr>
        <w:t>Connection that parties have with any other foreign country</w:t>
      </w:r>
    </w:p>
    <w:p w14:paraId="3002922B" w14:textId="77777777" w:rsidR="00267633" w:rsidRPr="00267633" w:rsidRDefault="00267633" w:rsidP="006172E9">
      <w:pPr>
        <w:numPr>
          <w:ilvl w:val="0"/>
          <w:numId w:val="112"/>
        </w:numPr>
        <w:spacing w:before="120" w:after="0" w:line="240" w:lineRule="auto"/>
        <w:ind w:left="426"/>
        <w:jc w:val="both"/>
        <w:divId w:val="2116439976"/>
        <w:rPr>
          <w:rFonts w:ascii="Times New Roman" w:eastAsia="SimSun" w:hAnsi="Times New Roman" w:cs="Times New Roman"/>
          <w:sz w:val="22"/>
          <w:szCs w:val="22"/>
          <w:lang w:val="en-US" w:eastAsia="en-US"/>
        </w:rPr>
      </w:pPr>
      <w:r w:rsidRPr="00267633">
        <w:rPr>
          <w:rFonts w:ascii="Times New Roman" w:eastAsia="SimSun" w:hAnsi="Times New Roman" w:cs="Times New Roman"/>
          <w:sz w:val="22"/>
          <w:szCs w:val="22"/>
          <w:lang w:val="en-US" w:eastAsia="en-US"/>
        </w:rPr>
        <w:t>(Please state the parties’ connection with any other foreign country).</w:t>
      </w:r>
    </w:p>
    <w:p w14:paraId="6DAE4353" w14:textId="77777777" w:rsidR="00267633" w:rsidRPr="00267633" w:rsidRDefault="00267633" w:rsidP="00267633">
      <w:pPr>
        <w:spacing w:before="0" w:after="0" w:line="240" w:lineRule="auto"/>
        <w:ind w:left="709" w:hanging="425"/>
        <w:jc w:val="both"/>
        <w:divId w:val="2116439976"/>
        <w:rPr>
          <w:rFonts w:ascii="Times New Roman" w:eastAsia="SimSun" w:hAnsi="Times New Roman" w:cs="Times New Roman"/>
          <w:i/>
          <w:sz w:val="22"/>
          <w:szCs w:val="22"/>
          <w:lang w:val="en-US" w:eastAsia="en-US"/>
        </w:rPr>
      </w:pPr>
    </w:p>
    <w:p w14:paraId="5159C0D6" w14:textId="77777777" w:rsidR="00267633" w:rsidRPr="00267633" w:rsidRDefault="00267633" w:rsidP="00267633">
      <w:pPr>
        <w:spacing w:before="0" w:after="0" w:line="240" w:lineRule="auto"/>
        <w:ind w:left="709" w:hanging="425"/>
        <w:jc w:val="both"/>
        <w:divId w:val="2116439976"/>
        <w:rPr>
          <w:rFonts w:ascii="Times New Roman" w:eastAsia="SimSun" w:hAnsi="Times New Roman" w:cs="Times New Roman"/>
          <w:i/>
          <w:sz w:val="22"/>
          <w:szCs w:val="22"/>
          <w:lang w:val="en-US" w:eastAsia="en-US"/>
        </w:rPr>
      </w:pPr>
      <w:r w:rsidRPr="00267633">
        <w:rPr>
          <w:rFonts w:ascii="Times New Roman" w:eastAsia="SimSun" w:hAnsi="Times New Roman" w:cs="Times New Roman"/>
          <w:i/>
          <w:sz w:val="22"/>
          <w:szCs w:val="22"/>
          <w:lang w:val="en-US" w:eastAsia="en-US"/>
        </w:rPr>
        <w:lastRenderedPageBreak/>
        <w:t>Foreign orders made and financial relief received by plaintiff and children</w:t>
      </w:r>
    </w:p>
    <w:p w14:paraId="7B47AAFA" w14:textId="77777777" w:rsidR="00267633" w:rsidRPr="00267633" w:rsidRDefault="00267633" w:rsidP="006172E9">
      <w:pPr>
        <w:numPr>
          <w:ilvl w:val="0"/>
          <w:numId w:val="112"/>
        </w:numPr>
        <w:spacing w:before="120" w:after="0" w:line="240" w:lineRule="auto"/>
        <w:ind w:left="426"/>
        <w:jc w:val="both"/>
        <w:divId w:val="2116439976"/>
        <w:rPr>
          <w:rFonts w:ascii="Times New Roman" w:eastAsia="SimSun" w:hAnsi="Times New Roman" w:cs="Times New Roman"/>
          <w:sz w:val="22"/>
          <w:szCs w:val="22"/>
          <w:lang w:val="en-US" w:eastAsia="en-US"/>
        </w:rPr>
      </w:pPr>
      <w:r w:rsidRPr="00267633">
        <w:rPr>
          <w:rFonts w:ascii="Times New Roman" w:eastAsia="SimSun" w:hAnsi="Times New Roman" w:cs="Times New Roman"/>
          <w:sz w:val="22"/>
          <w:szCs w:val="22"/>
          <w:lang w:val="en-US" w:eastAsia="en-US"/>
        </w:rPr>
        <w:t>(Please state if there are any orders or agreements relating to financial relief made in relation to the foreign divorce, annulment or judicial separation and the details of the orders or agreements).</w:t>
      </w:r>
    </w:p>
    <w:p w14:paraId="077745D7" w14:textId="77777777" w:rsidR="00267633" w:rsidRPr="00267633" w:rsidRDefault="00267633" w:rsidP="006172E9">
      <w:pPr>
        <w:numPr>
          <w:ilvl w:val="0"/>
          <w:numId w:val="112"/>
        </w:numPr>
        <w:spacing w:before="120" w:after="0" w:line="240" w:lineRule="auto"/>
        <w:ind w:left="426"/>
        <w:jc w:val="both"/>
        <w:divId w:val="2116439976"/>
        <w:rPr>
          <w:rFonts w:ascii="Times New Roman" w:eastAsia="SimSun" w:hAnsi="Times New Roman" w:cs="Times New Roman"/>
          <w:sz w:val="22"/>
          <w:szCs w:val="22"/>
          <w:lang w:val="en-US" w:eastAsia="en-US"/>
        </w:rPr>
      </w:pPr>
      <w:r w:rsidRPr="00267633">
        <w:rPr>
          <w:rFonts w:ascii="Times New Roman" w:eastAsia="SimSun" w:hAnsi="Times New Roman" w:cs="Times New Roman"/>
          <w:sz w:val="22"/>
          <w:szCs w:val="22"/>
          <w:lang w:val="en-US" w:eastAsia="en-US"/>
        </w:rPr>
        <w:t>(Please state the extent to which the order or agreement has been complied with by the defendant).</w:t>
      </w:r>
    </w:p>
    <w:p w14:paraId="05BEF6E4" w14:textId="77777777" w:rsidR="00267633" w:rsidRPr="00267633" w:rsidRDefault="00267633" w:rsidP="00267633">
      <w:pPr>
        <w:autoSpaceDE w:val="0"/>
        <w:autoSpaceDN w:val="0"/>
        <w:adjustRightInd w:val="0"/>
        <w:spacing w:before="0" w:after="0" w:line="240" w:lineRule="auto"/>
        <w:ind w:left="426"/>
        <w:jc w:val="both"/>
        <w:divId w:val="2116439976"/>
        <w:rPr>
          <w:rFonts w:ascii="Times New Roman" w:eastAsia="SimSun" w:hAnsi="Times New Roman" w:cs="Times New Roman"/>
          <w:sz w:val="22"/>
          <w:szCs w:val="22"/>
          <w:lang w:val="en-US" w:eastAsia="en-US"/>
        </w:rPr>
      </w:pPr>
    </w:p>
    <w:p w14:paraId="0A123BA2" w14:textId="77777777" w:rsidR="00267633" w:rsidRPr="00267633" w:rsidRDefault="00267633" w:rsidP="006172E9">
      <w:pPr>
        <w:numPr>
          <w:ilvl w:val="0"/>
          <w:numId w:val="112"/>
        </w:numPr>
        <w:autoSpaceDE w:val="0"/>
        <w:autoSpaceDN w:val="0"/>
        <w:adjustRightInd w:val="0"/>
        <w:spacing w:before="0" w:after="0" w:line="240" w:lineRule="auto"/>
        <w:ind w:left="426"/>
        <w:jc w:val="both"/>
        <w:divId w:val="2116439976"/>
        <w:rPr>
          <w:rFonts w:ascii="Times New Roman" w:eastAsia="SimSun" w:hAnsi="Times New Roman" w:cs="Times New Roman"/>
          <w:sz w:val="22"/>
          <w:szCs w:val="22"/>
          <w:lang w:val="en-US" w:eastAsia="en-US"/>
        </w:rPr>
      </w:pPr>
      <w:r w:rsidRPr="00267633">
        <w:rPr>
          <w:rFonts w:ascii="Times New Roman" w:eastAsia="SimSun" w:hAnsi="Times New Roman" w:cs="Times New Roman"/>
          <w:sz w:val="22"/>
          <w:szCs w:val="22"/>
          <w:lang w:val="en-US" w:eastAsia="en-US"/>
        </w:rPr>
        <w:t>(Please state if the applicant or a child of the marriage has received or is likely to receive any financial benefit in consequence of the divorce, annulment or judicial separation, by virtue of any agreement or the operation of the law of a foreign country and the details of the financial benefit)</w:t>
      </w:r>
    </w:p>
    <w:p w14:paraId="78866F2B" w14:textId="77777777" w:rsidR="00267633" w:rsidRPr="00267633" w:rsidRDefault="00267633" w:rsidP="00267633">
      <w:pPr>
        <w:autoSpaceDE w:val="0"/>
        <w:autoSpaceDN w:val="0"/>
        <w:adjustRightInd w:val="0"/>
        <w:spacing w:before="0" w:after="0" w:line="240" w:lineRule="auto"/>
        <w:ind w:left="709" w:hanging="425"/>
        <w:jc w:val="both"/>
        <w:divId w:val="2116439976"/>
        <w:rPr>
          <w:rFonts w:ascii="Times New Roman" w:eastAsia="SimSun" w:hAnsi="Times New Roman" w:cs="Times New Roman"/>
          <w:i/>
          <w:sz w:val="22"/>
          <w:szCs w:val="22"/>
          <w:lang w:val="en-US" w:eastAsia="en-US"/>
        </w:rPr>
      </w:pPr>
    </w:p>
    <w:p w14:paraId="5863C319" w14:textId="77777777" w:rsidR="00267633" w:rsidRPr="00267633" w:rsidRDefault="00267633" w:rsidP="00267633">
      <w:pPr>
        <w:autoSpaceDE w:val="0"/>
        <w:autoSpaceDN w:val="0"/>
        <w:adjustRightInd w:val="0"/>
        <w:spacing w:before="120" w:after="0" w:line="240" w:lineRule="auto"/>
        <w:ind w:left="709" w:hanging="425"/>
        <w:jc w:val="both"/>
        <w:divId w:val="2116439976"/>
        <w:rPr>
          <w:rFonts w:ascii="Times New Roman" w:eastAsia="SimSun" w:hAnsi="Times New Roman" w:cs="Times New Roman"/>
          <w:i/>
          <w:sz w:val="22"/>
          <w:szCs w:val="22"/>
          <w:lang w:val="en-US" w:eastAsia="en-US"/>
        </w:rPr>
      </w:pPr>
      <w:r w:rsidRPr="00267633">
        <w:rPr>
          <w:rFonts w:ascii="Times New Roman" w:eastAsia="SimSun" w:hAnsi="Times New Roman" w:cs="Times New Roman"/>
          <w:i/>
          <w:sz w:val="22"/>
          <w:szCs w:val="22"/>
          <w:lang w:val="en-US" w:eastAsia="en-US"/>
        </w:rPr>
        <w:t>Financial relief which had not been dealt with by the foreign order</w:t>
      </w:r>
    </w:p>
    <w:p w14:paraId="0640874D" w14:textId="77777777" w:rsidR="00267633" w:rsidRPr="00267633" w:rsidRDefault="00267633" w:rsidP="006172E9">
      <w:pPr>
        <w:numPr>
          <w:ilvl w:val="0"/>
          <w:numId w:val="112"/>
        </w:numPr>
        <w:autoSpaceDE w:val="0"/>
        <w:autoSpaceDN w:val="0"/>
        <w:adjustRightInd w:val="0"/>
        <w:spacing w:before="120" w:after="0" w:line="240" w:lineRule="auto"/>
        <w:ind w:left="426"/>
        <w:jc w:val="both"/>
        <w:divId w:val="2116439976"/>
        <w:rPr>
          <w:rFonts w:ascii="Times New Roman" w:eastAsia="SimSun" w:hAnsi="Times New Roman" w:cs="Times New Roman"/>
          <w:sz w:val="22"/>
          <w:szCs w:val="22"/>
          <w:lang w:val="en-US" w:eastAsia="en-US"/>
        </w:rPr>
      </w:pPr>
      <w:r w:rsidRPr="00267633">
        <w:rPr>
          <w:rFonts w:ascii="Times New Roman" w:eastAsia="SimSun" w:hAnsi="Times New Roman" w:cs="Times New Roman"/>
          <w:sz w:val="22"/>
          <w:szCs w:val="22"/>
          <w:lang w:val="en-US" w:eastAsia="en-US"/>
        </w:rPr>
        <w:t>(Please state if there are any rights of the plaintiff which has been omitted in the foreign order.)</w:t>
      </w:r>
    </w:p>
    <w:p w14:paraId="74935A0E" w14:textId="77777777" w:rsidR="00267633" w:rsidRPr="00267633" w:rsidRDefault="00267633" w:rsidP="00267633">
      <w:pPr>
        <w:autoSpaceDE w:val="0"/>
        <w:autoSpaceDN w:val="0"/>
        <w:adjustRightInd w:val="0"/>
        <w:spacing w:before="0" w:after="0" w:line="240" w:lineRule="auto"/>
        <w:ind w:left="426"/>
        <w:jc w:val="both"/>
        <w:divId w:val="2116439976"/>
        <w:rPr>
          <w:rFonts w:ascii="Times New Roman" w:eastAsia="SimSun" w:hAnsi="Times New Roman" w:cs="Times New Roman"/>
          <w:sz w:val="22"/>
          <w:szCs w:val="22"/>
          <w:lang w:val="en-US" w:eastAsia="en-US"/>
        </w:rPr>
      </w:pPr>
    </w:p>
    <w:p w14:paraId="53F2B70F" w14:textId="77777777" w:rsidR="00267633" w:rsidRPr="00267633" w:rsidRDefault="00267633" w:rsidP="006172E9">
      <w:pPr>
        <w:numPr>
          <w:ilvl w:val="0"/>
          <w:numId w:val="112"/>
        </w:numPr>
        <w:autoSpaceDE w:val="0"/>
        <w:autoSpaceDN w:val="0"/>
        <w:adjustRightInd w:val="0"/>
        <w:spacing w:before="0" w:after="0" w:line="240" w:lineRule="auto"/>
        <w:ind w:left="426"/>
        <w:jc w:val="both"/>
        <w:divId w:val="2116439976"/>
        <w:rPr>
          <w:rFonts w:ascii="Times New Roman" w:eastAsia="SimSun" w:hAnsi="Times New Roman" w:cs="Times New Roman"/>
          <w:sz w:val="22"/>
          <w:szCs w:val="22"/>
          <w:lang w:val="en-US" w:eastAsia="en-US"/>
        </w:rPr>
      </w:pPr>
      <w:r w:rsidRPr="00267633">
        <w:rPr>
          <w:rFonts w:ascii="Times New Roman" w:eastAsia="SimSun" w:hAnsi="Times New Roman" w:cs="Times New Roman"/>
          <w:sz w:val="22"/>
          <w:szCs w:val="22"/>
          <w:lang w:val="en-US" w:eastAsia="en-US"/>
        </w:rPr>
        <w:t xml:space="preserve">(Please state the availability in Singapore of any matrimonial asset in respect of which an order under section 121G in </w:t>
      </w:r>
      <w:proofErr w:type="spellStart"/>
      <w:r w:rsidRPr="00267633">
        <w:rPr>
          <w:rFonts w:ascii="Times New Roman" w:eastAsia="SimSun" w:hAnsi="Times New Roman" w:cs="Times New Roman"/>
          <w:sz w:val="22"/>
          <w:szCs w:val="22"/>
          <w:lang w:val="en-US" w:eastAsia="en-US"/>
        </w:rPr>
        <w:t>favour</w:t>
      </w:r>
      <w:proofErr w:type="spellEnd"/>
      <w:r w:rsidRPr="00267633">
        <w:rPr>
          <w:rFonts w:ascii="Times New Roman" w:eastAsia="SimSun" w:hAnsi="Times New Roman" w:cs="Times New Roman"/>
          <w:sz w:val="22"/>
          <w:szCs w:val="22"/>
          <w:lang w:val="en-US" w:eastAsia="en-US"/>
        </w:rPr>
        <w:t xml:space="preserve"> of the applicant could be made).  </w:t>
      </w:r>
    </w:p>
    <w:p w14:paraId="21658A8D" w14:textId="77777777" w:rsidR="00267633" w:rsidRPr="00267633" w:rsidRDefault="00267633" w:rsidP="00267633">
      <w:pPr>
        <w:spacing w:before="0" w:after="0" w:line="240" w:lineRule="auto"/>
        <w:ind w:left="284"/>
        <w:divId w:val="2116439976"/>
        <w:rPr>
          <w:rFonts w:ascii="Times New Roman" w:eastAsia="SimSun" w:hAnsi="Times New Roman" w:cs="Times New Roman"/>
          <w:i/>
          <w:sz w:val="22"/>
          <w:szCs w:val="22"/>
          <w:lang w:val="en-US" w:eastAsia="zh-CN"/>
        </w:rPr>
      </w:pPr>
    </w:p>
    <w:p w14:paraId="4F80FD5E" w14:textId="77777777" w:rsidR="00267633" w:rsidRPr="00267633" w:rsidRDefault="00267633" w:rsidP="00267633">
      <w:pPr>
        <w:spacing w:before="0" w:after="0" w:line="240" w:lineRule="auto"/>
        <w:ind w:left="284"/>
        <w:divId w:val="2116439976"/>
        <w:rPr>
          <w:rFonts w:ascii="Times New Roman" w:eastAsia="SimSun" w:hAnsi="Times New Roman" w:cs="Times New Roman"/>
          <w:i/>
          <w:sz w:val="22"/>
          <w:szCs w:val="22"/>
          <w:lang w:val="en-US" w:eastAsia="zh-CN"/>
        </w:rPr>
      </w:pPr>
      <w:r w:rsidRPr="00267633">
        <w:rPr>
          <w:rFonts w:ascii="Times New Roman" w:eastAsia="SimSun" w:hAnsi="Times New Roman" w:cs="Times New Roman"/>
          <w:i/>
          <w:sz w:val="22"/>
          <w:szCs w:val="22"/>
          <w:lang w:val="en-US" w:eastAsia="zh-CN"/>
        </w:rPr>
        <w:t>Extent to which any order under Section 121G is likely to be enforceable</w:t>
      </w:r>
    </w:p>
    <w:p w14:paraId="2284D731" w14:textId="77777777" w:rsidR="00267633" w:rsidRPr="00267633" w:rsidRDefault="00267633" w:rsidP="006172E9">
      <w:pPr>
        <w:numPr>
          <w:ilvl w:val="0"/>
          <w:numId w:val="112"/>
        </w:numPr>
        <w:autoSpaceDE w:val="0"/>
        <w:autoSpaceDN w:val="0"/>
        <w:adjustRightInd w:val="0"/>
        <w:spacing w:before="120" w:after="0" w:line="240" w:lineRule="auto"/>
        <w:ind w:left="426" w:hanging="357"/>
        <w:jc w:val="both"/>
        <w:divId w:val="2116439976"/>
        <w:rPr>
          <w:rFonts w:ascii="Times New Roman" w:eastAsia="SimSun" w:hAnsi="Times New Roman" w:cs="Times New Roman"/>
          <w:sz w:val="22"/>
          <w:szCs w:val="22"/>
          <w:lang w:val="en-US" w:eastAsia="en-US"/>
        </w:rPr>
      </w:pPr>
      <w:r w:rsidRPr="00267633">
        <w:rPr>
          <w:rFonts w:ascii="Times New Roman" w:eastAsia="SimSun" w:hAnsi="Times New Roman" w:cs="Times New Roman"/>
          <w:sz w:val="22"/>
          <w:szCs w:val="22"/>
          <w:lang w:val="en-US" w:eastAsia="en-US"/>
        </w:rPr>
        <w:t>(Please state the extent to which any order under Section 121G is likely to be enforceable).</w:t>
      </w:r>
    </w:p>
    <w:p w14:paraId="5D4036AF" w14:textId="77777777" w:rsidR="00267633" w:rsidRPr="00267633" w:rsidRDefault="00267633" w:rsidP="00267633">
      <w:pPr>
        <w:autoSpaceDE w:val="0"/>
        <w:autoSpaceDN w:val="0"/>
        <w:adjustRightInd w:val="0"/>
        <w:spacing w:before="0" w:after="0" w:line="240" w:lineRule="auto"/>
        <w:ind w:left="709" w:hanging="425"/>
        <w:divId w:val="2116439976"/>
        <w:rPr>
          <w:rFonts w:ascii="Times New Roman" w:eastAsia="SimSun" w:hAnsi="Times New Roman" w:cs="Times New Roman"/>
          <w:i/>
          <w:sz w:val="22"/>
          <w:szCs w:val="22"/>
          <w:lang w:val="en-US" w:eastAsia="en-US"/>
        </w:rPr>
      </w:pPr>
    </w:p>
    <w:p w14:paraId="037EC725" w14:textId="77777777" w:rsidR="00267633" w:rsidRPr="00267633" w:rsidRDefault="00267633" w:rsidP="00267633">
      <w:pPr>
        <w:autoSpaceDE w:val="0"/>
        <w:autoSpaceDN w:val="0"/>
        <w:adjustRightInd w:val="0"/>
        <w:spacing w:before="0" w:after="0" w:line="240" w:lineRule="auto"/>
        <w:ind w:left="709" w:hanging="425"/>
        <w:divId w:val="2116439976"/>
        <w:rPr>
          <w:rFonts w:ascii="Times New Roman" w:eastAsia="SimSun" w:hAnsi="Times New Roman" w:cs="Times New Roman"/>
          <w:i/>
          <w:sz w:val="22"/>
          <w:szCs w:val="22"/>
          <w:lang w:val="en-US" w:eastAsia="en-US"/>
        </w:rPr>
      </w:pPr>
      <w:r w:rsidRPr="00267633">
        <w:rPr>
          <w:rFonts w:ascii="Times New Roman" w:eastAsia="SimSun" w:hAnsi="Times New Roman" w:cs="Times New Roman"/>
          <w:i/>
          <w:sz w:val="22"/>
          <w:szCs w:val="22"/>
          <w:lang w:val="en-US" w:eastAsia="en-US"/>
        </w:rPr>
        <w:t>Length of time elapsed</w:t>
      </w:r>
    </w:p>
    <w:p w14:paraId="31AA9BAD" w14:textId="77777777" w:rsidR="00267633" w:rsidRPr="00267633" w:rsidRDefault="00267633" w:rsidP="006172E9">
      <w:pPr>
        <w:numPr>
          <w:ilvl w:val="0"/>
          <w:numId w:val="112"/>
        </w:numPr>
        <w:autoSpaceDE w:val="0"/>
        <w:autoSpaceDN w:val="0"/>
        <w:adjustRightInd w:val="0"/>
        <w:spacing w:before="120" w:after="0" w:line="240" w:lineRule="auto"/>
        <w:ind w:left="426"/>
        <w:jc w:val="both"/>
        <w:divId w:val="2116439976"/>
        <w:rPr>
          <w:rFonts w:ascii="Times New Roman" w:eastAsia="SimSun" w:hAnsi="Times New Roman" w:cs="Times New Roman"/>
          <w:sz w:val="26"/>
          <w:szCs w:val="26"/>
          <w:lang w:val="en-US" w:eastAsia="en-US"/>
        </w:rPr>
      </w:pPr>
      <w:r w:rsidRPr="00267633">
        <w:rPr>
          <w:rFonts w:ascii="Times New Roman" w:eastAsia="SimSun" w:hAnsi="Times New Roman" w:cs="Times New Roman"/>
          <w:sz w:val="22"/>
          <w:szCs w:val="22"/>
          <w:lang w:val="en-US" w:eastAsia="en-US"/>
        </w:rPr>
        <w:t>(Please state the length of time which has elapsed since the date of the foreign divorce, annulment or judicial separation and the reason for the time taken for this application).</w:t>
      </w:r>
    </w:p>
    <w:p w14:paraId="79230F64" w14:textId="77777777" w:rsidR="00267633" w:rsidRPr="00267633" w:rsidRDefault="00267633" w:rsidP="00267633">
      <w:pPr>
        <w:autoSpaceDE w:val="0"/>
        <w:autoSpaceDN w:val="0"/>
        <w:adjustRightInd w:val="0"/>
        <w:spacing w:before="0" w:after="0" w:line="240" w:lineRule="auto"/>
        <w:ind w:left="709" w:hanging="425"/>
        <w:divId w:val="2116439976"/>
        <w:rPr>
          <w:rFonts w:ascii="Times New Roman" w:eastAsia="SimSun" w:hAnsi="Times New Roman" w:cs="Times New Roman"/>
          <w:i/>
          <w:sz w:val="22"/>
          <w:szCs w:val="22"/>
          <w:lang w:val="en-US" w:eastAsia="en-US"/>
        </w:rPr>
      </w:pPr>
    </w:p>
    <w:p w14:paraId="51125D79" w14:textId="77777777" w:rsidR="00267633" w:rsidRPr="00267633" w:rsidRDefault="00267633" w:rsidP="00267633">
      <w:pPr>
        <w:autoSpaceDE w:val="0"/>
        <w:autoSpaceDN w:val="0"/>
        <w:adjustRightInd w:val="0"/>
        <w:spacing w:before="0" w:after="0" w:line="240" w:lineRule="auto"/>
        <w:ind w:left="709" w:hanging="425"/>
        <w:divId w:val="2116439976"/>
        <w:rPr>
          <w:rFonts w:ascii="Times New Roman" w:eastAsia="SimSun" w:hAnsi="Times New Roman" w:cs="Times New Roman"/>
          <w:i/>
          <w:sz w:val="22"/>
          <w:szCs w:val="22"/>
          <w:lang w:val="en-US" w:eastAsia="en-US"/>
        </w:rPr>
      </w:pPr>
      <w:r w:rsidRPr="00267633">
        <w:rPr>
          <w:rFonts w:ascii="Times New Roman" w:eastAsia="SimSun" w:hAnsi="Times New Roman" w:cs="Times New Roman"/>
          <w:i/>
          <w:sz w:val="22"/>
          <w:szCs w:val="22"/>
          <w:lang w:val="en-US" w:eastAsia="en-US"/>
        </w:rPr>
        <w:t>Grounds for application</w:t>
      </w:r>
    </w:p>
    <w:p w14:paraId="4898C565" w14:textId="77777777" w:rsidR="00267633" w:rsidRPr="00267633" w:rsidRDefault="00267633" w:rsidP="006172E9">
      <w:pPr>
        <w:numPr>
          <w:ilvl w:val="0"/>
          <w:numId w:val="112"/>
        </w:numPr>
        <w:autoSpaceDE w:val="0"/>
        <w:autoSpaceDN w:val="0"/>
        <w:adjustRightInd w:val="0"/>
        <w:spacing w:before="120" w:after="0" w:line="240" w:lineRule="auto"/>
        <w:ind w:left="426"/>
        <w:divId w:val="2116439976"/>
        <w:rPr>
          <w:rFonts w:ascii="Times New Roman" w:eastAsia="SimSun" w:hAnsi="Times New Roman" w:cs="Times New Roman"/>
          <w:sz w:val="22"/>
          <w:szCs w:val="22"/>
          <w:lang w:val="en-US" w:eastAsia="en-US"/>
        </w:rPr>
      </w:pPr>
      <w:r w:rsidRPr="00267633">
        <w:rPr>
          <w:rFonts w:ascii="Times New Roman" w:eastAsia="SimSun" w:hAnsi="Times New Roman" w:cs="Times New Roman"/>
          <w:sz w:val="22"/>
          <w:szCs w:val="22"/>
          <w:lang w:val="en-US" w:eastAsia="en-US"/>
        </w:rPr>
        <w:t>(Please state the grounds for application).</w:t>
      </w:r>
    </w:p>
    <w:p w14:paraId="27D996C0" w14:textId="77777777" w:rsidR="00267633" w:rsidRPr="00267633" w:rsidRDefault="00267633" w:rsidP="00267633">
      <w:pPr>
        <w:autoSpaceDE w:val="0"/>
        <w:autoSpaceDN w:val="0"/>
        <w:adjustRightInd w:val="0"/>
        <w:spacing w:before="0" w:after="0" w:line="240" w:lineRule="auto"/>
        <w:ind w:left="709" w:hanging="425"/>
        <w:divId w:val="2116439976"/>
        <w:rPr>
          <w:rFonts w:ascii="Times New Roman" w:eastAsia="SimSun" w:hAnsi="Times New Roman" w:cs="Times New Roman"/>
          <w:sz w:val="26"/>
          <w:szCs w:val="26"/>
          <w:lang w:val="en-US" w:eastAsia="en-US"/>
        </w:rPr>
      </w:pPr>
    </w:p>
    <w:p w14:paraId="6178FC2B" w14:textId="77777777" w:rsidR="00267633" w:rsidRPr="00267633" w:rsidRDefault="00267633" w:rsidP="00267633">
      <w:pPr>
        <w:tabs>
          <w:tab w:val="left" w:pos="284"/>
        </w:tabs>
        <w:spacing w:before="0" w:after="0" w:line="240" w:lineRule="auto"/>
        <w:ind w:left="709" w:hanging="425"/>
        <w:jc w:val="both"/>
        <w:divId w:val="2116439976"/>
        <w:rPr>
          <w:rFonts w:ascii="Times New Roman" w:eastAsia="SimSun" w:hAnsi="Times New Roman" w:cs="Times New Roman"/>
          <w:i/>
          <w:sz w:val="22"/>
          <w:szCs w:val="22"/>
          <w:lang w:val="en-US" w:eastAsia="en-US"/>
        </w:rPr>
      </w:pPr>
      <w:r w:rsidRPr="00267633">
        <w:rPr>
          <w:rFonts w:ascii="Times New Roman" w:eastAsia="SimSun" w:hAnsi="Times New Roman" w:cs="Times New Roman"/>
          <w:i/>
          <w:sz w:val="22"/>
          <w:szCs w:val="22"/>
          <w:lang w:val="en-US" w:eastAsia="en-US"/>
        </w:rPr>
        <w:t>Attachments</w:t>
      </w:r>
    </w:p>
    <w:p w14:paraId="796EF534" w14:textId="77777777" w:rsidR="00267633" w:rsidRPr="00267633" w:rsidRDefault="00267633" w:rsidP="006172E9">
      <w:pPr>
        <w:numPr>
          <w:ilvl w:val="0"/>
          <w:numId w:val="112"/>
        </w:numPr>
        <w:spacing w:before="120" w:after="0" w:line="240" w:lineRule="auto"/>
        <w:ind w:left="426"/>
        <w:jc w:val="both"/>
        <w:divId w:val="2116439976"/>
        <w:rPr>
          <w:rFonts w:ascii="Times New Roman" w:eastAsia="SimSun" w:hAnsi="Times New Roman" w:cs="Times New Roman"/>
          <w:sz w:val="22"/>
          <w:szCs w:val="22"/>
          <w:lang w:val="en-GB" w:eastAsia="en-US"/>
        </w:rPr>
      </w:pPr>
      <w:r w:rsidRPr="00267633">
        <w:rPr>
          <w:rFonts w:ascii="Times New Roman" w:eastAsia="SimSun" w:hAnsi="Times New Roman" w:cs="Times New Roman"/>
          <w:sz w:val="22"/>
          <w:szCs w:val="22"/>
          <w:lang w:val="en-GB" w:eastAsia="en-US"/>
        </w:rPr>
        <w:t xml:space="preserve">I also attach herewith the following documents in support of my </w:t>
      </w:r>
      <w:proofErr w:type="gramStart"/>
      <w:r w:rsidRPr="00267633">
        <w:rPr>
          <w:rFonts w:ascii="Times New Roman" w:eastAsia="SimSun" w:hAnsi="Times New Roman" w:cs="Times New Roman"/>
          <w:sz w:val="22"/>
          <w:szCs w:val="22"/>
          <w:lang w:val="en-GB" w:eastAsia="en-US"/>
        </w:rPr>
        <w:t>application:-</w:t>
      </w:r>
      <w:proofErr w:type="gramEnd"/>
      <w:r w:rsidRPr="00267633">
        <w:rPr>
          <w:rFonts w:ascii="Times New Roman" w:eastAsia="SimSun" w:hAnsi="Times New Roman" w:cs="Times New Roman"/>
          <w:sz w:val="22"/>
          <w:szCs w:val="22"/>
          <w:lang w:val="en-GB" w:eastAsia="en-US"/>
        </w:rPr>
        <w:t xml:space="preserve"> </w:t>
      </w:r>
    </w:p>
    <w:p w14:paraId="30C1C833" w14:textId="77777777" w:rsidR="00267633" w:rsidRPr="00267633" w:rsidRDefault="00267633" w:rsidP="00267633">
      <w:pPr>
        <w:spacing w:before="120" w:after="0" w:line="240" w:lineRule="auto"/>
        <w:ind w:left="851" w:hanging="425"/>
        <w:jc w:val="both"/>
        <w:divId w:val="2116439976"/>
        <w:rPr>
          <w:rFonts w:ascii="Times New Roman" w:eastAsia="SimSun" w:hAnsi="Times New Roman" w:cs="Times New Roman"/>
          <w:sz w:val="22"/>
          <w:szCs w:val="22"/>
          <w:lang w:val="en-GB" w:eastAsia="en-US"/>
        </w:rPr>
      </w:pPr>
      <w:r w:rsidRPr="00267633">
        <w:rPr>
          <w:rFonts w:ascii="Times New Roman" w:eastAsia="SimSun" w:hAnsi="Times New Roman" w:cs="Times New Roman"/>
          <w:sz w:val="22"/>
          <w:szCs w:val="22"/>
          <w:lang w:val="en-GB" w:eastAsia="en-US"/>
        </w:rPr>
        <w:t xml:space="preserve">a.   </w:t>
      </w:r>
      <w:r w:rsidRPr="00267633">
        <w:rPr>
          <w:rFonts w:ascii="Times New Roman" w:eastAsia="SimSun" w:hAnsi="Times New Roman" w:cs="Times New Roman"/>
          <w:sz w:val="22"/>
          <w:szCs w:val="22"/>
          <w:lang w:val="en-GB" w:eastAsia="en-US"/>
        </w:rPr>
        <w:tab/>
        <w:t xml:space="preserve">a copy of the foreign decree of divorce or annulment of marriage or judicial </w:t>
      </w:r>
      <w:proofErr w:type="gramStart"/>
      <w:r w:rsidRPr="00267633">
        <w:rPr>
          <w:rFonts w:ascii="Times New Roman" w:eastAsia="SimSun" w:hAnsi="Times New Roman" w:cs="Times New Roman"/>
          <w:sz w:val="22"/>
          <w:szCs w:val="22"/>
          <w:lang w:val="en-GB" w:eastAsia="en-US"/>
        </w:rPr>
        <w:t>separation;</w:t>
      </w:r>
      <w:proofErr w:type="gramEnd"/>
    </w:p>
    <w:p w14:paraId="152A0D32" w14:textId="77777777" w:rsidR="00267633" w:rsidRPr="00267633" w:rsidRDefault="00267633" w:rsidP="00267633">
      <w:pPr>
        <w:spacing w:before="120" w:after="0" w:line="240" w:lineRule="auto"/>
        <w:ind w:left="851" w:hanging="425"/>
        <w:jc w:val="both"/>
        <w:divId w:val="2116439976"/>
        <w:rPr>
          <w:rFonts w:ascii="Times New Roman" w:eastAsia="SimSun" w:hAnsi="Times New Roman" w:cs="Times New Roman"/>
          <w:sz w:val="22"/>
          <w:szCs w:val="22"/>
          <w:lang w:val="en-GB" w:eastAsia="en-US"/>
        </w:rPr>
      </w:pPr>
      <w:r w:rsidRPr="00267633">
        <w:rPr>
          <w:rFonts w:ascii="Times New Roman" w:eastAsia="SimSun" w:hAnsi="Times New Roman" w:cs="Times New Roman"/>
          <w:sz w:val="22"/>
          <w:szCs w:val="22"/>
          <w:lang w:val="en-GB" w:eastAsia="en-US"/>
        </w:rPr>
        <w:t>b.</w:t>
      </w:r>
      <w:r w:rsidRPr="00267633">
        <w:rPr>
          <w:rFonts w:ascii="Times New Roman" w:eastAsia="SimSun" w:hAnsi="Times New Roman" w:cs="Times New Roman"/>
          <w:sz w:val="22"/>
          <w:szCs w:val="22"/>
          <w:lang w:val="en-GB" w:eastAsia="en-US"/>
        </w:rPr>
        <w:tab/>
        <w:t>any relevant decision or order made by the foreign court requiring any party to the marriage to make payment to the other party or transfer any matrimonial asset to either of the parties or to a child of the marriage; and</w:t>
      </w:r>
    </w:p>
    <w:p w14:paraId="0948E147" w14:textId="77777777" w:rsidR="00267633" w:rsidRPr="00267633" w:rsidRDefault="00267633" w:rsidP="00267633">
      <w:pPr>
        <w:spacing w:before="120" w:after="0" w:line="240" w:lineRule="auto"/>
        <w:ind w:left="851" w:hanging="425"/>
        <w:jc w:val="both"/>
        <w:divId w:val="2116439976"/>
        <w:rPr>
          <w:rFonts w:ascii="Times New Roman" w:eastAsia="SimSun" w:hAnsi="Times New Roman" w:cs="Times New Roman"/>
          <w:sz w:val="22"/>
          <w:szCs w:val="22"/>
          <w:lang w:val="en-GB" w:eastAsia="en-US"/>
        </w:rPr>
      </w:pPr>
      <w:r w:rsidRPr="00267633">
        <w:rPr>
          <w:rFonts w:ascii="Times New Roman" w:eastAsia="SimSun" w:hAnsi="Times New Roman" w:cs="Times New Roman"/>
          <w:sz w:val="22"/>
          <w:szCs w:val="22"/>
          <w:lang w:val="en-GB" w:eastAsia="en-US"/>
        </w:rPr>
        <w:t>c.</w:t>
      </w:r>
      <w:r w:rsidRPr="00267633">
        <w:rPr>
          <w:rFonts w:ascii="Times New Roman" w:eastAsia="SimSun" w:hAnsi="Times New Roman" w:cs="Times New Roman"/>
          <w:sz w:val="22"/>
          <w:szCs w:val="22"/>
          <w:lang w:val="en-GB" w:eastAsia="en-US"/>
        </w:rPr>
        <w:tab/>
        <w:t>any relevant agreement relating to financial relief between the parties.</w:t>
      </w:r>
    </w:p>
    <w:p w14:paraId="4BF7176A" w14:textId="77777777" w:rsidR="00267633" w:rsidRPr="00267633" w:rsidRDefault="00267633" w:rsidP="00267633">
      <w:pPr>
        <w:tabs>
          <w:tab w:val="left" w:pos="284"/>
        </w:tabs>
        <w:spacing w:before="120" w:after="0" w:line="240" w:lineRule="auto"/>
        <w:jc w:val="both"/>
        <w:divId w:val="2116439976"/>
        <w:rPr>
          <w:rFonts w:ascii="Times New Roman" w:eastAsia="SimSun" w:hAnsi="Times New Roman" w:cs="Times New Roman"/>
          <w:sz w:val="22"/>
          <w:szCs w:val="22"/>
          <w:lang w:val="en-US" w:eastAsia="en-US"/>
        </w:rPr>
      </w:pPr>
    </w:p>
    <w:p w14:paraId="614A274E" w14:textId="77777777" w:rsidR="00267633" w:rsidRPr="00267633" w:rsidRDefault="00267633" w:rsidP="006172E9">
      <w:pPr>
        <w:numPr>
          <w:ilvl w:val="0"/>
          <w:numId w:val="112"/>
        </w:numPr>
        <w:spacing w:before="120" w:after="0" w:line="240" w:lineRule="auto"/>
        <w:ind w:left="426"/>
        <w:jc w:val="both"/>
        <w:divId w:val="2116439976"/>
        <w:rPr>
          <w:rFonts w:ascii="Times New Roman" w:eastAsia="SimSun" w:hAnsi="Times New Roman" w:cs="Times New Roman"/>
          <w:sz w:val="22"/>
          <w:szCs w:val="22"/>
          <w:lang w:val="en-US" w:eastAsia="en-US"/>
        </w:rPr>
      </w:pPr>
      <w:r w:rsidRPr="00267633">
        <w:rPr>
          <w:rFonts w:ascii="Times New Roman" w:eastAsia="SimSun" w:hAnsi="Times New Roman" w:cs="Times New Roman"/>
          <w:sz w:val="22"/>
          <w:szCs w:val="22"/>
          <w:lang w:val="en-US" w:eastAsia="en-US"/>
        </w:rPr>
        <w:t>I am praying for order in terms of the prayers sought                                                                                                                                                                                                                     in my application.</w:t>
      </w:r>
    </w:p>
    <w:p w14:paraId="74D2C774" w14:textId="77777777" w:rsidR="00267633" w:rsidRPr="00267633" w:rsidRDefault="00267633" w:rsidP="00267633">
      <w:pPr>
        <w:tabs>
          <w:tab w:val="left" w:pos="284"/>
        </w:tabs>
        <w:spacing w:before="120" w:after="0" w:line="240" w:lineRule="auto"/>
        <w:ind w:left="1080"/>
        <w:jc w:val="both"/>
        <w:divId w:val="2116439976"/>
        <w:rPr>
          <w:rFonts w:ascii="Times New Roman" w:eastAsia="SimSun" w:hAnsi="Times New Roman" w:cs="Times New Roman"/>
          <w:sz w:val="22"/>
          <w:szCs w:val="22"/>
          <w:lang w:val="en-US" w:eastAsia="en-US"/>
        </w:rPr>
      </w:pPr>
    </w:p>
    <w:p w14:paraId="553AB177" w14:textId="77777777" w:rsidR="00267633" w:rsidRPr="00267633" w:rsidRDefault="00267633" w:rsidP="00267633">
      <w:pPr>
        <w:tabs>
          <w:tab w:val="left" w:pos="284"/>
        </w:tabs>
        <w:spacing w:before="120" w:after="0" w:line="240" w:lineRule="auto"/>
        <w:jc w:val="both"/>
        <w:divId w:val="2116439976"/>
        <w:rPr>
          <w:rFonts w:ascii="Times New Roman" w:eastAsia="SimSun" w:hAnsi="Times New Roman" w:cs="Times New Roman"/>
          <w:sz w:val="22"/>
          <w:szCs w:val="22"/>
          <w:lang w:val="en-US" w:eastAsia="en-US"/>
        </w:rPr>
      </w:pPr>
      <w:r w:rsidRPr="00267633">
        <w:rPr>
          <w:rFonts w:ascii="Times New Roman" w:eastAsia="SimSun" w:hAnsi="Times New Roman" w:cs="Times New Roman"/>
          <w:sz w:val="22"/>
          <w:szCs w:val="22"/>
          <w:lang w:val="en-US" w:eastAsia="en-US"/>
        </w:rPr>
        <w:tab/>
      </w:r>
      <w:r w:rsidRPr="00267633">
        <w:rPr>
          <w:rFonts w:ascii="Times New Roman" w:eastAsia="SimSun" w:hAnsi="Times New Roman" w:cs="Times New Roman"/>
          <w:sz w:val="22"/>
          <w:szCs w:val="22"/>
          <w:lang w:val="en-US" w:eastAsia="en-US"/>
        </w:rPr>
        <w:tab/>
        <w:t>SWORN (or AFFIRMED) by the</w:t>
      </w:r>
      <w:r w:rsidRPr="00267633">
        <w:rPr>
          <w:rFonts w:ascii="Times New Roman" w:eastAsia="SimSun" w:hAnsi="Times New Roman" w:cs="Times New Roman"/>
          <w:sz w:val="22"/>
          <w:szCs w:val="22"/>
          <w:lang w:val="en-US" w:eastAsia="en-US"/>
        </w:rPr>
        <w:tab/>
      </w:r>
      <w:r w:rsidRPr="00267633">
        <w:rPr>
          <w:rFonts w:ascii="Times New Roman" w:eastAsia="SimSun" w:hAnsi="Times New Roman" w:cs="Times New Roman"/>
          <w:sz w:val="22"/>
          <w:szCs w:val="22"/>
          <w:lang w:val="en-US" w:eastAsia="en-US"/>
        </w:rPr>
        <w:tab/>
        <w:t>)</w:t>
      </w:r>
    </w:p>
    <w:p w14:paraId="47B6F3AD" w14:textId="77777777" w:rsidR="00267633" w:rsidRPr="00267633" w:rsidRDefault="00267633" w:rsidP="00267633">
      <w:pPr>
        <w:tabs>
          <w:tab w:val="left" w:pos="284"/>
        </w:tabs>
        <w:spacing w:before="120" w:after="0" w:line="240" w:lineRule="auto"/>
        <w:jc w:val="both"/>
        <w:divId w:val="2116439976"/>
        <w:rPr>
          <w:rFonts w:ascii="Times New Roman" w:eastAsia="SimSun" w:hAnsi="Times New Roman" w:cs="Times New Roman"/>
          <w:sz w:val="22"/>
          <w:szCs w:val="22"/>
          <w:lang w:val="en-US" w:eastAsia="en-US"/>
        </w:rPr>
      </w:pPr>
      <w:r w:rsidRPr="00267633">
        <w:rPr>
          <w:rFonts w:ascii="Times New Roman" w:eastAsia="SimSun" w:hAnsi="Times New Roman" w:cs="Times New Roman"/>
          <w:sz w:val="22"/>
          <w:szCs w:val="22"/>
          <w:lang w:val="en-US" w:eastAsia="en-US"/>
        </w:rPr>
        <w:tab/>
      </w:r>
      <w:r w:rsidRPr="00267633">
        <w:rPr>
          <w:rFonts w:ascii="Times New Roman" w:eastAsia="SimSun" w:hAnsi="Times New Roman" w:cs="Times New Roman"/>
          <w:sz w:val="22"/>
          <w:szCs w:val="22"/>
          <w:lang w:val="en-US" w:eastAsia="en-US"/>
        </w:rPr>
        <w:tab/>
        <w:t xml:space="preserve">Plaintiff at     </w:t>
      </w:r>
      <w:r w:rsidRPr="00267633">
        <w:rPr>
          <w:rFonts w:ascii="Times New Roman" w:eastAsia="SimSun" w:hAnsi="Times New Roman" w:cs="Times New Roman"/>
          <w:sz w:val="22"/>
          <w:szCs w:val="22"/>
          <w:lang w:val="en-US" w:eastAsia="en-US"/>
        </w:rPr>
        <w:tab/>
      </w:r>
      <w:r w:rsidRPr="00267633">
        <w:rPr>
          <w:rFonts w:ascii="Times New Roman" w:eastAsia="SimSun" w:hAnsi="Times New Roman" w:cs="Times New Roman"/>
          <w:sz w:val="22"/>
          <w:szCs w:val="22"/>
          <w:lang w:val="en-US" w:eastAsia="en-US"/>
        </w:rPr>
        <w:tab/>
      </w:r>
      <w:r w:rsidRPr="00267633">
        <w:rPr>
          <w:rFonts w:ascii="Times New Roman" w:eastAsia="SimSun" w:hAnsi="Times New Roman" w:cs="Times New Roman"/>
          <w:sz w:val="22"/>
          <w:szCs w:val="22"/>
          <w:lang w:val="en-US" w:eastAsia="en-US"/>
        </w:rPr>
        <w:tab/>
      </w:r>
      <w:r w:rsidRPr="00267633">
        <w:rPr>
          <w:rFonts w:ascii="Times New Roman" w:eastAsia="SimSun" w:hAnsi="Times New Roman" w:cs="Times New Roman"/>
          <w:sz w:val="22"/>
          <w:szCs w:val="22"/>
          <w:lang w:val="en-US" w:eastAsia="en-US"/>
        </w:rPr>
        <w:tab/>
      </w:r>
      <w:r w:rsidRPr="00267633">
        <w:rPr>
          <w:rFonts w:ascii="Times New Roman" w:eastAsia="SimSun" w:hAnsi="Times New Roman" w:cs="Times New Roman"/>
          <w:sz w:val="22"/>
          <w:szCs w:val="22"/>
          <w:lang w:val="en-US" w:eastAsia="en-US"/>
        </w:rPr>
        <w:tab/>
        <w:t>)</w:t>
      </w:r>
    </w:p>
    <w:p w14:paraId="50AF1EB2" w14:textId="77777777" w:rsidR="00267633" w:rsidRPr="00267633" w:rsidRDefault="00267633" w:rsidP="00267633">
      <w:pPr>
        <w:tabs>
          <w:tab w:val="left" w:pos="284"/>
        </w:tabs>
        <w:spacing w:before="120" w:after="0" w:line="240" w:lineRule="auto"/>
        <w:jc w:val="both"/>
        <w:divId w:val="2116439976"/>
        <w:rPr>
          <w:rFonts w:ascii="Times New Roman" w:eastAsia="SimSun" w:hAnsi="Times New Roman" w:cs="Times New Roman"/>
          <w:sz w:val="22"/>
          <w:szCs w:val="22"/>
          <w:lang w:val="en-US" w:eastAsia="en-US"/>
        </w:rPr>
      </w:pPr>
      <w:r w:rsidRPr="00267633">
        <w:rPr>
          <w:rFonts w:ascii="Times New Roman" w:eastAsia="SimSun" w:hAnsi="Times New Roman" w:cs="Times New Roman"/>
          <w:sz w:val="22"/>
          <w:szCs w:val="22"/>
          <w:lang w:val="en-US" w:eastAsia="en-US"/>
        </w:rPr>
        <w:tab/>
      </w:r>
      <w:r w:rsidRPr="00267633">
        <w:rPr>
          <w:rFonts w:ascii="Times New Roman" w:eastAsia="SimSun" w:hAnsi="Times New Roman" w:cs="Times New Roman"/>
          <w:sz w:val="22"/>
          <w:szCs w:val="22"/>
          <w:lang w:val="en-US" w:eastAsia="en-US"/>
        </w:rPr>
        <w:tab/>
        <w:t>on the                        day of 20</w:t>
      </w:r>
      <w:r w:rsidRPr="00267633">
        <w:rPr>
          <w:rFonts w:ascii="Times New Roman" w:eastAsia="SimSun" w:hAnsi="Times New Roman" w:cs="Times New Roman"/>
          <w:sz w:val="22"/>
          <w:szCs w:val="22"/>
          <w:lang w:val="en-US" w:eastAsia="en-US"/>
        </w:rPr>
        <w:tab/>
      </w:r>
      <w:r w:rsidRPr="00267633">
        <w:rPr>
          <w:rFonts w:ascii="Times New Roman" w:eastAsia="SimSun" w:hAnsi="Times New Roman" w:cs="Times New Roman"/>
          <w:sz w:val="22"/>
          <w:szCs w:val="22"/>
          <w:lang w:val="en-US" w:eastAsia="en-US"/>
        </w:rPr>
        <w:tab/>
      </w:r>
      <w:r w:rsidRPr="00267633">
        <w:rPr>
          <w:rFonts w:ascii="Times New Roman" w:eastAsia="SimSun" w:hAnsi="Times New Roman" w:cs="Times New Roman"/>
          <w:sz w:val="22"/>
          <w:szCs w:val="22"/>
          <w:lang w:val="en-US" w:eastAsia="en-US"/>
        </w:rPr>
        <w:tab/>
        <w:t>)</w:t>
      </w:r>
    </w:p>
    <w:p w14:paraId="69396D40" w14:textId="77777777" w:rsidR="00267633" w:rsidRPr="00267633" w:rsidRDefault="00267633" w:rsidP="00267633">
      <w:pPr>
        <w:tabs>
          <w:tab w:val="center" w:pos="4320"/>
          <w:tab w:val="right" w:pos="8640"/>
        </w:tabs>
        <w:spacing w:before="0" w:after="0" w:line="240" w:lineRule="auto"/>
        <w:ind w:firstLine="720"/>
        <w:jc w:val="both"/>
        <w:outlineLvl w:val="0"/>
        <w:divId w:val="2116439976"/>
        <w:rPr>
          <w:rFonts w:ascii="Times New Roman" w:eastAsia="SimSun" w:hAnsi="Times New Roman" w:cs="Times New Roman"/>
          <w:snapToGrid w:val="0"/>
          <w:sz w:val="22"/>
          <w:szCs w:val="22"/>
          <w:lang w:val="en-US" w:eastAsia="zh-CN"/>
        </w:rPr>
      </w:pPr>
    </w:p>
    <w:p w14:paraId="5B21213E" w14:textId="77777777" w:rsidR="00267633" w:rsidRPr="00267633" w:rsidRDefault="00267633" w:rsidP="00267633">
      <w:pPr>
        <w:tabs>
          <w:tab w:val="left" w:pos="284"/>
        </w:tabs>
        <w:spacing w:before="120" w:after="0" w:line="240" w:lineRule="auto"/>
        <w:jc w:val="both"/>
        <w:divId w:val="2116439976"/>
        <w:rPr>
          <w:rFonts w:ascii="Times New Roman" w:eastAsia="SimSun" w:hAnsi="Times New Roman" w:cs="Times New Roman"/>
          <w:sz w:val="22"/>
          <w:szCs w:val="22"/>
          <w:lang w:val="en-US" w:eastAsia="en-US"/>
        </w:rPr>
      </w:pPr>
      <w:r w:rsidRPr="00267633">
        <w:rPr>
          <w:rFonts w:ascii="Times New Roman" w:eastAsia="SimSun" w:hAnsi="Times New Roman" w:cs="Times New Roman"/>
          <w:sz w:val="22"/>
          <w:szCs w:val="22"/>
          <w:lang w:val="en-US" w:eastAsia="en-US"/>
        </w:rPr>
        <w:tab/>
      </w:r>
      <w:r w:rsidRPr="00267633">
        <w:rPr>
          <w:rFonts w:ascii="Times New Roman" w:eastAsia="SimSun" w:hAnsi="Times New Roman" w:cs="Times New Roman"/>
          <w:sz w:val="22"/>
          <w:szCs w:val="22"/>
          <w:lang w:val="en-US" w:eastAsia="en-US"/>
        </w:rPr>
        <w:tab/>
        <w:t>Before me,</w:t>
      </w:r>
    </w:p>
    <w:p w14:paraId="21051E11" w14:textId="77777777" w:rsidR="00267633" w:rsidRPr="00267633" w:rsidRDefault="00267633" w:rsidP="00267633">
      <w:pPr>
        <w:tabs>
          <w:tab w:val="left" w:pos="284"/>
        </w:tabs>
        <w:spacing w:before="120" w:after="0" w:line="240" w:lineRule="auto"/>
        <w:jc w:val="both"/>
        <w:divId w:val="2116439976"/>
        <w:rPr>
          <w:rFonts w:ascii="Times New Roman" w:eastAsia="SimSun" w:hAnsi="Times New Roman" w:cs="Times New Roman"/>
          <w:sz w:val="22"/>
          <w:szCs w:val="22"/>
          <w:lang w:val="en-US" w:eastAsia="en-US"/>
        </w:rPr>
      </w:pPr>
    </w:p>
    <w:p w14:paraId="5C5F4425" w14:textId="77777777" w:rsidR="00267633" w:rsidRPr="00267633" w:rsidRDefault="00267633" w:rsidP="00267633">
      <w:pPr>
        <w:tabs>
          <w:tab w:val="left" w:pos="284"/>
        </w:tabs>
        <w:spacing w:before="120" w:after="0" w:line="240" w:lineRule="auto"/>
        <w:jc w:val="both"/>
        <w:divId w:val="2116439976"/>
        <w:rPr>
          <w:rFonts w:ascii="Times New Roman" w:eastAsia="SimSun" w:hAnsi="Times New Roman" w:cs="Times New Roman"/>
          <w:sz w:val="22"/>
          <w:szCs w:val="22"/>
          <w:lang w:val="en-US" w:eastAsia="en-US"/>
        </w:rPr>
      </w:pPr>
      <w:r w:rsidRPr="00267633">
        <w:rPr>
          <w:rFonts w:ascii="Times New Roman" w:eastAsia="SimSun" w:hAnsi="Times New Roman" w:cs="Times New Roman"/>
          <w:sz w:val="22"/>
          <w:szCs w:val="22"/>
          <w:lang w:val="en-US" w:eastAsia="en-US"/>
        </w:rPr>
        <w:tab/>
      </w:r>
      <w:r w:rsidRPr="00267633">
        <w:rPr>
          <w:rFonts w:ascii="Times New Roman" w:eastAsia="SimSun" w:hAnsi="Times New Roman" w:cs="Times New Roman"/>
          <w:sz w:val="22"/>
          <w:szCs w:val="22"/>
          <w:lang w:val="en-US" w:eastAsia="en-US"/>
        </w:rPr>
        <w:tab/>
        <w:t>A Commissioner for Oaths</w:t>
      </w:r>
    </w:p>
    <w:p w14:paraId="4DC634B4" w14:textId="77777777" w:rsidR="00267633" w:rsidRPr="00267633" w:rsidRDefault="00267633" w:rsidP="00267633">
      <w:pPr>
        <w:spacing w:before="0" w:after="0" w:line="240" w:lineRule="auto"/>
        <w:divId w:val="2116439976"/>
        <w:rPr>
          <w:rFonts w:ascii="Times New Roman" w:eastAsia="SimSun" w:hAnsi="Times New Roman" w:cs="Times New Roman"/>
          <w:sz w:val="20"/>
          <w:szCs w:val="20"/>
          <w:lang w:val="en-US" w:eastAsia="zh-CN"/>
        </w:rPr>
      </w:pPr>
      <w:r w:rsidRPr="00267633">
        <w:rPr>
          <w:rFonts w:ascii="Times New Roman" w:eastAsia="SimSun" w:hAnsi="Times New Roman" w:cs="Times New Roman"/>
          <w:i/>
          <w:sz w:val="22"/>
          <w:szCs w:val="22"/>
          <w:lang w:val="en-US" w:eastAsia="zh-CN"/>
        </w:rPr>
        <w:t>*Delete where</w:t>
      </w:r>
      <w:r w:rsidRPr="00267633">
        <w:rPr>
          <w:rFonts w:ascii="Times New Roman" w:eastAsia="SimSun" w:hAnsi="Times New Roman" w:cs="Times New Roman"/>
          <w:i/>
          <w:sz w:val="22"/>
          <w:szCs w:val="22"/>
          <w:lang w:val="en-US" w:eastAsia="zh-CN"/>
        </w:rPr>
        <w:tab/>
        <w:t>inapplicable</w:t>
      </w:r>
    </w:p>
    <w:tbl>
      <w:tblPr>
        <w:tblW w:w="0" w:type="auto"/>
        <w:jc w:val="center"/>
        <w:tblLayout w:type="fixed"/>
        <w:tblLook w:val="0000" w:firstRow="0" w:lastRow="0" w:firstColumn="0" w:lastColumn="0" w:noHBand="0" w:noVBand="0"/>
      </w:tblPr>
      <w:tblGrid>
        <w:gridCol w:w="2600"/>
        <w:gridCol w:w="2600"/>
        <w:gridCol w:w="2600"/>
      </w:tblGrid>
      <w:tr w:rsidR="00267633" w:rsidRPr="00267633" w14:paraId="5175E46B" w14:textId="77777777" w:rsidTr="00267633">
        <w:trPr>
          <w:divId w:val="2116439976"/>
          <w:jc w:val="center"/>
        </w:trPr>
        <w:tc>
          <w:tcPr>
            <w:tcW w:w="2600" w:type="dxa"/>
          </w:tcPr>
          <w:p w14:paraId="47E0C17F" w14:textId="77777777" w:rsidR="00267633" w:rsidRPr="00267633" w:rsidRDefault="00267633" w:rsidP="00267633">
            <w:pPr>
              <w:tabs>
                <w:tab w:val="left" w:pos="-720"/>
              </w:tabs>
              <w:suppressAutoHyphens/>
              <w:spacing w:before="0" w:after="0" w:line="240" w:lineRule="auto"/>
              <w:rPr>
                <w:rFonts w:ascii="Times New Roman" w:hAnsi="Times New Roman" w:cs="Times New Roman"/>
                <w:lang w:val="en-GB" w:eastAsia="zh-CN"/>
              </w:rPr>
            </w:pPr>
          </w:p>
        </w:tc>
        <w:tc>
          <w:tcPr>
            <w:tcW w:w="2600" w:type="dxa"/>
          </w:tcPr>
          <w:p w14:paraId="146BF264" w14:textId="77777777" w:rsidR="00041F27" w:rsidRDefault="00041F27" w:rsidP="00267633">
            <w:pPr>
              <w:keepNext/>
              <w:spacing w:before="0" w:after="0" w:line="240" w:lineRule="auto"/>
              <w:jc w:val="center"/>
              <w:outlineLvl w:val="1"/>
              <w:rPr>
                <w:rFonts w:ascii="Times New Roman" w:hAnsi="Times New Roman"/>
                <w:bCs/>
                <w:iCs/>
                <w:spacing w:val="-3"/>
                <w:lang w:val="en-GB" w:eastAsia="zh-CN"/>
              </w:rPr>
            </w:pPr>
            <w:bookmarkStart w:id="117" w:name="form4"/>
            <w:bookmarkStart w:id="118" w:name="_Toc66445299"/>
            <w:bookmarkStart w:id="119" w:name="_Toc81709854"/>
            <w:bookmarkStart w:id="120" w:name="_Toc81710579"/>
            <w:bookmarkStart w:id="121" w:name="_Toc81717488"/>
            <w:bookmarkStart w:id="122" w:name="_Toc122854339"/>
            <w:bookmarkStart w:id="123" w:name="_Toc122854700"/>
            <w:bookmarkStart w:id="124" w:name="_Toc243995783"/>
            <w:bookmarkEnd w:id="117"/>
          </w:p>
          <w:p w14:paraId="0C3EA439" w14:textId="77777777" w:rsidR="00267633" w:rsidRPr="00267633" w:rsidRDefault="00267633" w:rsidP="00267633">
            <w:pPr>
              <w:keepNext/>
              <w:spacing w:before="0" w:after="0" w:line="240" w:lineRule="auto"/>
              <w:jc w:val="center"/>
              <w:outlineLvl w:val="1"/>
              <w:rPr>
                <w:rFonts w:ascii="Times New Roman" w:hAnsi="Times New Roman"/>
                <w:bCs/>
                <w:iCs/>
                <w:spacing w:val="-3"/>
                <w:lang w:val="en-GB" w:eastAsia="zh-CN"/>
              </w:rPr>
            </w:pPr>
            <w:r w:rsidRPr="00267633">
              <w:rPr>
                <w:rFonts w:ascii="Times New Roman" w:hAnsi="Times New Roman"/>
                <w:bCs/>
                <w:iCs/>
                <w:spacing w:val="-3"/>
                <w:lang w:val="en-GB" w:eastAsia="zh-CN"/>
              </w:rPr>
              <w:t>F</w:t>
            </w:r>
            <w:bookmarkEnd w:id="118"/>
            <w:bookmarkEnd w:id="119"/>
            <w:bookmarkEnd w:id="120"/>
            <w:bookmarkEnd w:id="121"/>
            <w:bookmarkEnd w:id="122"/>
            <w:bookmarkEnd w:id="123"/>
            <w:bookmarkEnd w:id="124"/>
            <w:r w:rsidRPr="00267633">
              <w:rPr>
                <w:rFonts w:ascii="Times New Roman" w:hAnsi="Times New Roman"/>
                <w:bCs/>
                <w:iCs/>
                <w:spacing w:val="-3"/>
                <w:lang w:val="en-GB" w:eastAsia="zh-CN"/>
              </w:rPr>
              <w:t>ORM 230</w:t>
            </w:r>
          </w:p>
        </w:tc>
        <w:tc>
          <w:tcPr>
            <w:tcW w:w="2600" w:type="dxa"/>
          </w:tcPr>
          <w:p w14:paraId="5A2ED388" w14:textId="77777777" w:rsidR="00267633" w:rsidRPr="00267633" w:rsidRDefault="00267633" w:rsidP="00267633">
            <w:pPr>
              <w:tabs>
                <w:tab w:val="left" w:pos="-720"/>
              </w:tabs>
              <w:suppressAutoHyphens/>
              <w:spacing w:before="0" w:after="0" w:line="240" w:lineRule="auto"/>
              <w:jc w:val="center"/>
              <w:rPr>
                <w:rFonts w:ascii="Times New Roman" w:hAnsi="Times New Roman" w:cs="Times New Roman"/>
                <w:lang w:val="en-GB" w:eastAsia="zh-CN"/>
              </w:rPr>
            </w:pPr>
          </w:p>
        </w:tc>
      </w:tr>
    </w:tbl>
    <w:p w14:paraId="32C8B8CF" w14:textId="77777777" w:rsidR="00236DAA" w:rsidRPr="00236DAA" w:rsidRDefault="00236DAA" w:rsidP="00236DAA">
      <w:pPr>
        <w:spacing w:before="0" w:after="200" w:line="276" w:lineRule="auto"/>
        <w:jc w:val="center"/>
        <w:divId w:val="2116439976"/>
        <w:rPr>
          <w:rFonts w:ascii="Times New Roman" w:hAnsi="Times New Roman" w:cs="Times New Roman"/>
          <w:szCs w:val="20"/>
          <w:lang w:val="en-GB" w:eastAsia="zh-CN"/>
        </w:rPr>
      </w:pPr>
      <w:r w:rsidRPr="00236DAA">
        <w:rPr>
          <w:rFonts w:ascii="Times New Roman" w:hAnsi="Times New Roman" w:cs="Times New Roman"/>
          <w:szCs w:val="20"/>
          <w:lang w:val="en-GB" w:eastAsia="zh-CN"/>
        </w:rPr>
        <w:t>(deleted)</w:t>
      </w:r>
    </w:p>
    <w:p w14:paraId="5966B22B" w14:textId="77777777" w:rsidR="00267633" w:rsidRPr="00267633" w:rsidRDefault="00236DAA" w:rsidP="00267633">
      <w:pPr>
        <w:spacing w:before="0" w:after="200" w:line="276" w:lineRule="auto"/>
        <w:divId w:val="2116439976"/>
        <w:rPr>
          <w:rFonts w:ascii="Times New Roman" w:hAnsi="Times New Roman" w:cs="Times New Roman"/>
          <w:i/>
          <w:szCs w:val="20"/>
          <w:lang w:val="en-GB" w:eastAsia="zh-CN"/>
        </w:rPr>
      </w:pPr>
      <w:r w:rsidRPr="00236DAA">
        <w:rPr>
          <w:rFonts w:ascii="Times New Roman" w:hAnsi="Times New Roman" w:cs="Times New Roman"/>
          <w:szCs w:val="20"/>
          <w:lang w:val="en-GB" w:eastAsia="zh-CN"/>
        </w:rPr>
        <w:br w:type="page"/>
      </w:r>
    </w:p>
    <w:tbl>
      <w:tblPr>
        <w:tblW w:w="9240" w:type="dxa"/>
        <w:jc w:val="center"/>
        <w:tblLayout w:type="fixed"/>
        <w:tblLook w:val="0000" w:firstRow="0" w:lastRow="0" w:firstColumn="0" w:lastColumn="0" w:noHBand="0" w:noVBand="0"/>
      </w:tblPr>
      <w:tblGrid>
        <w:gridCol w:w="3080"/>
        <w:gridCol w:w="3080"/>
        <w:gridCol w:w="3080"/>
      </w:tblGrid>
      <w:tr w:rsidR="00267633" w:rsidRPr="00267633" w14:paraId="183E14E1" w14:textId="77777777" w:rsidTr="00267633">
        <w:trPr>
          <w:divId w:val="2116439976"/>
          <w:jc w:val="center"/>
        </w:trPr>
        <w:tc>
          <w:tcPr>
            <w:tcW w:w="3080" w:type="dxa"/>
          </w:tcPr>
          <w:p w14:paraId="53CDF4B6" w14:textId="77777777" w:rsidR="00267633" w:rsidRPr="00267633" w:rsidRDefault="00267633" w:rsidP="00267633">
            <w:pPr>
              <w:spacing w:before="0" w:after="120" w:line="240" w:lineRule="auto"/>
              <w:rPr>
                <w:rFonts w:ascii="Times New Roman" w:hAnsi="Times New Roman" w:cs="Times New Roman"/>
                <w:sz w:val="18"/>
                <w:szCs w:val="20"/>
                <w:lang w:val="en-GB" w:eastAsia="zh-CN"/>
              </w:rPr>
            </w:pPr>
            <w:r w:rsidRPr="00267633">
              <w:rPr>
                <w:rFonts w:ascii="Times New Roman" w:hAnsi="Times New Roman" w:cs="Times New Roman"/>
                <w:i/>
                <w:szCs w:val="20"/>
                <w:lang w:val="en-GB" w:eastAsia="zh-CN"/>
              </w:rPr>
              <w:lastRenderedPageBreak/>
              <w:br w:type="page"/>
            </w:r>
          </w:p>
        </w:tc>
        <w:tc>
          <w:tcPr>
            <w:tcW w:w="3080" w:type="dxa"/>
          </w:tcPr>
          <w:p w14:paraId="1F31C2D6" w14:textId="77777777" w:rsidR="00267633" w:rsidRPr="00267633" w:rsidRDefault="00267633" w:rsidP="00267633">
            <w:pPr>
              <w:keepNext/>
              <w:spacing w:before="0" w:after="0" w:line="240" w:lineRule="auto"/>
              <w:jc w:val="center"/>
              <w:outlineLvl w:val="1"/>
              <w:rPr>
                <w:rFonts w:ascii="Times New Roman" w:hAnsi="Times New Roman"/>
                <w:bCs/>
                <w:iCs/>
                <w:szCs w:val="28"/>
                <w:lang w:val="en-GB" w:eastAsia="zh-CN"/>
              </w:rPr>
            </w:pPr>
            <w:r w:rsidRPr="00267633">
              <w:rPr>
                <w:rFonts w:ascii="Times New Roman" w:hAnsi="Times New Roman"/>
                <w:bCs/>
                <w:iCs/>
                <w:szCs w:val="28"/>
                <w:lang w:val="en-GB" w:eastAsia="zh-CN"/>
              </w:rPr>
              <w:t>FORM 231</w:t>
            </w:r>
          </w:p>
        </w:tc>
        <w:tc>
          <w:tcPr>
            <w:tcW w:w="3080" w:type="dxa"/>
          </w:tcPr>
          <w:p w14:paraId="530C419D" w14:textId="77777777" w:rsidR="00267633" w:rsidRPr="00267633" w:rsidRDefault="00267633" w:rsidP="00267633">
            <w:pPr>
              <w:spacing w:before="0" w:after="120" w:line="240" w:lineRule="auto"/>
              <w:rPr>
                <w:rFonts w:ascii="Times New Roman" w:hAnsi="Times New Roman" w:cs="Times New Roman"/>
                <w:b/>
                <w:sz w:val="20"/>
                <w:szCs w:val="20"/>
                <w:lang w:val="en-GB" w:eastAsia="zh-CN"/>
              </w:rPr>
            </w:pPr>
          </w:p>
        </w:tc>
      </w:tr>
    </w:tbl>
    <w:p w14:paraId="20B3C459" w14:textId="77777777" w:rsidR="00267633" w:rsidRPr="00267633" w:rsidRDefault="00267633" w:rsidP="00267633">
      <w:pPr>
        <w:spacing w:before="0" w:after="0" w:line="240" w:lineRule="auto"/>
        <w:divId w:val="2116439976"/>
        <w:rPr>
          <w:rFonts w:ascii="Times New Roman" w:hAnsi="Times New Roman" w:cs="Times New Roman"/>
          <w:sz w:val="22"/>
          <w:szCs w:val="22"/>
          <w:lang w:val="en-GB" w:eastAsia="zh-CN"/>
        </w:rPr>
      </w:pPr>
      <w:r w:rsidRPr="00267633">
        <w:rPr>
          <w:rFonts w:ascii="Times New Roman" w:hAnsi="Times New Roman" w:cs="Times New Roman"/>
          <w:sz w:val="22"/>
          <w:szCs w:val="22"/>
          <w:lang w:val="en-GB" w:eastAsia="zh-CN"/>
        </w:rPr>
        <w:t>Para 80</w:t>
      </w:r>
    </w:p>
    <w:p w14:paraId="2B803E2F" w14:textId="77777777" w:rsidR="00267633" w:rsidRPr="00267633" w:rsidRDefault="00267633" w:rsidP="00267633">
      <w:pPr>
        <w:keepNext/>
        <w:spacing w:before="0" w:after="0" w:line="240" w:lineRule="auto"/>
        <w:jc w:val="center"/>
        <w:outlineLvl w:val="1"/>
        <w:divId w:val="2116439976"/>
        <w:rPr>
          <w:rFonts w:ascii="Times New Roman" w:hAnsi="Times New Roman"/>
          <w:b/>
          <w:bCs/>
          <w:iCs/>
          <w:szCs w:val="28"/>
          <w:lang w:val="en-GB" w:eastAsia="zh-CN"/>
        </w:rPr>
      </w:pPr>
      <w:r w:rsidRPr="00267633">
        <w:rPr>
          <w:rFonts w:ascii="Times New Roman" w:hAnsi="Times New Roman"/>
          <w:b/>
          <w:bCs/>
          <w:iCs/>
          <w:szCs w:val="28"/>
          <w:lang w:val="en-GB" w:eastAsia="zh-CN"/>
        </w:rPr>
        <w:t>NOTICE TO PRODUCE DOCUMENTS REFERRED TO</w:t>
      </w:r>
    </w:p>
    <w:p w14:paraId="71DE5F39" w14:textId="77777777" w:rsidR="00267633" w:rsidRPr="00267633" w:rsidRDefault="00267633" w:rsidP="00267633">
      <w:pPr>
        <w:keepNext/>
        <w:spacing w:before="0" w:after="0" w:line="240" w:lineRule="auto"/>
        <w:jc w:val="center"/>
        <w:outlineLvl w:val="1"/>
        <w:divId w:val="2116439976"/>
        <w:rPr>
          <w:rFonts w:ascii="Times New Roman" w:hAnsi="Times New Roman"/>
          <w:b/>
          <w:bCs/>
          <w:iCs/>
          <w:szCs w:val="28"/>
          <w:lang w:val="en-GB" w:eastAsia="zh-CN"/>
        </w:rPr>
      </w:pPr>
      <w:r w:rsidRPr="00267633">
        <w:rPr>
          <w:rFonts w:ascii="Times New Roman" w:hAnsi="Times New Roman"/>
          <w:b/>
          <w:bCs/>
          <w:iCs/>
          <w:szCs w:val="28"/>
          <w:lang w:val="en-GB" w:eastAsia="zh-CN"/>
        </w:rPr>
        <w:t>IN PLEADINGS OR AFFIDAVITS</w:t>
      </w:r>
    </w:p>
    <w:p w14:paraId="7AF7F8DA"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1612B9CF"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676F025A" w14:textId="77777777" w:rsidR="00267633" w:rsidRPr="00267633" w:rsidRDefault="00267633" w:rsidP="00267633">
      <w:pPr>
        <w:spacing w:before="0" w:after="0" w:line="240" w:lineRule="auto"/>
        <w:jc w:val="center"/>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(Title as in action)</w:t>
      </w:r>
    </w:p>
    <w:p w14:paraId="28BA33D4"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0A630C88"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14E47FF2" w14:textId="77777777" w:rsidR="00267633" w:rsidRPr="00267633" w:rsidRDefault="00267633" w:rsidP="00267633">
      <w:pPr>
        <w:spacing w:before="0" w:after="12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Take notice that the Plaintiff/Defendant/Other party [</w:t>
      </w:r>
      <w:r w:rsidRPr="00267633">
        <w:rPr>
          <w:rFonts w:ascii="Times New Roman" w:hAnsi="Times New Roman" w:cs="Times New Roman"/>
          <w:i/>
          <w:szCs w:val="20"/>
          <w:lang w:val="en-GB" w:eastAsia="zh-CN"/>
        </w:rPr>
        <w:t xml:space="preserve">to </w:t>
      </w:r>
      <w:proofErr w:type="gramStart"/>
      <w:r w:rsidRPr="00267633">
        <w:rPr>
          <w:rFonts w:ascii="Times New Roman" w:hAnsi="Times New Roman" w:cs="Times New Roman"/>
          <w:i/>
          <w:szCs w:val="20"/>
          <w:lang w:val="en-GB" w:eastAsia="zh-CN"/>
        </w:rPr>
        <w:t>specify</w:t>
      </w:r>
      <w:r w:rsidRPr="00267633">
        <w:rPr>
          <w:rFonts w:ascii="Times New Roman" w:hAnsi="Times New Roman" w:cs="Times New Roman"/>
          <w:szCs w:val="20"/>
          <w:lang w:val="en-GB" w:eastAsia="zh-CN"/>
        </w:rPr>
        <w:t>]*</w:t>
      </w:r>
      <w:proofErr w:type="gramEnd"/>
      <w:r w:rsidRPr="00267633">
        <w:rPr>
          <w:rFonts w:ascii="Times New Roman" w:hAnsi="Times New Roman" w:cs="Times New Roman"/>
          <w:szCs w:val="20"/>
          <w:lang w:val="en-GB" w:eastAsia="zh-CN"/>
        </w:rPr>
        <w:t xml:space="preserve"> requires you to produce for his inspection, the following documents referred to in your pleading (or affidavit) namely:</w:t>
      </w:r>
    </w:p>
    <w:p w14:paraId="1D0D25C8"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1C6F2C58"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7004F8C5"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(Describe documents required and set them out in a table).</w:t>
      </w:r>
    </w:p>
    <w:p w14:paraId="09C87E61"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tbl>
      <w:tblPr>
        <w:tblW w:w="9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28"/>
        <w:gridCol w:w="1710"/>
        <w:gridCol w:w="3330"/>
        <w:gridCol w:w="3330"/>
      </w:tblGrid>
      <w:tr w:rsidR="00267633" w:rsidRPr="00267633" w14:paraId="2795A02C" w14:textId="77777777" w:rsidTr="00267633">
        <w:trPr>
          <w:divId w:val="2116439976"/>
        </w:trPr>
        <w:tc>
          <w:tcPr>
            <w:tcW w:w="828" w:type="dxa"/>
          </w:tcPr>
          <w:p w14:paraId="6BA4F66C"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S/No.</w:t>
            </w:r>
          </w:p>
        </w:tc>
        <w:tc>
          <w:tcPr>
            <w:tcW w:w="1710" w:type="dxa"/>
          </w:tcPr>
          <w:p w14:paraId="328E8D5D"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Document</w:t>
            </w:r>
          </w:p>
        </w:tc>
        <w:tc>
          <w:tcPr>
            <w:tcW w:w="3330" w:type="dxa"/>
          </w:tcPr>
          <w:p w14:paraId="21D1F3A4" w14:textId="77777777" w:rsidR="00267633" w:rsidRPr="00267633" w:rsidRDefault="00267633" w:rsidP="00267633">
            <w:pPr>
              <w:spacing w:before="0" w:after="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Filing date, name of pleading</w:t>
            </w:r>
            <w:proofErr w:type="gramStart"/>
            <w:r w:rsidRPr="00267633">
              <w:rPr>
                <w:rFonts w:ascii="Times New Roman" w:hAnsi="Times New Roman" w:cs="Times New Roman"/>
                <w:szCs w:val="20"/>
                <w:lang w:val="en-GB" w:eastAsia="zh-CN"/>
              </w:rPr>
              <w:t>/  deponent</w:t>
            </w:r>
            <w:proofErr w:type="gramEnd"/>
            <w:r w:rsidRPr="00267633">
              <w:rPr>
                <w:rFonts w:ascii="Times New Roman" w:hAnsi="Times New Roman" w:cs="Times New Roman"/>
                <w:szCs w:val="20"/>
                <w:lang w:val="en-GB" w:eastAsia="zh-CN"/>
              </w:rPr>
              <w:t xml:space="preserve"> of affidavit and number of affidavit in relation to the deponent*, in which document is referred to</w:t>
            </w:r>
          </w:p>
          <w:p w14:paraId="0E7C9FAA"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3330" w:type="dxa"/>
          </w:tcPr>
          <w:p w14:paraId="5E06025D" w14:textId="77777777" w:rsidR="00267633" w:rsidRPr="00267633" w:rsidRDefault="00267633" w:rsidP="00267633">
            <w:pPr>
              <w:spacing w:before="0" w:after="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Page and paragraph number of </w:t>
            </w:r>
            <w:proofErr w:type="gramStart"/>
            <w:r w:rsidRPr="00267633">
              <w:rPr>
                <w:rFonts w:ascii="Times New Roman" w:hAnsi="Times New Roman" w:cs="Times New Roman"/>
                <w:szCs w:val="20"/>
                <w:lang w:val="en-GB" w:eastAsia="zh-CN"/>
              </w:rPr>
              <w:t>pleading/affidavit</w:t>
            </w:r>
            <w:proofErr w:type="gramEnd"/>
            <w:r w:rsidRPr="00267633">
              <w:rPr>
                <w:rFonts w:ascii="Times New Roman" w:hAnsi="Times New Roman" w:cs="Times New Roman"/>
                <w:szCs w:val="20"/>
                <w:lang w:val="en-GB" w:eastAsia="zh-CN"/>
              </w:rPr>
              <w:t>* where reference to document is made</w:t>
            </w:r>
          </w:p>
        </w:tc>
      </w:tr>
      <w:tr w:rsidR="00267633" w:rsidRPr="00267633" w14:paraId="1460DDB9" w14:textId="77777777" w:rsidTr="00267633">
        <w:trPr>
          <w:divId w:val="2116439976"/>
        </w:trPr>
        <w:tc>
          <w:tcPr>
            <w:tcW w:w="828" w:type="dxa"/>
          </w:tcPr>
          <w:p w14:paraId="322E9186"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p w14:paraId="3F919DD8"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710" w:type="dxa"/>
          </w:tcPr>
          <w:p w14:paraId="50612AFA"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3330" w:type="dxa"/>
          </w:tcPr>
          <w:p w14:paraId="3ABAABE9"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3330" w:type="dxa"/>
          </w:tcPr>
          <w:p w14:paraId="2661E37C"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r>
    </w:tbl>
    <w:p w14:paraId="6326B53B" w14:textId="77777777" w:rsidR="00267633" w:rsidRPr="00267633" w:rsidRDefault="00267633" w:rsidP="00267633">
      <w:pPr>
        <w:spacing w:before="0" w:after="0" w:line="240" w:lineRule="auto"/>
        <w:jc w:val="both"/>
        <w:divId w:val="2116439976"/>
        <w:rPr>
          <w:rFonts w:ascii="Times New Roman" w:hAnsi="Times New Roman" w:cs="Times New Roman"/>
          <w:sz w:val="20"/>
          <w:szCs w:val="20"/>
          <w:lang w:val="en-GB" w:eastAsia="zh-CN"/>
        </w:rPr>
      </w:pPr>
    </w:p>
    <w:p w14:paraId="5F038D05" w14:textId="77777777" w:rsidR="00267633" w:rsidRPr="00267633" w:rsidRDefault="00267633" w:rsidP="00267633">
      <w:pPr>
        <w:spacing w:before="0" w:after="0" w:line="240" w:lineRule="auto"/>
        <w:jc w:val="both"/>
        <w:divId w:val="2116439976"/>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t>*Delete where inapplicable</w:t>
      </w:r>
    </w:p>
    <w:p w14:paraId="2645EAEF"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63529ECD"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73A2FF5A" w14:textId="77777777" w:rsidR="00267633" w:rsidRPr="00267633" w:rsidRDefault="00267633" w:rsidP="00267633">
      <w:pPr>
        <w:spacing w:before="0" w:after="0" w:line="240" w:lineRule="auto"/>
        <w:jc w:val="center"/>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Dated this</w:t>
      </w:r>
      <w:r w:rsidRPr="00267633">
        <w:rPr>
          <w:rFonts w:ascii="Times New Roman" w:hAnsi="Times New Roman" w:cs="Times New Roman"/>
          <w:szCs w:val="20"/>
          <w:lang w:val="en-GB" w:eastAsia="zh-CN"/>
        </w:rPr>
        <w:tab/>
        <w:t>day of</w:t>
      </w:r>
      <w:r w:rsidRPr="00267633">
        <w:rPr>
          <w:rFonts w:ascii="Times New Roman" w:hAnsi="Times New Roman" w:cs="Times New Roman"/>
          <w:szCs w:val="20"/>
          <w:lang w:val="en-GB" w:eastAsia="zh-CN"/>
        </w:rPr>
        <w:tab/>
      </w:r>
      <w:r w:rsidRPr="00267633">
        <w:rPr>
          <w:rFonts w:ascii="Times New Roman" w:hAnsi="Times New Roman" w:cs="Times New Roman"/>
          <w:szCs w:val="20"/>
          <w:lang w:val="en-GB" w:eastAsia="zh-CN"/>
        </w:rPr>
        <w:tab/>
        <w:t>20</w:t>
      </w:r>
      <w:r w:rsidRPr="00267633">
        <w:rPr>
          <w:rFonts w:ascii="Times New Roman" w:hAnsi="Times New Roman" w:cs="Times New Roman"/>
          <w:szCs w:val="20"/>
          <w:lang w:val="en-GB" w:eastAsia="zh-CN"/>
        </w:rPr>
        <w:tab/>
        <w:t>.</w:t>
      </w:r>
    </w:p>
    <w:p w14:paraId="4F2B1A94"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43A77569"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0A50083A"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3B584CB2" w14:textId="77777777" w:rsidR="00267633" w:rsidRPr="00267633" w:rsidRDefault="00267633" w:rsidP="00267633">
      <w:pPr>
        <w:spacing w:before="0" w:after="0" w:line="240" w:lineRule="auto"/>
        <w:jc w:val="right"/>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Solicitor for the</w:t>
      </w:r>
    </w:p>
    <w:p w14:paraId="45832846" w14:textId="77777777" w:rsidR="00267633" w:rsidRPr="00267633" w:rsidRDefault="00267633" w:rsidP="00267633">
      <w:pPr>
        <w:spacing w:before="0" w:after="0" w:line="240" w:lineRule="auto"/>
        <w:jc w:val="both"/>
        <w:divId w:val="2116439976"/>
        <w:rPr>
          <w:rFonts w:ascii="Times New Roman" w:hAnsi="Times New Roman" w:cs="Times New Roman"/>
          <w:sz w:val="20"/>
          <w:szCs w:val="20"/>
          <w:lang w:val="en-GB" w:eastAsia="zh-CN"/>
        </w:rPr>
      </w:pPr>
    </w:p>
    <w:p w14:paraId="53ACD693"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28B0BABE" w14:textId="77777777" w:rsidR="00267633" w:rsidRPr="00267633" w:rsidRDefault="00267633" w:rsidP="00267633">
      <w:pPr>
        <w:spacing w:before="0" w:after="0" w:line="240" w:lineRule="auto"/>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To the Solicitor for</w:t>
      </w:r>
    </w:p>
    <w:p w14:paraId="1EF8CFBC" w14:textId="77777777" w:rsidR="00267633" w:rsidRPr="00267633" w:rsidRDefault="00267633" w:rsidP="00267633">
      <w:pPr>
        <w:spacing w:before="0" w:after="0" w:line="240" w:lineRule="auto"/>
        <w:divId w:val="2116439976"/>
        <w:rPr>
          <w:rFonts w:ascii="Times New Roman" w:hAnsi="Times New Roman" w:cs="Times New Roman"/>
          <w:szCs w:val="20"/>
          <w:lang w:val="en-GB" w:eastAsia="zh-CN"/>
        </w:rPr>
      </w:pPr>
    </w:p>
    <w:p w14:paraId="4A46286D"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p>
    <w:p w14:paraId="0089C23B"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sectPr w:rsidR="00267633" w:rsidRPr="00267633">
          <w:pgSz w:w="11906" w:h="16838"/>
          <w:pgMar w:top="1440" w:right="1440" w:bottom="1440" w:left="1440" w:header="708" w:footer="708" w:gutter="0"/>
          <w:cols w:space="708"/>
          <w:docGrid w:linePitch="360"/>
        </w:sectPr>
      </w:pPr>
    </w:p>
    <w:tbl>
      <w:tblPr>
        <w:tblW w:w="9240" w:type="dxa"/>
        <w:jc w:val="center"/>
        <w:tblLayout w:type="fixed"/>
        <w:tblLook w:val="0000" w:firstRow="0" w:lastRow="0" w:firstColumn="0" w:lastColumn="0" w:noHBand="0" w:noVBand="0"/>
      </w:tblPr>
      <w:tblGrid>
        <w:gridCol w:w="3080"/>
        <w:gridCol w:w="3080"/>
        <w:gridCol w:w="3080"/>
      </w:tblGrid>
      <w:tr w:rsidR="00267633" w:rsidRPr="00267633" w14:paraId="5BC2127C" w14:textId="77777777" w:rsidTr="00267633">
        <w:trPr>
          <w:divId w:val="2116439976"/>
          <w:jc w:val="center"/>
        </w:trPr>
        <w:tc>
          <w:tcPr>
            <w:tcW w:w="3080" w:type="dxa"/>
          </w:tcPr>
          <w:p w14:paraId="3FED02BD" w14:textId="77777777" w:rsidR="00267633" w:rsidRPr="00267633" w:rsidRDefault="00267633" w:rsidP="00267633">
            <w:pPr>
              <w:spacing w:before="0" w:after="120" w:line="240" w:lineRule="auto"/>
              <w:rPr>
                <w:rFonts w:ascii="Times New Roman" w:hAnsi="Times New Roman" w:cs="Times New Roman"/>
                <w:sz w:val="18"/>
                <w:szCs w:val="20"/>
                <w:lang w:val="en-GB" w:eastAsia="zh-CN"/>
              </w:rPr>
            </w:pPr>
          </w:p>
        </w:tc>
        <w:tc>
          <w:tcPr>
            <w:tcW w:w="3080" w:type="dxa"/>
          </w:tcPr>
          <w:p w14:paraId="028ED412" w14:textId="77777777" w:rsidR="00267633" w:rsidRPr="00267633" w:rsidRDefault="00267633" w:rsidP="00267633">
            <w:pPr>
              <w:keepNext/>
              <w:spacing w:before="0" w:after="0" w:line="240" w:lineRule="auto"/>
              <w:jc w:val="center"/>
              <w:outlineLvl w:val="1"/>
              <w:rPr>
                <w:rFonts w:ascii="Times New Roman" w:hAnsi="Times New Roman"/>
                <w:bCs/>
                <w:iCs/>
                <w:szCs w:val="28"/>
                <w:lang w:val="en-GB" w:eastAsia="zh-CN"/>
              </w:rPr>
            </w:pPr>
            <w:r w:rsidRPr="00267633">
              <w:rPr>
                <w:rFonts w:ascii="Times New Roman" w:hAnsi="Times New Roman"/>
                <w:bCs/>
                <w:iCs/>
                <w:szCs w:val="28"/>
                <w:lang w:val="en-GB" w:eastAsia="zh-CN"/>
              </w:rPr>
              <w:t>FORM 232</w:t>
            </w:r>
          </w:p>
        </w:tc>
        <w:tc>
          <w:tcPr>
            <w:tcW w:w="3080" w:type="dxa"/>
          </w:tcPr>
          <w:p w14:paraId="3C6A7973" w14:textId="77777777" w:rsidR="00267633" w:rsidRPr="00267633" w:rsidRDefault="00267633" w:rsidP="00267633">
            <w:pPr>
              <w:spacing w:before="0" w:after="120" w:line="240" w:lineRule="auto"/>
              <w:rPr>
                <w:rFonts w:ascii="Times New Roman" w:hAnsi="Times New Roman" w:cs="Times New Roman"/>
                <w:b/>
                <w:sz w:val="20"/>
                <w:szCs w:val="20"/>
                <w:lang w:val="en-GB" w:eastAsia="zh-CN"/>
              </w:rPr>
            </w:pPr>
          </w:p>
        </w:tc>
      </w:tr>
    </w:tbl>
    <w:p w14:paraId="3F4C0A7F" w14:textId="77777777" w:rsidR="00267633" w:rsidRPr="00267633" w:rsidRDefault="00267633" w:rsidP="00267633">
      <w:pPr>
        <w:spacing w:before="0" w:after="0" w:line="240" w:lineRule="auto"/>
        <w:divId w:val="2116439976"/>
        <w:rPr>
          <w:rFonts w:ascii="Times New Roman" w:hAnsi="Times New Roman" w:cs="Times New Roman"/>
          <w:sz w:val="22"/>
          <w:szCs w:val="22"/>
          <w:lang w:val="en-GB" w:eastAsia="zh-CN"/>
        </w:rPr>
      </w:pPr>
      <w:r w:rsidRPr="00267633">
        <w:rPr>
          <w:rFonts w:ascii="Times New Roman" w:hAnsi="Times New Roman" w:cs="Times New Roman"/>
          <w:sz w:val="22"/>
          <w:szCs w:val="22"/>
          <w:lang w:val="en-GB" w:eastAsia="zh-CN"/>
        </w:rPr>
        <w:t>Para 80</w:t>
      </w:r>
    </w:p>
    <w:p w14:paraId="633B6FBE" w14:textId="77777777" w:rsidR="00267633" w:rsidRPr="00267633" w:rsidRDefault="00267633" w:rsidP="00267633">
      <w:pPr>
        <w:keepNext/>
        <w:spacing w:before="0" w:after="0" w:line="240" w:lineRule="auto"/>
        <w:jc w:val="center"/>
        <w:outlineLvl w:val="1"/>
        <w:divId w:val="2116439976"/>
        <w:rPr>
          <w:rFonts w:ascii="Times New Roman" w:hAnsi="Times New Roman"/>
          <w:b/>
          <w:bCs/>
          <w:iCs/>
          <w:spacing w:val="-3"/>
          <w:szCs w:val="28"/>
          <w:lang w:val="en-GB" w:eastAsia="zh-CN"/>
        </w:rPr>
      </w:pPr>
      <w:r w:rsidRPr="00267633">
        <w:rPr>
          <w:rFonts w:ascii="Times New Roman" w:hAnsi="Times New Roman"/>
          <w:b/>
          <w:bCs/>
          <w:iCs/>
          <w:spacing w:val="-3"/>
          <w:szCs w:val="28"/>
          <w:lang w:val="en-GB" w:eastAsia="zh-CN"/>
        </w:rPr>
        <w:t>NOTICE WHERE DOCUMENTS MAY BE INSPECTED</w:t>
      </w:r>
    </w:p>
    <w:p w14:paraId="7A3AC268"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3B410FAF" w14:textId="77777777" w:rsidR="00267633" w:rsidRPr="00267633" w:rsidRDefault="00267633" w:rsidP="00267633">
      <w:pPr>
        <w:spacing w:before="0" w:after="0" w:line="240" w:lineRule="auto"/>
        <w:jc w:val="center"/>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(Title as in action)</w:t>
      </w:r>
    </w:p>
    <w:p w14:paraId="4A0388D0"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04A45E0C" w14:textId="77777777" w:rsidR="00267633" w:rsidRPr="00267633" w:rsidRDefault="00267633" w:rsidP="00267633">
      <w:pPr>
        <w:spacing w:before="0" w:after="12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Take notice that the following documents mentioned in your notice of [</w:t>
      </w:r>
      <w:r w:rsidRPr="00267633">
        <w:rPr>
          <w:rFonts w:ascii="Times New Roman" w:hAnsi="Times New Roman" w:cs="Times New Roman"/>
          <w:i/>
          <w:szCs w:val="20"/>
          <w:lang w:val="en-GB" w:eastAsia="zh-CN"/>
        </w:rPr>
        <w:t>to state date</w:t>
      </w:r>
      <w:r w:rsidRPr="00267633">
        <w:rPr>
          <w:rFonts w:ascii="Times New Roman" w:hAnsi="Times New Roman" w:cs="Times New Roman"/>
          <w:szCs w:val="20"/>
          <w:lang w:val="en-GB" w:eastAsia="zh-CN"/>
        </w:rPr>
        <w:t>] may be inspected at [</w:t>
      </w:r>
      <w:r w:rsidRPr="00267633">
        <w:rPr>
          <w:rFonts w:ascii="Times New Roman" w:hAnsi="Times New Roman" w:cs="Times New Roman"/>
          <w:i/>
          <w:szCs w:val="20"/>
          <w:lang w:val="en-GB" w:eastAsia="zh-CN"/>
        </w:rPr>
        <w:t>to state place of inspection</w:t>
      </w:r>
      <w:r w:rsidRPr="00267633">
        <w:rPr>
          <w:rFonts w:ascii="Times New Roman" w:hAnsi="Times New Roman" w:cs="Times New Roman"/>
          <w:szCs w:val="20"/>
          <w:lang w:val="en-GB" w:eastAsia="zh-CN"/>
        </w:rPr>
        <w:t>] on the [</w:t>
      </w:r>
      <w:r w:rsidRPr="00267633">
        <w:rPr>
          <w:rFonts w:ascii="Times New Roman" w:hAnsi="Times New Roman" w:cs="Times New Roman"/>
          <w:i/>
          <w:szCs w:val="20"/>
          <w:lang w:val="en-GB" w:eastAsia="zh-CN"/>
        </w:rPr>
        <w:t>to state date</w:t>
      </w:r>
      <w:r w:rsidRPr="00267633">
        <w:rPr>
          <w:rFonts w:ascii="Times New Roman" w:hAnsi="Times New Roman" w:cs="Times New Roman"/>
          <w:szCs w:val="20"/>
          <w:lang w:val="en-GB" w:eastAsia="zh-CN"/>
        </w:rPr>
        <w:t>] between the hours of [</w:t>
      </w:r>
      <w:r w:rsidRPr="00267633">
        <w:rPr>
          <w:rFonts w:ascii="Times New Roman" w:hAnsi="Times New Roman" w:cs="Times New Roman"/>
          <w:i/>
          <w:szCs w:val="20"/>
          <w:lang w:val="en-GB" w:eastAsia="zh-CN"/>
        </w:rPr>
        <w:t>to state times</w:t>
      </w:r>
      <w:proofErr w:type="gramStart"/>
      <w:r w:rsidRPr="00267633">
        <w:rPr>
          <w:rFonts w:ascii="Times New Roman" w:hAnsi="Times New Roman" w:cs="Times New Roman"/>
          <w:szCs w:val="20"/>
          <w:lang w:val="en-GB" w:eastAsia="zh-CN"/>
        </w:rPr>
        <w:t>].*</w:t>
      </w:r>
      <w:proofErr w:type="gramEnd"/>
    </w:p>
    <w:p w14:paraId="30B8949A" w14:textId="77777777" w:rsidR="00267633" w:rsidRPr="00267633" w:rsidRDefault="00267633" w:rsidP="00267633">
      <w:pPr>
        <w:spacing w:before="0" w:after="120" w:line="240" w:lineRule="auto"/>
        <w:divId w:val="2116439976"/>
        <w:rPr>
          <w:rFonts w:ascii="Times New Roman" w:hAnsi="Times New Roman" w:cs="Times New Roman"/>
          <w:sz w:val="20"/>
          <w:szCs w:val="20"/>
          <w:lang w:val="en-GB" w:eastAsia="zh-CN"/>
        </w:rPr>
      </w:pPr>
    </w:p>
    <w:p w14:paraId="3429B229"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(Describe documents which may be inspected and set them out in table form.)</w:t>
      </w:r>
    </w:p>
    <w:p w14:paraId="3EA49D0C" w14:textId="77777777" w:rsidR="00267633" w:rsidRPr="00267633" w:rsidRDefault="00267633" w:rsidP="00267633">
      <w:pPr>
        <w:spacing w:before="0" w:after="120" w:line="240" w:lineRule="auto"/>
        <w:divId w:val="2116439976"/>
        <w:rPr>
          <w:rFonts w:ascii="Times New Roman" w:hAnsi="Times New Roman" w:cs="Times New Roman"/>
          <w:sz w:val="20"/>
          <w:szCs w:val="20"/>
          <w:lang w:val="en-GB" w:eastAsia="zh-C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28"/>
        <w:gridCol w:w="1710"/>
        <w:gridCol w:w="3330"/>
        <w:gridCol w:w="3330"/>
      </w:tblGrid>
      <w:tr w:rsidR="00267633" w:rsidRPr="00267633" w14:paraId="0C072A83" w14:textId="77777777" w:rsidTr="00267633">
        <w:trPr>
          <w:divId w:val="2116439976"/>
        </w:trPr>
        <w:tc>
          <w:tcPr>
            <w:tcW w:w="828" w:type="dxa"/>
          </w:tcPr>
          <w:p w14:paraId="4C299A25"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S/No.</w:t>
            </w:r>
          </w:p>
        </w:tc>
        <w:tc>
          <w:tcPr>
            <w:tcW w:w="1710" w:type="dxa"/>
          </w:tcPr>
          <w:p w14:paraId="730B4D89"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Document</w:t>
            </w:r>
          </w:p>
        </w:tc>
        <w:tc>
          <w:tcPr>
            <w:tcW w:w="3330" w:type="dxa"/>
          </w:tcPr>
          <w:p w14:paraId="13AA87A5" w14:textId="77777777" w:rsidR="00267633" w:rsidRPr="00267633" w:rsidRDefault="00267633" w:rsidP="00267633">
            <w:pPr>
              <w:spacing w:before="0" w:after="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Filing date, name of pleading/ deponent of affidavit and number of </w:t>
            </w:r>
            <w:proofErr w:type="gramStart"/>
            <w:r w:rsidRPr="00267633">
              <w:rPr>
                <w:rFonts w:ascii="Times New Roman" w:hAnsi="Times New Roman" w:cs="Times New Roman"/>
                <w:szCs w:val="20"/>
                <w:lang w:val="en-GB" w:eastAsia="zh-CN"/>
              </w:rPr>
              <w:t>affidavit</w:t>
            </w:r>
            <w:proofErr w:type="gramEnd"/>
            <w:r w:rsidRPr="00267633">
              <w:rPr>
                <w:rFonts w:ascii="Times New Roman" w:hAnsi="Times New Roman" w:cs="Times New Roman"/>
                <w:szCs w:val="20"/>
                <w:lang w:val="en-GB" w:eastAsia="zh-CN"/>
              </w:rPr>
              <w:t xml:space="preserve"> in relation to the deponent*, in which document is referred to</w:t>
            </w:r>
          </w:p>
          <w:p w14:paraId="1022769F"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3330" w:type="dxa"/>
          </w:tcPr>
          <w:p w14:paraId="152D75A6" w14:textId="77777777" w:rsidR="00267633" w:rsidRPr="00267633" w:rsidRDefault="00267633" w:rsidP="00267633">
            <w:pPr>
              <w:spacing w:before="0" w:after="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Page and paragraph number of </w:t>
            </w:r>
            <w:proofErr w:type="gramStart"/>
            <w:r w:rsidRPr="00267633">
              <w:rPr>
                <w:rFonts w:ascii="Times New Roman" w:hAnsi="Times New Roman" w:cs="Times New Roman"/>
                <w:szCs w:val="20"/>
                <w:lang w:val="en-GB" w:eastAsia="zh-CN"/>
              </w:rPr>
              <w:t>pleading/affidavit</w:t>
            </w:r>
            <w:proofErr w:type="gramEnd"/>
            <w:r w:rsidRPr="00267633">
              <w:rPr>
                <w:rFonts w:ascii="Times New Roman" w:hAnsi="Times New Roman" w:cs="Times New Roman"/>
                <w:szCs w:val="20"/>
                <w:lang w:val="en-GB" w:eastAsia="zh-CN"/>
              </w:rPr>
              <w:t>* where reference to document is made</w:t>
            </w:r>
          </w:p>
        </w:tc>
      </w:tr>
      <w:tr w:rsidR="00267633" w:rsidRPr="00267633" w14:paraId="1EF4DD08" w14:textId="77777777" w:rsidTr="00267633">
        <w:trPr>
          <w:divId w:val="2116439976"/>
        </w:trPr>
        <w:tc>
          <w:tcPr>
            <w:tcW w:w="828" w:type="dxa"/>
          </w:tcPr>
          <w:p w14:paraId="09F6A8D4"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710" w:type="dxa"/>
          </w:tcPr>
          <w:p w14:paraId="56B77A32"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3330" w:type="dxa"/>
          </w:tcPr>
          <w:p w14:paraId="57D7BE4F"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3330" w:type="dxa"/>
          </w:tcPr>
          <w:p w14:paraId="0AACB6FE"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r>
    </w:tbl>
    <w:p w14:paraId="32D03C92" w14:textId="77777777" w:rsidR="00267633" w:rsidRPr="00267633" w:rsidRDefault="00267633" w:rsidP="00267633">
      <w:pPr>
        <w:spacing w:before="0" w:after="120" w:line="240" w:lineRule="auto"/>
        <w:jc w:val="both"/>
        <w:divId w:val="2116439976"/>
        <w:rPr>
          <w:rFonts w:ascii="Times New Roman" w:hAnsi="Times New Roman" w:cs="Times New Roman"/>
          <w:b/>
          <w:sz w:val="20"/>
          <w:szCs w:val="20"/>
          <w:lang w:val="en-GB" w:eastAsia="zh-CN"/>
        </w:rPr>
      </w:pPr>
    </w:p>
    <w:p w14:paraId="79B07D82" w14:textId="77777777" w:rsidR="00267633" w:rsidRPr="00267633" w:rsidRDefault="00267633" w:rsidP="00267633">
      <w:pPr>
        <w:spacing w:before="0" w:after="120" w:line="240" w:lineRule="auto"/>
        <w:ind w:firstLine="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 Take notice that the Plaintiff/Defendant/Other Party [</w:t>
      </w:r>
      <w:r w:rsidRPr="00267633">
        <w:rPr>
          <w:rFonts w:ascii="Times New Roman" w:hAnsi="Times New Roman" w:cs="Times New Roman"/>
          <w:i/>
          <w:szCs w:val="20"/>
          <w:lang w:val="en-GB" w:eastAsia="zh-CN"/>
        </w:rPr>
        <w:t xml:space="preserve">to </w:t>
      </w:r>
      <w:proofErr w:type="gramStart"/>
      <w:r w:rsidRPr="00267633">
        <w:rPr>
          <w:rFonts w:ascii="Times New Roman" w:hAnsi="Times New Roman" w:cs="Times New Roman"/>
          <w:i/>
          <w:szCs w:val="20"/>
          <w:lang w:val="en-GB" w:eastAsia="zh-CN"/>
        </w:rPr>
        <w:t>specify</w:t>
      </w:r>
      <w:r w:rsidRPr="00267633">
        <w:rPr>
          <w:rFonts w:ascii="Times New Roman" w:hAnsi="Times New Roman" w:cs="Times New Roman"/>
          <w:szCs w:val="20"/>
          <w:lang w:val="en-GB" w:eastAsia="zh-CN"/>
        </w:rPr>
        <w:t>]*</w:t>
      </w:r>
      <w:proofErr w:type="gramEnd"/>
      <w:r w:rsidRPr="00267633">
        <w:rPr>
          <w:rFonts w:ascii="Times New Roman" w:hAnsi="Times New Roman" w:cs="Times New Roman"/>
          <w:szCs w:val="20"/>
          <w:lang w:val="en-GB" w:eastAsia="zh-CN"/>
        </w:rPr>
        <w:t xml:space="preserve"> objects to giving inspection of the following documents mentioned in your notice of [</w:t>
      </w:r>
      <w:r w:rsidRPr="00267633">
        <w:rPr>
          <w:rFonts w:ascii="Times New Roman" w:hAnsi="Times New Roman" w:cs="Times New Roman"/>
          <w:i/>
          <w:szCs w:val="20"/>
          <w:lang w:val="en-GB" w:eastAsia="zh-CN"/>
        </w:rPr>
        <w:t>to state date</w:t>
      </w:r>
      <w:r w:rsidRPr="00267633">
        <w:rPr>
          <w:rFonts w:ascii="Times New Roman" w:hAnsi="Times New Roman" w:cs="Times New Roman"/>
          <w:szCs w:val="20"/>
          <w:lang w:val="en-GB" w:eastAsia="zh-CN"/>
        </w:rPr>
        <w:t>].*</w:t>
      </w:r>
    </w:p>
    <w:p w14:paraId="02CBE794"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637FDC46"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(Describe documents in respect of which inspection is objected to, and set them out in table form, setting out the grounds of objection in respect of each document).</w:t>
      </w:r>
    </w:p>
    <w:p w14:paraId="3B325C86"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tbl>
      <w:tblPr>
        <w:tblW w:w="96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28"/>
        <w:gridCol w:w="1710"/>
        <w:gridCol w:w="2070"/>
        <w:gridCol w:w="1620"/>
        <w:gridCol w:w="3456"/>
      </w:tblGrid>
      <w:tr w:rsidR="00267633" w:rsidRPr="00267633" w14:paraId="50D70F92" w14:textId="77777777" w:rsidTr="00267633">
        <w:trPr>
          <w:divId w:val="2116439976"/>
        </w:trPr>
        <w:tc>
          <w:tcPr>
            <w:tcW w:w="828" w:type="dxa"/>
          </w:tcPr>
          <w:p w14:paraId="16144B29"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S/No.</w:t>
            </w:r>
          </w:p>
        </w:tc>
        <w:tc>
          <w:tcPr>
            <w:tcW w:w="1710" w:type="dxa"/>
          </w:tcPr>
          <w:p w14:paraId="23942C81"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Document</w:t>
            </w:r>
          </w:p>
        </w:tc>
        <w:tc>
          <w:tcPr>
            <w:tcW w:w="2070" w:type="dxa"/>
          </w:tcPr>
          <w:p w14:paraId="067C04B8" w14:textId="77777777" w:rsidR="00267633" w:rsidRPr="00267633" w:rsidRDefault="00267633" w:rsidP="00267633">
            <w:pPr>
              <w:spacing w:before="0" w:after="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Filing date, name of pleading/ deponent of affidavit and number of </w:t>
            </w:r>
            <w:proofErr w:type="gramStart"/>
            <w:r w:rsidRPr="00267633">
              <w:rPr>
                <w:rFonts w:ascii="Times New Roman" w:hAnsi="Times New Roman" w:cs="Times New Roman"/>
                <w:szCs w:val="20"/>
                <w:lang w:val="en-GB" w:eastAsia="zh-CN"/>
              </w:rPr>
              <w:t>affidavit</w:t>
            </w:r>
            <w:proofErr w:type="gramEnd"/>
            <w:r w:rsidRPr="00267633">
              <w:rPr>
                <w:rFonts w:ascii="Times New Roman" w:hAnsi="Times New Roman" w:cs="Times New Roman"/>
                <w:szCs w:val="20"/>
                <w:lang w:val="en-GB" w:eastAsia="zh-CN"/>
              </w:rPr>
              <w:t xml:space="preserve"> in relation to the deponent*, in which document is referred to</w:t>
            </w:r>
          </w:p>
          <w:p w14:paraId="5ECDAEA1" w14:textId="77777777" w:rsidR="00267633" w:rsidRPr="00267633" w:rsidRDefault="00267633" w:rsidP="00267633">
            <w:pPr>
              <w:spacing w:before="0" w:after="0" w:line="240" w:lineRule="auto"/>
              <w:rPr>
                <w:rFonts w:ascii="Times New Roman" w:hAnsi="Times New Roman" w:cs="Times New Roman"/>
                <w:szCs w:val="20"/>
                <w:lang w:val="en-GB" w:eastAsia="zh-CN"/>
              </w:rPr>
            </w:pPr>
          </w:p>
        </w:tc>
        <w:tc>
          <w:tcPr>
            <w:tcW w:w="1620" w:type="dxa"/>
          </w:tcPr>
          <w:p w14:paraId="13B141A4" w14:textId="77777777" w:rsidR="00267633" w:rsidRPr="00267633" w:rsidRDefault="00267633" w:rsidP="00267633">
            <w:pPr>
              <w:spacing w:before="0" w:after="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Page and paragraph number where reference to pleading/ affidavit is made</w:t>
            </w:r>
          </w:p>
        </w:tc>
        <w:tc>
          <w:tcPr>
            <w:tcW w:w="3456" w:type="dxa"/>
          </w:tcPr>
          <w:p w14:paraId="122FDA51" w14:textId="77777777" w:rsidR="00267633" w:rsidRPr="00267633" w:rsidRDefault="00267633" w:rsidP="00267633">
            <w:pPr>
              <w:spacing w:before="0" w:after="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Reasons for objection to inspection</w:t>
            </w:r>
          </w:p>
        </w:tc>
      </w:tr>
      <w:tr w:rsidR="00267633" w:rsidRPr="00267633" w14:paraId="4648648D" w14:textId="77777777" w:rsidTr="00267633">
        <w:trPr>
          <w:divId w:val="2116439976"/>
        </w:trPr>
        <w:tc>
          <w:tcPr>
            <w:tcW w:w="828" w:type="dxa"/>
          </w:tcPr>
          <w:p w14:paraId="657D2C14"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710" w:type="dxa"/>
          </w:tcPr>
          <w:p w14:paraId="0E10E584"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2070" w:type="dxa"/>
          </w:tcPr>
          <w:p w14:paraId="3941C229"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620" w:type="dxa"/>
          </w:tcPr>
          <w:p w14:paraId="2AC26421"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3456" w:type="dxa"/>
          </w:tcPr>
          <w:p w14:paraId="7E881988"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r>
    </w:tbl>
    <w:p w14:paraId="62464FA9" w14:textId="77777777" w:rsidR="00267633" w:rsidRPr="00267633" w:rsidRDefault="00267633" w:rsidP="00267633">
      <w:pPr>
        <w:spacing w:before="0" w:after="0" w:line="240" w:lineRule="auto"/>
        <w:jc w:val="both"/>
        <w:divId w:val="2116439976"/>
        <w:rPr>
          <w:rFonts w:ascii="Times New Roman" w:hAnsi="Times New Roman" w:cs="Times New Roman"/>
          <w:sz w:val="20"/>
          <w:szCs w:val="20"/>
          <w:lang w:val="en-GB" w:eastAsia="zh-CN"/>
        </w:rPr>
      </w:pPr>
    </w:p>
    <w:p w14:paraId="3E6AE973" w14:textId="77777777" w:rsidR="00267633" w:rsidRPr="00267633" w:rsidRDefault="00267633" w:rsidP="00267633">
      <w:pPr>
        <w:spacing w:before="0" w:after="0" w:line="240" w:lineRule="auto"/>
        <w:jc w:val="both"/>
        <w:divId w:val="2116439976"/>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t>*Delete where inapplicable</w:t>
      </w:r>
    </w:p>
    <w:p w14:paraId="268ABF90"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33E3C889" w14:textId="77777777" w:rsidR="00267633" w:rsidRPr="00267633" w:rsidRDefault="00267633" w:rsidP="00267633">
      <w:pPr>
        <w:spacing w:before="0" w:after="0" w:line="240" w:lineRule="auto"/>
        <w:jc w:val="center"/>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Dated this</w:t>
      </w:r>
      <w:r w:rsidRPr="00267633">
        <w:rPr>
          <w:rFonts w:ascii="Times New Roman" w:hAnsi="Times New Roman" w:cs="Times New Roman"/>
          <w:szCs w:val="20"/>
          <w:lang w:val="en-GB" w:eastAsia="zh-CN"/>
        </w:rPr>
        <w:tab/>
        <w:t>day of</w:t>
      </w:r>
      <w:r w:rsidRPr="00267633">
        <w:rPr>
          <w:rFonts w:ascii="Times New Roman" w:hAnsi="Times New Roman" w:cs="Times New Roman"/>
          <w:szCs w:val="20"/>
          <w:lang w:val="en-GB" w:eastAsia="zh-CN"/>
        </w:rPr>
        <w:tab/>
      </w:r>
      <w:r w:rsidRPr="00267633">
        <w:rPr>
          <w:rFonts w:ascii="Times New Roman" w:hAnsi="Times New Roman" w:cs="Times New Roman"/>
          <w:szCs w:val="20"/>
          <w:lang w:val="en-GB" w:eastAsia="zh-CN"/>
        </w:rPr>
        <w:tab/>
        <w:t>20</w:t>
      </w:r>
      <w:r w:rsidRPr="00267633">
        <w:rPr>
          <w:rFonts w:ascii="Times New Roman" w:hAnsi="Times New Roman" w:cs="Times New Roman"/>
          <w:szCs w:val="20"/>
          <w:lang w:val="en-GB" w:eastAsia="zh-CN"/>
        </w:rPr>
        <w:tab/>
        <w:t>.</w:t>
      </w:r>
    </w:p>
    <w:p w14:paraId="449105B6" w14:textId="77777777" w:rsidR="00267633" w:rsidRPr="00267633" w:rsidRDefault="00267633" w:rsidP="00267633">
      <w:pPr>
        <w:spacing w:before="0" w:after="0" w:line="240" w:lineRule="auto"/>
        <w:jc w:val="right"/>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Solicitor for the</w:t>
      </w:r>
    </w:p>
    <w:p w14:paraId="0A94FE12" w14:textId="77777777" w:rsidR="00267633" w:rsidRPr="00267633" w:rsidRDefault="00267633" w:rsidP="00267633">
      <w:pPr>
        <w:spacing w:before="0" w:after="0" w:line="240" w:lineRule="auto"/>
        <w:divId w:val="2116439976"/>
        <w:rPr>
          <w:rFonts w:ascii="Times New Roman" w:hAnsi="Times New Roman" w:cs="Times New Roman"/>
          <w:szCs w:val="20"/>
          <w:lang w:val="en-GB" w:eastAsia="zh-CN"/>
        </w:rPr>
      </w:pPr>
    </w:p>
    <w:p w14:paraId="10E3C20C" w14:textId="77777777" w:rsidR="00267633" w:rsidRPr="00267633" w:rsidRDefault="00267633" w:rsidP="00267633">
      <w:pPr>
        <w:spacing w:before="0" w:after="0" w:line="240" w:lineRule="auto"/>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To the Solicitor for</w:t>
      </w:r>
    </w:p>
    <w:p w14:paraId="0C98011B"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p>
    <w:p w14:paraId="3E6F2BDF"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sectPr w:rsidR="00267633" w:rsidRPr="00267633">
          <w:pgSz w:w="11906" w:h="16838"/>
          <w:pgMar w:top="1440" w:right="1440" w:bottom="1440" w:left="1440" w:header="708" w:footer="708" w:gutter="0"/>
          <w:cols w:space="708"/>
          <w:docGrid w:linePitch="360"/>
        </w:sectPr>
      </w:pPr>
    </w:p>
    <w:tbl>
      <w:tblPr>
        <w:tblW w:w="9240" w:type="dxa"/>
        <w:jc w:val="center"/>
        <w:tblLayout w:type="fixed"/>
        <w:tblLook w:val="0000" w:firstRow="0" w:lastRow="0" w:firstColumn="0" w:lastColumn="0" w:noHBand="0" w:noVBand="0"/>
      </w:tblPr>
      <w:tblGrid>
        <w:gridCol w:w="3080"/>
        <w:gridCol w:w="3080"/>
        <w:gridCol w:w="3080"/>
      </w:tblGrid>
      <w:tr w:rsidR="00267633" w:rsidRPr="00267633" w14:paraId="35BAC20C" w14:textId="77777777" w:rsidTr="00267633">
        <w:trPr>
          <w:divId w:val="2116439976"/>
          <w:jc w:val="center"/>
        </w:trPr>
        <w:tc>
          <w:tcPr>
            <w:tcW w:w="3080" w:type="dxa"/>
          </w:tcPr>
          <w:p w14:paraId="49F2D34B" w14:textId="77777777" w:rsidR="00267633" w:rsidRPr="00267633" w:rsidRDefault="00267633" w:rsidP="00267633">
            <w:pPr>
              <w:spacing w:before="0" w:after="120" w:line="240" w:lineRule="auto"/>
              <w:rPr>
                <w:rFonts w:ascii="Times New Roman" w:hAnsi="Times New Roman" w:cs="Times New Roman"/>
                <w:sz w:val="18"/>
                <w:szCs w:val="20"/>
                <w:lang w:val="en-GB" w:eastAsia="zh-CN"/>
              </w:rPr>
            </w:pPr>
          </w:p>
        </w:tc>
        <w:tc>
          <w:tcPr>
            <w:tcW w:w="3080" w:type="dxa"/>
          </w:tcPr>
          <w:p w14:paraId="03A0B074" w14:textId="77777777" w:rsidR="00267633" w:rsidRPr="00267633" w:rsidRDefault="00267633" w:rsidP="00267633">
            <w:pPr>
              <w:keepNext/>
              <w:spacing w:before="0" w:after="0" w:line="240" w:lineRule="auto"/>
              <w:jc w:val="center"/>
              <w:outlineLvl w:val="1"/>
              <w:rPr>
                <w:rFonts w:ascii="Times New Roman" w:hAnsi="Times New Roman"/>
                <w:bCs/>
                <w:iCs/>
                <w:szCs w:val="28"/>
                <w:lang w:val="en-GB" w:eastAsia="zh-CN"/>
              </w:rPr>
            </w:pPr>
            <w:r w:rsidRPr="00267633">
              <w:rPr>
                <w:rFonts w:ascii="Times New Roman" w:hAnsi="Times New Roman"/>
                <w:bCs/>
                <w:iCs/>
                <w:szCs w:val="28"/>
                <w:lang w:val="en-GB" w:eastAsia="zh-CN"/>
              </w:rPr>
              <w:t>FORM 233</w:t>
            </w:r>
          </w:p>
        </w:tc>
        <w:tc>
          <w:tcPr>
            <w:tcW w:w="3080" w:type="dxa"/>
          </w:tcPr>
          <w:p w14:paraId="469DFB34" w14:textId="77777777" w:rsidR="00267633" w:rsidRPr="00267633" w:rsidRDefault="00267633" w:rsidP="00267633">
            <w:pPr>
              <w:spacing w:before="0" w:after="120" w:line="240" w:lineRule="auto"/>
              <w:rPr>
                <w:rFonts w:ascii="Times New Roman" w:hAnsi="Times New Roman" w:cs="Times New Roman"/>
                <w:b/>
                <w:sz w:val="20"/>
                <w:szCs w:val="20"/>
                <w:lang w:val="en-GB" w:eastAsia="zh-CN"/>
              </w:rPr>
            </w:pPr>
          </w:p>
        </w:tc>
      </w:tr>
    </w:tbl>
    <w:p w14:paraId="58B31D20" w14:textId="77777777" w:rsidR="00267633" w:rsidRPr="00267633" w:rsidRDefault="00267633" w:rsidP="00267633">
      <w:pPr>
        <w:spacing w:before="0" w:after="0" w:line="240" w:lineRule="auto"/>
        <w:divId w:val="2116439976"/>
        <w:rPr>
          <w:rFonts w:ascii="Times New Roman" w:hAnsi="Times New Roman" w:cs="Times New Roman"/>
          <w:sz w:val="22"/>
          <w:szCs w:val="22"/>
          <w:lang w:val="en-GB" w:eastAsia="zh-CN"/>
        </w:rPr>
      </w:pPr>
      <w:r w:rsidRPr="00267633">
        <w:rPr>
          <w:rFonts w:ascii="Times New Roman" w:hAnsi="Times New Roman" w:cs="Times New Roman"/>
          <w:sz w:val="22"/>
          <w:szCs w:val="22"/>
          <w:lang w:val="en-GB" w:eastAsia="zh-CN"/>
        </w:rPr>
        <w:t>Para 80</w:t>
      </w:r>
    </w:p>
    <w:p w14:paraId="6A713B80" w14:textId="77777777" w:rsidR="00267633" w:rsidRPr="00267633" w:rsidRDefault="00267633" w:rsidP="00267633">
      <w:pPr>
        <w:keepNext/>
        <w:spacing w:before="0" w:after="0" w:line="240" w:lineRule="auto"/>
        <w:ind w:left="720" w:hanging="720"/>
        <w:jc w:val="center"/>
        <w:outlineLvl w:val="1"/>
        <w:divId w:val="2116439976"/>
        <w:rPr>
          <w:rFonts w:ascii="Times New Roman" w:hAnsi="Times New Roman"/>
          <w:bCs/>
          <w:iCs/>
          <w:spacing w:val="-3"/>
          <w:szCs w:val="28"/>
          <w:lang w:val="en-GB" w:eastAsia="zh-CN"/>
        </w:rPr>
      </w:pPr>
      <w:r w:rsidRPr="00267633">
        <w:rPr>
          <w:rFonts w:ascii="Times New Roman" w:hAnsi="Times New Roman"/>
          <w:b/>
          <w:bCs/>
          <w:iCs/>
          <w:spacing w:val="-3"/>
          <w:szCs w:val="28"/>
          <w:lang w:val="en-GB" w:eastAsia="zh-CN"/>
        </w:rPr>
        <w:t>REQUEST FOR DISCOVERY</w:t>
      </w:r>
    </w:p>
    <w:p w14:paraId="15048667"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69A4DC48"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74A39F34" w14:textId="77777777" w:rsidR="00267633" w:rsidRPr="00267633" w:rsidRDefault="00267633" w:rsidP="00267633">
      <w:pPr>
        <w:spacing w:before="0" w:after="0" w:line="240" w:lineRule="auto"/>
        <w:jc w:val="center"/>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(Title as in action)</w:t>
      </w:r>
    </w:p>
    <w:p w14:paraId="441F810E"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07A6D6F9"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2691BC9D"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 w:val="20"/>
          <w:szCs w:val="20"/>
          <w:lang w:val="en-GB" w:eastAsia="zh-CN"/>
        </w:rPr>
        <w:tab/>
      </w:r>
      <w:r w:rsidRPr="00267633">
        <w:rPr>
          <w:rFonts w:ascii="Times New Roman" w:hAnsi="Times New Roman" w:cs="Times New Roman"/>
          <w:szCs w:val="20"/>
          <w:lang w:val="en-GB" w:eastAsia="zh-CN"/>
        </w:rPr>
        <w:t>The Plaintiff/Defendant/Other Party [</w:t>
      </w:r>
      <w:r w:rsidRPr="00267633">
        <w:rPr>
          <w:rFonts w:ascii="Times New Roman" w:hAnsi="Times New Roman" w:cs="Times New Roman"/>
          <w:i/>
          <w:szCs w:val="20"/>
          <w:lang w:val="en-GB" w:eastAsia="zh-CN"/>
        </w:rPr>
        <w:t>to specify</w:t>
      </w:r>
      <w:r w:rsidRPr="00267633">
        <w:rPr>
          <w:rFonts w:ascii="Times New Roman" w:hAnsi="Times New Roman" w:cs="Times New Roman"/>
          <w:szCs w:val="20"/>
          <w:lang w:val="en-GB" w:eastAsia="zh-CN"/>
        </w:rPr>
        <w:t>]* is requested to state, pursuant to Rule 63(4) of the Family Justice Rules**, in respect of each of the following documents, whether he is willing and able to provide discovery of the same, and, if so, to specify in what mode he is willing to provide such discovery (for example, by exhibiting the documents in an affidavit to be filed in court, by forwarding copies of the documents to the other party, by making the documents available to the other party for inspection):</w:t>
      </w:r>
    </w:p>
    <w:p w14:paraId="3FFDA8AE" w14:textId="77777777" w:rsidR="00267633" w:rsidRPr="00267633" w:rsidRDefault="00267633" w:rsidP="00267633">
      <w:pPr>
        <w:spacing w:before="0" w:after="120" w:line="240" w:lineRule="auto"/>
        <w:divId w:val="2116439976"/>
        <w:rPr>
          <w:rFonts w:ascii="Times New Roman" w:hAnsi="Times New Roman" w:cs="Times New Roman"/>
          <w:sz w:val="20"/>
          <w:szCs w:val="20"/>
          <w:lang w:val="en-GB" w:eastAsia="zh-CN"/>
        </w:rPr>
      </w:pPr>
    </w:p>
    <w:p w14:paraId="013CE64B" w14:textId="77777777" w:rsidR="00267633" w:rsidRPr="00267633" w:rsidRDefault="00267633" w:rsidP="00267633">
      <w:pPr>
        <w:spacing w:before="0" w:after="120" w:line="240" w:lineRule="auto"/>
        <w:divId w:val="2116439976"/>
        <w:rPr>
          <w:rFonts w:ascii="Times New Roman" w:hAnsi="Times New Roman" w:cs="Times New Roman"/>
          <w:sz w:val="20"/>
          <w:szCs w:val="20"/>
          <w:lang w:val="en-GB" w:eastAsia="zh-CN"/>
        </w:rPr>
      </w:pPr>
    </w:p>
    <w:p w14:paraId="185B7EE0"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(Describe the documents required and set them out in table form.)</w:t>
      </w:r>
    </w:p>
    <w:p w14:paraId="091F10A0" w14:textId="77777777" w:rsidR="00267633" w:rsidRPr="00267633" w:rsidRDefault="00267633" w:rsidP="00267633">
      <w:pPr>
        <w:spacing w:before="0" w:after="120" w:line="240" w:lineRule="auto"/>
        <w:divId w:val="2116439976"/>
        <w:rPr>
          <w:rFonts w:ascii="Times New Roman" w:hAnsi="Times New Roman" w:cs="Times New Roman"/>
          <w:sz w:val="20"/>
          <w:szCs w:val="20"/>
          <w:lang w:val="en-GB" w:eastAsia="zh-CN"/>
        </w:rPr>
      </w:pPr>
    </w:p>
    <w:tbl>
      <w:tblPr>
        <w:tblW w:w="9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18"/>
        <w:gridCol w:w="1350"/>
        <w:gridCol w:w="1350"/>
        <w:gridCol w:w="2430"/>
        <w:gridCol w:w="3330"/>
      </w:tblGrid>
      <w:tr w:rsidR="00267633" w:rsidRPr="00267633" w14:paraId="2636CE56" w14:textId="77777777" w:rsidTr="00267633">
        <w:trPr>
          <w:divId w:val="2116439976"/>
        </w:trPr>
        <w:tc>
          <w:tcPr>
            <w:tcW w:w="918" w:type="dxa"/>
          </w:tcPr>
          <w:p w14:paraId="07CD806A" w14:textId="77777777" w:rsidR="00267633" w:rsidRPr="00267633" w:rsidRDefault="00267633" w:rsidP="00267633">
            <w:pPr>
              <w:spacing w:before="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S/No.</w:t>
            </w:r>
          </w:p>
        </w:tc>
        <w:tc>
          <w:tcPr>
            <w:tcW w:w="1350" w:type="dxa"/>
          </w:tcPr>
          <w:p w14:paraId="71C419C4" w14:textId="77777777" w:rsidR="00267633" w:rsidRPr="00267633" w:rsidRDefault="00267633" w:rsidP="00267633">
            <w:pPr>
              <w:spacing w:before="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Document</w:t>
            </w:r>
          </w:p>
        </w:tc>
        <w:tc>
          <w:tcPr>
            <w:tcW w:w="1350" w:type="dxa"/>
          </w:tcPr>
          <w:p w14:paraId="0B1D5FB1" w14:textId="77777777" w:rsidR="00267633" w:rsidRPr="00267633" w:rsidRDefault="00267633" w:rsidP="00267633">
            <w:pPr>
              <w:spacing w:before="0" w:after="0" w:line="240" w:lineRule="auto"/>
              <w:rPr>
                <w:rFonts w:ascii="Times New Roman" w:hAnsi="Times New Roman" w:cs="Times New Roman"/>
                <w:szCs w:val="20"/>
                <w:lang w:val="en-GB" w:eastAsia="zh-CN"/>
              </w:rPr>
            </w:pPr>
            <w:proofErr w:type="gramStart"/>
            <w:r w:rsidRPr="00267633">
              <w:rPr>
                <w:rFonts w:ascii="Times New Roman" w:hAnsi="Times New Roman" w:cs="Times New Roman"/>
                <w:szCs w:val="20"/>
                <w:lang w:val="en-GB" w:eastAsia="zh-CN"/>
              </w:rPr>
              <w:t>Time-frame</w:t>
            </w:r>
            <w:proofErr w:type="gramEnd"/>
            <w:r w:rsidRPr="00267633">
              <w:rPr>
                <w:rFonts w:ascii="Times New Roman" w:hAnsi="Times New Roman" w:cs="Times New Roman"/>
                <w:szCs w:val="20"/>
                <w:lang w:val="en-GB" w:eastAsia="zh-CN"/>
              </w:rPr>
              <w:t xml:space="preserve"> for which documents are requested (where applicable)</w:t>
            </w:r>
          </w:p>
          <w:p w14:paraId="00ECBF54" w14:textId="77777777" w:rsidR="00267633" w:rsidRPr="00267633" w:rsidRDefault="00267633" w:rsidP="00267633">
            <w:pPr>
              <w:spacing w:before="0" w:after="0" w:line="240" w:lineRule="auto"/>
              <w:rPr>
                <w:rFonts w:ascii="Times New Roman" w:hAnsi="Times New Roman" w:cs="Times New Roman"/>
                <w:szCs w:val="20"/>
                <w:lang w:val="en-GB" w:eastAsia="zh-CN"/>
              </w:rPr>
            </w:pPr>
          </w:p>
        </w:tc>
        <w:tc>
          <w:tcPr>
            <w:tcW w:w="2430" w:type="dxa"/>
          </w:tcPr>
          <w:p w14:paraId="1574AB92" w14:textId="77777777" w:rsidR="00267633" w:rsidRPr="00267633" w:rsidRDefault="00267633" w:rsidP="00267633">
            <w:pPr>
              <w:spacing w:before="0" w:after="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Reason for request</w:t>
            </w:r>
          </w:p>
          <w:p w14:paraId="37E6C068" w14:textId="77777777" w:rsidR="00267633" w:rsidRPr="00267633" w:rsidRDefault="00267633" w:rsidP="00267633">
            <w:pPr>
              <w:spacing w:before="0" w:after="0" w:line="240" w:lineRule="auto"/>
              <w:rPr>
                <w:rFonts w:ascii="Times New Roman" w:hAnsi="Times New Roman" w:cs="Times New Roman"/>
                <w:szCs w:val="20"/>
                <w:lang w:val="en-GB" w:eastAsia="zh-CN"/>
              </w:rPr>
            </w:pPr>
          </w:p>
        </w:tc>
        <w:tc>
          <w:tcPr>
            <w:tcW w:w="3330" w:type="dxa"/>
          </w:tcPr>
          <w:p w14:paraId="2A7015E2" w14:textId="77777777" w:rsidR="00267633" w:rsidRPr="00267633" w:rsidRDefault="00267633" w:rsidP="00267633">
            <w:pPr>
              <w:spacing w:before="0" w:after="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Paragraph(s) and page(s), filing date, deponent of affidavit (which relates to the request) and number of </w:t>
            </w:r>
            <w:proofErr w:type="gramStart"/>
            <w:r w:rsidRPr="00267633">
              <w:rPr>
                <w:rFonts w:ascii="Times New Roman" w:hAnsi="Times New Roman" w:cs="Times New Roman"/>
                <w:szCs w:val="20"/>
                <w:lang w:val="en-GB" w:eastAsia="zh-CN"/>
              </w:rPr>
              <w:t>affidavit</w:t>
            </w:r>
            <w:proofErr w:type="gramEnd"/>
            <w:r w:rsidRPr="00267633">
              <w:rPr>
                <w:rFonts w:ascii="Times New Roman" w:hAnsi="Times New Roman" w:cs="Times New Roman"/>
                <w:szCs w:val="20"/>
                <w:lang w:val="en-GB" w:eastAsia="zh-CN"/>
              </w:rPr>
              <w:t xml:space="preserve"> in relation to the deponent (where applicable)</w:t>
            </w:r>
          </w:p>
          <w:p w14:paraId="290454D2" w14:textId="77777777" w:rsidR="00267633" w:rsidRPr="00267633" w:rsidRDefault="00267633" w:rsidP="00267633">
            <w:pPr>
              <w:spacing w:before="0" w:after="0" w:line="240" w:lineRule="auto"/>
              <w:rPr>
                <w:rFonts w:ascii="Times New Roman" w:hAnsi="Times New Roman" w:cs="Times New Roman"/>
                <w:szCs w:val="20"/>
                <w:lang w:val="en-GB" w:eastAsia="zh-CN"/>
              </w:rPr>
            </w:pPr>
          </w:p>
        </w:tc>
      </w:tr>
      <w:tr w:rsidR="00267633" w:rsidRPr="00267633" w14:paraId="7FDFB167" w14:textId="77777777" w:rsidTr="00267633">
        <w:trPr>
          <w:divId w:val="2116439976"/>
        </w:trPr>
        <w:tc>
          <w:tcPr>
            <w:tcW w:w="918" w:type="dxa"/>
          </w:tcPr>
          <w:p w14:paraId="1F968F1D"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c>
          <w:tcPr>
            <w:tcW w:w="1350" w:type="dxa"/>
          </w:tcPr>
          <w:p w14:paraId="6DFD0527"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c>
          <w:tcPr>
            <w:tcW w:w="1350" w:type="dxa"/>
          </w:tcPr>
          <w:p w14:paraId="1EBB9D29"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c>
          <w:tcPr>
            <w:tcW w:w="2430" w:type="dxa"/>
          </w:tcPr>
          <w:p w14:paraId="1E88E844"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c>
          <w:tcPr>
            <w:tcW w:w="3330" w:type="dxa"/>
          </w:tcPr>
          <w:p w14:paraId="05433F4A"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r>
    </w:tbl>
    <w:p w14:paraId="43A5AD1C" w14:textId="77777777" w:rsidR="00267633" w:rsidRPr="00267633" w:rsidRDefault="00267633" w:rsidP="00267633">
      <w:pPr>
        <w:spacing w:before="0" w:after="0" w:line="240" w:lineRule="auto"/>
        <w:jc w:val="both"/>
        <w:divId w:val="2116439976"/>
        <w:rPr>
          <w:rFonts w:ascii="Times New Roman" w:hAnsi="Times New Roman" w:cs="Times New Roman"/>
          <w:sz w:val="20"/>
          <w:szCs w:val="20"/>
          <w:lang w:val="en-GB" w:eastAsia="zh-CN"/>
        </w:rPr>
      </w:pPr>
    </w:p>
    <w:p w14:paraId="45EEEC34" w14:textId="77777777" w:rsidR="00267633" w:rsidRPr="00267633" w:rsidRDefault="00267633" w:rsidP="00267633">
      <w:pPr>
        <w:spacing w:before="0" w:after="0" w:line="240" w:lineRule="auto"/>
        <w:jc w:val="both"/>
        <w:divId w:val="2116439976"/>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t>*Delete where inapplicable</w:t>
      </w:r>
    </w:p>
    <w:p w14:paraId="79E86958" w14:textId="77777777" w:rsidR="00267633" w:rsidRPr="00267633" w:rsidRDefault="00267633" w:rsidP="00267633">
      <w:pPr>
        <w:spacing w:before="0" w:after="0" w:line="240" w:lineRule="auto"/>
        <w:jc w:val="both"/>
        <w:divId w:val="2116439976"/>
        <w:rPr>
          <w:rFonts w:ascii="Times New Roman" w:hAnsi="Times New Roman" w:cs="Times New Roman"/>
          <w:sz w:val="20"/>
          <w:szCs w:val="20"/>
          <w:lang w:val="en-GB" w:eastAsia="zh-CN"/>
        </w:rPr>
      </w:pPr>
    </w:p>
    <w:p w14:paraId="641E48BB" w14:textId="77777777" w:rsidR="00267633" w:rsidRPr="00267633" w:rsidRDefault="00267633" w:rsidP="00267633">
      <w:pPr>
        <w:spacing w:before="0" w:after="0" w:line="240" w:lineRule="auto"/>
        <w:divId w:val="2116439976"/>
        <w:rPr>
          <w:rFonts w:ascii="Times New Roman" w:hAnsi="Times New Roman" w:cs="Times New Roman"/>
          <w:b/>
          <w:sz w:val="26"/>
          <w:szCs w:val="20"/>
          <w:lang w:val="en-GB" w:eastAsia="zh-CN"/>
        </w:rPr>
      </w:pPr>
    </w:p>
    <w:p w14:paraId="78D92032"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3CB51E71" w14:textId="77777777" w:rsidR="00267633" w:rsidRPr="00267633" w:rsidRDefault="00267633" w:rsidP="00267633">
      <w:pPr>
        <w:spacing w:before="0" w:after="0" w:line="240" w:lineRule="auto"/>
        <w:jc w:val="center"/>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Dated this</w:t>
      </w:r>
      <w:r w:rsidRPr="00267633">
        <w:rPr>
          <w:rFonts w:ascii="Times New Roman" w:hAnsi="Times New Roman" w:cs="Times New Roman"/>
          <w:szCs w:val="20"/>
          <w:lang w:val="en-GB" w:eastAsia="zh-CN"/>
        </w:rPr>
        <w:tab/>
        <w:t>day of</w:t>
      </w:r>
      <w:r w:rsidRPr="00267633">
        <w:rPr>
          <w:rFonts w:ascii="Times New Roman" w:hAnsi="Times New Roman" w:cs="Times New Roman"/>
          <w:szCs w:val="20"/>
          <w:lang w:val="en-GB" w:eastAsia="zh-CN"/>
        </w:rPr>
        <w:tab/>
      </w:r>
      <w:r w:rsidRPr="00267633">
        <w:rPr>
          <w:rFonts w:ascii="Times New Roman" w:hAnsi="Times New Roman" w:cs="Times New Roman"/>
          <w:szCs w:val="20"/>
          <w:lang w:val="en-GB" w:eastAsia="zh-CN"/>
        </w:rPr>
        <w:tab/>
        <w:t>20</w:t>
      </w:r>
      <w:r w:rsidRPr="00267633">
        <w:rPr>
          <w:rFonts w:ascii="Times New Roman" w:hAnsi="Times New Roman" w:cs="Times New Roman"/>
          <w:szCs w:val="20"/>
          <w:lang w:val="en-GB" w:eastAsia="zh-CN"/>
        </w:rPr>
        <w:tab/>
        <w:t>.</w:t>
      </w:r>
    </w:p>
    <w:p w14:paraId="0B5DADB2"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23DD3492"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783693A3" w14:textId="77777777" w:rsidR="00267633" w:rsidRPr="00267633" w:rsidRDefault="00267633" w:rsidP="00267633">
      <w:pPr>
        <w:spacing w:before="0" w:after="0" w:line="240" w:lineRule="auto"/>
        <w:jc w:val="right"/>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Solicitor for the</w:t>
      </w:r>
    </w:p>
    <w:p w14:paraId="60CAC2CF"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5DA05CEF"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6C1A1F94"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To the Solicitor for</w:t>
      </w:r>
    </w:p>
    <w:p w14:paraId="413A5A0A"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769D1369"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p>
    <w:p w14:paraId="02FEA4ED"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sectPr w:rsidR="00267633" w:rsidRPr="00267633">
          <w:pgSz w:w="11906" w:h="16838"/>
          <w:pgMar w:top="1440" w:right="1440" w:bottom="1440" w:left="1440" w:header="708" w:footer="708" w:gutter="0"/>
          <w:cols w:space="708"/>
          <w:docGrid w:linePitch="360"/>
        </w:sectPr>
      </w:pPr>
    </w:p>
    <w:tbl>
      <w:tblPr>
        <w:tblW w:w="9240" w:type="dxa"/>
        <w:jc w:val="center"/>
        <w:tblLayout w:type="fixed"/>
        <w:tblLook w:val="0000" w:firstRow="0" w:lastRow="0" w:firstColumn="0" w:lastColumn="0" w:noHBand="0" w:noVBand="0"/>
      </w:tblPr>
      <w:tblGrid>
        <w:gridCol w:w="3080"/>
        <w:gridCol w:w="3080"/>
        <w:gridCol w:w="3080"/>
      </w:tblGrid>
      <w:tr w:rsidR="00267633" w:rsidRPr="00267633" w14:paraId="04377C47" w14:textId="77777777" w:rsidTr="00267633">
        <w:trPr>
          <w:divId w:val="2116439976"/>
          <w:jc w:val="center"/>
        </w:trPr>
        <w:tc>
          <w:tcPr>
            <w:tcW w:w="3080" w:type="dxa"/>
          </w:tcPr>
          <w:p w14:paraId="7E09BC49" w14:textId="77777777" w:rsidR="00267633" w:rsidRPr="00267633" w:rsidRDefault="00267633" w:rsidP="00267633">
            <w:pPr>
              <w:spacing w:before="0" w:after="120" w:line="240" w:lineRule="auto"/>
              <w:rPr>
                <w:rFonts w:ascii="Times New Roman" w:hAnsi="Times New Roman" w:cs="Times New Roman"/>
                <w:sz w:val="18"/>
                <w:szCs w:val="20"/>
                <w:lang w:val="en-GB" w:eastAsia="zh-CN"/>
              </w:rPr>
            </w:pPr>
          </w:p>
        </w:tc>
        <w:tc>
          <w:tcPr>
            <w:tcW w:w="3080" w:type="dxa"/>
          </w:tcPr>
          <w:p w14:paraId="56893275" w14:textId="77777777" w:rsidR="00267633" w:rsidRPr="00267633" w:rsidRDefault="00267633" w:rsidP="00267633">
            <w:pPr>
              <w:keepNext/>
              <w:spacing w:before="0" w:after="0" w:line="240" w:lineRule="auto"/>
              <w:jc w:val="center"/>
              <w:outlineLvl w:val="1"/>
              <w:rPr>
                <w:rFonts w:ascii="Times New Roman" w:hAnsi="Times New Roman"/>
                <w:bCs/>
                <w:iCs/>
                <w:szCs w:val="28"/>
                <w:lang w:val="en-GB" w:eastAsia="zh-CN"/>
              </w:rPr>
            </w:pPr>
            <w:r w:rsidRPr="00267633">
              <w:rPr>
                <w:rFonts w:ascii="Times New Roman" w:hAnsi="Times New Roman"/>
                <w:bCs/>
                <w:iCs/>
                <w:szCs w:val="28"/>
                <w:lang w:val="en-GB" w:eastAsia="zh-CN"/>
              </w:rPr>
              <w:t>FORM 234</w:t>
            </w:r>
          </w:p>
        </w:tc>
        <w:tc>
          <w:tcPr>
            <w:tcW w:w="3080" w:type="dxa"/>
          </w:tcPr>
          <w:p w14:paraId="68619FAC" w14:textId="77777777" w:rsidR="00267633" w:rsidRPr="00267633" w:rsidRDefault="00267633" w:rsidP="00267633">
            <w:pPr>
              <w:spacing w:before="0" w:after="120" w:line="240" w:lineRule="auto"/>
              <w:rPr>
                <w:rFonts w:ascii="Times New Roman" w:hAnsi="Times New Roman" w:cs="Times New Roman"/>
                <w:b/>
                <w:sz w:val="20"/>
                <w:szCs w:val="20"/>
                <w:lang w:val="en-GB" w:eastAsia="zh-CN"/>
              </w:rPr>
            </w:pPr>
          </w:p>
        </w:tc>
      </w:tr>
    </w:tbl>
    <w:p w14:paraId="5FA76DC2" w14:textId="77777777" w:rsidR="00267633" w:rsidRPr="00267633" w:rsidRDefault="00267633" w:rsidP="00267633">
      <w:pPr>
        <w:spacing w:before="0" w:after="0" w:line="240" w:lineRule="auto"/>
        <w:divId w:val="2116439976"/>
        <w:rPr>
          <w:rFonts w:ascii="Times New Roman" w:hAnsi="Times New Roman" w:cs="Times New Roman"/>
          <w:sz w:val="22"/>
          <w:szCs w:val="22"/>
          <w:lang w:val="en-GB" w:eastAsia="zh-CN"/>
        </w:rPr>
      </w:pPr>
      <w:r w:rsidRPr="00267633">
        <w:rPr>
          <w:rFonts w:ascii="Times New Roman" w:hAnsi="Times New Roman" w:cs="Times New Roman"/>
          <w:sz w:val="22"/>
          <w:szCs w:val="22"/>
          <w:lang w:val="en-GB" w:eastAsia="zh-CN"/>
        </w:rPr>
        <w:t>Para 80</w:t>
      </w:r>
    </w:p>
    <w:p w14:paraId="352A8DA2" w14:textId="77777777" w:rsidR="00267633" w:rsidRPr="00267633" w:rsidRDefault="00267633" w:rsidP="00267633">
      <w:pPr>
        <w:keepNext/>
        <w:spacing w:before="0" w:after="0" w:line="240" w:lineRule="auto"/>
        <w:jc w:val="center"/>
        <w:outlineLvl w:val="1"/>
        <w:divId w:val="2116439976"/>
        <w:rPr>
          <w:rFonts w:ascii="Times New Roman" w:hAnsi="Times New Roman"/>
          <w:bCs/>
          <w:iCs/>
          <w:spacing w:val="-3"/>
          <w:szCs w:val="28"/>
          <w:lang w:val="en-GB" w:eastAsia="zh-CN"/>
        </w:rPr>
      </w:pPr>
      <w:r w:rsidRPr="00267633">
        <w:rPr>
          <w:rFonts w:ascii="Times New Roman" w:hAnsi="Times New Roman"/>
          <w:b/>
          <w:bCs/>
          <w:iCs/>
          <w:spacing w:val="-3"/>
          <w:szCs w:val="28"/>
          <w:lang w:val="en-GB" w:eastAsia="zh-CN"/>
        </w:rPr>
        <w:t>NOTICE IN RESPONSE TO REQUEST FOR DISCOVERY</w:t>
      </w:r>
    </w:p>
    <w:p w14:paraId="3C8857BE"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559AF056"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3402E4B1" w14:textId="77777777" w:rsidR="00267633" w:rsidRPr="00267633" w:rsidRDefault="00267633" w:rsidP="00267633">
      <w:pPr>
        <w:spacing w:before="0" w:after="0" w:line="240" w:lineRule="auto"/>
        <w:jc w:val="center"/>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(Title as in action)</w:t>
      </w:r>
    </w:p>
    <w:p w14:paraId="6E0C1EC8"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6205DF9B"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16602E61"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The Plaintiff/Defendant/Other Party [</w:t>
      </w:r>
      <w:r w:rsidRPr="00267633">
        <w:rPr>
          <w:rFonts w:ascii="Times New Roman" w:hAnsi="Times New Roman" w:cs="Times New Roman"/>
          <w:i/>
          <w:szCs w:val="20"/>
          <w:lang w:val="en-GB" w:eastAsia="zh-CN"/>
        </w:rPr>
        <w:t xml:space="preserve">to </w:t>
      </w:r>
      <w:proofErr w:type="gramStart"/>
      <w:r w:rsidRPr="00267633">
        <w:rPr>
          <w:rFonts w:ascii="Times New Roman" w:hAnsi="Times New Roman" w:cs="Times New Roman"/>
          <w:i/>
          <w:szCs w:val="20"/>
          <w:lang w:val="en-GB" w:eastAsia="zh-CN"/>
        </w:rPr>
        <w:t>specify</w:t>
      </w:r>
      <w:r w:rsidRPr="00267633">
        <w:rPr>
          <w:rFonts w:ascii="Times New Roman" w:hAnsi="Times New Roman" w:cs="Times New Roman"/>
          <w:szCs w:val="20"/>
          <w:lang w:val="en-GB" w:eastAsia="zh-CN"/>
        </w:rPr>
        <w:t>]*</w:t>
      </w:r>
      <w:proofErr w:type="gramEnd"/>
      <w:r w:rsidRPr="00267633">
        <w:rPr>
          <w:rFonts w:ascii="Times New Roman" w:hAnsi="Times New Roman" w:cs="Times New Roman"/>
          <w:szCs w:val="20"/>
          <w:lang w:val="en-GB" w:eastAsia="zh-CN"/>
        </w:rPr>
        <w:t xml:space="preserve"> is willing and able to provide discovery of the following documents:*</w:t>
      </w:r>
    </w:p>
    <w:p w14:paraId="02DFF664" w14:textId="77777777" w:rsidR="00267633" w:rsidRPr="00267633" w:rsidRDefault="00267633" w:rsidP="00267633">
      <w:pPr>
        <w:spacing w:before="0" w:after="0" w:line="240" w:lineRule="auto"/>
        <w:divId w:val="2116439976"/>
        <w:rPr>
          <w:rFonts w:ascii="Times New Roman" w:hAnsi="Times New Roman" w:cs="Times New Roman"/>
          <w:sz w:val="20"/>
          <w:szCs w:val="20"/>
          <w:lang w:val="en-GB" w:eastAsia="zh-CN"/>
        </w:rPr>
      </w:pPr>
    </w:p>
    <w:p w14:paraId="64FC01D0"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(Describe the documents to be discovered and set them out in table form.)</w:t>
      </w:r>
    </w:p>
    <w:p w14:paraId="32DE7E34" w14:textId="77777777" w:rsidR="00267633" w:rsidRPr="00267633" w:rsidRDefault="00267633" w:rsidP="00267633">
      <w:pPr>
        <w:spacing w:before="0" w:after="0" w:line="240" w:lineRule="auto"/>
        <w:divId w:val="2116439976"/>
        <w:rPr>
          <w:rFonts w:ascii="Times New Roman" w:hAnsi="Times New Roman" w:cs="Times New Roman"/>
          <w:sz w:val="20"/>
          <w:szCs w:val="20"/>
          <w:lang w:val="en-GB" w:eastAsia="zh-C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18"/>
        <w:gridCol w:w="2070"/>
        <w:gridCol w:w="2520"/>
        <w:gridCol w:w="2970"/>
      </w:tblGrid>
      <w:tr w:rsidR="00267633" w:rsidRPr="00267633" w14:paraId="38B609E3" w14:textId="77777777" w:rsidTr="00267633">
        <w:trPr>
          <w:divId w:val="2116439976"/>
        </w:trPr>
        <w:tc>
          <w:tcPr>
            <w:tcW w:w="918" w:type="dxa"/>
          </w:tcPr>
          <w:p w14:paraId="1C9C621E" w14:textId="77777777" w:rsidR="00267633" w:rsidRPr="00267633" w:rsidRDefault="00267633" w:rsidP="00267633">
            <w:pPr>
              <w:spacing w:before="0" w:after="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S/No.</w:t>
            </w:r>
          </w:p>
        </w:tc>
        <w:tc>
          <w:tcPr>
            <w:tcW w:w="2070" w:type="dxa"/>
          </w:tcPr>
          <w:p w14:paraId="366CC87B" w14:textId="77777777" w:rsidR="00267633" w:rsidRPr="00267633" w:rsidRDefault="00267633" w:rsidP="00267633">
            <w:pPr>
              <w:spacing w:before="0" w:after="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Document</w:t>
            </w:r>
          </w:p>
        </w:tc>
        <w:tc>
          <w:tcPr>
            <w:tcW w:w="2520" w:type="dxa"/>
          </w:tcPr>
          <w:p w14:paraId="0653D747" w14:textId="77777777" w:rsidR="00267633" w:rsidRPr="00267633" w:rsidRDefault="00267633" w:rsidP="00267633">
            <w:pPr>
              <w:spacing w:before="0" w:after="0" w:line="240" w:lineRule="auto"/>
              <w:rPr>
                <w:rFonts w:ascii="Times New Roman" w:hAnsi="Times New Roman" w:cs="Times New Roman"/>
                <w:szCs w:val="20"/>
                <w:lang w:val="en-GB" w:eastAsia="zh-CN"/>
              </w:rPr>
            </w:pPr>
            <w:proofErr w:type="gramStart"/>
            <w:r w:rsidRPr="00267633">
              <w:rPr>
                <w:rFonts w:ascii="Times New Roman" w:hAnsi="Times New Roman" w:cs="Times New Roman"/>
                <w:szCs w:val="20"/>
                <w:lang w:val="en-GB" w:eastAsia="zh-CN"/>
              </w:rPr>
              <w:t>Time-frame</w:t>
            </w:r>
            <w:proofErr w:type="gramEnd"/>
            <w:r w:rsidRPr="00267633">
              <w:rPr>
                <w:rFonts w:ascii="Times New Roman" w:hAnsi="Times New Roman" w:cs="Times New Roman"/>
                <w:szCs w:val="20"/>
                <w:lang w:val="en-GB" w:eastAsia="zh-CN"/>
              </w:rPr>
              <w:t xml:space="preserve"> (where applicable)</w:t>
            </w:r>
          </w:p>
          <w:p w14:paraId="597661EF" w14:textId="77777777" w:rsidR="00267633" w:rsidRPr="00267633" w:rsidRDefault="00267633" w:rsidP="00267633">
            <w:pPr>
              <w:spacing w:before="0" w:after="0" w:line="240" w:lineRule="auto"/>
              <w:rPr>
                <w:rFonts w:ascii="Times New Roman" w:hAnsi="Times New Roman" w:cs="Times New Roman"/>
                <w:szCs w:val="20"/>
                <w:lang w:val="en-GB" w:eastAsia="zh-CN"/>
              </w:rPr>
            </w:pPr>
          </w:p>
        </w:tc>
        <w:tc>
          <w:tcPr>
            <w:tcW w:w="2970" w:type="dxa"/>
          </w:tcPr>
          <w:p w14:paraId="2D97EEEF" w14:textId="77777777" w:rsidR="00267633" w:rsidRPr="00267633" w:rsidRDefault="00267633" w:rsidP="00267633">
            <w:pPr>
              <w:spacing w:before="0" w:after="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Mode in which discovery will be provided</w:t>
            </w:r>
          </w:p>
        </w:tc>
      </w:tr>
      <w:tr w:rsidR="00267633" w:rsidRPr="00267633" w14:paraId="021196D5" w14:textId="77777777" w:rsidTr="00267633">
        <w:trPr>
          <w:divId w:val="2116439976"/>
        </w:trPr>
        <w:tc>
          <w:tcPr>
            <w:tcW w:w="918" w:type="dxa"/>
          </w:tcPr>
          <w:p w14:paraId="3AA612BF"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c>
          <w:tcPr>
            <w:tcW w:w="2070" w:type="dxa"/>
          </w:tcPr>
          <w:p w14:paraId="1029F598"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c>
          <w:tcPr>
            <w:tcW w:w="2520" w:type="dxa"/>
          </w:tcPr>
          <w:p w14:paraId="34BF7148"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c>
          <w:tcPr>
            <w:tcW w:w="2970" w:type="dxa"/>
          </w:tcPr>
          <w:p w14:paraId="2F699F50"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r>
    </w:tbl>
    <w:p w14:paraId="77D429E4" w14:textId="77777777" w:rsidR="00267633" w:rsidRPr="00267633" w:rsidRDefault="00267633" w:rsidP="00267633">
      <w:pPr>
        <w:spacing w:before="0" w:after="0" w:line="240" w:lineRule="auto"/>
        <w:divId w:val="2116439976"/>
        <w:rPr>
          <w:rFonts w:ascii="Times New Roman" w:hAnsi="Times New Roman" w:cs="Times New Roman"/>
          <w:b/>
          <w:sz w:val="26"/>
          <w:szCs w:val="20"/>
          <w:lang w:val="en-GB" w:eastAsia="zh-CN"/>
        </w:rPr>
      </w:pPr>
    </w:p>
    <w:p w14:paraId="2157F8BB" w14:textId="77777777" w:rsidR="00267633" w:rsidRPr="00267633" w:rsidRDefault="00267633" w:rsidP="00267633">
      <w:pPr>
        <w:spacing w:before="0" w:after="0" w:line="240" w:lineRule="auto"/>
        <w:divId w:val="2116439976"/>
        <w:rPr>
          <w:rFonts w:ascii="Times New Roman" w:hAnsi="Times New Roman" w:cs="Times New Roman"/>
          <w:b/>
          <w:sz w:val="26"/>
          <w:szCs w:val="20"/>
          <w:lang w:val="en-GB" w:eastAsia="zh-CN"/>
        </w:rPr>
      </w:pPr>
    </w:p>
    <w:p w14:paraId="46EDF3E0" w14:textId="77777777" w:rsidR="00267633" w:rsidRPr="00267633" w:rsidRDefault="00267633" w:rsidP="00267633">
      <w:pPr>
        <w:spacing w:before="0" w:after="0" w:line="240" w:lineRule="auto"/>
        <w:ind w:firstLine="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The Plaintiff/Defendant/Other Party [</w:t>
      </w:r>
      <w:r w:rsidRPr="00267633">
        <w:rPr>
          <w:rFonts w:ascii="Times New Roman" w:hAnsi="Times New Roman" w:cs="Times New Roman"/>
          <w:i/>
          <w:szCs w:val="20"/>
          <w:lang w:val="en-GB" w:eastAsia="zh-CN"/>
        </w:rPr>
        <w:t xml:space="preserve">to </w:t>
      </w:r>
      <w:proofErr w:type="gramStart"/>
      <w:r w:rsidRPr="00267633">
        <w:rPr>
          <w:rFonts w:ascii="Times New Roman" w:hAnsi="Times New Roman" w:cs="Times New Roman"/>
          <w:i/>
          <w:szCs w:val="20"/>
          <w:lang w:val="en-GB" w:eastAsia="zh-CN"/>
        </w:rPr>
        <w:t>specify</w:t>
      </w:r>
      <w:r w:rsidRPr="00267633">
        <w:rPr>
          <w:rFonts w:ascii="Times New Roman" w:hAnsi="Times New Roman" w:cs="Times New Roman"/>
          <w:szCs w:val="20"/>
          <w:lang w:val="en-GB" w:eastAsia="zh-CN"/>
        </w:rPr>
        <w:t>]*</w:t>
      </w:r>
      <w:proofErr w:type="gramEnd"/>
      <w:r w:rsidRPr="00267633">
        <w:rPr>
          <w:rFonts w:ascii="Times New Roman" w:hAnsi="Times New Roman" w:cs="Times New Roman"/>
          <w:szCs w:val="20"/>
          <w:lang w:val="en-GB" w:eastAsia="zh-CN"/>
        </w:rPr>
        <w:t xml:space="preserve"> is not willing and/or not able to provide discovery of the following documents*:</w:t>
      </w:r>
    </w:p>
    <w:p w14:paraId="31B1BF54" w14:textId="77777777" w:rsidR="00267633" w:rsidRPr="00267633" w:rsidRDefault="00267633" w:rsidP="00267633">
      <w:pPr>
        <w:spacing w:before="0" w:after="0" w:line="240" w:lineRule="auto"/>
        <w:divId w:val="2116439976"/>
        <w:rPr>
          <w:rFonts w:ascii="Times New Roman" w:hAnsi="Times New Roman" w:cs="Times New Roman"/>
          <w:b/>
          <w:sz w:val="26"/>
          <w:szCs w:val="20"/>
          <w:lang w:val="en-GB" w:eastAsia="zh-CN"/>
        </w:rPr>
      </w:pPr>
    </w:p>
    <w:p w14:paraId="0B05C306" w14:textId="77777777" w:rsidR="00267633" w:rsidRPr="00267633" w:rsidRDefault="00267633" w:rsidP="00267633">
      <w:pPr>
        <w:spacing w:before="0" w:after="0" w:line="240" w:lineRule="auto"/>
        <w:ind w:left="720" w:hanging="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(Describe the documents which the party is not willing and/or not able to provide discovery of and set them out in table form.)</w:t>
      </w:r>
    </w:p>
    <w:p w14:paraId="771777EC" w14:textId="77777777" w:rsidR="00267633" w:rsidRPr="00267633" w:rsidRDefault="00267633" w:rsidP="00267633">
      <w:pPr>
        <w:spacing w:before="0" w:after="0" w:line="240" w:lineRule="auto"/>
        <w:divId w:val="2116439976"/>
        <w:rPr>
          <w:rFonts w:ascii="Times New Roman" w:hAnsi="Times New Roman" w:cs="Times New Roman"/>
          <w:b/>
          <w:sz w:val="26"/>
          <w:szCs w:val="20"/>
          <w:lang w:val="en-GB" w:eastAsia="zh-C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18"/>
        <w:gridCol w:w="2070"/>
        <w:gridCol w:w="2520"/>
        <w:gridCol w:w="2970"/>
      </w:tblGrid>
      <w:tr w:rsidR="00267633" w:rsidRPr="00267633" w14:paraId="3E3D7587" w14:textId="77777777" w:rsidTr="00267633">
        <w:trPr>
          <w:divId w:val="2116439976"/>
        </w:trPr>
        <w:tc>
          <w:tcPr>
            <w:tcW w:w="918" w:type="dxa"/>
          </w:tcPr>
          <w:p w14:paraId="5A608228" w14:textId="77777777" w:rsidR="00267633" w:rsidRPr="00267633" w:rsidRDefault="00267633" w:rsidP="00267633">
            <w:pPr>
              <w:spacing w:before="0" w:after="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S/No.</w:t>
            </w:r>
          </w:p>
        </w:tc>
        <w:tc>
          <w:tcPr>
            <w:tcW w:w="2070" w:type="dxa"/>
          </w:tcPr>
          <w:p w14:paraId="436E2840" w14:textId="77777777" w:rsidR="00267633" w:rsidRPr="00267633" w:rsidRDefault="00267633" w:rsidP="00267633">
            <w:pPr>
              <w:spacing w:before="0" w:after="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Document</w:t>
            </w:r>
          </w:p>
        </w:tc>
        <w:tc>
          <w:tcPr>
            <w:tcW w:w="2520" w:type="dxa"/>
          </w:tcPr>
          <w:p w14:paraId="740AF26B" w14:textId="77777777" w:rsidR="00267633" w:rsidRPr="00267633" w:rsidRDefault="00267633" w:rsidP="00267633">
            <w:pPr>
              <w:spacing w:before="0" w:after="0" w:line="240" w:lineRule="auto"/>
              <w:rPr>
                <w:rFonts w:ascii="Times New Roman" w:hAnsi="Times New Roman" w:cs="Times New Roman"/>
                <w:szCs w:val="20"/>
                <w:lang w:val="en-GB" w:eastAsia="zh-CN"/>
              </w:rPr>
            </w:pPr>
            <w:proofErr w:type="gramStart"/>
            <w:r w:rsidRPr="00267633">
              <w:rPr>
                <w:rFonts w:ascii="Times New Roman" w:hAnsi="Times New Roman" w:cs="Times New Roman"/>
                <w:szCs w:val="20"/>
                <w:lang w:val="en-GB" w:eastAsia="zh-CN"/>
              </w:rPr>
              <w:t>Time-frame</w:t>
            </w:r>
            <w:proofErr w:type="gramEnd"/>
            <w:r w:rsidRPr="00267633">
              <w:rPr>
                <w:rFonts w:ascii="Times New Roman" w:hAnsi="Times New Roman" w:cs="Times New Roman"/>
                <w:szCs w:val="20"/>
                <w:lang w:val="en-GB" w:eastAsia="zh-CN"/>
              </w:rPr>
              <w:t xml:space="preserve"> (where applicable)</w:t>
            </w:r>
          </w:p>
          <w:p w14:paraId="6302E489" w14:textId="77777777" w:rsidR="00267633" w:rsidRPr="00267633" w:rsidRDefault="00267633" w:rsidP="00267633">
            <w:pPr>
              <w:spacing w:before="0" w:after="0" w:line="240" w:lineRule="auto"/>
              <w:rPr>
                <w:rFonts w:ascii="Times New Roman" w:hAnsi="Times New Roman" w:cs="Times New Roman"/>
                <w:szCs w:val="20"/>
                <w:lang w:val="en-GB" w:eastAsia="zh-CN"/>
              </w:rPr>
            </w:pPr>
          </w:p>
        </w:tc>
        <w:tc>
          <w:tcPr>
            <w:tcW w:w="2970" w:type="dxa"/>
          </w:tcPr>
          <w:p w14:paraId="01064ABE" w14:textId="77777777" w:rsidR="00267633" w:rsidRPr="00267633" w:rsidRDefault="00267633" w:rsidP="00267633">
            <w:pPr>
              <w:spacing w:before="0" w:after="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Reason for not being willing and/or able to provide discovery</w:t>
            </w:r>
          </w:p>
          <w:p w14:paraId="696E0EDF" w14:textId="77777777" w:rsidR="00267633" w:rsidRPr="00267633" w:rsidRDefault="00267633" w:rsidP="00267633">
            <w:pPr>
              <w:spacing w:before="0" w:after="0" w:line="240" w:lineRule="auto"/>
              <w:rPr>
                <w:rFonts w:ascii="Times New Roman" w:hAnsi="Times New Roman" w:cs="Times New Roman"/>
                <w:szCs w:val="20"/>
                <w:lang w:val="en-GB" w:eastAsia="zh-CN"/>
              </w:rPr>
            </w:pPr>
          </w:p>
        </w:tc>
      </w:tr>
      <w:tr w:rsidR="00267633" w:rsidRPr="00267633" w14:paraId="4962EAF9" w14:textId="77777777" w:rsidTr="00267633">
        <w:trPr>
          <w:divId w:val="2116439976"/>
        </w:trPr>
        <w:tc>
          <w:tcPr>
            <w:tcW w:w="918" w:type="dxa"/>
          </w:tcPr>
          <w:p w14:paraId="56D28C4A"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c>
          <w:tcPr>
            <w:tcW w:w="2070" w:type="dxa"/>
          </w:tcPr>
          <w:p w14:paraId="665CE153"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c>
          <w:tcPr>
            <w:tcW w:w="2520" w:type="dxa"/>
          </w:tcPr>
          <w:p w14:paraId="143D2351"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c>
          <w:tcPr>
            <w:tcW w:w="2970" w:type="dxa"/>
          </w:tcPr>
          <w:p w14:paraId="08809F10"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r>
    </w:tbl>
    <w:p w14:paraId="72DD3B34" w14:textId="77777777" w:rsidR="00267633" w:rsidRPr="00267633" w:rsidRDefault="00267633" w:rsidP="00267633">
      <w:pPr>
        <w:spacing w:before="0" w:after="0" w:line="240" w:lineRule="auto"/>
        <w:jc w:val="both"/>
        <w:divId w:val="2116439976"/>
        <w:rPr>
          <w:rFonts w:ascii="Times New Roman" w:hAnsi="Times New Roman" w:cs="Times New Roman"/>
          <w:sz w:val="20"/>
          <w:szCs w:val="20"/>
          <w:lang w:val="en-GB" w:eastAsia="zh-CN"/>
        </w:rPr>
      </w:pPr>
    </w:p>
    <w:p w14:paraId="2C35378C" w14:textId="77777777" w:rsidR="00267633" w:rsidRPr="00267633" w:rsidRDefault="00267633" w:rsidP="00267633">
      <w:pPr>
        <w:spacing w:before="0" w:after="0" w:line="240" w:lineRule="auto"/>
        <w:jc w:val="both"/>
        <w:divId w:val="2116439976"/>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t>*Delete where inapplicable</w:t>
      </w:r>
    </w:p>
    <w:p w14:paraId="10A0C0DE" w14:textId="77777777" w:rsidR="00267633" w:rsidRPr="00267633" w:rsidRDefault="00267633" w:rsidP="00267633">
      <w:pPr>
        <w:spacing w:before="0" w:after="0" w:line="240" w:lineRule="auto"/>
        <w:divId w:val="2116439976"/>
        <w:rPr>
          <w:rFonts w:ascii="Times New Roman" w:hAnsi="Times New Roman" w:cs="Times New Roman"/>
          <w:b/>
          <w:sz w:val="26"/>
          <w:szCs w:val="20"/>
          <w:lang w:val="en-GB" w:eastAsia="zh-CN"/>
        </w:rPr>
      </w:pPr>
    </w:p>
    <w:p w14:paraId="0213B14F" w14:textId="77777777" w:rsidR="00267633" w:rsidRPr="00267633" w:rsidRDefault="00267633" w:rsidP="00267633">
      <w:pPr>
        <w:spacing w:before="0" w:after="0" w:line="240" w:lineRule="auto"/>
        <w:divId w:val="2116439976"/>
        <w:rPr>
          <w:rFonts w:ascii="Times New Roman" w:hAnsi="Times New Roman" w:cs="Times New Roman"/>
          <w:b/>
          <w:sz w:val="26"/>
          <w:szCs w:val="20"/>
          <w:lang w:val="en-GB" w:eastAsia="zh-CN"/>
        </w:rPr>
      </w:pPr>
    </w:p>
    <w:p w14:paraId="4885E111" w14:textId="77777777" w:rsidR="00267633" w:rsidRPr="00267633" w:rsidRDefault="00267633" w:rsidP="00267633">
      <w:pPr>
        <w:spacing w:before="0" w:after="0" w:line="240" w:lineRule="auto"/>
        <w:jc w:val="center"/>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Dated this</w:t>
      </w:r>
      <w:r w:rsidRPr="00267633">
        <w:rPr>
          <w:rFonts w:ascii="Times New Roman" w:hAnsi="Times New Roman" w:cs="Times New Roman"/>
          <w:szCs w:val="20"/>
          <w:lang w:val="en-GB" w:eastAsia="zh-CN"/>
        </w:rPr>
        <w:tab/>
        <w:t>day of</w:t>
      </w:r>
      <w:r w:rsidRPr="00267633">
        <w:rPr>
          <w:rFonts w:ascii="Times New Roman" w:hAnsi="Times New Roman" w:cs="Times New Roman"/>
          <w:szCs w:val="20"/>
          <w:lang w:val="en-GB" w:eastAsia="zh-CN"/>
        </w:rPr>
        <w:tab/>
      </w:r>
      <w:r w:rsidRPr="00267633">
        <w:rPr>
          <w:rFonts w:ascii="Times New Roman" w:hAnsi="Times New Roman" w:cs="Times New Roman"/>
          <w:szCs w:val="20"/>
          <w:lang w:val="en-GB" w:eastAsia="zh-CN"/>
        </w:rPr>
        <w:tab/>
        <w:t>20</w:t>
      </w:r>
      <w:r w:rsidRPr="00267633">
        <w:rPr>
          <w:rFonts w:ascii="Times New Roman" w:hAnsi="Times New Roman" w:cs="Times New Roman"/>
          <w:szCs w:val="20"/>
          <w:lang w:val="en-GB" w:eastAsia="zh-CN"/>
        </w:rPr>
        <w:tab/>
        <w:t>.</w:t>
      </w:r>
    </w:p>
    <w:p w14:paraId="531819F3"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5EA868C6"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7DC86A8A" w14:textId="77777777" w:rsidR="00267633" w:rsidRPr="00267633" w:rsidRDefault="00267633" w:rsidP="00267633">
      <w:pPr>
        <w:spacing w:before="0" w:after="0" w:line="240" w:lineRule="auto"/>
        <w:jc w:val="right"/>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Solicitor for the</w:t>
      </w:r>
    </w:p>
    <w:p w14:paraId="0CAC1E95"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421DE3B7"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0FB5B60E"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To the Solicitor for</w:t>
      </w:r>
    </w:p>
    <w:p w14:paraId="4915F101"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69CB9CDC"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434D9A89"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p>
    <w:p w14:paraId="132E41DB" w14:textId="77777777" w:rsidR="00267633" w:rsidRPr="00267633" w:rsidRDefault="00267633" w:rsidP="00267633">
      <w:pPr>
        <w:spacing w:before="0" w:after="200" w:line="276" w:lineRule="auto"/>
        <w:divId w:val="2116439976"/>
        <w:rPr>
          <w:rFonts w:ascii="Calibri" w:hAnsi="Calibri" w:cs="Times New Roman"/>
          <w:sz w:val="22"/>
          <w:szCs w:val="22"/>
          <w:lang w:val="en-GB" w:eastAsia="en-GB"/>
        </w:rPr>
      </w:pPr>
    </w:p>
    <w:p w14:paraId="70A117FE" w14:textId="77777777" w:rsidR="00267633" w:rsidRPr="00267633" w:rsidRDefault="00267633" w:rsidP="00267633">
      <w:pPr>
        <w:spacing w:before="0" w:after="200" w:line="276" w:lineRule="auto"/>
        <w:divId w:val="2116439976"/>
        <w:rPr>
          <w:rFonts w:ascii="Calibri" w:hAnsi="Calibri" w:cs="Times New Roman"/>
          <w:sz w:val="22"/>
          <w:szCs w:val="22"/>
          <w:lang w:val="en-GB" w:eastAsia="en-GB"/>
        </w:rPr>
      </w:pPr>
    </w:p>
    <w:p w14:paraId="6F225645" w14:textId="77777777" w:rsidR="00267633" w:rsidRPr="00267633" w:rsidRDefault="00267633" w:rsidP="00267633">
      <w:pPr>
        <w:spacing w:before="0" w:after="200" w:line="276" w:lineRule="auto"/>
        <w:divId w:val="2116439976"/>
        <w:rPr>
          <w:rFonts w:ascii="Calibri" w:hAnsi="Calibri" w:cs="Times New Roman"/>
          <w:sz w:val="22"/>
          <w:szCs w:val="22"/>
          <w:lang w:val="en-GB" w:eastAsia="en-GB"/>
        </w:rPr>
      </w:pPr>
    </w:p>
    <w:tbl>
      <w:tblPr>
        <w:tblW w:w="9240" w:type="dxa"/>
        <w:jc w:val="center"/>
        <w:tblLayout w:type="fixed"/>
        <w:tblLook w:val="0000" w:firstRow="0" w:lastRow="0" w:firstColumn="0" w:lastColumn="0" w:noHBand="0" w:noVBand="0"/>
      </w:tblPr>
      <w:tblGrid>
        <w:gridCol w:w="3080"/>
        <w:gridCol w:w="3080"/>
        <w:gridCol w:w="3080"/>
      </w:tblGrid>
      <w:tr w:rsidR="00267633" w:rsidRPr="00267633" w14:paraId="6B6477C3" w14:textId="77777777" w:rsidTr="00267633">
        <w:trPr>
          <w:divId w:val="2116439976"/>
          <w:jc w:val="center"/>
        </w:trPr>
        <w:tc>
          <w:tcPr>
            <w:tcW w:w="3080" w:type="dxa"/>
          </w:tcPr>
          <w:p w14:paraId="13547D98" w14:textId="77777777" w:rsidR="00267633" w:rsidRPr="00267633" w:rsidRDefault="00267633" w:rsidP="00267633">
            <w:pPr>
              <w:spacing w:before="0" w:after="120" w:line="240" w:lineRule="auto"/>
              <w:rPr>
                <w:rFonts w:ascii="Times New Roman" w:hAnsi="Times New Roman" w:cs="Times New Roman"/>
                <w:sz w:val="18"/>
                <w:szCs w:val="20"/>
                <w:lang w:val="en-GB" w:eastAsia="zh-CN"/>
              </w:rPr>
            </w:pPr>
          </w:p>
        </w:tc>
        <w:tc>
          <w:tcPr>
            <w:tcW w:w="3080" w:type="dxa"/>
          </w:tcPr>
          <w:p w14:paraId="2B62F2AF" w14:textId="77777777" w:rsidR="00267633" w:rsidRPr="00267633" w:rsidRDefault="00267633" w:rsidP="00267633">
            <w:pPr>
              <w:keepNext/>
              <w:spacing w:before="0" w:after="0" w:line="240" w:lineRule="auto"/>
              <w:jc w:val="center"/>
              <w:outlineLvl w:val="1"/>
              <w:rPr>
                <w:rFonts w:ascii="Times New Roman" w:hAnsi="Times New Roman"/>
                <w:bCs/>
                <w:iCs/>
                <w:szCs w:val="28"/>
                <w:lang w:val="en-GB" w:eastAsia="zh-CN"/>
              </w:rPr>
            </w:pPr>
            <w:r w:rsidRPr="00267633">
              <w:rPr>
                <w:rFonts w:ascii="Times New Roman" w:hAnsi="Times New Roman"/>
                <w:bCs/>
                <w:iCs/>
                <w:szCs w:val="28"/>
                <w:lang w:val="en-GB" w:eastAsia="zh-CN"/>
              </w:rPr>
              <w:t>FORM 235</w:t>
            </w:r>
          </w:p>
        </w:tc>
        <w:tc>
          <w:tcPr>
            <w:tcW w:w="3080" w:type="dxa"/>
          </w:tcPr>
          <w:p w14:paraId="0E04DB79" w14:textId="77777777" w:rsidR="00267633" w:rsidRPr="00267633" w:rsidRDefault="00267633" w:rsidP="00267633">
            <w:pPr>
              <w:spacing w:before="0" w:after="120" w:line="240" w:lineRule="auto"/>
              <w:rPr>
                <w:rFonts w:ascii="Times New Roman" w:hAnsi="Times New Roman" w:cs="Times New Roman"/>
                <w:b/>
                <w:sz w:val="20"/>
                <w:szCs w:val="20"/>
                <w:lang w:val="en-GB" w:eastAsia="zh-CN"/>
              </w:rPr>
            </w:pPr>
          </w:p>
        </w:tc>
      </w:tr>
    </w:tbl>
    <w:p w14:paraId="085366A2" w14:textId="77777777" w:rsidR="00267633" w:rsidRPr="00267633" w:rsidRDefault="00267633" w:rsidP="00267633">
      <w:pPr>
        <w:spacing w:before="0" w:after="0" w:line="240" w:lineRule="auto"/>
        <w:divId w:val="2116439976"/>
        <w:rPr>
          <w:rFonts w:ascii="Times New Roman" w:hAnsi="Times New Roman" w:cs="Times New Roman"/>
          <w:sz w:val="22"/>
          <w:szCs w:val="22"/>
          <w:lang w:val="en-GB" w:eastAsia="zh-CN"/>
        </w:rPr>
      </w:pPr>
      <w:r w:rsidRPr="00267633">
        <w:rPr>
          <w:rFonts w:ascii="Times New Roman" w:hAnsi="Times New Roman" w:cs="Times New Roman"/>
          <w:sz w:val="22"/>
          <w:szCs w:val="22"/>
          <w:lang w:val="en-GB" w:eastAsia="zh-CN"/>
        </w:rPr>
        <w:t>Para 80</w:t>
      </w:r>
    </w:p>
    <w:p w14:paraId="029512D2" w14:textId="77777777" w:rsidR="00267633" w:rsidRPr="00267633" w:rsidRDefault="00267633" w:rsidP="00267633">
      <w:pPr>
        <w:keepNext/>
        <w:spacing w:before="0" w:after="0" w:line="240" w:lineRule="auto"/>
        <w:ind w:left="547" w:hanging="547"/>
        <w:jc w:val="center"/>
        <w:outlineLvl w:val="1"/>
        <w:divId w:val="2116439976"/>
        <w:rPr>
          <w:rFonts w:ascii="Times New Roman" w:hAnsi="Times New Roman"/>
          <w:bCs/>
          <w:iCs/>
          <w:szCs w:val="28"/>
          <w:lang w:val="en-GB" w:eastAsia="zh-CN"/>
        </w:rPr>
      </w:pPr>
      <w:r w:rsidRPr="00267633">
        <w:rPr>
          <w:rFonts w:ascii="Times New Roman" w:hAnsi="Times New Roman"/>
          <w:b/>
          <w:bCs/>
          <w:iCs/>
          <w:szCs w:val="28"/>
          <w:lang w:val="en-GB" w:eastAsia="zh-CN"/>
        </w:rPr>
        <w:t>REQUEST FOR INTERROGATORIES</w:t>
      </w:r>
    </w:p>
    <w:p w14:paraId="2BFFBE15"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0D2C0387"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6C8FF8A1" w14:textId="77777777" w:rsidR="00267633" w:rsidRPr="00267633" w:rsidRDefault="00267633" w:rsidP="00267633">
      <w:pPr>
        <w:spacing w:before="0" w:after="0" w:line="240" w:lineRule="auto"/>
        <w:jc w:val="center"/>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(Title as in action)</w:t>
      </w:r>
    </w:p>
    <w:p w14:paraId="6A42273B"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06E7EE42"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0AAC1C11"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The Plaintiff/Defendant/Other Party [</w:t>
      </w:r>
      <w:r w:rsidRPr="00267633">
        <w:rPr>
          <w:rFonts w:ascii="Times New Roman" w:hAnsi="Times New Roman" w:cs="Times New Roman"/>
          <w:i/>
          <w:szCs w:val="20"/>
          <w:lang w:val="en-GB" w:eastAsia="zh-CN"/>
        </w:rPr>
        <w:t xml:space="preserve">to </w:t>
      </w:r>
      <w:proofErr w:type="gramStart"/>
      <w:r w:rsidRPr="00267633">
        <w:rPr>
          <w:rFonts w:ascii="Times New Roman" w:hAnsi="Times New Roman" w:cs="Times New Roman"/>
          <w:i/>
          <w:szCs w:val="20"/>
          <w:lang w:val="en-GB" w:eastAsia="zh-CN"/>
        </w:rPr>
        <w:t>specify</w:t>
      </w:r>
      <w:r w:rsidRPr="00267633">
        <w:rPr>
          <w:rFonts w:ascii="Times New Roman" w:hAnsi="Times New Roman" w:cs="Times New Roman"/>
          <w:szCs w:val="20"/>
          <w:lang w:val="en-GB" w:eastAsia="zh-CN"/>
        </w:rPr>
        <w:t>]*</w:t>
      </w:r>
      <w:proofErr w:type="gramEnd"/>
      <w:r w:rsidRPr="00267633">
        <w:rPr>
          <w:rFonts w:ascii="Times New Roman" w:hAnsi="Times New Roman" w:cs="Times New Roman"/>
          <w:szCs w:val="20"/>
          <w:lang w:val="en-GB" w:eastAsia="zh-CN"/>
        </w:rPr>
        <w:t xml:space="preserve"> is requested to answer the following interrogatories on affidavit, to the best of his knowledge, information and belief, pursuant to Rule 69 of the Family Justice Rules:</w:t>
      </w:r>
    </w:p>
    <w:p w14:paraId="07BD7399"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0A0869A3" w14:textId="77777777" w:rsidR="00267633" w:rsidRPr="00267633" w:rsidRDefault="00267633" w:rsidP="00267633">
      <w:pPr>
        <w:spacing w:before="0" w:after="0" w:line="240" w:lineRule="auto"/>
        <w:ind w:left="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(Set out the interrogatories in the form of concise questions. Each interrogatory is to be set out in a separate paragraph and numbered consecutively, in table form.)</w:t>
      </w:r>
    </w:p>
    <w:p w14:paraId="7FC93667" w14:textId="77777777" w:rsidR="00267633" w:rsidRPr="00267633" w:rsidRDefault="00267633" w:rsidP="00267633">
      <w:pPr>
        <w:spacing w:before="0" w:after="0" w:line="240" w:lineRule="auto"/>
        <w:divId w:val="2116439976"/>
        <w:rPr>
          <w:rFonts w:ascii="Times New Roman" w:hAnsi="Times New Roman" w:cs="Times New Roman"/>
          <w:szCs w:val="20"/>
          <w:lang w:val="en-GB" w:eastAsia="zh-CN"/>
        </w:rPr>
      </w:pPr>
    </w:p>
    <w:tbl>
      <w:tblPr>
        <w:tblW w:w="92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18"/>
        <w:gridCol w:w="2520"/>
        <w:gridCol w:w="3495"/>
        <w:gridCol w:w="2311"/>
      </w:tblGrid>
      <w:tr w:rsidR="00267633" w:rsidRPr="00267633" w14:paraId="5418524B" w14:textId="77777777" w:rsidTr="00267633">
        <w:trPr>
          <w:divId w:val="2116439976"/>
        </w:trPr>
        <w:tc>
          <w:tcPr>
            <w:tcW w:w="918" w:type="dxa"/>
          </w:tcPr>
          <w:p w14:paraId="6539035A" w14:textId="77777777" w:rsidR="00267633" w:rsidRPr="00267633" w:rsidRDefault="00267633" w:rsidP="00267633">
            <w:pPr>
              <w:spacing w:before="0" w:after="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S/No.</w:t>
            </w:r>
          </w:p>
        </w:tc>
        <w:tc>
          <w:tcPr>
            <w:tcW w:w="2520" w:type="dxa"/>
          </w:tcPr>
          <w:p w14:paraId="5742904D" w14:textId="77777777" w:rsidR="00267633" w:rsidRPr="00267633" w:rsidRDefault="00267633" w:rsidP="00267633">
            <w:pPr>
              <w:spacing w:before="0" w:after="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Interrogatory</w:t>
            </w:r>
          </w:p>
          <w:p w14:paraId="2FA6B66F" w14:textId="77777777" w:rsidR="00267633" w:rsidRPr="00267633" w:rsidRDefault="00267633" w:rsidP="00267633">
            <w:pPr>
              <w:spacing w:before="0" w:after="0" w:line="240" w:lineRule="auto"/>
              <w:rPr>
                <w:rFonts w:ascii="Times New Roman" w:hAnsi="Times New Roman" w:cs="Times New Roman"/>
                <w:szCs w:val="20"/>
                <w:lang w:val="en-GB" w:eastAsia="zh-CN"/>
              </w:rPr>
            </w:pPr>
          </w:p>
        </w:tc>
        <w:tc>
          <w:tcPr>
            <w:tcW w:w="3495" w:type="dxa"/>
          </w:tcPr>
          <w:p w14:paraId="29B19FB6" w14:textId="77777777" w:rsidR="00267633" w:rsidRPr="00267633" w:rsidRDefault="00267633" w:rsidP="00267633">
            <w:pPr>
              <w:spacing w:before="0" w:after="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Reason for Interrogatory</w:t>
            </w:r>
          </w:p>
          <w:p w14:paraId="1E48C55D" w14:textId="77777777" w:rsidR="00267633" w:rsidRPr="00267633" w:rsidRDefault="00267633" w:rsidP="00267633">
            <w:pPr>
              <w:spacing w:before="0" w:after="0" w:line="240" w:lineRule="auto"/>
              <w:rPr>
                <w:rFonts w:ascii="Times New Roman" w:hAnsi="Times New Roman" w:cs="Times New Roman"/>
                <w:szCs w:val="20"/>
                <w:lang w:val="en-GB" w:eastAsia="zh-CN"/>
              </w:rPr>
            </w:pPr>
          </w:p>
        </w:tc>
        <w:tc>
          <w:tcPr>
            <w:tcW w:w="2311" w:type="dxa"/>
          </w:tcPr>
          <w:p w14:paraId="68C835C2" w14:textId="77777777" w:rsidR="00267633" w:rsidRPr="00267633" w:rsidRDefault="00267633" w:rsidP="00267633">
            <w:pPr>
              <w:spacing w:before="0" w:after="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Paragraph(s) and page(s), filing date, deponent of affidavit (which relates to the request) and number of </w:t>
            </w:r>
            <w:proofErr w:type="gramStart"/>
            <w:r w:rsidRPr="00267633">
              <w:rPr>
                <w:rFonts w:ascii="Times New Roman" w:hAnsi="Times New Roman" w:cs="Times New Roman"/>
                <w:szCs w:val="20"/>
                <w:lang w:val="en-GB" w:eastAsia="zh-CN"/>
              </w:rPr>
              <w:t>affidavit</w:t>
            </w:r>
            <w:proofErr w:type="gramEnd"/>
            <w:r w:rsidRPr="00267633">
              <w:rPr>
                <w:rFonts w:ascii="Times New Roman" w:hAnsi="Times New Roman" w:cs="Times New Roman"/>
                <w:szCs w:val="20"/>
                <w:lang w:val="en-GB" w:eastAsia="zh-CN"/>
              </w:rPr>
              <w:t xml:space="preserve"> in relation to the deponent (where applicable)</w:t>
            </w:r>
          </w:p>
          <w:p w14:paraId="63C33D6C" w14:textId="77777777" w:rsidR="00267633" w:rsidRPr="00267633" w:rsidRDefault="00267633" w:rsidP="00267633">
            <w:pPr>
              <w:spacing w:before="0" w:after="0" w:line="240" w:lineRule="auto"/>
              <w:rPr>
                <w:rFonts w:ascii="Times New Roman" w:hAnsi="Times New Roman" w:cs="Times New Roman"/>
                <w:szCs w:val="20"/>
                <w:lang w:val="en-GB" w:eastAsia="zh-CN"/>
              </w:rPr>
            </w:pPr>
          </w:p>
        </w:tc>
      </w:tr>
      <w:tr w:rsidR="00267633" w:rsidRPr="00267633" w14:paraId="7436A65C" w14:textId="77777777" w:rsidTr="00267633">
        <w:trPr>
          <w:divId w:val="2116439976"/>
        </w:trPr>
        <w:tc>
          <w:tcPr>
            <w:tcW w:w="918" w:type="dxa"/>
          </w:tcPr>
          <w:p w14:paraId="4419DCF7"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c>
          <w:tcPr>
            <w:tcW w:w="2520" w:type="dxa"/>
          </w:tcPr>
          <w:p w14:paraId="2F3EC1C7"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c>
          <w:tcPr>
            <w:tcW w:w="3495" w:type="dxa"/>
          </w:tcPr>
          <w:p w14:paraId="159CC52A"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c>
          <w:tcPr>
            <w:tcW w:w="2311" w:type="dxa"/>
          </w:tcPr>
          <w:p w14:paraId="3A4495E1"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r>
    </w:tbl>
    <w:p w14:paraId="6F991E84" w14:textId="77777777" w:rsidR="00267633" w:rsidRPr="00267633" w:rsidRDefault="00267633" w:rsidP="00267633">
      <w:pPr>
        <w:spacing w:before="0" w:after="0" w:line="240" w:lineRule="auto"/>
        <w:jc w:val="both"/>
        <w:divId w:val="2116439976"/>
        <w:rPr>
          <w:rFonts w:ascii="Times New Roman" w:hAnsi="Times New Roman" w:cs="Times New Roman"/>
          <w:sz w:val="20"/>
          <w:szCs w:val="20"/>
          <w:lang w:val="en-GB" w:eastAsia="zh-CN"/>
        </w:rPr>
      </w:pPr>
    </w:p>
    <w:p w14:paraId="60349AF9" w14:textId="77777777" w:rsidR="00267633" w:rsidRPr="00267633" w:rsidRDefault="00267633" w:rsidP="00267633">
      <w:pPr>
        <w:spacing w:before="0" w:after="0" w:line="240" w:lineRule="auto"/>
        <w:jc w:val="both"/>
        <w:divId w:val="2116439976"/>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t>*Delete where inapplicable</w:t>
      </w:r>
    </w:p>
    <w:p w14:paraId="5D2A2762" w14:textId="77777777" w:rsidR="00267633" w:rsidRPr="00267633" w:rsidRDefault="00267633" w:rsidP="00267633">
      <w:pPr>
        <w:spacing w:before="0" w:after="120" w:line="240" w:lineRule="auto"/>
        <w:divId w:val="2116439976"/>
        <w:rPr>
          <w:rFonts w:ascii="Times New Roman" w:hAnsi="Times New Roman" w:cs="Times New Roman"/>
          <w:sz w:val="20"/>
          <w:szCs w:val="20"/>
          <w:lang w:val="en-GB" w:eastAsia="zh-CN"/>
        </w:rPr>
      </w:pPr>
    </w:p>
    <w:p w14:paraId="3535CE24" w14:textId="77777777" w:rsidR="00267633" w:rsidRPr="00267633" w:rsidRDefault="00267633" w:rsidP="00267633">
      <w:pPr>
        <w:spacing w:before="0" w:after="120" w:line="240" w:lineRule="auto"/>
        <w:divId w:val="2116439976"/>
        <w:rPr>
          <w:rFonts w:ascii="Times New Roman" w:hAnsi="Times New Roman" w:cs="Times New Roman"/>
          <w:sz w:val="20"/>
          <w:szCs w:val="20"/>
          <w:lang w:val="en-GB" w:eastAsia="zh-CN"/>
        </w:rPr>
      </w:pPr>
    </w:p>
    <w:p w14:paraId="6C32185D"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58DD8718" w14:textId="77777777" w:rsidR="00267633" w:rsidRPr="00267633" w:rsidRDefault="00267633" w:rsidP="00267633">
      <w:pPr>
        <w:spacing w:before="0" w:after="0" w:line="240" w:lineRule="auto"/>
        <w:jc w:val="center"/>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Dated this</w:t>
      </w:r>
      <w:r w:rsidRPr="00267633">
        <w:rPr>
          <w:rFonts w:ascii="Times New Roman" w:hAnsi="Times New Roman" w:cs="Times New Roman"/>
          <w:szCs w:val="20"/>
          <w:lang w:val="en-GB" w:eastAsia="zh-CN"/>
        </w:rPr>
        <w:tab/>
        <w:t>day of</w:t>
      </w:r>
      <w:r w:rsidRPr="00267633">
        <w:rPr>
          <w:rFonts w:ascii="Times New Roman" w:hAnsi="Times New Roman" w:cs="Times New Roman"/>
          <w:szCs w:val="20"/>
          <w:lang w:val="en-GB" w:eastAsia="zh-CN"/>
        </w:rPr>
        <w:tab/>
      </w:r>
      <w:r w:rsidRPr="00267633">
        <w:rPr>
          <w:rFonts w:ascii="Times New Roman" w:hAnsi="Times New Roman" w:cs="Times New Roman"/>
          <w:szCs w:val="20"/>
          <w:lang w:val="en-GB" w:eastAsia="zh-CN"/>
        </w:rPr>
        <w:tab/>
        <w:t>20</w:t>
      </w:r>
      <w:r w:rsidRPr="00267633">
        <w:rPr>
          <w:rFonts w:ascii="Times New Roman" w:hAnsi="Times New Roman" w:cs="Times New Roman"/>
          <w:szCs w:val="20"/>
          <w:lang w:val="en-GB" w:eastAsia="zh-CN"/>
        </w:rPr>
        <w:tab/>
        <w:t>.</w:t>
      </w:r>
    </w:p>
    <w:p w14:paraId="45947F5B"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6CE6A584"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6768A286" w14:textId="77777777" w:rsidR="00267633" w:rsidRPr="00267633" w:rsidRDefault="00267633" w:rsidP="00267633">
      <w:pPr>
        <w:spacing w:before="0" w:after="0" w:line="240" w:lineRule="auto"/>
        <w:jc w:val="right"/>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Solicitor for the</w:t>
      </w:r>
    </w:p>
    <w:p w14:paraId="342FEC56"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2D8A6A2C"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3217E60A"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To the Solicitor for</w:t>
      </w:r>
    </w:p>
    <w:p w14:paraId="59E0CF1E"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2076A8A9"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p>
    <w:p w14:paraId="0331316B"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sectPr w:rsidR="00267633" w:rsidRPr="00267633">
          <w:pgSz w:w="11906" w:h="16838"/>
          <w:pgMar w:top="1440" w:right="1440" w:bottom="1440" w:left="1440" w:header="708" w:footer="708" w:gutter="0"/>
          <w:cols w:space="708"/>
          <w:docGrid w:linePitch="360"/>
        </w:sectPr>
      </w:pPr>
    </w:p>
    <w:tbl>
      <w:tblPr>
        <w:tblW w:w="9240" w:type="dxa"/>
        <w:jc w:val="center"/>
        <w:tblLayout w:type="fixed"/>
        <w:tblLook w:val="0000" w:firstRow="0" w:lastRow="0" w:firstColumn="0" w:lastColumn="0" w:noHBand="0" w:noVBand="0"/>
      </w:tblPr>
      <w:tblGrid>
        <w:gridCol w:w="3080"/>
        <w:gridCol w:w="3080"/>
        <w:gridCol w:w="3080"/>
      </w:tblGrid>
      <w:tr w:rsidR="00267633" w:rsidRPr="00267633" w14:paraId="1ED3792A" w14:textId="77777777" w:rsidTr="00267633">
        <w:trPr>
          <w:divId w:val="2116439976"/>
          <w:jc w:val="center"/>
        </w:trPr>
        <w:tc>
          <w:tcPr>
            <w:tcW w:w="3080" w:type="dxa"/>
          </w:tcPr>
          <w:p w14:paraId="11417711" w14:textId="77777777" w:rsidR="00267633" w:rsidRPr="00267633" w:rsidRDefault="00267633" w:rsidP="00267633">
            <w:pPr>
              <w:spacing w:before="0" w:after="120" w:line="240" w:lineRule="auto"/>
              <w:rPr>
                <w:rFonts w:ascii="Times New Roman" w:hAnsi="Times New Roman" w:cs="Times New Roman"/>
                <w:sz w:val="18"/>
                <w:szCs w:val="20"/>
                <w:lang w:val="en-GB" w:eastAsia="zh-CN"/>
              </w:rPr>
            </w:pPr>
          </w:p>
        </w:tc>
        <w:tc>
          <w:tcPr>
            <w:tcW w:w="3080" w:type="dxa"/>
          </w:tcPr>
          <w:p w14:paraId="17818C91" w14:textId="77777777" w:rsidR="00267633" w:rsidRPr="00267633" w:rsidRDefault="00267633" w:rsidP="00267633">
            <w:pPr>
              <w:keepNext/>
              <w:spacing w:before="0" w:after="0" w:line="240" w:lineRule="auto"/>
              <w:jc w:val="center"/>
              <w:outlineLvl w:val="1"/>
              <w:rPr>
                <w:rFonts w:ascii="Times New Roman" w:hAnsi="Times New Roman"/>
                <w:bCs/>
                <w:iCs/>
                <w:szCs w:val="28"/>
                <w:lang w:val="en-GB" w:eastAsia="zh-CN"/>
              </w:rPr>
            </w:pPr>
            <w:r w:rsidRPr="00267633">
              <w:rPr>
                <w:rFonts w:ascii="Times New Roman" w:hAnsi="Times New Roman"/>
                <w:bCs/>
                <w:iCs/>
                <w:szCs w:val="28"/>
                <w:lang w:val="en-GB" w:eastAsia="zh-CN"/>
              </w:rPr>
              <w:t>FORM 236</w:t>
            </w:r>
          </w:p>
        </w:tc>
        <w:tc>
          <w:tcPr>
            <w:tcW w:w="3080" w:type="dxa"/>
          </w:tcPr>
          <w:p w14:paraId="5FFA426F" w14:textId="77777777" w:rsidR="00267633" w:rsidRPr="00267633" w:rsidRDefault="00267633" w:rsidP="00267633">
            <w:pPr>
              <w:spacing w:before="0" w:after="120" w:line="240" w:lineRule="auto"/>
              <w:rPr>
                <w:rFonts w:ascii="Times New Roman" w:hAnsi="Times New Roman" w:cs="Times New Roman"/>
                <w:b/>
                <w:sz w:val="20"/>
                <w:szCs w:val="20"/>
                <w:lang w:val="en-GB" w:eastAsia="zh-CN"/>
              </w:rPr>
            </w:pPr>
          </w:p>
        </w:tc>
      </w:tr>
    </w:tbl>
    <w:p w14:paraId="31DBF5C2" w14:textId="77777777" w:rsidR="00267633" w:rsidRPr="00267633" w:rsidRDefault="00267633" w:rsidP="00267633">
      <w:pPr>
        <w:spacing w:before="0" w:after="0" w:line="240" w:lineRule="auto"/>
        <w:divId w:val="2116439976"/>
        <w:rPr>
          <w:rFonts w:ascii="Times New Roman" w:hAnsi="Times New Roman" w:cs="Times New Roman"/>
          <w:sz w:val="22"/>
          <w:szCs w:val="22"/>
          <w:lang w:val="en-GB" w:eastAsia="zh-CN"/>
        </w:rPr>
      </w:pPr>
      <w:r w:rsidRPr="00267633">
        <w:rPr>
          <w:rFonts w:ascii="Times New Roman" w:hAnsi="Times New Roman" w:cs="Times New Roman"/>
          <w:sz w:val="22"/>
          <w:szCs w:val="22"/>
          <w:lang w:val="en-GB" w:eastAsia="zh-CN"/>
        </w:rPr>
        <w:t>Para 80</w:t>
      </w:r>
    </w:p>
    <w:p w14:paraId="5E6FE17A" w14:textId="77777777" w:rsidR="00267633" w:rsidRPr="00267633" w:rsidRDefault="00267633" w:rsidP="00267633">
      <w:pPr>
        <w:keepNext/>
        <w:spacing w:before="0" w:after="0" w:line="240" w:lineRule="auto"/>
        <w:jc w:val="center"/>
        <w:outlineLvl w:val="1"/>
        <w:divId w:val="2116439976"/>
        <w:rPr>
          <w:rFonts w:ascii="Times New Roman" w:hAnsi="Times New Roman"/>
          <w:b/>
          <w:bCs/>
          <w:iCs/>
          <w:spacing w:val="-3"/>
          <w:szCs w:val="28"/>
          <w:lang w:val="en-GB" w:eastAsia="zh-CN"/>
        </w:rPr>
      </w:pPr>
      <w:r w:rsidRPr="00267633">
        <w:rPr>
          <w:rFonts w:ascii="Times New Roman" w:hAnsi="Times New Roman"/>
          <w:b/>
          <w:bCs/>
          <w:iCs/>
          <w:spacing w:val="-3"/>
          <w:szCs w:val="28"/>
          <w:lang w:val="en-GB" w:eastAsia="zh-CN"/>
        </w:rPr>
        <w:t>NOTICE IN RESPONSE TO REQUEST FOR INTERROGATORIES</w:t>
      </w:r>
    </w:p>
    <w:p w14:paraId="0529E289"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32E453BF"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7C6DA624" w14:textId="77777777" w:rsidR="00267633" w:rsidRPr="00267633" w:rsidRDefault="00267633" w:rsidP="00267633">
      <w:pPr>
        <w:spacing w:before="0" w:after="0" w:line="240" w:lineRule="auto"/>
        <w:jc w:val="center"/>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(Title as in action)</w:t>
      </w:r>
    </w:p>
    <w:p w14:paraId="158BB887"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2C32D9DA"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35DC4CA0"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*The Plaintiff/Defendant/Other Party [</w:t>
      </w:r>
      <w:r w:rsidRPr="00267633">
        <w:rPr>
          <w:rFonts w:ascii="Times New Roman" w:hAnsi="Times New Roman" w:cs="Times New Roman"/>
          <w:i/>
          <w:szCs w:val="20"/>
          <w:lang w:val="en-GB" w:eastAsia="zh-CN"/>
        </w:rPr>
        <w:t xml:space="preserve">to </w:t>
      </w:r>
      <w:proofErr w:type="gramStart"/>
      <w:r w:rsidRPr="00267633">
        <w:rPr>
          <w:rFonts w:ascii="Times New Roman" w:hAnsi="Times New Roman" w:cs="Times New Roman"/>
          <w:i/>
          <w:szCs w:val="20"/>
          <w:lang w:val="en-GB" w:eastAsia="zh-CN"/>
        </w:rPr>
        <w:t>specify</w:t>
      </w:r>
      <w:r w:rsidRPr="00267633">
        <w:rPr>
          <w:rFonts w:ascii="Times New Roman" w:hAnsi="Times New Roman" w:cs="Times New Roman"/>
          <w:szCs w:val="20"/>
          <w:lang w:val="en-GB" w:eastAsia="zh-CN"/>
        </w:rPr>
        <w:t>]*</w:t>
      </w:r>
      <w:proofErr w:type="gramEnd"/>
      <w:r w:rsidRPr="00267633">
        <w:rPr>
          <w:rFonts w:ascii="Times New Roman" w:hAnsi="Times New Roman" w:cs="Times New Roman"/>
          <w:szCs w:val="20"/>
          <w:lang w:val="en-GB" w:eastAsia="zh-CN"/>
        </w:rPr>
        <w:t xml:space="preserve"> will answer the following interrogatories on affidavit, to the best of his knowledge, information and belief:</w:t>
      </w:r>
    </w:p>
    <w:p w14:paraId="5F745417"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0CCAD884" w14:textId="77777777" w:rsidR="00267633" w:rsidRPr="00267633" w:rsidRDefault="00267633" w:rsidP="00267633">
      <w:pPr>
        <w:spacing w:before="0" w:after="0" w:line="240" w:lineRule="auto"/>
        <w:ind w:left="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Items [</w:t>
      </w:r>
      <w:r w:rsidRPr="00267633">
        <w:rPr>
          <w:rFonts w:ascii="Times New Roman" w:hAnsi="Times New Roman" w:cs="Times New Roman"/>
          <w:i/>
          <w:szCs w:val="20"/>
          <w:lang w:val="en-GB" w:eastAsia="zh-CN"/>
        </w:rPr>
        <w:t>to specify</w:t>
      </w:r>
      <w:r w:rsidRPr="00267633">
        <w:rPr>
          <w:rFonts w:ascii="Times New Roman" w:hAnsi="Times New Roman" w:cs="Times New Roman"/>
          <w:szCs w:val="20"/>
          <w:lang w:val="en-GB" w:eastAsia="zh-CN"/>
        </w:rPr>
        <w:t>] listed in your request for interrogatories dated [</w:t>
      </w:r>
      <w:r w:rsidRPr="00267633">
        <w:rPr>
          <w:rFonts w:ascii="Times New Roman" w:hAnsi="Times New Roman" w:cs="Times New Roman"/>
          <w:i/>
          <w:szCs w:val="20"/>
          <w:lang w:val="en-GB" w:eastAsia="zh-CN"/>
        </w:rPr>
        <w:t>to state date</w:t>
      </w:r>
      <w:r w:rsidRPr="00267633">
        <w:rPr>
          <w:rFonts w:ascii="Times New Roman" w:hAnsi="Times New Roman" w:cs="Times New Roman"/>
          <w:szCs w:val="20"/>
          <w:lang w:val="en-GB" w:eastAsia="zh-CN"/>
        </w:rPr>
        <w:t>].</w:t>
      </w:r>
    </w:p>
    <w:p w14:paraId="5CE0F17B"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3C9CD7FF"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*The Plaintiff/Defendant/Other Party [</w:t>
      </w:r>
      <w:r w:rsidRPr="00267633">
        <w:rPr>
          <w:rFonts w:ascii="Times New Roman" w:hAnsi="Times New Roman" w:cs="Times New Roman"/>
          <w:i/>
          <w:szCs w:val="20"/>
          <w:lang w:val="en-GB" w:eastAsia="zh-CN"/>
        </w:rPr>
        <w:t xml:space="preserve">to </w:t>
      </w:r>
      <w:proofErr w:type="gramStart"/>
      <w:r w:rsidRPr="00267633">
        <w:rPr>
          <w:rFonts w:ascii="Times New Roman" w:hAnsi="Times New Roman" w:cs="Times New Roman"/>
          <w:i/>
          <w:szCs w:val="20"/>
          <w:lang w:val="en-GB" w:eastAsia="zh-CN"/>
        </w:rPr>
        <w:t>specify</w:t>
      </w:r>
      <w:r w:rsidRPr="00267633">
        <w:rPr>
          <w:rFonts w:ascii="Times New Roman" w:hAnsi="Times New Roman" w:cs="Times New Roman"/>
          <w:szCs w:val="20"/>
          <w:lang w:val="en-GB" w:eastAsia="zh-CN"/>
        </w:rPr>
        <w:t>]*</w:t>
      </w:r>
      <w:proofErr w:type="gramEnd"/>
      <w:r w:rsidRPr="00267633">
        <w:rPr>
          <w:rFonts w:ascii="Times New Roman" w:hAnsi="Times New Roman" w:cs="Times New Roman"/>
          <w:szCs w:val="20"/>
          <w:lang w:val="en-GB" w:eastAsia="zh-CN"/>
        </w:rPr>
        <w:t xml:space="preserve"> objects to answering the following interrogatories:</w:t>
      </w:r>
    </w:p>
    <w:p w14:paraId="68172315"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5AA9C77A"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(Set out the interrogatories objected to, in table form.)</w:t>
      </w:r>
    </w:p>
    <w:p w14:paraId="3E566DE9" w14:textId="77777777" w:rsidR="00267633" w:rsidRPr="00267633" w:rsidRDefault="00267633" w:rsidP="00267633">
      <w:pPr>
        <w:spacing w:before="0" w:after="0" w:line="240" w:lineRule="auto"/>
        <w:divId w:val="2116439976"/>
        <w:rPr>
          <w:rFonts w:ascii="Times New Roman" w:hAnsi="Times New Roman" w:cs="Times New Roman"/>
          <w:szCs w:val="20"/>
          <w:lang w:val="en-GB" w:eastAsia="zh-C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18"/>
        <w:gridCol w:w="4410"/>
        <w:gridCol w:w="3780"/>
      </w:tblGrid>
      <w:tr w:rsidR="00267633" w:rsidRPr="00267633" w14:paraId="2C1182CC" w14:textId="77777777" w:rsidTr="00267633">
        <w:trPr>
          <w:divId w:val="2116439976"/>
        </w:trPr>
        <w:tc>
          <w:tcPr>
            <w:tcW w:w="918" w:type="dxa"/>
          </w:tcPr>
          <w:p w14:paraId="14C34E47" w14:textId="77777777" w:rsidR="00267633" w:rsidRPr="00267633" w:rsidRDefault="00267633" w:rsidP="00267633">
            <w:pPr>
              <w:spacing w:before="0" w:after="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S/No.</w:t>
            </w:r>
          </w:p>
        </w:tc>
        <w:tc>
          <w:tcPr>
            <w:tcW w:w="4410" w:type="dxa"/>
          </w:tcPr>
          <w:p w14:paraId="239EA9F9" w14:textId="77777777" w:rsidR="00267633" w:rsidRPr="00267633" w:rsidRDefault="00267633" w:rsidP="00267633">
            <w:pPr>
              <w:spacing w:before="0" w:after="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Interrogatory</w:t>
            </w:r>
          </w:p>
          <w:p w14:paraId="18EB876E" w14:textId="77777777" w:rsidR="00267633" w:rsidRPr="00267633" w:rsidRDefault="00267633" w:rsidP="00267633">
            <w:pPr>
              <w:spacing w:before="0" w:after="0" w:line="240" w:lineRule="auto"/>
              <w:rPr>
                <w:rFonts w:ascii="Times New Roman" w:hAnsi="Times New Roman" w:cs="Times New Roman"/>
                <w:szCs w:val="20"/>
                <w:lang w:val="en-GB" w:eastAsia="zh-CN"/>
              </w:rPr>
            </w:pPr>
          </w:p>
        </w:tc>
        <w:tc>
          <w:tcPr>
            <w:tcW w:w="3780" w:type="dxa"/>
          </w:tcPr>
          <w:p w14:paraId="1EB755DD" w14:textId="77777777" w:rsidR="00267633" w:rsidRPr="00267633" w:rsidRDefault="00267633" w:rsidP="00267633">
            <w:pPr>
              <w:spacing w:before="0" w:after="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Reason for objection to the interrogatory</w:t>
            </w:r>
          </w:p>
          <w:p w14:paraId="7A65BD06" w14:textId="77777777" w:rsidR="00267633" w:rsidRPr="00267633" w:rsidRDefault="00267633" w:rsidP="00267633">
            <w:pPr>
              <w:spacing w:before="0" w:after="0" w:line="240" w:lineRule="auto"/>
              <w:rPr>
                <w:rFonts w:ascii="Times New Roman" w:hAnsi="Times New Roman" w:cs="Times New Roman"/>
                <w:szCs w:val="20"/>
                <w:lang w:val="en-GB" w:eastAsia="zh-CN"/>
              </w:rPr>
            </w:pPr>
          </w:p>
        </w:tc>
      </w:tr>
      <w:tr w:rsidR="00267633" w:rsidRPr="00267633" w14:paraId="2259C5FF" w14:textId="77777777" w:rsidTr="00267633">
        <w:trPr>
          <w:divId w:val="2116439976"/>
        </w:trPr>
        <w:tc>
          <w:tcPr>
            <w:tcW w:w="918" w:type="dxa"/>
          </w:tcPr>
          <w:p w14:paraId="36D38A13"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c>
          <w:tcPr>
            <w:tcW w:w="4410" w:type="dxa"/>
          </w:tcPr>
          <w:p w14:paraId="6C64DD0E"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c>
          <w:tcPr>
            <w:tcW w:w="3780" w:type="dxa"/>
          </w:tcPr>
          <w:p w14:paraId="74816056"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r>
    </w:tbl>
    <w:p w14:paraId="690D79C3" w14:textId="77777777" w:rsidR="00267633" w:rsidRPr="00267633" w:rsidRDefault="00267633" w:rsidP="00267633">
      <w:pPr>
        <w:spacing w:before="0" w:after="0" w:line="240" w:lineRule="auto"/>
        <w:jc w:val="both"/>
        <w:divId w:val="2116439976"/>
        <w:rPr>
          <w:rFonts w:ascii="Times New Roman" w:hAnsi="Times New Roman" w:cs="Times New Roman"/>
          <w:sz w:val="20"/>
          <w:szCs w:val="20"/>
          <w:lang w:val="en-GB" w:eastAsia="zh-CN"/>
        </w:rPr>
      </w:pPr>
    </w:p>
    <w:p w14:paraId="45051B89" w14:textId="77777777" w:rsidR="00267633" w:rsidRPr="00267633" w:rsidRDefault="00267633" w:rsidP="00267633">
      <w:pPr>
        <w:spacing w:before="0" w:after="0" w:line="240" w:lineRule="auto"/>
        <w:jc w:val="both"/>
        <w:divId w:val="2116439976"/>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t>*Delete where inapplicable</w:t>
      </w:r>
    </w:p>
    <w:p w14:paraId="6FFE2D9C" w14:textId="77777777" w:rsidR="00267633" w:rsidRPr="00267633" w:rsidRDefault="00267633" w:rsidP="00267633">
      <w:pPr>
        <w:spacing w:before="0" w:after="120" w:line="240" w:lineRule="auto"/>
        <w:divId w:val="2116439976"/>
        <w:rPr>
          <w:rFonts w:ascii="Times New Roman" w:hAnsi="Times New Roman" w:cs="Times New Roman"/>
          <w:sz w:val="20"/>
          <w:szCs w:val="20"/>
          <w:lang w:val="en-GB" w:eastAsia="zh-CN"/>
        </w:rPr>
      </w:pPr>
    </w:p>
    <w:p w14:paraId="0528A785"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03AF57E3" w14:textId="77777777" w:rsidR="00267633" w:rsidRPr="00267633" w:rsidRDefault="00267633" w:rsidP="00267633">
      <w:pPr>
        <w:spacing w:before="0" w:after="0" w:line="240" w:lineRule="auto"/>
        <w:jc w:val="center"/>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Dated this</w:t>
      </w:r>
      <w:r w:rsidRPr="00267633">
        <w:rPr>
          <w:rFonts w:ascii="Times New Roman" w:hAnsi="Times New Roman" w:cs="Times New Roman"/>
          <w:szCs w:val="20"/>
          <w:lang w:val="en-GB" w:eastAsia="zh-CN"/>
        </w:rPr>
        <w:tab/>
        <w:t>day of</w:t>
      </w:r>
      <w:r w:rsidRPr="00267633">
        <w:rPr>
          <w:rFonts w:ascii="Times New Roman" w:hAnsi="Times New Roman" w:cs="Times New Roman"/>
          <w:szCs w:val="20"/>
          <w:lang w:val="en-GB" w:eastAsia="zh-CN"/>
        </w:rPr>
        <w:tab/>
      </w:r>
      <w:r w:rsidRPr="00267633">
        <w:rPr>
          <w:rFonts w:ascii="Times New Roman" w:hAnsi="Times New Roman" w:cs="Times New Roman"/>
          <w:szCs w:val="20"/>
          <w:lang w:val="en-GB" w:eastAsia="zh-CN"/>
        </w:rPr>
        <w:tab/>
        <w:t>20</w:t>
      </w:r>
      <w:r w:rsidRPr="00267633">
        <w:rPr>
          <w:rFonts w:ascii="Times New Roman" w:hAnsi="Times New Roman" w:cs="Times New Roman"/>
          <w:szCs w:val="20"/>
          <w:lang w:val="en-GB" w:eastAsia="zh-CN"/>
        </w:rPr>
        <w:tab/>
        <w:t>.</w:t>
      </w:r>
    </w:p>
    <w:p w14:paraId="78CB4646"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2953EF15"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1407B1A7" w14:textId="77777777" w:rsidR="00267633" w:rsidRPr="00267633" w:rsidRDefault="00267633" w:rsidP="00267633">
      <w:pPr>
        <w:spacing w:before="0" w:after="0" w:line="240" w:lineRule="auto"/>
        <w:jc w:val="right"/>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Solicitor for the</w:t>
      </w:r>
    </w:p>
    <w:p w14:paraId="06370FEA"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096A38FC"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4B18DF22"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To the Solicitor for</w:t>
      </w:r>
    </w:p>
    <w:p w14:paraId="1434EF0D"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4DC37514"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5E6F5250" w14:textId="77777777" w:rsidR="00267633" w:rsidRDefault="00267633" w:rsidP="00267633">
      <w:pPr>
        <w:spacing w:before="0" w:after="0" w:line="240" w:lineRule="auto"/>
        <w:divId w:val="2116439976"/>
        <w:rPr>
          <w:rFonts w:ascii="Times New Roman" w:hAnsi="Times New Roman" w:cs="Times New Roman"/>
          <w:sz w:val="20"/>
          <w:szCs w:val="20"/>
          <w:lang w:val="en-US" w:eastAsia="zh-CN"/>
        </w:rPr>
      </w:pPr>
    </w:p>
    <w:p w14:paraId="6FB59CEE" w14:textId="77777777" w:rsidR="00CE2010" w:rsidRDefault="00CE2010" w:rsidP="00267633">
      <w:pPr>
        <w:spacing w:before="0" w:after="0" w:line="240" w:lineRule="auto"/>
        <w:divId w:val="2116439976"/>
        <w:rPr>
          <w:rFonts w:ascii="Times New Roman" w:hAnsi="Times New Roman" w:cs="Times New Roman"/>
          <w:sz w:val="20"/>
          <w:szCs w:val="20"/>
          <w:lang w:val="en-US" w:eastAsia="zh-CN"/>
        </w:rPr>
      </w:pPr>
    </w:p>
    <w:p w14:paraId="25523672" w14:textId="77777777" w:rsidR="00CE2010" w:rsidRDefault="00CE2010" w:rsidP="00267633">
      <w:pPr>
        <w:spacing w:before="0" w:after="0" w:line="240" w:lineRule="auto"/>
        <w:divId w:val="2116439976"/>
        <w:rPr>
          <w:rFonts w:ascii="Times New Roman" w:hAnsi="Times New Roman" w:cs="Times New Roman"/>
          <w:sz w:val="20"/>
          <w:szCs w:val="20"/>
          <w:lang w:val="en-US" w:eastAsia="zh-CN"/>
        </w:rPr>
      </w:pPr>
    </w:p>
    <w:p w14:paraId="5DFF811D" w14:textId="77777777" w:rsidR="00CE2010" w:rsidRDefault="00CE2010" w:rsidP="00267633">
      <w:pPr>
        <w:spacing w:before="0" w:after="0" w:line="240" w:lineRule="auto"/>
        <w:divId w:val="2116439976"/>
        <w:rPr>
          <w:rFonts w:ascii="Times New Roman" w:hAnsi="Times New Roman" w:cs="Times New Roman"/>
          <w:sz w:val="20"/>
          <w:szCs w:val="20"/>
          <w:lang w:val="en-US" w:eastAsia="zh-CN"/>
        </w:rPr>
      </w:pPr>
    </w:p>
    <w:p w14:paraId="2E091D3D" w14:textId="77777777" w:rsidR="00CE2010" w:rsidRDefault="00CE2010" w:rsidP="00267633">
      <w:pPr>
        <w:spacing w:before="0" w:after="0" w:line="240" w:lineRule="auto"/>
        <w:divId w:val="2116439976"/>
        <w:rPr>
          <w:rFonts w:ascii="Times New Roman" w:hAnsi="Times New Roman" w:cs="Times New Roman"/>
          <w:sz w:val="20"/>
          <w:szCs w:val="20"/>
          <w:lang w:val="en-US" w:eastAsia="zh-CN"/>
        </w:rPr>
      </w:pPr>
    </w:p>
    <w:p w14:paraId="2EB36F9F" w14:textId="77777777" w:rsidR="00CE2010" w:rsidRDefault="00CE2010" w:rsidP="00267633">
      <w:pPr>
        <w:spacing w:before="0" w:after="0" w:line="240" w:lineRule="auto"/>
        <w:divId w:val="2116439976"/>
        <w:rPr>
          <w:rFonts w:ascii="Times New Roman" w:hAnsi="Times New Roman" w:cs="Times New Roman"/>
          <w:sz w:val="20"/>
          <w:szCs w:val="20"/>
          <w:lang w:val="en-US" w:eastAsia="zh-CN"/>
        </w:rPr>
      </w:pPr>
    </w:p>
    <w:p w14:paraId="34CE0506" w14:textId="77777777" w:rsidR="00CE2010" w:rsidRDefault="00CE2010" w:rsidP="00267633">
      <w:pPr>
        <w:spacing w:before="0" w:after="0" w:line="240" w:lineRule="auto"/>
        <w:divId w:val="2116439976"/>
        <w:rPr>
          <w:rFonts w:ascii="Times New Roman" w:hAnsi="Times New Roman" w:cs="Times New Roman"/>
          <w:sz w:val="20"/>
          <w:szCs w:val="20"/>
          <w:lang w:val="en-US" w:eastAsia="zh-CN"/>
        </w:rPr>
      </w:pPr>
    </w:p>
    <w:p w14:paraId="5EA37DFC" w14:textId="77777777" w:rsidR="00CE2010" w:rsidRDefault="00CE2010" w:rsidP="00267633">
      <w:pPr>
        <w:spacing w:before="0" w:after="0" w:line="240" w:lineRule="auto"/>
        <w:divId w:val="2116439976"/>
        <w:rPr>
          <w:rFonts w:ascii="Times New Roman" w:hAnsi="Times New Roman" w:cs="Times New Roman"/>
          <w:sz w:val="20"/>
          <w:szCs w:val="20"/>
          <w:lang w:val="en-US" w:eastAsia="zh-CN"/>
        </w:rPr>
      </w:pPr>
    </w:p>
    <w:p w14:paraId="41251F56" w14:textId="77777777" w:rsidR="00CE2010" w:rsidRDefault="00CE2010" w:rsidP="00267633">
      <w:pPr>
        <w:spacing w:before="0" w:after="0" w:line="240" w:lineRule="auto"/>
        <w:divId w:val="2116439976"/>
        <w:rPr>
          <w:rFonts w:ascii="Times New Roman" w:hAnsi="Times New Roman" w:cs="Times New Roman"/>
          <w:sz w:val="20"/>
          <w:szCs w:val="20"/>
          <w:lang w:val="en-US" w:eastAsia="zh-CN"/>
        </w:rPr>
      </w:pPr>
    </w:p>
    <w:p w14:paraId="48300A92" w14:textId="77777777" w:rsidR="00CE2010" w:rsidRDefault="00CE2010" w:rsidP="00267633">
      <w:pPr>
        <w:spacing w:before="0" w:after="0" w:line="240" w:lineRule="auto"/>
        <w:divId w:val="2116439976"/>
        <w:rPr>
          <w:rFonts w:ascii="Times New Roman" w:hAnsi="Times New Roman" w:cs="Times New Roman"/>
          <w:sz w:val="20"/>
          <w:szCs w:val="20"/>
          <w:lang w:val="en-US" w:eastAsia="zh-CN"/>
        </w:rPr>
      </w:pPr>
    </w:p>
    <w:p w14:paraId="76126531" w14:textId="77777777" w:rsidR="00CE2010" w:rsidRDefault="00CE2010" w:rsidP="00267633">
      <w:pPr>
        <w:spacing w:before="0" w:after="0" w:line="240" w:lineRule="auto"/>
        <w:divId w:val="2116439976"/>
        <w:rPr>
          <w:rFonts w:ascii="Times New Roman" w:hAnsi="Times New Roman" w:cs="Times New Roman"/>
          <w:sz w:val="20"/>
          <w:szCs w:val="20"/>
          <w:lang w:val="en-US" w:eastAsia="zh-CN"/>
        </w:rPr>
      </w:pPr>
    </w:p>
    <w:p w14:paraId="3AC1070E" w14:textId="77777777" w:rsidR="000B1CC8" w:rsidRDefault="000B1CC8" w:rsidP="00267633">
      <w:pPr>
        <w:spacing w:before="0" w:after="0" w:line="240" w:lineRule="auto"/>
        <w:divId w:val="2116439976"/>
        <w:rPr>
          <w:rFonts w:ascii="Times New Roman" w:hAnsi="Times New Roman" w:cs="Times New Roman"/>
          <w:sz w:val="20"/>
          <w:szCs w:val="20"/>
          <w:lang w:val="en-US" w:eastAsia="zh-CN"/>
        </w:rPr>
      </w:pPr>
    </w:p>
    <w:p w14:paraId="1A38807A" w14:textId="77777777" w:rsidR="000B1CC8" w:rsidRDefault="000B1CC8" w:rsidP="00267633">
      <w:pPr>
        <w:spacing w:before="0" w:after="0" w:line="240" w:lineRule="auto"/>
        <w:divId w:val="2116439976"/>
        <w:rPr>
          <w:rFonts w:ascii="Times New Roman" w:hAnsi="Times New Roman" w:cs="Times New Roman"/>
          <w:sz w:val="20"/>
          <w:szCs w:val="20"/>
          <w:lang w:val="en-US" w:eastAsia="zh-CN"/>
        </w:rPr>
      </w:pPr>
    </w:p>
    <w:p w14:paraId="04A57A60" w14:textId="77777777" w:rsidR="00CE2010" w:rsidRPr="00267633" w:rsidRDefault="00CE2010" w:rsidP="00267633">
      <w:pPr>
        <w:spacing w:before="0" w:after="0" w:line="240" w:lineRule="auto"/>
        <w:divId w:val="2116439976"/>
        <w:rPr>
          <w:rFonts w:ascii="Times New Roman" w:hAnsi="Times New Roman" w:cs="Times New Roman"/>
          <w:sz w:val="20"/>
          <w:szCs w:val="20"/>
          <w:lang w:val="en-US" w:eastAsia="zh-CN"/>
        </w:rPr>
      </w:pPr>
    </w:p>
    <w:tbl>
      <w:tblPr>
        <w:tblW w:w="9240" w:type="dxa"/>
        <w:jc w:val="center"/>
        <w:tblLayout w:type="fixed"/>
        <w:tblLook w:val="0000" w:firstRow="0" w:lastRow="0" w:firstColumn="0" w:lastColumn="0" w:noHBand="0" w:noVBand="0"/>
      </w:tblPr>
      <w:tblGrid>
        <w:gridCol w:w="3080"/>
        <w:gridCol w:w="3080"/>
        <w:gridCol w:w="3080"/>
      </w:tblGrid>
      <w:tr w:rsidR="00267633" w:rsidRPr="00267633" w14:paraId="01CD783D" w14:textId="77777777" w:rsidTr="00267633">
        <w:trPr>
          <w:divId w:val="2116439976"/>
          <w:jc w:val="center"/>
        </w:trPr>
        <w:tc>
          <w:tcPr>
            <w:tcW w:w="3080" w:type="dxa"/>
          </w:tcPr>
          <w:p w14:paraId="5B54753D" w14:textId="77777777" w:rsidR="00267633" w:rsidRPr="00267633" w:rsidRDefault="00267633" w:rsidP="00267633">
            <w:pPr>
              <w:spacing w:before="0" w:after="120" w:line="240" w:lineRule="auto"/>
              <w:rPr>
                <w:rFonts w:ascii="Times New Roman" w:hAnsi="Times New Roman" w:cs="Times New Roman"/>
                <w:sz w:val="18"/>
                <w:szCs w:val="20"/>
                <w:lang w:val="en-GB" w:eastAsia="zh-CN"/>
              </w:rPr>
            </w:pPr>
            <w:r w:rsidRPr="00267633">
              <w:rPr>
                <w:rFonts w:ascii="Calibri" w:hAnsi="Calibri" w:cs="Times New Roman"/>
                <w:sz w:val="22"/>
                <w:szCs w:val="22"/>
                <w:lang w:val="en-GB" w:eastAsia="en-GB"/>
              </w:rPr>
              <w:lastRenderedPageBreak/>
              <w:br w:type="page"/>
            </w:r>
          </w:p>
        </w:tc>
        <w:tc>
          <w:tcPr>
            <w:tcW w:w="3080" w:type="dxa"/>
          </w:tcPr>
          <w:p w14:paraId="5222801F" w14:textId="77777777" w:rsidR="00267633" w:rsidRPr="00267633" w:rsidRDefault="00267633" w:rsidP="00267633">
            <w:pPr>
              <w:keepNext/>
              <w:spacing w:before="0" w:after="0" w:line="240" w:lineRule="auto"/>
              <w:jc w:val="center"/>
              <w:outlineLvl w:val="1"/>
              <w:rPr>
                <w:rFonts w:ascii="Times New Roman" w:hAnsi="Times New Roman"/>
                <w:bCs/>
                <w:iCs/>
                <w:szCs w:val="28"/>
                <w:lang w:val="en-GB" w:eastAsia="zh-CN"/>
              </w:rPr>
            </w:pPr>
            <w:r w:rsidRPr="00267633">
              <w:rPr>
                <w:rFonts w:ascii="Times New Roman" w:hAnsi="Times New Roman"/>
                <w:bCs/>
                <w:iCs/>
                <w:szCs w:val="28"/>
                <w:lang w:val="en-GB" w:eastAsia="zh-CN"/>
              </w:rPr>
              <w:t>FORM 237</w:t>
            </w:r>
          </w:p>
        </w:tc>
        <w:tc>
          <w:tcPr>
            <w:tcW w:w="3080" w:type="dxa"/>
          </w:tcPr>
          <w:p w14:paraId="109A12BC" w14:textId="77777777" w:rsidR="00267633" w:rsidRPr="00267633" w:rsidRDefault="00267633" w:rsidP="00267633">
            <w:pPr>
              <w:spacing w:before="0" w:after="120" w:line="240" w:lineRule="auto"/>
              <w:rPr>
                <w:rFonts w:ascii="Times New Roman" w:hAnsi="Times New Roman" w:cs="Times New Roman"/>
                <w:b/>
                <w:sz w:val="20"/>
                <w:szCs w:val="20"/>
                <w:lang w:val="en-GB" w:eastAsia="zh-CN"/>
              </w:rPr>
            </w:pPr>
          </w:p>
        </w:tc>
      </w:tr>
    </w:tbl>
    <w:p w14:paraId="428A69A4" w14:textId="77777777" w:rsidR="00267633" w:rsidRPr="00267633" w:rsidRDefault="00267633" w:rsidP="00F73568">
      <w:pPr>
        <w:spacing w:before="0" w:after="0" w:line="240" w:lineRule="auto"/>
        <w:divId w:val="2116439976"/>
        <w:rPr>
          <w:rFonts w:ascii="Times New Roman" w:hAnsi="Times New Roman" w:cs="Times New Roman"/>
          <w:sz w:val="22"/>
          <w:szCs w:val="22"/>
          <w:lang w:val="en-GB" w:eastAsia="zh-CN"/>
        </w:rPr>
      </w:pPr>
      <w:r w:rsidRPr="00267633">
        <w:rPr>
          <w:rFonts w:ascii="Times New Roman" w:hAnsi="Times New Roman" w:cs="Times New Roman"/>
          <w:sz w:val="22"/>
          <w:szCs w:val="22"/>
          <w:lang w:val="en-GB" w:eastAsia="zh-CN"/>
        </w:rPr>
        <w:t>Para 80</w:t>
      </w:r>
    </w:p>
    <w:p w14:paraId="53039C3C" w14:textId="77777777" w:rsidR="00267633" w:rsidRPr="00267633" w:rsidRDefault="00267633" w:rsidP="00F73568">
      <w:pPr>
        <w:keepNext/>
        <w:spacing w:before="0" w:after="0" w:line="240" w:lineRule="auto"/>
        <w:jc w:val="center"/>
        <w:outlineLvl w:val="1"/>
        <w:divId w:val="2116439976"/>
        <w:rPr>
          <w:rFonts w:ascii="Times New Roman" w:hAnsi="Times New Roman"/>
          <w:b/>
          <w:bCs/>
          <w:iCs/>
          <w:spacing w:val="-3"/>
          <w:szCs w:val="28"/>
          <w:lang w:val="en-GB" w:eastAsia="zh-CN"/>
        </w:rPr>
      </w:pPr>
      <w:r w:rsidRPr="00267633">
        <w:rPr>
          <w:rFonts w:ascii="Times New Roman" w:hAnsi="Times New Roman"/>
          <w:b/>
          <w:bCs/>
          <w:iCs/>
          <w:spacing w:val="-3"/>
          <w:szCs w:val="28"/>
          <w:lang w:val="en-GB" w:eastAsia="zh-CN"/>
        </w:rPr>
        <w:t>APPLICATION FOR DISCOVERY</w:t>
      </w:r>
    </w:p>
    <w:p w14:paraId="4C8D8A9B" w14:textId="77777777" w:rsidR="00267633" w:rsidRPr="00267633" w:rsidRDefault="00267633" w:rsidP="00F73568">
      <w:pPr>
        <w:spacing w:before="0" w:after="0" w:line="240" w:lineRule="auto"/>
        <w:jc w:val="both"/>
        <w:divId w:val="2116439976"/>
        <w:rPr>
          <w:rFonts w:ascii="Times New Roman" w:hAnsi="Times New Roman" w:cs="Times New Roman"/>
          <w:szCs w:val="20"/>
          <w:lang w:val="en-GB" w:eastAsia="zh-CN"/>
        </w:rPr>
      </w:pPr>
    </w:p>
    <w:p w14:paraId="6D0B29DB" w14:textId="77777777" w:rsidR="00267633" w:rsidRPr="00267633" w:rsidRDefault="00267633" w:rsidP="00F73568">
      <w:pPr>
        <w:spacing w:before="0" w:after="0" w:line="240" w:lineRule="auto"/>
        <w:jc w:val="both"/>
        <w:divId w:val="2116439976"/>
        <w:rPr>
          <w:rFonts w:ascii="Times New Roman" w:hAnsi="Times New Roman" w:cs="Times New Roman"/>
          <w:szCs w:val="20"/>
          <w:lang w:val="en-GB" w:eastAsia="zh-CN"/>
        </w:rPr>
      </w:pPr>
    </w:p>
    <w:p w14:paraId="6051B6AF" w14:textId="77777777" w:rsidR="00267633" w:rsidRPr="00267633" w:rsidRDefault="00267633" w:rsidP="00F73568">
      <w:pPr>
        <w:spacing w:before="0" w:after="0" w:line="240" w:lineRule="auto"/>
        <w:jc w:val="center"/>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(Title as in action)</w:t>
      </w:r>
    </w:p>
    <w:p w14:paraId="39DA48CB" w14:textId="77777777" w:rsidR="00267633" w:rsidRPr="00267633" w:rsidRDefault="00267633" w:rsidP="00F73568">
      <w:pPr>
        <w:spacing w:before="0" w:after="0" w:line="240" w:lineRule="auto"/>
        <w:jc w:val="both"/>
        <w:divId w:val="2116439976"/>
        <w:rPr>
          <w:rFonts w:ascii="Times New Roman" w:hAnsi="Times New Roman" w:cs="Times New Roman"/>
          <w:szCs w:val="20"/>
          <w:lang w:val="en-GB" w:eastAsia="zh-CN"/>
        </w:rPr>
      </w:pPr>
    </w:p>
    <w:p w14:paraId="062758D5" w14:textId="77777777" w:rsidR="00267633" w:rsidRPr="00267633" w:rsidRDefault="00267633" w:rsidP="00F73568">
      <w:pPr>
        <w:spacing w:before="0" w:after="0" w:line="240" w:lineRule="auto"/>
        <w:jc w:val="both"/>
        <w:divId w:val="2116439976"/>
        <w:rPr>
          <w:rFonts w:ascii="Times New Roman" w:hAnsi="Times New Roman" w:cs="Times New Roman"/>
          <w:szCs w:val="20"/>
          <w:lang w:val="en-GB" w:eastAsia="zh-CN"/>
        </w:rPr>
      </w:pPr>
    </w:p>
    <w:p w14:paraId="2E87A8FD" w14:textId="77777777" w:rsidR="00267633" w:rsidRPr="00267633" w:rsidRDefault="00267633" w:rsidP="00F73568">
      <w:pPr>
        <w:spacing w:before="0" w:after="0" w:line="240" w:lineRule="auto"/>
        <w:jc w:val="center"/>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SUMMONS</w:t>
      </w:r>
    </w:p>
    <w:p w14:paraId="256AC1EF" w14:textId="77777777" w:rsidR="00267633" w:rsidRPr="00267633" w:rsidRDefault="00267633" w:rsidP="00F73568">
      <w:pPr>
        <w:spacing w:before="0" w:after="0" w:line="240" w:lineRule="auto"/>
        <w:jc w:val="both"/>
        <w:divId w:val="2116439976"/>
        <w:rPr>
          <w:rFonts w:ascii="Times New Roman" w:hAnsi="Times New Roman" w:cs="Times New Roman"/>
          <w:szCs w:val="20"/>
          <w:lang w:val="en-GB" w:eastAsia="zh-CN"/>
        </w:rPr>
      </w:pPr>
    </w:p>
    <w:p w14:paraId="0B9EC75E" w14:textId="77777777" w:rsidR="00267633" w:rsidRPr="00267633" w:rsidRDefault="00267633" w:rsidP="00F73568">
      <w:pPr>
        <w:spacing w:before="0" w:after="0" w:line="240" w:lineRule="auto"/>
        <w:jc w:val="both"/>
        <w:divId w:val="2116439976"/>
        <w:rPr>
          <w:rFonts w:ascii="Times New Roman" w:hAnsi="Times New Roman" w:cs="Times New Roman"/>
          <w:szCs w:val="20"/>
          <w:lang w:val="en-GB" w:eastAsia="zh-CN"/>
        </w:rPr>
      </w:pPr>
    </w:p>
    <w:p w14:paraId="655316F2" w14:textId="77777777" w:rsidR="00267633" w:rsidRPr="00267633" w:rsidRDefault="00267633" w:rsidP="00F73568">
      <w:pPr>
        <w:spacing w:before="0" w:after="0" w:line="240" w:lineRule="auto"/>
        <w:jc w:val="both"/>
        <w:divId w:val="2116439976"/>
        <w:rPr>
          <w:rFonts w:ascii="Times New Roman" w:hAnsi="Times New Roman" w:cs="Times New Roman"/>
          <w:i/>
          <w:szCs w:val="20"/>
          <w:lang w:val="en-GB" w:eastAsia="zh-CN"/>
        </w:rPr>
      </w:pPr>
      <w:r w:rsidRPr="00267633">
        <w:rPr>
          <w:rFonts w:ascii="Times New Roman" w:hAnsi="Times New Roman" w:cs="Times New Roman"/>
          <w:szCs w:val="20"/>
          <w:lang w:val="en-GB" w:eastAsia="zh-CN"/>
        </w:rPr>
        <w:t>1.</w:t>
      </w:r>
      <w:r w:rsidRPr="00267633">
        <w:rPr>
          <w:rFonts w:ascii="Times New Roman" w:hAnsi="Times New Roman" w:cs="Times New Roman"/>
          <w:szCs w:val="20"/>
          <w:lang w:val="en-GB" w:eastAsia="zh-CN"/>
        </w:rPr>
        <w:tab/>
      </w:r>
      <w:r w:rsidRPr="00267633">
        <w:rPr>
          <w:rFonts w:ascii="Times New Roman" w:hAnsi="Times New Roman" w:cs="Times New Roman"/>
          <w:i/>
          <w:szCs w:val="20"/>
          <w:lang w:val="en-GB" w:eastAsia="zh-CN"/>
        </w:rPr>
        <w:t>[Format as in Form 4 of Appendix A of Practice Directions**]</w:t>
      </w:r>
    </w:p>
    <w:p w14:paraId="3FA42BCA" w14:textId="77777777" w:rsidR="00267633" w:rsidRPr="00267633" w:rsidRDefault="00267633" w:rsidP="00F73568">
      <w:pPr>
        <w:spacing w:before="0" w:after="0" w:line="240" w:lineRule="auto"/>
        <w:jc w:val="both"/>
        <w:divId w:val="2116439976"/>
        <w:rPr>
          <w:rFonts w:ascii="Times New Roman" w:hAnsi="Times New Roman" w:cs="Times New Roman"/>
          <w:szCs w:val="20"/>
          <w:lang w:val="en-GB" w:eastAsia="zh-CN"/>
        </w:rPr>
      </w:pPr>
    </w:p>
    <w:p w14:paraId="1830B11D" w14:textId="77777777" w:rsidR="00267633" w:rsidRPr="00267633" w:rsidRDefault="00267633" w:rsidP="00F73568">
      <w:pPr>
        <w:spacing w:before="0" w:after="120" w:line="240" w:lineRule="auto"/>
        <w:jc w:val="both"/>
        <w:divId w:val="2116439976"/>
        <w:rPr>
          <w:rFonts w:ascii="Times New Roman" w:hAnsi="Times New Roman" w:cs="Times New Roman"/>
          <w:b/>
          <w:sz w:val="20"/>
          <w:szCs w:val="20"/>
          <w:lang w:val="en-GB" w:eastAsia="zh-CN"/>
        </w:rPr>
      </w:pPr>
    </w:p>
    <w:p w14:paraId="1F075903" w14:textId="77777777" w:rsidR="00267633" w:rsidRPr="00267633" w:rsidRDefault="00267633" w:rsidP="00F73568">
      <w:pPr>
        <w:spacing w:before="0" w:after="12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2.</w:t>
      </w:r>
      <w:r w:rsidRPr="00267633">
        <w:rPr>
          <w:rFonts w:ascii="Times New Roman" w:hAnsi="Times New Roman" w:cs="Times New Roman"/>
          <w:szCs w:val="20"/>
          <w:lang w:val="en-GB" w:eastAsia="zh-CN"/>
        </w:rPr>
        <w:tab/>
        <w:t>Orders Applied For</w:t>
      </w:r>
    </w:p>
    <w:p w14:paraId="77EE99C2" w14:textId="77777777" w:rsidR="00267633" w:rsidRPr="00267633" w:rsidRDefault="00267633" w:rsidP="00F73568">
      <w:pPr>
        <w:spacing w:before="0" w:after="12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(a)</w:t>
      </w:r>
      <w:r w:rsidRPr="00267633">
        <w:rPr>
          <w:rFonts w:ascii="Times New Roman" w:hAnsi="Times New Roman" w:cs="Times New Roman"/>
          <w:szCs w:val="20"/>
          <w:lang w:val="en-GB" w:eastAsia="zh-CN"/>
        </w:rPr>
        <w:tab/>
        <w:t>That the Plaintiff/Defendant/Other Party [</w:t>
      </w:r>
      <w:r w:rsidRPr="00267633">
        <w:rPr>
          <w:rFonts w:ascii="Times New Roman" w:hAnsi="Times New Roman" w:cs="Times New Roman"/>
          <w:i/>
          <w:szCs w:val="20"/>
          <w:lang w:val="en-GB" w:eastAsia="zh-CN"/>
        </w:rPr>
        <w:t xml:space="preserve">to </w:t>
      </w:r>
      <w:proofErr w:type="gramStart"/>
      <w:r w:rsidRPr="00267633">
        <w:rPr>
          <w:rFonts w:ascii="Times New Roman" w:hAnsi="Times New Roman" w:cs="Times New Roman"/>
          <w:i/>
          <w:szCs w:val="20"/>
          <w:lang w:val="en-GB" w:eastAsia="zh-CN"/>
        </w:rPr>
        <w:t>specify</w:t>
      </w:r>
      <w:r w:rsidRPr="00267633">
        <w:rPr>
          <w:rFonts w:ascii="Times New Roman" w:hAnsi="Times New Roman" w:cs="Times New Roman"/>
          <w:szCs w:val="20"/>
          <w:lang w:val="en-GB" w:eastAsia="zh-CN"/>
        </w:rPr>
        <w:t>]*</w:t>
      </w:r>
      <w:proofErr w:type="gramEnd"/>
      <w:r w:rsidRPr="00267633">
        <w:rPr>
          <w:rFonts w:ascii="Times New Roman" w:hAnsi="Times New Roman" w:cs="Times New Roman"/>
          <w:szCs w:val="20"/>
          <w:lang w:val="en-GB" w:eastAsia="zh-CN"/>
        </w:rPr>
        <w:t xml:space="preserve"> be required : </w:t>
      </w:r>
    </w:p>
    <w:p w14:paraId="178DA73B" w14:textId="77777777" w:rsidR="00267633" w:rsidRPr="00267633" w:rsidRDefault="00267633" w:rsidP="00F73568">
      <w:pPr>
        <w:spacing w:before="0" w:after="0" w:line="240" w:lineRule="auto"/>
        <w:ind w:left="2160" w:hanging="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proofErr w:type="spellStart"/>
      <w:r w:rsidRPr="00267633">
        <w:rPr>
          <w:rFonts w:ascii="Times New Roman" w:hAnsi="Times New Roman" w:cs="Times New Roman"/>
          <w:szCs w:val="20"/>
          <w:lang w:val="en-GB" w:eastAsia="zh-CN"/>
        </w:rPr>
        <w:t>i</w:t>
      </w:r>
      <w:proofErr w:type="spellEnd"/>
      <w:r w:rsidRPr="00267633">
        <w:rPr>
          <w:rFonts w:ascii="Times New Roman" w:hAnsi="Times New Roman" w:cs="Times New Roman"/>
          <w:szCs w:val="20"/>
          <w:lang w:val="en-GB" w:eastAsia="zh-CN"/>
        </w:rPr>
        <w:t>)</w:t>
      </w:r>
      <w:r w:rsidRPr="00267633">
        <w:rPr>
          <w:rFonts w:ascii="Times New Roman" w:hAnsi="Times New Roman" w:cs="Times New Roman"/>
          <w:szCs w:val="20"/>
          <w:lang w:val="en-GB" w:eastAsia="zh-CN"/>
        </w:rPr>
        <w:tab/>
        <w:t>To state on affidavit, pursuant to Rule 63(1) of the Family Justice Rules**, in respect of each of the following documents, whether the same is in his possession, custody or power, and if not then in his possession, custody or power, when he parted with it and what has become of it;</w:t>
      </w:r>
    </w:p>
    <w:p w14:paraId="305550BC" w14:textId="77777777" w:rsidR="00267633" w:rsidRPr="00267633" w:rsidRDefault="00267633" w:rsidP="00F73568">
      <w:pPr>
        <w:spacing w:before="0" w:after="0" w:line="240" w:lineRule="auto"/>
        <w:ind w:left="2160" w:hanging="720"/>
        <w:jc w:val="both"/>
        <w:divId w:val="2116439976"/>
        <w:rPr>
          <w:rFonts w:ascii="Times New Roman" w:hAnsi="Times New Roman" w:cs="Times New Roman"/>
          <w:szCs w:val="20"/>
          <w:lang w:val="en-GB" w:eastAsia="zh-CN"/>
        </w:rPr>
      </w:pPr>
    </w:p>
    <w:p w14:paraId="54070F04" w14:textId="77777777" w:rsidR="00267633" w:rsidRPr="00267633" w:rsidRDefault="00267633" w:rsidP="00F73568">
      <w:pPr>
        <w:spacing w:before="0" w:after="0" w:line="240" w:lineRule="auto"/>
        <w:ind w:left="2160" w:hanging="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(ii)</w:t>
      </w:r>
      <w:r w:rsidRPr="00267633">
        <w:rPr>
          <w:rFonts w:ascii="Times New Roman" w:hAnsi="Times New Roman" w:cs="Times New Roman"/>
          <w:szCs w:val="20"/>
          <w:lang w:val="en-GB" w:eastAsia="zh-CN"/>
        </w:rPr>
        <w:tab/>
        <w:t xml:space="preserve">To exhibit in the affidavit a copy of each of the said documents stated to be in his possession, </w:t>
      </w:r>
      <w:proofErr w:type="gramStart"/>
      <w:r w:rsidRPr="00267633">
        <w:rPr>
          <w:rFonts w:ascii="Times New Roman" w:hAnsi="Times New Roman" w:cs="Times New Roman"/>
          <w:szCs w:val="20"/>
          <w:lang w:val="en-GB" w:eastAsia="zh-CN"/>
        </w:rPr>
        <w:t>custody</w:t>
      </w:r>
      <w:proofErr w:type="gramEnd"/>
      <w:r w:rsidRPr="00267633">
        <w:rPr>
          <w:rFonts w:ascii="Times New Roman" w:hAnsi="Times New Roman" w:cs="Times New Roman"/>
          <w:szCs w:val="20"/>
          <w:lang w:val="en-GB" w:eastAsia="zh-CN"/>
        </w:rPr>
        <w:t xml:space="preserve"> or power, pursuant to paragraph (a)(</w:t>
      </w:r>
      <w:proofErr w:type="spellStart"/>
      <w:r w:rsidRPr="00267633">
        <w:rPr>
          <w:rFonts w:ascii="Times New Roman" w:hAnsi="Times New Roman" w:cs="Times New Roman"/>
          <w:szCs w:val="20"/>
          <w:lang w:val="en-GB" w:eastAsia="zh-CN"/>
        </w:rPr>
        <w:t>i</w:t>
      </w:r>
      <w:proofErr w:type="spellEnd"/>
      <w:r w:rsidRPr="00267633">
        <w:rPr>
          <w:rFonts w:ascii="Times New Roman" w:hAnsi="Times New Roman" w:cs="Times New Roman"/>
          <w:szCs w:val="20"/>
          <w:lang w:val="en-GB" w:eastAsia="zh-CN"/>
        </w:rPr>
        <w:t>) above; and</w:t>
      </w:r>
    </w:p>
    <w:p w14:paraId="2DD7FAAD" w14:textId="77777777" w:rsidR="00267633" w:rsidRPr="00267633" w:rsidRDefault="00267633" w:rsidP="00F73568">
      <w:pPr>
        <w:spacing w:before="0" w:after="0" w:line="240" w:lineRule="auto"/>
        <w:ind w:left="2160" w:hanging="720"/>
        <w:jc w:val="both"/>
        <w:divId w:val="2116439976"/>
        <w:rPr>
          <w:rFonts w:ascii="Times New Roman" w:hAnsi="Times New Roman" w:cs="Times New Roman"/>
          <w:szCs w:val="20"/>
          <w:lang w:val="en-GB" w:eastAsia="zh-CN"/>
        </w:rPr>
      </w:pPr>
    </w:p>
    <w:p w14:paraId="51B879BE" w14:textId="77777777" w:rsidR="00267633" w:rsidRPr="00267633" w:rsidRDefault="00267633" w:rsidP="00F73568">
      <w:pPr>
        <w:spacing w:before="0" w:after="0" w:line="240" w:lineRule="auto"/>
        <w:ind w:left="2160" w:hanging="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(iii)</w:t>
      </w:r>
      <w:r w:rsidRPr="00267633">
        <w:rPr>
          <w:rFonts w:ascii="Times New Roman" w:hAnsi="Times New Roman" w:cs="Times New Roman"/>
          <w:szCs w:val="20"/>
          <w:lang w:val="en-GB" w:eastAsia="zh-CN"/>
        </w:rPr>
        <w:tab/>
        <w:t>In respect of each of the said documents stated not to be in his possession, custody or power, pursuant to paragraph (a)(</w:t>
      </w:r>
      <w:proofErr w:type="spellStart"/>
      <w:r w:rsidRPr="00267633">
        <w:rPr>
          <w:rFonts w:ascii="Times New Roman" w:hAnsi="Times New Roman" w:cs="Times New Roman"/>
          <w:szCs w:val="20"/>
          <w:lang w:val="en-GB" w:eastAsia="zh-CN"/>
        </w:rPr>
        <w:t>i</w:t>
      </w:r>
      <w:proofErr w:type="spellEnd"/>
      <w:r w:rsidRPr="00267633">
        <w:rPr>
          <w:rFonts w:ascii="Times New Roman" w:hAnsi="Times New Roman" w:cs="Times New Roman"/>
          <w:szCs w:val="20"/>
          <w:lang w:val="en-GB" w:eastAsia="zh-CN"/>
        </w:rPr>
        <w:t>) above, to state the reasons why, together with supporting documentation for the explanation (if any).</w:t>
      </w:r>
    </w:p>
    <w:p w14:paraId="2D233F06" w14:textId="77777777" w:rsidR="00267633" w:rsidRPr="00267633" w:rsidRDefault="00267633" w:rsidP="00F73568">
      <w:pPr>
        <w:spacing w:before="0" w:after="0" w:line="240" w:lineRule="auto"/>
        <w:ind w:left="720"/>
        <w:jc w:val="both"/>
        <w:divId w:val="2116439976"/>
        <w:rPr>
          <w:rFonts w:ascii="Times New Roman" w:hAnsi="Times New Roman" w:cs="Times New Roman"/>
          <w:szCs w:val="20"/>
          <w:lang w:val="en-GB" w:eastAsia="zh-CN"/>
        </w:rPr>
      </w:pPr>
    </w:p>
    <w:p w14:paraId="3C358A38" w14:textId="77777777" w:rsidR="00267633" w:rsidRPr="00267633" w:rsidRDefault="00267633" w:rsidP="00F73568">
      <w:pPr>
        <w:spacing w:before="0" w:after="0" w:line="240" w:lineRule="auto"/>
        <w:ind w:left="1440" w:hanging="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(b)</w:t>
      </w:r>
      <w:r w:rsidRPr="00267633">
        <w:rPr>
          <w:rFonts w:ascii="Times New Roman" w:hAnsi="Times New Roman" w:cs="Times New Roman"/>
          <w:szCs w:val="20"/>
          <w:lang w:val="en-GB" w:eastAsia="zh-CN"/>
        </w:rPr>
        <w:tab/>
        <w:t>That the affidavit under paragraph (a) above is to be filed and served by [</w:t>
      </w:r>
      <w:r w:rsidRPr="00267633">
        <w:rPr>
          <w:rFonts w:ascii="Times New Roman" w:hAnsi="Times New Roman" w:cs="Times New Roman"/>
          <w:i/>
          <w:szCs w:val="20"/>
          <w:lang w:val="en-GB" w:eastAsia="zh-CN"/>
        </w:rPr>
        <w:t>to state date</w:t>
      </w:r>
      <w:r w:rsidRPr="00267633">
        <w:rPr>
          <w:rFonts w:ascii="Times New Roman" w:hAnsi="Times New Roman" w:cs="Times New Roman"/>
          <w:szCs w:val="20"/>
          <w:lang w:val="en-GB" w:eastAsia="zh-CN"/>
        </w:rPr>
        <w:t>].</w:t>
      </w:r>
    </w:p>
    <w:p w14:paraId="6D04534B" w14:textId="77777777" w:rsidR="00267633" w:rsidRPr="00267633" w:rsidRDefault="00267633" w:rsidP="00F73568">
      <w:pPr>
        <w:spacing w:before="0" w:after="0" w:line="240" w:lineRule="auto"/>
        <w:jc w:val="both"/>
        <w:divId w:val="2116439976"/>
        <w:rPr>
          <w:rFonts w:ascii="Times New Roman" w:hAnsi="Times New Roman" w:cs="Times New Roman"/>
          <w:szCs w:val="20"/>
          <w:lang w:val="en-GB" w:eastAsia="zh-CN"/>
        </w:rPr>
      </w:pPr>
    </w:p>
    <w:p w14:paraId="59FC52FD" w14:textId="77777777" w:rsidR="00267633" w:rsidRPr="00267633" w:rsidRDefault="00267633" w:rsidP="00F73568">
      <w:pPr>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(Describe the documents required and set them out in table form).</w:t>
      </w:r>
    </w:p>
    <w:p w14:paraId="40089FBB" w14:textId="77777777" w:rsidR="00267633" w:rsidRPr="00267633" w:rsidRDefault="00267633" w:rsidP="00F73568">
      <w:pPr>
        <w:spacing w:before="0" w:after="0" w:line="240" w:lineRule="auto"/>
        <w:jc w:val="both"/>
        <w:divId w:val="2116439976"/>
        <w:rPr>
          <w:rFonts w:ascii="Times New Roman" w:hAnsi="Times New Roman" w:cs="Times New Roman"/>
          <w:szCs w:val="20"/>
          <w:lang w:val="en-GB" w:eastAsia="zh-CN"/>
        </w:rPr>
      </w:pPr>
    </w:p>
    <w:tbl>
      <w:tblPr>
        <w:tblW w:w="9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18"/>
        <w:gridCol w:w="1260"/>
        <w:gridCol w:w="1620"/>
        <w:gridCol w:w="2250"/>
        <w:gridCol w:w="3330"/>
      </w:tblGrid>
      <w:tr w:rsidR="00267633" w:rsidRPr="00267633" w14:paraId="4BC53D86" w14:textId="77777777" w:rsidTr="00F73568">
        <w:trPr>
          <w:divId w:val="2116439976"/>
        </w:trPr>
        <w:tc>
          <w:tcPr>
            <w:tcW w:w="918" w:type="dxa"/>
          </w:tcPr>
          <w:p w14:paraId="25E4B163" w14:textId="77777777" w:rsidR="00267633" w:rsidRPr="00267633" w:rsidRDefault="00267633" w:rsidP="00267633">
            <w:pPr>
              <w:spacing w:before="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S/No.</w:t>
            </w:r>
          </w:p>
        </w:tc>
        <w:tc>
          <w:tcPr>
            <w:tcW w:w="1260" w:type="dxa"/>
          </w:tcPr>
          <w:p w14:paraId="5175DE62" w14:textId="77777777" w:rsidR="00267633" w:rsidRPr="00267633" w:rsidRDefault="00267633" w:rsidP="00267633">
            <w:pPr>
              <w:spacing w:before="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Document</w:t>
            </w:r>
          </w:p>
        </w:tc>
        <w:tc>
          <w:tcPr>
            <w:tcW w:w="1620" w:type="dxa"/>
          </w:tcPr>
          <w:p w14:paraId="31E13104" w14:textId="77777777" w:rsidR="00267633" w:rsidRPr="00267633" w:rsidRDefault="00267633" w:rsidP="00267633">
            <w:pPr>
              <w:spacing w:before="0" w:after="0" w:line="240" w:lineRule="auto"/>
              <w:rPr>
                <w:rFonts w:ascii="Times New Roman" w:hAnsi="Times New Roman" w:cs="Times New Roman"/>
                <w:szCs w:val="20"/>
                <w:lang w:val="en-GB" w:eastAsia="zh-CN"/>
              </w:rPr>
            </w:pPr>
            <w:proofErr w:type="gramStart"/>
            <w:r w:rsidRPr="00267633">
              <w:rPr>
                <w:rFonts w:ascii="Times New Roman" w:hAnsi="Times New Roman" w:cs="Times New Roman"/>
                <w:szCs w:val="20"/>
                <w:lang w:val="en-GB" w:eastAsia="zh-CN"/>
              </w:rPr>
              <w:t>Time-frame</w:t>
            </w:r>
            <w:proofErr w:type="gramEnd"/>
            <w:r w:rsidRPr="00267633">
              <w:rPr>
                <w:rFonts w:ascii="Times New Roman" w:hAnsi="Times New Roman" w:cs="Times New Roman"/>
                <w:szCs w:val="20"/>
                <w:lang w:val="en-GB" w:eastAsia="zh-CN"/>
              </w:rPr>
              <w:t xml:space="preserve"> for which documents are requested (where applicable)</w:t>
            </w:r>
          </w:p>
          <w:p w14:paraId="27223102" w14:textId="77777777" w:rsidR="00267633" w:rsidRPr="00267633" w:rsidRDefault="00267633" w:rsidP="00267633">
            <w:pPr>
              <w:spacing w:before="0" w:after="0" w:line="240" w:lineRule="auto"/>
              <w:rPr>
                <w:rFonts w:ascii="Times New Roman" w:hAnsi="Times New Roman" w:cs="Times New Roman"/>
                <w:szCs w:val="20"/>
                <w:lang w:val="en-GB" w:eastAsia="zh-CN"/>
              </w:rPr>
            </w:pPr>
          </w:p>
        </w:tc>
        <w:tc>
          <w:tcPr>
            <w:tcW w:w="2250" w:type="dxa"/>
          </w:tcPr>
          <w:p w14:paraId="65BEE94C" w14:textId="77777777" w:rsidR="00267633" w:rsidRPr="00267633" w:rsidRDefault="00267633" w:rsidP="00267633">
            <w:pPr>
              <w:spacing w:before="0" w:after="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Reason for request</w:t>
            </w:r>
          </w:p>
          <w:p w14:paraId="68090510" w14:textId="77777777" w:rsidR="00267633" w:rsidRPr="00267633" w:rsidRDefault="00267633" w:rsidP="00267633">
            <w:pPr>
              <w:spacing w:before="0" w:after="0" w:line="240" w:lineRule="auto"/>
              <w:rPr>
                <w:rFonts w:ascii="Times New Roman" w:hAnsi="Times New Roman" w:cs="Times New Roman"/>
                <w:szCs w:val="20"/>
                <w:lang w:val="en-GB" w:eastAsia="zh-CN"/>
              </w:rPr>
            </w:pPr>
          </w:p>
        </w:tc>
        <w:tc>
          <w:tcPr>
            <w:tcW w:w="3330" w:type="dxa"/>
          </w:tcPr>
          <w:p w14:paraId="3D142BB3" w14:textId="77777777" w:rsidR="00267633" w:rsidRPr="00267633" w:rsidRDefault="00267633" w:rsidP="00267633">
            <w:pPr>
              <w:spacing w:before="0" w:after="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Paragraph(s) and page(s), filing date, deponent of affidavit (which relates to the request) and number of </w:t>
            </w:r>
            <w:proofErr w:type="gramStart"/>
            <w:r w:rsidRPr="00267633">
              <w:rPr>
                <w:rFonts w:ascii="Times New Roman" w:hAnsi="Times New Roman" w:cs="Times New Roman"/>
                <w:szCs w:val="20"/>
                <w:lang w:val="en-GB" w:eastAsia="zh-CN"/>
              </w:rPr>
              <w:t>affidavit</w:t>
            </w:r>
            <w:proofErr w:type="gramEnd"/>
            <w:r w:rsidRPr="00267633">
              <w:rPr>
                <w:rFonts w:ascii="Times New Roman" w:hAnsi="Times New Roman" w:cs="Times New Roman"/>
                <w:szCs w:val="20"/>
                <w:lang w:val="en-GB" w:eastAsia="zh-CN"/>
              </w:rPr>
              <w:t xml:space="preserve"> in relation to the deponent (where applicable)</w:t>
            </w:r>
          </w:p>
          <w:p w14:paraId="49DD59A7" w14:textId="77777777" w:rsidR="00267633" w:rsidRPr="00267633" w:rsidRDefault="00267633" w:rsidP="00267633">
            <w:pPr>
              <w:spacing w:before="0" w:after="0" w:line="240" w:lineRule="auto"/>
              <w:rPr>
                <w:rFonts w:ascii="Times New Roman" w:hAnsi="Times New Roman" w:cs="Times New Roman"/>
                <w:szCs w:val="20"/>
                <w:lang w:val="en-GB" w:eastAsia="zh-CN"/>
              </w:rPr>
            </w:pPr>
          </w:p>
        </w:tc>
      </w:tr>
      <w:tr w:rsidR="00267633" w:rsidRPr="00267633" w14:paraId="120E7C3B" w14:textId="77777777" w:rsidTr="00F73568">
        <w:trPr>
          <w:divId w:val="2116439976"/>
        </w:trPr>
        <w:tc>
          <w:tcPr>
            <w:tcW w:w="918" w:type="dxa"/>
          </w:tcPr>
          <w:p w14:paraId="68D6200F"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c>
          <w:tcPr>
            <w:tcW w:w="1260" w:type="dxa"/>
          </w:tcPr>
          <w:p w14:paraId="7998CC3E"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c>
          <w:tcPr>
            <w:tcW w:w="1620" w:type="dxa"/>
          </w:tcPr>
          <w:p w14:paraId="75E05CD5"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c>
          <w:tcPr>
            <w:tcW w:w="2250" w:type="dxa"/>
          </w:tcPr>
          <w:p w14:paraId="3B565064"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c>
          <w:tcPr>
            <w:tcW w:w="3330" w:type="dxa"/>
          </w:tcPr>
          <w:p w14:paraId="7956CD4A"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r>
    </w:tbl>
    <w:p w14:paraId="50C0B016" w14:textId="77777777" w:rsidR="00267633" w:rsidRPr="00267633" w:rsidRDefault="00267633" w:rsidP="00267633">
      <w:pPr>
        <w:spacing w:before="0" w:after="0" w:line="240" w:lineRule="auto"/>
        <w:divId w:val="2116439976"/>
        <w:rPr>
          <w:rFonts w:ascii="Times New Roman" w:hAnsi="Times New Roman" w:cs="Times New Roman"/>
          <w:b/>
          <w:sz w:val="26"/>
          <w:szCs w:val="20"/>
          <w:lang w:val="en-GB" w:eastAsia="zh-CN"/>
        </w:rPr>
      </w:pPr>
    </w:p>
    <w:p w14:paraId="0B300EDE"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4DB70A14"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020A7A49"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6701EDE7" w14:textId="77777777" w:rsidR="00267633" w:rsidRPr="00267633" w:rsidRDefault="00267633" w:rsidP="00267633">
      <w:pPr>
        <w:spacing w:before="0" w:after="0" w:line="240" w:lineRule="auto"/>
        <w:ind w:left="720" w:hanging="720"/>
        <w:jc w:val="both"/>
        <w:divId w:val="2116439976"/>
        <w:rPr>
          <w:rFonts w:ascii="Times New Roman" w:hAnsi="Times New Roman" w:cs="Times New Roman"/>
          <w:i/>
          <w:szCs w:val="20"/>
          <w:lang w:val="en-GB" w:eastAsia="zh-CN"/>
        </w:rPr>
      </w:pPr>
      <w:r w:rsidRPr="00267633">
        <w:rPr>
          <w:rFonts w:ascii="Times New Roman" w:hAnsi="Times New Roman" w:cs="Times New Roman"/>
          <w:szCs w:val="20"/>
          <w:lang w:val="en-GB" w:eastAsia="zh-CN"/>
        </w:rPr>
        <w:t>3.</w:t>
      </w:r>
      <w:r w:rsidRPr="00267633">
        <w:rPr>
          <w:rFonts w:ascii="Times New Roman" w:hAnsi="Times New Roman" w:cs="Times New Roman"/>
          <w:szCs w:val="20"/>
          <w:lang w:val="en-GB" w:eastAsia="zh-CN"/>
        </w:rPr>
        <w:tab/>
        <w:t>Etc.</w:t>
      </w:r>
      <w:r w:rsidRPr="00267633">
        <w:rPr>
          <w:rFonts w:ascii="Times New Roman" w:hAnsi="Times New Roman" w:cs="Times New Roman"/>
          <w:szCs w:val="20"/>
          <w:lang w:val="en-GB" w:eastAsia="zh-CN"/>
        </w:rPr>
        <w:tab/>
      </w:r>
      <w:r w:rsidRPr="00267633">
        <w:rPr>
          <w:rFonts w:ascii="Times New Roman" w:hAnsi="Times New Roman" w:cs="Times New Roman"/>
          <w:i/>
          <w:szCs w:val="20"/>
          <w:lang w:val="en-GB" w:eastAsia="zh-CN"/>
        </w:rPr>
        <w:t>[Format as in Form 4 of Appendix A of Practice Directions**]</w:t>
      </w:r>
    </w:p>
    <w:p w14:paraId="50109747"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27885FE7" w14:textId="77777777" w:rsidR="00267633" w:rsidRPr="00267633" w:rsidRDefault="00267633" w:rsidP="00267633">
      <w:pPr>
        <w:spacing w:before="0" w:after="0" w:line="240" w:lineRule="auto"/>
        <w:jc w:val="center"/>
        <w:divId w:val="2116439976"/>
        <w:rPr>
          <w:rFonts w:ascii="Times New Roman" w:hAnsi="Times New Roman" w:cs="Times New Roman"/>
          <w:szCs w:val="20"/>
          <w:lang w:val="en-GB" w:eastAsia="zh-CN"/>
        </w:rPr>
      </w:pPr>
    </w:p>
    <w:p w14:paraId="35D3E3FB" w14:textId="77777777" w:rsidR="00267633" w:rsidRPr="00267633" w:rsidRDefault="00267633" w:rsidP="00267633">
      <w:pPr>
        <w:spacing w:before="0" w:after="0" w:line="240" w:lineRule="auto"/>
        <w:jc w:val="center"/>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Dated this</w:t>
      </w:r>
      <w:r w:rsidRPr="00267633">
        <w:rPr>
          <w:rFonts w:ascii="Times New Roman" w:hAnsi="Times New Roman" w:cs="Times New Roman"/>
          <w:szCs w:val="20"/>
          <w:lang w:val="en-GB" w:eastAsia="zh-CN"/>
        </w:rPr>
        <w:tab/>
        <w:t>day of</w:t>
      </w:r>
      <w:r w:rsidRPr="00267633">
        <w:rPr>
          <w:rFonts w:ascii="Times New Roman" w:hAnsi="Times New Roman" w:cs="Times New Roman"/>
          <w:szCs w:val="20"/>
          <w:lang w:val="en-GB" w:eastAsia="zh-CN"/>
        </w:rPr>
        <w:tab/>
      </w:r>
      <w:r w:rsidRPr="00267633">
        <w:rPr>
          <w:rFonts w:ascii="Times New Roman" w:hAnsi="Times New Roman" w:cs="Times New Roman"/>
          <w:szCs w:val="20"/>
          <w:lang w:val="en-GB" w:eastAsia="zh-CN"/>
        </w:rPr>
        <w:tab/>
        <w:t>20</w:t>
      </w:r>
      <w:r w:rsidRPr="00267633">
        <w:rPr>
          <w:rFonts w:ascii="Times New Roman" w:hAnsi="Times New Roman" w:cs="Times New Roman"/>
          <w:szCs w:val="20"/>
          <w:lang w:val="en-GB" w:eastAsia="zh-CN"/>
        </w:rPr>
        <w:tab/>
        <w:t>.</w:t>
      </w:r>
    </w:p>
    <w:p w14:paraId="1CDDDD77"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0685EA70" w14:textId="77777777" w:rsidR="00267633" w:rsidRPr="00267633" w:rsidRDefault="00267633" w:rsidP="00267633">
      <w:pPr>
        <w:spacing w:before="0" w:after="0" w:line="240" w:lineRule="auto"/>
        <w:jc w:val="right"/>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Solicitor for the</w:t>
      </w:r>
    </w:p>
    <w:p w14:paraId="5A7F73BF"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668854E7"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To the Solicitor for</w:t>
      </w:r>
    </w:p>
    <w:p w14:paraId="172E1F0D" w14:textId="77777777" w:rsidR="00267633" w:rsidRPr="00267633" w:rsidRDefault="00267633" w:rsidP="00267633">
      <w:pPr>
        <w:spacing w:before="0" w:after="0" w:line="240" w:lineRule="auto"/>
        <w:jc w:val="both"/>
        <w:divId w:val="2116439976"/>
        <w:rPr>
          <w:rFonts w:ascii="Times New Roman" w:hAnsi="Times New Roman" w:cs="Times New Roman"/>
          <w:sz w:val="20"/>
          <w:szCs w:val="20"/>
          <w:lang w:val="en-GB" w:eastAsia="zh-CN"/>
        </w:rPr>
      </w:pPr>
    </w:p>
    <w:p w14:paraId="5F69F63C" w14:textId="77777777" w:rsidR="00267633" w:rsidRPr="00267633" w:rsidRDefault="00267633" w:rsidP="00267633">
      <w:pPr>
        <w:spacing w:before="0" w:after="0" w:line="240" w:lineRule="auto"/>
        <w:jc w:val="both"/>
        <w:divId w:val="2116439976"/>
        <w:rPr>
          <w:rFonts w:ascii="Times New Roman" w:hAnsi="Times New Roman" w:cs="Times New Roman"/>
          <w:sz w:val="20"/>
          <w:szCs w:val="20"/>
          <w:lang w:val="en-GB" w:eastAsia="zh-CN"/>
        </w:rPr>
      </w:pPr>
    </w:p>
    <w:p w14:paraId="7F1844B1" w14:textId="77777777" w:rsidR="00267633" w:rsidRPr="00267633" w:rsidRDefault="00267633" w:rsidP="00267633">
      <w:pPr>
        <w:spacing w:before="0" w:after="0" w:line="240" w:lineRule="auto"/>
        <w:jc w:val="both"/>
        <w:divId w:val="2116439976"/>
        <w:rPr>
          <w:rFonts w:ascii="Times New Roman" w:hAnsi="Times New Roman" w:cs="Times New Roman"/>
          <w:sz w:val="20"/>
          <w:szCs w:val="20"/>
          <w:lang w:val="en-GB" w:eastAsia="zh-CN"/>
        </w:rPr>
      </w:pPr>
    </w:p>
    <w:p w14:paraId="611045E4" w14:textId="77777777" w:rsidR="00267633" w:rsidRPr="00267633" w:rsidRDefault="00267633" w:rsidP="00267633">
      <w:pPr>
        <w:spacing w:before="0" w:after="0" w:line="240" w:lineRule="auto"/>
        <w:jc w:val="both"/>
        <w:divId w:val="2116439976"/>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t>*Delete where inapplicable</w:t>
      </w:r>
    </w:p>
    <w:p w14:paraId="485624F4" w14:textId="77777777" w:rsidR="00267633" w:rsidRPr="00267633" w:rsidRDefault="00267633" w:rsidP="00267633">
      <w:pPr>
        <w:spacing w:before="0" w:after="0" w:line="240" w:lineRule="auto"/>
        <w:jc w:val="both"/>
        <w:divId w:val="2116439976"/>
        <w:rPr>
          <w:rFonts w:ascii="Times New Roman" w:hAnsi="Times New Roman" w:cs="Times New Roman"/>
          <w:sz w:val="20"/>
          <w:szCs w:val="20"/>
          <w:lang w:val="en-GB" w:eastAsia="zh-CN"/>
        </w:rPr>
      </w:pPr>
    </w:p>
    <w:p w14:paraId="2BD47869" w14:textId="77777777" w:rsidR="00267633" w:rsidRPr="00267633" w:rsidRDefault="00267633" w:rsidP="00267633">
      <w:pPr>
        <w:spacing w:before="0" w:after="0" w:line="240" w:lineRule="auto"/>
        <w:jc w:val="both"/>
        <w:divId w:val="2116439976"/>
        <w:rPr>
          <w:rFonts w:ascii="Times New Roman" w:hAnsi="Times New Roman" w:cs="Times New Roman"/>
          <w:sz w:val="20"/>
          <w:szCs w:val="20"/>
          <w:lang w:val="en-GB" w:eastAsia="zh-CN"/>
        </w:rPr>
      </w:pPr>
    </w:p>
    <w:p w14:paraId="111C30D6" w14:textId="77777777" w:rsidR="00267633" w:rsidRPr="00267633" w:rsidRDefault="00267633" w:rsidP="00267633">
      <w:pPr>
        <w:spacing w:before="0" w:after="200" w:line="276" w:lineRule="auto"/>
        <w:divId w:val="2116439976"/>
        <w:rPr>
          <w:rFonts w:ascii="Calibri" w:hAnsi="Calibri" w:cs="Times New Roman"/>
          <w:sz w:val="22"/>
          <w:szCs w:val="22"/>
          <w:lang w:val="en-GB" w:eastAsia="en-GB"/>
        </w:rPr>
      </w:pPr>
    </w:p>
    <w:p w14:paraId="018A294F" w14:textId="77777777" w:rsidR="00267633" w:rsidRPr="00267633" w:rsidRDefault="00267633" w:rsidP="00267633">
      <w:pPr>
        <w:spacing w:before="0" w:after="200" w:line="276" w:lineRule="auto"/>
        <w:divId w:val="2116439976"/>
        <w:rPr>
          <w:rFonts w:ascii="Calibri" w:hAnsi="Calibri" w:cs="Times New Roman"/>
          <w:sz w:val="22"/>
          <w:szCs w:val="22"/>
          <w:lang w:val="en-GB" w:eastAsia="en-GB"/>
        </w:rPr>
      </w:pPr>
    </w:p>
    <w:p w14:paraId="2C5F6B94" w14:textId="77777777" w:rsidR="00267633" w:rsidRPr="00267633" w:rsidRDefault="00267633" w:rsidP="00267633">
      <w:pPr>
        <w:spacing w:before="0" w:after="200" w:line="276" w:lineRule="auto"/>
        <w:divId w:val="2116439976"/>
        <w:rPr>
          <w:rFonts w:ascii="Calibri" w:hAnsi="Calibri" w:cs="Times New Roman"/>
          <w:sz w:val="22"/>
          <w:szCs w:val="22"/>
          <w:lang w:val="en-GB" w:eastAsia="en-GB"/>
        </w:rPr>
      </w:pPr>
    </w:p>
    <w:p w14:paraId="63AEE93A" w14:textId="77777777" w:rsidR="00267633" w:rsidRPr="00267633" w:rsidRDefault="00267633" w:rsidP="00267633">
      <w:pPr>
        <w:spacing w:before="0" w:after="200" w:line="276" w:lineRule="auto"/>
        <w:divId w:val="2116439976"/>
        <w:rPr>
          <w:rFonts w:ascii="Calibri" w:hAnsi="Calibri" w:cs="Times New Roman"/>
          <w:sz w:val="22"/>
          <w:szCs w:val="22"/>
          <w:lang w:val="en-GB" w:eastAsia="en-GB"/>
        </w:rPr>
      </w:pPr>
    </w:p>
    <w:p w14:paraId="483640F5" w14:textId="77777777" w:rsidR="00267633" w:rsidRPr="00267633" w:rsidRDefault="00267633" w:rsidP="00267633">
      <w:pPr>
        <w:spacing w:before="0" w:after="200" w:line="276" w:lineRule="auto"/>
        <w:divId w:val="2116439976"/>
        <w:rPr>
          <w:rFonts w:ascii="Calibri" w:hAnsi="Calibri" w:cs="Times New Roman"/>
          <w:sz w:val="22"/>
          <w:szCs w:val="22"/>
          <w:lang w:val="en-GB" w:eastAsia="en-GB"/>
        </w:rPr>
      </w:pPr>
    </w:p>
    <w:p w14:paraId="6466C1EE" w14:textId="77777777" w:rsidR="00267633" w:rsidRPr="00267633" w:rsidRDefault="00267633" w:rsidP="00267633">
      <w:pPr>
        <w:spacing w:before="0" w:after="200" w:line="276" w:lineRule="auto"/>
        <w:divId w:val="2116439976"/>
        <w:rPr>
          <w:rFonts w:ascii="Calibri" w:hAnsi="Calibri" w:cs="Times New Roman"/>
          <w:sz w:val="22"/>
          <w:szCs w:val="22"/>
          <w:lang w:val="en-GB" w:eastAsia="en-GB"/>
        </w:rPr>
      </w:pPr>
    </w:p>
    <w:p w14:paraId="552AB9E0" w14:textId="77777777" w:rsidR="00267633" w:rsidRPr="00267633" w:rsidRDefault="00267633" w:rsidP="00267633">
      <w:pPr>
        <w:spacing w:before="0" w:after="200" w:line="276" w:lineRule="auto"/>
        <w:divId w:val="2116439976"/>
        <w:rPr>
          <w:rFonts w:ascii="Calibri" w:hAnsi="Calibri" w:cs="Times New Roman"/>
          <w:sz w:val="22"/>
          <w:szCs w:val="22"/>
          <w:lang w:val="en-GB" w:eastAsia="en-GB"/>
        </w:rPr>
      </w:pPr>
    </w:p>
    <w:p w14:paraId="6329AE39" w14:textId="77777777" w:rsidR="00267633" w:rsidRPr="00267633" w:rsidRDefault="00267633" w:rsidP="00267633">
      <w:pPr>
        <w:spacing w:before="0" w:after="200" w:line="276" w:lineRule="auto"/>
        <w:divId w:val="2116439976"/>
        <w:rPr>
          <w:rFonts w:ascii="Calibri" w:hAnsi="Calibri" w:cs="Times New Roman"/>
          <w:sz w:val="22"/>
          <w:szCs w:val="22"/>
          <w:lang w:val="en-GB" w:eastAsia="en-GB"/>
        </w:rPr>
      </w:pPr>
    </w:p>
    <w:p w14:paraId="510DB778" w14:textId="77777777" w:rsidR="00267633" w:rsidRPr="00267633" w:rsidRDefault="00267633" w:rsidP="00267633">
      <w:pPr>
        <w:spacing w:before="0" w:after="200" w:line="276" w:lineRule="auto"/>
        <w:divId w:val="2116439976"/>
        <w:rPr>
          <w:rFonts w:ascii="Calibri" w:hAnsi="Calibri" w:cs="Times New Roman"/>
          <w:sz w:val="22"/>
          <w:szCs w:val="22"/>
          <w:lang w:val="en-GB" w:eastAsia="en-GB"/>
        </w:rPr>
      </w:pPr>
    </w:p>
    <w:p w14:paraId="16444C9D" w14:textId="77777777" w:rsidR="00267633" w:rsidRPr="00267633" w:rsidRDefault="00267633" w:rsidP="00267633">
      <w:pPr>
        <w:spacing w:before="0" w:after="200" w:line="276" w:lineRule="auto"/>
        <w:divId w:val="2116439976"/>
        <w:rPr>
          <w:rFonts w:ascii="Calibri" w:hAnsi="Calibri" w:cs="Times New Roman"/>
          <w:sz w:val="22"/>
          <w:szCs w:val="22"/>
          <w:lang w:val="en-GB" w:eastAsia="en-GB"/>
        </w:rPr>
      </w:pPr>
    </w:p>
    <w:p w14:paraId="553BEA97" w14:textId="77777777" w:rsidR="00267633" w:rsidRPr="00267633" w:rsidRDefault="00267633" w:rsidP="00267633">
      <w:pPr>
        <w:spacing w:before="0" w:after="200" w:line="276" w:lineRule="auto"/>
        <w:divId w:val="2116439976"/>
        <w:rPr>
          <w:rFonts w:ascii="Calibri" w:hAnsi="Calibri" w:cs="Times New Roman"/>
          <w:sz w:val="22"/>
          <w:szCs w:val="22"/>
          <w:lang w:val="en-GB" w:eastAsia="en-GB"/>
        </w:rPr>
      </w:pPr>
    </w:p>
    <w:p w14:paraId="76A38E99" w14:textId="77777777" w:rsidR="00267633" w:rsidRDefault="00267633" w:rsidP="00267633">
      <w:pPr>
        <w:spacing w:before="0" w:after="200" w:line="276" w:lineRule="auto"/>
        <w:divId w:val="2116439976"/>
        <w:rPr>
          <w:rFonts w:ascii="Calibri" w:hAnsi="Calibri" w:cs="Times New Roman"/>
          <w:sz w:val="22"/>
          <w:szCs w:val="22"/>
          <w:lang w:val="en-GB" w:eastAsia="en-GB"/>
        </w:rPr>
      </w:pPr>
    </w:p>
    <w:p w14:paraId="7BA28B6C" w14:textId="77777777" w:rsidR="00041F27" w:rsidRPr="00267633" w:rsidRDefault="00041F27" w:rsidP="00267633">
      <w:pPr>
        <w:spacing w:before="0" w:after="200" w:line="276" w:lineRule="auto"/>
        <w:divId w:val="2116439976"/>
        <w:rPr>
          <w:rFonts w:ascii="Calibri" w:hAnsi="Calibri" w:cs="Times New Roman"/>
          <w:sz w:val="22"/>
          <w:szCs w:val="22"/>
          <w:lang w:val="en-GB" w:eastAsia="en-GB"/>
        </w:rPr>
      </w:pPr>
    </w:p>
    <w:p w14:paraId="25CBBA94" w14:textId="77777777" w:rsidR="00267633" w:rsidRPr="00267633" w:rsidRDefault="00267633" w:rsidP="00267633">
      <w:pPr>
        <w:spacing w:before="0" w:after="200" w:line="276" w:lineRule="auto"/>
        <w:divId w:val="2116439976"/>
        <w:rPr>
          <w:rFonts w:ascii="Calibri" w:hAnsi="Calibri" w:cs="Times New Roman"/>
          <w:sz w:val="22"/>
          <w:szCs w:val="22"/>
          <w:lang w:val="en-GB" w:eastAsia="en-GB"/>
        </w:rPr>
      </w:pPr>
    </w:p>
    <w:p w14:paraId="13C17B7D" w14:textId="77777777" w:rsidR="00267633" w:rsidRPr="00267633" w:rsidRDefault="00267633" w:rsidP="00267633">
      <w:pPr>
        <w:spacing w:before="0" w:after="200" w:line="276" w:lineRule="auto"/>
        <w:divId w:val="2116439976"/>
        <w:rPr>
          <w:rFonts w:ascii="Calibri" w:hAnsi="Calibri" w:cs="Times New Roman"/>
          <w:sz w:val="22"/>
          <w:szCs w:val="22"/>
          <w:lang w:val="en-GB" w:eastAsia="en-GB"/>
        </w:rPr>
      </w:pPr>
    </w:p>
    <w:p w14:paraId="00AB14F9" w14:textId="77777777" w:rsidR="00267633" w:rsidRPr="00267633" w:rsidRDefault="00267633" w:rsidP="00267633">
      <w:pPr>
        <w:spacing w:before="0" w:after="200" w:line="276" w:lineRule="auto"/>
        <w:divId w:val="2116439976"/>
        <w:rPr>
          <w:rFonts w:ascii="Calibri" w:hAnsi="Calibri" w:cs="Times New Roman"/>
          <w:sz w:val="22"/>
          <w:szCs w:val="22"/>
          <w:lang w:val="en-GB" w:eastAsia="en-GB"/>
        </w:rPr>
      </w:pPr>
    </w:p>
    <w:p w14:paraId="3E504E87" w14:textId="77777777" w:rsidR="00267633" w:rsidRDefault="00267633" w:rsidP="00267633">
      <w:pPr>
        <w:spacing w:before="0" w:after="200" w:line="276" w:lineRule="auto"/>
        <w:divId w:val="2116439976"/>
        <w:rPr>
          <w:rFonts w:ascii="Calibri" w:hAnsi="Calibri" w:cs="Times New Roman"/>
          <w:sz w:val="22"/>
          <w:szCs w:val="22"/>
          <w:lang w:val="en-GB" w:eastAsia="en-GB"/>
        </w:rPr>
      </w:pPr>
    </w:p>
    <w:p w14:paraId="29E1621E" w14:textId="77777777" w:rsidR="000B1CC8" w:rsidRDefault="000B1CC8" w:rsidP="00267633">
      <w:pPr>
        <w:spacing w:before="0" w:after="200" w:line="276" w:lineRule="auto"/>
        <w:divId w:val="2116439976"/>
        <w:rPr>
          <w:rFonts w:ascii="Calibri" w:hAnsi="Calibri" w:cs="Times New Roman"/>
          <w:sz w:val="22"/>
          <w:szCs w:val="22"/>
          <w:lang w:val="en-GB" w:eastAsia="en-GB"/>
        </w:rPr>
      </w:pPr>
    </w:p>
    <w:p w14:paraId="467DEC5E" w14:textId="77777777" w:rsidR="000B1CC8" w:rsidRDefault="000B1CC8" w:rsidP="00267633">
      <w:pPr>
        <w:spacing w:before="0" w:after="200" w:line="276" w:lineRule="auto"/>
        <w:divId w:val="2116439976"/>
        <w:rPr>
          <w:rFonts w:ascii="Calibri" w:hAnsi="Calibri" w:cs="Times New Roman"/>
          <w:sz w:val="22"/>
          <w:szCs w:val="22"/>
          <w:lang w:val="en-GB" w:eastAsia="en-GB"/>
        </w:rPr>
      </w:pPr>
    </w:p>
    <w:p w14:paraId="67E1B953" w14:textId="77777777" w:rsidR="000B1CC8" w:rsidRPr="00267633" w:rsidRDefault="000B1CC8" w:rsidP="00267633">
      <w:pPr>
        <w:spacing w:before="0" w:after="200" w:line="276" w:lineRule="auto"/>
        <w:divId w:val="2116439976"/>
        <w:rPr>
          <w:rFonts w:ascii="Calibri" w:hAnsi="Calibri" w:cs="Times New Roman"/>
          <w:sz w:val="22"/>
          <w:szCs w:val="22"/>
          <w:lang w:val="en-GB" w:eastAsia="en-GB"/>
        </w:rPr>
      </w:pPr>
    </w:p>
    <w:tbl>
      <w:tblPr>
        <w:tblW w:w="9240" w:type="dxa"/>
        <w:jc w:val="center"/>
        <w:tblLayout w:type="fixed"/>
        <w:tblLook w:val="0000" w:firstRow="0" w:lastRow="0" w:firstColumn="0" w:lastColumn="0" w:noHBand="0" w:noVBand="0"/>
      </w:tblPr>
      <w:tblGrid>
        <w:gridCol w:w="3080"/>
        <w:gridCol w:w="3080"/>
        <w:gridCol w:w="3080"/>
      </w:tblGrid>
      <w:tr w:rsidR="00267633" w:rsidRPr="00267633" w14:paraId="0DBA4315" w14:textId="77777777" w:rsidTr="00267633">
        <w:trPr>
          <w:divId w:val="2116439976"/>
          <w:jc w:val="center"/>
        </w:trPr>
        <w:tc>
          <w:tcPr>
            <w:tcW w:w="3080" w:type="dxa"/>
          </w:tcPr>
          <w:p w14:paraId="598F8390" w14:textId="77777777" w:rsidR="00267633" w:rsidRPr="00267633" w:rsidRDefault="00267633" w:rsidP="00267633">
            <w:pPr>
              <w:spacing w:before="0" w:after="120" w:line="240" w:lineRule="auto"/>
              <w:rPr>
                <w:rFonts w:ascii="Times New Roman" w:hAnsi="Times New Roman" w:cs="Times New Roman"/>
                <w:sz w:val="18"/>
                <w:szCs w:val="20"/>
                <w:lang w:val="en-GB" w:eastAsia="zh-CN"/>
              </w:rPr>
            </w:pPr>
          </w:p>
        </w:tc>
        <w:tc>
          <w:tcPr>
            <w:tcW w:w="3080" w:type="dxa"/>
          </w:tcPr>
          <w:p w14:paraId="71B7000E" w14:textId="77777777" w:rsidR="00267633" w:rsidRPr="00267633" w:rsidRDefault="00267633" w:rsidP="00267633">
            <w:pPr>
              <w:keepNext/>
              <w:spacing w:before="0" w:after="0" w:line="240" w:lineRule="auto"/>
              <w:jc w:val="center"/>
              <w:outlineLvl w:val="1"/>
              <w:rPr>
                <w:rFonts w:ascii="Times New Roman" w:hAnsi="Times New Roman"/>
                <w:bCs/>
                <w:iCs/>
                <w:szCs w:val="28"/>
                <w:lang w:val="en-GB" w:eastAsia="zh-CN"/>
              </w:rPr>
            </w:pPr>
            <w:r w:rsidRPr="00267633">
              <w:rPr>
                <w:rFonts w:ascii="Times New Roman" w:hAnsi="Times New Roman"/>
                <w:bCs/>
                <w:iCs/>
                <w:szCs w:val="28"/>
                <w:lang w:val="en-GB" w:eastAsia="zh-CN"/>
              </w:rPr>
              <w:t>FORM 238</w:t>
            </w:r>
          </w:p>
        </w:tc>
        <w:tc>
          <w:tcPr>
            <w:tcW w:w="3080" w:type="dxa"/>
          </w:tcPr>
          <w:p w14:paraId="148A03A3" w14:textId="77777777" w:rsidR="00267633" w:rsidRPr="00267633" w:rsidRDefault="00267633" w:rsidP="00267633">
            <w:pPr>
              <w:spacing w:before="0" w:after="120" w:line="240" w:lineRule="auto"/>
              <w:rPr>
                <w:rFonts w:ascii="Times New Roman" w:hAnsi="Times New Roman" w:cs="Times New Roman"/>
                <w:b/>
                <w:sz w:val="20"/>
                <w:szCs w:val="20"/>
                <w:lang w:val="en-GB" w:eastAsia="zh-CN"/>
              </w:rPr>
            </w:pPr>
          </w:p>
        </w:tc>
      </w:tr>
    </w:tbl>
    <w:p w14:paraId="3DAC3F51" w14:textId="77777777" w:rsidR="00267633" w:rsidRPr="00267633" w:rsidRDefault="00267633" w:rsidP="00267633">
      <w:pPr>
        <w:spacing w:before="0" w:after="0" w:line="240" w:lineRule="auto"/>
        <w:divId w:val="2116439976"/>
        <w:rPr>
          <w:rFonts w:ascii="Times New Roman" w:hAnsi="Times New Roman" w:cs="Times New Roman"/>
          <w:sz w:val="22"/>
          <w:szCs w:val="22"/>
          <w:lang w:val="en-GB" w:eastAsia="zh-CN"/>
        </w:rPr>
      </w:pPr>
      <w:r w:rsidRPr="00267633">
        <w:rPr>
          <w:rFonts w:ascii="Times New Roman" w:hAnsi="Times New Roman" w:cs="Times New Roman"/>
          <w:sz w:val="22"/>
          <w:szCs w:val="22"/>
          <w:lang w:val="en-GB" w:eastAsia="zh-CN"/>
        </w:rPr>
        <w:t>Para 80</w:t>
      </w:r>
    </w:p>
    <w:p w14:paraId="1405D33B" w14:textId="77777777" w:rsidR="00267633" w:rsidRPr="00267633" w:rsidRDefault="00267633" w:rsidP="00267633">
      <w:pPr>
        <w:keepNext/>
        <w:spacing w:before="0" w:after="0" w:line="240" w:lineRule="auto"/>
        <w:jc w:val="center"/>
        <w:outlineLvl w:val="1"/>
        <w:divId w:val="2116439976"/>
        <w:rPr>
          <w:rFonts w:ascii="Times New Roman" w:hAnsi="Times New Roman"/>
          <w:b/>
          <w:bCs/>
          <w:iCs/>
          <w:spacing w:val="-3"/>
          <w:szCs w:val="28"/>
          <w:lang w:val="en-GB" w:eastAsia="zh-CN"/>
        </w:rPr>
      </w:pPr>
      <w:r w:rsidRPr="00267633">
        <w:rPr>
          <w:rFonts w:ascii="Times New Roman" w:hAnsi="Times New Roman"/>
          <w:b/>
          <w:bCs/>
          <w:iCs/>
          <w:spacing w:val="-3"/>
          <w:szCs w:val="28"/>
          <w:lang w:val="en-GB" w:eastAsia="zh-CN"/>
        </w:rPr>
        <w:t>APPLICATION FOR INTERROGATORIES</w:t>
      </w:r>
    </w:p>
    <w:p w14:paraId="3E8538E1"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17E3DD4B"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1BAD39A6" w14:textId="77777777" w:rsidR="00267633" w:rsidRPr="00267633" w:rsidRDefault="00267633" w:rsidP="00267633">
      <w:pPr>
        <w:spacing w:before="0" w:after="0" w:line="240" w:lineRule="auto"/>
        <w:jc w:val="center"/>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(Title as in action)</w:t>
      </w:r>
    </w:p>
    <w:p w14:paraId="5F896002"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34350A3D"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71D69402" w14:textId="77777777" w:rsidR="00267633" w:rsidRPr="00267633" w:rsidRDefault="00267633" w:rsidP="00267633">
      <w:pPr>
        <w:spacing w:before="0" w:after="0" w:line="240" w:lineRule="auto"/>
        <w:jc w:val="center"/>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SUMMONS</w:t>
      </w:r>
    </w:p>
    <w:p w14:paraId="4FF9065D"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1F75FE85"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0CB1FAE7" w14:textId="77777777" w:rsidR="00267633" w:rsidRPr="00267633" w:rsidRDefault="00267633" w:rsidP="00267633">
      <w:pPr>
        <w:spacing w:before="0" w:after="0" w:line="240" w:lineRule="auto"/>
        <w:ind w:left="720" w:hanging="720"/>
        <w:jc w:val="both"/>
        <w:divId w:val="2116439976"/>
        <w:rPr>
          <w:rFonts w:ascii="Times New Roman" w:hAnsi="Times New Roman" w:cs="Times New Roman"/>
          <w:i/>
          <w:szCs w:val="20"/>
          <w:lang w:val="en-GB" w:eastAsia="zh-CN"/>
        </w:rPr>
      </w:pPr>
      <w:r w:rsidRPr="00267633">
        <w:rPr>
          <w:rFonts w:ascii="Times New Roman" w:hAnsi="Times New Roman" w:cs="Times New Roman"/>
          <w:szCs w:val="20"/>
          <w:lang w:val="en-GB" w:eastAsia="zh-CN"/>
        </w:rPr>
        <w:t>1.</w:t>
      </w:r>
      <w:r w:rsidRPr="00267633">
        <w:rPr>
          <w:rFonts w:ascii="Times New Roman" w:hAnsi="Times New Roman" w:cs="Times New Roman"/>
          <w:szCs w:val="20"/>
          <w:lang w:val="en-GB" w:eastAsia="zh-CN"/>
        </w:rPr>
        <w:tab/>
      </w:r>
      <w:r w:rsidRPr="00267633">
        <w:rPr>
          <w:rFonts w:ascii="Times New Roman" w:hAnsi="Times New Roman" w:cs="Times New Roman"/>
          <w:i/>
          <w:szCs w:val="20"/>
          <w:lang w:val="en-GB" w:eastAsia="zh-CN"/>
        </w:rPr>
        <w:t>[Format as in Form 4 of Appendix A of Practice Directions**]</w:t>
      </w:r>
    </w:p>
    <w:p w14:paraId="22F32771"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653CE461"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2.</w:t>
      </w:r>
      <w:r w:rsidRPr="00267633">
        <w:rPr>
          <w:rFonts w:ascii="Times New Roman" w:hAnsi="Times New Roman" w:cs="Times New Roman"/>
          <w:szCs w:val="20"/>
          <w:lang w:val="en-GB" w:eastAsia="zh-CN"/>
        </w:rPr>
        <w:tab/>
        <w:t>Orders Applied For</w:t>
      </w:r>
    </w:p>
    <w:p w14:paraId="6C123E45"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12EBBF86" w14:textId="77777777" w:rsidR="00267633" w:rsidRPr="00267633" w:rsidRDefault="00267633" w:rsidP="00267633">
      <w:pPr>
        <w:spacing w:before="0" w:after="0" w:line="240" w:lineRule="auto"/>
        <w:ind w:left="1440" w:hanging="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w:t>
      </w:r>
      <w:r w:rsidRPr="00267633">
        <w:rPr>
          <w:rFonts w:ascii="Times New Roman" w:hAnsi="Times New Roman" w:cs="Times New Roman"/>
          <w:szCs w:val="20"/>
          <w:lang w:val="en-GB" w:eastAsia="zh-CN"/>
        </w:rPr>
        <w:tab/>
        <w:t>That the Plaintiff/Defendant/Other Party [</w:t>
      </w:r>
      <w:r w:rsidRPr="00267633">
        <w:rPr>
          <w:rFonts w:ascii="Times New Roman" w:hAnsi="Times New Roman" w:cs="Times New Roman"/>
          <w:i/>
          <w:szCs w:val="20"/>
          <w:lang w:val="en-GB" w:eastAsia="zh-CN"/>
        </w:rPr>
        <w:t xml:space="preserve">to </w:t>
      </w:r>
      <w:proofErr w:type="gramStart"/>
      <w:r w:rsidRPr="00267633">
        <w:rPr>
          <w:rFonts w:ascii="Times New Roman" w:hAnsi="Times New Roman" w:cs="Times New Roman"/>
          <w:i/>
          <w:szCs w:val="20"/>
          <w:lang w:val="en-GB" w:eastAsia="zh-CN"/>
        </w:rPr>
        <w:t>specify</w:t>
      </w:r>
      <w:r w:rsidRPr="00267633">
        <w:rPr>
          <w:rFonts w:ascii="Times New Roman" w:hAnsi="Times New Roman" w:cs="Times New Roman"/>
          <w:szCs w:val="20"/>
          <w:lang w:val="en-GB" w:eastAsia="zh-CN"/>
        </w:rPr>
        <w:t>]*</w:t>
      </w:r>
      <w:proofErr w:type="gramEnd"/>
      <w:r w:rsidRPr="00267633">
        <w:rPr>
          <w:rFonts w:ascii="Times New Roman" w:hAnsi="Times New Roman" w:cs="Times New Roman"/>
          <w:szCs w:val="20"/>
          <w:lang w:val="en-GB" w:eastAsia="zh-CN"/>
        </w:rPr>
        <w:t xml:space="preserve"> be required to answer the following interrogatories on affidavit, to the best of his knowledge, information and belief, pursuant to Rule 69 of the Family Justice Rules.</w:t>
      </w:r>
    </w:p>
    <w:p w14:paraId="791F453A" w14:textId="77777777" w:rsidR="00267633" w:rsidRPr="00267633" w:rsidRDefault="00267633" w:rsidP="00267633">
      <w:pPr>
        <w:spacing w:before="0" w:after="0" w:line="240" w:lineRule="auto"/>
        <w:ind w:firstLine="720"/>
        <w:jc w:val="both"/>
        <w:divId w:val="2116439976"/>
        <w:rPr>
          <w:rFonts w:ascii="Times New Roman" w:hAnsi="Times New Roman" w:cs="Times New Roman"/>
          <w:szCs w:val="20"/>
          <w:lang w:val="en-GB" w:eastAsia="zh-CN"/>
        </w:rPr>
      </w:pPr>
    </w:p>
    <w:p w14:paraId="3FAFC233" w14:textId="77777777" w:rsidR="00267633" w:rsidRPr="00267633" w:rsidRDefault="00267633" w:rsidP="00267633">
      <w:pPr>
        <w:spacing w:before="0" w:after="0" w:line="240" w:lineRule="auto"/>
        <w:ind w:left="1440" w:hanging="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(b)</w:t>
      </w:r>
      <w:r w:rsidRPr="00267633">
        <w:rPr>
          <w:rFonts w:ascii="Times New Roman" w:hAnsi="Times New Roman" w:cs="Times New Roman"/>
          <w:szCs w:val="20"/>
          <w:lang w:val="en-GB" w:eastAsia="zh-CN"/>
        </w:rPr>
        <w:tab/>
        <w:t>That the affidavit under paragraph (a) above is to be filed and served by [</w:t>
      </w:r>
      <w:r w:rsidRPr="00267633">
        <w:rPr>
          <w:rFonts w:ascii="Times New Roman" w:hAnsi="Times New Roman" w:cs="Times New Roman"/>
          <w:i/>
          <w:szCs w:val="20"/>
          <w:lang w:val="en-GB" w:eastAsia="zh-CN"/>
        </w:rPr>
        <w:t>to state date</w:t>
      </w:r>
      <w:r w:rsidRPr="00267633">
        <w:rPr>
          <w:rFonts w:ascii="Times New Roman" w:hAnsi="Times New Roman" w:cs="Times New Roman"/>
          <w:szCs w:val="20"/>
          <w:lang w:val="en-GB" w:eastAsia="zh-CN"/>
        </w:rPr>
        <w:t>].</w:t>
      </w:r>
    </w:p>
    <w:p w14:paraId="54B9E961"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7B3B19AF" w14:textId="77777777" w:rsidR="00267633" w:rsidRPr="00267633" w:rsidRDefault="00267633" w:rsidP="00267633">
      <w:pPr>
        <w:spacing w:before="0" w:after="0" w:line="240" w:lineRule="auto"/>
        <w:ind w:left="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(Set out the interrogatories in the form of concise questions. Each interrogatory is to be set out in a separate paragraph and numbered consecutively, in table form.)</w:t>
      </w:r>
    </w:p>
    <w:p w14:paraId="25553A8C" w14:textId="77777777" w:rsidR="00267633" w:rsidRPr="00267633" w:rsidRDefault="00267633" w:rsidP="00267633">
      <w:pPr>
        <w:spacing w:before="0" w:after="0" w:line="240" w:lineRule="auto"/>
        <w:divId w:val="2116439976"/>
        <w:rPr>
          <w:rFonts w:ascii="Times New Roman" w:hAnsi="Times New Roman" w:cs="Times New Roman"/>
          <w:szCs w:val="20"/>
          <w:lang w:val="en-GB" w:eastAsia="zh-CN"/>
        </w:rPr>
      </w:pPr>
    </w:p>
    <w:tbl>
      <w:tblPr>
        <w:tblW w:w="92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18"/>
        <w:gridCol w:w="2520"/>
        <w:gridCol w:w="3240"/>
        <w:gridCol w:w="2566"/>
      </w:tblGrid>
      <w:tr w:rsidR="00267633" w:rsidRPr="00267633" w14:paraId="025AAEA9" w14:textId="77777777" w:rsidTr="00267633">
        <w:trPr>
          <w:divId w:val="2116439976"/>
        </w:trPr>
        <w:tc>
          <w:tcPr>
            <w:tcW w:w="918" w:type="dxa"/>
          </w:tcPr>
          <w:p w14:paraId="51B3DCF5" w14:textId="77777777" w:rsidR="00267633" w:rsidRPr="00267633" w:rsidRDefault="00267633" w:rsidP="00267633">
            <w:pPr>
              <w:spacing w:before="0" w:after="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S/No.</w:t>
            </w:r>
          </w:p>
        </w:tc>
        <w:tc>
          <w:tcPr>
            <w:tcW w:w="2520" w:type="dxa"/>
          </w:tcPr>
          <w:p w14:paraId="7C308382" w14:textId="77777777" w:rsidR="00267633" w:rsidRPr="00267633" w:rsidRDefault="00267633" w:rsidP="00267633">
            <w:pPr>
              <w:spacing w:before="0" w:after="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Interrogatory</w:t>
            </w:r>
          </w:p>
          <w:p w14:paraId="6C3210A1" w14:textId="77777777" w:rsidR="00267633" w:rsidRPr="00267633" w:rsidRDefault="00267633" w:rsidP="00267633">
            <w:pPr>
              <w:spacing w:before="0" w:after="0" w:line="240" w:lineRule="auto"/>
              <w:rPr>
                <w:rFonts w:ascii="Times New Roman" w:hAnsi="Times New Roman" w:cs="Times New Roman"/>
                <w:szCs w:val="20"/>
                <w:lang w:val="en-GB" w:eastAsia="zh-CN"/>
              </w:rPr>
            </w:pPr>
          </w:p>
        </w:tc>
        <w:tc>
          <w:tcPr>
            <w:tcW w:w="3240" w:type="dxa"/>
          </w:tcPr>
          <w:p w14:paraId="57B4DACF" w14:textId="77777777" w:rsidR="00267633" w:rsidRPr="00267633" w:rsidRDefault="00267633" w:rsidP="00267633">
            <w:pPr>
              <w:spacing w:before="0" w:after="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Reason for Interrogatory</w:t>
            </w:r>
          </w:p>
          <w:p w14:paraId="503B2DCF" w14:textId="77777777" w:rsidR="00267633" w:rsidRPr="00267633" w:rsidRDefault="00267633" w:rsidP="00267633">
            <w:pPr>
              <w:spacing w:before="0" w:after="0" w:line="240" w:lineRule="auto"/>
              <w:rPr>
                <w:rFonts w:ascii="Times New Roman" w:hAnsi="Times New Roman" w:cs="Times New Roman"/>
                <w:szCs w:val="20"/>
                <w:lang w:val="en-GB" w:eastAsia="zh-CN"/>
              </w:rPr>
            </w:pPr>
          </w:p>
        </w:tc>
        <w:tc>
          <w:tcPr>
            <w:tcW w:w="2566" w:type="dxa"/>
          </w:tcPr>
          <w:p w14:paraId="09594CA6" w14:textId="77777777" w:rsidR="00267633" w:rsidRPr="00267633" w:rsidRDefault="00267633" w:rsidP="00267633">
            <w:pPr>
              <w:spacing w:before="0" w:after="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Paragraph(s) and page(s), filing date, deponent of affidavit (which relates to the request) and number of </w:t>
            </w:r>
            <w:proofErr w:type="gramStart"/>
            <w:r w:rsidRPr="00267633">
              <w:rPr>
                <w:rFonts w:ascii="Times New Roman" w:hAnsi="Times New Roman" w:cs="Times New Roman"/>
                <w:szCs w:val="20"/>
                <w:lang w:val="en-GB" w:eastAsia="zh-CN"/>
              </w:rPr>
              <w:t>affidavit</w:t>
            </w:r>
            <w:proofErr w:type="gramEnd"/>
            <w:r w:rsidRPr="00267633">
              <w:rPr>
                <w:rFonts w:ascii="Times New Roman" w:hAnsi="Times New Roman" w:cs="Times New Roman"/>
                <w:szCs w:val="20"/>
                <w:lang w:val="en-GB" w:eastAsia="zh-CN"/>
              </w:rPr>
              <w:t xml:space="preserve"> in relation to the deponent (where applicable)</w:t>
            </w:r>
          </w:p>
          <w:p w14:paraId="41DE25BE" w14:textId="77777777" w:rsidR="00267633" w:rsidRPr="00267633" w:rsidRDefault="00267633" w:rsidP="00267633">
            <w:pPr>
              <w:spacing w:before="0" w:after="0" w:line="240" w:lineRule="auto"/>
              <w:rPr>
                <w:rFonts w:ascii="Times New Roman" w:hAnsi="Times New Roman" w:cs="Times New Roman"/>
                <w:szCs w:val="20"/>
                <w:lang w:val="en-GB" w:eastAsia="zh-CN"/>
              </w:rPr>
            </w:pPr>
          </w:p>
        </w:tc>
      </w:tr>
      <w:tr w:rsidR="00267633" w:rsidRPr="00267633" w14:paraId="141B0468" w14:textId="77777777" w:rsidTr="00267633">
        <w:trPr>
          <w:divId w:val="2116439976"/>
        </w:trPr>
        <w:tc>
          <w:tcPr>
            <w:tcW w:w="918" w:type="dxa"/>
          </w:tcPr>
          <w:p w14:paraId="6BEB4B8E"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c>
          <w:tcPr>
            <w:tcW w:w="2520" w:type="dxa"/>
          </w:tcPr>
          <w:p w14:paraId="3CBE6F57"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c>
          <w:tcPr>
            <w:tcW w:w="3240" w:type="dxa"/>
          </w:tcPr>
          <w:p w14:paraId="70C2249C"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c>
          <w:tcPr>
            <w:tcW w:w="2566" w:type="dxa"/>
          </w:tcPr>
          <w:p w14:paraId="630363DD"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r>
    </w:tbl>
    <w:p w14:paraId="6B84CB91" w14:textId="77777777" w:rsidR="00267633" w:rsidRPr="00267633" w:rsidRDefault="00267633" w:rsidP="00267633">
      <w:pPr>
        <w:spacing w:before="0" w:after="120" w:line="240" w:lineRule="auto"/>
        <w:divId w:val="2116439976"/>
        <w:rPr>
          <w:rFonts w:ascii="Times New Roman" w:hAnsi="Times New Roman" w:cs="Times New Roman"/>
          <w:sz w:val="20"/>
          <w:szCs w:val="20"/>
          <w:lang w:val="en-GB" w:eastAsia="zh-CN"/>
        </w:rPr>
      </w:pPr>
    </w:p>
    <w:p w14:paraId="608265F2" w14:textId="77777777" w:rsidR="00267633" w:rsidRPr="00267633" w:rsidRDefault="00267633" w:rsidP="00267633">
      <w:pPr>
        <w:spacing w:before="0" w:after="0" w:line="240" w:lineRule="auto"/>
        <w:ind w:left="720" w:hanging="720"/>
        <w:jc w:val="both"/>
        <w:divId w:val="2116439976"/>
        <w:rPr>
          <w:rFonts w:ascii="Times New Roman" w:hAnsi="Times New Roman" w:cs="Times New Roman"/>
          <w:i/>
          <w:szCs w:val="20"/>
          <w:lang w:val="en-GB" w:eastAsia="zh-CN"/>
        </w:rPr>
      </w:pPr>
      <w:r w:rsidRPr="00267633">
        <w:rPr>
          <w:rFonts w:ascii="Times New Roman" w:hAnsi="Times New Roman" w:cs="Times New Roman"/>
          <w:szCs w:val="20"/>
          <w:lang w:val="en-GB" w:eastAsia="zh-CN"/>
        </w:rPr>
        <w:t xml:space="preserve">3. </w:t>
      </w:r>
      <w:r w:rsidRPr="00267633">
        <w:rPr>
          <w:rFonts w:ascii="Times New Roman" w:hAnsi="Times New Roman" w:cs="Times New Roman"/>
          <w:szCs w:val="20"/>
          <w:lang w:val="en-GB" w:eastAsia="zh-CN"/>
        </w:rPr>
        <w:tab/>
        <w:t>Etc.</w:t>
      </w:r>
      <w:r w:rsidRPr="00267633">
        <w:rPr>
          <w:rFonts w:ascii="Times New Roman" w:hAnsi="Times New Roman" w:cs="Times New Roman"/>
          <w:szCs w:val="20"/>
          <w:lang w:val="en-GB" w:eastAsia="zh-CN"/>
        </w:rPr>
        <w:tab/>
      </w:r>
      <w:r w:rsidRPr="00267633">
        <w:rPr>
          <w:rFonts w:ascii="Times New Roman" w:hAnsi="Times New Roman" w:cs="Times New Roman"/>
          <w:i/>
          <w:szCs w:val="20"/>
          <w:lang w:val="en-GB" w:eastAsia="zh-CN"/>
        </w:rPr>
        <w:t>[Format as in Form 4 of Appendix A of Practice Directions]</w:t>
      </w:r>
    </w:p>
    <w:p w14:paraId="058DE0E4"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2EF9347D" w14:textId="77777777" w:rsidR="00267633" w:rsidRPr="00267633" w:rsidRDefault="00267633" w:rsidP="00267633">
      <w:pPr>
        <w:spacing w:before="0" w:after="0" w:line="240" w:lineRule="auto"/>
        <w:jc w:val="center"/>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Dated this</w:t>
      </w:r>
      <w:r w:rsidRPr="00267633">
        <w:rPr>
          <w:rFonts w:ascii="Times New Roman" w:hAnsi="Times New Roman" w:cs="Times New Roman"/>
          <w:szCs w:val="20"/>
          <w:lang w:val="en-GB" w:eastAsia="zh-CN"/>
        </w:rPr>
        <w:tab/>
        <w:t>day of</w:t>
      </w:r>
      <w:r w:rsidRPr="00267633">
        <w:rPr>
          <w:rFonts w:ascii="Times New Roman" w:hAnsi="Times New Roman" w:cs="Times New Roman"/>
          <w:szCs w:val="20"/>
          <w:lang w:val="en-GB" w:eastAsia="zh-CN"/>
        </w:rPr>
        <w:tab/>
      </w:r>
      <w:r w:rsidRPr="00267633">
        <w:rPr>
          <w:rFonts w:ascii="Times New Roman" w:hAnsi="Times New Roman" w:cs="Times New Roman"/>
          <w:szCs w:val="20"/>
          <w:lang w:val="en-GB" w:eastAsia="zh-CN"/>
        </w:rPr>
        <w:tab/>
        <w:t>20</w:t>
      </w:r>
      <w:r w:rsidRPr="00267633">
        <w:rPr>
          <w:rFonts w:ascii="Times New Roman" w:hAnsi="Times New Roman" w:cs="Times New Roman"/>
          <w:szCs w:val="20"/>
          <w:lang w:val="en-GB" w:eastAsia="zh-CN"/>
        </w:rPr>
        <w:tab/>
        <w:t>.</w:t>
      </w:r>
    </w:p>
    <w:p w14:paraId="295F78F4"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4EAFDE70" w14:textId="77777777" w:rsidR="00267633" w:rsidRPr="00267633" w:rsidRDefault="00267633" w:rsidP="00267633">
      <w:pPr>
        <w:spacing w:before="0" w:after="0" w:line="240" w:lineRule="auto"/>
        <w:jc w:val="right"/>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Solicitor for the</w:t>
      </w:r>
    </w:p>
    <w:p w14:paraId="4BF55890"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To the Solicitor for</w:t>
      </w:r>
    </w:p>
    <w:p w14:paraId="1E53590B" w14:textId="77777777" w:rsidR="00267633" w:rsidRPr="00267633" w:rsidRDefault="00267633" w:rsidP="00267633">
      <w:pPr>
        <w:spacing w:before="0" w:after="0" w:line="240" w:lineRule="auto"/>
        <w:jc w:val="both"/>
        <w:divId w:val="2116439976"/>
        <w:rPr>
          <w:rFonts w:ascii="Times New Roman" w:hAnsi="Times New Roman" w:cs="Times New Roman"/>
          <w:sz w:val="20"/>
          <w:szCs w:val="20"/>
          <w:lang w:val="en-GB" w:eastAsia="zh-CN"/>
        </w:rPr>
      </w:pPr>
    </w:p>
    <w:p w14:paraId="7E8BAE78" w14:textId="77777777" w:rsidR="00267633" w:rsidRPr="00267633" w:rsidRDefault="00267633" w:rsidP="00267633">
      <w:pPr>
        <w:spacing w:before="0" w:after="0" w:line="240" w:lineRule="auto"/>
        <w:jc w:val="both"/>
        <w:divId w:val="2116439976"/>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t>*Delete where inapplicable</w:t>
      </w:r>
    </w:p>
    <w:p w14:paraId="4FB129A1" w14:textId="77777777" w:rsidR="00267633" w:rsidRDefault="00267633" w:rsidP="00267633">
      <w:pPr>
        <w:tabs>
          <w:tab w:val="left" w:pos="-720"/>
        </w:tabs>
        <w:suppressAutoHyphens/>
        <w:spacing w:before="0" w:after="0" w:line="240" w:lineRule="auto"/>
        <w:ind w:left="-1742" w:right="-1800"/>
        <w:jc w:val="center"/>
        <w:divId w:val="2116439976"/>
        <w:rPr>
          <w:rFonts w:ascii="Times New Roman" w:hAnsi="Times New Roman" w:cs="Times New Roman"/>
          <w:szCs w:val="20"/>
          <w:lang w:val="en-GB" w:eastAsia="zh-CN"/>
        </w:rPr>
      </w:pPr>
    </w:p>
    <w:p w14:paraId="5A96DF07" w14:textId="77777777" w:rsidR="000B1CC8" w:rsidRDefault="000B1CC8" w:rsidP="00267633">
      <w:pPr>
        <w:tabs>
          <w:tab w:val="left" w:pos="-720"/>
        </w:tabs>
        <w:suppressAutoHyphens/>
        <w:spacing w:before="0" w:after="0" w:line="240" w:lineRule="auto"/>
        <w:ind w:left="-1742" w:right="-1800"/>
        <w:jc w:val="center"/>
        <w:divId w:val="2116439976"/>
        <w:rPr>
          <w:rFonts w:ascii="Times New Roman" w:hAnsi="Times New Roman" w:cs="Times New Roman"/>
          <w:szCs w:val="20"/>
          <w:lang w:val="en-GB" w:eastAsia="zh-CN"/>
        </w:rPr>
      </w:pPr>
    </w:p>
    <w:p w14:paraId="68F6EBB4" w14:textId="77777777" w:rsidR="000B1CC8" w:rsidRDefault="000B1CC8" w:rsidP="00267633">
      <w:pPr>
        <w:tabs>
          <w:tab w:val="left" w:pos="-720"/>
        </w:tabs>
        <w:suppressAutoHyphens/>
        <w:spacing w:before="0" w:after="0" w:line="240" w:lineRule="auto"/>
        <w:ind w:left="-1742" w:right="-1800"/>
        <w:jc w:val="center"/>
        <w:divId w:val="2116439976"/>
        <w:rPr>
          <w:rFonts w:ascii="Times New Roman" w:hAnsi="Times New Roman" w:cs="Times New Roman"/>
          <w:szCs w:val="20"/>
          <w:lang w:val="en-GB" w:eastAsia="zh-CN"/>
        </w:rPr>
      </w:pPr>
    </w:p>
    <w:p w14:paraId="63BD4243" w14:textId="77777777" w:rsidR="000B1CC8" w:rsidRPr="00267633" w:rsidRDefault="000B1CC8" w:rsidP="00267633">
      <w:pPr>
        <w:tabs>
          <w:tab w:val="left" w:pos="-720"/>
        </w:tabs>
        <w:suppressAutoHyphens/>
        <w:spacing w:before="0" w:after="0" w:line="240" w:lineRule="auto"/>
        <w:ind w:left="-1742" w:right="-1800"/>
        <w:jc w:val="center"/>
        <w:divId w:val="2116439976"/>
        <w:rPr>
          <w:rFonts w:ascii="Times New Roman" w:hAnsi="Times New Roman" w:cs="Times New Roman"/>
          <w:szCs w:val="20"/>
          <w:lang w:val="en-GB" w:eastAsia="zh-CN"/>
        </w:rPr>
      </w:pPr>
      <w:r>
        <w:rPr>
          <w:rFonts w:ascii="Times New Roman" w:hAnsi="Times New Roman" w:cs="Times New Roman"/>
          <w:szCs w:val="20"/>
          <w:lang w:val="en-GB" w:eastAsia="zh-CN"/>
        </w:rPr>
        <w:lastRenderedPageBreak/>
        <w:t>FORM 239</w:t>
      </w:r>
    </w:p>
    <w:p w14:paraId="6EA3F76D" w14:textId="77777777" w:rsidR="00267633" w:rsidRPr="00267633" w:rsidRDefault="00267633" w:rsidP="00267633">
      <w:pPr>
        <w:tabs>
          <w:tab w:val="left" w:pos="-720"/>
        </w:tabs>
        <w:suppressAutoHyphens/>
        <w:spacing w:before="0" w:after="0" w:line="240" w:lineRule="auto"/>
        <w:ind w:right="-1800"/>
        <w:divId w:val="2116439976"/>
        <w:rPr>
          <w:rFonts w:ascii="Times New Roman" w:hAnsi="Times New Roman" w:cs="Times New Roman"/>
          <w:sz w:val="22"/>
          <w:szCs w:val="22"/>
          <w:lang w:val="en-GB" w:eastAsia="zh-CN"/>
        </w:rPr>
      </w:pPr>
      <w:r w:rsidRPr="00267633">
        <w:rPr>
          <w:rFonts w:ascii="Times New Roman" w:hAnsi="Times New Roman" w:cs="Times New Roman"/>
          <w:sz w:val="22"/>
          <w:szCs w:val="22"/>
          <w:lang w:val="en-GB" w:eastAsia="zh-CN"/>
        </w:rPr>
        <w:t>Para 84</w:t>
      </w:r>
    </w:p>
    <w:p w14:paraId="235810CD" w14:textId="77777777" w:rsidR="00267633" w:rsidRPr="00267633" w:rsidRDefault="00267633" w:rsidP="00267633">
      <w:pPr>
        <w:keepNext/>
        <w:spacing w:before="240" w:after="60" w:line="240" w:lineRule="auto"/>
        <w:ind w:right="26"/>
        <w:jc w:val="center"/>
        <w:outlineLvl w:val="1"/>
        <w:divId w:val="2116439976"/>
        <w:rPr>
          <w:rFonts w:ascii="Times New Roman" w:hAnsi="Times New Roman"/>
          <w:b/>
          <w:bCs/>
          <w:iCs/>
          <w:spacing w:val="-3"/>
          <w:szCs w:val="28"/>
          <w:lang w:val="en-GB" w:eastAsia="zh-CN"/>
        </w:rPr>
      </w:pPr>
      <w:bookmarkStart w:id="125" w:name="_Toc66445304"/>
      <w:bookmarkStart w:id="126" w:name="_Toc81709859"/>
      <w:bookmarkStart w:id="127" w:name="_Toc81710584"/>
      <w:bookmarkStart w:id="128" w:name="_Toc81717493"/>
      <w:bookmarkStart w:id="129" w:name="_Toc122854344"/>
      <w:bookmarkStart w:id="130" w:name="_Toc122854705"/>
      <w:bookmarkStart w:id="131" w:name="_Toc243995788"/>
      <w:r w:rsidRPr="00267633">
        <w:rPr>
          <w:rFonts w:ascii="Times New Roman" w:hAnsi="Times New Roman"/>
          <w:b/>
          <w:bCs/>
          <w:iCs/>
          <w:spacing w:val="-3"/>
          <w:szCs w:val="28"/>
          <w:lang w:val="en-GB" w:eastAsia="zh-CN"/>
        </w:rPr>
        <w:t>INJUNCTION PROHIBITING DISPOSAL OF ASSETS WORLDWIDE</w:t>
      </w:r>
      <w:bookmarkEnd w:id="125"/>
      <w:bookmarkEnd w:id="126"/>
      <w:bookmarkEnd w:id="127"/>
      <w:bookmarkEnd w:id="128"/>
      <w:bookmarkEnd w:id="129"/>
      <w:bookmarkEnd w:id="130"/>
      <w:bookmarkEnd w:id="131"/>
    </w:p>
    <w:p w14:paraId="04895A39" w14:textId="77777777" w:rsidR="00267633" w:rsidRPr="00267633" w:rsidRDefault="00267633" w:rsidP="00267633">
      <w:pPr>
        <w:tabs>
          <w:tab w:val="left" w:pos="-720"/>
        </w:tabs>
        <w:suppressAutoHyphens/>
        <w:spacing w:before="0" w:after="0" w:line="240" w:lineRule="auto"/>
        <w:ind w:left="-1742" w:right="-1800"/>
        <w:jc w:val="center"/>
        <w:divId w:val="2116439976"/>
        <w:rPr>
          <w:rFonts w:ascii="Times New Roman" w:hAnsi="Times New Roman" w:cs="Times New Roman"/>
          <w:b/>
          <w:szCs w:val="20"/>
          <w:lang w:val="en-GB" w:eastAsia="zh-CN"/>
        </w:rPr>
      </w:pPr>
    </w:p>
    <w:p w14:paraId="2456F6B4" w14:textId="77777777" w:rsidR="00267633" w:rsidRPr="00267633" w:rsidRDefault="00267633" w:rsidP="00267633">
      <w:pPr>
        <w:tabs>
          <w:tab w:val="center" w:pos="3822"/>
        </w:tabs>
        <w:suppressAutoHyphens/>
        <w:spacing w:before="0" w:after="0" w:line="240" w:lineRule="auto"/>
        <w:ind w:left="-1742" w:right="-1800"/>
        <w:jc w:val="center"/>
        <w:divId w:val="2116439976"/>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IN THE FAMILY JUSTICE COURTS OF THE REPUBLIC OF SINGAPORE</w:t>
      </w:r>
    </w:p>
    <w:p w14:paraId="3743217F"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b/>
          <w:szCs w:val="20"/>
          <w:lang w:val="en-GB" w:eastAsia="zh-CN"/>
        </w:rPr>
      </w:pPr>
    </w:p>
    <w:p w14:paraId="2568D144"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4130E629"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Suit No.</w:t>
      </w:r>
    </w:p>
    <w:p w14:paraId="0BFA7F2D"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23ED9161"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6BEEFA45" w14:textId="77777777" w:rsidR="00267633" w:rsidRPr="00267633" w:rsidRDefault="00267633" w:rsidP="00267633">
      <w:pPr>
        <w:tabs>
          <w:tab w:val="left" w:pos="-720"/>
        </w:tabs>
        <w:suppressAutoHyphens/>
        <w:spacing w:before="0" w:after="0" w:line="240" w:lineRule="auto"/>
        <w:jc w:val="center"/>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Between</w:t>
      </w:r>
    </w:p>
    <w:p w14:paraId="4A042692"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1C489279" w14:textId="77777777" w:rsidR="00267633" w:rsidRPr="00267633" w:rsidRDefault="00267633" w:rsidP="00267633">
      <w:pPr>
        <w:tabs>
          <w:tab w:val="right" w:pos="7586"/>
        </w:tabs>
        <w:suppressAutoHyphens/>
        <w:spacing w:before="0" w:after="0" w:line="240" w:lineRule="auto"/>
        <w:jc w:val="right"/>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[Intended] Plaintiff</w:t>
      </w:r>
    </w:p>
    <w:p w14:paraId="2727E0DC"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3FEA148A" w14:textId="77777777" w:rsidR="00267633" w:rsidRPr="00267633" w:rsidRDefault="00267633" w:rsidP="00267633">
      <w:pPr>
        <w:tabs>
          <w:tab w:val="left" w:pos="-720"/>
        </w:tabs>
        <w:suppressAutoHyphens/>
        <w:spacing w:before="0" w:after="0" w:line="240" w:lineRule="auto"/>
        <w:jc w:val="center"/>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And</w:t>
      </w:r>
    </w:p>
    <w:p w14:paraId="1222C9F4"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5BAA449F" w14:textId="77777777" w:rsidR="00267633" w:rsidRPr="00267633" w:rsidRDefault="00267633" w:rsidP="00267633">
      <w:pPr>
        <w:tabs>
          <w:tab w:val="right" w:pos="7586"/>
        </w:tabs>
        <w:suppressAutoHyphens/>
        <w:spacing w:before="0" w:after="0" w:line="240" w:lineRule="auto"/>
        <w:jc w:val="right"/>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[Intended] Defendant</w:t>
      </w:r>
    </w:p>
    <w:p w14:paraId="2E175D55"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516449FD"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0F774D06" w14:textId="77777777" w:rsidR="00267633" w:rsidRPr="00267633" w:rsidRDefault="00267633" w:rsidP="00267633">
      <w:pPr>
        <w:tabs>
          <w:tab w:val="right" w:pos="7586"/>
        </w:tabs>
        <w:suppressAutoHyphens/>
        <w:spacing w:before="0" w:after="0" w:line="240" w:lineRule="auto"/>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BEFORE THE HONORABLE JUSTICE/DISTRICT JUDGE* ________________ IN CHAMBERS</w:t>
      </w:r>
    </w:p>
    <w:p w14:paraId="6ED2980C"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201FFF65"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06958310" w14:textId="77777777" w:rsidR="00267633" w:rsidRPr="00267633" w:rsidRDefault="00267633" w:rsidP="00267633">
      <w:pPr>
        <w:tabs>
          <w:tab w:val="center" w:pos="3793"/>
        </w:tabs>
        <w:suppressAutoHyphens/>
        <w:spacing w:before="0" w:after="0" w:line="240" w:lineRule="auto"/>
        <w:jc w:val="center"/>
        <w:divId w:val="2116439976"/>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INJUNCTION PROHIBITING DISPOSAL</w:t>
      </w:r>
    </w:p>
    <w:p w14:paraId="30D1A739" w14:textId="77777777" w:rsidR="00267633" w:rsidRPr="00267633" w:rsidRDefault="00267633" w:rsidP="00267633">
      <w:pPr>
        <w:tabs>
          <w:tab w:val="center" w:pos="3793"/>
        </w:tabs>
        <w:suppressAutoHyphens/>
        <w:spacing w:before="0" w:after="0" w:line="240" w:lineRule="auto"/>
        <w:jc w:val="center"/>
        <w:divId w:val="2116439976"/>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OF ASSETS WORLDWIDE</w:t>
      </w:r>
    </w:p>
    <w:p w14:paraId="76090833"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b/>
          <w:szCs w:val="20"/>
          <w:lang w:val="en-GB" w:eastAsia="zh-CN"/>
        </w:rPr>
      </w:pPr>
    </w:p>
    <w:p w14:paraId="538C8C34"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b/>
          <w:szCs w:val="20"/>
          <w:lang w:val="en-GB" w:eastAsia="zh-CN"/>
        </w:rPr>
      </w:pPr>
    </w:p>
    <w:p w14:paraId="51EB9483"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b/>
          <w:szCs w:val="20"/>
          <w:u w:val="single"/>
          <w:lang w:val="en-GB" w:eastAsia="zh-CN"/>
        </w:rPr>
      </w:pPr>
      <w:proofErr w:type="gramStart"/>
      <w:r w:rsidRPr="00267633">
        <w:rPr>
          <w:rFonts w:ascii="Times New Roman" w:hAnsi="Times New Roman" w:cs="Times New Roman"/>
          <w:b/>
          <w:szCs w:val="20"/>
          <w:u w:val="single"/>
          <w:lang w:val="en-GB" w:eastAsia="zh-CN"/>
        </w:rPr>
        <w:t>IMPORTANT:-</w:t>
      </w:r>
      <w:proofErr w:type="gramEnd"/>
    </w:p>
    <w:p w14:paraId="55AD3576"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b/>
          <w:szCs w:val="20"/>
          <w:u w:val="single"/>
          <w:lang w:val="en-GB" w:eastAsia="zh-CN"/>
        </w:rPr>
      </w:pPr>
    </w:p>
    <w:p w14:paraId="70E8E1D5"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b/>
          <w:szCs w:val="20"/>
          <w:u w:val="single"/>
          <w:lang w:val="en-GB" w:eastAsia="zh-CN"/>
        </w:rPr>
        <w:t>NOTICE TO THE DEFENDANT</w:t>
      </w:r>
    </w:p>
    <w:p w14:paraId="312C8CC9"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1521BDC9" w14:textId="77777777" w:rsidR="00267633" w:rsidRPr="00267633" w:rsidRDefault="00267633" w:rsidP="00267633">
      <w:pPr>
        <w:tabs>
          <w:tab w:val="left" w:pos="-720"/>
          <w:tab w:val="left" w:pos="0"/>
        </w:tabs>
        <w:suppressAutoHyphens/>
        <w:spacing w:before="0" w:after="0" w:line="240" w:lineRule="auto"/>
        <w:ind w:left="720" w:hanging="720"/>
        <w:jc w:val="both"/>
        <w:divId w:val="2116439976"/>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(1)</w:t>
      </w:r>
      <w:r w:rsidRPr="00267633">
        <w:rPr>
          <w:rFonts w:ascii="Times New Roman" w:hAnsi="Times New Roman" w:cs="Times New Roman"/>
          <w:b/>
          <w:szCs w:val="20"/>
          <w:lang w:val="en-GB" w:eastAsia="zh-CN"/>
        </w:rPr>
        <w:tab/>
        <w:t>This order prohibits you from dealing with your assets up to the amount stated.  The order is subject to the exceptions stated at the end of the order.  You should read all the terms of the order very carefully.  You are advised to consult a solicitor as soon as possible.  You have a right to ask the Court to vary or discharge this order.</w:t>
      </w:r>
    </w:p>
    <w:p w14:paraId="4A7A756D" w14:textId="77777777" w:rsidR="00267633" w:rsidRPr="00267633" w:rsidRDefault="00267633" w:rsidP="00267633">
      <w:pPr>
        <w:tabs>
          <w:tab w:val="left" w:pos="-720"/>
        </w:tabs>
        <w:suppressAutoHyphens/>
        <w:spacing w:before="0" w:after="0" w:line="240" w:lineRule="auto"/>
        <w:ind w:left="720" w:hanging="720"/>
        <w:jc w:val="both"/>
        <w:divId w:val="2116439976"/>
        <w:rPr>
          <w:rFonts w:ascii="Times New Roman" w:hAnsi="Times New Roman" w:cs="Times New Roman"/>
          <w:b/>
          <w:szCs w:val="20"/>
          <w:lang w:val="en-GB" w:eastAsia="zh-CN"/>
        </w:rPr>
      </w:pPr>
    </w:p>
    <w:p w14:paraId="56F7B348" w14:textId="77777777" w:rsidR="00267633" w:rsidRPr="00267633" w:rsidRDefault="00267633" w:rsidP="00267633">
      <w:pPr>
        <w:tabs>
          <w:tab w:val="left" w:pos="-720"/>
          <w:tab w:val="left" w:pos="0"/>
        </w:tabs>
        <w:suppressAutoHyphens/>
        <w:spacing w:before="0" w:after="0" w:line="240" w:lineRule="auto"/>
        <w:ind w:left="720" w:hanging="720"/>
        <w:jc w:val="both"/>
        <w:divId w:val="2116439976"/>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(2)</w:t>
      </w:r>
      <w:r w:rsidRPr="00267633">
        <w:rPr>
          <w:rFonts w:ascii="Times New Roman" w:hAnsi="Times New Roman" w:cs="Times New Roman"/>
          <w:b/>
          <w:szCs w:val="20"/>
          <w:lang w:val="en-GB" w:eastAsia="zh-CN"/>
        </w:rPr>
        <w:tab/>
        <w:t>If you disobey this order you will be guilty of contempt of Court and may be sent to prison or fined.</w:t>
      </w:r>
      <w:r w:rsidRPr="00267633">
        <w:rPr>
          <w:rFonts w:ascii="Times New Roman" w:hAnsi="Times New Roman" w:cs="Times New Roman"/>
          <w:b/>
          <w:sz w:val="20"/>
          <w:szCs w:val="20"/>
          <w:vertAlign w:val="superscript"/>
          <w:lang w:val="en-GB" w:eastAsia="zh-CN"/>
        </w:rPr>
        <w:footnoteReference w:customMarkFollows="1" w:id="9"/>
        <w:t>1</w:t>
      </w:r>
      <w:r w:rsidRPr="00267633">
        <w:rPr>
          <w:rFonts w:ascii="Times New Roman" w:hAnsi="Times New Roman" w:cs="Times New Roman"/>
          <w:szCs w:val="20"/>
          <w:lang w:val="en-GB" w:eastAsia="zh-CN"/>
        </w:rPr>
        <w:t xml:space="preserve"> </w:t>
      </w:r>
    </w:p>
    <w:p w14:paraId="77A5C571"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b/>
          <w:szCs w:val="20"/>
          <w:lang w:val="en-GB" w:eastAsia="zh-CN"/>
        </w:rPr>
        <w:br w:type="page"/>
      </w:r>
      <w:r w:rsidRPr="00267633">
        <w:rPr>
          <w:rFonts w:ascii="Times New Roman" w:hAnsi="Times New Roman" w:cs="Times New Roman"/>
          <w:b/>
          <w:szCs w:val="20"/>
          <w:lang w:val="en-GB" w:eastAsia="zh-CN"/>
        </w:rPr>
        <w:lastRenderedPageBreak/>
        <w:t>THE ORDER</w:t>
      </w:r>
    </w:p>
    <w:p w14:paraId="2D947CA8"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347F1592"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 xml:space="preserve">An application was made today [date] by counsel for ... the plaintiff to Justice/District Judge* </w:t>
      </w:r>
      <w:proofErr w:type="gramStart"/>
      <w:r w:rsidRPr="00267633">
        <w:rPr>
          <w:rFonts w:ascii="Times New Roman" w:hAnsi="Times New Roman" w:cs="Times New Roman"/>
          <w:szCs w:val="20"/>
          <w:lang w:val="en-GB" w:eastAsia="zh-CN"/>
        </w:rPr>
        <w:t>[  ]</w:t>
      </w:r>
      <w:proofErr w:type="gramEnd"/>
      <w:r w:rsidRPr="00267633">
        <w:rPr>
          <w:rFonts w:ascii="Times New Roman" w:hAnsi="Times New Roman" w:cs="Times New Roman"/>
          <w:szCs w:val="20"/>
          <w:lang w:val="en-GB" w:eastAsia="zh-CN"/>
        </w:rPr>
        <w:t xml:space="preserve"> by way of ex-</w:t>
      </w:r>
      <w:proofErr w:type="spellStart"/>
      <w:r w:rsidRPr="00267633">
        <w:rPr>
          <w:rFonts w:ascii="Times New Roman" w:hAnsi="Times New Roman" w:cs="Times New Roman"/>
          <w:szCs w:val="20"/>
          <w:lang w:val="en-GB" w:eastAsia="zh-CN"/>
        </w:rPr>
        <w:t>parte</w:t>
      </w:r>
      <w:proofErr w:type="spellEnd"/>
      <w:r w:rsidRPr="00267633">
        <w:rPr>
          <w:rFonts w:ascii="Times New Roman" w:hAnsi="Times New Roman" w:cs="Times New Roman"/>
          <w:szCs w:val="20"/>
          <w:lang w:val="en-GB" w:eastAsia="zh-CN"/>
        </w:rPr>
        <w:t xml:space="preserve"> summons no.</w:t>
      </w:r>
      <w:r w:rsidRPr="00267633">
        <w:rPr>
          <w:rFonts w:ascii="Times New Roman" w:hAnsi="Times New Roman" w:cs="Times New Roman"/>
          <w:szCs w:val="20"/>
          <w:u w:val="single"/>
          <w:lang w:val="en-GB" w:eastAsia="zh-CN"/>
        </w:rPr>
        <w:t xml:space="preserve">        </w:t>
      </w:r>
      <w:r w:rsidRPr="00267633">
        <w:rPr>
          <w:rFonts w:ascii="Times New Roman" w:hAnsi="Times New Roman" w:cs="Times New Roman"/>
          <w:szCs w:val="20"/>
          <w:lang w:val="en-GB" w:eastAsia="zh-CN"/>
        </w:rPr>
        <w:t xml:space="preserve"> of </w:t>
      </w:r>
      <w:r w:rsidRPr="00267633">
        <w:rPr>
          <w:rFonts w:ascii="Times New Roman" w:hAnsi="Times New Roman" w:cs="Times New Roman"/>
          <w:szCs w:val="20"/>
          <w:u w:val="single"/>
          <w:lang w:val="en-GB" w:eastAsia="zh-CN"/>
        </w:rPr>
        <w:t xml:space="preserve">    </w:t>
      </w:r>
      <w:proofErr w:type="gramStart"/>
      <w:r w:rsidRPr="00267633">
        <w:rPr>
          <w:rFonts w:ascii="Times New Roman" w:hAnsi="Times New Roman" w:cs="Times New Roman"/>
          <w:szCs w:val="20"/>
          <w:u w:val="single"/>
          <w:lang w:val="en-GB" w:eastAsia="zh-CN"/>
        </w:rPr>
        <w:t xml:space="preserve">  </w:t>
      </w:r>
      <w:r w:rsidRPr="00267633">
        <w:rPr>
          <w:rFonts w:ascii="Times New Roman" w:hAnsi="Times New Roman" w:cs="Times New Roman"/>
          <w:szCs w:val="20"/>
          <w:lang w:val="en-GB" w:eastAsia="zh-CN"/>
        </w:rPr>
        <w:t>.</w:t>
      </w:r>
      <w:proofErr w:type="gramEnd"/>
      <w:r w:rsidRPr="00267633">
        <w:rPr>
          <w:rFonts w:ascii="Times New Roman" w:hAnsi="Times New Roman" w:cs="Times New Roman"/>
          <w:szCs w:val="20"/>
          <w:lang w:val="en-GB" w:eastAsia="zh-CN"/>
        </w:rPr>
        <w:t xml:space="preserve">  Justice/District Judge* [      </w:t>
      </w:r>
      <w:proofErr w:type="gramStart"/>
      <w:r w:rsidRPr="00267633">
        <w:rPr>
          <w:rFonts w:ascii="Times New Roman" w:hAnsi="Times New Roman" w:cs="Times New Roman"/>
          <w:szCs w:val="20"/>
          <w:lang w:val="en-GB" w:eastAsia="zh-CN"/>
        </w:rPr>
        <w:t xml:space="preserve">  ]</w:t>
      </w:r>
      <w:proofErr w:type="gramEnd"/>
      <w:r w:rsidRPr="00267633">
        <w:rPr>
          <w:rFonts w:ascii="Times New Roman" w:hAnsi="Times New Roman" w:cs="Times New Roman"/>
          <w:szCs w:val="20"/>
          <w:lang w:val="en-GB" w:eastAsia="zh-CN"/>
        </w:rPr>
        <w:t xml:space="preserve"> heard the application and read the affidavit(s) of [name] filed on [date]. </w:t>
      </w:r>
    </w:p>
    <w:p w14:paraId="0A6B4208"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4FD0E507"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As a result of the application </w:t>
      </w:r>
      <w:r w:rsidRPr="00267633">
        <w:rPr>
          <w:rFonts w:ascii="Times New Roman" w:hAnsi="Times New Roman" w:cs="Times New Roman"/>
          <w:b/>
          <w:szCs w:val="20"/>
          <w:lang w:val="en-GB" w:eastAsia="zh-CN"/>
        </w:rPr>
        <w:t>IT IS ORDERED</w:t>
      </w:r>
      <w:r w:rsidRPr="00267633">
        <w:rPr>
          <w:rFonts w:ascii="Times New Roman" w:hAnsi="Times New Roman" w:cs="Times New Roman"/>
          <w:szCs w:val="20"/>
          <w:lang w:val="en-GB" w:eastAsia="zh-CN"/>
        </w:rPr>
        <w:t xml:space="preserve"> by Justice/District Judge* [     </w:t>
      </w:r>
      <w:proofErr w:type="gramStart"/>
      <w:r w:rsidRPr="00267633">
        <w:rPr>
          <w:rFonts w:ascii="Times New Roman" w:hAnsi="Times New Roman" w:cs="Times New Roman"/>
          <w:szCs w:val="20"/>
          <w:lang w:val="en-GB" w:eastAsia="zh-CN"/>
        </w:rPr>
        <w:t xml:space="preserve">  ]</w:t>
      </w:r>
      <w:proofErr w:type="gramEnd"/>
      <w:r w:rsidRPr="00267633">
        <w:rPr>
          <w:rFonts w:ascii="Times New Roman" w:hAnsi="Times New Roman" w:cs="Times New Roman"/>
          <w:szCs w:val="20"/>
          <w:lang w:val="en-GB" w:eastAsia="zh-CN"/>
        </w:rPr>
        <w:t xml:space="preserve"> that:</w:t>
      </w:r>
    </w:p>
    <w:p w14:paraId="1BEF1942"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3EA8B90A"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u w:val="single"/>
          <w:lang w:val="en-GB" w:eastAsia="zh-CN"/>
        </w:rPr>
        <w:t>Disposal of assets</w:t>
      </w:r>
    </w:p>
    <w:p w14:paraId="69CF9A15" w14:textId="77777777" w:rsidR="00267633" w:rsidRPr="00267633" w:rsidRDefault="00267633" w:rsidP="00267633">
      <w:pPr>
        <w:tabs>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5C571595" w14:textId="77777777" w:rsidR="00267633" w:rsidRPr="00267633" w:rsidRDefault="00267633" w:rsidP="00267633">
      <w:pPr>
        <w:tabs>
          <w:tab w:val="left" w:pos="-720"/>
          <w:tab w:val="left" w:pos="0"/>
          <w:tab w:val="left" w:pos="720"/>
          <w:tab w:val="left" w:pos="1440"/>
        </w:tabs>
        <w:suppressAutoHyphens/>
        <w:spacing w:before="0" w:after="0" w:line="240" w:lineRule="auto"/>
        <w:ind w:left="1440" w:hanging="1440"/>
        <w:jc w:val="both"/>
        <w:divId w:val="2116439976"/>
        <w:rPr>
          <w:rFonts w:ascii="Times New Roman" w:hAnsi="Times New Roman" w:cs="Times New Roman"/>
          <w:szCs w:val="20"/>
          <w:lang w:val="en-GB" w:eastAsia="zh-CN"/>
        </w:rPr>
      </w:pPr>
      <w:bookmarkStart w:id="132" w:name="form6_p1"/>
      <w:bookmarkEnd w:id="132"/>
      <w:r w:rsidRPr="00267633">
        <w:rPr>
          <w:rFonts w:ascii="Times New Roman" w:hAnsi="Times New Roman" w:cs="Times New Roman"/>
          <w:szCs w:val="20"/>
          <w:lang w:val="en-GB" w:eastAsia="zh-CN"/>
        </w:rPr>
        <w:t>1</w:t>
      </w:r>
      <w:r w:rsidRPr="00267633">
        <w:rPr>
          <w:rFonts w:ascii="Times New Roman" w:hAnsi="Times New Roman" w:cs="Times New Roman"/>
          <w:szCs w:val="20"/>
          <w:lang w:val="en-GB" w:eastAsia="zh-CN"/>
        </w:rPr>
        <w:tab/>
        <w:t>(1)</w:t>
      </w:r>
      <w:r w:rsidRPr="00267633">
        <w:rPr>
          <w:rFonts w:ascii="Times New Roman" w:hAnsi="Times New Roman" w:cs="Times New Roman"/>
          <w:szCs w:val="20"/>
          <w:lang w:val="en-GB" w:eastAsia="zh-CN"/>
        </w:rPr>
        <w:tab/>
        <w:t>The defendant must not (</w:t>
      </w:r>
      <w:proofErr w:type="spellStart"/>
      <w:r w:rsidRPr="00267633">
        <w:rPr>
          <w:rFonts w:ascii="Times New Roman" w:hAnsi="Times New Roman" w:cs="Times New Roman"/>
          <w:szCs w:val="20"/>
          <w:lang w:val="en-GB" w:eastAsia="zh-CN"/>
        </w:rPr>
        <w:t>i</w:t>
      </w:r>
      <w:proofErr w:type="spellEnd"/>
      <w:r w:rsidRPr="00267633">
        <w:rPr>
          <w:rFonts w:ascii="Times New Roman" w:hAnsi="Times New Roman" w:cs="Times New Roman"/>
          <w:szCs w:val="20"/>
          <w:lang w:val="en-GB" w:eastAsia="zh-CN"/>
        </w:rPr>
        <w:t xml:space="preserve">) remove from Singapore any of his assets which are in Singapore whether in his own name or not and whether solely or jointly owned up to the value of $       or (ii) in any way dispose of or deal with or diminish the value of any of his assets whether they are in or outside Singapore whether in his own name or not and whether solely or jointly owned up to the same value.  This prohibition includes the following assets in </w:t>
      </w:r>
      <w:proofErr w:type="gramStart"/>
      <w:r w:rsidRPr="00267633">
        <w:rPr>
          <w:rFonts w:ascii="Times New Roman" w:hAnsi="Times New Roman" w:cs="Times New Roman"/>
          <w:szCs w:val="20"/>
          <w:lang w:val="en-GB" w:eastAsia="zh-CN"/>
        </w:rPr>
        <w:t>particular:-</w:t>
      </w:r>
      <w:proofErr w:type="gramEnd"/>
    </w:p>
    <w:p w14:paraId="13E3DBEF" w14:textId="77777777" w:rsidR="00267633" w:rsidRPr="00267633" w:rsidRDefault="00267633" w:rsidP="00267633">
      <w:pPr>
        <w:tabs>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27791B65" w14:textId="77777777" w:rsidR="00267633" w:rsidRPr="00267633" w:rsidRDefault="00267633" w:rsidP="00267633">
      <w:pPr>
        <w:tabs>
          <w:tab w:val="left" w:pos="-720"/>
          <w:tab w:val="left" w:pos="0"/>
          <w:tab w:val="left" w:pos="720"/>
          <w:tab w:val="left" w:pos="1440"/>
          <w:tab w:val="left" w:pos="2160"/>
        </w:tabs>
        <w:suppressAutoHyphens/>
        <w:spacing w:before="0" w:after="0" w:line="240" w:lineRule="auto"/>
        <w:ind w:left="2160" w:hanging="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(a)</w:t>
      </w:r>
      <w:r w:rsidRPr="00267633">
        <w:rPr>
          <w:rFonts w:ascii="Times New Roman" w:hAnsi="Times New Roman" w:cs="Times New Roman"/>
          <w:szCs w:val="20"/>
          <w:lang w:val="en-GB" w:eastAsia="zh-CN"/>
        </w:rPr>
        <w:tab/>
        <w:t xml:space="preserve">the property known as ... or the net sale money after payment of any mortgages if it has been </w:t>
      </w:r>
      <w:proofErr w:type="gramStart"/>
      <w:r w:rsidRPr="00267633">
        <w:rPr>
          <w:rFonts w:ascii="Times New Roman" w:hAnsi="Times New Roman" w:cs="Times New Roman"/>
          <w:szCs w:val="20"/>
          <w:lang w:val="en-GB" w:eastAsia="zh-CN"/>
        </w:rPr>
        <w:t>sold;</w:t>
      </w:r>
      <w:proofErr w:type="gramEnd"/>
    </w:p>
    <w:p w14:paraId="6C1CB4AD" w14:textId="77777777" w:rsidR="00267633" w:rsidRPr="00267633" w:rsidRDefault="00267633" w:rsidP="00267633">
      <w:pPr>
        <w:tabs>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244C3986" w14:textId="77777777" w:rsidR="00267633" w:rsidRPr="00267633" w:rsidRDefault="00267633" w:rsidP="00267633">
      <w:pPr>
        <w:tabs>
          <w:tab w:val="left" w:pos="-720"/>
          <w:tab w:val="left" w:pos="0"/>
          <w:tab w:val="left" w:pos="720"/>
          <w:tab w:val="left" w:pos="1440"/>
          <w:tab w:val="left" w:pos="2160"/>
        </w:tabs>
        <w:suppressAutoHyphens/>
        <w:spacing w:before="0" w:after="0" w:line="240" w:lineRule="auto"/>
        <w:ind w:left="2160" w:hanging="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(b)</w:t>
      </w:r>
      <w:r w:rsidRPr="00267633">
        <w:rPr>
          <w:rFonts w:ascii="Times New Roman" w:hAnsi="Times New Roman" w:cs="Times New Roman"/>
          <w:szCs w:val="20"/>
          <w:lang w:val="en-GB" w:eastAsia="zh-CN"/>
        </w:rPr>
        <w:tab/>
        <w:t>the property and assets of the defendant's business known as ... (or carried on at</w:t>
      </w:r>
      <w:proofErr w:type="gramStart"/>
      <w:r w:rsidRPr="00267633">
        <w:rPr>
          <w:rFonts w:ascii="Times New Roman" w:hAnsi="Times New Roman" w:cs="Times New Roman"/>
          <w:szCs w:val="20"/>
          <w:lang w:val="en-GB" w:eastAsia="zh-CN"/>
        </w:rPr>
        <w:t xml:space="preserve"> ..</w:t>
      </w:r>
      <w:proofErr w:type="gramEnd"/>
      <w:r w:rsidRPr="00267633">
        <w:rPr>
          <w:rFonts w:ascii="Times New Roman" w:hAnsi="Times New Roman" w:cs="Times New Roman"/>
          <w:szCs w:val="20"/>
          <w:lang w:val="en-GB" w:eastAsia="zh-CN"/>
        </w:rPr>
        <w:t>) or the sale money if any of them have been sold; and</w:t>
      </w:r>
    </w:p>
    <w:p w14:paraId="1B479A15" w14:textId="77777777" w:rsidR="00267633" w:rsidRPr="00267633" w:rsidRDefault="00267633" w:rsidP="00267633">
      <w:pPr>
        <w:tabs>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24EEC749" w14:textId="77777777" w:rsidR="00267633" w:rsidRPr="00267633" w:rsidRDefault="00267633" w:rsidP="00267633">
      <w:pPr>
        <w:tabs>
          <w:tab w:val="left" w:pos="-720"/>
          <w:tab w:val="left" w:pos="0"/>
          <w:tab w:val="left" w:pos="720"/>
          <w:tab w:val="left" w:pos="1440"/>
          <w:tab w:val="left" w:pos="2160"/>
          <w:tab w:val="left" w:pos="7560"/>
        </w:tabs>
        <w:suppressAutoHyphens/>
        <w:spacing w:before="0" w:after="0" w:line="240" w:lineRule="auto"/>
        <w:ind w:left="2160" w:hanging="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(c)</w:t>
      </w:r>
      <w:r w:rsidRPr="00267633">
        <w:rPr>
          <w:rFonts w:ascii="Times New Roman" w:hAnsi="Times New Roman" w:cs="Times New Roman"/>
          <w:szCs w:val="20"/>
          <w:lang w:val="en-GB" w:eastAsia="zh-CN"/>
        </w:rPr>
        <w:tab/>
        <w:t xml:space="preserve">any money in the accounts numbered ....... at </w:t>
      </w:r>
      <w:proofErr w:type="gramStart"/>
      <w:r w:rsidRPr="00267633">
        <w:rPr>
          <w:rFonts w:ascii="Times New Roman" w:hAnsi="Times New Roman" w:cs="Times New Roman"/>
          <w:szCs w:val="20"/>
          <w:lang w:val="en-GB" w:eastAsia="zh-CN"/>
        </w:rPr>
        <w:t>.....</w:t>
      </w:r>
      <w:proofErr w:type="gramEnd"/>
    </w:p>
    <w:p w14:paraId="77600313" w14:textId="77777777" w:rsidR="00267633" w:rsidRPr="00267633" w:rsidRDefault="00267633" w:rsidP="00267633">
      <w:pPr>
        <w:tabs>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3962DBA6" w14:textId="77777777" w:rsidR="00267633" w:rsidRPr="00267633" w:rsidRDefault="00267633" w:rsidP="00267633">
      <w:pPr>
        <w:tabs>
          <w:tab w:val="left" w:pos="-720"/>
          <w:tab w:val="left" w:pos="0"/>
          <w:tab w:val="left" w:pos="720"/>
          <w:tab w:val="left" w:pos="1440"/>
        </w:tabs>
        <w:suppressAutoHyphens/>
        <w:spacing w:before="0" w:after="0" w:line="240" w:lineRule="auto"/>
        <w:ind w:left="1440" w:hanging="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(2)</w:t>
      </w:r>
      <w:r w:rsidRPr="00267633">
        <w:rPr>
          <w:rFonts w:ascii="Times New Roman" w:hAnsi="Times New Roman" w:cs="Times New Roman"/>
          <w:szCs w:val="20"/>
          <w:lang w:val="en-GB" w:eastAsia="zh-CN"/>
        </w:rPr>
        <w:tab/>
        <w:t>If the total unencumbered value of the defendant's assets in Singapore exceeds $       the defendant may remove any of those assets from Singapore or may dispose of or deal with them so long as the total unencumbered value of his assets still in Singapore remains above $        .  If the total unencumbered value of the defendant's assets in Singapore does not exceed $        , the defendant must not remove any of those assets from Singapore and must not dispose of or deal with any of them, but if he has other assets outside Singapore the defendant may dispose of or deal with those assets so long as the total unencumbered value of all his assets whether in or outside Singapore remains above $          .</w:t>
      </w:r>
    </w:p>
    <w:p w14:paraId="209150F0"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u w:val="single"/>
          <w:lang w:val="en-GB" w:eastAsia="zh-CN"/>
        </w:rPr>
        <w:br w:type="page"/>
      </w:r>
      <w:r w:rsidRPr="00267633">
        <w:rPr>
          <w:rFonts w:ascii="Times New Roman" w:hAnsi="Times New Roman" w:cs="Times New Roman"/>
          <w:szCs w:val="20"/>
          <w:u w:val="single"/>
          <w:lang w:val="en-GB" w:eastAsia="zh-CN"/>
        </w:rPr>
        <w:lastRenderedPageBreak/>
        <w:t>Disclosure of information</w:t>
      </w:r>
    </w:p>
    <w:p w14:paraId="01DAD4AB"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431D508E" w14:textId="77777777" w:rsidR="00267633" w:rsidRPr="00267633" w:rsidRDefault="00267633" w:rsidP="00267633">
      <w:pPr>
        <w:tabs>
          <w:tab w:val="left" w:pos="-720"/>
          <w:tab w:val="left" w:pos="0"/>
          <w:tab w:val="left" w:pos="720"/>
          <w:tab w:val="left" w:pos="1440"/>
        </w:tabs>
        <w:suppressAutoHyphens/>
        <w:spacing w:before="0" w:after="0" w:line="240" w:lineRule="auto"/>
        <w:ind w:left="1440" w:hanging="1440"/>
        <w:jc w:val="both"/>
        <w:divId w:val="2116439976"/>
        <w:rPr>
          <w:rFonts w:ascii="Times New Roman" w:hAnsi="Times New Roman" w:cs="Times New Roman"/>
          <w:szCs w:val="20"/>
          <w:lang w:val="en-GB" w:eastAsia="zh-CN"/>
        </w:rPr>
      </w:pPr>
      <w:bookmarkStart w:id="133" w:name="form6_p2"/>
      <w:bookmarkEnd w:id="133"/>
      <w:r w:rsidRPr="00267633">
        <w:rPr>
          <w:rFonts w:ascii="Times New Roman" w:hAnsi="Times New Roman" w:cs="Times New Roman"/>
          <w:szCs w:val="20"/>
          <w:lang w:val="en-GB" w:eastAsia="zh-CN"/>
        </w:rPr>
        <w:t>2</w:t>
      </w:r>
      <w:r w:rsidRPr="00267633">
        <w:rPr>
          <w:rFonts w:ascii="Times New Roman" w:hAnsi="Times New Roman" w:cs="Times New Roman"/>
          <w:szCs w:val="20"/>
          <w:lang w:val="en-GB" w:eastAsia="zh-CN"/>
        </w:rPr>
        <w:tab/>
        <w:t>(1)</w:t>
      </w:r>
      <w:r w:rsidRPr="00267633">
        <w:rPr>
          <w:rFonts w:ascii="Times New Roman" w:hAnsi="Times New Roman" w:cs="Times New Roman"/>
          <w:szCs w:val="20"/>
          <w:lang w:val="en-GB" w:eastAsia="zh-CN"/>
        </w:rPr>
        <w:tab/>
        <w:t>The defendant must inform the plaintiff in writing at once of all his assets whether in or outside Singapore and whether in his own name or not and whether solely or jointly owned, giving the value, location and details of all such assets.</w:t>
      </w:r>
    </w:p>
    <w:p w14:paraId="56A82669" w14:textId="77777777" w:rsidR="00267633" w:rsidRPr="00267633" w:rsidRDefault="00267633" w:rsidP="00267633">
      <w:pPr>
        <w:tabs>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0BD67E49" w14:textId="77777777" w:rsidR="00267633" w:rsidRPr="00267633" w:rsidRDefault="00267633" w:rsidP="00267633">
      <w:pPr>
        <w:tabs>
          <w:tab w:val="left" w:pos="-720"/>
          <w:tab w:val="left" w:pos="0"/>
          <w:tab w:val="left" w:pos="720"/>
          <w:tab w:val="left" w:pos="1440"/>
        </w:tabs>
        <w:suppressAutoHyphens/>
        <w:spacing w:before="0" w:after="0" w:line="240" w:lineRule="auto"/>
        <w:ind w:left="1440" w:hanging="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(2)</w:t>
      </w:r>
      <w:r w:rsidRPr="00267633">
        <w:rPr>
          <w:rFonts w:ascii="Times New Roman" w:hAnsi="Times New Roman" w:cs="Times New Roman"/>
          <w:szCs w:val="20"/>
          <w:lang w:val="en-GB" w:eastAsia="zh-CN"/>
        </w:rPr>
        <w:tab/>
        <w:t>The information must be confirmed in an affidavit which must be served on the plaintiff's solicitors within ... days after this order has been served on the defendant.</w:t>
      </w:r>
    </w:p>
    <w:p w14:paraId="3EB77ED3"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2089495C"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4DD006B1"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b/>
          <w:szCs w:val="20"/>
          <w:u w:val="single"/>
          <w:lang w:val="en-GB" w:eastAsia="zh-CN"/>
        </w:rPr>
        <w:t>EXCEPTIONS TO THIS ORDER</w:t>
      </w:r>
    </w:p>
    <w:p w14:paraId="409D9DF3"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79C15176" w14:textId="77777777" w:rsidR="00267633" w:rsidRPr="00267633" w:rsidRDefault="00267633" w:rsidP="00267633">
      <w:pPr>
        <w:tabs>
          <w:tab w:val="left" w:pos="-720"/>
          <w:tab w:val="left" w:pos="0"/>
          <w:tab w:val="left" w:pos="720"/>
        </w:tabs>
        <w:suppressAutoHyphens/>
        <w:spacing w:before="0" w:after="0" w:line="240" w:lineRule="auto"/>
        <w:ind w:left="720" w:hanging="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(1)</w:t>
      </w:r>
      <w:r w:rsidRPr="00267633">
        <w:rPr>
          <w:rFonts w:ascii="Times New Roman" w:hAnsi="Times New Roman" w:cs="Times New Roman"/>
          <w:szCs w:val="20"/>
          <w:lang w:val="en-GB" w:eastAsia="zh-CN"/>
        </w:rPr>
        <w:tab/>
        <w:t xml:space="preserve">This order does not prohibit the defendant from spending $     a week towards his ordinary living expenses </w:t>
      </w:r>
      <w:proofErr w:type="gramStart"/>
      <w:r w:rsidRPr="00267633">
        <w:rPr>
          <w:rFonts w:ascii="Times New Roman" w:hAnsi="Times New Roman" w:cs="Times New Roman"/>
          <w:szCs w:val="20"/>
          <w:lang w:val="en-GB" w:eastAsia="zh-CN"/>
        </w:rPr>
        <w:t>and also</w:t>
      </w:r>
      <w:proofErr w:type="gramEnd"/>
      <w:r w:rsidRPr="00267633">
        <w:rPr>
          <w:rFonts w:ascii="Times New Roman" w:hAnsi="Times New Roman" w:cs="Times New Roman"/>
          <w:szCs w:val="20"/>
          <w:lang w:val="en-GB" w:eastAsia="zh-CN"/>
        </w:rPr>
        <w:t xml:space="preserve"> $     a week [</w:t>
      </w:r>
      <w:r w:rsidRPr="00267633">
        <w:rPr>
          <w:rFonts w:ascii="Times New Roman" w:hAnsi="Times New Roman" w:cs="Times New Roman"/>
          <w:szCs w:val="20"/>
          <w:u w:val="single"/>
          <w:lang w:val="en-GB" w:eastAsia="zh-CN"/>
        </w:rPr>
        <w:t>or</w:t>
      </w:r>
      <w:r w:rsidRPr="00267633">
        <w:rPr>
          <w:rFonts w:ascii="Times New Roman" w:hAnsi="Times New Roman" w:cs="Times New Roman"/>
          <w:szCs w:val="20"/>
          <w:lang w:val="en-GB" w:eastAsia="zh-CN"/>
        </w:rPr>
        <w:t xml:space="preserve"> a reasonable sum] on legal advice and representation.  But before spending any money the defendant must tell the plaintiff's solicitors where the money is to come from.</w:t>
      </w:r>
    </w:p>
    <w:p w14:paraId="085F0213" w14:textId="77777777" w:rsidR="00267633" w:rsidRPr="00267633" w:rsidRDefault="00267633" w:rsidP="00267633">
      <w:pPr>
        <w:tabs>
          <w:tab w:val="left" w:pos="-720"/>
        </w:tabs>
        <w:suppressAutoHyphens/>
        <w:spacing w:before="0" w:after="0" w:line="240" w:lineRule="auto"/>
        <w:ind w:left="720" w:hanging="720"/>
        <w:jc w:val="both"/>
        <w:divId w:val="2116439976"/>
        <w:rPr>
          <w:rFonts w:ascii="Times New Roman" w:hAnsi="Times New Roman" w:cs="Times New Roman"/>
          <w:szCs w:val="20"/>
          <w:lang w:val="en-GB" w:eastAsia="zh-CN"/>
        </w:rPr>
      </w:pPr>
    </w:p>
    <w:p w14:paraId="3FDF3D16" w14:textId="77777777" w:rsidR="00267633" w:rsidRPr="00267633" w:rsidRDefault="00267633" w:rsidP="00267633">
      <w:pPr>
        <w:tabs>
          <w:tab w:val="left" w:pos="-720"/>
          <w:tab w:val="left" w:pos="0"/>
          <w:tab w:val="left" w:pos="720"/>
        </w:tabs>
        <w:suppressAutoHyphens/>
        <w:spacing w:before="0" w:after="0" w:line="240" w:lineRule="auto"/>
        <w:ind w:left="720" w:hanging="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(2)</w:t>
      </w:r>
      <w:r w:rsidRPr="00267633">
        <w:rPr>
          <w:rFonts w:ascii="Times New Roman" w:hAnsi="Times New Roman" w:cs="Times New Roman"/>
          <w:szCs w:val="20"/>
          <w:lang w:val="en-GB" w:eastAsia="zh-CN"/>
        </w:rPr>
        <w:tab/>
        <w:t xml:space="preserve">This order does not prohibit the defendant from dealing with or disposing of any of his assets in the ordinary and proper course of business.  The defendant shall account to the plaintiff [state interval] </w:t>
      </w:r>
      <w:proofErr w:type="gramStart"/>
      <w:r w:rsidRPr="00267633">
        <w:rPr>
          <w:rFonts w:ascii="Times New Roman" w:hAnsi="Times New Roman" w:cs="Times New Roman"/>
          <w:szCs w:val="20"/>
          <w:lang w:val="en-GB" w:eastAsia="zh-CN"/>
        </w:rPr>
        <w:t>for the amount of</w:t>
      </w:r>
      <w:proofErr w:type="gramEnd"/>
      <w:r w:rsidRPr="00267633">
        <w:rPr>
          <w:rFonts w:ascii="Times New Roman" w:hAnsi="Times New Roman" w:cs="Times New Roman"/>
          <w:szCs w:val="20"/>
          <w:lang w:val="en-GB" w:eastAsia="zh-CN"/>
        </w:rPr>
        <w:t xml:space="preserve"> money spent in this regard.</w:t>
      </w:r>
    </w:p>
    <w:p w14:paraId="723758F2" w14:textId="77777777" w:rsidR="00267633" w:rsidRPr="00267633" w:rsidRDefault="00267633" w:rsidP="00267633">
      <w:pPr>
        <w:tabs>
          <w:tab w:val="left" w:pos="-720"/>
        </w:tabs>
        <w:suppressAutoHyphens/>
        <w:spacing w:before="0" w:after="0" w:line="240" w:lineRule="auto"/>
        <w:ind w:left="720" w:hanging="720"/>
        <w:jc w:val="both"/>
        <w:divId w:val="2116439976"/>
        <w:rPr>
          <w:rFonts w:ascii="Times New Roman" w:hAnsi="Times New Roman" w:cs="Times New Roman"/>
          <w:szCs w:val="20"/>
          <w:lang w:val="en-GB" w:eastAsia="zh-CN"/>
        </w:rPr>
      </w:pPr>
    </w:p>
    <w:p w14:paraId="505C2197" w14:textId="77777777" w:rsidR="00267633" w:rsidRPr="00267633" w:rsidRDefault="00267633" w:rsidP="00267633">
      <w:pPr>
        <w:tabs>
          <w:tab w:val="left" w:pos="-720"/>
          <w:tab w:val="left" w:pos="0"/>
          <w:tab w:val="left" w:pos="720"/>
        </w:tabs>
        <w:suppressAutoHyphens/>
        <w:spacing w:before="0" w:after="0" w:line="240" w:lineRule="auto"/>
        <w:ind w:left="720" w:hanging="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(3)</w:t>
      </w:r>
      <w:r w:rsidRPr="00267633">
        <w:rPr>
          <w:rFonts w:ascii="Times New Roman" w:hAnsi="Times New Roman" w:cs="Times New Roman"/>
          <w:szCs w:val="20"/>
          <w:lang w:val="en-GB" w:eastAsia="zh-CN"/>
        </w:rPr>
        <w:tab/>
        <w:t xml:space="preserve">The defendant may agree with the plaintiff's solicitors that the above spending limits should be increased or that this order should be varied in any other </w:t>
      </w:r>
      <w:proofErr w:type="gramStart"/>
      <w:r w:rsidRPr="00267633">
        <w:rPr>
          <w:rFonts w:ascii="Times New Roman" w:hAnsi="Times New Roman" w:cs="Times New Roman"/>
          <w:szCs w:val="20"/>
          <w:lang w:val="en-GB" w:eastAsia="zh-CN"/>
        </w:rPr>
        <w:t>respect</w:t>
      </w:r>
      <w:proofErr w:type="gramEnd"/>
      <w:r w:rsidRPr="00267633">
        <w:rPr>
          <w:rFonts w:ascii="Times New Roman" w:hAnsi="Times New Roman" w:cs="Times New Roman"/>
          <w:szCs w:val="20"/>
          <w:lang w:val="en-GB" w:eastAsia="zh-CN"/>
        </w:rPr>
        <w:t xml:space="preserve"> but any such agreement must be in writing.</w:t>
      </w:r>
    </w:p>
    <w:p w14:paraId="79818A6C" w14:textId="77777777" w:rsidR="00267633" w:rsidRPr="00267633" w:rsidRDefault="00267633" w:rsidP="00267633">
      <w:pPr>
        <w:tabs>
          <w:tab w:val="left" w:pos="-720"/>
        </w:tabs>
        <w:suppressAutoHyphens/>
        <w:spacing w:before="0" w:after="0" w:line="240" w:lineRule="auto"/>
        <w:ind w:left="720" w:hanging="720"/>
        <w:jc w:val="both"/>
        <w:divId w:val="2116439976"/>
        <w:rPr>
          <w:rFonts w:ascii="Times New Roman" w:hAnsi="Times New Roman" w:cs="Times New Roman"/>
          <w:szCs w:val="20"/>
          <w:lang w:val="en-GB" w:eastAsia="zh-CN"/>
        </w:rPr>
      </w:pPr>
    </w:p>
    <w:p w14:paraId="79A85900"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4A6B5A4C"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b/>
          <w:szCs w:val="20"/>
          <w:u w:val="single"/>
          <w:lang w:val="en-GB" w:eastAsia="zh-CN"/>
        </w:rPr>
        <w:t>EFFECT OF THIS ORDER</w:t>
      </w:r>
    </w:p>
    <w:p w14:paraId="1373F4D9"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6284D723" w14:textId="77777777" w:rsidR="00267633" w:rsidRPr="00267633" w:rsidRDefault="00267633" w:rsidP="00267633">
      <w:pPr>
        <w:tabs>
          <w:tab w:val="left" w:pos="-720"/>
          <w:tab w:val="left" w:pos="0"/>
          <w:tab w:val="left" w:pos="720"/>
        </w:tabs>
        <w:suppressAutoHyphens/>
        <w:spacing w:before="0" w:after="0" w:line="240" w:lineRule="auto"/>
        <w:ind w:left="720" w:hanging="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(1)</w:t>
      </w:r>
      <w:r w:rsidRPr="00267633">
        <w:rPr>
          <w:rFonts w:ascii="Times New Roman" w:hAnsi="Times New Roman" w:cs="Times New Roman"/>
          <w:szCs w:val="20"/>
          <w:lang w:val="en-GB" w:eastAsia="zh-CN"/>
        </w:rPr>
        <w:tab/>
        <w:t>A defendant who is an individual who is ordered not to do something must not do it himself or in any other way.  He must not do it through others acting on his behalf or on his instructions or with his encouragement.</w:t>
      </w:r>
    </w:p>
    <w:p w14:paraId="1D3E3D4C" w14:textId="77777777" w:rsidR="00267633" w:rsidRPr="00267633" w:rsidRDefault="00267633" w:rsidP="00267633">
      <w:pPr>
        <w:tabs>
          <w:tab w:val="left" w:pos="-720"/>
        </w:tabs>
        <w:suppressAutoHyphens/>
        <w:spacing w:before="0" w:after="0" w:line="240" w:lineRule="auto"/>
        <w:ind w:left="720" w:hanging="720"/>
        <w:jc w:val="both"/>
        <w:divId w:val="2116439976"/>
        <w:rPr>
          <w:rFonts w:ascii="Times New Roman" w:hAnsi="Times New Roman" w:cs="Times New Roman"/>
          <w:szCs w:val="20"/>
          <w:lang w:val="en-GB" w:eastAsia="zh-CN"/>
        </w:rPr>
      </w:pPr>
    </w:p>
    <w:p w14:paraId="77C24F71" w14:textId="77777777" w:rsidR="00267633" w:rsidRPr="00267633" w:rsidRDefault="00267633" w:rsidP="00267633">
      <w:pPr>
        <w:tabs>
          <w:tab w:val="left" w:pos="-720"/>
          <w:tab w:val="left" w:pos="0"/>
          <w:tab w:val="left" w:pos="720"/>
        </w:tabs>
        <w:suppressAutoHyphens/>
        <w:spacing w:before="0" w:after="0" w:line="240" w:lineRule="auto"/>
        <w:ind w:left="720" w:hanging="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(2)</w:t>
      </w:r>
      <w:r w:rsidRPr="00267633">
        <w:rPr>
          <w:rFonts w:ascii="Times New Roman" w:hAnsi="Times New Roman" w:cs="Times New Roman"/>
          <w:szCs w:val="20"/>
          <w:lang w:val="en-GB" w:eastAsia="zh-CN"/>
        </w:rPr>
        <w:tab/>
        <w:t xml:space="preserve">A defendant which is a </w:t>
      </w:r>
      <w:proofErr w:type="gramStart"/>
      <w:r w:rsidRPr="00267633">
        <w:rPr>
          <w:rFonts w:ascii="Times New Roman" w:hAnsi="Times New Roman" w:cs="Times New Roman"/>
          <w:szCs w:val="20"/>
          <w:lang w:val="en-GB" w:eastAsia="zh-CN"/>
        </w:rPr>
        <w:t>corporation</w:t>
      </w:r>
      <w:proofErr w:type="gramEnd"/>
      <w:r w:rsidRPr="00267633">
        <w:rPr>
          <w:rFonts w:ascii="Times New Roman" w:hAnsi="Times New Roman" w:cs="Times New Roman"/>
          <w:szCs w:val="20"/>
          <w:lang w:val="en-GB" w:eastAsia="zh-CN"/>
        </w:rPr>
        <w:t xml:space="preserve"> and which is ordered not to do something must not do it itself or by its directors, officers, employees or agents or in any other way.</w:t>
      </w:r>
    </w:p>
    <w:p w14:paraId="746EA326"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5375E7CF"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6D4AC58A"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b/>
          <w:szCs w:val="20"/>
          <w:u w:val="single"/>
          <w:lang w:val="en-GB" w:eastAsia="zh-CN"/>
        </w:rPr>
        <w:t>THIRD PARTIES</w:t>
      </w:r>
    </w:p>
    <w:p w14:paraId="68893B10"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73ABBF6F"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(1)</w:t>
      </w:r>
      <w:r w:rsidRPr="00267633">
        <w:rPr>
          <w:rFonts w:ascii="Times New Roman" w:hAnsi="Times New Roman" w:cs="Times New Roman"/>
          <w:szCs w:val="20"/>
          <w:lang w:val="en-GB" w:eastAsia="zh-CN"/>
        </w:rPr>
        <w:tab/>
      </w:r>
      <w:r w:rsidRPr="00267633">
        <w:rPr>
          <w:rFonts w:ascii="Times New Roman" w:hAnsi="Times New Roman" w:cs="Times New Roman"/>
          <w:szCs w:val="20"/>
          <w:u w:val="single"/>
          <w:lang w:val="en-GB" w:eastAsia="zh-CN"/>
        </w:rPr>
        <w:t>Effect of this order</w:t>
      </w:r>
      <w:r w:rsidRPr="00267633">
        <w:rPr>
          <w:rFonts w:ascii="Times New Roman" w:hAnsi="Times New Roman" w:cs="Times New Roman"/>
          <w:szCs w:val="20"/>
          <w:lang w:val="en-GB" w:eastAsia="zh-CN"/>
        </w:rPr>
        <w:t xml:space="preserve">  </w:t>
      </w:r>
    </w:p>
    <w:p w14:paraId="1EDBF160" w14:textId="77777777" w:rsidR="00267633" w:rsidRPr="00267633" w:rsidRDefault="00267633" w:rsidP="00267633">
      <w:pPr>
        <w:tabs>
          <w:tab w:val="left" w:pos="-720"/>
          <w:tab w:val="left" w:pos="0"/>
          <w:tab w:val="left" w:pos="720"/>
        </w:tabs>
        <w:suppressAutoHyphens/>
        <w:spacing w:before="0" w:after="0" w:line="240" w:lineRule="auto"/>
        <w:ind w:left="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It is a contempt of Court for any person notified of this order knowingly to assist in or permit a breach of the order.  Any person doing so may be sent to prison or fined.</w:t>
      </w:r>
    </w:p>
    <w:p w14:paraId="76C7A0A6"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636B0A05"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(2)</w:t>
      </w:r>
      <w:r w:rsidRPr="00267633">
        <w:rPr>
          <w:rFonts w:ascii="Times New Roman" w:hAnsi="Times New Roman" w:cs="Times New Roman"/>
          <w:szCs w:val="20"/>
          <w:lang w:val="en-GB" w:eastAsia="zh-CN"/>
        </w:rPr>
        <w:tab/>
      </w:r>
      <w:r w:rsidRPr="00267633">
        <w:rPr>
          <w:rFonts w:ascii="Times New Roman" w:hAnsi="Times New Roman" w:cs="Times New Roman"/>
          <w:szCs w:val="20"/>
          <w:u w:val="single"/>
          <w:lang w:val="en-GB" w:eastAsia="zh-CN"/>
        </w:rPr>
        <w:t>Effect of this order outside Singapore</w:t>
      </w:r>
    </w:p>
    <w:p w14:paraId="1C6C5CA0" w14:textId="77777777" w:rsidR="00267633" w:rsidRPr="00267633" w:rsidRDefault="00267633" w:rsidP="00267633">
      <w:pPr>
        <w:tabs>
          <w:tab w:val="left" w:pos="-720"/>
          <w:tab w:val="left" w:pos="0"/>
          <w:tab w:val="left" w:pos="720"/>
        </w:tabs>
        <w:suppressAutoHyphens/>
        <w:spacing w:before="0" w:after="0" w:line="240" w:lineRule="auto"/>
        <w:ind w:left="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lastRenderedPageBreak/>
        <w:t xml:space="preserve">The terms of this order do not affect or concern anyone outside the jurisdiction of this Court until it is declared enforceable or is enforced by a Court in the relevant country and then they are to affect him only to the extent they have been declared enforceable or have been enforced </w:t>
      </w:r>
      <w:r w:rsidRPr="00267633">
        <w:rPr>
          <w:rFonts w:ascii="Times New Roman" w:hAnsi="Times New Roman" w:cs="Times New Roman"/>
          <w:b/>
          <w:szCs w:val="20"/>
          <w:lang w:val="en-GB" w:eastAsia="zh-CN"/>
        </w:rPr>
        <w:t>UNLESS</w:t>
      </w:r>
      <w:r w:rsidRPr="00267633">
        <w:rPr>
          <w:rFonts w:ascii="Times New Roman" w:hAnsi="Times New Roman" w:cs="Times New Roman"/>
          <w:szCs w:val="20"/>
          <w:lang w:val="en-GB" w:eastAsia="zh-CN"/>
        </w:rPr>
        <w:t xml:space="preserve"> such person is:</w:t>
      </w:r>
    </w:p>
    <w:p w14:paraId="042A34CE" w14:textId="77777777" w:rsidR="00267633" w:rsidRPr="00267633" w:rsidRDefault="00267633" w:rsidP="00267633">
      <w:pPr>
        <w:tabs>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62386BAC" w14:textId="77777777" w:rsidR="00267633" w:rsidRPr="00267633" w:rsidRDefault="00267633" w:rsidP="00267633">
      <w:pPr>
        <w:tabs>
          <w:tab w:val="left" w:pos="-720"/>
          <w:tab w:val="left" w:pos="0"/>
          <w:tab w:val="left" w:pos="720"/>
          <w:tab w:val="left" w:pos="1440"/>
        </w:tabs>
        <w:suppressAutoHyphens/>
        <w:spacing w:before="0" w:after="0" w:line="240" w:lineRule="auto"/>
        <w:ind w:left="1440" w:hanging="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(a)</w:t>
      </w:r>
      <w:r w:rsidRPr="00267633">
        <w:rPr>
          <w:rFonts w:ascii="Times New Roman" w:hAnsi="Times New Roman" w:cs="Times New Roman"/>
          <w:szCs w:val="20"/>
          <w:lang w:val="en-GB" w:eastAsia="zh-CN"/>
        </w:rPr>
        <w:tab/>
        <w:t>a person to whom this order is addressed or an officer or an agent appointed by power of attorney of such a person; or</w:t>
      </w:r>
    </w:p>
    <w:p w14:paraId="29877F1A" w14:textId="77777777" w:rsidR="00267633" w:rsidRPr="00267633" w:rsidRDefault="00267633" w:rsidP="00267633">
      <w:pPr>
        <w:tabs>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4E23C536" w14:textId="77777777" w:rsidR="00267633" w:rsidRPr="00267633" w:rsidRDefault="00267633" w:rsidP="00267633">
      <w:pPr>
        <w:tabs>
          <w:tab w:val="left" w:pos="-720"/>
          <w:tab w:val="left" w:pos="0"/>
          <w:tab w:val="left" w:pos="720"/>
          <w:tab w:val="left" w:pos="1440"/>
        </w:tabs>
        <w:suppressAutoHyphens/>
        <w:spacing w:before="0" w:after="0" w:line="240" w:lineRule="auto"/>
        <w:ind w:left="1440" w:hanging="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(b)</w:t>
      </w:r>
      <w:r w:rsidRPr="00267633">
        <w:rPr>
          <w:rFonts w:ascii="Times New Roman" w:hAnsi="Times New Roman" w:cs="Times New Roman"/>
          <w:szCs w:val="20"/>
          <w:lang w:val="en-GB" w:eastAsia="zh-CN"/>
        </w:rPr>
        <w:tab/>
        <w:t>a person who is subject to the jurisdiction of this Court and (</w:t>
      </w:r>
      <w:proofErr w:type="spellStart"/>
      <w:r w:rsidRPr="00267633">
        <w:rPr>
          <w:rFonts w:ascii="Times New Roman" w:hAnsi="Times New Roman" w:cs="Times New Roman"/>
          <w:szCs w:val="20"/>
          <w:lang w:val="en-GB" w:eastAsia="zh-CN"/>
        </w:rPr>
        <w:t>i</w:t>
      </w:r>
      <w:proofErr w:type="spellEnd"/>
      <w:r w:rsidRPr="00267633">
        <w:rPr>
          <w:rFonts w:ascii="Times New Roman" w:hAnsi="Times New Roman" w:cs="Times New Roman"/>
          <w:szCs w:val="20"/>
          <w:lang w:val="en-GB" w:eastAsia="zh-CN"/>
        </w:rPr>
        <w:t>) has been given written notice of this order at his residence or place of business within the jurisdiction of this Court and (ii) is able to prevent acts or omissions outside the jurisdiction of this Court which constitute or assist in a breach of the terms of this order.</w:t>
      </w:r>
    </w:p>
    <w:p w14:paraId="4D518E5F" w14:textId="77777777" w:rsidR="00267633" w:rsidRPr="00267633" w:rsidRDefault="00267633" w:rsidP="00267633">
      <w:pPr>
        <w:tabs>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4CCF9F9D"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(3)</w:t>
      </w:r>
      <w:r w:rsidRPr="00267633">
        <w:rPr>
          <w:rFonts w:ascii="Times New Roman" w:hAnsi="Times New Roman" w:cs="Times New Roman"/>
          <w:szCs w:val="20"/>
          <w:lang w:val="en-GB" w:eastAsia="zh-CN"/>
        </w:rPr>
        <w:tab/>
      </w:r>
      <w:r w:rsidRPr="00267633">
        <w:rPr>
          <w:rFonts w:ascii="Times New Roman" w:hAnsi="Times New Roman" w:cs="Times New Roman"/>
          <w:szCs w:val="20"/>
          <w:u w:val="single"/>
          <w:lang w:val="en-GB" w:eastAsia="zh-CN"/>
        </w:rPr>
        <w:t>Set off by banks</w:t>
      </w:r>
      <w:r w:rsidRPr="00267633">
        <w:rPr>
          <w:rFonts w:ascii="Times New Roman" w:hAnsi="Times New Roman" w:cs="Times New Roman"/>
          <w:szCs w:val="20"/>
          <w:lang w:val="en-GB" w:eastAsia="zh-CN"/>
        </w:rPr>
        <w:t xml:space="preserve"> </w:t>
      </w:r>
    </w:p>
    <w:p w14:paraId="542B205A" w14:textId="77777777" w:rsidR="00267633" w:rsidRPr="00267633" w:rsidRDefault="00267633" w:rsidP="00267633">
      <w:pPr>
        <w:tabs>
          <w:tab w:val="left" w:pos="-720"/>
          <w:tab w:val="left" w:pos="0"/>
          <w:tab w:val="left" w:pos="720"/>
        </w:tabs>
        <w:suppressAutoHyphens/>
        <w:spacing w:before="0" w:after="0" w:line="240" w:lineRule="auto"/>
        <w:ind w:left="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This injunction does not prevent any bank from exercising any right of set off it may have in respect of any facility which it gave to the defendant before it was notified of the order.</w:t>
      </w:r>
    </w:p>
    <w:p w14:paraId="15850021" w14:textId="77777777" w:rsidR="00267633" w:rsidRPr="00267633" w:rsidRDefault="00267633" w:rsidP="00267633">
      <w:pPr>
        <w:tabs>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2A62A6E4"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(4)</w:t>
      </w:r>
      <w:r w:rsidRPr="00267633">
        <w:rPr>
          <w:rFonts w:ascii="Times New Roman" w:hAnsi="Times New Roman" w:cs="Times New Roman"/>
          <w:szCs w:val="20"/>
          <w:lang w:val="en-GB" w:eastAsia="zh-CN"/>
        </w:rPr>
        <w:tab/>
      </w:r>
      <w:r w:rsidRPr="00267633">
        <w:rPr>
          <w:rFonts w:ascii="Times New Roman" w:hAnsi="Times New Roman" w:cs="Times New Roman"/>
          <w:szCs w:val="20"/>
          <w:u w:val="single"/>
          <w:lang w:val="en-GB" w:eastAsia="zh-CN"/>
        </w:rPr>
        <w:t>Withdrawals by the defendant</w:t>
      </w:r>
      <w:r w:rsidRPr="00267633">
        <w:rPr>
          <w:rFonts w:ascii="Times New Roman" w:hAnsi="Times New Roman" w:cs="Times New Roman"/>
          <w:szCs w:val="20"/>
          <w:lang w:val="en-GB" w:eastAsia="zh-CN"/>
        </w:rPr>
        <w:t xml:space="preserve"> </w:t>
      </w:r>
    </w:p>
    <w:p w14:paraId="25A93572" w14:textId="77777777" w:rsidR="00267633" w:rsidRPr="00267633" w:rsidRDefault="00267633" w:rsidP="00267633">
      <w:pPr>
        <w:tabs>
          <w:tab w:val="left" w:pos="-720"/>
          <w:tab w:val="left" w:pos="0"/>
          <w:tab w:val="left" w:pos="720"/>
        </w:tabs>
        <w:suppressAutoHyphens/>
        <w:spacing w:before="0" w:after="0" w:line="240" w:lineRule="auto"/>
        <w:ind w:left="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No bank need enquire as to the application or proposed application of any money withdrawn by the defendant if the withdrawal appears to be permitted by this order.</w:t>
      </w:r>
    </w:p>
    <w:p w14:paraId="67742E3A"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6F1E62C6"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7BC041DC" w14:textId="77777777" w:rsidR="00267633" w:rsidRPr="00267633" w:rsidRDefault="00267633" w:rsidP="00267633">
      <w:pPr>
        <w:tabs>
          <w:tab w:val="left" w:pos="-720"/>
          <w:tab w:val="left" w:pos="0"/>
        </w:tabs>
        <w:suppressAutoHyphens/>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b/>
          <w:szCs w:val="20"/>
          <w:lang w:val="en-GB" w:eastAsia="zh-CN"/>
        </w:rPr>
        <w:t>[</w:t>
      </w:r>
      <w:r w:rsidRPr="00267633">
        <w:rPr>
          <w:rFonts w:ascii="Times New Roman" w:hAnsi="Times New Roman" w:cs="Times New Roman"/>
          <w:b/>
          <w:szCs w:val="20"/>
          <w:u w:val="single"/>
          <w:lang w:val="en-GB" w:eastAsia="zh-CN"/>
        </w:rPr>
        <w:t>SERVICE OUT OF THE JURISDICTION AND SUBSTITUTED SERVICE</w:t>
      </w:r>
    </w:p>
    <w:p w14:paraId="19AB7F8C"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6348E39E" w14:textId="77777777" w:rsidR="00267633" w:rsidRPr="00267633" w:rsidRDefault="00267633" w:rsidP="00267633">
      <w:pPr>
        <w:tabs>
          <w:tab w:val="left" w:pos="-720"/>
          <w:tab w:val="left" w:pos="0"/>
          <w:tab w:val="left" w:pos="720"/>
        </w:tabs>
        <w:suppressAutoHyphens/>
        <w:spacing w:before="0" w:after="0" w:line="240" w:lineRule="auto"/>
        <w:ind w:left="720" w:hanging="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(1)</w:t>
      </w:r>
      <w:r w:rsidRPr="00267633">
        <w:rPr>
          <w:rFonts w:ascii="Times New Roman" w:hAnsi="Times New Roman" w:cs="Times New Roman"/>
          <w:szCs w:val="20"/>
          <w:lang w:val="en-GB" w:eastAsia="zh-CN"/>
        </w:rPr>
        <w:tab/>
        <w:t>The plaintiff may serve the writ of summons on the defendant at ... by .... [mode of service].</w:t>
      </w:r>
    </w:p>
    <w:p w14:paraId="7E51025B" w14:textId="77777777" w:rsidR="00267633" w:rsidRPr="00267633" w:rsidRDefault="00267633" w:rsidP="00267633">
      <w:pPr>
        <w:tabs>
          <w:tab w:val="left" w:pos="-720"/>
        </w:tabs>
        <w:suppressAutoHyphens/>
        <w:spacing w:before="0" w:after="0" w:line="240" w:lineRule="auto"/>
        <w:ind w:left="720" w:hanging="720"/>
        <w:jc w:val="both"/>
        <w:divId w:val="2116439976"/>
        <w:rPr>
          <w:rFonts w:ascii="Times New Roman" w:hAnsi="Times New Roman" w:cs="Times New Roman"/>
          <w:szCs w:val="20"/>
          <w:lang w:val="en-GB" w:eastAsia="zh-CN"/>
        </w:rPr>
      </w:pPr>
    </w:p>
    <w:p w14:paraId="04D454B9" w14:textId="77777777" w:rsidR="00267633" w:rsidRPr="00267633" w:rsidRDefault="00267633" w:rsidP="00267633">
      <w:pPr>
        <w:tabs>
          <w:tab w:val="left" w:pos="-720"/>
          <w:tab w:val="left" w:pos="0"/>
          <w:tab w:val="left" w:pos="720"/>
        </w:tabs>
        <w:suppressAutoHyphens/>
        <w:spacing w:before="0" w:after="0" w:line="240" w:lineRule="auto"/>
        <w:ind w:left="720" w:hanging="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(2)</w:t>
      </w:r>
      <w:r w:rsidRPr="00267633">
        <w:rPr>
          <w:rFonts w:ascii="Times New Roman" w:hAnsi="Times New Roman" w:cs="Times New Roman"/>
          <w:szCs w:val="20"/>
          <w:lang w:val="en-GB" w:eastAsia="zh-CN"/>
        </w:rPr>
        <w:tab/>
        <w:t xml:space="preserve">If the defendant wishes to defend the action he must enter an appearance within </w:t>
      </w:r>
      <w:proofErr w:type="gramStart"/>
      <w:r w:rsidRPr="00267633">
        <w:rPr>
          <w:rFonts w:ascii="Times New Roman" w:hAnsi="Times New Roman" w:cs="Times New Roman"/>
          <w:szCs w:val="20"/>
          <w:lang w:val="en-GB" w:eastAsia="zh-CN"/>
        </w:rPr>
        <w:t>.....</w:t>
      </w:r>
      <w:proofErr w:type="gramEnd"/>
      <w:r w:rsidRPr="00267633">
        <w:rPr>
          <w:rFonts w:ascii="Times New Roman" w:hAnsi="Times New Roman" w:cs="Times New Roman"/>
          <w:szCs w:val="20"/>
          <w:lang w:val="en-GB" w:eastAsia="zh-CN"/>
        </w:rPr>
        <w:t xml:space="preserve"> days of being served with the writ of summons.]</w:t>
      </w:r>
    </w:p>
    <w:p w14:paraId="60C2F3D4"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b/>
          <w:szCs w:val="20"/>
          <w:u w:val="single"/>
          <w:lang w:val="en-GB" w:eastAsia="zh-CN"/>
        </w:rPr>
      </w:pPr>
    </w:p>
    <w:p w14:paraId="3210F5D1"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b/>
          <w:szCs w:val="20"/>
          <w:u w:val="single"/>
          <w:lang w:val="en-GB" w:eastAsia="zh-CN"/>
        </w:rPr>
      </w:pPr>
    </w:p>
    <w:p w14:paraId="4FB318AF"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b/>
          <w:szCs w:val="20"/>
          <w:u w:val="single"/>
          <w:lang w:val="en-GB" w:eastAsia="zh-CN"/>
        </w:rPr>
        <w:t>UNDERTAKINGS</w:t>
      </w:r>
    </w:p>
    <w:p w14:paraId="24C6CF89"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7A148C10" w14:textId="77777777" w:rsidR="00267633" w:rsidRPr="00267633" w:rsidRDefault="00267633" w:rsidP="00267633">
      <w:pPr>
        <w:tabs>
          <w:tab w:val="left" w:pos="-720"/>
          <w:tab w:val="left" w:pos="0"/>
        </w:tabs>
        <w:suppressAutoHyphens/>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The plaintiff gives to the Court the undertakings set out in Schedule 1 to this order.</w:t>
      </w:r>
    </w:p>
    <w:p w14:paraId="014E4517"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32BD3FD3"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21464B89"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b/>
          <w:szCs w:val="20"/>
          <w:u w:val="single"/>
          <w:lang w:val="en-GB" w:eastAsia="zh-CN"/>
        </w:rPr>
        <w:t>DURATION OF THIS ORDER</w:t>
      </w:r>
    </w:p>
    <w:p w14:paraId="20CC897F"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61C38A3D"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This order will remain in force until the trial or further order.</w:t>
      </w:r>
    </w:p>
    <w:p w14:paraId="259B3817"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4EC39821" w14:textId="77777777" w:rsidR="00B01346" w:rsidRPr="00267633" w:rsidRDefault="00B01346"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40B018A8"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b/>
          <w:szCs w:val="20"/>
          <w:u w:val="single"/>
          <w:lang w:val="en-GB" w:eastAsia="zh-CN"/>
        </w:rPr>
        <w:t>VARIATION OR DISCHARGE OF THIS ORDER</w:t>
      </w:r>
    </w:p>
    <w:p w14:paraId="3EAEC9BC"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527E0FEE" w14:textId="77777777" w:rsidR="00267633" w:rsidRPr="00267633" w:rsidRDefault="00267633" w:rsidP="00267633">
      <w:pPr>
        <w:tabs>
          <w:tab w:val="left" w:pos="-720"/>
          <w:tab w:val="left" w:pos="0"/>
        </w:tabs>
        <w:suppressAutoHyphens/>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lastRenderedPageBreak/>
        <w:t>The defendant (or anyone notified of this order) may apply to the Court at any time to vary or discharge this order (or so much of it as affects that person), but anyone wishing to do so must inform the plaintiff's solicitors.</w:t>
      </w:r>
    </w:p>
    <w:p w14:paraId="4936071C"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38BB9B5C"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1043D844"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b/>
          <w:szCs w:val="20"/>
          <w:u w:val="single"/>
          <w:lang w:val="en-GB" w:eastAsia="zh-CN"/>
        </w:rPr>
        <w:t>NAME AND ADDRESS OF PLAINTIFF'S SOLICITORS</w:t>
      </w:r>
    </w:p>
    <w:p w14:paraId="15CC52E4"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5A94B26B"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The plaintiff's solicitors </w:t>
      </w:r>
      <w:proofErr w:type="gramStart"/>
      <w:r w:rsidRPr="00267633">
        <w:rPr>
          <w:rFonts w:ascii="Times New Roman" w:hAnsi="Times New Roman" w:cs="Times New Roman"/>
          <w:szCs w:val="20"/>
          <w:lang w:val="en-GB" w:eastAsia="zh-CN"/>
        </w:rPr>
        <w:t>are:-</w:t>
      </w:r>
      <w:proofErr w:type="gramEnd"/>
    </w:p>
    <w:p w14:paraId="158D988D"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74221F5A" w14:textId="77777777" w:rsidR="00267633" w:rsidRPr="00267633" w:rsidRDefault="00267633" w:rsidP="00267633">
      <w:pPr>
        <w:tabs>
          <w:tab w:val="left" w:pos="-720"/>
          <w:tab w:val="left" w:pos="0"/>
        </w:tabs>
        <w:suppressAutoHyphens/>
        <w:spacing w:before="0" w:after="0" w:line="240" w:lineRule="auto"/>
        <w:ind w:left="720" w:hanging="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[Name of lawyer(s) having conduct of action or charge of matter.]</w:t>
      </w:r>
    </w:p>
    <w:p w14:paraId="5C19C07F"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[Name of law firm.]</w:t>
      </w:r>
    </w:p>
    <w:p w14:paraId="62FAAB44"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[Address of law firm.]</w:t>
      </w:r>
    </w:p>
    <w:p w14:paraId="45893575"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Tel: [Contact telephone number.]</w:t>
      </w:r>
    </w:p>
    <w:p w14:paraId="3BD4969B"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Fax: [Contact facsimile number.]</w:t>
      </w:r>
    </w:p>
    <w:p w14:paraId="65A28EA0"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Ref: [File reference of law firm.]</w:t>
      </w:r>
    </w:p>
    <w:p w14:paraId="2846738E"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31CBE9DA"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76D70CCF"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b/>
          <w:szCs w:val="20"/>
          <w:u w:val="single"/>
          <w:lang w:val="en-GB" w:eastAsia="zh-CN"/>
        </w:rPr>
        <w:t>[INTERPRETATION OF THIS ORDER</w:t>
      </w:r>
    </w:p>
    <w:p w14:paraId="33135F61"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093EE196" w14:textId="77777777" w:rsidR="00267633" w:rsidRPr="00267633" w:rsidRDefault="00267633" w:rsidP="00267633">
      <w:pPr>
        <w:tabs>
          <w:tab w:val="left" w:pos="-720"/>
          <w:tab w:val="left" w:pos="0"/>
          <w:tab w:val="left" w:pos="720"/>
        </w:tabs>
        <w:suppressAutoHyphens/>
        <w:spacing w:before="0" w:after="0" w:line="240" w:lineRule="auto"/>
        <w:ind w:left="720" w:hanging="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(1)</w:t>
      </w:r>
      <w:r w:rsidRPr="00267633">
        <w:rPr>
          <w:rFonts w:ascii="Times New Roman" w:hAnsi="Times New Roman" w:cs="Times New Roman"/>
          <w:szCs w:val="20"/>
          <w:lang w:val="en-GB" w:eastAsia="zh-CN"/>
        </w:rPr>
        <w:tab/>
        <w:t>In this order references to “he”, “him” or “his” include “she” or “her” and “it” or “its”.</w:t>
      </w:r>
    </w:p>
    <w:p w14:paraId="4C60E6B2" w14:textId="77777777" w:rsidR="00267633" w:rsidRPr="00267633" w:rsidRDefault="00267633" w:rsidP="00267633">
      <w:pPr>
        <w:tabs>
          <w:tab w:val="left" w:pos="-720"/>
        </w:tabs>
        <w:suppressAutoHyphens/>
        <w:spacing w:before="0" w:after="0" w:line="240" w:lineRule="auto"/>
        <w:ind w:left="720" w:hanging="720"/>
        <w:jc w:val="both"/>
        <w:divId w:val="2116439976"/>
        <w:rPr>
          <w:rFonts w:ascii="Times New Roman" w:hAnsi="Times New Roman" w:cs="Times New Roman"/>
          <w:szCs w:val="20"/>
          <w:lang w:val="en-GB" w:eastAsia="zh-CN"/>
        </w:rPr>
      </w:pPr>
    </w:p>
    <w:p w14:paraId="3C7F2523" w14:textId="77777777" w:rsidR="00267633" w:rsidRPr="00267633" w:rsidRDefault="00267633" w:rsidP="00267633">
      <w:pPr>
        <w:tabs>
          <w:tab w:val="left" w:pos="-720"/>
          <w:tab w:val="left" w:pos="0"/>
          <w:tab w:val="left" w:pos="720"/>
        </w:tabs>
        <w:suppressAutoHyphens/>
        <w:spacing w:before="0" w:after="0" w:line="240" w:lineRule="auto"/>
        <w:ind w:left="720" w:hanging="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(2)</w:t>
      </w:r>
      <w:r w:rsidRPr="00267633">
        <w:rPr>
          <w:rFonts w:ascii="Times New Roman" w:hAnsi="Times New Roman" w:cs="Times New Roman"/>
          <w:szCs w:val="20"/>
          <w:lang w:val="en-GB" w:eastAsia="zh-CN"/>
        </w:rPr>
        <w:tab/>
        <w:t>Where there are 2 or more defendants then (unless the context indicates differently)</w:t>
      </w:r>
    </w:p>
    <w:p w14:paraId="74C08DD2"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1A0DB6E4" w14:textId="77777777" w:rsidR="00267633" w:rsidRPr="00267633" w:rsidRDefault="00267633" w:rsidP="00267633">
      <w:pPr>
        <w:tabs>
          <w:tab w:val="left" w:pos="-720"/>
          <w:tab w:val="left" w:pos="0"/>
          <w:tab w:val="left" w:pos="720"/>
          <w:tab w:val="left" w:pos="1440"/>
        </w:tabs>
        <w:suppressAutoHyphens/>
        <w:spacing w:before="0" w:after="0" w:line="240" w:lineRule="auto"/>
        <w:ind w:left="1440" w:hanging="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(a)</w:t>
      </w:r>
      <w:r w:rsidRPr="00267633">
        <w:rPr>
          <w:rFonts w:ascii="Times New Roman" w:hAnsi="Times New Roman" w:cs="Times New Roman"/>
          <w:szCs w:val="20"/>
          <w:lang w:val="en-GB" w:eastAsia="zh-CN"/>
        </w:rPr>
        <w:tab/>
        <w:t xml:space="preserve">References to “the defendants” mean both or all of </w:t>
      </w:r>
      <w:proofErr w:type="gramStart"/>
      <w:r w:rsidRPr="00267633">
        <w:rPr>
          <w:rFonts w:ascii="Times New Roman" w:hAnsi="Times New Roman" w:cs="Times New Roman"/>
          <w:szCs w:val="20"/>
          <w:lang w:val="en-GB" w:eastAsia="zh-CN"/>
        </w:rPr>
        <w:t>them;</w:t>
      </w:r>
      <w:proofErr w:type="gramEnd"/>
    </w:p>
    <w:p w14:paraId="1B2DF736" w14:textId="77777777" w:rsidR="00267633" w:rsidRPr="00267633" w:rsidRDefault="00267633" w:rsidP="00267633">
      <w:pPr>
        <w:tabs>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4D7196CD" w14:textId="77777777" w:rsidR="00267633" w:rsidRPr="00267633" w:rsidRDefault="00267633" w:rsidP="00267633">
      <w:pPr>
        <w:tabs>
          <w:tab w:val="left" w:pos="-720"/>
          <w:tab w:val="left" w:pos="0"/>
          <w:tab w:val="left" w:pos="720"/>
          <w:tab w:val="left" w:pos="1440"/>
        </w:tabs>
        <w:suppressAutoHyphens/>
        <w:spacing w:before="0" w:after="0" w:line="240" w:lineRule="auto"/>
        <w:ind w:left="1440" w:hanging="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(b)</w:t>
      </w:r>
      <w:r w:rsidRPr="00267633">
        <w:rPr>
          <w:rFonts w:ascii="Times New Roman" w:hAnsi="Times New Roman" w:cs="Times New Roman"/>
          <w:szCs w:val="20"/>
          <w:lang w:val="en-GB" w:eastAsia="zh-CN"/>
        </w:rPr>
        <w:tab/>
        <w:t>An order requiring “the defendants” to do or not to do anything requires each defendant to do or not to do the specified thing; and</w:t>
      </w:r>
    </w:p>
    <w:p w14:paraId="19B31B8E" w14:textId="77777777" w:rsidR="00267633" w:rsidRPr="00267633" w:rsidRDefault="00267633" w:rsidP="00267633">
      <w:pPr>
        <w:tabs>
          <w:tab w:val="left" w:pos="-720"/>
          <w:tab w:val="left" w:pos="0"/>
          <w:tab w:val="left" w:pos="720"/>
          <w:tab w:val="left" w:pos="144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0734CB57" w14:textId="77777777" w:rsidR="00267633" w:rsidRPr="00267633" w:rsidRDefault="00267633" w:rsidP="00267633">
      <w:pPr>
        <w:tabs>
          <w:tab w:val="left" w:pos="-720"/>
          <w:tab w:val="left" w:pos="0"/>
          <w:tab w:val="left" w:pos="720"/>
          <w:tab w:val="left" w:pos="1440"/>
        </w:tabs>
        <w:suppressAutoHyphens/>
        <w:spacing w:before="0" w:after="0" w:line="240" w:lineRule="auto"/>
        <w:ind w:left="1440" w:hanging="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(c)</w:t>
      </w:r>
      <w:r w:rsidRPr="00267633">
        <w:rPr>
          <w:rFonts w:ascii="Times New Roman" w:hAnsi="Times New Roman" w:cs="Times New Roman"/>
          <w:szCs w:val="20"/>
          <w:lang w:val="en-GB" w:eastAsia="zh-CN"/>
        </w:rPr>
        <w:tab/>
        <w:t>A requirement relating to service of this order, or of any legal proceedings, on “the defendants” means service on each of them.]</w:t>
      </w:r>
    </w:p>
    <w:p w14:paraId="0F69774A"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5C120B94" w14:textId="77777777" w:rsidR="00267633" w:rsidRPr="00267633" w:rsidRDefault="00267633" w:rsidP="00267633">
      <w:pPr>
        <w:tabs>
          <w:tab w:val="center" w:pos="3793"/>
        </w:tabs>
        <w:suppressAutoHyphens/>
        <w:spacing w:before="0" w:after="0" w:line="240" w:lineRule="auto"/>
        <w:jc w:val="both"/>
        <w:divId w:val="2116439976"/>
        <w:rPr>
          <w:rFonts w:ascii="Times New Roman" w:hAnsi="Times New Roman" w:cs="Times New Roman"/>
          <w:szCs w:val="20"/>
          <w:lang w:val="en-GB" w:eastAsia="zh-CN"/>
        </w:rPr>
      </w:pPr>
    </w:p>
    <w:p w14:paraId="3B53015C" w14:textId="77777777" w:rsidR="00267633" w:rsidRPr="00267633" w:rsidRDefault="00267633" w:rsidP="00267633">
      <w:pPr>
        <w:tabs>
          <w:tab w:val="center" w:pos="3793"/>
        </w:tabs>
        <w:suppressAutoHyphens/>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 xml:space="preserve">Dated this </w:t>
      </w:r>
      <w:r w:rsidRPr="00267633">
        <w:rPr>
          <w:rFonts w:ascii="Times New Roman" w:hAnsi="Times New Roman" w:cs="Times New Roman"/>
          <w:szCs w:val="20"/>
          <w:u w:val="single"/>
          <w:lang w:val="en-GB" w:eastAsia="zh-CN"/>
        </w:rPr>
        <w:t xml:space="preserve">     </w:t>
      </w:r>
      <w:r w:rsidRPr="00267633">
        <w:rPr>
          <w:rFonts w:ascii="Times New Roman" w:hAnsi="Times New Roman" w:cs="Times New Roman"/>
          <w:szCs w:val="20"/>
          <w:lang w:val="en-GB" w:eastAsia="zh-CN"/>
        </w:rPr>
        <w:t xml:space="preserve"> day of </w:t>
      </w:r>
      <w:r w:rsidRPr="00267633">
        <w:rPr>
          <w:rFonts w:ascii="Times New Roman" w:hAnsi="Times New Roman" w:cs="Times New Roman"/>
          <w:szCs w:val="20"/>
          <w:u w:val="single"/>
          <w:lang w:val="en-GB" w:eastAsia="zh-CN"/>
        </w:rPr>
        <w:t xml:space="preserve">      </w:t>
      </w:r>
      <w:proofErr w:type="gramStart"/>
      <w:r w:rsidRPr="00267633">
        <w:rPr>
          <w:rFonts w:ascii="Times New Roman" w:hAnsi="Times New Roman" w:cs="Times New Roman"/>
          <w:szCs w:val="20"/>
          <w:u w:val="single"/>
          <w:lang w:val="en-GB" w:eastAsia="zh-CN"/>
        </w:rPr>
        <w:t xml:space="preserve">  </w:t>
      </w:r>
      <w:r w:rsidRPr="00267633">
        <w:rPr>
          <w:rFonts w:ascii="Times New Roman" w:hAnsi="Times New Roman" w:cs="Times New Roman"/>
          <w:szCs w:val="20"/>
          <w:lang w:val="en-GB" w:eastAsia="zh-CN"/>
        </w:rPr>
        <w:t>,</w:t>
      </w:r>
      <w:proofErr w:type="gramEnd"/>
      <w:r w:rsidRPr="00267633">
        <w:rPr>
          <w:rFonts w:ascii="Times New Roman" w:hAnsi="Times New Roman" w:cs="Times New Roman"/>
          <w:szCs w:val="20"/>
          <w:lang w:val="en-GB" w:eastAsia="zh-CN"/>
        </w:rPr>
        <w:t xml:space="preserve"> 20           .</w:t>
      </w:r>
    </w:p>
    <w:p w14:paraId="7A680308"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0349373B"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2AD88683"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4FAD0C49"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3CBD1BF2" w14:textId="77777777" w:rsidR="00267633" w:rsidRPr="00267633" w:rsidRDefault="00267633" w:rsidP="00267633">
      <w:pPr>
        <w:tabs>
          <w:tab w:val="right" w:pos="7586"/>
        </w:tabs>
        <w:suppressAutoHyphens/>
        <w:spacing w:before="0" w:after="0" w:line="240" w:lineRule="auto"/>
        <w:jc w:val="right"/>
        <w:divId w:val="2116439976"/>
        <w:rPr>
          <w:rFonts w:ascii="Times New Roman" w:hAnsi="Times New Roman" w:cs="Times New Roman"/>
          <w:szCs w:val="20"/>
          <w:lang w:val="en-GB" w:eastAsia="zh-CN"/>
        </w:rPr>
      </w:pPr>
      <w:r w:rsidRPr="00267633">
        <w:rPr>
          <w:rFonts w:ascii="Times New Roman" w:hAnsi="Times New Roman" w:cs="Times New Roman"/>
          <w:i/>
          <w:szCs w:val="20"/>
          <w:lang w:val="en-GB" w:eastAsia="zh-CN"/>
        </w:rPr>
        <w:t>Registrar</w:t>
      </w:r>
    </w:p>
    <w:p w14:paraId="3DE5DB12"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3612184F"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6F3B4F36"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515AB384" w14:textId="77777777" w:rsid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1FA5B42F" w14:textId="77777777" w:rsidR="000B1CC8" w:rsidRDefault="000B1CC8"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32FE31C3" w14:textId="77777777" w:rsidR="000B1CC8" w:rsidRDefault="000B1CC8"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5CC7D2A4" w14:textId="77777777" w:rsidR="000B1CC8" w:rsidRDefault="000B1CC8"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78E8BE62" w14:textId="77777777" w:rsidR="000B1CC8" w:rsidRDefault="000B1CC8"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13DCA985" w14:textId="77777777" w:rsidR="000B1CC8" w:rsidRPr="00267633" w:rsidRDefault="000B1CC8"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136006CC"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65F16B6A" w14:textId="77777777" w:rsidR="00267633" w:rsidRPr="00267633" w:rsidRDefault="00267633" w:rsidP="00267633">
      <w:pPr>
        <w:tabs>
          <w:tab w:val="center" w:pos="3793"/>
        </w:tabs>
        <w:suppressAutoHyphens/>
        <w:spacing w:before="0" w:after="0" w:line="240" w:lineRule="auto"/>
        <w:jc w:val="center"/>
        <w:divId w:val="2116439976"/>
        <w:rPr>
          <w:rFonts w:ascii="Times New Roman" w:hAnsi="Times New Roman" w:cs="Times New Roman"/>
          <w:szCs w:val="20"/>
          <w:lang w:val="en-GB" w:eastAsia="zh-CN"/>
        </w:rPr>
      </w:pPr>
      <w:r w:rsidRPr="00267633">
        <w:rPr>
          <w:rFonts w:ascii="Times New Roman" w:hAnsi="Times New Roman" w:cs="Times New Roman"/>
          <w:b/>
          <w:szCs w:val="20"/>
          <w:u w:val="single"/>
          <w:lang w:val="en-GB" w:eastAsia="zh-CN"/>
        </w:rPr>
        <w:lastRenderedPageBreak/>
        <w:t>SCHEDULE 1</w:t>
      </w:r>
    </w:p>
    <w:p w14:paraId="79B2C142" w14:textId="77777777" w:rsidR="00267633" w:rsidRPr="00267633" w:rsidRDefault="00267633" w:rsidP="00267633">
      <w:pPr>
        <w:tabs>
          <w:tab w:val="center" w:pos="3793"/>
        </w:tabs>
        <w:suppressAutoHyphens/>
        <w:spacing w:before="0" w:after="0" w:line="240" w:lineRule="auto"/>
        <w:jc w:val="center"/>
        <w:divId w:val="2116439976"/>
        <w:rPr>
          <w:rFonts w:ascii="Times New Roman" w:hAnsi="Times New Roman" w:cs="Times New Roman"/>
          <w:szCs w:val="20"/>
          <w:lang w:val="en-GB" w:eastAsia="zh-CN"/>
        </w:rPr>
      </w:pPr>
      <w:r w:rsidRPr="00267633">
        <w:rPr>
          <w:rFonts w:ascii="Times New Roman" w:hAnsi="Times New Roman" w:cs="Times New Roman"/>
          <w:i/>
          <w:szCs w:val="20"/>
          <w:u w:val="single"/>
          <w:lang w:val="en-GB" w:eastAsia="zh-CN"/>
        </w:rPr>
        <w:t>Undertakings given to the Court by the plaintiff</w:t>
      </w:r>
    </w:p>
    <w:p w14:paraId="59ACF590"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5B55876D" w14:textId="77777777" w:rsidR="00267633" w:rsidRPr="00267633" w:rsidRDefault="00267633" w:rsidP="00267633">
      <w:pPr>
        <w:tabs>
          <w:tab w:val="left" w:pos="-720"/>
          <w:tab w:val="left" w:pos="0"/>
          <w:tab w:val="left" w:pos="720"/>
        </w:tabs>
        <w:suppressAutoHyphens/>
        <w:spacing w:before="0" w:after="0" w:line="240" w:lineRule="auto"/>
        <w:ind w:left="720" w:hanging="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(1)</w:t>
      </w:r>
      <w:r w:rsidRPr="00267633">
        <w:rPr>
          <w:rFonts w:ascii="Times New Roman" w:hAnsi="Times New Roman" w:cs="Times New Roman"/>
          <w:szCs w:val="20"/>
          <w:lang w:val="en-GB" w:eastAsia="zh-CN"/>
        </w:rPr>
        <w:tab/>
        <w:t xml:space="preserve">If the Court later finds that this order has caused loss to the </w:t>
      </w:r>
      <w:proofErr w:type="gramStart"/>
      <w:r w:rsidRPr="00267633">
        <w:rPr>
          <w:rFonts w:ascii="Times New Roman" w:hAnsi="Times New Roman" w:cs="Times New Roman"/>
          <w:szCs w:val="20"/>
          <w:lang w:val="en-GB" w:eastAsia="zh-CN"/>
        </w:rPr>
        <w:t>defendant, and</w:t>
      </w:r>
      <w:proofErr w:type="gramEnd"/>
      <w:r w:rsidRPr="00267633">
        <w:rPr>
          <w:rFonts w:ascii="Times New Roman" w:hAnsi="Times New Roman" w:cs="Times New Roman"/>
          <w:szCs w:val="20"/>
          <w:lang w:val="en-GB" w:eastAsia="zh-CN"/>
        </w:rPr>
        <w:t xml:space="preserve"> decides that the defendant should be compensated for that loss, the plaintiff shall comply with any order the Court may make.</w:t>
      </w:r>
    </w:p>
    <w:p w14:paraId="7B3952EF" w14:textId="77777777" w:rsidR="00267633" w:rsidRPr="00267633" w:rsidRDefault="00267633" w:rsidP="00267633">
      <w:pPr>
        <w:tabs>
          <w:tab w:val="left" w:pos="-720"/>
          <w:tab w:val="left" w:pos="0"/>
          <w:tab w:val="left" w:pos="720"/>
        </w:tabs>
        <w:suppressAutoHyphens/>
        <w:spacing w:before="0" w:after="0" w:line="240" w:lineRule="auto"/>
        <w:ind w:left="720" w:hanging="720"/>
        <w:jc w:val="both"/>
        <w:divId w:val="2116439976"/>
        <w:rPr>
          <w:rFonts w:ascii="Times New Roman" w:hAnsi="Times New Roman" w:cs="Times New Roman"/>
          <w:szCs w:val="20"/>
          <w:lang w:val="en-GB" w:eastAsia="zh-CN"/>
        </w:rPr>
      </w:pPr>
    </w:p>
    <w:p w14:paraId="612FA211" w14:textId="77777777" w:rsidR="00267633" w:rsidRPr="00267633" w:rsidRDefault="00267633" w:rsidP="00267633">
      <w:pPr>
        <w:widowControl w:val="0"/>
        <w:autoSpaceDE w:val="0"/>
        <w:autoSpaceDN w:val="0"/>
        <w:adjustRightInd w:val="0"/>
        <w:spacing w:before="0" w:after="0" w:line="240" w:lineRule="auto"/>
        <w:ind w:left="709" w:hanging="709"/>
        <w:jc w:val="both"/>
        <w:divId w:val="2116439976"/>
        <w:rPr>
          <w:rFonts w:ascii="Times New Roman" w:eastAsia="SimSun" w:hAnsi="Times New Roman" w:cs="Times New Roman"/>
          <w:lang w:val="en-GB" w:eastAsia="en-GB"/>
        </w:rPr>
      </w:pPr>
      <w:r w:rsidRPr="00267633">
        <w:rPr>
          <w:rFonts w:ascii="Times New Roman" w:eastAsia="SimSun" w:hAnsi="Times New Roman" w:cs="Times New Roman"/>
          <w:sz w:val="22"/>
          <w:szCs w:val="22"/>
          <w:lang w:val="en-GB" w:eastAsia="en-GB"/>
        </w:rPr>
        <w:t>(2)</w:t>
      </w:r>
      <w:r w:rsidRPr="00267633">
        <w:rPr>
          <w:rFonts w:ascii="Times New Roman" w:eastAsia="SimSun" w:hAnsi="Times New Roman" w:cs="Times New Roman"/>
          <w:sz w:val="22"/>
          <w:szCs w:val="22"/>
          <w:lang w:val="en-GB" w:eastAsia="en-GB"/>
        </w:rPr>
        <w:tab/>
      </w:r>
      <w:r w:rsidRPr="00267633">
        <w:rPr>
          <w:rFonts w:ascii="Times New Roman" w:eastAsia="SimSun" w:hAnsi="Times New Roman" w:cs="Times New Roman"/>
          <w:lang w:val="en-GB" w:eastAsia="en-GB"/>
        </w:rPr>
        <w:t xml:space="preserve">The plaintiff, in respect of any order the Court may make pursuant to paragraph (1) above, will: </w:t>
      </w:r>
    </w:p>
    <w:p w14:paraId="7B696121" w14:textId="77777777" w:rsidR="00267633" w:rsidRPr="00267633" w:rsidRDefault="00267633" w:rsidP="00267633">
      <w:pPr>
        <w:widowControl w:val="0"/>
        <w:autoSpaceDE w:val="0"/>
        <w:autoSpaceDN w:val="0"/>
        <w:adjustRightInd w:val="0"/>
        <w:spacing w:before="0" w:after="0" w:line="240" w:lineRule="auto"/>
        <w:ind w:left="709" w:hanging="709"/>
        <w:jc w:val="both"/>
        <w:divId w:val="2116439976"/>
        <w:rPr>
          <w:rFonts w:ascii="Times New Roman" w:eastAsia="SimSun" w:hAnsi="Times New Roman" w:cs="Times New Roman"/>
          <w:lang w:val="en-GB" w:eastAsia="en-GB"/>
        </w:rPr>
      </w:pPr>
    </w:p>
    <w:p w14:paraId="14C031F7" w14:textId="77777777" w:rsidR="00267633" w:rsidRPr="00267633" w:rsidRDefault="00267633" w:rsidP="00267633">
      <w:pPr>
        <w:widowControl w:val="0"/>
        <w:autoSpaceDE w:val="0"/>
        <w:autoSpaceDN w:val="0"/>
        <w:adjustRightInd w:val="0"/>
        <w:spacing w:before="0" w:after="0" w:line="240" w:lineRule="auto"/>
        <w:ind w:left="1418" w:hanging="709"/>
        <w:jc w:val="both"/>
        <w:divId w:val="2116439976"/>
        <w:rPr>
          <w:rFonts w:ascii="Times New Roman" w:eastAsia="SimSun" w:hAnsi="Times New Roman" w:cs="Times New Roman"/>
          <w:lang w:val="en-GB" w:eastAsia="en-GB"/>
        </w:rPr>
      </w:pPr>
      <w:r w:rsidRPr="00267633">
        <w:rPr>
          <w:rFonts w:ascii="Times New Roman" w:eastAsia="SimSun" w:hAnsi="Times New Roman" w:cs="Times New Roman"/>
          <w:lang w:val="en-GB" w:eastAsia="en-GB"/>
        </w:rPr>
        <w:t xml:space="preserve">(a) </w:t>
      </w:r>
      <w:r w:rsidRPr="00267633">
        <w:rPr>
          <w:rFonts w:ascii="Times New Roman" w:eastAsia="SimSun" w:hAnsi="Times New Roman" w:cs="Times New Roman"/>
          <w:lang w:val="en-GB" w:eastAsia="en-GB"/>
        </w:rPr>
        <w:tab/>
        <w:t xml:space="preserve">on or before [date] provide to the defendant security in the sum of [$         ] by causing [payment to be made into Court / a bond to be issued by an insurance company with a place of business within Singapore / a written guarantee to be issued from a bank with a place of business within Singapore / payment to the plaintiff’s solicitor to be held by the solicitor as an officer of the Court pending further order]*; and </w:t>
      </w:r>
    </w:p>
    <w:p w14:paraId="2C4997B0" w14:textId="77777777" w:rsidR="00267633" w:rsidRPr="00267633" w:rsidRDefault="00267633" w:rsidP="00267633">
      <w:pPr>
        <w:widowControl w:val="0"/>
        <w:autoSpaceDE w:val="0"/>
        <w:autoSpaceDN w:val="0"/>
        <w:adjustRightInd w:val="0"/>
        <w:spacing w:before="0" w:after="0" w:line="240" w:lineRule="auto"/>
        <w:ind w:left="1418"/>
        <w:jc w:val="both"/>
        <w:divId w:val="2116439976"/>
        <w:rPr>
          <w:rFonts w:ascii="Times New Roman" w:eastAsia="SimSun" w:hAnsi="Times New Roman" w:cs="Times New Roman"/>
          <w:i/>
          <w:lang w:val="en-GB" w:eastAsia="en-GB"/>
        </w:rPr>
      </w:pPr>
      <w:r w:rsidRPr="00267633">
        <w:rPr>
          <w:rFonts w:ascii="Times New Roman" w:eastAsia="SimSun" w:hAnsi="Times New Roman" w:cs="Times New Roman"/>
          <w:i/>
          <w:lang w:val="en-GB" w:eastAsia="en-GB"/>
        </w:rPr>
        <w:t>(*Delete where appropriate)</w:t>
      </w:r>
    </w:p>
    <w:p w14:paraId="1E4D154E" w14:textId="77777777" w:rsidR="00267633" w:rsidRPr="00267633" w:rsidRDefault="00267633" w:rsidP="00267633">
      <w:pPr>
        <w:widowControl w:val="0"/>
        <w:autoSpaceDE w:val="0"/>
        <w:autoSpaceDN w:val="0"/>
        <w:adjustRightInd w:val="0"/>
        <w:spacing w:before="0" w:after="0" w:line="240" w:lineRule="auto"/>
        <w:ind w:left="1418" w:hanging="709"/>
        <w:jc w:val="both"/>
        <w:divId w:val="2116439976"/>
        <w:rPr>
          <w:rFonts w:ascii="Times New Roman" w:eastAsia="SimSun" w:hAnsi="Times New Roman" w:cs="Times New Roman"/>
          <w:lang w:val="en-GB" w:eastAsia="en-GB"/>
        </w:rPr>
      </w:pPr>
    </w:p>
    <w:p w14:paraId="0E370710" w14:textId="77777777" w:rsidR="00267633" w:rsidRPr="00267633" w:rsidRDefault="00267633" w:rsidP="00267633">
      <w:pPr>
        <w:widowControl w:val="0"/>
        <w:autoSpaceDE w:val="0"/>
        <w:autoSpaceDN w:val="0"/>
        <w:adjustRightInd w:val="0"/>
        <w:spacing w:before="0" w:after="0" w:line="240" w:lineRule="auto"/>
        <w:ind w:left="1418" w:hanging="709"/>
        <w:jc w:val="both"/>
        <w:divId w:val="2116439976"/>
        <w:rPr>
          <w:rFonts w:ascii="Times New Roman" w:eastAsia="SimSun" w:hAnsi="Times New Roman" w:cs="Times New Roman"/>
          <w:lang w:val="en-GB" w:eastAsia="en-GB"/>
        </w:rPr>
      </w:pPr>
      <w:r w:rsidRPr="00267633">
        <w:rPr>
          <w:rFonts w:ascii="Times New Roman" w:eastAsia="SimSun" w:hAnsi="Times New Roman" w:cs="Times New Roman"/>
          <w:lang w:val="en-GB" w:eastAsia="en-GB"/>
        </w:rPr>
        <w:t xml:space="preserve">(b) </w:t>
      </w:r>
      <w:r w:rsidRPr="00267633">
        <w:rPr>
          <w:rFonts w:ascii="Times New Roman" w:eastAsia="SimSun" w:hAnsi="Times New Roman" w:cs="Times New Roman"/>
          <w:lang w:val="en-GB" w:eastAsia="en-GB"/>
        </w:rPr>
        <w:tab/>
        <w:t xml:space="preserve">cause evidence of the provision of security to be extended to the defendant immediately after the security has been put up.       </w:t>
      </w:r>
    </w:p>
    <w:p w14:paraId="7016AD5A" w14:textId="77777777" w:rsidR="00267633" w:rsidRPr="00267633" w:rsidRDefault="00267633" w:rsidP="00267633">
      <w:pPr>
        <w:tabs>
          <w:tab w:val="left" w:pos="-720"/>
          <w:tab w:val="left" w:pos="0"/>
          <w:tab w:val="left" w:pos="720"/>
        </w:tabs>
        <w:suppressAutoHyphens/>
        <w:spacing w:before="0" w:after="0" w:line="240" w:lineRule="auto"/>
        <w:ind w:left="720" w:hanging="720"/>
        <w:jc w:val="both"/>
        <w:divId w:val="2116439976"/>
        <w:rPr>
          <w:rFonts w:ascii="Times New Roman" w:hAnsi="Times New Roman" w:cs="Times New Roman"/>
          <w:szCs w:val="20"/>
          <w:lang w:val="en-GB" w:eastAsia="zh-CN"/>
        </w:rPr>
      </w:pPr>
    </w:p>
    <w:p w14:paraId="31054CE8" w14:textId="77777777" w:rsidR="00267633" w:rsidRPr="00267633" w:rsidRDefault="00267633" w:rsidP="00267633">
      <w:pPr>
        <w:tabs>
          <w:tab w:val="left" w:pos="-720"/>
        </w:tabs>
        <w:suppressAutoHyphens/>
        <w:spacing w:before="0" w:after="0" w:line="240" w:lineRule="auto"/>
        <w:ind w:left="720" w:hanging="720"/>
        <w:jc w:val="both"/>
        <w:divId w:val="2116439976"/>
        <w:rPr>
          <w:rFonts w:ascii="Times New Roman" w:hAnsi="Times New Roman" w:cs="Times New Roman"/>
          <w:szCs w:val="20"/>
          <w:lang w:val="en-GB" w:eastAsia="zh-CN"/>
        </w:rPr>
      </w:pPr>
    </w:p>
    <w:p w14:paraId="336439D2" w14:textId="77777777" w:rsidR="00267633" w:rsidRPr="00267633" w:rsidRDefault="00267633" w:rsidP="00267633">
      <w:pPr>
        <w:tabs>
          <w:tab w:val="left" w:pos="-720"/>
          <w:tab w:val="left" w:pos="0"/>
          <w:tab w:val="left" w:pos="720"/>
        </w:tabs>
        <w:suppressAutoHyphens/>
        <w:spacing w:before="0" w:after="0" w:line="240" w:lineRule="auto"/>
        <w:ind w:left="720" w:hanging="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(3)</w:t>
      </w:r>
      <w:r w:rsidRPr="00267633">
        <w:rPr>
          <w:rFonts w:ascii="Times New Roman" w:hAnsi="Times New Roman" w:cs="Times New Roman"/>
          <w:szCs w:val="20"/>
          <w:lang w:val="en-GB" w:eastAsia="zh-CN"/>
        </w:rPr>
        <w:tab/>
        <w:t>As soon as practicable the plaintiff shall [issue and] serve on the defendant [a] [the] writ of summons [in the form of the draft writ produced to the Court] [claiming appropriate relief] together with this order.</w:t>
      </w:r>
    </w:p>
    <w:p w14:paraId="270B0974" w14:textId="77777777" w:rsidR="00267633" w:rsidRPr="00267633" w:rsidRDefault="00267633" w:rsidP="00267633">
      <w:pPr>
        <w:tabs>
          <w:tab w:val="left" w:pos="-720"/>
        </w:tabs>
        <w:suppressAutoHyphens/>
        <w:spacing w:before="0" w:after="0" w:line="240" w:lineRule="auto"/>
        <w:ind w:left="720" w:hanging="720"/>
        <w:jc w:val="both"/>
        <w:divId w:val="2116439976"/>
        <w:rPr>
          <w:rFonts w:ascii="Times New Roman" w:hAnsi="Times New Roman" w:cs="Times New Roman"/>
          <w:szCs w:val="20"/>
          <w:lang w:val="en-GB" w:eastAsia="zh-CN"/>
        </w:rPr>
      </w:pPr>
    </w:p>
    <w:p w14:paraId="6D766AA6" w14:textId="77777777" w:rsidR="00267633" w:rsidRPr="00267633" w:rsidRDefault="00267633" w:rsidP="00267633">
      <w:pPr>
        <w:tabs>
          <w:tab w:val="left" w:pos="-720"/>
          <w:tab w:val="left" w:pos="0"/>
          <w:tab w:val="left" w:pos="720"/>
        </w:tabs>
        <w:suppressAutoHyphens/>
        <w:spacing w:before="0" w:after="0" w:line="240" w:lineRule="auto"/>
        <w:ind w:left="720" w:hanging="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(4)</w:t>
      </w:r>
      <w:r w:rsidRPr="00267633">
        <w:rPr>
          <w:rFonts w:ascii="Times New Roman" w:hAnsi="Times New Roman" w:cs="Times New Roman"/>
          <w:szCs w:val="20"/>
          <w:lang w:val="en-GB" w:eastAsia="zh-CN"/>
        </w:rPr>
        <w:tab/>
        <w:t>The plaintiff shall cause an affidavit to be sworn and filed [substantially in the terms of the draft affidavit produced to the Court] [confirming the substance of what was said to the Court by the plaintiff's solicitors].</w:t>
      </w:r>
    </w:p>
    <w:p w14:paraId="72E65564" w14:textId="77777777" w:rsidR="00267633" w:rsidRPr="00267633" w:rsidRDefault="00267633" w:rsidP="00267633">
      <w:pPr>
        <w:tabs>
          <w:tab w:val="left" w:pos="-720"/>
        </w:tabs>
        <w:suppressAutoHyphens/>
        <w:spacing w:before="0" w:after="0" w:line="240" w:lineRule="auto"/>
        <w:ind w:left="720" w:hanging="720"/>
        <w:jc w:val="both"/>
        <w:divId w:val="2116439976"/>
        <w:rPr>
          <w:rFonts w:ascii="Times New Roman" w:hAnsi="Times New Roman" w:cs="Times New Roman"/>
          <w:szCs w:val="20"/>
          <w:lang w:val="en-GB" w:eastAsia="zh-CN"/>
        </w:rPr>
      </w:pPr>
    </w:p>
    <w:p w14:paraId="0966DD89" w14:textId="77777777" w:rsidR="00267633" w:rsidRPr="00267633" w:rsidRDefault="00267633" w:rsidP="00267633">
      <w:pPr>
        <w:tabs>
          <w:tab w:val="left" w:pos="-720"/>
          <w:tab w:val="left" w:pos="0"/>
          <w:tab w:val="left" w:pos="720"/>
        </w:tabs>
        <w:suppressAutoHyphens/>
        <w:spacing w:before="0" w:after="0" w:line="240" w:lineRule="auto"/>
        <w:ind w:left="720" w:hanging="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(5)</w:t>
      </w:r>
      <w:r w:rsidRPr="00267633">
        <w:rPr>
          <w:rFonts w:ascii="Times New Roman" w:hAnsi="Times New Roman" w:cs="Times New Roman"/>
          <w:szCs w:val="20"/>
          <w:lang w:val="en-GB" w:eastAsia="zh-CN"/>
        </w:rPr>
        <w:tab/>
        <w:t>As soon as practicable the plaintiff shall serve on the defendant a copy of the affidavits and exhibits containing the evidence relied on by the plaintiff.</w:t>
      </w:r>
    </w:p>
    <w:p w14:paraId="4A4D7C27" w14:textId="77777777" w:rsidR="00267633" w:rsidRPr="00267633" w:rsidRDefault="00267633" w:rsidP="00267633">
      <w:pPr>
        <w:tabs>
          <w:tab w:val="left" w:pos="-720"/>
        </w:tabs>
        <w:suppressAutoHyphens/>
        <w:spacing w:before="0" w:after="0" w:line="240" w:lineRule="auto"/>
        <w:ind w:left="720" w:hanging="720"/>
        <w:jc w:val="both"/>
        <w:divId w:val="2116439976"/>
        <w:rPr>
          <w:rFonts w:ascii="Times New Roman" w:hAnsi="Times New Roman" w:cs="Times New Roman"/>
          <w:szCs w:val="20"/>
          <w:lang w:val="en-GB" w:eastAsia="zh-CN"/>
        </w:rPr>
      </w:pPr>
    </w:p>
    <w:p w14:paraId="19A0C487" w14:textId="77777777" w:rsidR="00267633" w:rsidRPr="00267633" w:rsidRDefault="00267633" w:rsidP="00267633">
      <w:pPr>
        <w:tabs>
          <w:tab w:val="left" w:pos="-720"/>
          <w:tab w:val="left" w:pos="0"/>
          <w:tab w:val="left" w:pos="720"/>
        </w:tabs>
        <w:suppressAutoHyphens/>
        <w:spacing w:before="0" w:after="0" w:line="240" w:lineRule="auto"/>
        <w:ind w:left="720" w:hanging="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(6)</w:t>
      </w:r>
      <w:r w:rsidRPr="00267633">
        <w:rPr>
          <w:rFonts w:ascii="Times New Roman" w:hAnsi="Times New Roman" w:cs="Times New Roman"/>
          <w:szCs w:val="20"/>
          <w:lang w:val="en-GB" w:eastAsia="zh-CN"/>
        </w:rPr>
        <w:tab/>
        <w:t>Anyone notified of this order will be given a copy of it by the plaintiff's solicitors.</w:t>
      </w:r>
    </w:p>
    <w:p w14:paraId="47A03926" w14:textId="77777777" w:rsidR="00267633" w:rsidRPr="00267633" w:rsidRDefault="00267633" w:rsidP="00267633">
      <w:pPr>
        <w:tabs>
          <w:tab w:val="left" w:pos="-720"/>
        </w:tabs>
        <w:suppressAutoHyphens/>
        <w:spacing w:before="0" w:after="0" w:line="240" w:lineRule="auto"/>
        <w:ind w:left="720" w:hanging="720"/>
        <w:jc w:val="both"/>
        <w:divId w:val="2116439976"/>
        <w:rPr>
          <w:rFonts w:ascii="Times New Roman" w:hAnsi="Times New Roman" w:cs="Times New Roman"/>
          <w:szCs w:val="20"/>
          <w:lang w:val="en-GB" w:eastAsia="zh-CN"/>
        </w:rPr>
      </w:pPr>
    </w:p>
    <w:p w14:paraId="68BD32EE" w14:textId="77777777" w:rsidR="00267633" w:rsidRPr="00267633" w:rsidRDefault="00267633" w:rsidP="00267633">
      <w:pPr>
        <w:tabs>
          <w:tab w:val="left" w:pos="-720"/>
          <w:tab w:val="left" w:pos="0"/>
          <w:tab w:val="left" w:pos="720"/>
        </w:tabs>
        <w:suppressAutoHyphens/>
        <w:spacing w:before="0" w:after="0" w:line="240" w:lineRule="auto"/>
        <w:ind w:left="720" w:hanging="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(7)</w:t>
      </w:r>
      <w:r w:rsidRPr="00267633">
        <w:rPr>
          <w:rFonts w:ascii="Times New Roman" w:hAnsi="Times New Roman" w:cs="Times New Roman"/>
          <w:szCs w:val="20"/>
          <w:lang w:val="en-GB" w:eastAsia="zh-CN"/>
        </w:rPr>
        <w:tab/>
        <w:t>The plaintiff shall pay the reasonable costs of anyone other than the defendant which have been incurred as a result of this order including the costs of ascertaining whether that person holds any of the defendant's assets and if the Court later finds that this order has caused such person loss, and decides that such person should be compensated for that loss, the plaintiff will comply with any order the Court may make.</w:t>
      </w:r>
    </w:p>
    <w:p w14:paraId="3D57C348" w14:textId="77777777" w:rsidR="00267633" w:rsidRPr="00267633" w:rsidRDefault="00267633" w:rsidP="00267633">
      <w:pPr>
        <w:tabs>
          <w:tab w:val="left" w:pos="-720"/>
          <w:tab w:val="left" w:pos="0"/>
          <w:tab w:val="left" w:pos="720"/>
        </w:tabs>
        <w:suppressAutoHyphens/>
        <w:spacing w:before="0" w:after="0" w:line="240" w:lineRule="auto"/>
        <w:ind w:left="720" w:hanging="720"/>
        <w:jc w:val="both"/>
        <w:divId w:val="2116439976"/>
        <w:rPr>
          <w:rFonts w:ascii="Times New Roman" w:hAnsi="Times New Roman" w:cs="Times New Roman"/>
          <w:szCs w:val="20"/>
          <w:lang w:val="en-GB" w:eastAsia="zh-CN"/>
        </w:rPr>
      </w:pPr>
    </w:p>
    <w:p w14:paraId="6AEB6D6E" w14:textId="77777777" w:rsidR="00267633" w:rsidRPr="00267633" w:rsidRDefault="00267633" w:rsidP="00267633">
      <w:pPr>
        <w:tabs>
          <w:tab w:val="left" w:pos="-720"/>
          <w:tab w:val="left" w:pos="0"/>
          <w:tab w:val="left" w:pos="720"/>
        </w:tabs>
        <w:suppressAutoHyphens/>
        <w:spacing w:before="0" w:after="0" w:line="240" w:lineRule="auto"/>
        <w:ind w:left="720" w:hanging="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(8)</w:t>
      </w:r>
      <w:r w:rsidRPr="00267633">
        <w:rPr>
          <w:rFonts w:ascii="Times New Roman" w:hAnsi="Times New Roman" w:cs="Times New Roman"/>
          <w:szCs w:val="20"/>
          <w:lang w:val="en-GB" w:eastAsia="zh-CN"/>
        </w:rPr>
        <w:tab/>
      </w:r>
      <w:r w:rsidRPr="00267633">
        <w:rPr>
          <w:rFonts w:ascii="Times New Roman" w:eastAsia="SimSun" w:hAnsi="Times New Roman" w:cs="Times New Roman"/>
          <w:lang w:val="en-GB" w:eastAsia="zh-CN"/>
        </w:rPr>
        <w:t>If this order ceases to have effect, the plaintiff will immediately take all reasonable steps to inform in writing anyone to whom he has given notice of this order, or who he has reasonable grounds for supposing may act upon this order, that it has ceased to have effect.</w:t>
      </w:r>
    </w:p>
    <w:p w14:paraId="64D211B7" w14:textId="77777777" w:rsidR="00267633" w:rsidRPr="00267633" w:rsidRDefault="00267633" w:rsidP="00267633">
      <w:pPr>
        <w:tabs>
          <w:tab w:val="left" w:pos="-720"/>
        </w:tabs>
        <w:suppressAutoHyphens/>
        <w:spacing w:before="0" w:after="0" w:line="240" w:lineRule="auto"/>
        <w:ind w:left="720" w:hanging="720"/>
        <w:jc w:val="both"/>
        <w:divId w:val="2116439976"/>
        <w:rPr>
          <w:rFonts w:ascii="Times New Roman" w:hAnsi="Times New Roman" w:cs="Times New Roman"/>
          <w:szCs w:val="20"/>
          <w:lang w:val="en-GB" w:eastAsia="zh-CN"/>
        </w:rPr>
      </w:pPr>
    </w:p>
    <w:p w14:paraId="69FE83F4" w14:textId="77777777" w:rsidR="00267633" w:rsidRPr="00267633" w:rsidRDefault="00267633" w:rsidP="00267633">
      <w:pPr>
        <w:tabs>
          <w:tab w:val="left" w:pos="-720"/>
          <w:tab w:val="left" w:pos="0"/>
          <w:tab w:val="left" w:pos="720"/>
        </w:tabs>
        <w:suppressAutoHyphens/>
        <w:spacing w:before="0" w:after="0" w:line="240" w:lineRule="auto"/>
        <w:ind w:left="720" w:hanging="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(9)</w:t>
      </w:r>
      <w:r w:rsidRPr="00267633">
        <w:rPr>
          <w:rFonts w:ascii="Times New Roman" w:hAnsi="Times New Roman" w:cs="Times New Roman"/>
          <w:szCs w:val="20"/>
          <w:lang w:val="en-GB" w:eastAsia="zh-CN"/>
        </w:rPr>
        <w:tab/>
        <w:t>The plaintiff shall not without the leave of the Court begin proceedings against the defendant in any other jurisdiction or use information obtained as a result of an order of the Court in this jurisdiction for the purpose of civil or criminal proceedings in any other jurisdiction.</w:t>
      </w:r>
    </w:p>
    <w:p w14:paraId="641905C0" w14:textId="77777777" w:rsidR="00267633" w:rsidRPr="00267633" w:rsidRDefault="00267633" w:rsidP="00267633">
      <w:pPr>
        <w:tabs>
          <w:tab w:val="left" w:pos="-720"/>
        </w:tabs>
        <w:suppressAutoHyphens/>
        <w:spacing w:before="0" w:after="0" w:line="240" w:lineRule="auto"/>
        <w:ind w:left="720" w:hanging="720"/>
        <w:jc w:val="both"/>
        <w:divId w:val="2116439976"/>
        <w:rPr>
          <w:rFonts w:ascii="Times New Roman" w:hAnsi="Times New Roman" w:cs="Times New Roman"/>
          <w:szCs w:val="20"/>
          <w:lang w:val="en-GB" w:eastAsia="zh-CN"/>
        </w:rPr>
      </w:pPr>
    </w:p>
    <w:p w14:paraId="2EFE75FC" w14:textId="77777777" w:rsidR="00267633" w:rsidRPr="00267633" w:rsidRDefault="00267633" w:rsidP="00267633">
      <w:pPr>
        <w:tabs>
          <w:tab w:val="left" w:pos="-720"/>
          <w:tab w:val="left" w:pos="0"/>
          <w:tab w:val="left" w:pos="720"/>
        </w:tabs>
        <w:suppressAutoHyphens/>
        <w:spacing w:before="0" w:after="0" w:line="240" w:lineRule="auto"/>
        <w:ind w:left="720" w:hanging="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(10)</w:t>
      </w:r>
      <w:r w:rsidRPr="00267633">
        <w:rPr>
          <w:rFonts w:ascii="Times New Roman" w:hAnsi="Times New Roman" w:cs="Times New Roman"/>
          <w:szCs w:val="20"/>
          <w:lang w:val="en-GB" w:eastAsia="zh-CN"/>
        </w:rPr>
        <w:tab/>
        <w:t>The plaintiff shall not without the leave of the Court seek to enforce this order in any country outside Singapore [or seek an order of a similar nature including orders conferring a charge or other security against the defendant or the defendant's assets].</w:t>
      </w:r>
    </w:p>
    <w:p w14:paraId="73011937" w14:textId="77777777" w:rsidR="00267633" w:rsidRPr="00267633" w:rsidRDefault="00267633" w:rsidP="00267633">
      <w:pPr>
        <w:tabs>
          <w:tab w:val="left" w:pos="-720"/>
          <w:tab w:val="left" w:pos="0"/>
          <w:tab w:val="left" w:pos="720"/>
        </w:tabs>
        <w:suppressAutoHyphens/>
        <w:spacing w:before="0" w:after="0" w:line="240" w:lineRule="auto"/>
        <w:ind w:left="720" w:hanging="720"/>
        <w:jc w:val="both"/>
        <w:divId w:val="2116439976"/>
        <w:rPr>
          <w:rFonts w:ascii="Times New Roman" w:hAnsi="Times New Roman" w:cs="Times New Roman"/>
          <w:szCs w:val="20"/>
          <w:lang w:val="en-GB" w:eastAsia="zh-CN"/>
        </w:rPr>
        <w:sectPr w:rsidR="00267633" w:rsidRPr="00267633" w:rsidSect="00C63330">
          <w:headerReference w:type="default" r:id="rId16"/>
          <w:footerReference w:type="default" r:id="rId17"/>
          <w:pgSz w:w="11906" w:h="16838"/>
          <w:pgMar w:top="1418" w:right="2125" w:bottom="1418" w:left="2127" w:header="1152" w:footer="1152" w:gutter="0"/>
          <w:paperSrc w:first="1" w:other="1"/>
          <w:cols w:space="720"/>
          <w:noEndnote/>
        </w:sectPr>
      </w:pPr>
    </w:p>
    <w:tbl>
      <w:tblPr>
        <w:tblW w:w="0" w:type="auto"/>
        <w:tblInd w:w="641" w:type="dxa"/>
        <w:tblLayout w:type="fixed"/>
        <w:tblLook w:val="0000" w:firstRow="0" w:lastRow="0" w:firstColumn="0" w:lastColumn="0" w:noHBand="0" w:noVBand="0"/>
      </w:tblPr>
      <w:tblGrid>
        <w:gridCol w:w="2600"/>
        <w:gridCol w:w="2600"/>
        <w:gridCol w:w="2600"/>
      </w:tblGrid>
      <w:tr w:rsidR="00267633" w:rsidRPr="00267633" w14:paraId="71BC1250" w14:textId="77777777" w:rsidTr="00267633">
        <w:trPr>
          <w:divId w:val="2116439976"/>
        </w:trPr>
        <w:tc>
          <w:tcPr>
            <w:tcW w:w="2600" w:type="dxa"/>
          </w:tcPr>
          <w:p w14:paraId="0C313690" w14:textId="77777777" w:rsidR="00267633" w:rsidRPr="00267633" w:rsidRDefault="00267633" w:rsidP="00267633">
            <w:pPr>
              <w:tabs>
                <w:tab w:val="left" w:pos="-720"/>
              </w:tabs>
              <w:suppressAutoHyphens/>
              <w:spacing w:before="0" w:after="0" w:line="240" w:lineRule="auto"/>
              <w:rPr>
                <w:rFonts w:ascii="Times New Roman" w:hAnsi="Times New Roman" w:cs="Times New Roman"/>
                <w:sz w:val="18"/>
                <w:szCs w:val="20"/>
                <w:lang w:val="en-GB" w:eastAsia="zh-CN"/>
              </w:rPr>
            </w:pPr>
            <w:r w:rsidRPr="00267633">
              <w:rPr>
                <w:rFonts w:ascii="Times New Roman" w:hAnsi="Times New Roman" w:cs="Times New Roman"/>
                <w:i/>
                <w:sz w:val="18"/>
                <w:szCs w:val="20"/>
                <w:lang w:val="en-GB" w:eastAsia="zh-CN"/>
              </w:rPr>
              <w:lastRenderedPageBreak/>
              <w:br w:type="page"/>
            </w:r>
          </w:p>
        </w:tc>
        <w:tc>
          <w:tcPr>
            <w:tcW w:w="2600" w:type="dxa"/>
          </w:tcPr>
          <w:p w14:paraId="5706F539" w14:textId="77777777" w:rsidR="00267633" w:rsidRPr="00267633" w:rsidRDefault="00267633" w:rsidP="00267633">
            <w:pPr>
              <w:keepNext/>
              <w:spacing w:before="0" w:after="0" w:line="240" w:lineRule="auto"/>
              <w:jc w:val="center"/>
              <w:outlineLvl w:val="1"/>
              <w:rPr>
                <w:rFonts w:ascii="Times New Roman" w:hAnsi="Times New Roman"/>
                <w:bCs/>
                <w:iCs/>
                <w:spacing w:val="-3"/>
                <w:szCs w:val="28"/>
                <w:lang w:val="en-GB" w:eastAsia="zh-CN"/>
              </w:rPr>
            </w:pPr>
            <w:bookmarkStart w:id="134" w:name="form7"/>
            <w:bookmarkStart w:id="135" w:name="_Toc66445305"/>
            <w:bookmarkStart w:id="136" w:name="_Toc81709860"/>
            <w:bookmarkStart w:id="137" w:name="_Toc81710585"/>
            <w:bookmarkStart w:id="138" w:name="_Toc81717494"/>
            <w:bookmarkStart w:id="139" w:name="_Toc122854345"/>
            <w:bookmarkStart w:id="140" w:name="_Toc122854706"/>
            <w:bookmarkStart w:id="141" w:name="_Toc243995789"/>
            <w:bookmarkEnd w:id="134"/>
            <w:r w:rsidRPr="00267633">
              <w:rPr>
                <w:rFonts w:ascii="Times New Roman" w:hAnsi="Times New Roman"/>
                <w:bCs/>
                <w:iCs/>
                <w:spacing w:val="-3"/>
                <w:szCs w:val="28"/>
                <w:lang w:val="en-GB" w:eastAsia="zh-CN"/>
              </w:rPr>
              <w:t xml:space="preserve">FORM </w:t>
            </w:r>
            <w:bookmarkEnd w:id="135"/>
            <w:bookmarkEnd w:id="136"/>
            <w:bookmarkEnd w:id="137"/>
            <w:bookmarkEnd w:id="138"/>
            <w:bookmarkEnd w:id="139"/>
            <w:bookmarkEnd w:id="140"/>
            <w:bookmarkEnd w:id="141"/>
            <w:r w:rsidRPr="00267633">
              <w:rPr>
                <w:rFonts w:ascii="Times New Roman" w:hAnsi="Times New Roman"/>
                <w:bCs/>
                <w:iCs/>
                <w:spacing w:val="-3"/>
                <w:szCs w:val="28"/>
                <w:lang w:val="en-GB" w:eastAsia="zh-CN"/>
              </w:rPr>
              <w:t>240</w:t>
            </w:r>
          </w:p>
          <w:p w14:paraId="40FA6D6A"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2600" w:type="dxa"/>
          </w:tcPr>
          <w:p w14:paraId="62444FF3" w14:textId="77777777" w:rsidR="00267633" w:rsidRPr="00267633" w:rsidRDefault="00267633" w:rsidP="00267633">
            <w:pPr>
              <w:tabs>
                <w:tab w:val="left" w:pos="-720"/>
              </w:tabs>
              <w:suppressAutoHyphens/>
              <w:spacing w:before="0" w:after="0" w:line="240" w:lineRule="auto"/>
              <w:jc w:val="center"/>
              <w:rPr>
                <w:rFonts w:ascii="Times New Roman" w:hAnsi="Times New Roman" w:cs="Times New Roman"/>
                <w:szCs w:val="20"/>
                <w:lang w:val="en-GB" w:eastAsia="zh-CN"/>
              </w:rPr>
            </w:pPr>
          </w:p>
        </w:tc>
      </w:tr>
    </w:tbl>
    <w:p w14:paraId="57177CA0" w14:textId="77777777" w:rsidR="00267633" w:rsidRPr="00267633" w:rsidRDefault="00267633" w:rsidP="00267633">
      <w:pPr>
        <w:tabs>
          <w:tab w:val="center" w:pos="3780"/>
          <w:tab w:val="right" w:pos="11128"/>
        </w:tabs>
        <w:suppressAutoHyphens/>
        <w:spacing w:before="0" w:after="0" w:line="240" w:lineRule="auto"/>
        <w:ind w:firstLine="720"/>
        <w:jc w:val="center"/>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r>
    </w:p>
    <w:p w14:paraId="3B14DFD1" w14:textId="77777777" w:rsidR="00267633" w:rsidRPr="00267633" w:rsidRDefault="00267633" w:rsidP="00267633">
      <w:pPr>
        <w:tabs>
          <w:tab w:val="right" w:pos="11128"/>
        </w:tabs>
        <w:suppressAutoHyphens/>
        <w:spacing w:before="0" w:after="0" w:line="240" w:lineRule="auto"/>
        <w:jc w:val="both"/>
        <w:divId w:val="2116439976"/>
        <w:rPr>
          <w:rFonts w:ascii="Times New Roman" w:hAnsi="Times New Roman" w:cs="Times New Roman"/>
          <w:sz w:val="22"/>
          <w:szCs w:val="22"/>
          <w:lang w:val="en-GB" w:eastAsia="zh-CN"/>
        </w:rPr>
      </w:pPr>
      <w:r w:rsidRPr="00267633">
        <w:rPr>
          <w:rFonts w:ascii="Times New Roman" w:hAnsi="Times New Roman" w:cs="Times New Roman"/>
          <w:spacing w:val="-2"/>
          <w:sz w:val="22"/>
          <w:szCs w:val="22"/>
          <w:lang w:val="en-GB" w:eastAsia="zh-CN"/>
        </w:rPr>
        <w:t>Para 84</w:t>
      </w:r>
      <w:r w:rsidRPr="00267633">
        <w:rPr>
          <w:rFonts w:ascii="Times New Roman" w:hAnsi="Times New Roman" w:cs="Times New Roman"/>
          <w:spacing w:val="-2"/>
          <w:sz w:val="22"/>
          <w:szCs w:val="22"/>
          <w:lang w:val="en-GB" w:eastAsia="zh-CN"/>
        </w:rPr>
        <w:tab/>
      </w:r>
    </w:p>
    <w:p w14:paraId="2ADB18AA" w14:textId="77777777" w:rsidR="00267633" w:rsidRPr="00267633" w:rsidRDefault="00267633" w:rsidP="00267633">
      <w:pPr>
        <w:keepNext/>
        <w:spacing w:before="240" w:after="60" w:line="240" w:lineRule="auto"/>
        <w:ind w:left="720" w:hanging="720"/>
        <w:jc w:val="center"/>
        <w:outlineLvl w:val="1"/>
        <w:divId w:val="2116439976"/>
        <w:rPr>
          <w:rFonts w:ascii="Times New Roman" w:hAnsi="Times New Roman"/>
          <w:b/>
          <w:bCs/>
          <w:iCs/>
          <w:szCs w:val="28"/>
          <w:lang w:val="en-GB" w:eastAsia="zh-CN"/>
        </w:rPr>
      </w:pPr>
      <w:bookmarkStart w:id="142" w:name="_Toc66445306"/>
      <w:bookmarkStart w:id="143" w:name="_Toc81709861"/>
      <w:bookmarkStart w:id="144" w:name="_Toc81710586"/>
      <w:bookmarkStart w:id="145" w:name="_Toc81717495"/>
      <w:bookmarkStart w:id="146" w:name="_Toc122854346"/>
      <w:bookmarkStart w:id="147" w:name="_Toc122854707"/>
      <w:bookmarkStart w:id="148" w:name="_Toc243995790"/>
      <w:r w:rsidRPr="00267633">
        <w:rPr>
          <w:rFonts w:ascii="Times New Roman" w:hAnsi="Times New Roman"/>
          <w:b/>
          <w:bCs/>
          <w:iCs/>
          <w:smallCaps/>
          <w:szCs w:val="28"/>
          <w:lang w:val="en-GB" w:eastAsia="zh-CN"/>
        </w:rPr>
        <w:t>INJUNCTION PROHIBITING DISPOSAL OF ASSETS IN SINGAPORE</w:t>
      </w:r>
      <w:bookmarkEnd w:id="142"/>
      <w:bookmarkEnd w:id="143"/>
      <w:bookmarkEnd w:id="144"/>
      <w:bookmarkEnd w:id="145"/>
      <w:bookmarkEnd w:id="146"/>
      <w:bookmarkEnd w:id="147"/>
      <w:bookmarkEnd w:id="148"/>
    </w:p>
    <w:p w14:paraId="324DED07"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728AF304" w14:textId="77777777" w:rsidR="00267633" w:rsidRPr="00267633" w:rsidRDefault="00267633" w:rsidP="00267633">
      <w:pPr>
        <w:tabs>
          <w:tab w:val="center" w:pos="5564"/>
        </w:tabs>
        <w:suppressAutoHyphens/>
        <w:spacing w:before="0" w:after="0" w:line="240" w:lineRule="auto"/>
        <w:jc w:val="center"/>
        <w:divId w:val="2116439976"/>
        <w:rPr>
          <w:rFonts w:ascii="Times New Roman" w:hAnsi="Times New Roman" w:cs="Times New Roman"/>
          <w:szCs w:val="20"/>
          <w:lang w:val="en-GB" w:eastAsia="zh-CN"/>
        </w:rPr>
      </w:pPr>
      <w:r w:rsidRPr="00267633">
        <w:rPr>
          <w:rFonts w:ascii="Times New Roman" w:hAnsi="Times New Roman" w:cs="Times New Roman"/>
          <w:b/>
          <w:szCs w:val="20"/>
          <w:lang w:val="en-GB" w:eastAsia="zh-CN"/>
        </w:rPr>
        <w:t>IN THE FAMILY JUSTICE COURTS OF THE REPUBLIC OF SINGAPORE</w:t>
      </w:r>
    </w:p>
    <w:p w14:paraId="5799D99C" w14:textId="77777777" w:rsidR="00267633" w:rsidRPr="00267633" w:rsidRDefault="00267633" w:rsidP="00267633">
      <w:pPr>
        <w:tabs>
          <w:tab w:val="left" w:pos="-720"/>
        </w:tabs>
        <w:suppressAutoHyphens/>
        <w:spacing w:before="0" w:after="0" w:line="240" w:lineRule="auto"/>
        <w:ind w:left="1742" w:right="1800"/>
        <w:jc w:val="both"/>
        <w:divId w:val="2116439976"/>
        <w:rPr>
          <w:rFonts w:ascii="Times New Roman" w:hAnsi="Times New Roman" w:cs="Times New Roman"/>
          <w:szCs w:val="20"/>
          <w:lang w:val="en-GB" w:eastAsia="zh-CN"/>
        </w:rPr>
      </w:pPr>
    </w:p>
    <w:p w14:paraId="443E2AEF" w14:textId="77777777" w:rsidR="00267633" w:rsidRPr="00267633" w:rsidRDefault="00267633" w:rsidP="00267633">
      <w:pPr>
        <w:tabs>
          <w:tab w:val="left" w:pos="-720"/>
        </w:tabs>
        <w:suppressAutoHyphens/>
        <w:spacing w:before="0" w:after="0" w:line="240" w:lineRule="auto"/>
        <w:ind w:left="1742" w:right="1800"/>
        <w:jc w:val="both"/>
        <w:divId w:val="2116439976"/>
        <w:rPr>
          <w:rFonts w:ascii="Times New Roman" w:hAnsi="Times New Roman" w:cs="Times New Roman"/>
          <w:szCs w:val="20"/>
          <w:lang w:val="en-GB" w:eastAsia="zh-CN"/>
        </w:rPr>
      </w:pPr>
    </w:p>
    <w:p w14:paraId="2001F6EE" w14:textId="77777777" w:rsidR="00267633" w:rsidRPr="00267633" w:rsidRDefault="00267633" w:rsidP="00267633">
      <w:pPr>
        <w:tabs>
          <w:tab w:val="left" w:pos="-720"/>
        </w:tabs>
        <w:suppressAutoHyphens/>
        <w:spacing w:before="0" w:after="0" w:line="240" w:lineRule="auto"/>
        <w:ind w:left="1742" w:right="1800"/>
        <w:jc w:val="both"/>
        <w:divId w:val="2116439976"/>
        <w:rPr>
          <w:rFonts w:ascii="Times New Roman" w:hAnsi="Times New Roman" w:cs="Times New Roman"/>
          <w:szCs w:val="20"/>
          <w:lang w:val="en-GB" w:eastAsia="zh-CN"/>
        </w:rPr>
      </w:pPr>
    </w:p>
    <w:p w14:paraId="066AD5B7" w14:textId="77777777" w:rsidR="00267633" w:rsidRPr="00267633" w:rsidRDefault="00267633" w:rsidP="00267633">
      <w:pPr>
        <w:tabs>
          <w:tab w:val="left" w:pos="-720"/>
        </w:tabs>
        <w:suppressAutoHyphens/>
        <w:spacing w:before="0" w:after="0" w:line="240" w:lineRule="auto"/>
        <w:ind w:right="180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Suit No.</w:t>
      </w:r>
    </w:p>
    <w:p w14:paraId="4B958B5F" w14:textId="77777777" w:rsidR="00267633" w:rsidRPr="00267633" w:rsidRDefault="00267633" w:rsidP="00267633">
      <w:pPr>
        <w:tabs>
          <w:tab w:val="left" w:pos="-720"/>
        </w:tabs>
        <w:suppressAutoHyphens/>
        <w:spacing w:before="0" w:after="0" w:line="240" w:lineRule="auto"/>
        <w:ind w:left="1742" w:right="1800"/>
        <w:jc w:val="both"/>
        <w:divId w:val="2116439976"/>
        <w:rPr>
          <w:rFonts w:ascii="Times New Roman" w:hAnsi="Times New Roman" w:cs="Times New Roman"/>
          <w:szCs w:val="20"/>
          <w:lang w:val="en-GB" w:eastAsia="zh-CN"/>
        </w:rPr>
      </w:pPr>
    </w:p>
    <w:p w14:paraId="431096B3" w14:textId="77777777" w:rsidR="00267633" w:rsidRPr="00267633" w:rsidRDefault="00267633" w:rsidP="00267633">
      <w:pPr>
        <w:tabs>
          <w:tab w:val="left" w:pos="-720"/>
        </w:tabs>
        <w:suppressAutoHyphens/>
        <w:spacing w:before="0" w:after="0" w:line="240" w:lineRule="auto"/>
        <w:ind w:left="1742" w:right="1800"/>
        <w:jc w:val="both"/>
        <w:divId w:val="2116439976"/>
        <w:rPr>
          <w:rFonts w:ascii="Times New Roman" w:hAnsi="Times New Roman" w:cs="Times New Roman"/>
          <w:szCs w:val="20"/>
          <w:lang w:val="en-GB" w:eastAsia="zh-CN"/>
        </w:rPr>
      </w:pPr>
    </w:p>
    <w:p w14:paraId="6E722D09" w14:textId="77777777" w:rsidR="00267633" w:rsidRPr="00267633" w:rsidRDefault="00267633" w:rsidP="00267633">
      <w:pPr>
        <w:tabs>
          <w:tab w:val="left" w:pos="-720"/>
        </w:tabs>
        <w:suppressAutoHyphens/>
        <w:spacing w:before="0" w:after="0" w:line="240" w:lineRule="auto"/>
        <w:ind w:left="1742" w:right="1800"/>
        <w:jc w:val="both"/>
        <w:divId w:val="2116439976"/>
        <w:rPr>
          <w:rFonts w:ascii="Times New Roman" w:hAnsi="Times New Roman" w:cs="Times New Roman"/>
          <w:szCs w:val="20"/>
          <w:lang w:val="en-GB" w:eastAsia="zh-CN"/>
        </w:rPr>
      </w:pPr>
    </w:p>
    <w:p w14:paraId="2D36B492" w14:textId="77777777" w:rsidR="00267633" w:rsidRPr="00267633" w:rsidRDefault="00267633" w:rsidP="00267633">
      <w:pPr>
        <w:tabs>
          <w:tab w:val="left" w:pos="-1710"/>
          <w:tab w:val="left" w:pos="-720"/>
        </w:tabs>
        <w:suppressAutoHyphens/>
        <w:spacing w:before="0" w:after="0" w:line="240" w:lineRule="auto"/>
        <w:ind w:left="-450" w:firstLine="450"/>
        <w:jc w:val="center"/>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Between</w:t>
      </w:r>
    </w:p>
    <w:p w14:paraId="26BA1A16"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4C8777B0" w14:textId="77777777" w:rsidR="00267633" w:rsidRPr="00267633" w:rsidRDefault="00267633" w:rsidP="00267633">
      <w:pPr>
        <w:tabs>
          <w:tab w:val="left" w:pos="-720"/>
          <w:tab w:val="left" w:pos="0"/>
          <w:tab w:val="left" w:pos="720"/>
        </w:tabs>
        <w:suppressAutoHyphens/>
        <w:spacing w:before="0" w:after="0" w:line="240" w:lineRule="auto"/>
        <w:ind w:left="1440" w:hanging="1440"/>
        <w:jc w:val="right"/>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[Intended] Plaintiff</w:t>
      </w:r>
    </w:p>
    <w:p w14:paraId="04076F89" w14:textId="77777777" w:rsidR="00267633" w:rsidRPr="00267633" w:rsidRDefault="00267633" w:rsidP="00267633">
      <w:pPr>
        <w:tabs>
          <w:tab w:val="left" w:pos="-1890"/>
          <w:tab w:val="left" w:pos="-720"/>
          <w:tab w:val="left" w:pos="-630"/>
        </w:tabs>
        <w:suppressAutoHyphens/>
        <w:spacing w:before="0" w:after="0" w:line="240" w:lineRule="auto"/>
        <w:ind w:left="-630" w:firstLine="630"/>
        <w:jc w:val="center"/>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And</w:t>
      </w:r>
    </w:p>
    <w:p w14:paraId="2C4E9105"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5D1E33C6" w14:textId="77777777" w:rsidR="00267633" w:rsidRPr="00267633" w:rsidRDefault="00267633" w:rsidP="00267633">
      <w:pPr>
        <w:tabs>
          <w:tab w:val="left" w:pos="-720"/>
          <w:tab w:val="left" w:pos="0"/>
          <w:tab w:val="left" w:pos="720"/>
        </w:tabs>
        <w:suppressAutoHyphens/>
        <w:spacing w:before="0" w:after="0" w:line="240" w:lineRule="auto"/>
        <w:ind w:left="1440" w:hanging="1440"/>
        <w:jc w:val="right"/>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[Intended] Defendant</w:t>
      </w:r>
    </w:p>
    <w:p w14:paraId="6AB50D4A"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3ECBD255"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2C50E9C9" w14:textId="77777777" w:rsidR="00267633" w:rsidRPr="00267633" w:rsidRDefault="00267633" w:rsidP="00267633">
      <w:pPr>
        <w:tabs>
          <w:tab w:val="left" w:pos="-720"/>
          <w:tab w:val="left" w:pos="0"/>
          <w:tab w:val="left" w:pos="720"/>
        </w:tabs>
        <w:suppressAutoHyphens/>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BEFORE </w:t>
      </w:r>
      <w:proofErr w:type="gramStart"/>
      <w:r w:rsidRPr="00267633">
        <w:rPr>
          <w:rFonts w:ascii="Times New Roman" w:hAnsi="Times New Roman" w:cs="Times New Roman"/>
          <w:szCs w:val="20"/>
          <w:lang w:val="en-GB" w:eastAsia="zh-CN"/>
        </w:rPr>
        <w:t>THE  HONORABLE</w:t>
      </w:r>
      <w:proofErr w:type="gramEnd"/>
      <w:r w:rsidRPr="00267633">
        <w:rPr>
          <w:rFonts w:ascii="Times New Roman" w:hAnsi="Times New Roman" w:cs="Times New Roman"/>
          <w:szCs w:val="20"/>
          <w:lang w:val="en-GB" w:eastAsia="zh-CN"/>
        </w:rPr>
        <w:t xml:space="preserve"> JUSTICE/DISTRICT JUDGE* ________________ IN CHAMBERS</w:t>
      </w:r>
    </w:p>
    <w:p w14:paraId="372594DE"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37CCE21D"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4A0B47BA" w14:textId="77777777" w:rsidR="00267633" w:rsidRPr="00267633" w:rsidRDefault="00267633" w:rsidP="00267633">
      <w:pPr>
        <w:tabs>
          <w:tab w:val="left" w:pos="-720"/>
          <w:tab w:val="left" w:pos="0"/>
          <w:tab w:val="left" w:pos="720"/>
        </w:tabs>
        <w:suppressAutoHyphens/>
        <w:spacing w:before="0" w:after="0" w:line="240" w:lineRule="auto"/>
        <w:ind w:left="1440" w:hanging="1440"/>
        <w:jc w:val="center"/>
        <w:divId w:val="2116439976"/>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INJUNCTION PROHIBITING DISPOSAL OF ASSETS</w:t>
      </w:r>
    </w:p>
    <w:p w14:paraId="2DCB9891" w14:textId="77777777" w:rsidR="00267633" w:rsidRPr="00267633" w:rsidRDefault="00267633" w:rsidP="00267633">
      <w:pPr>
        <w:tabs>
          <w:tab w:val="left" w:pos="-720"/>
          <w:tab w:val="left" w:pos="0"/>
          <w:tab w:val="left" w:pos="720"/>
        </w:tabs>
        <w:suppressAutoHyphens/>
        <w:spacing w:before="0" w:after="0" w:line="240" w:lineRule="auto"/>
        <w:ind w:left="1440" w:hanging="1440"/>
        <w:jc w:val="center"/>
        <w:divId w:val="2116439976"/>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IN SINGAPORE</w:t>
      </w:r>
    </w:p>
    <w:p w14:paraId="76A8BF06"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42B54CE7"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40542058"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b/>
          <w:szCs w:val="20"/>
          <w:u w:val="single"/>
          <w:lang w:val="en-GB" w:eastAsia="zh-CN"/>
        </w:rPr>
      </w:pPr>
      <w:proofErr w:type="gramStart"/>
      <w:r w:rsidRPr="00267633">
        <w:rPr>
          <w:rFonts w:ascii="Times New Roman" w:hAnsi="Times New Roman" w:cs="Times New Roman"/>
          <w:b/>
          <w:szCs w:val="20"/>
          <w:u w:val="single"/>
          <w:lang w:val="en-GB" w:eastAsia="zh-CN"/>
        </w:rPr>
        <w:t>IMPORTANT:-</w:t>
      </w:r>
      <w:proofErr w:type="gramEnd"/>
    </w:p>
    <w:p w14:paraId="7669B56B"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b/>
          <w:szCs w:val="20"/>
          <w:u w:val="single"/>
          <w:lang w:val="en-GB" w:eastAsia="zh-CN"/>
        </w:rPr>
      </w:pPr>
    </w:p>
    <w:p w14:paraId="5061C7D3"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b/>
          <w:szCs w:val="20"/>
          <w:u w:val="single"/>
          <w:lang w:val="en-GB" w:eastAsia="zh-CN"/>
        </w:rPr>
      </w:pPr>
      <w:r w:rsidRPr="00267633">
        <w:rPr>
          <w:rFonts w:ascii="Times New Roman" w:hAnsi="Times New Roman" w:cs="Times New Roman"/>
          <w:b/>
          <w:szCs w:val="20"/>
          <w:u w:val="single"/>
          <w:lang w:val="en-GB" w:eastAsia="zh-CN"/>
        </w:rPr>
        <w:t>NOTICE TO THE DEFENDANT</w:t>
      </w:r>
    </w:p>
    <w:p w14:paraId="523BD087"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5BBBB3F1" w14:textId="77777777" w:rsidR="00267633" w:rsidRPr="00267633" w:rsidRDefault="00267633" w:rsidP="00267633">
      <w:pPr>
        <w:tabs>
          <w:tab w:val="left" w:pos="-720"/>
          <w:tab w:val="left" w:pos="0"/>
          <w:tab w:val="left" w:pos="720"/>
        </w:tabs>
        <w:suppressAutoHyphens/>
        <w:spacing w:before="0" w:after="0" w:line="240" w:lineRule="auto"/>
        <w:ind w:left="720" w:hanging="720"/>
        <w:jc w:val="both"/>
        <w:divId w:val="2116439976"/>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(1)</w:t>
      </w:r>
      <w:r w:rsidRPr="00267633">
        <w:rPr>
          <w:rFonts w:ascii="Times New Roman" w:hAnsi="Times New Roman" w:cs="Times New Roman"/>
          <w:b/>
          <w:szCs w:val="20"/>
          <w:lang w:val="en-GB" w:eastAsia="zh-CN"/>
        </w:rPr>
        <w:tab/>
        <w:t>This order prohibits you from dealing with your assets up to the amount stated.  The order is subject to the exceptions stated at the end of the order.  You should read all the terms of the order very carefully.  You are advised to consult a solicitor as soon as possible.  You have a right to ask the Court to vary or discharge this order.</w:t>
      </w:r>
    </w:p>
    <w:p w14:paraId="4AF309C7"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b/>
          <w:szCs w:val="20"/>
          <w:lang w:val="en-GB" w:eastAsia="zh-CN"/>
        </w:rPr>
      </w:pPr>
    </w:p>
    <w:p w14:paraId="68CB0057" w14:textId="77777777" w:rsidR="00267633" w:rsidRPr="00267633" w:rsidRDefault="00267633" w:rsidP="00267633">
      <w:pPr>
        <w:tabs>
          <w:tab w:val="left" w:pos="-720"/>
          <w:tab w:val="left" w:pos="-360"/>
          <w:tab w:val="left" w:pos="720"/>
        </w:tabs>
        <w:suppressAutoHyphens/>
        <w:spacing w:before="0" w:after="0" w:line="240" w:lineRule="auto"/>
        <w:ind w:left="720" w:hanging="720"/>
        <w:jc w:val="both"/>
        <w:divId w:val="2116439976"/>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(2)</w:t>
      </w:r>
      <w:r w:rsidRPr="00267633">
        <w:rPr>
          <w:rFonts w:ascii="Times New Roman" w:hAnsi="Times New Roman" w:cs="Times New Roman"/>
          <w:b/>
          <w:szCs w:val="20"/>
          <w:lang w:val="en-GB" w:eastAsia="zh-CN"/>
        </w:rPr>
        <w:tab/>
        <w:t>If you disobey this order you will be guilty of contempt of Court and may be sent to prison or fined.</w:t>
      </w:r>
      <w:r w:rsidRPr="00267633">
        <w:rPr>
          <w:rFonts w:ascii="Times New Roman" w:hAnsi="Times New Roman" w:cs="Times New Roman"/>
          <w:b/>
          <w:sz w:val="20"/>
          <w:szCs w:val="20"/>
          <w:vertAlign w:val="superscript"/>
          <w:lang w:val="en-GB" w:eastAsia="zh-CN"/>
        </w:rPr>
        <w:footnoteReference w:id="10"/>
      </w:r>
      <w:r w:rsidRPr="00267633">
        <w:rPr>
          <w:rFonts w:ascii="Times New Roman" w:hAnsi="Times New Roman" w:cs="Times New Roman"/>
          <w:b/>
          <w:szCs w:val="20"/>
          <w:lang w:val="en-GB" w:eastAsia="zh-CN"/>
        </w:rPr>
        <w:t xml:space="preserve"> </w:t>
      </w:r>
    </w:p>
    <w:p w14:paraId="4ED8FCC5" w14:textId="77777777" w:rsidR="00267633" w:rsidRPr="00267633" w:rsidRDefault="00267633" w:rsidP="00267633">
      <w:pPr>
        <w:tabs>
          <w:tab w:val="left" w:pos="-720"/>
          <w:tab w:val="left" w:pos="-360"/>
          <w:tab w:val="left" w:pos="720"/>
        </w:tabs>
        <w:suppressAutoHyphens/>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b/>
          <w:szCs w:val="20"/>
          <w:lang w:val="en-GB" w:eastAsia="zh-CN"/>
        </w:rPr>
        <w:br w:type="page"/>
      </w:r>
      <w:r w:rsidRPr="00267633">
        <w:rPr>
          <w:rFonts w:ascii="Times New Roman" w:hAnsi="Times New Roman" w:cs="Times New Roman"/>
          <w:b/>
          <w:szCs w:val="20"/>
          <w:lang w:val="en-GB" w:eastAsia="zh-CN"/>
        </w:rPr>
        <w:lastRenderedPageBreak/>
        <w:t>THE ORDER</w:t>
      </w:r>
    </w:p>
    <w:p w14:paraId="7565F25F"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63101A6D" w14:textId="77777777" w:rsidR="00267633" w:rsidRPr="00267633" w:rsidRDefault="00267633" w:rsidP="00267633">
      <w:pPr>
        <w:tabs>
          <w:tab w:val="left" w:pos="-720"/>
          <w:tab w:val="left" w:pos="0"/>
          <w:tab w:val="left" w:pos="720"/>
        </w:tabs>
        <w:suppressAutoHyphens/>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 xml:space="preserve">An application was made today [date] by counsel for ... the plaintiff to Justice/District Judge* [ </w:t>
      </w:r>
      <w:proofErr w:type="gramStart"/>
      <w:r w:rsidRPr="00267633">
        <w:rPr>
          <w:rFonts w:ascii="Times New Roman" w:hAnsi="Times New Roman" w:cs="Times New Roman"/>
          <w:szCs w:val="20"/>
          <w:lang w:val="en-GB" w:eastAsia="zh-CN"/>
        </w:rPr>
        <w:t xml:space="preserve">  ]</w:t>
      </w:r>
      <w:proofErr w:type="gramEnd"/>
      <w:r w:rsidRPr="00267633">
        <w:rPr>
          <w:rFonts w:ascii="Times New Roman" w:hAnsi="Times New Roman" w:cs="Times New Roman"/>
          <w:szCs w:val="20"/>
          <w:lang w:val="en-GB" w:eastAsia="zh-CN"/>
        </w:rPr>
        <w:t xml:space="preserve"> by way of ex-</w:t>
      </w:r>
      <w:proofErr w:type="spellStart"/>
      <w:r w:rsidRPr="00267633">
        <w:rPr>
          <w:rFonts w:ascii="Times New Roman" w:hAnsi="Times New Roman" w:cs="Times New Roman"/>
          <w:szCs w:val="20"/>
          <w:lang w:val="en-GB" w:eastAsia="zh-CN"/>
        </w:rPr>
        <w:t>parte</w:t>
      </w:r>
      <w:proofErr w:type="spellEnd"/>
      <w:r w:rsidRPr="00267633">
        <w:rPr>
          <w:rFonts w:ascii="Times New Roman" w:hAnsi="Times New Roman" w:cs="Times New Roman"/>
          <w:szCs w:val="20"/>
          <w:lang w:val="en-GB" w:eastAsia="zh-CN"/>
        </w:rPr>
        <w:t xml:space="preserve"> summons no._____         of ____.  Justice/District Judge* [      </w:t>
      </w:r>
      <w:proofErr w:type="gramStart"/>
      <w:r w:rsidRPr="00267633">
        <w:rPr>
          <w:rFonts w:ascii="Times New Roman" w:hAnsi="Times New Roman" w:cs="Times New Roman"/>
          <w:szCs w:val="20"/>
          <w:lang w:val="en-GB" w:eastAsia="zh-CN"/>
        </w:rPr>
        <w:t xml:space="preserve">  ]</w:t>
      </w:r>
      <w:proofErr w:type="gramEnd"/>
      <w:r w:rsidRPr="00267633">
        <w:rPr>
          <w:rFonts w:ascii="Times New Roman" w:hAnsi="Times New Roman" w:cs="Times New Roman"/>
          <w:szCs w:val="20"/>
          <w:lang w:val="en-GB" w:eastAsia="zh-CN"/>
        </w:rPr>
        <w:t xml:space="preserve"> heard the application and read the affidavit(s) of (name) filed on (date).</w:t>
      </w:r>
    </w:p>
    <w:p w14:paraId="7BD2A16F"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5A88175C"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 xml:space="preserve">As a result of the application IT IS ORDERED by Justice/District Judge* [     </w:t>
      </w:r>
      <w:proofErr w:type="gramStart"/>
      <w:r w:rsidRPr="00267633">
        <w:rPr>
          <w:rFonts w:ascii="Times New Roman" w:hAnsi="Times New Roman" w:cs="Times New Roman"/>
          <w:szCs w:val="20"/>
          <w:lang w:val="en-GB" w:eastAsia="zh-CN"/>
        </w:rPr>
        <w:t xml:space="preserve">  ]</w:t>
      </w:r>
      <w:proofErr w:type="gramEnd"/>
      <w:r w:rsidRPr="00267633">
        <w:rPr>
          <w:rFonts w:ascii="Times New Roman" w:hAnsi="Times New Roman" w:cs="Times New Roman"/>
          <w:szCs w:val="20"/>
          <w:lang w:val="en-GB" w:eastAsia="zh-CN"/>
        </w:rPr>
        <w:t xml:space="preserve"> that:</w:t>
      </w:r>
    </w:p>
    <w:p w14:paraId="31F4FDF6"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1EBFA288"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u w:val="single"/>
          <w:lang w:val="en-GB" w:eastAsia="zh-CN"/>
        </w:rPr>
      </w:pPr>
      <w:r w:rsidRPr="00267633">
        <w:rPr>
          <w:rFonts w:ascii="Times New Roman" w:hAnsi="Times New Roman" w:cs="Times New Roman"/>
          <w:szCs w:val="20"/>
          <w:u w:val="single"/>
          <w:lang w:val="en-GB" w:eastAsia="zh-CN"/>
        </w:rPr>
        <w:t>Disposal of assets</w:t>
      </w:r>
    </w:p>
    <w:p w14:paraId="38CAFEEB"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5EA24A19" w14:textId="77777777" w:rsidR="00267633" w:rsidRPr="00267633" w:rsidRDefault="00267633" w:rsidP="00267633">
      <w:pPr>
        <w:tabs>
          <w:tab w:val="left" w:pos="-990"/>
          <w:tab w:val="left" w:pos="-72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bookmarkStart w:id="149" w:name="form7_p1"/>
      <w:bookmarkEnd w:id="149"/>
      <w:r w:rsidRPr="00267633">
        <w:rPr>
          <w:rFonts w:ascii="Times New Roman" w:hAnsi="Times New Roman" w:cs="Times New Roman"/>
          <w:szCs w:val="20"/>
          <w:lang w:val="en-GB" w:eastAsia="zh-CN"/>
        </w:rPr>
        <w:t>1</w:t>
      </w:r>
      <w:r w:rsidRPr="00267633">
        <w:rPr>
          <w:rFonts w:ascii="Times New Roman" w:hAnsi="Times New Roman" w:cs="Times New Roman"/>
          <w:szCs w:val="20"/>
          <w:lang w:val="en-GB" w:eastAsia="zh-CN"/>
        </w:rPr>
        <w:tab/>
        <w:t>(1)</w:t>
      </w:r>
      <w:r w:rsidRPr="00267633">
        <w:rPr>
          <w:rFonts w:ascii="Times New Roman" w:hAnsi="Times New Roman" w:cs="Times New Roman"/>
          <w:szCs w:val="20"/>
          <w:lang w:val="en-GB" w:eastAsia="zh-CN"/>
        </w:rPr>
        <w:tab/>
        <w:t>The defendant must not remove from Singapore in any way dispose of or deal with or diminish the value of any of his assets which are in Singapore whether in his own name or not and whether solely or jointly owned up to the value $        .  This prohibition includes the following assets in particular</w:t>
      </w:r>
    </w:p>
    <w:p w14:paraId="13017AED" w14:textId="77777777" w:rsidR="00267633" w:rsidRPr="00267633" w:rsidRDefault="00267633" w:rsidP="00267633">
      <w:pPr>
        <w:tabs>
          <w:tab w:val="left" w:pos="-720"/>
          <w:tab w:val="left" w:pos="0"/>
          <w:tab w:val="left" w:pos="720"/>
        </w:tabs>
        <w:suppressAutoHyphens/>
        <w:spacing w:before="0" w:after="0" w:line="240" w:lineRule="auto"/>
        <w:jc w:val="both"/>
        <w:divId w:val="2116439976"/>
        <w:rPr>
          <w:rFonts w:ascii="Times New Roman" w:hAnsi="Times New Roman" w:cs="Times New Roman"/>
          <w:szCs w:val="20"/>
          <w:lang w:val="en-GB" w:eastAsia="zh-CN"/>
        </w:rPr>
      </w:pPr>
    </w:p>
    <w:p w14:paraId="3AD58168" w14:textId="77777777" w:rsidR="00267633" w:rsidRPr="00267633" w:rsidRDefault="00267633" w:rsidP="00267633">
      <w:pPr>
        <w:tabs>
          <w:tab w:val="left" w:pos="-990"/>
          <w:tab w:val="left" w:pos="720"/>
          <w:tab w:val="left" w:pos="1440"/>
        </w:tabs>
        <w:suppressAutoHyphens/>
        <w:spacing w:before="0" w:after="0" w:line="240" w:lineRule="auto"/>
        <w:ind w:left="2160" w:hanging="216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r>
      <w:r w:rsidRPr="00267633">
        <w:rPr>
          <w:rFonts w:ascii="Times New Roman" w:hAnsi="Times New Roman" w:cs="Times New Roman"/>
          <w:szCs w:val="20"/>
          <w:lang w:val="en-GB" w:eastAsia="zh-CN"/>
        </w:rPr>
        <w:tab/>
        <w:t xml:space="preserve">(a) </w:t>
      </w:r>
      <w:r w:rsidRPr="00267633">
        <w:rPr>
          <w:rFonts w:ascii="Times New Roman" w:hAnsi="Times New Roman" w:cs="Times New Roman"/>
          <w:szCs w:val="20"/>
          <w:lang w:val="en-GB" w:eastAsia="zh-CN"/>
        </w:rPr>
        <w:tab/>
        <w:t xml:space="preserve">the property known as ... or the net sale money after payment of any mortgages if it has been </w:t>
      </w:r>
      <w:proofErr w:type="gramStart"/>
      <w:r w:rsidRPr="00267633">
        <w:rPr>
          <w:rFonts w:ascii="Times New Roman" w:hAnsi="Times New Roman" w:cs="Times New Roman"/>
          <w:szCs w:val="20"/>
          <w:lang w:val="en-GB" w:eastAsia="zh-CN"/>
        </w:rPr>
        <w:t>sold;</w:t>
      </w:r>
      <w:proofErr w:type="gramEnd"/>
    </w:p>
    <w:p w14:paraId="2BD24C2C"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r>
      <w:r w:rsidRPr="00267633">
        <w:rPr>
          <w:rFonts w:ascii="Times New Roman" w:hAnsi="Times New Roman" w:cs="Times New Roman"/>
          <w:szCs w:val="20"/>
          <w:lang w:val="en-GB" w:eastAsia="zh-CN"/>
        </w:rPr>
        <w:tab/>
      </w:r>
    </w:p>
    <w:p w14:paraId="3DC10236"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307E9D5F" w14:textId="77777777" w:rsidR="00267633" w:rsidRPr="00267633" w:rsidRDefault="00267633" w:rsidP="00267633">
      <w:pPr>
        <w:tabs>
          <w:tab w:val="left" w:pos="-990"/>
          <w:tab w:val="left" w:pos="720"/>
          <w:tab w:val="left" w:pos="1440"/>
        </w:tabs>
        <w:suppressAutoHyphens/>
        <w:spacing w:before="0" w:after="0" w:line="240" w:lineRule="auto"/>
        <w:ind w:left="2160" w:hanging="216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r>
      <w:r w:rsidRPr="00267633">
        <w:rPr>
          <w:rFonts w:ascii="Times New Roman" w:hAnsi="Times New Roman" w:cs="Times New Roman"/>
          <w:szCs w:val="20"/>
          <w:lang w:val="en-GB" w:eastAsia="zh-CN"/>
        </w:rPr>
        <w:tab/>
        <w:t>(b)</w:t>
      </w:r>
      <w:r w:rsidRPr="00267633">
        <w:rPr>
          <w:rFonts w:ascii="Times New Roman" w:hAnsi="Times New Roman" w:cs="Times New Roman"/>
          <w:szCs w:val="20"/>
          <w:lang w:val="en-GB" w:eastAsia="zh-CN"/>
        </w:rPr>
        <w:tab/>
        <w:t>the property and assets of the defendant's business known as ... (or carried on at</w:t>
      </w:r>
      <w:proofErr w:type="gramStart"/>
      <w:r w:rsidRPr="00267633">
        <w:rPr>
          <w:rFonts w:ascii="Times New Roman" w:hAnsi="Times New Roman" w:cs="Times New Roman"/>
          <w:szCs w:val="20"/>
          <w:lang w:val="en-GB" w:eastAsia="zh-CN"/>
        </w:rPr>
        <w:t xml:space="preserve"> ..</w:t>
      </w:r>
      <w:proofErr w:type="gramEnd"/>
      <w:r w:rsidRPr="00267633">
        <w:rPr>
          <w:rFonts w:ascii="Times New Roman" w:hAnsi="Times New Roman" w:cs="Times New Roman"/>
          <w:szCs w:val="20"/>
          <w:lang w:val="en-GB" w:eastAsia="zh-CN"/>
        </w:rPr>
        <w:t>) or the sale money if any of them have been sold; and</w:t>
      </w:r>
    </w:p>
    <w:p w14:paraId="0468117E"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2773C94B" w14:textId="77777777" w:rsidR="00267633" w:rsidRPr="00267633" w:rsidRDefault="00267633" w:rsidP="00267633">
      <w:pPr>
        <w:tabs>
          <w:tab w:val="left" w:pos="-990"/>
          <w:tab w:val="left" w:pos="720"/>
          <w:tab w:val="left" w:pos="1440"/>
        </w:tabs>
        <w:suppressAutoHyphens/>
        <w:spacing w:before="0" w:after="0" w:line="240" w:lineRule="auto"/>
        <w:ind w:left="2160" w:hanging="216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r>
      <w:r w:rsidRPr="00267633">
        <w:rPr>
          <w:rFonts w:ascii="Times New Roman" w:hAnsi="Times New Roman" w:cs="Times New Roman"/>
          <w:szCs w:val="20"/>
          <w:lang w:val="en-GB" w:eastAsia="zh-CN"/>
        </w:rPr>
        <w:tab/>
        <w:t>(c)</w:t>
      </w:r>
      <w:r w:rsidRPr="00267633">
        <w:rPr>
          <w:rFonts w:ascii="Times New Roman" w:hAnsi="Times New Roman" w:cs="Times New Roman"/>
          <w:szCs w:val="20"/>
          <w:lang w:val="en-GB" w:eastAsia="zh-CN"/>
        </w:rPr>
        <w:tab/>
        <w:t xml:space="preserve">any money in the accounts numbered ....... at </w:t>
      </w:r>
      <w:proofErr w:type="gramStart"/>
      <w:r w:rsidRPr="00267633">
        <w:rPr>
          <w:rFonts w:ascii="Times New Roman" w:hAnsi="Times New Roman" w:cs="Times New Roman"/>
          <w:szCs w:val="20"/>
          <w:lang w:val="en-GB" w:eastAsia="zh-CN"/>
        </w:rPr>
        <w:t>.....</w:t>
      </w:r>
      <w:proofErr w:type="gramEnd"/>
    </w:p>
    <w:p w14:paraId="1FFE16C4"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71BC32D8" w14:textId="77777777" w:rsidR="00267633" w:rsidRPr="00267633" w:rsidRDefault="00267633" w:rsidP="00267633">
      <w:pPr>
        <w:tabs>
          <w:tab w:val="left" w:pos="-990"/>
          <w:tab w:val="left" w:pos="-72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(2)</w:t>
      </w:r>
      <w:r w:rsidRPr="00267633">
        <w:rPr>
          <w:rFonts w:ascii="Times New Roman" w:hAnsi="Times New Roman" w:cs="Times New Roman"/>
          <w:szCs w:val="20"/>
          <w:lang w:val="en-GB" w:eastAsia="zh-CN"/>
        </w:rPr>
        <w:tab/>
        <w:t>If the total unencumbered value of the defendant's assets in Singapore exceeds $       , the defendant may remove any of those assets from Singapore or may dispose of or deal with them so long as the total unencumbered value of his assets still in Singapore remain above $        .</w:t>
      </w:r>
    </w:p>
    <w:p w14:paraId="5BF779E9" w14:textId="77777777" w:rsidR="00267633" w:rsidRPr="00267633" w:rsidRDefault="00267633" w:rsidP="00267633">
      <w:pPr>
        <w:tabs>
          <w:tab w:val="left" w:pos="-990"/>
          <w:tab w:val="left" w:pos="-72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400CB9C9"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u w:val="single"/>
          <w:lang w:val="en-GB" w:eastAsia="zh-CN"/>
        </w:rPr>
      </w:pPr>
    </w:p>
    <w:p w14:paraId="43401B34" w14:textId="77777777" w:rsidR="00267633" w:rsidRPr="00267633" w:rsidRDefault="00267633" w:rsidP="000B1CC8">
      <w:pPr>
        <w:tabs>
          <w:tab w:val="left" w:pos="-720"/>
          <w:tab w:val="left" w:pos="0"/>
          <w:tab w:val="left" w:pos="720"/>
        </w:tabs>
        <w:suppressAutoHyphens/>
        <w:spacing w:before="0" w:after="0" w:line="240" w:lineRule="auto"/>
        <w:ind w:left="2160" w:hanging="2160"/>
        <w:jc w:val="both"/>
        <w:divId w:val="2116439976"/>
        <w:rPr>
          <w:rFonts w:ascii="Times New Roman" w:hAnsi="Times New Roman" w:cs="Times New Roman"/>
          <w:szCs w:val="20"/>
          <w:lang w:val="en-GB" w:eastAsia="zh-CN"/>
        </w:rPr>
      </w:pPr>
      <w:r w:rsidRPr="00267633">
        <w:rPr>
          <w:rFonts w:ascii="Times New Roman" w:hAnsi="Times New Roman" w:cs="Times New Roman"/>
          <w:szCs w:val="20"/>
          <w:u w:val="single"/>
          <w:lang w:val="en-GB" w:eastAsia="zh-CN"/>
        </w:rPr>
        <w:t>Disclosure of information</w:t>
      </w:r>
    </w:p>
    <w:p w14:paraId="0D6062CD" w14:textId="77777777" w:rsidR="00267633" w:rsidRPr="00267633" w:rsidRDefault="00267633" w:rsidP="000B1CC8">
      <w:pPr>
        <w:tabs>
          <w:tab w:val="left" w:pos="-720"/>
          <w:tab w:val="left" w:pos="0"/>
          <w:tab w:val="left" w:pos="720"/>
        </w:tabs>
        <w:suppressAutoHyphens/>
        <w:spacing w:before="0" w:after="0" w:line="240" w:lineRule="auto"/>
        <w:ind w:left="1440" w:hanging="2160"/>
        <w:jc w:val="both"/>
        <w:divId w:val="2116439976"/>
        <w:rPr>
          <w:rFonts w:ascii="Times New Roman" w:hAnsi="Times New Roman" w:cs="Times New Roman"/>
          <w:szCs w:val="20"/>
          <w:lang w:val="en-GB" w:eastAsia="zh-CN"/>
        </w:rPr>
      </w:pPr>
    </w:p>
    <w:p w14:paraId="45BAFBD5" w14:textId="77777777" w:rsidR="00267633" w:rsidRPr="00267633" w:rsidRDefault="00267633" w:rsidP="000B1CC8">
      <w:pPr>
        <w:tabs>
          <w:tab w:val="left" w:pos="-720"/>
          <w:tab w:val="left" w:pos="0"/>
          <w:tab w:val="left" w:pos="720"/>
        </w:tabs>
        <w:suppressAutoHyphens/>
        <w:spacing w:before="0" w:after="0" w:line="240" w:lineRule="auto"/>
        <w:ind w:left="720" w:hanging="862"/>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r>
      <w:bookmarkStart w:id="150" w:name="form7_p2"/>
      <w:bookmarkEnd w:id="150"/>
      <w:r w:rsidRPr="00267633">
        <w:rPr>
          <w:rFonts w:ascii="Times New Roman" w:hAnsi="Times New Roman" w:cs="Times New Roman"/>
          <w:szCs w:val="20"/>
          <w:lang w:val="en-GB" w:eastAsia="zh-CN"/>
        </w:rPr>
        <w:t>2</w:t>
      </w:r>
      <w:r w:rsidRPr="00267633">
        <w:rPr>
          <w:rFonts w:ascii="Times New Roman" w:hAnsi="Times New Roman" w:cs="Times New Roman"/>
          <w:szCs w:val="20"/>
          <w:lang w:val="en-GB" w:eastAsia="zh-CN"/>
        </w:rPr>
        <w:tab/>
        <w:t xml:space="preserve">The defendant must inform the plaintiff in writing at once of all his assets in Singapore whether in his own name or not and whether solely or jointly owned, giving the value, </w:t>
      </w:r>
      <w:proofErr w:type="gramStart"/>
      <w:r w:rsidRPr="00267633">
        <w:rPr>
          <w:rFonts w:ascii="Times New Roman" w:hAnsi="Times New Roman" w:cs="Times New Roman"/>
          <w:szCs w:val="20"/>
          <w:lang w:val="en-GB" w:eastAsia="zh-CN"/>
        </w:rPr>
        <w:t>location</w:t>
      </w:r>
      <w:proofErr w:type="gramEnd"/>
      <w:r w:rsidRPr="00267633">
        <w:rPr>
          <w:rFonts w:ascii="Times New Roman" w:hAnsi="Times New Roman" w:cs="Times New Roman"/>
          <w:szCs w:val="20"/>
          <w:lang w:val="en-GB" w:eastAsia="zh-CN"/>
        </w:rPr>
        <w:t xml:space="preserve"> and details of all such assets.  The information must be confirmed in an affidavit which must be served on the </w:t>
      </w:r>
      <w:proofErr w:type="gramStart"/>
      <w:r w:rsidRPr="00267633">
        <w:rPr>
          <w:rFonts w:ascii="Times New Roman" w:hAnsi="Times New Roman" w:cs="Times New Roman"/>
          <w:szCs w:val="20"/>
          <w:lang w:val="en-GB" w:eastAsia="zh-CN"/>
        </w:rPr>
        <w:t>plaintiffs</w:t>
      </w:r>
      <w:proofErr w:type="gramEnd"/>
      <w:r w:rsidRPr="00267633">
        <w:rPr>
          <w:rFonts w:ascii="Times New Roman" w:hAnsi="Times New Roman" w:cs="Times New Roman"/>
          <w:szCs w:val="20"/>
          <w:lang w:val="en-GB" w:eastAsia="zh-CN"/>
        </w:rPr>
        <w:t xml:space="preserve"> solicitors within ... days after this order has been served on the defendant.</w:t>
      </w:r>
    </w:p>
    <w:p w14:paraId="315BFE69" w14:textId="77777777" w:rsidR="00267633" w:rsidRPr="00267633" w:rsidRDefault="00267633" w:rsidP="00267633">
      <w:pPr>
        <w:tabs>
          <w:tab w:val="left" w:pos="-720"/>
          <w:tab w:val="left" w:pos="0"/>
          <w:tab w:val="left" w:pos="720"/>
        </w:tabs>
        <w:suppressAutoHyphens/>
        <w:spacing w:before="0" w:after="0" w:line="240" w:lineRule="auto"/>
        <w:jc w:val="both"/>
        <w:divId w:val="2116439976"/>
        <w:rPr>
          <w:rFonts w:ascii="Times New Roman" w:hAnsi="Times New Roman" w:cs="Times New Roman"/>
          <w:szCs w:val="20"/>
          <w:lang w:val="en-GB" w:eastAsia="zh-CN"/>
        </w:rPr>
      </w:pPr>
    </w:p>
    <w:p w14:paraId="313BC86E" w14:textId="77777777" w:rsidR="00267633" w:rsidRPr="00267633" w:rsidRDefault="00267633" w:rsidP="00267633">
      <w:pPr>
        <w:tabs>
          <w:tab w:val="left" w:pos="-720"/>
          <w:tab w:val="left" w:pos="0"/>
          <w:tab w:val="left" w:pos="720"/>
        </w:tabs>
        <w:suppressAutoHyphens/>
        <w:spacing w:before="0" w:after="0" w:line="240" w:lineRule="auto"/>
        <w:jc w:val="both"/>
        <w:divId w:val="2116439976"/>
        <w:rPr>
          <w:rFonts w:ascii="Times New Roman" w:hAnsi="Times New Roman" w:cs="Times New Roman"/>
          <w:szCs w:val="20"/>
          <w:lang w:val="en-GB" w:eastAsia="zh-CN"/>
        </w:rPr>
      </w:pPr>
    </w:p>
    <w:p w14:paraId="5D84E5F9" w14:textId="77777777" w:rsidR="00267633" w:rsidRPr="00267633" w:rsidRDefault="00267633" w:rsidP="00267633">
      <w:pPr>
        <w:tabs>
          <w:tab w:val="left" w:pos="-720"/>
          <w:tab w:val="left" w:pos="0"/>
          <w:tab w:val="left" w:pos="720"/>
        </w:tabs>
        <w:suppressAutoHyphens/>
        <w:spacing w:before="0" w:after="0" w:line="240" w:lineRule="auto"/>
        <w:jc w:val="both"/>
        <w:divId w:val="2116439976"/>
        <w:rPr>
          <w:rFonts w:ascii="Times New Roman" w:hAnsi="Times New Roman" w:cs="Times New Roman"/>
          <w:szCs w:val="20"/>
          <w:lang w:val="en-GB" w:eastAsia="zh-CN"/>
        </w:rPr>
      </w:pPr>
    </w:p>
    <w:p w14:paraId="4E775C45" w14:textId="77777777" w:rsidR="00267633" w:rsidRPr="00267633" w:rsidRDefault="00267633" w:rsidP="00267633">
      <w:pPr>
        <w:tabs>
          <w:tab w:val="left" w:pos="-720"/>
          <w:tab w:val="left" w:pos="0"/>
          <w:tab w:val="left" w:pos="720"/>
        </w:tabs>
        <w:suppressAutoHyphens/>
        <w:spacing w:before="0" w:after="0" w:line="240" w:lineRule="auto"/>
        <w:jc w:val="both"/>
        <w:divId w:val="2116439976"/>
        <w:rPr>
          <w:rFonts w:ascii="Times New Roman" w:hAnsi="Times New Roman" w:cs="Times New Roman"/>
          <w:szCs w:val="20"/>
          <w:lang w:val="en-GB" w:eastAsia="zh-CN"/>
        </w:rPr>
      </w:pPr>
    </w:p>
    <w:p w14:paraId="541BA299" w14:textId="77777777" w:rsidR="00267633" w:rsidRPr="00267633" w:rsidRDefault="00267633" w:rsidP="00267633">
      <w:pPr>
        <w:tabs>
          <w:tab w:val="left" w:pos="-720"/>
          <w:tab w:val="left" w:pos="0"/>
          <w:tab w:val="left" w:pos="720"/>
        </w:tabs>
        <w:suppressAutoHyphens/>
        <w:spacing w:before="0" w:after="0" w:line="240" w:lineRule="auto"/>
        <w:jc w:val="both"/>
        <w:divId w:val="2116439976"/>
        <w:rPr>
          <w:rFonts w:ascii="Times New Roman" w:hAnsi="Times New Roman" w:cs="Times New Roman"/>
          <w:szCs w:val="20"/>
          <w:lang w:val="en-GB" w:eastAsia="zh-CN"/>
        </w:rPr>
      </w:pPr>
    </w:p>
    <w:p w14:paraId="4339B820" w14:textId="77777777" w:rsidR="00267633" w:rsidRPr="00267633" w:rsidRDefault="00267633" w:rsidP="00267633">
      <w:pPr>
        <w:tabs>
          <w:tab w:val="left" w:pos="-720"/>
          <w:tab w:val="left" w:pos="0"/>
          <w:tab w:val="left" w:pos="720"/>
        </w:tabs>
        <w:suppressAutoHyphens/>
        <w:spacing w:before="0" w:after="0" w:line="240" w:lineRule="auto"/>
        <w:jc w:val="both"/>
        <w:divId w:val="2116439976"/>
        <w:rPr>
          <w:rFonts w:ascii="Times New Roman" w:hAnsi="Times New Roman" w:cs="Times New Roman"/>
          <w:szCs w:val="20"/>
          <w:lang w:val="en-GB" w:eastAsia="zh-CN"/>
        </w:rPr>
      </w:pPr>
    </w:p>
    <w:p w14:paraId="185976B9" w14:textId="77777777" w:rsidR="00267633" w:rsidRPr="00267633" w:rsidRDefault="00267633" w:rsidP="00267633">
      <w:pPr>
        <w:tabs>
          <w:tab w:val="left" w:pos="-720"/>
          <w:tab w:val="left" w:pos="0"/>
          <w:tab w:val="left" w:pos="720"/>
        </w:tabs>
        <w:suppressAutoHyphens/>
        <w:spacing w:before="0" w:after="0" w:line="240" w:lineRule="auto"/>
        <w:jc w:val="both"/>
        <w:divId w:val="2116439976"/>
        <w:rPr>
          <w:rFonts w:ascii="Times New Roman" w:hAnsi="Times New Roman" w:cs="Times New Roman"/>
          <w:szCs w:val="20"/>
          <w:lang w:val="en-GB" w:eastAsia="zh-CN"/>
        </w:rPr>
      </w:pPr>
    </w:p>
    <w:p w14:paraId="3B2C5B8B" w14:textId="77777777" w:rsidR="00267633" w:rsidRPr="00267633" w:rsidRDefault="00267633" w:rsidP="00267633">
      <w:pPr>
        <w:tabs>
          <w:tab w:val="left" w:pos="-720"/>
          <w:tab w:val="left" w:pos="0"/>
          <w:tab w:val="left" w:pos="720"/>
        </w:tabs>
        <w:suppressAutoHyphens/>
        <w:spacing w:before="0" w:after="0" w:line="240" w:lineRule="auto"/>
        <w:jc w:val="both"/>
        <w:divId w:val="2116439976"/>
        <w:rPr>
          <w:rFonts w:ascii="Times New Roman" w:hAnsi="Times New Roman" w:cs="Times New Roman"/>
          <w:szCs w:val="20"/>
          <w:lang w:val="en-GB" w:eastAsia="zh-CN"/>
        </w:rPr>
      </w:pPr>
    </w:p>
    <w:p w14:paraId="2FC0B026" w14:textId="77777777" w:rsidR="00267633" w:rsidRPr="00267633" w:rsidRDefault="00267633" w:rsidP="00267633">
      <w:pPr>
        <w:tabs>
          <w:tab w:val="left" w:pos="-720"/>
          <w:tab w:val="left" w:pos="0"/>
          <w:tab w:val="left" w:pos="720"/>
        </w:tabs>
        <w:suppressAutoHyphens/>
        <w:spacing w:before="0" w:after="0" w:line="240" w:lineRule="auto"/>
        <w:jc w:val="both"/>
        <w:divId w:val="2116439976"/>
        <w:rPr>
          <w:rFonts w:ascii="Times New Roman" w:hAnsi="Times New Roman" w:cs="Times New Roman"/>
          <w:szCs w:val="20"/>
          <w:lang w:val="en-GB" w:eastAsia="zh-CN"/>
        </w:rPr>
      </w:pPr>
    </w:p>
    <w:p w14:paraId="0E3274AE" w14:textId="77777777" w:rsidR="00267633" w:rsidRDefault="00267633" w:rsidP="00267633">
      <w:pPr>
        <w:tabs>
          <w:tab w:val="left" w:pos="-720"/>
          <w:tab w:val="left" w:pos="0"/>
          <w:tab w:val="left" w:pos="720"/>
        </w:tabs>
        <w:suppressAutoHyphens/>
        <w:spacing w:before="0" w:after="0" w:line="240" w:lineRule="auto"/>
        <w:jc w:val="both"/>
        <w:divId w:val="2116439976"/>
        <w:rPr>
          <w:rFonts w:ascii="Times New Roman" w:hAnsi="Times New Roman" w:cs="Times New Roman"/>
          <w:szCs w:val="20"/>
          <w:lang w:val="en-GB" w:eastAsia="zh-CN"/>
        </w:rPr>
      </w:pPr>
    </w:p>
    <w:p w14:paraId="40B2E6A4" w14:textId="77777777" w:rsidR="0030694F" w:rsidRPr="00267633" w:rsidRDefault="0030694F" w:rsidP="00267633">
      <w:pPr>
        <w:tabs>
          <w:tab w:val="left" w:pos="-720"/>
          <w:tab w:val="left" w:pos="0"/>
          <w:tab w:val="left" w:pos="720"/>
        </w:tabs>
        <w:suppressAutoHyphens/>
        <w:spacing w:before="0" w:after="0" w:line="240" w:lineRule="auto"/>
        <w:jc w:val="both"/>
        <w:divId w:val="2116439976"/>
        <w:rPr>
          <w:rFonts w:ascii="Times New Roman" w:hAnsi="Times New Roman" w:cs="Times New Roman"/>
          <w:szCs w:val="20"/>
          <w:lang w:val="en-GB" w:eastAsia="zh-CN"/>
        </w:rPr>
      </w:pPr>
    </w:p>
    <w:p w14:paraId="2A46FA98" w14:textId="77777777" w:rsidR="00267633" w:rsidRDefault="00267633" w:rsidP="00267633">
      <w:pPr>
        <w:tabs>
          <w:tab w:val="left" w:pos="-720"/>
          <w:tab w:val="left" w:pos="0"/>
          <w:tab w:val="left" w:pos="720"/>
        </w:tabs>
        <w:suppressAutoHyphens/>
        <w:spacing w:before="0" w:after="0" w:line="240" w:lineRule="auto"/>
        <w:jc w:val="both"/>
        <w:divId w:val="2116439976"/>
        <w:rPr>
          <w:rFonts w:ascii="Times New Roman" w:hAnsi="Times New Roman" w:cs="Times New Roman"/>
          <w:szCs w:val="20"/>
          <w:lang w:val="en-GB" w:eastAsia="zh-CN"/>
        </w:rPr>
      </w:pPr>
    </w:p>
    <w:p w14:paraId="00086AF8" w14:textId="77777777" w:rsidR="000B1CC8" w:rsidRDefault="000B1CC8" w:rsidP="00267633">
      <w:pPr>
        <w:tabs>
          <w:tab w:val="left" w:pos="-720"/>
          <w:tab w:val="left" w:pos="0"/>
          <w:tab w:val="left" w:pos="720"/>
        </w:tabs>
        <w:suppressAutoHyphens/>
        <w:spacing w:before="0" w:after="0" w:line="240" w:lineRule="auto"/>
        <w:jc w:val="both"/>
        <w:divId w:val="2116439976"/>
        <w:rPr>
          <w:rFonts w:ascii="Times New Roman" w:hAnsi="Times New Roman" w:cs="Times New Roman"/>
          <w:szCs w:val="20"/>
          <w:lang w:val="en-GB" w:eastAsia="zh-CN"/>
        </w:rPr>
      </w:pPr>
    </w:p>
    <w:p w14:paraId="5DFC6616" w14:textId="77777777" w:rsidR="000B1CC8" w:rsidRPr="00267633" w:rsidRDefault="000B1CC8" w:rsidP="00267633">
      <w:pPr>
        <w:tabs>
          <w:tab w:val="left" w:pos="-720"/>
          <w:tab w:val="left" w:pos="0"/>
          <w:tab w:val="left" w:pos="720"/>
        </w:tabs>
        <w:suppressAutoHyphens/>
        <w:spacing w:before="0" w:after="0" w:line="240" w:lineRule="auto"/>
        <w:jc w:val="both"/>
        <w:divId w:val="2116439976"/>
        <w:rPr>
          <w:rFonts w:ascii="Times New Roman" w:hAnsi="Times New Roman" w:cs="Times New Roman"/>
          <w:szCs w:val="20"/>
          <w:lang w:val="en-GB" w:eastAsia="zh-CN"/>
        </w:rPr>
      </w:pPr>
    </w:p>
    <w:p w14:paraId="36E54A76" w14:textId="77777777" w:rsidR="00267633" w:rsidRPr="00267633" w:rsidRDefault="00267633" w:rsidP="00267633">
      <w:pPr>
        <w:tabs>
          <w:tab w:val="left" w:pos="-720"/>
          <w:tab w:val="left" w:pos="0"/>
          <w:tab w:val="left" w:pos="720"/>
        </w:tabs>
        <w:suppressAutoHyphens/>
        <w:spacing w:before="0" w:after="0" w:line="240" w:lineRule="auto"/>
        <w:jc w:val="both"/>
        <w:divId w:val="2116439976"/>
        <w:rPr>
          <w:rFonts w:ascii="Times New Roman" w:hAnsi="Times New Roman" w:cs="Times New Roman"/>
          <w:szCs w:val="20"/>
          <w:lang w:val="en-GB" w:eastAsia="zh-CN"/>
        </w:rPr>
      </w:pPr>
    </w:p>
    <w:p w14:paraId="15666AA2"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lastRenderedPageBreak/>
        <w:t xml:space="preserve"> </w:t>
      </w:r>
      <w:r w:rsidRPr="00267633">
        <w:rPr>
          <w:rFonts w:ascii="Times New Roman" w:hAnsi="Times New Roman" w:cs="Times New Roman"/>
          <w:szCs w:val="20"/>
          <w:lang w:val="en-GB" w:eastAsia="zh-CN"/>
        </w:rPr>
        <w:tab/>
      </w:r>
      <w:r w:rsidRPr="00267633">
        <w:rPr>
          <w:rFonts w:ascii="Times New Roman" w:hAnsi="Times New Roman" w:cs="Times New Roman"/>
          <w:b/>
          <w:szCs w:val="20"/>
          <w:u w:val="single"/>
          <w:lang w:val="en-GB" w:eastAsia="zh-CN"/>
        </w:rPr>
        <w:t>EXCEPTIONS TO THIS ORDER</w:t>
      </w:r>
    </w:p>
    <w:p w14:paraId="1515938F"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77CA8C18"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(1)</w:t>
      </w:r>
      <w:r w:rsidRPr="00267633">
        <w:rPr>
          <w:rFonts w:ascii="Times New Roman" w:hAnsi="Times New Roman" w:cs="Times New Roman"/>
          <w:szCs w:val="20"/>
          <w:lang w:val="en-GB" w:eastAsia="zh-CN"/>
        </w:rPr>
        <w:tab/>
        <w:t xml:space="preserve">This order does not prohibit the defendant from spending $     a week towards his ordinary living expenses </w:t>
      </w:r>
      <w:proofErr w:type="gramStart"/>
      <w:r w:rsidRPr="00267633">
        <w:rPr>
          <w:rFonts w:ascii="Times New Roman" w:hAnsi="Times New Roman" w:cs="Times New Roman"/>
          <w:szCs w:val="20"/>
          <w:lang w:val="en-GB" w:eastAsia="zh-CN"/>
        </w:rPr>
        <w:t>and also</w:t>
      </w:r>
      <w:proofErr w:type="gramEnd"/>
      <w:r w:rsidRPr="00267633">
        <w:rPr>
          <w:rFonts w:ascii="Times New Roman" w:hAnsi="Times New Roman" w:cs="Times New Roman"/>
          <w:szCs w:val="20"/>
          <w:lang w:val="en-GB" w:eastAsia="zh-CN"/>
        </w:rPr>
        <w:t xml:space="preserve"> $      a week [or a reasonable sum] on legal advice and representation.  But before spending any money the defendant must tell the plaintiff's solicitors where the money is to come from.</w:t>
      </w:r>
    </w:p>
    <w:p w14:paraId="306D68EF"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705F682C"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(2)</w:t>
      </w:r>
      <w:r w:rsidRPr="00267633">
        <w:rPr>
          <w:rFonts w:ascii="Times New Roman" w:hAnsi="Times New Roman" w:cs="Times New Roman"/>
          <w:szCs w:val="20"/>
          <w:lang w:val="en-GB" w:eastAsia="zh-CN"/>
        </w:rPr>
        <w:tab/>
        <w:t xml:space="preserve">This order does not prohibit the defendant from dealing with or disposing of any of his assets in the ordinary and proper course of business.  The defendant shall account to the plaintiff [state interval] </w:t>
      </w:r>
      <w:proofErr w:type="gramStart"/>
      <w:r w:rsidRPr="00267633">
        <w:rPr>
          <w:rFonts w:ascii="Times New Roman" w:hAnsi="Times New Roman" w:cs="Times New Roman"/>
          <w:szCs w:val="20"/>
          <w:lang w:val="en-GB" w:eastAsia="zh-CN"/>
        </w:rPr>
        <w:t>for the amount of</w:t>
      </w:r>
      <w:proofErr w:type="gramEnd"/>
      <w:r w:rsidRPr="00267633">
        <w:rPr>
          <w:rFonts w:ascii="Times New Roman" w:hAnsi="Times New Roman" w:cs="Times New Roman"/>
          <w:szCs w:val="20"/>
          <w:lang w:val="en-GB" w:eastAsia="zh-CN"/>
        </w:rPr>
        <w:t xml:space="preserve"> money spent in this regard.</w:t>
      </w:r>
      <w:r w:rsidRPr="00267633">
        <w:rPr>
          <w:rFonts w:ascii="Times New Roman" w:hAnsi="Times New Roman" w:cs="Times New Roman"/>
          <w:szCs w:val="20"/>
          <w:lang w:val="en-GB" w:eastAsia="zh-CN"/>
        </w:rPr>
        <w:cr/>
      </w:r>
    </w:p>
    <w:p w14:paraId="172C478A"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18C12DCF"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(3)</w:t>
      </w:r>
      <w:r w:rsidRPr="00267633">
        <w:rPr>
          <w:rFonts w:ascii="Times New Roman" w:hAnsi="Times New Roman" w:cs="Times New Roman"/>
          <w:szCs w:val="20"/>
          <w:lang w:val="en-GB" w:eastAsia="zh-CN"/>
        </w:rPr>
        <w:tab/>
        <w:t xml:space="preserve">The defendant may agree with the plaintiff's solicitors that the above spending limits should be increased or that this order should be varied in any other </w:t>
      </w:r>
      <w:proofErr w:type="gramStart"/>
      <w:r w:rsidRPr="00267633">
        <w:rPr>
          <w:rFonts w:ascii="Times New Roman" w:hAnsi="Times New Roman" w:cs="Times New Roman"/>
          <w:szCs w:val="20"/>
          <w:lang w:val="en-GB" w:eastAsia="zh-CN"/>
        </w:rPr>
        <w:t>respect</w:t>
      </w:r>
      <w:proofErr w:type="gramEnd"/>
      <w:r w:rsidRPr="00267633">
        <w:rPr>
          <w:rFonts w:ascii="Times New Roman" w:hAnsi="Times New Roman" w:cs="Times New Roman"/>
          <w:szCs w:val="20"/>
          <w:lang w:val="en-GB" w:eastAsia="zh-CN"/>
        </w:rPr>
        <w:t xml:space="preserve"> but any such agreement must be in writing.</w:t>
      </w:r>
    </w:p>
    <w:p w14:paraId="46072C46"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1C3A5D9C"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0625FDE5"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r>
      <w:r w:rsidRPr="00267633">
        <w:rPr>
          <w:rFonts w:ascii="Times New Roman" w:hAnsi="Times New Roman" w:cs="Times New Roman"/>
          <w:b/>
          <w:szCs w:val="20"/>
          <w:u w:val="single"/>
          <w:lang w:val="en-GB" w:eastAsia="zh-CN"/>
        </w:rPr>
        <w:t>EFFECT OF THIS ORDER</w:t>
      </w:r>
    </w:p>
    <w:p w14:paraId="7A89F3F5"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1960FFEF"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(1)</w:t>
      </w:r>
      <w:r w:rsidRPr="00267633">
        <w:rPr>
          <w:rFonts w:ascii="Times New Roman" w:hAnsi="Times New Roman" w:cs="Times New Roman"/>
          <w:szCs w:val="20"/>
          <w:lang w:val="en-GB" w:eastAsia="zh-CN"/>
        </w:rPr>
        <w:tab/>
        <w:t>A defendant who is an individual who is ordered not to do something must not do it himself or in any other way.  He must not do it through others acting on his behalf or on his instructions or with his encouragement.</w:t>
      </w:r>
    </w:p>
    <w:p w14:paraId="3947261A"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798D88B6"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(2)</w:t>
      </w:r>
      <w:r w:rsidRPr="00267633">
        <w:rPr>
          <w:rFonts w:ascii="Times New Roman" w:hAnsi="Times New Roman" w:cs="Times New Roman"/>
          <w:szCs w:val="20"/>
          <w:lang w:val="en-GB" w:eastAsia="zh-CN"/>
        </w:rPr>
        <w:tab/>
        <w:t xml:space="preserve">A defendant which is a </w:t>
      </w:r>
      <w:proofErr w:type="gramStart"/>
      <w:r w:rsidRPr="00267633">
        <w:rPr>
          <w:rFonts w:ascii="Times New Roman" w:hAnsi="Times New Roman" w:cs="Times New Roman"/>
          <w:szCs w:val="20"/>
          <w:lang w:val="en-GB" w:eastAsia="zh-CN"/>
        </w:rPr>
        <w:t>corporation</w:t>
      </w:r>
      <w:proofErr w:type="gramEnd"/>
      <w:r w:rsidRPr="00267633">
        <w:rPr>
          <w:rFonts w:ascii="Times New Roman" w:hAnsi="Times New Roman" w:cs="Times New Roman"/>
          <w:szCs w:val="20"/>
          <w:lang w:val="en-GB" w:eastAsia="zh-CN"/>
        </w:rPr>
        <w:t xml:space="preserve"> and which is ordered not to do something must not do it itself or by its directors, officers, employees or agents or in any other way.</w:t>
      </w:r>
    </w:p>
    <w:p w14:paraId="45C2A315"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56F724EF"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6250C987"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r>
      <w:r w:rsidRPr="00267633">
        <w:rPr>
          <w:rFonts w:ascii="Times New Roman" w:hAnsi="Times New Roman" w:cs="Times New Roman"/>
          <w:b/>
          <w:szCs w:val="20"/>
          <w:u w:val="single"/>
          <w:lang w:val="en-GB" w:eastAsia="zh-CN"/>
        </w:rPr>
        <w:t>THIRD PARTIES</w:t>
      </w:r>
    </w:p>
    <w:p w14:paraId="50501EAD"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2CB5BC80"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(1)</w:t>
      </w:r>
      <w:r w:rsidRPr="00267633">
        <w:rPr>
          <w:rFonts w:ascii="Times New Roman" w:hAnsi="Times New Roman" w:cs="Times New Roman"/>
          <w:szCs w:val="20"/>
          <w:lang w:val="en-GB" w:eastAsia="zh-CN"/>
        </w:rPr>
        <w:tab/>
      </w:r>
      <w:r w:rsidRPr="00267633">
        <w:rPr>
          <w:rFonts w:ascii="Times New Roman" w:hAnsi="Times New Roman" w:cs="Times New Roman"/>
          <w:szCs w:val="20"/>
          <w:u w:val="single"/>
          <w:lang w:val="en-GB" w:eastAsia="zh-CN"/>
        </w:rPr>
        <w:t>Effect of this order</w:t>
      </w:r>
    </w:p>
    <w:p w14:paraId="530D3252"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r>
      <w:r w:rsidRPr="00267633">
        <w:rPr>
          <w:rFonts w:ascii="Times New Roman" w:hAnsi="Times New Roman" w:cs="Times New Roman"/>
          <w:szCs w:val="20"/>
          <w:lang w:val="en-GB" w:eastAsia="zh-CN"/>
        </w:rPr>
        <w:tab/>
        <w:t>It is a contempt of Court for any person notified of this order knowingly to assist in or permit a breach of the order.  Any person doing so may be sent to prison or fined.</w:t>
      </w:r>
    </w:p>
    <w:p w14:paraId="3C5059FE"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719935D2"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(2)</w:t>
      </w:r>
      <w:r w:rsidRPr="00267633">
        <w:rPr>
          <w:rFonts w:ascii="Times New Roman" w:hAnsi="Times New Roman" w:cs="Times New Roman"/>
          <w:szCs w:val="20"/>
          <w:lang w:val="en-GB" w:eastAsia="zh-CN"/>
        </w:rPr>
        <w:tab/>
      </w:r>
      <w:r w:rsidRPr="00267633">
        <w:rPr>
          <w:rFonts w:ascii="Times New Roman" w:hAnsi="Times New Roman" w:cs="Times New Roman"/>
          <w:szCs w:val="20"/>
          <w:u w:val="single"/>
          <w:lang w:val="en-GB" w:eastAsia="zh-CN"/>
        </w:rPr>
        <w:t>Set off by banks</w:t>
      </w:r>
    </w:p>
    <w:p w14:paraId="1DB29D3F"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r>
      <w:r w:rsidRPr="00267633">
        <w:rPr>
          <w:rFonts w:ascii="Times New Roman" w:hAnsi="Times New Roman" w:cs="Times New Roman"/>
          <w:szCs w:val="20"/>
          <w:lang w:val="en-GB" w:eastAsia="zh-CN"/>
        </w:rPr>
        <w:tab/>
        <w:t>This injunction does not prevent any bank from exercising any right of set off it may have in respect of any facility which it gave to the defendant before it was notified of the order.</w:t>
      </w:r>
    </w:p>
    <w:p w14:paraId="68473959"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0F7005C5"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(3)</w:t>
      </w:r>
      <w:r w:rsidRPr="00267633">
        <w:rPr>
          <w:rFonts w:ascii="Times New Roman" w:hAnsi="Times New Roman" w:cs="Times New Roman"/>
          <w:szCs w:val="20"/>
          <w:lang w:val="en-GB" w:eastAsia="zh-CN"/>
        </w:rPr>
        <w:tab/>
      </w:r>
      <w:r w:rsidRPr="00267633">
        <w:rPr>
          <w:rFonts w:ascii="Times New Roman" w:hAnsi="Times New Roman" w:cs="Times New Roman"/>
          <w:szCs w:val="20"/>
          <w:u w:val="single"/>
          <w:lang w:val="en-GB" w:eastAsia="zh-CN"/>
        </w:rPr>
        <w:t>Withdrawals by the defendant</w:t>
      </w:r>
    </w:p>
    <w:p w14:paraId="579A0266"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r>
      <w:r w:rsidRPr="00267633">
        <w:rPr>
          <w:rFonts w:ascii="Times New Roman" w:hAnsi="Times New Roman" w:cs="Times New Roman"/>
          <w:szCs w:val="20"/>
          <w:lang w:val="en-GB" w:eastAsia="zh-CN"/>
        </w:rPr>
        <w:tab/>
        <w:t>No bank need enquire as to the application or proposed application of any money withdrawn by the defendant if the withdrawal appears to be permitted by this order.</w:t>
      </w:r>
    </w:p>
    <w:p w14:paraId="4A5AE6DC"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1C575DAA"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5EB11122"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49EB1F0A" w14:textId="77777777" w:rsid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5C12ACBB" w14:textId="77777777" w:rsidR="000B1CC8" w:rsidRPr="00267633" w:rsidRDefault="000B1CC8"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53796390"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72ED7F26"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1C33CDF7" w14:textId="77777777" w:rsidR="00267633" w:rsidRPr="00267633" w:rsidRDefault="00267633" w:rsidP="00267633">
      <w:pPr>
        <w:tabs>
          <w:tab w:val="left" w:pos="-720"/>
          <w:tab w:val="left" w:pos="0"/>
          <w:tab w:val="left" w:pos="720"/>
        </w:tabs>
        <w:suppressAutoHyphens/>
        <w:spacing w:before="0" w:after="0" w:line="240" w:lineRule="auto"/>
        <w:ind w:left="720"/>
        <w:jc w:val="both"/>
        <w:divId w:val="2116439976"/>
        <w:rPr>
          <w:rFonts w:ascii="Times New Roman" w:hAnsi="Times New Roman" w:cs="Times New Roman"/>
          <w:b/>
          <w:szCs w:val="20"/>
          <w:u w:val="single"/>
          <w:lang w:val="en-GB" w:eastAsia="zh-CN"/>
        </w:rPr>
      </w:pPr>
      <w:r w:rsidRPr="00267633">
        <w:rPr>
          <w:rFonts w:ascii="Times New Roman" w:hAnsi="Times New Roman" w:cs="Times New Roman"/>
          <w:b/>
          <w:szCs w:val="20"/>
          <w:u w:val="single"/>
          <w:lang w:val="en-GB" w:eastAsia="zh-CN"/>
        </w:rPr>
        <w:lastRenderedPageBreak/>
        <w:t>[SERVICE OUT OF THE JURISDICTION AND SUBSTITUTED SERVICE</w:t>
      </w:r>
    </w:p>
    <w:p w14:paraId="0A714BA2" w14:textId="77777777" w:rsidR="00267633" w:rsidRPr="00267633" w:rsidRDefault="00267633" w:rsidP="00267633">
      <w:pPr>
        <w:tabs>
          <w:tab w:val="left" w:pos="-720"/>
          <w:tab w:val="left" w:pos="0"/>
          <w:tab w:val="left" w:pos="720"/>
        </w:tabs>
        <w:suppressAutoHyphens/>
        <w:spacing w:before="0" w:after="0" w:line="240" w:lineRule="auto"/>
        <w:ind w:left="720" w:hanging="720"/>
        <w:jc w:val="both"/>
        <w:divId w:val="2116439976"/>
        <w:rPr>
          <w:rFonts w:ascii="Times New Roman" w:hAnsi="Times New Roman" w:cs="Times New Roman"/>
          <w:szCs w:val="20"/>
          <w:u w:val="single"/>
          <w:lang w:val="en-GB" w:eastAsia="zh-CN"/>
        </w:rPr>
      </w:pPr>
    </w:p>
    <w:p w14:paraId="376F4398"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(1)</w:t>
      </w:r>
      <w:r w:rsidRPr="00267633">
        <w:rPr>
          <w:rFonts w:ascii="Times New Roman" w:hAnsi="Times New Roman" w:cs="Times New Roman"/>
          <w:szCs w:val="20"/>
          <w:lang w:val="en-GB" w:eastAsia="zh-CN"/>
        </w:rPr>
        <w:tab/>
        <w:t>The plaintiff may serve the writ of summons on the defendant at ... by .... (mode of service).</w:t>
      </w:r>
    </w:p>
    <w:p w14:paraId="4280EB78"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66D63ED9"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(2)</w:t>
      </w:r>
      <w:r w:rsidRPr="00267633">
        <w:rPr>
          <w:rFonts w:ascii="Times New Roman" w:hAnsi="Times New Roman" w:cs="Times New Roman"/>
          <w:szCs w:val="20"/>
          <w:lang w:val="en-GB" w:eastAsia="zh-CN"/>
        </w:rPr>
        <w:tab/>
        <w:t xml:space="preserve">If the defendant wishes to defend the action he must enter an appearance within </w:t>
      </w:r>
      <w:proofErr w:type="gramStart"/>
      <w:r w:rsidRPr="00267633">
        <w:rPr>
          <w:rFonts w:ascii="Times New Roman" w:hAnsi="Times New Roman" w:cs="Times New Roman"/>
          <w:szCs w:val="20"/>
          <w:lang w:val="en-GB" w:eastAsia="zh-CN"/>
        </w:rPr>
        <w:t>.....</w:t>
      </w:r>
      <w:proofErr w:type="gramEnd"/>
      <w:r w:rsidRPr="00267633">
        <w:rPr>
          <w:rFonts w:ascii="Times New Roman" w:hAnsi="Times New Roman" w:cs="Times New Roman"/>
          <w:szCs w:val="20"/>
          <w:lang w:val="en-GB" w:eastAsia="zh-CN"/>
        </w:rPr>
        <w:t xml:space="preserve"> days of being served with the writ of summons.]</w:t>
      </w:r>
    </w:p>
    <w:p w14:paraId="4435E605"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62C629D4"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673F85F3"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r w:rsidRPr="00267633">
        <w:rPr>
          <w:rFonts w:ascii="Times New Roman" w:hAnsi="Times New Roman" w:cs="Times New Roman"/>
          <w:b/>
          <w:szCs w:val="20"/>
          <w:lang w:val="en-GB" w:eastAsia="zh-CN"/>
        </w:rPr>
        <w:tab/>
      </w:r>
      <w:r w:rsidRPr="00267633">
        <w:rPr>
          <w:rFonts w:ascii="Times New Roman" w:hAnsi="Times New Roman" w:cs="Times New Roman"/>
          <w:b/>
          <w:szCs w:val="20"/>
          <w:u w:val="single"/>
          <w:lang w:val="en-GB" w:eastAsia="zh-CN"/>
        </w:rPr>
        <w:t>UNDERTAKINGS</w:t>
      </w:r>
    </w:p>
    <w:p w14:paraId="0B02B69D"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022457C4" w14:textId="77777777" w:rsidR="00267633" w:rsidRPr="00267633" w:rsidRDefault="00267633" w:rsidP="00267633">
      <w:pPr>
        <w:tabs>
          <w:tab w:val="left" w:pos="-720"/>
          <w:tab w:val="left" w:pos="0"/>
          <w:tab w:val="left" w:pos="720"/>
        </w:tabs>
        <w:suppressAutoHyphens/>
        <w:spacing w:before="0" w:after="0" w:line="240" w:lineRule="auto"/>
        <w:ind w:left="720" w:hanging="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The plaintiff gives to the Court the undertakings set out in Schedule 1 to this order.</w:t>
      </w:r>
    </w:p>
    <w:p w14:paraId="4747AC8E"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23B39FD4"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3D074322"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r>
      <w:r w:rsidRPr="00267633">
        <w:rPr>
          <w:rFonts w:ascii="Times New Roman" w:hAnsi="Times New Roman" w:cs="Times New Roman"/>
          <w:b/>
          <w:szCs w:val="20"/>
          <w:u w:val="single"/>
          <w:lang w:val="en-GB" w:eastAsia="zh-CN"/>
        </w:rPr>
        <w:t>DURATION OF THIS ORDER</w:t>
      </w:r>
    </w:p>
    <w:p w14:paraId="5AA75541"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607E79A6"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This order will remain in force until the trial or further order.</w:t>
      </w:r>
    </w:p>
    <w:p w14:paraId="6F0DC9BE"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7F016233"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7321392F"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r>
      <w:r w:rsidRPr="00267633">
        <w:rPr>
          <w:rFonts w:ascii="Times New Roman" w:hAnsi="Times New Roman" w:cs="Times New Roman"/>
          <w:b/>
          <w:szCs w:val="20"/>
          <w:u w:val="single"/>
          <w:lang w:val="en-GB" w:eastAsia="zh-CN"/>
        </w:rPr>
        <w:t>VARIATION OR DISCHARGE OF THIS ORDER</w:t>
      </w:r>
    </w:p>
    <w:p w14:paraId="5C9BA740"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5A6C20BC" w14:textId="77777777" w:rsidR="00267633" w:rsidRPr="00267633" w:rsidRDefault="00267633" w:rsidP="00267633">
      <w:pPr>
        <w:tabs>
          <w:tab w:val="left" w:pos="-720"/>
          <w:tab w:val="left" w:pos="0"/>
          <w:tab w:val="left" w:pos="720"/>
        </w:tabs>
        <w:suppressAutoHyphens/>
        <w:spacing w:before="0" w:after="0" w:line="240" w:lineRule="auto"/>
        <w:ind w:left="720" w:hanging="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The defendant (or anyone notified of this order) may apply to the Court at any time to vary or discharge this order (or so much of it as affects that person), but anyone wishing to do so must inform the plaintiff's solicitors.</w:t>
      </w:r>
    </w:p>
    <w:p w14:paraId="0130A803"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42AA3B27"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17AC2CA0"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r>
      <w:r w:rsidRPr="00267633">
        <w:rPr>
          <w:rFonts w:ascii="Times New Roman" w:hAnsi="Times New Roman" w:cs="Times New Roman"/>
          <w:b/>
          <w:szCs w:val="20"/>
          <w:u w:val="single"/>
          <w:lang w:val="en-GB" w:eastAsia="zh-CN"/>
        </w:rPr>
        <w:t>NAME AND ADDRESS OF PLAINTIFF'S SOLICITORS</w:t>
      </w:r>
    </w:p>
    <w:p w14:paraId="4338B2D1"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7130DAB5"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 xml:space="preserve">The plaintiff's solicitors </w:t>
      </w:r>
      <w:proofErr w:type="gramStart"/>
      <w:r w:rsidRPr="00267633">
        <w:rPr>
          <w:rFonts w:ascii="Times New Roman" w:hAnsi="Times New Roman" w:cs="Times New Roman"/>
          <w:szCs w:val="20"/>
          <w:lang w:val="en-GB" w:eastAsia="zh-CN"/>
        </w:rPr>
        <w:t>are:-</w:t>
      </w:r>
      <w:proofErr w:type="gramEnd"/>
    </w:p>
    <w:p w14:paraId="7A434956"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0261648D"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[Name of lawyer(s) having conduct of action or charge of matter.]</w:t>
      </w:r>
    </w:p>
    <w:p w14:paraId="6D5B35E2"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[Name of law firm.]</w:t>
      </w:r>
    </w:p>
    <w:p w14:paraId="5F2F15F0"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[Address of law firm.]</w:t>
      </w:r>
    </w:p>
    <w:p w14:paraId="2C698C41"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Tel: [Contact telephone number.]</w:t>
      </w:r>
    </w:p>
    <w:p w14:paraId="68365AF3"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Fax: [Contact facsimile number.]</w:t>
      </w:r>
    </w:p>
    <w:p w14:paraId="084C051B"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r>
      <w:proofErr w:type="spellStart"/>
      <w:r w:rsidRPr="00267633">
        <w:rPr>
          <w:rFonts w:ascii="Times New Roman" w:hAnsi="Times New Roman" w:cs="Times New Roman"/>
          <w:szCs w:val="20"/>
          <w:lang w:val="en-GB" w:eastAsia="zh-CN"/>
        </w:rPr>
        <w:t>Tlx</w:t>
      </w:r>
      <w:proofErr w:type="spellEnd"/>
      <w:r w:rsidRPr="00267633">
        <w:rPr>
          <w:rFonts w:ascii="Times New Roman" w:hAnsi="Times New Roman" w:cs="Times New Roman"/>
          <w:szCs w:val="20"/>
          <w:lang w:val="en-GB" w:eastAsia="zh-CN"/>
        </w:rPr>
        <w:t>: [Contact telex number and answer back code.]</w:t>
      </w:r>
    </w:p>
    <w:p w14:paraId="676C94B4"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Ref: [File reference of law firm.]</w:t>
      </w:r>
    </w:p>
    <w:p w14:paraId="4B91AA90"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2E4922BE"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 </w:t>
      </w:r>
      <w:r w:rsidRPr="00267633">
        <w:rPr>
          <w:rFonts w:ascii="Times New Roman" w:hAnsi="Times New Roman" w:cs="Times New Roman"/>
          <w:szCs w:val="20"/>
          <w:lang w:val="en-GB" w:eastAsia="zh-CN"/>
        </w:rPr>
        <w:tab/>
      </w:r>
      <w:r w:rsidRPr="00267633">
        <w:rPr>
          <w:rFonts w:ascii="Times New Roman" w:hAnsi="Times New Roman" w:cs="Times New Roman"/>
          <w:b/>
          <w:szCs w:val="20"/>
          <w:u w:val="single"/>
          <w:lang w:val="en-GB" w:eastAsia="zh-CN"/>
        </w:rPr>
        <w:t>[INTERPRETATION OF THIS ORDER</w:t>
      </w:r>
    </w:p>
    <w:p w14:paraId="46C690FD"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4AB51C11"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(1)</w:t>
      </w:r>
      <w:r w:rsidRPr="00267633">
        <w:rPr>
          <w:rFonts w:ascii="Times New Roman" w:hAnsi="Times New Roman" w:cs="Times New Roman"/>
          <w:szCs w:val="20"/>
          <w:lang w:val="en-GB" w:eastAsia="zh-CN"/>
        </w:rPr>
        <w:tab/>
        <w:t>In this order references to “he”, “him” or “his” include “she” or “her” and “it” or “its”.</w:t>
      </w:r>
    </w:p>
    <w:p w14:paraId="21029012"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7A5DB87C"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787B64DB"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30D9107C"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125A2051"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269690E7"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7941C0B6"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6A8AFB4E"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70D7BC78"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1F663F55"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30985D8C"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60498A24"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(2)</w:t>
      </w:r>
      <w:r w:rsidRPr="00267633">
        <w:rPr>
          <w:rFonts w:ascii="Times New Roman" w:hAnsi="Times New Roman" w:cs="Times New Roman"/>
          <w:szCs w:val="20"/>
          <w:lang w:val="en-GB" w:eastAsia="zh-CN"/>
        </w:rPr>
        <w:tab/>
        <w:t>Where there are 2 or more defendants then (unless the context indicates differently)</w:t>
      </w:r>
    </w:p>
    <w:p w14:paraId="00456F75"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02D18FF5" w14:textId="77777777" w:rsidR="00267633" w:rsidRPr="00267633" w:rsidRDefault="00267633" w:rsidP="00267633">
      <w:pPr>
        <w:tabs>
          <w:tab w:val="left" w:pos="0"/>
          <w:tab w:val="left" w:pos="720"/>
          <w:tab w:val="left" w:pos="1440"/>
        </w:tabs>
        <w:suppressAutoHyphens/>
        <w:spacing w:before="0" w:after="0" w:line="240" w:lineRule="auto"/>
        <w:ind w:left="2160" w:hanging="216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r>
      <w:r w:rsidRPr="00267633">
        <w:rPr>
          <w:rFonts w:ascii="Times New Roman" w:hAnsi="Times New Roman" w:cs="Times New Roman"/>
          <w:szCs w:val="20"/>
          <w:lang w:val="en-GB" w:eastAsia="zh-CN"/>
        </w:rPr>
        <w:tab/>
        <w:t>(a)</w:t>
      </w:r>
      <w:r w:rsidRPr="00267633">
        <w:rPr>
          <w:rFonts w:ascii="Times New Roman" w:hAnsi="Times New Roman" w:cs="Times New Roman"/>
          <w:szCs w:val="20"/>
          <w:lang w:val="en-GB" w:eastAsia="zh-CN"/>
        </w:rPr>
        <w:tab/>
        <w:t xml:space="preserve">References to “the defendants” mean both or all of </w:t>
      </w:r>
      <w:proofErr w:type="gramStart"/>
      <w:r w:rsidRPr="00267633">
        <w:rPr>
          <w:rFonts w:ascii="Times New Roman" w:hAnsi="Times New Roman" w:cs="Times New Roman"/>
          <w:szCs w:val="20"/>
          <w:lang w:val="en-GB" w:eastAsia="zh-CN"/>
        </w:rPr>
        <w:t>them;</w:t>
      </w:r>
      <w:proofErr w:type="gramEnd"/>
    </w:p>
    <w:p w14:paraId="3C8C632D"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70C58DE6" w14:textId="77777777" w:rsidR="00267633" w:rsidRPr="00267633" w:rsidRDefault="00267633" w:rsidP="00267633">
      <w:pPr>
        <w:tabs>
          <w:tab w:val="left" w:pos="0"/>
          <w:tab w:val="left" w:pos="720"/>
          <w:tab w:val="left" w:pos="1440"/>
        </w:tabs>
        <w:suppressAutoHyphens/>
        <w:spacing w:before="0" w:after="0" w:line="240" w:lineRule="auto"/>
        <w:ind w:left="2160" w:hanging="216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r>
      <w:r w:rsidRPr="00267633">
        <w:rPr>
          <w:rFonts w:ascii="Times New Roman" w:hAnsi="Times New Roman" w:cs="Times New Roman"/>
          <w:szCs w:val="20"/>
          <w:lang w:val="en-GB" w:eastAsia="zh-CN"/>
        </w:rPr>
        <w:tab/>
        <w:t>(b)</w:t>
      </w:r>
      <w:r w:rsidRPr="00267633">
        <w:rPr>
          <w:rFonts w:ascii="Times New Roman" w:hAnsi="Times New Roman" w:cs="Times New Roman"/>
          <w:szCs w:val="20"/>
          <w:lang w:val="en-GB" w:eastAsia="zh-CN"/>
        </w:rPr>
        <w:tab/>
        <w:t>An order requiring “the defendants” to do or not to do anything requires each defendant to do or not to do the specified thing; and</w:t>
      </w:r>
    </w:p>
    <w:p w14:paraId="65E1A54A" w14:textId="77777777" w:rsidR="00267633" w:rsidRPr="00267633" w:rsidRDefault="00267633" w:rsidP="00267633">
      <w:pPr>
        <w:tabs>
          <w:tab w:val="left" w:pos="0"/>
          <w:tab w:val="left" w:pos="720"/>
          <w:tab w:val="left" w:pos="1440"/>
        </w:tabs>
        <w:suppressAutoHyphens/>
        <w:spacing w:before="0" w:after="0" w:line="240" w:lineRule="auto"/>
        <w:ind w:left="2160" w:hanging="2160"/>
        <w:jc w:val="both"/>
        <w:divId w:val="2116439976"/>
        <w:rPr>
          <w:rFonts w:ascii="Times New Roman" w:hAnsi="Times New Roman" w:cs="Times New Roman"/>
          <w:szCs w:val="20"/>
          <w:lang w:val="en-GB" w:eastAsia="zh-CN"/>
        </w:rPr>
      </w:pPr>
    </w:p>
    <w:p w14:paraId="1C8F0816" w14:textId="77777777" w:rsidR="00267633" w:rsidRPr="00267633" w:rsidRDefault="00267633" w:rsidP="00267633">
      <w:pPr>
        <w:tabs>
          <w:tab w:val="left" w:pos="0"/>
          <w:tab w:val="left" w:pos="720"/>
          <w:tab w:val="left" w:pos="1440"/>
        </w:tabs>
        <w:suppressAutoHyphens/>
        <w:spacing w:before="0" w:after="0" w:line="240" w:lineRule="auto"/>
        <w:ind w:left="2160" w:hanging="216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r>
      <w:r w:rsidRPr="00267633">
        <w:rPr>
          <w:rFonts w:ascii="Times New Roman" w:hAnsi="Times New Roman" w:cs="Times New Roman"/>
          <w:szCs w:val="20"/>
          <w:lang w:val="en-GB" w:eastAsia="zh-CN"/>
        </w:rPr>
        <w:tab/>
        <w:t>(c)</w:t>
      </w:r>
      <w:r w:rsidRPr="00267633">
        <w:rPr>
          <w:rFonts w:ascii="Times New Roman" w:hAnsi="Times New Roman" w:cs="Times New Roman"/>
          <w:szCs w:val="20"/>
          <w:lang w:val="en-GB" w:eastAsia="zh-CN"/>
        </w:rPr>
        <w:tab/>
        <w:t>A requirement relating to service of this order or of any legal proceedings on “the defendants” means service on each of them.]</w:t>
      </w:r>
    </w:p>
    <w:p w14:paraId="363605AA"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51842426" w14:textId="77777777" w:rsidR="00267633" w:rsidRPr="00267633" w:rsidRDefault="00267633" w:rsidP="00267633">
      <w:pPr>
        <w:tabs>
          <w:tab w:val="left" w:pos="0"/>
          <w:tab w:val="left" w:pos="720"/>
          <w:tab w:val="left" w:pos="1440"/>
        </w:tabs>
        <w:suppressAutoHyphens/>
        <w:spacing w:before="0" w:after="0" w:line="240" w:lineRule="auto"/>
        <w:ind w:left="2160" w:hanging="2160"/>
        <w:jc w:val="both"/>
        <w:divId w:val="2116439976"/>
        <w:rPr>
          <w:rFonts w:ascii="Times New Roman" w:hAnsi="Times New Roman" w:cs="Times New Roman"/>
          <w:szCs w:val="20"/>
          <w:lang w:val="en-GB" w:eastAsia="zh-CN"/>
        </w:rPr>
      </w:pPr>
    </w:p>
    <w:p w14:paraId="556B9407" w14:textId="77777777" w:rsidR="00267633" w:rsidRPr="00267633" w:rsidRDefault="00267633" w:rsidP="00267633">
      <w:pPr>
        <w:tabs>
          <w:tab w:val="left" w:pos="0"/>
          <w:tab w:val="left" w:pos="720"/>
          <w:tab w:val="left" w:pos="1440"/>
        </w:tabs>
        <w:suppressAutoHyphens/>
        <w:spacing w:before="0" w:after="0" w:line="240" w:lineRule="auto"/>
        <w:ind w:left="2160" w:hanging="216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r>
      <w:r w:rsidRPr="00267633">
        <w:rPr>
          <w:rFonts w:ascii="Times New Roman" w:hAnsi="Times New Roman" w:cs="Times New Roman"/>
          <w:szCs w:val="20"/>
          <w:lang w:val="en-GB" w:eastAsia="zh-CN"/>
        </w:rPr>
        <w:tab/>
      </w:r>
      <w:r w:rsidRPr="00267633">
        <w:rPr>
          <w:rFonts w:ascii="Times New Roman" w:hAnsi="Times New Roman" w:cs="Times New Roman"/>
          <w:szCs w:val="20"/>
          <w:lang w:val="en-GB" w:eastAsia="zh-CN"/>
        </w:rPr>
        <w:tab/>
        <w:t xml:space="preserve">Dated this        day of       </w:t>
      </w:r>
      <w:proofErr w:type="gramStart"/>
      <w:r w:rsidRPr="00267633">
        <w:rPr>
          <w:rFonts w:ascii="Times New Roman" w:hAnsi="Times New Roman" w:cs="Times New Roman"/>
          <w:szCs w:val="20"/>
          <w:lang w:val="en-GB" w:eastAsia="zh-CN"/>
        </w:rPr>
        <w:t xml:space="preserve">  ,</w:t>
      </w:r>
      <w:proofErr w:type="gramEnd"/>
      <w:r w:rsidRPr="00267633">
        <w:rPr>
          <w:rFonts w:ascii="Times New Roman" w:hAnsi="Times New Roman" w:cs="Times New Roman"/>
          <w:szCs w:val="20"/>
          <w:lang w:val="en-GB" w:eastAsia="zh-CN"/>
        </w:rPr>
        <w:t xml:space="preserve"> 20           .</w:t>
      </w:r>
    </w:p>
    <w:p w14:paraId="1B1AC2A9" w14:textId="77777777" w:rsidR="00267633" w:rsidRPr="00267633" w:rsidRDefault="00267633" w:rsidP="00267633">
      <w:pPr>
        <w:tabs>
          <w:tab w:val="left" w:pos="0"/>
          <w:tab w:val="left" w:pos="720"/>
          <w:tab w:val="left" w:pos="1440"/>
        </w:tabs>
        <w:suppressAutoHyphens/>
        <w:spacing w:before="0" w:after="0" w:line="240" w:lineRule="auto"/>
        <w:ind w:left="2160" w:hanging="2160"/>
        <w:jc w:val="both"/>
        <w:divId w:val="2116439976"/>
        <w:rPr>
          <w:rFonts w:ascii="Times New Roman" w:hAnsi="Times New Roman" w:cs="Times New Roman"/>
          <w:szCs w:val="20"/>
          <w:lang w:val="en-GB" w:eastAsia="zh-CN"/>
        </w:rPr>
      </w:pPr>
    </w:p>
    <w:p w14:paraId="6CAA995F"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67CAB264"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662AA149"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0C7A4A22"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4A7AC14F"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6256CE10" w14:textId="77777777" w:rsidR="00267633" w:rsidRPr="00267633" w:rsidRDefault="00267633" w:rsidP="00267633">
      <w:pPr>
        <w:tabs>
          <w:tab w:val="left" w:pos="-720"/>
          <w:tab w:val="left" w:pos="0"/>
          <w:tab w:val="left" w:pos="720"/>
        </w:tabs>
        <w:suppressAutoHyphens/>
        <w:spacing w:before="0" w:after="0" w:line="240" w:lineRule="auto"/>
        <w:jc w:val="right"/>
        <w:divId w:val="2116439976"/>
        <w:rPr>
          <w:rFonts w:ascii="Times New Roman" w:hAnsi="Times New Roman" w:cs="Times New Roman"/>
          <w:b/>
          <w:szCs w:val="20"/>
          <w:lang w:val="en-GB" w:eastAsia="zh-CN"/>
        </w:rPr>
      </w:pPr>
      <w:r w:rsidRPr="00267633">
        <w:rPr>
          <w:rFonts w:ascii="Times New Roman" w:hAnsi="Times New Roman" w:cs="Times New Roman"/>
          <w:i/>
          <w:szCs w:val="20"/>
          <w:lang w:val="en-GB" w:eastAsia="zh-CN"/>
        </w:rPr>
        <w:t>Registrar</w:t>
      </w:r>
    </w:p>
    <w:p w14:paraId="372C17E6" w14:textId="77777777" w:rsidR="00267633" w:rsidRPr="00267633" w:rsidRDefault="00267633" w:rsidP="00267633">
      <w:pPr>
        <w:tabs>
          <w:tab w:val="left" w:pos="-720"/>
        </w:tabs>
        <w:suppressAutoHyphens/>
        <w:spacing w:before="0" w:after="0" w:line="240" w:lineRule="auto"/>
        <w:jc w:val="center"/>
        <w:divId w:val="2116439976"/>
        <w:rPr>
          <w:rFonts w:ascii="Times New Roman" w:hAnsi="Times New Roman" w:cs="Times New Roman"/>
          <w:szCs w:val="20"/>
          <w:lang w:val="en-GB" w:eastAsia="zh-CN"/>
        </w:rPr>
      </w:pPr>
    </w:p>
    <w:p w14:paraId="319DB576" w14:textId="77777777" w:rsidR="00267633" w:rsidRPr="00267633" w:rsidRDefault="00267633" w:rsidP="00267633">
      <w:pPr>
        <w:tabs>
          <w:tab w:val="left" w:pos="-720"/>
        </w:tabs>
        <w:suppressAutoHyphens/>
        <w:spacing w:before="0" w:after="0" w:line="240" w:lineRule="auto"/>
        <w:divId w:val="2116439976"/>
        <w:rPr>
          <w:rFonts w:ascii="Times New Roman" w:hAnsi="Times New Roman" w:cs="Times New Roman"/>
          <w:sz w:val="18"/>
          <w:szCs w:val="20"/>
          <w:lang w:val="en-GB" w:eastAsia="zh-CN"/>
        </w:rPr>
        <w:sectPr w:rsidR="00267633" w:rsidRPr="00267633">
          <w:footerReference w:type="default" r:id="rId18"/>
          <w:type w:val="oddPage"/>
          <w:pgSz w:w="11909" w:h="16834" w:code="9"/>
          <w:pgMar w:top="1152" w:right="1440" w:bottom="1152" w:left="1440" w:header="720" w:footer="720" w:gutter="0"/>
          <w:paperSrc w:first="15" w:other="15"/>
          <w:cols w:space="720"/>
        </w:sectPr>
      </w:pPr>
    </w:p>
    <w:p w14:paraId="0A4740B8" w14:textId="77777777" w:rsidR="00267633" w:rsidRPr="00267633" w:rsidRDefault="00267633" w:rsidP="00267633">
      <w:pPr>
        <w:tabs>
          <w:tab w:val="left" w:pos="-720"/>
          <w:tab w:val="left" w:pos="0"/>
          <w:tab w:val="left" w:pos="720"/>
        </w:tabs>
        <w:suppressAutoHyphens/>
        <w:spacing w:before="0" w:after="0" w:line="240" w:lineRule="auto"/>
        <w:jc w:val="center"/>
        <w:divId w:val="2116439976"/>
        <w:rPr>
          <w:rFonts w:ascii="Times New Roman" w:hAnsi="Times New Roman" w:cs="Times New Roman"/>
          <w:szCs w:val="20"/>
          <w:lang w:val="en-GB" w:eastAsia="zh-CN"/>
        </w:rPr>
      </w:pPr>
      <w:r w:rsidRPr="00267633">
        <w:rPr>
          <w:rFonts w:ascii="Times New Roman" w:hAnsi="Times New Roman" w:cs="Times New Roman"/>
          <w:b/>
          <w:szCs w:val="20"/>
          <w:u w:val="single"/>
          <w:lang w:val="en-GB" w:eastAsia="zh-CN"/>
        </w:rPr>
        <w:lastRenderedPageBreak/>
        <w:t>SCHEDULE 1</w:t>
      </w:r>
    </w:p>
    <w:p w14:paraId="6A8A85F1" w14:textId="77777777" w:rsidR="00267633" w:rsidRPr="00267633" w:rsidRDefault="00267633" w:rsidP="00267633">
      <w:pPr>
        <w:tabs>
          <w:tab w:val="left" w:pos="-720"/>
          <w:tab w:val="left" w:pos="0"/>
          <w:tab w:val="left" w:pos="720"/>
        </w:tabs>
        <w:suppressAutoHyphens/>
        <w:spacing w:before="0" w:after="0" w:line="240" w:lineRule="auto"/>
        <w:ind w:left="630" w:hanging="630"/>
        <w:jc w:val="center"/>
        <w:divId w:val="2116439976"/>
        <w:rPr>
          <w:rFonts w:ascii="Times New Roman" w:hAnsi="Times New Roman" w:cs="Times New Roman"/>
          <w:szCs w:val="20"/>
          <w:lang w:val="en-GB" w:eastAsia="zh-CN"/>
        </w:rPr>
      </w:pPr>
      <w:r w:rsidRPr="00267633">
        <w:rPr>
          <w:rFonts w:ascii="Times New Roman" w:hAnsi="Times New Roman" w:cs="Times New Roman"/>
          <w:i/>
          <w:szCs w:val="20"/>
          <w:u w:val="single"/>
          <w:lang w:val="en-GB" w:eastAsia="zh-CN"/>
        </w:rPr>
        <w:t>Undertakings given to the Court by the plaintiff</w:t>
      </w:r>
    </w:p>
    <w:p w14:paraId="5F416A1B" w14:textId="77777777" w:rsidR="00267633" w:rsidRPr="00267633" w:rsidRDefault="00267633" w:rsidP="00267633">
      <w:pPr>
        <w:tabs>
          <w:tab w:val="left" w:pos="-720"/>
          <w:tab w:val="left" w:pos="0"/>
          <w:tab w:val="left" w:pos="720"/>
        </w:tabs>
        <w:suppressAutoHyphens/>
        <w:spacing w:before="0" w:after="0" w:line="240" w:lineRule="auto"/>
        <w:ind w:left="1440" w:hanging="1440"/>
        <w:jc w:val="center"/>
        <w:divId w:val="2116439976"/>
        <w:rPr>
          <w:rFonts w:ascii="Times New Roman" w:hAnsi="Times New Roman" w:cs="Times New Roman"/>
          <w:szCs w:val="20"/>
          <w:lang w:val="en-GB" w:eastAsia="zh-CN"/>
        </w:rPr>
      </w:pPr>
    </w:p>
    <w:p w14:paraId="6B907BCD"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(1)</w:t>
      </w:r>
      <w:r w:rsidRPr="00267633">
        <w:rPr>
          <w:rFonts w:ascii="Times New Roman" w:hAnsi="Times New Roman" w:cs="Times New Roman"/>
          <w:szCs w:val="20"/>
          <w:lang w:val="en-GB" w:eastAsia="zh-CN"/>
        </w:rPr>
        <w:tab/>
        <w:t xml:space="preserve">If the Court later finds that this order has caused loss to the </w:t>
      </w:r>
      <w:proofErr w:type="gramStart"/>
      <w:r w:rsidRPr="00267633">
        <w:rPr>
          <w:rFonts w:ascii="Times New Roman" w:hAnsi="Times New Roman" w:cs="Times New Roman"/>
          <w:szCs w:val="20"/>
          <w:lang w:val="en-GB" w:eastAsia="zh-CN"/>
        </w:rPr>
        <w:t>defendant, and</w:t>
      </w:r>
      <w:proofErr w:type="gramEnd"/>
      <w:r w:rsidRPr="00267633">
        <w:rPr>
          <w:rFonts w:ascii="Times New Roman" w:hAnsi="Times New Roman" w:cs="Times New Roman"/>
          <w:szCs w:val="20"/>
          <w:lang w:val="en-GB" w:eastAsia="zh-CN"/>
        </w:rPr>
        <w:t xml:space="preserve"> decides that the defendant should be compensated for that loss, the plaintiff shall comply with any order the Court may make.</w:t>
      </w:r>
    </w:p>
    <w:p w14:paraId="20EA5A31"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5992C0DF" w14:textId="77777777" w:rsidR="00267633" w:rsidRPr="00267633" w:rsidRDefault="00267633" w:rsidP="00267633">
      <w:pPr>
        <w:tabs>
          <w:tab w:val="left" w:pos="-720"/>
          <w:tab w:val="left" w:pos="0"/>
          <w:tab w:val="left" w:pos="709"/>
        </w:tabs>
        <w:suppressAutoHyphens/>
        <w:spacing w:before="0" w:after="0" w:line="240" w:lineRule="auto"/>
        <w:ind w:left="1418" w:hanging="1418"/>
        <w:jc w:val="both"/>
        <w:divId w:val="2116439976"/>
        <w:rPr>
          <w:rFonts w:ascii="Times New Roman" w:eastAsia="SimSun" w:hAnsi="Times New Roman" w:cs="Times New Roman"/>
          <w:sz w:val="22"/>
          <w:szCs w:val="20"/>
          <w:lang w:val="en-GB" w:eastAsia="zh-CN"/>
        </w:rPr>
      </w:pPr>
      <w:r w:rsidRPr="00267633">
        <w:rPr>
          <w:rFonts w:ascii="Times New Roman" w:eastAsia="SimSun" w:hAnsi="Times New Roman" w:cs="Times New Roman"/>
          <w:sz w:val="22"/>
          <w:szCs w:val="20"/>
          <w:lang w:val="en-GB" w:eastAsia="zh-CN"/>
        </w:rPr>
        <w:tab/>
        <w:t>[(2)</w:t>
      </w:r>
      <w:r w:rsidRPr="00267633">
        <w:rPr>
          <w:rFonts w:ascii="Times New Roman" w:eastAsia="SimSun" w:hAnsi="Times New Roman" w:cs="Times New Roman"/>
          <w:sz w:val="22"/>
          <w:szCs w:val="20"/>
          <w:lang w:val="en-GB" w:eastAsia="zh-CN"/>
        </w:rPr>
        <w:tab/>
        <w:t>The plaintiff, in respect of any order the Court may make pursuant to paragraph (1) above, will:</w:t>
      </w:r>
    </w:p>
    <w:p w14:paraId="6DFE1841" w14:textId="77777777" w:rsidR="00267633" w:rsidRPr="00267633" w:rsidRDefault="00267633" w:rsidP="00267633">
      <w:pPr>
        <w:tabs>
          <w:tab w:val="left" w:pos="-720"/>
          <w:tab w:val="left" w:pos="0"/>
          <w:tab w:val="left" w:pos="720"/>
        </w:tabs>
        <w:suppressAutoHyphens/>
        <w:spacing w:before="0" w:after="0" w:line="240" w:lineRule="auto"/>
        <w:ind w:left="720" w:hanging="720"/>
        <w:jc w:val="both"/>
        <w:divId w:val="2116439976"/>
        <w:rPr>
          <w:rFonts w:ascii="Times New Roman" w:eastAsia="SimSun" w:hAnsi="Times New Roman" w:cs="Times New Roman"/>
          <w:sz w:val="22"/>
          <w:szCs w:val="20"/>
          <w:lang w:val="en-GB" w:eastAsia="zh-CN"/>
        </w:rPr>
      </w:pPr>
    </w:p>
    <w:p w14:paraId="47F56F5F" w14:textId="77777777" w:rsidR="00267633" w:rsidRPr="00267633" w:rsidRDefault="00267633" w:rsidP="00267633">
      <w:pPr>
        <w:widowControl w:val="0"/>
        <w:autoSpaceDE w:val="0"/>
        <w:autoSpaceDN w:val="0"/>
        <w:adjustRightInd w:val="0"/>
        <w:spacing w:before="0" w:after="0" w:line="240" w:lineRule="auto"/>
        <w:ind w:left="2160" w:right="2" w:hanging="720"/>
        <w:jc w:val="both"/>
        <w:divId w:val="2116439976"/>
        <w:rPr>
          <w:rFonts w:ascii="Times New Roman" w:eastAsia="SimSun" w:hAnsi="Times New Roman" w:cs="Times New Roman"/>
          <w:szCs w:val="20"/>
          <w:lang w:val="en-GB" w:eastAsia="zh-CN"/>
        </w:rPr>
      </w:pPr>
      <w:r w:rsidRPr="00267633">
        <w:rPr>
          <w:rFonts w:ascii="Times New Roman" w:eastAsia="SimSun" w:hAnsi="Times New Roman" w:cs="Times New Roman"/>
          <w:szCs w:val="20"/>
          <w:lang w:val="en-GB" w:eastAsia="zh-CN"/>
        </w:rPr>
        <w:t>(a)</w:t>
      </w:r>
      <w:r w:rsidRPr="00267633">
        <w:rPr>
          <w:rFonts w:ascii="Times New Roman" w:eastAsia="SimSun" w:hAnsi="Times New Roman" w:cs="Times New Roman"/>
          <w:szCs w:val="20"/>
          <w:lang w:val="en-GB" w:eastAsia="zh-CN"/>
        </w:rPr>
        <w:tab/>
        <w:t xml:space="preserve">on or before [date] provide to the defendant security in the sum of [$         ] by causing [payment to be made into Court / a bond to be issued by an insurance company with a place of business within Singapore / a written guarantee to be issued from a bank with a place of business within Singapore / payment to the plaintiff’s solicitor to be held by the solicitor as an officer of the Court pending further order]*; and </w:t>
      </w:r>
    </w:p>
    <w:p w14:paraId="2DBE6FCC" w14:textId="77777777" w:rsidR="00267633" w:rsidRPr="00267633" w:rsidRDefault="00267633" w:rsidP="00267633">
      <w:pPr>
        <w:widowControl w:val="0"/>
        <w:autoSpaceDE w:val="0"/>
        <w:autoSpaceDN w:val="0"/>
        <w:adjustRightInd w:val="0"/>
        <w:spacing w:before="0" w:after="0" w:line="240" w:lineRule="auto"/>
        <w:ind w:left="1440" w:right="2" w:firstLine="720"/>
        <w:jc w:val="both"/>
        <w:divId w:val="2116439976"/>
        <w:rPr>
          <w:rFonts w:ascii="Times New Roman" w:eastAsia="SimSun" w:hAnsi="Times New Roman" w:cs="Times New Roman"/>
          <w:szCs w:val="20"/>
          <w:lang w:val="en-GB" w:eastAsia="zh-CN"/>
        </w:rPr>
      </w:pPr>
      <w:r w:rsidRPr="00267633">
        <w:rPr>
          <w:rFonts w:ascii="Times New Roman" w:eastAsia="SimSun" w:hAnsi="Times New Roman" w:cs="Times New Roman"/>
          <w:szCs w:val="20"/>
          <w:lang w:val="en-GB" w:eastAsia="zh-CN"/>
        </w:rPr>
        <w:t>(*Delete where appropriate)</w:t>
      </w:r>
    </w:p>
    <w:p w14:paraId="7DD3A83E" w14:textId="77777777" w:rsidR="00267633" w:rsidRPr="00267633" w:rsidRDefault="00267633" w:rsidP="00267633">
      <w:pPr>
        <w:widowControl w:val="0"/>
        <w:autoSpaceDE w:val="0"/>
        <w:autoSpaceDN w:val="0"/>
        <w:adjustRightInd w:val="0"/>
        <w:spacing w:before="0" w:after="0" w:line="240" w:lineRule="auto"/>
        <w:ind w:right="2" w:hanging="425"/>
        <w:jc w:val="both"/>
        <w:divId w:val="2116439976"/>
        <w:rPr>
          <w:rFonts w:ascii="Times New Roman" w:eastAsia="SimSun" w:hAnsi="Times New Roman" w:cs="Times New Roman"/>
          <w:szCs w:val="20"/>
          <w:lang w:val="en-GB" w:eastAsia="zh-CN"/>
        </w:rPr>
      </w:pPr>
    </w:p>
    <w:p w14:paraId="3BEA4923" w14:textId="77777777" w:rsidR="00267633" w:rsidRPr="00267633" w:rsidRDefault="00267633" w:rsidP="00267633">
      <w:pPr>
        <w:widowControl w:val="0"/>
        <w:autoSpaceDE w:val="0"/>
        <w:autoSpaceDN w:val="0"/>
        <w:adjustRightInd w:val="0"/>
        <w:spacing w:before="0" w:after="0" w:line="240" w:lineRule="auto"/>
        <w:ind w:left="2160" w:right="2" w:hanging="720"/>
        <w:jc w:val="both"/>
        <w:divId w:val="2116439976"/>
        <w:rPr>
          <w:rFonts w:ascii="Times New Roman" w:eastAsia="SimSun" w:hAnsi="Times New Roman" w:cs="Times New Roman"/>
          <w:szCs w:val="20"/>
          <w:lang w:val="en-GB" w:eastAsia="zh-CN"/>
        </w:rPr>
      </w:pPr>
      <w:r w:rsidRPr="00267633">
        <w:rPr>
          <w:rFonts w:ascii="Times New Roman" w:eastAsia="SimSun" w:hAnsi="Times New Roman" w:cs="Times New Roman"/>
          <w:szCs w:val="20"/>
          <w:lang w:val="en-GB" w:eastAsia="zh-CN"/>
        </w:rPr>
        <w:t xml:space="preserve">(b) </w:t>
      </w:r>
      <w:r w:rsidRPr="00267633">
        <w:rPr>
          <w:rFonts w:ascii="Times New Roman" w:eastAsia="SimSun" w:hAnsi="Times New Roman" w:cs="Times New Roman"/>
          <w:szCs w:val="20"/>
          <w:lang w:val="en-GB" w:eastAsia="zh-CN"/>
        </w:rPr>
        <w:tab/>
        <w:t xml:space="preserve">cause evidence of the provision of security to be extended to the defendant immediately after the security has been put up.]       </w:t>
      </w:r>
    </w:p>
    <w:p w14:paraId="26048BDF"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1776C0C8"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(3)</w:t>
      </w:r>
      <w:r w:rsidRPr="00267633">
        <w:rPr>
          <w:rFonts w:ascii="Times New Roman" w:hAnsi="Times New Roman" w:cs="Times New Roman"/>
          <w:szCs w:val="20"/>
          <w:lang w:val="en-GB" w:eastAsia="zh-CN"/>
        </w:rPr>
        <w:tab/>
        <w:t>As soon as practicable the plaintiff shall [issue and] serve on the defendant [a] [the] writ of summons [in the form of the draft writ produced to the Court] [claiming appropriate relief] together with this order.</w:t>
      </w:r>
    </w:p>
    <w:p w14:paraId="41CE792B"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290B4F86"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(4)</w:t>
      </w:r>
      <w:r w:rsidRPr="00267633">
        <w:rPr>
          <w:rFonts w:ascii="Times New Roman" w:hAnsi="Times New Roman" w:cs="Times New Roman"/>
          <w:szCs w:val="20"/>
          <w:lang w:val="en-GB" w:eastAsia="zh-CN"/>
        </w:rPr>
        <w:tab/>
        <w:t>The plaintiff shall cause an affidavit to be sworn and filed [substantially in the terms of the draft affidavit produced to the Court] [confirming the substance of what was said to the Court by the plaintiff's solicitors].</w:t>
      </w:r>
    </w:p>
    <w:p w14:paraId="31F6868C"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59946B8B"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 </w:t>
      </w:r>
      <w:r w:rsidRPr="00267633">
        <w:rPr>
          <w:rFonts w:ascii="Times New Roman" w:hAnsi="Times New Roman" w:cs="Times New Roman"/>
          <w:szCs w:val="20"/>
          <w:lang w:val="en-GB" w:eastAsia="zh-CN"/>
        </w:rPr>
        <w:tab/>
        <w:t>(5)</w:t>
      </w:r>
      <w:r w:rsidRPr="00267633">
        <w:rPr>
          <w:rFonts w:ascii="Times New Roman" w:hAnsi="Times New Roman" w:cs="Times New Roman"/>
          <w:szCs w:val="20"/>
          <w:lang w:val="en-GB" w:eastAsia="zh-CN"/>
        </w:rPr>
        <w:tab/>
        <w:t>As soon as practicable the plaintiff shall serve on the defendant a copy of the affidavits and exhibits containing the evidence relied on by the plaintiff.</w:t>
      </w:r>
    </w:p>
    <w:p w14:paraId="2DEEA6AA"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377C8234" w14:textId="77777777" w:rsidR="002F0484" w:rsidRPr="002F0484" w:rsidRDefault="00267633" w:rsidP="006172E9">
      <w:pPr>
        <w:pStyle w:val="ListParagraph"/>
        <w:numPr>
          <w:ilvl w:val="0"/>
          <w:numId w:val="1"/>
        </w:numPr>
        <w:tabs>
          <w:tab w:val="left" w:pos="-720"/>
          <w:tab w:val="left" w:pos="0"/>
          <w:tab w:val="left" w:pos="1418"/>
        </w:tabs>
        <w:suppressAutoHyphens/>
        <w:ind w:left="1418" w:hanging="709"/>
        <w:jc w:val="both"/>
        <w:divId w:val="2116439976"/>
        <w:rPr>
          <w:sz w:val="24"/>
          <w:lang w:val="en-GB"/>
        </w:rPr>
      </w:pPr>
      <w:r w:rsidRPr="002F0484">
        <w:rPr>
          <w:sz w:val="24"/>
          <w:lang w:val="en-GB"/>
        </w:rPr>
        <w:t>Anyone notified of this order shall be given a copy of it</w:t>
      </w:r>
      <w:r w:rsidR="002F0484" w:rsidRPr="002F0484">
        <w:rPr>
          <w:sz w:val="24"/>
          <w:lang w:val="en-GB"/>
        </w:rPr>
        <w:t xml:space="preserve"> by the plaintiff's solicitors.</w:t>
      </w:r>
    </w:p>
    <w:p w14:paraId="3E9BD271" w14:textId="77777777" w:rsidR="002F0484" w:rsidRPr="002F0484" w:rsidRDefault="002F0484" w:rsidP="002F0484">
      <w:pPr>
        <w:pStyle w:val="ListParagraph"/>
        <w:tabs>
          <w:tab w:val="left" w:pos="-720"/>
          <w:tab w:val="left" w:pos="0"/>
          <w:tab w:val="left" w:pos="1418"/>
        </w:tabs>
        <w:suppressAutoHyphens/>
        <w:ind w:left="1418" w:hanging="709"/>
        <w:jc w:val="both"/>
        <w:divId w:val="2116439976"/>
        <w:rPr>
          <w:sz w:val="24"/>
          <w:lang w:val="en-GB"/>
        </w:rPr>
      </w:pPr>
    </w:p>
    <w:p w14:paraId="7AE512D0" w14:textId="77777777" w:rsidR="002F0484" w:rsidRPr="002F0484" w:rsidRDefault="00267633" w:rsidP="006172E9">
      <w:pPr>
        <w:pStyle w:val="ListParagraph"/>
        <w:numPr>
          <w:ilvl w:val="0"/>
          <w:numId w:val="1"/>
        </w:numPr>
        <w:tabs>
          <w:tab w:val="left" w:pos="-720"/>
          <w:tab w:val="left" w:pos="0"/>
          <w:tab w:val="left" w:pos="1418"/>
        </w:tabs>
        <w:suppressAutoHyphens/>
        <w:ind w:left="1418" w:hanging="709"/>
        <w:jc w:val="both"/>
        <w:divId w:val="2116439976"/>
        <w:rPr>
          <w:sz w:val="24"/>
          <w:lang w:val="en-GB"/>
        </w:rPr>
      </w:pPr>
      <w:r w:rsidRPr="002F0484">
        <w:rPr>
          <w:sz w:val="24"/>
          <w:lang w:val="en-GB"/>
        </w:rPr>
        <w:t>The plaintiff shall pay the reasonable costs of anyone other than the defendant which have been incurred as a result of this order including the costs of ascertaining whether that person holds any of the defendant's assets and if the Court later finds that this order has caused such person loss, and decides that such person should be compensated for that loss, the plaintiff will comply with any order the Court may make.</w:t>
      </w:r>
    </w:p>
    <w:p w14:paraId="410FA6A1" w14:textId="77777777" w:rsidR="002F0484" w:rsidRPr="002F0484" w:rsidRDefault="002F0484" w:rsidP="002F0484">
      <w:pPr>
        <w:pStyle w:val="ListParagraph"/>
        <w:tabs>
          <w:tab w:val="left" w:pos="1418"/>
        </w:tabs>
        <w:ind w:left="1418" w:hanging="709"/>
        <w:divId w:val="2116439976"/>
        <w:rPr>
          <w:sz w:val="24"/>
          <w:lang w:val="en-GB"/>
        </w:rPr>
      </w:pPr>
    </w:p>
    <w:p w14:paraId="10784C14" w14:textId="77777777" w:rsidR="000B1CC8" w:rsidRPr="002F0484" w:rsidRDefault="000B1CC8" w:rsidP="006172E9">
      <w:pPr>
        <w:pStyle w:val="ListParagraph"/>
        <w:numPr>
          <w:ilvl w:val="0"/>
          <w:numId w:val="1"/>
        </w:numPr>
        <w:tabs>
          <w:tab w:val="left" w:pos="-720"/>
          <w:tab w:val="left" w:pos="0"/>
          <w:tab w:val="left" w:pos="1418"/>
        </w:tabs>
        <w:suppressAutoHyphens/>
        <w:ind w:left="1418" w:hanging="709"/>
        <w:jc w:val="both"/>
        <w:divId w:val="2116439976"/>
        <w:rPr>
          <w:lang w:val="en-GB"/>
        </w:rPr>
      </w:pPr>
      <w:r w:rsidRPr="002F0484">
        <w:rPr>
          <w:sz w:val="24"/>
          <w:lang w:val="en-GB"/>
        </w:rPr>
        <w:t>If this order ceases to have effect, the plaintiff will immediately take all reasonable steps to inform in writing anyone to whom he has given notice of this order, or who he has reasonable grounds for supposing may act upon this order, that it has ceased to have effect.</w:t>
      </w:r>
      <w:r w:rsidRPr="002F0484">
        <w:rPr>
          <w:rFonts w:ascii="Calibri" w:hAnsi="Calibri"/>
          <w:sz w:val="22"/>
          <w:szCs w:val="22"/>
          <w:lang w:val="en-GB" w:eastAsia="en-GB"/>
        </w:rPr>
        <w:br w:type="page"/>
      </w:r>
    </w:p>
    <w:tbl>
      <w:tblPr>
        <w:tblW w:w="7661" w:type="dxa"/>
        <w:jc w:val="center"/>
        <w:tblLook w:val="04A0" w:firstRow="1" w:lastRow="0" w:firstColumn="1" w:lastColumn="0" w:noHBand="0" w:noVBand="1"/>
      </w:tblPr>
      <w:tblGrid>
        <w:gridCol w:w="7100"/>
        <w:gridCol w:w="561"/>
      </w:tblGrid>
      <w:tr w:rsidR="00267633" w:rsidRPr="00267633" w14:paraId="3618095C" w14:textId="77777777" w:rsidTr="00267633">
        <w:trPr>
          <w:gridAfter w:val="1"/>
          <w:divId w:val="2116439976"/>
          <w:wAfter w:w="561" w:type="dxa"/>
          <w:cantSplit/>
          <w:jc w:val="center"/>
        </w:trPr>
        <w:tc>
          <w:tcPr>
            <w:tcW w:w="7100" w:type="dxa"/>
          </w:tcPr>
          <w:p w14:paraId="720B49B8" w14:textId="77777777" w:rsidR="00267633" w:rsidRPr="00267633" w:rsidRDefault="00267633" w:rsidP="002F0484">
            <w:pPr>
              <w:spacing w:before="60" w:after="60" w:line="240" w:lineRule="auto"/>
              <w:rPr>
                <w:rFonts w:ascii="Times New Roman" w:hAnsi="Times New Roman" w:cs="Times New Roman"/>
                <w:lang w:val="en-GB" w:eastAsia="en-GB"/>
              </w:rPr>
            </w:pPr>
          </w:p>
        </w:tc>
      </w:tr>
      <w:tr w:rsidR="00267633" w:rsidRPr="00267633" w14:paraId="13543061" w14:textId="77777777" w:rsidTr="00267633">
        <w:trPr>
          <w:divId w:val="2116439976"/>
          <w:cantSplit/>
          <w:jc w:val="center"/>
        </w:trPr>
        <w:tc>
          <w:tcPr>
            <w:tcW w:w="7661" w:type="dxa"/>
            <w:gridSpan w:val="2"/>
          </w:tcPr>
          <w:p w14:paraId="532BEF74" w14:textId="77777777" w:rsidR="001A0CCB" w:rsidRDefault="001A0CCB" w:rsidP="001A0CCB">
            <w:pPr>
              <w:spacing w:before="60" w:after="60" w:line="240" w:lineRule="auto"/>
              <w:jc w:val="center"/>
              <w:rPr>
                <w:rFonts w:ascii="Times New Roman" w:hAnsi="Times New Roman" w:cs="Times New Roman"/>
                <w:lang w:val="en-GB" w:eastAsia="en-GB"/>
              </w:rPr>
            </w:pPr>
            <w:r w:rsidRPr="00267633">
              <w:rPr>
                <w:rFonts w:ascii="Times New Roman" w:hAnsi="Times New Roman" w:cs="Times New Roman"/>
                <w:lang w:val="en-GB" w:eastAsia="en-GB"/>
              </w:rPr>
              <w:t xml:space="preserve">FORM </w:t>
            </w:r>
            <w:r w:rsidRPr="00267633">
              <w:rPr>
                <w:rFonts w:ascii="Times New Roman" w:hAnsi="Times New Roman" w:cs="Times New Roman"/>
                <w:lang w:val="en-GB" w:eastAsia="en-GB"/>
              </w:rPr>
              <w:fldChar w:fldCharType="begin"/>
            </w:r>
            <w:r w:rsidRPr="00267633">
              <w:rPr>
                <w:rFonts w:ascii="Times New Roman" w:hAnsi="Times New Roman" w:cs="Times New Roman"/>
                <w:lang w:val="en-GB" w:eastAsia="en-GB"/>
              </w:rPr>
              <w:instrText xml:space="preserve"> GUID=626ab2bc-3390-4dff-8832-632a574c7750 </w:instrText>
            </w:r>
            <w:r w:rsidRPr="00267633">
              <w:rPr>
                <w:rFonts w:ascii="Times New Roman" w:hAnsi="Times New Roman" w:cs="Times New Roman"/>
                <w:lang w:val="en-GB" w:eastAsia="en-GB"/>
              </w:rPr>
              <w:fldChar w:fldCharType="end"/>
            </w:r>
            <w:r w:rsidRPr="00267633">
              <w:rPr>
                <w:rFonts w:ascii="Times New Roman" w:hAnsi="Times New Roman" w:cs="Times New Roman"/>
                <w:lang w:val="en-GB" w:eastAsia="en-GB"/>
              </w:rPr>
              <w:t>241</w:t>
            </w:r>
          </w:p>
          <w:p w14:paraId="578E1798" w14:textId="77777777" w:rsidR="00267633" w:rsidRPr="00267633" w:rsidRDefault="00267633" w:rsidP="00267633">
            <w:pPr>
              <w:spacing w:before="60" w:after="60" w:line="240" w:lineRule="auto"/>
              <w:rPr>
                <w:rFonts w:ascii="Times New Roman" w:hAnsi="Times New Roman" w:cs="Times New Roman"/>
                <w:sz w:val="22"/>
                <w:szCs w:val="22"/>
                <w:lang w:val="en-GB" w:eastAsia="en-GB"/>
              </w:rPr>
            </w:pPr>
            <w:r w:rsidRPr="00267633">
              <w:rPr>
                <w:rFonts w:ascii="Times New Roman" w:hAnsi="Times New Roman" w:cs="Times New Roman"/>
                <w:sz w:val="22"/>
                <w:szCs w:val="22"/>
                <w:lang w:val="en-GB" w:eastAsia="en-GB"/>
              </w:rPr>
              <w:t>Para 86</w:t>
            </w:r>
          </w:p>
          <w:p w14:paraId="012C15FD" w14:textId="77777777" w:rsidR="00267633" w:rsidRPr="00267633" w:rsidRDefault="00267633" w:rsidP="001A0CCB">
            <w:pPr>
              <w:spacing w:before="60" w:after="60" w:line="240" w:lineRule="auto"/>
              <w:ind w:right="-2944" w:firstLine="1490"/>
              <w:rPr>
                <w:rFonts w:ascii="Times New Roman" w:hAnsi="Times New Roman" w:cs="Times New Roman"/>
                <w:b/>
                <w:lang w:val="en-GB" w:eastAsia="en-GB"/>
              </w:rPr>
            </w:pPr>
            <w:r w:rsidRPr="00267633">
              <w:rPr>
                <w:rFonts w:ascii="Times New Roman" w:hAnsi="Times New Roman" w:cs="Times New Roman"/>
                <w:b/>
                <w:lang w:val="en-GB" w:eastAsia="en-GB"/>
              </w:rPr>
              <w:fldChar w:fldCharType="begin"/>
            </w:r>
            <w:r w:rsidRPr="00267633">
              <w:rPr>
                <w:rFonts w:ascii="Times New Roman" w:hAnsi="Times New Roman" w:cs="Times New Roman"/>
                <w:b/>
                <w:lang w:val="en-GB" w:eastAsia="en-GB"/>
              </w:rPr>
              <w:instrText xml:space="preserve"> GUID=395dd442-b34a-44a0-bb51-04146b1fedc5 </w:instrText>
            </w:r>
            <w:r w:rsidRPr="00267633">
              <w:rPr>
                <w:rFonts w:ascii="Times New Roman" w:hAnsi="Times New Roman" w:cs="Times New Roman"/>
                <w:b/>
                <w:lang w:val="en-GB" w:eastAsia="en-GB"/>
              </w:rPr>
              <w:fldChar w:fldCharType="end"/>
            </w:r>
            <w:r w:rsidRPr="00267633">
              <w:rPr>
                <w:rFonts w:ascii="Times New Roman" w:hAnsi="Times New Roman" w:cs="Times New Roman"/>
                <w:b/>
                <w:lang w:val="en-GB" w:eastAsia="en-GB"/>
              </w:rPr>
              <w:t>NOTICE OF PRE-TRIAL CONFERENCE</w:t>
            </w:r>
          </w:p>
        </w:tc>
      </w:tr>
      <w:tr w:rsidR="00267633" w:rsidRPr="00267633" w14:paraId="1D624516" w14:textId="77777777" w:rsidTr="00267633">
        <w:trPr>
          <w:gridAfter w:val="1"/>
          <w:divId w:val="2116439976"/>
          <w:wAfter w:w="561" w:type="dxa"/>
          <w:cantSplit/>
          <w:jc w:val="center"/>
        </w:trPr>
        <w:tc>
          <w:tcPr>
            <w:tcW w:w="7100" w:type="dxa"/>
          </w:tcPr>
          <w:p w14:paraId="1FD0A5D3" w14:textId="77777777" w:rsidR="00267633" w:rsidRPr="00267633" w:rsidRDefault="00267633" w:rsidP="00267633">
            <w:pPr>
              <w:spacing w:before="60" w:after="60" w:line="240" w:lineRule="auto"/>
              <w:jc w:val="center"/>
              <w:rPr>
                <w:rFonts w:ascii="Times New Roman" w:hAnsi="Times New Roman" w:cs="Times New Roman"/>
                <w:lang w:val="en-GB" w:eastAsia="en-GB"/>
              </w:rPr>
            </w:pPr>
          </w:p>
          <w:p w14:paraId="2276518E" w14:textId="77777777" w:rsidR="00267633" w:rsidRPr="00267633" w:rsidRDefault="00267633" w:rsidP="00267633">
            <w:pPr>
              <w:spacing w:before="60" w:after="60" w:line="240" w:lineRule="auto"/>
              <w:jc w:val="center"/>
              <w:rPr>
                <w:rFonts w:ascii="Times New Roman" w:hAnsi="Times New Roman" w:cs="Times New Roman"/>
                <w:lang w:val="en-GB" w:eastAsia="en-GB"/>
              </w:rPr>
            </w:pPr>
          </w:p>
          <w:p w14:paraId="302371C4" w14:textId="77777777" w:rsidR="00267633" w:rsidRPr="00267633" w:rsidRDefault="00267633" w:rsidP="00267633">
            <w:pPr>
              <w:spacing w:before="60" w:after="60" w:line="240" w:lineRule="auto"/>
              <w:jc w:val="center"/>
              <w:rPr>
                <w:rFonts w:ascii="Times New Roman" w:hAnsi="Times New Roman" w:cs="Times New Roman"/>
                <w:lang w:val="en-GB" w:eastAsia="en-GB"/>
              </w:rPr>
            </w:pPr>
            <w:r w:rsidRPr="00267633">
              <w:rPr>
                <w:rFonts w:ascii="Times New Roman" w:hAnsi="Times New Roman" w:cs="Times New Roman"/>
                <w:lang w:val="en-GB" w:eastAsia="en-GB"/>
              </w:rPr>
              <w:fldChar w:fldCharType="begin"/>
            </w:r>
            <w:r w:rsidRPr="00267633">
              <w:rPr>
                <w:rFonts w:ascii="Times New Roman" w:hAnsi="Times New Roman" w:cs="Times New Roman"/>
                <w:lang w:val="en-GB" w:eastAsia="en-GB"/>
              </w:rPr>
              <w:instrText xml:space="preserve"> GUID=9185226f-9e88-43ec-a701-362cdb451418 </w:instrText>
            </w:r>
            <w:r w:rsidRPr="00267633">
              <w:rPr>
                <w:rFonts w:ascii="Times New Roman" w:hAnsi="Times New Roman" w:cs="Times New Roman"/>
                <w:lang w:val="en-GB" w:eastAsia="en-GB"/>
              </w:rPr>
              <w:fldChar w:fldCharType="end"/>
            </w:r>
            <w:r w:rsidRPr="00267633">
              <w:rPr>
                <w:rFonts w:ascii="Times New Roman" w:hAnsi="Times New Roman" w:cs="Times New Roman"/>
                <w:lang w:val="en-GB" w:eastAsia="en-GB"/>
              </w:rPr>
              <w:t>(Title as in action or proceedings)</w:t>
            </w:r>
          </w:p>
          <w:p w14:paraId="5AD03EBC" w14:textId="77777777" w:rsidR="00267633" w:rsidRPr="00267633" w:rsidRDefault="00267633" w:rsidP="00267633">
            <w:pPr>
              <w:spacing w:before="60" w:after="60" w:line="240" w:lineRule="auto"/>
              <w:rPr>
                <w:rFonts w:ascii="Times New Roman" w:hAnsi="Times New Roman" w:cs="Times New Roman"/>
                <w:lang w:val="en-GB" w:eastAsia="en-GB"/>
              </w:rPr>
            </w:pPr>
          </w:p>
          <w:p w14:paraId="0203A248" w14:textId="77777777" w:rsidR="00267633" w:rsidRPr="00267633" w:rsidRDefault="00267633" w:rsidP="00267633">
            <w:pPr>
              <w:spacing w:before="60" w:after="60" w:line="240" w:lineRule="auto"/>
              <w:rPr>
                <w:rFonts w:ascii="Times New Roman" w:hAnsi="Times New Roman" w:cs="Times New Roman"/>
                <w:lang w:val="en-GB" w:eastAsia="en-GB"/>
              </w:rPr>
            </w:pPr>
          </w:p>
          <w:p w14:paraId="60755635" w14:textId="77777777" w:rsidR="00267633" w:rsidRPr="00267633" w:rsidRDefault="00267633" w:rsidP="00267633">
            <w:pPr>
              <w:spacing w:before="60" w:after="60" w:line="240" w:lineRule="auto"/>
              <w:rPr>
                <w:rFonts w:ascii="Times New Roman" w:hAnsi="Times New Roman" w:cs="Times New Roman"/>
                <w:lang w:val="en-GB" w:eastAsia="en-GB"/>
              </w:rPr>
            </w:pPr>
            <w:r w:rsidRPr="00267633">
              <w:rPr>
                <w:rFonts w:ascii="Times New Roman" w:hAnsi="Times New Roman" w:cs="Times New Roman"/>
                <w:lang w:val="en-GB" w:eastAsia="en-GB"/>
              </w:rPr>
              <w:fldChar w:fldCharType="begin"/>
            </w:r>
            <w:r w:rsidRPr="00267633">
              <w:rPr>
                <w:rFonts w:ascii="Times New Roman" w:hAnsi="Times New Roman" w:cs="Times New Roman"/>
                <w:lang w:val="en-GB" w:eastAsia="en-GB"/>
              </w:rPr>
              <w:instrText xml:space="preserve"> GUID=0d78faad-7350-4258-948a-3437bbdd6f90 </w:instrText>
            </w:r>
            <w:r w:rsidRPr="00267633">
              <w:rPr>
                <w:rFonts w:ascii="Times New Roman" w:hAnsi="Times New Roman" w:cs="Times New Roman"/>
                <w:lang w:val="en-GB" w:eastAsia="en-GB"/>
              </w:rPr>
              <w:fldChar w:fldCharType="end"/>
            </w:r>
            <w:r w:rsidRPr="00267633">
              <w:rPr>
                <w:rFonts w:ascii="Times New Roman" w:hAnsi="Times New Roman" w:cs="Times New Roman"/>
                <w:lang w:val="en-GB" w:eastAsia="en-GB"/>
              </w:rPr>
              <w:t>To</w:t>
            </w:r>
          </w:p>
          <w:p w14:paraId="107915FC" w14:textId="77777777" w:rsidR="00267633" w:rsidRPr="00267633" w:rsidRDefault="00267633" w:rsidP="00267633">
            <w:pPr>
              <w:spacing w:before="120" w:after="0" w:line="240" w:lineRule="auto"/>
              <w:ind w:firstLine="600"/>
              <w:jc w:val="both"/>
              <w:rPr>
                <w:rFonts w:ascii="Times New Roman" w:hAnsi="Times New Roman" w:cs="Times New Roman"/>
                <w:lang w:val="en-GB" w:eastAsia="en-GB"/>
              </w:rPr>
            </w:pPr>
            <w:r w:rsidRPr="00267633">
              <w:rPr>
                <w:rFonts w:ascii="Times New Roman" w:hAnsi="Times New Roman" w:cs="Times New Roman"/>
                <w:lang w:val="en-GB" w:eastAsia="en-GB"/>
              </w:rPr>
              <w:fldChar w:fldCharType="begin"/>
            </w:r>
            <w:r w:rsidRPr="00267633">
              <w:rPr>
                <w:rFonts w:ascii="Times New Roman" w:hAnsi="Times New Roman" w:cs="Times New Roman"/>
                <w:lang w:val="en-GB" w:eastAsia="en-GB"/>
              </w:rPr>
              <w:instrText xml:space="preserve"> GUID=09ed76ad-7c8b-43b6-9d1a-00d62ab17de1 </w:instrText>
            </w:r>
            <w:r w:rsidRPr="00267633">
              <w:rPr>
                <w:rFonts w:ascii="Times New Roman" w:hAnsi="Times New Roman" w:cs="Times New Roman"/>
                <w:lang w:val="en-GB" w:eastAsia="en-GB"/>
              </w:rPr>
              <w:fldChar w:fldCharType="end"/>
            </w:r>
            <w:r w:rsidRPr="00267633">
              <w:rPr>
                <w:rFonts w:ascii="Times New Roman" w:hAnsi="Times New Roman" w:cs="Times New Roman"/>
                <w:lang w:val="en-GB" w:eastAsia="en-GB"/>
              </w:rPr>
              <w:t>Take notice that you are required to attend before the Judge (or Registrar) on                   </w:t>
            </w:r>
            <w:proofErr w:type="gramStart"/>
            <w:r w:rsidRPr="00267633">
              <w:rPr>
                <w:rFonts w:ascii="Times New Roman" w:hAnsi="Times New Roman" w:cs="Times New Roman"/>
                <w:lang w:val="en-GB" w:eastAsia="en-GB"/>
              </w:rPr>
              <w:t>   (</w:t>
            </w:r>
            <w:proofErr w:type="gramEnd"/>
            <w:r w:rsidRPr="00267633">
              <w:rPr>
                <w:rFonts w:ascii="Times New Roman" w:hAnsi="Times New Roman" w:cs="Times New Roman"/>
                <w:lang w:val="en-GB" w:eastAsia="en-GB"/>
              </w:rPr>
              <w:t>date/time) for a pre-trial conference.</w:t>
            </w:r>
          </w:p>
          <w:p w14:paraId="104D3027" w14:textId="77777777" w:rsidR="00267633" w:rsidRPr="00267633" w:rsidRDefault="00267633" w:rsidP="00267633">
            <w:pPr>
              <w:spacing w:before="120" w:after="0" w:line="240" w:lineRule="auto"/>
              <w:ind w:firstLine="600"/>
              <w:jc w:val="both"/>
              <w:rPr>
                <w:rFonts w:ascii="Times New Roman" w:hAnsi="Times New Roman" w:cs="Times New Roman"/>
                <w:lang w:val="en-GB" w:eastAsia="en-GB"/>
              </w:rPr>
            </w:pPr>
            <w:r w:rsidRPr="00267633">
              <w:rPr>
                <w:rFonts w:ascii="Times New Roman" w:hAnsi="Times New Roman" w:cs="Times New Roman"/>
                <w:lang w:val="en-GB" w:eastAsia="en-GB"/>
              </w:rPr>
              <w:fldChar w:fldCharType="begin"/>
            </w:r>
            <w:r w:rsidRPr="00267633">
              <w:rPr>
                <w:rFonts w:ascii="Times New Roman" w:hAnsi="Times New Roman" w:cs="Times New Roman"/>
                <w:lang w:val="en-GB" w:eastAsia="en-GB"/>
              </w:rPr>
              <w:instrText xml:space="preserve"> GUID=7fb63e75-8725-4b86-a76a-4267f2020ddc </w:instrText>
            </w:r>
            <w:r w:rsidRPr="00267633">
              <w:rPr>
                <w:rFonts w:ascii="Times New Roman" w:hAnsi="Times New Roman" w:cs="Times New Roman"/>
                <w:lang w:val="en-GB" w:eastAsia="en-GB"/>
              </w:rPr>
              <w:fldChar w:fldCharType="end"/>
            </w:r>
            <w:r w:rsidRPr="00267633">
              <w:rPr>
                <w:rFonts w:ascii="Times New Roman" w:hAnsi="Times New Roman" w:cs="Times New Roman"/>
                <w:lang w:val="en-GB" w:eastAsia="en-GB"/>
              </w:rPr>
              <w:t>And further take notice that you are required to comply with the following directions:</w:t>
            </w:r>
          </w:p>
          <w:p w14:paraId="7C3D0635" w14:textId="77777777" w:rsidR="00267633" w:rsidRPr="00267633" w:rsidRDefault="00267633" w:rsidP="00267633">
            <w:pPr>
              <w:spacing w:before="120" w:after="0" w:line="240" w:lineRule="auto"/>
              <w:ind w:firstLine="600"/>
              <w:jc w:val="both"/>
              <w:rPr>
                <w:rFonts w:ascii="Times New Roman" w:hAnsi="Times New Roman" w:cs="Times New Roman"/>
                <w:lang w:val="en-GB" w:eastAsia="en-GB"/>
              </w:rPr>
            </w:pPr>
            <w:r w:rsidRPr="00267633">
              <w:rPr>
                <w:rFonts w:ascii="Times New Roman" w:hAnsi="Times New Roman" w:cs="Times New Roman"/>
                <w:lang w:val="en-GB" w:eastAsia="en-GB"/>
              </w:rPr>
              <w:fldChar w:fldCharType="begin"/>
            </w:r>
            <w:r w:rsidRPr="00267633">
              <w:rPr>
                <w:rFonts w:ascii="Times New Roman" w:hAnsi="Times New Roman" w:cs="Times New Roman"/>
                <w:lang w:val="en-GB" w:eastAsia="en-GB"/>
              </w:rPr>
              <w:instrText xml:space="preserve"> GUID=0d68ed20-7f3e-41a8-bcfb-eccaf0d060b1 </w:instrText>
            </w:r>
            <w:r w:rsidRPr="00267633">
              <w:rPr>
                <w:rFonts w:ascii="Times New Roman" w:hAnsi="Times New Roman" w:cs="Times New Roman"/>
                <w:lang w:val="en-GB" w:eastAsia="en-GB"/>
              </w:rPr>
              <w:fldChar w:fldCharType="end"/>
            </w:r>
            <w:r w:rsidRPr="00267633">
              <w:rPr>
                <w:rFonts w:ascii="Times New Roman" w:hAnsi="Times New Roman" w:cs="Times New Roman"/>
                <w:lang w:val="en-GB" w:eastAsia="en-GB"/>
              </w:rPr>
              <w:t>Dated this      day of              20   </w:t>
            </w:r>
            <w:proofErr w:type="gramStart"/>
            <w:r w:rsidRPr="00267633">
              <w:rPr>
                <w:rFonts w:ascii="Times New Roman" w:hAnsi="Times New Roman" w:cs="Times New Roman"/>
                <w:lang w:val="en-GB" w:eastAsia="en-GB"/>
              </w:rPr>
              <w:t>  .</w:t>
            </w:r>
            <w:proofErr w:type="gramEnd"/>
          </w:p>
          <w:p w14:paraId="4C240861" w14:textId="77777777" w:rsidR="00267633" w:rsidRPr="00267633" w:rsidRDefault="00267633" w:rsidP="00267633">
            <w:pPr>
              <w:spacing w:before="60" w:after="60" w:line="240" w:lineRule="auto"/>
              <w:jc w:val="right"/>
              <w:rPr>
                <w:rFonts w:ascii="Times New Roman" w:hAnsi="Times New Roman" w:cs="Times New Roman"/>
                <w:lang w:val="en-GB" w:eastAsia="en-GB"/>
              </w:rPr>
            </w:pPr>
            <w:r w:rsidRPr="00267633">
              <w:rPr>
                <w:rFonts w:ascii="Times New Roman" w:hAnsi="Times New Roman" w:cs="Times New Roman"/>
                <w:lang w:val="en-GB" w:eastAsia="en-GB"/>
              </w:rPr>
              <w:fldChar w:fldCharType="begin"/>
            </w:r>
            <w:r w:rsidRPr="00267633">
              <w:rPr>
                <w:rFonts w:ascii="Times New Roman" w:hAnsi="Times New Roman" w:cs="Times New Roman"/>
                <w:lang w:val="en-GB" w:eastAsia="en-GB"/>
              </w:rPr>
              <w:instrText xml:space="preserve"> GUID=43077b98-3b89-43bb-a061-6a20331232d5 </w:instrText>
            </w:r>
            <w:r w:rsidRPr="00267633">
              <w:rPr>
                <w:rFonts w:ascii="Times New Roman" w:hAnsi="Times New Roman" w:cs="Times New Roman"/>
                <w:lang w:val="en-GB" w:eastAsia="en-GB"/>
              </w:rPr>
              <w:fldChar w:fldCharType="end"/>
            </w:r>
            <w:r w:rsidRPr="00267633">
              <w:rPr>
                <w:rFonts w:ascii="Times New Roman" w:hAnsi="Times New Roman" w:cs="Times New Roman"/>
                <w:i/>
                <w:lang w:val="en-GB" w:eastAsia="en-GB"/>
              </w:rPr>
              <w:t>Registrar.</w:t>
            </w:r>
          </w:p>
        </w:tc>
      </w:tr>
    </w:tbl>
    <w:p w14:paraId="5E011A48" w14:textId="77777777" w:rsidR="00267633" w:rsidRPr="00267633" w:rsidRDefault="00267633" w:rsidP="00267633">
      <w:pPr>
        <w:spacing w:before="0" w:after="200" w:line="276" w:lineRule="auto"/>
        <w:divId w:val="2116439976"/>
        <w:rPr>
          <w:rFonts w:ascii="Calibri" w:hAnsi="Calibri" w:cs="Times New Roman"/>
          <w:sz w:val="22"/>
          <w:szCs w:val="22"/>
          <w:lang w:val="en-GB" w:eastAsia="en-GB"/>
        </w:rPr>
      </w:pPr>
    </w:p>
    <w:p w14:paraId="6B5A2C52" w14:textId="77777777" w:rsidR="00267633" w:rsidRDefault="00267633" w:rsidP="00267633">
      <w:pPr>
        <w:spacing w:before="0" w:after="200" w:line="276" w:lineRule="auto"/>
        <w:divId w:val="2116439976"/>
        <w:rPr>
          <w:rFonts w:ascii="Calibri" w:hAnsi="Calibri" w:cs="Times New Roman"/>
          <w:sz w:val="22"/>
          <w:szCs w:val="22"/>
          <w:lang w:val="en-GB" w:eastAsia="en-GB"/>
        </w:rPr>
      </w:pPr>
    </w:p>
    <w:p w14:paraId="7D6342C4" w14:textId="77777777" w:rsidR="00CE2010" w:rsidRDefault="00CE2010" w:rsidP="00267633">
      <w:pPr>
        <w:spacing w:before="0" w:after="200" w:line="276" w:lineRule="auto"/>
        <w:divId w:val="2116439976"/>
        <w:rPr>
          <w:rFonts w:ascii="Calibri" w:hAnsi="Calibri" w:cs="Times New Roman"/>
          <w:sz w:val="22"/>
          <w:szCs w:val="22"/>
          <w:lang w:val="en-GB" w:eastAsia="en-GB"/>
        </w:rPr>
      </w:pPr>
    </w:p>
    <w:p w14:paraId="64055881" w14:textId="77777777" w:rsidR="00CE2010" w:rsidRDefault="00CE2010" w:rsidP="00267633">
      <w:pPr>
        <w:spacing w:before="0" w:after="200" w:line="276" w:lineRule="auto"/>
        <w:divId w:val="2116439976"/>
        <w:rPr>
          <w:rFonts w:ascii="Calibri" w:hAnsi="Calibri" w:cs="Times New Roman"/>
          <w:sz w:val="22"/>
          <w:szCs w:val="22"/>
          <w:lang w:val="en-GB" w:eastAsia="en-GB"/>
        </w:rPr>
      </w:pPr>
    </w:p>
    <w:p w14:paraId="3C213E15" w14:textId="77777777" w:rsidR="00CE2010" w:rsidRDefault="00CE2010" w:rsidP="00267633">
      <w:pPr>
        <w:spacing w:before="0" w:after="200" w:line="276" w:lineRule="auto"/>
        <w:divId w:val="2116439976"/>
        <w:rPr>
          <w:rFonts w:ascii="Calibri" w:hAnsi="Calibri" w:cs="Times New Roman"/>
          <w:sz w:val="22"/>
          <w:szCs w:val="22"/>
          <w:lang w:val="en-GB" w:eastAsia="en-GB"/>
        </w:rPr>
      </w:pPr>
    </w:p>
    <w:p w14:paraId="625770B6" w14:textId="77777777" w:rsidR="00CE2010" w:rsidRDefault="00CE2010" w:rsidP="00267633">
      <w:pPr>
        <w:spacing w:before="0" w:after="200" w:line="276" w:lineRule="auto"/>
        <w:divId w:val="2116439976"/>
        <w:rPr>
          <w:rFonts w:ascii="Calibri" w:hAnsi="Calibri" w:cs="Times New Roman"/>
          <w:sz w:val="22"/>
          <w:szCs w:val="22"/>
          <w:lang w:val="en-GB" w:eastAsia="en-GB"/>
        </w:rPr>
      </w:pPr>
    </w:p>
    <w:p w14:paraId="4F8BE217" w14:textId="77777777" w:rsidR="00CE2010" w:rsidRDefault="00CE2010" w:rsidP="00267633">
      <w:pPr>
        <w:spacing w:before="0" w:after="200" w:line="276" w:lineRule="auto"/>
        <w:divId w:val="2116439976"/>
        <w:rPr>
          <w:rFonts w:ascii="Calibri" w:hAnsi="Calibri" w:cs="Times New Roman"/>
          <w:sz w:val="22"/>
          <w:szCs w:val="22"/>
          <w:lang w:val="en-GB" w:eastAsia="en-GB"/>
        </w:rPr>
      </w:pPr>
    </w:p>
    <w:p w14:paraId="446D5C61" w14:textId="77777777" w:rsidR="00CE2010" w:rsidRDefault="00CE2010" w:rsidP="00267633">
      <w:pPr>
        <w:spacing w:before="0" w:after="200" w:line="276" w:lineRule="auto"/>
        <w:divId w:val="2116439976"/>
        <w:rPr>
          <w:rFonts w:ascii="Calibri" w:hAnsi="Calibri" w:cs="Times New Roman"/>
          <w:sz w:val="22"/>
          <w:szCs w:val="22"/>
          <w:lang w:val="en-GB" w:eastAsia="en-GB"/>
        </w:rPr>
      </w:pPr>
    </w:p>
    <w:p w14:paraId="327DCEC7" w14:textId="77777777" w:rsidR="00CE2010" w:rsidRDefault="00CE2010" w:rsidP="00267633">
      <w:pPr>
        <w:spacing w:before="0" w:after="200" w:line="276" w:lineRule="auto"/>
        <w:divId w:val="2116439976"/>
        <w:rPr>
          <w:rFonts w:ascii="Calibri" w:hAnsi="Calibri" w:cs="Times New Roman"/>
          <w:sz w:val="22"/>
          <w:szCs w:val="22"/>
          <w:lang w:val="en-GB" w:eastAsia="en-GB"/>
        </w:rPr>
      </w:pPr>
    </w:p>
    <w:p w14:paraId="1F728475" w14:textId="77777777" w:rsidR="00CE2010" w:rsidRDefault="00CE2010" w:rsidP="00267633">
      <w:pPr>
        <w:spacing w:before="0" w:after="200" w:line="276" w:lineRule="auto"/>
        <w:divId w:val="2116439976"/>
        <w:rPr>
          <w:rFonts w:ascii="Calibri" w:hAnsi="Calibri" w:cs="Times New Roman"/>
          <w:sz w:val="22"/>
          <w:szCs w:val="22"/>
          <w:lang w:val="en-GB" w:eastAsia="en-GB"/>
        </w:rPr>
      </w:pPr>
    </w:p>
    <w:p w14:paraId="07504005" w14:textId="77777777" w:rsidR="00CE2010" w:rsidRDefault="00CE2010" w:rsidP="00267633">
      <w:pPr>
        <w:spacing w:before="0" w:after="200" w:line="276" w:lineRule="auto"/>
        <w:divId w:val="2116439976"/>
        <w:rPr>
          <w:rFonts w:ascii="Calibri" w:hAnsi="Calibri" w:cs="Times New Roman"/>
          <w:sz w:val="22"/>
          <w:szCs w:val="22"/>
          <w:lang w:val="en-GB" w:eastAsia="en-GB"/>
        </w:rPr>
      </w:pPr>
    </w:p>
    <w:p w14:paraId="2CB4A62E" w14:textId="77777777" w:rsidR="00CE2010" w:rsidRDefault="00CE2010" w:rsidP="00267633">
      <w:pPr>
        <w:spacing w:before="0" w:after="200" w:line="276" w:lineRule="auto"/>
        <w:divId w:val="2116439976"/>
        <w:rPr>
          <w:rFonts w:ascii="Calibri" w:hAnsi="Calibri" w:cs="Times New Roman"/>
          <w:sz w:val="22"/>
          <w:szCs w:val="22"/>
          <w:lang w:val="en-GB" w:eastAsia="en-GB"/>
        </w:rPr>
      </w:pPr>
    </w:p>
    <w:p w14:paraId="29580C8D" w14:textId="77777777" w:rsidR="00CE2010" w:rsidRDefault="00CE2010" w:rsidP="00267633">
      <w:pPr>
        <w:spacing w:before="0" w:after="200" w:line="276" w:lineRule="auto"/>
        <w:divId w:val="2116439976"/>
        <w:rPr>
          <w:rFonts w:ascii="Calibri" w:hAnsi="Calibri" w:cs="Times New Roman"/>
          <w:sz w:val="22"/>
          <w:szCs w:val="22"/>
          <w:lang w:val="en-GB" w:eastAsia="en-GB"/>
        </w:rPr>
      </w:pPr>
    </w:p>
    <w:p w14:paraId="31E64EE5" w14:textId="77777777" w:rsidR="00CE2010" w:rsidRDefault="00CE2010" w:rsidP="00267633">
      <w:pPr>
        <w:spacing w:before="0" w:after="200" w:line="276" w:lineRule="auto"/>
        <w:divId w:val="2116439976"/>
        <w:rPr>
          <w:rFonts w:ascii="Calibri" w:hAnsi="Calibri" w:cs="Times New Roman"/>
          <w:sz w:val="22"/>
          <w:szCs w:val="22"/>
          <w:lang w:val="en-GB" w:eastAsia="en-GB"/>
        </w:rPr>
      </w:pPr>
    </w:p>
    <w:p w14:paraId="6B6D8094" w14:textId="77777777" w:rsidR="001A0CCB" w:rsidRDefault="001A0CCB" w:rsidP="00267633">
      <w:pPr>
        <w:spacing w:before="0" w:after="200" w:line="276" w:lineRule="auto"/>
        <w:divId w:val="2116439976"/>
        <w:rPr>
          <w:rFonts w:ascii="Calibri" w:hAnsi="Calibri" w:cs="Times New Roman"/>
          <w:sz w:val="22"/>
          <w:szCs w:val="22"/>
          <w:lang w:val="en-GB" w:eastAsia="en-GB"/>
        </w:rPr>
      </w:pPr>
    </w:p>
    <w:tbl>
      <w:tblPr>
        <w:tblW w:w="9240" w:type="dxa"/>
        <w:jc w:val="center"/>
        <w:tblLayout w:type="fixed"/>
        <w:tblLook w:val="0000" w:firstRow="0" w:lastRow="0" w:firstColumn="0" w:lastColumn="0" w:noHBand="0" w:noVBand="0"/>
      </w:tblPr>
      <w:tblGrid>
        <w:gridCol w:w="3080"/>
        <w:gridCol w:w="3080"/>
        <w:gridCol w:w="3080"/>
      </w:tblGrid>
      <w:tr w:rsidR="00267633" w:rsidRPr="00267633" w14:paraId="4588B7F9" w14:textId="77777777" w:rsidTr="00267633">
        <w:trPr>
          <w:divId w:val="2116439976"/>
          <w:jc w:val="center"/>
        </w:trPr>
        <w:tc>
          <w:tcPr>
            <w:tcW w:w="3080" w:type="dxa"/>
          </w:tcPr>
          <w:p w14:paraId="62EAA25A" w14:textId="77777777" w:rsidR="00267633" w:rsidRPr="00267633" w:rsidRDefault="00267633" w:rsidP="00267633">
            <w:pPr>
              <w:spacing w:before="0" w:after="120" w:line="240" w:lineRule="auto"/>
              <w:rPr>
                <w:rFonts w:ascii="Times New Roman" w:hAnsi="Times New Roman" w:cs="Times New Roman"/>
                <w:sz w:val="18"/>
                <w:szCs w:val="20"/>
                <w:lang w:val="en-GB" w:eastAsia="zh-CN"/>
              </w:rPr>
            </w:pPr>
            <w:r w:rsidRPr="00267633">
              <w:rPr>
                <w:rFonts w:ascii="Times New Roman" w:hAnsi="Times New Roman" w:cs="Times New Roman"/>
                <w:i/>
                <w:szCs w:val="20"/>
                <w:lang w:val="en-GB" w:eastAsia="zh-CN"/>
              </w:rPr>
              <w:lastRenderedPageBreak/>
              <w:br w:type="page"/>
            </w:r>
          </w:p>
        </w:tc>
        <w:tc>
          <w:tcPr>
            <w:tcW w:w="3080" w:type="dxa"/>
          </w:tcPr>
          <w:p w14:paraId="5E6348CF" w14:textId="77777777" w:rsidR="003D47BB" w:rsidRDefault="003D47BB" w:rsidP="00267633">
            <w:pPr>
              <w:keepNext/>
              <w:spacing w:before="0" w:after="0" w:line="240" w:lineRule="auto"/>
              <w:jc w:val="center"/>
              <w:outlineLvl w:val="1"/>
              <w:rPr>
                <w:rFonts w:ascii="Times New Roman" w:hAnsi="Times New Roman"/>
                <w:bCs/>
                <w:iCs/>
                <w:szCs w:val="28"/>
                <w:lang w:val="en-GB" w:eastAsia="zh-CN"/>
              </w:rPr>
            </w:pPr>
          </w:p>
          <w:p w14:paraId="21ED1F8B" w14:textId="77777777" w:rsidR="00267633" w:rsidRPr="00267633" w:rsidRDefault="00267633" w:rsidP="00267633">
            <w:pPr>
              <w:keepNext/>
              <w:spacing w:before="0" w:after="0" w:line="240" w:lineRule="auto"/>
              <w:jc w:val="center"/>
              <w:outlineLvl w:val="1"/>
              <w:rPr>
                <w:rFonts w:ascii="Times New Roman" w:hAnsi="Times New Roman"/>
                <w:bCs/>
                <w:iCs/>
                <w:szCs w:val="28"/>
                <w:lang w:val="en-GB" w:eastAsia="zh-CN"/>
              </w:rPr>
            </w:pPr>
            <w:r w:rsidRPr="00267633">
              <w:rPr>
                <w:rFonts w:ascii="Times New Roman" w:hAnsi="Times New Roman"/>
                <w:bCs/>
                <w:iCs/>
                <w:szCs w:val="28"/>
                <w:lang w:val="en-GB" w:eastAsia="zh-CN"/>
              </w:rPr>
              <w:t>FORM 242</w:t>
            </w:r>
          </w:p>
        </w:tc>
        <w:tc>
          <w:tcPr>
            <w:tcW w:w="3080" w:type="dxa"/>
          </w:tcPr>
          <w:p w14:paraId="20DFD204"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r>
    </w:tbl>
    <w:p w14:paraId="2906A11A" w14:textId="77777777" w:rsidR="00267633" w:rsidRPr="00267633" w:rsidRDefault="00267633" w:rsidP="00267633">
      <w:pPr>
        <w:spacing w:before="0" w:after="0" w:line="240" w:lineRule="auto"/>
        <w:jc w:val="both"/>
        <w:divId w:val="2116439976"/>
        <w:rPr>
          <w:rFonts w:ascii="Times New Roman" w:hAnsi="Times New Roman" w:cs="Times New Roman"/>
          <w:sz w:val="22"/>
          <w:szCs w:val="22"/>
          <w:lang w:val="en-GB" w:eastAsia="zh-CN"/>
        </w:rPr>
      </w:pPr>
      <w:r w:rsidRPr="00267633">
        <w:rPr>
          <w:rFonts w:ascii="Times New Roman" w:hAnsi="Times New Roman" w:cs="Times New Roman"/>
          <w:sz w:val="22"/>
          <w:szCs w:val="22"/>
          <w:lang w:val="en-GB" w:eastAsia="zh-CN"/>
        </w:rPr>
        <w:t>Para 86</w:t>
      </w:r>
    </w:p>
    <w:p w14:paraId="7E5F2D85" w14:textId="77777777" w:rsidR="00267633" w:rsidRPr="00267633" w:rsidRDefault="00267633" w:rsidP="00267633">
      <w:pPr>
        <w:keepNext/>
        <w:spacing w:before="0" w:after="0" w:line="240" w:lineRule="auto"/>
        <w:ind w:left="720" w:hanging="720"/>
        <w:jc w:val="center"/>
        <w:outlineLvl w:val="1"/>
        <w:divId w:val="2116439976"/>
        <w:rPr>
          <w:rFonts w:ascii="Times New Roman" w:hAnsi="Times New Roman"/>
          <w:b/>
          <w:bCs/>
          <w:iCs/>
          <w:spacing w:val="-3"/>
          <w:szCs w:val="28"/>
          <w:lang w:val="en-GB" w:eastAsia="zh-CN"/>
        </w:rPr>
      </w:pPr>
      <w:r w:rsidRPr="00267633">
        <w:rPr>
          <w:rFonts w:ascii="Times New Roman" w:hAnsi="Times New Roman"/>
          <w:b/>
          <w:bCs/>
          <w:iCs/>
          <w:spacing w:val="-3"/>
          <w:szCs w:val="28"/>
          <w:lang w:val="en-GB" w:eastAsia="zh-CN"/>
        </w:rPr>
        <w:t>ANCILLARY MATTERS FACT AND POSITION SHEET</w:t>
      </w:r>
    </w:p>
    <w:p w14:paraId="246247AC" w14:textId="77777777" w:rsidR="00267633" w:rsidRPr="00267633" w:rsidRDefault="00267633" w:rsidP="00267633">
      <w:pPr>
        <w:spacing w:before="0" w:after="0" w:line="240" w:lineRule="auto"/>
        <w:ind w:left="2160" w:firstLine="720"/>
        <w:jc w:val="both"/>
        <w:divId w:val="2116439976"/>
        <w:rPr>
          <w:rFonts w:ascii="Times New Roman" w:hAnsi="Times New Roman" w:cs="Times New Roman"/>
          <w:b/>
          <w:szCs w:val="20"/>
          <w:lang w:val="en-GB" w:eastAsia="zh-CN"/>
        </w:rPr>
      </w:pPr>
    </w:p>
    <w:p w14:paraId="69644ACD" w14:textId="77777777" w:rsidR="00267633" w:rsidRPr="00267633" w:rsidRDefault="00267633" w:rsidP="00267633">
      <w:pPr>
        <w:spacing w:before="0" w:after="0" w:line="240" w:lineRule="auto"/>
        <w:jc w:val="center"/>
        <w:divId w:val="2116439976"/>
        <w:rPr>
          <w:rFonts w:ascii="Times New Roman" w:hAnsi="Times New Roman" w:cs="Times New Roman"/>
          <w:szCs w:val="20"/>
          <w:lang w:val="en-GB" w:eastAsia="zh-CN"/>
        </w:rPr>
      </w:pPr>
    </w:p>
    <w:p w14:paraId="479698F4" w14:textId="77777777" w:rsidR="00267633" w:rsidRPr="00267633" w:rsidRDefault="00267633" w:rsidP="00267633">
      <w:pPr>
        <w:spacing w:before="0" w:after="0" w:line="240" w:lineRule="auto"/>
        <w:jc w:val="center"/>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(Title as in action)</w:t>
      </w:r>
    </w:p>
    <w:p w14:paraId="7776937E" w14:textId="77777777" w:rsidR="00267633" w:rsidRPr="00267633" w:rsidRDefault="00267633" w:rsidP="00267633">
      <w:pPr>
        <w:spacing w:before="0" w:after="0" w:line="240" w:lineRule="auto"/>
        <w:jc w:val="center"/>
        <w:divId w:val="2116439976"/>
        <w:rPr>
          <w:rFonts w:ascii="Times New Roman" w:hAnsi="Times New Roman" w:cs="Times New Roman"/>
          <w:szCs w:val="20"/>
          <w:lang w:val="en-GB" w:eastAsia="zh-CN"/>
        </w:rPr>
      </w:pPr>
    </w:p>
    <w:p w14:paraId="1B053439"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r w:rsidRPr="00267633">
        <w:rPr>
          <w:rFonts w:ascii="Times New Roman" w:hAnsi="Times New Roman" w:cs="Times New Roman"/>
          <w:b/>
          <w:szCs w:val="20"/>
          <w:lang w:val="en-US" w:eastAsia="zh-CN"/>
        </w:rPr>
        <w:t xml:space="preserve">Party Filing this Ancillary Matters Fact and Position Sheet:  </w:t>
      </w:r>
      <w:r w:rsidRPr="00267633">
        <w:rPr>
          <w:rFonts w:ascii="Times New Roman" w:hAnsi="Times New Roman" w:cs="Times New Roman"/>
          <w:szCs w:val="20"/>
          <w:lang w:val="en-US" w:eastAsia="zh-CN"/>
        </w:rPr>
        <w:t>Plaintiff/Defendant*</w:t>
      </w:r>
    </w:p>
    <w:p w14:paraId="31B13477"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p>
    <w:p w14:paraId="76369730" w14:textId="77777777" w:rsidR="00267633" w:rsidRPr="00267633" w:rsidRDefault="00267633" w:rsidP="00267633">
      <w:pPr>
        <w:spacing w:before="0" w:after="0" w:line="240" w:lineRule="auto"/>
        <w:divId w:val="2116439976"/>
        <w:rPr>
          <w:rFonts w:ascii="Times New Roman" w:hAnsi="Times New Roman" w:cs="Times New Roman"/>
          <w:b/>
          <w:smallCaps/>
          <w:szCs w:val="20"/>
          <w:lang w:val="en-US" w:eastAsia="zh-CN"/>
        </w:rPr>
      </w:pPr>
      <w:r w:rsidRPr="00267633">
        <w:rPr>
          <w:rFonts w:ascii="Times New Roman" w:hAnsi="Times New Roman" w:cs="Times New Roman"/>
          <w:b/>
          <w:szCs w:val="20"/>
          <w:lang w:val="en-US" w:eastAsia="zh-CN"/>
        </w:rPr>
        <w:t>A.</w:t>
      </w:r>
      <w:r w:rsidRPr="00267633">
        <w:rPr>
          <w:rFonts w:ascii="Times New Roman" w:hAnsi="Times New Roman" w:cs="Times New Roman"/>
          <w:b/>
          <w:szCs w:val="20"/>
          <w:lang w:val="en-US" w:eastAsia="zh-CN"/>
        </w:rPr>
        <w:tab/>
      </w:r>
      <w:r w:rsidRPr="00267633">
        <w:rPr>
          <w:rFonts w:ascii="Times New Roman" w:hAnsi="Times New Roman" w:cs="Times New Roman"/>
          <w:b/>
          <w:smallCaps/>
          <w:szCs w:val="20"/>
          <w:lang w:val="en-US" w:eastAsia="zh-CN"/>
        </w:rPr>
        <w:t>Division of Matrimonial Assets</w:t>
      </w:r>
    </w:p>
    <w:p w14:paraId="2753041A" w14:textId="77777777" w:rsidR="00267633" w:rsidRPr="00267633" w:rsidRDefault="00267633" w:rsidP="00267633">
      <w:pPr>
        <w:spacing w:before="0" w:after="0" w:line="240" w:lineRule="auto"/>
        <w:divId w:val="2116439976"/>
        <w:rPr>
          <w:rFonts w:ascii="Times New Roman" w:hAnsi="Times New Roman" w:cs="Times New Roman"/>
          <w:b/>
          <w:szCs w:val="20"/>
          <w:lang w:val="en-US" w:eastAsia="zh-CN"/>
        </w:rPr>
      </w:pPr>
    </w:p>
    <w:p w14:paraId="36D11012" w14:textId="77777777" w:rsidR="00267633" w:rsidRPr="00267633" w:rsidRDefault="00267633" w:rsidP="00267633">
      <w:pPr>
        <w:spacing w:before="0" w:after="0" w:line="240" w:lineRule="auto"/>
        <w:divId w:val="2116439976"/>
        <w:rPr>
          <w:rFonts w:ascii="Times New Roman" w:hAnsi="Times New Roman" w:cs="Times New Roman"/>
          <w:b/>
          <w:szCs w:val="20"/>
          <w:lang w:val="en-US" w:eastAsia="zh-CN"/>
        </w:rPr>
      </w:pPr>
      <w:r w:rsidRPr="00267633">
        <w:rPr>
          <w:rFonts w:ascii="Times New Roman" w:hAnsi="Times New Roman" w:cs="Times New Roman"/>
          <w:b/>
          <w:szCs w:val="20"/>
          <w:lang w:val="en-US" w:eastAsia="zh-CN"/>
        </w:rPr>
        <w:t>I.</w:t>
      </w:r>
      <w:r w:rsidRPr="00267633">
        <w:rPr>
          <w:rFonts w:ascii="Times New Roman" w:hAnsi="Times New Roman" w:cs="Times New Roman"/>
          <w:b/>
          <w:szCs w:val="20"/>
          <w:lang w:val="en-US" w:eastAsia="zh-CN"/>
        </w:rPr>
        <w:tab/>
        <w:t>Matrimonial Home (See Annex A for Other Real Property)</w:t>
      </w:r>
    </w:p>
    <w:p w14:paraId="0D6245FA"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p>
    <w:p w14:paraId="0E234D95"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r w:rsidRPr="00267633">
        <w:rPr>
          <w:rFonts w:ascii="Times New Roman" w:hAnsi="Times New Roman" w:cs="Times New Roman"/>
          <w:szCs w:val="20"/>
          <w:lang w:val="en-US" w:eastAsia="zh-CN"/>
        </w:rPr>
        <w:t>Address of matrimonial home:</w:t>
      </w:r>
    </w:p>
    <w:p w14:paraId="7B6404B9"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r w:rsidRPr="00267633">
        <w:rPr>
          <w:rFonts w:ascii="Times New Roman" w:hAnsi="Times New Roman" w:cs="Times New Roman"/>
          <w:szCs w:val="20"/>
          <w:lang w:val="en-US" w:eastAsia="zh-CN"/>
        </w:rPr>
        <w:t>[</w:t>
      </w:r>
      <w:r w:rsidRPr="00267633">
        <w:rPr>
          <w:rFonts w:ascii="Times New Roman" w:hAnsi="Times New Roman" w:cs="Times New Roman"/>
          <w:i/>
          <w:szCs w:val="20"/>
          <w:lang w:val="en-US" w:eastAsia="zh-CN"/>
        </w:rPr>
        <w:t>to specify</w:t>
      </w:r>
      <w:r w:rsidRPr="00267633">
        <w:rPr>
          <w:rFonts w:ascii="Times New Roman" w:hAnsi="Times New Roman" w:cs="Times New Roman"/>
          <w:szCs w:val="20"/>
          <w:lang w:val="en-US" w:eastAsia="zh-CN"/>
        </w:rPr>
        <w:t>]</w:t>
      </w:r>
    </w:p>
    <w:p w14:paraId="471624DE"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p>
    <w:tbl>
      <w:tblPr>
        <w:tblW w:w="86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28"/>
        <w:gridCol w:w="3324"/>
        <w:gridCol w:w="2053"/>
        <w:gridCol w:w="2456"/>
      </w:tblGrid>
      <w:tr w:rsidR="00267633" w:rsidRPr="00267633" w14:paraId="45B2273F" w14:textId="77777777" w:rsidTr="00267633">
        <w:trPr>
          <w:divId w:val="2116439976"/>
          <w:tblHeader/>
        </w:trPr>
        <w:tc>
          <w:tcPr>
            <w:tcW w:w="828" w:type="dxa"/>
          </w:tcPr>
          <w:p w14:paraId="379135A3" w14:textId="77777777" w:rsidR="00267633" w:rsidRPr="00267633" w:rsidRDefault="00267633" w:rsidP="00267633">
            <w:pPr>
              <w:spacing w:before="0" w:after="0" w:line="240" w:lineRule="auto"/>
              <w:jc w:val="center"/>
              <w:rPr>
                <w:rFonts w:ascii="Times New Roman" w:hAnsi="Times New Roman" w:cs="Times New Roman"/>
                <w:szCs w:val="20"/>
                <w:lang w:val="en-US" w:eastAsia="zh-CN"/>
              </w:rPr>
            </w:pPr>
            <w:r w:rsidRPr="00267633">
              <w:rPr>
                <w:rFonts w:ascii="Times New Roman" w:hAnsi="Times New Roman" w:cs="Times New Roman"/>
                <w:szCs w:val="20"/>
                <w:lang w:val="en-US" w:eastAsia="zh-CN"/>
              </w:rPr>
              <w:t>S/No.</w:t>
            </w:r>
          </w:p>
        </w:tc>
        <w:tc>
          <w:tcPr>
            <w:tcW w:w="3324" w:type="dxa"/>
          </w:tcPr>
          <w:p w14:paraId="58C371A6"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Item</w:t>
            </w:r>
          </w:p>
        </w:tc>
        <w:tc>
          <w:tcPr>
            <w:tcW w:w="2053" w:type="dxa"/>
          </w:tcPr>
          <w:p w14:paraId="5CEBD96D"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 xml:space="preserve">Information </w:t>
            </w:r>
          </w:p>
        </w:tc>
        <w:tc>
          <w:tcPr>
            <w:tcW w:w="2456" w:type="dxa"/>
          </w:tcPr>
          <w:p w14:paraId="5F01088E"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Affidavit reference or supporting document</w:t>
            </w:r>
          </w:p>
        </w:tc>
      </w:tr>
      <w:tr w:rsidR="00267633" w:rsidRPr="00267633" w14:paraId="462CBFAE" w14:textId="77777777" w:rsidTr="00267633">
        <w:trPr>
          <w:divId w:val="2116439976"/>
        </w:trPr>
        <w:tc>
          <w:tcPr>
            <w:tcW w:w="828" w:type="dxa"/>
          </w:tcPr>
          <w:p w14:paraId="5E9878CC" w14:textId="77777777" w:rsidR="00267633" w:rsidRPr="00267633" w:rsidRDefault="00267633" w:rsidP="00267633">
            <w:pPr>
              <w:spacing w:before="0" w:after="0" w:line="240" w:lineRule="auto"/>
              <w:jc w:val="center"/>
              <w:rPr>
                <w:rFonts w:ascii="Times New Roman" w:hAnsi="Times New Roman" w:cs="Times New Roman"/>
                <w:szCs w:val="20"/>
                <w:lang w:val="en-US" w:eastAsia="zh-CN"/>
              </w:rPr>
            </w:pPr>
            <w:r w:rsidRPr="00267633">
              <w:rPr>
                <w:rFonts w:ascii="Times New Roman" w:hAnsi="Times New Roman" w:cs="Times New Roman"/>
                <w:szCs w:val="20"/>
                <w:lang w:val="en-US" w:eastAsia="zh-CN"/>
              </w:rPr>
              <w:t>1</w:t>
            </w:r>
          </w:p>
        </w:tc>
        <w:tc>
          <w:tcPr>
            <w:tcW w:w="3324" w:type="dxa"/>
          </w:tcPr>
          <w:p w14:paraId="1A5F0CF1"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Valuation/Surrender value</w:t>
            </w:r>
          </w:p>
        </w:tc>
        <w:tc>
          <w:tcPr>
            <w:tcW w:w="2053" w:type="dxa"/>
          </w:tcPr>
          <w:p w14:paraId="4B80436E" w14:textId="77777777" w:rsidR="00267633" w:rsidRPr="00267633" w:rsidRDefault="00267633" w:rsidP="00267633">
            <w:pPr>
              <w:spacing w:before="0" w:after="0" w:line="240" w:lineRule="auto"/>
              <w:rPr>
                <w:rFonts w:ascii="Times New Roman" w:hAnsi="Times New Roman" w:cs="Times New Roman"/>
                <w:szCs w:val="20"/>
                <w:lang w:val="en-US" w:eastAsia="zh-CN"/>
              </w:rPr>
            </w:pPr>
          </w:p>
        </w:tc>
        <w:tc>
          <w:tcPr>
            <w:tcW w:w="2456" w:type="dxa"/>
          </w:tcPr>
          <w:p w14:paraId="12A7B08D"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w:t>
            </w:r>
            <w:r w:rsidRPr="00267633">
              <w:rPr>
                <w:rFonts w:ascii="Times New Roman" w:hAnsi="Times New Roman" w:cs="Times New Roman"/>
                <w:i/>
                <w:szCs w:val="20"/>
                <w:lang w:val="en-US" w:eastAsia="zh-CN"/>
              </w:rPr>
              <w:t>In this column, state exactly where the document may be found, giving the page number of the relevant affidavit or bundle of documents, as appropriate.</w:t>
            </w:r>
            <w:r w:rsidRPr="00267633">
              <w:rPr>
                <w:rFonts w:ascii="Times New Roman" w:hAnsi="Times New Roman" w:cs="Times New Roman"/>
                <w:szCs w:val="20"/>
                <w:lang w:val="en-US" w:eastAsia="zh-CN"/>
              </w:rPr>
              <w:t>]</w:t>
            </w:r>
          </w:p>
        </w:tc>
      </w:tr>
      <w:tr w:rsidR="00267633" w:rsidRPr="00267633" w14:paraId="6727FFFC" w14:textId="77777777" w:rsidTr="00267633">
        <w:trPr>
          <w:divId w:val="2116439976"/>
        </w:trPr>
        <w:tc>
          <w:tcPr>
            <w:tcW w:w="828" w:type="dxa"/>
          </w:tcPr>
          <w:p w14:paraId="3DC2415D" w14:textId="77777777" w:rsidR="00267633" w:rsidRPr="00267633" w:rsidRDefault="00267633" w:rsidP="00267633">
            <w:pPr>
              <w:spacing w:before="0" w:after="0" w:line="240" w:lineRule="auto"/>
              <w:jc w:val="center"/>
              <w:rPr>
                <w:rFonts w:ascii="Times New Roman" w:hAnsi="Times New Roman" w:cs="Times New Roman"/>
                <w:szCs w:val="20"/>
                <w:lang w:val="en-US" w:eastAsia="zh-CN"/>
              </w:rPr>
            </w:pPr>
            <w:r w:rsidRPr="00267633">
              <w:rPr>
                <w:rFonts w:ascii="Times New Roman" w:hAnsi="Times New Roman" w:cs="Times New Roman"/>
                <w:szCs w:val="20"/>
                <w:lang w:val="en-US" w:eastAsia="zh-CN"/>
              </w:rPr>
              <w:t>2</w:t>
            </w:r>
          </w:p>
        </w:tc>
        <w:tc>
          <w:tcPr>
            <w:tcW w:w="3324" w:type="dxa"/>
          </w:tcPr>
          <w:p w14:paraId="60526DBE"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Current outstanding loan (state amount and date on which that amount is outstanding)</w:t>
            </w:r>
          </w:p>
        </w:tc>
        <w:tc>
          <w:tcPr>
            <w:tcW w:w="2053" w:type="dxa"/>
          </w:tcPr>
          <w:p w14:paraId="5548ED83" w14:textId="77777777" w:rsidR="00267633" w:rsidRPr="00267633" w:rsidRDefault="00267633" w:rsidP="00267633">
            <w:pPr>
              <w:spacing w:before="0" w:after="0" w:line="240" w:lineRule="auto"/>
              <w:rPr>
                <w:rFonts w:ascii="Times New Roman" w:hAnsi="Times New Roman" w:cs="Times New Roman"/>
                <w:szCs w:val="20"/>
                <w:lang w:val="en-US" w:eastAsia="zh-CN"/>
              </w:rPr>
            </w:pPr>
          </w:p>
        </w:tc>
        <w:tc>
          <w:tcPr>
            <w:tcW w:w="2456" w:type="dxa"/>
          </w:tcPr>
          <w:p w14:paraId="69CC8C1C" w14:textId="77777777" w:rsidR="00267633" w:rsidRPr="00267633" w:rsidRDefault="00267633" w:rsidP="00267633">
            <w:pPr>
              <w:spacing w:before="0" w:after="0" w:line="240" w:lineRule="auto"/>
              <w:rPr>
                <w:rFonts w:ascii="Times New Roman" w:hAnsi="Times New Roman" w:cs="Times New Roman"/>
                <w:szCs w:val="20"/>
                <w:lang w:val="en-US" w:eastAsia="zh-CN"/>
              </w:rPr>
            </w:pPr>
          </w:p>
        </w:tc>
      </w:tr>
      <w:tr w:rsidR="00267633" w:rsidRPr="00267633" w14:paraId="3D1B5E7F" w14:textId="77777777" w:rsidTr="00267633">
        <w:trPr>
          <w:divId w:val="2116439976"/>
        </w:trPr>
        <w:tc>
          <w:tcPr>
            <w:tcW w:w="828" w:type="dxa"/>
          </w:tcPr>
          <w:p w14:paraId="04946362" w14:textId="77777777" w:rsidR="00267633" w:rsidRPr="00267633" w:rsidRDefault="00267633" w:rsidP="00267633">
            <w:pPr>
              <w:spacing w:before="0" w:after="0" w:line="240" w:lineRule="auto"/>
              <w:jc w:val="center"/>
              <w:rPr>
                <w:rFonts w:ascii="Times New Roman" w:hAnsi="Times New Roman" w:cs="Times New Roman"/>
                <w:szCs w:val="20"/>
                <w:lang w:val="en-US" w:eastAsia="zh-CN"/>
              </w:rPr>
            </w:pPr>
            <w:r w:rsidRPr="00267633">
              <w:rPr>
                <w:rFonts w:ascii="Times New Roman" w:hAnsi="Times New Roman" w:cs="Times New Roman"/>
                <w:szCs w:val="20"/>
                <w:lang w:val="en-US" w:eastAsia="zh-CN"/>
              </w:rPr>
              <w:t>3</w:t>
            </w:r>
          </w:p>
        </w:tc>
        <w:tc>
          <w:tcPr>
            <w:tcW w:w="3324" w:type="dxa"/>
          </w:tcPr>
          <w:p w14:paraId="4BB54B3E"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 xml:space="preserve">Plaintiff’s total CPF contributions </w:t>
            </w:r>
          </w:p>
        </w:tc>
        <w:tc>
          <w:tcPr>
            <w:tcW w:w="2053" w:type="dxa"/>
          </w:tcPr>
          <w:p w14:paraId="05145C8C"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Principal:</w:t>
            </w:r>
          </w:p>
          <w:p w14:paraId="792F2439"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Interest:</w:t>
            </w:r>
          </w:p>
          <w:p w14:paraId="208D95D8" w14:textId="77777777" w:rsidR="00267633" w:rsidRPr="00267633" w:rsidRDefault="00267633" w:rsidP="00267633">
            <w:pPr>
              <w:spacing w:before="0" w:after="0" w:line="240" w:lineRule="auto"/>
              <w:rPr>
                <w:rFonts w:ascii="Times New Roman" w:hAnsi="Times New Roman" w:cs="Times New Roman"/>
                <w:szCs w:val="20"/>
                <w:lang w:val="en-US" w:eastAsia="zh-CN"/>
              </w:rPr>
            </w:pPr>
          </w:p>
          <w:p w14:paraId="72BA521D"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Total:</w:t>
            </w:r>
          </w:p>
          <w:p w14:paraId="70ED09C9" w14:textId="77777777" w:rsidR="00267633" w:rsidRPr="00267633" w:rsidRDefault="00267633" w:rsidP="00267633">
            <w:pPr>
              <w:spacing w:before="0" w:after="0" w:line="240" w:lineRule="auto"/>
              <w:rPr>
                <w:rFonts w:ascii="Times New Roman" w:hAnsi="Times New Roman" w:cs="Times New Roman"/>
                <w:szCs w:val="20"/>
                <w:lang w:val="en-US" w:eastAsia="zh-CN"/>
              </w:rPr>
            </w:pPr>
          </w:p>
        </w:tc>
        <w:tc>
          <w:tcPr>
            <w:tcW w:w="2456" w:type="dxa"/>
          </w:tcPr>
          <w:p w14:paraId="509D498C" w14:textId="77777777" w:rsidR="00267633" w:rsidRPr="00267633" w:rsidRDefault="00267633" w:rsidP="00267633">
            <w:pPr>
              <w:spacing w:before="0" w:after="0" w:line="240" w:lineRule="auto"/>
              <w:rPr>
                <w:rFonts w:ascii="Times New Roman" w:hAnsi="Times New Roman" w:cs="Times New Roman"/>
                <w:szCs w:val="20"/>
                <w:lang w:val="en-US" w:eastAsia="zh-CN"/>
              </w:rPr>
            </w:pPr>
          </w:p>
        </w:tc>
      </w:tr>
      <w:tr w:rsidR="00267633" w:rsidRPr="00267633" w14:paraId="349F8781" w14:textId="77777777" w:rsidTr="00267633">
        <w:trPr>
          <w:divId w:val="2116439976"/>
        </w:trPr>
        <w:tc>
          <w:tcPr>
            <w:tcW w:w="828" w:type="dxa"/>
          </w:tcPr>
          <w:p w14:paraId="5E04F16C" w14:textId="77777777" w:rsidR="00267633" w:rsidRPr="00267633" w:rsidRDefault="00267633" w:rsidP="00267633">
            <w:pPr>
              <w:spacing w:before="0" w:after="0" w:line="240" w:lineRule="auto"/>
              <w:jc w:val="center"/>
              <w:rPr>
                <w:rFonts w:ascii="Times New Roman" w:hAnsi="Times New Roman" w:cs="Times New Roman"/>
                <w:szCs w:val="20"/>
                <w:lang w:val="en-US" w:eastAsia="zh-CN"/>
              </w:rPr>
            </w:pPr>
            <w:r w:rsidRPr="00267633">
              <w:rPr>
                <w:rFonts w:ascii="Times New Roman" w:hAnsi="Times New Roman" w:cs="Times New Roman"/>
                <w:szCs w:val="20"/>
                <w:lang w:val="en-US" w:eastAsia="zh-CN"/>
              </w:rPr>
              <w:t>4</w:t>
            </w:r>
          </w:p>
        </w:tc>
        <w:tc>
          <w:tcPr>
            <w:tcW w:w="3324" w:type="dxa"/>
          </w:tcPr>
          <w:p w14:paraId="7EAE9A6A"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Defendant’s total CPF contributions</w:t>
            </w:r>
          </w:p>
        </w:tc>
        <w:tc>
          <w:tcPr>
            <w:tcW w:w="2053" w:type="dxa"/>
          </w:tcPr>
          <w:p w14:paraId="0B66E114"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Principal:</w:t>
            </w:r>
          </w:p>
          <w:p w14:paraId="04D56674"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Interest:</w:t>
            </w:r>
          </w:p>
          <w:p w14:paraId="09C82DBC" w14:textId="77777777" w:rsidR="00267633" w:rsidRPr="00267633" w:rsidRDefault="00267633" w:rsidP="00267633">
            <w:pPr>
              <w:spacing w:before="0" w:after="0" w:line="240" w:lineRule="auto"/>
              <w:rPr>
                <w:rFonts w:ascii="Times New Roman" w:hAnsi="Times New Roman" w:cs="Times New Roman"/>
                <w:szCs w:val="20"/>
                <w:lang w:val="en-US" w:eastAsia="zh-CN"/>
              </w:rPr>
            </w:pPr>
          </w:p>
          <w:p w14:paraId="5F8F449C"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Total:</w:t>
            </w:r>
          </w:p>
          <w:p w14:paraId="1648012C" w14:textId="77777777" w:rsidR="00267633" w:rsidRPr="00267633" w:rsidRDefault="00267633" w:rsidP="00267633">
            <w:pPr>
              <w:spacing w:before="0" w:after="0" w:line="240" w:lineRule="auto"/>
              <w:rPr>
                <w:rFonts w:ascii="Times New Roman" w:hAnsi="Times New Roman" w:cs="Times New Roman"/>
                <w:szCs w:val="20"/>
                <w:lang w:val="en-US" w:eastAsia="zh-CN"/>
              </w:rPr>
            </w:pPr>
          </w:p>
        </w:tc>
        <w:tc>
          <w:tcPr>
            <w:tcW w:w="2456" w:type="dxa"/>
          </w:tcPr>
          <w:p w14:paraId="6361A90F" w14:textId="77777777" w:rsidR="00267633" w:rsidRPr="00267633" w:rsidRDefault="00267633" w:rsidP="00267633">
            <w:pPr>
              <w:spacing w:before="0" w:after="0" w:line="240" w:lineRule="auto"/>
              <w:rPr>
                <w:rFonts w:ascii="Times New Roman" w:hAnsi="Times New Roman" w:cs="Times New Roman"/>
                <w:szCs w:val="20"/>
                <w:lang w:val="en-US" w:eastAsia="zh-CN"/>
              </w:rPr>
            </w:pPr>
          </w:p>
        </w:tc>
      </w:tr>
      <w:tr w:rsidR="00267633" w:rsidRPr="00267633" w14:paraId="1F305D02" w14:textId="77777777" w:rsidTr="00267633">
        <w:trPr>
          <w:divId w:val="2116439976"/>
        </w:trPr>
        <w:tc>
          <w:tcPr>
            <w:tcW w:w="828" w:type="dxa"/>
          </w:tcPr>
          <w:p w14:paraId="671E3EA5" w14:textId="77777777" w:rsidR="00267633" w:rsidRPr="00267633" w:rsidRDefault="00267633" w:rsidP="00267633">
            <w:pPr>
              <w:spacing w:before="0" w:after="0" w:line="240" w:lineRule="auto"/>
              <w:jc w:val="center"/>
              <w:rPr>
                <w:rFonts w:ascii="Times New Roman" w:hAnsi="Times New Roman" w:cs="Times New Roman"/>
                <w:szCs w:val="20"/>
                <w:lang w:val="en-US" w:eastAsia="zh-CN"/>
              </w:rPr>
            </w:pPr>
            <w:r w:rsidRPr="00267633">
              <w:rPr>
                <w:rFonts w:ascii="Times New Roman" w:hAnsi="Times New Roman" w:cs="Times New Roman"/>
                <w:szCs w:val="20"/>
                <w:lang w:val="en-US" w:eastAsia="zh-CN"/>
              </w:rPr>
              <w:t>5</w:t>
            </w:r>
          </w:p>
        </w:tc>
        <w:tc>
          <w:tcPr>
            <w:tcW w:w="3324" w:type="dxa"/>
          </w:tcPr>
          <w:p w14:paraId="0E563788"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Plaintiff’s total cash contributions towards purchase</w:t>
            </w:r>
          </w:p>
        </w:tc>
        <w:tc>
          <w:tcPr>
            <w:tcW w:w="2053" w:type="dxa"/>
          </w:tcPr>
          <w:p w14:paraId="1C9D0BFD" w14:textId="77777777" w:rsidR="00267633" w:rsidRPr="00267633" w:rsidRDefault="00267633" w:rsidP="00267633">
            <w:pPr>
              <w:spacing w:before="0" w:after="0" w:line="240" w:lineRule="auto"/>
              <w:rPr>
                <w:rFonts w:ascii="Times New Roman" w:hAnsi="Times New Roman" w:cs="Times New Roman"/>
                <w:szCs w:val="20"/>
                <w:lang w:val="en-US" w:eastAsia="zh-CN"/>
              </w:rPr>
            </w:pPr>
          </w:p>
        </w:tc>
        <w:tc>
          <w:tcPr>
            <w:tcW w:w="2456" w:type="dxa"/>
          </w:tcPr>
          <w:p w14:paraId="4FE1A97F" w14:textId="77777777" w:rsidR="00267633" w:rsidRPr="00267633" w:rsidRDefault="00267633" w:rsidP="00267633">
            <w:pPr>
              <w:spacing w:before="0" w:after="0" w:line="240" w:lineRule="auto"/>
              <w:rPr>
                <w:rFonts w:ascii="Times New Roman" w:hAnsi="Times New Roman" w:cs="Times New Roman"/>
                <w:szCs w:val="20"/>
                <w:lang w:val="en-US" w:eastAsia="zh-CN"/>
              </w:rPr>
            </w:pPr>
          </w:p>
        </w:tc>
      </w:tr>
      <w:tr w:rsidR="00267633" w:rsidRPr="00267633" w14:paraId="0E8FD8B0" w14:textId="77777777" w:rsidTr="00267633">
        <w:trPr>
          <w:divId w:val="2116439976"/>
        </w:trPr>
        <w:tc>
          <w:tcPr>
            <w:tcW w:w="828" w:type="dxa"/>
          </w:tcPr>
          <w:p w14:paraId="1D6CD079" w14:textId="77777777" w:rsidR="00267633" w:rsidRPr="00267633" w:rsidRDefault="00267633" w:rsidP="00267633">
            <w:pPr>
              <w:spacing w:before="0" w:after="0" w:line="240" w:lineRule="auto"/>
              <w:jc w:val="center"/>
              <w:rPr>
                <w:rFonts w:ascii="Times New Roman" w:hAnsi="Times New Roman" w:cs="Times New Roman"/>
                <w:szCs w:val="20"/>
                <w:lang w:val="en-US" w:eastAsia="zh-CN"/>
              </w:rPr>
            </w:pPr>
            <w:r w:rsidRPr="00267633">
              <w:rPr>
                <w:rFonts w:ascii="Times New Roman" w:hAnsi="Times New Roman" w:cs="Times New Roman"/>
                <w:szCs w:val="20"/>
                <w:lang w:val="en-US" w:eastAsia="zh-CN"/>
              </w:rPr>
              <w:t>6</w:t>
            </w:r>
          </w:p>
        </w:tc>
        <w:tc>
          <w:tcPr>
            <w:tcW w:w="3324" w:type="dxa"/>
          </w:tcPr>
          <w:p w14:paraId="72867504" w14:textId="77777777" w:rsidR="00267633" w:rsidRPr="00267633" w:rsidRDefault="00267633" w:rsidP="00267633">
            <w:pPr>
              <w:keepNext/>
              <w:keepLines/>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Defendant’s total cash contributions towards purchase</w:t>
            </w:r>
          </w:p>
        </w:tc>
        <w:tc>
          <w:tcPr>
            <w:tcW w:w="2053" w:type="dxa"/>
          </w:tcPr>
          <w:p w14:paraId="2B440A19" w14:textId="77777777" w:rsidR="00267633" w:rsidRPr="00267633" w:rsidRDefault="00267633" w:rsidP="00267633">
            <w:pPr>
              <w:spacing w:before="0" w:after="0" w:line="240" w:lineRule="auto"/>
              <w:rPr>
                <w:rFonts w:ascii="Times New Roman" w:hAnsi="Times New Roman" w:cs="Times New Roman"/>
                <w:szCs w:val="20"/>
                <w:lang w:val="en-US" w:eastAsia="zh-CN"/>
              </w:rPr>
            </w:pPr>
          </w:p>
        </w:tc>
        <w:tc>
          <w:tcPr>
            <w:tcW w:w="2456" w:type="dxa"/>
          </w:tcPr>
          <w:p w14:paraId="6C442D6E" w14:textId="77777777" w:rsidR="00267633" w:rsidRPr="00267633" w:rsidRDefault="00267633" w:rsidP="00267633">
            <w:pPr>
              <w:spacing w:before="0" w:after="0" w:line="240" w:lineRule="auto"/>
              <w:rPr>
                <w:rFonts w:ascii="Times New Roman" w:hAnsi="Times New Roman" w:cs="Times New Roman"/>
                <w:szCs w:val="20"/>
                <w:lang w:val="en-US" w:eastAsia="zh-CN"/>
              </w:rPr>
            </w:pPr>
          </w:p>
        </w:tc>
      </w:tr>
      <w:tr w:rsidR="00267633" w:rsidRPr="00267633" w14:paraId="5DA31C3A" w14:textId="77777777" w:rsidTr="00267633">
        <w:trPr>
          <w:divId w:val="2116439976"/>
        </w:trPr>
        <w:tc>
          <w:tcPr>
            <w:tcW w:w="828" w:type="dxa"/>
          </w:tcPr>
          <w:p w14:paraId="3F789800" w14:textId="77777777" w:rsidR="00267633" w:rsidRPr="00267633" w:rsidRDefault="00267633" w:rsidP="00267633">
            <w:pPr>
              <w:spacing w:before="0" w:after="0" w:line="240" w:lineRule="auto"/>
              <w:jc w:val="center"/>
              <w:rPr>
                <w:rFonts w:ascii="Times New Roman" w:hAnsi="Times New Roman" w:cs="Times New Roman"/>
                <w:szCs w:val="20"/>
                <w:lang w:val="en-US" w:eastAsia="zh-CN"/>
              </w:rPr>
            </w:pPr>
            <w:r w:rsidRPr="00267633">
              <w:rPr>
                <w:rFonts w:ascii="Times New Roman" w:hAnsi="Times New Roman" w:cs="Times New Roman"/>
                <w:szCs w:val="20"/>
                <w:lang w:val="en-US" w:eastAsia="zh-CN"/>
              </w:rPr>
              <w:t>7</w:t>
            </w:r>
          </w:p>
        </w:tc>
        <w:tc>
          <w:tcPr>
            <w:tcW w:w="3324" w:type="dxa"/>
          </w:tcPr>
          <w:p w14:paraId="106C1D75"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Any other contributions towards this property by Plaintiff, e.g. renovations, furniture, etc.</w:t>
            </w:r>
          </w:p>
        </w:tc>
        <w:tc>
          <w:tcPr>
            <w:tcW w:w="2053" w:type="dxa"/>
          </w:tcPr>
          <w:p w14:paraId="1EB2C2BC" w14:textId="77777777" w:rsidR="00267633" w:rsidRPr="00267633" w:rsidRDefault="00267633" w:rsidP="00267633">
            <w:pPr>
              <w:spacing w:before="0" w:after="0" w:line="240" w:lineRule="auto"/>
              <w:rPr>
                <w:rFonts w:ascii="Times New Roman" w:hAnsi="Times New Roman" w:cs="Times New Roman"/>
                <w:szCs w:val="20"/>
                <w:lang w:val="en-US" w:eastAsia="zh-CN"/>
              </w:rPr>
            </w:pPr>
          </w:p>
        </w:tc>
        <w:tc>
          <w:tcPr>
            <w:tcW w:w="2456" w:type="dxa"/>
          </w:tcPr>
          <w:p w14:paraId="4AE566BC" w14:textId="77777777" w:rsidR="00267633" w:rsidRPr="00267633" w:rsidRDefault="00267633" w:rsidP="00267633">
            <w:pPr>
              <w:spacing w:before="0" w:after="0" w:line="240" w:lineRule="auto"/>
              <w:rPr>
                <w:rFonts w:ascii="Times New Roman" w:hAnsi="Times New Roman" w:cs="Times New Roman"/>
                <w:szCs w:val="20"/>
                <w:lang w:val="en-US" w:eastAsia="zh-CN"/>
              </w:rPr>
            </w:pPr>
          </w:p>
        </w:tc>
      </w:tr>
      <w:tr w:rsidR="00267633" w:rsidRPr="00267633" w14:paraId="6E0D874D" w14:textId="77777777" w:rsidTr="00267633">
        <w:trPr>
          <w:divId w:val="2116439976"/>
        </w:trPr>
        <w:tc>
          <w:tcPr>
            <w:tcW w:w="828" w:type="dxa"/>
          </w:tcPr>
          <w:p w14:paraId="557EC66B" w14:textId="77777777" w:rsidR="00267633" w:rsidRPr="00267633" w:rsidRDefault="00267633" w:rsidP="00267633">
            <w:pPr>
              <w:spacing w:before="0" w:after="0" w:line="240" w:lineRule="auto"/>
              <w:jc w:val="center"/>
              <w:rPr>
                <w:rFonts w:ascii="Times New Roman" w:hAnsi="Times New Roman" w:cs="Times New Roman"/>
                <w:szCs w:val="20"/>
                <w:lang w:val="en-US" w:eastAsia="zh-CN"/>
              </w:rPr>
            </w:pPr>
            <w:r w:rsidRPr="00267633">
              <w:rPr>
                <w:rFonts w:ascii="Times New Roman" w:hAnsi="Times New Roman" w:cs="Times New Roman"/>
                <w:szCs w:val="20"/>
                <w:lang w:val="en-US" w:eastAsia="zh-CN"/>
              </w:rPr>
              <w:lastRenderedPageBreak/>
              <w:t>8</w:t>
            </w:r>
          </w:p>
        </w:tc>
        <w:tc>
          <w:tcPr>
            <w:tcW w:w="3324" w:type="dxa"/>
          </w:tcPr>
          <w:p w14:paraId="7B8EDF8B"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Any other contributions towards this property by Defendant, e.g. renovations, furniture, etc.</w:t>
            </w:r>
          </w:p>
        </w:tc>
        <w:tc>
          <w:tcPr>
            <w:tcW w:w="2053" w:type="dxa"/>
          </w:tcPr>
          <w:p w14:paraId="3322CE2F" w14:textId="77777777" w:rsidR="00267633" w:rsidRPr="00267633" w:rsidRDefault="00267633" w:rsidP="00267633">
            <w:pPr>
              <w:spacing w:before="0" w:after="0" w:line="240" w:lineRule="auto"/>
              <w:rPr>
                <w:rFonts w:ascii="Times New Roman" w:hAnsi="Times New Roman" w:cs="Times New Roman"/>
                <w:szCs w:val="20"/>
                <w:lang w:val="en-US" w:eastAsia="zh-CN"/>
              </w:rPr>
            </w:pPr>
          </w:p>
        </w:tc>
        <w:tc>
          <w:tcPr>
            <w:tcW w:w="2456" w:type="dxa"/>
          </w:tcPr>
          <w:p w14:paraId="594CB01F" w14:textId="77777777" w:rsidR="00267633" w:rsidRPr="00267633" w:rsidRDefault="00267633" w:rsidP="00267633">
            <w:pPr>
              <w:spacing w:before="0" w:after="0" w:line="240" w:lineRule="auto"/>
              <w:rPr>
                <w:rFonts w:ascii="Times New Roman" w:hAnsi="Times New Roman" w:cs="Times New Roman"/>
                <w:szCs w:val="20"/>
                <w:lang w:val="en-US" w:eastAsia="zh-CN"/>
              </w:rPr>
            </w:pPr>
          </w:p>
        </w:tc>
      </w:tr>
    </w:tbl>
    <w:p w14:paraId="180C8059"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p>
    <w:p w14:paraId="32A4950C"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r w:rsidRPr="00267633">
        <w:rPr>
          <w:rFonts w:ascii="Times New Roman" w:hAnsi="Times New Roman" w:cs="Times New Roman"/>
          <w:szCs w:val="20"/>
          <w:lang w:val="en-US" w:eastAsia="zh-CN"/>
        </w:rPr>
        <w:t>State what party wants in respect of the matrimonial home, and how sale proceeds, if any, are to be split between parties:</w:t>
      </w:r>
    </w:p>
    <w:p w14:paraId="6EF6C878"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r w:rsidRPr="00267633">
        <w:rPr>
          <w:rFonts w:ascii="Times New Roman" w:hAnsi="Times New Roman" w:cs="Times New Roman"/>
          <w:szCs w:val="20"/>
          <w:lang w:val="en-US" w:eastAsia="zh-CN"/>
        </w:rPr>
        <w:t>[</w:t>
      </w:r>
      <w:r w:rsidRPr="00267633">
        <w:rPr>
          <w:rFonts w:ascii="Times New Roman" w:hAnsi="Times New Roman" w:cs="Times New Roman"/>
          <w:i/>
          <w:szCs w:val="20"/>
          <w:lang w:val="en-US" w:eastAsia="zh-CN"/>
        </w:rPr>
        <w:t>to specify</w:t>
      </w:r>
      <w:r w:rsidRPr="00267633">
        <w:rPr>
          <w:rFonts w:ascii="Times New Roman" w:hAnsi="Times New Roman" w:cs="Times New Roman"/>
          <w:szCs w:val="20"/>
          <w:lang w:val="en-US" w:eastAsia="zh-CN"/>
        </w:rPr>
        <w:t>]</w:t>
      </w:r>
    </w:p>
    <w:p w14:paraId="0C759F01"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p>
    <w:p w14:paraId="1761A323" w14:textId="77777777" w:rsidR="00267633" w:rsidRPr="00267633" w:rsidRDefault="00267633" w:rsidP="00267633">
      <w:pPr>
        <w:spacing w:before="0" w:after="0" w:line="240" w:lineRule="auto"/>
        <w:divId w:val="2116439976"/>
        <w:rPr>
          <w:rFonts w:ascii="Times New Roman" w:hAnsi="Times New Roman" w:cs="Times New Roman"/>
          <w:b/>
          <w:szCs w:val="20"/>
          <w:lang w:val="en-US" w:eastAsia="zh-CN"/>
        </w:rPr>
      </w:pPr>
      <w:r w:rsidRPr="00267633">
        <w:rPr>
          <w:rFonts w:ascii="Times New Roman" w:hAnsi="Times New Roman" w:cs="Times New Roman"/>
          <w:b/>
          <w:szCs w:val="20"/>
          <w:lang w:val="en-US" w:eastAsia="zh-CN"/>
        </w:rPr>
        <w:t>II.</w:t>
      </w:r>
      <w:r w:rsidRPr="00267633">
        <w:rPr>
          <w:rFonts w:ascii="Times New Roman" w:hAnsi="Times New Roman" w:cs="Times New Roman"/>
          <w:b/>
          <w:szCs w:val="20"/>
          <w:lang w:val="en-US" w:eastAsia="zh-CN"/>
        </w:rPr>
        <w:tab/>
        <w:t xml:space="preserve">Other Property Owned </w:t>
      </w:r>
      <w:proofErr w:type="gramStart"/>
      <w:r w:rsidRPr="00267633">
        <w:rPr>
          <w:rFonts w:ascii="Times New Roman" w:hAnsi="Times New Roman" w:cs="Times New Roman"/>
          <w:b/>
          <w:szCs w:val="20"/>
          <w:lang w:val="en-US" w:eastAsia="zh-CN"/>
        </w:rPr>
        <w:t>By</w:t>
      </w:r>
      <w:proofErr w:type="gramEnd"/>
      <w:r w:rsidRPr="00267633">
        <w:rPr>
          <w:rFonts w:ascii="Times New Roman" w:hAnsi="Times New Roman" w:cs="Times New Roman"/>
          <w:b/>
          <w:szCs w:val="20"/>
          <w:lang w:val="en-US" w:eastAsia="zh-CN"/>
        </w:rPr>
        <w:t xml:space="preserve"> This Party (Excluding Real Property)</w:t>
      </w:r>
    </w:p>
    <w:p w14:paraId="17BC2AEB" w14:textId="77777777" w:rsidR="00267633" w:rsidRPr="00267633" w:rsidRDefault="00267633" w:rsidP="00267633">
      <w:pPr>
        <w:spacing w:before="0" w:after="0" w:line="240" w:lineRule="auto"/>
        <w:divId w:val="2116439976"/>
        <w:rPr>
          <w:rFonts w:ascii="Times New Roman" w:hAnsi="Times New Roman" w:cs="Times New Roman"/>
          <w:b/>
          <w:szCs w:val="20"/>
          <w:lang w:val="en-US" w:eastAsia="zh-CN"/>
        </w:rPr>
      </w:pPr>
    </w:p>
    <w:tbl>
      <w:tblPr>
        <w:tblW w:w="0" w:type="auto"/>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1E0" w:firstRow="1" w:lastRow="1" w:firstColumn="1" w:lastColumn="1" w:noHBand="0" w:noVBand="0"/>
      </w:tblPr>
      <w:tblGrid>
        <w:gridCol w:w="817"/>
        <w:gridCol w:w="3216"/>
        <w:gridCol w:w="1993"/>
        <w:gridCol w:w="2404"/>
      </w:tblGrid>
      <w:tr w:rsidR="00267633" w:rsidRPr="00267633" w14:paraId="764EF615" w14:textId="77777777" w:rsidTr="00267633">
        <w:trPr>
          <w:divId w:val="2116439976"/>
        </w:trPr>
        <w:tc>
          <w:tcPr>
            <w:tcW w:w="820" w:type="dxa"/>
          </w:tcPr>
          <w:p w14:paraId="28C72B80"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S/No.</w:t>
            </w:r>
          </w:p>
        </w:tc>
        <w:tc>
          <w:tcPr>
            <w:tcW w:w="3302" w:type="dxa"/>
          </w:tcPr>
          <w:p w14:paraId="7BDC94D4"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 xml:space="preserve">Item </w:t>
            </w:r>
          </w:p>
        </w:tc>
        <w:tc>
          <w:tcPr>
            <w:tcW w:w="2060" w:type="dxa"/>
          </w:tcPr>
          <w:p w14:paraId="58468638"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 xml:space="preserve">Value of property </w:t>
            </w:r>
          </w:p>
        </w:tc>
        <w:tc>
          <w:tcPr>
            <w:tcW w:w="2470" w:type="dxa"/>
          </w:tcPr>
          <w:p w14:paraId="24980044"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Affidavit reference or supporting document</w:t>
            </w:r>
          </w:p>
        </w:tc>
      </w:tr>
      <w:tr w:rsidR="00267633" w:rsidRPr="00267633" w14:paraId="75D2ED2B" w14:textId="77777777" w:rsidTr="00267633">
        <w:trPr>
          <w:divId w:val="2116439976"/>
        </w:trPr>
        <w:tc>
          <w:tcPr>
            <w:tcW w:w="820" w:type="dxa"/>
          </w:tcPr>
          <w:p w14:paraId="4E438B79" w14:textId="77777777" w:rsidR="00267633" w:rsidRPr="00267633" w:rsidRDefault="00267633" w:rsidP="00267633">
            <w:pPr>
              <w:spacing w:before="0" w:after="0" w:line="240" w:lineRule="auto"/>
              <w:rPr>
                <w:rFonts w:ascii="Times New Roman" w:hAnsi="Times New Roman" w:cs="Times New Roman"/>
                <w:b/>
                <w:szCs w:val="20"/>
                <w:lang w:val="en-US" w:eastAsia="zh-CN"/>
              </w:rPr>
            </w:pPr>
          </w:p>
        </w:tc>
        <w:tc>
          <w:tcPr>
            <w:tcW w:w="3302" w:type="dxa"/>
          </w:tcPr>
          <w:p w14:paraId="104A86F0"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w:t>
            </w:r>
            <w:r w:rsidRPr="00267633">
              <w:rPr>
                <w:rFonts w:ascii="Times New Roman" w:hAnsi="Times New Roman" w:cs="Times New Roman"/>
                <w:i/>
                <w:szCs w:val="20"/>
                <w:lang w:val="en-US" w:eastAsia="zh-CN"/>
              </w:rPr>
              <w:t>In this column, state the nature of the property: i.e. CPF monies in the party’s CPF Accounts, insurance policies, retirement/gratuity benefits etc. For example, ABC Bank account no. 1111111.</w:t>
            </w:r>
            <w:r w:rsidRPr="00267633">
              <w:rPr>
                <w:rFonts w:ascii="Times New Roman" w:hAnsi="Times New Roman" w:cs="Times New Roman"/>
                <w:szCs w:val="20"/>
                <w:lang w:val="en-US" w:eastAsia="zh-CN"/>
              </w:rPr>
              <w:t>]</w:t>
            </w:r>
          </w:p>
          <w:p w14:paraId="162760D5" w14:textId="77777777" w:rsidR="00267633" w:rsidRPr="00267633" w:rsidRDefault="00267633" w:rsidP="00267633">
            <w:pPr>
              <w:spacing w:before="0" w:after="0" w:line="240" w:lineRule="auto"/>
              <w:rPr>
                <w:rFonts w:ascii="Times New Roman" w:hAnsi="Times New Roman" w:cs="Times New Roman"/>
                <w:szCs w:val="20"/>
                <w:lang w:val="en-US" w:eastAsia="zh-CN"/>
              </w:rPr>
            </w:pPr>
          </w:p>
        </w:tc>
        <w:tc>
          <w:tcPr>
            <w:tcW w:w="2060" w:type="dxa"/>
          </w:tcPr>
          <w:p w14:paraId="7FBA9554" w14:textId="77777777" w:rsidR="00267633" w:rsidRPr="00267633" w:rsidRDefault="00267633" w:rsidP="00267633">
            <w:pPr>
              <w:spacing w:before="0" w:after="0" w:line="240" w:lineRule="auto"/>
              <w:rPr>
                <w:rFonts w:ascii="Times New Roman" w:hAnsi="Times New Roman" w:cs="Times New Roman"/>
                <w:b/>
                <w:szCs w:val="20"/>
                <w:lang w:val="en-US" w:eastAsia="zh-CN"/>
              </w:rPr>
            </w:pPr>
            <w:r w:rsidRPr="00267633">
              <w:rPr>
                <w:rFonts w:ascii="Times New Roman" w:hAnsi="Times New Roman" w:cs="Times New Roman"/>
                <w:szCs w:val="20"/>
                <w:lang w:val="en-US" w:eastAsia="zh-CN"/>
              </w:rPr>
              <w:t>[</w:t>
            </w:r>
            <w:r w:rsidRPr="00267633">
              <w:rPr>
                <w:rFonts w:ascii="Times New Roman" w:hAnsi="Times New Roman" w:cs="Times New Roman"/>
                <w:i/>
                <w:szCs w:val="20"/>
                <w:lang w:val="en-US" w:eastAsia="zh-CN"/>
              </w:rPr>
              <w:t>In this column, also state the date for which the value of the property is given. For example, S$400 as at 1 January 2006.</w:t>
            </w:r>
            <w:r w:rsidRPr="00267633">
              <w:rPr>
                <w:rFonts w:ascii="Times New Roman" w:hAnsi="Times New Roman" w:cs="Times New Roman"/>
                <w:szCs w:val="20"/>
                <w:lang w:val="en-US" w:eastAsia="zh-CN"/>
              </w:rPr>
              <w:t xml:space="preserve">] </w:t>
            </w:r>
          </w:p>
        </w:tc>
        <w:tc>
          <w:tcPr>
            <w:tcW w:w="2470" w:type="dxa"/>
          </w:tcPr>
          <w:p w14:paraId="33FFC26F" w14:textId="77777777" w:rsidR="00267633" w:rsidRPr="00267633" w:rsidRDefault="00267633" w:rsidP="00267633">
            <w:pPr>
              <w:spacing w:before="0" w:after="0" w:line="240" w:lineRule="auto"/>
              <w:rPr>
                <w:rFonts w:ascii="Times New Roman" w:hAnsi="Times New Roman" w:cs="Times New Roman"/>
                <w:b/>
                <w:szCs w:val="20"/>
                <w:lang w:val="en-US" w:eastAsia="zh-CN"/>
              </w:rPr>
            </w:pPr>
            <w:r w:rsidRPr="00267633">
              <w:rPr>
                <w:rFonts w:ascii="Times New Roman" w:hAnsi="Times New Roman" w:cs="Times New Roman"/>
                <w:szCs w:val="20"/>
                <w:lang w:val="en-US" w:eastAsia="zh-CN"/>
              </w:rPr>
              <w:t>[</w:t>
            </w:r>
            <w:r w:rsidRPr="00267633">
              <w:rPr>
                <w:rFonts w:ascii="Times New Roman" w:hAnsi="Times New Roman" w:cs="Times New Roman"/>
                <w:i/>
                <w:szCs w:val="20"/>
                <w:lang w:val="en-US" w:eastAsia="zh-CN"/>
              </w:rPr>
              <w:t>In this column, state exactly where the document may be found, giving the page number of the relevant affidavit or bundle of documents, as appropriate.</w:t>
            </w:r>
            <w:r w:rsidRPr="00267633">
              <w:rPr>
                <w:rFonts w:ascii="Times New Roman" w:hAnsi="Times New Roman" w:cs="Times New Roman"/>
                <w:szCs w:val="20"/>
                <w:lang w:val="en-US" w:eastAsia="zh-CN"/>
              </w:rPr>
              <w:t>]</w:t>
            </w:r>
          </w:p>
        </w:tc>
      </w:tr>
      <w:tr w:rsidR="00267633" w:rsidRPr="00267633" w14:paraId="6FA5F584" w14:textId="77777777" w:rsidTr="00267633">
        <w:trPr>
          <w:divId w:val="2116439976"/>
        </w:trPr>
        <w:tc>
          <w:tcPr>
            <w:tcW w:w="820" w:type="dxa"/>
          </w:tcPr>
          <w:p w14:paraId="37E18A73" w14:textId="77777777" w:rsidR="00267633" w:rsidRPr="00267633" w:rsidRDefault="00267633" w:rsidP="00267633">
            <w:pPr>
              <w:spacing w:before="0" w:after="0" w:line="240" w:lineRule="auto"/>
              <w:rPr>
                <w:rFonts w:ascii="Times New Roman" w:hAnsi="Times New Roman" w:cs="Times New Roman"/>
                <w:b/>
                <w:szCs w:val="20"/>
                <w:lang w:val="en-US" w:eastAsia="zh-CN"/>
              </w:rPr>
            </w:pPr>
          </w:p>
        </w:tc>
        <w:tc>
          <w:tcPr>
            <w:tcW w:w="3302" w:type="dxa"/>
          </w:tcPr>
          <w:p w14:paraId="6289331E" w14:textId="77777777" w:rsidR="00267633" w:rsidRPr="00267633" w:rsidRDefault="00267633" w:rsidP="00267633">
            <w:pPr>
              <w:spacing w:before="0" w:after="0" w:line="240" w:lineRule="auto"/>
              <w:rPr>
                <w:rFonts w:ascii="Times New Roman" w:hAnsi="Times New Roman" w:cs="Times New Roman"/>
                <w:b/>
                <w:szCs w:val="20"/>
                <w:lang w:val="en-US" w:eastAsia="zh-CN"/>
              </w:rPr>
            </w:pPr>
          </w:p>
        </w:tc>
        <w:tc>
          <w:tcPr>
            <w:tcW w:w="2060" w:type="dxa"/>
          </w:tcPr>
          <w:p w14:paraId="447B01D4" w14:textId="77777777" w:rsidR="00267633" w:rsidRPr="00267633" w:rsidRDefault="00267633" w:rsidP="00267633">
            <w:pPr>
              <w:spacing w:before="0" w:after="0" w:line="240" w:lineRule="auto"/>
              <w:rPr>
                <w:rFonts w:ascii="Times New Roman" w:hAnsi="Times New Roman" w:cs="Times New Roman"/>
                <w:b/>
                <w:szCs w:val="20"/>
                <w:lang w:val="en-US" w:eastAsia="zh-CN"/>
              </w:rPr>
            </w:pPr>
          </w:p>
        </w:tc>
        <w:tc>
          <w:tcPr>
            <w:tcW w:w="2470" w:type="dxa"/>
          </w:tcPr>
          <w:p w14:paraId="3E020C7D" w14:textId="77777777" w:rsidR="00267633" w:rsidRPr="00267633" w:rsidRDefault="00267633" w:rsidP="00267633">
            <w:pPr>
              <w:spacing w:before="0" w:after="0" w:line="240" w:lineRule="auto"/>
              <w:rPr>
                <w:rFonts w:ascii="Times New Roman" w:hAnsi="Times New Roman" w:cs="Times New Roman"/>
                <w:b/>
                <w:szCs w:val="20"/>
                <w:lang w:val="en-US" w:eastAsia="zh-CN"/>
              </w:rPr>
            </w:pPr>
          </w:p>
        </w:tc>
      </w:tr>
      <w:tr w:rsidR="00267633" w:rsidRPr="00267633" w14:paraId="72B8831F" w14:textId="77777777" w:rsidTr="00267633">
        <w:trPr>
          <w:divId w:val="2116439976"/>
        </w:trPr>
        <w:tc>
          <w:tcPr>
            <w:tcW w:w="820" w:type="dxa"/>
          </w:tcPr>
          <w:p w14:paraId="4CC8CE8D" w14:textId="77777777" w:rsidR="00267633" w:rsidRPr="00267633" w:rsidRDefault="00267633" w:rsidP="00267633">
            <w:pPr>
              <w:spacing w:before="0" w:after="0" w:line="240" w:lineRule="auto"/>
              <w:rPr>
                <w:rFonts w:ascii="Times New Roman" w:hAnsi="Times New Roman" w:cs="Times New Roman"/>
                <w:b/>
                <w:szCs w:val="20"/>
                <w:lang w:val="en-US" w:eastAsia="zh-CN"/>
              </w:rPr>
            </w:pPr>
          </w:p>
        </w:tc>
        <w:tc>
          <w:tcPr>
            <w:tcW w:w="3302" w:type="dxa"/>
          </w:tcPr>
          <w:p w14:paraId="4EA8CBF7" w14:textId="77777777" w:rsidR="00267633" w:rsidRPr="00267633" w:rsidRDefault="00267633" w:rsidP="00267633">
            <w:pPr>
              <w:spacing w:before="0" w:after="0" w:line="240" w:lineRule="auto"/>
              <w:rPr>
                <w:rFonts w:ascii="Times New Roman" w:hAnsi="Times New Roman" w:cs="Times New Roman"/>
                <w:b/>
                <w:szCs w:val="20"/>
                <w:lang w:val="en-US" w:eastAsia="zh-CN"/>
              </w:rPr>
            </w:pPr>
          </w:p>
        </w:tc>
        <w:tc>
          <w:tcPr>
            <w:tcW w:w="2060" w:type="dxa"/>
          </w:tcPr>
          <w:p w14:paraId="3CA5AD47" w14:textId="77777777" w:rsidR="00267633" w:rsidRPr="00267633" w:rsidRDefault="00267633" w:rsidP="00267633">
            <w:pPr>
              <w:spacing w:before="0" w:after="0" w:line="240" w:lineRule="auto"/>
              <w:rPr>
                <w:rFonts w:ascii="Times New Roman" w:hAnsi="Times New Roman" w:cs="Times New Roman"/>
                <w:b/>
                <w:szCs w:val="20"/>
                <w:lang w:val="en-US" w:eastAsia="zh-CN"/>
              </w:rPr>
            </w:pPr>
          </w:p>
        </w:tc>
        <w:tc>
          <w:tcPr>
            <w:tcW w:w="2470" w:type="dxa"/>
          </w:tcPr>
          <w:p w14:paraId="3AF561DF" w14:textId="77777777" w:rsidR="00267633" w:rsidRPr="00267633" w:rsidRDefault="00267633" w:rsidP="00267633">
            <w:pPr>
              <w:spacing w:before="0" w:after="0" w:line="240" w:lineRule="auto"/>
              <w:rPr>
                <w:rFonts w:ascii="Times New Roman" w:hAnsi="Times New Roman" w:cs="Times New Roman"/>
                <w:b/>
                <w:szCs w:val="20"/>
                <w:lang w:val="en-US" w:eastAsia="zh-CN"/>
              </w:rPr>
            </w:pPr>
          </w:p>
        </w:tc>
      </w:tr>
    </w:tbl>
    <w:p w14:paraId="2B8B37AC"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p>
    <w:p w14:paraId="16E37B42"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r w:rsidRPr="00267633">
        <w:rPr>
          <w:rFonts w:ascii="Times New Roman" w:hAnsi="Times New Roman" w:cs="Times New Roman"/>
          <w:szCs w:val="20"/>
          <w:lang w:val="en-US" w:eastAsia="zh-CN"/>
        </w:rPr>
        <w:t>State what this party wants as regards above assets:</w:t>
      </w:r>
    </w:p>
    <w:p w14:paraId="2FFC482D"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r w:rsidRPr="00267633">
        <w:rPr>
          <w:rFonts w:ascii="Times New Roman" w:hAnsi="Times New Roman" w:cs="Times New Roman"/>
          <w:szCs w:val="20"/>
          <w:lang w:val="en-US" w:eastAsia="zh-CN"/>
        </w:rPr>
        <w:t>[</w:t>
      </w:r>
      <w:r w:rsidRPr="00267633">
        <w:rPr>
          <w:rFonts w:ascii="Times New Roman" w:hAnsi="Times New Roman" w:cs="Times New Roman"/>
          <w:i/>
          <w:szCs w:val="20"/>
          <w:lang w:val="en-US" w:eastAsia="zh-CN"/>
        </w:rPr>
        <w:t>to specify</w:t>
      </w:r>
      <w:r w:rsidRPr="00267633">
        <w:rPr>
          <w:rFonts w:ascii="Times New Roman" w:hAnsi="Times New Roman" w:cs="Times New Roman"/>
          <w:szCs w:val="20"/>
          <w:lang w:val="en-US" w:eastAsia="zh-CN"/>
        </w:rPr>
        <w:t>]</w:t>
      </w:r>
    </w:p>
    <w:p w14:paraId="7C69BED6" w14:textId="77777777" w:rsidR="00267633" w:rsidRPr="00267633" w:rsidRDefault="00267633" w:rsidP="00267633">
      <w:pPr>
        <w:spacing w:before="0" w:after="0" w:line="240" w:lineRule="auto"/>
        <w:divId w:val="2116439976"/>
        <w:rPr>
          <w:rFonts w:ascii="Times New Roman" w:hAnsi="Times New Roman" w:cs="Times New Roman"/>
          <w:b/>
          <w:szCs w:val="20"/>
          <w:lang w:val="en-US" w:eastAsia="zh-CN"/>
        </w:rPr>
      </w:pPr>
    </w:p>
    <w:p w14:paraId="7FCB056F" w14:textId="77777777" w:rsidR="00267633" w:rsidRPr="00267633" w:rsidRDefault="00267633" w:rsidP="00267633">
      <w:pPr>
        <w:spacing w:before="0" w:after="0" w:line="240" w:lineRule="auto"/>
        <w:divId w:val="2116439976"/>
        <w:rPr>
          <w:rFonts w:ascii="Times New Roman" w:hAnsi="Times New Roman" w:cs="Times New Roman"/>
          <w:b/>
          <w:szCs w:val="20"/>
          <w:lang w:val="en-US" w:eastAsia="zh-CN"/>
        </w:rPr>
      </w:pPr>
      <w:r w:rsidRPr="00267633">
        <w:rPr>
          <w:rFonts w:ascii="Times New Roman" w:hAnsi="Times New Roman" w:cs="Times New Roman"/>
          <w:b/>
          <w:szCs w:val="20"/>
          <w:lang w:val="en-US" w:eastAsia="zh-CN"/>
        </w:rPr>
        <w:t>III.</w:t>
      </w:r>
      <w:r w:rsidRPr="00267633">
        <w:rPr>
          <w:rFonts w:ascii="Times New Roman" w:hAnsi="Times New Roman" w:cs="Times New Roman"/>
          <w:b/>
          <w:szCs w:val="20"/>
          <w:lang w:val="en-US" w:eastAsia="zh-CN"/>
        </w:rPr>
        <w:tab/>
        <w:t xml:space="preserve">Other Property Owned </w:t>
      </w:r>
      <w:proofErr w:type="gramStart"/>
      <w:r w:rsidRPr="00267633">
        <w:rPr>
          <w:rFonts w:ascii="Times New Roman" w:hAnsi="Times New Roman" w:cs="Times New Roman"/>
          <w:b/>
          <w:szCs w:val="20"/>
          <w:lang w:val="en-US" w:eastAsia="zh-CN"/>
        </w:rPr>
        <w:t>By</w:t>
      </w:r>
      <w:proofErr w:type="gramEnd"/>
      <w:r w:rsidRPr="00267633">
        <w:rPr>
          <w:rFonts w:ascii="Times New Roman" w:hAnsi="Times New Roman" w:cs="Times New Roman"/>
          <w:b/>
          <w:szCs w:val="20"/>
          <w:lang w:val="en-US" w:eastAsia="zh-CN"/>
        </w:rPr>
        <w:t xml:space="preserve"> the Other Party (Plaintiff/Defendant*)</w:t>
      </w:r>
    </w:p>
    <w:p w14:paraId="2A9C7088"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12"/>
        <w:gridCol w:w="3204"/>
        <w:gridCol w:w="2011"/>
        <w:gridCol w:w="2399"/>
      </w:tblGrid>
      <w:tr w:rsidR="00267633" w:rsidRPr="00267633" w14:paraId="38727019" w14:textId="77777777" w:rsidTr="00267633">
        <w:trPr>
          <w:divId w:val="2116439976"/>
        </w:trPr>
        <w:tc>
          <w:tcPr>
            <w:tcW w:w="815" w:type="dxa"/>
          </w:tcPr>
          <w:p w14:paraId="4E95D8F6"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S/No.</w:t>
            </w:r>
          </w:p>
        </w:tc>
        <w:tc>
          <w:tcPr>
            <w:tcW w:w="3321" w:type="dxa"/>
          </w:tcPr>
          <w:p w14:paraId="65B1411D"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 xml:space="preserve">Item </w:t>
            </w:r>
          </w:p>
        </w:tc>
        <w:tc>
          <w:tcPr>
            <w:tcW w:w="2065" w:type="dxa"/>
          </w:tcPr>
          <w:p w14:paraId="5C1BD704"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 xml:space="preserve">Value of property </w:t>
            </w:r>
          </w:p>
        </w:tc>
        <w:tc>
          <w:tcPr>
            <w:tcW w:w="2451" w:type="dxa"/>
          </w:tcPr>
          <w:p w14:paraId="33149A5B"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Affidavit reference or supporting document</w:t>
            </w:r>
          </w:p>
        </w:tc>
      </w:tr>
      <w:tr w:rsidR="00267633" w:rsidRPr="00267633" w14:paraId="3FE4BF2E" w14:textId="77777777" w:rsidTr="00267633">
        <w:trPr>
          <w:divId w:val="2116439976"/>
        </w:trPr>
        <w:tc>
          <w:tcPr>
            <w:tcW w:w="815" w:type="dxa"/>
          </w:tcPr>
          <w:p w14:paraId="19433D29" w14:textId="77777777" w:rsidR="00267633" w:rsidRPr="00267633" w:rsidRDefault="00267633" w:rsidP="00267633">
            <w:pPr>
              <w:spacing w:before="0" w:after="0" w:line="240" w:lineRule="auto"/>
              <w:rPr>
                <w:rFonts w:ascii="Times New Roman" w:hAnsi="Times New Roman" w:cs="Times New Roman"/>
                <w:b/>
                <w:szCs w:val="20"/>
                <w:lang w:val="en-US" w:eastAsia="zh-CN"/>
              </w:rPr>
            </w:pPr>
          </w:p>
        </w:tc>
        <w:tc>
          <w:tcPr>
            <w:tcW w:w="3321" w:type="dxa"/>
          </w:tcPr>
          <w:p w14:paraId="438E0BB6"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w:t>
            </w:r>
            <w:r w:rsidRPr="00267633">
              <w:rPr>
                <w:rFonts w:ascii="Times New Roman" w:hAnsi="Times New Roman" w:cs="Times New Roman"/>
                <w:i/>
                <w:szCs w:val="20"/>
                <w:lang w:val="en-US" w:eastAsia="zh-CN"/>
              </w:rPr>
              <w:t>In this column, state the nature of the property: i.e. CPF monies in party’s Ordinary Account, insurance policies, etc. For example, ABC Bank account no. 1111111.</w:t>
            </w:r>
            <w:r w:rsidRPr="00267633">
              <w:rPr>
                <w:rFonts w:ascii="Times New Roman" w:hAnsi="Times New Roman" w:cs="Times New Roman"/>
                <w:szCs w:val="20"/>
                <w:lang w:val="en-US" w:eastAsia="zh-CN"/>
              </w:rPr>
              <w:t>]</w:t>
            </w:r>
          </w:p>
          <w:p w14:paraId="3B641956" w14:textId="77777777" w:rsidR="00267633" w:rsidRPr="00267633" w:rsidRDefault="00267633" w:rsidP="00267633">
            <w:pPr>
              <w:spacing w:before="0" w:after="0" w:line="240" w:lineRule="auto"/>
              <w:rPr>
                <w:rFonts w:ascii="Times New Roman" w:hAnsi="Times New Roman" w:cs="Times New Roman"/>
                <w:szCs w:val="20"/>
                <w:lang w:val="en-US" w:eastAsia="zh-CN"/>
              </w:rPr>
            </w:pPr>
          </w:p>
        </w:tc>
        <w:tc>
          <w:tcPr>
            <w:tcW w:w="2065" w:type="dxa"/>
          </w:tcPr>
          <w:p w14:paraId="0A2CD861" w14:textId="77777777" w:rsidR="00267633" w:rsidRPr="00267633" w:rsidRDefault="00267633" w:rsidP="00267633">
            <w:pPr>
              <w:spacing w:before="0" w:after="0" w:line="240" w:lineRule="auto"/>
              <w:rPr>
                <w:rFonts w:ascii="Times New Roman" w:hAnsi="Times New Roman" w:cs="Times New Roman"/>
                <w:b/>
                <w:szCs w:val="20"/>
                <w:lang w:val="en-US" w:eastAsia="zh-CN"/>
              </w:rPr>
            </w:pPr>
            <w:r w:rsidRPr="00267633">
              <w:rPr>
                <w:rFonts w:ascii="Times New Roman" w:hAnsi="Times New Roman" w:cs="Times New Roman"/>
                <w:szCs w:val="20"/>
                <w:lang w:val="en-US" w:eastAsia="zh-CN"/>
              </w:rPr>
              <w:t>[</w:t>
            </w:r>
            <w:r w:rsidRPr="00267633">
              <w:rPr>
                <w:rFonts w:ascii="Times New Roman" w:hAnsi="Times New Roman" w:cs="Times New Roman"/>
                <w:i/>
                <w:szCs w:val="20"/>
                <w:lang w:val="en-US" w:eastAsia="zh-CN"/>
              </w:rPr>
              <w:t>In this column, also state the date for which the value of the property is given. For example, S$400 as at 1 January 2006.</w:t>
            </w:r>
            <w:r w:rsidRPr="00267633">
              <w:rPr>
                <w:rFonts w:ascii="Times New Roman" w:hAnsi="Times New Roman" w:cs="Times New Roman"/>
                <w:szCs w:val="20"/>
                <w:lang w:val="en-US" w:eastAsia="zh-CN"/>
              </w:rPr>
              <w:t xml:space="preserve">] </w:t>
            </w:r>
          </w:p>
        </w:tc>
        <w:tc>
          <w:tcPr>
            <w:tcW w:w="2451" w:type="dxa"/>
          </w:tcPr>
          <w:p w14:paraId="7575B66F" w14:textId="77777777" w:rsidR="00267633" w:rsidRPr="00267633" w:rsidRDefault="00267633" w:rsidP="00267633">
            <w:pPr>
              <w:spacing w:before="0" w:after="0" w:line="240" w:lineRule="auto"/>
              <w:rPr>
                <w:rFonts w:ascii="Times New Roman" w:hAnsi="Times New Roman" w:cs="Times New Roman"/>
                <w:b/>
                <w:szCs w:val="20"/>
                <w:lang w:val="en-US" w:eastAsia="zh-CN"/>
              </w:rPr>
            </w:pPr>
            <w:r w:rsidRPr="00267633">
              <w:rPr>
                <w:rFonts w:ascii="Times New Roman" w:hAnsi="Times New Roman" w:cs="Times New Roman"/>
                <w:szCs w:val="20"/>
                <w:lang w:val="en-US" w:eastAsia="zh-CN"/>
              </w:rPr>
              <w:t>[</w:t>
            </w:r>
            <w:r w:rsidRPr="00267633">
              <w:rPr>
                <w:rFonts w:ascii="Times New Roman" w:hAnsi="Times New Roman" w:cs="Times New Roman"/>
                <w:i/>
                <w:szCs w:val="20"/>
                <w:lang w:val="en-US" w:eastAsia="zh-CN"/>
              </w:rPr>
              <w:t>In this column, state exactly where the document may be found, giving the page number of the relevant affidavit or bundle of documents, as appropriate.</w:t>
            </w:r>
            <w:r w:rsidRPr="00267633">
              <w:rPr>
                <w:rFonts w:ascii="Times New Roman" w:hAnsi="Times New Roman" w:cs="Times New Roman"/>
                <w:szCs w:val="20"/>
                <w:lang w:val="en-US" w:eastAsia="zh-CN"/>
              </w:rPr>
              <w:t>]</w:t>
            </w:r>
          </w:p>
        </w:tc>
      </w:tr>
      <w:tr w:rsidR="00267633" w:rsidRPr="00267633" w14:paraId="13B7790B" w14:textId="77777777" w:rsidTr="00267633">
        <w:trPr>
          <w:divId w:val="2116439976"/>
        </w:trPr>
        <w:tc>
          <w:tcPr>
            <w:tcW w:w="815" w:type="dxa"/>
          </w:tcPr>
          <w:p w14:paraId="45870F1E" w14:textId="77777777" w:rsidR="00267633" w:rsidRPr="00267633" w:rsidRDefault="00267633" w:rsidP="00267633">
            <w:pPr>
              <w:spacing w:before="0" w:after="0" w:line="240" w:lineRule="auto"/>
              <w:rPr>
                <w:rFonts w:ascii="Times New Roman" w:hAnsi="Times New Roman" w:cs="Times New Roman"/>
                <w:b/>
                <w:szCs w:val="20"/>
                <w:lang w:val="en-US" w:eastAsia="zh-CN"/>
              </w:rPr>
            </w:pPr>
          </w:p>
        </w:tc>
        <w:tc>
          <w:tcPr>
            <w:tcW w:w="3321" w:type="dxa"/>
          </w:tcPr>
          <w:p w14:paraId="695BCFB5" w14:textId="77777777" w:rsidR="00267633" w:rsidRPr="00267633" w:rsidRDefault="00267633" w:rsidP="00267633">
            <w:pPr>
              <w:spacing w:before="0" w:after="0" w:line="240" w:lineRule="auto"/>
              <w:rPr>
                <w:rFonts w:ascii="Times New Roman" w:hAnsi="Times New Roman" w:cs="Times New Roman"/>
                <w:b/>
                <w:szCs w:val="20"/>
                <w:lang w:val="en-US" w:eastAsia="zh-CN"/>
              </w:rPr>
            </w:pPr>
          </w:p>
        </w:tc>
        <w:tc>
          <w:tcPr>
            <w:tcW w:w="2065" w:type="dxa"/>
          </w:tcPr>
          <w:p w14:paraId="023C3C7B" w14:textId="77777777" w:rsidR="00267633" w:rsidRPr="00267633" w:rsidRDefault="00267633" w:rsidP="00267633">
            <w:pPr>
              <w:spacing w:before="0" w:after="0" w:line="240" w:lineRule="auto"/>
              <w:rPr>
                <w:rFonts w:ascii="Times New Roman" w:hAnsi="Times New Roman" w:cs="Times New Roman"/>
                <w:b/>
                <w:szCs w:val="20"/>
                <w:lang w:val="en-US" w:eastAsia="zh-CN"/>
              </w:rPr>
            </w:pPr>
          </w:p>
        </w:tc>
        <w:tc>
          <w:tcPr>
            <w:tcW w:w="2451" w:type="dxa"/>
          </w:tcPr>
          <w:p w14:paraId="5BE8F979" w14:textId="77777777" w:rsidR="00267633" w:rsidRPr="00267633" w:rsidRDefault="00267633" w:rsidP="00267633">
            <w:pPr>
              <w:spacing w:before="0" w:after="0" w:line="240" w:lineRule="auto"/>
              <w:rPr>
                <w:rFonts w:ascii="Times New Roman" w:hAnsi="Times New Roman" w:cs="Times New Roman"/>
                <w:b/>
                <w:szCs w:val="20"/>
                <w:lang w:val="en-US" w:eastAsia="zh-CN"/>
              </w:rPr>
            </w:pPr>
          </w:p>
        </w:tc>
      </w:tr>
      <w:tr w:rsidR="00267633" w:rsidRPr="00267633" w14:paraId="5C380411" w14:textId="77777777" w:rsidTr="00267633">
        <w:trPr>
          <w:divId w:val="2116439976"/>
        </w:trPr>
        <w:tc>
          <w:tcPr>
            <w:tcW w:w="815" w:type="dxa"/>
          </w:tcPr>
          <w:p w14:paraId="00AB5C90" w14:textId="77777777" w:rsidR="00267633" w:rsidRPr="00267633" w:rsidRDefault="00267633" w:rsidP="00267633">
            <w:pPr>
              <w:spacing w:before="0" w:after="0" w:line="240" w:lineRule="auto"/>
              <w:rPr>
                <w:rFonts w:ascii="Times New Roman" w:hAnsi="Times New Roman" w:cs="Times New Roman"/>
                <w:b/>
                <w:szCs w:val="20"/>
                <w:lang w:val="en-US" w:eastAsia="zh-CN"/>
              </w:rPr>
            </w:pPr>
          </w:p>
        </w:tc>
        <w:tc>
          <w:tcPr>
            <w:tcW w:w="3321" w:type="dxa"/>
          </w:tcPr>
          <w:p w14:paraId="490AB151" w14:textId="77777777" w:rsidR="00267633" w:rsidRPr="00267633" w:rsidRDefault="00267633" w:rsidP="00267633">
            <w:pPr>
              <w:spacing w:before="0" w:after="0" w:line="240" w:lineRule="auto"/>
              <w:rPr>
                <w:rFonts w:ascii="Times New Roman" w:hAnsi="Times New Roman" w:cs="Times New Roman"/>
                <w:b/>
                <w:szCs w:val="20"/>
                <w:lang w:val="en-US" w:eastAsia="zh-CN"/>
              </w:rPr>
            </w:pPr>
          </w:p>
        </w:tc>
        <w:tc>
          <w:tcPr>
            <w:tcW w:w="2065" w:type="dxa"/>
          </w:tcPr>
          <w:p w14:paraId="3A414253" w14:textId="77777777" w:rsidR="00267633" w:rsidRPr="00267633" w:rsidRDefault="00267633" w:rsidP="00267633">
            <w:pPr>
              <w:spacing w:before="0" w:after="0" w:line="240" w:lineRule="auto"/>
              <w:rPr>
                <w:rFonts w:ascii="Times New Roman" w:hAnsi="Times New Roman" w:cs="Times New Roman"/>
                <w:b/>
                <w:szCs w:val="20"/>
                <w:lang w:val="en-US" w:eastAsia="zh-CN"/>
              </w:rPr>
            </w:pPr>
          </w:p>
        </w:tc>
        <w:tc>
          <w:tcPr>
            <w:tcW w:w="2451" w:type="dxa"/>
          </w:tcPr>
          <w:p w14:paraId="749A3D8B" w14:textId="77777777" w:rsidR="00267633" w:rsidRPr="00267633" w:rsidRDefault="00267633" w:rsidP="00267633">
            <w:pPr>
              <w:spacing w:before="0" w:after="0" w:line="240" w:lineRule="auto"/>
              <w:rPr>
                <w:rFonts w:ascii="Times New Roman" w:hAnsi="Times New Roman" w:cs="Times New Roman"/>
                <w:b/>
                <w:szCs w:val="20"/>
                <w:lang w:val="en-US" w:eastAsia="zh-CN"/>
              </w:rPr>
            </w:pPr>
          </w:p>
        </w:tc>
      </w:tr>
    </w:tbl>
    <w:p w14:paraId="6C00E2B4"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p>
    <w:p w14:paraId="79060E1F"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r w:rsidRPr="00267633">
        <w:rPr>
          <w:rFonts w:ascii="Times New Roman" w:hAnsi="Times New Roman" w:cs="Times New Roman"/>
          <w:szCs w:val="20"/>
          <w:lang w:val="en-US" w:eastAsia="zh-CN"/>
        </w:rPr>
        <w:t>State what this party wants as regards the other party’s above assets:</w:t>
      </w:r>
    </w:p>
    <w:p w14:paraId="7858A97A" w14:textId="77777777" w:rsidR="00267633" w:rsidRDefault="00267633" w:rsidP="00267633">
      <w:pPr>
        <w:spacing w:before="0" w:after="0" w:line="240" w:lineRule="auto"/>
        <w:divId w:val="2116439976"/>
        <w:rPr>
          <w:rFonts w:ascii="Times New Roman" w:hAnsi="Times New Roman" w:cs="Times New Roman"/>
          <w:szCs w:val="20"/>
          <w:lang w:val="en-US" w:eastAsia="zh-CN"/>
        </w:rPr>
      </w:pPr>
      <w:r w:rsidRPr="00267633">
        <w:rPr>
          <w:rFonts w:ascii="Times New Roman" w:hAnsi="Times New Roman" w:cs="Times New Roman"/>
          <w:szCs w:val="20"/>
          <w:lang w:val="en-US" w:eastAsia="zh-CN"/>
        </w:rPr>
        <w:t>[</w:t>
      </w:r>
      <w:r w:rsidRPr="00267633">
        <w:rPr>
          <w:rFonts w:ascii="Times New Roman" w:hAnsi="Times New Roman" w:cs="Times New Roman"/>
          <w:i/>
          <w:szCs w:val="20"/>
          <w:lang w:val="en-US" w:eastAsia="zh-CN"/>
        </w:rPr>
        <w:t>to specify</w:t>
      </w:r>
      <w:r w:rsidRPr="00267633">
        <w:rPr>
          <w:rFonts w:ascii="Times New Roman" w:hAnsi="Times New Roman" w:cs="Times New Roman"/>
          <w:szCs w:val="20"/>
          <w:lang w:val="en-US" w:eastAsia="zh-CN"/>
        </w:rPr>
        <w:t>]</w:t>
      </w:r>
    </w:p>
    <w:p w14:paraId="7C6AB503" w14:textId="77777777" w:rsidR="002F0484" w:rsidRDefault="002F0484" w:rsidP="00267633">
      <w:pPr>
        <w:spacing w:before="0" w:after="0" w:line="240" w:lineRule="auto"/>
        <w:divId w:val="2116439976"/>
        <w:rPr>
          <w:rFonts w:ascii="Times New Roman" w:hAnsi="Times New Roman" w:cs="Times New Roman"/>
          <w:szCs w:val="20"/>
          <w:lang w:val="en-US" w:eastAsia="zh-CN"/>
        </w:rPr>
      </w:pPr>
    </w:p>
    <w:p w14:paraId="24AF327F" w14:textId="77777777" w:rsidR="002F0484" w:rsidRPr="00267633" w:rsidRDefault="002F0484" w:rsidP="00267633">
      <w:pPr>
        <w:spacing w:before="0" w:after="0" w:line="240" w:lineRule="auto"/>
        <w:divId w:val="2116439976"/>
        <w:rPr>
          <w:rFonts w:ascii="Times New Roman" w:hAnsi="Times New Roman" w:cs="Times New Roman"/>
          <w:szCs w:val="20"/>
          <w:lang w:val="en-US" w:eastAsia="zh-CN"/>
        </w:rPr>
      </w:pPr>
    </w:p>
    <w:p w14:paraId="7030F618" w14:textId="77777777" w:rsidR="00267633" w:rsidRDefault="00267633" w:rsidP="00267633">
      <w:pPr>
        <w:spacing w:before="0" w:after="0" w:line="240" w:lineRule="auto"/>
        <w:divId w:val="2116439976"/>
        <w:rPr>
          <w:rFonts w:ascii="Times New Roman" w:hAnsi="Times New Roman" w:cs="Times New Roman"/>
          <w:szCs w:val="20"/>
          <w:lang w:val="en-US" w:eastAsia="zh-CN"/>
        </w:rPr>
      </w:pPr>
    </w:p>
    <w:p w14:paraId="215DED42" w14:textId="77777777" w:rsidR="00267633" w:rsidRPr="00267633" w:rsidRDefault="00267633" w:rsidP="00267633">
      <w:pPr>
        <w:spacing w:before="0" w:after="0" w:line="240" w:lineRule="auto"/>
        <w:divId w:val="2116439976"/>
        <w:rPr>
          <w:rFonts w:ascii="Times New Roman" w:hAnsi="Times New Roman" w:cs="Times New Roman"/>
          <w:b/>
          <w:szCs w:val="20"/>
          <w:lang w:val="en-US" w:eastAsia="zh-CN"/>
        </w:rPr>
      </w:pPr>
      <w:r w:rsidRPr="00267633">
        <w:rPr>
          <w:rFonts w:ascii="Times New Roman" w:hAnsi="Times New Roman" w:cs="Times New Roman"/>
          <w:b/>
          <w:szCs w:val="20"/>
          <w:lang w:val="en-US" w:eastAsia="zh-CN"/>
        </w:rPr>
        <w:lastRenderedPageBreak/>
        <w:t>B.</w:t>
      </w:r>
      <w:r w:rsidRPr="00267633">
        <w:rPr>
          <w:rFonts w:ascii="Times New Roman" w:hAnsi="Times New Roman" w:cs="Times New Roman"/>
          <w:b/>
          <w:szCs w:val="20"/>
          <w:lang w:val="en-US" w:eastAsia="zh-CN"/>
        </w:rPr>
        <w:tab/>
      </w:r>
      <w:r w:rsidRPr="00267633">
        <w:rPr>
          <w:rFonts w:ascii="Times New Roman" w:hAnsi="Times New Roman" w:cs="Times New Roman"/>
          <w:b/>
          <w:smallCaps/>
          <w:szCs w:val="20"/>
          <w:lang w:val="en-US" w:eastAsia="zh-CN"/>
        </w:rPr>
        <w:t>Maintenance</w:t>
      </w:r>
    </w:p>
    <w:p w14:paraId="2B63BE3E"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15"/>
        <w:gridCol w:w="3206"/>
        <w:gridCol w:w="2017"/>
        <w:gridCol w:w="2388"/>
      </w:tblGrid>
      <w:tr w:rsidR="00267633" w:rsidRPr="00267633" w14:paraId="2A93972F" w14:textId="77777777" w:rsidTr="00267633">
        <w:trPr>
          <w:divId w:val="2116439976"/>
          <w:tblHeader/>
        </w:trPr>
        <w:tc>
          <w:tcPr>
            <w:tcW w:w="819" w:type="dxa"/>
          </w:tcPr>
          <w:p w14:paraId="2C860C05" w14:textId="77777777" w:rsidR="00267633" w:rsidRPr="00267633" w:rsidRDefault="00267633" w:rsidP="00267633">
            <w:pPr>
              <w:spacing w:before="0" w:after="0" w:line="240" w:lineRule="auto"/>
              <w:jc w:val="center"/>
              <w:rPr>
                <w:rFonts w:ascii="Times New Roman" w:hAnsi="Times New Roman" w:cs="Times New Roman"/>
                <w:szCs w:val="20"/>
                <w:lang w:val="en-US" w:eastAsia="zh-CN"/>
              </w:rPr>
            </w:pPr>
            <w:r w:rsidRPr="00267633">
              <w:rPr>
                <w:rFonts w:ascii="Times New Roman" w:hAnsi="Times New Roman" w:cs="Times New Roman"/>
                <w:szCs w:val="20"/>
                <w:lang w:val="en-US" w:eastAsia="zh-CN"/>
              </w:rPr>
              <w:t>S/No.</w:t>
            </w:r>
          </w:p>
        </w:tc>
        <w:tc>
          <w:tcPr>
            <w:tcW w:w="3305" w:type="dxa"/>
          </w:tcPr>
          <w:p w14:paraId="2D87D7D6"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 xml:space="preserve">Item </w:t>
            </w:r>
          </w:p>
        </w:tc>
        <w:tc>
          <w:tcPr>
            <w:tcW w:w="2069" w:type="dxa"/>
          </w:tcPr>
          <w:p w14:paraId="4F6FF32D"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 xml:space="preserve">Information </w:t>
            </w:r>
          </w:p>
        </w:tc>
        <w:tc>
          <w:tcPr>
            <w:tcW w:w="2459" w:type="dxa"/>
          </w:tcPr>
          <w:p w14:paraId="14D0D54D"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Affidavit reference or supporting document</w:t>
            </w:r>
          </w:p>
        </w:tc>
      </w:tr>
      <w:tr w:rsidR="00267633" w:rsidRPr="00267633" w14:paraId="06238C63" w14:textId="77777777" w:rsidTr="00267633">
        <w:trPr>
          <w:divId w:val="2116439976"/>
        </w:trPr>
        <w:tc>
          <w:tcPr>
            <w:tcW w:w="819" w:type="dxa"/>
          </w:tcPr>
          <w:p w14:paraId="7B1B9FFE" w14:textId="77777777" w:rsidR="00267633" w:rsidRPr="00267633" w:rsidRDefault="00267633" w:rsidP="00267633">
            <w:pPr>
              <w:spacing w:before="0" w:after="0" w:line="240" w:lineRule="auto"/>
              <w:jc w:val="center"/>
              <w:rPr>
                <w:rFonts w:ascii="Times New Roman" w:hAnsi="Times New Roman" w:cs="Times New Roman"/>
                <w:szCs w:val="20"/>
                <w:lang w:val="en-US" w:eastAsia="zh-CN"/>
              </w:rPr>
            </w:pPr>
            <w:r w:rsidRPr="00267633">
              <w:rPr>
                <w:rFonts w:ascii="Times New Roman" w:hAnsi="Times New Roman" w:cs="Times New Roman"/>
                <w:szCs w:val="20"/>
                <w:lang w:val="en-US" w:eastAsia="zh-CN"/>
              </w:rPr>
              <w:t>1</w:t>
            </w:r>
          </w:p>
        </w:tc>
        <w:tc>
          <w:tcPr>
            <w:tcW w:w="3305" w:type="dxa"/>
          </w:tcPr>
          <w:p w14:paraId="6DD5BCC5"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Party’s income</w:t>
            </w:r>
          </w:p>
          <w:p w14:paraId="3BB7C82E" w14:textId="77777777" w:rsidR="00267633" w:rsidRPr="00267633" w:rsidRDefault="00267633" w:rsidP="00267633">
            <w:pPr>
              <w:spacing w:before="0" w:after="0" w:line="240" w:lineRule="auto"/>
              <w:rPr>
                <w:rFonts w:ascii="Times New Roman" w:hAnsi="Times New Roman" w:cs="Times New Roman"/>
                <w:szCs w:val="20"/>
                <w:lang w:val="en-US" w:eastAsia="zh-CN"/>
              </w:rPr>
            </w:pPr>
          </w:p>
        </w:tc>
        <w:tc>
          <w:tcPr>
            <w:tcW w:w="2069" w:type="dxa"/>
          </w:tcPr>
          <w:p w14:paraId="148754DF" w14:textId="77777777" w:rsidR="00267633" w:rsidRPr="00267633" w:rsidRDefault="00267633" w:rsidP="00267633">
            <w:pPr>
              <w:spacing w:before="0" w:after="0" w:line="240" w:lineRule="auto"/>
              <w:rPr>
                <w:rFonts w:ascii="Times New Roman" w:hAnsi="Times New Roman" w:cs="Times New Roman"/>
                <w:b/>
                <w:szCs w:val="20"/>
                <w:lang w:val="en-US" w:eastAsia="zh-CN"/>
              </w:rPr>
            </w:pPr>
          </w:p>
        </w:tc>
        <w:tc>
          <w:tcPr>
            <w:tcW w:w="2459" w:type="dxa"/>
          </w:tcPr>
          <w:p w14:paraId="26CF9F6B" w14:textId="77777777" w:rsidR="00267633" w:rsidRPr="00267633" w:rsidRDefault="00267633" w:rsidP="00267633">
            <w:pPr>
              <w:spacing w:before="0" w:after="0" w:line="240" w:lineRule="auto"/>
              <w:rPr>
                <w:rFonts w:ascii="Times New Roman" w:hAnsi="Times New Roman" w:cs="Times New Roman"/>
                <w:b/>
                <w:szCs w:val="20"/>
                <w:lang w:val="en-US" w:eastAsia="zh-CN"/>
              </w:rPr>
            </w:pPr>
            <w:r w:rsidRPr="00267633">
              <w:rPr>
                <w:rFonts w:ascii="Times New Roman" w:hAnsi="Times New Roman" w:cs="Times New Roman"/>
                <w:szCs w:val="20"/>
                <w:lang w:val="en-US" w:eastAsia="zh-CN"/>
              </w:rPr>
              <w:t>[</w:t>
            </w:r>
            <w:r w:rsidRPr="00267633">
              <w:rPr>
                <w:rFonts w:ascii="Times New Roman" w:hAnsi="Times New Roman" w:cs="Times New Roman"/>
                <w:i/>
                <w:szCs w:val="20"/>
                <w:lang w:val="en-US" w:eastAsia="zh-CN"/>
              </w:rPr>
              <w:t>In this column, state exactly where the document may be found, giving the page number of the relevant affidavit or bundle of documents, as appropriate.</w:t>
            </w:r>
            <w:r w:rsidRPr="00267633">
              <w:rPr>
                <w:rFonts w:ascii="Times New Roman" w:hAnsi="Times New Roman" w:cs="Times New Roman"/>
                <w:szCs w:val="20"/>
                <w:lang w:val="en-US" w:eastAsia="zh-CN"/>
              </w:rPr>
              <w:t>]</w:t>
            </w:r>
          </w:p>
        </w:tc>
      </w:tr>
      <w:tr w:rsidR="00267633" w:rsidRPr="00267633" w14:paraId="5A1A62D0" w14:textId="77777777" w:rsidTr="00267633">
        <w:trPr>
          <w:divId w:val="2116439976"/>
        </w:trPr>
        <w:tc>
          <w:tcPr>
            <w:tcW w:w="819" w:type="dxa"/>
          </w:tcPr>
          <w:p w14:paraId="1CCD7481" w14:textId="77777777" w:rsidR="00267633" w:rsidRPr="00267633" w:rsidRDefault="00267633" w:rsidP="00267633">
            <w:pPr>
              <w:spacing w:before="0" w:after="0" w:line="240" w:lineRule="auto"/>
              <w:jc w:val="center"/>
              <w:rPr>
                <w:rFonts w:ascii="Times New Roman" w:hAnsi="Times New Roman" w:cs="Times New Roman"/>
                <w:szCs w:val="20"/>
                <w:lang w:val="en-US" w:eastAsia="zh-CN"/>
              </w:rPr>
            </w:pPr>
            <w:r w:rsidRPr="00267633">
              <w:rPr>
                <w:rFonts w:ascii="Times New Roman" w:hAnsi="Times New Roman" w:cs="Times New Roman"/>
                <w:szCs w:val="20"/>
                <w:lang w:val="en-US" w:eastAsia="zh-CN"/>
              </w:rPr>
              <w:t>2</w:t>
            </w:r>
          </w:p>
        </w:tc>
        <w:tc>
          <w:tcPr>
            <w:tcW w:w="3305" w:type="dxa"/>
          </w:tcPr>
          <w:p w14:paraId="10FB37BB"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Party’s occupation</w:t>
            </w:r>
          </w:p>
          <w:p w14:paraId="1095C39F" w14:textId="77777777" w:rsidR="00267633" w:rsidRPr="00267633" w:rsidRDefault="00267633" w:rsidP="00267633">
            <w:pPr>
              <w:spacing w:before="0" w:after="0" w:line="240" w:lineRule="auto"/>
              <w:rPr>
                <w:rFonts w:ascii="Times New Roman" w:hAnsi="Times New Roman" w:cs="Times New Roman"/>
                <w:szCs w:val="20"/>
                <w:lang w:val="en-US" w:eastAsia="zh-CN"/>
              </w:rPr>
            </w:pPr>
          </w:p>
        </w:tc>
        <w:tc>
          <w:tcPr>
            <w:tcW w:w="2069" w:type="dxa"/>
          </w:tcPr>
          <w:p w14:paraId="5C7E7790" w14:textId="77777777" w:rsidR="00267633" w:rsidRPr="00267633" w:rsidRDefault="00267633" w:rsidP="00267633">
            <w:pPr>
              <w:spacing w:before="0" w:after="0" w:line="240" w:lineRule="auto"/>
              <w:rPr>
                <w:rFonts w:ascii="Times New Roman" w:hAnsi="Times New Roman" w:cs="Times New Roman"/>
                <w:b/>
                <w:szCs w:val="20"/>
                <w:lang w:val="en-US" w:eastAsia="zh-CN"/>
              </w:rPr>
            </w:pPr>
          </w:p>
        </w:tc>
        <w:tc>
          <w:tcPr>
            <w:tcW w:w="2459" w:type="dxa"/>
          </w:tcPr>
          <w:p w14:paraId="7ABDB01E" w14:textId="77777777" w:rsidR="00267633" w:rsidRPr="00267633" w:rsidRDefault="00267633" w:rsidP="00267633">
            <w:pPr>
              <w:spacing w:before="0" w:after="0" w:line="240" w:lineRule="auto"/>
              <w:rPr>
                <w:rFonts w:ascii="Times New Roman" w:hAnsi="Times New Roman" w:cs="Times New Roman"/>
                <w:b/>
                <w:szCs w:val="20"/>
                <w:lang w:val="en-US" w:eastAsia="zh-CN"/>
              </w:rPr>
            </w:pPr>
          </w:p>
        </w:tc>
      </w:tr>
      <w:tr w:rsidR="00267633" w:rsidRPr="00267633" w14:paraId="02712941" w14:textId="77777777" w:rsidTr="00267633">
        <w:trPr>
          <w:divId w:val="2116439976"/>
        </w:trPr>
        <w:tc>
          <w:tcPr>
            <w:tcW w:w="819" w:type="dxa"/>
          </w:tcPr>
          <w:p w14:paraId="414D9F67" w14:textId="77777777" w:rsidR="00267633" w:rsidRPr="00267633" w:rsidRDefault="00267633" w:rsidP="00267633">
            <w:pPr>
              <w:spacing w:before="0" w:after="0" w:line="240" w:lineRule="auto"/>
              <w:jc w:val="center"/>
              <w:rPr>
                <w:rFonts w:ascii="Times New Roman" w:hAnsi="Times New Roman" w:cs="Times New Roman"/>
                <w:szCs w:val="20"/>
                <w:lang w:val="en-US" w:eastAsia="zh-CN"/>
              </w:rPr>
            </w:pPr>
            <w:r w:rsidRPr="00267633">
              <w:rPr>
                <w:rFonts w:ascii="Times New Roman" w:hAnsi="Times New Roman" w:cs="Times New Roman"/>
                <w:szCs w:val="20"/>
                <w:lang w:val="en-US" w:eastAsia="zh-CN"/>
              </w:rPr>
              <w:t>3</w:t>
            </w:r>
          </w:p>
        </w:tc>
        <w:tc>
          <w:tcPr>
            <w:tcW w:w="3305" w:type="dxa"/>
          </w:tcPr>
          <w:p w14:paraId="59E90417"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 xml:space="preserve">Party’s total monthly expenses </w:t>
            </w:r>
          </w:p>
          <w:p w14:paraId="5B4EBFBE" w14:textId="77777777" w:rsidR="00267633" w:rsidRPr="00267633" w:rsidRDefault="00267633" w:rsidP="00267633">
            <w:pPr>
              <w:spacing w:before="0" w:after="0" w:line="240" w:lineRule="auto"/>
              <w:rPr>
                <w:rFonts w:ascii="Times New Roman" w:hAnsi="Times New Roman" w:cs="Times New Roman"/>
                <w:b/>
                <w:szCs w:val="20"/>
                <w:lang w:val="en-US" w:eastAsia="zh-CN"/>
              </w:rPr>
            </w:pPr>
          </w:p>
        </w:tc>
        <w:tc>
          <w:tcPr>
            <w:tcW w:w="2069" w:type="dxa"/>
          </w:tcPr>
          <w:p w14:paraId="771ED09C" w14:textId="77777777" w:rsidR="00267633" w:rsidRPr="00267633" w:rsidRDefault="00267633" w:rsidP="00267633">
            <w:pPr>
              <w:spacing w:before="0" w:after="0" w:line="240" w:lineRule="auto"/>
              <w:rPr>
                <w:rFonts w:ascii="Times New Roman" w:hAnsi="Times New Roman" w:cs="Times New Roman"/>
                <w:b/>
                <w:szCs w:val="20"/>
                <w:lang w:val="en-US" w:eastAsia="zh-CN"/>
              </w:rPr>
            </w:pPr>
          </w:p>
        </w:tc>
        <w:tc>
          <w:tcPr>
            <w:tcW w:w="2459" w:type="dxa"/>
          </w:tcPr>
          <w:p w14:paraId="7435E2C9" w14:textId="77777777" w:rsidR="00267633" w:rsidRPr="00267633" w:rsidRDefault="00267633" w:rsidP="00267633">
            <w:pPr>
              <w:spacing w:before="0" w:after="0" w:line="240" w:lineRule="auto"/>
              <w:rPr>
                <w:rFonts w:ascii="Times New Roman" w:hAnsi="Times New Roman" w:cs="Times New Roman"/>
                <w:i/>
                <w:szCs w:val="20"/>
                <w:lang w:val="en-US" w:eastAsia="zh-CN"/>
              </w:rPr>
            </w:pPr>
            <w:r w:rsidRPr="00267633">
              <w:rPr>
                <w:rFonts w:ascii="Times New Roman" w:hAnsi="Times New Roman" w:cs="Times New Roman"/>
                <w:i/>
                <w:szCs w:val="20"/>
                <w:lang w:val="en-US" w:eastAsia="zh-CN"/>
              </w:rPr>
              <w:t>[State where the breakdown of the party’s expenses can be found.]</w:t>
            </w:r>
          </w:p>
          <w:p w14:paraId="524A2B6F" w14:textId="77777777" w:rsidR="00267633" w:rsidRPr="00267633" w:rsidRDefault="00267633" w:rsidP="00267633">
            <w:pPr>
              <w:spacing w:before="0" w:after="0" w:line="240" w:lineRule="auto"/>
              <w:rPr>
                <w:rFonts w:ascii="Times New Roman" w:hAnsi="Times New Roman" w:cs="Times New Roman"/>
                <w:b/>
                <w:szCs w:val="20"/>
                <w:lang w:val="en-US" w:eastAsia="zh-CN"/>
              </w:rPr>
            </w:pPr>
          </w:p>
        </w:tc>
      </w:tr>
      <w:tr w:rsidR="00267633" w:rsidRPr="00267633" w14:paraId="12D3B200" w14:textId="77777777" w:rsidTr="00267633">
        <w:trPr>
          <w:divId w:val="2116439976"/>
        </w:trPr>
        <w:tc>
          <w:tcPr>
            <w:tcW w:w="819" w:type="dxa"/>
          </w:tcPr>
          <w:p w14:paraId="4A48539E" w14:textId="77777777" w:rsidR="00267633" w:rsidRPr="00267633" w:rsidRDefault="00267633" w:rsidP="00267633">
            <w:pPr>
              <w:spacing w:before="0" w:after="0" w:line="240" w:lineRule="auto"/>
              <w:jc w:val="center"/>
              <w:rPr>
                <w:rFonts w:ascii="Times New Roman" w:hAnsi="Times New Roman" w:cs="Times New Roman"/>
                <w:szCs w:val="20"/>
                <w:lang w:val="en-US" w:eastAsia="zh-CN"/>
              </w:rPr>
            </w:pPr>
            <w:r w:rsidRPr="00267633">
              <w:rPr>
                <w:rFonts w:ascii="Times New Roman" w:hAnsi="Times New Roman" w:cs="Times New Roman"/>
                <w:szCs w:val="20"/>
                <w:lang w:val="en-US" w:eastAsia="zh-CN"/>
              </w:rPr>
              <w:t>4</w:t>
            </w:r>
          </w:p>
        </w:tc>
        <w:tc>
          <w:tcPr>
            <w:tcW w:w="3305" w:type="dxa"/>
          </w:tcPr>
          <w:p w14:paraId="53BCA64C"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Children’s total monthly expenses</w:t>
            </w:r>
          </w:p>
          <w:p w14:paraId="0744908C" w14:textId="77777777" w:rsidR="00267633" w:rsidRPr="00267633" w:rsidRDefault="00267633" w:rsidP="00267633">
            <w:pPr>
              <w:spacing w:before="0" w:after="0" w:line="240" w:lineRule="auto"/>
              <w:rPr>
                <w:rFonts w:ascii="Times New Roman" w:hAnsi="Times New Roman" w:cs="Times New Roman"/>
                <w:szCs w:val="20"/>
                <w:lang w:val="en-US" w:eastAsia="zh-CN"/>
              </w:rPr>
            </w:pPr>
          </w:p>
        </w:tc>
        <w:tc>
          <w:tcPr>
            <w:tcW w:w="2069" w:type="dxa"/>
          </w:tcPr>
          <w:p w14:paraId="6C6A03A7" w14:textId="77777777" w:rsidR="00267633" w:rsidRPr="00267633" w:rsidRDefault="00267633" w:rsidP="00267633">
            <w:pPr>
              <w:spacing w:before="0" w:after="0" w:line="240" w:lineRule="auto"/>
              <w:rPr>
                <w:rFonts w:ascii="Times New Roman" w:hAnsi="Times New Roman" w:cs="Times New Roman"/>
                <w:i/>
                <w:szCs w:val="20"/>
                <w:lang w:val="en-US" w:eastAsia="zh-CN"/>
              </w:rPr>
            </w:pPr>
            <w:r w:rsidRPr="00267633">
              <w:rPr>
                <w:rFonts w:ascii="Times New Roman" w:hAnsi="Times New Roman" w:cs="Times New Roman"/>
                <w:i/>
                <w:szCs w:val="20"/>
                <w:lang w:val="en-US" w:eastAsia="zh-CN"/>
              </w:rPr>
              <w:t>[State sub-total for each child, followed by the total amount for all children.]</w:t>
            </w:r>
          </w:p>
          <w:p w14:paraId="3A1B11BC" w14:textId="77777777" w:rsidR="00267633" w:rsidRPr="00267633" w:rsidRDefault="00267633" w:rsidP="00267633">
            <w:pPr>
              <w:spacing w:before="0" w:after="0" w:line="240" w:lineRule="auto"/>
              <w:rPr>
                <w:rFonts w:ascii="Times New Roman" w:hAnsi="Times New Roman" w:cs="Times New Roman"/>
                <w:b/>
                <w:szCs w:val="20"/>
                <w:lang w:val="en-US" w:eastAsia="zh-CN"/>
              </w:rPr>
            </w:pPr>
          </w:p>
        </w:tc>
        <w:tc>
          <w:tcPr>
            <w:tcW w:w="2459" w:type="dxa"/>
          </w:tcPr>
          <w:p w14:paraId="3B841AB6" w14:textId="77777777" w:rsidR="00267633" w:rsidRPr="00267633" w:rsidRDefault="00267633" w:rsidP="00267633">
            <w:pPr>
              <w:spacing w:before="0" w:after="0" w:line="240" w:lineRule="auto"/>
              <w:rPr>
                <w:rFonts w:ascii="Times New Roman" w:hAnsi="Times New Roman" w:cs="Times New Roman"/>
                <w:i/>
                <w:szCs w:val="20"/>
                <w:lang w:val="en-US" w:eastAsia="zh-CN"/>
              </w:rPr>
            </w:pPr>
            <w:r w:rsidRPr="00267633">
              <w:rPr>
                <w:rFonts w:ascii="Times New Roman" w:hAnsi="Times New Roman" w:cs="Times New Roman"/>
                <w:i/>
                <w:szCs w:val="20"/>
                <w:lang w:val="en-US" w:eastAsia="zh-CN"/>
              </w:rPr>
              <w:t>[State where the breakdown of the children’s expenses can be found.]</w:t>
            </w:r>
          </w:p>
          <w:p w14:paraId="5601818C" w14:textId="77777777" w:rsidR="00267633" w:rsidRPr="00267633" w:rsidRDefault="00267633" w:rsidP="00267633">
            <w:pPr>
              <w:spacing w:before="0" w:after="0" w:line="240" w:lineRule="auto"/>
              <w:rPr>
                <w:rFonts w:ascii="Times New Roman" w:hAnsi="Times New Roman" w:cs="Times New Roman"/>
                <w:b/>
                <w:szCs w:val="20"/>
                <w:lang w:val="en-US" w:eastAsia="zh-CN"/>
              </w:rPr>
            </w:pPr>
          </w:p>
        </w:tc>
      </w:tr>
      <w:tr w:rsidR="00267633" w:rsidRPr="00267633" w14:paraId="1E19F76C" w14:textId="77777777" w:rsidTr="00267633">
        <w:trPr>
          <w:divId w:val="2116439976"/>
        </w:trPr>
        <w:tc>
          <w:tcPr>
            <w:tcW w:w="819" w:type="dxa"/>
          </w:tcPr>
          <w:p w14:paraId="5E60712E" w14:textId="77777777" w:rsidR="00267633" w:rsidRPr="00267633" w:rsidRDefault="00267633" w:rsidP="00267633">
            <w:pPr>
              <w:spacing w:before="0" w:after="0" w:line="240" w:lineRule="auto"/>
              <w:jc w:val="center"/>
              <w:rPr>
                <w:rFonts w:ascii="Times New Roman" w:hAnsi="Times New Roman" w:cs="Times New Roman"/>
                <w:szCs w:val="20"/>
                <w:lang w:val="en-US" w:eastAsia="zh-CN"/>
              </w:rPr>
            </w:pPr>
            <w:r w:rsidRPr="00267633">
              <w:rPr>
                <w:rFonts w:ascii="Times New Roman" w:hAnsi="Times New Roman" w:cs="Times New Roman"/>
                <w:szCs w:val="20"/>
                <w:lang w:val="en-US" w:eastAsia="zh-CN"/>
              </w:rPr>
              <w:t>5</w:t>
            </w:r>
          </w:p>
        </w:tc>
        <w:tc>
          <w:tcPr>
            <w:tcW w:w="3305" w:type="dxa"/>
          </w:tcPr>
          <w:p w14:paraId="34E2E0FB"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Existing maintenance order/existing voluntary payment for wife/incapacitated husband*</w:t>
            </w:r>
          </w:p>
        </w:tc>
        <w:tc>
          <w:tcPr>
            <w:tcW w:w="2069" w:type="dxa"/>
          </w:tcPr>
          <w:p w14:paraId="7EDDCCE7" w14:textId="77777777" w:rsidR="00267633" w:rsidRPr="00267633" w:rsidRDefault="00267633" w:rsidP="00267633">
            <w:pPr>
              <w:spacing w:before="0" w:after="0" w:line="240" w:lineRule="auto"/>
              <w:rPr>
                <w:rFonts w:ascii="Times New Roman" w:hAnsi="Times New Roman" w:cs="Times New Roman"/>
                <w:b/>
                <w:szCs w:val="20"/>
                <w:lang w:val="en-US" w:eastAsia="zh-CN"/>
              </w:rPr>
            </w:pPr>
          </w:p>
        </w:tc>
        <w:tc>
          <w:tcPr>
            <w:tcW w:w="2459" w:type="dxa"/>
          </w:tcPr>
          <w:p w14:paraId="1E0AC450" w14:textId="77777777" w:rsidR="00267633" w:rsidRPr="00267633" w:rsidRDefault="00267633" w:rsidP="00267633">
            <w:pPr>
              <w:spacing w:before="0" w:after="0" w:line="240" w:lineRule="auto"/>
              <w:rPr>
                <w:rFonts w:ascii="Times New Roman" w:hAnsi="Times New Roman" w:cs="Times New Roman"/>
                <w:b/>
                <w:szCs w:val="20"/>
                <w:lang w:val="en-US" w:eastAsia="zh-CN"/>
              </w:rPr>
            </w:pPr>
          </w:p>
        </w:tc>
      </w:tr>
      <w:tr w:rsidR="00267633" w:rsidRPr="00267633" w14:paraId="639FBD2F" w14:textId="77777777" w:rsidTr="00267633">
        <w:trPr>
          <w:divId w:val="2116439976"/>
        </w:trPr>
        <w:tc>
          <w:tcPr>
            <w:tcW w:w="819" w:type="dxa"/>
          </w:tcPr>
          <w:p w14:paraId="6535B336" w14:textId="77777777" w:rsidR="00267633" w:rsidRPr="00267633" w:rsidRDefault="00267633" w:rsidP="00267633">
            <w:pPr>
              <w:spacing w:before="0" w:after="0" w:line="240" w:lineRule="auto"/>
              <w:jc w:val="center"/>
              <w:rPr>
                <w:rFonts w:ascii="Times New Roman" w:hAnsi="Times New Roman" w:cs="Times New Roman"/>
                <w:szCs w:val="20"/>
                <w:lang w:val="en-US" w:eastAsia="zh-CN"/>
              </w:rPr>
            </w:pPr>
            <w:r w:rsidRPr="00267633">
              <w:rPr>
                <w:rFonts w:ascii="Times New Roman" w:hAnsi="Times New Roman" w:cs="Times New Roman"/>
                <w:szCs w:val="20"/>
                <w:lang w:val="en-US" w:eastAsia="zh-CN"/>
              </w:rPr>
              <w:t>6</w:t>
            </w:r>
          </w:p>
        </w:tc>
        <w:tc>
          <w:tcPr>
            <w:tcW w:w="3305" w:type="dxa"/>
          </w:tcPr>
          <w:p w14:paraId="58291BAC"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Existing maintenance order/existing voluntary payment for children*</w:t>
            </w:r>
          </w:p>
        </w:tc>
        <w:tc>
          <w:tcPr>
            <w:tcW w:w="2069" w:type="dxa"/>
          </w:tcPr>
          <w:p w14:paraId="3C177565" w14:textId="77777777" w:rsidR="00267633" w:rsidRPr="00267633" w:rsidRDefault="00267633" w:rsidP="00267633">
            <w:pPr>
              <w:spacing w:before="0" w:after="0" w:line="240" w:lineRule="auto"/>
              <w:rPr>
                <w:rFonts w:ascii="Times New Roman" w:hAnsi="Times New Roman" w:cs="Times New Roman"/>
                <w:b/>
                <w:szCs w:val="20"/>
                <w:lang w:val="en-US" w:eastAsia="zh-CN"/>
              </w:rPr>
            </w:pPr>
          </w:p>
        </w:tc>
        <w:tc>
          <w:tcPr>
            <w:tcW w:w="2459" w:type="dxa"/>
          </w:tcPr>
          <w:p w14:paraId="6AFF6A59" w14:textId="77777777" w:rsidR="00267633" w:rsidRPr="00267633" w:rsidRDefault="00267633" w:rsidP="00267633">
            <w:pPr>
              <w:spacing w:before="0" w:after="0" w:line="240" w:lineRule="auto"/>
              <w:rPr>
                <w:rFonts w:ascii="Times New Roman" w:hAnsi="Times New Roman" w:cs="Times New Roman"/>
                <w:b/>
                <w:szCs w:val="20"/>
                <w:lang w:val="en-US" w:eastAsia="zh-CN"/>
              </w:rPr>
            </w:pPr>
          </w:p>
        </w:tc>
      </w:tr>
      <w:tr w:rsidR="00267633" w:rsidRPr="00267633" w14:paraId="4860CA05" w14:textId="77777777" w:rsidTr="00267633">
        <w:trPr>
          <w:divId w:val="2116439976"/>
        </w:trPr>
        <w:tc>
          <w:tcPr>
            <w:tcW w:w="819" w:type="dxa"/>
          </w:tcPr>
          <w:p w14:paraId="0229A0CD" w14:textId="77777777" w:rsidR="00267633" w:rsidRPr="00267633" w:rsidRDefault="00267633" w:rsidP="00267633">
            <w:pPr>
              <w:spacing w:before="0" w:after="0" w:line="240" w:lineRule="auto"/>
              <w:jc w:val="center"/>
              <w:rPr>
                <w:rFonts w:ascii="Times New Roman" w:hAnsi="Times New Roman" w:cs="Times New Roman"/>
                <w:szCs w:val="20"/>
                <w:lang w:val="en-US" w:eastAsia="zh-CN"/>
              </w:rPr>
            </w:pPr>
            <w:r w:rsidRPr="00267633">
              <w:rPr>
                <w:rFonts w:ascii="Times New Roman" w:hAnsi="Times New Roman" w:cs="Times New Roman"/>
                <w:szCs w:val="20"/>
                <w:lang w:val="en-US" w:eastAsia="zh-CN"/>
              </w:rPr>
              <w:t>7</w:t>
            </w:r>
          </w:p>
        </w:tc>
        <w:tc>
          <w:tcPr>
            <w:tcW w:w="3305" w:type="dxa"/>
          </w:tcPr>
          <w:p w14:paraId="120A7B18"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 xml:space="preserve">Existing maintenance order/existing voluntary payment for household* </w:t>
            </w:r>
          </w:p>
        </w:tc>
        <w:tc>
          <w:tcPr>
            <w:tcW w:w="2069" w:type="dxa"/>
          </w:tcPr>
          <w:p w14:paraId="3720F80D" w14:textId="77777777" w:rsidR="00267633" w:rsidRPr="00267633" w:rsidRDefault="00267633" w:rsidP="00267633">
            <w:pPr>
              <w:spacing w:before="0" w:after="0" w:line="240" w:lineRule="auto"/>
              <w:rPr>
                <w:rFonts w:ascii="Times New Roman" w:hAnsi="Times New Roman" w:cs="Times New Roman"/>
                <w:b/>
                <w:szCs w:val="20"/>
                <w:lang w:val="en-US" w:eastAsia="zh-CN"/>
              </w:rPr>
            </w:pPr>
          </w:p>
        </w:tc>
        <w:tc>
          <w:tcPr>
            <w:tcW w:w="2459" w:type="dxa"/>
          </w:tcPr>
          <w:p w14:paraId="06D8DB46" w14:textId="77777777" w:rsidR="00267633" w:rsidRPr="00267633" w:rsidRDefault="00267633" w:rsidP="00267633">
            <w:pPr>
              <w:spacing w:before="0" w:after="0" w:line="240" w:lineRule="auto"/>
              <w:rPr>
                <w:rFonts w:ascii="Times New Roman" w:hAnsi="Times New Roman" w:cs="Times New Roman"/>
                <w:b/>
                <w:szCs w:val="20"/>
                <w:lang w:val="en-US" w:eastAsia="zh-CN"/>
              </w:rPr>
            </w:pPr>
          </w:p>
        </w:tc>
      </w:tr>
    </w:tbl>
    <w:p w14:paraId="4433077F"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p>
    <w:p w14:paraId="74B35944" w14:textId="77777777" w:rsidR="00267633" w:rsidRPr="00267633" w:rsidRDefault="00267633" w:rsidP="00267633">
      <w:pPr>
        <w:spacing w:before="0" w:after="0" w:line="240" w:lineRule="auto"/>
        <w:divId w:val="2116439976"/>
        <w:rPr>
          <w:rFonts w:ascii="Times New Roman" w:hAnsi="Times New Roman" w:cs="Times New Roman"/>
          <w:b/>
          <w:szCs w:val="20"/>
          <w:lang w:val="en-US" w:eastAsia="zh-CN"/>
        </w:rPr>
      </w:pPr>
      <w:r w:rsidRPr="00267633">
        <w:rPr>
          <w:rFonts w:ascii="Times New Roman" w:hAnsi="Times New Roman" w:cs="Times New Roman"/>
          <w:b/>
          <w:szCs w:val="20"/>
          <w:lang w:val="en-US" w:eastAsia="zh-CN"/>
        </w:rPr>
        <w:t>I.</w:t>
      </w:r>
      <w:r w:rsidRPr="00267633">
        <w:rPr>
          <w:rFonts w:ascii="Times New Roman" w:hAnsi="Times New Roman" w:cs="Times New Roman"/>
          <w:b/>
          <w:szCs w:val="20"/>
          <w:lang w:val="en-US" w:eastAsia="zh-CN"/>
        </w:rPr>
        <w:tab/>
        <w:t>Maintenance of children</w:t>
      </w:r>
    </w:p>
    <w:p w14:paraId="1F748682"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p>
    <w:p w14:paraId="5458E5FE" w14:textId="77777777" w:rsidR="00267633" w:rsidRPr="00267633" w:rsidRDefault="00267633" w:rsidP="00267633">
      <w:pPr>
        <w:spacing w:before="0" w:after="0" w:line="240" w:lineRule="auto"/>
        <w:jc w:val="both"/>
        <w:divId w:val="2116439976"/>
        <w:rPr>
          <w:rFonts w:ascii="Times New Roman" w:hAnsi="Times New Roman" w:cs="Times New Roman"/>
          <w:szCs w:val="20"/>
          <w:lang w:val="en-US" w:eastAsia="zh-CN"/>
        </w:rPr>
      </w:pPr>
      <w:r w:rsidRPr="00267633">
        <w:rPr>
          <w:rFonts w:ascii="Times New Roman" w:hAnsi="Times New Roman" w:cs="Times New Roman"/>
          <w:szCs w:val="20"/>
          <w:lang w:val="en-US" w:eastAsia="zh-CN"/>
        </w:rPr>
        <w:t>State how the children’s total expenses should be divided (i.e. whether parties are to bear them equally, whether one party is to bear all the expenses, whether the expenses are to be divided 70:30, etc.):</w:t>
      </w:r>
    </w:p>
    <w:p w14:paraId="717C2706"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r w:rsidRPr="00267633">
        <w:rPr>
          <w:rFonts w:ascii="Times New Roman" w:hAnsi="Times New Roman" w:cs="Times New Roman"/>
          <w:szCs w:val="20"/>
          <w:lang w:val="en-US" w:eastAsia="zh-CN"/>
        </w:rPr>
        <w:t>[</w:t>
      </w:r>
      <w:r w:rsidRPr="00267633">
        <w:rPr>
          <w:rFonts w:ascii="Times New Roman" w:hAnsi="Times New Roman" w:cs="Times New Roman"/>
          <w:i/>
          <w:szCs w:val="20"/>
          <w:lang w:val="en-US" w:eastAsia="zh-CN"/>
        </w:rPr>
        <w:t>to specify</w:t>
      </w:r>
      <w:r w:rsidRPr="00267633">
        <w:rPr>
          <w:rFonts w:ascii="Times New Roman" w:hAnsi="Times New Roman" w:cs="Times New Roman"/>
          <w:szCs w:val="20"/>
          <w:lang w:val="en-US" w:eastAsia="zh-CN"/>
        </w:rPr>
        <w:t>]</w:t>
      </w:r>
    </w:p>
    <w:p w14:paraId="42F204A5"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p>
    <w:p w14:paraId="59A90455" w14:textId="77777777" w:rsidR="00267633" w:rsidRPr="00267633" w:rsidRDefault="00267633" w:rsidP="00267633">
      <w:pPr>
        <w:spacing w:before="0" w:after="0" w:line="240" w:lineRule="auto"/>
        <w:divId w:val="2116439976"/>
        <w:rPr>
          <w:rFonts w:ascii="Times New Roman" w:hAnsi="Times New Roman" w:cs="Times New Roman"/>
          <w:b/>
          <w:szCs w:val="20"/>
          <w:lang w:val="en-US" w:eastAsia="zh-CN"/>
        </w:rPr>
      </w:pPr>
      <w:r w:rsidRPr="00267633">
        <w:rPr>
          <w:rFonts w:ascii="Times New Roman" w:hAnsi="Times New Roman" w:cs="Times New Roman"/>
          <w:b/>
          <w:szCs w:val="20"/>
          <w:lang w:val="en-US" w:eastAsia="zh-CN"/>
        </w:rPr>
        <w:t>II.</w:t>
      </w:r>
      <w:r w:rsidRPr="00267633">
        <w:rPr>
          <w:rFonts w:ascii="Times New Roman" w:hAnsi="Times New Roman" w:cs="Times New Roman"/>
          <w:b/>
          <w:szCs w:val="20"/>
          <w:lang w:val="en-US" w:eastAsia="zh-CN"/>
        </w:rPr>
        <w:tab/>
        <w:t>Maintenance of wife/incapacitated husband*</w:t>
      </w:r>
    </w:p>
    <w:p w14:paraId="44181B47"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p>
    <w:p w14:paraId="6BDB49EF"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r w:rsidRPr="00267633">
        <w:rPr>
          <w:rFonts w:ascii="Times New Roman" w:hAnsi="Times New Roman" w:cs="Times New Roman"/>
          <w:szCs w:val="20"/>
          <w:lang w:val="en-US" w:eastAsia="zh-CN"/>
        </w:rPr>
        <w:t>State the amount the wife/incapacitated husband is asking for maintenance</w:t>
      </w:r>
      <w:proofErr w:type="gramStart"/>
      <w:r w:rsidRPr="00267633">
        <w:rPr>
          <w:rFonts w:ascii="Times New Roman" w:hAnsi="Times New Roman" w:cs="Times New Roman"/>
          <w:szCs w:val="20"/>
          <w:lang w:val="en-US" w:eastAsia="zh-CN"/>
        </w:rPr>
        <w:t>:  [</w:t>
      </w:r>
      <w:proofErr w:type="gramEnd"/>
      <w:r w:rsidRPr="00267633">
        <w:rPr>
          <w:rFonts w:ascii="Times New Roman" w:hAnsi="Times New Roman" w:cs="Times New Roman"/>
          <w:i/>
          <w:szCs w:val="20"/>
          <w:lang w:val="en-US" w:eastAsia="zh-CN"/>
        </w:rPr>
        <w:t>to specify</w:t>
      </w:r>
      <w:r w:rsidRPr="00267633">
        <w:rPr>
          <w:rFonts w:ascii="Times New Roman" w:hAnsi="Times New Roman" w:cs="Times New Roman"/>
          <w:szCs w:val="20"/>
          <w:lang w:val="en-US" w:eastAsia="zh-CN"/>
        </w:rPr>
        <w:t>]</w:t>
      </w:r>
    </w:p>
    <w:p w14:paraId="56B0392E"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r w:rsidRPr="00267633">
        <w:rPr>
          <w:rFonts w:ascii="Times New Roman" w:hAnsi="Times New Roman" w:cs="Times New Roman"/>
          <w:szCs w:val="20"/>
          <w:lang w:val="en-US" w:eastAsia="zh-CN"/>
        </w:rPr>
        <w:t>State the amount being offered (if any) for the wife’s/incapacitated maintenance</w:t>
      </w:r>
      <w:proofErr w:type="gramStart"/>
      <w:r w:rsidRPr="00267633">
        <w:rPr>
          <w:rFonts w:ascii="Times New Roman" w:hAnsi="Times New Roman" w:cs="Times New Roman"/>
          <w:szCs w:val="20"/>
          <w:lang w:val="en-US" w:eastAsia="zh-CN"/>
        </w:rPr>
        <w:t>:  [</w:t>
      </w:r>
      <w:proofErr w:type="gramEnd"/>
      <w:r w:rsidRPr="00267633">
        <w:rPr>
          <w:rFonts w:ascii="Times New Roman" w:hAnsi="Times New Roman" w:cs="Times New Roman"/>
          <w:i/>
          <w:szCs w:val="20"/>
          <w:lang w:val="en-US" w:eastAsia="zh-CN"/>
        </w:rPr>
        <w:t>to specify</w:t>
      </w:r>
      <w:r w:rsidRPr="00267633">
        <w:rPr>
          <w:rFonts w:ascii="Times New Roman" w:hAnsi="Times New Roman" w:cs="Times New Roman"/>
          <w:szCs w:val="20"/>
          <w:lang w:val="en-US" w:eastAsia="zh-CN"/>
        </w:rPr>
        <w:t>]</w:t>
      </w:r>
    </w:p>
    <w:p w14:paraId="418E6E28"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p>
    <w:p w14:paraId="1024C336" w14:textId="77777777" w:rsidR="00267633" w:rsidRPr="00267633" w:rsidRDefault="00267633" w:rsidP="00267633">
      <w:pPr>
        <w:spacing w:before="0" w:after="0" w:line="240" w:lineRule="auto"/>
        <w:divId w:val="2116439976"/>
        <w:rPr>
          <w:rFonts w:ascii="Times New Roman" w:hAnsi="Times New Roman" w:cs="Times New Roman"/>
          <w:b/>
          <w:szCs w:val="20"/>
          <w:lang w:val="en-US" w:eastAsia="zh-CN"/>
        </w:rPr>
      </w:pPr>
      <w:r w:rsidRPr="00267633">
        <w:rPr>
          <w:rFonts w:ascii="Times New Roman" w:hAnsi="Times New Roman" w:cs="Times New Roman"/>
          <w:b/>
          <w:szCs w:val="20"/>
          <w:lang w:val="en-US" w:eastAsia="zh-CN"/>
        </w:rPr>
        <w:lastRenderedPageBreak/>
        <w:t>C.</w:t>
      </w:r>
      <w:r w:rsidRPr="00267633">
        <w:rPr>
          <w:rFonts w:ascii="Times New Roman" w:hAnsi="Times New Roman" w:cs="Times New Roman"/>
          <w:b/>
          <w:szCs w:val="20"/>
          <w:lang w:val="en-US" w:eastAsia="zh-CN"/>
        </w:rPr>
        <w:tab/>
      </w:r>
      <w:r w:rsidRPr="00267633">
        <w:rPr>
          <w:rFonts w:ascii="Times New Roman" w:hAnsi="Times New Roman" w:cs="Times New Roman"/>
          <w:b/>
          <w:smallCaps/>
          <w:szCs w:val="20"/>
          <w:lang w:val="en-US" w:eastAsia="zh-CN"/>
        </w:rPr>
        <w:t>Issues Relating to the Children</w:t>
      </w:r>
    </w:p>
    <w:p w14:paraId="6D619773"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p>
    <w:p w14:paraId="53FC16C1"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r w:rsidRPr="00267633">
        <w:rPr>
          <w:rFonts w:ascii="Times New Roman" w:hAnsi="Times New Roman" w:cs="Times New Roman"/>
          <w:szCs w:val="20"/>
          <w:lang w:val="en-US" w:eastAsia="zh-CN"/>
        </w:rPr>
        <w:t>Number of children</w:t>
      </w:r>
      <w:proofErr w:type="gramStart"/>
      <w:r w:rsidRPr="00267633">
        <w:rPr>
          <w:rFonts w:ascii="Times New Roman" w:hAnsi="Times New Roman" w:cs="Times New Roman"/>
          <w:szCs w:val="20"/>
          <w:lang w:val="en-US" w:eastAsia="zh-CN"/>
        </w:rPr>
        <w:t>:  [</w:t>
      </w:r>
      <w:proofErr w:type="gramEnd"/>
      <w:r w:rsidRPr="00267633">
        <w:rPr>
          <w:rFonts w:ascii="Times New Roman" w:hAnsi="Times New Roman" w:cs="Times New Roman"/>
          <w:i/>
          <w:szCs w:val="20"/>
          <w:lang w:val="en-US" w:eastAsia="zh-CN"/>
        </w:rPr>
        <w:t>to specify</w:t>
      </w:r>
      <w:r w:rsidRPr="00267633">
        <w:rPr>
          <w:rFonts w:ascii="Times New Roman" w:hAnsi="Times New Roman" w:cs="Times New Roman"/>
          <w:szCs w:val="20"/>
          <w:lang w:val="en-US" w:eastAsia="zh-CN"/>
        </w:rPr>
        <w:t>]</w:t>
      </w:r>
    </w:p>
    <w:p w14:paraId="0901CD3F"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p>
    <w:p w14:paraId="252BA947"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r w:rsidRPr="00267633">
        <w:rPr>
          <w:rFonts w:ascii="Times New Roman" w:hAnsi="Times New Roman" w:cs="Times New Roman"/>
          <w:szCs w:val="20"/>
          <w:lang w:val="en-US" w:eastAsia="zh-CN"/>
        </w:rPr>
        <w:t>Names and ages of each child:</w:t>
      </w:r>
    </w:p>
    <w:p w14:paraId="1709D5E6"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218"/>
        <w:gridCol w:w="4208"/>
      </w:tblGrid>
      <w:tr w:rsidR="00267633" w:rsidRPr="00267633" w14:paraId="58095E19" w14:textId="77777777" w:rsidTr="00267633">
        <w:trPr>
          <w:divId w:val="2116439976"/>
        </w:trPr>
        <w:tc>
          <w:tcPr>
            <w:tcW w:w="4328" w:type="dxa"/>
          </w:tcPr>
          <w:p w14:paraId="6F5F8882" w14:textId="77777777" w:rsidR="00267633" w:rsidRPr="00267633" w:rsidRDefault="00267633" w:rsidP="00267633">
            <w:pPr>
              <w:spacing w:before="0" w:after="0" w:line="240" w:lineRule="auto"/>
              <w:jc w:val="center"/>
              <w:rPr>
                <w:rFonts w:ascii="Times New Roman" w:hAnsi="Times New Roman" w:cs="Times New Roman"/>
                <w:szCs w:val="20"/>
                <w:lang w:val="en-US" w:eastAsia="zh-CN"/>
              </w:rPr>
            </w:pPr>
            <w:r w:rsidRPr="00267633">
              <w:rPr>
                <w:rFonts w:ascii="Times New Roman" w:hAnsi="Times New Roman" w:cs="Times New Roman"/>
                <w:szCs w:val="20"/>
                <w:lang w:val="en-US" w:eastAsia="zh-CN"/>
              </w:rPr>
              <w:t>Name of child</w:t>
            </w:r>
          </w:p>
        </w:tc>
        <w:tc>
          <w:tcPr>
            <w:tcW w:w="4324" w:type="dxa"/>
          </w:tcPr>
          <w:p w14:paraId="3F04C6A8" w14:textId="77777777" w:rsidR="00267633" w:rsidRPr="00267633" w:rsidRDefault="00267633" w:rsidP="00267633">
            <w:pPr>
              <w:spacing w:before="0" w:after="0" w:line="240" w:lineRule="auto"/>
              <w:jc w:val="center"/>
              <w:rPr>
                <w:rFonts w:ascii="Times New Roman" w:hAnsi="Times New Roman" w:cs="Times New Roman"/>
                <w:szCs w:val="20"/>
                <w:lang w:val="en-US" w:eastAsia="zh-CN"/>
              </w:rPr>
            </w:pPr>
            <w:r w:rsidRPr="00267633">
              <w:rPr>
                <w:rFonts w:ascii="Times New Roman" w:hAnsi="Times New Roman" w:cs="Times New Roman"/>
                <w:szCs w:val="20"/>
                <w:lang w:val="en-US" w:eastAsia="zh-CN"/>
              </w:rPr>
              <w:t>Age</w:t>
            </w:r>
          </w:p>
          <w:p w14:paraId="3545F65F" w14:textId="77777777" w:rsidR="00267633" w:rsidRPr="00267633" w:rsidRDefault="00267633" w:rsidP="00267633">
            <w:pPr>
              <w:spacing w:before="0" w:after="0" w:line="240" w:lineRule="auto"/>
              <w:jc w:val="center"/>
              <w:rPr>
                <w:rFonts w:ascii="Times New Roman" w:hAnsi="Times New Roman" w:cs="Times New Roman"/>
                <w:szCs w:val="20"/>
                <w:lang w:val="en-US" w:eastAsia="zh-CN"/>
              </w:rPr>
            </w:pPr>
          </w:p>
        </w:tc>
      </w:tr>
      <w:tr w:rsidR="00267633" w:rsidRPr="00267633" w14:paraId="3BE7C523" w14:textId="77777777" w:rsidTr="00267633">
        <w:trPr>
          <w:divId w:val="2116439976"/>
        </w:trPr>
        <w:tc>
          <w:tcPr>
            <w:tcW w:w="4328" w:type="dxa"/>
          </w:tcPr>
          <w:p w14:paraId="7A6BB8C6" w14:textId="77777777" w:rsidR="00267633" w:rsidRPr="00267633" w:rsidRDefault="00267633" w:rsidP="00267633">
            <w:pPr>
              <w:spacing w:before="0" w:after="0" w:line="240" w:lineRule="auto"/>
              <w:rPr>
                <w:rFonts w:ascii="Times New Roman" w:hAnsi="Times New Roman" w:cs="Times New Roman"/>
                <w:szCs w:val="20"/>
                <w:lang w:val="en-US" w:eastAsia="zh-CN"/>
              </w:rPr>
            </w:pPr>
          </w:p>
        </w:tc>
        <w:tc>
          <w:tcPr>
            <w:tcW w:w="4324" w:type="dxa"/>
          </w:tcPr>
          <w:p w14:paraId="119C8004" w14:textId="77777777" w:rsidR="00267633" w:rsidRPr="00267633" w:rsidRDefault="00267633" w:rsidP="00267633">
            <w:pPr>
              <w:spacing w:before="0" w:after="0" w:line="240" w:lineRule="auto"/>
              <w:rPr>
                <w:rFonts w:ascii="Times New Roman" w:hAnsi="Times New Roman" w:cs="Times New Roman"/>
                <w:szCs w:val="20"/>
                <w:lang w:val="en-US" w:eastAsia="zh-CN"/>
              </w:rPr>
            </w:pPr>
          </w:p>
        </w:tc>
      </w:tr>
      <w:tr w:rsidR="00267633" w:rsidRPr="00267633" w14:paraId="52F79729" w14:textId="77777777" w:rsidTr="00267633">
        <w:trPr>
          <w:divId w:val="2116439976"/>
        </w:trPr>
        <w:tc>
          <w:tcPr>
            <w:tcW w:w="4328" w:type="dxa"/>
          </w:tcPr>
          <w:p w14:paraId="4582A595" w14:textId="77777777" w:rsidR="00267633" w:rsidRPr="00267633" w:rsidRDefault="00267633" w:rsidP="00267633">
            <w:pPr>
              <w:spacing w:before="0" w:after="0" w:line="240" w:lineRule="auto"/>
              <w:rPr>
                <w:rFonts w:ascii="Times New Roman" w:hAnsi="Times New Roman" w:cs="Times New Roman"/>
                <w:szCs w:val="20"/>
                <w:lang w:val="en-US" w:eastAsia="zh-CN"/>
              </w:rPr>
            </w:pPr>
          </w:p>
        </w:tc>
        <w:tc>
          <w:tcPr>
            <w:tcW w:w="4324" w:type="dxa"/>
          </w:tcPr>
          <w:p w14:paraId="4017251D" w14:textId="77777777" w:rsidR="00267633" w:rsidRPr="00267633" w:rsidRDefault="00267633" w:rsidP="00267633">
            <w:pPr>
              <w:spacing w:before="0" w:after="0" w:line="240" w:lineRule="auto"/>
              <w:rPr>
                <w:rFonts w:ascii="Times New Roman" w:hAnsi="Times New Roman" w:cs="Times New Roman"/>
                <w:szCs w:val="20"/>
                <w:lang w:val="en-US" w:eastAsia="zh-CN"/>
              </w:rPr>
            </w:pPr>
          </w:p>
        </w:tc>
      </w:tr>
    </w:tbl>
    <w:p w14:paraId="7F6EE0A0"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p>
    <w:p w14:paraId="5BAC4712" w14:textId="77777777" w:rsidR="00267633" w:rsidRPr="00267633" w:rsidRDefault="00267633" w:rsidP="00267633">
      <w:pPr>
        <w:spacing w:before="0" w:after="0" w:line="240" w:lineRule="auto"/>
        <w:divId w:val="2116439976"/>
        <w:rPr>
          <w:rFonts w:ascii="Times New Roman" w:hAnsi="Times New Roman" w:cs="Times New Roman"/>
          <w:b/>
          <w:szCs w:val="20"/>
          <w:lang w:val="en-US" w:eastAsia="zh-CN"/>
        </w:rPr>
      </w:pPr>
      <w:r w:rsidRPr="00267633">
        <w:rPr>
          <w:rFonts w:ascii="Times New Roman" w:hAnsi="Times New Roman" w:cs="Times New Roman"/>
          <w:b/>
          <w:szCs w:val="20"/>
          <w:lang w:val="en-US" w:eastAsia="zh-CN"/>
        </w:rPr>
        <w:t>I.</w:t>
      </w:r>
      <w:r w:rsidRPr="00267633">
        <w:rPr>
          <w:rFonts w:ascii="Times New Roman" w:hAnsi="Times New Roman" w:cs="Times New Roman"/>
          <w:b/>
          <w:szCs w:val="20"/>
          <w:lang w:val="en-US" w:eastAsia="zh-CN"/>
        </w:rPr>
        <w:tab/>
        <w:t>Custody</w:t>
      </w:r>
    </w:p>
    <w:p w14:paraId="7B2F5B92"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p>
    <w:p w14:paraId="62D8EEAB"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r w:rsidRPr="00267633">
        <w:rPr>
          <w:rFonts w:ascii="Times New Roman" w:hAnsi="Times New Roman" w:cs="Times New Roman"/>
          <w:szCs w:val="20"/>
          <w:lang w:val="en-US" w:eastAsia="zh-CN"/>
        </w:rPr>
        <w:t>State what this party wants regarding custody</w:t>
      </w:r>
      <w:proofErr w:type="gramStart"/>
      <w:r w:rsidRPr="00267633">
        <w:rPr>
          <w:rFonts w:ascii="Times New Roman" w:hAnsi="Times New Roman" w:cs="Times New Roman"/>
          <w:szCs w:val="20"/>
          <w:lang w:val="en-US" w:eastAsia="zh-CN"/>
        </w:rPr>
        <w:t>:  [</w:t>
      </w:r>
      <w:proofErr w:type="gramEnd"/>
      <w:r w:rsidRPr="00267633">
        <w:rPr>
          <w:rFonts w:ascii="Times New Roman" w:hAnsi="Times New Roman" w:cs="Times New Roman"/>
          <w:i/>
          <w:szCs w:val="20"/>
          <w:lang w:val="en-US" w:eastAsia="zh-CN"/>
        </w:rPr>
        <w:t>to specify</w:t>
      </w:r>
      <w:r w:rsidRPr="00267633">
        <w:rPr>
          <w:rFonts w:ascii="Times New Roman" w:hAnsi="Times New Roman" w:cs="Times New Roman"/>
          <w:szCs w:val="20"/>
          <w:lang w:val="en-US" w:eastAsia="zh-CN"/>
        </w:rPr>
        <w:t>]</w:t>
      </w:r>
    </w:p>
    <w:p w14:paraId="3748EF10"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p>
    <w:p w14:paraId="04080398" w14:textId="77777777" w:rsidR="00267633" w:rsidRPr="00267633" w:rsidRDefault="00267633" w:rsidP="00267633">
      <w:pPr>
        <w:spacing w:before="0" w:after="0" w:line="240" w:lineRule="auto"/>
        <w:divId w:val="2116439976"/>
        <w:rPr>
          <w:rFonts w:ascii="Times New Roman" w:hAnsi="Times New Roman" w:cs="Times New Roman"/>
          <w:b/>
          <w:szCs w:val="20"/>
          <w:lang w:val="en-US" w:eastAsia="zh-CN"/>
        </w:rPr>
      </w:pPr>
      <w:r w:rsidRPr="00267633">
        <w:rPr>
          <w:rFonts w:ascii="Times New Roman" w:hAnsi="Times New Roman" w:cs="Times New Roman"/>
          <w:b/>
          <w:szCs w:val="20"/>
          <w:lang w:val="en-US" w:eastAsia="zh-CN"/>
        </w:rPr>
        <w:t>II.</w:t>
      </w:r>
      <w:r w:rsidRPr="00267633">
        <w:rPr>
          <w:rFonts w:ascii="Times New Roman" w:hAnsi="Times New Roman" w:cs="Times New Roman"/>
          <w:b/>
          <w:szCs w:val="20"/>
          <w:lang w:val="en-US" w:eastAsia="zh-CN"/>
        </w:rPr>
        <w:tab/>
        <w:t>Care and Control</w:t>
      </w:r>
    </w:p>
    <w:p w14:paraId="427E9C56"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p>
    <w:p w14:paraId="0E4058FA"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r w:rsidRPr="00267633">
        <w:rPr>
          <w:rFonts w:ascii="Times New Roman" w:hAnsi="Times New Roman" w:cs="Times New Roman"/>
          <w:szCs w:val="20"/>
          <w:lang w:val="en-US" w:eastAsia="zh-CN"/>
        </w:rPr>
        <w:t>State what this party wants regarding care and control</w:t>
      </w:r>
      <w:proofErr w:type="gramStart"/>
      <w:r w:rsidRPr="00267633">
        <w:rPr>
          <w:rFonts w:ascii="Times New Roman" w:hAnsi="Times New Roman" w:cs="Times New Roman"/>
          <w:szCs w:val="20"/>
          <w:lang w:val="en-US" w:eastAsia="zh-CN"/>
        </w:rPr>
        <w:t>:  [</w:t>
      </w:r>
      <w:proofErr w:type="gramEnd"/>
      <w:r w:rsidRPr="00267633">
        <w:rPr>
          <w:rFonts w:ascii="Times New Roman" w:hAnsi="Times New Roman" w:cs="Times New Roman"/>
          <w:i/>
          <w:szCs w:val="20"/>
          <w:lang w:val="en-US" w:eastAsia="zh-CN"/>
        </w:rPr>
        <w:t>to specify</w:t>
      </w:r>
      <w:r w:rsidRPr="00267633">
        <w:rPr>
          <w:rFonts w:ascii="Times New Roman" w:hAnsi="Times New Roman" w:cs="Times New Roman"/>
          <w:szCs w:val="20"/>
          <w:lang w:val="en-US" w:eastAsia="zh-CN"/>
        </w:rPr>
        <w:t>]</w:t>
      </w:r>
    </w:p>
    <w:p w14:paraId="55A2181B"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p>
    <w:p w14:paraId="4683A0DF" w14:textId="77777777" w:rsidR="00267633" w:rsidRPr="00267633" w:rsidRDefault="00267633" w:rsidP="00267633">
      <w:pPr>
        <w:spacing w:before="0" w:after="0" w:line="240" w:lineRule="auto"/>
        <w:divId w:val="2116439976"/>
        <w:rPr>
          <w:rFonts w:ascii="Times New Roman" w:hAnsi="Times New Roman" w:cs="Times New Roman"/>
          <w:b/>
          <w:szCs w:val="20"/>
          <w:lang w:val="en-US" w:eastAsia="zh-CN"/>
        </w:rPr>
      </w:pPr>
      <w:r w:rsidRPr="00267633">
        <w:rPr>
          <w:rFonts w:ascii="Times New Roman" w:hAnsi="Times New Roman" w:cs="Times New Roman"/>
          <w:b/>
          <w:szCs w:val="20"/>
          <w:lang w:val="en-US" w:eastAsia="zh-CN"/>
        </w:rPr>
        <w:t>III.</w:t>
      </w:r>
      <w:r w:rsidRPr="00267633">
        <w:rPr>
          <w:rFonts w:ascii="Times New Roman" w:hAnsi="Times New Roman" w:cs="Times New Roman"/>
          <w:b/>
          <w:szCs w:val="20"/>
          <w:lang w:val="en-US" w:eastAsia="zh-CN"/>
        </w:rPr>
        <w:tab/>
        <w:t>Access</w:t>
      </w:r>
    </w:p>
    <w:p w14:paraId="42BF556A"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p>
    <w:p w14:paraId="413CAB82"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r w:rsidRPr="00267633">
        <w:rPr>
          <w:rFonts w:ascii="Times New Roman" w:hAnsi="Times New Roman" w:cs="Times New Roman"/>
          <w:szCs w:val="20"/>
          <w:lang w:val="en-US" w:eastAsia="zh-CN"/>
        </w:rPr>
        <w:t>1.</w:t>
      </w:r>
      <w:r w:rsidRPr="00267633">
        <w:rPr>
          <w:rFonts w:ascii="Times New Roman" w:hAnsi="Times New Roman" w:cs="Times New Roman"/>
          <w:szCs w:val="20"/>
          <w:lang w:val="en-US" w:eastAsia="zh-CN"/>
        </w:rPr>
        <w:tab/>
        <w:t>State what this party wants regarding access if:</w:t>
      </w:r>
    </w:p>
    <w:p w14:paraId="4F8C7890"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p>
    <w:p w14:paraId="5AF9FA16"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r w:rsidRPr="00267633">
        <w:rPr>
          <w:rFonts w:ascii="Times New Roman" w:hAnsi="Times New Roman" w:cs="Times New Roman"/>
          <w:szCs w:val="20"/>
          <w:lang w:val="en-US" w:eastAsia="zh-CN"/>
        </w:rPr>
        <w:t>a.</w:t>
      </w:r>
      <w:r w:rsidRPr="00267633">
        <w:rPr>
          <w:rFonts w:ascii="Times New Roman" w:hAnsi="Times New Roman" w:cs="Times New Roman"/>
          <w:szCs w:val="20"/>
          <w:lang w:val="en-US" w:eastAsia="zh-CN"/>
        </w:rPr>
        <w:tab/>
      </w:r>
      <w:r w:rsidRPr="00267633">
        <w:rPr>
          <w:rFonts w:ascii="Times New Roman" w:hAnsi="Times New Roman" w:cs="Times New Roman"/>
          <w:szCs w:val="20"/>
          <w:u w:val="single"/>
          <w:lang w:val="en-US" w:eastAsia="zh-CN"/>
        </w:rPr>
        <w:t>he/she* is the parent with care and control</w:t>
      </w:r>
    </w:p>
    <w:p w14:paraId="42FC0CA9"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p>
    <w:tbl>
      <w:tblPr>
        <w:tblW w:w="8388" w:type="dxa"/>
        <w:tblLook w:val="01E0" w:firstRow="1" w:lastRow="1" w:firstColumn="1" w:lastColumn="1" w:noHBand="0" w:noVBand="0"/>
      </w:tblPr>
      <w:tblGrid>
        <w:gridCol w:w="3348"/>
        <w:gridCol w:w="5040"/>
      </w:tblGrid>
      <w:tr w:rsidR="00267633" w:rsidRPr="00267633" w14:paraId="54259321" w14:textId="77777777" w:rsidTr="00267633">
        <w:trPr>
          <w:divId w:val="2116439976"/>
        </w:trPr>
        <w:tc>
          <w:tcPr>
            <w:tcW w:w="3348" w:type="dxa"/>
          </w:tcPr>
          <w:p w14:paraId="5A7E9419"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School term access:</w:t>
            </w:r>
          </w:p>
        </w:tc>
        <w:tc>
          <w:tcPr>
            <w:tcW w:w="5040" w:type="dxa"/>
          </w:tcPr>
          <w:p w14:paraId="450461B7" w14:textId="77777777" w:rsidR="00267633" w:rsidRPr="00267633" w:rsidRDefault="00267633" w:rsidP="00267633">
            <w:pPr>
              <w:spacing w:before="0" w:after="0" w:line="240" w:lineRule="auto"/>
              <w:rPr>
                <w:rFonts w:ascii="Times New Roman" w:hAnsi="Times New Roman" w:cs="Times New Roman"/>
                <w:szCs w:val="20"/>
                <w:lang w:val="en-US" w:eastAsia="zh-CN"/>
              </w:rPr>
            </w:pPr>
          </w:p>
        </w:tc>
      </w:tr>
      <w:tr w:rsidR="00267633" w:rsidRPr="00267633" w14:paraId="15FCF6FD" w14:textId="77777777" w:rsidTr="00267633">
        <w:trPr>
          <w:divId w:val="2116439976"/>
        </w:trPr>
        <w:tc>
          <w:tcPr>
            <w:tcW w:w="3348" w:type="dxa"/>
          </w:tcPr>
          <w:p w14:paraId="408A372C"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School holiday access:</w:t>
            </w:r>
          </w:p>
        </w:tc>
        <w:tc>
          <w:tcPr>
            <w:tcW w:w="5040" w:type="dxa"/>
          </w:tcPr>
          <w:p w14:paraId="11737931" w14:textId="77777777" w:rsidR="00267633" w:rsidRPr="00267633" w:rsidRDefault="00267633" w:rsidP="00267633">
            <w:pPr>
              <w:spacing w:before="0" w:after="0" w:line="240" w:lineRule="auto"/>
              <w:rPr>
                <w:rFonts w:ascii="Times New Roman" w:hAnsi="Times New Roman" w:cs="Times New Roman"/>
                <w:szCs w:val="20"/>
                <w:lang w:val="en-US" w:eastAsia="zh-CN"/>
              </w:rPr>
            </w:pPr>
          </w:p>
        </w:tc>
      </w:tr>
      <w:tr w:rsidR="00267633" w:rsidRPr="00267633" w14:paraId="61E3DBD8" w14:textId="77777777" w:rsidTr="00267633">
        <w:trPr>
          <w:divId w:val="2116439976"/>
        </w:trPr>
        <w:tc>
          <w:tcPr>
            <w:tcW w:w="3348" w:type="dxa"/>
          </w:tcPr>
          <w:p w14:paraId="249C0581"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Public holiday access:</w:t>
            </w:r>
          </w:p>
        </w:tc>
        <w:tc>
          <w:tcPr>
            <w:tcW w:w="5040" w:type="dxa"/>
          </w:tcPr>
          <w:p w14:paraId="108BE52E" w14:textId="77777777" w:rsidR="00267633" w:rsidRPr="00267633" w:rsidRDefault="00267633" w:rsidP="00267633">
            <w:pPr>
              <w:spacing w:before="0" w:after="0" w:line="240" w:lineRule="auto"/>
              <w:rPr>
                <w:rFonts w:ascii="Times New Roman" w:hAnsi="Times New Roman" w:cs="Times New Roman"/>
                <w:szCs w:val="20"/>
                <w:lang w:val="en-US" w:eastAsia="zh-CN"/>
              </w:rPr>
            </w:pPr>
          </w:p>
        </w:tc>
      </w:tr>
      <w:tr w:rsidR="00267633" w:rsidRPr="00267633" w14:paraId="7C97AC2C" w14:textId="77777777" w:rsidTr="00267633">
        <w:trPr>
          <w:divId w:val="2116439976"/>
        </w:trPr>
        <w:tc>
          <w:tcPr>
            <w:tcW w:w="3348" w:type="dxa"/>
          </w:tcPr>
          <w:p w14:paraId="7D75C7E7"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Others:</w:t>
            </w:r>
          </w:p>
        </w:tc>
        <w:tc>
          <w:tcPr>
            <w:tcW w:w="5040" w:type="dxa"/>
          </w:tcPr>
          <w:p w14:paraId="2A82F257" w14:textId="77777777" w:rsidR="00267633" w:rsidRPr="00267633" w:rsidRDefault="00267633" w:rsidP="00267633">
            <w:pPr>
              <w:spacing w:before="0" w:after="0" w:line="240" w:lineRule="auto"/>
              <w:rPr>
                <w:rFonts w:ascii="Times New Roman" w:hAnsi="Times New Roman" w:cs="Times New Roman"/>
                <w:szCs w:val="20"/>
                <w:lang w:val="en-US" w:eastAsia="zh-CN"/>
              </w:rPr>
            </w:pPr>
          </w:p>
        </w:tc>
      </w:tr>
    </w:tbl>
    <w:p w14:paraId="61B51981"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p>
    <w:p w14:paraId="7BA05E13"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r w:rsidRPr="00267633">
        <w:rPr>
          <w:rFonts w:ascii="Times New Roman" w:hAnsi="Times New Roman" w:cs="Times New Roman"/>
          <w:szCs w:val="20"/>
          <w:lang w:val="en-US" w:eastAsia="zh-CN"/>
        </w:rPr>
        <w:t>b.</w:t>
      </w:r>
      <w:r w:rsidRPr="00267633">
        <w:rPr>
          <w:rFonts w:ascii="Times New Roman" w:hAnsi="Times New Roman" w:cs="Times New Roman"/>
          <w:szCs w:val="20"/>
          <w:lang w:val="en-US" w:eastAsia="zh-CN"/>
        </w:rPr>
        <w:tab/>
      </w:r>
      <w:r w:rsidRPr="00267633">
        <w:rPr>
          <w:rFonts w:ascii="Times New Roman" w:hAnsi="Times New Roman" w:cs="Times New Roman"/>
          <w:szCs w:val="20"/>
          <w:u w:val="single"/>
          <w:lang w:val="en-US" w:eastAsia="zh-CN"/>
        </w:rPr>
        <w:t>he/she* is not the parent with care and control</w:t>
      </w:r>
    </w:p>
    <w:p w14:paraId="5245F48A"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p>
    <w:tbl>
      <w:tblPr>
        <w:tblW w:w="8388" w:type="dxa"/>
        <w:tblLook w:val="01E0" w:firstRow="1" w:lastRow="1" w:firstColumn="1" w:lastColumn="1" w:noHBand="0" w:noVBand="0"/>
      </w:tblPr>
      <w:tblGrid>
        <w:gridCol w:w="3348"/>
        <w:gridCol w:w="5040"/>
      </w:tblGrid>
      <w:tr w:rsidR="00267633" w:rsidRPr="00267633" w14:paraId="339DF652" w14:textId="77777777" w:rsidTr="00267633">
        <w:trPr>
          <w:divId w:val="2116439976"/>
        </w:trPr>
        <w:tc>
          <w:tcPr>
            <w:tcW w:w="3348" w:type="dxa"/>
          </w:tcPr>
          <w:p w14:paraId="60C332DD"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School term access:</w:t>
            </w:r>
          </w:p>
        </w:tc>
        <w:tc>
          <w:tcPr>
            <w:tcW w:w="5040" w:type="dxa"/>
          </w:tcPr>
          <w:p w14:paraId="3B83353B" w14:textId="77777777" w:rsidR="00267633" w:rsidRPr="00267633" w:rsidRDefault="00267633" w:rsidP="00267633">
            <w:pPr>
              <w:spacing w:before="0" w:after="0" w:line="240" w:lineRule="auto"/>
              <w:rPr>
                <w:rFonts w:ascii="Times New Roman" w:hAnsi="Times New Roman" w:cs="Times New Roman"/>
                <w:szCs w:val="20"/>
                <w:lang w:val="en-US" w:eastAsia="zh-CN"/>
              </w:rPr>
            </w:pPr>
          </w:p>
        </w:tc>
      </w:tr>
      <w:tr w:rsidR="00267633" w:rsidRPr="00267633" w14:paraId="675491EA" w14:textId="77777777" w:rsidTr="00267633">
        <w:trPr>
          <w:divId w:val="2116439976"/>
        </w:trPr>
        <w:tc>
          <w:tcPr>
            <w:tcW w:w="3348" w:type="dxa"/>
          </w:tcPr>
          <w:p w14:paraId="4DFF721E"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School holiday access:</w:t>
            </w:r>
          </w:p>
        </w:tc>
        <w:tc>
          <w:tcPr>
            <w:tcW w:w="5040" w:type="dxa"/>
          </w:tcPr>
          <w:p w14:paraId="5BC9C9EE" w14:textId="77777777" w:rsidR="00267633" w:rsidRPr="00267633" w:rsidRDefault="00267633" w:rsidP="00267633">
            <w:pPr>
              <w:spacing w:before="0" w:after="0" w:line="240" w:lineRule="auto"/>
              <w:rPr>
                <w:rFonts w:ascii="Times New Roman" w:hAnsi="Times New Roman" w:cs="Times New Roman"/>
                <w:szCs w:val="20"/>
                <w:lang w:val="en-US" w:eastAsia="zh-CN"/>
              </w:rPr>
            </w:pPr>
          </w:p>
        </w:tc>
      </w:tr>
      <w:tr w:rsidR="00267633" w:rsidRPr="00267633" w14:paraId="27D7196D" w14:textId="77777777" w:rsidTr="00267633">
        <w:trPr>
          <w:divId w:val="2116439976"/>
        </w:trPr>
        <w:tc>
          <w:tcPr>
            <w:tcW w:w="3348" w:type="dxa"/>
          </w:tcPr>
          <w:p w14:paraId="326EB1C6"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Public holiday access:</w:t>
            </w:r>
          </w:p>
        </w:tc>
        <w:tc>
          <w:tcPr>
            <w:tcW w:w="5040" w:type="dxa"/>
          </w:tcPr>
          <w:p w14:paraId="5BA6C4C1" w14:textId="77777777" w:rsidR="00267633" w:rsidRPr="00267633" w:rsidRDefault="00267633" w:rsidP="00267633">
            <w:pPr>
              <w:spacing w:before="0" w:after="0" w:line="240" w:lineRule="auto"/>
              <w:rPr>
                <w:rFonts w:ascii="Times New Roman" w:hAnsi="Times New Roman" w:cs="Times New Roman"/>
                <w:szCs w:val="20"/>
                <w:lang w:val="en-US" w:eastAsia="zh-CN"/>
              </w:rPr>
            </w:pPr>
          </w:p>
        </w:tc>
      </w:tr>
      <w:tr w:rsidR="00267633" w:rsidRPr="00267633" w14:paraId="6DF65287" w14:textId="77777777" w:rsidTr="00267633">
        <w:trPr>
          <w:divId w:val="2116439976"/>
        </w:trPr>
        <w:tc>
          <w:tcPr>
            <w:tcW w:w="3348" w:type="dxa"/>
          </w:tcPr>
          <w:p w14:paraId="01F72100"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Others:</w:t>
            </w:r>
          </w:p>
        </w:tc>
        <w:tc>
          <w:tcPr>
            <w:tcW w:w="5040" w:type="dxa"/>
          </w:tcPr>
          <w:p w14:paraId="00B9AB89" w14:textId="77777777" w:rsidR="00267633" w:rsidRPr="00267633" w:rsidRDefault="00267633" w:rsidP="00267633">
            <w:pPr>
              <w:spacing w:before="0" w:after="0" w:line="240" w:lineRule="auto"/>
              <w:rPr>
                <w:rFonts w:ascii="Times New Roman" w:hAnsi="Times New Roman" w:cs="Times New Roman"/>
                <w:szCs w:val="20"/>
                <w:lang w:val="en-US" w:eastAsia="zh-CN"/>
              </w:rPr>
            </w:pPr>
          </w:p>
        </w:tc>
      </w:tr>
    </w:tbl>
    <w:p w14:paraId="1DC8F8E1"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p>
    <w:p w14:paraId="42008F81"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r w:rsidRPr="00267633">
        <w:rPr>
          <w:rFonts w:ascii="Times New Roman" w:hAnsi="Times New Roman" w:cs="Times New Roman"/>
          <w:szCs w:val="20"/>
          <w:lang w:val="en-US" w:eastAsia="zh-CN"/>
        </w:rPr>
        <w:t>2.</w:t>
      </w:r>
      <w:r w:rsidRPr="00267633">
        <w:rPr>
          <w:rFonts w:ascii="Times New Roman" w:hAnsi="Times New Roman" w:cs="Times New Roman"/>
          <w:szCs w:val="20"/>
          <w:lang w:val="en-US" w:eastAsia="zh-CN"/>
        </w:rPr>
        <w:tab/>
        <w:t xml:space="preserve">Proposed handover venue and </w:t>
      </w:r>
      <w:r w:rsidRPr="00267633">
        <w:rPr>
          <w:rFonts w:ascii="Times New Roman" w:hAnsi="Times New Roman" w:cs="Times New Roman"/>
          <w:lang w:val="en-GB" w:eastAsia="zh-CN"/>
        </w:rPr>
        <w:t>person to hand over the children</w:t>
      </w:r>
      <w:proofErr w:type="gramStart"/>
      <w:r w:rsidRPr="00267633">
        <w:rPr>
          <w:rFonts w:ascii="Times New Roman" w:hAnsi="Times New Roman" w:cs="Times New Roman"/>
          <w:szCs w:val="20"/>
          <w:lang w:val="en-US" w:eastAsia="zh-CN"/>
        </w:rPr>
        <w:t>:  [</w:t>
      </w:r>
      <w:proofErr w:type="gramEnd"/>
      <w:r w:rsidRPr="00267633">
        <w:rPr>
          <w:rFonts w:ascii="Times New Roman" w:hAnsi="Times New Roman" w:cs="Times New Roman"/>
          <w:i/>
          <w:szCs w:val="20"/>
          <w:lang w:val="en-US" w:eastAsia="zh-CN"/>
        </w:rPr>
        <w:t>to specify</w:t>
      </w:r>
      <w:r w:rsidRPr="00267633">
        <w:rPr>
          <w:rFonts w:ascii="Times New Roman" w:hAnsi="Times New Roman" w:cs="Times New Roman"/>
          <w:szCs w:val="20"/>
          <w:lang w:val="en-US" w:eastAsia="zh-CN"/>
        </w:rPr>
        <w:t>]</w:t>
      </w:r>
    </w:p>
    <w:p w14:paraId="2A8E1172"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p>
    <w:p w14:paraId="27400421" w14:textId="77777777" w:rsidR="00267633" w:rsidRPr="00267633" w:rsidRDefault="00267633" w:rsidP="00267633">
      <w:pPr>
        <w:spacing w:before="0" w:after="0" w:line="240" w:lineRule="auto"/>
        <w:ind w:left="720" w:hanging="720"/>
        <w:divId w:val="2116439976"/>
        <w:rPr>
          <w:rFonts w:ascii="Times New Roman" w:hAnsi="Times New Roman" w:cs="Times New Roman"/>
          <w:szCs w:val="20"/>
          <w:lang w:val="en-US" w:eastAsia="zh-CN"/>
        </w:rPr>
      </w:pPr>
      <w:r w:rsidRPr="00267633">
        <w:rPr>
          <w:rFonts w:ascii="Times New Roman" w:hAnsi="Times New Roman" w:cs="Times New Roman"/>
          <w:szCs w:val="20"/>
          <w:lang w:val="en-US" w:eastAsia="zh-CN"/>
        </w:rPr>
        <w:t>3.</w:t>
      </w:r>
      <w:r w:rsidRPr="00267633">
        <w:rPr>
          <w:rFonts w:ascii="Times New Roman" w:hAnsi="Times New Roman" w:cs="Times New Roman"/>
          <w:szCs w:val="20"/>
          <w:lang w:val="en-US" w:eastAsia="zh-CN"/>
        </w:rPr>
        <w:tab/>
        <w:t>State the terms of any interim custody and access order/who presently has care and control of children and any existing access arrangements*: [</w:t>
      </w:r>
      <w:r w:rsidRPr="00267633">
        <w:rPr>
          <w:rFonts w:ascii="Times New Roman" w:hAnsi="Times New Roman" w:cs="Times New Roman"/>
          <w:i/>
          <w:szCs w:val="20"/>
          <w:lang w:val="en-US" w:eastAsia="zh-CN"/>
        </w:rPr>
        <w:t>to specify</w:t>
      </w:r>
      <w:r w:rsidRPr="00267633">
        <w:rPr>
          <w:rFonts w:ascii="Times New Roman" w:hAnsi="Times New Roman" w:cs="Times New Roman"/>
          <w:szCs w:val="20"/>
          <w:lang w:val="en-US" w:eastAsia="zh-CN"/>
        </w:rPr>
        <w:t xml:space="preserve">] </w:t>
      </w:r>
    </w:p>
    <w:p w14:paraId="5DEB24ED" w14:textId="77777777" w:rsidR="00267633" w:rsidRPr="00267633" w:rsidRDefault="00267633" w:rsidP="00267633">
      <w:pPr>
        <w:spacing w:before="0" w:after="0" w:line="240" w:lineRule="auto"/>
        <w:ind w:left="720" w:hanging="720"/>
        <w:divId w:val="2116439976"/>
        <w:rPr>
          <w:rFonts w:ascii="Times New Roman" w:hAnsi="Times New Roman" w:cs="Times New Roman"/>
          <w:szCs w:val="20"/>
          <w:lang w:val="en-US" w:eastAsia="zh-CN"/>
        </w:rPr>
      </w:pPr>
    </w:p>
    <w:p w14:paraId="20F4881E"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p>
    <w:p w14:paraId="6016AF94"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sectPr w:rsidR="00267633" w:rsidRPr="00267633" w:rsidSect="002F0484">
          <w:pgSz w:w="11906" w:h="16838"/>
          <w:pgMar w:top="1418" w:right="1742" w:bottom="1728" w:left="1728" w:header="878" w:footer="590" w:gutter="0"/>
          <w:paperSrc w:first="7" w:other="7"/>
          <w:cols w:space="720"/>
          <w:noEndnote/>
        </w:sectPr>
      </w:pPr>
      <w:r w:rsidRPr="00267633">
        <w:rPr>
          <w:rFonts w:ascii="Times New Roman" w:hAnsi="Times New Roman" w:cs="Times New Roman"/>
          <w:sz w:val="20"/>
          <w:szCs w:val="20"/>
          <w:lang w:val="en-GB" w:eastAsia="zh-CN"/>
        </w:rPr>
        <w:t xml:space="preserve">* </w:t>
      </w:r>
      <w:r w:rsidRPr="00267633">
        <w:rPr>
          <w:rFonts w:ascii="Times New Roman" w:hAnsi="Times New Roman" w:cs="Times New Roman"/>
          <w:i/>
          <w:sz w:val="20"/>
          <w:szCs w:val="20"/>
          <w:lang w:val="en-GB" w:eastAsia="zh-CN"/>
        </w:rPr>
        <w:t xml:space="preserve">Delete where </w:t>
      </w:r>
      <w:proofErr w:type="spellStart"/>
      <w:r w:rsidRPr="00267633">
        <w:rPr>
          <w:rFonts w:ascii="Times New Roman" w:hAnsi="Times New Roman" w:cs="Times New Roman"/>
          <w:i/>
          <w:sz w:val="20"/>
          <w:szCs w:val="20"/>
          <w:lang w:val="en-GB" w:eastAsia="zh-CN"/>
        </w:rPr>
        <w:t>inapplicale</w:t>
      </w:r>
      <w:proofErr w:type="spellEnd"/>
    </w:p>
    <w:p w14:paraId="615AA1F2" w14:textId="77777777" w:rsidR="00267633" w:rsidRPr="00267633" w:rsidRDefault="00267633" w:rsidP="00267633">
      <w:pPr>
        <w:spacing w:before="0" w:after="0" w:line="240" w:lineRule="auto"/>
        <w:divId w:val="2116439976"/>
        <w:rPr>
          <w:rFonts w:ascii="Times New Roman" w:hAnsi="Times New Roman" w:cs="Times New Roman"/>
          <w:b/>
          <w:szCs w:val="20"/>
          <w:u w:val="single"/>
          <w:lang w:val="en-US" w:eastAsia="zh-CN"/>
        </w:rPr>
      </w:pPr>
      <w:r w:rsidRPr="00267633">
        <w:rPr>
          <w:rFonts w:ascii="Times New Roman" w:hAnsi="Times New Roman" w:cs="Times New Roman"/>
          <w:b/>
          <w:szCs w:val="20"/>
          <w:u w:val="single"/>
          <w:lang w:val="en-US" w:eastAsia="zh-CN"/>
        </w:rPr>
        <w:lastRenderedPageBreak/>
        <w:t>Annex A - Other Real Property</w:t>
      </w:r>
    </w:p>
    <w:p w14:paraId="6D03B14E"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p>
    <w:p w14:paraId="41B5E8DC"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r w:rsidRPr="00267633">
        <w:rPr>
          <w:rFonts w:ascii="Times New Roman" w:hAnsi="Times New Roman" w:cs="Times New Roman"/>
          <w:szCs w:val="20"/>
          <w:lang w:val="en-US" w:eastAsia="zh-CN"/>
        </w:rPr>
        <w:t>State, in respect of each property:</w:t>
      </w:r>
    </w:p>
    <w:p w14:paraId="7AB30C92"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p>
    <w:p w14:paraId="41F63646"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r w:rsidRPr="00267633">
        <w:rPr>
          <w:rFonts w:ascii="Times New Roman" w:hAnsi="Times New Roman" w:cs="Times New Roman"/>
          <w:szCs w:val="20"/>
          <w:lang w:val="en-US" w:eastAsia="zh-CN"/>
        </w:rPr>
        <w:t>Address:</w:t>
      </w:r>
    </w:p>
    <w:p w14:paraId="1D8CF160"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r w:rsidRPr="00267633">
        <w:rPr>
          <w:rFonts w:ascii="Times New Roman" w:hAnsi="Times New Roman" w:cs="Times New Roman"/>
          <w:szCs w:val="20"/>
          <w:lang w:val="en-US" w:eastAsia="zh-CN"/>
        </w:rPr>
        <w:t>Valuation/Surrender value:</w:t>
      </w:r>
    </w:p>
    <w:p w14:paraId="4314B077"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2"/>
        <w:gridCol w:w="3030"/>
        <w:gridCol w:w="1363"/>
        <w:gridCol w:w="3831"/>
      </w:tblGrid>
      <w:tr w:rsidR="00267633" w:rsidRPr="00267633" w14:paraId="7E8103F3" w14:textId="77777777" w:rsidTr="00361A4D">
        <w:trPr>
          <w:divId w:val="2116439976"/>
        </w:trPr>
        <w:tc>
          <w:tcPr>
            <w:tcW w:w="792" w:type="dxa"/>
          </w:tcPr>
          <w:p w14:paraId="0BC28EBD" w14:textId="77777777" w:rsidR="00267633" w:rsidRPr="00267633" w:rsidRDefault="00267633" w:rsidP="00267633">
            <w:pPr>
              <w:spacing w:before="0" w:after="0" w:line="240" w:lineRule="auto"/>
              <w:jc w:val="center"/>
              <w:rPr>
                <w:rFonts w:ascii="Times New Roman" w:hAnsi="Times New Roman" w:cs="Times New Roman"/>
                <w:szCs w:val="20"/>
                <w:lang w:val="en-US" w:eastAsia="zh-CN"/>
              </w:rPr>
            </w:pPr>
            <w:r w:rsidRPr="00267633">
              <w:rPr>
                <w:rFonts w:ascii="Times New Roman" w:hAnsi="Times New Roman" w:cs="Times New Roman"/>
                <w:szCs w:val="20"/>
                <w:lang w:val="en-US" w:eastAsia="zh-CN"/>
              </w:rPr>
              <w:t>S/No.</w:t>
            </w:r>
          </w:p>
        </w:tc>
        <w:tc>
          <w:tcPr>
            <w:tcW w:w="3031" w:type="dxa"/>
          </w:tcPr>
          <w:p w14:paraId="41EAA367"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 xml:space="preserve">Item </w:t>
            </w:r>
          </w:p>
        </w:tc>
        <w:tc>
          <w:tcPr>
            <w:tcW w:w="1360" w:type="dxa"/>
          </w:tcPr>
          <w:p w14:paraId="618B8FD7"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 xml:space="preserve">Information </w:t>
            </w:r>
          </w:p>
        </w:tc>
        <w:tc>
          <w:tcPr>
            <w:tcW w:w="3833" w:type="dxa"/>
          </w:tcPr>
          <w:p w14:paraId="421A1AC0"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Affidavit reference or supporting document</w:t>
            </w:r>
          </w:p>
        </w:tc>
      </w:tr>
      <w:tr w:rsidR="00267633" w:rsidRPr="00267633" w14:paraId="5B6AD3E1" w14:textId="77777777" w:rsidTr="00361A4D">
        <w:trPr>
          <w:divId w:val="2116439976"/>
        </w:trPr>
        <w:tc>
          <w:tcPr>
            <w:tcW w:w="792" w:type="dxa"/>
          </w:tcPr>
          <w:p w14:paraId="36817711" w14:textId="77777777" w:rsidR="00267633" w:rsidRPr="00267633" w:rsidRDefault="00267633" w:rsidP="00267633">
            <w:pPr>
              <w:spacing w:before="0" w:after="0" w:line="240" w:lineRule="auto"/>
              <w:jc w:val="center"/>
              <w:rPr>
                <w:rFonts w:ascii="Times New Roman" w:hAnsi="Times New Roman" w:cs="Times New Roman"/>
                <w:szCs w:val="20"/>
                <w:lang w:val="en-US" w:eastAsia="zh-CN"/>
              </w:rPr>
            </w:pPr>
            <w:r w:rsidRPr="00267633">
              <w:rPr>
                <w:rFonts w:ascii="Times New Roman" w:hAnsi="Times New Roman" w:cs="Times New Roman"/>
                <w:szCs w:val="20"/>
                <w:lang w:val="en-US" w:eastAsia="zh-CN"/>
              </w:rPr>
              <w:t>1</w:t>
            </w:r>
          </w:p>
        </w:tc>
        <w:tc>
          <w:tcPr>
            <w:tcW w:w="3031" w:type="dxa"/>
          </w:tcPr>
          <w:p w14:paraId="1FC18F56"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Valuation/Surrender value</w:t>
            </w:r>
          </w:p>
          <w:p w14:paraId="5FA486A5" w14:textId="77777777" w:rsidR="00267633" w:rsidRPr="00267633" w:rsidRDefault="00267633" w:rsidP="00267633">
            <w:pPr>
              <w:spacing w:before="0" w:after="0" w:line="240" w:lineRule="auto"/>
              <w:rPr>
                <w:rFonts w:ascii="Times New Roman" w:hAnsi="Times New Roman" w:cs="Times New Roman"/>
                <w:szCs w:val="20"/>
                <w:lang w:val="en-US" w:eastAsia="zh-CN"/>
              </w:rPr>
            </w:pPr>
          </w:p>
        </w:tc>
        <w:tc>
          <w:tcPr>
            <w:tcW w:w="1360" w:type="dxa"/>
          </w:tcPr>
          <w:p w14:paraId="45CE4ED1" w14:textId="77777777" w:rsidR="00267633" w:rsidRPr="00267633" w:rsidRDefault="00267633" w:rsidP="00267633">
            <w:pPr>
              <w:spacing w:before="0" w:after="0" w:line="240" w:lineRule="auto"/>
              <w:rPr>
                <w:rFonts w:ascii="Times New Roman" w:hAnsi="Times New Roman" w:cs="Times New Roman"/>
                <w:szCs w:val="20"/>
                <w:lang w:val="en-US" w:eastAsia="zh-CN"/>
              </w:rPr>
            </w:pPr>
          </w:p>
        </w:tc>
        <w:tc>
          <w:tcPr>
            <w:tcW w:w="3833" w:type="dxa"/>
          </w:tcPr>
          <w:p w14:paraId="16B290D4"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w:t>
            </w:r>
            <w:r w:rsidRPr="00267633">
              <w:rPr>
                <w:rFonts w:ascii="Times New Roman" w:hAnsi="Times New Roman" w:cs="Times New Roman"/>
                <w:i/>
                <w:szCs w:val="20"/>
                <w:lang w:val="en-US" w:eastAsia="zh-CN"/>
              </w:rPr>
              <w:t>In this column, state exactly where the document may be found, giving the page number of the relevant affidavit or bundle of documents, as appropriate.</w:t>
            </w:r>
            <w:r w:rsidRPr="00267633">
              <w:rPr>
                <w:rFonts w:ascii="Times New Roman" w:hAnsi="Times New Roman" w:cs="Times New Roman"/>
                <w:szCs w:val="20"/>
                <w:lang w:val="en-US" w:eastAsia="zh-CN"/>
              </w:rPr>
              <w:t>]</w:t>
            </w:r>
          </w:p>
        </w:tc>
      </w:tr>
      <w:tr w:rsidR="00267633" w:rsidRPr="00267633" w14:paraId="01EF1408" w14:textId="77777777" w:rsidTr="00361A4D">
        <w:trPr>
          <w:divId w:val="2116439976"/>
        </w:trPr>
        <w:tc>
          <w:tcPr>
            <w:tcW w:w="792" w:type="dxa"/>
          </w:tcPr>
          <w:p w14:paraId="2C4F47CA" w14:textId="77777777" w:rsidR="00267633" w:rsidRPr="00267633" w:rsidRDefault="00267633" w:rsidP="00267633">
            <w:pPr>
              <w:spacing w:before="0" w:after="0" w:line="240" w:lineRule="auto"/>
              <w:jc w:val="center"/>
              <w:rPr>
                <w:rFonts w:ascii="Times New Roman" w:hAnsi="Times New Roman" w:cs="Times New Roman"/>
                <w:szCs w:val="20"/>
                <w:lang w:val="en-US" w:eastAsia="zh-CN"/>
              </w:rPr>
            </w:pPr>
            <w:r w:rsidRPr="00267633">
              <w:rPr>
                <w:rFonts w:ascii="Times New Roman" w:hAnsi="Times New Roman" w:cs="Times New Roman"/>
                <w:szCs w:val="20"/>
                <w:lang w:val="en-US" w:eastAsia="zh-CN"/>
              </w:rPr>
              <w:t>2</w:t>
            </w:r>
          </w:p>
        </w:tc>
        <w:tc>
          <w:tcPr>
            <w:tcW w:w="3031" w:type="dxa"/>
          </w:tcPr>
          <w:p w14:paraId="7881DD2E"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Current outstanding loan (state amount and exact date on which that amount is outstanding)</w:t>
            </w:r>
          </w:p>
          <w:p w14:paraId="290F34E2" w14:textId="77777777" w:rsidR="00267633" w:rsidRPr="00267633" w:rsidRDefault="00267633" w:rsidP="00267633">
            <w:pPr>
              <w:spacing w:before="0" w:after="0" w:line="240" w:lineRule="auto"/>
              <w:rPr>
                <w:rFonts w:ascii="Times New Roman" w:hAnsi="Times New Roman" w:cs="Times New Roman"/>
                <w:szCs w:val="20"/>
                <w:lang w:val="en-US" w:eastAsia="zh-CN"/>
              </w:rPr>
            </w:pPr>
          </w:p>
        </w:tc>
        <w:tc>
          <w:tcPr>
            <w:tcW w:w="1360" w:type="dxa"/>
          </w:tcPr>
          <w:p w14:paraId="476C8FA7" w14:textId="77777777" w:rsidR="00267633" w:rsidRPr="00267633" w:rsidRDefault="00267633" w:rsidP="00267633">
            <w:pPr>
              <w:spacing w:before="0" w:after="0" w:line="240" w:lineRule="auto"/>
              <w:rPr>
                <w:rFonts w:ascii="Times New Roman" w:hAnsi="Times New Roman" w:cs="Times New Roman"/>
                <w:szCs w:val="20"/>
                <w:lang w:val="en-US" w:eastAsia="zh-CN"/>
              </w:rPr>
            </w:pPr>
          </w:p>
        </w:tc>
        <w:tc>
          <w:tcPr>
            <w:tcW w:w="3833" w:type="dxa"/>
          </w:tcPr>
          <w:p w14:paraId="2ACFD36F" w14:textId="77777777" w:rsidR="00267633" w:rsidRPr="00267633" w:rsidRDefault="00267633" w:rsidP="00267633">
            <w:pPr>
              <w:spacing w:before="0" w:after="0" w:line="240" w:lineRule="auto"/>
              <w:rPr>
                <w:rFonts w:ascii="Times New Roman" w:hAnsi="Times New Roman" w:cs="Times New Roman"/>
                <w:szCs w:val="20"/>
                <w:lang w:val="en-US" w:eastAsia="zh-CN"/>
              </w:rPr>
            </w:pPr>
          </w:p>
        </w:tc>
      </w:tr>
      <w:tr w:rsidR="00267633" w:rsidRPr="00267633" w14:paraId="20B2C993" w14:textId="77777777" w:rsidTr="00361A4D">
        <w:trPr>
          <w:divId w:val="2116439976"/>
        </w:trPr>
        <w:tc>
          <w:tcPr>
            <w:tcW w:w="792" w:type="dxa"/>
          </w:tcPr>
          <w:p w14:paraId="4BE02E0E" w14:textId="77777777" w:rsidR="00267633" w:rsidRPr="00267633" w:rsidRDefault="00267633" w:rsidP="00267633">
            <w:pPr>
              <w:spacing w:before="0" w:after="0" w:line="240" w:lineRule="auto"/>
              <w:jc w:val="center"/>
              <w:rPr>
                <w:rFonts w:ascii="Times New Roman" w:hAnsi="Times New Roman" w:cs="Times New Roman"/>
                <w:szCs w:val="20"/>
                <w:lang w:val="en-US" w:eastAsia="zh-CN"/>
              </w:rPr>
            </w:pPr>
            <w:r w:rsidRPr="00267633">
              <w:rPr>
                <w:rFonts w:ascii="Times New Roman" w:hAnsi="Times New Roman" w:cs="Times New Roman"/>
                <w:szCs w:val="20"/>
                <w:lang w:val="en-US" w:eastAsia="zh-CN"/>
              </w:rPr>
              <w:t>3</w:t>
            </w:r>
          </w:p>
        </w:tc>
        <w:tc>
          <w:tcPr>
            <w:tcW w:w="3031" w:type="dxa"/>
          </w:tcPr>
          <w:p w14:paraId="72539CF0"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 xml:space="preserve">Plaintiff’s total CPF contributions </w:t>
            </w:r>
          </w:p>
          <w:p w14:paraId="0CB88978" w14:textId="77777777" w:rsidR="00267633" w:rsidRPr="00267633" w:rsidRDefault="00267633" w:rsidP="00267633">
            <w:pPr>
              <w:spacing w:before="0" w:after="0" w:line="240" w:lineRule="auto"/>
              <w:rPr>
                <w:rFonts w:ascii="Times New Roman" w:hAnsi="Times New Roman" w:cs="Times New Roman"/>
                <w:szCs w:val="20"/>
                <w:lang w:val="en-US" w:eastAsia="zh-CN"/>
              </w:rPr>
            </w:pPr>
          </w:p>
        </w:tc>
        <w:tc>
          <w:tcPr>
            <w:tcW w:w="1360" w:type="dxa"/>
          </w:tcPr>
          <w:p w14:paraId="1E7E71D3"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Principal:</w:t>
            </w:r>
          </w:p>
          <w:p w14:paraId="73E16C16"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Interest:</w:t>
            </w:r>
          </w:p>
          <w:p w14:paraId="29FC904A" w14:textId="77777777" w:rsidR="00267633" w:rsidRPr="00267633" w:rsidRDefault="00267633" w:rsidP="00267633">
            <w:pPr>
              <w:spacing w:before="0" w:after="0" w:line="240" w:lineRule="auto"/>
              <w:rPr>
                <w:rFonts w:ascii="Times New Roman" w:hAnsi="Times New Roman" w:cs="Times New Roman"/>
                <w:szCs w:val="20"/>
                <w:lang w:val="en-US" w:eastAsia="zh-CN"/>
              </w:rPr>
            </w:pPr>
          </w:p>
          <w:p w14:paraId="593829F1"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Total:</w:t>
            </w:r>
          </w:p>
          <w:p w14:paraId="5AADF231" w14:textId="77777777" w:rsidR="00267633" w:rsidRPr="00267633" w:rsidRDefault="00267633" w:rsidP="00267633">
            <w:pPr>
              <w:spacing w:before="0" w:after="0" w:line="240" w:lineRule="auto"/>
              <w:rPr>
                <w:rFonts w:ascii="Times New Roman" w:hAnsi="Times New Roman" w:cs="Times New Roman"/>
                <w:szCs w:val="20"/>
                <w:lang w:val="en-US" w:eastAsia="zh-CN"/>
              </w:rPr>
            </w:pPr>
          </w:p>
        </w:tc>
        <w:tc>
          <w:tcPr>
            <w:tcW w:w="3833" w:type="dxa"/>
          </w:tcPr>
          <w:p w14:paraId="5E31345D" w14:textId="77777777" w:rsidR="00267633" w:rsidRPr="00267633" w:rsidRDefault="00267633" w:rsidP="00267633">
            <w:pPr>
              <w:spacing w:before="0" w:after="0" w:line="240" w:lineRule="auto"/>
              <w:rPr>
                <w:rFonts w:ascii="Times New Roman" w:hAnsi="Times New Roman" w:cs="Times New Roman"/>
                <w:szCs w:val="20"/>
                <w:lang w:val="en-US" w:eastAsia="zh-CN"/>
              </w:rPr>
            </w:pPr>
          </w:p>
        </w:tc>
      </w:tr>
      <w:tr w:rsidR="00267633" w:rsidRPr="00267633" w14:paraId="7C2A70F9" w14:textId="77777777" w:rsidTr="00361A4D">
        <w:trPr>
          <w:divId w:val="2116439976"/>
        </w:trPr>
        <w:tc>
          <w:tcPr>
            <w:tcW w:w="792" w:type="dxa"/>
          </w:tcPr>
          <w:p w14:paraId="05EBD490" w14:textId="77777777" w:rsidR="00267633" w:rsidRPr="00267633" w:rsidRDefault="00267633" w:rsidP="00267633">
            <w:pPr>
              <w:spacing w:before="0" w:after="0" w:line="240" w:lineRule="auto"/>
              <w:jc w:val="center"/>
              <w:rPr>
                <w:rFonts w:ascii="Times New Roman" w:hAnsi="Times New Roman" w:cs="Times New Roman"/>
                <w:szCs w:val="20"/>
                <w:lang w:val="en-US" w:eastAsia="zh-CN"/>
              </w:rPr>
            </w:pPr>
            <w:r w:rsidRPr="00267633">
              <w:rPr>
                <w:rFonts w:ascii="Times New Roman" w:hAnsi="Times New Roman" w:cs="Times New Roman"/>
                <w:szCs w:val="20"/>
                <w:lang w:val="en-US" w:eastAsia="zh-CN"/>
              </w:rPr>
              <w:t>4</w:t>
            </w:r>
          </w:p>
        </w:tc>
        <w:tc>
          <w:tcPr>
            <w:tcW w:w="3031" w:type="dxa"/>
          </w:tcPr>
          <w:p w14:paraId="434648B7"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Defendant’s total CPF contributions</w:t>
            </w:r>
          </w:p>
          <w:p w14:paraId="7A607B5B" w14:textId="77777777" w:rsidR="00267633" w:rsidRPr="00267633" w:rsidRDefault="00267633" w:rsidP="00267633">
            <w:pPr>
              <w:spacing w:before="0" w:after="0" w:line="240" w:lineRule="auto"/>
              <w:rPr>
                <w:rFonts w:ascii="Times New Roman" w:hAnsi="Times New Roman" w:cs="Times New Roman"/>
                <w:szCs w:val="20"/>
                <w:lang w:val="en-US" w:eastAsia="zh-CN"/>
              </w:rPr>
            </w:pPr>
          </w:p>
        </w:tc>
        <w:tc>
          <w:tcPr>
            <w:tcW w:w="1360" w:type="dxa"/>
          </w:tcPr>
          <w:p w14:paraId="62693AF5"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Principal:</w:t>
            </w:r>
          </w:p>
          <w:p w14:paraId="7A07AE3B"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Interest:</w:t>
            </w:r>
          </w:p>
          <w:p w14:paraId="13B3F67C" w14:textId="77777777" w:rsidR="00267633" w:rsidRPr="00267633" w:rsidRDefault="00267633" w:rsidP="00267633">
            <w:pPr>
              <w:spacing w:before="0" w:after="0" w:line="240" w:lineRule="auto"/>
              <w:rPr>
                <w:rFonts w:ascii="Times New Roman" w:hAnsi="Times New Roman" w:cs="Times New Roman"/>
                <w:szCs w:val="20"/>
                <w:lang w:val="en-US" w:eastAsia="zh-CN"/>
              </w:rPr>
            </w:pPr>
          </w:p>
          <w:p w14:paraId="7A03BFFF"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Total:</w:t>
            </w:r>
          </w:p>
          <w:p w14:paraId="7CE98861" w14:textId="77777777" w:rsidR="00267633" w:rsidRPr="00267633" w:rsidRDefault="00267633" w:rsidP="00267633">
            <w:pPr>
              <w:spacing w:before="0" w:after="0" w:line="240" w:lineRule="auto"/>
              <w:rPr>
                <w:rFonts w:ascii="Times New Roman" w:hAnsi="Times New Roman" w:cs="Times New Roman"/>
                <w:szCs w:val="20"/>
                <w:lang w:val="en-US" w:eastAsia="zh-CN"/>
              </w:rPr>
            </w:pPr>
          </w:p>
        </w:tc>
        <w:tc>
          <w:tcPr>
            <w:tcW w:w="3833" w:type="dxa"/>
          </w:tcPr>
          <w:p w14:paraId="2621DD10" w14:textId="77777777" w:rsidR="00267633" w:rsidRPr="00267633" w:rsidRDefault="00267633" w:rsidP="00267633">
            <w:pPr>
              <w:spacing w:before="0" w:after="0" w:line="240" w:lineRule="auto"/>
              <w:rPr>
                <w:rFonts w:ascii="Times New Roman" w:hAnsi="Times New Roman" w:cs="Times New Roman"/>
                <w:szCs w:val="20"/>
                <w:lang w:val="en-US" w:eastAsia="zh-CN"/>
              </w:rPr>
            </w:pPr>
          </w:p>
        </w:tc>
      </w:tr>
      <w:tr w:rsidR="00267633" w:rsidRPr="00267633" w14:paraId="4BDA8AEB" w14:textId="77777777" w:rsidTr="00361A4D">
        <w:trPr>
          <w:divId w:val="2116439976"/>
        </w:trPr>
        <w:tc>
          <w:tcPr>
            <w:tcW w:w="792" w:type="dxa"/>
          </w:tcPr>
          <w:p w14:paraId="033CE936" w14:textId="77777777" w:rsidR="00267633" w:rsidRPr="00267633" w:rsidRDefault="00267633" w:rsidP="00267633">
            <w:pPr>
              <w:spacing w:before="0" w:after="0" w:line="240" w:lineRule="auto"/>
              <w:jc w:val="center"/>
              <w:rPr>
                <w:rFonts w:ascii="Times New Roman" w:hAnsi="Times New Roman" w:cs="Times New Roman"/>
                <w:szCs w:val="20"/>
                <w:lang w:val="en-US" w:eastAsia="zh-CN"/>
              </w:rPr>
            </w:pPr>
            <w:r w:rsidRPr="00267633">
              <w:rPr>
                <w:rFonts w:ascii="Times New Roman" w:hAnsi="Times New Roman" w:cs="Times New Roman"/>
                <w:szCs w:val="20"/>
                <w:lang w:val="en-US" w:eastAsia="zh-CN"/>
              </w:rPr>
              <w:t>5</w:t>
            </w:r>
          </w:p>
        </w:tc>
        <w:tc>
          <w:tcPr>
            <w:tcW w:w="3031" w:type="dxa"/>
          </w:tcPr>
          <w:p w14:paraId="52CB6DB2"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Plaintiff’s total cash contributions towards purchase</w:t>
            </w:r>
          </w:p>
          <w:p w14:paraId="613C1E88" w14:textId="77777777" w:rsidR="00267633" w:rsidRPr="00267633" w:rsidRDefault="00267633" w:rsidP="00267633">
            <w:pPr>
              <w:spacing w:before="0" w:after="0" w:line="240" w:lineRule="auto"/>
              <w:rPr>
                <w:rFonts w:ascii="Times New Roman" w:hAnsi="Times New Roman" w:cs="Times New Roman"/>
                <w:szCs w:val="20"/>
                <w:lang w:val="en-US" w:eastAsia="zh-CN"/>
              </w:rPr>
            </w:pPr>
          </w:p>
        </w:tc>
        <w:tc>
          <w:tcPr>
            <w:tcW w:w="1360" w:type="dxa"/>
          </w:tcPr>
          <w:p w14:paraId="5A6C2238" w14:textId="77777777" w:rsidR="00267633" w:rsidRPr="00267633" w:rsidRDefault="00267633" w:rsidP="00267633">
            <w:pPr>
              <w:spacing w:before="0" w:after="0" w:line="240" w:lineRule="auto"/>
              <w:rPr>
                <w:rFonts w:ascii="Times New Roman" w:hAnsi="Times New Roman" w:cs="Times New Roman"/>
                <w:szCs w:val="20"/>
                <w:lang w:val="en-US" w:eastAsia="zh-CN"/>
              </w:rPr>
            </w:pPr>
          </w:p>
        </w:tc>
        <w:tc>
          <w:tcPr>
            <w:tcW w:w="3833" w:type="dxa"/>
          </w:tcPr>
          <w:p w14:paraId="01699DE2" w14:textId="77777777" w:rsidR="00267633" w:rsidRPr="00267633" w:rsidRDefault="00267633" w:rsidP="00267633">
            <w:pPr>
              <w:spacing w:before="0" w:after="0" w:line="240" w:lineRule="auto"/>
              <w:rPr>
                <w:rFonts w:ascii="Times New Roman" w:hAnsi="Times New Roman" w:cs="Times New Roman"/>
                <w:szCs w:val="20"/>
                <w:lang w:val="en-US" w:eastAsia="zh-CN"/>
              </w:rPr>
            </w:pPr>
          </w:p>
        </w:tc>
      </w:tr>
      <w:tr w:rsidR="00267633" w:rsidRPr="00267633" w14:paraId="6AD83805" w14:textId="77777777" w:rsidTr="00361A4D">
        <w:trPr>
          <w:divId w:val="2116439976"/>
        </w:trPr>
        <w:tc>
          <w:tcPr>
            <w:tcW w:w="792" w:type="dxa"/>
          </w:tcPr>
          <w:p w14:paraId="1A102C78" w14:textId="77777777" w:rsidR="00267633" w:rsidRPr="00267633" w:rsidRDefault="00267633" w:rsidP="00267633">
            <w:pPr>
              <w:spacing w:before="0" w:after="0" w:line="240" w:lineRule="auto"/>
              <w:jc w:val="center"/>
              <w:rPr>
                <w:rFonts w:ascii="Times New Roman" w:hAnsi="Times New Roman" w:cs="Times New Roman"/>
                <w:szCs w:val="20"/>
                <w:lang w:val="en-US" w:eastAsia="zh-CN"/>
              </w:rPr>
            </w:pPr>
            <w:r w:rsidRPr="00267633">
              <w:rPr>
                <w:rFonts w:ascii="Times New Roman" w:hAnsi="Times New Roman" w:cs="Times New Roman"/>
                <w:szCs w:val="20"/>
                <w:lang w:val="en-US" w:eastAsia="zh-CN"/>
              </w:rPr>
              <w:t>6</w:t>
            </w:r>
          </w:p>
        </w:tc>
        <w:tc>
          <w:tcPr>
            <w:tcW w:w="3031" w:type="dxa"/>
          </w:tcPr>
          <w:p w14:paraId="7986C764"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Defendant’s total cash contributions towards purchase</w:t>
            </w:r>
          </w:p>
          <w:p w14:paraId="429C3253" w14:textId="77777777" w:rsidR="00267633" w:rsidRPr="00267633" w:rsidRDefault="00267633" w:rsidP="00267633">
            <w:pPr>
              <w:spacing w:before="0" w:after="0" w:line="240" w:lineRule="auto"/>
              <w:rPr>
                <w:rFonts w:ascii="Times New Roman" w:hAnsi="Times New Roman" w:cs="Times New Roman"/>
                <w:szCs w:val="20"/>
                <w:lang w:val="en-US" w:eastAsia="zh-CN"/>
              </w:rPr>
            </w:pPr>
          </w:p>
        </w:tc>
        <w:tc>
          <w:tcPr>
            <w:tcW w:w="1360" w:type="dxa"/>
          </w:tcPr>
          <w:p w14:paraId="7D4382AD" w14:textId="77777777" w:rsidR="00267633" w:rsidRPr="00267633" w:rsidRDefault="00267633" w:rsidP="00267633">
            <w:pPr>
              <w:spacing w:before="0" w:after="0" w:line="240" w:lineRule="auto"/>
              <w:rPr>
                <w:rFonts w:ascii="Times New Roman" w:hAnsi="Times New Roman" w:cs="Times New Roman"/>
                <w:szCs w:val="20"/>
                <w:lang w:val="en-US" w:eastAsia="zh-CN"/>
              </w:rPr>
            </w:pPr>
          </w:p>
        </w:tc>
        <w:tc>
          <w:tcPr>
            <w:tcW w:w="3833" w:type="dxa"/>
          </w:tcPr>
          <w:p w14:paraId="21F90F99" w14:textId="77777777" w:rsidR="00267633" w:rsidRPr="00267633" w:rsidRDefault="00267633" w:rsidP="00267633">
            <w:pPr>
              <w:spacing w:before="0" w:after="0" w:line="240" w:lineRule="auto"/>
              <w:rPr>
                <w:rFonts w:ascii="Times New Roman" w:hAnsi="Times New Roman" w:cs="Times New Roman"/>
                <w:szCs w:val="20"/>
                <w:lang w:val="en-US" w:eastAsia="zh-CN"/>
              </w:rPr>
            </w:pPr>
          </w:p>
        </w:tc>
      </w:tr>
      <w:tr w:rsidR="00267633" w:rsidRPr="00267633" w14:paraId="5F2E2696" w14:textId="77777777" w:rsidTr="00361A4D">
        <w:trPr>
          <w:divId w:val="2116439976"/>
        </w:trPr>
        <w:tc>
          <w:tcPr>
            <w:tcW w:w="792" w:type="dxa"/>
          </w:tcPr>
          <w:p w14:paraId="03EA170C" w14:textId="77777777" w:rsidR="00267633" w:rsidRPr="00267633" w:rsidRDefault="00267633" w:rsidP="00267633">
            <w:pPr>
              <w:spacing w:before="0" w:after="0" w:line="240" w:lineRule="auto"/>
              <w:jc w:val="center"/>
              <w:rPr>
                <w:rFonts w:ascii="Times New Roman" w:hAnsi="Times New Roman" w:cs="Times New Roman"/>
                <w:szCs w:val="20"/>
                <w:lang w:val="en-US" w:eastAsia="zh-CN"/>
              </w:rPr>
            </w:pPr>
            <w:r w:rsidRPr="00267633">
              <w:rPr>
                <w:rFonts w:ascii="Times New Roman" w:hAnsi="Times New Roman" w:cs="Times New Roman"/>
                <w:szCs w:val="20"/>
                <w:lang w:val="en-US" w:eastAsia="zh-CN"/>
              </w:rPr>
              <w:t>7</w:t>
            </w:r>
          </w:p>
        </w:tc>
        <w:tc>
          <w:tcPr>
            <w:tcW w:w="3031" w:type="dxa"/>
          </w:tcPr>
          <w:p w14:paraId="4682EB52"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Any other contributions towards this property by Plaintiff, e.g. renovations, furniture, etc.</w:t>
            </w:r>
          </w:p>
          <w:p w14:paraId="278A78F7" w14:textId="77777777" w:rsidR="00267633" w:rsidRPr="00267633" w:rsidRDefault="00267633" w:rsidP="00267633">
            <w:pPr>
              <w:spacing w:before="0" w:after="0" w:line="240" w:lineRule="auto"/>
              <w:rPr>
                <w:rFonts w:ascii="Times New Roman" w:hAnsi="Times New Roman" w:cs="Times New Roman"/>
                <w:szCs w:val="20"/>
                <w:lang w:val="en-US" w:eastAsia="zh-CN"/>
              </w:rPr>
            </w:pPr>
          </w:p>
        </w:tc>
        <w:tc>
          <w:tcPr>
            <w:tcW w:w="1360" w:type="dxa"/>
          </w:tcPr>
          <w:p w14:paraId="064F5CD9" w14:textId="77777777" w:rsidR="00267633" w:rsidRPr="00267633" w:rsidRDefault="00267633" w:rsidP="00267633">
            <w:pPr>
              <w:spacing w:before="0" w:after="0" w:line="240" w:lineRule="auto"/>
              <w:rPr>
                <w:rFonts w:ascii="Times New Roman" w:hAnsi="Times New Roman" w:cs="Times New Roman"/>
                <w:szCs w:val="20"/>
                <w:lang w:val="en-US" w:eastAsia="zh-CN"/>
              </w:rPr>
            </w:pPr>
          </w:p>
        </w:tc>
        <w:tc>
          <w:tcPr>
            <w:tcW w:w="3833" w:type="dxa"/>
          </w:tcPr>
          <w:p w14:paraId="2DA99E64" w14:textId="77777777" w:rsidR="00267633" w:rsidRPr="00267633" w:rsidRDefault="00267633" w:rsidP="00267633">
            <w:pPr>
              <w:spacing w:before="0" w:after="0" w:line="240" w:lineRule="auto"/>
              <w:rPr>
                <w:rFonts w:ascii="Times New Roman" w:hAnsi="Times New Roman" w:cs="Times New Roman"/>
                <w:szCs w:val="20"/>
                <w:lang w:val="en-US" w:eastAsia="zh-CN"/>
              </w:rPr>
            </w:pPr>
          </w:p>
        </w:tc>
      </w:tr>
      <w:tr w:rsidR="00267633" w:rsidRPr="00267633" w14:paraId="4C87F7C2" w14:textId="77777777" w:rsidTr="00361A4D">
        <w:trPr>
          <w:divId w:val="2116439976"/>
          <w:trHeight w:val="1449"/>
        </w:trPr>
        <w:tc>
          <w:tcPr>
            <w:tcW w:w="792" w:type="dxa"/>
          </w:tcPr>
          <w:p w14:paraId="088B348B" w14:textId="77777777" w:rsidR="00267633" w:rsidRPr="00267633" w:rsidRDefault="00267633" w:rsidP="00267633">
            <w:pPr>
              <w:spacing w:before="0" w:after="0" w:line="240" w:lineRule="auto"/>
              <w:jc w:val="center"/>
              <w:rPr>
                <w:rFonts w:ascii="Times New Roman" w:hAnsi="Times New Roman" w:cs="Times New Roman"/>
                <w:szCs w:val="20"/>
                <w:lang w:val="en-US" w:eastAsia="zh-CN"/>
              </w:rPr>
            </w:pPr>
            <w:r w:rsidRPr="00267633">
              <w:rPr>
                <w:rFonts w:ascii="Times New Roman" w:hAnsi="Times New Roman" w:cs="Times New Roman"/>
                <w:szCs w:val="20"/>
                <w:lang w:val="en-US" w:eastAsia="zh-CN"/>
              </w:rPr>
              <w:t>8</w:t>
            </w:r>
          </w:p>
        </w:tc>
        <w:tc>
          <w:tcPr>
            <w:tcW w:w="3031" w:type="dxa"/>
          </w:tcPr>
          <w:p w14:paraId="5F6B691F" w14:textId="77777777" w:rsidR="00267633" w:rsidRPr="00267633" w:rsidRDefault="00267633" w:rsidP="00CE2010">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Any other contributions towards this property by Defendant, e.g. renovations, furniture, etc.</w:t>
            </w:r>
          </w:p>
        </w:tc>
        <w:tc>
          <w:tcPr>
            <w:tcW w:w="1360" w:type="dxa"/>
          </w:tcPr>
          <w:p w14:paraId="36ACC60B" w14:textId="77777777" w:rsidR="00267633" w:rsidRPr="00267633" w:rsidRDefault="00267633" w:rsidP="00267633">
            <w:pPr>
              <w:spacing w:before="0" w:after="0" w:line="240" w:lineRule="auto"/>
              <w:rPr>
                <w:rFonts w:ascii="Times New Roman" w:hAnsi="Times New Roman" w:cs="Times New Roman"/>
                <w:szCs w:val="20"/>
                <w:lang w:val="en-US" w:eastAsia="zh-CN"/>
              </w:rPr>
            </w:pPr>
          </w:p>
        </w:tc>
        <w:tc>
          <w:tcPr>
            <w:tcW w:w="3833" w:type="dxa"/>
          </w:tcPr>
          <w:p w14:paraId="1D367089" w14:textId="77777777" w:rsidR="00267633" w:rsidRPr="00267633" w:rsidRDefault="00267633" w:rsidP="00267633">
            <w:pPr>
              <w:spacing w:before="0" w:after="0" w:line="240" w:lineRule="auto"/>
              <w:rPr>
                <w:rFonts w:ascii="Times New Roman" w:hAnsi="Times New Roman" w:cs="Times New Roman"/>
                <w:szCs w:val="20"/>
                <w:lang w:val="en-US" w:eastAsia="zh-CN"/>
              </w:rPr>
            </w:pPr>
          </w:p>
        </w:tc>
      </w:tr>
    </w:tbl>
    <w:p w14:paraId="1738ABF7"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State what this party wants in respect of the property, and how sale proceeds, if any, are to be divided between parties:</w:t>
      </w:r>
    </w:p>
    <w:p w14:paraId="7429D814"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sectPr w:rsidR="00267633" w:rsidRPr="00267633">
          <w:pgSz w:w="11906" w:h="16838"/>
          <w:pgMar w:top="1440" w:right="1440" w:bottom="1440" w:left="1440" w:header="708" w:footer="708" w:gutter="0"/>
          <w:cols w:space="708"/>
          <w:docGrid w:linePitch="360"/>
        </w:sectPr>
      </w:pPr>
    </w:p>
    <w:p w14:paraId="21C3BFC7" w14:textId="77777777" w:rsidR="001B599E" w:rsidRPr="001B599E" w:rsidRDefault="001B599E" w:rsidP="001B599E">
      <w:pPr>
        <w:pStyle w:val="Heading1"/>
        <w:jc w:val="center"/>
        <w:divId w:val="2116439976"/>
        <w:rPr>
          <w:rFonts w:ascii="Arial Narrow" w:hAnsi="Arial Narrow" w:cstheme="majorBidi"/>
          <w:color w:val="auto"/>
          <w:sz w:val="24"/>
          <w:szCs w:val="32"/>
          <w:u w:val="single"/>
        </w:rPr>
      </w:pPr>
      <w:r w:rsidRPr="001B599E">
        <w:rPr>
          <w:rFonts w:ascii="Arial Narrow" w:hAnsi="Arial Narrow"/>
          <w:b w:val="0"/>
          <w:color w:val="auto"/>
          <w:sz w:val="24"/>
          <w:u w:val="single"/>
        </w:rPr>
        <w:lastRenderedPageBreak/>
        <w:t>FORM 243</w:t>
      </w:r>
    </w:p>
    <w:p w14:paraId="6DA0EADD" w14:textId="77777777" w:rsidR="001B599E" w:rsidRPr="001B599E" w:rsidRDefault="001B599E" w:rsidP="001B599E">
      <w:pPr>
        <w:spacing w:after="200" w:line="276" w:lineRule="auto"/>
        <w:divId w:val="2116439976"/>
        <w:rPr>
          <w:rFonts w:ascii="Arial Narrow" w:hAnsi="Arial Narrow"/>
          <w:b/>
          <w:u w:val="single"/>
        </w:rPr>
      </w:pPr>
      <w:r w:rsidRPr="001B599E">
        <w:rPr>
          <w:rFonts w:ascii="Arial Narrow" w:eastAsia="SimSun" w:hAnsi="Arial Narrow" w:cs="Times New Roman"/>
          <w:lang w:val="en-GB" w:eastAsia="en-GB"/>
        </w:rPr>
        <w:t>Para 86(5)(b)</w:t>
      </w:r>
    </w:p>
    <w:p w14:paraId="515F1B9E" w14:textId="77777777" w:rsidR="001B599E" w:rsidRPr="001B599E" w:rsidRDefault="001B599E" w:rsidP="001B599E">
      <w:pPr>
        <w:jc w:val="center"/>
        <w:divId w:val="2116439976"/>
        <w:rPr>
          <w:rFonts w:ascii="Arial Narrow" w:hAnsi="Arial Narrow"/>
          <w:b/>
          <w:u w:val="single"/>
        </w:rPr>
      </w:pPr>
      <w:r w:rsidRPr="001B599E">
        <w:rPr>
          <w:rFonts w:ascii="Arial Narrow" w:hAnsi="Arial Narrow"/>
          <w:b/>
          <w:u w:val="single"/>
        </w:rPr>
        <w:t xml:space="preserve">JOINT SUMMARY </w:t>
      </w:r>
    </w:p>
    <w:p w14:paraId="48B355A3" w14:textId="77777777" w:rsidR="001B599E" w:rsidRPr="001B599E" w:rsidRDefault="001B599E" w:rsidP="001B599E">
      <w:pPr>
        <w:jc w:val="center"/>
        <w:divId w:val="2116439976"/>
        <w:rPr>
          <w:rFonts w:ascii="Arial Narrow" w:hAnsi="Arial Narrow"/>
          <w:b/>
          <w:u w:val="single"/>
        </w:rPr>
      </w:pPr>
      <w:r w:rsidRPr="001B599E">
        <w:rPr>
          <w:rFonts w:ascii="Arial Narrow" w:hAnsi="Arial Narrow"/>
          <w:b/>
          <w:u w:val="single"/>
        </w:rPr>
        <w:t>(of parties’ respective positions as at DDMMYY)</w:t>
      </w:r>
    </w:p>
    <w:p w14:paraId="22E934DE" w14:textId="77777777" w:rsidR="001B599E" w:rsidRPr="001B599E" w:rsidRDefault="001B599E" w:rsidP="001B599E">
      <w:pPr>
        <w:jc w:val="center"/>
        <w:divId w:val="2116439976"/>
        <w:rPr>
          <w:rFonts w:ascii="Arial Narrow" w:hAnsi="Arial Narrow"/>
          <w:u w:val="single"/>
        </w:rPr>
      </w:pPr>
      <w:r w:rsidRPr="001B599E">
        <w:rPr>
          <w:rFonts w:ascii="Arial Narrow" w:hAnsi="Arial Narrow"/>
          <w:u w:val="single"/>
        </w:rPr>
        <w:t xml:space="preserve">(TITLE AS IN ACTION) </w:t>
      </w:r>
    </w:p>
    <w:p w14:paraId="679DFCA4" w14:textId="77777777" w:rsidR="001B599E" w:rsidRPr="001B599E" w:rsidRDefault="001B599E" w:rsidP="001B599E">
      <w:pPr>
        <w:divId w:val="2116439976"/>
        <w:rPr>
          <w:rFonts w:ascii="Arial Narrow" w:hAnsi="Arial Narrow"/>
          <w:b/>
          <w:u w:val="single"/>
        </w:rPr>
      </w:pPr>
      <w:r w:rsidRPr="001B599E">
        <w:rPr>
          <w:rFonts w:ascii="Arial Narrow" w:hAnsi="Arial Narrow"/>
          <w:b/>
          <w:u w:val="single"/>
        </w:rPr>
        <w:t xml:space="preserve">Section 1: Background information </w:t>
      </w:r>
    </w:p>
    <w:tbl>
      <w:tblPr>
        <w:tblW w:w="14317" w:type="dxa"/>
        <w:tblInd w:w="-2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8"/>
        <w:gridCol w:w="3982"/>
        <w:gridCol w:w="2357"/>
        <w:gridCol w:w="2751"/>
        <w:gridCol w:w="4549"/>
      </w:tblGrid>
      <w:tr w:rsidR="001B599E" w:rsidRPr="001B599E" w14:paraId="016444A9" w14:textId="77777777" w:rsidTr="001B599E">
        <w:trPr>
          <w:divId w:val="2116439976"/>
        </w:trPr>
        <w:tc>
          <w:tcPr>
            <w:tcW w:w="678" w:type="dxa"/>
            <w:tcBorders>
              <w:top w:val="single" w:sz="4" w:space="0" w:color="auto"/>
              <w:left w:val="single" w:sz="4" w:space="0" w:color="auto"/>
              <w:bottom w:val="single" w:sz="4" w:space="0" w:color="auto"/>
              <w:right w:val="single" w:sz="4" w:space="0" w:color="auto"/>
            </w:tcBorders>
            <w:shd w:val="clear" w:color="auto" w:fill="D9D9D9"/>
            <w:hideMark/>
          </w:tcPr>
          <w:p w14:paraId="32F2112C" w14:textId="77777777" w:rsidR="001B599E" w:rsidRPr="001B599E" w:rsidRDefault="001B599E">
            <w:pPr>
              <w:spacing w:after="0"/>
              <w:jc w:val="both"/>
              <w:rPr>
                <w:rFonts w:ascii="Arial Narrow" w:eastAsia="Calibri" w:hAnsi="Arial Narrow" w:cs="Times New Roman"/>
                <w:b/>
              </w:rPr>
            </w:pPr>
            <w:r w:rsidRPr="001B599E">
              <w:rPr>
                <w:rFonts w:ascii="Arial Narrow" w:eastAsia="Calibri" w:hAnsi="Arial Narrow" w:cs="Times New Roman"/>
                <w:b/>
              </w:rPr>
              <w:t>S/No</w:t>
            </w:r>
          </w:p>
        </w:tc>
        <w:tc>
          <w:tcPr>
            <w:tcW w:w="3982" w:type="dxa"/>
            <w:tcBorders>
              <w:top w:val="single" w:sz="4" w:space="0" w:color="auto"/>
              <w:left w:val="single" w:sz="4" w:space="0" w:color="auto"/>
              <w:bottom w:val="single" w:sz="4" w:space="0" w:color="auto"/>
              <w:right w:val="single" w:sz="4" w:space="0" w:color="auto"/>
            </w:tcBorders>
            <w:shd w:val="clear" w:color="auto" w:fill="D9D9D9"/>
          </w:tcPr>
          <w:p w14:paraId="0B89868D" w14:textId="77777777" w:rsidR="001B599E" w:rsidRPr="001B599E" w:rsidRDefault="001B599E">
            <w:pPr>
              <w:spacing w:after="0"/>
              <w:jc w:val="both"/>
              <w:rPr>
                <w:rFonts w:ascii="Arial Narrow" w:eastAsia="Calibri" w:hAnsi="Arial Narrow" w:cs="Times New Roman"/>
                <w:b/>
              </w:rPr>
            </w:pPr>
            <w:r w:rsidRPr="001B599E">
              <w:rPr>
                <w:rFonts w:ascii="Arial Narrow" w:eastAsia="Calibri" w:hAnsi="Arial Narrow" w:cs="Times New Roman"/>
                <w:b/>
              </w:rPr>
              <w:t>Particulars</w:t>
            </w:r>
          </w:p>
          <w:p w14:paraId="35FB803A" w14:textId="77777777" w:rsidR="001B599E" w:rsidRPr="001B599E" w:rsidRDefault="001B599E">
            <w:pPr>
              <w:spacing w:after="0"/>
              <w:jc w:val="both"/>
              <w:rPr>
                <w:rFonts w:ascii="Arial Narrow" w:eastAsia="Calibri" w:hAnsi="Arial Narrow" w:cs="Times New Roman"/>
                <w:b/>
              </w:rPr>
            </w:pPr>
          </w:p>
        </w:tc>
        <w:tc>
          <w:tcPr>
            <w:tcW w:w="2357" w:type="dxa"/>
            <w:tcBorders>
              <w:top w:val="single" w:sz="4" w:space="0" w:color="auto"/>
              <w:left w:val="single" w:sz="4" w:space="0" w:color="auto"/>
              <w:bottom w:val="single" w:sz="4" w:space="0" w:color="auto"/>
              <w:right w:val="single" w:sz="4" w:space="0" w:color="auto"/>
            </w:tcBorders>
            <w:shd w:val="clear" w:color="auto" w:fill="D9D9D9"/>
            <w:hideMark/>
          </w:tcPr>
          <w:p w14:paraId="0C7302F8" w14:textId="77777777" w:rsidR="001B599E" w:rsidRPr="001B599E" w:rsidRDefault="001B599E">
            <w:pPr>
              <w:spacing w:after="0"/>
              <w:jc w:val="both"/>
              <w:rPr>
                <w:rFonts w:ascii="Arial Narrow" w:eastAsia="Calibri" w:hAnsi="Arial Narrow" w:cs="Times New Roman"/>
                <w:b/>
              </w:rPr>
            </w:pPr>
            <w:r w:rsidRPr="001B599E">
              <w:rPr>
                <w:rFonts w:ascii="Arial Narrow" w:eastAsia="Calibri" w:hAnsi="Arial Narrow" w:cs="Times New Roman"/>
                <w:b/>
              </w:rPr>
              <w:t>Husband</w:t>
            </w:r>
          </w:p>
        </w:tc>
        <w:tc>
          <w:tcPr>
            <w:tcW w:w="2751" w:type="dxa"/>
            <w:tcBorders>
              <w:top w:val="single" w:sz="4" w:space="0" w:color="auto"/>
              <w:left w:val="single" w:sz="4" w:space="0" w:color="auto"/>
              <w:bottom w:val="single" w:sz="4" w:space="0" w:color="auto"/>
              <w:right w:val="single" w:sz="4" w:space="0" w:color="auto"/>
            </w:tcBorders>
            <w:shd w:val="clear" w:color="auto" w:fill="D9D9D9"/>
            <w:hideMark/>
          </w:tcPr>
          <w:p w14:paraId="3345AC07" w14:textId="77777777" w:rsidR="001B599E" w:rsidRPr="001B599E" w:rsidRDefault="001B599E">
            <w:pPr>
              <w:spacing w:after="0"/>
              <w:jc w:val="both"/>
              <w:rPr>
                <w:rFonts w:ascii="Arial Narrow" w:eastAsia="Calibri" w:hAnsi="Arial Narrow" w:cs="Times New Roman"/>
                <w:b/>
              </w:rPr>
            </w:pPr>
            <w:r w:rsidRPr="001B599E">
              <w:rPr>
                <w:rFonts w:ascii="Arial Narrow" w:eastAsia="Calibri" w:hAnsi="Arial Narrow" w:cs="Times New Roman"/>
                <w:b/>
              </w:rPr>
              <w:t>Wife</w:t>
            </w:r>
          </w:p>
        </w:tc>
        <w:tc>
          <w:tcPr>
            <w:tcW w:w="4549" w:type="dxa"/>
            <w:tcBorders>
              <w:top w:val="single" w:sz="4" w:space="0" w:color="auto"/>
              <w:left w:val="single" w:sz="4" w:space="0" w:color="auto"/>
              <w:bottom w:val="single" w:sz="4" w:space="0" w:color="auto"/>
              <w:right w:val="single" w:sz="4" w:space="0" w:color="auto"/>
            </w:tcBorders>
            <w:shd w:val="clear" w:color="auto" w:fill="D9D9D9"/>
            <w:hideMark/>
          </w:tcPr>
          <w:p w14:paraId="12E54A68" w14:textId="77777777" w:rsidR="001B599E" w:rsidRPr="001B599E" w:rsidRDefault="001B599E">
            <w:pPr>
              <w:spacing w:after="0"/>
              <w:jc w:val="both"/>
              <w:rPr>
                <w:rFonts w:ascii="Arial Narrow" w:eastAsia="Calibri" w:hAnsi="Arial Narrow" w:cs="Times New Roman"/>
                <w:b/>
              </w:rPr>
            </w:pPr>
            <w:r w:rsidRPr="001B599E">
              <w:rPr>
                <w:rFonts w:ascii="Arial Narrow" w:eastAsia="Calibri" w:hAnsi="Arial Narrow" w:cs="Times New Roman"/>
                <w:b/>
              </w:rPr>
              <w:t>Remarks</w:t>
            </w:r>
          </w:p>
        </w:tc>
      </w:tr>
      <w:tr w:rsidR="001B599E" w:rsidRPr="001B599E" w14:paraId="31A50D5C" w14:textId="77777777" w:rsidTr="001B599E">
        <w:trPr>
          <w:divId w:val="2116439976"/>
        </w:trPr>
        <w:tc>
          <w:tcPr>
            <w:tcW w:w="678" w:type="dxa"/>
            <w:tcBorders>
              <w:top w:val="single" w:sz="4" w:space="0" w:color="auto"/>
              <w:left w:val="single" w:sz="4" w:space="0" w:color="auto"/>
              <w:bottom w:val="single" w:sz="4" w:space="0" w:color="auto"/>
              <w:right w:val="single" w:sz="4" w:space="0" w:color="auto"/>
            </w:tcBorders>
            <w:shd w:val="clear" w:color="auto" w:fill="D9D9D9"/>
            <w:hideMark/>
          </w:tcPr>
          <w:p w14:paraId="7EAAC8CE" w14:textId="77777777" w:rsidR="001B599E" w:rsidRPr="001B599E" w:rsidRDefault="001B599E">
            <w:pPr>
              <w:spacing w:after="0"/>
              <w:jc w:val="both"/>
              <w:rPr>
                <w:rFonts w:ascii="Arial Narrow" w:eastAsia="Calibri" w:hAnsi="Arial Narrow" w:cs="Times New Roman"/>
                <w:b/>
              </w:rPr>
            </w:pPr>
            <w:r w:rsidRPr="001B599E">
              <w:rPr>
                <w:rFonts w:ascii="Arial Narrow" w:eastAsia="Calibri" w:hAnsi="Arial Narrow" w:cs="Times New Roman"/>
                <w:b/>
              </w:rPr>
              <w:t>1.</w:t>
            </w:r>
          </w:p>
        </w:tc>
        <w:tc>
          <w:tcPr>
            <w:tcW w:w="3982" w:type="dxa"/>
            <w:tcBorders>
              <w:top w:val="single" w:sz="4" w:space="0" w:color="auto"/>
              <w:left w:val="single" w:sz="4" w:space="0" w:color="auto"/>
              <w:bottom w:val="single" w:sz="4" w:space="0" w:color="auto"/>
              <w:right w:val="single" w:sz="4" w:space="0" w:color="auto"/>
            </w:tcBorders>
            <w:shd w:val="clear" w:color="auto" w:fill="D9D9D9"/>
          </w:tcPr>
          <w:p w14:paraId="78E676A1" w14:textId="77777777" w:rsidR="001B599E" w:rsidRPr="001B599E" w:rsidRDefault="001B599E">
            <w:pPr>
              <w:spacing w:after="0"/>
              <w:jc w:val="both"/>
              <w:rPr>
                <w:rFonts w:ascii="Arial Narrow" w:eastAsia="Calibri" w:hAnsi="Arial Narrow" w:cs="Times New Roman"/>
                <w:b/>
              </w:rPr>
            </w:pPr>
            <w:r w:rsidRPr="001B599E">
              <w:rPr>
                <w:rFonts w:ascii="Arial Narrow" w:eastAsia="Calibri" w:hAnsi="Arial Narrow" w:cs="Times New Roman"/>
                <w:b/>
              </w:rPr>
              <w:t xml:space="preserve">Current age of parties </w:t>
            </w:r>
          </w:p>
          <w:p w14:paraId="3C61E42B" w14:textId="77777777" w:rsidR="001B599E" w:rsidRPr="001B599E" w:rsidRDefault="001B599E">
            <w:pPr>
              <w:spacing w:after="0"/>
              <w:jc w:val="both"/>
              <w:rPr>
                <w:rFonts w:ascii="Arial Narrow" w:eastAsia="Calibri" w:hAnsi="Arial Narrow" w:cs="Times New Roman"/>
                <w:b/>
              </w:rPr>
            </w:pPr>
            <w:r w:rsidRPr="001B599E">
              <w:rPr>
                <w:rFonts w:ascii="Arial Narrow" w:eastAsia="Calibri" w:hAnsi="Arial Narrow" w:cs="Times New Roman"/>
                <w:b/>
              </w:rPr>
              <w:t>(birth date in brackets)</w:t>
            </w:r>
          </w:p>
          <w:p w14:paraId="127B0BD5" w14:textId="77777777" w:rsidR="001B599E" w:rsidRPr="001B599E" w:rsidRDefault="001B599E">
            <w:pPr>
              <w:spacing w:after="0"/>
              <w:jc w:val="both"/>
              <w:rPr>
                <w:rFonts w:ascii="Arial Narrow" w:eastAsia="Calibri" w:hAnsi="Arial Narrow" w:cs="Times New Roman"/>
                <w:b/>
              </w:rPr>
            </w:pPr>
          </w:p>
        </w:tc>
        <w:tc>
          <w:tcPr>
            <w:tcW w:w="2357" w:type="dxa"/>
            <w:tcBorders>
              <w:top w:val="single" w:sz="4" w:space="0" w:color="auto"/>
              <w:left w:val="single" w:sz="4" w:space="0" w:color="auto"/>
              <w:bottom w:val="single" w:sz="4" w:space="0" w:color="auto"/>
              <w:right w:val="single" w:sz="4" w:space="0" w:color="auto"/>
            </w:tcBorders>
          </w:tcPr>
          <w:p w14:paraId="1581A56D" w14:textId="77777777" w:rsidR="001B599E" w:rsidRPr="001B599E" w:rsidRDefault="001B599E">
            <w:pPr>
              <w:spacing w:after="0"/>
              <w:jc w:val="both"/>
              <w:rPr>
                <w:rFonts w:ascii="Arial Narrow" w:eastAsia="Calibri" w:hAnsi="Arial Narrow" w:cs="Times New Roman"/>
                <w:b/>
              </w:rPr>
            </w:pPr>
          </w:p>
        </w:tc>
        <w:tc>
          <w:tcPr>
            <w:tcW w:w="2751" w:type="dxa"/>
            <w:tcBorders>
              <w:top w:val="single" w:sz="4" w:space="0" w:color="auto"/>
              <w:left w:val="single" w:sz="4" w:space="0" w:color="auto"/>
              <w:bottom w:val="single" w:sz="4" w:space="0" w:color="auto"/>
              <w:right w:val="single" w:sz="4" w:space="0" w:color="auto"/>
            </w:tcBorders>
          </w:tcPr>
          <w:p w14:paraId="29B3FF2C" w14:textId="77777777" w:rsidR="001B599E" w:rsidRPr="001B599E" w:rsidRDefault="001B599E">
            <w:pPr>
              <w:spacing w:after="0"/>
              <w:jc w:val="both"/>
              <w:rPr>
                <w:rFonts w:ascii="Arial Narrow" w:eastAsia="Calibri" w:hAnsi="Arial Narrow" w:cs="Times New Roman"/>
                <w:b/>
              </w:rPr>
            </w:pPr>
          </w:p>
        </w:tc>
        <w:tc>
          <w:tcPr>
            <w:tcW w:w="4549" w:type="dxa"/>
            <w:tcBorders>
              <w:top w:val="single" w:sz="4" w:space="0" w:color="auto"/>
              <w:left w:val="single" w:sz="4" w:space="0" w:color="auto"/>
              <w:bottom w:val="single" w:sz="4" w:space="0" w:color="auto"/>
              <w:right w:val="single" w:sz="4" w:space="0" w:color="auto"/>
            </w:tcBorders>
            <w:shd w:val="clear" w:color="auto" w:fill="767171" w:themeFill="background2" w:themeFillShade="80"/>
          </w:tcPr>
          <w:p w14:paraId="7950F3C7" w14:textId="77777777" w:rsidR="001B599E" w:rsidRPr="001B599E" w:rsidRDefault="001B599E">
            <w:pPr>
              <w:spacing w:after="0"/>
              <w:jc w:val="both"/>
              <w:rPr>
                <w:rFonts w:ascii="Arial Narrow" w:eastAsia="Calibri" w:hAnsi="Arial Narrow" w:cs="Times New Roman"/>
                <w:b/>
              </w:rPr>
            </w:pPr>
          </w:p>
        </w:tc>
      </w:tr>
      <w:tr w:rsidR="001B599E" w:rsidRPr="001B599E" w14:paraId="702FC96C" w14:textId="77777777" w:rsidTr="001B599E">
        <w:trPr>
          <w:divId w:val="2116439976"/>
        </w:trPr>
        <w:tc>
          <w:tcPr>
            <w:tcW w:w="678" w:type="dxa"/>
            <w:tcBorders>
              <w:top w:val="single" w:sz="4" w:space="0" w:color="auto"/>
              <w:left w:val="single" w:sz="4" w:space="0" w:color="auto"/>
              <w:bottom w:val="single" w:sz="4" w:space="0" w:color="auto"/>
              <w:right w:val="single" w:sz="4" w:space="0" w:color="auto"/>
            </w:tcBorders>
            <w:shd w:val="clear" w:color="auto" w:fill="D9D9D9"/>
            <w:hideMark/>
          </w:tcPr>
          <w:p w14:paraId="23FE43D6" w14:textId="77777777" w:rsidR="001B599E" w:rsidRPr="001B599E" w:rsidRDefault="001B599E">
            <w:pPr>
              <w:spacing w:after="0"/>
              <w:jc w:val="both"/>
              <w:rPr>
                <w:rFonts w:ascii="Arial Narrow" w:eastAsia="Calibri" w:hAnsi="Arial Narrow" w:cs="Times New Roman"/>
                <w:b/>
              </w:rPr>
            </w:pPr>
            <w:r w:rsidRPr="001B599E">
              <w:rPr>
                <w:rFonts w:ascii="Arial Narrow" w:eastAsia="Calibri" w:hAnsi="Arial Narrow" w:cs="Times New Roman"/>
                <w:b/>
              </w:rPr>
              <w:t>2.</w:t>
            </w:r>
          </w:p>
        </w:tc>
        <w:tc>
          <w:tcPr>
            <w:tcW w:w="3982" w:type="dxa"/>
            <w:tcBorders>
              <w:top w:val="single" w:sz="4" w:space="0" w:color="auto"/>
              <w:left w:val="single" w:sz="4" w:space="0" w:color="auto"/>
              <w:bottom w:val="single" w:sz="4" w:space="0" w:color="auto"/>
              <w:right w:val="single" w:sz="4" w:space="0" w:color="auto"/>
            </w:tcBorders>
            <w:shd w:val="clear" w:color="auto" w:fill="D9D9D9"/>
          </w:tcPr>
          <w:p w14:paraId="6C7D322B" w14:textId="77777777" w:rsidR="001B599E" w:rsidRPr="001B599E" w:rsidRDefault="001B599E">
            <w:pPr>
              <w:spacing w:after="0"/>
              <w:jc w:val="both"/>
              <w:rPr>
                <w:rFonts w:ascii="Arial Narrow" w:eastAsia="Calibri" w:hAnsi="Arial Narrow" w:cs="Times New Roman"/>
                <w:b/>
              </w:rPr>
            </w:pPr>
            <w:r w:rsidRPr="001B599E">
              <w:rPr>
                <w:rFonts w:ascii="Arial Narrow" w:eastAsia="Calibri" w:hAnsi="Arial Narrow" w:cs="Times New Roman"/>
                <w:b/>
              </w:rPr>
              <w:t xml:space="preserve">Date of Marriage  </w:t>
            </w:r>
          </w:p>
          <w:p w14:paraId="19FA9C20" w14:textId="77777777" w:rsidR="001B599E" w:rsidRPr="001B599E" w:rsidRDefault="001B599E">
            <w:pPr>
              <w:spacing w:after="0"/>
              <w:jc w:val="both"/>
              <w:rPr>
                <w:rFonts w:ascii="Arial Narrow" w:eastAsia="Calibri" w:hAnsi="Arial Narrow" w:cs="Times New Roman"/>
                <w:b/>
              </w:rPr>
            </w:pPr>
          </w:p>
        </w:tc>
        <w:tc>
          <w:tcPr>
            <w:tcW w:w="5108" w:type="dxa"/>
            <w:gridSpan w:val="2"/>
            <w:tcBorders>
              <w:top w:val="single" w:sz="4" w:space="0" w:color="auto"/>
              <w:left w:val="single" w:sz="4" w:space="0" w:color="auto"/>
              <w:bottom w:val="single" w:sz="4" w:space="0" w:color="auto"/>
              <w:right w:val="single" w:sz="4" w:space="0" w:color="auto"/>
            </w:tcBorders>
          </w:tcPr>
          <w:p w14:paraId="3E443EE2" w14:textId="77777777" w:rsidR="001B599E" w:rsidRPr="001B599E" w:rsidRDefault="001B599E">
            <w:pPr>
              <w:spacing w:after="0"/>
              <w:jc w:val="both"/>
              <w:rPr>
                <w:rFonts w:ascii="Arial Narrow" w:eastAsia="Calibri" w:hAnsi="Arial Narrow" w:cs="Times New Roman"/>
                <w:highlight w:val="green"/>
              </w:rPr>
            </w:pPr>
          </w:p>
        </w:tc>
        <w:tc>
          <w:tcPr>
            <w:tcW w:w="4549" w:type="dxa"/>
            <w:tcBorders>
              <w:top w:val="single" w:sz="4" w:space="0" w:color="auto"/>
              <w:left w:val="single" w:sz="4" w:space="0" w:color="auto"/>
              <w:bottom w:val="single" w:sz="4" w:space="0" w:color="auto"/>
              <w:right w:val="single" w:sz="4" w:space="0" w:color="auto"/>
            </w:tcBorders>
            <w:shd w:val="clear" w:color="auto" w:fill="767171" w:themeFill="background2" w:themeFillShade="80"/>
          </w:tcPr>
          <w:p w14:paraId="5B2D33F9" w14:textId="77777777" w:rsidR="001B599E" w:rsidRPr="001B599E" w:rsidRDefault="001B599E">
            <w:pPr>
              <w:spacing w:after="0"/>
              <w:jc w:val="both"/>
              <w:rPr>
                <w:rFonts w:ascii="Arial Narrow" w:eastAsia="Calibri" w:hAnsi="Arial Narrow" w:cs="Times New Roman"/>
                <w:highlight w:val="green"/>
              </w:rPr>
            </w:pPr>
          </w:p>
        </w:tc>
      </w:tr>
      <w:tr w:rsidR="001B599E" w:rsidRPr="001B599E" w14:paraId="07E88541" w14:textId="77777777" w:rsidTr="001B599E">
        <w:trPr>
          <w:divId w:val="2116439976"/>
        </w:trPr>
        <w:tc>
          <w:tcPr>
            <w:tcW w:w="678" w:type="dxa"/>
            <w:tcBorders>
              <w:top w:val="single" w:sz="4" w:space="0" w:color="auto"/>
              <w:left w:val="single" w:sz="4" w:space="0" w:color="auto"/>
              <w:bottom w:val="single" w:sz="4" w:space="0" w:color="auto"/>
              <w:right w:val="single" w:sz="4" w:space="0" w:color="auto"/>
            </w:tcBorders>
            <w:shd w:val="clear" w:color="auto" w:fill="D9D9D9"/>
            <w:hideMark/>
          </w:tcPr>
          <w:p w14:paraId="744F18A3" w14:textId="77777777" w:rsidR="001B599E" w:rsidRPr="001B599E" w:rsidRDefault="001B599E">
            <w:pPr>
              <w:spacing w:after="0"/>
              <w:jc w:val="both"/>
              <w:rPr>
                <w:rFonts w:ascii="Arial Narrow" w:eastAsia="Calibri" w:hAnsi="Arial Narrow" w:cs="Times New Roman"/>
                <w:b/>
              </w:rPr>
            </w:pPr>
            <w:r w:rsidRPr="001B599E">
              <w:rPr>
                <w:rFonts w:ascii="Arial Narrow" w:eastAsia="Calibri" w:hAnsi="Arial Narrow" w:cs="Times New Roman"/>
                <w:b/>
              </w:rPr>
              <w:t>3.</w:t>
            </w:r>
          </w:p>
        </w:tc>
        <w:tc>
          <w:tcPr>
            <w:tcW w:w="3982" w:type="dxa"/>
            <w:tcBorders>
              <w:top w:val="single" w:sz="4" w:space="0" w:color="auto"/>
              <w:left w:val="single" w:sz="4" w:space="0" w:color="auto"/>
              <w:bottom w:val="single" w:sz="4" w:space="0" w:color="auto"/>
              <w:right w:val="single" w:sz="4" w:space="0" w:color="auto"/>
            </w:tcBorders>
            <w:shd w:val="clear" w:color="auto" w:fill="D9D9D9"/>
          </w:tcPr>
          <w:p w14:paraId="19710E58" w14:textId="77777777" w:rsidR="001B599E" w:rsidRPr="001B599E" w:rsidRDefault="001B599E">
            <w:pPr>
              <w:spacing w:after="0"/>
              <w:jc w:val="both"/>
              <w:rPr>
                <w:rFonts w:ascii="Arial Narrow" w:eastAsia="Calibri" w:hAnsi="Arial Narrow" w:cs="Times New Roman"/>
                <w:b/>
              </w:rPr>
            </w:pPr>
            <w:r w:rsidRPr="001B599E">
              <w:rPr>
                <w:rFonts w:ascii="Arial Narrow" w:eastAsia="Calibri" w:hAnsi="Arial Narrow" w:cs="Times New Roman"/>
                <w:b/>
              </w:rPr>
              <w:t>Date of Interim Judgment - including period of separation (if applicable)</w:t>
            </w:r>
          </w:p>
          <w:p w14:paraId="213FF374" w14:textId="77777777" w:rsidR="001B599E" w:rsidRPr="001B599E" w:rsidRDefault="001B599E">
            <w:pPr>
              <w:spacing w:after="0"/>
              <w:jc w:val="both"/>
              <w:rPr>
                <w:rFonts w:ascii="Arial Narrow" w:eastAsia="Calibri" w:hAnsi="Arial Narrow" w:cs="Times New Roman"/>
                <w:b/>
              </w:rPr>
            </w:pPr>
          </w:p>
        </w:tc>
        <w:tc>
          <w:tcPr>
            <w:tcW w:w="2357" w:type="dxa"/>
            <w:tcBorders>
              <w:top w:val="single" w:sz="4" w:space="0" w:color="auto"/>
              <w:left w:val="single" w:sz="4" w:space="0" w:color="auto"/>
              <w:bottom w:val="single" w:sz="4" w:space="0" w:color="auto"/>
              <w:right w:val="single" w:sz="4" w:space="0" w:color="auto"/>
            </w:tcBorders>
          </w:tcPr>
          <w:p w14:paraId="2D6B666F" w14:textId="77777777" w:rsidR="001B599E" w:rsidRPr="001B599E" w:rsidRDefault="001B599E">
            <w:pPr>
              <w:spacing w:after="0"/>
              <w:jc w:val="both"/>
              <w:rPr>
                <w:rFonts w:ascii="Arial Narrow" w:eastAsia="Calibri" w:hAnsi="Arial Narrow" w:cs="Times New Roman"/>
              </w:rPr>
            </w:pPr>
          </w:p>
        </w:tc>
        <w:tc>
          <w:tcPr>
            <w:tcW w:w="2751" w:type="dxa"/>
            <w:tcBorders>
              <w:top w:val="single" w:sz="4" w:space="0" w:color="auto"/>
              <w:left w:val="single" w:sz="4" w:space="0" w:color="auto"/>
              <w:bottom w:val="single" w:sz="4" w:space="0" w:color="auto"/>
              <w:right w:val="single" w:sz="4" w:space="0" w:color="auto"/>
            </w:tcBorders>
          </w:tcPr>
          <w:p w14:paraId="0C457A22" w14:textId="77777777" w:rsidR="001B599E" w:rsidRPr="001B599E" w:rsidRDefault="001B599E">
            <w:pPr>
              <w:spacing w:after="0"/>
              <w:jc w:val="both"/>
              <w:rPr>
                <w:rFonts w:ascii="Arial Narrow" w:eastAsia="Calibri" w:hAnsi="Arial Narrow" w:cs="Times New Roman"/>
              </w:rPr>
            </w:pPr>
          </w:p>
        </w:tc>
        <w:tc>
          <w:tcPr>
            <w:tcW w:w="4549" w:type="dxa"/>
            <w:tcBorders>
              <w:top w:val="single" w:sz="4" w:space="0" w:color="auto"/>
              <w:left w:val="single" w:sz="4" w:space="0" w:color="auto"/>
              <w:bottom w:val="single" w:sz="4" w:space="0" w:color="auto"/>
              <w:right w:val="single" w:sz="4" w:space="0" w:color="auto"/>
            </w:tcBorders>
          </w:tcPr>
          <w:p w14:paraId="606B1A9B" w14:textId="77777777" w:rsidR="001B599E" w:rsidRPr="001B599E" w:rsidRDefault="001B599E">
            <w:pPr>
              <w:spacing w:after="0"/>
              <w:jc w:val="both"/>
              <w:rPr>
                <w:rFonts w:ascii="Arial Narrow" w:eastAsia="Calibri" w:hAnsi="Arial Narrow" w:cs="Times New Roman"/>
              </w:rPr>
            </w:pPr>
          </w:p>
        </w:tc>
      </w:tr>
      <w:tr w:rsidR="001B599E" w:rsidRPr="001B599E" w14:paraId="79B8AFA7" w14:textId="77777777" w:rsidTr="001B599E">
        <w:trPr>
          <w:divId w:val="2116439976"/>
        </w:trPr>
        <w:tc>
          <w:tcPr>
            <w:tcW w:w="678" w:type="dxa"/>
            <w:tcBorders>
              <w:top w:val="single" w:sz="4" w:space="0" w:color="auto"/>
              <w:left w:val="single" w:sz="4" w:space="0" w:color="auto"/>
              <w:bottom w:val="single" w:sz="4" w:space="0" w:color="auto"/>
              <w:right w:val="single" w:sz="4" w:space="0" w:color="auto"/>
            </w:tcBorders>
            <w:shd w:val="clear" w:color="auto" w:fill="D9D9D9"/>
            <w:hideMark/>
          </w:tcPr>
          <w:p w14:paraId="7E4CB306" w14:textId="77777777" w:rsidR="001B599E" w:rsidRPr="001B599E" w:rsidRDefault="001B599E">
            <w:pPr>
              <w:spacing w:after="0"/>
              <w:jc w:val="both"/>
              <w:rPr>
                <w:rFonts w:ascii="Arial Narrow" w:eastAsia="Calibri" w:hAnsi="Arial Narrow" w:cs="Times New Roman"/>
                <w:b/>
              </w:rPr>
            </w:pPr>
            <w:r w:rsidRPr="001B599E">
              <w:rPr>
                <w:rFonts w:ascii="Arial Narrow" w:eastAsia="Calibri" w:hAnsi="Arial Narrow" w:cs="Times New Roman"/>
                <w:b/>
              </w:rPr>
              <w:lastRenderedPageBreak/>
              <w:t>4.</w:t>
            </w:r>
          </w:p>
        </w:tc>
        <w:tc>
          <w:tcPr>
            <w:tcW w:w="3982" w:type="dxa"/>
            <w:tcBorders>
              <w:top w:val="single" w:sz="4" w:space="0" w:color="auto"/>
              <w:left w:val="single" w:sz="4" w:space="0" w:color="auto"/>
              <w:bottom w:val="single" w:sz="4" w:space="0" w:color="auto"/>
              <w:right w:val="single" w:sz="4" w:space="0" w:color="auto"/>
            </w:tcBorders>
            <w:shd w:val="clear" w:color="auto" w:fill="D9D9D9"/>
          </w:tcPr>
          <w:p w14:paraId="5F7CF805" w14:textId="77777777" w:rsidR="001B599E" w:rsidRPr="001B599E" w:rsidRDefault="001B599E">
            <w:pPr>
              <w:spacing w:after="0"/>
              <w:jc w:val="both"/>
              <w:rPr>
                <w:rFonts w:ascii="Arial Narrow" w:eastAsia="Calibri" w:hAnsi="Arial Narrow" w:cs="Times New Roman"/>
                <w:b/>
              </w:rPr>
            </w:pPr>
            <w:r w:rsidRPr="001B599E">
              <w:rPr>
                <w:rFonts w:ascii="Arial Narrow" w:eastAsia="Calibri" w:hAnsi="Arial Narrow" w:cs="Times New Roman"/>
                <w:b/>
              </w:rPr>
              <w:t>Occupation and educational /professional qualifications where applicable</w:t>
            </w:r>
          </w:p>
          <w:p w14:paraId="5843C7FC" w14:textId="77777777" w:rsidR="001B599E" w:rsidRPr="001B599E" w:rsidRDefault="001B599E">
            <w:pPr>
              <w:spacing w:after="0"/>
              <w:jc w:val="both"/>
              <w:rPr>
                <w:rFonts w:ascii="Arial Narrow" w:eastAsia="Calibri" w:hAnsi="Arial Narrow" w:cs="Times New Roman"/>
                <w:b/>
              </w:rPr>
            </w:pPr>
          </w:p>
          <w:p w14:paraId="3B5BE52A" w14:textId="77777777" w:rsidR="001B599E" w:rsidRPr="001B599E" w:rsidRDefault="001B599E">
            <w:pPr>
              <w:spacing w:after="0"/>
              <w:jc w:val="both"/>
              <w:rPr>
                <w:rFonts w:ascii="Arial Narrow" w:eastAsia="Calibri" w:hAnsi="Arial Narrow" w:cs="Times New Roman"/>
                <w:b/>
              </w:rPr>
            </w:pPr>
          </w:p>
        </w:tc>
        <w:tc>
          <w:tcPr>
            <w:tcW w:w="2357" w:type="dxa"/>
            <w:tcBorders>
              <w:top w:val="single" w:sz="4" w:space="0" w:color="auto"/>
              <w:left w:val="single" w:sz="4" w:space="0" w:color="auto"/>
              <w:bottom w:val="single" w:sz="4" w:space="0" w:color="auto"/>
              <w:right w:val="single" w:sz="4" w:space="0" w:color="auto"/>
            </w:tcBorders>
          </w:tcPr>
          <w:p w14:paraId="4F735532" w14:textId="77777777" w:rsidR="001B599E" w:rsidRPr="001B599E" w:rsidRDefault="001B599E">
            <w:pPr>
              <w:spacing w:after="0"/>
              <w:jc w:val="both"/>
              <w:rPr>
                <w:rFonts w:ascii="Arial Narrow" w:eastAsia="Calibri" w:hAnsi="Arial Narrow" w:cs="Times New Roman"/>
              </w:rPr>
            </w:pPr>
          </w:p>
        </w:tc>
        <w:tc>
          <w:tcPr>
            <w:tcW w:w="2751" w:type="dxa"/>
            <w:tcBorders>
              <w:top w:val="single" w:sz="4" w:space="0" w:color="auto"/>
              <w:left w:val="single" w:sz="4" w:space="0" w:color="auto"/>
              <w:bottom w:val="single" w:sz="4" w:space="0" w:color="auto"/>
              <w:right w:val="single" w:sz="4" w:space="0" w:color="auto"/>
            </w:tcBorders>
          </w:tcPr>
          <w:p w14:paraId="1698504F" w14:textId="77777777" w:rsidR="001B599E" w:rsidRPr="001B599E" w:rsidRDefault="001B599E">
            <w:pPr>
              <w:spacing w:after="0"/>
              <w:jc w:val="both"/>
              <w:rPr>
                <w:rFonts w:ascii="Arial Narrow" w:eastAsia="Calibri" w:hAnsi="Arial Narrow" w:cs="Times New Roman"/>
              </w:rPr>
            </w:pPr>
          </w:p>
        </w:tc>
        <w:tc>
          <w:tcPr>
            <w:tcW w:w="4549" w:type="dxa"/>
            <w:tcBorders>
              <w:top w:val="single" w:sz="4" w:space="0" w:color="auto"/>
              <w:left w:val="single" w:sz="4" w:space="0" w:color="auto"/>
              <w:bottom w:val="single" w:sz="4" w:space="0" w:color="auto"/>
              <w:right w:val="single" w:sz="4" w:space="0" w:color="auto"/>
            </w:tcBorders>
          </w:tcPr>
          <w:p w14:paraId="6C4DA4D0" w14:textId="77777777" w:rsidR="001B599E" w:rsidRPr="001B599E" w:rsidRDefault="001B599E">
            <w:pPr>
              <w:spacing w:after="0"/>
              <w:jc w:val="both"/>
              <w:rPr>
                <w:rFonts w:ascii="Arial Narrow" w:eastAsia="Calibri" w:hAnsi="Arial Narrow" w:cs="Times New Roman"/>
              </w:rPr>
            </w:pPr>
          </w:p>
        </w:tc>
      </w:tr>
      <w:tr w:rsidR="001B599E" w:rsidRPr="001B599E" w14:paraId="493C8050" w14:textId="77777777" w:rsidTr="001B599E">
        <w:trPr>
          <w:divId w:val="2116439976"/>
        </w:trPr>
        <w:tc>
          <w:tcPr>
            <w:tcW w:w="678" w:type="dxa"/>
            <w:tcBorders>
              <w:top w:val="single" w:sz="4" w:space="0" w:color="auto"/>
              <w:left w:val="single" w:sz="4" w:space="0" w:color="auto"/>
              <w:bottom w:val="single" w:sz="4" w:space="0" w:color="auto"/>
              <w:right w:val="single" w:sz="4" w:space="0" w:color="auto"/>
            </w:tcBorders>
            <w:shd w:val="clear" w:color="auto" w:fill="D9D9D9"/>
            <w:hideMark/>
          </w:tcPr>
          <w:p w14:paraId="3D378FAE" w14:textId="77777777" w:rsidR="001B599E" w:rsidRPr="001B599E" w:rsidRDefault="001B599E">
            <w:pPr>
              <w:spacing w:after="0"/>
              <w:jc w:val="both"/>
              <w:rPr>
                <w:rFonts w:ascii="Arial Narrow" w:eastAsia="Calibri" w:hAnsi="Arial Narrow" w:cs="Times New Roman"/>
                <w:b/>
              </w:rPr>
            </w:pPr>
            <w:r w:rsidRPr="001B599E">
              <w:rPr>
                <w:rFonts w:ascii="Arial Narrow" w:eastAsia="Calibri" w:hAnsi="Arial Narrow" w:cs="Times New Roman"/>
                <w:b/>
              </w:rPr>
              <w:t>5.</w:t>
            </w:r>
          </w:p>
        </w:tc>
        <w:tc>
          <w:tcPr>
            <w:tcW w:w="3982" w:type="dxa"/>
            <w:tcBorders>
              <w:top w:val="single" w:sz="4" w:space="0" w:color="auto"/>
              <w:left w:val="single" w:sz="4" w:space="0" w:color="auto"/>
              <w:bottom w:val="single" w:sz="4" w:space="0" w:color="auto"/>
              <w:right w:val="single" w:sz="4" w:space="0" w:color="auto"/>
            </w:tcBorders>
            <w:shd w:val="clear" w:color="auto" w:fill="D9D9D9"/>
          </w:tcPr>
          <w:p w14:paraId="178FE359" w14:textId="77777777" w:rsidR="001B599E" w:rsidRPr="001B599E" w:rsidRDefault="001B599E">
            <w:pPr>
              <w:spacing w:after="0"/>
              <w:jc w:val="both"/>
              <w:rPr>
                <w:rFonts w:ascii="Arial Narrow" w:eastAsia="Calibri" w:hAnsi="Arial Narrow" w:cs="Times New Roman"/>
                <w:b/>
              </w:rPr>
            </w:pPr>
            <w:r w:rsidRPr="001B599E">
              <w:rPr>
                <w:rFonts w:ascii="Arial Narrow" w:eastAsia="Calibri" w:hAnsi="Arial Narrow" w:cs="Times New Roman"/>
                <w:b/>
              </w:rPr>
              <w:t xml:space="preserve">Monthly Income </w:t>
            </w:r>
          </w:p>
          <w:p w14:paraId="06119EB5" w14:textId="77777777" w:rsidR="001B599E" w:rsidRPr="001B599E" w:rsidRDefault="001B599E">
            <w:pPr>
              <w:spacing w:after="0"/>
              <w:jc w:val="both"/>
              <w:rPr>
                <w:rFonts w:ascii="Arial Narrow" w:eastAsia="Calibri" w:hAnsi="Arial Narrow" w:cs="Times New Roman"/>
                <w:b/>
              </w:rPr>
            </w:pPr>
            <w:r w:rsidRPr="001B599E">
              <w:rPr>
                <w:rFonts w:ascii="Arial Narrow" w:eastAsia="Calibri" w:hAnsi="Arial Narrow" w:cs="Times New Roman"/>
                <w:b/>
              </w:rPr>
              <w:t>(based on average annual income of SGD ____ including bonuses based on latest Notice of Assessment)</w:t>
            </w:r>
          </w:p>
          <w:p w14:paraId="6D024345" w14:textId="77777777" w:rsidR="001B599E" w:rsidRPr="001B599E" w:rsidRDefault="001B599E">
            <w:pPr>
              <w:spacing w:after="0"/>
              <w:jc w:val="both"/>
              <w:rPr>
                <w:rFonts w:ascii="Arial Narrow" w:eastAsia="Calibri" w:hAnsi="Arial Narrow" w:cs="Times New Roman"/>
                <w:b/>
              </w:rPr>
            </w:pPr>
          </w:p>
        </w:tc>
        <w:tc>
          <w:tcPr>
            <w:tcW w:w="2357" w:type="dxa"/>
            <w:tcBorders>
              <w:top w:val="single" w:sz="4" w:space="0" w:color="auto"/>
              <w:left w:val="single" w:sz="4" w:space="0" w:color="auto"/>
              <w:bottom w:val="single" w:sz="4" w:space="0" w:color="auto"/>
              <w:right w:val="single" w:sz="4" w:space="0" w:color="auto"/>
            </w:tcBorders>
          </w:tcPr>
          <w:p w14:paraId="0ADB8CC8" w14:textId="77777777" w:rsidR="001B599E" w:rsidRPr="001B599E" w:rsidRDefault="001B599E">
            <w:pPr>
              <w:spacing w:after="0"/>
              <w:jc w:val="both"/>
              <w:rPr>
                <w:rFonts w:ascii="Arial Narrow" w:eastAsia="Calibri" w:hAnsi="Arial Narrow" w:cs="Times New Roman"/>
              </w:rPr>
            </w:pPr>
          </w:p>
        </w:tc>
        <w:tc>
          <w:tcPr>
            <w:tcW w:w="2751" w:type="dxa"/>
            <w:tcBorders>
              <w:top w:val="single" w:sz="4" w:space="0" w:color="auto"/>
              <w:left w:val="single" w:sz="4" w:space="0" w:color="auto"/>
              <w:bottom w:val="single" w:sz="4" w:space="0" w:color="auto"/>
              <w:right w:val="single" w:sz="4" w:space="0" w:color="auto"/>
            </w:tcBorders>
          </w:tcPr>
          <w:p w14:paraId="23B4788D" w14:textId="77777777" w:rsidR="001B599E" w:rsidRPr="001B599E" w:rsidRDefault="001B599E">
            <w:pPr>
              <w:spacing w:after="0"/>
              <w:jc w:val="both"/>
              <w:rPr>
                <w:rFonts w:ascii="Arial Narrow" w:eastAsia="Calibri" w:hAnsi="Arial Narrow" w:cs="Times New Roman"/>
              </w:rPr>
            </w:pPr>
          </w:p>
        </w:tc>
        <w:tc>
          <w:tcPr>
            <w:tcW w:w="4549" w:type="dxa"/>
            <w:tcBorders>
              <w:top w:val="single" w:sz="4" w:space="0" w:color="auto"/>
              <w:left w:val="single" w:sz="4" w:space="0" w:color="auto"/>
              <w:bottom w:val="single" w:sz="4" w:space="0" w:color="auto"/>
              <w:right w:val="single" w:sz="4" w:space="0" w:color="auto"/>
            </w:tcBorders>
            <w:hideMark/>
          </w:tcPr>
          <w:p w14:paraId="5D816CEC" w14:textId="77777777" w:rsidR="001B599E" w:rsidRPr="001B599E" w:rsidRDefault="001B599E">
            <w:pPr>
              <w:spacing w:after="0"/>
              <w:jc w:val="both"/>
              <w:rPr>
                <w:rFonts w:ascii="Arial Narrow" w:eastAsia="Calibri" w:hAnsi="Arial Narrow" w:cs="Times New Roman"/>
              </w:rPr>
            </w:pPr>
            <w:r w:rsidRPr="001B599E">
              <w:rPr>
                <w:rFonts w:ascii="Arial Narrow" w:eastAsia="Calibri" w:hAnsi="Arial Narrow" w:cs="Times New Roman"/>
              </w:rPr>
              <w:t>(</w:t>
            </w:r>
            <w:r w:rsidRPr="001B599E">
              <w:rPr>
                <w:rFonts w:ascii="Arial Narrow" w:eastAsia="Calibri" w:hAnsi="Arial Narrow" w:cs="Times New Roman"/>
                <w:i/>
              </w:rPr>
              <w:t xml:space="preserve">include </w:t>
            </w:r>
            <w:proofErr w:type="spellStart"/>
            <w:r w:rsidRPr="001B599E">
              <w:rPr>
                <w:rFonts w:ascii="Arial Narrow" w:hAnsi="Arial Narrow"/>
                <w:i/>
              </w:rPr>
              <w:t>Pg</w:t>
            </w:r>
            <w:proofErr w:type="spellEnd"/>
            <w:r w:rsidRPr="001B599E">
              <w:rPr>
                <w:rFonts w:ascii="Arial Narrow" w:hAnsi="Arial Narrow"/>
                <w:i/>
              </w:rPr>
              <w:t xml:space="preserve"> Ref to CB if applicable</w:t>
            </w:r>
            <w:r w:rsidRPr="001B599E">
              <w:rPr>
                <w:rFonts w:ascii="Arial Narrow" w:hAnsi="Arial Narrow"/>
              </w:rPr>
              <w:t>)</w:t>
            </w:r>
          </w:p>
        </w:tc>
      </w:tr>
    </w:tbl>
    <w:p w14:paraId="31134A17" w14:textId="77777777" w:rsidR="001B599E" w:rsidRPr="001B599E" w:rsidRDefault="001B599E" w:rsidP="001B599E">
      <w:pPr>
        <w:divId w:val="2116439976"/>
        <w:rPr>
          <w:rFonts w:ascii="Arial Narrow" w:eastAsiaTheme="minorHAnsi" w:hAnsi="Arial Narrow" w:cstheme="minorBidi"/>
          <w:b/>
          <w:u w:val="single"/>
          <w:lang w:eastAsia="en-US"/>
        </w:rPr>
      </w:pPr>
    </w:p>
    <w:p w14:paraId="4C0E23B4" w14:textId="77777777" w:rsidR="001B599E" w:rsidRPr="001B599E" w:rsidRDefault="001B599E" w:rsidP="001B599E">
      <w:pPr>
        <w:divId w:val="2116439976"/>
        <w:rPr>
          <w:rFonts w:ascii="Arial Narrow" w:hAnsi="Arial Narrow"/>
          <w:b/>
          <w:u w:val="single"/>
        </w:rPr>
      </w:pPr>
      <w:r w:rsidRPr="001B599E">
        <w:rPr>
          <w:rFonts w:ascii="Arial Narrow" w:hAnsi="Arial Narrow"/>
          <w:b/>
          <w:u w:val="single"/>
        </w:rPr>
        <w:br w:type="page"/>
      </w:r>
    </w:p>
    <w:p w14:paraId="557C97F1" w14:textId="77777777" w:rsidR="001B599E" w:rsidRPr="001B599E" w:rsidRDefault="001B599E" w:rsidP="001B599E">
      <w:pPr>
        <w:divId w:val="2116439976"/>
        <w:rPr>
          <w:rFonts w:ascii="Arial Narrow" w:hAnsi="Arial Narrow"/>
          <w:b/>
          <w:u w:val="single"/>
        </w:rPr>
      </w:pPr>
      <w:r w:rsidRPr="001B599E">
        <w:rPr>
          <w:rFonts w:ascii="Arial Narrow" w:hAnsi="Arial Narrow"/>
          <w:b/>
          <w:u w:val="single"/>
        </w:rPr>
        <w:lastRenderedPageBreak/>
        <w:t>Section 2: Children’s issues</w:t>
      </w:r>
    </w:p>
    <w:p w14:paraId="27DDD371" w14:textId="77777777" w:rsidR="001B599E" w:rsidRPr="001B599E" w:rsidRDefault="001B599E" w:rsidP="001B599E">
      <w:pPr>
        <w:divId w:val="2116439976"/>
        <w:rPr>
          <w:rFonts w:ascii="Arial Narrow" w:hAnsi="Arial Narrow"/>
          <w:u w:val="single"/>
        </w:rPr>
      </w:pPr>
      <w:r w:rsidRPr="001B599E">
        <w:rPr>
          <w:rFonts w:ascii="Arial Narrow" w:hAnsi="Arial Narrow"/>
          <w:u w:val="single"/>
        </w:rPr>
        <w:t xml:space="preserve">2a. Details of children:  </w:t>
      </w:r>
    </w:p>
    <w:tbl>
      <w:tblPr>
        <w:tblStyle w:val="TableGrid"/>
        <w:tblW w:w="0" w:type="auto"/>
        <w:tblLook w:val="04A0" w:firstRow="1" w:lastRow="0" w:firstColumn="1" w:lastColumn="0" w:noHBand="0" w:noVBand="1"/>
      </w:tblPr>
      <w:tblGrid>
        <w:gridCol w:w="3294"/>
        <w:gridCol w:w="3295"/>
        <w:gridCol w:w="3294"/>
        <w:gridCol w:w="3720"/>
      </w:tblGrid>
      <w:tr w:rsidR="001B599E" w:rsidRPr="001B599E" w14:paraId="05C8D447" w14:textId="77777777" w:rsidTr="001B599E">
        <w:trPr>
          <w:divId w:val="2116439976"/>
        </w:trPr>
        <w:tc>
          <w:tcPr>
            <w:tcW w:w="3294"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04055632" w14:textId="77777777" w:rsidR="001B599E" w:rsidRPr="001B599E" w:rsidRDefault="001B599E">
            <w:pPr>
              <w:spacing w:before="120" w:after="120" w:line="240" w:lineRule="auto"/>
              <w:rPr>
                <w:rFonts w:ascii="Arial Narrow" w:hAnsi="Arial Narrow"/>
                <w:b/>
              </w:rPr>
            </w:pPr>
            <w:r w:rsidRPr="001B599E">
              <w:rPr>
                <w:rFonts w:ascii="Arial Narrow" w:hAnsi="Arial Narrow"/>
                <w:b/>
              </w:rPr>
              <w:t>Full Name</w:t>
            </w:r>
          </w:p>
        </w:tc>
        <w:tc>
          <w:tcPr>
            <w:tcW w:w="3295"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5BC85BDB" w14:textId="77777777" w:rsidR="001B599E" w:rsidRPr="001B599E" w:rsidRDefault="001B599E">
            <w:pPr>
              <w:spacing w:before="120" w:after="120" w:line="240" w:lineRule="auto"/>
              <w:rPr>
                <w:rFonts w:ascii="Arial Narrow" w:hAnsi="Arial Narrow"/>
                <w:b/>
              </w:rPr>
            </w:pPr>
            <w:r w:rsidRPr="001B599E">
              <w:rPr>
                <w:rFonts w:ascii="Arial Narrow" w:hAnsi="Arial Narrow"/>
                <w:b/>
              </w:rPr>
              <w:t>Birth date</w:t>
            </w:r>
          </w:p>
        </w:tc>
        <w:tc>
          <w:tcPr>
            <w:tcW w:w="3294"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3078DA65" w14:textId="77777777" w:rsidR="001B599E" w:rsidRPr="001B599E" w:rsidRDefault="001B599E">
            <w:pPr>
              <w:spacing w:before="120" w:after="120" w:line="240" w:lineRule="auto"/>
              <w:rPr>
                <w:rFonts w:ascii="Arial Narrow" w:hAnsi="Arial Narrow"/>
                <w:b/>
              </w:rPr>
            </w:pPr>
            <w:r w:rsidRPr="001B599E">
              <w:rPr>
                <w:rFonts w:ascii="Arial Narrow" w:hAnsi="Arial Narrow"/>
                <w:b/>
              </w:rPr>
              <w:t>Age (this calendar year)</w:t>
            </w:r>
          </w:p>
        </w:tc>
        <w:tc>
          <w:tcPr>
            <w:tcW w:w="3720"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275F1582" w14:textId="77777777" w:rsidR="001B599E" w:rsidRPr="001B599E" w:rsidRDefault="001B599E">
            <w:pPr>
              <w:spacing w:before="120" w:after="120" w:line="240" w:lineRule="auto"/>
              <w:rPr>
                <w:rFonts w:ascii="Arial Narrow" w:hAnsi="Arial Narrow"/>
                <w:b/>
              </w:rPr>
            </w:pPr>
            <w:r w:rsidRPr="001B599E">
              <w:rPr>
                <w:rFonts w:ascii="Arial Narrow" w:hAnsi="Arial Narrow"/>
                <w:b/>
              </w:rPr>
              <w:t>Remarks (include educational/ professional qualifications where applicable)</w:t>
            </w:r>
          </w:p>
        </w:tc>
      </w:tr>
      <w:tr w:rsidR="001B599E" w:rsidRPr="001B599E" w14:paraId="51825FF0" w14:textId="77777777" w:rsidTr="001B599E">
        <w:trPr>
          <w:divId w:val="2116439976"/>
        </w:trPr>
        <w:tc>
          <w:tcPr>
            <w:tcW w:w="3294" w:type="dxa"/>
            <w:tcBorders>
              <w:top w:val="single" w:sz="4" w:space="0" w:color="auto"/>
              <w:left w:val="single" w:sz="4" w:space="0" w:color="auto"/>
              <w:bottom w:val="single" w:sz="4" w:space="0" w:color="auto"/>
              <w:right w:val="single" w:sz="4" w:space="0" w:color="auto"/>
            </w:tcBorders>
          </w:tcPr>
          <w:p w14:paraId="0484562D" w14:textId="77777777" w:rsidR="001B599E" w:rsidRPr="001B599E" w:rsidRDefault="001B599E">
            <w:pPr>
              <w:spacing w:before="120" w:after="120" w:line="240" w:lineRule="auto"/>
              <w:rPr>
                <w:rFonts w:ascii="Arial Narrow" w:hAnsi="Arial Narrow"/>
              </w:rPr>
            </w:pPr>
          </w:p>
        </w:tc>
        <w:tc>
          <w:tcPr>
            <w:tcW w:w="3295" w:type="dxa"/>
            <w:tcBorders>
              <w:top w:val="single" w:sz="4" w:space="0" w:color="auto"/>
              <w:left w:val="single" w:sz="4" w:space="0" w:color="auto"/>
              <w:bottom w:val="single" w:sz="4" w:space="0" w:color="auto"/>
              <w:right w:val="single" w:sz="4" w:space="0" w:color="auto"/>
            </w:tcBorders>
          </w:tcPr>
          <w:p w14:paraId="63EAC088" w14:textId="77777777" w:rsidR="001B599E" w:rsidRPr="001B599E" w:rsidRDefault="001B599E">
            <w:pPr>
              <w:spacing w:before="120" w:after="120" w:line="240" w:lineRule="auto"/>
              <w:rPr>
                <w:rFonts w:ascii="Arial Narrow" w:hAnsi="Arial Narrow"/>
              </w:rPr>
            </w:pPr>
          </w:p>
        </w:tc>
        <w:tc>
          <w:tcPr>
            <w:tcW w:w="3294" w:type="dxa"/>
            <w:tcBorders>
              <w:top w:val="single" w:sz="4" w:space="0" w:color="auto"/>
              <w:left w:val="single" w:sz="4" w:space="0" w:color="auto"/>
              <w:bottom w:val="single" w:sz="4" w:space="0" w:color="auto"/>
              <w:right w:val="single" w:sz="4" w:space="0" w:color="auto"/>
            </w:tcBorders>
          </w:tcPr>
          <w:p w14:paraId="3FE9067C" w14:textId="77777777" w:rsidR="001B599E" w:rsidRPr="001B599E" w:rsidRDefault="001B599E">
            <w:pPr>
              <w:spacing w:before="120" w:after="120" w:line="240" w:lineRule="auto"/>
              <w:rPr>
                <w:rFonts w:ascii="Arial Narrow" w:hAnsi="Arial Narrow"/>
              </w:rPr>
            </w:pPr>
          </w:p>
        </w:tc>
        <w:tc>
          <w:tcPr>
            <w:tcW w:w="3720" w:type="dxa"/>
            <w:tcBorders>
              <w:top w:val="single" w:sz="4" w:space="0" w:color="auto"/>
              <w:left w:val="single" w:sz="4" w:space="0" w:color="auto"/>
              <w:bottom w:val="single" w:sz="4" w:space="0" w:color="auto"/>
              <w:right w:val="single" w:sz="4" w:space="0" w:color="auto"/>
            </w:tcBorders>
          </w:tcPr>
          <w:p w14:paraId="69AA9E28" w14:textId="77777777" w:rsidR="001B599E" w:rsidRPr="001B599E" w:rsidRDefault="001B599E">
            <w:pPr>
              <w:spacing w:before="120" w:after="120" w:line="240" w:lineRule="auto"/>
              <w:rPr>
                <w:rFonts w:ascii="Arial Narrow" w:hAnsi="Arial Narrow"/>
              </w:rPr>
            </w:pPr>
          </w:p>
        </w:tc>
      </w:tr>
      <w:tr w:rsidR="001B599E" w:rsidRPr="001B599E" w14:paraId="2F448D0A" w14:textId="77777777" w:rsidTr="001B599E">
        <w:trPr>
          <w:divId w:val="2116439976"/>
        </w:trPr>
        <w:tc>
          <w:tcPr>
            <w:tcW w:w="3294" w:type="dxa"/>
            <w:tcBorders>
              <w:top w:val="single" w:sz="4" w:space="0" w:color="auto"/>
              <w:left w:val="single" w:sz="4" w:space="0" w:color="auto"/>
              <w:bottom w:val="single" w:sz="4" w:space="0" w:color="auto"/>
              <w:right w:val="single" w:sz="4" w:space="0" w:color="auto"/>
            </w:tcBorders>
          </w:tcPr>
          <w:p w14:paraId="11A75A40" w14:textId="77777777" w:rsidR="001B599E" w:rsidRPr="001B599E" w:rsidRDefault="001B599E">
            <w:pPr>
              <w:spacing w:before="120" w:after="120" w:line="240" w:lineRule="auto"/>
              <w:rPr>
                <w:rFonts w:ascii="Arial Narrow" w:hAnsi="Arial Narrow"/>
              </w:rPr>
            </w:pPr>
          </w:p>
        </w:tc>
        <w:tc>
          <w:tcPr>
            <w:tcW w:w="3295" w:type="dxa"/>
            <w:tcBorders>
              <w:top w:val="single" w:sz="4" w:space="0" w:color="auto"/>
              <w:left w:val="single" w:sz="4" w:space="0" w:color="auto"/>
              <w:bottom w:val="single" w:sz="4" w:space="0" w:color="auto"/>
              <w:right w:val="single" w:sz="4" w:space="0" w:color="auto"/>
            </w:tcBorders>
          </w:tcPr>
          <w:p w14:paraId="5C3DF77B" w14:textId="77777777" w:rsidR="001B599E" w:rsidRPr="001B599E" w:rsidRDefault="001B599E">
            <w:pPr>
              <w:spacing w:before="120" w:after="120" w:line="240" w:lineRule="auto"/>
              <w:rPr>
                <w:rFonts w:ascii="Arial Narrow" w:hAnsi="Arial Narrow"/>
              </w:rPr>
            </w:pPr>
          </w:p>
        </w:tc>
        <w:tc>
          <w:tcPr>
            <w:tcW w:w="3294" w:type="dxa"/>
            <w:tcBorders>
              <w:top w:val="single" w:sz="4" w:space="0" w:color="auto"/>
              <w:left w:val="single" w:sz="4" w:space="0" w:color="auto"/>
              <w:bottom w:val="single" w:sz="4" w:space="0" w:color="auto"/>
              <w:right w:val="single" w:sz="4" w:space="0" w:color="auto"/>
            </w:tcBorders>
          </w:tcPr>
          <w:p w14:paraId="504C064B" w14:textId="77777777" w:rsidR="001B599E" w:rsidRPr="001B599E" w:rsidRDefault="001B599E">
            <w:pPr>
              <w:spacing w:before="120" w:after="120" w:line="240" w:lineRule="auto"/>
              <w:rPr>
                <w:rFonts w:ascii="Arial Narrow" w:hAnsi="Arial Narrow"/>
              </w:rPr>
            </w:pPr>
          </w:p>
        </w:tc>
        <w:tc>
          <w:tcPr>
            <w:tcW w:w="3720" w:type="dxa"/>
            <w:tcBorders>
              <w:top w:val="single" w:sz="4" w:space="0" w:color="auto"/>
              <w:left w:val="single" w:sz="4" w:space="0" w:color="auto"/>
              <w:bottom w:val="single" w:sz="4" w:space="0" w:color="auto"/>
              <w:right w:val="single" w:sz="4" w:space="0" w:color="auto"/>
            </w:tcBorders>
          </w:tcPr>
          <w:p w14:paraId="0F9A5892" w14:textId="77777777" w:rsidR="001B599E" w:rsidRPr="001B599E" w:rsidRDefault="001B599E">
            <w:pPr>
              <w:spacing w:before="120" w:after="120" w:line="240" w:lineRule="auto"/>
              <w:rPr>
                <w:rFonts w:ascii="Arial Narrow" w:hAnsi="Arial Narrow"/>
              </w:rPr>
            </w:pPr>
          </w:p>
        </w:tc>
      </w:tr>
      <w:tr w:rsidR="001B599E" w:rsidRPr="001B599E" w14:paraId="7789AF6C" w14:textId="77777777" w:rsidTr="001B599E">
        <w:trPr>
          <w:divId w:val="2116439976"/>
        </w:trPr>
        <w:tc>
          <w:tcPr>
            <w:tcW w:w="3294" w:type="dxa"/>
            <w:tcBorders>
              <w:top w:val="single" w:sz="4" w:space="0" w:color="auto"/>
              <w:left w:val="single" w:sz="4" w:space="0" w:color="auto"/>
              <w:bottom w:val="single" w:sz="4" w:space="0" w:color="auto"/>
              <w:right w:val="single" w:sz="4" w:space="0" w:color="auto"/>
            </w:tcBorders>
          </w:tcPr>
          <w:p w14:paraId="73E394B8" w14:textId="77777777" w:rsidR="001B599E" w:rsidRPr="001B599E" w:rsidRDefault="001B599E">
            <w:pPr>
              <w:spacing w:before="120" w:after="120" w:line="240" w:lineRule="auto"/>
              <w:rPr>
                <w:rFonts w:ascii="Arial Narrow" w:hAnsi="Arial Narrow"/>
              </w:rPr>
            </w:pPr>
          </w:p>
        </w:tc>
        <w:tc>
          <w:tcPr>
            <w:tcW w:w="3295" w:type="dxa"/>
            <w:tcBorders>
              <w:top w:val="single" w:sz="4" w:space="0" w:color="auto"/>
              <w:left w:val="single" w:sz="4" w:space="0" w:color="auto"/>
              <w:bottom w:val="single" w:sz="4" w:space="0" w:color="auto"/>
              <w:right w:val="single" w:sz="4" w:space="0" w:color="auto"/>
            </w:tcBorders>
          </w:tcPr>
          <w:p w14:paraId="7CCD39BF" w14:textId="77777777" w:rsidR="001B599E" w:rsidRPr="001B599E" w:rsidRDefault="001B599E">
            <w:pPr>
              <w:spacing w:before="120" w:after="120" w:line="240" w:lineRule="auto"/>
              <w:rPr>
                <w:rFonts w:ascii="Arial Narrow" w:hAnsi="Arial Narrow"/>
              </w:rPr>
            </w:pPr>
          </w:p>
        </w:tc>
        <w:tc>
          <w:tcPr>
            <w:tcW w:w="3294" w:type="dxa"/>
            <w:tcBorders>
              <w:top w:val="single" w:sz="4" w:space="0" w:color="auto"/>
              <w:left w:val="single" w:sz="4" w:space="0" w:color="auto"/>
              <w:bottom w:val="single" w:sz="4" w:space="0" w:color="auto"/>
              <w:right w:val="single" w:sz="4" w:space="0" w:color="auto"/>
            </w:tcBorders>
          </w:tcPr>
          <w:p w14:paraId="682D4B98" w14:textId="77777777" w:rsidR="001B599E" w:rsidRPr="001B599E" w:rsidRDefault="001B599E">
            <w:pPr>
              <w:spacing w:before="120" w:after="120" w:line="240" w:lineRule="auto"/>
              <w:rPr>
                <w:rFonts w:ascii="Arial Narrow" w:hAnsi="Arial Narrow"/>
              </w:rPr>
            </w:pPr>
          </w:p>
        </w:tc>
        <w:tc>
          <w:tcPr>
            <w:tcW w:w="3720" w:type="dxa"/>
            <w:tcBorders>
              <w:top w:val="single" w:sz="4" w:space="0" w:color="auto"/>
              <w:left w:val="single" w:sz="4" w:space="0" w:color="auto"/>
              <w:bottom w:val="single" w:sz="4" w:space="0" w:color="auto"/>
              <w:right w:val="single" w:sz="4" w:space="0" w:color="auto"/>
            </w:tcBorders>
          </w:tcPr>
          <w:p w14:paraId="2CBA061F" w14:textId="77777777" w:rsidR="001B599E" w:rsidRPr="001B599E" w:rsidRDefault="001B599E">
            <w:pPr>
              <w:spacing w:before="120" w:after="120" w:line="240" w:lineRule="auto"/>
              <w:rPr>
                <w:rFonts w:ascii="Arial Narrow" w:hAnsi="Arial Narrow"/>
              </w:rPr>
            </w:pPr>
          </w:p>
        </w:tc>
      </w:tr>
      <w:tr w:rsidR="001B599E" w:rsidRPr="001B599E" w14:paraId="1A912245" w14:textId="77777777" w:rsidTr="001B599E">
        <w:trPr>
          <w:divId w:val="2116439976"/>
        </w:trPr>
        <w:tc>
          <w:tcPr>
            <w:tcW w:w="3294" w:type="dxa"/>
            <w:tcBorders>
              <w:top w:val="single" w:sz="4" w:space="0" w:color="auto"/>
              <w:left w:val="single" w:sz="4" w:space="0" w:color="auto"/>
              <w:bottom w:val="single" w:sz="4" w:space="0" w:color="auto"/>
              <w:right w:val="single" w:sz="4" w:space="0" w:color="auto"/>
            </w:tcBorders>
          </w:tcPr>
          <w:p w14:paraId="781BAC1B" w14:textId="77777777" w:rsidR="001B599E" w:rsidRPr="001B599E" w:rsidRDefault="001B599E">
            <w:pPr>
              <w:spacing w:before="120" w:after="120" w:line="240" w:lineRule="auto"/>
              <w:rPr>
                <w:rFonts w:ascii="Arial Narrow" w:hAnsi="Arial Narrow"/>
              </w:rPr>
            </w:pPr>
          </w:p>
        </w:tc>
        <w:tc>
          <w:tcPr>
            <w:tcW w:w="3295" w:type="dxa"/>
            <w:tcBorders>
              <w:top w:val="single" w:sz="4" w:space="0" w:color="auto"/>
              <w:left w:val="single" w:sz="4" w:space="0" w:color="auto"/>
              <w:bottom w:val="single" w:sz="4" w:space="0" w:color="auto"/>
              <w:right w:val="single" w:sz="4" w:space="0" w:color="auto"/>
            </w:tcBorders>
          </w:tcPr>
          <w:p w14:paraId="58A67AF9" w14:textId="77777777" w:rsidR="001B599E" w:rsidRPr="001B599E" w:rsidRDefault="001B599E">
            <w:pPr>
              <w:spacing w:before="120" w:after="120" w:line="240" w:lineRule="auto"/>
              <w:rPr>
                <w:rFonts w:ascii="Arial Narrow" w:hAnsi="Arial Narrow"/>
              </w:rPr>
            </w:pPr>
          </w:p>
        </w:tc>
        <w:tc>
          <w:tcPr>
            <w:tcW w:w="3294" w:type="dxa"/>
            <w:tcBorders>
              <w:top w:val="single" w:sz="4" w:space="0" w:color="auto"/>
              <w:left w:val="single" w:sz="4" w:space="0" w:color="auto"/>
              <w:bottom w:val="single" w:sz="4" w:space="0" w:color="auto"/>
              <w:right w:val="single" w:sz="4" w:space="0" w:color="auto"/>
            </w:tcBorders>
          </w:tcPr>
          <w:p w14:paraId="05C88358" w14:textId="77777777" w:rsidR="001B599E" w:rsidRPr="001B599E" w:rsidRDefault="001B599E">
            <w:pPr>
              <w:spacing w:before="120" w:after="120" w:line="240" w:lineRule="auto"/>
              <w:rPr>
                <w:rFonts w:ascii="Arial Narrow" w:hAnsi="Arial Narrow"/>
              </w:rPr>
            </w:pPr>
          </w:p>
        </w:tc>
        <w:tc>
          <w:tcPr>
            <w:tcW w:w="3720" w:type="dxa"/>
            <w:tcBorders>
              <w:top w:val="single" w:sz="4" w:space="0" w:color="auto"/>
              <w:left w:val="single" w:sz="4" w:space="0" w:color="auto"/>
              <w:bottom w:val="single" w:sz="4" w:space="0" w:color="auto"/>
              <w:right w:val="single" w:sz="4" w:space="0" w:color="auto"/>
            </w:tcBorders>
          </w:tcPr>
          <w:p w14:paraId="7863751F" w14:textId="77777777" w:rsidR="001B599E" w:rsidRPr="001B599E" w:rsidRDefault="001B599E">
            <w:pPr>
              <w:spacing w:before="120" w:after="120" w:line="240" w:lineRule="auto"/>
              <w:rPr>
                <w:rFonts w:ascii="Arial Narrow" w:hAnsi="Arial Narrow"/>
              </w:rPr>
            </w:pPr>
          </w:p>
        </w:tc>
      </w:tr>
    </w:tbl>
    <w:p w14:paraId="4CDC7C38" w14:textId="77777777" w:rsidR="001B599E" w:rsidRPr="001B599E" w:rsidRDefault="001B599E" w:rsidP="001B599E">
      <w:pPr>
        <w:divId w:val="2116439976"/>
        <w:rPr>
          <w:rFonts w:ascii="Arial Narrow" w:hAnsi="Arial Narrow" w:cstheme="minorBidi"/>
          <w:u w:val="single"/>
          <w:lang w:eastAsia="en-US"/>
        </w:rPr>
      </w:pPr>
    </w:p>
    <w:p w14:paraId="4196514D" w14:textId="77777777" w:rsidR="001B599E" w:rsidRPr="001B599E" w:rsidRDefault="001B599E" w:rsidP="001B599E">
      <w:pPr>
        <w:divId w:val="2116439976"/>
        <w:rPr>
          <w:rFonts w:ascii="Arial Narrow" w:hAnsi="Arial Narrow"/>
          <w:i/>
          <w:u w:val="single"/>
        </w:rPr>
      </w:pPr>
      <w:r w:rsidRPr="001B599E">
        <w:rPr>
          <w:rFonts w:ascii="Arial Narrow" w:hAnsi="Arial Narrow"/>
          <w:u w:val="single"/>
        </w:rPr>
        <w:t>2b. Proposals: (</w:t>
      </w:r>
      <w:r w:rsidRPr="001B599E">
        <w:rPr>
          <w:rFonts w:ascii="Arial Narrow" w:hAnsi="Arial Narrow"/>
          <w:i/>
          <w:u w:val="single"/>
        </w:rPr>
        <w:t>State each party’s position on the issues; if grandparents are involved in the care plan, please state age of grandparents and details of involvement)</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01"/>
        <w:gridCol w:w="11907"/>
      </w:tblGrid>
      <w:tr w:rsidR="001B599E" w:rsidRPr="001B599E" w14:paraId="1A2029C9" w14:textId="77777777" w:rsidTr="001B599E">
        <w:trPr>
          <w:divId w:val="2116439976"/>
        </w:trPr>
        <w:tc>
          <w:tcPr>
            <w:tcW w:w="1701" w:type="dxa"/>
            <w:tcBorders>
              <w:top w:val="single" w:sz="4" w:space="0" w:color="auto"/>
              <w:left w:val="single" w:sz="4" w:space="0" w:color="auto"/>
              <w:bottom w:val="single" w:sz="4" w:space="0" w:color="auto"/>
              <w:right w:val="single" w:sz="4" w:space="0" w:color="auto"/>
            </w:tcBorders>
            <w:shd w:val="clear" w:color="auto" w:fill="E7E6E6" w:themeFill="background2"/>
          </w:tcPr>
          <w:p w14:paraId="3EB9D276" w14:textId="77777777" w:rsidR="001B599E" w:rsidRPr="001B599E" w:rsidRDefault="001B599E">
            <w:pPr>
              <w:pStyle w:val="Table-hdg"/>
              <w:keepNext w:val="0"/>
              <w:keepLines w:val="0"/>
              <w:widowControl w:val="0"/>
              <w:spacing w:line="480" w:lineRule="auto"/>
              <w:jc w:val="left"/>
              <w:rPr>
                <w:rFonts w:ascii="Arial Narrow" w:hAnsi="Arial Narrow"/>
                <w:szCs w:val="24"/>
              </w:rPr>
            </w:pPr>
          </w:p>
        </w:tc>
        <w:tc>
          <w:tcPr>
            <w:tcW w:w="11907"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79CBCA63" w14:textId="77777777" w:rsidR="001B599E" w:rsidRPr="001B599E" w:rsidRDefault="001B599E">
            <w:pPr>
              <w:pStyle w:val="Table-hdg"/>
              <w:keepNext w:val="0"/>
              <w:keepLines w:val="0"/>
              <w:widowControl w:val="0"/>
              <w:spacing w:line="480" w:lineRule="auto"/>
              <w:jc w:val="left"/>
              <w:rPr>
                <w:rFonts w:ascii="Arial Narrow" w:hAnsi="Arial Narrow"/>
                <w:szCs w:val="24"/>
              </w:rPr>
            </w:pPr>
            <w:r w:rsidRPr="001B599E">
              <w:rPr>
                <w:rFonts w:ascii="Arial Narrow" w:hAnsi="Arial Narrow"/>
                <w:szCs w:val="24"/>
              </w:rPr>
              <w:t xml:space="preserve">Husband’s position on custody, care and control and access </w:t>
            </w:r>
          </w:p>
        </w:tc>
      </w:tr>
      <w:tr w:rsidR="001B599E" w:rsidRPr="001B599E" w14:paraId="492B2F66" w14:textId="77777777" w:rsidTr="001B599E">
        <w:trPr>
          <w:divId w:val="2116439976"/>
        </w:trPr>
        <w:tc>
          <w:tcPr>
            <w:tcW w:w="1701" w:type="dxa"/>
            <w:tcBorders>
              <w:top w:val="single" w:sz="4" w:space="0" w:color="auto"/>
              <w:left w:val="single" w:sz="4" w:space="0" w:color="auto"/>
              <w:bottom w:val="single" w:sz="4" w:space="0" w:color="auto"/>
              <w:right w:val="single" w:sz="4" w:space="0" w:color="auto"/>
            </w:tcBorders>
          </w:tcPr>
          <w:p w14:paraId="5EEFB432" w14:textId="77777777" w:rsidR="001B599E" w:rsidRPr="001B599E" w:rsidRDefault="001B599E" w:rsidP="006172E9">
            <w:pPr>
              <w:pStyle w:val="Table-text"/>
              <w:keepLines w:val="0"/>
              <w:widowControl w:val="0"/>
              <w:numPr>
                <w:ilvl w:val="0"/>
                <w:numId w:val="146"/>
              </w:numPr>
              <w:spacing w:line="480" w:lineRule="auto"/>
              <w:rPr>
                <w:rFonts w:ascii="Arial Narrow" w:hAnsi="Arial Narrow"/>
                <w:szCs w:val="24"/>
                <w:lang w:val="en-SG"/>
              </w:rPr>
            </w:pPr>
          </w:p>
        </w:tc>
        <w:tc>
          <w:tcPr>
            <w:tcW w:w="11907" w:type="dxa"/>
            <w:tcBorders>
              <w:top w:val="single" w:sz="4" w:space="0" w:color="auto"/>
              <w:left w:val="single" w:sz="4" w:space="0" w:color="auto"/>
              <w:bottom w:val="single" w:sz="4" w:space="0" w:color="auto"/>
              <w:right w:val="single" w:sz="4" w:space="0" w:color="auto"/>
            </w:tcBorders>
          </w:tcPr>
          <w:p w14:paraId="2CE0DA80" w14:textId="77777777" w:rsidR="001B599E" w:rsidRPr="001B599E" w:rsidRDefault="001B599E">
            <w:pPr>
              <w:pStyle w:val="Table-fig"/>
              <w:keepLines w:val="0"/>
              <w:widowControl w:val="0"/>
              <w:spacing w:line="480" w:lineRule="auto"/>
              <w:jc w:val="left"/>
              <w:rPr>
                <w:rFonts w:ascii="Arial Narrow" w:hAnsi="Arial Narrow"/>
                <w:szCs w:val="24"/>
                <w:lang w:val="en-SG"/>
              </w:rPr>
            </w:pPr>
          </w:p>
        </w:tc>
      </w:tr>
      <w:tr w:rsidR="001B599E" w:rsidRPr="001B599E" w14:paraId="51C899B2" w14:textId="77777777" w:rsidTr="001B599E">
        <w:trPr>
          <w:divId w:val="2116439976"/>
        </w:trPr>
        <w:tc>
          <w:tcPr>
            <w:tcW w:w="1701" w:type="dxa"/>
            <w:tcBorders>
              <w:top w:val="single" w:sz="4" w:space="0" w:color="auto"/>
              <w:left w:val="single" w:sz="4" w:space="0" w:color="auto"/>
              <w:bottom w:val="single" w:sz="4" w:space="0" w:color="auto"/>
              <w:right w:val="single" w:sz="4" w:space="0" w:color="auto"/>
            </w:tcBorders>
            <w:shd w:val="clear" w:color="auto" w:fill="E7E6E6" w:themeFill="background2"/>
          </w:tcPr>
          <w:p w14:paraId="18C64029" w14:textId="77777777" w:rsidR="001B599E" w:rsidRPr="001B599E" w:rsidRDefault="001B599E">
            <w:pPr>
              <w:pStyle w:val="Table-text"/>
              <w:keepLines w:val="0"/>
              <w:widowControl w:val="0"/>
              <w:spacing w:line="480" w:lineRule="auto"/>
              <w:ind w:left="1080"/>
              <w:rPr>
                <w:rFonts w:ascii="Arial Narrow" w:hAnsi="Arial Narrow"/>
                <w:szCs w:val="24"/>
                <w:lang w:val="en-SG"/>
              </w:rPr>
            </w:pPr>
          </w:p>
        </w:tc>
        <w:tc>
          <w:tcPr>
            <w:tcW w:w="11907"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08983226" w14:textId="77777777" w:rsidR="001B599E" w:rsidRPr="001B599E" w:rsidRDefault="001B599E">
            <w:pPr>
              <w:pStyle w:val="Table-hdg"/>
              <w:keepNext w:val="0"/>
              <w:keepLines w:val="0"/>
              <w:widowControl w:val="0"/>
              <w:spacing w:line="480" w:lineRule="auto"/>
              <w:jc w:val="left"/>
              <w:rPr>
                <w:rFonts w:ascii="Arial Narrow" w:hAnsi="Arial Narrow"/>
                <w:szCs w:val="24"/>
              </w:rPr>
            </w:pPr>
            <w:r w:rsidRPr="001B599E">
              <w:rPr>
                <w:rFonts w:ascii="Arial Narrow" w:hAnsi="Arial Narrow"/>
                <w:szCs w:val="24"/>
              </w:rPr>
              <w:t xml:space="preserve">Wife’s position on custody, care and control and access </w:t>
            </w:r>
          </w:p>
        </w:tc>
      </w:tr>
      <w:tr w:rsidR="001B599E" w:rsidRPr="001B599E" w14:paraId="61CFD430" w14:textId="77777777" w:rsidTr="001B599E">
        <w:trPr>
          <w:divId w:val="2116439976"/>
        </w:trPr>
        <w:tc>
          <w:tcPr>
            <w:tcW w:w="1701" w:type="dxa"/>
            <w:tcBorders>
              <w:top w:val="single" w:sz="4" w:space="0" w:color="auto"/>
              <w:left w:val="single" w:sz="4" w:space="0" w:color="auto"/>
              <w:bottom w:val="single" w:sz="4" w:space="0" w:color="auto"/>
              <w:right w:val="single" w:sz="4" w:space="0" w:color="auto"/>
            </w:tcBorders>
          </w:tcPr>
          <w:p w14:paraId="17BD1CDB" w14:textId="77777777" w:rsidR="001B599E" w:rsidRPr="001B599E" w:rsidRDefault="001B599E" w:rsidP="006172E9">
            <w:pPr>
              <w:pStyle w:val="Table-text"/>
              <w:keepLines w:val="0"/>
              <w:widowControl w:val="0"/>
              <w:numPr>
                <w:ilvl w:val="0"/>
                <w:numId w:val="146"/>
              </w:numPr>
              <w:spacing w:line="480" w:lineRule="auto"/>
              <w:rPr>
                <w:rFonts w:ascii="Arial Narrow" w:hAnsi="Arial Narrow"/>
                <w:szCs w:val="24"/>
                <w:lang w:val="en-SG"/>
              </w:rPr>
            </w:pPr>
          </w:p>
        </w:tc>
        <w:tc>
          <w:tcPr>
            <w:tcW w:w="11907" w:type="dxa"/>
            <w:tcBorders>
              <w:top w:val="single" w:sz="4" w:space="0" w:color="auto"/>
              <w:left w:val="single" w:sz="4" w:space="0" w:color="auto"/>
              <w:bottom w:val="single" w:sz="4" w:space="0" w:color="auto"/>
              <w:right w:val="single" w:sz="4" w:space="0" w:color="auto"/>
            </w:tcBorders>
          </w:tcPr>
          <w:p w14:paraId="4D08B335" w14:textId="77777777" w:rsidR="001B599E" w:rsidRPr="001B599E" w:rsidRDefault="001B599E">
            <w:pPr>
              <w:pStyle w:val="Table-fig"/>
              <w:keepLines w:val="0"/>
              <w:widowControl w:val="0"/>
              <w:spacing w:line="480" w:lineRule="auto"/>
              <w:jc w:val="left"/>
              <w:rPr>
                <w:rFonts w:ascii="Arial Narrow" w:hAnsi="Arial Narrow"/>
                <w:szCs w:val="24"/>
                <w:lang w:val="en-SG"/>
              </w:rPr>
            </w:pPr>
          </w:p>
        </w:tc>
      </w:tr>
    </w:tbl>
    <w:p w14:paraId="7D0C30C4" w14:textId="77777777" w:rsidR="001B599E" w:rsidRPr="001B599E" w:rsidRDefault="001B599E" w:rsidP="001B599E">
      <w:pPr>
        <w:divId w:val="2116439976"/>
        <w:rPr>
          <w:rFonts w:ascii="Arial Narrow" w:hAnsi="Arial Narrow" w:cstheme="minorBidi"/>
          <w:lang w:eastAsia="en-US"/>
        </w:rPr>
      </w:pPr>
    </w:p>
    <w:p w14:paraId="57B7CEA8" w14:textId="77777777" w:rsidR="001B599E" w:rsidRPr="001B599E" w:rsidRDefault="001B599E" w:rsidP="001B599E">
      <w:pPr>
        <w:divId w:val="2116439976"/>
        <w:rPr>
          <w:rFonts w:ascii="Arial Narrow" w:hAnsi="Arial Narrow"/>
          <w:b/>
          <w:u w:val="single"/>
        </w:rPr>
      </w:pPr>
      <w:r w:rsidRPr="001B599E">
        <w:rPr>
          <w:rFonts w:ascii="Arial Narrow" w:hAnsi="Arial Narrow"/>
          <w:b/>
          <w:u w:val="single"/>
        </w:rPr>
        <w:t xml:space="preserve">Section 3: Division of Assets  </w:t>
      </w:r>
    </w:p>
    <w:p w14:paraId="417FDBD2" w14:textId="77777777" w:rsidR="001B599E" w:rsidRPr="001B599E" w:rsidRDefault="001B599E" w:rsidP="001B599E">
      <w:pPr>
        <w:jc w:val="both"/>
        <w:divId w:val="2116439976"/>
        <w:rPr>
          <w:rFonts w:ascii="Arial Narrow" w:hAnsi="Arial Narrow"/>
          <w:i/>
        </w:rPr>
      </w:pPr>
      <w:r w:rsidRPr="001B599E">
        <w:rPr>
          <w:rFonts w:ascii="Arial Narrow" w:hAnsi="Arial Narrow"/>
          <w:i/>
        </w:rPr>
        <w:t xml:space="preserve">The full address of each immovable property (including the matrimonial home and all other properties) is to be listed. The date of purchase and purchase price, and if sold, the date of sale and sale price should be listed in the “applicable “remarks” column. </w:t>
      </w:r>
    </w:p>
    <w:p w14:paraId="6120EA7E" w14:textId="77777777" w:rsidR="001B599E" w:rsidRPr="001B599E" w:rsidRDefault="001B599E" w:rsidP="001B599E">
      <w:pPr>
        <w:jc w:val="both"/>
        <w:divId w:val="2116439976"/>
        <w:rPr>
          <w:rFonts w:ascii="Arial Narrow" w:hAnsi="Arial Narrow"/>
          <w:i/>
        </w:rPr>
      </w:pPr>
      <w:r w:rsidRPr="001B599E">
        <w:rPr>
          <w:rFonts w:ascii="Arial Narrow" w:hAnsi="Arial Narrow"/>
          <w:i/>
        </w:rPr>
        <w:t xml:space="preserve">A liability which is related to an asset must be reflected together with the asset. An example is the mortgage loan. </w:t>
      </w:r>
    </w:p>
    <w:p w14:paraId="46D0D07F" w14:textId="77777777" w:rsidR="001B599E" w:rsidRPr="001B599E" w:rsidRDefault="001B599E" w:rsidP="001B599E">
      <w:pPr>
        <w:jc w:val="both"/>
        <w:divId w:val="2116439976"/>
        <w:rPr>
          <w:rFonts w:ascii="Arial Narrow" w:hAnsi="Arial Narrow"/>
          <w:i/>
        </w:rPr>
      </w:pPr>
      <w:r w:rsidRPr="001B599E">
        <w:rPr>
          <w:rFonts w:ascii="Arial Narrow" w:hAnsi="Arial Narrow"/>
          <w:i/>
        </w:rPr>
        <w:t xml:space="preserve">A standalone liability must be stated as a negative value. An example is a personal loan. </w:t>
      </w:r>
    </w:p>
    <w:p w14:paraId="53DB611E" w14:textId="77777777" w:rsidR="001B599E" w:rsidRPr="001B599E" w:rsidRDefault="001B599E" w:rsidP="001B599E">
      <w:pPr>
        <w:jc w:val="both"/>
        <w:divId w:val="2116439976"/>
        <w:rPr>
          <w:rFonts w:ascii="Arial Narrow" w:hAnsi="Arial Narrow"/>
          <w:i/>
        </w:rPr>
      </w:pPr>
      <w:r w:rsidRPr="001B599E">
        <w:rPr>
          <w:rFonts w:ascii="Arial Narrow" w:hAnsi="Arial Narrow"/>
          <w:i/>
        </w:rPr>
        <w:t>An asset/liability should only be stated once in Section 3 and should not be duplicated in multiple sections. For example, a mortgage loan related to the matrimonial home should not be reflected separately as a standalone liability.</w:t>
      </w:r>
    </w:p>
    <w:p w14:paraId="22299298" w14:textId="77777777" w:rsidR="001B599E" w:rsidRPr="001B599E" w:rsidRDefault="001B599E" w:rsidP="001B599E">
      <w:pPr>
        <w:jc w:val="both"/>
        <w:divId w:val="2116439976"/>
        <w:rPr>
          <w:rFonts w:ascii="Arial Narrow" w:hAnsi="Arial Narrow"/>
          <w:i/>
        </w:rPr>
      </w:pPr>
      <w:r w:rsidRPr="001B599E">
        <w:rPr>
          <w:rFonts w:ascii="Arial Narrow" w:hAnsi="Arial Narrow"/>
          <w:i/>
        </w:rPr>
        <w:t xml:space="preserve">State only quantifiable assets in Sections 3a to c. Quantifiable assets include assets where a party asserts/claims to be of an ascertainable value. Please refer to examples in Section 3b. </w:t>
      </w:r>
    </w:p>
    <w:p w14:paraId="2FE98AC4" w14:textId="77777777" w:rsidR="001B599E" w:rsidRPr="001B599E" w:rsidRDefault="001B599E" w:rsidP="001B599E">
      <w:pPr>
        <w:jc w:val="both"/>
        <w:divId w:val="2116439976"/>
        <w:rPr>
          <w:rFonts w:ascii="Arial Narrow" w:hAnsi="Arial Narrow"/>
          <w:i/>
        </w:rPr>
      </w:pPr>
      <w:r w:rsidRPr="001B599E">
        <w:rPr>
          <w:rFonts w:ascii="Arial Narrow" w:hAnsi="Arial Narrow"/>
          <w:i/>
        </w:rPr>
        <w:t xml:space="preserve">State all non-quantifiable claims (unknown value or assertion of adverse inference) in Section 3e. </w:t>
      </w:r>
    </w:p>
    <w:p w14:paraId="2D7D47DD" w14:textId="77777777" w:rsidR="001B599E" w:rsidRPr="001B599E" w:rsidRDefault="001B599E" w:rsidP="001B599E">
      <w:pPr>
        <w:jc w:val="both"/>
        <w:divId w:val="2116439976"/>
        <w:rPr>
          <w:rFonts w:ascii="Arial Narrow" w:hAnsi="Arial Narrow"/>
          <w:i/>
        </w:rPr>
      </w:pPr>
      <w:r w:rsidRPr="001B599E">
        <w:rPr>
          <w:rFonts w:ascii="Arial Narrow" w:hAnsi="Arial Narrow"/>
          <w:i/>
        </w:rPr>
        <w:t>Any asset disputed to be a matrimonial asset should be included in this section, with the parties’ positions reflected under ‘Remarks’.</w:t>
      </w:r>
    </w:p>
    <w:p w14:paraId="3A3AA7C7" w14:textId="77777777" w:rsidR="001B599E" w:rsidRPr="001B599E" w:rsidRDefault="001B599E" w:rsidP="001B599E">
      <w:pPr>
        <w:jc w:val="both"/>
        <w:divId w:val="2116439976"/>
        <w:rPr>
          <w:rFonts w:ascii="Arial Narrow" w:hAnsi="Arial Narrow"/>
          <w:i/>
        </w:rPr>
      </w:pPr>
      <w:r w:rsidRPr="001B599E">
        <w:rPr>
          <w:rFonts w:ascii="Arial Narrow" w:hAnsi="Arial Narrow"/>
          <w:i/>
        </w:rPr>
        <w:t xml:space="preserve">All references should be to the Core Bundle only. </w:t>
      </w:r>
    </w:p>
    <w:p w14:paraId="7743437F" w14:textId="77777777" w:rsidR="001B599E" w:rsidRPr="001B599E" w:rsidRDefault="001B599E" w:rsidP="001B599E">
      <w:pPr>
        <w:pStyle w:val="ListParagraph"/>
        <w:ind w:left="1080"/>
        <w:divId w:val="2116439976"/>
        <w:rPr>
          <w:rFonts w:ascii="Arial Narrow" w:hAnsi="Arial Narrow"/>
          <w:b/>
          <w:sz w:val="24"/>
          <w:szCs w:val="24"/>
          <w:u w:val="single"/>
        </w:rPr>
      </w:pPr>
      <w:r w:rsidRPr="001B599E">
        <w:rPr>
          <w:rFonts w:ascii="Arial Narrow" w:hAnsi="Arial Narrow"/>
          <w:i/>
          <w:sz w:val="24"/>
          <w:szCs w:val="24"/>
          <w:highlight w:val="yellow"/>
        </w:rPr>
        <w:t xml:space="preserve"> </w:t>
      </w:r>
    </w:p>
    <w:p w14:paraId="6A8166E8" w14:textId="77777777" w:rsidR="001B599E" w:rsidRPr="001B599E" w:rsidRDefault="001B599E" w:rsidP="001B599E">
      <w:pPr>
        <w:divId w:val="2116439976"/>
        <w:rPr>
          <w:rFonts w:ascii="Arial Narrow" w:hAnsi="Arial Narrow"/>
          <w:u w:val="single"/>
        </w:rPr>
      </w:pPr>
      <w:r w:rsidRPr="001B599E">
        <w:rPr>
          <w:rFonts w:ascii="Arial Narrow" w:hAnsi="Arial Narrow"/>
          <w:u w:val="single"/>
        </w:rPr>
        <w:t xml:space="preserve">Preliminary </w:t>
      </w:r>
    </w:p>
    <w:tbl>
      <w:tblPr>
        <w:tblStyle w:val="TableGrid"/>
        <w:tblW w:w="0" w:type="auto"/>
        <w:tblLook w:val="04A0" w:firstRow="1" w:lastRow="0" w:firstColumn="1" w:lastColumn="0" w:noHBand="0" w:noVBand="1"/>
      </w:tblPr>
      <w:tblGrid>
        <w:gridCol w:w="4484"/>
        <w:gridCol w:w="2366"/>
        <w:gridCol w:w="2366"/>
        <w:gridCol w:w="2366"/>
        <w:gridCol w:w="2021"/>
      </w:tblGrid>
      <w:tr w:rsidR="001B599E" w:rsidRPr="001B599E" w14:paraId="6F574E62" w14:textId="77777777" w:rsidTr="001B599E">
        <w:trPr>
          <w:divId w:val="2116439976"/>
        </w:trPr>
        <w:tc>
          <w:tcPr>
            <w:tcW w:w="4484" w:type="dxa"/>
            <w:tcBorders>
              <w:top w:val="single" w:sz="4" w:space="0" w:color="auto"/>
              <w:left w:val="single" w:sz="4" w:space="0" w:color="auto"/>
              <w:bottom w:val="single" w:sz="4" w:space="0" w:color="auto"/>
              <w:right w:val="single" w:sz="4" w:space="0" w:color="auto"/>
            </w:tcBorders>
            <w:hideMark/>
          </w:tcPr>
          <w:p w14:paraId="0155B138" w14:textId="77777777" w:rsidR="001B599E" w:rsidRPr="001B599E" w:rsidRDefault="001B599E">
            <w:pPr>
              <w:spacing w:after="0" w:line="240" w:lineRule="auto"/>
              <w:rPr>
                <w:rFonts w:ascii="Arial Narrow" w:hAnsi="Arial Narrow"/>
                <w:b/>
              </w:rPr>
            </w:pPr>
            <w:r w:rsidRPr="001B599E">
              <w:rPr>
                <w:rFonts w:ascii="Arial Narrow" w:hAnsi="Arial Narrow"/>
                <w:b/>
              </w:rPr>
              <w:lastRenderedPageBreak/>
              <w:t>Item</w:t>
            </w:r>
          </w:p>
        </w:tc>
        <w:tc>
          <w:tcPr>
            <w:tcW w:w="4732" w:type="dxa"/>
            <w:gridSpan w:val="2"/>
            <w:tcBorders>
              <w:top w:val="single" w:sz="4" w:space="0" w:color="auto"/>
              <w:left w:val="single" w:sz="4" w:space="0" w:color="auto"/>
              <w:bottom w:val="single" w:sz="4" w:space="0" w:color="auto"/>
              <w:right w:val="single" w:sz="4" w:space="0" w:color="auto"/>
            </w:tcBorders>
          </w:tcPr>
          <w:p w14:paraId="4F7C6A24" w14:textId="77777777" w:rsidR="001B599E" w:rsidRPr="001B599E" w:rsidRDefault="001B599E">
            <w:pPr>
              <w:spacing w:after="0" w:line="240" w:lineRule="auto"/>
              <w:rPr>
                <w:rFonts w:ascii="Arial Narrow" w:hAnsi="Arial Narrow"/>
                <w:b/>
              </w:rPr>
            </w:pPr>
            <w:r w:rsidRPr="001B599E">
              <w:rPr>
                <w:rFonts w:ascii="Arial Narrow" w:hAnsi="Arial Narrow"/>
                <w:b/>
              </w:rPr>
              <w:t xml:space="preserve">H’s position </w:t>
            </w:r>
          </w:p>
          <w:p w14:paraId="7300B4C7" w14:textId="77777777" w:rsidR="001B599E" w:rsidRPr="001B599E" w:rsidRDefault="001B599E">
            <w:pPr>
              <w:spacing w:after="0" w:line="240" w:lineRule="auto"/>
              <w:rPr>
                <w:rFonts w:ascii="Arial Narrow" w:hAnsi="Arial Narrow"/>
                <w:b/>
              </w:rPr>
            </w:pPr>
          </w:p>
        </w:tc>
        <w:tc>
          <w:tcPr>
            <w:tcW w:w="4387" w:type="dxa"/>
            <w:gridSpan w:val="2"/>
            <w:tcBorders>
              <w:top w:val="single" w:sz="4" w:space="0" w:color="auto"/>
              <w:left w:val="single" w:sz="4" w:space="0" w:color="auto"/>
              <w:bottom w:val="single" w:sz="4" w:space="0" w:color="auto"/>
              <w:right w:val="single" w:sz="4" w:space="0" w:color="auto"/>
            </w:tcBorders>
            <w:hideMark/>
          </w:tcPr>
          <w:p w14:paraId="7D242974" w14:textId="77777777" w:rsidR="001B599E" w:rsidRPr="001B599E" w:rsidRDefault="001B599E">
            <w:pPr>
              <w:spacing w:after="0" w:line="240" w:lineRule="auto"/>
              <w:rPr>
                <w:rFonts w:ascii="Arial Narrow" w:hAnsi="Arial Narrow"/>
                <w:b/>
              </w:rPr>
            </w:pPr>
            <w:r w:rsidRPr="001B599E">
              <w:rPr>
                <w:rFonts w:ascii="Arial Narrow" w:hAnsi="Arial Narrow"/>
                <w:b/>
              </w:rPr>
              <w:t>W’s position</w:t>
            </w:r>
          </w:p>
        </w:tc>
      </w:tr>
      <w:tr w:rsidR="001B599E" w:rsidRPr="001B599E" w14:paraId="7ED75A3F" w14:textId="77777777" w:rsidTr="001B599E">
        <w:trPr>
          <w:divId w:val="2116439976"/>
        </w:trPr>
        <w:tc>
          <w:tcPr>
            <w:tcW w:w="4484" w:type="dxa"/>
            <w:tcBorders>
              <w:top w:val="single" w:sz="4" w:space="0" w:color="auto"/>
              <w:left w:val="single" w:sz="4" w:space="0" w:color="auto"/>
              <w:bottom w:val="single" w:sz="4" w:space="0" w:color="auto"/>
              <w:right w:val="single" w:sz="4" w:space="0" w:color="auto"/>
            </w:tcBorders>
          </w:tcPr>
          <w:p w14:paraId="03670090" w14:textId="77777777" w:rsidR="001B599E" w:rsidRPr="001B599E" w:rsidRDefault="001B599E">
            <w:pPr>
              <w:spacing w:after="0" w:line="240" w:lineRule="auto"/>
              <w:rPr>
                <w:rFonts w:ascii="Arial Narrow" w:hAnsi="Arial Narrow"/>
              </w:rPr>
            </w:pPr>
            <w:r w:rsidRPr="001B599E">
              <w:rPr>
                <w:rFonts w:ascii="Arial Narrow" w:hAnsi="Arial Narrow"/>
              </w:rPr>
              <w:t>Date for ascertaining pool of assets</w:t>
            </w:r>
          </w:p>
          <w:p w14:paraId="218D4AA3" w14:textId="77777777" w:rsidR="001B599E" w:rsidRPr="001B599E" w:rsidRDefault="001B599E">
            <w:pPr>
              <w:spacing w:after="0" w:line="240" w:lineRule="auto"/>
              <w:rPr>
                <w:rFonts w:ascii="Arial Narrow" w:hAnsi="Arial Narrow"/>
              </w:rPr>
            </w:pPr>
          </w:p>
        </w:tc>
        <w:tc>
          <w:tcPr>
            <w:tcW w:w="4732" w:type="dxa"/>
            <w:gridSpan w:val="2"/>
            <w:tcBorders>
              <w:top w:val="single" w:sz="4" w:space="0" w:color="auto"/>
              <w:left w:val="single" w:sz="4" w:space="0" w:color="auto"/>
              <w:bottom w:val="single" w:sz="4" w:space="0" w:color="auto"/>
              <w:right w:val="single" w:sz="4" w:space="0" w:color="auto"/>
            </w:tcBorders>
          </w:tcPr>
          <w:p w14:paraId="44751D24" w14:textId="77777777" w:rsidR="001B599E" w:rsidRPr="001B599E" w:rsidRDefault="001B599E">
            <w:pPr>
              <w:spacing w:after="0" w:line="240" w:lineRule="auto"/>
              <w:rPr>
                <w:rFonts w:ascii="Arial Narrow" w:hAnsi="Arial Narrow"/>
                <w:u w:val="single"/>
              </w:rPr>
            </w:pPr>
          </w:p>
        </w:tc>
        <w:tc>
          <w:tcPr>
            <w:tcW w:w="4387" w:type="dxa"/>
            <w:gridSpan w:val="2"/>
            <w:tcBorders>
              <w:top w:val="single" w:sz="4" w:space="0" w:color="auto"/>
              <w:left w:val="single" w:sz="4" w:space="0" w:color="auto"/>
              <w:bottom w:val="single" w:sz="4" w:space="0" w:color="auto"/>
              <w:right w:val="single" w:sz="4" w:space="0" w:color="auto"/>
            </w:tcBorders>
          </w:tcPr>
          <w:p w14:paraId="5BEBC452" w14:textId="77777777" w:rsidR="001B599E" w:rsidRPr="001B599E" w:rsidRDefault="001B599E">
            <w:pPr>
              <w:spacing w:after="0" w:line="240" w:lineRule="auto"/>
              <w:rPr>
                <w:rFonts w:ascii="Arial Narrow" w:hAnsi="Arial Narrow"/>
                <w:u w:val="single"/>
              </w:rPr>
            </w:pPr>
          </w:p>
        </w:tc>
      </w:tr>
      <w:tr w:rsidR="001B599E" w:rsidRPr="001B599E" w14:paraId="48C7DDFD" w14:textId="77777777" w:rsidTr="001B599E">
        <w:trPr>
          <w:divId w:val="2116439976"/>
        </w:trPr>
        <w:tc>
          <w:tcPr>
            <w:tcW w:w="4484" w:type="dxa"/>
            <w:tcBorders>
              <w:top w:val="single" w:sz="4" w:space="0" w:color="auto"/>
              <w:left w:val="single" w:sz="4" w:space="0" w:color="auto"/>
              <w:bottom w:val="single" w:sz="4" w:space="0" w:color="auto"/>
              <w:right w:val="single" w:sz="4" w:space="0" w:color="auto"/>
            </w:tcBorders>
          </w:tcPr>
          <w:p w14:paraId="26AE28A3" w14:textId="77777777" w:rsidR="001B599E" w:rsidRPr="001B599E" w:rsidRDefault="001B599E">
            <w:pPr>
              <w:spacing w:after="0" w:line="240" w:lineRule="auto"/>
              <w:rPr>
                <w:rFonts w:ascii="Arial Narrow" w:hAnsi="Arial Narrow"/>
              </w:rPr>
            </w:pPr>
            <w:r w:rsidRPr="001B599E">
              <w:rPr>
                <w:rFonts w:ascii="Arial Narrow" w:hAnsi="Arial Narrow"/>
              </w:rPr>
              <w:t>Date for determining value of assets</w:t>
            </w:r>
          </w:p>
          <w:p w14:paraId="0259B189" w14:textId="77777777" w:rsidR="001B599E" w:rsidRPr="001B599E" w:rsidRDefault="001B599E">
            <w:pPr>
              <w:spacing w:after="0" w:line="240" w:lineRule="auto"/>
              <w:rPr>
                <w:rFonts w:ascii="Arial Narrow" w:hAnsi="Arial Narrow"/>
              </w:rPr>
            </w:pPr>
          </w:p>
        </w:tc>
        <w:tc>
          <w:tcPr>
            <w:tcW w:w="4732" w:type="dxa"/>
            <w:gridSpan w:val="2"/>
            <w:tcBorders>
              <w:top w:val="single" w:sz="4" w:space="0" w:color="auto"/>
              <w:left w:val="single" w:sz="4" w:space="0" w:color="auto"/>
              <w:bottom w:val="single" w:sz="4" w:space="0" w:color="auto"/>
              <w:right w:val="single" w:sz="4" w:space="0" w:color="auto"/>
            </w:tcBorders>
          </w:tcPr>
          <w:p w14:paraId="45FC90B6" w14:textId="77777777" w:rsidR="001B599E" w:rsidRPr="001B599E" w:rsidRDefault="001B599E">
            <w:pPr>
              <w:spacing w:after="0" w:line="240" w:lineRule="auto"/>
              <w:rPr>
                <w:rFonts w:ascii="Arial Narrow" w:hAnsi="Arial Narrow"/>
                <w:u w:val="single"/>
              </w:rPr>
            </w:pPr>
          </w:p>
        </w:tc>
        <w:tc>
          <w:tcPr>
            <w:tcW w:w="4387" w:type="dxa"/>
            <w:gridSpan w:val="2"/>
            <w:tcBorders>
              <w:top w:val="single" w:sz="4" w:space="0" w:color="auto"/>
              <w:left w:val="single" w:sz="4" w:space="0" w:color="auto"/>
              <w:bottom w:val="single" w:sz="4" w:space="0" w:color="auto"/>
              <w:right w:val="single" w:sz="4" w:space="0" w:color="auto"/>
            </w:tcBorders>
          </w:tcPr>
          <w:p w14:paraId="05487BF3" w14:textId="77777777" w:rsidR="001B599E" w:rsidRPr="001B599E" w:rsidRDefault="001B599E">
            <w:pPr>
              <w:spacing w:after="0" w:line="240" w:lineRule="auto"/>
              <w:rPr>
                <w:rFonts w:ascii="Arial Narrow" w:hAnsi="Arial Narrow"/>
                <w:u w:val="single"/>
              </w:rPr>
            </w:pPr>
          </w:p>
        </w:tc>
      </w:tr>
      <w:tr w:rsidR="001B599E" w:rsidRPr="001B599E" w14:paraId="3418E48D" w14:textId="77777777" w:rsidTr="001B599E">
        <w:trPr>
          <w:divId w:val="2116439976"/>
        </w:trPr>
        <w:tc>
          <w:tcPr>
            <w:tcW w:w="4484" w:type="dxa"/>
            <w:vMerge w:val="restart"/>
            <w:tcBorders>
              <w:top w:val="single" w:sz="4" w:space="0" w:color="auto"/>
              <w:left w:val="single" w:sz="4" w:space="0" w:color="auto"/>
              <w:bottom w:val="single" w:sz="4" w:space="0" w:color="auto"/>
              <w:right w:val="single" w:sz="4" w:space="0" w:color="auto"/>
            </w:tcBorders>
            <w:hideMark/>
          </w:tcPr>
          <w:p w14:paraId="369BFC0B" w14:textId="77777777" w:rsidR="001B599E" w:rsidRPr="001B599E" w:rsidRDefault="001B599E">
            <w:pPr>
              <w:spacing w:after="0" w:line="240" w:lineRule="auto"/>
              <w:rPr>
                <w:rFonts w:ascii="Arial Narrow" w:hAnsi="Arial Narrow"/>
              </w:rPr>
            </w:pPr>
            <w:r w:rsidRPr="001B599E">
              <w:rPr>
                <w:rFonts w:ascii="Arial Narrow" w:hAnsi="Arial Narrow"/>
              </w:rPr>
              <w:t xml:space="preserve">Exchange rate to be applied </w:t>
            </w:r>
            <w:r w:rsidRPr="001B599E">
              <w:rPr>
                <w:rFonts w:ascii="Arial Narrow" w:hAnsi="Arial Narrow"/>
              </w:rPr>
              <w:br/>
            </w:r>
          </w:p>
          <w:p w14:paraId="1920F044" w14:textId="77777777" w:rsidR="001B599E" w:rsidRPr="001B599E" w:rsidRDefault="001B599E">
            <w:pPr>
              <w:spacing w:after="0" w:line="240" w:lineRule="auto"/>
              <w:rPr>
                <w:rFonts w:ascii="Arial Narrow" w:hAnsi="Arial Narrow"/>
              </w:rPr>
            </w:pPr>
            <w:r w:rsidRPr="001B599E">
              <w:rPr>
                <w:rFonts w:ascii="Arial Narrow" w:hAnsi="Arial Narrow"/>
                <w:i/>
              </w:rPr>
              <w:t>(State if there is any dispute and the basis of dispute)</w:t>
            </w:r>
          </w:p>
        </w:tc>
        <w:tc>
          <w:tcPr>
            <w:tcW w:w="2366" w:type="dxa"/>
            <w:tcBorders>
              <w:top w:val="single" w:sz="4" w:space="0" w:color="auto"/>
              <w:left w:val="single" w:sz="4" w:space="0" w:color="auto"/>
              <w:bottom w:val="single" w:sz="4" w:space="0" w:color="auto"/>
              <w:right w:val="single" w:sz="4" w:space="0" w:color="auto"/>
            </w:tcBorders>
            <w:hideMark/>
          </w:tcPr>
          <w:p w14:paraId="1FAE1202" w14:textId="77777777" w:rsidR="001B599E" w:rsidRPr="001B599E" w:rsidRDefault="001B599E">
            <w:pPr>
              <w:spacing w:after="0" w:line="240" w:lineRule="auto"/>
              <w:rPr>
                <w:rFonts w:ascii="Arial Narrow" w:hAnsi="Arial Narrow"/>
                <w:b/>
              </w:rPr>
            </w:pPr>
            <w:r w:rsidRPr="001B599E">
              <w:rPr>
                <w:rFonts w:ascii="Arial Narrow" w:hAnsi="Arial Narrow"/>
                <w:b/>
              </w:rPr>
              <w:t>Currency</w:t>
            </w:r>
          </w:p>
        </w:tc>
        <w:tc>
          <w:tcPr>
            <w:tcW w:w="2366" w:type="dxa"/>
            <w:tcBorders>
              <w:top w:val="single" w:sz="4" w:space="0" w:color="auto"/>
              <w:left w:val="single" w:sz="4" w:space="0" w:color="auto"/>
              <w:bottom w:val="single" w:sz="4" w:space="0" w:color="auto"/>
              <w:right w:val="single" w:sz="4" w:space="0" w:color="auto"/>
            </w:tcBorders>
            <w:hideMark/>
          </w:tcPr>
          <w:p w14:paraId="73F59E21" w14:textId="77777777" w:rsidR="001B599E" w:rsidRPr="001B599E" w:rsidRDefault="001B599E">
            <w:pPr>
              <w:spacing w:after="0" w:line="240" w:lineRule="auto"/>
              <w:rPr>
                <w:rFonts w:ascii="Arial Narrow" w:hAnsi="Arial Narrow"/>
                <w:b/>
              </w:rPr>
            </w:pPr>
            <w:r w:rsidRPr="001B599E">
              <w:rPr>
                <w:rFonts w:ascii="Arial Narrow" w:hAnsi="Arial Narrow"/>
                <w:b/>
              </w:rPr>
              <w:t>Rate to 1 SGD</w:t>
            </w:r>
          </w:p>
        </w:tc>
        <w:tc>
          <w:tcPr>
            <w:tcW w:w="2366" w:type="dxa"/>
            <w:tcBorders>
              <w:top w:val="single" w:sz="4" w:space="0" w:color="auto"/>
              <w:left w:val="single" w:sz="4" w:space="0" w:color="auto"/>
              <w:bottom w:val="single" w:sz="4" w:space="0" w:color="auto"/>
              <w:right w:val="single" w:sz="4" w:space="0" w:color="auto"/>
            </w:tcBorders>
            <w:hideMark/>
          </w:tcPr>
          <w:p w14:paraId="30C05C2A" w14:textId="77777777" w:rsidR="001B599E" w:rsidRPr="001B599E" w:rsidRDefault="001B599E">
            <w:pPr>
              <w:spacing w:after="0" w:line="240" w:lineRule="auto"/>
              <w:rPr>
                <w:rFonts w:ascii="Arial Narrow" w:hAnsi="Arial Narrow"/>
                <w:b/>
              </w:rPr>
            </w:pPr>
            <w:r w:rsidRPr="001B599E">
              <w:rPr>
                <w:rFonts w:ascii="Arial Narrow" w:hAnsi="Arial Narrow"/>
                <w:b/>
              </w:rPr>
              <w:t>Currency</w:t>
            </w:r>
          </w:p>
        </w:tc>
        <w:tc>
          <w:tcPr>
            <w:tcW w:w="2021" w:type="dxa"/>
            <w:tcBorders>
              <w:top w:val="single" w:sz="4" w:space="0" w:color="auto"/>
              <w:left w:val="single" w:sz="4" w:space="0" w:color="auto"/>
              <w:bottom w:val="single" w:sz="4" w:space="0" w:color="auto"/>
              <w:right w:val="single" w:sz="4" w:space="0" w:color="auto"/>
            </w:tcBorders>
            <w:hideMark/>
          </w:tcPr>
          <w:p w14:paraId="5E9C7A9E" w14:textId="77777777" w:rsidR="001B599E" w:rsidRPr="001B599E" w:rsidRDefault="001B599E">
            <w:pPr>
              <w:spacing w:after="0" w:line="240" w:lineRule="auto"/>
              <w:rPr>
                <w:rFonts w:ascii="Arial Narrow" w:hAnsi="Arial Narrow"/>
                <w:b/>
              </w:rPr>
            </w:pPr>
            <w:r w:rsidRPr="001B599E">
              <w:rPr>
                <w:rFonts w:ascii="Arial Narrow" w:hAnsi="Arial Narrow"/>
                <w:b/>
              </w:rPr>
              <w:t>Rate to 1 SGD</w:t>
            </w:r>
          </w:p>
        </w:tc>
      </w:tr>
      <w:tr w:rsidR="001B599E" w:rsidRPr="001B599E" w14:paraId="04B02688" w14:textId="77777777" w:rsidTr="001B599E">
        <w:trPr>
          <w:divId w:val="2116439976"/>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A04D74E" w14:textId="77777777" w:rsidR="001B599E" w:rsidRPr="001B599E" w:rsidRDefault="001B599E">
            <w:pPr>
              <w:spacing w:after="0" w:line="240" w:lineRule="auto"/>
              <w:rPr>
                <w:rFonts w:ascii="Arial Narrow" w:hAnsi="Arial Narrow" w:cs="Times New Roman"/>
                <w:lang w:eastAsia="en-GB"/>
              </w:rPr>
            </w:pPr>
          </w:p>
        </w:tc>
        <w:tc>
          <w:tcPr>
            <w:tcW w:w="2366" w:type="dxa"/>
            <w:tcBorders>
              <w:top w:val="single" w:sz="4" w:space="0" w:color="auto"/>
              <w:left w:val="single" w:sz="4" w:space="0" w:color="auto"/>
              <w:bottom w:val="single" w:sz="4" w:space="0" w:color="auto"/>
              <w:right w:val="single" w:sz="4" w:space="0" w:color="auto"/>
            </w:tcBorders>
            <w:hideMark/>
          </w:tcPr>
          <w:p w14:paraId="66C49C42" w14:textId="77777777" w:rsidR="001B599E" w:rsidRPr="001B599E" w:rsidRDefault="001B599E">
            <w:pPr>
              <w:spacing w:after="0" w:line="240" w:lineRule="auto"/>
              <w:rPr>
                <w:rFonts w:ascii="Arial Narrow" w:hAnsi="Arial Narrow"/>
                <w:b/>
              </w:rPr>
            </w:pPr>
            <w:r w:rsidRPr="001B599E">
              <w:rPr>
                <w:rFonts w:ascii="Arial Narrow" w:hAnsi="Arial Narrow"/>
                <w:i/>
                <w:sz w:val="20"/>
              </w:rPr>
              <w:t>For e.g. USD</w:t>
            </w:r>
          </w:p>
        </w:tc>
        <w:tc>
          <w:tcPr>
            <w:tcW w:w="2366" w:type="dxa"/>
            <w:tcBorders>
              <w:top w:val="single" w:sz="4" w:space="0" w:color="auto"/>
              <w:left w:val="single" w:sz="4" w:space="0" w:color="auto"/>
              <w:bottom w:val="single" w:sz="4" w:space="0" w:color="auto"/>
              <w:right w:val="single" w:sz="4" w:space="0" w:color="auto"/>
            </w:tcBorders>
            <w:hideMark/>
          </w:tcPr>
          <w:p w14:paraId="1FAB7069" w14:textId="77777777" w:rsidR="001B599E" w:rsidRPr="001B599E" w:rsidRDefault="001B599E">
            <w:pPr>
              <w:spacing w:after="0" w:line="240" w:lineRule="auto"/>
              <w:rPr>
                <w:rFonts w:ascii="Arial Narrow" w:hAnsi="Arial Narrow"/>
                <w:b/>
              </w:rPr>
            </w:pPr>
            <w:r w:rsidRPr="001B599E">
              <w:rPr>
                <w:rFonts w:ascii="Arial Narrow" w:hAnsi="Arial Narrow"/>
                <w:i/>
                <w:sz w:val="20"/>
              </w:rPr>
              <w:t>0.74</w:t>
            </w:r>
          </w:p>
        </w:tc>
        <w:tc>
          <w:tcPr>
            <w:tcW w:w="2366" w:type="dxa"/>
            <w:tcBorders>
              <w:top w:val="single" w:sz="4" w:space="0" w:color="auto"/>
              <w:left w:val="single" w:sz="4" w:space="0" w:color="auto"/>
              <w:bottom w:val="single" w:sz="4" w:space="0" w:color="auto"/>
              <w:right w:val="single" w:sz="4" w:space="0" w:color="auto"/>
            </w:tcBorders>
          </w:tcPr>
          <w:p w14:paraId="0F043D38" w14:textId="77777777" w:rsidR="001B599E" w:rsidRPr="001B599E" w:rsidRDefault="001B599E">
            <w:pPr>
              <w:spacing w:after="0" w:line="240" w:lineRule="auto"/>
              <w:rPr>
                <w:rFonts w:ascii="Arial Narrow" w:hAnsi="Arial Narrow"/>
                <w:b/>
              </w:rPr>
            </w:pPr>
          </w:p>
        </w:tc>
        <w:tc>
          <w:tcPr>
            <w:tcW w:w="2021" w:type="dxa"/>
            <w:tcBorders>
              <w:top w:val="single" w:sz="4" w:space="0" w:color="auto"/>
              <w:left w:val="single" w:sz="4" w:space="0" w:color="auto"/>
              <w:bottom w:val="single" w:sz="4" w:space="0" w:color="auto"/>
              <w:right w:val="single" w:sz="4" w:space="0" w:color="auto"/>
            </w:tcBorders>
          </w:tcPr>
          <w:p w14:paraId="30AD555A" w14:textId="77777777" w:rsidR="001B599E" w:rsidRPr="001B599E" w:rsidRDefault="001B599E">
            <w:pPr>
              <w:spacing w:after="0" w:line="240" w:lineRule="auto"/>
              <w:rPr>
                <w:rFonts w:ascii="Arial Narrow" w:hAnsi="Arial Narrow"/>
                <w:b/>
              </w:rPr>
            </w:pPr>
          </w:p>
        </w:tc>
      </w:tr>
      <w:tr w:rsidR="001B599E" w:rsidRPr="001B599E" w14:paraId="25CD6BDC" w14:textId="77777777" w:rsidTr="001B599E">
        <w:trPr>
          <w:divId w:val="2116439976"/>
        </w:trPr>
        <w:tc>
          <w:tcPr>
            <w:tcW w:w="4484" w:type="dxa"/>
            <w:tcBorders>
              <w:top w:val="single" w:sz="4" w:space="0" w:color="auto"/>
              <w:left w:val="single" w:sz="4" w:space="0" w:color="auto"/>
              <w:bottom w:val="single" w:sz="4" w:space="0" w:color="auto"/>
              <w:right w:val="single" w:sz="4" w:space="0" w:color="auto"/>
            </w:tcBorders>
          </w:tcPr>
          <w:p w14:paraId="74C2D1CC" w14:textId="77777777" w:rsidR="001B599E" w:rsidRPr="001B599E" w:rsidRDefault="001B599E">
            <w:pPr>
              <w:spacing w:after="0" w:line="240" w:lineRule="auto"/>
              <w:rPr>
                <w:rStyle w:val="CommentReference"/>
                <w:rFonts w:ascii="Times New Roman" w:hAnsi="Times New Roman"/>
              </w:rPr>
            </w:pPr>
          </w:p>
        </w:tc>
        <w:tc>
          <w:tcPr>
            <w:tcW w:w="2366" w:type="dxa"/>
            <w:tcBorders>
              <w:top w:val="single" w:sz="4" w:space="0" w:color="auto"/>
              <w:left w:val="single" w:sz="4" w:space="0" w:color="auto"/>
              <w:bottom w:val="single" w:sz="4" w:space="0" w:color="auto"/>
              <w:right w:val="single" w:sz="4" w:space="0" w:color="auto"/>
            </w:tcBorders>
            <w:hideMark/>
          </w:tcPr>
          <w:p w14:paraId="70F76742" w14:textId="77777777" w:rsidR="001B599E" w:rsidRPr="001B599E" w:rsidRDefault="001B599E">
            <w:pPr>
              <w:spacing w:after="0" w:line="240" w:lineRule="auto"/>
              <w:rPr>
                <w:rFonts w:ascii="Arial Narrow" w:hAnsi="Arial Narrow"/>
                <w:i/>
                <w:sz w:val="20"/>
              </w:rPr>
            </w:pPr>
            <w:r w:rsidRPr="001B599E">
              <w:rPr>
                <w:rFonts w:ascii="Arial Narrow" w:hAnsi="Arial Narrow"/>
                <w:i/>
                <w:sz w:val="20"/>
              </w:rPr>
              <w:t>For e.g. RM</w:t>
            </w:r>
          </w:p>
        </w:tc>
        <w:tc>
          <w:tcPr>
            <w:tcW w:w="2366" w:type="dxa"/>
            <w:tcBorders>
              <w:top w:val="single" w:sz="4" w:space="0" w:color="auto"/>
              <w:left w:val="single" w:sz="4" w:space="0" w:color="auto"/>
              <w:bottom w:val="single" w:sz="4" w:space="0" w:color="auto"/>
              <w:right w:val="single" w:sz="4" w:space="0" w:color="auto"/>
            </w:tcBorders>
            <w:hideMark/>
          </w:tcPr>
          <w:p w14:paraId="5E413B65" w14:textId="77777777" w:rsidR="001B599E" w:rsidRPr="001B599E" w:rsidRDefault="001B599E">
            <w:pPr>
              <w:spacing w:after="0" w:line="240" w:lineRule="auto"/>
              <w:rPr>
                <w:rFonts w:ascii="Arial Narrow" w:hAnsi="Arial Narrow"/>
                <w:i/>
                <w:sz w:val="20"/>
              </w:rPr>
            </w:pPr>
            <w:r w:rsidRPr="001B599E">
              <w:rPr>
                <w:rFonts w:ascii="Arial Narrow" w:hAnsi="Arial Narrow"/>
                <w:i/>
                <w:sz w:val="20"/>
              </w:rPr>
              <w:t>2.9</w:t>
            </w:r>
          </w:p>
        </w:tc>
        <w:tc>
          <w:tcPr>
            <w:tcW w:w="2366" w:type="dxa"/>
            <w:tcBorders>
              <w:top w:val="single" w:sz="4" w:space="0" w:color="auto"/>
              <w:left w:val="single" w:sz="4" w:space="0" w:color="auto"/>
              <w:bottom w:val="single" w:sz="4" w:space="0" w:color="auto"/>
              <w:right w:val="single" w:sz="4" w:space="0" w:color="auto"/>
            </w:tcBorders>
          </w:tcPr>
          <w:p w14:paraId="07908B9A" w14:textId="77777777" w:rsidR="001B599E" w:rsidRPr="001B599E" w:rsidRDefault="001B599E">
            <w:pPr>
              <w:spacing w:after="0" w:line="240" w:lineRule="auto"/>
              <w:rPr>
                <w:rFonts w:ascii="Arial Narrow" w:hAnsi="Arial Narrow"/>
                <w:b/>
              </w:rPr>
            </w:pPr>
          </w:p>
        </w:tc>
        <w:tc>
          <w:tcPr>
            <w:tcW w:w="2021" w:type="dxa"/>
            <w:tcBorders>
              <w:top w:val="single" w:sz="4" w:space="0" w:color="auto"/>
              <w:left w:val="single" w:sz="4" w:space="0" w:color="auto"/>
              <w:bottom w:val="single" w:sz="4" w:space="0" w:color="auto"/>
              <w:right w:val="single" w:sz="4" w:space="0" w:color="auto"/>
            </w:tcBorders>
          </w:tcPr>
          <w:p w14:paraId="4F485ABA" w14:textId="77777777" w:rsidR="001B599E" w:rsidRPr="001B599E" w:rsidRDefault="001B599E">
            <w:pPr>
              <w:spacing w:after="0" w:line="240" w:lineRule="auto"/>
              <w:rPr>
                <w:rFonts w:ascii="Arial Narrow" w:hAnsi="Arial Narrow"/>
                <w:b/>
              </w:rPr>
            </w:pPr>
          </w:p>
        </w:tc>
      </w:tr>
    </w:tbl>
    <w:p w14:paraId="54AFAC0A" w14:textId="77777777" w:rsidR="001B599E" w:rsidRPr="001B599E" w:rsidRDefault="001B599E" w:rsidP="001B599E">
      <w:pPr>
        <w:divId w:val="2116439976"/>
        <w:rPr>
          <w:rFonts w:ascii="Arial Narrow" w:hAnsi="Arial Narrow" w:cstheme="minorBidi"/>
          <w:u w:val="single"/>
          <w:lang w:eastAsia="en-US"/>
        </w:rPr>
      </w:pPr>
      <w:r w:rsidRPr="001B599E">
        <w:rPr>
          <w:rFonts w:ascii="Arial Narrow" w:hAnsi="Arial Narrow"/>
          <w:u w:val="single"/>
        </w:rPr>
        <w:t>3a. Joint Assets (Quantifiable)</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02"/>
        <w:gridCol w:w="2181"/>
        <w:gridCol w:w="1798"/>
        <w:gridCol w:w="1880"/>
        <w:gridCol w:w="1785"/>
        <w:gridCol w:w="1790"/>
        <w:gridCol w:w="1972"/>
        <w:gridCol w:w="1745"/>
      </w:tblGrid>
      <w:tr w:rsidR="001B599E" w:rsidRPr="001B599E" w14:paraId="26C05647" w14:textId="77777777" w:rsidTr="001B599E">
        <w:trPr>
          <w:divId w:val="2116439976"/>
        </w:trPr>
        <w:tc>
          <w:tcPr>
            <w:tcW w:w="802"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7267E2A8" w14:textId="77777777" w:rsidR="001B599E" w:rsidRPr="001B599E" w:rsidRDefault="001B599E">
            <w:pPr>
              <w:pStyle w:val="Table-hdg"/>
              <w:keepNext w:val="0"/>
              <w:keepLines w:val="0"/>
              <w:widowControl w:val="0"/>
              <w:spacing w:line="256" w:lineRule="auto"/>
              <w:rPr>
                <w:rFonts w:ascii="Arial Narrow" w:hAnsi="Arial Narrow"/>
                <w:szCs w:val="24"/>
              </w:rPr>
            </w:pPr>
            <w:r w:rsidRPr="001B599E">
              <w:rPr>
                <w:rFonts w:ascii="Arial Narrow" w:hAnsi="Arial Narrow"/>
                <w:szCs w:val="24"/>
              </w:rPr>
              <w:t>S/n</w:t>
            </w:r>
          </w:p>
        </w:tc>
        <w:tc>
          <w:tcPr>
            <w:tcW w:w="2181"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166F3DDF" w14:textId="77777777" w:rsidR="001B599E" w:rsidRPr="001B599E" w:rsidRDefault="001B599E">
            <w:pPr>
              <w:pStyle w:val="Table-hdg"/>
              <w:keepNext w:val="0"/>
              <w:keepLines w:val="0"/>
              <w:widowControl w:val="0"/>
              <w:spacing w:line="256" w:lineRule="auto"/>
              <w:rPr>
                <w:rFonts w:ascii="Arial Narrow" w:hAnsi="Arial Narrow"/>
                <w:szCs w:val="24"/>
              </w:rPr>
            </w:pPr>
            <w:r w:rsidRPr="001B599E">
              <w:rPr>
                <w:rFonts w:ascii="Arial Narrow" w:hAnsi="Arial Narrow"/>
                <w:szCs w:val="24"/>
              </w:rPr>
              <w:t xml:space="preserve">Asset </w:t>
            </w:r>
          </w:p>
          <w:p w14:paraId="44A54AC9" w14:textId="77777777" w:rsidR="001B599E" w:rsidRPr="001B599E" w:rsidRDefault="001B599E">
            <w:pPr>
              <w:pStyle w:val="Table-hdg"/>
              <w:keepNext w:val="0"/>
              <w:keepLines w:val="0"/>
              <w:widowControl w:val="0"/>
              <w:spacing w:line="256" w:lineRule="auto"/>
              <w:rPr>
                <w:rFonts w:ascii="Arial Narrow" w:hAnsi="Arial Narrow"/>
                <w:szCs w:val="24"/>
              </w:rPr>
            </w:pPr>
            <w:r w:rsidRPr="001B599E">
              <w:rPr>
                <w:rFonts w:ascii="Arial Narrow" w:hAnsi="Arial Narrow"/>
                <w:szCs w:val="24"/>
              </w:rPr>
              <w:t>(with related liability)</w:t>
            </w:r>
          </w:p>
        </w:tc>
        <w:tc>
          <w:tcPr>
            <w:tcW w:w="1798"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1432D265" w14:textId="77777777" w:rsidR="001B599E" w:rsidRPr="001B599E" w:rsidRDefault="001B599E">
            <w:pPr>
              <w:pStyle w:val="Table-hdg"/>
              <w:keepNext w:val="0"/>
              <w:keepLines w:val="0"/>
              <w:widowControl w:val="0"/>
              <w:spacing w:line="256" w:lineRule="auto"/>
              <w:rPr>
                <w:rFonts w:ascii="Arial Narrow" w:hAnsi="Arial Narrow"/>
                <w:szCs w:val="24"/>
              </w:rPr>
            </w:pPr>
            <w:r w:rsidRPr="001B599E">
              <w:rPr>
                <w:rFonts w:ascii="Arial Narrow" w:hAnsi="Arial Narrow"/>
                <w:szCs w:val="24"/>
              </w:rPr>
              <w:t xml:space="preserve">H’s Value / date of valuation </w:t>
            </w:r>
          </w:p>
        </w:tc>
        <w:tc>
          <w:tcPr>
            <w:tcW w:w="1880"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7CBE2A34" w14:textId="77777777" w:rsidR="001B599E" w:rsidRPr="001B599E" w:rsidRDefault="001B599E">
            <w:pPr>
              <w:pStyle w:val="Table-hdg"/>
              <w:keepNext w:val="0"/>
              <w:keepLines w:val="0"/>
              <w:widowControl w:val="0"/>
              <w:spacing w:line="256" w:lineRule="auto"/>
              <w:rPr>
                <w:rFonts w:ascii="Arial Narrow" w:hAnsi="Arial Narrow"/>
                <w:szCs w:val="24"/>
              </w:rPr>
            </w:pPr>
            <w:proofErr w:type="spellStart"/>
            <w:r w:rsidRPr="001B599E">
              <w:rPr>
                <w:rFonts w:ascii="Arial Narrow" w:hAnsi="Arial Narrow"/>
                <w:szCs w:val="24"/>
              </w:rPr>
              <w:t>Pg</w:t>
            </w:r>
            <w:proofErr w:type="spellEnd"/>
            <w:r w:rsidRPr="001B599E">
              <w:rPr>
                <w:rFonts w:ascii="Arial Narrow" w:hAnsi="Arial Narrow"/>
                <w:szCs w:val="24"/>
              </w:rPr>
              <w:t xml:space="preserve"> Ref to CB</w:t>
            </w:r>
          </w:p>
        </w:tc>
        <w:tc>
          <w:tcPr>
            <w:tcW w:w="1785"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266611F7" w14:textId="77777777" w:rsidR="001B599E" w:rsidRPr="001B599E" w:rsidRDefault="001B599E">
            <w:pPr>
              <w:pStyle w:val="Table-hdg"/>
              <w:keepNext w:val="0"/>
              <w:keepLines w:val="0"/>
              <w:widowControl w:val="0"/>
              <w:spacing w:line="256" w:lineRule="auto"/>
              <w:rPr>
                <w:rFonts w:ascii="Arial Narrow" w:hAnsi="Arial Narrow"/>
                <w:szCs w:val="24"/>
              </w:rPr>
            </w:pPr>
            <w:r w:rsidRPr="001B599E">
              <w:rPr>
                <w:rFonts w:ascii="Arial Narrow" w:hAnsi="Arial Narrow"/>
                <w:szCs w:val="24"/>
              </w:rPr>
              <w:t>Remarks</w:t>
            </w:r>
          </w:p>
        </w:tc>
        <w:tc>
          <w:tcPr>
            <w:tcW w:w="1790"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34CBFAFC" w14:textId="77777777" w:rsidR="001B599E" w:rsidRPr="001B599E" w:rsidRDefault="001B599E">
            <w:pPr>
              <w:pStyle w:val="Table-hdg"/>
              <w:keepNext w:val="0"/>
              <w:keepLines w:val="0"/>
              <w:widowControl w:val="0"/>
              <w:spacing w:line="256" w:lineRule="auto"/>
              <w:rPr>
                <w:rFonts w:ascii="Arial Narrow" w:hAnsi="Arial Narrow"/>
                <w:szCs w:val="24"/>
              </w:rPr>
            </w:pPr>
            <w:r w:rsidRPr="001B599E">
              <w:rPr>
                <w:rFonts w:ascii="Arial Narrow" w:hAnsi="Arial Narrow"/>
                <w:szCs w:val="24"/>
              </w:rPr>
              <w:t>W’s value / date of valuation</w:t>
            </w:r>
          </w:p>
        </w:tc>
        <w:tc>
          <w:tcPr>
            <w:tcW w:w="1972"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10686F9D" w14:textId="77777777" w:rsidR="001B599E" w:rsidRPr="001B599E" w:rsidRDefault="001B599E">
            <w:pPr>
              <w:pStyle w:val="Table-hdg"/>
              <w:keepNext w:val="0"/>
              <w:keepLines w:val="0"/>
              <w:widowControl w:val="0"/>
              <w:spacing w:line="256" w:lineRule="auto"/>
              <w:rPr>
                <w:rFonts w:ascii="Arial Narrow" w:hAnsi="Arial Narrow"/>
                <w:szCs w:val="24"/>
              </w:rPr>
            </w:pPr>
            <w:proofErr w:type="spellStart"/>
            <w:r w:rsidRPr="001B599E">
              <w:rPr>
                <w:rFonts w:ascii="Arial Narrow" w:hAnsi="Arial Narrow"/>
                <w:szCs w:val="24"/>
              </w:rPr>
              <w:t>Pg</w:t>
            </w:r>
            <w:proofErr w:type="spellEnd"/>
            <w:r w:rsidRPr="001B599E">
              <w:rPr>
                <w:rFonts w:ascii="Arial Narrow" w:hAnsi="Arial Narrow"/>
                <w:szCs w:val="24"/>
              </w:rPr>
              <w:t xml:space="preserve"> Ref to CB</w:t>
            </w:r>
          </w:p>
        </w:tc>
        <w:tc>
          <w:tcPr>
            <w:tcW w:w="1745"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118E9A40" w14:textId="77777777" w:rsidR="001B599E" w:rsidRPr="001B599E" w:rsidRDefault="001B599E">
            <w:pPr>
              <w:pStyle w:val="Table-hdg"/>
              <w:keepNext w:val="0"/>
              <w:keepLines w:val="0"/>
              <w:widowControl w:val="0"/>
              <w:spacing w:line="256" w:lineRule="auto"/>
              <w:rPr>
                <w:rFonts w:ascii="Arial Narrow" w:hAnsi="Arial Narrow"/>
                <w:szCs w:val="24"/>
              </w:rPr>
            </w:pPr>
            <w:r w:rsidRPr="001B599E">
              <w:rPr>
                <w:rFonts w:ascii="Arial Narrow" w:hAnsi="Arial Narrow"/>
                <w:szCs w:val="24"/>
              </w:rPr>
              <w:t>Remarks</w:t>
            </w:r>
          </w:p>
        </w:tc>
      </w:tr>
      <w:tr w:rsidR="001B599E" w:rsidRPr="001B599E" w14:paraId="58638D9F" w14:textId="77777777" w:rsidTr="001B599E">
        <w:trPr>
          <w:divId w:val="2116439976"/>
        </w:trPr>
        <w:tc>
          <w:tcPr>
            <w:tcW w:w="802" w:type="dxa"/>
            <w:tcBorders>
              <w:top w:val="single" w:sz="4" w:space="0" w:color="auto"/>
              <w:left w:val="single" w:sz="4" w:space="0" w:color="auto"/>
              <w:bottom w:val="single" w:sz="4" w:space="0" w:color="auto"/>
              <w:right w:val="single" w:sz="4" w:space="0" w:color="auto"/>
            </w:tcBorders>
          </w:tcPr>
          <w:p w14:paraId="3BBAB125" w14:textId="77777777" w:rsidR="001B599E" w:rsidRPr="001B599E" w:rsidRDefault="001B599E" w:rsidP="006172E9">
            <w:pPr>
              <w:pStyle w:val="Table-text"/>
              <w:keepLines w:val="0"/>
              <w:widowControl w:val="0"/>
              <w:numPr>
                <w:ilvl w:val="0"/>
                <w:numId w:val="147"/>
              </w:numPr>
              <w:spacing w:line="256" w:lineRule="auto"/>
              <w:rPr>
                <w:rFonts w:ascii="Arial Narrow" w:hAnsi="Arial Narrow"/>
                <w:szCs w:val="24"/>
                <w:lang w:val="en-SG"/>
              </w:rPr>
            </w:pPr>
          </w:p>
        </w:tc>
        <w:tc>
          <w:tcPr>
            <w:tcW w:w="2181" w:type="dxa"/>
            <w:tcBorders>
              <w:top w:val="single" w:sz="4" w:space="0" w:color="auto"/>
              <w:left w:val="single" w:sz="4" w:space="0" w:color="auto"/>
              <w:bottom w:val="single" w:sz="4" w:space="0" w:color="auto"/>
              <w:right w:val="single" w:sz="4" w:space="0" w:color="auto"/>
            </w:tcBorders>
            <w:hideMark/>
          </w:tcPr>
          <w:p w14:paraId="042A99A2" w14:textId="77777777" w:rsidR="001B599E" w:rsidRPr="001B599E" w:rsidRDefault="001B599E">
            <w:pPr>
              <w:pStyle w:val="Table-text"/>
              <w:keepLines w:val="0"/>
              <w:widowControl w:val="0"/>
              <w:spacing w:line="256" w:lineRule="auto"/>
              <w:rPr>
                <w:rFonts w:ascii="Arial Narrow" w:hAnsi="Arial Narrow"/>
                <w:i/>
                <w:szCs w:val="24"/>
                <w:lang w:val="en-SG"/>
              </w:rPr>
            </w:pPr>
            <w:r w:rsidRPr="001B599E">
              <w:rPr>
                <w:rFonts w:ascii="Arial Narrow" w:hAnsi="Arial Narrow"/>
                <w:i/>
                <w:szCs w:val="24"/>
                <w:lang w:val="en-SG"/>
              </w:rPr>
              <w:t xml:space="preserve">For e.g. Property ABC (with outstanding mortgage) </w:t>
            </w:r>
          </w:p>
        </w:tc>
        <w:tc>
          <w:tcPr>
            <w:tcW w:w="1798" w:type="dxa"/>
            <w:tcBorders>
              <w:top w:val="single" w:sz="4" w:space="0" w:color="auto"/>
              <w:left w:val="single" w:sz="4" w:space="0" w:color="auto"/>
              <w:bottom w:val="single" w:sz="4" w:space="0" w:color="auto"/>
              <w:right w:val="single" w:sz="4" w:space="0" w:color="auto"/>
            </w:tcBorders>
            <w:hideMark/>
          </w:tcPr>
          <w:p w14:paraId="71549060" w14:textId="77777777" w:rsidR="001B599E" w:rsidRPr="001B599E" w:rsidRDefault="001B599E">
            <w:pPr>
              <w:pStyle w:val="Table-fig"/>
              <w:keepLines w:val="0"/>
              <w:widowControl w:val="0"/>
              <w:spacing w:line="256" w:lineRule="auto"/>
              <w:rPr>
                <w:rFonts w:ascii="Arial Narrow" w:hAnsi="Arial Narrow"/>
                <w:i/>
                <w:szCs w:val="24"/>
                <w:lang w:val="en-SG"/>
              </w:rPr>
            </w:pPr>
            <w:r w:rsidRPr="001B599E">
              <w:rPr>
                <w:rFonts w:ascii="Arial Narrow" w:hAnsi="Arial Narrow"/>
                <w:i/>
                <w:szCs w:val="24"/>
                <w:lang w:val="en-SG"/>
              </w:rPr>
              <w:t>Gross value</w:t>
            </w:r>
          </w:p>
          <w:p w14:paraId="54339960" w14:textId="77777777" w:rsidR="001B599E" w:rsidRPr="001B599E" w:rsidRDefault="001B599E">
            <w:pPr>
              <w:pStyle w:val="Table-fig"/>
              <w:keepLines w:val="0"/>
              <w:widowControl w:val="0"/>
              <w:spacing w:line="256" w:lineRule="auto"/>
              <w:rPr>
                <w:rFonts w:ascii="Arial Narrow" w:hAnsi="Arial Narrow"/>
                <w:i/>
                <w:szCs w:val="24"/>
                <w:lang w:val="en-SG"/>
              </w:rPr>
            </w:pPr>
            <w:r w:rsidRPr="001B599E">
              <w:rPr>
                <w:rFonts w:ascii="Arial Narrow" w:hAnsi="Arial Narrow"/>
                <w:i/>
                <w:szCs w:val="24"/>
                <w:lang w:val="en-SG"/>
              </w:rPr>
              <w:t xml:space="preserve">(-liability) </w:t>
            </w:r>
          </w:p>
          <w:p w14:paraId="5A8FE44C" w14:textId="77777777" w:rsidR="001B599E" w:rsidRPr="001B599E" w:rsidRDefault="001B599E">
            <w:pPr>
              <w:pStyle w:val="Table-fig"/>
              <w:keepLines w:val="0"/>
              <w:widowControl w:val="0"/>
              <w:spacing w:line="256" w:lineRule="auto"/>
              <w:rPr>
                <w:rFonts w:ascii="Arial Narrow" w:hAnsi="Arial Narrow"/>
                <w:i/>
                <w:szCs w:val="24"/>
                <w:lang w:val="en-SG"/>
              </w:rPr>
            </w:pPr>
            <w:r w:rsidRPr="001B599E">
              <w:rPr>
                <w:rFonts w:ascii="Arial Narrow" w:hAnsi="Arial Narrow"/>
                <w:i/>
                <w:szCs w:val="24"/>
                <w:lang w:val="en-SG"/>
              </w:rPr>
              <w:t>NET VALUE</w:t>
            </w:r>
          </w:p>
          <w:p w14:paraId="5D360B14" w14:textId="77777777" w:rsidR="001B599E" w:rsidRPr="001B599E" w:rsidRDefault="001B599E">
            <w:pPr>
              <w:pStyle w:val="Table-fig"/>
              <w:keepLines w:val="0"/>
              <w:widowControl w:val="0"/>
              <w:spacing w:line="256" w:lineRule="auto"/>
              <w:rPr>
                <w:rFonts w:ascii="Arial Narrow" w:hAnsi="Arial Narrow"/>
                <w:i/>
                <w:szCs w:val="24"/>
                <w:lang w:val="en-SG"/>
              </w:rPr>
            </w:pPr>
            <w:r w:rsidRPr="001B599E">
              <w:rPr>
                <w:rFonts w:ascii="Arial Narrow" w:hAnsi="Arial Narrow"/>
                <w:i/>
                <w:szCs w:val="24"/>
                <w:lang w:val="en-SG"/>
              </w:rPr>
              <w:t>/As at DDMMYY</w:t>
            </w:r>
          </w:p>
        </w:tc>
        <w:tc>
          <w:tcPr>
            <w:tcW w:w="1880" w:type="dxa"/>
            <w:tcBorders>
              <w:top w:val="single" w:sz="4" w:space="0" w:color="auto"/>
              <w:left w:val="single" w:sz="4" w:space="0" w:color="auto"/>
              <w:bottom w:val="single" w:sz="4" w:space="0" w:color="auto"/>
              <w:right w:val="single" w:sz="4" w:space="0" w:color="auto"/>
            </w:tcBorders>
            <w:hideMark/>
          </w:tcPr>
          <w:p w14:paraId="7D53E570" w14:textId="77777777" w:rsidR="001B599E" w:rsidRPr="001B599E" w:rsidRDefault="001B599E">
            <w:pPr>
              <w:pStyle w:val="Table-fig"/>
              <w:keepLines w:val="0"/>
              <w:widowControl w:val="0"/>
              <w:spacing w:line="256" w:lineRule="auto"/>
              <w:rPr>
                <w:rFonts w:ascii="Arial Narrow" w:hAnsi="Arial Narrow"/>
                <w:i/>
                <w:szCs w:val="24"/>
                <w:lang w:val="en-SG"/>
              </w:rPr>
            </w:pPr>
            <w:r w:rsidRPr="001B599E">
              <w:rPr>
                <w:rFonts w:ascii="Arial Narrow" w:hAnsi="Arial Narrow"/>
                <w:i/>
                <w:szCs w:val="24"/>
                <w:lang w:val="en-SG"/>
              </w:rPr>
              <w:t xml:space="preserve">CB </w:t>
            </w:r>
            <w:proofErr w:type="spellStart"/>
            <w:r w:rsidRPr="001B599E">
              <w:rPr>
                <w:rFonts w:ascii="Arial Narrow" w:hAnsi="Arial Narrow"/>
                <w:i/>
                <w:szCs w:val="24"/>
                <w:lang w:val="en-SG"/>
              </w:rPr>
              <w:t>pg</w:t>
            </w:r>
            <w:proofErr w:type="spellEnd"/>
            <w:r w:rsidRPr="001B599E">
              <w:rPr>
                <w:rFonts w:ascii="Arial Narrow" w:hAnsi="Arial Narrow"/>
                <w:i/>
                <w:szCs w:val="24"/>
                <w:lang w:val="en-SG"/>
              </w:rPr>
              <w:t xml:space="preserve"> x</w:t>
            </w:r>
          </w:p>
        </w:tc>
        <w:tc>
          <w:tcPr>
            <w:tcW w:w="1785" w:type="dxa"/>
            <w:tcBorders>
              <w:top w:val="single" w:sz="4" w:space="0" w:color="auto"/>
              <w:left w:val="single" w:sz="4" w:space="0" w:color="auto"/>
              <w:bottom w:val="single" w:sz="4" w:space="0" w:color="auto"/>
              <w:right w:val="single" w:sz="4" w:space="0" w:color="auto"/>
            </w:tcBorders>
            <w:hideMark/>
          </w:tcPr>
          <w:p w14:paraId="1695FE77" w14:textId="77777777" w:rsidR="001B599E" w:rsidRPr="001B599E" w:rsidRDefault="001B599E">
            <w:pPr>
              <w:pStyle w:val="Table-fig"/>
              <w:keepLines w:val="0"/>
              <w:widowControl w:val="0"/>
              <w:spacing w:line="256" w:lineRule="auto"/>
              <w:rPr>
                <w:rFonts w:ascii="Arial Narrow" w:hAnsi="Arial Narrow"/>
                <w:i/>
                <w:szCs w:val="24"/>
                <w:lang w:val="en-SG"/>
              </w:rPr>
            </w:pPr>
            <w:r w:rsidRPr="001B599E">
              <w:rPr>
                <w:rFonts w:ascii="Arial Narrow" w:hAnsi="Arial Narrow"/>
                <w:i/>
                <w:szCs w:val="24"/>
                <w:lang w:val="en-SG"/>
              </w:rPr>
              <w:t>For e.g. Purchased prior to the marriage</w:t>
            </w:r>
          </w:p>
        </w:tc>
        <w:tc>
          <w:tcPr>
            <w:tcW w:w="1790" w:type="dxa"/>
            <w:tcBorders>
              <w:top w:val="single" w:sz="4" w:space="0" w:color="auto"/>
              <w:left w:val="single" w:sz="4" w:space="0" w:color="auto"/>
              <w:bottom w:val="single" w:sz="4" w:space="0" w:color="auto"/>
              <w:right w:val="single" w:sz="4" w:space="0" w:color="auto"/>
            </w:tcBorders>
            <w:hideMark/>
          </w:tcPr>
          <w:p w14:paraId="134FC99D" w14:textId="77777777" w:rsidR="001B599E" w:rsidRPr="001B599E" w:rsidRDefault="001B599E">
            <w:pPr>
              <w:pStyle w:val="Table-fig"/>
              <w:keepLines w:val="0"/>
              <w:widowControl w:val="0"/>
              <w:spacing w:line="256" w:lineRule="auto"/>
              <w:rPr>
                <w:rFonts w:ascii="Arial Narrow" w:hAnsi="Arial Narrow"/>
                <w:i/>
                <w:szCs w:val="24"/>
                <w:lang w:val="en-SG"/>
              </w:rPr>
            </w:pPr>
            <w:r w:rsidRPr="001B599E">
              <w:rPr>
                <w:rFonts w:ascii="Arial Narrow" w:hAnsi="Arial Narrow"/>
                <w:i/>
                <w:szCs w:val="24"/>
                <w:lang w:val="en-SG"/>
              </w:rPr>
              <w:t>Gross value</w:t>
            </w:r>
          </w:p>
          <w:p w14:paraId="76F65038" w14:textId="77777777" w:rsidR="001B599E" w:rsidRPr="001B599E" w:rsidRDefault="001B599E">
            <w:pPr>
              <w:pStyle w:val="Table-fig"/>
              <w:keepLines w:val="0"/>
              <w:widowControl w:val="0"/>
              <w:spacing w:line="256" w:lineRule="auto"/>
              <w:rPr>
                <w:rFonts w:ascii="Arial Narrow" w:hAnsi="Arial Narrow"/>
                <w:i/>
                <w:szCs w:val="24"/>
                <w:lang w:val="en-SG"/>
              </w:rPr>
            </w:pPr>
            <w:r w:rsidRPr="001B599E">
              <w:rPr>
                <w:rFonts w:ascii="Arial Narrow" w:hAnsi="Arial Narrow"/>
                <w:i/>
                <w:szCs w:val="24"/>
                <w:lang w:val="en-SG"/>
              </w:rPr>
              <w:t xml:space="preserve">(-liability) </w:t>
            </w:r>
          </w:p>
          <w:p w14:paraId="6270596C" w14:textId="77777777" w:rsidR="001B599E" w:rsidRPr="001B599E" w:rsidRDefault="001B599E">
            <w:pPr>
              <w:pStyle w:val="Table-fig"/>
              <w:keepLines w:val="0"/>
              <w:widowControl w:val="0"/>
              <w:spacing w:line="256" w:lineRule="auto"/>
              <w:rPr>
                <w:rFonts w:ascii="Arial Narrow" w:hAnsi="Arial Narrow"/>
                <w:i/>
                <w:szCs w:val="24"/>
                <w:lang w:val="en-SG"/>
              </w:rPr>
            </w:pPr>
            <w:r w:rsidRPr="001B599E">
              <w:rPr>
                <w:rFonts w:ascii="Arial Narrow" w:hAnsi="Arial Narrow"/>
                <w:i/>
                <w:szCs w:val="24"/>
                <w:lang w:val="en-SG"/>
              </w:rPr>
              <w:t>NET VALUE</w:t>
            </w:r>
          </w:p>
          <w:p w14:paraId="0B235F6D" w14:textId="77777777" w:rsidR="001B599E" w:rsidRPr="001B599E" w:rsidRDefault="001B599E">
            <w:pPr>
              <w:pStyle w:val="Table-fig"/>
              <w:keepLines w:val="0"/>
              <w:widowControl w:val="0"/>
              <w:spacing w:line="256" w:lineRule="auto"/>
              <w:rPr>
                <w:rFonts w:ascii="Arial Narrow" w:hAnsi="Arial Narrow"/>
                <w:i/>
                <w:szCs w:val="24"/>
                <w:lang w:val="en-SG"/>
              </w:rPr>
            </w:pPr>
            <w:r w:rsidRPr="001B599E">
              <w:rPr>
                <w:rFonts w:ascii="Arial Narrow" w:hAnsi="Arial Narrow"/>
                <w:i/>
                <w:szCs w:val="24"/>
                <w:lang w:val="en-SG"/>
              </w:rPr>
              <w:t>/As at DDMMYY</w:t>
            </w:r>
          </w:p>
        </w:tc>
        <w:tc>
          <w:tcPr>
            <w:tcW w:w="1972" w:type="dxa"/>
            <w:tcBorders>
              <w:top w:val="single" w:sz="4" w:space="0" w:color="auto"/>
              <w:left w:val="single" w:sz="4" w:space="0" w:color="auto"/>
              <w:bottom w:val="single" w:sz="4" w:space="0" w:color="auto"/>
              <w:right w:val="single" w:sz="4" w:space="0" w:color="auto"/>
            </w:tcBorders>
            <w:hideMark/>
          </w:tcPr>
          <w:p w14:paraId="67108E3F" w14:textId="77777777" w:rsidR="001B599E" w:rsidRPr="001B599E" w:rsidRDefault="001B599E">
            <w:pPr>
              <w:pStyle w:val="Table-fig"/>
              <w:keepLines w:val="0"/>
              <w:widowControl w:val="0"/>
              <w:spacing w:line="256" w:lineRule="auto"/>
              <w:rPr>
                <w:rFonts w:ascii="Arial Narrow" w:hAnsi="Arial Narrow"/>
                <w:i/>
                <w:szCs w:val="24"/>
                <w:lang w:val="en-SG"/>
              </w:rPr>
            </w:pPr>
            <w:r w:rsidRPr="001B599E">
              <w:rPr>
                <w:rFonts w:ascii="Arial Narrow" w:hAnsi="Arial Narrow"/>
                <w:i/>
                <w:szCs w:val="24"/>
                <w:lang w:val="en-SG"/>
              </w:rPr>
              <w:t xml:space="preserve">CB </w:t>
            </w:r>
            <w:proofErr w:type="spellStart"/>
            <w:r w:rsidRPr="001B599E">
              <w:rPr>
                <w:rFonts w:ascii="Arial Narrow" w:hAnsi="Arial Narrow"/>
                <w:i/>
                <w:szCs w:val="24"/>
                <w:lang w:val="en-SG"/>
              </w:rPr>
              <w:t>pg</w:t>
            </w:r>
            <w:proofErr w:type="spellEnd"/>
            <w:r w:rsidRPr="001B599E">
              <w:rPr>
                <w:rFonts w:ascii="Arial Narrow" w:hAnsi="Arial Narrow"/>
                <w:i/>
                <w:szCs w:val="24"/>
                <w:lang w:val="en-SG"/>
              </w:rPr>
              <w:t xml:space="preserve"> x</w:t>
            </w:r>
          </w:p>
        </w:tc>
        <w:tc>
          <w:tcPr>
            <w:tcW w:w="1745" w:type="dxa"/>
            <w:tcBorders>
              <w:top w:val="single" w:sz="4" w:space="0" w:color="auto"/>
              <w:left w:val="single" w:sz="4" w:space="0" w:color="auto"/>
              <w:bottom w:val="single" w:sz="4" w:space="0" w:color="auto"/>
              <w:right w:val="single" w:sz="4" w:space="0" w:color="auto"/>
            </w:tcBorders>
          </w:tcPr>
          <w:p w14:paraId="012DE2D4" w14:textId="77777777" w:rsidR="001B599E" w:rsidRPr="001B599E" w:rsidRDefault="001B599E">
            <w:pPr>
              <w:pStyle w:val="Table-fig"/>
              <w:keepLines w:val="0"/>
              <w:widowControl w:val="0"/>
              <w:spacing w:line="256" w:lineRule="auto"/>
              <w:rPr>
                <w:rFonts w:ascii="Arial Narrow" w:hAnsi="Arial Narrow"/>
                <w:i/>
                <w:szCs w:val="24"/>
                <w:lang w:val="en-SG"/>
              </w:rPr>
            </w:pPr>
          </w:p>
        </w:tc>
      </w:tr>
      <w:tr w:rsidR="001B599E" w:rsidRPr="001B599E" w14:paraId="28AF35E0" w14:textId="77777777" w:rsidTr="001B599E">
        <w:trPr>
          <w:divId w:val="2116439976"/>
        </w:trPr>
        <w:tc>
          <w:tcPr>
            <w:tcW w:w="802" w:type="dxa"/>
            <w:tcBorders>
              <w:top w:val="single" w:sz="4" w:space="0" w:color="auto"/>
              <w:left w:val="single" w:sz="4" w:space="0" w:color="auto"/>
              <w:bottom w:val="single" w:sz="4" w:space="0" w:color="auto"/>
              <w:right w:val="single" w:sz="4" w:space="0" w:color="auto"/>
            </w:tcBorders>
          </w:tcPr>
          <w:p w14:paraId="7E3CE5D9" w14:textId="77777777" w:rsidR="001B599E" w:rsidRPr="001B599E" w:rsidRDefault="001B599E" w:rsidP="006172E9">
            <w:pPr>
              <w:pStyle w:val="Table-text"/>
              <w:keepLines w:val="0"/>
              <w:widowControl w:val="0"/>
              <w:numPr>
                <w:ilvl w:val="0"/>
                <w:numId w:val="147"/>
              </w:numPr>
              <w:spacing w:line="256" w:lineRule="auto"/>
              <w:rPr>
                <w:rFonts w:ascii="Arial Narrow" w:hAnsi="Arial Narrow"/>
                <w:szCs w:val="24"/>
                <w:lang w:val="en-SG"/>
              </w:rPr>
            </w:pPr>
          </w:p>
        </w:tc>
        <w:tc>
          <w:tcPr>
            <w:tcW w:w="2181" w:type="dxa"/>
            <w:tcBorders>
              <w:top w:val="single" w:sz="4" w:space="0" w:color="auto"/>
              <w:left w:val="single" w:sz="4" w:space="0" w:color="auto"/>
              <w:bottom w:val="single" w:sz="4" w:space="0" w:color="auto"/>
              <w:right w:val="single" w:sz="4" w:space="0" w:color="auto"/>
            </w:tcBorders>
            <w:hideMark/>
          </w:tcPr>
          <w:p w14:paraId="014AC061" w14:textId="77777777" w:rsidR="001B599E" w:rsidRPr="001B599E" w:rsidRDefault="001B599E">
            <w:pPr>
              <w:pStyle w:val="Table-text"/>
              <w:keepLines w:val="0"/>
              <w:widowControl w:val="0"/>
              <w:spacing w:line="256" w:lineRule="auto"/>
              <w:rPr>
                <w:rFonts w:ascii="Arial Narrow" w:hAnsi="Arial Narrow"/>
                <w:i/>
                <w:szCs w:val="24"/>
                <w:lang w:val="en-SG"/>
              </w:rPr>
            </w:pPr>
            <w:r w:rsidRPr="001B599E">
              <w:rPr>
                <w:rFonts w:ascii="Arial Narrow" w:hAnsi="Arial Narrow"/>
                <w:i/>
                <w:szCs w:val="24"/>
                <w:lang w:val="en-SG"/>
              </w:rPr>
              <w:t>For e.g. Company XYZ</w:t>
            </w:r>
          </w:p>
        </w:tc>
        <w:tc>
          <w:tcPr>
            <w:tcW w:w="1798" w:type="dxa"/>
            <w:tcBorders>
              <w:top w:val="single" w:sz="4" w:space="0" w:color="auto"/>
              <w:left w:val="single" w:sz="4" w:space="0" w:color="auto"/>
              <w:bottom w:val="single" w:sz="4" w:space="0" w:color="auto"/>
              <w:right w:val="single" w:sz="4" w:space="0" w:color="auto"/>
            </w:tcBorders>
            <w:hideMark/>
          </w:tcPr>
          <w:p w14:paraId="2BC2F72C" w14:textId="77777777" w:rsidR="001B599E" w:rsidRPr="001B599E" w:rsidRDefault="001B599E">
            <w:pPr>
              <w:pStyle w:val="Table-fig"/>
              <w:keepLines w:val="0"/>
              <w:widowControl w:val="0"/>
              <w:spacing w:line="256" w:lineRule="auto"/>
              <w:rPr>
                <w:rFonts w:ascii="Arial Narrow" w:hAnsi="Arial Narrow"/>
                <w:i/>
                <w:szCs w:val="24"/>
                <w:lang w:val="en-SG"/>
              </w:rPr>
            </w:pPr>
            <w:proofErr w:type="spellStart"/>
            <w:r w:rsidRPr="001B599E">
              <w:rPr>
                <w:rFonts w:ascii="Arial Narrow" w:hAnsi="Arial Narrow"/>
                <w:i/>
                <w:szCs w:val="24"/>
                <w:lang w:val="en-SG"/>
              </w:rPr>
              <w:t>Yyy</w:t>
            </w:r>
            <w:proofErr w:type="spellEnd"/>
            <w:r w:rsidRPr="001B599E">
              <w:rPr>
                <w:rFonts w:ascii="Arial Narrow" w:hAnsi="Arial Narrow"/>
                <w:i/>
                <w:szCs w:val="24"/>
                <w:lang w:val="en-SG"/>
              </w:rPr>
              <w:t xml:space="preserve"> / As at DDMMYY</w:t>
            </w:r>
          </w:p>
        </w:tc>
        <w:tc>
          <w:tcPr>
            <w:tcW w:w="1880" w:type="dxa"/>
            <w:tcBorders>
              <w:top w:val="single" w:sz="4" w:space="0" w:color="auto"/>
              <w:left w:val="single" w:sz="4" w:space="0" w:color="auto"/>
              <w:bottom w:val="single" w:sz="4" w:space="0" w:color="auto"/>
              <w:right w:val="single" w:sz="4" w:space="0" w:color="auto"/>
            </w:tcBorders>
            <w:hideMark/>
          </w:tcPr>
          <w:p w14:paraId="719113B9" w14:textId="77777777" w:rsidR="001B599E" w:rsidRPr="001B599E" w:rsidRDefault="001B599E">
            <w:pPr>
              <w:pStyle w:val="Table-fig"/>
              <w:keepLines w:val="0"/>
              <w:widowControl w:val="0"/>
              <w:spacing w:line="256" w:lineRule="auto"/>
              <w:rPr>
                <w:rFonts w:ascii="Arial Narrow" w:hAnsi="Arial Narrow"/>
                <w:i/>
                <w:szCs w:val="24"/>
                <w:lang w:val="en-SG"/>
              </w:rPr>
            </w:pPr>
            <w:r w:rsidRPr="001B599E">
              <w:rPr>
                <w:rFonts w:ascii="Arial Narrow" w:hAnsi="Arial Narrow"/>
                <w:i/>
                <w:szCs w:val="24"/>
                <w:lang w:val="en-SG"/>
              </w:rPr>
              <w:t xml:space="preserve">CB </w:t>
            </w:r>
            <w:proofErr w:type="spellStart"/>
            <w:r w:rsidRPr="001B599E">
              <w:rPr>
                <w:rFonts w:ascii="Arial Narrow" w:hAnsi="Arial Narrow"/>
                <w:i/>
                <w:szCs w:val="24"/>
                <w:lang w:val="en-SG"/>
              </w:rPr>
              <w:t>pg</w:t>
            </w:r>
            <w:proofErr w:type="spellEnd"/>
            <w:r w:rsidRPr="001B599E">
              <w:rPr>
                <w:rFonts w:ascii="Arial Narrow" w:hAnsi="Arial Narrow"/>
                <w:i/>
                <w:szCs w:val="24"/>
                <w:lang w:val="en-SG"/>
              </w:rPr>
              <w:t xml:space="preserve"> x</w:t>
            </w:r>
          </w:p>
        </w:tc>
        <w:tc>
          <w:tcPr>
            <w:tcW w:w="1785" w:type="dxa"/>
            <w:tcBorders>
              <w:top w:val="single" w:sz="4" w:space="0" w:color="auto"/>
              <w:left w:val="single" w:sz="4" w:space="0" w:color="auto"/>
              <w:bottom w:val="single" w:sz="4" w:space="0" w:color="auto"/>
              <w:right w:val="single" w:sz="4" w:space="0" w:color="auto"/>
            </w:tcBorders>
          </w:tcPr>
          <w:p w14:paraId="65AE8326" w14:textId="77777777" w:rsidR="001B599E" w:rsidRPr="001B599E" w:rsidRDefault="001B599E">
            <w:pPr>
              <w:pStyle w:val="Table-fig"/>
              <w:keepLines w:val="0"/>
              <w:widowControl w:val="0"/>
              <w:spacing w:line="256" w:lineRule="auto"/>
              <w:rPr>
                <w:rFonts w:ascii="Arial Narrow" w:hAnsi="Arial Narrow"/>
                <w:i/>
                <w:szCs w:val="24"/>
                <w:lang w:val="en-SG"/>
              </w:rPr>
            </w:pPr>
          </w:p>
        </w:tc>
        <w:tc>
          <w:tcPr>
            <w:tcW w:w="1790" w:type="dxa"/>
            <w:tcBorders>
              <w:top w:val="single" w:sz="4" w:space="0" w:color="auto"/>
              <w:left w:val="single" w:sz="4" w:space="0" w:color="auto"/>
              <w:bottom w:val="single" w:sz="4" w:space="0" w:color="auto"/>
              <w:right w:val="single" w:sz="4" w:space="0" w:color="auto"/>
            </w:tcBorders>
            <w:hideMark/>
          </w:tcPr>
          <w:p w14:paraId="72EA306D" w14:textId="77777777" w:rsidR="001B599E" w:rsidRPr="001B599E" w:rsidRDefault="001B599E">
            <w:pPr>
              <w:pStyle w:val="Table-fig"/>
              <w:keepLines w:val="0"/>
              <w:widowControl w:val="0"/>
              <w:spacing w:line="256" w:lineRule="auto"/>
              <w:rPr>
                <w:rFonts w:ascii="Arial Narrow" w:hAnsi="Arial Narrow"/>
                <w:i/>
                <w:szCs w:val="24"/>
                <w:lang w:val="en-SG"/>
              </w:rPr>
            </w:pPr>
            <w:proofErr w:type="spellStart"/>
            <w:r w:rsidRPr="001B599E">
              <w:rPr>
                <w:rFonts w:ascii="Arial Narrow" w:hAnsi="Arial Narrow"/>
                <w:i/>
                <w:szCs w:val="24"/>
                <w:lang w:val="en-SG"/>
              </w:rPr>
              <w:t>Yyy</w:t>
            </w:r>
            <w:proofErr w:type="spellEnd"/>
            <w:r w:rsidRPr="001B599E">
              <w:rPr>
                <w:rFonts w:ascii="Arial Narrow" w:hAnsi="Arial Narrow"/>
                <w:i/>
                <w:szCs w:val="24"/>
                <w:lang w:val="en-SG"/>
              </w:rPr>
              <w:t xml:space="preserve"> / As at DDMMYY</w:t>
            </w:r>
          </w:p>
        </w:tc>
        <w:tc>
          <w:tcPr>
            <w:tcW w:w="1972" w:type="dxa"/>
            <w:tcBorders>
              <w:top w:val="single" w:sz="4" w:space="0" w:color="auto"/>
              <w:left w:val="single" w:sz="4" w:space="0" w:color="auto"/>
              <w:bottom w:val="single" w:sz="4" w:space="0" w:color="auto"/>
              <w:right w:val="single" w:sz="4" w:space="0" w:color="auto"/>
            </w:tcBorders>
            <w:hideMark/>
          </w:tcPr>
          <w:p w14:paraId="1D50CDD2" w14:textId="77777777" w:rsidR="001B599E" w:rsidRPr="001B599E" w:rsidRDefault="001B599E">
            <w:pPr>
              <w:pStyle w:val="Table-fig"/>
              <w:keepLines w:val="0"/>
              <w:widowControl w:val="0"/>
              <w:spacing w:line="256" w:lineRule="auto"/>
              <w:rPr>
                <w:rFonts w:ascii="Arial Narrow" w:hAnsi="Arial Narrow"/>
                <w:i/>
                <w:szCs w:val="24"/>
                <w:lang w:val="en-SG"/>
              </w:rPr>
            </w:pPr>
            <w:r w:rsidRPr="001B599E">
              <w:rPr>
                <w:rFonts w:ascii="Arial Narrow" w:hAnsi="Arial Narrow"/>
                <w:i/>
                <w:szCs w:val="24"/>
                <w:lang w:val="en-SG"/>
              </w:rPr>
              <w:t xml:space="preserve">CB </w:t>
            </w:r>
            <w:proofErr w:type="spellStart"/>
            <w:r w:rsidRPr="001B599E">
              <w:rPr>
                <w:rFonts w:ascii="Arial Narrow" w:hAnsi="Arial Narrow"/>
                <w:i/>
                <w:szCs w:val="24"/>
                <w:lang w:val="en-SG"/>
              </w:rPr>
              <w:t>pg</w:t>
            </w:r>
            <w:proofErr w:type="spellEnd"/>
            <w:r w:rsidRPr="001B599E">
              <w:rPr>
                <w:rFonts w:ascii="Arial Narrow" w:hAnsi="Arial Narrow"/>
                <w:i/>
                <w:szCs w:val="24"/>
                <w:lang w:val="en-SG"/>
              </w:rPr>
              <w:t xml:space="preserve"> x</w:t>
            </w:r>
          </w:p>
        </w:tc>
        <w:tc>
          <w:tcPr>
            <w:tcW w:w="1745" w:type="dxa"/>
            <w:tcBorders>
              <w:top w:val="single" w:sz="4" w:space="0" w:color="auto"/>
              <w:left w:val="single" w:sz="4" w:space="0" w:color="auto"/>
              <w:bottom w:val="single" w:sz="4" w:space="0" w:color="auto"/>
              <w:right w:val="single" w:sz="4" w:space="0" w:color="auto"/>
            </w:tcBorders>
          </w:tcPr>
          <w:p w14:paraId="3FF4AD75" w14:textId="77777777" w:rsidR="001B599E" w:rsidRPr="001B599E" w:rsidRDefault="001B599E">
            <w:pPr>
              <w:pStyle w:val="Table-fig"/>
              <w:keepLines w:val="0"/>
              <w:widowControl w:val="0"/>
              <w:spacing w:line="256" w:lineRule="auto"/>
              <w:rPr>
                <w:rFonts w:ascii="Arial Narrow" w:hAnsi="Arial Narrow"/>
                <w:i/>
                <w:szCs w:val="24"/>
                <w:lang w:val="en-SG"/>
              </w:rPr>
            </w:pPr>
          </w:p>
        </w:tc>
      </w:tr>
      <w:tr w:rsidR="001B599E" w:rsidRPr="001B599E" w14:paraId="04053FF2" w14:textId="77777777" w:rsidTr="001B599E">
        <w:trPr>
          <w:divId w:val="2116439976"/>
        </w:trPr>
        <w:tc>
          <w:tcPr>
            <w:tcW w:w="802" w:type="dxa"/>
            <w:tcBorders>
              <w:top w:val="single" w:sz="4" w:space="0" w:color="auto"/>
              <w:left w:val="single" w:sz="4" w:space="0" w:color="auto"/>
              <w:bottom w:val="single" w:sz="4" w:space="0" w:color="auto"/>
              <w:right w:val="single" w:sz="4" w:space="0" w:color="auto"/>
            </w:tcBorders>
          </w:tcPr>
          <w:p w14:paraId="64B29A14" w14:textId="77777777" w:rsidR="001B599E" w:rsidRPr="001B599E" w:rsidRDefault="001B599E">
            <w:pPr>
              <w:pStyle w:val="Table-text"/>
              <w:keepLines w:val="0"/>
              <w:widowControl w:val="0"/>
              <w:spacing w:line="256" w:lineRule="auto"/>
              <w:ind w:left="360"/>
              <w:rPr>
                <w:rFonts w:ascii="Arial Narrow" w:hAnsi="Arial Narrow"/>
                <w:szCs w:val="24"/>
                <w:lang w:val="en-SG"/>
              </w:rPr>
            </w:pPr>
          </w:p>
        </w:tc>
        <w:tc>
          <w:tcPr>
            <w:tcW w:w="2181" w:type="dxa"/>
            <w:tcBorders>
              <w:top w:val="single" w:sz="4" w:space="0" w:color="auto"/>
              <w:left w:val="single" w:sz="4" w:space="0" w:color="auto"/>
              <w:bottom w:val="single" w:sz="4" w:space="0" w:color="auto"/>
              <w:right w:val="single" w:sz="4" w:space="0" w:color="auto"/>
            </w:tcBorders>
            <w:hideMark/>
          </w:tcPr>
          <w:p w14:paraId="32CDEAF3" w14:textId="77777777" w:rsidR="001B599E" w:rsidRPr="001B599E" w:rsidRDefault="001B599E">
            <w:pPr>
              <w:pStyle w:val="Table-text"/>
              <w:keepLines w:val="0"/>
              <w:widowControl w:val="0"/>
              <w:spacing w:line="256" w:lineRule="auto"/>
              <w:jc w:val="right"/>
              <w:rPr>
                <w:rFonts w:ascii="Arial Narrow" w:hAnsi="Arial Narrow"/>
                <w:szCs w:val="24"/>
                <w:u w:val="single"/>
                <w:lang w:val="en-SG"/>
              </w:rPr>
            </w:pPr>
            <w:r w:rsidRPr="001B599E">
              <w:rPr>
                <w:rFonts w:ascii="Arial Narrow" w:hAnsi="Arial Narrow"/>
                <w:szCs w:val="24"/>
                <w:u w:val="single"/>
                <w:lang w:val="en-SG"/>
              </w:rPr>
              <w:t>Sub-total</w:t>
            </w:r>
          </w:p>
        </w:tc>
        <w:tc>
          <w:tcPr>
            <w:tcW w:w="1798" w:type="dxa"/>
            <w:tcBorders>
              <w:top w:val="single" w:sz="4" w:space="0" w:color="auto"/>
              <w:left w:val="single" w:sz="4" w:space="0" w:color="auto"/>
              <w:bottom w:val="single" w:sz="4" w:space="0" w:color="auto"/>
              <w:right w:val="single" w:sz="4" w:space="0" w:color="auto"/>
            </w:tcBorders>
          </w:tcPr>
          <w:p w14:paraId="20BB4585" w14:textId="77777777" w:rsidR="001B599E" w:rsidRPr="001B599E" w:rsidRDefault="001B599E">
            <w:pPr>
              <w:pStyle w:val="Table-fig"/>
              <w:keepLines w:val="0"/>
              <w:widowControl w:val="0"/>
              <w:spacing w:line="256" w:lineRule="auto"/>
              <w:rPr>
                <w:rFonts w:ascii="Arial Narrow" w:hAnsi="Arial Narrow"/>
                <w:szCs w:val="24"/>
                <w:u w:val="single"/>
                <w:lang w:val="en-SG"/>
              </w:rPr>
            </w:pPr>
          </w:p>
        </w:tc>
        <w:tc>
          <w:tcPr>
            <w:tcW w:w="1880" w:type="dxa"/>
            <w:tcBorders>
              <w:top w:val="single" w:sz="4" w:space="0" w:color="auto"/>
              <w:left w:val="single" w:sz="4" w:space="0" w:color="auto"/>
              <w:bottom w:val="single" w:sz="4" w:space="0" w:color="auto"/>
              <w:right w:val="single" w:sz="4" w:space="0" w:color="auto"/>
            </w:tcBorders>
          </w:tcPr>
          <w:p w14:paraId="4B66BF9B" w14:textId="77777777" w:rsidR="001B599E" w:rsidRPr="001B599E" w:rsidRDefault="001B599E">
            <w:pPr>
              <w:pStyle w:val="Table-fig"/>
              <w:keepLines w:val="0"/>
              <w:widowControl w:val="0"/>
              <w:spacing w:line="256" w:lineRule="auto"/>
              <w:rPr>
                <w:rFonts w:ascii="Arial Narrow" w:hAnsi="Arial Narrow"/>
                <w:szCs w:val="24"/>
                <w:u w:val="single"/>
                <w:lang w:val="en-SG"/>
              </w:rPr>
            </w:pPr>
          </w:p>
        </w:tc>
        <w:tc>
          <w:tcPr>
            <w:tcW w:w="1785" w:type="dxa"/>
            <w:tcBorders>
              <w:top w:val="single" w:sz="4" w:space="0" w:color="auto"/>
              <w:left w:val="single" w:sz="4" w:space="0" w:color="auto"/>
              <w:bottom w:val="single" w:sz="4" w:space="0" w:color="auto"/>
              <w:right w:val="single" w:sz="4" w:space="0" w:color="auto"/>
            </w:tcBorders>
          </w:tcPr>
          <w:p w14:paraId="3FD1714E" w14:textId="77777777" w:rsidR="001B599E" w:rsidRPr="001B599E" w:rsidRDefault="001B599E">
            <w:pPr>
              <w:pStyle w:val="Table-fig"/>
              <w:keepLines w:val="0"/>
              <w:widowControl w:val="0"/>
              <w:spacing w:line="256" w:lineRule="auto"/>
              <w:rPr>
                <w:rFonts w:ascii="Arial Narrow" w:hAnsi="Arial Narrow"/>
                <w:szCs w:val="24"/>
                <w:u w:val="single"/>
                <w:lang w:val="en-SG"/>
              </w:rPr>
            </w:pPr>
          </w:p>
        </w:tc>
        <w:tc>
          <w:tcPr>
            <w:tcW w:w="1790" w:type="dxa"/>
            <w:tcBorders>
              <w:top w:val="single" w:sz="4" w:space="0" w:color="auto"/>
              <w:left w:val="single" w:sz="4" w:space="0" w:color="auto"/>
              <w:bottom w:val="single" w:sz="4" w:space="0" w:color="auto"/>
              <w:right w:val="single" w:sz="4" w:space="0" w:color="auto"/>
            </w:tcBorders>
          </w:tcPr>
          <w:p w14:paraId="60F48890" w14:textId="77777777" w:rsidR="001B599E" w:rsidRPr="001B599E" w:rsidRDefault="001B599E">
            <w:pPr>
              <w:pStyle w:val="Table-fig"/>
              <w:keepLines w:val="0"/>
              <w:widowControl w:val="0"/>
              <w:spacing w:line="256" w:lineRule="auto"/>
              <w:rPr>
                <w:rFonts w:ascii="Arial Narrow" w:hAnsi="Arial Narrow"/>
                <w:i/>
                <w:szCs w:val="24"/>
                <w:u w:val="single"/>
                <w:lang w:val="en-SG"/>
              </w:rPr>
            </w:pPr>
          </w:p>
        </w:tc>
        <w:tc>
          <w:tcPr>
            <w:tcW w:w="1972" w:type="dxa"/>
            <w:tcBorders>
              <w:top w:val="single" w:sz="4" w:space="0" w:color="auto"/>
              <w:left w:val="single" w:sz="4" w:space="0" w:color="auto"/>
              <w:bottom w:val="single" w:sz="4" w:space="0" w:color="auto"/>
              <w:right w:val="single" w:sz="4" w:space="0" w:color="auto"/>
            </w:tcBorders>
          </w:tcPr>
          <w:p w14:paraId="2027E43E" w14:textId="77777777" w:rsidR="001B599E" w:rsidRPr="001B599E" w:rsidRDefault="001B599E">
            <w:pPr>
              <w:pStyle w:val="Table-fig"/>
              <w:keepLines w:val="0"/>
              <w:widowControl w:val="0"/>
              <w:spacing w:line="256" w:lineRule="auto"/>
              <w:rPr>
                <w:rFonts w:ascii="Arial Narrow" w:hAnsi="Arial Narrow"/>
                <w:szCs w:val="24"/>
                <w:lang w:val="en-SG"/>
              </w:rPr>
            </w:pPr>
          </w:p>
        </w:tc>
        <w:tc>
          <w:tcPr>
            <w:tcW w:w="1745" w:type="dxa"/>
            <w:tcBorders>
              <w:top w:val="single" w:sz="4" w:space="0" w:color="auto"/>
              <w:left w:val="single" w:sz="4" w:space="0" w:color="auto"/>
              <w:bottom w:val="single" w:sz="4" w:space="0" w:color="auto"/>
              <w:right w:val="single" w:sz="4" w:space="0" w:color="auto"/>
            </w:tcBorders>
          </w:tcPr>
          <w:p w14:paraId="356BCF87" w14:textId="77777777" w:rsidR="001B599E" w:rsidRPr="001B599E" w:rsidRDefault="001B599E">
            <w:pPr>
              <w:pStyle w:val="Table-fig"/>
              <w:keepLines w:val="0"/>
              <w:widowControl w:val="0"/>
              <w:spacing w:line="256" w:lineRule="auto"/>
              <w:rPr>
                <w:rFonts w:ascii="Arial Narrow" w:hAnsi="Arial Narrow"/>
                <w:szCs w:val="24"/>
                <w:lang w:val="en-SG"/>
              </w:rPr>
            </w:pPr>
          </w:p>
        </w:tc>
      </w:tr>
    </w:tbl>
    <w:p w14:paraId="5872C87B" w14:textId="77777777" w:rsidR="001B599E" w:rsidRPr="001B599E" w:rsidRDefault="001B599E" w:rsidP="001B599E">
      <w:pPr>
        <w:divId w:val="2116439976"/>
        <w:rPr>
          <w:rFonts w:ascii="Arial Narrow" w:hAnsi="Arial Narrow" w:cstheme="minorBidi"/>
          <w:u w:val="single"/>
          <w:lang w:eastAsia="en-US"/>
        </w:rPr>
      </w:pPr>
    </w:p>
    <w:p w14:paraId="4681FEE9" w14:textId="77777777" w:rsidR="001B599E" w:rsidRPr="001B599E" w:rsidRDefault="001B599E" w:rsidP="001B599E">
      <w:pPr>
        <w:divId w:val="2116439976"/>
        <w:rPr>
          <w:rFonts w:ascii="Arial Narrow" w:hAnsi="Arial Narrow"/>
          <w:u w:val="single"/>
        </w:rPr>
      </w:pPr>
      <w:r w:rsidRPr="001B599E">
        <w:rPr>
          <w:rFonts w:ascii="Arial Narrow" w:hAnsi="Arial Narrow"/>
          <w:u w:val="single"/>
        </w:rPr>
        <w:t>3b. Husband’s assets (Quantifiable)</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02"/>
        <w:gridCol w:w="2181"/>
        <w:gridCol w:w="1798"/>
        <w:gridCol w:w="1880"/>
        <w:gridCol w:w="1785"/>
        <w:gridCol w:w="1790"/>
        <w:gridCol w:w="1972"/>
        <w:gridCol w:w="1745"/>
      </w:tblGrid>
      <w:tr w:rsidR="001B599E" w:rsidRPr="001B599E" w14:paraId="1F50E4FB" w14:textId="77777777" w:rsidTr="001B599E">
        <w:trPr>
          <w:divId w:val="2116439976"/>
        </w:trPr>
        <w:tc>
          <w:tcPr>
            <w:tcW w:w="802"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041CFD86" w14:textId="77777777" w:rsidR="001B599E" w:rsidRPr="001B599E" w:rsidRDefault="001B599E">
            <w:pPr>
              <w:pStyle w:val="Table-hdg"/>
              <w:keepNext w:val="0"/>
              <w:keepLines w:val="0"/>
              <w:widowControl w:val="0"/>
              <w:spacing w:line="256" w:lineRule="auto"/>
              <w:rPr>
                <w:rFonts w:ascii="Arial Narrow" w:hAnsi="Arial Narrow"/>
                <w:szCs w:val="24"/>
              </w:rPr>
            </w:pPr>
            <w:r w:rsidRPr="001B599E">
              <w:rPr>
                <w:rFonts w:ascii="Arial Narrow" w:hAnsi="Arial Narrow"/>
                <w:szCs w:val="24"/>
              </w:rPr>
              <w:t>S/n</w:t>
            </w:r>
          </w:p>
        </w:tc>
        <w:tc>
          <w:tcPr>
            <w:tcW w:w="2181"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6736BF17" w14:textId="77777777" w:rsidR="001B599E" w:rsidRPr="001B599E" w:rsidRDefault="001B599E">
            <w:pPr>
              <w:pStyle w:val="Table-hdg"/>
              <w:keepNext w:val="0"/>
              <w:keepLines w:val="0"/>
              <w:widowControl w:val="0"/>
              <w:spacing w:line="256" w:lineRule="auto"/>
              <w:rPr>
                <w:rFonts w:ascii="Arial Narrow" w:hAnsi="Arial Narrow"/>
                <w:szCs w:val="24"/>
              </w:rPr>
            </w:pPr>
            <w:r w:rsidRPr="001B599E">
              <w:rPr>
                <w:rFonts w:ascii="Arial Narrow" w:hAnsi="Arial Narrow"/>
                <w:szCs w:val="24"/>
              </w:rPr>
              <w:t xml:space="preserve">Asset </w:t>
            </w:r>
          </w:p>
          <w:p w14:paraId="3A4DC526" w14:textId="77777777" w:rsidR="001B599E" w:rsidRPr="001B599E" w:rsidRDefault="001B599E">
            <w:pPr>
              <w:pStyle w:val="Table-hdg"/>
              <w:keepNext w:val="0"/>
              <w:keepLines w:val="0"/>
              <w:widowControl w:val="0"/>
              <w:spacing w:line="256" w:lineRule="auto"/>
              <w:rPr>
                <w:rFonts w:ascii="Arial Narrow" w:hAnsi="Arial Narrow"/>
                <w:szCs w:val="24"/>
              </w:rPr>
            </w:pPr>
            <w:r w:rsidRPr="001B599E">
              <w:rPr>
                <w:rFonts w:ascii="Arial Narrow" w:hAnsi="Arial Narrow"/>
                <w:szCs w:val="24"/>
              </w:rPr>
              <w:t>(with related liability)</w:t>
            </w:r>
          </w:p>
        </w:tc>
        <w:tc>
          <w:tcPr>
            <w:tcW w:w="1798"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54911CF1" w14:textId="77777777" w:rsidR="001B599E" w:rsidRPr="001B599E" w:rsidRDefault="001B599E">
            <w:pPr>
              <w:pStyle w:val="Table-hdg"/>
              <w:keepNext w:val="0"/>
              <w:keepLines w:val="0"/>
              <w:widowControl w:val="0"/>
              <w:spacing w:line="256" w:lineRule="auto"/>
              <w:rPr>
                <w:rFonts w:ascii="Arial Narrow" w:hAnsi="Arial Narrow"/>
                <w:szCs w:val="24"/>
              </w:rPr>
            </w:pPr>
            <w:r w:rsidRPr="001B599E">
              <w:rPr>
                <w:rFonts w:ascii="Arial Narrow" w:hAnsi="Arial Narrow"/>
                <w:szCs w:val="24"/>
              </w:rPr>
              <w:t>H’s Value / date of valuation</w:t>
            </w:r>
          </w:p>
        </w:tc>
        <w:tc>
          <w:tcPr>
            <w:tcW w:w="1880"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5E103718" w14:textId="77777777" w:rsidR="001B599E" w:rsidRPr="001B599E" w:rsidRDefault="001B599E">
            <w:pPr>
              <w:pStyle w:val="Table-hdg"/>
              <w:keepNext w:val="0"/>
              <w:keepLines w:val="0"/>
              <w:widowControl w:val="0"/>
              <w:spacing w:line="256" w:lineRule="auto"/>
              <w:rPr>
                <w:rFonts w:ascii="Arial Narrow" w:hAnsi="Arial Narrow"/>
                <w:szCs w:val="24"/>
              </w:rPr>
            </w:pPr>
            <w:proofErr w:type="spellStart"/>
            <w:r w:rsidRPr="001B599E">
              <w:rPr>
                <w:rFonts w:ascii="Arial Narrow" w:hAnsi="Arial Narrow"/>
                <w:szCs w:val="24"/>
              </w:rPr>
              <w:t>Pg</w:t>
            </w:r>
            <w:proofErr w:type="spellEnd"/>
            <w:r w:rsidRPr="001B599E">
              <w:rPr>
                <w:rFonts w:ascii="Arial Narrow" w:hAnsi="Arial Narrow"/>
                <w:szCs w:val="24"/>
              </w:rPr>
              <w:t xml:space="preserve"> Ref to CB</w:t>
            </w:r>
          </w:p>
        </w:tc>
        <w:tc>
          <w:tcPr>
            <w:tcW w:w="1785"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2F1E82FD" w14:textId="77777777" w:rsidR="001B599E" w:rsidRPr="001B599E" w:rsidRDefault="001B599E">
            <w:pPr>
              <w:pStyle w:val="Table-hdg"/>
              <w:keepNext w:val="0"/>
              <w:keepLines w:val="0"/>
              <w:widowControl w:val="0"/>
              <w:spacing w:line="256" w:lineRule="auto"/>
              <w:rPr>
                <w:rFonts w:ascii="Arial Narrow" w:hAnsi="Arial Narrow"/>
                <w:szCs w:val="24"/>
              </w:rPr>
            </w:pPr>
            <w:r w:rsidRPr="001B599E">
              <w:rPr>
                <w:rFonts w:ascii="Arial Narrow" w:hAnsi="Arial Narrow"/>
                <w:szCs w:val="24"/>
              </w:rPr>
              <w:t>Remarks</w:t>
            </w:r>
          </w:p>
        </w:tc>
        <w:tc>
          <w:tcPr>
            <w:tcW w:w="1790"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4093F3A2" w14:textId="77777777" w:rsidR="001B599E" w:rsidRPr="001B599E" w:rsidRDefault="001B599E">
            <w:pPr>
              <w:pStyle w:val="Table-hdg"/>
              <w:keepNext w:val="0"/>
              <w:keepLines w:val="0"/>
              <w:widowControl w:val="0"/>
              <w:spacing w:line="256" w:lineRule="auto"/>
              <w:rPr>
                <w:rFonts w:ascii="Arial Narrow" w:hAnsi="Arial Narrow"/>
                <w:szCs w:val="24"/>
              </w:rPr>
            </w:pPr>
            <w:r w:rsidRPr="001B599E">
              <w:rPr>
                <w:rFonts w:ascii="Arial Narrow" w:hAnsi="Arial Narrow"/>
                <w:szCs w:val="24"/>
              </w:rPr>
              <w:t>W’s value / date of valuation</w:t>
            </w:r>
          </w:p>
        </w:tc>
        <w:tc>
          <w:tcPr>
            <w:tcW w:w="1972"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06F671E2" w14:textId="77777777" w:rsidR="001B599E" w:rsidRPr="001B599E" w:rsidRDefault="001B599E">
            <w:pPr>
              <w:pStyle w:val="Table-hdg"/>
              <w:keepNext w:val="0"/>
              <w:keepLines w:val="0"/>
              <w:widowControl w:val="0"/>
              <w:spacing w:line="256" w:lineRule="auto"/>
              <w:rPr>
                <w:rFonts w:ascii="Arial Narrow" w:hAnsi="Arial Narrow"/>
                <w:szCs w:val="24"/>
              </w:rPr>
            </w:pPr>
            <w:proofErr w:type="spellStart"/>
            <w:r w:rsidRPr="001B599E">
              <w:rPr>
                <w:rFonts w:ascii="Arial Narrow" w:hAnsi="Arial Narrow"/>
                <w:szCs w:val="24"/>
              </w:rPr>
              <w:t>Pg</w:t>
            </w:r>
            <w:proofErr w:type="spellEnd"/>
            <w:r w:rsidRPr="001B599E">
              <w:rPr>
                <w:rFonts w:ascii="Arial Narrow" w:hAnsi="Arial Narrow"/>
                <w:szCs w:val="24"/>
              </w:rPr>
              <w:t xml:space="preserve"> Ref to CB</w:t>
            </w:r>
          </w:p>
        </w:tc>
        <w:tc>
          <w:tcPr>
            <w:tcW w:w="1745"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377BB163" w14:textId="77777777" w:rsidR="001B599E" w:rsidRPr="001B599E" w:rsidRDefault="001B599E">
            <w:pPr>
              <w:pStyle w:val="Table-hdg"/>
              <w:keepNext w:val="0"/>
              <w:keepLines w:val="0"/>
              <w:widowControl w:val="0"/>
              <w:spacing w:line="256" w:lineRule="auto"/>
              <w:rPr>
                <w:rFonts w:ascii="Arial Narrow" w:hAnsi="Arial Narrow"/>
                <w:szCs w:val="24"/>
              </w:rPr>
            </w:pPr>
            <w:r w:rsidRPr="001B599E">
              <w:rPr>
                <w:rFonts w:ascii="Arial Narrow" w:hAnsi="Arial Narrow"/>
                <w:szCs w:val="24"/>
              </w:rPr>
              <w:t>Remarks</w:t>
            </w:r>
          </w:p>
        </w:tc>
      </w:tr>
      <w:tr w:rsidR="001B599E" w:rsidRPr="001B599E" w14:paraId="542AD63C" w14:textId="77777777" w:rsidTr="001B599E">
        <w:trPr>
          <w:divId w:val="2116439976"/>
        </w:trPr>
        <w:tc>
          <w:tcPr>
            <w:tcW w:w="802" w:type="dxa"/>
            <w:tcBorders>
              <w:top w:val="single" w:sz="4" w:space="0" w:color="auto"/>
              <w:left w:val="single" w:sz="4" w:space="0" w:color="auto"/>
              <w:bottom w:val="single" w:sz="4" w:space="0" w:color="auto"/>
              <w:right w:val="single" w:sz="4" w:space="0" w:color="auto"/>
            </w:tcBorders>
          </w:tcPr>
          <w:p w14:paraId="7D6D25A1" w14:textId="77777777" w:rsidR="001B599E" w:rsidRPr="001B599E" w:rsidRDefault="001B599E" w:rsidP="006172E9">
            <w:pPr>
              <w:pStyle w:val="Table-text"/>
              <w:keepLines w:val="0"/>
              <w:widowControl w:val="0"/>
              <w:numPr>
                <w:ilvl w:val="0"/>
                <w:numId w:val="147"/>
              </w:numPr>
              <w:spacing w:line="256" w:lineRule="auto"/>
              <w:rPr>
                <w:rFonts w:ascii="Arial Narrow" w:hAnsi="Arial Narrow"/>
                <w:szCs w:val="24"/>
                <w:lang w:val="en-SG"/>
              </w:rPr>
            </w:pPr>
          </w:p>
        </w:tc>
        <w:tc>
          <w:tcPr>
            <w:tcW w:w="2181" w:type="dxa"/>
            <w:tcBorders>
              <w:top w:val="single" w:sz="4" w:space="0" w:color="auto"/>
              <w:left w:val="single" w:sz="4" w:space="0" w:color="auto"/>
              <w:bottom w:val="single" w:sz="4" w:space="0" w:color="auto"/>
              <w:right w:val="single" w:sz="4" w:space="0" w:color="auto"/>
            </w:tcBorders>
            <w:hideMark/>
          </w:tcPr>
          <w:p w14:paraId="5F499762" w14:textId="77777777" w:rsidR="001B599E" w:rsidRPr="001B599E" w:rsidRDefault="001B599E">
            <w:pPr>
              <w:pStyle w:val="Table-text"/>
              <w:keepLines w:val="0"/>
              <w:widowControl w:val="0"/>
              <w:spacing w:line="256" w:lineRule="auto"/>
              <w:rPr>
                <w:rFonts w:ascii="Arial Narrow" w:hAnsi="Arial Narrow"/>
                <w:i/>
                <w:szCs w:val="24"/>
                <w:lang w:val="en-SG"/>
              </w:rPr>
            </w:pPr>
            <w:r w:rsidRPr="001B599E">
              <w:rPr>
                <w:rFonts w:ascii="Arial Narrow" w:hAnsi="Arial Narrow"/>
                <w:i/>
                <w:szCs w:val="24"/>
                <w:lang w:val="en-SG"/>
              </w:rPr>
              <w:t xml:space="preserve">For e.g. CPF accounts </w:t>
            </w:r>
          </w:p>
        </w:tc>
        <w:tc>
          <w:tcPr>
            <w:tcW w:w="1798" w:type="dxa"/>
            <w:tcBorders>
              <w:top w:val="single" w:sz="4" w:space="0" w:color="auto"/>
              <w:left w:val="single" w:sz="4" w:space="0" w:color="auto"/>
              <w:bottom w:val="single" w:sz="4" w:space="0" w:color="auto"/>
              <w:right w:val="single" w:sz="4" w:space="0" w:color="auto"/>
            </w:tcBorders>
            <w:hideMark/>
          </w:tcPr>
          <w:p w14:paraId="25417B39" w14:textId="77777777" w:rsidR="001B599E" w:rsidRPr="001B599E" w:rsidRDefault="001B599E">
            <w:pPr>
              <w:pStyle w:val="Table-fig"/>
              <w:keepLines w:val="0"/>
              <w:widowControl w:val="0"/>
              <w:spacing w:line="256" w:lineRule="auto"/>
              <w:rPr>
                <w:rFonts w:ascii="Arial Narrow" w:hAnsi="Arial Narrow"/>
                <w:i/>
                <w:szCs w:val="24"/>
                <w:lang w:val="en-SG"/>
              </w:rPr>
            </w:pPr>
            <w:r w:rsidRPr="001B599E">
              <w:rPr>
                <w:rFonts w:ascii="Arial Narrow" w:hAnsi="Arial Narrow"/>
                <w:i/>
                <w:szCs w:val="24"/>
                <w:lang w:val="en-SG"/>
              </w:rPr>
              <w:t>Xxx / As at DDMMYY</w:t>
            </w:r>
          </w:p>
        </w:tc>
        <w:tc>
          <w:tcPr>
            <w:tcW w:w="1880" w:type="dxa"/>
            <w:tcBorders>
              <w:top w:val="single" w:sz="4" w:space="0" w:color="auto"/>
              <w:left w:val="single" w:sz="4" w:space="0" w:color="auto"/>
              <w:bottom w:val="single" w:sz="4" w:space="0" w:color="auto"/>
              <w:right w:val="single" w:sz="4" w:space="0" w:color="auto"/>
            </w:tcBorders>
            <w:hideMark/>
          </w:tcPr>
          <w:p w14:paraId="5C20ED68" w14:textId="77777777" w:rsidR="001B599E" w:rsidRPr="001B599E" w:rsidRDefault="001B599E">
            <w:pPr>
              <w:pStyle w:val="Table-fig"/>
              <w:keepLines w:val="0"/>
              <w:widowControl w:val="0"/>
              <w:spacing w:line="256" w:lineRule="auto"/>
              <w:rPr>
                <w:rFonts w:ascii="Arial Narrow" w:hAnsi="Arial Narrow"/>
                <w:i/>
                <w:szCs w:val="24"/>
                <w:lang w:val="en-SG"/>
              </w:rPr>
            </w:pPr>
            <w:r w:rsidRPr="001B599E">
              <w:rPr>
                <w:rFonts w:ascii="Arial Narrow" w:hAnsi="Arial Narrow"/>
                <w:i/>
                <w:szCs w:val="24"/>
                <w:lang w:val="en-SG"/>
              </w:rPr>
              <w:t xml:space="preserve">CB </w:t>
            </w:r>
            <w:proofErr w:type="spellStart"/>
            <w:r w:rsidRPr="001B599E">
              <w:rPr>
                <w:rFonts w:ascii="Arial Narrow" w:hAnsi="Arial Narrow"/>
                <w:i/>
                <w:szCs w:val="24"/>
                <w:lang w:val="en-SG"/>
              </w:rPr>
              <w:t>pg</w:t>
            </w:r>
            <w:proofErr w:type="spellEnd"/>
            <w:r w:rsidRPr="001B599E">
              <w:rPr>
                <w:rFonts w:ascii="Arial Narrow" w:hAnsi="Arial Narrow"/>
                <w:i/>
                <w:szCs w:val="24"/>
                <w:lang w:val="en-SG"/>
              </w:rPr>
              <w:t xml:space="preserve"> x</w:t>
            </w:r>
          </w:p>
        </w:tc>
        <w:tc>
          <w:tcPr>
            <w:tcW w:w="1785" w:type="dxa"/>
            <w:tcBorders>
              <w:top w:val="single" w:sz="4" w:space="0" w:color="auto"/>
              <w:left w:val="single" w:sz="4" w:space="0" w:color="auto"/>
              <w:bottom w:val="single" w:sz="4" w:space="0" w:color="auto"/>
              <w:right w:val="single" w:sz="4" w:space="0" w:color="auto"/>
            </w:tcBorders>
          </w:tcPr>
          <w:p w14:paraId="7640955B" w14:textId="77777777" w:rsidR="001B599E" w:rsidRPr="001B599E" w:rsidRDefault="001B599E">
            <w:pPr>
              <w:pStyle w:val="Table-fig"/>
              <w:keepLines w:val="0"/>
              <w:widowControl w:val="0"/>
              <w:spacing w:line="256" w:lineRule="auto"/>
              <w:rPr>
                <w:rFonts w:ascii="Arial Narrow" w:hAnsi="Arial Narrow"/>
                <w:i/>
                <w:szCs w:val="24"/>
                <w:lang w:val="en-SG"/>
              </w:rPr>
            </w:pPr>
          </w:p>
        </w:tc>
        <w:tc>
          <w:tcPr>
            <w:tcW w:w="1790" w:type="dxa"/>
            <w:tcBorders>
              <w:top w:val="single" w:sz="4" w:space="0" w:color="auto"/>
              <w:left w:val="single" w:sz="4" w:space="0" w:color="auto"/>
              <w:bottom w:val="single" w:sz="4" w:space="0" w:color="auto"/>
              <w:right w:val="single" w:sz="4" w:space="0" w:color="auto"/>
            </w:tcBorders>
            <w:hideMark/>
          </w:tcPr>
          <w:p w14:paraId="26AEB773" w14:textId="77777777" w:rsidR="001B599E" w:rsidRPr="001B599E" w:rsidRDefault="001B599E">
            <w:pPr>
              <w:pStyle w:val="Table-fig"/>
              <w:keepLines w:val="0"/>
              <w:widowControl w:val="0"/>
              <w:spacing w:line="256" w:lineRule="auto"/>
              <w:rPr>
                <w:rFonts w:ascii="Arial Narrow" w:hAnsi="Arial Narrow"/>
                <w:i/>
                <w:szCs w:val="24"/>
                <w:lang w:val="en-SG"/>
              </w:rPr>
            </w:pPr>
            <w:r w:rsidRPr="001B599E">
              <w:rPr>
                <w:rFonts w:ascii="Arial Narrow" w:hAnsi="Arial Narrow"/>
                <w:i/>
                <w:szCs w:val="24"/>
                <w:lang w:val="en-SG"/>
              </w:rPr>
              <w:t>Xxx / As at DDMMYY</w:t>
            </w:r>
          </w:p>
        </w:tc>
        <w:tc>
          <w:tcPr>
            <w:tcW w:w="1972" w:type="dxa"/>
            <w:tcBorders>
              <w:top w:val="single" w:sz="4" w:space="0" w:color="auto"/>
              <w:left w:val="single" w:sz="4" w:space="0" w:color="auto"/>
              <w:bottom w:val="single" w:sz="4" w:space="0" w:color="auto"/>
              <w:right w:val="single" w:sz="4" w:space="0" w:color="auto"/>
            </w:tcBorders>
            <w:hideMark/>
          </w:tcPr>
          <w:p w14:paraId="17C08621" w14:textId="77777777" w:rsidR="001B599E" w:rsidRPr="001B599E" w:rsidRDefault="001B599E">
            <w:pPr>
              <w:pStyle w:val="Table-fig"/>
              <w:keepLines w:val="0"/>
              <w:widowControl w:val="0"/>
              <w:spacing w:line="256" w:lineRule="auto"/>
              <w:rPr>
                <w:rFonts w:ascii="Arial Narrow" w:hAnsi="Arial Narrow"/>
                <w:i/>
                <w:szCs w:val="24"/>
                <w:lang w:val="en-SG"/>
              </w:rPr>
            </w:pPr>
            <w:r w:rsidRPr="001B599E">
              <w:rPr>
                <w:rFonts w:ascii="Arial Narrow" w:hAnsi="Arial Narrow"/>
                <w:i/>
                <w:szCs w:val="24"/>
                <w:lang w:val="en-SG"/>
              </w:rPr>
              <w:t xml:space="preserve">CB </w:t>
            </w:r>
            <w:proofErr w:type="spellStart"/>
            <w:r w:rsidRPr="001B599E">
              <w:rPr>
                <w:rFonts w:ascii="Arial Narrow" w:hAnsi="Arial Narrow"/>
                <w:i/>
                <w:szCs w:val="24"/>
                <w:lang w:val="en-SG"/>
              </w:rPr>
              <w:t>pg</w:t>
            </w:r>
            <w:proofErr w:type="spellEnd"/>
            <w:r w:rsidRPr="001B599E">
              <w:rPr>
                <w:rFonts w:ascii="Arial Narrow" w:hAnsi="Arial Narrow"/>
                <w:i/>
                <w:szCs w:val="24"/>
                <w:lang w:val="en-SG"/>
              </w:rPr>
              <w:t xml:space="preserve"> x</w:t>
            </w:r>
          </w:p>
        </w:tc>
        <w:tc>
          <w:tcPr>
            <w:tcW w:w="1745" w:type="dxa"/>
            <w:tcBorders>
              <w:top w:val="single" w:sz="4" w:space="0" w:color="auto"/>
              <w:left w:val="single" w:sz="4" w:space="0" w:color="auto"/>
              <w:bottom w:val="single" w:sz="4" w:space="0" w:color="auto"/>
              <w:right w:val="single" w:sz="4" w:space="0" w:color="auto"/>
            </w:tcBorders>
          </w:tcPr>
          <w:p w14:paraId="4FE6612D" w14:textId="77777777" w:rsidR="001B599E" w:rsidRPr="001B599E" w:rsidRDefault="001B599E">
            <w:pPr>
              <w:pStyle w:val="Table-fig"/>
              <w:keepLines w:val="0"/>
              <w:widowControl w:val="0"/>
              <w:spacing w:line="256" w:lineRule="auto"/>
              <w:rPr>
                <w:rFonts w:ascii="Arial Narrow" w:hAnsi="Arial Narrow"/>
                <w:i/>
                <w:szCs w:val="24"/>
                <w:lang w:val="en-SG"/>
              </w:rPr>
            </w:pPr>
          </w:p>
        </w:tc>
      </w:tr>
      <w:tr w:rsidR="001B599E" w:rsidRPr="001B599E" w14:paraId="68B7DB82" w14:textId="77777777" w:rsidTr="001B599E">
        <w:trPr>
          <w:divId w:val="2116439976"/>
        </w:trPr>
        <w:tc>
          <w:tcPr>
            <w:tcW w:w="802" w:type="dxa"/>
            <w:tcBorders>
              <w:top w:val="single" w:sz="4" w:space="0" w:color="auto"/>
              <w:left w:val="single" w:sz="4" w:space="0" w:color="auto"/>
              <w:bottom w:val="single" w:sz="4" w:space="0" w:color="auto"/>
              <w:right w:val="single" w:sz="4" w:space="0" w:color="auto"/>
            </w:tcBorders>
          </w:tcPr>
          <w:p w14:paraId="0A69A24D" w14:textId="77777777" w:rsidR="001B599E" w:rsidRPr="001B599E" w:rsidRDefault="001B599E" w:rsidP="006172E9">
            <w:pPr>
              <w:pStyle w:val="Table-text"/>
              <w:keepLines w:val="0"/>
              <w:widowControl w:val="0"/>
              <w:numPr>
                <w:ilvl w:val="0"/>
                <w:numId w:val="147"/>
              </w:numPr>
              <w:spacing w:line="256" w:lineRule="auto"/>
              <w:rPr>
                <w:rFonts w:ascii="Arial Narrow" w:hAnsi="Arial Narrow"/>
                <w:szCs w:val="24"/>
                <w:lang w:val="en-SG"/>
              </w:rPr>
            </w:pPr>
          </w:p>
        </w:tc>
        <w:tc>
          <w:tcPr>
            <w:tcW w:w="2181" w:type="dxa"/>
            <w:tcBorders>
              <w:top w:val="single" w:sz="4" w:space="0" w:color="auto"/>
              <w:left w:val="single" w:sz="4" w:space="0" w:color="auto"/>
              <w:bottom w:val="single" w:sz="4" w:space="0" w:color="auto"/>
              <w:right w:val="single" w:sz="4" w:space="0" w:color="auto"/>
            </w:tcBorders>
            <w:hideMark/>
          </w:tcPr>
          <w:p w14:paraId="11842A09" w14:textId="77777777" w:rsidR="001B599E" w:rsidRPr="001B599E" w:rsidRDefault="001B599E">
            <w:pPr>
              <w:pStyle w:val="Table-text"/>
              <w:keepLines w:val="0"/>
              <w:widowControl w:val="0"/>
              <w:spacing w:line="256" w:lineRule="auto"/>
              <w:rPr>
                <w:rFonts w:ascii="Arial Narrow" w:hAnsi="Arial Narrow"/>
                <w:i/>
                <w:szCs w:val="24"/>
                <w:lang w:val="en-SG"/>
              </w:rPr>
            </w:pPr>
            <w:r w:rsidRPr="001B599E">
              <w:rPr>
                <w:rFonts w:ascii="Arial Narrow" w:hAnsi="Arial Narrow"/>
                <w:i/>
                <w:szCs w:val="24"/>
                <w:lang w:val="en-SG"/>
              </w:rPr>
              <w:t xml:space="preserve">For e.g. Bank Account 123 </w:t>
            </w:r>
          </w:p>
        </w:tc>
        <w:tc>
          <w:tcPr>
            <w:tcW w:w="1798" w:type="dxa"/>
            <w:tcBorders>
              <w:top w:val="single" w:sz="4" w:space="0" w:color="auto"/>
              <w:left w:val="single" w:sz="4" w:space="0" w:color="auto"/>
              <w:bottom w:val="single" w:sz="4" w:space="0" w:color="auto"/>
              <w:right w:val="single" w:sz="4" w:space="0" w:color="auto"/>
            </w:tcBorders>
            <w:hideMark/>
          </w:tcPr>
          <w:p w14:paraId="164D4861" w14:textId="77777777" w:rsidR="001B599E" w:rsidRPr="001B599E" w:rsidRDefault="001B599E">
            <w:pPr>
              <w:pStyle w:val="Table-fig"/>
              <w:keepLines w:val="0"/>
              <w:widowControl w:val="0"/>
              <w:spacing w:line="256" w:lineRule="auto"/>
              <w:rPr>
                <w:rFonts w:ascii="Arial Narrow" w:hAnsi="Arial Narrow"/>
                <w:i/>
                <w:szCs w:val="24"/>
                <w:lang w:val="en-SG"/>
              </w:rPr>
            </w:pPr>
            <w:proofErr w:type="spellStart"/>
            <w:r w:rsidRPr="001B599E">
              <w:rPr>
                <w:rFonts w:ascii="Arial Narrow" w:hAnsi="Arial Narrow"/>
                <w:i/>
                <w:szCs w:val="24"/>
                <w:lang w:val="en-SG"/>
              </w:rPr>
              <w:t>Yyy</w:t>
            </w:r>
            <w:proofErr w:type="spellEnd"/>
            <w:r w:rsidRPr="001B599E">
              <w:rPr>
                <w:rFonts w:ascii="Arial Narrow" w:hAnsi="Arial Narrow"/>
                <w:i/>
                <w:szCs w:val="24"/>
                <w:lang w:val="en-SG"/>
              </w:rPr>
              <w:t xml:space="preserve"> / As at DDMMYY</w:t>
            </w:r>
          </w:p>
        </w:tc>
        <w:tc>
          <w:tcPr>
            <w:tcW w:w="1880" w:type="dxa"/>
            <w:tcBorders>
              <w:top w:val="single" w:sz="4" w:space="0" w:color="auto"/>
              <w:left w:val="single" w:sz="4" w:space="0" w:color="auto"/>
              <w:bottom w:val="single" w:sz="4" w:space="0" w:color="auto"/>
              <w:right w:val="single" w:sz="4" w:space="0" w:color="auto"/>
            </w:tcBorders>
            <w:hideMark/>
          </w:tcPr>
          <w:p w14:paraId="2DDE720D" w14:textId="77777777" w:rsidR="001B599E" w:rsidRPr="001B599E" w:rsidRDefault="001B599E">
            <w:pPr>
              <w:pStyle w:val="Table-fig"/>
              <w:keepLines w:val="0"/>
              <w:widowControl w:val="0"/>
              <w:spacing w:line="256" w:lineRule="auto"/>
              <w:rPr>
                <w:rFonts w:ascii="Arial Narrow" w:hAnsi="Arial Narrow"/>
                <w:i/>
                <w:szCs w:val="24"/>
                <w:lang w:val="en-SG"/>
              </w:rPr>
            </w:pPr>
            <w:r w:rsidRPr="001B599E">
              <w:rPr>
                <w:rFonts w:ascii="Arial Narrow" w:hAnsi="Arial Narrow"/>
                <w:i/>
                <w:szCs w:val="24"/>
                <w:lang w:val="en-SG"/>
              </w:rPr>
              <w:t xml:space="preserve">CB </w:t>
            </w:r>
            <w:proofErr w:type="spellStart"/>
            <w:r w:rsidRPr="001B599E">
              <w:rPr>
                <w:rFonts w:ascii="Arial Narrow" w:hAnsi="Arial Narrow"/>
                <w:i/>
                <w:szCs w:val="24"/>
                <w:lang w:val="en-SG"/>
              </w:rPr>
              <w:t>pg</w:t>
            </w:r>
            <w:proofErr w:type="spellEnd"/>
            <w:r w:rsidRPr="001B599E">
              <w:rPr>
                <w:rFonts w:ascii="Arial Narrow" w:hAnsi="Arial Narrow"/>
                <w:i/>
                <w:szCs w:val="24"/>
                <w:lang w:val="en-SG"/>
              </w:rPr>
              <w:t xml:space="preserve"> x</w:t>
            </w:r>
          </w:p>
        </w:tc>
        <w:tc>
          <w:tcPr>
            <w:tcW w:w="1785" w:type="dxa"/>
            <w:tcBorders>
              <w:top w:val="single" w:sz="4" w:space="0" w:color="auto"/>
              <w:left w:val="single" w:sz="4" w:space="0" w:color="auto"/>
              <w:bottom w:val="single" w:sz="4" w:space="0" w:color="auto"/>
              <w:right w:val="single" w:sz="4" w:space="0" w:color="auto"/>
            </w:tcBorders>
          </w:tcPr>
          <w:p w14:paraId="49CA3B22" w14:textId="77777777" w:rsidR="001B599E" w:rsidRPr="001B599E" w:rsidRDefault="001B599E">
            <w:pPr>
              <w:pStyle w:val="Table-fig"/>
              <w:keepLines w:val="0"/>
              <w:widowControl w:val="0"/>
              <w:spacing w:line="256" w:lineRule="auto"/>
              <w:rPr>
                <w:rFonts w:ascii="Arial Narrow" w:hAnsi="Arial Narrow"/>
                <w:i/>
                <w:szCs w:val="24"/>
                <w:lang w:val="en-SG"/>
              </w:rPr>
            </w:pPr>
          </w:p>
        </w:tc>
        <w:tc>
          <w:tcPr>
            <w:tcW w:w="1790" w:type="dxa"/>
            <w:tcBorders>
              <w:top w:val="single" w:sz="4" w:space="0" w:color="auto"/>
              <w:left w:val="single" w:sz="4" w:space="0" w:color="auto"/>
              <w:bottom w:val="single" w:sz="4" w:space="0" w:color="auto"/>
              <w:right w:val="single" w:sz="4" w:space="0" w:color="auto"/>
            </w:tcBorders>
            <w:hideMark/>
          </w:tcPr>
          <w:p w14:paraId="6E4B5C18" w14:textId="77777777" w:rsidR="001B599E" w:rsidRPr="001B599E" w:rsidRDefault="001B599E">
            <w:pPr>
              <w:pStyle w:val="Table-fig"/>
              <w:keepLines w:val="0"/>
              <w:widowControl w:val="0"/>
              <w:spacing w:line="256" w:lineRule="auto"/>
              <w:rPr>
                <w:rFonts w:ascii="Arial Narrow" w:hAnsi="Arial Narrow"/>
                <w:i/>
                <w:szCs w:val="24"/>
                <w:lang w:val="en-SG"/>
              </w:rPr>
            </w:pPr>
            <w:proofErr w:type="spellStart"/>
            <w:r w:rsidRPr="001B599E">
              <w:rPr>
                <w:rFonts w:ascii="Arial Narrow" w:hAnsi="Arial Narrow"/>
                <w:i/>
                <w:szCs w:val="24"/>
                <w:lang w:val="en-SG"/>
              </w:rPr>
              <w:t>Yyy</w:t>
            </w:r>
            <w:proofErr w:type="spellEnd"/>
            <w:r w:rsidRPr="001B599E">
              <w:rPr>
                <w:rFonts w:ascii="Arial Narrow" w:hAnsi="Arial Narrow"/>
                <w:i/>
                <w:szCs w:val="24"/>
                <w:lang w:val="en-SG"/>
              </w:rPr>
              <w:t xml:space="preserve"> / As at DDMMYY</w:t>
            </w:r>
          </w:p>
        </w:tc>
        <w:tc>
          <w:tcPr>
            <w:tcW w:w="1972" w:type="dxa"/>
            <w:tcBorders>
              <w:top w:val="single" w:sz="4" w:space="0" w:color="auto"/>
              <w:left w:val="single" w:sz="4" w:space="0" w:color="auto"/>
              <w:bottom w:val="single" w:sz="4" w:space="0" w:color="auto"/>
              <w:right w:val="single" w:sz="4" w:space="0" w:color="auto"/>
            </w:tcBorders>
            <w:hideMark/>
          </w:tcPr>
          <w:p w14:paraId="5C18EF44" w14:textId="77777777" w:rsidR="001B599E" w:rsidRPr="001B599E" w:rsidRDefault="001B599E">
            <w:pPr>
              <w:pStyle w:val="Table-fig"/>
              <w:keepLines w:val="0"/>
              <w:widowControl w:val="0"/>
              <w:spacing w:line="256" w:lineRule="auto"/>
              <w:rPr>
                <w:rFonts w:ascii="Arial Narrow" w:hAnsi="Arial Narrow"/>
                <w:i/>
                <w:szCs w:val="24"/>
                <w:lang w:val="en-SG"/>
              </w:rPr>
            </w:pPr>
            <w:r w:rsidRPr="001B599E">
              <w:rPr>
                <w:rFonts w:ascii="Arial Narrow" w:hAnsi="Arial Narrow"/>
                <w:i/>
                <w:szCs w:val="24"/>
                <w:lang w:val="en-SG"/>
              </w:rPr>
              <w:t xml:space="preserve">CB </w:t>
            </w:r>
            <w:proofErr w:type="spellStart"/>
            <w:r w:rsidRPr="001B599E">
              <w:rPr>
                <w:rFonts w:ascii="Arial Narrow" w:hAnsi="Arial Narrow"/>
                <w:i/>
                <w:szCs w:val="24"/>
                <w:lang w:val="en-SG"/>
              </w:rPr>
              <w:t>pg</w:t>
            </w:r>
            <w:proofErr w:type="spellEnd"/>
            <w:r w:rsidRPr="001B599E">
              <w:rPr>
                <w:rFonts w:ascii="Arial Narrow" w:hAnsi="Arial Narrow"/>
                <w:i/>
                <w:szCs w:val="24"/>
                <w:lang w:val="en-SG"/>
              </w:rPr>
              <w:t xml:space="preserve"> x</w:t>
            </w:r>
          </w:p>
        </w:tc>
        <w:tc>
          <w:tcPr>
            <w:tcW w:w="1745" w:type="dxa"/>
            <w:tcBorders>
              <w:top w:val="single" w:sz="4" w:space="0" w:color="auto"/>
              <w:left w:val="single" w:sz="4" w:space="0" w:color="auto"/>
              <w:bottom w:val="single" w:sz="4" w:space="0" w:color="auto"/>
              <w:right w:val="single" w:sz="4" w:space="0" w:color="auto"/>
            </w:tcBorders>
          </w:tcPr>
          <w:p w14:paraId="439FE8EE" w14:textId="77777777" w:rsidR="001B599E" w:rsidRPr="001B599E" w:rsidRDefault="001B599E">
            <w:pPr>
              <w:pStyle w:val="Table-fig"/>
              <w:keepLines w:val="0"/>
              <w:widowControl w:val="0"/>
              <w:spacing w:line="256" w:lineRule="auto"/>
              <w:rPr>
                <w:rFonts w:ascii="Arial Narrow" w:hAnsi="Arial Narrow"/>
                <w:i/>
                <w:szCs w:val="24"/>
                <w:lang w:val="en-SG"/>
              </w:rPr>
            </w:pPr>
          </w:p>
        </w:tc>
      </w:tr>
      <w:tr w:rsidR="001B599E" w:rsidRPr="001B599E" w14:paraId="2D16A2FF" w14:textId="77777777" w:rsidTr="001B599E">
        <w:trPr>
          <w:divId w:val="2116439976"/>
        </w:trPr>
        <w:tc>
          <w:tcPr>
            <w:tcW w:w="802" w:type="dxa"/>
            <w:tcBorders>
              <w:top w:val="single" w:sz="4" w:space="0" w:color="auto"/>
              <w:left w:val="single" w:sz="4" w:space="0" w:color="auto"/>
              <w:bottom w:val="single" w:sz="4" w:space="0" w:color="auto"/>
              <w:right w:val="single" w:sz="4" w:space="0" w:color="auto"/>
            </w:tcBorders>
          </w:tcPr>
          <w:p w14:paraId="706CFD64" w14:textId="77777777" w:rsidR="001B599E" w:rsidRPr="001B599E" w:rsidRDefault="001B599E" w:rsidP="006172E9">
            <w:pPr>
              <w:pStyle w:val="Table-text"/>
              <w:keepLines w:val="0"/>
              <w:widowControl w:val="0"/>
              <w:numPr>
                <w:ilvl w:val="0"/>
                <w:numId w:val="147"/>
              </w:numPr>
              <w:spacing w:line="256" w:lineRule="auto"/>
              <w:rPr>
                <w:rFonts w:ascii="Arial Narrow" w:hAnsi="Arial Narrow"/>
                <w:szCs w:val="24"/>
                <w:lang w:val="en-SG"/>
              </w:rPr>
            </w:pPr>
          </w:p>
        </w:tc>
        <w:tc>
          <w:tcPr>
            <w:tcW w:w="2181" w:type="dxa"/>
            <w:tcBorders>
              <w:top w:val="single" w:sz="4" w:space="0" w:color="auto"/>
              <w:left w:val="single" w:sz="4" w:space="0" w:color="auto"/>
              <w:bottom w:val="single" w:sz="4" w:space="0" w:color="auto"/>
              <w:right w:val="single" w:sz="4" w:space="0" w:color="auto"/>
            </w:tcBorders>
            <w:hideMark/>
          </w:tcPr>
          <w:p w14:paraId="2041C623" w14:textId="77777777" w:rsidR="001B599E" w:rsidRPr="001B599E" w:rsidRDefault="001B599E">
            <w:pPr>
              <w:pStyle w:val="Table-text"/>
              <w:keepLines w:val="0"/>
              <w:widowControl w:val="0"/>
              <w:spacing w:line="256" w:lineRule="auto"/>
              <w:rPr>
                <w:rFonts w:ascii="Arial Narrow" w:hAnsi="Arial Narrow"/>
                <w:i/>
                <w:szCs w:val="24"/>
                <w:lang w:val="en-SG"/>
              </w:rPr>
            </w:pPr>
            <w:r w:rsidRPr="001B599E">
              <w:rPr>
                <w:rFonts w:ascii="Arial Narrow" w:hAnsi="Arial Narrow"/>
                <w:i/>
                <w:szCs w:val="24"/>
                <w:lang w:val="en-SG"/>
              </w:rPr>
              <w:t xml:space="preserve">For e.g. Car </w:t>
            </w:r>
          </w:p>
        </w:tc>
        <w:tc>
          <w:tcPr>
            <w:tcW w:w="1798" w:type="dxa"/>
            <w:tcBorders>
              <w:top w:val="single" w:sz="4" w:space="0" w:color="auto"/>
              <w:left w:val="single" w:sz="4" w:space="0" w:color="auto"/>
              <w:bottom w:val="single" w:sz="4" w:space="0" w:color="auto"/>
              <w:right w:val="single" w:sz="4" w:space="0" w:color="auto"/>
            </w:tcBorders>
            <w:hideMark/>
          </w:tcPr>
          <w:p w14:paraId="165AFA45" w14:textId="77777777" w:rsidR="001B599E" w:rsidRPr="001B599E" w:rsidRDefault="001B599E">
            <w:pPr>
              <w:pStyle w:val="Table-fig"/>
              <w:keepLines w:val="0"/>
              <w:widowControl w:val="0"/>
              <w:spacing w:line="256" w:lineRule="auto"/>
              <w:rPr>
                <w:rFonts w:ascii="Arial Narrow" w:hAnsi="Arial Narrow"/>
                <w:i/>
                <w:szCs w:val="24"/>
                <w:lang w:val="en-SG"/>
              </w:rPr>
            </w:pPr>
            <w:r w:rsidRPr="001B599E">
              <w:rPr>
                <w:rFonts w:ascii="Arial Narrow" w:hAnsi="Arial Narrow"/>
                <w:i/>
                <w:szCs w:val="24"/>
                <w:lang w:val="en-SG"/>
              </w:rPr>
              <w:t>Gross value</w:t>
            </w:r>
          </w:p>
          <w:p w14:paraId="3B3FDC78" w14:textId="77777777" w:rsidR="001B599E" w:rsidRPr="001B599E" w:rsidRDefault="001B599E">
            <w:pPr>
              <w:pStyle w:val="Table-fig"/>
              <w:keepLines w:val="0"/>
              <w:widowControl w:val="0"/>
              <w:spacing w:line="256" w:lineRule="auto"/>
              <w:rPr>
                <w:rFonts w:ascii="Arial Narrow" w:hAnsi="Arial Narrow"/>
                <w:i/>
                <w:szCs w:val="24"/>
                <w:lang w:val="en-SG"/>
              </w:rPr>
            </w:pPr>
            <w:r w:rsidRPr="001B599E">
              <w:rPr>
                <w:rFonts w:ascii="Arial Narrow" w:hAnsi="Arial Narrow"/>
                <w:i/>
                <w:szCs w:val="24"/>
                <w:lang w:val="en-SG"/>
              </w:rPr>
              <w:t xml:space="preserve">(-liability) </w:t>
            </w:r>
          </w:p>
          <w:p w14:paraId="1BF9B24D" w14:textId="77777777" w:rsidR="001B599E" w:rsidRPr="001B599E" w:rsidRDefault="001B599E">
            <w:pPr>
              <w:pStyle w:val="Table-fig"/>
              <w:keepLines w:val="0"/>
              <w:widowControl w:val="0"/>
              <w:spacing w:line="256" w:lineRule="auto"/>
              <w:rPr>
                <w:rFonts w:ascii="Arial Narrow" w:hAnsi="Arial Narrow"/>
                <w:i/>
                <w:szCs w:val="24"/>
                <w:lang w:val="en-SG"/>
              </w:rPr>
            </w:pPr>
            <w:r w:rsidRPr="001B599E">
              <w:rPr>
                <w:rFonts w:ascii="Arial Narrow" w:hAnsi="Arial Narrow"/>
                <w:i/>
                <w:szCs w:val="24"/>
                <w:lang w:val="en-SG"/>
              </w:rPr>
              <w:t>NET VALUE</w:t>
            </w:r>
          </w:p>
          <w:p w14:paraId="5539EB1E" w14:textId="77777777" w:rsidR="001B599E" w:rsidRPr="001B599E" w:rsidRDefault="001B599E">
            <w:pPr>
              <w:pStyle w:val="Table-fig"/>
              <w:keepLines w:val="0"/>
              <w:widowControl w:val="0"/>
              <w:spacing w:line="256" w:lineRule="auto"/>
              <w:rPr>
                <w:rFonts w:ascii="Arial Narrow" w:hAnsi="Arial Narrow"/>
                <w:i/>
                <w:szCs w:val="24"/>
                <w:lang w:val="en-SG"/>
              </w:rPr>
            </w:pPr>
            <w:r w:rsidRPr="001B599E">
              <w:rPr>
                <w:rFonts w:ascii="Arial Narrow" w:hAnsi="Arial Narrow"/>
                <w:i/>
                <w:szCs w:val="24"/>
                <w:lang w:val="en-SG"/>
              </w:rPr>
              <w:t>/As at DDMMYY</w:t>
            </w:r>
          </w:p>
        </w:tc>
        <w:tc>
          <w:tcPr>
            <w:tcW w:w="1880" w:type="dxa"/>
            <w:tcBorders>
              <w:top w:val="single" w:sz="4" w:space="0" w:color="auto"/>
              <w:left w:val="single" w:sz="4" w:space="0" w:color="auto"/>
              <w:bottom w:val="single" w:sz="4" w:space="0" w:color="auto"/>
              <w:right w:val="single" w:sz="4" w:space="0" w:color="auto"/>
            </w:tcBorders>
            <w:hideMark/>
          </w:tcPr>
          <w:p w14:paraId="29FDD21D" w14:textId="77777777" w:rsidR="001B599E" w:rsidRPr="001B599E" w:rsidRDefault="001B599E">
            <w:pPr>
              <w:pStyle w:val="Table-fig"/>
              <w:keepLines w:val="0"/>
              <w:widowControl w:val="0"/>
              <w:spacing w:line="256" w:lineRule="auto"/>
              <w:rPr>
                <w:rFonts w:ascii="Arial Narrow" w:hAnsi="Arial Narrow"/>
                <w:i/>
                <w:szCs w:val="24"/>
                <w:lang w:val="en-SG"/>
              </w:rPr>
            </w:pPr>
            <w:r w:rsidRPr="001B599E">
              <w:rPr>
                <w:rFonts w:ascii="Arial Narrow" w:hAnsi="Arial Narrow"/>
                <w:i/>
                <w:szCs w:val="24"/>
                <w:lang w:val="en-SG"/>
              </w:rPr>
              <w:t xml:space="preserve">CB </w:t>
            </w:r>
            <w:proofErr w:type="spellStart"/>
            <w:r w:rsidRPr="001B599E">
              <w:rPr>
                <w:rFonts w:ascii="Arial Narrow" w:hAnsi="Arial Narrow"/>
                <w:i/>
                <w:szCs w:val="24"/>
                <w:lang w:val="en-SG"/>
              </w:rPr>
              <w:t>pg</w:t>
            </w:r>
            <w:proofErr w:type="spellEnd"/>
            <w:r w:rsidRPr="001B599E">
              <w:rPr>
                <w:rFonts w:ascii="Arial Narrow" w:hAnsi="Arial Narrow"/>
                <w:i/>
                <w:szCs w:val="24"/>
                <w:lang w:val="en-SG"/>
              </w:rPr>
              <w:t xml:space="preserve"> x</w:t>
            </w:r>
          </w:p>
        </w:tc>
        <w:tc>
          <w:tcPr>
            <w:tcW w:w="1785" w:type="dxa"/>
            <w:tcBorders>
              <w:top w:val="single" w:sz="4" w:space="0" w:color="auto"/>
              <w:left w:val="single" w:sz="4" w:space="0" w:color="auto"/>
              <w:bottom w:val="single" w:sz="4" w:space="0" w:color="auto"/>
              <w:right w:val="single" w:sz="4" w:space="0" w:color="auto"/>
            </w:tcBorders>
          </w:tcPr>
          <w:p w14:paraId="097271D0" w14:textId="77777777" w:rsidR="001B599E" w:rsidRPr="001B599E" w:rsidRDefault="001B599E">
            <w:pPr>
              <w:pStyle w:val="Table-fig"/>
              <w:keepLines w:val="0"/>
              <w:widowControl w:val="0"/>
              <w:spacing w:line="256" w:lineRule="auto"/>
              <w:rPr>
                <w:rFonts w:ascii="Arial Narrow" w:hAnsi="Arial Narrow"/>
                <w:i/>
                <w:szCs w:val="24"/>
                <w:lang w:val="en-SG"/>
              </w:rPr>
            </w:pPr>
          </w:p>
        </w:tc>
        <w:tc>
          <w:tcPr>
            <w:tcW w:w="1790" w:type="dxa"/>
            <w:tcBorders>
              <w:top w:val="single" w:sz="4" w:space="0" w:color="auto"/>
              <w:left w:val="single" w:sz="4" w:space="0" w:color="auto"/>
              <w:bottom w:val="single" w:sz="4" w:space="0" w:color="auto"/>
              <w:right w:val="single" w:sz="4" w:space="0" w:color="auto"/>
            </w:tcBorders>
            <w:hideMark/>
          </w:tcPr>
          <w:p w14:paraId="0684F2C9" w14:textId="77777777" w:rsidR="001B599E" w:rsidRPr="001B599E" w:rsidRDefault="001B599E">
            <w:pPr>
              <w:pStyle w:val="Table-fig"/>
              <w:keepLines w:val="0"/>
              <w:widowControl w:val="0"/>
              <w:spacing w:line="256" w:lineRule="auto"/>
              <w:rPr>
                <w:rFonts w:ascii="Arial Narrow" w:hAnsi="Arial Narrow"/>
                <w:i/>
                <w:szCs w:val="24"/>
                <w:lang w:val="en-SG"/>
              </w:rPr>
            </w:pPr>
            <w:r w:rsidRPr="001B599E">
              <w:rPr>
                <w:rFonts w:ascii="Arial Narrow" w:hAnsi="Arial Narrow"/>
                <w:i/>
                <w:szCs w:val="24"/>
                <w:lang w:val="en-SG"/>
              </w:rPr>
              <w:t>Gross value</w:t>
            </w:r>
          </w:p>
          <w:p w14:paraId="3562C1AB" w14:textId="77777777" w:rsidR="001B599E" w:rsidRPr="001B599E" w:rsidRDefault="001B599E">
            <w:pPr>
              <w:pStyle w:val="Table-fig"/>
              <w:keepLines w:val="0"/>
              <w:widowControl w:val="0"/>
              <w:spacing w:line="256" w:lineRule="auto"/>
              <w:rPr>
                <w:rFonts w:ascii="Arial Narrow" w:hAnsi="Arial Narrow"/>
                <w:i/>
                <w:szCs w:val="24"/>
                <w:lang w:val="en-SG"/>
              </w:rPr>
            </w:pPr>
            <w:r w:rsidRPr="001B599E">
              <w:rPr>
                <w:rFonts w:ascii="Arial Narrow" w:hAnsi="Arial Narrow"/>
                <w:i/>
                <w:szCs w:val="24"/>
                <w:lang w:val="en-SG"/>
              </w:rPr>
              <w:t xml:space="preserve">(-liability) </w:t>
            </w:r>
          </w:p>
          <w:p w14:paraId="28AC7CE3" w14:textId="77777777" w:rsidR="001B599E" w:rsidRPr="001B599E" w:rsidRDefault="001B599E">
            <w:pPr>
              <w:pStyle w:val="Table-fig"/>
              <w:keepLines w:val="0"/>
              <w:widowControl w:val="0"/>
              <w:spacing w:line="256" w:lineRule="auto"/>
              <w:rPr>
                <w:rFonts w:ascii="Arial Narrow" w:hAnsi="Arial Narrow"/>
                <w:i/>
                <w:szCs w:val="24"/>
                <w:lang w:val="en-SG"/>
              </w:rPr>
            </w:pPr>
            <w:r w:rsidRPr="001B599E">
              <w:rPr>
                <w:rFonts w:ascii="Arial Narrow" w:hAnsi="Arial Narrow"/>
                <w:i/>
                <w:szCs w:val="24"/>
                <w:lang w:val="en-SG"/>
              </w:rPr>
              <w:t>NET VALUE</w:t>
            </w:r>
          </w:p>
          <w:p w14:paraId="7C3FDA0B" w14:textId="77777777" w:rsidR="001B599E" w:rsidRPr="001B599E" w:rsidRDefault="001B599E">
            <w:pPr>
              <w:pStyle w:val="Table-fig"/>
              <w:keepLines w:val="0"/>
              <w:widowControl w:val="0"/>
              <w:spacing w:line="256" w:lineRule="auto"/>
              <w:rPr>
                <w:rFonts w:ascii="Arial Narrow" w:hAnsi="Arial Narrow"/>
                <w:i/>
                <w:szCs w:val="24"/>
                <w:lang w:val="en-SG"/>
              </w:rPr>
            </w:pPr>
            <w:r w:rsidRPr="001B599E">
              <w:rPr>
                <w:rFonts w:ascii="Arial Narrow" w:hAnsi="Arial Narrow"/>
                <w:i/>
                <w:szCs w:val="24"/>
                <w:lang w:val="en-SG"/>
              </w:rPr>
              <w:t>/As at DDMMYY</w:t>
            </w:r>
          </w:p>
        </w:tc>
        <w:tc>
          <w:tcPr>
            <w:tcW w:w="1972" w:type="dxa"/>
            <w:tcBorders>
              <w:top w:val="single" w:sz="4" w:space="0" w:color="auto"/>
              <w:left w:val="single" w:sz="4" w:space="0" w:color="auto"/>
              <w:bottom w:val="single" w:sz="4" w:space="0" w:color="auto"/>
              <w:right w:val="single" w:sz="4" w:space="0" w:color="auto"/>
            </w:tcBorders>
            <w:hideMark/>
          </w:tcPr>
          <w:p w14:paraId="389CC013" w14:textId="77777777" w:rsidR="001B599E" w:rsidRPr="001B599E" w:rsidRDefault="001B599E">
            <w:pPr>
              <w:pStyle w:val="Table-fig"/>
              <w:keepLines w:val="0"/>
              <w:widowControl w:val="0"/>
              <w:spacing w:line="256" w:lineRule="auto"/>
              <w:rPr>
                <w:rFonts w:ascii="Arial Narrow" w:hAnsi="Arial Narrow"/>
                <w:i/>
                <w:szCs w:val="24"/>
                <w:lang w:val="en-SG"/>
              </w:rPr>
            </w:pPr>
            <w:r w:rsidRPr="001B599E">
              <w:rPr>
                <w:rFonts w:ascii="Arial Narrow" w:hAnsi="Arial Narrow"/>
                <w:i/>
                <w:szCs w:val="24"/>
                <w:lang w:val="en-SG"/>
              </w:rPr>
              <w:t xml:space="preserve">CB </w:t>
            </w:r>
            <w:proofErr w:type="spellStart"/>
            <w:r w:rsidRPr="001B599E">
              <w:rPr>
                <w:rFonts w:ascii="Arial Narrow" w:hAnsi="Arial Narrow"/>
                <w:i/>
                <w:szCs w:val="24"/>
                <w:lang w:val="en-SG"/>
              </w:rPr>
              <w:t>pg</w:t>
            </w:r>
            <w:proofErr w:type="spellEnd"/>
            <w:r w:rsidRPr="001B599E">
              <w:rPr>
                <w:rFonts w:ascii="Arial Narrow" w:hAnsi="Arial Narrow"/>
                <w:i/>
                <w:szCs w:val="24"/>
                <w:lang w:val="en-SG"/>
              </w:rPr>
              <w:t xml:space="preserve"> x</w:t>
            </w:r>
          </w:p>
        </w:tc>
        <w:tc>
          <w:tcPr>
            <w:tcW w:w="1745" w:type="dxa"/>
            <w:tcBorders>
              <w:top w:val="single" w:sz="4" w:space="0" w:color="auto"/>
              <w:left w:val="single" w:sz="4" w:space="0" w:color="auto"/>
              <w:bottom w:val="single" w:sz="4" w:space="0" w:color="auto"/>
              <w:right w:val="single" w:sz="4" w:space="0" w:color="auto"/>
            </w:tcBorders>
          </w:tcPr>
          <w:p w14:paraId="708157EA" w14:textId="77777777" w:rsidR="001B599E" w:rsidRPr="001B599E" w:rsidRDefault="001B599E">
            <w:pPr>
              <w:pStyle w:val="Table-fig"/>
              <w:keepLines w:val="0"/>
              <w:widowControl w:val="0"/>
              <w:spacing w:line="256" w:lineRule="auto"/>
              <w:rPr>
                <w:rFonts w:ascii="Arial Narrow" w:hAnsi="Arial Narrow"/>
                <w:i/>
                <w:szCs w:val="24"/>
                <w:lang w:val="en-SG"/>
              </w:rPr>
            </w:pPr>
          </w:p>
        </w:tc>
      </w:tr>
      <w:tr w:rsidR="001B599E" w:rsidRPr="001B599E" w14:paraId="02A73C92" w14:textId="77777777" w:rsidTr="001B599E">
        <w:trPr>
          <w:divId w:val="2116439976"/>
        </w:trPr>
        <w:tc>
          <w:tcPr>
            <w:tcW w:w="802" w:type="dxa"/>
            <w:tcBorders>
              <w:top w:val="single" w:sz="4" w:space="0" w:color="auto"/>
              <w:left w:val="single" w:sz="4" w:space="0" w:color="auto"/>
              <w:bottom w:val="single" w:sz="4" w:space="0" w:color="auto"/>
              <w:right w:val="single" w:sz="4" w:space="0" w:color="auto"/>
            </w:tcBorders>
          </w:tcPr>
          <w:p w14:paraId="5877D532" w14:textId="77777777" w:rsidR="001B599E" w:rsidRPr="001B599E" w:rsidRDefault="001B599E">
            <w:pPr>
              <w:pStyle w:val="Table-text"/>
              <w:keepLines w:val="0"/>
              <w:widowControl w:val="0"/>
              <w:spacing w:line="256" w:lineRule="auto"/>
              <w:ind w:left="360"/>
              <w:rPr>
                <w:rFonts w:ascii="Arial Narrow" w:hAnsi="Arial Narrow"/>
                <w:szCs w:val="24"/>
                <w:lang w:val="en-SG"/>
              </w:rPr>
            </w:pPr>
          </w:p>
        </w:tc>
        <w:tc>
          <w:tcPr>
            <w:tcW w:w="2181" w:type="dxa"/>
            <w:tcBorders>
              <w:top w:val="single" w:sz="4" w:space="0" w:color="auto"/>
              <w:left w:val="single" w:sz="4" w:space="0" w:color="auto"/>
              <w:bottom w:val="single" w:sz="4" w:space="0" w:color="auto"/>
              <w:right w:val="single" w:sz="4" w:space="0" w:color="auto"/>
            </w:tcBorders>
            <w:hideMark/>
          </w:tcPr>
          <w:p w14:paraId="083AC0B9" w14:textId="77777777" w:rsidR="001B599E" w:rsidRPr="001B599E" w:rsidRDefault="001B599E">
            <w:pPr>
              <w:pStyle w:val="Table-text"/>
              <w:keepLines w:val="0"/>
              <w:widowControl w:val="0"/>
              <w:spacing w:line="256" w:lineRule="auto"/>
              <w:jc w:val="right"/>
              <w:rPr>
                <w:rFonts w:ascii="Arial Narrow" w:hAnsi="Arial Narrow"/>
                <w:szCs w:val="24"/>
                <w:u w:val="single"/>
                <w:lang w:val="en-SG"/>
              </w:rPr>
            </w:pPr>
            <w:r w:rsidRPr="001B599E">
              <w:rPr>
                <w:rFonts w:ascii="Arial Narrow" w:hAnsi="Arial Narrow"/>
                <w:szCs w:val="24"/>
                <w:u w:val="single"/>
                <w:lang w:val="en-SG"/>
              </w:rPr>
              <w:t>Sub-total</w:t>
            </w:r>
          </w:p>
        </w:tc>
        <w:tc>
          <w:tcPr>
            <w:tcW w:w="1798" w:type="dxa"/>
            <w:tcBorders>
              <w:top w:val="single" w:sz="4" w:space="0" w:color="auto"/>
              <w:left w:val="single" w:sz="4" w:space="0" w:color="auto"/>
              <w:bottom w:val="single" w:sz="4" w:space="0" w:color="auto"/>
              <w:right w:val="single" w:sz="4" w:space="0" w:color="auto"/>
            </w:tcBorders>
          </w:tcPr>
          <w:p w14:paraId="51003FB7" w14:textId="77777777" w:rsidR="001B599E" w:rsidRPr="001B599E" w:rsidRDefault="001B599E">
            <w:pPr>
              <w:pStyle w:val="Table-fig"/>
              <w:keepLines w:val="0"/>
              <w:widowControl w:val="0"/>
              <w:spacing w:line="256" w:lineRule="auto"/>
              <w:rPr>
                <w:rFonts w:ascii="Arial Narrow" w:hAnsi="Arial Narrow"/>
                <w:szCs w:val="24"/>
                <w:u w:val="single"/>
                <w:lang w:val="en-SG"/>
              </w:rPr>
            </w:pPr>
          </w:p>
        </w:tc>
        <w:tc>
          <w:tcPr>
            <w:tcW w:w="1880" w:type="dxa"/>
            <w:tcBorders>
              <w:top w:val="single" w:sz="4" w:space="0" w:color="auto"/>
              <w:left w:val="single" w:sz="4" w:space="0" w:color="auto"/>
              <w:bottom w:val="single" w:sz="4" w:space="0" w:color="auto"/>
              <w:right w:val="single" w:sz="4" w:space="0" w:color="auto"/>
            </w:tcBorders>
          </w:tcPr>
          <w:p w14:paraId="11992667" w14:textId="77777777" w:rsidR="001B599E" w:rsidRPr="001B599E" w:rsidRDefault="001B599E">
            <w:pPr>
              <w:pStyle w:val="Table-fig"/>
              <w:keepLines w:val="0"/>
              <w:widowControl w:val="0"/>
              <w:spacing w:line="256" w:lineRule="auto"/>
              <w:rPr>
                <w:rFonts w:ascii="Arial Narrow" w:hAnsi="Arial Narrow"/>
                <w:szCs w:val="24"/>
                <w:u w:val="single"/>
                <w:lang w:val="en-SG"/>
              </w:rPr>
            </w:pPr>
          </w:p>
        </w:tc>
        <w:tc>
          <w:tcPr>
            <w:tcW w:w="1785" w:type="dxa"/>
            <w:tcBorders>
              <w:top w:val="single" w:sz="4" w:space="0" w:color="auto"/>
              <w:left w:val="single" w:sz="4" w:space="0" w:color="auto"/>
              <w:bottom w:val="single" w:sz="4" w:space="0" w:color="auto"/>
              <w:right w:val="single" w:sz="4" w:space="0" w:color="auto"/>
            </w:tcBorders>
          </w:tcPr>
          <w:p w14:paraId="3B62E581" w14:textId="77777777" w:rsidR="001B599E" w:rsidRPr="001B599E" w:rsidRDefault="001B599E">
            <w:pPr>
              <w:pStyle w:val="Table-fig"/>
              <w:keepLines w:val="0"/>
              <w:widowControl w:val="0"/>
              <w:spacing w:line="256" w:lineRule="auto"/>
              <w:rPr>
                <w:rFonts w:ascii="Arial Narrow" w:hAnsi="Arial Narrow"/>
                <w:szCs w:val="24"/>
                <w:u w:val="single"/>
                <w:lang w:val="en-SG"/>
              </w:rPr>
            </w:pPr>
          </w:p>
        </w:tc>
        <w:tc>
          <w:tcPr>
            <w:tcW w:w="1790" w:type="dxa"/>
            <w:tcBorders>
              <w:top w:val="single" w:sz="4" w:space="0" w:color="auto"/>
              <w:left w:val="single" w:sz="4" w:space="0" w:color="auto"/>
              <w:bottom w:val="single" w:sz="4" w:space="0" w:color="auto"/>
              <w:right w:val="single" w:sz="4" w:space="0" w:color="auto"/>
            </w:tcBorders>
          </w:tcPr>
          <w:p w14:paraId="5C0B6685" w14:textId="77777777" w:rsidR="001B599E" w:rsidRPr="001B599E" w:rsidRDefault="001B599E">
            <w:pPr>
              <w:pStyle w:val="Table-fig"/>
              <w:keepLines w:val="0"/>
              <w:widowControl w:val="0"/>
              <w:spacing w:line="256" w:lineRule="auto"/>
              <w:rPr>
                <w:rFonts w:ascii="Arial Narrow" w:hAnsi="Arial Narrow"/>
                <w:szCs w:val="24"/>
                <w:u w:val="single"/>
                <w:lang w:val="en-SG"/>
              </w:rPr>
            </w:pPr>
          </w:p>
        </w:tc>
        <w:tc>
          <w:tcPr>
            <w:tcW w:w="1972" w:type="dxa"/>
            <w:tcBorders>
              <w:top w:val="single" w:sz="4" w:space="0" w:color="auto"/>
              <w:left w:val="single" w:sz="4" w:space="0" w:color="auto"/>
              <w:bottom w:val="single" w:sz="4" w:space="0" w:color="auto"/>
              <w:right w:val="single" w:sz="4" w:space="0" w:color="auto"/>
            </w:tcBorders>
          </w:tcPr>
          <w:p w14:paraId="3C68E24B" w14:textId="77777777" w:rsidR="001B599E" w:rsidRPr="001B599E" w:rsidRDefault="001B599E">
            <w:pPr>
              <w:pStyle w:val="Table-fig"/>
              <w:keepLines w:val="0"/>
              <w:widowControl w:val="0"/>
              <w:spacing w:line="256" w:lineRule="auto"/>
              <w:rPr>
                <w:rFonts w:ascii="Arial Narrow" w:hAnsi="Arial Narrow"/>
                <w:szCs w:val="24"/>
                <w:lang w:val="en-SG"/>
              </w:rPr>
            </w:pPr>
          </w:p>
        </w:tc>
        <w:tc>
          <w:tcPr>
            <w:tcW w:w="1745" w:type="dxa"/>
            <w:tcBorders>
              <w:top w:val="single" w:sz="4" w:space="0" w:color="auto"/>
              <w:left w:val="single" w:sz="4" w:space="0" w:color="auto"/>
              <w:bottom w:val="single" w:sz="4" w:space="0" w:color="auto"/>
              <w:right w:val="single" w:sz="4" w:space="0" w:color="auto"/>
            </w:tcBorders>
          </w:tcPr>
          <w:p w14:paraId="1EBE3941" w14:textId="77777777" w:rsidR="001B599E" w:rsidRPr="001B599E" w:rsidRDefault="001B599E">
            <w:pPr>
              <w:pStyle w:val="Table-fig"/>
              <w:keepLines w:val="0"/>
              <w:widowControl w:val="0"/>
              <w:spacing w:line="256" w:lineRule="auto"/>
              <w:rPr>
                <w:rFonts w:ascii="Arial Narrow" w:hAnsi="Arial Narrow"/>
                <w:szCs w:val="24"/>
                <w:lang w:val="en-SG"/>
              </w:rPr>
            </w:pPr>
          </w:p>
        </w:tc>
      </w:tr>
    </w:tbl>
    <w:p w14:paraId="64CB6B3A" w14:textId="77777777" w:rsidR="001B599E" w:rsidRPr="001B599E" w:rsidRDefault="001B599E" w:rsidP="001B599E">
      <w:pPr>
        <w:divId w:val="2116439976"/>
        <w:rPr>
          <w:rFonts w:ascii="Arial Narrow" w:hAnsi="Arial Narrow" w:cstheme="minorBidi"/>
          <w:u w:val="single"/>
          <w:lang w:eastAsia="en-US"/>
        </w:rPr>
      </w:pPr>
    </w:p>
    <w:p w14:paraId="6ADD8722" w14:textId="77777777" w:rsidR="001B599E" w:rsidRPr="001B599E" w:rsidRDefault="001B599E" w:rsidP="001B599E">
      <w:pPr>
        <w:divId w:val="2116439976"/>
        <w:rPr>
          <w:rFonts w:ascii="Arial Narrow" w:hAnsi="Arial Narrow"/>
          <w:u w:val="single"/>
        </w:rPr>
      </w:pPr>
      <w:r w:rsidRPr="001B599E">
        <w:rPr>
          <w:rFonts w:ascii="Arial Narrow" w:hAnsi="Arial Narrow"/>
          <w:u w:val="single"/>
        </w:rPr>
        <w:t>3c. Wife’s assets (Quantifiable)</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93"/>
        <w:gridCol w:w="1990"/>
        <w:gridCol w:w="1798"/>
        <w:gridCol w:w="1880"/>
        <w:gridCol w:w="1785"/>
        <w:gridCol w:w="1790"/>
        <w:gridCol w:w="1972"/>
        <w:gridCol w:w="1745"/>
      </w:tblGrid>
      <w:tr w:rsidR="001B599E" w:rsidRPr="001B599E" w14:paraId="1F837A6C" w14:textId="77777777" w:rsidTr="001B599E">
        <w:trPr>
          <w:divId w:val="2116439976"/>
        </w:trPr>
        <w:tc>
          <w:tcPr>
            <w:tcW w:w="993"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4F9605E2" w14:textId="77777777" w:rsidR="001B599E" w:rsidRPr="001B599E" w:rsidRDefault="001B599E">
            <w:pPr>
              <w:pStyle w:val="Table-hdg"/>
              <w:keepNext w:val="0"/>
              <w:keepLines w:val="0"/>
              <w:widowControl w:val="0"/>
              <w:spacing w:line="256" w:lineRule="auto"/>
              <w:rPr>
                <w:rFonts w:ascii="Arial Narrow" w:hAnsi="Arial Narrow"/>
                <w:szCs w:val="24"/>
              </w:rPr>
            </w:pPr>
            <w:r w:rsidRPr="001B599E">
              <w:rPr>
                <w:rFonts w:ascii="Arial Narrow" w:hAnsi="Arial Narrow"/>
                <w:szCs w:val="24"/>
              </w:rPr>
              <w:t>S/n</w:t>
            </w:r>
          </w:p>
        </w:tc>
        <w:tc>
          <w:tcPr>
            <w:tcW w:w="1990"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496C838C" w14:textId="77777777" w:rsidR="001B599E" w:rsidRPr="001B599E" w:rsidRDefault="001B599E">
            <w:pPr>
              <w:pStyle w:val="Table-hdg"/>
              <w:keepNext w:val="0"/>
              <w:keepLines w:val="0"/>
              <w:widowControl w:val="0"/>
              <w:spacing w:line="256" w:lineRule="auto"/>
              <w:rPr>
                <w:rFonts w:ascii="Arial Narrow" w:hAnsi="Arial Narrow"/>
                <w:szCs w:val="24"/>
              </w:rPr>
            </w:pPr>
            <w:r w:rsidRPr="001B599E">
              <w:rPr>
                <w:rFonts w:ascii="Arial Narrow" w:hAnsi="Arial Narrow"/>
                <w:szCs w:val="24"/>
              </w:rPr>
              <w:t>Asset</w:t>
            </w:r>
          </w:p>
          <w:p w14:paraId="62FF6088" w14:textId="77777777" w:rsidR="001B599E" w:rsidRPr="001B599E" w:rsidRDefault="001B599E">
            <w:pPr>
              <w:pStyle w:val="Table-hdg"/>
              <w:keepNext w:val="0"/>
              <w:keepLines w:val="0"/>
              <w:widowControl w:val="0"/>
              <w:spacing w:line="256" w:lineRule="auto"/>
              <w:rPr>
                <w:rFonts w:ascii="Arial Narrow" w:hAnsi="Arial Narrow"/>
                <w:szCs w:val="24"/>
              </w:rPr>
            </w:pPr>
            <w:r w:rsidRPr="001B599E">
              <w:rPr>
                <w:rFonts w:ascii="Arial Narrow" w:hAnsi="Arial Narrow"/>
                <w:szCs w:val="24"/>
              </w:rPr>
              <w:t>(with related liability)</w:t>
            </w:r>
          </w:p>
        </w:tc>
        <w:tc>
          <w:tcPr>
            <w:tcW w:w="1798"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7A2736F7" w14:textId="77777777" w:rsidR="001B599E" w:rsidRPr="001B599E" w:rsidRDefault="001B599E">
            <w:pPr>
              <w:pStyle w:val="Table-hdg"/>
              <w:keepNext w:val="0"/>
              <w:keepLines w:val="0"/>
              <w:widowControl w:val="0"/>
              <w:spacing w:line="256" w:lineRule="auto"/>
              <w:rPr>
                <w:rFonts w:ascii="Arial Narrow" w:hAnsi="Arial Narrow"/>
                <w:szCs w:val="24"/>
              </w:rPr>
            </w:pPr>
            <w:r w:rsidRPr="001B599E">
              <w:rPr>
                <w:rFonts w:ascii="Arial Narrow" w:hAnsi="Arial Narrow"/>
                <w:szCs w:val="24"/>
              </w:rPr>
              <w:t>H’s Value / date of valuation</w:t>
            </w:r>
          </w:p>
        </w:tc>
        <w:tc>
          <w:tcPr>
            <w:tcW w:w="1880"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4D74A1B5" w14:textId="77777777" w:rsidR="001B599E" w:rsidRPr="001B599E" w:rsidRDefault="001B599E">
            <w:pPr>
              <w:pStyle w:val="Table-hdg"/>
              <w:keepNext w:val="0"/>
              <w:keepLines w:val="0"/>
              <w:widowControl w:val="0"/>
              <w:spacing w:line="256" w:lineRule="auto"/>
              <w:rPr>
                <w:rFonts w:ascii="Arial Narrow" w:hAnsi="Arial Narrow"/>
                <w:szCs w:val="24"/>
              </w:rPr>
            </w:pPr>
            <w:proofErr w:type="spellStart"/>
            <w:r w:rsidRPr="001B599E">
              <w:rPr>
                <w:rFonts w:ascii="Arial Narrow" w:hAnsi="Arial Narrow"/>
                <w:szCs w:val="24"/>
              </w:rPr>
              <w:t>Pg</w:t>
            </w:r>
            <w:proofErr w:type="spellEnd"/>
            <w:r w:rsidRPr="001B599E">
              <w:rPr>
                <w:rFonts w:ascii="Arial Narrow" w:hAnsi="Arial Narrow"/>
                <w:szCs w:val="24"/>
              </w:rPr>
              <w:t xml:space="preserve"> Ref to CB</w:t>
            </w:r>
          </w:p>
        </w:tc>
        <w:tc>
          <w:tcPr>
            <w:tcW w:w="1785"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0E6C7FE3" w14:textId="77777777" w:rsidR="001B599E" w:rsidRPr="001B599E" w:rsidRDefault="001B599E">
            <w:pPr>
              <w:pStyle w:val="Table-hdg"/>
              <w:keepNext w:val="0"/>
              <w:keepLines w:val="0"/>
              <w:widowControl w:val="0"/>
              <w:spacing w:line="256" w:lineRule="auto"/>
              <w:rPr>
                <w:rFonts w:ascii="Arial Narrow" w:hAnsi="Arial Narrow"/>
                <w:szCs w:val="24"/>
              </w:rPr>
            </w:pPr>
            <w:r w:rsidRPr="001B599E">
              <w:rPr>
                <w:rFonts w:ascii="Arial Narrow" w:hAnsi="Arial Narrow"/>
                <w:szCs w:val="24"/>
              </w:rPr>
              <w:t>Remarks</w:t>
            </w:r>
          </w:p>
        </w:tc>
        <w:tc>
          <w:tcPr>
            <w:tcW w:w="1790"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7372E6DA" w14:textId="77777777" w:rsidR="001B599E" w:rsidRPr="001B599E" w:rsidRDefault="001B599E">
            <w:pPr>
              <w:pStyle w:val="Table-hdg"/>
              <w:keepNext w:val="0"/>
              <w:keepLines w:val="0"/>
              <w:widowControl w:val="0"/>
              <w:spacing w:line="256" w:lineRule="auto"/>
              <w:rPr>
                <w:rFonts w:ascii="Arial Narrow" w:hAnsi="Arial Narrow"/>
                <w:szCs w:val="24"/>
              </w:rPr>
            </w:pPr>
            <w:r w:rsidRPr="001B599E">
              <w:rPr>
                <w:rFonts w:ascii="Arial Narrow" w:hAnsi="Arial Narrow"/>
                <w:szCs w:val="24"/>
              </w:rPr>
              <w:t>W’s value / date of valuation</w:t>
            </w:r>
          </w:p>
        </w:tc>
        <w:tc>
          <w:tcPr>
            <w:tcW w:w="1972"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1A0F2CAA" w14:textId="77777777" w:rsidR="001B599E" w:rsidRPr="001B599E" w:rsidRDefault="001B599E">
            <w:pPr>
              <w:pStyle w:val="Table-hdg"/>
              <w:keepNext w:val="0"/>
              <w:keepLines w:val="0"/>
              <w:widowControl w:val="0"/>
              <w:spacing w:line="256" w:lineRule="auto"/>
              <w:rPr>
                <w:rFonts w:ascii="Arial Narrow" w:hAnsi="Arial Narrow"/>
                <w:szCs w:val="24"/>
              </w:rPr>
            </w:pPr>
            <w:proofErr w:type="spellStart"/>
            <w:r w:rsidRPr="001B599E">
              <w:rPr>
                <w:rFonts w:ascii="Arial Narrow" w:hAnsi="Arial Narrow"/>
                <w:szCs w:val="24"/>
              </w:rPr>
              <w:t>Pg</w:t>
            </w:r>
            <w:proofErr w:type="spellEnd"/>
            <w:r w:rsidRPr="001B599E">
              <w:rPr>
                <w:rFonts w:ascii="Arial Narrow" w:hAnsi="Arial Narrow"/>
                <w:szCs w:val="24"/>
              </w:rPr>
              <w:t xml:space="preserve"> Ref to CB</w:t>
            </w:r>
          </w:p>
        </w:tc>
        <w:tc>
          <w:tcPr>
            <w:tcW w:w="1745"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533125C9" w14:textId="77777777" w:rsidR="001B599E" w:rsidRPr="001B599E" w:rsidRDefault="001B599E">
            <w:pPr>
              <w:pStyle w:val="Table-hdg"/>
              <w:keepNext w:val="0"/>
              <w:keepLines w:val="0"/>
              <w:widowControl w:val="0"/>
              <w:spacing w:line="256" w:lineRule="auto"/>
              <w:rPr>
                <w:rFonts w:ascii="Arial Narrow" w:hAnsi="Arial Narrow"/>
                <w:szCs w:val="24"/>
              </w:rPr>
            </w:pPr>
            <w:r w:rsidRPr="001B599E">
              <w:rPr>
                <w:rFonts w:ascii="Arial Narrow" w:hAnsi="Arial Narrow"/>
                <w:szCs w:val="24"/>
              </w:rPr>
              <w:t>Remarks</w:t>
            </w:r>
          </w:p>
        </w:tc>
      </w:tr>
      <w:tr w:rsidR="001B599E" w:rsidRPr="001B599E" w14:paraId="7A572A29" w14:textId="77777777" w:rsidTr="001B599E">
        <w:trPr>
          <w:divId w:val="2116439976"/>
        </w:trPr>
        <w:tc>
          <w:tcPr>
            <w:tcW w:w="993" w:type="dxa"/>
            <w:tcBorders>
              <w:top w:val="single" w:sz="4" w:space="0" w:color="auto"/>
              <w:left w:val="single" w:sz="4" w:space="0" w:color="auto"/>
              <w:bottom w:val="single" w:sz="4" w:space="0" w:color="auto"/>
              <w:right w:val="single" w:sz="4" w:space="0" w:color="auto"/>
            </w:tcBorders>
          </w:tcPr>
          <w:p w14:paraId="11FC3204" w14:textId="77777777" w:rsidR="001B599E" w:rsidRPr="001B599E" w:rsidRDefault="001B599E" w:rsidP="006172E9">
            <w:pPr>
              <w:pStyle w:val="Table-text"/>
              <w:keepLines w:val="0"/>
              <w:widowControl w:val="0"/>
              <w:numPr>
                <w:ilvl w:val="0"/>
                <w:numId w:val="147"/>
              </w:numPr>
              <w:spacing w:line="256" w:lineRule="auto"/>
              <w:rPr>
                <w:rFonts w:ascii="Arial Narrow" w:hAnsi="Arial Narrow"/>
                <w:szCs w:val="24"/>
                <w:lang w:val="en-SG"/>
              </w:rPr>
            </w:pPr>
          </w:p>
        </w:tc>
        <w:tc>
          <w:tcPr>
            <w:tcW w:w="1990" w:type="dxa"/>
            <w:tcBorders>
              <w:top w:val="single" w:sz="4" w:space="0" w:color="auto"/>
              <w:left w:val="single" w:sz="4" w:space="0" w:color="auto"/>
              <w:bottom w:val="single" w:sz="4" w:space="0" w:color="auto"/>
              <w:right w:val="single" w:sz="4" w:space="0" w:color="auto"/>
            </w:tcBorders>
            <w:hideMark/>
          </w:tcPr>
          <w:p w14:paraId="13178073" w14:textId="77777777" w:rsidR="001B599E" w:rsidRPr="001B599E" w:rsidRDefault="001B599E">
            <w:pPr>
              <w:pStyle w:val="Table-text"/>
              <w:keepLines w:val="0"/>
              <w:widowControl w:val="0"/>
              <w:spacing w:line="256" w:lineRule="auto"/>
              <w:rPr>
                <w:rFonts w:ascii="Arial Narrow" w:hAnsi="Arial Narrow"/>
                <w:i/>
                <w:szCs w:val="24"/>
                <w:lang w:val="en-SG"/>
              </w:rPr>
            </w:pPr>
            <w:r w:rsidRPr="001B599E">
              <w:rPr>
                <w:rFonts w:ascii="Arial Narrow" w:hAnsi="Arial Narrow"/>
                <w:i/>
                <w:szCs w:val="24"/>
                <w:lang w:val="en-SG"/>
              </w:rPr>
              <w:t xml:space="preserve">For e.g. CPF accounts </w:t>
            </w:r>
          </w:p>
        </w:tc>
        <w:tc>
          <w:tcPr>
            <w:tcW w:w="1798" w:type="dxa"/>
            <w:tcBorders>
              <w:top w:val="single" w:sz="4" w:space="0" w:color="auto"/>
              <w:left w:val="single" w:sz="4" w:space="0" w:color="auto"/>
              <w:bottom w:val="single" w:sz="4" w:space="0" w:color="auto"/>
              <w:right w:val="single" w:sz="4" w:space="0" w:color="auto"/>
            </w:tcBorders>
            <w:hideMark/>
          </w:tcPr>
          <w:p w14:paraId="07A769B6" w14:textId="77777777" w:rsidR="001B599E" w:rsidRPr="001B599E" w:rsidRDefault="001B599E">
            <w:pPr>
              <w:pStyle w:val="Table-fig"/>
              <w:keepLines w:val="0"/>
              <w:widowControl w:val="0"/>
              <w:spacing w:line="256" w:lineRule="auto"/>
              <w:rPr>
                <w:rFonts w:ascii="Arial Narrow" w:hAnsi="Arial Narrow"/>
                <w:i/>
                <w:szCs w:val="24"/>
                <w:lang w:val="en-SG"/>
              </w:rPr>
            </w:pPr>
            <w:r w:rsidRPr="001B599E">
              <w:rPr>
                <w:rFonts w:ascii="Arial Narrow" w:hAnsi="Arial Narrow"/>
                <w:i/>
                <w:szCs w:val="24"/>
                <w:lang w:val="en-SG"/>
              </w:rPr>
              <w:t>Xxx / As at DDMMYY</w:t>
            </w:r>
          </w:p>
        </w:tc>
        <w:tc>
          <w:tcPr>
            <w:tcW w:w="1880" w:type="dxa"/>
            <w:tcBorders>
              <w:top w:val="single" w:sz="4" w:space="0" w:color="auto"/>
              <w:left w:val="single" w:sz="4" w:space="0" w:color="auto"/>
              <w:bottom w:val="single" w:sz="4" w:space="0" w:color="auto"/>
              <w:right w:val="single" w:sz="4" w:space="0" w:color="auto"/>
            </w:tcBorders>
            <w:hideMark/>
          </w:tcPr>
          <w:p w14:paraId="3C8F2BDB" w14:textId="77777777" w:rsidR="001B599E" w:rsidRPr="001B599E" w:rsidRDefault="001B599E">
            <w:pPr>
              <w:pStyle w:val="Table-fig"/>
              <w:keepLines w:val="0"/>
              <w:widowControl w:val="0"/>
              <w:spacing w:line="256" w:lineRule="auto"/>
              <w:rPr>
                <w:rFonts w:ascii="Arial Narrow" w:hAnsi="Arial Narrow"/>
                <w:i/>
                <w:szCs w:val="24"/>
                <w:lang w:val="en-SG"/>
              </w:rPr>
            </w:pPr>
            <w:r w:rsidRPr="001B599E">
              <w:rPr>
                <w:rFonts w:ascii="Arial Narrow" w:hAnsi="Arial Narrow"/>
                <w:i/>
                <w:szCs w:val="24"/>
                <w:lang w:val="en-SG"/>
              </w:rPr>
              <w:t xml:space="preserve">CB </w:t>
            </w:r>
            <w:proofErr w:type="spellStart"/>
            <w:r w:rsidRPr="001B599E">
              <w:rPr>
                <w:rFonts w:ascii="Arial Narrow" w:hAnsi="Arial Narrow"/>
                <w:i/>
                <w:szCs w:val="24"/>
                <w:lang w:val="en-SG"/>
              </w:rPr>
              <w:t>pg</w:t>
            </w:r>
            <w:proofErr w:type="spellEnd"/>
            <w:r w:rsidRPr="001B599E">
              <w:rPr>
                <w:rFonts w:ascii="Arial Narrow" w:hAnsi="Arial Narrow"/>
                <w:i/>
                <w:szCs w:val="24"/>
                <w:lang w:val="en-SG"/>
              </w:rPr>
              <w:t xml:space="preserve"> x</w:t>
            </w:r>
          </w:p>
        </w:tc>
        <w:tc>
          <w:tcPr>
            <w:tcW w:w="1785" w:type="dxa"/>
            <w:tcBorders>
              <w:top w:val="single" w:sz="4" w:space="0" w:color="auto"/>
              <w:left w:val="single" w:sz="4" w:space="0" w:color="auto"/>
              <w:bottom w:val="single" w:sz="4" w:space="0" w:color="auto"/>
              <w:right w:val="single" w:sz="4" w:space="0" w:color="auto"/>
            </w:tcBorders>
          </w:tcPr>
          <w:p w14:paraId="5B924800" w14:textId="77777777" w:rsidR="001B599E" w:rsidRPr="001B599E" w:rsidRDefault="001B599E">
            <w:pPr>
              <w:pStyle w:val="Table-fig"/>
              <w:keepLines w:val="0"/>
              <w:widowControl w:val="0"/>
              <w:spacing w:line="256" w:lineRule="auto"/>
              <w:rPr>
                <w:rFonts w:ascii="Arial Narrow" w:hAnsi="Arial Narrow"/>
                <w:i/>
                <w:szCs w:val="24"/>
                <w:lang w:val="en-SG"/>
              </w:rPr>
            </w:pPr>
          </w:p>
        </w:tc>
        <w:tc>
          <w:tcPr>
            <w:tcW w:w="1790" w:type="dxa"/>
            <w:tcBorders>
              <w:top w:val="single" w:sz="4" w:space="0" w:color="auto"/>
              <w:left w:val="single" w:sz="4" w:space="0" w:color="auto"/>
              <w:bottom w:val="single" w:sz="4" w:space="0" w:color="auto"/>
              <w:right w:val="single" w:sz="4" w:space="0" w:color="auto"/>
            </w:tcBorders>
            <w:hideMark/>
          </w:tcPr>
          <w:p w14:paraId="15E100DE" w14:textId="77777777" w:rsidR="001B599E" w:rsidRPr="001B599E" w:rsidRDefault="001B599E">
            <w:pPr>
              <w:pStyle w:val="Table-fig"/>
              <w:keepLines w:val="0"/>
              <w:widowControl w:val="0"/>
              <w:spacing w:line="256" w:lineRule="auto"/>
              <w:rPr>
                <w:rFonts w:ascii="Arial Narrow" w:hAnsi="Arial Narrow"/>
                <w:i/>
                <w:szCs w:val="24"/>
                <w:lang w:val="en-SG"/>
              </w:rPr>
            </w:pPr>
            <w:r w:rsidRPr="001B599E">
              <w:rPr>
                <w:rFonts w:ascii="Arial Narrow" w:hAnsi="Arial Narrow"/>
                <w:i/>
                <w:szCs w:val="24"/>
                <w:lang w:val="en-SG"/>
              </w:rPr>
              <w:t>Xxx / As at DDMMYY</w:t>
            </w:r>
          </w:p>
        </w:tc>
        <w:tc>
          <w:tcPr>
            <w:tcW w:w="1972" w:type="dxa"/>
            <w:tcBorders>
              <w:top w:val="single" w:sz="4" w:space="0" w:color="auto"/>
              <w:left w:val="single" w:sz="4" w:space="0" w:color="auto"/>
              <w:bottom w:val="single" w:sz="4" w:space="0" w:color="auto"/>
              <w:right w:val="single" w:sz="4" w:space="0" w:color="auto"/>
            </w:tcBorders>
            <w:hideMark/>
          </w:tcPr>
          <w:p w14:paraId="73EB0875" w14:textId="77777777" w:rsidR="001B599E" w:rsidRPr="001B599E" w:rsidRDefault="001B599E">
            <w:pPr>
              <w:pStyle w:val="Table-fig"/>
              <w:keepLines w:val="0"/>
              <w:widowControl w:val="0"/>
              <w:spacing w:line="256" w:lineRule="auto"/>
              <w:rPr>
                <w:rFonts w:ascii="Arial Narrow" w:hAnsi="Arial Narrow"/>
                <w:i/>
                <w:szCs w:val="24"/>
                <w:lang w:val="en-SG"/>
              </w:rPr>
            </w:pPr>
            <w:r w:rsidRPr="001B599E">
              <w:rPr>
                <w:rFonts w:ascii="Arial Narrow" w:hAnsi="Arial Narrow"/>
                <w:i/>
                <w:szCs w:val="24"/>
                <w:lang w:val="en-SG"/>
              </w:rPr>
              <w:t xml:space="preserve">CB </w:t>
            </w:r>
            <w:proofErr w:type="spellStart"/>
            <w:r w:rsidRPr="001B599E">
              <w:rPr>
                <w:rFonts w:ascii="Arial Narrow" w:hAnsi="Arial Narrow"/>
                <w:i/>
                <w:szCs w:val="24"/>
                <w:lang w:val="en-SG"/>
              </w:rPr>
              <w:t>pg</w:t>
            </w:r>
            <w:proofErr w:type="spellEnd"/>
            <w:r w:rsidRPr="001B599E">
              <w:rPr>
                <w:rFonts w:ascii="Arial Narrow" w:hAnsi="Arial Narrow"/>
                <w:i/>
                <w:szCs w:val="24"/>
                <w:lang w:val="en-SG"/>
              </w:rPr>
              <w:t xml:space="preserve"> x</w:t>
            </w:r>
          </w:p>
        </w:tc>
        <w:tc>
          <w:tcPr>
            <w:tcW w:w="1745" w:type="dxa"/>
            <w:tcBorders>
              <w:top w:val="single" w:sz="4" w:space="0" w:color="auto"/>
              <w:left w:val="single" w:sz="4" w:space="0" w:color="auto"/>
              <w:bottom w:val="single" w:sz="4" w:space="0" w:color="auto"/>
              <w:right w:val="single" w:sz="4" w:space="0" w:color="auto"/>
            </w:tcBorders>
          </w:tcPr>
          <w:p w14:paraId="1AB0591B" w14:textId="77777777" w:rsidR="001B599E" w:rsidRPr="001B599E" w:rsidRDefault="001B599E">
            <w:pPr>
              <w:pStyle w:val="Table-fig"/>
              <w:keepLines w:val="0"/>
              <w:widowControl w:val="0"/>
              <w:spacing w:line="256" w:lineRule="auto"/>
              <w:rPr>
                <w:rFonts w:ascii="Arial Narrow" w:hAnsi="Arial Narrow"/>
                <w:i/>
                <w:szCs w:val="24"/>
                <w:lang w:val="en-SG"/>
              </w:rPr>
            </w:pPr>
          </w:p>
        </w:tc>
      </w:tr>
      <w:tr w:rsidR="001B599E" w:rsidRPr="001B599E" w14:paraId="5F0DA33C" w14:textId="77777777" w:rsidTr="001B599E">
        <w:trPr>
          <w:divId w:val="2116439976"/>
        </w:trPr>
        <w:tc>
          <w:tcPr>
            <w:tcW w:w="993" w:type="dxa"/>
            <w:tcBorders>
              <w:top w:val="single" w:sz="4" w:space="0" w:color="auto"/>
              <w:left w:val="single" w:sz="4" w:space="0" w:color="auto"/>
              <w:bottom w:val="single" w:sz="4" w:space="0" w:color="auto"/>
              <w:right w:val="single" w:sz="4" w:space="0" w:color="auto"/>
            </w:tcBorders>
          </w:tcPr>
          <w:p w14:paraId="7CF9606D" w14:textId="77777777" w:rsidR="001B599E" w:rsidRPr="001B599E" w:rsidRDefault="001B599E" w:rsidP="006172E9">
            <w:pPr>
              <w:pStyle w:val="Table-text"/>
              <w:keepLines w:val="0"/>
              <w:widowControl w:val="0"/>
              <w:numPr>
                <w:ilvl w:val="0"/>
                <w:numId w:val="147"/>
              </w:numPr>
              <w:spacing w:line="256" w:lineRule="auto"/>
              <w:rPr>
                <w:rFonts w:ascii="Arial Narrow" w:hAnsi="Arial Narrow"/>
                <w:szCs w:val="24"/>
                <w:lang w:val="en-SG"/>
              </w:rPr>
            </w:pPr>
          </w:p>
        </w:tc>
        <w:tc>
          <w:tcPr>
            <w:tcW w:w="1990" w:type="dxa"/>
            <w:tcBorders>
              <w:top w:val="single" w:sz="4" w:space="0" w:color="auto"/>
              <w:left w:val="single" w:sz="4" w:space="0" w:color="auto"/>
              <w:bottom w:val="single" w:sz="4" w:space="0" w:color="auto"/>
              <w:right w:val="single" w:sz="4" w:space="0" w:color="auto"/>
            </w:tcBorders>
            <w:hideMark/>
          </w:tcPr>
          <w:p w14:paraId="05F5276B" w14:textId="77777777" w:rsidR="001B599E" w:rsidRPr="001B599E" w:rsidRDefault="001B599E">
            <w:pPr>
              <w:pStyle w:val="Table-text"/>
              <w:keepLines w:val="0"/>
              <w:widowControl w:val="0"/>
              <w:spacing w:line="256" w:lineRule="auto"/>
              <w:rPr>
                <w:rFonts w:ascii="Arial Narrow" w:hAnsi="Arial Narrow"/>
                <w:i/>
                <w:szCs w:val="24"/>
                <w:lang w:val="en-SG"/>
              </w:rPr>
            </w:pPr>
            <w:r w:rsidRPr="001B599E">
              <w:rPr>
                <w:rFonts w:ascii="Arial Narrow" w:hAnsi="Arial Narrow"/>
                <w:i/>
                <w:szCs w:val="24"/>
                <w:lang w:val="en-SG"/>
              </w:rPr>
              <w:t xml:space="preserve">For e.g. Bank Account 123 </w:t>
            </w:r>
          </w:p>
        </w:tc>
        <w:tc>
          <w:tcPr>
            <w:tcW w:w="1798" w:type="dxa"/>
            <w:tcBorders>
              <w:top w:val="single" w:sz="4" w:space="0" w:color="auto"/>
              <w:left w:val="single" w:sz="4" w:space="0" w:color="auto"/>
              <w:bottom w:val="single" w:sz="4" w:space="0" w:color="auto"/>
              <w:right w:val="single" w:sz="4" w:space="0" w:color="auto"/>
            </w:tcBorders>
            <w:hideMark/>
          </w:tcPr>
          <w:p w14:paraId="28F5E40D" w14:textId="77777777" w:rsidR="001B599E" w:rsidRPr="001B599E" w:rsidRDefault="001B599E">
            <w:pPr>
              <w:pStyle w:val="Table-fig"/>
              <w:keepLines w:val="0"/>
              <w:widowControl w:val="0"/>
              <w:spacing w:line="256" w:lineRule="auto"/>
              <w:rPr>
                <w:rFonts w:ascii="Arial Narrow" w:hAnsi="Arial Narrow"/>
                <w:i/>
                <w:szCs w:val="24"/>
                <w:lang w:val="en-SG"/>
              </w:rPr>
            </w:pPr>
            <w:proofErr w:type="spellStart"/>
            <w:r w:rsidRPr="001B599E">
              <w:rPr>
                <w:rFonts w:ascii="Arial Narrow" w:hAnsi="Arial Narrow"/>
                <w:i/>
                <w:szCs w:val="24"/>
                <w:lang w:val="en-SG"/>
              </w:rPr>
              <w:t>Yyy</w:t>
            </w:r>
            <w:proofErr w:type="spellEnd"/>
            <w:r w:rsidRPr="001B599E">
              <w:rPr>
                <w:rFonts w:ascii="Arial Narrow" w:hAnsi="Arial Narrow"/>
                <w:i/>
                <w:szCs w:val="24"/>
                <w:lang w:val="en-SG"/>
              </w:rPr>
              <w:t xml:space="preserve"> / As at DDMMYY</w:t>
            </w:r>
          </w:p>
        </w:tc>
        <w:tc>
          <w:tcPr>
            <w:tcW w:w="1880" w:type="dxa"/>
            <w:tcBorders>
              <w:top w:val="single" w:sz="4" w:space="0" w:color="auto"/>
              <w:left w:val="single" w:sz="4" w:space="0" w:color="auto"/>
              <w:bottom w:val="single" w:sz="4" w:space="0" w:color="auto"/>
              <w:right w:val="single" w:sz="4" w:space="0" w:color="auto"/>
            </w:tcBorders>
            <w:hideMark/>
          </w:tcPr>
          <w:p w14:paraId="7C3A98B1" w14:textId="77777777" w:rsidR="001B599E" w:rsidRPr="001B599E" w:rsidRDefault="001B599E">
            <w:pPr>
              <w:pStyle w:val="Table-fig"/>
              <w:keepLines w:val="0"/>
              <w:widowControl w:val="0"/>
              <w:spacing w:line="256" w:lineRule="auto"/>
              <w:rPr>
                <w:rFonts w:ascii="Arial Narrow" w:hAnsi="Arial Narrow"/>
                <w:i/>
                <w:szCs w:val="24"/>
                <w:lang w:val="en-SG"/>
              </w:rPr>
            </w:pPr>
            <w:r w:rsidRPr="001B599E">
              <w:rPr>
                <w:rFonts w:ascii="Arial Narrow" w:hAnsi="Arial Narrow"/>
                <w:i/>
                <w:szCs w:val="24"/>
                <w:lang w:val="en-SG"/>
              </w:rPr>
              <w:t xml:space="preserve">CB </w:t>
            </w:r>
            <w:proofErr w:type="spellStart"/>
            <w:r w:rsidRPr="001B599E">
              <w:rPr>
                <w:rFonts w:ascii="Arial Narrow" w:hAnsi="Arial Narrow"/>
                <w:i/>
                <w:szCs w:val="24"/>
                <w:lang w:val="en-SG"/>
              </w:rPr>
              <w:t>pg</w:t>
            </w:r>
            <w:proofErr w:type="spellEnd"/>
            <w:r w:rsidRPr="001B599E">
              <w:rPr>
                <w:rFonts w:ascii="Arial Narrow" w:hAnsi="Arial Narrow"/>
                <w:i/>
                <w:szCs w:val="24"/>
                <w:lang w:val="en-SG"/>
              </w:rPr>
              <w:t xml:space="preserve"> x</w:t>
            </w:r>
          </w:p>
        </w:tc>
        <w:tc>
          <w:tcPr>
            <w:tcW w:w="1785" w:type="dxa"/>
            <w:tcBorders>
              <w:top w:val="single" w:sz="4" w:space="0" w:color="auto"/>
              <w:left w:val="single" w:sz="4" w:space="0" w:color="auto"/>
              <w:bottom w:val="single" w:sz="4" w:space="0" w:color="auto"/>
              <w:right w:val="single" w:sz="4" w:space="0" w:color="auto"/>
            </w:tcBorders>
          </w:tcPr>
          <w:p w14:paraId="6F00B390" w14:textId="77777777" w:rsidR="001B599E" w:rsidRPr="001B599E" w:rsidRDefault="001B599E">
            <w:pPr>
              <w:pStyle w:val="Table-fig"/>
              <w:keepLines w:val="0"/>
              <w:widowControl w:val="0"/>
              <w:spacing w:line="256" w:lineRule="auto"/>
              <w:rPr>
                <w:rFonts w:ascii="Arial Narrow" w:hAnsi="Arial Narrow"/>
                <w:i/>
                <w:szCs w:val="24"/>
                <w:lang w:val="en-SG"/>
              </w:rPr>
            </w:pPr>
          </w:p>
        </w:tc>
        <w:tc>
          <w:tcPr>
            <w:tcW w:w="1790" w:type="dxa"/>
            <w:tcBorders>
              <w:top w:val="single" w:sz="4" w:space="0" w:color="auto"/>
              <w:left w:val="single" w:sz="4" w:space="0" w:color="auto"/>
              <w:bottom w:val="single" w:sz="4" w:space="0" w:color="auto"/>
              <w:right w:val="single" w:sz="4" w:space="0" w:color="auto"/>
            </w:tcBorders>
            <w:hideMark/>
          </w:tcPr>
          <w:p w14:paraId="08F57F7F" w14:textId="77777777" w:rsidR="001B599E" w:rsidRPr="001B599E" w:rsidRDefault="001B599E">
            <w:pPr>
              <w:pStyle w:val="Table-fig"/>
              <w:keepLines w:val="0"/>
              <w:widowControl w:val="0"/>
              <w:spacing w:line="256" w:lineRule="auto"/>
              <w:rPr>
                <w:rFonts w:ascii="Arial Narrow" w:hAnsi="Arial Narrow"/>
                <w:i/>
                <w:szCs w:val="24"/>
                <w:lang w:val="en-SG"/>
              </w:rPr>
            </w:pPr>
            <w:proofErr w:type="spellStart"/>
            <w:r w:rsidRPr="001B599E">
              <w:rPr>
                <w:rFonts w:ascii="Arial Narrow" w:hAnsi="Arial Narrow"/>
                <w:i/>
                <w:szCs w:val="24"/>
                <w:lang w:val="en-SG"/>
              </w:rPr>
              <w:t>Yyy</w:t>
            </w:r>
            <w:proofErr w:type="spellEnd"/>
            <w:r w:rsidRPr="001B599E">
              <w:rPr>
                <w:rFonts w:ascii="Arial Narrow" w:hAnsi="Arial Narrow"/>
                <w:i/>
                <w:szCs w:val="24"/>
                <w:lang w:val="en-SG"/>
              </w:rPr>
              <w:t xml:space="preserve"> / As at DDMMYY</w:t>
            </w:r>
          </w:p>
        </w:tc>
        <w:tc>
          <w:tcPr>
            <w:tcW w:w="1972" w:type="dxa"/>
            <w:tcBorders>
              <w:top w:val="single" w:sz="4" w:space="0" w:color="auto"/>
              <w:left w:val="single" w:sz="4" w:space="0" w:color="auto"/>
              <w:bottom w:val="single" w:sz="4" w:space="0" w:color="auto"/>
              <w:right w:val="single" w:sz="4" w:space="0" w:color="auto"/>
            </w:tcBorders>
            <w:hideMark/>
          </w:tcPr>
          <w:p w14:paraId="4D28D911" w14:textId="77777777" w:rsidR="001B599E" w:rsidRPr="001B599E" w:rsidRDefault="001B599E">
            <w:pPr>
              <w:pStyle w:val="Table-fig"/>
              <w:keepLines w:val="0"/>
              <w:widowControl w:val="0"/>
              <w:spacing w:line="256" w:lineRule="auto"/>
              <w:rPr>
                <w:rFonts w:ascii="Arial Narrow" w:hAnsi="Arial Narrow"/>
                <w:i/>
                <w:szCs w:val="24"/>
                <w:lang w:val="en-SG"/>
              </w:rPr>
            </w:pPr>
            <w:r w:rsidRPr="001B599E">
              <w:rPr>
                <w:rFonts w:ascii="Arial Narrow" w:hAnsi="Arial Narrow"/>
                <w:i/>
                <w:szCs w:val="24"/>
                <w:lang w:val="en-SG"/>
              </w:rPr>
              <w:t xml:space="preserve">CB </w:t>
            </w:r>
            <w:proofErr w:type="spellStart"/>
            <w:r w:rsidRPr="001B599E">
              <w:rPr>
                <w:rFonts w:ascii="Arial Narrow" w:hAnsi="Arial Narrow"/>
                <w:i/>
                <w:szCs w:val="24"/>
                <w:lang w:val="en-SG"/>
              </w:rPr>
              <w:t>pg</w:t>
            </w:r>
            <w:proofErr w:type="spellEnd"/>
            <w:r w:rsidRPr="001B599E">
              <w:rPr>
                <w:rFonts w:ascii="Arial Narrow" w:hAnsi="Arial Narrow"/>
                <w:i/>
                <w:szCs w:val="24"/>
                <w:lang w:val="en-SG"/>
              </w:rPr>
              <w:t xml:space="preserve"> x</w:t>
            </w:r>
          </w:p>
        </w:tc>
        <w:tc>
          <w:tcPr>
            <w:tcW w:w="1745" w:type="dxa"/>
            <w:tcBorders>
              <w:top w:val="single" w:sz="4" w:space="0" w:color="auto"/>
              <w:left w:val="single" w:sz="4" w:space="0" w:color="auto"/>
              <w:bottom w:val="single" w:sz="4" w:space="0" w:color="auto"/>
              <w:right w:val="single" w:sz="4" w:space="0" w:color="auto"/>
            </w:tcBorders>
          </w:tcPr>
          <w:p w14:paraId="331C4847" w14:textId="77777777" w:rsidR="001B599E" w:rsidRPr="001B599E" w:rsidRDefault="001B599E">
            <w:pPr>
              <w:pStyle w:val="Table-fig"/>
              <w:keepLines w:val="0"/>
              <w:widowControl w:val="0"/>
              <w:spacing w:line="256" w:lineRule="auto"/>
              <w:rPr>
                <w:rFonts w:ascii="Arial Narrow" w:hAnsi="Arial Narrow"/>
                <w:i/>
                <w:szCs w:val="24"/>
                <w:lang w:val="en-SG"/>
              </w:rPr>
            </w:pPr>
          </w:p>
        </w:tc>
      </w:tr>
      <w:tr w:rsidR="001B599E" w:rsidRPr="001B599E" w14:paraId="201CD591" w14:textId="77777777" w:rsidTr="001B599E">
        <w:trPr>
          <w:divId w:val="2116439976"/>
        </w:trPr>
        <w:tc>
          <w:tcPr>
            <w:tcW w:w="993" w:type="dxa"/>
            <w:tcBorders>
              <w:top w:val="single" w:sz="4" w:space="0" w:color="auto"/>
              <w:left w:val="single" w:sz="4" w:space="0" w:color="auto"/>
              <w:bottom w:val="single" w:sz="4" w:space="0" w:color="auto"/>
              <w:right w:val="single" w:sz="4" w:space="0" w:color="auto"/>
            </w:tcBorders>
          </w:tcPr>
          <w:p w14:paraId="293C0DAA" w14:textId="77777777" w:rsidR="001B599E" w:rsidRPr="001B599E" w:rsidRDefault="001B599E">
            <w:pPr>
              <w:pStyle w:val="Table-text"/>
              <w:keepLines w:val="0"/>
              <w:widowControl w:val="0"/>
              <w:spacing w:line="256" w:lineRule="auto"/>
              <w:ind w:left="360"/>
              <w:rPr>
                <w:rFonts w:ascii="Arial Narrow" w:hAnsi="Arial Narrow"/>
                <w:szCs w:val="24"/>
                <w:lang w:val="en-SG"/>
              </w:rPr>
            </w:pPr>
          </w:p>
        </w:tc>
        <w:tc>
          <w:tcPr>
            <w:tcW w:w="1990" w:type="dxa"/>
            <w:tcBorders>
              <w:top w:val="single" w:sz="4" w:space="0" w:color="auto"/>
              <w:left w:val="single" w:sz="4" w:space="0" w:color="auto"/>
              <w:bottom w:val="single" w:sz="4" w:space="0" w:color="auto"/>
              <w:right w:val="single" w:sz="4" w:space="0" w:color="auto"/>
            </w:tcBorders>
            <w:hideMark/>
          </w:tcPr>
          <w:p w14:paraId="7FE4F690" w14:textId="77777777" w:rsidR="001B599E" w:rsidRPr="001B599E" w:rsidRDefault="001B599E">
            <w:pPr>
              <w:pStyle w:val="Table-text"/>
              <w:keepLines w:val="0"/>
              <w:widowControl w:val="0"/>
              <w:spacing w:line="256" w:lineRule="auto"/>
              <w:jc w:val="right"/>
              <w:rPr>
                <w:rFonts w:ascii="Arial Narrow" w:hAnsi="Arial Narrow"/>
                <w:szCs w:val="24"/>
                <w:u w:val="single"/>
                <w:lang w:val="en-SG"/>
              </w:rPr>
            </w:pPr>
            <w:r w:rsidRPr="001B599E">
              <w:rPr>
                <w:rFonts w:ascii="Arial Narrow" w:hAnsi="Arial Narrow"/>
                <w:szCs w:val="24"/>
                <w:u w:val="single"/>
                <w:lang w:val="en-SG"/>
              </w:rPr>
              <w:t>Sub-total</w:t>
            </w:r>
          </w:p>
        </w:tc>
        <w:tc>
          <w:tcPr>
            <w:tcW w:w="1798" w:type="dxa"/>
            <w:tcBorders>
              <w:top w:val="single" w:sz="4" w:space="0" w:color="auto"/>
              <w:left w:val="single" w:sz="4" w:space="0" w:color="auto"/>
              <w:bottom w:val="single" w:sz="4" w:space="0" w:color="auto"/>
              <w:right w:val="single" w:sz="4" w:space="0" w:color="auto"/>
            </w:tcBorders>
          </w:tcPr>
          <w:p w14:paraId="0DD40147" w14:textId="77777777" w:rsidR="001B599E" w:rsidRPr="001B599E" w:rsidRDefault="001B599E">
            <w:pPr>
              <w:pStyle w:val="Table-fig"/>
              <w:keepLines w:val="0"/>
              <w:widowControl w:val="0"/>
              <w:spacing w:line="256" w:lineRule="auto"/>
              <w:rPr>
                <w:rFonts w:ascii="Arial Narrow" w:hAnsi="Arial Narrow"/>
                <w:szCs w:val="24"/>
                <w:u w:val="single"/>
                <w:lang w:val="en-SG"/>
              </w:rPr>
            </w:pPr>
          </w:p>
        </w:tc>
        <w:tc>
          <w:tcPr>
            <w:tcW w:w="1880" w:type="dxa"/>
            <w:tcBorders>
              <w:top w:val="single" w:sz="4" w:space="0" w:color="auto"/>
              <w:left w:val="single" w:sz="4" w:space="0" w:color="auto"/>
              <w:bottom w:val="single" w:sz="4" w:space="0" w:color="auto"/>
              <w:right w:val="single" w:sz="4" w:space="0" w:color="auto"/>
            </w:tcBorders>
          </w:tcPr>
          <w:p w14:paraId="1941CA27" w14:textId="77777777" w:rsidR="001B599E" w:rsidRPr="001B599E" w:rsidRDefault="001B599E">
            <w:pPr>
              <w:pStyle w:val="Table-fig"/>
              <w:keepLines w:val="0"/>
              <w:widowControl w:val="0"/>
              <w:spacing w:line="256" w:lineRule="auto"/>
              <w:rPr>
                <w:rFonts w:ascii="Arial Narrow" w:hAnsi="Arial Narrow"/>
                <w:szCs w:val="24"/>
                <w:u w:val="single"/>
                <w:lang w:val="en-SG"/>
              </w:rPr>
            </w:pPr>
          </w:p>
        </w:tc>
        <w:tc>
          <w:tcPr>
            <w:tcW w:w="1785" w:type="dxa"/>
            <w:tcBorders>
              <w:top w:val="single" w:sz="4" w:space="0" w:color="auto"/>
              <w:left w:val="single" w:sz="4" w:space="0" w:color="auto"/>
              <w:bottom w:val="single" w:sz="4" w:space="0" w:color="auto"/>
              <w:right w:val="single" w:sz="4" w:space="0" w:color="auto"/>
            </w:tcBorders>
          </w:tcPr>
          <w:p w14:paraId="0BF4E6FB" w14:textId="77777777" w:rsidR="001B599E" w:rsidRPr="001B599E" w:rsidRDefault="001B599E">
            <w:pPr>
              <w:pStyle w:val="Table-fig"/>
              <w:keepLines w:val="0"/>
              <w:widowControl w:val="0"/>
              <w:spacing w:line="256" w:lineRule="auto"/>
              <w:rPr>
                <w:rFonts w:ascii="Arial Narrow" w:hAnsi="Arial Narrow"/>
                <w:szCs w:val="24"/>
                <w:u w:val="single"/>
                <w:lang w:val="en-SG"/>
              </w:rPr>
            </w:pPr>
          </w:p>
        </w:tc>
        <w:tc>
          <w:tcPr>
            <w:tcW w:w="1790" w:type="dxa"/>
            <w:tcBorders>
              <w:top w:val="single" w:sz="4" w:space="0" w:color="auto"/>
              <w:left w:val="single" w:sz="4" w:space="0" w:color="auto"/>
              <w:bottom w:val="single" w:sz="4" w:space="0" w:color="auto"/>
              <w:right w:val="single" w:sz="4" w:space="0" w:color="auto"/>
            </w:tcBorders>
          </w:tcPr>
          <w:p w14:paraId="4D4DD01F" w14:textId="77777777" w:rsidR="001B599E" w:rsidRPr="001B599E" w:rsidRDefault="001B599E">
            <w:pPr>
              <w:pStyle w:val="Table-fig"/>
              <w:keepLines w:val="0"/>
              <w:widowControl w:val="0"/>
              <w:spacing w:line="256" w:lineRule="auto"/>
              <w:rPr>
                <w:rFonts w:ascii="Arial Narrow" w:hAnsi="Arial Narrow"/>
                <w:szCs w:val="24"/>
                <w:u w:val="single"/>
                <w:lang w:val="en-SG"/>
              </w:rPr>
            </w:pPr>
          </w:p>
        </w:tc>
        <w:tc>
          <w:tcPr>
            <w:tcW w:w="1972" w:type="dxa"/>
            <w:tcBorders>
              <w:top w:val="single" w:sz="4" w:space="0" w:color="auto"/>
              <w:left w:val="single" w:sz="4" w:space="0" w:color="auto"/>
              <w:bottom w:val="single" w:sz="4" w:space="0" w:color="auto"/>
              <w:right w:val="single" w:sz="4" w:space="0" w:color="auto"/>
            </w:tcBorders>
          </w:tcPr>
          <w:p w14:paraId="3D362428" w14:textId="77777777" w:rsidR="001B599E" w:rsidRPr="001B599E" w:rsidRDefault="001B599E">
            <w:pPr>
              <w:pStyle w:val="Table-fig"/>
              <w:keepLines w:val="0"/>
              <w:widowControl w:val="0"/>
              <w:spacing w:line="256" w:lineRule="auto"/>
              <w:rPr>
                <w:rFonts w:ascii="Arial Narrow" w:hAnsi="Arial Narrow"/>
                <w:szCs w:val="24"/>
                <w:lang w:val="en-SG"/>
              </w:rPr>
            </w:pPr>
          </w:p>
        </w:tc>
        <w:tc>
          <w:tcPr>
            <w:tcW w:w="1745" w:type="dxa"/>
            <w:tcBorders>
              <w:top w:val="single" w:sz="4" w:space="0" w:color="auto"/>
              <w:left w:val="single" w:sz="4" w:space="0" w:color="auto"/>
              <w:bottom w:val="single" w:sz="4" w:space="0" w:color="auto"/>
              <w:right w:val="single" w:sz="4" w:space="0" w:color="auto"/>
            </w:tcBorders>
          </w:tcPr>
          <w:p w14:paraId="6115E5C6" w14:textId="77777777" w:rsidR="001B599E" w:rsidRPr="001B599E" w:rsidRDefault="001B599E">
            <w:pPr>
              <w:pStyle w:val="Table-fig"/>
              <w:keepLines w:val="0"/>
              <w:widowControl w:val="0"/>
              <w:spacing w:line="256" w:lineRule="auto"/>
              <w:rPr>
                <w:rFonts w:ascii="Arial Narrow" w:hAnsi="Arial Narrow"/>
                <w:szCs w:val="24"/>
                <w:lang w:val="en-SG"/>
              </w:rPr>
            </w:pPr>
          </w:p>
        </w:tc>
      </w:tr>
    </w:tbl>
    <w:p w14:paraId="0D39E017" w14:textId="77777777" w:rsidR="001B599E" w:rsidRPr="001B599E" w:rsidRDefault="001B599E" w:rsidP="001B599E">
      <w:pPr>
        <w:divId w:val="2116439976"/>
        <w:rPr>
          <w:rFonts w:ascii="Arial Narrow" w:hAnsi="Arial Narrow" w:cstheme="minorBidi"/>
          <w:u w:val="single"/>
          <w:lang w:eastAsia="en-US"/>
        </w:rPr>
      </w:pPr>
    </w:p>
    <w:p w14:paraId="00567F9E" w14:textId="77777777" w:rsidR="001B599E" w:rsidRPr="001B599E" w:rsidRDefault="001B599E" w:rsidP="001B599E">
      <w:pPr>
        <w:divId w:val="2116439976"/>
        <w:rPr>
          <w:rFonts w:ascii="Arial Narrow" w:hAnsi="Arial Narrow"/>
          <w:u w:val="single"/>
        </w:rPr>
      </w:pPr>
      <w:r w:rsidRPr="001B599E">
        <w:rPr>
          <w:rFonts w:ascii="Arial Narrow" w:hAnsi="Arial Narrow"/>
          <w:u w:val="single"/>
        </w:rPr>
        <w:br w:type="page"/>
      </w:r>
      <w:r w:rsidRPr="001B599E">
        <w:rPr>
          <w:rFonts w:ascii="Arial Narrow" w:hAnsi="Arial Narrow"/>
          <w:u w:val="single"/>
        </w:rPr>
        <w:lastRenderedPageBreak/>
        <w:t xml:space="preserve">3d. Direct contributions </w:t>
      </w:r>
    </w:p>
    <w:p w14:paraId="116A78CA" w14:textId="77777777" w:rsidR="001B599E" w:rsidRPr="001B599E" w:rsidRDefault="001B599E" w:rsidP="001B599E">
      <w:pPr>
        <w:divId w:val="2116439976"/>
        <w:rPr>
          <w:rFonts w:ascii="Arial Narrow" w:hAnsi="Arial Narrow"/>
          <w:i/>
        </w:rPr>
      </w:pPr>
      <w:r w:rsidRPr="001B599E">
        <w:rPr>
          <w:rFonts w:ascii="Arial Narrow" w:hAnsi="Arial Narrow"/>
          <w:i/>
        </w:rPr>
        <w:t>State parties’ respective direct financial contributions to the assets stated in Sections 3a to 3c, and whether this is disputed or agreed. The s/n of each item in this section must match with the s/n of the corresponding item in Sections 3a to 3c.</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93"/>
        <w:gridCol w:w="2693"/>
        <w:gridCol w:w="1701"/>
        <w:gridCol w:w="1701"/>
        <w:gridCol w:w="1843"/>
        <w:gridCol w:w="1701"/>
        <w:gridCol w:w="1701"/>
        <w:gridCol w:w="1559"/>
      </w:tblGrid>
      <w:tr w:rsidR="001B599E" w:rsidRPr="001B599E" w14:paraId="4D8FF950" w14:textId="77777777" w:rsidTr="001B599E">
        <w:trPr>
          <w:divId w:val="2116439976"/>
          <w:trHeight w:val="544"/>
        </w:trPr>
        <w:tc>
          <w:tcPr>
            <w:tcW w:w="993" w:type="dxa"/>
            <w:vMerge w:val="restart"/>
            <w:tcBorders>
              <w:top w:val="single" w:sz="4" w:space="0" w:color="auto"/>
              <w:left w:val="single" w:sz="4" w:space="0" w:color="auto"/>
              <w:bottom w:val="single" w:sz="4" w:space="0" w:color="auto"/>
              <w:right w:val="single" w:sz="4" w:space="0" w:color="auto"/>
            </w:tcBorders>
            <w:shd w:val="clear" w:color="auto" w:fill="E7E6E6" w:themeFill="background2"/>
            <w:hideMark/>
          </w:tcPr>
          <w:p w14:paraId="3CA88D30" w14:textId="77777777" w:rsidR="001B599E" w:rsidRPr="001B599E" w:rsidRDefault="001B599E">
            <w:pPr>
              <w:pStyle w:val="Table-hdg"/>
              <w:keepNext w:val="0"/>
              <w:keepLines w:val="0"/>
              <w:widowControl w:val="0"/>
              <w:spacing w:line="254" w:lineRule="auto"/>
              <w:rPr>
                <w:rFonts w:ascii="Arial Narrow" w:hAnsi="Arial Narrow"/>
                <w:szCs w:val="24"/>
              </w:rPr>
            </w:pPr>
            <w:r w:rsidRPr="001B599E">
              <w:rPr>
                <w:rFonts w:ascii="Arial Narrow" w:hAnsi="Arial Narrow"/>
                <w:szCs w:val="24"/>
              </w:rPr>
              <w:t>S/n</w:t>
            </w:r>
          </w:p>
        </w:tc>
        <w:tc>
          <w:tcPr>
            <w:tcW w:w="2693" w:type="dxa"/>
            <w:vMerge w:val="restart"/>
            <w:tcBorders>
              <w:top w:val="single" w:sz="4" w:space="0" w:color="auto"/>
              <w:left w:val="single" w:sz="4" w:space="0" w:color="auto"/>
              <w:bottom w:val="single" w:sz="4" w:space="0" w:color="auto"/>
              <w:right w:val="single" w:sz="4" w:space="0" w:color="auto"/>
            </w:tcBorders>
            <w:shd w:val="clear" w:color="auto" w:fill="E7E6E6" w:themeFill="background2"/>
            <w:hideMark/>
          </w:tcPr>
          <w:p w14:paraId="293D4E4D" w14:textId="77777777" w:rsidR="001B599E" w:rsidRPr="001B599E" w:rsidRDefault="001B599E">
            <w:pPr>
              <w:pStyle w:val="Table-hdg"/>
              <w:keepNext w:val="0"/>
              <w:keepLines w:val="0"/>
              <w:widowControl w:val="0"/>
              <w:spacing w:line="254" w:lineRule="auto"/>
              <w:rPr>
                <w:rFonts w:ascii="Arial Narrow" w:hAnsi="Arial Narrow"/>
                <w:szCs w:val="24"/>
              </w:rPr>
            </w:pPr>
            <w:r w:rsidRPr="001B599E">
              <w:rPr>
                <w:rFonts w:ascii="Arial Narrow" w:hAnsi="Arial Narrow"/>
                <w:szCs w:val="24"/>
              </w:rPr>
              <w:t>Item</w:t>
            </w:r>
            <w:r w:rsidRPr="001B599E">
              <w:rPr>
                <w:rFonts w:ascii="Arial Narrow" w:hAnsi="Arial Narrow"/>
                <w:szCs w:val="24"/>
              </w:rPr>
              <w:br/>
              <w:t>(in accordance</w:t>
            </w:r>
            <w:r w:rsidRPr="001B599E">
              <w:rPr>
                <w:rFonts w:ascii="Arial Narrow" w:hAnsi="Arial Narrow"/>
                <w:szCs w:val="24"/>
              </w:rPr>
              <w:br/>
              <w:t>with 3a–3c)</w:t>
            </w:r>
          </w:p>
        </w:tc>
        <w:tc>
          <w:tcPr>
            <w:tcW w:w="3402" w:type="dxa"/>
            <w:gridSpan w:val="2"/>
            <w:tcBorders>
              <w:top w:val="single" w:sz="4" w:space="0" w:color="auto"/>
              <w:left w:val="single" w:sz="4" w:space="0" w:color="auto"/>
              <w:bottom w:val="single" w:sz="4" w:space="0" w:color="auto"/>
              <w:right w:val="single" w:sz="4" w:space="0" w:color="auto"/>
            </w:tcBorders>
            <w:shd w:val="clear" w:color="auto" w:fill="E7E6E6" w:themeFill="background2"/>
            <w:hideMark/>
          </w:tcPr>
          <w:p w14:paraId="2FF1A030" w14:textId="77777777" w:rsidR="001B599E" w:rsidRPr="001B599E" w:rsidRDefault="001B599E">
            <w:pPr>
              <w:pStyle w:val="Table-hdg"/>
              <w:keepNext w:val="0"/>
              <w:keepLines w:val="0"/>
              <w:widowControl w:val="0"/>
              <w:spacing w:line="254" w:lineRule="auto"/>
              <w:rPr>
                <w:rFonts w:ascii="Arial Narrow" w:hAnsi="Arial Narrow"/>
                <w:szCs w:val="24"/>
              </w:rPr>
            </w:pPr>
            <w:r w:rsidRPr="001B599E">
              <w:rPr>
                <w:rFonts w:ascii="Arial Narrow" w:hAnsi="Arial Narrow"/>
                <w:szCs w:val="24"/>
              </w:rPr>
              <w:t>H’s position</w:t>
            </w:r>
          </w:p>
        </w:tc>
        <w:tc>
          <w:tcPr>
            <w:tcW w:w="1843" w:type="dxa"/>
            <w:vMerge w:val="restart"/>
            <w:tcBorders>
              <w:top w:val="single" w:sz="4" w:space="0" w:color="auto"/>
              <w:left w:val="single" w:sz="4" w:space="0" w:color="auto"/>
              <w:bottom w:val="single" w:sz="4" w:space="0" w:color="auto"/>
              <w:right w:val="single" w:sz="4" w:space="0" w:color="auto"/>
            </w:tcBorders>
            <w:shd w:val="clear" w:color="auto" w:fill="E7E6E6" w:themeFill="background2"/>
            <w:hideMark/>
          </w:tcPr>
          <w:p w14:paraId="639B1E76" w14:textId="77777777" w:rsidR="001B599E" w:rsidRPr="001B599E" w:rsidRDefault="001B599E">
            <w:pPr>
              <w:pStyle w:val="Table-hdg"/>
              <w:keepNext w:val="0"/>
              <w:keepLines w:val="0"/>
              <w:widowControl w:val="0"/>
              <w:spacing w:line="254" w:lineRule="auto"/>
              <w:rPr>
                <w:rFonts w:ascii="Arial Narrow" w:hAnsi="Arial Narrow"/>
                <w:szCs w:val="24"/>
              </w:rPr>
            </w:pPr>
            <w:proofErr w:type="spellStart"/>
            <w:r w:rsidRPr="001B599E">
              <w:rPr>
                <w:rFonts w:ascii="Arial Narrow" w:hAnsi="Arial Narrow"/>
                <w:szCs w:val="24"/>
              </w:rPr>
              <w:t>Pg</w:t>
            </w:r>
            <w:proofErr w:type="spellEnd"/>
            <w:r w:rsidRPr="001B599E">
              <w:rPr>
                <w:rFonts w:ascii="Arial Narrow" w:hAnsi="Arial Narrow"/>
                <w:szCs w:val="24"/>
              </w:rPr>
              <w:t xml:space="preserve"> Ref</w:t>
            </w:r>
            <w:r w:rsidRPr="001B599E">
              <w:rPr>
                <w:rFonts w:ascii="Arial Narrow" w:hAnsi="Arial Narrow"/>
                <w:szCs w:val="24"/>
                <w:u w:val="single"/>
              </w:rPr>
              <w:t>s</w:t>
            </w:r>
            <w:r w:rsidRPr="001B599E">
              <w:rPr>
                <w:rFonts w:ascii="Arial Narrow" w:hAnsi="Arial Narrow"/>
                <w:szCs w:val="24"/>
              </w:rPr>
              <w:t xml:space="preserve"> to CB</w:t>
            </w:r>
          </w:p>
        </w:tc>
        <w:tc>
          <w:tcPr>
            <w:tcW w:w="3402" w:type="dxa"/>
            <w:gridSpan w:val="2"/>
            <w:tcBorders>
              <w:top w:val="single" w:sz="4" w:space="0" w:color="auto"/>
              <w:left w:val="single" w:sz="4" w:space="0" w:color="auto"/>
              <w:bottom w:val="single" w:sz="4" w:space="0" w:color="auto"/>
              <w:right w:val="single" w:sz="4" w:space="0" w:color="auto"/>
            </w:tcBorders>
            <w:shd w:val="clear" w:color="auto" w:fill="E7E6E6" w:themeFill="background2"/>
            <w:hideMark/>
          </w:tcPr>
          <w:p w14:paraId="50EC8A94" w14:textId="77777777" w:rsidR="001B599E" w:rsidRPr="001B599E" w:rsidRDefault="001B599E">
            <w:pPr>
              <w:pStyle w:val="Table-hdg"/>
              <w:keepNext w:val="0"/>
              <w:keepLines w:val="0"/>
              <w:widowControl w:val="0"/>
              <w:spacing w:line="254" w:lineRule="auto"/>
              <w:rPr>
                <w:rFonts w:ascii="Arial Narrow" w:hAnsi="Arial Narrow"/>
                <w:szCs w:val="24"/>
              </w:rPr>
            </w:pPr>
            <w:r w:rsidRPr="001B599E">
              <w:rPr>
                <w:rFonts w:ascii="Arial Narrow" w:hAnsi="Arial Narrow"/>
                <w:szCs w:val="24"/>
              </w:rPr>
              <w:t xml:space="preserve">W’s position </w:t>
            </w:r>
          </w:p>
        </w:tc>
        <w:tc>
          <w:tcPr>
            <w:tcW w:w="1559" w:type="dxa"/>
            <w:vMerge w:val="restart"/>
            <w:tcBorders>
              <w:top w:val="single" w:sz="4" w:space="0" w:color="auto"/>
              <w:left w:val="single" w:sz="4" w:space="0" w:color="auto"/>
              <w:bottom w:val="single" w:sz="4" w:space="0" w:color="auto"/>
              <w:right w:val="single" w:sz="4" w:space="0" w:color="auto"/>
            </w:tcBorders>
            <w:shd w:val="clear" w:color="auto" w:fill="E7E6E6" w:themeFill="background2"/>
            <w:hideMark/>
          </w:tcPr>
          <w:p w14:paraId="1D8D3752" w14:textId="77777777" w:rsidR="001B599E" w:rsidRPr="001B599E" w:rsidRDefault="001B599E">
            <w:pPr>
              <w:pStyle w:val="Table-hdg"/>
              <w:keepNext w:val="0"/>
              <w:keepLines w:val="0"/>
              <w:widowControl w:val="0"/>
              <w:spacing w:line="254" w:lineRule="auto"/>
              <w:rPr>
                <w:rFonts w:ascii="Arial Narrow" w:hAnsi="Arial Narrow"/>
                <w:szCs w:val="24"/>
              </w:rPr>
            </w:pPr>
            <w:proofErr w:type="spellStart"/>
            <w:r w:rsidRPr="001B599E">
              <w:rPr>
                <w:rFonts w:ascii="Arial Narrow" w:hAnsi="Arial Narrow"/>
                <w:szCs w:val="24"/>
              </w:rPr>
              <w:t>Pg</w:t>
            </w:r>
            <w:proofErr w:type="spellEnd"/>
            <w:r w:rsidRPr="001B599E">
              <w:rPr>
                <w:rFonts w:ascii="Arial Narrow" w:hAnsi="Arial Narrow"/>
                <w:szCs w:val="24"/>
              </w:rPr>
              <w:t xml:space="preserve"> Refs to CB</w:t>
            </w:r>
          </w:p>
        </w:tc>
      </w:tr>
      <w:tr w:rsidR="001B599E" w:rsidRPr="001B599E" w14:paraId="00C41C8A" w14:textId="77777777" w:rsidTr="001B599E">
        <w:trPr>
          <w:divId w:val="2116439976"/>
          <w:trHeight w:val="544"/>
        </w:trPr>
        <w:tc>
          <w:tcPr>
            <w:tcW w:w="993" w:type="dxa"/>
            <w:vMerge/>
            <w:tcBorders>
              <w:top w:val="single" w:sz="4" w:space="0" w:color="auto"/>
              <w:left w:val="single" w:sz="4" w:space="0" w:color="auto"/>
              <w:bottom w:val="single" w:sz="4" w:space="0" w:color="auto"/>
              <w:right w:val="single" w:sz="4" w:space="0" w:color="auto"/>
            </w:tcBorders>
            <w:vAlign w:val="center"/>
            <w:hideMark/>
          </w:tcPr>
          <w:p w14:paraId="275C5891" w14:textId="77777777" w:rsidR="001B599E" w:rsidRPr="001B599E" w:rsidRDefault="001B599E">
            <w:pPr>
              <w:spacing w:after="0"/>
              <w:rPr>
                <w:rFonts w:ascii="Arial Narrow" w:hAnsi="Arial Narrow" w:cs="Times New Roman"/>
                <w:b/>
                <w:lang w:val="en-GB" w:eastAsia="en-US"/>
              </w:rPr>
            </w:pPr>
          </w:p>
        </w:tc>
        <w:tc>
          <w:tcPr>
            <w:tcW w:w="2693" w:type="dxa"/>
            <w:vMerge/>
            <w:tcBorders>
              <w:top w:val="single" w:sz="4" w:space="0" w:color="auto"/>
              <w:left w:val="single" w:sz="4" w:space="0" w:color="auto"/>
              <w:bottom w:val="single" w:sz="4" w:space="0" w:color="auto"/>
              <w:right w:val="single" w:sz="4" w:space="0" w:color="auto"/>
            </w:tcBorders>
            <w:vAlign w:val="center"/>
            <w:hideMark/>
          </w:tcPr>
          <w:p w14:paraId="1CBE78BC" w14:textId="77777777" w:rsidR="001B599E" w:rsidRPr="001B599E" w:rsidRDefault="001B599E">
            <w:pPr>
              <w:spacing w:after="0"/>
              <w:rPr>
                <w:rFonts w:ascii="Arial Narrow" w:hAnsi="Arial Narrow" w:cs="Times New Roman"/>
                <w:b/>
                <w:lang w:val="en-GB" w:eastAsia="en-US"/>
              </w:rPr>
            </w:pPr>
          </w:p>
        </w:tc>
        <w:tc>
          <w:tcPr>
            <w:tcW w:w="1701"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522A97C4" w14:textId="77777777" w:rsidR="001B599E" w:rsidRPr="001B599E" w:rsidRDefault="001B599E">
            <w:pPr>
              <w:pStyle w:val="Table-hdg"/>
              <w:keepNext w:val="0"/>
              <w:keepLines w:val="0"/>
              <w:widowControl w:val="0"/>
              <w:spacing w:line="254" w:lineRule="auto"/>
              <w:rPr>
                <w:rFonts w:ascii="Arial Narrow" w:hAnsi="Arial Narrow"/>
                <w:szCs w:val="24"/>
              </w:rPr>
            </w:pPr>
            <w:r w:rsidRPr="001B599E">
              <w:rPr>
                <w:rFonts w:ascii="Arial Narrow" w:hAnsi="Arial Narrow"/>
                <w:szCs w:val="24"/>
              </w:rPr>
              <w:t>H’s Direct Contributions</w:t>
            </w:r>
          </w:p>
        </w:tc>
        <w:tc>
          <w:tcPr>
            <w:tcW w:w="1701"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470D2161" w14:textId="77777777" w:rsidR="001B599E" w:rsidRPr="001B599E" w:rsidRDefault="001B599E">
            <w:pPr>
              <w:pStyle w:val="Table-hdg"/>
              <w:keepNext w:val="0"/>
              <w:keepLines w:val="0"/>
              <w:widowControl w:val="0"/>
              <w:spacing w:line="254" w:lineRule="auto"/>
              <w:rPr>
                <w:rFonts w:ascii="Arial Narrow" w:hAnsi="Arial Narrow"/>
                <w:szCs w:val="24"/>
              </w:rPr>
            </w:pPr>
            <w:r w:rsidRPr="001B599E">
              <w:rPr>
                <w:rFonts w:ascii="Arial Narrow" w:hAnsi="Arial Narrow"/>
                <w:szCs w:val="24"/>
              </w:rPr>
              <w:t>W’s Direct Contributions</w:t>
            </w:r>
          </w:p>
        </w:tc>
        <w:tc>
          <w:tcPr>
            <w:tcW w:w="1843" w:type="dxa"/>
            <w:vMerge/>
            <w:tcBorders>
              <w:top w:val="single" w:sz="4" w:space="0" w:color="auto"/>
              <w:left w:val="single" w:sz="4" w:space="0" w:color="auto"/>
              <w:bottom w:val="single" w:sz="4" w:space="0" w:color="auto"/>
              <w:right w:val="single" w:sz="4" w:space="0" w:color="auto"/>
            </w:tcBorders>
            <w:vAlign w:val="center"/>
            <w:hideMark/>
          </w:tcPr>
          <w:p w14:paraId="5DC664A5" w14:textId="77777777" w:rsidR="001B599E" w:rsidRPr="001B599E" w:rsidRDefault="001B599E">
            <w:pPr>
              <w:spacing w:after="0"/>
              <w:rPr>
                <w:rFonts w:ascii="Arial Narrow" w:hAnsi="Arial Narrow" w:cs="Times New Roman"/>
                <w:b/>
                <w:lang w:val="en-GB" w:eastAsia="en-US"/>
              </w:rPr>
            </w:pPr>
          </w:p>
        </w:tc>
        <w:tc>
          <w:tcPr>
            <w:tcW w:w="1701"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1F10090D" w14:textId="77777777" w:rsidR="001B599E" w:rsidRPr="001B599E" w:rsidRDefault="001B599E">
            <w:pPr>
              <w:pStyle w:val="Table-hdg"/>
              <w:keepNext w:val="0"/>
              <w:keepLines w:val="0"/>
              <w:widowControl w:val="0"/>
              <w:spacing w:line="254" w:lineRule="auto"/>
              <w:rPr>
                <w:rFonts w:ascii="Arial Narrow" w:hAnsi="Arial Narrow"/>
                <w:szCs w:val="24"/>
              </w:rPr>
            </w:pPr>
            <w:r w:rsidRPr="001B599E">
              <w:rPr>
                <w:rFonts w:ascii="Arial Narrow" w:hAnsi="Arial Narrow"/>
                <w:szCs w:val="24"/>
              </w:rPr>
              <w:t>H’s Direct Contributions</w:t>
            </w:r>
          </w:p>
        </w:tc>
        <w:tc>
          <w:tcPr>
            <w:tcW w:w="1701"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4537FBE8" w14:textId="77777777" w:rsidR="001B599E" w:rsidRPr="001B599E" w:rsidRDefault="001B599E">
            <w:pPr>
              <w:pStyle w:val="Table-hdg"/>
              <w:keepNext w:val="0"/>
              <w:keepLines w:val="0"/>
              <w:widowControl w:val="0"/>
              <w:spacing w:line="254" w:lineRule="auto"/>
              <w:rPr>
                <w:rFonts w:ascii="Arial Narrow" w:hAnsi="Arial Narrow"/>
                <w:szCs w:val="24"/>
              </w:rPr>
            </w:pPr>
            <w:r w:rsidRPr="001B599E">
              <w:rPr>
                <w:rFonts w:ascii="Arial Narrow" w:hAnsi="Arial Narrow"/>
                <w:szCs w:val="24"/>
              </w:rPr>
              <w:t>W’s Direct Contributions</w:t>
            </w:r>
          </w:p>
        </w:tc>
        <w:tc>
          <w:tcPr>
            <w:tcW w:w="1559" w:type="dxa"/>
            <w:vMerge/>
            <w:tcBorders>
              <w:top w:val="single" w:sz="4" w:space="0" w:color="auto"/>
              <w:left w:val="single" w:sz="4" w:space="0" w:color="auto"/>
              <w:bottom w:val="single" w:sz="4" w:space="0" w:color="auto"/>
              <w:right w:val="single" w:sz="4" w:space="0" w:color="auto"/>
            </w:tcBorders>
            <w:vAlign w:val="center"/>
            <w:hideMark/>
          </w:tcPr>
          <w:p w14:paraId="0FC7D85D" w14:textId="77777777" w:rsidR="001B599E" w:rsidRPr="001B599E" w:rsidRDefault="001B599E">
            <w:pPr>
              <w:spacing w:after="0"/>
              <w:rPr>
                <w:rFonts w:ascii="Arial Narrow" w:hAnsi="Arial Narrow" w:cs="Times New Roman"/>
                <w:b/>
                <w:lang w:val="en-GB" w:eastAsia="en-US"/>
              </w:rPr>
            </w:pPr>
          </w:p>
        </w:tc>
      </w:tr>
      <w:tr w:rsidR="001B599E" w:rsidRPr="001B599E" w14:paraId="7690E875" w14:textId="77777777" w:rsidTr="001B599E">
        <w:trPr>
          <w:divId w:val="2116439976"/>
          <w:trHeight w:val="641"/>
        </w:trPr>
        <w:tc>
          <w:tcPr>
            <w:tcW w:w="993" w:type="dxa"/>
            <w:vMerge w:val="restart"/>
            <w:tcBorders>
              <w:top w:val="single" w:sz="4" w:space="0" w:color="auto"/>
              <w:left w:val="single" w:sz="4" w:space="0" w:color="auto"/>
              <w:bottom w:val="single" w:sz="4" w:space="0" w:color="auto"/>
              <w:right w:val="single" w:sz="4" w:space="0" w:color="auto"/>
            </w:tcBorders>
          </w:tcPr>
          <w:p w14:paraId="7E8788CF" w14:textId="77777777" w:rsidR="001B599E" w:rsidRPr="001B599E" w:rsidRDefault="001B599E" w:rsidP="006172E9">
            <w:pPr>
              <w:pStyle w:val="Table-text"/>
              <w:keepLines w:val="0"/>
              <w:widowControl w:val="0"/>
              <w:numPr>
                <w:ilvl w:val="0"/>
                <w:numId w:val="148"/>
              </w:numPr>
              <w:spacing w:line="254" w:lineRule="auto"/>
              <w:rPr>
                <w:rFonts w:ascii="Arial Narrow" w:hAnsi="Arial Narrow"/>
                <w:szCs w:val="24"/>
                <w:lang w:val="en-SG"/>
              </w:rPr>
            </w:pPr>
          </w:p>
        </w:tc>
        <w:tc>
          <w:tcPr>
            <w:tcW w:w="2693" w:type="dxa"/>
            <w:tcBorders>
              <w:top w:val="single" w:sz="4" w:space="0" w:color="auto"/>
              <w:left w:val="single" w:sz="4" w:space="0" w:color="auto"/>
              <w:bottom w:val="single" w:sz="4" w:space="0" w:color="auto"/>
              <w:right w:val="single" w:sz="4" w:space="0" w:color="auto"/>
            </w:tcBorders>
            <w:hideMark/>
          </w:tcPr>
          <w:p w14:paraId="3098739F" w14:textId="77777777" w:rsidR="001B599E" w:rsidRPr="001B599E" w:rsidRDefault="001B599E">
            <w:pPr>
              <w:pStyle w:val="Table-fig"/>
              <w:keepLines w:val="0"/>
              <w:widowControl w:val="0"/>
              <w:spacing w:line="254" w:lineRule="auto"/>
              <w:jc w:val="left"/>
              <w:rPr>
                <w:rFonts w:ascii="Arial Narrow" w:hAnsi="Arial Narrow"/>
                <w:i/>
                <w:szCs w:val="24"/>
                <w:lang w:val="en-SG"/>
              </w:rPr>
            </w:pPr>
            <w:r w:rsidRPr="001B599E">
              <w:rPr>
                <w:rFonts w:ascii="Arial Narrow" w:hAnsi="Arial Narrow"/>
                <w:i/>
                <w:szCs w:val="24"/>
                <w:lang w:val="en-SG"/>
              </w:rPr>
              <w:t>For e.g. CPF Property ABC (with outstanding mortgage)</w:t>
            </w:r>
          </w:p>
        </w:tc>
        <w:tc>
          <w:tcPr>
            <w:tcW w:w="1701" w:type="dxa"/>
            <w:tcBorders>
              <w:top w:val="single" w:sz="4" w:space="0" w:color="auto"/>
              <w:left w:val="single" w:sz="4" w:space="0" w:color="auto"/>
              <w:bottom w:val="single" w:sz="4" w:space="0" w:color="auto"/>
              <w:right w:val="single" w:sz="4" w:space="0" w:color="auto"/>
            </w:tcBorders>
            <w:hideMark/>
          </w:tcPr>
          <w:p w14:paraId="63987AE5" w14:textId="77777777" w:rsidR="001B599E" w:rsidRPr="001B599E" w:rsidRDefault="001B599E">
            <w:pPr>
              <w:pStyle w:val="Table-fig"/>
              <w:keepLines w:val="0"/>
              <w:widowControl w:val="0"/>
              <w:spacing w:line="254" w:lineRule="auto"/>
              <w:rPr>
                <w:rFonts w:ascii="Arial Narrow" w:hAnsi="Arial Narrow"/>
                <w:i/>
                <w:szCs w:val="24"/>
                <w:lang w:val="en-SG"/>
              </w:rPr>
            </w:pPr>
            <w:r w:rsidRPr="001B599E">
              <w:rPr>
                <w:rFonts w:ascii="Arial Narrow" w:hAnsi="Arial Narrow"/>
                <w:i/>
                <w:szCs w:val="24"/>
                <w:lang w:val="en-SG"/>
              </w:rPr>
              <w:t>For e.g. 123</w:t>
            </w:r>
          </w:p>
        </w:tc>
        <w:tc>
          <w:tcPr>
            <w:tcW w:w="1701" w:type="dxa"/>
            <w:tcBorders>
              <w:top w:val="single" w:sz="4" w:space="0" w:color="auto"/>
              <w:left w:val="single" w:sz="4" w:space="0" w:color="auto"/>
              <w:bottom w:val="single" w:sz="4" w:space="0" w:color="auto"/>
              <w:right w:val="single" w:sz="4" w:space="0" w:color="auto"/>
            </w:tcBorders>
            <w:hideMark/>
          </w:tcPr>
          <w:p w14:paraId="6BAF7EC0" w14:textId="77777777" w:rsidR="001B599E" w:rsidRPr="001B599E" w:rsidRDefault="001B599E">
            <w:pPr>
              <w:pStyle w:val="Table-fig"/>
              <w:keepLines w:val="0"/>
              <w:widowControl w:val="0"/>
              <w:spacing w:line="254" w:lineRule="auto"/>
              <w:rPr>
                <w:rFonts w:ascii="Arial Narrow" w:hAnsi="Arial Narrow"/>
                <w:i/>
                <w:szCs w:val="24"/>
                <w:lang w:val="en-SG"/>
              </w:rPr>
            </w:pPr>
            <w:r w:rsidRPr="001B599E">
              <w:rPr>
                <w:rFonts w:ascii="Arial Narrow" w:hAnsi="Arial Narrow"/>
                <w:i/>
                <w:szCs w:val="24"/>
                <w:lang w:val="en-SG"/>
              </w:rPr>
              <w:t>For e.g. 456</w:t>
            </w:r>
          </w:p>
        </w:tc>
        <w:tc>
          <w:tcPr>
            <w:tcW w:w="1843" w:type="dxa"/>
            <w:tcBorders>
              <w:top w:val="single" w:sz="4" w:space="0" w:color="auto"/>
              <w:left w:val="single" w:sz="4" w:space="0" w:color="auto"/>
              <w:bottom w:val="single" w:sz="4" w:space="0" w:color="auto"/>
              <w:right w:val="single" w:sz="4" w:space="0" w:color="auto"/>
            </w:tcBorders>
            <w:hideMark/>
          </w:tcPr>
          <w:p w14:paraId="469E8A9B" w14:textId="77777777" w:rsidR="001B599E" w:rsidRPr="001B599E" w:rsidRDefault="001B599E">
            <w:pPr>
              <w:pStyle w:val="Table-fig"/>
              <w:keepLines w:val="0"/>
              <w:widowControl w:val="0"/>
              <w:spacing w:line="254" w:lineRule="auto"/>
              <w:rPr>
                <w:rFonts w:ascii="Arial Narrow" w:hAnsi="Arial Narrow"/>
                <w:i/>
                <w:szCs w:val="24"/>
                <w:lang w:val="en-SG"/>
              </w:rPr>
            </w:pPr>
            <w:r w:rsidRPr="001B599E">
              <w:rPr>
                <w:rFonts w:ascii="Arial Narrow" w:hAnsi="Arial Narrow"/>
                <w:i/>
                <w:szCs w:val="24"/>
                <w:lang w:val="en-SG"/>
              </w:rPr>
              <w:t xml:space="preserve">CB </w:t>
            </w:r>
            <w:proofErr w:type="spellStart"/>
            <w:r w:rsidRPr="001B599E">
              <w:rPr>
                <w:rFonts w:ascii="Arial Narrow" w:hAnsi="Arial Narrow"/>
                <w:i/>
                <w:szCs w:val="24"/>
                <w:lang w:val="en-SG"/>
              </w:rPr>
              <w:t>pg</w:t>
            </w:r>
            <w:proofErr w:type="spellEnd"/>
            <w:r w:rsidRPr="001B599E">
              <w:rPr>
                <w:rFonts w:ascii="Arial Narrow" w:hAnsi="Arial Narrow"/>
                <w:i/>
                <w:szCs w:val="24"/>
                <w:lang w:val="en-SG"/>
              </w:rPr>
              <w:t xml:space="preserve"> x</w:t>
            </w:r>
          </w:p>
        </w:tc>
        <w:tc>
          <w:tcPr>
            <w:tcW w:w="170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B3823B7" w14:textId="77777777" w:rsidR="001B599E" w:rsidRPr="001B599E" w:rsidRDefault="001B599E">
            <w:pPr>
              <w:pStyle w:val="Table-fig"/>
              <w:keepLines w:val="0"/>
              <w:widowControl w:val="0"/>
              <w:spacing w:line="254" w:lineRule="auto"/>
              <w:rPr>
                <w:rFonts w:ascii="Arial Narrow" w:hAnsi="Arial Narrow"/>
                <w:i/>
                <w:szCs w:val="24"/>
                <w:lang w:val="en-SG"/>
              </w:rPr>
            </w:pPr>
            <w:r w:rsidRPr="001B599E">
              <w:rPr>
                <w:rFonts w:ascii="Arial Narrow" w:hAnsi="Arial Narrow"/>
                <w:i/>
                <w:szCs w:val="24"/>
                <w:lang w:val="en-SG"/>
              </w:rPr>
              <w:t>For e.g. Agreed</w:t>
            </w:r>
          </w:p>
        </w:tc>
        <w:tc>
          <w:tcPr>
            <w:tcW w:w="170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3BF014A" w14:textId="77777777" w:rsidR="001B599E" w:rsidRPr="001B599E" w:rsidRDefault="001B599E">
            <w:pPr>
              <w:pStyle w:val="Table-fig"/>
              <w:keepLines w:val="0"/>
              <w:widowControl w:val="0"/>
              <w:spacing w:line="254" w:lineRule="auto"/>
              <w:rPr>
                <w:rFonts w:ascii="Arial Narrow" w:hAnsi="Arial Narrow"/>
                <w:i/>
                <w:szCs w:val="24"/>
                <w:lang w:val="en-SG"/>
              </w:rPr>
            </w:pPr>
            <w:r w:rsidRPr="001B599E">
              <w:rPr>
                <w:rFonts w:ascii="Arial Narrow" w:hAnsi="Arial Narrow"/>
                <w:i/>
                <w:szCs w:val="24"/>
                <w:lang w:val="en-SG"/>
              </w:rPr>
              <w:t>For e.g. Agreed</w:t>
            </w:r>
          </w:p>
        </w:tc>
        <w:tc>
          <w:tcPr>
            <w:tcW w:w="15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1A15D9C" w14:textId="77777777" w:rsidR="001B599E" w:rsidRPr="001B599E" w:rsidRDefault="001B599E">
            <w:pPr>
              <w:pStyle w:val="Table-fig"/>
              <w:keepLines w:val="0"/>
              <w:widowControl w:val="0"/>
              <w:spacing w:line="254" w:lineRule="auto"/>
              <w:rPr>
                <w:rFonts w:ascii="Arial Narrow" w:hAnsi="Arial Narrow"/>
                <w:i/>
                <w:szCs w:val="24"/>
                <w:lang w:val="en-SG"/>
              </w:rPr>
            </w:pPr>
            <w:r w:rsidRPr="001B599E">
              <w:rPr>
                <w:rFonts w:ascii="Arial Narrow" w:hAnsi="Arial Narrow"/>
                <w:i/>
                <w:szCs w:val="24"/>
                <w:lang w:val="en-SG"/>
              </w:rPr>
              <w:t xml:space="preserve">CB </w:t>
            </w:r>
            <w:proofErr w:type="spellStart"/>
            <w:r w:rsidRPr="001B599E">
              <w:rPr>
                <w:rFonts w:ascii="Arial Narrow" w:hAnsi="Arial Narrow"/>
                <w:i/>
                <w:szCs w:val="24"/>
                <w:lang w:val="en-SG"/>
              </w:rPr>
              <w:t>pg</w:t>
            </w:r>
            <w:proofErr w:type="spellEnd"/>
            <w:r w:rsidRPr="001B599E">
              <w:rPr>
                <w:rFonts w:ascii="Arial Narrow" w:hAnsi="Arial Narrow"/>
                <w:i/>
                <w:szCs w:val="24"/>
                <w:lang w:val="en-SG"/>
              </w:rPr>
              <w:t xml:space="preserve"> x</w:t>
            </w:r>
          </w:p>
        </w:tc>
      </w:tr>
      <w:tr w:rsidR="001B599E" w:rsidRPr="001B599E" w14:paraId="5B002904" w14:textId="77777777" w:rsidTr="001B599E">
        <w:trPr>
          <w:divId w:val="2116439976"/>
          <w:trHeight w:val="641"/>
        </w:trPr>
        <w:tc>
          <w:tcPr>
            <w:tcW w:w="993" w:type="dxa"/>
            <w:vMerge/>
            <w:tcBorders>
              <w:top w:val="single" w:sz="4" w:space="0" w:color="auto"/>
              <w:left w:val="single" w:sz="4" w:space="0" w:color="auto"/>
              <w:bottom w:val="single" w:sz="4" w:space="0" w:color="auto"/>
              <w:right w:val="single" w:sz="4" w:space="0" w:color="auto"/>
            </w:tcBorders>
            <w:vAlign w:val="center"/>
            <w:hideMark/>
          </w:tcPr>
          <w:p w14:paraId="3032D8F3" w14:textId="77777777" w:rsidR="001B599E" w:rsidRPr="001B599E" w:rsidRDefault="001B599E">
            <w:pPr>
              <w:spacing w:after="0"/>
              <w:rPr>
                <w:rFonts w:ascii="Arial Narrow" w:hAnsi="Arial Narrow" w:cs="Times New Roman"/>
                <w:lang w:eastAsia="en-US"/>
              </w:rPr>
            </w:pPr>
          </w:p>
        </w:tc>
        <w:tc>
          <w:tcPr>
            <w:tcW w:w="2693" w:type="dxa"/>
            <w:tcBorders>
              <w:top w:val="single" w:sz="4" w:space="0" w:color="auto"/>
              <w:left w:val="single" w:sz="4" w:space="0" w:color="auto"/>
              <w:bottom w:val="single" w:sz="4" w:space="0" w:color="auto"/>
              <w:right w:val="single" w:sz="4" w:space="0" w:color="auto"/>
            </w:tcBorders>
            <w:hideMark/>
          </w:tcPr>
          <w:p w14:paraId="29B9B347" w14:textId="77777777" w:rsidR="001B599E" w:rsidRPr="001B599E" w:rsidRDefault="001B599E">
            <w:pPr>
              <w:pStyle w:val="Table-fig"/>
              <w:keepLines w:val="0"/>
              <w:widowControl w:val="0"/>
              <w:spacing w:line="254" w:lineRule="auto"/>
              <w:jc w:val="left"/>
              <w:rPr>
                <w:rFonts w:ascii="Arial Narrow" w:hAnsi="Arial Narrow"/>
                <w:i/>
                <w:szCs w:val="24"/>
                <w:lang w:val="en-SG"/>
              </w:rPr>
            </w:pPr>
            <w:r w:rsidRPr="001B599E">
              <w:rPr>
                <w:rFonts w:ascii="Arial Narrow" w:hAnsi="Arial Narrow"/>
                <w:i/>
                <w:szCs w:val="24"/>
                <w:lang w:val="en-SG"/>
              </w:rPr>
              <w:t xml:space="preserve">For e.g. Cash </w:t>
            </w:r>
            <w:proofErr w:type="spellStart"/>
            <w:r w:rsidRPr="001B599E">
              <w:rPr>
                <w:rFonts w:ascii="Arial Narrow" w:hAnsi="Arial Narrow"/>
                <w:i/>
                <w:szCs w:val="24"/>
                <w:lang w:val="en-SG"/>
              </w:rPr>
              <w:t>downpayment</w:t>
            </w:r>
            <w:proofErr w:type="spellEnd"/>
            <w:r w:rsidRPr="001B599E">
              <w:rPr>
                <w:rFonts w:ascii="Arial Narrow" w:hAnsi="Arial Narrow"/>
                <w:i/>
                <w:szCs w:val="24"/>
                <w:lang w:val="en-SG"/>
              </w:rPr>
              <w:t xml:space="preserve"> Property ABC</w:t>
            </w:r>
          </w:p>
        </w:tc>
        <w:tc>
          <w:tcPr>
            <w:tcW w:w="1701" w:type="dxa"/>
            <w:tcBorders>
              <w:top w:val="single" w:sz="4" w:space="0" w:color="auto"/>
              <w:left w:val="single" w:sz="4" w:space="0" w:color="auto"/>
              <w:bottom w:val="single" w:sz="4" w:space="0" w:color="auto"/>
              <w:right w:val="single" w:sz="4" w:space="0" w:color="auto"/>
            </w:tcBorders>
            <w:hideMark/>
          </w:tcPr>
          <w:p w14:paraId="541F6BD4" w14:textId="77777777" w:rsidR="001B599E" w:rsidRPr="001B599E" w:rsidRDefault="001B599E">
            <w:pPr>
              <w:pStyle w:val="Table-fig"/>
              <w:keepLines w:val="0"/>
              <w:widowControl w:val="0"/>
              <w:spacing w:line="254" w:lineRule="auto"/>
              <w:rPr>
                <w:rFonts w:ascii="Arial Narrow" w:hAnsi="Arial Narrow"/>
                <w:i/>
                <w:szCs w:val="24"/>
                <w:lang w:val="en-SG"/>
              </w:rPr>
            </w:pPr>
            <w:r w:rsidRPr="001B599E">
              <w:rPr>
                <w:rFonts w:ascii="Arial Narrow" w:hAnsi="Arial Narrow"/>
                <w:i/>
                <w:szCs w:val="24"/>
                <w:lang w:val="en-SG"/>
              </w:rPr>
              <w:t>For e.g. 123</w:t>
            </w:r>
          </w:p>
        </w:tc>
        <w:tc>
          <w:tcPr>
            <w:tcW w:w="1701" w:type="dxa"/>
            <w:tcBorders>
              <w:top w:val="single" w:sz="4" w:space="0" w:color="auto"/>
              <w:left w:val="single" w:sz="4" w:space="0" w:color="auto"/>
              <w:bottom w:val="single" w:sz="4" w:space="0" w:color="auto"/>
              <w:right w:val="single" w:sz="4" w:space="0" w:color="auto"/>
            </w:tcBorders>
            <w:hideMark/>
          </w:tcPr>
          <w:p w14:paraId="54789754" w14:textId="77777777" w:rsidR="001B599E" w:rsidRPr="001B599E" w:rsidRDefault="001B599E">
            <w:pPr>
              <w:pStyle w:val="Table-fig"/>
              <w:keepLines w:val="0"/>
              <w:widowControl w:val="0"/>
              <w:spacing w:line="254" w:lineRule="auto"/>
              <w:rPr>
                <w:rFonts w:ascii="Arial Narrow" w:hAnsi="Arial Narrow"/>
                <w:i/>
                <w:szCs w:val="24"/>
                <w:lang w:val="en-SG"/>
              </w:rPr>
            </w:pPr>
            <w:r w:rsidRPr="001B599E">
              <w:rPr>
                <w:rFonts w:ascii="Arial Narrow" w:hAnsi="Arial Narrow"/>
                <w:i/>
                <w:szCs w:val="24"/>
                <w:lang w:val="en-SG"/>
              </w:rPr>
              <w:t>For e.g. 456</w:t>
            </w:r>
          </w:p>
        </w:tc>
        <w:tc>
          <w:tcPr>
            <w:tcW w:w="1843" w:type="dxa"/>
            <w:tcBorders>
              <w:top w:val="single" w:sz="4" w:space="0" w:color="auto"/>
              <w:left w:val="single" w:sz="4" w:space="0" w:color="auto"/>
              <w:bottom w:val="single" w:sz="4" w:space="0" w:color="auto"/>
              <w:right w:val="single" w:sz="4" w:space="0" w:color="auto"/>
            </w:tcBorders>
            <w:hideMark/>
          </w:tcPr>
          <w:p w14:paraId="31526043" w14:textId="77777777" w:rsidR="001B599E" w:rsidRPr="001B599E" w:rsidRDefault="001B599E">
            <w:pPr>
              <w:pStyle w:val="Table-fig"/>
              <w:keepLines w:val="0"/>
              <w:widowControl w:val="0"/>
              <w:spacing w:line="254" w:lineRule="auto"/>
              <w:rPr>
                <w:rFonts w:ascii="Arial Narrow" w:hAnsi="Arial Narrow"/>
                <w:i/>
                <w:szCs w:val="24"/>
                <w:lang w:val="en-SG"/>
              </w:rPr>
            </w:pPr>
            <w:r w:rsidRPr="001B599E">
              <w:rPr>
                <w:rFonts w:ascii="Arial Narrow" w:hAnsi="Arial Narrow"/>
                <w:i/>
                <w:szCs w:val="24"/>
                <w:lang w:val="en-SG"/>
              </w:rPr>
              <w:t xml:space="preserve">CB </w:t>
            </w:r>
            <w:proofErr w:type="spellStart"/>
            <w:r w:rsidRPr="001B599E">
              <w:rPr>
                <w:rFonts w:ascii="Arial Narrow" w:hAnsi="Arial Narrow"/>
                <w:i/>
                <w:szCs w:val="24"/>
                <w:lang w:val="en-SG"/>
              </w:rPr>
              <w:t>pg</w:t>
            </w:r>
            <w:proofErr w:type="spellEnd"/>
            <w:r w:rsidRPr="001B599E">
              <w:rPr>
                <w:rFonts w:ascii="Arial Narrow" w:hAnsi="Arial Narrow"/>
                <w:i/>
                <w:szCs w:val="24"/>
                <w:lang w:val="en-SG"/>
              </w:rPr>
              <w:t xml:space="preserve"> x</w:t>
            </w:r>
          </w:p>
        </w:tc>
        <w:tc>
          <w:tcPr>
            <w:tcW w:w="170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043AFA6" w14:textId="77777777" w:rsidR="001B599E" w:rsidRPr="001B599E" w:rsidRDefault="001B599E">
            <w:pPr>
              <w:pStyle w:val="Table-fig"/>
              <w:keepLines w:val="0"/>
              <w:widowControl w:val="0"/>
              <w:spacing w:line="254" w:lineRule="auto"/>
              <w:rPr>
                <w:rFonts w:ascii="Arial Narrow" w:hAnsi="Arial Narrow"/>
                <w:i/>
                <w:szCs w:val="24"/>
                <w:lang w:val="en-SG"/>
              </w:rPr>
            </w:pPr>
            <w:r w:rsidRPr="001B599E">
              <w:rPr>
                <w:rFonts w:ascii="Arial Narrow" w:hAnsi="Arial Narrow"/>
                <w:i/>
                <w:szCs w:val="24"/>
                <w:lang w:val="en-SG"/>
              </w:rPr>
              <w:t>For e.g. Agreed</w:t>
            </w:r>
          </w:p>
        </w:tc>
        <w:tc>
          <w:tcPr>
            <w:tcW w:w="170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FB64DD1" w14:textId="77777777" w:rsidR="001B599E" w:rsidRPr="001B599E" w:rsidRDefault="001B599E">
            <w:pPr>
              <w:pStyle w:val="Table-fig"/>
              <w:keepLines w:val="0"/>
              <w:widowControl w:val="0"/>
              <w:spacing w:line="254" w:lineRule="auto"/>
              <w:rPr>
                <w:rFonts w:ascii="Arial Narrow" w:hAnsi="Arial Narrow"/>
                <w:i/>
                <w:szCs w:val="24"/>
                <w:lang w:val="en-SG"/>
              </w:rPr>
            </w:pPr>
            <w:r w:rsidRPr="001B599E">
              <w:rPr>
                <w:rFonts w:ascii="Arial Narrow" w:hAnsi="Arial Narrow"/>
                <w:i/>
                <w:szCs w:val="24"/>
                <w:lang w:val="en-SG"/>
              </w:rPr>
              <w:t>For e.g. Agreed</w:t>
            </w:r>
          </w:p>
        </w:tc>
        <w:tc>
          <w:tcPr>
            <w:tcW w:w="15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FD434F4" w14:textId="77777777" w:rsidR="001B599E" w:rsidRPr="001B599E" w:rsidRDefault="001B599E">
            <w:pPr>
              <w:pStyle w:val="Table-fig"/>
              <w:keepLines w:val="0"/>
              <w:widowControl w:val="0"/>
              <w:spacing w:line="254" w:lineRule="auto"/>
              <w:rPr>
                <w:rFonts w:ascii="Arial Narrow" w:hAnsi="Arial Narrow"/>
                <w:i/>
                <w:szCs w:val="24"/>
                <w:lang w:val="en-SG"/>
              </w:rPr>
            </w:pPr>
            <w:r w:rsidRPr="001B599E">
              <w:rPr>
                <w:rFonts w:ascii="Arial Narrow" w:hAnsi="Arial Narrow"/>
                <w:i/>
                <w:szCs w:val="24"/>
                <w:lang w:val="en-SG"/>
              </w:rPr>
              <w:t xml:space="preserve">CB </w:t>
            </w:r>
            <w:proofErr w:type="spellStart"/>
            <w:r w:rsidRPr="001B599E">
              <w:rPr>
                <w:rFonts w:ascii="Arial Narrow" w:hAnsi="Arial Narrow"/>
                <w:i/>
                <w:szCs w:val="24"/>
                <w:lang w:val="en-SG"/>
              </w:rPr>
              <w:t>pg</w:t>
            </w:r>
            <w:proofErr w:type="spellEnd"/>
            <w:r w:rsidRPr="001B599E">
              <w:rPr>
                <w:rFonts w:ascii="Arial Narrow" w:hAnsi="Arial Narrow"/>
                <w:i/>
                <w:szCs w:val="24"/>
                <w:lang w:val="en-SG"/>
              </w:rPr>
              <w:t xml:space="preserve"> x</w:t>
            </w:r>
          </w:p>
        </w:tc>
      </w:tr>
      <w:tr w:rsidR="001B599E" w:rsidRPr="001B599E" w14:paraId="62D48D37" w14:textId="77777777" w:rsidTr="001B599E">
        <w:trPr>
          <w:divId w:val="2116439976"/>
        </w:trPr>
        <w:tc>
          <w:tcPr>
            <w:tcW w:w="993" w:type="dxa"/>
            <w:tcBorders>
              <w:top w:val="single" w:sz="4" w:space="0" w:color="auto"/>
              <w:left w:val="single" w:sz="4" w:space="0" w:color="auto"/>
              <w:bottom w:val="single" w:sz="4" w:space="0" w:color="auto"/>
              <w:right w:val="single" w:sz="4" w:space="0" w:color="auto"/>
            </w:tcBorders>
          </w:tcPr>
          <w:p w14:paraId="30325705" w14:textId="77777777" w:rsidR="001B599E" w:rsidRPr="001B599E" w:rsidRDefault="001B599E" w:rsidP="006172E9">
            <w:pPr>
              <w:pStyle w:val="Table-text"/>
              <w:keepLines w:val="0"/>
              <w:widowControl w:val="0"/>
              <w:numPr>
                <w:ilvl w:val="0"/>
                <w:numId w:val="148"/>
              </w:numPr>
              <w:spacing w:line="254" w:lineRule="auto"/>
              <w:rPr>
                <w:rFonts w:ascii="Arial Narrow" w:hAnsi="Arial Narrow"/>
                <w:szCs w:val="24"/>
                <w:lang w:val="en-SG"/>
              </w:rPr>
            </w:pPr>
          </w:p>
        </w:tc>
        <w:tc>
          <w:tcPr>
            <w:tcW w:w="2693" w:type="dxa"/>
            <w:tcBorders>
              <w:top w:val="single" w:sz="4" w:space="0" w:color="auto"/>
              <w:left w:val="single" w:sz="4" w:space="0" w:color="auto"/>
              <w:bottom w:val="single" w:sz="4" w:space="0" w:color="auto"/>
              <w:right w:val="single" w:sz="4" w:space="0" w:color="auto"/>
            </w:tcBorders>
            <w:hideMark/>
          </w:tcPr>
          <w:p w14:paraId="1641291F" w14:textId="77777777" w:rsidR="001B599E" w:rsidRPr="001B599E" w:rsidRDefault="001B599E">
            <w:pPr>
              <w:pStyle w:val="Table-fig"/>
              <w:keepLines w:val="0"/>
              <w:widowControl w:val="0"/>
              <w:spacing w:line="254" w:lineRule="auto"/>
              <w:jc w:val="left"/>
              <w:rPr>
                <w:rFonts w:ascii="Arial Narrow" w:hAnsi="Arial Narrow"/>
                <w:i/>
                <w:szCs w:val="24"/>
                <w:lang w:val="en-SG"/>
              </w:rPr>
            </w:pPr>
            <w:r w:rsidRPr="001B599E">
              <w:rPr>
                <w:rFonts w:ascii="Arial Narrow" w:hAnsi="Arial Narrow"/>
                <w:i/>
                <w:szCs w:val="24"/>
                <w:lang w:val="en-SG"/>
              </w:rPr>
              <w:t xml:space="preserve">For e.g. Cash </w:t>
            </w:r>
            <w:proofErr w:type="spellStart"/>
            <w:r w:rsidRPr="001B599E">
              <w:rPr>
                <w:rFonts w:ascii="Arial Narrow" w:hAnsi="Arial Narrow"/>
                <w:i/>
                <w:szCs w:val="24"/>
                <w:lang w:val="en-SG"/>
              </w:rPr>
              <w:t>downpayment</w:t>
            </w:r>
            <w:proofErr w:type="spellEnd"/>
            <w:r w:rsidRPr="001B599E">
              <w:rPr>
                <w:rFonts w:ascii="Arial Narrow" w:hAnsi="Arial Narrow"/>
                <w:szCs w:val="24"/>
                <w:lang w:val="en-SG"/>
              </w:rPr>
              <w:t xml:space="preserve"> </w:t>
            </w:r>
            <w:r w:rsidRPr="001B599E">
              <w:rPr>
                <w:rFonts w:ascii="Arial Narrow" w:hAnsi="Arial Narrow"/>
                <w:i/>
                <w:szCs w:val="24"/>
                <w:lang w:val="en-SG"/>
              </w:rPr>
              <w:t>Company XYZ</w:t>
            </w:r>
          </w:p>
        </w:tc>
        <w:tc>
          <w:tcPr>
            <w:tcW w:w="1701" w:type="dxa"/>
            <w:tcBorders>
              <w:top w:val="single" w:sz="4" w:space="0" w:color="auto"/>
              <w:left w:val="single" w:sz="4" w:space="0" w:color="auto"/>
              <w:bottom w:val="single" w:sz="4" w:space="0" w:color="auto"/>
              <w:right w:val="single" w:sz="4" w:space="0" w:color="auto"/>
            </w:tcBorders>
            <w:hideMark/>
          </w:tcPr>
          <w:p w14:paraId="5CD3369E" w14:textId="77777777" w:rsidR="001B599E" w:rsidRPr="001B599E" w:rsidRDefault="001B599E">
            <w:pPr>
              <w:pStyle w:val="Table-fig"/>
              <w:keepLines w:val="0"/>
              <w:widowControl w:val="0"/>
              <w:spacing w:line="254" w:lineRule="auto"/>
              <w:rPr>
                <w:rFonts w:ascii="Arial Narrow" w:hAnsi="Arial Narrow"/>
                <w:i/>
                <w:szCs w:val="24"/>
                <w:lang w:val="en-SG"/>
              </w:rPr>
            </w:pPr>
            <w:r w:rsidRPr="001B599E">
              <w:rPr>
                <w:rFonts w:ascii="Arial Narrow" w:hAnsi="Arial Narrow"/>
                <w:i/>
                <w:szCs w:val="24"/>
                <w:lang w:val="en-SG"/>
              </w:rPr>
              <w:t>For e.g. 123</w:t>
            </w:r>
          </w:p>
        </w:tc>
        <w:tc>
          <w:tcPr>
            <w:tcW w:w="1701" w:type="dxa"/>
            <w:tcBorders>
              <w:top w:val="single" w:sz="4" w:space="0" w:color="auto"/>
              <w:left w:val="single" w:sz="4" w:space="0" w:color="auto"/>
              <w:bottom w:val="single" w:sz="4" w:space="0" w:color="auto"/>
              <w:right w:val="single" w:sz="4" w:space="0" w:color="auto"/>
            </w:tcBorders>
            <w:hideMark/>
          </w:tcPr>
          <w:p w14:paraId="2DE3399F" w14:textId="77777777" w:rsidR="001B599E" w:rsidRPr="001B599E" w:rsidRDefault="001B599E">
            <w:pPr>
              <w:pStyle w:val="Table-fig"/>
              <w:keepLines w:val="0"/>
              <w:widowControl w:val="0"/>
              <w:spacing w:line="254" w:lineRule="auto"/>
              <w:rPr>
                <w:rFonts w:ascii="Arial Narrow" w:hAnsi="Arial Narrow"/>
                <w:i/>
                <w:szCs w:val="24"/>
                <w:lang w:val="en-SG"/>
              </w:rPr>
            </w:pPr>
            <w:r w:rsidRPr="001B599E">
              <w:rPr>
                <w:rFonts w:ascii="Arial Narrow" w:hAnsi="Arial Narrow"/>
                <w:i/>
                <w:szCs w:val="24"/>
                <w:lang w:val="en-SG"/>
              </w:rPr>
              <w:t>For e.g. 456</w:t>
            </w:r>
          </w:p>
        </w:tc>
        <w:tc>
          <w:tcPr>
            <w:tcW w:w="1843" w:type="dxa"/>
            <w:tcBorders>
              <w:top w:val="single" w:sz="4" w:space="0" w:color="auto"/>
              <w:left w:val="single" w:sz="4" w:space="0" w:color="auto"/>
              <w:bottom w:val="single" w:sz="4" w:space="0" w:color="auto"/>
              <w:right w:val="single" w:sz="4" w:space="0" w:color="auto"/>
            </w:tcBorders>
            <w:hideMark/>
          </w:tcPr>
          <w:p w14:paraId="012643A9" w14:textId="77777777" w:rsidR="001B599E" w:rsidRPr="001B599E" w:rsidRDefault="001B599E">
            <w:pPr>
              <w:ind w:right="178"/>
              <w:jc w:val="right"/>
              <w:rPr>
                <w:rFonts w:ascii="Arial Narrow" w:hAnsi="Arial Narrow"/>
                <w:i/>
              </w:rPr>
            </w:pPr>
            <w:r w:rsidRPr="001B599E">
              <w:rPr>
                <w:rFonts w:ascii="Arial Narrow" w:hAnsi="Arial Narrow"/>
                <w:i/>
              </w:rPr>
              <w:t xml:space="preserve">CB </w:t>
            </w:r>
            <w:proofErr w:type="spellStart"/>
            <w:r w:rsidRPr="001B599E">
              <w:rPr>
                <w:rFonts w:ascii="Arial Narrow" w:hAnsi="Arial Narrow"/>
                <w:i/>
              </w:rPr>
              <w:t>pg</w:t>
            </w:r>
            <w:proofErr w:type="spellEnd"/>
            <w:r w:rsidRPr="001B599E">
              <w:rPr>
                <w:rFonts w:ascii="Arial Narrow" w:hAnsi="Arial Narrow"/>
                <w:i/>
              </w:rPr>
              <w:t xml:space="preserve"> x</w:t>
            </w:r>
          </w:p>
        </w:tc>
        <w:tc>
          <w:tcPr>
            <w:tcW w:w="170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3FE5508" w14:textId="77777777" w:rsidR="001B599E" w:rsidRPr="001B599E" w:rsidRDefault="001B599E">
            <w:pPr>
              <w:pStyle w:val="Table-fig"/>
              <w:keepLines w:val="0"/>
              <w:widowControl w:val="0"/>
              <w:spacing w:line="254" w:lineRule="auto"/>
              <w:rPr>
                <w:rFonts w:ascii="Arial Narrow" w:hAnsi="Arial Narrow"/>
                <w:i/>
                <w:szCs w:val="24"/>
                <w:lang w:val="en-SG"/>
              </w:rPr>
            </w:pPr>
            <w:r w:rsidRPr="001B599E">
              <w:rPr>
                <w:rFonts w:ascii="Arial Narrow" w:hAnsi="Arial Narrow"/>
                <w:i/>
                <w:szCs w:val="24"/>
                <w:lang w:val="en-SG"/>
              </w:rPr>
              <w:t xml:space="preserve">For e.g. 789 </w:t>
            </w:r>
          </w:p>
        </w:tc>
        <w:tc>
          <w:tcPr>
            <w:tcW w:w="170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F10D4F2" w14:textId="77777777" w:rsidR="001B599E" w:rsidRPr="001B599E" w:rsidRDefault="001B599E">
            <w:pPr>
              <w:pStyle w:val="Table-fig"/>
              <w:keepLines w:val="0"/>
              <w:widowControl w:val="0"/>
              <w:spacing w:line="254" w:lineRule="auto"/>
              <w:rPr>
                <w:rFonts w:ascii="Arial Narrow" w:hAnsi="Arial Narrow"/>
                <w:i/>
                <w:szCs w:val="24"/>
                <w:lang w:val="en-SG"/>
              </w:rPr>
            </w:pPr>
            <w:r w:rsidRPr="001B599E">
              <w:rPr>
                <w:rFonts w:ascii="Arial Narrow" w:hAnsi="Arial Narrow"/>
                <w:i/>
                <w:szCs w:val="24"/>
                <w:lang w:val="en-SG"/>
              </w:rPr>
              <w:t>For e.g. 123</w:t>
            </w:r>
          </w:p>
        </w:tc>
        <w:tc>
          <w:tcPr>
            <w:tcW w:w="15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3C6205F" w14:textId="77777777" w:rsidR="001B599E" w:rsidRPr="001B599E" w:rsidRDefault="001B599E">
            <w:pPr>
              <w:ind w:right="182"/>
              <w:jc w:val="right"/>
              <w:rPr>
                <w:rFonts w:ascii="Arial Narrow" w:hAnsi="Arial Narrow"/>
                <w:i/>
              </w:rPr>
            </w:pPr>
            <w:r w:rsidRPr="001B599E">
              <w:rPr>
                <w:rFonts w:ascii="Arial Narrow" w:hAnsi="Arial Narrow"/>
                <w:i/>
              </w:rPr>
              <w:t xml:space="preserve">CB </w:t>
            </w:r>
            <w:proofErr w:type="spellStart"/>
            <w:r w:rsidRPr="001B599E">
              <w:rPr>
                <w:rFonts w:ascii="Arial Narrow" w:hAnsi="Arial Narrow"/>
                <w:i/>
              </w:rPr>
              <w:t>pg</w:t>
            </w:r>
            <w:proofErr w:type="spellEnd"/>
            <w:r w:rsidRPr="001B599E">
              <w:rPr>
                <w:rFonts w:ascii="Arial Narrow" w:hAnsi="Arial Narrow"/>
                <w:i/>
              </w:rPr>
              <w:t xml:space="preserve"> x</w:t>
            </w:r>
          </w:p>
        </w:tc>
      </w:tr>
      <w:tr w:rsidR="001B599E" w:rsidRPr="001B599E" w14:paraId="79414D9E" w14:textId="77777777" w:rsidTr="001B599E">
        <w:trPr>
          <w:divId w:val="2116439976"/>
        </w:trPr>
        <w:tc>
          <w:tcPr>
            <w:tcW w:w="993" w:type="dxa"/>
            <w:tcBorders>
              <w:top w:val="single" w:sz="4" w:space="0" w:color="auto"/>
              <w:left w:val="single" w:sz="4" w:space="0" w:color="auto"/>
              <w:bottom w:val="single" w:sz="4" w:space="0" w:color="auto"/>
              <w:right w:val="single" w:sz="4" w:space="0" w:color="auto"/>
            </w:tcBorders>
          </w:tcPr>
          <w:p w14:paraId="0F3A535F" w14:textId="77777777" w:rsidR="001B599E" w:rsidRPr="001B599E" w:rsidRDefault="001B599E" w:rsidP="006172E9">
            <w:pPr>
              <w:pStyle w:val="Table-text"/>
              <w:keepLines w:val="0"/>
              <w:widowControl w:val="0"/>
              <w:numPr>
                <w:ilvl w:val="0"/>
                <w:numId w:val="148"/>
              </w:numPr>
              <w:spacing w:line="254" w:lineRule="auto"/>
              <w:rPr>
                <w:rFonts w:ascii="Arial Narrow" w:hAnsi="Arial Narrow"/>
                <w:szCs w:val="24"/>
                <w:lang w:val="en-SG"/>
              </w:rPr>
            </w:pPr>
          </w:p>
        </w:tc>
        <w:tc>
          <w:tcPr>
            <w:tcW w:w="2693" w:type="dxa"/>
            <w:tcBorders>
              <w:top w:val="single" w:sz="4" w:space="0" w:color="auto"/>
              <w:left w:val="single" w:sz="4" w:space="0" w:color="auto"/>
              <w:bottom w:val="single" w:sz="4" w:space="0" w:color="auto"/>
              <w:right w:val="single" w:sz="4" w:space="0" w:color="auto"/>
            </w:tcBorders>
            <w:hideMark/>
          </w:tcPr>
          <w:p w14:paraId="4B9D1590" w14:textId="77777777" w:rsidR="001B599E" w:rsidRPr="001B599E" w:rsidRDefault="001B599E">
            <w:pPr>
              <w:pStyle w:val="Table-fig"/>
              <w:keepLines w:val="0"/>
              <w:widowControl w:val="0"/>
              <w:spacing w:line="254" w:lineRule="auto"/>
              <w:jc w:val="left"/>
              <w:rPr>
                <w:rFonts w:ascii="Arial Narrow" w:hAnsi="Arial Narrow"/>
                <w:szCs w:val="24"/>
                <w:lang w:val="en-SG"/>
              </w:rPr>
            </w:pPr>
            <w:r w:rsidRPr="001B599E">
              <w:rPr>
                <w:rFonts w:ascii="Arial Narrow" w:hAnsi="Arial Narrow"/>
                <w:i/>
                <w:szCs w:val="24"/>
                <w:lang w:val="en-SG"/>
              </w:rPr>
              <w:t xml:space="preserve">For e.g. Husband’s CPF accounts </w:t>
            </w:r>
          </w:p>
        </w:tc>
        <w:tc>
          <w:tcPr>
            <w:tcW w:w="1701" w:type="dxa"/>
            <w:tcBorders>
              <w:top w:val="single" w:sz="4" w:space="0" w:color="auto"/>
              <w:left w:val="single" w:sz="4" w:space="0" w:color="auto"/>
              <w:bottom w:val="single" w:sz="4" w:space="0" w:color="auto"/>
              <w:right w:val="single" w:sz="4" w:space="0" w:color="auto"/>
            </w:tcBorders>
            <w:hideMark/>
          </w:tcPr>
          <w:p w14:paraId="64511C0A" w14:textId="77777777" w:rsidR="001B599E" w:rsidRPr="001B599E" w:rsidRDefault="001B599E">
            <w:pPr>
              <w:pStyle w:val="Table-fig"/>
              <w:keepLines w:val="0"/>
              <w:widowControl w:val="0"/>
              <w:spacing w:line="254" w:lineRule="auto"/>
              <w:rPr>
                <w:rFonts w:ascii="Arial Narrow" w:hAnsi="Arial Narrow"/>
                <w:i/>
                <w:szCs w:val="24"/>
                <w:lang w:val="en-SG"/>
              </w:rPr>
            </w:pPr>
            <w:r w:rsidRPr="001B599E">
              <w:rPr>
                <w:rFonts w:ascii="Arial Narrow" w:hAnsi="Arial Narrow"/>
                <w:i/>
                <w:szCs w:val="24"/>
                <w:lang w:val="en-SG"/>
              </w:rPr>
              <w:t>For e.g. 123</w:t>
            </w:r>
          </w:p>
        </w:tc>
        <w:tc>
          <w:tcPr>
            <w:tcW w:w="1701" w:type="dxa"/>
            <w:tcBorders>
              <w:top w:val="single" w:sz="4" w:space="0" w:color="auto"/>
              <w:left w:val="single" w:sz="4" w:space="0" w:color="auto"/>
              <w:bottom w:val="single" w:sz="4" w:space="0" w:color="auto"/>
              <w:right w:val="single" w:sz="4" w:space="0" w:color="auto"/>
            </w:tcBorders>
            <w:hideMark/>
          </w:tcPr>
          <w:p w14:paraId="16AD8699" w14:textId="77777777" w:rsidR="001B599E" w:rsidRPr="001B599E" w:rsidRDefault="001B599E">
            <w:pPr>
              <w:pStyle w:val="Table-fig"/>
              <w:keepLines w:val="0"/>
              <w:widowControl w:val="0"/>
              <w:spacing w:line="254" w:lineRule="auto"/>
              <w:rPr>
                <w:rFonts w:ascii="Arial Narrow" w:hAnsi="Arial Narrow"/>
                <w:i/>
                <w:szCs w:val="24"/>
                <w:lang w:val="en-SG"/>
              </w:rPr>
            </w:pPr>
            <w:r w:rsidRPr="001B599E">
              <w:rPr>
                <w:rFonts w:ascii="Arial Narrow" w:hAnsi="Arial Narrow"/>
                <w:i/>
                <w:szCs w:val="24"/>
                <w:lang w:val="en-SG"/>
              </w:rPr>
              <w:t>For e.g. 456</w:t>
            </w:r>
          </w:p>
        </w:tc>
        <w:tc>
          <w:tcPr>
            <w:tcW w:w="1843" w:type="dxa"/>
            <w:tcBorders>
              <w:top w:val="single" w:sz="4" w:space="0" w:color="auto"/>
              <w:left w:val="single" w:sz="4" w:space="0" w:color="auto"/>
              <w:bottom w:val="single" w:sz="4" w:space="0" w:color="auto"/>
              <w:right w:val="single" w:sz="4" w:space="0" w:color="auto"/>
            </w:tcBorders>
            <w:hideMark/>
          </w:tcPr>
          <w:p w14:paraId="1A1162B1" w14:textId="77777777" w:rsidR="001B599E" w:rsidRPr="001B599E" w:rsidRDefault="001B599E">
            <w:pPr>
              <w:ind w:right="178"/>
              <w:jc w:val="right"/>
              <w:rPr>
                <w:rFonts w:asciiTheme="minorHAnsi" w:hAnsiTheme="minorHAnsi"/>
                <w:lang w:val="en-GB"/>
              </w:rPr>
            </w:pPr>
            <w:r w:rsidRPr="001B599E">
              <w:rPr>
                <w:rFonts w:ascii="Arial Narrow" w:hAnsi="Arial Narrow"/>
                <w:i/>
              </w:rPr>
              <w:t xml:space="preserve">CB </w:t>
            </w:r>
            <w:proofErr w:type="spellStart"/>
            <w:r w:rsidRPr="001B599E">
              <w:rPr>
                <w:rFonts w:ascii="Arial Narrow" w:hAnsi="Arial Narrow"/>
                <w:i/>
              </w:rPr>
              <w:t>pg</w:t>
            </w:r>
            <w:proofErr w:type="spellEnd"/>
            <w:r w:rsidRPr="001B599E">
              <w:rPr>
                <w:rFonts w:ascii="Arial Narrow" w:hAnsi="Arial Narrow"/>
                <w:i/>
              </w:rPr>
              <w:t xml:space="preserve"> x</w:t>
            </w:r>
          </w:p>
        </w:tc>
        <w:tc>
          <w:tcPr>
            <w:tcW w:w="170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803E23D" w14:textId="77777777" w:rsidR="001B599E" w:rsidRPr="001B599E" w:rsidRDefault="001B599E">
            <w:pPr>
              <w:pStyle w:val="Table-fig"/>
              <w:keepLines w:val="0"/>
              <w:widowControl w:val="0"/>
              <w:spacing w:line="254" w:lineRule="auto"/>
              <w:rPr>
                <w:rFonts w:ascii="Arial Narrow" w:hAnsi="Arial Narrow"/>
                <w:i/>
                <w:szCs w:val="24"/>
                <w:lang w:val="en-SG"/>
              </w:rPr>
            </w:pPr>
            <w:r w:rsidRPr="001B599E">
              <w:rPr>
                <w:rFonts w:ascii="Arial Narrow" w:hAnsi="Arial Narrow"/>
                <w:i/>
                <w:szCs w:val="24"/>
                <w:lang w:val="en-SG"/>
              </w:rPr>
              <w:t xml:space="preserve">For e.g. 789 </w:t>
            </w:r>
          </w:p>
        </w:tc>
        <w:tc>
          <w:tcPr>
            <w:tcW w:w="170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80B1201" w14:textId="77777777" w:rsidR="001B599E" w:rsidRPr="001B599E" w:rsidRDefault="001B599E">
            <w:pPr>
              <w:pStyle w:val="Table-fig"/>
              <w:keepLines w:val="0"/>
              <w:widowControl w:val="0"/>
              <w:spacing w:line="254" w:lineRule="auto"/>
              <w:rPr>
                <w:rFonts w:ascii="Arial Narrow" w:hAnsi="Arial Narrow"/>
                <w:i/>
                <w:szCs w:val="24"/>
                <w:lang w:val="en-SG"/>
              </w:rPr>
            </w:pPr>
            <w:r w:rsidRPr="001B599E">
              <w:rPr>
                <w:rFonts w:ascii="Arial Narrow" w:hAnsi="Arial Narrow"/>
                <w:i/>
                <w:szCs w:val="24"/>
                <w:lang w:val="en-SG"/>
              </w:rPr>
              <w:t>For e.g. 123</w:t>
            </w:r>
          </w:p>
        </w:tc>
        <w:tc>
          <w:tcPr>
            <w:tcW w:w="15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BBE9405" w14:textId="77777777" w:rsidR="001B599E" w:rsidRPr="001B599E" w:rsidRDefault="001B599E">
            <w:pPr>
              <w:ind w:right="182"/>
              <w:jc w:val="right"/>
              <w:rPr>
                <w:rFonts w:asciiTheme="minorHAnsi" w:hAnsiTheme="minorHAnsi"/>
                <w:lang w:val="en-GB"/>
              </w:rPr>
            </w:pPr>
            <w:r w:rsidRPr="001B599E">
              <w:rPr>
                <w:rFonts w:ascii="Arial Narrow" w:hAnsi="Arial Narrow"/>
                <w:i/>
              </w:rPr>
              <w:t xml:space="preserve">CB </w:t>
            </w:r>
            <w:proofErr w:type="spellStart"/>
            <w:r w:rsidRPr="001B599E">
              <w:rPr>
                <w:rFonts w:ascii="Arial Narrow" w:hAnsi="Arial Narrow"/>
                <w:i/>
              </w:rPr>
              <w:t>pg</w:t>
            </w:r>
            <w:proofErr w:type="spellEnd"/>
            <w:r w:rsidRPr="001B599E">
              <w:rPr>
                <w:rFonts w:ascii="Arial Narrow" w:hAnsi="Arial Narrow"/>
                <w:i/>
              </w:rPr>
              <w:t xml:space="preserve"> x</w:t>
            </w:r>
          </w:p>
        </w:tc>
      </w:tr>
      <w:tr w:rsidR="001B599E" w:rsidRPr="001B599E" w14:paraId="651FE20B" w14:textId="77777777" w:rsidTr="001B599E">
        <w:trPr>
          <w:divId w:val="2116439976"/>
        </w:trPr>
        <w:tc>
          <w:tcPr>
            <w:tcW w:w="993" w:type="dxa"/>
            <w:tcBorders>
              <w:top w:val="single" w:sz="4" w:space="0" w:color="auto"/>
              <w:left w:val="single" w:sz="4" w:space="0" w:color="auto"/>
              <w:bottom w:val="single" w:sz="4" w:space="0" w:color="auto"/>
              <w:right w:val="single" w:sz="4" w:space="0" w:color="auto"/>
            </w:tcBorders>
          </w:tcPr>
          <w:p w14:paraId="594BA361" w14:textId="77777777" w:rsidR="001B599E" w:rsidRPr="001B599E" w:rsidRDefault="001B599E" w:rsidP="006172E9">
            <w:pPr>
              <w:pStyle w:val="Table-text"/>
              <w:keepLines w:val="0"/>
              <w:widowControl w:val="0"/>
              <w:numPr>
                <w:ilvl w:val="0"/>
                <w:numId w:val="148"/>
              </w:numPr>
              <w:spacing w:line="254" w:lineRule="auto"/>
              <w:rPr>
                <w:rFonts w:ascii="Arial Narrow" w:hAnsi="Arial Narrow"/>
                <w:szCs w:val="24"/>
                <w:lang w:val="en-SG"/>
              </w:rPr>
            </w:pPr>
          </w:p>
        </w:tc>
        <w:tc>
          <w:tcPr>
            <w:tcW w:w="2693" w:type="dxa"/>
            <w:tcBorders>
              <w:top w:val="single" w:sz="4" w:space="0" w:color="auto"/>
              <w:left w:val="single" w:sz="4" w:space="0" w:color="auto"/>
              <w:bottom w:val="single" w:sz="4" w:space="0" w:color="auto"/>
              <w:right w:val="single" w:sz="4" w:space="0" w:color="auto"/>
            </w:tcBorders>
            <w:hideMark/>
          </w:tcPr>
          <w:p w14:paraId="45C7992E" w14:textId="77777777" w:rsidR="001B599E" w:rsidRPr="001B599E" w:rsidRDefault="001B599E">
            <w:pPr>
              <w:pStyle w:val="Table-fig"/>
              <w:keepLines w:val="0"/>
              <w:widowControl w:val="0"/>
              <w:spacing w:line="254" w:lineRule="auto"/>
              <w:jc w:val="left"/>
              <w:rPr>
                <w:rFonts w:ascii="Arial Narrow" w:hAnsi="Arial Narrow"/>
                <w:i/>
                <w:szCs w:val="24"/>
                <w:lang w:val="en-SG"/>
              </w:rPr>
            </w:pPr>
            <w:r w:rsidRPr="001B599E">
              <w:rPr>
                <w:rFonts w:ascii="Arial Narrow" w:hAnsi="Arial Narrow"/>
                <w:i/>
                <w:szCs w:val="24"/>
                <w:lang w:val="en-SG"/>
              </w:rPr>
              <w:t xml:space="preserve">For e.g. Husband’s Bank Account 123 </w:t>
            </w:r>
          </w:p>
        </w:tc>
        <w:tc>
          <w:tcPr>
            <w:tcW w:w="1701" w:type="dxa"/>
            <w:tcBorders>
              <w:top w:val="single" w:sz="4" w:space="0" w:color="auto"/>
              <w:left w:val="single" w:sz="4" w:space="0" w:color="auto"/>
              <w:bottom w:val="single" w:sz="4" w:space="0" w:color="auto"/>
              <w:right w:val="single" w:sz="4" w:space="0" w:color="auto"/>
            </w:tcBorders>
            <w:hideMark/>
          </w:tcPr>
          <w:p w14:paraId="154C447E" w14:textId="77777777" w:rsidR="001B599E" w:rsidRPr="001B599E" w:rsidRDefault="001B599E">
            <w:pPr>
              <w:pStyle w:val="Table-fig"/>
              <w:keepLines w:val="0"/>
              <w:widowControl w:val="0"/>
              <w:spacing w:line="254" w:lineRule="auto"/>
              <w:rPr>
                <w:rFonts w:ascii="Arial Narrow" w:hAnsi="Arial Narrow"/>
                <w:i/>
                <w:szCs w:val="24"/>
                <w:lang w:val="en-SG"/>
              </w:rPr>
            </w:pPr>
            <w:r w:rsidRPr="001B599E">
              <w:rPr>
                <w:rFonts w:ascii="Arial Narrow" w:hAnsi="Arial Narrow"/>
                <w:i/>
                <w:szCs w:val="24"/>
                <w:lang w:val="en-SG"/>
              </w:rPr>
              <w:t>For e.g. 123</w:t>
            </w:r>
          </w:p>
        </w:tc>
        <w:tc>
          <w:tcPr>
            <w:tcW w:w="1701" w:type="dxa"/>
            <w:tcBorders>
              <w:top w:val="single" w:sz="4" w:space="0" w:color="auto"/>
              <w:left w:val="single" w:sz="4" w:space="0" w:color="auto"/>
              <w:bottom w:val="single" w:sz="4" w:space="0" w:color="auto"/>
              <w:right w:val="single" w:sz="4" w:space="0" w:color="auto"/>
            </w:tcBorders>
            <w:hideMark/>
          </w:tcPr>
          <w:p w14:paraId="29EC53E4" w14:textId="77777777" w:rsidR="001B599E" w:rsidRPr="001B599E" w:rsidRDefault="001B599E">
            <w:pPr>
              <w:pStyle w:val="Table-fig"/>
              <w:keepLines w:val="0"/>
              <w:widowControl w:val="0"/>
              <w:spacing w:line="254" w:lineRule="auto"/>
              <w:rPr>
                <w:rFonts w:ascii="Arial Narrow" w:hAnsi="Arial Narrow"/>
                <w:i/>
                <w:szCs w:val="24"/>
                <w:lang w:val="en-SG"/>
              </w:rPr>
            </w:pPr>
            <w:r w:rsidRPr="001B599E">
              <w:rPr>
                <w:rFonts w:ascii="Arial Narrow" w:hAnsi="Arial Narrow"/>
                <w:i/>
                <w:szCs w:val="24"/>
                <w:lang w:val="en-SG"/>
              </w:rPr>
              <w:t>For e.g. 456</w:t>
            </w:r>
          </w:p>
        </w:tc>
        <w:tc>
          <w:tcPr>
            <w:tcW w:w="1843" w:type="dxa"/>
            <w:tcBorders>
              <w:top w:val="single" w:sz="4" w:space="0" w:color="auto"/>
              <w:left w:val="single" w:sz="4" w:space="0" w:color="auto"/>
              <w:bottom w:val="single" w:sz="4" w:space="0" w:color="auto"/>
              <w:right w:val="single" w:sz="4" w:space="0" w:color="auto"/>
            </w:tcBorders>
            <w:hideMark/>
          </w:tcPr>
          <w:p w14:paraId="6A5B1B8E" w14:textId="77777777" w:rsidR="001B599E" w:rsidRPr="001B599E" w:rsidRDefault="001B599E">
            <w:pPr>
              <w:ind w:right="178"/>
              <w:jc w:val="right"/>
              <w:rPr>
                <w:rFonts w:asciiTheme="minorHAnsi" w:hAnsiTheme="minorHAnsi"/>
                <w:lang w:val="en-GB"/>
              </w:rPr>
            </w:pPr>
            <w:r w:rsidRPr="001B599E">
              <w:rPr>
                <w:rFonts w:ascii="Arial Narrow" w:hAnsi="Arial Narrow"/>
                <w:i/>
              </w:rPr>
              <w:t xml:space="preserve">CB </w:t>
            </w:r>
            <w:proofErr w:type="spellStart"/>
            <w:r w:rsidRPr="001B599E">
              <w:rPr>
                <w:rFonts w:ascii="Arial Narrow" w:hAnsi="Arial Narrow"/>
                <w:i/>
              </w:rPr>
              <w:t>pg</w:t>
            </w:r>
            <w:proofErr w:type="spellEnd"/>
            <w:r w:rsidRPr="001B599E">
              <w:rPr>
                <w:rFonts w:ascii="Arial Narrow" w:hAnsi="Arial Narrow"/>
                <w:i/>
              </w:rPr>
              <w:t xml:space="preserve"> x</w:t>
            </w:r>
          </w:p>
        </w:tc>
        <w:tc>
          <w:tcPr>
            <w:tcW w:w="170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43D0C99" w14:textId="77777777" w:rsidR="001B599E" w:rsidRPr="001B599E" w:rsidRDefault="001B599E">
            <w:pPr>
              <w:pStyle w:val="Table-fig"/>
              <w:keepLines w:val="0"/>
              <w:widowControl w:val="0"/>
              <w:spacing w:line="254" w:lineRule="auto"/>
              <w:rPr>
                <w:rFonts w:ascii="Arial Narrow" w:hAnsi="Arial Narrow"/>
                <w:i/>
                <w:szCs w:val="24"/>
                <w:lang w:val="en-SG"/>
              </w:rPr>
            </w:pPr>
            <w:r w:rsidRPr="001B599E">
              <w:rPr>
                <w:rFonts w:ascii="Arial Narrow" w:hAnsi="Arial Narrow"/>
                <w:i/>
                <w:szCs w:val="24"/>
                <w:lang w:val="en-SG"/>
              </w:rPr>
              <w:t>For e.g. Agreed</w:t>
            </w:r>
          </w:p>
        </w:tc>
        <w:tc>
          <w:tcPr>
            <w:tcW w:w="170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51926A4" w14:textId="77777777" w:rsidR="001B599E" w:rsidRPr="001B599E" w:rsidRDefault="001B599E">
            <w:pPr>
              <w:pStyle w:val="Table-fig"/>
              <w:keepLines w:val="0"/>
              <w:widowControl w:val="0"/>
              <w:spacing w:line="254" w:lineRule="auto"/>
              <w:rPr>
                <w:rFonts w:ascii="Arial Narrow" w:hAnsi="Arial Narrow"/>
                <w:i/>
                <w:szCs w:val="24"/>
                <w:lang w:val="en-SG"/>
              </w:rPr>
            </w:pPr>
            <w:r w:rsidRPr="001B599E">
              <w:rPr>
                <w:rFonts w:ascii="Arial Narrow" w:hAnsi="Arial Narrow"/>
                <w:i/>
                <w:szCs w:val="24"/>
                <w:lang w:val="en-SG"/>
              </w:rPr>
              <w:t>For e.g.</w:t>
            </w:r>
            <w:r w:rsidRPr="001B599E">
              <w:rPr>
                <w:rFonts w:ascii="Arial Narrow" w:hAnsi="Arial Narrow"/>
                <w:i/>
                <w:szCs w:val="24"/>
                <w:lang w:val="en-SG"/>
              </w:rPr>
              <w:br/>
              <w:t>Nil</w:t>
            </w:r>
          </w:p>
        </w:tc>
        <w:tc>
          <w:tcPr>
            <w:tcW w:w="15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0EC5258" w14:textId="77777777" w:rsidR="001B599E" w:rsidRPr="001B599E" w:rsidRDefault="001B599E">
            <w:pPr>
              <w:ind w:right="182"/>
              <w:jc w:val="right"/>
              <w:rPr>
                <w:rFonts w:asciiTheme="minorHAnsi" w:hAnsiTheme="minorHAnsi"/>
                <w:lang w:val="en-GB"/>
              </w:rPr>
            </w:pPr>
            <w:r w:rsidRPr="001B599E">
              <w:rPr>
                <w:rFonts w:ascii="Arial Narrow" w:hAnsi="Arial Narrow"/>
                <w:i/>
              </w:rPr>
              <w:t xml:space="preserve">CB </w:t>
            </w:r>
            <w:proofErr w:type="spellStart"/>
            <w:r w:rsidRPr="001B599E">
              <w:rPr>
                <w:rFonts w:ascii="Arial Narrow" w:hAnsi="Arial Narrow"/>
                <w:i/>
              </w:rPr>
              <w:t>pg</w:t>
            </w:r>
            <w:proofErr w:type="spellEnd"/>
            <w:r w:rsidRPr="001B599E">
              <w:rPr>
                <w:rFonts w:ascii="Arial Narrow" w:hAnsi="Arial Narrow"/>
                <w:i/>
              </w:rPr>
              <w:t xml:space="preserve"> x</w:t>
            </w:r>
          </w:p>
        </w:tc>
      </w:tr>
      <w:tr w:rsidR="001B599E" w:rsidRPr="001B599E" w14:paraId="1DB26B15" w14:textId="77777777" w:rsidTr="001B599E">
        <w:trPr>
          <w:divId w:val="2116439976"/>
        </w:trPr>
        <w:tc>
          <w:tcPr>
            <w:tcW w:w="993" w:type="dxa"/>
            <w:tcBorders>
              <w:top w:val="single" w:sz="4" w:space="0" w:color="auto"/>
              <w:left w:val="single" w:sz="4" w:space="0" w:color="auto"/>
              <w:bottom w:val="single" w:sz="4" w:space="0" w:color="auto"/>
              <w:right w:val="single" w:sz="4" w:space="0" w:color="auto"/>
            </w:tcBorders>
          </w:tcPr>
          <w:p w14:paraId="132FA54D" w14:textId="77777777" w:rsidR="001B599E" w:rsidRPr="001B599E" w:rsidRDefault="001B599E" w:rsidP="006172E9">
            <w:pPr>
              <w:pStyle w:val="Table-text"/>
              <w:keepLines w:val="0"/>
              <w:widowControl w:val="0"/>
              <w:numPr>
                <w:ilvl w:val="0"/>
                <w:numId w:val="148"/>
              </w:numPr>
              <w:spacing w:line="254" w:lineRule="auto"/>
              <w:rPr>
                <w:rFonts w:ascii="Arial Narrow" w:hAnsi="Arial Narrow"/>
                <w:szCs w:val="24"/>
                <w:lang w:val="en-SG"/>
              </w:rPr>
            </w:pPr>
          </w:p>
        </w:tc>
        <w:tc>
          <w:tcPr>
            <w:tcW w:w="2693" w:type="dxa"/>
            <w:tcBorders>
              <w:top w:val="single" w:sz="4" w:space="0" w:color="auto"/>
              <w:left w:val="single" w:sz="4" w:space="0" w:color="auto"/>
              <w:bottom w:val="single" w:sz="4" w:space="0" w:color="auto"/>
              <w:right w:val="single" w:sz="4" w:space="0" w:color="auto"/>
            </w:tcBorders>
            <w:hideMark/>
          </w:tcPr>
          <w:p w14:paraId="25E544A1" w14:textId="77777777" w:rsidR="001B599E" w:rsidRPr="001B599E" w:rsidRDefault="001B599E">
            <w:pPr>
              <w:pStyle w:val="Table-fig"/>
              <w:keepLines w:val="0"/>
              <w:widowControl w:val="0"/>
              <w:spacing w:line="254" w:lineRule="auto"/>
              <w:jc w:val="left"/>
              <w:rPr>
                <w:rFonts w:ascii="Arial Narrow" w:hAnsi="Arial Narrow"/>
                <w:i/>
                <w:szCs w:val="24"/>
                <w:lang w:val="en-SG"/>
              </w:rPr>
            </w:pPr>
            <w:r w:rsidRPr="001B599E">
              <w:rPr>
                <w:rFonts w:ascii="Arial Narrow" w:hAnsi="Arial Narrow"/>
                <w:i/>
                <w:szCs w:val="24"/>
                <w:lang w:val="en-SG"/>
              </w:rPr>
              <w:t>For e.g. Car</w:t>
            </w:r>
          </w:p>
        </w:tc>
        <w:tc>
          <w:tcPr>
            <w:tcW w:w="1701" w:type="dxa"/>
            <w:tcBorders>
              <w:top w:val="single" w:sz="4" w:space="0" w:color="auto"/>
              <w:left w:val="single" w:sz="4" w:space="0" w:color="auto"/>
              <w:bottom w:val="single" w:sz="4" w:space="0" w:color="auto"/>
              <w:right w:val="single" w:sz="4" w:space="0" w:color="auto"/>
            </w:tcBorders>
            <w:hideMark/>
          </w:tcPr>
          <w:p w14:paraId="67869D2B" w14:textId="77777777" w:rsidR="001B599E" w:rsidRPr="001B599E" w:rsidRDefault="001B599E">
            <w:pPr>
              <w:pStyle w:val="Table-fig"/>
              <w:keepLines w:val="0"/>
              <w:widowControl w:val="0"/>
              <w:spacing w:line="254" w:lineRule="auto"/>
              <w:rPr>
                <w:rFonts w:ascii="Arial Narrow" w:hAnsi="Arial Narrow"/>
                <w:i/>
                <w:szCs w:val="24"/>
                <w:lang w:val="en-SG"/>
              </w:rPr>
            </w:pPr>
            <w:r w:rsidRPr="001B599E">
              <w:rPr>
                <w:rFonts w:ascii="Arial Narrow" w:hAnsi="Arial Narrow"/>
                <w:i/>
                <w:szCs w:val="24"/>
                <w:lang w:val="en-SG"/>
              </w:rPr>
              <w:t>For e.g. 123</w:t>
            </w:r>
          </w:p>
        </w:tc>
        <w:tc>
          <w:tcPr>
            <w:tcW w:w="1701" w:type="dxa"/>
            <w:tcBorders>
              <w:top w:val="single" w:sz="4" w:space="0" w:color="auto"/>
              <w:left w:val="single" w:sz="4" w:space="0" w:color="auto"/>
              <w:bottom w:val="single" w:sz="4" w:space="0" w:color="auto"/>
              <w:right w:val="single" w:sz="4" w:space="0" w:color="auto"/>
            </w:tcBorders>
            <w:hideMark/>
          </w:tcPr>
          <w:p w14:paraId="32485BCE" w14:textId="77777777" w:rsidR="001B599E" w:rsidRPr="001B599E" w:rsidRDefault="001B599E">
            <w:pPr>
              <w:pStyle w:val="Table-fig"/>
              <w:keepLines w:val="0"/>
              <w:widowControl w:val="0"/>
              <w:spacing w:line="254" w:lineRule="auto"/>
              <w:rPr>
                <w:rFonts w:ascii="Arial Narrow" w:hAnsi="Arial Narrow"/>
                <w:i/>
                <w:szCs w:val="24"/>
                <w:lang w:val="en-SG"/>
              </w:rPr>
            </w:pPr>
            <w:r w:rsidRPr="001B599E">
              <w:rPr>
                <w:rFonts w:ascii="Arial Narrow" w:hAnsi="Arial Narrow"/>
                <w:i/>
                <w:szCs w:val="24"/>
                <w:lang w:val="en-SG"/>
              </w:rPr>
              <w:t>For e.g. 456</w:t>
            </w:r>
          </w:p>
        </w:tc>
        <w:tc>
          <w:tcPr>
            <w:tcW w:w="1843" w:type="dxa"/>
            <w:tcBorders>
              <w:top w:val="single" w:sz="4" w:space="0" w:color="auto"/>
              <w:left w:val="single" w:sz="4" w:space="0" w:color="auto"/>
              <w:bottom w:val="single" w:sz="4" w:space="0" w:color="auto"/>
              <w:right w:val="single" w:sz="4" w:space="0" w:color="auto"/>
            </w:tcBorders>
            <w:hideMark/>
          </w:tcPr>
          <w:p w14:paraId="1CF6B7DE" w14:textId="77777777" w:rsidR="001B599E" w:rsidRPr="001B599E" w:rsidRDefault="001B599E">
            <w:pPr>
              <w:ind w:right="178"/>
              <w:jc w:val="right"/>
              <w:rPr>
                <w:rFonts w:ascii="Arial Narrow" w:hAnsi="Arial Narrow"/>
                <w:i/>
              </w:rPr>
            </w:pPr>
            <w:r w:rsidRPr="001B599E">
              <w:rPr>
                <w:rFonts w:ascii="Arial Narrow" w:hAnsi="Arial Narrow"/>
                <w:i/>
              </w:rPr>
              <w:t xml:space="preserve">CB </w:t>
            </w:r>
            <w:proofErr w:type="spellStart"/>
            <w:r w:rsidRPr="001B599E">
              <w:rPr>
                <w:rFonts w:ascii="Arial Narrow" w:hAnsi="Arial Narrow"/>
                <w:i/>
              </w:rPr>
              <w:t>pg</w:t>
            </w:r>
            <w:proofErr w:type="spellEnd"/>
            <w:r w:rsidRPr="001B599E">
              <w:rPr>
                <w:rFonts w:ascii="Arial Narrow" w:hAnsi="Arial Narrow"/>
                <w:i/>
              </w:rPr>
              <w:t xml:space="preserve"> x</w:t>
            </w:r>
          </w:p>
        </w:tc>
        <w:tc>
          <w:tcPr>
            <w:tcW w:w="170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FF884CF" w14:textId="77777777" w:rsidR="001B599E" w:rsidRPr="001B599E" w:rsidRDefault="001B599E">
            <w:pPr>
              <w:pStyle w:val="Table-fig"/>
              <w:keepLines w:val="0"/>
              <w:widowControl w:val="0"/>
              <w:spacing w:line="254" w:lineRule="auto"/>
              <w:rPr>
                <w:rFonts w:ascii="Arial Narrow" w:hAnsi="Arial Narrow"/>
                <w:i/>
                <w:szCs w:val="24"/>
                <w:lang w:val="en-SG"/>
              </w:rPr>
            </w:pPr>
            <w:r w:rsidRPr="001B599E">
              <w:rPr>
                <w:rFonts w:ascii="Arial Narrow" w:hAnsi="Arial Narrow"/>
                <w:i/>
                <w:szCs w:val="24"/>
                <w:lang w:val="en-SG"/>
              </w:rPr>
              <w:t>For e.g. Agreed</w:t>
            </w:r>
          </w:p>
        </w:tc>
        <w:tc>
          <w:tcPr>
            <w:tcW w:w="170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C0BC5C7" w14:textId="77777777" w:rsidR="001B599E" w:rsidRPr="001B599E" w:rsidRDefault="001B599E">
            <w:pPr>
              <w:pStyle w:val="Table-fig"/>
              <w:keepLines w:val="0"/>
              <w:widowControl w:val="0"/>
              <w:spacing w:line="254" w:lineRule="auto"/>
              <w:rPr>
                <w:rFonts w:ascii="Arial Narrow" w:hAnsi="Arial Narrow"/>
                <w:i/>
                <w:szCs w:val="24"/>
                <w:lang w:val="en-SG"/>
              </w:rPr>
            </w:pPr>
            <w:r w:rsidRPr="001B599E">
              <w:rPr>
                <w:rFonts w:ascii="Arial Narrow" w:hAnsi="Arial Narrow"/>
                <w:i/>
                <w:szCs w:val="24"/>
                <w:lang w:val="en-SG"/>
              </w:rPr>
              <w:t>For e.g.</w:t>
            </w:r>
            <w:r w:rsidRPr="001B599E">
              <w:rPr>
                <w:rFonts w:ascii="Arial Narrow" w:hAnsi="Arial Narrow"/>
                <w:i/>
                <w:szCs w:val="24"/>
                <w:lang w:val="en-SG"/>
              </w:rPr>
              <w:br/>
              <w:t>Nil</w:t>
            </w:r>
          </w:p>
        </w:tc>
        <w:tc>
          <w:tcPr>
            <w:tcW w:w="15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AAF2F32" w14:textId="77777777" w:rsidR="001B599E" w:rsidRPr="001B599E" w:rsidRDefault="001B599E">
            <w:pPr>
              <w:ind w:right="182"/>
              <w:jc w:val="right"/>
              <w:rPr>
                <w:rFonts w:ascii="Arial Narrow" w:hAnsi="Arial Narrow"/>
                <w:i/>
              </w:rPr>
            </w:pPr>
            <w:r w:rsidRPr="001B599E">
              <w:rPr>
                <w:rFonts w:ascii="Arial Narrow" w:hAnsi="Arial Narrow"/>
                <w:i/>
              </w:rPr>
              <w:t xml:space="preserve">CB </w:t>
            </w:r>
            <w:proofErr w:type="spellStart"/>
            <w:r w:rsidRPr="001B599E">
              <w:rPr>
                <w:rFonts w:ascii="Arial Narrow" w:hAnsi="Arial Narrow"/>
                <w:i/>
              </w:rPr>
              <w:t>pg</w:t>
            </w:r>
            <w:proofErr w:type="spellEnd"/>
            <w:r w:rsidRPr="001B599E">
              <w:rPr>
                <w:rFonts w:ascii="Arial Narrow" w:hAnsi="Arial Narrow"/>
                <w:i/>
              </w:rPr>
              <w:t xml:space="preserve"> x</w:t>
            </w:r>
          </w:p>
        </w:tc>
      </w:tr>
      <w:tr w:rsidR="001B599E" w:rsidRPr="001B599E" w14:paraId="546BF8A3" w14:textId="77777777" w:rsidTr="001B599E">
        <w:trPr>
          <w:divId w:val="2116439976"/>
        </w:trPr>
        <w:tc>
          <w:tcPr>
            <w:tcW w:w="993" w:type="dxa"/>
            <w:tcBorders>
              <w:top w:val="single" w:sz="4" w:space="0" w:color="auto"/>
              <w:left w:val="single" w:sz="4" w:space="0" w:color="auto"/>
              <w:bottom w:val="single" w:sz="4" w:space="0" w:color="auto"/>
              <w:right w:val="single" w:sz="4" w:space="0" w:color="auto"/>
            </w:tcBorders>
          </w:tcPr>
          <w:p w14:paraId="60C2B6E7" w14:textId="77777777" w:rsidR="001B599E" w:rsidRPr="001B599E" w:rsidRDefault="001B599E" w:rsidP="006172E9">
            <w:pPr>
              <w:pStyle w:val="Table-text"/>
              <w:keepLines w:val="0"/>
              <w:widowControl w:val="0"/>
              <w:numPr>
                <w:ilvl w:val="0"/>
                <w:numId w:val="148"/>
              </w:numPr>
              <w:spacing w:line="254" w:lineRule="auto"/>
              <w:rPr>
                <w:rFonts w:ascii="Arial Narrow" w:hAnsi="Arial Narrow"/>
                <w:szCs w:val="24"/>
                <w:lang w:val="en-SG"/>
              </w:rPr>
            </w:pPr>
          </w:p>
        </w:tc>
        <w:tc>
          <w:tcPr>
            <w:tcW w:w="2693" w:type="dxa"/>
            <w:tcBorders>
              <w:top w:val="single" w:sz="4" w:space="0" w:color="auto"/>
              <w:left w:val="single" w:sz="4" w:space="0" w:color="auto"/>
              <w:bottom w:val="single" w:sz="4" w:space="0" w:color="auto"/>
              <w:right w:val="single" w:sz="4" w:space="0" w:color="auto"/>
            </w:tcBorders>
            <w:hideMark/>
          </w:tcPr>
          <w:p w14:paraId="28EFB78D" w14:textId="77777777" w:rsidR="001B599E" w:rsidRPr="001B599E" w:rsidRDefault="001B599E">
            <w:pPr>
              <w:pStyle w:val="Table-fig"/>
              <w:keepLines w:val="0"/>
              <w:widowControl w:val="0"/>
              <w:spacing w:line="254" w:lineRule="auto"/>
              <w:jc w:val="left"/>
              <w:rPr>
                <w:rFonts w:ascii="Arial Narrow" w:hAnsi="Arial Narrow"/>
                <w:i/>
                <w:szCs w:val="24"/>
                <w:lang w:val="en-SG"/>
              </w:rPr>
            </w:pPr>
            <w:r w:rsidRPr="001B599E">
              <w:rPr>
                <w:rFonts w:ascii="Arial Narrow" w:hAnsi="Arial Narrow"/>
                <w:i/>
                <w:szCs w:val="24"/>
                <w:lang w:val="en-SG"/>
              </w:rPr>
              <w:t xml:space="preserve">For e.g. Wife’s CPF accounts </w:t>
            </w:r>
          </w:p>
        </w:tc>
        <w:tc>
          <w:tcPr>
            <w:tcW w:w="1701" w:type="dxa"/>
            <w:tcBorders>
              <w:top w:val="single" w:sz="4" w:space="0" w:color="auto"/>
              <w:left w:val="single" w:sz="4" w:space="0" w:color="auto"/>
              <w:bottom w:val="single" w:sz="4" w:space="0" w:color="auto"/>
              <w:right w:val="single" w:sz="4" w:space="0" w:color="auto"/>
            </w:tcBorders>
            <w:hideMark/>
          </w:tcPr>
          <w:p w14:paraId="0F616AD3" w14:textId="77777777" w:rsidR="001B599E" w:rsidRPr="001B599E" w:rsidRDefault="001B599E">
            <w:pPr>
              <w:pStyle w:val="Table-fig"/>
              <w:keepLines w:val="0"/>
              <w:widowControl w:val="0"/>
              <w:spacing w:line="254" w:lineRule="auto"/>
              <w:rPr>
                <w:rFonts w:ascii="Arial Narrow" w:hAnsi="Arial Narrow"/>
                <w:i/>
                <w:szCs w:val="24"/>
                <w:lang w:val="en-SG"/>
              </w:rPr>
            </w:pPr>
            <w:r w:rsidRPr="001B599E">
              <w:rPr>
                <w:rFonts w:ascii="Arial Narrow" w:hAnsi="Arial Narrow"/>
                <w:i/>
                <w:szCs w:val="24"/>
                <w:lang w:val="en-SG"/>
              </w:rPr>
              <w:t>For e.g. 123</w:t>
            </w:r>
          </w:p>
        </w:tc>
        <w:tc>
          <w:tcPr>
            <w:tcW w:w="1701" w:type="dxa"/>
            <w:tcBorders>
              <w:top w:val="single" w:sz="4" w:space="0" w:color="auto"/>
              <w:left w:val="single" w:sz="4" w:space="0" w:color="auto"/>
              <w:bottom w:val="single" w:sz="4" w:space="0" w:color="auto"/>
              <w:right w:val="single" w:sz="4" w:space="0" w:color="auto"/>
            </w:tcBorders>
            <w:hideMark/>
          </w:tcPr>
          <w:p w14:paraId="274BE8E3" w14:textId="77777777" w:rsidR="001B599E" w:rsidRPr="001B599E" w:rsidRDefault="001B599E">
            <w:pPr>
              <w:pStyle w:val="Table-fig"/>
              <w:keepLines w:val="0"/>
              <w:widowControl w:val="0"/>
              <w:spacing w:line="254" w:lineRule="auto"/>
              <w:rPr>
                <w:rFonts w:ascii="Arial Narrow" w:hAnsi="Arial Narrow"/>
                <w:i/>
                <w:szCs w:val="24"/>
                <w:lang w:val="en-SG"/>
              </w:rPr>
            </w:pPr>
            <w:r w:rsidRPr="001B599E">
              <w:rPr>
                <w:rFonts w:ascii="Arial Narrow" w:hAnsi="Arial Narrow"/>
                <w:i/>
                <w:szCs w:val="24"/>
                <w:lang w:val="en-SG"/>
              </w:rPr>
              <w:t>For e.g. 456</w:t>
            </w:r>
          </w:p>
        </w:tc>
        <w:tc>
          <w:tcPr>
            <w:tcW w:w="1843" w:type="dxa"/>
            <w:tcBorders>
              <w:top w:val="single" w:sz="4" w:space="0" w:color="auto"/>
              <w:left w:val="single" w:sz="4" w:space="0" w:color="auto"/>
              <w:bottom w:val="single" w:sz="4" w:space="0" w:color="auto"/>
              <w:right w:val="single" w:sz="4" w:space="0" w:color="auto"/>
            </w:tcBorders>
            <w:hideMark/>
          </w:tcPr>
          <w:p w14:paraId="263203D7" w14:textId="77777777" w:rsidR="001B599E" w:rsidRPr="001B599E" w:rsidRDefault="001B599E">
            <w:pPr>
              <w:ind w:right="178"/>
              <w:jc w:val="right"/>
              <w:rPr>
                <w:rFonts w:asciiTheme="minorHAnsi" w:hAnsiTheme="minorHAnsi"/>
                <w:lang w:val="en-GB"/>
              </w:rPr>
            </w:pPr>
            <w:r w:rsidRPr="001B599E">
              <w:rPr>
                <w:rFonts w:ascii="Arial Narrow" w:hAnsi="Arial Narrow"/>
                <w:i/>
              </w:rPr>
              <w:t xml:space="preserve">CB </w:t>
            </w:r>
            <w:proofErr w:type="spellStart"/>
            <w:r w:rsidRPr="001B599E">
              <w:rPr>
                <w:rFonts w:ascii="Arial Narrow" w:hAnsi="Arial Narrow"/>
                <w:i/>
              </w:rPr>
              <w:t>pg</w:t>
            </w:r>
            <w:proofErr w:type="spellEnd"/>
            <w:r w:rsidRPr="001B599E">
              <w:rPr>
                <w:rFonts w:ascii="Arial Narrow" w:hAnsi="Arial Narrow"/>
                <w:i/>
              </w:rPr>
              <w:t xml:space="preserve"> x</w:t>
            </w:r>
          </w:p>
        </w:tc>
        <w:tc>
          <w:tcPr>
            <w:tcW w:w="170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7CA0B7F" w14:textId="77777777" w:rsidR="001B599E" w:rsidRPr="001B599E" w:rsidRDefault="001B599E">
            <w:pPr>
              <w:pStyle w:val="Table-fig"/>
              <w:keepLines w:val="0"/>
              <w:widowControl w:val="0"/>
              <w:spacing w:line="254" w:lineRule="auto"/>
              <w:rPr>
                <w:rFonts w:ascii="Arial Narrow" w:hAnsi="Arial Narrow"/>
                <w:i/>
                <w:szCs w:val="24"/>
                <w:lang w:val="en-SG"/>
              </w:rPr>
            </w:pPr>
            <w:r w:rsidRPr="001B599E">
              <w:rPr>
                <w:rFonts w:ascii="Arial Narrow" w:hAnsi="Arial Narrow"/>
                <w:i/>
                <w:szCs w:val="24"/>
                <w:lang w:val="en-SG"/>
              </w:rPr>
              <w:t>For e.g. Agreed</w:t>
            </w:r>
          </w:p>
        </w:tc>
        <w:tc>
          <w:tcPr>
            <w:tcW w:w="170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D27F069" w14:textId="77777777" w:rsidR="001B599E" w:rsidRPr="001B599E" w:rsidRDefault="001B599E">
            <w:pPr>
              <w:pStyle w:val="Table-fig"/>
              <w:keepLines w:val="0"/>
              <w:widowControl w:val="0"/>
              <w:spacing w:line="254" w:lineRule="auto"/>
              <w:rPr>
                <w:rFonts w:ascii="Arial Narrow" w:hAnsi="Arial Narrow"/>
                <w:i/>
                <w:szCs w:val="24"/>
                <w:lang w:val="en-SG"/>
              </w:rPr>
            </w:pPr>
            <w:r w:rsidRPr="001B599E">
              <w:rPr>
                <w:rFonts w:ascii="Arial Narrow" w:hAnsi="Arial Narrow"/>
                <w:i/>
                <w:szCs w:val="24"/>
                <w:lang w:val="en-SG"/>
              </w:rPr>
              <w:t>For e.g. Agreed</w:t>
            </w:r>
          </w:p>
        </w:tc>
        <w:tc>
          <w:tcPr>
            <w:tcW w:w="15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03ECDDB" w14:textId="77777777" w:rsidR="001B599E" w:rsidRPr="001B599E" w:rsidRDefault="001B599E">
            <w:pPr>
              <w:ind w:right="182"/>
              <w:jc w:val="right"/>
              <w:rPr>
                <w:rFonts w:asciiTheme="minorHAnsi" w:hAnsiTheme="minorHAnsi"/>
                <w:lang w:val="en-GB"/>
              </w:rPr>
            </w:pPr>
            <w:r w:rsidRPr="001B599E">
              <w:rPr>
                <w:rFonts w:ascii="Arial Narrow" w:hAnsi="Arial Narrow"/>
                <w:i/>
              </w:rPr>
              <w:t xml:space="preserve">CB </w:t>
            </w:r>
            <w:proofErr w:type="spellStart"/>
            <w:r w:rsidRPr="001B599E">
              <w:rPr>
                <w:rFonts w:ascii="Arial Narrow" w:hAnsi="Arial Narrow"/>
                <w:i/>
              </w:rPr>
              <w:t>pg</w:t>
            </w:r>
            <w:proofErr w:type="spellEnd"/>
            <w:r w:rsidRPr="001B599E">
              <w:rPr>
                <w:rFonts w:ascii="Arial Narrow" w:hAnsi="Arial Narrow"/>
                <w:i/>
              </w:rPr>
              <w:t xml:space="preserve"> x</w:t>
            </w:r>
          </w:p>
        </w:tc>
      </w:tr>
      <w:tr w:rsidR="001B599E" w:rsidRPr="001B599E" w14:paraId="620034EA" w14:textId="77777777" w:rsidTr="001B599E">
        <w:trPr>
          <w:divId w:val="2116439976"/>
        </w:trPr>
        <w:tc>
          <w:tcPr>
            <w:tcW w:w="993" w:type="dxa"/>
            <w:tcBorders>
              <w:top w:val="single" w:sz="4" w:space="0" w:color="auto"/>
              <w:left w:val="single" w:sz="4" w:space="0" w:color="auto"/>
              <w:bottom w:val="single" w:sz="4" w:space="0" w:color="auto"/>
              <w:right w:val="single" w:sz="4" w:space="0" w:color="auto"/>
            </w:tcBorders>
          </w:tcPr>
          <w:p w14:paraId="4D2E7A41" w14:textId="77777777" w:rsidR="001B599E" w:rsidRPr="001B599E" w:rsidRDefault="001B599E" w:rsidP="006172E9">
            <w:pPr>
              <w:pStyle w:val="Table-text"/>
              <w:keepLines w:val="0"/>
              <w:widowControl w:val="0"/>
              <w:numPr>
                <w:ilvl w:val="0"/>
                <w:numId w:val="148"/>
              </w:numPr>
              <w:spacing w:line="254" w:lineRule="auto"/>
              <w:rPr>
                <w:rFonts w:ascii="Arial Narrow" w:hAnsi="Arial Narrow"/>
                <w:szCs w:val="24"/>
                <w:lang w:val="en-SG"/>
              </w:rPr>
            </w:pPr>
          </w:p>
        </w:tc>
        <w:tc>
          <w:tcPr>
            <w:tcW w:w="2693" w:type="dxa"/>
            <w:tcBorders>
              <w:top w:val="single" w:sz="4" w:space="0" w:color="auto"/>
              <w:left w:val="single" w:sz="4" w:space="0" w:color="auto"/>
              <w:bottom w:val="single" w:sz="4" w:space="0" w:color="auto"/>
              <w:right w:val="single" w:sz="4" w:space="0" w:color="auto"/>
            </w:tcBorders>
            <w:hideMark/>
          </w:tcPr>
          <w:p w14:paraId="0B14DED1" w14:textId="77777777" w:rsidR="001B599E" w:rsidRPr="001B599E" w:rsidRDefault="001B599E">
            <w:pPr>
              <w:pStyle w:val="Table-fig"/>
              <w:keepLines w:val="0"/>
              <w:widowControl w:val="0"/>
              <w:spacing w:line="254" w:lineRule="auto"/>
              <w:jc w:val="left"/>
              <w:rPr>
                <w:rFonts w:ascii="Arial Narrow" w:hAnsi="Arial Narrow"/>
                <w:i/>
                <w:szCs w:val="24"/>
                <w:lang w:val="en-SG"/>
              </w:rPr>
            </w:pPr>
            <w:r w:rsidRPr="001B599E">
              <w:rPr>
                <w:rFonts w:ascii="Arial Narrow" w:hAnsi="Arial Narrow"/>
                <w:i/>
                <w:szCs w:val="24"/>
                <w:lang w:val="en-SG"/>
              </w:rPr>
              <w:t xml:space="preserve">For e.g. Wife’s Bank Account 123 </w:t>
            </w:r>
          </w:p>
        </w:tc>
        <w:tc>
          <w:tcPr>
            <w:tcW w:w="1701" w:type="dxa"/>
            <w:tcBorders>
              <w:top w:val="single" w:sz="4" w:space="0" w:color="auto"/>
              <w:left w:val="single" w:sz="4" w:space="0" w:color="auto"/>
              <w:bottom w:val="single" w:sz="4" w:space="0" w:color="auto"/>
              <w:right w:val="single" w:sz="4" w:space="0" w:color="auto"/>
            </w:tcBorders>
            <w:hideMark/>
          </w:tcPr>
          <w:p w14:paraId="3AB4AB2D" w14:textId="77777777" w:rsidR="001B599E" w:rsidRPr="001B599E" w:rsidRDefault="001B599E">
            <w:pPr>
              <w:pStyle w:val="Table-fig"/>
              <w:keepLines w:val="0"/>
              <w:widowControl w:val="0"/>
              <w:spacing w:line="254" w:lineRule="auto"/>
              <w:rPr>
                <w:rFonts w:ascii="Arial Narrow" w:hAnsi="Arial Narrow"/>
                <w:i/>
                <w:szCs w:val="24"/>
                <w:lang w:val="en-SG"/>
              </w:rPr>
            </w:pPr>
            <w:r w:rsidRPr="001B599E">
              <w:rPr>
                <w:rFonts w:ascii="Arial Narrow" w:hAnsi="Arial Narrow"/>
                <w:i/>
                <w:szCs w:val="24"/>
                <w:lang w:val="en-SG"/>
              </w:rPr>
              <w:t>For e.g. 123</w:t>
            </w:r>
          </w:p>
        </w:tc>
        <w:tc>
          <w:tcPr>
            <w:tcW w:w="1701" w:type="dxa"/>
            <w:tcBorders>
              <w:top w:val="single" w:sz="4" w:space="0" w:color="auto"/>
              <w:left w:val="single" w:sz="4" w:space="0" w:color="auto"/>
              <w:bottom w:val="single" w:sz="4" w:space="0" w:color="auto"/>
              <w:right w:val="single" w:sz="4" w:space="0" w:color="auto"/>
            </w:tcBorders>
            <w:hideMark/>
          </w:tcPr>
          <w:p w14:paraId="4017C07A" w14:textId="77777777" w:rsidR="001B599E" w:rsidRPr="001B599E" w:rsidRDefault="001B599E">
            <w:pPr>
              <w:pStyle w:val="Table-fig"/>
              <w:keepLines w:val="0"/>
              <w:widowControl w:val="0"/>
              <w:spacing w:line="254" w:lineRule="auto"/>
              <w:rPr>
                <w:rFonts w:ascii="Arial Narrow" w:hAnsi="Arial Narrow"/>
                <w:i/>
                <w:szCs w:val="24"/>
                <w:lang w:val="en-SG"/>
              </w:rPr>
            </w:pPr>
            <w:r w:rsidRPr="001B599E">
              <w:rPr>
                <w:rFonts w:ascii="Arial Narrow" w:hAnsi="Arial Narrow"/>
                <w:i/>
                <w:szCs w:val="24"/>
                <w:lang w:val="en-SG"/>
              </w:rPr>
              <w:t>For e.g. 456</w:t>
            </w:r>
          </w:p>
        </w:tc>
        <w:tc>
          <w:tcPr>
            <w:tcW w:w="1843" w:type="dxa"/>
            <w:tcBorders>
              <w:top w:val="single" w:sz="4" w:space="0" w:color="auto"/>
              <w:left w:val="single" w:sz="4" w:space="0" w:color="auto"/>
              <w:bottom w:val="single" w:sz="4" w:space="0" w:color="auto"/>
              <w:right w:val="single" w:sz="4" w:space="0" w:color="auto"/>
            </w:tcBorders>
            <w:hideMark/>
          </w:tcPr>
          <w:p w14:paraId="6A3FEE12" w14:textId="77777777" w:rsidR="001B599E" w:rsidRPr="001B599E" w:rsidRDefault="001B599E">
            <w:pPr>
              <w:ind w:right="178"/>
              <w:jc w:val="right"/>
              <w:rPr>
                <w:rFonts w:ascii="Arial Narrow" w:hAnsi="Arial Narrow"/>
                <w:i/>
                <w:lang w:val="en-GB"/>
              </w:rPr>
            </w:pPr>
            <w:r w:rsidRPr="001B599E">
              <w:rPr>
                <w:rFonts w:ascii="Arial Narrow" w:hAnsi="Arial Narrow"/>
                <w:i/>
              </w:rPr>
              <w:t xml:space="preserve">CB </w:t>
            </w:r>
            <w:proofErr w:type="spellStart"/>
            <w:r w:rsidRPr="001B599E">
              <w:rPr>
                <w:rFonts w:ascii="Arial Narrow" w:hAnsi="Arial Narrow"/>
                <w:i/>
              </w:rPr>
              <w:t>pg</w:t>
            </w:r>
            <w:proofErr w:type="spellEnd"/>
            <w:r w:rsidRPr="001B599E">
              <w:rPr>
                <w:rFonts w:ascii="Arial Narrow" w:hAnsi="Arial Narrow"/>
                <w:i/>
              </w:rPr>
              <w:t xml:space="preserve"> x</w:t>
            </w:r>
          </w:p>
        </w:tc>
        <w:tc>
          <w:tcPr>
            <w:tcW w:w="170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19D1C01" w14:textId="77777777" w:rsidR="001B599E" w:rsidRPr="001B599E" w:rsidRDefault="001B599E">
            <w:pPr>
              <w:pStyle w:val="Table-fig"/>
              <w:keepLines w:val="0"/>
              <w:widowControl w:val="0"/>
              <w:spacing w:line="254" w:lineRule="auto"/>
              <w:rPr>
                <w:rFonts w:ascii="Arial Narrow" w:hAnsi="Arial Narrow"/>
                <w:i/>
                <w:szCs w:val="24"/>
                <w:lang w:val="en-SG"/>
              </w:rPr>
            </w:pPr>
            <w:r w:rsidRPr="001B599E">
              <w:rPr>
                <w:rFonts w:ascii="Arial Narrow" w:hAnsi="Arial Narrow"/>
                <w:i/>
                <w:szCs w:val="24"/>
                <w:lang w:val="en-SG"/>
              </w:rPr>
              <w:t>For e.g. Agreed</w:t>
            </w:r>
          </w:p>
        </w:tc>
        <w:tc>
          <w:tcPr>
            <w:tcW w:w="170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34828AE" w14:textId="77777777" w:rsidR="001B599E" w:rsidRPr="001B599E" w:rsidRDefault="001B599E">
            <w:pPr>
              <w:pStyle w:val="Table-fig"/>
              <w:keepLines w:val="0"/>
              <w:widowControl w:val="0"/>
              <w:spacing w:line="254" w:lineRule="auto"/>
              <w:rPr>
                <w:rFonts w:ascii="Arial Narrow" w:hAnsi="Arial Narrow"/>
                <w:i/>
                <w:szCs w:val="24"/>
                <w:lang w:val="en-SG"/>
              </w:rPr>
            </w:pPr>
            <w:r w:rsidRPr="001B599E">
              <w:rPr>
                <w:rFonts w:ascii="Arial Narrow" w:hAnsi="Arial Narrow"/>
                <w:i/>
                <w:szCs w:val="24"/>
                <w:lang w:val="en-SG"/>
              </w:rPr>
              <w:t>For e.g. Agreed</w:t>
            </w:r>
          </w:p>
        </w:tc>
        <w:tc>
          <w:tcPr>
            <w:tcW w:w="15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24D7EA4" w14:textId="77777777" w:rsidR="001B599E" w:rsidRPr="001B599E" w:rsidRDefault="001B599E">
            <w:pPr>
              <w:ind w:right="182"/>
              <w:jc w:val="right"/>
              <w:rPr>
                <w:rFonts w:ascii="Arial Narrow" w:hAnsi="Arial Narrow"/>
                <w:i/>
                <w:lang w:val="en-GB"/>
              </w:rPr>
            </w:pPr>
            <w:r w:rsidRPr="001B599E">
              <w:rPr>
                <w:rFonts w:ascii="Arial Narrow" w:hAnsi="Arial Narrow"/>
                <w:i/>
              </w:rPr>
              <w:t xml:space="preserve">CB </w:t>
            </w:r>
            <w:proofErr w:type="spellStart"/>
            <w:r w:rsidRPr="001B599E">
              <w:rPr>
                <w:rFonts w:ascii="Arial Narrow" w:hAnsi="Arial Narrow"/>
                <w:i/>
              </w:rPr>
              <w:t>pg</w:t>
            </w:r>
            <w:proofErr w:type="spellEnd"/>
            <w:r w:rsidRPr="001B599E">
              <w:rPr>
                <w:rFonts w:ascii="Arial Narrow" w:hAnsi="Arial Narrow"/>
                <w:i/>
              </w:rPr>
              <w:t xml:space="preserve"> x</w:t>
            </w:r>
          </w:p>
        </w:tc>
      </w:tr>
      <w:tr w:rsidR="001B599E" w:rsidRPr="001B599E" w14:paraId="1039499A" w14:textId="77777777" w:rsidTr="001B599E">
        <w:trPr>
          <w:divId w:val="2116439976"/>
        </w:trPr>
        <w:tc>
          <w:tcPr>
            <w:tcW w:w="993" w:type="dxa"/>
            <w:tcBorders>
              <w:top w:val="single" w:sz="4" w:space="0" w:color="auto"/>
              <w:left w:val="single" w:sz="4" w:space="0" w:color="auto"/>
              <w:bottom w:val="single" w:sz="4" w:space="0" w:color="auto"/>
              <w:right w:val="single" w:sz="4" w:space="0" w:color="auto"/>
            </w:tcBorders>
          </w:tcPr>
          <w:p w14:paraId="3CFADEF5" w14:textId="77777777" w:rsidR="001B599E" w:rsidRPr="001B599E" w:rsidRDefault="001B599E" w:rsidP="006172E9">
            <w:pPr>
              <w:pStyle w:val="Table-text"/>
              <w:keepLines w:val="0"/>
              <w:widowControl w:val="0"/>
              <w:numPr>
                <w:ilvl w:val="0"/>
                <w:numId w:val="148"/>
              </w:numPr>
              <w:spacing w:line="254" w:lineRule="auto"/>
              <w:rPr>
                <w:rFonts w:ascii="Arial Narrow" w:hAnsi="Arial Narrow"/>
                <w:szCs w:val="24"/>
                <w:lang w:val="en-SG"/>
              </w:rPr>
            </w:pPr>
          </w:p>
        </w:tc>
        <w:tc>
          <w:tcPr>
            <w:tcW w:w="2693" w:type="dxa"/>
            <w:tcBorders>
              <w:top w:val="single" w:sz="4" w:space="0" w:color="auto"/>
              <w:left w:val="single" w:sz="4" w:space="0" w:color="auto"/>
              <w:bottom w:val="single" w:sz="4" w:space="0" w:color="auto"/>
              <w:right w:val="single" w:sz="4" w:space="0" w:color="auto"/>
            </w:tcBorders>
            <w:hideMark/>
          </w:tcPr>
          <w:p w14:paraId="7F4830B2" w14:textId="77777777" w:rsidR="001B599E" w:rsidRPr="001B599E" w:rsidRDefault="001B599E">
            <w:pPr>
              <w:pStyle w:val="Table-fig"/>
              <w:keepLines w:val="0"/>
              <w:widowControl w:val="0"/>
              <w:spacing w:line="254" w:lineRule="auto"/>
              <w:jc w:val="left"/>
              <w:rPr>
                <w:rFonts w:ascii="Arial Narrow" w:hAnsi="Arial Narrow"/>
                <w:i/>
                <w:szCs w:val="24"/>
                <w:lang w:val="en-SG"/>
              </w:rPr>
            </w:pPr>
            <w:r w:rsidRPr="001B599E">
              <w:rPr>
                <w:rFonts w:ascii="Arial Narrow" w:hAnsi="Arial Narrow"/>
                <w:i/>
                <w:szCs w:val="24"/>
                <w:lang w:val="en-SG"/>
              </w:rPr>
              <w:t>Renovation</w:t>
            </w:r>
          </w:p>
        </w:tc>
        <w:tc>
          <w:tcPr>
            <w:tcW w:w="1701" w:type="dxa"/>
            <w:tcBorders>
              <w:top w:val="single" w:sz="4" w:space="0" w:color="auto"/>
              <w:left w:val="single" w:sz="4" w:space="0" w:color="auto"/>
              <w:bottom w:val="single" w:sz="4" w:space="0" w:color="auto"/>
              <w:right w:val="single" w:sz="4" w:space="0" w:color="auto"/>
            </w:tcBorders>
            <w:hideMark/>
          </w:tcPr>
          <w:p w14:paraId="0F8118C0" w14:textId="77777777" w:rsidR="001B599E" w:rsidRPr="001B599E" w:rsidRDefault="001B599E">
            <w:pPr>
              <w:pStyle w:val="Table-fig"/>
              <w:keepLines w:val="0"/>
              <w:widowControl w:val="0"/>
              <w:spacing w:line="254" w:lineRule="auto"/>
              <w:rPr>
                <w:rFonts w:ascii="Arial Narrow" w:hAnsi="Arial Narrow"/>
                <w:i/>
                <w:szCs w:val="24"/>
                <w:lang w:val="en-SG"/>
              </w:rPr>
            </w:pPr>
            <w:r w:rsidRPr="001B599E">
              <w:rPr>
                <w:rFonts w:ascii="Arial Narrow" w:hAnsi="Arial Narrow"/>
                <w:i/>
                <w:szCs w:val="24"/>
                <w:lang w:val="en-SG"/>
              </w:rPr>
              <w:t>For e.g. 123</w:t>
            </w:r>
          </w:p>
        </w:tc>
        <w:tc>
          <w:tcPr>
            <w:tcW w:w="1701" w:type="dxa"/>
            <w:tcBorders>
              <w:top w:val="single" w:sz="4" w:space="0" w:color="auto"/>
              <w:left w:val="single" w:sz="4" w:space="0" w:color="auto"/>
              <w:bottom w:val="single" w:sz="4" w:space="0" w:color="auto"/>
              <w:right w:val="single" w:sz="4" w:space="0" w:color="auto"/>
            </w:tcBorders>
            <w:hideMark/>
          </w:tcPr>
          <w:p w14:paraId="669F296E" w14:textId="77777777" w:rsidR="001B599E" w:rsidRPr="001B599E" w:rsidRDefault="001B599E">
            <w:pPr>
              <w:pStyle w:val="Table-fig"/>
              <w:keepLines w:val="0"/>
              <w:widowControl w:val="0"/>
              <w:spacing w:line="254" w:lineRule="auto"/>
              <w:rPr>
                <w:rFonts w:ascii="Arial Narrow" w:hAnsi="Arial Narrow"/>
                <w:i/>
                <w:szCs w:val="24"/>
                <w:lang w:val="en-SG"/>
              </w:rPr>
            </w:pPr>
            <w:r w:rsidRPr="001B599E">
              <w:rPr>
                <w:rFonts w:ascii="Arial Narrow" w:hAnsi="Arial Narrow"/>
                <w:i/>
                <w:szCs w:val="24"/>
                <w:lang w:val="en-SG"/>
              </w:rPr>
              <w:t>For e.g. 456</w:t>
            </w:r>
          </w:p>
        </w:tc>
        <w:tc>
          <w:tcPr>
            <w:tcW w:w="1843" w:type="dxa"/>
            <w:tcBorders>
              <w:top w:val="single" w:sz="4" w:space="0" w:color="auto"/>
              <w:left w:val="single" w:sz="4" w:space="0" w:color="auto"/>
              <w:bottom w:val="single" w:sz="4" w:space="0" w:color="auto"/>
              <w:right w:val="single" w:sz="4" w:space="0" w:color="auto"/>
            </w:tcBorders>
            <w:hideMark/>
          </w:tcPr>
          <w:p w14:paraId="03055D32" w14:textId="77777777" w:rsidR="001B599E" w:rsidRPr="001B599E" w:rsidRDefault="001B599E">
            <w:pPr>
              <w:ind w:right="178"/>
              <w:jc w:val="right"/>
              <w:rPr>
                <w:rFonts w:ascii="Arial Narrow" w:hAnsi="Arial Narrow"/>
                <w:i/>
              </w:rPr>
            </w:pPr>
            <w:r w:rsidRPr="001B599E">
              <w:rPr>
                <w:rFonts w:ascii="Arial Narrow" w:hAnsi="Arial Narrow"/>
                <w:i/>
              </w:rPr>
              <w:t xml:space="preserve">CB </w:t>
            </w:r>
            <w:proofErr w:type="spellStart"/>
            <w:r w:rsidRPr="001B599E">
              <w:rPr>
                <w:rFonts w:ascii="Arial Narrow" w:hAnsi="Arial Narrow"/>
                <w:i/>
              </w:rPr>
              <w:t>pg</w:t>
            </w:r>
            <w:proofErr w:type="spellEnd"/>
            <w:r w:rsidRPr="001B599E">
              <w:rPr>
                <w:rFonts w:ascii="Arial Narrow" w:hAnsi="Arial Narrow"/>
                <w:i/>
              </w:rPr>
              <w:t xml:space="preserve"> x</w:t>
            </w:r>
          </w:p>
        </w:tc>
        <w:tc>
          <w:tcPr>
            <w:tcW w:w="170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FD500C8" w14:textId="77777777" w:rsidR="001B599E" w:rsidRPr="001B599E" w:rsidRDefault="001B599E">
            <w:pPr>
              <w:pStyle w:val="Table-fig"/>
              <w:keepLines w:val="0"/>
              <w:widowControl w:val="0"/>
              <w:spacing w:line="254" w:lineRule="auto"/>
              <w:rPr>
                <w:rFonts w:ascii="Arial Narrow" w:hAnsi="Arial Narrow"/>
                <w:i/>
                <w:szCs w:val="24"/>
                <w:lang w:val="en-SG"/>
              </w:rPr>
            </w:pPr>
            <w:r w:rsidRPr="001B599E">
              <w:rPr>
                <w:rFonts w:ascii="Arial Narrow" w:hAnsi="Arial Narrow"/>
                <w:i/>
                <w:szCs w:val="24"/>
                <w:lang w:val="en-SG"/>
              </w:rPr>
              <w:t>For e.g. Agreed</w:t>
            </w:r>
          </w:p>
        </w:tc>
        <w:tc>
          <w:tcPr>
            <w:tcW w:w="170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98BECA6" w14:textId="77777777" w:rsidR="001B599E" w:rsidRPr="001B599E" w:rsidRDefault="001B599E">
            <w:pPr>
              <w:pStyle w:val="Table-fig"/>
              <w:keepLines w:val="0"/>
              <w:widowControl w:val="0"/>
              <w:spacing w:line="254" w:lineRule="auto"/>
              <w:rPr>
                <w:rFonts w:ascii="Arial Narrow" w:hAnsi="Arial Narrow"/>
                <w:i/>
                <w:szCs w:val="24"/>
                <w:lang w:val="en-SG"/>
              </w:rPr>
            </w:pPr>
            <w:r w:rsidRPr="001B599E">
              <w:rPr>
                <w:rFonts w:ascii="Arial Narrow" w:hAnsi="Arial Narrow"/>
                <w:i/>
                <w:szCs w:val="24"/>
                <w:lang w:val="en-SG"/>
              </w:rPr>
              <w:t>For e.g. Agreed</w:t>
            </w:r>
          </w:p>
        </w:tc>
        <w:tc>
          <w:tcPr>
            <w:tcW w:w="15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8026DC0" w14:textId="77777777" w:rsidR="001B599E" w:rsidRPr="001B599E" w:rsidRDefault="001B599E">
            <w:pPr>
              <w:ind w:right="182"/>
              <w:jc w:val="right"/>
              <w:rPr>
                <w:rFonts w:ascii="Arial Narrow" w:hAnsi="Arial Narrow"/>
                <w:i/>
              </w:rPr>
            </w:pPr>
            <w:r w:rsidRPr="001B599E">
              <w:rPr>
                <w:rFonts w:ascii="Arial Narrow" w:hAnsi="Arial Narrow"/>
                <w:i/>
              </w:rPr>
              <w:t xml:space="preserve">CB </w:t>
            </w:r>
            <w:proofErr w:type="spellStart"/>
            <w:r w:rsidRPr="001B599E">
              <w:rPr>
                <w:rFonts w:ascii="Arial Narrow" w:hAnsi="Arial Narrow"/>
                <w:i/>
              </w:rPr>
              <w:t>pg</w:t>
            </w:r>
            <w:proofErr w:type="spellEnd"/>
            <w:r w:rsidRPr="001B599E">
              <w:rPr>
                <w:rFonts w:ascii="Arial Narrow" w:hAnsi="Arial Narrow"/>
                <w:i/>
              </w:rPr>
              <w:t xml:space="preserve"> x</w:t>
            </w:r>
          </w:p>
        </w:tc>
      </w:tr>
      <w:tr w:rsidR="001B599E" w:rsidRPr="001B599E" w14:paraId="426A207F" w14:textId="77777777" w:rsidTr="001B599E">
        <w:trPr>
          <w:divId w:val="2116439976"/>
        </w:trPr>
        <w:tc>
          <w:tcPr>
            <w:tcW w:w="993" w:type="dxa"/>
            <w:tcBorders>
              <w:top w:val="single" w:sz="4" w:space="0" w:color="auto"/>
              <w:left w:val="single" w:sz="4" w:space="0" w:color="auto"/>
              <w:bottom w:val="single" w:sz="4" w:space="0" w:color="auto"/>
              <w:right w:val="single" w:sz="4" w:space="0" w:color="auto"/>
            </w:tcBorders>
          </w:tcPr>
          <w:p w14:paraId="00C94D53" w14:textId="77777777" w:rsidR="001B599E" w:rsidRPr="001B599E" w:rsidRDefault="001B599E">
            <w:pPr>
              <w:pStyle w:val="Table-text"/>
              <w:keepLines w:val="0"/>
              <w:widowControl w:val="0"/>
              <w:spacing w:line="254" w:lineRule="auto"/>
              <w:ind w:left="1080"/>
              <w:rPr>
                <w:rFonts w:ascii="Arial Narrow" w:hAnsi="Arial Narrow"/>
                <w:szCs w:val="24"/>
                <w:lang w:val="en-SG"/>
              </w:rPr>
            </w:pPr>
          </w:p>
        </w:tc>
        <w:tc>
          <w:tcPr>
            <w:tcW w:w="2693" w:type="dxa"/>
            <w:tcBorders>
              <w:top w:val="single" w:sz="4" w:space="0" w:color="auto"/>
              <w:left w:val="single" w:sz="4" w:space="0" w:color="auto"/>
              <w:bottom w:val="single" w:sz="4" w:space="0" w:color="auto"/>
              <w:right w:val="single" w:sz="4" w:space="0" w:color="auto"/>
            </w:tcBorders>
            <w:hideMark/>
          </w:tcPr>
          <w:p w14:paraId="45A81B5B" w14:textId="77777777" w:rsidR="001B599E" w:rsidRPr="001B599E" w:rsidRDefault="001B599E">
            <w:pPr>
              <w:pStyle w:val="Table-fig"/>
              <w:keepLines w:val="0"/>
              <w:widowControl w:val="0"/>
              <w:spacing w:line="254" w:lineRule="auto"/>
              <w:jc w:val="left"/>
              <w:rPr>
                <w:rFonts w:ascii="Arial Narrow" w:hAnsi="Arial Narrow"/>
                <w:szCs w:val="24"/>
                <w:u w:val="single"/>
                <w:lang w:val="en-SG"/>
              </w:rPr>
            </w:pPr>
            <w:r w:rsidRPr="001B599E">
              <w:rPr>
                <w:rFonts w:ascii="Arial Narrow" w:hAnsi="Arial Narrow"/>
                <w:szCs w:val="24"/>
                <w:u w:val="single"/>
                <w:lang w:val="en-SG"/>
              </w:rPr>
              <w:t>Sub- total</w:t>
            </w:r>
          </w:p>
        </w:tc>
        <w:tc>
          <w:tcPr>
            <w:tcW w:w="1701" w:type="dxa"/>
            <w:tcBorders>
              <w:top w:val="single" w:sz="4" w:space="0" w:color="auto"/>
              <w:left w:val="single" w:sz="4" w:space="0" w:color="auto"/>
              <w:bottom w:val="single" w:sz="4" w:space="0" w:color="auto"/>
              <w:right w:val="single" w:sz="4" w:space="0" w:color="auto"/>
            </w:tcBorders>
          </w:tcPr>
          <w:p w14:paraId="5D2E405C" w14:textId="77777777" w:rsidR="001B599E" w:rsidRPr="001B599E" w:rsidRDefault="001B599E">
            <w:pPr>
              <w:pStyle w:val="Table-fig"/>
              <w:keepLines w:val="0"/>
              <w:widowControl w:val="0"/>
              <w:spacing w:line="254" w:lineRule="auto"/>
              <w:rPr>
                <w:rFonts w:ascii="Arial Narrow" w:hAnsi="Arial Narrow"/>
                <w:szCs w:val="24"/>
                <w:lang w:val="en-SG"/>
              </w:rPr>
            </w:pPr>
          </w:p>
        </w:tc>
        <w:tc>
          <w:tcPr>
            <w:tcW w:w="1701" w:type="dxa"/>
            <w:tcBorders>
              <w:top w:val="single" w:sz="4" w:space="0" w:color="auto"/>
              <w:left w:val="single" w:sz="4" w:space="0" w:color="auto"/>
              <w:bottom w:val="single" w:sz="4" w:space="0" w:color="auto"/>
              <w:right w:val="single" w:sz="4" w:space="0" w:color="auto"/>
            </w:tcBorders>
          </w:tcPr>
          <w:p w14:paraId="5267E79B" w14:textId="77777777" w:rsidR="001B599E" w:rsidRPr="001B599E" w:rsidRDefault="001B599E">
            <w:pPr>
              <w:pStyle w:val="Table-fig"/>
              <w:keepLines w:val="0"/>
              <w:widowControl w:val="0"/>
              <w:spacing w:line="254" w:lineRule="auto"/>
              <w:rPr>
                <w:rFonts w:ascii="Arial Narrow" w:hAnsi="Arial Narrow"/>
                <w:szCs w:val="24"/>
                <w:lang w:val="en-SG"/>
              </w:rPr>
            </w:pPr>
          </w:p>
        </w:tc>
        <w:tc>
          <w:tcPr>
            <w:tcW w:w="1843" w:type="dxa"/>
            <w:tcBorders>
              <w:top w:val="single" w:sz="4" w:space="0" w:color="auto"/>
              <w:left w:val="single" w:sz="4" w:space="0" w:color="auto"/>
              <w:bottom w:val="single" w:sz="4" w:space="0" w:color="auto"/>
              <w:right w:val="single" w:sz="4" w:space="0" w:color="auto"/>
            </w:tcBorders>
          </w:tcPr>
          <w:p w14:paraId="772D0B82" w14:textId="77777777" w:rsidR="001B599E" w:rsidRPr="001B599E" w:rsidRDefault="001B599E">
            <w:pPr>
              <w:pStyle w:val="Table-fig"/>
              <w:keepLines w:val="0"/>
              <w:widowControl w:val="0"/>
              <w:spacing w:line="254" w:lineRule="auto"/>
              <w:rPr>
                <w:rFonts w:ascii="Arial Narrow" w:hAnsi="Arial Narrow"/>
                <w:szCs w:val="24"/>
                <w:lang w:val="en-SG"/>
              </w:rPr>
            </w:pPr>
          </w:p>
        </w:tc>
        <w:tc>
          <w:tcPr>
            <w:tcW w:w="1701" w:type="dxa"/>
            <w:tcBorders>
              <w:top w:val="single" w:sz="4" w:space="0" w:color="auto"/>
              <w:left w:val="single" w:sz="4" w:space="0" w:color="auto"/>
              <w:bottom w:val="single" w:sz="4" w:space="0" w:color="auto"/>
              <w:right w:val="single" w:sz="4" w:space="0" w:color="auto"/>
            </w:tcBorders>
            <w:shd w:val="clear" w:color="auto" w:fill="FFFFFF" w:themeFill="background1"/>
          </w:tcPr>
          <w:p w14:paraId="161F7124" w14:textId="77777777" w:rsidR="001B599E" w:rsidRPr="001B599E" w:rsidRDefault="001B599E">
            <w:pPr>
              <w:pStyle w:val="Table-fig"/>
              <w:keepLines w:val="0"/>
              <w:widowControl w:val="0"/>
              <w:spacing w:line="254" w:lineRule="auto"/>
              <w:rPr>
                <w:rFonts w:ascii="Arial Narrow" w:hAnsi="Arial Narrow"/>
                <w:szCs w:val="24"/>
                <w:lang w:val="en-SG"/>
              </w:rPr>
            </w:pPr>
          </w:p>
        </w:tc>
        <w:tc>
          <w:tcPr>
            <w:tcW w:w="1701" w:type="dxa"/>
            <w:tcBorders>
              <w:top w:val="single" w:sz="4" w:space="0" w:color="auto"/>
              <w:left w:val="single" w:sz="4" w:space="0" w:color="auto"/>
              <w:bottom w:val="single" w:sz="4" w:space="0" w:color="auto"/>
              <w:right w:val="single" w:sz="4" w:space="0" w:color="auto"/>
            </w:tcBorders>
            <w:shd w:val="clear" w:color="auto" w:fill="FFFFFF" w:themeFill="background1"/>
          </w:tcPr>
          <w:p w14:paraId="4F442FBE" w14:textId="77777777" w:rsidR="001B599E" w:rsidRPr="001B599E" w:rsidRDefault="001B599E">
            <w:pPr>
              <w:pStyle w:val="Table-fig"/>
              <w:keepLines w:val="0"/>
              <w:widowControl w:val="0"/>
              <w:spacing w:line="254" w:lineRule="auto"/>
              <w:rPr>
                <w:rFonts w:ascii="Arial Narrow" w:hAnsi="Arial Narrow"/>
                <w:szCs w:val="24"/>
                <w:lang w:val="en-SG"/>
              </w:rPr>
            </w:pPr>
          </w:p>
        </w:tc>
        <w:tc>
          <w:tcPr>
            <w:tcW w:w="1559" w:type="dxa"/>
            <w:tcBorders>
              <w:top w:val="single" w:sz="4" w:space="0" w:color="auto"/>
              <w:left w:val="single" w:sz="4" w:space="0" w:color="auto"/>
              <w:bottom w:val="single" w:sz="4" w:space="0" w:color="auto"/>
              <w:right w:val="single" w:sz="4" w:space="0" w:color="auto"/>
            </w:tcBorders>
            <w:shd w:val="clear" w:color="auto" w:fill="FFFFFF" w:themeFill="background1"/>
          </w:tcPr>
          <w:p w14:paraId="05E878AC" w14:textId="77777777" w:rsidR="001B599E" w:rsidRPr="001B599E" w:rsidRDefault="001B599E">
            <w:pPr>
              <w:pStyle w:val="Table-fig"/>
              <w:keepLines w:val="0"/>
              <w:widowControl w:val="0"/>
              <w:spacing w:line="254" w:lineRule="auto"/>
              <w:rPr>
                <w:rFonts w:ascii="Arial Narrow" w:hAnsi="Arial Narrow"/>
                <w:szCs w:val="24"/>
                <w:lang w:val="en-SG"/>
              </w:rPr>
            </w:pPr>
          </w:p>
        </w:tc>
      </w:tr>
      <w:tr w:rsidR="001B599E" w:rsidRPr="001B599E" w14:paraId="3B80B4E4" w14:textId="77777777" w:rsidTr="001B599E">
        <w:trPr>
          <w:divId w:val="2116439976"/>
        </w:trPr>
        <w:tc>
          <w:tcPr>
            <w:tcW w:w="993" w:type="dxa"/>
            <w:tcBorders>
              <w:top w:val="single" w:sz="4" w:space="0" w:color="auto"/>
              <w:left w:val="single" w:sz="4" w:space="0" w:color="auto"/>
              <w:bottom w:val="single" w:sz="4" w:space="0" w:color="auto"/>
              <w:right w:val="single" w:sz="4" w:space="0" w:color="auto"/>
            </w:tcBorders>
          </w:tcPr>
          <w:p w14:paraId="7C6D82F2" w14:textId="77777777" w:rsidR="001B599E" w:rsidRPr="001B599E" w:rsidRDefault="001B599E">
            <w:pPr>
              <w:pStyle w:val="Table-text"/>
              <w:keepLines w:val="0"/>
              <w:widowControl w:val="0"/>
              <w:spacing w:line="254" w:lineRule="auto"/>
              <w:ind w:left="1080"/>
              <w:rPr>
                <w:rFonts w:ascii="Arial Narrow" w:hAnsi="Arial Narrow"/>
                <w:szCs w:val="24"/>
                <w:lang w:val="en-SG"/>
              </w:rPr>
            </w:pPr>
          </w:p>
        </w:tc>
        <w:tc>
          <w:tcPr>
            <w:tcW w:w="2693" w:type="dxa"/>
            <w:tcBorders>
              <w:top w:val="single" w:sz="4" w:space="0" w:color="auto"/>
              <w:left w:val="single" w:sz="4" w:space="0" w:color="auto"/>
              <w:bottom w:val="single" w:sz="4" w:space="0" w:color="auto"/>
              <w:right w:val="single" w:sz="4" w:space="0" w:color="auto"/>
            </w:tcBorders>
            <w:hideMark/>
          </w:tcPr>
          <w:p w14:paraId="104583D0" w14:textId="77777777" w:rsidR="001B599E" w:rsidRPr="001B599E" w:rsidRDefault="001B599E">
            <w:pPr>
              <w:pStyle w:val="Table-fig"/>
              <w:keepLines w:val="0"/>
              <w:widowControl w:val="0"/>
              <w:spacing w:line="254" w:lineRule="auto"/>
              <w:jc w:val="left"/>
              <w:rPr>
                <w:rFonts w:ascii="Arial Narrow" w:hAnsi="Arial Narrow"/>
                <w:szCs w:val="24"/>
                <w:u w:val="single"/>
                <w:lang w:val="en-SG"/>
              </w:rPr>
            </w:pPr>
            <w:r w:rsidRPr="001B599E">
              <w:rPr>
                <w:rFonts w:ascii="Arial Narrow" w:hAnsi="Arial Narrow"/>
                <w:szCs w:val="24"/>
                <w:u w:val="single"/>
                <w:lang w:val="en-SG"/>
              </w:rPr>
              <w:t>Ratio (%)</w:t>
            </w:r>
          </w:p>
          <w:p w14:paraId="55DE8CD1" w14:textId="77777777" w:rsidR="001B599E" w:rsidRPr="001B599E" w:rsidRDefault="001B599E">
            <w:pPr>
              <w:pStyle w:val="Table-fig"/>
              <w:keepLines w:val="0"/>
              <w:widowControl w:val="0"/>
              <w:spacing w:line="254" w:lineRule="auto"/>
              <w:jc w:val="left"/>
              <w:rPr>
                <w:rFonts w:ascii="Arial Narrow" w:hAnsi="Arial Narrow"/>
                <w:szCs w:val="24"/>
                <w:u w:val="single"/>
                <w:lang w:val="en-SG"/>
              </w:rPr>
            </w:pPr>
            <w:r w:rsidRPr="001B599E">
              <w:rPr>
                <w:rFonts w:ascii="Arial Narrow" w:hAnsi="Arial Narrow"/>
                <w:szCs w:val="24"/>
                <w:u w:val="single"/>
                <w:lang w:val="en-SG"/>
              </w:rPr>
              <w:t>(</w:t>
            </w:r>
            <w:r w:rsidRPr="001B599E">
              <w:rPr>
                <w:rFonts w:ascii="Arial Narrow" w:hAnsi="Arial Narrow"/>
                <w:i/>
                <w:szCs w:val="24"/>
                <w:lang w:val="en-SG"/>
              </w:rPr>
              <w:t>This should form the basis of the ratio of direct contributions in Section 3f below</w:t>
            </w:r>
            <w:r w:rsidRPr="001B599E">
              <w:rPr>
                <w:rFonts w:ascii="Arial Narrow" w:hAnsi="Arial Narrow"/>
                <w:szCs w:val="24"/>
                <w:u w:val="single"/>
                <w:lang w:val="en-SG"/>
              </w:rPr>
              <w:t>)</w:t>
            </w:r>
          </w:p>
        </w:tc>
        <w:tc>
          <w:tcPr>
            <w:tcW w:w="1701" w:type="dxa"/>
            <w:tcBorders>
              <w:top w:val="single" w:sz="4" w:space="0" w:color="auto"/>
              <w:left w:val="single" w:sz="4" w:space="0" w:color="auto"/>
              <w:bottom w:val="single" w:sz="4" w:space="0" w:color="auto"/>
              <w:right w:val="single" w:sz="4" w:space="0" w:color="auto"/>
            </w:tcBorders>
          </w:tcPr>
          <w:p w14:paraId="55CD07FD" w14:textId="77777777" w:rsidR="001B599E" w:rsidRPr="001B599E" w:rsidRDefault="001B599E">
            <w:pPr>
              <w:pStyle w:val="Table-fig"/>
              <w:keepLines w:val="0"/>
              <w:widowControl w:val="0"/>
              <w:spacing w:line="254" w:lineRule="auto"/>
              <w:rPr>
                <w:rFonts w:ascii="Arial Narrow" w:hAnsi="Arial Narrow"/>
                <w:szCs w:val="24"/>
                <w:lang w:val="en-SG"/>
              </w:rPr>
            </w:pPr>
          </w:p>
        </w:tc>
        <w:tc>
          <w:tcPr>
            <w:tcW w:w="1701" w:type="dxa"/>
            <w:tcBorders>
              <w:top w:val="single" w:sz="4" w:space="0" w:color="auto"/>
              <w:left w:val="single" w:sz="4" w:space="0" w:color="auto"/>
              <w:bottom w:val="single" w:sz="4" w:space="0" w:color="auto"/>
              <w:right w:val="single" w:sz="4" w:space="0" w:color="auto"/>
            </w:tcBorders>
          </w:tcPr>
          <w:p w14:paraId="35B85B7D" w14:textId="77777777" w:rsidR="001B599E" w:rsidRPr="001B599E" w:rsidRDefault="001B599E">
            <w:pPr>
              <w:pStyle w:val="Table-fig"/>
              <w:keepLines w:val="0"/>
              <w:widowControl w:val="0"/>
              <w:spacing w:line="254" w:lineRule="auto"/>
              <w:rPr>
                <w:rFonts w:ascii="Arial Narrow" w:hAnsi="Arial Narrow"/>
                <w:szCs w:val="24"/>
                <w:lang w:val="en-SG"/>
              </w:rPr>
            </w:pPr>
          </w:p>
        </w:tc>
        <w:tc>
          <w:tcPr>
            <w:tcW w:w="1843" w:type="dxa"/>
            <w:tcBorders>
              <w:top w:val="single" w:sz="4" w:space="0" w:color="auto"/>
              <w:left w:val="single" w:sz="4" w:space="0" w:color="auto"/>
              <w:bottom w:val="single" w:sz="4" w:space="0" w:color="auto"/>
              <w:right w:val="single" w:sz="4" w:space="0" w:color="auto"/>
            </w:tcBorders>
          </w:tcPr>
          <w:p w14:paraId="7C9A976F" w14:textId="77777777" w:rsidR="001B599E" w:rsidRPr="001B599E" w:rsidRDefault="001B599E">
            <w:pPr>
              <w:pStyle w:val="Table-fig"/>
              <w:keepLines w:val="0"/>
              <w:widowControl w:val="0"/>
              <w:spacing w:line="254" w:lineRule="auto"/>
              <w:rPr>
                <w:rFonts w:ascii="Arial Narrow" w:hAnsi="Arial Narrow"/>
                <w:szCs w:val="24"/>
                <w:lang w:val="en-SG"/>
              </w:rPr>
            </w:pPr>
          </w:p>
        </w:tc>
        <w:tc>
          <w:tcPr>
            <w:tcW w:w="1701" w:type="dxa"/>
            <w:tcBorders>
              <w:top w:val="single" w:sz="4" w:space="0" w:color="auto"/>
              <w:left w:val="single" w:sz="4" w:space="0" w:color="auto"/>
              <w:bottom w:val="single" w:sz="4" w:space="0" w:color="auto"/>
              <w:right w:val="single" w:sz="4" w:space="0" w:color="auto"/>
            </w:tcBorders>
            <w:shd w:val="clear" w:color="auto" w:fill="FFFFFF" w:themeFill="background1"/>
          </w:tcPr>
          <w:p w14:paraId="51B07309" w14:textId="77777777" w:rsidR="001B599E" w:rsidRPr="001B599E" w:rsidRDefault="001B599E">
            <w:pPr>
              <w:pStyle w:val="Table-fig"/>
              <w:keepLines w:val="0"/>
              <w:widowControl w:val="0"/>
              <w:spacing w:line="254" w:lineRule="auto"/>
              <w:rPr>
                <w:rFonts w:ascii="Arial Narrow" w:hAnsi="Arial Narrow"/>
                <w:szCs w:val="24"/>
                <w:lang w:val="en-SG"/>
              </w:rPr>
            </w:pPr>
          </w:p>
        </w:tc>
        <w:tc>
          <w:tcPr>
            <w:tcW w:w="1701" w:type="dxa"/>
            <w:tcBorders>
              <w:top w:val="single" w:sz="4" w:space="0" w:color="auto"/>
              <w:left w:val="single" w:sz="4" w:space="0" w:color="auto"/>
              <w:bottom w:val="single" w:sz="4" w:space="0" w:color="auto"/>
              <w:right w:val="single" w:sz="4" w:space="0" w:color="auto"/>
            </w:tcBorders>
            <w:shd w:val="clear" w:color="auto" w:fill="FFFFFF" w:themeFill="background1"/>
          </w:tcPr>
          <w:p w14:paraId="793A07E4" w14:textId="77777777" w:rsidR="001B599E" w:rsidRPr="001B599E" w:rsidRDefault="001B599E">
            <w:pPr>
              <w:pStyle w:val="Table-fig"/>
              <w:keepLines w:val="0"/>
              <w:widowControl w:val="0"/>
              <w:spacing w:line="254" w:lineRule="auto"/>
              <w:rPr>
                <w:rFonts w:ascii="Arial Narrow" w:hAnsi="Arial Narrow"/>
                <w:szCs w:val="24"/>
                <w:lang w:val="en-SG"/>
              </w:rPr>
            </w:pPr>
          </w:p>
        </w:tc>
        <w:tc>
          <w:tcPr>
            <w:tcW w:w="1559" w:type="dxa"/>
            <w:tcBorders>
              <w:top w:val="single" w:sz="4" w:space="0" w:color="auto"/>
              <w:left w:val="single" w:sz="4" w:space="0" w:color="auto"/>
              <w:bottom w:val="single" w:sz="4" w:space="0" w:color="auto"/>
              <w:right w:val="single" w:sz="4" w:space="0" w:color="auto"/>
            </w:tcBorders>
            <w:shd w:val="clear" w:color="auto" w:fill="FFFFFF" w:themeFill="background1"/>
          </w:tcPr>
          <w:p w14:paraId="424DBE0C" w14:textId="77777777" w:rsidR="001B599E" w:rsidRPr="001B599E" w:rsidRDefault="001B599E">
            <w:pPr>
              <w:pStyle w:val="Table-fig"/>
              <w:keepLines w:val="0"/>
              <w:widowControl w:val="0"/>
              <w:spacing w:line="254" w:lineRule="auto"/>
              <w:rPr>
                <w:rFonts w:ascii="Arial Narrow" w:hAnsi="Arial Narrow"/>
                <w:szCs w:val="24"/>
                <w:lang w:val="en-SG"/>
              </w:rPr>
            </w:pPr>
          </w:p>
        </w:tc>
      </w:tr>
    </w:tbl>
    <w:p w14:paraId="53A86332" w14:textId="77777777" w:rsidR="001B599E" w:rsidRPr="001B599E" w:rsidRDefault="001B599E" w:rsidP="001B599E">
      <w:pPr>
        <w:divId w:val="2116439976"/>
        <w:rPr>
          <w:rFonts w:asciiTheme="minorHAnsi" w:hAnsiTheme="minorHAnsi" w:cstheme="minorBidi"/>
          <w:sz w:val="22"/>
          <w:szCs w:val="22"/>
          <w:lang w:val="en-GB" w:eastAsia="zh-CN"/>
        </w:rPr>
      </w:pPr>
    </w:p>
    <w:p w14:paraId="7DF2633B" w14:textId="77777777" w:rsidR="001B599E" w:rsidRPr="001B599E" w:rsidRDefault="001B599E" w:rsidP="001B599E">
      <w:pPr>
        <w:divId w:val="2116439976"/>
        <w:rPr>
          <w:rFonts w:ascii="Arial Narrow" w:hAnsi="Arial Narrow"/>
          <w:lang w:eastAsia="en-US"/>
        </w:rPr>
      </w:pPr>
      <w:r w:rsidRPr="001B599E">
        <w:rPr>
          <w:rFonts w:ascii="Arial Narrow" w:hAnsi="Arial Narrow"/>
        </w:rPr>
        <w:br w:type="page"/>
      </w:r>
    </w:p>
    <w:p w14:paraId="56D5C81E" w14:textId="77777777" w:rsidR="001B599E" w:rsidRPr="001B599E" w:rsidRDefault="001B599E" w:rsidP="001B599E">
      <w:pPr>
        <w:divId w:val="2116439976"/>
        <w:rPr>
          <w:rFonts w:ascii="Arial Narrow" w:hAnsi="Arial Narrow"/>
          <w:u w:val="single"/>
        </w:rPr>
      </w:pPr>
      <w:r w:rsidRPr="001B599E">
        <w:rPr>
          <w:rFonts w:ascii="Arial Narrow" w:hAnsi="Arial Narrow"/>
          <w:u w:val="single"/>
        </w:rPr>
        <w:lastRenderedPageBreak/>
        <w:t>3e. Parties’ position on unquantifiable assets (if any)</w:t>
      </w:r>
    </w:p>
    <w:p w14:paraId="626B0023" w14:textId="77777777" w:rsidR="001B599E" w:rsidRPr="001B599E" w:rsidRDefault="001B599E" w:rsidP="001B599E">
      <w:pPr>
        <w:jc w:val="both"/>
        <w:divId w:val="2116439976"/>
        <w:rPr>
          <w:rFonts w:ascii="Arial Narrow" w:hAnsi="Arial Narrow"/>
          <w:i/>
        </w:rPr>
      </w:pPr>
      <w:r w:rsidRPr="001B599E">
        <w:rPr>
          <w:rFonts w:ascii="Arial Narrow" w:hAnsi="Arial Narrow"/>
          <w:i/>
        </w:rPr>
        <w:t xml:space="preserve">State parties’ positions on unquantifiable assets (if any). Include assets which value is unknown to both parties and any assertion of non-disclosure. </w:t>
      </w:r>
    </w:p>
    <w:p w14:paraId="3DF1255E" w14:textId="77777777" w:rsidR="001B599E" w:rsidRPr="001B599E" w:rsidRDefault="001B599E" w:rsidP="001B599E">
      <w:pPr>
        <w:jc w:val="both"/>
        <w:divId w:val="2116439976"/>
        <w:rPr>
          <w:rFonts w:ascii="Arial Narrow" w:hAnsi="Arial Narrow"/>
          <w:i/>
        </w:rPr>
      </w:pPr>
      <w:r w:rsidRPr="001B599E">
        <w:rPr>
          <w:rFonts w:ascii="Arial Narrow" w:hAnsi="Arial Narrow"/>
          <w:i/>
        </w:rPr>
        <w:t xml:space="preserve">Ensure ‘Remarks’ (if any) are summarised succinctly with relevant page references to the CB where applicable. </w:t>
      </w:r>
    </w:p>
    <w:tbl>
      <w:tblPr>
        <w:tblW w:w="1389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93"/>
        <w:gridCol w:w="3827"/>
        <w:gridCol w:w="2693"/>
        <w:gridCol w:w="2126"/>
        <w:gridCol w:w="4253"/>
      </w:tblGrid>
      <w:tr w:rsidR="001B599E" w:rsidRPr="001B599E" w14:paraId="383C65AC" w14:textId="77777777" w:rsidTr="001B599E">
        <w:trPr>
          <w:divId w:val="2116439976"/>
        </w:trPr>
        <w:tc>
          <w:tcPr>
            <w:tcW w:w="13892" w:type="dxa"/>
            <w:gridSpan w:val="5"/>
            <w:tcBorders>
              <w:top w:val="single" w:sz="4" w:space="0" w:color="auto"/>
              <w:left w:val="single" w:sz="4" w:space="0" w:color="auto"/>
              <w:bottom w:val="single" w:sz="4" w:space="0" w:color="auto"/>
              <w:right w:val="single" w:sz="4" w:space="0" w:color="auto"/>
            </w:tcBorders>
            <w:shd w:val="clear" w:color="auto" w:fill="E7E6E6" w:themeFill="background2"/>
            <w:hideMark/>
          </w:tcPr>
          <w:p w14:paraId="67335B24" w14:textId="77777777" w:rsidR="001B599E" w:rsidRPr="001B599E" w:rsidRDefault="001B599E">
            <w:pPr>
              <w:pStyle w:val="Table-hdg"/>
              <w:keepNext w:val="0"/>
              <w:keepLines w:val="0"/>
              <w:widowControl w:val="0"/>
              <w:spacing w:line="256" w:lineRule="auto"/>
              <w:rPr>
                <w:rFonts w:ascii="Arial Narrow" w:hAnsi="Arial Narrow"/>
                <w:szCs w:val="24"/>
              </w:rPr>
            </w:pPr>
            <w:r w:rsidRPr="001B599E">
              <w:rPr>
                <w:rFonts w:ascii="Arial Narrow" w:hAnsi="Arial Narrow"/>
                <w:szCs w:val="24"/>
              </w:rPr>
              <w:t xml:space="preserve">Assertion by Husband </w:t>
            </w:r>
          </w:p>
        </w:tc>
      </w:tr>
      <w:tr w:rsidR="001B599E" w:rsidRPr="001B599E" w14:paraId="76183C35" w14:textId="77777777" w:rsidTr="001B599E">
        <w:trPr>
          <w:divId w:val="2116439976"/>
        </w:trPr>
        <w:tc>
          <w:tcPr>
            <w:tcW w:w="993"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0015390D" w14:textId="77777777" w:rsidR="001B599E" w:rsidRPr="001B599E" w:rsidRDefault="001B599E">
            <w:pPr>
              <w:pStyle w:val="Table-hdg"/>
              <w:keepNext w:val="0"/>
              <w:keepLines w:val="0"/>
              <w:widowControl w:val="0"/>
              <w:spacing w:line="256" w:lineRule="auto"/>
              <w:rPr>
                <w:rFonts w:ascii="Arial Narrow" w:hAnsi="Arial Narrow"/>
                <w:szCs w:val="24"/>
              </w:rPr>
            </w:pPr>
            <w:r w:rsidRPr="001B599E">
              <w:rPr>
                <w:rFonts w:ascii="Arial Narrow" w:hAnsi="Arial Narrow"/>
                <w:szCs w:val="24"/>
              </w:rPr>
              <w:t>S/n</w:t>
            </w:r>
          </w:p>
        </w:tc>
        <w:tc>
          <w:tcPr>
            <w:tcW w:w="3827" w:type="dxa"/>
            <w:tcBorders>
              <w:top w:val="single" w:sz="4" w:space="0" w:color="auto"/>
              <w:left w:val="single" w:sz="4" w:space="0" w:color="auto"/>
              <w:bottom w:val="single" w:sz="4" w:space="0" w:color="auto"/>
              <w:right w:val="single" w:sz="4" w:space="0" w:color="auto"/>
            </w:tcBorders>
            <w:shd w:val="clear" w:color="auto" w:fill="E7E6E6" w:themeFill="background2"/>
          </w:tcPr>
          <w:p w14:paraId="493A58BA" w14:textId="77777777" w:rsidR="001B599E" w:rsidRPr="001B599E" w:rsidRDefault="001B599E">
            <w:pPr>
              <w:pStyle w:val="Table-hdg"/>
              <w:keepNext w:val="0"/>
              <w:keepLines w:val="0"/>
              <w:widowControl w:val="0"/>
              <w:spacing w:line="256" w:lineRule="auto"/>
              <w:rPr>
                <w:rFonts w:ascii="Arial Narrow" w:hAnsi="Arial Narrow"/>
                <w:szCs w:val="24"/>
              </w:rPr>
            </w:pPr>
            <w:r w:rsidRPr="001B599E">
              <w:rPr>
                <w:rFonts w:ascii="Arial Narrow" w:hAnsi="Arial Narrow"/>
                <w:szCs w:val="24"/>
              </w:rPr>
              <w:t>Asset</w:t>
            </w:r>
          </w:p>
          <w:p w14:paraId="5E6AA977" w14:textId="77777777" w:rsidR="001B599E" w:rsidRPr="001B599E" w:rsidRDefault="001B599E">
            <w:pPr>
              <w:pStyle w:val="Table-hdg"/>
              <w:keepNext w:val="0"/>
              <w:keepLines w:val="0"/>
              <w:widowControl w:val="0"/>
              <w:spacing w:line="256" w:lineRule="auto"/>
              <w:rPr>
                <w:rFonts w:ascii="Arial Narrow" w:hAnsi="Arial Narrow"/>
                <w:szCs w:val="24"/>
              </w:rPr>
            </w:pPr>
          </w:p>
        </w:tc>
        <w:tc>
          <w:tcPr>
            <w:tcW w:w="2693"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3CF4362A" w14:textId="77777777" w:rsidR="001B599E" w:rsidRPr="001B599E" w:rsidRDefault="001B599E">
            <w:pPr>
              <w:pStyle w:val="Table-hdg"/>
              <w:keepNext w:val="0"/>
              <w:keepLines w:val="0"/>
              <w:widowControl w:val="0"/>
              <w:spacing w:line="256" w:lineRule="auto"/>
              <w:rPr>
                <w:rFonts w:ascii="Arial Narrow" w:hAnsi="Arial Narrow"/>
                <w:szCs w:val="24"/>
              </w:rPr>
            </w:pPr>
            <w:r w:rsidRPr="001B599E">
              <w:rPr>
                <w:rFonts w:ascii="Arial Narrow" w:hAnsi="Arial Narrow"/>
                <w:szCs w:val="24"/>
              </w:rPr>
              <w:t>H’s Value</w:t>
            </w:r>
          </w:p>
        </w:tc>
        <w:tc>
          <w:tcPr>
            <w:tcW w:w="2126"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7FCEAD5D" w14:textId="77777777" w:rsidR="001B599E" w:rsidRPr="001B599E" w:rsidRDefault="001B599E">
            <w:pPr>
              <w:pStyle w:val="Table-hdg"/>
              <w:keepNext w:val="0"/>
              <w:keepLines w:val="0"/>
              <w:widowControl w:val="0"/>
              <w:spacing w:line="256" w:lineRule="auto"/>
              <w:rPr>
                <w:rFonts w:ascii="Arial Narrow" w:hAnsi="Arial Narrow"/>
                <w:szCs w:val="24"/>
              </w:rPr>
            </w:pPr>
            <w:proofErr w:type="spellStart"/>
            <w:r w:rsidRPr="001B599E">
              <w:rPr>
                <w:rFonts w:ascii="Arial Narrow" w:hAnsi="Arial Narrow"/>
                <w:szCs w:val="24"/>
              </w:rPr>
              <w:t>Pg</w:t>
            </w:r>
            <w:proofErr w:type="spellEnd"/>
            <w:r w:rsidRPr="001B599E">
              <w:rPr>
                <w:rFonts w:ascii="Arial Narrow" w:hAnsi="Arial Narrow"/>
                <w:szCs w:val="24"/>
              </w:rPr>
              <w:t xml:space="preserve"> Ref to CB</w:t>
            </w:r>
            <w:r w:rsidRPr="001B599E">
              <w:rPr>
                <w:rFonts w:ascii="Arial Narrow" w:hAnsi="Arial Narrow"/>
                <w:szCs w:val="24"/>
                <w:lang w:val="en-SG"/>
              </w:rPr>
              <w:t xml:space="preserve"> </w:t>
            </w:r>
          </w:p>
        </w:tc>
        <w:tc>
          <w:tcPr>
            <w:tcW w:w="4253"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36DDCD42" w14:textId="77777777" w:rsidR="001B599E" w:rsidRPr="001B599E" w:rsidRDefault="001B599E">
            <w:pPr>
              <w:pStyle w:val="Table-hdg"/>
              <w:keepNext w:val="0"/>
              <w:keepLines w:val="0"/>
              <w:widowControl w:val="0"/>
              <w:spacing w:line="256" w:lineRule="auto"/>
              <w:rPr>
                <w:rFonts w:ascii="Arial Narrow" w:hAnsi="Arial Narrow"/>
                <w:szCs w:val="24"/>
              </w:rPr>
            </w:pPr>
            <w:r w:rsidRPr="001B599E">
              <w:rPr>
                <w:rFonts w:ascii="Arial Narrow" w:hAnsi="Arial Narrow"/>
                <w:szCs w:val="24"/>
              </w:rPr>
              <w:t>Remarks</w:t>
            </w:r>
          </w:p>
        </w:tc>
      </w:tr>
      <w:tr w:rsidR="001B599E" w:rsidRPr="001B599E" w14:paraId="6EF6A02A" w14:textId="77777777" w:rsidTr="001B599E">
        <w:trPr>
          <w:divId w:val="2116439976"/>
        </w:trPr>
        <w:tc>
          <w:tcPr>
            <w:tcW w:w="993" w:type="dxa"/>
            <w:tcBorders>
              <w:top w:val="single" w:sz="4" w:space="0" w:color="auto"/>
              <w:left w:val="single" w:sz="4" w:space="0" w:color="auto"/>
              <w:bottom w:val="single" w:sz="4" w:space="0" w:color="auto"/>
              <w:right w:val="single" w:sz="4" w:space="0" w:color="auto"/>
            </w:tcBorders>
          </w:tcPr>
          <w:p w14:paraId="1ACAB84A" w14:textId="77777777" w:rsidR="001B599E" w:rsidRPr="001B599E" w:rsidRDefault="001B599E" w:rsidP="006172E9">
            <w:pPr>
              <w:pStyle w:val="Table-text"/>
              <w:keepLines w:val="0"/>
              <w:widowControl w:val="0"/>
              <w:numPr>
                <w:ilvl w:val="0"/>
                <w:numId w:val="149"/>
              </w:numPr>
              <w:spacing w:line="256" w:lineRule="auto"/>
              <w:rPr>
                <w:rFonts w:ascii="Arial Narrow" w:hAnsi="Arial Narrow"/>
                <w:szCs w:val="24"/>
                <w:lang w:val="en-SG"/>
              </w:rPr>
            </w:pPr>
          </w:p>
        </w:tc>
        <w:tc>
          <w:tcPr>
            <w:tcW w:w="3827" w:type="dxa"/>
            <w:tcBorders>
              <w:top w:val="single" w:sz="4" w:space="0" w:color="auto"/>
              <w:left w:val="single" w:sz="4" w:space="0" w:color="auto"/>
              <w:bottom w:val="single" w:sz="4" w:space="0" w:color="auto"/>
              <w:right w:val="single" w:sz="4" w:space="0" w:color="auto"/>
            </w:tcBorders>
            <w:hideMark/>
          </w:tcPr>
          <w:p w14:paraId="6E0CAC3F" w14:textId="77777777" w:rsidR="001B599E" w:rsidRPr="001B599E" w:rsidRDefault="001B599E">
            <w:pPr>
              <w:pStyle w:val="Table-text"/>
              <w:keepLines w:val="0"/>
              <w:widowControl w:val="0"/>
              <w:spacing w:line="256" w:lineRule="auto"/>
              <w:rPr>
                <w:rFonts w:ascii="Arial Narrow" w:hAnsi="Arial Narrow"/>
                <w:i/>
                <w:szCs w:val="24"/>
                <w:lang w:val="en-SG"/>
              </w:rPr>
            </w:pPr>
            <w:r w:rsidRPr="001B599E">
              <w:rPr>
                <w:rFonts w:ascii="Arial Narrow" w:hAnsi="Arial Narrow"/>
                <w:i/>
                <w:szCs w:val="24"/>
                <w:lang w:val="en-SG"/>
              </w:rPr>
              <w:t xml:space="preserve">For e.g. W’s ABC Bank account </w:t>
            </w:r>
          </w:p>
        </w:tc>
        <w:tc>
          <w:tcPr>
            <w:tcW w:w="2693" w:type="dxa"/>
            <w:tcBorders>
              <w:top w:val="single" w:sz="4" w:space="0" w:color="auto"/>
              <w:left w:val="single" w:sz="4" w:space="0" w:color="auto"/>
              <w:bottom w:val="single" w:sz="4" w:space="0" w:color="auto"/>
              <w:right w:val="single" w:sz="4" w:space="0" w:color="auto"/>
            </w:tcBorders>
            <w:hideMark/>
          </w:tcPr>
          <w:p w14:paraId="7738E405" w14:textId="77777777" w:rsidR="001B599E" w:rsidRPr="001B599E" w:rsidRDefault="001B599E">
            <w:pPr>
              <w:pStyle w:val="Table-fig"/>
              <w:keepLines w:val="0"/>
              <w:widowControl w:val="0"/>
              <w:spacing w:line="256" w:lineRule="auto"/>
              <w:rPr>
                <w:rFonts w:ascii="Arial Narrow" w:hAnsi="Arial Narrow"/>
                <w:i/>
                <w:szCs w:val="24"/>
                <w:lang w:val="en-SG"/>
              </w:rPr>
            </w:pPr>
            <w:r w:rsidRPr="001B599E">
              <w:rPr>
                <w:rFonts w:ascii="Arial Narrow" w:hAnsi="Arial Narrow"/>
                <w:i/>
                <w:szCs w:val="24"/>
                <w:lang w:val="en-SG"/>
              </w:rPr>
              <w:t>For e.g. xxx</w:t>
            </w:r>
          </w:p>
        </w:tc>
        <w:tc>
          <w:tcPr>
            <w:tcW w:w="2126" w:type="dxa"/>
            <w:tcBorders>
              <w:top w:val="single" w:sz="4" w:space="0" w:color="auto"/>
              <w:left w:val="single" w:sz="4" w:space="0" w:color="auto"/>
              <w:bottom w:val="single" w:sz="4" w:space="0" w:color="auto"/>
              <w:right w:val="single" w:sz="4" w:space="0" w:color="auto"/>
            </w:tcBorders>
            <w:hideMark/>
          </w:tcPr>
          <w:p w14:paraId="5C908CD3" w14:textId="77777777" w:rsidR="001B599E" w:rsidRPr="001B599E" w:rsidRDefault="001B599E">
            <w:pPr>
              <w:pStyle w:val="Table-fig"/>
              <w:keepLines w:val="0"/>
              <w:widowControl w:val="0"/>
              <w:spacing w:line="256" w:lineRule="auto"/>
              <w:rPr>
                <w:rFonts w:ascii="Arial Narrow" w:hAnsi="Arial Narrow"/>
                <w:i/>
                <w:szCs w:val="24"/>
                <w:lang w:val="en-SG"/>
              </w:rPr>
            </w:pPr>
            <w:r w:rsidRPr="001B599E">
              <w:rPr>
                <w:rFonts w:ascii="Arial Narrow" w:hAnsi="Arial Narrow"/>
                <w:i/>
                <w:szCs w:val="24"/>
                <w:lang w:val="en-SG"/>
              </w:rPr>
              <w:t xml:space="preserve">CB </w:t>
            </w:r>
            <w:proofErr w:type="spellStart"/>
            <w:r w:rsidRPr="001B599E">
              <w:rPr>
                <w:rFonts w:ascii="Arial Narrow" w:hAnsi="Arial Narrow"/>
                <w:i/>
                <w:szCs w:val="24"/>
                <w:lang w:val="en-SG"/>
              </w:rPr>
              <w:t>pg</w:t>
            </w:r>
            <w:proofErr w:type="spellEnd"/>
            <w:r w:rsidRPr="001B599E">
              <w:rPr>
                <w:rFonts w:ascii="Arial Narrow" w:hAnsi="Arial Narrow"/>
                <w:i/>
                <w:szCs w:val="24"/>
                <w:lang w:val="en-SG"/>
              </w:rPr>
              <w:t xml:space="preserve"> x</w:t>
            </w:r>
          </w:p>
        </w:tc>
        <w:tc>
          <w:tcPr>
            <w:tcW w:w="4253" w:type="dxa"/>
            <w:tcBorders>
              <w:top w:val="single" w:sz="4" w:space="0" w:color="auto"/>
              <w:left w:val="single" w:sz="4" w:space="0" w:color="auto"/>
              <w:bottom w:val="single" w:sz="4" w:space="0" w:color="auto"/>
              <w:right w:val="single" w:sz="4" w:space="0" w:color="auto"/>
            </w:tcBorders>
          </w:tcPr>
          <w:p w14:paraId="307761FB" w14:textId="77777777" w:rsidR="001B599E" w:rsidRPr="001B599E" w:rsidRDefault="001B599E">
            <w:pPr>
              <w:pStyle w:val="Table-fig"/>
              <w:keepLines w:val="0"/>
              <w:widowControl w:val="0"/>
              <w:spacing w:line="256" w:lineRule="auto"/>
              <w:rPr>
                <w:rFonts w:ascii="Arial Narrow" w:hAnsi="Arial Narrow"/>
                <w:i/>
                <w:szCs w:val="24"/>
                <w:lang w:val="en-SG"/>
              </w:rPr>
            </w:pPr>
          </w:p>
        </w:tc>
      </w:tr>
      <w:tr w:rsidR="001B599E" w:rsidRPr="001B599E" w14:paraId="61764B23" w14:textId="77777777" w:rsidTr="001B599E">
        <w:trPr>
          <w:divId w:val="2116439976"/>
        </w:trPr>
        <w:tc>
          <w:tcPr>
            <w:tcW w:w="993" w:type="dxa"/>
            <w:tcBorders>
              <w:top w:val="single" w:sz="4" w:space="0" w:color="auto"/>
              <w:left w:val="single" w:sz="4" w:space="0" w:color="auto"/>
              <w:bottom w:val="single" w:sz="4" w:space="0" w:color="auto"/>
              <w:right w:val="single" w:sz="4" w:space="0" w:color="auto"/>
            </w:tcBorders>
          </w:tcPr>
          <w:p w14:paraId="066B5E20" w14:textId="77777777" w:rsidR="001B599E" w:rsidRPr="001B599E" w:rsidRDefault="001B599E" w:rsidP="006172E9">
            <w:pPr>
              <w:pStyle w:val="Table-text"/>
              <w:keepLines w:val="0"/>
              <w:widowControl w:val="0"/>
              <w:numPr>
                <w:ilvl w:val="0"/>
                <w:numId w:val="149"/>
              </w:numPr>
              <w:spacing w:line="256" w:lineRule="auto"/>
              <w:rPr>
                <w:rFonts w:ascii="Arial Narrow" w:hAnsi="Arial Narrow"/>
                <w:szCs w:val="24"/>
                <w:lang w:val="en-SG"/>
              </w:rPr>
            </w:pPr>
          </w:p>
        </w:tc>
        <w:tc>
          <w:tcPr>
            <w:tcW w:w="3827" w:type="dxa"/>
            <w:tcBorders>
              <w:top w:val="single" w:sz="4" w:space="0" w:color="auto"/>
              <w:left w:val="single" w:sz="4" w:space="0" w:color="auto"/>
              <w:bottom w:val="single" w:sz="4" w:space="0" w:color="auto"/>
              <w:right w:val="single" w:sz="4" w:space="0" w:color="auto"/>
            </w:tcBorders>
            <w:hideMark/>
          </w:tcPr>
          <w:p w14:paraId="6006B6A2" w14:textId="77777777" w:rsidR="001B599E" w:rsidRPr="001B599E" w:rsidRDefault="001B599E">
            <w:pPr>
              <w:pStyle w:val="Table-text"/>
              <w:keepLines w:val="0"/>
              <w:widowControl w:val="0"/>
              <w:spacing w:line="256" w:lineRule="auto"/>
              <w:rPr>
                <w:rFonts w:ascii="Arial Narrow" w:hAnsi="Arial Narrow"/>
                <w:i/>
                <w:szCs w:val="24"/>
                <w:lang w:val="en-SG"/>
              </w:rPr>
            </w:pPr>
            <w:r w:rsidRPr="001B599E">
              <w:rPr>
                <w:rFonts w:ascii="Arial Narrow" w:hAnsi="Arial Narrow"/>
                <w:i/>
                <w:szCs w:val="24"/>
                <w:lang w:val="en-SG"/>
              </w:rPr>
              <w:t xml:space="preserve">For e.g. W’s ABC Company </w:t>
            </w:r>
          </w:p>
        </w:tc>
        <w:tc>
          <w:tcPr>
            <w:tcW w:w="2693" w:type="dxa"/>
            <w:tcBorders>
              <w:top w:val="single" w:sz="4" w:space="0" w:color="auto"/>
              <w:left w:val="single" w:sz="4" w:space="0" w:color="auto"/>
              <w:bottom w:val="single" w:sz="4" w:space="0" w:color="auto"/>
              <w:right w:val="single" w:sz="4" w:space="0" w:color="auto"/>
            </w:tcBorders>
            <w:hideMark/>
          </w:tcPr>
          <w:p w14:paraId="7C9949DA" w14:textId="77777777" w:rsidR="001B599E" w:rsidRPr="001B599E" w:rsidRDefault="001B599E">
            <w:pPr>
              <w:pStyle w:val="Table-fig"/>
              <w:keepLines w:val="0"/>
              <w:widowControl w:val="0"/>
              <w:spacing w:line="256" w:lineRule="auto"/>
              <w:rPr>
                <w:rFonts w:ascii="Arial Narrow" w:hAnsi="Arial Narrow"/>
                <w:i/>
                <w:szCs w:val="24"/>
                <w:lang w:val="en-SG"/>
              </w:rPr>
            </w:pPr>
            <w:r w:rsidRPr="001B599E">
              <w:rPr>
                <w:rFonts w:ascii="Arial Narrow" w:hAnsi="Arial Narrow"/>
                <w:i/>
                <w:szCs w:val="24"/>
                <w:lang w:val="en-SG"/>
              </w:rPr>
              <w:t xml:space="preserve">For e.g. unknown </w:t>
            </w:r>
          </w:p>
        </w:tc>
        <w:tc>
          <w:tcPr>
            <w:tcW w:w="2126" w:type="dxa"/>
            <w:tcBorders>
              <w:top w:val="single" w:sz="4" w:space="0" w:color="auto"/>
              <w:left w:val="single" w:sz="4" w:space="0" w:color="auto"/>
              <w:bottom w:val="single" w:sz="4" w:space="0" w:color="auto"/>
              <w:right w:val="single" w:sz="4" w:space="0" w:color="auto"/>
            </w:tcBorders>
            <w:hideMark/>
          </w:tcPr>
          <w:p w14:paraId="1FB32AB5" w14:textId="77777777" w:rsidR="001B599E" w:rsidRPr="001B599E" w:rsidRDefault="001B599E">
            <w:pPr>
              <w:pStyle w:val="Table-fig"/>
              <w:keepLines w:val="0"/>
              <w:widowControl w:val="0"/>
              <w:spacing w:line="256" w:lineRule="auto"/>
              <w:rPr>
                <w:rFonts w:ascii="Arial Narrow" w:hAnsi="Arial Narrow"/>
                <w:i/>
                <w:szCs w:val="24"/>
                <w:lang w:val="en-SG"/>
              </w:rPr>
            </w:pPr>
            <w:r w:rsidRPr="001B599E">
              <w:rPr>
                <w:rFonts w:ascii="Arial Narrow" w:hAnsi="Arial Narrow"/>
                <w:i/>
                <w:szCs w:val="24"/>
                <w:lang w:val="en-SG"/>
              </w:rPr>
              <w:t xml:space="preserve">CB </w:t>
            </w:r>
            <w:proofErr w:type="spellStart"/>
            <w:r w:rsidRPr="001B599E">
              <w:rPr>
                <w:rFonts w:ascii="Arial Narrow" w:hAnsi="Arial Narrow"/>
                <w:i/>
                <w:szCs w:val="24"/>
                <w:lang w:val="en-SG"/>
              </w:rPr>
              <w:t>pg</w:t>
            </w:r>
            <w:proofErr w:type="spellEnd"/>
            <w:r w:rsidRPr="001B599E">
              <w:rPr>
                <w:rFonts w:ascii="Arial Narrow" w:hAnsi="Arial Narrow"/>
                <w:i/>
                <w:szCs w:val="24"/>
                <w:lang w:val="en-SG"/>
              </w:rPr>
              <w:t xml:space="preserve"> x</w:t>
            </w:r>
          </w:p>
        </w:tc>
        <w:tc>
          <w:tcPr>
            <w:tcW w:w="4253" w:type="dxa"/>
            <w:tcBorders>
              <w:top w:val="single" w:sz="4" w:space="0" w:color="auto"/>
              <w:left w:val="single" w:sz="4" w:space="0" w:color="auto"/>
              <w:bottom w:val="single" w:sz="4" w:space="0" w:color="auto"/>
              <w:right w:val="single" w:sz="4" w:space="0" w:color="auto"/>
            </w:tcBorders>
          </w:tcPr>
          <w:p w14:paraId="377A14A2" w14:textId="77777777" w:rsidR="001B599E" w:rsidRPr="001B599E" w:rsidRDefault="001B599E">
            <w:pPr>
              <w:pStyle w:val="Table-fig"/>
              <w:keepLines w:val="0"/>
              <w:widowControl w:val="0"/>
              <w:spacing w:line="256" w:lineRule="auto"/>
              <w:rPr>
                <w:rFonts w:ascii="Arial Narrow" w:hAnsi="Arial Narrow"/>
                <w:i/>
                <w:szCs w:val="24"/>
                <w:lang w:val="en-SG"/>
              </w:rPr>
            </w:pPr>
          </w:p>
        </w:tc>
      </w:tr>
      <w:tr w:rsidR="001B599E" w:rsidRPr="001B599E" w14:paraId="39CA22C1" w14:textId="77777777" w:rsidTr="001B599E">
        <w:trPr>
          <w:divId w:val="2116439976"/>
        </w:trPr>
        <w:tc>
          <w:tcPr>
            <w:tcW w:w="993" w:type="dxa"/>
            <w:tcBorders>
              <w:top w:val="single" w:sz="4" w:space="0" w:color="auto"/>
              <w:left w:val="single" w:sz="4" w:space="0" w:color="auto"/>
              <w:bottom w:val="single" w:sz="4" w:space="0" w:color="auto"/>
              <w:right w:val="single" w:sz="4" w:space="0" w:color="auto"/>
            </w:tcBorders>
          </w:tcPr>
          <w:p w14:paraId="122D7813" w14:textId="77777777" w:rsidR="001B599E" w:rsidRPr="001B599E" w:rsidRDefault="001B599E">
            <w:pPr>
              <w:pStyle w:val="Table-text"/>
              <w:keepLines w:val="0"/>
              <w:widowControl w:val="0"/>
              <w:spacing w:line="256" w:lineRule="auto"/>
              <w:ind w:left="360"/>
              <w:rPr>
                <w:rFonts w:ascii="Arial Narrow" w:hAnsi="Arial Narrow"/>
                <w:szCs w:val="24"/>
                <w:lang w:val="en-SG"/>
              </w:rPr>
            </w:pPr>
          </w:p>
        </w:tc>
        <w:tc>
          <w:tcPr>
            <w:tcW w:w="3827" w:type="dxa"/>
            <w:tcBorders>
              <w:top w:val="single" w:sz="4" w:space="0" w:color="auto"/>
              <w:left w:val="single" w:sz="4" w:space="0" w:color="auto"/>
              <w:bottom w:val="single" w:sz="4" w:space="0" w:color="auto"/>
              <w:right w:val="single" w:sz="4" w:space="0" w:color="auto"/>
            </w:tcBorders>
            <w:hideMark/>
          </w:tcPr>
          <w:p w14:paraId="75643C21" w14:textId="77777777" w:rsidR="001B599E" w:rsidRPr="001B599E" w:rsidRDefault="001B599E">
            <w:pPr>
              <w:pStyle w:val="Table-text"/>
              <w:keepLines w:val="0"/>
              <w:widowControl w:val="0"/>
              <w:spacing w:line="256" w:lineRule="auto"/>
              <w:jc w:val="right"/>
              <w:rPr>
                <w:rFonts w:ascii="Arial Narrow" w:hAnsi="Arial Narrow"/>
                <w:i/>
                <w:szCs w:val="24"/>
                <w:u w:val="single"/>
                <w:lang w:val="en-SG"/>
              </w:rPr>
            </w:pPr>
            <w:r w:rsidRPr="001B599E">
              <w:rPr>
                <w:rFonts w:ascii="Arial Narrow" w:hAnsi="Arial Narrow"/>
                <w:i/>
                <w:szCs w:val="24"/>
                <w:u w:val="single"/>
                <w:lang w:val="en-SG"/>
              </w:rPr>
              <w:t xml:space="preserve">Conclusion </w:t>
            </w:r>
          </w:p>
        </w:tc>
        <w:tc>
          <w:tcPr>
            <w:tcW w:w="2693" w:type="dxa"/>
            <w:tcBorders>
              <w:top w:val="single" w:sz="4" w:space="0" w:color="auto"/>
              <w:left w:val="single" w:sz="4" w:space="0" w:color="auto"/>
              <w:bottom w:val="single" w:sz="4" w:space="0" w:color="auto"/>
              <w:right w:val="single" w:sz="4" w:space="0" w:color="auto"/>
            </w:tcBorders>
            <w:hideMark/>
          </w:tcPr>
          <w:p w14:paraId="2163A5EB" w14:textId="77777777" w:rsidR="001B599E" w:rsidRPr="001B599E" w:rsidRDefault="001B599E">
            <w:pPr>
              <w:pStyle w:val="Table-fig"/>
              <w:keepLines w:val="0"/>
              <w:widowControl w:val="0"/>
              <w:spacing w:line="256" w:lineRule="auto"/>
              <w:rPr>
                <w:rFonts w:ascii="Arial Narrow" w:hAnsi="Arial Narrow"/>
                <w:i/>
                <w:szCs w:val="24"/>
                <w:u w:val="single"/>
                <w:lang w:val="en-SG"/>
              </w:rPr>
            </w:pPr>
            <w:r w:rsidRPr="001B599E">
              <w:rPr>
                <w:rFonts w:ascii="Arial Narrow" w:hAnsi="Arial Narrow"/>
                <w:i/>
                <w:szCs w:val="24"/>
                <w:u w:val="single"/>
                <w:lang w:val="en-SG"/>
              </w:rPr>
              <w:t xml:space="preserve">To adjust average ratio by </w:t>
            </w:r>
            <w:proofErr w:type="spellStart"/>
            <w:r w:rsidRPr="001B599E">
              <w:rPr>
                <w:rFonts w:ascii="Arial Narrow" w:hAnsi="Arial Narrow"/>
                <w:i/>
                <w:szCs w:val="24"/>
                <w:u w:val="single"/>
                <w:lang w:val="en-SG"/>
              </w:rPr>
              <w:t>yyy</w:t>
            </w:r>
            <w:proofErr w:type="spellEnd"/>
            <w:r w:rsidRPr="001B599E">
              <w:rPr>
                <w:rFonts w:ascii="Arial Narrow" w:hAnsi="Arial Narrow"/>
                <w:i/>
                <w:szCs w:val="24"/>
                <w:u w:val="single"/>
                <w:lang w:val="en-SG"/>
              </w:rPr>
              <w:t>%</w:t>
            </w:r>
          </w:p>
        </w:tc>
        <w:tc>
          <w:tcPr>
            <w:tcW w:w="2126" w:type="dxa"/>
            <w:tcBorders>
              <w:top w:val="single" w:sz="4" w:space="0" w:color="auto"/>
              <w:left w:val="single" w:sz="4" w:space="0" w:color="auto"/>
              <w:bottom w:val="single" w:sz="4" w:space="0" w:color="auto"/>
              <w:right w:val="single" w:sz="4" w:space="0" w:color="auto"/>
            </w:tcBorders>
          </w:tcPr>
          <w:p w14:paraId="06E0D974" w14:textId="77777777" w:rsidR="001B599E" w:rsidRPr="001B599E" w:rsidRDefault="001B599E">
            <w:pPr>
              <w:pStyle w:val="Table-fig"/>
              <w:keepLines w:val="0"/>
              <w:widowControl w:val="0"/>
              <w:spacing w:line="256" w:lineRule="auto"/>
              <w:rPr>
                <w:rFonts w:ascii="Arial Narrow" w:hAnsi="Arial Narrow"/>
                <w:i/>
                <w:szCs w:val="24"/>
                <w:u w:val="single"/>
                <w:lang w:val="en-SG"/>
              </w:rPr>
            </w:pPr>
          </w:p>
        </w:tc>
        <w:tc>
          <w:tcPr>
            <w:tcW w:w="4253" w:type="dxa"/>
            <w:tcBorders>
              <w:top w:val="single" w:sz="4" w:space="0" w:color="auto"/>
              <w:left w:val="single" w:sz="4" w:space="0" w:color="auto"/>
              <w:bottom w:val="single" w:sz="4" w:space="0" w:color="auto"/>
              <w:right w:val="single" w:sz="4" w:space="0" w:color="auto"/>
            </w:tcBorders>
          </w:tcPr>
          <w:p w14:paraId="7B02E9A4" w14:textId="77777777" w:rsidR="001B599E" w:rsidRPr="001B599E" w:rsidRDefault="001B599E">
            <w:pPr>
              <w:pStyle w:val="Table-fig"/>
              <w:keepLines w:val="0"/>
              <w:widowControl w:val="0"/>
              <w:spacing w:line="256" w:lineRule="auto"/>
              <w:rPr>
                <w:rFonts w:ascii="Arial Narrow" w:hAnsi="Arial Narrow"/>
                <w:i/>
                <w:szCs w:val="24"/>
                <w:u w:val="single"/>
                <w:lang w:val="en-SG"/>
              </w:rPr>
            </w:pPr>
          </w:p>
        </w:tc>
      </w:tr>
    </w:tbl>
    <w:p w14:paraId="1AA4086D" w14:textId="77777777" w:rsidR="001B599E" w:rsidRPr="001B599E" w:rsidRDefault="001B599E" w:rsidP="001B599E">
      <w:pPr>
        <w:divId w:val="2116439976"/>
        <w:rPr>
          <w:rFonts w:ascii="Arial Narrow" w:hAnsi="Arial Narrow" w:cstheme="minorBidi"/>
          <w:u w:val="single"/>
          <w:lang w:eastAsia="en-US"/>
        </w:rPr>
      </w:pPr>
    </w:p>
    <w:tbl>
      <w:tblPr>
        <w:tblW w:w="13953"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93"/>
        <w:gridCol w:w="3827"/>
        <w:gridCol w:w="2693"/>
        <w:gridCol w:w="2126"/>
        <w:gridCol w:w="4314"/>
      </w:tblGrid>
      <w:tr w:rsidR="001B599E" w:rsidRPr="001B599E" w14:paraId="44F6E5C9" w14:textId="77777777" w:rsidTr="001B599E">
        <w:trPr>
          <w:divId w:val="2116439976"/>
        </w:trPr>
        <w:tc>
          <w:tcPr>
            <w:tcW w:w="13953" w:type="dxa"/>
            <w:gridSpan w:val="5"/>
            <w:tcBorders>
              <w:top w:val="single" w:sz="4" w:space="0" w:color="auto"/>
              <w:left w:val="single" w:sz="4" w:space="0" w:color="auto"/>
              <w:bottom w:val="single" w:sz="4" w:space="0" w:color="auto"/>
              <w:right w:val="single" w:sz="4" w:space="0" w:color="auto"/>
            </w:tcBorders>
            <w:shd w:val="clear" w:color="auto" w:fill="E7E6E6" w:themeFill="background2"/>
            <w:hideMark/>
          </w:tcPr>
          <w:p w14:paraId="21E40DEC" w14:textId="77777777" w:rsidR="001B599E" w:rsidRPr="001B599E" w:rsidRDefault="001B599E">
            <w:pPr>
              <w:pStyle w:val="Table-hdg"/>
              <w:keepNext w:val="0"/>
              <w:keepLines w:val="0"/>
              <w:widowControl w:val="0"/>
              <w:spacing w:line="256" w:lineRule="auto"/>
              <w:rPr>
                <w:rFonts w:ascii="Arial Narrow" w:hAnsi="Arial Narrow"/>
                <w:szCs w:val="24"/>
              </w:rPr>
            </w:pPr>
            <w:r w:rsidRPr="001B599E">
              <w:rPr>
                <w:rFonts w:ascii="Arial Narrow" w:hAnsi="Arial Narrow"/>
                <w:szCs w:val="24"/>
              </w:rPr>
              <w:t>Assertion by Wife</w:t>
            </w:r>
          </w:p>
        </w:tc>
      </w:tr>
      <w:tr w:rsidR="001B599E" w:rsidRPr="001B599E" w14:paraId="40646B6E" w14:textId="77777777" w:rsidTr="001B599E">
        <w:trPr>
          <w:divId w:val="2116439976"/>
        </w:trPr>
        <w:tc>
          <w:tcPr>
            <w:tcW w:w="993" w:type="dxa"/>
            <w:tcBorders>
              <w:top w:val="single" w:sz="4" w:space="0" w:color="auto"/>
              <w:left w:val="single" w:sz="4" w:space="0" w:color="auto"/>
              <w:bottom w:val="single" w:sz="4" w:space="0" w:color="auto"/>
              <w:right w:val="single" w:sz="4" w:space="0" w:color="auto"/>
            </w:tcBorders>
            <w:shd w:val="clear" w:color="auto" w:fill="E7E6E6" w:themeFill="background2"/>
          </w:tcPr>
          <w:p w14:paraId="4EDA1BB2" w14:textId="77777777" w:rsidR="001B599E" w:rsidRPr="001B599E" w:rsidRDefault="001B599E">
            <w:pPr>
              <w:pStyle w:val="Table-hdg"/>
              <w:keepNext w:val="0"/>
              <w:keepLines w:val="0"/>
              <w:widowControl w:val="0"/>
              <w:spacing w:line="256" w:lineRule="auto"/>
              <w:rPr>
                <w:rFonts w:ascii="Arial Narrow" w:hAnsi="Arial Narrow"/>
                <w:szCs w:val="24"/>
              </w:rPr>
            </w:pPr>
          </w:p>
        </w:tc>
        <w:tc>
          <w:tcPr>
            <w:tcW w:w="3827" w:type="dxa"/>
            <w:tcBorders>
              <w:top w:val="single" w:sz="4" w:space="0" w:color="auto"/>
              <w:left w:val="single" w:sz="4" w:space="0" w:color="auto"/>
              <w:bottom w:val="single" w:sz="4" w:space="0" w:color="auto"/>
              <w:right w:val="single" w:sz="4" w:space="0" w:color="auto"/>
            </w:tcBorders>
            <w:shd w:val="clear" w:color="auto" w:fill="E7E6E6" w:themeFill="background2"/>
          </w:tcPr>
          <w:p w14:paraId="2065670A" w14:textId="77777777" w:rsidR="001B599E" w:rsidRPr="001B599E" w:rsidRDefault="001B599E">
            <w:pPr>
              <w:pStyle w:val="Table-hdg"/>
              <w:keepNext w:val="0"/>
              <w:keepLines w:val="0"/>
              <w:widowControl w:val="0"/>
              <w:spacing w:line="256" w:lineRule="auto"/>
              <w:rPr>
                <w:rFonts w:ascii="Arial Narrow" w:hAnsi="Arial Narrow"/>
                <w:szCs w:val="24"/>
              </w:rPr>
            </w:pPr>
            <w:r w:rsidRPr="001B599E">
              <w:rPr>
                <w:rFonts w:ascii="Arial Narrow" w:hAnsi="Arial Narrow"/>
                <w:szCs w:val="24"/>
              </w:rPr>
              <w:t>Asset</w:t>
            </w:r>
          </w:p>
          <w:p w14:paraId="6D2EA945" w14:textId="77777777" w:rsidR="001B599E" w:rsidRPr="001B599E" w:rsidRDefault="001B599E">
            <w:pPr>
              <w:pStyle w:val="Table-hdg"/>
              <w:keepNext w:val="0"/>
              <w:keepLines w:val="0"/>
              <w:widowControl w:val="0"/>
              <w:spacing w:line="256" w:lineRule="auto"/>
              <w:rPr>
                <w:rFonts w:ascii="Arial Narrow" w:hAnsi="Arial Narrow"/>
                <w:szCs w:val="24"/>
              </w:rPr>
            </w:pPr>
          </w:p>
        </w:tc>
        <w:tc>
          <w:tcPr>
            <w:tcW w:w="2693"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3220B693" w14:textId="77777777" w:rsidR="001B599E" w:rsidRPr="001B599E" w:rsidRDefault="001B599E">
            <w:pPr>
              <w:pStyle w:val="Table-hdg"/>
              <w:keepNext w:val="0"/>
              <w:keepLines w:val="0"/>
              <w:widowControl w:val="0"/>
              <w:spacing w:line="256" w:lineRule="auto"/>
              <w:rPr>
                <w:rFonts w:ascii="Arial Narrow" w:hAnsi="Arial Narrow"/>
                <w:szCs w:val="24"/>
              </w:rPr>
            </w:pPr>
            <w:r w:rsidRPr="001B599E">
              <w:rPr>
                <w:rFonts w:ascii="Arial Narrow" w:hAnsi="Arial Narrow"/>
                <w:szCs w:val="24"/>
              </w:rPr>
              <w:t>W’s value</w:t>
            </w:r>
          </w:p>
        </w:tc>
        <w:tc>
          <w:tcPr>
            <w:tcW w:w="2126"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2C08FEA5" w14:textId="77777777" w:rsidR="001B599E" w:rsidRPr="001B599E" w:rsidRDefault="001B599E">
            <w:pPr>
              <w:pStyle w:val="Table-hdg"/>
              <w:keepNext w:val="0"/>
              <w:keepLines w:val="0"/>
              <w:widowControl w:val="0"/>
              <w:spacing w:line="256" w:lineRule="auto"/>
              <w:rPr>
                <w:rFonts w:ascii="Arial Narrow" w:hAnsi="Arial Narrow"/>
                <w:szCs w:val="24"/>
              </w:rPr>
            </w:pPr>
            <w:proofErr w:type="spellStart"/>
            <w:r w:rsidRPr="001B599E">
              <w:rPr>
                <w:rFonts w:ascii="Arial Narrow" w:hAnsi="Arial Narrow"/>
                <w:szCs w:val="24"/>
              </w:rPr>
              <w:t>Pg</w:t>
            </w:r>
            <w:proofErr w:type="spellEnd"/>
            <w:r w:rsidRPr="001B599E">
              <w:rPr>
                <w:rFonts w:ascii="Arial Narrow" w:hAnsi="Arial Narrow"/>
                <w:szCs w:val="24"/>
              </w:rPr>
              <w:t xml:space="preserve"> Ref to CB</w:t>
            </w:r>
            <w:r w:rsidRPr="001B599E">
              <w:rPr>
                <w:rFonts w:ascii="Arial Narrow" w:hAnsi="Arial Narrow"/>
                <w:szCs w:val="24"/>
                <w:lang w:val="en-SG"/>
              </w:rPr>
              <w:t xml:space="preserve"> </w:t>
            </w:r>
          </w:p>
        </w:tc>
        <w:tc>
          <w:tcPr>
            <w:tcW w:w="4314"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701DC03A" w14:textId="77777777" w:rsidR="001B599E" w:rsidRPr="001B599E" w:rsidRDefault="001B599E">
            <w:pPr>
              <w:pStyle w:val="Table-hdg"/>
              <w:keepNext w:val="0"/>
              <w:keepLines w:val="0"/>
              <w:widowControl w:val="0"/>
              <w:spacing w:line="256" w:lineRule="auto"/>
              <w:rPr>
                <w:rFonts w:ascii="Arial Narrow" w:hAnsi="Arial Narrow"/>
                <w:szCs w:val="24"/>
              </w:rPr>
            </w:pPr>
            <w:r w:rsidRPr="001B599E">
              <w:rPr>
                <w:rFonts w:ascii="Arial Narrow" w:hAnsi="Arial Narrow"/>
                <w:szCs w:val="24"/>
              </w:rPr>
              <w:t>Remarks</w:t>
            </w:r>
          </w:p>
        </w:tc>
      </w:tr>
      <w:tr w:rsidR="001B599E" w:rsidRPr="001B599E" w14:paraId="7B1CAF03" w14:textId="77777777" w:rsidTr="001B599E">
        <w:trPr>
          <w:divId w:val="2116439976"/>
        </w:trPr>
        <w:tc>
          <w:tcPr>
            <w:tcW w:w="993" w:type="dxa"/>
            <w:tcBorders>
              <w:top w:val="single" w:sz="4" w:space="0" w:color="auto"/>
              <w:left w:val="single" w:sz="4" w:space="0" w:color="auto"/>
              <w:bottom w:val="single" w:sz="4" w:space="0" w:color="auto"/>
              <w:right w:val="single" w:sz="4" w:space="0" w:color="auto"/>
            </w:tcBorders>
          </w:tcPr>
          <w:p w14:paraId="677A2643" w14:textId="77777777" w:rsidR="001B599E" w:rsidRPr="001B599E" w:rsidRDefault="001B599E" w:rsidP="006172E9">
            <w:pPr>
              <w:pStyle w:val="Table-text"/>
              <w:keepLines w:val="0"/>
              <w:widowControl w:val="0"/>
              <w:numPr>
                <w:ilvl w:val="0"/>
                <w:numId w:val="149"/>
              </w:numPr>
              <w:spacing w:line="256" w:lineRule="auto"/>
              <w:rPr>
                <w:rFonts w:ascii="Arial Narrow" w:hAnsi="Arial Narrow"/>
                <w:szCs w:val="24"/>
                <w:u w:val="single"/>
                <w:lang w:val="en-SG"/>
              </w:rPr>
            </w:pPr>
          </w:p>
        </w:tc>
        <w:tc>
          <w:tcPr>
            <w:tcW w:w="3827" w:type="dxa"/>
            <w:tcBorders>
              <w:top w:val="single" w:sz="4" w:space="0" w:color="auto"/>
              <w:left w:val="single" w:sz="4" w:space="0" w:color="auto"/>
              <w:bottom w:val="single" w:sz="4" w:space="0" w:color="auto"/>
              <w:right w:val="single" w:sz="4" w:space="0" w:color="auto"/>
            </w:tcBorders>
            <w:hideMark/>
          </w:tcPr>
          <w:p w14:paraId="541AC73C" w14:textId="77777777" w:rsidR="001B599E" w:rsidRPr="001B599E" w:rsidRDefault="001B599E">
            <w:pPr>
              <w:pStyle w:val="Table-text"/>
              <w:keepLines w:val="0"/>
              <w:widowControl w:val="0"/>
              <w:spacing w:line="256" w:lineRule="auto"/>
              <w:rPr>
                <w:rFonts w:ascii="Arial Narrow" w:hAnsi="Arial Narrow"/>
                <w:i/>
                <w:szCs w:val="24"/>
                <w:lang w:val="en-SG"/>
              </w:rPr>
            </w:pPr>
            <w:r w:rsidRPr="001B599E">
              <w:rPr>
                <w:rFonts w:ascii="Arial Narrow" w:hAnsi="Arial Narrow"/>
                <w:i/>
                <w:szCs w:val="24"/>
                <w:lang w:val="en-SG"/>
              </w:rPr>
              <w:t xml:space="preserve">For e.g. H’s ABC Bank account </w:t>
            </w:r>
          </w:p>
        </w:tc>
        <w:tc>
          <w:tcPr>
            <w:tcW w:w="2693" w:type="dxa"/>
            <w:tcBorders>
              <w:top w:val="single" w:sz="4" w:space="0" w:color="auto"/>
              <w:left w:val="single" w:sz="4" w:space="0" w:color="auto"/>
              <w:bottom w:val="single" w:sz="4" w:space="0" w:color="auto"/>
              <w:right w:val="single" w:sz="4" w:space="0" w:color="auto"/>
            </w:tcBorders>
            <w:hideMark/>
          </w:tcPr>
          <w:p w14:paraId="225A1C0B" w14:textId="77777777" w:rsidR="001B599E" w:rsidRPr="001B599E" w:rsidRDefault="001B599E">
            <w:pPr>
              <w:pStyle w:val="Table-fig"/>
              <w:keepLines w:val="0"/>
              <w:widowControl w:val="0"/>
              <w:spacing w:line="256" w:lineRule="auto"/>
              <w:rPr>
                <w:rFonts w:ascii="Arial Narrow" w:hAnsi="Arial Narrow"/>
                <w:i/>
                <w:szCs w:val="24"/>
                <w:lang w:val="en-SG"/>
              </w:rPr>
            </w:pPr>
            <w:r w:rsidRPr="001B599E">
              <w:rPr>
                <w:rFonts w:ascii="Arial Narrow" w:hAnsi="Arial Narrow"/>
                <w:i/>
                <w:szCs w:val="24"/>
                <w:lang w:val="en-SG"/>
              </w:rPr>
              <w:t>For e.g. xxx</w:t>
            </w:r>
          </w:p>
        </w:tc>
        <w:tc>
          <w:tcPr>
            <w:tcW w:w="2126" w:type="dxa"/>
            <w:tcBorders>
              <w:top w:val="single" w:sz="4" w:space="0" w:color="auto"/>
              <w:left w:val="single" w:sz="4" w:space="0" w:color="auto"/>
              <w:bottom w:val="single" w:sz="4" w:space="0" w:color="auto"/>
              <w:right w:val="single" w:sz="4" w:space="0" w:color="auto"/>
            </w:tcBorders>
            <w:hideMark/>
          </w:tcPr>
          <w:p w14:paraId="75F2A444" w14:textId="77777777" w:rsidR="001B599E" w:rsidRPr="001B599E" w:rsidRDefault="001B599E">
            <w:pPr>
              <w:pStyle w:val="Table-fig"/>
              <w:keepLines w:val="0"/>
              <w:widowControl w:val="0"/>
              <w:spacing w:line="256" w:lineRule="auto"/>
              <w:rPr>
                <w:rFonts w:ascii="Arial Narrow" w:hAnsi="Arial Narrow"/>
                <w:i/>
                <w:szCs w:val="24"/>
                <w:lang w:val="en-SG"/>
              </w:rPr>
            </w:pPr>
            <w:r w:rsidRPr="001B599E">
              <w:rPr>
                <w:rFonts w:ascii="Arial Narrow" w:hAnsi="Arial Narrow"/>
                <w:i/>
                <w:szCs w:val="24"/>
                <w:lang w:val="en-SG"/>
              </w:rPr>
              <w:t xml:space="preserve">CB </w:t>
            </w:r>
            <w:proofErr w:type="spellStart"/>
            <w:r w:rsidRPr="001B599E">
              <w:rPr>
                <w:rFonts w:ascii="Arial Narrow" w:hAnsi="Arial Narrow"/>
                <w:i/>
                <w:szCs w:val="24"/>
                <w:lang w:val="en-SG"/>
              </w:rPr>
              <w:t>pg</w:t>
            </w:r>
            <w:proofErr w:type="spellEnd"/>
            <w:r w:rsidRPr="001B599E">
              <w:rPr>
                <w:rFonts w:ascii="Arial Narrow" w:hAnsi="Arial Narrow"/>
                <w:i/>
                <w:szCs w:val="24"/>
                <w:lang w:val="en-SG"/>
              </w:rPr>
              <w:t xml:space="preserve"> x</w:t>
            </w:r>
          </w:p>
        </w:tc>
        <w:tc>
          <w:tcPr>
            <w:tcW w:w="4314" w:type="dxa"/>
            <w:tcBorders>
              <w:top w:val="single" w:sz="4" w:space="0" w:color="auto"/>
              <w:left w:val="single" w:sz="4" w:space="0" w:color="auto"/>
              <w:bottom w:val="single" w:sz="4" w:space="0" w:color="auto"/>
              <w:right w:val="single" w:sz="4" w:space="0" w:color="auto"/>
            </w:tcBorders>
          </w:tcPr>
          <w:p w14:paraId="7894AF79" w14:textId="77777777" w:rsidR="001B599E" w:rsidRPr="001B599E" w:rsidRDefault="001B599E">
            <w:pPr>
              <w:pStyle w:val="Table-fig"/>
              <w:keepLines w:val="0"/>
              <w:widowControl w:val="0"/>
              <w:spacing w:line="256" w:lineRule="auto"/>
              <w:rPr>
                <w:rFonts w:ascii="Arial Narrow" w:hAnsi="Arial Narrow"/>
                <w:i/>
                <w:szCs w:val="24"/>
                <w:lang w:val="en-SG"/>
              </w:rPr>
            </w:pPr>
          </w:p>
        </w:tc>
      </w:tr>
      <w:tr w:rsidR="001B599E" w:rsidRPr="001B599E" w14:paraId="318096DC" w14:textId="77777777" w:rsidTr="001B599E">
        <w:trPr>
          <w:divId w:val="2116439976"/>
        </w:trPr>
        <w:tc>
          <w:tcPr>
            <w:tcW w:w="993" w:type="dxa"/>
            <w:tcBorders>
              <w:top w:val="single" w:sz="4" w:space="0" w:color="auto"/>
              <w:left w:val="single" w:sz="4" w:space="0" w:color="auto"/>
              <w:bottom w:val="single" w:sz="4" w:space="0" w:color="auto"/>
              <w:right w:val="single" w:sz="4" w:space="0" w:color="auto"/>
            </w:tcBorders>
          </w:tcPr>
          <w:p w14:paraId="16730240" w14:textId="77777777" w:rsidR="001B599E" w:rsidRPr="001B599E" w:rsidRDefault="001B599E" w:rsidP="006172E9">
            <w:pPr>
              <w:pStyle w:val="Table-text"/>
              <w:keepLines w:val="0"/>
              <w:widowControl w:val="0"/>
              <w:numPr>
                <w:ilvl w:val="0"/>
                <w:numId w:val="149"/>
              </w:numPr>
              <w:spacing w:line="256" w:lineRule="auto"/>
              <w:rPr>
                <w:rFonts w:ascii="Arial Narrow" w:hAnsi="Arial Narrow"/>
                <w:szCs w:val="24"/>
                <w:u w:val="single"/>
                <w:lang w:val="en-SG"/>
              </w:rPr>
            </w:pPr>
          </w:p>
        </w:tc>
        <w:tc>
          <w:tcPr>
            <w:tcW w:w="3827" w:type="dxa"/>
            <w:tcBorders>
              <w:top w:val="single" w:sz="4" w:space="0" w:color="auto"/>
              <w:left w:val="single" w:sz="4" w:space="0" w:color="auto"/>
              <w:bottom w:val="single" w:sz="4" w:space="0" w:color="auto"/>
              <w:right w:val="single" w:sz="4" w:space="0" w:color="auto"/>
            </w:tcBorders>
            <w:hideMark/>
          </w:tcPr>
          <w:p w14:paraId="552A03FA" w14:textId="77777777" w:rsidR="001B599E" w:rsidRPr="001B599E" w:rsidRDefault="001B599E">
            <w:pPr>
              <w:pStyle w:val="Table-text"/>
              <w:keepLines w:val="0"/>
              <w:widowControl w:val="0"/>
              <w:spacing w:line="256" w:lineRule="auto"/>
              <w:rPr>
                <w:rFonts w:ascii="Arial Narrow" w:hAnsi="Arial Narrow"/>
                <w:i/>
                <w:szCs w:val="24"/>
                <w:u w:val="single"/>
                <w:lang w:val="en-SG"/>
              </w:rPr>
            </w:pPr>
            <w:r w:rsidRPr="001B599E">
              <w:rPr>
                <w:rFonts w:ascii="Arial Narrow" w:hAnsi="Arial Narrow"/>
                <w:i/>
                <w:szCs w:val="24"/>
                <w:lang w:val="en-SG"/>
              </w:rPr>
              <w:t xml:space="preserve">For e.g. H’s ABC Company </w:t>
            </w:r>
          </w:p>
        </w:tc>
        <w:tc>
          <w:tcPr>
            <w:tcW w:w="2693" w:type="dxa"/>
            <w:tcBorders>
              <w:top w:val="single" w:sz="4" w:space="0" w:color="auto"/>
              <w:left w:val="single" w:sz="4" w:space="0" w:color="auto"/>
              <w:bottom w:val="single" w:sz="4" w:space="0" w:color="auto"/>
              <w:right w:val="single" w:sz="4" w:space="0" w:color="auto"/>
            </w:tcBorders>
            <w:hideMark/>
          </w:tcPr>
          <w:p w14:paraId="47E76689" w14:textId="77777777" w:rsidR="001B599E" w:rsidRPr="001B599E" w:rsidRDefault="001B599E">
            <w:pPr>
              <w:pStyle w:val="Table-fig"/>
              <w:keepLines w:val="0"/>
              <w:widowControl w:val="0"/>
              <w:spacing w:line="256" w:lineRule="auto"/>
              <w:rPr>
                <w:rFonts w:ascii="Arial Narrow" w:hAnsi="Arial Narrow"/>
                <w:i/>
                <w:szCs w:val="24"/>
                <w:u w:val="single"/>
                <w:lang w:val="en-SG"/>
              </w:rPr>
            </w:pPr>
            <w:r w:rsidRPr="001B599E">
              <w:rPr>
                <w:rFonts w:ascii="Arial Narrow" w:hAnsi="Arial Narrow"/>
                <w:i/>
                <w:szCs w:val="24"/>
                <w:lang w:val="en-SG"/>
              </w:rPr>
              <w:t xml:space="preserve">For e.g. unknown </w:t>
            </w:r>
          </w:p>
        </w:tc>
        <w:tc>
          <w:tcPr>
            <w:tcW w:w="2126" w:type="dxa"/>
            <w:tcBorders>
              <w:top w:val="single" w:sz="4" w:space="0" w:color="auto"/>
              <w:left w:val="single" w:sz="4" w:space="0" w:color="auto"/>
              <w:bottom w:val="single" w:sz="4" w:space="0" w:color="auto"/>
              <w:right w:val="single" w:sz="4" w:space="0" w:color="auto"/>
            </w:tcBorders>
            <w:hideMark/>
          </w:tcPr>
          <w:p w14:paraId="13557202" w14:textId="77777777" w:rsidR="001B599E" w:rsidRPr="001B599E" w:rsidRDefault="001B599E">
            <w:pPr>
              <w:pStyle w:val="Table-fig"/>
              <w:keepLines w:val="0"/>
              <w:widowControl w:val="0"/>
              <w:spacing w:line="256" w:lineRule="auto"/>
              <w:rPr>
                <w:rFonts w:ascii="Arial Narrow" w:hAnsi="Arial Narrow"/>
                <w:szCs w:val="24"/>
                <w:lang w:val="en-SG"/>
              </w:rPr>
            </w:pPr>
            <w:r w:rsidRPr="001B599E">
              <w:rPr>
                <w:rFonts w:ascii="Arial Narrow" w:hAnsi="Arial Narrow"/>
                <w:i/>
                <w:szCs w:val="24"/>
                <w:lang w:val="en-SG"/>
              </w:rPr>
              <w:t xml:space="preserve">CB </w:t>
            </w:r>
            <w:proofErr w:type="spellStart"/>
            <w:r w:rsidRPr="001B599E">
              <w:rPr>
                <w:rFonts w:ascii="Arial Narrow" w:hAnsi="Arial Narrow"/>
                <w:i/>
                <w:szCs w:val="24"/>
                <w:lang w:val="en-SG"/>
              </w:rPr>
              <w:t>pg</w:t>
            </w:r>
            <w:proofErr w:type="spellEnd"/>
            <w:r w:rsidRPr="001B599E">
              <w:rPr>
                <w:rFonts w:ascii="Arial Narrow" w:hAnsi="Arial Narrow"/>
                <w:i/>
                <w:szCs w:val="24"/>
                <w:lang w:val="en-SG"/>
              </w:rPr>
              <w:t xml:space="preserve"> x</w:t>
            </w:r>
          </w:p>
        </w:tc>
        <w:tc>
          <w:tcPr>
            <w:tcW w:w="4314" w:type="dxa"/>
            <w:tcBorders>
              <w:top w:val="single" w:sz="4" w:space="0" w:color="auto"/>
              <w:left w:val="single" w:sz="4" w:space="0" w:color="auto"/>
              <w:bottom w:val="single" w:sz="4" w:space="0" w:color="auto"/>
              <w:right w:val="single" w:sz="4" w:space="0" w:color="auto"/>
            </w:tcBorders>
          </w:tcPr>
          <w:p w14:paraId="50038134" w14:textId="77777777" w:rsidR="001B599E" w:rsidRPr="001B599E" w:rsidRDefault="001B599E">
            <w:pPr>
              <w:pStyle w:val="Table-fig"/>
              <w:keepLines w:val="0"/>
              <w:widowControl w:val="0"/>
              <w:spacing w:line="256" w:lineRule="auto"/>
              <w:rPr>
                <w:rFonts w:ascii="Arial Narrow" w:hAnsi="Arial Narrow"/>
                <w:szCs w:val="24"/>
                <w:lang w:val="en-SG"/>
              </w:rPr>
            </w:pPr>
          </w:p>
        </w:tc>
      </w:tr>
      <w:tr w:rsidR="001B599E" w:rsidRPr="001B599E" w14:paraId="465722D8" w14:textId="77777777" w:rsidTr="001B599E">
        <w:trPr>
          <w:divId w:val="2116439976"/>
        </w:trPr>
        <w:tc>
          <w:tcPr>
            <w:tcW w:w="993" w:type="dxa"/>
            <w:tcBorders>
              <w:top w:val="single" w:sz="4" w:space="0" w:color="auto"/>
              <w:left w:val="single" w:sz="4" w:space="0" w:color="auto"/>
              <w:bottom w:val="single" w:sz="4" w:space="0" w:color="auto"/>
              <w:right w:val="single" w:sz="4" w:space="0" w:color="auto"/>
            </w:tcBorders>
          </w:tcPr>
          <w:p w14:paraId="2D285023" w14:textId="77777777" w:rsidR="001B599E" w:rsidRPr="001B599E" w:rsidRDefault="001B599E">
            <w:pPr>
              <w:pStyle w:val="Table-text"/>
              <w:keepLines w:val="0"/>
              <w:widowControl w:val="0"/>
              <w:spacing w:line="256" w:lineRule="auto"/>
              <w:jc w:val="right"/>
              <w:rPr>
                <w:rFonts w:ascii="Arial Narrow" w:hAnsi="Arial Narrow"/>
                <w:i/>
                <w:szCs w:val="24"/>
                <w:u w:val="single"/>
                <w:lang w:val="en-SG"/>
              </w:rPr>
            </w:pPr>
          </w:p>
        </w:tc>
        <w:tc>
          <w:tcPr>
            <w:tcW w:w="3827" w:type="dxa"/>
            <w:tcBorders>
              <w:top w:val="single" w:sz="4" w:space="0" w:color="auto"/>
              <w:left w:val="single" w:sz="4" w:space="0" w:color="auto"/>
              <w:bottom w:val="single" w:sz="4" w:space="0" w:color="auto"/>
              <w:right w:val="single" w:sz="4" w:space="0" w:color="auto"/>
            </w:tcBorders>
            <w:hideMark/>
          </w:tcPr>
          <w:p w14:paraId="7E971CDD" w14:textId="77777777" w:rsidR="001B599E" w:rsidRPr="001B599E" w:rsidRDefault="001B599E">
            <w:pPr>
              <w:pStyle w:val="Table-text"/>
              <w:keepLines w:val="0"/>
              <w:widowControl w:val="0"/>
              <w:spacing w:line="256" w:lineRule="auto"/>
              <w:jc w:val="right"/>
              <w:rPr>
                <w:rFonts w:ascii="Arial Narrow" w:hAnsi="Arial Narrow"/>
                <w:i/>
                <w:szCs w:val="24"/>
                <w:u w:val="single"/>
                <w:lang w:val="en-SG"/>
              </w:rPr>
            </w:pPr>
            <w:r w:rsidRPr="001B599E">
              <w:rPr>
                <w:rFonts w:ascii="Arial Narrow" w:hAnsi="Arial Narrow"/>
                <w:i/>
                <w:szCs w:val="24"/>
                <w:u w:val="single"/>
                <w:lang w:val="en-SG"/>
              </w:rPr>
              <w:t xml:space="preserve">Conclusion </w:t>
            </w:r>
          </w:p>
        </w:tc>
        <w:tc>
          <w:tcPr>
            <w:tcW w:w="2693" w:type="dxa"/>
            <w:tcBorders>
              <w:top w:val="single" w:sz="4" w:space="0" w:color="auto"/>
              <w:left w:val="single" w:sz="4" w:space="0" w:color="auto"/>
              <w:bottom w:val="single" w:sz="4" w:space="0" w:color="auto"/>
              <w:right w:val="single" w:sz="4" w:space="0" w:color="auto"/>
            </w:tcBorders>
            <w:hideMark/>
          </w:tcPr>
          <w:p w14:paraId="063B3570" w14:textId="77777777" w:rsidR="001B599E" w:rsidRPr="001B599E" w:rsidRDefault="001B599E">
            <w:pPr>
              <w:pStyle w:val="Table-fig"/>
              <w:keepLines w:val="0"/>
              <w:widowControl w:val="0"/>
              <w:spacing w:line="256" w:lineRule="auto"/>
              <w:rPr>
                <w:rFonts w:ascii="Arial Narrow" w:hAnsi="Arial Narrow"/>
                <w:i/>
                <w:szCs w:val="24"/>
                <w:u w:val="single"/>
                <w:lang w:val="en-SG"/>
              </w:rPr>
            </w:pPr>
            <w:r w:rsidRPr="001B599E">
              <w:rPr>
                <w:rFonts w:ascii="Arial Narrow" w:hAnsi="Arial Narrow"/>
                <w:i/>
                <w:szCs w:val="24"/>
                <w:u w:val="single"/>
                <w:lang w:val="en-SG"/>
              </w:rPr>
              <w:t xml:space="preserve">To adjust average ratio by </w:t>
            </w:r>
            <w:proofErr w:type="spellStart"/>
            <w:r w:rsidRPr="001B599E">
              <w:rPr>
                <w:rFonts w:ascii="Arial Narrow" w:hAnsi="Arial Narrow"/>
                <w:i/>
                <w:szCs w:val="24"/>
                <w:u w:val="single"/>
                <w:lang w:val="en-SG"/>
              </w:rPr>
              <w:t>yyy</w:t>
            </w:r>
            <w:proofErr w:type="spellEnd"/>
            <w:r w:rsidRPr="001B599E">
              <w:rPr>
                <w:rFonts w:ascii="Arial Narrow" w:hAnsi="Arial Narrow"/>
                <w:i/>
                <w:szCs w:val="24"/>
                <w:u w:val="single"/>
                <w:lang w:val="en-SG"/>
              </w:rPr>
              <w:t>%</w:t>
            </w:r>
          </w:p>
        </w:tc>
        <w:tc>
          <w:tcPr>
            <w:tcW w:w="2126" w:type="dxa"/>
            <w:tcBorders>
              <w:top w:val="single" w:sz="4" w:space="0" w:color="auto"/>
              <w:left w:val="single" w:sz="4" w:space="0" w:color="auto"/>
              <w:bottom w:val="single" w:sz="4" w:space="0" w:color="auto"/>
              <w:right w:val="single" w:sz="4" w:space="0" w:color="auto"/>
            </w:tcBorders>
          </w:tcPr>
          <w:p w14:paraId="287DB393" w14:textId="77777777" w:rsidR="001B599E" w:rsidRPr="001B599E" w:rsidRDefault="001B599E">
            <w:pPr>
              <w:pStyle w:val="Table-fig"/>
              <w:keepLines w:val="0"/>
              <w:widowControl w:val="0"/>
              <w:spacing w:line="256" w:lineRule="auto"/>
              <w:rPr>
                <w:rFonts w:ascii="Arial Narrow" w:hAnsi="Arial Narrow"/>
                <w:szCs w:val="24"/>
                <w:lang w:val="en-SG"/>
              </w:rPr>
            </w:pPr>
          </w:p>
        </w:tc>
        <w:tc>
          <w:tcPr>
            <w:tcW w:w="4314" w:type="dxa"/>
            <w:tcBorders>
              <w:top w:val="single" w:sz="4" w:space="0" w:color="auto"/>
              <w:left w:val="single" w:sz="4" w:space="0" w:color="auto"/>
              <w:bottom w:val="single" w:sz="4" w:space="0" w:color="auto"/>
              <w:right w:val="single" w:sz="4" w:space="0" w:color="auto"/>
            </w:tcBorders>
          </w:tcPr>
          <w:p w14:paraId="795ED67B" w14:textId="77777777" w:rsidR="001B599E" w:rsidRPr="001B599E" w:rsidRDefault="001B599E">
            <w:pPr>
              <w:pStyle w:val="Table-fig"/>
              <w:keepLines w:val="0"/>
              <w:widowControl w:val="0"/>
              <w:spacing w:line="256" w:lineRule="auto"/>
              <w:rPr>
                <w:rFonts w:ascii="Arial Narrow" w:hAnsi="Arial Narrow"/>
                <w:szCs w:val="24"/>
                <w:lang w:val="en-SG"/>
              </w:rPr>
            </w:pPr>
          </w:p>
        </w:tc>
      </w:tr>
    </w:tbl>
    <w:p w14:paraId="17E0A38B" w14:textId="77777777" w:rsidR="001B599E" w:rsidRPr="001B599E" w:rsidRDefault="001B599E" w:rsidP="001B599E">
      <w:pPr>
        <w:divId w:val="2116439976"/>
        <w:rPr>
          <w:rFonts w:ascii="Arial Narrow" w:hAnsi="Arial Narrow" w:cstheme="minorBidi"/>
          <w:u w:val="single"/>
          <w:lang w:eastAsia="en-US"/>
        </w:rPr>
      </w:pPr>
    </w:p>
    <w:p w14:paraId="1FEED4A1" w14:textId="77777777" w:rsidR="001B599E" w:rsidRPr="001B599E" w:rsidRDefault="001B599E" w:rsidP="001B599E">
      <w:pPr>
        <w:divId w:val="2116439976"/>
        <w:rPr>
          <w:rFonts w:ascii="Arial Narrow" w:hAnsi="Arial Narrow"/>
          <w:u w:val="single"/>
        </w:rPr>
      </w:pPr>
      <w:r w:rsidRPr="001B599E">
        <w:rPr>
          <w:rFonts w:ascii="Arial Narrow" w:hAnsi="Arial Narrow"/>
          <w:u w:val="single"/>
        </w:rPr>
        <w:t>3f. Proposed structured approach ratios</w:t>
      </w:r>
    </w:p>
    <w:p w14:paraId="285FE2C1" w14:textId="77777777" w:rsidR="001B599E" w:rsidRPr="001B599E" w:rsidRDefault="001B599E" w:rsidP="001B599E">
      <w:pPr>
        <w:divId w:val="2116439976"/>
        <w:rPr>
          <w:rFonts w:ascii="Arial Narrow" w:hAnsi="Arial Narrow"/>
          <w:i/>
        </w:rPr>
      </w:pPr>
      <w:r w:rsidRPr="001B599E">
        <w:rPr>
          <w:rFonts w:ascii="Arial Narrow" w:hAnsi="Arial Narrow"/>
          <w:i/>
        </w:rPr>
        <w:t xml:space="preserve">State the proposed ratios, if applicable. </w:t>
      </w:r>
    </w:p>
    <w:tbl>
      <w:tblPr>
        <w:tblW w:w="1360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29"/>
        <w:gridCol w:w="2158"/>
        <w:gridCol w:w="2551"/>
        <w:gridCol w:w="2835"/>
        <w:gridCol w:w="2835"/>
      </w:tblGrid>
      <w:tr w:rsidR="001B599E" w:rsidRPr="001B599E" w14:paraId="035130F4" w14:textId="77777777" w:rsidTr="001B599E">
        <w:trPr>
          <w:divId w:val="2116439976"/>
        </w:trPr>
        <w:tc>
          <w:tcPr>
            <w:tcW w:w="3229" w:type="dxa"/>
            <w:tcBorders>
              <w:top w:val="single" w:sz="4" w:space="0" w:color="auto"/>
              <w:left w:val="single" w:sz="4" w:space="0" w:color="auto"/>
              <w:bottom w:val="single" w:sz="4" w:space="0" w:color="auto"/>
              <w:right w:val="single" w:sz="4" w:space="0" w:color="auto"/>
            </w:tcBorders>
            <w:shd w:val="clear" w:color="auto" w:fill="E7E6E6" w:themeFill="background2"/>
          </w:tcPr>
          <w:p w14:paraId="018ADDC9" w14:textId="77777777" w:rsidR="001B599E" w:rsidRPr="001B599E" w:rsidRDefault="001B599E">
            <w:pPr>
              <w:pStyle w:val="Table-hdg"/>
              <w:keepNext w:val="0"/>
              <w:keepLines w:val="0"/>
              <w:widowControl w:val="0"/>
              <w:spacing w:line="256" w:lineRule="auto"/>
              <w:rPr>
                <w:rFonts w:ascii="Arial Narrow" w:hAnsi="Arial Narrow"/>
                <w:szCs w:val="24"/>
              </w:rPr>
            </w:pPr>
          </w:p>
        </w:tc>
        <w:tc>
          <w:tcPr>
            <w:tcW w:w="4709" w:type="dxa"/>
            <w:gridSpan w:val="2"/>
            <w:tcBorders>
              <w:top w:val="single" w:sz="4" w:space="0" w:color="auto"/>
              <w:left w:val="single" w:sz="4" w:space="0" w:color="auto"/>
              <w:bottom w:val="single" w:sz="4" w:space="0" w:color="auto"/>
              <w:right w:val="single" w:sz="4" w:space="0" w:color="auto"/>
            </w:tcBorders>
            <w:shd w:val="clear" w:color="auto" w:fill="E7E6E6" w:themeFill="background2"/>
            <w:hideMark/>
          </w:tcPr>
          <w:p w14:paraId="476B0910" w14:textId="77777777" w:rsidR="001B599E" w:rsidRPr="001B599E" w:rsidRDefault="001B599E">
            <w:pPr>
              <w:pStyle w:val="Table-hdg"/>
              <w:keepNext w:val="0"/>
              <w:keepLines w:val="0"/>
              <w:widowControl w:val="0"/>
              <w:spacing w:line="256" w:lineRule="auto"/>
              <w:rPr>
                <w:rFonts w:ascii="Arial Narrow" w:hAnsi="Arial Narrow"/>
                <w:szCs w:val="24"/>
              </w:rPr>
            </w:pPr>
            <w:r w:rsidRPr="001B599E">
              <w:rPr>
                <w:rFonts w:ascii="Arial Narrow" w:hAnsi="Arial Narrow"/>
                <w:szCs w:val="24"/>
              </w:rPr>
              <w:t xml:space="preserve">Husband’s Position </w:t>
            </w:r>
          </w:p>
        </w:tc>
        <w:tc>
          <w:tcPr>
            <w:tcW w:w="5670" w:type="dxa"/>
            <w:gridSpan w:val="2"/>
            <w:tcBorders>
              <w:top w:val="single" w:sz="4" w:space="0" w:color="auto"/>
              <w:left w:val="single" w:sz="4" w:space="0" w:color="auto"/>
              <w:bottom w:val="single" w:sz="4" w:space="0" w:color="auto"/>
              <w:right w:val="single" w:sz="4" w:space="0" w:color="auto"/>
            </w:tcBorders>
            <w:shd w:val="clear" w:color="auto" w:fill="E7E6E6" w:themeFill="background2"/>
            <w:hideMark/>
          </w:tcPr>
          <w:p w14:paraId="7047889F" w14:textId="77777777" w:rsidR="001B599E" w:rsidRPr="001B599E" w:rsidRDefault="001B599E">
            <w:pPr>
              <w:pStyle w:val="Table-hdg"/>
              <w:keepNext w:val="0"/>
              <w:keepLines w:val="0"/>
              <w:widowControl w:val="0"/>
              <w:spacing w:line="256" w:lineRule="auto"/>
              <w:rPr>
                <w:rFonts w:ascii="Arial Narrow" w:hAnsi="Arial Narrow"/>
                <w:szCs w:val="24"/>
              </w:rPr>
            </w:pPr>
            <w:r w:rsidRPr="001B599E">
              <w:rPr>
                <w:rFonts w:ascii="Arial Narrow" w:hAnsi="Arial Narrow"/>
                <w:szCs w:val="24"/>
              </w:rPr>
              <w:t xml:space="preserve">Wife’s Position </w:t>
            </w:r>
          </w:p>
        </w:tc>
      </w:tr>
      <w:tr w:rsidR="001B599E" w:rsidRPr="001B599E" w14:paraId="426A4AC8" w14:textId="77777777" w:rsidTr="001B599E">
        <w:trPr>
          <w:divId w:val="2116439976"/>
        </w:trPr>
        <w:tc>
          <w:tcPr>
            <w:tcW w:w="3229" w:type="dxa"/>
            <w:tcBorders>
              <w:top w:val="single" w:sz="4" w:space="0" w:color="auto"/>
              <w:left w:val="single" w:sz="4" w:space="0" w:color="auto"/>
              <w:bottom w:val="single" w:sz="4" w:space="0" w:color="auto"/>
              <w:right w:val="single" w:sz="4" w:space="0" w:color="auto"/>
            </w:tcBorders>
            <w:shd w:val="clear" w:color="auto" w:fill="E7E6E6" w:themeFill="background2"/>
          </w:tcPr>
          <w:p w14:paraId="5CCFB769" w14:textId="77777777" w:rsidR="001B599E" w:rsidRPr="001B599E" w:rsidRDefault="001B599E">
            <w:pPr>
              <w:pStyle w:val="Table-hdg"/>
              <w:keepNext w:val="0"/>
              <w:keepLines w:val="0"/>
              <w:widowControl w:val="0"/>
              <w:spacing w:line="256" w:lineRule="auto"/>
              <w:rPr>
                <w:rFonts w:ascii="Arial Narrow" w:hAnsi="Arial Narrow"/>
                <w:szCs w:val="24"/>
              </w:rPr>
            </w:pPr>
          </w:p>
        </w:tc>
        <w:tc>
          <w:tcPr>
            <w:tcW w:w="2158"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27BC2EE2" w14:textId="77777777" w:rsidR="001B599E" w:rsidRPr="001B599E" w:rsidRDefault="001B599E">
            <w:pPr>
              <w:pStyle w:val="Table-hdg"/>
              <w:keepNext w:val="0"/>
              <w:keepLines w:val="0"/>
              <w:widowControl w:val="0"/>
              <w:spacing w:line="256" w:lineRule="auto"/>
              <w:rPr>
                <w:rFonts w:ascii="Arial Narrow" w:hAnsi="Arial Narrow"/>
                <w:szCs w:val="24"/>
              </w:rPr>
            </w:pPr>
            <w:r w:rsidRPr="001B599E">
              <w:rPr>
                <w:rFonts w:ascii="Arial Narrow" w:hAnsi="Arial Narrow"/>
                <w:szCs w:val="24"/>
              </w:rPr>
              <w:t>Husband</w:t>
            </w:r>
          </w:p>
        </w:tc>
        <w:tc>
          <w:tcPr>
            <w:tcW w:w="2551"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795F689E" w14:textId="77777777" w:rsidR="001B599E" w:rsidRPr="001B599E" w:rsidRDefault="001B599E">
            <w:pPr>
              <w:pStyle w:val="Table-hdg"/>
              <w:keepNext w:val="0"/>
              <w:keepLines w:val="0"/>
              <w:widowControl w:val="0"/>
              <w:spacing w:line="256" w:lineRule="auto"/>
              <w:rPr>
                <w:rFonts w:ascii="Arial Narrow" w:hAnsi="Arial Narrow"/>
                <w:szCs w:val="24"/>
              </w:rPr>
            </w:pPr>
            <w:r w:rsidRPr="001B599E">
              <w:rPr>
                <w:rFonts w:ascii="Arial Narrow" w:hAnsi="Arial Narrow"/>
                <w:szCs w:val="24"/>
              </w:rPr>
              <w:t>Wife</w:t>
            </w:r>
          </w:p>
        </w:tc>
        <w:tc>
          <w:tcPr>
            <w:tcW w:w="2835"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5C3D7167" w14:textId="77777777" w:rsidR="001B599E" w:rsidRPr="001B599E" w:rsidRDefault="001B599E">
            <w:pPr>
              <w:pStyle w:val="Table-hdg"/>
              <w:keepNext w:val="0"/>
              <w:keepLines w:val="0"/>
              <w:widowControl w:val="0"/>
              <w:spacing w:line="256" w:lineRule="auto"/>
              <w:rPr>
                <w:rFonts w:ascii="Arial Narrow" w:hAnsi="Arial Narrow"/>
                <w:szCs w:val="24"/>
              </w:rPr>
            </w:pPr>
            <w:r w:rsidRPr="001B599E">
              <w:rPr>
                <w:rFonts w:ascii="Arial Narrow" w:hAnsi="Arial Narrow"/>
                <w:szCs w:val="24"/>
              </w:rPr>
              <w:t>Husband</w:t>
            </w:r>
          </w:p>
        </w:tc>
        <w:tc>
          <w:tcPr>
            <w:tcW w:w="2835"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3C346DEF" w14:textId="77777777" w:rsidR="001B599E" w:rsidRPr="001B599E" w:rsidRDefault="001B599E">
            <w:pPr>
              <w:pStyle w:val="Table-hdg"/>
              <w:keepNext w:val="0"/>
              <w:keepLines w:val="0"/>
              <w:widowControl w:val="0"/>
              <w:spacing w:line="256" w:lineRule="auto"/>
              <w:rPr>
                <w:rFonts w:ascii="Arial Narrow" w:hAnsi="Arial Narrow"/>
                <w:szCs w:val="24"/>
              </w:rPr>
            </w:pPr>
            <w:r w:rsidRPr="001B599E">
              <w:rPr>
                <w:rFonts w:ascii="Arial Narrow" w:hAnsi="Arial Narrow"/>
                <w:szCs w:val="24"/>
              </w:rPr>
              <w:t>Wife</w:t>
            </w:r>
          </w:p>
        </w:tc>
      </w:tr>
      <w:tr w:rsidR="001B599E" w:rsidRPr="001B599E" w14:paraId="09A40EF5" w14:textId="77777777" w:rsidTr="001B599E">
        <w:trPr>
          <w:divId w:val="2116439976"/>
        </w:trPr>
        <w:tc>
          <w:tcPr>
            <w:tcW w:w="3229" w:type="dxa"/>
            <w:tcBorders>
              <w:top w:val="single" w:sz="4" w:space="0" w:color="auto"/>
              <w:left w:val="single" w:sz="4" w:space="0" w:color="auto"/>
              <w:bottom w:val="single" w:sz="4" w:space="0" w:color="auto"/>
              <w:right w:val="single" w:sz="4" w:space="0" w:color="auto"/>
            </w:tcBorders>
            <w:hideMark/>
          </w:tcPr>
          <w:p w14:paraId="02C3B626" w14:textId="77777777" w:rsidR="001B599E" w:rsidRPr="001B599E" w:rsidRDefault="001B599E" w:rsidP="006172E9">
            <w:pPr>
              <w:pStyle w:val="Table-text"/>
              <w:keepLines w:val="0"/>
              <w:widowControl w:val="0"/>
              <w:numPr>
                <w:ilvl w:val="0"/>
                <w:numId w:val="150"/>
              </w:numPr>
              <w:spacing w:line="256" w:lineRule="auto"/>
              <w:ind w:left="447"/>
              <w:rPr>
                <w:rFonts w:ascii="Arial Narrow" w:hAnsi="Arial Narrow"/>
                <w:szCs w:val="24"/>
                <w:lang w:val="en-SG"/>
              </w:rPr>
            </w:pPr>
            <w:r w:rsidRPr="001B599E">
              <w:rPr>
                <w:rFonts w:ascii="Arial Narrow" w:hAnsi="Arial Narrow"/>
                <w:szCs w:val="24"/>
              </w:rPr>
              <w:t xml:space="preserve">Direct Contributions </w:t>
            </w:r>
          </w:p>
        </w:tc>
        <w:tc>
          <w:tcPr>
            <w:tcW w:w="2158" w:type="dxa"/>
            <w:tcBorders>
              <w:top w:val="single" w:sz="4" w:space="0" w:color="auto"/>
              <w:left w:val="single" w:sz="4" w:space="0" w:color="auto"/>
              <w:bottom w:val="single" w:sz="4" w:space="0" w:color="auto"/>
              <w:right w:val="single" w:sz="4" w:space="0" w:color="auto"/>
            </w:tcBorders>
            <w:hideMark/>
          </w:tcPr>
          <w:p w14:paraId="292F7AF7" w14:textId="77777777" w:rsidR="001B599E" w:rsidRPr="001B599E" w:rsidRDefault="001B599E">
            <w:pPr>
              <w:pStyle w:val="Table-text"/>
              <w:keepLines w:val="0"/>
              <w:widowControl w:val="0"/>
              <w:spacing w:line="256" w:lineRule="auto"/>
              <w:jc w:val="center"/>
              <w:rPr>
                <w:rFonts w:ascii="Arial Narrow" w:hAnsi="Arial Narrow"/>
                <w:szCs w:val="24"/>
                <w:lang w:val="en-SG"/>
              </w:rPr>
            </w:pPr>
            <w:r w:rsidRPr="001B599E">
              <w:rPr>
                <w:rFonts w:ascii="Arial Narrow" w:hAnsi="Arial Narrow"/>
                <w:i/>
                <w:szCs w:val="24"/>
                <w:lang w:val="en-SG"/>
              </w:rPr>
              <w:t xml:space="preserve">For e.g. </w:t>
            </w:r>
            <w:r w:rsidRPr="001B599E">
              <w:rPr>
                <w:rFonts w:ascii="Arial Narrow" w:hAnsi="Arial Narrow"/>
                <w:szCs w:val="24"/>
              </w:rPr>
              <w:t>20%</w:t>
            </w:r>
          </w:p>
        </w:tc>
        <w:tc>
          <w:tcPr>
            <w:tcW w:w="2551" w:type="dxa"/>
            <w:tcBorders>
              <w:top w:val="single" w:sz="4" w:space="0" w:color="auto"/>
              <w:left w:val="single" w:sz="4" w:space="0" w:color="auto"/>
              <w:bottom w:val="single" w:sz="4" w:space="0" w:color="auto"/>
              <w:right w:val="single" w:sz="4" w:space="0" w:color="auto"/>
            </w:tcBorders>
            <w:hideMark/>
          </w:tcPr>
          <w:p w14:paraId="1D8D2130" w14:textId="77777777" w:rsidR="001B599E" w:rsidRPr="001B599E" w:rsidRDefault="001B599E">
            <w:pPr>
              <w:pStyle w:val="Table-fig"/>
              <w:keepLines w:val="0"/>
              <w:widowControl w:val="0"/>
              <w:spacing w:line="256" w:lineRule="auto"/>
              <w:jc w:val="center"/>
              <w:rPr>
                <w:rFonts w:ascii="Arial Narrow" w:hAnsi="Arial Narrow"/>
                <w:szCs w:val="24"/>
                <w:lang w:val="en-SG"/>
              </w:rPr>
            </w:pPr>
            <w:r w:rsidRPr="001B599E">
              <w:rPr>
                <w:rFonts w:ascii="Arial Narrow" w:hAnsi="Arial Narrow"/>
                <w:i/>
                <w:szCs w:val="24"/>
                <w:lang w:val="en-SG"/>
              </w:rPr>
              <w:t xml:space="preserve">For e.g. </w:t>
            </w:r>
            <w:r w:rsidRPr="001B599E">
              <w:rPr>
                <w:rFonts w:ascii="Arial Narrow" w:hAnsi="Arial Narrow"/>
                <w:szCs w:val="24"/>
              </w:rPr>
              <w:t>80%</w:t>
            </w:r>
          </w:p>
        </w:tc>
        <w:tc>
          <w:tcPr>
            <w:tcW w:w="2835" w:type="dxa"/>
            <w:tcBorders>
              <w:top w:val="single" w:sz="4" w:space="0" w:color="auto"/>
              <w:left w:val="single" w:sz="4" w:space="0" w:color="auto"/>
              <w:bottom w:val="single" w:sz="4" w:space="0" w:color="auto"/>
              <w:right w:val="single" w:sz="4" w:space="0" w:color="auto"/>
            </w:tcBorders>
            <w:hideMark/>
          </w:tcPr>
          <w:p w14:paraId="4A3EF58B" w14:textId="77777777" w:rsidR="001B599E" w:rsidRPr="001B599E" w:rsidRDefault="001B599E">
            <w:pPr>
              <w:pStyle w:val="Table-fig"/>
              <w:keepLines w:val="0"/>
              <w:widowControl w:val="0"/>
              <w:spacing w:line="256" w:lineRule="auto"/>
              <w:jc w:val="center"/>
              <w:rPr>
                <w:rFonts w:ascii="Arial Narrow" w:hAnsi="Arial Narrow"/>
                <w:szCs w:val="24"/>
              </w:rPr>
            </w:pPr>
            <w:r w:rsidRPr="001B599E">
              <w:rPr>
                <w:rFonts w:ascii="Arial Narrow" w:hAnsi="Arial Narrow"/>
                <w:i/>
                <w:szCs w:val="24"/>
                <w:lang w:val="en-SG"/>
              </w:rPr>
              <w:t xml:space="preserve">For e.g. </w:t>
            </w:r>
            <w:r w:rsidRPr="001B599E">
              <w:rPr>
                <w:rFonts w:ascii="Arial Narrow" w:hAnsi="Arial Narrow"/>
                <w:szCs w:val="24"/>
              </w:rPr>
              <w:t>0%</w:t>
            </w:r>
          </w:p>
        </w:tc>
        <w:tc>
          <w:tcPr>
            <w:tcW w:w="2835" w:type="dxa"/>
            <w:tcBorders>
              <w:top w:val="single" w:sz="4" w:space="0" w:color="auto"/>
              <w:left w:val="single" w:sz="4" w:space="0" w:color="auto"/>
              <w:bottom w:val="single" w:sz="4" w:space="0" w:color="auto"/>
              <w:right w:val="single" w:sz="4" w:space="0" w:color="auto"/>
            </w:tcBorders>
            <w:hideMark/>
          </w:tcPr>
          <w:p w14:paraId="6C5EBDCB" w14:textId="77777777" w:rsidR="001B599E" w:rsidRPr="001B599E" w:rsidRDefault="001B599E">
            <w:pPr>
              <w:pStyle w:val="Table-fig"/>
              <w:keepLines w:val="0"/>
              <w:widowControl w:val="0"/>
              <w:spacing w:line="256" w:lineRule="auto"/>
              <w:jc w:val="center"/>
              <w:rPr>
                <w:rFonts w:ascii="Arial Narrow" w:hAnsi="Arial Narrow"/>
                <w:szCs w:val="24"/>
              </w:rPr>
            </w:pPr>
            <w:r w:rsidRPr="001B599E">
              <w:rPr>
                <w:rFonts w:ascii="Arial Narrow" w:hAnsi="Arial Narrow"/>
                <w:i/>
                <w:szCs w:val="24"/>
                <w:lang w:val="en-SG"/>
              </w:rPr>
              <w:t xml:space="preserve">For e.g. </w:t>
            </w:r>
            <w:r w:rsidRPr="001B599E">
              <w:rPr>
                <w:rFonts w:ascii="Arial Narrow" w:hAnsi="Arial Narrow"/>
                <w:szCs w:val="24"/>
              </w:rPr>
              <w:t>100%</w:t>
            </w:r>
          </w:p>
        </w:tc>
      </w:tr>
      <w:tr w:rsidR="001B599E" w:rsidRPr="001B599E" w14:paraId="3AE6C4D3" w14:textId="77777777" w:rsidTr="001B599E">
        <w:trPr>
          <w:divId w:val="2116439976"/>
        </w:trPr>
        <w:tc>
          <w:tcPr>
            <w:tcW w:w="3229" w:type="dxa"/>
            <w:tcBorders>
              <w:top w:val="single" w:sz="4" w:space="0" w:color="auto"/>
              <w:left w:val="single" w:sz="4" w:space="0" w:color="auto"/>
              <w:bottom w:val="single" w:sz="4" w:space="0" w:color="auto"/>
              <w:right w:val="single" w:sz="4" w:space="0" w:color="auto"/>
            </w:tcBorders>
            <w:hideMark/>
          </w:tcPr>
          <w:p w14:paraId="75DE8A5E" w14:textId="77777777" w:rsidR="001B599E" w:rsidRPr="001B599E" w:rsidRDefault="001B599E" w:rsidP="006172E9">
            <w:pPr>
              <w:pStyle w:val="Table-text"/>
              <w:keepLines w:val="0"/>
              <w:widowControl w:val="0"/>
              <w:numPr>
                <w:ilvl w:val="0"/>
                <w:numId w:val="150"/>
              </w:numPr>
              <w:spacing w:line="256" w:lineRule="auto"/>
              <w:ind w:left="447"/>
              <w:rPr>
                <w:rFonts w:ascii="Arial Narrow" w:hAnsi="Arial Narrow"/>
                <w:szCs w:val="24"/>
              </w:rPr>
            </w:pPr>
            <w:r w:rsidRPr="001B599E">
              <w:rPr>
                <w:rFonts w:ascii="Arial Narrow" w:hAnsi="Arial Narrow"/>
                <w:szCs w:val="24"/>
              </w:rPr>
              <w:t>Indirect Contributions</w:t>
            </w:r>
          </w:p>
        </w:tc>
        <w:tc>
          <w:tcPr>
            <w:tcW w:w="2158" w:type="dxa"/>
            <w:tcBorders>
              <w:top w:val="single" w:sz="4" w:space="0" w:color="auto"/>
              <w:left w:val="single" w:sz="4" w:space="0" w:color="auto"/>
              <w:bottom w:val="single" w:sz="4" w:space="0" w:color="auto"/>
              <w:right w:val="single" w:sz="4" w:space="0" w:color="auto"/>
            </w:tcBorders>
            <w:hideMark/>
          </w:tcPr>
          <w:p w14:paraId="756F2F48" w14:textId="77777777" w:rsidR="001B599E" w:rsidRPr="001B599E" w:rsidRDefault="001B599E">
            <w:pPr>
              <w:pStyle w:val="Table-text"/>
              <w:keepLines w:val="0"/>
              <w:widowControl w:val="0"/>
              <w:spacing w:line="256" w:lineRule="auto"/>
              <w:jc w:val="center"/>
              <w:rPr>
                <w:rFonts w:ascii="Arial Narrow" w:hAnsi="Arial Narrow"/>
                <w:szCs w:val="24"/>
              </w:rPr>
            </w:pPr>
            <w:r w:rsidRPr="001B599E">
              <w:rPr>
                <w:rFonts w:ascii="Arial Narrow" w:hAnsi="Arial Narrow"/>
                <w:i/>
                <w:szCs w:val="24"/>
                <w:lang w:val="en-SG"/>
              </w:rPr>
              <w:t xml:space="preserve">For e.g. </w:t>
            </w:r>
            <w:r w:rsidRPr="001B599E">
              <w:rPr>
                <w:rFonts w:ascii="Arial Narrow" w:hAnsi="Arial Narrow"/>
                <w:szCs w:val="24"/>
              </w:rPr>
              <w:t>80%</w:t>
            </w:r>
          </w:p>
        </w:tc>
        <w:tc>
          <w:tcPr>
            <w:tcW w:w="2551" w:type="dxa"/>
            <w:tcBorders>
              <w:top w:val="single" w:sz="4" w:space="0" w:color="auto"/>
              <w:left w:val="single" w:sz="4" w:space="0" w:color="auto"/>
              <w:bottom w:val="single" w:sz="4" w:space="0" w:color="auto"/>
              <w:right w:val="single" w:sz="4" w:space="0" w:color="auto"/>
            </w:tcBorders>
            <w:hideMark/>
          </w:tcPr>
          <w:p w14:paraId="4575D62A" w14:textId="77777777" w:rsidR="001B599E" w:rsidRPr="001B599E" w:rsidRDefault="001B599E">
            <w:pPr>
              <w:pStyle w:val="Table-fig"/>
              <w:keepLines w:val="0"/>
              <w:widowControl w:val="0"/>
              <w:spacing w:line="256" w:lineRule="auto"/>
              <w:jc w:val="center"/>
              <w:rPr>
                <w:rFonts w:ascii="Arial Narrow" w:hAnsi="Arial Narrow"/>
                <w:szCs w:val="24"/>
              </w:rPr>
            </w:pPr>
            <w:r w:rsidRPr="001B599E">
              <w:rPr>
                <w:rFonts w:ascii="Arial Narrow" w:hAnsi="Arial Narrow"/>
                <w:i/>
                <w:szCs w:val="24"/>
                <w:lang w:val="en-SG"/>
              </w:rPr>
              <w:t xml:space="preserve">For e.g. </w:t>
            </w:r>
            <w:r w:rsidRPr="001B599E">
              <w:rPr>
                <w:rFonts w:ascii="Arial Narrow" w:hAnsi="Arial Narrow"/>
                <w:szCs w:val="24"/>
              </w:rPr>
              <w:t>20%</w:t>
            </w:r>
          </w:p>
        </w:tc>
        <w:tc>
          <w:tcPr>
            <w:tcW w:w="2835" w:type="dxa"/>
            <w:tcBorders>
              <w:top w:val="single" w:sz="4" w:space="0" w:color="auto"/>
              <w:left w:val="single" w:sz="4" w:space="0" w:color="auto"/>
              <w:bottom w:val="single" w:sz="4" w:space="0" w:color="auto"/>
              <w:right w:val="single" w:sz="4" w:space="0" w:color="auto"/>
            </w:tcBorders>
            <w:hideMark/>
          </w:tcPr>
          <w:p w14:paraId="54A5F095" w14:textId="77777777" w:rsidR="001B599E" w:rsidRPr="001B599E" w:rsidRDefault="001B599E">
            <w:pPr>
              <w:pStyle w:val="Table-fig"/>
              <w:keepLines w:val="0"/>
              <w:widowControl w:val="0"/>
              <w:spacing w:line="256" w:lineRule="auto"/>
              <w:jc w:val="center"/>
              <w:rPr>
                <w:rFonts w:ascii="Arial Narrow" w:hAnsi="Arial Narrow"/>
                <w:szCs w:val="24"/>
              </w:rPr>
            </w:pPr>
            <w:r w:rsidRPr="001B599E">
              <w:rPr>
                <w:rFonts w:ascii="Arial Narrow" w:hAnsi="Arial Narrow"/>
                <w:i/>
                <w:szCs w:val="24"/>
                <w:lang w:val="en-SG"/>
              </w:rPr>
              <w:t xml:space="preserve">For e.g. </w:t>
            </w:r>
            <w:r w:rsidRPr="001B599E">
              <w:rPr>
                <w:rFonts w:ascii="Arial Narrow" w:hAnsi="Arial Narrow"/>
                <w:szCs w:val="24"/>
              </w:rPr>
              <w:t>50%</w:t>
            </w:r>
          </w:p>
        </w:tc>
        <w:tc>
          <w:tcPr>
            <w:tcW w:w="2835" w:type="dxa"/>
            <w:tcBorders>
              <w:top w:val="single" w:sz="4" w:space="0" w:color="auto"/>
              <w:left w:val="single" w:sz="4" w:space="0" w:color="auto"/>
              <w:bottom w:val="single" w:sz="4" w:space="0" w:color="auto"/>
              <w:right w:val="single" w:sz="4" w:space="0" w:color="auto"/>
            </w:tcBorders>
            <w:hideMark/>
          </w:tcPr>
          <w:p w14:paraId="7D0B7079" w14:textId="77777777" w:rsidR="001B599E" w:rsidRPr="001B599E" w:rsidRDefault="001B599E">
            <w:pPr>
              <w:pStyle w:val="Table-fig"/>
              <w:keepLines w:val="0"/>
              <w:widowControl w:val="0"/>
              <w:spacing w:line="256" w:lineRule="auto"/>
              <w:jc w:val="center"/>
              <w:rPr>
                <w:rFonts w:ascii="Arial Narrow" w:hAnsi="Arial Narrow"/>
                <w:szCs w:val="24"/>
              </w:rPr>
            </w:pPr>
            <w:r w:rsidRPr="001B599E">
              <w:rPr>
                <w:rFonts w:ascii="Arial Narrow" w:hAnsi="Arial Narrow"/>
                <w:i/>
                <w:szCs w:val="24"/>
                <w:lang w:val="en-SG"/>
              </w:rPr>
              <w:t xml:space="preserve">For e.g. </w:t>
            </w:r>
            <w:r w:rsidRPr="001B599E">
              <w:rPr>
                <w:rFonts w:ascii="Arial Narrow" w:hAnsi="Arial Narrow"/>
                <w:szCs w:val="24"/>
              </w:rPr>
              <w:t>50%</w:t>
            </w:r>
          </w:p>
        </w:tc>
      </w:tr>
      <w:tr w:rsidR="001B599E" w:rsidRPr="001B599E" w14:paraId="74AAEF8D" w14:textId="77777777" w:rsidTr="001B599E">
        <w:trPr>
          <w:divId w:val="2116439976"/>
        </w:trPr>
        <w:tc>
          <w:tcPr>
            <w:tcW w:w="322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21997A9" w14:textId="77777777" w:rsidR="001B599E" w:rsidRPr="001B599E" w:rsidRDefault="001B599E" w:rsidP="006172E9">
            <w:pPr>
              <w:pStyle w:val="Table-text"/>
              <w:keepLines w:val="0"/>
              <w:widowControl w:val="0"/>
              <w:numPr>
                <w:ilvl w:val="0"/>
                <w:numId w:val="150"/>
              </w:numPr>
              <w:spacing w:line="256" w:lineRule="auto"/>
              <w:ind w:left="447"/>
              <w:rPr>
                <w:rFonts w:ascii="Arial Narrow" w:hAnsi="Arial Narrow"/>
                <w:szCs w:val="24"/>
              </w:rPr>
            </w:pPr>
            <w:r w:rsidRPr="001B599E">
              <w:rPr>
                <w:rFonts w:ascii="Arial Narrow" w:hAnsi="Arial Narrow"/>
                <w:szCs w:val="24"/>
              </w:rPr>
              <w:t>Average Ratio</w:t>
            </w:r>
          </w:p>
        </w:tc>
        <w:tc>
          <w:tcPr>
            <w:tcW w:w="215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ADC1365" w14:textId="77777777" w:rsidR="001B599E" w:rsidRPr="001B599E" w:rsidRDefault="001B599E">
            <w:pPr>
              <w:pStyle w:val="Table-text"/>
              <w:keepLines w:val="0"/>
              <w:widowControl w:val="0"/>
              <w:spacing w:line="256" w:lineRule="auto"/>
              <w:jc w:val="center"/>
              <w:rPr>
                <w:rFonts w:ascii="Arial Narrow" w:hAnsi="Arial Narrow"/>
                <w:szCs w:val="24"/>
              </w:rPr>
            </w:pPr>
            <w:r w:rsidRPr="001B599E">
              <w:rPr>
                <w:rFonts w:ascii="Arial Narrow" w:hAnsi="Arial Narrow"/>
                <w:i/>
                <w:szCs w:val="24"/>
                <w:lang w:val="en-SG"/>
              </w:rPr>
              <w:t xml:space="preserve">For e.g. </w:t>
            </w:r>
            <w:r w:rsidRPr="001B599E">
              <w:rPr>
                <w:rFonts w:ascii="Arial Narrow" w:hAnsi="Arial Narrow"/>
                <w:szCs w:val="24"/>
              </w:rPr>
              <w:t>50%</w:t>
            </w:r>
          </w:p>
        </w:tc>
        <w:tc>
          <w:tcPr>
            <w:tcW w:w="25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7E10434" w14:textId="77777777" w:rsidR="001B599E" w:rsidRPr="001B599E" w:rsidRDefault="001B599E">
            <w:pPr>
              <w:pStyle w:val="Table-fig"/>
              <w:keepLines w:val="0"/>
              <w:widowControl w:val="0"/>
              <w:spacing w:line="256" w:lineRule="auto"/>
              <w:jc w:val="center"/>
              <w:rPr>
                <w:rFonts w:ascii="Arial Narrow" w:hAnsi="Arial Narrow"/>
                <w:szCs w:val="24"/>
              </w:rPr>
            </w:pPr>
            <w:r w:rsidRPr="001B599E">
              <w:rPr>
                <w:rFonts w:ascii="Arial Narrow" w:hAnsi="Arial Narrow"/>
                <w:i/>
                <w:szCs w:val="24"/>
                <w:lang w:val="en-SG"/>
              </w:rPr>
              <w:t xml:space="preserve">For e.g. </w:t>
            </w:r>
            <w:r w:rsidRPr="001B599E">
              <w:rPr>
                <w:rFonts w:ascii="Arial Narrow" w:hAnsi="Arial Narrow"/>
                <w:szCs w:val="24"/>
              </w:rPr>
              <w:t>50%</w:t>
            </w:r>
          </w:p>
        </w:tc>
        <w:tc>
          <w:tcPr>
            <w:tcW w:w="283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E6AF1C5" w14:textId="77777777" w:rsidR="001B599E" w:rsidRPr="001B599E" w:rsidRDefault="001B599E">
            <w:pPr>
              <w:pStyle w:val="Table-fig"/>
              <w:keepLines w:val="0"/>
              <w:widowControl w:val="0"/>
              <w:spacing w:line="256" w:lineRule="auto"/>
              <w:jc w:val="center"/>
              <w:rPr>
                <w:rFonts w:ascii="Arial Narrow" w:hAnsi="Arial Narrow"/>
                <w:szCs w:val="24"/>
              </w:rPr>
            </w:pPr>
            <w:r w:rsidRPr="001B599E">
              <w:rPr>
                <w:rFonts w:ascii="Arial Narrow" w:hAnsi="Arial Narrow"/>
                <w:i/>
                <w:szCs w:val="24"/>
                <w:lang w:val="en-SG"/>
              </w:rPr>
              <w:t xml:space="preserve">For e.g. </w:t>
            </w:r>
            <w:r w:rsidRPr="001B599E">
              <w:rPr>
                <w:rFonts w:ascii="Arial Narrow" w:hAnsi="Arial Narrow"/>
                <w:szCs w:val="24"/>
              </w:rPr>
              <w:t>25%</w:t>
            </w:r>
          </w:p>
        </w:tc>
        <w:tc>
          <w:tcPr>
            <w:tcW w:w="283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7C9D2DB" w14:textId="77777777" w:rsidR="001B599E" w:rsidRPr="001B599E" w:rsidRDefault="001B599E">
            <w:pPr>
              <w:pStyle w:val="Table-fig"/>
              <w:keepLines w:val="0"/>
              <w:widowControl w:val="0"/>
              <w:spacing w:line="256" w:lineRule="auto"/>
              <w:jc w:val="center"/>
              <w:rPr>
                <w:rFonts w:ascii="Arial Narrow" w:hAnsi="Arial Narrow"/>
                <w:szCs w:val="24"/>
              </w:rPr>
            </w:pPr>
            <w:r w:rsidRPr="001B599E">
              <w:rPr>
                <w:rFonts w:ascii="Arial Narrow" w:hAnsi="Arial Narrow"/>
                <w:i/>
                <w:szCs w:val="24"/>
                <w:lang w:val="en-SG"/>
              </w:rPr>
              <w:t xml:space="preserve">For e.g. </w:t>
            </w:r>
            <w:r w:rsidRPr="001B599E">
              <w:rPr>
                <w:rFonts w:ascii="Arial Narrow" w:hAnsi="Arial Narrow"/>
                <w:szCs w:val="24"/>
              </w:rPr>
              <w:t>75%</w:t>
            </w:r>
          </w:p>
        </w:tc>
      </w:tr>
      <w:tr w:rsidR="001B599E" w:rsidRPr="001B599E" w14:paraId="57EA18C5" w14:textId="77777777" w:rsidTr="001B599E">
        <w:trPr>
          <w:divId w:val="2116439976"/>
        </w:trPr>
        <w:tc>
          <w:tcPr>
            <w:tcW w:w="322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CB4E5D0" w14:textId="77777777" w:rsidR="001B599E" w:rsidRPr="001B599E" w:rsidRDefault="001B599E" w:rsidP="006172E9">
            <w:pPr>
              <w:pStyle w:val="Table-text"/>
              <w:keepLines w:val="0"/>
              <w:widowControl w:val="0"/>
              <w:numPr>
                <w:ilvl w:val="0"/>
                <w:numId w:val="150"/>
              </w:numPr>
              <w:spacing w:line="256" w:lineRule="auto"/>
              <w:ind w:left="447"/>
              <w:rPr>
                <w:rFonts w:ascii="Arial Narrow" w:hAnsi="Arial Narrow"/>
                <w:szCs w:val="24"/>
              </w:rPr>
            </w:pPr>
            <w:r w:rsidRPr="001B599E">
              <w:rPr>
                <w:rFonts w:ascii="Arial Narrow" w:hAnsi="Arial Narrow"/>
                <w:szCs w:val="24"/>
              </w:rPr>
              <w:t xml:space="preserve">Final Ratio </w:t>
            </w:r>
          </w:p>
          <w:p w14:paraId="22E1447D" w14:textId="77777777" w:rsidR="001B599E" w:rsidRPr="001B599E" w:rsidRDefault="001B599E">
            <w:pPr>
              <w:pStyle w:val="Table-text"/>
              <w:keepLines w:val="0"/>
              <w:widowControl w:val="0"/>
              <w:spacing w:line="256" w:lineRule="auto"/>
              <w:ind w:left="87"/>
              <w:rPr>
                <w:rFonts w:ascii="Arial Narrow" w:hAnsi="Arial Narrow"/>
                <w:i/>
                <w:szCs w:val="24"/>
              </w:rPr>
            </w:pPr>
            <w:r w:rsidRPr="001B599E">
              <w:rPr>
                <w:rFonts w:ascii="Arial Narrow" w:hAnsi="Arial Narrow"/>
                <w:i/>
                <w:szCs w:val="24"/>
              </w:rPr>
              <w:t>(inclusive of adjustment or changes due to weightage, if any)</w:t>
            </w:r>
          </w:p>
        </w:tc>
        <w:tc>
          <w:tcPr>
            <w:tcW w:w="215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70D46C7" w14:textId="77777777" w:rsidR="001B599E" w:rsidRPr="001B599E" w:rsidRDefault="001B599E">
            <w:pPr>
              <w:pStyle w:val="Table-text"/>
              <w:keepLines w:val="0"/>
              <w:widowControl w:val="0"/>
              <w:spacing w:line="256" w:lineRule="auto"/>
              <w:jc w:val="center"/>
              <w:rPr>
                <w:rFonts w:ascii="Arial Narrow" w:hAnsi="Arial Narrow"/>
                <w:szCs w:val="24"/>
                <w:u w:val="single"/>
              </w:rPr>
            </w:pPr>
            <w:r w:rsidRPr="001B599E">
              <w:rPr>
                <w:rFonts w:ascii="Arial Narrow" w:hAnsi="Arial Narrow"/>
                <w:i/>
                <w:szCs w:val="24"/>
                <w:lang w:val="en-SG"/>
              </w:rPr>
              <w:t xml:space="preserve">For e.g. </w:t>
            </w:r>
            <w:r w:rsidRPr="001B599E">
              <w:rPr>
                <w:rFonts w:ascii="Arial Narrow" w:hAnsi="Arial Narrow"/>
                <w:szCs w:val="24"/>
                <w:u w:val="single"/>
              </w:rPr>
              <w:t>60%</w:t>
            </w:r>
          </w:p>
        </w:tc>
        <w:tc>
          <w:tcPr>
            <w:tcW w:w="25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3611231" w14:textId="77777777" w:rsidR="001B599E" w:rsidRPr="001B599E" w:rsidRDefault="001B599E">
            <w:pPr>
              <w:pStyle w:val="Table-fig"/>
              <w:keepLines w:val="0"/>
              <w:widowControl w:val="0"/>
              <w:spacing w:line="256" w:lineRule="auto"/>
              <w:jc w:val="center"/>
              <w:rPr>
                <w:rFonts w:ascii="Arial Narrow" w:hAnsi="Arial Narrow"/>
                <w:szCs w:val="24"/>
                <w:u w:val="single"/>
              </w:rPr>
            </w:pPr>
            <w:r w:rsidRPr="001B599E">
              <w:rPr>
                <w:rFonts w:ascii="Arial Narrow" w:hAnsi="Arial Narrow"/>
                <w:i/>
                <w:szCs w:val="24"/>
                <w:lang w:val="en-SG"/>
              </w:rPr>
              <w:t xml:space="preserve">For e.g. </w:t>
            </w:r>
            <w:r w:rsidRPr="001B599E">
              <w:rPr>
                <w:rFonts w:ascii="Arial Narrow" w:hAnsi="Arial Narrow"/>
                <w:szCs w:val="24"/>
                <w:u w:val="single"/>
              </w:rPr>
              <w:t>40%</w:t>
            </w:r>
          </w:p>
        </w:tc>
        <w:tc>
          <w:tcPr>
            <w:tcW w:w="283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E03A9BC" w14:textId="77777777" w:rsidR="001B599E" w:rsidRPr="001B599E" w:rsidRDefault="001B599E">
            <w:pPr>
              <w:pStyle w:val="Table-fig"/>
              <w:keepLines w:val="0"/>
              <w:widowControl w:val="0"/>
              <w:spacing w:line="256" w:lineRule="auto"/>
              <w:jc w:val="center"/>
              <w:rPr>
                <w:rFonts w:ascii="Arial Narrow" w:hAnsi="Arial Narrow"/>
                <w:szCs w:val="24"/>
                <w:u w:val="single"/>
              </w:rPr>
            </w:pPr>
            <w:r w:rsidRPr="001B599E">
              <w:rPr>
                <w:rFonts w:ascii="Arial Narrow" w:hAnsi="Arial Narrow"/>
                <w:i/>
                <w:szCs w:val="24"/>
                <w:lang w:val="en-SG"/>
              </w:rPr>
              <w:t xml:space="preserve">For e.g. </w:t>
            </w:r>
            <w:r w:rsidRPr="001B599E">
              <w:rPr>
                <w:rFonts w:ascii="Arial Narrow" w:hAnsi="Arial Narrow"/>
                <w:szCs w:val="24"/>
                <w:u w:val="single"/>
              </w:rPr>
              <w:t>25%</w:t>
            </w:r>
          </w:p>
        </w:tc>
        <w:tc>
          <w:tcPr>
            <w:tcW w:w="283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D935329" w14:textId="77777777" w:rsidR="001B599E" w:rsidRPr="001B599E" w:rsidRDefault="001B599E">
            <w:pPr>
              <w:pStyle w:val="Table-fig"/>
              <w:keepLines w:val="0"/>
              <w:widowControl w:val="0"/>
              <w:spacing w:line="256" w:lineRule="auto"/>
              <w:jc w:val="center"/>
              <w:rPr>
                <w:rFonts w:ascii="Arial Narrow" w:hAnsi="Arial Narrow"/>
                <w:szCs w:val="24"/>
                <w:u w:val="single"/>
              </w:rPr>
            </w:pPr>
            <w:r w:rsidRPr="001B599E">
              <w:rPr>
                <w:rFonts w:ascii="Arial Narrow" w:hAnsi="Arial Narrow"/>
                <w:i/>
                <w:szCs w:val="24"/>
                <w:lang w:val="en-SG"/>
              </w:rPr>
              <w:t xml:space="preserve">For e.g. </w:t>
            </w:r>
            <w:r w:rsidRPr="001B599E">
              <w:rPr>
                <w:rFonts w:ascii="Arial Narrow" w:hAnsi="Arial Narrow"/>
                <w:szCs w:val="24"/>
                <w:u w:val="single"/>
              </w:rPr>
              <w:t>75%</w:t>
            </w:r>
          </w:p>
        </w:tc>
      </w:tr>
    </w:tbl>
    <w:p w14:paraId="4AC52557" w14:textId="77777777" w:rsidR="001B599E" w:rsidRPr="001B599E" w:rsidRDefault="001B599E" w:rsidP="001B599E">
      <w:pPr>
        <w:divId w:val="2116439976"/>
        <w:rPr>
          <w:rFonts w:ascii="Arial Narrow" w:hAnsi="Arial Narrow" w:cstheme="minorBidi"/>
          <w:lang w:eastAsia="en-US"/>
        </w:rPr>
      </w:pPr>
    </w:p>
    <w:p w14:paraId="08366A67" w14:textId="77777777" w:rsidR="001B599E" w:rsidRPr="001B599E" w:rsidRDefault="001B599E" w:rsidP="001B599E">
      <w:pPr>
        <w:divId w:val="2116439976"/>
        <w:rPr>
          <w:rFonts w:ascii="Arial Narrow" w:hAnsi="Arial Narrow"/>
        </w:rPr>
      </w:pPr>
    </w:p>
    <w:p w14:paraId="2A9CA532" w14:textId="77777777" w:rsidR="001B599E" w:rsidRPr="001B599E" w:rsidRDefault="001B599E" w:rsidP="001B599E">
      <w:pPr>
        <w:divId w:val="2116439976"/>
        <w:rPr>
          <w:rFonts w:ascii="Arial Narrow" w:hAnsi="Arial Narrow"/>
        </w:rPr>
      </w:pPr>
      <w:r w:rsidRPr="001B599E">
        <w:rPr>
          <w:rFonts w:ascii="Arial Narrow" w:hAnsi="Arial Narrow"/>
        </w:rPr>
        <w:br w:type="page"/>
      </w:r>
    </w:p>
    <w:p w14:paraId="567A3658" w14:textId="77777777" w:rsidR="001B599E" w:rsidRPr="001B599E" w:rsidRDefault="001B599E" w:rsidP="001B599E">
      <w:pPr>
        <w:divId w:val="2116439976"/>
        <w:rPr>
          <w:rFonts w:ascii="Arial Narrow" w:hAnsi="Arial Narrow"/>
          <w:b/>
          <w:u w:val="single"/>
        </w:rPr>
      </w:pPr>
      <w:r w:rsidRPr="001B599E">
        <w:rPr>
          <w:rFonts w:ascii="Arial Narrow" w:hAnsi="Arial Narrow"/>
          <w:b/>
          <w:u w:val="single"/>
        </w:rPr>
        <w:lastRenderedPageBreak/>
        <w:t>Section 4. Maintenance for children</w:t>
      </w:r>
    </w:p>
    <w:p w14:paraId="2983BD3D" w14:textId="77777777" w:rsidR="001B599E" w:rsidRPr="001B599E" w:rsidRDefault="001B599E" w:rsidP="001B599E">
      <w:pPr>
        <w:divId w:val="2116439976"/>
        <w:rPr>
          <w:rFonts w:ascii="Arial Narrow" w:hAnsi="Arial Narrow"/>
          <w:u w:val="single"/>
        </w:rPr>
      </w:pPr>
      <w:r w:rsidRPr="001B599E">
        <w:rPr>
          <w:rFonts w:ascii="Arial Narrow" w:hAnsi="Arial Narrow"/>
          <w:u w:val="single"/>
        </w:rPr>
        <w:t xml:space="preserve">4a. Main proposals  </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01"/>
        <w:gridCol w:w="11907"/>
      </w:tblGrid>
      <w:tr w:rsidR="001B599E" w:rsidRPr="001B599E" w14:paraId="33B7D4A3" w14:textId="77777777" w:rsidTr="001B599E">
        <w:trPr>
          <w:divId w:val="2116439976"/>
        </w:trPr>
        <w:tc>
          <w:tcPr>
            <w:tcW w:w="1701" w:type="dxa"/>
            <w:tcBorders>
              <w:top w:val="single" w:sz="4" w:space="0" w:color="auto"/>
              <w:left w:val="single" w:sz="4" w:space="0" w:color="auto"/>
              <w:bottom w:val="single" w:sz="4" w:space="0" w:color="auto"/>
              <w:right w:val="single" w:sz="4" w:space="0" w:color="auto"/>
            </w:tcBorders>
            <w:shd w:val="clear" w:color="auto" w:fill="E7E6E6" w:themeFill="background2"/>
          </w:tcPr>
          <w:p w14:paraId="3DFF9CE2" w14:textId="77777777" w:rsidR="001B599E" w:rsidRPr="001B599E" w:rsidRDefault="001B599E">
            <w:pPr>
              <w:pStyle w:val="Table-hdg"/>
              <w:keepNext w:val="0"/>
              <w:keepLines w:val="0"/>
              <w:widowControl w:val="0"/>
              <w:spacing w:line="256" w:lineRule="auto"/>
              <w:jc w:val="left"/>
              <w:rPr>
                <w:rFonts w:ascii="Arial Narrow" w:hAnsi="Arial Narrow"/>
                <w:szCs w:val="24"/>
              </w:rPr>
            </w:pPr>
          </w:p>
        </w:tc>
        <w:tc>
          <w:tcPr>
            <w:tcW w:w="11907"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12326E22" w14:textId="77777777" w:rsidR="001B599E" w:rsidRPr="001B599E" w:rsidRDefault="001B599E">
            <w:pPr>
              <w:pStyle w:val="Table-hdg"/>
              <w:keepNext w:val="0"/>
              <w:keepLines w:val="0"/>
              <w:widowControl w:val="0"/>
              <w:spacing w:line="256" w:lineRule="auto"/>
              <w:jc w:val="left"/>
              <w:rPr>
                <w:rFonts w:ascii="Arial Narrow" w:hAnsi="Arial Narrow"/>
                <w:szCs w:val="24"/>
              </w:rPr>
            </w:pPr>
            <w:r w:rsidRPr="001B599E">
              <w:rPr>
                <w:rFonts w:ascii="Arial Narrow" w:hAnsi="Arial Narrow"/>
                <w:szCs w:val="24"/>
              </w:rPr>
              <w:t xml:space="preserve">Husband’s claim/offer for maintenance for the children </w:t>
            </w:r>
          </w:p>
        </w:tc>
      </w:tr>
      <w:tr w:rsidR="001B599E" w:rsidRPr="001B599E" w14:paraId="55C047A2" w14:textId="77777777" w:rsidTr="001B599E">
        <w:trPr>
          <w:divId w:val="2116439976"/>
        </w:trPr>
        <w:tc>
          <w:tcPr>
            <w:tcW w:w="1701" w:type="dxa"/>
            <w:tcBorders>
              <w:top w:val="single" w:sz="4" w:space="0" w:color="auto"/>
              <w:left w:val="single" w:sz="4" w:space="0" w:color="auto"/>
              <w:bottom w:val="single" w:sz="4" w:space="0" w:color="auto"/>
              <w:right w:val="single" w:sz="4" w:space="0" w:color="auto"/>
            </w:tcBorders>
          </w:tcPr>
          <w:p w14:paraId="2E65333A" w14:textId="77777777" w:rsidR="001B599E" w:rsidRPr="001B599E" w:rsidRDefault="001B599E" w:rsidP="006172E9">
            <w:pPr>
              <w:pStyle w:val="Table-text"/>
              <w:keepLines w:val="0"/>
              <w:widowControl w:val="0"/>
              <w:numPr>
                <w:ilvl w:val="0"/>
                <w:numId w:val="151"/>
              </w:numPr>
              <w:spacing w:line="256" w:lineRule="auto"/>
              <w:rPr>
                <w:rFonts w:ascii="Arial Narrow" w:hAnsi="Arial Narrow"/>
                <w:szCs w:val="24"/>
                <w:lang w:val="en-SG"/>
              </w:rPr>
            </w:pPr>
          </w:p>
        </w:tc>
        <w:tc>
          <w:tcPr>
            <w:tcW w:w="11907" w:type="dxa"/>
            <w:tcBorders>
              <w:top w:val="single" w:sz="4" w:space="0" w:color="auto"/>
              <w:left w:val="single" w:sz="4" w:space="0" w:color="auto"/>
              <w:bottom w:val="single" w:sz="4" w:space="0" w:color="auto"/>
              <w:right w:val="single" w:sz="4" w:space="0" w:color="auto"/>
            </w:tcBorders>
            <w:hideMark/>
          </w:tcPr>
          <w:p w14:paraId="7B6B12E1" w14:textId="77777777" w:rsidR="001B599E" w:rsidRPr="001B599E" w:rsidRDefault="001B599E">
            <w:pPr>
              <w:pStyle w:val="Table-fig"/>
              <w:keepLines w:val="0"/>
              <w:widowControl w:val="0"/>
              <w:spacing w:line="256" w:lineRule="auto"/>
              <w:jc w:val="left"/>
              <w:rPr>
                <w:rFonts w:ascii="Arial Narrow" w:hAnsi="Arial Narrow"/>
                <w:szCs w:val="24"/>
                <w:lang w:val="en-SG"/>
              </w:rPr>
            </w:pPr>
            <w:r w:rsidRPr="001B599E">
              <w:rPr>
                <w:rFonts w:ascii="Arial Narrow" w:hAnsi="Arial Narrow"/>
                <w:szCs w:val="24"/>
                <w:lang w:val="en-SG"/>
              </w:rPr>
              <w:t xml:space="preserve"> </w:t>
            </w:r>
          </w:p>
        </w:tc>
      </w:tr>
      <w:tr w:rsidR="001B599E" w:rsidRPr="001B599E" w14:paraId="4504069C" w14:textId="77777777" w:rsidTr="001B599E">
        <w:trPr>
          <w:divId w:val="2116439976"/>
        </w:trPr>
        <w:tc>
          <w:tcPr>
            <w:tcW w:w="1701" w:type="dxa"/>
            <w:tcBorders>
              <w:top w:val="single" w:sz="4" w:space="0" w:color="auto"/>
              <w:left w:val="single" w:sz="4" w:space="0" w:color="auto"/>
              <w:bottom w:val="single" w:sz="4" w:space="0" w:color="auto"/>
              <w:right w:val="single" w:sz="4" w:space="0" w:color="auto"/>
            </w:tcBorders>
            <w:shd w:val="clear" w:color="auto" w:fill="E7E6E6" w:themeFill="background2"/>
          </w:tcPr>
          <w:p w14:paraId="4C890278" w14:textId="77777777" w:rsidR="001B599E" w:rsidRPr="001B599E" w:rsidRDefault="001B599E">
            <w:pPr>
              <w:pStyle w:val="Table-text"/>
              <w:keepLines w:val="0"/>
              <w:widowControl w:val="0"/>
              <w:spacing w:line="256" w:lineRule="auto"/>
              <w:ind w:left="1080"/>
              <w:rPr>
                <w:rFonts w:ascii="Arial Narrow" w:hAnsi="Arial Narrow"/>
                <w:szCs w:val="24"/>
                <w:lang w:val="en-SG"/>
              </w:rPr>
            </w:pPr>
          </w:p>
        </w:tc>
        <w:tc>
          <w:tcPr>
            <w:tcW w:w="11907"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3F308FA8" w14:textId="77777777" w:rsidR="001B599E" w:rsidRPr="001B599E" w:rsidRDefault="001B599E">
            <w:pPr>
              <w:pStyle w:val="Table-hdg"/>
              <w:keepNext w:val="0"/>
              <w:keepLines w:val="0"/>
              <w:widowControl w:val="0"/>
              <w:spacing w:line="256" w:lineRule="auto"/>
              <w:jc w:val="left"/>
              <w:rPr>
                <w:rFonts w:ascii="Arial Narrow" w:hAnsi="Arial Narrow"/>
                <w:szCs w:val="24"/>
              </w:rPr>
            </w:pPr>
            <w:r w:rsidRPr="001B599E">
              <w:rPr>
                <w:rFonts w:ascii="Arial Narrow" w:hAnsi="Arial Narrow"/>
                <w:szCs w:val="24"/>
              </w:rPr>
              <w:t xml:space="preserve">Wife’s claim/offer for maintenance for the children </w:t>
            </w:r>
          </w:p>
        </w:tc>
      </w:tr>
      <w:tr w:rsidR="001B599E" w:rsidRPr="001B599E" w14:paraId="61F1976D" w14:textId="77777777" w:rsidTr="001B599E">
        <w:trPr>
          <w:divId w:val="2116439976"/>
        </w:trPr>
        <w:tc>
          <w:tcPr>
            <w:tcW w:w="1701" w:type="dxa"/>
            <w:tcBorders>
              <w:top w:val="single" w:sz="4" w:space="0" w:color="auto"/>
              <w:left w:val="single" w:sz="4" w:space="0" w:color="auto"/>
              <w:bottom w:val="single" w:sz="4" w:space="0" w:color="auto"/>
              <w:right w:val="single" w:sz="4" w:space="0" w:color="auto"/>
            </w:tcBorders>
          </w:tcPr>
          <w:p w14:paraId="467E5BB3" w14:textId="77777777" w:rsidR="001B599E" w:rsidRPr="001B599E" w:rsidRDefault="001B599E" w:rsidP="006172E9">
            <w:pPr>
              <w:pStyle w:val="Table-text"/>
              <w:keepLines w:val="0"/>
              <w:widowControl w:val="0"/>
              <w:numPr>
                <w:ilvl w:val="0"/>
                <w:numId w:val="151"/>
              </w:numPr>
              <w:spacing w:line="256" w:lineRule="auto"/>
              <w:rPr>
                <w:rFonts w:ascii="Arial Narrow" w:hAnsi="Arial Narrow"/>
                <w:szCs w:val="24"/>
                <w:lang w:val="en-SG"/>
              </w:rPr>
            </w:pPr>
          </w:p>
        </w:tc>
        <w:tc>
          <w:tcPr>
            <w:tcW w:w="11907" w:type="dxa"/>
            <w:tcBorders>
              <w:top w:val="single" w:sz="4" w:space="0" w:color="auto"/>
              <w:left w:val="single" w:sz="4" w:space="0" w:color="auto"/>
              <w:bottom w:val="single" w:sz="4" w:space="0" w:color="auto"/>
              <w:right w:val="single" w:sz="4" w:space="0" w:color="auto"/>
            </w:tcBorders>
          </w:tcPr>
          <w:p w14:paraId="7890B160" w14:textId="77777777" w:rsidR="001B599E" w:rsidRPr="001B599E" w:rsidRDefault="001B599E">
            <w:pPr>
              <w:pStyle w:val="Table-fig"/>
              <w:keepLines w:val="0"/>
              <w:widowControl w:val="0"/>
              <w:spacing w:line="256" w:lineRule="auto"/>
              <w:jc w:val="left"/>
              <w:rPr>
                <w:rFonts w:ascii="Arial Narrow" w:hAnsi="Arial Narrow"/>
                <w:szCs w:val="24"/>
                <w:lang w:val="en-SG"/>
              </w:rPr>
            </w:pPr>
          </w:p>
        </w:tc>
      </w:tr>
    </w:tbl>
    <w:p w14:paraId="0C4B0BA4" w14:textId="77777777" w:rsidR="001B599E" w:rsidRPr="001B599E" w:rsidRDefault="001B599E" w:rsidP="001B599E">
      <w:pPr>
        <w:divId w:val="2116439976"/>
        <w:rPr>
          <w:rFonts w:ascii="Arial Narrow" w:hAnsi="Arial Narrow" w:cstheme="minorBidi"/>
          <w:lang w:eastAsia="en-US"/>
        </w:rPr>
      </w:pPr>
    </w:p>
    <w:p w14:paraId="360A3A4B" w14:textId="77777777" w:rsidR="001B599E" w:rsidRPr="001B599E" w:rsidRDefault="001B599E" w:rsidP="001B599E">
      <w:pPr>
        <w:divId w:val="2116439976"/>
        <w:rPr>
          <w:rFonts w:ascii="Arial Narrow" w:hAnsi="Arial Narrow"/>
          <w:u w:val="single"/>
        </w:rPr>
      </w:pPr>
      <w:r w:rsidRPr="001B599E">
        <w:rPr>
          <w:rFonts w:ascii="Arial Narrow" w:hAnsi="Arial Narrow"/>
          <w:u w:val="single"/>
        </w:rPr>
        <w:t>4b. Parties’ positions on the children’s estimated expenses</w:t>
      </w:r>
    </w:p>
    <w:p w14:paraId="416B0D10" w14:textId="77777777" w:rsidR="001B599E" w:rsidRPr="001B599E" w:rsidRDefault="001B599E" w:rsidP="001B599E">
      <w:pPr>
        <w:divId w:val="2116439976"/>
        <w:rPr>
          <w:rFonts w:ascii="Arial Narrow" w:hAnsi="Arial Narrow"/>
          <w:i/>
        </w:rPr>
      </w:pPr>
      <w:r w:rsidRPr="001B599E">
        <w:rPr>
          <w:rFonts w:ascii="Arial Narrow" w:hAnsi="Arial Narrow"/>
          <w:i/>
        </w:rPr>
        <w:t xml:space="preserve">State all items indicated in both parties’ affidavits without duplication. </w:t>
      </w:r>
    </w:p>
    <w:p w14:paraId="42E0F308" w14:textId="77777777" w:rsidR="001B599E" w:rsidRPr="001B599E" w:rsidRDefault="001B599E" w:rsidP="001B599E">
      <w:pPr>
        <w:divId w:val="2116439976"/>
        <w:rPr>
          <w:rFonts w:ascii="Arial Narrow" w:hAnsi="Arial Narrow"/>
          <w:i/>
        </w:rPr>
      </w:pPr>
      <w:r w:rsidRPr="001B599E">
        <w:rPr>
          <w:rFonts w:ascii="Arial Narrow" w:hAnsi="Arial Narrow"/>
          <w:i/>
        </w:rPr>
        <w:t xml:space="preserve">State if each item is disputed on principle or quantum, or both, as applicable. </w:t>
      </w:r>
    </w:p>
    <w:p w14:paraId="4AD85A0A" w14:textId="77777777" w:rsidR="001B599E" w:rsidRPr="001B599E" w:rsidRDefault="001B599E" w:rsidP="001B599E">
      <w:pPr>
        <w:divId w:val="2116439976"/>
        <w:rPr>
          <w:rFonts w:ascii="Arial Narrow" w:hAnsi="Arial Narrow"/>
          <w:i/>
        </w:rPr>
      </w:pPr>
      <w:r w:rsidRPr="001B599E">
        <w:rPr>
          <w:rFonts w:ascii="Arial Narrow" w:hAnsi="Arial Narrow"/>
          <w:i/>
        </w:rPr>
        <w:t xml:space="preserve">State clearly if the list of expenses is for each child or all children. </w:t>
      </w:r>
    </w:p>
    <w:tbl>
      <w:tblPr>
        <w:tblStyle w:val="TableGrid"/>
        <w:tblW w:w="0" w:type="auto"/>
        <w:tblLook w:val="04A0" w:firstRow="1" w:lastRow="0" w:firstColumn="1" w:lastColumn="0" w:noHBand="0" w:noVBand="1"/>
      </w:tblPr>
      <w:tblGrid>
        <w:gridCol w:w="846"/>
        <w:gridCol w:w="1858"/>
        <w:gridCol w:w="1827"/>
        <w:gridCol w:w="1843"/>
        <w:gridCol w:w="2744"/>
        <w:gridCol w:w="2381"/>
        <w:gridCol w:w="2449"/>
      </w:tblGrid>
      <w:tr w:rsidR="001B599E" w:rsidRPr="001B599E" w14:paraId="580872DF" w14:textId="77777777" w:rsidTr="001B599E">
        <w:trPr>
          <w:divId w:val="2116439976"/>
          <w:trHeight w:val="360"/>
        </w:trPr>
        <w:tc>
          <w:tcPr>
            <w:tcW w:w="846" w:type="dxa"/>
            <w:vMerge w:val="restart"/>
            <w:tcBorders>
              <w:top w:val="single" w:sz="4" w:space="0" w:color="auto"/>
              <w:left w:val="single" w:sz="4" w:space="0" w:color="auto"/>
              <w:bottom w:val="single" w:sz="4" w:space="0" w:color="auto"/>
              <w:right w:val="single" w:sz="4" w:space="0" w:color="auto"/>
            </w:tcBorders>
            <w:shd w:val="clear" w:color="auto" w:fill="E7E6E6" w:themeFill="background2"/>
            <w:hideMark/>
          </w:tcPr>
          <w:p w14:paraId="69030D31" w14:textId="77777777" w:rsidR="001B599E" w:rsidRPr="001B599E" w:rsidRDefault="001B599E">
            <w:pPr>
              <w:spacing w:before="120" w:after="120" w:line="240" w:lineRule="auto"/>
              <w:rPr>
                <w:rFonts w:ascii="Arial Narrow" w:hAnsi="Arial Narrow"/>
                <w:b/>
              </w:rPr>
            </w:pPr>
            <w:r w:rsidRPr="001B599E">
              <w:rPr>
                <w:rFonts w:ascii="Arial Narrow" w:hAnsi="Arial Narrow"/>
                <w:b/>
              </w:rPr>
              <w:t>S/n</w:t>
            </w:r>
          </w:p>
        </w:tc>
        <w:tc>
          <w:tcPr>
            <w:tcW w:w="1858" w:type="dxa"/>
            <w:vMerge w:val="restart"/>
            <w:tcBorders>
              <w:top w:val="single" w:sz="4" w:space="0" w:color="auto"/>
              <w:left w:val="single" w:sz="4" w:space="0" w:color="auto"/>
              <w:bottom w:val="single" w:sz="4" w:space="0" w:color="auto"/>
              <w:right w:val="single" w:sz="4" w:space="0" w:color="auto"/>
            </w:tcBorders>
            <w:shd w:val="clear" w:color="auto" w:fill="E7E6E6" w:themeFill="background2"/>
            <w:hideMark/>
          </w:tcPr>
          <w:p w14:paraId="351E0FA8" w14:textId="77777777" w:rsidR="001B599E" w:rsidRPr="001B599E" w:rsidRDefault="001B599E">
            <w:pPr>
              <w:spacing w:before="120" w:after="120" w:line="240" w:lineRule="auto"/>
              <w:rPr>
                <w:rFonts w:ascii="Arial Narrow" w:hAnsi="Arial Narrow"/>
                <w:b/>
              </w:rPr>
            </w:pPr>
            <w:r w:rsidRPr="001B599E">
              <w:rPr>
                <w:rFonts w:ascii="Arial Narrow" w:hAnsi="Arial Narrow"/>
                <w:b/>
              </w:rPr>
              <w:t xml:space="preserve">Item </w:t>
            </w:r>
          </w:p>
        </w:tc>
        <w:tc>
          <w:tcPr>
            <w:tcW w:w="3670" w:type="dxa"/>
            <w:gridSpan w:val="2"/>
            <w:tcBorders>
              <w:top w:val="single" w:sz="4" w:space="0" w:color="auto"/>
              <w:left w:val="single" w:sz="4" w:space="0" w:color="auto"/>
              <w:bottom w:val="single" w:sz="4" w:space="0" w:color="auto"/>
              <w:right w:val="single" w:sz="4" w:space="0" w:color="auto"/>
            </w:tcBorders>
            <w:shd w:val="clear" w:color="auto" w:fill="E7E6E6" w:themeFill="background2"/>
            <w:hideMark/>
          </w:tcPr>
          <w:p w14:paraId="5D4B675D" w14:textId="77777777" w:rsidR="001B599E" w:rsidRPr="001B599E" w:rsidRDefault="001B599E">
            <w:pPr>
              <w:spacing w:before="120" w:after="120" w:line="240" w:lineRule="auto"/>
              <w:jc w:val="center"/>
              <w:rPr>
                <w:rFonts w:ascii="Arial Narrow" w:hAnsi="Arial Narrow"/>
                <w:b/>
              </w:rPr>
            </w:pPr>
            <w:r w:rsidRPr="001B599E">
              <w:rPr>
                <w:rFonts w:ascii="Arial Narrow" w:hAnsi="Arial Narrow"/>
                <w:b/>
              </w:rPr>
              <w:t>Disputed on principle (Y/N)</w:t>
            </w:r>
          </w:p>
        </w:tc>
        <w:tc>
          <w:tcPr>
            <w:tcW w:w="2744" w:type="dxa"/>
            <w:vMerge w:val="restart"/>
            <w:tcBorders>
              <w:top w:val="single" w:sz="4" w:space="0" w:color="auto"/>
              <w:left w:val="single" w:sz="4" w:space="0" w:color="auto"/>
              <w:bottom w:val="single" w:sz="4" w:space="0" w:color="auto"/>
              <w:right w:val="single" w:sz="4" w:space="0" w:color="auto"/>
            </w:tcBorders>
            <w:shd w:val="clear" w:color="auto" w:fill="E7E6E6" w:themeFill="background2"/>
            <w:hideMark/>
          </w:tcPr>
          <w:p w14:paraId="30C931A1" w14:textId="77777777" w:rsidR="001B599E" w:rsidRPr="001B599E" w:rsidRDefault="001B599E">
            <w:pPr>
              <w:spacing w:before="120" w:after="120" w:line="240" w:lineRule="auto"/>
              <w:jc w:val="center"/>
              <w:rPr>
                <w:rFonts w:ascii="Arial Narrow" w:hAnsi="Arial Narrow"/>
                <w:b/>
              </w:rPr>
            </w:pPr>
            <w:r w:rsidRPr="001B599E">
              <w:rPr>
                <w:rFonts w:ascii="Arial Narrow" w:hAnsi="Arial Narrow"/>
                <w:b/>
              </w:rPr>
              <w:t>Remarks</w:t>
            </w:r>
          </w:p>
        </w:tc>
        <w:tc>
          <w:tcPr>
            <w:tcW w:w="4830" w:type="dxa"/>
            <w:gridSpan w:val="2"/>
            <w:tcBorders>
              <w:top w:val="single" w:sz="4" w:space="0" w:color="auto"/>
              <w:left w:val="single" w:sz="4" w:space="0" w:color="auto"/>
              <w:bottom w:val="single" w:sz="4" w:space="0" w:color="auto"/>
              <w:right w:val="single" w:sz="4" w:space="0" w:color="auto"/>
            </w:tcBorders>
            <w:shd w:val="clear" w:color="auto" w:fill="E7E6E6" w:themeFill="background2"/>
            <w:hideMark/>
          </w:tcPr>
          <w:p w14:paraId="3181B4F9" w14:textId="77777777" w:rsidR="001B599E" w:rsidRPr="001B599E" w:rsidRDefault="001B599E">
            <w:pPr>
              <w:spacing w:before="120" w:after="120" w:line="240" w:lineRule="auto"/>
              <w:jc w:val="center"/>
              <w:rPr>
                <w:rFonts w:ascii="Arial Narrow" w:hAnsi="Arial Narrow"/>
                <w:b/>
              </w:rPr>
            </w:pPr>
            <w:r w:rsidRPr="001B599E">
              <w:rPr>
                <w:rFonts w:ascii="Arial Narrow" w:hAnsi="Arial Narrow"/>
                <w:b/>
              </w:rPr>
              <w:t>Disputed on quantum</w:t>
            </w:r>
          </w:p>
        </w:tc>
      </w:tr>
      <w:tr w:rsidR="001B599E" w:rsidRPr="001B599E" w14:paraId="5B17D837" w14:textId="77777777" w:rsidTr="001B599E">
        <w:trPr>
          <w:divId w:val="2116439976"/>
          <w:trHeight w:val="36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72BBA9D" w14:textId="77777777" w:rsidR="001B599E" w:rsidRPr="001B599E" w:rsidRDefault="001B599E">
            <w:pPr>
              <w:spacing w:after="0" w:line="240" w:lineRule="auto"/>
              <w:rPr>
                <w:rFonts w:ascii="Arial Narrow" w:hAnsi="Arial Narrow" w:cs="Times New Roman"/>
                <w:b/>
                <w:lang w:eastAsia="en-GB"/>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3A2FE90" w14:textId="77777777" w:rsidR="001B599E" w:rsidRPr="001B599E" w:rsidRDefault="001B599E">
            <w:pPr>
              <w:spacing w:after="0" w:line="240" w:lineRule="auto"/>
              <w:rPr>
                <w:rFonts w:ascii="Arial Narrow" w:hAnsi="Arial Narrow" w:cs="Times New Roman"/>
                <w:b/>
                <w:lang w:eastAsia="en-GB"/>
              </w:rPr>
            </w:pPr>
          </w:p>
        </w:tc>
        <w:tc>
          <w:tcPr>
            <w:tcW w:w="1827"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5F0CB8DF" w14:textId="77777777" w:rsidR="001B599E" w:rsidRPr="001B599E" w:rsidRDefault="001B599E">
            <w:pPr>
              <w:spacing w:before="120" w:after="120" w:line="240" w:lineRule="auto"/>
              <w:jc w:val="center"/>
              <w:rPr>
                <w:rFonts w:ascii="Arial Narrow" w:hAnsi="Arial Narrow"/>
                <w:b/>
              </w:rPr>
            </w:pPr>
            <w:r w:rsidRPr="001B599E">
              <w:rPr>
                <w:rFonts w:ascii="Arial Narrow" w:hAnsi="Arial Narrow"/>
                <w:b/>
              </w:rPr>
              <w:t>H</w:t>
            </w:r>
          </w:p>
        </w:tc>
        <w:tc>
          <w:tcPr>
            <w:tcW w:w="1843"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061D25B2" w14:textId="77777777" w:rsidR="001B599E" w:rsidRPr="001B599E" w:rsidRDefault="001B599E">
            <w:pPr>
              <w:spacing w:before="120" w:after="120" w:line="240" w:lineRule="auto"/>
              <w:jc w:val="center"/>
              <w:rPr>
                <w:rFonts w:ascii="Arial Narrow" w:hAnsi="Arial Narrow"/>
                <w:b/>
              </w:rPr>
            </w:pPr>
            <w:r w:rsidRPr="001B599E">
              <w:rPr>
                <w:rFonts w:ascii="Arial Narrow" w:hAnsi="Arial Narrow"/>
                <w:b/>
              </w:rPr>
              <w:t>W</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73BD99C" w14:textId="77777777" w:rsidR="001B599E" w:rsidRPr="001B599E" w:rsidRDefault="001B599E">
            <w:pPr>
              <w:spacing w:after="0" w:line="240" w:lineRule="auto"/>
              <w:rPr>
                <w:rFonts w:ascii="Arial Narrow" w:hAnsi="Arial Narrow" w:cs="Times New Roman"/>
                <w:b/>
                <w:lang w:eastAsia="en-GB"/>
              </w:rPr>
            </w:pPr>
          </w:p>
        </w:tc>
        <w:tc>
          <w:tcPr>
            <w:tcW w:w="2381"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3E17F523" w14:textId="77777777" w:rsidR="001B599E" w:rsidRPr="001B599E" w:rsidRDefault="001B599E">
            <w:pPr>
              <w:spacing w:before="120" w:after="120" w:line="240" w:lineRule="auto"/>
              <w:jc w:val="center"/>
              <w:rPr>
                <w:rFonts w:ascii="Arial Narrow" w:hAnsi="Arial Narrow"/>
                <w:b/>
              </w:rPr>
            </w:pPr>
            <w:r w:rsidRPr="001B599E">
              <w:rPr>
                <w:rFonts w:ascii="Arial Narrow" w:hAnsi="Arial Narrow"/>
                <w:b/>
              </w:rPr>
              <w:t>Husband’s estimate</w:t>
            </w:r>
          </w:p>
        </w:tc>
        <w:tc>
          <w:tcPr>
            <w:tcW w:w="2449"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382413C9" w14:textId="77777777" w:rsidR="001B599E" w:rsidRPr="001B599E" w:rsidRDefault="001B599E">
            <w:pPr>
              <w:spacing w:before="120" w:after="120" w:line="240" w:lineRule="auto"/>
              <w:jc w:val="center"/>
              <w:rPr>
                <w:rFonts w:ascii="Arial Narrow" w:hAnsi="Arial Narrow"/>
                <w:b/>
              </w:rPr>
            </w:pPr>
            <w:r w:rsidRPr="001B599E">
              <w:rPr>
                <w:rFonts w:ascii="Arial Narrow" w:hAnsi="Arial Narrow"/>
                <w:b/>
              </w:rPr>
              <w:t>Wife’s estimate</w:t>
            </w:r>
          </w:p>
        </w:tc>
      </w:tr>
      <w:tr w:rsidR="001B599E" w:rsidRPr="001B599E" w14:paraId="1F689E68" w14:textId="77777777" w:rsidTr="001B599E">
        <w:trPr>
          <w:divId w:val="2116439976"/>
        </w:trPr>
        <w:tc>
          <w:tcPr>
            <w:tcW w:w="846" w:type="dxa"/>
            <w:tcBorders>
              <w:top w:val="single" w:sz="4" w:space="0" w:color="auto"/>
              <w:left w:val="single" w:sz="4" w:space="0" w:color="auto"/>
              <w:bottom w:val="single" w:sz="4" w:space="0" w:color="auto"/>
              <w:right w:val="single" w:sz="4" w:space="0" w:color="auto"/>
            </w:tcBorders>
          </w:tcPr>
          <w:p w14:paraId="3CCE99C9" w14:textId="77777777" w:rsidR="001B599E" w:rsidRPr="001B599E" w:rsidRDefault="001B599E" w:rsidP="006172E9">
            <w:pPr>
              <w:pStyle w:val="ListParagraph"/>
              <w:numPr>
                <w:ilvl w:val="0"/>
                <w:numId w:val="152"/>
              </w:numPr>
              <w:spacing w:before="120" w:after="120"/>
              <w:contextualSpacing/>
              <w:rPr>
                <w:rFonts w:ascii="Arial Narrow" w:hAnsi="Arial Narrow"/>
                <w:sz w:val="24"/>
                <w:szCs w:val="24"/>
              </w:rPr>
            </w:pPr>
          </w:p>
        </w:tc>
        <w:tc>
          <w:tcPr>
            <w:tcW w:w="1858" w:type="dxa"/>
            <w:tcBorders>
              <w:top w:val="single" w:sz="4" w:space="0" w:color="auto"/>
              <w:left w:val="single" w:sz="4" w:space="0" w:color="auto"/>
              <w:bottom w:val="single" w:sz="4" w:space="0" w:color="auto"/>
              <w:right w:val="single" w:sz="4" w:space="0" w:color="auto"/>
            </w:tcBorders>
            <w:hideMark/>
          </w:tcPr>
          <w:p w14:paraId="5CEE8BC2" w14:textId="77777777" w:rsidR="001B599E" w:rsidRPr="001B599E" w:rsidRDefault="001B599E">
            <w:pPr>
              <w:spacing w:before="120" w:after="120" w:line="240" w:lineRule="auto"/>
              <w:rPr>
                <w:rFonts w:ascii="Arial Narrow" w:hAnsi="Arial Narrow"/>
                <w:i/>
              </w:rPr>
            </w:pPr>
            <w:r w:rsidRPr="001B599E">
              <w:rPr>
                <w:rFonts w:ascii="Arial Narrow" w:hAnsi="Arial Narrow"/>
                <w:i/>
              </w:rPr>
              <w:t>For e.g. Toys</w:t>
            </w:r>
          </w:p>
        </w:tc>
        <w:tc>
          <w:tcPr>
            <w:tcW w:w="1827" w:type="dxa"/>
            <w:tcBorders>
              <w:top w:val="single" w:sz="4" w:space="0" w:color="auto"/>
              <w:left w:val="single" w:sz="4" w:space="0" w:color="auto"/>
              <w:bottom w:val="single" w:sz="4" w:space="0" w:color="auto"/>
              <w:right w:val="single" w:sz="4" w:space="0" w:color="auto"/>
            </w:tcBorders>
          </w:tcPr>
          <w:p w14:paraId="46748637" w14:textId="77777777" w:rsidR="001B599E" w:rsidRPr="001B599E" w:rsidRDefault="001B599E">
            <w:pPr>
              <w:spacing w:before="120" w:after="120" w:line="240" w:lineRule="auto"/>
              <w:rPr>
                <w:rFonts w:ascii="Arial Narrow" w:hAnsi="Arial Narrow"/>
                <w:i/>
              </w:rPr>
            </w:pPr>
          </w:p>
        </w:tc>
        <w:tc>
          <w:tcPr>
            <w:tcW w:w="1843" w:type="dxa"/>
            <w:tcBorders>
              <w:top w:val="single" w:sz="4" w:space="0" w:color="auto"/>
              <w:left w:val="single" w:sz="4" w:space="0" w:color="auto"/>
              <w:bottom w:val="single" w:sz="4" w:space="0" w:color="auto"/>
              <w:right w:val="single" w:sz="4" w:space="0" w:color="auto"/>
            </w:tcBorders>
          </w:tcPr>
          <w:p w14:paraId="7F4DC5AB" w14:textId="77777777" w:rsidR="001B599E" w:rsidRPr="001B599E" w:rsidRDefault="001B599E">
            <w:pPr>
              <w:spacing w:before="120" w:after="120" w:line="240" w:lineRule="auto"/>
              <w:rPr>
                <w:rFonts w:ascii="Arial Narrow" w:hAnsi="Arial Narrow"/>
                <w:i/>
              </w:rPr>
            </w:pPr>
          </w:p>
        </w:tc>
        <w:tc>
          <w:tcPr>
            <w:tcW w:w="2744" w:type="dxa"/>
            <w:tcBorders>
              <w:top w:val="single" w:sz="4" w:space="0" w:color="auto"/>
              <w:left w:val="single" w:sz="4" w:space="0" w:color="auto"/>
              <w:bottom w:val="single" w:sz="4" w:space="0" w:color="auto"/>
              <w:right w:val="single" w:sz="4" w:space="0" w:color="auto"/>
            </w:tcBorders>
          </w:tcPr>
          <w:p w14:paraId="65A51B38" w14:textId="77777777" w:rsidR="001B599E" w:rsidRPr="001B599E" w:rsidRDefault="001B599E">
            <w:pPr>
              <w:spacing w:before="120" w:after="120" w:line="240" w:lineRule="auto"/>
              <w:rPr>
                <w:rFonts w:ascii="Arial Narrow" w:hAnsi="Arial Narrow"/>
                <w:i/>
              </w:rPr>
            </w:pPr>
          </w:p>
        </w:tc>
        <w:tc>
          <w:tcPr>
            <w:tcW w:w="2381" w:type="dxa"/>
            <w:tcBorders>
              <w:top w:val="single" w:sz="4" w:space="0" w:color="auto"/>
              <w:left w:val="single" w:sz="4" w:space="0" w:color="auto"/>
              <w:bottom w:val="single" w:sz="4" w:space="0" w:color="auto"/>
              <w:right w:val="single" w:sz="4" w:space="0" w:color="auto"/>
            </w:tcBorders>
            <w:hideMark/>
          </w:tcPr>
          <w:p w14:paraId="0A1214FB" w14:textId="77777777" w:rsidR="001B599E" w:rsidRPr="001B599E" w:rsidRDefault="001B599E">
            <w:pPr>
              <w:spacing w:before="120" w:after="120" w:line="240" w:lineRule="auto"/>
              <w:rPr>
                <w:rFonts w:ascii="Arial Narrow" w:hAnsi="Arial Narrow"/>
                <w:i/>
              </w:rPr>
            </w:pPr>
            <w:r w:rsidRPr="001B599E">
              <w:rPr>
                <w:rFonts w:ascii="Arial Narrow" w:hAnsi="Arial Narrow"/>
                <w:i/>
                <w:sz w:val="20"/>
              </w:rPr>
              <w:t xml:space="preserve">For e.g. </w:t>
            </w:r>
            <w:r w:rsidRPr="001B599E">
              <w:rPr>
                <w:rFonts w:ascii="Arial Narrow" w:hAnsi="Arial Narrow"/>
                <w:i/>
              </w:rPr>
              <w:t>500</w:t>
            </w:r>
          </w:p>
        </w:tc>
        <w:tc>
          <w:tcPr>
            <w:tcW w:w="2449" w:type="dxa"/>
            <w:tcBorders>
              <w:top w:val="single" w:sz="4" w:space="0" w:color="auto"/>
              <w:left w:val="single" w:sz="4" w:space="0" w:color="auto"/>
              <w:bottom w:val="single" w:sz="4" w:space="0" w:color="auto"/>
              <w:right w:val="single" w:sz="4" w:space="0" w:color="auto"/>
            </w:tcBorders>
            <w:hideMark/>
          </w:tcPr>
          <w:p w14:paraId="72BB884B" w14:textId="77777777" w:rsidR="001B599E" w:rsidRPr="001B599E" w:rsidRDefault="001B599E">
            <w:pPr>
              <w:spacing w:before="120" w:after="120" w:line="240" w:lineRule="auto"/>
              <w:rPr>
                <w:rFonts w:ascii="Arial Narrow" w:hAnsi="Arial Narrow"/>
                <w:i/>
              </w:rPr>
            </w:pPr>
            <w:r w:rsidRPr="001B599E">
              <w:rPr>
                <w:rFonts w:ascii="Arial Narrow" w:hAnsi="Arial Narrow"/>
                <w:i/>
                <w:sz w:val="20"/>
              </w:rPr>
              <w:t xml:space="preserve">For e.g. </w:t>
            </w:r>
            <w:r w:rsidRPr="001B599E">
              <w:rPr>
                <w:rFonts w:ascii="Arial Narrow" w:hAnsi="Arial Narrow"/>
                <w:i/>
              </w:rPr>
              <w:t>100</w:t>
            </w:r>
          </w:p>
        </w:tc>
      </w:tr>
      <w:tr w:rsidR="001B599E" w:rsidRPr="001B599E" w14:paraId="4C02FD0B" w14:textId="77777777" w:rsidTr="001B599E">
        <w:trPr>
          <w:divId w:val="2116439976"/>
        </w:trPr>
        <w:tc>
          <w:tcPr>
            <w:tcW w:w="846" w:type="dxa"/>
            <w:tcBorders>
              <w:top w:val="single" w:sz="4" w:space="0" w:color="auto"/>
              <w:left w:val="single" w:sz="4" w:space="0" w:color="auto"/>
              <w:bottom w:val="single" w:sz="4" w:space="0" w:color="auto"/>
              <w:right w:val="single" w:sz="4" w:space="0" w:color="auto"/>
            </w:tcBorders>
          </w:tcPr>
          <w:p w14:paraId="0B91CAAF" w14:textId="77777777" w:rsidR="001B599E" w:rsidRPr="001B599E" w:rsidRDefault="001B599E" w:rsidP="006172E9">
            <w:pPr>
              <w:pStyle w:val="ListParagraph"/>
              <w:numPr>
                <w:ilvl w:val="0"/>
                <w:numId w:val="152"/>
              </w:numPr>
              <w:spacing w:before="120" w:after="120"/>
              <w:contextualSpacing/>
              <w:rPr>
                <w:rFonts w:ascii="Arial Narrow" w:hAnsi="Arial Narrow"/>
                <w:sz w:val="24"/>
                <w:szCs w:val="24"/>
              </w:rPr>
            </w:pPr>
          </w:p>
        </w:tc>
        <w:tc>
          <w:tcPr>
            <w:tcW w:w="1858" w:type="dxa"/>
            <w:tcBorders>
              <w:top w:val="single" w:sz="4" w:space="0" w:color="auto"/>
              <w:left w:val="single" w:sz="4" w:space="0" w:color="auto"/>
              <w:bottom w:val="single" w:sz="4" w:space="0" w:color="auto"/>
              <w:right w:val="single" w:sz="4" w:space="0" w:color="auto"/>
            </w:tcBorders>
          </w:tcPr>
          <w:p w14:paraId="73195950" w14:textId="77777777" w:rsidR="001B599E" w:rsidRPr="001B599E" w:rsidRDefault="001B599E">
            <w:pPr>
              <w:spacing w:before="120" w:after="120" w:line="240" w:lineRule="auto"/>
              <w:rPr>
                <w:rFonts w:ascii="Arial Narrow" w:hAnsi="Arial Narrow"/>
              </w:rPr>
            </w:pPr>
          </w:p>
        </w:tc>
        <w:tc>
          <w:tcPr>
            <w:tcW w:w="1827" w:type="dxa"/>
            <w:tcBorders>
              <w:top w:val="single" w:sz="4" w:space="0" w:color="auto"/>
              <w:left w:val="single" w:sz="4" w:space="0" w:color="auto"/>
              <w:bottom w:val="single" w:sz="4" w:space="0" w:color="auto"/>
              <w:right w:val="single" w:sz="4" w:space="0" w:color="auto"/>
            </w:tcBorders>
          </w:tcPr>
          <w:p w14:paraId="2E8445AE" w14:textId="77777777" w:rsidR="001B599E" w:rsidRPr="001B599E" w:rsidRDefault="001B599E">
            <w:pPr>
              <w:spacing w:before="120" w:after="120" w:line="240" w:lineRule="auto"/>
              <w:rPr>
                <w:rFonts w:ascii="Arial Narrow" w:hAnsi="Arial Narrow"/>
              </w:rPr>
            </w:pPr>
          </w:p>
        </w:tc>
        <w:tc>
          <w:tcPr>
            <w:tcW w:w="1843" w:type="dxa"/>
            <w:tcBorders>
              <w:top w:val="single" w:sz="4" w:space="0" w:color="auto"/>
              <w:left w:val="single" w:sz="4" w:space="0" w:color="auto"/>
              <w:bottom w:val="single" w:sz="4" w:space="0" w:color="auto"/>
              <w:right w:val="single" w:sz="4" w:space="0" w:color="auto"/>
            </w:tcBorders>
          </w:tcPr>
          <w:p w14:paraId="2371E22E" w14:textId="77777777" w:rsidR="001B599E" w:rsidRPr="001B599E" w:rsidRDefault="001B599E">
            <w:pPr>
              <w:spacing w:before="120" w:after="120" w:line="240" w:lineRule="auto"/>
              <w:rPr>
                <w:rFonts w:ascii="Arial Narrow" w:hAnsi="Arial Narrow"/>
              </w:rPr>
            </w:pPr>
          </w:p>
        </w:tc>
        <w:tc>
          <w:tcPr>
            <w:tcW w:w="2744" w:type="dxa"/>
            <w:tcBorders>
              <w:top w:val="single" w:sz="4" w:space="0" w:color="auto"/>
              <w:left w:val="single" w:sz="4" w:space="0" w:color="auto"/>
              <w:bottom w:val="single" w:sz="4" w:space="0" w:color="auto"/>
              <w:right w:val="single" w:sz="4" w:space="0" w:color="auto"/>
            </w:tcBorders>
          </w:tcPr>
          <w:p w14:paraId="62FEBA80" w14:textId="77777777" w:rsidR="001B599E" w:rsidRPr="001B599E" w:rsidRDefault="001B599E">
            <w:pPr>
              <w:spacing w:before="120" w:after="120" w:line="240" w:lineRule="auto"/>
              <w:rPr>
                <w:rFonts w:ascii="Arial Narrow" w:hAnsi="Arial Narrow"/>
              </w:rPr>
            </w:pPr>
          </w:p>
        </w:tc>
        <w:tc>
          <w:tcPr>
            <w:tcW w:w="2381" w:type="dxa"/>
            <w:tcBorders>
              <w:top w:val="single" w:sz="4" w:space="0" w:color="auto"/>
              <w:left w:val="single" w:sz="4" w:space="0" w:color="auto"/>
              <w:bottom w:val="single" w:sz="4" w:space="0" w:color="auto"/>
              <w:right w:val="single" w:sz="4" w:space="0" w:color="auto"/>
            </w:tcBorders>
          </w:tcPr>
          <w:p w14:paraId="6145BEC1" w14:textId="77777777" w:rsidR="001B599E" w:rsidRPr="001B599E" w:rsidRDefault="001B599E">
            <w:pPr>
              <w:spacing w:before="120" w:after="120" w:line="240" w:lineRule="auto"/>
              <w:rPr>
                <w:rFonts w:ascii="Arial Narrow" w:hAnsi="Arial Narrow"/>
              </w:rPr>
            </w:pPr>
          </w:p>
        </w:tc>
        <w:tc>
          <w:tcPr>
            <w:tcW w:w="2449" w:type="dxa"/>
            <w:tcBorders>
              <w:top w:val="single" w:sz="4" w:space="0" w:color="auto"/>
              <w:left w:val="single" w:sz="4" w:space="0" w:color="auto"/>
              <w:bottom w:val="single" w:sz="4" w:space="0" w:color="auto"/>
              <w:right w:val="single" w:sz="4" w:space="0" w:color="auto"/>
            </w:tcBorders>
          </w:tcPr>
          <w:p w14:paraId="4BB3CE6D" w14:textId="77777777" w:rsidR="001B599E" w:rsidRPr="001B599E" w:rsidRDefault="001B599E">
            <w:pPr>
              <w:spacing w:before="120" w:after="120" w:line="240" w:lineRule="auto"/>
              <w:rPr>
                <w:rFonts w:ascii="Arial Narrow" w:hAnsi="Arial Narrow"/>
              </w:rPr>
            </w:pPr>
          </w:p>
        </w:tc>
      </w:tr>
      <w:tr w:rsidR="001B599E" w:rsidRPr="001B599E" w14:paraId="171F76B6" w14:textId="77777777" w:rsidTr="001B599E">
        <w:trPr>
          <w:divId w:val="2116439976"/>
        </w:trPr>
        <w:tc>
          <w:tcPr>
            <w:tcW w:w="846" w:type="dxa"/>
            <w:tcBorders>
              <w:top w:val="single" w:sz="4" w:space="0" w:color="auto"/>
              <w:left w:val="single" w:sz="4" w:space="0" w:color="auto"/>
              <w:bottom w:val="single" w:sz="4" w:space="0" w:color="auto"/>
              <w:right w:val="single" w:sz="4" w:space="0" w:color="auto"/>
            </w:tcBorders>
          </w:tcPr>
          <w:p w14:paraId="29B279D8" w14:textId="77777777" w:rsidR="001B599E" w:rsidRPr="001B599E" w:rsidRDefault="001B599E" w:rsidP="006172E9">
            <w:pPr>
              <w:pStyle w:val="ListParagraph"/>
              <w:numPr>
                <w:ilvl w:val="0"/>
                <w:numId w:val="152"/>
              </w:numPr>
              <w:spacing w:before="120" w:after="120"/>
              <w:contextualSpacing/>
              <w:rPr>
                <w:rFonts w:ascii="Arial Narrow" w:hAnsi="Arial Narrow"/>
                <w:sz w:val="24"/>
                <w:szCs w:val="24"/>
              </w:rPr>
            </w:pPr>
          </w:p>
        </w:tc>
        <w:tc>
          <w:tcPr>
            <w:tcW w:w="1858" w:type="dxa"/>
            <w:tcBorders>
              <w:top w:val="single" w:sz="4" w:space="0" w:color="auto"/>
              <w:left w:val="single" w:sz="4" w:space="0" w:color="auto"/>
              <w:bottom w:val="single" w:sz="4" w:space="0" w:color="auto"/>
              <w:right w:val="single" w:sz="4" w:space="0" w:color="auto"/>
            </w:tcBorders>
          </w:tcPr>
          <w:p w14:paraId="3EF92E0F" w14:textId="77777777" w:rsidR="001B599E" w:rsidRPr="001B599E" w:rsidRDefault="001B599E">
            <w:pPr>
              <w:spacing w:before="120" w:after="120" w:line="240" w:lineRule="auto"/>
              <w:rPr>
                <w:rFonts w:ascii="Arial Narrow" w:hAnsi="Arial Narrow"/>
              </w:rPr>
            </w:pPr>
          </w:p>
        </w:tc>
        <w:tc>
          <w:tcPr>
            <w:tcW w:w="1827" w:type="dxa"/>
            <w:tcBorders>
              <w:top w:val="single" w:sz="4" w:space="0" w:color="auto"/>
              <w:left w:val="single" w:sz="4" w:space="0" w:color="auto"/>
              <w:bottom w:val="single" w:sz="4" w:space="0" w:color="auto"/>
              <w:right w:val="single" w:sz="4" w:space="0" w:color="auto"/>
            </w:tcBorders>
          </w:tcPr>
          <w:p w14:paraId="7868C013" w14:textId="77777777" w:rsidR="001B599E" w:rsidRPr="001B599E" w:rsidRDefault="001B599E">
            <w:pPr>
              <w:spacing w:before="120" w:after="120" w:line="240" w:lineRule="auto"/>
              <w:rPr>
                <w:rFonts w:ascii="Arial Narrow" w:hAnsi="Arial Narrow"/>
              </w:rPr>
            </w:pPr>
          </w:p>
        </w:tc>
        <w:tc>
          <w:tcPr>
            <w:tcW w:w="1843" w:type="dxa"/>
            <w:tcBorders>
              <w:top w:val="single" w:sz="4" w:space="0" w:color="auto"/>
              <w:left w:val="single" w:sz="4" w:space="0" w:color="auto"/>
              <w:bottom w:val="single" w:sz="4" w:space="0" w:color="auto"/>
              <w:right w:val="single" w:sz="4" w:space="0" w:color="auto"/>
            </w:tcBorders>
          </w:tcPr>
          <w:p w14:paraId="659D95CE" w14:textId="77777777" w:rsidR="001B599E" w:rsidRPr="001B599E" w:rsidRDefault="001B599E">
            <w:pPr>
              <w:spacing w:before="120" w:after="120" w:line="240" w:lineRule="auto"/>
              <w:rPr>
                <w:rFonts w:ascii="Arial Narrow" w:hAnsi="Arial Narrow"/>
              </w:rPr>
            </w:pPr>
          </w:p>
        </w:tc>
        <w:tc>
          <w:tcPr>
            <w:tcW w:w="2744" w:type="dxa"/>
            <w:tcBorders>
              <w:top w:val="single" w:sz="4" w:space="0" w:color="auto"/>
              <w:left w:val="single" w:sz="4" w:space="0" w:color="auto"/>
              <w:bottom w:val="single" w:sz="4" w:space="0" w:color="auto"/>
              <w:right w:val="single" w:sz="4" w:space="0" w:color="auto"/>
            </w:tcBorders>
          </w:tcPr>
          <w:p w14:paraId="6988F83E" w14:textId="77777777" w:rsidR="001B599E" w:rsidRPr="001B599E" w:rsidRDefault="001B599E">
            <w:pPr>
              <w:spacing w:before="120" w:after="120" w:line="240" w:lineRule="auto"/>
              <w:rPr>
                <w:rFonts w:ascii="Arial Narrow" w:hAnsi="Arial Narrow"/>
              </w:rPr>
            </w:pPr>
          </w:p>
        </w:tc>
        <w:tc>
          <w:tcPr>
            <w:tcW w:w="2381" w:type="dxa"/>
            <w:tcBorders>
              <w:top w:val="single" w:sz="4" w:space="0" w:color="auto"/>
              <w:left w:val="single" w:sz="4" w:space="0" w:color="auto"/>
              <w:bottom w:val="single" w:sz="4" w:space="0" w:color="auto"/>
              <w:right w:val="single" w:sz="4" w:space="0" w:color="auto"/>
            </w:tcBorders>
          </w:tcPr>
          <w:p w14:paraId="46A85EC1" w14:textId="77777777" w:rsidR="001B599E" w:rsidRPr="001B599E" w:rsidRDefault="001B599E">
            <w:pPr>
              <w:spacing w:before="120" w:after="120" w:line="240" w:lineRule="auto"/>
              <w:rPr>
                <w:rFonts w:ascii="Arial Narrow" w:hAnsi="Arial Narrow"/>
              </w:rPr>
            </w:pPr>
          </w:p>
        </w:tc>
        <w:tc>
          <w:tcPr>
            <w:tcW w:w="2449" w:type="dxa"/>
            <w:tcBorders>
              <w:top w:val="single" w:sz="4" w:space="0" w:color="auto"/>
              <w:left w:val="single" w:sz="4" w:space="0" w:color="auto"/>
              <w:bottom w:val="single" w:sz="4" w:space="0" w:color="auto"/>
              <w:right w:val="single" w:sz="4" w:space="0" w:color="auto"/>
            </w:tcBorders>
          </w:tcPr>
          <w:p w14:paraId="4447F219" w14:textId="77777777" w:rsidR="001B599E" w:rsidRPr="001B599E" w:rsidRDefault="001B599E">
            <w:pPr>
              <w:spacing w:before="120" w:after="120" w:line="240" w:lineRule="auto"/>
              <w:rPr>
                <w:rFonts w:ascii="Arial Narrow" w:hAnsi="Arial Narrow"/>
              </w:rPr>
            </w:pPr>
          </w:p>
        </w:tc>
      </w:tr>
      <w:tr w:rsidR="001B599E" w:rsidRPr="001B599E" w14:paraId="6FF1A44C" w14:textId="77777777" w:rsidTr="001B599E">
        <w:trPr>
          <w:divId w:val="2116439976"/>
        </w:trPr>
        <w:tc>
          <w:tcPr>
            <w:tcW w:w="846" w:type="dxa"/>
            <w:tcBorders>
              <w:top w:val="single" w:sz="4" w:space="0" w:color="auto"/>
              <w:left w:val="single" w:sz="4" w:space="0" w:color="auto"/>
              <w:bottom w:val="single" w:sz="4" w:space="0" w:color="auto"/>
              <w:right w:val="single" w:sz="4" w:space="0" w:color="auto"/>
            </w:tcBorders>
          </w:tcPr>
          <w:p w14:paraId="2D19DE7D" w14:textId="77777777" w:rsidR="001B599E" w:rsidRPr="001B599E" w:rsidRDefault="001B599E">
            <w:pPr>
              <w:spacing w:before="120" w:after="120" w:line="240" w:lineRule="auto"/>
              <w:rPr>
                <w:rFonts w:ascii="Arial Narrow" w:hAnsi="Arial Narrow"/>
              </w:rPr>
            </w:pPr>
          </w:p>
        </w:tc>
        <w:tc>
          <w:tcPr>
            <w:tcW w:w="1858" w:type="dxa"/>
            <w:tcBorders>
              <w:top w:val="single" w:sz="4" w:space="0" w:color="auto"/>
              <w:left w:val="single" w:sz="4" w:space="0" w:color="auto"/>
              <w:bottom w:val="single" w:sz="4" w:space="0" w:color="auto"/>
              <w:right w:val="single" w:sz="4" w:space="0" w:color="auto"/>
            </w:tcBorders>
            <w:hideMark/>
          </w:tcPr>
          <w:p w14:paraId="547927FE" w14:textId="77777777" w:rsidR="001B599E" w:rsidRPr="001B599E" w:rsidRDefault="001B599E">
            <w:pPr>
              <w:spacing w:before="120" w:after="120" w:line="240" w:lineRule="auto"/>
              <w:rPr>
                <w:rFonts w:ascii="Arial Narrow" w:hAnsi="Arial Narrow"/>
                <w:u w:val="single"/>
              </w:rPr>
            </w:pPr>
            <w:r w:rsidRPr="001B599E">
              <w:rPr>
                <w:rFonts w:ascii="Arial Narrow" w:hAnsi="Arial Narrow"/>
                <w:u w:val="single"/>
              </w:rPr>
              <w:t>Total</w:t>
            </w:r>
          </w:p>
        </w:tc>
        <w:tc>
          <w:tcPr>
            <w:tcW w:w="3670" w:type="dxa"/>
            <w:gridSpan w:val="2"/>
            <w:tcBorders>
              <w:top w:val="single" w:sz="4" w:space="0" w:color="auto"/>
              <w:left w:val="single" w:sz="4" w:space="0" w:color="auto"/>
              <w:bottom w:val="single" w:sz="4" w:space="0" w:color="auto"/>
              <w:right w:val="single" w:sz="4" w:space="0" w:color="auto"/>
            </w:tcBorders>
            <w:shd w:val="clear" w:color="auto" w:fill="767171" w:themeFill="background2" w:themeFillShade="80"/>
          </w:tcPr>
          <w:p w14:paraId="47001929" w14:textId="77777777" w:rsidR="001B599E" w:rsidRPr="001B599E" w:rsidRDefault="001B599E">
            <w:pPr>
              <w:spacing w:before="120" w:after="120" w:line="240" w:lineRule="auto"/>
              <w:jc w:val="right"/>
              <w:rPr>
                <w:rFonts w:ascii="Arial Narrow" w:hAnsi="Arial Narrow"/>
                <w:u w:val="single"/>
              </w:rPr>
            </w:pPr>
          </w:p>
        </w:tc>
        <w:tc>
          <w:tcPr>
            <w:tcW w:w="2744" w:type="dxa"/>
            <w:tcBorders>
              <w:top w:val="single" w:sz="4" w:space="0" w:color="auto"/>
              <w:left w:val="single" w:sz="4" w:space="0" w:color="auto"/>
              <w:bottom w:val="single" w:sz="4" w:space="0" w:color="auto"/>
              <w:right w:val="single" w:sz="4" w:space="0" w:color="auto"/>
            </w:tcBorders>
          </w:tcPr>
          <w:p w14:paraId="69D20439" w14:textId="77777777" w:rsidR="001B599E" w:rsidRPr="001B599E" w:rsidRDefault="001B599E">
            <w:pPr>
              <w:spacing w:before="120" w:after="120" w:line="240" w:lineRule="auto"/>
              <w:rPr>
                <w:rFonts w:ascii="Arial Narrow" w:hAnsi="Arial Narrow"/>
                <w:u w:val="single"/>
              </w:rPr>
            </w:pPr>
          </w:p>
        </w:tc>
        <w:tc>
          <w:tcPr>
            <w:tcW w:w="2381" w:type="dxa"/>
            <w:tcBorders>
              <w:top w:val="single" w:sz="4" w:space="0" w:color="auto"/>
              <w:left w:val="single" w:sz="4" w:space="0" w:color="auto"/>
              <w:bottom w:val="single" w:sz="4" w:space="0" w:color="auto"/>
              <w:right w:val="single" w:sz="4" w:space="0" w:color="auto"/>
            </w:tcBorders>
          </w:tcPr>
          <w:p w14:paraId="38F8DFBD" w14:textId="77777777" w:rsidR="001B599E" w:rsidRPr="001B599E" w:rsidRDefault="001B599E">
            <w:pPr>
              <w:spacing w:before="120" w:after="120" w:line="240" w:lineRule="auto"/>
              <w:rPr>
                <w:rFonts w:ascii="Arial Narrow" w:hAnsi="Arial Narrow"/>
                <w:u w:val="single"/>
              </w:rPr>
            </w:pPr>
          </w:p>
        </w:tc>
        <w:tc>
          <w:tcPr>
            <w:tcW w:w="2449" w:type="dxa"/>
            <w:tcBorders>
              <w:top w:val="single" w:sz="4" w:space="0" w:color="auto"/>
              <w:left w:val="single" w:sz="4" w:space="0" w:color="auto"/>
              <w:bottom w:val="single" w:sz="4" w:space="0" w:color="auto"/>
              <w:right w:val="single" w:sz="4" w:space="0" w:color="auto"/>
            </w:tcBorders>
          </w:tcPr>
          <w:p w14:paraId="3EAC381E" w14:textId="77777777" w:rsidR="001B599E" w:rsidRPr="001B599E" w:rsidRDefault="001B599E">
            <w:pPr>
              <w:spacing w:before="120" w:after="120" w:line="240" w:lineRule="auto"/>
              <w:rPr>
                <w:rFonts w:ascii="Arial Narrow" w:hAnsi="Arial Narrow"/>
                <w:u w:val="single"/>
              </w:rPr>
            </w:pPr>
          </w:p>
        </w:tc>
      </w:tr>
    </w:tbl>
    <w:p w14:paraId="2438E9CD" w14:textId="77777777" w:rsidR="001B599E" w:rsidRPr="001B599E" w:rsidRDefault="001B599E" w:rsidP="001B599E">
      <w:pPr>
        <w:divId w:val="2116439976"/>
        <w:rPr>
          <w:rFonts w:ascii="Arial Narrow" w:hAnsi="Arial Narrow" w:cstheme="minorBidi"/>
          <w:b/>
          <w:u w:val="single"/>
          <w:lang w:eastAsia="en-US"/>
        </w:rPr>
      </w:pPr>
      <w:r w:rsidRPr="001B599E">
        <w:rPr>
          <w:rFonts w:ascii="Arial Narrow" w:hAnsi="Arial Narrow"/>
          <w:b/>
          <w:u w:val="single"/>
        </w:rPr>
        <w:br w:type="page"/>
      </w:r>
    </w:p>
    <w:p w14:paraId="366E306B" w14:textId="77777777" w:rsidR="001B599E" w:rsidRPr="001B599E" w:rsidRDefault="001B599E" w:rsidP="001B599E">
      <w:pPr>
        <w:divId w:val="2116439976"/>
        <w:rPr>
          <w:rFonts w:ascii="Arial Narrow" w:hAnsi="Arial Narrow"/>
          <w:b/>
          <w:u w:val="single"/>
        </w:rPr>
      </w:pPr>
      <w:r w:rsidRPr="001B599E">
        <w:rPr>
          <w:rFonts w:ascii="Arial Narrow" w:hAnsi="Arial Narrow"/>
          <w:b/>
          <w:u w:val="single"/>
        </w:rPr>
        <w:lastRenderedPageBreak/>
        <w:t>Section 5. Maintenance for Wife / Incapacitated Husband (delete as applicable)</w:t>
      </w:r>
    </w:p>
    <w:p w14:paraId="3C4455A2" w14:textId="77777777" w:rsidR="001B599E" w:rsidRPr="001B599E" w:rsidRDefault="001B599E" w:rsidP="001B599E">
      <w:pPr>
        <w:divId w:val="2116439976"/>
        <w:rPr>
          <w:rFonts w:ascii="Arial Narrow" w:hAnsi="Arial Narrow"/>
          <w:u w:val="single"/>
        </w:rPr>
      </w:pPr>
      <w:r w:rsidRPr="001B599E">
        <w:rPr>
          <w:rFonts w:ascii="Arial Narrow" w:hAnsi="Arial Narrow"/>
          <w:u w:val="single"/>
        </w:rPr>
        <w:t>5a. Main proposals</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402"/>
        <w:gridCol w:w="5245"/>
        <w:gridCol w:w="5245"/>
      </w:tblGrid>
      <w:tr w:rsidR="001B599E" w:rsidRPr="001B599E" w14:paraId="15A3DEAD" w14:textId="77777777" w:rsidTr="001B599E">
        <w:trPr>
          <w:divId w:val="2116439976"/>
        </w:trPr>
        <w:tc>
          <w:tcPr>
            <w:tcW w:w="3402" w:type="dxa"/>
            <w:tcBorders>
              <w:top w:val="single" w:sz="4" w:space="0" w:color="auto"/>
              <w:left w:val="single" w:sz="4" w:space="0" w:color="auto"/>
              <w:bottom w:val="single" w:sz="4" w:space="0" w:color="auto"/>
              <w:right w:val="single" w:sz="4" w:space="0" w:color="auto"/>
            </w:tcBorders>
            <w:shd w:val="clear" w:color="auto" w:fill="E7E6E6" w:themeFill="background2"/>
          </w:tcPr>
          <w:p w14:paraId="2495FCBF" w14:textId="77777777" w:rsidR="001B599E" w:rsidRPr="001B599E" w:rsidRDefault="001B599E">
            <w:pPr>
              <w:pStyle w:val="Table-hdg"/>
              <w:keepNext w:val="0"/>
              <w:keepLines w:val="0"/>
              <w:widowControl w:val="0"/>
              <w:spacing w:line="256" w:lineRule="auto"/>
              <w:rPr>
                <w:rFonts w:ascii="Arial Narrow" w:hAnsi="Arial Narrow"/>
                <w:szCs w:val="24"/>
              </w:rPr>
            </w:pPr>
          </w:p>
        </w:tc>
        <w:tc>
          <w:tcPr>
            <w:tcW w:w="5245"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290DFD83" w14:textId="77777777" w:rsidR="001B599E" w:rsidRPr="001B599E" w:rsidRDefault="001B599E">
            <w:pPr>
              <w:pStyle w:val="Table-hdg"/>
              <w:keepNext w:val="0"/>
              <w:keepLines w:val="0"/>
              <w:widowControl w:val="0"/>
              <w:spacing w:line="256" w:lineRule="auto"/>
              <w:rPr>
                <w:rFonts w:ascii="Arial Narrow" w:hAnsi="Arial Narrow"/>
                <w:szCs w:val="24"/>
              </w:rPr>
            </w:pPr>
            <w:r w:rsidRPr="001B599E">
              <w:rPr>
                <w:rFonts w:ascii="Arial Narrow" w:hAnsi="Arial Narrow"/>
                <w:szCs w:val="24"/>
              </w:rPr>
              <w:t>Position of receiving spouse</w:t>
            </w:r>
          </w:p>
        </w:tc>
        <w:tc>
          <w:tcPr>
            <w:tcW w:w="5245"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18C34111" w14:textId="77777777" w:rsidR="001B599E" w:rsidRPr="001B599E" w:rsidRDefault="001B599E">
            <w:pPr>
              <w:pStyle w:val="Table-hdg"/>
              <w:keepNext w:val="0"/>
              <w:keepLines w:val="0"/>
              <w:widowControl w:val="0"/>
              <w:spacing w:line="256" w:lineRule="auto"/>
              <w:rPr>
                <w:rFonts w:ascii="Arial Narrow" w:hAnsi="Arial Narrow"/>
                <w:szCs w:val="24"/>
              </w:rPr>
            </w:pPr>
            <w:r w:rsidRPr="001B599E">
              <w:rPr>
                <w:rFonts w:ascii="Arial Narrow" w:hAnsi="Arial Narrow"/>
                <w:szCs w:val="24"/>
              </w:rPr>
              <w:t>Position of paying spouse</w:t>
            </w:r>
          </w:p>
        </w:tc>
      </w:tr>
      <w:tr w:rsidR="001B599E" w:rsidRPr="001B599E" w14:paraId="7C395AFF" w14:textId="77777777" w:rsidTr="001B599E">
        <w:trPr>
          <w:divId w:val="2116439976"/>
        </w:trPr>
        <w:tc>
          <w:tcPr>
            <w:tcW w:w="3402" w:type="dxa"/>
            <w:tcBorders>
              <w:top w:val="single" w:sz="4" w:space="0" w:color="auto"/>
              <w:left w:val="single" w:sz="4" w:space="0" w:color="auto"/>
              <w:bottom w:val="single" w:sz="4" w:space="0" w:color="auto"/>
              <w:right w:val="single" w:sz="4" w:space="0" w:color="auto"/>
            </w:tcBorders>
            <w:hideMark/>
          </w:tcPr>
          <w:p w14:paraId="4AA260D9" w14:textId="77777777" w:rsidR="001B599E" w:rsidRPr="001B599E" w:rsidRDefault="001B599E">
            <w:pPr>
              <w:pStyle w:val="Table-text"/>
              <w:keepLines w:val="0"/>
              <w:widowControl w:val="0"/>
              <w:spacing w:line="256" w:lineRule="auto"/>
              <w:rPr>
                <w:rFonts w:ascii="Arial Narrow" w:hAnsi="Arial Narrow"/>
                <w:szCs w:val="24"/>
                <w:lang w:val="en-SG"/>
              </w:rPr>
            </w:pPr>
            <w:r w:rsidRPr="001B599E">
              <w:rPr>
                <w:rFonts w:ascii="Arial Narrow" w:hAnsi="Arial Narrow"/>
                <w:szCs w:val="24"/>
                <w:lang w:val="en-SG"/>
              </w:rPr>
              <w:t>Lump sum (Multiplier x Multiplicand)</w:t>
            </w:r>
          </w:p>
        </w:tc>
        <w:tc>
          <w:tcPr>
            <w:tcW w:w="5245" w:type="dxa"/>
            <w:tcBorders>
              <w:top w:val="single" w:sz="4" w:space="0" w:color="auto"/>
              <w:left w:val="single" w:sz="4" w:space="0" w:color="auto"/>
              <w:bottom w:val="single" w:sz="4" w:space="0" w:color="auto"/>
              <w:right w:val="single" w:sz="4" w:space="0" w:color="auto"/>
            </w:tcBorders>
          </w:tcPr>
          <w:p w14:paraId="526A420B" w14:textId="77777777" w:rsidR="001B599E" w:rsidRPr="001B599E" w:rsidRDefault="001B599E">
            <w:pPr>
              <w:pStyle w:val="Table-fig"/>
              <w:keepLines w:val="0"/>
              <w:widowControl w:val="0"/>
              <w:spacing w:line="256" w:lineRule="auto"/>
              <w:jc w:val="left"/>
              <w:rPr>
                <w:rFonts w:ascii="Arial Narrow" w:hAnsi="Arial Narrow"/>
                <w:szCs w:val="24"/>
                <w:lang w:val="en-SG"/>
              </w:rPr>
            </w:pPr>
          </w:p>
        </w:tc>
        <w:tc>
          <w:tcPr>
            <w:tcW w:w="5245" w:type="dxa"/>
            <w:tcBorders>
              <w:top w:val="single" w:sz="4" w:space="0" w:color="auto"/>
              <w:left w:val="single" w:sz="4" w:space="0" w:color="auto"/>
              <w:bottom w:val="single" w:sz="4" w:space="0" w:color="auto"/>
              <w:right w:val="single" w:sz="4" w:space="0" w:color="auto"/>
            </w:tcBorders>
          </w:tcPr>
          <w:p w14:paraId="51747856" w14:textId="77777777" w:rsidR="001B599E" w:rsidRPr="001B599E" w:rsidRDefault="001B599E">
            <w:pPr>
              <w:pStyle w:val="Table-fig"/>
              <w:keepLines w:val="0"/>
              <w:widowControl w:val="0"/>
              <w:spacing w:line="256" w:lineRule="auto"/>
              <w:rPr>
                <w:rFonts w:ascii="Arial Narrow" w:hAnsi="Arial Narrow"/>
                <w:szCs w:val="24"/>
                <w:lang w:val="en-SG"/>
              </w:rPr>
            </w:pPr>
          </w:p>
        </w:tc>
      </w:tr>
      <w:tr w:rsidR="001B599E" w:rsidRPr="001B599E" w14:paraId="3B6717E2" w14:textId="77777777" w:rsidTr="001B599E">
        <w:trPr>
          <w:divId w:val="2116439976"/>
        </w:trPr>
        <w:tc>
          <w:tcPr>
            <w:tcW w:w="3402" w:type="dxa"/>
            <w:tcBorders>
              <w:top w:val="single" w:sz="4" w:space="0" w:color="auto"/>
              <w:left w:val="single" w:sz="4" w:space="0" w:color="auto"/>
              <w:bottom w:val="single" w:sz="4" w:space="0" w:color="auto"/>
              <w:right w:val="single" w:sz="4" w:space="0" w:color="auto"/>
            </w:tcBorders>
            <w:hideMark/>
          </w:tcPr>
          <w:p w14:paraId="3F64EE16" w14:textId="77777777" w:rsidR="001B599E" w:rsidRPr="001B599E" w:rsidRDefault="001B599E">
            <w:pPr>
              <w:pStyle w:val="Table-text"/>
              <w:keepLines w:val="0"/>
              <w:widowControl w:val="0"/>
              <w:spacing w:line="256" w:lineRule="auto"/>
              <w:rPr>
                <w:rFonts w:ascii="Arial Narrow" w:hAnsi="Arial Narrow"/>
                <w:szCs w:val="24"/>
                <w:lang w:val="en-SG"/>
              </w:rPr>
            </w:pPr>
            <w:r w:rsidRPr="001B599E">
              <w:rPr>
                <w:rFonts w:ascii="Arial Narrow" w:hAnsi="Arial Narrow"/>
                <w:szCs w:val="24"/>
                <w:lang w:val="en-SG"/>
              </w:rPr>
              <w:t>(or) Monthly periodic sum</w:t>
            </w:r>
          </w:p>
        </w:tc>
        <w:tc>
          <w:tcPr>
            <w:tcW w:w="5245" w:type="dxa"/>
            <w:tcBorders>
              <w:top w:val="single" w:sz="4" w:space="0" w:color="auto"/>
              <w:left w:val="single" w:sz="4" w:space="0" w:color="auto"/>
              <w:bottom w:val="single" w:sz="4" w:space="0" w:color="auto"/>
              <w:right w:val="single" w:sz="4" w:space="0" w:color="auto"/>
            </w:tcBorders>
          </w:tcPr>
          <w:p w14:paraId="1E0E88CD" w14:textId="77777777" w:rsidR="001B599E" w:rsidRPr="001B599E" w:rsidRDefault="001B599E">
            <w:pPr>
              <w:pStyle w:val="Table-fig"/>
              <w:keepLines w:val="0"/>
              <w:widowControl w:val="0"/>
              <w:spacing w:line="256" w:lineRule="auto"/>
              <w:rPr>
                <w:rFonts w:ascii="Arial Narrow" w:hAnsi="Arial Narrow"/>
                <w:szCs w:val="24"/>
                <w:lang w:val="en-SG"/>
              </w:rPr>
            </w:pPr>
          </w:p>
        </w:tc>
        <w:tc>
          <w:tcPr>
            <w:tcW w:w="5245" w:type="dxa"/>
            <w:tcBorders>
              <w:top w:val="single" w:sz="4" w:space="0" w:color="auto"/>
              <w:left w:val="single" w:sz="4" w:space="0" w:color="auto"/>
              <w:bottom w:val="single" w:sz="4" w:space="0" w:color="auto"/>
              <w:right w:val="single" w:sz="4" w:space="0" w:color="auto"/>
            </w:tcBorders>
          </w:tcPr>
          <w:p w14:paraId="2EA2ECE7" w14:textId="77777777" w:rsidR="001B599E" w:rsidRPr="001B599E" w:rsidRDefault="001B599E">
            <w:pPr>
              <w:pStyle w:val="Table-fig"/>
              <w:keepLines w:val="0"/>
              <w:widowControl w:val="0"/>
              <w:spacing w:line="256" w:lineRule="auto"/>
              <w:rPr>
                <w:rFonts w:ascii="Arial Narrow" w:hAnsi="Arial Narrow"/>
                <w:szCs w:val="24"/>
                <w:lang w:val="en-SG"/>
              </w:rPr>
            </w:pPr>
          </w:p>
        </w:tc>
      </w:tr>
    </w:tbl>
    <w:p w14:paraId="7D0C1B41" w14:textId="77777777" w:rsidR="001B599E" w:rsidRPr="001B599E" w:rsidRDefault="001B599E" w:rsidP="001B599E">
      <w:pPr>
        <w:divId w:val="2116439976"/>
        <w:rPr>
          <w:rFonts w:ascii="Arial Narrow" w:hAnsi="Arial Narrow" w:cstheme="minorBidi"/>
          <w:lang w:eastAsia="en-US"/>
        </w:rPr>
      </w:pPr>
    </w:p>
    <w:p w14:paraId="547E8ADE" w14:textId="77777777" w:rsidR="001B599E" w:rsidRPr="001B599E" w:rsidRDefault="001B599E" w:rsidP="001B599E">
      <w:pPr>
        <w:divId w:val="2116439976"/>
        <w:rPr>
          <w:rFonts w:ascii="Arial Narrow" w:hAnsi="Arial Narrow"/>
          <w:u w:val="single"/>
        </w:rPr>
      </w:pPr>
      <w:r w:rsidRPr="001B599E">
        <w:rPr>
          <w:rFonts w:ascii="Arial Narrow" w:hAnsi="Arial Narrow"/>
          <w:u w:val="single"/>
        </w:rPr>
        <w:t>5b. Parties’ respective positions on the spouse’s estimated expenses</w:t>
      </w:r>
    </w:p>
    <w:p w14:paraId="15A2430A" w14:textId="77777777" w:rsidR="001B599E" w:rsidRPr="001B599E" w:rsidRDefault="001B599E" w:rsidP="001B599E">
      <w:pPr>
        <w:divId w:val="2116439976"/>
        <w:rPr>
          <w:rFonts w:ascii="Arial Narrow" w:hAnsi="Arial Narrow"/>
          <w:i/>
        </w:rPr>
      </w:pPr>
      <w:r w:rsidRPr="001B599E">
        <w:rPr>
          <w:rFonts w:ascii="Arial Narrow" w:hAnsi="Arial Narrow"/>
          <w:i/>
        </w:rPr>
        <w:t xml:space="preserve">State all items indicated in both parties’ affidavits without duplication. </w:t>
      </w:r>
    </w:p>
    <w:p w14:paraId="0CF288B0" w14:textId="77777777" w:rsidR="001B599E" w:rsidRPr="001B599E" w:rsidRDefault="001B599E" w:rsidP="001B599E">
      <w:pPr>
        <w:divId w:val="2116439976"/>
        <w:rPr>
          <w:rFonts w:ascii="Arial Narrow" w:hAnsi="Arial Narrow"/>
          <w:i/>
        </w:rPr>
      </w:pPr>
      <w:r w:rsidRPr="001B599E">
        <w:rPr>
          <w:rFonts w:ascii="Arial Narrow" w:hAnsi="Arial Narrow"/>
          <w:i/>
        </w:rPr>
        <w:t xml:space="preserve">State if each item is disputed on principle or quantum, or both, as applicable. </w:t>
      </w:r>
    </w:p>
    <w:tbl>
      <w:tblPr>
        <w:tblStyle w:val="TableGrid"/>
        <w:tblW w:w="0" w:type="auto"/>
        <w:tblInd w:w="-5" w:type="dxa"/>
        <w:tblLook w:val="04A0" w:firstRow="1" w:lastRow="0" w:firstColumn="1" w:lastColumn="0" w:noHBand="0" w:noVBand="1"/>
      </w:tblPr>
      <w:tblGrid>
        <w:gridCol w:w="851"/>
        <w:gridCol w:w="1843"/>
        <w:gridCol w:w="1842"/>
        <w:gridCol w:w="1843"/>
        <w:gridCol w:w="2716"/>
        <w:gridCol w:w="2387"/>
        <w:gridCol w:w="2410"/>
      </w:tblGrid>
      <w:tr w:rsidR="001B599E" w:rsidRPr="001B599E" w14:paraId="5C044BCE" w14:textId="77777777" w:rsidTr="001B599E">
        <w:trPr>
          <w:divId w:val="2116439976"/>
          <w:trHeight w:val="360"/>
        </w:trPr>
        <w:tc>
          <w:tcPr>
            <w:tcW w:w="851" w:type="dxa"/>
            <w:vMerge w:val="restart"/>
            <w:tcBorders>
              <w:top w:val="single" w:sz="4" w:space="0" w:color="auto"/>
              <w:left w:val="single" w:sz="4" w:space="0" w:color="auto"/>
              <w:bottom w:val="single" w:sz="4" w:space="0" w:color="auto"/>
              <w:right w:val="single" w:sz="4" w:space="0" w:color="auto"/>
            </w:tcBorders>
            <w:shd w:val="clear" w:color="auto" w:fill="E7E6E6" w:themeFill="background2"/>
            <w:hideMark/>
          </w:tcPr>
          <w:p w14:paraId="4F72884D" w14:textId="77777777" w:rsidR="001B599E" w:rsidRPr="001B599E" w:rsidRDefault="001B599E">
            <w:pPr>
              <w:spacing w:before="120" w:after="120" w:line="240" w:lineRule="auto"/>
              <w:rPr>
                <w:rFonts w:ascii="Arial Narrow" w:hAnsi="Arial Narrow"/>
                <w:b/>
              </w:rPr>
            </w:pPr>
            <w:r w:rsidRPr="001B599E">
              <w:rPr>
                <w:rFonts w:ascii="Arial Narrow" w:hAnsi="Arial Narrow"/>
                <w:b/>
              </w:rPr>
              <w:t>S/n</w:t>
            </w:r>
          </w:p>
        </w:tc>
        <w:tc>
          <w:tcPr>
            <w:tcW w:w="1843" w:type="dxa"/>
            <w:vMerge w:val="restart"/>
            <w:tcBorders>
              <w:top w:val="single" w:sz="4" w:space="0" w:color="auto"/>
              <w:left w:val="single" w:sz="4" w:space="0" w:color="auto"/>
              <w:bottom w:val="single" w:sz="4" w:space="0" w:color="auto"/>
              <w:right w:val="single" w:sz="4" w:space="0" w:color="auto"/>
            </w:tcBorders>
            <w:shd w:val="clear" w:color="auto" w:fill="E7E6E6" w:themeFill="background2"/>
            <w:hideMark/>
          </w:tcPr>
          <w:p w14:paraId="77E3CCEF" w14:textId="77777777" w:rsidR="001B599E" w:rsidRPr="001B599E" w:rsidRDefault="001B599E">
            <w:pPr>
              <w:spacing w:before="120" w:after="120" w:line="240" w:lineRule="auto"/>
              <w:rPr>
                <w:rFonts w:ascii="Arial Narrow" w:hAnsi="Arial Narrow"/>
                <w:b/>
              </w:rPr>
            </w:pPr>
            <w:r w:rsidRPr="001B599E">
              <w:rPr>
                <w:rFonts w:ascii="Arial Narrow" w:hAnsi="Arial Narrow"/>
                <w:b/>
              </w:rPr>
              <w:t xml:space="preserve">Item </w:t>
            </w:r>
          </w:p>
        </w:tc>
        <w:tc>
          <w:tcPr>
            <w:tcW w:w="3685" w:type="dxa"/>
            <w:gridSpan w:val="2"/>
            <w:tcBorders>
              <w:top w:val="single" w:sz="4" w:space="0" w:color="auto"/>
              <w:left w:val="single" w:sz="4" w:space="0" w:color="auto"/>
              <w:bottom w:val="single" w:sz="4" w:space="0" w:color="auto"/>
              <w:right w:val="single" w:sz="4" w:space="0" w:color="auto"/>
            </w:tcBorders>
            <w:shd w:val="clear" w:color="auto" w:fill="E7E6E6" w:themeFill="background2"/>
            <w:hideMark/>
          </w:tcPr>
          <w:p w14:paraId="7939DA4B" w14:textId="77777777" w:rsidR="001B599E" w:rsidRPr="001B599E" w:rsidRDefault="001B599E">
            <w:pPr>
              <w:spacing w:before="120" w:after="120" w:line="240" w:lineRule="auto"/>
              <w:jc w:val="center"/>
              <w:rPr>
                <w:rFonts w:ascii="Arial Narrow" w:hAnsi="Arial Narrow"/>
                <w:b/>
              </w:rPr>
            </w:pPr>
            <w:r w:rsidRPr="001B599E">
              <w:rPr>
                <w:rFonts w:ascii="Arial Narrow" w:hAnsi="Arial Narrow"/>
                <w:b/>
              </w:rPr>
              <w:t>Disputed on principle (Y/N)</w:t>
            </w:r>
          </w:p>
        </w:tc>
        <w:tc>
          <w:tcPr>
            <w:tcW w:w="2716" w:type="dxa"/>
            <w:vMerge w:val="restart"/>
            <w:tcBorders>
              <w:top w:val="single" w:sz="4" w:space="0" w:color="auto"/>
              <w:left w:val="single" w:sz="4" w:space="0" w:color="auto"/>
              <w:bottom w:val="single" w:sz="4" w:space="0" w:color="auto"/>
              <w:right w:val="single" w:sz="4" w:space="0" w:color="auto"/>
            </w:tcBorders>
            <w:shd w:val="clear" w:color="auto" w:fill="E7E6E6" w:themeFill="background2"/>
            <w:hideMark/>
          </w:tcPr>
          <w:p w14:paraId="3B78579F" w14:textId="77777777" w:rsidR="001B599E" w:rsidRPr="001B599E" w:rsidRDefault="001B599E">
            <w:pPr>
              <w:spacing w:before="120" w:after="120" w:line="240" w:lineRule="auto"/>
              <w:jc w:val="center"/>
              <w:rPr>
                <w:rFonts w:ascii="Arial Narrow" w:hAnsi="Arial Narrow"/>
                <w:b/>
              </w:rPr>
            </w:pPr>
            <w:r w:rsidRPr="001B599E">
              <w:rPr>
                <w:rFonts w:ascii="Arial Narrow" w:hAnsi="Arial Narrow"/>
                <w:b/>
              </w:rPr>
              <w:t>Remarks</w:t>
            </w:r>
          </w:p>
        </w:tc>
        <w:tc>
          <w:tcPr>
            <w:tcW w:w="4797" w:type="dxa"/>
            <w:gridSpan w:val="2"/>
            <w:tcBorders>
              <w:top w:val="single" w:sz="4" w:space="0" w:color="auto"/>
              <w:left w:val="single" w:sz="4" w:space="0" w:color="auto"/>
              <w:bottom w:val="single" w:sz="4" w:space="0" w:color="auto"/>
              <w:right w:val="single" w:sz="4" w:space="0" w:color="auto"/>
            </w:tcBorders>
            <w:shd w:val="clear" w:color="auto" w:fill="E7E6E6" w:themeFill="background2"/>
            <w:hideMark/>
          </w:tcPr>
          <w:p w14:paraId="12C649A7" w14:textId="77777777" w:rsidR="001B599E" w:rsidRPr="001B599E" w:rsidRDefault="001B599E">
            <w:pPr>
              <w:spacing w:before="120" w:after="120" w:line="240" w:lineRule="auto"/>
              <w:jc w:val="center"/>
              <w:rPr>
                <w:rFonts w:ascii="Arial Narrow" w:hAnsi="Arial Narrow"/>
                <w:b/>
              </w:rPr>
            </w:pPr>
            <w:r w:rsidRPr="001B599E">
              <w:rPr>
                <w:rFonts w:ascii="Arial Narrow" w:hAnsi="Arial Narrow"/>
                <w:b/>
              </w:rPr>
              <w:t>Disputed on quantum</w:t>
            </w:r>
          </w:p>
        </w:tc>
      </w:tr>
      <w:tr w:rsidR="001B599E" w:rsidRPr="001B599E" w14:paraId="662E6686" w14:textId="77777777" w:rsidTr="001B599E">
        <w:trPr>
          <w:divId w:val="2116439976"/>
          <w:trHeight w:val="36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BDD0A42" w14:textId="77777777" w:rsidR="001B599E" w:rsidRPr="001B599E" w:rsidRDefault="001B599E">
            <w:pPr>
              <w:spacing w:after="0" w:line="240" w:lineRule="auto"/>
              <w:rPr>
                <w:rFonts w:ascii="Arial Narrow" w:hAnsi="Arial Narrow" w:cs="Times New Roman"/>
                <w:b/>
                <w:lang w:eastAsia="en-GB"/>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9DF5972" w14:textId="77777777" w:rsidR="001B599E" w:rsidRPr="001B599E" w:rsidRDefault="001B599E">
            <w:pPr>
              <w:spacing w:after="0" w:line="240" w:lineRule="auto"/>
              <w:rPr>
                <w:rFonts w:ascii="Arial Narrow" w:hAnsi="Arial Narrow" w:cs="Times New Roman"/>
                <w:b/>
                <w:lang w:eastAsia="en-GB"/>
              </w:rPr>
            </w:pPr>
          </w:p>
        </w:tc>
        <w:tc>
          <w:tcPr>
            <w:tcW w:w="1842"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68775197" w14:textId="77777777" w:rsidR="001B599E" w:rsidRPr="001B599E" w:rsidRDefault="001B599E">
            <w:pPr>
              <w:spacing w:before="120" w:after="120" w:line="240" w:lineRule="auto"/>
              <w:jc w:val="center"/>
              <w:rPr>
                <w:rFonts w:ascii="Arial Narrow" w:hAnsi="Arial Narrow"/>
                <w:b/>
              </w:rPr>
            </w:pPr>
            <w:r w:rsidRPr="001B599E">
              <w:rPr>
                <w:rFonts w:ascii="Arial Narrow" w:hAnsi="Arial Narrow"/>
                <w:b/>
              </w:rPr>
              <w:t>Y</w:t>
            </w:r>
          </w:p>
        </w:tc>
        <w:tc>
          <w:tcPr>
            <w:tcW w:w="1843"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4481EC44" w14:textId="77777777" w:rsidR="001B599E" w:rsidRPr="001B599E" w:rsidRDefault="001B599E">
            <w:pPr>
              <w:spacing w:before="120" w:after="120" w:line="240" w:lineRule="auto"/>
              <w:jc w:val="center"/>
              <w:rPr>
                <w:rFonts w:ascii="Arial Narrow" w:hAnsi="Arial Narrow"/>
                <w:b/>
              </w:rPr>
            </w:pPr>
            <w:r w:rsidRPr="001B599E">
              <w:rPr>
                <w:rFonts w:ascii="Arial Narrow" w:hAnsi="Arial Narrow"/>
                <w:b/>
              </w:rPr>
              <w:t>N</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751C172" w14:textId="77777777" w:rsidR="001B599E" w:rsidRPr="001B599E" w:rsidRDefault="001B599E">
            <w:pPr>
              <w:spacing w:after="0" w:line="240" w:lineRule="auto"/>
              <w:rPr>
                <w:rFonts w:ascii="Arial Narrow" w:hAnsi="Arial Narrow" w:cs="Times New Roman"/>
                <w:b/>
                <w:lang w:eastAsia="en-GB"/>
              </w:rPr>
            </w:pPr>
          </w:p>
        </w:tc>
        <w:tc>
          <w:tcPr>
            <w:tcW w:w="2387"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26771CF7" w14:textId="77777777" w:rsidR="001B599E" w:rsidRPr="001B599E" w:rsidRDefault="001B599E">
            <w:pPr>
              <w:spacing w:before="120" w:after="120" w:line="240" w:lineRule="auto"/>
              <w:rPr>
                <w:rFonts w:ascii="Arial Narrow" w:hAnsi="Arial Narrow"/>
                <w:b/>
              </w:rPr>
            </w:pPr>
            <w:r w:rsidRPr="001B599E">
              <w:rPr>
                <w:rFonts w:ascii="Arial Narrow" w:hAnsi="Arial Narrow"/>
                <w:b/>
              </w:rPr>
              <w:t xml:space="preserve">Receiving spouse’s estimate </w:t>
            </w:r>
          </w:p>
        </w:tc>
        <w:tc>
          <w:tcPr>
            <w:tcW w:w="2410"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429EEE72" w14:textId="77777777" w:rsidR="001B599E" w:rsidRPr="001B599E" w:rsidRDefault="001B599E">
            <w:pPr>
              <w:spacing w:before="120" w:after="120" w:line="240" w:lineRule="auto"/>
              <w:rPr>
                <w:rFonts w:ascii="Arial Narrow" w:hAnsi="Arial Narrow"/>
                <w:b/>
              </w:rPr>
            </w:pPr>
            <w:r w:rsidRPr="001B599E">
              <w:rPr>
                <w:rFonts w:ascii="Arial Narrow" w:hAnsi="Arial Narrow"/>
                <w:b/>
              </w:rPr>
              <w:t>Paying spouse’s estimate</w:t>
            </w:r>
          </w:p>
        </w:tc>
      </w:tr>
      <w:tr w:rsidR="001B599E" w:rsidRPr="001B599E" w14:paraId="15D456A3" w14:textId="77777777" w:rsidTr="001B599E">
        <w:trPr>
          <w:divId w:val="2116439976"/>
        </w:trPr>
        <w:tc>
          <w:tcPr>
            <w:tcW w:w="851" w:type="dxa"/>
            <w:tcBorders>
              <w:top w:val="single" w:sz="4" w:space="0" w:color="auto"/>
              <w:left w:val="single" w:sz="4" w:space="0" w:color="auto"/>
              <w:bottom w:val="single" w:sz="4" w:space="0" w:color="auto"/>
              <w:right w:val="single" w:sz="4" w:space="0" w:color="auto"/>
            </w:tcBorders>
          </w:tcPr>
          <w:p w14:paraId="1D201E17" w14:textId="77777777" w:rsidR="001B599E" w:rsidRPr="001B599E" w:rsidRDefault="001B599E" w:rsidP="006172E9">
            <w:pPr>
              <w:pStyle w:val="ListParagraph"/>
              <w:numPr>
                <w:ilvl w:val="0"/>
                <w:numId w:val="153"/>
              </w:numPr>
              <w:spacing w:before="120" w:after="120"/>
              <w:contextualSpacing/>
              <w:rPr>
                <w:rFonts w:ascii="Arial Narrow" w:hAnsi="Arial Narrow"/>
                <w:sz w:val="24"/>
                <w:szCs w:val="24"/>
              </w:rPr>
            </w:pPr>
          </w:p>
        </w:tc>
        <w:tc>
          <w:tcPr>
            <w:tcW w:w="1843" w:type="dxa"/>
            <w:tcBorders>
              <w:top w:val="single" w:sz="4" w:space="0" w:color="auto"/>
              <w:left w:val="single" w:sz="4" w:space="0" w:color="auto"/>
              <w:bottom w:val="single" w:sz="4" w:space="0" w:color="auto"/>
              <w:right w:val="single" w:sz="4" w:space="0" w:color="auto"/>
            </w:tcBorders>
            <w:hideMark/>
          </w:tcPr>
          <w:p w14:paraId="742F120C" w14:textId="77777777" w:rsidR="001B599E" w:rsidRPr="001B599E" w:rsidRDefault="001B599E">
            <w:pPr>
              <w:spacing w:before="120" w:after="120" w:line="240" w:lineRule="auto"/>
              <w:rPr>
                <w:rFonts w:ascii="Arial Narrow" w:hAnsi="Arial Narrow"/>
                <w:i/>
              </w:rPr>
            </w:pPr>
            <w:r w:rsidRPr="001B599E">
              <w:rPr>
                <w:rFonts w:ascii="Arial Narrow" w:hAnsi="Arial Narrow"/>
                <w:i/>
              </w:rPr>
              <w:t>For e.g. Clothes</w:t>
            </w:r>
          </w:p>
        </w:tc>
        <w:tc>
          <w:tcPr>
            <w:tcW w:w="3685" w:type="dxa"/>
            <w:gridSpan w:val="2"/>
            <w:tcBorders>
              <w:top w:val="single" w:sz="4" w:space="0" w:color="auto"/>
              <w:left w:val="single" w:sz="4" w:space="0" w:color="auto"/>
              <w:bottom w:val="single" w:sz="4" w:space="0" w:color="auto"/>
              <w:right w:val="single" w:sz="4" w:space="0" w:color="auto"/>
            </w:tcBorders>
          </w:tcPr>
          <w:p w14:paraId="4CD45151" w14:textId="77777777" w:rsidR="001B599E" w:rsidRPr="001B599E" w:rsidRDefault="001B599E">
            <w:pPr>
              <w:spacing w:before="120" w:after="120" w:line="240" w:lineRule="auto"/>
              <w:rPr>
                <w:rFonts w:ascii="Arial Narrow" w:hAnsi="Arial Narrow"/>
                <w:i/>
              </w:rPr>
            </w:pPr>
          </w:p>
        </w:tc>
        <w:tc>
          <w:tcPr>
            <w:tcW w:w="2716" w:type="dxa"/>
            <w:tcBorders>
              <w:top w:val="single" w:sz="4" w:space="0" w:color="auto"/>
              <w:left w:val="single" w:sz="4" w:space="0" w:color="auto"/>
              <w:bottom w:val="single" w:sz="4" w:space="0" w:color="auto"/>
              <w:right w:val="single" w:sz="4" w:space="0" w:color="auto"/>
            </w:tcBorders>
          </w:tcPr>
          <w:p w14:paraId="08406D1E" w14:textId="77777777" w:rsidR="001B599E" w:rsidRPr="001B599E" w:rsidRDefault="001B599E">
            <w:pPr>
              <w:spacing w:before="120" w:after="120" w:line="240" w:lineRule="auto"/>
              <w:rPr>
                <w:rFonts w:ascii="Arial Narrow" w:hAnsi="Arial Narrow"/>
                <w:i/>
              </w:rPr>
            </w:pPr>
          </w:p>
        </w:tc>
        <w:tc>
          <w:tcPr>
            <w:tcW w:w="2387" w:type="dxa"/>
            <w:tcBorders>
              <w:top w:val="single" w:sz="4" w:space="0" w:color="auto"/>
              <w:left w:val="single" w:sz="4" w:space="0" w:color="auto"/>
              <w:bottom w:val="single" w:sz="4" w:space="0" w:color="auto"/>
              <w:right w:val="single" w:sz="4" w:space="0" w:color="auto"/>
            </w:tcBorders>
            <w:hideMark/>
          </w:tcPr>
          <w:p w14:paraId="2AA6BF76" w14:textId="77777777" w:rsidR="001B599E" w:rsidRPr="001B599E" w:rsidRDefault="001B599E">
            <w:pPr>
              <w:spacing w:before="120" w:after="120" w:line="240" w:lineRule="auto"/>
              <w:rPr>
                <w:rFonts w:ascii="Arial Narrow" w:hAnsi="Arial Narrow"/>
                <w:i/>
              </w:rPr>
            </w:pPr>
            <w:r w:rsidRPr="001B599E">
              <w:rPr>
                <w:rFonts w:ascii="Arial Narrow" w:hAnsi="Arial Narrow"/>
                <w:i/>
                <w:sz w:val="20"/>
              </w:rPr>
              <w:t xml:space="preserve">For e.g. </w:t>
            </w:r>
            <w:r w:rsidRPr="001B599E">
              <w:rPr>
                <w:rFonts w:ascii="Arial Narrow" w:hAnsi="Arial Narrow"/>
                <w:i/>
              </w:rPr>
              <w:t>500</w:t>
            </w:r>
          </w:p>
        </w:tc>
        <w:tc>
          <w:tcPr>
            <w:tcW w:w="2410" w:type="dxa"/>
            <w:tcBorders>
              <w:top w:val="single" w:sz="4" w:space="0" w:color="auto"/>
              <w:left w:val="single" w:sz="4" w:space="0" w:color="auto"/>
              <w:bottom w:val="single" w:sz="4" w:space="0" w:color="auto"/>
              <w:right w:val="single" w:sz="4" w:space="0" w:color="auto"/>
            </w:tcBorders>
            <w:hideMark/>
          </w:tcPr>
          <w:p w14:paraId="5A0BE81C" w14:textId="77777777" w:rsidR="001B599E" w:rsidRPr="001B599E" w:rsidRDefault="001B599E">
            <w:pPr>
              <w:spacing w:before="120" w:after="120" w:line="240" w:lineRule="auto"/>
              <w:rPr>
                <w:rFonts w:ascii="Arial Narrow" w:hAnsi="Arial Narrow"/>
                <w:i/>
              </w:rPr>
            </w:pPr>
            <w:r w:rsidRPr="001B599E">
              <w:rPr>
                <w:rFonts w:ascii="Arial Narrow" w:hAnsi="Arial Narrow"/>
                <w:i/>
                <w:sz w:val="20"/>
              </w:rPr>
              <w:t xml:space="preserve">For e.g. </w:t>
            </w:r>
            <w:r w:rsidRPr="001B599E">
              <w:rPr>
                <w:rFonts w:ascii="Arial Narrow" w:hAnsi="Arial Narrow"/>
                <w:i/>
              </w:rPr>
              <w:t>50</w:t>
            </w:r>
          </w:p>
        </w:tc>
      </w:tr>
      <w:tr w:rsidR="001B599E" w:rsidRPr="001B599E" w14:paraId="467976BE" w14:textId="77777777" w:rsidTr="001B599E">
        <w:trPr>
          <w:divId w:val="2116439976"/>
        </w:trPr>
        <w:tc>
          <w:tcPr>
            <w:tcW w:w="851" w:type="dxa"/>
            <w:tcBorders>
              <w:top w:val="single" w:sz="4" w:space="0" w:color="auto"/>
              <w:left w:val="single" w:sz="4" w:space="0" w:color="auto"/>
              <w:bottom w:val="single" w:sz="4" w:space="0" w:color="auto"/>
              <w:right w:val="single" w:sz="4" w:space="0" w:color="auto"/>
            </w:tcBorders>
          </w:tcPr>
          <w:p w14:paraId="0E0C643D" w14:textId="77777777" w:rsidR="001B599E" w:rsidRPr="001B599E" w:rsidRDefault="001B599E" w:rsidP="006172E9">
            <w:pPr>
              <w:pStyle w:val="ListParagraph"/>
              <w:numPr>
                <w:ilvl w:val="0"/>
                <w:numId w:val="153"/>
              </w:numPr>
              <w:spacing w:before="120" w:after="120"/>
              <w:contextualSpacing/>
              <w:rPr>
                <w:rFonts w:ascii="Arial Narrow" w:hAnsi="Arial Narrow"/>
                <w:sz w:val="24"/>
                <w:szCs w:val="24"/>
              </w:rPr>
            </w:pPr>
          </w:p>
        </w:tc>
        <w:tc>
          <w:tcPr>
            <w:tcW w:w="1843" w:type="dxa"/>
            <w:tcBorders>
              <w:top w:val="single" w:sz="4" w:space="0" w:color="auto"/>
              <w:left w:val="single" w:sz="4" w:space="0" w:color="auto"/>
              <w:bottom w:val="single" w:sz="4" w:space="0" w:color="auto"/>
              <w:right w:val="single" w:sz="4" w:space="0" w:color="auto"/>
            </w:tcBorders>
          </w:tcPr>
          <w:p w14:paraId="0C6E3468" w14:textId="77777777" w:rsidR="001B599E" w:rsidRPr="001B599E" w:rsidRDefault="001B599E">
            <w:pPr>
              <w:spacing w:before="120" w:after="120" w:line="240" w:lineRule="auto"/>
              <w:rPr>
                <w:rFonts w:ascii="Arial Narrow" w:hAnsi="Arial Narrow"/>
              </w:rPr>
            </w:pPr>
          </w:p>
        </w:tc>
        <w:tc>
          <w:tcPr>
            <w:tcW w:w="3685" w:type="dxa"/>
            <w:gridSpan w:val="2"/>
            <w:tcBorders>
              <w:top w:val="single" w:sz="4" w:space="0" w:color="auto"/>
              <w:left w:val="single" w:sz="4" w:space="0" w:color="auto"/>
              <w:bottom w:val="single" w:sz="4" w:space="0" w:color="auto"/>
              <w:right w:val="single" w:sz="4" w:space="0" w:color="auto"/>
            </w:tcBorders>
          </w:tcPr>
          <w:p w14:paraId="7ADD2EC1" w14:textId="77777777" w:rsidR="001B599E" w:rsidRPr="001B599E" w:rsidRDefault="001B599E">
            <w:pPr>
              <w:spacing w:before="120" w:after="120" w:line="240" w:lineRule="auto"/>
              <w:rPr>
                <w:rFonts w:ascii="Arial Narrow" w:hAnsi="Arial Narrow"/>
              </w:rPr>
            </w:pPr>
          </w:p>
        </w:tc>
        <w:tc>
          <w:tcPr>
            <w:tcW w:w="2716" w:type="dxa"/>
            <w:tcBorders>
              <w:top w:val="single" w:sz="4" w:space="0" w:color="auto"/>
              <w:left w:val="single" w:sz="4" w:space="0" w:color="auto"/>
              <w:bottom w:val="single" w:sz="4" w:space="0" w:color="auto"/>
              <w:right w:val="single" w:sz="4" w:space="0" w:color="auto"/>
            </w:tcBorders>
          </w:tcPr>
          <w:p w14:paraId="12578C11" w14:textId="77777777" w:rsidR="001B599E" w:rsidRPr="001B599E" w:rsidRDefault="001B599E">
            <w:pPr>
              <w:spacing w:before="120" w:after="120" w:line="240" w:lineRule="auto"/>
              <w:rPr>
                <w:rFonts w:ascii="Arial Narrow" w:hAnsi="Arial Narrow"/>
              </w:rPr>
            </w:pPr>
          </w:p>
        </w:tc>
        <w:tc>
          <w:tcPr>
            <w:tcW w:w="2387" w:type="dxa"/>
            <w:tcBorders>
              <w:top w:val="single" w:sz="4" w:space="0" w:color="auto"/>
              <w:left w:val="single" w:sz="4" w:space="0" w:color="auto"/>
              <w:bottom w:val="single" w:sz="4" w:space="0" w:color="auto"/>
              <w:right w:val="single" w:sz="4" w:space="0" w:color="auto"/>
            </w:tcBorders>
          </w:tcPr>
          <w:p w14:paraId="43A515A8" w14:textId="77777777" w:rsidR="001B599E" w:rsidRPr="001B599E" w:rsidRDefault="001B599E">
            <w:pPr>
              <w:spacing w:before="120" w:after="120" w:line="240" w:lineRule="auto"/>
              <w:rPr>
                <w:rFonts w:ascii="Arial Narrow" w:hAnsi="Arial Narrow"/>
              </w:rPr>
            </w:pPr>
          </w:p>
        </w:tc>
        <w:tc>
          <w:tcPr>
            <w:tcW w:w="2410" w:type="dxa"/>
            <w:tcBorders>
              <w:top w:val="single" w:sz="4" w:space="0" w:color="auto"/>
              <w:left w:val="single" w:sz="4" w:space="0" w:color="auto"/>
              <w:bottom w:val="single" w:sz="4" w:space="0" w:color="auto"/>
              <w:right w:val="single" w:sz="4" w:space="0" w:color="auto"/>
            </w:tcBorders>
          </w:tcPr>
          <w:p w14:paraId="2F3CB1B0" w14:textId="77777777" w:rsidR="001B599E" w:rsidRPr="001B599E" w:rsidRDefault="001B599E">
            <w:pPr>
              <w:spacing w:before="120" w:after="120" w:line="240" w:lineRule="auto"/>
              <w:rPr>
                <w:rFonts w:ascii="Arial Narrow" w:hAnsi="Arial Narrow"/>
              </w:rPr>
            </w:pPr>
          </w:p>
        </w:tc>
      </w:tr>
      <w:tr w:rsidR="001B599E" w:rsidRPr="001B599E" w14:paraId="25E51743" w14:textId="77777777" w:rsidTr="001B599E">
        <w:trPr>
          <w:divId w:val="2116439976"/>
        </w:trPr>
        <w:tc>
          <w:tcPr>
            <w:tcW w:w="851" w:type="dxa"/>
            <w:tcBorders>
              <w:top w:val="single" w:sz="4" w:space="0" w:color="auto"/>
              <w:left w:val="single" w:sz="4" w:space="0" w:color="auto"/>
              <w:bottom w:val="single" w:sz="4" w:space="0" w:color="auto"/>
              <w:right w:val="single" w:sz="4" w:space="0" w:color="auto"/>
            </w:tcBorders>
          </w:tcPr>
          <w:p w14:paraId="3CCD2DA4" w14:textId="77777777" w:rsidR="001B599E" w:rsidRPr="001B599E" w:rsidRDefault="001B599E" w:rsidP="006172E9">
            <w:pPr>
              <w:pStyle w:val="ListParagraph"/>
              <w:numPr>
                <w:ilvl w:val="0"/>
                <w:numId w:val="153"/>
              </w:numPr>
              <w:spacing w:before="120" w:after="120"/>
              <w:contextualSpacing/>
              <w:rPr>
                <w:rFonts w:ascii="Arial Narrow" w:hAnsi="Arial Narrow"/>
                <w:sz w:val="24"/>
                <w:szCs w:val="24"/>
              </w:rPr>
            </w:pPr>
          </w:p>
        </w:tc>
        <w:tc>
          <w:tcPr>
            <w:tcW w:w="1843" w:type="dxa"/>
            <w:tcBorders>
              <w:top w:val="single" w:sz="4" w:space="0" w:color="auto"/>
              <w:left w:val="single" w:sz="4" w:space="0" w:color="auto"/>
              <w:bottom w:val="single" w:sz="4" w:space="0" w:color="auto"/>
              <w:right w:val="single" w:sz="4" w:space="0" w:color="auto"/>
            </w:tcBorders>
          </w:tcPr>
          <w:p w14:paraId="265CC585" w14:textId="77777777" w:rsidR="001B599E" w:rsidRPr="001B599E" w:rsidRDefault="001B599E">
            <w:pPr>
              <w:spacing w:before="120" w:after="120" w:line="240" w:lineRule="auto"/>
              <w:rPr>
                <w:rFonts w:ascii="Arial Narrow" w:hAnsi="Arial Narrow"/>
              </w:rPr>
            </w:pPr>
          </w:p>
        </w:tc>
        <w:tc>
          <w:tcPr>
            <w:tcW w:w="3685" w:type="dxa"/>
            <w:gridSpan w:val="2"/>
            <w:tcBorders>
              <w:top w:val="single" w:sz="4" w:space="0" w:color="auto"/>
              <w:left w:val="single" w:sz="4" w:space="0" w:color="auto"/>
              <w:bottom w:val="single" w:sz="4" w:space="0" w:color="auto"/>
              <w:right w:val="single" w:sz="4" w:space="0" w:color="auto"/>
            </w:tcBorders>
          </w:tcPr>
          <w:p w14:paraId="50124A18" w14:textId="77777777" w:rsidR="001B599E" w:rsidRPr="001B599E" w:rsidRDefault="001B599E">
            <w:pPr>
              <w:spacing w:before="120" w:after="120" w:line="240" w:lineRule="auto"/>
              <w:rPr>
                <w:rFonts w:ascii="Arial Narrow" w:hAnsi="Arial Narrow"/>
              </w:rPr>
            </w:pPr>
          </w:p>
        </w:tc>
        <w:tc>
          <w:tcPr>
            <w:tcW w:w="2716" w:type="dxa"/>
            <w:tcBorders>
              <w:top w:val="single" w:sz="4" w:space="0" w:color="auto"/>
              <w:left w:val="single" w:sz="4" w:space="0" w:color="auto"/>
              <w:bottom w:val="single" w:sz="4" w:space="0" w:color="auto"/>
              <w:right w:val="single" w:sz="4" w:space="0" w:color="auto"/>
            </w:tcBorders>
          </w:tcPr>
          <w:p w14:paraId="68B15F32" w14:textId="77777777" w:rsidR="001B599E" w:rsidRPr="001B599E" w:rsidRDefault="001B599E">
            <w:pPr>
              <w:spacing w:before="120" w:after="120" w:line="240" w:lineRule="auto"/>
              <w:rPr>
                <w:rFonts w:ascii="Arial Narrow" w:hAnsi="Arial Narrow"/>
              </w:rPr>
            </w:pPr>
          </w:p>
        </w:tc>
        <w:tc>
          <w:tcPr>
            <w:tcW w:w="2387" w:type="dxa"/>
            <w:tcBorders>
              <w:top w:val="single" w:sz="4" w:space="0" w:color="auto"/>
              <w:left w:val="single" w:sz="4" w:space="0" w:color="auto"/>
              <w:bottom w:val="single" w:sz="4" w:space="0" w:color="auto"/>
              <w:right w:val="single" w:sz="4" w:space="0" w:color="auto"/>
            </w:tcBorders>
          </w:tcPr>
          <w:p w14:paraId="779DF141" w14:textId="77777777" w:rsidR="001B599E" w:rsidRPr="001B599E" w:rsidRDefault="001B599E">
            <w:pPr>
              <w:spacing w:before="120" w:after="120" w:line="240" w:lineRule="auto"/>
              <w:rPr>
                <w:rFonts w:ascii="Arial Narrow" w:hAnsi="Arial Narrow"/>
              </w:rPr>
            </w:pPr>
          </w:p>
        </w:tc>
        <w:tc>
          <w:tcPr>
            <w:tcW w:w="2410" w:type="dxa"/>
            <w:tcBorders>
              <w:top w:val="single" w:sz="4" w:space="0" w:color="auto"/>
              <w:left w:val="single" w:sz="4" w:space="0" w:color="auto"/>
              <w:bottom w:val="single" w:sz="4" w:space="0" w:color="auto"/>
              <w:right w:val="single" w:sz="4" w:space="0" w:color="auto"/>
            </w:tcBorders>
          </w:tcPr>
          <w:p w14:paraId="013D40A1" w14:textId="77777777" w:rsidR="001B599E" w:rsidRPr="001B599E" w:rsidRDefault="001B599E">
            <w:pPr>
              <w:spacing w:before="120" w:after="120" w:line="240" w:lineRule="auto"/>
              <w:rPr>
                <w:rFonts w:ascii="Arial Narrow" w:hAnsi="Arial Narrow"/>
              </w:rPr>
            </w:pPr>
          </w:p>
        </w:tc>
      </w:tr>
      <w:tr w:rsidR="001B599E" w:rsidRPr="001B599E" w14:paraId="04B74C1C" w14:textId="77777777" w:rsidTr="001B599E">
        <w:trPr>
          <w:divId w:val="2116439976"/>
        </w:trPr>
        <w:tc>
          <w:tcPr>
            <w:tcW w:w="851" w:type="dxa"/>
            <w:tcBorders>
              <w:top w:val="single" w:sz="4" w:space="0" w:color="auto"/>
              <w:left w:val="single" w:sz="4" w:space="0" w:color="auto"/>
              <w:bottom w:val="single" w:sz="4" w:space="0" w:color="auto"/>
              <w:right w:val="single" w:sz="4" w:space="0" w:color="auto"/>
            </w:tcBorders>
          </w:tcPr>
          <w:p w14:paraId="60BA36B6" w14:textId="77777777" w:rsidR="001B599E" w:rsidRPr="001B599E" w:rsidRDefault="001B599E">
            <w:pPr>
              <w:spacing w:before="120" w:after="120" w:line="240" w:lineRule="auto"/>
              <w:rPr>
                <w:rFonts w:ascii="Arial Narrow" w:hAnsi="Arial Narrow"/>
              </w:rPr>
            </w:pPr>
          </w:p>
        </w:tc>
        <w:tc>
          <w:tcPr>
            <w:tcW w:w="1843" w:type="dxa"/>
            <w:tcBorders>
              <w:top w:val="single" w:sz="4" w:space="0" w:color="auto"/>
              <w:left w:val="single" w:sz="4" w:space="0" w:color="auto"/>
              <w:bottom w:val="single" w:sz="4" w:space="0" w:color="auto"/>
              <w:right w:val="single" w:sz="4" w:space="0" w:color="auto"/>
            </w:tcBorders>
            <w:hideMark/>
          </w:tcPr>
          <w:p w14:paraId="62D1D37F" w14:textId="77777777" w:rsidR="001B599E" w:rsidRPr="001B599E" w:rsidRDefault="001B599E">
            <w:pPr>
              <w:spacing w:before="120" w:after="120" w:line="240" w:lineRule="auto"/>
              <w:rPr>
                <w:rFonts w:ascii="Arial Narrow" w:hAnsi="Arial Narrow"/>
                <w:u w:val="single"/>
              </w:rPr>
            </w:pPr>
            <w:r w:rsidRPr="001B599E">
              <w:rPr>
                <w:rFonts w:ascii="Arial Narrow" w:hAnsi="Arial Narrow"/>
                <w:u w:val="single"/>
              </w:rPr>
              <w:t>Total</w:t>
            </w:r>
          </w:p>
        </w:tc>
        <w:tc>
          <w:tcPr>
            <w:tcW w:w="3685" w:type="dxa"/>
            <w:gridSpan w:val="2"/>
            <w:tcBorders>
              <w:top w:val="single" w:sz="4" w:space="0" w:color="auto"/>
              <w:left w:val="single" w:sz="4" w:space="0" w:color="auto"/>
              <w:bottom w:val="single" w:sz="4" w:space="0" w:color="auto"/>
              <w:right w:val="single" w:sz="4" w:space="0" w:color="auto"/>
            </w:tcBorders>
            <w:shd w:val="clear" w:color="auto" w:fill="767171" w:themeFill="background2" w:themeFillShade="80"/>
          </w:tcPr>
          <w:p w14:paraId="26AB9C89" w14:textId="77777777" w:rsidR="001B599E" w:rsidRPr="001B599E" w:rsidRDefault="001B599E">
            <w:pPr>
              <w:spacing w:before="120" w:after="120" w:line="240" w:lineRule="auto"/>
              <w:rPr>
                <w:rFonts w:ascii="Arial Narrow" w:hAnsi="Arial Narrow"/>
                <w:u w:val="single"/>
              </w:rPr>
            </w:pPr>
          </w:p>
        </w:tc>
        <w:tc>
          <w:tcPr>
            <w:tcW w:w="2716" w:type="dxa"/>
            <w:tcBorders>
              <w:top w:val="single" w:sz="4" w:space="0" w:color="auto"/>
              <w:left w:val="single" w:sz="4" w:space="0" w:color="auto"/>
              <w:bottom w:val="single" w:sz="4" w:space="0" w:color="auto"/>
              <w:right w:val="single" w:sz="4" w:space="0" w:color="auto"/>
            </w:tcBorders>
          </w:tcPr>
          <w:p w14:paraId="20A0EEBE" w14:textId="77777777" w:rsidR="001B599E" w:rsidRPr="001B599E" w:rsidRDefault="001B599E">
            <w:pPr>
              <w:spacing w:before="120" w:after="120" w:line="240" w:lineRule="auto"/>
              <w:rPr>
                <w:rFonts w:ascii="Arial Narrow" w:hAnsi="Arial Narrow"/>
                <w:u w:val="single"/>
              </w:rPr>
            </w:pPr>
          </w:p>
        </w:tc>
        <w:tc>
          <w:tcPr>
            <w:tcW w:w="2387" w:type="dxa"/>
            <w:tcBorders>
              <w:top w:val="single" w:sz="4" w:space="0" w:color="auto"/>
              <w:left w:val="single" w:sz="4" w:space="0" w:color="auto"/>
              <w:bottom w:val="single" w:sz="4" w:space="0" w:color="auto"/>
              <w:right w:val="single" w:sz="4" w:space="0" w:color="auto"/>
            </w:tcBorders>
          </w:tcPr>
          <w:p w14:paraId="58F3A0A0" w14:textId="77777777" w:rsidR="001B599E" w:rsidRPr="001B599E" w:rsidRDefault="001B599E">
            <w:pPr>
              <w:spacing w:before="120" w:after="120" w:line="240" w:lineRule="auto"/>
              <w:rPr>
                <w:rFonts w:ascii="Arial Narrow" w:hAnsi="Arial Narrow"/>
                <w:u w:val="single"/>
              </w:rPr>
            </w:pPr>
          </w:p>
        </w:tc>
        <w:tc>
          <w:tcPr>
            <w:tcW w:w="2410" w:type="dxa"/>
            <w:tcBorders>
              <w:top w:val="single" w:sz="4" w:space="0" w:color="auto"/>
              <w:left w:val="single" w:sz="4" w:space="0" w:color="auto"/>
              <w:bottom w:val="single" w:sz="4" w:space="0" w:color="auto"/>
              <w:right w:val="single" w:sz="4" w:space="0" w:color="auto"/>
            </w:tcBorders>
          </w:tcPr>
          <w:p w14:paraId="1565FD68" w14:textId="77777777" w:rsidR="001B599E" w:rsidRPr="001B599E" w:rsidRDefault="001B599E">
            <w:pPr>
              <w:spacing w:before="120" w:after="120" w:line="240" w:lineRule="auto"/>
              <w:rPr>
                <w:rFonts w:ascii="Arial Narrow" w:hAnsi="Arial Narrow"/>
                <w:u w:val="single"/>
              </w:rPr>
            </w:pPr>
          </w:p>
        </w:tc>
      </w:tr>
    </w:tbl>
    <w:p w14:paraId="06EF9309" w14:textId="77777777" w:rsidR="001B599E" w:rsidRPr="001B599E" w:rsidRDefault="001B599E" w:rsidP="001B599E">
      <w:pPr>
        <w:divId w:val="2116439976"/>
        <w:rPr>
          <w:rFonts w:asciiTheme="minorHAnsi" w:hAnsiTheme="minorHAnsi" w:cstheme="minorBidi"/>
          <w:sz w:val="22"/>
          <w:szCs w:val="22"/>
          <w:lang w:eastAsia="en-US"/>
        </w:rPr>
      </w:pPr>
      <w:r w:rsidRPr="001B599E">
        <w:br w:type="page"/>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20"/>
        <w:gridCol w:w="6390"/>
      </w:tblGrid>
      <w:tr w:rsidR="001B599E" w:rsidRPr="001B599E" w14:paraId="408A1ED5" w14:textId="77777777" w:rsidTr="001B599E">
        <w:trPr>
          <w:divId w:val="2116439976"/>
          <w:trHeight w:val="1531"/>
          <w:jc w:val="center"/>
        </w:trPr>
        <w:tc>
          <w:tcPr>
            <w:tcW w:w="12510" w:type="dxa"/>
            <w:gridSpan w:val="2"/>
          </w:tcPr>
          <w:p w14:paraId="2FE870F9" w14:textId="77777777" w:rsidR="001B599E" w:rsidRPr="001B599E" w:rsidRDefault="001B599E">
            <w:pPr>
              <w:spacing w:after="0" w:line="240" w:lineRule="auto"/>
              <w:jc w:val="both"/>
              <w:rPr>
                <w:rFonts w:ascii="Arial Narrow" w:hAnsi="Arial Narrow"/>
              </w:rPr>
            </w:pPr>
            <w:r w:rsidRPr="001B599E">
              <w:rPr>
                <w:rFonts w:ascii="Arial Narrow" w:hAnsi="Arial Narrow"/>
              </w:rPr>
              <w:lastRenderedPageBreak/>
              <w:t>The parties understand that the Court will rely on the parties’ respective positions in this Joint Summary when determining the ancillary matters. Where this Joint Summary discloses material facts or questions of law which are agreed between the parties, the Court may make such orders on the agreed facts or questions of law.</w:t>
            </w:r>
          </w:p>
          <w:p w14:paraId="0342DCD9" w14:textId="77777777" w:rsidR="001B599E" w:rsidRPr="001B599E" w:rsidRDefault="001B599E">
            <w:pPr>
              <w:spacing w:after="0" w:line="240" w:lineRule="auto"/>
              <w:rPr>
                <w:rFonts w:ascii="Arial Narrow" w:hAnsi="Arial Narrow"/>
              </w:rPr>
            </w:pPr>
          </w:p>
          <w:p w14:paraId="371F22E3" w14:textId="77777777" w:rsidR="001B599E" w:rsidRPr="001B599E" w:rsidRDefault="001B599E">
            <w:pPr>
              <w:spacing w:after="0" w:line="240" w:lineRule="auto"/>
              <w:rPr>
                <w:rFonts w:ascii="Arial Narrow" w:hAnsi="Arial Narrow"/>
              </w:rPr>
            </w:pPr>
          </w:p>
        </w:tc>
      </w:tr>
      <w:tr w:rsidR="001B599E" w:rsidRPr="001B599E" w14:paraId="1579CD2C" w14:textId="77777777" w:rsidTr="001B599E">
        <w:trPr>
          <w:divId w:val="2116439976"/>
          <w:trHeight w:val="772"/>
          <w:jc w:val="center"/>
        </w:trPr>
        <w:tc>
          <w:tcPr>
            <w:tcW w:w="6120" w:type="dxa"/>
          </w:tcPr>
          <w:p w14:paraId="0DCD9CFC" w14:textId="77777777" w:rsidR="001B599E" w:rsidRPr="001B599E" w:rsidRDefault="001B599E">
            <w:pPr>
              <w:spacing w:after="0" w:line="240" w:lineRule="auto"/>
              <w:jc w:val="center"/>
              <w:rPr>
                <w:rFonts w:ascii="Arial Narrow" w:hAnsi="Arial Narrow"/>
              </w:rPr>
            </w:pPr>
            <w:r w:rsidRPr="001B599E">
              <w:rPr>
                <w:rFonts w:ascii="Arial Narrow" w:hAnsi="Arial Narrow"/>
              </w:rPr>
              <w:t>The Plaintiff accepts the Joint Summary to be his/her binding position.</w:t>
            </w:r>
          </w:p>
          <w:p w14:paraId="240C2D97" w14:textId="77777777" w:rsidR="001B599E" w:rsidRPr="001B599E" w:rsidRDefault="001B599E">
            <w:pPr>
              <w:spacing w:after="0" w:line="240" w:lineRule="auto"/>
              <w:jc w:val="center"/>
              <w:rPr>
                <w:rFonts w:ascii="Arial Narrow" w:hAnsi="Arial Narrow"/>
              </w:rPr>
            </w:pPr>
          </w:p>
        </w:tc>
        <w:tc>
          <w:tcPr>
            <w:tcW w:w="6390" w:type="dxa"/>
            <w:hideMark/>
          </w:tcPr>
          <w:p w14:paraId="023DBC9F" w14:textId="77777777" w:rsidR="001B599E" w:rsidRPr="001B599E" w:rsidRDefault="001B599E">
            <w:pPr>
              <w:spacing w:after="0" w:line="240" w:lineRule="auto"/>
              <w:jc w:val="center"/>
              <w:rPr>
                <w:rFonts w:ascii="Arial Narrow" w:hAnsi="Arial Narrow"/>
              </w:rPr>
            </w:pPr>
            <w:r w:rsidRPr="001B599E">
              <w:rPr>
                <w:rFonts w:ascii="Arial Narrow" w:hAnsi="Arial Narrow"/>
              </w:rPr>
              <w:t>The Defendant accepts the Joint Summary to be his/her binding position.</w:t>
            </w:r>
          </w:p>
        </w:tc>
      </w:tr>
      <w:tr w:rsidR="001B599E" w:rsidRPr="001B599E" w14:paraId="39FD127D" w14:textId="77777777" w:rsidTr="001B599E">
        <w:trPr>
          <w:divId w:val="2116439976"/>
          <w:trHeight w:val="521"/>
          <w:jc w:val="center"/>
        </w:trPr>
        <w:tc>
          <w:tcPr>
            <w:tcW w:w="6120" w:type="dxa"/>
          </w:tcPr>
          <w:p w14:paraId="7CC0C74E" w14:textId="77777777" w:rsidR="001B599E" w:rsidRPr="001B599E" w:rsidRDefault="001B599E">
            <w:pPr>
              <w:spacing w:after="0" w:line="240" w:lineRule="auto"/>
              <w:rPr>
                <w:rFonts w:ascii="Arial Narrow" w:hAnsi="Arial Narrow"/>
              </w:rPr>
            </w:pPr>
          </w:p>
          <w:p w14:paraId="0AAB06A2" w14:textId="77777777" w:rsidR="001B599E" w:rsidRPr="001B599E" w:rsidRDefault="001B599E">
            <w:pPr>
              <w:spacing w:after="0" w:line="240" w:lineRule="auto"/>
              <w:rPr>
                <w:rFonts w:ascii="Arial Narrow" w:hAnsi="Arial Narrow"/>
              </w:rPr>
            </w:pPr>
          </w:p>
          <w:p w14:paraId="5E2A1BBD" w14:textId="77777777" w:rsidR="001B599E" w:rsidRPr="001B599E" w:rsidRDefault="001B599E">
            <w:pPr>
              <w:spacing w:after="0" w:line="240" w:lineRule="auto"/>
              <w:rPr>
                <w:rFonts w:ascii="Arial Narrow" w:hAnsi="Arial Narrow"/>
              </w:rPr>
            </w:pPr>
            <w:r w:rsidRPr="001B599E">
              <w:rPr>
                <w:rFonts w:ascii="Arial Narrow" w:hAnsi="Arial Narrow"/>
              </w:rPr>
              <w:t xml:space="preserve">Signed </w:t>
            </w:r>
            <w:proofErr w:type="gramStart"/>
            <w:r w:rsidRPr="001B599E">
              <w:rPr>
                <w:rFonts w:ascii="Arial Narrow" w:hAnsi="Arial Narrow"/>
              </w:rPr>
              <w:t>by:</w:t>
            </w:r>
            <w:proofErr w:type="gramEnd"/>
            <w:r w:rsidRPr="001B599E">
              <w:rPr>
                <w:rFonts w:ascii="Arial Narrow" w:hAnsi="Arial Narrow"/>
              </w:rPr>
              <w:t xml:space="preserve"> the Plaintiff</w:t>
            </w:r>
          </w:p>
          <w:p w14:paraId="107705EB" w14:textId="77777777" w:rsidR="001B599E" w:rsidRPr="001B599E" w:rsidRDefault="001B599E">
            <w:pPr>
              <w:spacing w:after="0" w:line="240" w:lineRule="auto"/>
              <w:rPr>
                <w:rFonts w:ascii="Arial Narrow" w:hAnsi="Arial Narrow"/>
              </w:rPr>
            </w:pPr>
          </w:p>
        </w:tc>
        <w:tc>
          <w:tcPr>
            <w:tcW w:w="6390" w:type="dxa"/>
          </w:tcPr>
          <w:p w14:paraId="412ABD32" w14:textId="77777777" w:rsidR="001B599E" w:rsidRPr="001B599E" w:rsidRDefault="001B599E">
            <w:pPr>
              <w:spacing w:after="0" w:line="240" w:lineRule="auto"/>
              <w:rPr>
                <w:rFonts w:ascii="Arial Narrow" w:hAnsi="Arial Narrow"/>
              </w:rPr>
            </w:pPr>
          </w:p>
          <w:p w14:paraId="1FA9032E" w14:textId="77777777" w:rsidR="001B599E" w:rsidRPr="001B599E" w:rsidRDefault="001B599E">
            <w:pPr>
              <w:spacing w:after="0" w:line="240" w:lineRule="auto"/>
              <w:rPr>
                <w:rFonts w:ascii="Arial Narrow" w:hAnsi="Arial Narrow"/>
              </w:rPr>
            </w:pPr>
          </w:p>
          <w:p w14:paraId="31EBB149" w14:textId="77777777" w:rsidR="001B599E" w:rsidRPr="001B599E" w:rsidRDefault="001B599E">
            <w:pPr>
              <w:spacing w:after="0" w:line="240" w:lineRule="auto"/>
              <w:rPr>
                <w:rFonts w:ascii="Arial Narrow" w:hAnsi="Arial Narrow"/>
              </w:rPr>
            </w:pPr>
            <w:r w:rsidRPr="001B599E">
              <w:rPr>
                <w:rFonts w:ascii="Arial Narrow" w:hAnsi="Arial Narrow"/>
              </w:rPr>
              <w:t xml:space="preserve">Signed </w:t>
            </w:r>
            <w:proofErr w:type="gramStart"/>
            <w:r w:rsidRPr="001B599E">
              <w:rPr>
                <w:rFonts w:ascii="Arial Narrow" w:hAnsi="Arial Narrow"/>
              </w:rPr>
              <w:t>by:</w:t>
            </w:r>
            <w:proofErr w:type="gramEnd"/>
            <w:r w:rsidRPr="001B599E">
              <w:rPr>
                <w:rFonts w:ascii="Arial Narrow" w:hAnsi="Arial Narrow"/>
              </w:rPr>
              <w:t xml:space="preserve"> the Defendant</w:t>
            </w:r>
          </w:p>
        </w:tc>
      </w:tr>
      <w:tr w:rsidR="001B599E" w:rsidRPr="001B599E" w14:paraId="5703B5E5" w14:textId="77777777" w:rsidTr="001B599E">
        <w:trPr>
          <w:divId w:val="2116439976"/>
          <w:trHeight w:val="501"/>
          <w:jc w:val="center"/>
        </w:trPr>
        <w:tc>
          <w:tcPr>
            <w:tcW w:w="6120" w:type="dxa"/>
          </w:tcPr>
          <w:p w14:paraId="3CBB1E80" w14:textId="77777777" w:rsidR="001B599E" w:rsidRPr="001B599E" w:rsidRDefault="001B599E">
            <w:pPr>
              <w:spacing w:after="0" w:line="240" w:lineRule="auto"/>
              <w:rPr>
                <w:rFonts w:ascii="Arial Narrow" w:hAnsi="Arial Narrow"/>
              </w:rPr>
            </w:pPr>
            <w:r w:rsidRPr="001B599E">
              <w:rPr>
                <w:rFonts w:ascii="Arial Narrow" w:hAnsi="Arial Narrow"/>
              </w:rPr>
              <w:t>Dated:</w:t>
            </w:r>
          </w:p>
          <w:p w14:paraId="718DED36" w14:textId="77777777" w:rsidR="001B599E" w:rsidRPr="001B599E" w:rsidRDefault="001B599E">
            <w:pPr>
              <w:spacing w:after="0" w:line="240" w:lineRule="auto"/>
              <w:rPr>
                <w:rFonts w:ascii="Arial Narrow" w:hAnsi="Arial Narrow"/>
              </w:rPr>
            </w:pPr>
          </w:p>
        </w:tc>
        <w:tc>
          <w:tcPr>
            <w:tcW w:w="6390" w:type="dxa"/>
            <w:hideMark/>
          </w:tcPr>
          <w:p w14:paraId="6CD23337" w14:textId="77777777" w:rsidR="001B599E" w:rsidRPr="001B599E" w:rsidRDefault="001B599E">
            <w:pPr>
              <w:spacing w:after="0" w:line="240" w:lineRule="auto"/>
              <w:rPr>
                <w:rFonts w:ascii="Arial Narrow" w:hAnsi="Arial Narrow"/>
              </w:rPr>
            </w:pPr>
            <w:r w:rsidRPr="001B599E">
              <w:rPr>
                <w:rFonts w:ascii="Arial Narrow" w:hAnsi="Arial Narrow"/>
              </w:rPr>
              <w:t xml:space="preserve">Dated: </w:t>
            </w:r>
          </w:p>
        </w:tc>
      </w:tr>
    </w:tbl>
    <w:p w14:paraId="44660834" w14:textId="77777777" w:rsidR="001B599E" w:rsidRPr="001B599E" w:rsidRDefault="001B599E" w:rsidP="001B599E">
      <w:pPr>
        <w:ind w:firstLine="720"/>
        <w:jc w:val="center"/>
        <w:divId w:val="2116439976"/>
        <w:rPr>
          <w:rFonts w:ascii="Arial Narrow" w:hAnsi="Arial Narrow" w:cstheme="minorBidi"/>
          <w:i/>
          <w:lang w:eastAsia="en-US"/>
        </w:rPr>
      </w:pPr>
    </w:p>
    <w:p w14:paraId="34E6EE12" w14:textId="70B66EC0" w:rsidR="00267633" w:rsidRPr="0030694F" w:rsidRDefault="00267633" w:rsidP="001A0CCB">
      <w:pPr>
        <w:spacing w:before="0" w:after="200" w:line="276" w:lineRule="auto"/>
        <w:ind w:left="720"/>
        <w:contextualSpacing/>
        <w:divId w:val="2116439976"/>
        <w:rPr>
          <w:rFonts w:ascii="Times New Roman" w:eastAsia="Calibri" w:hAnsi="Times New Roman" w:cs="Times New Roman"/>
          <w:b/>
          <w:lang w:eastAsia="en-US"/>
        </w:rPr>
        <w:sectPr w:rsidR="00267633" w:rsidRPr="0030694F" w:rsidSect="00C63330">
          <w:pgSz w:w="16838" w:h="11906" w:orient="landscape"/>
          <w:pgMar w:top="1440" w:right="1440" w:bottom="1440" w:left="1440" w:header="708" w:footer="708" w:gutter="0"/>
          <w:cols w:space="708"/>
          <w:docGrid w:linePitch="360"/>
        </w:sectPr>
      </w:pPr>
    </w:p>
    <w:p w14:paraId="1A480621" w14:textId="77777777" w:rsidR="00267633" w:rsidRPr="00267633" w:rsidRDefault="00267633" w:rsidP="001A0CCB">
      <w:pPr>
        <w:keepNext/>
        <w:spacing w:before="240" w:after="60" w:line="276" w:lineRule="auto"/>
        <w:jc w:val="center"/>
        <w:outlineLvl w:val="1"/>
        <w:divId w:val="2116439976"/>
        <w:rPr>
          <w:rFonts w:ascii="Times New Roman" w:hAnsi="Times New Roman" w:cs="Times New Roman"/>
          <w:bCs/>
          <w:iCs/>
          <w:lang w:val="en-GB" w:eastAsia="zh-CN"/>
        </w:rPr>
      </w:pPr>
      <w:r w:rsidRPr="00267633">
        <w:rPr>
          <w:rFonts w:ascii="Times New Roman" w:hAnsi="Times New Roman" w:cs="Times New Roman"/>
          <w:bCs/>
          <w:iCs/>
          <w:lang w:val="en-GB" w:eastAsia="zh-CN"/>
        </w:rPr>
        <w:lastRenderedPageBreak/>
        <w:t>FORM 244</w:t>
      </w:r>
    </w:p>
    <w:p w14:paraId="581FCE71" w14:textId="77777777" w:rsidR="00267633" w:rsidRPr="00267633" w:rsidRDefault="00267633" w:rsidP="00267633">
      <w:pPr>
        <w:keepNext/>
        <w:spacing w:before="240" w:after="60" w:line="276" w:lineRule="auto"/>
        <w:outlineLvl w:val="1"/>
        <w:divId w:val="2116439976"/>
        <w:rPr>
          <w:rFonts w:ascii="Times New Roman" w:hAnsi="Times New Roman" w:cs="Times New Roman"/>
          <w:bCs/>
          <w:iCs/>
          <w:sz w:val="22"/>
          <w:szCs w:val="28"/>
          <w:lang w:val="en-GB" w:eastAsia="zh-CN"/>
        </w:rPr>
      </w:pPr>
      <w:r w:rsidRPr="00267633">
        <w:rPr>
          <w:rFonts w:ascii="Times New Roman" w:hAnsi="Times New Roman" w:cs="Times New Roman"/>
          <w:bCs/>
          <w:iCs/>
          <w:sz w:val="22"/>
          <w:szCs w:val="28"/>
          <w:lang w:val="en-GB" w:eastAsia="zh-CN"/>
        </w:rPr>
        <w:t>Para 86</w:t>
      </w:r>
    </w:p>
    <w:p w14:paraId="573FB691" w14:textId="77777777" w:rsidR="00267633" w:rsidRPr="00267633" w:rsidRDefault="00267633" w:rsidP="00267633">
      <w:pPr>
        <w:keepNext/>
        <w:spacing w:before="240" w:after="60" w:line="276" w:lineRule="auto"/>
        <w:jc w:val="center"/>
        <w:outlineLvl w:val="1"/>
        <w:divId w:val="2116439976"/>
        <w:rPr>
          <w:rFonts w:ascii="Times New Roman" w:hAnsi="Times New Roman" w:cs="Times New Roman"/>
          <w:b/>
          <w:bCs/>
          <w:iCs/>
          <w:sz w:val="22"/>
          <w:szCs w:val="28"/>
          <w:lang w:val="en-GB" w:eastAsia="zh-CN"/>
        </w:rPr>
      </w:pPr>
      <w:r w:rsidRPr="00267633">
        <w:rPr>
          <w:rFonts w:ascii="Times New Roman" w:hAnsi="Times New Roman" w:cs="Times New Roman"/>
          <w:b/>
          <w:bCs/>
          <w:iCs/>
          <w:sz w:val="22"/>
          <w:szCs w:val="28"/>
          <w:lang w:val="en-GB" w:eastAsia="zh-CN"/>
        </w:rPr>
        <w:t>LETTER FOR NOTIFICATION OF SYARIAH COURT PROCEEDINGS</w:t>
      </w:r>
    </w:p>
    <w:p w14:paraId="424BB9A2" w14:textId="77777777" w:rsidR="00267633" w:rsidRPr="00267633" w:rsidRDefault="00267633" w:rsidP="00267633">
      <w:pPr>
        <w:spacing w:before="0" w:after="0" w:line="276" w:lineRule="auto"/>
        <w:ind w:left="1440" w:hanging="720"/>
        <w:jc w:val="both"/>
        <w:divId w:val="2116439976"/>
        <w:rPr>
          <w:rFonts w:ascii="Times New Roman" w:hAnsi="Times New Roman" w:cs="Times New Roman"/>
          <w:sz w:val="22"/>
          <w:szCs w:val="20"/>
          <w:lang w:val="en-GB" w:eastAsia="en-GB"/>
        </w:rPr>
      </w:pPr>
    </w:p>
    <w:p w14:paraId="6E1D5756" w14:textId="77777777" w:rsidR="00267633" w:rsidRPr="00267633" w:rsidRDefault="00267633" w:rsidP="00267633">
      <w:pPr>
        <w:spacing w:before="0" w:after="0" w:line="276" w:lineRule="auto"/>
        <w:ind w:left="720" w:hanging="720"/>
        <w:jc w:val="both"/>
        <w:divId w:val="2116439976"/>
        <w:rPr>
          <w:rFonts w:ascii="Times New Roman" w:hAnsi="Times New Roman" w:cs="Times New Roman"/>
          <w:sz w:val="22"/>
          <w:szCs w:val="20"/>
          <w:lang w:val="en-GB" w:eastAsia="en-GB"/>
        </w:rPr>
      </w:pPr>
      <w:r w:rsidRPr="00267633">
        <w:rPr>
          <w:rFonts w:ascii="Times New Roman" w:hAnsi="Times New Roman" w:cs="Times New Roman"/>
          <w:sz w:val="22"/>
          <w:szCs w:val="20"/>
          <w:lang w:val="en-GB" w:eastAsia="en-GB"/>
        </w:rPr>
        <w:t>Date</w:t>
      </w:r>
    </w:p>
    <w:p w14:paraId="76AC7620" w14:textId="77777777" w:rsidR="00267633" w:rsidRPr="00267633" w:rsidRDefault="00267633" w:rsidP="00267633">
      <w:pPr>
        <w:spacing w:before="0" w:after="0" w:line="276" w:lineRule="auto"/>
        <w:ind w:left="1440" w:hanging="720"/>
        <w:jc w:val="both"/>
        <w:divId w:val="2116439976"/>
        <w:rPr>
          <w:rFonts w:ascii="Times New Roman" w:hAnsi="Times New Roman" w:cs="Times New Roman"/>
          <w:sz w:val="22"/>
          <w:szCs w:val="20"/>
          <w:lang w:val="en-GB" w:eastAsia="en-GB"/>
        </w:rPr>
      </w:pPr>
    </w:p>
    <w:p w14:paraId="513C9B71" w14:textId="77777777" w:rsidR="00267633" w:rsidRPr="00267633" w:rsidRDefault="00267633" w:rsidP="00267633">
      <w:pPr>
        <w:spacing w:before="0" w:after="0" w:line="276" w:lineRule="auto"/>
        <w:ind w:left="720" w:hanging="720"/>
        <w:jc w:val="both"/>
        <w:divId w:val="2116439976"/>
        <w:rPr>
          <w:rFonts w:ascii="Times New Roman" w:hAnsi="Times New Roman" w:cs="Times New Roman"/>
          <w:sz w:val="22"/>
          <w:szCs w:val="20"/>
          <w:lang w:val="en-GB" w:eastAsia="en-GB"/>
        </w:rPr>
      </w:pPr>
      <w:r w:rsidRPr="00267633">
        <w:rPr>
          <w:rFonts w:ascii="Times New Roman" w:hAnsi="Times New Roman" w:cs="Times New Roman"/>
          <w:sz w:val="22"/>
          <w:szCs w:val="20"/>
          <w:lang w:val="en-GB" w:eastAsia="en-GB"/>
        </w:rPr>
        <w:t>To:</w:t>
      </w:r>
      <w:r w:rsidRPr="00267633">
        <w:rPr>
          <w:rFonts w:ascii="Times New Roman" w:hAnsi="Times New Roman" w:cs="Times New Roman"/>
          <w:sz w:val="22"/>
          <w:szCs w:val="20"/>
          <w:lang w:val="en-GB" w:eastAsia="en-GB"/>
        </w:rPr>
        <w:tab/>
        <w:t>Officer-in-charge</w:t>
      </w:r>
    </w:p>
    <w:p w14:paraId="1D241498" w14:textId="77777777" w:rsidR="00267633" w:rsidRPr="00267633" w:rsidRDefault="00267633" w:rsidP="00267633">
      <w:pPr>
        <w:spacing w:before="0" w:after="0" w:line="276" w:lineRule="auto"/>
        <w:ind w:left="720"/>
        <w:jc w:val="both"/>
        <w:divId w:val="2116439976"/>
        <w:rPr>
          <w:rFonts w:ascii="Times New Roman" w:hAnsi="Times New Roman" w:cs="Times New Roman"/>
          <w:sz w:val="22"/>
          <w:szCs w:val="20"/>
          <w:lang w:val="en-GB" w:eastAsia="en-GB"/>
        </w:rPr>
      </w:pPr>
      <w:r w:rsidRPr="00267633">
        <w:rPr>
          <w:rFonts w:ascii="Times New Roman" w:hAnsi="Times New Roman" w:cs="Times New Roman"/>
          <w:sz w:val="22"/>
          <w:szCs w:val="20"/>
          <w:lang w:val="en-GB" w:eastAsia="en-GB"/>
        </w:rPr>
        <w:t>Originating Summons Section</w:t>
      </w:r>
    </w:p>
    <w:p w14:paraId="0C36DD32" w14:textId="77777777" w:rsidR="00267633" w:rsidRPr="00267633" w:rsidRDefault="00267633" w:rsidP="00267633">
      <w:pPr>
        <w:spacing w:before="0" w:after="0" w:line="276" w:lineRule="auto"/>
        <w:ind w:left="720"/>
        <w:jc w:val="both"/>
        <w:divId w:val="2116439976"/>
        <w:rPr>
          <w:rFonts w:ascii="Times New Roman" w:hAnsi="Times New Roman" w:cs="Times New Roman"/>
          <w:sz w:val="22"/>
          <w:szCs w:val="20"/>
          <w:lang w:val="en-GB" w:eastAsia="en-GB"/>
        </w:rPr>
      </w:pPr>
      <w:r w:rsidRPr="00267633">
        <w:rPr>
          <w:rFonts w:ascii="Times New Roman" w:hAnsi="Times New Roman" w:cs="Times New Roman"/>
          <w:sz w:val="22"/>
          <w:szCs w:val="20"/>
          <w:lang w:val="en-GB" w:eastAsia="en-GB"/>
        </w:rPr>
        <w:t>Family Justice Courts</w:t>
      </w:r>
    </w:p>
    <w:p w14:paraId="2FD06FB4" w14:textId="77777777" w:rsidR="00267633" w:rsidRPr="00267633" w:rsidRDefault="00267633" w:rsidP="00267633">
      <w:pPr>
        <w:spacing w:before="0" w:after="0" w:line="276" w:lineRule="auto"/>
        <w:ind w:left="1440" w:hanging="720"/>
        <w:jc w:val="both"/>
        <w:divId w:val="2116439976"/>
        <w:rPr>
          <w:rFonts w:ascii="Times New Roman" w:hAnsi="Times New Roman" w:cs="Times New Roman"/>
          <w:sz w:val="22"/>
          <w:szCs w:val="20"/>
          <w:lang w:val="en-GB" w:eastAsia="en-GB"/>
        </w:rPr>
      </w:pPr>
    </w:p>
    <w:p w14:paraId="6A5A0A21" w14:textId="77777777" w:rsidR="00267633" w:rsidRPr="00267633" w:rsidRDefault="00267633" w:rsidP="00267633">
      <w:pPr>
        <w:spacing w:before="0" w:after="0" w:line="276" w:lineRule="auto"/>
        <w:jc w:val="both"/>
        <w:divId w:val="2116439976"/>
        <w:rPr>
          <w:rFonts w:ascii="Times New Roman" w:hAnsi="Times New Roman" w:cs="Times New Roman"/>
          <w:b/>
          <w:sz w:val="22"/>
          <w:szCs w:val="20"/>
          <w:lang w:val="en-GB" w:eastAsia="en-GB"/>
        </w:rPr>
      </w:pPr>
      <w:r w:rsidRPr="00267633">
        <w:rPr>
          <w:rFonts w:ascii="Times New Roman" w:hAnsi="Times New Roman" w:cs="Times New Roman"/>
          <w:b/>
          <w:sz w:val="22"/>
          <w:szCs w:val="20"/>
          <w:lang w:val="en-GB" w:eastAsia="en-GB"/>
        </w:rPr>
        <w:t xml:space="preserve">ORIGINATING </w:t>
      </w:r>
      <w:proofErr w:type="gramStart"/>
      <w:r w:rsidRPr="00267633">
        <w:rPr>
          <w:rFonts w:ascii="Times New Roman" w:hAnsi="Times New Roman" w:cs="Times New Roman"/>
          <w:b/>
          <w:sz w:val="22"/>
          <w:szCs w:val="20"/>
          <w:lang w:val="en-GB" w:eastAsia="en-GB"/>
        </w:rPr>
        <w:t>SUMMONS</w:t>
      </w:r>
      <w:proofErr w:type="gramEnd"/>
      <w:r w:rsidRPr="00267633">
        <w:rPr>
          <w:rFonts w:ascii="Times New Roman" w:hAnsi="Times New Roman" w:cs="Times New Roman"/>
          <w:b/>
          <w:sz w:val="22"/>
          <w:szCs w:val="20"/>
          <w:lang w:val="en-GB" w:eastAsia="en-GB"/>
        </w:rPr>
        <w:t xml:space="preserve"> NO _____________ OF ____________</w:t>
      </w:r>
    </w:p>
    <w:p w14:paraId="1B43879B" w14:textId="77777777" w:rsidR="00267633" w:rsidRPr="00267633" w:rsidRDefault="00267633" w:rsidP="00267633">
      <w:pPr>
        <w:spacing w:before="0" w:after="0" w:line="276" w:lineRule="auto"/>
        <w:jc w:val="both"/>
        <w:divId w:val="2116439976"/>
        <w:rPr>
          <w:rFonts w:ascii="Times New Roman" w:hAnsi="Times New Roman" w:cs="Times New Roman"/>
          <w:b/>
          <w:sz w:val="22"/>
          <w:szCs w:val="20"/>
          <w:u w:val="single"/>
          <w:lang w:val="en-GB" w:eastAsia="en-GB"/>
        </w:rPr>
      </w:pPr>
      <w:r w:rsidRPr="00267633">
        <w:rPr>
          <w:rFonts w:ascii="Times New Roman" w:hAnsi="Times New Roman" w:cs="Times New Roman"/>
          <w:b/>
          <w:sz w:val="22"/>
          <w:szCs w:val="20"/>
          <w:u w:val="single"/>
          <w:lang w:val="en-GB" w:eastAsia="en-GB"/>
        </w:rPr>
        <w:t>(</w:t>
      </w:r>
      <w:proofErr w:type="gramStart"/>
      <w:r w:rsidRPr="00267633">
        <w:rPr>
          <w:rFonts w:ascii="Times New Roman" w:hAnsi="Times New Roman" w:cs="Times New Roman"/>
          <w:b/>
          <w:sz w:val="22"/>
          <w:szCs w:val="20"/>
          <w:u w:val="single"/>
          <w:lang w:val="en-GB" w:eastAsia="en-GB"/>
        </w:rPr>
        <w:t xml:space="preserve">Plaintiff)   </w:t>
      </w:r>
      <w:proofErr w:type="gramEnd"/>
      <w:r w:rsidRPr="00267633">
        <w:rPr>
          <w:rFonts w:ascii="Times New Roman" w:hAnsi="Times New Roman" w:cs="Times New Roman"/>
          <w:b/>
          <w:sz w:val="22"/>
          <w:szCs w:val="20"/>
          <w:lang w:val="en-GB" w:eastAsia="en-GB"/>
        </w:rPr>
        <w:t>v</w:t>
      </w:r>
      <w:r w:rsidRPr="00267633">
        <w:rPr>
          <w:rFonts w:ascii="Times New Roman" w:hAnsi="Times New Roman" w:cs="Times New Roman"/>
          <w:b/>
          <w:sz w:val="22"/>
          <w:szCs w:val="20"/>
          <w:u w:val="single"/>
          <w:lang w:val="en-GB" w:eastAsia="en-GB"/>
        </w:rPr>
        <w:t xml:space="preserve">   (Defendant)</w:t>
      </w:r>
    </w:p>
    <w:p w14:paraId="08B60334" w14:textId="77777777" w:rsidR="00267633" w:rsidRPr="00267633" w:rsidRDefault="00267633" w:rsidP="00267633">
      <w:pPr>
        <w:spacing w:before="0" w:after="0" w:line="276" w:lineRule="auto"/>
        <w:jc w:val="both"/>
        <w:divId w:val="2116439976"/>
        <w:rPr>
          <w:rFonts w:ascii="Times New Roman" w:hAnsi="Times New Roman" w:cs="Times New Roman"/>
          <w:b/>
          <w:sz w:val="22"/>
          <w:szCs w:val="20"/>
          <w:lang w:val="en-GB" w:eastAsia="en-GB"/>
        </w:rPr>
      </w:pPr>
      <w:r w:rsidRPr="00267633">
        <w:rPr>
          <w:rFonts w:ascii="Times New Roman" w:hAnsi="Times New Roman" w:cs="Times New Roman"/>
          <w:b/>
          <w:sz w:val="22"/>
          <w:szCs w:val="20"/>
          <w:lang w:val="en-GB" w:eastAsia="en-GB"/>
        </w:rPr>
        <w:t>HEARING ON _____________ AT ________________</w:t>
      </w:r>
    </w:p>
    <w:p w14:paraId="49A596B7" w14:textId="77777777" w:rsidR="00267633" w:rsidRPr="00267633" w:rsidRDefault="00267633" w:rsidP="00267633">
      <w:pPr>
        <w:spacing w:before="0" w:after="0" w:line="276" w:lineRule="auto"/>
        <w:ind w:left="1440" w:hanging="720"/>
        <w:jc w:val="both"/>
        <w:divId w:val="2116439976"/>
        <w:rPr>
          <w:rFonts w:ascii="Times New Roman" w:hAnsi="Times New Roman" w:cs="Times New Roman"/>
          <w:b/>
          <w:sz w:val="22"/>
          <w:szCs w:val="20"/>
          <w:lang w:val="en-GB" w:eastAsia="en-GB"/>
        </w:rPr>
      </w:pPr>
    </w:p>
    <w:p w14:paraId="7093C67D" w14:textId="77777777" w:rsidR="00267633" w:rsidRPr="00267633" w:rsidRDefault="00267633" w:rsidP="00267633">
      <w:pPr>
        <w:spacing w:before="0" w:after="0" w:line="300" w:lineRule="exact"/>
        <w:ind w:firstLine="720"/>
        <w:jc w:val="both"/>
        <w:divId w:val="2116439976"/>
        <w:rPr>
          <w:rFonts w:ascii="Times New Roman" w:hAnsi="Times New Roman" w:cs="Times New Roman"/>
          <w:sz w:val="22"/>
          <w:szCs w:val="20"/>
          <w:lang w:val="en-GB" w:eastAsia="en-GB"/>
        </w:rPr>
      </w:pPr>
      <w:r w:rsidRPr="00267633">
        <w:rPr>
          <w:rFonts w:ascii="Times New Roman" w:hAnsi="Times New Roman" w:cs="Times New Roman"/>
          <w:sz w:val="22"/>
          <w:szCs w:val="20"/>
          <w:lang w:val="en-GB" w:eastAsia="en-GB"/>
        </w:rPr>
        <w:t xml:space="preserve">Pursuant to Paragraph 86(6) of the Practice Direction, I hereby inform the Registry </w:t>
      </w:r>
      <w:proofErr w:type="gramStart"/>
      <w:r w:rsidRPr="00267633">
        <w:rPr>
          <w:rFonts w:ascii="Times New Roman" w:hAnsi="Times New Roman" w:cs="Times New Roman"/>
          <w:sz w:val="22"/>
          <w:szCs w:val="20"/>
          <w:lang w:val="en-GB" w:eastAsia="en-GB"/>
        </w:rPr>
        <w:t>that:-</w:t>
      </w:r>
      <w:proofErr w:type="gramEnd"/>
    </w:p>
    <w:p w14:paraId="7032ABB5" w14:textId="77777777" w:rsidR="00267633" w:rsidRPr="00267633" w:rsidRDefault="00267633" w:rsidP="00267633">
      <w:pPr>
        <w:spacing w:before="0" w:after="0" w:line="300" w:lineRule="exact"/>
        <w:jc w:val="both"/>
        <w:divId w:val="2116439976"/>
        <w:rPr>
          <w:rFonts w:ascii="Times New Roman" w:hAnsi="Times New Roman" w:cs="Times New Roman"/>
          <w:b/>
          <w:sz w:val="22"/>
          <w:szCs w:val="20"/>
          <w:lang w:val="en-GB" w:eastAsia="en-GB"/>
        </w:rPr>
      </w:pPr>
    </w:p>
    <w:p w14:paraId="62F23A29" w14:textId="77777777" w:rsidR="00267633" w:rsidRPr="00267633" w:rsidRDefault="00267633" w:rsidP="00267633">
      <w:pPr>
        <w:spacing w:before="0" w:after="0" w:line="240" w:lineRule="auto"/>
        <w:ind w:left="1418" w:hanging="1418"/>
        <w:divId w:val="2116439976"/>
        <w:rPr>
          <w:rFonts w:ascii="Times New Roman" w:hAnsi="Times New Roman" w:cs="Times New Roman"/>
          <w:color w:val="000000"/>
          <w:sz w:val="20"/>
          <w:szCs w:val="20"/>
          <w:lang w:val="en-US" w:eastAsia="zh-CN"/>
        </w:rPr>
      </w:pPr>
      <w:proofErr w:type="gramStart"/>
      <w:r w:rsidRPr="00267633">
        <w:rPr>
          <w:rFonts w:ascii="Times New Roman" w:hAnsi="Times New Roman" w:cs="Times New Roman"/>
          <w:b/>
          <w:color w:val="000000"/>
          <w:sz w:val="20"/>
          <w:szCs w:val="20"/>
          <w:lang w:val="en-US" w:eastAsia="zh-CN"/>
        </w:rPr>
        <w:t xml:space="preserve">(  </w:t>
      </w:r>
      <w:proofErr w:type="gramEnd"/>
      <w:r w:rsidRPr="00267633">
        <w:rPr>
          <w:rFonts w:ascii="Times New Roman" w:hAnsi="Times New Roman" w:cs="Times New Roman"/>
          <w:b/>
          <w:color w:val="000000"/>
          <w:sz w:val="20"/>
          <w:szCs w:val="20"/>
          <w:lang w:val="en-US" w:eastAsia="zh-CN"/>
        </w:rPr>
        <w:t xml:space="preserve">           )</w:t>
      </w:r>
      <w:r w:rsidRPr="00267633">
        <w:rPr>
          <w:rFonts w:ascii="Times New Roman" w:hAnsi="Times New Roman" w:cs="Times New Roman"/>
          <w:b/>
          <w:color w:val="000000"/>
          <w:sz w:val="20"/>
          <w:szCs w:val="20"/>
          <w:lang w:val="en-US" w:eastAsia="zh-CN"/>
        </w:rPr>
        <w:tab/>
      </w:r>
      <w:r w:rsidRPr="00267633">
        <w:rPr>
          <w:rFonts w:ascii="Times New Roman" w:hAnsi="Times New Roman" w:cs="Times New Roman"/>
          <w:color w:val="000000"/>
          <w:sz w:val="20"/>
          <w:szCs w:val="20"/>
          <w:lang w:val="en-US" w:eastAsia="zh-CN"/>
        </w:rPr>
        <w:t>No proceedings for divorce between the Plaintiff and the Defendant in the above application have been commenced in the Syariah Court.</w:t>
      </w:r>
    </w:p>
    <w:p w14:paraId="01AE1708" w14:textId="77777777" w:rsidR="00267633" w:rsidRPr="00267633" w:rsidRDefault="00267633" w:rsidP="00267633">
      <w:pPr>
        <w:spacing w:before="0" w:after="0" w:line="240" w:lineRule="auto"/>
        <w:divId w:val="2116439976"/>
        <w:rPr>
          <w:rFonts w:ascii="Times New Roman" w:hAnsi="Times New Roman" w:cs="Times New Roman"/>
          <w:color w:val="000000"/>
          <w:sz w:val="20"/>
          <w:szCs w:val="20"/>
          <w:lang w:val="en-US" w:eastAsia="zh-CN"/>
        </w:rPr>
      </w:pPr>
    </w:p>
    <w:p w14:paraId="0EB6431C" w14:textId="77777777" w:rsidR="00267633" w:rsidRPr="00267633" w:rsidRDefault="00267633" w:rsidP="00267633">
      <w:pPr>
        <w:spacing w:before="0" w:after="0" w:line="240" w:lineRule="auto"/>
        <w:ind w:left="1418" w:hanging="1418"/>
        <w:divId w:val="2116439976"/>
        <w:rPr>
          <w:rFonts w:ascii="Times New Roman" w:hAnsi="Times New Roman" w:cs="Times New Roman"/>
          <w:color w:val="000000"/>
          <w:sz w:val="20"/>
          <w:szCs w:val="20"/>
          <w:lang w:val="en-US" w:eastAsia="zh-CN"/>
        </w:rPr>
      </w:pPr>
      <w:proofErr w:type="gramStart"/>
      <w:r w:rsidRPr="00267633">
        <w:rPr>
          <w:rFonts w:ascii="Times New Roman" w:hAnsi="Times New Roman" w:cs="Times New Roman"/>
          <w:b/>
          <w:color w:val="000000"/>
          <w:sz w:val="20"/>
          <w:szCs w:val="20"/>
          <w:lang w:val="en-US" w:eastAsia="zh-CN"/>
        </w:rPr>
        <w:t xml:space="preserve">(  </w:t>
      </w:r>
      <w:proofErr w:type="gramEnd"/>
      <w:r w:rsidRPr="00267633">
        <w:rPr>
          <w:rFonts w:ascii="Times New Roman" w:hAnsi="Times New Roman" w:cs="Times New Roman"/>
          <w:b/>
          <w:color w:val="000000"/>
          <w:sz w:val="20"/>
          <w:szCs w:val="20"/>
          <w:lang w:val="en-US" w:eastAsia="zh-CN"/>
        </w:rPr>
        <w:t xml:space="preserve">           )</w:t>
      </w:r>
      <w:r w:rsidRPr="00267633">
        <w:rPr>
          <w:rFonts w:ascii="Times New Roman" w:hAnsi="Times New Roman" w:cs="Times New Roman"/>
          <w:b/>
          <w:color w:val="000000"/>
          <w:sz w:val="20"/>
          <w:szCs w:val="20"/>
          <w:lang w:val="en-US" w:eastAsia="zh-CN"/>
        </w:rPr>
        <w:tab/>
      </w:r>
      <w:r w:rsidRPr="00267633">
        <w:rPr>
          <w:rFonts w:ascii="Times New Roman" w:hAnsi="Times New Roman" w:cs="Times New Roman"/>
          <w:color w:val="000000"/>
          <w:sz w:val="20"/>
          <w:szCs w:val="20"/>
          <w:lang w:val="en-US" w:eastAsia="zh-CN"/>
        </w:rPr>
        <w:t>Proceedings for divorce between the Plaintiff and the Defendant in the above application have been commenced in the Syariah Court on _________. The summons number is __________________.</w:t>
      </w:r>
    </w:p>
    <w:p w14:paraId="01393B4E" w14:textId="77777777" w:rsidR="00267633" w:rsidRPr="00267633" w:rsidRDefault="00267633" w:rsidP="00267633">
      <w:pPr>
        <w:spacing w:before="0" w:after="0" w:line="240" w:lineRule="auto"/>
        <w:divId w:val="2116439976"/>
        <w:rPr>
          <w:rFonts w:ascii="Times New Roman" w:hAnsi="Times New Roman" w:cs="Times New Roman"/>
          <w:color w:val="000000"/>
          <w:sz w:val="20"/>
          <w:szCs w:val="20"/>
          <w:lang w:val="en-US" w:eastAsia="zh-CN"/>
        </w:rPr>
      </w:pPr>
    </w:p>
    <w:p w14:paraId="0BA4D750" w14:textId="77777777" w:rsidR="00267633" w:rsidRPr="00267633" w:rsidRDefault="00267633" w:rsidP="00267633">
      <w:pPr>
        <w:spacing w:before="0" w:after="0" w:line="240" w:lineRule="auto"/>
        <w:ind w:left="1418" w:hanging="1418"/>
        <w:divId w:val="2116439976"/>
        <w:rPr>
          <w:rFonts w:ascii="Times New Roman" w:hAnsi="Times New Roman" w:cs="Times New Roman"/>
          <w:color w:val="000000"/>
          <w:sz w:val="20"/>
          <w:szCs w:val="20"/>
          <w:lang w:val="en-US" w:eastAsia="zh-CN"/>
        </w:rPr>
      </w:pPr>
      <w:proofErr w:type="gramStart"/>
      <w:r w:rsidRPr="00267633">
        <w:rPr>
          <w:rFonts w:ascii="Times New Roman" w:hAnsi="Times New Roman" w:cs="Times New Roman"/>
          <w:b/>
          <w:color w:val="000000"/>
          <w:sz w:val="20"/>
          <w:szCs w:val="20"/>
          <w:lang w:val="en-US" w:eastAsia="zh-CN"/>
        </w:rPr>
        <w:t xml:space="preserve">(  </w:t>
      </w:r>
      <w:proofErr w:type="gramEnd"/>
      <w:r w:rsidRPr="00267633">
        <w:rPr>
          <w:rFonts w:ascii="Times New Roman" w:hAnsi="Times New Roman" w:cs="Times New Roman"/>
          <w:b/>
          <w:color w:val="000000"/>
          <w:sz w:val="20"/>
          <w:szCs w:val="20"/>
          <w:lang w:val="en-US" w:eastAsia="zh-CN"/>
        </w:rPr>
        <w:t xml:space="preserve">           )</w:t>
      </w:r>
      <w:r w:rsidRPr="00267633">
        <w:rPr>
          <w:rFonts w:ascii="Times New Roman" w:hAnsi="Times New Roman" w:cs="Times New Roman"/>
          <w:b/>
          <w:color w:val="000000"/>
          <w:sz w:val="20"/>
          <w:szCs w:val="20"/>
          <w:lang w:val="en-US" w:eastAsia="zh-CN"/>
        </w:rPr>
        <w:tab/>
      </w:r>
      <w:r w:rsidRPr="00267633">
        <w:rPr>
          <w:rFonts w:ascii="Times New Roman" w:hAnsi="Times New Roman" w:cs="Times New Roman"/>
          <w:color w:val="000000"/>
          <w:sz w:val="20"/>
          <w:szCs w:val="20"/>
          <w:lang w:val="en-US" w:eastAsia="zh-CN"/>
        </w:rPr>
        <w:t>A decree or order for divorce between the Plaintiff and the Defendant in the above application has been made by the Syariah Court on __________.</w:t>
      </w:r>
    </w:p>
    <w:p w14:paraId="4DE4BF7A" w14:textId="77777777" w:rsidR="00267633" w:rsidRPr="00267633" w:rsidRDefault="00267633" w:rsidP="00267633">
      <w:pPr>
        <w:spacing w:before="0" w:after="0" w:line="240" w:lineRule="auto"/>
        <w:divId w:val="2116439976"/>
        <w:rPr>
          <w:rFonts w:ascii="Times New Roman" w:hAnsi="Times New Roman" w:cs="Times New Roman"/>
          <w:color w:val="000000"/>
          <w:sz w:val="20"/>
          <w:szCs w:val="20"/>
          <w:lang w:val="en-US" w:eastAsia="zh-CN"/>
        </w:rPr>
      </w:pPr>
    </w:p>
    <w:p w14:paraId="5B927F20" w14:textId="77777777" w:rsidR="00267633" w:rsidRPr="00267633" w:rsidRDefault="00267633" w:rsidP="00267633">
      <w:pPr>
        <w:spacing w:before="0" w:after="0" w:line="240" w:lineRule="auto"/>
        <w:ind w:left="1418" w:hanging="1418"/>
        <w:divId w:val="2116439976"/>
        <w:rPr>
          <w:rFonts w:ascii="Times New Roman" w:hAnsi="Times New Roman" w:cs="Times New Roman"/>
          <w:color w:val="000000"/>
          <w:sz w:val="20"/>
          <w:szCs w:val="20"/>
          <w:lang w:val="en-US" w:eastAsia="zh-CN"/>
        </w:rPr>
      </w:pPr>
      <w:proofErr w:type="gramStart"/>
      <w:r w:rsidRPr="00267633">
        <w:rPr>
          <w:rFonts w:ascii="Times New Roman" w:hAnsi="Times New Roman" w:cs="Times New Roman"/>
          <w:b/>
          <w:color w:val="000000"/>
          <w:sz w:val="20"/>
          <w:szCs w:val="20"/>
          <w:lang w:val="en-US" w:eastAsia="zh-CN"/>
        </w:rPr>
        <w:t xml:space="preserve">(  </w:t>
      </w:r>
      <w:proofErr w:type="gramEnd"/>
      <w:r w:rsidRPr="00267633">
        <w:rPr>
          <w:rFonts w:ascii="Times New Roman" w:hAnsi="Times New Roman" w:cs="Times New Roman"/>
          <w:b/>
          <w:color w:val="000000"/>
          <w:sz w:val="20"/>
          <w:szCs w:val="20"/>
          <w:lang w:val="en-US" w:eastAsia="zh-CN"/>
        </w:rPr>
        <w:t xml:space="preserve">           )</w:t>
      </w:r>
      <w:r w:rsidRPr="00267633">
        <w:rPr>
          <w:rFonts w:ascii="Times New Roman" w:hAnsi="Times New Roman" w:cs="Times New Roman"/>
          <w:b/>
          <w:color w:val="000000"/>
          <w:sz w:val="20"/>
          <w:szCs w:val="20"/>
          <w:lang w:val="en-US" w:eastAsia="zh-CN"/>
        </w:rPr>
        <w:tab/>
      </w:r>
      <w:r w:rsidRPr="00267633">
        <w:rPr>
          <w:rFonts w:ascii="Times New Roman" w:hAnsi="Times New Roman" w:cs="Times New Roman"/>
          <w:color w:val="000000"/>
          <w:sz w:val="20"/>
          <w:szCs w:val="20"/>
          <w:lang w:val="en-US" w:eastAsia="zh-CN"/>
        </w:rPr>
        <w:t>A divorce between the Plaintiff and the Defendant in the above application has been registered under section 102 of the Administration of Muslim Law Act on __________.</w:t>
      </w:r>
    </w:p>
    <w:p w14:paraId="1E23E204" w14:textId="77777777" w:rsidR="00267633" w:rsidRPr="00267633" w:rsidRDefault="00267633" w:rsidP="00267633">
      <w:pPr>
        <w:spacing w:before="0" w:after="0" w:line="240" w:lineRule="auto"/>
        <w:divId w:val="2116439976"/>
        <w:rPr>
          <w:rFonts w:ascii="Times New Roman" w:hAnsi="Times New Roman" w:cs="Times New Roman"/>
          <w:color w:val="000000"/>
          <w:sz w:val="20"/>
          <w:szCs w:val="20"/>
          <w:lang w:val="en-US" w:eastAsia="zh-CN"/>
        </w:rPr>
      </w:pPr>
    </w:p>
    <w:p w14:paraId="61A282CD" w14:textId="77777777" w:rsidR="00267633" w:rsidRPr="00267633" w:rsidRDefault="00267633" w:rsidP="00267633">
      <w:pPr>
        <w:spacing w:before="0" w:after="0" w:line="300" w:lineRule="exact"/>
        <w:jc w:val="both"/>
        <w:divId w:val="2116439976"/>
        <w:rPr>
          <w:rFonts w:ascii="Times New Roman" w:hAnsi="Times New Roman" w:cs="Times New Roman"/>
          <w:b/>
          <w:sz w:val="22"/>
          <w:szCs w:val="20"/>
          <w:lang w:val="en-GB" w:eastAsia="en-GB"/>
        </w:rPr>
      </w:pPr>
    </w:p>
    <w:p w14:paraId="3280DA06" w14:textId="77777777" w:rsidR="00267633" w:rsidRPr="00267633" w:rsidRDefault="00267633" w:rsidP="00267633">
      <w:pPr>
        <w:spacing w:before="0" w:after="0" w:line="300" w:lineRule="exact"/>
        <w:jc w:val="both"/>
        <w:divId w:val="2116439976"/>
        <w:rPr>
          <w:rFonts w:ascii="Times New Roman" w:hAnsi="Times New Roman" w:cs="Times New Roman"/>
          <w:b/>
          <w:sz w:val="22"/>
          <w:szCs w:val="20"/>
          <w:lang w:val="en-GB" w:eastAsia="en-GB"/>
        </w:rPr>
      </w:pPr>
    </w:p>
    <w:p w14:paraId="1438F312" w14:textId="77777777" w:rsidR="00267633" w:rsidRPr="00267633" w:rsidRDefault="00267633" w:rsidP="00267633">
      <w:pPr>
        <w:spacing w:before="0" w:after="0" w:line="300" w:lineRule="exact"/>
        <w:jc w:val="both"/>
        <w:divId w:val="2116439976"/>
        <w:rPr>
          <w:rFonts w:ascii="Times New Roman" w:hAnsi="Times New Roman" w:cs="Times New Roman"/>
          <w:i/>
          <w:sz w:val="22"/>
          <w:szCs w:val="20"/>
          <w:lang w:val="en-GB" w:eastAsia="en-GB"/>
        </w:rPr>
      </w:pPr>
      <w:r w:rsidRPr="00267633">
        <w:rPr>
          <w:rFonts w:ascii="Times New Roman" w:hAnsi="Times New Roman" w:cs="Times New Roman"/>
          <w:i/>
          <w:sz w:val="22"/>
          <w:szCs w:val="20"/>
          <w:lang w:val="en-GB" w:eastAsia="en-GB"/>
        </w:rPr>
        <w:t>Signature</w:t>
      </w:r>
    </w:p>
    <w:p w14:paraId="67D1B9AD" w14:textId="77777777" w:rsidR="00267633" w:rsidRPr="00267633" w:rsidRDefault="00267633" w:rsidP="00267633">
      <w:pPr>
        <w:spacing w:before="0" w:after="0" w:line="300" w:lineRule="exact"/>
        <w:jc w:val="both"/>
        <w:divId w:val="2116439976"/>
        <w:rPr>
          <w:rFonts w:ascii="Times New Roman" w:hAnsi="Times New Roman" w:cs="Times New Roman"/>
          <w:i/>
          <w:sz w:val="22"/>
          <w:szCs w:val="20"/>
          <w:lang w:val="en-GB" w:eastAsia="en-GB"/>
        </w:rPr>
      </w:pPr>
      <w:r w:rsidRPr="00267633">
        <w:rPr>
          <w:rFonts w:ascii="Times New Roman" w:hAnsi="Times New Roman" w:cs="Times New Roman"/>
          <w:i/>
          <w:sz w:val="22"/>
          <w:szCs w:val="20"/>
          <w:lang w:val="en-GB" w:eastAsia="en-GB"/>
        </w:rPr>
        <w:t>Name of Solicitor for Plaintiff/Defendant</w:t>
      </w:r>
    </w:p>
    <w:p w14:paraId="73CD0E44" w14:textId="77777777" w:rsidR="00267633" w:rsidRPr="00267633" w:rsidRDefault="00267633" w:rsidP="00267633">
      <w:pPr>
        <w:spacing w:before="0" w:after="200" w:line="276" w:lineRule="auto"/>
        <w:divId w:val="2116439976"/>
        <w:rPr>
          <w:rFonts w:ascii="Times New Roman" w:hAnsi="Times New Roman" w:cs="Times New Roman"/>
          <w:i/>
          <w:sz w:val="20"/>
          <w:szCs w:val="20"/>
          <w:lang w:val="en-US" w:eastAsia="zh-CN"/>
        </w:rPr>
      </w:pPr>
      <w:r w:rsidRPr="00267633">
        <w:rPr>
          <w:rFonts w:ascii="Times New Roman" w:hAnsi="Times New Roman" w:cs="Times New Roman"/>
          <w:i/>
          <w:sz w:val="20"/>
          <w:szCs w:val="20"/>
          <w:lang w:val="en-US" w:eastAsia="zh-CN"/>
        </w:rPr>
        <w:t>Name of Law Firm</w:t>
      </w:r>
    </w:p>
    <w:p w14:paraId="1CA9408A" w14:textId="77777777" w:rsidR="00267633" w:rsidRDefault="00267633" w:rsidP="005D2BB9">
      <w:pPr>
        <w:spacing w:before="0" w:after="0" w:line="276" w:lineRule="auto"/>
        <w:jc w:val="center"/>
        <w:divId w:val="2116439976"/>
        <w:rPr>
          <w:rFonts w:ascii="Times New Roman" w:hAnsi="Times New Roman" w:cs="Times New Roman"/>
          <w:lang w:val="en-GB" w:eastAsia="en-GB"/>
        </w:rPr>
      </w:pPr>
      <w:r w:rsidRPr="00267633">
        <w:rPr>
          <w:rFonts w:ascii="Times New Roman" w:hAnsi="Times New Roman" w:cs="Times New Roman"/>
          <w:i/>
          <w:sz w:val="20"/>
          <w:szCs w:val="20"/>
          <w:lang w:val="en-US" w:eastAsia="zh-CN"/>
        </w:rPr>
        <w:br w:type="page"/>
      </w:r>
      <w:r w:rsidRPr="00267633">
        <w:rPr>
          <w:rFonts w:ascii="Times New Roman" w:hAnsi="Times New Roman" w:cs="Times New Roman"/>
          <w:lang w:val="en-GB" w:eastAsia="en-GB"/>
        </w:rPr>
        <w:lastRenderedPageBreak/>
        <w:t>FORM 245</w:t>
      </w:r>
    </w:p>
    <w:p w14:paraId="241DAF19" w14:textId="77777777" w:rsidR="005D2BB9" w:rsidRPr="00267633" w:rsidRDefault="005D2BB9" w:rsidP="005D2BB9">
      <w:pPr>
        <w:spacing w:before="0" w:after="0" w:line="276" w:lineRule="auto"/>
        <w:jc w:val="center"/>
        <w:divId w:val="2116439976"/>
        <w:rPr>
          <w:rFonts w:ascii="Times New Roman" w:hAnsi="Times New Roman" w:cs="Times New Roman"/>
          <w:lang w:val="en-GB" w:eastAsia="en-GB"/>
        </w:rPr>
      </w:pPr>
      <w:r>
        <w:rPr>
          <w:rFonts w:ascii="Times New Roman" w:hAnsi="Times New Roman" w:cs="Times New Roman"/>
          <w:lang w:val="en-GB" w:eastAsia="en-GB"/>
        </w:rPr>
        <w:t>[deleted]</w:t>
      </w:r>
    </w:p>
    <w:p w14:paraId="21D31811" w14:textId="77777777" w:rsidR="00BA4910" w:rsidRDefault="00BA4910" w:rsidP="005D2BB9">
      <w:pPr>
        <w:spacing w:before="0" w:after="0" w:line="276" w:lineRule="auto"/>
        <w:jc w:val="right"/>
        <w:divId w:val="2116439976"/>
        <w:rPr>
          <w:rFonts w:ascii="Times New Roman" w:hAnsi="Times New Roman" w:cs="Times New Roman"/>
          <w:szCs w:val="20"/>
          <w:lang w:val="en-GB" w:eastAsia="zh-CN"/>
        </w:rPr>
        <w:sectPr w:rsidR="00BA4910" w:rsidSect="00C63330">
          <w:pgSz w:w="11909" w:h="16834" w:code="9"/>
          <w:pgMar w:top="1440" w:right="2125" w:bottom="1440" w:left="2127" w:header="720" w:footer="720" w:gutter="0"/>
          <w:paperSrc w:first="1" w:other="1"/>
          <w:cols w:space="720"/>
        </w:sectPr>
      </w:pPr>
    </w:p>
    <w:tbl>
      <w:tblPr>
        <w:tblW w:w="7800" w:type="dxa"/>
        <w:jc w:val="center"/>
        <w:tblLayout w:type="fixed"/>
        <w:tblLook w:val="0000" w:firstRow="0" w:lastRow="0" w:firstColumn="0" w:lastColumn="0" w:noHBand="0" w:noVBand="0"/>
      </w:tblPr>
      <w:tblGrid>
        <w:gridCol w:w="2600"/>
        <w:gridCol w:w="2600"/>
        <w:gridCol w:w="2600"/>
      </w:tblGrid>
      <w:tr w:rsidR="00267633" w:rsidRPr="00267633" w14:paraId="16A9AC49" w14:textId="77777777" w:rsidTr="002F0484">
        <w:trPr>
          <w:divId w:val="2116439976"/>
          <w:jc w:val="center"/>
        </w:trPr>
        <w:tc>
          <w:tcPr>
            <w:tcW w:w="2600" w:type="dxa"/>
          </w:tcPr>
          <w:p w14:paraId="3A4F10AE" w14:textId="77777777" w:rsidR="00267633" w:rsidRPr="00267633" w:rsidRDefault="00267633" w:rsidP="00267633">
            <w:pPr>
              <w:tabs>
                <w:tab w:val="left" w:pos="-720"/>
              </w:tabs>
              <w:suppressAutoHyphens/>
              <w:spacing w:before="0" w:after="0" w:line="240" w:lineRule="auto"/>
              <w:rPr>
                <w:rFonts w:ascii="Times New Roman" w:hAnsi="Times New Roman" w:cs="Times New Roman"/>
                <w:sz w:val="18"/>
                <w:szCs w:val="20"/>
                <w:lang w:val="en-GB" w:eastAsia="zh-CN"/>
              </w:rPr>
            </w:pPr>
          </w:p>
        </w:tc>
        <w:tc>
          <w:tcPr>
            <w:tcW w:w="2600" w:type="dxa"/>
          </w:tcPr>
          <w:p w14:paraId="063FA826" w14:textId="77777777" w:rsidR="005D2BB9" w:rsidRDefault="005D2BB9" w:rsidP="00267633">
            <w:pPr>
              <w:keepNext/>
              <w:spacing w:before="0" w:after="0" w:line="240" w:lineRule="auto"/>
              <w:jc w:val="center"/>
              <w:outlineLvl w:val="1"/>
              <w:rPr>
                <w:rFonts w:ascii="Times New Roman" w:hAnsi="Times New Roman"/>
                <w:bCs/>
                <w:iCs/>
                <w:szCs w:val="28"/>
                <w:lang w:val="en-GB" w:eastAsia="zh-CN"/>
              </w:rPr>
            </w:pPr>
            <w:bookmarkStart w:id="151" w:name="_Toc66445313"/>
            <w:bookmarkStart w:id="152" w:name="_Toc81709868"/>
            <w:bookmarkStart w:id="153" w:name="_Toc81710593"/>
            <w:bookmarkStart w:id="154" w:name="_Toc81717502"/>
            <w:bookmarkStart w:id="155" w:name="_Toc122854353"/>
            <w:bookmarkStart w:id="156" w:name="_Toc122854727"/>
            <w:bookmarkStart w:id="157" w:name="_Toc243995797"/>
          </w:p>
          <w:p w14:paraId="5322717A" w14:textId="77777777" w:rsidR="00267633" w:rsidRPr="00267633" w:rsidRDefault="00267633" w:rsidP="00267633">
            <w:pPr>
              <w:keepNext/>
              <w:spacing w:before="0" w:after="0" w:line="240" w:lineRule="auto"/>
              <w:jc w:val="center"/>
              <w:outlineLvl w:val="1"/>
              <w:rPr>
                <w:rFonts w:ascii="Times New Roman" w:hAnsi="Times New Roman"/>
                <w:bCs/>
                <w:iCs/>
                <w:szCs w:val="28"/>
                <w:lang w:val="en-GB" w:eastAsia="zh-CN"/>
              </w:rPr>
            </w:pPr>
            <w:r w:rsidRPr="00267633">
              <w:rPr>
                <w:rFonts w:ascii="Times New Roman" w:hAnsi="Times New Roman"/>
                <w:bCs/>
                <w:iCs/>
                <w:szCs w:val="28"/>
                <w:lang w:val="en-GB" w:eastAsia="zh-CN"/>
              </w:rPr>
              <w:t xml:space="preserve">FORM </w:t>
            </w:r>
            <w:bookmarkEnd w:id="151"/>
            <w:bookmarkEnd w:id="152"/>
            <w:bookmarkEnd w:id="153"/>
            <w:bookmarkEnd w:id="154"/>
            <w:bookmarkEnd w:id="155"/>
            <w:bookmarkEnd w:id="156"/>
            <w:bookmarkEnd w:id="157"/>
            <w:r w:rsidRPr="00267633">
              <w:rPr>
                <w:rFonts w:ascii="Times New Roman" w:hAnsi="Times New Roman"/>
                <w:bCs/>
                <w:iCs/>
                <w:szCs w:val="28"/>
                <w:lang w:val="en-GB" w:eastAsia="zh-CN"/>
              </w:rPr>
              <w:t>246</w:t>
            </w:r>
          </w:p>
        </w:tc>
        <w:tc>
          <w:tcPr>
            <w:tcW w:w="2600" w:type="dxa"/>
          </w:tcPr>
          <w:p w14:paraId="6B682D95" w14:textId="77777777" w:rsidR="00267633" w:rsidRPr="00267633" w:rsidRDefault="00267633" w:rsidP="00267633">
            <w:pPr>
              <w:tabs>
                <w:tab w:val="left" w:pos="-720"/>
              </w:tabs>
              <w:suppressAutoHyphens/>
              <w:spacing w:before="0" w:after="0" w:line="240" w:lineRule="auto"/>
              <w:jc w:val="center"/>
              <w:rPr>
                <w:rFonts w:ascii="Times New Roman" w:hAnsi="Times New Roman" w:cs="Times New Roman"/>
                <w:szCs w:val="20"/>
                <w:lang w:val="en-GB" w:eastAsia="zh-CN"/>
              </w:rPr>
            </w:pPr>
          </w:p>
        </w:tc>
      </w:tr>
    </w:tbl>
    <w:p w14:paraId="06432971" w14:textId="77777777" w:rsidR="00267633" w:rsidRPr="00267633" w:rsidRDefault="00267633" w:rsidP="00267633">
      <w:pPr>
        <w:tabs>
          <w:tab w:val="left" w:pos="-720"/>
        </w:tabs>
        <w:suppressAutoHyphens/>
        <w:spacing w:before="0" w:after="0" w:line="240" w:lineRule="auto"/>
        <w:ind w:right="720"/>
        <w:divId w:val="2116439976"/>
        <w:rPr>
          <w:rFonts w:ascii="Times New Roman" w:hAnsi="Times New Roman" w:cs="Times New Roman"/>
          <w:sz w:val="22"/>
          <w:szCs w:val="22"/>
          <w:lang w:val="en-GB" w:eastAsia="zh-CN"/>
        </w:rPr>
      </w:pPr>
      <w:r w:rsidRPr="00267633">
        <w:rPr>
          <w:rFonts w:ascii="Times New Roman" w:hAnsi="Times New Roman" w:cs="Times New Roman"/>
          <w:sz w:val="22"/>
          <w:szCs w:val="22"/>
          <w:lang w:val="en-GB" w:eastAsia="zh-CN"/>
        </w:rPr>
        <w:t>Para 113</w:t>
      </w:r>
    </w:p>
    <w:p w14:paraId="59997B03" w14:textId="77777777" w:rsidR="00267633" w:rsidRPr="00267633" w:rsidRDefault="00267633" w:rsidP="00267633">
      <w:pPr>
        <w:tabs>
          <w:tab w:val="left" w:pos="-720"/>
        </w:tabs>
        <w:suppressAutoHyphens/>
        <w:spacing w:before="0" w:after="0" w:line="240" w:lineRule="auto"/>
        <w:ind w:left="720" w:right="720"/>
        <w:jc w:val="center"/>
        <w:divId w:val="2116439976"/>
        <w:rPr>
          <w:rFonts w:ascii="Times New Roman" w:hAnsi="Times New Roman" w:cs="Times New Roman"/>
          <w:szCs w:val="20"/>
          <w:lang w:val="en-GB" w:eastAsia="zh-CN"/>
        </w:rPr>
      </w:pPr>
    </w:p>
    <w:p w14:paraId="70110D4F" w14:textId="77777777" w:rsidR="00267633" w:rsidRPr="00267633" w:rsidRDefault="00267633" w:rsidP="00267633">
      <w:pPr>
        <w:keepNext/>
        <w:spacing w:before="240" w:after="60" w:line="240" w:lineRule="auto"/>
        <w:jc w:val="center"/>
        <w:outlineLvl w:val="1"/>
        <w:divId w:val="2116439976"/>
        <w:rPr>
          <w:rFonts w:ascii="Times New Roman" w:hAnsi="Times New Roman"/>
          <w:b/>
          <w:bCs/>
          <w:iCs/>
          <w:szCs w:val="28"/>
          <w:lang w:val="en-GB" w:eastAsia="zh-CN"/>
        </w:rPr>
      </w:pPr>
      <w:bookmarkStart w:id="158" w:name="_Toc66445314"/>
      <w:bookmarkStart w:id="159" w:name="_Toc81709869"/>
      <w:bookmarkStart w:id="160" w:name="_Toc81710594"/>
      <w:bookmarkStart w:id="161" w:name="_Toc81717503"/>
      <w:bookmarkStart w:id="162" w:name="_Toc122854354"/>
      <w:bookmarkStart w:id="163" w:name="_Toc122854728"/>
      <w:bookmarkStart w:id="164" w:name="_Toc243995798"/>
      <w:r w:rsidRPr="00267633">
        <w:rPr>
          <w:rFonts w:ascii="Times New Roman" w:hAnsi="Times New Roman"/>
          <w:b/>
          <w:bCs/>
          <w:iCs/>
          <w:szCs w:val="28"/>
          <w:lang w:val="en-GB" w:eastAsia="zh-CN"/>
        </w:rPr>
        <w:t>NOTICE OF OBJECTIONS TO CONTENTS OF AFFIDAVITS OF EVIDENCE-IN-CHIEF</w:t>
      </w:r>
      <w:bookmarkEnd w:id="158"/>
      <w:bookmarkEnd w:id="159"/>
      <w:bookmarkEnd w:id="160"/>
      <w:bookmarkEnd w:id="161"/>
      <w:bookmarkEnd w:id="162"/>
      <w:bookmarkEnd w:id="163"/>
      <w:bookmarkEnd w:id="164"/>
    </w:p>
    <w:p w14:paraId="59388D21" w14:textId="77777777" w:rsidR="00267633" w:rsidRPr="00267633" w:rsidRDefault="00267633" w:rsidP="00267633">
      <w:pPr>
        <w:tabs>
          <w:tab w:val="left" w:pos="-720"/>
        </w:tabs>
        <w:suppressAutoHyphens/>
        <w:spacing w:before="0" w:after="0" w:line="240" w:lineRule="auto"/>
        <w:ind w:left="720" w:right="720"/>
        <w:jc w:val="both"/>
        <w:divId w:val="2116439976"/>
        <w:rPr>
          <w:rFonts w:ascii="Times New Roman" w:hAnsi="Times New Roman" w:cs="Times New Roman"/>
          <w:szCs w:val="20"/>
          <w:lang w:val="en-GB" w:eastAsia="zh-CN"/>
        </w:rPr>
      </w:pPr>
    </w:p>
    <w:p w14:paraId="698B0786" w14:textId="77777777" w:rsidR="00267633" w:rsidRPr="00267633" w:rsidRDefault="00267633" w:rsidP="00267633">
      <w:pPr>
        <w:tabs>
          <w:tab w:val="center" w:pos="4513"/>
        </w:tabs>
        <w:suppressAutoHyphens/>
        <w:spacing w:before="0" w:after="0" w:line="240" w:lineRule="auto"/>
        <w:ind w:right="26"/>
        <w:jc w:val="center"/>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(Title as in cause or matter).</w:t>
      </w:r>
    </w:p>
    <w:p w14:paraId="15AC8609" w14:textId="77777777" w:rsidR="00267633" w:rsidRPr="00267633" w:rsidRDefault="00267633" w:rsidP="00267633">
      <w:pPr>
        <w:tabs>
          <w:tab w:val="left" w:pos="-720"/>
        </w:tabs>
        <w:suppressAutoHyphens/>
        <w:spacing w:before="0" w:after="0"/>
        <w:ind w:left="720" w:right="720"/>
        <w:jc w:val="both"/>
        <w:divId w:val="2116439976"/>
        <w:rPr>
          <w:rFonts w:ascii="Times New Roman" w:hAnsi="Times New Roman" w:cs="Times New Roman"/>
          <w:szCs w:val="20"/>
          <w:lang w:val="en-GB" w:eastAsia="zh-CN"/>
        </w:rPr>
      </w:pPr>
    </w:p>
    <w:p w14:paraId="169EBF65" w14:textId="77777777" w:rsidR="00267633" w:rsidRPr="00267633" w:rsidRDefault="00267633" w:rsidP="00267633">
      <w:pPr>
        <w:tabs>
          <w:tab w:val="left" w:pos="-720"/>
        </w:tabs>
        <w:suppressAutoHyphens/>
        <w:spacing w:before="0" w:after="0"/>
        <w:ind w:right="26"/>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r>
      <w:r w:rsidRPr="00267633">
        <w:rPr>
          <w:rFonts w:ascii="Times New Roman" w:hAnsi="Times New Roman" w:cs="Times New Roman"/>
          <w:szCs w:val="20"/>
          <w:lang w:val="en-GB" w:eastAsia="zh-CN"/>
        </w:rPr>
        <w:tab/>
        <w:t>Take notice that the (plaintiff or defendant or as the case may be) intends to object to the contents of the several affidavits hereunder specified (or the identified portions thereof) at the trial or hearing of the cause or matter for which these were filed for the reasons stated below.</w:t>
      </w:r>
    </w:p>
    <w:p w14:paraId="63213B0A" w14:textId="77777777" w:rsidR="00267633" w:rsidRPr="00267633" w:rsidRDefault="00267633" w:rsidP="00267633">
      <w:pPr>
        <w:tabs>
          <w:tab w:val="left" w:pos="-720"/>
        </w:tabs>
        <w:suppressAutoHyphens/>
        <w:spacing w:before="0" w:after="0"/>
        <w:ind w:right="26"/>
        <w:jc w:val="both"/>
        <w:divId w:val="2116439976"/>
        <w:rPr>
          <w:rFonts w:ascii="Times New Roman" w:hAnsi="Times New Roman" w:cs="Times New Roman"/>
          <w:szCs w:val="20"/>
          <w:lang w:val="en-GB" w:eastAsia="zh-CN"/>
        </w:rPr>
      </w:pPr>
    </w:p>
    <w:p w14:paraId="0CE2D510" w14:textId="77777777" w:rsidR="00267633" w:rsidRPr="00267633" w:rsidRDefault="00267633" w:rsidP="00267633">
      <w:pPr>
        <w:tabs>
          <w:tab w:val="left" w:pos="-720"/>
        </w:tabs>
        <w:suppressAutoHyphens/>
        <w:spacing w:before="0" w:after="0"/>
        <w:ind w:right="26"/>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1.</w:t>
      </w:r>
      <w:r w:rsidRPr="00267633">
        <w:rPr>
          <w:rFonts w:ascii="Times New Roman" w:hAnsi="Times New Roman" w:cs="Times New Roman"/>
          <w:szCs w:val="20"/>
          <w:lang w:val="en-GB" w:eastAsia="zh-CN"/>
        </w:rPr>
        <w:tab/>
        <w:t>The first (or second or as the case may be) affidavit of (name of deponent) filed on (date) on behalf of the (plaintiff or defendant or as the case may be).</w:t>
      </w:r>
    </w:p>
    <w:p w14:paraId="751485E6" w14:textId="77777777" w:rsidR="00267633" w:rsidRPr="00267633" w:rsidRDefault="00267633" w:rsidP="00267633">
      <w:pPr>
        <w:tabs>
          <w:tab w:val="left" w:pos="-720"/>
        </w:tabs>
        <w:suppressAutoHyphens/>
        <w:spacing w:before="0" w:after="0"/>
        <w:ind w:right="26"/>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r>
      <w:r w:rsidRPr="00267633">
        <w:rPr>
          <w:rFonts w:ascii="Times New Roman" w:hAnsi="Times New Roman" w:cs="Times New Roman"/>
          <w:szCs w:val="20"/>
          <w:lang w:val="en-GB" w:eastAsia="zh-CN"/>
        </w:rPr>
        <w:tab/>
        <w:t>OR</w:t>
      </w:r>
    </w:p>
    <w:p w14:paraId="2F61C683" w14:textId="77777777" w:rsidR="00267633" w:rsidRPr="00267633" w:rsidRDefault="00267633" w:rsidP="00267633">
      <w:pPr>
        <w:tabs>
          <w:tab w:val="left" w:pos="-720"/>
        </w:tabs>
        <w:suppressAutoHyphens/>
        <w:spacing w:before="0" w:after="0"/>
        <w:ind w:right="26"/>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1.</w:t>
      </w:r>
      <w:r w:rsidRPr="00267633">
        <w:rPr>
          <w:rFonts w:ascii="Times New Roman" w:hAnsi="Times New Roman" w:cs="Times New Roman"/>
          <w:szCs w:val="20"/>
          <w:lang w:val="en-GB" w:eastAsia="zh-CN"/>
        </w:rPr>
        <w:tab/>
        <w:t>Paragraphs 1, 2 and 3, and exhibits AB-1 and AB-2 of the first (or second or as the case may be) affidavit of (name of deponent) filed on (date) on behalf of the (plaintiff or defendant or as the case may be).</w:t>
      </w:r>
    </w:p>
    <w:p w14:paraId="5509501A" w14:textId="77777777" w:rsidR="00267633" w:rsidRPr="00267633" w:rsidRDefault="00267633" w:rsidP="00267633">
      <w:pPr>
        <w:tabs>
          <w:tab w:val="left" w:pos="-720"/>
          <w:tab w:val="left" w:pos="0"/>
        </w:tabs>
        <w:suppressAutoHyphens/>
        <w:spacing w:before="0" w:after="0"/>
        <w:ind w:right="26" w:hanging="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r>
      <w:r w:rsidRPr="00267633">
        <w:rPr>
          <w:rFonts w:ascii="Times New Roman" w:hAnsi="Times New Roman" w:cs="Times New Roman"/>
          <w:szCs w:val="20"/>
          <w:lang w:val="en-GB" w:eastAsia="zh-CN"/>
        </w:rPr>
        <w:tab/>
        <w:t>The grounds for this objection are (state the grounds).</w:t>
      </w:r>
    </w:p>
    <w:p w14:paraId="6152DE58" w14:textId="77777777" w:rsidR="00267633" w:rsidRPr="00267633" w:rsidRDefault="00267633" w:rsidP="00267633">
      <w:pPr>
        <w:tabs>
          <w:tab w:val="left" w:pos="-720"/>
        </w:tabs>
        <w:suppressAutoHyphens/>
        <w:spacing w:before="0" w:after="0"/>
        <w:ind w:right="26"/>
        <w:jc w:val="both"/>
        <w:divId w:val="2116439976"/>
        <w:rPr>
          <w:rFonts w:ascii="Times New Roman" w:hAnsi="Times New Roman" w:cs="Times New Roman"/>
          <w:szCs w:val="20"/>
          <w:lang w:val="en-GB" w:eastAsia="zh-CN"/>
        </w:rPr>
      </w:pPr>
    </w:p>
    <w:p w14:paraId="4328BB32" w14:textId="77777777" w:rsidR="00267633" w:rsidRPr="00267633" w:rsidRDefault="00267633" w:rsidP="00267633">
      <w:pPr>
        <w:tabs>
          <w:tab w:val="left" w:pos="-720"/>
        </w:tabs>
        <w:suppressAutoHyphens/>
        <w:spacing w:before="0" w:after="0"/>
        <w:ind w:right="26"/>
        <w:jc w:val="both"/>
        <w:divId w:val="2116439976"/>
        <w:rPr>
          <w:rFonts w:ascii="Times New Roman" w:hAnsi="Times New Roman" w:cs="Times New Roman"/>
          <w:szCs w:val="20"/>
          <w:lang w:val="en-GB" w:eastAsia="zh-CN"/>
        </w:rPr>
      </w:pPr>
    </w:p>
    <w:p w14:paraId="0CA25638" w14:textId="77777777" w:rsidR="00267633" w:rsidRPr="00267633" w:rsidRDefault="00267633" w:rsidP="00267633">
      <w:pPr>
        <w:tabs>
          <w:tab w:val="left" w:pos="-720"/>
          <w:tab w:val="left" w:pos="0"/>
        </w:tabs>
        <w:suppressAutoHyphens/>
        <w:spacing w:before="0" w:after="0"/>
        <w:ind w:right="26" w:hanging="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r>
      <w:r w:rsidRPr="00267633">
        <w:rPr>
          <w:rFonts w:ascii="Times New Roman" w:hAnsi="Times New Roman" w:cs="Times New Roman"/>
          <w:szCs w:val="20"/>
          <w:lang w:val="en-GB" w:eastAsia="zh-CN"/>
        </w:rPr>
        <w:tab/>
        <w:t xml:space="preserve">Dated this          day of       </w:t>
      </w:r>
      <w:proofErr w:type="gramStart"/>
      <w:r w:rsidRPr="00267633">
        <w:rPr>
          <w:rFonts w:ascii="Times New Roman" w:hAnsi="Times New Roman" w:cs="Times New Roman"/>
          <w:szCs w:val="20"/>
          <w:lang w:val="en-GB" w:eastAsia="zh-CN"/>
        </w:rPr>
        <w:t xml:space="preserve">  ,</w:t>
      </w:r>
      <w:proofErr w:type="gramEnd"/>
      <w:r w:rsidRPr="00267633">
        <w:rPr>
          <w:rFonts w:ascii="Times New Roman" w:hAnsi="Times New Roman" w:cs="Times New Roman"/>
          <w:szCs w:val="20"/>
          <w:lang w:val="en-GB" w:eastAsia="zh-CN"/>
        </w:rPr>
        <w:t xml:space="preserve"> 20         .</w:t>
      </w:r>
    </w:p>
    <w:p w14:paraId="4AD248C8" w14:textId="77777777" w:rsidR="00267633" w:rsidRPr="00267633" w:rsidRDefault="00267633" w:rsidP="00267633">
      <w:pPr>
        <w:tabs>
          <w:tab w:val="left" w:pos="-720"/>
          <w:tab w:val="left" w:pos="0"/>
        </w:tabs>
        <w:suppressAutoHyphens/>
        <w:spacing w:before="0" w:after="0"/>
        <w:ind w:right="26" w:hanging="720"/>
        <w:jc w:val="both"/>
        <w:divId w:val="2116439976"/>
        <w:rPr>
          <w:rFonts w:ascii="Times New Roman" w:hAnsi="Times New Roman" w:cs="Times New Roman"/>
          <w:szCs w:val="20"/>
          <w:lang w:val="en-GB" w:eastAsia="zh-CN"/>
        </w:rPr>
      </w:pPr>
    </w:p>
    <w:p w14:paraId="003F0178" w14:textId="77777777" w:rsidR="00267633" w:rsidRPr="00267633" w:rsidRDefault="00267633" w:rsidP="00267633">
      <w:pPr>
        <w:tabs>
          <w:tab w:val="left" w:pos="-720"/>
        </w:tabs>
        <w:suppressAutoHyphens/>
        <w:spacing w:before="0" w:after="0"/>
        <w:ind w:right="26"/>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Solicitors for</w:t>
      </w:r>
    </w:p>
    <w:p w14:paraId="0C27FFC9" w14:textId="77777777" w:rsidR="00267633" w:rsidRPr="00267633" w:rsidRDefault="00267633" w:rsidP="00267633">
      <w:pPr>
        <w:spacing w:before="0" w:after="200" w:line="276" w:lineRule="auto"/>
        <w:divId w:val="2116439976"/>
        <w:rPr>
          <w:rFonts w:ascii="Calibri" w:hAnsi="Calibri" w:cs="Times New Roman"/>
          <w:sz w:val="22"/>
          <w:szCs w:val="22"/>
          <w:lang w:val="en-GB" w:eastAsia="en-GB"/>
        </w:rPr>
      </w:pPr>
    </w:p>
    <w:p w14:paraId="758C756B" w14:textId="77777777" w:rsidR="00267633" w:rsidRPr="00267633" w:rsidRDefault="00267633" w:rsidP="00267633">
      <w:pPr>
        <w:spacing w:before="0" w:after="200" w:line="276" w:lineRule="auto"/>
        <w:divId w:val="2116439976"/>
        <w:rPr>
          <w:rFonts w:ascii="Calibri" w:hAnsi="Calibri" w:cs="Times New Roman"/>
          <w:sz w:val="22"/>
          <w:szCs w:val="22"/>
          <w:lang w:val="en-GB" w:eastAsia="en-GB"/>
        </w:rPr>
      </w:pPr>
    </w:p>
    <w:p w14:paraId="28818951" w14:textId="77777777" w:rsidR="00267633" w:rsidRPr="00267633" w:rsidRDefault="00267633" w:rsidP="00267633">
      <w:pPr>
        <w:spacing w:before="0" w:after="200" w:line="276" w:lineRule="auto"/>
        <w:divId w:val="2116439976"/>
        <w:rPr>
          <w:rFonts w:ascii="Calibri" w:hAnsi="Calibri" w:cs="Times New Roman"/>
          <w:sz w:val="22"/>
          <w:szCs w:val="22"/>
          <w:lang w:val="en-GB" w:eastAsia="en-GB"/>
        </w:rPr>
      </w:pPr>
    </w:p>
    <w:p w14:paraId="0C7DB1EF" w14:textId="77777777" w:rsidR="00267633" w:rsidRPr="00267633" w:rsidRDefault="00267633" w:rsidP="00267633">
      <w:pPr>
        <w:spacing w:before="0" w:after="200" w:line="276" w:lineRule="auto"/>
        <w:divId w:val="2116439976"/>
        <w:rPr>
          <w:rFonts w:ascii="Calibri" w:hAnsi="Calibri" w:cs="Times New Roman"/>
          <w:sz w:val="22"/>
          <w:szCs w:val="22"/>
          <w:lang w:val="en-GB" w:eastAsia="en-GB"/>
        </w:rPr>
      </w:pPr>
    </w:p>
    <w:p w14:paraId="4D1FD891" w14:textId="77777777" w:rsidR="00267633" w:rsidRPr="00267633" w:rsidRDefault="00267633" w:rsidP="00267633">
      <w:pPr>
        <w:spacing w:before="0" w:after="200" w:line="276" w:lineRule="auto"/>
        <w:divId w:val="2116439976"/>
        <w:rPr>
          <w:rFonts w:ascii="Calibri" w:hAnsi="Calibri" w:cs="Times New Roman"/>
          <w:sz w:val="22"/>
          <w:szCs w:val="22"/>
          <w:lang w:val="en-GB" w:eastAsia="en-GB"/>
        </w:rPr>
      </w:pPr>
    </w:p>
    <w:p w14:paraId="59C41C19" w14:textId="77777777" w:rsidR="00267633" w:rsidRPr="00267633" w:rsidRDefault="00267633" w:rsidP="00267633">
      <w:pPr>
        <w:spacing w:before="0" w:after="200" w:line="276" w:lineRule="auto"/>
        <w:divId w:val="2116439976"/>
        <w:rPr>
          <w:rFonts w:ascii="Calibri" w:hAnsi="Calibri" w:cs="Times New Roman"/>
          <w:sz w:val="22"/>
          <w:szCs w:val="22"/>
          <w:lang w:val="en-GB" w:eastAsia="en-GB"/>
        </w:rPr>
      </w:pPr>
    </w:p>
    <w:p w14:paraId="5376DAB9" w14:textId="77777777" w:rsidR="00AB5527" w:rsidRDefault="00267633" w:rsidP="001A0CCB">
      <w:pPr>
        <w:spacing w:before="0" w:after="200" w:line="276" w:lineRule="auto"/>
        <w:jc w:val="center"/>
        <w:divId w:val="2116439976"/>
        <w:rPr>
          <w:rFonts w:ascii="Times New Roman" w:hAnsi="Times New Roman" w:cs="Times New Roman"/>
          <w:i/>
          <w:szCs w:val="20"/>
          <w:lang w:val="en-GB" w:eastAsia="zh-CN"/>
        </w:rPr>
      </w:pPr>
      <w:r w:rsidRPr="00267633">
        <w:rPr>
          <w:rFonts w:ascii="Times New Roman" w:hAnsi="Times New Roman" w:cs="Times New Roman"/>
          <w:i/>
          <w:szCs w:val="20"/>
          <w:lang w:val="en-GB" w:eastAsia="zh-CN"/>
        </w:rPr>
        <w:br w:type="page"/>
      </w:r>
    </w:p>
    <w:p w14:paraId="11B1DDC7" w14:textId="77777777" w:rsidR="00AB5527" w:rsidRDefault="00AB5527" w:rsidP="00AB5527">
      <w:pPr>
        <w:ind w:firstLine="426"/>
        <w:jc w:val="center"/>
        <w:divId w:val="2116439976"/>
        <w:rPr>
          <w:rFonts w:ascii="Times New Roman" w:hAnsi="Times New Roman" w:cs="Times New Roman"/>
        </w:rPr>
      </w:pPr>
      <w:r w:rsidRPr="00A94069">
        <w:rPr>
          <w:rFonts w:ascii="Times New Roman" w:hAnsi="Times New Roman" w:cs="Times New Roman"/>
        </w:rPr>
        <w:lastRenderedPageBreak/>
        <w:t>FORM 246A</w:t>
      </w:r>
    </w:p>
    <w:p w14:paraId="6F95C45A" w14:textId="77777777" w:rsidR="00AB5527" w:rsidRDefault="00AB5527" w:rsidP="00AB5527">
      <w:pPr>
        <w:divId w:val="2116439976"/>
        <w:rPr>
          <w:rFonts w:ascii="Times New Roman" w:hAnsi="Times New Roman" w:cs="Times New Roman"/>
          <w:sz w:val="18"/>
          <w:szCs w:val="18"/>
        </w:rPr>
      </w:pPr>
      <w:r w:rsidRPr="00A94069">
        <w:rPr>
          <w:rFonts w:ascii="Times New Roman" w:hAnsi="Times New Roman" w:cs="Times New Roman"/>
          <w:sz w:val="18"/>
          <w:szCs w:val="18"/>
        </w:rPr>
        <w:t>Para 116</w:t>
      </w:r>
    </w:p>
    <w:p w14:paraId="5F9A9F37" w14:textId="77777777" w:rsidR="00AB5527" w:rsidRPr="00A94069" w:rsidRDefault="00AB5527" w:rsidP="00AB5527">
      <w:pPr>
        <w:spacing w:beforeLines="60" w:before="144" w:afterLines="60" w:after="144"/>
        <w:jc w:val="center"/>
        <w:divId w:val="2116439976"/>
        <w:rPr>
          <w:rFonts w:ascii="Times New Roman" w:hAnsi="Times New Roman" w:cs="Times New Roman"/>
          <w:b/>
        </w:rPr>
      </w:pPr>
      <w:r w:rsidRPr="00A94069">
        <w:rPr>
          <w:rFonts w:ascii="Times New Roman" w:hAnsi="Times New Roman" w:cs="Times New Roman"/>
          <w:b/>
        </w:rPr>
        <w:t xml:space="preserve">Checklist </w:t>
      </w:r>
      <w:proofErr w:type="gramStart"/>
      <w:r w:rsidRPr="00A94069">
        <w:rPr>
          <w:rFonts w:ascii="Times New Roman" w:hAnsi="Times New Roman" w:cs="Times New Roman"/>
          <w:b/>
        </w:rPr>
        <w:t>For</w:t>
      </w:r>
      <w:proofErr w:type="gramEnd"/>
      <w:r w:rsidRPr="00A94069">
        <w:rPr>
          <w:rFonts w:ascii="Times New Roman" w:hAnsi="Times New Roman" w:cs="Times New Roman"/>
          <w:b/>
        </w:rPr>
        <w:t xml:space="preserve"> Consent Orders For Disposal or Transfer of Properties </w:t>
      </w:r>
    </w:p>
    <w:p w14:paraId="49DAD7D2" w14:textId="77777777" w:rsidR="00AB5527" w:rsidRPr="00A94069" w:rsidRDefault="00AB5527" w:rsidP="00AB5527">
      <w:pPr>
        <w:spacing w:beforeLines="60" w:before="144" w:afterLines="60" w:after="144"/>
        <w:jc w:val="center"/>
        <w:divId w:val="2116439976"/>
        <w:rPr>
          <w:rFonts w:ascii="Times New Roman" w:hAnsi="Times New Roman" w:cs="Times New Roman"/>
          <w:b/>
        </w:rPr>
      </w:pPr>
      <w:r w:rsidRPr="00A94069">
        <w:rPr>
          <w:rFonts w:ascii="Times New Roman" w:hAnsi="Times New Roman" w:cs="Times New Roman"/>
          <w:b/>
        </w:rPr>
        <w:t xml:space="preserve">Funded </w:t>
      </w:r>
      <w:proofErr w:type="gramStart"/>
      <w:r w:rsidRPr="00A94069">
        <w:rPr>
          <w:rFonts w:ascii="Times New Roman" w:hAnsi="Times New Roman" w:cs="Times New Roman"/>
          <w:b/>
        </w:rPr>
        <w:t>With</w:t>
      </w:r>
      <w:proofErr w:type="gramEnd"/>
      <w:r w:rsidRPr="00A94069">
        <w:rPr>
          <w:rFonts w:ascii="Times New Roman" w:hAnsi="Times New Roman" w:cs="Times New Roman"/>
          <w:b/>
        </w:rPr>
        <w:t xml:space="preserve"> CPF Moneys</w:t>
      </w:r>
    </w:p>
    <w:p w14:paraId="6B968122" w14:textId="77777777" w:rsidR="00AB5527" w:rsidRPr="00A94069" w:rsidRDefault="00AB5527" w:rsidP="00AB5527">
      <w:pPr>
        <w:spacing w:beforeLines="60" w:before="144" w:afterLines="60" w:after="144"/>
        <w:divId w:val="2116439976"/>
        <w:rPr>
          <w:rFonts w:ascii="Times New Roman" w:hAnsi="Times New Roman" w:cs="Times New Roman"/>
          <w:b/>
        </w:rPr>
      </w:pPr>
      <w:r w:rsidRPr="00A94069">
        <w:rPr>
          <w:rFonts w:ascii="Times New Roman" w:hAnsi="Times New Roman" w:cs="Times New Roman"/>
          <w:b/>
        </w:rPr>
        <w:t xml:space="preserve">How To Use This </w:t>
      </w:r>
      <w:proofErr w:type="gramStart"/>
      <w:r w:rsidRPr="00A94069">
        <w:rPr>
          <w:rFonts w:ascii="Times New Roman" w:hAnsi="Times New Roman" w:cs="Times New Roman"/>
          <w:b/>
        </w:rPr>
        <w:t>Checklist:</w:t>
      </w:r>
      <w:proofErr w:type="gramEnd"/>
    </w:p>
    <w:p w14:paraId="07E4DA22" w14:textId="77777777" w:rsidR="00AB5527" w:rsidRPr="00A94069" w:rsidRDefault="00AB5527" w:rsidP="006172E9">
      <w:pPr>
        <w:pStyle w:val="ListParagraph"/>
        <w:numPr>
          <w:ilvl w:val="0"/>
          <w:numId w:val="136"/>
        </w:numPr>
        <w:spacing w:beforeLines="60" w:before="144" w:afterLines="60" w:after="144" w:line="276" w:lineRule="auto"/>
        <w:jc w:val="both"/>
        <w:divId w:val="2116439976"/>
      </w:pPr>
      <w:r w:rsidRPr="00A94069">
        <w:t>You will have to sign this Checklist if:</w:t>
      </w:r>
    </w:p>
    <w:p w14:paraId="719109AA" w14:textId="77777777" w:rsidR="00AB5527" w:rsidRPr="00A94069" w:rsidRDefault="00AB5527" w:rsidP="006172E9">
      <w:pPr>
        <w:pStyle w:val="ListParagraph"/>
        <w:numPr>
          <w:ilvl w:val="1"/>
          <w:numId w:val="136"/>
        </w:numPr>
        <w:ind w:left="720"/>
        <w:contextualSpacing/>
        <w:jc w:val="both"/>
        <w:divId w:val="2116439976"/>
      </w:pPr>
      <w:r w:rsidRPr="00A94069">
        <w:t xml:space="preserve">You or the other party are going to apply for a </w:t>
      </w:r>
      <w:r w:rsidRPr="00A94069">
        <w:rPr>
          <w:b/>
        </w:rPr>
        <w:t>consent</w:t>
      </w:r>
      <w:r w:rsidRPr="00A94069">
        <w:t xml:space="preserve"> </w:t>
      </w:r>
      <w:r w:rsidRPr="00A94069">
        <w:rPr>
          <w:b/>
        </w:rPr>
        <w:t>order</w:t>
      </w:r>
      <w:r w:rsidRPr="00A94069">
        <w:t xml:space="preserve"> (“</w:t>
      </w:r>
      <w:r w:rsidRPr="00A94069">
        <w:rPr>
          <w:b/>
        </w:rPr>
        <w:t>Order</w:t>
      </w:r>
      <w:r w:rsidRPr="00A94069">
        <w:t>”) dealing with changes in ownership  (e.g. sell, transfer etc.)</w:t>
      </w:r>
      <w:r w:rsidRPr="00AB5527">
        <w:rPr>
          <w:sz w:val="22"/>
          <w:vertAlign w:val="superscript"/>
        </w:rPr>
        <w:t>1</w:t>
      </w:r>
      <w:r w:rsidRPr="00A94069">
        <w:t xml:space="preserve"> of a property (the “</w:t>
      </w:r>
      <w:r w:rsidRPr="00A94069">
        <w:rPr>
          <w:b/>
        </w:rPr>
        <w:t>Property</w:t>
      </w:r>
      <w:r w:rsidRPr="00A94069">
        <w:t>”)</w:t>
      </w:r>
      <w:r w:rsidRPr="00A94069">
        <w:rPr>
          <w:b/>
        </w:rPr>
        <w:t xml:space="preserve"> </w:t>
      </w:r>
      <w:r w:rsidRPr="00A94069">
        <w:t xml:space="preserve">under section 112 or 121G of the Women’s Charter ; </w:t>
      </w:r>
      <w:r w:rsidRPr="00A94069">
        <w:rPr>
          <w:b/>
          <w:u w:val="single"/>
        </w:rPr>
        <w:t>and</w:t>
      </w:r>
    </w:p>
    <w:p w14:paraId="642CAB41" w14:textId="77777777" w:rsidR="00AB5527" w:rsidRPr="00A94069" w:rsidRDefault="00AB5527" w:rsidP="00AB5527">
      <w:pPr>
        <w:pStyle w:val="ListParagraph"/>
        <w:divId w:val="2116439976"/>
      </w:pPr>
    </w:p>
    <w:p w14:paraId="20B2B70E" w14:textId="77777777" w:rsidR="00AB5527" w:rsidRPr="00A94069" w:rsidRDefault="00AB5527" w:rsidP="006172E9">
      <w:pPr>
        <w:pStyle w:val="ListParagraph"/>
        <w:numPr>
          <w:ilvl w:val="1"/>
          <w:numId w:val="136"/>
        </w:numPr>
        <w:ind w:left="720"/>
        <w:contextualSpacing/>
        <w:jc w:val="both"/>
        <w:divId w:val="2116439976"/>
      </w:pPr>
      <w:r w:rsidRPr="00A94069">
        <w:t>Central Provident Fund (“</w:t>
      </w:r>
      <w:r w:rsidRPr="00A94069">
        <w:rPr>
          <w:b/>
        </w:rPr>
        <w:t>CPF</w:t>
      </w:r>
      <w:r w:rsidRPr="00A94069">
        <w:t>”) moneys have been withdrawn from any CPF account(s) in respect of the Property. This includes using CPF moneys to purchase the Property, and/or pledging the Property to withdraw moneys from the CPF Retirement Account.</w:t>
      </w:r>
    </w:p>
    <w:p w14:paraId="032550C8" w14:textId="77777777" w:rsidR="00AB5527" w:rsidRPr="00A94069" w:rsidRDefault="00AB5527" w:rsidP="006172E9">
      <w:pPr>
        <w:pStyle w:val="ListParagraph"/>
        <w:numPr>
          <w:ilvl w:val="0"/>
          <w:numId w:val="136"/>
        </w:numPr>
        <w:spacing w:beforeLines="60" w:before="144" w:afterLines="60" w:after="144" w:line="276" w:lineRule="auto"/>
        <w:jc w:val="both"/>
        <w:divId w:val="2116439976"/>
        <w:rPr>
          <w:b/>
        </w:rPr>
      </w:pPr>
      <w:r w:rsidRPr="00A94069">
        <w:t xml:space="preserve">You do </w:t>
      </w:r>
      <w:r w:rsidRPr="00A94069">
        <w:rPr>
          <w:b/>
        </w:rPr>
        <w:t>not</w:t>
      </w:r>
      <w:r w:rsidRPr="00A94069">
        <w:t xml:space="preserve"> need to sign this Checklist if the order is for the Property to be transferred (other than by way of sale) with </w:t>
      </w:r>
      <w:r w:rsidRPr="00A94069">
        <w:rPr>
          <w:b/>
        </w:rPr>
        <w:t>partial or no CPF</w:t>
      </w:r>
      <w:r w:rsidRPr="00A94069">
        <w:t xml:space="preserve"> refunds. </w:t>
      </w:r>
    </w:p>
    <w:p w14:paraId="4998C114" w14:textId="77777777" w:rsidR="00AB5527" w:rsidRPr="00A94069" w:rsidRDefault="00AB5527" w:rsidP="006172E9">
      <w:pPr>
        <w:pStyle w:val="ListParagraph"/>
        <w:numPr>
          <w:ilvl w:val="0"/>
          <w:numId w:val="136"/>
        </w:numPr>
        <w:spacing w:beforeLines="60" w:before="144" w:afterLines="60" w:after="144" w:line="276" w:lineRule="auto"/>
        <w:jc w:val="both"/>
        <w:divId w:val="2116439976"/>
        <w:rPr>
          <w:b/>
        </w:rPr>
      </w:pPr>
      <w:r w:rsidRPr="00A94069">
        <w:t>The signed Checklist must be submitted to the courts at the same time as when you are submitting the draft consent order.</w:t>
      </w:r>
    </w:p>
    <w:p w14:paraId="0433ED7F" w14:textId="77777777" w:rsidR="00AB5527" w:rsidRPr="00A94069" w:rsidRDefault="00AB5527" w:rsidP="00AB5527">
      <w:pPr>
        <w:spacing w:beforeLines="60" w:before="144" w:afterLines="60" w:after="144"/>
        <w:divId w:val="2116439976"/>
        <w:rPr>
          <w:rFonts w:ascii="Times New Roman" w:hAnsi="Times New Roman" w:cs="Times New Roman"/>
        </w:rPr>
      </w:pPr>
      <w:r w:rsidRPr="00A94069">
        <w:rPr>
          <w:rFonts w:ascii="Times New Roman" w:hAnsi="Times New Roman" w:cs="Times New Roman"/>
          <w:b/>
        </w:rPr>
        <w:t xml:space="preserve">Important Notes: </w:t>
      </w:r>
    </w:p>
    <w:p w14:paraId="572AC15B" w14:textId="77777777" w:rsidR="00AB5527" w:rsidRDefault="00AB5527" w:rsidP="006172E9">
      <w:pPr>
        <w:pStyle w:val="ListParagraph"/>
        <w:numPr>
          <w:ilvl w:val="0"/>
          <w:numId w:val="137"/>
        </w:numPr>
        <w:spacing w:beforeLines="60" w:before="144" w:afterLines="60" w:after="144" w:line="276" w:lineRule="auto"/>
        <w:jc w:val="both"/>
        <w:divId w:val="2116439976"/>
      </w:pPr>
      <w:r w:rsidRPr="00A94069">
        <w:t>The Order should be promptly served on the Central Provident Fund Board</w:t>
      </w:r>
      <w:r w:rsidR="009D0BD5" w:rsidRPr="009D0BD5">
        <w:rPr>
          <w:sz w:val="22"/>
          <w:vertAlign w:val="superscript"/>
        </w:rPr>
        <w:t>2</w:t>
      </w:r>
      <w:r w:rsidR="009D0BD5">
        <w:rPr>
          <w:sz w:val="22"/>
        </w:rPr>
        <w:t xml:space="preserve"> </w:t>
      </w:r>
      <w:r w:rsidRPr="00A94069">
        <w:t>(the “</w:t>
      </w:r>
      <w:r w:rsidRPr="00A94069">
        <w:rPr>
          <w:b/>
        </w:rPr>
        <w:t>CPF Board</w:t>
      </w:r>
      <w:r w:rsidRPr="00A94069">
        <w:t>”) before the change in ownership of the Property.</w:t>
      </w:r>
    </w:p>
    <w:p w14:paraId="1E489DF2" w14:textId="77777777" w:rsidR="00AB5527" w:rsidRPr="00A94069" w:rsidRDefault="00AB5527" w:rsidP="006172E9">
      <w:pPr>
        <w:pStyle w:val="ListParagraph"/>
        <w:numPr>
          <w:ilvl w:val="0"/>
          <w:numId w:val="137"/>
        </w:numPr>
        <w:spacing w:beforeLines="60" w:before="144" w:afterLines="60" w:after="144" w:line="276" w:lineRule="auto"/>
        <w:jc w:val="both"/>
        <w:divId w:val="2116439976"/>
      </w:pPr>
      <w:r w:rsidRPr="00A94069">
        <w:t>Changes in ownership of any HDB Flats will be subject to HDB rules and regulations.</w:t>
      </w:r>
    </w:p>
    <w:p w14:paraId="62E0173E" w14:textId="77777777" w:rsidR="00AB5527" w:rsidRDefault="00AB5527" w:rsidP="006172E9">
      <w:pPr>
        <w:pStyle w:val="ListParagraph"/>
        <w:numPr>
          <w:ilvl w:val="0"/>
          <w:numId w:val="137"/>
        </w:numPr>
        <w:spacing w:beforeLines="60" w:before="144" w:afterLines="60" w:after="144" w:line="276" w:lineRule="auto"/>
        <w:jc w:val="both"/>
        <w:divId w:val="2116439976"/>
      </w:pPr>
      <w:r w:rsidRPr="00A94069">
        <w:t>For more options on the division of CPF-related matrimonial assets, e.g. transferring a property (other than by way of sale) with partial or no refunds, please refer to the CPF Board’s Suggested Clauses in Order of Court available at the Family Justice Courts’ website.</w:t>
      </w:r>
    </w:p>
    <w:p w14:paraId="49E8868E" w14:textId="77777777" w:rsidR="00AB5527" w:rsidRDefault="00AB5527" w:rsidP="00AB5527">
      <w:pPr>
        <w:spacing w:beforeLines="60" w:before="144" w:afterLines="60" w:after="144" w:line="276" w:lineRule="auto"/>
        <w:jc w:val="both"/>
        <w:divId w:val="2116439976"/>
        <w:rPr>
          <w:rFonts w:ascii="Times New Roman" w:hAnsi="Times New Roman" w:cs="Times New Roman"/>
        </w:rPr>
      </w:pPr>
    </w:p>
    <w:p w14:paraId="787ED80A" w14:textId="77777777" w:rsidR="009D0BD5" w:rsidRDefault="009D0BD5" w:rsidP="00AB5527">
      <w:pPr>
        <w:spacing w:beforeLines="60" w:before="144" w:afterLines="60" w:after="144" w:line="276" w:lineRule="auto"/>
        <w:jc w:val="both"/>
        <w:divId w:val="2116439976"/>
        <w:rPr>
          <w:rFonts w:ascii="Times New Roman" w:hAnsi="Times New Roman" w:cs="Times New Roman"/>
        </w:rPr>
      </w:pPr>
    </w:p>
    <w:p w14:paraId="3532EB66" w14:textId="77777777" w:rsidR="009D0BD5" w:rsidRDefault="009D0BD5" w:rsidP="00AB5527">
      <w:pPr>
        <w:spacing w:beforeLines="60" w:before="144" w:afterLines="60" w:after="144" w:line="276" w:lineRule="auto"/>
        <w:jc w:val="both"/>
        <w:divId w:val="2116439976"/>
        <w:rPr>
          <w:rFonts w:ascii="Times New Roman" w:hAnsi="Times New Roman" w:cs="Times New Roman"/>
        </w:rPr>
      </w:pPr>
    </w:p>
    <w:p w14:paraId="7D7D73F4" w14:textId="77777777" w:rsidR="009D0BD5" w:rsidRDefault="009D0BD5" w:rsidP="00AB5527">
      <w:pPr>
        <w:spacing w:beforeLines="60" w:before="144" w:afterLines="60" w:after="144" w:line="276" w:lineRule="auto"/>
        <w:jc w:val="both"/>
        <w:divId w:val="2116439976"/>
        <w:rPr>
          <w:rFonts w:ascii="Times New Roman" w:hAnsi="Times New Roman" w:cs="Times New Roman"/>
        </w:rPr>
      </w:pPr>
    </w:p>
    <w:p w14:paraId="50D657EB" w14:textId="77777777" w:rsidR="009D0BD5" w:rsidRDefault="009D0BD5" w:rsidP="00AB5527">
      <w:pPr>
        <w:spacing w:beforeLines="60" w:before="144" w:afterLines="60" w:after="144" w:line="276" w:lineRule="auto"/>
        <w:jc w:val="both"/>
        <w:divId w:val="2116439976"/>
        <w:rPr>
          <w:rFonts w:ascii="Times New Roman" w:hAnsi="Times New Roman" w:cs="Times New Roman"/>
        </w:rPr>
      </w:pPr>
      <w:r>
        <w:rPr>
          <w:rFonts w:ascii="Times New Roman" w:hAnsi="Times New Roman" w:cs="Times New Roman"/>
        </w:rPr>
        <w:t>________________________</w:t>
      </w:r>
    </w:p>
    <w:p w14:paraId="49F7AB03" w14:textId="77777777" w:rsidR="009D0BD5" w:rsidRPr="009D0BD5" w:rsidRDefault="009D0BD5" w:rsidP="009D0BD5">
      <w:pPr>
        <w:pStyle w:val="FootnoteText"/>
        <w:spacing w:before="0" w:after="0" w:line="240" w:lineRule="auto"/>
        <w:jc w:val="both"/>
        <w:divId w:val="2116439976"/>
        <w:rPr>
          <w:rFonts w:ascii="Times New Roman" w:hAnsi="Times New Roman"/>
          <w:lang w:val="en-SG"/>
        </w:rPr>
      </w:pPr>
      <w:r w:rsidRPr="009D0BD5">
        <w:rPr>
          <w:rFonts w:ascii="Times New Roman" w:hAnsi="Times New Roman"/>
          <w:vertAlign w:val="superscript"/>
          <w:lang w:val="en-SG"/>
        </w:rPr>
        <w:t>1</w:t>
      </w:r>
      <w:r>
        <w:rPr>
          <w:rFonts w:ascii="Times New Roman" w:hAnsi="Times New Roman"/>
          <w:vertAlign w:val="superscript"/>
          <w:lang w:val="en-SG"/>
        </w:rPr>
        <w:t xml:space="preserve"> </w:t>
      </w:r>
      <w:r>
        <w:rPr>
          <w:rFonts w:ascii="Times New Roman" w:hAnsi="Times New Roman"/>
          <w:lang w:val="en-SG"/>
        </w:rPr>
        <w:t xml:space="preserve">Including sale, surrender, assignment, transfer other than by way of sale, compulsory </w:t>
      </w:r>
      <w:proofErr w:type="gramStart"/>
      <w:r>
        <w:rPr>
          <w:rFonts w:ascii="Times New Roman" w:hAnsi="Times New Roman"/>
          <w:lang w:val="en-SG"/>
        </w:rPr>
        <w:t>acquisition</w:t>
      </w:r>
      <w:proofErr w:type="gramEnd"/>
      <w:r>
        <w:rPr>
          <w:rFonts w:ascii="Times New Roman" w:hAnsi="Times New Roman"/>
          <w:lang w:val="en-SG"/>
        </w:rPr>
        <w:t xml:space="preserve"> and other changes in ownership of the Property.</w:t>
      </w:r>
    </w:p>
    <w:p w14:paraId="3D68675C" w14:textId="77777777" w:rsidR="009D0BD5" w:rsidRDefault="009D0BD5" w:rsidP="009D0BD5">
      <w:pPr>
        <w:pStyle w:val="FootnoteText"/>
        <w:spacing w:before="0" w:after="0" w:line="240" w:lineRule="auto"/>
        <w:jc w:val="both"/>
        <w:divId w:val="2116439976"/>
        <w:rPr>
          <w:rFonts w:ascii="Times New Roman" w:hAnsi="Times New Roman"/>
        </w:rPr>
      </w:pPr>
    </w:p>
    <w:p w14:paraId="69520305" w14:textId="77777777" w:rsidR="009D0BD5" w:rsidRPr="00A94069" w:rsidRDefault="009D0BD5" w:rsidP="006172E9">
      <w:pPr>
        <w:pStyle w:val="FootnoteText"/>
        <w:numPr>
          <w:ilvl w:val="0"/>
          <w:numId w:val="138"/>
        </w:numPr>
        <w:spacing w:before="0" w:after="0" w:line="240" w:lineRule="auto"/>
        <w:ind w:left="142" w:hanging="142"/>
        <w:jc w:val="both"/>
        <w:divId w:val="2116439976"/>
        <w:rPr>
          <w:rFonts w:ascii="Times New Roman" w:hAnsi="Times New Roman"/>
        </w:rPr>
      </w:pPr>
      <w:r w:rsidRPr="00A94069">
        <w:rPr>
          <w:rFonts w:ascii="Times New Roman" w:hAnsi="Times New Roman"/>
        </w:rPr>
        <w:t>Please refer to:</w:t>
      </w:r>
    </w:p>
    <w:p w14:paraId="0A4AC56A" w14:textId="77777777" w:rsidR="00B158E1" w:rsidRDefault="009D0BD5" w:rsidP="006172E9">
      <w:pPr>
        <w:pStyle w:val="FootnoteText"/>
        <w:numPr>
          <w:ilvl w:val="1"/>
          <w:numId w:val="123"/>
        </w:numPr>
        <w:tabs>
          <w:tab w:val="clear" w:pos="2291"/>
        </w:tabs>
        <w:spacing w:before="0" w:after="0" w:line="240" w:lineRule="auto"/>
        <w:ind w:left="426" w:hanging="426"/>
        <w:jc w:val="both"/>
        <w:divId w:val="2116439976"/>
        <w:rPr>
          <w:rFonts w:ascii="Times New Roman" w:hAnsi="Times New Roman"/>
        </w:rPr>
      </w:pPr>
      <w:r w:rsidRPr="00A94069">
        <w:rPr>
          <w:rFonts w:ascii="Times New Roman" w:hAnsi="Times New Roman"/>
        </w:rPr>
        <w:t>Regulation 7 of the CPF (Division of Fund-Related Assets in Matrimonial Proceedings) Regulations; and</w:t>
      </w:r>
    </w:p>
    <w:p w14:paraId="71842AE1" w14:textId="77777777" w:rsidR="00B158E1" w:rsidRDefault="009D0BD5" w:rsidP="006172E9">
      <w:pPr>
        <w:pStyle w:val="FootnoteText"/>
        <w:numPr>
          <w:ilvl w:val="1"/>
          <w:numId w:val="123"/>
        </w:numPr>
        <w:tabs>
          <w:tab w:val="clear" w:pos="2291"/>
        </w:tabs>
        <w:spacing w:before="0" w:after="0" w:line="240" w:lineRule="auto"/>
        <w:ind w:left="426" w:hanging="426"/>
        <w:jc w:val="both"/>
        <w:divId w:val="2116439976"/>
        <w:rPr>
          <w:rFonts w:ascii="Times New Roman" w:hAnsi="Times New Roman"/>
        </w:rPr>
      </w:pPr>
      <w:r w:rsidRPr="00B158E1">
        <w:rPr>
          <w:rFonts w:ascii="Times New Roman" w:hAnsi="Times New Roman"/>
        </w:rPr>
        <w:t>Regulation 13 of the CPF (Lifelong Income Scheme) Regulations.</w:t>
      </w:r>
    </w:p>
    <w:p w14:paraId="766DDC7E" w14:textId="77777777" w:rsidR="00B158E1" w:rsidRDefault="00B158E1" w:rsidP="00B158E1">
      <w:pPr>
        <w:pStyle w:val="FootnoteText"/>
        <w:spacing w:before="0" w:after="0" w:line="240" w:lineRule="auto"/>
        <w:jc w:val="both"/>
        <w:divId w:val="2116439976"/>
        <w:rPr>
          <w:rFonts w:ascii="Times New Roman" w:hAnsi="Times New Roman"/>
        </w:rPr>
      </w:pPr>
    </w:p>
    <w:p w14:paraId="6FB0B732" w14:textId="77777777" w:rsidR="009D0BD5" w:rsidRPr="00B158E1" w:rsidRDefault="009D0BD5" w:rsidP="00B158E1">
      <w:pPr>
        <w:pStyle w:val="FootnoteText"/>
        <w:spacing w:before="0" w:after="0" w:line="240" w:lineRule="auto"/>
        <w:jc w:val="both"/>
        <w:divId w:val="2116439976"/>
        <w:rPr>
          <w:rFonts w:ascii="Times New Roman" w:hAnsi="Times New Roman"/>
        </w:rPr>
      </w:pPr>
      <w:r w:rsidRPr="00B158E1">
        <w:rPr>
          <w:rFonts w:ascii="Times New Roman" w:hAnsi="Times New Roman"/>
        </w:rPr>
        <w:t>Parties/lawyers are required to serve the sealed copy of the order of court on the CPF Board in the manner stated in the Regulations.</w:t>
      </w:r>
    </w:p>
    <w:p w14:paraId="6970E8E1" w14:textId="77777777" w:rsidR="00AB5527" w:rsidRPr="00AB5527" w:rsidRDefault="00F258CF" w:rsidP="00F258CF">
      <w:pPr>
        <w:spacing w:before="0" w:after="200" w:line="276" w:lineRule="auto"/>
        <w:ind w:hanging="1134"/>
        <w:jc w:val="center"/>
        <w:divId w:val="2116439976"/>
        <w:rPr>
          <w:rFonts w:ascii="Times New Roman" w:hAnsi="Times New Roman" w:cs="Times New Roman"/>
          <w:szCs w:val="20"/>
          <w:lang w:val="en-GB" w:eastAsia="zh-CN"/>
        </w:rPr>
      </w:pPr>
      <w:r>
        <w:rPr>
          <w:noProof/>
        </w:rPr>
        <w:lastRenderedPageBreak/>
        <w:drawing>
          <wp:inline distT="0" distB="0" distL="0" distR="0" wp14:anchorId="2569D73A" wp14:editId="6872A289">
            <wp:extent cx="6288100" cy="8807612"/>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317981" cy="8849465"/>
                    </a:xfrm>
                    <a:prstGeom prst="rect">
                      <a:avLst/>
                    </a:prstGeom>
                  </pic:spPr>
                </pic:pic>
              </a:graphicData>
            </a:graphic>
          </wp:inline>
        </w:drawing>
      </w:r>
    </w:p>
    <w:p w14:paraId="2BA2F959" w14:textId="77777777" w:rsidR="00AB5527" w:rsidRDefault="00F258CF" w:rsidP="00F258CF">
      <w:pPr>
        <w:spacing w:before="0" w:after="200" w:line="276" w:lineRule="auto"/>
        <w:ind w:hanging="993"/>
        <w:jc w:val="center"/>
        <w:divId w:val="2116439976"/>
        <w:rPr>
          <w:rFonts w:ascii="Times New Roman" w:hAnsi="Times New Roman" w:cs="Times New Roman"/>
          <w:i/>
          <w:szCs w:val="20"/>
          <w:lang w:val="en-GB" w:eastAsia="zh-CN"/>
        </w:rPr>
      </w:pPr>
      <w:r>
        <w:rPr>
          <w:noProof/>
        </w:rPr>
        <w:lastRenderedPageBreak/>
        <w:drawing>
          <wp:inline distT="0" distB="0" distL="0" distR="0" wp14:anchorId="10D25324" wp14:editId="6FCC38BC">
            <wp:extent cx="6036433" cy="5587070"/>
            <wp:effectExtent l="0" t="0" r="254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046569" cy="5596452"/>
                    </a:xfrm>
                    <a:prstGeom prst="rect">
                      <a:avLst/>
                    </a:prstGeom>
                  </pic:spPr>
                </pic:pic>
              </a:graphicData>
            </a:graphic>
          </wp:inline>
        </w:drawing>
      </w:r>
    </w:p>
    <w:p w14:paraId="26449D9B" w14:textId="77777777" w:rsidR="00AB5527" w:rsidRDefault="00AB5527" w:rsidP="001A0CCB">
      <w:pPr>
        <w:spacing w:before="0" w:after="200" w:line="276" w:lineRule="auto"/>
        <w:jc w:val="center"/>
        <w:divId w:val="2116439976"/>
        <w:rPr>
          <w:rFonts w:ascii="Times New Roman" w:hAnsi="Times New Roman" w:cs="Times New Roman"/>
          <w:i/>
          <w:szCs w:val="20"/>
          <w:lang w:val="en-GB" w:eastAsia="zh-CN"/>
        </w:rPr>
      </w:pPr>
    </w:p>
    <w:p w14:paraId="315F07B8" w14:textId="77777777" w:rsidR="00AB5527" w:rsidRDefault="00AB5527" w:rsidP="001A0CCB">
      <w:pPr>
        <w:spacing w:before="0" w:after="200" w:line="276" w:lineRule="auto"/>
        <w:jc w:val="center"/>
        <w:divId w:val="2116439976"/>
        <w:rPr>
          <w:rFonts w:ascii="Times New Roman" w:hAnsi="Times New Roman" w:cs="Times New Roman"/>
          <w:i/>
          <w:szCs w:val="20"/>
          <w:lang w:val="en-GB" w:eastAsia="zh-CN"/>
        </w:rPr>
      </w:pPr>
    </w:p>
    <w:p w14:paraId="25B7F177" w14:textId="77777777" w:rsidR="00AB5527" w:rsidRDefault="00AB5527" w:rsidP="001A0CCB">
      <w:pPr>
        <w:spacing w:before="0" w:after="200" w:line="276" w:lineRule="auto"/>
        <w:jc w:val="center"/>
        <w:divId w:val="2116439976"/>
        <w:rPr>
          <w:rFonts w:ascii="Times New Roman" w:hAnsi="Times New Roman" w:cs="Times New Roman"/>
          <w:i/>
          <w:szCs w:val="20"/>
          <w:lang w:val="en-GB" w:eastAsia="zh-CN"/>
        </w:rPr>
      </w:pPr>
    </w:p>
    <w:p w14:paraId="1CB730FC" w14:textId="77777777" w:rsidR="00D67A36" w:rsidRDefault="00D67A36" w:rsidP="001A0CCB">
      <w:pPr>
        <w:spacing w:before="0" w:after="200" w:line="276" w:lineRule="auto"/>
        <w:jc w:val="center"/>
        <w:divId w:val="2116439976"/>
        <w:rPr>
          <w:rFonts w:ascii="Times New Roman" w:hAnsi="Times New Roman" w:cs="Times New Roman"/>
          <w:lang w:val="en-US" w:eastAsia="zh-CN"/>
        </w:rPr>
      </w:pPr>
    </w:p>
    <w:p w14:paraId="3ADEE35A" w14:textId="77777777" w:rsidR="00D67A36" w:rsidRDefault="00D67A36" w:rsidP="001A0CCB">
      <w:pPr>
        <w:spacing w:before="0" w:after="200" w:line="276" w:lineRule="auto"/>
        <w:jc w:val="center"/>
        <w:divId w:val="2116439976"/>
        <w:rPr>
          <w:rFonts w:ascii="Times New Roman" w:hAnsi="Times New Roman" w:cs="Times New Roman"/>
          <w:lang w:val="en-US" w:eastAsia="zh-CN"/>
        </w:rPr>
      </w:pPr>
    </w:p>
    <w:p w14:paraId="13C4C931" w14:textId="77777777" w:rsidR="00D67A36" w:rsidRDefault="00D67A36" w:rsidP="001A0CCB">
      <w:pPr>
        <w:spacing w:before="0" w:after="200" w:line="276" w:lineRule="auto"/>
        <w:jc w:val="center"/>
        <w:divId w:val="2116439976"/>
        <w:rPr>
          <w:rFonts w:ascii="Times New Roman" w:hAnsi="Times New Roman" w:cs="Times New Roman"/>
          <w:lang w:val="en-US" w:eastAsia="zh-CN"/>
        </w:rPr>
      </w:pPr>
    </w:p>
    <w:p w14:paraId="7F6719F0" w14:textId="77777777" w:rsidR="00D67A36" w:rsidRDefault="00D67A36" w:rsidP="001A0CCB">
      <w:pPr>
        <w:spacing w:before="0" w:after="200" w:line="276" w:lineRule="auto"/>
        <w:jc w:val="center"/>
        <w:divId w:val="2116439976"/>
        <w:rPr>
          <w:rFonts w:ascii="Times New Roman" w:hAnsi="Times New Roman" w:cs="Times New Roman"/>
          <w:lang w:val="en-US" w:eastAsia="zh-CN"/>
        </w:rPr>
      </w:pPr>
    </w:p>
    <w:p w14:paraId="315B14C8" w14:textId="77777777" w:rsidR="00D67A36" w:rsidRDefault="00D67A36" w:rsidP="001A0CCB">
      <w:pPr>
        <w:spacing w:before="0" w:after="200" w:line="276" w:lineRule="auto"/>
        <w:jc w:val="center"/>
        <w:divId w:val="2116439976"/>
        <w:rPr>
          <w:rFonts w:ascii="Times New Roman" w:hAnsi="Times New Roman" w:cs="Times New Roman"/>
          <w:lang w:val="en-US" w:eastAsia="zh-CN"/>
        </w:rPr>
      </w:pPr>
    </w:p>
    <w:p w14:paraId="0E391B98" w14:textId="77777777" w:rsidR="00D67A36" w:rsidRDefault="00D67A36" w:rsidP="001A0CCB">
      <w:pPr>
        <w:spacing w:before="0" w:after="200" w:line="276" w:lineRule="auto"/>
        <w:jc w:val="center"/>
        <w:divId w:val="2116439976"/>
        <w:rPr>
          <w:rFonts w:ascii="Times New Roman" w:hAnsi="Times New Roman" w:cs="Times New Roman"/>
          <w:lang w:val="en-US" w:eastAsia="zh-CN"/>
        </w:rPr>
      </w:pPr>
    </w:p>
    <w:p w14:paraId="3FE44F04" w14:textId="77777777" w:rsidR="00267633" w:rsidRPr="00267633" w:rsidRDefault="00267633" w:rsidP="001A0CCB">
      <w:pPr>
        <w:spacing w:before="0" w:after="200" w:line="276" w:lineRule="auto"/>
        <w:jc w:val="center"/>
        <w:divId w:val="2116439976"/>
        <w:rPr>
          <w:rFonts w:ascii="Times New Roman" w:hAnsi="Times New Roman" w:cs="Times New Roman"/>
          <w:lang w:val="en-US" w:eastAsia="zh-CN"/>
        </w:rPr>
      </w:pPr>
      <w:r w:rsidRPr="00267633">
        <w:rPr>
          <w:rFonts w:ascii="Times New Roman" w:hAnsi="Times New Roman" w:cs="Times New Roman"/>
          <w:lang w:val="en-US" w:eastAsia="zh-CN"/>
        </w:rPr>
        <w:lastRenderedPageBreak/>
        <w:t>FORM 247</w:t>
      </w:r>
    </w:p>
    <w:p w14:paraId="34B81A28" w14:textId="77777777" w:rsidR="00267633" w:rsidRPr="00267633" w:rsidRDefault="00267633" w:rsidP="00267633">
      <w:pPr>
        <w:spacing w:before="0" w:after="0" w:line="240" w:lineRule="auto"/>
        <w:divId w:val="2116439976"/>
        <w:rPr>
          <w:rFonts w:ascii="Times New Roman" w:hAnsi="Times New Roman" w:cs="Times New Roman"/>
          <w:sz w:val="22"/>
          <w:szCs w:val="22"/>
          <w:lang w:val="en-US" w:eastAsia="zh-CN"/>
        </w:rPr>
      </w:pPr>
      <w:r w:rsidRPr="00267633">
        <w:rPr>
          <w:rFonts w:ascii="Times New Roman" w:hAnsi="Times New Roman" w:cs="Times New Roman"/>
          <w:sz w:val="22"/>
          <w:szCs w:val="22"/>
          <w:lang w:val="en-US" w:eastAsia="zh-CN"/>
        </w:rPr>
        <w:t>Para 121</w:t>
      </w:r>
    </w:p>
    <w:p w14:paraId="15D031DF" w14:textId="77777777" w:rsidR="00267633" w:rsidRPr="00267633" w:rsidRDefault="00267633" w:rsidP="00267633">
      <w:pPr>
        <w:spacing w:before="0" w:after="0" w:line="240" w:lineRule="auto"/>
        <w:jc w:val="center"/>
        <w:divId w:val="2116439976"/>
        <w:rPr>
          <w:rFonts w:ascii="Times New Roman" w:hAnsi="Times New Roman" w:cs="Times New Roman"/>
          <w:b/>
          <w:lang w:val="en-US" w:eastAsia="zh-CN"/>
        </w:rPr>
      </w:pPr>
    </w:p>
    <w:p w14:paraId="6F15FA78" w14:textId="77777777" w:rsidR="00267633" w:rsidRPr="00267633" w:rsidRDefault="00267633" w:rsidP="00267633">
      <w:pPr>
        <w:spacing w:before="0" w:after="0" w:line="240" w:lineRule="auto"/>
        <w:jc w:val="center"/>
        <w:divId w:val="2116439976"/>
        <w:rPr>
          <w:rFonts w:ascii="Times New Roman" w:hAnsi="Times New Roman" w:cs="Times New Roman"/>
          <w:b/>
          <w:lang w:val="en-US" w:eastAsia="zh-CN"/>
        </w:rPr>
      </w:pPr>
      <w:r w:rsidRPr="00267633">
        <w:rPr>
          <w:rFonts w:ascii="Times New Roman" w:hAnsi="Times New Roman" w:cs="Times New Roman"/>
          <w:b/>
          <w:lang w:val="en-US" w:eastAsia="zh-CN"/>
        </w:rPr>
        <w:t>REQUEST FOR ATTENDANCE OF THE BAILIFF</w:t>
      </w:r>
    </w:p>
    <w:p w14:paraId="3936D238" w14:textId="77777777" w:rsidR="00267633" w:rsidRPr="00267633" w:rsidRDefault="00267633" w:rsidP="00267633">
      <w:pPr>
        <w:spacing w:before="0" w:after="0" w:line="240" w:lineRule="auto"/>
        <w:jc w:val="center"/>
        <w:divId w:val="2116439976"/>
        <w:rPr>
          <w:rFonts w:ascii="Times New Roman" w:hAnsi="Times New Roman" w:cs="Times New Roman"/>
          <w:b/>
          <w:lang w:val="en-US" w:eastAsia="zh-CN"/>
        </w:rPr>
      </w:pPr>
    </w:p>
    <w:p w14:paraId="072B754E" w14:textId="77777777" w:rsidR="00267633" w:rsidRPr="00267633" w:rsidRDefault="00267633" w:rsidP="00267633">
      <w:pPr>
        <w:spacing w:before="0" w:after="0" w:line="240" w:lineRule="auto"/>
        <w:jc w:val="center"/>
        <w:divId w:val="2116439976"/>
        <w:rPr>
          <w:rFonts w:ascii="Times New Roman" w:hAnsi="Times New Roman" w:cs="Times New Roman"/>
          <w:lang w:val="en-US" w:eastAsia="zh-CN"/>
        </w:rPr>
      </w:pPr>
      <w:r w:rsidRPr="00267633">
        <w:rPr>
          <w:rFonts w:ascii="Times New Roman" w:hAnsi="Times New Roman" w:cs="Times New Roman"/>
          <w:lang w:val="en-US" w:eastAsia="zh-CN"/>
        </w:rPr>
        <w:t>[Title as in cause or matter]</w:t>
      </w:r>
    </w:p>
    <w:p w14:paraId="293FE557" w14:textId="77777777" w:rsidR="00267633" w:rsidRPr="00267633" w:rsidRDefault="00267633" w:rsidP="00267633">
      <w:pPr>
        <w:spacing w:before="0" w:after="0" w:line="240" w:lineRule="auto"/>
        <w:jc w:val="center"/>
        <w:divId w:val="2116439976"/>
        <w:rPr>
          <w:rFonts w:ascii="Times New Roman" w:hAnsi="Times New Roman" w:cs="Times New Roman"/>
          <w:lang w:val="en-US" w:eastAsia="zh-CN"/>
        </w:rPr>
      </w:pPr>
    </w:p>
    <w:p w14:paraId="134DF055"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ab/>
        <w:t>I, [name of party making request], being [the plaintiff or the defendant or the plaintiff’s employee or as the case may be (or the solicitor for the plaintiff or the defendant or the plaintiff’s employee as the case may be)], hereby request that the Bailiff do attend at [the address for the attendance] on [the desired date and time of attendance] for the purpose of [the reason for the attendance].</w:t>
      </w:r>
    </w:p>
    <w:p w14:paraId="3009A96C"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7DB56514"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ab/>
        <w:t>I undertake to pay the fees prescribed by Part 19 of the Family Justice Rules in respect of the attendance requested above.</w:t>
      </w:r>
    </w:p>
    <w:p w14:paraId="32F3B018"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49B75E10"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 xml:space="preserve">Date this day   of     20 </w:t>
      </w:r>
      <w:proofErr w:type="gramStart"/>
      <w:r w:rsidRPr="00267633">
        <w:rPr>
          <w:rFonts w:ascii="Times New Roman" w:hAnsi="Times New Roman" w:cs="Times New Roman"/>
          <w:lang w:val="en-US" w:eastAsia="zh-CN"/>
        </w:rPr>
        <w:t xml:space="preserve">  .</w:t>
      </w:r>
      <w:proofErr w:type="gramEnd"/>
    </w:p>
    <w:p w14:paraId="1AA06162"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15C4B0B7"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35BC143A" w14:textId="77777777" w:rsidR="00267633" w:rsidRPr="00267633" w:rsidRDefault="00267633" w:rsidP="00267633">
      <w:pPr>
        <w:spacing w:before="0" w:after="0" w:line="240" w:lineRule="auto"/>
        <w:jc w:val="right"/>
        <w:divId w:val="2116439976"/>
        <w:rPr>
          <w:rFonts w:ascii="Times New Roman" w:hAnsi="Times New Roman" w:cs="Times New Roman"/>
          <w:i/>
          <w:sz w:val="20"/>
          <w:szCs w:val="20"/>
          <w:lang w:val="en-US" w:eastAsia="zh-CN"/>
        </w:rPr>
      </w:pPr>
      <w:r w:rsidRPr="00267633">
        <w:rPr>
          <w:rFonts w:ascii="Times New Roman" w:hAnsi="Times New Roman" w:cs="Times New Roman"/>
          <w:i/>
          <w:sz w:val="20"/>
          <w:szCs w:val="20"/>
          <w:lang w:val="en-US" w:eastAsia="zh-CN"/>
        </w:rPr>
        <w:t>(Signature of declarant)</w:t>
      </w:r>
    </w:p>
    <w:p w14:paraId="0B60D44F" w14:textId="77777777" w:rsidR="00267633" w:rsidRPr="00267633" w:rsidRDefault="00267633" w:rsidP="00267633">
      <w:pPr>
        <w:spacing w:before="0" w:after="0" w:line="240" w:lineRule="auto"/>
        <w:jc w:val="right"/>
        <w:divId w:val="2116439976"/>
        <w:rPr>
          <w:rFonts w:ascii="Times New Roman" w:hAnsi="Times New Roman" w:cs="Times New Roman"/>
          <w:i/>
          <w:sz w:val="20"/>
          <w:szCs w:val="20"/>
          <w:lang w:val="en-US" w:eastAsia="zh-CN"/>
        </w:rPr>
      </w:pPr>
      <w:r w:rsidRPr="00267633">
        <w:rPr>
          <w:rFonts w:ascii="Times New Roman" w:hAnsi="Times New Roman" w:cs="Times New Roman"/>
          <w:i/>
          <w:sz w:val="20"/>
          <w:szCs w:val="20"/>
          <w:lang w:val="en-US" w:eastAsia="zh-CN"/>
        </w:rPr>
        <w:t>(Name of firm of solicitors)</w:t>
      </w:r>
    </w:p>
    <w:p w14:paraId="1CBD8902" w14:textId="77777777" w:rsidR="00267633" w:rsidRPr="00267633" w:rsidRDefault="00267633" w:rsidP="00267633">
      <w:pPr>
        <w:spacing w:before="0" w:after="0" w:line="240" w:lineRule="auto"/>
        <w:jc w:val="right"/>
        <w:divId w:val="2116439976"/>
        <w:rPr>
          <w:rFonts w:ascii="Times New Roman" w:hAnsi="Times New Roman" w:cs="Times New Roman"/>
          <w:i/>
          <w:sz w:val="20"/>
          <w:szCs w:val="20"/>
          <w:lang w:val="en-US" w:eastAsia="zh-CN"/>
        </w:rPr>
      </w:pPr>
      <w:r w:rsidRPr="00267633">
        <w:rPr>
          <w:rFonts w:ascii="Times New Roman" w:hAnsi="Times New Roman" w:cs="Times New Roman"/>
          <w:i/>
          <w:sz w:val="20"/>
          <w:szCs w:val="20"/>
          <w:lang w:val="en-US" w:eastAsia="zh-CN"/>
        </w:rPr>
        <w:t>(if declarant is a solicitor)</w:t>
      </w:r>
    </w:p>
    <w:p w14:paraId="2E3DCEF2"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p>
    <w:p w14:paraId="1438DCC1"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p>
    <w:p w14:paraId="64798C7C"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p>
    <w:p w14:paraId="260F6FFA"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p>
    <w:p w14:paraId="3947981F"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p>
    <w:p w14:paraId="0AA3AFFC"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p>
    <w:p w14:paraId="44A31E67"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p>
    <w:p w14:paraId="40D236AD"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p>
    <w:p w14:paraId="5B885BD8"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p>
    <w:p w14:paraId="193854DF" w14:textId="77777777" w:rsidR="00267633" w:rsidRDefault="00267633" w:rsidP="00267633">
      <w:pPr>
        <w:spacing w:before="0" w:after="0" w:line="240" w:lineRule="auto"/>
        <w:divId w:val="2116439976"/>
        <w:rPr>
          <w:rFonts w:ascii="Times New Roman" w:hAnsi="Times New Roman" w:cs="Times New Roman"/>
          <w:sz w:val="20"/>
          <w:szCs w:val="20"/>
          <w:lang w:val="en-US" w:eastAsia="zh-CN"/>
        </w:rPr>
      </w:pPr>
    </w:p>
    <w:p w14:paraId="211CBBF7" w14:textId="77777777" w:rsidR="001A0CCB" w:rsidRDefault="001A0CCB" w:rsidP="00267633">
      <w:pPr>
        <w:spacing w:before="0" w:after="0" w:line="240" w:lineRule="auto"/>
        <w:divId w:val="2116439976"/>
        <w:rPr>
          <w:rFonts w:ascii="Times New Roman" w:hAnsi="Times New Roman" w:cs="Times New Roman"/>
          <w:sz w:val="20"/>
          <w:szCs w:val="20"/>
          <w:lang w:val="en-US" w:eastAsia="zh-CN"/>
        </w:rPr>
      </w:pPr>
    </w:p>
    <w:p w14:paraId="6663BB1C" w14:textId="77777777" w:rsidR="001A0CCB" w:rsidRDefault="001A0CCB" w:rsidP="00267633">
      <w:pPr>
        <w:spacing w:before="0" w:after="0" w:line="240" w:lineRule="auto"/>
        <w:divId w:val="2116439976"/>
        <w:rPr>
          <w:rFonts w:ascii="Times New Roman" w:hAnsi="Times New Roman" w:cs="Times New Roman"/>
          <w:sz w:val="20"/>
          <w:szCs w:val="20"/>
          <w:lang w:val="en-US" w:eastAsia="zh-CN"/>
        </w:rPr>
      </w:pPr>
    </w:p>
    <w:p w14:paraId="1B0E0CD9" w14:textId="77777777" w:rsidR="001A0CCB" w:rsidRDefault="001A0CCB" w:rsidP="00267633">
      <w:pPr>
        <w:spacing w:before="0" w:after="0" w:line="240" w:lineRule="auto"/>
        <w:divId w:val="2116439976"/>
        <w:rPr>
          <w:rFonts w:ascii="Times New Roman" w:hAnsi="Times New Roman" w:cs="Times New Roman"/>
          <w:sz w:val="20"/>
          <w:szCs w:val="20"/>
          <w:lang w:val="en-US" w:eastAsia="zh-CN"/>
        </w:rPr>
      </w:pPr>
    </w:p>
    <w:p w14:paraId="050F94FC" w14:textId="77777777" w:rsidR="001A0CCB" w:rsidRDefault="001A0CCB" w:rsidP="00267633">
      <w:pPr>
        <w:spacing w:before="0" w:after="0" w:line="240" w:lineRule="auto"/>
        <w:divId w:val="2116439976"/>
        <w:rPr>
          <w:rFonts w:ascii="Times New Roman" w:hAnsi="Times New Roman" w:cs="Times New Roman"/>
          <w:sz w:val="20"/>
          <w:szCs w:val="20"/>
          <w:lang w:val="en-US" w:eastAsia="zh-CN"/>
        </w:rPr>
      </w:pPr>
    </w:p>
    <w:p w14:paraId="41D34B35" w14:textId="77777777" w:rsidR="001A0CCB" w:rsidRDefault="001A0CCB" w:rsidP="00267633">
      <w:pPr>
        <w:spacing w:before="0" w:after="0" w:line="240" w:lineRule="auto"/>
        <w:divId w:val="2116439976"/>
        <w:rPr>
          <w:rFonts w:ascii="Times New Roman" w:hAnsi="Times New Roman" w:cs="Times New Roman"/>
          <w:sz w:val="20"/>
          <w:szCs w:val="20"/>
          <w:lang w:val="en-US" w:eastAsia="zh-CN"/>
        </w:rPr>
      </w:pPr>
    </w:p>
    <w:p w14:paraId="61F90AEA" w14:textId="77777777" w:rsidR="001A0CCB" w:rsidRDefault="001A0CCB" w:rsidP="00267633">
      <w:pPr>
        <w:spacing w:before="0" w:after="0" w:line="240" w:lineRule="auto"/>
        <w:divId w:val="2116439976"/>
        <w:rPr>
          <w:rFonts w:ascii="Times New Roman" w:hAnsi="Times New Roman" w:cs="Times New Roman"/>
          <w:sz w:val="20"/>
          <w:szCs w:val="20"/>
          <w:lang w:val="en-US" w:eastAsia="zh-CN"/>
        </w:rPr>
      </w:pPr>
    </w:p>
    <w:p w14:paraId="2A24AAF8" w14:textId="77777777" w:rsidR="001A0CCB" w:rsidRDefault="001A0CCB" w:rsidP="00267633">
      <w:pPr>
        <w:spacing w:before="0" w:after="0" w:line="240" w:lineRule="auto"/>
        <w:divId w:val="2116439976"/>
        <w:rPr>
          <w:rFonts w:ascii="Times New Roman" w:hAnsi="Times New Roman" w:cs="Times New Roman"/>
          <w:sz w:val="20"/>
          <w:szCs w:val="20"/>
          <w:lang w:val="en-US" w:eastAsia="zh-CN"/>
        </w:rPr>
      </w:pPr>
    </w:p>
    <w:p w14:paraId="5BBFBE83" w14:textId="77777777" w:rsidR="001A0CCB" w:rsidRDefault="001A0CCB" w:rsidP="00267633">
      <w:pPr>
        <w:spacing w:before="0" w:after="0" w:line="240" w:lineRule="auto"/>
        <w:divId w:val="2116439976"/>
        <w:rPr>
          <w:rFonts w:ascii="Times New Roman" w:hAnsi="Times New Roman" w:cs="Times New Roman"/>
          <w:sz w:val="20"/>
          <w:szCs w:val="20"/>
          <w:lang w:val="en-US" w:eastAsia="zh-CN"/>
        </w:rPr>
      </w:pPr>
    </w:p>
    <w:p w14:paraId="65FCA04C" w14:textId="77777777" w:rsidR="001A0CCB" w:rsidRDefault="001A0CCB" w:rsidP="00267633">
      <w:pPr>
        <w:spacing w:before="0" w:after="0" w:line="240" w:lineRule="auto"/>
        <w:divId w:val="2116439976"/>
        <w:rPr>
          <w:rFonts w:ascii="Times New Roman" w:hAnsi="Times New Roman" w:cs="Times New Roman"/>
          <w:sz w:val="20"/>
          <w:szCs w:val="20"/>
          <w:lang w:val="en-US" w:eastAsia="zh-CN"/>
        </w:rPr>
      </w:pPr>
    </w:p>
    <w:p w14:paraId="279E755A" w14:textId="77777777" w:rsidR="001A0CCB" w:rsidRDefault="001A0CCB" w:rsidP="00267633">
      <w:pPr>
        <w:spacing w:before="0" w:after="0" w:line="240" w:lineRule="auto"/>
        <w:divId w:val="2116439976"/>
        <w:rPr>
          <w:rFonts w:ascii="Times New Roman" w:hAnsi="Times New Roman" w:cs="Times New Roman"/>
          <w:sz w:val="20"/>
          <w:szCs w:val="20"/>
          <w:lang w:val="en-US" w:eastAsia="zh-CN"/>
        </w:rPr>
      </w:pPr>
    </w:p>
    <w:p w14:paraId="0508CD33" w14:textId="77777777" w:rsidR="001A0CCB" w:rsidRDefault="001A0CCB" w:rsidP="00267633">
      <w:pPr>
        <w:spacing w:before="0" w:after="0" w:line="240" w:lineRule="auto"/>
        <w:divId w:val="2116439976"/>
        <w:rPr>
          <w:rFonts w:ascii="Times New Roman" w:hAnsi="Times New Roman" w:cs="Times New Roman"/>
          <w:sz w:val="20"/>
          <w:szCs w:val="20"/>
          <w:lang w:val="en-US" w:eastAsia="zh-CN"/>
        </w:rPr>
      </w:pPr>
    </w:p>
    <w:p w14:paraId="3DB4C64A" w14:textId="77777777" w:rsidR="001A0CCB" w:rsidRDefault="001A0CCB" w:rsidP="00267633">
      <w:pPr>
        <w:spacing w:before="0" w:after="0" w:line="240" w:lineRule="auto"/>
        <w:divId w:val="2116439976"/>
        <w:rPr>
          <w:rFonts w:ascii="Times New Roman" w:hAnsi="Times New Roman" w:cs="Times New Roman"/>
          <w:sz w:val="20"/>
          <w:szCs w:val="20"/>
          <w:lang w:val="en-US" w:eastAsia="zh-CN"/>
        </w:rPr>
      </w:pPr>
    </w:p>
    <w:p w14:paraId="5B27D787" w14:textId="77777777" w:rsidR="001A0CCB" w:rsidRDefault="001A0CCB" w:rsidP="00267633">
      <w:pPr>
        <w:spacing w:before="0" w:after="0" w:line="240" w:lineRule="auto"/>
        <w:divId w:val="2116439976"/>
        <w:rPr>
          <w:rFonts w:ascii="Times New Roman" w:hAnsi="Times New Roman" w:cs="Times New Roman"/>
          <w:sz w:val="20"/>
          <w:szCs w:val="20"/>
          <w:lang w:val="en-US" w:eastAsia="zh-CN"/>
        </w:rPr>
      </w:pPr>
    </w:p>
    <w:p w14:paraId="22843D4C" w14:textId="77777777" w:rsidR="001A0CCB" w:rsidRDefault="001A0CCB" w:rsidP="00267633">
      <w:pPr>
        <w:spacing w:before="0" w:after="0" w:line="240" w:lineRule="auto"/>
        <w:divId w:val="2116439976"/>
        <w:rPr>
          <w:rFonts w:ascii="Times New Roman" w:hAnsi="Times New Roman" w:cs="Times New Roman"/>
          <w:sz w:val="20"/>
          <w:szCs w:val="20"/>
          <w:lang w:val="en-US" w:eastAsia="zh-CN"/>
        </w:rPr>
      </w:pPr>
    </w:p>
    <w:p w14:paraId="46304BA0" w14:textId="77777777" w:rsidR="001A0CCB" w:rsidRDefault="001A0CCB" w:rsidP="00267633">
      <w:pPr>
        <w:spacing w:before="0" w:after="0" w:line="240" w:lineRule="auto"/>
        <w:divId w:val="2116439976"/>
        <w:rPr>
          <w:rFonts w:ascii="Times New Roman" w:hAnsi="Times New Roman" w:cs="Times New Roman"/>
          <w:sz w:val="20"/>
          <w:szCs w:val="20"/>
          <w:lang w:val="en-US" w:eastAsia="zh-CN"/>
        </w:rPr>
      </w:pPr>
    </w:p>
    <w:p w14:paraId="45D209BF" w14:textId="77777777" w:rsidR="001A0CCB" w:rsidRDefault="001A0CCB" w:rsidP="00267633">
      <w:pPr>
        <w:spacing w:before="0" w:after="0" w:line="240" w:lineRule="auto"/>
        <w:divId w:val="2116439976"/>
        <w:rPr>
          <w:rFonts w:ascii="Times New Roman" w:hAnsi="Times New Roman" w:cs="Times New Roman"/>
          <w:sz w:val="20"/>
          <w:szCs w:val="20"/>
          <w:lang w:val="en-US" w:eastAsia="zh-CN"/>
        </w:rPr>
      </w:pPr>
    </w:p>
    <w:p w14:paraId="25CCCF50" w14:textId="77777777" w:rsidR="001A0CCB" w:rsidRDefault="001A0CCB" w:rsidP="00267633">
      <w:pPr>
        <w:spacing w:before="0" w:after="0" w:line="240" w:lineRule="auto"/>
        <w:divId w:val="2116439976"/>
        <w:rPr>
          <w:rFonts w:ascii="Times New Roman" w:hAnsi="Times New Roman" w:cs="Times New Roman"/>
          <w:sz w:val="20"/>
          <w:szCs w:val="20"/>
          <w:lang w:val="en-US" w:eastAsia="zh-CN"/>
        </w:rPr>
      </w:pPr>
    </w:p>
    <w:p w14:paraId="3D39EB42" w14:textId="77777777" w:rsidR="001A0CCB" w:rsidRDefault="001A0CCB" w:rsidP="00267633">
      <w:pPr>
        <w:spacing w:before="0" w:after="0" w:line="240" w:lineRule="auto"/>
        <w:divId w:val="2116439976"/>
        <w:rPr>
          <w:rFonts w:ascii="Times New Roman" w:hAnsi="Times New Roman" w:cs="Times New Roman"/>
          <w:sz w:val="20"/>
          <w:szCs w:val="20"/>
          <w:lang w:val="en-US" w:eastAsia="zh-CN"/>
        </w:rPr>
      </w:pPr>
    </w:p>
    <w:p w14:paraId="7203097B" w14:textId="77777777" w:rsidR="001A0CCB" w:rsidRDefault="001A0CCB" w:rsidP="00267633">
      <w:pPr>
        <w:spacing w:before="0" w:after="0" w:line="240" w:lineRule="auto"/>
        <w:divId w:val="2116439976"/>
        <w:rPr>
          <w:rFonts w:ascii="Times New Roman" w:hAnsi="Times New Roman" w:cs="Times New Roman"/>
          <w:sz w:val="20"/>
          <w:szCs w:val="20"/>
          <w:lang w:val="en-US" w:eastAsia="zh-CN"/>
        </w:rPr>
      </w:pPr>
    </w:p>
    <w:p w14:paraId="798FB0F6" w14:textId="77777777" w:rsidR="001A0CCB" w:rsidRDefault="001A0CCB" w:rsidP="00267633">
      <w:pPr>
        <w:spacing w:before="0" w:after="0" w:line="240" w:lineRule="auto"/>
        <w:divId w:val="2116439976"/>
        <w:rPr>
          <w:rFonts w:ascii="Times New Roman" w:hAnsi="Times New Roman" w:cs="Times New Roman"/>
          <w:sz w:val="20"/>
          <w:szCs w:val="20"/>
          <w:lang w:val="en-US" w:eastAsia="zh-CN"/>
        </w:rPr>
      </w:pPr>
    </w:p>
    <w:p w14:paraId="1884C22F" w14:textId="77777777" w:rsidR="0030694F" w:rsidRDefault="0030694F" w:rsidP="00267633">
      <w:pPr>
        <w:spacing w:before="0" w:after="0" w:line="240" w:lineRule="auto"/>
        <w:divId w:val="2116439976"/>
        <w:rPr>
          <w:rFonts w:ascii="Times New Roman" w:hAnsi="Times New Roman" w:cs="Times New Roman"/>
          <w:sz w:val="20"/>
          <w:szCs w:val="20"/>
          <w:lang w:val="en-US" w:eastAsia="zh-CN"/>
        </w:rPr>
      </w:pPr>
    </w:p>
    <w:p w14:paraId="381A3F72" w14:textId="77777777" w:rsidR="002F0484" w:rsidRPr="00267633" w:rsidRDefault="002F0484" w:rsidP="00267633">
      <w:pPr>
        <w:spacing w:before="0" w:after="0" w:line="240" w:lineRule="auto"/>
        <w:divId w:val="2116439976"/>
        <w:rPr>
          <w:rFonts w:ascii="Times New Roman" w:hAnsi="Times New Roman" w:cs="Times New Roman"/>
          <w:sz w:val="20"/>
          <w:szCs w:val="20"/>
          <w:lang w:val="en-US" w:eastAsia="zh-CN"/>
        </w:rPr>
      </w:pPr>
    </w:p>
    <w:p w14:paraId="6200BEFF"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p>
    <w:tbl>
      <w:tblPr>
        <w:tblW w:w="5832" w:type="pct"/>
        <w:jc w:val="center"/>
        <w:tblLook w:val="0000" w:firstRow="0" w:lastRow="0" w:firstColumn="0" w:lastColumn="0" w:noHBand="0" w:noVBand="0"/>
      </w:tblPr>
      <w:tblGrid>
        <w:gridCol w:w="1915"/>
        <w:gridCol w:w="3188"/>
        <w:gridCol w:w="1915"/>
        <w:gridCol w:w="1913"/>
      </w:tblGrid>
      <w:tr w:rsidR="0030694F" w:rsidRPr="00267633" w14:paraId="6D0B2C5F" w14:textId="77777777" w:rsidTr="0030694F">
        <w:trPr>
          <w:divId w:val="2116439976"/>
          <w:jc w:val="center"/>
        </w:trPr>
        <w:tc>
          <w:tcPr>
            <w:tcW w:w="1072" w:type="pct"/>
          </w:tcPr>
          <w:p w14:paraId="51AC1A85" w14:textId="77777777" w:rsidR="0030694F" w:rsidRPr="00267633" w:rsidRDefault="0030694F" w:rsidP="00267633">
            <w:pPr>
              <w:spacing w:before="0" w:after="0" w:line="240" w:lineRule="auto"/>
              <w:rPr>
                <w:rFonts w:ascii="Times New Roman" w:hAnsi="Times New Roman" w:cs="Times New Roman"/>
                <w:lang w:val="en-US" w:eastAsia="zh-CN"/>
              </w:rPr>
            </w:pPr>
            <w:r w:rsidRPr="00267633">
              <w:rPr>
                <w:rFonts w:ascii="Times New Roman" w:hAnsi="Times New Roman" w:cs="Times New Roman"/>
                <w:sz w:val="20"/>
                <w:szCs w:val="20"/>
                <w:lang w:val="en-US" w:eastAsia="zh-CN"/>
              </w:rPr>
              <w:lastRenderedPageBreak/>
              <w:br w:type="page"/>
            </w:r>
          </w:p>
        </w:tc>
        <w:tc>
          <w:tcPr>
            <w:tcW w:w="1785" w:type="pct"/>
          </w:tcPr>
          <w:p w14:paraId="52825102" w14:textId="77777777" w:rsidR="0030694F" w:rsidRPr="00267633" w:rsidRDefault="0030694F" w:rsidP="00267633">
            <w:pPr>
              <w:keepNext/>
              <w:spacing w:before="0" w:after="0" w:line="240" w:lineRule="auto"/>
              <w:jc w:val="center"/>
              <w:outlineLvl w:val="1"/>
              <w:rPr>
                <w:rFonts w:ascii="Times New Roman" w:hAnsi="Times New Roman"/>
                <w:bCs/>
                <w:iCs/>
                <w:spacing w:val="-3"/>
                <w:lang w:val="en-US" w:eastAsia="zh-CN"/>
              </w:rPr>
            </w:pPr>
            <w:bookmarkStart w:id="165" w:name="_Toc66445358"/>
            <w:bookmarkStart w:id="166" w:name="_Toc81709915"/>
            <w:bookmarkStart w:id="167" w:name="_Toc81710640"/>
            <w:bookmarkStart w:id="168" w:name="_Toc81717549"/>
            <w:bookmarkStart w:id="169" w:name="_Toc122854423"/>
            <w:bookmarkStart w:id="170" w:name="_Toc122854803"/>
            <w:bookmarkStart w:id="171" w:name="_Toc243995881"/>
            <w:r>
              <w:rPr>
                <w:rFonts w:ascii="Times New Roman" w:hAnsi="Times New Roman"/>
                <w:bCs/>
                <w:iCs/>
                <w:spacing w:val="-3"/>
                <w:lang w:val="en-US" w:eastAsia="zh-CN"/>
              </w:rPr>
              <w:t xml:space="preserve">                                 </w:t>
            </w:r>
            <w:r w:rsidRPr="00267633">
              <w:rPr>
                <w:rFonts w:ascii="Times New Roman" w:hAnsi="Times New Roman"/>
                <w:bCs/>
                <w:iCs/>
                <w:spacing w:val="-3"/>
                <w:lang w:val="en-US" w:eastAsia="zh-CN"/>
              </w:rPr>
              <w:t xml:space="preserve">FORM </w:t>
            </w:r>
            <w:bookmarkEnd w:id="165"/>
            <w:bookmarkEnd w:id="166"/>
            <w:bookmarkEnd w:id="167"/>
            <w:bookmarkEnd w:id="168"/>
            <w:bookmarkEnd w:id="169"/>
            <w:bookmarkEnd w:id="170"/>
            <w:bookmarkEnd w:id="171"/>
            <w:r w:rsidRPr="00267633">
              <w:rPr>
                <w:rFonts w:ascii="Times New Roman" w:hAnsi="Times New Roman"/>
                <w:bCs/>
                <w:iCs/>
                <w:spacing w:val="-3"/>
                <w:lang w:val="en-US" w:eastAsia="zh-CN"/>
              </w:rPr>
              <w:t>248</w:t>
            </w:r>
          </w:p>
        </w:tc>
        <w:tc>
          <w:tcPr>
            <w:tcW w:w="1072" w:type="pct"/>
          </w:tcPr>
          <w:p w14:paraId="6C6A9AC2" w14:textId="77777777" w:rsidR="0030694F" w:rsidRPr="00267633" w:rsidRDefault="0030694F" w:rsidP="00267633">
            <w:pPr>
              <w:spacing w:before="0" w:after="0" w:line="240" w:lineRule="auto"/>
              <w:rPr>
                <w:rFonts w:ascii="Times New Roman" w:hAnsi="Times New Roman" w:cs="Times New Roman"/>
                <w:lang w:val="en-US" w:eastAsia="zh-CN"/>
              </w:rPr>
            </w:pPr>
          </w:p>
        </w:tc>
        <w:tc>
          <w:tcPr>
            <w:tcW w:w="1072" w:type="pct"/>
          </w:tcPr>
          <w:p w14:paraId="50BFE6EF" w14:textId="77777777" w:rsidR="0030694F" w:rsidRPr="00267633" w:rsidRDefault="0030694F" w:rsidP="00267633">
            <w:pPr>
              <w:spacing w:before="0" w:after="0" w:line="240" w:lineRule="auto"/>
              <w:rPr>
                <w:rFonts w:ascii="Times New Roman" w:hAnsi="Times New Roman" w:cs="Times New Roman"/>
                <w:lang w:val="en-US" w:eastAsia="zh-CN"/>
              </w:rPr>
            </w:pPr>
          </w:p>
        </w:tc>
      </w:tr>
    </w:tbl>
    <w:p w14:paraId="60B238A3" w14:textId="77777777" w:rsidR="00267633" w:rsidRPr="00267633" w:rsidRDefault="00267633" w:rsidP="00267633">
      <w:pPr>
        <w:tabs>
          <w:tab w:val="right" w:pos="9026"/>
        </w:tabs>
        <w:suppressAutoHyphens/>
        <w:spacing w:before="0" w:after="0" w:line="240" w:lineRule="auto"/>
        <w:divId w:val="2116439976"/>
        <w:rPr>
          <w:rFonts w:ascii="Times New Roman" w:hAnsi="Times New Roman" w:cs="Times New Roman"/>
          <w:sz w:val="22"/>
          <w:szCs w:val="22"/>
          <w:lang w:val="en-US" w:eastAsia="zh-CN"/>
        </w:rPr>
      </w:pPr>
      <w:r w:rsidRPr="00267633">
        <w:rPr>
          <w:rFonts w:ascii="Times New Roman" w:hAnsi="Times New Roman" w:cs="Times New Roman"/>
          <w:sz w:val="22"/>
          <w:szCs w:val="22"/>
          <w:lang w:val="en-US" w:eastAsia="zh-CN"/>
        </w:rPr>
        <w:t>Para 122</w:t>
      </w:r>
    </w:p>
    <w:p w14:paraId="3033B66F" w14:textId="77777777" w:rsidR="00267633" w:rsidRPr="00267633" w:rsidRDefault="00267633" w:rsidP="00267633">
      <w:pPr>
        <w:tabs>
          <w:tab w:val="right" w:pos="9026"/>
        </w:tabs>
        <w:suppressAutoHyphens/>
        <w:spacing w:before="0" w:after="0" w:line="240" w:lineRule="auto"/>
        <w:jc w:val="center"/>
        <w:divId w:val="2116439976"/>
        <w:rPr>
          <w:rFonts w:ascii="Times New Roman" w:hAnsi="Times New Roman" w:cs="Times New Roman"/>
          <w:lang w:val="en-US" w:eastAsia="zh-CN"/>
        </w:rPr>
      </w:pPr>
    </w:p>
    <w:p w14:paraId="4AEA8568" w14:textId="77777777" w:rsidR="00267633" w:rsidRPr="00267633" w:rsidRDefault="00267633" w:rsidP="00267633">
      <w:pPr>
        <w:tabs>
          <w:tab w:val="left" w:pos="-720"/>
          <w:tab w:val="left" w:pos="720"/>
        </w:tabs>
        <w:suppressAutoHyphens/>
        <w:spacing w:before="0" w:after="0"/>
        <w:ind w:right="29"/>
        <w:jc w:val="center"/>
        <w:divId w:val="2116439976"/>
        <w:rPr>
          <w:rFonts w:ascii="Times New Roman" w:hAnsi="Times New Roman" w:cs="Times New Roman"/>
          <w:lang w:val="en-US" w:eastAsia="zh-CN"/>
        </w:rPr>
      </w:pPr>
      <w:r w:rsidRPr="00267633">
        <w:rPr>
          <w:rFonts w:ascii="Times New Roman" w:hAnsi="Times New Roman" w:cs="Times New Roman"/>
          <w:lang w:val="en-US" w:eastAsia="zh-CN"/>
        </w:rPr>
        <w:t>(Title as in the action)</w:t>
      </w:r>
    </w:p>
    <w:p w14:paraId="220CD2C1" w14:textId="77777777" w:rsidR="00267633" w:rsidRPr="00267633" w:rsidRDefault="00267633" w:rsidP="00267633">
      <w:pPr>
        <w:keepNext/>
        <w:spacing w:before="0" w:after="0" w:line="240" w:lineRule="auto"/>
        <w:ind w:left="851" w:right="853"/>
        <w:jc w:val="center"/>
        <w:outlineLvl w:val="1"/>
        <w:divId w:val="2116439976"/>
        <w:rPr>
          <w:rFonts w:ascii="Times New Roman" w:hAnsi="Times New Roman"/>
          <w:b/>
          <w:bCs/>
          <w:iCs/>
          <w:spacing w:val="-3"/>
          <w:lang w:val="en-US" w:eastAsia="zh-CN"/>
        </w:rPr>
      </w:pPr>
      <w:r w:rsidRPr="00267633">
        <w:rPr>
          <w:rFonts w:ascii="Times New Roman" w:hAnsi="Times New Roman"/>
          <w:b/>
          <w:bCs/>
          <w:iCs/>
          <w:spacing w:val="-3"/>
          <w:lang w:val="en-US" w:eastAsia="zh-CN"/>
        </w:rPr>
        <w:t>QUESTIONNAIRE FOR THE EXAMINATION OF (NAME OF INDIVIDUAL JUDGMENT DEBTOR)</w:t>
      </w:r>
    </w:p>
    <w:p w14:paraId="60FE0623" w14:textId="77777777" w:rsidR="00267633" w:rsidRPr="00267633" w:rsidRDefault="00267633" w:rsidP="00267633">
      <w:pPr>
        <w:tabs>
          <w:tab w:val="left" w:pos="-720"/>
          <w:tab w:val="left" w:pos="720"/>
        </w:tabs>
        <w:suppressAutoHyphens/>
        <w:spacing w:before="0" w:after="0"/>
        <w:ind w:right="907"/>
        <w:jc w:val="both"/>
        <w:divId w:val="2116439976"/>
        <w:rPr>
          <w:rFonts w:ascii="Times New Roman" w:hAnsi="Times New Roman" w:cs="Times New Roman"/>
          <w:lang w:val="en-US" w:eastAsia="zh-CN"/>
        </w:rPr>
      </w:pPr>
    </w:p>
    <w:p w14:paraId="0C3E4642" w14:textId="77777777" w:rsidR="00267633" w:rsidRPr="00267633" w:rsidRDefault="00267633" w:rsidP="00267633">
      <w:pPr>
        <w:spacing w:before="0" w:after="120"/>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ab/>
        <w:t xml:space="preserve">Please be informed that you, (name of judgment debtor), have been summoned by the abovementioned judgment creditor to attend at the Family Justice Courts on (date and time) to — </w:t>
      </w:r>
    </w:p>
    <w:p w14:paraId="4C1A07C6" w14:textId="77777777" w:rsidR="00267633" w:rsidRPr="00267633" w:rsidRDefault="00267633" w:rsidP="00267633">
      <w:pPr>
        <w:tabs>
          <w:tab w:val="left" w:pos="-720"/>
          <w:tab w:val="left" w:pos="720"/>
        </w:tabs>
        <w:suppressAutoHyphens/>
        <w:spacing w:before="0" w:after="0"/>
        <w:ind w:left="720" w:right="900"/>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(a)</w:t>
      </w:r>
      <w:r w:rsidRPr="00267633">
        <w:rPr>
          <w:rFonts w:ascii="Times New Roman" w:hAnsi="Times New Roman" w:cs="Times New Roman"/>
          <w:lang w:val="en-US" w:eastAsia="zh-CN"/>
        </w:rPr>
        <w:tab/>
        <w:t>provide answers to the questions set out herein; and</w:t>
      </w:r>
    </w:p>
    <w:p w14:paraId="1DA920CE" w14:textId="77777777" w:rsidR="00267633" w:rsidRPr="00267633" w:rsidRDefault="00267633" w:rsidP="00267633">
      <w:pPr>
        <w:spacing w:before="0" w:after="200" w:line="23" w:lineRule="atLeast"/>
        <w:ind w:left="1440" w:hanging="720"/>
        <w:jc w:val="both"/>
        <w:divId w:val="2116439976"/>
        <w:rPr>
          <w:rFonts w:ascii="Times New Roman" w:hAnsi="Times New Roman" w:cs="Times New Roman"/>
          <w:lang w:val="en-GB" w:eastAsia="en-GB"/>
        </w:rPr>
      </w:pPr>
      <w:r w:rsidRPr="00267633">
        <w:rPr>
          <w:rFonts w:ascii="Times New Roman" w:hAnsi="Times New Roman" w:cs="Times New Roman"/>
          <w:lang w:val="en-GB" w:eastAsia="en-GB"/>
        </w:rPr>
        <w:t>(b)</w:t>
      </w:r>
      <w:r w:rsidRPr="00267633">
        <w:rPr>
          <w:rFonts w:ascii="Times New Roman" w:hAnsi="Times New Roman" w:cs="Times New Roman"/>
          <w:lang w:val="en-GB" w:eastAsia="en-GB"/>
        </w:rPr>
        <w:tab/>
        <w:t>produce documents set out below:</w:t>
      </w:r>
    </w:p>
    <w:p w14:paraId="7C5C4B8F" w14:textId="77777777" w:rsidR="00267633" w:rsidRPr="00267633" w:rsidRDefault="00267633" w:rsidP="00267633">
      <w:pPr>
        <w:tabs>
          <w:tab w:val="left" w:pos="709"/>
          <w:tab w:val="left" w:pos="1418"/>
        </w:tabs>
        <w:spacing w:before="0" w:after="200" w:line="23" w:lineRule="atLeast"/>
        <w:ind w:left="720"/>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ab/>
        <w:t>(</w:t>
      </w:r>
      <w:proofErr w:type="spellStart"/>
      <w:r w:rsidRPr="00267633">
        <w:rPr>
          <w:rFonts w:ascii="Times New Roman" w:hAnsi="Times New Roman" w:cs="Times New Roman"/>
          <w:lang w:val="en-US" w:eastAsia="zh-CN"/>
        </w:rPr>
        <w:t>i</w:t>
      </w:r>
      <w:proofErr w:type="spellEnd"/>
      <w:r w:rsidRPr="00267633">
        <w:rPr>
          <w:rFonts w:ascii="Times New Roman" w:hAnsi="Times New Roman" w:cs="Times New Roman"/>
          <w:lang w:val="en-US" w:eastAsia="zh-CN"/>
        </w:rPr>
        <w:t>)</w:t>
      </w:r>
      <w:r w:rsidRPr="00267633">
        <w:rPr>
          <w:rFonts w:ascii="Times New Roman" w:hAnsi="Times New Roman" w:cs="Times New Roman"/>
          <w:lang w:val="en-US" w:eastAsia="zh-CN"/>
        </w:rPr>
        <w:tab/>
        <w:t xml:space="preserve">your bank statements for the past 6 </w:t>
      </w:r>
      <w:proofErr w:type="gramStart"/>
      <w:r w:rsidRPr="00267633">
        <w:rPr>
          <w:rFonts w:ascii="Times New Roman" w:hAnsi="Times New Roman" w:cs="Times New Roman"/>
          <w:lang w:val="en-US" w:eastAsia="zh-CN"/>
        </w:rPr>
        <w:t>months;</w:t>
      </w:r>
      <w:proofErr w:type="gramEnd"/>
    </w:p>
    <w:p w14:paraId="7BCBAD26" w14:textId="77777777" w:rsidR="00267633" w:rsidRPr="00267633" w:rsidRDefault="00267633" w:rsidP="00267633">
      <w:pPr>
        <w:tabs>
          <w:tab w:val="left" w:pos="709"/>
          <w:tab w:val="left" w:pos="1418"/>
        </w:tabs>
        <w:spacing w:before="0" w:after="200" w:line="23" w:lineRule="atLeast"/>
        <w:ind w:left="720" w:firstLine="720"/>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(ii)</w:t>
      </w:r>
      <w:r w:rsidRPr="00267633">
        <w:rPr>
          <w:rFonts w:ascii="Times New Roman" w:hAnsi="Times New Roman" w:cs="Times New Roman"/>
          <w:lang w:val="en-US" w:eastAsia="zh-CN"/>
        </w:rPr>
        <w:tab/>
        <w:t xml:space="preserve">your </w:t>
      </w:r>
      <w:proofErr w:type="spellStart"/>
      <w:r w:rsidRPr="00267633">
        <w:rPr>
          <w:rFonts w:ascii="Times New Roman" w:hAnsi="Times New Roman" w:cs="Times New Roman"/>
          <w:lang w:val="en-US" w:eastAsia="zh-CN"/>
        </w:rPr>
        <w:t>payslips</w:t>
      </w:r>
      <w:proofErr w:type="spellEnd"/>
      <w:r w:rsidRPr="00267633">
        <w:rPr>
          <w:rFonts w:ascii="Times New Roman" w:hAnsi="Times New Roman" w:cs="Times New Roman"/>
          <w:lang w:val="en-US" w:eastAsia="zh-CN"/>
        </w:rPr>
        <w:t xml:space="preserve"> for the past 3 </w:t>
      </w:r>
      <w:proofErr w:type="gramStart"/>
      <w:r w:rsidRPr="00267633">
        <w:rPr>
          <w:rFonts w:ascii="Times New Roman" w:hAnsi="Times New Roman" w:cs="Times New Roman"/>
          <w:lang w:val="en-US" w:eastAsia="zh-CN"/>
        </w:rPr>
        <w:t>months;</w:t>
      </w:r>
      <w:proofErr w:type="gramEnd"/>
    </w:p>
    <w:p w14:paraId="4FBE82EA" w14:textId="77777777" w:rsidR="00267633" w:rsidRPr="00267633" w:rsidRDefault="00267633" w:rsidP="00267633">
      <w:pPr>
        <w:tabs>
          <w:tab w:val="left" w:pos="709"/>
          <w:tab w:val="left" w:pos="1418"/>
        </w:tabs>
        <w:spacing w:before="0" w:after="200" w:line="23" w:lineRule="atLeast"/>
        <w:ind w:left="2160" w:hanging="720"/>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(iii)</w:t>
      </w:r>
      <w:r w:rsidRPr="00267633">
        <w:rPr>
          <w:rFonts w:ascii="Times New Roman" w:hAnsi="Times New Roman" w:cs="Times New Roman"/>
          <w:lang w:val="en-US" w:eastAsia="zh-CN"/>
        </w:rPr>
        <w:tab/>
        <w:t xml:space="preserve">your income tax returns and Form IR8A for the last period of </w:t>
      </w:r>
      <w:proofErr w:type="gramStart"/>
      <w:r w:rsidRPr="00267633">
        <w:rPr>
          <w:rFonts w:ascii="Times New Roman" w:hAnsi="Times New Roman" w:cs="Times New Roman"/>
          <w:lang w:val="en-US" w:eastAsia="zh-CN"/>
        </w:rPr>
        <w:t>assessment;</w:t>
      </w:r>
      <w:proofErr w:type="gramEnd"/>
    </w:p>
    <w:p w14:paraId="5AB12B70" w14:textId="77777777" w:rsidR="00267633" w:rsidRPr="00267633" w:rsidRDefault="00267633" w:rsidP="00267633">
      <w:pPr>
        <w:tabs>
          <w:tab w:val="left" w:pos="1418"/>
          <w:tab w:val="left" w:pos="2127"/>
        </w:tabs>
        <w:spacing w:before="0" w:after="200" w:line="23" w:lineRule="atLeast"/>
        <w:ind w:left="2127" w:hanging="687"/>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(iv)</w:t>
      </w:r>
      <w:r w:rsidRPr="00267633">
        <w:rPr>
          <w:rFonts w:ascii="Times New Roman" w:hAnsi="Times New Roman" w:cs="Times New Roman"/>
          <w:lang w:val="en-US" w:eastAsia="zh-CN"/>
        </w:rPr>
        <w:tab/>
        <w:t xml:space="preserve">your last 3 statements from the Central Provident Fund (CPF) </w:t>
      </w:r>
      <w:proofErr w:type="gramStart"/>
      <w:r w:rsidRPr="00267633">
        <w:rPr>
          <w:rFonts w:ascii="Times New Roman" w:hAnsi="Times New Roman" w:cs="Times New Roman"/>
          <w:lang w:val="en-US" w:eastAsia="zh-CN"/>
        </w:rPr>
        <w:t>Board;</w:t>
      </w:r>
      <w:proofErr w:type="gramEnd"/>
    </w:p>
    <w:p w14:paraId="59DC5F1F" w14:textId="77777777" w:rsidR="00267633" w:rsidRPr="00267633" w:rsidRDefault="00267633" w:rsidP="00267633">
      <w:pPr>
        <w:tabs>
          <w:tab w:val="left" w:pos="709"/>
          <w:tab w:val="left" w:pos="1418"/>
        </w:tabs>
        <w:spacing w:before="0" w:after="200" w:line="23" w:lineRule="atLeast"/>
        <w:ind w:left="2138" w:hanging="698"/>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(v)</w:t>
      </w:r>
      <w:r w:rsidRPr="00267633">
        <w:rPr>
          <w:rFonts w:ascii="Times New Roman" w:hAnsi="Times New Roman" w:cs="Times New Roman"/>
          <w:lang w:val="en-US" w:eastAsia="zh-CN"/>
        </w:rPr>
        <w:tab/>
        <w:t xml:space="preserve">your last 3 statements from the Central Depository (CDP) and/or your securities broker or fund manager in respect of your shares, bonds and/or unit </w:t>
      </w:r>
      <w:proofErr w:type="gramStart"/>
      <w:r w:rsidRPr="00267633">
        <w:rPr>
          <w:rFonts w:ascii="Times New Roman" w:hAnsi="Times New Roman" w:cs="Times New Roman"/>
          <w:lang w:val="en-US" w:eastAsia="zh-CN"/>
        </w:rPr>
        <w:t>trusts;</w:t>
      </w:r>
      <w:proofErr w:type="gramEnd"/>
    </w:p>
    <w:p w14:paraId="763A16A1" w14:textId="77777777" w:rsidR="00267633" w:rsidRPr="00267633" w:rsidRDefault="00267633" w:rsidP="00267633">
      <w:pPr>
        <w:tabs>
          <w:tab w:val="left" w:pos="709"/>
          <w:tab w:val="left" w:pos="1418"/>
        </w:tabs>
        <w:spacing w:before="0" w:after="200" w:line="23" w:lineRule="atLeast"/>
        <w:ind w:left="2138" w:hanging="698"/>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(vi)</w:t>
      </w:r>
      <w:r w:rsidRPr="00267633">
        <w:rPr>
          <w:rFonts w:ascii="Times New Roman" w:hAnsi="Times New Roman" w:cs="Times New Roman"/>
          <w:lang w:val="en-US" w:eastAsia="zh-CN"/>
        </w:rPr>
        <w:tab/>
      </w:r>
      <w:r w:rsidRPr="00267633">
        <w:rPr>
          <w:rFonts w:ascii="Times New Roman" w:hAnsi="Times New Roman" w:cs="Times New Roman"/>
          <w:lang w:val="en-US" w:eastAsia="zh-CN"/>
        </w:rPr>
        <w:tab/>
        <w:t xml:space="preserve">your motor vehicle log card/printout of your vehicle registration details and hire purchase agreement in respect of your motor </w:t>
      </w:r>
      <w:proofErr w:type="gramStart"/>
      <w:r w:rsidRPr="00267633">
        <w:rPr>
          <w:rFonts w:ascii="Times New Roman" w:hAnsi="Times New Roman" w:cs="Times New Roman"/>
          <w:lang w:val="en-US" w:eastAsia="zh-CN"/>
        </w:rPr>
        <w:t>vehicle;</w:t>
      </w:r>
      <w:proofErr w:type="gramEnd"/>
    </w:p>
    <w:p w14:paraId="2D830DAF" w14:textId="77777777" w:rsidR="00267633" w:rsidRPr="00267633" w:rsidRDefault="00267633" w:rsidP="00267633">
      <w:pPr>
        <w:spacing w:before="0" w:after="200" w:line="23" w:lineRule="atLeast"/>
        <w:ind w:left="2138" w:hanging="698"/>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(vii)</w:t>
      </w:r>
      <w:r w:rsidRPr="00267633">
        <w:rPr>
          <w:rFonts w:ascii="Times New Roman" w:hAnsi="Times New Roman" w:cs="Times New Roman"/>
          <w:lang w:val="en-US" w:eastAsia="zh-CN"/>
        </w:rPr>
        <w:tab/>
        <w:t>your lease agreements, title deeds or certificates of title in respect of your properties, or your rental agreements.</w:t>
      </w:r>
    </w:p>
    <w:p w14:paraId="17B0BB55" w14:textId="77777777" w:rsidR="00267633" w:rsidRPr="00267633" w:rsidRDefault="00267633" w:rsidP="00267633">
      <w:pPr>
        <w:spacing w:before="0" w:after="0"/>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ab/>
        <w:t xml:space="preserve"> Please answer these questions carefully as the Court will require you to confirm on oath that your answers are true to the best of your knowledge, </w:t>
      </w:r>
      <w:proofErr w:type="gramStart"/>
      <w:r w:rsidRPr="00267633">
        <w:rPr>
          <w:rFonts w:ascii="Times New Roman" w:hAnsi="Times New Roman" w:cs="Times New Roman"/>
          <w:lang w:val="en-US" w:eastAsia="zh-CN"/>
        </w:rPr>
        <w:t>information</w:t>
      </w:r>
      <w:proofErr w:type="gramEnd"/>
      <w:r w:rsidRPr="00267633">
        <w:rPr>
          <w:rFonts w:ascii="Times New Roman" w:hAnsi="Times New Roman" w:cs="Times New Roman"/>
          <w:lang w:val="en-US" w:eastAsia="zh-CN"/>
        </w:rPr>
        <w:t xml:space="preserve"> and belief. Please bring this completed questionnaire and the documents with you at the Court hearing.</w:t>
      </w:r>
    </w:p>
    <w:p w14:paraId="720F6DAA" w14:textId="77777777" w:rsidR="00267633" w:rsidRPr="00267633" w:rsidRDefault="00267633" w:rsidP="00267633">
      <w:pPr>
        <w:spacing w:before="0" w:after="0"/>
        <w:jc w:val="both"/>
        <w:divId w:val="2116439976"/>
        <w:rPr>
          <w:rFonts w:ascii="Times New Roman" w:hAnsi="Times New Roman" w:cs="Times New Roman"/>
          <w:lang w:val="en-US" w:eastAsia="zh-CN"/>
        </w:rPr>
      </w:pPr>
    </w:p>
    <w:p w14:paraId="54EEFF07" w14:textId="77777777" w:rsidR="00267633" w:rsidRPr="00267633" w:rsidRDefault="00267633" w:rsidP="00267633">
      <w:pPr>
        <w:spacing w:before="0" w:after="0"/>
        <w:jc w:val="both"/>
        <w:divId w:val="2116439976"/>
        <w:rPr>
          <w:rFonts w:ascii="Times New Roman" w:hAnsi="Times New Roman" w:cs="Times New Roman"/>
          <w:lang w:val="en-US" w:eastAsia="zh-CN"/>
        </w:rPr>
      </w:pPr>
    </w:p>
    <w:p w14:paraId="6FBA9B83" w14:textId="77777777" w:rsidR="00267633" w:rsidRPr="00267633" w:rsidRDefault="00267633" w:rsidP="00267633">
      <w:pPr>
        <w:spacing w:before="0" w:after="0"/>
        <w:jc w:val="both"/>
        <w:divId w:val="2116439976"/>
        <w:rPr>
          <w:rFonts w:ascii="Times New Roman" w:hAnsi="Times New Roman" w:cs="Times New Roman"/>
          <w:lang w:val="en-US" w:eastAsia="zh-CN"/>
        </w:rPr>
      </w:pPr>
    </w:p>
    <w:p w14:paraId="64ECE6FA" w14:textId="77777777" w:rsidR="00267633" w:rsidRPr="00267633" w:rsidRDefault="00267633" w:rsidP="00267633">
      <w:pPr>
        <w:spacing w:before="0" w:after="0"/>
        <w:jc w:val="both"/>
        <w:divId w:val="2116439976"/>
        <w:rPr>
          <w:rFonts w:ascii="Times New Roman" w:hAnsi="Times New Roman" w:cs="Times New Roman"/>
          <w:lang w:val="en-US" w:eastAsia="zh-CN"/>
        </w:rPr>
      </w:pPr>
    </w:p>
    <w:p w14:paraId="6F65DE5B" w14:textId="77777777" w:rsidR="00267633" w:rsidRPr="00267633" w:rsidRDefault="00267633" w:rsidP="00267633">
      <w:pPr>
        <w:spacing w:before="0" w:after="0"/>
        <w:jc w:val="both"/>
        <w:divId w:val="2116439976"/>
        <w:rPr>
          <w:rFonts w:ascii="Times New Roman" w:hAnsi="Times New Roman" w:cs="Times New Roman"/>
          <w:lang w:val="en-US" w:eastAsia="zh-CN"/>
        </w:rPr>
      </w:pPr>
    </w:p>
    <w:p w14:paraId="32104B96" w14:textId="77777777" w:rsidR="00267633" w:rsidRPr="00267633" w:rsidRDefault="00267633" w:rsidP="00267633">
      <w:pPr>
        <w:tabs>
          <w:tab w:val="left" w:pos="-720"/>
          <w:tab w:val="left" w:pos="0"/>
        </w:tabs>
        <w:suppressAutoHyphens/>
        <w:spacing w:before="0" w:after="0"/>
        <w:ind w:right="-27" w:firstLine="709"/>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lastRenderedPageBreak/>
        <w:tab/>
      </w:r>
      <w:r w:rsidRPr="00267633">
        <w:rPr>
          <w:rFonts w:ascii="Times New Roman" w:hAnsi="Times New Roman" w:cs="Times New Roman"/>
          <w:b/>
          <w:lang w:val="en-US" w:eastAsia="zh-CN"/>
        </w:rPr>
        <w:t>IMPORTANT NOTICE</w:t>
      </w:r>
      <w:r w:rsidRPr="00267633">
        <w:rPr>
          <w:rFonts w:ascii="Times New Roman" w:hAnsi="Times New Roman" w:cs="Times New Roman"/>
          <w:lang w:val="en-US" w:eastAsia="zh-CN"/>
        </w:rPr>
        <w:t>: You are required to attend the hearing unless you have obtained the consent of the judgment creditor to dispense with your attendance in Court or to discharge the Order requiring your attendance. If you fail to attend the hearing without obtaining the consent of the judgment creditor, the judgment creditor may commence committal proceedings against you for your failure to attend Court. The penalty that may be imposed by Court for such failure is fine and/or imprisonment.</w:t>
      </w:r>
    </w:p>
    <w:p w14:paraId="36307D27" w14:textId="77777777" w:rsidR="00267633" w:rsidRPr="00267633" w:rsidRDefault="00267633" w:rsidP="00267633">
      <w:pPr>
        <w:spacing w:before="0" w:after="0"/>
        <w:ind w:firstLine="709"/>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You may therefore wish to contact the solicitor for the judgment creditor (name of law firm and solicitor having conduct of the case) at (address and telephone contact no.) to obtain the consent of the judgment creditor for the necessary dispensation and discharge. You may also choose to engage your own solicitor to advise you on your rights and duties in relation to these proceedings.</w:t>
      </w:r>
    </w:p>
    <w:p w14:paraId="7D3E1BD4" w14:textId="77777777" w:rsidR="00267633" w:rsidRPr="00267633" w:rsidRDefault="00267633" w:rsidP="00267633">
      <w:pPr>
        <w:spacing w:before="0" w:after="0"/>
        <w:jc w:val="both"/>
        <w:divId w:val="2116439976"/>
        <w:rPr>
          <w:rFonts w:ascii="Times New Roman" w:hAnsi="Times New Roman" w:cs="Times New Roman"/>
          <w:b/>
          <w:lang w:val="en-US" w:eastAsia="zh-CN"/>
        </w:rPr>
        <w:sectPr w:rsidR="00267633" w:rsidRPr="00267633" w:rsidSect="00C63330">
          <w:pgSz w:w="11909" w:h="16834" w:code="9"/>
          <w:pgMar w:top="1440" w:right="2125" w:bottom="1440" w:left="2127" w:header="720" w:footer="720" w:gutter="0"/>
          <w:paperSrc w:first="1" w:other="1"/>
          <w:cols w:space="720"/>
        </w:sectPr>
      </w:pPr>
    </w:p>
    <w:p w14:paraId="52BE8BFA" w14:textId="77777777" w:rsidR="00267633" w:rsidRPr="00267633" w:rsidRDefault="00267633" w:rsidP="00267633">
      <w:pPr>
        <w:spacing w:before="0" w:after="0"/>
        <w:jc w:val="both"/>
        <w:divId w:val="2116439976"/>
        <w:rPr>
          <w:rFonts w:ascii="Times New Roman" w:hAnsi="Times New Roman" w:cs="Times New Roman"/>
          <w:b/>
          <w:lang w:val="en-US" w:eastAsia="zh-CN"/>
        </w:rPr>
      </w:pPr>
      <w:r w:rsidRPr="00267633">
        <w:rPr>
          <w:rFonts w:ascii="Times New Roman" w:hAnsi="Times New Roman" w:cs="Times New Roman"/>
          <w:b/>
          <w:lang w:val="en-US" w:eastAsia="zh-CN"/>
        </w:rPr>
        <w:lastRenderedPageBreak/>
        <w:t>Personal particulars</w:t>
      </w:r>
    </w:p>
    <w:tbl>
      <w:tblPr>
        <w:tblW w:w="7763" w:type="dxa"/>
        <w:tblBorders>
          <w:top w:val="single" w:sz="4" w:space="0" w:color="auto"/>
          <w:left w:val="single" w:sz="4" w:space="0" w:color="auto"/>
          <w:bottom w:val="single" w:sz="4" w:space="0" w:color="auto"/>
          <w:right w:val="single" w:sz="4" w:space="0" w:color="auto"/>
          <w:insideH w:val="single" w:sz="4" w:space="0" w:color="auto"/>
        </w:tblBorders>
        <w:tblLook w:val="04A0" w:firstRow="1" w:lastRow="0" w:firstColumn="1" w:lastColumn="0" w:noHBand="0" w:noVBand="1"/>
      </w:tblPr>
      <w:tblGrid>
        <w:gridCol w:w="675"/>
        <w:gridCol w:w="7088"/>
      </w:tblGrid>
      <w:tr w:rsidR="00267633" w:rsidRPr="00267633" w14:paraId="68BD9E07" w14:textId="77777777" w:rsidTr="00267633">
        <w:trPr>
          <w:divId w:val="2116439976"/>
        </w:trPr>
        <w:tc>
          <w:tcPr>
            <w:tcW w:w="675" w:type="dxa"/>
          </w:tcPr>
          <w:p w14:paraId="730CC850"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1.</w:t>
            </w:r>
          </w:p>
        </w:tc>
        <w:tc>
          <w:tcPr>
            <w:tcW w:w="7088" w:type="dxa"/>
          </w:tcPr>
          <w:p w14:paraId="4C6DA4BD"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Full Name:</w:t>
            </w:r>
          </w:p>
          <w:p w14:paraId="2555D448"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r w:rsidR="00267633" w:rsidRPr="00267633" w14:paraId="67922ACE" w14:textId="77777777" w:rsidTr="00267633">
        <w:trPr>
          <w:divId w:val="2116439976"/>
        </w:trPr>
        <w:tc>
          <w:tcPr>
            <w:tcW w:w="675" w:type="dxa"/>
          </w:tcPr>
          <w:p w14:paraId="4D646482"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2.</w:t>
            </w:r>
          </w:p>
        </w:tc>
        <w:tc>
          <w:tcPr>
            <w:tcW w:w="7088" w:type="dxa"/>
          </w:tcPr>
          <w:p w14:paraId="1F70B3A2"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NRIC/Passport No.:</w:t>
            </w:r>
          </w:p>
          <w:p w14:paraId="41A8109D"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r w:rsidR="00267633" w:rsidRPr="00267633" w14:paraId="4B7C88F5" w14:textId="77777777" w:rsidTr="00267633">
        <w:trPr>
          <w:divId w:val="2116439976"/>
        </w:trPr>
        <w:tc>
          <w:tcPr>
            <w:tcW w:w="675" w:type="dxa"/>
          </w:tcPr>
          <w:p w14:paraId="6D80FD85"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3.</w:t>
            </w:r>
          </w:p>
        </w:tc>
        <w:tc>
          <w:tcPr>
            <w:tcW w:w="7088" w:type="dxa"/>
          </w:tcPr>
          <w:p w14:paraId="088ACB9C"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Home Address:</w:t>
            </w:r>
          </w:p>
          <w:p w14:paraId="4FB1CF8D" w14:textId="77777777" w:rsidR="00267633" w:rsidRPr="00267633" w:rsidRDefault="00267633" w:rsidP="00267633">
            <w:pPr>
              <w:spacing w:before="0" w:after="0" w:line="240" w:lineRule="auto"/>
              <w:jc w:val="both"/>
              <w:rPr>
                <w:rFonts w:ascii="Times New Roman" w:hAnsi="Times New Roman" w:cs="Times New Roman"/>
                <w:lang w:val="en-US" w:eastAsia="zh-CN"/>
              </w:rPr>
            </w:pPr>
          </w:p>
          <w:p w14:paraId="737430AE"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r w:rsidR="00267633" w:rsidRPr="00267633" w14:paraId="59E5CFBE" w14:textId="77777777" w:rsidTr="00267633">
        <w:trPr>
          <w:divId w:val="2116439976"/>
        </w:trPr>
        <w:tc>
          <w:tcPr>
            <w:tcW w:w="675" w:type="dxa"/>
          </w:tcPr>
          <w:p w14:paraId="039F01B0"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4.</w:t>
            </w:r>
          </w:p>
        </w:tc>
        <w:tc>
          <w:tcPr>
            <w:tcW w:w="7088" w:type="dxa"/>
          </w:tcPr>
          <w:p w14:paraId="061078E2"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Mobile Number:</w:t>
            </w:r>
          </w:p>
          <w:p w14:paraId="40FA3591"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r w:rsidR="00267633" w:rsidRPr="00267633" w14:paraId="51FEF40D" w14:textId="77777777" w:rsidTr="00267633">
        <w:trPr>
          <w:divId w:val="2116439976"/>
        </w:trPr>
        <w:tc>
          <w:tcPr>
            <w:tcW w:w="675" w:type="dxa"/>
          </w:tcPr>
          <w:p w14:paraId="605FA495"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5.</w:t>
            </w:r>
          </w:p>
        </w:tc>
        <w:tc>
          <w:tcPr>
            <w:tcW w:w="7088" w:type="dxa"/>
          </w:tcPr>
          <w:p w14:paraId="5039CBEF"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Email Address:</w:t>
            </w:r>
          </w:p>
          <w:p w14:paraId="54516790"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bl>
    <w:p w14:paraId="3CE5706A"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4916563E" w14:textId="77777777" w:rsidR="00267633" w:rsidRPr="00267633" w:rsidRDefault="00267633" w:rsidP="00267633">
      <w:pPr>
        <w:spacing w:before="0" w:after="0" w:line="240" w:lineRule="auto"/>
        <w:divId w:val="2116439976"/>
        <w:rPr>
          <w:rFonts w:ascii="Times New Roman" w:hAnsi="Times New Roman" w:cs="Times New Roman"/>
          <w:b/>
          <w:lang w:val="en-US" w:eastAsia="zh-CN"/>
        </w:rPr>
      </w:pPr>
      <w:r w:rsidRPr="00267633">
        <w:rPr>
          <w:rFonts w:ascii="Times New Roman" w:hAnsi="Times New Roman" w:cs="Times New Roman"/>
          <w:b/>
          <w:lang w:val="en-US" w:eastAsia="zh-CN"/>
        </w:rPr>
        <w:t>Work particulars</w:t>
      </w:r>
    </w:p>
    <w:p w14:paraId="78F76A27"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39"/>
        <w:gridCol w:w="7008"/>
      </w:tblGrid>
      <w:tr w:rsidR="00267633" w:rsidRPr="00267633" w14:paraId="2AE359EF" w14:textId="77777777" w:rsidTr="00267633">
        <w:trPr>
          <w:divId w:val="2116439976"/>
        </w:trPr>
        <w:tc>
          <w:tcPr>
            <w:tcW w:w="675" w:type="dxa"/>
            <w:tcBorders>
              <w:right w:val="nil"/>
            </w:tcBorders>
          </w:tcPr>
          <w:p w14:paraId="46B04E02"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6.</w:t>
            </w:r>
          </w:p>
        </w:tc>
        <w:tc>
          <w:tcPr>
            <w:tcW w:w="7850" w:type="dxa"/>
            <w:tcBorders>
              <w:left w:val="nil"/>
            </w:tcBorders>
          </w:tcPr>
          <w:p w14:paraId="74AD75AB"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Occupation:</w:t>
            </w:r>
          </w:p>
          <w:p w14:paraId="3D88243F"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bl>
    <w:p w14:paraId="6EFDDF84"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52"/>
        <w:gridCol w:w="6995"/>
      </w:tblGrid>
      <w:tr w:rsidR="00267633" w:rsidRPr="00267633" w14:paraId="7C8CEF13" w14:textId="77777777" w:rsidTr="00267633">
        <w:trPr>
          <w:divId w:val="2116439976"/>
        </w:trPr>
        <w:tc>
          <w:tcPr>
            <w:tcW w:w="675" w:type="dxa"/>
            <w:tcBorders>
              <w:bottom w:val="single" w:sz="4" w:space="0" w:color="auto"/>
              <w:right w:val="nil"/>
            </w:tcBorders>
          </w:tcPr>
          <w:p w14:paraId="1C74C5EA"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7</w:t>
            </w:r>
          </w:p>
        </w:tc>
        <w:tc>
          <w:tcPr>
            <w:tcW w:w="7850" w:type="dxa"/>
            <w:tcBorders>
              <w:left w:val="nil"/>
              <w:bottom w:val="single" w:sz="4" w:space="0" w:color="auto"/>
            </w:tcBorders>
          </w:tcPr>
          <w:p w14:paraId="46D95855"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If you are an employee, please state the following:</w:t>
            </w:r>
          </w:p>
          <w:p w14:paraId="1B1E82CF"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r w:rsidR="00267633" w:rsidRPr="00267633" w14:paraId="208EC63F" w14:textId="77777777" w:rsidTr="00267633">
        <w:trPr>
          <w:divId w:val="2116439976"/>
        </w:trPr>
        <w:tc>
          <w:tcPr>
            <w:tcW w:w="675" w:type="dxa"/>
            <w:tcBorders>
              <w:right w:val="nil"/>
            </w:tcBorders>
          </w:tcPr>
          <w:p w14:paraId="45BCAEBA"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 xml:space="preserve">(a) </w:t>
            </w:r>
          </w:p>
        </w:tc>
        <w:tc>
          <w:tcPr>
            <w:tcW w:w="7850" w:type="dxa"/>
            <w:tcBorders>
              <w:left w:val="nil"/>
            </w:tcBorders>
          </w:tcPr>
          <w:p w14:paraId="7287F51A"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 xml:space="preserve">the name and address of your </w:t>
            </w:r>
            <w:proofErr w:type="gramStart"/>
            <w:r w:rsidRPr="00267633">
              <w:rPr>
                <w:rFonts w:ascii="Times New Roman" w:hAnsi="Times New Roman" w:cs="Times New Roman"/>
                <w:lang w:val="en-US" w:eastAsia="zh-CN"/>
              </w:rPr>
              <w:t>employer;</w:t>
            </w:r>
            <w:proofErr w:type="gramEnd"/>
          </w:p>
          <w:p w14:paraId="64D2D6FC" w14:textId="77777777" w:rsidR="00267633" w:rsidRPr="00267633" w:rsidRDefault="00267633" w:rsidP="00267633">
            <w:pPr>
              <w:spacing w:before="0" w:after="0" w:line="240" w:lineRule="auto"/>
              <w:jc w:val="both"/>
              <w:rPr>
                <w:rFonts w:ascii="Times New Roman" w:hAnsi="Times New Roman" w:cs="Times New Roman"/>
                <w:lang w:val="en-US" w:eastAsia="zh-CN"/>
              </w:rPr>
            </w:pPr>
          </w:p>
          <w:p w14:paraId="078E7B29" w14:textId="77777777" w:rsidR="00267633" w:rsidRPr="00267633" w:rsidRDefault="00267633" w:rsidP="00267633">
            <w:pPr>
              <w:spacing w:before="0" w:after="0" w:line="240" w:lineRule="auto"/>
              <w:jc w:val="both"/>
              <w:rPr>
                <w:rFonts w:ascii="Times New Roman" w:hAnsi="Times New Roman" w:cs="Times New Roman"/>
                <w:lang w:val="en-US" w:eastAsia="zh-CN"/>
              </w:rPr>
            </w:pPr>
          </w:p>
          <w:p w14:paraId="00177FCF" w14:textId="77777777" w:rsidR="00267633" w:rsidRPr="00267633" w:rsidRDefault="003C39EA" w:rsidP="00267633">
            <w:pPr>
              <w:spacing w:before="0" w:after="0" w:line="240" w:lineRule="auto"/>
              <w:jc w:val="both"/>
              <w:rPr>
                <w:rFonts w:ascii="Times New Roman" w:hAnsi="Times New Roman" w:cs="Times New Roman"/>
                <w:lang w:val="en-US" w:eastAsia="zh-CN"/>
              </w:rPr>
            </w:pPr>
            <w:r>
              <w:rPr>
                <w:noProof/>
              </w:rPr>
              <mc:AlternateContent>
                <mc:Choice Requires="wps">
                  <w:drawing>
                    <wp:anchor distT="0" distB="0" distL="114300" distR="114300" simplePos="0" relativeHeight="251638272" behindDoc="0" locked="0" layoutInCell="1" allowOverlap="1" wp14:anchorId="08A96808" wp14:editId="6608A563">
                      <wp:simplePos x="0" y="0"/>
                      <wp:positionH relativeFrom="column">
                        <wp:posOffset>4505960</wp:posOffset>
                      </wp:positionH>
                      <wp:positionV relativeFrom="paragraph">
                        <wp:posOffset>144145</wp:posOffset>
                      </wp:positionV>
                      <wp:extent cx="1116965" cy="1017270"/>
                      <wp:effectExtent l="0" t="0" r="26035" b="11430"/>
                      <wp:wrapNone/>
                      <wp:docPr id="40" name="Text Box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6965" cy="1017270"/>
                              </a:xfrm>
                              <a:prstGeom prst="rect">
                                <a:avLst/>
                              </a:prstGeom>
                              <a:solidFill>
                                <a:srgbClr val="FFFFFF"/>
                              </a:solidFill>
                              <a:ln w="9525">
                                <a:solidFill>
                                  <a:srgbClr val="000000"/>
                                </a:solidFill>
                                <a:miter lim="800000"/>
                                <a:headEnd/>
                                <a:tailEnd/>
                              </a:ln>
                            </wps:spPr>
                            <wps:txbx>
                              <w:txbxContent>
                                <w:p w14:paraId="276D1088" w14:textId="77777777" w:rsidR="001A4106" w:rsidRPr="00D62AB5" w:rsidRDefault="001A4106" w:rsidP="00267633">
                                  <w:pPr>
                                    <w:spacing w:line="240" w:lineRule="auto"/>
                                    <w:rPr>
                                      <w:rFonts w:ascii="Times New Roman" w:hAnsi="Times New Roman" w:cs="Times New Roman"/>
                                      <w:sz w:val="20"/>
                                      <w:szCs w:val="20"/>
                                    </w:rPr>
                                  </w:pPr>
                                  <w:permStart w:id="887164556" w:edGrp="everyone"/>
                                  <w:r w:rsidRPr="00267633">
                                    <w:rPr>
                                      <w:rFonts w:ascii="Times New Roman" w:hAnsi="Times New Roman" w:cs="Times New Roman"/>
                                      <w:noProof/>
                                      <w:sz w:val="20"/>
                                      <w:szCs w:val="20"/>
                                    </w:rPr>
                                    <w:drawing>
                                      <wp:inline distT="0" distB="0" distL="0" distR="0" wp14:anchorId="22DFB27D" wp14:editId="7ACF38A7">
                                        <wp:extent cx="132715" cy="166370"/>
                                        <wp:effectExtent l="0" t="0" r="635" b="5080"/>
                                        <wp:docPr id="2"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32715" cy="166370"/>
                                                </a:xfrm>
                                                <a:prstGeom prst="rect">
                                                  <a:avLst/>
                                                </a:prstGeom>
                                                <a:noFill/>
                                                <a:ln>
                                                  <a:noFill/>
                                                </a:ln>
                                              </pic:spPr>
                                            </pic:pic>
                                          </a:graphicData>
                                        </a:graphic>
                                      </wp:inline>
                                    </w:drawing>
                                  </w:r>
                                  <w:r w:rsidRPr="00D62AB5">
                                    <w:rPr>
                                      <w:rFonts w:ascii="Times New Roman" w:hAnsi="Times New Roman" w:cs="Times New Roman"/>
                                      <w:sz w:val="20"/>
                                      <w:szCs w:val="20"/>
                                    </w:rPr>
                                    <w:t xml:space="preserve"> Income includes salary, allowances, commissions and bonuses</w:t>
                                  </w:r>
                                  <w:permEnd w:id="887164556"/>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08A96808" id="_x0000_t202" coordsize="21600,21600" o:spt="202" path="m,l,21600r21600,l21600,xe">
                      <v:stroke joinstyle="miter"/>
                      <v:path gradientshapeok="t" o:connecttype="rect"/>
                    </v:shapetype>
                    <v:shape id="Text Box 63" o:spid="_x0000_s1026" type="#_x0000_t202" style="position:absolute;left:0;text-align:left;margin-left:354.8pt;margin-top:11.35pt;width:87.95pt;height:80.1pt;z-index:25163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">
                      <v:textbox>
                        <w:txbxContent>
                          <w:p w14:paraId="276D1088" w14:textId="77777777" w:rsidR="001A4106" w:rsidRPr="00D62AB5" w:rsidRDefault="001A4106" w:rsidP="00267633">
                            <w:pPr>
                              <w:spacing w:line="240" w:lineRule="auto"/>
                              <w:rPr>
                                <w:rFonts w:ascii="Times New Roman" w:hAnsi="Times New Roman" w:cs="Times New Roman"/>
                                <w:sz w:val="20"/>
                                <w:szCs w:val="20"/>
                              </w:rPr>
                            </w:pPr>
                            <w:permStart w:id="887164556" w:edGrp="everyone"/>
                            <w:r w:rsidRPr="00267633">
                              <w:rPr>
                                <w:rFonts w:ascii="Times New Roman" w:hAnsi="Times New Roman" w:cs="Times New Roman"/>
                                <w:noProof/>
                                <w:sz w:val="20"/>
                                <w:szCs w:val="20"/>
                              </w:rPr>
                              <w:drawing>
                                <wp:inline distT="0" distB="0" distL="0" distR="0" wp14:anchorId="22DFB27D" wp14:editId="7ACF38A7">
                                  <wp:extent cx="132715" cy="166370"/>
                                  <wp:effectExtent l="0" t="0" r="635" b="5080"/>
                                  <wp:docPr id="2"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32715" cy="166370"/>
                                          </a:xfrm>
                                          <a:prstGeom prst="rect">
                                            <a:avLst/>
                                          </a:prstGeom>
                                          <a:noFill/>
                                          <a:ln>
                                            <a:noFill/>
                                          </a:ln>
                                        </pic:spPr>
                                      </pic:pic>
                                    </a:graphicData>
                                  </a:graphic>
                                </wp:inline>
                              </w:drawing>
                            </w:r>
                            <w:r w:rsidRPr="00D62AB5">
                              <w:rPr>
                                <w:rFonts w:ascii="Times New Roman" w:hAnsi="Times New Roman" w:cs="Times New Roman"/>
                                <w:sz w:val="20"/>
                                <w:szCs w:val="20"/>
                              </w:rPr>
                              <w:t xml:space="preserve"> Income includes salary, allowances, commissions and bonuses</w:t>
                            </w:r>
                            <w:permEnd w:id="887164556"/>
                          </w:p>
                        </w:txbxContent>
                      </v:textbox>
                    </v:shape>
                  </w:pict>
                </mc:Fallback>
              </mc:AlternateContent>
            </w:r>
          </w:p>
        </w:tc>
      </w:tr>
      <w:tr w:rsidR="00267633" w:rsidRPr="00267633" w14:paraId="1D88A5D4" w14:textId="77777777" w:rsidTr="00267633">
        <w:trPr>
          <w:divId w:val="2116439976"/>
        </w:trPr>
        <w:tc>
          <w:tcPr>
            <w:tcW w:w="675" w:type="dxa"/>
            <w:tcBorders>
              <w:right w:val="nil"/>
            </w:tcBorders>
          </w:tcPr>
          <w:p w14:paraId="20583283"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(b)</w:t>
            </w:r>
          </w:p>
        </w:tc>
        <w:tc>
          <w:tcPr>
            <w:tcW w:w="7850" w:type="dxa"/>
            <w:tcBorders>
              <w:left w:val="nil"/>
            </w:tcBorders>
          </w:tcPr>
          <w:p w14:paraId="7296819C"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your monthly income; and</w:t>
            </w:r>
          </w:p>
          <w:p w14:paraId="12F73C74" w14:textId="77777777" w:rsidR="00267633" w:rsidRPr="00267633" w:rsidRDefault="00267633" w:rsidP="00267633">
            <w:pPr>
              <w:spacing w:before="0" w:after="0" w:line="240" w:lineRule="auto"/>
              <w:jc w:val="both"/>
              <w:rPr>
                <w:rFonts w:ascii="Times New Roman" w:hAnsi="Times New Roman" w:cs="Times New Roman"/>
                <w:lang w:val="en-US" w:eastAsia="zh-CN"/>
              </w:rPr>
            </w:pPr>
          </w:p>
          <w:p w14:paraId="31D6EE81"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r w:rsidR="00267633" w:rsidRPr="00267633" w14:paraId="72268B3D" w14:textId="77777777" w:rsidTr="00267633">
        <w:trPr>
          <w:divId w:val="2116439976"/>
        </w:trPr>
        <w:tc>
          <w:tcPr>
            <w:tcW w:w="675" w:type="dxa"/>
            <w:tcBorders>
              <w:right w:val="nil"/>
            </w:tcBorders>
          </w:tcPr>
          <w:p w14:paraId="1E4E7D20"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(c)</w:t>
            </w:r>
          </w:p>
        </w:tc>
        <w:tc>
          <w:tcPr>
            <w:tcW w:w="7850" w:type="dxa"/>
            <w:tcBorders>
              <w:left w:val="nil"/>
            </w:tcBorders>
          </w:tcPr>
          <w:p w14:paraId="4422F690"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when your monthly income is paid to you and how you are paid (whether by GIRO or otherwise).</w:t>
            </w:r>
          </w:p>
          <w:p w14:paraId="0C59C629" w14:textId="77777777" w:rsidR="00267633" w:rsidRPr="00267633" w:rsidRDefault="00267633" w:rsidP="00267633">
            <w:pPr>
              <w:spacing w:before="0" w:after="0" w:line="240" w:lineRule="auto"/>
              <w:jc w:val="both"/>
              <w:rPr>
                <w:rFonts w:ascii="Times New Roman" w:hAnsi="Times New Roman" w:cs="Times New Roman"/>
                <w:lang w:val="en-US" w:eastAsia="zh-CN"/>
              </w:rPr>
            </w:pPr>
          </w:p>
          <w:p w14:paraId="6B13D02F"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bl>
    <w:p w14:paraId="4BB8A037"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p>
    <w:p w14:paraId="04E73DF8"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51"/>
        <w:gridCol w:w="6996"/>
      </w:tblGrid>
      <w:tr w:rsidR="00267633" w:rsidRPr="00267633" w14:paraId="5B535B8D" w14:textId="77777777" w:rsidTr="00267633">
        <w:trPr>
          <w:divId w:val="2116439976"/>
        </w:trPr>
        <w:tc>
          <w:tcPr>
            <w:tcW w:w="675" w:type="dxa"/>
            <w:tcBorders>
              <w:right w:val="nil"/>
            </w:tcBorders>
          </w:tcPr>
          <w:p w14:paraId="3640FA5B"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8.</w:t>
            </w:r>
          </w:p>
        </w:tc>
        <w:tc>
          <w:tcPr>
            <w:tcW w:w="7850" w:type="dxa"/>
            <w:tcBorders>
              <w:left w:val="nil"/>
            </w:tcBorders>
          </w:tcPr>
          <w:p w14:paraId="75D155CA"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 xml:space="preserve">If you are self-employed, please state the following: </w:t>
            </w:r>
          </w:p>
          <w:p w14:paraId="7AD51353"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r w:rsidR="00267633" w:rsidRPr="00267633" w14:paraId="6927CBB0" w14:textId="77777777" w:rsidTr="00267633">
        <w:trPr>
          <w:divId w:val="2116439976"/>
        </w:trPr>
        <w:tc>
          <w:tcPr>
            <w:tcW w:w="675" w:type="dxa"/>
            <w:tcBorders>
              <w:right w:val="nil"/>
            </w:tcBorders>
          </w:tcPr>
          <w:p w14:paraId="27EC0891"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(a)</w:t>
            </w:r>
          </w:p>
        </w:tc>
        <w:tc>
          <w:tcPr>
            <w:tcW w:w="7850" w:type="dxa"/>
            <w:tcBorders>
              <w:left w:val="nil"/>
            </w:tcBorders>
          </w:tcPr>
          <w:p w14:paraId="25115C13"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the name and address of your business (sole proprietorship or partnership</w:t>
            </w:r>
            <w:proofErr w:type="gramStart"/>
            <w:r w:rsidRPr="00267633">
              <w:rPr>
                <w:rFonts w:ascii="Times New Roman" w:hAnsi="Times New Roman" w:cs="Times New Roman"/>
                <w:lang w:val="en-US" w:eastAsia="zh-CN"/>
              </w:rPr>
              <w:t>);</w:t>
            </w:r>
            <w:proofErr w:type="gramEnd"/>
          </w:p>
          <w:p w14:paraId="2605FDA0" w14:textId="77777777" w:rsidR="00267633" w:rsidRPr="00267633" w:rsidRDefault="00267633" w:rsidP="00267633">
            <w:pPr>
              <w:spacing w:before="0" w:after="0" w:line="240" w:lineRule="auto"/>
              <w:jc w:val="both"/>
              <w:rPr>
                <w:rFonts w:ascii="Times New Roman" w:hAnsi="Times New Roman" w:cs="Times New Roman"/>
                <w:lang w:val="en-US" w:eastAsia="zh-CN"/>
              </w:rPr>
            </w:pPr>
          </w:p>
          <w:p w14:paraId="4EDFA9DB" w14:textId="77777777" w:rsidR="00267633" w:rsidRPr="00267633" w:rsidRDefault="00267633" w:rsidP="00267633">
            <w:pPr>
              <w:spacing w:before="0" w:after="0" w:line="240" w:lineRule="auto"/>
              <w:jc w:val="both"/>
              <w:rPr>
                <w:rFonts w:ascii="Times New Roman" w:hAnsi="Times New Roman" w:cs="Times New Roman"/>
                <w:lang w:val="en-US" w:eastAsia="zh-CN"/>
              </w:rPr>
            </w:pPr>
          </w:p>
          <w:p w14:paraId="75842261"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r w:rsidR="00267633" w:rsidRPr="00267633" w14:paraId="30BF5604" w14:textId="77777777" w:rsidTr="00267633">
        <w:trPr>
          <w:divId w:val="2116439976"/>
        </w:trPr>
        <w:tc>
          <w:tcPr>
            <w:tcW w:w="675" w:type="dxa"/>
            <w:tcBorders>
              <w:right w:val="nil"/>
            </w:tcBorders>
          </w:tcPr>
          <w:p w14:paraId="36BE00DF"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(b)</w:t>
            </w:r>
          </w:p>
        </w:tc>
        <w:tc>
          <w:tcPr>
            <w:tcW w:w="7850" w:type="dxa"/>
            <w:tcBorders>
              <w:left w:val="nil"/>
            </w:tcBorders>
          </w:tcPr>
          <w:p w14:paraId="32342E00"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the nature of the business; and</w:t>
            </w:r>
          </w:p>
          <w:p w14:paraId="16D57850" w14:textId="77777777" w:rsidR="00267633" w:rsidRPr="00267633" w:rsidRDefault="00267633" w:rsidP="00267633">
            <w:pPr>
              <w:spacing w:before="0" w:after="0" w:line="240" w:lineRule="auto"/>
              <w:jc w:val="both"/>
              <w:rPr>
                <w:rFonts w:ascii="Times New Roman" w:hAnsi="Times New Roman" w:cs="Times New Roman"/>
                <w:lang w:val="en-US" w:eastAsia="zh-CN"/>
              </w:rPr>
            </w:pPr>
          </w:p>
          <w:p w14:paraId="16756563"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r w:rsidR="00267633" w:rsidRPr="00267633" w14:paraId="6A1E3930" w14:textId="77777777" w:rsidTr="00267633">
        <w:trPr>
          <w:divId w:val="2116439976"/>
        </w:trPr>
        <w:tc>
          <w:tcPr>
            <w:tcW w:w="675" w:type="dxa"/>
            <w:tcBorders>
              <w:right w:val="nil"/>
            </w:tcBorders>
          </w:tcPr>
          <w:p w14:paraId="3753A322"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(c)</w:t>
            </w:r>
          </w:p>
        </w:tc>
        <w:tc>
          <w:tcPr>
            <w:tcW w:w="7850" w:type="dxa"/>
            <w:tcBorders>
              <w:left w:val="nil"/>
            </w:tcBorders>
          </w:tcPr>
          <w:p w14:paraId="1EA6145D"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 xml:space="preserve">your monthly income including salary, allowances, </w:t>
            </w:r>
            <w:proofErr w:type="gramStart"/>
            <w:r w:rsidRPr="00267633">
              <w:rPr>
                <w:rFonts w:ascii="Times New Roman" w:hAnsi="Times New Roman" w:cs="Times New Roman"/>
                <w:lang w:val="en-US" w:eastAsia="zh-CN"/>
              </w:rPr>
              <w:t>commissions</w:t>
            </w:r>
            <w:proofErr w:type="gramEnd"/>
            <w:r w:rsidRPr="00267633">
              <w:rPr>
                <w:rFonts w:ascii="Times New Roman" w:hAnsi="Times New Roman" w:cs="Times New Roman"/>
                <w:lang w:val="en-US" w:eastAsia="zh-CN"/>
              </w:rPr>
              <w:t xml:space="preserve"> and bonuses.</w:t>
            </w:r>
          </w:p>
          <w:p w14:paraId="6467F26C" w14:textId="77777777" w:rsidR="00267633" w:rsidRPr="00267633" w:rsidRDefault="00267633" w:rsidP="00267633">
            <w:pPr>
              <w:spacing w:before="0" w:after="0" w:line="240" w:lineRule="auto"/>
              <w:jc w:val="both"/>
              <w:rPr>
                <w:rFonts w:ascii="Times New Roman" w:hAnsi="Times New Roman" w:cs="Times New Roman"/>
                <w:lang w:val="en-US" w:eastAsia="zh-CN"/>
              </w:rPr>
            </w:pPr>
          </w:p>
          <w:p w14:paraId="02CC13BF"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bl>
    <w:p w14:paraId="2484C620"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p>
    <w:p w14:paraId="14B18262"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p>
    <w:tbl>
      <w:tblPr>
        <w:tblW w:w="0" w:type="auto"/>
        <w:tblBorders>
          <w:top w:val="single" w:sz="4" w:space="0" w:color="auto"/>
          <w:left w:val="single" w:sz="4" w:space="0" w:color="auto"/>
          <w:bottom w:val="single" w:sz="4" w:space="0" w:color="auto"/>
          <w:right w:val="single" w:sz="4" w:space="0" w:color="auto"/>
          <w:insideH w:val="single" w:sz="4" w:space="0" w:color="auto"/>
        </w:tblBorders>
        <w:tblLook w:val="04A0" w:firstRow="1" w:lastRow="0" w:firstColumn="1" w:lastColumn="0" w:noHBand="0" w:noVBand="1"/>
      </w:tblPr>
      <w:tblGrid>
        <w:gridCol w:w="638"/>
        <w:gridCol w:w="7009"/>
      </w:tblGrid>
      <w:tr w:rsidR="00267633" w:rsidRPr="00267633" w14:paraId="5321B165" w14:textId="77777777" w:rsidTr="00267633">
        <w:trPr>
          <w:divId w:val="2116439976"/>
        </w:trPr>
        <w:tc>
          <w:tcPr>
            <w:tcW w:w="675" w:type="dxa"/>
          </w:tcPr>
          <w:p w14:paraId="78E3AB63"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lastRenderedPageBreak/>
              <w:t>9.</w:t>
            </w:r>
          </w:p>
        </w:tc>
        <w:tc>
          <w:tcPr>
            <w:tcW w:w="7850" w:type="dxa"/>
          </w:tcPr>
          <w:p w14:paraId="5132E13C" w14:textId="77777777" w:rsidR="00267633" w:rsidRPr="00267633" w:rsidRDefault="003C39EA" w:rsidP="00267633">
            <w:pPr>
              <w:spacing w:before="0" w:after="0" w:line="240" w:lineRule="auto"/>
              <w:jc w:val="both"/>
              <w:rPr>
                <w:rFonts w:ascii="Times New Roman" w:hAnsi="Times New Roman" w:cs="Times New Roman"/>
                <w:lang w:val="en-US" w:eastAsia="zh-CN"/>
              </w:rPr>
            </w:pPr>
            <w:r>
              <w:rPr>
                <w:noProof/>
              </w:rPr>
              <mc:AlternateContent>
                <mc:Choice Requires="wps">
                  <w:drawing>
                    <wp:anchor distT="0" distB="0" distL="114300" distR="114300" simplePos="0" relativeHeight="251639296" behindDoc="0" locked="0" layoutInCell="1" allowOverlap="1" wp14:anchorId="74BDC6CA" wp14:editId="2F802EF1">
                      <wp:simplePos x="0" y="0"/>
                      <wp:positionH relativeFrom="column">
                        <wp:posOffset>4513580</wp:posOffset>
                      </wp:positionH>
                      <wp:positionV relativeFrom="paragraph">
                        <wp:posOffset>-222885</wp:posOffset>
                      </wp:positionV>
                      <wp:extent cx="1028700" cy="1254760"/>
                      <wp:effectExtent l="0" t="0" r="19050" b="21590"/>
                      <wp:wrapNone/>
                      <wp:docPr id="39" name="Text Box 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8700" cy="1254760"/>
                              </a:xfrm>
                              <a:prstGeom prst="rect">
                                <a:avLst/>
                              </a:prstGeom>
                              <a:solidFill>
                                <a:srgbClr val="FFFFFF"/>
                              </a:solidFill>
                              <a:ln w="9525">
                                <a:solidFill>
                                  <a:srgbClr val="000000"/>
                                </a:solidFill>
                                <a:miter lim="800000"/>
                                <a:headEnd/>
                                <a:tailEnd/>
                              </a:ln>
                            </wps:spPr>
                            <wps:txbx>
                              <w:txbxContent>
                                <w:p w14:paraId="4E5681D1" w14:textId="77777777" w:rsidR="001A4106" w:rsidRPr="00D62AB5" w:rsidRDefault="001A4106" w:rsidP="00267633">
                                  <w:pPr>
                                    <w:spacing w:line="240" w:lineRule="auto"/>
                                    <w:rPr>
                                      <w:rFonts w:ascii="Times New Roman" w:hAnsi="Times New Roman" w:cs="Times New Roman"/>
                                      <w:sz w:val="20"/>
                                      <w:szCs w:val="20"/>
                                    </w:rPr>
                                  </w:pPr>
                                  <w:permStart w:id="222582276" w:edGrp="everyone"/>
                                  <w:r w:rsidRPr="00267633">
                                    <w:rPr>
                                      <w:rFonts w:ascii="Times New Roman" w:hAnsi="Times New Roman" w:cs="Times New Roman"/>
                                      <w:noProof/>
                                      <w:sz w:val="20"/>
                                      <w:szCs w:val="20"/>
                                    </w:rPr>
                                    <w:drawing>
                                      <wp:inline distT="0" distB="0" distL="0" distR="0" wp14:anchorId="7ABD574D" wp14:editId="4CCB0FE5">
                                        <wp:extent cx="132715" cy="166370"/>
                                        <wp:effectExtent l="0" t="0" r="635" b="5080"/>
                                        <wp:docPr id="3"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32715" cy="166370"/>
                                                </a:xfrm>
                                                <a:prstGeom prst="rect">
                                                  <a:avLst/>
                                                </a:prstGeom>
                                                <a:noFill/>
                                                <a:ln>
                                                  <a:noFill/>
                                                </a:ln>
                                              </pic:spPr>
                                            </pic:pic>
                                          </a:graphicData>
                                        </a:graphic>
                                      </wp:inline>
                                    </w:drawing>
                                  </w:r>
                                  <w:r w:rsidRPr="00D62AB5">
                                    <w:rPr>
                                      <w:rFonts w:ascii="Times New Roman" w:hAnsi="Times New Roman" w:cs="Times New Roman"/>
                                      <w:sz w:val="20"/>
                                      <w:szCs w:val="20"/>
                                    </w:rPr>
                                    <w:t xml:space="preserve"> Sources of income includes rental, dividends, royalties from intellectual property.</w:t>
                                  </w:r>
                                  <w:permEnd w:id="222582276"/>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4BDC6CA" id="Text Box 64" o:spid="_x0000_s1027" type="#_x0000_t202" style="position:absolute;left:0;text-align:left;margin-left:355.4pt;margin-top:-17.55pt;width:81pt;height:98.8pt;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">
                      <v:textbox>
                        <w:txbxContent>
                          <w:p w14:paraId="4E5681D1" w14:textId="77777777" w:rsidR="001A4106" w:rsidRPr="00D62AB5" w:rsidRDefault="001A4106" w:rsidP="00267633">
                            <w:pPr>
                              <w:spacing w:line="240" w:lineRule="auto"/>
                              <w:rPr>
                                <w:rFonts w:ascii="Times New Roman" w:hAnsi="Times New Roman" w:cs="Times New Roman"/>
                                <w:sz w:val="20"/>
                                <w:szCs w:val="20"/>
                              </w:rPr>
                            </w:pPr>
                            <w:permStart w:id="222582276" w:edGrp="everyone"/>
                            <w:r w:rsidRPr="00267633">
                              <w:rPr>
                                <w:rFonts w:ascii="Times New Roman" w:hAnsi="Times New Roman" w:cs="Times New Roman"/>
                                <w:noProof/>
                                <w:sz w:val="20"/>
                                <w:szCs w:val="20"/>
                              </w:rPr>
                              <w:drawing>
                                <wp:inline distT="0" distB="0" distL="0" distR="0" wp14:anchorId="7ABD574D" wp14:editId="4CCB0FE5">
                                  <wp:extent cx="132715" cy="166370"/>
                                  <wp:effectExtent l="0" t="0" r="635" b="5080"/>
                                  <wp:docPr id="3"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32715" cy="166370"/>
                                          </a:xfrm>
                                          <a:prstGeom prst="rect">
                                            <a:avLst/>
                                          </a:prstGeom>
                                          <a:noFill/>
                                          <a:ln>
                                            <a:noFill/>
                                          </a:ln>
                                        </pic:spPr>
                                      </pic:pic>
                                    </a:graphicData>
                                  </a:graphic>
                                </wp:inline>
                              </w:drawing>
                            </w:r>
                            <w:r w:rsidRPr="00D62AB5">
                              <w:rPr>
                                <w:rFonts w:ascii="Times New Roman" w:hAnsi="Times New Roman" w:cs="Times New Roman"/>
                                <w:sz w:val="20"/>
                                <w:szCs w:val="20"/>
                              </w:rPr>
                              <w:t xml:space="preserve"> Sources of income includes rental, dividends, royalties from intellectual property.</w:t>
                            </w:r>
                            <w:permEnd w:id="222582276"/>
                          </w:p>
                        </w:txbxContent>
                      </v:textbox>
                    </v:shape>
                  </w:pict>
                </mc:Fallback>
              </mc:AlternateContent>
            </w:r>
            <w:r w:rsidR="00267633" w:rsidRPr="00267633">
              <w:rPr>
                <w:rFonts w:ascii="Times New Roman" w:hAnsi="Times New Roman" w:cs="Times New Roman"/>
                <w:lang w:val="en-US" w:eastAsia="zh-CN"/>
              </w:rPr>
              <w:t>Aside from your income from your employment, please state all your other sources of income and the amount received.</w:t>
            </w:r>
          </w:p>
          <w:p w14:paraId="27F7A6C5" w14:textId="77777777" w:rsidR="00267633" w:rsidRPr="00267633" w:rsidRDefault="00267633" w:rsidP="00267633">
            <w:pPr>
              <w:spacing w:before="0" w:after="0" w:line="240" w:lineRule="auto"/>
              <w:jc w:val="both"/>
              <w:rPr>
                <w:rFonts w:ascii="Times New Roman" w:hAnsi="Times New Roman" w:cs="Times New Roman"/>
                <w:lang w:val="en-US" w:eastAsia="zh-CN"/>
              </w:rPr>
            </w:pPr>
          </w:p>
          <w:p w14:paraId="62C5A397"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bl>
    <w:p w14:paraId="4E9F4BDA"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502DD411" w14:textId="77777777" w:rsidR="00267633" w:rsidRPr="00267633" w:rsidRDefault="00267633" w:rsidP="00267633">
      <w:pPr>
        <w:spacing w:before="0" w:after="0" w:line="240" w:lineRule="auto"/>
        <w:jc w:val="both"/>
        <w:divId w:val="2116439976"/>
        <w:rPr>
          <w:rFonts w:ascii="Times New Roman" w:hAnsi="Times New Roman" w:cs="Times New Roman"/>
          <w:b/>
          <w:lang w:val="en-US" w:eastAsia="zh-CN"/>
        </w:rPr>
      </w:pPr>
      <w:proofErr w:type="gramStart"/>
      <w:r w:rsidRPr="00267633">
        <w:rPr>
          <w:rFonts w:ascii="Times New Roman" w:hAnsi="Times New Roman" w:cs="Times New Roman"/>
          <w:b/>
          <w:lang w:val="en-US" w:eastAsia="zh-CN"/>
        </w:rPr>
        <w:t>Particulars of</w:t>
      </w:r>
      <w:proofErr w:type="gramEnd"/>
      <w:r w:rsidRPr="00267633">
        <w:rPr>
          <w:rFonts w:ascii="Times New Roman" w:hAnsi="Times New Roman" w:cs="Times New Roman"/>
          <w:b/>
          <w:lang w:val="en-US" w:eastAsia="zh-CN"/>
        </w:rPr>
        <w:t xml:space="preserve"> your Debtors </w:t>
      </w:r>
    </w:p>
    <w:p w14:paraId="092D8345"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tbl>
      <w:tblPr>
        <w:tblW w:w="0" w:type="auto"/>
        <w:tblBorders>
          <w:top w:val="single" w:sz="4" w:space="0" w:color="auto"/>
          <w:left w:val="single" w:sz="4" w:space="0" w:color="auto"/>
          <w:bottom w:val="single" w:sz="4" w:space="0" w:color="auto"/>
          <w:right w:val="single" w:sz="4" w:space="0" w:color="auto"/>
          <w:insideH w:val="single" w:sz="4" w:space="0" w:color="auto"/>
        </w:tblBorders>
        <w:tblLook w:val="04A0" w:firstRow="1" w:lastRow="0" w:firstColumn="1" w:lastColumn="0" w:noHBand="0" w:noVBand="1"/>
      </w:tblPr>
      <w:tblGrid>
        <w:gridCol w:w="652"/>
        <w:gridCol w:w="6995"/>
      </w:tblGrid>
      <w:tr w:rsidR="00267633" w:rsidRPr="00267633" w14:paraId="41CA96B0" w14:textId="77777777" w:rsidTr="00267633">
        <w:trPr>
          <w:divId w:val="2116439976"/>
        </w:trPr>
        <w:tc>
          <w:tcPr>
            <w:tcW w:w="655" w:type="dxa"/>
          </w:tcPr>
          <w:p w14:paraId="3211A18B"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10.</w:t>
            </w:r>
          </w:p>
        </w:tc>
        <w:tc>
          <w:tcPr>
            <w:tcW w:w="7117" w:type="dxa"/>
          </w:tcPr>
          <w:p w14:paraId="696F232A" w14:textId="77777777" w:rsidR="00267633" w:rsidRPr="00267633" w:rsidRDefault="003C39EA" w:rsidP="00267633">
            <w:pPr>
              <w:spacing w:before="0" w:after="0" w:line="240" w:lineRule="auto"/>
              <w:jc w:val="both"/>
              <w:rPr>
                <w:rFonts w:ascii="Times New Roman" w:hAnsi="Times New Roman" w:cs="Times New Roman"/>
                <w:lang w:val="en-US" w:eastAsia="zh-CN"/>
              </w:rPr>
            </w:pPr>
            <w:r>
              <w:rPr>
                <w:noProof/>
              </w:rPr>
              <mc:AlternateContent>
                <mc:Choice Requires="wps">
                  <w:drawing>
                    <wp:anchor distT="0" distB="0" distL="114300" distR="114300" simplePos="0" relativeHeight="251640320" behindDoc="0" locked="0" layoutInCell="1" allowOverlap="1" wp14:anchorId="63959B41" wp14:editId="7D72064B">
                      <wp:simplePos x="0" y="0"/>
                      <wp:positionH relativeFrom="column">
                        <wp:posOffset>4504690</wp:posOffset>
                      </wp:positionH>
                      <wp:positionV relativeFrom="paragraph">
                        <wp:posOffset>-10160</wp:posOffset>
                      </wp:positionV>
                      <wp:extent cx="1033145" cy="749300"/>
                      <wp:effectExtent l="0" t="0" r="14605" b="12700"/>
                      <wp:wrapNone/>
                      <wp:docPr id="38" name="Text Box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3145" cy="749300"/>
                              </a:xfrm>
                              <a:prstGeom prst="rect">
                                <a:avLst/>
                              </a:prstGeom>
                              <a:solidFill>
                                <a:srgbClr val="FFFFFF"/>
                              </a:solidFill>
                              <a:ln w="9525">
                                <a:solidFill>
                                  <a:srgbClr val="000000"/>
                                </a:solidFill>
                                <a:miter lim="800000"/>
                                <a:headEnd/>
                                <a:tailEnd/>
                              </a:ln>
                            </wps:spPr>
                            <wps:txbx>
                              <w:txbxContent>
                                <w:p w14:paraId="27EB0B6D" w14:textId="77777777" w:rsidR="001A4106" w:rsidRPr="00D62AB5" w:rsidRDefault="001A4106" w:rsidP="00267633">
                                  <w:pPr>
                                    <w:spacing w:line="240" w:lineRule="auto"/>
                                    <w:rPr>
                                      <w:rFonts w:ascii="Times New Roman" w:hAnsi="Times New Roman" w:cs="Times New Roman"/>
                                      <w:sz w:val="20"/>
                                      <w:szCs w:val="20"/>
                                    </w:rPr>
                                  </w:pPr>
                                  <w:permStart w:id="1368658009" w:edGrp="everyone"/>
                                  <w:r w:rsidRPr="00267633">
                                    <w:rPr>
                                      <w:rFonts w:ascii="Times New Roman" w:hAnsi="Times New Roman" w:cs="Times New Roman"/>
                                      <w:noProof/>
                                      <w:sz w:val="20"/>
                                      <w:szCs w:val="20"/>
                                    </w:rPr>
                                    <w:drawing>
                                      <wp:inline distT="0" distB="0" distL="0" distR="0" wp14:anchorId="252DA5D3" wp14:editId="633F5D20">
                                        <wp:extent cx="132715" cy="166370"/>
                                        <wp:effectExtent l="0" t="0" r="635" b="5080"/>
                                        <wp:docPr id="4"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32715" cy="166370"/>
                                                </a:xfrm>
                                                <a:prstGeom prst="rect">
                                                  <a:avLst/>
                                                </a:prstGeom>
                                                <a:noFill/>
                                                <a:ln>
                                                  <a:noFill/>
                                                </a:ln>
                                              </pic:spPr>
                                            </pic:pic>
                                          </a:graphicData>
                                        </a:graphic>
                                      </wp:inline>
                                    </w:drawing>
                                  </w:r>
                                  <w:r w:rsidRPr="00D62AB5">
                                    <w:rPr>
                                      <w:rFonts w:ascii="Times New Roman" w:hAnsi="Times New Roman" w:cs="Times New Roman"/>
                                      <w:sz w:val="20"/>
                                      <w:szCs w:val="20"/>
                                    </w:rPr>
                                    <w:t xml:space="preserve"> Debtors are people who owe you money.</w:t>
                                  </w:r>
                                  <w:permEnd w:id="1368658009"/>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3959B41" id="Text Box 65" o:spid="_x0000_s1028" type="#_x0000_t202" style="position:absolute;left:0;text-align:left;margin-left:354.7pt;margin-top:-.8pt;width:81.35pt;height:59pt;z-index:25164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">
                      <v:textbox>
                        <w:txbxContent>
                          <w:p w14:paraId="27EB0B6D" w14:textId="77777777" w:rsidR="001A4106" w:rsidRPr="00D62AB5" w:rsidRDefault="001A4106" w:rsidP="00267633">
                            <w:pPr>
                              <w:spacing w:line="240" w:lineRule="auto"/>
                              <w:rPr>
                                <w:rFonts w:ascii="Times New Roman" w:hAnsi="Times New Roman" w:cs="Times New Roman"/>
                                <w:sz w:val="20"/>
                                <w:szCs w:val="20"/>
                              </w:rPr>
                            </w:pPr>
                            <w:permStart w:id="1368658009" w:edGrp="everyone"/>
                            <w:r w:rsidRPr="00267633">
                              <w:rPr>
                                <w:rFonts w:ascii="Times New Roman" w:hAnsi="Times New Roman" w:cs="Times New Roman"/>
                                <w:noProof/>
                                <w:sz w:val="20"/>
                                <w:szCs w:val="20"/>
                              </w:rPr>
                              <w:drawing>
                                <wp:inline distT="0" distB="0" distL="0" distR="0" wp14:anchorId="252DA5D3" wp14:editId="633F5D20">
                                  <wp:extent cx="132715" cy="166370"/>
                                  <wp:effectExtent l="0" t="0" r="635" b="5080"/>
                                  <wp:docPr id="4"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32715" cy="166370"/>
                                          </a:xfrm>
                                          <a:prstGeom prst="rect">
                                            <a:avLst/>
                                          </a:prstGeom>
                                          <a:noFill/>
                                          <a:ln>
                                            <a:noFill/>
                                          </a:ln>
                                        </pic:spPr>
                                      </pic:pic>
                                    </a:graphicData>
                                  </a:graphic>
                                </wp:inline>
                              </w:drawing>
                            </w:r>
                            <w:r w:rsidRPr="00D62AB5">
                              <w:rPr>
                                <w:rFonts w:ascii="Times New Roman" w:hAnsi="Times New Roman" w:cs="Times New Roman"/>
                                <w:sz w:val="20"/>
                                <w:szCs w:val="20"/>
                              </w:rPr>
                              <w:t xml:space="preserve"> Debtors are people who owe you money.</w:t>
                            </w:r>
                            <w:permEnd w:id="1368658009"/>
                          </w:p>
                        </w:txbxContent>
                      </v:textbox>
                    </v:shape>
                  </w:pict>
                </mc:Fallback>
              </mc:AlternateContent>
            </w:r>
            <w:r w:rsidR="00267633" w:rsidRPr="00267633">
              <w:rPr>
                <w:rFonts w:ascii="Times New Roman" w:hAnsi="Times New Roman" w:cs="Times New Roman"/>
                <w:lang w:val="en-US" w:eastAsia="zh-CN"/>
              </w:rPr>
              <w:t xml:space="preserve">Please state whether you have any debtors. </w:t>
            </w:r>
          </w:p>
          <w:p w14:paraId="67A50202" w14:textId="77777777" w:rsidR="00267633" w:rsidRPr="00267633" w:rsidRDefault="00267633" w:rsidP="00267633">
            <w:pPr>
              <w:spacing w:before="0" w:after="0" w:line="240" w:lineRule="auto"/>
              <w:jc w:val="both"/>
              <w:rPr>
                <w:rFonts w:ascii="Times New Roman" w:hAnsi="Times New Roman" w:cs="Times New Roman"/>
                <w:lang w:val="en-US" w:eastAsia="zh-CN"/>
              </w:rPr>
            </w:pPr>
          </w:p>
          <w:p w14:paraId="404AFB51"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Yes / No.</w:t>
            </w:r>
            <w:r w:rsidRPr="00267633">
              <w:rPr>
                <w:rFonts w:ascii="Times New Roman" w:hAnsi="Times New Roman" w:cs="Times New Roman"/>
                <w:lang w:val="en-US" w:eastAsia="zh-CN"/>
              </w:rPr>
              <w:tab/>
              <w:t>If yes, please provide the details in Annex A</w:t>
            </w:r>
          </w:p>
          <w:p w14:paraId="17981E2E"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bl>
    <w:p w14:paraId="1403BED3"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6EBC52CE"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roofErr w:type="gramStart"/>
      <w:r w:rsidRPr="00267633">
        <w:rPr>
          <w:rFonts w:ascii="Times New Roman" w:hAnsi="Times New Roman" w:cs="Times New Roman"/>
          <w:b/>
          <w:lang w:val="en-US" w:eastAsia="zh-CN"/>
        </w:rPr>
        <w:t>Particulars of</w:t>
      </w:r>
      <w:proofErr w:type="gramEnd"/>
      <w:r w:rsidRPr="00267633">
        <w:rPr>
          <w:rFonts w:ascii="Times New Roman" w:hAnsi="Times New Roman" w:cs="Times New Roman"/>
          <w:b/>
          <w:lang w:val="en-US" w:eastAsia="zh-CN"/>
        </w:rPr>
        <w:t xml:space="preserve"> your immovable properties situated locally or overseas</w:t>
      </w:r>
    </w:p>
    <w:p w14:paraId="49C1A4D8"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52"/>
        <w:gridCol w:w="6995"/>
      </w:tblGrid>
      <w:tr w:rsidR="00267633" w:rsidRPr="00267633" w14:paraId="68CF8966" w14:textId="77777777" w:rsidTr="00267633">
        <w:trPr>
          <w:divId w:val="2116439976"/>
        </w:trPr>
        <w:tc>
          <w:tcPr>
            <w:tcW w:w="675" w:type="dxa"/>
            <w:tcBorders>
              <w:bottom w:val="single" w:sz="4" w:space="0" w:color="auto"/>
              <w:right w:val="nil"/>
            </w:tcBorders>
          </w:tcPr>
          <w:p w14:paraId="24DDBDA0"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11.</w:t>
            </w:r>
          </w:p>
        </w:tc>
        <w:tc>
          <w:tcPr>
            <w:tcW w:w="7850" w:type="dxa"/>
            <w:tcBorders>
              <w:left w:val="nil"/>
              <w:bottom w:val="single" w:sz="4" w:space="0" w:color="auto"/>
            </w:tcBorders>
          </w:tcPr>
          <w:p w14:paraId="69C05DB7" w14:textId="77777777" w:rsidR="00267633" w:rsidRPr="00267633" w:rsidRDefault="003C39EA" w:rsidP="00267633">
            <w:pPr>
              <w:spacing w:before="0" w:after="0" w:line="240" w:lineRule="auto"/>
              <w:jc w:val="both"/>
              <w:rPr>
                <w:rFonts w:ascii="Times New Roman" w:hAnsi="Times New Roman" w:cs="Times New Roman"/>
                <w:lang w:val="en-US" w:eastAsia="zh-CN"/>
              </w:rPr>
            </w:pPr>
            <w:r>
              <w:rPr>
                <w:noProof/>
              </w:rPr>
              <mc:AlternateContent>
                <mc:Choice Requires="wps">
                  <w:drawing>
                    <wp:anchor distT="0" distB="0" distL="114300" distR="114300" simplePos="0" relativeHeight="251641344" behindDoc="0" locked="0" layoutInCell="1" allowOverlap="1" wp14:anchorId="1A686ADA" wp14:editId="32D7ED8F">
                      <wp:simplePos x="0" y="0"/>
                      <wp:positionH relativeFrom="column">
                        <wp:posOffset>4505960</wp:posOffset>
                      </wp:positionH>
                      <wp:positionV relativeFrom="paragraph">
                        <wp:posOffset>20955</wp:posOffset>
                      </wp:positionV>
                      <wp:extent cx="1029970" cy="962025"/>
                      <wp:effectExtent l="0" t="0" r="17780" b="28575"/>
                      <wp:wrapNone/>
                      <wp:docPr id="37" name="Text Box 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9970" cy="962025"/>
                              </a:xfrm>
                              <a:prstGeom prst="rect">
                                <a:avLst/>
                              </a:prstGeom>
                              <a:solidFill>
                                <a:srgbClr val="FFFFFF"/>
                              </a:solidFill>
                              <a:ln w="9525">
                                <a:solidFill>
                                  <a:srgbClr val="000000"/>
                                </a:solidFill>
                                <a:miter lim="800000"/>
                                <a:headEnd/>
                                <a:tailEnd/>
                              </a:ln>
                            </wps:spPr>
                            <wps:txbx>
                              <w:txbxContent>
                                <w:p w14:paraId="5C4E1C84" w14:textId="77777777" w:rsidR="001A4106" w:rsidRPr="00D62AB5" w:rsidRDefault="001A4106" w:rsidP="00267633">
                                  <w:pPr>
                                    <w:spacing w:line="240" w:lineRule="auto"/>
                                    <w:rPr>
                                      <w:rFonts w:ascii="Times New Roman" w:hAnsi="Times New Roman" w:cs="Times New Roman"/>
                                      <w:sz w:val="20"/>
                                      <w:szCs w:val="20"/>
                                    </w:rPr>
                                  </w:pPr>
                                  <w:permStart w:id="237136576" w:edGrp="everyone"/>
                                  <w:r w:rsidRPr="00267633">
                                    <w:rPr>
                                      <w:rFonts w:ascii="Times New Roman" w:hAnsi="Times New Roman" w:cs="Times New Roman"/>
                                      <w:noProof/>
                                      <w:sz w:val="20"/>
                                      <w:szCs w:val="20"/>
                                    </w:rPr>
                                    <w:drawing>
                                      <wp:inline distT="0" distB="0" distL="0" distR="0" wp14:anchorId="10E48DCA" wp14:editId="2B2026D8">
                                        <wp:extent cx="132715" cy="166370"/>
                                        <wp:effectExtent l="0" t="0" r="635" b="5080"/>
                                        <wp:docPr id="5"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32715" cy="166370"/>
                                                </a:xfrm>
                                                <a:prstGeom prst="rect">
                                                  <a:avLst/>
                                                </a:prstGeom>
                                                <a:noFill/>
                                                <a:ln>
                                                  <a:noFill/>
                                                </a:ln>
                                              </pic:spPr>
                                            </pic:pic>
                                          </a:graphicData>
                                        </a:graphic>
                                      </wp:inline>
                                    </w:drawing>
                                  </w:r>
                                  <w:r w:rsidRPr="00D62AB5">
                                    <w:rPr>
                                      <w:rFonts w:ascii="Times New Roman" w:hAnsi="Times New Roman" w:cs="Times New Roman"/>
                                      <w:sz w:val="20"/>
                                      <w:szCs w:val="20"/>
                                    </w:rPr>
                                    <w:t xml:space="preserve"> Immoveable property means houses, apartments etc.</w:t>
                                  </w:r>
                                  <w:permEnd w:id="237136576"/>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A686ADA" id="Text Box 66" o:spid="_x0000_s1029" type="#_x0000_t202" style="position:absolute;left:0;text-align:left;margin-left:354.8pt;margin-top:1.65pt;width:81.1pt;height:75.75pt;z-index:25164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">
                      <v:textbox>
                        <w:txbxContent>
                          <w:p w14:paraId="5C4E1C84" w14:textId="77777777" w:rsidR="001A4106" w:rsidRPr="00D62AB5" w:rsidRDefault="001A4106" w:rsidP="00267633">
                            <w:pPr>
                              <w:spacing w:line="240" w:lineRule="auto"/>
                              <w:rPr>
                                <w:rFonts w:ascii="Times New Roman" w:hAnsi="Times New Roman" w:cs="Times New Roman"/>
                                <w:sz w:val="20"/>
                                <w:szCs w:val="20"/>
                              </w:rPr>
                            </w:pPr>
                            <w:permStart w:id="237136576" w:edGrp="everyone"/>
                            <w:r w:rsidRPr="00267633">
                              <w:rPr>
                                <w:rFonts w:ascii="Times New Roman" w:hAnsi="Times New Roman" w:cs="Times New Roman"/>
                                <w:noProof/>
                                <w:sz w:val="20"/>
                                <w:szCs w:val="20"/>
                              </w:rPr>
                              <w:drawing>
                                <wp:inline distT="0" distB="0" distL="0" distR="0" wp14:anchorId="10E48DCA" wp14:editId="2B2026D8">
                                  <wp:extent cx="132715" cy="166370"/>
                                  <wp:effectExtent l="0" t="0" r="635" b="5080"/>
                                  <wp:docPr id="5"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32715" cy="166370"/>
                                          </a:xfrm>
                                          <a:prstGeom prst="rect">
                                            <a:avLst/>
                                          </a:prstGeom>
                                          <a:noFill/>
                                          <a:ln>
                                            <a:noFill/>
                                          </a:ln>
                                        </pic:spPr>
                                      </pic:pic>
                                    </a:graphicData>
                                  </a:graphic>
                                </wp:inline>
                              </w:drawing>
                            </w:r>
                            <w:r w:rsidRPr="00D62AB5">
                              <w:rPr>
                                <w:rFonts w:ascii="Times New Roman" w:hAnsi="Times New Roman" w:cs="Times New Roman"/>
                                <w:sz w:val="20"/>
                                <w:szCs w:val="20"/>
                              </w:rPr>
                              <w:t xml:space="preserve"> Immoveable property means houses, apartments etc.</w:t>
                            </w:r>
                            <w:permEnd w:id="237136576"/>
                          </w:p>
                        </w:txbxContent>
                      </v:textbox>
                    </v:shape>
                  </w:pict>
                </mc:Fallback>
              </mc:AlternateContent>
            </w:r>
            <w:r w:rsidR="00267633" w:rsidRPr="00267633">
              <w:rPr>
                <w:rFonts w:ascii="Times New Roman" w:hAnsi="Times New Roman" w:cs="Times New Roman"/>
                <w:lang w:val="en-US" w:eastAsia="zh-CN"/>
              </w:rPr>
              <w:t xml:space="preserve">Please state the following if you own any immovable property locally or overseas: </w:t>
            </w:r>
          </w:p>
          <w:p w14:paraId="13D83756"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r w:rsidR="00267633" w:rsidRPr="00267633" w14:paraId="0BAF127B" w14:textId="77777777" w:rsidTr="00267633">
        <w:trPr>
          <w:divId w:val="2116439976"/>
        </w:trPr>
        <w:tc>
          <w:tcPr>
            <w:tcW w:w="675" w:type="dxa"/>
            <w:tcBorders>
              <w:right w:val="nil"/>
            </w:tcBorders>
          </w:tcPr>
          <w:p w14:paraId="7CD6FFDE"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(a)</w:t>
            </w:r>
          </w:p>
        </w:tc>
        <w:tc>
          <w:tcPr>
            <w:tcW w:w="7850" w:type="dxa"/>
            <w:tcBorders>
              <w:left w:val="nil"/>
            </w:tcBorders>
          </w:tcPr>
          <w:p w14:paraId="5F22E47A"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 xml:space="preserve">the address(es) of property </w:t>
            </w:r>
            <w:proofErr w:type="gramStart"/>
            <w:r w:rsidRPr="00267633">
              <w:rPr>
                <w:rFonts w:ascii="Times New Roman" w:hAnsi="Times New Roman" w:cs="Times New Roman"/>
                <w:lang w:val="en-US" w:eastAsia="zh-CN"/>
              </w:rPr>
              <w:t>owned;</w:t>
            </w:r>
            <w:proofErr w:type="gramEnd"/>
          </w:p>
          <w:p w14:paraId="58A40DD6" w14:textId="77777777" w:rsidR="00267633" w:rsidRPr="00267633" w:rsidRDefault="00267633" w:rsidP="00267633">
            <w:pPr>
              <w:spacing w:before="0" w:after="0" w:line="240" w:lineRule="auto"/>
              <w:jc w:val="both"/>
              <w:rPr>
                <w:rFonts w:ascii="Times New Roman" w:hAnsi="Times New Roman" w:cs="Times New Roman"/>
                <w:lang w:val="en-US" w:eastAsia="zh-CN"/>
              </w:rPr>
            </w:pPr>
          </w:p>
          <w:p w14:paraId="28B3ABB3" w14:textId="77777777" w:rsidR="00267633" w:rsidRPr="00267633" w:rsidRDefault="00267633" w:rsidP="00267633">
            <w:pPr>
              <w:spacing w:before="0" w:after="0" w:line="240" w:lineRule="auto"/>
              <w:jc w:val="both"/>
              <w:rPr>
                <w:rFonts w:ascii="Times New Roman" w:hAnsi="Times New Roman" w:cs="Times New Roman"/>
                <w:lang w:val="en-US" w:eastAsia="zh-CN"/>
              </w:rPr>
            </w:pPr>
          </w:p>
          <w:p w14:paraId="0FCECD85"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r w:rsidR="00267633" w:rsidRPr="00267633" w14:paraId="22CAB432" w14:textId="77777777" w:rsidTr="00267633">
        <w:trPr>
          <w:divId w:val="2116439976"/>
        </w:trPr>
        <w:tc>
          <w:tcPr>
            <w:tcW w:w="675" w:type="dxa"/>
            <w:tcBorders>
              <w:right w:val="nil"/>
            </w:tcBorders>
          </w:tcPr>
          <w:p w14:paraId="56649DC6"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(b)</w:t>
            </w:r>
          </w:p>
        </w:tc>
        <w:tc>
          <w:tcPr>
            <w:tcW w:w="7850" w:type="dxa"/>
            <w:tcBorders>
              <w:left w:val="nil"/>
            </w:tcBorders>
          </w:tcPr>
          <w:p w14:paraId="6D058B65"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 xml:space="preserve">the names of </w:t>
            </w:r>
            <w:proofErr w:type="gramStart"/>
            <w:r w:rsidRPr="00267633">
              <w:rPr>
                <w:rFonts w:ascii="Times New Roman" w:hAnsi="Times New Roman" w:cs="Times New Roman"/>
                <w:lang w:val="en-US" w:eastAsia="zh-CN"/>
              </w:rPr>
              <w:t>joint-owners</w:t>
            </w:r>
            <w:proofErr w:type="gramEnd"/>
            <w:r w:rsidRPr="00267633">
              <w:rPr>
                <w:rFonts w:ascii="Times New Roman" w:hAnsi="Times New Roman" w:cs="Times New Roman"/>
                <w:lang w:val="en-US" w:eastAsia="zh-CN"/>
              </w:rPr>
              <w:t xml:space="preserve"> (if any); and</w:t>
            </w:r>
          </w:p>
          <w:p w14:paraId="08C19310" w14:textId="77777777" w:rsidR="00267633" w:rsidRPr="00267633" w:rsidRDefault="00267633" w:rsidP="00267633">
            <w:pPr>
              <w:spacing w:before="0" w:after="0" w:line="240" w:lineRule="auto"/>
              <w:jc w:val="both"/>
              <w:rPr>
                <w:rFonts w:ascii="Times New Roman" w:hAnsi="Times New Roman" w:cs="Times New Roman"/>
                <w:lang w:val="en-US" w:eastAsia="zh-CN"/>
              </w:rPr>
            </w:pPr>
          </w:p>
          <w:p w14:paraId="0533798C"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r w:rsidR="00267633" w:rsidRPr="00267633" w14:paraId="5F3D2192" w14:textId="77777777" w:rsidTr="00267633">
        <w:trPr>
          <w:divId w:val="2116439976"/>
        </w:trPr>
        <w:tc>
          <w:tcPr>
            <w:tcW w:w="675" w:type="dxa"/>
            <w:tcBorders>
              <w:right w:val="nil"/>
            </w:tcBorders>
          </w:tcPr>
          <w:p w14:paraId="556FAED1"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(c)</w:t>
            </w:r>
          </w:p>
        </w:tc>
        <w:tc>
          <w:tcPr>
            <w:tcW w:w="7850" w:type="dxa"/>
            <w:tcBorders>
              <w:left w:val="nil"/>
            </w:tcBorders>
          </w:tcPr>
          <w:p w14:paraId="38925ACC"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the names of mortgagee/</w:t>
            </w:r>
            <w:proofErr w:type="spellStart"/>
            <w:r w:rsidRPr="00267633">
              <w:rPr>
                <w:rFonts w:ascii="Times New Roman" w:hAnsi="Times New Roman" w:cs="Times New Roman"/>
                <w:lang w:val="en-US" w:eastAsia="zh-CN"/>
              </w:rPr>
              <w:t>chargee</w:t>
            </w:r>
            <w:proofErr w:type="spellEnd"/>
            <w:r w:rsidRPr="00267633">
              <w:rPr>
                <w:rFonts w:ascii="Times New Roman" w:hAnsi="Times New Roman" w:cs="Times New Roman"/>
                <w:lang w:val="en-US" w:eastAsia="zh-CN"/>
              </w:rPr>
              <w:t xml:space="preserve"> (if any) and the amount outstanding.</w:t>
            </w:r>
          </w:p>
          <w:p w14:paraId="61B219E7" w14:textId="77777777" w:rsidR="00267633" w:rsidRPr="00267633" w:rsidRDefault="00267633" w:rsidP="00267633">
            <w:pPr>
              <w:spacing w:before="0" w:after="0" w:line="240" w:lineRule="auto"/>
              <w:jc w:val="both"/>
              <w:rPr>
                <w:rFonts w:ascii="Times New Roman" w:hAnsi="Times New Roman" w:cs="Times New Roman"/>
                <w:lang w:val="en-US" w:eastAsia="zh-CN"/>
              </w:rPr>
            </w:pPr>
          </w:p>
          <w:p w14:paraId="08988BF0"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bl>
    <w:p w14:paraId="473DBE66"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p>
    <w:p w14:paraId="26BE1929"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p>
    <w:tbl>
      <w:tblPr>
        <w:tblW w:w="0" w:type="auto"/>
        <w:tblBorders>
          <w:top w:val="single" w:sz="4" w:space="0" w:color="auto"/>
          <w:left w:val="single" w:sz="4" w:space="0" w:color="auto"/>
          <w:bottom w:val="single" w:sz="4" w:space="0" w:color="auto"/>
          <w:right w:val="single" w:sz="4" w:space="0" w:color="auto"/>
          <w:insideH w:val="single" w:sz="4" w:space="0" w:color="auto"/>
        </w:tblBorders>
        <w:tblLook w:val="04A0" w:firstRow="1" w:lastRow="0" w:firstColumn="1" w:lastColumn="0" w:noHBand="0" w:noVBand="1"/>
      </w:tblPr>
      <w:tblGrid>
        <w:gridCol w:w="652"/>
        <w:gridCol w:w="6995"/>
      </w:tblGrid>
      <w:tr w:rsidR="00267633" w:rsidRPr="00267633" w14:paraId="6E331AA7" w14:textId="77777777" w:rsidTr="00267633">
        <w:trPr>
          <w:divId w:val="2116439976"/>
        </w:trPr>
        <w:tc>
          <w:tcPr>
            <w:tcW w:w="675" w:type="dxa"/>
          </w:tcPr>
          <w:p w14:paraId="65D80605"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12.</w:t>
            </w:r>
          </w:p>
        </w:tc>
        <w:tc>
          <w:tcPr>
            <w:tcW w:w="7850" w:type="dxa"/>
          </w:tcPr>
          <w:p w14:paraId="2B6BDCA3"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Please state if you are leasing any immovable property.</w:t>
            </w:r>
          </w:p>
          <w:p w14:paraId="63FC257D" w14:textId="77777777" w:rsidR="00267633" w:rsidRPr="00267633" w:rsidRDefault="00267633" w:rsidP="00267633">
            <w:pPr>
              <w:spacing w:before="0" w:after="0" w:line="240" w:lineRule="auto"/>
              <w:jc w:val="both"/>
              <w:rPr>
                <w:rFonts w:ascii="Times New Roman" w:hAnsi="Times New Roman" w:cs="Times New Roman"/>
                <w:lang w:val="en-US" w:eastAsia="zh-CN"/>
              </w:rPr>
            </w:pPr>
          </w:p>
          <w:p w14:paraId="5B37292A"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Yes / No.</w:t>
            </w:r>
            <w:r w:rsidRPr="00267633">
              <w:rPr>
                <w:rFonts w:ascii="Times New Roman" w:hAnsi="Times New Roman" w:cs="Times New Roman"/>
                <w:lang w:val="en-US" w:eastAsia="zh-CN"/>
              </w:rPr>
              <w:tab/>
              <w:t>If yes, please provide the details in Annex B.</w:t>
            </w:r>
          </w:p>
        </w:tc>
      </w:tr>
      <w:tr w:rsidR="00267633" w:rsidRPr="00267633" w14:paraId="1798BCAE" w14:textId="77777777" w:rsidTr="00267633">
        <w:trPr>
          <w:divId w:val="2116439976"/>
        </w:trPr>
        <w:tc>
          <w:tcPr>
            <w:tcW w:w="675" w:type="dxa"/>
          </w:tcPr>
          <w:p w14:paraId="3992762C"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13.</w:t>
            </w:r>
          </w:p>
        </w:tc>
        <w:tc>
          <w:tcPr>
            <w:tcW w:w="7850" w:type="dxa"/>
          </w:tcPr>
          <w:p w14:paraId="42CC596A"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Please state if you have any tenants/subtenants in respect of your owned or leased properties.</w:t>
            </w:r>
          </w:p>
          <w:p w14:paraId="348F12C6" w14:textId="77777777" w:rsidR="00267633" w:rsidRPr="00267633" w:rsidRDefault="00267633" w:rsidP="00267633">
            <w:pPr>
              <w:spacing w:before="0" w:after="0" w:line="240" w:lineRule="auto"/>
              <w:jc w:val="both"/>
              <w:rPr>
                <w:rFonts w:ascii="Times New Roman" w:hAnsi="Times New Roman" w:cs="Times New Roman"/>
                <w:lang w:val="en-US" w:eastAsia="zh-CN"/>
              </w:rPr>
            </w:pPr>
          </w:p>
          <w:p w14:paraId="6FCFF28B"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Yes/No.</w:t>
            </w:r>
            <w:r w:rsidRPr="00267633">
              <w:rPr>
                <w:rFonts w:ascii="Times New Roman" w:hAnsi="Times New Roman" w:cs="Times New Roman"/>
                <w:lang w:val="en-US" w:eastAsia="zh-CN"/>
              </w:rPr>
              <w:tab/>
              <w:t>If yes, please provide the details in Annex B.</w:t>
            </w:r>
          </w:p>
        </w:tc>
      </w:tr>
    </w:tbl>
    <w:p w14:paraId="598B0E31"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46AC435E" w14:textId="77777777" w:rsidR="00267633" w:rsidRPr="00267633" w:rsidRDefault="00267633" w:rsidP="00267633">
      <w:pPr>
        <w:spacing w:before="0" w:after="0" w:line="240" w:lineRule="auto"/>
        <w:jc w:val="both"/>
        <w:divId w:val="2116439976"/>
        <w:rPr>
          <w:rFonts w:ascii="Times New Roman" w:hAnsi="Times New Roman" w:cs="Times New Roman"/>
          <w:b/>
          <w:lang w:val="en-US" w:eastAsia="zh-CN"/>
        </w:rPr>
      </w:pPr>
    </w:p>
    <w:p w14:paraId="59A1579F" w14:textId="77777777" w:rsidR="00267633" w:rsidRPr="00267633" w:rsidRDefault="00267633" w:rsidP="00267633">
      <w:pPr>
        <w:spacing w:before="0" w:after="0" w:line="240" w:lineRule="auto"/>
        <w:jc w:val="both"/>
        <w:divId w:val="2116439976"/>
        <w:rPr>
          <w:rFonts w:ascii="Times New Roman" w:hAnsi="Times New Roman" w:cs="Times New Roman"/>
          <w:b/>
          <w:lang w:val="en-US" w:eastAsia="zh-CN"/>
        </w:rPr>
      </w:pPr>
    </w:p>
    <w:p w14:paraId="1DAB4CE0" w14:textId="77777777" w:rsidR="00267633" w:rsidRPr="00267633" w:rsidRDefault="00267633" w:rsidP="00267633">
      <w:pPr>
        <w:spacing w:before="0" w:after="0" w:line="240" w:lineRule="auto"/>
        <w:jc w:val="both"/>
        <w:divId w:val="2116439976"/>
        <w:rPr>
          <w:rFonts w:ascii="Times New Roman" w:hAnsi="Times New Roman" w:cs="Times New Roman"/>
          <w:b/>
          <w:lang w:val="en-US" w:eastAsia="zh-CN"/>
        </w:rPr>
      </w:pPr>
    </w:p>
    <w:p w14:paraId="4FB0E63F" w14:textId="77777777" w:rsidR="00267633" w:rsidRPr="00267633" w:rsidRDefault="00267633" w:rsidP="00267633">
      <w:pPr>
        <w:spacing w:before="0" w:after="0" w:line="240" w:lineRule="auto"/>
        <w:jc w:val="both"/>
        <w:divId w:val="2116439976"/>
        <w:rPr>
          <w:rFonts w:ascii="Times New Roman" w:hAnsi="Times New Roman" w:cs="Times New Roman"/>
          <w:b/>
          <w:lang w:val="en-US" w:eastAsia="zh-CN"/>
        </w:rPr>
      </w:pPr>
    </w:p>
    <w:p w14:paraId="507DD38E" w14:textId="77777777" w:rsidR="00267633" w:rsidRPr="00267633" w:rsidRDefault="00267633" w:rsidP="00267633">
      <w:pPr>
        <w:spacing w:before="0" w:after="0" w:line="240" w:lineRule="auto"/>
        <w:jc w:val="both"/>
        <w:divId w:val="2116439976"/>
        <w:rPr>
          <w:rFonts w:ascii="Times New Roman" w:hAnsi="Times New Roman" w:cs="Times New Roman"/>
          <w:b/>
          <w:lang w:val="en-US" w:eastAsia="zh-CN"/>
        </w:rPr>
      </w:pPr>
    </w:p>
    <w:p w14:paraId="0629D22B" w14:textId="77777777" w:rsidR="00267633" w:rsidRPr="00267633" w:rsidRDefault="00267633" w:rsidP="00267633">
      <w:pPr>
        <w:spacing w:before="0" w:after="0" w:line="240" w:lineRule="auto"/>
        <w:jc w:val="both"/>
        <w:divId w:val="2116439976"/>
        <w:rPr>
          <w:rFonts w:ascii="Times New Roman" w:hAnsi="Times New Roman" w:cs="Times New Roman"/>
          <w:b/>
          <w:lang w:val="en-US" w:eastAsia="zh-CN"/>
        </w:rPr>
      </w:pPr>
    </w:p>
    <w:p w14:paraId="0D707E76" w14:textId="77777777" w:rsidR="00267633" w:rsidRPr="00267633" w:rsidRDefault="00267633" w:rsidP="00267633">
      <w:pPr>
        <w:spacing w:before="0" w:after="0" w:line="240" w:lineRule="auto"/>
        <w:jc w:val="both"/>
        <w:divId w:val="2116439976"/>
        <w:rPr>
          <w:rFonts w:ascii="Times New Roman" w:hAnsi="Times New Roman" w:cs="Times New Roman"/>
          <w:b/>
          <w:lang w:val="en-US" w:eastAsia="zh-CN"/>
        </w:rPr>
      </w:pPr>
    </w:p>
    <w:p w14:paraId="2FB0293E" w14:textId="77777777" w:rsidR="00267633" w:rsidRPr="00267633" w:rsidRDefault="00267633" w:rsidP="00267633">
      <w:pPr>
        <w:spacing w:before="0" w:after="0" w:line="240" w:lineRule="auto"/>
        <w:jc w:val="both"/>
        <w:divId w:val="2116439976"/>
        <w:rPr>
          <w:rFonts w:ascii="Times New Roman" w:hAnsi="Times New Roman" w:cs="Times New Roman"/>
          <w:b/>
          <w:lang w:val="en-US" w:eastAsia="zh-CN"/>
        </w:rPr>
      </w:pPr>
    </w:p>
    <w:p w14:paraId="142B0817" w14:textId="77777777" w:rsidR="00267633" w:rsidRPr="00267633" w:rsidRDefault="00267633" w:rsidP="00267633">
      <w:pPr>
        <w:spacing w:before="0" w:after="0" w:line="240" w:lineRule="auto"/>
        <w:jc w:val="both"/>
        <w:divId w:val="2116439976"/>
        <w:rPr>
          <w:rFonts w:ascii="Times New Roman" w:hAnsi="Times New Roman" w:cs="Times New Roman"/>
          <w:b/>
          <w:lang w:val="en-US" w:eastAsia="zh-CN"/>
        </w:rPr>
      </w:pPr>
    </w:p>
    <w:p w14:paraId="51E228A8" w14:textId="77777777" w:rsidR="00267633" w:rsidRPr="00267633" w:rsidRDefault="00267633" w:rsidP="00267633">
      <w:pPr>
        <w:spacing w:before="0" w:after="0" w:line="240" w:lineRule="auto"/>
        <w:jc w:val="both"/>
        <w:divId w:val="2116439976"/>
        <w:rPr>
          <w:rFonts w:ascii="Times New Roman" w:hAnsi="Times New Roman" w:cs="Times New Roman"/>
          <w:b/>
          <w:lang w:val="en-US" w:eastAsia="zh-CN"/>
        </w:rPr>
      </w:pPr>
    </w:p>
    <w:p w14:paraId="6C3E87C0" w14:textId="77777777" w:rsidR="00267633" w:rsidRDefault="00267633" w:rsidP="00267633">
      <w:pPr>
        <w:spacing w:before="0" w:after="0" w:line="240" w:lineRule="auto"/>
        <w:jc w:val="both"/>
        <w:divId w:val="2116439976"/>
        <w:rPr>
          <w:rFonts w:ascii="Times New Roman" w:hAnsi="Times New Roman" w:cs="Times New Roman"/>
          <w:b/>
          <w:lang w:val="en-US" w:eastAsia="zh-CN"/>
        </w:rPr>
      </w:pPr>
    </w:p>
    <w:p w14:paraId="35EABEF8" w14:textId="77777777" w:rsidR="002F0484" w:rsidRDefault="002F0484" w:rsidP="00267633">
      <w:pPr>
        <w:spacing w:before="0" w:after="0" w:line="240" w:lineRule="auto"/>
        <w:jc w:val="both"/>
        <w:divId w:val="2116439976"/>
        <w:rPr>
          <w:rFonts w:ascii="Times New Roman" w:hAnsi="Times New Roman" w:cs="Times New Roman"/>
          <w:b/>
          <w:lang w:val="en-US" w:eastAsia="zh-CN"/>
        </w:rPr>
      </w:pPr>
    </w:p>
    <w:p w14:paraId="09AD116E" w14:textId="77777777" w:rsidR="002F0484" w:rsidRPr="00267633" w:rsidRDefault="002F0484" w:rsidP="00267633">
      <w:pPr>
        <w:spacing w:before="0" w:after="0" w:line="240" w:lineRule="auto"/>
        <w:jc w:val="both"/>
        <w:divId w:val="2116439976"/>
        <w:rPr>
          <w:rFonts w:ascii="Times New Roman" w:hAnsi="Times New Roman" w:cs="Times New Roman"/>
          <w:b/>
          <w:lang w:val="en-US" w:eastAsia="zh-CN"/>
        </w:rPr>
      </w:pPr>
    </w:p>
    <w:p w14:paraId="4F825A90" w14:textId="77777777" w:rsidR="00267633" w:rsidRPr="00267633" w:rsidRDefault="00267633" w:rsidP="00267633">
      <w:pPr>
        <w:spacing w:before="0" w:after="0" w:line="240" w:lineRule="auto"/>
        <w:ind w:left="720" w:hanging="720"/>
        <w:jc w:val="both"/>
        <w:divId w:val="2116439976"/>
        <w:rPr>
          <w:rFonts w:ascii="Times New Roman" w:hAnsi="Times New Roman" w:cs="Times New Roman"/>
          <w:lang w:val="en-US" w:eastAsia="zh-CN"/>
        </w:rPr>
      </w:pPr>
      <w:proofErr w:type="gramStart"/>
      <w:r w:rsidRPr="00267633">
        <w:rPr>
          <w:rFonts w:ascii="Times New Roman" w:hAnsi="Times New Roman" w:cs="Times New Roman"/>
          <w:b/>
          <w:lang w:val="en-US" w:eastAsia="zh-CN"/>
        </w:rPr>
        <w:lastRenderedPageBreak/>
        <w:t>Particulars of</w:t>
      </w:r>
      <w:proofErr w:type="gramEnd"/>
      <w:r w:rsidRPr="00267633">
        <w:rPr>
          <w:rFonts w:ascii="Times New Roman" w:hAnsi="Times New Roman" w:cs="Times New Roman"/>
          <w:b/>
          <w:lang w:val="en-US" w:eastAsia="zh-CN"/>
        </w:rPr>
        <w:t xml:space="preserve"> your motor vehicles</w:t>
      </w:r>
    </w:p>
    <w:p w14:paraId="56D92997"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tbl>
      <w:tblPr>
        <w:tblW w:w="0" w:type="auto"/>
        <w:tblBorders>
          <w:top w:val="single" w:sz="4" w:space="0" w:color="auto"/>
          <w:left w:val="single" w:sz="4" w:space="0" w:color="auto"/>
          <w:bottom w:val="single" w:sz="4" w:space="0" w:color="auto"/>
          <w:right w:val="single" w:sz="4" w:space="0" w:color="auto"/>
          <w:insideH w:val="single" w:sz="4" w:space="0" w:color="auto"/>
        </w:tblBorders>
        <w:tblLook w:val="04A0" w:firstRow="1" w:lastRow="0" w:firstColumn="1" w:lastColumn="0" w:noHBand="0" w:noVBand="1"/>
      </w:tblPr>
      <w:tblGrid>
        <w:gridCol w:w="655"/>
        <w:gridCol w:w="6992"/>
      </w:tblGrid>
      <w:tr w:rsidR="00267633" w:rsidRPr="00267633" w14:paraId="1BD24B53" w14:textId="77777777" w:rsidTr="00267633">
        <w:trPr>
          <w:divId w:val="2116439976"/>
        </w:trPr>
        <w:tc>
          <w:tcPr>
            <w:tcW w:w="675" w:type="dxa"/>
          </w:tcPr>
          <w:p w14:paraId="641D798B"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14.</w:t>
            </w:r>
          </w:p>
        </w:tc>
        <w:tc>
          <w:tcPr>
            <w:tcW w:w="7850" w:type="dxa"/>
          </w:tcPr>
          <w:p w14:paraId="59CCB4B8"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Please state if you own a motor vehicle.</w:t>
            </w:r>
          </w:p>
          <w:p w14:paraId="1D3DCDEA" w14:textId="77777777" w:rsidR="00267633" w:rsidRPr="00267633" w:rsidRDefault="00267633" w:rsidP="00267633">
            <w:pPr>
              <w:spacing w:before="0" w:after="0" w:line="240" w:lineRule="auto"/>
              <w:jc w:val="both"/>
              <w:rPr>
                <w:rFonts w:ascii="Times New Roman" w:hAnsi="Times New Roman" w:cs="Times New Roman"/>
                <w:lang w:val="en-US" w:eastAsia="zh-CN"/>
              </w:rPr>
            </w:pPr>
          </w:p>
          <w:p w14:paraId="67114007"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Yes/No.</w:t>
            </w:r>
            <w:r w:rsidRPr="00267633">
              <w:rPr>
                <w:rFonts w:ascii="Times New Roman" w:hAnsi="Times New Roman" w:cs="Times New Roman"/>
                <w:lang w:val="en-US" w:eastAsia="zh-CN"/>
              </w:rPr>
              <w:tab/>
              <w:t>If yes, please provide the details in Annex B.</w:t>
            </w:r>
          </w:p>
        </w:tc>
      </w:tr>
    </w:tbl>
    <w:p w14:paraId="6DA06F83"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3EE2F5EB" w14:textId="77777777" w:rsidR="00267633" w:rsidRPr="00267633" w:rsidRDefault="00267633" w:rsidP="00267633">
      <w:pPr>
        <w:spacing w:before="0" w:after="0" w:line="240" w:lineRule="auto"/>
        <w:divId w:val="2116439976"/>
        <w:rPr>
          <w:rFonts w:ascii="Times New Roman" w:hAnsi="Times New Roman" w:cs="Times New Roman"/>
          <w:b/>
          <w:lang w:val="en-US" w:eastAsia="zh-CN"/>
        </w:rPr>
      </w:pPr>
      <w:proofErr w:type="gramStart"/>
      <w:r w:rsidRPr="00267633">
        <w:rPr>
          <w:rFonts w:ascii="Times New Roman" w:hAnsi="Times New Roman" w:cs="Times New Roman"/>
          <w:b/>
          <w:lang w:val="en-US" w:eastAsia="zh-CN"/>
        </w:rPr>
        <w:t>Particulars of</w:t>
      </w:r>
      <w:proofErr w:type="gramEnd"/>
      <w:r w:rsidRPr="00267633">
        <w:rPr>
          <w:rFonts w:ascii="Times New Roman" w:hAnsi="Times New Roman" w:cs="Times New Roman"/>
          <w:b/>
          <w:lang w:val="en-US" w:eastAsia="zh-CN"/>
        </w:rPr>
        <w:t xml:space="preserve"> your bank accounts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54"/>
        <w:gridCol w:w="6993"/>
      </w:tblGrid>
      <w:tr w:rsidR="00267633" w:rsidRPr="00267633" w14:paraId="3901145F" w14:textId="77777777" w:rsidTr="00267633">
        <w:trPr>
          <w:divId w:val="2116439976"/>
        </w:trPr>
        <w:tc>
          <w:tcPr>
            <w:tcW w:w="675" w:type="dxa"/>
            <w:tcBorders>
              <w:bottom w:val="single" w:sz="4" w:space="0" w:color="auto"/>
              <w:right w:val="nil"/>
            </w:tcBorders>
          </w:tcPr>
          <w:p w14:paraId="2400FFA1"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15.</w:t>
            </w:r>
          </w:p>
        </w:tc>
        <w:tc>
          <w:tcPr>
            <w:tcW w:w="7850" w:type="dxa"/>
            <w:tcBorders>
              <w:left w:val="nil"/>
              <w:bottom w:val="single" w:sz="4" w:space="0" w:color="auto"/>
            </w:tcBorders>
          </w:tcPr>
          <w:p w14:paraId="555B935C" w14:textId="77777777" w:rsidR="00267633" w:rsidRPr="00267633" w:rsidRDefault="003C39EA" w:rsidP="00267633">
            <w:pPr>
              <w:spacing w:before="0" w:after="0" w:line="240" w:lineRule="auto"/>
              <w:jc w:val="both"/>
              <w:rPr>
                <w:rFonts w:ascii="Times New Roman" w:hAnsi="Times New Roman" w:cs="Times New Roman"/>
                <w:lang w:val="en-US" w:eastAsia="zh-CN"/>
              </w:rPr>
            </w:pPr>
            <w:r>
              <w:rPr>
                <w:noProof/>
              </w:rPr>
              <mc:AlternateContent>
                <mc:Choice Requires="wps">
                  <w:drawing>
                    <wp:anchor distT="0" distB="0" distL="114300" distR="114300" simplePos="0" relativeHeight="251642368" behindDoc="0" locked="0" layoutInCell="1" allowOverlap="1" wp14:anchorId="20C161EA" wp14:editId="35D6151E">
                      <wp:simplePos x="0" y="0"/>
                      <wp:positionH relativeFrom="column">
                        <wp:posOffset>4498975</wp:posOffset>
                      </wp:positionH>
                      <wp:positionV relativeFrom="paragraph">
                        <wp:posOffset>-3810</wp:posOffset>
                      </wp:positionV>
                      <wp:extent cx="1113790" cy="1193165"/>
                      <wp:effectExtent l="0" t="0" r="10160" b="26035"/>
                      <wp:wrapNone/>
                      <wp:docPr id="36" name="Text Box 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3790" cy="1193165"/>
                              </a:xfrm>
                              <a:prstGeom prst="rect">
                                <a:avLst/>
                              </a:prstGeom>
                              <a:solidFill>
                                <a:srgbClr val="FFFFFF"/>
                              </a:solidFill>
                              <a:ln w="9525">
                                <a:solidFill>
                                  <a:srgbClr val="000000"/>
                                </a:solidFill>
                                <a:miter lim="800000"/>
                                <a:headEnd/>
                                <a:tailEnd/>
                              </a:ln>
                            </wps:spPr>
                            <wps:txbx>
                              <w:txbxContent>
                                <w:p w14:paraId="566A30BA" w14:textId="77777777" w:rsidR="001A4106" w:rsidRPr="00D62AB5" w:rsidRDefault="001A4106" w:rsidP="00267633">
                                  <w:pPr>
                                    <w:spacing w:line="240" w:lineRule="auto"/>
                                    <w:rPr>
                                      <w:rFonts w:ascii="Times New Roman" w:hAnsi="Times New Roman" w:cs="Times New Roman"/>
                                      <w:sz w:val="20"/>
                                      <w:szCs w:val="20"/>
                                    </w:rPr>
                                  </w:pPr>
                                  <w:permStart w:id="1321755719" w:edGrp="everyone"/>
                                  <w:r w:rsidRPr="00267633">
                                    <w:rPr>
                                      <w:rFonts w:ascii="Times New Roman" w:hAnsi="Times New Roman" w:cs="Times New Roman"/>
                                      <w:noProof/>
                                      <w:sz w:val="20"/>
                                      <w:szCs w:val="20"/>
                                    </w:rPr>
                                    <w:drawing>
                                      <wp:inline distT="0" distB="0" distL="0" distR="0" wp14:anchorId="0B7F099C" wp14:editId="23A050AF">
                                        <wp:extent cx="132715" cy="166370"/>
                                        <wp:effectExtent l="0" t="0" r="635" b="5080"/>
                                        <wp:docPr id="6"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32715" cy="166370"/>
                                                </a:xfrm>
                                                <a:prstGeom prst="rect">
                                                  <a:avLst/>
                                                </a:prstGeom>
                                                <a:noFill/>
                                                <a:ln>
                                                  <a:noFill/>
                                                </a:ln>
                                              </pic:spPr>
                                            </pic:pic>
                                          </a:graphicData>
                                        </a:graphic>
                                      </wp:inline>
                                    </w:drawing>
                                  </w:r>
                                  <w:r w:rsidRPr="00D62AB5">
                                    <w:rPr>
                                      <w:rFonts w:ascii="Times New Roman" w:hAnsi="Times New Roman" w:cs="Times New Roman"/>
                                      <w:sz w:val="20"/>
                                      <w:szCs w:val="20"/>
                                    </w:rPr>
                                    <w:t xml:space="preserve"> Bank accounts include accounts held in your sole name or jointly with others.</w:t>
                                  </w:r>
                                  <w:permEnd w:id="1321755719"/>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0C161EA" id="Text Box 67" o:spid="_x0000_s1030" type="#_x0000_t202" style="position:absolute;left:0;text-align:left;margin-left:354.25pt;margin-top:-.3pt;width:87.7pt;height:93.95pt;z-index:25164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">
                      <v:textbox>
                        <w:txbxContent>
                          <w:p w14:paraId="566A30BA" w14:textId="77777777" w:rsidR="001A4106" w:rsidRPr="00D62AB5" w:rsidRDefault="001A4106" w:rsidP="00267633">
                            <w:pPr>
                              <w:spacing w:line="240" w:lineRule="auto"/>
                              <w:rPr>
                                <w:rFonts w:ascii="Times New Roman" w:hAnsi="Times New Roman" w:cs="Times New Roman"/>
                                <w:sz w:val="20"/>
                                <w:szCs w:val="20"/>
                              </w:rPr>
                            </w:pPr>
                            <w:permStart w:id="1321755719" w:edGrp="everyone"/>
                            <w:r w:rsidRPr="00267633">
                              <w:rPr>
                                <w:rFonts w:ascii="Times New Roman" w:hAnsi="Times New Roman" w:cs="Times New Roman"/>
                                <w:noProof/>
                                <w:sz w:val="20"/>
                                <w:szCs w:val="20"/>
                              </w:rPr>
                              <w:drawing>
                                <wp:inline distT="0" distB="0" distL="0" distR="0" wp14:anchorId="0B7F099C" wp14:editId="23A050AF">
                                  <wp:extent cx="132715" cy="166370"/>
                                  <wp:effectExtent l="0" t="0" r="635" b="5080"/>
                                  <wp:docPr id="6"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32715" cy="166370"/>
                                          </a:xfrm>
                                          <a:prstGeom prst="rect">
                                            <a:avLst/>
                                          </a:prstGeom>
                                          <a:noFill/>
                                          <a:ln>
                                            <a:noFill/>
                                          </a:ln>
                                        </pic:spPr>
                                      </pic:pic>
                                    </a:graphicData>
                                  </a:graphic>
                                </wp:inline>
                              </w:drawing>
                            </w:r>
                            <w:r w:rsidRPr="00D62AB5">
                              <w:rPr>
                                <w:rFonts w:ascii="Times New Roman" w:hAnsi="Times New Roman" w:cs="Times New Roman"/>
                                <w:sz w:val="20"/>
                                <w:szCs w:val="20"/>
                              </w:rPr>
                              <w:t xml:space="preserve"> Bank accounts include accounts held in your sole name or jointly with others.</w:t>
                            </w:r>
                            <w:permEnd w:id="1321755719"/>
                          </w:p>
                        </w:txbxContent>
                      </v:textbox>
                    </v:shape>
                  </w:pict>
                </mc:Fallback>
              </mc:AlternateContent>
            </w:r>
            <w:r w:rsidR="00267633" w:rsidRPr="00267633">
              <w:rPr>
                <w:rFonts w:ascii="Times New Roman" w:hAnsi="Times New Roman" w:cs="Times New Roman"/>
                <w:lang w:val="en-US" w:eastAsia="zh-CN"/>
              </w:rPr>
              <w:t>Please state the following if you have any bank accounts or safe deposit boxes:</w:t>
            </w:r>
          </w:p>
          <w:p w14:paraId="35312264"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r w:rsidR="00267633" w:rsidRPr="00267633" w14:paraId="1B6BDE2E" w14:textId="77777777" w:rsidTr="00267633">
        <w:trPr>
          <w:divId w:val="2116439976"/>
        </w:trPr>
        <w:tc>
          <w:tcPr>
            <w:tcW w:w="675" w:type="dxa"/>
            <w:tcBorders>
              <w:right w:val="nil"/>
            </w:tcBorders>
          </w:tcPr>
          <w:p w14:paraId="79774345"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(a)</w:t>
            </w:r>
          </w:p>
        </w:tc>
        <w:tc>
          <w:tcPr>
            <w:tcW w:w="7850" w:type="dxa"/>
            <w:tcBorders>
              <w:left w:val="nil"/>
            </w:tcBorders>
          </w:tcPr>
          <w:p w14:paraId="6F5CA832"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 xml:space="preserve">name and branch of the Bank where your account or safe deposit box is </w:t>
            </w:r>
            <w:proofErr w:type="gramStart"/>
            <w:r w:rsidRPr="00267633">
              <w:rPr>
                <w:rFonts w:ascii="Times New Roman" w:hAnsi="Times New Roman" w:cs="Times New Roman"/>
                <w:lang w:val="en-US" w:eastAsia="zh-CN"/>
              </w:rPr>
              <w:t>maintained;</w:t>
            </w:r>
            <w:proofErr w:type="gramEnd"/>
          </w:p>
          <w:p w14:paraId="50AD895D" w14:textId="77777777" w:rsidR="00267633" w:rsidRPr="00267633" w:rsidRDefault="00267633" w:rsidP="00267633">
            <w:pPr>
              <w:spacing w:before="0" w:after="0" w:line="240" w:lineRule="auto"/>
              <w:jc w:val="both"/>
              <w:rPr>
                <w:rFonts w:ascii="Times New Roman" w:hAnsi="Times New Roman" w:cs="Times New Roman"/>
                <w:lang w:val="en-US" w:eastAsia="zh-CN"/>
              </w:rPr>
            </w:pPr>
          </w:p>
          <w:p w14:paraId="2C7B90B9"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r w:rsidR="00267633" w:rsidRPr="00267633" w14:paraId="772AFA31" w14:textId="77777777" w:rsidTr="00267633">
        <w:trPr>
          <w:divId w:val="2116439976"/>
        </w:trPr>
        <w:tc>
          <w:tcPr>
            <w:tcW w:w="675" w:type="dxa"/>
            <w:tcBorders>
              <w:right w:val="nil"/>
            </w:tcBorders>
          </w:tcPr>
          <w:p w14:paraId="14373D71"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(b)</w:t>
            </w:r>
          </w:p>
        </w:tc>
        <w:tc>
          <w:tcPr>
            <w:tcW w:w="7850" w:type="dxa"/>
            <w:tcBorders>
              <w:left w:val="nil"/>
            </w:tcBorders>
          </w:tcPr>
          <w:p w14:paraId="263CCA68"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 xml:space="preserve">the account </w:t>
            </w:r>
            <w:proofErr w:type="gramStart"/>
            <w:r w:rsidRPr="00267633">
              <w:rPr>
                <w:rFonts w:ascii="Times New Roman" w:hAnsi="Times New Roman" w:cs="Times New Roman"/>
                <w:lang w:val="en-US" w:eastAsia="zh-CN"/>
              </w:rPr>
              <w:t>number;</w:t>
            </w:r>
            <w:proofErr w:type="gramEnd"/>
          </w:p>
          <w:p w14:paraId="052DADA9" w14:textId="77777777" w:rsidR="00267633" w:rsidRPr="00267633" w:rsidRDefault="00267633" w:rsidP="00267633">
            <w:pPr>
              <w:spacing w:before="0" w:after="0" w:line="240" w:lineRule="auto"/>
              <w:jc w:val="both"/>
              <w:rPr>
                <w:rFonts w:ascii="Times New Roman" w:hAnsi="Times New Roman" w:cs="Times New Roman"/>
                <w:lang w:val="en-US" w:eastAsia="zh-CN"/>
              </w:rPr>
            </w:pPr>
          </w:p>
          <w:p w14:paraId="446BD083"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r w:rsidR="00267633" w:rsidRPr="00267633" w14:paraId="737E355B" w14:textId="77777777" w:rsidTr="00267633">
        <w:trPr>
          <w:divId w:val="2116439976"/>
        </w:trPr>
        <w:tc>
          <w:tcPr>
            <w:tcW w:w="675" w:type="dxa"/>
            <w:tcBorders>
              <w:right w:val="nil"/>
            </w:tcBorders>
          </w:tcPr>
          <w:p w14:paraId="46CD2A61"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(c)</w:t>
            </w:r>
          </w:p>
        </w:tc>
        <w:tc>
          <w:tcPr>
            <w:tcW w:w="7850" w:type="dxa"/>
            <w:tcBorders>
              <w:left w:val="nil"/>
            </w:tcBorders>
          </w:tcPr>
          <w:p w14:paraId="47DF9963"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type of account held (</w:t>
            </w:r>
            <w:proofErr w:type="gramStart"/>
            <w:r w:rsidRPr="00267633">
              <w:rPr>
                <w:rFonts w:ascii="Times New Roman" w:hAnsi="Times New Roman" w:cs="Times New Roman"/>
                <w:lang w:val="en-US" w:eastAsia="zh-CN"/>
              </w:rPr>
              <w:t>e.g.</w:t>
            </w:r>
            <w:proofErr w:type="gramEnd"/>
            <w:r w:rsidRPr="00267633">
              <w:rPr>
                <w:rFonts w:ascii="Times New Roman" w:hAnsi="Times New Roman" w:cs="Times New Roman"/>
                <w:lang w:val="en-US" w:eastAsia="zh-CN"/>
              </w:rPr>
              <w:t xml:space="preserve"> current, savings, fixed deposit, overdraft);</w:t>
            </w:r>
          </w:p>
          <w:p w14:paraId="680C561C" w14:textId="77777777" w:rsidR="00267633" w:rsidRPr="00267633" w:rsidRDefault="00267633" w:rsidP="00267633">
            <w:pPr>
              <w:spacing w:before="0" w:after="0" w:line="240" w:lineRule="auto"/>
              <w:jc w:val="both"/>
              <w:rPr>
                <w:rFonts w:ascii="Times New Roman" w:hAnsi="Times New Roman" w:cs="Times New Roman"/>
                <w:lang w:val="en-US" w:eastAsia="zh-CN"/>
              </w:rPr>
            </w:pPr>
          </w:p>
          <w:p w14:paraId="3C5066A2"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r w:rsidR="00267633" w:rsidRPr="00267633" w14:paraId="4F9EBDBE" w14:textId="77777777" w:rsidTr="00267633">
        <w:trPr>
          <w:divId w:val="2116439976"/>
        </w:trPr>
        <w:tc>
          <w:tcPr>
            <w:tcW w:w="675" w:type="dxa"/>
            <w:tcBorders>
              <w:right w:val="nil"/>
            </w:tcBorders>
          </w:tcPr>
          <w:p w14:paraId="4BD1E276"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(d)</w:t>
            </w:r>
          </w:p>
        </w:tc>
        <w:tc>
          <w:tcPr>
            <w:tcW w:w="7850" w:type="dxa"/>
            <w:tcBorders>
              <w:left w:val="nil"/>
            </w:tcBorders>
          </w:tcPr>
          <w:p w14:paraId="4DE9B331"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name of joint account holder (if any</w:t>
            </w:r>
            <w:proofErr w:type="gramStart"/>
            <w:r w:rsidRPr="00267633">
              <w:rPr>
                <w:rFonts w:ascii="Times New Roman" w:hAnsi="Times New Roman" w:cs="Times New Roman"/>
                <w:lang w:val="en-US" w:eastAsia="zh-CN"/>
              </w:rPr>
              <w:t>);</w:t>
            </w:r>
            <w:proofErr w:type="gramEnd"/>
          </w:p>
          <w:p w14:paraId="198C2EFA" w14:textId="77777777" w:rsidR="00267633" w:rsidRPr="00267633" w:rsidRDefault="00267633" w:rsidP="00267633">
            <w:pPr>
              <w:spacing w:before="0" w:after="0" w:line="240" w:lineRule="auto"/>
              <w:jc w:val="both"/>
              <w:rPr>
                <w:rFonts w:ascii="Times New Roman" w:hAnsi="Times New Roman" w:cs="Times New Roman"/>
                <w:lang w:val="en-US" w:eastAsia="zh-CN"/>
              </w:rPr>
            </w:pPr>
          </w:p>
          <w:p w14:paraId="31F2EDEF"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r w:rsidR="00267633" w:rsidRPr="00267633" w14:paraId="7B054BC6" w14:textId="77777777" w:rsidTr="00267633">
        <w:trPr>
          <w:divId w:val="2116439976"/>
        </w:trPr>
        <w:tc>
          <w:tcPr>
            <w:tcW w:w="675" w:type="dxa"/>
            <w:tcBorders>
              <w:right w:val="nil"/>
            </w:tcBorders>
          </w:tcPr>
          <w:p w14:paraId="17E20CA6"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(e)</w:t>
            </w:r>
          </w:p>
        </w:tc>
        <w:tc>
          <w:tcPr>
            <w:tcW w:w="7850" w:type="dxa"/>
            <w:tcBorders>
              <w:left w:val="nil"/>
            </w:tcBorders>
          </w:tcPr>
          <w:p w14:paraId="560C01FD"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the balance due to you at this date (for fixed deposits, please state the date of maturity and the amount due to you at that date)</w:t>
            </w:r>
          </w:p>
          <w:p w14:paraId="25B51DE7" w14:textId="77777777" w:rsidR="00267633" w:rsidRPr="00267633" w:rsidRDefault="00267633" w:rsidP="00267633">
            <w:pPr>
              <w:spacing w:before="0" w:after="0" w:line="240" w:lineRule="auto"/>
              <w:jc w:val="both"/>
              <w:rPr>
                <w:rFonts w:ascii="Times New Roman" w:hAnsi="Times New Roman" w:cs="Times New Roman"/>
                <w:lang w:val="en-US" w:eastAsia="zh-CN"/>
              </w:rPr>
            </w:pPr>
          </w:p>
          <w:p w14:paraId="3048FC56"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bl>
    <w:p w14:paraId="1538F7A6" w14:textId="77777777" w:rsidR="00267633" w:rsidRPr="00267633" w:rsidRDefault="00267633" w:rsidP="00267633">
      <w:pPr>
        <w:spacing w:before="0" w:after="0" w:line="240" w:lineRule="auto"/>
        <w:jc w:val="both"/>
        <w:divId w:val="2116439976"/>
        <w:rPr>
          <w:rFonts w:ascii="Times New Roman" w:hAnsi="Times New Roman" w:cs="Times New Roman"/>
          <w:b/>
          <w:lang w:val="en-US" w:eastAsia="zh-CN"/>
        </w:rPr>
      </w:pPr>
    </w:p>
    <w:p w14:paraId="45815393" w14:textId="77777777" w:rsidR="00267633" w:rsidRPr="00267633" w:rsidRDefault="00267633" w:rsidP="00267633">
      <w:pPr>
        <w:spacing w:before="0" w:after="0" w:line="240" w:lineRule="auto"/>
        <w:jc w:val="both"/>
        <w:divId w:val="2116439976"/>
        <w:rPr>
          <w:rFonts w:ascii="Times New Roman" w:hAnsi="Times New Roman" w:cs="Times New Roman"/>
          <w:b/>
          <w:lang w:val="en-US" w:eastAsia="zh-CN"/>
        </w:rPr>
      </w:pPr>
    </w:p>
    <w:p w14:paraId="0D70180E" w14:textId="77777777" w:rsidR="00267633" w:rsidRPr="00267633" w:rsidRDefault="00267633" w:rsidP="00267633">
      <w:pPr>
        <w:spacing w:before="0" w:after="0" w:line="240" w:lineRule="auto"/>
        <w:jc w:val="both"/>
        <w:divId w:val="2116439976"/>
        <w:rPr>
          <w:rFonts w:ascii="Times New Roman" w:hAnsi="Times New Roman" w:cs="Times New Roman"/>
          <w:b/>
          <w:lang w:val="en-US" w:eastAsia="zh-CN"/>
        </w:rPr>
      </w:pPr>
    </w:p>
    <w:p w14:paraId="205788E9" w14:textId="77777777" w:rsidR="00267633" w:rsidRPr="00267633" w:rsidRDefault="00267633" w:rsidP="00267633">
      <w:pPr>
        <w:spacing w:before="0" w:after="0" w:line="240" w:lineRule="auto"/>
        <w:jc w:val="both"/>
        <w:divId w:val="2116439976"/>
        <w:rPr>
          <w:rFonts w:ascii="Times New Roman" w:hAnsi="Times New Roman" w:cs="Times New Roman"/>
          <w:b/>
          <w:lang w:val="en-US" w:eastAsia="zh-CN"/>
        </w:rPr>
      </w:pPr>
      <w:proofErr w:type="gramStart"/>
      <w:r w:rsidRPr="00267633">
        <w:rPr>
          <w:rFonts w:ascii="Times New Roman" w:hAnsi="Times New Roman" w:cs="Times New Roman"/>
          <w:b/>
          <w:lang w:val="en-US" w:eastAsia="zh-CN"/>
        </w:rPr>
        <w:t>Particulars of</w:t>
      </w:r>
      <w:proofErr w:type="gramEnd"/>
      <w:r w:rsidRPr="00267633">
        <w:rPr>
          <w:rFonts w:ascii="Times New Roman" w:hAnsi="Times New Roman" w:cs="Times New Roman"/>
          <w:b/>
          <w:lang w:val="en-US" w:eastAsia="zh-CN"/>
        </w:rPr>
        <w:t xml:space="preserve"> your other assets</w:t>
      </w:r>
    </w:p>
    <w:p w14:paraId="592C127B" w14:textId="77777777" w:rsidR="00267633" w:rsidRPr="00267633" w:rsidRDefault="00267633" w:rsidP="00267633">
      <w:pPr>
        <w:spacing w:before="0" w:after="0" w:line="240" w:lineRule="auto"/>
        <w:jc w:val="both"/>
        <w:divId w:val="2116439976"/>
        <w:rPr>
          <w:rFonts w:ascii="Times New Roman" w:hAnsi="Times New Roman" w:cs="Times New Roman"/>
          <w:b/>
          <w:lang w:val="en-US" w:eastAsia="zh-CN"/>
        </w:rPr>
      </w:pPr>
    </w:p>
    <w:tbl>
      <w:tblPr>
        <w:tblW w:w="0" w:type="auto"/>
        <w:tblBorders>
          <w:top w:val="single" w:sz="4" w:space="0" w:color="auto"/>
          <w:left w:val="single" w:sz="4" w:space="0" w:color="auto"/>
          <w:bottom w:val="single" w:sz="4" w:space="0" w:color="auto"/>
          <w:right w:val="single" w:sz="4" w:space="0" w:color="auto"/>
          <w:insideH w:val="single" w:sz="4" w:space="0" w:color="auto"/>
        </w:tblBorders>
        <w:tblLook w:val="04A0" w:firstRow="1" w:lastRow="0" w:firstColumn="1" w:lastColumn="0" w:noHBand="0" w:noVBand="1"/>
      </w:tblPr>
      <w:tblGrid>
        <w:gridCol w:w="654"/>
        <w:gridCol w:w="6993"/>
      </w:tblGrid>
      <w:tr w:rsidR="00267633" w:rsidRPr="00267633" w14:paraId="5C93AAC2" w14:textId="77777777" w:rsidTr="00267633">
        <w:trPr>
          <w:divId w:val="2116439976"/>
        </w:trPr>
        <w:tc>
          <w:tcPr>
            <w:tcW w:w="675" w:type="dxa"/>
          </w:tcPr>
          <w:p w14:paraId="0ACDEF99"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16.</w:t>
            </w:r>
          </w:p>
        </w:tc>
        <w:tc>
          <w:tcPr>
            <w:tcW w:w="7850" w:type="dxa"/>
          </w:tcPr>
          <w:p w14:paraId="196D7E2D"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Please state if you have any insurance policies.</w:t>
            </w:r>
          </w:p>
          <w:p w14:paraId="188E43AA" w14:textId="77777777" w:rsidR="00267633" w:rsidRPr="00267633" w:rsidRDefault="00267633" w:rsidP="00267633">
            <w:pPr>
              <w:spacing w:before="0" w:after="0" w:line="240" w:lineRule="auto"/>
              <w:ind w:left="720"/>
              <w:jc w:val="both"/>
              <w:rPr>
                <w:rFonts w:ascii="Times New Roman" w:hAnsi="Times New Roman" w:cs="Times New Roman"/>
                <w:lang w:val="en-US" w:eastAsia="zh-CN"/>
              </w:rPr>
            </w:pPr>
          </w:p>
          <w:p w14:paraId="24C696E5"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Yes/No.</w:t>
            </w:r>
            <w:r w:rsidRPr="00267633">
              <w:rPr>
                <w:rFonts w:ascii="Times New Roman" w:hAnsi="Times New Roman" w:cs="Times New Roman"/>
                <w:lang w:val="en-US" w:eastAsia="zh-CN"/>
              </w:rPr>
              <w:tab/>
              <w:t xml:space="preserve">If yes, please provide details in Annex C </w:t>
            </w:r>
          </w:p>
          <w:p w14:paraId="71978344"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r w:rsidR="00267633" w:rsidRPr="00267633" w14:paraId="0E7A97A2" w14:textId="77777777" w:rsidTr="00267633">
        <w:trPr>
          <w:divId w:val="2116439976"/>
        </w:trPr>
        <w:tc>
          <w:tcPr>
            <w:tcW w:w="675" w:type="dxa"/>
          </w:tcPr>
          <w:p w14:paraId="280AB36A"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17.</w:t>
            </w:r>
          </w:p>
        </w:tc>
        <w:tc>
          <w:tcPr>
            <w:tcW w:w="7850" w:type="dxa"/>
          </w:tcPr>
          <w:p w14:paraId="3D91A24E"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Please state if you own any shares and/or unit trusts.</w:t>
            </w:r>
          </w:p>
          <w:p w14:paraId="170C580A" w14:textId="77777777" w:rsidR="00267633" w:rsidRPr="00267633" w:rsidRDefault="00267633" w:rsidP="00267633">
            <w:pPr>
              <w:spacing w:before="0" w:after="0" w:line="240" w:lineRule="auto"/>
              <w:jc w:val="both"/>
              <w:rPr>
                <w:rFonts w:ascii="Times New Roman" w:hAnsi="Times New Roman" w:cs="Times New Roman"/>
                <w:lang w:val="en-US" w:eastAsia="zh-CN"/>
              </w:rPr>
            </w:pPr>
          </w:p>
          <w:p w14:paraId="4F9A38F8"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Yes/No.</w:t>
            </w:r>
            <w:r w:rsidRPr="00267633">
              <w:rPr>
                <w:rFonts w:ascii="Times New Roman" w:hAnsi="Times New Roman" w:cs="Times New Roman"/>
                <w:lang w:val="en-US" w:eastAsia="zh-CN"/>
              </w:rPr>
              <w:tab/>
              <w:t>If yes, please provide details in Annex C</w:t>
            </w:r>
          </w:p>
          <w:p w14:paraId="6A886AEB"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r w:rsidR="00267633" w:rsidRPr="00267633" w14:paraId="106505CA" w14:textId="77777777" w:rsidTr="00267633">
        <w:trPr>
          <w:divId w:val="2116439976"/>
        </w:trPr>
        <w:tc>
          <w:tcPr>
            <w:tcW w:w="675" w:type="dxa"/>
          </w:tcPr>
          <w:p w14:paraId="1017E8A9"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18.</w:t>
            </w:r>
          </w:p>
        </w:tc>
        <w:tc>
          <w:tcPr>
            <w:tcW w:w="7850" w:type="dxa"/>
          </w:tcPr>
          <w:p w14:paraId="004567D3"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Please state if you are a beneficiary under any trust, will or estate in intestacy.</w:t>
            </w:r>
          </w:p>
          <w:p w14:paraId="01ACC79F" w14:textId="77777777" w:rsidR="00267633" w:rsidRPr="00267633" w:rsidRDefault="00267633" w:rsidP="00267633">
            <w:pPr>
              <w:spacing w:before="0" w:after="0" w:line="240" w:lineRule="auto"/>
              <w:jc w:val="both"/>
              <w:rPr>
                <w:rFonts w:ascii="Times New Roman" w:hAnsi="Times New Roman" w:cs="Times New Roman"/>
                <w:lang w:val="en-US" w:eastAsia="zh-CN"/>
              </w:rPr>
            </w:pPr>
          </w:p>
          <w:p w14:paraId="5C72DA8E"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Yes/No.</w:t>
            </w:r>
            <w:r w:rsidRPr="00267633">
              <w:rPr>
                <w:rFonts w:ascii="Times New Roman" w:hAnsi="Times New Roman" w:cs="Times New Roman"/>
                <w:lang w:val="en-US" w:eastAsia="zh-CN"/>
              </w:rPr>
              <w:tab/>
              <w:t>If yes, please provide details in Annex C</w:t>
            </w:r>
          </w:p>
          <w:p w14:paraId="3D375FDA"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r w:rsidR="00267633" w:rsidRPr="00267633" w14:paraId="48769C7E" w14:textId="77777777" w:rsidTr="00267633">
        <w:trPr>
          <w:divId w:val="2116439976"/>
        </w:trPr>
        <w:tc>
          <w:tcPr>
            <w:tcW w:w="675" w:type="dxa"/>
          </w:tcPr>
          <w:p w14:paraId="0E9BD6D3"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19.</w:t>
            </w:r>
          </w:p>
        </w:tc>
        <w:tc>
          <w:tcPr>
            <w:tcW w:w="7850" w:type="dxa"/>
          </w:tcPr>
          <w:p w14:paraId="0B8D1839"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Please state if you are a member (whether in Singapore or overseas) of any country clubs, timeshare holiday clubs.</w:t>
            </w:r>
          </w:p>
          <w:p w14:paraId="3EE705B1" w14:textId="77777777" w:rsidR="00267633" w:rsidRPr="00267633" w:rsidRDefault="00267633" w:rsidP="00267633">
            <w:pPr>
              <w:spacing w:before="0" w:after="0" w:line="240" w:lineRule="auto"/>
              <w:jc w:val="both"/>
              <w:rPr>
                <w:rFonts w:ascii="Times New Roman" w:hAnsi="Times New Roman" w:cs="Times New Roman"/>
                <w:lang w:val="en-US" w:eastAsia="zh-CN"/>
              </w:rPr>
            </w:pPr>
          </w:p>
          <w:p w14:paraId="3FD23FFA"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 xml:space="preserve">Yes/No. </w:t>
            </w:r>
            <w:r w:rsidRPr="00267633">
              <w:rPr>
                <w:rFonts w:ascii="Times New Roman" w:hAnsi="Times New Roman" w:cs="Times New Roman"/>
                <w:lang w:val="en-US" w:eastAsia="zh-CN"/>
              </w:rPr>
              <w:tab/>
              <w:t>If yes, please provide details in Annex C</w:t>
            </w:r>
          </w:p>
          <w:p w14:paraId="7FED2A24"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r w:rsidR="00267633" w:rsidRPr="00267633" w14:paraId="5E18E780" w14:textId="77777777" w:rsidTr="00267633">
        <w:trPr>
          <w:divId w:val="2116439976"/>
        </w:trPr>
        <w:tc>
          <w:tcPr>
            <w:tcW w:w="675" w:type="dxa"/>
          </w:tcPr>
          <w:p w14:paraId="095E5988"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lastRenderedPageBreak/>
              <w:t>20.</w:t>
            </w:r>
          </w:p>
        </w:tc>
        <w:tc>
          <w:tcPr>
            <w:tcW w:w="7850" w:type="dxa"/>
          </w:tcPr>
          <w:p w14:paraId="039D5C06"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 xml:space="preserve">Please state if you own any other assets, savings or investments not listed thus far (e.g. antiques, collectibles, </w:t>
            </w:r>
            <w:proofErr w:type="spellStart"/>
            <w:r w:rsidRPr="00267633">
              <w:rPr>
                <w:rFonts w:ascii="Times New Roman" w:hAnsi="Times New Roman" w:cs="Times New Roman"/>
                <w:lang w:val="en-US" w:eastAsia="zh-CN"/>
              </w:rPr>
              <w:t>jewellery</w:t>
            </w:r>
            <w:proofErr w:type="spellEnd"/>
            <w:r w:rsidRPr="00267633">
              <w:rPr>
                <w:rFonts w:ascii="Times New Roman" w:hAnsi="Times New Roman" w:cs="Times New Roman"/>
                <w:lang w:val="en-US" w:eastAsia="zh-CN"/>
              </w:rPr>
              <w:t>, paintings).</w:t>
            </w:r>
          </w:p>
          <w:p w14:paraId="46E00CB3" w14:textId="77777777" w:rsidR="00267633" w:rsidRPr="00267633" w:rsidRDefault="00267633" w:rsidP="00267633">
            <w:pPr>
              <w:spacing w:before="0" w:after="0" w:line="240" w:lineRule="auto"/>
              <w:jc w:val="both"/>
              <w:rPr>
                <w:rFonts w:ascii="Times New Roman" w:hAnsi="Times New Roman" w:cs="Times New Roman"/>
                <w:lang w:val="en-US" w:eastAsia="zh-CN"/>
              </w:rPr>
            </w:pPr>
          </w:p>
          <w:p w14:paraId="1C54038D"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 xml:space="preserve">Yes/No. </w:t>
            </w:r>
            <w:r w:rsidRPr="00267633">
              <w:rPr>
                <w:rFonts w:ascii="Times New Roman" w:hAnsi="Times New Roman" w:cs="Times New Roman"/>
                <w:lang w:val="en-US" w:eastAsia="zh-CN"/>
              </w:rPr>
              <w:tab/>
              <w:t>If yes, please provide details in Annex C</w:t>
            </w:r>
          </w:p>
        </w:tc>
      </w:tr>
    </w:tbl>
    <w:p w14:paraId="7C760AF0"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578E998A"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54"/>
        <w:gridCol w:w="6993"/>
      </w:tblGrid>
      <w:tr w:rsidR="00267633" w:rsidRPr="00267633" w14:paraId="626AC3C3" w14:textId="77777777" w:rsidTr="00267633">
        <w:trPr>
          <w:divId w:val="2116439976"/>
        </w:trPr>
        <w:tc>
          <w:tcPr>
            <w:tcW w:w="675" w:type="dxa"/>
            <w:tcBorders>
              <w:right w:val="nil"/>
            </w:tcBorders>
          </w:tcPr>
          <w:p w14:paraId="14A522D2"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21.</w:t>
            </w:r>
          </w:p>
        </w:tc>
        <w:tc>
          <w:tcPr>
            <w:tcW w:w="7850" w:type="dxa"/>
            <w:tcBorders>
              <w:left w:val="nil"/>
            </w:tcBorders>
          </w:tcPr>
          <w:p w14:paraId="1E35840B"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What offer of repayment do you wish to make to the judgment creditor?</w:t>
            </w:r>
          </w:p>
          <w:p w14:paraId="061764DA" w14:textId="77777777" w:rsidR="00267633" w:rsidRPr="00267633" w:rsidRDefault="00267633" w:rsidP="00267633">
            <w:pPr>
              <w:spacing w:before="0" w:after="0" w:line="240" w:lineRule="auto"/>
              <w:jc w:val="both"/>
              <w:rPr>
                <w:rFonts w:ascii="Times New Roman" w:hAnsi="Times New Roman" w:cs="Times New Roman"/>
                <w:lang w:val="en-US" w:eastAsia="zh-CN"/>
              </w:rPr>
            </w:pPr>
          </w:p>
          <w:p w14:paraId="4A84C447"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bl>
    <w:p w14:paraId="34E5063A"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512CB89C" w14:textId="77777777" w:rsidR="00267633" w:rsidRPr="00267633" w:rsidRDefault="00267633" w:rsidP="00267633">
      <w:pPr>
        <w:spacing w:before="0" w:after="0" w:line="240" w:lineRule="auto"/>
        <w:jc w:val="both"/>
        <w:divId w:val="2116439976"/>
        <w:rPr>
          <w:rFonts w:ascii="Times New Roman" w:hAnsi="Times New Roman" w:cs="Times New Roman"/>
          <w:b/>
          <w:lang w:val="en-US" w:eastAsia="zh-CN"/>
        </w:rPr>
      </w:pPr>
      <w:r w:rsidRPr="00267633">
        <w:rPr>
          <w:rFonts w:ascii="Times New Roman" w:hAnsi="Times New Roman" w:cs="Times New Roman"/>
          <w:b/>
          <w:lang w:val="en-US" w:eastAsia="zh-CN"/>
        </w:rPr>
        <w:t>Additional questions by the judgment creditor</w:t>
      </w:r>
    </w:p>
    <w:p w14:paraId="3BB314D6" w14:textId="77777777" w:rsidR="00267633" w:rsidRPr="00267633" w:rsidRDefault="00267633" w:rsidP="00267633">
      <w:pPr>
        <w:spacing w:before="0" w:after="0" w:line="240" w:lineRule="auto"/>
        <w:jc w:val="both"/>
        <w:divId w:val="2116439976"/>
        <w:rPr>
          <w:rFonts w:ascii="Times New Roman" w:hAnsi="Times New Roman" w:cs="Times New Roman"/>
          <w:b/>
          <w:lang w:val="en-US" w:eastAsia="zh-CN"/>
        </w:rPr>
      </w:pPr>
    </w:p>
    <w:p w14:paraId="60331940"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22.</w:t>
      </w:r>
      <w:r w:rsidRPr="00267633">
        <w:rPr>
          <w:rFonts w:ascii="Times New Roman" w:hAnsi="Times New Roman" w:cs="Times New Roman"/>
          <w:lang w:val="en-US" w:eastAsia="zh-CN"/>
        </w:rPr>
        <w:tab/>
        <w:t>(Please state additional questions if any.)</w:t>
      </w:r>
    </w:p>
    <w:p w14:paraId="235C9F58" w14:textId="77777777" w:rsidR="00267633" w:rsidRPr="00267633" w:rsidRDefault="00267633" w:rsidP="00267633">
      <w:pPr>
        <w:spacing w:before="0" w:after="0" w:line="240" w:lineRule="auto"/>
        <w:jc w:val="both"/>
        <w:divId w:val="2116439976"/>
        <w:rPr>
          <w:rFonts w:ascii="Times New Roman" w:hAnsi="Times New Roman" w:cs="Times New Roman"/>
          <w:b/>
          <w:lang w:val="en-US" w:eastAsia="zh-CN"/>
        </w:rPr>
      </w:pPr>
    </w:p>
    <w:p w14:paraId="3359A672" w14:textId="77777777" w:rsidR="00267633" w:rsidRPr="00267633" w:rsidRDefault="00267633" w:rsidP="00267633">
      <w:pPr>
        <w:spacing w:before="0" w:after="0" w:line="240" w:lineRule="auto"/>
        <w:jc w:val="both"/>
        <w:divId w:val="2116439976"/>
        <w:rPr>
          <w:rFonts w:ascii="Times New Roman" w:hAnsi="Times New Roman" w:cs="Times New Roman"/>
          <w:b/>
          <w:lang w:val="en-US" w:eastAsia="zh-CN"/>
        </w:rPr>
      </w:pPr>
      <w:r w:rsidRPr="00267633">
        <w:rPr>
          <w:rFonts w:ascii="Times New Roman" w:hAnsi="Times New Roman" w:cs="Times New Roman"/>
          <w:b/>
          <w:lang w:val="en-US" w:eastAsia="zh-CN"/>
        </w:rPr>
        <w:t>Confirmation statement</w:t>
      </w:r>
    </w:p>
    <w:p w14:paraId="11533517"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40286662"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 xml:space="preserve">I, </w:t>
      </w:r>
      <w:r w:rsidRPr="00267633">
        <w:rPr>
          <w:rFonts w:ascii="Times New Roman" w:hAnsi="Times New Roman" w:cs="Times New Roman"/>
          <w:u w:val="single"/>
          <w:lang w:val="en-US" w:eastAsia="zh-CN"/>
        </w:rPr>
        <w:tab/>
      </w:r>
      <w:r w:rsidRPr="00267633">
        <w:rPr>
          <w:rFonts w:ascii="Times New Roman" w:hAnsi="Times New Roman" w:cs="Times New Roman"/>
          <w:u w:val="single"/>
          <w:lang w:val="en-US" w:eastAsia="zh-CN"/>
        </w:rPr>
        <w:tab/>
      </w:r>
      <w:r w:rsidRPr="00267633">
        <w:rPr>
          <w:rFonts w:ascii="Times New Roman" w:hAnsi="Times New Roman" w:cs="Times New Roman"/>
          <w:u w:val="single"/>
          <w:lang w:val="en-US" w:eastAsia="zh-CN"/>
        </w:rPr>
        <w:tab/>
      </w:r>
      <w:r w:rsidRPr="00267633">
        <w:rPr>
          <w:rFonts w:ascii="Times New Roman" w:hAnsi="Times New Roman" w:cs="Times New Roman"/>
          <w:u w:val="single"/>
          <w:lang w:val="en-US" w:eastAsia="zh-CN"/>
        </w:rPr>
        <w:tab/>
      </w:r>
      <w:r w:rsidRPr="00267633">
        <w:rPr>
          <w:rFonts w:ascii="Times New Roman" w:hAnsi="Times New Roman" w:cs="Times New Roman"/>
          <w:u w:val="single"/>
          <w:lang w:val="en-US" w:eastAsia="zh-CN"/>
        </w:rPr>
        <w:tab/>
      </w:r>
      <w:r w:rsidRPr="00267633">
        <w:rPr>
          <w:rFonts w:ascii="Times New Roman" w:hAnsi="Times New Roman" w:cs="Times New Roman"/>
          <w:u w:val="single"/>
          <w:lang w:val="en-US" w:eastAsia="zh-CN"/>
        </w:rPr>
        <w:tab/>
      </w:r>
      <w:r w:rsidRPr="00267633">
        <w:rPr>
          <w:rFonts w:ascii="Times New Roman" w:hAnsi="Times New Roman" w:cs="Times New Roman"/>
          <w:u w:val="single"/>
          <w:lang w:val="en-US" w:eastAsia="zh-CN"/>
        </w:rPr>
        <w:tab/>
      </w:r>
      <w:r w:rsidRPr="00267633">
        <w:rPr>
          <w:rFonts w:ascii="Times New Roman" w:hAnsi="Times New Roman" w:cs="Times New Roman"/>
          <w:lang w:val="en-US" w:eastAsia="zh-CN"/>
        </w:rPr>
        <w:t xml:space="preserve">(name of judgment debtor and NRIC No.) confirm that my answers to the questions above are true to the best of my knowledge, </w:t>
      </w:r>
      <w:proofErr w:type="gramStart"/>
      <w:r w:rsidRPr="00267633">
        <w:rPr>
          <w:rFonts w:ascii="Times New Roman" w:hAnsi="Times New Roman" w:cs="Times New Roman"/>
          <w:lang w:val="en-US" w:eastAsia="zh-CN"/>
        </w:rPr>
        <w:t>information</w:t>
      </w:r>
      <w:proofErr w:type="gramEnd"/>
      <w:r w:rsidRPr="00267633">
        <w:rPr>
          <w:rFonts w:ascii="Times New Roman" w:hAnsi="Times New Roman" w:cs="Times New Roman"/>
          <w:lang w:val="en-US" w:eastAsia="zh-CN"/>
        </w:rPr>
        <w:t xml:space="preserve"> and belief.</w:t>
      </w:r>
    </w:p>
    <w:p w14:paraId="68EC8BD3"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55BD0FC4"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5112C48B" w14:textId="77777777" w:rsidR="00267633" w:rsidRPr="00267633" w:rsidRDefault="00267633" w:rsidP="00267633">
      <w:pPr>
        <w:spacing w:before="0" w:after="0" w:line="240" w:lineRule="auto"/>
        <w:jc w:val="both"/>
        <w:divId w:val="2116439976"/>
        <w:rPr>
          <w:rFonts w:ascii="Times New Roman" w:hAnsi="Times New Roman" w:cs="Times New Roman"/>
          <w:u w:val="single"/>
          <w:lang w:val="en-US" w:eastAsia="zh-CN"/>
        </w:rPr>
      </w:pPr>
      <w:r w:rsidRPr="00267633">
        <w:rPr>
          <w:rFonts w:ascii="Times New Roman" w:hAnsi="Times New Roman" w:cs="Times New Roman"/>
          <w:u w:val="single"/>
          <w:lang w:val="en-US" w:eastAsia="zh-CN"/>
        </w:rPr>
        <w:t xml:space="preserve">                                                         </w:t>
      </w:r>
      <w:r w:rsidRPr="00267633">
        <w:rPr>
          <w:rFonts w:ascii="Times New Roman" w:hAnsi="Times New Roman" w:cs="Times New Roman"/>
          <w:u w:val="single"/>
          <w:lang w:val="en-US" w:eastAsia="zh-CN"/>
        </w:rPr>
        <w:tab/>
        <w:t xml:space="preserve">                                            </w:t>
      </w:r>
    </w:p>
    <w:p w14:paraId="580AE961" w14:textId="77777777" w:rsidR="00267633" w:rsidRPr="00267633" w:rsidRDefault="00267633" w:rsidP="00267633">
      <w:pPr>
        <w:spacing w:before="0" w:after="0" w:line="240" w:lineRule="auto"/>
        <w:jc w:val="both"/>
        <w:divId w:val="2116439976"/>
        <w:rPr>
          <w:rFonts w:ascii="Times New Roman" w:hAnsi="Times New Roman" w:cs="Times New Roman"/>
          <w:u w:val="single"/>
          <w:lang w:val="en-US" w:eastAsia="zh-CN"/>
        </w:rPr>
      </w:pPr>
      <w:r w:rsidRPr="00267633">
        <w:rPr>
          <w:rFonts w:ascii="Times New Roman" w:hAnsi="Times New Roman" w:cs="Times New Roman"/>
          <w:u w:val="single"/>
          <w:lang w:val="en-US" w:eastAsia="zh-CN"/>
        </w:rPr>
        <w:t xml:space="preserve">                                                     </w:t>
      </w:r>
    </w:p>
    <w:p w14:paraId="35A802C2"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(Signature of judgment debtor)</w:t>
      </w:r>
    </w:p>
    <w:p w14:paraId="097EA220" w14:textId="77777777" w:rsidR="00267633" w:rsidRPr="00267633" w:rsidRDefault="00267633" w:rsidP="00267633">
      <w:pPr>
        <w:spacing w:before="0" w:after="0" w:line="240" w:lineRule="auto"/>
        <w:ind w:left="2160"/>
        <w:jc w:val="both"/>
        <w:divId w:val="2116439976"/>
        <w:rPr>
          <w:rFonts w:ascii="Times New Roman" w:hAnsi="Times New Roman" w:cs="Times New Roman"/>
          <w:lang w:val="en-US" w:eastAsia="zh-CN"/>
        </w:rPr>
      </w:pPr>
    </w:p>
    <w:p w14:paraId="5A1E4A57" w14:textId="77777777" w:rsidR="00267633" w:rsidRPr="00267633" w:rsidRDefault="00267633" w:rsidP="00267633">
      <w:pPr>
        <w:spacing w:before="0" w:after="0" w:line="240" w:lineRule="auto"/>
        <w:ind w:left="2160"/>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Dated this</w:t>
      </w:r>
      <w:r w:rsidRPr="00267633">
        <w:rPr>
          <w:rFonts w:ascii="Times New Roman" w:hAnsi="Times New Roman" w:cs="Times New Roman"/>
          <w:lang w:val="en-US" w:eastAsia="zh-CN"/>
        </w:rPr>
        <w:tab/>
        <w:t xml:space="preserve">day of </w:t>
      </w:r>
      <w:r w:rsidRPr="00267633">
        <w:rPr>
          <w:rFonts w:ascii="Times New Roman" w:hAnsi="Times New Roman" w:cs="Times New Roman"/>
          <w:lang w:val="en-US" w:eastAsia="zh-CN"/>
        </w:rPr>
        <w:tab/>
      </w:r>
      <w:r w:rsidRPr="00267633">
        <w:rPr>
          <w:rFonts w:ascii="Times New Roman" w:hAnsi="Times New Roman" w:cs="Times New Roman"/>
          <w:lang w:val="en-US" w:eastAsia="zh-CN"/>
        </w:rPr>
        <w:tab/>
      </w:r>
      <w:r w:rsidRPr="00267633">
        <w:rPr>
          <w:rFonts w:ascii="Times New Roman" w:hAnsi="Times New Roman" w:cs="Times New Roman"/>
          <w:lang w:val="en-US" w:eastAsia="zh-CN"/>
        </w:rPr>
        <w:tab/>
        <w:t>20</w:t>
      </w:r>
    </w:p>
    <w:p w14:paraId="5716C598" w14:textId="77777777" w:rsidR="00267633" w:rsidRPr="00267633" w:rsidRDefault="00267633" w:rsidP="00267633">
      <w:pPr>
        <w:spacing w:before="0" w:after="0" w:line="240" w:lineRule="auto"/>
        <w:jc w:val="center"/>
        <w:divId w:val="2116439976"/>
        <w:rPr>
          <w:rFonts w:ascii="Times New Roman" w:hAnsi="Times New Roman" w:cs="Times New Roman"/>
          <w:b/>
          <w:lang w:val="en-US" w:eastAsia="zh-CN"/>
        </w:rPr>
      </w:pPr>
      <w:r w:rsidRPr="00267633">
        <w:rPr>
          <w:rFonts w:ascii="Times New Roman" w:hAnsi="Times New Roman" w:cs="Times New Roman"/>
          <w:lang w:val="en-US" w:eastAsia="zh-CN"/>
        </w:rPr>
        <w:br w:type="page"/>
      </w:r>
      <w:r w:rsidRPr="00267633">
        <w:rPr>
          <w:rFonts w:ascii="Times New Roman" w:hAnsi="Times New Roman" w:cs="Times New Roman"/>
          <w:b/>
          <w:lang w:val="en-US" w:eastAsia="zh-CN"/>
        </w:rPr>
        <w:lastRenderedPageBreak/>
        <w:t>ANNEX A</w:t>
      </w:r>
    </w:p>
    <w:p w14:paraId="1FA737D4" w14:textId="77777777" w:rsidR="00267633" w:rsidRPr="00267633" w:rsidRDefault="00267633" w:rsidP="00267633">
      <w:pPr>
        <w:spacing w:before="0" w:after="0" w:line="240" w:lineRule="auto"/>
        <w:jc w:val="both"/>
        <w:divId w:val="2116439976"/>
        <w:rPr>
          <w:rFonts w:ascii="Times New Roman" w:hAnsi="Times New Roman" w:cs="Times New Roman"/>
          <w:b/>
          <w:lang w:val="en-US" w:eastAsia="zh-CN"/>
        </w:rPr>
      </w:pPr>
    </w:p>
    <w:p w14:paraId="6D159129" w14:textId="77777777" w:rsidR="00267633" w:rsidRPr="00267633" w:rsidRDefault="00267633" w:rsidP="00267633">
      <w:pPr>
        <w:spacing w:before="0" w:after="0" w:line="240" w:lineRule="auto"/>
        <w:jc w:val="both"/>
        <w:divId w:val="2116439976"/>
        <w:rPr>
          <w:rFonts w:ascii="Times New Roman" w:hAnsi="Times New Roman" w:cs="Times New Roman"/>
          <w:b/>
          <w:lang w:val="en-US" w:eastAsia="zh-CN"/>
        </w:rPr>
      </w:pPr>
      <w:proofErr w:type="gramStart"/>
      <w:r w:rsidRPr="00267633">
        <w:rPr>
          <w:rFonts w:ascii="Times New Roman" w:hAnsi="Times New Roman" w:cs="Times New Roman"/>
          <w:b/>
          <w:lang w:val="en-US" w:eastAsia="zh-CN"/>
        </w:rPr>
        <w:t>Particulars of</w:t>
      </w:r>
      <w:proofErr w:type="gramEnd"/>
      <w:r w:rsidRPr="00267633">
        <w:rPr>
          <w:rFonts w:ascii="Times New Roman" w:hAnsi="Times New Roman" w:cs="Times New Roman"/>
          <w:b/>
          <w:lang w:val="en-US" w:eastAsia="zh-CN"/>
        </w:rPr>
        <w:t xml:space="preserve"> Debtors and Creditors</w:t>
      </w:r>
    </w:p>
    <w:p w14:paraId="6F6EC73B"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07DE0DA9" w14:textId="77777777" w:rsidR="00267633" w:rsidRPr="00267633" w:rsidRDefault="00267633" w:rsidP="0030694F">
      <w:pPr>
        <w:spacing w:before="0" w:after="0" w:line="240" w:lineRule="auto"/>
        <w:jc w:val="both"/>
        <w:divId w:val="2116439976"/>
        <w:rPr>
          <w:rFonts w:ascii="Times New Roman" w:hAnsi="Times New Roman" w:cs="Times New Roman"/>
          <w:b/>
          <w:lang w:val="en-US" w:eastAsia="zh-CN"/>
        </w:rPr>
      </w:pPr>
      <w:r w:rsidRPr="00267633">
        <w:rPr>
          <w:rFonts w:ascii="Times New Roman" w:hAnsi="Times New Roman" w:cs="Times New Roman"/>
          <w:b/>
          <w:lang w:val="en-US" w:eastAsia="zh-CN"/>
        </w:rPr>
        <w:t>(From Question 10)</w:t>
      </w:r>
    </w:p>
    <w:p w14:paraId="6CBEBD2C" w14:textId="77777777" w:rsidR="00267633" w:rsidRPr="00267633" w:rsidRDefault="00267633" w:rsidP="006172E9">
      <w:pPr>
        <w:numPr>
          <w:ilvl w:val="0"/>
          <w:numId w:val="98"/>
        </w:numPr>
        <w:spacing w:before="0" w:after="0" w:line="240" w:lineRule="auto"/>
        <w:ind w:left="709" w:hanging="425"/>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 xml:space="preserve">Please list the names of your </w:t>
      </w:r>
      <w:r w:rsidRPr="00267633">
        <w:rPr>
          <w:rFonts w:ascii="Times New Roman" w:hAnsi="Times New Roman" w:cs="Times New Roman"/>
          <w:b/>
          <w:lang w:val="en-US" w:eastAsia="zh-CN"/>
        </w:rPr>
        <w:t>debtors</w:t>
      </w:r>
      <w:r w:rsidRPr="00267633">
        <w:rPr>
          <w:rFonts w:ascii="Times New Roman" w:hAnsi="Times New Roman" w:cs="Times New Roman"/>
          <w:lang w:val="en-US" w:eastAsia="zh-CN"/>
        </w:rPr>
        <w:t xml:space="preserve"> (i.e. people who owe you money) as follows:</w:t>
      </w:r>
    </w:p>
    <w:p w14:paraId="6C6C2456" w14:textId="77777777" w:rsidR="00267633" w:rsidRPr="00267633" w:rsidRDefault="00267633" w:rsidP="0030694F">
      <w:pPr>
        <w:spacing w:before="0" w:after="0" w:line="240" w:lineRule="auto"/>
        <w:jc w:val="both"/>
        <w:divId w:val="2116439976"/>
        <w:rPr>
          <w:rFonts w:ascii="Times New Roman" w:hAnsi="Times New Roman" w:cs="Times New Roman"/>
          <w:lang w:val="en-US" w:eastAsia="zh-CN"/>
        </w:rPr>
      </w:pPr>
    </w:p>
    <w:tbl>
      <w:tblPr>
        <w:tblW w:w="8028" w:type="dxa"/>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80"/>
        <w:gridCol w:w="2340"/>
        <w:gridCol w:w="1080"/>
        <w:gridCol w:w="1440"/>
        <w:gridCol w:w="2088"/>
      </w:tblGrid>
      <w:tr w:rsidR="00267633" w:rsidRPr="00267633" w14:paraId="5284C7A6" w14:textId="77777777" w:rsidTr="0030694F">
        <w:trPr>
          <w:divId w:val="2116439976"/>
        </w:trPr>
        <w:tc>
          <w:tcPr>
            <w:tcW w:w="1080" w:type="dxa"/>
          </w:tcPr>
          <w:p w14:paraId="0BBAF20E" w14:textId="77777777" w:rsidR="00267633" w:rsidRPr="00267633" w:rsidRDefault="00267633" w:rsidP="0030694F">
            <w:pPr>
              <w:spacing w:before="0" w:after="0" w:line="240" w:lineRule="auto"/>
              <w:jc w:val="both"/>
              <w:rPr>
                <w:rFonts w:ascii="Times New Roman" w:hAnsi="Times New Roman" w:cs="Times New Roman"/>
                <w:u w:val="single"/>
                <w:lang w:val="en-US" w:eastAsia="zh-CN"/>
              </w:rPr>
            </w:pPr>
            <w:r w:rsidRPr="00267633">
              <w:rPr>
                <w:rFonts w:ascii="Times New Roman" w:hAnsi="Times New Roman" w:cs="Times New Roman"/>
                <w:u w:val="single"/>
                <w:lang w:val="en-US" w:eastAsia="zh-CN"/>
              </w:rPr>
              <w:t>Name</w:t>
            </w:r>
          </w:p>
        </w:tc>
        <w:tc>
          <w:tcPr>
            <w:tcW w:w="2340" w:type="dxa"/>
          </w:tcPr>
          <w:p w14:paraId="1DE4AB7A" w14:textId="77777777" w:rsidR="00267633" w:rsidRPr="00267633" w:rsidRDefault="00267633" w:rsidP="0030694F">
            <w:pPr>
              <w:spacing w:before="0" w:after="0" w:line="240" w:lineRule="auto"/>
              <w:jc w:val="both"/>
              <w:rPr>
                <w:rFonts w:ascii="Times New Roman" w:hAnsi="Times New Roman" w:cs="Times New Roman"/>
                <w:u w:val="single"/>
                <w:lang w:val="en-US" w:eastAsia="zh-CN"/>
              </w:rPr>
            </w:pPr>
            <w:r w:rsidRPr="00267633">
              <w:rPr>
                <w:rFonts w:ascii="Times New Roman" w:hAnsi="Times New Roman" w:cs="Times New Roman"/>
                <w:u w:val="single"/>
                <w:lang w:val="en-US" w:eastAsia="zh-CN"/>
              </w:rPr>
              <w:t>Contact Particulars</w:t>
            </w:r>
          </w:p>
        </w:tc>
        <w:tc>
          <w:tcPr>
            <w:tcW w:w="1080" w:type="dxa"/>
          </w:tcPr>
          <w:p w14:paraId="6893171F" w14:textId="77777777" w:rsidR="00267633" w:rsidRPr="00267633" w:rsidRDefault="00267633" w:rsidP="0030694F">
            <w:pPr>
              <w:spacing w:before="0" w:after="0" w:line="240" w:lineRule="auto"/>
              <w:jc w:val="both"/>
              <w:rPr>
                <w:rFonts w:ascii="Times New Roman" w:hAnsi="Times New Roman" w:cs="Times New Roman"/>
                <w:u w:val="single"/>
                <w:lang w:val="en-US" w:eastAsia="zh-CN"/>
              </w:rPr>
            </w:pPr>
            <w:r w:rsidRPr="00267633">
              <w:rPr>
                <w:rFonts w:ascii="Times New Roman" w:hAnsi="Times New Roman" w:cs="Times New Roman"/>
                <w:u w:val="single"/>
                <w:lang w:val="en-US" w:eastAsia="zh-CN"/>
              </w:rPr>
              <w:t>Amount owed</w:t>
            </w:r>
          </w:p>
        </w:tc>
        <w:tc>
          <w:tcPr>
            <w:tcW w:w="1440" w:type="dxa"/>
          </w:tcPr>
          <w:p w14:paraId="6DEAFC1E" w14:textId="77777777" w:rsidR="00267633" w:rsidRPr="00267633" w:rsidRDefault="00267633" w:rsidP="0030694F">
            <w:pPr>
              <w:spacing w:before="0" w:after="0" w:line="240" w:lineRule="auto"/>
              <w:jc w:val="both"/>
              <w:rPr>
                <w:rFonts w:ascii="Times New Roman" w:hAnsi="Times New Roman" w:cs="Times New Roman"/>
                <w:u w:val="single"/>
                <w:lang w:val="en-US" w:eastAsia="zh-CN"/>
              </w:rPr>
            </w:pPr>
            <w:r w:rsidRPr="00267633">
              <w:rPr>
                <w:rFonts w:ascii="Times New Roman" w:hAnsi="Times New Roman" w:cs="Times New Roman"/>
                <w:u w:val="single"/>
                <w:lang w:val="en-US" w:eastAsia="zh-CN"/>
              </w:rPr>
              <w:t>Due date for payment</w:t>
            </w:r>
          </w:p>
        </w:tc>
        <w:tc>
          <w:tcPr>
            <w:tcW w:w="2088" w:type="dxa"/>
          </w:tcPr>
          <w:p w14:paraId="6AD6EE67" w14:textId="77777777" w:rsidR="00267633" w:rsidRPr="00267633" w:rsidRDefault="00267633" w:rsidP="0030694F">
            <w:pPr>
              <w:spacing w:before="0" w:after="0" w:line="240" w:lineRule="auto"/>
              <w:jc w:val="both"/>
              <w:rPr>
                <w:rFonts w:ascii="Times New Roman" w:hAnsi="Times New Roman" w:cs="Times New Roman"/>
                <w:u w:val="single"/>
                <w:lang w:val="en-US" w:eastAsia="zh-CN"/>
              </w:rPr>
            </w:pPr>
            <w:r w:rsidRPr="00267633">
              <w:rPr>
                <w:rFonts w:ascii="Times New Roman" w:hAnsi="Times New Roman" w:cs="Times New Roman"/>
                <w:u w:val="single"/>
                <w:lang w:val="en-US" w:eastAsia="zh-CN"/>
              </w:rPr>
              <w:t>How did the debt arise?</w:t>
            </w:r>
          </w:p>
        </w:tc>
      </w:tr>
      <w:tr w:rsidR="00267633" w:rsidRPr="00267633" w14:paraId="2CF3A9E6" w14:textId="77777777" w:rsidTr="0030694F">
        <w:trPr>
          <w:divId w:val="2116439976"/>
        </w:trPr>
        <w:tc>
          <w:tcPr>
            <w:tcW w:w="1080" w:type="dxa"/>
          </w:tcPr>
          <w:p w14:paraId="4AEC0A3D" w14:textId="77777777" w:rsidR="00267633" w:rsidRPr="00267633" w:rsidRDefault="00267633" w:rsidP="0030694F">
            <w:pPr>
              <w:spacing w:before="0" w:after="0" w:line="240" w:lineRule="auto"/>
              <w:jc w:val="both"/>
              <w:rPr>
                <w:rFonts w:ascii="Times New Roman" w:hAnsi="Times New Roman" w:cs="Times New Roman"/>
                <w:lang w:val="en-US" w:eastAsia="zh-CN"/>
              </w:rPr>
            </w:pPr>
          </w:p>
        </w:tc>
        <w:tc>
          <w:tcPr>
            <w:tcW w:w="2340" w:type="dxa"/>
          </w:tcPr>
          <w:p w14:paraId="5C51A551" w14:textId="77777777" w:rsidR="00267633" w:rsidRPr="00267633" w:rsidRDefault="00267633" w:rsidP="0030694F">
            <w:pPr>
              <w:spacing w:before="0" w:after="0" w:line="240" w:lineRule="auto"/>
              <w:jc w:val="both"/>
              <w:rPr>
                <w:rFonts w:ascii="Times New Roman" w:hAnsi="Times New Roman" w:cs="Times New Roman"/>
                <w:lang w:val="en-US" w:eastAsia="zh-CN"/>
              </w:rPr>
            </w:pPr>
          </w:p>
        </w:tc>
        <w:tc>
          <w:tcPr>
            <w:tcW w:w="1080" w:type="dxa"/>
          </w:tcPr>
          <w:p w14:paraId="4340087D" w14:textId="77777777" w:rsidR="00267633" w:rsidRPr="00267633" w:rsidRDefault="00267633" w:rsidP="0030694F">
            <w:pPr>
              <w:spacing w:before="0" w:after="0" w:line="240" w:lineRule="auto"/>
              <w:jc w:val="both"/>
              <w:rPr>
                <w:rFonts w:ascii="Times New Roman" w:hAnsi="Times New Roman" w:cs="Times New Roman"/>
                <w:lang w:val="en-US" w:eastAsia="zh-CN"/>
              </w:rPr>
            </w:pPr>
          </w:p>
        </w:tc>
        <w:tc>
          <w:tcPr>
            <w:tcW w:w="1440" w:type="dxa"/>
          </w:tcPr>
          <w:p w14:paraId="0A928B1D" w14:textId="77777777" w:rsidR="00267633" w:rsidRPr="00267633" w:rsidRDefault="00267633" w:rsidP="0030694F">
            <w:pPr>
              <w:spacing w:before="0" w:after="0" w:line="240" w:lineRule="auto"/>
              <w:jc w:val="both"/>
              <w:rPr>
                <w:rFonts w:ascii="Times New Roman" w:hAnsi="Times New Roman" w:cs="Times New Roman"/>
                <w:lang w:val="en-US" w:eastAsia="zh-CN"/>
              </w:rPr>
            </w:pPr>
          </w:p>
        </w:tc>
        <w:tc>
          <w:tcPr>
            <w:tcW w:w="2088" w:type="dxa"/>
          </w:tcPr>
          <w:p w14:paraId="32EF99FF" w14:textId="77777777" w:rsidR="00267633" w:rsidRPr="00267633" w:rsidRDefault="00267633" w:rsidP="0030694F">
            <w:pPr>
              <w:spacing w:before="0" w:after="0" w:line="240" w:lineRule="auto"/>
              <w:jc w:val="both"/>
              <w:rPr>
                <w:rFonts w:ascii="Times New Roman" w:hAnsi="Times New Roman" w:cs="Times New Roman"/>
                <w:lang w:val="en-US" w:eastAsia="zh-CN"/>
              </w:rPr>
            </w:pPr>
          </w:p>
        </w:tc>
      </w:tr>
      <w:tr w:rsidR="00267633" w:rsidRPr="00267633" w14:paraId="14415A04" w14:textId="77777777" w:rsidTr="0030694F">
        <w:trPr>
          <w:divId w:val="2116439976"/>
        </w:trPr>
        <w:tc>
          <w:tcPr>
            <w:tcW w:w="1080" w:type="dxa"/>
          </w:tcPr>
          <w:p w14:paraId="1AC9A35D" w14:textId="77777777" w:rsidR="00267633" w:rsidRPr="00267633" w:rsidRDefault="00267633" w:rsidP="0030694F">
            <w:pPr>
              <w:spacing w:before="0" w:after="0" w:line="240" w:lineRule="auto"/>
              <w:jc w:val="both"/>
              <w:rPr>
                <w:rFonts w:ascii="Times New Roman" w:hAnsi="Times New Roman" w:cs="Times New Roman"/>
                <w:lang w:val="en-US" w:eastAsia="zh-CN"/>
              </w:rPr>
            </w:pPr>
          </w:p>
        </w:tc>
        <w:tc>
          <w:tcPr>
            <w:tcW w:w="2340" w:type="dxa"/>
          </w:tcPr>
          <w:p w14:paraId="448CF336" w14:textId="77777777" w:rsidR="00267633" w:rsidRPr="00267633" w:rsidRDefault="00267633" w:rsidP="0030694F">
            <w:pPr>
              <w:spacing w:before="0" w:after="0" w:line="240" w:lineRule="auto"/>
              <w:jc w:val="both"/>
              <w:rPr>
                <w:rFonts w:ascii="Times New Roman" w:hAnsi="Times New Roman" w:cs="Times New Roman"/>
                <w:lang w:val="en-US" w:eastAsia="zh-CN"/>
              </w:rPr>
            </w:pPr>
          </w:p>
        </w:tc>
        <w:tc>
          <w:tcPr>
            <w:tcW w:w="1080" w:type="dxa"/>
          </w:tcPr>
          <w:p w14:paraId="6E5B42F2" w14:textId="77777777" w:rsidR="00267633" w:rsidRPr="00267633" w:rsidRDefault="00267633" w:rsidP="0030694F">
            <w:pPr>
              <w:spacing w:before="0" w:after="0" w:line="240" w:lineRule="auto"/>
              <w:jc w:val="both"/>
              <w:rPr>
                <w:rFonts w:ascii="Times New Roman" w:hAnsi="Times New Roman" w:cs="Times New Roman"/>
                <w:lang w:val="en-US" w:eastAsia="zh-CN"/>
              </w:rPr>
            </w:pPr>
          </w:p>
        </w:tc>
        <w:tc>
          <w:tcPr>
            <w:tcW w:w="1440" w:type="dxa"/>
          </w:tcPr>
          <w:p w14:paraId="3E242012" w14:textId="77777777" w:rsidR="00267633" w:rsidRPr="00267633" w:rsidRDefault="00267633" w:rsidP="0030694F">
            <w:pPr>
              <w:spacing w:before="0" w:after="0" w:line="240" w:lineRule="auto"/>
              <w:jc w:val="both"/>
              <w:rPr>
                <w:rFonts w:ascii="Times New Roman" w:hAnsi="Times New Roman" w:cs="Times New Roman"/>
                <w:lang w:val="en-US" w:eastAsia="zh-CN"/>
              </w:rPr>
            </w:pPr>
          </w:p>
        </w:tc>
        <w:tc>
          <w:tcPr>
            <w:tcW w:w="2088" w:type="dxa"/>
          </w:tcPr>
          <w:p w14:paraId="0AEF2A95" w14:textId="77777777" w:rsidR="00267633" w:rsidRPr="00267633" w:rsidRDefault="00267633" w:rsidP="0030694F">
            <w:pPr>
              <w:spacing w:before="0" w:after="0" w:line="240" w:lineRule="auto"/>
              <w:jc w:val="both"/>
              <w:rPr>
                <w:rFonts w:ascii="Times New Roman" w:hAnsi="Times New Roman" w:cs="Times New Roman"/>
                <w:lang w:val="en-US" w:eastAsia="zh-CN"/>
              </w:rPr>
            </w:pPr>
          </w:p>
        </w:tc>
      </w:tr>
    </w:tbl>
    <w:p w14:paraId="2A2714A9" w14:textId="77777777" w:rsidR="00267633" w:rsidRPr="00267633" w:rsidRDefault="00267633" w:rsidP="0030694F">
      <w:pPr>
        <w:spacing w:before="0" w:after="0" w:line="240" w:lineRule="auto"/>
        <w:jc w:val="both"/>
        <w:divId w:val="2116439976"/>
        <w:rPr>
          <w:rFonts w:ascii="Times New Roman" w:hAnsi="Times New Roman" w:cs="Times New Roman"/>
          <w:lang w:val="en-US" w:eastAsia="zh-CN"/>
        </w:rPr>
      </w:pPr>
    </w:p>
    <w:p w14:paraId="38505CA1" w14:textId="77777777" w:rsidR="00267633" w:rsidRPr="00267633" w:rsidRDefault="00267633" w:rsidP="006172E9">
      <w:pPr>
        <w:numPr>
          <w:ilvl w:val="0"/>
          <w:numId w:val="98"/>
        </w:numPr>
        <w:spacing w:before="0" w:after="0" w:line="240" w:lineRule="auto"/>
        <w:ind w:left="709" w:hanging="425"/>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 xml:space="preserve">Please state the following if you have commenced legal proceedings against your </w:t>
      </w:r>
      <w:r w:rsidRPr="00267633">
        <w:rPr>
          <w:rFonts w:ascii="Times New Roman" w:hAnsi="Times New Roman" w:cs="Times New Roman"/>
          <w:b/>
          <w:lang w:val="en-US" w:eastAsia="zh-CN"/>
        </w:rPr>
        <w:t>debtors</w:t>
      </w:r>
      <w:r w:rsidRPr="00267633">
        <w:rPr>
          <w:rFonts w:ascii="Times New Roman" w:hAnsi="Times New Roman" w:cs="Times New Roman"/>
          <w:lang w:val="en-US" w:eastAsia="zh-CN"/>
        </w:rPr>
        <w:t xml:space="preserve"> to recover your debt:</w:t>
      </w:r>
    </w:p>
    <w:p w14:paraId="7DFE6008" w14:textId="77777777" w:rsidR="00267633" w:rsidRPr="00267633" w:rsidRDefault="00267633" w:rsidP="0030694F">
      <w:pPr>
        <w:spacing w:before="0" w:after="0" w:line="240" w:lineRule="auto"/>
        <w:jc w:val="both"/>
        <w:divId w:val="2116439976"/>
        <w:rPr>
          <w:rFonts w:ascii="Times New Roman" w:hAnsi="Times New Roman" w:cs="Times New Roman"/>
          <w:lang w:val="en-US" w:eastAsia="zh-CN"/>
        </w:rPr>
      </w:pPr>
    </w:p>
    <w:tbl>
      <w:tblPr>
        <w:tblW w:w="8028" w:type="dxa"/>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30"/>
        <w:gridCol w:w="2070"/>
        <w:gridCol w:w="2214"/>
        <w:gridCol w:w="2214"/>
      </w:tblGrid>
      <w:tr w:rsidR="00267633" w:rsidRPr="00267633" w14:paraId="70E5E836" w14:textId="77777777" w:rsidTr="0030694F">
        <w:trPr>
          <w:divId w:val="2116439976"/>
        </w:trPr>
        <w:tc>
          <w:tcPr>
            <w:tcW w:w="1530" w:type="dxa"/>
          </w:tcPr>
          <w:p w14:paraId="22B7010E" w14:textId="77777777" w:rsidR="00267633" w:rsidRPr="00267633" w:rsidRDefault="00267633" w:rsidP="0030694F">
            <w:pPr>
              <w:spacing w:before="0" w:after="0" w:line="240" w:lineRule="auto"/>
              <w:jc w:val="both"/>
              <w:rPr>
                <w:rFonts w:ascii="Times New Roman" w:hAnsi="Times New Roman" w:cs="Times New Roman"/>
                <w:u w:val="single"/>
                <w:lang w:val="en-US" w:eastAsia="zh-CN"/>
              </w:rPr>
            </w:pPr>
            <w:r w:rsidRPr="00267633">
              <w:rPr>
                <w:rFonts w:ascii="Times New Roman" w:hAnsi="Times New Roman" w:cs="Times New Roman"/>
                <w:u w:val="single"/>
                <w:lang w:val="en-US" w:eastAsia="zh-CN"/>
              </w:rPr>
              <w:t>Name of</w:t>
            </w:r>
          </w:p>
          <w:p w14:paraId="61B02A29" w14:textId="77777777" w:rsidR="00267633" w:rsidRPr="00267633" w:rsidRDefault="00267633" w:rsidP="0030694F">
            <w:pPr>
              <w:spacing w:before="0" w:after="0" w:line="240" w:lineRule="auto"/>
              <w:jc w:val="both"/>
              <w:rPr>
                <w:rFonts w:ascii="Times New Roman" w:hAnsi="Times New Roman" w:cs="Times New Roman"/>
                <w:u w:val="single"/>
                <w:lang w:val="en-US" w:eastAsia="zh-CN"/>
              </w:rPr>
            </w:pPr>
            <w:r w:rsidRPr="00267633">
              <w:rPr>
                <w:rFonts w:ascii="Times New Roman" w:hAnsi="Times New Roman" w:cs="Times New Roman"/>
                <w:u w:val="single"/>
                <w:lang w:val="en-US" w:eastAsia="zh-CN"/>
              </w:rPr>
              <w:t>Debtor</w:t>
            </w:r>
          </w:p>
        </w:tc>
        <w:tc>
          <w:tcPr>
            <w:tcW w:w="2070" w:type="dxa"/>
          </w:tcPr>
          <w:p w14:paraId="3E4E49F3" w14:textId="77777777" w:rsidR="00267633" w:rsidRPr="00267633" w:rsidRDefault="00267633" w:rsidP="0030694F">
            <w:pPr>
              <w:spacing w:before="0" w:after="0" w:line="240" w:lineRule="auto"/>
              <w:jc w:val="both"/>
              <w:rPr>
                <w:rFonts w:ascii="Times New Roman" w:hAnsi="Times New Roman" w:cs="Times New Roman"/>
                <w:u w:val="single"/>
                <w:lang w:val="en-US" w:eastAsia="zh-CN"/>
              </w:rPr>
            </w:pPr>
            <w:r w:rsidRPr="00267633">
              <w:rPr>
                <w:rFonts w:ascii="Times New Roman" w:hAnsi="Times New Roman" w:cs="Times New Roman"/>
                <w:u w:val="single"/>
                <w:lang w:val="en-US" w:eastAsia="zh-CN"/>
              </w:rPr>
              <w:t>MC/DC/Suit No.</w:t>
            </w:r>
          </w:p>
        </w:tc>
        <w:tc>
          <w:tcPr>
            <w:tcW w:w="2214" w:type="dxa"/>
          </w:tcPr>
          <w:p w14:paraId="5C77CE0F" w14:textId="77777777" w:rsidR="00267633" w:rsidRPr="00267633" w:rsidRDefault="00267633" w:rsidP="0030694F">
            <w:pPr>
              <w:spacing w:before="0" w:after="0" w:line="240" w:lineRule="auto"/>
              <w:jc w:val="both"/>
              <w:rPr>
                <w:rFonts w:ascii="Times New Roman" w:hAnsi="Times New Roman" w:cs="Times New Roman"/>
                <w:u w:val="single"/>
                <w:lang w:val="en-US" w:eastAsia="zh-CN"/>
              </w:rPr>
            </w:pPr>
            <w:r w:rsidRPr="00267633">
              <w:rPr>
                <w:rFonts w:ascii="Times New Roman" w:hAnsi="Times New Roman" w:cs="Times New Roman"/>
                <w:u w:val="single"/>
                <w:lang w:val="en-US" w:eastAsia="zh-CN"/>
              </w:rPr>
              <w:t>Amount claimed</w:t>
            </w:r>
          </w:p>
        </w:tc>
        <w:tc>
          <w:tcPr>
            <w:tcW w:w="2214" w:type="dxa"/>
          </w:tcPr>
          <w:p w14:paraId="7B290D08" w14:textId="77777777" w:rsidR="00267633" w:rsidRPr="00267633" w:rsidRDefault="00267633" w:rsidP="0030694F">
            <w:pPr>
              <w:spacing w:before="0" w:after="0" w:line="240" w:lineRule="auto"/>
              <w:jc w:val="both"/>
              <w:rPr>
                <w:rFonts w:ascii="Times New Roman" w:hAnsi="Times New Roman" w:cs="Times New Roman"/>
                <w:u w:val="single"/>
                <w:lang w:val="en-US" w:eastAsia="zh-CN"/>
              </w:rPr>
            </w:pPr>
            <w:r w:rsidRPr="00267633">
              <w:rPr>
                <w:rFonts w:ascii="Times New Roman" w:hAnsi="Times New Roman" w:cs="Times New Roman"/>
                <w:u w:val="single"/>
                <w:lang w:val="en-US" w:eastAsia="zh-CN"/>
              </w:rPr>
              <w:t>Status of action</w:t>
            </w:r>
          </w:p>
        </w:tc>
      </w:tr>
      <w:tr w:rsidR="00267633" w:rsidRPr="00267633" w14:paraId="27CBAB5D" w14:textId="77777777" w:rsidTr="0030694F">
        <w:trPr>
          <w:divId w:val="2116439976"/>
        </w:trPr>
        <w:tc>
          <w:tcPr>
            <w:tcW w:w="1530" w:type="dxa"/>
          </w:tcPr>
          <w:p w14:paraId="3F0A46A5" w14:textId="77777777" w:rsidR="00267633" w:rsidRPr="00267633" w:rsidRDefault="00267633" w:rsidP="0030694F">
            <w:pPr>
              <w:spacing w:before="0" w:after="0" w:line="240" w:lineRule="auto"/>
              <w:jc w:val="both"/>
              <w:rPr>
                <w:rFonts w:ascii="Times New Roman" w:hAnsi="Times New Roman" w:cs="Times New Roman"/>
                <w:lang w:val="en-US" w:eastAsia="zh-CN"/>
              </w:rPr>
            </w:pPr>
          </w:p>
        </w:tc>
        <w:tc>
          <w:tcPr>
            <w:tcW w:w="2070" w:type="dxa"/>
          </w:tcPr>
          <w:p w14:paraId="0844F87E" w14:textId="77777777" w:rsidR="00267633" w:rsidRPr="00267633" w:rsidRDefault="00267633" w:rsidP="0030694F">
            <w:pPr>
              <w:spacing w:before="0" w:after="0" w:line="240" w:lineRule="auto"/>
              <w:jc w:val="both"/>
              <w:rPr>
                <w:rFonts w:ascii="Times New Roman" w:hAnsi="Times New Roman" w:cs="Times New Roman"/>
                <w:lang w:val="en-US" w:eastAsia="zh-CN"/>
              </w:rPr>
            </w:pPr>
          </w:p>
        </w:tc>
        <w:tc>
          <w:tcPr>
            <w:tcW w:w="2214" w:type="dxa"/>
          </w:tcPr>
          <w:p w14:paraId="58FDB75D" w14:textId="77777777" w:rsidR="00267633" w:rsidRPr="00267633" w:rsidRDefault="00267633" w:rsidP="0030694F">
            <w:pPr>
              <w:spacing w:before="0" w:after="0" w:line="240" w:lineRule="auto"/>
              <w:jc w:val="both"/>
              <w:rPr>
                <w:rFonts w:ascii="Times New Roman" w:hAnsi="Times New Roman" w:cs="Times New Roman"/>
                <w:lang w:val="en-US" w:eastAsia="zh-CN"/>
              </w:rPr>
            </w:pPr>
          </w:p>
        </w:tc>
        <w:tc>
          <w:tcPr>
            <w:tcW w:w="2214" w:type="dxa"/>
          </w:tcPr>
          <w:p w14:paraId="18705077" w14:textId="77777777" w:rsidR="00267633" w:rsidRPr="00267633" w:rsidRDefault="00267633" w:rsidP="0030694F">
            <w:pPr>
              <w:spacing w:before="0" w:after="0" w:line="240" w:lineRule="auto"/>
              <w:jc w:val="both"/>
              <w:rPr>
                <w:rFonts w:ascii="Times New Roman" w:hAnsi="Times New Roman" w:cs="Times New Roman"/>
                <w:lang w:val="en-US" w:eastAsia="zh-CN"/>
              </w:rPr>
            </w:pPr>
          </w:p>
        </w:tc>
      </w:tr>
      <w:tr w:rsidR="00267633" w:rsidRPr="00267633" w14:paraId="647A5446" w14:textId="77777777" w:rsidTr="0030694F">
        <w:trPr>
          <w:divId w:val="2116439976"/>
        </w:trPr>
        <w:tc>
          <w:tcPr>
            <w:tcW w:w="1530" w:type="dxa"/>
          </w:tcPr>
          <w:p w14:paraId="4B79E939" w14:textId="77777777" w:rsidR="00267633" w:rsidRPr="00267633" w:rsidRDefault="00267633" w:rsidP="0030694F">
            <w:pPr>
              <w:spacing w:before="0" w:after="0" w:line="240" w:lineRule="auto"/>
              <w:jc w:val="both"/>
              <w:rPr>
                <w:rFonts w:ascii="Times New Roman" w:hAnsi="Times New Roman" w:cs="Times New Roman"/>
                <w:lang w:val="en-US" w:eastAsia="zh-CN"/>
              </w:rPr>
            </w:pPr>
          </w:p>
        </w:tc>
        <w:tc>
          <w:tcPr>
            <w:tcW w:w="2070" w:type="dxa"/>
          </w:tcPr>
          <w:p w14:paraId="1EF512C4" w14:textId="77777777" w:rsidR="00267633" w:rsidRPr="00267633" w:rsidRDefault="00267633" w:rsidP="0030694F">
            <w:pPr>
              <w:spacing w:before="0" w:after="0" w:line="240" w:lineRule="auto"/>
              <w:jc w:val="both"/>
              <w:rPr>
                <w:rFonts w:ascii="Times New Roman" w:hAnsi="Times New Roman" w:cs="Times New Roman"/>
                <w:lang w:val="en-US" w:eastAsia="zh-CN"/>
              </w:rPr>
            </w:pPr>
          </w:p>
        </w:tc>
        <w:tc>
          <w:tcPr>
            <w:tcW w:w="2214" w:type="dxa"/>
          </w:tcPr>
          <w:p w14:paraId="3ADDA1A0" w14:textId="77777777" w:rsidR="00267633" w:rsidRPr="00267633" w:rsidRDefault="00267633" w:rsidP="0030694F">
            <w:pPr>
              <w:spacing w:before="0" w:after="0" w:line="240" w:lineRule="auto"/>
              <w:jc w:val="both"/>
              <w:rPr>
                <w:rFonts w:ascii="Times New Roman" w:hAnsi="Times New Roman" w:cs="Times New Roman"/>
                <w:lang w:val="en-US" w:eastAsia="zh-CN"/>
              </w:rPr>
            </w:pPr>
          </w:p>
        </w:tc>
        <w:tc>
          <w:tcPr>
            <w:tcW w:w="2214" w:type="dxa"/>
          </w:tcPr>
          <w:p w14:paraId="638E4858" w14:textId="77777777" w:rsidR="00267633" w:rsidRPr="00267633" w:rsidRDefault="00267633" w:rsidP="0030694F">
            <w:pPr>
              <w:spacing w:before="0" w:after="0" w:line="240" w:lineRule="auto"/>
              <w:jc w:val="both"/>
              <w:rPr>
                <w:rFonts w:ascii="Times New Roman" w:hAnsi="Times New Roman" w:cs="Times New Roman"/>
                <w:lang w:val="en-US" w:eastAsia="zh-CN"/>
              </w:rPr>
            </w:pPr>
          </w:p>
        </w:tc>
      </w:tr>
    </w:tbl>
    <w:p w14:paraId="43FFE862" w14:textId="77777777" w:rsidR="00267633" w:rsidRPr="00267633" w:rsidRDefault="00267633" w:rsidP="0030694F">
      <w:pPr>
        <w:spacing w:before="0" w:after="0" w:line="240" w:lineRule="auto"/>
        <w:jc w:val="both"/>
        <w:divId w:val="2116439976"/>
        <w:rPr>
          <w:rFonts w:ascii="Times New Roman" w:hAnsi="Times New Roman" w:cs="Times New Roman"/>
          <w:lang w:val="en-US" w:eastAsia="zh-CN"/>
        </w:rPr>
      </w:pPr>
    </w:p>
    <w:p w14:paraId="4B82C11B" w14:textId="77777777" w:rsidR="00267633" w:rsidRPr="00267633" w:rsidRDefault="00267633" w:rsidP="0030694F">
      <w:pPr>
        <w:spacing w:before="0" w:after="0" w:line="240" w:lineRule="auto"/>
        <w:jc w:val="both"/>
        <w:divId w:val="2116439976"/>
        <w:rPr>
          <w:rFonts w:ascii="Times New Roman" w:hAnsi="Times New Roman" w:cs="Times New Roman"/>
          <w:lang w:val="en-US" w:eastAsia="zh-CN"/>
        </w:rPr>
        <w:sectPr w:rsidR="00267633" w:rsidRPr="00267633" w:rsidSect="00C63330">
          <w:footerReference w:type="default" r:id="rId22"/>
          <w:type w:val="nextColumn"/>
          <w:pgSz w:w="11909" w:h="16834" w:code="9"/>
          <w:pgMar w:top="1440" w:right="2125" w:bottom="1440" w:left="2127" w:header="720" w:footer="720" w:gutter="0"/>
          <w:paperSrc w:first="1" w:other="1"/>
          <w:cols w:space="720"/>
        </w:sectPr>
      </w:pPr>
    </w:p>
    <w:p w14:paraId="723709EA" w14:textId="77777777" w:rsidR="00267633" w:rsidRPr="00267633" w:rsidRDefault="00267633" w:rsidP="00267633">
      <w:pPr>
        <w:spacing w:before="0" w:after="0" w:line="240" w:lineRule="auto"/>
        <w:jc w:val="center"/>
        <w:divId w:val="2116439976"/>
        <w:rPr>
          <w:rFonts w:ascii="Times New Roman" w:hAnsi="Times New Roman" w:cs="Times New Roman"/>
          <w:b/>
          <w:lang w:val="en-US" w:eastAsia="zh-CN"/>
        </w:rPr>
      </w:pPr>
      <w:r w:rsidRPr="00267633">
        <w:rPr>
          <w:rFonts w:ascii="Times New Roman" w:hAnsi="Times New Roman" w:cs="Times New Roman"/>
          <w:b/>
          <w:lang w:val="en-US" w:eastAsia="zh-CN"/>
        </w:rPr>
        <w:lastRenderedPageBreak/>
        <w:t>ANNEX B</w:t>
      </w:r>
    </w:p>
    <w:p w14:paraId="44843F6F" w14:textId="77777777" w:rsidR="00267633" w:rsidRPr="00267633" w:rsidRDefault="00267633" w:rsidP="00267633">
      <w:pPr>
        <w:spacing w:before="0" w:after="0" w:line="240" w:lineRule="auto"/>
        <w:jc w:val="both"/>
        <w:divId w:val="2116439976"/>
        <w:rPr>
          <w:rFonts w:ascii="Times New Roman" w:hAnsi="Times New Roman" w:cs="Times New Roman"/>
          <w:b/>
          <w:lang w:val="en-US" w:eastAsia="zh-CN"/>
        </w:rPr>
      </w:pPr>
    </w:p>
    <w:p w14:paraId="20824EAE" w14:textId="77777777" w:rsidR="00267633" w:rsidRPr="00267633" w:rsidRDefault="00267633" w:rsidP="00267633">
      <w:pPr>
        <w:spacing w:before="0" w:after="0" w:line="240" w:lineRule="auto"/>
        <w:jc w:val="both"/>
        <w:divId w:val="2116439976"/>
        <w:rPr>
          <w:rFonts w:ascii="Times New Roman" w:hAnsi="Times New Roman" w:cs="Times New Roman"/>
          <w:b/>
          <w:lang w:val="en-US" w:eastAsia="zh-CN"/>
        </w:rPr>
      </w:pPr>
      <w:proofErr w:type="gramStart"/>
      <w:r w:rsidRPr="00267633">
        <w:rPr>
          <w:rFonts w:ascii="Times New Roman" w:hAnsi="Times New Roman" w:cs="Times New Roman"/>
          <w:b/>
          <w:lang w:val="en-US" w:eastAsia="zh-CN"/>
        </w:rPr>
        <w:t>Particulars of</w:t>
      </w:r>
      <w:proofErr w:type="gramEnd"/>
      <w:r w:rsidRPr="00267633">
        <w:rPr>
          <w:rFonts w:ascii="Times New Roman" w:hAnsi="Times New Roman" w:cs="Times New Roman"/>
          <w:b/>
          <w:lang w:val="en-US" w:eastAsia="zh-CN"/>
        </w:rPr>
        <w:t xml:space="preserve"> Property Owned or Rented</w:t>
      </w:r>
    </w:p>
    <w:p w14:paraId="42113C62" w14:textId="77777777" w:rsidR="00267633" w:rsidRPr="00267633" w:rsidRDefault="00267633" w:rsidP="00267633">
      <w:pPr>
        <w:spacing w:before="0" w:after="0" w:line="240" w:lineRule="auto"/>
        <w:jc w:val="both"/>
        <w:divId w:val="2116439976"/>
        <w:rPr>
          <w:rFonts w:ascii="Times New Roman" w:hAnsi="Times New Roman" w:cs="Times New Roman"/>
          <w:b/>
          <w:lang w:val="en-US" w:eastAsia="zh-CN"/>
        </w:rPr>
      </w:pPr>
      <w:r w:rsidRPr="00267633">
        <w:rPr>
          <w:rFonts w:ascii="Times New Roman" w:hAnsi="Times New Roman" w:cs="Times New Roman"/>
          <w:b/>
          <w:lang w:val="en-US" w:eastAsia="zh-CN"/>
        </w:rPr>
        <w:t>(From question 12)</w:t>
      </w:r>
    </w:p>
    <w:p w14:paraId="2A4646E8"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Please provide details of the immoveable property that you have leased out:</w:t>
      </w:r>
    </w:p>
    <w:p w14:paraId="651AFACF" w14:textId="77777777" w:rsidR="00267633" w:rsidRPr="00267633" w:rsidRDefault="00267633" w:rsidP="006172E9">
      <w:pPr>
        <w:numPr>
          <w:ilvl w:val="0"/>
          <w:numId w:val="98"/>
        </w:num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Name of landlord:</w:t>
      </w:r>
    </w:p>
    <w:p w14:paraId="5714D0CF" w14:textId="77777777" w:rsidR="00267633" w:rsidRPr="00267633" w:rsidRDefault="00267633" w:rsidP="00267633">
      <w:pPr>
        <w:spacing w:before="0" w:after="0" w:line="240" w:lineRule="auto"/>
        <w:ind w:left="1080"/>
        <w:jc w:val="both"/>
        <w:divId w:val="2116439976"/>
        <w:rPr>
          <w:rFonts w:ascii="Times New Roman" w:hAnsi="Times New Roman" w:cs="Times New Roman"/>
          <w:lang w:val="en-US" w:eastAsia="zh-CN"/>
        </w:rPr>
      </w:pPr>
    </w:p>
    <w:p w14:paraId="549B6778" w14:textId="77777777" w:rsidR="00267633" w:rsidRPr="00267633" w:rsidRDefault="00267633" w:rsidP="006172E9">
      <w:pPr>
        <w:numPr>
          <w:ilvl w:val="0"/>
          <w:numId w:val="98"/>
        </w:num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Address of rented property:</w:t>
      </w:r>
    </w:p>
    <w:p w14:paraId="68DD515D" w14:textId="77777777" w:rsidR="00267633" w:rsidRPr="00267633" w:rsidRDefault="00267633" w:rsidP="00267633">
      <w:pPr>
        <w:spacing w:before="0" w:after="0" w:line="240" w:lineRule="auto"/>
        <w:ind w:left="1080"/>
        <w:jc w:val="both"/>
        <w:divId w:val="2116439976"/>
        <w:rPr>
          <w:rFonts w:ascii="Times New Roman" w:hAnsi="Times New Roman" w:cs="Times New Roman"/>
          <w:lang w:val="en-US" w:eastAsia="zh-CN"/>
        </w:rPr>
      </w:pPr>
    </w:p>
    <w:p w14:paraId="0D8756C6" w14:textId="77777777" w:rsidR="00267633" w:rsidRPr="00267633" w:rsidRDefault="00267633" w:rsidP="006172E9">
      <w:pPr>
        <w:numPr>
          <w:ilvl w:val="0"/>
          <w:numId w:val="98"/>
        </w:num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Period of tenancy:</w:t>
      </w:r>
    </w:p>
    <w:p w14:paraId="1C189252"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p>
    <w:p w14:paraId="75B20397" w14:textId="77777777" w:rsidR="00267633" w:rsidRPr="00267633" w:rsidRDefault="00267633" w:rsidP="006172E9">
      <w:pPr>
        <w:numPr>
          <w:ilvl w:val="0"/>
          <w:numId w:val="98"/>
        </w:num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Amount of monthly rental paid and due date of rental:</w:t>
      </w:r>
    </w:p>
    <w:p w14:paraId="4940B3B6" w14:textId="77777777" w:rsidR="00267633" w:rsidRPr="00267633" w:rsidRDefault="00267633" w:rsidP="00267633">
      <w:pPr>
        <w:spacing w:before="0" w:after="0" w:line="240" w:lineRule="auto"/>
        <w:ind w:left="1080"/>
        <w:jc w:val="both"/>
        <w:divId w:val="2116439976"/>
        <w:rPr>
          <w:rFonts w:ascii="Times New Roman" w:hAnsi="Times New Roman" w:cs="Times New Roman"/>
          <w:lang w:val="en-US" w:eastAsia="zh-CN"/>
        </w:rPr>
      </w:pPr>
    </w:p>
    <w:p w14:paraId="523B30B2" w14:textId="77777777" w:rsidR="00267633" w:rsidRPr="00267633" w:rsidRDefault="00267633" w:rsidP="006172E9">
      <w:pPr>
        <w:numPr>
          <w:ilvl w:val="0"/>
          <w:numId w:val="98"/>
        </w:num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Whether there is any written tenancy agreement:</w:t>
      </w:r>
    </w:p>
    <w:p w14:paraId="43C805DD"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p>
    <w:p w14:paraId="6B95CA05"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6C7420BE" w14:textId="77777777" w:rsidR="00267633" w:rsidRPr="00267633" w:rsidRDefault="00267633" w:rsidP="00267633">
      <w:pPr>
        <w:spacing w:before="0" w:after="0" w:line="240" w:lineRule="auto"/>
        <w:jc w:val="both"/>
        <w:divId w:val="2116439976"/>
        <w:rPr>
          <w:rFonts w:ascii="Times New Roman" w:hAnsi="Times New Roman" w:cs="Times New Roman"/>
          <w:b/>
          <w:lang w:val="en-US" w:eastAsia="zh-CN"/>
        </w:rPr>
      </w:pPr>
      <w:r w:rsidRPr="00267633">
        <w:rPr>
          <w:rFonts w:ascii="Times New Roman" w:hAnsi="Times New Roman" w:cs="Times New Roman"/>
          <w:b/>
          <w:lang w:val="en-US" w:eastAsia="zh-CN"/>
        </w:rPr>
        <w:t>(From question 13)</w:t>
      </w:r>
    </w:p>
    <w:p w14:paraId="3E190DD6"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Please provide details of the tenancy of any immoveable property that you own:</w:t>
      </w:r>
    </w:p>
    <w:p w14:paraId="6234AB79" w14:textId="77777777" w:rsidR="00267633" w:rsidRPr="00267633" w:rsidRDefault="00267633" w:rsidP="00267633">
      <w:pPr>
        <w:spacing w:before="0" w:after="0" w:line="240" w:lineRule="auto"/>
        <w:ind w:left="720"/>
        <w:jc w:val="both"/>
        <w:divId w:val="2116439976"/>
        <w:rPr>
          <w:rFonts w:ascii="Times New Roman" w:hAnsi="Times New Roman" w:cs="Times New Roman"/>
          <w:lang w:val="en-US" w:eastAsia="zh-CN"/>
        </w:rPr>
      </w:pPr>
    </w:p>
    <w:p w14:paraId="19A32DE8" w14:textId="77777777" w:rsidR="00267633" w:rsidRPr="00267633" w:rsidRDefault="00267633" w:rsidP="006172E9">
      <w:pPr>
        <w:numPr>
          <w:ilvl w:val="0"/>
          <w:numId w:val="98"/>
        </w:num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Name of tenant:</w:t>
      </w:r>
    </w:p>
    <w:p w14:paraId="2424D4CE" w14:textId="77777777" w:rsidR="00267633" w:rsidRPr="00267633" w:rsidRDefault="00267633" w:rsidP="00267633">
      <w:pPr>
        <w:spacing w:before="0" w:after="0" w:line="240" w:lineRule="auto"/>
        <w:ind w:left="1080"/>
        <w:jc w:val="both"/>
        <w:divId w:val="2116439976"/>
        <w:rPr>
          <w:rFonts w:ascii="Times New Roman" w:hAnsi="Times New Roman" w:cs="Times New Roman"/>
          <w:lang w:val="en-US" w:eastAsia="zh-CN"/>
        </w:rPr>
      </w:pPr>
    </w:p>
    <w:p w14:paraId="3404AD2A" w14:textId="77777777" w:rsidR="00267633" w:rsidRPr="00267633" w:rsidRDefault="00267633" w:rsidP="006172E9">
      <w:pPr>
        <w:numPr>
          <w:ilvl w:val="0"/>
          <w:numId w:val="98"/>
        </w:num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Address of tenanted property:</w:t>
      </w:r>
    </w:p>
    <w:p w14:paraId="3274054B" w14:textId="77777777" w:rsidR="00267633" w:rsidRPr="00267633" w:rsidRDefault="00267633" w:rsidP="00267633">
      <w:pPr>
        <w:spacing w:before="0" w:after="0" w:line="240" w:lineRule="auto"/>
        <w:ind w:left="1080"/>
        <w:jc w:val="both"/>
        <w:divId w:val="2116439976"/>
        <w:rPr>
          <w:rFonts w:ascii="Times New Roman" w:hAnsi="Times New Roman" w:cs="Times New Roman"/>
          <w:lang w:val="en-US" w:eastAsia="zh-CN"/>
        </w:rPr>
      </w:pPr>
    </w:p>
    <w:p w14:paraId="27FBCA57" w14:textId="77777777" w:rsidR="00267633" w:rsidRPr="00267633" w:rsidRDefault="00267633" w:rsidP="006172E9">
      <w:pPr>
        <w:numPr>
          <w:ilvl w:val="0"/>
          <w:numId w:val="98"/>
        </w:numPr>
        <w:spacing w:before="0" w:after="0" w:line="240" w:lineRule="auto"/>
        <w:contextualSpacing/>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Period of tenancy:</w:t>
      </w:r>
    </w:p>
    <w:p w14:paraId="018E3903"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p>
    <w:p w14:paraId="482DCD8E" w14:textId="77777777" w:rsidR="00267633" w:rsidRPr="00267633" w:rsidRDefault="00267633" w:rsidP="006172E9">
      <w:pPr>
        <w:numPr>
          <w:ilvl w:val="0"/>
          <w:numId w:val="98"/>
        </w:num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Amount of monthly rental received and due date of rental:</w:t>
      </w:r>
    </w:p>
    <w:p w14:paraId="20339389" w14:textId="77777777" w:rsidR="00267633" w:rsidRPr="00267633" w:rsidRDefault="00267633" w:rsidP="00267633">
      <w:pPr>
        <w:spacing w:before="0" w:after="0" w:line="240" w:lineRule="auto"/>
        <w:ind w:left="1080"/>
        <w:jc w:val="both"/>
        <w:divId w:val="2116439976"/>
        <w:rPr>
          <w:rFonts w:ascii="Times New Roman" w:hAnsi="Times New Roman" w:cs="Times New Roman"/>
          <w:lang w:val="en-US" w:eastAsia="zh-CN"/>
        </w:rPr>
      </w:pPr>
    </w:p>
    <w:p w14:paraId="75AFB0A1" w14:textId="77777777" w:rsidR="00267633" w:rsidRPr="00267633" w:rsidRDefault="00267633" w:rsidP="006172E9">
      <w:pPr>
        <w:numPr>
          <w:ilvl w:val="0"/>
          <w:numId w:val="98"/>
        </w:num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Whether there is any written tenancy agreement:</w:t>
      </w:r>
    </w:p>
    <w:p w14:paraId="701803BA" w14:textId="77777777" w:rsidR="00267633" w:rsidRPr="00267633" w:rsidRDefault="00267633" w:rsidP="00267633">
      <w:pPr>
        <w:spacing w:before="0" w:after="0" w:line="240" w:lineRule="auto"/>
        <w:ind w:left="720"/>
        <w:jc w:val="both"/>
        <w:divId w:val="2116439976"/>
        <w:rPr>
          <w:rFonts w:ascii="Times New Roman" w:hAnsi="Times New Roman" w:cs="Times New Roman"/>
          <w:lang w:val="en-US" w:eastAsia="zh-CN"/>
        </w:rPr>
      </w:pPr>
    </w:p>
    <w:p w14:paraId="6453DE7E" w14:textId="77777777" w:rsidR="00267633" w:rsidRPr="00267633" w:rsidRDefault="00267633" w:rsidP="00267633">
      <w:pPr>
        <w:spacing w:before="0" w:after="0" w:line="240" w:lineRule="auto"/>
        <w:jc w:val="both"/>
        <w:divId w:val="2116439976"/>
        <w:rPr>
          <w:rFonts w:ascii="Times New Roman" w:hAnsi="Times New Roman" w:cs="Times New Roman"/>
          <w:b/>
          <w:lang w:val="en-US" w:eastAsia="zh-CN"/>
        </w:rPr>
      </w:pPr>
      <w:r w:rsidRPr="00267633">
        <w:rPr>
          <w:rFonts w:ascii="Times New Roman" w:hAnsi="Times New Roman" w:cs="Times New Roman"/>
          <w:b/>
          <w:lang w:val="en-US" w:eastAsia="zh-CN"/>
        </w:rPr>
        <w:t>(From question 14)</w:t>
      </w:r>
    </w:p>
    <w:p w14:paraId="008B8595"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Please provide details of any motor vehicles that you own:</w:t>
      </w:r>
    </w:p>
    <w:p w14:paraId="039057A2" w14:textId="77777777" w:rsidR="00267633" w:rsidRPr="00267633" w:rsidRDefault="00267633" w:rsidP="00267633">
      <w:pPr>
        <w:spacing w:before="0" w:after="0" w:line="240" w:lineRule="auto"/>
        <w:ind w:left="720"/>
        <w:jc w:val="both"/>
        <w:divId w:val="2116439976"/>
        <w:rPr>
          <w:rFonts w:ascii="Times New Roman" w:hAnsi="Times New Roman" w:cs="Times New Roman"/>
          <w:lang w:val="en-US" w:eastAsia="zh-CN"/>
        </w:rPr>
      </w:pPr>
    </w:p>
    <w:p w14:paraId="537EA5A9" w14:textId="77777777" w:rsidR="00267633" w:rsidRPr="00267633" w:rsidRDefault="00267633" w:rsidP="006172E9">
      <w:pPr>
        <w:numPr>
          <w:ilvl w:val="0"/>
          <w:numId w:val="98"/>
        </w:num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The registration number of the motor vehicle(s):</w:t>
      </w:r>
    </w:p>
    <w:p w14:paraId="3CA6387E" w14:textId="77777777" w:rsidR="00267633" w:rsidRPr="00267633" w:rsidRDefault="00267633" w:rsidP="00267633">
      <w:pPr>
        <w:spacing w:before="0" w:after="0" w:line="240" w:lineRule="auto"/>
        <w:ind w:left="1080"/>
        <w:jc w:val="both"/>
        <w:divId w:val="2116439976"/>
        <w:rPr>
          <w:rFonts w:ascii="Times New Roman" w:hAnsi="Times New Roman" w:cs="Times New Roman"/>
          <w:lang w:val="en-US" w:eastAsia="zh-CN"/>
        </w:rPr>
      </w:pPr>
    </w:p>
    <w:p w14:paraId="4FD20A2C" w14:textId="77777777" w:rsidR="00267633" w:rsidRPr="00267633" w:rsidRDefault="00267633" w:rsidP="006172E9">
      <w:pPr>
        <w:numPr>
          <w:ilvl w:val="0"/>
          <w:numId w:val="98"/>
        </w:num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 xml:space="preserve">The </w:t>
      </w:r>
      <w:proofErr w:type="spellStart"/>
      <w:r w:rsidRPr="00267633">
        <w:rPr>
          <w:rFonts w:ascii="Times New Roman" w:hAnsi="Times New Roman" w:cs="Times New Roman"/>
          <w:lang w:val="en-US" w:eastAsia="zh-CN"/>
        </w:rPr>
        <w:t>colour</w:t>
      </w:r>
      <w:proofErr w:type="spellEnd"/>
      <w:r w:rsidRPr="00267633">
        <w:rPr>
          <w:rFonts w:ascii="Times New Roman" w:hAnsi="Times New Roman" w:cs="Times New Roman"/>
          <w:lang w:val="en-US" w:eastAsia="zh-CN"/>
        </w:rPr>
        <w:t xml:space="preserve"> and make of the motor vehicle(s):</w:t>
      </w:r>
    </w:p>
    <w:p w14:paraId="47DD1000"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06BBBDEC" w14:textId="77777777" w:rsidR="00267633" w:rsidRPr="00267633" w:rsidRDefault="00267633" w:rsidP="006172E9">
      <w:pPr>
        <w:numPr>
          <w:ilvl w:val="0"/>
          <w:numId w:val="98"/>
        </w:num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Whether the motor vehicle(s) is/are on hire purchase:</w:t>
      </w:r>
    </w:p>
    <w:p w14:paraId="6B71CC1E"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07B07C62" w14:textId="77777777" w:rsidR="00267633" w:rsidRPr="00267633" w:rsidRDefault="00267633" w:rsidP="006172E9">
      <w:pPr>
        <w:numPr>
          <w:ilvl w:val="0"/>
          <w:numId w:val="98"/>
        </w:numPr>
        <w:spacing w:before="0" w:after="0" w:line="240" w:lineRule="auto"/>
        <w:ind w:left="2127" w:hanging="709"/>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If on hire purchase, the name of the finance company and the amount outstanding under the hire purchase agreement:</w:t>
      </w:r>
    </w:p>
    <w:p w14:paraId="18A07B38" w14:textId="77777777" w:rsidR="00267633" w:rsidRPr="00267633" w:rsidRDefault="00267633" w:rsidP="00267633">
      <w:pPr>
        <w:spacing w:before="0" w:after="0" w:line="240" w:lineRule="auto"/>
        <w:ind w:left="720"/>
        <w:jc w:val="both"/>
        <w:divId w:val="2116439976"/>
        <w:rPr>
          <w:rFonts w:ascii="Times New Roman" w:hAnsi="Times New Roman" w:cs="Times New Roman"/>
          <w:lang w:val="en-US" w:eastAsia="zh-CN"/>
        </w:rPr>
      </w:pPr>
    </w:p>
    <w:p w14:paraId="5FA3CEFC" w14:textId="77777777" w:rsidR="00267633" w:rsidRPr="00267633" w:rsidRDefault="00267633" w:rsidP="00267633">
      <w:pPr>
        <w:spacing w:before="0" w:after="0" w:line="240" w:lineRule="auto"/>
        <w:jc w:val="center"/>
        <w:divId w:val="2116439976"/>
        <w:rPr>
          <w:rFonts w:ascii="Times New Roman" w:hAnsi="Times New Roman" w:cs="Times New Roman"/>
          <w:b/>
          <w:lang w:val="en-US" w:eastAsia="zh-CN"/>
        </w:rPr>
      </w:pPr>
      <w:r w:rsidRPr="00267633">
        <w:rPr>
          <w:rFonts w:ascii="Times New Roman" w:hAnsi="Times New Roman" w:cs="Times New Roman"/>
          <w:lang w:val="en-US" w:eastAsia="zh-CN"/>
        </w:rPr>
        <w:br w:type="page"/>
      </w:r>
      <w:r w:rsidRPr="00267633">
        <w:rPr>
          <w:rFonts w:ascii="Times New Roman" w:hAnsi="Times New Roman" w:cs="Times New Roman"/>
          <w:b/>
          <w:lang w:val="en-US" w:eastAsia="zh-CN"/>
        </w:rPr>
        <w:lastRenderedPageBreak/>
        <w:t>ANNEX C</w:t>
      </w:r>
    </w:p>
    <w:p w14:paraId="2A4889DE" w14:textId="77777777" w:rsidR="00267633" w:rsidRPr="00267633" w:rsidRDefault="00267633" w:rsidP="00267633">
      <w:pPr>
        <w:spacing w:before="0" w:after="0" w:line="240" w:lineRule="auto"/>
        <w:jc w:val="both"/>
        <w:divId w:val="2116439976"/>
        <w:rPr>
          <w:rFonts w:ascii="Times New Roman" w:hAnsi="Times New Roman" w:cs="Times New Roman"/>
          <w:b/>
          <w:lang w:val="en-US" w:eastAsia="zh-CN"/>
        </w:rPr>
      </w:pPr>
      <w:proofErr w:type="gramStart"/>
      <w:r w:rsidRPr="00267633">
        <w:rPr>
          <w:rFonts w:ascii="Times New Roman" w:hAnsi="Times New Roman" w:cs="Times New Roman"/>
          <w:b/>
          <w:lang w:val="en-US" w:eastAsia="zh-CN"/>
        </w:rPr>
        <w:t>Particulars of</w:t>
      </w:r>
      <w:proofErr w:type="gramEnd"/>
      <w:r w:rsidRPr="00267633">
        <w:rPr>
          <w:rFonts w:ascii="Times New Roman" w:hAnsi="Times New Roman" w:cs="Times New Roman"/>
          <w:b/>
          <w:lang w:val="en-US" w:eastAsia="zh-CN"/>
        </w:rPr>
        <w:t xml:space="preserve"> Other Assets</w:t>
      </w:r>
    </w:p>
    <w:p w14:paraId="3BDDC7D7" w14:textId="77777777" w:rsidR="00267633" w:rsidRPr="00267633" w:rsidRDefault="00267633" w:rsidP="00267633">
      <w:pPr>
        <w:spacing w:before="0" w:after="0" w:line="240" w:lineRule="auto"/>
        <w:jc w:val="both"/>
        <w:divId w:val="2116439976"/>
        <w:rPr>
          <w:rFonts w:ascii="Times New Roman" w:hAnsi="Times New Roman" w:cs="Times New Roman"/>
          <w:b/>
          <w:lang w:val="en-US" w:eastAsia="zh-CN"/>
        </w:rPr>
      </w:pPr>
      <w:r w:rsidRPr="00267633">
        <w:rPr>
          <w:rFonts w:ascii="Times New Roman" w:hAnsi="Times New Roman" w:cs="Times New Roman"/>
          <w:b/>
          <w:lang w:val="en-US" w:eastAsia="zh-CN"/>
        </w:rPr>
        <w:t>Insurance Policies (From Question 16)</w:t>
      </w:r>
    </w:p>
    <w:p w14:paraId="464853CE"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tbl>
      <w:tblPr>
        <w:tblW w:w="8028"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30"/>
        <w:gridCol w:w="2070"/>
        <w:gridCol w:w="2214"/>
        <w:gridCol w:w="2214"/>
      </w:tblGrid>
      <w:tr w:rsidR="00267633" w:rsidRPr="00267633" w14:paraId="6EAEB30B" w14:textId="77777777" w:rsidTr="00267633">
        <w:trPr>
          <w:divId w:val="2116439976"/>
        </w:trPr>
        <w:tc>
          <w:tcPr>
            <w:tcW w:w="1530" w:type="dxa"/>
          </w:tcPr>
          <w:p w14:paraId="5FC3D15D" w14:textId="77777777" w:rsidR="00267633" w:rsidRPr="00267633" w:rsidRDefault="00267633" w:rsidP="00267633">
            <w:pPr>
              <w:spacing w:before="0" w:after="0" w:line="240" w:lineRule="auto"/>
              <w:jc w:val="both"/>
              <w:rPr>
                <w:rFonts w:ascii="Times New Roman" w:hAnsi="Times New Roman" w:cs="Times New Roman"/>
                <w:u w:val="single"/>
                <w:lang w:val="en-US" w:eastAsia="zh-CN"/>
              </w:rPr>
            </w:pPr>
            <w:r w:rsidRPr="00267633">
              <w:rPr>
                <w:rFonts w:ascii="Times New Roman" w:hAnsi="Times New Roman" w:cs="Times New Roman"/>
                <w:u w:val="single"/>
                <w:lang w:val="en-US" w:eastAsia="zh-CN"/>
              </w:rPr>
              <w:t>Name of</w:t>
            </w:r>
          </w:p>
          <w:p w14:paraId="7643BA38" w14:textId="77777777" w:rsidR="00267633" w:rsidRPr="00267633" w:rsidRDefault="00267633" w:rsidP="00267633">
            <w:pPr>
              <w:spacing w:before="0" w:after="0" w:line="240" w:lineRule="auto"/>
              <w:jc w:val="both"/>
              <w:rPr>
                <w:rFonts w:ascii="Times New Roman" w:hAnsi="Times New Roman" w:cs="Times New Roman"/>
                <w:u w:val="single"/>
                <w:lang w:val="en-US" w:eastAsia="zh-CN"/>
              </w:rPr>
            </w:pPr>
            <w:r w:rsidRPr="00267633">
              <w:rPr>
                <w:rFonts w:ascii="Times New Roman" w:hAnsi="Times New Roman" w:cs="Times New Roman"/>
                <w:u w:val="single"/>
                <w:lang w:val="en-US" w:eastAsia="zh-CN"/>
              </w:rPr>
              <w:t>Insurer</w:t>
            </w:r>
          </w:p>
        </w:tc>
        <w:tc>
          <w:tcPr>
            <w:tcW w:w="2070" w:type="dxa"/>
          </w:tcPr>
          <w:p w14:paraId="1F4BE397" w14:textId="77777777" w:rsidR="00267633" w:rsidRPr="00267633" w:rsidRDefault="00267633" w:rsidP="00267633">
            <w:pPr>
              <w:spacing w:before="0" w:after="0" w:line="240" w:lineRule="auto"/>
              <w:jc w:val="both"/>
              <w:rPr>
                <w:rFonts w:ascii="Times New Roman" w:hAnsi="Times New Roman" w:cs="Times New Roman"/>
                <w:u w:val="single"/>
                <w:lang w:val="en-US" w:eastAsia="zh-CN"/>
              </w:rPr>
            </w:pPr>
            <w:r w:rsidRPr="00267633">
              <w:rPr>
                <w:rFonts w:ascii="Times New Roman" w:hAnsi="Times New Roman" w:cs="Times New Roman"/>
                <w:u w:val="single"/>
                <w:lang w:val="en-US" w:eastAsia="zh-CN"/>
              </w:rPr>
              <w:t>Type of policy/ Policy No.</w:t>
            </w:r>
          </w:p>
        </w:tc>
        <w:tc>
          <w:tcPr>
            <w:tcW w:w="2214" w:type="dxa"/>
          </w:tcPr>
          <w:p w14:paraId="3D66EB67" w14:textId="77777777" w:rsidR="00267633" w:rsidRPr="00267633" w:rsidRDefault="00267633" w:rsidP="00267633">
            <w:pPr>
              <w:spacing w:before="0" w:after="0" w:line="240" w:lineRule="auto"/>
              <w:jc w:val="both"/>
              <w:rPr>
                <w:rFonts w:ascii="Times New Roman" w:hAnsi="Times New Roman" w:cs="Times New Roman"/>
                <w:u w:val="single"/>
                <w:lang w:val="en-US" w:eastAsia="zh-CN"/>
              </w:rPr>
            </w:pPr>
            <w:r w:rsidRPr="00267633">
              <w:rPr>
                <w:rFonts w:ascii="Times New Roman" w:hAnsi="Times New Roman" w:cs="Times New Roman"/>
                <w:u w:val="single"/>
                <w:lang w:val="en-US" w:eastAsia="zh-CN"/>
              </w:rPr>
              <w:t>Amount insured</w:t>
            </w:r>
          </w:p>
        </w:tc>
        <w:tc>
          <w:tcPr>
            <w:tcW w:w="2214" w:type="dxa"/>
          </w:tcPr>
          <w:p w14:paraId="30619633" w14:textId="77777777" w:rsidR="00267633" w:rsidRPr="00267633" w:rsidRDefault="00267633" w:rsidP="00267633">
            <w:pPr>
              <w:spacing w:before="0" w:after="0" w:line="240" w:lineRule="auto"/>
              <w:jc w:val="both"/>
              <w:rPr>
                <w:rFonts w:ascii="Times New Roman" w:hAnsi="Times New Roman" w:cs="Times New Roman"/>
                <w:u w:val="single"/>
                <w:lang w:val="en-US" w:eastAsia="zh-CN"/>
              </w:rPr>
            </w:pPr>
            <w:r w:rsidRPr="00267633">
              <w:rPr>
                <w:rFonts w:ascii="Times New Roman" w:hAnsi="Times New Roman" w:cs="Times New Roman"/>
                <w:u w:val="single"/>
                <w:lang w:val="en-US" w:eastAsia="zh-CN"/>
              </w:rPr>
              <w:t>Monthly premium</w:t>
            </w:r>
          </w:p>
          <w:p w14:paraId="2ACBFCD1" w14:textId="77777777" w:rsidR="00267633" w:rsidRPr="00267633" w:rsidRDefault="00267633" w:rsidP="00267633">
            <w:pPr>
              <w:spacing w:before="0" w:after="0" w:line="240" w:lineRule="auto"/>
              <w:jc w:val="both"/>
              <w:rPr>
                <w:rFonts w:ascii="Times New Roman" w:hAnsi="Times New Roman" w:cs="Times New Roman"/>
                <w:u w:val="single"/>
                <w:lang w:val="en-US" w:eastAsia="zh-CN"/>
              </w:rPr>
            </w:pPr>
            <w:r w:rsidRPr="00267633">
              <w:rPr>
                <w:rFonts w:ascii="Times New Roman" w:hAnsi="Times New Roman" w:cs="Times New Roman"/>
                <w:u w:val="single"/>
                <w:lang w:val="en-US" w:eastAsia="zh-CN"/>
              </w:rPr>
              <w:t>payable</w:t>
            </w:r>
          </w:p>
        </w:tc>
      </w:tr>
      <w:tr w:rsidR="00267633" w:rsidRPr="00267633" w14:paraId="0169DE8F" w14:textId="77777777" w:rsidTr="00267633">
        <w:trPr>
          <w:divId w:val="2116439976"/>
        </w:trPr>
        <w:tc>
          <w:tcPr>
            <w:tcW w:w="1530" w:type="dxa"/>
          </w:tcPr>
          <w:p w14:paraId="3F179406" w14:textId="77777777" w:rsidR="00267633" w:rsidRPr="00267633" w:rsidRDefault="00267633" w:rsidP="00267633">
            <w:pPr>
              <w:spacing w:before="0" w:after="0" w:line="240" w:lineRule="auto"/>
              <w:jc w:val="both"/>
              <w:rPr>
                <w:rFonts w:ascii="Times New Roman" w:hAnsi="Times New Roman" w:cs="Times New Roman"/>
                <w:lang w:val="en-US" w:eastAsia="zh-CN"/>
              </w:rPr>
            </w:pPr>
          </w:p>
        </w:tc>
        <w:tc>
          <w:tcPr>
            <w:tcW w:w="2070" w:type="dxa"/>
          </w:tcPr>
          <w:p w14:paraId="06967ABB" w14:textId="77777777" w:rsidR="00267633" w:rsidRPr="00267633" w:rsidRDefault="00267633" w:rsidP="00267633">
            <w:pPr>
              <w:spacing w:before="0" w:after="0" w:line="240" w:lineRule="auto"/>
              <w:jc w:val="both"/>
              <w:rPr>
                <w:rFonts w:ascii="Times New Roman" w:hAnsi="Times New Roman" w:cs="Times New Roman"/>
                <w:lang w:val="en-US" w:eastAsia="zh-CN"/>
              </w:rPr>
            </w:pPr>
          </w:p>
        </w:tc>
        <w:tc>
          <w:tcPr>
            <w:tcW w:w="2214" w:type="dxa"/>
          </w:tcPr>
          <w:p w14:paraId="55EF1586" w14:textId="77777777" w:rsidR="00267633" w:rsidRPr="00267633" w:rsidRDefault="00267633" w:rsidP="00267633">
            <w:pPr>
              <w:spacing w:before="0" w:after="0" w:line="240" w:lineRule="auto"/>
              <w:jc w:val="both"/>
              <w:rPr>
                <w:rFonts w:ascii="Times New Roman" w:hAnsi="Times New Roman" w:cs="Times New Roman"/>
                <w:lang w:val="en-US" w:eastAsia="zh-CN"/>
              </w:rPr>
            </w:pPr>
          </w:p>
        </w:tc>
        <w:tc>
          <w:tcPr>
            <w:tcW w:w="2214" w:type="dxa"/>
          </w:tcPr>
          <w:p w14:paraId="50199B5B"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r w:rsidR="00267633" w:rsidRPr="00267633" w14:paraId="2DF0BDA7" w14:textId="77777777" w:rsidTr="00267633">
        <w:trPr>
          <w:divId w:val="2116439976"/>
        </w:trPr>
        <w:tc>
          <w:tcPr>
            <w:tcW w:w="1530" w:type="dxa"/>
          </w:tcPr>
          <w:p w14:paraId="558BC806" w14:textId="77777777" w:rsidR="00267633" w:rsidRPr="00267633" w:rsidRDefault="00267633" w:rsidP="00267633">
            <w:pPr>
              <w:spacing w:before="0" w:after="0" w:line="240" w:lineRule="auto"/>
              <w:jc w:val="both"/>
              <w:rPr>
                <w:rFonts w:ascii="Times New Roman" w:hAnsi="Times New Roman" w:cs="Times New Roman"/>
                <w:lang w:val="en-US" w:eastAsia="zh-CN"/>
              </w:rPr>
            </w:pPr>
          </w:p>
        </w:tc>
        <w:tc>
          <w:tcPr>
            <w:tcW w:w="2070" w:type="dxa"/>
          </w:tcPr>
          <w:p w14:paraId="6E85713C" w14:textId="77777777" w:rsidR="00267633" w:rsidRPr="00267633" w:rsidRDefault="00267633" w:rsidP="00267633">
            <w:pPr>
              <w:spacing w:before="0" w:after="0" w:line="240" w:lineRule="auto"/>
              <w:jc w:val="both"/>
              <w:rPr>
                <w:rFonts w:ascii="Times New Roman" w:hAnsi="Times New Roman" w:cs="Times New Roman"/>
                <w:lang w:val="en-US" w:eastAsia="zh-CN"/>
              </w:rPr>
            </w:pPr>
          </w:p>
        </w:tc>
        <w:tc>
          <w:tcPr>
            <w:tcW w:w="2214" w:type="dxa"/>
          </w:tcPr>
          <w:p w14:paraId="1055F50C" w14:textId="77777777" w:rsidR="00267633" w:rsidRPr="00267633" w:rsidRDefault="00267633" w:rsidP="00267633">
            <w:pPr>
              <w:spacing w:before="0" w:after="0" w:line="240" w:lineRule="auto"/>
              <w:jc w:val="both"/>
              <w:rPr>
                <w:rFonts w:ascii="Times New Roman" w:hAnsi="Times New Roman" w:cs="Times New Roman"/>
                <w:lang w:val="en-US" w:eastAsia="zh-CN"/>
              </w:rPr>
            </w:pPr>
          </w:p>
        </w:tc>
        <w:tc>
          <w:tcPr>
            <w:tcW w:w="2214" w:type="dxa"/>
          </w:tcPr>
          <w:p w14:paraId="4CA696B7"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r w:rsidR="00267633" w:rsidRPr="00267633" w14:paraId="4B9CAA3F" w14:textId="77777777" w:rsidTr="00267633">
        <w:trPr>
          <w:divId w:val="2116439976"/>
        </w:trPr>
        <w:tc>
          <w:tcPr>
            <w:tcW w:w="1530" w:type="dxa"/>
          </w:tcPr>
          <w:p w14:paraId="07A87AFA" w14:textId="77777777" w:rsidR="00267633" w:rsidRPr="00267633" w:rsidRDefault="00267633" w:rsidP="00267633">
            <w:pPr>
              <w:spacing w:before="0" w:after="0" w:line="240" w:lineRule="auto"/>
              <w:jc w:val="both"/>
              <w:rPr>
                <w:rFonts w:ascii="Times New Roman" w:hAnsi="Times New Roman" w:cs="Times New Roman"/>
                <w:lang w:val="en-US" w:eastAsia="zh-CN"/>
              </w:rPr>
            </w:pPr>
          </w:p>
        </w:tc>
        <w:tc>
          <w:tcPr>
            <w:tcW w:w="2070" w:type="dxa"/>
          </w:tcPr>
          <w:p w14:paraId="65826AFC" w14:textId="77777777" w:rsidR="00267633" w:rsidRPr="00267633" w:rsidRDefault="00267633" w:rsidP="00267633">
            <w:pPr>
              <w:spacing w:before="0" w:after="0" w:line="240" w:lineRule="auto"/>
              <w:jc w:val="both"/>
              <w:rPr>
                <w:rFonts w:ascii="Times New Roman" w:hAnsi="Times New Roman" w:cs="Times New Roman"/>
                <w:lang w:val="en-US" w:eastAsia="zh-CN"/>
              </w:rPr>
            </w:pPr>
          </w:p>
        </w:tc>
        <w:tc>
          <w:tcPr>
            <w:tcW w:w="2214" w:type="dxa"/>
          </w:tcPr>
          <w:p w14:paraId="574F3F28" w14:textId="77777777" w:rsidR="00267633" w:rsidRPr="00267633" w:rsidRDefault="00267633" w:rsidP="00267633">
            <w:pPr>
              <w:spacing w:before="0" w:after="0" w:line="240" w:lineRule="auto"/>
              <w:jc w:val="both"/>
              <w:rPr>
                <w:rFonts w:ascii="Times New Roman" w:hAnsi="Times New Roman" w:cs="Times New Roman"/>
                <w:lang w:val="en-US" w:eastAsia="zh-CN"/>
              </w:rPr>
            </w:pPr>
          </w:p>
        </w:tc>
        <w:tc>
          <w:tcPr>
            <w:tcW w:w="2214" w:type="dxa"/>
          </w:tcPr>
          <w:p w14:paraId="1636B3CE"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bl>
    <w:p w14:paraId="543C0681" w14:textId="77777777" w:rsidR="00267633" w:rsidRPr="00267633" w:rsidRDefault="00267633" w:rsidP="00267633">
      <w:pPr>
        <w:spacing w:before="0" w:after="0" w:line="240" w:lineRule="auto"/>
        <w:jc w:val="both"/>
        <w:divId w:val="2116439976"/>
        <w:rPr>
          <w:rFonts w:ascii="Times New Roman" w:hAnsi="Times New Roman" w:cs="Times New Roman"/>
          <w:b/>
          <w:lang w:val="en-US" w:eastAsia="zh-CN"/>
        </w:rPr>
      </w:pPr>
    </w:p>
    <w:p w14:paraId="1DD277FB" w14:textId="77777777" w:rsidR="00267633" w:rsidRPr="0030694F" w:rsidRDefault="00267633" w:rsidP="006172E9">
      <w:pPr>
        <w:numPr>
          <w:ilvl w:val="0"/>
          <w:numId w:val="98"/>
        </w:numPr>
        <w:spacing w:before="0" w:after="0" w:line="240" w:lineRule="auto"/>
        <w:ind w:left="1418" w:hanging="709"/>
        <w:contextualSpacing/>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Please identify the beneficiaries under your insuran</w:t>
      </w:r>
      <w:r w:rsidR="0030694F">
        <w:rPr>
          <w:rFonts w:ascii="Times New Roman" w:hAnsi="Times New Roman" w:cs="Times New Roman"/>
          <w:lang w:val="en-US" w:eastAsia="zh-CN"/>
        </w:rPr>
        <w:t xml:space="preserve">ce policies apart from </w:t>
      </w:r>
      <w:r w:rsidRPr="0030694F">
        <w:rPr>
          <w:rFonts w:ascii="Times New Roman" w:hAnsi="Times New Roman" w:cs="Times New Roman"/>
          <w:lang w:val="en-US" w:eastAsia="zh-CN"/>
        </w:rPr>
        <w:t>yourself:</w:t>
      </w:r>
    </w:p>
    <w:p w14:paraId="2E5187FD" w14:textId="77777777" w:rsidR="00267633" w:rsidRPr="00267633" w:rsidRDefault="00267633" w:rsidP="00267633">
      <w:pPr>
        <w:spacing w:before="0" w:after="0" w:line="240" w:lineRule="auto"/>
        <w:ind w:left="1080"/>
        <w:jc w:val="both"/>
        <w:divId w:val="2116439976"/>
        <w:rPr>
          <w:rFonts w:ascii="Times New Roman" w:hAnsi="Times New Roman" w:cs="Times New Roman"/>
          <w:lang w:val="en-US" w:eastAsia="zh-CN"/>
        </w:rPr>
      </w:pPr>
    </w:p>
    <w:p w14:paraId="08DACA68" w14:textId="77777777" w:rsidR="00267633" w:rsidRPr="00267633" w:rsidRDefault="00267633" w:rsidP="006172E9">
      <w:pPr>
        <w:numPr>
          <w:ilvl w:val="0"/>
          <w:numId w:val="98"/>
        </w:numPr>
        <w:spacing w:before="0" w:after="0" w:line="240" w:lineRule="auto"/>
        <w:ind w:left="1418" w:hanging="698"/>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If applicable, please state the dates when each of your insurance policies will mature and the surrender value as at this date:</w:t>
      </w:r>
    </w:p>
    <w:p w14:paraId="4C93B4EC"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5990A3F7" w14:textId="77777777" w:rsidR="00267633" w:rsidRPr="00267633" w:rsidRDefault="00267633" w:rsidP="00267633">
      <w:pPr>
        <w:spacing w:before="0" w:after="0" w:line="240" w:lineRule="auto"/>
        <w:jc w:val="both"/>
        <w:divId w:val="2116439976"/>
        <w:rPr>
          <w:rFonts w:ascii="Times New Roman" w:hAnsi="Times New Roman" w:cs="Times New Roman"/>
          <w:b/>
          <w:lang w:val="en-US" w:eastAsia="zh-CN"/>
        </w:rPr>
      </w:pPr>
      <w:r w:rsidRPr="00267633">
        <w:rPr>
          <w:rFonts w:ascii="Times New Roman" w:hAnsi="Times New Roman" w:cs="Times New Roman"/>
          <w:b/>
          <w:lang w:val="en-US" w:eastAsia="zh-CN"/>
        </w:rPr>
        <w:t>Shares (From Question 17)</w:t>
      </w:r>
    </w:p>
    <w:p w14:paraId="1CEF1998" w14:textId="77777777" w:rsidR="00267633" w:rsidRPr="00267633" w:rsidRDefault="00267633" w:rsidP="00267633">
      <w:pPr>
        <w:spacing w:before="0" w:after="0" w:line="240" w:lineRule="auto"/>
        <w:jc w:val="both"/>
        <w:divId w:val="2116439976"/>
        <w:rPr>
          <w:rFonts w:ascii="Times New Roman" w:hAnsi="Times New Roman" w:cs="Times New Roman"/>
          <w:b/>
          <w:lang w:val="en-US" w:eastAsia="zh-CN"/>
        </w:rPr>
      </w:pPr>
    </w:p>
    <w:p w14:paraId="1BB58E0C" w14:textId="77777777" w:rsidR="00267633" w:rsidRPr="00267633" w:rsidRDefault="00267633" w:rsidP="006172E9">
      <w:pPr>
        <w:numPr>
          <w:ilvl w:val="0"/>
          <w:numId w:val="98"/>
        </w:numPr>
        <w:spacing w:before="0" w:after="0" w:line="240" w:lineRule="auto"/>
        <w:ind w:left="1418" w:hanging="698"/>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If you own shares, please state the name of the company and the number of shares held. If you use a securities broker, please give particulars:</w:t>
      </w:r>
    </w:p>
    <w:p w14:paraId="1F17342F" w14:textId="77777777" w:rsidR="00267633" w:rsidRPr="00267633" w:rsidRDefault="00267633" w:rsidP="00267633">
      <w:pPr>
        <w:spacing w:before="0" w:after="0" w:line="240" w:lineRule="auto"/>
        <w:ind w:left="1418" w:hanging="698"/>
        <w:jc w:val="both"/>
        <w:divId w:val="2116439976"/>
        <w:rPr>
          <w:rFonts w:ascii="Times New Roman" w:hAnsi="Times New Roman" w:cs="Times New Roman"/>
          <w:lang w:val="en-US" w:eastAsia="zh-CN"/>
        </w:rPr>
      </w:pPr>
    </w:p>
    <w:p w14:paraId="5839B009" w14:textId="77777777" w:rsidR="00267633" w:rsidRPr="00267633" w:rsidRDefault="00267633" w:rsidP="006172E9">
      <w:pPr>
        <w:numPr>
          <w:ilvl w:val="0"/>
          <w:numId w:val="98"/>
        </w:numPr>
        <w:spacing w:before="0" w:after="0" w:line="240" w:lineRule="auto"/>
        <w:ind w:left="1418" w:hanging="698"/>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If you own unit trusts, please state the name of the bank/financial institution managing your unit trusts:</w:t>
      </w:r>
    </w:p>
    <w:p w14:paraId="3823359E" w14:textId="77777777" w:rsidR="00267633" w:rsidRPr="00267633" w:rsidRDefault="00267633" w:rsidP="00267633">
      <w:pPr>
        <w:spacing w:before="0" w:after="0" w:line="240" w:lineRule="auto"/>
        <w:ind w:left="1418" w:hanging="698"/>
        <w:divId w:val="2116439976"/>
        <w:rPr>
          <w:rFonts w:ascii="Times New Roman" w:hAnsi="Times New Roman" w:cs="Times New Roman"/>
          <w:lang w:val="en-US" w:eastAsia="zh-CN"/>
        </w:rPr>
      </w:pPr>
    </w:p>
    <w:p w14:paraId="39CCBAE7" w14:textId="77777777" w:rsidR="00267633" w:rsidRPr="00267633" w:rsidRDefault="00267633" w:rsidP="006172E9">
      <w:pPr>
        <w:numPr>
          <w:ilvl w:val="0"/>
          <w:numId w:val="98"/>
        </w:numPr>
        <w:spacing w:before="0" w:after="0" w:line="240" w:lineRule="auto"/>
        <w:ind w:left="1418" w:hanging="698"/>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Please state the estimated value of the shares/unit trusts:</w:t>
      </w:r>
    </w:p>
    <w:p w14:paraId="7E2AF4D9"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51002D3B" w14:textId="77777777" w:rsidR="00267633" w:rsidRPr="00267633" w:rsidRDefault="00267633" w:rsidP="00267633">
      <w:pPr>
        <w:spacing w:before="0" w:after="0" w:line="240" w:lineRule="auto"/>
        <w:jc w:val="both"/>
        <w:divId w:val="2116439976"/>
        <w:rPr>
          <w:rFonts w:ascii="Times New Roman" w:hAnsi="Times New Roman" w:cs="Times New Roman"/>
          <w:b/>
          <w:lang w:val="en-US" w:eastAsia="zh-CN"/>
        </w:rPr>
      </w:pPr>
      <w:r w:rsidRPr="00267633">
        <w:rPr>
          <w:rFonts w:ascii="Times New Roman" w:hAnsi="Times New Roman" w:cs="Times New Roman"/>
          <w:b/>
          <w:lang w:val="en-US" w:eastAsia="zh-CN"/>
        </w:rPr>
        <w:t>Beneficiary of trust, will or estate in intestacy (From Question 18)</w:t>
      </w:r>
    </w:p>
    <w:p w14:paraId="0ED408C7" w14:textId="77777777" w:rsidR="00267633" w:rsidRPr="00267633" w:rsidRDefault="00267633" w:rsidP="00267633">
      <w:pPr>
        <w:spacing w:before="0" w:after="0" w:line="240" w:lineRule="auto"/>
        <w:jc w:val="both"/>
        <w:divId w:val="2116439976"/>
        <w:rPr>
          <w:rFonts w:ascii="Times New Roman" w:hAnsi="Times New Roman" w:cs="Times New Roman"/>
          <w:b/>
          <w:lang w:val="en-US" w:eastAsia="zh-CN"/>
        </w:rPr>
      </w:pPr>
    </w:p>
    <w:p w14:paraId="776173AF" w14:textId="77777777" w:rsidR="00267633" w:rsidRPr="00267633" w:rsidRDefault="00267633" w:rsidP="006172E9">
      <w:pPr>
        <w:numPr>
          <w:ilvl w:val="0"/>
          <w:numId w:val="98"/>
        </w:numPr>
        <w:spacing w:before="0" w:after="0" w:line="240" w:lineRule="auto"/>
        <w:ind w:left="1418" w:hanging="698"/>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Please state the name of the person managing your beneficial interest i.e. your trustee, executor (where the deceased left a will) or administrator (where the deceased left no will):</w:t>
      </w:r>
    </w:p>
    <w:p w14:paraId="70A00605" w14:textId="77777777" w:rsidR="00267633" w:rsidRPr="00267633" w:rsidRDefault="00267633" w:rsidP="00267633">
      <w:pPr>
        <w:spacing w:before="0" w:after="0" w:line="240" w:lineRule="auto"/>
        <w:ind w:left="1080"/>
        <w:jc w:val="both"/>
        <w:divId w:val="2116439976"/>
        <w:rPr>
          <w:rFonts w:ascii="Times New Roman" w:hAnsi="Times New Roman" w:cs="Times New Roman"/>
          <w:lang w:val="en-US" w:eastAsia="zh-CN"/>
        </w:rPr>
      </w:pPr>
    </w:p>
    <w:p w14:paraId="4613DAFD" w14:textId="77777777" w:rsidR="00267633" w:rsidRPr="00267633" w:rsidRDefault="00267633" w:rsidP="006172E9">
      <w:pPr>
        <w:numPr>
          <w:ilvl w:val="0"/>
          <w:numId w:val="98"/>
        </w:num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Please state the name of the party leaving you the beneficial interest:</w:t>
      </w:r>
    </w:p>
    <w:p w14:paraId="02C4E86A"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p>
    <w:p w14:paraId="5714EF71" w14:textId="77777777" w:rsidR="00267633" w:rsidRPr="00267633" w:rsidRDefault="00267633" w:rsidP="006172E9">
      <w:pPr>
        <w:numPr>
          <w:ilvl w:val="0"/>
          <w:numId w:val="98"/>
        </w:num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Please state the value of your interest:</w:t>
      </w:r>
    </w:p>
    <w:p w14:paraId="5932A016"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p>
    <w:p w14:paraId="06345B44" w14:textId="77777777" w:rsidR="00267633" w:rsidRPr="00267633" w:rsidRDefault="00267633" w:rsidP="006172E9">
      <w:pPr>
        <w:numPr>
          <w:ilvl w:val="0"/>
          <w:numId w:val="98"/>
        </w:numPr>
        <w:spacing w:before="0" w:after="0" w:line="240" w:lineRule="auto"/>
        <w:ind w:left="1418" w:hanging="698"/>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If probate or letters of administration have been granted, please state the case no. for the grant:</w:t>
      </w:r>
    </w:p>
    <w:p w14:paraId="219DE911"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4202EED8" w14:textId="77777777" w:rsidR="00267633" w:rsidRPr="00267633" w:rsidRDefault="00267633" w:rsidP="00267633">
      <w:pPr>
        <w:spacing w:before="0" w:after="0" w:line="240" w:lineRule="auto"/>
        <w:jc w:val="both"/>
        <w:divId w:val="2116439976"/>
        <w:rPr>
          <w:rFonts w:ascii="Times New Roman" w:hAnsi="Times New Roman" w:cs="Times New Roman"/>
          <w:b/>
          <w:lang w:val="en-US" w:eastAsia="zh-CN"/>
        </w:rPr>
      </w:pPr>
      <w:r w:rsidRPr="00267633">
        <w:rPr>
          <w:rFonts w:ascii="Times New Roman" w:hAnsi="Times New Roman" w:cs="Times New Roman"/>
          <w:b/>
          <w:lang w:val="en-US" w:eastAsia="zh-CN"/>
        </w:rPr>
        <w:t>Other Assets (From Question 20)</w:t>
      </w:r>
    </w:p>
    <w:p w14:paraId="05919AC1" w14:textId="77777777" w:rsidR="00267633" w:rsidRPr="00267633" w:rsidRDefault="00267633" w:rsidP="00267633">
      <w:pPr>
        <w:spacing w:before="0" w:after="0" w:line="240" w:lineRule="auto"/>
        <w:jc w:val="both"/>
        <w:divId w:val="2116439976"/>
        <w:rPr>
          <w:rFonts w:ascii="Times New Roman" w:hAnsi="Times New Roman" w:cs="Times New Roman"/>
          <w:b/>
          <w:lang w:val="en-US" w:eastAsia="zh-CN"/>
        </w:rPr>
      </w:pPr>
    </w:p>
    <w:p w14:paraId="3DEAA020" w14:textId="77777777" w:rsidR="00267633" w:rsidRPr="00267633" w:rsidRDefault="00267633" w:rsidP="006172E9">
      <w:pPr>
        <w:numPr>
          <w:ilvl w:val="0"/>
          <w:numId w:val="98"/>
        </w:numPr>
        <w:spacing w:before="0" w:after="0" w:line="240" w:lineRule="auto"/>
        <w:ind w:left="1418" w:hanging="698"/>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Please provide details of the assets listed in Question 20 and state the estimated value of each asset and the basis for the estimation:</w:t>
      </w:r>
    </w:p>
    <w:p w14:paraId="6D0DC670" w14:textId="77777777" w:rsidR="0030694F" w:rsidRDefault="0030694F" w:rsidP="00267633">
      <w:pPr>
        <w:tabs>
          <w:tab w:val="left" w:pos="-720"/>
          <w:tab w:val="left" w:pos="720"/>
        </w:tabs>
        <w:suppressAutoHyphens/>
        <w:spacing w:before="0" w:after="0" w:line="240" w:lineRule="auto"/>
        <w:ind w:right="907"/>
        <w:divId w:val="2116439976"/>
        <w:rPr>
          <w:rFonts w:ascii="Times New Roman" w:hAnsi="Times New Roman" w:cs="Times New Roman"/>
          <w:sz w:val="22"/>
          <w:szCs w:val="22"/>
          <w:lang w:val="en-US" w:eastAsia="zh-CN"/>
        </w:rPr>
      </w:pPr>
    </w:p>
    <w:p w14:paraId="44829639" w14:textId="77777777" w:rsidR="0030694F" w:rsidRDefault="0030694F" w:rsidP="00267633">
      <w:pPr>
        <w:tabs>
          <w:tab w:val="left" w:pos="-720"/>
          <w:tab w:val="left" w:pos="720"/>
        </w:tabs>
        <w:suppressAutoHyphens/>
        <w:spacing w:before="0" w:after="0" w:line="240" w:lineRule="auto"/>
        <w:ind w:right="907"/>
        <w:divId w:val="2116439976"/>
        <w:rPr>
          <w:rFonts w:ascii="Times New Roman" w:hAnsi="Times New Roman" w:cs="Times New Roman"/>
          <w:sz w:val="22"/>
          <w:szCs w:val="22"/>
          <w:lang w:val="en-US" w:eastAsia="zh-CN"/>
        </w:rPr>
      </w:pPr>
    </w:p>
    <w:p w14:paraId="60C9D2F6" w14:textId="77777777" w:rsidR="0030694F" w:rsidRDefault="0030694F" w:rsidP="00267633">
      <w:pPr>
        <w:tabs>
          <w:tab w:val="left" w:pos="-720"/>
          <w:tab w:val="left" w:pos="720"/>
        </w:tabs>
        <w:suppressAutoHyphens/>
        <w:spacing w:before="0" w:after="0" w:line="240" w:lineRule="auto"/>
        <w:ind w:right="907"/>
        <w:divId w:val="2116439976"/>
        <w:rPr>
          <w:rFonts w:ascii="Times New Roman" w:hAnsi="Times New Roman" w:cs="Times New Roman"/>
          <w:sz w:val="22"/>
          <w:szCs w:val="22"/>
          <w:lang w:val="en-US" w:eastAsia="zh-CN"/>
        </w:rPr>
      </w:pPr>
    </w:p>
    <w:p w14:paraId="39AF016F" w14:textId="77777777" w:rsidR="0030694F" w:rsidRDefault="0030694F" w:rsidP="00267633">
      <w:pPr>
        <w:tabs>
          <w:tab w:val="left" w:pos="-720"/>
          <w:tab w:val="left" w:pos="720"/>
        </w:tabs>
        <w:suppressAutoHyphens/>
        <w:spacing w:before="0" w:after="0" w:line="240" w:lineRule="auto"/>
        <w:ind w:right="907"/>
        <w:divId w:val="2116439976"/>
        <w:rPr>
          <w:rFonts w:ascii="Times New Roman" w:hAnsi="Times New Roman" w:cs="Times New Roman"/>
          <w:sz w:val="22"/>
          <w:szCs w:val="22"/>
          <w:lang w:val="en-US" w:eastAsia="zh-CN"/>
        </w:rPr>
      </w:pPr>
    </w:p>
    <w:p w14:paraId="09D6BF8B" w14:textId="77777777" w:rsidR="0030694F" w:rsidRDefault="0030694F" w:rsidP="00267633">
      <w:pPr>
        <w:tabs>
          <w:tab w:val="left" w:pos="-720"/>
          <w:tab w:val="left" w:pos="720"/>
        </w:tabs>
        <w:suppressAutoHyphens/>
        <w:spacing w:before="0" w:after="0" w:line="240" w:lineRule="auto"/>
        <w:ind w:right="907"/>
        <w:divId w:val="2116439976"/>
        <w:rPr>
          <w:rFonts w:ascii="Times New Roman" w:hAnsi="Times New Roman" w:cs="Times New Roman"/>
          <w:sz w:val="22"/>
          <w:szCs w:val="22"/>
          <w:lang w:val="en-US" w:eastAsia="zh-CN"/>
        </w:rPr>
      </w:pPr>
    </w:p>
    <w:p w14:paraId="0E7EDE2A" w14:textId="77777777" w:rsidR="0030694F" w:rsidRDefault="0030694F" w:rsidP="00267633">
      <w:pPr>
        <w:tabs>
          <w:tab w:val="left" w:pos="-720"/>
          <w:tab w:val="left" w:pos="720"/>
        </w:tabs>
        <w:suppressAutoHyphens/>
        <w:spacing w:before="0" w:after="0" w:line="240" w:lineRule="auto"/>
        <w:ind w:right="907"/>
        <w:divId w:val="2116439976"/>
        <w:rPr>
          <w:rFonts w:ascii="Times New Roman" w:hAnsi="Times New Roman" w:cs="Times New Roman"/>
          <w:sz w:val="22"/>
          <w:szCs w:val="22"/>
          <w:lang w:val="en-US" w:eastAsia="zh-CN"/>
        </w:rPr>
      </w:pPr>
    </w:p>
    <w:p w14:paraId="341D9A3F" w14:textId="77777777" w:rsidR="0030694F" w:rsidRDefault="0030694F" w:rsidP="00267633">
      <w:pPr>
        <w:tabs>
          <w:tab w:val="left" w:pos="-720"/>
          <w:tab w:val="left" w:pos="720"/>
        </w:tabs>
        <w:suppressAutoHyphens/>
        <w:spacing w:before="0" w:after="0" w:line="240" w:lineRule="auto"/>
        <w:ind w:right="907"/>
        <w:divId w:val="2116439976"/>
        <w:rPr>
          <w:rFonts w:ascii="Times New Roman" w:hAnsi="Times New Roman" w:cs="Times New Roman"/>
          <w:sz w:val="22"/>
          <w:szCs w:val="22"/>
          <w:lang w:val="en-US" w:eastAsia="zh-CN"/>
        </w:rPr>
      </w:pPr>
    </w:p>
    <w:p w14:paraId="6EB32412" w14:textId="77777777" w:rsidR="0030694F" w:rsidRDefault="0030694F" w:rsidP="00267633">
      <w:pPr>
        <w:tabs>
          <w:tab w:val="left" w:pos="-720"/>
          <w:tab w:val="left" w:pos="720"/>
        </w:tabs>
        <w:suppressAutoHyphens/>
        <w:spacing w:before="0" w:after="0" w:line="240" w:lineRule="auto"/>
        <w:ind w:right="907"/>
        <w:divId w:val="2116439976"/>
        <w:rPr>
          <w:rFonts w:ascii="Times New Roman" w:hAnsi="Times New Roman" w:cs="Times New Roman"/>
          <w:sz w:val="22"/>
          <w:szCs w:val="22"/>
          <w:lang w:val="en-US" w:eastAsia="zh-CN"/>
        </w:rPr>
      </w:pPr>
    </w:p>
    <w:p w14:paraId="697BC7CA" w14:textId="77777777" w:rsidR="0030694F" w:rsidRDefault="0030694F" w:rsidP="0030694F">
      <w:pPr>
        <w:tabs>
          <w:tab w:val="left" w:pos="-720"/>
          <w:tab w:val="left" w:pos="720"/>
        </w:tabs>
        <w:suppressAutoHyphens/>
        <w:spacing w:before="0" w:after="0" w:line="240" w:lineRule="auto"/>
        <w:ind w:right="907"/>
        <w:jc w:val="center"/>
        <w:divId w:val="2116439976"/>
        <w:rPr>
          <w:rFonts w:ascii="Times New Roman" w:hAnsi="Times New Roman" w:cs="Times New Roman"/>
          <w:sz w:val="22"/>
          <w:szCs w:val="22"/>
          <w:lang w:val="en-US" w:eastAsia="zh-CN"/>
        </w:rPr>
      </w:pPr>
      <w:r>
        <w:rPr>
          <w:rFonts w:ascii="Times New Roman" w:hAnsi="Times New Roman" w:cs="Times New Roman"/>
          <w:sz w:val="22"/>
          <w:szCs w:val="22"/>
          <w:lang w:val="en-US" w:eastAsia="zh-CN"/>
        </w:rPr>
        <w:lastRenderedPageBreak/>
        <w:t xml:space="preserve">           FORM 249</w:t>
      </w:r>
    </w:p>
    <w:p w14:paraId="4CAC76F6" w14:textId="77777777" w:rsidR="00267633" w:rsidRPr="00267633" w:rsidRDefault="00267633" w:rsidP="00267633">
      <w:pPr>
        <w:tabs>
          <w:tab w:val="left" w:pos="-720"/>
          <w:tab w:val="left" w:pos="720"/>
        </w:tabs>
        <w:suppressAutoHyphens/>
        <w:spacing w:before="0" w:after="0" w:line="240" w:lineRule="auto"/>
        <w:ind w:right="907"/>
        <w:divId w:val="2116439976"/>
        <w:rPr>
          <w:rFonts w:ascii="Times New Roman" w:hAnsi="Times New Roman" w:cs="Times New Roman"/>
          <w:sz w:val="22"/>
          <w:szCs w:val="22"/>
          <w:lang w:val="en-US" w:eastAsia="zh-CN"/>
        </w:rPr>
      </w:pPr>
      <w:r w:rsidRPr="00267633">
        <w:rPr>
          <w:rFonts w:ascii="Times New Roman" w:hAnsi="Times New Roman" w:cs="Times New Roman"/>
          <w:sz w:val="22"/>
          <w:szCs w:val="22"/>
          <w:lang w:val="en-US" w:eastAsia="zh-CN"/>
        </w:rPr>
        <w:t>Para 122</w:t>
      </w:r>
    </w:p>
    <w:p w14:paraId="0F5C8866" w14:textId="77777777" w:rsidR="00267633" w:rsidRPr="00267633" w:rsidRDefault="00267633" w:rsidP="00267633">
      <w:pPr>
        <w:tabs>
          <w:tab w:val="left" w:pos="-720"/>
          <w:tab w:val="left" w:pos="720"/>
        </w:tabs>
        <w:suppressAutoHyphens/>
        <w:spacing w:before="0" w:after="0" w:line="240" w:lineRule="auto"/>
        <w:ind w:right="907"/>
        <w:jc w:val="center"/>
        <w:divId w:val="2116439976"/>
        <w:rPr>
          <w:rFonts w:ascii="Times New Roman" w:hAnsi="Times New Roman" w:cs="Times New Roman"/>
          <w:lang w:val="en-US" w:eastAsia="zh-CN"/>
        </w:rPr>
      </w:pPr>
      <w:r w:rsidRPr="00267633">
        <w:rPr>
          <w:rFonts w:ascii="Times New Roman" w:hAnsi="Times New Roman" w:cs="Times New Roman"/>
          <w:lang w:val="en-US" w:eastAsia="zh-CN"/>
        </w:rPr>
        <w:tab/>
        <w:t>(Title as in the action)</w:t>
      </w:r>
    </w:p>
    <w:p w14:paraId="6BE95A0A" w14:textId="77777777" w:rsidR="00267633" w:rsidRPr="00267633" w:rsidRDefault="00267633" w:rsidP="00267633">
      <w:pPr>
        <w:tabs>
          <w:tab w:val="left" w:pos="-720"/>
          <w:tab w:val="left" w:pos="720"/>
        </w:tabs>
        <w:suppressAutoHyphens/>
        <w:spacing w:before="0" w:after="0" w:line="240" w:lineRule="auto"/>
        <w:ind w:right="907"/>
        <w:jc w:val="center"/>
        <w:divId w:val="2116439976"/>
        <w:rPr>
          <w:rFonts w:ascii="Times New Roman" w:hAnsi="Times New Roman" w:cs="Times New Roman"/>
          <w:lang w:val="en-US" w:eastAsia="zh-CN"/>
        </w:rPr>
      </w:pPr>
    </w:p>
    <w:p w14:paraId="7230192E" w14:textId="77777777" w:rsidR="00267633" w:rsidRPr="00267633" w:rsidRDefault="00267633" w:rsidP="00267633">
      <w:pPr>
        <w:keepNext/>
        <w:spacing w:before="0" w:after="0" w:line="240" w:lineRule="auto"/>
        <w:ind w:left="851" w:right="850"/>
        <w:jc w:val="center"/>
        <w:outlineLvl w:val="1"/>
        <w:divId w:val="2116439976"/>
        <w:rPr>
          <w:rFonts w:ascii="Times New Roman" w:hAnsi="Times New Roman"/>
          <w:b/>
          <w:bCs/>
          <w:iCs/>
          <w:lang w:val="en-US" w:eastAsia="zh-CN"/>
        </w:rPr>
      </w:pPr>
      <w:r w:rsidRPr="00267633">
        <w:rPr>
          <w:rFonts w:ascii="Times New Roman" w:hAnsi="Times New Roman"/>
          <w:b/>
          <w:bCs/>
          <w:iCs/>
          <w:lang w:val="en-US" w:eastAsia="zh-CN"/>
        </w:rPr>
        <w:t>QUESTIONNAIRE FOR THE EXAMINATION OF (NAME OF OFFICER OF JUDGMENT DEBTOR)</w:t>
      </w:r>
    </w:p>
    <w:p w14:paraId="3A42FB1D" w14:textId="77777777" w:rsidR="00267633" w:rsidRPr="00267633" w:rsidRDefault="00267633" w:rsidP="00267633">
      <w:pPr>
        <w:tabs>
          <w:tab w:val="left" w:pos="-720"/>
          <w:tab w:val="left" w:pos="720"/>
        </w:tabs>
        <w:suppressAutoHyphens/>
        <w:spacing w:before="0" w:after="0"/>
        <w:ind w:right="907"/>
        <w:jc w:val="both"/>
        <w:divId w:val="2116439976"/>
        <w:rPr>
          <w:rFonts w:ascii="Times New Roman" w:hAnsi="Times New Roman" w:cs="Times New Roman"/>
          <w:lang w:val="en-US" w:eastAsia="zh-CN"/>
        </w:rPr>
      </w:pPr>
    </w:p>
    <w:p w14:paraId="36A855B0" w14:textId="77777777" w:rsidR="00267633" w:rsidRPr="00267633" w:rsidRDefault="00267633" w:rsidP="00267633">
      <w:pPr>
        <w:spacing w:before="0" w:after="0"/>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ab/>
        <w:t xml:space="preserve">Please be informed that you, (name of officer of judgment debtor), have been summoned by the abovementioned judgment creditor to attend at the Family Justice Courts on (date and time) to: </w:t>
      </w:r>
    </w:p>
    <w:p w14:paraId="72EC05B8" w14:textId="77777777" w:rsidR="00267633" w:rsidRPr="00267633" w:rsidRDefault="00267633" w:rsidP="00267633">
      <w:pPr>
        <w:tabs>
          <w:tab w:val="left" w:pos="-720"/>
          <w:tab w:val="left" w:pos="720"/>
        </w:tabs>
        <w:suppressAutoHyphens/>
        <w:spacing w:before="0" w:after="0"/>
        <w:ind w:right="900"/>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 xml:space="preserve">(a) </w:t>
      </w:r>
      <w:r w:rsidRPr="00267633">
        <w:rPr>
          <w:rFonts w:ascii="Times New Roman" w:hAnsi="Times New Roman" w:cs="Times New Roman"/>
          <w:lang w:val="en-US" w:eastAsia="zh-CN"/>
        </w:rPr>
        <w:tab/>
        <w:t>provide answers to the questions set out herein; and</w:t>
      </w:r>
    </w:p>
    <w:p w14:paraId="63A45A4E" w14:textId="77777777" w:rsidR="00267633" w:rsidRPr="00267633" w:rsidRDefault="00267633" w:rsidP="00267633">
      <w:pPr>
        <w:spacing w:before="0" w:after="0"/>
        <w:ind w:left="720" w:hanging="720"/>
        <w:jc w:val="both"/>
        <w:divId w:val="2116439976"/>
        <w:rPr>
          <w:rFonts w:ascii="Times New Roman" w:hAnsi="Times New Roman" w:cs="Times New Roman"/>
          <w:lang w:val="en-GB" w:eastAsia="en-GB"/>
        </w:rPr>
      </w:pPr>
      <w:r w:rsidRPr="00267633">
        <w:rPr>
          <w:rFonts w:ascii="Times New Roman" w:hAnsi="Times New Roman" w:cs="Times New Roman"/>
          <w:lang w:val="en-GB" w:eastAsia="en-GB"/>
        </w:rPr>
        <w:t>(b)</w:t>
      </w:r>
      <w:r w:rsidRPr="00267633">
        <w:rPr>
          <w:rFonts w:ascii="Times New Roman" w:hAnsi="Times New Roman" w:cs="Times New Roman"/>
          <w:lang w:val="en-GB" w:eastAsia="en-GB"/>
        </w:rPr>
        <w:tab/>
        <w:t>produce documents set out below:</w:t>
      </w:r>
    </w:p>
    <w:p w14:paraId="332942EB" w14:textId="77777777" w:rsidR="00267633" w:rsidRPr="00267633" w:rsidRDefault="00267633" w:rsidP="006172E9">
      <w:pPr>
        <w:numPr>
          <w:ilvl w:val="0"/>
          <w:numId w:val="100"/>
        </w:numPr>
        <w:spacing w:before="0" w:after="0" w:line="240" w:lineRule="auto"/>
        <w:ind w:left="1276" w:hanging="556"/>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 xml:space="preserve">the Company’s bank statements for the past 6 </w:t>
      </w:r>
      <w:proofErr w:type="gramStart"/>
      <w:r w:rsidRPr="00267633">
        <w:rPr>
          <w:rFonts w:ascii="Times New Roman" w:hAnsi="Times New Roman" w:cs="Times New Roman"/>
          <w:lang w:val="en-US" w:eastAsia="zh-CN"/>
        </w:rPr>
        <w:t>months;</w:t>
      </w:r>
      <w:proofErr w:type="gramEnd"/>
    </w:p>
    <w:p w14:paraId="50F91061"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7DF63F5D" w14:textId="77777777" w:rsidR="00267633" w:rsidRPr="00267633" w:rsidRDefault="00267633" w:rsidP="006172E9">
      <w:pPr>
        <w:numPr>
          <w:ilvl w:val="0"/>
          <w:numId w:val="100"/>
        </w:numPr>
        <w:spacing w:before="0" w:after="0" w:line="240" w:lineRule="auto"/>
        <w:ind w:left="1276" w:hanging="567"/>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 xml:space="preserve">the Company’s audited returns for the last period of </w:t>
      </w:r>
      <w:proofErr w:type="gramStart"/>
      <w:r w:rsidRPr="00267633">
        <w:rPr>
          <w:rFonts w:ascii="Times New Roman" w:hAnsi="Times New Roman" w:cs="Times New Roman"/>
          <w:lang w:val="en-US" w:eastAsia="zh-CN"/>
        </w:rPr>
        <w:t>assessment;</w:t>
      </w:r>
      <w:proofErr w:type="gramEnd"/>
    </w:p>
    <w:p w14:paraId="6AE9C2BA" w14:textId="77777777" w:rsidR="00267633" w:rsidRPr="00267633" w:rsidRDefault="00267633" w:rsidP="00267633">
      <w:pPr>
        <w:spacing w:before="0" w:after="0" w:line="240" w:lineRule="auto"/>
        <w:ind w:left="1276" w:hanging="567"/>
        <w:jc w:val="both"/>
        <w:divId w:val="2116439976"/>
        <w:rPr>
          <w:rFonts w:ascii="Times New Roman" w:hAnsi="Times New Roman" w:cs="Times New Roman"/>
          <w:lang w:val="en-US" w:eastAsia="zh-CN"/>
        </w:rPr>
      </w:pPr>
    </w:p>
    <w:p w14:paraId="24E041CC" w14:textId="77777777" w:rsidR="00267633" w:rsidRPr="00267633" w:rsidRDefault="00267633" w:rsidP="006172E9">
      <w:pPr>
        <w:numPr>
          <w:ilvl w:val="0"/>
          <w:numId w:val="100"/>
        </w:numPr>
        <w:spacing w:before="0" w:after="0" w:line="240" w:lineRule="auto"/>
        <w:ind w:left="1276" w:hanging="567"/>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 xml:space="preserve">the Company’s last 3 statements from the Central Provident Fund (CPF) </w:t>
      </w:r>
      <w:proofErr w:type="gramStart"/>
      <w:r w:rsidRPr="00267633">
        <w:rPr>
          <w:rFonts w:ascii="Times New Roman" w:hAnsi="Times New Roman" w:cs="Times New Roman"/>
          <w:lang w:val="en-US" w:eastAsia="zh-CN"/>
        </w:rPr>
        <w:t>Board;</w:t>
      </w:r>
      <w:proofErr w:type="gramEnd"/>
    </w:p>
    <w:p w14:paraId="4A48FC0F" w14:textId="77777777" w:rsidR="00267633" w:rsidRPr="00267633" w:rsidRDefault="00267633" w:rsidP="00267633">
      <w:pPr>
        <w:spacing w:before="0" w:after="0" w:line="240" w:lineRule="auto"/>
        <w:ind w:left="1276" w:hanging="567"/>
        <w:jc w:val="both"/>
        <w:divId w:val="2116439976"/>
        <w:rPr>
          <w:rFonts w:ascii="Times New Roman" w:hAnsi="Times New Roman" w:cs="Times New Roman"/>
          <w:lang w:val="en-US" w:eastAsia="zh-CN"/>
        </w:rPr>
      </w:pPr>
    </w:p>
    <w:p w14:paraId="6CFABA31" w14:textId="77777777" w:rsidR="00267633" w:rsidRPr="00267633" w:rsidRDefault="00267633" w:rsidP="006172E9">
      <w:pPr>
        <w:numPr>
          <w:ilvl w:val="0"/>
          <w:numId w:val="100"/>
        </w:numPr>
        <w:spacing w:before="0" w:after="0" w:line="240" w:lineRule="auto"/>
        <w:ind w:left="1276" w:hanging="567"/>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 xml:space="preserve">the Company’s last 3 statements from the Central Depository (CDP) and/or its securities broker or fund manager in respect of its shares, bonds and/or unit </w:t>
      </w:r>
      <w:proofErr w:type="gramStart"/>
      <w:r w:rsidRPr="00267633">
        <w:rPr>
          <w:rFonts w:ascii="Times New Roman" w:hAnsi="Times New Roman" w:cs="Times New Roman"/>
          <w:lang w:val="en-US" w:eastAsia="zh-CN"/>
        </w:rPr>
        <w:t>trusts;</w:t>
      </w:r>
      <w:proofErr w:type="gramEnd"/>
    </w:p>
    <w:p w14:paraId="69C5D578" w14:textId="77777777" w:rsidR="00267633" w:rsidRPr="00267633" w:rsidRDefault="00267633" w:rsidP="00267633">
      <w:pPr>
        <w:spacing w:before="0" w:after="0" w:line="240" w:lineRule="auto"/>
        <w:ind w:left="1276" w:hanging="567"/>
        <w:jc w:val="both"/>
        <w:divId w:val="2116439976"/>
        <w:rPr>
          <w:rFonts w:ascii="Times New Roman" w:hAnsi="Times New Roman" w:cs="Times New Roman"/>
          <w:lang w:val="en-US" w:eastAsia="zh-CN"/>
        </w:rPr>
      </w:pPr>
    </w:p>
    <w:p w14:paraId="659B5D8B" w14:textId="77777777" w:rsidR="00267633" w:rsidRPr="00267633" w:rsidRDefault="00267633" w:rsidP="006172E9">
      <w:pPr>
        <w:numPr>
          <w:ilvl w:val="0"/>
          <w:numId w:val="100"/>
        </w:numPr>
        <w:spacing w:before="0" w:after="0" w:line="240" w:lineRule="auto"/>
        <w:ind w:left="1276" w:hanging="567"/>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 xml:space="preserve">the Company’s motor vehicle log card/printout of its motor vehicle registration details and hire purchase agreement in respect of the Company’s motor </w:t>
      </w:r>
      <w:proofErr w:type="gramStart"/>
      <w:r w:rsidRPr="00267633">
        <w:rPr>
          <w:rFonts w:ascii="Times New Roman" w:hAnsi="Times New Roman" w:cs="Times New Roman"/>
          <w:lang w:val="en-US" w:eastAsia="zh-CN"/>
        </w:rPr>
        <w:t>vehicle;</w:t>
      </w:r>
      <w:proofErr w:type="gramEnd"/>
    </w:p>
    <w:p w14:paraId="14608E7E" w14:textId="77777777" w:rsidR="00267633" w:rsidRPr="00267633" w:rsidRDefault="00267633" w:rsidP="00267633">
      <w:pPr>
        <w:spacing w:before="0" w:after="0" w:line="240" w:lineRule="auto"/>
        <w:ind w:left="1276" w:hanging="567"/>
        <w:jc w:val="both"/>
        <w:divId w:val="2116439976"/>
        <w:rPr>
          <w:rFonts w:ascii="Times New Roman" w:hAnsi="Times New Roman" w:cs="Times New Roman"/>
          <w:lang w:val="en-US" w:eastAsia="zh-CN"/>
        </w:rPr>
      </w:pPr>
    </w:p>
    <w:p w14:paraId="574727F4" w14:textId="77777777" w:rsidR="00267633" w:rsidRPr="00267633" w:rsidRDefault="00267633" w:rsidP="006172E9">
      <w:pPr>
        <w:numPr>
          <w:ilvl w:val="0"/>
          <w:numId w:val="100"/>
        </w:numPr>
        <w:spacing w:before="0" w:after="0" w:line="240" w:lineRule="auto"/>
        <w:ind w:left="1276" w:hanging="567"/>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the Company’s lease agreements, title deeds or certificates of title in respect of its properties, or its rental agreements.</w:t>
      </w:r>
    </w:p>
    <w:p w14:paraId="5FD48D9C" w14:textId="77777777" w:rsidR="00267633" w:rsidRPr="00267633" w:rsidRDefault="00267633" w:rsidP="00267633">
      <w:pPr>
        <w:tabs>
          <w:tab w:val="left" w:pos="-720"/>
          <w:tab w:val="left" w:pos="720"/>
        </w:tabs>
        <w:suppressAutoHyphens/>
        <w:spacing w:before="0" w:after="0"/>
        <w:ind w:right="900"/>
        <w:jc w:val="both"/>
        <w:divId w:val="2116439976"/>
        <w:rPr>
          <w:rFonts w:ascii="Times New Roman" w:hAnsi="Times New Roman" w:cs="Times New Roman"/>
          <w:lang w:val="en-US" w:eastAsia="zh-CN"/>
        </w:rPr>
      </w:pPr>
    </w:p>
    <w:p w14:paraId="78498EEE" w14:textId="77777777" w:rsidR="00267633" w:rsidRPr="00267633" w:rsidRDefault="00267633" w:rsidP="00267633">
      <w:pPr>
        <w:spacing w:before="0" w:after="0"/>
        <w:ind w:right="26"/>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ab/>
        <w:t xml:space="preserve">Please answer these questions carefully as the Court will require you to confirm on oath that your answers are true to the best of your knowledge, </w:t>
      </w:r>
      <w:proofErr w:type="gramStart"/>
      <w:r w:rsidRPr="00267633">
        <w:rPr>
          <w:rFonts w:ascii="Times New Roman" w:hAnsi="Times New Roman" w:cs="Times New Roman"/>
          <w:lang w:val="en-US" w:eastAsia="zh-CN"/>
        </w:rPr>
        <w:t>information</w:t>
      </w:r>
      <w:proofErr w:type="gramEnd"/>
      <w:r w:rsidRPr="00267633">
        <w:rPr>
          <w:rFonts w:ascii="Times New Roman" w:hAnsi="Times New Roman" w:cs="Times New Roman"/>
          <w:lang w:val="en-US" w:eastAsia="zh-CN"/>
        </w:rPr>
        <w:t xml:space="preserve"> and belief. Please bring this completed questionnaire and the documents with you at the Court hearing.</w:t>
      </w:r>
    </w:p>
    <w:p w14:paraId="38FD4AEE" w14:textId="77777777" w:rsidR="00267633" w:rsidRPr="00267633" w:rsidRDefault="00267633" w:rsidP="00267633">
      <w:pPr>
        <w:tabs>
          <w:tab w:val="left" w:pos="-720"/>
          <w:tab w:val="left" w:pos="720"/>
        </w:tabs>
        <w:suppressAutoHyphens/>
        <w:spacing w:before="0" w:after="0"/>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ab/>
      </w:r>
    </w:p>
    <w:p w14:paraId="683059B6" w14:textId="77777777" w:rsidR="00267633" w:rsidRPr="00267633" w:rsidRDefault="00267633" w:rsidP="00267633">
      <w:pPr>
        <w:tabs>
          <w:tab w:val="left" w:pos="-720"/>
          <w:tab w:val="left" w:pos="720"/>
        </w:tabs>
        <w:suppressAutoHyphens/>
        <w:spacing w:before="0" w:after="0"/>
        <w:jc w:val="both"/>
        <w:divId w:val="2116439976"/>
        <w:rPr>
          <w:rFonts w:ascii="Times New Roman" w:hAnsi="Times New Roman" w:cs="Times New Roman"/>
          <w:lang w:val="en-US" w:eastAsia="zh-CN"/>
        </w:rPr>
      </w:pPr>
      <w:r w:rsidRPr="00267633">
        <w:rPr>
          <w:rFonts w:ascii="Times New Roman" w:hAnsi="Times New Roman" w:cs="Times New Roman"/>
          <w:b/>
          <w:lang w:val="en-US" w:eastAsia="zh-CN"/>
        </w:rPr>
        <w:tab/>
        <w:t>IMPORTANT NOTICE</w:t>
      </w:r>
      <w:r w:rsidRPr="00267633">
        <w:rPr>
          <w:rFonts w:ascii="Times New Roman" w:hAnsi="Times New Roman" w:cs="Times New Roman"/>
          <w:lang w:val="en-US" w:eastAsia="zh-CN"/>
        </w:rPr>
        <w:t xml:space="preserve">: You are required to attend the hearing unless you </w:t>
      </w:r>
      <w:proofErr w:type="gramStart"/>
      <w:r w:rsidRPr="00267633">
        <w:rPr>
          <w:rFonts w:ascii="Times New Roman" w:hAnsi="Times New Roman" w:cs="Times New Roman"/>
          <w:lang w:val="en-US" w:eastAsia="zh-CN"/>
        </w:rPr>
        <w:t>have  obtained</w:t>
      </w:r>
      <w:proofErr w:type="gramEnd"/>
      <w:r w:rsidRPr="00267633">
        <w:rPr>
          <w:rFonts w:ascii="Times New Roman" w:hAnsi="Times New Roman" w:cs="Times New Roman"/>
          <w:lang w:val="en-US" w:eastAsia="zh-CN"/>
        </w:rPr>
        <w:t xml:space="preserve"> the consent of the judgment creditor to dispense with your attendance in Court or  to discharge the Order requiring your attendance. If you fail to attend the hearing without obtaining the consent of the judgment creditor, the judgment creditor may commence committal proceedings against you for your failure to attend Court. The penalty that may be imposed by Court for such failure is fine and/or imprisonment.</w:t>
      </w:r>
    </w:p>
    <w:p w14:paraId="21EE7F60" w14:textId="77777777" w:rsidR="00267633" w:rsidRPr="00267633" w:rsidRDefault="00267633" w:rsidP="00267633">
      <w:pPr>
        <w:tabs>
          <w:tab w:val="left" w:pos="-720"/>
          <w:tab w:val="left" w:pos="720"/>
        </w:tabs>
        <w:suppressAutoHyphens/>
        <w:spacing w:before="0" w:after="0"/>
        <w:ind w:right="900"/>
        <w:jc w:val="both"/>
        <w:divId w:val="2116439976"/>
        <w:rPr>
          <w:rFonts w:ascii="Times New Roman" w:hAnsi="Times New Roman" w:cs="Times New Roman"/>
          <w:lang w:val="en-US" w:eastAsia="zh-CN"/>
        </w:rPr>
      </w:pPr>
    </w:p>
    <w:p w14:paraId="55993AB3" w14:textId="77777777" w:rsidR="00267633" w:rsidRPr="00267633" w:rsidRDefault="00267633" w:rsidP="00267633">
      <w:pPr>
        <w:spacing w:before="0" w:after="0"/>
        <w:ind w:firstLine="720"/>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 xml:space="preserve">You may therefore wish to contact the solicitor for the judgment creditor (name of law firm and solicitor having conduct of the case) at (address and telephone contact no.) to obtain </w:t>
      </w:r>
      <w:r w:rsidRPr="00267633">
        <w:rPr>
          <w:rFonts w:ascii="Times New Roman" w:hAnsi="Times New Roman" w:cs="Times New Roman"/>
          <w:lang w:val="en-US" w:eastAsia="zh-CN"/>
        </w:rPr>
        <w:lastRenderedPageBreak/>
        <w:t>the consent of the judgment creditor for the necessary dispensation and discharge. You may also choose to engage your own solicitor to advise you on your rights and duties in relation to these proceedings.</w:t>
      </w:r>
    </w:p>
    <w:p w14:paraId="726DC109" w14:textId="77777777" w:rsidR="00267633" w:rsidRPr="00267633" w:rsidRDefault="00267633" w:rsidP="00267633">
      <w:pPr>
        <w:spacing w:before="0" w:after="0"/>
        <w:jc w:val="both"/>
        <w:divId w:val="2116439976"/>
        <w:rPr>
          <w:rFonts w:ascii="Times New Roman" w:hAnsi="Times New Roman" w:cs="Times New Roman"/>
          <w:b/>
          <w:lang w:val="en-US" w:eastAsia="zh-CN"/>
        </w:rPr>
      </w:pPr>
    </w:p>
    <w:p w14:paraId="77937891" w14:textId="77777777" w:rsidR="00267633" w:rsidRPr="00267633" w:rsidRDefault="00267633" w:rsidP="00267633">
      <w:pPr>
        <w:spacing w:before="0" w:after="0"/>
        <w:jc w:val="both"/>
        <w:divId w:val="2116439976"/>
        <w:rPr>
          <w:rFonts w:ascii="Times New Roman" w:hAnsi="Times New Roman" w:cs="Times New Roman"/>
          <w:b/>
          <w:lang w:val="en-US" w:eastAsia="zh-CN"/>
        </w:rPr>
      </w:pPr>
      <w:r w:rsidRPr="00267633">
        <w:rPr>
          <w:rFonts w:ascii="Times New Roman" w:hAnsi="Times New Roman" w:cs="Times New Roman"/>
          <w:b/>
          <w:lang w:val="en-US" w:eastAsia="zh-CN"/>
        </w:rPr>
        <w:br w:type="page"/>
      </w:r>
      <w:r w:rsidRPr="00267633">
        <w:rPr>
          <w:rFonts w:ascii="Times New Roman" w:hAnsi="Times New Roman" w:cs="Times New Roman"/>
          <w:b/>
          <w:lang w:val="en-US" w:eastAsia="zh-CN"/>
        </w:rPr>
        <w:lastRenderedPageBreak/>
        <w:t>Personal particulars</w:t>
      </w:r>
    </w:p>
    <w:p w14:paraId="6F854E15"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tbl>
      <w:tblPr>
        <w:tblW w:w="7905" w:type="dxa"/>
        <w:tblBorders>
          <w:top w:val="single" w:sz="4" w:space="0" w:color="auto"/>
          <w:left w:val="single" w:sz="4" w:space="0" w:color="auto"/>
          <w:bottom w:val="single" w:sz="4" w:space="0" w:color="auto"/>
          <w:right w:val="single" w:sz="4" w:space="0" w:color="auto"/>
          <w:insideH w:val="single" w:sz="4" w:space="0" w:color="auto"/>
        </w:tblBorders>
        <w:tblLook w:val="04A0" w:firstRow="1" w:lastRow="0" w:firstColumn="1" w:lastColumn="0" w:noHBand="0" w:noVBand="1"/>
      </w:tblPr>
      <w:tblGrid>
        <w:gridCol w:w="675"/>
        <w:gridCol w:w="7230"/>
      </w:tblGrid>
      <w:tr w:rsidR="00267633" w:rsidRPr="00267633" w14:paraId="7E826203" w14:textId="77777777" w:rsidTr="00267633">
        <w:trPr>
          <w:divId w:val="2116439976"/>
        </w:trPr>
        <w:tc>
          <w:tcPr>
            <w:tcW w:w="675" w:type="dxa"/>
          </w:tcPr>
          <w:p w14:paraId="68115BC3"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1.</w:t>
            </w:r>
          </w:p>
        </w:tc>
        <w:tc>
          <w:tcPr>
            <w:tcW w:w="7230" w:type="dxa"/>
          </w:tcPr>
          <w:p w14:paraId="7CFA2379"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Full Name:</w:t>
            </w:r>
          </w:p>
          <w:p w14:paraId="232FDEC8"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r w:rsidR="00267633" w:rsidRPr="00267633" w14:paraId="36C71856" w14:textId="77777777" w:rsidTr="00267633">
        <w:trPr>
          <w:divId w:val="2116439976"/>
        </w:trPr>
        <w:tc>
          <w:tcPr>
            <w:tcW w:w="675" w:type="dxa"/>
          </w:tcPr>
          <w:p w14:paraId="6AF7189B"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2.</w:t>
            </w:r>
          </w:p>
        </w:tc>
        <w:tc>
          <w:tcPr>
            <w:tcW w:w="7230" w:type="dxa"/>
          </w:tcPr>
          <w:p w14:paraId="2477D48B"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NRIC/Passport No.:</w:t>
            </w:r>
          </w:p>
          <w:p w14:paraId="24219112"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r w:rsidR="00267633" w:rsidRPr="00267633" w14:paraId="4AB40E11" w14:textId="77777777" w:rsidTr="00267633">
        <w:trPr>
          <w:divId w:val="2116439976"/>
        </w:trPr>
        <w:tc>
          <w:tcPr>
            <w:tcW w:w="675" w:type="dxa"/>
          </w:tcPr>
          <w:p w14:paraId="0EFD68F2"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3.</w:t>
            </w:r>
          </w:p>
        </w:tc>
        <w:tc>
          <w:tcPr>
            <w:tcW w:w="7230" w:type="dxa"/>
          </w:tcPr>
          <w:p w14:paraId="2AAFCD41"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Home Address:</w:t>
            </w:r>
          </w:p>
          <w:p w14:paraId="3561F913" w14:textId="77777777" w:rsidR="00267633" w:rsidRPr="00267633" w:rsidRDefault="00267633" w:rsidP="00267633">
            <w:pPr>
              <w:spacing w:before="0" w:after="0" w:line="240" w:lineRule="auto"/>
              <w:jc w:val="both"/>
              <w:rPr>
                <w:rFonts w:ascii="Times New Roman" w:hAnsi="Times New Roman" w:cs="Times New Roman"/>
                <w:lang w:val="en-US" w:eastAsia="zh-CN"/>
              </w:rPr>
            </w:pPr>
          </w:p>
          <w:p w14:paraId="0A9D2C2A"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r w:rsidR="00267633" w:rsidRPr="00267633" w14:paraId="0AC19342" w14:textId="77777777" w:rsidTr="00267633">
        <w:trPr>
          <w:divId w:val="2116439976"/>
        </w:trPr>
        <w:tc>
          <w:tcPr>
            <w:tcW w:w="675" w:type="dxa"/>
          </w:tcPr>
          <w:p w14:paraId="788C6E99"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4.</w:t>
            </w:r>
          </w:p>
        </w:tc>
        <w:tc>
          <w:tcPr>
            <w:tcW w:w="7230" w:type="dxa"/>
          </w:tcPr>
          <w:p w14:paraId="3E7BEE46"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Mobile Number:</w:t>
            </w:r>
          </w:p>
          <w:p w14:paraId="3370D5A9"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r w:rsidR="00267633" w:rsidRPr="00267633" w14:paraId="0A2BEF69" w14:textId="77777777" w:rsidTr="00267633">
        <w:trPr>
          <w:divId w:val="2116439976"/>
        </w:trPr>
        <w:tc>
          <w:tcPr>
            <w:tcW w:w="675" w:type="dxa"/>
          </w:tcPr>
          <w:p w14:paraId="3F3AFCCE"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5.</w:t>
            </w:r>
          </w:p>
        </w:tc>
        <w:tc>
          <w:tcPr>
            <w:tcW w:w="7230" w:type="dxa"/>
          </w:tcPr>
          <w:p w14:paraId="55013CA8"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Email Address:</w:t>
            </w:r>
          </w:p>
          <w:p w14:paraId="2B80E05C"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bl>
    <w:p w14:paraId="528C3548"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67E4F674"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tbl>
      <w:tblPr>
        <w:tblW w:w="7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5"/>
        <w:gridCol w:w="7230"/>
      </w:tblGrid>
      <w:tr w:rsidR="00267633" w:rsidRPr="00267633" w14:paraId="7D9A7922" w14:textId="77777777" w:rsidTr="00267633">
        <w:trPr>
          <w:divId w:val="2116439976"/>
        </w:trPr>
        <w:tc>
          <w:tcPr>
            <w:tcW w:w="675" w:type="dxa"/>
            <w:tcBorders>
              <w:right w:val="nil"/>
            </w:tcBorders>
          </w:tcPr>
          <w:p w14:paraId="55CF9E2D"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6.</w:t>
            </w:r>
          </w:p>
        </w:tc>
        <w:tc>
          <w:tcPr>
            <w:tcW w:w="7230" w:type="dxa"/>
            <w:tcBorders>
              <w:left w:val="nil"/>
            </w:tcBorders>
          </w:tcPr>
          <w:p w14:paraId="18F3FC9E" w14:textId="77777777" w:rsidR="00267633" w:rsidRPr="00267633" w:rsidRDefault="00267633" w:rsidP="00267633">
            <w:pPr>
              <w:tabs>
                <w:tab w:val="num" w:pos="34"/>
              </w:tabs>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Please state the position you are holding in the Judgment Debtor (“the Company”).</w:t>
            </w:r>
          </w:p>
          <w:p w14:paraId="632EEBD3" w14:textId="77777777" w:rsidR="00267633" w:rsidRPr="00267633" w:rsidRDefault="00267633" w:rsidP="00267633">
            <w:pPr>
              <w:spacing w:before="0" w:after="0" w:line="240" w:lineRule="auto"/>
              <w:jc w:val="both"/>
              <w:rPr>
                <w:rFonts w:ascii="Times New Roman" w:hAnsi="Times New Roman" w:cs="Times New Roman"/>
                <w:lang w:val="en-US" w:eastAsia="zh-CN"/>
              </w:rPr>
            </w:pPr>
          </w:p>
          <w:p w14:paraId="1A19E0DC" w14:textId="77777777" w:rsidR="00267633" w:rsidRPr="00267633" w:rsidRDefault="00267633" w:rsidP="00267633">
            <w:pPr>
              <w:tabs>
                <w:tab w:val="num" w:pos="360"/>
              </w:tabs>
              <w:spacing w:before="0" w:after="0" w:line="240" w:lineRule="auto"/>
              <w:jc w:val="both"/>
              <w:rPr>
                <w:rFonts w:ascii="Times New Roman" w:hAnsi="Times New Roman" w:cs="Times New Roman"/>
                <w:lang w:val="en-US" w:eastAsia="zh-CN"/>
              </w:rPr>
            </w:pPr>
          </w:p>
          <w:p w14:paraId="6DD41E47"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bl>
    <w:p w14:paraId="2A260A8F"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p>
    <w:p w14:paraId="106FD782" w14:textId="77777777" w:rsidR="00267633" w:rsidRPr="00267633" w:rsidRDefault="00267633" w:rsidP="00267633">
      <w:pPr>
        <w:spacing w:before="0" w:after="0" w:line="240" w:lineRule="auto"/>
        <w:jc w:val="both"/>
        <w:divId w:val="2116439976"/>
        <w:rPr>
          <w:rFonts w:ascii="Times New Roman" w:hAnsi="Times New Roman" w:cs="Times New Roman"/>
          <w:b/>
          <w:lang w:val="en-US" w:eastAsia="zh-CN"/>
        </w:rPr>
      </w:pPr>
      <w:r w:rsidRPr="00267633">
        <w:rPr>
          <w:rFonts w:ascii="Times New Roman" w:hAnsi="Times New Roman" w:cs="Times New Roman"/>
          <w:b/>
          <w:lang w:val="en-US" w:eastAsia="zh-CN"/>
        </w:rPr>
        <w:t>Company particulars</w:t>
      </w:r>
    </w:p>
    <w:p w14:paraId="2DAB5B9D"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p>
    <w:p w14:paraId="21E65128"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p>
    <w:tbl>
      <w:tblPr>
        <w:tblW w:w="7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5"/>
        <w:gridCol w:w="7230"/>
      </w:tblGrid>
      <w:tr w:rsidR="00267633" w:rsidRPr="00267633" w14:paraId="52DFD749" w14:textId="77777777" w:rsidTr="00267633">
        <w:trPr>
          <w:divId w:val="2116439976"/>
        </w:trPr>
        <w:tc>
          <w:tcPr>
            <w:tcW w:w="675" w:type="dxa"/>
            <w:tcBorders>
              <w:right w:val="nil"/>
            </w:tcBorders>
          </w:tcPr>
          <w:p w14:paraId="1BC42B13"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7.</w:t>
            </w:r>
          </w:p>
        </w:tc>
        <w:tc>
          <w:tcPr>
            <w:tcW w:w="7230" w:type="dxa"/>
            <w:tcBorders>
              <w:left w:val="nil"/>
            </w:tcBorders>
          </w:tcPr>
          <w:p w14:paraId="4FB52C94"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Please state if the Company is still carrying on business:</w:t>
            </w:r>
          </w:p>
          <w:p w14:paraId="747BF7D7"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r w:rsidR="00267633" w:rsidRPr="00267633" w14:paraId="31C06765" w14:textId="77777777" w:rsidTr="00267633">
        <w:trPr>
          <w:divId w:val="2116439976"/>
        </w:trPr>
        <w:tc>
          <w:tcPr>
            <w:tcW w:w="675" w:type="dxa"/>
            <w:tcBorders>
              <w:right w:val="nil"/>
            </w:tcBorders>
          </w:tcPr>
          <w:p w14:paraId="7052DFD0"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(a)</w:t>
            </w:r>
          </w:p>
        </w:tc>
        <w:tc>
          <w:tcPr>
            <w:tcW w:w="7230" w:type="dxa"/>
            <w:tcBorders>
              <w:left w:val="nil"/>
            </w:tcBorders>
          </w:tcPr>
          <w:p w14:paraId="366115AA"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Yes/No.             If yes, please state:</w:t>
            </w:r>
          </w:p>
          <w:p w14:paraId="4588F233"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r w:rsidR="00267633" w:rsidRPr="00267633" w14:paraId="59D4363E" w14:textId="77777777" w:rsidTr="00267633">
        <w:trPr>
          <w:divId w:val="2116439976"/>
        </w:trPr>
        <w:tc>
          <w:tcPr>
            <w:tcW w:w="675" w:type="dxa"/>
            <w:tcBorders>
              <w:right w:val="nil"/>
            </w:tcBorders>
          </w:tcPr>
          <w:p w14:paraId="3D4B5181"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w:t>
            </w:r>
            <w:proofErr w:type="spellStart"/>
            <w:r w:rsidRPr="00267633">
              <w:rPr>
                <w:rFonts w:ascii="Times New Roman" w:hAnsi="Times New Roman" w:cs="Times New Roman"/>
                <w:lang w:val="en-US" w:eastAsia="zh-CN"/>
              </w:rPr>
              <w:t>i</w:t>
            </w:r>
            <w:proofErr w:type="spellEnd"/>
            <w:r w:rsidRPr="00267633">
              <w:rPr>
                <w:rFonts w:ascii="Times New Roman" w:hAnsi="Times New Roman" w:cs="Times New Roman"/>
                <w:lang w:val="en-US" w:eastAsia="zh-CN"/>
              </w:rPr>
              <w:t>)</w:t>
            </w:r>
          </w:p>
        </w:tc>
        <w:tc>
          <w:tcPr>
            <w:tcW w:w="7230" w:type="dxa"/>
            <w:tcBorders>
              <w:left w:val="nil"/>
            </w:tcBorders>
          </w:tcPr>
          <w:p w14:paraId="0D82841A"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 xml:space="preserve">the business that the Company is presently engaged </w:t>
            </w:r>
            <w:proofErr w:type="gramStart"/>
            <w:r w:rsidRPr="00267633">
              <w:rPr>
                <w:rFonts w:ascii="Times New Roman" w:hAnsi="Times New Roman" w:cs="Times New Roman"/>
                <w:lang w:val="en-US" w:eastAsia="zh-CN"/>
              </w:rPr>
              <w:t>in;</w:t>
            </w:r>
            <w:proofErr w:type="gramEnd"/>
          </w:p>
          <w:p w14:paraId="6312A2CC" w14:textId="77777777" w:rsidR="00267633" w:rsidRPr="00267633" w:rsidRDefault="00267633" w:rsidP="00267633">
            <w:pPr>
              <w:spacing w:before="0" w:after="0" w:line="240" w:lineRule="auto"/>
              <w:jc w:val="both"/>
              <w:rPr>
                <w:rFonts w:ascii="Times New Roman" w:hAnsi="Times New Roman" w:cs="Times New Roman"/>
                <w:lang w:val="en-US" w:eastAsia="zh-CN"/>
              </w:rPr>
            </w:pPr>
          </w:p>
          <w:p w14:paraId="5CFC65A4"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r w:rsidR="00267633" w:rsidRPr="00267633" w14:paraId="13D3CE64" w14:textId="77777777" w:rsidTr="00267633">
        <w:trPr>
          <w:divId w:val="2116439976"/>
        </w:trPr>
        <w:tc>
          <w:tcPr>
            <w:tcW w:w="675" w:type="dxa"/>
            <w:tcBorders>
              <w:right w:val="nil"/>
            </w:tcBorders>
          </w:tcPr>
          <w:p w14:paraId="3D31D76B"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(ii)</w:t>
            </w:r>
          </w:p>
        </w:tc>
        <w:tc>
          <w:tcPr>
            <w:tcW w:w="7230" w:type="dxa"/>
            <w:tcBorders>
              <w:left w:val="nil"/>
            </w:tcBorders>
          </w:tcPr>
          <w:p w14:paraId="3C21F71E"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the present location of the Company’s business operations; and</w:t>
            </w:r>
          </w:p>
          <w:p w14:paraId="7E120C2B" w14:textId="77777777" w:rsidR="00267633" w:rsidRPr="00267633" w:rsidRDefault="00267633" w:rsidP="00267633">
            <w:pPr>
              <w:spacing w:before="0" w:after="0" w:line="240" w:lineRule="auto"/>
              <w:jc w:val="both"/>
              <w:rPr>
                <w:rFonts w:ascii="Times New Roman" w:hAnsi="Times New Roman" w:cs="Times New Roman"/>
                <w:lang w:val="en-US" w:eastAsia="zh-CN"/>
              </w:rPr>
            </w:pPr>
          </w:p>
          <w:p w14:paraId="1569B866"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r w:rsidR="00267633" w:rsidRPr="00267633" w14:paraId="143A2896" w14:textId="77777777" w:rsidTr="00267633">
        <w:trPr>
          <w:divId w:val="2116439976"/>
        </w:trPr>
        <w:tc>
          <w:tcPr>
            <w:tcW w:w="675" w:type="dxa"/>
            <w:tcBorders>
              <w:right w:val="nil"/>
            </w:tcBorders>
          </w:tcPr>
          <w:p w14:paraId="3FA181AF"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(iii)</w:t>
            </w:r>
          </w:p>
        </w:tc>
        <w:tc>
          <w:tcPr>
            <w:tcW w:w="7230" w:type="dxa"/>
            <w:tcBorders>
              <w:left w:val="nil"/>
            </w:tcBorders>
          </w:tcPr>
          <w:p w14:paraId="31F8E89F"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whether the Company is making trading profits or losses.</w:t>
            </w:r>
          </w:p>
          <w:p w14:paraId="3500F1A1" w14:textId="77777777" w:rsidR="00267633" w:rsidRPr="00267633" w:rsidRDefault="00267633" w:rsidP="00267633">
            <w:pPr>
              <w:spacing w:before="0" w:after="0" w:line="240" w:lineRule="auto"/>
              <w:jc w:val="both"/>
              <w:rPr>
                <w:rFonts w:ascii="Times New Roman" w:hAnsi="Times New Roman" w:cs="Times New Roman"/>
                <w:lang w:val="en-US" w:eastAsia="zh-CN"/>
              </w:rPr>
            </w:pPr>
          </w:p>
          <w:p w14:paraId="00428D7A"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bl>
    <w:p w14:paraId="1633BCDE"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r w:rsidRPr="00267633">
        <w:rPr>
          <w:rFonts w:ascii="Times New Roman" w:hAnsi="Times New Roman" w:cs="Times New Roman"/>
          <w:lang w:val="en-US" w:eastAsia="zh-CN"/>
        </w:rPr>
        <w:br w:type="page"/>
      </w:r>
    </w:p>
    <w:tbl>
      <w:tblPr>
        <w:tblW w:w="7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5"/>
        <w:gridCol w:w="7230"/>
      </w:tblGrid>
      <w:tr w:rsidR="00267633" w:rsidRPr="00267633" w14:paraId="416AEB22" w14:textId="77777777" w:rsidTr="00267633">
        <w:trPr>
          <w:divId w:val="2116439976"/>
        </w:trPr>
        <w:tc>
          <w:tcPr>
            <w:tcW w:w="675" w:type="dxa"/>
            <w:tcBorders>
              <w:right w:val="nil"/>
            </w:tcBorders>
          </w:tcPr>
          <w:p w14:paraId="59E13F3C"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lastRenderedPageBreak/>
              <w:t>8.</w:t>
            </w:r>
          </w:p>
        </w:tc>
        <w:tc>
          <w:tcPr>
            <w:tcW w:w="7230" w:type="dxa"/>
            <w:tcBorders>
              <w:left w:val="nil"/>
            </w:tcBorders>
          </w:tcPr>
          <w:p w14:paraId="3143C1BD"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Please state whether the Company declared any dividends this year or the last year:</w:t>
            </w:r>
          </w:p>
          <w:p w14:paraId="0F6C2CA8" w14:textId="77777777" w:rsidR="00267633" w:rsidRPr="00267633" w:rsidRDefault="00267633" w:rsidP="00267633">
            <w:pPr>
              <w:spacing w:before="0" w:after="0" w:line="240" w:lineRule="auto"/>
              <w:jc w:val="both"/>
              <w:rPr>
                <w:rFonts w:ascii="Times New Roman" w:hAnsi="Times New Roman" w:cs="Times New Roman"/>
                <w:lang w:val="en-US" w:eastAsia="zh-CN"/>
              </w:rPr>
            </w:pPr>
          </w:p>
          <w:p w14:paraId="43F9D6F6"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Yes/ No. If yes, please state when the dividends were declared, and how much was declared.</w:t>
            </w:r>
          </w:p>
          <w:p w14:paraId="62B88277" w14:textId="77777777" w:rsidR="00267633" w:rsidRPr="00267633" w:rsidRDefault="00267633" w:rsidP="00267633">
            <w:pPr>
              <w:spacing w:before="0" w:after="0" w:line="240" w:lineRule="auto"/>
              <w:jc w:val="both"/>
              <w:rPr>
                <w:rFonts w:ascii="Times New Roman" w:hAnsi="Times New Roman" w:cs="Times New Roman"/>
                <w:lang w:val="en-US" w:eastAsia="zh-CN"/>
              </w:rPr>
            </w:pPr>
          </w:p>
          <w:p w14:paraId="5B720D09"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bl>
    <w:p w14:paraId="3DCB6187"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3E693A48"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65EDA582" w14:textId="77777777" w:rsidR="00267633" w:rsidRPr="00267633" w:rsidRDefault="00267633" w:rsidP="00267633">
      <w:pPr>
        <w:spacing w:before="0" w:after="0" w:line="240" w:lineRule="auto"/>
        <w:jc w:val="both"/>
        <w:divId w:val="2116439976"/>
        <w:rPr>
          <w:rFonts w:ascii="Times New Roman" w:hAnsi="Times New Roman" w:cs="Times New Roman"/>
          <w:b/>
          <w:lang w:val="en-US" w:eastAsia="zh-CN"/>
        </w:rPr>
      </w:pPr>
      <w:r w:rsidRPr="00267633">
        <w:rPr>
          <w:rFonts w:ascii="Times New Roman" w:hAnsi="Times New Roman" w:cs="Times New Roman"/>
          <w:b/>
          <w:lang w:val="en-US" w:eastAsia="zh-CN"/>
        </w:rPr>
        <w:t xml:space="preserve">Remuneration </w:t>
      </w:r>
    </w:p>
    <w:p w14:paraId="68F365C2"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tbl>
      <w:tblPr>
        <w:tblW w:w="7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5"/>
        <w:gridCol w:w="7230"/>
      </w:tblGrid>
      <w:tr w:rsidR="00267633" w:rsidRPr="00267633" w14:paraId="2D77BA0E" w14:textId="77777777" w:rsidTr="00267633">
        <w:trPr>
          <w:divId w:val="2116439976"/>
        </w:trPr>
        <w:tc>
          <w:tcPr>
            <w:tcW w:w="675" w:type="dxa"/>
            <w:tcBorders>
              <w:right w:val="nil"/>
            </w:tcBorders>
          </w:tcPr>
          <w:p w14:paraId="5C93B524"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9.</w:t>
            </w:r>
          </w:p>
        </w:tc>
        <w:tc>
          <w:tcPr>
            <w:tcW w:w="7230" w:type="dxa"/>
            <w:tcBorders>
              <w:left w:val="nil"/>
            </w:tcBorders>
          </w:tcPr>
          <w:p w14:paraId="299914F9"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Please state if the officers of the Company, including yourself, receive remuneration for work done for the Company (i.e. salary or director’s fees).</w:t>
            </w:r>
          </w:p>
          <w:p w14:paraId="70C667B3" w14:textId="77777777" w:rsidR="00267633" w:rsidRPr="00267633" w:rsidRDefault="00267633" w:rsidP="00267633">
            <w:pPr>
              <w:spacing w:before="0" w:after="0" w:line="240" w:lineRule="auto"/>
              <w:jc w:val="both"/>
              <w:rPr>
                <w:rFonts w:ascii="Times New Roman" w:hAnsi="Times New Roman" w:cs="Times New Roman"/>
                <w:lang w:val="en-US" w:eastAsia="zh-CN"/>
              </w:rPr>
            </w:pPr>
          </w:p>
          <w:p w14:paraId="068536AA"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Yes/No. If yes, please state how much remuneration each officer receives.</w:t>
            </w:r>
          </w:p>
          <w:p w14:paraId="3F8EDC51" w14:textId="77777777" w:rsidR="00267633" w:rsidRPr="00267633" w:rsidRDefault="00267633" w:rsidP="00267633">
            <w:pPr>
              <w:spacing w:before="0" w:after="0" w:line="240" w:lineRule="auto"/>
              <w:jc w:val="both"/>
              <w:rPr>
                <w:rFonts w:ascii="Times New Roman" w:hAnsi="Times New Roman" w:cs="Times New Roman"/>
                <w:lang w:val="en-US" w:eastAsia="zh-CN"/>
              </w:rPr>
            </w:pPr>
          </w:p>
          <w:p w14:paraId="66A6F0FB"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bl>
    <w:p w14:paraId="65298200"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046D2ED1"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6BA9C238" w14:textId="77777777" w:rsidR="00267633" w:rsidRPr="00267633" w:rsidRDefault="00267633" w:rsidP="00267633">
      <w:pPr>
        <w:spacing w:before="0" w:after="0" w:line="240" w:lineRule="auto"/>
        <w:divId w:val="2116439976"/>
        <w:rPr>
          <w:rFonts w:ascii="Times New Roman" w:hAnsi="Times New Roman" w:cs="Times New Roman"/>
          <w:b/>
          <w:lang w:val="en-US" w:eastAsia="zh-CN"/>
        </w:rPr>
      </w:pPr>
      <w:r w:rsidRPr="00267633">
        <w:rPr>
          <w:rFonts w:ascii="Times New Roman" w:hAnsi="Times New Roman" w:cs="Times New Roman"/>
          <w:b/>
          <w:lang w:val="en-US" w:eastAsia="zh-CN"/>
        </w:rPr>
        <w:t>Auditors</w:t>
      </w:r>
    </w:p>
    <w:p w14:paraId="6A8CC452"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tbl>
      <w:tblPr>
        <w:tblW w:w="7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5"/>
        <w:gridCol w:w="7230"/>
      </w:tblGrid>
      <w:tr w:rsidR="00267633" w:rsidRPr="00267633" w14:paraId="4F2E3631" w14:textId="77777777" w:rsidTr="00267633">
        <w:trPr>
          <w:divId w:val="2116439976"/>
        </w:trPr>
        <w:tc>
          <w:tcPr>
            <w:tcW w:w="675" w:type="dxa"/>
            <w:tcBorders>
              <w:right w:val="nil"/>
            </w:tcBorders>
          </w:tcPr>
          <w:p w14:paraId="35545FDF"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10.</w:t>
            </w:r>
          </w:p>
        </w:tc>
        <w:tc>
          <w:tcPr>
            <w:tcW w:w="7230" w:type="dxa"/>
            <w:tcBorders>
              <w:left w:val="nil"/>
            </w:tcBorders>
          </w:tcPr>
          <w:p w14:paraId="00EEBEF0"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Please state the name and address of the accountants and auditors of the Company.</w:t>
            </w:r>
          </w:p>
          <w:p w14:paraId="621FB741" w14:textId="77777777" w:rsidR="00267633" w:rsidRPr="00267633" w:rsidRDefault="00267633" w:rsidP="00267633">
            <w:pPr>
              <w:spacing w:before="0" w:after="0" w:line="240" w:lineRule="auto"/>
              <w:jc w:val="both"/>
              <w:rPr>
                <w:rFonts w:ascii="Times New Roman" w:hAnsi="Times New Roman" w:cs="Times New Roman"/>
                <w:lang w:val="en-US" w:eastAsia="zh-CN"/>
              </w:rPr>
            </w:pPr>
          </w:p>
          <w:p w14:paraId="75C6300C"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r w:rsidR="00267633" w:rsidRPr="00267633" w14:paraId="5CD13E02" w14:textId="77777777" w:rsidTr="00267633">
        <w:trPr>
          <w:divId w:val="2116439976"/>
        </w:trPr>
        <w:tc>
          <w:tcPr>
            <w:tcW w:w="675" w:type="dxa"/>
            <w:tcBorders>
              <w:right w:val="nil"/>
            </w:tcBorders>
          </w:tcPr>
          <w:p w14:paraId="3AE1DD21"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11.</w:t>
            </w:r>
          </w:p>
        </w:tc>
        <w:tc>
          <w:tcPr>
            <w:tcW w:w="7230" w:type="dxa"/>
            <w:tcBorders>
              <w:left w:val="nil"/>
            </w:tcBorders>
          </w:tcPr>
          <w:p w14:paraId="05ED00FA"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Please state the date when the accounts of the Company were last audited.</w:t>
            </w:r>
          </w:p>
          <w:p w14:paraId="704B1CF5" w14:textId="77777777" w:rsidR="00267633" w:rsidRPr="00267633" w:rsidRDefault="00267633" w:rsidP="00267633">
            <w:pPr>
              <w:spacing w:before="0" w:after="0" w:line="240" w:lineRule="auto"/>
              <w:jc w:val="both"/>
              <w:rPr>
                <w:rFonts w:ascii="Times New Roman" w:hAnsi="Times New Roman" w:cs="Times New Roman"/>
                <w:lang w:val="en-US" w:eastAsia="zh-CN"/>
              </w:rPr>
            </w:pPr>
          </w:p>
          <w:p w14:paraId="0CA2CE4E"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r w:rsidR="00267633" w:rsidRPr="00267633" w14:paraId="6341DD53" w14:textId="77777777" w:rsidTr="00267633">
        <w:trPr>
          <w:divId w:val="2116439976"/>
        </w:trPr>
        <w:tc>
          <w:tcPr>
            <w:tcW w:w="675" w:type="dxa"/>
            <w:tcBorders>
              <w:right w:val="nil"/>
            </w:tcBorders>
          </w:tcPr>
          <w:p w14:paraId="6244AAFE"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12.</w:t>
            </w:r>
          </w:p>
        </w:tc>
        <w:tc>
          <w:tcPr>
            <w:tcW w:w="7230" w:type="dxa"/>
            <w:tcBorders>
              <w:left w:val="nil"/>
            </w:tcBorders>
          </w:tcPr>
          <w:p w14:paraId="7F60AB0F"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Please state the date when the Company last filed its Annual Returns with the Accounting and Corporate Regulatory Authority.</w:t>
            </w:r>
          </w:p>
          <w:p w14:paraId="3A8F6805" w14:textId="77777777" w:rsidR="00267633" w:rsidRPr="00267633" w:rsidRDefault="00267633" w:rsidP="00267633">
            <w:pPr>
              <w:spacing w:before="0" w:after="0" w:line="240" w:lineRule="auto"/>
              <w:jc w:val="both"/>
              <w:rPr>
                <w:rFonts w:ascii="Times New Roman" w:hAnsi="Times New Roman" w:cs="Times New Roman"/>
                <w:lang w:val="en-US" w:eastAsia="zh-CN"/>
              </w:rPr>
            </w:pPr>
          </w:p>
          <w:p w14:paraId="2A964E2D"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bl>
    <w:p w14:paraId="70D4B634"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2B5EEF2A" w14:textId="77777777" w:rsidR="00267633" w:rsidRPr="00267633" w:rsidRDefault="00267633" w:rsidP="00267633">
      <w:pPr>
        <w:keepNext/>
        <w:tabs>
          <w:tab w:val="left" w:pos="7650"/>
        </w:tabs>
        <w:spacing w:before="0" w:after="0"/>
        <w:outlineLvl w:val="3"/>
        <w:divId w:val="2116439976"/>
        <w:rPr>
          <w:rFonts w:ascii="Times New Roman" w:hAnsi="Times New Roman" w:cs="Times New Roman"/>
          <w:b/>
          <w:spacing w:val="-3"/>
          <w:lang w:val="en-GB" w:eastAsia="en-GB"/>
        </w:rPr>
      </w:pPr>
      <w:proofErr w:type="gramStart"/>
      <w:r w:rsidRPr="00267633">
        <w:rPr>
          <w:rFonts w:ascii="Times New Roman" w:hAnsi="Times New Roman" w:cs="Times New Roman"/>
          <w:b/>
          <w:spacing w:val="-3"/>
          <w:lang w:val="en-GB" w:eastAsia="en-GB"/>
        </w:rPr>
        <w:t>Particulars of</w:t>
      </w:r>
      <w:proofErr w:type="gramEnd"/>
      <w:r w:rsidRPr="00267633">
        <w:rPr>
          <w:rFonts w:ascii="Times New Roman" w:hAnsi="Times New Roman" w:cs="Times New Roman"/>
          <w:b/>
          <w:spacing w:val="-3"/>
          <w:lang w:val="en-GB" w:eastAsia="en-GB"/>
        </w:rPr>
        <w:t xml:space="preserve"> the Company’s Debtors</w:t>
      </w:r>
    </w:p>
    <w:p w14:paraId="7409E4EA"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tbl>
      <w:tblPr>
        <w:tblW w:w="0" w:type="auto"/>
        <w:tblBorders>
          <w:top w:val="single" w:sz="4" w:space="0" w:color="auto"/>
          <w:left w:val="single" w:sz="4" w:space="0" w:color="auto"/>
          <w:bottom w:val="single" w:sz="4" w:space="0" w:color="auto"/>
          <w:right w:val="single" w:sz="4" w:space="0" w:color="auto"/>
          <w:insideH w:val="single" w:sz="4" w:space="0" w:color="auto"/>
        </w:tblBorders>
        <w:tblLook w:val="04A0" w:firstRow="1" w:lastRow="0" w:firstColumn="1" w:lastColumn="0" w:noHBand="0" w:noVBand="1"/>
      </w:tblPr>
      <w:tblGrid>
        <w:gridCol w:w="675"/>
        <w:gridCol w:w="7230"/>
      </w:tblGrid>
      <w:tr w:rsidR="00267633" w:rsidRPr="00267633" w14:paraId="63DF19E2" w14:textId="77777777" w:rsidTr="00267633">
        <w:trPr>
          <w:divId w:val="2116439976"/>
        </w:trPr>
        <w:tc>
          <w:tcPr>
            <w:tcW w:w="675" w:type="dxa"/>
          </w:tcPr>
          <w:p w14:paraId="3A9FC9DD"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13.</w:t>
            </w:r>
          </w:p>
        </w:tc>
        <w:tc>
          <w:tcPr>
            <w:tcW w:w="7230" w:type="dxa"/>
          </w:tcPr>
          <w:p w14:paraId="1F0FE9A5"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Please state whether anyone owes the Company money.</w:t>
            </w:r>
          </w:p>
          <w:p w14:paraId="408327EC" w14:textId="77777777" w:rsidR="00267633" w:rsidRPr="00267633" w:rsidRDefault="00267633" w:rsidP="00267633">
            <w:pPr>
              <w:spacing w:before="0" w:after="0" w:line="240" w:lineRule="auto"/>
              <w:jc w:val="both"/>
              <w:rPr>
                <w:rFonts w:ascii="Times New Roman" w:hAnsi="Times New Roman" w:cs="Times New Roman"/>
                <w:lang w:val="en-US" w:eastAsia="zh-CN"/>
              </w:rPr>
            </w:pPr>
          </w:p>
          <w:p w14:paraId="029F5F6E"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Yes / No.</w:t>
            </w:r>
            <w:r w:rsidRPr="00267633">
              <w:rPr>
                <w:rFonts w:ascii="Times New Roman" w:hAnsi="Times New Roman" w:cs="Times New Roman"/>
                <w:lang w:val="en-US" w:eastAsia="zh-CN"/>
              </w:rPr>
              <w:tab/>
              <w:t>If yes, please provide the details in Annex A</w:t>
            </w:r>
          </w:p>
          <w:p w14:paraId="371CB882"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r w:rsidR="00267633" w:rsidRPr="00267633" w14:paraId="5D089CE9" w14:textId="77777777" w:rsidTr="00267633">
        <w:trPr>
          <w:divId w:val="2116439976"/>
        </w:trPr>
        <w:tc>
          <w:tcPr>
            <w:tcW w:w="675" w:type="dxa"/>
          </w:tcPr>
          <w:p w14:paraId="00F0EEF6"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14.</w:t>
            </w:r>
          </w:p>
        </w:tc>
        <w:tc>
          <w:tcPr>
            <w:tcW w:w="7230" w:type="dxa"/>
          </w:tcPr>
          <w:p w14:paraId="360C1082" w14:textId="77777777" w:rsidR="00267633" w:rsidRPr="00267633" w:rsidRDefault="00267633" w:rsidP="00267633">
            <w:pPr>
              <w:tabs>
                <w:tab w:val="num" w:pos="184"/>
              </w:tabs>
              <w:spacing w:before="0" w:after="0" w:line="240" w:lineRule="auto"/>
              <w:jc w:val="both"/>
              <w:rPr>
                <w:rFonts w:ascii="Times New Roman" w:hAnsi="Times New Roman" w:cs="Times New Roman"/>
                <w:b/>
                <w:spacing w:val="-3"/>
                <w:lang w:val="en-US" w:eastAsia="zh-CN"/>
              </w:rPr>
            </w:pPr>
            <w:r w:rsidRPr="00267633">
              <w:rPr>
                <w:rFonts w:ascii="Times New Roman" w:hAnsi="Times New Roman" w:cs="Times New Roman"/>
                <w:lang w:val="en-US" w:eastAsia="zh-CN"/>
              </w:rPr>
              <w:t>Please state whether the Company has taken any steps to apply or is it in the process of applying to Court for a Scheme of Arrangement to compromise its debts with its creditors under the Companies Act.</w:t>
            </w:r>
          </w:p>
          <w:p w14:paraId="07E22D76" w14:textId="77777777" w:rsidR="00267633" w:rsidRPr="00267633" w:rsidRDefault="00267633" w:rsidP="00267633">
            <w:pPr>
              <w:spacing w:before="0" w:after="0" w:line="240" w:lineRule="auto"/>
              <w:jc w:val="both"/>
              <w:rPr>
                <w:rFonts w:ascii="Times New Roman" w:hAnsi="Times New Roman" w:cs="Times New Roman"/>
                <w:lang w:val="en-US" w:eastAsia="zh-CN"/>
              </w:rPr>
            </w:pPr>
          </w:p>
          <w:p w14:paraId="0AF6CBD5"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Yes/No.</w:t>
            </w:r>
            <w:r w:rsidRPr="00267633">
              <w:rPr>
                <w:rFonts w:ascii="Times New Roman" w:hAnsi="Times New Roman" w:cs="Times New Roman"/>
                <w:lang w:val="en-US" w:eastAsia="zh-CN"/>
              </w:rPr>
              <w:tab/>
              <w:t>If yes, please state particulars.</w:t>
            </w:r>
          </w:p>
          <w:p w14:paraId="38F65431"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bl>
    <w:p w14:paraId="2E7890EE" w14:textId="77777777" w:rsidR="00267633" w:rsidRDefault="00267633" w:rsidP="00267633">
      <w:pPr>
        <w:spacing w:before="0" w:after="0" w:line="240" w:lineRule="auto"/>
        <w:jc w:val="both"/>
        <w:divId w:val="2116439976"/>
        <w:rPr>
          <w:rFonts w:ascii="Times New Roman" w:hAnsi="Times New Roman" w:cs="Times New Roman"/>
          <w:lang w:val="en-US" w:eastAsia="zh-CN"/>
        </w:rPr>
      </w:pPr>
    </w:p>
    <w:p w14:paraId="625CBEB8" w14:textId="77777777" w:rsidR="002F0484" w:rsidRDefault="002F0484" w:rsidP="00267633">
      <w:pPr>
        <w:spacing w:before="0" w:after="0" w:line="240" w:lineRule="auto"/>
        <w:jc w:val="both"/>
        <w:divId w:val="2116439976"/>
        <w:rPr>
          <w:rFonts w:ascii="Times New Roman" w:hAnsi="Times New Roman" w:cs="Times New Roman"/>
          <w:lang w:val="en-US" w:eastAsia="zh-CN"/>
        </w:rPr>
      </w:pPr>
    </w:p>
    <w:p w14:paraId="1B0D84E5" w14:textId="77777777" w:rsidR="002F0484" w:rsidRPr="00267633" w:rsidRDefault="002F0484" w:rsidP="00267633">
      <w:pPr>
        <w:spacing w:before="0" w:after="0" w:line="240" w:lineRule="auto"/>
        <w:jc w:val="both"/>
        <w:divId w:val="2116439976"/>
        <w:rPr>
          <w:rFonts w:ascii="Times New Roman" w:hAnsi="Times New Roman" w:cs="Times New Roman"/>
          <w:lang w:val="en-US" w:eastAsia="zh-CN"/>
        </w:rPr>
      </w:pPr>
    </w:p>
    <w:p w14:paraId="70AFF5D1" w14:textId="77777777" w:rsidR="00267633" w:rsidRPr="00267633" w:rsidRDefault="00267633" w:rsidP="00267633">
      <w:pPr>
        <w:spacing w:before="0" w:after="0" w:line="240" w:lineRule="auto"/>
        <w:divId w:val="2116439976"/>
        <w:rPr>
          <w:rFonts w:ascii="Times New Roman" w:hAnsi="Times New Roman" w:cs="Times New Roman"/>
          <w:b/>
          <w:lang w:val="en-US" w:eastAsia="zh-CN"/>
        </w:rPr>
      </w:pPr>
      <w:proofErr w:type="gramStart"/>
      <w:r w:rsidRPr="00267633">
        <w:rPr>
          <w:rFonts w:ascii="Times New Roman" w:hAnsi="Times New Roman" w:cs="Times New Roman"/>
          <w:b/>
          <w:lang w:val="en-US" w:eastAsia="zh-CN"/>
        </w:rPr>
        <w:lastRenderedPageBreak/>
        <w:t>Particulars of</w:t>
      </w:r>
      <w:proofErr w:type="gramEnd"/>
      <w:r w:rsidRPr="00267633">
        <w:rPr>
          <w:rFonts w:ascii="Times New Roman" w:hAnsi="Times New Roman" w:cs="Times New Roman"/>
          <w:b/>
          <w:lang w:val="en-US" w:eastAsia="zh-CN"/>
        </w:rPr>
        <w:t xml:space="preserve"> immovable properties situated locally or overseas</w:t>
      </w:r>
    </w:p>
    <w:p w14:paraId="29764EB6" w14:textId="77777777" w:rsidR="00267633" w:rsidRPr="00267633" w:rsidRDefault="002F0484" w:rsidP="00267633">
      <w:pPr>
        <w:spacing w:before="0" w:after="0" w:line="240" w:lineRule="auto"/>
        <w:jc w:val="both"/>
        <w:divId w:val="2116439976"/>
        <w:rPr>
          <w:rFonts w:ascii="Times New Roman" w:hAnsi="Times New Roman" w:cs="Times New Roman"/>
          <w:lang w:val="en-US" w:eastAsia="zh-CN"/>
        </w:rPr>
      </w:pPr>
      <w:r>
        <w:rPr>
          <w:noProof/>
        </w:rPr>
        <mc:AlternateContent>
          <mc:Choice Requires="wps">
            <w:drawing>
              <wp:anchor distT="0" distB="0" distL="114300" distR="114300" simplePos="0" relativeHeight="251644416" behindDoc="0" locked="0" layoutInCell="1" allowOverlap="1" wp14:anchorId="70F4E1D5" wp14:editId="7D88A295">
                <wp:simplePos x="0" y="0"/>
                <wp:positionH relativeFrom="column">
                  <wp:posOffset>5176716</wp:posOffset>
                </wp:positionH>
                <wp:positionV relativeFrom="paragraph">
                  <wp:posOffset>726538</wp:posOffset>
                </wp:positionV>
                <wp:extent cx="1141095" cy="993775"/>
                <wp:effectExtent l="0" t="0" r="20955" b="15875"/>
                <wp:wrapThrough wrapText="bothSides">
                  <wp:wrapPolygon edited="0">
                    <wp:start x="0" y="0"/>
                    <wp:lineTo x="0" y="21531"/>
                    <wp:lineTo x="21636" y="21531"/>
                    <wp:lineTo x="21636" y="0"/>
                    <wp:lineTo x="0" y="0"/>
                  </wp:wrapPolygon>
                </wp:wrapThrough>
                <wp:docPr id="35" name="Text Box 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1095" cy="993775"/>
                        </a:xfrm>
                        <a:prstGeom prst="rect">
                          <a:avLst/>
                        </a:prstGeom>
                        <a:solidFill>
                          <a:srgbClr val="FFFFFF"/>
                        </a:solidFill>
                        <a:ln w="9525">
                          <a:solidFill>
                            <a:srgbClr val="000000"/>
                          </a:solidFill>
                          <a:miter lim="800000"/>
                          <a:headEnd/>
                          <a:tailEnd/>
                        </a:ln>
                      </wps:spPr>
                      <wps:txbx>
                        <w:txbxContent>
                          <w:p w14:paraId="14AEA17D" w14:textId="77777777" w:rsidR="001A4106" w:rsidRPr="00D62AB5" w:rsidRDefault="001A4106" w:rsidP="00267633">
                            <w:pPr>
                              <w:spacing w:line="240" w:lineRule="auto"/>
                              <w:rPr>
                                <w:rFonts w:ascii="Times New Roman" w:hAnsi="Times New Roman" w:cs="Times New Roman"/>
                                <w:sz w:val="20"/>
                                <w:szCs w:val="20"/>
                              </w:rPr>
                            </w:pPr>
                            <w:permStart w:id="1103628569" w:edGrp="everyone"/>
                            <w:r w:rsidRPr="00267633">
                              <w:rPr>
                                <w:rFonts w:ascii="Times New Roman" w:hAnsi="Times New Roman" w:cs="Times New Roman"/>
                                <w:noProof/>
                                <w:sz w:val="20"/>
                                <w:szCs w:val="20"/>
                              </w:rPr>
                              <w:drawing>
                                <wp:inline distT="0" distB="0" distL="0" distR="0" wp14:anchorId="58440717" wp14:editId="44D0DC11">
                                  <wp:extent cx="132715" cy="166370"/>
                                  <wp:effectExtent l="0" t="0" r="635" b="5080"/>
                                  <wp:docPr id="1"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32715" cy="166370"/>
                                          </a:xfrm>
                                          <a:prstGeom prst="rect">
                                            <a:avLst/>
                                          </a:prstGeom>
                                          <a:noFill/>
                                          <a:ln>
                                            <a:noFill/>
                                          </a:ln>
                                        </pic:spPr>
                                      </pic:pic>
                                    </a:graphicData>
                                  </a:graphic>
                                </wp:inline>
                              </w:drawing>
                            </w:r>
                            <w:r w:rsidRPr="00D62AB5">
                              <w:rPr>
                                <w:rFonts w:ascii="Times New Roman" w:hAnsi="Times New Roman" w:cs="Times New Roman"/>
                                <w:sz w:val="20"/>
                                <w:szCs w:val="20"/>
                              </w:rPr>
                              <w:t xml:space="preserve"> Immoveable property means houses, apartments etc.</w:t>
                            </w:r>
                            <w:permEnd w:id="1103628569"/>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0F4E1D5" id="Text Box 69" o:spid="_x0000_s1031" type="#_x0000_t202" style="position:absolute;left:0;text-align:left;margin-left:407.6pt;margin-top:57.2pt;width:89.85pt;height:78.25pt;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">
                <v:textbox>
                  <w:txbxContent>
                    <w:p w14:paraId="14AEA17D" w14:textId="77777777" w:rsidR="001A4106" w:rsidRPr="00D62AB5" w:rsidRDefault="001A4106" w:rsidP="00267633">
                      <w:pPr>
                        <w:spacing w:line="240" w:lineRule="auto"/>
                        <w:rPr>
                          <w:rFonts w:ascii="Times New Roman" w:hAnsi="Times New Roman" w:cs="Times New Roman"/>
                          <w:sz w:val="20"/>
                          <w:szCs w:val="20"/>
                        </w:rPr>
                      </w:pPr>
                      <w:permStart w:id="1103628569" w:edGrp="everyone"/>
                      <w:r w:rsidRPr="00267633">
                        <w:rPr>
                          <w:rFonts w:ascii="Times New Roman" w:hAnsi="Times New Roman" w:cs="Times New Roman"/>
                          <w:noProof/>
                          <w:sz w:val="20"/>
                          <w:szCs w:val="20"/>
                        </w:rPr>
                        <w:drawing>
                          <wp:inline distT="0" distB="0" distL="0" distR="0" wp14:anchorId="58440717" wp14:editId="44D0DC11">
                            <wp:extent cx="132715" cy="166370"/>
                            <wp:effectExtent l="0" t="0" r="635" b="5080"/>
                            <wp:docPr id="1"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32715" cy="166370"/>
                                    </a:xfrm>
                                    <a:prstGeom prst="rect">
                                      <a:avLst/>
                                    </a:prstGeom>
                                    <a:noFill/>
                                    <a:ln>
                                      <a:noFill/>
                                    </a:ln>
                                  </pic:spPr>
                                </pic:pic>
                              </a:graphicData>
                            </a:graphic>
                          </wp:inline>
                        </w:drawing>
                      </w:r>
                      <w:r w:rsidRPr="00D62AB5">
                        <w:rPr>
                          <w:rFonts w:ascii="Times New Roman" w:hAnsi="Times New Roman" w:cs="Times New Roman"/>
                          <w:sz w:val="20"/>
                          <w:szCs w:val="20"/>
                        </w:rPr>
                        <w:t xml:space="preserve"> Immoveable property means houses, apartments etc.</w:t>
                      </w:r>
                      <w:permEnd w:id="1103628569"/>
                    </w:p>
                  </w:txbxContent>
                </v:textbox>
                <w10:wrap type="through"/>
              </v:shape>
            </w:pict>
          </mc:Fallback>
        </mc:AlternateConten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5"/>
        <w:gridCol w:w="7230"/>
      </w:tblGrid>
      <w:tr w:rsidR="00267633" w:rsidRPr="00267633" w14:paraId="688F173E" w14:textId="77777777" w:rsidTr="00267633">
        <w:trPr>
          <w:divId w:val="2116439976"/>
        </w:trPr>
        <w:tc>
          <w:tcPr>
            <w:tcW w:w="675" w:type="dxa"/>
            <w:tcBorders>
              <w:right w:val="nil"/>
            </w:tcBorders>
          </w:tcPr>
          <w:p w14:paraId="3AB6524A"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15.</w:t>
            </w:r>
          </w:p>
        </w:tc>
        <w:tc>
          <w:tcPr>
            <w:tcW w:w="7230" w:type="dxa"/>
            <w:tcBorders>
              <w:left w:val="nil"/>
            </w:tcBorders>
          </w:tcPr>
          <w:p w14:paraId="7F7FC73B"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Please state whether the Company owns any immovable property locally or overseas.</w:t>
            </w:r>
          </w:p>
          <w:p w14:paraId="640B2748" w14:textId="77777777" w:rsidR="00267633" w:rsidRPr="00267633" w:rsidRDefault="00267633" w:rsidP="00267633">
            <w:pPr>
              <w:spacing w:before="0" w:after="0" w:line="240" w:lineRule="auto"/>
              <w:jc w:val="both"/>
              <w:rPr>
                <w:rFonts w:ascii="Times New Roman" w:hAnsi="Times New Roman" w:cs="Times New Roman"/>
                <w:lang w:val="en-US" w:eastAsia="zh-CN"/>
              </w:rPr>
            </w:pPr>
          </w:p>
          <w:p w14:paraId="1AEED0F2"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Yes/No.</w:t>
            </w:r>
            <w:r w:rsidRPr="00267633">
              <w:rPr>
                <w:rFonts w:ascii="Times New Roman" w:hAnsi="Times New Roman" w:cs="Times New Roman"/>
                <w:lang w:val="en-US" w:eastAsia="zh-CN"/>
              </w:rPr>
              <w:tab/>
              <w:t>If yes, please provide details in Annex B.</w:t>
            </w:r>
          </w:p>
          <w:p w14:paraId="56D29AF2"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bl>
    <w:p w14:paraId="547BA3DA"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5"/>
        <w:gridCol w:w="7230"/>
      </w:tblGrid>
      <w:tr w:rsidR="00267633" w:rsidRPr="00267633" w14:paraId="377F6966" w14:textId="77777777" w:rsidTr="00267633">
        <w:trPr>
          <w:divId w:val="2116439976"/>
        </w:trPr>
        <w:tc>
          <w:tcPr>
            <w:tcW w:w="675" w:type="dxa"/>
            <w:tcBorders>
              <w:bottom w:val="single" w:sz="4" w:space="0" w:color="auto"/>
              <w:right w:val="nil"/>
            </w:tcBorders>
          </w:tcPr>
          <w:p w14:paraId="2649C57A"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16.</w:t>
            </w:r>
          </w:p>
        </w:tc>
        <w:tc>
          <w:tcPr>
            <w:tcW w:w="7230" w:type="dxa"/>
            <w:tcBorders>
              <w:left w:val="nil"/>
              <w:bottom w:val="single" w:sz="4" w:space="0" w:color="auto"/>
            </w:tcBorders>
          </w:tcPr>
          <w:p w14:paraId="7729A6A5"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 xml:space="preserve">Please state the following if the Company is leasing any immovable property: </w:t>
            </w:r>
          </w:p>
          <w:p w14:paraId="13EAF32B"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r w:rsidR="00267633" w:rsidRPr="00267633" w14:paraId="652AE120" w14:textId="77777777" w:rsidTr="00267633">
        <w:trPr>
          <w:divId w:val="2116439976"/>
        </w:trPr>
        <w:tc>
          <w:tcPr>
            <w:tcW w:w="675" w:type="dxa"/>
            <w:tcBorders>
              <w:right w:val="nil"/>
            </w:tcBorders>
          </w:tcPr>
          <w:p w14:paraId="2DFB5169"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(a)</w:t>
            </w:r>
          </w:p>
        </w:tc>
        <w:tc>
          <w:tcPr>
            <w:tcW w:w="7230" w:type="dxa"/>
            <w:tcBorders>
              <w:left w:val="nil"/>
            </w:tcBorders>
          </w:tcPr>
          <w:p w14:paraId="1D6EFD71"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 xml:space="preserve">name of landlord and address of rented </w:t>
            </w:r>
            <w:proofErr w:type="gramStart"/>
            <w:r w:rsidRPr="00267633">
              <w:rPr>
                <w:rFonts w:ascii="Times New Roman" w:hAnsi="Times New Roman" w:cs="Times New Roman"/>
                <w:lang w:val="en-US" w:eastAsia="zh-CN"/>
              </w:rPr>
              <w:t>property;</w:t>
            </w:r>
            <w:proofErr w:type="gramEnd"/>
          </w:p>
          <w:p w14:paraId="45FD98CA" w14:textId="77777777" w:rsidR="00267633" w:rsidRPr="00267633" w:rsidRDefault="00267633" w:rsidP="00267633">
            <w:pPr>
              <w:spacing w:before="0" w:after="0" w:line="240" w:lineRule="auto"/>
              <w:jc w:val="both"/>
              <w:rPr>
                <w:rFonts w:ascii="Times New Roman" w:hAnsi="Times New Roman" w:cs="Times New Roman"/>
                <w:lang w:val="en-US" w:eastAsia="zh-CN"/>
              </w:rPr>
            </w:pPr>
          </w:p>
          <w:p w14:paraId="2CDB54D3" w14:textId="77777777" w:rsidR="00267633" w:rsidRPr="00267633" w:rsidRDefault="00267633" w:rsidP="00267633">
            <w:pPr>
              <w:spacing w:before="0" w:after="0" w:line="240" w:lineRule="auto"/>
              <w:jc w:val="both"/>
              <w:rPr>
                <w:rFonts w:ascii="Times New Roman" w:hAnsi="Times New Roman" w:cs="Times New Roman"/>
                <w:lang w:val="en-US" w:eastAsia="zh-CN"/>
              </w:rPr>
            </w:pPr>
          </w:p>
          <w:p w14:paraId="7551FB84"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r w:rsidR="00267633" w:rsidRPr="00267633" w14:paraId="1A0425EA" w14:textId="77777777" w:rsidTr="00267633">
        <w:trPr>
          <w:divId w:val="2116439976"/>
        </w:trPr>
        <w:tc>
          <w:tcPr>
            <w:tcW w:w="675" w:type="dxa"/>
            <w:tcBorders>
              <w:right w:val="nil"/>
            </w:tcBorders>
          </w:tcPr>
          <w:p w14:paraId="390B714D"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(b)</w:t>
            </w:r>
          </w:p>
        </w:tc>
        <w:tc>
          <w:tcPr>
            <w:tcW w:w="7230" w:type="dxa"/>
            <w:tcBorders>
              <w:left w:val="nil"/>
            </w:tcBorders>
          </w:tcPr>
          <w:p w14:paraId="0706674D"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period of tenancy, amount of monthly rental paid and due date of rental; and</w:t>
            </w:r>
          </w:p>
          <w:p w14:paraId="1BB59DA9" w14:textId="77777777" w:rsidR="00267633" w:rsidRPr="00267633" w:rsidRDefault="00267633" w:rsidP="00267633">
            <w:pPr>
              <w:spacing w:before="0" w:after="0" w:line="240" w:lineRule="auto"/>
              <w:jc w:val="both"/>
              <w:rPr>
                <w:rFonts w:ascii="Times New Roman" w:hAnsi="Times New Roman" w:cs="Times New Roman"/>
                <w:lang w:val="en-US" w:eastAsia="zh-CN"/>
              </w:rPr>
            </w:pPr>
          </w:p>
          <w:p w14:paraId="216E2813"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r w:rsidR="00267633" w:rsidRPr="00267633" w14:paraId="1A8136EA" w14:textId="77777777" w:rsidTr="00267633">
        <w:trPr>
          <w:divId w:val="2116439976"/>
        </w:trPr>
        <w:tc>
          <w:tcPr>
            <w:tcW w:w="675" w:type="dxa"/>
            <w:tcBorders>
              <w:right w:val="nil"/>
            </w:tcBorders>
          </w:tcPr>
          <w:p w14:paraId="2C2F40A6"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(c)</w:t>
            </w:r>
          </w:p>
        </w:tc>
        <w:tc>
          <w:tcPr>
            <w:tcW w:w="7230" w:type="dxa"/>
            <w:tcBorders>
              <w:left w:val="nil"/>
            </w:tcBorders>
          </w:tcPr>
          <w:p w14:paraId="2BCFF473"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whether there is any written tenancy agreement.</w:t>
            </w:r>
          </w:p>
          <w:p w14:paraId="63E1B8F1" w14:textId="77777777" w:rsidR="00267633" w:rsidRPr="00267633" w:rsidRDefault="00267633" w:rsidP="00267633">
            <w:pPr>
              <w:spacing w:before="0" w:after="0" w:line="240" w:lineRule="auto"/>
              <w:jc w:val="both"/>
              <w:rPr>
                <w:rFonts w:ascii="Times New Roman" w:hAnsi="Times New Roman" w:cs="Times New Roman"/>
                <w:lang w:val="en-US" w:eastAsia="zh-CN"/>
              </w:rPr>
            </w:pPr>
          </w:p>
          <w:p w14:paraId="6580D53B"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bl>
    <w:p w14:paraId="6A2479DC"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1463D85F"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5"/>
        <w:gridCol w:w="7230"/>
      </w:tblGrid>
      <w:tr w:rsidR="00267633" w:rsidRPr="00267633" w14:paraId="5E6B4596" w14:textId="77777777" w:rsidTr="00267633">
        <w:trPr>
          <w:divId w:val="2116439976"/>
        </w:trPr>
        <w:tc>
          <w:tcPr>
            <w:tcW w:w="675" w:type="dxa"/>
            <w:tcBorders>
              <w:right w:val="nil"/>
            </w:tcBorders>
          </w:tcPr>
          <w:p w14:paraId="55707A1E"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17.</w:t>
            </w:r>
          </w:p>
        </w:tc>
        <w:tc>
          <w:tcPr>
            <w:tcW w:w="7230" w:type="dxa"/>
            <w:tcBorders>
              <w:left w:val="nil"/>
            </w:tcBorders>
          </w:tcPr>
          <w:p w14:paraId="5709C749"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Please state whether the Company has any tenants/subtenants in respect of the owned or leased properties.</w:t>
            </w:r>
          </w:p>
          <w:p w14:paraId="2D2F150F" w14:textId="77777777" w:rsidR="00267633" w:rsidRPr="00267633" w:rsidRDefault="00267633" w:rsidP="00267633">
            <w:pPr>
              <w:spacing w:before="0" w:after="0" w:line="240" w:lineRule="auto"/>
              <w:jc w:val="both"/>
              <w:rPr>
                <w:rFonts w:ascii="Times New Roman" w:hAnsi="Times New Roman" w:cs="Times New Roman"/>
                <w:lang w:val="en-US" w:eastAsia="zh-CN"/>
              </w:rPr>
            </w:pPr>
          </w:p>
          <w:p w14:paraId="0247BC9D"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Yes/No.</w:t>
            </w:r>
            <w:r w:rsidRPr="00267633">
              <w:rPr>
                <w:rFonts w:ascii="Times New Roman" w:hAnsi="Times New Roman" w:cs="Times New Roman"/>
                <w:lang w:val="en-US" w:eastAsia="zh-CN"/>
              </w:rPr>
              <w:tab/>
              <w:t>If yes, please provide details in Annex B.</w:t>
            </w:r>
          </w:p>
          <w:p w14:paraId="151B968C"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bl>
    <w:p w14:paraId="54597C55"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0803B7DA"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11B0DA0D" w14:textId="77777777" w:rsidR="00267633" w:rsidRPr="00267633" w:rsidRDefault="00267633" w:rsidP="00267633">
      <w:pPr>
        <w:keepNext/>
        <w:tabs>
          <w:tab w:val="left" w:pos="7650"/>
        </w:tabs>
        <w:spacing w:before="0" w:after="0"/>
        <w:outlineLvl w:val="3"/>
        <w:divId w:val="2116439976"/>
        <w:rPr>
          <w:rFonts w:ascii="Times New Roman" w:hAnsi="Times New Roman" w:cs="Times New Roman"/>
          <w:b/>
          <w:spacing w:val="-3"/>
          <w:lang w:val="en-GB" w:eastAsia="en-GB"/>
        </w:rPr>
      </w:pPr>
      <w:proofErr w:type="gramStart"/>
      <w:r w:rsidRPr="00267633">
        <w:rPr>
          <w:rFonts w:ascii="Times New Roman" w:hAnsi="Times New Roman" w:cs="Times New Roman"/>
          <w:b/>
          <w:spacing w:val="-3"/>
          <w:lang w:val="en-GB" w:eastAsia="en-GB"/>
        </w:rPr>
        <w:t>Particulars of</w:t>
      </w:r>
      <w:proofErr w:type="gramEnd"/>
      <w:r w:rsidRPr="00267633">
        <w:rPr>
          <w:rFonts w:ascii="Times New Roman" w:hAnsi="Times New Roman" w:cs="Times New Roman"/>
          <w:b/>
          <w:spacing w:val="-3"/>
          <w:lang w:val="en-GB" w:eastAsia="en-GB"/>
        </w:rPr>
        <w:t xml:space="preserve"> the Company’s motor vehicles</w:t>
      </w:r>
    </w:p>
    <w:p w14:paraId="48A9CC82"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p>
    <w:tbl>
      <w:tblPr>
        <w:tblW w:w="0" w:type="auto"/>
        <w:tblBorders>
          <w:top w:val="single" w:sz="4" w:space="0" w:color="auto"/>
          <w:left w:val="single" w:sz="4" w:space="0" w:color="auto"/>
          <w:bottom w:val="single" w:sz="4" w:space="0" w:color="auto"/>
          <w:right w:val="single" w:sz="4" w:space="0" w:color="auto"/>
          <w:insideH w:val="single" w:sz="4" w:space="0" w:color="auto"/>
        </w:tblBorders>
        <w:tblLook w:val="04A0" w:firstRow="1" w:lastRow="0" w:firstColumn="1" w:lastColumn="0" w:noHBand="0" w:noVBand="1"/>
      </w:tblPr>
      <w:tblGrid>
        <w:gridCol w:w="675"/>
        <w:gridCol w:w="7230"/>
      </w:tblGrid>
      <w:tr w:rsidR="00267633" w:rsidRPr="00267633" w14:paraId="39EC7D22" w14:textId="77777777" w:rsidTr="00267633">
        <w:trPr>
          <w:divId w:val="2116439976"/>
        </w:trPr>
        <w:tc>
          <w:tcPr>
            <w:tcW w:w="675" w:type="dxa"/>
          </w:tcPr>
          <w:p w14:paraId="35178260"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18.</w:t>
            </w:r>
          </w:p>
        </w:tc>
        <w:tc>
          <w:tcPr>
            <w:tcW w:w="7230" w:type="dxa"/>
          </w:tcPr>
          <w:p w14:paraId="61F16CF9"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Please state if the Company owns any motor vehicle.</w:t>
            </w:r>
          </w:p>
          <w:p w14:paraId="05EE6CF8" w14:textId="77777777" w:rsidR="00267633" w:rsidRPr="00267633" w:rsidRDefault="00267633" w:rsidP="00267633">
            <w:pPr>
              <w:spacing w:before="0" w:after="0" w:line="240" w:lineRule="auto"/>
              <w:jc w:val="both"/>
              <w:rPr>
                <w:rFonts w:ascii="Times New Roman" w:hAnsi="Times New Roman" w:cs="Times New Roman"/>
                <w:lang w:val="en-US" w:eastAsia="zh-CN"/>
              </w:rPr>
            </w:pPr>
          </w:p>
          <w:p w14:paraId="26D717C6"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Yes/No.</w:t>
            </w:r>
            <w:r w:rsidRPr="00267633">
              <w:rPr>
                <w:rFonts w:ascii="Times New Roman" w:hAnsi="Times New Roman" w:cs="Times New Roman"/>
                <w:lang w:val="en-US" w:eastAsia="zh-CN"/>
              </w:rPr>
              <w:tab/>
              <w:t>If yes, please provide the details in Annex B.</w:t>
            </w:r>
          </w:p>
          <w:p w14:paraId="24B7CAD1"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bl>
    <w:p w14:paraId="40894696"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6D65BC09"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br w:type="page"/>
      </w:r>
    </w:p>
    <w:p w14:paraId="72EB9369" w14:textId="77777777" w:rsidR="00267633" w:rsidRPr="00267633" w:rsidRDefault="00267633" w:rsidP="00267633">
      <w:pPr>
        <w:spacing w:before="0" w:after="0" w:line="240" w:lineRule="auto"/>
        <w:divId w:val="2116439976"/>
        <w:rPr>
          <w:rFonts w:ascii="Times New Roman" w:hAnsi="Times New Roman" w:cs="Times New Roman"/>
          <w:b/>
          <w:lang w:val="en-US" w:eastAsia="zh-CN"/>
        </w:rPr>
      </w:pPr>
      <w:proofErr w:type="gramStart"/>
      <w:r w:rsidRPr="00267633">
        <w:rPr>
          <w:rFonts w:ascii="Times New Roman" w:hAnsi="Times New Roman" w:cs="Times New Roman"/>
          <w:b/>
          <w:lang w:val="en-US" w:eastAsia="zh-CN"/>
        </w:rPr>
        <w:lastRenderedPageBreak/>
        <w:t>Particulars of</w:t>
      </w:r>
      <w:proofErr w:type="gramEnd"/>
      <w:r w:rsidRPr="00267633">
        <w:rPr>
          <w:rFonts w:ascii="Times New Roman" w:hAnsi="Times New Roman" w:cs="Times New Roman"/>
          <w:b/>
          <w:lang w:val="en-US" w:eastAsia="zh-CN"/>
        </w:rPr>
        <w:t xml:space="preserve"> the Company’s bank accounts</w:t>
      </w:r>
    </w:p>
    <w:p w14:paraId="528323F2"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5"/>
        <w:gridCol w:w="7230"/>
      </w:tblGrid>
      <w:tr w:rsidR="00267633" w:rsidRPr="00267633" w14:paraId="68900496" w14:textId="77777777" w:rsidTr="00267633">
        <w:trPr>
          <w:divId w:val="2116439976"/>
        </w:trPr>
        <w:tc>
          <w:tcPr>
            <w:tcW w:w="675" w:type="dxa"/>
            <w:tcBorders>
              <w:bottom w:val="single" w:sz="4" w:space="0" w:color="auto"/>
              <w:right w:val="nil"/>
            </w:tcBorders>
          </w:tcPr>
          <w:p w14:paraId="0C06DE0C"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19.</w:t>
            </w:r>
          </w:p>
        </w:tc>
        <w:tc>
          <w:tcPr>
            <w:tcW w:w="7230" w:type="dxa"/>
            <w:tcBorders>
              <w:left w:val="nil"/>
              <w:bottom w:val="single" w:sz="4" w:space="0" w:color="auto"/>
            </w:tcBorders>
          </w:tcPr>
          <w:p w14:paraId="7E8131BF"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Please state the following if the Company has any bank accounts (held solely and/or jointly) or safe deposit boxes:</w:t>
            </w:r>
          </w:p>
          <w:p w14:paraId="3D5E5FDA"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r w:rsidR="00267633" w:rsidRPr="00267633" w14:paraId="1B9E6589" w14:textId="77777777" w:rsidTr="00267633">
        <w:trPr>
          <w:divId w:val="2116439976"/>
        </w:trPr>
        <w:tc>
          <w:tcPr>
            <w:tcW w:w="675" w:type="dxa"/>
            <w:tcBorders>
              <w:right w:val="nil"/>
            </w:tcBorders>
          </w:tcPr>
          <w:p w14:paraId="780CD8E3"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 xml:space="preserve"> (a)</w:t>
            </w:r>
          </w:p>
        </w:tc>
        <w:tc>
          <w:tcPr>
            <w:tcW w:w="7230" w:type="dxa"/>
            <w:tcBorders>
              <w:left w:val="nil"/>
            </w:tcBorders>
          </w:tcPr>
          <w:p w14:paraId="1FE979F9"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 xml:space="preserve">name and branch of the Bank where the account or safe deposit box is </w:t>
            </w:r>
            <w:proofErr w:type="gramStart"/>
            <w:r w:rsidRPr="00267633">
              <w:rPr>
                <w:rFonts w:ascii="Times New Roman" w:hAnsi="Times New Roman" w:cs="Times New Roman"/>
                <w:lang w:val="en-US" w:eastAsia="zh-CN"/>
              </w:rPr>
              <w:t>maintained;</w:t>
            </w:r>
            <w:proofErr w:type="gramEnd"/>
          </w:p>
          <w:p w14:paraId="5AF90286" w14:textId="77777777" w:rsidR="00267633" w:rsidRPr="00267633" w:rsidRDefault="00267633" w:rsidP="00267633">
            <w:pPr>
              <w:spacing w:before="0" w:after="0" w:line="240" w:lineRule="auto"/>
              <w:jc w:val="both"/>
              <w:rPr>
                <w:rFonts w:ascii="Times New Roman" w:hAnsi="Times New Roman" w:cs="Times New Roman"/>
                <w:lang w:val="en-US" w:eastAsia="zh-CN"/>
              </w:rPr>
            </w:pPr>
          </w:p>
          <w:p w14:paraId="1DE2A9F2"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r w:rsidR="00267633" w:rsidRPr="00267633" w14:paraId="6B84D02B" w14:textId="77777777" w:rsidTr="00267633">
        <w:trPr>
          <w:divId w:val="2116439976"/>
        </w:trPr>
        <w:tc>
          <w:tcPr>
            <w:tcW w:w="675" w:type="dxa"/>
            <w:tcBorders>
              <w:right w:val="nil"/>
            </w:tcBorders>
          </w:tcPr>
          <w:p w14:paraId="26A9EA39" w14:textId="77777777" w:rsidR="00267633" w:rsidRPr="00267633" w:rsidRDefault="00267633" w:rsidP="00267633">
            <w:pPr>
              <w:spacing w:before="0" w:after="0" w:line="240" w:lineRule="auto"/>
              <w:jc w:val="both"/>
              <w:rPr>
                <w:rFonts w:ascii="Times New Roman" w:hAnsi="Times New Roman" w:cs="Times New Roman"/>
                <w:lang w:val="en-US" w:eastAsia="zh-CN"/>
              </w:rPr>
            </w:pPr>
            <w:proofErr w:type="gramStart"/>
            <w:r w:rsidRPr="00267633">
              <w:rPr>
                <w:rFonts w:ascii="Times New Roman" w:hAnsi="Times New Roman" w:cs="Times New Roman"/>
                <w:lang w:val="en-US" w:eastAsia="zh-CN"/>
              </w:rPr>
              <w:t>( b</w:t>
            </w:r>
            <w:proofErr w:type="gramEnd"/>
            <w:r w:rsidRPr="00267633">
              <w:rPr>
                <w:rFonts w:ascii="Times New Roman" w:hAnsi="Times New Roman" w:cs="Times New Roman"/>
                <w:lang w:val="en-US" w:eastAsia="zh-CN"/>
              </w:rPr>
              <w:t>)</w:t>
            </w:r>
          </w:p>
        </w:tc>
        <w:tc>
          <w:tcPr>
            <w:tcW w:w="7230" w:type="dxa"/>
            <w:tcBorders>
              <w:left w:val="nil"/>
            </w:tcBorders>
          </w:tcPr>
          <w:p w14:paraId="5F8B620C"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 xml:space="preserve">the account </w:t>
            </w:r>
            <w:proofErr w:type="gramStart"/>
            <w:r w:rsidRPr="00267633">
              <w:rPr>
                <w:rFonts w:ascii="Times New Roman" w:hAnsi="Times New Roman" w:cs="Times New Roman"/>
                <w:lang w:val="en-US" w:eastAsia="zh-CN"/>
              </w:rPr>
              <w:t>number;</w:t>
            </w:r>
            <w:proofErr w:type="gramEnd"/>
          </w:p>
          <w:p w14:paraId="013D624C" w14:textId="77777777" w:rsidR="00267633" w:rsidRPr="00267633" w:rsidRDefault="00267633" w:rsidP="00267633">
            <w:pPr>
              <w:spacing w:before="0" w:after="0" w:line="240" w:lineRule="auto"/>
              <w:jc w:val="both"/>
              <w:rPr>
                <w:rFonts w:ascii="Times New Roman" w:hAnsi="Times New Roman" w:cs="Times New Roman"/>
                <w:lang w:val="en-US" w:eastAsia="zh-CN"/>
              </w:rPr>
            </w:pPr>
          </w:p>
          <w:p w14:paraId="2AF09B5C"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r w:rsidR="00267633" w:rsidRPr="00267633" w14:paraId="468BE1CA" w14:textId="77777777" w:rsidTr="00267633">
        <w:trPr>
          <w:divId w:val="2116439976"/>
        </w:trPr>
        <w:tc>
          <w:tcPr>
            <w:tcW w:w="675" w:type="dxa"/>
            <w:tcBorders>
              <w:right w:val="nil"/>
            </w:tcBorders>
          </w:tcPr>
          <w:p w14:paraId="6132EC5B"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(c)</w:t>
            </w:r>
          </w:p>
        </w:tc>
        <w:tc>
          <w:tcPr>
            <w:tcW w:w="7230" w:type="dxa"/>
            <w:tcBorders>
              <w:left w:val="nil"/>
            </w:tcBorders>
          </w:tcPr>
          <w:p w14:paraId="79A2427C"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type of account held (</w:t>
            </w:r>
            <w:proofErr w:type="gramStart"/>
            <w:r w:rsidRPr="00267633">
              <w:rPr>
                <w:rFonts w:ascii="Times New Roman" w:hAnsi="Times New Roman" w:cs="Times New Roman"/>
                <w:lang w:val="en-US" w:eastAsia="zh-CN"/>
              </w:rPr>
              <w:t>e.g.</w:t>
            </w:r>
            <w:proofErr w:type="gramEnd"/>
            <w:r w:rsidRPr="00267633">
              <w:rPr>
                <w:rFonts w:ascii="Times New Roman" w:hAnsi="Times New Roman" w:cs="Times New Roman"/>
                <w:lang w:val="en-US" w:eastAsia="zh-CN"/>
              </w:rPr>
              <w:t xml:space="preserve"> current, savings, fixed deposit, overdraft);</w:t>
            </w:r>
          </w:p>
          <w:p w14:paraId="60DD90AC" w14:textId="77777777" w:rsidR="00267633" w:rsidRPr="00267633" w:rsidRDefault="00267633" w:rsidP="00267633">
            <w:pPr>
              <w:spacing w:before="0" w:after="0" w:line="240" w:lineRule="auto"/>
              <w:jc w:val="both"/>
              <w:rPr>
                <w:rFonts w:ascii="Times New Roman" w:hAnsi="Times New Roman" w:cs="Times New Roman"/>
                <w:lang w:val="en-US" w:eastAsia="zh-CN"/>
              </w:rPr>
            </w:pPr>
          </w:p>
          <w:p w14:paraId="2F03F99E"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r w:rsidR="00267633" w:rsidRPr="00267633" w14:paraId="13A50382" w14:textId="77777777" w:rsidTr="00267633">
        <w:trPr>
          <w:divId w:val="2116439976"/>
        </w:trPr>
        <w:tc>
          <w:tcPr>
            <w:tcW w:w="675" w:type="dxa"/>
            <w:tcBorders>
              <w:right w:val="nil"/>
            </w:tcBorders>
          </w:tcPr>
          <w:p w14:paraId="7F61CF7B"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(d)</w:t>
            </w:r>
          </w:p>
        </w:tc>
        <w:tc>
          <w:tcPr>
            <w:tcW w:w="7230" w:type="dxa"/>
            <w:tcBorders>
              <w:left w:val="nil"/>
            </w:tcBorders>
          </w:tcPr>
          <w:p w14:paraId="66619E5D"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name of joint account holder (if any</w:t>
            </w:r>
            <w:proofErr w:type="gramStart"/>
            <w:r w:rsidRPr="00267633">
              <w:rPr>
                <w:rFonts w:ascii="Times New Roman" w:hAnsi="Times New Roman" w:cs="Times New Roman"/>
                <w:lang w:val="en-US" w:eastAsia="zh-CN"/>
              </w:rPr>
              <w:t>);</w:t>
            </w:r>
            <w:proofErr w:type="gramEnd"/>
          </w:p>
          <w:p w14:paraId="4A053937" w14:textId="77777777" w:rsidR="00267633" w:rsidRPr="00267633" w:rsidRDefault="00267633" w:rsidP="00267633">
            <w:pPr>
              <w:spacing w:before="0" w:after="0" w:line="240" w:lineRule="auto"/>
              <w:jc w:val="both"/>
              <w:rPr>
                <w:rFonts w:ascii="Times New Roman" w:hAnsi="Times New Roman" w:cs="Times New Roman"/>
                <w:lang w:val="en-US" w:eastAsia="zh-CN"/>
              </w:rPr>
            </w:pPr>
          </w:p>
          <w:p w14:paraId="4570CE3E"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r w:rsidR="00267633" w:rsidRPr="00267633" w14:paraId="7DE5EBAF" w14:textId="77777777" w:rsidTr="00267633">
        <w:trPr>
          <w:divId w:val="2116439976"/>
        </w:trPr>
        <w:tc>
          <w:tcPr>
            <w:tcW w:w="675" w:type="dxa"/>
            <w:tcBorders>
              <w:right w:val="nil"/>
            </w:tcBorders>
          </w:tcPr>
          <w:p w14:paraId="3C8443AE"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(e)</w:t>
            </w:r>
          </w:p>
        </w:tc>
        <w:tc>
          <w:tcPr>
            <w:tcW w:w="7230" w:type="dxa"/>
            <w:tcBorders>
              <w:left w:val="nil"/>
            </w:tcBorders>
          </w:tcPr>
          <w:p w14:paraId="39253F8E"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the balance due to the Company at this date (for fixed deposits, please state the date of maturity and the amount due to the Company at that date)</w:t>
            </w:r>
          </w:p>
          <w:p w14:paraId="65040027" w14:textId="77777777" w:rsidR="00267633" w:rsidRPr="00267633" w:rsidRDefault="00267633" w:rsidP="00267633">
            <w:pPr>
              <w:spacing w:before="0" w:after="0" w:line="240" w:lineRule="auto"/>
              <w:jc w:val="both"/>
              <w:rPr>
                <w:rFonts w:ascii="Times New Roman" w:hAnsi="Times New Roman" w:cs="Times New Roman"/>
                <w:lang w:val="en-US" w:eastAsia="zh-CN"/>
              </w:rPr>
            </w:pPr>
          </w:p>
          <w:p w14:paraId="6586C2A4"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bl>
    <w:p w14:paraId="788F9E2B"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38B3D2BB" w14:textId="77777777" w:rsidR="00267633" w:rsidRPr="00267633" w:rsidRDefault="00267633" w:rsidP="00267633">
      <w:pPr>
        <w:spacing w:before="0" w:after="0" w:line="240" w:lineRule="auto"/>
        <w:divId w:val="2116439976"/>
        <w:rPr>
          <w:rFonts w:ascii="Times New Roman" w:hAnsi="Times New Roman" w:cs="Times New Roman"/>
          <w:b/>
          <w:lang w:val="en-US" w:eastAsia="zh-CN"/>
        </w:rPr>
      </w:pPr>
    </w:p>
    <w:p w14:paraId="65A81431" w14:textId="77777777" w:rsidR="00267633" w:rsidRPr="00267633" w:rsidRDefault="00267633" w:rsidP="00267633">
      <w:pPr>
        <w:spacing w:before="0" w:after="0" w:line="240" w:lineRule="auto"/>
        <w:jc w:val="both"/>
        <w:divId w:val="2116439976"/>
        <w:rPr>
          <w:rFonts w:ascii="Times New Roman" w:hAnsi="Times New Roman" w:cs="Times New Roman"/>
          <w:b/>
          <w:lang w:val="en-US" w:eastAsia="zh-CN"/>
        </w:rPr>
      </w:pPr>
      <w:proofErr w:type="gramStart"/>
      <w:r w:rsidRPr="00267633">
        <w:rPr>
          <w:rFonts w:ascii="Times New Roman" w:hAnsi="Times New Roman" w:cs="Times New Roman"/>
          <w:b/>
          <w:lang w:val="en-US" w:eastAsia="zh-CN"/>
        </w:rPr>
        <w:t>Particulars of</w:t>
      </w:r>
      <w:proofErr w:type="gramEnd"/>
      <w:r w:rsidRPr="00267633">
        <w:rPr>
          <w:rFonts w:ascii="Times New Roman" w:hAnsi="Times New Roman" w:cs="Times New Roman"/>
          <w:b/>
          <w:lang w:val="en-US" w:eastAsia="zh-CN"/>
        </w:rPr>
        <w:t xml:space="preserve"> the Company’s other assets</w:t>
      </w:r>
    </w:p>
    <w:p w14:paraId="7C1B87D8" w14:textId="77777777" w:rsidR="00267633" w:rsidRPr="00267633" w:rsidRDefault="002F0484" w:rsidP="00267633">
      <w:pPr>
        <w:spacing w:before="0" w:after="0" w:line="240" w:lineRule="auto"/>
        <w:jc w:val="both"/>
        <w:divId w:val="2116439976"/>
        <w:rPr>
          <w:rFonts w:ascii="Times New Roman" w:hAnsi="Times New Roman" w:cs="Times New Roman"/>
          <w:lang w:val="en-US" w:eastAsia="zh-CN"/>
        </w:rPr>
      </w:pPr>
      <w:r>
        <w:rPr>
          <w:noProof/>
        </w:rPr>
        <mc:AlternateContent>
          <mc:Choice Requires="wps">
            <w:drawing>
              <wp:anchor distT="0" distB="0" distL="114300" distR="114300" simplePos="0" relativeHeight="251643392" behindDoc="0" locked="0" layoutInCell="1" allowOverlap="1" wp14:anchorId="7DD23838" wp14:editId="04C3B38F">
                <wp:simplePos x="0" y="0"/>
                <wp:positionH relativeFrom="column">
                  <wp:posOffset>5259363</wp:posOffset>
                </wp:positionH>
                <wp:positionV relativeFrom="paragraph">
                  <wp:posOffset>1057519</wp:posOffset>
                </wp:positionV>
                <wp:extent cx="1116965" cy="1831340"/>
                <wp:effectExtent l="0" t="0" r="26035" b="16510"/>
                <wp:wrapThrough wrapText="bothSides">
                  <wp:wrapPolygon edited="0">
                    <wp:start x="0" y="0"/>
                    <wp:lineTo x="0" y="21570"/>
                    <wp:lineTo x="21735" y="21570"/>
                    <wp:lineTo x="21735" y="0"/>
                    <wp:lineTo x="0" y="0"/>
                  </wp:wrapPolygon>
                </wp:wrapThrough>
                <wp:docPr id="34" name="Text Box 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6965" cy="1831340"/>
                        </a:xfrm>
                        <a:prstGeom prst="rect">
                          <a:avLst/>
                        </a:prstGeom>
                        <a:solidFill>
                          <a:srgbClr val="FFFFFF"/>
                        </a:solidFill>
                        <a:ln w="9525">
                          <a:solidFill>
                            <a:srgbClr val="000000"/>
                          </a:solidFill>
                          <a:miter lim="800000"/>
                          <a:headEnd/>
                          <a:tailEnd/>
                        </a:ln>
                      </wps:spPr>
                      <wps:txbx>
                        <w:txbxContent>
                          <w:p w14:paraId="6C510DD2" w14:textId="77777777" w:rsidR="001A4106" w:rsidRPr="00D62AB5" w:rsidRDefault="001A4106" w:rsidP="00267633">
                            <w:pPr>
                              <w:spacing w:line="240" w:lineRule="auto"/>
                              <w:rPr>
                                <w:rFonts w:ascii="Times New Roman" w:hAnsi="Times New Roman" w:cs="Times New Roman"/>
                                <w:sz w:val="20"/>
                                <w:szCs w:val="20"/>
                              </w:rPr>
                            </w:pPr>
                            <w:permStart w:id="704931977" w:edGrp="everyone"/>
                            <w:r w:rsidRPr="00267633">
                              <w:rPr>
                                <w:rFonts w:ascii="Times New Roman" w:hAnsi="Times New Roman" w:cs="Times New Roman"/>
                                <w:noProof/>
                                <w:sz w:val="20"/>
                                <w:szCs w:val="20"/>
                              </w:rPr>
                              <w:drawing>
                                <wp:inline distT="0" distB="0" distL="0" distR="0" wp14:anchorId="1B97426F" wp14:editId="14DC5007">
                                  <wp:extent cx="132715" cy="166370"/>
                                  <wp:effectExtent l="0" t="0" r="635" b="5080"/>
                                  <wp:docPr id="8"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32715" cy="166370"/>
                                          </a:xfrm>
                                          <a:prstGeom prst="rect">
                                            <a:avLst/>
                                          </a:prstGeom>
                                          <a:noFill/>
                                          <a:ln>
                                            <a:noFill/>
                                          </a:ln>
                                        </pic:spPr>
                                      </pic:pic>
                                    </a:graphicData>
                                  </a:graphic>
                                </wp:inline>
                              </w:drawing>
                            </w:r>
                            <w:r w:rsidRPr="00D62AB5">
                              <w:rPr>
                                <w:rFonts w:ascii="Times New Roman" w:hAnsi="Times New Roman" w:cs="Times New Roman"/>
                                <w:sz w:val="20"/>
                                <w:szCs w:val="20"/>
                              </w:rPr>
                              <w:t xml:space="preserve"> Assets include antiques, collectibles, jewellery, paintings, royalties from intellectual property, club membership etc.</w:t>
                            </w:r>
                            <w:permEnd w:id="704931977"/>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DD23838" id="Text Box 68" o:spid="_x0000_s1032" type="#_x0000_t202" style="position:absolute;left:0;text-align:left;margin-left:414.1pt;margin-top:83.25pt;width:87.95pt;height:144.2pt;z-index:25164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">
                <v:textbox>
                  <w:txbxContent>
                    <w:p w14:paraId="6C510DD2" w14:textId="77777777" w:rsidR="001A4106" w:rsidRPr="00D62AB5" w:rsidRDefault="001A4106" w:rsidP="00267633">
                      <w:pPr>
                        <w:spacing w:line="240" w:lineRule="auto"/>
                        <w:rPr>
                          <w:rFonts w:ascii="Times New Roman" w:hAnsi="Times New Roman" w:cs="Times New Roman"/>
                          <w:sz w:val="20"/>
                          <w:szCs w:val="20"/>
                        </w:rPr>
                      </w:pPr>
                      <w:permStart w:id="704931977" w:edGrp="everyone"/>
                      <w:r w:rsidRPr="00267633">
                        <w:rPr>
                          <w:rFonts w:ascii="Times New Roman" w:hAnsi="Times New Roman" w:cs="Times New Roman"/>
                          <w:noProof/>
                          <w:sz w:val="20"/>
                          <w:szCs w:val="20"/>
                        </w:rPr>
                        <w:drawing>
                          <wp:inline distT="0" distB="0" distL="0" distR="0" wp14:anchorId="1B97426F" wp14:editId="14DC5007">
                            <wp:extent cx="132715" cy="166370"/>
                            <wp:effectExtent l="0" t="0" r="635" b="5080"/>
                            <wp:docPr id="8"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32715" cy="166370"/>
                                    </a:xfrm>
                                    <a:prstGeom prst="rect">
                                      <a:avLst/>
                                    </a:prstGeom>
                                    <a:noFill/>
                                    <a:ln>
                                      <a:noFill/>
                                    </a:ln>
                                  </pic:spPr>
                                </pic:pic>
                              </a:graphicData>
                            </a:graphic>
                          </wp:inline>
                        </w:drawing>
                      </w:r>
                      <w:r w:rsidRPr="00D62AB5">
                        <w:rPr>
                          <w:rFonts w:ascii="Times New Roman" w:hAnsi="Times New Roman" w:cs="Times New Roman"/>
                          <w:sz w:val="20"/>
                          <w:szCs w:val="20"/>
                        </w:rPr>
                        <w:t xml:space="preserve"> Assets include antiques, collectibles, jewellery, paintings, royalties from intellectual property, club membership etc.</w:t>
                      </w:r>
                      <w:permEnd w:id="704931977"/>
                    </w:p>
                  </w:txbxContent>
                </v:textbox>
                <w10:wrap type="through"/>
              </v:shape>
            </w:pict>
          </mc:Fallback>
        </mc:AlternateContent>
      </w:r>
    </w:p>
    <w:tbl>
      <w:tblPr>
        <w:tblW w:w="0" w:type="auto"/>
        <w:tblBorders>
          <w:top w:val="single" w:sz="4" w:space="0" w:color="auto"/>
          <w:left w:val="single" w:sz="4" w:space="0" w:color="auto"/>
          <w:bottom w:val="single" w:sz="4" w:space="0" w:color="auto"/>
          <w:right w:val="single" w:sz="4" w:space="0" w:color="auto"/>
          <w:insideH w:val="single" w:sz="4" w:space="0" w:color="auto"/>
        </w:tblBorders>
        <w:tblLook w:val="04A0" w:firstRow="1" w:lastRow="0" w:firstColumn="1" w:lastColumn="0" w:noHBand="0" w:noVBand="1"/>
      </w:tblPr>
      <w:tblGrid>
        <w:gridCol w:w="675"/>
        <w:gridCol w:w="7230"/>
      </w:tblGrid>
      <w:tr w:rsidR="00267633" w:rsidRPr="00267633" w14:paraId="43A0E209" w14:textId="77777777" w:rsidTr="00267633">
        <w:trPr>
          <w:divId w:val="2116439976"/>
        </w:trPr>
        <w:tc>
          <w:tcPr>
            <w:tcW w:w="675" w:type="dxa"/>
          </w:tcPr>
          <w:p w14:paraId="473766D3"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20.</w:t>
            </w:r>
          </w:p>
        </w:tc>
        <w:tc>
          <w:tcPr>
            <w:tcW w:w="7230" w:type="dxa"/>
          </w:tcPr>
          <w:p w14:paraId="33708226"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Please state if the Company has any insurance policies.</w:t>
            </w:r>
          </w:p>
          <w:p w14:paraId="7E3DA8F1" w14:textId="77777777" w:rsidR="00267633" w:rsidRPr="00267633" w:rsidRDefault="00267633" w:rsidP="00267633">
            <w:pPr>
              <w:spacing w:before="0" w:after="0" w:line="240" w:lineRule="auto"/>
              <w:ind w:left="720"/>
              <w:jc w:val="both"/>
              <w:rPr>
                <w:rFonts w:ascii="Times New Roman" w:hAnsi="Times New Roman" w:cs="Times New Roman"/>
                <w:lang w:val="en-US" w:eastAsia="zh-CN"/>
              </w:rPr>
            </w:pPr>
          </w:p>
          <w:p w14:paraId="1E872E26"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Yes/No.</w:t>
            </w:r>
            <w:r w:rsidRPr="00267633">
              <w:rPr>
                <w:rFonts w:ascii="Times New Roman" w:hAnsi="Times New Roman" w:cs="Times New Roman"/>
                <w:lang w:val="en-US" w:eastAsia="zh-CN"/>
              </w:rPr>
              <w:tab/>
              <w:t xml:space="preserve">If yes, please provide details in Annex C </w:t>
            </w:r>
          </w:p>
          <w:p w14:paraId="43022060"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r w:rsidR="00267633" w:rsidRPr="00267633" w14:paraId="1BB19116" w14:textId="77777777" w:rsidTr="00267633">
        <w:trPr>
          <w:divId w:val="2116439976"/>
        </w:trPr>
        <w:tc>
          <w:tcPr>
            <w:tcW w:w="675" w:type="dxa"/>
          </w:tcPr>
          <w:p w14:paraId="0E0C40F9"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21.</w:t>
            </w:r>
          </w:p>
        </w:tc>
        <w:tc>
          <w:tcPr>
            <w:tcW w:w="7230" w:type="dxa"/>
          </w:tcPr>
          <w:p w14:paraId="072551CC"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Please state if the Company owns any shares and/or unit trusts,</w:t>
            </w:r>
          </w:p>
          <w:p w14:paraId="3DBFC192" w14:textId="77777777" w:rsidR="00267633" w:rsidRPr="00267633" w:rsidRDefault="00267633" w:rsidP="00267633">
            <w:pPr>
              <w:spacing w:before="0" w:after="0" w:line="240" w:lineRule="auto"/>
              <w:jc w:val="both"/>
              <w:rPr>
                <w:rFonts w:ascii="Times New Roman" w:hAnsi="Times New Roman" w:cs="Times New Roman"/>
                <w:lang w:val="en-US" w:eastAsia="zh-CN"/>
              </w:rPr>
            </w:pPr>
          </w:p>
          <w:p w14:paraId="0071DC4E"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Yes/No.</w:t>
            </w:r>
            <w:r w:rsidRPr="00267633">
              <w:rPr>
                <w:rFonts w:ascii="Times New Roman" w:hAnsi="Times New Roman" w:cs="Times New Roman"/>
                <w:lang w:val="en-US" w:eastAsia="zh-CN"/>
              </w:rPr>
              <w:tab/>
              <w:t>If yes, please provide details in Annex C</w:t>
            </w:r>
          </w:p>
          <w:p w14:paraId="2B1D3CC8"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bl>
    <w:p w14:paraId="0617C277"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588BF34F"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tbl>
      <w:tblPr>
        <w:tblpPr w:leftFromText="180" w:rightFromText="180" w:vertAnchor="text"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57"/>
        <w:gridCol w:w="7191"/>
      </w:tblGrid>
      <w:tr w:rsidR="00267633" w:rsidRPr="00267633" w14:paraId="6DE387DD" w14:textId="77777777" w:rsidTr="00267633">
        <w:trPr>
          <w:divId w:val="2116439976"/>
          <w:cantSplit/>
        </w:trPr>
        <w:tc>
          <w:tcPr>
            <w:tcW w:w="657" w:type="dxa"/>
            <w:tcBorders>
              <w:bottom w:val="single" w:sz="4" w:space="0" w:color="auto"/>
              <w:right w:val="nil"/>
            </w:tcBorders>
          </w:tcPr>
          <w:p w14:paraId="0C01F601"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22.</w:t>
            </w:r>
          </w:p>
        </w:tc>
        <w:tc>
          <w:tcPr>
            <w:tcW w:w="7191" w:type="dxa"/>
            <w:tcBorders>
              <w:left w:val="nil"/>
              <w:bottom w:val="single" w:sz="4" w:space="0" w:color="auto"/>
            </w:tcBorders>
          </w:tcPr>
          <w:p w14:paraId="42474D7E"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Please state if the Company owns any other assets, savings or investments not listed thus far.</w:t>
            </w:r>
          </w:p>
          <w:p w14:paraId="4474BF67" w14:textId="77777777" w:rsidR="00267633" w:rsidRPr="00267633" w:rsidRDefault="00267633" w:rsidP="00267633">
            <w:pPr>
              <w:spacing w:before="0" w:after="0" w:line="240" w:lineRule="auto"/>
              <w:jc w:val="both"/>
              <w:rPr>
                <w:rFonts w:ascii="Times New Roman" w:hAnsi="Times New Roman" w:cs="Times New Roman"/>
                <w:lang w:val="en-US" w:eastAsia="zh-CN"/>
              </w:rPr>
            </w:pPr>
          </w:p>
          <w:p w14:paraId="4DDFAA15"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Yes/No.</w:t>
            </w:r>
            <w:r w:rsidRPr="00267633">
              <w:rPr>
                <w:rFonts w:ascii="Times New Roman" w:hAnsi="Times New Roman" w:cs="Times New Roman"/>
                <w:lang w:val="en-US" w:eastAsia="zh-CN"/>
              </w:rPr>
              <w:tab/>
              <w:t>If yes, please provide details in Annex C</w:t>
            </w:r>
          </w:p>
          <w:p w14:paraId="188CD567"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bl>
    <w:p w14:paraId="4CE01302" w14:textId="77777777" w:rsidR="00267633" w:rsidRPr="00267633" w:rsidRDefault="00267633" w:rsidP="00267633">
      <w:pPr>
        <w:spacing w:before="0" w:after="0" w:line="240" w:lineRule="auto"/>
        <w:divId w:val="2116439976"/>
        <w:rPr>
          <w:rFonts w:ascii="Times New Roman" w:hAnsi="Times New Roman" w:cs="Times New Roman"/>
          <w:b/>
          <w:lang w:val="en-US" w:eastAsia="zh-CN"/>
        </w:rPr>
      </w:pPr>
    </w:p>
    <w:p w14:paraId="4B4618F4" w14:textId="77777777" w:rsidR="00267633" w:rsidRPr="00267633" w:rsidRDefault="00267633" w:rsidP="00267633">
      <w:pPr>
        <w:spacing w:before="0" w:after="0" w:line="240" w:lineRule="auto"/>
        <w:divId w:val="2116439976"/>
        <w:rPr>
          <w:rFonts w:ascii="Times New Roman" w:hAnsi="Times New Roman" w:cs="Times New Roman"/>
          <w:b/>
          <w:lang w:val="en-US" w:eastAsia="zh-CN"/>
        </w:rPr>
      </w:pPr>
      <w:r w:rsidRPr="00267633">
        <w:rPr>
          <w:rFonts w:ascii="Times New Roman" w:hAnsi="Times New Roman" w:cs="Times New Roman"/>
          <w:b/>
          <w:lang w:val="en-US" w:eastAsia="zh-CN"/>
        </w:rPr>
        <w:br w:type="page"/>
      </w:r>
    </w:p>
    <w:p w14:paraId="5B3831B0" w14:textId="77777777" w:rsidR="00267633" w:rsidRPr="00267633" w:rsidRDefault="00267633" w:rsidP="00267633">
      <w:pPr>
        <w:spacing w:before="0" w:after="0" w:line="240" w:lineRule="auto"/>
        <w:divId w:val="2116439976"/>
        <w:rPr>
          <w:rFonts w:ascii="Times New Roman" w:hAnsi="Times New Roman" w:cs="Times New Roman"/>
          <w:b/>
          <w:lang w:val="en-US" w:eastAsia="zh-CN"/>
        </w:rPr>
      </w:pPr>
      <w:r w:rsidRPr="00267633">
        <w:rPr>
          <w:rFonts w:ascii="Times New Roman" w:hAnsi="Times New Roman" w:cs="Times New Roman"/>
          <w:b/>
          <w:lang w:val="en-US" w:eastAsia="zh-CN"/>
        </w:rPr>
        <w:lastRenderedPageBreak/>
        <w:t>Other Matters</w:t>
      </w:r>
    </w:p>
    <w:p w14:paraId="15D7201B"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5"/>
        <w:gridCol w:w="7850"/>
      </w:tblGrid>
      <w:tr w:rsidR="00267633" w:rsidRPr="00267633" w14:paraId="25F41F81" w14:textId="77777777" w:rsidTr="00267633">
        <w:trPr>
          <w:divId w:val="2116439976"/>
        </w:trPr>
        <w:tc>
          <w:tcPr>
            <w:tcW w:w="675" w:type="dxa"/>
            <w:tcBorders>
              <w:right w:val="nil"/>
            </w:tcBorders>
          </w:tcPr>
          <w:p w14:paraId="78F76640"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23.</w:t>
            </w:r>
          </w:p>
        </w:tc>
        <w:tc>
          <w:tcPr>
            <w:tcW w:w="7850" w:type="dxa"/>
            <w:tcBorders>
              <w:left w:val="nil"/>
            </w:tcBorders>
          </w:tcPr>
          <w:p w14:paraId="461A992A"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Are there any goods on the Company’s premises that do not belong to the Company but belong to other people or are jointly owned with others? If so, please list the goods and how such ownership can be established.</w:t>
            </w:r>
          </w:p>
          <w:p w14:paraId="0572BA1A" w14:textId="77777777" w:rsidR="00267633" w:rsidRPr="00267633" w:rsidRDefault="00267633" w:rsidP="00267633">
            <w:pPr>
              <w:spacing w:before="0" w:after="0" w:line="240" w:lineRule="auto"/>
              <w:jc w:val="both"/>
              <w:rPr>
                <w:rFonts w:ascii="Times New Roman" w:hAnsi="Times New Roman" w:cs="Times New Roman"/>
                <w:lang w:val="en-US" w:eastAsia="zh-CN"/>
              </w:rPr>
            </w:pPr>
          </w:p>
          <w:p w14:paraId="1D5A22C2"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r w:rsidR="00267633" w:rsidRPr="00267633" w14:paraId="41472888" w14:textId="77777777" w:rsidTr="00267633">
        <w:trPr>
          <w:divId w:val="2116439976"/>
        </w:trPr>
        <w:tc>
          <w:tcPr>
            <w:tcW w:w="675" w:type="dxa"/>
            <w:tcBorders>
              <w:right w:val="nil"/>
            </w:tcBorders>
          </w:tcPr>
          <w:p w14:paraId="21696617"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24.</w:t>
            </w:r>
          </w:p>
        </w:tc>
        <w:tc>
          <w:tcPr>
            <w:tcW w:w="7850" w:type="dxa"/>
            <w:tcBorders>
              <w:left w:val="nil"/>
            </w:tcBorders>
          </w:tcPr>
          <w:p w14:paraId="637E4C1B"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What offer of repayment do you wish to make to the judgment creditor?</w:t>
            </w:r>
          </w:p>
          <w:p w14:paraId="7F3A9A25" w14:textId="77777777" w:rsidR="00267633" w:rsidRPr="00267633" w:rsidRDefault="00267633" w:rsidP="00267633">
            <w:pPr>
              <w:spacing w:before="0" w:after="0" w:line="240" w:lineRule="auto"/>
              <w:jc w:val="both"/>
              <w:rPr>
                <w:rFonts w:ascii="Times New Roman" w:hAnsi="Times New Roman" w:cs="Times New Roman"/>
                <w:lang w:val="en-US" w:eastAsia="zh-CN"/>
              </w:rPr>
            </w:pPr>
          </w:p>
          <w:p w14:paraId="063884B1"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bl>
    <w:p w14:paraId="61EAC604"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06BB74C7"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607BAA4B" w14:textId="77777777" w:rsidR="00267633" w:rsidRPr="00267633" w:rsidRDefault="00267633" w:rsidP="00267633">
      <w:pPr>
        <w:spacing w:before="0" w:after="0" w:line="240" w:lineRule="auto"/>
        <w:jc w:val="both"/>
        <w:divId w:val="2116439976"/>
        <w:rPr>
          <w:rFonts w:ascii="Times New Roman" w:hAnsi="Times New Roman" w:cs="Times New Roman"/>
          <w:b/>
          <w:lang w:val="en-US" w:eastAsia="zh-CN"/>
        </w:rPr>
      </w:pPr>
      <w:r w:rsidRPr="00267633">
        <w:rPr>
          <w:rFonts w:ascii="Times New Roman" w:hAnsi="Times New Roman" w:cs="Times New Roman"/>
          <w:b/>
          <w:lang w:val="en-US" w:eastAsia="zh-CN"/>
        </w:rPr>
        <w:t>Additional questions by the judgment creditor</w:t>
      </w:r>
    </w:p>
    <w:p w14:paraId="0340DB56" w14:textId="77777777" w:rsidR="00267633" w:rsidRPr="00267633" w:rsidRDefault="00267633" w:rsidP="00267633">
      <w:pPr>
        <w:spacing w:before="0" w:after="0" w:line="240" w:lineRule="auto"/>
        <w:jc w:val="both"/>
        <w:divId w:val="2116439976"/>
        <w:rPr>
          <w:rFonts w:ascii="Times New Roman" w:hAnsi="Times New Roman" w:cs="Times New Roman"/>
          <w:b/>
          <w:lang w:val="en-US" w:eastAsia="zh-CN"/>
        </w:rPr>
      </w:pPr>
      <w:r w:rsidRPr="00267633">
        <w:rPr>
          <w:rFonts w:ascii="Times New Roman" w:hAnsi="Times New Roman" w:cs="Times New Roman"/>
          <w:b/>
          <w:lang w:val="en-US" w:eastAsia="zh-CN"/>
        </w:rPr>
        <w:tab/>
      </w:r>
    </w:p>
    <w:p w14:paraId="6A2B2EC8" w14:textId="77777777" w:rsidR="00267633" w:rsidRPr="00267633" w:rsidRDefault="00267633" w:rsidP="00267633">
      <w:pPr>
        <w:tabs>
          <w:tab w:val="num" w:pos="360"/>
        </w:tabs>
        <w:spacing w:before="0" w:after="0" w:line="240" w:lineRule="auto"/>
        <w:jc w:val="both"/>
        <w:divId w:val="2116439976"/>
        <w:rPr>
          <w:rFonts w:ascii="Times New Roman" w:hAnsi="Times New Roman" w:cs="Times New Roman"/>
          <w:lang w:val="en-US" w:eastAsia="zh-CN"/>
        </w:rPr>
      </w:pPr>
      <w:proofErr w:type="gramStart"/>
      <w:r w:rsidRPr="00267633">
        <w:rPr>
          <w:rFonts w:ascii="Times New Roman" w:hAnsi="Times New Roman" w:cs="Times New Roman"/>
          <w:lang w:val="en-US" w:eastAsia="zh-CN"/>
        </w:rPr>
        <w:t>25.  (</w:t>
      </w:r>
      <w:proofErr w:type="gramEnd"/>
      <w:r w:rsidRPr="00267633">
        <w:rPr>
          <w:rFonts w:ascii="Times New Roman" w:hAnsi="Times New Roman" w:cs="Times New Roman"/>
          <w:lang w:val="en-US" w:eastAsia="zh-CN"/>
        </w:rPr>
        <w:t>Please state additional questions if any.)</w:t>
      </w:r>
    </w:p>
    <w:p w14:paraId="15AEA5DF" w14:textId="77777777" w:rsidR="00267633" w:rsidRPr="00267633" w:rsidRDefault="00267633" w:rsidP="00267633">
      <w:pPr>
        <w:spacing w:before="0" w:after="0" w:line="240" w:lineRule="auto"/>
        <w:divId w:val="2116439976"/>
        <w:rPr>
          <w:rFonts w:ascii="Times New Roman" w:hAnsi="Times New Roman" w:cs="Times New Roman"/>
          <w:b/>
          <w:lang w:val="en-US" w:eastAsia="zh-CN"/>
        </w:rPr>
      </w:pPr>
    </w:p>
    <w:p w14:paraId="681E261D" w14:textId="77777777" w:rsidR="00267633" w:rsidRPr="00267633" w:rsidRDefault="00267633" w:rsidP="00267633">
      <w:pPr>
        <w:spacing w:before="0" w:after="0" w:line="240" w:lineRule="auto"/>
        <w:divId w:val="2116439976"/>
        <w:rPr>
          <w:rFonts w:ascii="Times New Roman" w:hAnsi="Times New Roman" w:cs="Times New Roman"/>
          <w:b/>
          <w:lang w:val="en-US" w:eastAsia="zh-CN"/>
        </w:rPr>
      </w:pPr>
    </w:p>
    <w:p w14:paraId="67A91906" w14:textId="77777777" w:rsidR="00267633" w:rsidRPr="00267633" w:rsidRDefault="00267633" w:rsidP="00267633">
      <w:pPr>
        <w:spacing w:before="0" w:after="0" w:line="240" w:lineRule="auto"/>
        <w:divId w:val="2116439976"/>
        <w:rPr>
          <w:rFonts w:ascii="Times New Roman" w:hAnsi="Times New Roman" w:cs="Times New Roman"/>
          <w:b/>
          <w:lang w:val="en-US" w:eastAsia="zh-CN"/>
        </w:rPr>
      </w:pPr>
    </w:p>
    <w:p w14:paraId="5D31E9FF" w14:textId="77777777" w:rsidR="00267633" w:rsidRPr="00267633" w:rsidRDefault="00267633" w:rsidP="00267633">
      <w:pPr>
        <w:spacing w:before="0" w:after="0" w:line="240" w:lineRule="auto"/>
        <w:divId w:val="2116439976"/>
        <w:rPr>
          <w:rFonts w:ascii="Times New Roman" w:hAnsi="Times New Roman" w:cs="Times New Roman"/>
          <w:b/>
          <w:lang w:val="en-US" w:eastAsia="zh-CN"/>
        </w:rPr>
      </w:pPr>
    </w:p>
    <w:p w14:paraId="5EEACE47" w14:textId="77777777" w:rsidR="00267633" w:rsidRPr="00267633" w:rsidRDefault="00267633" w:rsidP="00267633">
      <w:pPr>
        <w:spacing w:before="0" w:after="0" w:line="240" w:lineRule="auto"/>
        <w:divId w:val="2116439976"/>
        <w:rPr>
          <w:rFonts w:ascii="Times New Roman" w:hAnsi="Times New Roman" w:cs="Times New Roman"/>
          <w:b/>
          <w:lang w:val="en-US" w:eastAsia="zh-CN"/>
        </w:rPr>
      </w:pPr>
      <w:r w:rsidRPr="00267633">
        <w:rPr>
          <w:rFonts w:ascii="Times New Roman" w:hAnsi="Times New Roman" w:cs="Times New Roman"/>
          <w:b/>
          <w:lang w:val="en-US" w:eastAsia="zh-CN"/>
        </w:rPr>
        <w:t>Confirmation statement</w:t>
      </w:r>
    </w:p>
    <w:p w14:paraId="70F8502F" w14:textId="77777777" w:rsidR="00267633" w:rsidRPr="00267633" w:rsidRDefault="00267633" w:rsidP="00267633">
      <w:pPr>
        <w:spacing w:before="0" w:after="0" w:line="240" w:lineRule="auto"/>
        <w:ind w:left="720" w:hanging="720"/>
        <w:jc w:val="both"/>
        <w:divId w:val="2116439976"/>
        <w:rPr>
          <w:rFonts w:ascii="Times New Roman" w:hAnsi="Times New Roman" w:cs="Times New Roman"/>
          <w:lang w:val="en-US" w:eastAsia="zh-CN"/>
        </w:rPr>
      </w:pPr>
    </w:p>
    <w:p w14:paraId="0129057A"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 xml:space="preserve">I, </w:t>
      </w:r>
      <w:r w:rsidRPr="00267633">
        <w:rPr>
          <w:rFonts w:ascii="Times New Roman" w:hAnsi="Times New Roman" w:cs="Times New Roman"/>
          <w:u w:val="single"/>
          <w:lang w:val="en-US" w:eastAsia="zh-CN"/>
        </w:rPr>
        <w:tab/>
      </w:r>
      <w:r w:rsidRPr="00267633">
        <w:rPr>
          <w:rFonts w:ascii="Times New Roman" w:hAnsi="Times New Roman" w:cs="Times New Roman"/>
          <w:u w:val="single"/>
          <w:lang w:val="en-US" w:eastAsia="zh-CN"/>
        </w:rPr>
        <w:tab/>
      </w:r>
      <w:r w:rsidRPr="00267633">
        <w:rPr>
          <w:rFonts w:ascii="Times New Roman" w:hAnsi="Times New Roman" w:cs="Times New Roman"/>
          <w:u w:val="single"/>
          <w:lang w:val="en-US" w:eastAsia="zh-CN"/>
        </w:rPr>
        <w:tab/>
      </w:r>
      <w:r w:rsidRPr="00267633">
        <w:rPr>
          <w:rFonts w:ascii="Times New Roman" w:hAnsi="Times New Roman" w:cs="Times New Roman"/>
          <w:u w:val="single"/>
          <w:lang w:val="en-US" w:eastAsia="zh-CN"/>
        </w:rPr>
        <w:tab/>
      </w:r>
      <w:r w:rsidRPr="00267633">
        <w:rPr>
          <w:rFonts w:ascii="Times New Roman" w:hAnsi="Times New Roman" w:cs="Times New Roman"/>
          <w:u w:val="single"/>
          <w:lang w:val="en-US" w:eastAsia="zh-CN"/>
        </w:rPr>
        <w:tab/>
      </w:r>
      <w:r w:rsidRPr="00267633">
        <w:rPr>
          <w:rFonts w:ascii="Times New Roman" w:hAnsi="Times New Roman" w:cs="Times New Roman"/>
          <w:u w:val="single"/>
          <w:lang w:val="en-US" w:eastAsia="zh-CN"/>
        </w:rPr>
        <w:tab/>
      </w:r>
      <w:r w:rsidRPr="00267633">
        <w:rPr>
          <w:rFonts w:ascii="Times New Roman" w:hAnsi="Times New Roman" w:cs="Times New Roman"/>
          <w:u w:val="single"/>
          <w:lang w:val="en-US" w:eastAsia="zh-CN"/>
        </w:rPr>
        <w:tab/>
      </w:r>
      <w:r w:rsidRPr="00267633">
        <w:rPr>
          <w:rFonts w:ascii="Times New Roman" w:hAnsi="Times New Roman" w:cs="Times New Roman"/>
          <w:u w:val="single"/>
          <w:lang w:val="en-US" w:eastAsia="zh-CN"/>
        </w:rPr>
        <w:tab/>
      </w:r>
      <w:r w:rsidRPr="00267633">
        <w:rPr>
          <w:rFonts w:ascii="Times New Roman" w:hAnsi="Times New Roman" w:cs="Times New Roman"/>
          <w:lang w:val="en-US" w:eastAsia="zh-CN"/>
        </w:rPr>
        <w:t xml:space="preserve">(name of officer of judgment debtor and NRIC No.) confirm that my answers to the questions above are true to the best of my knowledge, </w:t>
      </w:r>
      <w:proofErr w:type="gramStart"/>
      <w:r w:rsidRPr="00267633">
        <w:rPr>
          <w:rFonts w:ascii="Times New Roman" w:hAnsi="Times New Roman" w:cs="Times New Roman"/>
          <w:lang w:val="en-US" w:eastAsia="zh-CN"/>
        </w:rPr>
        <w:t>information</w:t>
      </w:r>
      <w:proofErr w:type="gramEnd"/>
      <w:r w:rsidRPr="00267633">
        <w:rPr>
          <w:rFonts w:ascii="Times New Roman" w:hAnsi="Times New Roman" w:cs="Times New Roman"/>
          <w:lang w:val="en-US" w:eastAsia="zh-CN"/>
        </w:rPr>
        <w:t xml:space="preserve"> and belief.</w:t>
      </w:r>
    </w:p>
    <w:p w14:paraId="1DC3CA1A"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7B2D046F"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09101C7D"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4A21908C"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04B319FD" w14:textId="77777777" w:rsidR="00267633" w:rsidRPr="00267633" w:rsidRDefault="00267633" w:rsidP="00267633">
      <w:pPr>
        <w:spacing w:before="0" w:after="0" w:line="240" w:lineRule="auto"/>
        <w:jc w:val="both"/>
        <w:divId w:val="2116439976"/>
        <w:rPr>
          <w:rFonts w:ascii="Times New Roman" w:hAnsi="Times New Roman" w:cs="Times New Roman"/>
          <w:u w:val="single"/>
          <w:lang w:val="en-US" w:eastAsia="zh-CN"/>
        </w:rPr>
      </w:pPr>
      <w:r w:rsidRPr="00267633">
        <w:rPr>
          <w:rFonts w:ascii="Times New Roman" w:hAnsi="Times New Roman" w:cs="Times New Roman"/>
          <w:u w:val="single"/>
          <w:lang w:val="en-US" w:eastAsia="zh-CN"/>
        </w:rPr>
        <w:t xml:space="preserve">                                                           </w:t>
      </w:r>
      <w:r w:rsidRPr="00267633">
        <w:rPr>
          <w:rFonts w:ascii="Times New Roman" w:hAnsi="Times New Roman" w:cs="Times New Roman"/>
          <w:u w:val="single"/>
          <w:lang w:val="en-US" w:eastAsia="zh-CN"/>
        </w:rPr>
        <w:tab/>
        <w:t xml:space="preserve">                                            </w:t>
      </w:r>
    </w:p>
    <w:p w14:paraId="65F8AB31" w14:textId="77777777" w:rsidR="00267633" w:rsidRPr="00267633" w:rsidRDefault="00267633" w:rsidP="00267633">
      <w:pPr>
        <w:spacing w:before="0" w:after="0" w:line="240" w:lineRule="auto"/>
        <w:jc w:val="both"/>
        <w:divId w:val="2116439976"/>
        <w:rPr>
          <w:rFonts w:ascii="Times New Roman" w:hAnsi="Times New Roman" w:cs="Times New Roman"/>
          <w:u w:val="single"/>
          <w:lang w:val="en-US" w:eastAsia="zh-CN"/>
        </w:rPr>
      </w:pPr>
      <w:r w:rsidRPr="00267633">
        <w:rPr>
          <w:rFonts w:ascii="Times New Roman" w:hAnsi="Times New Roman" w:cs="Times New Roman"/>
          <w:u w:val="single"/>
          <w:lang w:val="en-US" w:eastAsia="zh-CN"/>
        </w:rPr>
        <w:t xml:space="preserve">                                                     </w:t>
      </w:r>
    </w:p>
    <w:p w14:paraId="0FCC5E0E"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(Signature of officer of judgment debtor)</w:t>
      </w:r>
    </w:p>
    <w:p w14:paraId="2E40FE1A"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0E60FC12"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39B30319"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238AB7A4" w14:textId="77777777" w:rsidR="00267633" w:rsidRPr="00267633" w:rsidRDefault="00267633" w:rsidP="00267633">
      <w:pPr>
        <w:spacing w:before="0" w:after="0" w:line="240" w:lineRule="auto"/>
        <w:ind w:left="1440" w:firstLine="720"/>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Dated this</w:t>
      </w:r>
      <w:r w:rsidRPr="00267633">
        <w:rPr>
          <w:rFonts w:ascii="Times New Roman" w:hAnsi="Times New Roman" w:cs="Times New Roman"/>
          <w:lang w:val="en-US" w:eastAsia="zh-CN"/>
        </w:rPr>
        <w:tab/>
        <w:t>day of</w:t>
      </w:r>
      <w:r w:rsidRPr="00267633">
        <w:rPr>
          <w:rFonts w:ascii="Times New Roman" w:hAnsi="Times New Roman" w:cs="Times New Roman"/>
          <w:lang w:val="en-US" w:eastAsia="zh-CN"/>
        </w:rPr>
        <w:tab/>
      </w:r>
      <w:r w:rsidRPr="00267633">
        <w:rPr>
          <w:rFonts w:ascii="Times New Roman" w:hAnsi="Times New Roman" w:cs="Times New Roman"/>
          <w:lang w:val="en-US" w:eastAsia="zh-CN"/>
        </w:rPr>
        <w:tab/>
      </w:r>
      <w:r w:rsidRPr="00267633">
        <w:rPr>
          <w:rFonts w:ascii="Times New Roman" w:hAnsi="Times New Roman" w:cs="Times New Roman"/>
          <w:lang w:val="en-US" w:eastAsia="zh-CN"/>
        </w:rPr>
        <w:tab/>
        <w:t>20</w:t>
      </w:r>
    </w:p>
    <w:p w14:paraId="1BB3D517"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5D0283E8" w14:textId="77777777" w:rsidR="00267633" w:rsidRPr="00267633" w:rsidRDefault="00267633" w:rsidP="00267633">
      <w:pPr>
        <w:spacing w:before="0" w:after="0" w:line="240" w:lineRule="auto"/>
        <w:jc w:val="center"/>
        <w:divId w:val="2116439976"/>
        <w:rPr>
          <w:rFonts w:ascii="Times New Roman" w:hAnsi="Times New Roman" w:cs="Times New Roman"/>
          <w:b/>
          <w:lang w:val="en-US" w:eastAsia="zh-CN"/>
        </w:rPr>
      </w:pPr>
      <w:r w:rsidRPr="00267633">
        <w:rPr>
          <w:rFonts w:ascii="Times New Roman" w:hAnsi="Times New Roman" w:cs="Times New Roman"/>
          <w:lang w:val="en-US" w:eastAsia="zh-CN"/>
        </w:rPr>
        <w:br w:type="page"/>
      </w:r>
      <w:r w:rsidRPr="00267633">
        <w:rPr>
          <w:rFonts w:ascii="Times New Roman" w:hAnsi="Times New Roman" w:cs="Times New Roman"/>
          <w:b/>
          <w:lang w:val="en-US" w:eastAsia="zh-CN"/>
        </w:rPr>
        <w:lastRenderedPageBreak/>
        <w:t>ANNEX A</w:t>
      </w:r>
    </w:p>
    <w:p w14:paraId="448B5018" w14:textId="77777777" w:rsidR="00267633" w:rsidRPr="00267633" w:rsidRDefault="00267633" w:rsidP="00267633">
      <w:pPr>
        <w:spacing w:before="0" w:after="0" w:line="240" w:lineRule="auto"/>
        <w:jc w:val="both"/>
        <w:divId w:val="2116439976"/>
        <w:rPr>
          <w:rFonts w:ascii="Times New Roman" w:hAnsi="Times New Roman" w:cs="Times New Roman"/>
          <w:b/>
          <w:lang w:val="en-US" w:eastAsia="zh-CN"/>
        </w:rPr>
      </w:pPr>
    </w:p>
    <w:p w14:paraId="2F8C8961"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3D7F0DDA" w14:textId="77777777" w:rsidR="00267633" w:rsidRPr="00267633" w:rsidRDefault="00267633" w:rsidP="00267633">
      <w:pPr>
        <w:spacing w:before="0" w:after="0" w:line="240" w:lineRule="auto"/>
        <w:jc w:val="both"/>
        <w:divId w:val="2116439976"/>
        <w:rPr>
          <w:rFonts w:ascii="Times New Roman" w:hAnsi="Times New Roman" w:cs="Times New Roman"/>
          <w:b/>
          <w:lang w:val="en-US" w:eastAsia="zh-CN"/>
        </w:rPr>
      </w:pPr>
      <w:proofErr w:type="gramStart"/>
      <w:r w:rsidRPr="00267633">
        <w:rPr>
          <w:rFonts w:ascii="Times New Roman" w:hAnsi="Times New Roman" w:cs="Times New Roman"/>
          <w:b/>
          <w:lang w:val="en-US" w:eastAsia="zh-CN"/>
        </w:rPr>
        <w:t>Particulars of</w:t>
      </w:r>
      <w:proofErr w:type="gramEnd"/>
      <w:r w:rsidRPr="00267633">
        <w:rPr>
          <w:rFonts w:ascii="Times New Roman" w:hAnsi="Times New Roman" w:cs="Times New Roman"/>
          <w:b/>
          <w:lang w:val="en-US" w:eastAsia="zh-CN"/>
        </w:rPr>
        <w:t xml:space="preserve"> Debtors</w:t>
      </w:r>
    </w:p>
    <w:p w14:paraId="4E434633"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05E902D9" w14:textId="77777777" w:rsidR="00267633" w:rsidRPr="00267633" w:rsidRDefault="00267633" w:rsidP="00267633">
      <w:pPr>
        <w:spacing w:before="0" w:after="0" w:line="240" w:lineRule="auto"/>
        <w:jc w:val="both"/>
        <w:divId w:val="2116439976"/>
        <w:rPr>
          <w:rFonts w:ascii="Times New Roman" w:hAnsi="Times New Roman" w:cs="Times New Roman"/>
          <w:b/>
          <w:lang w:val="en-US" w:eastAsia="zh-CN"/>
        </w:rPr>
      </w:pPr>
      <w:r w:rsidRPr="00267633">
        <w:rPr>
          <w:rFonts w:ascii="Times New Roman" w:hAnsi="Times New Roman" w:cs="Times New Roman"/>
          <w:b/>
          <w:lang w:val="en-US" w:eastAsia="zh-CN"/>
        </w:rPr>
        <w:t>(From Question 13)</w:t>
      </w:r>
    </w:p>
    <w:p w14:paraId="571EFD05" w14:textId="77777777" w:rsidR="00267633" w:rsidRPr="00267633" w:rsidRDefault="00267633" w:rsidP="006172E9">
      <w:pPr>
        <w:numPr>
          <w:ilvl w:val="1"/>
          <w:numId w:val="99"/>
        </w:num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 xml:space="preserve">Please list the names of the Company’s </w:t>
      </w:r>
      <w:r w:rsidRPr="00267633">
        <w:rPr>
          <w:rFonts w:ascii="Times New Roman" w:hAnsi="Times New Roman" w:cs="Times New Roman"/>
          <w:b/>
          <w:lang w:val="en-US" w:eastAsia="zh-CN"/>
        </w:rPr>
        <w:t xml:space="preserve">debtors </w:t>
      </w:r>
      <w:r w:rsidRPr="00267633">
        <w:rPr>
          <w:rFonts w:ascii="Times New Roman" w:hAnsi="Times New Roman" w:cs="Times New Roman"/>
          <w:lang w:val="en-US" w:eastAsia="zh-CN"/>
        </w:rPr>
        <w:t>(i.e. people who owe the Company money):</w:t>
      </w:r>
    </w:p>
    <w:p w14:paraId="5ADD9FE0"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034B4645"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80"/>
        <w:gridCol w:w="2340"/>
        <w:gridCol w:w="1080"/>
        <w:gridCol w:w="1440"/>
        <w:gridCol w:w="2088"/>
      </w:tblGrid>
      <w:tr w:rsidR="00267633" w:rsidRPr="00267633" w14:paraId="371FABBA" w14:textId="77777777" w:rsidTr="00267633">
        <w:trPr>
          <w:divId w:val="2116439976"/>
        </w:trPr>
        <w:tc>
          <w:tcPr>
            <w:tcW w:w="1080" w:type="dxa"/>
          </w:tcPr>
          <w:p w14:paraId="79D37C23" w14:textId="77777777" w:rsidR="00267633" w:rsidRPr="00267633" w:rsidRDefault="00267633" w:rsidP="00267633">
            <w:pPr>
              <w:spacing w:before="0" w:after="0" w:line="240" w:lineRule="auto"/>
              <w:jc w:val="both"/>
              <w:rPr>
                <w:rFonts w:ascii="Times New Roman" w:hAnsi="Times New Roman" w:cs="Times New Roman"/>
                <w:u w:val="single"/>
                <w:lang w:val="en-US" w:eastAsia="zh-CN"/>
              </w:rPr>
            </w:pPr>
            <w:r w:rsidRPr="00267633">
              <w:rPr>
                <w:rFonts w:ascii="Times New Roman" w:hAnsi="Times New Roman" w:cs="Times New Roman"/>
                <w:u w:val="single"/>
                <w:lang w:val="en-US" w:eastAsia="zh-CN"/>
              </w:rPr>
              <w:t>Name</w:t>
            </w:r>
          </w:p>
        </w:tc>
        <w:tc>
          <w:tcPr>
            <w:tcW w:w="2340" w:type="dxa"/>
          </w:tcPr>
          <w:p w14:paraId="414E37F6" w14:textId="77777777" w:rsidR="00267633" w:rsidRPr="00267633" w:rsidRDefault="00267633" w:rsidP="00267633">
            <w:pPr>
              <w:spacing w:before="0" w:after="0" w:line="240" w:lineRule="auto"/>
              <w:jc w:val="both"/>
              <w:rPr>
                <w:rFonts w:ascii="Times New Roman" w:hAnsi="Times New Roman" w:cs="Times New Roman"/>
                <w:u w:val="single"/>
                <w:lang w:val="en-US" w:eastAsia="zh-CN"/>
              </w:rPr>
            </w:pPr>
            <w:r w:rsidRPr="00267633">
              <w:rPr>
                <w:rFonts w:ascii="Times New Roman" w:hAnsi="Times New Roman" w:cs="Times New Roman"/>
                <w:u w:val="single"/>
                <w:lang w:val="en-US" w:eastAsia="zh-CN"/>
              </w:rPr>
              <w:t>Contact Particulars</w:t>
            </w:r>
          </w:p>
        </w:tc>
        <w:tc>
          <w:tcPr>
            <w:tcW w:w="1080" w:type="dxa"/>
          </w:tcPr>
          <w:p w14:paraId="70C5C2D6" w14:textId="77777777" w:rsidR="00267633" w:rsidRPr="00267633" w:rsidRDefault="00267633" w:rsidP="00267633">
            <w:pPr>
              <w:spacing w:before="0" w:after="0" w:line="240" w:lineRule="auto"/>
              <w:jc w:val="both"/>
              <w:rPr>
                <w:rFonts w:ascii="Times New Roman" w:hAnsi="Times New Roman" w:cs="Times New Roman"/>
                <w:u w:val="single"/>
                <w:lang w:val="en-US" w:eastAsia="zh-CN"/>
              </w:rPr>
            </w:pPr>
            <w:r w:rsidRPr="00267633">
              <w:rPr>
                <w:rFonts w:ascii="Times New Roman" w:hAnsi="Times New Roman" w:cs="Times New Roman"/>
                <w:u w:val="single"/>
                <w:lang w:val="en-US" w:eastAsia="zh-CN"/>
              </w:rPr>
              <w:t>Amount owed</w:t>
            </w:r>
          </w:p>
        </w:tc>
        <w:tc>
          <w:tcPr>
            <w:tcW w:w="1440" w:type="dxa"/>
          </w:tcPr>
          <w:p w14:paraId="6DD09037" w14:textId="77777777" w:rsidR="00267633" w:rsidRPr="00267633" w:rsidRDefault="00267633" w:rsidP="00267633">
            <w:pPr>
              <w:spacing w:before="0" w:after="0" w:line="240" w:lineRule="auto"/>
              <w:jc w:val="both"/>
              <w:rPr>
                <w:rFonts w:ascii="Times New Roman" w:hAnsi="Times New Roman" w:cs="Times New Roman"/>
                <w:u w:val="single"/>
                <w:lang w:val="en-US" w:eastAsia="zh-CN"/>
              </w:rPr>
            </w:pPr>
            <w:r w:rsidRPr="00267633">
              <w:rPr>
                <w:rFonts w:ascii="Times New Roman" w:hAnsi="Times New Roman" w:cs="Times New Roman"/>
                <w:u w:val="single"/>
                <w:lang w:val="en-US" w:eastAsia="zh-CN"/>
              </w:rPr>
              <w:t>Due date for payment</w:t>
            </w:r>
          </w:p>
        </w:tc>
        <w:tc>
          <w:tcPr>
            <w:tcW w:w="2088" w:type="dxa"/>
          </w:tcPr>
          <w:p w14:paraId="75396D36" w14:textId="77777777" w:rsidR="00267633" w:rsidRPr="00267633" w:rsidRDefault="00267633" w:rsidP="00267633">
            <w:pPr>
              <w:spacing w:before="0" w:after="0" w:line="240" w:lineRule="auto"/>
              <w:jc w:val="both"/>
              <w:rPr>
                <w:rFonts w:ascii="Times New Roman" w:hAnsi="Times New Roman" w:cs="Times New Roman"/>
                <w:u w:val="single"/>
                <w:lang w:val="en-US" w:eastAsia="zh-CN"/>
              </w:rPr>
            </w:pPr>
            <w:r w:rsidRPr="00267633">
              <w:rPr>
                <w:rFonts w:ascii="Times New Roman" w:hAnsi="Times New Roman" w:cs="Times New Roman"/>
                <w:u w:val="single"/>
                <w:lang w:val="en-US" w:eastAsia="zh-CN"/>
              </w:rPr>
              <w:t>How did the debt arise?</w:t>
            </w:r>
          </w:p>
        </w:tc>
      </w:tr>
      <w:tr w:rsidR="00267633" w:rsidRPr="00267633" w14:paraId="19932529" w14:textId="77777777" w:rsidTr="00267633">
        <w:trPr>
          <w:divId w:val="2116439976"/>
        </w:trPr>
        <w:tc>
          <w:tcPr>
            <w:tcW w:w="1080" w:type="dxa"/>
          </w:tcPr>
          <w:p w14:paraId="550BC2D4" w14:textId="77777777" w:rsidR="00267633" w:rsidRPr="00267633" w:rsidRDefault="00267633" w:rsidP="00267633">
            <w:pPr>
              <w:spacing w:before="0" w:after="0" w:line="240" w:lineRule="auto"/>
              <w:jc w:val="both"/>
              <w:rPr>
                <w:rFonts w:ascii="Times New Roman" w:hAnsi="Times New Roman" w:cs="Times New Roman"/>
                <w:lang w:val="en-US" w:eastAsia="zh-CN"/>
              </w:rPr>
            </w:pPr>
          </w:p>
        </w:tc>
        <w:tc>
          <w:tcPr>
            <w:tcW w:w="2340" w:type="dxa"/>
          </w:tcPr>
          <w:p w14:paraId="3F3E2B10" w14:textId="77777777" w:rsidR="00267633" w:rsidRPr="00267633" w:rsidRDefault="00267633" w:rsidP="00267633">
            <w:pPr>
              <w:spacing w:before="0" w:after="0" w:line="240" w:lineRule="auto"/>
              <w:jc w:val="both"/>
              <w:rPr>
                <w:rFonts w:ascii="Times New Roman" w:hAnsi="Times New Roman" w:cs="Times New Roman"/>
                <w:lang w:val="en-US" w:eastAsia="zh-CN"/>
              </w:rPr>
            </w:pPr>
          </w:p>
        </w:tc>
        <w:tc>
          <w:tcPr>
            <w:tcW w:w="1080" w:type="dxa"/>
          </w:tcPr>
          <w:p w14:paraId="4F06DBCE" w14:textId="77777777" w:rsidR="00267633" w:rsidRPr="00267633" w:rsidRDefault="00267633" w:rsidP="00267633">
            <w:pPr>
              <w:spacing w:before="0" w:after="0" w:line="240" w:lineRule="auto"/>
              <w:jc w:val="both"/>
              <w:rPr>
                <w:rFonts w:ascii="Times New Roman" w:hAnsi="Times New Roman" w:cs="Times New Roman"/>
                <w:lang w:val="en-US" w:eastAsia="zh-CN"/>
              </w:rPr>
            </w:pPr>
          </w:p>
        </w:tc>
        <w:tc>
          <w:tcPr>
            <w:tcW w:w="1440" w:type="dxa"/>
          </w:tcPr>
          <w:p w14:paraId="552B4341" w14:textId="77777777" w:rsidR="00267633" w:rsidRPr="00267633" w:rsidRDefault="00267633" w:rsidP="00267633">
            <w:pPr>
              <w:spacing w:before="0" w:after="0" w:line="240" w:lineRule="auto"/>
              <w:jc w:val="both"/>
              <w:rPr>
                <w:rFonts w:ascii="Times New Roman" w:hAnsi="Times New Roman" w:cs="Times New Roman"/>
                <w:lang w:val="en-US" w:eastAsia="zh-CN"/>
              </w:rPr>
            </w:pPr>
          </w:p>
        </w:tc>
        <w:tc>
          <w:tcPr>
            <w:tcW w:w="2088" w:type="dxa"/>
          </w:tcPr>
          <w:p w14:paraId="77BFF126"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bl>
    <w:p w14:paraId="3D054E2B"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0F948AE9" w14:textId="77777777" w:rsidR="00267633" w:rsidRPr="00267633" w:rsidRDefault="00267633" w:rsidP="006172E9">
      <w:pPr>
        <w:numPr>
          <w:ilvl w:val="1"/>
          <w:numId w:val="99"/>
        </w:num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Please state the following if the Company has commenced legal proceedings against its debtors to recover its debt:</w:t>
      </w:r>
    </w:p>
    <w:p w14:paraId="50A1C477"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30"/>
        <w:gridCol w:w="2070"/>
        <w:gridCol w:w="2214"/>
        <w:gridCol w:w="2214"/>
      </w:tblGrid>
      <w:tr w:rsidR="00267633" w:rsidRPr="00267633" w14:paraId="3B135803" w14:textId="77777777" w:rsidTr="00267633">
        <w:trPr>
          <w:divId w:val="2116439976"/>
        </w:trPr>
        <w:tc>
          <w:tcPr>
            <w:tcW w:w="1530" w:type="dxa"/>
          </w:tcPr>
          <w:p w14:paraId="68FAEF6E" w14:textId="77777777" w:rsidR="00267633" w:rsidRPr="00267633" w:rsidRDefault="00267633" w:rsidP="00267633">
            <w:pPr>
              <w:spacing w:before="0" w:after="0" w:line="240" w:lineRule="auto"/>
              <w:jc w:val="both"/>
              <w:rPr>
                <w:rFonts w:ascii="Times New Roman" w:hAnsi="Times New Roman" w:cs="Times New Roman"/>
                <w:u w:val="single"/>
                <w:lang w:val="en-US" w:eastAsia="zh-CN"/>
              </w:rPr>
            </w:pPr>
            <w:r w:rsidRPr="00267633">
              <w:rPr>
                <w:rFonts w:ascii="Times New Roman" w:hAnsi="Times New Roman" w:cs="Times New Roman"/>
                <w:u w:val="single"/>
                <w:lang w:val="en-US" w:eastAsia="zh-CN"/>
              </w:rPr>
              <w:t>Name of</w:t>
            </w:r>
          </w:p>
          <w:p w14:paraId="7DC045DE" w14:textId="77777777" w:rsidR="00267633" w:rsidRPr="00267633" w:rsidRDefault="00267633" w:rsidP="00267633">
            <w:pPr>
              <w:spacing w:before="0" w:after="0" w:line="240" w:lineRule="auto"/>
              <w:jc w:val="both"/>
              <w:rPr>
                <w:rFonts w:ascii="Times New Roman" w:hAnsi="Times New Roman" w:cs="Times New Roman"/>
                <w:u w:val="single"/>
                <w:lang w:val="en-US" w:eastAsia="zh-CN"/>
              </w:rPr>
            </w:pPr>
            <w:r w:rsidRPr="00267633">
              <w:rPr>
                <w:rFonts w:ascii="Times New Roman" w:hAnsi="Times New Roman" w:cs="Times New Roman"/>
                <w:u w:val="single"/>
                <w:lang w:val="en-US" w:eastAsia="zh-CN"/>
              </w:rPr>
              <w:t>debtor</w:t>
            </w:r>
          </w:p>
        </w:tc>
        <w:tc>
          <w:tcPr>
            <w:tcW w:w="2070" w:type="dxa"/>
          </w:tcPr>
          <w:p w14:paraId="54455FF7" w14:textId="77777777" w:rsidR="00267633" w:rsidRPr="00267633" w:rsidRDefault="00267633" w:rsidP="00267633">
            <w:pPr>
              <w:spacing w:before="0" w:after="0" w:line="240" w:lineRule="auto"/>
              <w:jc w:val="both"/>
              <w:rPr>
                <w:rFonts w:ascii="Times New Roman" w:hAnsi="Times New Roman" w:cs="Times New Roman"/>
                <w:u w:val="single"/>
                <w:lang w:val="en-US" w:eastAsia="zh-CN"/>
              </w:rPr>
            </w:pPr>
            <w:r w:rsidRPr="00267633">
              <w:rPr>
                <w:rFonts w:ascii="Times New Roman" w:hAnsi="Times New Roman" w:cs="Times New Roman"/>
                <w:u w:val="single"/>
                <w:lang w:val="en-US" w:eastAsia="zh-CN"/>
              </w:rPr>
              <w:t>MC/DC/Suit No.</w:t>
            </w:r>
          </w:p>
        </w:tc>
        <w:tc>
          <w:tcPr>
            <w:tcW w:w="2214" w:type="dxa"/>
          </w:tcPr>
          <w:p w14:paraId="047F6C90" w14:textId="77777777" w:rsidR="00267633" w:rsidRPr="00267633" w:rsidRDefault="00267633" w:rsidP="00267633">
            <w:pPr>
              <w:spacing w:before="0" w:after="0" w:line="240" w:lineRule="auto"/>
              <w:jc w:val="both"/>
              <w:rPr>
                <w:rFonts w:ascii="Times New Roman" w:hAnsi="Times New Roman" w:cs="Times New Roman"/>
                <w:u w:val="single"/>
                <w:lang w:val="en-US" w:eastAsia="zh-CN"/>
              </w:rPr>
            </w:pPr>
            <w:r w:rsidRPr="00267633">
              <w:rPr>
                <w:rFonts w:ascii="Times New Roman" w:hAnsi="Times New Roman" w:cs="Times New Roman"/>
                <w:u w:val="single"/>
                <w:lang w:val="en-US" w:eastAsia="zh-CN"/>
              </w:rPr>
              <w:t>Amount claimed</w:t>
            </w:r>
          </w:p>
        </w:tc>
        <w:tc>
          <w:tcPr>
            <w:tcW w:w="2214" w:type="dxa"/>
          </w:tcPr>
          <w:p w14:paraId="27747E05" w14:textId="77777777" w:rsidR="00267633" w:rsidRPr="00267633" w:rsidRDefault="00267633" w:rsidP="00267633">
            <w:pPr>
              <w:spacing w:before="0" w:after="0" w:line="240" w:lineRule="auto"/>
              <w:jc w:val="both"/>
              <w:rPr>
                <w:rFonts w:ascii="Times New Roman" w:hAnsi="Times New Roman" w:cs="Times New Roman"/>
                <w:u w:val="single"/>
                <w:lang w:val="en-US" w:eastAsia="zh-CN"/>
              </w:rPr>
            </w:pPr>
            <w:r w:rsidRPr="00267633">
              <w:rPr>
                <w:rFonts w:ascii="Times New Roman" w:hAnsi="Times New Roman" w:cs="Times New Roman"/>
                <w:u w:val="single"/>
                <w:lang w:val="en-US" w:eastAsia="zh-CN"/>
              </w:rPr>
              <w:t>Status of action</w:t>
            </w:r>
          </w:p>
        </w:tc>
      </w:tr>
      <w:tr w:rsidR="00267633" w:rsidRPr="00267633" w14:paraId="0A42A4F9" w14:textId="77777777" w:rsidTr="00267633">
        <w:trPr>
          <w:divId w:val="2116439976"/>
        </w:trPr>
        <w:tc>
          <w:tcPr>
            <w:tcW w:w="1530" w:type="dxa"/>
          </w:tcPr>
          <w:p w14:paraId="70244EE4" w14:textId="77777777" w:rsidR="00267633" w:rsidRPr="00267633" w:rsidRDefault="00267633" w:rsidP="00267633">
            <w:pPr>
              <w:spacing w:before="0" w:after="0" w:line="240" w:lineRule="auto"/>
              <w:jc w:val="both"/>
              <w:rPr>
                <w:rFonts w:ascii="Times New Roman" w:hAnsi="Times New Roman" w:cs="Times New Roman"/>
                <w:lang w:val="en-US" w:eastAsia="zh-CN"/>
              </w:rPr>
            </w:pPr>
          </w:p>
        </w:tc>
        <w:tc>
          <w:tcPr>
            <w:tcW w:w="2070" w:type="dxa"/>
          </w:tcPr>
          <w:p w14:paraId="3BF37EEF" w14:textId="77777777" w:rsidR="00267633" w:rsidRPr="00267633" w:rsidRDefault="00267633" w:rsidP="00267633">
            <w:pPr>
              <w:spacing w:before="0" w:after="0" w:line="240" w:lineRule="auto"/>
              <w:jc w:val="both"/>
              <w:rPr>
                <w:rFonts w:ascii="Times New Roman" w:hAnsi="Times New Roman" w:cs="Times New Roman"/>
                <w:lang w:val="en-US" w:eastAsia="zh-CN"/>
              </w:rPr>
            </w:pPr>
          </w:p>
        </w:tc>
        <w:tc>
          <w:tcPr>
            <w:tcW w:w="2214" w:type="dxa"/>
          </w:tcPr>
          <w:p w14:paraId="07596547" w14:textId="77777777" w:rsidR="00267633" w:rsidRPr="00267633" w:rsidRDefault="00267633" w:rsidP="00267633">
            <w:pPr>
              <w:spacing w:before="0" w:after="0" w:line="240" w:lineRule="auto"/>
              <w:jc w:val="both"/>
              <w:rPr>
                <w:rFonts w:ascii="Times New Roman" w:hAnsi="Times New Roman" w:cs="Times New Roman"/>
                <w:lang w:val="en-US" w:eastAsia="zh-CN"/>
              </w:rPr>
            </w:pPr>
          </w:p>
        </w:tc>
        <w:tc>
          <w:tcPr>
            <w:tcW w:w="2214" w:type="dxa"/>
          </w:tcPr>
          <w:p w14:paraId="0B8F0F17"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bl>
    <w:p w14:paraId="39BFA01A"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076DCF67"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1ABA609C" w14:textId="77777777" w:rsidR="00267633" w:rsidRPr="00267633" w:rsidRDefault="00267633" w:rsidP="00267633">
      <w:pPr>
        <w:spacing w:before="0" w:after="0" w:line="240" w:lineRule="auto"/>
        <w:jc w:val="center"/>
        <w:divId w:val="2116439976"/>
        <w:rPr>
          <w:rFonts w:ascii="Times New Roman" w:hAnsi="Times New Roman" w:cs="Times New Roman"/>
          <w:b/>
          <w:lang w:val="en-US" w:eastAsia="zh-CN"/>
        </w:rPr>
      </w:pPr>
      <w:r w:rsidRPr="00267633">
        <w:rPr>
          <w:rFonts w:ascii="Times New Roman" w:hAnsi="Times New Roman" w:cs="Times New Roman"/>
          <w:lang w:val="en-US" w:eastAsia="zh-CN"/>
        </w:rPr>
        <w:br w:type="page"/>
      </w:r>
      <w:r w:rsidRPr="00267633">
        <w:rPr>
          <w:rFonts w:ascii="Times New Roman" w:hAnsi="Times New Roman" w:cs="Times New Roman"/>
          <w:b/>
          <w:lang w:val="en-US" w:eastAsia="zh-CN"/>
        </w:rPr>
        <w:lastRenderedPageBreak/>
        <w:t>ANNEX B</w:t>
      </w:r>
    </w:p>
    <w:p w14:paraId="7B19115E" w14:textId="77777777" w:rsidR="00267633" w:rsidRPr="00267633" w:rsidRDefault="00267633" w:rsidP="00267633">
      <w:pPr>
        <w:spacing w:before="0" w:after="0" w:line="240" w:lineRule="auto"/>
        <w:jc w:val="both"/>
        <w:divId w:val="2116439976"/>
        <w:rPr>
          <w:rFonts w:ascii="Times New Roman" w:hAnsi="Times New Roman" w:cs="Times New Roman"/>
          <w:b/>
          <w:lang w:val="en-US" w:eastAsia="zh-CN"/>
        </w:rPr>
      </w:pPr>
    </w:p>
    <w:p w14:paraId="0BBC350B" w14:textId="77777777" w:rsidR="00267633" w:rsidRPr="00267633" w:rsidRDefault="00267633" w:rsidP="00267633">
      <w:pPr>
        <w:spacing w:before="0" w:after="0" w:line="240" w:lineRule="auto"/>
        <w:jc w:val="both"/>
        <w:divId w:val="2116439976"/>
        <w:rPr>
          <w:rFonts w:ascii="Times New Roman" w:hAnsi="Times New Roman" w:cs="Times New Roman"/>
          <w:b/>
          <w:lang w:val="en-US" w:eastAsia="zh-CN"/>
        </w:rPr>
      </w:pPr>
      <w:proofErr w:type="gramStart"/>
      <w:r w:rsidRPr="00267633">
        <w:rPr>
          <w:rFonts w:ascii="Times New Roman" w:hAnsi="Times New Roman" w:cs="Times New Roman"/>
          <w:b/>
          <w:lang w:val="en-US" w:eastAsia="zh-CN"/>
        </w:rPr>
        <w:t>Particulars of</w:t>
      </w:r>
      <w:proofErr w:type="gramEnd"/>
      <w:r w:rsidRPr="00267633">
        <w:rPr>
          <w:rFonts w:ascii="Times New Roman" w:hAnsi="Times New Roman" w:cs="Times New Roman"/>
          <w:b/>
          <w:lang w:val="en-US" w:eastAsia="zh-CN"/>
        </w:rPr>
        <w:t xml:space="preserve"> Property Owned or Leased</w:t>
      </w:r>
    </w:p>
    <w:p w14:paraId="4E4B9E11" w14:textId="77777777" w:rsidR="00267633" w:rsidRPr="00267633" w:rsidRDefault="00267633" w:rsidP="00267633">
      <w:pPr>
        <w:spacing w:before="0" w:after="0" w:line="240" w:lineRule="auto"/>
        <w:jc w:val="both"/>
        <w:divId w:val="2116439976"/>
        <w:rPr>
          <w:rFonts w:ascii="Times New Roman" w:hAnsi="Times New Roman" w:cs="Times New Roman"/>
          <w:b/>
          <w:lang w:val="en-US" w:eastAsia="zh-CN"/>
        </w:rPr>
      </w:pPr>
    </w:p>
    <w:p w14:paraId="45FBDF6C" w14:textId="77777777" w:rsidR="00267633" w:rsidRPr="00267633" w:rsidRDefault="00267633" w:rsidP="00267633">
      <w:pPr>
        <w:spacing w:before="0" w:after="0" w:line="240" w:lineRule="auto"/>
        <w:jc w:val="both"/>
        <w:divId w:val="2116439976"/>
        <w:rPr>
          <w:rFonts w:ascii="Times New Roman" w:hAnsi="Times New Roman" w:cs="Times New Roman"/>
          <w:b/>
          <w:lang w:val="en-US" w:eastAsia="zh-CN"/>
        </w:rPr>
      </w:pPr>
      <w:r w:rsidRPr="00267633">
        <w:rPr>
          <w:rFonts w:ascii="Times New Roman" w:hAnsi="Times New Roman" w:cs="Times New Roman"/>
          <w:b/>
          <w:lang w:val="en-US" w:eastAsia="zh-CN"/>
        </w:rPr>
        <w:t>(From Question 15)</w:t>
      </w:r>
    </w:p>
    <w:p w14:paraId="6AB705A1" w14:textId="77777777" w:rsidR="00267633" w:rsidRPr="00267633" w:rsidRDefault="00267633" w:rsidP="006172E9">
      <w:pPr>
        <w:numPr>
          <w:ilvl w:val="1"/>
          <w:numId w:val="99"/>
        </w:num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Please provide details of the properties owned by the Company:</w:t>
      </w:r>
    </w:p>
    <w:p w14:paraId="0A5FD1B3"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18FC7C33" w14:textId="77777777" w:rsidR="00267633" w:rsidRPr="00267633" w:rsidRDefault="00267633" w:rsidP="00267633">
      <w:pPr>
        <w:spacing w:before="0" w:after="0" w:line="240" w:lineRule="auto"/>
        <w:ind w:firstLine="720"/>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(a)</w:t>
      </w:r>
      <w:r w:rsidRPr="00267633">
        <w:rPr>
          <w:rFonts w:ascii="Times New Roman" w:hAnsi="Times New Roman" w:cs="Times New Roman"/>
          <w:lang w:val="en-US" w:eastAsia="zh-CN"/>
        </w:rPr>
        <w:tab/>
        <w:t xml:space="preserve">Addresses of properties owned: </w:t>
      </w:r>
    </w:p>
    <w:p w14:paraId="29355E89" w14:textId="77777777" w:rsidR="00267633" w:rsidRPr="00267633" w:rsidRDefault="00267633" w:rsidP="00267633">
      <w:pPr>
        <w:spacing w:before="0" w:after="0" w:line="240" w:lineRule="auto"/>
        <w:ind w:firstLine="720"/>
        <w:jc w:val="both"/>
        <w:divId w:val="2116439976"/>
        <w:rPr>
          <w:rFonts w:ascii="Times New Roman" w:hAnsi="Times New Roman" w:cs="Times New Roman"/>
          <w:lang w:val="en-US" w:eastAsia="zh-CN"/>
        </w:rPr>
      </w:pPr>
    </w:p>
    <w:p w14:paraId="7F787579" w14:textId="77777777" w:rsidR="00267633" w:rsidRPr="00267633" w:rsidRDefault="00267633" w:rsidP="00267633">
      <w:pPr>
        <w:spacing w:before="0" w:after="0" w:line="240" w:lineRule="auto"/>
        <w:ind w:firstLine="720"/>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 xml:space="preserve">(b) </w:t>
      </w:r>
      <w:r w:rsidRPr="00267633">
        <w:rPr>
          <w:rFonts w:ascii="Times New Roman" w:hAnsi="Times New Roman" w:cs="Times New Roman"/>
          <w:lang w:val="en-US" w:eastAsia="zh-CN"/>
        </w:rPr>
        <w:tab/>
        <w:t xml:space="preserve">Names of </w:t>
      </w:r>
      <w:proofErr w:type="gramStart"/>
      <w:r w:rsidRPr="00267633">
        <w:rPr>
          <w:rFonts w:ascii="Times New Roman" w:hAnsi="Times New Roman" w:cs="Times New Roman"/>
          <w:lang w:val="en-US" w:eastAsia="zh-CN"/>
        </w:rPr>
        <w:t>joint-owners</w:t>
      </w:r>
      <w:proofErr w:type="gramEnd"/>
      <w:r w:rsidRPr="00267633">
        <w:rPr>
          <w:rFonts w:ascii="Times New Roman" w:hAnsi="Times New Roman" w:cs="Times New Roman"/>
          <w:lang w:val="en-US" w:eastAsia="zh-CN"/>
        </w:rPr>
        <w:t xml:space="preserve"> (if any):</w:t>
      </w:r>
    </w:p>
    <w:p w14:paraId="4B3F9CA4"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626918D1" w14:textId="77777777" w:rsidR="00267633" w:rsidRPr="00267633" w:rsidRDefault="00267633" w:rsidP="00267633">
      <w:pPr>
        <w:spacing w:before="0" w:after="0" w:line="240" w:lineRule="auto"/>
        <w:ind w:left="720"/>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 xml:space="preserve">(c) </w:t>
      </w:r>
      <w:r w:rsidRPr="00267633">
        <w:rPr>
          <w:rFonts w:ascii="Times New Roman" w:hAnsi="Times New Roman" w:cs="Times New Roman"/>
          <w:lang w:val="en-US" w:eastAsia="zh-CN"/>
        </w:rPr>
        <w:tab/>
        <w:t>Names of mortgagee/</w:t>
      </w:r>
      <w:proofErr w:type="spellStart"/>
      <w:r w:rsidRPr="00267633">
        <w:rPr>
          <w:rFonts w:ascii="Times New Roman" w:hAnsi="Times New Roman" w:cs="Times New Roman"/>
          <w:lang w:val="en-US" w:eastAsia="zh-CN"/>
        </w:rPr>
        <w:t>chargee</w:t>
      </w:r>
      <w:proofErr w:type="spellEnd"/>
      <w:r w:rsidRPr="00267633">
        <w:rPr>
          <w:rFonts w:ascii="Times New Roman" w:hAnsi="Times New Roman" w:cs="Times New Roman"/>
          <w:lang w:val="en-US" w:eastAsia="zh-CN"/>
        </w:rPr>
        <w:t xml:space="preserve"> (if any) and amount outstanding:</w:t>
      </w:r>
    </w:p>
    <w:p w14:paraId="74E9F093"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4DBF31C2" w14:textId="77777777" w:rsidR="00267633" w:rsidRPr="00267633" w:rsidRDefault="00267633" w:rsidP="00267633">
      <w:pPr>
        <w:spacing w:before="0" w:after="0" w:line="240" w:lineRule="auto"/>
        <w:jc w:val="both"/>
        <w:divId w:val="2116439976"/>
        <w:rPr>
          <w:rFonts w:ascii="Times New Roman" w:hAnsi="Times New Roman" w:cs="Times New Roman"/>
          <w:b/>
          <w:lang w:val="en-US" w:eastAsia="zh-CN"/>
        </w:rPr>
      </w:pPr>
      <w:r w:rsidRPr="00267633">
        <w:rPr>
          <w:rFonts w:ascii="Times New Roman" w:hAnsi="Times New Roman" w:cs="Times New Roman"/>
          <w:b/>
          <w:lang w:val="en-US" w:eastAsia="zh-CN"/>
        </w:rPr>
        <w:t>(From Question 17)</w:t>
      </w:r>
    </w:p>
    <w:p w14:paraId="3AE4D125" w14:textId="77777777" w:rsidR="00267633" w:rsidRPr="00267633" w:rsidRDefault="00267633" w:rsidP="006172E9">
      <w:pPr>
        <w:numPr>
          <w:ilvl w:val="1"/>
          <w:numId w:val="99"/>
        </w:num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Please provide details of the tenancy of any immoveable property that the Company owns:</w:t>
      </w:r>
    </w:p>
    <w:p w14:paraId="773840F8"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442163B4" w14:textId="77777777" w:rsidR="00267633" w:rsidRPr="00267633" w:rsidRDefault="00267633" w:rsidP="00267633">
      <w:pPr>
        <w:spacing w:before="0" w:after="0" w:line="240" w:lineRule="auto"/>
        <w:ind w:left="720"/>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(a)</w:t>
      </w:r>
      <w:r w:rsidRPr="00267633">
        <w:rPr>
          <w:rFonts w:ascii="Times New Roman" w:hAnsi="Times New Roman" w:cs="Times New Roman"/>
          <w:lang w:val="en-US" w:eastAsia="zh-CN"/>
        </w:rPr>
        <w:tab/>
        <w:t>Name of tenant and address of tenanted property:</w:t>
      </w:r>
    </w:p>
    <w:p w14:paraId="4FFAC2BC" w14:textId="77777777" w:rsidR="00267633" w:rsidRPr="00267633" w:rsidRDefault="00267633" w:rsidP="00267633">
      <w:pPr>
        <w:spacing w:before="0" w:after="0" w:line="240" w:lineRule="auto"/>
        <w:ind w:left="720"/>
        <w:jc w:val="both"/>
        <w:divId w:val="2116439976"/>
        <w:rPr>
          <w:rFonts w:ascii="Times New Roman" w:hAnsi="Times New Roman" w:cs="Times New Roman"/>
          <w:lang w:val="en-US" w:eastAsia="zh-CN"/>
        </w:rPr>
      </w:pPr>
    </w:p>
    <w:p w14:paraId="620D9809" w14:textId="77777777" w:rsidR="00267633" w:rsidRPr="00267633" w:rsidRDefault="00267633" w:rsidP="00267633">
      <w:pPr>
        <w:spacing w:before="0" w:after="0" w:line="240" w:lineRule="auto"/>
        <w:ind w:left="1418" w:hanging="698"/>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(b)</w:t>
      </w:r>
      <w:r w:rsidRPr="00267633">
        <w:rPr>
          <w:rFonts w:ascii="Times New Roman" w:hAnsi="Times New Roman" w:cs="Times New Roman"/>
          <w:lang w:val="en-US" w:eastAsia="zh-CN"/>
        </w:rPr>
        <w:tab/>
        <w:t>Period of tenancy, amount of monthly rental received and due date of rental:</w:t>
      </w:r>
    </w:p>
    <w:p w14:paraId="3E8E8722" w14:textId="77777777" w:rsidR="00267633" w:rsidRPr="00267633" w:rsidRDefault="00267633" w:rsidP="00267633">
      <w:pPr>
        <w:spacing w:before="0" w:after="0" w:line="240" w:lineRule="auto"/>
        <w:ind w:left="720"/>
        <w:jc w:val="both"/>
        <w:divId w:val="2116439976"/>
        <w:rPr>
          <w:rFonts w:ascii="Times New Roman" w:hAnsi="Times New Roman" w:cs="Times New Roman"/>
          <w:lang w:val="en-US" w:eastAsia="zh-CN"/>
        </w:rPr>
      </w:pPr>
    </w:p>
    <w:p w14:paraId="7CE2F279" w14:textId="77777777" w:rsidR="00267633" w:rsidRPr="00267633" w:rsidRDefault="00267633" w:rsidP="00267633">
      <w:pPr>
        <w:spacing w:before="0" w:after="0" w:line="240" w:lineRule="auto"/>
        <w:ind w:left="720"/>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(c)</w:t>
      </w:r>
      <w:r w:rsidRPr="00267633">
        <w:rPr>
          <w:rFonts w:ascii="Times New Roman" w:hAnsi="Times New Roman" w:cs="Times New Roman"/>
          <w:lang w:val="en-US" w:eastAsia="zh-CN"/>
        </w:rPr>
        <w:tab/>
        <w:t>Whether there is any written tenancy agreement:</w:t>
      </w:r>
    </w:p>
    <w:p w14:paraId="297D04F8"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3C345F0F" w14:textId="77777777" w:rsidR="00267633" w:rsidRPr="00267633" w:rsidRDefault="00267633" w:rsidP="00267633">
      <w:pPr>
        <w:spacing w:before="0" w:after="0" w:line="240" w:lineRule="auto"/>
        <w:jc w:val="both"/>
        <w:divId w:val="2116439976"/>
        <w:rPr>
          <w:rFonts w:ascii="Times New Roman" w:hAnsi="Times New Roman" w:cs="Times New Roman"/>
          <w:b/>
          <w:lang w:val="en-US" w:eastAsia="zh-CN"/>
        </w:rPr>
      </w:pPr>
      <w:r w:rsidRPr="00267633">
        <w:rPr>
          <w:rFonts w:ascii="Times New Roman" w:hAnsi="Times New Roman" w:cs="Times New Roman"/>
          <w:b/>
          <w:lang w:val="en-US" w:eastAsia="zh-CN"/>
        </w:rPr>
        <w:t>(From Question 18)</w:t>
      </w:r>
    </w:p>
    <w:p w14:paraId="402F886F" w14:textId="77777777" w:rsidR="00267633" w:rsidRPr="00267633" w:rsidRDefault="00267633" w:rsidP="006172E9">
      <w:pPr>
        <w:numPr>
          <w:ilvl w:val="1"/>
          <w:numId w:val="99"/>
        </w:num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Please provide details of the vehicles the Company owns:</w:t>
      </w:r>
    </w:p>
    <w:p w14:paraId="7A91D6D3"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47EB47F3" w14:textId="77777777" w:rsidR="00267633" w:rsidRPr="00267633" w:rsidRDefault="00267633" w:rsidP="00267633">
      <w:pPr>
        <w:spacing w:before="0" w:after="0" w:line="240" w:lineRule="auto"/>
        <w:ind w:left="720"/>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(a)</w:t>
      </w:r>
      <w:r w:rsidRPr="00267633">
        <w:rPr>
          <w:rFonts w:ascii="Times New Roman" w:hAnsi="Times New Roman" w:cs="Times New Roman"/>
          <w:lang w:val="en-US" w:eastAsia="zh-CN"/>
        </w:rPr>
        <w:tab/>
        <w:t xml:space="preserve">The registration number, make and </w:t>
      </w:r>
      <w:proofErr w:type="spellStart"/>
      <w:r w:rsidRPr="00267633">
        <w:rPr>
          <w:rFonts w:ascii="Times New Roman" w:hAnsi="Times New Roman" w:cs="Times New Roman"/>
          <w:lang w:val="en-US" w:eastAsia="zh-CN"/>
        </w:rPr>
        <w:t>colour</w:t>
      </w:r>
      <w:proofErr w:type="spellEnd"/>
      <w:r w:rsidRPr="00267633">
        <w:rPr>
          <w:rFonts w:ascii="Times New Roman" w:hAnsi="Times New Roman" w:cs="Times New Roman"/>
          <w:lang w:val="en-US" w:eastAsia="zh-CN"/>
        </w:rPr>
        <w:t xml:space="preserve"> of the motor vehicle(s):</w:t>
      </w:r>
    </w:p>
    <w:p w14:paraId="28341350" w14:textId="77777777" w:rsidR="00267633" w:rsidRPr="00267633" w:rsidRDefault="00267633" w:rsidP="00267633">
      <w:pPr>
        <w:spacing w:before="0" w:after="0" w:line="240" w:lineRule="auto"/>
        <w:ind w:left="720"/>
        <w:jc w:val="both"/>
        <w:divId w:val="2116439976"/>
        <w:rPr>
          <w:rFonts w:ascii="Times New Roman" w:hAnsi="Times New Roman" w:cs="Times New Roman"/>
          <w:lang w:val="en-US" w:eastAsia="zh-CN"/>
        </w:rPr>
      </w:pPr>
    </w:p>
    <w:p w14:paraId="70D5BC53" w14:textId="77777777" w:rsidR="00267633" w:rsidRPr="00267633" w:rsidRDefault="00267633" w:rsidP="00267633">
      <w:pPr>
        <w:spacing w:before="0" w:after="0" w:line="240" w:lineRule="auto"/>
        <w:ind w:left="720"/>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(b)</w:t>
      </w:r>
      <w:r w:rsidRPr="00267633">
        <w:rPr>
          <w:rFonts w:ascii="Times New Roman" w:hAnsi="Times New Roman" w:cs="Times New Roman"/>
          <w:lang w:val="en-US" w:eastAsia="zh-CN"/>
        </w:rPr>
        <w:tab/>
        <w:t>Whether the motor vehicle(s) is/are on hire purchase:</w:t>
      </w:r>
    </w:p>
    <w:p w14:paraId="52A6BB4E" w14:textId="77777777" w:rsidR="00267633" w:rsidRPr="00267633" w:rsidRDefault="00267633" w:rsidP="00267633">
      <w:pPr>
        <w:spacing w:before="0" w:after="0" w:line="240" w:lineRule="auto"/>
        <w:ind w:left="720"/>
        <w:jc w:val="both"/>
        <w:divId w:val="2116439976"/>
        <w:rPr>
          <w:rFonts w:ascii="Times New Roman" w:hAnsi="Times New Roman" w:cs="Times New Roman"/>
          <w:lang w:val="en-US" w:eastAsia="zh-CN"/>
        </w:rPr>
      </w:pPr>
    </w:p>
    <w:p w14:paraId="616C829D" w14:textId="77777777" w:rsidR="00267633" w:rsidRPr="00267633" w:rsidRDefault="00267633" w:rsidP="00267633">
      <w:pPr>
        <w:spacing w:before="0" w:after="0" w:line="240" w:lineRule="auto"/>
        <w:ind w:left="1418" w:hanging="698"/>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(c)</w:t>
      </w:r>
      <w:r w:rsidRPr="00267633">
        <w:rPr>
          <w:rFonts w:ascii="Times New Roman" w:hAnsi="Times New Roman" w:cs="Times New Roman"/>
          <w:lang w:val="en-US" w:eastAsia="zh-CN"/>
        </w:rPr>
        <w:tab/>
        <w:t>If on hire purchase, the name of the finance company and the amount outstanding under the hire purchase agreement:</w:t>
      </w:r>
    </w:p>
    <w:p w14:paraId="1ADBB4BA"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79B1086D"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179D3B08" w14:textId="77777777" w:rsidR="00267633" w:rsidRPr="00267633" w:rsidRDefault="00267633" w:rsidP="00267633">
      <w:pPr>
        <w:spacing w:before="0" w:after="0" w:line="240" w:lineRule="auto"/>
        <w:jc w:val="center"/>
        <w:divId w:val="2116439976"/>
        <w:rPr>
          <w:rFonts w:ascii="Times New Roman" w:hAnsi="Times New Roman" w:cs="Times New Roman"/>
          <w:b/>
          <w:lang w:val="en-US" w:eastAsia="zh-CN"/>
        </w:rPr>
      </w:pPr>
      <w:r w:rsidRPr="00267633">
        <w:rPr>
          <w:rFonts w:ascii="Times New Roman" w:hAnsi="Times New Roman" w:cs="Times New Roman"/>
          <w:lang w:val="en-US" w:eastAsia="zh-CN"/>
        </w:rPr>
        <w:br w:type="page"/>
      </w:r>
      <w:r w:rsidRPr="00267633">
        <w:rPr>
          <w:rFonts w:ascii="Times New Roman" w:hAnsi="Times New Roman" w:cs="Times New Roman"/>
          <w:b/>
          <w:lang w:val="en-US" w:eastAsia="zh-CN"/>
        </w:rPr>
        <w:lastRenderedPageBreak/>
        <w:t>ANNEX C</w:t>
      </w:r>
    </w:p>
    <w:p w14:paraId="05EE5815" w14:textId="77777777" w:rsidR="00267633" w:rsidRPr="00267633" w:rsidRDefault="00267633" w:rsidP="00267633">
      <w:pPr>
        <w:spacing w:before="0" w:after="0" w:line="240" w:lineRule="auto"/>
        <w:jc w:val="both"/>
        <w:divId w:val="2116439976"/>
        <w:rPr>
          <w:rFonts w:ascii="Times New Roman" w:hAnsi="Times New Roman" w:cs="Times New Roman"/>
          <w:b/>
          <w:lang w:val="en-US" w:eastAsia="zh-CN"/>
        </w:rPr>
      </w:pPr>
    </w:p>
    <w:p w14:paraId="23B5DD9F" w14:textId="77777777" w:rsidR="00267633" w:rsidRPr="00267633" w:rsidRDefault="00267633" w:rsidP="00267633">
      <w:pPr>
        <w:spacing w:before="0" w:after="0" w:line="240" w:lineRule="auto"/>
        <w:jc w:val="both"/>
        <w:divId w:val="2116439976"/>
        <w:rPr>
          <w:rFonts w:ascii="Times New Roman" w:hAnsi="Times New Roman" w:cs="Times New Roman"/>
          <w:b/>
          <w:lang w:val="en-US" w:eastAsia="zh-CN"/>
        </w:rPr>
      </w:pPr>
      <w:proofErr w:type="gramStart"/>
      <w:r w:rsidRPr="00267633">
        <w:rPr>
          <w:rFonts w:ascii="Times New Roman" w:hAnsi="Times New Roman" w:cs="Times New Roman"/>
          <w:b/>
          <w:lang w:val="en-US" w:eastAsia="zh-CN"/>
        </w:rPr>
        <w:t>Particulars of</w:t>
      </w:r>
      <w:proofErr w:type="gramEnd"/>
      <w:r w:rsidRPr="00267633">
        <w:rPr>
          <w:rFonts w:ascii="Times New Roman" w:hAnsi="Times New Roman" w:cs="Times New Roman"/>
          <w:b/>
          <w:lang w:val="en-US" w:eastAsia="zh-CN"/>
        </w:rPr>
        <w:t xml:space="preserve"> Other Assets</w:t>
      </w:r>
    </w:p>
    <w:p w14:paraId="1303D4E3" w14:textId="77777777" w:rsidR="00267633" w:rsidRPr="00267633" w:rsidRDefault="00267633" w:rsidP="00267633">
      <w:pPr>
        <w:spacing w:before="0" w:after="0" w:line="240" w:lineRule="auto"/>
        <w:jc w:val="both"/>
        <w:divId w:val="2116439976"/>
        <w:rPr>
          <w:rFonts w:ascii="Times New Roman" w:hAnsi="Times New Roman" w:cs="Times New Roman"/>
          <w:b/>
          <w:lang w:val="en-US" w:eastAsia="zh-CN"/>
        </w:rPr>
      </w:pPr>
    </w:p>
    <w:p w14:paraId="150ABDD1" w14:textId="77777777" w:rsidR="00267633" w:rsidRPr="00267633" w:rsidRDefault="00267633" w:rsidP="00267633">
      <w:pPr>
        <w:spacing w:before="0" w:after="0" w:line="240" w:lineRule="auto"/>
        <w:jc w:val="both"/>
        <w:divId w:val="2116439976"/>
        <w:rPr>
          <w:rFonts w:ascii="Times New Roman" w:hAnsi="Times New Roman" w:cs="Times New Roman"/>
          <w:b/>
          <w:lang w:val="en-US" w:eastAsia="zh-CN"/>
        </w:rPr>
      </w:pPr>
      <w:r w:rsidRPr="00267633">
        <w:rPr>
          <w:rFonts w:ascii="Times New Roman" w:hAnsi="Times New Roman" w:cs="Times New Roman"/>
          <w:b/>
          <w:lang w:val="en-US" w:eastAsia="zh-CN"/>
        </w:rPr>
        <w:t>Insurance Policies (From Question 20)</w:t>
      </w:r>
    </w:p>
    <w:p w14:paraId="5820BAFD" w14:textId="77777777" w:rsidR="00267633" w:rsidRPr="00267633" w:rsidRDefault="00267633" w:rsidP="00267633">
      <w:pPr>
        <w:spacing w:before="0" w:after="0" w:line="240" w:lineRule="auto"/>
        <w:jc w:val="both"/>
        <w:divId w:val="2116439976"/>
        <w:rPr>
          <w:rFonts w:ascii="Times New Roman" w:hAnsi="Times New Roman" w:cs="Times New Roman"/>
          <w:b/>
          <w:lang w:val="en-US" w:eastAsia="zh-CN"/>
        </w:rPr>
      </w:pP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30"/>
        <w:gridCol w:w="2070"/>
        <w:gridCol w:w="2214"/>
        <w:gridCol w:w="2214"/>
      </w:tblGrid>
      <w:tr w:rsidR="00267633" w:rsidRPr="00267633" w14:paraId="25DA974F" w14:textId="77777777" w:rsidTr="00267633">
        <w:trPr>
          <w:divId w:val="2116439976"/>
        </w:trPr>
        <w:tc>
          <w:tcPr>
            <w:tcW w:w="1530" w:type="dxa"/>
          </w:tcPr>
          <w:p w14:paraId="7AB2615C" w14:textId="77777777" w:rsidR="00267633" w:rsidRPr="00267633" w:rsidRDefault="00267633" w:rsidP="00267633">
            <w:pPr>
              <w:spacing w:before="0" w:after="0" w:line="240" w:lineRule="auto"/>
              <w:jc w:val="both"/>
              <w:rPr>
                <w:rFonts w:ascii="Times New Roman" w:hAnsi="Times New Roman" w:cs="Times New Roman"/>
                <w:u w:val="single"/>
                <w:lang w:val="en-US" w:eastAsia="zh-CN"/>
              </w:rPr>
            </w:pPr>
            <w:r w:rsidRPr="00267633">
              <w:rPr>
                <w:rFonts w:ascii="Times New Roman" w:hAnsi="Times New Roman" w:cs="Times New Roman"/>
                <w:u w:val="single"/>
                <w:lang w:val="en-US" w:eastAsia="zh-CN"/>
              </w:rPr>
              <w:t>Name of</w:t>
            </w:r>
          </w:p>
          <w:p w14:paraId="284E0461" w14:textId="77777777" w:rsidR="00267633" w:rsidRPr="00267633" w:rsidRDefault="00267633" w:rsidP="00267633">
            <w:pPr>
              <w:spacing w:before="0" w:after="0" w:line="240" w:lineRule="auto"/>
              <w:jc w:val="both"/>
              <w:rPr>
                <w:rFonts w:ascii="Times New Roman" w:hAnsi="Times New Roman" w:cs="Times New Roman"/>
                <w:u w:val="single"/>
                <w:lang w:val="en-US" w:eastAsia="zh-CN"/>
              </w:rPr>
            </w:pPr>
            <w:r w:rsidRPr="00267633">
              <w:rPr>
                <w:rFonts w:ascii="Times New Roman" w:hAnsi="Times New Roman" w:cs="Times New Roman"/>
                <w:u w:val="single"/>
                <w:lang w:val="en-US" w:eastAsia="zh-CN"/>
              </w:rPr>
              <w:t>insurer</w:t>
            </w:r>
          </w:p>
        </w:tc>
        <w:tc>
          <w:tcPr>
            <w:tcW w:w="2070" w:type="dxa"/>
          </w:tcPr>
          <w:p w14:paraId="540ABDC0" w14:textId="77777777" w:rsidR="00267633" w:rsidRPr="00267633" w:rsidRDefault="00267633" w:rsidP="00267633">
            <w:pPr>
              <w:spacing w:before="0" w:after="0" w:line="240" w:lineRule="auto"/>
              <w:jc w:val="both"/>
              <w:rPr>
                <w:rFonts w:ascii="Times New Roman" w:hAnsi="Times New Roman" w:cs="Times New Roman"/>
                <w:u w:val="single"/>
                <w:lang w:val="en-US" w:eastAsia="zh-CN"/>
              </w:rPr>
            </w:pPr>
            <w:r w:rsidRPr="00267633">
              <w:rPr>
                <w:rFonts w:ascii="Times New Roman" w:hAnsi="Times New Roman" w:cs="Times New Roman"/>
                <w:u w:val="single"/>
                <w:lang w:val="en-US" w:eastAsia="zh-CN"/>
              </w:rPr>
              <w:t>Type of policy/ Policy No.</w:t>
            </w:r>
          </w:p>
        </w:tc>
        <w:tc>
          <w:tcPr>
            <w:tcW w:w="2214" w:type="dxa"/>
          </w:tcPr>
          <w:p w14:paraId="3B1E57A6" w14:textId="77777777" w:rsidR="00267633" w:rsidRPr="00267633" w:rsidRDefault="00267633" w:rsidP="00267633">
            <w:pPr>
              <w:spacing w:before="0" w:after="0" w:line="240" w:lineRule="auto"/>
              <w:jc w:val="both"/>
              <w:rPr>
                <w:rFonts w:ascii="Times New Roman" w:hAnsi="Times New Roman" w:cs="Times New Roman"/>
                <w:u w:val="single"/>
                <w:lang w:val="en-US" w:eastAsia="zh-CN"/>
              </w:rPr>
            </w:pPr>
            <w:r w:rsidRPr="00267633">
              <w:rPr>
                <w:rFonts w:ascii="Times New Roman" w:hAnsi="Times New Roman" w:cs="Times New Roman"/>
                <w:u w:val="single"/>
                <w:lang w:val="en-US" w:eastAsia="zh-CN"/>
              </w:rPr>
              <w:t>Amount insured</w:t>
            </w:r>
          </w:p>
        </w:tc>
        <w:tc>
          <w:tcPr>
            <w:tcW w:w="2214" w:type="dxa"/>
          </w:tcPr>
          <w:p w14:paraId="16156089" w14:textId="77777777" w:rsidR="00267633" w:rsidRPr="00267633" w:rsidRDefault="00267633" w:rsidP="00267633">
            <w:pPr>
              <w:spacing w:before="0" w:after="0" w:line="240" w:lineRule="auto"/>
              <w:jc w:val="both"/>
              <w:rPr>
                <w:rFonts w:ascii="Times New Roman" w:hAnsi="Times New Roman" w:cs="Times New Roman"/>
                <w:u w:val="single"/>
                <w:lang w:val="en-US" w:eastAsia="zh-CN"/>
              </w:rPr>
            </w:pPr>
            <w:r w:rsidRPr="00267633">
              <w:rPr>
                <w:rFonts w:ascii="Times New Roman" w:hAnsi="Times New Roman" w:cs="Times New Roman"/>
                <w:u w:val="single"/>
                <w:lang w:val="en-US" w:eastAsia="zh-CN"/>
              </w:rPr>
              <w:t>Monthly premium</w:t>
            </w:r>
          </w:p>
          <w:p w14:paraId="4D252A75" w14:textId="77777777" w:rsidR="00267633" w:rsidRPr="00267633" w:rsidRDefault="00267633" w:rsidP="00267633">
            <w:pPr>
              <w:spacing w:before="0" w:after="0" w:line="240" w:lineRule="auto"/>
              <w:jc w:val="both"/>
              <w:rPr>
                <w:rFonts w:ascii="Times New Roman" w:hAnsi="Times New Roman" w:cs="Times New Roman"/>
                <w:u w:val="single"/>
                <w:lang w:val="en-US" w:eastAsia="zh-CN"/>
              </w:rPr>
            </w:pPr>
            <w:r w:rsidRPr="00267633">
              <w:rPr>
                <w:rFonts w:ascii="Times New Roman" w:hAnsi="Times New Roman" w:cs="Times New Roman"/>
                <w:u w:val="single"/>
                <w:lang w:val="en-US" w:eastAsia="zh-CN"/>
              </w:rPr>
              <w:t>payable</w:t>
            </w:r>
          </w:p>
        </w:tc>
      </w:tr>
      <w:tr w:rsidR="00267633" w:rsidRPr="00267633" w14:paraId="4FC540C1" w14:textId="77777777" w:rsidTr="00267633">
        <w:trPr>
          <w:divId w:val="2116439976"/>
        </w:trPr>
        <w:tc>
          <w:tcPr>
            <w:tcW w:w="1530" w:type="dxa"/>
          </w:tcPr>
          <w:p w14:paraId="4DEB6C25" w14:textId="77777777" w:rsidR="00267633" w:rsidRPr="00267633" w:rsidRDefault="00267633" w:rsidP="00267633">
            <w:pPr>
              <w:spacing w:before="0" w:after="0" w:line="240" w:lineRule="auto"/>
              <w:jc w:val="both"/>
              <w:rPr>
                <w:rFonts w:ascii="Times New Roman" w:hAnsi="Times New Roman" w:cs="Times New Roman"/>
                <w:lang w:val="en-US" w:eastAsia="zh-CN"/>
              </w:rPr>
            </w:pPr>
          </w:p>
        </w:tc>
        <w:tc>
          <w:tcPr>
            <w:tcW w:w="2070" w:type="dxa"/>
          </w:tcPr>
          <w:p w14:paraId="5BA094FE" w14:textId="77777777" w:rsidR="00267633" w:rsidRPr="00267633" w:rsidRDefault="00267633" w:rsidP="00267633">
            <w:pPr>
              <w:spacing w:before="0" w:after="0" w:line="240" w:lineRule="auto"/>
              <w:jc w:val="both"/>
              <w:rPr>
                <w:rFonts w:ascii="Times New Roman" w:hAnsi="Times New Roman" w:cs="Times New Roman"/>
                <w:lang w:val="en-US" w:eastAsia="zh-CN"/>
              </w:rPr>
            </w:pPr>
          </w:p>
        </w:tc>
        <w:tc>
          <w:tcPr>
            <w:tcW w:w="2214" w:type="dxa"/>
          </w:tcPr>
          <w:p w14:paraId="3A80AE0A" w14:textId="77777777" w:rsidR="00267633" w:rsidRPr="00267633" w:rsidRDefault="00267633" w:rsidP="00267633">
            <w:pPr>
              <w:spacing w:before="0" w:after="0" w:line="240" w:lineRule="auto"/>
              <w:jc w:val="both"/>
              <w:rPr>
                <w:rFonts w:ascii="Times New Roman" w:hAnsi="Times New Roman" w:cs="Times New Roman"/>
                <w:lang w:val="en-US" w:eastAsia="zh-CN"/>
              </w:rPr>
            </w:pPr>
          </w:p>
        </w:tc>
        <w:tc>
          <w:tcPr>
            <w:tcW w:w="2214" w:type="dxa"/>
          </w:tcPr>
          <w:p w14:paraId="75A18055"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bl>
    <w:p w14:paraId="5D51F9F6"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2CEF4802" w14:textId="77777777" w:rsidR="00267633" w:rsidRPr="00267633" w:rsidRDefault="00267633" w:rsidP="006172E9">
      <w:pPr>
        <w:numPr>
          <w:ilvl w:val="1"/>
          <w:numId w:val="99"/>
        </w:num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Please identify the beneficiaries under the policies apart from the Company.</w:t>
      </w:r>
    </w:p>
    <w:p w14:paraId="72AA2EF1" w14:textId="77777777" w:rsidR="00267633" w:rsidRPr="00267633" w:rsidRDefault="00267633" w:rsidP="00267633">
      <w:pPr>
        <w:spacing w:before="0" w:after="0" w:line="240" w:lineRule="auto"/>
        <w:ind w:left="720"/>
        <w:jc w:val="both"/>
        <w:divId w:val="2116439976"/>
        <w:rPr>
          <w:rFonts w:ascii="Times New Roman" w:hAnsi="Times New Roman" w:cs="Times New Roman"/>
          <w:lang w:val="en-US" w:eastAsia="zh-CN"/>
        </w:rPr>
      </w:pPr>
    </w:p>
    <w:p w14:paraId="05D7D8ED" w14:textId="77777777" w:rsidR="00267633" w:rsidRPr="00267633" w:rsidRDefault="00267633" w:rsidP="006172E9">
      <w:pPr>
        <w:numPr>
          <w:ilvl w:val="1"/>
          <w:numId w:val="99"/>
        </w:num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If applicable, please state the dates when each of the Company’s policies will mature and the surrender value as at this date.</w:t>
      </w:r>
    </w:p>
    <w:p w14:paraId="44A9BBDD"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3E98D6DD"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0877C45D" w14:textId="77777777" w:rsidR="00267633" w:rsidRPr="00267633" w:rsidRDefault="00267633" w:rsidP="00267633">
      <w:pPr>
        <w:spacing w:before="0" w:after="0" w:line="240" w:lineRule="auto"/>
        <w:divId w:val="2116439976"/>
        <w:rPr>
          <w:rFonts w:ascii="Times New Roman" w:hAnsi="Times New Roman" w:cs="Times New Roman"/>
          <w:b/>
          <w:lang w:val="en-US" w:eastAsia="zh-CN"/>
        </w:rPr>
      </w:pPr>
      <w:r w:rsidRPr="00267633">
        <w:rPr>
          <w:rFonts w:ascii="Times New Roman" w:hAnsi="Times New Roman" w:cs="Times New Roman"/>
          <w:b/>
          <w:lang w:val="en-US" w:eastAsia="zh-CN"/>
        </w:rPr>
        <w:t>Shares/Unit Trusts (From Question 21)</w:t>
      </w:r>
    </w:p>
    <w:p w14:paraId="75B4E2B9" w14:textId="77777777" w:rsidR="00267633" w:rsidRPr="00267633" w:rsidRDefault="00267633" w:rsidP="006172E9">
      <w:pPr>
        <w:numPr>
          <w:ilvl w:val="1"/>
          <w:numId w:val="99"/>
        </w:num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If the Company owns shares in another company, please state the name of the company and the number of shares held. If the Company has a securities broker, please provide particulars of the same:</w:t>
      </w:r>
    </w:p>
    <w:p w14:paraId="376AC33A" w14:textId="77777777" w:rsidR="00267633" w:rsidRPr="00267633" w:rsidRDefault="00267633" w:rsidP="00267633">
      <w:pPr>
        <w:spacing w:before="0" w:after="0" w:line="240" w:lineRule="auto"/>
        <w:ind w:left="720"/>
        <w:jc w:val="both"/>
        <w:divId w:val="2116439976"/>
        <w:rPr>
          <w:rFonts w:ascii="Times New Roman" w:hAnsi="Times New Roman" w:cs="Times New Roman"/>
          <w:lang w:val="en-US" w:eastAsia="zh-CN"/>
        </w:rPr>
      </w:pPr>
    </w:p>
    <w:p w14:paraId="15D050D4" w14:textId="77777777" w:rsidR="00267633" w:rsidRPr="00267633" w:rsidRDefault="00267633" w:rsidP="006172E9">
      <w:pPr>
        <w:numPr>
          <w:ilvl w:val="1"/>
          <w:numId w:val="99"/>
        </w:num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If the Company owns unit trusts, please state the name of the bank/financial institution managing the unit trusts:</w:t>
      </w:r>
    </w:p>
    <w:p w14:paraId="73B996CD"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p>
    <w:p w14:paraId="31DB22BF" w14:textId="77777777" w:rsidR="00267633" w:rsidRPr="00267633" w:rsidRDefault="00267633" w:rsidP="006172E9">
      <w:pPr>
        <w:numPr>
          <w:ilvl w:val="1"/>
          <w:numId w:val="99"/>
        </w:num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Please state the estimated value of the shares/unit trusts and the basis for estimation:</w:t>
      </w:r>
    </w:p>
    <w:p w14:paraId="3ED0BEFF" w14:textId="77777777" w:rsidR="00267633" w:rsidRPr="00267633" w:rsidRDefault="00267633" w:rsidP="00267633">
      <w:pPr>
        <w:spacing w:before="0" w:after="0" w:line="240" w:lineRule="auto"/>
        <w:divId w:val="2116439976"/>
        <w:rPr>
          <w:rFonts w:ascii="Times New Roman" w:hAnsi="Times New Roman" w:cs="Times New Roman"/>
          <w:b/>
          <w:lang w:val="en-US" w:eastAsia="zh-CN"/>
        </w:rPr>
      </w:pPr>
    </w:p>
    <w:p w14:paraId="693C0CA8"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b/>
          <w:lang w:val="en-US" w:eastAsia="zh-CN"/>
        </w:rPr>
        <w:t>Other Assets (From Question 22)</w:t>
      </w:r>
    </w:p>
    <w:p w14:paraId="3FBE88EF" w14:textId="77777777" w:rsidR="00267633" w:rsidRPr="00267633" w:rsidRDefault="00267633" w:rsidP="006172E9">
      <w:pPr>
        <w:numPr>
          <w:ilvl w:val="1"/>
          <w:numId w:val="99"/>
        </w:num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Please provide details of the assets listed in Question 22 and state the estimated value of each asset and the basis of the estimation.</w:t>
      </w:r>
    </w:p>
    <w:p w14:paraId="0B9814FD"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p>
    <w:p w14:paraId="6469F16B"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p>
    <w:p w14:paraId="4F5F88F6"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p>
    <w:p w14:paraId="1F161F35" w14:textId="77777777" w:rsidR="00267633" w:rsidRPr="00267633" w:rsidRDefault="00267633" w:rsidP="00F40ABD">
      <w:pPr>
        <w:spacing w:before="0" w:after="200" w:line="276" w:lineRule="auto"/>
        <w:jc w:val="center"/>
        <w:divId w:val="2116439976"/>
        <w:rPr>
          <w:rFonts w:ascii="Times New Roman" w:hAnsi="Times New Roman" w:cs="Times New Roman"/>
          <w:lang w:val="en-US" w:eastAsia="zh-CN"/>
        </w:rPr>
      </w:pPr>
      <w:r w:rsidRPr="00267633">
        <w:rPr>
          <w:rFonts w:ascii="Times New Roman" w:hAnsi="Times New Roman" w:cs="Times New Roman"/>
          <w:sz w:val="20"/>
          <w:szCs w:val="20"/>
          <w:lang w:val="en-US" w:eastAsia="zh-CN"/>
        </w:rPr>
        <w:br w:type="page"/>
      </w:r>
      <w:r w:rsidRPr="00267633">
        <w:rPr>
          <w:rFonts w:ascii="Times New Roman" w:hAnsi="Times New Roman" w:cs="Times New Roman"/>
          <w:lang w:val="en-US" w:eastAsia="zh-CN"/>
        </w:rPr>
        <w:lastRenderedPageBreak/>
        <w:t>FORM 250</w:t>
      </w:r>
    </w:p>
    <w:p w14:paraId="2EB805ED" w14:textId="77777777" w:rsidR="00267633" w:rsidRPr="00267633" w:rsidRDefault="00267633" w:rsidP="00267633">
      <w:pPr>
        <w:spacing w:before="0" w:after="0" w:line="240" w:lineRule="auto"/>
        <w:divId w:val="2116439976"/>
        <w:rPr>
          <w:rFonts w:ascii="Times New Roman" w:hAnsi="Times New Roman" w:cs="Times New Roman"/>
          <w:sz w:val="22"/>
          <w:szCs w:val="22"/>
          <w:lang w:val="en-US" w:eastAsia="zh-CN"/>
        </w:rPr>
      </w:pPr>
      <w:r w:rsidRPr="00267633">
        <w:rPr>
          <w:rFonts w:ascii="Times New Roman" w:hAnsi="Times New Roman" w:cs="Times New Roman"/>
          <w:sz w:val="22"/>
          <w:szCs w:val="22"/>
          <w:lang w:val="en-US" w:eastAsia="zh-CN"/>
        </w:rPr>
        <w:t>Para 129</w:t>
      </w:r>
    </w:p>
    <w:p w14:paraId="64C82E7C" w14:textId="77777777" w:rsidR="00267633" w:rsidRPr="00267633" w:rsidRDefault="00267633" w:rsidP="00267633">
      <w:pPr>
        <w:spacing w:before="0" w:after="0" w:line="240" w:lineRule="auto"/>
        <w:jc w:val="center"/>
        <w:divId w:val="2116439976"/>
        <w:rPr>
          <w:rFonts w:ascii="Times New Roman" w:hAnsi="Times New Roman" w:cs="Times New Roman"/>
          <w:b/>
          <w:lang w:val="en-US" w:eastAsia="zh-CN"/>
        </w:rPr>
      </w:pPr>
      <w:r w:rsidRPr="00267633">
        <w:rPr>
          <w:rFonts w:ascii="Times New Roman" w:hAnsi="Times New Roman" w:cs="Times New Roman"/>
          <w:b/>
          <w:lang w:val="en-US" w:eastAsia="zh-CN"/>
        </w:rPr>
        <w:t>AFFIDAVIT VERIFYING FORM SHOWING LACK OF MEANS</w:t>
      </w:r>
    </w:p>
    <w:p w14:paraId="6EAC3FA2" w14:textId="77777777" w:rsidR="00267633" w:rsidRPr="00267633" w:rsidRDefault="00267633" w:rsidP="00267633">
      <w:pPr>
        <w:spacing w:before="0" w:after="0" w:line="240" w:lineRule="auto"/>
        <w:jc w:val="center"/>
        <w:divId w:val="2116439976"/>
        <w:rPr>
          <w:rFonts w:ascii="Times New Roman" w:hAnsi="Times New Roman" w:cs="Times New Roman"/>
          <w:b/>
          <w:lang w:val="en-US" w:eastAsia="zh-CN"/>
        </w:rPr>
      </w:pPr>
    </w:p>
    <w:p w14:paraId="61121BF7"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b/>
          <w:lang w:val="en-US" w:eastAsia="zh-CN"/>
        </w:rPr>
        <w:tab/>
      </w:r>
      <w:r w:rsidRPr="00267633">
        <w:rPr>
          <w:rFonts w:ascii="Times New Roman" w:hAnsi="Times New Roman" w:cs="Times New Roman"/>
          <w:lang w:val="en-US" w:eastAsia="zh-CN"/>
        </w:rPr>
        <w:t>I, ………………………</w:t>
      </w:r>
      <w:proofErr w:type="gramStart"/>
      <w:r w:rsidRPr="00267633">
        <w:rPr>
          <w:rFonts w:ascii="Times New Roman" w:hAnsi="Times New Roman" w:cs="Times New Roman"/>
          <w:lang w:val="en-US" w:eastAsia="zh-CN"/>
        </w:rPr>
        <w:t>…..</w:t>
      </w:r>
      <w:proofErr w:type="gramEnd"/>
      <w:r w:rsidRPr="00267633">
        <w:rPr>
          <w:rFonts w:ascii="Times New Roman" w:hAnsi="Times New Roman" w:cs="Times New Roman"/>
          <w:lang w:val="en-US" w:eastAsia="zh-CN"/>
        </w:rPr>
        <w:t xml:space="preserve"> of …………………</w:t>
      </w:r>
      <w:proofErr w:type="gramStart"/>
      <w:r w:rsidRPr="00267633">
        <w:rPr>
          <w:rFonts w:ascii="Times New Roman" w:hAnsi="Times New Roman" w:cs="Times New Roman"/>
          <w:lang w:val="en-US" w:eastAsia="zh-CN"/>
        </w:rPr>
        <w:t>…..</w:t>
      </w:r>
      <w:proofErr w:type="gramEnd"/>
      <w:r w:rsidRPr="00267633">
        <w:rPr>
          <w:rFonts w:ascii="Times New Roman" w:hAnsi="Times New Roman" w:cs="Times New Roman"/>
          <w:lang w:val="en-US" w:eastAsia="zh-CN"/>
        </w:rPr>
        <w:t xml:space="preserve"> holder of *Singapore NRIC/Passport No. ………………………* make oath/affirm and say that the particulars contained in the Form Showing Lack of Means </w:t>
      </w:r>
      <w:proofErr w:type="gramStart"/>
      <w:r w:rsidRPr="00267633">
        <w:rPr>
          <w:rFonts w:ascii="Times New Roman" w:hAnsi="Times New Roman" w:cs="Times New Roman"/>
          <w:lang w:val="en-US" w:eastAsia="zh-CN"/>
        </w:rPr>
        <w:t>dated  …</w:t>
      </w:r>
      <w:proofErr w:type="gramEnd"/>
      <w:r w:rsidRPr="00267633">
        <w:rPr>
          <w:rFonts w:ascii="Times New Roman" w:hAnsi="Times New Roman" w:cs="Times New Roman"/>
          <w:lang w:val="en-US" w:eastAsia="zh-CN"/>
        </w:rPr>
        <w:t>……….. in relation to my request for waiver/deferment* and signed by me are true and complete to the best of my knowledge and belief.</w:t>
      </w:r>
    </w:p>
    <w:p w14:paraId="0EC7C526"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20E3044B"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402881A5"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Sworn/Affirmed at ……………)</w:t>
      </w:r>
    </w:p>
    <w:p w14:paraId="6D026CF5"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this ………… day of …….20...)</w:t>
      </w:r>
    </w:p>
    <w:p w14:paraId="111AE0ED"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p>
    <w:p w14:paraId="4F33A98E"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p>
    <w:p w14:paraId="0BFC950A"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r w:rsidRPr="00267633">
        <w:rPr>
          <w:rFonts w:ascii="Times New Roman" w:hAnsi="Times New Roman" w:cs="Times New Roman"/>
          <w:sz w:val="20"/>
          <w:szCs w:val="20"/>
          <w:lang w:val="en-US" w:eastAsia="zh-CN"/>
        </w:rPr>
        <w:t>Before me</w:t>
      </w:r>
    </w:p>
    <w:p w14:paraId="73EE5C0C"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p>
    <w:p w14:paraId="1A4E3A23"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p>
    <w:p w14:paraId="46191B45"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p>
    <w:p w14:paraId="4C37F5A4"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r w:rsidRPr="00267633">
        <w:rPr>
          <w:rFonts w:ascii="Times New Roman" w:hAnsi="Times New Roman" w:cs="Times New Roman"/>
          <w:sz w:val="20"/>
          <w:szCs w:val="20"/>
          <w:lang w:val="en-US" w:eastAsia="zh-CN"/>
        </w:rPr>
        <w:t>……………………………</w:t>
      </w:r>
    </w:p>
    <w:p w14:paraId="19D76AAC"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r w:rsidRPr="00267633">
        <w:rPr>
          <w:rFonts w:ascii="Times New Roman" w:hAnsi="Times New Roman" w:cs="Times New Roman"/>
          <w:sz w:val="20"/>
          <w:szCs w:val="20"/>
          <w:lang w:val="en-US" w:eastAsia="zh-CN"/>
        </w:rPr>
        <w:t>Commissioner for Oaths</w:t>
      </w:r>
    </w:p>
    <w:p w14:paraId="78241702"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p>
    <w:p w14:paraId="1B938F5B" w14:textId="77777777" w:rsidR="00267633" w:rsidRPr="00267633" w:rsidRDefault="00267633" w:rsidP="00267633">
      <w:pPr>
        <w:spacing w:before="0" w:after="200" w:line="276" w:lineRule="auto"/>
        <w:divId w:val="2116439976"/>
        <w:rPr>
          <w:rFonts w:ascii="Calibri" w:hAnsi="Calibri" w:cs="Times New Roman"/>
          <w:sz w:val="22"/>
          <w:szCs w:val="22"/>
          <w:lang w:val="en-GB" w:eastAsia="en-GB"/>
        </w:rPr>
      </w:pPr>
    </w:p>
    <w:p w14:paraId="06EF51A1" w14:textId="77777777" w:rsidR="00267633" w:rsidRPr="00267633" w:rsidRDefault="00267633" w:rsidP="00267633">
      <w:pPr>
        <w:spacing w:before="0" w:after="200" w:line="276" w:lineRule="auto"/>
        <w:divId w:val="2116439976"/>
        <w:rPr>
          <w:rFonts w:ascii="Times New Roman" w:hAnsi="Times New Roman" w:cs="Times New Roman"/>
          <w:sz w:val="22"/>
          <w:szCs w:val="22"/>
          <w:lang w:val="en-GB" w:eastAsia="en-GB"/>
        </w:rPr>
      </w:pPr>
      <w:r w:rsidRPr="00267633">
        <w:rPr>
          <w:rFonts w:ascii="Times New Roman" w:hAnsi="Times New Roman" w:cs="Times New Roman"/>
          <w:sz w:val="22"/>
          <w:szCs w:val="22"/>
          <w:lang w:val="en-GB" w:eastAsia="en-GB"/>
        </w:rPr>
        <w:t>* Delete where applicable</w:t>
      </w:r>
    </w:p>
    <w:p w14:paraId="261B507A" w14:textId="77777777" w:rsidR="00267633" w:rsidRPr="00267633" w:rsidRDefault="00267633" w:rsidP="00267633">
      <w:pPr>
        <w:spacing w:before="0" w:after="200" w:line="276" w:lineRule="auto"/>
        <w:divId w:val="2116439976"/>
        <w:rPr>
          <w:rFonts w:ascii="Times New Roman" w:hAnsi="Times New Roman" w:cs="Times New Roman"/>
          <w:sz w:val="22"/>
          <w:szCs w:val="22"/>
          <w:lang w:val="en-GB" w:eastAsia="en-GB"/>
        </w:rPr>
      </w:pPr>
      <w:r w:rsidRPr="00267633">
        <w:rPr>
          <w:rFonts w:ascii="Times New Roman" w:hAnsi="Times New Roman" w:cs="Times New Roman"/>
          <w:sz w:val="22"/>
          <w:szCs w:val="22"/>
          <w:lang w:val="en-GB" w:eastAsia="en-GB"/>
        </w:rPr>
        <w:t>Note: Please note that the affidavit is to be sworn/affirmed in accordance with Form 132 of Appendix A of the Practice Directions and the above is only an illustration.</w:t>
      </w:r>
    </w:p>
    <w:p w14:paraId="00EB1AA3" w14:textId="77777777" w:rsidR="00267633" w:rsidRPr="00267633" w:rsidRDefault="00267633" w:rsidP="00F40ABD">
      <w:pPr>
        <w:spacing w:before="0" w:after="200" w:line="276" w:lineRule="auto"/>
        <w:jc w:val="center"/>
        <w:divId w:val="2116439976"/>
        <w:rPr>
          <w:rFonts w:ascii="Times New Roman" w:hAnsi="Times New Roman" w:cs="Times New Roman"/>
          <w:lang w:val="en-US" w:eastAsia="zh-CN"/>
        </w:rPr>
      </w:pPr>
      <w:r w:rsidRPr="00267633">
        <w:rPr>
          <w:rFonts w:ascii="Times New Roman" w:hAnsi="Times New Roman" w:cs="Times New Roman"/>
          <w:sz w:val="20"/>
          <w:szCs w:val="20"/>
          <w:lang w:val="en-US" w:eastAsia="zh-CN"/>
        </w:rPr>
        <w:br w:type="page"/>
      </w:r>
      <w:r w:rsidRPr="00267633">
        <w:rPr>
          <w:rFonts w:ascii="Times New Roman" w:hAnsi="Times New Roman" w:cs="Times New Roman"/>
          <w:lang w:val="en-US" w:eastAsia="zh-CN"/>
        </w:rPr>
        <w:lastRenderedPageBreak/>
        <w:t>FORM 251</w:t>
      </w:r>
    </w:p>
    <w:p w14:paraId="5669892C" w14:textId="77777777" w:rsidR="00267633" w:rsidRPr="00267633" w:rsidRDefault="00267633" w:rsidP="00267633">
      <w:pPr>
        <w:spacing w:before="0" w:after="0" w:line="240" w:lineRule="auto"/>
        <w:divId w:val="2116439976"/>
        <w:rPr>
          <w:rFonts w:ascii="Times New Roman" w:hAnsi="Times New Roman" w:cs="Times New Roman"/>
          <w:sz w:val="22"/>
          <w:szCs w:val="22"/>
          <w:lang w:val="en-US" w:eastAsia="zh-CN"/>
        </w:rPr>
      </w:pPr>
      <w:r w:rsidRPr="00267633">
        <w:rPr>
          <w:rFonts w:ascii="Times New Roman" w:hAnsi="Times New Roman" w:cs="Times New Roman"/>
          <w:sz w:val="22"/>
          <w:szCs w:val="22"/>
          <w:lang w:val="en-US" w:eastAsia="zh-CN"/>
        </w:rPr>
        <w:t>Para 129</w:t>
      </w:r>
    </w:p>
    <w:p w14:paraId="29C05266" w14:textId="77777777" w:rsidR="00267633" w:rsidRPr="00267633" w:rsidRDefault="00267633" w:rsidP="00267633">
      <w:pPr>
        <w:spacing w:before="0" w:after="0" w:line="240" w:lineRule="auto"/>
        <w:jc w:val="center"/>
        <w:divId w:val="2116439976"/>
        <w:rPr>
          <w:rFonts w:ascii="Times New Roman" w:hAnsi="Times New Roman" w:cs="Times New Roman"/>
          <w:lang w:val="en-US" w:eastAsia="zh-CN"/>
        </w:rPr>
      </w:pPr>
      <w:r w:rsidRPr="00267633">
        <w:rPr>
          <w:rFonts w:ascii="Times New Roman" w:hAnsi="Times New Roman" w:cs="Times New Roman"/>
          <w:lang w:val="en-US" w:eastAsia="zh-CN"/>
        </w:rPr>
        <w:t>[Title in action]</w:t>
      </w:r>
    </w:p>
    <w:p w14:paraId="5225EA32" w14:textId="77777777" w:rsidR="00267633" w:rsidRPr="00267633" w:rsidRDefault="00267633" w:rsidP="00267633">
      <w:pPr>
        <w:spacing w:before="0" w:after="0" w:line="240" w:lineRule="auto"/>
        <w:jc w:val="center"/>
        <w:divId w:val="2116439976"/>
        <w:rPr>
          <w:rFonts w:ascii="Times New Roman" w:hAnsi="Times New Roman" w:cs="Times New Roman"/>
          <w:lang w:val="en-US" w:eastAsia="zh-CN"/>
        </w:rPr>
      </w:pPr>
    </w:p>
    <w:p w14:paraId="13966386" w14:textId="77777777" w:rsidR="00267633" w:rsidRPr="00267633" w:rsidRDefault="00267633" w:rsidP="00267633">
      <w:pPr>
        <w:spacing w:before="0" w:after="0" w:line="240" w:lineRule="auto"/>
        <w:jc w:val="center"/>
        <w:divId w:val="2116439976"/>
        <w:rPr>
          <w:rFonts w:ascii="Times New Roman" w:hAnsi="Times New Roman" w:cs="Times New Roman"/>
          <w:b/>
          <w:lang w:val="en-US" w:eastAsia="zh-CN"/>
        </w:rPr>
      </w:pPr>
      <w:r w:rsidRPr="00267633">
        <w:rPr>
          <w:rFonts w:ascii="Times New Roman" w:hAnsi="Times New Roman" w:cs="Times New Roman"/>
          <w:b/>
          <w:lang w:val="en-US" w:eastAsia="zh-CN"/>
        </w:rPr>
        <w:t>FORM SHOWING LACK OF MEANS</w:t>
      </w:r>
    </w:p>
    <w:p w14:paraId="0B74B99D" w14:textId="77777777" w:rsidR="00267633" w:rsidRPr="00267633" w:rsidRDefault="00267633" w:rsidP="00267633">
      <w:pPr>
        <w:spacing w:before="0" w:after="0" w:line="240" w:lineRule="auto"/>
        <w:jc w:val="center"/>
        <w:divId w:val="2116439976"/>
        <w:rPr>
          <w:rFonts w:ascii="Times New Roman" w:hAnsi="Times New Roman" w:cs="Times New Roman"/>
          <w:lang w:val="en-US" w:eastAsia="zh-CN"/>
        </w:rPr>
      </w:pPr>
    </w:p>
    <w:p w14:paraId="18017CC7" w14:textId="77777777" w:rsidR="00267633" w:rsidRPr="00267633" w:rsidRDefault="00267633" w:rsidP="00267633">
      <w:pPr>
        <w:spacing w:before="0" w:after="0" w:line="240" w:lineRule="auto"/>
        <w:jc w:val="center"/>
        <w:divId w:val="2116439976"/>
        <w:rPr>
          <w:rFonts w:ascii="Times New Roman" w:hAnsi="Times New Roman" w:cs="Times New Roman"/>
          <w:lang w:val="en-US" w:eastAsia="zh-CN"/>
        </w:rPr>
      </w:pPr>
    </w:p>
    <w:p w14:paraId="0C1C8F60" w14:textId="77777777" w:rsidR="00267633" w:rsidRPr="00267633" w:rsidRDefault="00267633" w:rsidP="00267633">
      <w:pPr>
        <w:tabs>
          <w:tab w:val="left" w:pos="1134"/>
        </w:tabs>
        <w:spacing w:before="0" w:after="0" w:line="240" w:lineRule="auto"/>
        <w:ind w:left="1134" w:hanging="1134"/>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NOTE:</w:t>
      </w:r>
      <w:r w:rsidRPr="00267633">
        <w:rPr>
          <w:rFonts w:ascii="Times New Roman" w:hAnsi="Times New Roman" w:cs="Times New Roman"/>
          <w:lang w:val="en-US" w:eastAsia="zh-CN"/>
        </w:rPr>
        <w:tab/>
        <w:t>You should check if you qualify for Legal Aid (see &lt;https://www.mlaw.gov.sg/conten/lab/en/eligibility/do-i-qualify-for-legal-aid.html&gt;) before filling this form. If you qualify for Legal Aid, you can only use this form if you have applied for Legal Aid and your application has been rejected.</w:t>
      </w:r>
    </w:p>
    <w:p w14:paraId="3EB50861" w14:textId="77777777" w:rsidR="00267633" w:rsidRPr="00267633" w:rsidRDefault="00267633" w:rsidP="00267633">
      <w:pPr>
        <w:pBdr>
          <w:bottom w:val="single" w:sz="12" w:space="1" w:color="auto"/>
        </w:pBdr>
        <w:tabs>
          <w:tab w:val="left" w:pos="1134"/>
        </w:tabs>
        <w:spacing w:before="0" w:after="0" w:line="240" w:lineRule="auto"/>
        <w:ind w:left="1134" w:hanging="1134"/>
        <w:jc w:val="both"/>
        <w:divId w:val="2116439976"/>
        <w:rPr>
          <w:rFonts w:ascii="Times New Roman" w:hAnsi="Times New Roman" w:cs="Times New Roman"/>
          <w:lang w:val="en-US" w:eastAsia="zh-CN"/>
        </w:rPr>
      </w:pPr>
    </w:p>
    <w:p w14:paraId="420F350C" w14:textId="77777777" w:rsidR="00267633" w:rsidRPr="00267633" w:rsidRDefault="00267633" w:rsidP="00267633">
      <w:pPr>
        <w:tabs>
          <w:tab w:val="left" w:pos="1134"/>
        </w:tabs>
        <w:spacing w:before="0" w:after="0" w:line="240" w:lineRule="auto"/>
        <w:ind w:left="1134" w:hanging="1134"/>
        <w:jc w:val="both"/>
        <w:divId w:val="2116439976"/>
        <w:rPr>
          <w:rFonts w:ascii="Times New Roman" w:hAnsi="Times New Roman" w:cs="Times New Roman"/>
          <w:lang w:val="en-US" w:eastAsia="zh-CN"/>
        </w:rPr>
      </w:pPr>
    </w:p>
    <w:p w14:paraId="5C72F5F5" w14:textId="77777777" w:rsidR="00267633" w:rsidRPr="00267633" w:rsidRDefault="00267633" w:rsidP="00267633">
      <w:pPr>
        <w:tabs>
          <w:tab w:val="left" w:pos="1134"/>
        </w:tabs>
        <w:spacing w:before="0" w:after="0" w:line="240" w:lineRule="auto"/>
        <w:ind w:left="1134" w:hanging="1134"/>
        <w:jc w:val="both"/>
        <w:divId w:val="2116439976"/>
        <w:rPr>
          <w:rFonts w:ascii="Times New Roman" w:hAnsi="Times New Roman" w:cs="Times New Roman"/>
          <w:b/>
          <w:lang w:val="en-US" w:eastAsia="zh-CN"/>
        </w:rPr>
      </w:pPr>
      <w:r w:rsidRPr="00267633">
        <w:rPr>
          <w:rFonts w:ascii="Times New Roman" w:hAnsi="Times New Roman" w:cs="Times New Roman"/>
          <w:b/>
          <w:lang w:val="en-US" w:eastAsia="zh-CN"/>
        </w:rPr>
        <w:t>Section 1</w:t>
      </w:r>
    </w:p>
    <w:p w14:paraId="4152A7B9" w14:textId="77777777" w:rsidR="00267633" w:rsidRPr="00267633" w:rsidRDefault="00267633" w:rsidP="00267633">
      <w:pPr>
        <w:tabs>
          <w:tab w:val="left" w:pos="1134"/>
        </w:tabs>
        <w:spacing w:before="0" w:after="0" w:line="240" w:lineRule="auto"/>
        <w:ind w:left="1134" w:hanging="1134"/>
        <w:jc w:val="both"/>
        <w:divId w:val="2116439976"/>
        <w:rPr>
          <w:rFonts w:ascii="Times New Roman" w:hAnsi="Times New Roman" w:cs="Times New Roman"/>
          <w:lang w:val="en-US" w:eastAsia="zh-CN"/>
        </w:rPr>
      </w:pPr>
    </w:p>
    <w:p w14:paraId="1AF93761" w14:textId="77777777" w:rsidR="00267633" w:rsidRPr="00267633" w:rsidRDefault="00267633" w:rsidP="00267633">
      <w:pPr>
        <w:tabs>
          <w:tab w:val="left" w:pos="1134"/>
        </w:tabs>
        <w:spacing w:before="0" w:after="0" w:line="240" w:lineRule="auto"/>
        <w:ind w:left="1134" w:hanging="1134"/>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Name of applicant:</w:t>
      </w:r>
    </w:p>
    <w:p w14:paraId="65CE4F8A" w14:textId="77777777" w:rsidR="00267633" w:rsidRPr="00267633" w:rsidRDefault="00267633" w:rsidP="00267633">
      <w:pPr>
        <w:tabs>
          <w:tab w:val="left" w:pos="1134"/>
        </w:tabs>
        <w:spacing w:before="0" w:after="0" w:line="240" w:lineRule="auto"/>
        <w:ind w:left="1134" w:hanging="1134"/>
        <w:jc w:val="both"/>
        <w:divId w:val="2116439976"/>
        <w:rPr>
          <w:rFonts w:ascii="Times New Roman" w:hAnsi="Times New Roman" w:cs="Times New Roman"/>
          <w:lang w:val="en-US" w:eastAsia="zh-CN"/>
        </w:rPr>
      </w:pPr>
    </w:p>
    <w:p w14:paraId="36CE5007" w14:textId="77777777" w:rsidR="00267633" w:rsidRPr="00267633" w:rsidRDefault="00267633" w:rsidP="00267633">
      <w:pPr>
        <w:pBdr>
          <w:bottom w:val="single" w:sz="12" w:space="1" w:color="auto"/>
        </w:pBdr>
        <w:tabs>
          <w:tab w:val="left" w:pos="1134"/>
        </w:tabs>
        <w:spacing w:before="0" w:after="0" w:line="240" w:lineRule="auto"/>
        <w:ind w:left="1134" w:hanging="1134"/>
        <w:jc w:val="both"/>
        <w:divId w:val="2116439976"/>
        <w:rPr>
          <w:rFonts w:ascii="Times New Roman" w:hAnsi="Times New Roman" w:cs="Times New Roman"/>
          <w:lang w:val="en-US" w:eastAsia="zh-CN"/>
        </w:rPr>
      </w:pPr>
    </w:p>
    <w:p w14:paraId="23E0EFCA" w14:textId="77777777" w:rsidR="00267633" w:rsidRPr="00267633" w:rsidRDefault="00267633" w:rsidP="00267633">
      <w:pPr>
        <w:tabs>
          <w:tab w:val="left" w:pos="1134"/>
        </w:tabs>
        <w:spacing w:before="0" w:after="0" w:line="240" w:lineRule="auto"/>
        <w:ind w:left="1134" w:hanging="1134"/>
        <w:jc w:val="both"/>
        <w:divId w:val="2116439976"/>
        <w:rPr>
          <w:rFonts w:ascii="Times New Roman" w:hAnsi="Times New Roman" w:cs="Times New Roman"/>
          <w:lang w:val="en-US" w:eastAsia="zh-CN"/>
        </w:rPr>
      </w:pPr>
    </w:p>
    <w:p w14:paraId="075BEAA8" w14:textId="77777777" w:rsidR="00267633" w:rsidRPr="00267633" w:rsidRDefault="00267633" w:rsidP="00267633">
      <w:pPr>
        <w:tabs>
          <w:tab w:val="left" w:pos="1134"/>
        </w:tabs>
        <w:spacing w:before="0" w:after="0" w:line="240" w:lineRule="auto"/>
        <w:ind w:left="1134" w:hanging="1134"/>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Occupation:</w:t>
      </w:r>
    </w:p>
    <w:p w14:paraId="6C45F370" w14:textId="77777777" w:rsidR="00267633" w:rsidRPr="00267633" w:rsidRDefault="00267633" w:rsidP="00267633">
      <w:pPr>
        <w:pBdr>
          <w:bottom w:val="single" w:sz="12" w:space="1" w:color="auto"/>
        </w:pBdr>
        <w:tabs>
          <w:tab w:val="left" w:pos="1134"/>
        </w:tabs>
        <w:spacing w:before="0" w:after="0" w:line="240" w:lineRule="auto"/>
        <w:ind w:left="1134" w:hanging="1134"/>
        <w:jc w:val="both"/>
        <w:divId w:val="2116439976"/>
        <w:rPr>
          <w:rFonts w:ascii="Times New Roman" w:hAnsi="Times New Roman" w:cs="Times New Roman"/>
          <w:lang w:val="en-US" w:eastAsia="zh-CN"/>
        </w:rPr>
      </w:pPr>
    </w:p>
    <w:p w14:paraId="529909AC" w14:textId="77777777" w:rsidR="00267633" w:rsidRPr="00267633" w:rsidRDefault="00267633" w:rsidP="00267633">
      <w:pPr>
        <w:pBdr>
          <w:bottom w:val="single" w:sz="12" w:space="1" w:color="auto"/>
        </w:pBdr>
        <w:tabs>
          <w:tab w:val="left" w:pos="1134"/>
        </w:tabs>
        <w:spacing w:before="0" w:after="0" w:line="240" w:lineRule="auto"/>
        <w:ind w:left="1134" w:hanging="1134"/>
        <w:jc w:val="both"/>
        <w:divId w:val="2116439976"/>
        <w:rPr>
          <w:rFonts w:ascii="Times New Roman" w:hAnsi="Times New Roman" w:cs="Times New Roman"/>
          <w:lang w:val="en-US" w:eastAsia="zh-CN"/>
        </w:rPr>
      </w:pPr>
    </w:p>
    <w:p w14:paraId="5414DA3C" w14:textId="77777777" w:rsidR="00267633" w:rsidRPr="00267633" w:rsidRDefault="00267633" w:rsidP="00267633">
      <w:pPr>
        <w:tabs>
          <w:tab w:val="left" w:pos="1134"/>
        </w:tabs>
        <w:spacing w:before="0" w:after="0" w:line="240" w:lineRule="auto"/>
        <w:ind w:left="1134" w:hanging="1134"/>
        <w:jc w:val="both"/>
        <w:divId w:val="2116439976"/>
        <w:rPr>
          <w:rFonts w:ascii="Times New Roman" w:hAnsi="Times New Roman" w:cs="Times New Roman"/>
          <w:lang w:val="en-US" w:eastAsia="zh-CN"/>
        </w:rPr>
      </w:pPr>
    </w:p>
    <w:p w14:paraId="3F0505F7" w14:textId="77777777" w:rsidR="00267633" w:rsidRPr="00267633" w:rsidRDefault="00267633" w:rsidP="00267633">
      <w:pPr>
        <w:tabs>
          <w:tab w:val="left" w:pos="1134"/>
        </w:tabs>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Contact Address:</w:t>
      </w:r>
    </w:p>
    <w:p w14:paraId="3EC2AA39" w14:textId="77777777" w:rsidR="00267633" w:rsidRPr="00267633" w:rsidRDefault="00267633" w:rsidP="00267633">
      <w:pPr>
        <w:pBdr>
          <w:bottom w:val="single" w:sz="12" w:space="1" w:color="auto"/>
        </w:pBdr>
        <w:tabs>
          <w:tab w:val="left" w:pos="1134"/>
        </w:tabs>
        <w:spacing w:before="0" w:after="0" w:line="240" w:lineRule="auto"/>
        <w:jc w:val="both"/>
        <w:divId w:val="2116439976"/>
        <w:rPr>
          <w:rFonts w:ascii="Times New Roman" w:hAnsi="Times New Roman" w:cs="Times New Roman"/>
          <w:lang w:val="en-US" w:eastAsia="zh-CN"/>
        </w:rPr>
      </w:pPr>
    </w:p>
    <w:p w14:paraId="4D093036" w14:textId="77777777" w:rsidR="00267633" w:rsidRPr="00267633" w:rsidRDefault="00267633" w:rsidP="00267633">
      <w:pPr>
        <w:pBdr>
          <w:bottom w:val="single" w:sz="12" w:space="1" w:color="auto"/>
        </w:pBdr>
        <w:tabs>
          <w:tab w:val="left" w:pos="1134"/>
        </w:tabs>
        <w:spacing w:before="0" w:after="0" w:line="240" w:lineRule="auto"/>
        <w:jc w:val="both"/>
        <w:divId w:val="2116439976"/>
        <w:rPr>
          <w:rFonts w:ascii="Times New Roman" w:hAnsi="Times New Roman" w:cs="Times New Roman"/>
          <w:lang w:val="en-US" w:eastAsia="zh-CN"/>
        </w:rPr>
      </w:pPr>
    </w:p>
    <w:p w14:paraId="748B69D8" w14:textId="77777777" w:rsidR="00267633" w:rsidRPr="00267633" w:rsidRDefault="00267633" w:rsidP="00267633">
      <w:pPr>
        <w:tabs>
          <w:tab w:val="left" w:pos="1134"/>
        </w:tabs>
        <w:spacing w:before="0" w:after="0" w:line="240" w:lineRule="auto"/>
        <w:jc w:val="both"/>
        <w:divId w:val="2116439976"/>
        <w:rPr>
          <w:rFonts w:ascii="Times New Roman" w:hAnsi="Times New Roman" w:cs="Times New Roman"/>
          <w:lang w:val="en-US" w:eastAsia="zh-CN"/>
        </w:rPr>
      </w:pPr>
    </w:p>
    <w:p w14:paraId="236888B1" w14:textId="77777777" w:rsidR="00267633" w:rsidRPr="00267633" w:rsidRDefault="00267633" w:rsidP="00267633">
      <w:pPr>
        <w:tabs>
          <w:tab w:val="left" w:pos="1134"/>
        </w:tabs>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Contact phone numbers:</w:t>
      </w:r>
    </w:p>
    <w:p w14:paraId="7C50C6A3" w14:textId="77777777" w:rsidR="00267633" w:rsidRPr="00267633" w:rsidRDefault="00267633" w:rsidP="00267633">
      <w:pPr>
        <w:pBdr>
          <w:bottom w:val="single" w:sz="12" w:space="1" w:color="auto"/>
        </w:pBdr>
        <w:tabs>
          <w:tab w:val="left" w:pos="1134"/>
        </w:tabs>
        <w:spacing w:before="0" w:after="0" w:line="240" w:lineRule="auto"/>
        <w:jc w:val="both"/>
        <w:divId w:val="2116439976"/>
        <w:rPr>
          <w:rFonts w:ascii="Times New Roman" w:hAnsi="Times New Roman" w:cs="Times New Roman"/>
          <w:lang w:val="en-US" w:eastAsia="zh-CN"/>
        </w:rPr>
      </w:pPr>
    </w:p>
    <w:p w14:paraId="41E16156" w14:textId="77777777" w:rsidR="00267633" w:rsidRPr="00267633" w:rsidRDefault="00267633" w:rsidP="00267633">
      <w:pPr>
        <w:tabs>
          <w:tab w:val="left" w:pos="1134"/>
        </w:tabs>
        <w:spacing w:before="0" w:after="0" w:line="240" w:lineRule="auto"/>
        <w:jc w:val="both"/>
        <w:divId w:val="2116439976"/>
        <w:rPr>
          <w:rFonts w:ascii="Times New Roman" w:hAnsi="Times New Roman" w:cs="Times New Roman"/>
          <w:lang w:val="en-US" w:eastAsia="zh-CN"/>
        </w:rPr>
      </w:pPr>
    </w:p>
    <w:p w14:paraId="7E5FFF79" w14:textId="77777777" w:rsidR="00267633" w:rsidRPr="00267633" w:rsidRDefault="00267633" w:rsidP="00267633">
      <w:pPr>
        <w:tabs>
          <w:tab w:val="left" w:pos="1134"/>
        </w:tabs>
        <w:spacing w:before="0" w:after="0" w:line="240" w:lineRule="auto"/>
        <w:jc w:val="both"/>
        <w:divId w:val="2116439976"/>
        <w:rPr>
          <w:rFonts w:ascii="Times New Roman" w:hAnsi="Times New Roman" w:cs="Times New Roman"/>
          <w:b/>
          <w:lang w:val="en-US" w:eastAsia="zh-CN"/>
        </w:rPr>
      </w:pPr>
      <w:r w:rsidRPr="00267633">
        <w:rPr>
          <w:rFonts w:ascii="Times New Roman" w:hAnsi="Times New Roman" w:cs="Times New Roman"/>
          <w:b/>
          <w:lang w:val="en-US" w:eastAsia="zh-CN"/>
        </w:rPr>
        <w:t>Section 2</w:t>
      </w:r>
    </w:p>
    <w:p w14:paraId="43D8BFFD" w14:textId="77777777" w:rsidR="00267633" w:rsidRPr="00267633" w:rsidRDefault="00267633" w:rsidP="00267633">
      <w:pPr>
        <w:tabs>
          <w:tab w:val="left" w:pos="1134"/>
        </w:tabs>
        <w:spacing w:before="0" w:after="0" w:line="240" w:lineRule="auto"/>
        <w:jc w:val="both"/>
        <w:divId w:val="2116439976"/>
        <w:rPr>
          <w:rFonts w:ascii="Times New Roman" w:hAnsi="Times New Roman" w:cs="Times New Roman"/>
          <w:lang w:val="en-US" w:eastAsia="zh-CN"/>
        </w:rPr>
      </w:pPr>
    </w:p>
    <w:p w14:paraId="6D4A30A3" w14:textId="77777777" w:rsidR="00267633" w:rsidRPr="00267633" w:rsidRDefault="00267633" w:rsidP="00267633">
      <w:pPr>
        <w:tabs>
          <w:tab w:val="left" w:pos="1134"/>
        </w:tabs>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This application relates to court fees for [e.g., the filing of a notice of appeal] in the sum of S$_________________</w:t>
      </w:r>
    </w:p>
    <w:p w14:paraId="5238D45A" w14:textId="77777777" w:rsidR="00267633" w:rsidRPr="00267633" w:rsidRDefault="00267633" w:rsidP="00267633">
      <w:pPr>
        <w:tabs>
          <w:tab w:val="left" w:pos="1134"/>
        </w:tabs>
        <w:spacing w:before="0" w:after="0" w:line="240" w:lineRule="auto"/>
        <w:jc w:val="both"/>
        <w:divId w:val="2116439976"/>
        <w:rPr>
          <w:rFonts w:ascii="Times New Roman" w:hAnsi="Times New Roman" w:cs="Times New Roman"/>
          <w:lang w:val="en-US" w:eastAsia="zh-CN"/>
        </w:rPr>
      </w:pPr>
    </w:p>
    <w:p w14:paraId="69375357" w14:textId="77777777" w:rsidR="00267633" w:rsidRPr="00267633" w:rsidRDefault="00267633" w:rsidP="00267633">
      <w:pPr>
        <w:tabs>
          <w:tab w:val="left" w:pos="1134"/>
        </w:tabs>
        <w:spacing w:before="0" w:after="0" w:line="240" w:lineRule="auto"/>
        <w:jc w:val="both"/>
        <w:divId w:val="2116439976"/>
        <w:rPr>
          <w:rFonts w:ascii="Times New Roman" w:hAnsi="Times New Roman" w:cs="Times New Roman"/>
          <w:b/>
          <w:lang w:val="en-US" w:eastAsia="zh-CN"/>
        </w:rPr>
      </w:pPr>
      <w:r w:rsidRPr="00267633">
        <w:rPr>
          <w:rFonts w:ascii="Times New Roman" w:hAnsi="Times New Roman" w:cs="Times New Roman"/>
          <w:b/>
          <w:lang w:val="en-US" w:eastAsia="zh-CN"/>
        </w:rPr>
        <w:t>Please state if you are applying for waiver or deferment. [A waiver or deferment of appeal court fees will only be granted in exceptional circumstances]:</w:t>
      </w:r>
    </w:p>
    <w:p w14:paraId="0A8517DC" w14:textId="77777777" w:rsidR="00267633" w:rsidRPr="00267633" w:rsidRDefault="003C39EA" w:rsidP="00267633">
      <w:pPr>
        <w:tabs>
          <w:tab w:val="left" w:pos="1134"/>
        </w:tabs>
        <w:spacing w:before="0" w:after="0" w:line="240" w:lineRule="auto"/>
        <w:jc w:val="both"/>
        <w:divId w:val="2116439976"/>
        <w:rPr>
          <w:rFonts w:ascii="Times New Roman" w:hAnsi="Times New Roman" w:cs="Times New Roman"/>
          <w:b/>
          <w:lang w:val="en-US" w:eastAsia="zh-CN"/>
        </w:rPr>
      </w:pPr>
      <w:r>
        <w:rPr>
          <w:noProof/>
        </w:rPr>
        <mc:AlternateContent>
          <mc:Choice Requires="wps">
            <w:drawing>
              <wp:anchor distT="0" distB="0" distL="114300" distR="114300" simplePos="0" relativeHeight="251645440" behindDoc="0" locked="0" layoutInCell="1" allowOverlap="1" wp14:anchorId="62CC2820" wp14:editId="4D2C2FC9">
                <wp:simplePos x="0" y="0"/>
                <wp:positionH relativeFrom="column">
                  <wp:posOffset>34925</wp:posOffset>
                </wp:positionH>
                <wp:positionV relativeFrom="paragraph">
                  <wp:posOffset>160020</wp:posOffset>
                </wp:positionV>
                <wp:extent cx="90805" cy="90805"/>
                <wp:effectExtent l="0" t="0" r="23495" b="23495"/>
                <wp:wrapNone/>
                <wp:docPr id="33" name="Rectangle 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908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1AD9255" id="Rectangle 70" o:spid="_x0000_s1026" style="position:absolute;margin-left:2.75pt;margin-top:12.6pt;width:7.15pt;height:7.15pt;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"/>
            </w:pict>
          </mc:Fallback>
        </mc:AlternateContent>
      </w:r>
    </w:p>
    <w:p w14:paraId="2EF111F0" w14:textId="77777777" w:rsidR="00267633" w:rsidRPr="00267633" w:rsidRDefault="00267633" w:rsidP="00267633">
      <w:pPr>
        <w:tabs>
          <w:tab w:val="left" w:pos="567"/>
        </w:tabs>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b/>
          <w:lang w:val="en-US" w:eastAsia="zh-CN"/>
        </w:rPr>
        <w:tab/>
      </w:r>
      <w:r w:rsidRPr="00267633">
        <w:rPr>
          <w:rFonts w:ascii="Times New Roman" w:hAnsi="Times New Roman" w:cs="Times New Roman"/>
          <w:lang w:val="en-US" w:eastAsia="zh-CN"/>
        </w:rPr>
        <w:t xml:space="preserve">a full </w:t>
      </w:r>
      <w:proofErr w:type="gramStart"/>
      <w:r w:rsidRPr="00267633">
        <w:rPr>
          <w:rFonts w:ascii="Times New Roman" w:hAnsi="Times New Roman" w:cs="Times New Roman"/>
          <w:lang w:val="en-US" w:eastAsia="zh-CN"/>
        </w:rPr>
        <w:t>waiver;</w:t>
      </w:r>
      <w:proofErr w:type="gramEnd"/>
    </w:p>
    <w:p w14:paraId="7149F4CF" w14:textId="77777777" w:rsidR="00267633" w:rsidRPr="00267633" w:rsidRDefault="003C39EA" w:rsidP="00267633">
      <w:pPr>
        <w:tabs>
          <w:tab w:val="left" w:pos="567"/>
        </w:tabs>
        <w:spacing w:before="0" w:after="0" w:line="240" w:lineRule="auto"/>
        <w:jc w:val="both"/>
        <w:divId w:val="2116439976"/>
        <w:rPr>
          <w:rFonts w:ascii="Times New Roman" w:hAnsi="Times New Roman" w:cs="Times New Roman"/>
          <w:lang w:val="en-US" w:eastAsia="zh-CN"/>
        </w:rPr>
      </w:pPr>
      <w:r>
        <w:rPr>
          <w:noProof/>
        </w:rPr>
        <mc:AlternateContent>
          <mc:Choice Requires="wps">
            <w:drawing>
              <wp:anchor distT="0" distB="0" distL="114300" distR="114300" simplePos="0" relativeHeight="251646464" behindDoc="0" locked="0" layoutInCell="1" allowOverlap="1" wp14:anchorId="33321BE5" wp14:editId="2464ECEC">
                <wp:simplePos x="0" y="0"/>
                <wp:positionH relativeFrom="column">
                  <wp:posOffset>34925</wp:posOffset>
                </wp:positionH>
                <wp:positionV relativeFrom="paragraph">
                  <wp:posOffset>165100</wp:posOffset>
                </wp:positionV>
                <wp:extent cx="90805" cy="90805"/>
                <wp:effectExtent l="0" t="0" r="23495" b="23495"/>
                <wp:wrapNone/>
                <wp:docPr id="32" name="Rectangle 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908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70B1045" id="Rectangle 71" o:spid="_x0000_s1026" style="position:absolute;margin-left:2.75pt;margin-top:13pt;width:7.15pt;height:7.15pt;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"/>
            </w:pict>
          </mc:Fallback>
        </mc:AlternateContent>
      </w:r>
    </w:p>
    <w:p w14:paraId="3D41941F" w14:textId="77777777" w:rsidR="00267633" w:rsidRPr="00267633" w:rsidRDefault="00267633" w:rsidP="00267633">
      <w:pPr>
        <w:tabs>
          <w:tab w:val="left" w:pos="567"/>
        </w:tabs>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ab/>
        <w:t>a partial waiver of ____________________________; or</w:t>
      </w:r>
    </w:p>
    <w:p w14:paraId="17DC4AE5" w14:textId="77777777" w:rsidR="00267633" w:rsidRPr="00267633" w:rsidRDefault="00267633" w:rsidP="00267633">
      <w:pPr>
        <w:tabs>
          <w:tab w:val="left" w:pos="567"/>
        </w:tabs>
        <w:spacing w:before="0" w:after="0" w:line="240" w:lineRule="auto"/>
        <w:jc w:val="both"/>
        <w:divId w:val="2116439976"/>
        <w:rPr>
          <w:rFonts w:ascii="Times New Roman" w:hAnsi="Times New Roman" w:cs="Times New Roman"/>
          <w:lang w:val="en-US" w:eastAsia="zh-CN"/>
        </w:rPr>
      </w:pPr>
    </w:p>
    <w:p w14:paraId="793200AA" w14:textId="77777777" w:rsidR="00267633" w:rsidRPr="00267633" w:rsidRDefault="003C39EA" w:rsidP="00267633">
      <w:pPr>
        <w:tabs>
          <w:tab w:val="left" w:pos="567"/>
        </w:tabs>
        <w:spacing w:before="0" w:after="0" w:line="240" w:lineRule="auto"/>
        <w:jc w:val="both"/>
        <w:divId w:val="2116439976"/>
        <w:rPr>
          <w:rFonts w:ascii="Times New Roman" w:hAnsi="Times New Roman" w:cs="Times New Roman"/>
          <w:lang w:val="en-US" w:eastAsia="zh-CN"/>
        </w:rPr>
      </w:pPr>
      <w:r>
        <w:rPr>
          <w:noProof/>
        </w:rPr>
        <mc:AlternateContent>
          <mc:Choice Requires="wps">
            <w:drawing>
              <wp:anchor distT="0" distB="0" distL="114300" distR="114300" simplePos="0" relativeHeight="251647488" behindDoc="0" locked="0" layoutInCell="1" allowOverlap="1" wp14:anchorId="4EE1CD36" wp14:editId="478A624A">
                <wp:simplePos x="0" y="0"/>
                <wp:positionH relativeFrom="column">
                  <wp:posOffset>34925</wp:posOffset>
                </wp:positionH>
                <wp:positionV relativeFrom="paragraph">
                  <wp:posOffset>48895</wp:posOffset>
                </wp:positionV>
                <wp:extent cx="90805" cy="90805"/>
                <wp:effectExtent l="0" t="0" r="23495" b="23495"/>
                <wp:wrapNone/>
                <wp:docPr id="31" name="Rectangle 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908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78696A7" id="Rectangle 72" o:spid="_x0000_s1026" style="position:absolute;margin-left:2.75pt;margin-top:3.85pt;width:7.15pt;height:7.15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"/>
            </w:pict>
          </mc:Fallback>
        </mc:AlternateContent>
      </w:r>
      <w:r w:rsidR="00267633" w:rsidRPr="00267633">
        <w:rPr>
          <w:rFonts w:ascii="Times New Roman" w:hAnsi="Times New Roman" w:cs="Times New Roman"/>
          <w:lang w:val="en-US" w:eastAsia="zh-CN"/>
        </w:rPr>
        <w:tab/>
        <w:t>the payment to be deferred until _________________</w:t>
      </w:r>
    </w:p>
    <w:p w14:paraId="0E5072EC" w14:textId="77777777" w:rsidR="00267633" w:rsidRPr="00267633" w:rsidRDefault="00267633" w:rsidP="00267633">
      <w:pPr>
        <w:tabs>
          <w:tab w:val="left" w:pos="567"/>
        </w:tabs>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ab/>
      </w:r>
      <w:r w:rsidRPr="00267633">
        <w:rPr>
          <w:rFonts w:ascii="Times New Roman" w:hAnsi="Times New Roman" w:cs="Times New Roman"/>
          <w:lang w:val="en-US" w:eastAsia="zh-CN"/>
        </w:rPr>
        <w:tab/>
      </w:r>
      <w:r w:rsidRPr="00267633">
        <w:rPr>
          <w:rFonts w:ascii="Times New Roman" w:hAnsi="Times New Roman" w:cs="Times New Roman"/>
          <w:lang w:val="en-US" w:eastAsia="zh-CN"/>
        </w:rPr>
        <w:tab/>
      </w:r>
      <w:r w:rsidRPr="00267633">
        <w:rPr>
          <w:rFonts w:ascii="Times New Roman" w:hAnsi="Times New Roman" w:cs="Times New Roman"/>
          <w:lang w:val="en-US" w:eastAsia="zh-CN"/>
        </w:rPr>
        <w:tab/>
      </w:r>
      <w:r w:rsidRPr="00267633">
        <w:rPr>
          <w:rFonts w:ascii="Times New Roman" w:hAnsi="Times New Roman" w:cs="Times New Roman"/>
          <w:lang w:val="en-US" w:eastAsia="zh-CN"/>
        </w:rPr>
        <w:tab/>
      </w:r>
      <w:r w:rsidRPr="00267633">
        <w:rPr>
          <w:rFonts w:ascii="Times New Roman" w:hAnsi="Times New Roman" w:cs="Times New Roman"/>
          <w:lang w:val="en-US" w:eastAsia="zh-CN"/>
        </w:rPr>
        <w:tab/>
      </w:r>
      <w:r w:rsidRPr="00267633">
        <w:rPr>
          <w:rFonts w:ascii="Times New Roman" w:hAnsi="Times New Roman" w:cs="Times New Roman"/>
          <w:lang w:val="en-US" w:eastAsia="zh-CN"/>
        </w:rPr>
        <w:tab/>
        <w:t>Date</w:t>
      </w:r>
    </w:p>
    <w:p w14:paraId="3F557045" w14:textId="77777777" w:rsidR="00267633" w:rsidRPr="00267633" w:rsidRDefault="00267633" w:rsidP="00267633">
      <w:pPr>
        <w:tabs>
          <w:tab w:val="left" w:pos="567"/>
        </w:tabs>
        <w:spacing w:before="0" w:after="0" w:line="240" w:lineRule="auto"/>
        <w:jc w:val="both"/>
        <w:divId w:val="2116439976"/>
        <w:rPr>
          <w:rFonts w:ascii="Times New Roman" w:hAnsi="Times New Roman" w:cs="Times New Roman"/>
          <w:lang w:val="en-US" w:eastAsia="zh-CN"/>
        </w:rPr>
      </w:pPr>
    </w:p>
    <w:p w14:paraId="4BC0EB2C" w14:textId="77777777" w:rsidR="00267633" w:rsidRPr="00267633" w:rsidRDefault="00267633" w:rsidP="00267633">
      <w:pPr>
        <w:tabs>
          <w:tab w:val="left" w:pos="567"/>
        </w:tabs>
        <w:spacing w:before="0" w:after="0" w:line="240" w:lineRule="auto"/>
        <w:jc w:val="both"/>
        <w:divId w:val="2116439976"/>
        <w:rPr>
          <w:rFonts w:ascii="Times New Roman" w:hAnsi="Times New Roman" w:cs="Times New Roman"/>
          <w:b/>
          <w:lang w:val="en-US" w:eastAsia="zh-CN"/>
        </w:rPr>
      </w:pPr>
      <w:r w:rsidRPr="00267633">
        <w:rPr>
          <w:rFonts w:ascii="Times New Roman" w:hAnsi="Times New Roman" w:cs="Times New Roman"/>
          <w:b/>
          <w:lang w:val="en-US" w:eastAsia="zh-CN"/>
        </w:rPr>
        <w:t>Confirm your application status:</w:t>
      </w:r>
    </w:p>
    <w:p w14:paraId="430AC43C" w14:textId="77777777" w:rsidR="00267633" w:rsidRPr="00267633" w:rsidRDefault="00267633" w:rsidP="00267633">
      <w:pPr>
        <w:tabs>
          <w:tab w:val="left" w:pos="567"/>
        </w:tabs>
        <w:spacing w:before="0" w:after="0" w:line="240" w:lineRule="auto"/>
        <w:jc w:val="both"/>
        <w:divId w:val="2116439976"/>
        <w:rPr>
          <w:rFonts w:ascii="Times New Roman" w:hAnsi="Times New Roman" w:cs="Times New Roman"/>
          <w:lang w:val="en-US" w:eastAsia="zh-CN"/>
        </w:rPr>
      </w:pPr>
    </w:p>
    <w:p w14:paraId="0F17160E" w14:textId="77777777" w:rsidR="00267633" w:rsidRPr="00267633" w:rsidRDefault="003C39EA" w:rsidP="00267633">
      <w:pPr>
        <w:tabs>
          <w:tab w:val="left" w:pos="567"/>
        </w:tabs>
        <w:spacing w:before="0" w:after="0" w:line="240" w:lineRule="auto"/>
        <w:jc w:val="both"/>
        <w:divId w:val="2116439976"/>
        <w:rPr>
          <w:rFonts w:ascii="Times New Roman" w:hAnsi="Times New Roman" w:cs="Times New Roman"/>
          <w:lang w:val="en-US" w:eastAsia="zh-CN"/>
        </w:rPr>
      </w:pPr>
      <w:r>
        <w:rPr>
          <w:noProof/>
        </w:rPr>
        <mc:AlternateContent>
          <mc:Choice Requires="wps">
            <w:drawing>
              <wp:anchor distT="0" distB="0" distL="114300" distR="114300" simplePos="0" relativeHeight="251648512" behindDoc="0" locked="0" layoutInCell="1" allowOverlap="1" wp14:anchorId="22E98A46" wp14:editId="746A6DA7">
                <wp:simplePos x="0" y="0"/>
                <wp:positionH relativeFrom="column">
                  <wp:posOffset>34925</wp:posOffset>
                </wp:positionH>
                <wp:positionV relativeFrom="paragraph">
                  <wp:posOffset>60325</wp:posOffset>
                </wp:positionV>
                <wp:extent cx="90805" cy="90805"/>
                <wp:effectExtent l="0" t="0" r="23495" b="23495"/>
                <wp:wrapNone/>
                <wp:docPr id="30" name="Rectangle 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908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31CEE95" id="Rectangle 73" o:spid="_x0000_s1026" style="position:absolute;margin-left:2.75pt;margin-top:4.75pt;width:7.15pt;height:7.15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"/>
            </w:pict>
          </mc:Fallback>
        </mc:AlternateContent>
      </w:r>
      <w:r w:rsidR="00267633" w:rsidRPr="00267633">
        <w:rPr>
          <w:rFonts w:ascii="Times New Roman" w:hAnsi="Times New Roman" w:cs="Times New Roman"/>
          <w:lang w:val="en-US" w:eastAsia="zh-CN"/>
        </w:rPr>
        <w:tab/>
        <w:t>I have not previously applied for a waiver or deferment</w:t>
      </w:r>
    </w:p>
    <w:p w14:paraId="03B5CBEA" w14:textId="77777777" w:rsidR="00267633" w:rsidRPr="00267633" w:rsidRDefault="00267633" w:rsidP="00267633">
      <w:pPr>
        <w:tabs>
          <w:tab w:val="left" w:pos="567"/>
        </w:tabs>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lastRenderedPageBreak/>
        <w:t>Or</w:t>
      </w:r>
    </w:p>
    <w:p w14:paraId="705C85A7" w14:textId="77777777" w:rsidR="00267633" w:rsidRPr="00267633" w:rsidRDefault="00267633" w:rsidP="00267633">
      <w:pPr>
        <w:tabs>
          <w:tab w:val="left" w:pos="567"/>
        </w:tabs>
        <w:spacing w:before="0" w:after="0" w:line="240" w:lineRule="auto"/>
        <w:jc w:val="both"/>
        <w:divId w:val="2116439976"/>
        <w:rPr>
          <w:rFonts w:ascii="Times New Roman" w:hAnsi="Times New Roman" w:cs="Times New Roman"/>
          <w:lang w:val="en-US" w:eastAsia="zh-CN"/>
        </w:rPr>
      </w:pPr>
    </w:p>
    <w:p w14:paraId="288059F8" w14:textId="77777777" w:rsidR="00267633" w:rsidRPr="00267633" w:rsidRDefault="003C39EA" w:rsidP="00267633">
      <w:pPr>
        <w:tabs>
          <w:tab w:val="left" w:pos="567"/>
        </w:tabs>
        <w:spacing w:before="0" w:after="0" w:line="240" w:lineRule="auto"/>
        <w:jc w:val="both"/>
        <w:divId w:val="2116439976"/>
        <w:rPr>
          <w:rFonts w:ascii="Times New Roman" w:hAnsi="Times New Roman" w:cs="Times New Roman"/>
          <w:lang w:val="en-US" w:eastAsia="zh-CN"/>
        </w:rPr>
      </w:pPr>
      <w:r>
        <w:rPr>
          <w:noProof/>
        </w:rPr>
        <mc:AlternateContent>
          <mc:Choice Requires="wps">
            <w:drawing>
              <wp:anchor distT="0" distB="0" distL="114300" distR="114300" simplePos="0" relativeHeight="251649536" behindDoc="0" locked="0" layoutInCell="1" allowOverlap="1" wp14:anchorId="31FD91C9" wp14:editId="67CE9812">
                <wp:simplePos x="0" y="0"/>
                <wp:positionH relativeFrom="column">
                  <wp:posOffset>8255</wp:posOffset>
                </wp:positionH>
                <wp:positionV relativeFrom="paragraph">
                  <wp:posOffset>45720</wp:posOffset>
                </wp:positionV>
                <wp:extent cx="90805" cy="90805"/>
                <wp:effectExtent l="0" t="0" r="23495" b="23495"/>
                <wp:wrapNone/>
                <wp:docPr id="29" name="Rectangle 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908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F78649C" id="Rectangle 74" o:spid="_x0000_s1026" style="position:absolute;margin-left:.65pt;margin-top:3.6pt;width:7.15pt;height:7.15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"/>
            </w:pict>
          </mc:Fallback>
        </mc:AlternateContent>
      </w:r>
      <w:r w:rsidR="00267633" w:rsidRPr="00267633">
        <w:rPr>
          <w:rFonts w:ascii="Times New Roman" w:hAnsi="Times New Roman" w:cs="Times New Roman"/>
          <w:lang w:val="en-US" w:eastAsia="zh-CN"/>
        </w:rPr>
        <w:tab/>
        <w:t>I applied for a waiver or deferment on ________________</w:t>
      </w:r>
    </w:p>
    <w:p w14:paraId="5F085423" w14:textId="77777777" w:rsidR="00267633" w:rsidRPr="00267633" w:rsidRDefault="00267633" w:rsidP="00267633">
      <w:pPr>
        <w:tabs>
          <w:tab w:val="left" w:pos="567"/>
        </w:tabs>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ab/>
      </w:r>
      <w:r w:rsidRPr="00267633">
        <w:rPr>
          <w:rFonts w:ascii="Times New Roman" w:hAnsi="Times New Roman" w:cs="Times New Roman"/>
          <w:lang w:val="en-US" w:eastAsia="zh-CN"/>
        </w:rPr>
        <w:tab/>
      </w:r>
      <w:r w:rsidRPr="00267633">
        <w:rPr>
          <w:rFonts w:ascii="Times New Roman" w:hAnsi="Times New Roman" w:cs="Times New Roman"/>
          <w:lang w:val="en-US" w:eastAsia="zh-CN"/>
        </w:rPr>
        <w:tab/>
      </w:r>
      <w:r w:rsidRPr="00267633">
        <w:rPr>
          <w:rFonts w:ascii="Times New Roman" w:hAnsi="Times New Roman" w:cs="Times New Roman"/>
          <w:lang w:val="en-US" w:eastAsia="zh-CN"/>
        </w:rPr>
        <w:tab/>
      </w:r>
      <w:r w:rsidRPr="00267633">
        <w:rPr>
          <w:rFonts w:ascii="Times New Roman" w:hAnsi="Times New Roman" w:cs="Times New Roman"/>
          <w:lang w:val="en-US" w:eastAsia="zh-CN"/>
        </w:rPr>
        <w:tab/>
      </w:r>
      <w:r w:rsidRPr="00267633">
        <w:rPr>
          <w:rFonts w:ascii="Times New Roman" w:hAnsi="Times New Roman" w:cs="Times New Roman"/>
          <w:lang w:val="en-US" w:eastAsia="zh-CN"/>
        </w:rPr>
        <w:tab/>
      </w:r>
      <w:r w:rsidRPr="00267633">
        <w:rPr>
          <w:rFonts w:ascii="Times New Roman" w:hAnsi="Times New Roman" w:cs="Times New Roman"/>
          <w:lang w:val="en-US" w:eastAsia="zh-CN"/>
        </w:rPr>
        <w:tab/>
      </w:r>
      <w:r w:rsidRPr="00267633">
        <w:rPr>
          <w:rFonts w:ascii="Times New Roman" w:hAnsi="Times New Roman" w:cs="Times New Roman"/>
          <w:lang w:val="en-US" w:eastAsia="zh-CN"/>
        </w:rPr>
        <w:tab/>
        <w:t>Date</w:t>
      </w:r>
    </w:p>
    <w:p w14:paraId="5D90A2C5" w14:textId="77777777" w:rsidR="00267633" w:rsidRPr="00267633" w:rsidRDefault="00267633" w:rsidP="00267633">
      <w:pPr>
        <w:spacing w:before="0" w:after="200" w:line="276" w:lineRule="auto"/>
        <w:jc w:val="both"/>
        <w:divId w:val="2116439976"/>
        <w:rPr>
          <w:rFonts w:ascii="Times New Roman" w:hAnsi="Times New Roman" w:cs="Times New Roman"/>
          <w:i/>
          <w:szCs w:val="20"/>
          <w:lang w:val="en-GB" w:eastAsia="zh-CN"/>
        </w:rPr>
      </w:pPr>
    </w:p>
    <w:p w14:paraId="10C15A87" w14:textId="77777777" w:rsidR="00267633" w:rsidRPr="00267633" w:rsidRDefault="003C39EA" w:rsidP="00267633">
      <w:pPr>
        <w:spacing w:before="0" w:after="200" w:line="276" w:lineRule="auto"/>
        <w:jc w:val="both"/>
        <w:divId w:val="2116439976"/>
        <w:rPr>
          <w:rFonts w:ascii="Times New Roman" w:hAnsi="Times New Roman" w:cs="Times New Roman"/>
          <w:szCs w:val="20"/>
          <w:lang w:val="en-GB" w:eastAsia="zh-CN"/>
        </w:rPr>
      </w:pPr>
      <w:r>
        <w:rPr>
          <w:noProof/>
        </w:rPr>
        <mc:AlternateContent>
          <mc:Choice Requires="wps">
            <w:drawing>
              <wp:anchor distT="0" distB="0" distL="114300" distR="114300" simplePos="0" relativeHeight="251651584" behindDoc="0" locked="0" layoutInCell="1" allowOverlap="1" wp14:anchorId="7BACD263" wp14:editId="301016BA">
                <wp:simplePos x="0" y="0"/>
                <wp:positionH relativeFrom="column">
                  <wp:posOffset>3952875</wp:posOffset>
                </wp:positionH>
                <wp:positionV relativeFrom="paragraph">
                  <wp:posOffset>47625</wp:posOffset>
                </wp:positionV>
                <wp:extent cx="90805" cy="90805"/>
                <wp:effectExtent l="0" t="0" r="23495" b="23495"/>
                <wp:wrapNone/>
                <wp:docPr id="28" name="Rectangle 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908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8BE40A9" id="Rectangle 76" o:spid="_x0000_s1026" style="position:absolute;margin-left:311.25pt;margin-top:3.75pt;width:7.15pt;height:7.15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"/>
            </w:pict>
          </mc:Fallback>
        </mc:AlternateContent>
      </w:r>
      <w:r>
        <w:rPr>
          <w:noProof/>
        </w:rPr>
        <mc:AlternateContent>
          <mc:Choice Requires="wps">
            <w:drawing>
              <wp:anchor distT="0" distB="0" distL="114300" distR="114300" simplePos="0" relativeHeight="251650560" behindDoc="0" locked="0" layoutInCell="1" allowOverlap="1" wp14:anchorId="7444B3A9" wp14:editId="0AAD4F49">
                <wp:simplePos x="0" y="0"/>
                <wp:positionH relativeFrom="column">
                  <wp:posOffset>3033395</wp:posOffset>
                </wp:positionH>
                <wp:positionV relativeFrom="paragraph">
                  <wp:posOffset>47625</wp:posOffset>
                </wp:positionV>
                <wp:extent cx="90805" cy="90805"/>
                <wp:effectExtent l="0" t="0" r="23495" b="23495"/>
                <wp:wrapNone/>
                <wp:docPr id="27" name="Rectangle 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908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93BB397" id="Rectangle 75" o:spid="_x0000_s1026" style="position:absolute;margin-left:238.85pt;margin-top:3.75pt;width:7.15pt;height:7.15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"/>
            </w:pict>
          </mc:Fallback>
        </mc:AlternateContent>
      </w:r>
      <w:r w:rsidR="00267633" w:rsidRPr="00267633">
        <w:rPr>
          <w:rFonts w:ascii="Times New Roman" w:hAnsi="Times New Roman" w:cs="Times New Roman"/>
          <w:b/>
          <w:szCs w:val="20"/>
          <w:lang w:val="en-GB" w:eastAsia="zh-CN"/>
        </w:rPr>
        <w:t>Please confirm if you qualify for Legal Aid:</w:t>
      </w:r>
      <w:r w:rsidR="00267633" w:rsidRPr="00267633">
        <w:rPr>
          <w:rFonts w:ascii="Times New Roman" w:hAnsi="Times New Roman" w:cs="Times New Roman"/>
          <w:szCs w:val="20"/>
          <w:lang w:val="en-GB" w:eastAsia="zh-CN"/>
        </w:rPr>
        <w:t xml:space="preserve"> </w:t>
      </w:r>
      <w:r w:rsidR="00267633" w:rsidRPr="00267633">
        <w:rPr>
          <w:rFonts w:ascii="Times New Roman" w:hAnsi="Times New Roman" w:cs="Times New Roman"/>
          <w:szCs w:val="20"/>
          <w:lang w:val="en-GB" w:eastAsia="zh-CN"/>
        </w:rPr>
        <w:tab/>
        <w:t>Yes</w:t>
      </w:r>
      <w:r w:rsidR="00267633" w:rsidRPr="00267633">
        <w:rPr>
          <w:rFonts w:ascii="Times New Roman" w:hAnsi="Times New Roman" w:cs="Times New Roman"/>
          <w:szCs w:val="20"/>
          <w:lang w:val="en-GB" w:eastAsia="zh-CN"/>
        </w:rPr>
        <w:tab/>
      </w:r>
      <w:r w:rsidR="00267633" w:rsidRPr="00267633">
        <w:rPr>
          <w:rFonts w:ascii="Times New Roman" w:hAnsi="Times New Roman" w:cs="Times New Roman"/>
          <w:szCs w:val="20"/>
          <w:lang w:val="en-GB" w:eastAsia="zh-CN"/>
        </w:rPr>
        <w:tab/>
        <w:t>No</w:t>
      </w:r>
    </w:p>
    <w:p w14:paraId="64BAA34A" w14:textId="77777777" w:rsidR="00267633" w:rsidRPr="00267633" w:rsidRDefault="00267633" w:rsidP="00267633">
      <w:pPr>
        <w:spacing w:before="0" w:after="200" w:line="276" w:lineRule="auto"/>
        <w:jc w:val="both"/>
        <w:divId w:val="2116439976"/>
        <w:rPr>
          <w:rFonts w:ascii="Times New Roman" w:hAnsi="Times New Roman" w:cs="Times New Roman"/>
          <w:szCs w:val="20"/>
          <w:lang w:val="en-GB" w:eastAsia="zh-CN"/>
        </w:rPr>
      </w:pPr>
    </w:p>
    <w:p w14:paraId="67173B33" w14:textId="77777777" w:rsidR="00267633" w:rsidRPr="00267633" w:rsidRDefault="00267633" w:rsidP="00267633">
      <w:pPr>
        <w:spacing w:before="0" w:after="200" w:line="276" w:lineRule="auto"/>
        <w:jc w:val="both"/>
        <w:divId w:val="2116439976"/>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If you do not qualify for Legal Aid, briefly state the reasons why this is so:</w:t>
      </w:r>
    </w:p>
    <w:p w14:paraId="01471442" w14:textId="77777777" w:rsidR="00267633" w:rsidRPr="00267633" w:rsidRDefault="00267633" w:rsidP="00267633">
      <w:pPr>
        <w:spacing w:before="0" w:after="200" w:line="276" w:lineRule="auto"/>
        <w:jc w:val="both"/>
        <w:divId w:val="2116439976"/>
        <w:rPr>
          <w:rFonts w:ascii="Times New Roman" w:hAnsi="Times New Roman" w:cs="Times New Roman"/>
          <w:b/>
          <w:szCs w:val="20"/>
          <w:lang w:val="en-GB" w:eastAsia="zh-CN"/>
        </w:rPr>
      </w:pPr>
    </w:p>
    <w:p w14:paraId="1EE0DDB4" w14:textId="77777777" w:rsidR="00267633" w:rsidRPr="00267633" w:rsidRDefault="00267633" w:rsidP="00267633">
      <w:pPr>
        <w:pBdr>
          <w:top w:val="single" w:sz="12" w:space="1" w:color="auto"/>
          <w:bottom w:val="single" w:sz="12" w:space="1" w:color="auto"/>
        </w:pBdr>
        <w:spacing w:before="0" w:after="200" w:line="276" w:lineRule="auto"/>
        <w:jc w:val="both"/>
        <w:divId w:val="2116439976"/>
        <w:rPr>
          <w:rFonts w:ascii="Times New Roman" w:hAnsi="Times New Roman" w:cs="Times New Roman"/>
          <w:szCs w:val="20"/>
          <w:lang w:val="en-GB" w:eastAsia="zh-CN"/>
        </w:rPr>
      </w:pPr>
    </w:p>
    <w:p w14:paraId="33A5FEEF" w14:textId="77777777" w:rsidR="00267633" w:rsidRPr="00267633" w:rsidRDefault="00267633" w:rsidP="00267633">
      <w:pPr>
        <w:spacing w:before="0" w:after="200" w:line="276" w:lineRule="auto"/>
        <w:jc w:val="both"/>
        <w:divId w:val="2116439976"/>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If you qualify for Legal Aid, please confirm if you have made an application with the Legal Aid Bureau:</w:t>
      </w:r>
    </w:p>
    <w:p w14:paraId="0231F32D" w14:textId="77777777" w:rsidR="00267633" w:rsidRPr="00267633" w:rsidRDefault="003C39EA" w:rsidP="00267633">
      <w:pPr>
        <w:spacing w:before="0" w:after="200" w:line="276" w:lineRule="auto"/>
        <w:jc w:val="both"/>
        <w:divId w:val="2116439976"/>
        <w:rPr>
          <w:rFonts w:ascii="Times New Roman" w:hAnsi="Times New Roman" w:cs="Times New Roman"/>
          <w:szCs w:val="20"/>
          <w:lang w:val="en-GB" w:eastAsia="zh-CN"/>
        </w:rPr>
      </w:pPr>
      <w:r>
        <w:rPr>
          <w:noProof/>
        </w:rPr>
        <mc:AlternateContent>
          <mc:Choice Requires="wps">
            <w:drawing>
              <wp:anchor distT="0" distB="0" distL="114300" distR="114300" simplePos="0" relativeHeight="251653632" behindDoc="0" locked="0" layoutInCell="1" allowOverlap="1" wp14:anchorId="35C764C8" wp14:editId="3D722E83">
                <wp:simplePos x="0" y="0"/>
                <wp:positionH relativeFrom="column">
                  <wp:posOffset>763270</wp:posOffset>
                </wp:positionH>
                <wp:positionV relativeFrom="paragraph">
                  <wp:posOffset>27305</wp:posOffset>
                </wp:positionV>
                <wp:extent cx="90805" cy="90805"/>
                <wp:effectExtent l="0" t="0" r="23495" b="23495"/>
                <wp:wrapNone/>
                <wp:docPr id="26" name="Rectangle 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908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F8BCBA0" id="Rectangle 78" o:spid="_x0000_s1026" style="position:absolute;margin-left:60.1pt;margin-top:2.15pt;width:7.15pt;height:7.1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"/>
            </w:pict>
          </mc:Fallback>
        </mc:AlternateContent>
      </w:r>
      <w:r>
        <w:rPr>
          <w:noProof/>
        </w:rPr>
        <mc:AlternateContent>
          <mc:Choice Requires="wps">
            <w:drawing>
              <wp:anchor distT="0" distB="0" distL="114300" distR="114300" simplePos="0" relativeHeight="251652608" behindDoc="0" locked="0" layoutInCell="1" allowOverlap="1" wp14:anchorId="606F39F8" wp14:editId="260FCBE4">
                <wp:simplePos x="0" y="0"/>
                <wp:positionH relativeFrom="column">
                  <wp:posOffset>8255</wp:posOffset>
                </wp:positionH>
                <wp:positionV relativeFrom="paragraph">
                  <wp:posOffset>27305</wp:posOffset>
                </wp:positionV>
                <wp:extent cx="90805" cy="90805"/>
                <wp:effectExtent l="0" t="0" r="23495" b="23495"/>
                <wp:wrapNone/>
                <wp:docPr id="25" name="Rectangle 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908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42BD74C" id="Rectangle 77" o:spid="_x0000_s1026" style="position:absolute;margin-left:.65pt;margin-top:2.15pt;width:7.15pt;height:7.15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"/>
            </w:pict>
          </mc:Fallback>
        </mc:AlternateContent>
      </w:r>
      <w:r w:rsidR="00267633" w:rsidRPr="00267633">
        <w:rPr>
          <w:rFonts w:ascii="Times New Roman" w:hAnsi="Times New Roman" w:cs="Times New Roman"/>
          <w:szCs w:val="20"/>
          <w:lang w:val="en-GB" w:eastAsia="zh-CN"/>
        </w:rPr>
        <w:t xml:space="preserve">    Yes</w:t>
      </w:r>
      <w:r w:rsidR="00267633" w:rsidRPr="00267633">
        <w:rPr>
          <w:rFonts w:ascii="Times New Roman" w:hAnsi="Times New Roman" w:cs="Times New Roman"/>
          <w:szCs w:val="20"/>
          <w:lang w:val="en-GB" w:eastAsia="zh-CN"/>
        </w:rPr>
        <w:tab/>
      </w:r>
      <w:r w:rsidR="00267633" w:rsidRPr="00267633">
        <w:rPr>
          <w:rFonts w:ascii="Times New Roman" w:hAnsi="Times New Roman" w:cs="Times New Roman"/>
          <w:szCs w:val="20"/>
          <w:lang w:val="en-GB" w:eastAsia="zh-CN"/>
        </w:rPr>
        <w:tab/>
        <w:t>No</w:t>
      </w:r>
    </w:p>
    <w:p w14:paraId="514AC719" w14:textId="77777777" w:rsidR="00267633" w:rsidRPr="00267633" w:rsidRDefault="00267633" w:rsidP="00267633">
      <w:pPr>
        <w:spacing w:before="0" w:after="200" w:line="276" w:lineRule="auto"/>
        <w:jc w:val="both"/>
        <w:divId w:val="2116439976"/>
        <w:rPr>
          <w:rFonts w:ascii="Times New Roman" w:hAnsi="Times New Roman" w:cs="Times New Roman"/>
          <w:szCs w:val="20"/>
          <w:lang w:val="en-GB" w:eastAsia="zh-CN"/>
        </w:rPr>
      </w:pPr>
    </w:p>
    <w:p w14:paraId="3CC4DFB1" w14:textId="77777777" w:rsidR="00267633" w:rsidRPr="00267633" w:rsidRDefault="00267633" w:rsidP="00267633">
      <w:pPr>
        <w:spacing w:before="0" w:after="200" w:line="276" w:lineRule="auto"/>
        <w:jc w:val="both"/>
        <w:divId w:val="2116439976"/>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If you have made an application with the Legal Aid Bureau, was your application successful:</w:t>
      </w:r>
    </w:p>
    <w:p w14:paraId="67C654AD" w14:textId="77777777" w:rsidR="00267633" w:rsidRPr="00267633" w:rsidRDefault="003C39EA" w:rsidP="00267633">
      <w:pPr>
        <w:spacing w:before="0" w:after="200" w:line="276" w:lineRule="auto"/>
        <w:jc w:val="both"/>
        <w:divId w:val="2116439976"/>
        <w:rPr>
          <w:rFonts w:ascii="Times New Roman" w:hAnsi="Times New Roman" w:cs="Times New Roman"/>
          <w:szCs w:val="20"/>
          <w:lang w:val="en-GB" w:eastAsia="zh-CN"/>
        </w:rPr>
      </w:pPr>
      <w:r>
        <w:rPr>
          <w:noProof/>
        </w:rPr>
        <mc:AlternateContent>
          <mc:Choice Requires="wps">
            <w:drawing>
              <wp:anchor distT="0" distB="0" distL="114300" distR="114300" simplePos="0" relativeHeight="251655680" behindDoc="0" locked="0" layoutInCell="1" allowOverlap="1" wp14:anchorId="470DB9C7" wp14:editId="749CD9DC">
                <wp:simplePos x="0" y="0"/>
                <wp:positionH relativeFrom="column">
                  <wp:posOffset>763270</wp:posOffset>
                </wp:positionH>
                <wp:positionV relativeFrom="paragraph">
                  <wp:posOffset>27305</wp:posOffset>
                </wp:positionV>
                <wp:extent cx="90805" cy="90805"/>
                <wp:effectExtent l="0" t="0" r="23495" b="23495"/>
                <wp:wrapNone/>
                <wp:docPr id="24" name="Rectangle 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908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3A57E14" id="Rectangle 80" o:spid="_x0000_s1026" style="position:absolute;margin-left:60.1pt;margin-top:2.15pt;width:7.15pt;height:7.1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"/>
            </w:pict>
          </mc:Fallback>
        </mc:AlternateContent>
      </w:r>
      <w:r>
        <w:rPr>
          <w:noProof/>
        </w:rPr>
        <mc:AlternateContent>
          <mc:Choice Requires="wps">
            <w:drawing>
              <wp:anchor distT="0" distB="0" distL="114300" distR="114300" simplePos="0" relativeHeight="251654656" behindDoc="0" locked="0" layoutInCell="1" allowOverlap="1" wp14:anchorId="405ED391" wp14:editId="10E74B41">
                <wp:simplePos x="0" y="0"/>
                <wp:positionH relativeFrom="column">
                  <wp:posOffset>8255</wp:posOffset>
                </wp:positionH>
                <wp:positionV relativeFrom="paragraph">
                  <wp:posOffset>27305</wp:posOffset>
                </wp:positionV>
                <wp:extent cx="90805" cy="90805"/>
                <wp:effectExtent l="0" t="0" r="23495" b="23495"/>
                <wp:wrapNone/>
                <wp:docPr id="23" name="Rectangle 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908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28C9306" id="Rectangle 79" o:spid="_x0000_s1026" style="position:absolute;margin-left:.65pt;margin-top:2.15pt;width:7.15pt;height:7.1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"/>
            </w:pict>
          </mc:Fallback>
        </mc:AlternateContent>
      </w:r>
      <w:r w:rsidR="00267633" w:rsidRPr="00267633">
        <w:rPr>
          <w:rFonts w:ascii="Times New Roman" w:hAnsi="Times New Roman" w:cs="Times New Roman"/>
          <w:szCs w:val="20"/>
          <w:lang w:val="en-GB" w:eastAsia="zh-CN"/>
        </w:rPr>
        <w:t xml:space="preserve">    Yes</w:t>
      </w:r>
      <w:r w:rsidR="00267633" w:rsidRPr="00267633">
        <w:rPr>
          <w:rFonts w:ascii="Times New Roman" w:hAnsi="Times New Roman" w:cs="Times New Roman"/>
          <w:szCs w:val="20"/>
          <w:lang w:val="en-GB" w:eastAsia="zh-CN"/>
        </w:rPr>
        <w:tab/>
      </w:r>
      <w:r w:rsidR="00267633" w:rsidRPr="00267633">
        <w:rPr>
          <w:rFonts w:ascii="Times New Roman" w:hAnsi="Times New Roman" w:cs="Times New Roman"/>
          <w:szCs w:val="20"/>
          <w:lang w:val="en-GB" w:eastAsia="zh-CN"/>
        </w:rPr>
        <w:tab/>
        <w:t>No</w:t>
      </w:r>
    </w:p>
    <w:p w14:paraId="3EAB66B6" w14:textId="77777777" w:rsidR="00267633" w:rsidRPr="00267633" w:rsidRDefault="00267633" w:rsidP="00267633">
      <w:pPr>
        <w:spacing w:before="0" w:after="200" w:line="276" w:lineRule="auto"/>
        <w:jc w:val="both"/>
        <w:divId w:val="2116439976"/>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If your application with the Legal Aid Bureau was not successful, briefly state the reasons why this is so:</w:t>
      </w:r>
    </w:p>
    <w:p w14:paraId="5090233E" w14:textId="77777777" w:rsidR="00267633" w:rsidRPr="00267633" w:rsidRDefault="00267633" w:rsidP="00267633">
      <w:pPr>
        <w:pBdr>
          <w:top w:val="single" w:sz="12" w:space="1" w:color="auto"/>
          <w:bottom w:val="single" w:sz="12" w:space="1" w:color="auto"/>
        </w:pBdr>
        <w:spacing w:before="0" w:after="200" w:line="276" w:lineRule="auto"/>
        <w:jc w:val="both"/>
        <w:divId w:val="2116439976"/>
        <w:rPr>
          <w:rFonts w:ascii="Times New Roman" w:hAnsi="Times New Roman" w:cs="Times New Roman"/>
          <w:b/>
          <w:szCs w:val="20"/>
          <w:lang w:val="en-GB" w:eastAsia="zh-CN"/>
        </w:rPr>
      </w:pPr>
    </w:p>
    <w:p w14:paraId="44A4D42B" w14:textId="77777777" w:rsidR="00267633" w:rsidRPr="00267633" w:rsidRDefault="00267633" w:rsidP="00267633">
      <w:pPr>
        <w:pBdr>
          <w:bottom w:val="single" w:sz="12" w:space="1" w:color="auto"/>
        </w:pBdr>
        <w:spacing w:before="0" w:after="200" w:line="276" w:lineRule="auto"/>
        <w:jc w:val="both"/>
        <w:divId w:val="2116439976"/>
        <w:rPr>
          <w:rFonts w:ascii="Times New Roman" w:hAnsi="Times New Roman" w:cs="Times New Roman"/>
          <w:b/>
          <w:szCs w:val="20"/>
          <w:lang w:val="en-GB" w:eastAsia="zh-CN"/>
        </w:rPr>
      </w:pPr>
    </w:p>
    <w:p w14:paraId="026C5CE0" w14:textId="77777777" w:rsidR="00267633" w:rsidRPr="00267633" w:rsidRDefault="00267633" w:rsidP="00267633">
      <w:pPr>
        <w:spacing w:before="0" w:after="200" w:line="276" w:lineRule="auto"/>
        <w:divId w:val="2116439976"/>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Section 3</w:t>
      </w:r>
    </w:p>
    <w:p w14:paraId="1233BC65" w14:textId="77777777" w:rsidR="00267633" w:rsidRPr="00267633" w:rsidRDefault="00267633" w:rsidP="00267633">
      <w:pPr>
        <w:spacing w:before="0" w:after="200" w:line="276" w:lineRule="auto"/>
        <w:divId w:val="2116439976"/>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Please provide the reasons for your request (for example, details of any undue financial hardship which may be suffered by you if you had to pay the court fee):</w:t>
      </w:r>
    </w:p>
    <w:p w14:paraId="65CF18F4" w14:textId="77777777" w:rsidR="00267633" w:rsidRPr="00267633" w:rsidRDefault="00267633" w:rsidP="00267633">
      <w:pPr>
        <w:pBdr>
          <w:bottom w:val="single" w:sz="12" w:space="1" w:color="auto"/>
        </w:pBdr>
        <w:spacing w:before="0" w:after="200" w:line="276" w:lineRule="auto"/>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[Applicant to provide details]</w:t>
      </w:r>
    </w:p>
    <w:p w14:paraId="54FD2434" w14:textId="77777777" w:rsidR="00267633" w:rsidRPr="00267633" w:rsidRDefault="00267633" w:rsidP="00267633">
      <w:pPr>
        <w:pBdr>
          <w:bottom w:val="single" w:sz="12" w:space="1" w:color="auto"/>
        </w:pBdr>
        <w:spacing w:before="0" w:after="200" w:line="276" w:lineRule="auto"/>
        <w:divId w:val="2116439976"/>
        <w:rPr>
          <w:rFonts w:ascii="Times New Roman" w:hAnsi="Times New Roman" w:cs="Times New Roman"/>
          <w:szCs w:val="20"/>
          <w:lang w:val="en-GB" w:eastAsia="zh-CN"/>
        </w:rPr>
      </w:pPr>
    </w:p>
    <w:p w14:paraId="0E62B762" w14:textId="77777777" w:rsidR="00267633" w:rsidRPr="00267633" w:rsidRDefault="00267633" w:rsidP="00267633">
      <w:pPr>
        <w:spacing w:before="0" w:after="200" w:line="276" w:lineRule="auto"/>
        <w:divId w:val="2116439976"/>
        <w:rPr>
          <w:rFonts w:ascii="Times New Roman" w:hAnsi="Times New Roman" w:cs="Times New Roman"/>
          <w:szCs w:val="20"/>
          <w:lang w:val="en-GB" w:eastAsia="zh-CN"/>
        </w:rPr>
      </w:pPr>
    </w:p>
    <w:p w14:paraId="7C21F1EE" w14:textId="77777777" w:rsidR="00267633" w:rsidRPr="00267633" w:rsidRDefault="00267633" w:rsidP="00267633">
      <w:pPr>
        <w:pBdr>
          <w:top w:val="single" w:sz="12" w:space="1" w:color="auto"/>
          <w:bottom w:val="single" w:sz="12" w:space="1" w:color="auto"/>
        </w:pBdr>
        <w:spacing w:before="0" w:after="200" w:line="276" w:lineRule="auto"/>
        <w:divId w:val="2116439976"/>
        <w:rPr>
          <w:rFonts w:ascii="Times New Roman" w:hAnsi="Times New Roman" w:cs="Times New Roman"/>
          <w:i/>
          <w:szCs w:val="20"/>
          <w:lang w:val="en-GB" w:eastAsia="zh-CN"/>
        </w:rPr>
      </w:pPr>
    </w:p>
    <w:p w14:paraId="3D4B34AB" w14:textId="77777777" w:rsidR="00267633" w:rsidRPr="00267633" w:rsidRDefault="00267633" w:rsidP="00267633">
      <w:pPr>
        <w:pBdr>
          <w:bottom w:val="single" w:sz="12" w:space="1" w:color="auto"/>
          <w:between w:val="single" w:sz="12" w:space="1" w:color="auto"/>
        </w:pBdr>
        <w:spacing w:before="0" w:after="200" w:line="276" w:lineRule="auto"/>
        <w:divId w:val="2116439976"/>
        <w:rPr>
          <w:rFonts w:ascii="Times New Roman" w:hAnsi="Times New Roman" w:cs="Times New Roman"/>
          <w:i/>
          <w:szCs w:val="20"/>
          <w:lang w:val="en-GB" w:eastAsia="zh-CN"/>
        </w:rPr>
      </w:pPr>
    </w:p>
    <w:p w14:paraId="09304BAE" w14:textId="77777777" w:rsidR="00267633" w:rsidRPr="00267633" w:rsidRDefault="00267633" w:rsidP="00267633">
      <w:pPr>
        <w:spacing w:before="0" w:after="200" w:line="276" w:lineRule="auto"/>
        <w:divId w:val="2116439976"/>
        <w:rPr>
          <w:rFonts w:ascii="Times New Roman" w:hAnsi="Times New Roman" w:cs="Times New Roman"/>
          <w:b/>
          <w:szCs w:val="20"/>
          <w:lang w:val="en-GB" w:eastAsia="zh-CN"/>
        </w:rPr>
      </w:pPr>
      <w:r w:rsidRPr="00267633">
        <w:rPr>
          <w:rFonts w:ascii="Times New Roman" w:hAnsi="Times New Roman" w:cs="Times New Roman"/>
          <w:b/>
          <w:szCs w:val="20"/>
          <w:lang w:val="en-GB" w:eastAsia="zh-CN"/>
        </w:rPr>
        <w:lastRenderedPageBreak/>
        <w:t>Please provide information on your personal financial circumstances:</w:t>
      </w:r>
    </w:p>
    <w:p w14:paraId="1CD41799" w14:textId="77777777" w:rsidR="00267633" w:rsidRPr="00267633" w:rsidRDefault="003C39EA" w:rsidP="00267633">
      <w:pPr>
        <w:spacing w:before="0" w:after="200" w:line="276" w:lineRule="auto"/>
        <w:jc w:val="both"/>
        <w:divId w:val="2116439976"/>
        <w:rPr>
          <w:rFonts w:ascii="Times New Roman" w:hAnsi="Times New Roman" w:cs="Times New Roman"/>
          <w:szCs w:val="20"/>
          <w:lang w:val="en-GB" w:eastAsia="zh-CN"/>
        </w:rPr>
      </w:pPr>
      <w:r>
        <w:rPr>
          <w:noProof/>
        </w:rPr>
        <mc:AlternateContent>
          <mc:Choice Requires="wps">
            <w:drawing>
              <wp:anchor distT="0" distB="0" distL="114300" distR="114300" simplePos="0" relativeHeight="251656704" behindDoc="0" locked="0" layoutInCell="1" allowOverlap="1" wp14:anchorId="143EAD78" wp14:editId="4391988E">
                <wp:simplePos x="0" y="0"/>
                <wp:positionH relativeFrom="column">
                  <wp:posOffset>8255</wp:posOffset>
                </wp:positionH>
                <wp:positionV relativeFrom="paragraph">
                  <wp:posOffset>27305</wp:posOffset>
                </wp:positionV>
                <wp:extent cx="90805" cy="90805"/>
                <wp:effectExtent l="0" t="0" r="23495" b="23495"/>
                <wp:wrapNone/>
                <wp:docPr id="22" name="Rectangle 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908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ED5FD9F" id="Rectangle 81" o:spid="_x0000_s1026" style="position:absolute;margin-left:.65pt;margin-top:2.15pt;width:7.15pt;height:7.1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"/>
            </w:pict>
          </mc:Fallback>
        </mc:AlternateContent>
      </w:r>
      <w:r w:rsidR="00267633" w:rsidRPr="00267633">
        <w:rPr>
          <w:rFonts w:ascii="Times New Roman" w:hAnsi="Times New Roman" w:cs="Times New Roman"/>
          <w:szCs w:val="20"/>
          <w:lang w:val="en-GB" w:eastAsia="zh-CN"/>
        </w:rPr>
        <w:t xml:space="preserve">    I am not employed.</w:t>
      </w:r>
    </w:p>
    <w:p w14:paraId="0F9A03B4" w14:textId="77777777" w:rsidR="00267633" w:rsidRPr="00267633" w:rsidRDefault="003C39EA" w:rsidP="00267633">
      <w:pPr>
        <w:spacing w:before="0" w:after="200" w:line="276" w:lineRule="auto"/>
        <w:jc w:val="both"/>
        <w:divId w:val="2116439976"/>
        <w:rPr>
          <w:rFonts w:ascii="Times New Roman" w:hAnsi="Times New Roman" w:cs="Times New Roman"/>
          <w:szCs w:val="20"/>
          <w:lang w:val="en-GB" w:eastAsia="zh-CN"/>
        </w:rPr>
      </w:pPr>
      <w:r>
        <w:rPr>
          <w:noProof/>
        </w:rPr>
        <mc:AlternateContent>
          <mc:Choice Requires="wps">
            <w:drawing>
              <wp:anchor distT="0" distB="0" distL="114300" distR="114300" simplePos="0" relativeHeight="251657728" behindDoc="0" locked="0" layoutInCell="1" allowOverlap="1" wp14:anchorId="43964FC2" wp14:editId="787EACF3">
                <wp:simplePos x="0" y="0"/>
                <wp:positionH relativeFrom="column">
                  <wp:posOffset>8255</wp:posOffset>
                </wp:positionH>
                <wp:positionV relativeFrom="paragraph">
                  <wp:posOffset>9525</wp:posOffset>
                </wp:positionV>
                <wp:extent cx="90805" cy="90805"/>
                <wp:effectExtent l="0" t="0" r="23495" b="23495"/>
                <wp:wrapNone/>
                <wp:docPr id="21" name="Rectangle 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908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1AC379B" id="Rectangle 83" o:spid="_x0000_s1026" style="position:absolute;margin-left:.65pt;margin-top:.75pt;width:7.15pt;height:7.1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"/>
            </w:pict>
          </mc:Fallback>
        </mc:AlternateContent>
      </w:r>
      <w:r w:rsidR="00267633" w:rsidRPr="00267633">
        <w:rPr>
          <w:rFonts w:ascii="Times New Roman" w:hAnsi="Times New Roman" w:cs="Times New Roman"/>
          <w:szCs w:val="20"/>
          <w:lang w:val="en-GB" w:eastAsia="zh-CN"/>
        </w:rPr>
        <w:t xml:space="preserve">    I am employed and my total monthly income for the last 3 months is $__________.</w:t>
      </w:r>
    </w:p>
    <w:p w14:paraId="228CCFEF" w14:textId="77777777" w:rsidR="00267633" w:rsidRPr="00267633" w:rsidRDefault="003C39EA" w:rsidP="00267633">
      <w:pPr>
        <w:spacing w:before="0" w:after="200" w:line="276" w:lineRule="auto"/>
        <w:jc w:val="both"/>
        <w:divId w:val="2116439976"/>
        <w:rPr>
          <w:rFonts w:ascii="Times New Roman" w:hAnsi="Times New Roman" w:cs="Times New Roman"/>
          <w:szCs w:val="20"/>
          <w:lang w:val="en-GB" w:eastAsia="zh-CN"/>
        </w:rPr>
      </w:pPr>
      <w:r>
        <w:rPr>
          <w:noProof/>
        </w:rPr>
        <mc:AlternateContent>
          <mc:Choice Requires="wps">
            <w:drawing>
              <wp:anchor distT="0" distB="0" distL="114300" distR="114300" simplePos="0" relativeHeight="251658752" behindDoc="0" locked="0" layoutInCell="1" allowOverlap="1" wp14:anchorId="2EBDE090" wp14:editId="455CB892">
                <wp:simplePos x="0" y="0"/>
                <wp:positionH relativeFrom="column">
                  <wp:posOffset>8255</wp:posOffset>
                </wp:positionH>
                <wp:positionV relativeFrom="paragraph">
                  <wp:posOffset>635</wp:posOffset>
                </wp:positionV>
                <wp:extent cx="90805" cy="90805"/>
                <wp:effectExtent l="0" t="0" r="23495" b="23495"/>
                <wp:wrapNone/>
                <wp:docPr id="20" name="Rectangle 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908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097B377" id="Rectangle 84" o:spid="_x0000_s1026" style="position:absolute;margin-left:.65pt;margin-top:.05pt;width:7.15pt;height:7.1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"/>
            </w:pict>
          </mc:Fallback>
        </mc:AlternateContent>
      </w:r>
      <w:r w:rsidR="00267633" w:rsidRPr="00267633">
        <w:rPr>
          <w:rFonts w:ascii="Times New Roman" w:hAnsi="Times New Roman" w:cs="Times New Roman"/>
          <w:szCs w:val="20"/>
          <w:lang w:val="en-GB" w:eastAsia="zh-CN"/>
        </w:rPr>
        <w:t xml:space="preserve">    I run my own business and my total monthly income is $_____________.</w:t>
      </w:r>
    </w:p>
    <w:p w14:paraId="0F11B881" w14:textId="77777777" w:rsidR="00267633" w:rsidRPr="00267633" w:rsidRDefault="003C39EA" w:rsidP="00267633">
      <w:pPr>
        <w:spacing w:before="0" w:after="200" w:line="276" w:lineRule="auto"/>
        <w:jc w:val="both"/>
        <w:divId w:val="2116439976"/>
        <w:rPr>
          <w:rFonts w:ascii="Times New Roman" w:hAnsi="Times New Roman" w:cs="Times New Roman"/>
          <w:szCs w:val="20"/>
          <w:lang w:val="en-GB" w:eastAsia="zh-CN"/>
        </w:rPr>
      </w:pPr>
      <w:r>
        <w:rPr>
          <w:noProof/>
        </w:rPr>
        <mc:AlternateContent>
          <mc:Choice Requires="wps">
            <w:drawing>
              <wp:anchor distT="0" distB="0" distL="114300" distR="114300" simplePos="0" relativeHeight="251659776" behindDoc="0" locked="0" layoutInCell="1" allowOverlap="1" wp14:anchorId="1121A517" wp14:editId="52C713FC">
                <wp:simplePos x="0" y="0"/>
                <wp:positionH relativeFrom="column">
                  <wp:posOffset>8255</wp:posOffset>
                </wp:positionH>
                <wp:positionV relativeFrom="paragraph">
                  <wp:posOffset>39370</wp:posOffset>
                </wp:positionV>
                <wp:extent cx="90805" cy="90805"/>
                <wp:effectExtent l="0" t="0" r="23495" b="23495"/>
                <wp:wrapNone/>
                <wp:docPr id="19" name="Rectangle 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908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CEAE6BE" id="Rectangle 85" o:spid="_x0000_s1026" style="position:absolute;margin-left:.65pt;margin-top:3.1pt;width:7.15pt;height:7.1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"/>
            </w:pict>
          </mc:Fallback>
        </mc:AlternateContent>
      </w:r>
      <w:r w:rsidR="00267633" w:rsidRPr="00267633">
        <w:rPr>
          <w:rFonts w:ascii="Times New Roman" w:hAnsi="Times New Roman" w:cs="Times New Roman"/>
          <w:szCs w:val="20"/>
          <w:lang w:val="en-GB" w:eastAsia="zh-CN"/>
        </w:rPr>
        <w:t xml:space="preserve">    I am a bankrupt and my bankruptcy number is __________.</w:t>
      </w:r>
    </w:p>
    <w:p w14:paraId="35DFD494" w14:textId="77777777" w:rsidR="00267633" w:rsidRPr="00267633" w:rsidRDefault="00267633" w:rsidP="00267633">
      <w:pPr>
        <w:spacing w:before="0" w:after="200" w:line="276" w:lineRule="auto"/>
        <w:jc w:val="both"/>
        <w:divId w:val="2116439976"/>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Please attach the necessary documentation to support the information provided in this form, in particular:</w:t>
      </w:r>
    </w:p>
    <w:p w14:paraId="66EAEF94" w14:textId="77777777" w:rsidR="00267633" w:rsidRPr="00267633" w:rsidRDefault="00267633" w:rsidP="006172E9">
      <w:pPr>
        <w:numPr>
          <w:ilvl w:val="4"/>
          <w:numId w:val="99"/>
        </w:numPr>
        <w:tabs>
          <w:tab w:val="left" w:pos="567"/>
        </w:tabs>
        <w:spacing w:before="0" w:after="0" w:line="240" w:lineRule="auto"/>
        <w:ind w:left="567" w:hanging="567"/>
        <w:jc w:val="both"/>
        <w:divId w:val="2116439976"/>
        <w:rPr>
          <w:rFonts w:ascii="Times New Roman" w:hAnsi="Times New Roman" w:cs="Times New Roman"/>
          <w:szCs w:val="20"/>
          <w:lang w:val="en-US" w:eastAsia="zh-CN"/>
        </w:rPr>
      </w:pPr>
      <w:r w:rsidRPr="00267633">
        <w:rPr>
          <w:rFonts w:ascii="Times New Roman" w:hAnsi="Times New Roman" w:cs="Times New Roman"/>
          <w:szCs w:val="20"/>
          <w:lang w:val="en-US" w:eastAsia="zh-CN"/>
        </w:rPr>
        <w:t>To include a recent copy of your CPF Statement of Account, pay advice and a copy of your latest notice of income tax assessment; and</w:t>
      </w:r>
    </w:p>
    <w:p w14:paraId="5DF5FB59" w14:textId="77777777" w:rsidR="00267633" w:rsidRPr="00267633" w:rsidRDefault="00267633" w:rsidP="006172E9">
      <w:pPr>
        <w:numPr>
          <w:ilvl w:val="4"/>
          <w:numId w:val="99"/>
        </w:numPr>
        <w:tabs>
          <w:tab w:val="left" w:pos="567"/>
        </w:tabs>
        <w:spacing w:before="0" w:after="0" w:line="240" w:lineRule="auto"/>
        <w:ind w:left="567" w:hanging="567"/>
        <w:jc w:val="both"/>
        <w:divId w:val="2116439976"/>
        <w:rPr>
          <w:rFonts w:ascii="Times New Roman" w:hAnsi="Times New Roman" w:cs="Times New Roman"/>
          <w:szCs w:val="20"/>
          <w:lang w:val="en-US" w:eastAsia="zh-CN"/>
        </w:rPr>
      </w:pPr>
      <w:r w:rsidRPr="00267633">
        <w:rPr>
          <w:rFonts w:ascii="Times New Roman" w:hAnsi="Times New Roman" w:cs="Times New Roman"/>
          <w:szCs w:val="20"/>
          <w:lang w:val="en-US" w:eastAsia="zh-CN"/>
        </w:rPr>
        <w:t>Please answer the following questions and support your answers with the relevant documents:</w:t>
      </w:r>
    </w:p>
    <w:p w14:paraId="40B86577" w14:textId="77777777" w:rsidR="00267633" w:rsidRPr="00267633" w:rsidRDefault="00267633" w:rsidP="00267633">
      <w:pPr>
        <w:tabs>
          <w:tab w:val="left" w:pos="993"/>
        </w:tabs>
        <w:spacing w:before="0" w:after="200" w:line="276" w:lineRule="auto"/>
        <w:ind w:left="993" w:hanging="426"/>
        <w:jc w:val="both"/>
        <w:divId w:val="2116439976"/>
        <w:rPr>
          <w:rFonts w:ascii="Times New Roman" w:hAnsi="Times New Roman" w:cs="Times New Roman"/>
          <w:i/>
          <w:szCs w:val="22"/>
          <w:lang w:val="en-GB" w:eastAsia="en-GB"/>
        </w:rPr>
      </w:pPr>
      <w:r w:rsidRPr="00267633">
        <w:rPr>
          <w:rFonts w:ascii="Times New Roman" w:hAnsi="Times New Roman" w:cs="Times New Roman"/>
          <w:i/>
          <w:szCs w:val="22"/>
          <w:lang w:val="en-GB" w:eastAsia="en-GB"/>
        </w:rPr>
        <w:t>(</w:t>
      </w:r>
      <w:proofErr w:type="spellStart"/>
      <w:r w:rsidRPr="00267633">
        <w:rPr>
          <w:rFonts w:ascii="Times New Roman" w:hAnsi="Times New Roman" w:cs="Times New Roman"/>
          <w:i/>
          <w:szCs w:val="22"/>
          <w:lang w:val="en-GB" w:eastAsia="en-GB"/>
        </w:rPr>
        <w:t>i</w:t>
      </w:r>
      <w:proofErr w:type="spellEnd"/>
      <w:r w:rsidRPr="00267633">
        <w:rPr>
          <w:rFonts w:ascii="Times New Roman" w:hAnsi="Times New Roman" w:cs="Times New Roman"/>
          <w:i/>
          <w:szCs w:val="22"/>
          <w:lang w:val="en-GB" w:eastAsia="en-GB"/>
        </w:rPr>
        <w:t>)</w:t>
      </w:r>
      <w:r w:rsidRPr="00267633">
        <w:rPr>
          <w:rFonts w:ascii="Times New Roman" w:hAnsi="Times New Roman" w:cs="Times New Roman"/>
          <w:i/>
          <w:szCs w:val="22"/>
          <w:lang w:val="en-GB" w:eastAsia="en-GB"/>
        </w:rPr>
        <w:tab/>
        <w:t>Are you on any government financial assistance plan? If yes, please state type of assistance.</w:t>
      </w:r>
    </w:p>
    <w:p w14:paraId="7D1961CA" w14:textId="77777777" w:rsidR="00267633" w:rsidRPr="00267633" w:rsidRDefault="00267633" w:rsidP="00267633">
      <w:pPr>
        <w:tabs>
          <w:tab w:val="left" w:pos="993"/>
        </w:tabs>
        <w:spacing w:before="0" w:after="200" w:line="276" w:lineRule="auto"/>
        <w:ind w:left="993" w:hanging="426"/>
        <w:jc w:val="both"/>
        <w:divId w:val="2116439976"/>
        <w:rPr>
          <w:rFonts w:ascii="Times New Roman" w:hAnsi="Times New Roman" w:cs="Times New Roman"/>
          <w:i/>
          <w:szCs w:val="22"/>
          <w:lang w:val="en-GB" w:eastAsia="en-GB"/>
        </w:rPr>
      </w:pPr>
      <w:r w:rsidRPr="00267633">
        <w:rPr>
          <w:rFonts w:ascii="Times New Roman" w:hAnsi="Times New Roman" w:cs="Times New Roman"/>
          <w:i/>
          <w:szCs w:val="22"/>
          <w:lang w:val="en-GB" w:eastAsia="en-GB"/>
        </w:rPr>
        <w:t>(ii)</w:t>
      </w:r>
      <w:r w:rsidRPr="00267633">
        <w:rPr>
          <w:rFonts w:ascii="Times New Roman" w:hAnsi="Times New Roman" w:cs="Times New Roman"/>
          <w:i/>
          <w:szCs w:val="22"/>
          <w:lang w:val="en-GB" w:eastAsia="en-GB"/>
        </w:rPr>
        <w:tab/>
        <w:t>Are you gainfully employed? If yes, state what your monthly income for the past 3 months is. If no, state when you were last gainfully employed and who is supporting you now.</w:t>
      </w:r>
    </w:p>
    <w:p w14:paraId="51C9813C" w14:textId="77777777" w:rsidR="00267633" w:rsidRPr="00267633" w:rsidRDefault="00267633" w:rsidP="00267633">
      <w:pPr>
        <w:tabs>
          <w:tab w:val="left" w:pos="993"/>
        </w:tabs>
        <w:spacing w:before="0" w:after="200" w:line="276" w:lineRule="auto"/>
        <w:ind w:left="993" w:hanging="426"/>
        <w:jc w:val="both"/>
        <w:divId w:val="2116439976"/>
        <w:rPr>
          <w:rFonts w:ascii="Times New Roman" w:hAnsi="Times New Roman" w:cs="Times New Roman"/>
          <w:i/>
          <w:szCs w:val="22"/>
          <w:lang w:val="en-GB" w:eastAsia="en-GB"/>
        </w:rPr>
      </w:pPr>
      <w:r w:rsidRPr="00267633">
        <w:rPr>
          <w:rFonts w:ascii="Times New Roman" w:hAnsi="Times New Roman" w:cs="Times New Roman"/>
          <w:i/>
          <w:szCs w:val="22"/>
          <w:lang w:val="en-GB" w:eastAsia="en-GB"/>
        </w:rPr>
        <w:t>(iii) Are you suffering from any medical condition that requires long term medication or treatment? If yes, please provide us with a note from a doctor confirming that you require long term medication or treatment.</w:t>
      </w:r>
    </w:p>
    <w:p w14:paraId="3A6FC891" w14:textId="77777777" w:rsidR="00267633" w:rsidRPr="00267633" w:rsidRDefault="00267633" w:rsidP="00267633">
      <w:pPr>
        <w:tabs>
          <w:tab w:val="left" w:pos="993"/>
        </w:tabs>
        <w:spacing w:before="0" w:after="200" w:line="276" w:lineRule="auto"/>
        <w:ind w:left="993" w:hanging="426"/>
        <w:jc w:val="both"/>
        <w:divId w:val="2116439976"/>
        <w:rPr>
          <w:rFonts w:ascii="Times New Roman" w:hAnsi="Times New Roman" w:cs="Times New Roman"/>
          <w:i/>
          <w:szCs w:val="22"/>
          <w:lang w:val="en-GB" w:eastAsia="en-GB"/>
        </w:rPr>
      </w:pPr>
      <w:r w:rsidRPr="00267633">
        <w:rPr>
          <w:rFonts w:ascii="Times New Roman" w:hAnsi="Times New Roman" w:cs="Times New Roman"/>
          <w:i/>
          <w:szCs w:val="22"/>
          <w:lang w:val="en-GB" w:eastAsia="en-GB"/>
        </w:rPr>
        <w:t>(iv) Do you have any outstanding conservancy, rental, utilities or medical bills, or any other outstanding legal liabilities? If yes, please provide evidence of your liabilities.</w:t>
      </w:r>
    </w:p>
    <w:p w14:paraId="6D6E407C" w14:textId="77777777" w:rsidR="00267633" w:rsidRPr="00267633" w:rsidRDefault="00267633" w:rsidP="00267633">
      <w:pPr>
        <w:pBdr>
          <w:top w:val="single" w:sz="12" w:space="1" w:color="auto"/>
          <w:bottom w:val="single" w:sz="12" w:space="1" w:color="auto"/>
        </w:pBdr>
        <w:tabs>
          <w:tab w:val="left" w:pos="993"/>
        </w:tabs>
        <w:spacing w:before="0" w:after="200" w:line="276" w:lineRule="auto"/>
        <w:ind w:left="993" w:hanging="426"/>
        <w:jc w:val="both"/>
        <w:divId w:val="2116439976"/>
        <w:rPr>
          <w:rFonts w:ascii="Calibri" w:hAnsi="Calibri" w:cs="Times New Roman"/>
          <w:szCs w:val="22"/>
          <w:lang w:val="en-GB" w:eastAsia="en-GB"/>
        </w:rPr>
      </w:pPr>
    </w:p>
    <w:p w14:paraId="39ACBEC5" w14:textId="77777777" w:rsidR="00267633" w:rsidRPr="00267633" w:rsidRDefault="00267633" w:rsidP="00267633">
      <w:pPr>
        <w:pBdr>
          <w:bottom w:val="single" w:sz="12" w:space="1" w:color="auto"/>
          <w:between w:val="single" w:sz="12" w:space="1" w:color="auto"/>
        </w:pBdr>
        <w:tabs>
          <w:tab w:val="left" w:pos="993"/>
        </w:tabs>
        <w:spacing w:before="0" w:after="200" w:line="276" w:lineRule="auto"/>
        <w:ind w:left="993" w:hanging="426"/>
        <w:jc w:val="both"/>
        <w:divId w:val="2116439976"/>
        <w:rPr>
          <w:rFonts w:ascii="Calibri" w:hAnsi="Calibri" w:cs="Times New Roman"/>
          <w:szCs w:val="22"/>
          <w:lang w:val="en-GB" w:eastAsia="en-GB"/>
        </w:rPr>
      </w:pPr>
    </w:p>
    <w:p w14:paraId="331F70CC" w14:textId="77777777" w:rsidR="00267633" w:rsidRPr="00267633" w:rsidRDefault="00267633" w:rsidP="00267633">
      <w:pPr>
        <w:tabs>
          <w:tab w:val="left" w:pos="993"/>
        </w:tabs>
        <w:spacing w:before="0" w:after="200" w:line="276" w:lineRule="auto"/>
        <w:ind w:left="993" w:hanging="426"/>
        <w:jc w:val="both"/>
        <w:divId w:val="2116439976"/>
        <w:rPr>
          <w:rFonts w:ascii="Calibri" w:hAnsi="Calibri" w:cs="Times New Roman"/>
          <w:szCs w:val="22"/>
          <w:lang w:val="en-GB" w:eastAsia="en-GB"/>
        </w:rPr>
      </w:pPr>
    </w:p>
    <w:p w14:paraId="583704CB" w14:textId="77777777" w:rsidR="00267633" w:rsidRPr="00267633" w:rsidRDefault="00267633" w:rsidP="00267633">
      <w:pPr>
        <w:tabs>
          <w:tab w:val="left" w:pos="993"/>
        </w:tabs>
        <w:spacing w:before="0" w:after="200" w:line="276" w:lineRule="auto"/>
        <w:ind w:left="993" w:hanging="993"/>
        <w:jc w:val="both"/>
        <w:divId w:val="2116439976"/>
        <w:rPr>
          <w:rFonts w:ascii="Times New Roman" w:hAnsi="Times New Roman" w:cs="Times New Roman"/>
          <w:szCs w:val="22"/>
          <w:lang w:val="en-GB" w:eastAsia="en-GB"/>
        </w:rPr>
      </w:pPr>
      <w:r w:rsidRPr="00267633">
        <w:rPr>
          <w:rFonts w:ascii="Times New Roman" w:hAnsi="Times New Roman" w:cs="Times New Roman"/>
          <w:szCs w:val="22"/>
          <w:lang w:val="en-GB" w:eastAsia="en-GB"/>
        </w:rPr>
        <w:t>Please state the source(s) of your income:</w:t>
      </w:r>
    </w:p>
    <w:p w14:paraId="51BFD2E9" w14:textId="77777777" w:rsidR="00267633" w:rsidRPr="00267633" w:rsidRDefault="003C39EA" w:rsidP="00267633">
      <w:pPr>
        <w:tabs>
          <w:tab w:val="left" w:pos="993"/>
        </w:tabs>
        <w:spacing w:before="0" w:after="200" w:line="276" w:lineRule="auto"/>
        <w:ind w:left="993" w:hanging="426"/>
        <w:jc w:val="both"/>
        <w:divId w:val="2116439976"/>
        <w:rPr>
          <w:rFonts w:ascii="Times New Roman" w:hAnsi="Times New Roman" w:cs="Times New Roman"/>
          <w:szCs w:val="22"/>
          <w:lang w:val="en-GB" w:eastAsia="en-GB"/>
        </w:rPr>
      </w:pPr>
      <w:r>
        <w:rPr>
          <w:noProof/>
        </w:rPr>
        <mc:AlternateContent>
          <mc:Choice Requires="wps">
            <w:drawing>
              <wp:anchor distT="0" distB="0" distL="114300" distR="114300" simplePos="0" relativeHeight="251660800" behindDoc="0" locked="0" layoutInCell="1" allowOverlap="1" wp14:anchorId="3A567FF7" wp14:editId="23780345">
                <wp:simplePos x="0" y="0"/>
                <wp:positionH relativeFrom="column">
                  <wp:posOffset>194945</wp:posOffset>
                </wp:positionH>
                <wp:positionV relativeFrom="paragraph">
                  <wp:posOffset>52705</wp:posOffset>
                </wp:positionV>
                <wp:extent cx="90805" cy="90805"/>
                <wp:effectExtent l="0" t="0" r="23495" b="23495"/>
                <wp:wrapNone/>
                <wp:docPr id="18" name="Rectangle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908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704E6C9" id="Rectangle 86" o:spid="_x0000_s1026" style="position:absolute;margin-left:15.35pt;margin-top:4.15pt;width:7.15pt;height:7.1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"/>
            </w:pict>
          </mc:Fallback>
        </mc:AlternateContent>
      </w:r>
      <w:r w:rsidR="00267633" w:rsidRPr="00267633">
        <w:rPr>
          <w:rFonts w:ascii="Times New Roman" w:hAnsi="Times New Roman" w:cs="Times New Roman"/>
          <w:szCs w:val="22"/>
          <w:lang w:val="en-GB" w:eastAsia="en-GB"/>
        </w:rPr>
        <w:t xml:space="preserve">  Wages or salary: _______________________________________________________</w:t>
      </w:r>
    </w:p>
    <w:p w14:paraId="470B1574" w14:textId="77777777" w:rsidR="00267633" w:rsidRPr="00267633" w:rsidRDefault="003C39EA" w:rsidP="00267633">
      <w:pPr>
        <w:pBdr>
          <w:bottom w:val="single" w:sz="12" w:space="1" w:color="auto"/>
        </w:pBdr>
        <w:tabs>
          <w:tab w:val="left" w:pos="993"/>
        </w:tabs>
        <w:spacing w:before="0" w:after="200" w:line="276" w:lineRule="auto"/>
        <w:ind w:left="993" w:hanging="426"/>
        <w:jc w:val="both"/>
        <w:divId w:val="2116439976"/>
        <w:rPr>
          <w:rFonts w:ascii="Times New Roman" w:hAnsi="Times New Roman" w:cs="Times New Roman"/>
          <w:szCs w:val="22"/>
          <w:lang w:val="en-GB" w:eastAsia="en-GB"/>
        </w:rPr>
      </w:pPr>
      <w:r>
        <w:rPr>
          <w:noProof/>
        </w:rPr>
        <mc:AlternateContent>
          <mc:Choice Requires="wps">
            <w:drawing>
              <wp:anchor distT="0" distB="0" distL="114300" distR="114300" simplePos="0" relativeHeight="251661824" behindDoc="0" locked="0" layoutInCell="1" allowOverlap="1" wp14:anchorId="4E222E0E" wp14:editId="104DAD93">
                <wp:simplePos x="0" y="0"/>
                <wp:positionH relativeFrom="column">
                  <wp:posOffset>194945</wp:posOffset>
                </wp:positionH>
                <wp:positionV relativeFrom="paragraph">
                  <wp:posOffset>64770</wp:posOffset>
                </wp:positionV>
                <wp:extent cx="90805" cy="90805"/>
                <wp:effectExtent l="0" t="0" r="23495" b="23495"/>
                <wp:wrapNone/>
                <wp:docPr id="17" name="Rectangle 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908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96279AA" id="Rectangle 87" o:spid="_x0000_s1026" style="position:absolute;margin-left:15.35pt;margin-top:5.1pt;width:7.15pt;height:7.1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"/>
            </w:pict>
          </mc:Fallback>
        </mc:AlternateContent>
      </w:r>
      <w:r w:rsidR="00267633" w:rsidRPr="00267633">
        <w:rPr>
          <w:rFonts w:ascii="Times New Roman" w:hAnsi="Times New Roman" w:cs="Times New Roman"/>
          <w:szCs w:val="22"/>
          <w:lang w:val="en-GB" w:eastAsia="en-GB"/>
        </w:rPr>
        <w:t xml:space="preserve">  Other source. (Please provide details.)</w:t>
      </w:r>
    </w:p>
    <w:p w14:paraId="0F42D0B2" w14:textId="77777777" w:rsidR="00267633" w:rsidRPr="00267633" w:rsidRDefault="00267633" w:rsidP="00267633">
      <w:pPr>
        <w:pBdr>
          <w:bottom w:val="single" w:sz="12" w:space="1" w:color="auto"/>
        </w:pBdr>
        <w:tabs>
          <w:tab w:val="left" w:pos="993"/>
        </w:tabs>
        <w:spacing w:before="0" w:after="200" w:line="276" w:lineRule="auto"/>
        <w:ind w:left="993" w:hanging="426"/>
        <w:jc w:val="both"/>
        <w:divId w:val="2116439976"/>
        <w:rPr>
          <w:rFonts w:ascii="Times New Roman" w:hAnsi="Times New Roman" w:cs="Times New Roman"/>
          <w:szCs w:val="22"/>
          <w:lang w:val="en-GB" w:eastAsia="en-GB"/>
        </w:rPr>
      </w:pPr>
    </w:p>
    <w:p w14:paraId="114CF011" w14:textId="77777777" w:rsidR="00267633" w:rsidRPr="00267633" w:rsidRDefault="00267633" w:rsidP="00267633">
      <w:pPr>
        <w:pBdr>
          <w:top w:val="single" w:sz="12" w:space="1" w:color="auto"/>
          <w:bottom w:val="single" w:sz="12" w:space="1" w:color="auto"/>
        </w:pBdr>
        <w:tabs>
          <w:tab w:val="left" w:pos="993"/>
        </w:tabs>
        <w:spacing w:before="0" w:after="200" w:line="276" w:lineRule="auto"/>
        <w:ind w:left="993" w:hanging="993"/>
        <w:jc w:val="both"/>
        <w:divId w:val="2116439976"/>
        <w:rPr>
          <w:rFonts w:ascii="Times New Roman" w:hAnsi="Times New Roman" w:cs="Times New Roman"/>
          <w:szCs w:val="22"/>
          <w:lang w:val="en-GB" w:eastAsia="en-GB"/>
        </w:rPr>
      </w:pPr>
      <w:r w:rsidRPr="00267633">
        <w:rPr>
          <w:rFonts w:ascii="Times New Roman" w:hAnsi="Times New Roman" w:cs="Times New Roman"/>
          <w:szCs w:val="22"/>
          <w:lang w:val="en-GB" w:eastAsia="en-GB"/>
        </w:rPr>
        <w:t>Please state other funds which you have:</w:t>
      </w:r>
    </w:p>
    <w:p w14:paraId="4FA286E1" w14:textId="77777777" w:rsidR="00267633" w:rsidRPr="00267633" w:rsidRDefault="00267633" w:rsidP="00267633">
      <w:pPr>
        <w:pBdr>
          <w:top w:val="single" w:sz="12" w:space="1" w:color="auto"/>
          <w:bottom w:val="single" w:sz="12" w:space="1" w:color="auto"/>
        </w:pBdr>
        <w:tabs>
          <w:tab w:val="left" w:pos="993"/>
        </w:tabs>
        <w:spacing w:before="0" w:after="200" w:line="276" w:lineRule="auto"/>
        <w:ind w:left="993" w:hanging="993"/>
        <w:jc w:val="both"/>
        <w:divId w:val="2116439976"/>
        <w:rPr>
          <w:rFonts w:ascii="Times New Roman" w:hAnsi="Times New Roman" w:cs="Times New Roman"/>
          <w:szCs w:val="22"/>
          <w:lang w:val="en-GB" w:eastAsia="en-GB"/>
        </w:rPr>
      </w:pPr>
    </w:p>
    <w:p w14:paraId="291D4340" w14:textId="77777777" w:rsidR="00267633" w:rsidRPr="00267633" w:rsidRDefault="00267633" w:rsidP="00267633">
      <w:pPr>
        <w:tabs>
          <w:tab w:val="left" w:pos="993"/>
        </w:tabs>
        <w:spacing w:before="0" w:after="200" w:line="276" w:lineRule="auto"/>
        <w:jc w:val="both"/>
        <w:divId w:val="2116439976"/>
        <w:rPr>
          <w:rFonts w:ascii="Times New Roman" w:hAnsi="Times New Roman" w:cs="Times New Roman"/>
          <w:szCs w:val="22"/>
          <w:lang w:val="en-GB" w:eastAsia="en-GB"/>
        </w:rPr>
      </w:pPr>
      <w:r w:rsidRPr="00267633">
        <w:rPr>
          <w:rFonts w:ascii="Times New Roman" w:hAnsi="Times New Roman" w:cs="Times New Roman"/>
          <w:szCs w:val="22"/>
          <w:lang w:val="en-GB" w:eastAsia="en-GB"/>
        </w:rPr>
        <w:t>Please state the assets in your ownership (e.g., house, other property, car, boat, shares):</w:t>
      </w:r>
    </w:p>
    <w:p w14:paraId="62A9BC19" w14:textId="77777777" w:rsidR="00267633" w:rsidRPr="00267633" w:rsidRDefault="00267633" w:rsidP="00267633">
      <w:pPr>
        <w:tabs>
          <w:tab w:val="left" w:pos="993"/>
        </w:tabs>
        <w:spacing w:before="0" w:after="200" w:line="276" w:lineRule="auto"/>
        <w:ind w:left="993" w:hanging="426"/>
        <w:jc w:val="both"/>
        <w:divId w:val="2116439976"/>
        <w:rPr>
          <w:rFonts w:ascii="Times New Roman" w:hAnsi="Times New Roman" w:cs="Times New Roman"/>
          <w:szCs w:val="22"/>
          <w:lang w:val="en-GB" w:eastAsia="en-GB"/>
        </w:rPr>
      </w:pPr>
    </w:p>
    <w:p w14:paraId="24A200B9" w14:textId="77777777" w:rsidR="00267633" w:rsidRPr="00267633" w:rsidRDefault="00267633" w:rsidP="00267633">
      <w:pPr>
        <w:pBdr>
          <w:top w:val="single" w:sz="12" w:space="1" w:color="auto"/>
          <w:bottom w:val="single" w:sz="12" w:space="1" w:color="auto"/>
        </w:pBdr>
        <w:tabs>
          <w:tab w:val="left" w:pos="993"/>
        </w:tabs>
        <w:spacing w:before="0" w:after="200" w:line="276" w:lineRule="auto"/>
        <w:jc w:val="both"/>
        <w:divId w:val="2116439976"/>
        <w:rPr>
          <w:rFonts w:ascii="Times New Roman" w:hAnsi="Times New Roman" w:cs="Times New Roman"/>
          <w:szCs w:val="22"/>
          <w:lang w:val="en-GB" w:eastAsia="en-GB"/>
        </w:rPr>
      </w:pPr>
    </w:p>
    <w:p w14:paraId="7602736C" w14:textId="77777777" w:rsidR="00267633" w:rsidRPr="00267633" w:rsidRDefault="00267633" w:rsidP="00267633">
      <w:pPr>
        <w:pBdr>
          <w:bottom w:val="single" w:sz="12" w:space="1" w:color="auto"/>
          <w:between w:val="single" w:sz="12" w:space="1" w:color="auto"/>
        </w:pBdr>
        <w:tabs>
          <w:tab w:val="left" w:pos="993"/>
        </w:tabs>
        <w:spacing w:before="0" w:after="200" w:line="276" w:lineRule="auto"/>
        <w:jc w:val="both"/>
        <w:divId w:val="2116439976"/>
        <w:rPr>
          <w:rFonts w:ascii="Times New Roman" w:hAnsi="Times New Roman" w:cs="Times New Roman"/>
          <w:szCs w:val="22"/>
          <w:lang w:val="en-GB" w:eastAsia="en-GB"/>
        </w:rPr>
      </w:pPr>
    </w:p>
    <w:p w14:paraId="5712FB9B" w14:textId="77777777" w:rsidR="00267633" w:rsidRPr="00267633" w:rsidRDefault="00267633" w:rsidP="00267633">
      <w:pPr>
        <w:tabs>
          <w:tab w:val="left" w:pos="993"/>
        </w:tabs>
        <w:spacing w:before="0" w:after="200" w:line="276" w:lineRule="auto"/>
        <w:ind w:left="993" w:hanging="426"/>
        <w:jc w:val="both"/>
        <w:divId w:val="2116439976"/>
        <w:rPr>
          <w:rFonts w:ascii="Times New Roman" w:hAnsi="Times New Roman" w:cs="Times New Roman"/>
          <w:szCs w:val="22"/>
          <w:lang w:val="en-GB" w:eastAsia="en-GB"/>
        </w:rPr>
      </w:pPr>
    </w:p>
    <w:p w14:paraId="0E4B4F70" w14:textId="77777777" w:rsidR="00267633" w:rsidRPr="00267633" w:rsidRDefault="00267633" w:rsidP="00267633">
      <w:pPr>
        <w:spacing w:before="0" w:after="200" w:line="276" w:lineRule="auto"/>
        <w:jc w:val="both"/>
        <w:divId w:val="2116439976"/>
        <w:rPr>
          <w:rFonts w:ascii="Times New Roman" w:hAnsi="Times New Roman" w:cs="Times New Roman"/>
          <w:szCs w:val="22"/>
          <w:lang w:val="en-GB" w:eastAsia="en-GB"/>
        </w:rPr>
      </w:pPr>
      <w:r w:rsidRPr="00267633">
        <w:rPr>
          <w:rFonts w:ascii="Times New Roman" w:hAnsi="Times New Roman" w:cs="Times New Roman"/>
          <w:szCs w:val="22"/>
          <w:lang w:val="en-GB" w:eastAsia="en-GB"/>
        </w:rPr>
        <w:t>Please state your debts and liabilities (e.g., mortgage, hire purchase, repayment of loans) below and attach the necessary documentation in support at the back of this form.</w:t>
      </w:r>
    </w:p>
    <w:p w14:paraId="7A334544" w14:textId="77777777" w:rsidR="00267633" w:rsidRPr="00267633" w:rsidRDefault="00267633" w:rsidP="00267633">
      <w:pPr>
        <w:spacing w:before="0" w:after="200" w:line="276" w:lineRule="auto"/>
        <w:jc w:val="both"/>
        <w:divId w:val="2116439976"/>
        <w:rPr>
          <w:rFonts w:ascii="Times New Roman" w:hAnsi="Times New Roman" w:cs="Times New Roman"/>
          <w:szCs w:val="22"/>
          <w:lang w:val="en-GB" w:eastAsia="en-GB"/>
        </w:rPr>
      </w:pPr>
    </w:p>
    <w:p w14:paraId="1BF529C8" w14:textId="77777777" w:rsidR="00267633" w:rsidRPr="00267633" w:rsidRDefault="00267633" w:rsidP="00267633">
      <w:pPr>
        <w:pBdr>
          <w:top w:val="single" w:sz="12" w:space="1" w:color="auto"/>
          <w:bottom w:val="single" w:sz="12" w:space="1" w:color="auto"/>
        </w:pBdr>
        <w:spacing w:before="0" w:after="200" w:line="276" w:lineRule="auto"/>
        <w:jc w:val="both"/>
        <w:divId w:val="2116439976"/>
        <w:rPr>
          <w:rFonts w:ascii="Times New Roman" w:hAnsi="Times New Roman" w:cs="Times New Roman"/>
          <w:szCs w:val="22"/>
          <w:lang w:val="en-GB" w:eastAsia="en-GB"/>
        </w:rPr>
      </w:pPr>
    </w:p>
    <w:p w14:paraId="27509CAC" w14:textId="77777777" w:rsidR="00267633" w:rsidRPr="00267633" w:rsidRDefault="00267633" w:rsidP="00267633">
      <w:pPr>
        <w:pBdr>
          <w:bottom w:val="single" w:sz="12" w:space="1" w:color="auto"/>
          <w:between w:val="single" w:sz="12" w:space="1" w:color="auto"/>
        </w:pBdr>
        <w:spacing w:before="0" w:after="200" w:line="276" w:lineRule="auto"/>
        <w:jc w:val="both"/>
        <w:divId w:val="2116439976"/>
        <w:rPr>
          <w:rFonts w:ascii="Times New Roman" w:hAnsi="Times New Roman" w:cs="Times New Roman"/>
          <w:szCs w:val="22"/>
          <w:lang w:val="en-GB" w:eastAsia="en-GB"/>
        </w:rPr>
      </w:pPr>
    </w:p>
    <w:p w14:paraId="5A97431B" w14:textId="77777777" w:rsidR="00267633" w:rsidRPr="00267633" w:rsidRDefault="00267633" w:rsidP="00267633">
      <w:pPr>
        <w:spacing w:before="0" w:after="200" w:line="276" w:lineRule="auto"/>
        <w:jc w:val="both"/>
        <w:divId w:val="2116439976"/>
        <w:rPr>
          <w:rFonts w:ascii="Times New Roman" w:hAnsi="Times New Roman" w:cs="Times New Roman"/>
          <w:szCs w:val="22"/>
          <w:lang w:val="en-GB" w:eastAsia="en-GB"/>
        </w:rPr>
      </w:pPr>
    </w:p>
    <w:p w14:paraId="77F64DBA" w14:textId="77777777" w:rsidR="00267633" w:rsidRPr="00267633" w:rsidRDefault="00267633" w:rsidP="00267633">
      <w:pPr>
        <w:spacing w:before="0" w:after="200" w:line="276" w:lineRule="auto"/>
        <w:jc w:val="both"/>
        <w:divId w:val="2116439976"/>
        <w:rPr>
          <w:rFonts w:ascii="Times New Roman" w:hAnsi="Times New Roman" w:cs="Times New Roman"/>
          <w:szCs w:val="22"/>
          <w:lang w:val="en-GB" w:eastAsia="en-GB"/>
        </w:rPr>
      </w:pPr>
      <w:r w:rsidRPr="00267633">
        <w:rPr>
          <w:rFonts w:ascii="Times New Roman" w:hAnsi="Times New Roman" w:cs="Times New Roman"/>
          <w:szCs w:val="22"/>
          <w:lang w:val="en-GB" w:eastAsia="en-GB"/>
        </w:rPr>
        <w:t>Please state the number of dependents which you have:  ________</w:t>
      </w:r>
    </w:p>
    <w:p w14:paraId="3F10E07E" w14:textId="77777777" w:rsidR="00267633" w:rsidRPr="00267633" w:rsidRDefault="00267633" w:rsidP="00267633">
      <w:pPr>
        <w:spacing w:before="0" w:after="200" w:line="276" w:lineRule="auto"/>
        <w:jc w:val="both"/>
        <w:divId w:val="2116439976"/>
        <w:rPr>
          <w:rFonts w:ascii="Times New Roman" w:hAnsi="Times New Roman" w:cs="Times New Roman"/>
          <w:szCs w:val="22"/>
          <w:lang w:val="en-GB" w:eastAsia="en-GB"/>
        </w:rPr>
      </w:pPr>
      <w:r w:rsidRPr="00267633">
        <w:rPr>
          <w:rFonts w:ascii="Times New Roman" w:hAnsi="Times New Roman" w:cs="Times New Roman"/>
          <w:szCs w:val="22"/>
          <w:lang w:val="en-GB" w:eastAsia="en-GB"/>
        </w:rPr>
        <w:t>Please state your monthly living expenses:</w:t>
      </w:r>
    </w:p>
    <w:p w14:paraId="0581086F" w14:textId="77777777" w:rsidR="00267633" w:rsidRPr="00267633" w:rsidRDefault="00267633" w:rsidP="00267633">
      <w:pPr>
        <w:spacing w:before="0" w:after="200" w:line="276" w:lineRule="auto"/>
        <w:jc w:val="both"/>
        <w:divId w:val="2116439976"/>
        <w:rPr>
          <w:rFonts w:ascii="Times New Roman" w:hAnsi="Times New Roman" w:cs="Times New Roman"/>
          <w:szCs w:val="22"/>
          <w:lang w:val="en-GB" w:eastAsia="en-GB"/>
        </w:rPr>
      </w:pPr>
      <w:r w:rsidRPr="00267633">
        <w:rPr>
          <w:rFonts w:ascii="Times New Roman" w:hAnsi="Times New Roman" w:cs="Times New Roman"/>
          <w:szCs w:val="22"/>
          <w:lang w:val="en-GB" w:eastAsia="en-GB"/>
        </w:rPr>
        <w:t>Mortgage/rent</w:t>
      </w:r>
      <w:r w:rsidRPr="00267633">
        <w:rPr>
          <w:rFonts w:ascii="Times New Roman" w:hAnsi="Times New Roman" w:cs="Times New Roman"/>
          <w:szCs w:val="22"/>
          <w:lang w:val="en-GB" w:eastAsia="en-GB"/>
        </w:rPr>
        <w:tab/>
      </w:r>
      <w:r w:rsidRPr="00267633">
        <w:rPr>
          <w:rFonts w:ascii="Times New Roman" w:hAnsi="Times New Roman" w:cs="Times New Roman"/>
          <w:szCs w:val="22"/>
          <w:lang w:val="en-GB" w:eastAsia="en-GB"/>
        </w:rPr>
        <w:tab/>
      </w:r>
      <w:r w:rsidRPr="00267633">
        <w:rPr>
          <w:rFonts w:ascii="Times New Roman" w:hAnsi="Times New Roman" w:cs="Times New Roman"/>
          <w:szCs w:val="22"/>
          <w:lang w:val="en-GB" w:eastAsia="en-GB"/>
        </w:rPr>
        <w:tab/>
        <w:t>$___________</w:t>
      </w:r>
    </w:p>
    <w:p w14:paraId="422D48D1" w14:textId="77777777" w:rsidR="00267633" w:rsidRPr="00267633" w:rsidRDefault="00267633" w:rsidP="00267633">
      <w:pPr>
        <w:spacing w:before="0" w:after="200" w:line="276" w:lineRule="auto"/>
        <w:jc w:val="both"/>
        <w:divId w:val="2116439976"/>
        <w:rPr>
          <w:rFonts w:ascii="Times New Roman" w:hAnsi="Times New Roman" w:cs="Times New Roman"/>
          <w:szCs w:val="22"/>
          <w:lang w:val="en-GB" w:eastAsia="en-GB"/>
        </w:rPr>
      </w:pPr>
      <w:r w:rsidRPr="00267633">
        <w:rPr>
          <w:rFonts w:ascii="Times New Roman" w:hAnsi="Times New Roman" w:cs="Times New Roman"/>
          <w:szCs w:val="22"/>
          <w:lang w:val="en-GB" w:eastAsia="en-GB"/>
        </w:rPr>
        <w:t>Food/groceries</w:t>
      </w:r>
      <w:r w:rsidRPr="00267633">
        <w:rPr>
          <w:rFonts w:ascii="Times New Roman" w:hAnsi="Times New Roman" w:cs="Times New Roman"/>
          <w:szCs w:val="22"/>
          <w:lang w:val="en-GB" w:eastAsia="en-GB"/>
        </w:rPr>
        <w:tab/>
      </w:r>
      <w:r w:rsidRPr="00267633">
        <w:rPr>
          <w:rFonts w:ascii="Times New Roman" w:hAnsi="Times New Roman" w:cs="Times New Roman"/>
          <w:szCs w:val="22"/>
          <w:lang w:val="en-GB" w:eastAsia="en-GB"/>
        </w:rPr>
        <w:tab/>
      </w:r>
      <w:r w:rsidRPr="00267633">
        <w:rPr>
          <w:rFonts w:ascii="Times New Roman" w:hAnsi="Times New Roman" w:cs="Times New Roman"/>
          <w:szCs w:val="22"/>
          <w:lang w:val="en-GB" w:eastAsia="en-GB"/>
        </w:rPr>
        <w:tab/>
        <w:t>$___________</w:t>
      </w:r>
    </w:p>
    <w:p w14:paraId="5E4F4022" w14:textId="77777777" w:rsidR="00267633" w:rsidRPr="00267633" w:rsidRDefault="00267633" w:rsidP="00267633">
      <w:pPr>
        <w:spacing w:before="0" w:after="200" w:line="276" w:lineRule="auto"/>
        <w:jc w:val="both"/>
        <w:divId w:val="2116439976"/>
        <w:rPr>
          <w:rFonts w:ascii="Times New Roman" w:hAnsi="Times New Roman" w:cs="Times New Roman"/>
          <w:szCs w:val="22"/>
          <w:lang w:val="en-GB" w:eastAsia="en-GB"/>
        </w:rPr>
      </w:pPr>
      <w:r w:rsidRPr="00267633">
        <w:rPr>
          <w:rFonts w:ascii="Times New Roman" w:hAnsi="Times New Roman" w:cs="Times New Roman"/>
          <w:szCs w:val="22"/>
          <w:lang w:val="en-GB" w:eastAsia="en-GB"/>
        </w:rPr>
        <w:t>Electricity bills</w:t>
      </w:r>
      <w:r w:rsidRPr="00267633">
        <w:rPr>
          <w:rFonts w:ascii="Times New Roman" w:hAnsi="Times New Roman" w:cs="Times New Roman"/>
          <w:szCs w:val="22"/>
          <w:lang w:val="en-GB" w:eastAsia="en-GB"/>
        </w:rPr>
        <w:tab/>
      </w:r>
      <w:r w:rsidRPr="00267633">
        <w:rPr>
          <w:rFonts w:ascii="Times New Roman" w:hAnsi="Times New Roman" w:cs="Times New Roman"/>
          <w:szCs w:val="22"/>
          <w:lang w:val="en-GB" w:eastAsia="en-GB"/>
        </w:rPr>
        <w:tab/>
        <w:t>$___________</w:t>
      </w:r>
    </w:p>
    <w:p w14:paraId="215C39C3" w14:textId="77777777" w:rsidR="00267633" w:rsidRPr="00267633" w:rsidRDefault="00267633" w:rsidP="00267633">
      <w:pPr>
        <w:spacing w:before="0" w:after="200" w:line="276" w:lineRule="auto"/>
        <w:jc w:val="both"/>
        <w:divId w:val="2116439976"/>
        <w:rPr>
          <w:rFonts w:ascii="Times New Roman" w:hAnsi="Times New Roman" w:cs="Times New Roman"/>
          <w:szCs w:val="22"/>
          <w:lang w:val="en-GB" w:eastAsia="en-GB"/>
        </w:rPr>
      </w:pPr>
      <w:r w:rsidRPr="00267633">
        <w:rPr>
          <w:rFonts w:ascii="Times New Roman" w:hAnsi="Times New Roman" w:cs="Times New Roman"/>
          <w:szCs w:val="22"/>
          <w:lang w:val="en-GB" w:eastAsia="en-GB"/>
        </w:rPr>
        <w:t>Phone/internet</w:t>
      </w:r>
      <w:r w:rsidRPr="00267633">
        <w:rPr>
          <w:rFonts w:ascii="Times New Roman" w:hAnsi="Times New Roman" w:cs="Times New Roman"/>
          <w:szCs w:val="22"/>
          <w:lang w:val="en-GB" w:eastAsia="en-GB"/>
        </w:rPr>
        <w:tab/>
      </w:r>
      <w:r w:rsidRPr="00267633">
        <w:rPr>
          <w:rFonts w:ascii="Times New Roman" w:hAnsi="Times New Roman" w:cs="Times New Roman"/>
          <w:szCs w:val="22"/>
          <w:lang w:val="en-GB" w:eastAsia="en-GB"/>
        </w:rPr>
        <w:tab/>
      </w:r>
      <w:r w:rsidRPr="00267633">
        <w:rPr>
          <w:rFonts w:ascii="Times New Roman" w:hAnsi="Times New Roman" w:cs="Times New Roman"/>
          <w:szCs w:val="22"/>
          <w:lang w:val="en-GB" w:eastAsia="en-GB"/>
        </w:rPr>
        <w:tab/>
        <w:t>$___________</w:t>
      </w:r>
    </w:p>
    <w:p w14:paraId="6A20A669" w14:textId="77777777" w:rsidR="00267633" w:rsidRPr="00267633" w:rsidRDefault="00267633" w:rsidP="00267633">
      <w:pPr>
        <w:spacing w:before="0" w:after="200" w:line="276" w:lineRule="auto"/>
        <w:jc w:val="both"/>
        <w:divId w:val="2116439976"/>
        <w:rPr>
          <w:rFonts w:ascii="Times New Roman" w:hAnsi="Times New Roman" w:cs="Times New Roman"/>
          <w:szCs w:val="22"/>
          <w:lang w:val="en-GB" w:eastAsia="en-GB"/>
        </w:rPr>
      </w:pPr>
      <w:r w:rsidRPr="00267633">
        <w:rPr>
          <w:rFonts w:ascii="Times New Roman" w:hAnsi="Times New Roman" w:cs="Times New Roman"/>
          <w:szCs w:val="22"/>
          <w:lang w:val="en-GB" w:eastAsia="en-GB"/>
        </w:rPr>
        <w:t>Petrol/travel</w:t>
      </w:r>
      <w:r w:rsidRPr="00267633">
        <w:rPr>
          <w:rFonts w:ascii="Times New Roman" w:hAnsi="Times New Roman" w:cs="Times New Roman"/>
          <w:szCs w:val="22"/>
          <w:lang w:val="en-GB" w:eastAsia="en-GB"/>
        </w:rPr>
        <w:tab/>
      </w:r>
      <w:r w:rsidRPr="00267633">
        <w:rPr>
          <w:rFonts w:ascii="Times New Roman" w:hAnsi="Times New Roman" w:cs="Times New Roman"/>
          <w:szCs w:val="22"/>
          <w:lang w:val="en-GB" w:eastAsia="en-GB"/>
        </w:rPr>
        <w:tab/>
      </w:r>
      <w:r w:rsidRPr="00267633">
        <w:rPr>
          <w:rFonts w:ascii="Times New Roman" w:hAnsi="Times New Roman" w:cs="Times New Roman"/>
          <w:szCs w:val="22"/>
          <w:lang w:val="en-GB" w:eastAsia="en-GB"/>
        </w:rPr>
        <w:tab/>
        <w:t>$___________</w:t>
      </w:r>
    </w:p>
    <w:p w14:paraId="019CE94F" w14:textId="77777777" w:rsidR="00267633" w:rsidRPr="00267633" w:rsidRDefault="00267633" w:rsidP="00267633">
      <w:pPr>
        <w:spacing w:before="0" w:after="200" w:line="276" w:lineRule="auto"/>
        <w:jc w:val="both"/>
        <w:divId w:val="2116439976"/>
        <w:rPr>
          <w:rFonts w:ascii="Times New Roman" w:hAnsi="Times New Roman" w:cs="Times New Roman"/>
          <w:szCs w:val="22"/>
          <w:lang w:val="en-GB" w:eastAsia="en-GB"/>
        </w:rPr>
      </w:pPr>
      <w:r w:rsidRPr="00267633">
        <w:rPr>
          <w:rFonts w:ascii="Times New Roman" w:hAnsi="Times New Roman" w:cs="Times New Roman"/>
          <w:szCs w:val="22"/>
          <w:lang w:val="en-GB" w:eastAsia="en-GB"/>
        </w:rPr>
        <w:t>Insurance</w:t>
      </w:r>
      <w:r w:rsidRPr="00267633">
        <w:rPr>
          <w:rFonts w:ascii="Times New Roman" w:hAnsi="Times New Roman" w:cs="Times New Roman"/>
          <w:szCs w:val="22"/>
          <w:lang w:val="en-GB" w:eastAsia="en-GB"/>
        </w:rPr>
        <w:tab/>
      </w:r>
      <w:r w:rsidRPr="00267633">
        <w:rPr>
          <w:rFonts w:ascii="Times New Roman" w:hAnsi="Times New Roman" w:cs="Times New Roman"/>
          <w:szCs w:val="22"/>
          <w:lang w:val="en-GB" w:eastAsia="en-GB"/>
        </w:rPr>
        <w:tab/>
      </w:r>
      <w:r w:rsidRPr="00267633">
        <w:rPr>
          <w:rFonts w:ascii="Times New Roman" w:hAnsi="Times New Roman" w:cs="Times New Roman"/>
          <w:szCs w:val="22"/>
          <w:lang w:val="en-GB" w:eastAsia="en-GB"/>
        </w:rPr>
        <w:tab/>
        <w:t>$___________</w:t>
      </w:r>
    </w:p>
    <w:p w14:paraId="7BAF2309" w14:textId="77777777" w:rsidR="00267633" w:rsidRPr="00267633" w:rsidRDefault="00267633" w:rsidP="00267633">
      <w:pPr>
        <w:spacing w:before="0" w:after="200" w:line="276" w:lineRule="auto"/>
        <w:jc w:val="both"/>
        <w:divId w:val="2116439976"/>
        <w:rPr>
          <w:rFonts w:ascii="Times New Roman" w:hAnsi="Times New Roman" w:cs="Times New Roman"/>
          <w:szCs w:val="22"/>
          <w:lang w:val="en-GB" w:eastAsia="en-GB"/>
        </w:rPr>
      </w:pPr>
      <w:r w:rsidRPr="00267633">
        <w:rPr>
          <w:rFonts w:ascii="Times New Roman" w:hAnsi="Times New Roman" w:cs="Times New Roman"/>
          <w:szCs w:val="22"/>
          <w:lang w:val="en-GB" w:eastAsia="en-GB"/>
        </w:rPr>
        <w:t>Hire purchase</w:t>
      </w:r>
      <w:r w:rsidRPr="00267633">
        <w:rPr>
          <w:rFonts w:ascii="Times New Roman" w:hAnsi="Times New Roman" w:cs="Times New Roman"/>
          <w:szCs w:val="22"/>
          <w:lang w:val="en-GB" w:eastAsia="en-GB"/>
        </w:rPr>
        <w:tab/>
      </w:r>
      <w:r w:rsidRPr="00267633">
        <w:rPr>
          <w:rFonts w:ascii="Times New Roman" w:hAnsi="Times New Roman" w:cs="Times New Roman"/>
          <w:szCs w:val="22"/>
          <w:lang w:val="en-GB" w:eastAsia="en-GB"/>
        </w:rPr>
        <w:tab/>
      </w:r>
      <w:r w:rsidRPr="00267633">
        <w:rPr>
          <w:rFonts w:ascii="Times New Roman" w:hAnsi="Times New Roman" w:cs="Times New Roman"/>
          <w:szCs w:val="22"/>
          <w:lang w:val="en-GB" w:eastAsia="en-GB"/>
        </w:rPr>
        <w:tab/>
        <w:t>$___________</w:t>
      </w:r>
    </w:p>
    <w:p w14:paraId="08DFF7FA" w14:textId="77777777" w:rsidR="00267633" w:rsidRPr="00267633" w:rsidRDefault="00267633" w:rsidP="00267633">
      <w:pPr>
        <w:spacing w:before="0" w:after="200" w:line="276" w:lineRule="auto"/>
        <w:jc w:val="both"/>
        <w:divId w:val="2116439976"/>
        <w:rPr>
          <w:rFonts w:ascii="Times New Roman" w:hAnsi="Times New Roman" w:cs="Times New Roman"/>
          <w:szCs w:val="22"/>
          <w:lang w:val="en-GB" w:eastAsia="en-GB"/>
        </w:rPr>
      </w:pPr>
      <w:r w:rsidRPr="00267633">
        <w:rPr>
          <w:rFonts w:ascii="Times New Roman" w:hAnsi="Times New Roman" w:cs="Times New Roman"/>
          <w:szCs w:val="22"/>
          <w:lang w:val="en-GB" w:eastAsia="en-GB"/>
        </w:rPr>
        <w:t>Loan repayment</w:t>
      </w:r>
      <w:r w:rsidRPr="00267633">
        <w:rPr>
          <w:rFonts w:ascii="Times New Roman" w:hAnsi="Times New Roman" w:cs="Times New Roman"/>
          <w:szCs w:val="22"/>
          <w:lang w:val="en-GB" w:eastAsia="en-GB"/>
        </w:rPr>
        <w:tab/>
      </w:r>
      <w:r w:rsidRPr="00267633">
        <w:rPr>
          <w:rFonts w:ascii="Times New Roman" w:hAnsi="Times New Roman" w:cs="Times New Roman"/>
          <w:szCs w:val="22"/>
          <w:lang w:val="en-GB" w:eastAsia="en-GB"/>
        </w:rPr>
        <w:tab/>
        <w:t>$___________</w:t>
      </w:r>
    </w:p>
    <w:p w14:paraId="1338D976" w14:textId="77777777" w:rsidR="00267633" w:rsidRPr="00267633" w:rsidRDefault="00267633" w:rsidP="00267633">
      <w:pPr>
        <w:spacing w:before="0" w:after="200" w:line="276" w:lineRule="auto"/>
        <w:jc w:val="both"/>
        <w:divId w:val="2116439976"/>
        <w:rPr>
          <w:rFonts w:ascii="Times New Roman" w:hAnsi="Times New Roman" w:cs="Times New Roman"/>
          <w:szCs w:val="22"/>
          <w:lang w:val="en-GB" w:eastAsia="en-GB"/>
        </w:rPr>
      </w:pPr>
      <w:r w:rsidRPr="00267633">
        <w:rPr>
          <w:rFonts w:ascii="Times New Roman" w:hAnsi="Times New Roman" w:cs="Times New Roman"/>
          <w:szCs w:val="22"/>
          <w:lang w:val="en-GB" w:eastAsia="en-GB"/>
        </w:rPr>
        <w:t>Others, e.g., medical</w:t>
      </w:r>
      <w:r w:rsidRPr="00267633">
        <w:rPr>
          <w:rFonts w:ascii="Times New Roman" w:hAnsi="Times New Roman" w:cs="Times New Roman"/>
          <w:szCs w:val="22"/>
          <w:lang w:val="en-GB" w:eastAsia="en-GB"/>
        </w:rPr>
        <w:tab/>
      </w:r>
      <w:r w:rsidRPr="00267633">
        <w:rPr>
          <w:rFonts w:ascii="Times New Roman" w:hAnsi="Times New Roman" w:cs="Times New Roman"/>
          <w:szCs w:val="22"/>
          <w:lang w:val="en-GB" w:eastAsia="en-GB"/>
        </w:rPr>
        <w:tab/>
        <w:t>$___________</w:t>
      </w:r>
    </w:p>
    <w:p w14:paraId="06FB3AB8" w14:textId="77777777" w:rsidR="00267633" w:rsidRPr="00267633" w:rsidRDefault="00267633" w:rsidP="00267633">
      <w:pPr>
        <w:spacing w:before="0" w:after="200" w:line="276" w:lineRule="auto"/>
        <w:jc w:val="both"/>
        <w:divId w:val="2116439976"/>
        <w:rPr>
          <w:rFonts w:ascii="Times New Roman" w:hAnsi="Times New Roman" w:cs="Times New Roman"/>
          <w:szCs w:val="22"/>
          <w:lang w:val="en-GB" w:eastAsia="en-GB"/>
        </w:rPr>
      </w:pPr>
      <w:r w:rsidRPr="00267633">
        <w:rPr>
          <w:rFonts w:ascii="Times New Roman" w:hAnsi="Times New Roman" w:cs="Times New Roman"/>
          <w:b/>
          <w:szCs w:val="22"/>
          <w:lang w:val="en-GB" w:eastAsia="en-GB"/>
        </w:rPr>
        <w:t>Total monthly expenses</w:t>
      </w:r>
      <w:r w:rsidRPr="00267633">
        <w:rPr>
          <w:rFonts w:ascii="Times New Roman" w:hAnsi="Times New Roman" w:cs="Times New Roman"/>
          <w:b/>
          <w:szCs w:val="22"/>
          <w:lang w:val="en-GB" w:eastAsia="en-GB"/>
        </w:rPr>
        <w:tab/>
      </w:r>
      <w:r w:rsidRPr="00267633">
        <w:rPr>
          <w:rFonts w:ascii="Times New Roman" w:hAnsi="Times New Roman" w:cs="Times New Roman"/>
          <w:szCs w:val="22"/>
          <w:lang w:val="en-GB" w:eastAsia="en-GB"/>
        </w:rPr>
        <w:t>$___________</w:t>
      </w:r>
    </w:p>
    <w:p w14:paraId="6F0856D2" w14:textId="77777777" w:rsidR="00267633" w:rsidRPr="00267633" w:rsidRDefault="00267633" w:rsidP="00267633">
      <w:pPr>
        <w:spacing w:before="0" w:after="200" w:line="276" w:lineRule="auto"/>
        <w:ind w:left="567"/>
        <w:jc w:val="both"/>
        <w:divId w:val="2116439976"/>
        <w:rPr>
          <w:rFonts w:ascii="Times New Roman" w:hAnsi="Times New Roman" w:cs="Times New Roman"/>
          <w:szCs w:val="22"/>
          <w:lang w:val="en-GB" w:eastAsia="en-GB"/>
        </w:rPr>
      </w:pPr>
    </w:p>
    <w:p w14:paraId="2DF7960D" w14:textId="77777777" w:rsidR="00267633" w:rsidRPr="00267633" w:rsidRDefault="00267633" w:rsidP="00267633">
      <w:pPr>
        <w:spacing w:before="0" w:after="200" w:line="276" w:lineRule="auto"/>
        <w:jc w:val="both"/>
        <w:divId w:val="2116439976"/>
        <w:rPr>
          <w:rFonts w:ascii="Times New Roman" w:hAnsi="Times New Roman" w:cs="Times New Roman"/>
          <w:szCs w:val="22"/>
          <w:lang w:val="en-GB" w:eastAsia="en-GB"/>
        </w:rPr>
      </w:pPr>
    </w:p>
    <w:p w14:paraId="0E442999" w14:textId="77777777" w:rsidR="00267633" w:rsidRPr="00267633" w:rsidRDefault="00267633" w:rsidP="00267633">
      <w:pPr>
        <w:spacing w:before="0" w:after="200" w:line="276" w:lineRule="auto"/>
        <w:jc w:val="both"/>
        <w:divId w:val="2116439976"/>
        <w:rPr>
          <w:rFonts w:ascii="Times New Roman" w:hAnsi="Times New Roman" w:cs="Times New Roman"/>
          <w:szCs w:val="22"/>
          <w:lang w:val="en-GB" w:eastAsia="en-GB"/>
        </w:rPr>
      </w:pPr>
    </w:p>
    <w:p w14:paraId="67FC80E3" w14:textId="77777777" w:rsidR="00267633" w:rsidRPr="00267633" w:rsidRDefault="00267633" w:rsidP="00267633">
      <w:pPr>
        <w:spacing w:before="0" w:after="200" w:line="276" w:lineRule="auto"/>
        <w:jc w:val="both"/>
        <w:divId w:val="2116439976"/>
        <w:rPr>
          <w:rFonts w:ascii="Times New Roman" w:hAnsi="Times New Roman" w:cs="Times New Roman"/>
          <w:szCs w:val="22"/>
          <w:lang w:val="en-GB" w:eastAsia="en-GB"/>
        </w:rPr>
      </w:pPr>
      <w:r w:rsidRPr="00267633">
        <w:rPr>
          <w:rFonts w:ascii="Times New Roman" w:hAnsi="Times New Roman" w:cs="Times New Roman"/>
          <w:szCs w:val="22"/>
          <w:lang w:val="en-GB" w:eastAsia="en-GB"/>
        </w:rPr>
        <w:t>Please state how much income the other members of your household contribute to meeting these monthly living expenses:</w:t>
      </w:r>
    </w:p>
    <w:p w14:paraId="5CE9680B" w14:textId="77777777" w:rsidR="00267633" w:rsidRPr="00267633" w:rsidRDefault="00267633" w:rsidP="00267633">
      <w:pPr>
        <w:spacing w:before="0" w:after="200" w:line="276" w:lineRule="auto"/>
        <w:divId w:val="2116439976"/>
        <w:rPr>
          <w:rFonts w:ascii="Times New Roman" w:hAnsi="Times New Roman" w:cs="Times New Roman"/>
          <w:b/>
          <w:szCs w:val="20"/>
          <w:lang w:val="en-GB" w:eastAsia="zh-CN"/>
        </w:rPr>
      </w:pPr>
      <w:r w:rsidRPr="00267633">
        <w:rPr>
          <w:rFonts w:ascii="Times New Roman" w:hAnsi="Times New Roman" w:cs="Times New Roman"/>
          <w:b/>
          <w:szCs w:val="20"/>
          <w:lang w:val="en-GB" w:eastAsia="zh-CN"/>
        </w:rPr>
        <w:lastRenderedPageBreak/>
        <w:t>___________________________________________________________________________</w:t>
      </w:r>
    </w:p>
    <w:p w14:paraId="01495733" w14:textId="77777777" w:rsidR="00267633" w:rsidRPr="00267633" w:rsidRDefault="00267633" w:rsidP="00267633">
      <w:pPr>
        <w:spacing w:before="0" w:after="200" w:line="276" w:lineRule="auto"/>
        <w:divId w:val="2116439976"/>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___________________________________________________________________________</w:t>
      </w:r>
    </w:p>
    <w:p w14:paraId="75A2F3E6" w14:textId="77777777" w:rsidR="00267633" w:rsidRPr="00267633" w:rsidRDefault="00267633" w:rsidP="00267633">
      <w:pPr>
        <w:spacing w:before="0" w:after="200" w:line="276" w:lineRule="auto"/>
        <w:divId w:val="2116439976"/>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___________________________________________________________________________</w:t>
      </w:r>
    </w:p>
    <w:p w14:paraId="0773BD7D" w14:textId="77777777" w:rsidR="00267633" w:rsidRPr="00267633" w:rsidRDefault="00267633" w:rsidP="00267633">
      <w:pPr>
        <w:spacing w:before="0" w:after="200" w:line="276" w:lineRule="auto"/>
        <w:divId w:val="2116439976"/>
        <w:rPr>
          <w:rFonts w:ascii="Times New Roman" w:hAnsi="Times New Roman" w:cs="Times New Roman"/>
          <w:b/>
          <w:szCs w:val="20"/>
          <w:lang w:val="en-GB" w:eastAsia="zh-CN"/>
        </w:rPr>
      </w:pPr>
    </w:p>
    <w:p w14:paraId="7E3917E2" w14:textId="77777777" w:rsidR="00267633" w:rsidRPr="00267633" w:rsidRDefault="00267633" w:rsidP="00267633">
      <w:pPr>
        <w:spacing w:before="0" w:after="200" w:line="276" w:lineRule="auto"/>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Please state if you are able to raise the monies from other </w:t>
      </w:r>
      <w:proofErr w:type="gramStart"/>
      <w:r w:rsidRPr="00267633">
        <w:rPr>
          <w:rFonts w:ascii="Times New Roman" w:hAnsi="Times New Roman" w:cs="Times New Roman"/>
          <w:szCs w:val="20"/>
          <w:lang w:val="en-GB" w:eastAsia="zh-CN"/>
        </w:rPr>
        <w:t>sources, and</w:t>
      </w:r>
      <w:proofErr w:type="gramEnd"/>
      <w:r w:rsidRPr="00267633">
        <w:rPr>
          <w:rFonts w:ascii="Times New Roman" w:hAnsi="Times New Roman" w:cs="Times New Roman"/>
          <w:szCs w:val="20"/>
          <w:lang w:val="en-GB" w:eastAsia="zh-CN"/>
        </w:rPr>
        <w:t xml:space="preserve"> provide details of your efforts in seeking funding.</w:t>
      </w:r>
    </w:p>
    <w:p w14:paraId="6F563122" w14:textId="77777777" w:rsidR="00267633" w:rsidRPr="00267633" w:rsidRDefault="00267633" w:rsidP="00267633">
      <w:pPr>
        <w:spacing w:before="0" w:after="200" w:line="276" w:lineRule="auto"/>
        <w:divId w:val="2116439976"/>
        <w:rPr>
          <w:rFonts w:ascii="Times New Roman" w:hAnsi="Times New Roman" w:cs="Times New Roman"/>
          <w:szCs w:val="20"/>
          <w:lang w:val="en-GB" w:eastAsia="zh-CN"/>
        </w:rPr>
      </w:pPr>
    </w:p>
    <w:p w14:paraId="58A7E541" w14:textId="77777777" w:rsidR="00267633" w:rsidRPr="00267633" w:rsidRDefault="00267633" w:rsidP="00267633">
      <w:pPr>
        <w:pBdr>
          <w:top w:val="single" w:sz="12" w:space="1" w:color="auto"/>
          <w:bottom w:val="single" w:sz="12" w:space="1" w:color="auto"/>
        </w:pBdr>
        <w:spacing w:before="0" w:after="200" w:line="276" w:lineRule="auto"/>
        <w:divId w:val="2116439976"/>
        <w:rPr>
          <w:rFonts w:ascii="Times New Roman" w:hAnsi="Times New Roman" w:cs="Times New Roman"/>
          <w:szCs w:val="20"/>
          <w:lang w:val="en-GB" w:eastAsia="zh-CN"/>
        </w:rPr>
      </w:pPr>
    </w:p>
    <w:p w14:paraId="3C12CADA" w14:textId="77777777" w:rsidR="00267633" w:rsidRPr="00267633" w:rsidRDefault="00267633" w:rsidP="00267633">
      <w:pPr>
        <w:pBdr>
          <w:bottom w:val="single" w:sz="12" w:space="1" w:color="auto"/>
          <w:between w:val="single" w:sz="12" w:space="1" w:color="auto"/>
        </w:pBdr>
        <w:spacing w:before="0" w:after="200" w:line="276" w:lineRule="auto"/>
        <w:divId w:val="2116439976"/>
        <w:rPr>
          <w:rFonts w:ascii="Times New Roman" w:hAnsi="Times New Roman" w:cs="Times New Roman"/>
          <w:szCs w:val="20"/>
          <w:lang w:val="en-GB" w:eastAsia="zh-CN"/>
        </w:rPr>
      </w:pPr>
    </w:p>
    <w:p w14:paraId="37FCD7AD" w14:textId="77777777" w:rsidR="00267633" w:rsidRPr="00267633" w:rsidRDefault="00267633" w:rsidP="00267633">
      <w:pPr>
        <w:spacing w:before="0" w:after="200" w:line="276" w:lineRule="auto"/>
        <w:divId w:val="2116439976"/>
        <w:rPr>
          <w:rFonts w:ascii="Times New Roman" w:hAnsi="Times New Roman" w:cs="Times New Roman"/>
          <w:szCs w:val="20"/>
          <w:lang w:val="en-GB" w:eastAsia="zh-CN"/>
        </w:rPr>
      </w:pPr>
    </w:p>
    <w:p w14:paraId="79EAD073" w14:textId="77777777" w:rsidR="00267633" w:rsidRPr="00267633" w:rsidRDefault="00267633" w:rsidP="00267633">
      <w:pPr>
        <w:spacing w:before="0" w:after="200" w:line="276" w:lineRule="auto"/>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If you are the appellant, please describe the appeal. Briefly explain the grounds of the appeal.</w:t>
      </w:r>
    </w:p>
    <w:p w14:paraId="404BCC5B" w14:textId="77777777" w:rsidR="00267633" w:rsidRPr="00267633" w:rsidRDefault="00267633" w:rsidP="00267633">
      <w:pPr>
        <w:spacing w:before="0" w:after="200" w:line="276" w:lineRule="auto"/>
        <w:divId w:val="2116439976"/>
        <w:rPr>
          <w:rFonts w:ascii="Times New Roman" w:hAnsi="Times New Roman" w:cs="Times New Roman"/>
          <w:szCs w:val="20"/>
          <w:lang w:val="en-GB" w:eastAsia="zh-CN"/>
        </w:rPr>
      </w:pPr>
    </w:p>
    <w:p w14:paraId="36EB8D36" w14:textId="77777777" w:rsidR="00267633" w:rsidRPr="00267633" w:rsidRDefault="00267633" w:rsidP="00267633">
      <w:pPr>
        <w:pBdr>
          <w:top w:val="single" w:sz="12" w:space="1" w:color="auto"/>
          <w:bottom w:val="single" w:sz="12" w:space="1" w:color="auto"/>
        </w:pBdr>
        <w:spacing w:before="0" w:after="200" w:line="276" w:lineRule="auto"/>
        <w:divId w:val="2116439976"/>
        <w:rPr>
          <w:rFonts w:ascii="Times New Roman" w:hAnsi="Times New Roman" w:cs="Times New Roman"/>
          <w:szCs w:val="20"/>
          <w:lang w:val="en-GB" w:eastAsia="zh-CN"/>
        </w:rPr>
      </w:pPr>
    </w:p>
    <w:p w14:paraId="05951568" w14:textId="77777777" w:rsidR="00267633" w:rsidRPr="00267633" w:rsidRDefault="00267633" w:rsidP="00267633">
      <w:pPr>
        <w:pBdr>
          <w:bottom w:val="single" w:sz="12" w:space="1" w:color="auto"/>
          <w:between w:val="single" w:sz="12" w:space="1" w:color="auto"/>
        </w:pBdr>
        <w:spacing w:before="0" w:after="200" w:line="276" w:lineRule="auto"/>
        <w:divId w:val="2116439976"/>
        <w:rPr>
          <w:rFonts w:ascii="Times New Roman" w:hAnsi="Times New Roman" w:cs="Times New Roman"/>
          <w:szCs w:val="20"/>
          <w:lang w:val="en-GB" w:eastAsia="zh-CN"/>
        </w:rPr>
      </w:pPr>
    </w:p>
    <w:p w14:paraId="4362E084" w14:textId="77777777" w:rsidR="00267633" w:rsidRPr="00267633" w:rsidRDefault="00267633" w:rsidP="00267633">
      <w:pPr>
        <w:spacing w:before="0" w:after="200" w:line="276" w:lineRule="auto"/>
        <w:divId w:val="2116439976"/>
        <w:rPr>
          <w:rFonts w:ascii="Times New Roman" w:hAnsi="Times New Roman" w:cs="Times New Roman"/>
          <w:szCs w:val="20"/>
          <w:lang w:val="en-GB" w:eastAsia="zh-CN"/>
        </w:rPr>
      </w:pPr>
    </w:p>
    <w:p w14:paraId="434C0876" w14:textId="77777777" w:rsidR="00267633" w:rsidRPr="00267633" w:rsidRDefault="00267633" w:rsidP="00267633">
      <w:pPr>
        <w:spacing w:before="0" w:after="200" w:line="276" w:lineRule="auto"/>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________________</w:t>
      </w:r>
    </w:p>
    <w:p w14:paraId="56ED6EE8" w14:textId="77777777" w:rsidR="00267633" w:rsidRPr="00267633" w:rsidRDefault="00267633" w:rsidP="00267633">
      <w:pPr>
        <w:spacing w:before="0" w:after="200" w:line="276" w:lineRule="auto"/>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Name of applicant</w:t>
      </w:r>
    </w:p>
    <w:p w14:paraId="6DC4A487" w14:textId="77777777" w:rsidR="00267633" w:rsidRPr="00267633" w:rsidRDefault="00267633" w:rsidP="00267633">
      <w:pPr>
        <w:spacing w:before="0" w:after="200" w:line="276" w:lineRule="auto"/>
        <w:divId w:val="2116439976"/>
        <w:rPr>
          <w:rFonts w:ascii="Times New Roman" w:hAnsi="Times New Roman" w:cs="Times New Roman"/>
          <w:szCs w:val="20"/>
          <w:lang w:val="en-GB" w:eastAsia="zh-CN"/>
        </w:rPr>
      </w:pPr>
    </w:p>
    <w:p w14:paraId="2BE8BE9D" w14:textId="77777777" w:rsidR="00267633" w:rsidRPr="00267633" w:rsidRDefault="00267633" w:rsidP="00267633">
      <w:pPr>
        <w:spacing w:before="0" w:after="200" w:line="276" w:lineRule="auto"/>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________________</w:t>
      </w:r>
    </w:p>
    <w:p w14:paraId="1AE55259" w14:textId="77777777" w:rsidR="00267633" w:rsidRPr="00267633" w:rsidRDefault="00267633" w:rsidP="00267633">
      <w:pPr>
        <w:spacing w:before="0" w:after="200" w:line="276" w:lineRule="auto"/>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Signature</w:t>
      </w:r>
    </w:p>
    <w:p w14:paraId="6A94D47B" w14:textId="77777777" w:rsidR="00267633" w:rsidRPr="00267633" w:rsidRDefault="00267633" w:rsidP="00267633">
      <w:pPr>
        <w:spacing w:before="0" w:after="200" w:line="276" w:lineRule="auto"/>
        <w:divId w:val="2116439976"/>
        <w:rPr>
          <w:rFonts w:ascii="Times New Roman" w:hAnsi="Times New Roman" w:cs="Times New Roman"/>
          <w:szCs w:val="20"/>
          <w:lang w:val="en-GB" w:eastAsia="zh-CN"/>
        </w:rPr>
      </w:pPr>
    </w:p>
    <w:p w14:paraId="6AA85CB4" w14:textId="77777777" w:rsidR="00267633" w:rsidRPr="00267633" w:rsidRDefault="00267633" w:rsidP="00267633">
      <w:pPr>
        <w:spacing w:before="0" w:after="200" w:line="276" w:lineRule="auto"/>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________________</w:t>
      </w:r>
    </w:p>
    <w:p w14:paraId="57F9666A" w14:textId="77777777" w:rsidR="00267633" w:rsidRDefault="00267633" w:rsidP="00267633">
      <w:pPr>
        <w:spacing w:before="0" w:after="200" w:line="276" w:lineRule="auto"/>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Date</w:t>
      </w:r>
    </w:p>
    <w:p w14:paraId="15DAE879" w14:textId="77777777" w:rsidR="00F40ABD" w:rsidRDefault="00F40ABD" w:rsidP="00267633">
      <w:pPr>
        <w:spacing w:before="0" w:after="200" w:line="276" w:lineRule="auto"/>
        <w:divId w:val="2116439976"/>
        <w:rPr>
          <w:rFonts w:ascii="Times New Roman" w:hAnsi="Times New Roman" w:cs="Times New Roman"/>
          <w:szCs w:val="20"/>
          <w:lang w:val="en-GB" w:eastAsia="zh-CN"/>
        </w:rPr>
      </w:pPr>
    </w:p>
    <w:p w14:paraId="0A151605" w14:textId="77777777" w:rsidR="00F40ABD" w:rsidRDefault="00F40ABD" w:rsidP="00267633">
      <w:pPr>
        <w:spacing w:before="0" w:after="200" w:line="276" w:lineRule="auto"/>
        <w:divId w:val="2116439976"/>
        <w:rPr>
          <w:rFonts w:ascii="Times New Roman" w:hAnsi="Times New Roman" w:cs="Times New Roman"/>
          <w:szCs w:val="20"/>
          <w:lang w:val="en-GB" w:eastAsia="zh-CN"/>
        </w:rPr>
      </w:pPr>
    </w:p>
    <w:p w14:paraId="65FA69CC" w14:textId="77777777" w:rsidR="002F0484" w:rsidRDefault="002F0484" w:rsidP="00267633">
      <w:pPr>
        <w:spacing w:before="0" w:after="200" w:line="276" w:lineRule="auto"/>
        <w:divId w:val="2116439976"/>
        <w:rPr>
          <w:rFonts w:ascii="Times New Roman" w:hAnsi="Times New Roman" w:cs="Times New Roman"/>
          <w:szCs w:val="20"/>
          <w:lang w:val="en-GB" w:eastAsia="zh-CN"/>
        </w:rPr>
      </w:pPr>
    </w:p>
    <w:p w14:paraId="52B9A8DA" w14:textId="77777777" w:rsidR="002F0484" w:rsidRPr="00267633" w:rsidRDefault="002F0484" w:rsidP="00267633">
      <w:pPr>
        <w:spacing w:before="0" w:after="200" w:line="276" w:lineRule="auto"/>
        <w:divId w:val="2116439976"/>
        <w:rPr>
          <w:rFonts w:ascii="Times New Roman" w:hAnsi="Times New Roman" w:cs="Times New Roman"/>
          <w:szCs w:val="20"/>
          <w:lang w:val="en-GB" w:eastAsia="zh-CN"/>
        </w:rPr>
      </w:pPr>
    </w:p>
    <w:tbl>
      <w:tblPr>
        <w:tblW w:w="0" w:type="auto"/>
        <w:jc w:val="center"/>
        <w:tblLayout w:type="fixed"/>
        <w:tblLook w:val="0000" w:firstRow="0" w:lastRow="0" w:firstColumn="0" w:lastColumn="0" w:noHBand="0" w:noVBand="0"/>
      </w:tblPr>
      <w:tblGrid>
        <w:gridCol w:w="2600"/>
        <w:gridCol w:w="2600"/>
        <w:gridCol w:w="2600"/>
      </w:tblGrid>
      <w:tr w:rsidR="00267633" w:rsidRPr="00267633" w14:paraId="7571C8CB" w14:textId="77777777" w:rsidTr="00267633">
        <w:trPr>
          <w:divId w:val="2116439976"/>
          <w:jc w:val="center"/>
        </w:trPr>
        <w:tc>
          <w:tcPr>
            <w:tcW w:w="2600" w:type="dxa"/>
          </w:tcPr>
          <w:p w14:paraId="378F82B2" w14:textId="77777777" w:rsidR="00267633" w:rsidRPr="00267633" w:rsidRDefault="00267633" w:rsidP="00267633">
            <w:pPr>
              <w:tabs>
                <w:tab w:val="left" w:pos="-720"/>
              </w:tabs>
              <w:suppressAutoHyphens/>
              <w:spacing w:before="0" w:after="0" w:line="240" w:lineRule="auto"/>
              <w:rPr>
                <w:rFonts w:ascii="Times New Roman" w:hAnsi="Times New Roman" w:cs="Times New Roman"/>
                <w:lang w:val="en-GB" w:eastAsia="zh-CN"/>
              </w:rPr>
            </w:pPr>
            <w:r w:rsidRPr="00267633">
              <w:rPr>
                <w:rFonts w:ascii="Times New Roman" w:hAnsi="Times New Roman" w:cs="Times New Roman"/>
                <w:i/>
                <w:szCs w:val="20"/>
                <w:lang w:val="en-GB" w:eastAsia="zh-CN"/>
              </w:rPr>
              <w:lastRenderedPageBreak/>
              <w:br w:type="page"/>
            </w:r>
          </w:p>
        </w:tc>
        <w:tc>
          <w:tcPr>
            <w:tcW w:w="2600" w:type="dxa"/>
          </w:tcPr>
          <w:p w14:paraId="1795B5CB" w14:textId="77777777" w:rsidR="00267633" w:rsidRPr="00267633" w:rsidRDefault="00267633" w:rsidP="00267633">
            <w:pPr>
              <w:keepNext/>
              <w:spacing w:before="0" w:after="0" w:line="240" w:lineRule="auto"/>
              <w:jc w:val="center"/>
              <w:outlineLvl w:val="1"/>
              <w:rPr>
                <w:rFonts w:ascii="Times New Roman" w:hAnsi="Times New Roman"/>
                <w:bCs/>
                <w:iCs/>
                <w:spacing w:val="-3"/>
                <w:lang w:val="en-GB" w:eastAsia="zh-CN"/>
              </w:rPr>
            </w:pPr>
            <w:bookmarkStart w:id="172" w:name="_Toc243995885"/>
            <w:r w:rsidRPr="00267633">
              <w:rPr>
                <w:rFonts w:ascii="Times New Roman" w:hAnsi="Times New Roman"/>
                <w:bCs/>
                <w:iCs/>
                <w:spacing w:val="-3"/>
                <w:lang w:val="en-GB" w:eastAsia="zh-CN"/>
              </w:rPr>
              <w:t xml:space="preserve">FORM </w:t>
            </w:r>
            <w:bookmarkEnd w:id="172"/>
            <w:r w:rsidRPr="00267633">
              <w:rPr>
                <w:rFonts w:ascii="Times New Roman" w:hAnsi="Times New Roman"/>
                <w:bCs/>
                <w:iCs/>
                <w:spacing w:val="-3"/>
                <w:lang w:val="en-GB" w:eastAsia="zh-CN"/>
              </w:rPr>
              <w:t>252</w:t>
            </w:r>
          </w:p>
        </w:tc>
        <w:tc>
          <w:tcPr>
            <w:tcW w:w="2600" w:type="dxa"/>
          </w:tcPr>
          <w:p w14:paraId="656BD907" w14:textId="77777777" w:rsidR="00267633" w:rsidRPr="00267633" w:rsidRDefault="00267633" w:rsidP="00267633">
            <w:pPr>
              <w:tabs>
                <w:tab w:val="left" w:pos="-720"/>
              </w:tabs>
              <w:suppressAutoHyphens/>
              <w:spacing w:before="0" w:after="0" w:line="240" w:lineRule="auto"/>
              <w:jc w:val="center"/>
              <w:rPr>
                <w:rFonts w:ascii="Times New Roman" w:hAnsi="Times New Roman" w:cs="Times New Roman"/>
                <w:lang w:val="en-GB" w:eastAsia="zh-CN"/>
              </w:rPr>
            </w:pPr>
          </w:p>
        </w:tc>
      </w:tr>
    </w:tbl>
    <w:p w14:paraId="2930F920" w14:textId="77777777" w:rsidR="00267633" w:rsidRPr="00267633" w:rsidRDefault="00267633" w:rsidP="00267633">
      <w:pPr>
        <w:keepNext/>
        <w:spacing w:before="240" w:after="60" w:line="240" w:lineRule="auto"/>
        <w:outlineLvl w:val="1"/>
        <w:divId w:val="2116439976"/>
        <w:rPr>
          <w:rFonts w:ascii="Times New Roman" w:hAnsi="Times New Roman"/>
          <w:bCs/>
          <w:iCs/>
          <w:sz w:val="22"/>
          <w:szCs w:val="22"/>
          <w:lang w:val="en-GB" w:eastAsia="zh-CN"/>
        </w:rPr>
      </w:pPr>
      <w:bookmarkStart w:id="173" w:name="_Toc243995886"/>
      <w:r w:rsidRPr="00267633">
        <w:rPr>
          <w:rFonts w:ascii="Times New Roman" w:hAnsi="Times New Roman"/>
          <w:bCs/>
          <w:iCs/>
          <w:sz w:val="22"/>
          <w:szCs w:val="22"/>
          <w:lang w:val="en-GB" w:eastAsia="zh-CN"/>
        </w:rPr>
        <w:t>Para 131</w:t>
      </w:r>
    </w:p>
    <w:bookmarkEnd w:id="173"/>
    <w:p w14:paraId="56D21152"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53EF68AE" w14:textId="77777777" w:rsidR="00267633" w:rsidRPr="00267633" w:rsidRDefault="00267633" w:rsidP="00267633">
      <w:pPr>
        <w:tabs>
          <w:tab w:val="center" w:pos="3822"/>
        </w:tabs>
        <w:suppressAutoHyphens/>
        <w:spacing w:before="0" w:after="0" w:line="240" w:lineRule="auto"/>
        <w:ind w:left="-1742" w:right="-1800"/>
        <w:jc w:val="center"/>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IN THE FAMILY JUSTICE COURTS OF THE REPUBLIC OF SINGAPORE</w:t>
      </w:r>
    </w:p>
    <w:p w14:paraId="228FB8A6" w14:textId="77777777" w:rsidR="00267633" w:rsidRPr="00267633" w:rsidRDefault="00267633" w:rsidP="00267633">
      <w:pPr>
        <w:spacing w:before="0" w:after="0" w:line="240" w:lineRule="auto"/>
        <w:jc w:val="both"/>
        <w:divId w:val="2116439976"/>
        <w:rPr>
          <w:rFonts w:ascii="Times New Roman" w:hAnsi="Times New Roman" w:cs="Times New Roman"/>
          <w:b/>
          <w:sz w:val="20"/>
          <w:szCs w:val="20"/>
          <w:lang w:val="en-GB" w:eastAsia="zh-CN"/>
        </w:rPr>
      </w:pPr>
    </w:p>
    <w:p w14:paraId="7EAB7F2F"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Suit No.</w:t>
      </w:r>
      <w:r w:rsidRPr="00267633">
        <w:rPr>
          <w:rFonts w:ascii="Times New Roman" w:hAnsi="Times New Roman" w:cs="Times New Roman"/>
          <w:szCs w:val="20"/>
          <w:lang w:val="en-GB" w:eastAsia="zh-CN"/>
        </w:rPr>
        <w:tab/>
      </w:r>
      <w:r w:rsidRPr="00267633">
        <w:rPr>
          <w:rFonts w:ascii="Times New Roman" w:hAnsi="Times New Roman" w:cs="Times New Roman"/>
          <w:szCs w:val="20"/>
          <w:lang w:val="en-GB" w:eastAsia="zh-CN"/>
        </w:rPr>
        <w:tab/>
        <w:t xml:space="preserve">of 20 </w:t>
      </w:r>
    </w:p>
    <w:p w14:paraId="143B27D6"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Bill of Costs No.</w:t>
      </w:r>
      <w:r w:rsidRPr="00267633">
        <w:rPr>
          <w:rFonts w:ascii="Times New Roman" w:hAnsi="Times New Roman" w:cs="Times New Roman"/>
          <w:szCs w:val="20"/>
          <w:lang w:val="en-GB" w:eastAsia="zh-CN"/>
        </w:rPr>
        <w:tab/>
        <w:t xml:space="preserve">of 20  </w:t>
      </w:r>
    </w:p>
    <w:p w14:paraId="3C73F6AA"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47CA9AE5"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GST Reg. No. (solicitors for [</w:t>
      </w:r>
      <w:r w:rsidRPr="00267633">
        <w:rPr>
          <w:rFonts w:ascii="Times New Roman" w:hAnsi="Times New Roman" w:cs="Times New Roman"/>
          <w:i/>
          <w:szCs w:val="20"/>
          <w:lang w:val="en-GB" w:eastAsia="zh-CN"/>
        </w:rPr>
        <w:t>state the party</w:t>
      </w:r>
      <w:r w:rsidRPr="00267633">
        <w:rPr>
          <w:rFonts w:ascii="Times New Roman" w:hAnsi="Times New Roman" w:cs="Times New Roman"/>
          <w:szCs w:val="20"/>
          <w:lang w:val="en-GB" w:eastAsia="zh-CN"/>
        </w:rPr>
        <w:t>]): [</w:t>
      </w:r>
      <w:r w:rsidRPr="00267633">
        <w:rPr>
          <w:rFonts w:ascii="Times New Roman" w:hAnsi="Times New Roman" w:cs="Times New Roman"/>
          <w:i/>
          <w:szCs w:val="20"/>
          <w:lang w:val="en-GB" w:eastAsia="zh-CN"/>
        </w:rPr>
        <w:t>Set out the GST number</w:t>
      </w:r>
      <w:r w:rsidRPr="00267633">
        <w:rPr>
          <w:rFonts w:ascii="Times New Roman" w:hAnsi="Times New Roman" w:cs="Times New Roman"/>
          <w:szCs w:val="20"/>
          <w:lang w:val="en-GB" w:eastAsia="zh-CN"/>
        </w:rPr>
        <w:t>]</w:t>
      </w:r>
    </w:p>
    <w:p w14:paraId="42A51371"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GST Reg. No. (</w:t>
      </w:r>
      <w:r w:rsidRPr="00267633">
        <w:rPr>
          <w:rFonts w:ascii="Times New Roman" w:hAnsi="Times New Roman" w:cs="Times New Roman"/>
          <w:i/>
          <w:szCs w:val="20"/>
          <w:lang w:val="en-GB" w:eastAsia="zh-CN"/>
        </w:rPr>
        <w:t>state the party</w:t>
      </w:r>
      <w:r w:rsidRPr="00267633">
        <w:rPr>
          <w:rFonts w:ascii="Times New Roman" w:hAnsi="Times New Roman" w:cs="Times New Roman"/>
          <w:szCs w:val="20"/>
          <w:lang w:val="en-GB" w:eastAsia="zh-CN"/>
        </w:rPr>
        <w:t>): [</w:t>
      </w:r>
      <w:r w:rsidRPr="00267633">
        <w:rPr>
          <w:rFonts w:ascii="Times New Roman" w:hAnsi="Times New Roman" w:cs="Times New Roman"/>
          <w:i/>
          <w:szCs w:val="20"/>
          <w:lang w:val="en-GB" w:eastAsia="zh-CN"/>
        </w:rPr>
        <w:t>Indicate the GST number or “No GST No.” and the percentage of input tax applicable to each party entitled to costs.</w:t>
      </w:r>
      <w:r w:rsidRPr="00267633">
        <w:rPr>
          <w:rFonts w:ascii="Times New Roman" w:hAnsi="Times New Roman" w:cs="Times New Roman"/>
          <w:szCs w:val="20"/>
          <w:lang w:val="en-GB" w:eastAsia="zh-CN"/>
        </w:rPr>
        <w:t xml:space="preserve">] </w:t>
      </w:r>
    </w:p>
    <w:p w14:paraId="51E79E22" w14:textId="77777777" w:rsidR="00267633" w:rsidRPr="00267633" w:rsidRDefault="00267633" w:rsidP="00267633">
      <w:pPr>
        <w:spacing w:before="0" w:after="0" w:line="240" w:lineRule="auto"/>
        <w:jc w:val="both"/>
        <w:divId w:val="2116439976"/>
        <w:rPr>
          <w:rFonts w:ascii="Times New Roman" w:hAnsi="Times New Roman" w:cs="Times New Roman"/>
          <w:b/>
          <w:szCs w:val="20"/>
          <w:lang w:val="en-GB" w:eastAsia="zh-CN"/>
        </w:rPr>
      </w:pPr>
    </w:p>
    <w:p w14:paraId="3DAA4E27" w14:textId="77777777" w:rsidR="00267633" w:rsidRPr="00267633" w:rsidRDefault="00267633" w:rsidP="00267633">
      <w:pPr>
        <w:spacing w:before="0" w:after="0" w:line="240" w:lineRule="auto"/>
        <w:jc w:val="both"/>
        <w:divId w:val="2116439976"/>
        <w:rPr>
          <w:rFonts w:ascii="Times New Roman" w:hAnsi="Times New Roman" w:cs="Times New Roman"/>
          <w:b/>
          <w:szCs w:val="20"/>
          <w:lang w:val="en-GB" w:eastAsia="zh-CN"/>
        </w:rPr>
      </w:pPr>
    </w:p>
    <w:p w14:paraId="4984F2CD" w14:textId="77777777" w:rsidR="00267633" w:rsidRPr="00267633" w:rsidRDefault="00267633" w:rsidP="00267633">
      <w:pPr>
        <w:spacing w:before="240" w:after="60" w:line="240" w:lineRule="auto"/>
        <w:jc w:val="center"/>
        <w:outlineLvl w:val="8"/>
        <w:divId w:val="2116439976"/>
        <w:rPr>
          <w:rFonts w:ascii="Times New Roman" w:hAnsi="Times New Roman"/>
          <w:szCs w:val="22"/>
          <w:lang w:val="en-GB" w:eastAsia="zh-CN"/>
        </w:rPr>
      </w:pPr>
      <w:r w:rsidRPr="00267633">
        <w:rPr>
          <w:rFonts w:ascii="Times New Roman" w:hAnsi="Times New Roman"/>
          <w:szCs w:val="22"/>
          <w:lang w:val="en-GB" w:eastAsia="zh-CN"/>
        </w:rPr>
        <w:t>Between</w:t>
      </w:r>
    </w:p>
    <w:p w14:paraId="0C638B00" w14:textId="77777777" w:rsidR="00267633" w:rsidRPr="00267633" w:rsidRDefault="00267633" w:rsidP="00267633">
      <w:pPr>
        <w:spacing w:before="0" w:after="0" w:line="240" w:lineRule="auto"/>
        <w:jc w:val="right"/>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 Plaintiff(s)</w:t>
      </w:r>
    </w:p>
    <w:p w14:paraId="61D84162"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40514A42" w14:textId="77777777" w:rsidR="00267633" w:rsidRPr="00267633" w:rsidRDefault="00267633" w:rsidP="00267633">
      <w:pPr>
        <w:spacing w:before="0" w:after="0" w:line="240" w:lineRule="auto"/>
        <w:jc w:val="center"/>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And</w:t>
      </w:r>
    </w:p>
    <w:p w14:paraId="099A90E9" w14:textId="77777777" w:rsidR="00267633" w:rsidRPr="00267633" w:rsidRDefault="00267633" w:rsidP="00267633">
      <w:pPr>
        <w:spacing w:before="0" w:after="0" w:line="240" w:lineRule="auto"/>
        <w:jc w:val="right"/>
        <w:divId w:val="2116439976"/>
        <w:rPr>
          <w:rFonts w:ascii="Times New Roman" w:hAnsi="Times New Roman" w:cs="Times New Roman"/>
          <w:spacing w:val="-3"/>
          <w:szCs w:val="20"/>
          <w:lang w:val="en-GB" w:eastAsia="zh-CN"/>
        </w:rPr>
      </w:pPr>
      <w:r w:rsidRPr="00267633">
        <w:rPr>
          <w:rFonts w:ascii="Times New Roman" w:hAnsi="Times New Roman" w:cs="Times New Roman"/>
          <w:spacing w:val="-3"/>
          <w:szCs w:val="20"/>
          <w:lang w:val="en-GB" w:eastAsia="zh-CN"/>
        </w:rPr>
        <w:t>….. Defendant(s)</w:t>
      </w:r>
    </w:p>
    <w:p w14:paraId="09B5E056" w14:textId="77777777" w:rsidR="00267633" w:rsidRPr="00267633" w:rsidRDefault="00267633" w:rsidP="00267633">
      <w:pPr>
        <w:spacing w:before="0" w:after="0" w:line="240" w:lineRule="auto"/>
        <w:divId w:val="2116439976"/>
        <w:rPr>
          <w:rFonts w:ascii="Times New Roman" w:hAnsi="Times New Roman" w:cs="Times New Roman"/>
          <w:spacing w:val="-3"/>
          <w:szCs w:val="20"/>
          <w:lang w:val="en-GB" w:eastAsia="zh-CN"/>
        </w:rPr>
      </w:pPr>
    </w:p>
    <w:p w14:paraId="216C04BB" w14:textId="77777777" w:rsidR="00267633" w:rsidRPr="00267633" w:rsidRDefault="00267633" w:rsidP="00267633">
      <w:pPr>
        <w:spacing w:before="0" w:after="0" w:line="240" w:lineRule="auto"/>
        <w:divId w:val="2116439976"/>
        <w:rPr>
          <w:rFonts w:ascii="Times New Roman" w:hAnsi="Times New Roman" w:cs="Times New Roman"/>
          <w:spacing w:val="-3"/>
          <w:szCs w:val="20"/>
          <w:lang w:val="en-GB" w:eastAsia="zh-CN"/>
        </w:rPr>
      </w:pPr>
    </w:p>
    <w:p w14:paraId="47FE4A55" w14:textId="77777777" w:rsidR="00267633" w:rsidRPr="00267633" w:rsidRDefault="00267633" w:rsidP="00267633">
      <w:pPr>
        <w:spacing w:before="0" w:after="0" w:line="240" w:lineRule="auto"/>
        <w:jc w:val="center"/>
        <w:divId w:val="2116439976"/>
        <w:rPr>
          <w:rFonts w:ascii="Times New Roman" w:hAnsi="Times New Roman" w:cs="Times New Roman"/>
          <w:b/>
          <w:szCs w:val="20"/>
          <w:u w:val="single"/>
          <w:lang w:val="en-GB" w:eastAsia="zh-CN"/>
        </w:rPr>
      </w:pPr>
      <w:r w:rsidRPr="00267633">
        <w:rPr>
          <w:rFonts w:ascii="Times New Roman" w:hAnsi="Times New Roman" w:cs="Times New Roman"/>
          <w:b/>
          <w:szCs w:val="20"/>
          <w:u w:val="single"/>
          <w:lang w:val="en-GB" w:eastAsia="zh-CN"/>
        </w:rPr>
        <w:t>BILL OF COSTS FOR CONTENTIOUS BUSINESS - TRIALS</w:t>
      </w:r>
    </w:p>
    <w:p w14:paraId="017674E7" w14:textId="77777777" w:rsidR="00267633" w:rsidRPr="00267633" w:rsidRDefault="00267633" w:rsidP="00267633">
      <w:pPr>
        <w:spacing w:before="0" w:after="0" w:line="240" w:lineRule="auto"/>
        <w:divId w:val="2116439976"/>
        <w:rPr>
          <w:rFonts w:ascii="Times New Roman" w:hAnsi="Times New Roman" w:cs="Times New Roman"/>
          <w:szCs w:val="20"/>
          <w:lang w:val="en-GB" w:eastAsia="zh-CN"/>
        </w:rPr>
      </w:pPr>
    </w:p>
    <w:p w14:paraId="386F631D" w14:textId="77777777" w:rsidR="00267633" w:rsidRPr="00267633" w:rsidRDefault="00267633" w:rsidP="00267633">
      <w:pPr>
        <w:spacing w:before="0" w:after="0" w:line="240" w:lineRule="auto"/>
        <w:divId w:val="2116439976"/>
        <w:rPr>
          <w:rFonts w:ascii="Times New Roman" w:hAnsi="Times New Roman" w:cs="Times New Roman"/>
          <w:szCs w:val="20"/>
          <w:lang w:val="en-GB" w:eastAsia="zh-CN"/>
        </w:rPr>
      </w:pPr>
    </w:p>
    <w:p w14:paraId="243A14EC" w14:textId="77777777" w:rsidR="00267633" w:rsidRPr="00267633" w:rsidRDefault="00267633" w:rsidP="00267633">
      <w:pPr>
        <w:spacing w:before="0" w:after="0" w:line="240" w:lineRule="auto"/>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Applicant:   </w:t>
      </w:r>
      <w:r w:rsidRPr="00267633">
        <w:rPr>
          <w:rFonts w:ascii="Times New Roman" w:hAnsi="Times New Roman" w:cs="Times New Roman"/>
          <w:szCs w:val="20"/>
          <w:lang w:val="en-GB" w:eastAsia="zh-CN"/>
        </w:rPr>
        <w:tab/>
      </w:r>
      <w:r w:rsidRPr="00267633">
        <w:rPr>
          <w:rFonts w:ascii="Times New Roman" w:hAnsi="Times New Roman" w:cs="Times New Roman"/>
          <w:szCs w:val="20"/>
          <w:lang w:val="en-GB" w:eastAsia="zh-CN"/>
        </w:rPr>
        <w:tab/>
        <w:t>[</w:t>
      </w:r>
      <w:r w:rsidRPr="00267633">
        <w:rPr>
          <w:rFonts w:ascii="Times New Roman" w:hAnsi="Times New Roman" w:cs="Times New Roman"/>
          <w:i/>
          <w:szCs w:val="20"/>
          <w:lang w:val="en-GB" w:eastAsia="zh-CN"/>
        </w:rPr>
        <w:t>State the party for whom the bill is filed.</w:t>
      </w:r>
      <w:r w:rsidRPr="00267633">
        <w:rPr>
          <w:rFonts w:ascii="Times New Roman" w:hAnsi="Times New Roman" w:cs="Times New Roman"/>
          <w:szCs w:val="20"/>
          <w:lang w:val="en-GB" w:eastAsia="zh-CN"/>
        </w:rPr>
        <w:t xml:space="preserve">]  </w:t>
      </w:r>
    </w:p>
    <w:p w14:paraId="63416851" w14:textId="77777777" w:rsidR="00267633" w:rsidRPr="00267633" w:rsidRDefault="00267633" w:rsidP="00267633">
      <w:pPr>
        <w:spacing w:before="0" w:after="0" w:line="240" w:lineRule="auto"/>
        <w:ind w:left="2160" w:hanging="216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Nature of bill:</w:t>
      </w:r>
      <w:r w:rsidRPr="00267633">
        <w:rPr>
          <w:rFonts w:ascii="Times New Roman" w:hAnsi="Times New Roman" w:cs="Times New Roman"/>
          <w:szCs w:val="20"/>
          <w:lang w:val="en-GB" w:eastAsia="zh-CN"/>
        </w:rPr>
        <w:tab/>
        <w:t>[</w:t>
      </w:r>
      <w:r w:rsidRPr="00267633">
        <w:rPr>
          <w:rFonts w:ascii="Times New Roman" w:hAnsi="Times New Roman" w:cs="Times New Roman"/>
          <w:i/>
          <w:szCs w:val="20"/>
          <w:lang w:val="en-GB" w:eastAsia="zh-CN"/>
        </w:rPr>
        <w:t>State whether the bill is a party-and-party or solicitor-and-client bill.</w:t>
      </w: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 xml:space="preserve"> </w:t>
      </w:r>
      <w:r w:rsidRPr="00267633">
        <w:rPr>
          <w:rFonts w:ascii="Times New Roman" w:hAnsi="Times New Roman" w:cs="Times New Roman"/>
          <w:szCs w:val="20"/>
          <w:lang w:val="en-GB" w:eastAsia="zh-CN"/>
        </w:rPr>
        <w:t xml:space="preserve"> </w:t>
      </w:r>
    </w:p>
    <w:p w14:paraId="5F4BC94F" w14:textId="77777777" w:rsidR="00267633" w:rsidRPr="00267633" w:rsidRDefault="00267633" w:rsidP="00267633">
      <w:pPr>
        <w:spacing w:before="0" w:after="0" w:line="240" w:lineRule="auto"/>
        <w:ind w:left="2160" w:hanging="216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Basis of taxation:</w:t>
      </w:r>
      <w:r w:rsidRPr="00267633">
        <w:rPr>
          <w:rFonts w:ascii="Times New Roman" w:hAnsi="Times New Roman" w:cs="Times New Roman"/>
          <w:szCs w:val="20"/>
          <w:lang w:val="en-GB" w:eastAsia="zh-CN"/>
        </w:rPr>
        <w:tab/>
        <w:t>[</w:t>
      </w:r>
      <w:r w:rsidRPr="00267633">
        <w:rPr>
          <w:rFonts w:ascii="Times New Roman" w:hAnsi="Times New Roman" w:cs="Times New Roman"/>
          <w:i/>
          <w:szCs w:val="20"/>
          <w:lang w:val="en-GB" w:eastAsia="zh-CN"/>
        </w:rPr>
        <w:t>State the basis of taxation, that is, standard or indemnity basis.</w:t>
      </w:r>
      <w:r w:rsidRPr="00267633">
        <w:rPr>
          <w:rFonts w:ascii="Times New Roman" w:hAnsi="Times New Roman" w:cs="Times New Roman"/>
          <w:szCs w:val="20"/>
          <w:lang w:val="en-GB" w:eastAsia="zh-CN"/>
        </w:rPr>
        <w:t>]</w:t>
      </w:r>
    </w:p>
    <w:p w14:paraId="7976CC63" w14:textId="77777777" w:rsidR="00267633" w:rsidRPr="00267633" w:rsidRDefault="00267633" w:rsidP="00267633">
      <w:pPr>
        <w:spacing w:before="0" w:after="0" w:line="240" w:lineRule="auto"/>
        <w:ind w:left="2160" w:hanging="216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Basis for taxation:</w:t>
      </w:r>
      <w:r w:rsidRPr="00267633">
        <w:rPr>
          <w:rFonts w:ascii="Times New Roman" w:hAnsi="Times New Roman" w:cs="Times New Roman"/>
          <w:szCs w:val="20"/>
          <w:lang w:val="en-GB" w:eastAsia="zh-CN"/>
        </w:rPr>
        <w:tab/>
        <w:t>Judgment dated ________ ordering [</w:t>
      </w:r>
      <w:r w:rsidRPr="00267633">
        <w:rPr>
          <w:rFonts w:ascii="Times New Roman" w:hAnsi="Times New Roman" w:cs="Times New Roman"/>
          <w:i/>
          <w:szCs w:val="20"/>
          <w:lang w:val="en-GB" w:eastAsia="zh-CN"/>
        </w:rPr>
        <w:t>set out the order on costs under which the bill is to be taxed, including such details as the party who is ordered to pay costs and the party entitled to claim costs.</w:t>
      </w:r>
      <w:r w:rsidRPr="00267633">
        <w:rPr>
          <w:rFonts w:ascii="Times New Roman" w:hAnsi="Times New Roman" w:cs="Times New Roman"/>
          <w:szCs w:val="20"/>
          <w:lang w:val="en-GB" w:eastAsia="zh-CN"/>
        </w:rPr>
        <w:t>]</w:t>
      </w:r>
    </w:p>
    <w:p w14:paraId="5D8BF95C" w14:textId="77777777" w:rsidR="00267633" w:rsidRPr="00267633" w:rsidRDefault="00267633" w:rsidP="00267633">
      <w:pPr>
        <w:spacing w:before="0" w:after="0" w:line="240" w:lineRule="auto"/>
        <w:ind w:left="2160" w:hanging="2160"/>
        <w:jc w:val="both"/>
        <w:divId w:val="2116439976"/>
        <w:rPr>
          <w:rFonts w:ascii="Times New Roman" w:hAnsi="Times New Roman" w:cs="Times New Roman"/>
          <w:szCs w:val="20"/>
          <w:lang w:val="en-GB" w:eastAsia="zh-CN"/>
        </w:rPr>
      </w:pPr>
    </w:p>
    <w:tbl>
      <w:tblPr>
        <w:tblW w:w="87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748"/>
      </w:tblGrid>
      <w:tr w:rsidR="00267633" w:rsidRPr="00267633" w14:paraId="79FF0502" w14:textId="77777777" w:rsidTr="00267633">
        <w:trPr>
          <w:divId w:val="2116439976"/>
          <w:cantSplit/>
        </w:trPr>
        <w:tc>
          <w:tcPr>
            <w:tcW w:w="8748" w:type="dxa"/>
            <w:tcBorders>
              <w:right w:val="single" w:sz="4" w:space="0" w:color="auto"/>
            </w:tcBorders>
          </w:tcPr>
          <w:p w14:paraId="5DEA20F3" w14:textId="77777777" w:rsidR="00267633" w:rsidRPr="00267633" w:rsidRDefault="00267633" w:rsidP="00267633">
            <w:pPr>
              <w:spacing w:before="120" w:after="120" w:line="240" w:lineRule="auto"/>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Section 1:  Work done other than for taxation</w:t>
            </w:r>
          </w:p>
        </w:tc>
      </w:tr>
    </w:tbl>
    <w:p w14:paraId="47700BCC" w14:textId="77777777" w:rsidR="00267633" w:rsidRPr="00267633" w:rsidRDefault="00267633" w:rsidP="00267633">
      <w:pPr>
        <w:spacing w:before="120" w:after="120" w:line="240" w:lineRule="auto"/>
        <w:divId w:val="2116439976"/>
        <w:rPr>
          <w:rFonts w:ascii="Times New Roman" w:hAnsi="Times New Roman" w:cs="Times New Roman"/>
          <w:i/>
          <w:szCs w:val="20"/>
          <w:lang w:val="en-GB" w:eastAsia="zh-CN"/>
        </w:rPr>
        <w:sectPr w:rsidR="00267633" w:rsidRPr="00267633" w:rsidSect="00C63330">
          <w:headerReference w:type="default" r:id="rId23"/>
          <w:pgSz w:w="11909" w:h="16834" w:code="9"/>
          <w:pgMar w:top="1440" w:right="1440" w:bottom="1440" w:left="1440" w:header="720" w:footer="720" w:gutter="0"/>
          <w:cols w:space="720"/>
        </w:sectPr>
      </w:pPr>
    </w:p>
    <w:tbl>
      <w:tblPr>
        <w:tblW w:w="87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46"/>
        <w:gridCol w:w="1979"/>
        <w:gridCol w:w="4145"/>
        <w:gridCol w:w="1978"/>
      </w:tblGrid>
      <w:tr w:rsidR="00267633" w:rsidRPr="00267633" w14:paraId="31DEEA4C" w14:textId="77777777" w:rsidTr="00267633">
        <w:trPr>
          <w:divId w:val="2116439976"/>
          <w:cantSplit/>
          <w:tblHeader/>
        </w:trPr>
        <w:tc>
          <w:tcPr>
            <w:tcW w:w="646" w:type="dxa"/>
            <w:tcBorders>
              <w:right w:val="single" w:sz="4" w:space="0" w:color="auto"/>
            </w:tcBorders>
          </w:tcPr>
          <w:p w14:paraId="30816481" w14:textId="77777777" w:rsidR="00267633" w:rsidRPr="00267633" w:rsidRDefault="00267633" w:rsidP="00267633">
            <w:pPr>
              <w:spacing w:before="120" w:after="120" w:line="240" w:lineRule="auto"/>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No.</w:t>
            </w:r>
          </w:p>
        </w:tc>
        <w:tc>
          <w:tcPr>
            <w:tcW w:w="1979" w:type="dxa"/>
            <w:tcBorders>
              <w:right w:val="single" w:sz="4" w:space="0" w:color="auto"/>
            </w:tcBorders>
          </w:tcPr>
          <w:p w14:paraId="6EF98912" w14:textId="77777777" w:rsidR="00267633" w:rsidRPr="00267633" w:rsidRDefault="00267633" w:rsidP="00267633">
            <w:pPr>
              <w:spacing w:before="120" w:after="120" w:line="240" w:lineRule="auto"/>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Item</w:t>
            </w:r>
          </w:p>
        </w:tc>
        <w:tc>
          <w:tcPr>
            <w:tcW w:w="4145" w:type="dxa"/>
            <w:tcBorders>
              <w:right w:val="single" w:sz="4" w:space="0" w:color="auto"/>
            </w:tcBorders>
          </w:tcPr>
          <w:p w14:paraId="760C5A11" w14:textId="77777777" w:rsidR="00267633" w:rsidRPr="00267633" w:rsidRDefault="00267633" w:rsidP="00267633">
            <w:pPr>
              <w:spacing w:before="120" w:after="120" w:line="240" w:lineRule="auto"/>
              <w:outlineLvl w:val="7"/>
              <w:rPr>
                <w:rFonts w:ascii="Times New Roman" w:hAnsi="Times New Roman" w:cs="Times New Roman"/>
                <w:i/>
                <w:iCs/>
                <w:lang w:val="en-GB" w:eastAsia="zh-CN"/>
              </w:rPr>
            </w:pPr>
            <w:r w:rsidRPr="00267633">
              <w:rPr>
                <w:rFonts w:ascii="Times New Roman" w:hAnsi="Times New Roman" w:cs="Times New Roman"/>
                <w:i/>
                <w:iCs/>
                <w:lang w:val="en-GB" w:eastAsia="zh-CN"/>
              </w:rPr>
              <w:t xml:space="preserve">Description </w:t>
            </w:r>
          </w:p>
        </w:tc>
        <w:tc>
          <w:tcPr>
            <w:tcW w:w="1978" w:type="dxa"/>
            <w:tcBorders>
              <w:right w:val="single" w:sz="4" w:space="0" w:color="auto"/>
            </w:tcBorders>
          </w:tcPr>
          <w:p w14:paraId="52E838FC" w14:textId="77777777" w:rsidR="00267633" w:rsidRPr="00267633" w:rsidRDefault="00267633" w:rsidP="00267633">
            <w:pPr>
              <w:spacing w:before="120" w:after="120" w:line="240" w:lineRule="auto"/>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Remarks</w:t>
            </w:r>
          </w:p>
        </w:tc>
      </w:tr>
      <w:tr w:rsidR="00267633" w:rsidRPr="00267633" w14:paraId="7BB80085" w14:textId="77777777" w:rsidTr="00267633">
        <w:trPr>
          <w:divId w:val="2116439976"/>
          <w:cantSplit/>
          <w:trHeight w:val="413"/>
        </w:trPr>
        <w:tc>
          <w:tcPr>
            <w:tcW w:w="646" w:type="dxa"/>
            <w:tcBorders>
              <w:bottom w:val="single" w:sz="4" w:space="0" w:color="auto"/>
            </w:tcBorders>
          </w:tcPr>
          <w:p w14:paraId="4FCF3BC7" w14:textId="77777777" w:rsidR="00267633" w:rsidRPr="00267633" w:rsidRDefault="00267633" w:rsidP="00267633">
            <w:pPr>
              <w:spacing w:before="120" w:after="120" w:line="240" w:lineRule="auto"/>
              <w:jc w:val="center"/>
              <w:rPr>
                <w:rFonts w:ascii="Times New Roman" w:hAnsi="Times New Roman" w:cs="Times New Roman"/>
                <w:spacing w:val="-3"/>
                <w:szCs w:val="20"/>
                <w:lang w:val="en-GB" w:eastAsia="zh-CN"/>
              </w:rPr>
            </w:pPr>
            <w:r w:rsidRPr="00267633">
              <w:rPr>
                <w:rFonts w:ascii="Times New Roman" w:hAnsi="Times New Roman" w:cs="Times New Roman"/>
                <w:b/>
                <w:spacing w:val="-3"/>
                <w:szCs w:val="20"/>
                <w:lang w:val="en-GB" w:eastAsia="zh-CN"/>
              </w:rPr>
              <w:t>1</w:t>
            </w:r>
            <w:r w:rsidRPr="00267633">
              <w:rPr>
                <w:rFonts w:ascii="Times New Roman" w:hAnsi="Times New Roman" w:cs="Times New Roman"/>
                <w:spacing w:val="-3"/>
                <w:szCs w:val="20"/>
                <w:lang w:val="en-GB" w:eastAsia="zh-CN"/>
              </w:rPr>
              <w:t>.</w:t>
            </w:r>
          </w:p>
        </w:tc>
        <w:tc>
          <w:tcPr>
            <w:tcW w:w="8102" w:type="dxa"/>
            <w:gridSpan w:val="3"/>
            <w:tcBorders>
              <w:bottom w:val="single" w:sz="4" w:space="0" w:color="auto"/>
            </w:tcBorders>
          </w:tcPr>
          <w:p w14:paraId="5C3516C9" w14:textId="77777777" w:rsidR="00267633" w:rsidRPr="00267633" w:rsidRDefault="00267633" w:rsidP="00267633">
            <w:pPr>
              <w:spacing w:before="120" w:after="120" w:line="240" w:lineRule="auto"/>
              <w:outlineLvl w:val="4"/>
              <w:rPr>
                <w:rFonts w:ascii="Times New Roman" w:hAnsi="Times New Roman" w:cs="Times New Roman"/>
                <w:b/>
                <w:bCs/>
                <w:iCs/>
                <w:szCs w:val="26"/>
                <w:lang w:val="en-GB" w:eastAsia="zh-CN"/>
              </w:rPr>
            </w:pPr>
            <w:r w:rsidRPr="00267633">
              <w:rPr>
                <w:rFonts w:ascii="Times New Roman" w:hAnsi="Times New Roman" w:cs="Times New Roman"/>
                <w:b/>
                <w:bCs/>
                <w:iCs/>
                <w:szCs w:val="26"/>
                <w:lang w:val="en-GB" w:eastAsia="zh-CN"/>
              </w:rPr>
              <w:t>The claim</w:t>
            </w:r>
          </w:p>
        </w:tc>
      </w:tr>
      <w:tr w:rsidR="00267633" w:rsidRPr="00267633" w14:paraId="2D6730DC" w14:textId="77777777" w:rsidTr="00267633">
        <w:trPr>
          <w:divId w:val="2116439976"/>
          <w:cantSplit/>
          <w:trHeight w:val="575"/>
        </w:trPr>
        <w:tc>
          <w:tcPr>
            <w:tcW w:w="646" w:type="dxa"/>
            <w:tcBorders>
              <w:top w:val="single" w:sz="4" w:space="0" w:color="auto"/>
            </w:tcBorders>
          </w:tcPr>
          <w:p w14:paraId="5CF8F6E9" w14:textId="77777777" w:rsidR="00267633" w:rsidRPr="00267633" w:rsidRDefault="00267633" w:rsidP="00267633">
            <w:pPr>
              <w:tabs>
                <w:tab w:val="center" w:pos="4320"/>
                <w:tab w:val="right" w:pos="8640"/>
              </w:tabs>
              <w:spacing w:before="120" w:after="120" w:line="240" w:lineRule="auto"/>
              <w:jc w:val="center"/>
              <w:rPr>
                <w:rFonts w:ascii="Times New Roman" w:hAnsi="Times New Roman" w:cs="Times New Roman"/>
                <w:spacing w:val="-3"/>
                <w:szCs w:val="20"/>
                <w:lang w:val="en-GB" w:eastAsia="zh-CN"/>
              </w:rPr>
            </w:pPr>
            <w:r w:rsidRPr="00267633">
              <w:rPr>
                <w:rFonts w:ascii="Times New Roman" w:hAnsi="Times New Roman" w:cs="Times New Roman"/>
                <w:spacing w:val="-3"/>
                <w:szCs w:val="20"/>
                <w:lang w:val="en-GB" w:eastAsia="zh-CN"/>
              </w:rPr>
              <w:t>1.1</w:t>
            </w:r>
          </w:p>
        </w:tc>
        <w:tc>
          <w:tcPr>
            <w:tcW w:w="1979" w:type="dxa"/>
            <w:tcBorders>
              <w:top w:val="single" w:sz="4" w:space="0" w:color="auto"/>
            </w:tcBorders>
          </w:tcPr>
          <w:p w14:paraId="56252794" w14:textId="77777777" w:rsidR="00267633" w:rsidRPr="00267633" w:rsidRDefault="00267633" w:rsidP="00267633">
            <w:pPr>
              <w:tabs>
                <w:tab w:val="center" w:pos="4320"/>
                <w:tab w:val="right" w:pos="8640"/>
              </w:tabs>
              <w:spacing w:before="120" w:after="120" w:line="240" w:lineRule="auto"/>
              <w:rPr>
                <w:rFonts w:ascii="Times New Roman" w:hAnsi="Times New Roman" w:cs="Times New Roman"/>
                <w:spacing w:val="-3"/>
                <w:szCs w:val="20"/>
                <w:u w:val="single"/>
                <w:lang w:val="en-GB" w:eastAsia="zh-CN"/>
              </w:rPr>
            </w:pPr>
            <w:r w:rsidRPr="00267633">
              <w:rPr>
                <w:rFonts w:ascii="Times New Roman" w:hAnsi="Times New Roman" w:cs="Times New Roman"/>
                <w:spacing w:val="-3"/>
                <w:szCs w:val="20"/>
                <w:lang w:val="en-GB" w:eastAsia="zh-CN"/>
              </w:rPr>
              <w:t xml:space="preserve">Nature of claim </w:t>
            </w:r>
          </w:p>
        </w:tc>
        <w:tc>
          <w:tcPr>
            <w:tcW w:w="4145" w:type="dxa"/>
            <w:tcBorders>
              <w:top w:val="single" w:sz="4" w:space="0" w:color="auto"/>
            </w:tcBorders>
          </w:tcPr>
          <w:p w14:paraId="6A6C37EC"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Give a brief description of the nature of claim.</w:t>
            </w:r>
            <w:r w:rsidRPr="00267633">
              <w:rPr>
                <w:rFonts w:ascii="Times New Roman" w:hAnsi="Times New Roman" w:cs="Times New Roman"/>
                <w:szCs w:val="20"/>
                <w:lang w:val="en-GB" w:eastAsia="zh-CN"/>
              </w:rPr>
              <w:t>]</w:t>
            </w:r>
          </w:p>
          <w:p w14:paraId="54AA4CCC"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p w14:paraId="245115D0"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p w14:paraId="55BE8F06"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c>
          <w:tcPr>
            <w:tcW w:w="1978" w:type="dxa"/>
            <w:tcBorders>
              <w:top w:val="dotted" w:sz="4" w:space="0" w:color="auto"/>
            </w:tcBorders>
          </w:tcPr>
          <w:p w14:paraId="0A81B771"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14:paraId="45701BA0" w14:textId="77777777" w:rsidTr="00267633">
        <w:trPr>
          <w:divId w:val="2116439976"/>
          <w:cantSplit/>
          <w:trHeight w:val="350"/>
        </w:trPr>
        <w:tc>
          <w:tcPr>
            <w:tcW w:w="646" w:type="dxa"/>
            <w:tcBorders>
              <w:bottom w:val="single" w:sz="4" w:space="0" w:color="auto"/>
            </w:tcBorders>
          </w:tcPr>
          <w:p w14:paraId="6ACA3459" w14:textId="77777777" w:rsidR="00267633" w:rsidRPr="00267633" w:rsidRDefault="00267633" w:rsidP="00267633">
            <w:pPr>
              <w:spacing w:before="120" w:after="120" w:line="240" w:lineRule="auto"/>
              <w:jc w:val="center"/>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2.</w:t>
            </w:r>
          </w:p>
        </w:tc>
        <w:tc>
          <w:tcPr>
            <w:tcW w:w="8102" w:type="dxa"/>
            <w:gridSpan w:val="3"/>
            <w:tcBorders>
              <w:bottom w:val="single" w:sz="4" w:space="0" w:color="auto"/>
            </w:tcBorders>
          </w:tcPr>
          <w:p w14:paraId="6A471EA9" w14:textId="77777777" w:rsidR="00267633" w:rsidRPr="00267633" w:rsidRDefault="00267633" w:rsidP="00267633">
            <w:pPr>
              <w:spacing w:before="120" w:after="120" w:line="240" w:lineRule="auto"/>
              <w:outlineLvl w:val="4"/>
              <w:rPr>
                <w:rFonts w:ascii="Times New Roman" w:hAnsi="Times New Roman" w:cs="Times New Roman"/>
                <w:b/>
                <w:bCs/>
                <w:iCs/>
                <w:szCs w:val="26"/>
                <w:lang w:val="en-GB" w:eastAsia="zh-CN"/>
              </w:rPr>
            </w:pPr>
            <w:r w:rsidRPr="00267633">
              <w:rPr>
                <w:rFonts w:ascii="Times New Roman" w:hAnsi="Times New Roman" w:cs="Times New Roman"/>
                <w:b/>
                <w:bCs/>
                <w:iCs/>
                <w:szCs w:val="26"/>
                <w:lang w:val="en-GB" w:eastAsia="zh-CN"/>
              </w:rPr>
              <w:t>Pleadings</w:t>
            </w:r>
          </w:p>
        </w:tc>
      </w:tr>
      <w:tr w:rsidR="00267633" w:rsidRPr="00267633" w14:paraId="5E0982F6" w14:textId="77777777" w:rsidTr="00267633">
        <w:trPr>
          <w:divId w:val="2116439976"/>
          <w:cantSplit/>
          <w:trHeight w:val="620"/>
        </w:trPr>
        <w:tc>
          <w:tcPr>
            <w:tcW w:w="646" w:type="dxa"/>
            <w:tcBorders>
              <w:top w:val="single" w:sz="4" w:space="0" w:color="auto"/>
            </w:tcBorders>
          </w:tcPr>
          <w:p w14:paraId="78E0A7FB"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lastRenderedPageBreak/>
              <w:t>2.1</w:t>
            </w:r>
          </w:p>
        </w:tc>
        <w:tc>
          <w:tcPr>
            <w:tcW w:w="1979" w:type="dxa"/>
            <w:tcBorders>
              <w:top w:val="single" w:sz="4" w:space="0" w:color="auto"/>
            </w:tcBorders>
          </w:tcPr>
          <w:p w14:paraId="5D9946BC"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Writ &amp; statement of claim</w:t>
            </w:r>
          </w:p>
        </w:tc>
        <w:tc>
          <w:tcPr>
            <w:tcW w:w="4145" w:type="dxa"/>
            <w:tcBorders>
              <w:top w:val="single" w:sz="4" w:space="0" w:color="auto"/>
            </w:tcBorders>
          </w:tcPr>
          <w:p w14:paraId="5C3B928E"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the number of pages in each pleading.</w:t>
            </w:r>
            <w:r w:rsidRPr="00267633">
              <w:rPr>
                <w:rFonts w:ascii="Times New Roman" w:hAnsi="Times New Roman" w:cs="Times New Roman"/>
                <w:szCs w:val="20"/>
                <w:lang w:val="en-GB" w:eastAsia="zh-CN"/>
              </w:rPr>
              <w:t>]</w:t>
            </w:r>
          </w:p>
        </w:tc>
        <w:tc>
          <w:tcPr>
            <w:tcW w:w="1978" w:type="dxa"/>
            <w:tcBorders>
              <w:top w:val="single" w:sz="4" w:space="0" w:color="auto"/>
            </w:tcBorders>
          </w:tcPr>
          <w:p w14:paraId="74723FE1"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14:paraId="01A4976E" w14:textId="77777777" w:rsidTr="00267633">
        <w:trPr>
          <w:divId w:val="2116439976"/>
          <w:cantSplit/>
        </w:trPr>
        <w:tc>
          <w:tcPr>
            <w:tcW w:w="646" w:type="dxa"/>
          </w:tcPr>
          <w:p w14:paraId="2DF20AAF"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2.2</w:t>
            </w:r>
          </w:p>
        </w:tc>
        <w:tc>
          <w:tcPr>
            <w:tcW w:w="1979" w:type="dxa"/>
          </w:tcPr>
          <w:p w14:paraId="3990A3F5"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Defence &amp; counterclaim</w:t>
            </w:r>
          </w:p>
        </w:tc>
        <w:tc>
          <w:tcPr>
            <w:tcW w:w="4145" w:type="dxa"/>
          </w:tcPr>
          <w:p w14:paraId="7CEEB34F"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the number of pages in each pleading.</w:t>
            </w:r>
            <w:r w:rsidRPr="00267633">
              <w:rPr>
                <w:rFonts w:ascii="Times New Roman" w:hAnsi="Times New Roman" w:cs="Times New Roman"/>
                <w:szCs w:val="20"/>
                <w:lang w:val="en-GB" w:eastAsia="zh-CN"/>
              </w:rPr>
              <w:t>]</w:t>
            </w:r>
          </w:p>
        </w:tc>
        <w:tc>
          <w:tcPr>
            <w:tcW w:w="1978" w:type="dxa"/>
          </w:tcPr>
          <w:p w14:paraId="6C61DE93"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14:paraId="1C45EAB8" w14:textId="77777777" w:rsidTr="00267633">
        <w:trPr>
          <w:divId w:val="2116439976"/>
          <w:cantSplit/>
        </w:trPr>
        <w:tc>
          <w:tcPr>
            <w:tcW w:w="646" w:type="dxa"/>
            <w:tcBorders>
              <w:top w:val="single" w:sz="4" w:space="0" w:color="auto"/>
              <w:bottom w:val="single" w:sz="4" w:space="0" w:color="auto"/>
            </w:tcBorders>
          </w:tcPr>
          <w:p w14:paraId="22520B57"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2.3</w:t>
            </w:r>
          </w:p>
        </w:tc>
        <w:tc>
          <w:tcPr>
            <w:tcW w:w="1979" w:type="dxa"/>
            <w:tcBorders>
              <w:bottom w:val="nil"/>
            </w:tcBorders>
          </w:tcPr>
          <w:p w14:paraId="4089BACF"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Reply &amp; defence to counterclaim </w:t>
            </w:r>
          </w:p>
        </w:tc>
        <w:tc>
          <w:tcPr>
            <w:tcW w:w="4145" w:type="dxa"/>
          </w:tcPr>
          <w:p w14:paraId="7ED070FF"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the number of pages in each pleading.</w:t>
            </w:r>
            <w:r w:rsidRPr="00267633">
              <w:rPr>
                <w:rFonts w:ascii="Times New Roman" w:hAnsi="Times New Roman" w:cs="Times New Roman"/>
                <w:szCs w:val="20"/>
                <w:lang w:val="en-GB" w:eastAsia="zh-CN"/>
              </w:rPr>
              <w:t>]</w:t>
            </w:r>
          </w:p>
        </w:tc>
        <w:tc>
          <w:tcPr>
            <w:tcW w:w="1978" w:type="dxa"/>
          </w:tcPr>
          <w:p w14:paraId="1D8BEE69"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14:paraId="0AEE12D8" w14:textId="77777777" w:rsidTr="00267633">
        <w:trPr>
          <w:divId w:val="2116439976"/>
          <w:cantSplit/>
        </w:trPr>
        <w:tc>
          <w:tcPr>
            <w:tcW w:w="646" w:type="dxa"/>
            <w:tcBorders>
              <w:top w:val="single" w:sz="4" w:space="0" w:color="auto"/>
            </w:tcBorders>
          </w:tcPr>
          <w:p w14:paraId="414A4DA4"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2.4</w:t>
            </w:r>
          </w:p>
        </w:tc>
        <w:tc>
          <w:tcPr>
            <w:tcW w:w="1979" w:type="dxa"/>
          </w:tcPr>
          <w:p w14:paraId="5A915A47"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Relief claimed</w:t>
            </w:r>
          </w:p>
        </w:tc>
        <w:tc>
          <w:tcPr>
            <w:tcW w:w="4145" w:type="dxa"/>
          </w:tcPr>
          <w:p w14:paraId="15413D7F"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succinctly the reliefs claimed in the statement of claim and counterclaim, if any.</w:t>
            </w:r>
            <w:r w:rsidRPr="00267633">
              <w:rPr>
                <w:rFonts w:ascii="Times New Roman" w:hAnsi="Times New Roman" w:cs="Times New Roman"/>
                <w:szCs w:val="20"/>
                <w:lang w:val="en-GB" w:eastAsia="zh-CN"/>
              </w:rPr>
              <w:t xml:space="preserve">] </w:t>
            </w:r>
          </w:p>
        </w:tc>
        <w:tc>
          <w:tcPr>
            <w:tcW w:w="1978" w:type="dxa"/>
          </w:tcPr>
          <w:p w14:paraId="02E0F39A"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14:paraId="321606BA" w14:textId="77777777" w:rsidTr="00267633">
        <w:trPr>
          <w:divId w:val="2116439976"/>
          <w:cantSplit/>
        </w:trPr>
        <w:tc>
          <w:tcPr>
            <w:tcW w:w="646" w:type="dxa"/>
            <w:tcBorders>
              <w:top w:val="single" w:sz="4" w:space="0" w:color="auto"/>
              <w:bottom w:val="single" w:sz="4" w:space="0" w:color="auto"/>
            </w:tcBorders>
          </w:tcPr>
          <w:p w14:paraId="6A55AF47"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2.5</w:t>
            </w:r>
          </w:p>
        </w:tc>
        <w:tc>
          <w:tcPr>
            <w:tcW w:w="1979" w:type="dxa"/>
            <w:tcBorders>
              <w:bottom w:val="nil"/>
            </w:tcBorders>
          </w:tcPr>
          <w:p w14:paraId="74321A36"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Affidavits deemed or ordered to stand as pleadings </w:t>
            </w:r>
          </w:p>
        </w:tc>
        <w:tc>
          <w:tcPr>
            <w:tcW w:w="4145" w:type="dxa"/>
          </w:tcPr>
          <w:p w14:paraId="41247BF5"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the number of pages in each affidavit.</w:t>
            </w:r>
            <w:r w:rsidRPr="00267633">
              <w:rPr>
                <w:rFonts w:ascii="Times New Roman" w:hAnsi="Times New Roman" w:cs="Times New Roman"/>
                <w:szCs w:val="20"/>
                <w:lang w:val="en-GB" w:eastAsia="zh-CN"/>
              </w:rPr>
              <w:t>]</w:t>
            </w:r>
          </w:p>
        </w:tc>
        <w:tc>
          <w:tcPr>
            <w:tcW w:w="1978" w:type="dxa"/>
          </w:tcPr>
          <w:p w14:paraId="2FB4470A"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14:paraId="3B7D1977" w14:textId="77777777" w:rsidTr="00267633">
        <w:trPr>
          <w:divId w:val="2116439976"/>
          <w:cantSplit/>
          <w:trHeight w:val="566"/>
        </w:trPr>
        <w:tc>
          <w:tcPr>
            <w:tcW w:w="646" w:type="dxa"/>
          </w:tcPr>
          <w:p w14:paraId="120CDAF9" w14:textId="77777777" w:rsidR="00267633" w:rsidRPr="00267633" w:rsidRDefault="00267633" w:rsidP="00267633">
            <w:pPr>
              <w:spacing w:before="120" w:after="120" w:line="240" w:lineRule="auto"/>
              <w:jc w:val="center"/>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3.</w:t>
            </w:r>
          </w:p>
        </w:tc>
        <w:tc>
          <w:tcPr>
            <w:tcW w:w="8102" w:type="dxa"/>
            <w:gridSpan w:val="3"/>
          </w:tcPr>
          <w:p w14:paraId="12394E4A" w14:textId="77777777" w:rsidR="00267633" w:rsidRPr="00267633" w:rsidRDefault="00267633" w:rsidP="00267633">
            <w:pPr>
              <w:keepNext/>
              <w:tabs>
                <w:tab w:val="left" w:pos="-720"/>
              </w:tabs>
              <w:suppressAutoHyphens/>
              <w:spacing w:before="120" w:after="120"/>
              <w:jc w:val="both"/>
              <w:outlineLvl w:val="6"/>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Interlocutory attendances</w:t>
            </w:r>
          </w:p>
        </w:tc>
      </w:tr>
      <w:tr w:rsidR="00267633" w:rsidRPr="00267633" w14:paraId="09ACE306" w14:textId="77777777" w:rsidTr="00267633">
        <w:trPr>
          <w:divId w:val="2116439976"/>
          <w:cantSplit/>
        </w:trPr>
        <w:tc>
          <w:tcPr>
            <w:tcW w:w="646" w:type="dxa"/>
          </w:tcPr>
          <w:p w14:paraId="4946C6FE"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3.1</w:t>
            </w:r>
          </w:p>
        </w:tc>
        <w:tc>
          <w:tcPr>
            <w:tcW w:w="1979" w:type="dxa"/>
          </w:tcPr>
          <w:p w14:paraId="3B4CD32B"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Interlocutory applications - costs fixed by court</w:t>
            </w:r>
          </w:p>
          <w:p w14:paraId="0D4DEABF" w14:textId="77777777" w:rsidR="00267633" w:rsidRPr="00267633" w:rsidRDefault="00267633" w:rsidP="00267633">
            <w:pPr>
              <w:spacing w:before="120" w:after="120" w:line="240" w:lineRule="auto"/>
              <w:rPr>
                <w:rFonts w:ascii="Times New Roman" w:hAnsi="Times New Roman" w:cs="Times New Roman"/>
                <w:szCs w:val="20"/>
                <w:lang w:val="en-GB" w:eastAsia="zh-CN"/>
              </w:rPr>
            </w:pPr>
          </w:p>
        </w:tc>
        <w:tc>
          <w:tcPr>
            <w:tcW w:w="4145" w:type="dxa"/>
          </w:tcPr>
          <w:p w14:paraId="013357DD"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in relation to each interlocutory application, the application number, the nature of the application, the number of affidavits filed, the orders made on costs and the amount of costs awarded.</w:t>
            </w:r>
            <w:r w:rsidRPr="00267633">
              <w:rPr>
                <w:rFonts w:ascii="Times New Roman" w:hAnsi="Times New Roman" w:cs="Times New Roman"/>
                <w:szCs w:val="20"/>
                <w:lang w:val="en-GB" w:eastAsia="zh-CN"/>
              </w:rPr>
              <w:t xml:space="preserve">] </w:t>
            </w:r>
          </w:p>
        </w:tc>
        <w:tc>
          <w:tcPr>
            <w:tcW w:w="1978" w:type="dxa"/>
          </w:tcPr>
          <w:p w14:paraId="29BE6EC9"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 xml:space="preserve">Set out the amount of time taken for the hearing </w:t>
            </w:r>
            <w:proofErr w:type="gramStart"/>
            <w:r w:rsidRPr="00267633">
              <w:rPr>
                <w:rFonts w:ascii="Times New Roman" w:hAnsi="Times New Roman" w:cs="Times New Roman"/>
                <w:i/>
                <w:szCs w:val="20"/>
                <w:lang w:val="en-GB" w:eastAsia="zh-CN"/>
              </w:rPr>
              <w:t>and  other</w:t>
            </w:r>
            <w:proofErr w:type="gramEnd"/>
            <w:r w:rsidRPr="00267633">
              <w:rPr>
                <w:rFonts w:ascii="Times New Roman" w:hAnsi="Times New Roman" w:cs="Times New Roman"/>
                <w:i/>
                <w:szCs w:val="20"/>
                <w:lang w:val="en-GB" w:eastAsia="zh-CN"/>
              </w:rPr>
              <w:t xml:space="preserve"> relevant information.</w:t>
            </w: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 xml:space="preserve"> </w:t>
            </w:r>
          </w:p>
        </w:tc>
      </w:tr>
      <w:tr w:rsidR="00267633" w:rsidRPr="00267633" w14:paraId="08DDB38C" w14:textId="77777777" w:rsidTr="00267633">
        <w:trPr>
          <w:divId w:val="2116439976"/>
          <w:cantSplit/>
        </w:trPr>
        <w:tc>
          <w:tcPr>
            <w:tcW w:w="646" w:type="dxa"/>
          </w:tcPr>
          <w:p w14:paraId="488E1F87"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3.2</w:t>
            </w:r>
          </w:p>
        </w:tc>
        <w:tc>
          <w:tcPr>
            <w:tcW w:w="1979" w:type="dxa"/>
          </w:tcPr>
          <w:p w14:paraId="0F5C6509" w14:textId="77777777" w:rsidR="00267633" w:rsidRPr="00267633" w:rsidRDefault="00267633" w:rsidP="00267633">
            <w:pPr>
              <w:spacing w:before="120" w:after="120" w:line="240" w:lineRule="auto"/>
              <w:rPr>
                <w:rFonts w:ascii="Times New Roman" w:hAnsi="Times New Roman" w:cs="Times New Roman"/>
                <w:spacing w:val="-3"/>
                <w:szCs w:val="20"/>
                <w:lang w:val="en-GB" w:eastAsia="zh-CN"/>
              </w:rPr>
            </w:pPr>
            <w:r w:rsidRPr="00267633">
              <w:rPr>
                <w:rFonts w:ascii="Times New Roman" w:hAnsi="Times New Roman" w:cs="Times New Roman"/>
                <w:spacing w:val="-3"/>
                <w:szCs w:val="20"/>
                <w:lang w:val="en-GB" w:eastAsia="zh-CN"/>
              </w:rPr>
              <w:t>Interlocutory applications – costs not fixed by court</w:t>
            </w:r>
          </w:p>
        </w:tc>
        <w:tc>
          <w:tcPr>
            <w:tcW w:w="4145" w:type="dxa"/>
          </w:tcPr>
          <w:p w14:paraId="669CC41D"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in relation to each interlocutory application, the application number, the number of affidavits filed, the nature of the application and the orders made on costs.</w:t>
            </w:r>
            <w:r w:rsidRPr="00267633">
              <w:rPr>
                <w:rFonts w:ascii="Times New Roman" w:hAnsi="Times New Roman" w:cs="Times New Roman"/>
                <w:szCs w:val="20"/>
                <w:lang w:val="en-GB" w:eastAsia="zh-CN"/>
              </w:rPr>
              <w:t xml:space="preserve">] </w:t>
            </w:r>
          </w:p>
        </w:tc>
        <w:tc>
          <w:tcPr>
            <w:tcW w:w="1978" w:type="dxa"/>
          </w:tcPr>
          <w:p w14:paraId="271C6F11"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the amount of time taken for the hearing and such other information as will enable the court to determine the costs to award for the application.</w:t>
            </w:r>
            <w:r w:rsidRPr="00267633">
              <w:rPr>
                <w:rFonts w:ascii="Times New Roman" w:hAnsi="Times New Roman" w:cs="Times New Roman"/>
                <w:szCs w:val="20"/>
                <w:lang w:val="en-GB" w:eastAsia="zh-CN"/>
              </w:rPr>
              <w:t>]</w:t>
            </w:r>
          </w:p>
        </w:tc>
      </w:tr>
      <w:tr w:rsidR="00267633" w:rsidRPr="00267633" w14:paraId="65FC4E1A" w14:textId="77777777" w:rsidTr="00267633">
        <w:trPr>
          <w:divId w:val="2116439976"/>
          <w:cantSplit/>
        </w:trPr>
        <w:tc>
          <w:tcPr>
            <w:tcW w:w="646" w:type="dxa"/>
          </w:tcPr>
          <w:p w14:paraId="3C3DC991"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lastRenderedPageBreak/>
              <w:t>3.3</w:t>
            </w:r>
          </w:p>
        </w:tc>
        <w:tc>
          <w:tcPr>
            <w:tcW w:w="1979" w:type="dxa"/>
          </w:tcPr>
          <w:p w14:paraId="296A92FF"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Appeals to District Judge in chambers</w:t>
            </w:r>
          </w:p>
        </w:tc>
        <w:tc>
          <w:tcPr>
            <w:tcW w:w="4145" w:type="dxa"/>
          </w:tcPr>
          <w:p w14:paraId="789619E0"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in relation to each appeal, the appeal number, the nature of the appeal, the orders made on costs and the amount of costs awarded, if any.</w:t>
            </w:r>
            <w:r w:rsidRPr="00267633">
              <w:rPr>
                <w:rFonts w:ascii="Times New Roman" w:hAnsi="Times New Roman" w:cs="Times New Roman"/>
                <w:szCs w:val="20"/>
                <w:lang w:val="en-GB" w:eastAsia="zh-CN"/>
              </w:rPr>
              <w:t xml:space="preserve">] </w:t>
            </w:r>
          </w:p>
        </w:tc>
        <w:tc>
          <w:tcPr>
            <w:tcW w:w="1978" w:type="dxa"/>
          </w:tcPr>
          <w:p w14:paraId="316B8D07"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the amount of time taken for the hearing and such other information as will enable the court to determine the costs to award for the appeal.</w:t>
            </w:r>
            <w:r w:rsidRPr="00267633">
              <w:rPr>
                <w:rFonts w:ascii="Times New Roman" w:hAnsi="Times New Roman" w:cs="Times New Roman"/>
                <w:szCs w:val="20"/>
                <w:lang w:val="en-GB" w:eastAsia="zh-CN"/>
              </w:rPr>
              <w:t>]</w:t>
            </w:r>
          </w:p>
          <w:p w14:paraId="060E19B1" w14:textId="77777777" w:rsidR="00267633" w:rsidRPr="00267633" w:rsidRDefault="00267633" w:rsidP="00267633">
            <w:pPr>
              <w:spacing w:before="120" w:after="120" w:line="240" w:lineRule="auto"/>
              <w:rPr>
                <w:rFonts w:ascii="Times New Roman" w:hAnsi="Times New Roman" w:cs="Times New Roman"/>
                <w:szCs w:val="20"/>
                <w:lang w:val="en-GB" w:eastAsia="zh-CN"/>
              </w:rPr>
            </w:pPr>
          </w:p>
        </w:tc>
      </w:tr>
      <w:tr w:rsidR="00267633" w:rsidRPr="00267633" w14:paraId="18778CF3" w14:textId="77777777" w:rsidTr="00267633">
        <w:trPr>
          <w:divId w:val="2116439976"/>
          <w:cantSplit/>
          <w:trHeight w:val="195"/>
        </w:trPr>
        <w:tc>
          <w:tcPr>
            <w:tcW w:w="646" w:type="dxa"/>
          </w:tcPr>
          <w:p w14:paraId="1B4D1B22"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3.4</w:t>
            </w:r>
          </w:p>
        </w:tc>
        <w:tc>
          <w:tcPr>
            <w:tcW w:w="1979" w:type="dxa"/>
          </w:tcPr>
          <w:p w14:paraId="7816991A" w14:textId="77777777" w:rsidR="00267633" w:rsidRPr="00267633" w:rsidRDefault="00267633" w:rsidP="00267633">
            <w:pPr>
              <w:spacing w:before="120" w:after="120" w:line="240" w:lineRule="auto"/>
              <w:rPr>
                <w:rFonts w:ascii="Times New Roman" w:hAnsi="Times New Roman" w:cs="Times New Roman"/>
                <w:spacing w:val="-3"/>
                <w:szCs w:val="20"/>
                <w:lang w:val="en-GB" w:eastAsia="zh-CN"/>
              </w:rPr>
            </w:pPr>
            <w:r w:rsidRPr="00267633">
              <w:rPr>
                <w:rFonts w:ascii="Times New Roman" w:hAnsi="Times New Roman" w:cs="Times New Roman"/>
                <w:spacing w:val="-3"/>
                <w:szCs w:val="20"/>
                <w:lang w:val="en-GB" w:eastAsia="zh-CN"/>
              </w:rPr>
              <w:t>Pre-trial conferences</w:t>
            </w:r>
          </w:p>
        </w:tc>
        <w:tc>
          <w:tcPr>
            <w:tcW w:w="4145" w:type="dxa"/>
          </w:tcPr>
          <w:p w14:paraId="15FC6BAA"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the dates of the PTCs.</w:t>
            </w:r>
            <w:r w:rsidRPr="00267633">
              <w:rPr>
                <w:rFonts w:ascii="Times New Roman" w:hAnsi="Times New Roman" w:cs="Times New Roman"/>
                <w:szCs w:val="20"/>
                <w:lang w:val="en-GB" w:eastAsia="zh-CN"/>
              </w:rPr>
              <w:t xml:space="preserve">] </w:t>
            </w:r>
          </w:p>
        </w:tc>
        <w:tc>
          <w:tcPr>
            <w:tcW w:w="1978" w:type="dxa"/>
          </w:tcPr>
          <w:p w14:paraId="0FBB1DEB" w14:textId="77777777" w:rsidR="00267633" w:rsidRPr="00267633" w:rsidRDefault="00267633" w:rsidP="00267633">
            <w:pPr>
              <w:spacing w:before="120" w:after="120" w:line="240" w:lineRule="auto"/>
              <w:outlineLvl w:val="4"/>
              <w:rPr>
                <w:rFonts w:ascii="Times New Roman" w:hAnsi="Times New Roman" w:cs="Times New Roman"/>
                <w:bCs/>
                <w:i/>
                <w:iCs/>
                <w:szCs w:val="26"/>
                <w:lang w:val="en-GB" w:eastAsia="zh-CN"/>
              </w:rPr>
            </w:pPr>
            <w:r w:rsidRPr="00267633">
              <w:rPr>
                <w:rFonts w:ascii="Times New Roman" w:hAnsi="Times New Roman" w:cs="Times New Roman"/>
                <w:bCs/>
                <w:iCs/>
                <w:szCs w:val="26"/>
                <w:lang w:val="en-GB" w:eastAsia="zh-CN"/>
              </w:rPr>
              <w:t>[</w:t>
            </w:r>
            <w:r w:rsidRPr="00267633">
              <w:rPr>
                <w:rFonts w:ascii="Times New Roman" w:hAnsi="Times New Roman" w:cs="Times New Roman"/>
                <w:bCs/>
                <w:i/>
                <w:iCs/>
                <w:szCs w:val="26"/>
                <w:lang w:val="en-GB" w:eastAsia="zh-CN"/>
              </w:rPr>
              <w:t>Provide details if a substantial application is heard during a PTC and the amount of time taken.</w:t>
            </w:r>
            <w:r w:rsidRPr="00267633">
              <w:rPr>
                <w:rFonts w:ascii="Times New Roman" w:hAnsi="Times New Roman" w:cs="Times New Roman"/>
                <w:bCs/>
                <w:iCs/>
                <w:szCs w:val="26"/>
                <w:lang w:val="en-GB" w:eastAsia="zh-CN"/>
              </w:rPr>
              <w:t>]</w:t>
            </w:r>
            <w:r w:rsidRPr="00267633">
              <w:rPr>
                <w:rFonts w:ascii="Times New Roman" w:hAnsi="Times New Roman" w:cs="Times New Roman"/>
                <w:bCs/>
                <w:i/>
                <w:iCs/>
                <w:szCs w:val="26"/>
                <w:lang w:val="en-GB" w:eastAsia="zh-CN"/>
              </w:rPr>
              <w:t xml:space="preserve"> </w:t>
            </w:r>
          </w:p>
        </w:tc>
      </w:tr>
      <w:tr w:rsidR="00267633" w:rsidRPr="00267633" w14:paraId="51551E8E" w14:textId="77777777" w:rsidTr="00267633">
        <w:trPr>
          <w:divId w:val="2116439976"/>
          <w:cantSplit/>
          <w:trHeight w:val="315"/>
        </w:trPr>
        <w:tc>
          <w:tcPr>
            <w:tcW w:w="646" w:type="dxa"/>
          </w:tcPr>
          <w:p w14:paraId="3D67122E"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3.5</w:t>
            </w:r>
          </w:p>
        </w:tc>
        <w:tc>
          <w:tcPr>
            <w:tcW w:w="1979" w:type="dxa"/>
          </w:tcPr>
          <w:p w14:paraId="363148A0" w14:textId="77777777" w:rsidR="00267633" w:rsidRPr="00267633" w:rsidRDefault="00267633" w:rsidP="00267633">
            <w:pPr>
              <w:spacing w:before="120" w:after="120" w:line="240" w:lineRule="auto"/>
              <w:outlineLvl w:val="4"/>
              <w:rPr>
                <w:rFonts w:ascii="Times New Roman" w:hAnsi="Times New Roman" w:cs="Times New Roman"/>
                <w:bCs/>
                <w:iCs/>
                <w:szCs w:val="26"/>
                <w:lang w:val="en-GB" w:eastAsia="zh-CN"/>
              </w:rPr>
            </w:pPr>
            <w:r w:rsidRPr="00267633">
              <w:rPr>
                <w:rFonts w:ascii="Times New Roman" w:hAnsi="Times New Roman" w:cs="Times New Roman"/>
                <w:bCs/>
                <w:iCs/>
                <w:szCs w:val="26"/>
                <w:lang w:val="en-GB" w:eastAsia="zh-CN"/>
              </w:rPr>
              <w:t>Other attendances</w:t>
            </w:r>
          </w:p>
        </w:tc>
        <w:tc>
          <w:tcPr>
            <w:tcW w:w="4145" w:type="dxa"/>
          </w:tcPr>
          <w:p w14:paraId="1BBBFAC5"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the dates and the nature of hearings if there are other attendances in court which should be taken into consideration</w:t>
            </w:r>
            <w:r w:rsidRPr="00267633">
              <w:rPr>
                <w:rFonts w:ascii="Times New Roman" w:hAnsi="Times New Roman" w:cs="Times New Roman"/>
                <w:szCs w:val="20"/>
                <w:lang w:val="en-GB" w:eastAsia="zh-CN"/>
              </w:rPr>
              <w:t>.]</w:t>
            </w:r>
          </w:p>
        </w:tc>
        <w:tc>
          <w:tcPr>
            <w:tcW w:w="1978" w:type="dxa"/>
          </w:tcPr>
          <w:p w14:paraId="15900679" w14:textId="77777777" w:rsidR="00267633" w:rsidRPr="00267633" w:rsidRDefault="00267633" w:rsidP="00267633">
            <w:pPr>
              <w:spacing w:before="120" w:after="120" w:line="240" w:lineRule="auto"/>
              <w:outlineLvl w:val="4"/>
              <w:rPr>
                <w:rFonts w:ascii="Times New Roman" w:hAnsi="Times New Roman" w:cs="Times New Roman"/>
                <w:bCs/>
                <w:iCs/>
                <w:szCs w:val="26"/>
                <w:lang w:val="en-GB" w:eastAsia="zh-CN"/>
              </w:rPr>
            </w:pPr>
            <w:r w:rsidRPr="00267633">
              <w:rPr>
                <w:rFonts w:ascii="Times New Roman" w:hAnsi="Times New Roman" w:cs="Times New Roman"/>
                <w:bCs/>
                <w:iCs/>
                <w:szCs w:val="26"/>
                <w:lang w:val="en-GB" w:eastAsia="zh-CN"/>
              </w:rPr>
              <w:t>[</w:t>
            </w:r>
            <w:r w:rsidRPr="00267633">
              <w:rPr>
                <w:rFonts w:ascii="Times New Roman" w:hAnsi="Times New Roman" w:cs="Times New Roman"/>
                <w:bCs/>
                <w:i/>
                <w:iCs/>
                <w:szCs w:val="26"/>
                <w:lang w:val="en-GB" w:eastAsia="zh-CN"/>
              </w:rPr>
              <w:t>Set out the amount of time taken for the hearing and such other relevant information as will enable the court to determine the costs to award for the hearing.</w:t>
            </w:r>
            <w:r w:rsidRPr="00267633">
              <w:rPr>
                <w:rFonts w:ascii="Times New Roman" w:hAnsi="Times New Roman" w:cs="Times New Roman"/>
                <w:bCs/>
                <w:iCs/>
                <w:szCs w:val="26"/>
                <w:lang w:val="en-GB" w:eastAsia="zh-CN"/>
              </w:rPr>
              <w:t>]</w:t>
            </w:r>
          </w:p>
        </w:tc>
      </w:tr>
      <w:tr w:rsidR="00267633" w:rsidRPr="00267633" w14:paraId="09EB6E2C" w14:textId="77777777" w:rsidTr="00267633">
        <w:trPr>
          <w:divId w:val="2116439976"/>
          <w:cantSplit/>
        </w:trPr>
        <w:tc>
          <w:tcPr>
            <w:tcW w:w="646" w:type="dxa"/>
          </w:tcPr>
          <w:p w14:paraId="49821C2E" w14:textId="77777777" w:rsidR="00267633" w:rsidRPr="00267633" w:rsidRDefault="00267633" w:rsidP="00267633">
            <w:pPr>
              <w:spacing w:before="120" w:after="120" w:line="240" w:lineRule="auto"/>
              <w:jc w:val="center"/>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4.</w:t>
            </w:r>
          </w:p>
        </w:tc>
        <w:tc>
          <w:tcPr>
            <w:tcW w:w="8102" w:type="dxa"/>
            <w:gridSpan w:val="3"/>
          </w:tcPr>
          <w:p w14:paraId="1F7FEE73" w14:textId="77777777" w:rsidR="00267633" w:rsidRPr="00267633" w:rsidRDefault="00267633" w:rsidP="00267633">
            <w:pPr>
              <w:spacing w:before="120" w:after="120" w:line="240" w:lineRule="auto"/>
              <w:outlineLvl w:val="4"/>
              <w:rPr>
                <w:rFonts w:ascii="Times New Roman" w:hAnsi="Times New Roman" w:cs="Times New Roman"/>
                <w:b/>
                <w:bCs/>
                <w:iCs/>
                <w:szCs w:val="26"/>
                <w:lang w:val="en-GB" w:eastAsia="zh-CN"/>
              </w:rPr>
            </w:pPr>
            <w:r w:rsidRPr="00267633">
              <w:rPr>
                <w:rFonts w:ascii="Times New Roman" w:hAnsi="Times New Roman" w:cs="Times New Roman"/>
                <w:b/>
                <w:bCs/>
                <w:iCs/>
                <w:szCs w:val="26"/>
                <w:lang w:val="en-GB" w:eastAsia="zh-CN"/>
              </w:rPr>
              <w:t xml:space="preserve">Discovery </w:t>
            </w:r>
          </w:p>
        </w:tc>
      </w:tr>
      <w:tr w:rsidR="00267633" w:rsidRPr="00267633" w14:paraId="2DDAA6AF" w14:textId="77777777" w:rsidTr="00267633">
        <w:trPr>
          <w:divId w:val="2116439976"/>
          <w:cantSplit/>
        </w:trPr>
        <w:tc>
          <w:tcPr>
            <w:tcW w:w="646" w:type="dxa"/>
          </w:tcPr>
          <w:p w14:paraId="27EE50E6"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4.1</w:t>
            </w:r>
          </w:p>
        </w:tc>
        <w:tc>
          <w:tcPr>
            <w:tcW w:w="1979" w:type="dxa"/>
          </w:tcPr>
          <w:p w14:paraId="7CA242E5" w14:textId="77777777" w:rsidR="00267633" w:rsidRPr="00267633" w:rsidRDefault="00267633" w:rsidP="00267633">
            <w:pPr>
              <w:spacing w:before="120" w:after="120" w:line="240" w:lineRule="auto"/>
              <w:rPr>
                <w:rFonts w:ascii="Times New Roman" w:hAnsi="Times New Roman" w:cs="Times New Roman"/>
                <w:spacing w:val="-3"/>
                <w:szCs w:val="20"/>
                <w:lang w:val="en-GB" w:eastAsia="zh-CN"/>
              </w:rPr>
            </w:pPr>
            <w:r w:rsidRPr="00267633">
              <w:rPr>
                <w:rFonts w:ascii="Times New Roman" w:hAnsi="Times New Roman" w:cs="Times New Roman"/>
                <w:spacing w:val="-3"/>
                <w:szCs w:val="20"/>
                <w:lang w:val="en-GB" w:eastAsia="zh-CN"/>
              </w:rPr>
              <w:t xml:space="preserve">Number of lists of documents </w:t>
            </w:r>
          </w:p>
          <w:p w14:paraId="77ED45FF" w14:textId="77777777" w:rsidR="00267633" w:rsidRPr="00267633" w:rsidRDefault="00267633" w:rsidP="00267633">
            <w:pPr>
              <w:spacing w:before="120" w:after="120" w:line="240" w:lineRule="auto"/>
              <w:rPr>
                <w:rFonts w:ascii="Times New Roman" w:hAnsi="Times New Roman" w:cs="Times New Roman"/>
                <w:spacing w:val="-3"/>
                <w:szCs w:val="20"/>
                <w:lang w:val="en-GB" w:eastAsia="zh-CN"/>
              </w:rPr>
            </w:pPr>
          </w:p>
        </w:tc>
        <w:tc>
          <w:tcPr>
            <w:tcW w:w="4145" w:type="dxa"/>
          </w:tcPr>
          <w:p w14:paraId="64A33CBF"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the number of lists of documents, including supplementary lists, filed by each party</w:t>
            </w:r>
            <w:r w:rsidRPr="00267633">
              <w:rPr>
                <w:rFonts w:ascii="Times New Roman" w:hAnsi="Times New Roman" w:cs="Times New Roman"/>
                <w:szCs w:val="20"/>
                <w:lang w:val="en-GB" w:eastAsia="zh-CN"/>
              </w:rPr>
              <w:t xml:space="preserve">.] </w:t>
            </w:r>
          </w:p>
          <w:p w14:paraId="655E67FE"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c>
          <w:tcPr>
            <w:tcW w:w="1978" w:type="dxa"/>
          </w:tcPr>
          <w:p w14:paraId="71C857BB"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14:paraId="3C1304DA" w14:textId="77777777" w:rsidTr="00267633">
        <w:trPr>
          <w:divId w:val="2116439976"/>
          <w:cantSplit/>
        </w:trPr>
        <w:tc>
          <w:tcPr>
            <w:tcW w:w="646" w:type="dxa"/>
          </w:tcPr>
          <w:p w14:paraId="383943E4"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4.2</w:t>
            </w:r>
          </w:p>
        </w:tc>
        <w:tc>
          <w:tcPr>
            <w:tcW w:w="1979" w:type="dxa"/>
          </w:tcPr>
          <w:p w14:paraId="07EE6423"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Total number of documents disclosed</w:t>
            </w:r>
          </w:p>
        </w:tc>
        <w:tc>
          <w:tcPr>
            <w:tcW w:w="4145" w:type="dxa"/>
          </w:tcPr>
          <w:p w14:paraId="5F84522D"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the number of documents, with the total number of pages, disclosed by each party</w:t>
            </w:r>
            <w:r w:rsidRPr="00267633">
              <w:rPr>
                <w:rFonts w:ascii="Times New Roman" w:hAnsi="Times New Roman" w:cs="Times New Roman"/>
                <w:szCs w:val="20"/>
                <w:lang w:val="en-GB" w:eastAsia="zh-CN"/>
              </w:rPr>
              <w:t>.]</w:t>
            </w:r>
          </w:p>
        </w:tc>
        <w:tc>
          <w:tcPr>
            <w:tcW w:w="1978" w:type="dxa"/>
          </w:tcPr>
          <w:p w14:paraId="725182C7"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Provide such information as is relevant, such as the number of pages that overlap</w:t>
            </w:r>
            <w:r w:rsidRPr="00267633">
              <w:rPr>
                <w:rFonts w:ascii="Times New Roman" w:hAnsi="Times New Roman" w:cs="Times New Roman"/>
                <w:szCs w:val="20"/>
                <w:lang w:val="en-GB" w:eastAsia="zh-CN"/>
              </w:rPr>
              <w:t xml:space="preserve">.]   </w:t>
            </w:r>
          </w:p>
        </w:tc>
      </w:tr>
      <w:tr w:rsidR="00267633" w:rsidRPr="00267633" w14:paraId="42DB274A" w14:textId="77777777" w:rsidTr="00267633">
        <w:trPr>
          <w:divId w:val="2116439976"/>
          <w:cantSplit/>
        </w:trPr>
        <w:tc>
          <w:tcPr>
            <w:tcW w:w="646" w:type="dxa"/>
          </w:tcPr>
          <w:p w14:paraId="40AE0313" w14:textId="77777777" w:rsidR="00267633" w:rsidRPr="00267633" w:rsidRDefault="00267633" w:rsidP="00267633">
            <w:pPr>
              <w:spacing w:before="120" w:after="120" w:line="240" w:lineRule="auto"/>
              <w:jc w:val="center"/>
              <w:rPr>
                <w:rFonts w:ascii="Times New Roman" w:hAnsi="Times New Roman" w:cs="Times New Roman"/>
                <w:b/>
                <w:szCs w:val="20"/>
                <w:lang w:val="en-GB" w:eastAsia="zh-CN"/>
              </w:rPr>
            </w:pPr>
            <w:r w:rsidRPr="00267633">
              <w:rPr>
                <w:rFonts w:ascii="Times New Roman" w:hAnsi="Times New Roman" w:cs="Times New Roman"/>
                <w:b/>
                <w:szCs w:val="20"/>
                <w:lang w:val="en-GB" w:eastAsia="zh-CN"/>
              </w:rPr>
              <w:lastRenderedPageBreak/>
              <w:t>5.</w:t>
            </w:r>
          </w:p>
        </w:tc>
        <w:tc>
          <w:tcPr>
            <w:tcW w:w="8102" w:type="dxa"/>
            <w:gridSpan w:val="3"/>
          </w:tcPr>
          <w:p w14:paraId="6EB8CE9C" w14:textId="77777777" w:rsidR="00267633" w:rsidRPr="00267633" w:rsidRDefault="00267633" w:rsidP="00267633">
            <w:pPr>
              <w:spacing w:before="120" w:after="120" w:line="240" w:lineRule="auto"/>
              <w:outlineLvl w:val="4"/>
              <w:rPr>
                <w:rFonts w:ascii="Times New Roman" w:hAnsi="Times New Roman" w:cs="Times New Roman"/>
                <w:b/>
                <w:bCs/>
                <w:iCs/>
                <w:szCs w:val="26"/>
                <w:lang w:val="en-GB" w:eastAsia="zh-CN"/>
              </w:rPr>
            </w:pPr>
            <w:r w:rsidRPr="00267633">
              <w:rPr>
                <w:rFonts w:ascii="Times New Roman" w:hAnsi="Times New Roman" w:cs="Times New Roman"/>
                <w:b/>
                <w:bCs/>
                <w:iCs/>
                <w:szCs w:val="26"/>
                <w:lang w:val="en-GB" w:eastAsia="zh-CN"/>
              </w:rPr>
              <w:t xml:space="preserve">Trial </w:t>
            </w:r>
          </w:p>
        </w:tc>
      </w:tr>
      <w:tr w:rsidR="00267633" w:rsidRPr="00267633" w14:paraId="7AF190FD" w14:textId="77777777" w:rsidTr="00267633">
        <w:trPr>
          <w:divId w:val="2116439976"/>
          <w:cantSplit/>
        </w:trPr>
        <w:tc>
          <w:tcPr>
            <w:tcW w:w="646" w:type="dxa"/>
          </w:tcPr>
          <w:p w14:paraId="6C7F1C05"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5.1</w:t>
            </w:r>
          </w:p>
        </w:tc>
        <w:tc>
          <w:tcPr>
            <w:tcW w:w="1979" w:type="dxa"/>
          </w:tcPr>
          <w:p w14:paraId="6362D95C" w14:textId="77777777" w:rsidR="00267633" w:rsidRPr="00267633" w:rsidRDefault="00267633" w:rsidP="00267633">
            <w:pPr>
              <w:spacing w:before="120" w:after="120" w:line="240" w:lineRule="auto"/>
              <w:rPr>
                <w:rFonts w:ascii="Times New Roman" w:hAnsi="Times New Roman" w:cs="Times New Roman"/>
                <w:spacing w:val="-3"/>
                <w:szCs w:val="20"/>
                <w:lang w:val="en-GB" w:eastAsia="zh-CN"/>
              </w:rPr>
            </w:pPr>
            <w:r w:rsidRPr="00267633">
              <w:rPr>
                <w:rFonts w:ascii="Times New Roman" w:hAnsi="Times New Roman" w:cs="Times New Roman"/>
                <w:spacing w:val="-3"/>
                <w:szCs w:val="20"/>
                <w:lang w:val="en-GB" w:eastAsia="zh-CN"/>
              </w:rPr>
              <w:t>Opening statement</w:t>
            </w:r>
          </w:p>
        </w:tc>
        <w:tc>
          <w:tcPr>
            <w:tcW w:w="4145" w:type="dxa"/>
          </w:tcPr>
          <w:p w14:paraId="62398DD7"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the number of pages of opening statement filed by each party</w:t>
            </w:r>
            <w:r w:rsidRPr="00267633">
              <w:rPr>
                <w:rFonts w:ascii="Times New Roman" w:hAnsi="Times New Roman" w:cs="Times New Roman"/>
                <w:szCs w:val="20"/>
                <w:lang w:val="en-GB" w:eastAsia="zh-CN"/>
              </w:rPr>
              <w:t>.]</w:t>
            </w:r>
          </w:p>
        </w:tc>
        <w:tc>
          <w:tcPr>
            <w:tcW w:w="1978" w:type="dxa"/>
          </w:tcPr>
          <w:p w14:paraId="55034EC4"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14:paraId="06757457" w14:textId="77777777" w:rsidTr="00267633">
        <w:trPr>
          <w:divId w:val="2116439976"/>
          <w:cantSplit/>
        </w:trPr>
        <w:tc>
          <w:tcPr>
            <w:tcW w:w="646" w:type="dxa"/>
          </w:tcPr>
          <w:p w14:paraId="2054274F"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5.2</w:t>
            </w:r>
          </w:p>
        </w:tc>
        <w:tc>
          <w:tcPr>
            <w:tcW w:w="1979" w:type="dxa"/>
          </w:tcPr>
          <w:p w14:paraId="5774BCAB"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Number of days and date(s) of trial</w:t>
            </w:r>
          </w:p>
        </w:tc>
        <w:tc>
          <w:tcPr>
            <w:tcW w:w="4145" w:type="dxa"/>
          </w:tcPr>
          <w:p w14:paraId="3476C417"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Indicate the total number of days fixed for trial, the actual number of days taken and the date(s) of the trial</w:t>
            </w:r>
            <w:r w:rsidRPr="00267633">
              <w:rPr>
                <w:rFonts w:ascii="Times New Roman" w:hAnsi="Times New Roman" w:cs="Times New Roman"/>
                <w:szCs w:val="20"/>
                <w:lang w:val="en-GB" w:eastAsia="zh-CN"/>
              </w:rPr>
              <w:t>.]</w:t>
            </w:r>
          </w:p>
          <w:p w14:paraId="4B4D6346"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c>
          <w:tcPr>
            <w:tcW w:w="1978" w:type="dxa"/>
          </w:tcPr>
          <w:p w14:paraId="72E641C1" w14:textId="77777777" w:rsidR="00267633" w:rsidRPr="00267633" w:rsidRDefault="00267633" w:rsidP="00267633">
            <w:pPr>
              <w:spacing w:before="120" w:after="120" w:line="240" w:lineRule="auto"/>
              <w:rPr>
                <w:rFonts w:ascii="Times New Roman" w:hAnsi="Times New Roman" w:cs="Times New Roman"/>
                <w:i/>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Provide such information as is relevant, such as whether digital or mechanical recording was used during the trial.</w:t>
            </w: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 xml:space="preserve">  </w:t>
            </w:r>
          </w:p>
        </w:tc>
      </w:tr>
      <w:tr w:rsidR="00267633" w:rsidRPr="00267633" w14:paraId="65D93A8E" w14:textId="77777777" w:rsidTr="00267633">
        <w:trPr>
          <w:divId w:val="2116439976"/>
          <w:cantSplit/>
        </w:trPr>
        <w:tc>
          <w:tcPr>
            <w:tcW w:w="646" w:type="dxa"/>
          </w:tcPr>
          <w:p w14:paraId="62FCDE62"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5.3</w:t>
            </w:r>
          </w:p>
        </w:tc>
        <w:tc>
          <w:tcPr>
            <w:tcW w:w="1979" w:type="dxa"/>
          </w:tcPr>
          <w:p w14:paraId="19EC38F6"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Part heard</w:t>
            </w:r>
          </w:p>
        </w:tc>
        <w:tc>
          <w:tcPr>
            <w:tcW w:w="4145" w:type="dxa"/>
          </w:tcPr>
          <w:p w14:paraId="1651E34D"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 xml:space="preserve">Set out the </w:t>
            </w:r>
            <w:proofErr w:type="gramStart"/>
            <w:r w:rsidRPr="00267633">
              <w:rPr>
                <w:rFonts w:ascii="Times New Roman" w:hAnsi="Times New Roman" w:cs="Times New Roman"/>
                <w:i/>
                <w:szCs w:val="20"/>
                <w:lang w:val="en-GB" w:eastAsia="zh-CN"/>
              </w:rPr>
              <w:t>period of time</w:t>
            </w:r>
            <w:proofErr w:type="gramEnd"/>
            <w:r w:rsidRPr="00267633">
              <w:rPr>
                <w:rFonts w:ascii="Times New Roman" w:hAnsi="Times New Roman" w:cs="Times New Roman"/>
                <w:i/>
                <w:szCs w:val="20"/>
                <w:lang w:val="en-GB" w:eastAsia="zh-CN"/>
              </w:rPr>
              <w:t xml:space="preserve"> between each tranche of hearing, if any.</w:t>
            </w:r>
            <w:r w:rsidRPr="00267633">
              <w:rPr>
                <w:rFonts w:ascii="Times New Roman" w:hAnsi="Times New Roman" w:cs="Times New Roman"/>
                <w:szCs w:val="20"/>
                <w:lang w:val="en-GB" w:eastAsia="zh-CN"/>
              </w:rPr>
              <w:t xml:space="preserve">] </w:t>
            </w:r>
          </w:p>
        </w:tc>
        <w:tc>
          <w:tcPr>
            <w:tcW w:w="1978" w:type="dxa"/>
          </w:tcPr>
          <w:p w14:paraId="5E89C1B6"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14:paraId="46FAF2D1" w14:textId="77777777" w:rsidTr="00267633">
        <w:trPr>
          <w:divId w:val="2116439976"/>
          <w:cantSplit/>
        </w:trPr>
        <w:tc>
          <w:tcPr>
            <w:tcW w:w="646" w:type="dxa"/>
          </w:tcPr>
          <w:p w14:paraId="59A858D0"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5.4</w:t>
            </w:r>
          </w:p>
        </w:tc>
        <w:tc>
          <w:tcPr>
            <w:tcW w:w="1979" w:type="dxa"/>
          </w:tcPr>
          <w:p w14:paraId="2A640DBD"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Affidavits of evidence in chief – text and exhibits </w:t>
            </w:r>
          </w:p>
        </w:tc>
        <w:tc>
          <w:tcPr>
            <w:tcW w:w="4145" w:type="dxa"/>
          </w:tcPr>
          <w:p w14:paraId="5B6FCDE5" w14:textId="77777777" w:rsidR="00267633" w:rsidRPr="00267633" w:rsidRDefault="00267633" w:rsidP="00267633">
            <w:pPr>
              <w:spacing w:before="120" w:after="120" w:line="240" w:lineRule="auto"/>
              <w:jc w:val="both"/>
              <w:rPr>
                <w:rFonts w:ascii="Times New Roman" w:hAnsi="Times New Roman" w:cs="Times New Roman"/>
                <w:i/>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the number of affidavits filed by each party and the total number of pages of text and exhibits of all affidavits filed.</w:t>
            </w:r>
            <w:r w:rsidRPr="00267633">
              <w:rPr>
                <w:rFonts w:ascii="Times New Roman" w:hAnsi="Times New Roman" w:cs="Times New Roman"/>
                <w:szCs w:val="20"/>
                <w:lang w:val="en-GB" w:eastAsia="zh-CN"/>
              </w:rPr>
              <w:t xml:space="preserve">] </w:t>
            </w:r>
          </w:p>
        </w:tc>
        <w:tc>
          <w:tcPr>
            <w:tcW w:w="1978" w:type="dxa"/>
          </w:tcPr>
          <w:p w14:paraId="6B3AB9E8"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14:paraId="390BDD6C" w14:textId="77777777" w:rsidTr="00267633">
        <w:trPr>
          <w:divId w:val="2116439976"/>
          <w:cantSplit/>
        </w:trPr>
        <w:tc>
          <w:tcPr>
            <w:tcW w:w="646" w:type="dxa"/>
          </w:tcPr>
          <w:p w14:paraId="24420761"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5.5</w:t>
            </w:r>
          </w:p>
        </w:tc>
        <w:tc>
          <w:tcPr>
            <w:tcW w:w="1979" w:type="dxa"/>
          </w:tcPr>
          <w:p w14:paraId="1421EAB5"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Bundle of documents </w:t>
            </w:r>
          </w:p>
        </w:tc>
        <w:tc>
          <w:tcPr>
            <w:tcW w:w="4145" w:type="dxa"/>
          </w:tcPr>
          <w:p w14:paraId="7435ECC1"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the number of volumes and the total number of pages in each bundle filed in respect of the trial.</w:t>
            </w:r>
            <w:r w:rsidRPr="00267633">
              <w:rPr>
                <w:rFonts w:ascii="Times New Roman" w:hAnsi="Times New Roman" w:cs="Times New Roman"/>
                <w:szCs w:val="20"/>
                <w:lang w:val="en-GB" w:eastAsia="zh-CN"/>
              </w:rPr>
              <w:t xml:space="preserve">] </w:t>
            </w:r>
          </w:p>
        </w:tc>
        <w:tc>
          <w:tcPr>
            <w:tcW w:w="1978" w:type="dxa"/>
          </w:tcPr>
          <w:p w14:paraId="53C8A17F" w14:textId="77777777" w:rsidR="00267633" w:rsidRPr="00267633" w:rsidRDefault="00267633" w:rsidP="00267633">
            <w:pPr>
              <w:spacing w:before="120" w:after="120" w:line="240" w:lineRule="auto"/>
              <w:rPr>
                <w:rFonts w:ascii="Times New Roman" w:hAnsi="Times New Roman" w:cs="Times New Roman"/>
                <w:spacing w:val="-3"/>
                <w:szCs w:val="20"/>
                <w:lang w:val="en-GB" w:eastAsia="zh-CN"/>
              </w:rPr>
            </w:pPr>
          </w:p>
          <w:p w14:paraId="52E868DE" w14:textId="77777777" w:rsidR="00267633" w:rsidRPr="00267633" w:rsidRDefault="00267633" w:rsidP="00267633">
            <w:pPr>
              <w:spacing w:before="120" w:after="120" w:line="240" w:lineRule="auto"/>
              <w:rPr>
                <w:rFonts w:ascii="Times New Roman" w:hAnsi="Times New Roman" w:cs="Times New Roman"/>
                <w:spacing w:val="-3"/>
                <w:szCs w:val="20"/>
                <w:lang w:val="en-GB" w:eastAsia="zh-CN"/>
              </w:rPr>
            </w:pPr>
          </w:p>
        </w:tc>
      </w:tr>
      <w:tr w:rsidR="00267633" w:rsidRPr="00267633" w14:paraId="1844830D" w14:textId="77777777" w:rsidTr="00267633">
        <w:trPr>
          <w:divId w:val="2116439976"/>
          <w:cantSplit/>
        </w:trPr>
        <w:tc>
          <w:tcPr>
            <w:tcW w:w="646" w:type="dxa"/>
          </w:tcPr>
          <w:p w14:paraId="173A4ABC"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5.6</w:t>
            </w:r>
          </w:p>
        </w:tc>
        <w:tc>
          <w:tcPr>
            <w:tcW w:w="1979" w:type="dxa"/>
          </w:tcPr>
          <w:p w14:paraId="3251C140"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Witnesses at trial</w:t>
            </w:r>
          </w:p>
        </w:tc>
        <w:tc>
          <w:tcPr>
            <w:tcW w:w="4145" w:type="dxa"/>
          </w:tcPr>
          <w:p w14:paraId="056F7B83"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the number of witnesses of fact and expert witnesses for each party.</w:t>
            </w:r>
            <w:r w:rsidRPr="00267633">
              <w:rPr>
                <w:rFonts w:ascii="Times New Roman" w:hAnsi="Times New Roman" w:cs="Times New Roman"/>
                <w:szCs w:val="20"/>
                <w:lang w:val="en-GB" w:eastAsia="zh-CN"/>
              </w:rPr>
              <w:t xml:space="preserve">] </w:t>
            </w:r>
          </w:p>
        </w:tc>
        <w:tc>
          <w:tcPr>
            <w:tcW w:w="1978" w:type="dxa"/>
          </w:tcPr>
          <w:p w14:paraId="20E1FA1A"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14:paraId="3C46291B" w14:textId="77777777" w:rsidTr="00267633">
        <w:trPr>
          <w:divId w:val="2116439976"/>
          <w:cantSplit/>
        </w:trPr>
        <w:tc>
          <w:tcPr>
            <w:tcW w:w="646" w:type="dxa"/>
            <w:tcBorders>
              <w:bottom w:val="single" w:sz="4" w:space="0" w:color="auto"/>
            </w:tcBorders>
          </w:tcPr>
          <w:p w14:paraId="176447C4"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5.7</w:t>
            </w:r>
          </w:p>
        </w:tc>
        <w:tc>
          <w:tcPr>
            <w:tcW w:w="1979" w:type="dxa"/>
            <w:tcBorders>
              <w:bottom w:val="nil"/>
            </w:tcBorders>
          </w:tcPr>
          <w:p w14:paraId="7D21ECF6" w14:textId="77777777" w:rsidR="00267633" w:rsidRPr="00267633" w:rsidRDefault="00267633" w:rsidP="00267633">
            <w:pPr>
              <w:spacing w:before="120" w:after="120" w:line="240" w:lineRule="auto"/>
              <w:rPr>
                <w:rFonts w:ascii="Times New Roman" w:hAnsi="Times New Roman" w:cs="Times New Roman"/>
                <w:spacing w:val="-3"/>
                <w:szCs w:val="20"/>
                <w:lang w:val="en-GB" w:eastAsia="zh-CN"/>
              </w:rPr>
            </w:pPr>
            <w:r w:rsidRPr="00267633">
              <w:rPr>
                <w:rFonts w:ascii="Times New Roman" w:hAnsi="Times New Roman" w:cs="Times New Roman"/>
                <w:spacing w:val="-3"/>
                <w:szCs w:val="20"/>
                <w:lang w:val="en-GB" w:eastAsia="zh-CN"/>
              </w:rPr>
              <w:t>Closing submissions and authorities cited</w:t>
            </w:r>
          </w:p>
        </w:tc>
        <w:tc>
          <w:tcPr>
            <w:tcW w:w="4145" w:type="dxa"/>
          </w:tcPr>
          <w:p w14:paraId="198C9381"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the number of pages and authorities cited in the closing submissions, if any, of each party.</w:t>
            </w:r>
            <w:r w:rsidRPr="00267633">
              <w:rPr>
                <w:rFonts w:ascii="Times New Roman" w:hAnsi="Times New Roman" w:cs="Times New Roman"/>
                <w:szCs w:val="20"/>
                <w:lang w:val="en-GB" w:eastAsia="zh-CN"/>
              </w:rPr>
              <w:t xml:space="preserve">] </w:t>
            </w:r>
          </w:p>
        </w:tc>
        <w:tc>
          <w:tcPr>
            <w:tcW w:w="1978" w:type="dxa"/>
          </w:tcPr>
          <w:p w14:paraId="41037256"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14:paraId="37109DEC" w14:textId="77777777" w:rsidTr="00267633">
        <w:trPr>
          <w:divId w:val="2116439976"/>
          <w:cantSplit/>
        </w:trPr>
        <w:tc>
          <w:tcPr>
            <w:tcW w:w="646" w:type="dxa"/>
            <w:tcBorders>
              <w:top w:val="single" w:sz="4" w:space="0" w:color="auto"/>
            </w:tcBorders>
          </w:tcPr>
          <w:p w14:paraId="6AA3BECF"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5.8</w:t>
            </w:r>
          </w:p>
        </w:tc>
        <w:tc>
          <w:tcPr>
            <w:tcW w:w="1979" w:type="dxa"/>
          </w:tcPr>
          <w:p w14:paraId="26DBE869"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Submissions in reply and authorities cited</w:t>
            </w:r>
          </w:p>
        </w:tc>
        <w:tc>
          <w:tcPr>
            <w:tcW w:w="4145" w:type="dxa"/>
          </w:tcPr>
          <w:p w14:paraId="5D6FDC7C"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the number of pages and authorities cited in the reply submissions, if any, of each party.</w:t>
            </w:r>
            <w:r w:rsidRPr="00267633">
              <w:rPr>
                <w:rFonts w:ascii="Times New Roman" w:hAnsi="Times New Roman" w:cs="Times New Roman"/>
                <w:szCs w:val="20"/>
                <w:lang w:val="en-GB" w:eastAsia="zh-CN"/>
              </w:rPr>
              <w:t>]</w:t>
            </w:r>
          </w:p>
        </w:tc>
        <w:tc>
          <w:tcPr>
            <w:tcW w:w="1978" w:type="dxa"/>
          </w:tcPr>
          <w:p w14:paraId="276A60CF"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14:paraId="0664A49F" w14:textId="77777777" w:rsidTr="00267633">
        <w:trPr>
          <w:divId w:val="2116439976"/>
          <w:cantSplit/>
        </w:trPr>
        <w:tc>
          <w:tcPr>
            <w:tcW w:w="646" w:type="dxa"/>
          </w:tcPr>
          <w:p w14:paraId="13872D78"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5.9</w:t>
            </w:r>
          </w:p>
        </w:tc>
        <w:tc>
          <w:tcPr>
            <w:tcW w:w="1979" w:type="dxa"/>
          </w:tcPr>
          <w:p w14:paraId="43E81A0D"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Orders made at trial </w:t>
            </w:r>
          </w:p>
        </w:tc>
        <w:tc>
          <w:tcPr>
            <w:tcW w:w="4145" w:type="dxa"/>
          </w:tcPr>
          <w:p w14:paraId="3A3C4D2C"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succinctly the orders made.</w:t>
            </w:r>
            <w:r w:rsidRPr="00267633">
              <w:rPr>
                <w:rFonts w:ascii="Times New Roman" w:hAnsi="Times New Roman" w:cs="Times New Roman"/>
                <w:szCs w:val="20"/>
                <w:lang w:val="en-GB" w:eastAsia="zh-CN"/>
              </w:rPr>
              <w:t>]</w:t>
            </w:r>
          </w:p>
        </w:tc>
        <w:tc>
          <w:tcPr>
            <w:tcW w:w="1978" w:type="dxa"/>
          </w:tcPr>
          <w:p w14:paraId="366972C4"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14:paraId="3D207739" w14:textId="77777777" w:rsidTr="00267633">
        <w:trPr>
          <w:divId w:val="2116439976"/>
          <w:cantSplit/>
        </w:trPr>
        <w:tc>
          <w:tcPr>
            <w:tcW w:w="646" w:type="dxa"/>
          </w:tcPr>
          <w:p w14:paraId="5E0C0BF3"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5.10</w:t>
            </w:r>
          </w:p>
        </w:tc>
        <w:tc>
          <w:tcPr>
            <w:tcW w:w="1979" w:type="dxa"/>
          </w:tcPr>
          <w:p w14:paraId="0F335F38"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Other post-trial filings/matters</w:t>
            </w:r>
          </w:p>
        </w:tc>
        <w:tc>
          <w:tcPr>
            <w:tcW w:w="4145" w:type="dxa"/>
          </w:tcPr>
          <w:p w14:paraId="40D89713"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the number of pages and authorities cited in any other documents filed by each party.</w:t>
            </w:r>
            <w:r w:rsidRPr="00267633">
              <w:rPr>
                <w:rFonts w:ascii="Times New Roman" w:hAnsi="Times New Roman" w:cs="Times New Roman"/>
                <w:szCs w:val="20"/>
                <w:lang w:val="en-GB" w:eastAsia="zh-CN"/>
              </w:rPr>
              <w:t>]</w:t>
            </w:r>
          </w:p>
        </w:tc>
        <w:tc>
          <w:tcPr>
            <w:tcW w:w="1978" w:type="dxa"/>
          </w:tcPr>
          <w:p w14:paraId="5028826D"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14:paraId="60587018" w14:textId="77777777" w:rsidTr="00267633">
        <w:trPr>
          <w:divId w:val="2116439976"/>
          <w:cantSplit/>
        </w:trPr>
        <w:tc>
          <w:tcPr>
            <w:tcW w:w="646" w:type="dxa"/>
          </w:tcPr>
          <w:p w14:paraId="218AA791" w14:textId="77777777" w:rsidR="00267633" w:rsidRPr="00267633" w:rsidRDefault="00267633" w:rsidP="00267633">
            <w:pPr>
              <w:spacing w:before="120" w:after="120" w:line="240" w:lineRule="auto"/>
              <w:jc w:val="center"/>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6.</w:t>
            </w:r>
          </w:p>
        </w:tc>
        <w:tc>
          <w:tcPr>
            <w:tcW w:w="8102" w:type="dxa"/>
            <w:gridSpan w:val="3"/>
          </w:tcPr>
          <w:p w14:paraId="5F4B21B1" w14:textId="77777777" w:rsidR="00267633" w:rsidRPr="00267633" w:rsidRDefault="00267633" w:rsidP="00267633">
            <w:pPr>
              <w:keepNext/>
              <w:tabs>
                <w:tab w:val="left" w:pos="-720"/>
              </w:tabs>
              <w:suppressAutoHyphens/>
              <w:spacing w:before="120" w:after="120"/>
              <w:jc w:val="both"/>
              <w:outlineLvl w:val="6"/>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Complexity of case</w:t>
            </w:r>
          </w:p>
        </w:tc>
      </w:tr>
      <w:tr w:rsidR="00267633" w:rsidRPr="00267633" w14:paraId="7318BEA9" w14:textId="77777777" w:rsidTr="00267633">
        <w:trPr>
          <w:divId w:val="2116439976"/>
          <w:cantSplit/>
        </w:trPr>
        <w:tc>
          <w:tcPr>
            <w:tcW w:w="646" w:type="dxa"/>
            <w:tcBorders>
              <w:bottom w:val="single" w:sz="4" w:space="0" w:color="auto"/>
            </w:tcBorders>
          </w:tcPr>
          <w:p w14:paraId="3BD13F08"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lastRenderedPageBreak/>
              <w:t>6.1</w:t>
            </w:r>
          </w:p>
        </w:tc>
        <w:tc>
          <w:tcPr>
            <w:tcW w:w="1979" w:type="dxa"/>
            <w:tcBorders>
              <w:bottom w:val="nil"/>
            </w:tcBorders>
          </w:tcPr>
          <w:p w14:paraId="656BE87A"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Legal issues</w:t>
            </w:r>
          </w:p>
        </w:tc>
        <w:tc>
          <w:tcPr>
            <w:tcW w:w="4145" w:type="dxa"/>
          </w:tcPr>
          <w:p w14:paraId="77C2709A" w14:textId="77777777" w:rsidR="00267633" w:rsidRPr="00267633" w:rsidRDefault="00267633" w:rsidP="00267633">
            <w:pPr>
              <w:spacing w:before="120" w:after="120" w:line="240" w:lineRule="auto"/>
              <w:jc w:val="both"/>
              <w:rPr>
                <w:rFonts w:ascii="Times New Roman" w:hAnsi="Times New Roman" w:cs="Times New Roman"/>
                <w:i/>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succinctly all the legal issues raised.</w:t>
            </w:r>
            <w:r w:rsidRPr="00267633">
              <w:rPr>
                <w:rFonts w:ascii="Times New Roman" w:hAnsi="Times New Roman" w:cs="Times New Roman"/>
                <w:szCs w:val="20"/>
                <w:lang w:val="en-GB" w:eastAsia="zh-CN"/>
              </w:rPr>
              <w:t xml:space="preserve">] </w:t>
            </w:r>
            <w:r w:rsidRPr="00267633">
              <w:rPr>
                <w:rFonts w:ascii="Times New Roman" w:hAnsi="Times New Roman" w:cs="Times New Roman"/>
                <w:i/>
                <w:szCs w:val="20"/>
                <w:lang w:val="en-GB" w:eastAsia="zh-CN"/>
              </w:rPr>
              <w:t xml:space="preserve">  </w:t>
            </w:r>
          </w:p>
        </w:tc>
        <w:tc>
          <w:tcPr>
            <w:tcW w:w="1978" w:type="dxa"/>
          </w:tcPr>
          <w:p w14:paraId="7966AD71"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14:paraId="1256C8BB" w14:textId="77777777" w:rsidTr="00267633">
        <w:trPr>
          <w:divId w:val="2116439976"/>
          <w:cantSplit/>
        </w:trPr>
        <w:tc>
          <w:tcPr>
            <w:tcW w:w="646" w:type="dxa"/>
            <w:tcBorders>
              <w:bottom w:val="single" w:sz="4" w:space="0" w:color="auto"/>
            </w:tcBorders>
          </w:tcPr>
          <w:p w14:paraId="175747EB"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6.2</w:t>
            </w:r>
          </w:p>
        </w:tc>
        <w:tc>
          <w:tcPr>
            <w:tcW w:w="1979" w:type="dxa"/>
            <w:tcBorders>
              <w:bottom w:val="single" w:sz="4" w:space="0" w:color="auto"/>
            </w:tcBorders>
          </w:tcPr>
          <w:p w14:paraId="0A6EB2DA"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Factual issues</w:t>
            </w:r>
          </w:p>
        </w:tc>
        <w:tc>
          <w:tcPr>
            <w:tcW w:w="4145" w:type="dxa"/>
            <w:tcBorders>
              <w:bottom w:val="single" w:sz="4" w:space="0" w:color="auto"/>
            </w:tcBorders>
          </w:tcPr>
          <w:p w14:paraId="53D01CAD"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succinctly all the factual issues raised.</w:t>
            </w:r>
            <w:r w:rsidRPr="00267633">
              <w:rPr>
                <w:rFonts w:ascii="Times New Roman" w:hAnsi="Times New Roman" w:cs="Times New Roman"/>
                <w:szCs w:val="20"/>
                <w:lang w:val="en-GB" w:eastAsia="zh-CN"/>
              </w:rPr>
              <w:t xml:space="preserve">] </w:t>
            </w:r>
            <w:r w:rsidRPr="00267633">
              <w:rPr>
                <w:rFonts w:ascii="Times New Roman" w:hAnsi="Times New Roman" w:cs="Times New Roman"/>
                <w:i/>
                <w:szCs w:val="20"/>
                <w:lang w:val="en-GB" w:eastAsia="zh-CN"/>
              </w:rPr>
              <w:t xml:space="preserve">  </w:t>
            </w:r>
          </w:p>
        </w:tc>
        <w:tc>
          <w:tcPr>
            <w:tcW w:w="1978" w:type="dxa"/>
          </w:tcPr>
          <w:p w14:paraId="71E8FDA0"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14:paraId="180751FD" w14:textId="77777777" w:rsidTr="00267633">
        <w:trPr>
          <w:divId w:val="2116439976"/>
          <w:cantSplit/>
          <w:trHeight w:val="521"/>
        </w:trPr>
        <w:tc>
          <w:tcPr>
            <w:tcW w:w="646" w:type="dxa"/>
            <w:tcBorders>
              <w:top w:val="single" w:sz="4" w:space="0" w:color="auto"/>
              <w:bottom w:val="single" w:sz="4" w:space="0" w:color="auto"/>
            </w:tcBorders>
          </w:tcPr>
          <w:p w14:paraId="265F6D1A"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6.3</w:t>
            </w:r>
          </w:p>
        </w:tc>
        <w:tc>
          <w:tcPr>
            <w:tcW w:w="1979" w:type="dxa"/>
            <w:tcBorders>
              <w:bottom w:val="single" w:sz="4" w:space="0" w:color="auto"/>
            </w:tcBorders>
          </w:tcPr>
          <w:p w14:paraId="35E936A4"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Complexity</w:t>
            </w:r>
          </w:p>
        </w:tc>
        <w:tc>
          <w:tcPr>
            <w:tcW w:w="4145" w:type="dxa"/>
            <w:tcBorders>
              <w:bottom w:val="single" w:sz="4" w:space="0" w:color="auto"/>
            </w:tcBorders>
          </w:tcPr>
          <w:p w14:paraId="4EE21442"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succinctly the matters that affect the complexity of the case.</w:t>
            </w:r>
            <w:r w:rsidRPr="00267633">
              <w:rPr>
                <w:rFonts w:ascii="Times New Roman" w:hAnsi="Times New Roman" w:cs="Times New Roman"/>
                <w:szCs w:val="20"/>
                <w:lang w:val="en-GB" w:eastAsia="zh-CN"/>
              </w:rPr>
              <w:t xml:space="preserve">] </w:t>
            </w:r>
          </w:p>
        </w:tc>
        <w:tc>
          <w:tcPr>
            <w:tcW w:w="1978" w:type="dxa"/>
            <w:tcBorders>
              <w:bottom w:val="single" w:sz="4" w:space="0" w:color="auto"/>
            </w:tcBorders>
          </w:tcPr>
          <w:p w14:paraId="52300A48"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14:paraId="740140FF" w14:textId="77777777" w:rsidTr="00267633">
        <w:trPr>
          <w:divId w:val="2116439976"/>
          <w:cantSplit/>
          <w:trHeight w:val="1970"/>
        </w:trPr>
        <w:tc>
          <w:tcPr>
            <w:tcW w:w="646" w:type="dxa"/>
            <w:tcBorders>
              <w:top w:val="single" w:sz="4" w:space="0" w:color="auto"/>
              <w:bottom w:val="single" w:sz="4" w:space="0" w:color="auto"/>
            </w:tcBorders>
          </w:tcPr>
          <w:p w14:paraId="6BE1049D"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6.4</w:t>
            </w:r>
          </w:p>
        </w:tc>
        <w:tc>
          <w:tcPr>
            <w:tcW w:w="1979" w:type="dxa"/>
            <w:tcBorders>
              <w:top w:val="single" w:sz="4" w:space="0" w:color="auto"/>
              <w:bottom w:val="single" w:sz="4" w:space="0" w:color="auto"/>
            </w:tcBorders>
          </w:tcPr>
          <w:p w14:paraId="327AF399"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Grounds of decision</w:t>
            </w:r>
          </w:p>
        </w:tc>
        <w:tc>
          <w:tcPr>
            <w:tcW w:w="4145" w:type="dxa"/>
            <w:tcBorders>
              <w:top w:val="single" w:sz="4" w:space="0" w:color="auto"/>
              <w:bottom w:val="single" w:sz="4" w:space="0" w:color="auto"/>
            </w:tcBorders>
          </w:tcPr>
          <w:p w14:paraId="31DFF219"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the number of pages in the grounds of decision and highlight the paragraph(s) where the court commented on the complexity of the case or the novelty of the issues raised.</w:t>
            </w:r>
            <w:r w:rsidRPr="00267633">
              <w:rPr>
                <w:rFonts w:ascii="Times New Roman" w:hAnsi="Times New Roman" w:cs="Times New Roman"/>
                <w:szCs w:val="20"/>
                <w:lang w:val="en-GB" w:eastAsia="zh-CN"/>
              </w:rPr>
              <w:t>]</w:t>
            </w:r>
          </w:p>
        </w:tc>
        <w:tc>
          <w:tcPr>
            <w:tcW w:w="1978" w:type="dxa"/>
            <w:tcBorders>
              <w:top w:val="single" w:sz="4" w:space="0" w:color="auto"/>
              <w:bottom w:val="single" w:sz="4" w:space="0" w:color="auto"/>
            </w:tcBorders>
          </w:tcPr>
          <w:p w14:paraId="775787CA"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14:paraId="55131E31" w14:textId="77777777" w:rsidTr="00267633">
        <w:trPr>
          <w:divId w:val="2116439976"/>
          <w:cantSplit/>
        </w:trPr>
        <w:tc>
          <w:tcPr>
            <w:tcW w:w="646" w:type="dxa"/>
          </w:tcPr>
          <w:p w14:paraId="6F277723" w14:textId="77777777" w:rsidR="00267633" w:rsidRPr="00267633" w:rsidRDefault="00267633" w:rsidP="00267633">
            <w:pPr>
              <w:spacing w:before="120" w:after="120" w:line="240" w:lineRule="auto"/>
              <w:jc w:val="center"/>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 xml:space="preserve">7. </w:t>
            </w:r>
          </w:p>
        </w:tc>
        <w:tc>
          <w:tcPr>
            <w:tcW w:w="8102" w:type="dxa"/>
            <w:gridSpan w:val="3"/>
          </w:tcPr>
          <w:p w14:paraId="58126755" w14:textId="77777777" w:rsidR="00267633" w:rsidRPr="00267633" w:rsidRDefault="00267633" w:rsidP="00267633">
            <w:pPr>
              <w:keepNext/>
              <w:tabs>
                <w:tab w:val="left" w:pos="-720"/>
              </w:tabs>
              <w:suppressAutoHyphens/>
              <w:spacing w:before="120" w:after="120"/>
              <w:jc w:val="both"/>
              <w:outlineLvl w:val="6"/>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Urgency and importance to client</w:t>
            </w:r>
          </w:p>
        </w:tc>
      </w:tr>
      <w:tr w:rsidR="00267633" w:rsidRPr="00267633" w14:paraId="7012FCCB" w14:textId="77777777" w:rsidTr="00267633">
        <w:trPr>
          <w:divId w:val="2116439976"/>
          <w:cantSplit/>
        </w:trPr>
        <w:tc>
          <w:tcPr>
            <w:tcW w:w="646" w:type="dxa"/>
          </w:tcPr>
          <w:p w14:paraId="597A105F"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7.1</w:t>
            </w:r>
          </w:p>
        </w:tc>
        <w:tc>
          <w:tcPr>
            <w:tcW w:w="1979" w:type="dxa"/>
          </w:tcPr>
          <w:p w14:paraId="3AD2ECCC"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Urgency </w:t>
            </w:r>
          </w:p>
        </w:tc>
        <w:tc>
          <w:tcPr>
            <w:tcW w:w="4145" w:type="dxa"/>
          </w:tcPr>
          <w:p w14:paraId="48D3113F"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the factors that rendered the suit one of urgency for the party entitled to claim costs.</w:t>
            </w:r>
            <w:r w:rsidRPr="00267633">
              <w:rPr>
                <w:rFonts w:ascii="Times New Roman" w:hAnsi="Times New Roman" w:cs="Times New Roman"/>
                <w:szCs w:val="20"/>
                <w:lang w:val="en-GB" w:eastAsia="zh-CN"/>
              </w:rPr>
              <w:t xml:space="preserve">] </w:t>
            </w:r>
          </w:p>
        </w:tc>
        <w:tc>
          <w:tcPr>
            <w:tcW w:w="1978" w:type="dxa"/>
          </w:tcPr>
          <w:p w14:paraId="64496E22"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14:paraId="0CD515D9" w14:textId="77777777" w:rsidTr="00267633">
        <w:trPr>
          <w:divId w:val="2116439976"/>
          <w:cantSplit/>
        </w:trPr>
        <w:tc>
          <w:tcPr>
            <w:tcW w:w="646" w:type="dxa"/>
          </w:tcPr>
          <w:p w14:paraId="2378EDE9"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7.2</w:t>
            </w:r>
          </w:p>
        </w:tc>
        <w:tc>
          <w:tcPr>
            <w:tcW w:w="1979" w:type="dxa"/>
          </w:tcPr>
          <w:p w14:paraId="714BC85A"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Importance to client</w:t>
            </w:r>
          </w:p>
        </w:tc>
        <w:tc>
          <w:tcPr>
            <w:tcW w:w="4145" w:type="dxa"/>
          </w:tcPr>
          <w:p w14:paraId="03521431"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the factors that rendered the suit one of importance for the party entitled to claim costs.</w:t>
            </w:r>
            <w:r w:rsidRPr="00267633">
              <w:rPr>
                <w:rFonts w:ascii="Times New Roman" w:hAnsi="Times New Roman" w:cs="Times New Roman"/>
                <w:szCs w:val="20"/>
                <w:lang w:val="en-GB" w:eastAsia="zh-CN"/>
              </w:rPr>
              <w:t>]</w:t>
            </w:r>
          </w:p>
        </w:tc>
        <w:tc>
          <w:tcPr>
            <w:tcW w:w="1978" w:type="dxa"/>
          </w:tcPr>
          <w:p w14:paraId="7EDD5A10"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14:paraId="5978241F" w14:textId="77777777" w:rsidTr="00267633">
        <w:trPr>
          <w:divId w:val="2116439976"/>
          <w:cantSplit/>
        </w:trPr>
        <w:tc>
          <w:tcPr>
            <w:tcW w:w="646" w:type="dxa"/>
          </w:tcPr>
          <w:p w14:paraId="65B3DDF4" w14:textId="77777777" w:rsidR="00267633" w:rsidRPr="00267633" w:rsidRDefault="00267633" w:rsidP="00267633">
            <w:pPr>
              <w:spacing w:before="120" w:after="120" w:line="240" w:lineRule="auto"/>
              <w:jc w:val="center"/>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8.</w:t>
            </w:r>
          </w:p>
        </w:tc>
        <w:tc>
          <w:tcPr>
            <w:tcW w:w="8102" w:type="dxa"/>
            <w:gridSpan w:val="3"/>
          </w:tcPr>
          <w:p w14:paraId="4056B55A" w14:textId="77777777" w:rsidR="00267633" w:rsidRPr="00267633" w:rsidRDefault="00267633" w:rsidP="00267633">
            <w:pPr>
              <w:keepNext/>
              <w:tabs>
                <w:tab w:val="left" w:pos="-720"/>
              </w:tabs>
              <w:suppressAutoHyphens/>
              <w:spacing w:before="120" w:after="120"/>
              <w:jc w:val="both"/>
              <w:outlineLvl w:val="6"/>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Time and labour expended</w:t>
            </w:r>
          </w:p>
        </w:tc>
      </w:tr>
      <w:tr w:rsidR="00267633" w:rsidRPr="00267633" w14:paraId="1C52AD03" w14:textId="77777777" w:rsidTr="00267633">
        <w:trPr>
          <w:divId w:val="2116439976"/>
          <w:cantSplit/>
        </w:trPr>
        <w:tc>
          <w:tcPr>
            <w:tcW w:w="646" w:type="dxa"/>
          </w:tcPr>
          <w:p w14:paraId="710E9EB6"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8.1</w:t>
            </w:r>
          </w:p>
        </w:tc>
        <w:tc>
          <w:tcPr>
            <w:tcW w:w="1979" w:type="dxa"/>
          </w:tcPr>
          <w:p w14:paraId="58EBAA12" w14:textId="77777777" w:rsidR="00267633" w:rsidRPr="00267633" w:rsidRDefault="00267633" w:rsidP="00267633">
            <w:pPr>
              <w:spacing w:before="120" w:after="120" w:line="240" w:lineRule="auto"/>
              <w:rPr>
                <w:rFonts w:ascii="Times New Roman" w:hAnsi="Times New Roman" w:cs="Times New Roman"/>
                <w:spacing w:val="-3"/>
                <w:szCs w:val="20"/>
                <w:lang w:val="en-GB" w:eastAsia="zh-CN"/>
              </w:rPr>
            </w:pPr>
            <w:r w:rsidRPr="00267633">
              <w:rPr>
                <w:rFonts w:ascii="Times New Roman" w:hAnsi="Times New Roman" w:cs="Times New Roman"/>
                <w:spacing w:val="-3"/>
                <w:szCs w:val="20"/>
                <w:lang w:val="en-GB" w:eastAsia="zh-CN"/>
              </w:rPr>
              <w:t xml:space="preserve">Number of letters/ faxes/emails exchanged between the parties </w:t>
            </w:r>
          </w:p>
        </w:tc>
        <w:tc>
          <w:tcPr>
            <w:tcW w:w="4145" w:type="dxa"/>
          </w:tcPr>
          <w:p w14:paraId="63E85B6A"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 xml:space="preserve">Set out the total amount of correspondence exchanged between the parties </w:t>
            </w:r>
            <w:proofErr w:type="gramStart"/>
            <w:r w:rsidRPr="00267633">
              <w:rPr>
                <w:rFonts w:ascii="Times New Roman" w:hAnsi="Times New Roman" w:cs="Times New Roman"/>
                <w:i/>
                <w:szCs w:val="20"/>
                <w:lang w:val="en-GB" w:eastAsia="zh-CN"/>
              </w:rPr>
              <w:t>and also</w:t>
            </w:r>
            <w:proofErr w:type="gramEnd"/>
            <w:r w:rsidRPr="00267633">
              <w:rPr>
                <w:rFonts w:ascii="Times New Roman" w:hAnsi="Times New Roman" w:cs="Times New Roman"/>
                <w:i/>
                <w:szCs w:val="20"/>
                <w:lang w:val="en-GB" w:eastAsia="zh-CN"/>
              </w:rPr>
              <w:t xml:space="preserve"> between the parties and the court.</w:t>
            </w:r>
            <w:r w:rsidRPr="00267633">
              <w:rPr>
                <w:rFonts w:ascii="Times New Roman" w:hAnsi="Times New Roman" w:cs="Times New Roman"/>
                <w:szCs w:val="20"/>
                <w:lang w:val="en-GB" w:eastAsia="zh-CN"/>
              </w:rPr>
              <w:t>]</w:t>
            </w:r>
          </w:p>
        </w:tc>
        <w:tc>
          <w:tcPr>
            <w:tcW w:w="1978" w:type="dxa"/>
          </w:tcPr>
          <w:p w14:paraId="6407DA68"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14:paraId="7A5612FB" w14:textId="77777777" w:rsidTr="00267633">
        <w:trPr>
          <w:divId w:val="2116439976"/>
          <w:cantSplit/>
        </w:trPr>
        <w:tc>
          <w:tcPr>
            <w:tcW w:w="646" w:type="dxa"/>
          </w:tcPr>
          <w:p w14:paraId="2AC40EC7"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8.2</w:t>
            </w:r>
          </w:p>
        </w:tc>
        <w:tc>
          <w:tcPr>
            <w:tcW w:w="1979" w:type="dxa"/>
          </w:tcPr>
          <w:p w14:paraId="3E77B518"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Number of letters/ faxes/emails to client </w:t>
            </w:r>
          </w:p>
        </w:tc>
        <w:tc>
          <w:tcPr>
            <w:tcW w:w="4145" w:type="dxa"/>
          </w:tcPr>
          <w:p w14:paraId="116B3A87"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the total amount of correspondence between the party entitled to claim costs and counsel.</w:t>
            </w:r>
            <w:r w:rsidRPr="00267633">
              <w:rPr>
                <w:rFonts w:ascii="Times New Roman" w:hAnsi="Times New Roman" w:cs="Times New Roman"/>
                <w:szCs w:val="20"/>
                <w:lang w:val="en-GB" w:eastAsia="zh-CN"/>
              </w:rPr>
              <w:t>]</w:t>
            </w:r>
          </w:p>
        </w:tc>
        <w:tc>
          <w:tcPr>
            <w:tcW w:w="1978" w:type="dxa"/>
          </w:tcPr>
          <w:p w14:paraId="59B11A98"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14:paraId="5322AB30" w14:textId="77777777" w:rsidTr="00267633">
        <w:trPr>
          <w:divId w:val="2116439976"/>
          <w:cantSplit/>
          <w:trHeight w:val="1115"/>
        </w:trPr>
        <w:tc>
          <w:tcPr>
            <w:tcW w:w="646" w:type="dxa"/>
          </w:tcPr>
          <w:p w14:paraId="53231840"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8.3</w:t>
            </w:r>
          </w:p>
        </w:tc>
        <w:tc>
          <w:tcPr>
            <w:tcW w:w="1979" w:type="dxa"/>
          </w:tcPr>
          <w:p w14:paraId="04662CD7"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Meetings with opposing counsel</w:t>
            </w:r>
          </w:p>
        </w:tc>
        <w:tc>
          <w:tcPr>
            <w:tcW w:w="4145" w:type="dxa"/>
          </w:tcPr>
          <w:p w14:paraId="5ED2E28F"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the total number of meetings, and the time taken for them</w:t>
            </w:r>
            <w:r w:rsidRPr="00267633">
              <w:rPr>
                <w:rFonts w:ascii="Times New Roman" w:hAnsi="Times New Roman" w:cs="Times New Roman"/>
                <w:szCs w:val="20"/>
                <w:lang w:val="en-GB" w:eastAsia="zh-CN"/>
              </w:rPr>
              <w:t>.]</w:t>
            </w:r>
          </w:p>
        </w:tc>
        <w:tc>
          <w:tcPr>
            <w:tcW w:w="1978" w:type="dxa"/>
          </w:tcPr>
          <w:p w14:paraId="5B4A7977"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14:paraId="3919E5C8" w14:textId="77777777" w:rsidTr="00267633">
        <w:trPr>
          <w:divId w:val="2116439976"/>
          <w:cantSplit/>
        </w:trPr>
        <w:tc>
          <w:tcPr>
            <w:tcW w:w="646" w:type="dxa"/>
          </w:tcPr>
          <w:p w14:paraId="740E2BEC"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8.4</w:t>
            </w:r>
          </w:p>
        </w:tc>
        <w:tc>
          <w:tcPr>
            <w:tcW w:w="1979" w:type="dxa"/>
          </w:tcPr>
          <w:p w14:paraId="5EB7F49E"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Time spent</w:t>
            </w:r>
          </w:p>
        </w:tc>
        <w:tc>
          <w:tcPr>
            <w:tcW w:w="4145" w:type="dxa"/>
          </w:tcPr>
          <w:p w14:paraId="52304337"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the total number of hours spent on the case by each counsel or solicitor.</w:t>
            </w:r>
            <w:r w:rsidRPr="00267633">
              <w:rPr>
                <w:rFonts w:ascii="Times New Roman" w:hAnsi="Times New Roman" w:cs="Times New Roman"/>
                <w:szCs w:val="20"/>
                <w:lang w:val="en-GB" w:eastAsia="zh-CN"/>
              </w:rPr>
              <w:t>]</w:t>
            </w:r>
          </w:p>
        </w:tc>
        <w:tc>
          <w:tcPr>
            <w:tcW w:w="1978" w:type="dxa"/>
          </w:tcPr>
          <w:p w14:paraId="208F6B73"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14:paraId="2C53B3CE" w14:textId="77777777" w:rsidTr="00267633">
        <w:trPr>
          <w:divId w:val="2116439976"/>
          <w:cantSplit/>
          <w:trHeight w:val="179"/>
        </w:trPr>
        <w:tc>
          <w:tcPr>
            <w:tcW w:w="646" w:type="dxa"/>
          </w:tcPr>
          <w:p w14:paraId="3190FCAE"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lastRenderedPageBreak/>
              <w:t>8.5</w:t>
            </w:r>
          </w:p>
        </w:tc>
        <w:tc>
          <w:tcPr>
            <w:tcW w:w="1979" w:type="dxa"/>
          </w:tcPr>
          <w:p w14:paraId="223A5C94"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Others</w:t>
            </w:r>
          </w:p>
        </w:tc>
        <w:tc>
          <w:tcPr>
            <w:tcW w:w="4145" w:type="dxa"/>
          </w:tcPr>
          <w:p w14:paraId="33FE6A8A"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any other relevant factors for the court’s consideration.</w:t>
            </w:r>
            <w:r w:rsidRPr="00267633">
              <w:rPr>
                <w:rFonts w:ascii="Times New Roman" w:hAnsi="Times New Roman" w:cs="Times New Roman"/>
                <w:szCs w:val="20"/>
                <w:lang w:val="en-GB" w:eastAsia="zh-CN"/>
              </w:rPr>
              <w:t>]</w:t>
            </w:r>
          </w:p>
        </w:tc>
        <w:tc>
          <w:tcPr>
            <w:tcW w:w="1978" w:type="dxa"/>
          </w:tcPr>
          <w:p w14:paraId="424A02A1"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14:paraId="12D72FD3" w14:textId="77777777" w:rsidTr="00267633">
        <w:trPr>
          <w:divId w:val="2116439976"/>
          <w:cantSplit/>
        </w:trPr>
        <w:tc>
          <w:tcPr>
            <w:tcW w:w="646" w:type="dxa"/>
          </w:tcPr>
          <w:p w14:paraId="2225AD18" w14:textId="77777777" w:rsidR="00267633" w:rsidRPr="00267633" w:rsidRDefault="00267633" w:rsidP="00267633">
            <w:pPr>
              <w:spacing w:before="120" w:after="120" w:line="240" w:lineRule="auto"/>
              <w:jc w:val="center"/>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9.</w:t>
            </w:r>
          </w:p>
        </w:tc>
        <w:tc>
          <w:tcPr>
            <w:tcW w:w="8102" w:type="dxa"/>
            <w:gridSpan w:val="3"/>
          </w:tcPr>
          <w:p w14:paraId="1A6E4198" w14:textId="77777777" w:rsidR="00267633" w:rsidRPr="00267633" w:rsidRDefault="00267633" w:rsidP="00267633">
            <w:pPr>
              <w:keepNext/>
              <w:tabs>
                <w:tab w:val="left" w:pos="-720"/>
              </w:tabs>
              <w:suppressAutoHyphens/>
              <w:spacing w:before="120" w:after="120"/>
              <w:jc w:val="both"/>
              <w:outlineLvl w:val="6"/>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Counsel and solicitors involved</w:t>
            </w:r>
          </w:p>
        </w:tc>
      </w:tr>
      <w:tr w:rsidR="00267633" w:rsidRPr="00267633" w14:paraId="217FC4AB" w14:textId="77777777" w:rsidTr="00267633">
        <w:trPr>
          <w:divId w:val="2116439976"/>
          <w:cantSplit/>
        </w:trPr>
        <w:tc>
          <w:tcPr>
            <w:tcW w:w="646" w:type="dxa"/>
          </w:tcPr>
          <w:p w14:paraId="64526FB1"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9.1</w:t>
            </w:r>
          </w:p>
        </w:tc>
        <w:tc>
          <w:tcPr>
            <w:tcW w:w="1979" w:type="dxa"/>
          </w:tcPr>
          <w:p w14:paraId="4993C26D"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Counsel and solicitors</w:t>
            </w:r>
          </w:p>
        </w:tc>
        <w:tc>
          <w:tcPr>
            <w:tcW w:w="4145" w:type="dxa"/>
          </w:tcPr>
          <w:p w14:paraId="4496A35E"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List all the lawyers acting for each party and their seniority.</w:t>
            </w:r>
            <w:r w:rsidRPr="00267633">
              <w:rPr>
                <w:rFonts w:ascii="Times New Roman" w:hAnsi="Times New Roman" w:cs="Times New Roman"/>
                <w:szCs w:val="20"/>
                <w:lang w:val="en-GB" w:eastAsia="zh-CN"/>
              </w:rPr>
              <w:t xml:space="preserve">] </w:t>
            </w:r>
          </w:p>
        </w:tc>
        <w:tc>
          <w:tcPr>
            <w:tcW w:w="1978" w:type="dxa"/>
          </w:tcPr>
          <w:p w14:paraId="620629D5"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14:paraId="609FECD2" w14:textId="77777777" w:rsidTr="00267633">
        <w:trPr>
          <w:divId w:val="2116439976"/>
          <w:cantSplit/>
          <w:trHeight w:val="944"/>
        </w:trPr>
        <w:tc>
          <w:tcPr>
            <w:tcW w:w="646" w:type="dxa"/>
            <w:tcBorders>
              <w:top w:val="single" w:sz="4" w:space="0" w:color="auto"/>
            </w:tcBorders>
          </w:tcPr>
          <w:p w14:paraId="3DA8AA5D"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9.2</w:t>
            </w:r>
          </w:p>
        </w:tc>
        <w:tc>
          <w:tcPr>
            <w:tcW w:w="1979" w:type="dxa"/>
            <w:tcBorders>
              <w:top w:val="single" w:sz="4" w:space="0" w:color="auto"/>
            </w:tcBorders>
          </w:tcPr>
          <w:p w14:paraId="0A9C8E40"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Certificate of more than 2 counsel</w:t>
            </w:r>
          </w:p>
        </w:tc>
        <w:tc>
          <w:tcPr>
            <w:tcW w:w="4145" w:type="dxa"/>
          </w:tcPr>
          <w:p w14:paraId="3309E646"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Indicate if the court has certified that the costs of more than two counsel are allowed.</w:t>
            </w:r>
            <w:r w:rsidRPr="00267633">
              <w:rPr>
                <w:rFonts w:ascii="Times New Roman" w:hAnsi="Times New Roman" w:cs="Times New Roman"/>
                <w:szCs w:val="20"/>
                <w:lang w:val="en-GB" w:eastAsia="zh-CN"/>
              </w:rPr>
              <w:t>]</w:t>
            </w:r>
          </w:p>
        </w:tc>
        <w:tc>
          <w:tcPr>
            <w:tcW w:w="1978" w:type="dxa"/>
          </w:tcPr>
          <w:p w14:paraId="1DD3C7AD"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14:paraId="4484F05A" w14:textId="77777777" w:rsidTr="00267633">
        <w:trPr>
          <w:divId w:val="2116439976"/>
          <w:cantSplit/>
        </w:trPr>
        <w:tc>
          <w:tcPr>
            <w:tcW w:w="646" w:type="dxa"/>
          </w:tcPr>
          <w:p w14:paraId="724D1E3C" w14:textId="77777777" w:rsidR="00267633" w:rsidRPr="00267633" w:rsidRDefault="00267633" w:rsidP="00267633">
            <w:pPr>
              <w:spacing w:before="120" w:after="120" w:line="240" w:lineRule="auto"/>
              <w:jc w:val="center"/>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10.</w:t>
            </w:r>
          </w:p>
        </w:tc>
        <w:tc>
          <w:tcPr>
            <w:tcW w:w="8102" w:type="dxa"/>
            <w:gridSpan w:val="3"/>
          </w:tcPr>
          <w:p w14:paraId="138DDDDC" w14:textId="77777777" w:rsidR="00267633" w:rsidRPr="00267633" w:rsidRDefault="00267633" w:rsidP="00267633">
            <w:pPr>
              <w:spacing w:before="120" w:after="120" w:line="240" w:lineRule="auto"/>
              <w:outlineLvl w:val="4"/>
              <w:rPr>
                <w:rFonts w:ascii="Times New Roman" w:hAnsi="Times New Roman" w:cs="Times New Roman"/>
                <w:b/>
                <w:bCs/>
                <w:iCs/>
                <w:szCs w:val="26"/>
                <w:lang w:val="en-GB" w:eastAsia="zh-CN"/>
              </w:rPr>
            </w:pPr>
            <w:r w:rsidRPr="00267633">
              <w:rPr>
                <w:rFonts w:ascii="Times New Roman" w:hAnsi="Times New Roman" w:cs="Times New Roman"/>
                <w:b/>
                <w:bCs/>
                <w:iCs/>
                <w:szCs w:val="26"/>
                <w:lang w:val="en-GB" w:eastAsia="zh-CN"/>
              </w:rPr>
              <w:t xml:space="preserve">Costs claimed </w:t>
            </w:r>
          </w:p>
        </w:tc>
      </w:tr>
      <w:tr w:rsidR="00267633" w:rsidRPr="00267633" w14:paraId="5C190E3B" w14:textId="77777777" w:rsidTr="00267633">
        <w:trPr>
          <w:divId w:val="2116439976"/>
          <w:cantSplit/>
          <w:trHeight w:val="197"/>
        </w:trPr>
        <w:tc>
          <w:tcPr>
            <w:tcW w:w="646" w:type="dxa"/>
          </w:tcPr>
          <w:p w14:paraId="3B0585B6"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10.1</w:t>
            </w:r>
          </w:p>
        </w:tc>
        <w:tc>
          <w:tcPr>
            <w:tcW w:w="1979" w:type="dxa"/>
          </w:tcPr>
          <w:p w14:paraId="5DE768DD"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Amount claimed </w:t>
            </w:r>
          </w:p>
        </w:tc>
        <w:tc>
          <w:tcPr>
            <w:tcW w:w="4145" w:type="dxa"/>
          </w:tcPr>
          <w:p w14:paraId="11AEC6A5" w14:textId="77777777" w:rsidR="00267633" w:rsidRPr="00267633" w:rsidRDefault="00267633" w:rsidP="00267633">
            <w:pPr>
              <w:spacing w:before="120" w:after="120" w:line="240" w:lineRule="auto"/>
              <w:jc w:val="both"/>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Amount claimed for [</w:t>
            </w:r>
            <w:r w:rsidRPr="00267633">
              <w:rPr>
                <w:rFonts w:ascii="Times New Roman" w:hAnsi="Times New Roman" w:cs="Times New Roman"/>
                <w:i/>
                <w:szCs w:val="20"/>
                <w:lang w:val="en-GB" w:eastAsia="zh-CN"/>
              </w:rPr>
              <w:t>specify name of counsel or solicitor</w:t>
            </w:r>
            <w:r w:rsidRPr="00267633">
              <w:rPr>
                <w:rFonts w:ascii="Times New Roman" w:hAnsi="Times New Roman" w:cs="Times New Roman"/>
                <w:szCs w:val="20"/>
                <w:lang w:val="en-GB" w:eastAsia="zh-CN"/>
              </w:rPr>
              <w:t>]</w:t>
            </w:r>
            <w:r w:rsidRPr="00267633">
              <w:rPr>
                <w:rFonts w:ascii="Times New Roman" w:hAnsi="Times New Roman" w:cs="Times New Roman"/>
                <w:b/>
                <w:szCs w:val="20"/>
                <w:lang w:val="en-GB" w:eastAsia="zh-CN"/>
              </w:rPr>
              <w:t>: $ [</w:t>
            </w:r>
            <w:r w:rsidRPr="00267633">
              <w:rPr>
                <w:rFonts w:ascii="Times New Roman" w:hAnsi="Times New Roman" w:cs="Times New Roman"/>
                <w:i/>
                <w:szCs w:val="20"/>
                <w:lang w:val="en-GB" w:eastAsia="zh-CN"/>
              </w:rPr>
              <w:t>insert amount</w:t>
            </w:r>
            <w:r w:rsidRPr="00267633">
              <w:rPr>
                <w:rFonts w:ascii="Times New Roman" w:hAnsi="Times New Roman" w:cs="Times New Roman"/>
                <w:b/>
                <w:szCs w:val="20"/>
                <w:lang w:val="en-GB" w:eastAsia="zh-CN"/>
              </w:rPr>
              <w:t xml:space="preserve">]. </w:t>
            </w:r>
          </w:p>
          <w:p w14:paraId="7907720B" w14:textId="77777777" w:rsidR="00267633" w:rsidRPr="00267633" w:rsidRDefault="00267633" w:rsidP="00267633">
            <w:pPr>
              <w:spacing w:before="120" w:after="120" w:line="240" w:lineRule="auto"/>
              <w:jc w:val="both"/>
              <w:rPr>
                <w:rFonts w:ascii="Times New Roman" w:hAnsi="Times New Roman" w:cs="Times New Roman"/>
                <w:i/>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 xml:space="preserve">Set out in relation to each counsel or solicitor, the amount of costs claimed for Section 1, with a breakdown of – </w:t>
            </w:r>
          </w:p>
          <w:p w14:paraId="2DAF027D" w14:textId="77777777" w:rsidR="00267633" w:rsidRPr="00267633" w:rsidRDefault="00267633" w:rsidP="006172E9">
            <w:pPr>
              <w:numPr>
                <w:ilvl w:val="0"/>
                <w:numId w:val="60"/>
              </w:numPr>
              <w:spacing w:before="0" w:after="120" w:line="240" w:lineRule="auto"/>
              <w:jc w:val="both"/>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 xml:space="preserve">the amount claimed for work done by the counsel or </w:t>
            </w:r>
            <w:proofErr w:type="gramStart"/>
            <w:r w:rsidRPr="00267633">
              <w:rPr>
                <w:rFonts w:ascii="Times New Roman" w:hAnsi="Times New Roman" w:cs="Times New Roman"/>
                <w:i/>
                <w:szCs w:val="20"/>
                <w:lang w:val="en-GB" w:eastAsia="zh-CN"/>
              </w:rPr>
              <w:t>solicitor;</w:t>
            </w:r>
            <w:proofErr w:type="gramEnd"/>
            <w:r w:rsidRPr="00267633">
              <w:rPr>
                <w:rFonts w:ascii="Times New Roman" w:hAnsi="Times New Roman" w:cs="Times New Roman"/>
                <w:i/>
                <w:szCs w:val="20"/>
                <w:lang w:val="en-GB" w:eastAsia="zh-CN"/>
              </w:rPr>
              <w:t xml:space="preserve"> </w:t>
            </w:r>
          </w:p>
          <w:p w14:paraId="2DFF3DDE" w14:textId="77777777" w:rsidR="00267633" w:rsidRPr="00267633" w:rsidRDefault="00267633" w:rsidP="006172E9">
            <w:pPr>
              <w:numPr>
                <w:ilvl w:val="0"/>
                <w:numId w:val="60"/>
              </w:numPr>
              <w:spacing w:before="0" w:after="120" w:line="240" w:lineRule="auto"/>
              <w:jc w:val="both"/>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 xml:space="preserve">the percentage of input tax for which a party entitled to claim costs is not entitled to </w:t>
            </w:r>
            <w:proofErr w:type="gramStart"/>
            <w:r w:rsidRPr="00267633">
              <w:rPr>
                <w:rFonts w:ascii="Times New Roman" w:hAnsi="Times New Roman" w:cs="Times New Roman"/>
                <w:i/>
                <w:szCs w:val="20"/>
                <w:lang w:val="en-GB" w:eastAsia="zh-CN"/>
              </w:rPr>
              <w:t>credit;</w:t>
            </w:r>
            <w:proofErr w:type="gramEnd"/>
            <w:r w:rsidRPr="00267633">
              <w:rPr>
                <w:rFonts w:ascii="Times New Roman" w:hAnsi="Times New Roman" w:cs="Times New Roman"/>
                <w:i/>
                <w:szCs w:val="20"/>
                <w:lang w:val="en-GB" w:eastAsia="zh-CN"/>
              </w:rPr>
              <w:t xml:space="preserve"> </w:t>
            </w:r>
          </w:p>
          <w:p w14:paraId="33F539ED" w14:textId="77777777" w:rsidR="00267633" w:rsidRPr="00267633" w:rsidRDefault="00267633" w:rsidP="006172E9">
            <w:pPr>
              <w:numPr>
                <w:ilvl w:val="0"/>
                <w:numId w:val="60"/>
              </w:numPr>
              <w:spacing w:before="0" w:after="120" w:line="240" w:lineRule="auto"/>
              <w:jc w:val="both"/>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the amount of input tax for which a party entitled to claim costs is not entitled to credit; and</w:t>
            </w:r>
          </w:p>
          <w:p w14:paraId="61BC0F7D" w14:textId="77777777" w:rsidR="00267633" w:rsidRPr="00267633" w:rsidRDefault="00267633" w:rsidP="006172E9">
            <w:pPr>
              <w:numPr>
                <w:ilvl w:val="0"/>
                <w:numId w:val="60"/>
              </w:numPr>
              <w:spacing w:before="0" w:after="120" w:line="240" w:lineRule="auto"/>
              <w:jc w:val="both"/>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the GST claimed for work done,</w:t>
            </w:r>
          </w:p>
          <w:p w14:paraId="06AB18D0" w14:textId="77777777" w:rsidR="00267633" w:rsidRPr="00267633" w:rsidRDefault="00267633" w:rsidP="00267633">
            <w:pPr>
              <w:spacing w:before="0" w:after="120" w:line="240" w:lineRule="auto"/>
              <w:jc w:val="both"/>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in relation to the periods for which different rates of GST are applicable.</w:t>
            </w: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 xml:space="preserve">  </w:t>
            </w:r>
          </w:p>
          <w:p w14:paraId="6CE39457" w14:textId="77777777" w:rsidR="00267633" w:rsidRPr="00267633" w:rsidRDefault="00267633" w:rsidP="00267633">
            <w:pPr>
              <w:spacing w:before="0" w:after="120" w:line="240" w:lineRule="auto"/>
              <w:jc w:val="both"/>
              <w:rPr>
                <w:rFonts w:ascii="Times New Roman" w:hAnsi="Times New Roman" w:cs="Times New Roman"/>
                <w:i/>
                <w:szCs w:val="20"/>
                <w:lang w:val="en-GB" w:eastAsia="zh-CN"/>
              </w:rPr>
            </w:pPr>
          </w:p>
          <w:p w14:paraId="71BEB0F5" w14:textId="77777777" w:rsidR="00267633" w:rsidRPr="00267633" w:rsidRDefault="00267633" w:rsidP="00267633">
            <w:pPr>
              <w:spacing w:before="0" w:after="120" w:line="240" w:lineRule="auto"/>
              <w:jc w:val="both"/>
              <w:rPr>
                <w:rFonts w:ascii="Times New Roman" w:hAnsi="Times New Roman" w:cs="Times New Roman"/>
                <w:i/>
                <w:szCs w:val="20"/>
                <w:lang w:val="en-GB" w:eastAsia="zh-CN"/>
              </w:rPr>
            </w:pPr>
          </w:p>
          <w:p w14:paraId="3B97A1D0" w14:textId="77777777" w:rsidR="00267633" w:rsidRPr="00267633" w:rsidRDefault="00267633" w:rsidP="00267633">
            <w:pPr>
              <w:spacing w:before="0" w:after="120" w:line="240" w:lineRule="auto"/>
              <w:jc w:val="both"/>
              <w:rPr>
                <w:rFonts w:ascii="Times New Roman" w:hAnsi="Times New Roman" w:cs="Times New Roman"/>
                <w:i/>
                <w:szCs w:val="20"/>
                <w:lang w:val="en-GB" w:eastAsia="zh-CN"/>
              </w:rPr>
            </w:pPr>
          </w:p>
        </w:tc>
        <w:tc>
          <w:tcPr>
            <w:tcW w:w="1978" w:type="dxa"/>
          </w:tcPr>
          <w:p w14:paraId="43277750"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14:paraId="6A99E19A" w14:textId="77777777" w:rsidTr="00267633">
        <w:trPr>
          <w:divId w:val="2116439976"/>
          <w:cantSplit/>
        </w:trPr>
        <w:tc>
          <w:tcPr>
            <w:tcW w:w="8748" w:type="dxa"/>
            <w:gridSpan w:val="4"/>
          </w:tcPr>
          <w:p w14:paraId="4843C2ED" w14:textId="77777777" w:rsidR="00267633" w:rsidRPr="00267633" w:rsidRDefault="00267633" w:rsidP="00267633">
            <w:pPr>
              <w:spacing w:before="120" w:after="120" w:line="240" w:lineRule="auto"/>
              <w:outlineLvl w:val="5"/>
              <w:rPr>
                <w:rFonts w:ascii="Times New Roman" w:hAnsi="Times New Roman" w:cs="Times New Roman"/>
                <w:b/>
                <w:bCs/>
                <w:szCs w:val="22"/>
                <w:lang w:val="en-GB" w:eastAsia="zh-CN"/>
              </w:rPr>
            </w:pPr>
            <w:r w:rsidRPr="00267633">
              <w:rPr>
                <w:rFonts w:ascii="Times New Roman" w:hAnsi="Times New Roman" w:cs="Times New Roman"/>
                <w:b/>
                <w:bCs/>
                <w:szCs w:val="22"/>
                <w:lang w:val="en-GB" w:eastAsia="zh-CN"/>
              </w:rPr>
              <w:t>Section 2: Work done for taxation</w:t>
            </w:r>
          </w:p>
        </w:tc>
      </w:tr>
    </w:tbl>
    <w:p w14:paraId="2C70B32E" w14:textId="77777777" w:rsidR="00267633" w:rsidRPr="00267633" w:rsidRDefault="00267633" w:rsidP="00267633">
      <w:pPr>
        <w:spacing w:before="120" w:after="120" w:line="240" w:lineRule="auto"/>
        <w:divId w:val="2116439976"/>
        <w:rPr>
          <w:rFonts w:ascii="Times New Roman" w:hAnsi="Times New Roman" w:cs="Times New Roman"/>
          <w:i/>
          <w:szCs w:val="20"/>
          <w:lang w:val="en-GB" w:eastAsia="zh-CN"/>
        </w:rPr>
        <w:sectPr w:rsidR="00267633" w:rsidRPr="00267633">
          <w:type w:val="continuous"/>
          <w:pgSz w:w="11909" w:h="16834" w:code="9"/>
          <w:pgMar w:top="1728" w:right="1742" w:bottom="1728" w:left="1728" w:header="720" w:footer="720" w:gutter="0"/>
          <w:cols w:space="720"/>
        </w:sectPr>
      </w:pPr>
    </w:p>
    <w:tbl>
      <w:tblPr>
        <w:tblW w:w="87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46"/>
        <w:gridCol w:w="1979"/>
        <w:gridCol w:w="4132"/>
        <w:gridCol w:w="1991"/>
      </w:tblGrid>
      <w:tr w:rsidR="00267633" w:rsidRPr="00267633" w14:paraId="77B76AE2" w14:textId="77777777" w:rsidTr="00267633">
        <w:trPr>
          <w:divId w:val="2116439976"/>
          <w:cantSplit/>
          <w:tblHeader/>
        </w:trPr>
        <w:tc>
          <w:tcPr>
            <w:tcW w:w="646" w:type="dxa"/>
          </w:tcPr>
          <w:p w14:paraId="7A96A434" w14:textId="77777777" w:rsidR="00267633" w:rsidRPr="00267633" w:rsidRDefault="00267633" w:rsidP="00267633">
            <w:pPr>
              <w:spacing w:before="120" w:after="120" w:line="240" w:lineRule="auto"/>
              <w:rPr>
                <w:rFonts w:ascii="Times New Roman" w:hAnsi="Times New Roman" w:cs="Times New Roman"/>
                <w:i/>
                <w:szCs w:val="20"/>
                <w:lang w:val="en-GB" w:eastAsia="zh-CN"/>
              </w:rPr>
            </w:pPr>
            <w:r w:rsidRPr="00267633">
              <w:rPr>
                <w:rFonts w:ascii="Times New Roman" w:hAnsi="Times New Roman" w:cs="Times New Roman"/>
                <w:i/>
                <w:szCs w:val="20"/>
                <w:lang w:val="en-GB" w:eastAsia="zh-CN"/>
              </w:rPr>
              <w:lastRenderedPageBreak/>
              <w:t>No.</w:t>
            </w:r>
          </w:p>
        </w:tc>
        <w:tc>
          <w:tcPr>
            <w:tcW w:w="1979" w:type="dxa"/>
          </w:tcPr>
          <w:p w14:paraId="00265D73" w14:textId="77777777" w:rsidR="00267633" w:rsidRPr="00267633" w:rsidRDefault="00267633" w:rsidP="00267633">
            <w:pPr>
              <w:spacing w:before="120" w:after="120" w:line="240" w:lineRule="auto"/>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Item</w:t>
            </w:r>
          </w:p>
        </w:tc>
        <w:tc>
          <w:tcPr>
            <w:tcW w:w="4132" w:type="dxa"/>
          </w:tcPr>
          <w:p w14:paraId="5ADBB04F" w14:textId="77777777" w:rsidR="00267633" w:rsidRPr="00267633" w:rsidRDefault="00267633" w:rsidP="00267633">
            <w:pPr>
              <w:spacing w:before="120" w:after="120" w:line="240" w:lineRule="auto"/>
              <w:outlineLvl w:val="7"/>
              <w:rPr>
                <w:rFonts w:ascii="Times New Roman" w:hAnsi="Times New Roman" w:cs="Times New Roman"/>
                <w:i/>
                <w:iCs/>
                <w:lang w:val="en-GB" w:eastAsia="zh-CN"/>
              </w:rPr>
            </w:pPr>
            <w:r w:rsidRPr="00267633">
              <w:rPr>
                <w:rFonts w:ascii="Times New Roman" w:hAnsi="Times New Roman" w:cs="Times New Roman"/>
                <w:i/>
                <w:iCs/>
                <w:lang w:val="en-GB" w:eastAsia="zh-CN"/>
              </w:rPr>
              <w:t>Description</w:t>
            </w:r>
          </w:p>
        </w:tc>
        <w:tc>
          <w:tcPr>
            <w:tcW w:w="1991" w:type="dxa"/>
          </w:tcPr>
          <w:p w14:paraId="3907B4FF" w14:textId="77777777" w:rsidR="00267633" w:rsidRPr="00267633" w:rsidRDefault="00267633" w:rsidP="00267633">
            <w:pPr>
              <w:spacing w:before="120" w:after="120" w:line="240" w:lineRule="auto"/>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Remarks</w:t>
            </w:r>
          </w:p>
        </w:tc>
      </w:tr>
      <w:tr w:rsidR="00267633" w:rsidRPr="00267633" w14:paraId="64254E12" w14:textId="77777777" w:rsidTr="00267633">
        <w:trPr>
          <w:divId w:val="2116439976"/>
          <w:cantSplit/>
        </w:trPr>
        <w:tc>
          <w:tcPr>
            <w:tcW w:w="646" w:type="dxa"/>
          </w:tcPr>
          <w:p w14:paraId="528C4E8C"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11.</w:t>
            </w:r>
          </w:p>
        </w:tc>
        <w:tc>
          <w:tcPr>
            <w:tcW w:w="1979" w:type="dxa"/>
          </w:tcPr>
          <w:p w14:paraId="6BAE20CE"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Work done</w:t>
            </w:r>
          </w:p>
        </w:tc>
        <w:tc>
          <w:tcPr>
            <w:tcW w:w="4132" w:type="dxa"/>
          </w:tcPr>
          <w:p w14:paraId="122D77C6"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Describe the work done for the preparation of the bill of costs and the taxation of the bill.</w:t>
            </w:r>
            <w:r w:rsidRPr="00267633">
              <w:rPr>
                <w:rFonts w:ascii="Times New Roman" w:hAnsi="Times New Roman" w:cs="Times New Roman"/>
                <w:szCs w:val="20"/>
                <w:lang w:val="en-GB" w:eastAsia="zh-CN"/>
              </w:rPr>
              <w:t xml:space="preserve">] </w:t>
            </w:r>
          </w:p>
        </w:tc>
        <w:tc>
          <w:tcPr>
            <w:tcW w:w="1991" w:type="dxa"/>
          </w:tcPr>
          <w:p w14:paraId="7558A0FF"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14:paraId="51862D51" w14:textId="77777777" w:rsidTr="00267633">
        <w:trPr>
          <w:divId w:val="2116439976"/>
          <w:cantSplit/>
        </w:trPr>
        <w:tc>
          <w:tcPr>
            <w:tcW w:w="646" w:type="dxa"/>
          </w:tcPr>
          <w:p w14:paraId="0630F710"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12.</w:t>
            </w:r>
          </w:p>
        </w:tc>
        <w:tc>
          <w:tcPr>
            <w:tcW w:w="1979" w:type="dxa"/>
          </w:tcPr>
          <w:p w14:paraId="1F82D138"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Amount claimed </w:t>
            </w:r>
          </w:p>
        </w:tc>
        <w:tc>
          <w:tcPr>
            <w:tcW w:w="4132" w:type="dxa"/>
          </w:tcPr>
          <w:p w14:paraId="78A111DB" w14:textId="77777777" w:rsidR="00267633" w:rsidRPr="00267633" w:rsidRDefault="00267633" w:rsidP="00267633">
            <w:pPr>
              <w:spacing w:before="120" w:after="120" w:line="240" w:lineRule="auto"/>
              <w:jc w:val="both"/>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Total amount claimed: $ [</w:t>
            </w:r>
            <w:r w:rsidRPr="00267633">
              <w:rPr>
                <w:rFonts w:ascii="Times New Roman" w:hAnsi="Times New Roman" w:cs="Times New Roman"/>
                <w:i/>
                <w:szCs w:val="20"/>
                <w:lang w:val="en-GB" w:eastAsia="zh-CN"/>
              </w:rPr>
              <w:t>insert amount</w:t>
            </w:r>
            <w:r w:rsidRPr="00267633">
              <w:rPr>
                <w:rFonts w:ascii="Times New Roman" w:hAnsi="Times New Roman" w:cs="Times New Roman"/>
                <w:b/>
                <w:szCs w:val="20"/>
                <w:lang w:val="en-GB" w:eastAsia="zh-CN"/>
              </w:rPr>
              <w:t xml:space="preserve">]. </w:t>
            </w:r>
          </w:p>
          <w:p w14:paraId="5636E775" w14:textId="77777777" w:rsidR="00267633" w:rsidRPr="00267633" w:rsidRDefault="00267633" w:rsidP="00267633">
            <w:pPr>
              <w:spacing w:before="120" w:after="120" w:line="240" w:lineRule="auto"/>
              <w:jc w:val="both"/>
              <w:rPr>
                <w:rFonts w:ascii="Times New Roman" w:hAnsi="Times New Roman" w:cs="Times New Roman"/>
                <w:i/>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 xml:space="preserve">Set out the amount of costs claimed for Section 2, with a breakdown of – </w:t>
            </w:r>
          </w:p>
          <w:p w14:paraId="135A58BC" w14:textId="77777777" w:rsidR="00267633" w:rsidRPr="00267633" w:rsidRDefault="00267633" w:rsidP="006172E9">
            <w:pPr>
              <w:numPr>
                <w:ilvl w:val="0"/>
                <w:numId w:val="61"/>
              </w:numPr>
              <w:spacing w:before="0" w:after="120" w:line="240" w:lineRule="auto"/>
              <w:jc w:val="both"/>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 xml:space="preserve">the amount claimed for work done for Section </w:t>
            </w:r>
            <w:proofErr w:type="gramStart"/>
            <w:r w:rsidRPr="00267633">
              <w:rPr>
                <w:rFonts w:ascii="Times New Roman" w:hAnsi="Times New Roman" w:cs="Times New Roman"/>
                <w:i/>
                <w:szCs w:val="20"/>
                <w:lang w:val="en-GB" w:eastAsia="zh-CN"/>
              </w:rPr>
              <w:t>2;</w:t>
            </w:r>
            <w:proofErr w:type="gramEnd"/>
            <w:r w:rsidRPr="00267633">
              <w:rPr>
                <w:rFonts w:ascii="Times New Roman" w:hAnsi="Times New Roman" w:cs="Times New Roman"/>
                <w:i/>
                <w:szCs w:val="20"/>
                <w:lang w:val="en-GB" w:eastAsia="zh-CN"/>
              </w:rPr>
              <w:t xml:space="preserve"> </w:t>
            </w:r>
          </w:p>
          <w:p w14:paraId="0C0AE6FD" w14:textId="77777777" w:rsidR="00267633" w:rsidRPr="00267633" w:rsidRDefault="00267633" w:rsidP="006172E9">
            <w:pPr>
              <w:numPr>
                <w:ilvl w:val="0"/>
                <w:numId w:val="61"/>
              </w:numPr>
              <w:spacing w:before="0" w:after="120" w:line="240" w:lineRule="auto"/>
              <w:jc w:val="both"/>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 xml:space="preserve">the percentage of input tax for which a party entitled to claim costs is not entitled to </w:t>
            </w:r>
            <w:proofErr w:type="gramStart"/>
            <w:r w:rsidRPr="00267633">
              <w:rPr>
                <w:rFonts w:ascii="Times New Roman" w:hAnsi="Times New Roman" w:cs="Times New Roman"/>
                <w:i/>
                <w:szCs w:val="20"/>
                <w:lang w:val="en-GB" w:eastAsia="zh-CN"/>
              </w:rPr>
              <w:t>credit;</w:t>
            </w:r>
            <w:proofErr w:type="gramEnd"/>
            <w:r w:rsidRPr="00267633">
              <w:rPr>
                <w:rFonts w:ascii="Times New Roman" w:hAnsi="Times New Roman" w:cs="Times New Roman"/>
                <w:i/>
                <w:szCs w:val="20"/>
                <w:lang w:val="en-GB" w:eastAsia="zh-CN"/>
              </w:rPr>
              <w:t xml:space="preserve"> </w:t>
            </w:r>
          </w:p>
          <w:p w14:paraId="194C1E5A" w14:textId="77777777" w:rsidR="00267633" w:rsidRPr="00267633" w:rsidRDefault="00267633" w:rsidP="006172E9">
            <w:pPr>
              <w:numPr>
                <w:ilvl w:val="0"/>
                <w:numId w:val="61"/>
              </w:numPr>
              <w:spacing w:before="0" w:after="120" w:line="240" w:lineRule="auto"/>
              <w:jc w:val="both"/>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the amount of input tax for which a party entitled to claim costs is not entitled to credit; and</w:t>
            </w:r>
          </w:p>
          <w:p w14:paraId="18351D24" w14:textId="77777777" w:rsidR="00267633" w:rsidRPr="00267633" w:rsidRDefault="00267633" w:rsidP="006172E9">
            <w:pPr>
              <w:numPr>
                <w:ilvl w:val="0"/>
                <w:numId w:val="61"/>
              </w:numPr>
              <w:spacing w:before="0" w:after="0" w:line="240" w:lineRule="auto"/>
              <w:jc w:val="both"/>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the GST claimed for work done.</w:t>
            </w:r>
            <w:r w:rsidRPr="00267633">
              <w:rPr>
                <w:rFonts w:ascii="Times New Roman" w:hAnsi="Times New Roman" w:cs="Times New Roman"/>
                <w:szCs w:val="20"/>
                <w:lang w:val="en-GB" w:eastAsia="zh-CN"/>
              </w:rPr>
              <w:t>]</w:t>
            </w:r>
          </w:p>
          <w:p w14:paraId="48ABBBA1" w14:textId="77777777" w:rsidR="00267633" w:rsidRPr="00267633" w:rsidRDefault="00267633" w:rsidP="00267633">
            <w:pPr>
              <w:spacing w:before="0" w:after="120" w:line="240" w:lineRule="auto"/>
              <w:jc w:val="both"/>
              <w:rPr>
                <w:rFonts w:ascii="Times New Roman" w:hAnsi="Times New Roman" w:cs="Times New Roman"/>
                <w:szCs w:val="20"/>
                <w:lang w:val="en-GB" w:eastAsia="zh-CN"/>
              </w:rPr>
            </w:pPr>
          </w:p>
        </w:tc>
        <w:tc>
          <w:tcPr>
            <w:tcW w:w="1991" w:type="dxa"/>
          </w:tcPr>
          <w:p w14:paraId="7F49E940"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14:paraId="4DDAF9E8" w14:textId="77777777" w:rsidTr="00267633">
        <w:trPr>
          <w:divId w:val="2116439976"/>
          <w:cantSplit/>
        </w:trPr>
        <w:tc>
          <w:tcPr>
            <w:tcW w:w="8748" w:type="dxa"/>
            <w:gridSpan w:val="4"/>
          </w:tcPr>
          <w:p w14:paraId="23855A03" w14:textId="77777777" w:rsidR="00267633" w:rsidRPr="00267633" w:rsidRDefault="00267633" w:rsidP="00267633">
            <w:pPr>
              <w:spacing w:before="120" w:after="120" w:line="240" w:lineRule="auto"/>
              <w:outlineLvl w:val="5"/>
              <w:rPr>
                <w:rFonts w:ascii="Times New Roman" w:hAnsi="Times New Roman" w:cs="Times New Roman"/>
                <w:b/>
                <w:bCs/>
                <w:szCs w:val="22"/>
                <w:lang w:val="en-GB" w:eastAsia="zh-CN"/>
              </w:rPr>
            </w:pPr>
            <w:r w:rsidRPr="00267633">
              <w:rPr>
                <w:rFonts w:ascii="Times New Roman" w:hAnsi="Times New Roman" w:cs="Times New Roman"/>
                <w:b/>
                <w:bCs/>
                <w:szCs w:val="22"/>
                <w:lang w:val="en-GB" w:eastAsia="zh-CN"/>
              </w:rPr>
              <w:t xml:space="preserve">Section 3: Disbursements </w:t>
            </w:r>
          </w:p>
        </w:tc>
      </w:tr>
    </w:tbl>
    <w:p w14:paraId="64B22ACC" w14:textId="77777777" w:rsidR="00267633" w:rsidRPr="00267633" w:rsidRDefault="00267633" w:rsidP="00267633">
      <w:pPr>
        <w:spacing w:before="120" w:after="120" w:line="240" w:lineRule="auto"/>
        <w:jc w:val="center"/>
        <w:divId w:val="2116439976"/>
        <w:rPr>
          <w:rFonts w:ascii="Times New Roman" w:hAnsi="Times New Roman" w:cs="Times New Roman"/>
          <w:i/>
          <w:szCs w:val="20"/>
          <w:lang w:val="en-GB" w:eastAsia="zh-CN"/>
        </w:rPr>
        <w:sectPr w:rsidR="00267633" w:rsidRPr="00267633">
          <w:type w:val="continuous"/>
          <w:pgSz w:w="11909" w:h="16834" w:code="9"/>
          <w:pgMar w:top="1728" w:right="1742" w:bottom="1728" w:left="1728" w:header="720" w:footer="720" w:gutter="0"/>
          <w:cols w:space="720"/>
        </w:sectPr>
      </w:pPr>
    </w:p>
    <w:tbl>
      <w:tblPr>
        <w:tblW w:w="87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46"/>
        <w:gridCol w:w="1979"/>
        <w:gridCol w:w="4132"/>
        <w:gridCol w:w="1991"/>
      </w:tblGrid>
      <w:tr w:rsidR="00267633" w:rsidRPr="00267633" w14:paraId="188F0324" w14:textId="77777777" w:rsidTr="00267633">
        <w:trPr>
          <w:divId w:val="2116439976"/>
          <w:cantSplit/>
          <w:tblHeader/>
        </w:trPr>
        <w:tc>
          <w:tcPr>
            <w:tcW w:w="646" w:type="dxa"/>
          </w:tcPr>
          <w:p w14:paraId="2220B512" w14:textId="77777777" w:rsidR="00267633" w:rsidRPr="00267633" w:rsidRDefault="00267633" w:rsidP="00267633">
            <w:pPr>
              <w:spacing w:before="120" w:after="120" w:line="240" w:lineRule="auto"/>
              <w:jc w:val="center"/>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No.</w:t>
            </w:r>
          </w:p>
        </w:tc>
        <w:tc>
          <w:tcPr>
            <w:tcW w:w="1979" w:type="dxa"/>
          </w:tcPr>
          <w:p w14:paraId="5BCF28A9" w14:textId="77777777" w:rsidR="00267633" w:rsidRPr="00267633" w:rsidRDefault="00267633" w:rsidP="00267633">
            <w:pPr>
              <w:spacing w:before="120" w:after="120" w:line="240" w:lineRule="auto"/>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Date</w:t>
            </w:r>
          </w:p>
        </w:tc>
        <w:tc>
          <w:tcPr>
            <w:tcW w:w="4132" w:type="dxa"/>
          </w:tcPr>
          <w:p w14:paraId="3557D348" w14:textId="77777777" w:rsidR="00267633" w:rsidRPr="00267633" w:rsidRDefault="00267633" w:rsidP="00267633">
            <w:pPr>
              <w:spacing w:before="120" w:after="120" w:line="240" w:lineRule="auto"/>
              <w:jc w:val="both"/>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Description and amount claimed</w:t>
            </w:r>
          </w:p>
        </w:tc>
        <w:tc>
          <w:tcPr>
            <w:tcW w:w="1991" w:type="dxa"/>
          </w:tcPr>
          <w:p w14:paraId="05513C9D" w14:textId="77777777" w:rsidR="00267633" w:rsidRPr="00267633" w:rsidRDefault="00267633" w:rsidP="00267633">
            <w:pPr>
              <w:spacing w:before="120" w:after="120" w:line="240" w:lineRule="auto"/>
              <w:jc w:val="both"/>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 xml:space="preserve">Remarks </w:t>
            </w:r>
          </w:p>
        </w:tc>
      </w:tr>
      <w:tr w:rsidR="00267633" w:rsidRPr="00267633" w14:paraId="6209302D" w14:textId="77777777" w:rsidTr="00267633">
        <w:trPr>
          <w:divId w:val="2116439976"/>
          <w:cantSplit/>
        </w:trPr>
        <w:tc>
          <w:tcPr>
            <w:tcW w:w="646" w:type="dxa"/>
          </w:tcPr>
          <w:p w14:paraId="41784715"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13.</w:t>
            </w:r>
          </w:p>
        </w:tc>
        <w:tc>
          <w:tcPr>
            <w:tcW w:w="1979" w:type="dxa"/>
          </w:tcPr>
          <w:p w14:paraId="3E4BC3A6" w14:textId="77777777" w:rsidR="00267633" w:rsidRPr="00267633" w:rsidRDefault="00267633" w:rsidP="00267633">
            <w:pPr>
              <w:spacing w:before="120" w:after="120" w:line="240" w:lineRule="auto"/>
              <w:rPr>
                <w:rFonts w:ascii="Times New Roman" w:hAnsi="Times New Roman" w:cs="Times New Roman"/>
                <w:spacing w:val="-3"/>
                <w:szCs w:val="20"/>
                <w:lang w:val="en-GB" w:eastAsia="zh-CN"/>
              </w:rPr>
            </w:pPr>
            <w:r w:rsidRPr="00267633">
              <w:rPr>
                <w:rFonts w:ascii="Times New Roman" w:hAnsi="Times New Roman" w:cs="Times New Roman"/>
                <w:spacing w:val="-3"/>
                <w:szCs w:val="20"/>
                <w:lang w:val="en-GB" w:eastAsia="zh-CN"/>
              </w:rPr>
              <w:t>[</w:t>
            </w:r>
            <w:r w:rsidRPr="00267633">
              <w:rPr>
                <w:rFonts w:ascii="Times New Roman" w:hAnsi="Times New Roman" w:cs="Times New Roman"/>
                <w:i/>
                <w:spacing w:val="-3"/>
                <w:szCs w:val="20"/>
                <w:lang w:val="en-GB" w:eastAsia="zh-CN"/>
              </w:rPr>
              <w:t xml:space="preserve">Set out in different rows the dates or </w:t>
            </w:r>
            <w:proofErr w:type="gramStart"/>
            <w:r w:rsidRPr="00267633">
              <w:rPr>
                <w:rFonts w:ascii="Times New Roman" w:hAnsi="Times New Roman" w:cs="Times New Roman"/>
                <w:i/>
                <w:spacing w:val="-3"/>
                <w:szCs w:val="20"/>
                <w:lang w:val="en-GB" w:eastAsia="zh-CN"/>
              </w:rPr>
              <w:t>period of time</w:t>
            </w:r>
            <w:proofErr w:type="gramEnd"/>
            <w:r w:rsidRPr="00267633">
              <w:rPr>
                <w:rFonts w:ascii="Times New Roman" w:hAnsi="Times New Roman" w:cs="Times New Roman"/>
                <w:i/>
                <w:spacing w:val="-3"/>
                <w:szCs w:val="20"/>
                <w:lang w:val="en-GB" w:eastAsia="zh-CN"/>
              </w:rPr>
              <w:t xml:space="preserve"> when each disbursement is incurred.</w:t>
            </w:r>
            <w:r w:rsidRPr="00267633">
              <w:rPr>
                <w:rFonts w:ascii="Times New Roman" w:hAnsi="Times New Roman" w:cs="Times New Roman"/>
                <w:spacing w:val="-3"/>
                <w:szCs w:val="20"/>
                <w:lang w:val="en-GB" w:eastAsia="zh-CN"/>
              </w:rPr>
              <w:t xml:space="preserve">] </w:t>
            </w:r>
          </w:p>
        </w:tc>
        <w:tc>
          <w:tcPr>
            <w:tcW w:w="4132" w:type="dxa"/>
          </w:tcPr>
          <w:p w14:paraId="7B9D9B08" w14:textId="77777777" w:rsidR="00267633" w:rsidRPr="00267633" w:rsidRDefault="00267633" w:rsidP="00267633">
            <w:pPr>
              <w:spacing w:before="120" w:after="120" w:line="240" w:lineRule="auto"/>
              <w:jc w:val="both"/>
              <w:rPr>
                <w:rFonts w:ascii="Times New Roman" w:hAnsi="Times New Roman" w:cs="Times New Roman"/>
                <w:szCs w:val="20"/>
                <w:u w:val="single"/>
                <w:lang w:val="en-GB" w:eastAsia="zh-CN"/>
              </w:rPr>
            </w:pPr>
            <w:r w:rsidRPr="00267633">
              <w:rPr>
                <w:rFonts w:ascii="Times New Roman" w:hAnsi="Times New Roman" w:cs="Times New Roman"/>
                <w:szCs w:val="20"/>
                <w:u w:val="single"/>
                <w:lang w:val="en-GB" w:eastAsia="zh-CN"/>
              </w:rPr>
              <w:t>Disbursements on which GST is not chargeable</w:t>
            </w:r>
          </w:p>
          <w:p w14:paraId="6851790A"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the amount of each disbursement claimed.</w:t>
            </w:r>
            <w:r w:rsidRPr="00267633">
              <w:rPr>
                <w:rFonts w:ascii="Times New Roman" w:hAnsi="Times New Roman" w:cs="Times New Roman"/>
                <w:szCs w:val="20"/>
                <w:lang w:val="en-GB" w:eastAsia="zh-CN"/>
              </w:rPr>
              <w:t>]</w:t>
            </w:r>
          </w:p>
          <w:p w14:paraId="189D6DA5"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p w14:paraId="6A8413D4" w14:textId="77777777" w:rsidR="00267633" w:rsidRPr="00267633" w:rsidRDefault="00267633" w:rsidP="00267633">
            <w:pPr>
              <w:spacing w:before="120" w:after="120" w:line="240" w:lineRule="auto"/>
              <w:jc w:val="both"/>
              <w:rPr>
                <w:rFonts w:ascii="Times New Roman" w:hAnsi="Times New Roman" w:cs="Times New Roman"/>
                <w:szCs w:val="20"/>
                <w:u w:val="single"/>
                <w:lang w:val="en-GB" w:eastAsia="zh-CN"/>
              </w:rPr>
            </w:pPr>
            <w:r w:rsidRPr="00267633">
              <w:rPr>
                <w:rFonts w:ascii="Times New Roman" w:hAnsi="Times New Roman" w:cs="Times New Roman"/>
                <w:szCs w:val="20"/>
                <w:u w:val="single"/>
                <w:lang w:val="en-GB" w:eastAsia="zh-CN"/>
              </w:rPr>
              <w:t xml:space="preserve">Disbursements on which GST is chargeable </w:t>
            </w:r>
          </w:p>
          <w:p w14:paraId="67F99164"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the amount of each disbursement claimed.</w:t>
            </w:r>
            <w:r w:rsidRPr="00267633">
              <w:rPr>
                <w:rFonts w:ascii="Times New Roman" w:hAnsi="Times New Roman" w:cs="Times New Roman"/>
                <w:szCs w:val="20"/>
                <w:lang w:val="en-GB" w:eastAsia="zh-CN"/>
              </w:rPr>
              <w:t>]</w:t>
            </w:r>
          </w:p>
          <w:p w14:paraId="6C4BA050"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c>
          <w:tcPr>
            <w:tcW w:w="1991" w:type="dxa"/>
          </w:tcPr>
          <w:p w14:paraId="2C5207FD"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14:paraId="14EA68A0" w14:textId="77777777" w:rsidTr="00267633">
        <w:trPr>
          <w:divId w:val="2116439976"/>
          <w:cantSplit/>
        </w:trPr>
        <w:tc>
          <w:tcPr>
            <w:tcW w:w="646" w:type="dxa"/>
          </w:tcPr>
          <w:p w14:paraId="158A2231"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lastRenderedPageBreak/>
              <w:t>[  ]</w:t>
            </w:r>
          </w:p>
        </w:tc>
        <w:tc>
          <w:tcPr>
            <w:tcW w:w="1979" w:type="dxa"/>
          </w:tcPr>
          <w:p w14:paraId="6F4E5E3B"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p>
        </w:tc>
        <w:tc>
          <w:tcPr>
            <w:tcW w:w="4132" w:type="dxa"/>
          </w:tcPr>
          <w:p w14:paraId="2C81F29F"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b/>
                <w:szCs w:val="20"/>
                <w:lang w:val="en-GB" w:eastAsia="zh-CN"/>
              </w:rPr>
              <w:t>Total amount claimed for disbursements on which GST is not chargeable: $ [</w:t>
            </w:r>
            <w:r w:rsidRPr="00267633">
              <w:rPr>
                <w:rFonts w:ascii="Times New Roman" w:hAnsi="Times New Roman" w:cs="Times New Roman"/>
                <w:i/>
                <w:szCs w:val="20"/>
                <w:lang w:val="en-GB" w:eastAsia="zh-CN"/>
              </w:rPr>
              <w:t>insert amount</w:t>
            </w:r>
            <w:r w:rsidRPr="00267633">
              <w:rPr>
                <w:rFonts w:ascii="Times New Roman" w:hAnsi="Times New Roman" w:cs="Times New Roman"/>
                <w:b/>
                <w:szCs w:val="20"/>
                <w:lang w:val="en-GB" w:eastAsia="zh-CN"/>
              </w:rPr>
              <w:t xml:space="preserve">]. </w:t>
            </w:r>
          </w:p>
          <w:p w14:paraId="10459AE7" w14:textId="77777777" w:rsidR="00267633" w:rsidRPr="00267633" w:rsidRDefault="00267633" w:rsidP="00267633">
            <w:pPr>
              <w:spacing w:before="120" w:after="120" w:line="240" w:lineRule="auto"/>
              <w:jc w:val="both"/>
              <w:rPr>
                <w:rFonts w:ascii="Times New Roman" w:hAnsi="Times New Roman" w:cs="Times New Roman"/>
                <w:i/>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the total amount of disbursements claimed for Section 3 on which GST is not chargeable.</w:t>
            </w:r>
            <w:r w:rsidRPr="00267633">
              <w:rPr>
                <w:rFonts w:ascii="Times New Roman" w:hAnsi="Times New Roman" w:cs="Times New Roman"/>
                <w:szCs w:val="20"/>
                <w:lang w:val="en-GB" w:eastAsia="zh-CN"/>
              </w:rPr>
              <w:t>]</w:t>
            </w:r>
          </w:p>
          <w:p w14:paraId="59543AED" w14:textId="77777777" w:rsidR="00267633" w:rsidRPr="00267633" w:rsidRDefault="00267633" w:rsidP="00267633">
            <w:pPr>
              <w:spacing w:before="120" w:after="120" w:line="240" w:lineRule="auto"/>
              <w:jc w:val="both"/>
              <w:rPr>
                <w:rFonts w:ascii="Times New Roman" w:hAnsi="Times New Roman" w:cs="Times New Roman"/>
                <w:b/>
                <w:szCs w:val="20"/>
                <w:lang w:val="en-GB" w:eastAsia="zh-CN"/>
              </w:rPr>
            </w:pPr>
          </w:p>
          <w:p w14:paraId="0F6579FB"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b/>
                <w:szCs w:val="20"/>
                <w:lang w:val="en-GB" w:eastAsia="zh-CN"/>
              </w:rPr>
              <w:t>Total amount claimed for disbursements on which GST is chargeable: $ [</w:t>
            </w:r>
            <w:r w:rsidRPr="00267633">
              <w:rPr>
                <w:rFonts w:ascii="Times New Roman" w:hAnsi="Times New Roman" w:cs="Times New Roman"/>
                <w:i/>
                <w:szCs w:val="20"/>
                <w:lang w:val="en-GB" w:eastAsia="zh-CN"/>
              </w:rPr>
              <w:t>insert amount</w:t>
            </w:r>
            <w:r w:rsidRPr="00267633">
              <w:rPr>
                <w:rFonts w:ascii="Times New Roman" w:hAnsi="Times New Roman" w:cs="Times New Roman"/>
                <w:b/>
                <w:szCs w:val="20"/>
                <w:lang w:val="en-GB" w:eastAsia="zh-CN"/>
              </w:rPr>
              <w:t xml:space="preserve">]. </w:t>
            </w:r>
          </w:p>
          <w:p w14:paraId="43054A88" w14:textId="77777777" w:rsidR="00267633" w:rsidRPr="00267633" w:rsidRDefault="00267633" w:rsidP="00267633">
            <w:pPr>
              <w:spacing w:before="120" w:after="120" w:line="240" w:lineRule="auto"/>
              <w:jc w:val="both"/>
              <w:rPr>
                <w:rFonts w:ascii="Times New Roman" w:hAnsi="Times New Roman" w:cs="Times New Roman"/>
                <w:i/>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 xml:space="preserve">Set out the total amount of disbursements claimed for Section 3 on which GST is chargeable with a breakdown of – </w:t>
            </w:r>
          </w:p>
          <w:p w14:paraId="3D090DA9" w14:textId="77777777" w:rsidR="00267633" w:rsidRPr="00267633" w:rsidRDefault="00267633" w:rsidP="006172E9">
            <w:pPr>
              <w:numPr>
                <w:ilvl w:val="0"/>
                <w:numId w:val="62"/>
              </w:numPr>
              <w:spacing w:before="0" w:after="120" w:line="240" w:lineRule="auto"/>
              <w:jc w:val="both"/>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 xml:space="preserve">the amount claimed for disbursements for Section </w:t>
            </w:r>
            <w:proofErr w:type="gramStart"/>
            <w:r w:rsidRPr="00267633">
              <w:rPr>
                <w:rFonts w:ascii="Times New Roman" w:hAnsi="Times New Roman" w:cs="Times New Roman"/>
                <w:i/>
                <w:szCs w:val="20"/>
                <w:lang w:val="en-GB" w:eastAsia="zh-CN"/>
              </w:rPr>
              <w:t>3;</w:t>
            </w:r>
            <w:proofErr w:type="gramEnd"/>
            <w:r w:rsidRPr="00267633">
              <w:rPr>
                <w:rFonts w:ascii="Times New Roman" w:hAnsi="Times New Roman" w:cs="Times New Roman"/>
                <w:i/>
                <w:szCs w:val="20"/>
                <w:lang w:val="en-GB" w:eastAsia="zh-CN"/>
              </w:rPr>
              <w:t xml:space="preserve"> </w:t>
            </w:r>
          </w:p>
          <w:p w14:paraId="1F5DE676" w14:textId="77777777" w:rsidR="00267633" w:rsidRPr="00267633" w:rsidRDefault="00267633" w:rsidP="006172E9">
            <w:pPr>
              <w:numPr>
                <w:ilvl w:val="0"/>
                <w:numId w:val="62"/>
              </w:numPr>
              <w:spacing w:before="0" w:after="120" w:line="240" w:lineRule="auto"/>
              <w:jc w:val="both"/>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 xml:space="preserve">the percentage of input tax for which a party entitled to claim costs is not entitled to </w:t>
            </w:r>
            <w:proofErr w:type="gramStart"/>
            <w:r w:rsidRPr="00267633">
              <w:rPr>
                <w:rFonts w:ascii="Times New Roman" w:hAnsi="Times New Roman" w:cs="Times New Roman"/>
                <w:i/>
                <w:szCs w:val="20"/>
                <w:lang w:val="en-GB" w:eastAsia="zh-CN"/>
              </w:rPr>
              <w:t>credit;</w:t>
            </w:r>
            <w:proofErr w:type="gramEnd"/>
            <w:r w:rsidRPr="00267633">
              <w:rPr>
                <w:rFonts w:ascii="Times New Roman" w:hAnsi="Times New Roman" w:cs="Times New Roman"/>
                <w:i/>
                <w:szCs w:val="20"/>
                <w:lang w:val="en-GB" w:eastAsia="zh-CN"/>
              </w:rPr>
              <w:t xml:space="preserve"> </w:t>
            </w:r>
          </w:p>
          <w:p w14:paraId="705EFD14" w14:textId="77777777" w:rsidR="00267633" w:rsidRPr="00267633" w:rsidRDefault="00267633" w:rsidP="006172E9">
            <w:pPr>
              <w:numPr>
                <w:ilvl w:val="0"/>
                <w:numId w:val="62"/>
              </w:numPr>
              <w:spacing w:before="0" w:after="120" w:line="240" w:lineRule="auto"/>
              <w:jc w:val="both"/>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the amount of input tax for which a party entitled to claim costs is not entitled to credit; and</w:t>
            </w:r>
          </w:p>
          <w:p w14:paraId="071FDBA9" w14:textId="77777777" w:rsidR="00267633" w:rsidRPr="00267633" w:rsidRDefault="00267633" w:rsidP="006172E9">
            <w:pPr>
              <w:numPr>
                <w:ilvl w:val="0"/>
                <w:numId w:val="62"/>
              </w:numPr>
              <w:spacing w:before="0" w:after="120" w:line="240" w:lineRule="auto"/>
              <w:jc w:val="both"/>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the GST claimed for disbursements,</w:t>
            </w:r>
          </w:p>
          <w:p w14:paraId="6C3A8B61" w14:textId="77777777" w:rsidR="00267633" w:rsidRPr="00267633" w:rsidRDefault="00267633" w:rsidP="00267633">
            <w:pPr>
              <w:spacing w:before="0" w:after="120" w:line="240" w:lineRule="auto"/>
              <w:jc w:val="both"/>
              <w:rPr>
                <w:rFonts w:ascii="Times New Roman" w:hAnsi="Times New Roman" w:cs="Times New Roman"/>
                <w:szCs w:val="20"/>
                <w:lang w:val="en-GB" w:eastAsia="zh-CN"/>
              </w:rPr>
            </w:pPr>
            <w:r w:rsidRPr="00267633">
              <w:rPr>
                <w:rFonts w:ascii="Times New Roman" w:hAnsi="Times New Roman" w:cs="Times New Roman"/>
                <w:i/>
                <w:szCs w:val="20"/>
                <w:lang w:val="en-GB" w:eastAsia="zh-CN"/>
              </w:rPr>
              <w:t>in relation to the periods for which different rates of GST are applicable.</w:t>
            </w:r>
            <w:r w:rsidRPr="00267633">
              <w:rPr>
                <w:rFonts w:ascii="Times New Roman" w:hAnsi="Times New Roman" w:cs="Times New Roman"/>
                <w:szCs w:val="20"/>
                <w:lang w:val="en-GB" w:eastAsia="zh-CN"/>
              </w:rPr>
              <w:t>]</w:t>
            </w:r>
          </w:p>
          <w:p w14:paraId="1D01EFCB"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p w14:paraId="6E58F36B"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p w14:paraId="657F444F"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p w14:paraId="5E6C6F07"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p w14:paraId="00EC41B4"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p w14:paraId="02A147EC"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p w14:paraId="0050DEB0"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p w14:paraId="397BBC85"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c>
          <w:tcPr>
            <w:tcW w:w="1991" w:type="dxa"/>
          </w:tcPr>
          <w:p w14:paraId="5AFC1CD1"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bl>
    <w:p w14:paraId="7FBC8EC6" w14:textId="77777777" w:rsidR="00267633" w:rsidRPr="00267633" w:rsidRDefault="00267633" w:rsidP="00267633">
      <w:pPr>
        <w:spacing w:before="120" w:after="120" w:line="240" w:lineRule="auto"/>
        <w:jc w:val="both"/>
        <w:divId w:val="2116439976"/>
        <w:rPr>
          <w:rFonts w:ascii="Times New Roman" w:hAnsi="Times New Roman" w:cs="Times New Roman"/>
          <w:b/>
          <w:szCs w:val="20"/>
          <w:lang w:val="en-GB" w:eastAsia="zh-CN"/>
        </w:rPr>
        <w:sectPr w:rsidR="00267633" w:rsidRPr="00267633">
          <w:type w:val="continuous"/>
          <w:pgSz w:w="11909" w:h="16834" w:code="9"/>
          <w:pgMar w:top="1728" w:right="1742" w:bottom="1728" w:left="1728" w:header="720" w:footer="720" w:gutter="0"/>
          <w:cols w:space="720"/>
        </w:sectPr>
      </w:pPr>
    </w:p>
    <w:tbl>
      <w:tblPr>
        <w:tblW w:w="8748" w:type="dxa"/>
        <w:tblInd w:w="-4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46"/>
        <w:gridCol w:w="1979"/>
        <w:gridCol w:w="4132"/>
        <w:gridCol w:w="1991"/>
      </w:tblGrid>
      <w:tr w:rsidR="00267633" w:rsidRPr="00267633" w14:paraId="3FF09033" w14:textId="77777777" w:rsidTr="00D67A36">
        <w:trPr>
          <w:divId w:val="2116439976"/>
          <w:cantSplit/>
        </w:trPr>
        <w:tc>
          <w:tcPr>
            <w:tcW w:w="8748" w:type="dxa"/>
            <w:gridSpan w:val="4"/>
          </w:tcPr>
          <w:p w14:paraId="7FBE3B29" w14:textId="77777777" w:rsidR="00267633" w:rsidRPr="00267633" w:rsidRDefault="00267633" w:rsidP="00267633">
            <w:pPr>
              <w:spacing w:before="120" w:after="120" w:line="240" w:lineRule="auto"/>
              <w:jc w:val="both"/>
              <w:rPr>
                <w:rFonts w:ascii="Times New Roman" w:hAnsi="Times New Roman" w:cs="Times New Roman"/>
                <w:b/>
                <w:szCs w:val="20"/>
                <w:lang w:val="en-GB" w:eastAsia="zh-CN"/>
              </w:rPr>
            </w:pPr>
            <w:r w:rsidRPr="00267633">
              <w:rPr>
                <w:rFonts w:ascii="Times New Roman" w:hAnsi="Times New Roman" w:cs="Times New Roman"/>
                <w:b/>
                <w:szCs w:val="20"/>
                <w:lang w:val="en-GB" w:eastAsia="zh-CN"/>
              </w:rPr>
              <w:lastRenderedPageBreak/>
              <w:t>Summary</w:t>
            </w:r>
          </w:p>
        </w:tc>
      </w:tr>
      <w:tr w:rsidR="00267633" w:rsidRPr="00267633" w14:paraId="6368576A" w14:textId="77777777" w:rsidTr="00D67A36">
        <w:trPr>
          <w:divId w:val="2116439976"/>
          <w:cantSplit/>
        </w:trPr>
        <w:tc>
          <w:tcPr>
            <w:tcW w:w="646" w:type="dxa"/>
          </w:tcPr>
          <w:p w14:paraId="0AD8DB8F"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p>
        </w:tc>
        <w:tc>
          <w:tcPr>
            <w:tcW w:w="1979" w:type="dxa"/>
          </w:tcPr>
          <w:p w14:paraId="3C6BA70F" w14:textId="77777777" w:rsidR="00267633" w:rsidRPr="00267633" w:rsidRDefault="00267633" w:rsidP="00267633">
            <w:pPr>
              <w:spacing w:before="120" w:after="120" w:line="240" w:lineRule="auto"/>
              <w:rPr>
                <w:rFonts w:ascii="Times New Roman" w:hAnsi="Times New Roman" w:cs="Times New Roman"/>
                <w:szCs w:val="20"/>
                <w:lang w:val="en-GB" w:eastAsia="zh-CN"/>
              </w:rPr>
            </w:pPr>
          </w:p>
        </w:tc>
        <w:tc>
          <w:tcPr>
            <w:tcW w:w="4132" w:type="dxa"/>
          </w:tcPr>
          <w:p w14:paraId="08F4C770" w14:textId="77777777" w:rsidR="00267633" w:rsidRPr="00267633" w:rsidRDefault="00267633" w:rsidP="00267633">
            <w:pPr>
              <w:spacing w:before="120" w:after="120" w:line="240" w:lineRule="auto"/>
              <w:jc w:val="both"/>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Total claimed for bill:</w:t>
            </w:r>
          </w:p>
          <w:p w14:paraId="3193D720" w14:textId="77777777" w:rsidR="00267633" w:rsidRPr="00267633" w:rsidRDefault="00267633" w:rsidP="00267633">
            <w:pPr>
              <w:spacing w:before="120" w:after="120" w:line="240" w:lineRule="auto"/>
              <w:jc w:val="both"/>
              <w:rPr>
                <w:rFonts w:ascii="Times New Roman" w:hAnsi="Times New Roman" w:cs="Times New Roman"/>
                <w:szCs w:val="20"/>
                <w:u w:val="single"/>
                <w:lang w:val="en-GB" w:eastAsia="zh-CN"/>
              </w:rPr>
            </w:pPr>
            <w:r w:rsidRPr="00267633">
              <w:rPr>
                <w:rFonts w:ascii="Times New Roman" w:hAnsi="Times New Roman" w:cs="Times New Roman"/>
                <w:szCs w:val="20"/>
                <w:u w:val="single"/>
                <w:lang w:val="en-GB" w:eastAsia="zh-CN"/>
              </w:rPr>
              <w:t xml:space="preserve">Costs for work done other than for taxation: </w:t>
            </w:r>
          </w:p>
          <w:p w14:paraId="0FB0AC63"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Section 1: [</w:t>
            </w:r>
            <w:r w:rsidRPr="00267633">
              <w:rPr>
                <w:rFonts w:ascii="Times New Roman" w:hAnsi="Times New Roman" w:cs="Times New Roman"/>
                <w:i/>
                <w:szCs w:val="20"/>
                <w:lang w:val="en-GB" w:eastAsia="zh-CN"/>
              </w:rPr>
              <w:t>Insert sum claimed</w:t>
            </w:r>
            <w:r w:rsidRPr="00267633">
              <w:rPr>
                <w:rFonts w:ascii="Times New Roman" w:hAnsi="Times New Roman" w:cs="Times New Roman"/>
                <w:szCs w:val="20"/>
                <w:lang w:val="en-GB" w:eastAsia="zh-CN"/>
              </w:rPr>
              <w:t xml:space="preserve">.] </w:t>
            </w:r>
          </w:p>
          <w:p w14:paraId="07D20991"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GST on Section 1: </w:t>
            </w:r>
          </w:p>
          <w:p w14:paraId="1FC5AA9D" w14:textId="77777777" w:rsidR="00267633" w:rsidRPr="00267633" w:rsidRDefault="00267633" w:rsidP="00267633">
            <w:pPr>
              <w:spacing w:before="120" w:after="120" w:line="240" w:lineRule="auto"/>
              <w:jc w:val="both"/>
              <w:rPr>
                <w:rFonts w:ascii="Times New Roman" w:hAnsi="Times New Roman" w:cs="Times New Roman"/>
                <w:szCs w:val="20"/>
                <w:u w:val="single"/>
                <w:lang w:val="en-GB" w:eastAsia="zh-CN"/>
              </w:rPr>
            </w:pPr>
            <w:r w:rsidRPr="00267633">
              <w:rPr>
                <w:rFonts w:ascii="Times New Roman" w:hAnsi="Times New Roman" w:cs="Times New Roman"/>
                <w:szCs w:val="20"/>
                <w:u w:val="single"/>
                <w:lang w:val="en-GB" w:eastAsia="zh-CN"/>
              </w:rPr>
              <w:t>Costs for work done for taxation:</w:t>
            </w:r>
          </w:p>
          <w:p w14:paraId="7D2EFF94"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Section 2</w:t>
            </w:r>
            <w:proofErr w:type="gramStart"/>
            <w:r w:rsidRPr="00267633">
              <w:rPr>
                <w:rFonts w:ascii="Times New Roman" w:hAnsi="Times New Roman" w:cs="Times New Roman"/>
                <w:szCs w:val="20"/>
                <w:lang w:val="en-GB" w:eastAsia="zh-CN"/>
              </w:rPr>
              <w:t>:  [</w:t>
            </w:r>
            <w:proofErr w:type="gramEnd"/>
            <w:r w:rsidRPr="00267633">
              <w:rPr>
                <w:rFonts w:ascii="Times New Roman" w:hAnsi="Times New Roman" w:cs="Times New Roman"/>
                <w:i/>
                <w:szCs w:val="20"/>
                <w:lang w:val="en-GB" w:eastAsia="zh-CN"/>
              </w:rPr>
              <w:t>Insert sum claimed.</w:t>
            </w:r>
            <w:r w:rsidRPr="00267633">
              <w:rPr>
                <w:rFonts w:ascii="Times New Roman" w:hAnsi="Times New Roman" w:cs="Times New Roman"/>
                <w:szCs w:val="20"/>
                <w:lang w:val="en-GB" w:eastAsia="zh-CN"/>
              </w:rPr>
              <w:t>]</w:t>
            </w:r>
          </w:p>
          <w:p w14:paraId="0F0FD9F6"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GST on Section 2:</w:t>
            </w:r>
          </w:p>
          <w:p w14:paraId="6E297C52" w14:textId="77777777" w:rsidR="00267633" w:rsidRPr="00267633" w:rsidRDefault="00267633" w:rsidP="00267633">
            <w:pPr>
              <w:spacing w:before="120" w:after="120" w:line="240" w:lineRule="auto"/>
              <w:jc w:val="both"/>
              <w:rPr>
                <w:rFonts w:ascii="Times New Roman" w:hAnsi="Times New Roman" w:cs="Times New Roman"/>
                <w:szCs w:val="20"/>
                <w:u w:val="single"/>
                <w:lang w:val="en-GB" w:eastAsia="zh-CN"/>
              </w:rPr>
            </w:pPr>
            <w:r w:rsidRPr="00267633">
              <w:rPr>
                <w:rFonts w:ascii="Times New Roman" w:hAnsi="Times New Roman" w:cs="Times New Roman"/>
                <w:szCs w:val="20"/>
                <w:u w:val="single"/>
                <w:lang w:val="en-GB" w:eastAsia="zh-CN"/>
              </w:rPr>
              <w:t xml:space="preserve">Disbursements </w:t>
            </w:r>
          </w:p>
          <w:p w14:paraId="48933A58"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Section 3 (Disbursements on which GST is not chargeable): [</w:t>
            </w:r>
            <w:r w:rsidRPr="00267633">
              <w:rPr>
                <w:rFonts w:ascii="Times New Roman" w:hAnsi="Times New Roman" w:cs="Times New Roman"/>
                <w:i/>
                <w:szCs w:val="20"/>
                <w:lang w:val="en-GB" w:eastAsia="zh-CN"/>
              </w:rPr>
              <w:t>Insert sum claimed.</w:t>
            </w:r>
            <w:r w:rsidRPr="00267633">
              <w:rPr>
                <w:rFonts w:ascii="Times New Roman" w:hAnsi="Times New Roman" w:cs="Times New Roman"/>
                <w:szCs w:val="20"/>
                <w:lang w:val="en-GB" w:eastAsia="zh-CN"/>
              </w:rPr>
              <w:t>]</w:t>
            </w:r>
          </w:p>
          <w:p w14:paraId="533212D1"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Section 3 (Disbursements on which GST is chargeable): [</w:t>
            </w:r>
            <w:r w:rsidRPr="00267633">
              <w:rPr>
                <w:rFonts w:ascii="Times New Roman" w:hAnsi="Times New Roman" w:cs="Times New Roman"/>
                <w:i/>
                <w:szCs w:val="20"/>
                <w:lang w:val="en-GB" w:eastAsia="zh-CN"/>
              </w:rPr>
              <w:t>Insert sum claimed.</w:t>
            </w:r>
            <w:r w:rsidRPr="00267633">
              <w:rPr>
                <w:rFonts w:ascii="Times New Roman" w:hAnsi="Times New Roman" w:cs="Times New Roman"/>
                <w:szCs w:val="20"/>
                <w:lang w:val="en-GB" w:eastAsia="zh-CN"/>
              </w:rPr>
              <w:t>]</w:t>
            </w:r>
          </w:p>
          <w:p w14:paraId="4308B564"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GST on Section 3: </w:t>
            </w:r>
          </w:p>
          <w:p w14:paraId="40239286"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c>
          <w:tcPr>
            <w:tcW w:w="1991" w:type="dxa"/>
          </w:tcPr>
          <w:p w14:paraId="2FB8E650"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bl>
    <w:p w14:paraId="34EE5ADF" w14:textId="77777777" w:rsidR="00267633" w:rsidRPr="00267633" w:rsidRDefault="00267633" w:rsidP="00267633">
      <w:pPr>
        <w:spacing w:before="0" w:after="0" w:line="240" w:lineRule="auto"/>
        <w:divId w:val="2116439976"/>
        <w:rPr>
          <w:rFonts w:ascii="Times New Roman" w:hAnsi="Times New Roman" w:cs="Times New Roman"/>
          <w:sz w:val="20"/>
          <w:szCs w:val="20"/>
          <w:lang w:val="en-GB" w:eastAsia="zh-CN"/>
        </w:rPr>
      </w:pPr>
    </w:p>
    <w:p w14:paraId="3720DCED" w14:textId="77777777" w:rsidR="00267633" w:rsidRPr="00267633" w:rsidRDefault="00267633" w:rsidP="00267633">
      <w:pPr>
        <w:spacing w:before="0" w:after="0" w:line="240" w:lineRule="auto"/>
        <w:divId w:val="2116439976"/>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t xml:space="preserve"> </w:t>
      </w:r>
    </w:p>
    <w:p w14:paraId="02C8479E" w14:textId="77777777" w:rsidR="00267633" w:rsidRPr="00267633" w:rsidRDefault="00267633" w:rsidP="00267633">
      <w:pPr>
        <w:spacing w:before="0" w:after="0" w:line="240" w:lineRule="auto"/>
        <w:jc w:val="center"/>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Dated this </w:t>
      </w:r>
      <w:r w:rsidRPr="00267633">
        <w:rPr>
          <w:rFonts w:ascii="Times New Roman" w:hAnsi="Times New Roman" w:cs="Times New Roman"/>
          <w:szCs w:val="20"/>
          <w:lang w:val="en-GB" w:eastAsia="zh-CN"/>
        </w:rPr>
        <w:tab/>
      </w:r>
      <w:r w:rsidRPr="00267633">
        <w:rPr>
          <w:rFonts w:ascii="Times New Roman" w:hAnsi="Times New Roman" w:cs="Times New Roman"/>
          <w:szCs w:val="20"/>
          <w:lang w:val="en-GB" w:eastAsia="zh-CN"/>
        </w:rPr>
        <w:tab/>
        <w:t xml:space="preserve">day of </w:t>
      </w:r>
      <w:r w:rsidRPr="00267633">
        <w:rPr>
          <w:rFonts w:ascii="Times New Roman" w:hAnsi="Times New Roman" w:cs="Times New Roman"/>
          <w:szCs w:val="20"/>
          <w:lang w:val="en-GB" w:eastAsia="zh-CN"/>
        </w:rPr>
        <w:tab/>
      </w:r>
      <w:r w:rsidRPr="00267633">
        <w:rPr>
          <w:rFonts w:ascii="Times New Roman" w:hAnsi="Times New Roman" w:cs="Times New Roman"/>
          <w:szCs w:val="20"/>
          <w:lang w:val="en-GB" w:eastAsia="zh-CN"/>
        </w:rPr>
        <w:tab/>
      </w:r>
      <w:r w:rsidRPr="00267633">
        <w:rPr>
          <w:rFonts w:ascii="Times New Roman" w:hAnsi="Times New Roman" w:cs="Times New Roman"/>
          <w:szCs w:val="20"/>
          <w:lang w:val="en-GB" w:eastAsia="zh-CN"/>
        </w:rPr>
        <w:tab/>
        <w:t>20</w:t>
      </w:r>
      <w:r w:rsidRPr="00267633">
        <w:rPr>
          <w:rFonts w:ascii="Times New Roman" w:hAnsi="Times New Roman" w:cs="Times New Roman"/>
          <w:szCs w:val="20"/>
          <w:lang w:val="en-GB" w:eastAsia="zh-CN"/>
        </w:rPr>
        <w:tab/>
        <w:t>.</w:t>
      </w:r>
    </w:p>
    <w:p w14:paraId="587031DE" w14:textId="77777777" w:rsidR="00267633" w:rsidRPr="00267633" w:rsidRDefault="00267633" w:rsidP="00267633">
      <w:pPr>
        <w:spacing w:before="0" w:after="0" w:line="240" w:lineRule="auto"/>
        <w:jc w:val="center"/>
        <w:divId w:val="2116439976"/>
        <w:rPr>
          <w:rFonts w:ascii="Times New Roman" w:hAnsi="Times New Roman" w:cs="Times New Roman"/>
          <w:szCs w:val="20"/>
          <w:lang w:val="en-GB" w:eastAsia="zh-CN"/>
        </w:rPr>
      </w:pPr>
    </w:p>
    <w:p w14:paraId="6335F7B4" w14:textId="77777777" w:rsidR="00267633" w:rsidRPr="00267633" w:rsidRDefault="00267633" w:rsidP="00267633">
      <w:pPr>
        <w:spacing w:before="0" w:after="0" w:line="240" w:lineRule="auto"/>
        <w:divId w:val="2116439976"/>
        <w:rPr>
          <w:rFonts w:ascii="Times New Roman" w:hAnsi="Times New Roman" w:cs="Times New Roman"/>
          <w:szCs w:val="20"/>
          <w:lang w:val="en-GB" w:eastAsia="zh-CN"/>
        </w:rPr>
      </w:pPr>
    </w:p>
    <w:p w14:paraId="286C8E02" w14:textId="77777777" w:rsidR="00267633" w:rsidRPr="00267633" w:rsidRDefault="00267633" w:rsidP="00267633">
      <w:pPr>
        <w:spacing w:before="0" w:after="0" w:line="240" w:lineRule="auto"/>
        <w:divId w:val="2116439976"/>
        <w:rPr>
          <w:rFonts w:ascii="Times New Roman" w:hAnsi="Times New Roman" w:cs="Times New Roman"/>
          <w:szCs w:val="20"/>
          <w:lang w:val="en-GB" w:eastAsia="zh-CN"/>
        </w:rPr>
      </w:pPr>
    </w:p>
    <w:p w14:paraId="67909F7E" w14:textId="77777777" w:rsidR="00267633" w:rsidRPr="00267633" w:rsidRDefault="00267633" w:rsidP="00267633">
      <w:pPr>
        <w:spacing w:before="0" w:after="0" w:line="240" w:lineRule="auto"/>
        <w:ind w:left="3600"/>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Solicitors for </w:t>
      </w:r>
    </w:p>
    <w:p w14:paraId="32438A87" w14:textId="77777777" w:rsidR="00267633" w:rsidRPr="00267633" w:rsidRDefault="00267633" w:rsidP="00267633">
      <w:pPr>
        <w:spacing w:before="0" w:after="0" w:line="240" w:lineRule="auto"/>
        <w:ind w:left="3600"/>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State the party for whom the bill is filed</w:t>
      </w:r>
      <w:r w:rsidRPr="00267633">
        <w:rPr>
          <w:rFonts w:ascii="Times New Roman" w:hAnsi="Times New Roman" w:cs="Times New Roman"/>
          <w:szCs w:val="20"/>
          <w:lang w:val="en-GB" w:eastAsia="zh-CN"/>
        </w:rPr>
        <w:t xml:space="preserve">].  </w:t>
      </w:r>
    </w:p>
    <w:p w14:paraId="64262A24" w14:textId="77777777" w:rsidR="00267633" w:rsidRPr="00267633" w:rsidRDefault="00267633" w:rsidP="00267633">
      <w:pPr>
        <w:spacing w:before="0" w:after="0" w:line="240" w:lineRule="auto"/>
        <w:divId w:val="2116439976"/>
        <w:rPr>
          <w:rFonts w:ascii="Times New Roman" w:hAnsi="Times New Roman" w:cs="Times New Roman"/>
          <w:b/>
          <w:szCs w:val="20"/>
          <w:lang w:val="en-GB" w:eastAsia="zh-CN"/>
        </w:rPr>
      </w:pPr>
    </w:p>
    <w:p w14:paraId="272BA3C3" w14:textId="77777777" w:rsidR="00267633" w:rsidRPr="00267633" w:rsidRDefault="00267633" w:rsidP="00267633">
      <w:pPr>
        <w:spacing w:before="0" w:after="0" w:line="240" w:lineRule="auto"/>
        <w:divId w:val="2116439976"/>
        <w:rPr>
          <w:rFonts w:ascii="Times New Roman" w:hAnsi="Times New Roman" w:cs="Times New Roman"/>
          <w:szCs w:val="20"/>
          <w:lang w:val="en-GB" w:eastAsia="zh-CN"/>
        </w:rPr>
      </w:pPr>
    </w:p>
    <w:p w14:paraId="50362CE8" w14:textId="77777777" w:rsidR="00267633" w:rsidRPr="00267633" w:rsidRDefault="00267633" w:rsidP="00267633">
      <w:pPr>
        <w:tabs>
          <w:tab w:val="center" w:pos="3793"/>
        </w:tabs>
        <w:suppressAutoHyphens/>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To:</w:t>
      </w:r>
    </w:p>
    <w:p w14:paraId="49659B8B" w14:textId="77777777" w:rsidR="00267633" w:rsidRPr="00267633" w:rsidRDefault="00267633" w:rsidP="00267633">
      <w:pPr>
        <w:tabs>
          <w:tab w:val="center" w:pos="3793"/>
        </w:tabs>
        <w:suppressAutoHyphens/>
        <w:spacing w:before="0" w:after="0" w:line="240" w:lineRule="auto"/>
        <w:jc w:val="both"/>
        <w:divId w:val="2116439976"/>
        <w:rPr>
          <w:rFonts w:ascii="Times New Roman" w:hAnsi="Times New Roman" w:cs="Times New Roman"/>
          <w:szCs w:val="20"/>
          <w:lang w:val="en-US" w:eastAsia="zh-CN"/>
        </w:rPr>
        <w:sectPr w:rsidR="00267633" w:rsidRPr="00267633">
          <w:headerReference w:type="even" r:id="rId24"/>
          <w:headerReference w:type="default" r:id="rId25"/>
          <w:pgSz w:w="11906" w:h="16838"/>
          <w:pgMar w:top="1440" w:right="1286" w:bottom="1440" w:left="2160" w:header="720" w:footer="720" w:gutter="0"/>
          <w:paperSrc w:first="1" w:other="1"/>
          <w:cols w:space="720"/>
          <w:noEndnote/>
        </w:sectPr>
      </w:pPr>
    </w:p>
    <w:tbl>
      <w:tblPr>
        <w:tblW w:w="0" w:type="auto"/>
        <w:tblLayout w:type="fixed"/>
        <w:tblLook w:val="0000" w:firstRow="0" w:lastRow="0" w:firstColumn="0" w:lastColumn="0" w:noHBand="0" w:noVBand="0"/>
      </w:tblPr>
      <w:tblGrid>
        <w:gridCol w:w="2600"/>
        <w:gridCol w:w="2600"/>
        <w:gridCol w:w="2600"/>
      </w:tblGrid>
      <w:tr w:rsidR="00267633" w:rsidRPr="00267633" w14:paraId="26999705" w14:textId="77777777" w:rsidTr="00267633">
        <w:trPr>
          <w:divId w:val="2116439976"/>
        </w:trPr>
        <w:tc>
          <w:tcPr>
            <w:tcW w:w="2600" w:type="dxa"/>
          </w:tcPr>
          <w:p w14:paraId="5A0D067A" w14:textId="77777777" w:rsidR="00267633" w:rsidRPr="00267633" w:rsidRDefault="00267633" w:rsidP="00267633">
            <w:pPr>
              <w:tabs>
                <w:tab w:val="left" w:pos="-720"/>
              </w:tabs>
              <w:suppressAutoHyphens/>
              <w:spacing w:before="0" w:after="0" w:line="240" w:lineRule="auto"/>
              <w:rPr>
                <w:rFonts w:ascii="Times New Roman" w:hAnsi="Times New Roman" w:cs="Times New Roman"/>
                <w:sz w:val="18"/>
                <w:szCs w:val="20"/>
                <w:lang w:val="en-GB" w:eastAsia="zh-CN"/>
              </w:rPr>
            </w:pPr>
          </w:p>
        </w:tc>
        <w:tc>
          <w:tcPr>
            <w:tcW w:w="2600" w:type="dxa"/>
          </w:tcPr>
          <w:p w14:paraId="40BE4E23" w14:textId="77777777" w:rsidR="00267633" w:rsidRPr="00267633" w:rsidRDefault="00267633" w:rsidP="00267633">
            <w:pPr>
              <w:keepNext/>
              <w:spacing w:before="0" w:after="0" w:line="240" w:lineRule="auto"/>
              <w:jc w:val="center"/>
              <w:outlineLvl w:val="1"/>
              <w:rPr>
                <w:rFonts w:ascii="Times New Roman" w:hAnsi="Times New Roman"/>
                <w:bCs/>
                <w:iCs/>
                <w:spacing w:val="-3"/>
                <w:szCs w:val="28"/>
                <w:lang w:val="en-GB" w:eastAsia="zh-CN"/>
              </w:rPr>
            </w:pPr>
            <w:bookmarkStart w:id="174" w:name="_Toc243995887"/>
            <w:r w:rsidRPr="00267633">
              <w:rPr>
                <w:rFonts w:ascii="Times New Roman" w:hAnsi="Times New Roman"/>
                <w:bCs/>
                <w:iCs/>
                <w:spacing w:val="-3"/>
                <w:szCs w:val="28"/>
                <w:lang w:val="en-GB" w:eastAsia="zh-CN"/>
              </w:rPr>
              <w:t xml:space="preserve">FORM </w:t>
            </w:r>
            <w:bookmarkEnd w:id="174"/>
            <w:r w:rsidRPr="00267633">
              <w:rPr>
                <w:rFonts w:ascii="Times New Roman" w:hAnsi="Times New Roman"/>
                <w:bCs/>
                <w:iCs/>
                <w:spacing w:val="-3"/>
                <w:szCs w:val="28"/>
                <w:lang w:val="en-GB" w:eastAsia="zh-CN"/>
              </w:rPr>
              <w:t>253</w:t>
            </w:r>
          </w:p>
        </w:tc>
        <w:tc>
          <w:tcPr>
            <w:tcW w:w="2600" w:type="dxa"/>
          </w:tcPr>
          <w:p w14:paraId="5FC86A0E" w14:textId="77777777" w:rsidR="00267633" w:rsidRPr="00267633" w:rsidRDefault="00267633" w:rsidP="00267633">
            <w:pPr>
              <w:tabs>
                <w:tab w:val="left" w:pos="-720"/>
              </w:tabs>
              <w:suppressAutoHyphens/>
              <w:spacing w:before="0" w:after="0" w:line="240" w:lineRule="auto"/>
              <w:jc w:val="center"/>
              <w:rPr>
                <w:rFonts w:ascii="Times New Roman" w:hAnsi="Times New Roman" w:cs="Times New Roman"/>
                <w:szCs w:val="20"/>
                <w:lang w:val="en-GB" w:eastAsia="zh-CN"/>
              </w:rPr>
            </w:pPr>
          </w:p>
        </w:tc>
      </w:tr>
    </w:tbl>
    <w:p w14:paraId="6D435EEC" w14:textId="77777777" w:rsidR="00267633" w:rsidRPr="00267633" w:rsidRDefault="00267633" w:rsidP="00267633">
      <w:pPr>
        <w:keepNext/>
        <w:spacing w:before="240" w:after="60" w:line="240" w:lineRule="auto"/>
        <w:outlineLvl w:val="1"/>
        <w:divId w:val="2116439976"/>
        <w:rPr>
          <w:rFonts w:ascii="Times New Roman" w:hAnsi="Times New Roman"/>
          <w:bCs/>
          <w:iCs/>
          <w:sz w:val="22"/>
          <w:szCs w:val="22"/>
          <w:lang w:val="en-GB" w:eastAsia="zh-CN"/>
        </w:rPr>
      </w:pPr>
      <w:bookmarkStart w:id="175" w:name="_Toc243995888"/>
      <w:r w:rsidRPr="00267633">
        <w:rPr>
          <w:rFonts w:ascii="Times New Roman" w:hAnsi="Times New Roman"/>
          <w:bCs/>
          <w:iCs/>
          <w:sz w:val="22"/>
          <w:szCs w:val="22"/>
          <w:lang w:val="en-GB" w:eastAsia="zh-CN"/>
        </w:rPr>
        <w:t>Para 131</w:t>
      </w:r>
    </w:p>
    <w:bookmarkEnd w:id="175"/>
    <w:p w14:paraId="4C9D8835"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527F387D" w14:textId="77777777" w:rsidR="00267633" w:rsidRPr="00267633" w:rsidRDefault="00267633" w:rsidP="00267633">
      <w:pPr>
        <w:tabs>
          <w:tab w:val="center" w:pos="3822"/>
        </w:tabs>
        <w:suppressAutoHyphens/>
        <w:spacing w:before="0" w:after="0" w:line="240" w:lineRule="auto"/>
        <w:ind w:left="-1742" w:right="-1800"/>
        <w:jc w:val="center"/>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IN THE FAMILY JUSTICE COURTS OF THE REPUBLIC OF SINGAPORE</w:t>
      </w:r>
    </w:p>
    <w:p w14:paraId="75A6E814" w14:textId="77777777" w:rsidR="00267633" w:rsidRPr="00267633" w:rsidRDefault="00267633" w:rsidP="00267633">
      <w:pPr>
        <w:spacing w:before="0" w:after="0" w:line="240" w:lineRule="auto"/>
        <w:jc w:val="both"/>
        <w:divId w:val="2116439976"/>
        <w:rPr>
          <w:rFonts w:ascii="Times New Roman" w:hAnsi="Times New Roman" w:cs="Times New Roman"/>
          <w:b/>
          <w:sz w:val="20"/>
          <w:szCs w:val="20"/>
          <w:lang w:val="en-GB" w:eastAsia="zh-CN"/>
        </w:rPr>
      </w:pPr>
    </w:p>
    <w:p w14:paraId="1F222AD9"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DC/MC No.</w:t>
      </w:r>
      <w:r w:rsidRPr="00267633">
        <w:rPr>
          <w:rFonts w:ascii="Times New Roman" w:hAnsi="Times New Roman" w:cs="Times New Roman"/>
          <w:szCs w:val="20"/>
          <w:lang w:val="en-GB" w:eastAsia="zh-CN"/>
        </w:rPr>
        <w:tab/>
      </w:r>
      <w:r w:rsidRPr="00267633">
        <w:rPr>
          <w:rFonts w:ascii="Times New Roman" w:hAnsi="Times New Roman" w:cs="Times New Roman"/>
          <w:szCs w:val="20"/>
          <w:lang w:val="en-GB" w:eastAsia="zh-CN"/>
        </w:rPr>
        <w:tab/>
        <w:t xml:space="preserve">of 20 </w:t>
      </w:r>
    </w:p>
    <w:p w14:paraId="7CD289BD"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Bill of Costs No.</w:t>
      </w:r>
      <w:r w:rsidRPr="00267633">
        <w:rPr>
          <w:rFonts w:ascii="Times New Roman" w:hAnsi="Times New Roman" w:cs="Times New Roman"/>
          <w:szCs w:val="20"/>
          <w:lang w:val="en-GB" w:eastAsia="zh-CN"/>
        </w:rPr>
        <w:tab/>
        <w:t xml:space="preserve">of 20  </w:t>
      </w:r>
    </w:p>
    <w:p w14:paraId="33FB1FBB"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43FD1D61"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GST Reg. No. (solicitors for [</w:t>
      </w:r>
      <w:r w:rsidRPr="00267633">
        <w:rPr>
          <w:rFonts w:ascii="Times New Roman" w:hAnsi="Times New Roman" w:cs="Times New Roman"/>
          <w:i/>
          <w:szCs w:val="20"/>
          <w:lang w:val="en-GB" w:eastAsia="zh-CN"/>
        </w:rPr>
        <w:t>state the party</w:t>
      </w:r>
      <w:r w:rsidRPr="00267633">
        <w:rPr>
          <w:rFonts w:ascii="Times New Roman" w:hAnsi="Times New Roman" w:cs="Times New Roman"/>
          <w:szCs w:val="20"/>
          <w:lang w:val="en-GB" w:eastAsia="zh-CN"/>
        </w:rPr>
        <w:t>]): [</w:t>
      </w:r>
      <w:r w:rsidRPr="00267633">
        <w:rPr>
          <w:rFonts w:ascii="Times New Roman" w:hAnsi="Times New Roman" w:cs="Times New Roman"/>
          <w:i/>
          <w:szCs w:val="20"/>
          <w:lang w:val="en-GB" w:eastAsia="zh-CN"/>
        </w:rPr>
        <w:t>Set out the GST number</w:t>
      </w:r>
      <w:r w:rsidRPr="00267633">
        <w:rPr>
          <w:rFonts w:ascii="Times New Roman" w:hAnsi="Times New Roman" w:cs="Times New Roman"/>
          <w:szCs w:val="20"/>
          <w:lang w:val="en-GB" w:eastAsia="zh-CN"/>
        </w:rPr>
        <w:t>]</w:t>
      </w:r>
    </w:p>
    <w:p w14:paraId="605CE0E9"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GST Reg. No. (</w:t>
      </w:r>
      <w:r w:rsidRPr="00267633">
        <w:rPr>
          <w:rFonts w:ascii="Times New Roman" w:hAnsi="Times New Roman" w:cs="Times New Roman"/>
          <w:i/>
          <w:szCs w:val="20"/>
          <w:lang w:val="en-GB" w:eastAsia="zh-CN"/>
        </w:rPr>
        <w:t>state the party</w:t>
      </w:r>
      <w:r w:rsidRPr="00267633">
        <w:rPr>
          <w:rFonts w:ascii="Times New Roman" w:hAnsi="Times New Roman" w:cs="Times New Roman"/>
          <w:szCs w:val="20"/>
          <w:lang w:val="en-GB" w:eastAsia="zh-CN"/>
        </w:rPr>
        <w:t>): [</w:t>
      </w:r>
      <w:r w:rsidRPr="00267633">
        <w:rPr>
          <w:rFonts w:ascii="Times New Roman" w:hAnsi="Times New Roman" w:cs="Times New Roman"/>
          <w:i/>
          <w:szCs w:val="20"/>
          <w:lang w:val="en-GB" w:eastAsia="zh-CN"/>
        </w:rPr>
        <w:t>Indicate the GST number or “No GST No.” and the percentage of input tax applicable to each party entitled to costs.</w:t>
      </w:r>
      <w:r w:rsidRPr="00267633">
        <w:rPr>
          <w:rFonts w:ascii="Times New Roman" w:hAnsi="Times New Roman" w:cs="Times New Roman"/>
          <w:szCs w:val="20"/>
          <w:lang w:val="en-GB" w:eastAsia="zh-CN"/>
        </w:rPr>
        <w:t xml:space="preserve">] </w:t>
      </w:r>
    </w:p>
    <w:p w14:paraId="662D4034" w14:textId="77777777" w:rsidR="00267633" w:rsidRPr="00267633" w:rsidRDefault="00267633" w:rsidP="00267633">
      <w:pPr>
        <w:spacing w:before="0" w:after="0" w:line="240" w:lineRule="auto"/>
        <w:jc w:val="both"/>
        <w:divId w:val="2116439976"/>
        <w:rPr>
          <w:rFonts w:ascii="Times New Roman" w:hAnsi="Times New Roman" w:cs="Times New Roman"/>
          <w:b/>
          <w:szCs w:val="20"/>
          <w:lang w:val="en-GB" w:eastAsia="zh-CN"/>
        </w:rPr>
      </w:pPr>
    </w:p>
    <w:p w14:paraId="71050ADE" w14:textId="77777777" w:rsidR="00267633" w:rsidRPr="00267633" w:rsidRDefault="00267633" w:rsidP="00267633">
      <w:pPr>
        <w:spacing w:before="0" w:after="0" w:line="240" w:lineRule="auto"/>
        <w:jc w:val="both"/>
        <w:divId w:val="2116439976"/>
        <w:rPr>
          <w:rFonts w:ascii="Times New Roman" w:hAnsi="Times New Roman" w:cs="Times New Roman"/>
          <w:b/>
          <w:szCs w:val="20"/>
          <w:lang w:val="en-GB" w:eastAsia="zh-CN"/>
        </w:rPr>
      </w:pPr>
    </w:p>
    <w:p w14:paraId="697EC9C7" w14:textId="77777777" w:rsidR="00267633" w:rsidRPr="00267633" w:rsidRDefault="00267633" w:rsidP="00267633">
      <w:pPr>
        <w:spacing w:before="240" w:after="60" w:line="240" w:lineRule="auto"/>
        <w:jc w:val="center"/>
        <w:outlineLvl w:val="8"/>
        <w:divId w:val="2116439976"/>
        <w:rPr>
          <w:rFonts w:ascii="Times New Roman" w:hAnsi="Times New Roman"/>
          <w:szCs w:val="22"/>
          <w:lang w:val="en-GB" w:eastAsia="zh-CN"/>
        </w:rPr>
      </w:pPr>
      <w:r w:rsidRPr="00267633">
        <w:rPr>
          <w:rFonts w:ascii="Times New Roman" w:hAnsi="Times New Roman"/>
          <w:szCs w:val="22"/>
          <w:lang w:val="en-GB" w:eastAsia="zh-CN"/>
        </w:rPr>
        <w:t>Between</w:t>
      </w:r>
    </w:p>
    <w:p w14:paraId="400FBD1F" w14:textId="77777777" w:rsidR="00267633" w:rsidRPr="00267633" w:rsidRDefault="00267633" w:rsidP="00267633">
      <w:pPr>
        <w:spacing w:before="0" w:after="0" w:line="240" w:lineRule="auto"/>
        <w:jc w:val="right"/>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 Plaintiff(s)</w:t>
      </w:r>
    </w:p>
    <w:p w14:paraId="36D72255"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764CE912" w14:textId="77777777" w:rsidR="00267633" w:rsidRPr="00267633" w:rsidRDefault="00267633" w:rsidP="00267633">
      <w:pPr>
        <w:spacing w:before="0" w:after="0" w:line="240" w:lineRule="auto"/>
        <w:jc w:val="center"/>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And</w:t>
      </w:r>
    </w:p>
    <w:p w14:paraId="7F9661B4" w14:textId="77777777" w:rsidR="00267633" w:rsidRPr="00267633" w:rsidRDefault="00267633" w:rsidP="00267633">
      <w:pPr>
        <w:spacing w:before="0" w:after="0" w:line="240" w:lineRule="auto"/>
        <w:jc w:val="right"/>
        <w:divId w:val="2116439976"/>
        <w:rPr>
          <w:rFonts w:ascii="Times New Roman" w:hAnsi="Times New Roman" w:cs="Times New Roman"/>
          <w:spacing w:val="-3"/>
          <w:szCs w:val="20"/>
          <w:lang w:val="en-GB" w:eastAsia="zh-CN"/>
        </w:rPr>
      </w:pPr>
      <w:r w:rsidRPr="00267633">
        <w:rPr>
          <w:rFonts w:ascii="Times New Roman" w:hAnsi="Times New Roman" w:cs="Times New Roman"/>
          <w:spacing w:val="-3"/>
          <w:szCs w:val="20"/>
          <w:lang w:val="en-GB" w:eastAsia="zh-CN"/>
        </w:rPr>
        <w:t>….. Defendant(s)</w:t>
      </w:r>
    </w:p>
    <w:p w14:paraId="472F347F" w14:textId="77777777" w:rsidR="00267633" w:rsidRPr="00267633" w:rsidRDefault="00267633" w:rsidP="00267633">
      <w:pPr>
        <w:spacing w:before="0" w:after="0" w:line="240" w:lineRule="auto"/>
        <w:divId w:val="2116439976"/>
        <w:rPr>
          <w:rFonts w:ascii="Times New Roman" w:hAnsi="Times New Roman" w:cs="Times New Roman"/>
          <w:spacing w:val="-3"/>
          <w:szCs w:val="20"/>
          <w:lang w:val="en-GB" w:eastAsia="zh-CN"/>
        </w:rPr>
      </w:pPr>
    </w:p>
    <w:p w14:paraId="78FDBA95" w14:textId="77777777" w:rsidR="00267633" w:rsidRPr="00267633" w:rsidRDefault="00267633" w:rsidP="00267633">
      <w:pPr>
        <w:spacing w:before="0" w:after="0" w:line="240" w:lineRule="auto"/>
        <w:divId w:val="2116439976"/>
        <w:rPr>
          <w:rFonts w:ascii="Times New Roman" w:hAnsi="Times New Roman" w:cs="Times New Roman"/>
          <w:spacing w:val="-3"/>
          <w:szCs w:val="20"/>
          <w:lang w:val="en-GB" w:eastAsia="zh-CN"/>
        </w:rPr>
      </w:pPr>
    </w:p>
    <w:p w14:paraId="38EBED27" w14:textId="77777777" w:rsidR="00267633" w:rsidRPr="00267633" w:rsidRDefault="00267633" w:rsidP="00267633">
      <w:pPr>
        <w:spacing w:before="0" w:after="0" w:line="240" w:lineRule="auto"/>
        <w:jc w:val="center"/>
        <w:divId w:val="2116439976"/>
        <w:rPr>
          <w:rFonts w:ascii="Times New Roman" w:hAnsi="Times New Roman" w:cs="Times New Roman"/>
          <w:b/>
          <w:szCs w:val="20"/>
          <w:u w:val="single"/>
          <w:lang w:val="en-GB" w:eastAsia="zh-CN"/>
        </w:rPr>
      </w:pPr>
      <w:r w:rsidRPr="00267633">
        <w:rPr>
          <w:rFonts w:ascii="Times New Roman" w:hAnsi="Times New Roman" w:cs="Times New Roman"/>
          <w:b/>
          <w:szCs w:val="20"/>
          <w:u w:val="single"/>
          <w:lang w:val="en-GB" w:eastAsia="zh-CN"/>
        </w:rPr>
        <w:t>BILL OF COSTS FOR CONTENTIOUS BUSINESS OTHER THAN TRIALS</w:t>
      </w:r>
    </w:p>
    <w:p w14:paraId="4DF5B0EE" w14:textId="77777777" w:rsidR="00267633" w:rsidRPr="00267633" w:rsidRDefault="00267633" w:rsidP="00267633">
      <w:pPr>
        <w:spacing w:before="0" w:after="0" w:line="240" w:lineRule="auto"/>
        <w:divId w:val="2116439976"/>
        <w:rPr>
          <w:rFonts w:ascii="Times New Roman" w:hAnsi="Times New Roman" w:cs="Times New Roman"/>
          <w:szCs w:val="20"/>
          <w:lang w:val="en-GB" w:eastAsia="zh-CN"/>
        </w:rPr>
      </w:pPr>
    </w:p>
    <w:p w14:paraId="65918A67" w14:textId="77777777" w:rsidR="00267633" w:rsidRPr="00267633" w:rsidRDefault="00267633" w:rsidP="00267633">
      <w:pPr>
        <w:spacing w:before="0" w:after="0" w:line="240" w:lineRule="auto"/>
        <w:divId w:val="2116439976"/>
        <w:rPr>
          <w:rFonts w:ascii="Times New Roman" w:hAnsi="Times New Roman" w:cs="Times New Roman"/>
          <w:szCs w:val="20"/>
          <w:lang w:val="en-GB" w:eastAsia="zh-CN"/>
        </w:rPr>
      </w:pPr>
    </w:p>
    <w:p w14:paraId="1B77797F" w14:textId="77777777" w:rsidR="00267633" w:rsidRPr="00267633" w:rsidRDefault="00267633" w:rsidP="00267633">
      <w:pPr>
        <w:spacing w:before="0" w:after="0" w:line="240" w:lineRule="auto"/>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Applicant:   </w:t>
      </w:r>
      <w:r w:rsidRPr="00267633">
        <w:rPr>
          <w:rFonts w:ascii="Times New Roman" w:hAnsi="Times New Roman" w:cs="Times New Roman"/>
          <w:szCs w:val="20"/>
          <w:lang w:val="en-GB" w:eastAsia="zh-CN"/>
        </w:rPr>
        <w:tab/>
      </w:r>
      <w:r w:rsidRPr="00267633">
        <w:rPr>
          <w:rFonts w:ascii="Times New Roman" w:hAnsi="Times New Roman" w:cs="Times New Roman"/>
          <w:szCs w:val="20"/>
          <w:lang w:val="en-GB" w:eastAsia="zh-CN"/>
        </w:rPr>
        <w:tab/>
        <w:t>[</w:t>
      </w:r>
      <w:r w:rsidRPr="00267633">
        <w:rPr>
          <w:rFonts w:ascii="Times New Roman" w:hAnsi="Times New Roman" w:cs="Times New Roman"/>
          <w:i/>
          <w:szCs w:val="20"/>
          <w:lang w:val="en-GB" w:eastAsia="zh-CN"/>
        </w:rPr>
        <w:t>State the party for whom the bill is filed.</w:t>
      </w:r>
      <w:r w:rsidRPr="00267633">
        <w:rPr>
          <w:rFonts w:ascii="Times New Roman" w:hAnsi="Times New Roman" w:cs="Times New Roman"/>
          <w:szCs w:val="20"/>
          <w:lang w:val="en-GB" w:eastAsia="zh-CN"/>
        </w:rPr>
        <w:t xml:space="preserve">]  </w:t>
      </w:r>
    </w:p>
    <w:p w14:paraId="517CBC13" w14:textId="77777777" w:rsidR="00267633" w:rsidRPr="00267633" w:rsidRDefault="00267633" w:rsidP="00267633">
      <w:pPr>
        <w:spacing w:before="0" w:after="0" w:line="240" w:lineRule="auto"/>
        <w:ind w:left="2160" w:hanging="216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Nature of bill:</w:t>
      </w:r>
      <w:r w:rsidRPr="00267633">
        <w:rPr>
          <w:rFonts w:ascii="Times New Roman" w:hAnsi="Times New Roman" w:cs="Times New Roman"/>
          <w:szCs w:val="20"/>
          <w:lang w:val="en-GB" w:eastAsia="zh-CN"/>
        </w:rPr>
        <w:tab/>
        <w:t>[</w:t>
      </w:r>
      <w:r w:rsidRPr="00267633">
        <w:rPr>
          <w:rFonts w:ascii="Times New Roman" w:hAnsi="Times New Roman" w:cs="Times New Roman"/>
          <w:i/>
          <w:szCs w:val="20"/>
          <w:lang w:val="en-GB" w:eastAsia="zh-CN"/>
        </w:rPr>
        <w:t>State whether the bill is a party-and-party or solicitor-and-client bill.</w:t>
      </w: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 xml:space="preserve"> </w:t>
      </w:r>
      <w:r w:rsidRPr="00267633">
        <w:rPr>
          <w:rFonts w:ascii="Times New Roman" w:hAnsi="Times New Roman" w:cs="Times New Roman"/>
          <w:szCs w:val="20"/>
          <w:lang w:val="en-GB" w:eastAsia="zh-CN"/>
        </w:rPr>
        <w:t xml:space="preserve"> </w:t>
      </w:r>
    </w:p>
    <w:p w14:paraId="394814EC" w14:textId="77777777" w:rsidR="00267633" w:rsidRPr="00267633" w:rsidRDefault="00267633" w:rsidP="00267633">
      <w:pPr>
        <w:spacing w:before="0" w:after="0" w:line="240" w:lineRule="auto"/>
        <w:ind w:left="2160" w:hanging="216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Basis of taxation:</w:t>
      </w:r>
      <w:r w:rsidRPr="00267633">
        <w:rPr>
          <w:rFonts w:ascii="Times New Roman" w:hAnsi="Times New Roman" w:cs="Times New Roman"/>
          <w:szCs w:val="20"/>
          <w:lang w:val="en-GB" w:eastAsia="zh-CN"/>
        </w:rPr>
        <w:tab/>
        <w:t>[</w:t>
      </w:r>
      <w:r w:rsidRPr="00267633">
        <w:rPr>
          <w:rFonts w:ascii="Times New Roman" w:hAnsi="Times New Roman" w:cs="Times New Roman"/>
          <w:i/>
          <w:szCs w:val="20"/>
          <w:lang w:val="en-GB" w:eastAsia="zh-CN"/>
        </w:rPr>
        <w:t>State the basis of taxation, that is, standard or indemnity basis.</w:t>
      </w:r>
      <w:r w:rsidRPr="00267633">
        <w:rPr>
          <w:rFonts w:ascii="Times New Roman" w:hAnsi="Times New Roman" w:cs="Times New Roman"/>
          <w:szCs w:val="20"/>
          <w:lang w:val="en-GB" w:eastAsia="zh-CN"/>
        </w:rPr>
        <w:t>]</w:t>
      </w:r>
    </w:p>
    <w:p w14:paraId="1D576A6B" w14:textId="77777777" w:rsidR="00267633" w:rsidRPr="00267633" w:rsidRDefault="00267633" w:rsidP="00267633">
      <w:pPr>
        <w:spacing w:before="0" w:after="0" w:line="240" w:lineRule="auto"/>
        <w:ind w:left="2160" w:hanging="216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Basis for taxation:</w:t>
      </w:r>
      <w:r w:rsidRPr="00267633">
        <w:rPr>
          <w:rFonts w:ascii="Times New Roman" w:hAnsi="Times New Roman" w:cs="Times New Roman"/>
          <w:szCs w:val="20"/>
          <w:lang w:val="en-GB" w:eastAsia="zh-CN"/>
        </w:rPr>
        <w:tab/>
        <w:t>Judgment dated ________ ordering [</w:t>
      </w:r>
      <w:r w:rsidRPr="00267633">
        <w:rPr>
          <w:rFonts w:ascii="Times New Roman" w:hAnsi="Times New Roman" w:cs="Times New Roman"/>
          <w:i/>
          <w:szCs w:val="20"/>
          <w:lang w:val="en-GB" w:eastAsia="zh-CN"/>
        </w:rPr>
        <w:t>set out the order on costs under which the bill is to be taxed, including such details as the party who is ordered to pay costs and the party entitled to claim costs.</w:t>
      </w:r>
      <w:r w:rsidRPr="00267633">
        <w:rPr>
          <w:rFonts w:ascii="Times New Roman" w:hAnsi="Times New Roman" w:cs="Times New Roman"/>
          <w:szCs w:val="20"/>
          <w:lang w:val="en-GB" w:eastAsia="zh-CN"/>
        </w:rPr>
        <w:t>]</w:t>
      </w:r>
    </w:p>
    <w:p w14:paraId="3D9A45B1" w14:textId="77777777" w:rsidR="00267633" w:rsidRPr="00267633" w:rsidRDefault="00267633" w:rsidP="00267633">
      <w:pPr>
        <w:spacing w:before="0" w:after="0" w:line="240" w:lineRule="auto"/>
        <w:ind w:left="2160" w:hanging="2160"/>
        <w:divId w:val="2116439976"/>
        <w:rPr>
          <w:rFonts w:ascii="Times New Roman" w:hAnsi="Times New Roman" w:cs="Times New Roman"/>
          <w:sz w:val="26"/>
          <w:szCs w:val="20"/>
          <w:lang w:val="en-GB" w:eastAsia="zh-CN"/>
        </w:rPr>
      </w:pPr>
    </w:p>
    <w:tbl>
      <w:tblPr>
        <w:tblW w:w="87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748"/>
      </w:tblGrid>
      <w:tr w:rsidR="00267633" w:rsidRPr="00267633" w14:paraId="0C52BF0B" w14:textId="77777777" w:rsidTr="00267633">
        <w:trPr>
          <w:divId w:val="2116439976"/>
          <w:cantSplit/>
        </w:trPr>
        <w:tc>
          <w:tcPr>
            <w:tcW w:w="8748" w:type="dxa"/>
            <w:tcBorders>
              <w:right w:val="single" w:sz="4" w:space="0" w:color="auto"/>
            </w:tcBorders>
          </w:tcPr>
          <w:p w14:paraId="62706154" w14:textId="77777777" w:rsidR="00267633" w:rsidRPr="00267633" w:rsidRDefault="00267633" w:rsidP="00267633">
            <w:pPr>
              <w:spacing w:before="120" w:after="120" w:line="240" w:lineRule="auto"/>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Section 1:  Work done other than for taxation</w:t>
            </w:r>
          </w:p>
        </w:tc>
      </w:tr>
    </w:tbl>
    <w:p w14:paraId="5D77AF35" w14:textId="77777777" w:rsidR="00267633" w:rsidRPr="00267633" w:rsidRDefault="00267633" w:rsidP="00267633">
      <w:pPr>
        <w:spacing w:before="120" w:after="120" w:line="240" w:lineRule="auto"/>
        <w:divId w:val="2116439976"/>
        <w:rPr>
          <w:rFonts w:ascii="Times New Roman" w:hAnsi="Times New Roman" w:cs="Times New Roman"/>
          <w:i/>
          <w:szCs w:val="20"/>
          <w:lang w:val="en-GB" w:eastAsia="zh-CN"/>
        </w:rPr>
        <w:sectPr w:rsidR="00267633" w:rsidRPr="00267633">
          <w:pgSz w:w="11909" w:h="16834" w:code="9"/>
          <w:pgMar w:top="1728" w:right="1742" w:bottom="1728" w:left="1728" w:header="720" w:footer="720" w:gutter="0"/>
          <w:cols w:space="720"/>
        </w:sectPr>
      </w:pPr>
    </w:p>
    <w:tbl>
      <w:tblPr>
        <w:tblW w:w="87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45"/>
        <w:gridCol w:w="1980"/>
        <w:gridCol w:w="4120"/>
        <w:gridCol w:w="12"/>
        <w:gridCol w:w="1991"/>
      </w:tblGrid>
      <w:tr w:rsidR="00267633" w:rsidRPr="00267633" w14:paraId="18280ABD" w14:textId="77777777" w:rsidTr="00267633">
        <w:trPr>
          <w:divId w:val="2116439976"/>
          <w:cantSplit/>
          <w:tblHeader/>
        </w:trPr>
        <w:tc>
          <w:tcPr>
            <w:tcW w:w="645" w:type="dxa"/>
            <w:tcBorders>
              <w:right w:val="single" w:sz="4" w:space="0" w:color="auto"/>
            </w:tcBorders>
          </w:tcPr>
          <w:p w14:paraId="53897685" w14:textId="77777777" w:rsidR="00267633" w:rsidRPr="00267633" w:rsidRDefault="00267633" w:rsidP="00267633">
            <w:pPr>
              <w:spacing w:before="120" w:after="120" w:line="240" w:lineRule="auto"/>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No.</w:t>
            </w:r>
          </w:p>
        </w:tc>
        <w:tc>
          <w:tcPr>
            <w:tcW w:w="1980" w:type="dxa"/>
            <w:tcBorders>
              <w:right w:val="single" w:sz="4" w:space="0" w:color="auto"/>
            </w:tcBorders>
          </w:tcPr>
          <w:p w14:paraId="5B94A63B" w14:textId="77777777" w:rsidR="00267633" w:rsidRPr="00267633" w:rsidRDefault="00267633" w:rsidP="00267633">
            <w:pPr>
              <w:spacing w:before="120" w:after="120" w:line="240" w:lineRule="auto"/>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Item</w:t>
            </w:r>
          </w:p>
        </w:tc>
        <w:tc>
          <w:tcPr>
            <w:tcW w:w="4120" w:type="dxa"/>
            <w:tcBorders>
              <w:right w:val="single" w:sz="4" w:space="0" w:color="auto"/>
            </w:tcBorders>
          </w:tcPr>
          <w:p w14:paraId="70B9FE12" w14:textId="77777777" w:rsidR="00267633" w:rsidRPr="00267633" w:rsidRDefault="00267633" w:rsidP="00267633">
            <w:pPr>
              <w:spacing w:before="120" w:after="120" w:line="240" w:lineRule="auto"/>
              <w:outlineLvl w:val="7"/>
              <w:rPr>
                <w:rFonts w:ascii="Times New Roman" w:hAnsi="Times New Roman" w:cs="Times New Roman"/>
                <w:i/>
                <w:iCs/>
                <w:lang w:val="en-GB" w:eastAsia="zh-CN"/>
              </w:rPr>
            </w:pPr>
            <w:r w:rsidRPr="00267633">
              <w:rPr>
                <w:rFonts w:ascii="Times New Roman" w:hAnsi="Times New Roman" w:cs="Times New Roman"/>
                <w:i/>
                <w:iCs/>
                <w:lang w:val="en-GB" w:eastAsia="zh-CN"/>
              </w:rPr>
              <w:t>Description</w:t>
            </w:r>
          </w:p>
        </w:tc>
        <w:tc>
          <w:tcPr>
            <w:tcW w:w="2003" w:type="dxa"/>
            <w:gridSpan w:val="2"/>
            <w:tcBorders>
              <w:right w:val="single" w:sz="4" w:space="0" w:color="auto"/>
            </w:tcBorders>
          </w:tcPr>
          <w:p w14:paraId="2A54F42C" w14:textId="77777777" w:rsidR="00267633" w:rsidRPr="00267633" w:rsidRDefault="00267633" w:rsidP="00267633">
            <w:pPr>
              <w:spacing w:before="120" w:after="120" w:line="240" w:lineRule="auto"/>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Remarks</w:t>
            </w:r>
          </w:p>
        </w:tc>
      </w:tr>
      <w:tr w:rsidR="00267633" w:rsidRPr="00267633" w14:paraId="18CD22B7" w14:textId="77777777" w:rsidTr="00267633">
        <w:trPr>
          <w:divId w:val="2116439976"/>
          <w:cantSplit/>
          <w:trHeight w:val="413"/>
        </w:trPr>
        <w:tc>
          <w:tcPr>
            <w:tcW w:w="645" w:type="dxa"/>
            <w:tcBorders>
              <w:bottom w:val="single" w:sz="4" w:space="0" w:color="auto"/>
            </w:tcBorders>
          </w:tcPr>
          <w:p w14:paraId="5330A477" w14:textId="77777777" w:rsidR="00267633" w:rsidRPr="00267633" w:rsidRDefault="00267633" w:rsidP="00267633">
            <w:pPr>
              <w:spacing w:before="120" w:after="120" w:line="240" w:lineRule="auto"/>
              <w:jc w:val="center"/>
              <w:rPr>
                <w:rFonts w:ascii="Times New Roman" w:hAnsi="Times New Roman" w:cs="Times New Roman"/>
                <w:spacing w:val="-3"/>
                <w:szCs w:val="20"/>
                <w:lang w:val="en-GB" w:eastAsia="zh-CN"/>
              </w:rPr>
            </w:pPr>
            <w:r w:rsidRPr="00267633">
              <w:rPr>
                <w:rFonts w:ascii="Times New Roman" w:hAnsi="Times New Roman" w:cs="Times New Roman"/>
                <w:b/>
                <w:spacing w:val="-3"/>
                <w:szCs w:val="20"/>
                <w:lang w:val="en-GB" w:eastAsia="zh-CN"/>
              </w:rPr>
              <w:t>1</w:t>
            </w:r>
            <w:r w:rsidRPr="00267633">
              <w:rPr>
                <w:rFonts w:ascii="Times New Roman" w:hAnsi="Times New Roman" w:cs="Times New Roman"/>
                <w:spacing w:val="-3"/>
                <w:szCs w:val="20"/>
                <w:lang w:val="en-GB" w:eastAsia="zh-CN"/>
              </w:rPr>
              <w:t>.</w:t>
            </w:r>
          </w:p>
        </w:tc>
        <w:tc>
          <w:tcPr>
            <w:tcW w:w="8103" w:type="dxa"/>
            <w:gridSpan w:val="4"/>
            <w:tcBorders>
              <w:bottom w:val="single" w:sz="4" w:space="0" w:color="auto"/>
            </w:tcBorders>
          </w:tcPr>
          <w:p w14:paraId="0C223EBA" w14:textId="77777777" w:rsidR="00267633" w:rsidRPr="00267633" w:rsidRDefault="00267633" w:rsidP="00267633">
            <w:pPr>
              <w:spacing w:before="120" w:after="120" w:line="240" w:lineRule="auto"/>
              <w:outlineLvl w:val="4"/>
              <w:rPr>
                <w:rFonts w:ascii="Times New Roman" w:hAnsi="Times New Roman" w:cs="Times New Roman"/>
                <w:b/>
                <w:bCs/>
                <w:iCs/>
                <w:szCs w:val="26"/>
                <w:lang w:val="en-GB" w:eastAsia="zh-CN"/>
              </w:rPr>
            </w:pPr>
            <w:r w:rsidRPr="00267633">
              <w:rPr>
                <w:rFonts w:ascii="Times New Roman" w:hAnsi="Times New Roman" w:cs="Times New Roman"/>
                <w:b/>
                <w:bCs/>
                <w:iCs/>
                <w:szCs w:val="26"/>
                <w:lang w:val="en-GB" w:eastAsia="zh-CN"/>
              </w:rPr>
              <w:t>The claim</w:t>
            </w:r>
          </w:p>
        </w:tc>
      </w:tr>
      <w:tr w:rsidR="00267633" w:rsidRPr="00267633" w14:paraId="54E50E57" w14:textId="77777777" w:rsidTr="00267633">
        <w:trPr>
          <w:divId w:val="2116439976"/>
          <w:cantSplit/>
          <w:trHeight w:val="575"/>
        </w:trPr>
        <w:tc>
          <w:tcPr>
            <w:tcW w:w="645" w:type="dxa"/>
            <w:tcBorders>
              <w:top w:val="single" w:sz="4" w:space="0" w:color="auto"/>
            </w:tcBorders>
          </w:tcPr>
          <w:p w14:paraId="10B9825A" w14:textId="77777777" w:rsidR="00267633" w:rsidRPr="00267633" w:rsidRDefault="00267633" w:rsidP="00267633">
            <w:pPr>
              <w:tabs>
                <w:tab w:val="center" w:pos="4320"/>
                <w:tab w:val="right" w:pos="8640"/>
              </w:tabs>
              <w:spacing w:before="120" w:after="120" w:line="240" w:lineRule="auto"/>
              <w:jc w:val="center"/>
              <w:rPr>
                <w:rFonts w:ascii="Times New Roman" w:hAnsi="Times New Roman" w:cs="Times New Roman"/>
                <w:spacing w:val="-3"/>
                <w:szCs w:val="20"/>
                <w:lang w:val="en-GB" w:eastAsia="zh-CN"/>
              </w:rPr>
            </w:pPr>
            <w:r w:rsidRPr="00267633">
              <w:rPr>
                <w:rFonts w:ascii="Times New Roman" w:hAnsi="Times New Roman" w:cs="Times New Roman"/>
                <w:spacing w:val="-3"/>
                <w:szCs w:val="20"/>
                <w:lang w:val="en-GB" w:eastAsia="zh-CN"/>
              </w:rPr>
              <w:t>1.1</w:t>
            </w:r>
          </w:p>
        </w:tc>
        <w:tc>
          <w:tcPr>
            <w:tcW w:w="1980" w:type="dxa"/>
            <w:tcBorders>
              <w:top w:val="single" w:sz="4" w:space="0" w:color="auto"/>
            </w:tcBorders>
          </w:tcPr>
          <w:p w14:paraId="37CA6F31" w14:textId="77777777" w:rsidR="00267633" w:rsidRPr="00267633" w:rsidRDefault="00267633" w:rsidP="00267633">
            <w:pPr>
              <w:tabs>
                <w:tab w:val="center" w:pos="4320"/>
                <w:tab w:val="right" w:pos="8640"/>
              </w:tabs>
              <w:spacing w:before="120" w:after="120" w:line="240" w:lineRule="auto"/>
              <w:rPr>
                <w:rFonts w:ascii="Times New Roman" w:hAnsi="Times New Roman" w:cs="Times New Roman"/>
                <w:spacing w:val="-3"/>
                <w:szCs w:val="20"/>
                <w:u w:val="single"/>
                <w:lang w:val="en-GB" w:eastAsia="zh-CN"/>
              </w:rPr>
            </w:pPr>
            <w:r w:rsidRPr="00267633">
              <w:rPr>
                <w:rFonts w:ascii="Times New Roman" w:hAnsi="Times New Roman" w:cs="Times New Roman"/>
                <w:spacing w:val="-3"/>
                <w:szCs w:val="20"/>
                <w:lang w:val="en-GB" w:eastAsia="zh-CN"/>
              </w:rPr>
              <w:t xml:space="preserve">Nature of claim </w:t>
            </w:r>
          </w:p>
        </w:tc>
        <w:tc>
          <w:tcPr>
            <w:tcW w:w="4120" w:type="dxa"/>
            <w:tcBorders>
              <w:top w:val="single" w:sz="4" w:space="0" w:color="auto"/>
            </w:tcBorders>
          </w:tcPr>
          <w:p w14:paraId="6C1882FD"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Give a brief description of the nature of claim, such as whether the substantive claim is for breach of contract or negligence.</w:t>
            </w:r>
            <w:r w:rsidRPr="00267633">
              <w:rPr>
                <w:rFonts w:ascii="Times New Roman" w:hAnsi="Times New Roman" w:cs="Times New Roman"/>
                <w:szCs w:val="20"/>
                <w:lang w:val="en-GB" w:eastAsia="zh-CN"/>
              </w:rPr>
              <w:t>]</w:t>
            </w:r>
          </w:p>
          <w:p w14:paraId="03661C19"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c>
          <w:tcPr>
            <w:tcW w:w="2003" w:type="dxa"/>
            <w:gridSpan w:val="2"/>
            <w:tcBorders>
              <w:top w:val="dotted" w:sz="4" w:space="0" w:color="auto"/>
            </w:tcBorders>
          </w:tcPr>
          <w:p w14:paraId="7F50AC0B"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14:paraId="07F58CCC" w14:textId="77777777" w:rsidTr="00267633">
        <w:trPr>
          <w:divId w:val="2116439976"/>
          <w:cantSplit/>
          <w:trHeight w:val="350"/>
        </w:trPr>
        <w:tc>
          <w:tcPr>
            <w:tcW w:w="645" w:type="dxa"/>
            <w:tcBorders>
              <w:bottom w:val="single" w:sz="4" w:space="0" w:color="auto"/>
            </w:tcBorders>
          </w:tcPr>
          <w:p w14:paraId="7264129E" w14:textId="77777777" w:rsidR="00267633" w:rsidRPr="00267633" w:rsidRDefault="00267633" w:rsidP="00267633">
            <w:pPr>
              <w:spacing w:before="120" w:after="120" w:line="240" w:lineRule="auto"/>
              <w:jc w:val="center"/>
              <w:rPr>
                <w:rFonts w:ascii="Times New Roman" w:hAnsi="Times New Roman" w:cs="Times New Roman"/>
                <w:b/>
                <w:szCs w:val="20"/>
                <w:lang w:val="en-GB" w:eastAsia="zh-CN"/>
              </w:rPr>
            </w:pPr>
            <w:r w:rsidRPr="00267633">
              <w:rPr>
                <w:rFonts w:ascii="Times New Roman" w:hAnsi="Times New Roman" w:cs="Times New Roman"/>
                <w:b/>
                <w:szCs w:val="20"/>
                <w:lang w:val="en-GB" w:eastAsia="zh-CN"/>
              </w:rPr>
              <w:lastRenderedPageBreak/>
              <w:t>2.</w:t>
            </w:r>
          </w:p>
        </w:tc>
        <w:tc>
          <w:tcPr>
            <w:tcW w:w="8103" w:type="dxa"/>
            <w:gridSpan w:val="4"/>
            <w:tcBorders>
              <w:bottom w:val="single" w:sz="4" w:space="0" w:color="auto"/>
            </w:tcBorders>
          </w:tcPr>
          <w:p w14:paraId="042B30A3" w14:textId="77777777" w:rsidR="00267633" w:rsidRPr="00267633" w:rsidRDefault="00267633" w:rsidP="00267633">
            <w:pPr>
              <w:spacing w:before="120" w:after="120" w:line="240" w:lineRule="auto"/>
              <w:outlineLvl w:val="4"/>
              <w:rPr>
                <w:rFonts w:ascii="Times New Roman" w:hAnsi="Times New Roman" w:cs="Times New Roman"/>
                <w:b/>
                <w:bCs/>
                <w:iCs/>
                <w:szCs w:val="26"/>
                <w:lang w:val="en-GB" w:eastAsia="zh-CN"/>
              </w:rPr>
            </w:pPr>
            <w:r w:rsidRPr="00267633">
              <w:rPr>
                <w:rFonts w:ascii="Times New Roman" w:hAnsi="Times New Roman" w:cs="Times New Roman"/>
                <w:b/>
                <w:bCs/>
                <w:iCs/>
                <w:szCs w:val="26"/>
                <w:lang w:val="en-GB" w:eastAsia="zh-CN"/>
              </w:rPr>
              <w:t>Application / Proceedings</w:t>
            </w:r>
          </w:p>
        </w:tc>
      </w:tr>
      <w:tr w:rsidR="00267633" w:rsidRPr="00267633" w14:paraId="14C3B7A0" w14:textId="77777777" w:rsidTr="00267633">
        <w:trPr>
          <w:divId w:val="2116439976"/>
          <w:cantSplit/>
          <w:trHeight w:val="1250"/>
        </w:trPr>
        <w:tc>
          <w:tcPr>
            <w:tcW w:w="645" w:type="dxa"/>
            <w:tcBorders>
              <w:top w:val="single" w:sz="4" w:space="0" w:color="auto"/>
            </w:tcBorders>
          </w:tcPr>
          <w:p w14:paraId="72272EB2"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2.1</w:t>
            </w:r>
          </w:p>
        </w:tc>
        <w:tc>
          <w:tcPr>
            <w:tcW w:w="1980" w:type="dxa"/>
            <w:tcBorders>
              <w:top w:val="single" w:sz="4" w:space="0" w:color="auto"/>
            </w:tcBorders>
          </w:tcPr>
          <w:p w14:paraId="64375288"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Nature of application or proceedings for taxation</w:t>
            </w:r>
          </w:p>
        </w:tc>
        <w:tc>
          <w:tcPr>
            <w:tcW w:w="4120" w:type="dxa"/>
            <w:tcBorders>
              <w:top w:val="single" w:sz="4" w:space="0" w:color="auto"/>
            </w:tcBorders>
          </w:tcPr>
          <w:p w14:paraId="39660C97"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Give a brief description of the nature of proceedings or application to which the bill relates, e.g., for an appeal or interlocutory application.</w:t>
            </w:r>
            <w:r w:rsidRPr="00267633">
              <w:rPr>
                <w:rFonts w:ascii="Times New Roman" w:hAnsi="Times New Roman" w:cs="Times New Roman"/>
                <w:szCs w:val="20"/>
                <w:lang w:val="en-GB" w:eastAsia="zh-CN"/>
              </w:rPr>
              <w:t>]</w:t>
            </w:r>
          </w:p>
        </w:tc>
        <w:tc>
          <w:tcPr>
            <w:tcW w:w="2003" w:type="dxa"/>
            <w:gridSpan w:val="2"/>
            <w:tcBorders>
              <w:top w:val="single" w:sz="4" w:space="0" w:color="auto"/>
            </w:tcBorders>
          </w:tcPr>
          <w:p w14:paraId="1AFDC6E3"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14:paraId="33A0B129" w14:textId="77777777" w:rsidTr="00267633">
        <w:trPr>
          <w:divId w:val="2116439976"/>
          <w:cantSplit/>
          <w:trHeight w:val="530"/>
        </w:trPr>
        <w:tc>
          <w:tcPr>
            <w:tcW w:w="645" w:type="dxa"/>
          </w:tcPr>
          <w:p w14:paraId="336841B4" w14:textId="77777777" w:rsidR="00267633" w:rsidRPr="00267633" w:rsidRDefault="00267633" w:rsidP="00267633">
            <w:pPr>
              <w:spacing w:before="120" w:after="120" w:line="240" w:lineRule="auto"/>
              <w:jc w:val="center"/>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3.</w:t>
            </w:r>
          </w:p>
        </w:tc>
        <w:tc>
          <w:tcPr>
            <w:tcW w:w="8103" w:type="dxa"/>
            <w:gridSpan w:val="4"/>
          </w:tcPr>
          <w:p w14:paraId="41AD624B" w14:textId="77777777" w:rsidR="00267633" w:rsidRPr="00267633" w:rsidRDefault="00267633" w:rsidP="00267633">
            <w:pPr>
              <w:keepNext/>
              <w:tabs>
                <w:tab w:val="left" w:pos="-720"/>
              </w:tabs>
              <w:suppressAutoHyphens/>
              <w:spacing w:before="120" w:after="120"/>
              <w:jc w:val="both"/>
              <w:outlineLvl w:val="6"/>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Interlocutory attendances</w:t>
            </w:r>
          </w:p>
        </w:tc>
      </w:tr>
      <w:tr w:rsidR="00267633" w:rsidRPr="00267633" w14:paraId="66893126" w14:textId="77777777" w:rsidTr="00267633">
        <w:trPr>
          <w:divId w:val="2116439976"/>
          <w:cantSplit/>
        </w:trPr>
        <w:tc>
          <w:tcPr>
            <w:tcW w:w="645" w:type="dxa"/>
          </w:tcPr>
          <w:p w14:paraId="36B94A89"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3.1</w:t>
            </w:r>
          </w:p>
        </w:tc>
        <w:tc>
          <w:tcPr>
            <w:tcW w:w="1980" w:type="dxa"/>
          </w:tcPr>
          <w:p w14:paraId="7D6D3F09"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Interlocutory applications - costs fixed by court</w:t>
            </w:r>
          </w:p>
        </w:tc>
        <w:tc>
          <w:tcPr>
            <w:tcW w:w="4120" w:type="dxa"/>
          </w:tcPr>
          <w:p w14:paraId="6318313B"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in relation to each interlocutory application, the application number, the nature of the application, the number of affidavits filed, the orders made on costs and the amount of costs awarded.</w:t>
            </w:r>
            <w:r w:rsidRPr="00267633">
              <w:rPr>
                <w:rFonts w:ascii="Times New Roman" w:hAnsi="Times New Roman" w:cs="Times New Roman"/>
                <w:szCs w:val="20"/>
                <w:lang w:val="en-GB" w:eastAsia="zh-CN"/>
              </w:rPr>
              <w:t xml:space="preserve">] </w:t>
            </w:r>
          </w:p>
        </w:tc>
        <w:tc>
          <w:tcPr>
            <w:tcW w:w="2003" w:type="dxa"/>
            <w:gridSpan w:val="2"/>
          </w:tcPr>
          <w:p w14:paraId="3225931B"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the amount of time taken for the hearing and other relevant information.</w:t>
            </w:r>
            <w:r w:rsidRPr="00267633">
              <w:rPr>
                <w:rFonts w:ascii="Times New Roman" w:hAnsi="Times New Roman" w:cs="Times New Roman"/>
                <w:szCs w:val="20"/>
                <w:lang w:val="en-GB" w:eastAsia="zh-CN"/>
              </w:rPr>
              <w:t>]</w:t>
            </w:r>
          </w:p>
        </w:tc>
      </w:tr>
      <w:tr w:rsidR="00267633" w:rsidRPr="00267633" w14:paraId="12FBE806" w14:textId="77777777" w:rsidTr="00267633">
        <w:trPr>
          <w:divId w:val="2116439976"/>
          <w:cantSplit/>
        </w:trPr>
        <w:tc>
          <w:tcPr>
            <w:tcW w:w="645" w:type="dxa"/>
          </w:tcPr>
          <w:p w14:paraId="382F5D71"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3.2</w:t>
            </w:r>
          </w:p>
        </w:tc>
        <w:tc>
          <w:tcPr>
            <w:tcW w:w="1980" w:type="dxa"/>
          </w:tcPr>
          <w:p w14:paraId="0C207B57" w14:textId="77777777" w:rsidR="00267633" w:rsidRPr="00267633" w:rsidRDefault="00267633" w:rsidP="00267633">
            <w:pPr>
              <w:spacing w:before="120" w:after="120" w:line="240" w:lineRule="auto"/>
              <w:rPr>
                <w:rFonts w:ascii="Times New Roman" w:hAnsi="Times New Roman" w:cs="Times New Roman"/>
                <w:spacing w:val="-3"/>
                <w:szCs w:val="20"/>
                <w:lang w:val="en-GB" w:eastAsia="zh-CN"/>
              </w:rPr>
            </w:pPr>
            <w:r w:rsidRPr="00267633">
              <w:rPr>
                <w:rFonts w:ascii="Times New Roman" w:hAnsi="Times New Roman" w:cs="Times New Roman"/>
                <w:spacing w:val="-3"/>
                <w:szCs w:val="20"/>
                <w:lang w:val="en-GB" w:eastAsia="zh-CN"/>
              </w:rPr>
              <w:t>Interlocutory applications – costs not fixed by court</w:t>
            </w:r>
          </w:p>
        </w:tc>
        <w:tc>
          <w:tcPr>
            <w:tcW w:w="4120" w:type="dxa"/>
          </w:tcPr>
          <w:p w14:paraId="5528706D"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 xml:space="preserve">Set out in relation to each interlocutory application, the application number, the nature of the application, the number of affidavits </w:t>
            </w:r>
            <w:proofErr w:type="gramStart"/>
            <w:r w:rsidRPr="00267633">
              <w:rPr>
                <w:rFonts w:ascii="Times New Roman" w:hAnsi="Times New Roman" w:cs="Times New Roman"/>
                <w:i/>
                <w:szCs w:val="20"/>
                <w:lang w:val="en-GB" w:eastAsia="zh-CN"/>
              </w:rPr>
              <w:t>filed</w:t>
            </w:r>
            <w:proofErr w:type="gramEnd"/>
            <w:r w:rsidRPr="00267633">
              <w:rPr>
                <w:rFonts w:ascii="Times New Roman" w:hAnsi="Times New Roman" w:cs="Times New Roman"/>
                <w:i/>
                <w:szCs w:val="20"/>
                <w:lang w:val="en-GB" w:eastAsia="zh-CN"/>
              </w:rPr>
              <w:t xml:space="preserve"> and the orders made on costs.</w:t>
            </w:r>
            <w:r w:rsidRPr="00267633">
              <w:rPr>
                <w:rFonts w:ascii="Times New Roman" w:hAnsi="Times New Roman" w:cs="Times New Roman"/>
                <w:szCs w:val="20"/>
                <w:lang w:val="en-GB" w:eastAsia="zh-CN"/>
              </w:rPr>
              <w:t xml:space="preserve">] </w:t>
            </w:r>
          </w:p>
        </w:tc>
        <w:tc>
          <w:tcPr>
            <w:tcW w:w="2003" w:type="dxa"/>
            <w:gridSpan w:val="2"/>
          </w:tcPr>
          <w:p w14:paraId="0B6DEBCE"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the amount of time taken for the hearing and such other information as will enable the court to determine the costs to award for the application.</w:t>
            </w:r>
            <w:r w:rsidRPr="00267633">
              <w:rPr>
                <w:rFonts w:ascii="Times New Roman" w:hAnsi="Times New Roman" w:cs="Times New Roman"/>
                <w:szCs w:val="20"/>
                <w:lang w:val="en-GB" w:eastAsia="zh-CN"/>
              </w:rPr>
              <w:t>]</w:t>
            </w:r>
          </w:p>
        </w:tc>
      </w:tr>
      <w:tr w:rsidR="00267633" w:rsidRPr="00267633" w14:paraId="38A8B3AB" w14:textId="77777777" w:rsidTr="00267633">
        <w:trPr>
          <w:divId w:val="2116439976"/>
          <w:cantSplit/>
        </w:trPr>
        <w:tc>
          <w:tcPr>
            <w:tcW w:w="645" w:type="dxa"/>
          </w:tcPr>
          <w:p w14:paraId="6500EBC5"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3.3</w:t>
            </w:r>
          </w:p>
        </w:tc>
        <w:tc>
          <w:tcPr>
            <w:tcW w:w="1980" w:type="dxa"/>
          </w:tcPr>
          <w:p w14:paraId="6F61CA3E"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Appeals to District Judge in chambers</w:t>
            </w:r>
          </w:p>
        </w:tc>
        <w:tc>
          <w:tcPr>
            <w:tcW w:w="4120" w:type="dxa"/>
          </w:tcPr>
          <w:p w14:paraId="15989906"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in relation to each appeal, the appeal number, the nature of the appeal, the orders made on costs and the amount of costs awarded, if any.</w:t>
            </w:r>
            <w:r w:rsidRPr="00267633">
              <w:rPr>
                <w:rFonts w:ascii="Times New Roman" w:hAnsi="Times New Roman" w:cs="Times New Roman"/>
                <w:szCs w:val="20"/>
                <w:lang w:val="en-GB" w:eastAsia="zh-CN"/>
              </w:rPr>
              <w:t xml:space="preserve">] </w:t>
            </w:r>
          </w:p>
        </w:tc>
        <w:tc>
          <w:tcPr>
            <w:tcW w:w="2003" w:type="dxa"/>
            <w:gridSpan w:val="2"/>
          </w:tcPr>
          <w:p w14:paraId="1A332F42"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the amount of time taken for the hearing and such other information as will enable the court to determine the costs to award for the appeal.</w:t>
            </w:r>
            <w:r w:rsidRPr="00267633">
              <w:rPr>
                <w:rFonts w:ascii="Times New Roman" w:hAnsi="Times New Roman" w:cs="Times New Roman"/>
                <w:szCs w:val="20"/>
                <w:lang w:val="en-GB" w:eastAsia="zh-CN"/>
              </w:rPr>
              <w:t>]</w:t>
            </w:r>
          </w:p>
        </w:tc>
      </w:tr>
      <w:tr w:rsidR="00267633" w:rsidRPr="00267633" w14:paraId="6AE80A76" w14:textId="77777777" w:rsidTr="00267633">
        <w:trPr>
          <w:divId w:val="2116439976"/>
          <w:cantSplit/>
        </w:trPr>
        <w:tc>
          <w:tcPr>
            <w:tcW w:w="645" w:type="dxa"/>
          </w:tcPr>
          <w:p w14:paraId="3B0185E8"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lastRenderedPageBreak/>
              <w:t>3.4</w:t>
            </w:r>
          </w:p>
        </w:tc>
        <w:tc>
          <w:tcPr>
            <w:tcW w:w="1980" w:type="dxa"/>
          </w:tcPr>
          <w:p w14:paraId="447AE681"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Other attendances</w:t>
            </w:r>
          </w:p>
        </w:tc>
        <w:tc>
          <w:tcPr>
            <w:tcW w:w="4120" w:type="dxa"/>
          </w:tcPr>
          <w:p w14:paraId="39E9B8CF"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the dates and the nature of hearings if there are other attendances in court which should be taken into consideration</w:t>
            </w:r>
            <w:r w:rsidRPr="00267633">
              <w:rPr>
                <w:rFonts w:ascii="Times New Roman" w:hAnsi="Times New Roman" w:cs="Times New Roman"/>
                <w:szCs w:val="20"/>
                <w:lang w:val="en-GB" w:eastAsia="zh-CN"/>
              </w:rPr>
              <w:t>.]</w:t>
            </w:r>
          </w:p>
        </w:tc>
        <w:tc>
          <w:tcPr>
            <w:tcW w:w="2003" w:type="dxa"/>
            <w:gridSpan w:val="2"/>
          </w:tcPr>
          <w:p w14:paraId="56639DC9"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the amount of time taken for the hearing and such other relevant information as will enable the court to determine the costs to award for the hearing.</w:t>
            </w:r>
            <w:r w:rsidRPr="00267633">
              <w:rPr>
                <w:rFonts w:ascii="Times New Roman" w:hAnsi="Times New Roman" w:cs="Times New Roman"/>
                <w:szCs w:val="20"/>
                <w:lang w:val="en-GB" w:eastAsia="zh-CN"/>
              </w:rPr>
              <w:t>]</w:t>
            </w:r>
          </w:p>
          <w:p w14:paraId="46A917E3" w14:textId="77777777" w:rsidR="00267633" w:rsidRPr="00267633" w:rsidRDefault="00267633" w:rsidP="00267633">
            <w:pPr>
              <w:spacing w:before="120" w:after="120" w:line="240" w:lineRule="auto"/>
              <w:rPr>
                <w:rFonts w:ascii="Times New Roman" w:hAnsi="Times New Roman" w:cs="Times New Roman"/>
                <w:szCs w:val="20"/>
                <w:lang w:val="en-GB" w:eastAsia="zh-CN"/>
              </w:rPr>
            </w:pPr>
          </w:p>
          <w:p w14:paraId="60064092" w14:textId="77777777" w:rsidR="00267633" w:rsidRPr="00267633" w:rsidRDefault="00267633" w:rsidP="00267633">
            <w:pPr>
              <w:spacing w:before="120" w:after="120" w:line="240" w:lineRule="auto"/>
              <w:rPr>
                <w:rFonts w:ascii="Times New Roman" w:hAnsi="Times New Roman" w:cs="Times New Roman"/>
                <w:szCs w:val="20"/>
                <w:lang w:val="en-GB" w:eastAsia="zh-CN"/>
              </w:rPr>
            </w:pPr>
          </w:p>
        </w:tc>
      </w:tr>
      <w:tr w:rsidR="00267633" w:rsidRPr="00267633" w14:paraId="2A2ED3EA" w14:textId="77777777" w:rsidTr="00267633">
        <w:trPr>
          <w:divId w:val="2116439976"/>
          <w:cantSplit/>
        </w:trPr>
        <w:tc>
          <w:tcPr>
            <w:tcW w:w="645" w:type="dxa"/>
          </w:tcPr>
          <w:p w14:paraId="62E64082" w14:textId="77777777" w:rsidR="00267633" w:rsidRPr="00267633" w:rsidRDefault="00267633" w:rsidP="00267633">
            <w:pPr>
              <w:spacing w:before="120" w:after="120" w:line="240" w:lineRule="auto"/>
              <w:jc w:val="center"/>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4.</w:t>
            </w:r>
          </w:p>
        </w:tc>
        <w:tc>
          <w:tcPr>
            <w:tcW w:w="8103" w:type="dxa"/>
            <w:gridSpan w:val="4"/>
          </w:tcPr>
          <w:p w14:paraId="3645ADF1" w14:textId="77777777" w:rsidR="00267633" w:rsidRPr="00267633" w:rsidRDefault="00267633" w:rsidP="00267633">
            <w:pPr>
              <w:spacing w:before="120" w:after="120" w:line="240" w:lineRule="auto"/>
              <w:outlineLvl w:val="4"/>
              <w:rPr>
                <w:rFonts w:ascii="Times New Roman" w:hAnsi="Times New Roman" w:cs="Times New Roman"/>
                <w:b/>
                <w:bCs/>
                <w:iCs/>
                <w:szCs w:val="26"/>
                <w:lang w:val="en-GB" w:eastAsia="zh-CN"/>
              </w:rPr>
            </w:pPr>
            <w:r w:rsidRPr="00267633">
              <w:rPr>
                <w:rFonts w:ascii="Times New Roman" w:hAnsi="Times New Roman" w:cs="Times New Roman"/>
                <w:b/>
                <w:bCs/>
                <w:iCs/>
                <w:szCs w:val="26"/>
                <w:lang w:val="en-GB" w:eastAsia="zh-CN"/>
              </w:rPr>
              <w:t>Hearing</w:t>
            </w:r>
          </w:p>
        </w:tc>
      </w:tr>
      <w:tr w:rsidR="00267633" w:rsidRPr="00267633" w14:paraId="1E7A9A30" w14:textId="77777777" w:rsidTr="00267633">
        <w:trPr>
          <w:divId w:val="2116439976"/>
          <w:cantSplit/>
        </w:trPr>
        <w:tc>
          <w:tcPr>
            <w:tcW w:w="645" w:type="dxa"/>
          </w:tcPr>
          <w:p w14:paraId="618477EC"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4.1</w:t>
            </w:r>
          </w:p>
        </w:tc>
        <w:tc>
          <w:tcPr>
            <w:tcW w:w="1980" w:type="dxa"/>
          </w:tcPr>
          <w:p w14:paraId="31F97040"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Number of days/hours and date(s) of hearing</w:t>
            </w:r>
          </w:p>
        </w:tc>
        <w:tc>
          <w:tcPr>
            <w:tcW w:w="4120" w:type="dxa"/>
          </w:tcPr>
          <w:p w14:paraId="49542715"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Indicate the total number of days or hours fixed for the hearing, the actual number of days or hours taken and the date(s) of the hearing</w:t>
            </w:r>
            <w:r w:rsidRPr="00267633">
              <w:rPr>
                <w:rFonts w:ascii="Times New Roman" w:hAnsi="Times New Roman" w:cs="Times New Roman"/>
                <w:szCs w:val="20"/>
                <w:lang w:val="en-GB" w:eastAsia="zh-CN"/>
              </w:rPr>
              <w:t>.]</w:t>
            </w:r>
          </w:p>
        </w:tc>
        <w:tc>
          <w:tcPr>
            <w:tcW w:w="2003" w:type="dxa"/>
            <w:gridSpan w:val="2"/>
          </w:tcPr>
          <w:p w14:paraId="3C6C36AF" w14:textId="77777777" w:rsidR="00267633" w:rsidRPr="00267633" w:rsidRDefault="00267633" w:rsidP="00267633">
            <w:pPr>
              <w:spacing w:before="120" w:after="120" w:line="240" w:lineRule="auto"/>
              <w:rPr>
                <w:rFonts w:ascii="Times New Roman" w:hAnsi="Times New Roman" w:cs="Times New Roman"/>
                <w:i/>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Provide such information as is relevant, such as whether digital or mechanical recording was used.</w:t>
            </w: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 xml:space="preserve">  </w:t>
            </w:r>
          </w:p>
        </w:tc>
      </w:tr>
      <w:tr w:rsidR="00267633" w:rsidRPr="00267633" w14:paraId="6EE8AB95" w14:textId="77777777" w:rsidTr="00267633">
        <w:trPr>
          <w:divId w:val="2116439976"/>
          <w:cantSplit/>
        </w:trPr>
        <w:tc>
          <w:tcPr>
            <w:tcW w:w="645" w:type="dxa"/>
          </w:tcPr>
          <w:p w14:paraId="6079E945"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4.2</w:t>
            </w:r>
          </w:p>
        </w:tc>
        <w:tc>
          <w:tcPr>
            <w:tcW w:w="1980" w:type="dxa"/>
          </w:tcPr>
          <w:p w14:paraId="3FF6E0FF"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Documents (apart from written submissions and authorities)</w:t>
            </w:r>
          </w:p>
        </w:tc>
        <w:tc>
          <w:tcPr>
            <w:tcW w:w="4120" w:type="dxa"/>
          </w:tcPr>
          <w:p w14:paraId="7D2263CF"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the number of volumes and the total number of pages in each bundle filed in respect of the hearing.</w:t>
            </w:r>
            <w:r w:rsidRPr="00267633">
              <w:rPr>
                <w:rFonts w:ascii="Times New Roman" w:hAnsi="Times New Roman" w:cs="Times New Roman"/>
                <w:szCs w:val="20"/>
                <w:lang w:val="en-GB" w:eastAsia="zh-CN"/>
              </w:rPr>
              <w:t xml:space="preserve">] </w:t>
            </w:r>
          </w:p>
        </w:tc>
        <w:tc>
          <w:tcPr>
            <w:tcW w:w="2003" w:type="dxa"/>
            <w:gridSpan w:val="2"/>
          </w:tcPr>
          <w:p w14:paraId="2B5BFFDA" w14:textId="77777777" w:rsidR="00267633" w:rsidRPr="00267633" w:rsidRDefault="00267633" w:rsidP="00267633">
            <w:pPr>
              <w:spacing w:before="120" w:after="120" w:line="240" w:lineRule="auto"/>
              <w:rPr>
                <w:rFonts w:ascii="Times New Roman" w:hAnsi="Times New Roman" w:cs="Times New Roman"/>
                <w:spacing w:val="-3"/>
                <w:szCs w:val="20"/>
                <w:lang w:val="en-GB" w:eastAsia="zh-CN"/>
              </w:rPr>
            </w:pPr>
          </w:p>
          <w:p w14:paraId="03730738" w14:textId="77777777" w:rsidR="00267633" w:rsidRPr="00267633" w:rsidRDefault="00267633" w:rsidP="00267633">
            <w:pPr>
              <w:spacing w:before="120" w:after="120" w:line="240" w:lineRule="auto"/>
              <w:rPr>
                <w:rFonts w:ascii="Times New Roman" w:hAnsi="Times New Roman" w:cs="Times New Roman"/>
                <w:spacing w:val="-3"/>
                <w:szCs w:val="20"/>
                <w:lang w:val="en-GB" w:eastAsia="zh-CN"/>
              </w:rPr>
            </w:pPr>
          </w:p>
        </w:tc>
      </w:tr>
      <w:tr w:rsidR="00267633" w:rsidRPr="00267633" w14:paraId="67583790" w14:textId="77777777" w:rsidTr="00267633">
        <w:trPr>
          <w:divId w:val="2116439976"/>
          <w:cantSplit/>
        </w:trPr>
        <w:tc>
          <w:tcPr>
            <w:tcW w:w="645" w:type="dxa"/>
          </w:tcPr>
          <w:p w14:paraId="6F0B74D4"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4.3</w:t>
            </w:r>
          </w:p>
        </w:tc>
        <w:tc>
          <w:tcPr>
            <w:tcW w:w="1980" w:type="dxa"/>
          </w:tcPr>
          <w:p w14:paraId="258DD30B"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Witnesses (if any)</w:t>
            </w:r>
          </w:p>
        </w:tc>
        <w:tc>
          <w:tcPr>
            <w:tcW w:w="4120" w:type="dxa"/>
          </w:tcPr>
          <w:p w14:paraId="4CE6015F"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the number of witnesses of fact and expert witnesses for each party, if any.</w:t>
            </w:r>
            <w:r w:rsidRPr="00267633">
              <w:rPr>
                <w:rFonts w:ascii="Times New Roman" w:hAnsi="Times New Roman" w:cs="Times New Roman"/>
                <w:szCs w:val="20"/>
                <w:lang w:val="en-GB" w:eastAsia="zh-CN"/>
              </w:rPr>
              <w:t xml:space="preserve">] </w:t>
            </w:r>
          </w:p>
        </w:tc>
        <w:tc>
          <w:tcPr>
            <w:tcW w:w="2003" w:type="dxa"/>
            <w:gridSpan w:val="2"/>
          </w:tcPr>
          <w:p w14:paraId="2ECF7214" w14:textId="77777777" w:rsidR="00267633" w:rsidRPr="00267633" w:rsidRDefault="00267633" w:rsidP="00267633">
            <w:pPr>
              <w:spacing w:before="120" w:after="120" w:line="240" w:lineRule="auto"/>
              <w:rPr>
                <w:rFonts w:ascii="Times New Roman" w:hAnsi="Times New Roman" w:cs="Times New Roman"/>
                <w:szCs w:val="20"/>
                <w:lang w:val="en-GB" w:eastAsia="zh-CN"/>
              </w:rPr>
            </w:pPr>
          </w:p>
        </w:tc>
      </w:tr>
      <w:tr w:rsidR="00267633" w:rsidRPr="00267633" w14:paraId="452FA969" w14:textId="77777777" w:rsidTr="00267633">
        <w:trPr>
          <w:divId w:val="2116439976"/>
          <w:cantSplit/>
        </w:trPr>
        <w:tc>
          <w:tcPr>
            <w:tcW w:w="645" w:type="dxa"/>
          </w:tcPr>
          <w:p w14:paraId="3E588866"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4.4</w:t>
            </w:r>
          </w:p>
        </w:tc>
        <w:tc>
          <w:tcPr>
            <w:tcW w:w="1980" w:type="dxa"/>
          </w:tcPr>
          <w:p w14:paraId="657578E9" w14:textId="77777777" w:rsidR="00267633" w:rsidRPr="00267633" w:rsidRDefault="00267633" w:rsidP="00267633">
            <w:pPr>
              <w:spacing w:before="120" w:after="120" w:line="240" w:lineRule="auto"/>
              <w:outlineLvl w:val="4"/>
              <w:rPr>
                <w:rFonts w:ascii="Times New Roman" w:hAnsi="Times New Roman" w:cs="Times New Roman"/>
                <w:bCs/>
                <w:iCs/>
                <w:szCs w:val="26"/>
                <w:lang w:val="en-GB" w:eastAsia="zh-CN"/>
              </w:rPr>
            </w:pPr>
            <w:r w:rsidRPr="00267633">
              <w:rPr>
                <w:rFonts w:ascii="Times New Roman" w:hAnsi="Times New Roman" w:cs="Times New Roman"/>
                <w:bCs/>
                <w:iCs/>
                <w:szCs w:val="26"/>
                <w:lang w:val="en-GB" w:eastAsia="zh-CN"/>
              </w:rPr>
              <w:t>Written submissions</w:t>
            </w:r>
          </w:p>
        </w:tc>
        <w:tc>
          <w:tcPr>
            <w:tcW w:w="4120" w:type="dxa"/>
          </w:tcPr>
          <w:p w14:paraId="66AC63E6" w14:textId="77777777" w:rsidR="00267633" w:rsidRPr="00267633" w:rsidRDefault="00267633" w:rsidP="00267633">
            <w:pPr>
              <w:spacing w:before="120" w:after="120" w:line="240" w:lineRule="auto"/>
              <w:jc w:val="both"/>
              <w:outlineLvl w:val="4"/>
              <w:rPr>
                <w:rFonts w:ascii="Times New Roman" w:hAnsi="Times New Roman" w:cs="Times New Roman"/>
                <w:bCs/>
                <w:i/>
                <w:iCs/>
                <w:szCs w:val="26"/>
                <w:lang w:val="en-GB" w:eastAsia="zh-CN"/>
              </w:rPr>
            </w:pPr>
            <w:r w:rsidRPr="00267633">
              <w:rPr>
                <w:rFonts w:ascii="Times New Roman" w:hAnsi="Times New Roman" w:cs="Times New Roman"/>
                <w:bCs/>
                <w:iCs/>
                <w:szCs w:val="26"/>
                <w:lang w:val="en-GB" w:eastAsia="zh-CN"/>
              </w:rPr>
              <w:t>[</w:t>
            </w:r>
            <w:r w:rsidRPr="00267633">
              <w:rPr>
                <w:rFonts w:ascii="Times New Roman" w:hAnsi="Times New Roman" w:cs="Times New Roman"/>
                <w:bCs/>
                <w:i/>
                <w:iCs/>
                <w:szCs w:val="26"/>
                <w:lang w:val="en-GB" w:eastAsia="zh-CN"/>
              </w:rPr>
              <w:t>Set out the number of pages of the submissions, if any, filed by each party.</w:t>
            </w:r>
            <w:r w:rsidRPr="00267633">
              <w:rPr>
                <w:rFonts w:ascii="Times New Roman" w:hAnsi="Times New Roman" w:cs="Times New Roman"/>
                <w:bCs/>
                <w:iCs/>
                <w:szCs w:val="26"/>
                <w:lang w:val="en-GB" w:eastAsia="zh-CN"/>
              </w:rPr>
              <w:t>]</w:t>
            </w:r>
          </w:p>
        </w:tc>
        <w:tc>
          <w:tcPr>
            <w:tcW w:w="2003" w:type="dxa"/>
            <w:gridSpan w:val="2"/>
          </w:tcPr>
          <w:p w14:paraId="7E8165E9" w14:textId="77777777" w:rsidR="00267633" w:rsidRPr="00267633" w:rsidRDefault="00267633" w:rsidP="00267633">
            <w:pPr>
              <w:spacing w:before="120" w:after="120" w:line="240" w:lineRule="auto"/>
              <w:outlineLvl w:val="4"/>
              <w:rPr>
                <w:rFonts w:ascii="Times New Roman" w:hAnsi="Times New Roman" w:cs="Times New Roman"/>
                <w:b/>
                <w:bCs/>
                <w:i/>
                <w:iCs/>
                <w:szCs w:val="26"/>
                <w:lang w:val="en-GB" w:eastAsia="zh-CN"/>
              </w:rPr>
            </w:pPr>
          </w:p>
        </w:tc>
      </w:tr>
      <w:tr w:rsidR="00267633" w:rsidRPr="00267633" w14:paraId="17ADE6F8" w14:textId="77777777" w:rsidTr="00267633">
        <w:trPr>
          <w:divId w:val="2116439976"/>
          <w:cantSplit/>
        </w:trPr>
        <w:tc>
          <w:tcPr>
            <w:tcW w:w="645" w:type="dxa"/>
          </w:tcPr>
          <w:p w14:paraId="5082EE18"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4.5</w:t>
            </w:r>
          </w:p>
        </w:tc>
        <w:tc>
          <w:tcPr>
            <w:tcW w:w="1980" w:type="dxa"/>
          </w:tcPr>
          <w:p w14:paraId="49F4FD76"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Authorities cited</w:t>
            </w:r>
          </w:p>
        </w:tc>
        <w:tc>
          <w:tcPr>
            <w:tcW w:w="4120" w:type="dxa"/>
          </w:tcPr>
          <w:p w14:paraId="56AC838A"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the number of authorities cited by each party.</w:t>
            </w:r>
            <w:r w:rsidRPr="00267633">
              <w:rPr>
                <w:rFonts w:ascii="Times New Roman" w:hAnsi="Times New Roman" w:cs="Times New Roman"/>
                <w:szCs w:val="20"/>
                <w:lang w:val="en-GB" w:eastAsia="zh-CN"/>
              </w:rPr>
              <w:t xml:space="preserve">] </w:t>
            </w:r>
          </w:p>
        </w:tc>
        <w:tc>
          <w:tcPr>
            <w:tcW w:w="2003" w:type="dxa"/>
            <w:gridSpan w:val="2"/>
          </w:tcPr>
          <w:p w14:paraId="333F1FA6"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14:paraId="4D3F1FF4" w14:textId="77777777" w:rsidTr="00267633">
        <w:trPr>
          <w:divId w:val="2116439976"/>
          <w:cantSplit/>
        </w:trPr>
        <w:tc>
          <w:tcPr>
            <w:tcW w:w="645" w:type="dxa"/>
          </w:tcPr>
          <w:p w14:paraId="05826C66"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4.6</w:t>
            </w:r>
          </w:p>
        </w:tc>
        <w:tc>
          <w:tcPr>
            <w:tcW w:w="1980" w:type="dxa"/>
          </w:tcPr>
          <w:p w14:paraId="77853049"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Orders made </w:t>
            </w:r>
          </w:p>
        </w:tc>
        <w:tc>
          <w:tcPr>
            <w:tcW w:w="4120" w:type="dxa"/>
          </w:tcPr>
          <w:p w14:paraId="4B9A594E"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succinctly the orders made.</w:t>
            </w:r>
            <w:r w:rsidRPr="00267633">
              <w:rPr>
                <w:rFonts w:ascii="Times New Roman" w:hAnsi="Times New Roman" w:cs="Times New Roman"/>
                <w:szCs w:val="20"/>
                <w:lang w:val="en-GB" w:eastAsia="zh-CN"/>
              </w:rPr>
              <w:t>]</w:t>
            </w:r>
          </w:p>
        </w:tc>
        <w:tc>
          <w:tcPr>
            <w:tcW w:w="2003" w:type="dxa"/>
            <w:gridSpan w:val="2"/>
          </w:tcPr>
          <w:p w14:paraId="7B60D7AE"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14:paraId="67EE5899" w14:textId="77777777" w:rsidTr="00267633">
        <w:trPr>
          <w:divId w:val="2116439976"/>
          <w:cantSplit/>
        </w:trPr>
        <w:tc>
          <w:tcPr>
            <w:tcW w:w="645" w:type="dxa"/>
          </w:tcPr>
          <w:p w14:paraId="09B9A34B"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4.7</w:t>
            </w:r>
          </w:p>
        </w:tc>
        <w:tc>
          <w:tcPr>
            <w:tcW w:w="1980" w:type="dxa"/>
          </w:tcPr>
          <w:p w14:paraId="31BA2AF2"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Other post-hearing filings</w:t>
            </w:r>
          </w:p>
          <w:p w14:paraId="4E0E5051" w14:textId="77777777" w:rsidR="00267633" w:rsidRPr="00267633" w:rsidRDefault="00267633" w:rsidP="00267633">
            <w:pPr>
              <w:spacing w:before="120" w:after="120" w:line="240" w:lineRule="auto"/>
              <w:rPr>
                <w:rFonts w:ascii="Times New Roman" w:hAnsi="Times New Roman" w:cs="Times New Roman"/>
                <w:szCs w:val="20"/>
                <w:lang w:val="en-GB" w:eastAsia="zh-CN"/>
              </w:rPr>
            </w:pPr>
          </w:p>
        </w:tc>
        <w:tc>
          <w:tcPr>
            <w:tcW w:w="4120" w:type="dxa"/>
          </w:tcPr>
          <w:p w14:paraId="162C1B6E"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the number of pages and authorities cited in any other documents filed by each party.</w:t>
            </w:r>
            <w:r w:rsidRPr="00267633">
              <w:rPr>
                <w:rFonts w:ascii="Times New Roman" w:hAnsi="Times New Roman" w:cs="Times New Roman"/>
                <w:szCs w:val="20"/>
                <w:lang w:val="en-GB" w:eastAsia="zh-CN"/>
              </w:rPr>
              <w:t>]</w:t>
            </w:r>
          </w:p>
        </w:tc>
        <w:tc>
          <w:tcPr>
            <w:tcW w:w="2003" w:type="dxa"/>
            <w:gridSpan w:val="2"/>
          </w:tcPr>
          <w:p w14:paraId="352502EF"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14:paraId="79999246" w14:textId="77777777" w:rsidTr="00267633">
        <w:trPr>
          <w:divId w:val="2116439976"/>
          <w:cantSplit/>
        </w:trPr>
        <w:tc>
          <w:tcPr>
            <w:tcW w:w="645" w:type="dxa"/>
          </w:tcPr>
          <w:p w14:paraId="3DC9D440" w14:textId="77777777" w:rsidR="00267633" w:rsidRPr="00267633" w:rsidRDefault="00267633" w:rsidP="00267633">
            <w:pPr>
              <w:spacing w:before="120" w:after="120" w:line="240" w:lineRule="auto"/>
              <w:jc w:val="center"/>
              <w:rPr>
                <w:rFonts w:ascii="Times New Roman" w:hAnsi="Times New Roman" w:cs="Times New Roman"/>
                <w:b/>
                <w:szCs w:val="20"/>
                <w:lang w:val="en-GB" w:eastAsia="zh-CN"/>
              </w:rPr>
            </w:pPr>
            <w:r w:rsidRPr="00267633">
              <w:rPr>
                <w:rFonts w:ascii="Times New Roman" w:hAnsi="Times New Roman" w:cs="Times New Roman"/>
                <w:b/>
                <w:szCs w:val="20"/>
                <w:lang w:val="en-GB" w:eastAsia="zh-CN"/>
              </w:rPr>
              <w:lastRenderedPageBreak/>
              <w:t>5.</w:t>
            </w:r>
          </w:p>
        </w:tc>
        <w:tc>
          <w:tcPr>
            <w:tcW w:w="8103" w:type="dxa"/>
            <w:gridSpan w:val="4"/>
          </w:tcPr>
          <w:p w14:paraId="02E07FF5" w14:textId="77777777" w:rsidR="00267633" w:rsidRPr="00267633" w:rsidRDefault="00267633" w:rsidP="00267633">
            <w:pPr>
              <w:keepNext/>
              <w:tabs>
                <w:tab w:val="left" w:pos="-720"/>
              </w:tabs>
              <w:suppressAutoHyphens/>
              <w:spacing w:before="120" w:after="120"/>
              <w:jc w:val="both"/>
              <w:outlineLvl w:val="6"/>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Complexity of case</w:t>
            </w:r>
          </w:p>
        </w:tc>
      </w:tr>
      <w:tr w:rsidR="00267633" w:rsidRPr="00267633" w14:paraId="2A657C57" w14:textId="77777777" w:rsidTr="00267633">
        <w:trPr>
          <w:divId w:val="2116439976"/>
          <w:cantSplit/>
        </w:trPr>
        <w:tc>
          <w:tcPr>
            <w:tcW w:w="645" w:type="dxa"/>
            <w:tcBorders>
              <w:bottom w:val="single" w:sz="4" w:space="0" w:color="auto"/>
            </w:tcBorders>
          </w:tcPr>
          <w:p w14:paraId="138D7115"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5.1</w:t>
            </w:r>
          </w:p>
        </w:tc>
        <w:tc>
          <w:tcPr>
            <w:tcW w:w="1980" w:type="dxa"/>
            <w:tcBorders>
              <w:bottom w:val="single" w:sz="4" w:space="0" w:color="auto"/>
            </w:tcBorders>
          </w:tcPr>
          <w:p w14:paraId="34380188"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Legal issues</w:t>
            </w:r>
          </w:p>
        </w:tc>
        <w:tc>
          <w:tcPr>
            <w:tcW w:w="4120" w:type="dxa"/>
          </w:tcPr>
          <w:p w14:paraId="639F7C25" w14:textId="77777777" w:rsidR="00267633" w:rsidRPr="00267633" w:rsidRDefault="00267633" w:rsidP="00267633">
            <w:pPr>
              <w:spacing w:before="120" w:after="120" w:line="240" w:lineRule="auto"/>
              <w:jc w:val="both"/>
              <w:rPr>
                <w:rFonts w:ascii="Times New Roman" w:hAnsi="Times New Roman" w:cs="Times New Roman"/>
                <w:i/>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succinctly all the legal issues raised.</w:t>
            </w:r>
            <w:r w:rsidRPr="00267633">
              <w:rPr>
                <w:rFonts w:ascii="Times New Roman" w:hAnsi="Times New Roman" w:cs="Times New Roman"/>
                <w:szCs w:val="20"/>
                <w:lang w:val="en-GB" w:eastAsia="zh-CN"/>
              </w:rPr>
              <w:t xml:space="preserve">] </w:t>
            </w:r>
            <w:r w:rsidRPr="00267633">
              <w:rPr>
                <w:rFonts w:ascii="Times New Roman" w:hAnsi="Times New Roman" w:cs="Times New Roman"/>
                <w:i/>
                <w:szCs w:val="20"/>
                <w:lang w:val="en-GB" w:eastAsia="zh-CN"/>
              </w:rPr>
              <w:t xml:space="preserve">  </w:t>
            </w:r>
          </w:p>
        </w:tc>
        <w:tc>
          <w:tcPr>
            <w:tcW w:w="2003" w:type="dxa"/>
            <w:gridSpan w:val="2"/>
          </w:tcPr>
          <w:p w14:paraId="786A8B0D"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14:paraId="15CE7C27" w14:textId="77777777" w:rsidTr="00267633">
        <w:trPr>
          <w:divId w:val="2116439976"/>
          <w:cantSplit/>
        </w:trPr>
        <w:tc>
          <w:tcPr>
            <w:tcW w:w="645" w:type="dxa"/>
            <w:tcBorders>
              <w:top w:val="single" w:sz="4" w:space="0" w:color="auto"/>
              <w:bottom w:val="single" w:sz="4" w:space="0" w:color="auto"/>
            </w:tcBorders>
          </w:tcPr>
          <w:p w14:paraId="125FF0F2"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5.2</w:t>
            </w:r>
          </w:p>
        </w:tc>
        <w:tc>
          <w:tcPr>
            <w:tcW w:w="1980" w:type="dxa"/>
            <w:tcBorders>
              <w:top w:val="single" w:sz="4" w:space="0" w:color="auto"/>
              <w:bottom w:val="single" w:sz="4" w:space="0" w:color="auto"/>
            </w:tcBorders>
          </w:tcPr>
          <w:p w14:paraId="05AB3781"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Factual issues</w:t>
            </w:r>
          </w:p>
        </w:tc>
        <w:tc>
          <w:tcPr>
            <w:tcW w:w="4120" w:type="dxa"/>
          </w:tcPr>
          <w:p w14:paraId="147CFD33"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succinctly all the factual issues raised.</w:t>
            </w:r>
            <w:r w:rsidRPr="00267633">
              <w:rPr>
                <w:rFonts w:ascii="Times New Roman" w:hAnsi="Times New Roman" w:cs="Times New Roman"/>
                <w:szCs w:val="20"/>
                <w:lang w:val="en-GB" w:eastAsia="zh-CN"/>
              </w:rPr>
              <w:t xml:space="preserve">] </w:t>
            </w:r>
            <w:r w:rsidRPr="00267633">
              <w:rPr>
                <w:rFonts w:ascii="Times New Roman" w:hAnsi="Times New Roman" w:cs="Times New Roman"/>
                <w:i/>
                <w:szCs w:val="20"/>
                <w:lang w:val="en-GB" w:eastAsia="zh-CN"/>
              </w:rPr>
              <w:t xml:space="preserve">  </w:t>
            </w:r>
          </w:p>
        </w:tc>
        <w:tc>
          <w:tcPr>
            <w:tcW w:w="2003" w:type="dxa"/>
            <w:gridSpan w:val="2"/>
          </w:tcPr>
          <w:p w14:paraId="1A0A3CE2"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14:paraId="2BB3E8DA" w14:textId="77777777" w:rsidTr="00267633">
        <w:trPr>
          <w:divId w:val="2116439976"/>
          <w:cantSplit/>
        </w:trPr>
        <w:tc>
          <w:tcPr>
            <w:tcW w:w="645" w:type="dxa"/>
            <w:tcBorders>
              <w:top w:val="single" w:sz="4" w:space="0" w:color="auto"/>
              <w:bottom w:val="single" w:sz="4" w:space="0" w:color="auto"/>
            </w:tcBorders>
          </w:tcPr>
          <w:p w14:paraId="2D7D93AD"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5.3</w:t>
            </w:r>
          </w:p>
        </w:tc>
        <w:tc>
          <w:tcPr>
            <w:tcW w:w="1980" w:type="dxa"/>
            <w:tcBorders>
              <w:top w:val="single" w:sz="4" w:space="0" w:color="auto"/>
              <w:bottom w:val="single" w:sz="4" w:space="0" w:color="auto"/>
            </w:tcBorders>
          </w:tcPr>
          <w:p w14:paraId="45970D78"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Complexity</w:t>
            </w:r>
          </w:p>
        </w:tc>
        <w:tc>
          <w:tcPr>
            <w:tcW w:w="4120" w:type="dxa"/>
          </w:tcPr>
          <w:p w14:paraId="4EEC8238"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succinctly the matters that affect the complexity of the case.</w:t>
            </w:r>
            <w:r w:rsidRPr="00267633">
              <w:rPr>
                <w:rFonts w:ascii="Times New Roman" w:hAnsi="Times New Roman" w:cs="Times New Roman"/>
                <w:szCs w:val="20"/>
                <w:lang w:val="en-GB" w:eastAsia="zh-CN"/>
              </w:rPr>
              <w:t xml:space="preserve">] </w:t>
            </w:r>
          </w:p>
        </w:tc>
        <w:tc>
          <w:tcPr>
            <w:tcW w:w="2003" w:type="dxa"/>
            <w:gridSpan w:val="2"/>
          </w:tcPr>
          <w:p w14:paraId="624C7F13"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14:paraId="06D3E2EC" w14:textId="77777777" w:rsidTr="00267633">
        <w:trPr>
          <w:divId w:val="2116439976"/>
          <w:cantSplit/>
        </w:trPr>
        <w:tc>
          <w:tcPr>
            <w:tcW w:w="645" w:type="dxa"/>
            <w:tcBorders>
              <w:top w:val="single" w:sz="4" w:space="0" w:color="auto"/>
            </w:tcBorders>
          </w:tcPr>
          <w:p w14:paraId="2FF8AAB8"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5.4</w:t>
            </w:r>
          </w:p>
        </w:tc>
        <w:tc>
          <w:tcPr>
            <w:tcW w:w="1980" w:type="dxa"/>
            <w:tcBorders>
              <w:top w:val="single" w:sz="4" w:space="0" w:color="auto"/>
            </w:tcBorders>
          </w:tcPr>
          <w:p w14:paraId="71BA1F2B"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Grounds of decision</w:t>
            </w:r>
          </w:p>
        </w:tc>
        <w:tc>
          <w:tcPr>
            <w:tcW w:w="4120" w:type="dxa"/>
          </w:tcPr>
          <w:p w14:paraId="0C4ABC05"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the number of pages in the grounds of decision and highlight the paragraph(s) where the court commented on the complexity of the case or the novelty of the issues raised.</w:t>
            </w:r>
            <w:r w:rsidRPr="00267633">
              <w:rPr>
                <w:rFonts w:ascii="Times New Roman" w:hAnsi="Times New Roman" w:cs="Times New Roman"/>
                <w:szCs w:val="20"/>
                <w:lang w:val="en-GB" w:eastAsia="zh-CN"/>
              </w:rPr>
              <w:t>]</w:t>
            </w:r>
          </w:p>
        </w:tc>
        <w:tc>
          <w:tcPr>
            <w:tcW w:w="2003" w:type="dxa"/>
            <w:gridSpan w:val="2"/>
          </w:tcPr>
          <w:p w14:paraId="2A1BC7FC"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14:paraId="42B43EBB" w14:textId="77777777" w:rsidTr="00267633">
        <w:trPr>
          <w:divId w:val="2116439976"/>
          <w:cantSplit/>
        </w:trPr>
        <w:tc>
          <w:tcPr>
            <w:tcW w:w="645" w:type="dxa"/>
          </w:tcPr>
          <w:p w14:paraId="09B51915" w14:textId="77777777" w:rsidR="00267633" w:rsidRPr="00267633" w:rsidRDefault="00267633" w:rsidP="00267633">
            <w:pPr>
              <w:spacing w:before="120" w:after="120" w:line="240" w:lineRule="auto"/>
              <w:jc w:val="center"/>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 xml:space="preserve">6. </w:t>
            </w:r>
          </w:p>
        </w:tc>
        <w:tc>
          <w:tcPr>
            <w:tcW w:w="8103" w:type="dxa"/>
            <w:gridSpan w:val="4"/>
          </w:tcPr>
          <w:p w14:paraId="038FE797" w14:textId="77777777" w:rsidR="00267633" w:rsidRPr="00267633" w:rsidRDefault="00267633" w:rsidP="00267633">
            <w:pPr>
              <w:keepNext/>
              <w:tabs>
                <w:tab w:val="left" w:pos="-720"/>
              </w:tabs>
              <w:suppressAutoHyphens/>
              <w:spacing w:before="120" w:after="120"/>
              <w:jc w:val="both"/>
              <w:outlineLvl w:val="6"/>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Urgency and importance to client</w:t>
            </w:r>
          </w:p>
        </w:tc>
      </w:tr>
      <w:tr w:rsidR="00267633" w:rsidRPr="00267633" w14:paraId="5A50EB71" w14:textId="77777777" w:rsidTr="00267633">
        <w:trPr>
          <w:divId w:val="2116439976"/>
          <w:cantSplit/>
        </w:trPr>
        <w:tc>
          <w:tcPr>
            <w:tcW w:w="645" w:type="dxa"/>
          </w:tcPr>
          <w:p w14:paraId="17D77297"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6.1</w:t>
            </w:r>
          </w:p>
        </w:tc>
        <w:tc>
          <w:tcPr>
            <w:tcW w:w="1980" w:type="dxa"/>
          </w:tcPr>
          <w:p w14:paraId="3F53B87D"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Urgency </w:t>
            </w:r>
          </w:p>
        </w:tc>
        <w:tc>
          <w:tcPr>
            <w:tcW w:w="4120" w:type="dxa"/>
          </w:tcPr>
          <w:p w14:paraId="09D95EA4"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the factors that rendered the suit one of urgency for the party entitled to claim costs.</w:t>
            </w:r>
            <w:r w:rsidRPr="00267633">
              <w:rPr>
                <w:rFonts w:ascii="Times New Roman" w:hAnsi="Times New Roman" w:cs="Times New Roman"/>
                <w:szCs w:val="20"/>
                <w:lang w:val="en-GB" w:eastAsia="zh-CN"/>
              </w:rPr>
              <w:t xml:space="preserve">] </w:t>
            </w:r>
          </w:p>
        </w:tc>
        <w:tc>
          <w:tcPr>
            <w:tcW w:w="2003" w:type="dxa"/>
            <w:gridSpan w:val="2"/>
          </w:tcPr>
          <w:p w14:paraId="73107B23"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14:paraId="5E5AAE2B" w14:textId="77777777" w:rsidTr="00267633">
        <w:trPr>
          <w:divId w:val="2116439976"/>
          <w:cantSplit/>
        </w:trPr>
        <w:tc>
          <w:tcPr>
            <w:tcW w:w="645" w:type="dxa"/>
          </w:tcPr>
          <w:p w14:paraId="6D654675"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6.2</w:t>
            </w:r>
          </w:p>
        </w:tc>
        <w:tc>
          <w:tcPr>
            <w:tcW w:w="1980" w:type="dxa"/>
          </w:tcPr>
          <w:p w14:paraId="614CF2BC"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Importance to client</w:t>
            </w:r>
          </w:p>
        </w:tc>
        <w:tc>
          <w:tcPr>
            <w:tcW w:w="4120" w:type="dxa"/>
          </w:tcPr>
          <w:p w14:paraId="6008F66E"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the factors that rendered the suit one of importance for the party entitled to claim costs.</w:t>
            </w:r>
            <w:r w:rsidRPr="00267633">
              <w:rPr>
                <w:rFonts w:ascii="Times New Roman" w:hAnsi="Times New Roman" w:cs="Times New Roman"/>
                <w:szCs w:val="20"/>
                <w:lang w:val="en-GB" w:eastAsia="zh-CN"/>
              </w:rPr>
              <w:t>]</w:t>
            </w:r>
          </w:p>
        </w:tc>
        <w:tc>
          <w:tcPr>
            <w:tcW w:w="2003" w:type="dxa"/>
            <w:gridSpan w:val="2"/>
          </w:tcPr>
          <w:p w14:paraId="52E2B586"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14:paraId="4A6B6AD1" w14:textId="77777777" w:rsidTr="00267633">
        <w:trPr>
          <w:divId w:val="2116439976"/>
          <w:cantSplit/>
        </w:trPr>
        <w:tc>
          <w:tcPr>
            <w:tcW w:w="645" w:type="dxa"/>
          </w:tcPr>
          <w:p w14:paraId="57D89551"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6.3</w:t>
            </w:r>
          </w:p>
        </w:tc>
        <w:tc>
          <w:tcPr>
            <w:tcW w:w="1980" w:type="dxa"/>
          </w:tcPr>
          <w:p w14:paraId="2AE51B45"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Amount involved</w:t>
            </w:r>
          </w:p>
        </w:tc>
        <w:tc>
          <w:tcPr>
            <w:tcW w:w="4120" w:type="dxa"/>
          </w:tcPr>
          <w:p w14:paraId="3253ED8D" w14:textId="77777777" w:rsidR="00267633" w:rsidRPr="00267633" w:rsidRDefault="00267633" w:rsidP="00267633">
            <w:pPr>
              <w:spacing w:before="120" w:after="120" w:line="240" w:lineRule="auto"/>
              <w:jc w:val="both"/>
              <w:rPr>
                <w:rFonts w:ascii="Times New Roman" w:hAnsi="Times New Roman" w:cs="Times New Roman"/>
                <w:i/>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the amount involved in the substantive dispute between the parties.</w:t>
            </w: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 xml:space="preserve"> </w:t>
            </w:r>
          </w:p>
        </w:tc>
        <w:tc>
          <w:tcPr>
            <w:tcW w:w="2003" w:type="dxa"/>
            <w:gridSpan w:val="2"/>
          </w:tcPr>
          <w:p w14:paraId="58CCF8A3"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14:paraId="32E036B6" w14:textId="77777777" w:rsidTr="00267633">
        <w:trPr>
          <w:divId w:val="2116439976"/>
          <w:cantSplit/>
        </w:trPr>
        <w:tc>
          <w:tcPr>
            <w:tcW w:w="645" w:type="dxa"/>
          </w:tcPr>
          <w:p w14:paraId="15EDB975" w14:textId="77777777" w:rsidR="00267633" w:rsidRPr="00267633" w:rsidRDefault="00267633" w:rsidP="00267633">
            <w:pPr>
              <w:spacing w:before="120" w:after="120" w:line="240" w:lineRule="auto"/>
              <w:jc w:val="center"/>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7.</w:t>
            </w:r>
          </w:p>
        </w:tc>
        <w:tc>
          <w:tcPr>
            <w:tcW w:w="8103" w:type="dxa"/>
            <w:gridSpan w:val="4"/>
          </w:tcPr>
          <w:p w14:paraId="5BF075B3" w14:textId="77777777" w:rsidR="00267633" w:rsidRPr="00267633" w:rsidRDefault="00267633" w:rsidP="00267633">
            <w:pPr>
              <w:keepNext/>
              <w:tabs>
                <w:tab w:val="left" w:pos="-720"/>
              </w:tabs>
              <w:suppressAutoHyphens/>
              <w:spacing w:before="120" w:after="120"/>
              <w:jc w:val="both"/>
              <w:outlineLvl w:val="6"/>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Time and labour expended</w:t>
            </w:r>
          </w:p>
        </w:tc>
      </w:tr>
      <w:tr w:rsidR="00267633" w:rsidRPr="00267633" w14:paraId="029C4A7E" w14:textId="77777777" w:rsidTr="00267633">
        <w:trPr>
          <w:divId w:val="2116439976"/>
          <w:cantSplit/>
        </w:trPr>
        <w:tc>
          <w:tcPr>
            <w:tcW w:w="645" w:type="dxa"/>
          </w:tcPr>
          <w:p w14:paraId="5E9FA00F"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7.1</w:t>
            </w:r>
          </w:p>
        </w:tc>
        <w:tc>
          <w:tcPr>
            <w:tcW w:w="1980" w:type="dxa"/>
          </w:tcPr>
          <w:p w14:paraId="2CCC4547" w14:textId="77777777" w:rsidR="00267633" w:rsidRPr="00267633" w:rsidRDefault="00267633" w:rsidP="00267633">
            <w:pPr>
              <w:spacing w:before="120" w:after="120" w:line="240" w:lineRule="auto"/>
              <w:rPr>
                <w:rFonts w:ascii="Times New Roman" w:hAnsi="Times New Roman" w:cs="Times New Roman"/>
                <w:spacing w:val="-3"/>
                <w:szCs w:val="20"/>
                <w:lang w:val="en-GB" w:eastAsia="zh-CN"/>
              </w:rPr>
            </w:pPr>
            <w:r w:rsidRPr="00267633">
              <w:rPr>
                <w:rFonts w:ascii="Times New Roman" w:hAnsi="Times New Roman" w:cs="Times New Roman"/>
                <w:spacing w:val="-3"/>
                <w:szCs w:val="20"/>
                <w:lang w:val="en-GB" w:eastAsia="zh-CN"/>
              </w:rPr>
              <w:t xml:space="preserve">Number of letters/ faxes/emails exchanged between the parties </w:t>
            </w:r>
          </w:p>
        </w:tc>
        <w:tc>
          <w:tcPr>
            <w:tcW w:w="4120" w:type="dxa"/>
          </w:tcPr>
          <w:p w14:paraId="338A88DD"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 xml:space="preserve">Set out the total amount of correspondence exchanged between the parties </w:t>
            </w:r>
            <w:proofErr w:type="gramStart"/>
            <w:r w:rsidRPr="00267633">
              <w:rPr>
                <w:rFonts w:ascii="Times New Roman" w:hAnsi="Times New Roman" w:cs="Times New Roman"/>
                <w:i/>
                <w:szCs w:val="20"/>
                <w:lang w:val="en-GB" w:eastAsia="zh-CN"/>
              </w:rPr>
              <w:t>and also</w:t>
            </w:r>
            <w:proofErr w:type="gramEnd"/>
            <w:r w:rsidRPr="00267633">
              <w:rPr>
                <w:rFonts w:ascii="Times New Roman" w:hAnsi="Times New Roman" w:cs="Times New Roman"/>
                <w:i/>
                <w:szCs w:val="20"/>
                <w:lang w:val="en-GB" w:eastAsia="zh-CN"/>
              </w:rPr>
              <w:t xml:space="preserve"> between the parties and the court.</w:t>
            </w:r>
            <w:r w:rsidRPr="00267633">
              <w:rPr>
                <w:rFonts w:ascii="Times New Roman" w:hAnsi="Times New Roman" w:cs="Times New Roman"/>
                <w:szCs w:val="20"/>
                <w:lang w:val="en-GB" w:eastAsia="zh-CN"/>
              </w:rPr>
              <w:t>]</w:t>
            </w:r>
          </w:p>
        </w:tc>
        <w:tc>
          <w:tcPr>
            <w:tcW w:w="2003" w:type="dxa"/>
            <w:gridSpan w:val="2"/>
          </w:tcPr>
          <w:p w14:paraId="64B1587B"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14:paraId="440BD80D" w14:textId="77777777" w:rsidTr="00267633">
        <w:trPr>
          <w:divId w:val="2116439976"/>
          <w:cantSplit/>
        </w:trPr>
        <w:tc>
          <w:tcPr>
            <w:tcW w:w="645" w:type="dxa"/>
          </w:tcPr>
          <w:p w14:paraId="40E27527"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7.2</w:t>
            </w:r>
          </w:p>
        </w:tc>
        <w:tc>
          <w:tcPr>
            <w:tcW w:w="1980" w:type="dxa"/>
          </w:tcPr>
          <w:p w14:paraId="4AB5278C"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Number of letters/ faxes/emails to client </w:t>
            </w:r>
          </w:p>
        </w:tc>
        <w:tc>
          <w:tcPr>
            <w:tcW w:w="4120" w:type="dxa"/>
          </w:tcPr>
          <w:p w14:paraId="22BAF031"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the total amount of correspondence between the party entitled to claim costs and counsel.</w:t>
            </w:r>
            <w:r w:rsidRPr="00267633">
              <w:rPr>
                <w:rFonts w:ascii="Times New Roman" w:hAnsi="Times New Roman" w:cs="Times New Roman"/>
                <w:szCs w:val="20"/>
                <w:lang w:val="en-GB" w:eastAsia="zh-CN"/>
              </w:rPr>
              <w:t>]</w:t>
            </w:r>
          </w:p>
        </w:tc>
        <w:tc>
          <w:tcPr>
            <w:tcW w:w="2003" w:type="dxa"/>
            <w:gridSpan w:val="2"/>
          </w:tcPr>
          <w:p w14:paraId="789D4277"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14:paraId="48471F9E" w14:textId="77777777" w:rsidTr="00267633">
        <w:trPr>
          <w:divId w:val="2116439976"/>
          <w:cantSplit/>
        </w:trPr>
        <w:tc>
          <w:tcPr>
            <w:tcW w:w="645" w:type="dxa"/>
          </w:tcPr>
          <w:p w14:paraId="156C3847"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7.3</w:t>
            </w:r>
          </w:p>
        </w:tc>
        <w:tc>
          <w:tcPr>
            <w:tcW w:w="1980" w:type="dxa"/>
          </w:tcPr>
          <w:p w14:paraId="73B7AF31"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Meetings with opposing counsel</w:t>
            </w:r>
          </w:p>
        </w:tc>
        <w:tc>
          <w:tcPr>
            <w:tcW w:w="4120" w:type="dxa"/>
          </w:tcPr>
          <w:p w14:paraId="68C8DBDE"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the total number of meetings, and the time taken for them.</w:t>
            </w:r>
            <w:r w:rsidRPr="00267633">
              <w:rPr>
                <w:rFonts w:ascii="Times New Roman" w:hAnsi="Times New Roman" w:cs="Times New Roman"/>
                <w:szCs w:val="20"/>
                <w:lang w:val="en-GB" w:eastAsia="zh-CN"/>
              </w:rPr>
              <w:t>]</w:t>
            </w:r>
          </w:p>
        </w:tc>
        <w:tc>
          <w:tcPr>
            <w:tcW w:w="2003" w:type="dxa"/>
            <w:gridSpan w:val="2"/>
          </w:tcPr>
          <w:p w14:paraId="7CA7B13B"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14:paraId="45636238" w14:textId="77777777" w:rsidTr="00267633">
        <w:trPr>
          <w:divId w:val="2116439976"/>
          <w:cantSplit/>
        </w:trPr>
        <w:tc>
          <w:tcPr>
            <w:tcW w:w="645" w:type="dxa"/>
          </w:tcPr>
          <w:p w14:paraId="6B94BB8D"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lastRenderedPageBreak/>
              <w:t>7.4</w:t>
            </w:r>
          </w:p>
        </w:tc>
        <w:tc>
          <w:tcPr>
            <w:tcW w:w="1980" w:type="dxa"/>
          </w:tcPr>
          <w:p w14:paraId="43EBF12E"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Time spent</w:t>
            </w:r>
          </w:p>
          <w:p w14:paraId="4D904D59" w14:textId="77777777" w:rsidR="00267633" w:rsidRPr="00267633" w:rsidRDefault="00267633" w:rsidP="00267633">
            <w:pPr>
              <w:spacing w:before="120" w:after="120" w:line="240" w:lineRule="auto"/>
              <w:rPr>
                <w:rFonts w:ascii="Times New Roman" w:hAnsi="Times New Roman" w:cs="Times New Roman"/>
                <w:szCs w:val="20"/>
                <w:lang w:val="en-GB" w:eastAsia="zh-CN"/>
              </w:rPr>
            </w:pPr>
          </w:p>
        </w:tc>
        <w:tc>
          <w:tcPr>
            <w:tcW w:w="4120" w:type="dxa"/>
          </w:tcPr>
          <w:p w14:paraId="33F42ECB"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the total number of hours spent on the case by each counsel or solicitor.</w:t>
            </w:r>
            <w:r w:rsidRPr="00267633">
              <w:rPr>
                <w:rFonts w:ascii="Times New Roman" w:hAnsi="Times New Roman" w:cs="Times New Roman"/>
                <w:szCs w:val="20"/>
                <w:lang w:val="en-GB" w:eastAsia="zh-CN"/>
              </w:rPr>
              <w:t>]</w:t>
            </w:r>
          </w:p>
        </w:tc>
        <w:tc>
          <w:tcPr>
            <w:tcW w:w="2003" w:type="dxa"/>
            <w:gridSpan w:val="2"/>
          </w:tcPr>
          <w:p w14:paraId="39B3E4F5"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14:paraId="64D91BEE" w14:textId="77777777" w:rsidTr="00267633">
        <w:trPr>
          <w:divId w:val="2116439976"/>
          <w:cantSplit/>
        </w:trPr>
        <w:tc>
          <w:tcPr>
            <w:tcW w:w="645" w:type="dxa"/>
          </w:tcPr>
          <w:p w14:paraId="10BBE8AC"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7.5</w:t>
            </w:r>
          </w:p>
        </w:tc>
        <w:tc>
          <w:tcPr>
            <w:tcW w:w="1980" w:type="dxa"/>
          </w:tcPr>
          <w:p w14:paraId="13D9B84C"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Others</w:t>
            </w:r>
          </w:p>
        </w:tc>
        <w:tc>
          <w:tcPr>
            <w:tcW w:w="4120" w:type="dxa"/>
          </w:tcPr>
          <w:p w14:paraId="227FFCB9"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any other relevant factors for the court’s consideration.</w:t>
            </w:r>
            <w:r w:rsidRPr="00267633">
              <w:rPr>
                <w:rFonts w:ascii="Times New Roman" w:hAnsi="Times New Roman" w:cs="Times New Roman"/>
                <w:szCs w:val="20"/>
                <w:lang w:val="en-GB" w:eastAsia="zh-CN"/>
              </w:rPr>
              <w:t>]</w:t>
            </w:r>
          </w:p>
          <w:p w14:paraId="230F1921"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c>
          <w:tcPr>
            <w:tcW w:w="2003" w:type="dxa"/>
            <w:gridSpan w:val="2"/>
          </w:tcPr>
          <w:p w14:paraId="1543CB40"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14:paraId="3BC1DD81" w14:textId="77777777" w:rsidTr="00267633">
        <w:trPr>
          <w:divId w:val="2116439976"/>
          <w:cantSplit/>
        </w:trPr>
        <w:tc>
          <w:tcPr>
            <w:tcW w:w="645" w:type="dxa"/>
          </w:tcPr>
          <w:p w14:paraId="781176D0" w14:textId="77777777" w:rsidR="00267633" w:rsidRPr="00267633" w:rsidRDefault="00267633" w:rsidP="00267633">
            <w:pPr>
              <w:spacing w:before="120" w:after="120" w:line="240" w:lineRule="auto"/>
              <w:jc w:val="center"/>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8.</w:t>
            </w:r>
          </w:p>
        </w:tc>
        <w:tc>
          <w:tcPr>
            <w:tcW w:w="8103" w:type="dxa"/>
            <w:gridSpan w:val="4"/>
          </w:tcPr>
          <w:p w14:paraId="51080558" w14:textId="77777777" w:rsidR="00267633" w:rsidRPr="00267633" w:rsidRDefault="00267633" w:rsidP="00267633">
            <w:pPr>
              <w:keepNext/>
              <w:tabs>
                <w:tab w:val="left" w:pos="-720"/>
              </w:tabs>
              <w:suppressAutoHyphens/>
              <w:spacing w:before="120" w:after="120"/>
              <w:jc w:val="both"/>
              <w:outlineLvl w:val="6"/>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Counsel and solicitors involved</w:t>
            </w:r>
          </w:p>
        </w:tc>
      </w:tr>
      <w:tr w:rsidR="00267633" w:rsidRPr="00267633" w14:paraId="0296F35A" w14:textId="77777777" w:rsidTr="00267633">
        <w:trPr>
          <w:divId w:val="2116439976"/>
          <w:cantSplit/>
        </w:trPr>
        <w:tc>
          <w:tcPr>
            <w:tcW w:w="645" w:type="dxa"/>
          </w:tcPr>
          <w:p w14:paraId="175B8438"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8.1</w:t>
            </w:r>
          </w:p>
        </w:tc>
        <w:tc>
          <w:tcPr>
            <w:tcW w:w="1980" w:type="dxa"/>
          </w:tcPr>
          <w:p w14:paraId="2CEC1077"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Counsel and solicitors</w:t>
            </w:r>
          </w:p>
        </w:tc>
        <w:tc>
          <w:tcPr>
            <w:tcW w:w="4120" w:type="dxa"/>
          </w:tcPr>
          <w:p w14:paraId="774080F1"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List all the lawyers acting for each party and their seniority.</w:t>
            </w:r>
            <w:r w:rsidRPr="00267633">
              <w:rPr>
                <w:rFonts w:ascii="Times New Roman" w:hAnsi="Times New Roman" w:cs="Times New Roman"/>
                <w:szCs w:val="20"/>
                <w:lang w:val="en-GB" w:eastAsia="zh-CN"/>
              </w:rPr>
              <w:t xml:space="preserve">] </w:t>
            </w:r>
          </w:p>
        </w:tc>
        <w:tc>
          <w:tcPr>
            <w:tcW w:w="2003" w:type="dxa"/>
            <w:gridSpan w:val="2"/>
          </w:tcPr>
          <w:p w14:paraId="009F83FB"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14:paraId="44539D81" w14:textId="77777777" w:rsidTr="00267633">
        <w:trPr>
          <w:divId w:val="2116439976"/>
          <w:cantSplit/>
          <w:trHeight w:val="890"/>
        </w:trPr>
        <w:tc>
          <w:tcPr>
            <w:tcW w:w="645" w:type="dxa"/>
          </w:tcPr>
          <w:p w14:paraId="74027BE4"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8.2</w:t>
            </w:r>
          </w:p>
        </w:tc>
        <w:tc>
          <w:tcPr>
            <w:tcW w:w="1980" w:type="dxa"/>
          </w:tcPr>
          <w:p w14:paraId="1E57C803"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Certificate of more than 2 counsel</w:t>
            </w:r>
          </w:p>
        </w:tc>
        <w:tc>
          <w:tcPr>
            <w:tcW w:w="4120" w:type="dxa"/>
          </w:tcPr>
          <w:p w14:paraId="28A0CEB8"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Indicate if the court has certified that the costs of more than two counsel are allowed.</w:t>
            </w:r>
            <w:r w:rsidRPr="00267633">
              <w:rPr>
                <w:rFonts w:ascii="Times New Roman" w:hAnsi="Times New Roman" w:cs="Times New Roman"/>
                <w:szCs w:val="20"/>
                <w:lang w:val="en-GB" w:eastAsia="zh-CN"/>
              </w:rPr>
              <w:t>]</w:t>
            </w:r>
          </w:p>
        </w:tc>
        <w:tc>
          <w:tcPr>
            <w:tcW w:w="2003" w:type="dxa"/>
            <w:gridSpan w:val="2"/>
          </w:tcPr>
          <w:p w14:paraId="3C272217"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14:paraId="5A48330E" w14:textId="77777777" w:rsidTr="00267633">
        <w:trPr>
          <w:divId w:val="2116439976"/>
          <w:cantSplit/>
        </w:trPr>
        <w:tc>
          <w:tcPr>
            <w:tcW w:w="645" w:type="dxa"/>
          </w:tcPr>
          <w:p w14:paraId="56CE2CD6" w14:textId="77777777" w:rsidR="00267633" w:rsidRPr="00267633" w:rsidRDefault="00267633" w:rsidP="00267633">
            <w:pPr>
              <w:spacing w:before="120" w:after="120" w:line="240" w:lineRule="auto"/>
              <w:jc w:val="center"/>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9.</w:t>
            </w:r>
          </w:p>
        </w:tc>
        <w:tc>
          <w:tcPr>
            <w:tcW w:w="8103" w:type="dxa"/>
            <w:gridSpan w:val="4"/>
          </w:tcPr>
          <w:p w14:paraId="3E9AF8D1" w14:textId="77777777" w:rsidR="00267633" w:rsidRPr="00267633" w:rsidRDefault="00267633" w:rsidP="00267633">
            <w:pPr>
              <w:spacing w:before="120" w:after="120" w:line="240" w:lineRule="auto"/>
              <w:outlineLvl w:val="4"/>
              <w:rPr>
                <w:rFonts w:ascii="Times New Roman" w:hAnsi="Times New Roman" w:cs="Times New Roman"/>
                <w:b/>
                <w:bCs/>
                <w:iCs/>
                <w:szCs w:val="26"/>
                <w:lang w:val="en-GB" w:eastAsia="zh-CN"/>
              </w:rPr>
            </w:pPr>
            <w:r w:rsidRPr="00267633">
              <w:rPr>
                <w:rFonts w:ascii="Times New Roman" w:hAnsi="Times New Roman" w:cs="Times New Roman"/>
                <w:b/>
                <w:bCs/>
                <w:iCs/>
                <w:szCs w:val="26"/>
                <w:lang w:val="en-GB" w:eastAsia="zh-CN"/>
              </w:rPr>
              <w:t xml:space="preserve">Costs claimed </w:t>
            </w:r>
          </w:p>
        </w:tc>
      </w:tr>
      <w:tr w:rsidR="00267633" w:rsidRPr="00267633" w14:paraId="68B94EF2" w14:textId="77777777" w:rsidTr="00267633">
        <w:trPr>
          <w:divId w:val="2116439976"/>
          <w:cantSplit/>
        </w:trPr>
        <w:tc>
          <w:tcPr>
            <w:tcW w:w="645" w:type="dxa"/>
          </w:tcPr>
          <w:p w14:paraId="1EDB84B8"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9.1</w:t>
            </w:r>
          </w:p>
        </w:tc>
        <w:tc>
          <w:tcPr>
            <w:tcW w:w="1980" w:type="dxa"/>
          </w:tcPr>
          <w:p w14:paraId="667F3825"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Amount claimed </w:t>
            </w:r>
          </w:p>
        </w:tc>
        <w:tc>
          <w:tcPr>
            <w:tcW w:w="4120" w:type="dxa"/>
          </w:tcPr>
          <w:p w14:paraId="3999D136" w14:textId="77777777" w:rsidR="00267633" w:rsidRPr="00267633" w:rsidRDefault="00267633" w:rsidP="00267633">
            <w:pPr>
              <w:spacing w:before="120" w:after="120" w:line="240" w:lineRule="auto"/>
              <w:jc w:val="both"/>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Amount claimed for [</w:t>
            </w:r>
            <w:r w:rsidRPr="00267633">
              <w:rPr>
                <w:rFonts w:ascii="Times New Roman" w:hAnsi="Times New Roman" w:cs="Times New Roman"/>
                <w:i/>
                <w:szCs w:val="20"/>
                <w:lang w:val="en-GB" w:eastAsia="zh-CN"/>
              </w:rPr>
              <w:t>specify name of counsel or solicitor</w:t>
            </w:r>
            <w:r w:rsidRPr="00267633">
              <w:rPr>
                <w:rFonts w:ascii="Times New Roman" w:hAnsi="Times New Roman" w:cs="Times New Roman"/>
                <w:szCs w:val="20"/>
                <w:lang w:val="en-GB" w:eastAsia="zh-CN"/>
              </w:rPr>
              <w:t>]</w:t>
            </w:r>
            <w:r w:rsidRPr="00267633">
              <w:rPr>
                <w:rFonts w:ascii="Times New Roman" w:hAnsi="Times New Roman" w:cs="Times New Roman"/>
                <w:b/>
                <w:szCs w:val="20"/>
                <w:lang w:val="en-GB" w:eastAsia="zh-CN"/>
              </w:rPr>
              <w:t>: $ [</w:t>
            </w:r>
            <w:r w:rsidRPr="00267633">
              <w:rPr>
                <w:rFonts w:ascii="Times New Roman" w:hAnsi="Times New Roman" w:cs="Times New Roman"/>
                <w:i/>
                <w:szCs w:val="20"/>
                <w:lang w:val="en-GB" w:eastAsia="zh-CN"/>
              </w:rPr>
              <w:t>insert amount</w:t>
            </w:r>
            <w:r w:rsidRPr="00267633">
              <w:rPr>
                <w:rFonts w:ascii="Times New Roman" w:hAnsi="Times New Roman" w:cs="Times New Roman"/>
                <w:b/>
                <w:szCs w:val="20"/>
                <w:lang w:val="en-GB" w:eastAsia="zh-CN"/>
              </w:rPr>
              <w:t xml:space="preserve">]. </w:t>
            </w:r>
          </w:p>
          <w:p w14:paraId="5CFBE26D" w14:textId="77777777" w:rsidR="00267633" w:rsidRPr="00267633" w:rsidRDefault="00267633" w:rsidP="00267633">
            <w:pPr>
              <w:spacing w:before="0" w:after="120" w:line="240" w:lineRule="auto"/>
              <w:jc w:val="both"/>
              <w:rPr>
                <w:rFonts w:ascii="Times New Roman" w:hAnsi="Times New Roman" w:cs="Times New Roman"/>
                <w:i/>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 xml:space="preserve">Set out in relation to each counsel or solicitor, the amount of costs claimed for Section 1, with a breakdown of – </w:t>
            </w:r>
          </w:p>
          <w:p w14:paraId="462A5952" w14:textId="77777777" w:rsidR="00267633" w:rsidRPr="00267633" w:rsidRDefault="00267633" w:rsidP="006172E9">
            <w:pPr>
              <w:numPr>
                <w:ilvl w:val="0"/>
                <w:numId w:val="65"/>
              </w:numPr>
              <w:spacing w:before="0" w:after="120" w:line="240" w:lineRule="auto"/>
              <w:jc w:val="both"/>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 xml:space="preserve">the amount claimed for work done by the counsel or </w:t>
            </w:r>
            <w:proofErr w:type="gramStart"/>
            <w:r w:rsidRPr="00267633">
              <w:rPr>
                <w:rFonts w:ascii="Times New Roman" w:hAnsi="Times New Roman" w:cs="Times New Roman"/>
                <w:i/>
                <w:szCs w:val="20"/>
                <w:lang w:val="en-GB" w:eastAsia="zh-CN"/>
              </w:rPr>
              <w:t>solicitor;</w:t>
            </w:r>
            <w:proofErr w:type="gramEnd"/>
            <w:r w:rsidRPr="00267633">
              <w:rPr>
                <w:rFonts w:ascii="Times New Roman" w:hAnsi="Times New Roman" w:cs="Times New Roman"/>
                <w:i/>
                <w:szCs w:val="20"/>
                <w:lang w:val="en-GB" w:eastAsia="zh-CN"/>
              </w:rPr>
              <w:t xml:space="preserve"> </w:t>
            </w:r>
          </w:p>
          <w:p w14:paraId="61B183F1" w14:textId="77777777" w:rsidR="00267633" w:rsidRPr="00267633" w:rsidRDefault="00267633" w:rsidP="006172E9">
            <w:pPr>
              <w:numPr>
                <w:ilvl w:val="0"/>
                <w:numId w:val="65"/>
              </w:numPr>
              <w:spacing w:before="0" w:after="120" w:line="240" w:lineRule="auto"/>
              <w:jc w:val="both"/>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 xml:space="preserve">the percentage of input tax for which a party entitled to claim costs is not entitled to </w:t>
            </w:r>
            <w:proofErr w:type="gramStart"/>
            <w:r w:rsidRPr="00267633">
              <w:rPr>
                <w:rFonts w:ascii="Times New Roman" w:hAnsi="Times New Roman" w:cs="Times New Roman"/>
                <w:i/>
                <w:szCs w:val="20"/>
                <w:lang w:val="en-GB" w:eastAsia="zh-CN"/>
              </w:rPr>
              <w:t>credit;</w:t>
            </w:r>
            <w:proofErr w:type="gramEnd"/>
            <w:r w:rsidRPr="00267633">
              <w:rPr>
                <w:rFonts w:ascii="Times New Roman" w:hAnsi="Times New Roman" w:cs="Times New Roman"/>
                <w:i/>
                <w:szCs w:val="20"/>
                <w:lang w:val="en-GB" w:eastAsia="zh-CN"/>
              </w:rPr>
              <w:t xml:space="preserve"> </w:t>
            </w:r>
          </w:p>
          <w:p w14:paraId="721F96A1" w14:textId="77777777" w:rsidR="00267633" w:rsidRPr="00267633" w:rsidRDefault="00267633" w:rsidP="006172E9">
            <w:pPr>
              <w:numPr>
                <w:ilvl w:val="0"/>
                <w:numId w:val="65"/>
              </w:numPr>
              <w:spacing w:before="0" w:after="120" w:line="240" w:lineRule="auto"/>
              <w:jc w:val="both"/>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the amount of input tax for which a party entitled to claim costs is not entitled to credit; and</w:t>
            </w:r>
          </w:p>
          <w:p w14:paraId="40E295C6" w14:textId="77777777" w:rsidR="00267633" w:rsidRPr="00267633" w:rsidRDefault="00267633" w:rsidP="006172E9">
            <w:pPr>
              <w:numPr>
                <w:ilvl w:val="0"/>
                <w:numId w:val="65"/>
              </w:numPr>
              <w:spacing w:before="0" w:after="120" w:line="240" w:lineRule="auto"/>
              <w:jc w:val="both"/>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the GST claimed for work done,</w:t>
            </w:r>
          </w:p>
          <w:p w14:paraId="4F98AD5D" w14:textId="77777777" w:rsidR="00267633" w:rsidRPr="00267633" w:rsidRDefault="00267633" w:rsidP="00267633">
            <w:pPr>
              <w:spacing w:before="120" w:after="120" w:line="240" w:lineRule="auto"/>
              <w:jc w:val="both"/>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in relation to the periods for which different rates of GST are applicable.</w:t>
            </w: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 xml:space="preserve">  </w:t>
            </w:r>
          </w:p>
          <w:p w14:paraId="2F3F99DC" w14:textId="77777777" w:rsidR="00267633" w:rsidRPr="00267633" w:rsidRDefault="00267633" w:rsidP="00267633">
            <w:pPr>
              <w:spacing w:before="120" w:after="120" w:line="240" w:lineRule="auto"/>
              <w:jc w:val="both"/>
              <w:rPr>
                <w:rFonts w:ascii="Times New Roman" w:hAnsi="Times New Roman" w:cs="Times New Roman"/>
                <w:i/>
                <w:szCs w:val="20"/>
                <w:lang w:val="en-GB" w:eastAsia="zh-CN"/>
              </w:rPr>
            </w:pPr>
          </w:p>
          <w:p w14:paraId="35FE54EE" w14:textId="77777777" w:rsidR="00267633" w:rsidRPr="00267633" w:rsidRDefault="00267633" w:rsidP="00267633">
            <w:pPr>
              <w:spacing w:before="120" w:after="120" w:line="240" w:lineRule="auto"/>
              <w:jc w:val="both"/>
              <w:rPr>
                <w:rFonts w:ascii="Times New Roman" w:hAnsi="Times New Roman" w:cs="Times New Roman"/>
                <w:i/>
                <w:szCs w:val="20"/>
                <w:lang w:val="en-GB" w:eastAsia="zh-CN"/>
              </w:rPr>
            </w:pPr>
          </w:p>
          <w:p w14:paraId="790CF74A" w14:textId="77777777" w:rsidR="00267633" w:rsidRPr="00267633" w:rsidRDefault="00267633" w:rsidP="00267633">
            <w:pPr>
              <w:spacing w:before="120" w:after="120" w:line="240" w:lineRule="auto"/>
              <w:jc w:val="both"/>
              <w:rPr>
                <w:rFonts w:ascii="Times New Roman" w:hAnsi="Times New Roman" w:cs="Times New Roman"/>
                <w:i/>
                <w:szCs w:val="20"/>
                <w:lang w:val="en-GB" w:eastAsia="zh-CN"/>
              </w:rPr>
            </w:pPr>
          </w:p>
          <w:p w14:paraId="0177C101" w14:textId="77777777" w:rsidR="00267633" w:rsidRPr="00267633" w:rsidRDefault="00267633" w:rsidP="00267633">
            <w:pPr>
              <w:spacing w:before="120" w:after="120" w:line="240" w:lineRule="auto"/>
              <w:jc w:val="both"/>
              <w:rPr>
                <w:rFonts w:ascii="Times New Roman" w:hAnsi="Times New Roman" w:cs="Times New Roman"/>
                <w:i/>
                <w:szCs w:val="20"/>
                <w:lang w:val="en-GB" w:eastAsia="zh-CN"/>
              </w:rPr>
            </w:pPr>
          </w:p>
        </w:tc>
        <w:tc>
          <w:tcPr>
            <w:tcW w:w="2003" w:type="dxa"/>
            <w:gridSpan w:val="2"/>
          </w:tcPr>
          <w:p w14:paraId="6A340539"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14:paraId="0431F8F3" w14:textId="77777777" w:rsidTr="00267633">
        <w:trPr>
          <w:divId w:val="2116439976"/>
          <w:cantSplit/>
        </w:trPr>
        <w:tc>
          <w:tcPr>
            <w:tcW w:w="8748" w:type="dxa"/>
            <w:gridSpan w:val="5"/>
          </w:tcPr>
          <w:p w14:paraId="28168D28" w14:textId="77777777" w:rsidR="00267633" w:rsidRPr="00267633" w:rsidRDefault="00267633" w:rsidP="00267633">
            <w:pPr>
              <w:spacing w:before="120" w:after="120" w:line="240" w:lineRule="auto"/>
              <w:outlineLvl w:val="5"/>
              <w:rPr>
                <w:rFonts w:ascii="Times New Roman" w:hAnsi="Times New Roman" w:cs="Times New Roman"/>
                <w:b/>
                <w:bCs/>
                <w:szCs w:val="22"/>
                <w:lang w:val="en-GB" w:eastAsia="zh-CN"/>
              </w:rPr>
            </w:pPr>
            <w:r w:rsidRPr="00267633">
              <w:rPr>
                <w:rFonts w:ascii="Times New Roman" w:hAnsi="Times New Roman" w:cs="Times New Roman"/>
                <w:b/>
                <w:bCs/>
                <w:szCs w:val="22"/>
                <w:lang w:val="en-GB" w:eastAsia="zh-CN"/>
              </w:rPr>
              <w:t>Section 2: Work done for taxation</w:t>
            </w:r>
          </w:p>
        </w:tc>
      </w:tr>
      <w:tr w:rsidR="00267633" w:rsidRPr="00267633" w14:paraId="3FD65A32" w14:textId="77777777" w:rsidTr="00267633">
        <w:trPr>
          <w:divId w:val="2116439976"/>
          <w:cantSplit/>
        </w:trPr>
        <w:tc>
          <w:tcPr>
            <w:tcW w:w="645" w:type="dxa"/>
          </w:tcPr>
          <w:p w14:paraId="0C282559" w14:textId="77777777" w:rsidR="00267633" w:rsidRPr="00267633" w:rsidRDefault="00267633" w:rsidP="00267633">
            <w:pPr>
              <w:spacing w:before="120" w:after="120" w:line="240" w:lineRule="auto"/>
              <w:rPr>
                <w:rFonts w:ascii="Times New Roman" w:hAnsi="Times New Roman" w:cs="Times New Roman"/>
                <w:i/>
                <w:szCs w:val="20"/>
                <w:lang w:val="en-GB" w:eastAsia="zh-CN"/>
              </w:rPr>
            </w:pPr>
            <w:r w:rsidRPr="00267633">
              <w:rPr>
                <w:rFonts w:ascii="Times New Roman" w:hAnsi="Times New Roman" w:cs="Times New Roman"/>
                <w:i/>
                <w:szCs w:val="20"/>
                <w:lang w:val="en-GB" w:eastAsia="zh-CN"/>
              </w:rPr>
              <w:lastRenderedPageBreak/>
              <w:t>No.</w:t>
            </w:r>
          </w:p>
        </w:tc>
        <w:tc>
          <w:tcPr>
            <w:tcW w:w="1980" w:type="dxa"/>
          </w:tcPr>
          <w:p w14:paraId="7B2D7B1B" w14:textId="77777777" w:rsidR="00267633" w:rsidRPr="00267633" w:rsidRDefault="00267633" w:rsidP="00267633">
            <w:pPr>
              <w:spacing w:before="120" w:after="120" w:line="240" w:lineRule="auto"/>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Item</w:t>
            </w:r>
          </w:p>
        </w:tc>
        <w:tc>
          <w:tcPr>
            <w:tcW w:w="4132" w:type="dxa"/>
            <w:gridSpan w:val="2"/>
          </w:tcPr>
          <w:p w14:paraId="1AD8A85B" w14:textId="77777777" w:rsidR="00267633" w:rsidRPr="00267633" w:rsidRDefault="00267633" w:rsidP="00267633">
            <w:pPr>
              <w:spacing w:before="120" w:after="120" w:line="240" w:lineRule="auto"/>
              <w:outlineLvl w:val="7"/>
              <w:rPr>
                <w:rFonts w:ascii="Times New Roman" w:hAnsi="Times New Roman" w:cs="Times New Roman"/>
                <w:i/>
                <w:iCs/>
                <w:lang w:val="en-GB" w:eastAsia="zh-CN"/>
              </w:rPr>
            </w:pPr>
            <w:r w:rsidRPr="00267633">
              <w:rPr>
                <w:rFonts w:ascii="Times New Roman" w:hAnsi="Times New Roman" w:cs="Times New Roman"/>
                <w:i/>
                <w:iCs/>
                <w:lang w:val="en-GB" w:eastAsia="zh-CN"/>
              </w:rPr>
              <w:t>Description</w:t>
            </w:r>
          </w:p>
        </w:tc>
        <w:tc>
          <w:tcPr>
            <w:tcW w:w="1991" w:type="dxa"/>
          </w:tcPr>
          <w:p w14:paraId="04BF741E" w14:textId="77777777" w:rsidR="00267633" w:rsidRPr="00267633" w:rsidRDefault="00267633" w:rsidP="00267633">
            <w:pPr>
              <w:spacing w:before="120" w:after="120" w:line="240" w:lineRule="auto"/>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Remarks</w:t>
            </w:r>
          </w:p>
        </w:tc>
      </w:tr>
      <w:tr w:rsidR="00267633" w:rsidRPr="00267633" w14:paraId="5FDA9FFA" w14:textId="77777777" w:rsidTr="00267633">
        <w:trPr>
          <w:divId w:val="2116439976"/>
          <w:cantSplit/>
        </w:trPr>
        <w:tc>
          <w:tcPr>
            <w:tcW w:w="645" w:type="dxa"/>
          </w:tcPr>
          <w:p w14:paraId="1D4F0BF4"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10.</w:t>
            </w:r>
          </w:p>
        </w:tc>
        <w:tc>
          <w:tcPr>
            <w:tcW w:w="1980" w:type="dxa"/>
          </w:tcPr>
          <w:p w14:paraId="7C8A56AB"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Work done</w:t>
            </w:r>
          </w:p>
        </w:tc>
        <w:tc>
          <w:tcPr>
            <w:tcW w:w="4132" w:type="dxa"/>
            <w:gridSpan w:val="2"/>
          </w:tcPr>
          <w:p w14:paraId="622BE5D1"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Describe the work done for the preparation of the bill of costs and the taxation of the bill.</w:t>
            </w:r>
            <w:r w:rsidRPr="00267633">
              <w:rPr>
                <w:rFonts w:ascii="Times New Roman" w:hAnsi="Times New Roman" w:cs="Times New Roman"/>
                <w:szCs w:val="20"/>
                <w:lang w:val="en-GB" w:eastAsia="zh-CN"/>
              </w:rPr>
              <w:t xml:space="preserve">] </w:t>
            </w:r>
          </w:p>
        </w:tc>
        <w:tc>
          <w:tcPr>
            <w:tcW w:w="1991" w:type="dxa"/>
          </w:tcPr>
          <w:p w14:paraId="491C5AF7"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14:paraId="50F91A3E" w14:textId="77777777" w:rsidTr="00267633">
        <w:trPr>
          <w:divId w:val="2116439976"/>
          <w:cantSplit/>
        </w:trPr>
        <w:tc>
          <w:tcPr>
            <w:tcW w:w="645" w:type="dxa"/>
          </w:tcPr>
          <w:p w14:paraId="61382963"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11.</w:t>
            </w:r>
          </w:p>
        </w:tc>
        <w:tc>
          <w:tcPr>
            <w:tcW w:w="1980" w:type="dxa"/>
          </w:tcPr>
          <w:p w14:paraId="4298A690"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Amount claimed </w:t>
            </w:r>
          </w:p>
        </w:tc>
        <w:tc>
          <w:tcPr>
            <w:tcW w:w="4132" w:type="dxa"/>
            <w:gridSpan w:val="2"/>
          </w:tcPr>
          <w:p w14:paraId="753AB5DB" w14:textId="77777777" w:rsidR="00267633" w:rsidRPr="00267633" w:rsidRDefault="00267633" w:rsidP="00267633">
            <w:pPr>
              <w:spacing w:before="120" w:after="120" w:line="240" w:lineRule="auto"/>
              <w:jc w:val="both"/>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Total amount claimed: $ [</w:t>
            </w:r>
            <w:r w:rsidRPr="00267633">
              <w:rPr>
                <w:rFonts w:ascii="Times New Roman" w:hAnsi="Times New Roman" w:cs="Times New Roman"/>
                <w:i/>
                <w:szCs w:val="20"/>
                <w:lang w:val="en-GB" w:eastAsia="zh-CN"/>
              </w:rPr>
              <w:t>insert amount</w:t>
            </w:r>
            <w:r w:rsidRPr="00267633">
              <w:rPr>
                <w:rFonts w:ascii="Times New Roman" w:hAnsi="Times New Roman" w:cs="Times New Roman"/>
                <w:b/>
                <w:szCs w:val="20"/>
                <w:lang w:val="en-GB" w:eastAsia="zh-CN"/>
              </w:rPr>
              <w:t xml:space="preserve">]. </w:t>
            </w:r>
          </w:p>
          <w:p w14:paraId="685F80B3" w14:textId="77777777" w:rsidR="00267633" w:rsidRPr="00267633" w:rsidRDefault="00267633" w:rsidP="00267633">
            <w:pPr>
              <w:spacing w:before="120" w:after="120" w:line="240" w:lineRule="auto"/>
              <w:jc w:val="both"/>
              <w:rPr>
                <w:rFonts w:ascii="Times New Roman" w:hAnsi="Times New Roman" w:cs="Times New Roman"/>
                <w:i/>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 xml:space="preserve">Set out the amount of costs claimed for Section 2, with a breakdown of – </w:t>
            </w:r>
          </w:p>
          <w:p w14:paraId="32D953D5" w14:textId="77777777" w:rsidR="00267633" w:rsidRPr="00267633" w:rsidRDefault="00267633" w:rsidP="006172E9">
            <w:pPr>
              <w:numPr>
                <w:ilvl w:val="0"/>
                <w:numId w:val="63"/>
              </w:numPr>
              <w:spacing w:before="0" w:after="120" w:line="240" w:lineRule="auto"/>
              <w:jc w:val="both"/>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 xml:space="preserve">the amount claimed for work done for Section </w:t>
            </w:r>
            <w:proofErr w:type="gramStart"/>
            <w:r w:rsidRPr="00267633">
              <w:rPr>
                <w:rFonts w:ascii="Times New Roman" w:hAnsi="Times New Roman" w:cs="Times New Roman"/>
                <w:i/>
                <w:szCs w:val="20"/>
                <w:lang w:val="en-GB" w:eastAsia="zh-CN"/>
              </w:rPr>
              <w:t>2;</w:t>
            </w:r>
            <w:proofErr w:type="gramEnd"/>
            <w:r w:rsidRPr="00267633">
              <w:rPr>
                <w:rFonts w:ascii="Times New Roman" w:hAnsi="Times New Roman" w:cs="Times New Roman"/>
                <w:i/>
                <w:szCs w:val="20"/>
                <w:lang w:val="en-GB" w:eastAsia="zh-CN"/>
              </w:rPr>
              <w:t xml:space="preserve"> </w:t>
            </w:r>
          </w:p>
          <w:p w14:paraId="5671CF12" w14:textId="77777777" w:rsidR="00267633" w:rsidRPr="00267633" w:rsidRDefault="00267633" w:rsidP="006172E9">
            <w:pPr>
              <w:numPr>
                <w:ilvl w:val="0"/>
                <w:numId w:val="63"/>
              </w:numPr>
              <w:spacing w:before="0" w:after="120" w:line="240" w:lineRule="auto"/>
              <w:jc w:val="both"/>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 xml:space="preserve">the percentage of input tax for which a party entitled to claim costs is not entitled to </w:t>
            </w:r>
            <w:proofErr w:type="gramStart"/>
            <w:r w:rsidRPr="00267633">
              <w:rPr>
                <w:rFonts w:ascii="Times New Roman" w:hAnsi="Times New Roman" w:cs="Times New Roman"/>
                <w:i/>
                <w:szCs w:val="20"/>
                <w:lang w:val="en-GB" w:eastAsia="zh-CN"/>
              </w:rPr>
              <w:t>credit;</w:t>
            </w:r>
            <w:proofErr w:type="gramEnd"/>
            <w:r w:rsidRPr="00267633">
              <w:rPr>
                <w:rFonts w:ascii="Times New Roman" w:hAnsi="Times New Roman" w:cs="Times New Roman"/>
                <w:i/>
                <w:szCs w:val="20"/>
                <w:lang w:val="en-GB" w:eastAsia="zh-CN"/>
              </w:rPr>
              <w:t xml:space="preserve"> </w:t>
            </w:r>
          </w:p>
          <w:p w14:paraId="6721C452" w14:textId="77777777" w:rsidR="00267633" w:rsidRPr="00267633" w:rsidRDefault="00267633" w:rsidP="006172E9">
            <w:pPr>
              <w:numPr>
                <w:ilvl w:val="0"/>
                <w:numId w:val="63"/>
              </w:numPr>
              <w:spacing w:before="0" w:after="120" w:line="240" w:lineRule="auto"/>
              <w:jc w:val="both"/>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the amount of input tax for which a party entitled to claim costs is not entitled to credit; and</w:t>
            </w:r>
          </w:p>
          <w:p w14:paraId="15757561" w14:textId="77777777" w:rsidR="00267633" w:rsidRPr="00267633" w:rsidRDefault="00267633" w:rsidP="006172E9">
            <w:pPr>
              <w:numPr>
                <w:ilvl w:val="0"/>
                <w:numId w:val="63"/>
              </w:numPr>
              <w:spacing w:before="0" w:after="120" w:line="240" w:lineRule="auto"/>
              <w:jc w:val="both"/>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the GST claimed for work done.</w:t>
            </w:r>
            <w:r w:rsidRPr="00267633">
              <w:rPr>
                <w:rFonts w:ascii="Times New Roman" w:hAnsi="Times New Roman" w:cs="Times New Roman"/>
                <w:szCs w:val="20"/>
                <w:lang w:val="en-GB" w:eastAsia="zh-CN"/>
              </w:rPr>
              <w:t>]</w:t>
            </w:r>
          </w:p>
          <w:p w14:paraId="5624B9D1" w14:textId="77777777" w:rsidR="00267633" w:rsidRPr="00267633" w:rsidRDefault="00267633" w:rsidP="00267633">
            <w:pPr>
              <w:spacing w:before="0" w:after="120" w:line="240" w:lineRule="auto"/>
              <w:jc w:val="both"/>
              <w:rPr>
                <w:rFonts w:ascii="Times New Roman" w:hAnsi="Times New Roman" w:cs="Times New Roman"/>
                <w:szCs w:val="20"/>
                <w:lang w:val="en-GB" w:eastAsia="zh-CN"/>
              </w:rPr>
            </w:pPr>
          </w:p>
        </w:tc>
        <w:tc>
          <w:tcPr>
            <w:tcW w:w="1991" w:type="dxa"/>
          </w:tcPr>
          <w:p w14:paraId="59F96DE0"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14:paraId="1E5C12EA" w14:textId="77777777" w:rsidTr="00267633">
        <w:trPr>
          <w:divId w:val="2116439976"/>
          <w:cantSplit/>
        </w:trPr>
        <w:tc>
          <w:tcPr>
            <w:tcW w:w="8748" w:type="dxa"/>
            <w:gridSpan w:val="5"/>
          </w:tcPr>
          <w:p w14:paraId="7F709DA1" w14:textId="77777777" w:rsidR="00267633" w:rsidRPr="00267633" w:rsidRDefault="00267633" w:rsidP="00267633">
            <w:pPr>
              <w:spacing w:before="240" w:after="60" w:line="240" w:lineRule="auto"/>
              <w:outlineLvl w:val="5"/>
              <w:rPr>
                <w:rFonts w:ascii="Times New Roman" w:hAnsi="Times New Roman" w:cs="Times New Roman"/>
                <w:b/>
                <w:bCs/>
                <w:szCs w:val="22"/>
                <w:lang w:val="en-GB" w:eastAsia="zh-CN"/>
              </w:rPr>
            </w:pPr>
            <w:r w:rsidRPr="00267633">
              <w:rPr>
                <w:rFonts w:ascii="Times New Roman" w:hAnsi="Times New Roman" w:cs="Times New Roman"/>
                <w:b/>
                <w:bCs/>
                <w:szCs w:val="22"/>
                <w:lang w:val="en-GB" w:eastAsia="zh-CN"/>
              </w:rPr>
              <w:t xml:space="preserve">Section 3: Disbursements </w:t>
            </w:r>
          </w:p>
        </w:tc>
      </w:tr>
    </w:tbl>
    <w:p w14:paraId="4D4E645D" w14:textId="77777777" w:rsidR="00267633" w:rsidRPr="00267633" w:rsidRDefault="00267633" w:rsidP="00267633">
      <w:pPr>
        <w:spacing w:before="120" w:after="120" w:line="240" w:lineRule="auto"/>
        <w:jc w:val="center"/>
        <w:divId w:val="2116439976"/>
        <w:rPr>
          <w:rFonts w:ascii="Times New Roman" w:hAnsi="Times New Roman" w:cs="Times New Roman"/>
          <w:i/>
          <w:szCs w:val="20"/>
          <w:lang w:val="en-GB" w:eastAsia="zh-CN"/>
        </w:rPr>
        <w:sectPr w:rsidR="00267633" w:rsidRPr="00267633">
          <w:type w:val="continuous"/>
          <w:pgSz w:w="11909" w:h="16834" w:code="9"/>
          <w:pgMar w:top="1728" w:right="1742" w:bottom="1728" w:left="1728" w:header="720" w:footer="720" w:gutter="0"/>
          <w:cols w:space="720"/>
        </w:sectPr>
      </w:pPr>
    </w:p>
    <w:tbl>
      <w:tblPr>
        <w:tblW w:w="87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45"/>
        <w:gridCol w:w="1980"/>
        <w:gridCol w:w="4132"/>
        <w:gridCol w:w="1991"/>
      </w:tblGrid>
      <w:tr w:rsidR="00267633" w:rsidRPr="00267633" w14:paraId="5969FE7B" w14:textId="77777777" w:rsidTr="00267633">
        <w:trPr>
          <w:divId w:val="2116439976"/>
          <w:cantSplit/>
          <w:tblHeader/>
        </w:trPr>
        <w:tc>
          <w:tcPr>
            <w:tcW w:w="645" w:type="dxa"/>
          </w:tcPr>
          <w:p w14:paraId="536D16F4" w14:textId="77777777" w:rsidR="00267633" w:rsidRPr="00267633" w:rsidRDefault="00267633" w:rsidP="00267633">
            <w:pPr>
              <w:spacing w:before="120" w:after="120" w:line="240" w:lineRule="auto"/>
              <w:jc w:val="center"/>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No.</w:t>
            </w:r>
          </w:p>
        </w:tc>
        <w:tc>
          <w:tcPr>
            <w:tcW w:w="1980" w:type="dxa"/>
          </w:tcPr>
          <w:p w14:paraId="1B16804F" w14:textId="77777777" w:rsidR="00267633" w:rsidRPr="00267633" w:rsidRDefault="00267633" w:rsidP="00267633">
            <w:pPr>
              <w:spacing w:before="120" w:after="120" w:line="240" w:lineRule="auto"/>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Date</w:t>
            </w:r>
          </w:p>
        </w:tc>
        <w:tc>
          <w:tcPr>
            <w:tcW w:w="4132" w:type="dxa"/>
          </w:tcPr>
          <w:p w14:paraId="49451F3B" w14:textId="77777777" w:rsidR="00267633" w:rsidRPr="00267633" w:rsidRDefault="00267633" w:rsidP="00267633">
            <w:pPr>
              <w:spacing w:before="120" w:after="120" w:line="240" w:lineRule="auto"/>
              <w:jc w:val="both"/>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Description and amount claimed</w:t>
            </w:r>
          </w:p>
        </w:tc>
        <w:tc>
          <w:tcPr>
            <w:tcW w:w="1991" w:type="dxa"/>
          </w:tcPr>
          <w:p w14:paraId="7BCBEDAD" w14:textId="77777777" w:rsidR="00267633" w:rsidRPr="00267633" w:rsidRDefault="00267633" w:rsidP="00267633">
            <w:pPr>
              <w:spacing w:before="120" w:after="120" w:line="240" w:lineRule="auto"/>
              <w:jc w:val="both"/>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 xml:space="preserve">Remarks </w:t>
            </w:r>
          </w:p>
        </w:tc>
      </w:tr>
      <w:tr w:rsidR="00267633" w:rsidRPr="00267633" w14:paraId="37E63733" w14:textId="77777777" w:rsidTr="00267633">
        <w:trPr>
          <w:divId w:val="2116439976"/>
          <w:cantSplit/>
        </w:trPr>
        <w:tc>
          <w:tcPr>
            <w:tcW w:w="645" w:type="dxa"/>
          </w:tcPr>
          <w:p w14:paraId="52549F9B"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12.</w:t>
            </w:r>
          </w:p>
        </w:tc>
        <w:tc>
          <w:tcPr>
            <w:tcW w:w="1980" w:type="dxa"/>
          </w:tcPr>
          <w:p w14:paraId="137BDEDE" w14:textId="77777777" w:rsidR="00267633" w:rsidRPr="00267633" w:rsidRDefault="00267633" w:rsidP="00267633">
            <w:pPr>
              <w:spacing w:before="120" w:after="120" w:line="240" w:lineRule="auto"/>
              <w:rPr>
                <w:rFonts w:ascii="Times New Roman" w:hAnsi="Times New Roman" w:cs="Times New Roman"/>
                <w:spacing w:val="-3"/>
                <w:szCs w:val="20"/>
                <w:lang w:val="en-GB" w:eastAsia="zh-CN"/>
              </w:rPr>
            </w:pPr>
            <w:r w:rsidRPr="00267633">
              <w:rPr>
                <w:rFonts w:ascii="Times New Roman" w:hAnsi="Times New Roman" w:cs="Times New Roman"/>
                <w:spacing w:val="-3"/>
                <w:szCs w:val="20"/>
                <w:lang w:val="en-GB" w:eastAsia="zh-CN"/>
              </w:rPr>
              <w:t>[</w:t>
            </w:r>
            <w:r w:rsidRPr="00267633">
              <w:rPr>
                <w:rFonts w:ascii="Times New Roman" w:hAnsi="Times New Roman" w:cs="Times New Roman"/>
                <w:i/>
                <w:spacing w:val="-3"/>
                <w:szCs w:val="20"/>
                <w:lang w:val="en-GB" w:eastAsia="zh-CN"/>
              </w:rPr>
              <w:t xml:space="preserve">Set out in different rows the dates or </w:t>
            </w:r>
            <w:proofErr w:type="gramStart"/>
            <w:r w:rsidRPr="00267633">
              <w:rPr>
                <w:rFonts w:ascii="Times New Roman" w:hAnsi="Times New Roman" w:cs="Times New Roman"/>
                <w:i/>
                <w:spacing w:val="-3"/>
                <w:szCs w:val="20"/>
                <w:lang w:val="en-GB" w:eastAsia="zh-CN"/>
              </w:rPr>
              <w:t>period of time</w:t>
            </w:r>
            <w:proofErr w:type="gramEnd"/>
            <w:r w:rsidRPr="00267633">
              <w:rPr>
                <w:rFonts w:ascii="Times New Roman" w:hAnsi="Times New Roman" w:cs="Times New Roman"/>
                <w:i/>
                <w:spacing w:val="-3"/>
                <w:szCs w:val="20"/>
                <w:lang w:val="en-GB" w:eastAsia="zh-CN"/>
              </w:rPr>
              <w:t xml:space="preserve"> when each disbursement is incurred.</w:t>
            </w:r>
            <w:r w:rsidRPr="00267633">
              <w:rPr>
                <w:rFonts w:ascii="Times New Roman" w:hAnsi="Times New Roman" w:cs="Times New Roman"/>
                <w:spacing w:val="-3"/>
                <w:szCs w:val="20"/>
                <w:lang w:val="en-GB" w:eastAsia="zh-CN"/>
              </w:rPr>
              <w:t xml:space="preserve">] </w:t>
            </w:r>
          </w:p>
        </w:tc>
        <w:tc>
          <w:tcPr>
            <w:tcW w:w="4132" w:type="dxa"/>
          </w:tcPr>
          <w:p w14:paraId="1221B129" w14:textId="77777777" w:rsidR="00267633" w:rsidRPr="00267633" w:rsidRDefault="00267633" w:rsidP="00267633">
            <w:pPr>
              <w:spacing w:before="120" w:after="120" w:line="240" w:lineRule="auto"/>
              <w:jc w:val="both"/>
              <w:rPr>
                <w:rFonts w:ascii="Times New Roman" w:hAnsi="Times New Roman" w:cs="Times New Roman"/>
                <w:szCs w:val="20"/>
                <w:u w:val="single"/>
                <w:lang w:val="en-GB" w:eastAsia="zh-CN"/>
              </w:rPr>
            </w:pPr>
            <w:r w:rsidRPr="00267633">
              <w:rPr>
                <w:rFonts w:ascii="Times New Roman" w:hAnsi="Times New Roman" w:cs="Times New Roman"/>
                <w:szCs w:val="20"/>
                <w:u w:val="single"/>
                <w:lang w:val="en-GB" w:eastAsia="zh-CN"/>
              </w:rPr>
              <w:t xml:space="preserve">Disbursements on which GST is not chargeable </w:t>
            </w:r>
          </w:p>
          <w:p w14:paraId="31962273"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the amount of each disbursement claimed.</w:t>
            </w:r>
            <w:r w:rsidRPr="00267633">
              <w:rPr>
                <w:rFonts w:ascii="Times New Roman" w:hAnsi="Times New Roman" w:cs="Times New Roman"/>
                <w:szCs w:val="20"/>
                <w:lang w:val="en-GB" w:eastAsia="zh-CN"/>
              </w:rPr>
              <w:t>]</w:t>
            </w:r>
          </w:p>
          <w:p w14:paraId="67B4643A"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p w14:paraId="0E75E5BB" w14:textId="77777777" w:rsidR="00267633" w:rsidRPr="00267633" w:rsidRDefault="00267633" w:rsidP="00267633">
            <w:pPr>
              <w:spacing w:before="120" w:after="120" w:line="240" w:lineRule="auto"/>
              <w:jc w:val="both"/>
              <w:rPr>
                <w:rFonts w:ascii="Times New Roman" w:hAnsi="Times New Roman" w:cs="Times New Roman"/>
                <w:szCs w:val="20"/>
                <w:u w:val="single"/>
                <w:lang w:val="en-GB" w:eastAsia="zh-CN"/>
              </w:rPr>
            </w:pPr>
            <w:r w:rsidRPr="00267633">
              <w:rPr>
                <w:rFonts w:ascii="Times New Roman" w:hAnsi="Times New Roman" w:cs="Times New Roman"/>
                <w:szCs w:val="20"/>
                <w:u w:val="single"/>
                <w:lang w:val="en-GB" w:eastAsia="zh-CN"/>
              </w:rPr>
              <w:t xml:space="preserve">Disbursements on which GST is chargeable </w:t>
            </w:r>
          </w:p>
          <w:p w14:paraId="5BFAF68C"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the amount of each disbursement claimed.</w:t>
            </w:r>
            <w:r w:rsidRPr="00267633">
              <w:rPr>
                <w:rFonts w:ascii="Times New Roman" w:hAnsi="Times New Roman" w:cs="Times New Roman"/>
                <w:szCs w:val="20"/>
                <w:lang w:val="en-GB" w:eastAsia="zh-CN"/>
              </w:rPr>
              <w:t>]</w:t>
            </w:r>
          </w:p>
          <w:p w14:paraId="45D13ADE"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p w14:paraId="06CC209B"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c>
          <w:tcPr>
            <w:tcW w:w="1991" w:type="dxa"/>
          </w:tcPr>
          <w:p w14:paraId="600B987F"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14:paraId="263268E8" w14:textId="77777777" w:rsidTr="00267633">
        <w:trPr>
          <w:divId w:val="2116439976"/>
          <w:cantSplit/>
        </w:trPr>
        <w:tc>
          <w:tcPr>
            <w:tcW w:w="645" w:type="dxa"/>
          </w:tcPr>
          <w:p w14:paraId="15E06B0F" w14:textId="77777777" w:rsidR="00267633" w:rsidRPr="00267633" w:rsidRDefault="00267633" w:rsidP="00267633">
            <w:pPr>
              <w:spacing w:before="120" w:after="120" w:line="240" w:lineRule="auto"/>
              <w:jc w:val="center"/>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lastRenderedPageBreak/>
              <w:t>[  ]</w:t>
            </w:r>
          </w:p>
        </w:tc>
        <w:tc>
          <w:tcPr>
            <w:tcW w:w="1980" w:type="dxa"/>
          </w:tcPr>
          <w:p w14:paraId="5D77D585" w14:textId="77777777" w:rsidR="00267633" w:rsidRPr="00267633" w:rsidRDefault="00267633" w:rsidP="00267633">
            <w:pPr>
              <w:spacing w:before="120" w:after="120" w:line="240" w:lineRule="auto"/>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t>-</w:t>
            </w:r>
          </w:p>
        </w:tc>
        <w:tc>
          <w:tcPr>
            <w:tcW w:w="4132" w:type="dxa"/>
          </w:tcPr>
          <w:p w14:paraId="59473C90"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b/>
                <w:szCs w:val="20"/>
                <w:lang w:val="en-GB" w:eastAsia="zh-CN"/>
              </w:rPr>
              <w:t>Total amount claimed for disbursements on which GST is not chargeable: $ [</w:t>
            </w:r>
            <w:r w:rsidRPr="00267633">
              <w:rPr>
                <w:rFonts w:ascii="Times New Roman" w:hAnsi="Times New Roman" w:cs="Times New Roman"/>
                <w:i/>
                <w:szCs w:val="20"/>
                <w:lang w:val="en-GB" w:eastAsia="zh-CN"/>
              </w:rPr>
              <w:t>insert amount</w:t>
            </w:r>
            <w:r w:rsidRPr="00267633">
              <w:rPr>
                <w:rFonts w:ascii="Times New Roman" w:hAnsi="Times New Roman" w:cs="Times New Roman"/>
                <w:b/>
                <w:szCs w:val="20"/>
                <w:lang w:val="en-GB" w:eastAsia="zh-CN"/>
              </w:rPr>
              <w:t xml:space="preserve">]. </w:t>
            </w:r>
          </w:p>
          <w:p w14:paraId="1CEB33B6" w14:textId="77777777" w:rsidR="00267633" w:rsidRPr="00267633" w:rsidRDefault="00267633" w:rsidP="00267633">
            <w:pPr>
              <w:spacing w:before="120" w:after="120" w:line="240" w:lineRule="auto"/>
              <w:jc w:val="both"/>
              <w:rPr>
                <w:rFonts w:ascii="Times New Roman" w:hAnsi="Times New Roman" w:cs="Times New Roman"/>
                <w:i/>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the total amount of disbursements claimed for Section 3 on which GST is not chargeable.</w:t>
            </w:r>
            <w:r w:rsidRPr="00267633">
              <w:rPr>
                <w:rFonts w:ascii="Times New Roman" w:hAnsi="Times New Roman" w:cs="Times New Roman"/>
                <w:szCs w:val="20"/>
                <w:lang w:val="en-GB" w:eastAsia="zh-CN"/>
              </w:rPr>
              <w:t>]</w:t>
            </w:r>
          </w:p>
          <w:p w14:paraId="062B86F7" w14:textId="77777777" w:rsidR="00267633" w:rsidRPr="00267633" w:rsidRDefault="00267633" w:rsidP="00267633">
            <w:pPr>
              <w:spacing w:before="120" w:after="120" w:line="240" w:lineRule="auto"/>
              <w:jc w:val="both"/>
              <w:rPr>
                <w:rFonts w:ascii="Times New Roman" w:hAnsi="Times New Roman" w:cs="Times New Roman"/>
                <w:b/>
                <w:szCs w:val="20"/>
                <w:lang w:val="en-GB" w:eastAsia="zh-CN"/>
              </w:rPr>
            </w:pPr>
          </w:p>
          <w:p w14:paraId="4EE56DE6"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b/>
                <w:szCs w:val="20"/>
                <w:lang w:val="en-GB" w:eastAsia="zh-CN"/>
              </w:rPr>
              <w:t>Total amount claimed for disbursements on which GST is chargeable: $ [</w:t>
            </w:r>
            <w:r w:rsidRPr="00267633">
              <w:rPr>
                <w:rFonts w:ascii="Times New Roman" w:hAnsi="Times New Roman" w:cs="Times New Roman"/>
                <w:i/>
                <w:szCs w:val="20"/>
                <w:lang w:val="en-GB" w:eastAsia="zh-CN"/>
              </w:rPr>
              <w:t>insert amount</w:t>
            </w:r>
            <w:r w:rsidRPr="00267633">
              <w:rPr>
                <w:rFonts w:ascii="Times New Roman" w:hAnsi="Times New Roman" w:cs="Times New Roman"/>
                <w:b/>
                <w:szCs w:val="20"/>
                <w:lang w:val="en-GB" w:eastAsia="zh-CN"/>
              </w:rPr>
              <w:t xml:space="preserve">]. </w:t>
            </w:r>
          </w:p>
          <w:p w14:paraId="52B5E4EC" w14:textId="77777777" w:rsidR="00267633" w:rsidRPr="00267633" w:rsidRDefault="00267633" w:rsidP="00267633">
            <w:pPr>
              <w:spacing w:before="120" w:after="120" w:line="240" w:lineRule="auto"/>
              <w:jc w:val="both"/>
              <w:rPr>
                <w:rFonts w:ascii="Times New Roman" w:hAnsi="Times New Roman" w:cs="Times New Roman"/>
                <w:i/>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 xml:space="preserve">Set out the total amount of disbursements claimed for Section 3 on which GST is chargeable with a breakdown of – </w:t>
            </w:r>
          </w:p>
          <w:p w14:paraId="271C1FCE" w14:textId="77777777" w:rsidR="00267633" w:rsidRPr="00267633" w:rsidRDefault="00267633" w:rsidP="006172E9">
            <w:pPr>
              <w:numPr>
                <w:ilvl w:val="0"/>
                <w:numId w:val="64"/>
              </w:numPr>
              <w:spacing w:before="0" w:after="120" w:line="240" w:lineRule="auto"/>
              <w:jc w:val="both"/>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 xml:space="preserve">the amount claimed for disbursements for Section </w:t>
            </w:r>
            <w:proofErr w:type="gramStart"/>
            <w:r w:rsidRPr="00267633">
              <w:rPr>
                <w:rFonts w:ascii="Times New Roman" w:hAnsi="Times New Roman" w:cs="Times New Roman"/>
                <w:i/>
                <w:szCs w:val="20"/>
                <w:lang w:val="en-GB" w:eastAsia="zh-CN"/>
              </w:rPr>
              <w:t>3;</w:t>
            </w:r>
            <w:proofErr w:type="gramEnd"/>
            <w:r w:rsidRPr="00267633">
              <w:rPr>
                <w:rFonts w:ascii="Times New Roman" w:hAnsi="Times New Roman" w:cs="Times New Roman"/>
                <w:i/>
                <w:szCs w:val="20"/>
                <w:lang w:val="en-GB" w:eastAsia="zh-CN"/>
              </w:rPr>
              <w:t xml:space="preserve"> </w:t>
            </w:r>
          </w:p>
          <w:p w14:paraId="7CFCF527" w14:textId="77777777" w:rsidR="00267633" w:rsidRPr="00267633" w:rsidRDefault="00267633" w:rsidP="006172E9">
            <w:pPr>
              <w:numPr>
                <w:ilvl w:val="0"/>
                <w:numId w:val="64"/>
              </w:numPr>
              <w:spacing w:before="0" w:after="120" w:line="240" w:lineRule="auto"/>
              <w:jc w:val="both"/>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 xml:space="preserve">the percentage of input tax for which a party entitled to claim costs is not entitled to </w:t>
            </w:r>
            <w:proofErr w:type="gramStart"/>
            <w:r w:rsidRPr="00267633">
              <w:rPr>
                <w:rFonts w:ascii="Times New Roman" w:hAnsi="Times New Roman" w:cs="Times New Roman"/>
                <w:i/>
                <w:szCs w:val="20"/>
                <w:lang w:val="en-GB" w:eastAsia="zh-CN"/>
              </w:rPr>
              <w:t>credit;</w:t>
            </w:r>
            <w:proofErr w:type="gramEnd"/>
            <w:r w:rsidRPr="00267633">
              <w:rPr>
                <w:rFonts w:ascii="Times New Roman" w:hAnsi="Times New Roman" w:cs="Times New Roman"/>
                <w:i/>
                <w:szCs w:val="20"/>
                <w:lang w:val="en-GB" w:eastAsia="zh-CN"/>
              </w:rPr>
              <w:t xml:space="preserve"> </w:t>
            </w:r>
          </w:p>
          <w:p w14:paraId="0F55D8C6" w14:textId="77777777" w:rsidR="00267633" w:rsidRPr="00267633" w:rsidRDefault="00267633" w:rsidP="006172E9">
            <w:pPr>
              <w:numPr>
                <w:ilvl w:val="0"/>
                <w:numId w:val="64"/>
              </w:numPr>
              <w:spacing w:before="0" w:after="120" w:line="240" w:lineRule="auto"/>
              <w:jc w:val="both"/>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the amount of input tax for which a party entitled to claim costs is not entitled to credit; and</w:t>
            </w:r>
          </w:p>
          <w:p w14:paraId="6B69E44A" w14:textId="77777777" w:rsidR="00267633" w:rsidRPr="00267633" w:rsidRDefault="00267633" w:rsidP="006172E9">
            <w:pPr>
              <w:numPr>
                <w:ilvl w:val="0"/>
                <w:numId w:val="64"/>
              </w:numPr>
              <w:spacing w:before="0" w:after="120" w:line="240" w:lineRule="auto"/>
              <w:jc w:val="both"/>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the GST claimed for disbursements,</w:t>
            </w:r>
          </w:p>
          <w:p w14:paraId="5867EC35" w14:textId="77777777" w:rsidR="00267633" w:rsidRPr="00267633" w:rsidRDefault="00267633" w:rsidP="00267633">
            <w:pPr>
              <w:spacing w:before="0" w:after="120" w:line="240" w:lineRule="auto"/>
              <w:jc w:val="both"/>
              <w:rPr>
                <w:rFonts w:ascii="Times New Roman" w:hAnsi="Times New Roman" w:cs="Times New Roman"/>
                <w:szCs w:val="20"/>
                <w:lang w:val="en-GB" w:eastAsia="zh-CN"/>
              </w:rPr>
            </w:pPr>
            <w:r w:rsidRPr="00267633">
              <w:rPr>
                <w:rFonts w:ascii="Times New Roman" w:hAnsi="Times New Roman" w:cs="Times New Roman"/>
                <w:i/>
                <w:szCs w:val="20"/>
                <w:lang w:val="en-GB" w:eastAsia="zh-CN"/>
              </w:rPr>
              <w:t>in relation to the periods for which different rates of GST are applicable.</w:t>
            </w:r>
            <w:r w:rsidRPr="00267633">
              <w:rPr>
                <w:rFonts w:ascii="Times New Roman" w:hAnsi="Times New Roman" w:cs="Times New Roman"/>
                <w:szCs w:val="20"/>
                <w:lang w:val="en-GB" w:eastAsia="zh-CN"/>
              </w:rPr>
              <w:t>]</w:t>
            </w:r>
          </w:p>
          <w:p w14:paraId="25DD9AE0" w14:textId="77777777" w:rsidR="00267633" w:rsidRPr="00267633" w:rsidRDefault="00267633" w:rsidP="00267633">
            <w:pPr>
              <w:spacing w:before="120" w:after="120" w:line="240" w:lineRule="auto"/>
              <w:jc w:val="both"/>
              <w:rPr>
                <w:rFonts w:ascii="Times New Roman" w:hAnsi="Times New Roman" w:cs="Times New Roman"/>
                <w:sz w:val="20"/>
                <w:szCs w:val="20"/>
                <w:lang w:val="en-GB" w:eastAsia="zh-CN"/>
              </w:rPr>
            </w:pPr>
          </w:p>
          <w:p w14:paraId="418B5340" w14:textId="77777777" w:rsidR="00267633" w:rsidRPr="00267633" w:rsidRDefault="00267633" w:rsidP="00267633">
            <w:pPr>
              <w:spacing w:before="120" w:after="120" w:line="240" w:lineRule="auto"/>
              <w:jc w:val="both"/>
              <w:rPr>
                <w:rFonts w:ascii="Times New Roman" w:hAnsi="Times New Roman" w:cs="Times New Roman"/>
                <w:sz w:val="20"/>
                <w:szCs w:val="20"/>
                <w:lang w:val="en-GB" w:eastAsia="zh-CN"/>
              </w:rPr>
            </w:pPr>
          </w:p>
          <w:p w14:paraId="190589DB" w14:textId="77777777" w:rsidR="00267633" w:rsidRPr="00267633" w:rsidRDefault="00267633" w:rsidP="00267633">
            <w:pPr>
              <w:spacing w:before="120" w:after="120" w:line="240" w:lineRule="auto"/>
              <w:jc w:val="both"/>
              <w:rPr>
                <w:rFonts w:ascii="Times New Roman" w:hAnsi="Times New Roman" w:cs="Times New Roman"/>
                <w:sz w:val="20"/>
                <w:szCs w:val="20"/>
                <w:lang w:val="en-GB" w:eastAsia="zh-CN"/>
              </w:rPr>
            </w:pPr>
          </w:p>
          <w:p w14:paraId="0486549A" w14:textId="77777777" w:rsidR="00267633" w:rsidRPr="00267633" w:rsidRDefault="00267633" w:rsidP="00267633">
            <w:pPr>
              <w:spacing w:before="120" w:after="120" w:line="240" w:lineRule="auto"/>
              <w:jc w:val="both"/>
              <w:rPr>
                <w:rFonts w:ascii="Times New Roman" w:hAnsi="Times New Roman" w:cs="Times New Roman"/>
                <w:sz w:val="20"/>
                <w:szCs w:val="20"/>
                <w:lang w:val="en-GB" w:eastAsia="zh-CN"/>
              </w:rPr>
            </w:pPr>
          </w:p>
          <w:p w14:paraId="30685AB5" w14:textId="77777777" w:rsidR="00267633" w:rsidRPr="00267633" w:rsidRDefault="00267633" w:rsidP="00267633">
            <w:pPr>
              <w:spacing w:before="120" w:after="120" w:line="240" w:lineRule="auto"/>
              <w:jc w:val="both"/>
              <w:rPr>
                <w:rFonts w:ascii="Times New Roman" w:hAnsi="Times New Roman" w:cs="Times New Roman"/>
                <w:sz w:val="20"/>
                <w:szCs w:val="20"/>
                <w:lang w:val="en-GB" w:eastAsia="zh-CN"/>
              </w:rPr>
            </w:pPr>
          </w:p>
          <w:p w14:paraId="2E6CA586" w14:textId="77777777" w:rsidR="00267633" w:rsidRPr="00267633" w:rsidRDefault="00267633" w:rsidP="00267633">
            <w:pPr>
              <w:spacing w:before="120" w:after="120" w:line="240" w:lineRule="auto"/>
              <w:jc w:val="both"/>
              <w:rPr>
                <w:rFonts w:ascii="Times New Roman" w:hAnsi="Times New Roman" w:cs="Times New Roman"/>
                <w:sz w:val="20"/>
                <w:szCs w:val="20"/>
                <w:lang w:val="en-GB" w:eastAsia="zh-CN"/>
              </w:rPr>
            </w:pPr>
          </w:p>
          <w:p w14:paraId="1916E25E" w14:textId="77777777" w:rsidR="00267633" w:rsidRPr="00267633" w:rsidRDefault="00267633" w:rsidP="00267633">
            <w:pPr>
              <w:spacing w:before="120" w:after="120" w:line="240" w:lineRule="auto"/>
              <w:jc w:val="both"/>
              <w:rPr>
                <w:rFonts w:ascii="Times New Roman" w:hAnsi="Times New Roman" w:cs="Times New Roman"/>
                <w:sz w:val="20"/>
                <w:szCs w:val="20"/>
                <w:lang w:val="en-GB" w:eastAsia="zh-CN"/>
              </w:rPr>
            </w:pPr>
          </w:p>
          <w:p w14:paraId="1DF6FE14" w14:textId="77777777" w:rsidR="00267633" w:rsidRPr="00267633" w:rsidRDefault="00267633" w:rsidP="00267633">
            <w:pPr>
              <w:spacing w:before="120" w:after="120" w:line="240" w:lineRule="auto"/>
              <w:jc w:val="both"/>
              <w:rPr>
                <w:rFonts w:ascii="Times New Roman" w:hAnsi="Times New Roman" w:cs="Times New Roman"/>
                <w:sz w:val="20"/>
                <w:szCs w:val="20"/>
                <w:lang w:val="en-GB" w:eastAsia="zh-CN"/>
              </w:rPr>
            </w:pPr>
          </w:p>
        </w:tc>
        <w:tc>
          <w:tcPr>
            <w:tcW w:w="1991" w:type="dxa"/>
          </w:tcPr>
          <w:p w14:paraId="277DF526" w14:textId="77777777" w:rsidR="00267633" w:rsidRPr="00267633" w:rsidRDefault="00267633" w:rsidP="00267633">
            <w:pPr>
              <w:spacing w:before="120" w:after="120" w:line="240" w:lineRule="auto"/>
              <w:jc w:val="both"/>
              <w:rPr>
                <w:rFonts w:ascii="Times New Roman" w:hAnsi="Times New Roman" w:cs="Times New Roman"/>
                <w:sz w:val="20"/>
                <w:szCs w:val="20"/>
                <w:lang w:val="en-GB" w:eastAsia="zh-CN"/>
              </w:rPr>
            </w:pPr>
          </w:p>
        </w:tc>
      </w:tr>
    </w:tbl>
    <w:p w14:paraId="76EF454C" w14:textId="77777777" w:rsidR="00267633" w:rsidRPr="00267633" w:rsidRDefault="00267633" w:rsidP="00267633">
      <w:pPr>
        <w:spacing w:before="120" w:after="120" w:line="240" w:lineRule="auto"/>
        <w:jc w:val="both"/>
        <w:divId w:val="2116439976"/>
        <w:rPr>
          <w:rFonts w:ascii="Times New Roman" w:hAnsi="Times New Roman" w:cs="Times New Roman"/>
          <w:b/>
          <w:szCs w:val="20"/>
          <w:lang w:val="en-GB" w:eastAsia="zh-CN"/>
        </w:rPr>
        <w:sectPr w:rsidR="00267633" w:rsidRPr="00267633">
          <w:type w:val="continuous"/>
          <w:pgSz w:w="11909" w:h="16834" w:code="9"/>
          <w:pgMar w:top="1728" w:right="1742" w:bottom="1728" w:left="1728" w:header="720" w:footer="720" w:gutter="0"/>
          <w:cols w:space="720"/>
        </w:sectPr>
      </w:pPr>
    </w:p>
    <w:tbl>
      <w:tblPr>
        <w:tblW w:w="8748" w:type="dxa"/>
        <w:tblInd w:w="-5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45"/>
        <w:gridCol w:w="1980"/>
        <w:gridCol w:w="4132"/>
        <w:gridCol w:w="1991"/>
      </w:tblGrid>
      <w:tr w:rsidR="00267633" w:rsidRPr="00267633" w14:paraId="15D8721B" w14:textId="77777777" w:rsidTr="00D67A36">
        <w:trPr>
          <w:divId w:val="2116439976"/>
          <w:cantSplit/>
        </w:trPr>
        <w:tc>
          <w:tcPr>
            <w:tcW w:w="8748" w:type="dxa"/>
            <w:gridSpan w:val="4"/>
          </w:tcPr>
          <w:p w14:paraId="54427D94" w14:textId="77777777" w:rsidR="00267633" w:rsidRPr="00267633" w:rsidRDefault="00267633" w:rsidP="00267633">
            <w:pPr>
              <w:spacing w:before="120" w:after="120" w:line="240" w:lineRule="auto"/>
              <w:jc w:val="both"/>
              <w:rPr>
                <w:rFonts w:ascii="Times New Roman" w:hAnsi="Times New Roman" w:cs="Times New Roman"/>
                <w:b/>
                <w:szCs w:val="20"/>
                <w:lang w:val="en-GB" w:eastAsia="zh-CN"/>
              </w:rPr>
            </w:pPr>
            <w:r w:rsidRPr="00267633">
              <w:rPr>
                <w:rFonts w:ascii="Times New Roman" w:hAnsi="Times New Roman" w:cs="Times New Roman"/>
                <w:b/>
                <w:szCs w:val="20"/>
                <w:lang w:val="en-GB" w:eastAsia="zh-CN"/>
              </w:rPr>
              <w:lastRenderedPageBreak/>
              <w:t>Summary</w:t>
            </w:r>
          </w:p>
        </w:tc>
      </w:tr>
      <w:tr w:rsidR="00267633" w:rsidRPr="00267633" w14:paraId="6C352104" w14:textId="77777777" w:rsidTr="00D67A36">
        <w:trPr>
          <w:divId w:val="2116439976"/>
          <w:cantSplit/>
        </w:trPr>
        <w:tc>
          <w:tcPr>
            <w:tcW w:w="645" w:type="dxa"/>
          </w:tcPr>
          <w:p w14:paraId="2B9E3965"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p>
        </w:tc>
        <w:tc>
          <w:tcPr>
            <w:tcW w:w="1980" w:type="dxa"/>
          </w:tcPr>
          <w:p w14:paraId="700CAB62" w14:textId="77777777" w:rsidR="00267633" w:rsidRPr="00267633" w:rsidRDefault="00267633" w:rsidP="00267633">
            <w:pPr>
              <w:spacing w:before="120" w:after="120" w:line="240" w:lineRule="auto"/>
              <w:rPr>
                <w:rFonts w:ascii="Times New Roman" w:hAnsi="Times New Roman" w:cs="Times New Roman"/>
                <w:szCs w:val="20"/>
                <w:lang w:val="en-GB" w:eastAsia="zh-CN"/>
              </w:rPr>
            </w:pPr>
          </w:p>
        </w:tc>
        <w:tc>
          <w:tcPr>
            <w:tcW w:w="4132" w:type="dxa"/>
          </w:tcPr>
          <w:p w14:paraId="3117CAAF" w14:textId="77777777" w:rsidR="00267633" w:rsidRPr="00267633" w:rsidRDefault="00267633" w:rsidP="00267633">
            <w:pPr>
              <w:spacing w:before="120" w:after="120" w:line="240" w:lineRule="auto"/>
              <w:jc w:val="both"/>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Total claimed for bill:</w:t>
            </w:r>
          </w:p>
          <w:p w14:paraId="78C76D9E" w14:textId="77777777" w:rsidR="00267633" w:rsidRPr="00267633" w:rsidRDefault="00267633" w:rsidP="00267633">
            <w:pPr>
              <w:spacing w:before="120" w:after="120" w:line="240" w:lineRule="auto"/>
              <w:jc w:val="both"/>
              <w:rPr>
                <w:rFonts w:ascii="Times New Roman" w:hAnsi="Times New Roman" w:cs="Times New Roman"/>
                <w:szCs w:val="20"/>
                <w:u w:val="single"/>
                <w:lang w:val="en-GB" w:eastAsia="zh-CN"/>
              </w:rPr>
            </w:pPr>
            <w:r w:rsidRPr="00267633">
              <w:rPr>
                <w:rFonts w:ascii="Times New Roman" w:hAnsi="Times New Roman" w:cs="Times New Roman"/>
                <w:szCs w:val="20"/>
                <w:u w:val="single"/>
                <w:lang w:val="en-GB" w:eastAsia="zh-CN"/>
              </w:rPr>
              <w:t xml:space="preserve">Costs for work done other than for taxation: </w:t>
            </w:r>
          </w:p>
          <w:p w14:paraId="15C542A2"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Section 1: [</w:t>
            </w:r>
            <w:r w:rsidRPr="00267633">
              <w:rPr>
                <w:rFonts w:ascii="Times New Roman" w:hAnsi="Times New Roman" w:cs="Times New Roman"/>
                <w:i/>
                <w:szCs w:val="20"/>
                <w:lang w:val="en-GB" w:eastAsia="zh-CN"/>
              </w:rPr>
              <w:t>Insert sum claimed.</w:t>
            </w:r>
            <w:r w:rsidRPr="00267633">
              <w:rPr>
                <w:rFonts w:ascii="Times New Roman" w:hAnsi="Times New Roman" w:cs="Times New Roman"/>
                <w:szCs w:val="20"/>
                <w:lang w:val="en-GB" w:eastAsia="zh-CN"/>
              </w:rPr>
              <w:t xml:space="preserve">] </w:t>
            </w:r>
          </w:p>
          <w:p w14:paraId="4B99FA9F"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GST on Section 1: </w:t>
            </w:r>
          </w:p>
          <w:p w14:paraId="6D308152" w14:textId="77777777" w:rsidR="00267633" w:rsidRPr="00267633" w:rsidRDefault="00267633" w:rsidP="00267633">
            <w:pPr>
              <w:spacing w:before="120" w:after="120" w:line="240" w:lineRule="auto"/>
              <w:jc w:val="both"/>
              <w:rPr>
                <w:rFonts w:ascii="Times New Roman" w:hAnsi="Times New Roman" w:cs="Times New Roman"/>
                <w:szCs w:val="20"/>
                <w:u w:val="single"/>
                <w:lang w:val="en-GB" w:eastAsia="zh-CN"/>
              </w:rPr>
            </w:pPr>
            <w:r w:rsidRPr="00267633">
              <w:rPr>
                <w:rFonts w:ascii="Times New Roman" w:hAnsi="Times New Roman" w:cs="Times New Roman"/>
                <w:szCs w:val="20"/>
                <w:u w:val="single"/>
                <w:lang w:val="en-GB" w:eastAsia="zh-CN"/>
              </w:rPr>
              <w:t>Costs for work done for taxation:</w:t>
            </w:r>
          </w:p>
          <w:p w14:paraId="78DE25A4"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Section 2</w:t>
            </w:r>
            <w:proofErr w:type="gramStart"/>
            <w:r w:rsidRPr="00267633">
              <w:rPr>
                <w:rFonts w:ascii="Times New Roman" w:hAnsi="Times New Roman" w:cs="Times New Roman"/>
                <w:szCs w:val="20"/>
                <w:lang w:val="en-GB" w:eastAsia="zh-CN"/>
              </w:rPr>
              <w:t>:  [</w:t>
            </w:r>
            <w:proofErr w:type="gramEnd"/>
            <w:r w:rsidRPr="00267633">
              <w:rPr>
                <w:rFonts w:ascii="Times New Roman" w:hAnsi="Times New Roman" w:cs="Times New Roman"/>
                <w:i/>
                <w:szCs w:val="20"/>
                <w:lang w:val="en-GB" w:eastAsia="zh-CN"/>
              </w:rPr>
              <w:t>Insert sum claimed.</w:t>
            </w:r>
            <w:r w:rsidRPr="00267633">
              <w:rPr>
                <w:rFonts w:ascii="Times New Roman" w:hAnsi="Times New Roman" w:cs="Times New Roman"/>
                <w:szCs w:val="20"/>
                <w:lang w:val="en-GB" w:eastAsia="zh-CN"/>
              </w:rPr>
              <w:t>]</w:t>
            </w:r>
          </w:p>
          <w:p w14:paraId="7D56F258"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GST on Section 2:</w:t>
            </w:r>
          </w:p>
          <w:p w14:paraId="0B9C1E39" w14:textId="77777777" w:rsidR="00267633" w:rsidRPr="00267633" w:rsidRDefault="00267633" w:rsidP="00267633">
            <w:pPr>
              <w:spacing w:before="120" w:after="120" w:line="240" w:lineRule="auto"/>
              <w:jc w:val="both"/>
              <w:rPr>
                <w:rFonts w:ascii="Times New Roman" w:hAnsi="Times New Roman" w:cs="Times New Roman"/>
                <w:szCs w:val="20"/>
                <w:u w:val="single"/>
                <w:lang w:val="en-GB" w:eastAsia="zh-CN"/>
              </w:rPr>
            </w:pPr>
            <w:r w:rsidRPr="00267633">
              <w:rPr>
                <w:rFonts w:ascii="Times New Roman" w:hAnsi="Times New Roman" w:cs="Times New Roman"/>
                <w:szCs w:val="20"/>
                <w:u w:val="single"/>
                <w:lang w:val="en-GB" w:eastAsia="zh-CN"/>
              </w:rPr>
              <w:t xml:space="preserve">Disbursements </w:t>
            </w:r>
          </w:p>
          <w:p w14:paraId="7F4014BE"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Section 3 (Disbursements on which GST is not chargeable): [</w:t>
            </w:r>
            <w:r w:rsidRPr="00267633">
              <w:rPr>
                <w:rFonts w:ascii="Times New Roman" w:hAnsi="Times New Roman" w:cs="Times New Roman"/>
                <w:i/>
                <w:szCs w:val="20"/>
                <w:lang w:val="en-GB" w:eastAsia="zh-CN"/>
              </w:rPr>
              <w:t>Insert sum claimed.</w:t>
            </w:r>
            <w:r w:rsidRPr="00267633">
              <w:rPr>
                <w:rFonts w:ascii="Times New Roman" w:hAnsi="Times New Roman" w:cs="Times New Roman"/>
                <w:szCs w:val="20"/>
                <w:lang w:val="en-GB" w:eastAsia="zh-CN"/>
              </w:rPr>
              <w:t>]</w:t>
            </w:r>
          </w:p>
          <w:p w14:paraId="5868CB63"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Section 3 (Disbursements on which GST is chargeable): [</w:t>
            </w:r>
            <w:r w:rsidRPr="00267633">
              <w:rPr>
                <w:rFonts w:ascii="Times New Roman" w:hAnsi="Times New Roman" w:cs="Times New Roman"/>
                <w:i/>
                <w:szCs w:val="20"/>
                <w:lang w:val="en-GB" w:eastAsia="zh-CN"/>
              </w:rPr>
              <w:t>Insert sum claimed.</w:t>
            </w:r>
            <w:r w:rsidRPr="00267633">
              <w:rPr>
                <w:rFonts w:ascii="Times New Roman" w:hAnsi="Times New Roman" w:cs="Times New Roman"/>
                <w:szCs w:val="20"/>
                <w:lang w:val="en-GB" w:eastAsia="zh-CN"/>
              </w:rPr>
              <w:t>]</w:t>
            </w:r>
          </w:p>
          <w:p w14:paraId="474F734D"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GST on Section 3: </w:t>
            </w:r>
          </w:p>
          <w:p w14:paraId="4E071EBF"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p w14:paraId="0233740F"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c>
          <w:tcPr>
            <w:tcW w:w="1991" w:type="dxa"/>
          </w:tcPr>
          <w:p w14:paraId="0AF821CB"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bl>
    <w:p w14:paraId="4D409718" w14:textId="77777777" w:rsidR="00267633" w:rsidRPr="00267633" w:rsidRDefault="00267633" w:rsidP="00267633">
      <w:pPr>
        <w:spacing w:before="0" w:after="0" w:line="240" w:lineRule="auto"/>
        <w:ind w:left="2160" w:hanging="2160"/>
        <w:divId w:val="2116439976"/>
        <w:rPr>
          <w:rFonts w:ascii="Times New Roman" w:hAnsi="Times New Roman" w:cs="Times New Roman"/>
          <w:sz w:val="26"/>
          <w:szCs w:val="20"/>
          <w:lang w:val="en-GB" w:eastAsia="zh-CN"/>
        </w:rPr>
      </w:pPr>
    </w:p>
    <w:p w14:paraId="41F15FFE" w14:textId="77777777" w:rsidR="00267633" w:rsidRPr="00267633" w:rsidRDefault="00267633" w:rsidP="00267633">
      <w:pPr>
        <w:spacing w:before="0" w:after="0" w:line="240" w:lineRule="auto"/>
        <w:ind w:left="2160" w:hanging="2160"/>
        <w:divId w:val="2116439976"/>
        <w:rPr>
          <w:rFonts w:ascii="Times New Roman" w:hAnsi="Times New Roman" w:cs="Times New Roman"/>
          <w:szCs w:val="20"/>
          <w:lang w:val="en-GB" w:eastAsia="zh-CN"/>
        </w:rPr>
      </w:pPr>
    </w:p>
    <w:p w14:paraId="63FC58CE" w14:textId="77777777" w:rsidR="00267633" w:rsidRPr="00267633" w:rsidRDefault="00267633" w:rsidP="00267633">
      <w:pPr>
        <w:spacing w:before="0" w:after="0" w:line="240" w:lineRule="auto"/>
        <w:jc w:val="center"/>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Dated this </w:t>
      </w:r>
      <w:r w:rsidRPr="00267633">
        <w:rPr>
          <w:rFonts w:ascii="Times New Roman" w:hAnsi="Times New Roman" w:cs="Times New Roman"/>
          <w:szCs w:val="20"/>
          <w:lang w:val="en-GB" w:eastAsia="zh-CN"/>
        </w:rPr>
        <w:tab/>
      </w:r>
      <w:r w:rsidRPr="00267633">
        <w:rPr>
          <w:rFonts w:ascii="Times New Roman" w:hAnsi="Times New Roman" w:cs="Times New Roman"/>
          <w:szCs w:val="20"/>
          <w:lang w:val="en-GB" w:eastAsia="zh-CN"/>
        </w:rPr>
        <w:tab/>
        <w:t xml:space="preserve">day of </w:t>
      </w:r>
      <w:r w:rsidRPr="00267633">
        <w:rPr>
          <w:rFonts w:ascii="Times New Roman" w:hAnsi="Times New Roman" w:cs="Times New Roman"/>
          <w:szCs w:val="20"/>
          <w:lang w:val="en-GB" w:eastAsia="zh-CN"/>
        </w:rPr>
        <w:tab/>
      </w:r>
      <w:r w:rsidRPr="00267633">
        <w:rPr>
          <w:rFonts w:ascii="Times New Roman" w:hAnsi="Times New Roman" w:cs="Times New Roman"/>
          <w:szCs w:val="20"/>
          <w:lang w:val="en-GB" w:eastAsia="zh-CN"/>
        </w:rPr>
        <w:tab/>
      </w:r>
      <w:r w:rsidRPr="00267633">
        <w:rPr>
          <w:rFonts w:ascii="Times New Roman" w:hAnsi="Times New Roman" w:cs="Times New Roman"/>
          <w:szCs w:val="20"/>
          <w:lang w:val="en-GB" w:eastAsia="zh-CN"/>
        </w:rPr>
        <w:tab/>
        <w:t>20</w:t>
      </w:r>
      <w:r w:rsidRPr="00267633">
        <w:rPr>
          <w:rFonts w:ascii="Times New Roman" w:hAnsi="Times New Roman" w:cs="Times New Roman"/>
          <w:szCs w:val="20"/>
          <w:lang w:val="en-GB" w:eastAsia="zh-CN"/>
        </w:rPr>
        <w:tab/>
        <w:t>.</w:t>
      </w:r>
    </w:p>
    <w:p w14:paraId="62E7C641" w14:textId="77777777" w:rsidR="00267633" w:rsidRPr="00267633" w:rsidRDefault="00267633" w:rsidP="00267633">
      <w:pPr>
        <w:spacing w:before="0" w:after="0" w:line="240" w:lineRule="auto"/>
        <w:jc w:val="center"/>
        <w:divId w:val="2116439976"/>
        <w:rPr>
          <w:rFonts w:ascii="Times New Roman" w:hAnsi="Times New Roman" w:cs="Times New Roman"/>
          <w:szCs w:val="20"/>
          <w:lang w:val="en-GB" w:eastAsia="zh-CN"/>
        </w:rPr>
      </w:pPr>
    </w:p>
    <w:p w14:paraId="70AD8945" w14:textId="77777777" w:rsidR="00267633" w:rsidRPr="00267633" w:rsidRDefault="00267633" w:rsidP="00267633">
      <w:pPr>
        <w:spacing w:before="0" w:after="0" w:line="240" w:lineRule="auto"/>
        <w:divId w:val="2116439976"/>
        <w:rPr>
          <w:rFonts w:ascii="Times New Roman" w:hAnsi="Times New Roman" w:cs="Times New Roman"/>
          <w:szCs w:val="20"/>
          <w:lang w:val="en-GB" w:eastAsia="zh-CN"/>
        </w:rPr>
      </w:pPr>
    </w:p>
    <w:p w14:paraId="4C781E37" w14:textId="77777777" w:rsidR="00267633" w:rsidRPr="00267633" w:rsidRDefault="00267633" w:rsidP="00267633">
      <w:pPr>
        <w:spacing w:before="0" w:after="0" w:line="240" w:lineRule="auto"/>
        <w:divId w:val="2116439976"/>
        <w:rPr>
          <w:rFonts w:ascii="Times New Roman" w:hAnsi="Times New Roman" w:cs="Times New Roman"/>
          <w:szCs w:val="20"/>
          <w:lang w:val="en-GB" w:eastAsia="zh-CN"/>
        </w:rPr>
      </w:pPr>
    </w:p>
    <w:p w14:paraId="372C1174" w14:textId="77777777" w:rsidR="00267633" w:rsidRPr="00267633" w:rsidRDefault="00267633" w:rsidP="00267633">
      <w:pPr>
        <w:spacing w:before="0" w:after="0" w:line="240" w:lineRule="auto"/>
        <w:ind w:left="3600"/>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Solicitors for </w:t>
      </w:r>
    </w:p>
    <w:p w14:paraId="30A65114" w14:textId="77777777" w:rsidR="00267633" w:rsidRPr="00267633" w:rsidRDefault="00267633" w:rsidP="00267633">
      <w:pPr>
        <w:spacing w:before="0" w:after="0" w:line="240" w:lineRule="auto"/>
        <w:ind w:left="3600"/>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State the party for whom the bill is filed</w:t>
      </w:r>
      <w:r w:rsidRPr="00267633">
        <w:rPr>
          <w:rFonts w:ascii="Times New Roman" w:hAnsi="Times New Roman" w:cs="Times New Roman"/>
          <w:szCs w:val="20"/>
          <w:lang w:val="en-GB" w:eastAsia="zh-CN"/>
        </w:rPr>
        <w:t xml:space="preserve">].  </w:t>
      </w:r>
    </w:p>
    <w:p w14:paraId="7781401B" w14:textId="77777777" w:rsidR="00267633" w:rsidRPr="00267633" w:rsidRDefault="00267633" w:rsidP="00267633">
      <w:pPr>
        <w:spacing w:before="0" w:after="0"/>
        <w:ind w:left="720"/>
        <w:jc w:val="both"/>
        <w:divId w:val="2116439976"/>
        <w:rPr>
          <w:rFonts w:ascii="Times New Roman" w:hAnsi="Times New Roman" w:cs="Times New Roman"/>
          <w:szCs w:val="20"/>
          <w:lang w:val="en-GB" w:eastAsia="zh-CN"/>
        </w:rPr>
      </w:pPr>
    </w:p>
    <w:p w14:paraId="348555D4" w14:textId="77777777" w:rsidR="00267633" w:rsidRPr="00267633" w:rsidRDefault="00267633" w:rsidP="00267633">
      <w:pPr>
        <w:spacing w:before="0" w:after="0"/>
        <w:ind w:left="720"/>
        <w:jc w:val="both"/>
        <w:divId w:val="2116439976"/>
        <w:rPr>
          <w:rFonts w:ascii="Times New Roman" w:hAnsi="Times New Roman" w:cs="Times New Roman"/>
          <w:szCs w:val="20"/>
          <w:lang w:val="en-GB" w:eastAsia="zh-CN"/>
        </w:rPr>
      </w:pPr>
    </w:p>
    <w:p w14:paraId="7A3A6FF7" w14:textId="77777777" w:rsidR="00267633" w:rsidRPr="00267633" w:rsidRDefault="00267633" w:rsidP="00267633">
      <w:pPr>
        <w:spacing w:before="0" w:after="0"/>
        <w:ind w:left="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To:</w:t>
      </w:r>
    </w:p>
    <w:p w14:paraId="2EE661A6" w14:textId="77777777" w:rsidR="00267633" w:rsidRPr="00267633" w:rsidRDefault="00267633" w:rsidP="00267633">
      <w:pPr>
        <w:spacing w:before="0" w:after="0"/>
        <w:ind w:left="720"/>
        <w:jc w:val="both"/>
        <w:divId w:val="2116439976"/>
        <w:rPr>
          <w:rFonts w:ascii="Times New Roman" w:hAnsi="Times New Roman" w:cs="Times New Roman"/>
          <w:szCs w:val="20"/>
          <w:lang w:val="en-GB" w:eastAsia="zh-CN"/>
        </w:rPr>
      </w:pPr>
    </w:p>
    <w:p w14:paraId="573CEE27" w14:textId="77777777" w:rsidR="00267633" w:rsidRPr="00267633" w:rsidRDefault="00267633" w:rsidP="00267633">
      <w:pPr>
        <w:tabs>
          <w:tab w:val="center" w:pos="3793"/>
        </w:tabs>
        <w:suppressAutoHyphens/>
        <w:spacing w:before="0" w:after="0" w:line="240" w:lineRule="auto"/>
        <w:jc w:val="both"/>
        <w:divId w:val="2116439976"/>
        <w:rPr>
          <w:rFonts w:ascii="Times New Roman" w:hAnsi="Times New Roman" w:cs="Times New Roman"/>
          <w:szCs w:val="20"/>
          <w:lang w:val="en-US" w:eastAsia="zh-CN"/>
        </w:rPr>
      </w:pPr>
    </w:p>
    <w:p w14:paraId="578927A2" w14:textId="77777777" w:rsidR="00267633" w:rsidRPr="00267633" w:rsidRDefault="00267633" w:rsidP="00267633">
      <w:pPr>
        <w:tabs>
          <w:tab w:val="center" w:pos="3793"/>
        </w:tabs>
        <w:suppressAutoHyphens/>
        <w:spacing w:before="0" w:after="0" w:line="240" w:lineRule="auto"/>
        <w:jc w:val="both"/>
        <w:divId w:val="2116439976"/>
        <w:rPr>
          <w:rFonts w:ascii="Times New Roman" w:hAnsi="Times New Roman" w:cs="Times New Roman"/>
          <w:szCs w:val="20"/>
          <w:lang w:val="en-US" w:eastAsia="zh-CN"/>
        </w:rPr>
        <w:sectPr w:rsidR="00267633" w:rsidRPr="00267633">
          <w:pgSz w:w="11906" w:h="16838"/>
          <w:pgMar w:top="1440" w:right="1286" w:bottom="1440" w:left="2160" w:header="720" w:footer="720" w:gutter="0"/>
          <w:paperSrc w:first="1" w:other="1"/>
          <w:cols w:space="720"/>
          <w:noEndnote/>
        </w:sectPr>
      </w:pPr>
    </w:p>
    <w:tbl>
      <w:tblPr>
        <w:tblW w:w="0" w:type="auto"/>
        <w:tblLayout w:type="fixed"/>
        <w:tblLook w:val="0000" w:firstRow="0" w:lastRow="0" w:firstColumn="0" w:lastColumn="0" w:noHBand="0" w:noVBand="0"/>
      </w:tblPr>
      <w:tblGrid>
        <w:gridCol w:w="2600"/>
        <w:gridCol w:w="2600"/>
        <w:gridCol w:w="2600"/>
      </w:tblGrid>
      <w:tr w:rsidR="00267633" w:rsidRPr="00267633" w14:paraId="5682917C" w14:textId="77777777" w:rsidTr="00267633">
        <w:trPr>
          <w:divId w:val="2116439976"/>
        </w:trPr>
        <w:tc>
          <w:tcPr>
            <w:tcW w:w="2600" w:type="dxa"/>
          </w:tcPr>
          <w:p w14:paraId="43C2470C" w14:textId="77777777" w:rsidR="00267633" w:rsidRPr="00267633" w:rsidRDefault="00267633" w:rsidP="00267633">
            <w:pPr>
              <w:tabs>
                <w:tab w:val="left" w:pos="-720"/>
              </w:tabs>
              <w:suppressAutoHyphens/>
              <w:spacing w:before="0" w:after="0" w:line="240" w:lineRule="auto"/>
              <w:rPr>
                <w:rFonts w:ascii="Times New Roman" w:hAnsi="Times New Roman" w:cs="Times New Roman"/>
                <w:sz w:val="18"/>
                <w:szCs w:val="20"/>
                <w:lang w:val="en-US" w:eastAsia="zh-CN"/>
              </w:rPr>
            </w:pPr>
          </w:p>
        </w:tc>
        <w:tc>
          <w:tcPr>
            <w:tcW w:w="2600" w:type="dxa"/>
          </w:tcPr>
          <w:p w14:paraId="0F2C5EFE" w14:textId="77777777" w:rsidR="00267633" w:rsidRPr="00267633" w:rsidRDefault="00267633" w:rsidP="00267633">
            <w:pPr>
              <w:keepNext/>
              <w:spacing w:before="0" w:after="0" w:line="240" w:lineRule="auto"/>
              <w:jc w:val="center"/>
              <w:outlineLvl w:val="1"/>
              <w:rPr>
                <w:rFonts w:ascii="Times New Roman" w:hAnsi="Times New Roman"/>
                <w:bCs/>
                <w:iCs/>
                <w:spacing w:val="-3"/>
                <w:szCs w:val="28"/>
                <w:lang w:val="en-US" w:eastAsia="zh-CN"/>
              </w:rPr>
            </w:pPr>
            <w:bookmarkStart w:id="176" w:name="_Toc122854431"/>
            <w:bookmarkStart w:id="177" w:name="_Toc122854811"/>
            <w:bookmarkStart w:id="178" w:name="_Toc243995889"/>
            <w:r w:rsidRPr="00267633">
              <w:rPr>
                <w:rFonts w:ascii="Times New Roman" w:hAnsi="Times New Roman"/>
                <w:bCs/>
                <w:iCs/>
                <w:spacing w:val="-3"/>
                <w:szCs w:val="28"/>
                <w:lang w:val="en-US" w:eastAsia="zh-CN"/>
              </w:rPr>
              <w:t xml:space="preserve">FORM </w:t>
            </w:r>
            <w:bookmarkEnd w:id="176"/>
            <w:bookmarkEnd w:id="177"/>
            <w:bookmarkEnd w:id="178"/>
            <w:r w:rsidRPr="00267633">
              <w:rPr>
                <w:rFonts w:ascii="Times New Roman" w:hAnsi="Times New Roman"/>
                <w:bCs/>
                <w:iCs/>
                <w:spacing w:val="-3"/>
                <w:szCs w:val="28"/>
                <w:lang w:val="en-US" w:eastAsia="zh-CN"/>
              </w:rPr>
              <w:t>254</w:t>
            </w:r>
          </w:p>
        </w:tc>
        <w:tc>
          <w:tcPr>
            <w:tcW w:w="2600" w:type="dxa"/>
          </w:tcPr>
          <w:p w14:paraId="344502A0" w14:textId="77777777" w:rsidR="00267633" w:rsidRPr="00267633" w:rsidRDefault="00267633" w:rsidP="00267633">
            <w:pPr>
              <w:tabs>
                <w:tab w:val="left" w:pos="-720"/>
              </w:tabs>
              <w:suppressAutoHyphens/>
              <w:spacing w:before="0" w:after="0" w:line="240" w:lineRule="auto"/>
              <w:jc w:val="center"/>
              <w:rPr>
                <w:rFonts w:ascii="Times New Roman" w:hAnsi="Times New Roman" w:cs="Times New Roman"/>
                <w:szCs w:val="20"/>
                <w:lang w:val="en-US" w:eastAsia="zh-CN"/>
              </w:rPr>
            </w:pPr>
          </w:p>
        </w:tc>
      </w:tr>
    </w:tbl>
    <w:p w14:paraId="6A142852" w14:textId="77777777" w:rsidR="00267633" w:rsidRPr="00267633" w:rsidRDefault="00267633" w:rsidP="00267633">
      <w:pPr>
        <w:keepNext/>
        <w:spacing w:before="240" w:after="60" w:line="240" w:lineRule="auto"/>
        <w:outlineLvl w:val="1"/>
        <w:divId w:val="2116439976"/>
        <w:rPr>
          <w:rFonts w:ascii="Times New Roman" w:hAnsi="Times New Roman"/>
          <w:bCs/>
          <w:iCs/>
          <w:sz w:val="22"/>
          <w:szCs w:val="22"/>
          <w:lang w:val="en-US" w:eastAsia="zh-CN"/>
        </w:rPr>
      </w:pPr>
      <w:bookmarkStart w:id="179" w:name="_Toc122854432"/>
      <w:bookmarkStart w:id="180" w:name="_Toc122854812"/>
      <w:bookmarkStart w:id="181" w:name="_Toc243995890"/>
      <w:r w:rsidRPr="00267633">
        <w:rPr>
          <w:rFonts w:ascii="Times New Roman" w:hAnsi="Times New Roman"/>
          <w:bCs/>
          <w:iCs/>
          <w:sz w:val="22"/>
          <w:szCs w:val="22"/>
          <w:lang w:val="en-US" w:eastAsia="zh-CN"/>
        </w:rPr>
        <w:t>Para 131</w:t>
      </w:r>
      <w:bookmarkEnd w:id="179"/>
      <w:bookmarkEnd w:id="180"/>
      <w:bookmarkEnd w:id="181"/>
      <w:r w:rsidRPr="00267633">
        <w:rPr>
          <w:rFonts w:ascii="Times New Roman" w:hAnsi="Times New Roman"/>
          <w:bCs/>
          <w:iCs/>
          <w:sz w:val="22"/>
          <w:szCs w:val="22"/>
          <w:lang w:val="en-US" w:eastAsia="zh-CN"/>
        </w:rPr>
        <w:t xml:space="preserve"> </w:t>
      </w:r>
    </w:p>
    <w:p w14:paraId="225BCFAC"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US" w:eastAsia="zh-CN"/>
        </w:rPr>
      </w:pPr>
    </w:p>
    <w:p w14:paraId="373AB2F5" w14:textId="77777777" w:rsidR="00267633" w:rsidRPr="00267633" w:rsidRDefault="00267633" w:rsidP="00267633">
      <w:pPr>
        <w:tabs>
          <w:tab w:val="center" w:pos="3822"/>
        </w:tabs>
        <w:suppressAutoHyphens/>
        <w:spacing w:before="0" w:after="0" w:line="240" w:lineRule="auto"/>
        <w:ind w:left="-1742" w:right="-1800"/>
        <w:jc w:val="center"/>
        <w:divId w:val="2116439976"/>
        <w:rPr>
          <w:rFonts w:ascii="Times New Roman" w:hAnsi="Times New Roman" w:cs="Times New Roman"/>
          <w:szCs w:val="20"/>
          <w:lang w:val="en-US" w:eastAsia="zh-CN"/>
        </w:rPr>
      </w:pPr>
      <w:r w:rsidRPr="00267633">
        <w:rPr>
          <w:rFonts w:ascii="Times New Roman" w:hAnsi="Times New Roman" w:cs="Times New Roman"/>
          <w:b/>
          <w:szCs w:val="20"/>
          <w:lang w:val="en-US" w:eastAsia="zh-CN"/>
        </w:rPr>
        <w:t>IN THE FAMILY JUSTICE COURTS OF THE REPUBLIC OF SINGAPORE</w:t>
      </w:r>
    </w:p>
    <w:p w14:paraId="61F020B1" w14:textId="77777777" w:rsidR="00267633" w:rsidRPr="00267633" w:rsidRDefault="00267633" w:rsidP="00267633">
      <w:pPr>
        <w:spacing w:before="0" w:after="0" w:line="240" w:lineRule="auto"/>
        <w:jc w:val="both"/>
        <w:divId w:val="2116439976"/>
        <w:rPr>
          <w:rFonts w:ascii="Times New Roman" w:hAnsi="Times New Roman" w:cs="Times New Roman"/>
          <w:b/>
          <w:sz w:val="20"/>
          <w:szCs w:val="20"/>
          <w:lang w:val="en-US" w:eastAsia="zh-CN"/>
        </w:rPr>
      </w:pPr>
    </w:p>
    <w:p w14:paraId="54230F46" w14:textId="77777777" w:rsidR="00267633" w:rsidRPr="00267633" w:rsidRDefault="00267633" w:rsidP="00267633">
      <w:pPr>
        <w:spacing w:before="0" w:after="0" w:line="240" w:lineRule="auto"/>
        <w:jc w:val="both"/>
        <w:divId w:val="2116439976"/>
        <w:rPr>
          <w:rFonts w:ascii="Times New Roman" w:hAnsi="Times New Roman" w:cs="Times New Roman"/>
          <w:szCs w:val="20"/>
          <w:lang w:val="en-US" w:eastAsia="zh-CN"/>
        </w:rPr>
      </w:pPr>
      <w:r w:rsidRPr="00267633">
        <w:rPr>
          <w:rFonts w:ascii="Times New Roman" w:hAnsi="Times New Roman" w:cs="Times New Roman"/>
          <w:szCs w:val="20"/>
          <w:lang w:val="en-US" w:eastAsia="zh-CN"/>
        </w:rPr>
        <w:t>Bill of Costs No.</w:t>
      </w:r>
      <w:r w:rsidRPr="00267633">
        <w:rPr>
          <w:rFonts w:ascii="Times New Roman" w:hAnsi="Times New Roman" w:cs="Times New Roman"/>
          <w:szCs w:val="20"/>
          <w:lang w:val="en-US" w:eastAsia="zh-CN"/>
        </w:rPr>
        <w:tab/>
        <w:t xml:space="preserve">of 20  </w:t>
      </w:r>
    </w:p>
    <w:p w14:paraId="600DDCA0" w14:textId="77777777" w:rsidR="00267633" w:rsidRPr="00267633" w:rsidRDefault="00267633" w:rsidP="00267633">
      <w:pPr>
        <w:spacing w:before="0" w:after="0" w:line="240" w:lineRule="auto"/>
        <w:jc w:val="both"/>
        <w:divId w:val="2116439976"/>
        <w:rPr>
          <w:rFonts w:ascii="Times New Roman" w:hAnsi="Times New Roman" w:cs="Times New Roman"/>
          <w:szCs w:val="20"/>
          <w:lang w:val="en-US" w:eastAsia="zh-CN"/>
        </w:rPr>
      </w:pPr>
    </w:p>
    <w:p w14:paraId="0ED5CB0F" w14:textId="77777777" w:rsidR="00267633" w:rsidRPr="00267633" w:rsidRDefault="00267633" w:rsidP="00267633">
      <w:pPr>
        <w:spacing w:before="0" w:after="0" w:line="240" w:lineRule="auto"/>
        <w:jc w:val="both"/>
        <w:divId w:val="2116439976"/>
        <w:rPr>
          <w:rFonts w:ascii="Times New Roman" w:hAnsi="Times New Roman" w:cs="Times New Roman"/>
          <w:szCs w:val="20"/>
          <w:lang w:val="en-US" w:eastAsia="zh-CN"/>
        </w:rPr>
      </w:pPr>
      <w:r w:rsidRPr="00267633">
        <w:rPr>
          <w:rFonts w:ascii="Times New Roman" w:hAnsi="Times New Roman" w:cs="Times New Roman"/>
          <w:szCs w:val="20"/>
          <w:lang w:val="en-US" w:eastAsia="zh-CN"/>
        </w:rPr>
        <w:t>GST Reg. No. (solicitors for [</w:t>
      </w:r>
      <w:r w:rsidRPr="00267633">
        <w:rPr>
          <w:rFonts w:ascii="Times New Roman" w:hAnsi="Times New Roman" w:cs="Times New Roman"/>
          <w:i/>
          <w:szCs w:val="20"/>
          <w:lang w:val="en-US" w:eastAsia="zh-CN"/>
        </w:rPr>
        <w:t>state the party</w:t>
      </w:r>
      <w:r w:rsidRPr="00267633">
        <w:rPr>
          <w:rFonts w:ascii="Times New Roman" w:hAnsi="Times New Roman" w:cs="Times New Roman"/>
          <w:szCs w:val="20"/>
          <w:lang w:val="en-US" w:eastAsia="zh-CN"/>
        </w:rPr>
        <w:t>]): [</w:t>
      </w:r>
      <w:r w:rsidRPr="00267633">
        <w:rPr>
          <w:rFonts w:ascii="Times New Roman" w:hAnsi="Times New Roman" w:cs="Times New Roman"/>
          <w:i/>
          <w:szCs w:val="20"/>
          <w:lang w:val="en-US" w:eastAsia="zh-CN"/>
        </w:rPr>
        <w:t>Set out the GST number</w:t>
      </w:r>
      <w:r w:rsidRPr="00267633">
        <w:rPr>
          <w:rFonts w:ascii="Times New Roman" w:hAnsi="Times New Roman" w:cs="Times New Roman"/>
          <w:szCs w:val="20"/>
          <w:lang w:val="en-US" w:eastAsia="zh-CN"/>
        </w:rPr>
        <w:t>]</w:t>
      </w:r>
    </w:p>
    <w:p w14:paraId="3ADBA543" w14:textId="77777777" w:rsidR="00267633" w:rsidRPr="00267633" w:rsidRDefault="00267633" w:rsidP="00267633">
      <w:pPr>
        <w:spacing w:before="0" w:after="0" w:line="240" w:lineRule="auto"/>
        <w:jc w:val="both"/>
        <w:divId w:val="2116439976"/>
        <w:rPr>
          <w:rFonts w:ascii="Times New Roman" w:hAnsi="Times New Roman" w:cs="Times New Roman"/>
          <w:szCs w:val="20"/>
          <w:lang w:val="en-US" w:eastAsia="zh-CN"/>
        </w:rPr>
      </w:pPr>
      <w:r w:rsidRPr="00267633">
        <w:rPr>
          <w:rFonts w:ascii="Times New Roman" w:hAnsi="Times New Roman" w:cs="Times New Roman"/>
          <w:szCs w:val="20"/>
          <w:lang w:val="en-US" w:eastAsia="zh-CN"/>
        </w:rPr>
        <w:t>GST Reg. No. (</w:t>
      </w:r>
      <w:r w:rsidRPr="00267633">
        <w:rPr>
          <w:rFonts w:ascii="Times New Roman" w:hAnsi="Times New Roman" w:cs="Times New Roman"/>
          <w:i/>
          <w:szCs w:val="20"/>
          <w:lang w:val="en-US" w:eastAsia="zh-CN"/>
        </w:rPr>
        <w:t>state the party</w:t>
      </w:r>
      <w:r w:rsidRPr="00267633">
        <w:rPr>
          <w:rFonts w:ascii="Times New Roman" w:hAnsi="Times New Roman" w:cs="Times New Roman"/>
          <w:szCs w:val="20"/>
          <w:lang w:val="en-US" w:eastAsia="zh-CN"/>
        </w:rPr>
        <w:t>): [</w:t>
      </w:r>
      <w:r w:rsidRPr="00267633">
        <w:rPr>
          <w:rFonts w:ascii="Times New Roman" w:hAnsi="Times New Roman" w:cs="Times New Roman"/>
          <w:i/>
          <w:szCs w:val="20"/>
          <w:lang w:val="en-US" w:eastAsia="zh-CN"/>
        </w:rPr>
        <w:t>Indicate the GST number or “No GST No.” and the percentage of input tax applicable to each party entitled to costs.</w:t>
      </w:r>
      <w:r w:rsidRPr="00267633">
        <w:rPr>
          <w:rFonts w:ascii="Times New Roman" w:hAnsi="Times New Roman" w:cs="Times New Roman"/>
          <w:szCs w:val="20"/>
          <w:lang w:val="en-US" w:eastAsia="zh-CN"/>
        </w:rPr>
        <w:t xml:space="preserve">] </w:t>
      </w:r>
    </w:p>
    <w:p w14:paraId="175FD8A1" w14:textId="77777777" w:rsidR="00267633" w:rsidRPr="00267633" w:rsidRDefault="00267633" w:rsidP="00267633">
      <w:pPr>
        <w:spacing w:before="0" w:after="0" w:line="240" w:lineRule="auto"/>
        <w:jc w:val="both"/>
        <w:divId w:val="2116439976"/>
        <w:rPr>
          <w:rFonts w:ascii="Times New Roman" w:hAnsi="Times New Roman" w:cs="Times New Roman"/>
          <w:b/>
          <w:szCs w:val="20"/>
          <w:lang w:val="en-US" w:eastAsia="zh-CN"/>
        </w:rPr>
      </w:pPr>
    </w:p>
    <w:p w14:paraId="5306516F" w14:textId="77777777" w:rsidR="00267633" w:rsidRPr="00267633" w:rsidRDefault="00267633" w:rsidP="00267633">
      <w:pPr>
        <w:spacing w:before="0" w:after="0" w:line="240" w:lineRule="auto"/>
        <w:jc w:val="both"/>
        <w:divId w:val="2116439976"/>
        <w:rPr>
          <w:rFonts w:ascii="Times New Roman" w:hAnsi="Times New Roman" w:cs="Times New Roman"/>
          <w:b/>
          <w:szCs w:val="20"/>
          <w:lang w:val="en-US" w:eastAsia="zh-CN"/>
        </w:rPr>
      </w:pPr>
    </w:p>
    <w:p w14:paraId="346EEAF6" w14:textId="77777777" w:rsidR="00267633" w:rsidRPr="00267633" w:rsidRDefault="00267633" w:rsidP="00267633">
      <w:pPr>
        <w:spacing w:before="120" w:after="120" w:line="240" w:lineRule="auto"/>
        <w:jc w:val="center"/>
        <w:divId w:val="2116439976"/>
        <w:rPr>
          <w:rFonts w:ascii="Times New Roman" w:hAnsi="Times New Roman" w:cs="Times New Roman"/>
          <w:b/>
          <w:spacing w:val="-3"/>
          <w:szCs w:val="20"/>
          <w:lang w:val="en-GB" w:eastAsia="zh-CN"/>
        </w:rPr>
      </w:pPr>
      <w:r w:rsidRPr="00267633">
        <w:rPr>
          <w:rFonts w:ascii="Times New Roman" w:hAnsi="Times New Roman" w:cs="Times New Roman"/>
          <w:spacing w:val="-3"/>
          <w:szCs w:val="20"/>
          <w:lang w:val="en-GB" w:eastAsia="zh-CN"/>
        </w:rPr>
        <w:t xml:space="preserve">In the matter </w:t>
      </w:r>
      <w:proofErr w:type="gramStart"/>
      <w:r w:rsidRPr="00267633">
        <w:rPr>
          <w:rFonts w:ascii="Times New Roman" w:hAnsi="Times New Roman" w:cs="Times New Roman"/>
          <w:spacing w:val="-3"/>
          <w:szCs w:val="20"/>
          <w:lang w:val="en-GB" w:eastAsia="zh-CN"/>
        </w:rPr>
        <w:t>of  …</w:t>
      </w:r>
      <w:proofErr w:type="gramEnd"/>
    </w:p>
    <w:p w14:paraId="1E38BED4" w14:textId="77777777" w:rsidR="00267633" w:rsidRPr="00267633" w:rsidRDefault="00267633" w:rsidP="00267633">
      <w:pPr>
        <w:spacing w:before="0" w:after="0" w:line="240" w:lineRule="auto"/>
        <w:divId w:val="2116439976"/>
        <w:rPr>
          <w:rFonts w:ascii="Times New Roman" w:hAnsi="Times New Roman" w:cs="Times New Roman"/>
          <w:spacing w:val="-3"/>
          <w:szCs w:val="20"/>
          <w:lang w:val="en-GB" w:eastAsia="zh-CN"/>
        </w:rPr>
      </w:pPr>
    </w:p>
    <w:p w14:paraId="01FD8E3B" w14:textId="77777777" w:rsidR="00267633" w:rsidRPr="00267633" w:rsidRDefault="00267633" w:rsidP="00267633">
      <w:pPr>
        <w:spacing w:before="0" w:after="0" w:line="240" w:lineRule="auto"/>
        <w:divId w:val="2116439976"/>
        <w:rPr>
          <w:rFonts w:ascii="Times New Roman" w:hAnsi="Times New Roman" w:cs="Times New Roman"/>
          <w:spacing w:val="-3"/>
          <w:szCs w:val="20"/>
          <w:lang w:val="en-GB" w:eastAsia="zh-CN"/>
        </w:rPr>
      </w:pPr>
    </w:p>
    <w:p w14:paraId="77461E49" w14:textId="77777777" w:rsidR="00267633" w:rsidRPr="00267633" w:rsidRDefault="00267633" w:rsidP="00267633">
      <w:pPr>
        <w:spacing w:before="0" w:after="0" w:line="240" w:lineRule="auto"/>
        <w:jc w:val="center"/>
        <w:divId w:val="2116439976"/>
        <w:rPr>
          <w:rFonts w:ascii="Times New Roman" w:hAnsi="Times New Roman" w:cs="Times New Roman"/>
          <w:b/>
          <w:szCs w:val="20"/>
          <w:u w:val="single"/>
          <w:lang w:val="en-US" w:eastAsia="zh-CN"/>
        </w:rPr>
      </w:pPr>
      <w:r w:rsidRPr="00267633">
        <w:rPr>
          <w:rFonts w:ascii="Times New Roman" w:hAnsi="Times New Roman" w:cs="Times New Roman"/>
          <w:b/>
          <w:szCs w:val="20"/>
          <w:u w:val="single"/>
          <w:lang w:val="en-US" w:eastAsia="zh-CN"/>
        </w:rPr>
        <w:t>BILL OF COSTS FOR NON-CONTENTIOUS BUSINESS</w:t>
      </w:r>
    </w:p>
    <w:p w14:paraId="5804C0D8"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p>
    <w:p w14:paraId="496705A5"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p>
    <w:p w14:paraId="1050695B"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r w:rsidRPr="00267633">
        <w:rPr>
          <w:rFonts w:ascii="Times New Roman" w:hAnsi="Times New Roman" w:cs="Times New Roman"/>
          <w:szCs w:val="20"/>
          <w:lang w:val="en-US" w:eastAsia="zh-CN"/>
        </w:rPr>
        <w:t xml:space="preserve">Applicant:   </w:t>
      </w:r>
      <w:r w:rsidRPr="00267633">
        <w:rPr>
          <w:rFonts w:ascii="Times New Roman" w:hAnsi="Times New Roman" w:cs="Times New Roman"/>
          <w:szCs w:val="20"/>
          <w:lang w:val="en-US" w:eastAsia="zh-CN"/>
        </w:rPr>
        <w:tab/>
      </w:r>
      <w:r w:rsidRPr="00267633">
        <w:rPr>
          <w:rFonts w:ascii="Times New Roman" w:hAnsi="Times New Roman" w:cs="Times New Roman"/>
          <w:szCs w:val="20"/>
          <w:lang w:val="en-US" w:eastAsia="zh-CN"/>
        </w:rPr>
        <w:tab/>
        <w:t>[</w:t>
      </w:r>
      <w:r w:rsidRPr="00267633">
        <w:rPr>
          <w:rFonts w:ascii="Times New Roman" w:hAnsi="Times New Roman" w:cs="Times New Roman"/>
          <w:i/>
          <w:szCs w:val="20"/>
          <w:lang w:val="en-US" w:eastAsia="zh-CN"/>
        </w:rPr>
        <w:t>State the party for whom the bill is filed</w:t>
      </w:r>
      <w:r w:rsidRPr="00267633">
        <w:rPr>
          <w:rFonts w:ascii="Times New Roman" w:hAnsi="Times New Roman" w:cs="Times New Roman"/>
          <w:szCs w:val="20"/>
          <w:lang w:val="en-US" w:eastAsia="zh-CN"/>
        </w:rPr>
        <w:t xml:space="preserve">].  </w:t>
      </w:r>
    </w:p>
    <w:p w14:paraId="77E67670" w14:textId="77777777" w:rsidR="00267633" w:rsidRPr="00267633" w:rsidRDefault="00267633" w:rsidP="00267633">
      <w:pPr>
        <w:spacing w:before="0" w:after="0" w:line="240" w:lineRule="auto"/>
        <w:ind w:left="2160" w:hanging="2160"/>
        <w:jc w:val="both"/>
        <w:divId w:val="2116439976"/>
        <w:rPr>
          <w:rFonts w:ascii="Times New Roman" w:hAnsi="Times New Roman" w:cs="Times New Roman"/>
          <w:szCs w:val="20"/>
          <w:lang w:val="en-US" w:eastAsia="zh-CN"/>
        </w:rPr>
      </w:pPr>
      <w:r w:rsidRPr="00267633">
        <w:rPr>
          <w:rFonts w:ascii="Times New Roman" w:hAnsi="Times New Roman" w:cs="Times New Roman"/>
          <w:szCs w:val="20"/>
          <w:lang w:val="en-US" w:eastAsia="zh-CN"/>
        </w:rPr>
        <w:t>Nature of bill:</w:t>
      </w:r>
      <w:r w:rsidRPr="00267633">
        <w:rPr>
          <w:rFonts w:ascii="Times New Roman" w:hAnsi="Times New Roman" w:cs="Times New Roman"/>
          <w:szCs w:val="20"/>
          <w:lang w:val="en-US" w:eastAsia="zh-CN"/>
        </w:rPr>
        <w:tab/>
      </w:r>
      <w:r w:rsidRPr="00267633">
        <w:rPr>
          <w:rFonts w:ascii="Times New Roman" w:hAnsi="Times New Roman" w:cs="Times New Roman"/>
          <w:i/>
          <w:szCs w:val="20"/>
          <w:lang w:val="en-US" w:eastAsia="zh-CN"/>
        </w:rPr>
        <w:t xml:space="preserve">Solicitor-and-client bill </w:t>
      </w:r>
      <w:r w:rsidRPr="00267633">
        <w:rPr>
          <w:rFonts w:ascii="Times New Roman" w:hAnsi="Times New Roman" w:cs="Times New Roman"/>
          <w:szCs w:val="20"/>
          <w:lang w:val="en-US" w:eastAsia="zh-CN"/>
        </w:rPr>
        <w:t xml:space="preserve"> </w:t>
      </w:r>
    </w:p>
    <w:p w14:paraId="5F5A913C" w14:textId="77777777" w:rsidR="00267633" w:rsidRPr="00267633" w:rsidRDefault="00267633" w:rsidP="00267633">
      <w:pPr>
        <w:spacing w:before="0" w:after="0" w:line="240" w:lineRule="auto"/>
        <w:ind w:left="2160" w:hanging="2160"/>
        <w:jc w:val="both"/>
        <w:divId w:val="2116439976"/>
        <w:rPr>
          <w:rFonts w:ascii="Times New Roman" w:hAnsi="Times New Roman" w:cs="Times New Roman"/>
          <w:szCs w:val="20"/>
          <w:lang w:val="en-US" w:eastAsia="zh-CN"/>
        </w:rPr>
      </w:pPr>
      <w:r w:rsidRPr="00267633">
        <w:rPr>
          <w:rFonts w:ascii="Times New Roman" w:hAnsi="Times New Roman" w:cs="Times New Roman"/>
          <w:szCs w:val="20"/>
          <w:lang w:val="en-US" w:eastAsia="zh-CN"/>
        </w:rPr>
        <w:t>Basis of taxation:</w:t>
      </w:r>
      <w:r w:rsidRPr="00267633">
        <w:rPr>
          <w:rFonts w:ascii="Times New Roman" w:hAnsi="Times New Roman" w:cs="Times New Roman"/>
          <w:szCs w:val="20"/>
          <w:lang w:val="en-US" w:eastAsia="zh-CN"/>
        </w:rPr>
        <w:tab/>
      </w:r>
      <w:r w:rsidRPr="00267633">
        <w:rPr>
          <w:rFonts w:ascii="Times New Roman" w:hAnsi="Times New Roman" w:cs="Times New Roman"/>
          <w:i/>
          <w:szCs w:val="20"/>
          <w:lang w:val="en-US" w:eastAsia="zh-CN"/>
        </w:rPr>
        <w:t>Indemnity basis</w:t>
      </w:r>
    </w:p>
    <w:p w14:paraId="30829007" w14:textId="77777777" w:rsidR="00267633" w:rsidRPr="00267633" w:rsidRDefault="00267633" w:rsidP="00267633">
      <w:pPr>
        <w:spacing w:before="0" w:after="0" w:line="240" w:lineRule="auto"/>
        <w:ind w:left="2160" w:hanging="2160"/>
        <w:jc w:val="both"/>
        <w:divId w:val="2116439976"/>
        <w:rPr>
          <w:rFonts w:ascii="Times New Roman" w:hAnsi="Times New Roman" w:cs="Times New Roman"/>
          <w:szCs w:val="20"/>
          <w:lang w:val="en-US" w:eastAsia="zh-CN"/>
        </w:rPr>
      </w:pPr>
      <w:r w:rsidRPr="00267633">
        <w:rPr>
          <w:rFonts w:ascii="Times New Roman" w:hAnsi="Times New Roman" w:cs="Times New Roman"/>
          <w:szCs w:val="20"/>
          <w:lang w:val="en-US" w:eastAsia="zh-CN"/>
        </w:rPr>
        <w:t>Basis for taxation:</w:t>
      </w:r>
      <w:r w:rsidRPr="00267633">
        <w:rPr>
          <w:rFonts w:ascii="Times New Roman" w:hAnsi="Times New Roman" w:cs="Times New Roman"/>
          <w:szCs w:val="20"/>
          <w:lang w:val="en-US" w:eastAsia="zh-CN"/>
        </w:rPr>
        <w:tab/>
        <w:t>[</w:t>
      </w:r>
      <w:r w:rsidRPr="00267633">
        <w:rPr>
          <w:rFonts w:ascii="Times New Roman" w:hAnsi="Times New Roman" w:cs="Times New Roman"/>
          <w:i/>
          <w:szCs w:val="20"/>
          <w:lang w:val="en-US" w:eastAsia="zh-CN"/>
        </w:rPr>
        <w:t>Set out the basis under which the bill of costs may be taxed.</w:t>
      </w:r>
      <w:r w:rsidRPr="00267633">
        <w:rPr>
          <w:rFonts w:ascii="Times New Roman" w:hAnsi="Times New Roman" w:cs="Times New Roman"/>
          <w:szCs w:val="20"/>
          <w:lang w:val="en-US" w:eastAsia="zh-CN"/>
        </w:rPr>
        <w:t>]</w:t>
      </w:r>
    </w:p>
    <w:p w14:paraId="1BDC1F3B" w14:textId="77777777" w:rsidR="00267633" w:rsidRPr="00267633" w:rsidRDefault="00267633" w:rsidP="00267633">
      <w:pPr>
        <w:spacing w:before="0" w:after="0" w:line="240" w:lineRule="auto"/>
        <w:ind w:left="2160" w:hanging="2160"/>
        <w:jc w:val="both"/>
        <w:divId w:val="2116439976"/>
        <w:rPr>
          <w:rFonts w:ascii="Times New Roman" w:hAnsi="Times New Roman" w:cs="Times New Roman"/>
          <w:szCs w:val="20"/>
          <w:lang w:val="en-US" w:eastAsia="zh-CN"/>
        </w:rPr>
      </w:pPr>
    </w:p>
    <w:p w14:paraId="66A6E73C" w14:textId="77777777" w:rsidR="00267633" w:rsidRPr="00267633" w:rsidRDefault="00267633" w:rsidP="00267633">
      <w:pPr>
        <w:spacing w:before="0" w:after="0" w:line="240" w:lineRule="auto"/>
        <w:ind w:left="2160" w:hanging="2160"/>
        <w:jc w:val="both"/>
        <w:divId w:val="2116439976"/>
        <w:rPr>
          <w:rFonts w:ascii="Times New Roman" w:hAnsi="Times New Roman" w:cs="Times New Roman"/>
          <w:szCs w:val="20"/>
          <w:lang w:val="en-US" w:eastAsia="zh-CN"/>
        </w:rPr>
      </w:pPr>
    </w:p>
    <w:p w14:paraId="2C01C99B" w14:textId="77777777" w:rsidR="00267633" w:rsidRPr="00267633" w:rsidRDefault="00267633" w:rsidP="00267633">
      <w:pPr>
        <w:spacing w:before="0" w:after="0" w:line="240" w:lineRule="auto"/>
        <w:ind w:left="2160" w:hanging="2160"/>
        <w:divId w:val="2116439976"/>
        <w:rPr>
          <w:rFonts w:ascii="Times New Roman" w:hAnsi="Times New Roman" w:cs="Times New Roman"/>
          <w:szCs w:val="20"/>
          <w:lang w:val="en-US" w:eastAsia="zh-CN"/>
        </w:rPr>
      </w:pPr>
    </w:p>
    <w:tbl>
      <w:tblPr>
        <w:tblW w:w="87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748"/>
      </w:tblGrid>
      <w:tr w:rsidR="00267633" w:rsidRPr="00267633" w14:paraId="261A2DB0" w14:textId="77777777" w:rsidTr="00267633">
        <w:trPr>
          <w:divId w:val="2116439976"/>
          <w:cantSplit/>
        </w:trPr>
        <w:tc>
          <w:tcPr>
            <w:tcW w:w="8748" w:type="dxa"/>
            <w:tcBorders>
              <w:right w:val="single" w:sz="4" w:space="0" w:color="auto"/>
            </w:tcBorders>
          </w:tcPr>
          <w:p w14:paraId="5BA00CDC" w14:textId="77777777" w:rsidR="00267633" w:rsidRPr="00267633" w:rsidRDefault="00267633" w:rsidP="00267633">
            <w:pPr>
              <w:spacing w:before="120" w:after="120" w:line="240" w:lineRule="auto"/>
              <w:rPr>
                <w:rFonts w:ascii="Times New Roman" w:hAnsi="Times New Roman" w:cs="Times New Roman"/>
                <w:b/>
                <w:szCs w:val="20"/>
                <w:lang w:val="en-US" w:eastAsia="zh-CN"/>
              </w:rPr>
            </w:pPr>
            <w:r w:rsidRPr="00267633">
              <w:rPr>
                <w:rFonts w:ascii="Times New Roman" w:hAnsi="Times New Roman" w:cs="Times New Roman"/>
                <w:b/>
                <w:szCs w:val="20"/>
                <w:lang w:val="en-US" w:eastAsia="zh-CN"/>
              </w:rPr>
              <w:t>Section 1:  Work done other than for taxation</w:t>
            </w:r>
          </w:p>
        </w:tc>
      </w:tr>
    </w:tbl>
    <w:p w14:paraId="555783A4" w14:textId="77777777" w:rsidR="00267633" w:rsidRPr="00267633" w:rsidRDefault="00267633" w:rsidP="00267633">
      <w:pPr>
        <w:spacing w:before="120" w:after="120" w:line="240" w:lineRule="auto"/>
        <w:divId w:val="2116439976"/>
        <w:rPr>
          <w:rFonts w:ascii="Times New Roman" w:hAnsi="Times New Roman" w:cs="Times New Roman"/>
          <w:i/>
          <w:szCs w:val="20"/>
          <w:lang w:val="en-US" w:eastAsia="zh-CN"/>
        </w:rPr>
        <w:sectPr w:rsidR="00267633" w:rsidRPr="00267633">
          <w:pgSz w:w="11909" w:h="16834" w:code="9"/>
          <w:pgMar w:top="1728" w:right="1742" w:bottom="1728" w:left="1728" w:header="720" w:footer="720" w:gutter="0"/>
          <w:cols w:space="720"/>
        </w:sectPr>
      </w:pPr>
    </w:p>
    <w:tbl>
      <w:tblPr>
        <w:tblW w:w="87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47"/>
        <w:gridCol w:w="1980"/>
        <w:gridCol w:w="4138"/>
        <w:gridCol w:w="1983"/>
      </w:tblGrid>
      <w:tr w:rsidR="00267633" w:rsidRPr="00267633" w14:paraId="58CA3022" w14:textId="77777777" w:rsidTr="00267633">
        <w:trPr>
          <w:divId w:val="2116439976"/>
          <w:cantSplit/>
          <w:tblHeader/>
        </w:trPr>
        <w:tc>
          <w:tcPr>
            <w:tcW w:w="647" w:type="dxa"/>
            <w:tcBorders>
              <w:right w:val="single" w:sz="4" w:space="0" w:color="auto"/>
            </w:tcBorders>
          </w:tcPr>
          <w:p w14:paraId="19620817" w14:textId="77777777" w:rsidR="00267633" w:rsidRPr="00267633" w:rsidRDefault="00267633" w:rsidP="00267633">
            <w:pPr>
              <w:spacing w:before="120" w:after="120" w:line="240" w:lineRule="auto"/>
              <w:rPr>
                <w:rFonts w:ascii="Times New Roman" w:hAnsi="Times New Roman" w:cs="Times New Roman"/>
                <w:i/>
                <w:szCs w:val="20"/>
                <w:lang w:val="en-US" w:eastAsia="zh-CN"/>
              </w:rPr>
            </w:pPr>
            <w:r w:rsidRPr="00267633">
              <w:rPr>
                <w:rFonts w:ascii="Times New Roman" w:hAnsi="Times New Roman" w:cs="Times New Roman"/>
                <w:i/>
                <w:szCs w:val="20"/>
                <w:lang w:val="en-US" w:eastAsia="zh-CN"/>
              </w:rPr>
              <w:t>No.</w:t>
            </w:r>
          </w:p>
        </w:tc>
        <w:tc>
          <w:tcPr>
            <w:tcW w:w="1980" w:type="dxa"/>
            <w:tcBorders>
              <w:right w:val="single" w:sz="4" w:space="0" w:color="auto"/>
            </w:tcBorders>
          </w:tcPr>
          <w:p w14:paraId="60DD2834" w14:textId="77777777" w:rsidR="00267633" w:rsidRPr="00267633" w:rsidRDefault="00267633" w:rsidP="00267633">
            <w:pPr>
              <w:spacing w:before="120" w:after="120" w:line="240" w:lineRule="auto"/>
              <w:rPr>
                <w:rFonts w:ascii="Times New Roman" w:hAnsi="Times New Roman" w:cs="Times New Roman"/>
                <w:i/>
                <w:szCs w:val="20"/>
                <w:lang w:val="en-US" w:eastAsia="zh-CN"/>
              </w:rPr>
            </w:pPr>
            <w:r w:rsidRPr="00267633">
              <w:rPr>
                <w:rFonts w:ascii="Times New Roman" w:hAnsi="Times New Roman" w:cs="Times New Roman"/>
                <w:i/>
                <w:szCs w:val="20"/>
                <w:lang w:val="en-US" w:eastAsia="zh-CN"/>
              </w:rPr>
              <w:t>Item</w:t>
            </w:r>
          </w:p>
        </w:tc>
        <w:tc>
          <w:tcPr>
            <w:tcW w:w="4138" w:type="dxa"/>
            <w:tcBorders>
              <w:right w:val="single" w:sz="4" w:space="0" w:color="auto"/>
            </w:tcBorders>
          </w:tcPr>
          <w:p w14:paraId="1F5C4888" w14:textId="77777777" w:rsidR="00267633" w:rsidRPr="00267633" w:rsidRDefault="00267633" w:rsidP="00267633">
            <w:pPr>
              <w:spacing w:before="120" w:after="120" w:line="240" w:lineRule="auto"/>
              <w:outlineLvl w:val="7"/>
              <w:rPr>
                <w:rFonts w:ascii="Times New Roman" w:hAnsi="Times New Roman" w:cs="Times New Roman"/>
                <w:i/>
                <w:iCs/>
                <w:lang w:val="en-US" w:eastAsia="zh-CN"/>
              </w:rPr>
            </w:pPr>
            <w:r w:rsidRPr="00267633">
              <w:rPr>
                <w:rFonts w:ascii="Times New Roman" w:hAnsi="Times New Roman" w:cs="Times New Roman"/>
                <w:i/>
                <w:iCs/>
                <w:lang w:val="en-US" w:eastAsia="zh-CN"/>
              </w:rPr>
              <w:t>Description</w:t>
            </w:r>
          </w:p>
        </w:tc>
        <w:tc>
          <w:tcPr>
            <w:tcW w:w="1983" w:type="dxa"/>
            <w:tcBorders>
              <w:right w:val="single" w:sz="4" w:space="0" w:color="auto"/>
            </w:tcBorders>
          </w:tcPr>
          <w:p w14:paraId="325743A0" w14:textId="77777777" w:rsidR="00267633" w:rsidRPr="00267633" w:rsidRDefault="00267633" w:rsidP="00267633">
            <w:pPr>
              <w:spacing w:before="120" w:after="120" w:line="240" w:lineRule="auto"/>
              <w:rPr>
                <w:rFonts w:ascii="Times New Roman" w:hAnsi="Times New Roman" w:cs="Times New Roman"/>
                <w:i/>
                <w:szCs w:val="20"/>
                <w:lang w:val="en-US" w:eastAsia="zh-CN"/>
              </w:rPr>
            </w:pPr>
            <w:r w:rsidRPr="00267633">
              <w:rPr>
                <w:rFonts w:ascii="Times New Roman" w:hAnsi="Times New Roman" w:cs="Times New Roman"/>
                <w:i/>
                <w:szCs w:val="20"/>
                <w:lang w:val="en-US" w:eastAsia="zh-CN"/>
              </w:rPr>
              <w:t>Remarks</w:t>
            </w:r>
          </w:p>
        </w:tc>
      </w:tr>
      <w:tr w:rsidR="00267633" w:rsidRPr="00267633" w14:paraId="64D7A86A" w14:textId="77777777" w:rsidTr="00267633">
        <w:trPr>
          <w:divId w:val="2116439976"/>
          <w:cantSplit/>
          <w:trHeight w:val="413"/>
        </w:trPr>
        <w:tc>
          <w:tcPr>
            <w:tcW w:w="647" w:type="dxa"/>
            <w:tcBorders>
              <w:bottom w:val="single" w:sz="4" w:space="0" w:color="auto"/>
            </w:tcBorders>
          </w:tcPr>
          <w:p w14:paraId="5FA56E7A" w14:textId="77777777" w:rsidR="00267633" w:rsidRPr="00267633" w:rsidRDefault="00267633" w:rsidP="00267633">
            <w:pPr>
              <w:spacing w:before="120" w:after="120" w:line="240" w:lineRule="auto"/>
              <w:jc w:val="center"/>
              <w:rPr>
                <w:rFonts w:ascii="Times New Roman" w:hAnsi="Times New Roman" w:cs="Times New Roman"/>
                <w:b/>
                <w:spacing w:val="-3"/>
                <w:szCs w:val="20"/>
                <w:lang w:val="en-GB" w:eastAsia="zh-CN"/>
              </w:rPr>
            </w:pPr>
            <w:r w:rsidRPr="00267633">
              <w:rPr>
                <w:rFonts w:ascii="Times New Roman" w:hAnsi="Times New Roman" w:cs="Times New Roman"/>
                <w:b/>
                <w:spacing w:val="-3"/>
                <w:szCs w:val="20"/>
                <w:lang w:val="en-GB" w:eastAsia="zh-CN"/>
              </w:rPr>
              <w:t>1.</w:t>
            </w:r>
          </w:p>
        </w:tc>
        <w:tc>
          <w:tcPr>
            <w:tcW w:w="8101" w:type="dxa"/>
            <w:gridSpan w:val="3"/>
            <w:tcBorders>
              <w:bottom w:val="single" w:sz="4" w:space="0" w:color="auto"/>
            </w:tcBorders>
          </w:tcPr>
          <w:p w14:paraId="688C2E43" w14:textId="77777777" w:rsidR="00267633" w:rsidRPr="00267633" w:rsidRDefault="00267633" w:rsidP="00267633">
            <w:pPr>
              <w:spacing w:before="120" w:after="120" w:line="240" w:lineRule="auto"/>
              <w:outlineLvl w:val="4"/>
              <w:rPr>
                <w:rFonts w:ascii="Times New Roman" w:hAnsi="Times New Roman" w:cs="Times New Roman"/>
                <w:b/>
                <w:bCs/>
                <w:iCs/>
                <w:szCs w:val="26"/>
                <w:lang w:val="en-US" w:eastAsia="zh-CN"/>
              </w:rPr>
            </w:pPr>
            <w:r w:rsidRPr="00267633">
              <w:rPr>
                <w:rFonts w:ascii="Times New Roman" w:hAnsi="Times New Roman" w:cs="Times New Roman"/>
                <w:b/>
                <w:bCs/>
                <w:iCs/>
                <w:szCs w:val="26"/>
                <w:lang w:val="en-US" w:eastAsia="zh-CN"/>
              </w:rPr>
              <w:t>The work done</w:t>
            </w:r>
          </w:p>
        </w:tc>
      </w:tr>
      <w:tr w:rsidR="00267633" w:rsidRPr="00267633" w14:paraId="435EE1A1" w14:textId="77777777" w:rsidTr="00267633">
        <w:trPr>
          <w:divId w:val="2116439976"/>
          <w:cantSplit/>
          <w:trHeight w:val="305"/>
        </w:trPr>
        <w:tc>
          <w:tcPr>
            <w:tcW w:w="647" w:type="dxa"/>
            <w:tcBorders>
              <w:top w:val="single" w:sz="4" w:space="0" w:color="auto"/>
            </w:tcBorders>
          </w:tcPr>
          <w:p w14:paraId="4064CFD0" w14:textId="77777777" w:rsidR="00267633" w:rsidRPr="00267633" w:rsidRDefault="00267633" w:rsidP="00267633">
            <w:pPr>
              <w:tabs>
                <w:tab w:val="center" w:pos="4320"/>
                <w:tab w:val="right" w:pos="8640"/>
              </w:tabs>
              <w:spacing w:before="120" w:after="120" w:line="240" w:lineRule="auto"/>
              <w:jc w:val="center"/>
              <w:rPr>
                <w:rFonts w:ascii="Times New Roman" w:hAnsi="Times New Roman" w:cs="Times New Roman"/>
                <w:spacing w:val="-3"/>
                <w:szCs w:val="20"/>
                <w:lang w:val="en-GB" w:eastAsia="zh-CN"/>
              </w:rPr>
            </w:pPr>
            <w:r w:rsidRPr="00267633">
              <w:rPr>
                <w:rFonts w:ascii="Times New Roman" w:hAnsi="Times New Roman" w:cs="Times New Roman"/>
                <w:spacing w:val="-3"/>
                <w:szCs w:val="20"/>
                <w:lang w:val="en-GB" w:eastAsia="zh-CN"/>
              </w:rPr>
              <w:t>1.1</w:t>
            </w:r>
          </w:p>
        </w:tc>
        <w:tc>
          <w:tcPr>
            <w:tcW w:w="1980" w:type="dxa"/>
            <w:tcBorders>
              <w:top w:val="single" w:sz="4" w:space="0" w:color="auto"/>
            </w:tcBorders>
          </w:tcPr>
          <w:p w14:paraId="76852837" w14:textId="77777777" w:rsidR="00267633" w:rsidRPr="00267633" w:rsidRDefault="00267633" w:rsidP="00267633">
            <w:pPr>
              <w:tabs>
                <w:tab w:val="center" w:pos="4320"/>
                <w:tab w:val="right" w:pos="8640"/>
              </w:tabs>
              <w:spacing w:before="120" w:after="120" w:line="240" w:lineRule="auto"/>
              <w:rPr>
                <w:rFonts w:ascii="Times New Roman" w:hAnsi="Times New Roman" w:cs="Times New Roman"/>
                <w:spacing w:val="-3"/>
                <w:szCs w:val="20"/>
                <w:u w:val="single"/>
                <w:lang w:val="en-GB" w:eastAsia="zh-CN"/>
              </w:rPr>
            </w:pPr>
            <w:r w:rsidRPr="00267633">
              <w:rPr>
                <w:rFonts w:ascii="Times New Roman" w:hAnsi="Times New Roman" w:cs="Times New Roman"/>
                <w:spacing w:val="-3"/>
                <w:szCs w:val="20"/>
                <w:lang w:val="en-GB" w:eastAsia="zh-CN"/>
              </w:rPr>
              <w:t>Nature of work</w:t>
            </w:r>
          </w:p>
        </w:tc>
        <w:tc>
          <w:tcPr>
            <w:tcW w:w="4138" w:type="dxa"/>
            <w:tcBorders>
              <w:top w:val="single" w:sz="4" w:space="0" w:color="auto"/>
            </w:tcBorders>
          </w:tcPr>
          <w:p w14:paraId="6D64B506" w14:textId="77777777" w:rsidR="00267633" w:rsidRPr="00267633" w:rsidRDefault="00267633" w:rsidP="00267633">
            <w:pPr>
              <w:spacing w:before="120" w:after="120" w:line="240" w:lineRule="auto"/>
              <w:jc w:val="both"/>
              <w:rPr>
                <w:rFonts w:ascii="Times New Roman" w:hAnsi="Times New Roman" w:cs="Times New Roman"/>
                <w:szCs w:val="20"/>
                <w:lang w:val="en-US" w:eastAsia="zh-CN"/>
              </w:rPr>
            </w:pPr>
            <w:r w:rsidRPr="00267633">
              <w:rPr>
                <w:rFonts w:ascii="Times New Roman" w:hAnsi="Times New Roman" w:cs="Times New Roman"/>
                <w:szCs w:val="20"/>
                <w:lang w:val="en-US" w:eastAsia="zh-CN"/>
              </w:rPr>
              <w:t>[</w:t>
            </w:r>
            <w:r w:rsidRPr="00267633">
              <w:rPr>
                <w:rFonts w:ascii="Times New Roman" w:hAnsi="Times New Roman" w:cs="Times New Roman"/>
                <w:i/>
                <w:szCs w:val="20"/>
                <w:lang w:val="en-US" w:eastAsia="zh-CN"/>
              </w:rPr>
              <w:t>Give a brief description of the nature of work to which the bill relates.</w:t>
            </w:r>
            <w:r w:rsidRPr="00267633">
              <w:rPr>
                <w:rFonts w:ascii="Times New Roman" w:hAnsi="Times New Roman" w:cs="Times New Roman"/>
                <w:szCs w:val="20"/>
                <w:lang w:val="en-US" w:eastAsia="zh-CN"/>
              </w:rPr>
              <w:t>]</w:t>
            </w:r>
          </w:p>
        </w:tc>
        <w:tc>
          <w:tcPr>
            <w:tcW w:w="1983" w:type="dxa"/>
            <w:tcBorders>
              <w:top w:val="dotted" w:sz="4" w:space="0" w:color="auto"/>
            </w:tcBorders>
          </w:tcPr>
          <w:p w14:paraId="4B818883" w14:textId="77777777" w:rsidR="00267633" w:rsidRPr="00267633" w:rsidRDefault="00267633" w:rsidP="00267633">
            <w:pPr>
              <w:spacing w:before="120" w:after="120" w:line="240" w:lineRule="auto"/>
              <w:jc w:val="both"/>
              <w:rPr>
                <w:rFonts w:ascii="Times New Roman" w:hAnsi="Times New Roman" w:cs="Times New Roman"/>
                <w:szCs w:val="20"/>
                <w:lang w:val="en-US" w:eastAsia="zh-CN"/>
              </w:rPr>
            </w:pPr>
          </w:p>
        </w:tc>
      </w:tr>
      <w:tr w:rsidR="00267633" w:rsidRPr="00267633" w14:paraId="24670417" w14:textId="77777777" w:rsidTr="00267633">
        <w:trPr>
          <w:divId w:val="2116439976"/>
          <w:cantSplit/>
          <w:trHeight w:val="575"/>
        </w:trPr>
        <w:tc>
          <w:tcPr>
            <w:tcW w:w="647" w:type="dxa"/>
          </w:tcPr>
          <w:p w14:paraId="2A02C7BD" w14:textId="77777777" w:rsidR="00267633" w:rsidRPr="00267633" w:rsidRDefault="00267633" w:rsidP="00267633">
            <w:pPr>
              <w:tabs>
                <w:tab w:val="center" w:pos="4320"/>
                <w:tab w:val="right" w:pos="8640"/>
              </w:tabs>
              <w:spacing w:before="120" w:after="120" w:line="240" w:lineRule="auto"/>
              <w:jc w:val="center"/>
              <w:rPr>
                <w:rFonts w:ascii="Times New Roman" w:hAnsi="Times New Roman" w:cs="Times New Roman"/>
                <w:spacing w:val="-3"/>
                <w:szCs w:val="20"/>
                <w:lang w:val="en-GB" w:eastAsia="zh-CN"/>
              </w:rPr>
            </w:pPr>
            <w:r w:rsidRPr="00267633">
              <w:rPr>
                <w:rFonts w:ascii="Times New Roman" w:hAnsi="Times New Roman" w:cs="Times New Roman"/>
                <w:spacing w:val="-3"/>
                <w:szCs w:val="20"/>
                <w:lang w:val="en-GB" w:eastAsia="zh-CN"/>
              </w:rPr>
              <w:t>1.2</w:t>
            </w:r>
          </w:p>
        </w:tc>
        <w:tc>
          <w:tcPr>
            <w:tcW w:w="1980" w:type="dxa"/>
            <w:tcBorders>
              <w:top w:val="single" w:sz="4" w:space="0" w:color="auto"/>
            </w:tcBorders>
          </w:tcPr>
          <w:p w14:paraId="47B566DD" w14:textId="77777777" w:rsidR="00267633" w:rsidRPr="00267633" w:rsidRDefault="00267633" w:rsidP="00267633">
            <w:pPr>
              <w:tabs>
                <w:tab w:val="center" w:pos="4320"/>
                <w:tab w:val="right" w:pos="8640"/>
              </w:tabs>
              <w:spacing w:before="120" w:after="120" w:line="240" w:lineRule="auto"/>
              <w:rPr>
                <w:rFonts w:ascii="Times New Roman" w:hAnsi="Times New Roman" w:cs="Times New Roman"/>
                <w:spacing w:val="-3"/>
                <w:szCs w:val="20"/>
                <w:lang w:val="en-GB" w:eastAsia="zh-CN"/>
              </w:rPr>
            </w:pPr>
            <w:r w:rsidRPr="00267633">
              <w:rPr>
                <w:rFonts w:ascii="Times New Roman" w:hAnsi="Times New Roman" w:cs="Times New Roman"/>
                <w:spacing w:val="-3"/>
                <w:szCs w:val="20"/>
                <w:lang w:val="en-GB" w:eastAsia="zh-CN"/>
              </w:rPr>
              <w:t>Scope of brief (including relevant court orders, if any)</w:t>
            </w:r>
          </w:p>
        </w:tc>
        <w:tc>
          <w:tcPr>
            <w:tcW w:w="4138" w:type="dxa"/>
            <w:tcBorders>
              <w:top w:val="single" w:sz="4" w:space="0" w:color="auto"/>
            </w:tcBorders>
          </w:tcPr>
          <w:p w14:paraId="153817E3" w14:textId="77777777" w:rsidR="00267633" w:rsidRPr="00267633" w:rsidRDefault="00267633" w:rsidP="00267633">
            <w:pPr>
              <w:spacing w:before="120" w:after="120" w:line="240" w:lineRule="auto"/>
              <w:jc w:val="both"/>
              <w:rPr>
                <w:rFonts w:ascii="Times New Roman" w:hAnsi="Times New Roman" w:cs="Times New Roman"/>
                <w:szCs w:val="20"/>
                <w:lang w:val="en-US" w:eastAsia="zh-CN"/>
              </w:rPr>
            </w:pPr>
            <w:r w:rsidRPr="00267633">
              <w:rPr>
                <w:rFonts w:ascii="Times New Roman" w:hAnsi="Times New Roman" w:cs="Times New Roman"/>
                <w:szCs w:val="20"/>
                <w:lang w:val="en-US" w:eastAsia="zh-CN"/>
              </w:rPr>
              <w:t>[</w:t>
            </w:r>
            <w:r w:rsidRPr="00267633">
              <w:rPr>
                <w:rFonts w:ascii="Times New Roman" w:hAnsi="Times New Roman" w:cs="Times New Roman"/>
                <w:i/>
                <w:szCs w:val="20"/>
                <w:lang w:val="en-US" w:eastAsia="zh-CN"/>
              </w:rPr>
              <w:t>Give a brief description of the scope of the brief.</w:t>
            </w:r>
            <w:r w:rsidRPr="00267633">
              <w:rPr>
                <w:rFonts w:ascii="Times New Roman" w:hAnsi="Times New Roman" w:cs="Times New Roman"/>
                <w:szCs w:val="20"/>
                <w:lang w:val="en-US" w:eastAsia="zh-CN"/>
              </w:rPr>
              <w:t xml:space="preserve">] </w:t>
            </w:r>
          </w:p>
        </w:tc>
        <w:tc>
          <w:tcPr>
            <w:tcW w:w="1983" w:type="dxa"/>
            <w:tcBorders>
              <w:top w:val="dotted" w:sz="4" w:space="0" w:color="auto"/>
            </w:tcBorders>
          </w:tcPr>
          <w:p w14:paraId="23F90CA6" w14:textId="77777777" w:rsidR="00267633" w:rsidRPr="00267633" w:rsidRDefault="00267633" w:rsidP="00267633">
            <w:pPr>
              <w:spacing w:before="120" w:after="120" w:line="240" w:lineRule="auto"/>
              <w:jc w:val="both"/>
              <w:rPr>
                <w:rFonts w:ascii="Times New Roman" w:hAnsi="Times New Roman" w:cs="Times New Roman"/>
                <w:szCs w:val="20"/>
                <w:lang w:val="en-US" w:eastAsia="zh-CN"/>
              </w:rPr>
            </w:pPr>
          </w:p>
        </w:tc>
      </w:tr>
      <w:tr w:rsidR="00267633" w:rsidRPr="00267633" w14:paraId="0EF284C1" w14:textId="77777777" w:rsidTr="00267633">
        <w:trPr>
          <w:divId w:val="2116439976"/>
          <w:cantSplit/>
          <w:trHeight w:val="575"/>
        </w:trPr>
        <w:tc>
          <w:tcPr>
            <w:tcW w:w="647" w:type="dxa"/>
          </w:tcPr>
          <w:p w14:paraId="1F149A48" w14:textId="77777777" w:rsidR="00267633" w:rsidRPr="00267633" w:rsidRDefault="00267633" w:rsidP="00267633">
            <w:pPr>
              <w:tabs>
                <w:tab w:val="center" w:pos="4320"/>
                <w:tab w:val="right" w:pos="8640"/>
              </w:tabs>
              <w:spacing w:before="120" w:after="120" w:line="240" w:lineRule="auto"/>
              <w:jc w:val="center"/>
              <w:rPr>
                <w:rFonts w:ascii="Times New Roman" w:hAnsi="Times New Roman" w:cs="Times New Roman"/>
                <w:spacing w:val="-3"/>
                <w:szCs w:val="20"/>
                <w:lang w:val="en-GB" w:eastAsia="zh-CN"/>
              </w:rPr>
            </w:pPr>
            <w:r w:rsidRPr="00267633">
              <w:rPr>
                <w:rFonts w:ascii="Times New Roman" w:hAnsi="Times New Roman" w:cs="Times New Roman"/>
                <w:spacing w:val="-3"/>
                <w:szCs w:val="20"/>
                <w:lang w:val="en-GB" w:eastAsia="zh-CN"/>
              </w:rPr>
              <w:t>1.3</w:t>
            </w:r>
          </w:p>
        </w:tc>
        <w:tc>
          <w:tcPr>
            <w:tcW w:w="1980" w:type="dxa"/>
            <w:tcBorders>
              <w:top w:val="single" w:sz="4" w:space="0" w:color="auto"/>
            </w:tcBorders>
          </w:tcPr>
          <w:p w14:paraId="746F9146" w14:textId="77777777" w:rsidR="00267633" w:rsidRPr="00267633" w:rsidRDefault="00267633" w:rsidP="00267633">
            <w:pPr>
              <w:tabs>
                <w:tab w:val="center" w:pos="4320"/>
                <w:tab w:val="right" w:pos="8640"/>
              </w:tabs>
              <w:spacing w:before="120" w:after="120" w:line="240" w:lineRule="auto"/>
              <w:rPr>
                <w:rFonts w:ascii="Times New Roman" w:hAnsi="Times New Roman" w:cs="Times New Roman"/>
                <w:spacing w:val="-3"/>
                <w:szCs w:val="20"/>
                <w:lang w:val="en-GB" w:eastAsia="zh-CN"/>
              </w:rPr>
            </w:pPr>
            <w:r w:rsidRPr="00267633">
              <w:rPr>
                <w:rFonts w:ascii="Times New Roman" w:hAnsi="Times New Roman" w:cs="Times New Roman"/>
                <w:spacing w:val="-3"/>
                <w:szCs w:val="20"/>
                <w:lang w:val="en-GB" w:eastAsia="zh-CN"/>
              </w:rPr>
              <w:t>Period of work</w:t>
            </w:r>
          </w:p>
        </w:tc>
        <w:tc>
          <w:tcPr>
            <w:tcW w:w="4138" w:type="dxa"/>
            <w:tcBorders>
              <w:top w:val="single" w:sz="4" w:space="0" w:color="auto"/>
            </w:tcBorders>
          </w:tcPr>
          <w:p w14:paraId="77251174" w14:textId="77777777" w:rsidR="00267633" w:rsidRPr="00267633" w:rsidRDefault="00267633" w:rsidP="00267633">
            <w:pPr>
              <w:spacing w:before="120" w:after="120" w:line="240" w:lineRule="auto"/>
              <w:jc w:val="both"/>
              <w:rPr>
                <w:rFonts w:ascii="Times New Roman" w:hAnsi="Times New Roman" w:cs="Times New Roman"/>
                <w:szCs w:val="20"/>
                <w:lang w:val="en-US" w:eastAsia="zh-CN"/>
              </w:rPr>
            </w:pPr>
            <w:r w:rsidRPr="00267633">
              <w:rPr>
                <w:rFonts w:ascii="Times New Roman" w:hAnsi="Times New Roman" w:cs="Times New Roman"/>
                <w:szCs w:val="20"/>
                <w:lang w:val="en-US" w:eastAsia="zh-CN"/>
              </w:rPr>
              <w:t>[</w:t>
            </w:r>
            <w:r w:rsidRPr="00267633">
              <w:rPr>
                <w:rFonts w:ascii="Times New Roman" w:hAnsi="Times New Roman" w:cs="Times New Roman"/>
                <w:i/>
                <w:szCs w:val="20"/>
                <w:lang w:val="en-US" w:eastAsia="zh-CN"/>
              </w:rPr>
              <w:t>State the period(s) of time in which the work was done.</w:t>
            </w:r>
            <w:r w:rsidRPr="00267633">
              <w:rPr>
                <w:rFonts w:ascii="Times New Roman" w:hAnsi="Times New Roman" w:cs="Times New Roman"/>
                <w:szCs w:val="20"/>
                <w:lang w:val="en-US" w:eastAsia="zh-CN"/>
              </w:rPr>
              <w:t xml:space="preserve">]  </w:t>
            </w:r>
          </w:p>
        </w:tc>
        <w:tc>
          <w:tcPr>
            <w:tcW w:w="1983" w:type="dxa"/>
            <w:tcBorders>
              <w:top w:val="single" w:sz="4" w:space="0" w:color="auto"/>
            </w:tcBorders>
          </w:tcPr>
          <w:p w14:paraId="641B860D" w14:textId="77777777" w:rsidR="00267633" w:rsidRPr="00267633" w:rsidRDefault="00267633" w:rsidP="00267633">
            <w:pPr>
              <w:spacing w:before="120" w:after="120" w:line="240" w:lineRule="auto"/>
              <w:jc w:val="both"/>
              <w:rPr>
                <w:rFonts w:ascii="Times New Roman" w:hAnsi="Times New Roman" w:cs="Times New Roman"/>
                <w:szCs w:val="20"/>
                <w:lang w:val="en-US" w:eastAsia="zh-CN"/>
              </w:rPr>
            </w:pPr>
          </w:p>
        </w:tc>
      </w:tr>
      <w:tr w:rsidR="00267633" w:rsidRPr="00267633" w14:paraId="15E4BBFE" w14:textId="77777777" w:rsidTr="00267633">
        <w:trPr>
          <w:divId w:val="2116439976"/>
          <w:cantSplit/>
          <w:trHeight w:val="350"/>
        </w:trPr>
        <w:tc>
          <w:tcPr>
            <w:tcW w:w="647" w:type="dxa"/>
            <w:tcBorders>
              <w:bottom w:val="single" w:sz="4" w:space="0" w:color="auto"/>
            </w:tcBorders>
          </w:tcPr>
          <w:p w14:paraId="08DBA666" w14:textId="77777777" w:rsidR="00267633" w:rsidRPr="00267633" w:rsidRDefault="00267633" w:rsidP="00267633">
            <w:pPr>
              <w:spacing w:before="120" w:after="120" w:line="240" w:lineRule="auto"/>
              <w:jc w:val="center"/>
              <w:rPr>
                <w:rFonts w:ascii="Times New Roman" w:hAnsi="Times New Roman" w:cs="Times New Roman"/>
                <w:b/>
                <w:szCs w:val="20"/>
                <w:lang w:val="en-US" w:eastAsia="zh-CN"/>
              </w:rPr>
            </w:pPr>
            <w:r w:rsidRPr="00267633">
              <w:rPr>
                <w:rFonts w:ascii="Times New Roman" w:hAnsi="Times New Roman" w:cs="Times New Roman"/>
                <w:b/>
                <w:szCs w:val="20"/>
                <w:lang w:val="en-US" w:eastAsia="zh-CN"/>
              </w:rPr>
              <w:t>2.</w:t>
            </w:r>
          </w:p>
        </w:tc>
        <w:tc>
          <w:tcPr>
            <w:tcW w:w="8101" w:type="dxa"/>
            <w:gridSpan w:val="3"/>
            <w:tcBorders>
              <w:bottom w:val="single" w:sz="4" w:space="0" w:color="auto"/>
            </w:tcBorders>
          </w:tcPr>
          <w:p w14:paraId="6D8B5910" w14:textId="77777777" w:rsidR="00267633" w:rsidRPr="00267633" w:rsidRDefault="00267633" w:rsidP="00267633">
            <w:pPr>
              <w:spacing w:before="120" w:after="120" w:line="240" w:lineRule="auto"/>
              <w:outlineLvl w:val="4"/>
              <w:rPr>
                <w:rFonts w:ascii="Times New Roman" w:hAnsi="Times New Roman" w:cs="Times New Roman"/>
                <w:b/>
                <w:bCs/>
                <w:iCs/>
                <w:szCs w:val="26"/>
                <w:lang w:val="en-US" w:eastAsia="zh-CN"/>
              </w:rPr>
            </w:pPr>
            <w:r w:rsidRPr="00267633">
              <w:rPr>
                <w:rFonts w:ascii="Times New Roman" w:hAnsi="Times New Roman" w:cs="Times New Roman"/>
                <w:b/>
                <w:bCs/>
                <w:iCs/>
                <w:szCs w:val="26"/>
                <w:lang w:val="en-US" w:eastAsia="zh-CN"/>
              </w:rPr>
              <w:t>Complexity of matter</w:t>
            </w:r>
          </w:p>
        </w:tc>
      </w:tr>
      <w:tr w:rsidR="00267633" w:rsidRPr="00267633" w14:paraId="6CCFE5DC" w14:textId="77777777" w:rsidTr="00267633">
        <w:trPr>
          <w:divId w:val="2116439976"/>
          <w:cantSplit/>
        </w:trPr>
        <w:tc>
          <w:tcPr>
            <w:tcW w:w="647" w:type="dxa"/>
            <w:tcBorders>
              <w:top w:val="single" w:sz="4" w:space="0" w:color="auto"/>
            </w:tcBorders>
          </w:tcPr>
          <w:p w14:paraId="030CB873" w14:textId="77777777" w:rsidR="00267633" w:rsidRPr="00267633" w:rsidRDefault="00267633" w:rsidP="00267633">
            <w:pPr>
              <w:spacing w:before="120" w:after="120" w:line="240" w:lineRule="auto"/>
              <w:jc w:val="center"/>
              <w:rPr>
                <w:rFonts w:ascii="Times New Roman" w:hAnsi="Times New Roman" w:cs="Times New Roman"/>
                <w:szCs w:val="20"/>
                <w:lang w:val="en-US" w:eastAsia="zh-CN"/>
              </w:rPr>
            </w:pPr>
            <w:r w:rsidRPr="00267633">
              <w:rPr>
                <w:rFonts w:ascii="Times New Roman" w:hAnsi="Times New Roman" w:cs="Times New Roman"/>
                <w:szCs w:val="20"/>
                <w:lang w:val="en-US" w:eastAsia="zh-CN"/>
              </w:rPr>
              <w:lastRenderedPageBreak/>
              <w:t>2.1</w:t>
            </w:r>
          </w:p>
        </w:tc>
        <w:tc>
          <w:tcPr>
            <w:tcW w:w="1980" w:type="dxa"/>
            <w:tcBorders>
              <w:top w:val="single" w:sz="4" w:space="0" w:color="auto"/>
            </w:tcBorders>
          </w:tcPr>
          <w:p w14:paraId="1A0CB799" w14:textId="77777777" w:rsidR="00267633" w:rsidRPr="00267633" w:rsidRDefault="00267633" w:rsidP="00267633">
            <w:pPr>
              <w:spacing w:before="120" w:after="12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Legal issues</w:t>
            </w:r>
          </w:p>
        </w:tc>
        <w:tc>
          <w:tcPr>
            <w:tcW w:w="4138" w:type="dxa"/>
            <w:tcBorders>
              <w:top w:val="single" w:sz="4" w:space="0" w:color="auto"/>
            </w:tcBorders>
          </w:tcPr>
          <w:p w14:paraId="74EC1550" w14:textId="77777777" w:rsidR="00267633" w:rsidRPr="00267633" w:rsidRDefault="00267633" w:rsidP="00267633">
            <w:pPr>
              <w:spacing w:before="120" w:after="120" w:line="240" w:lineRule="auto"/>
              <w:ind w:left="60"/>
              <w:jc w:val="both"/>
              <w:rPr>
                <w:rFonts w:ascii="Times New Roman" w:hAnsi="Times New Roman" w:cs="Times New Roman"/>
                <w:szCs w:val="20"/>
                <w:lang w:val="en-US" w:eastAsia="zh-CN"/>
              </w:rPr>
            </w:pPr>
            <w:r w:rsidRPr="00267633">
              <w:rPr>
                <w:rFonts w:ascii="Times New Roman" w:hAnsi="Times New Roman" w:cs="Times New Roman"/>
                <w:szCs w:val="20"/>
                <w:lang w:val="en-US" w:eastAsia="zh-CN"/>
              </w:rPr>
              <w:t>[</w:t>
            </w:r>
            <w:r w:rsidRPr="00267633">
              <w:rPr>
                <w:rFonts w:ascii="Times New Roman" w:hAnsi="Times New Roman" w:cs="Times New Roman"/>
                <w:i/>
                <w:szCs w:val="20"/>
                <w:lang w:val="en-US" w:eastAsia="zh-CN"/>
              </w:rPr>
              <w:t>Set out succinctly all the legal issues raised.</w:t>
            </w:r>
            <w:r w:rsidRPr="00267633">
              <w:rPr>
                <w:rFonts w:ascii="Times New Roman" w:hAnsi="Times New Roman" w:cs="Times New Roman"/>
                <w:szCs w:val="20"/>
                <w:lang w:val="en-US" w:eastAsia="zh-CN"/>
              </w:rPr>
              <w:t xml:space="preserve">] </w:t>
            </w:r>
          </w:p>
        </w:tc>
        <w:tc>
          <w:tcPr>
            <w:tcW w:w="1983" w:type="dxa"/>
            <w:tcBorders>
              <w:top w:val="single" w:sz="4" w:space="0" w:color="auto"/>
            </w:tcBorders>
          </w:tcPr>
          <w:p w14:paraId="1FFA9FC4" w14:textId="77777777" w:rsidR="00267633" w:rsidRPr="00267633" w:rsidRDefault="00267633" w:rsidP="00267633">
            <w:pPr>
              <w:spacing w:before="120" w:after="120" w:line="240" w:lineRule="auto"/>
              <w:jc w:val="both"/>
              <w:rPr>
                <w:rFonts w:ascii="Times New Roman" w:hAnsi="Times New Roman" w:cs="Times New Roman"/>
                <w:szCs w:val="20"/>
                <w:lang w:val="en-US" w:eastAsia="zh-CN"/>
              </w:rPr>
            </w:pPr>
          </w:p>
        </w:tc>
      </w:tr>
      <w:tr w:rsidR="00267633" w:rsidRPr="00267633" w14:paraId="301C0D2E" w14:textId="77777777" w:rsidTr="00267633">
        <w:trPr>
          <w:divId w:val="2116439976"/>
          <w:cantSplit/>
          <w:trHeight w:val="398"/>
        </w:trPr>
        <w:tc>
          <w:tcPr>
            <w:tcW w:w="647" w:type="dxa"/>
          </w:tcPr>
          <w:p w14:paraId="7EB229F2" w14:textId="77777777" w:rsidR="00267633" w:rsidRPr="00267633" w:rsidRDefault="00267633" w:rsidP="00267633">
            <w:pPr>
              <w:spacing w:before="120" w:after="120" w:line="240" w:lineRule="auto"/>
              <w:jc w:val="center"/>
              <w:rPr>
                <w:rFonts w:ascii="Times New Roman" w:hAnsi="Times New Roman" w:cs="Times New Roman"/>
                <w:szCs w:val="20"/>
                <w:lang w:val="en-US" w:eastAsia="zh-CN"/>
              </w:rPr>
            </w:pPr>
            <w:r w:rsidRPr="00267633">
              <w:rPr>
                <w:rFonts w:ascii="Times New Roman" w:hAnsi="Times New Roman" w:cs="Times New Roman"/>
                <w:szCs w:val="20"/>
                <w:lang w:val="en-US" w:eastAsia="zh-CN"/>
              </w:rPr>
              <w:t>2.2</w:t>
            </w:r>
          </w:p>
        </w:tc>
        <w:tc>
          <w:tcPr>
            <w:tcW w:w="1980" w:type="dxa"/>
          </w:tcPr>
          <w:p w14:paraId="14002107" w14:textId="77777777" w:rsidR="00267633" w:rsidRPr="00267633" w:rsidRDefault="00267633" w:rsidP="00267633">
            <w:pPr>
              <w:spacing w:before="120" w:after="12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Factual issues</w:t>
            </w:r>
          </w:p>
        </w:tc>
        <w:tc>
          <w:tcPr>
            <w:tcW w:w="4138" w:type="dxa"/>
            <w:tcBorders>
              <w:bottom w:val="single" w:sz="4" w:space="0" w:color="auto"/>
            </w:tcBorders>
          </w:tcPr>
          <w:p w14:paraId="63FFC39C" w14:textId="77777777" w:rsidR="00267633" w:rsidRPr="00267633" w:rsidRDefault="00267633" w:rsidP="00267633">
            <w:pPr>
              <w:spacing w:before="120" w:after="120" w:line="240" w:lineRule="auto"/>
              <w:jc w:val="both"/>
              <w:rPr>
                <w:rFonts w:ascii="Times New Roman" w:hAnsi="Times New Roman" w:cs="Times New Roman"/>
                <w:szCs w:val="20"/>
                <w:lang w:val="en-US" w:eastAsia="zh-CN"/>
              </w:rPr>
            </w:pPr>
            <w:r w:rsidRPr="00267633">
              <w:rPr>
                <w:rFonts w:ascii="Times New Roman" w:hAnsi="Times New Roman" w:cs="Times New Roman"/>
                <w:szCs w:val="20"/>
                <w:lang w:val="en-US" w:eastAsia="zh-CN"/>
              </w:rPr>
              <w:t>[</w:t>
            </w:r>
            <w:r w:rsidRPr="00267633">
              <w:rPr>
                <w:rFonts w:ascii="Times New Roman" w:hAnsi="Times New Roman" w:cs="Times New Roman"/>
                <w:i/>
                <w:szCs w:val="20"/>
                <w:lang w:val="en-US" w:eastAsia="zh-CN"/>
              </w:rPr>
              <w:t>Set out succinctly all the factual issues raised.</w:t>
            </w:r>
            <w:r w:rsidRPr="00267633">
              <w:rPr>
                <w:rFonts w:ascii="Times New Roman" w:hAnsi="Times New Roman" w:cs="Times New Roman"/>
                <w:szCs w:val="20"/>
                <w:lang w:val="en-US" w:eastAsia="zh-CN"/>
              </w:rPr>
              <w:t xml:space="preserve">] </w:t>
            </w:r>
            <w:r w:rsidRPr="00267633">
              <w:rPr>
                <w:rFonts w:ascii="Times New Roman" w:hAnsi="Times New Roman" w:cs="Times New Roman"/>
                <w:i/>
                <w:szCs w:val="20"/>
                <w:lang w:val="en-US" w:eastAsia="zh-CN"/>
              </w:rPr>
              <w:t xml:space="preserve">  </w:t>
            </w:r>
          </w:p>
        </w:tc>
        <w:tc>
          <w:tcPr>
            <w:tcW w:w="1983" w:type="dxa"/>
          </w:tcPr>
          <w:p w14:paraId="66002F1B" w14:textId="77777777" w:rsidR="00267633" w:rsidRPr="00267633" w:rsidRDefault="00267633" w:rsidP="00267633">
            <w:pPr>
              <w:spacing w:before="120" w:after="120" w:line="240" w:lineRule="auto"/>
              <w:jc w:val="both"/>
              <w:rPr>
                <w:rFonts w:ascii="Times New Roman" w:hAnsi="Times New Roman" w:cs="Times New Roman"/>
                <w:szCs w:val="20"/>
                <w:lang w:val="en-US" w:eastAsia="zh-CN"/>
              </w:rPr>
            </w:pPr>
          </w:p>
        </w:tc>
      </w:tr>
      <w:tr w:rsidR="00267633" w:rsidRPr="00267633" w14:paraId="1622AB0D" w14:textId="77777777" w:rsidTr="00267633">
        <w:trPr>
          <w:divId w:val="2116439976"/>
          <w:cantSplit/>
        </w:trPr>
        <w:tc>
          <w:tcPr>
            <w:tcW w:w="647" w:type="dxa"/>
          </w:tcPr>
          <w:p w14:paraId="3F32668B" w14:textId="77777777" w:rsidR="00267633" w:rsidRPr="00267633" w:rsidRDefault="00267633" w:rsidP="00267633">
            <w:pPr>
              <w:spacing w:before="120" w:after="120" w:line="240" w:lineRule="auto"/>
              <w:jc w:val="center"/>
              <w:rPr>
                <w:rFonts w:ascii="Times New Roman" w:hAnsi="Times New Roman" w:cs="Times New Roman"/>
                <w:szCs w:val="20"/>
                <w:lang w:val="en-US" w:eastAsia="zh-CN"/>
              </w:rPr>
            </w:pPr>
            <w:r w:rsidRPr="00267633">
              <w:rPr>
                <w:rFonts w:ascii="Times New Roman" w:hAnsi="Times New Roman" w:cs="Times New Roman"/>
                <w:szCs w:val="20"/>
                <w:lang w:val="en-US" w:eastAsia="zh-CN"/>
              </w:rPr>
              <w:t>2.3</w:t>
            </w:r>
          </w:p>
        </w:tc>
        <w:tc>
          <w:tcPr>
            <w:tcW w:w="1980" w:type="dxa"/>
            <w:tcBorders>
              <w:bottom w:val="single" w:sz="4" w:space="0" w:color="auto"/>
              <w:right w:val="single" w:sz="4" w:space="0" w:color="auto"/>
            </w:tcBorders>
          </w:tcPr>
          <w:p w14:paraId="0B94AB41" w14:textId="77777777" w:rsidR="00267633" w:rsidRPr="00267633" w:rsidRDefault="00267633" w:rsidP="00267633">
            <w:pPr>
              <w:spacing w:before="120" w:after="12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Complexity</w:t>
            </w:r>
          </w:p>
        </w:tc>
        <w:tc>
          <w:tcPr>
            <w:tcW w:w="4138" w:type="dxa"/>
            <w:tcBorders>
              <w:top w:val="nil"/>
              <w:left w:val="single" w:sz="4" w:space="0" w:color="auto"/>
              <w:bottom w:val="single" w:sz="4" w:space="0" w:color="auto"/>
              <w:right w:val="single" w:sz="4" w:space="0" w:color="auto"/>
            </w:tcBorders>
          </w:tcPr>
          <w:p w14:paraId="617A9E66" w14:textId="77777777" w:rsidR="00267633" w:rsidRPr="00267633" w:rsidRDefault="00267633" w:rsidP="00267633">
            <w:pPr>
              <w:spacing w:before="120" w:after="120" w:line="240" w:lineRule="auto"/>
              <w:jc w:val="both"/>
              <w:rPr>
                <w:rFonts w:ascii="Times New Roman" w:hAnsi="Times New Roman" w:cs="Times New Roman"/>
                <w:szCs w:val="20"/>
                <w:lang w:val="en-US" w:eastAsia="zh-CN"/>
              </w:rPr>
            </w:pPr>
            <w:r w:rsidRPr="00267633">
              <w:rPr>
                <w:rFonts w:ascii="Times New Roman" w:hAnsi="Times New Roman" w:cs="Times New Roman"/>
                <w:szCs w:val="20"/>
                <w:lang w:val="en-US" w:eastAsia="zh-CN"/>
              </w:rPr>
              <w:t>[</w:t>
            </w:r>
            <w:r w:rsidRPr="00267633">
              <w:rPr>
                <w:rFonts w:ascii="Times New Roman" w:hAnsi="Times New Roman" w:cs="Times New Roman"/>
                <w:i/>
                <w:szCs w:val="20"/>
                <w:lang w:val="en-US" w:eastAsia="zh-CN"/>
              </w:rPr>
              <w:t>Set out succinctly the matters that affect the complexity of the work.</w:t>
            </w:r>
            <w:r w:rsidRPr="00267633">
              <w:rPr>
                <w:rFonts w:ascii="Times New Roman" w:hAnsi="Times New Roman" w:cs="Times New Roman"/>
                <w:szCs w:val="20"/>
                <w:lang w:val="en-US" w:eastAsia="zh-CN"/>
              </w:rPr>
              <w:t xml:space="preserve">] </w:t>
            </w:r>
          </w:p>
        </w:tc>
        <w:tc>
          <w:tcPr>
            <w:tcW w:w="1983" w:type="dxa"/>
            <w:tcBorders>
              <w:left w:val="single" w:sz="4" w:space="0" w:color="auto"/>
            </w:tcBorders>
          </w:tcPr>
          <w:p w14:paraId="381B9B54" w14:textId="77777777" w:rsidR="00267633" w:rsidRPr="00267633" w:rsidRDefault="00267633" w:rsidP="00267633">
            <w:pPr>
              <w:spacing w:before="120" w:after="120" w:line="240" w:lineRule="auto"/>
              <w:jc w:val="both"/>
              <w:rPr>
                <w:rFonts w:ascii="Times New Roman" w:hAnsi="Times New Roman" w:cs="Times New Roman"/>
                <w:szCs w:val="20"/>
                <w:lang w:val="en-US" w:eastAsia="zh-CN"/>
              </w:rPr>
            </w:pPr>
          </w:p>
        </w:tc>
      </w:tr>
      <w:tr w:rsidR="00267633" w:rsidRPr="00267633" w14:paraId="34013E47" w14:textId="77777777" w:rsidTr="00267633">
        <w:trPr>
          <w:divId w:val="2116439976"/>
          <w:cantSplit/>
          <w:trHeight w:val="638"/>
        </w:trPr>
        <w:tc>
          <w:tcPr>
            <w:tcW w:w="647" w:type="dxa"/>
          </w:tcPr>
          <w:p w14:paraId="4B08DAC7" w14:textId="77777777" w:rsidR="00267633" w:rsidRPr="00267633" w:rsidRDefault="00267633" w:rsidP="00267633">
            <w:pPr>
              <w:spacing w:before="120" w:after="120" w:line="240" w:lineRule="auto"/>
              <w:jc w:val="center"/>
              <w:rPr>
                <w:rFonts w:ascii="Times New Roman" w:hAnsi="Times New Roman" w:cs="Times New Roman"/>
                <w:szCs w:val="20"/>
                <w:lang w:val="en-US" w:eastAsia="zh-CN"/>
              </w:rPr>
            </w:pPr>
            <w:r w:rsidRPr="00267633">
              <w:rPr>
                <w:rFonts w:ascii="Times New Roman" w:hAnsi="Times New Roman" w:cs="Times New Roman"/>
                <w:szCs w:val="20"/>
                <w:lang w:val="en-US" w:eastAsia="zh-CN"/>
              </w:rPr>
              <w:t>2.4</w:t>
            </w:r>
          </w:p>
        </w:tc>
        <w:tc>
          <w:tcPr>
            <w:tcW w:w="1980" w:type="dxa"/>
            <w:tcBorders>
              <w:right w:val="single" w:sz="4" w:space="0" w:color="auto"/>
            </w:tcBorders>
          </w:tcPr>
          <w:p w14:paraId="2DBDE1F4" w14:textId="77777777" w:rsidR="00267633" w:rsidRPr="00267633" w:rsidRDefault="00267633" w:rsidP="00267633">
            <w:pPr>
              <w:spacing w:before="120" w:after="12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Amount involved</w:t>
            </w:r>
          </w:p>
          <w:p w14:paraId="6892296D" w14:textId="77777777" w:rsidR="00267633" w:rsidRPr="00267633" w:rsidRDefault="00267633" w:rsidP="00267633">
            <w:pPr>
              <w:spacing w:before="120" w:after="120" w:line="240" w:lineRule="auto"/>
              <w:rPr>
                <w:rFonts w:ascii="Times New Roman" w:hAnsi="Times New Roman" w:cs="Times New Roman"/>
                <w:szCs w:val="20"/>
                <w:lang w:val="en-US" w:eastAsia="zh-CN"/>
              </w:rPr>
            </w:pPr>
          </w:p>
        </w:tc>
        <w:tc>
          <w:tcPr>
            <w:tcW w:w="4138" w:type="dxa"/>
            <w:tcBorders>
              <w:top w:val="nil"/>
              <w:left w:val="single" w:sz="4" w:space="0" w:color="auto"/>
              <w:bottom w:val="nil"/>
              <w:right w:val="single" w:sz="4" w:space="0" w:color="auto"/>
            </w:tcBorders>
          </w:tcPr>
          <w:p w14:paraId="4A4C27FE" w14:textId="77777777" w:rsidR="00267633" w:rsidRPr="00267633" w:rsidRDefault="00267633" w:rsidP="00267633">
            <w:pPr>
              <w:spacing w:before="120" w:after="120" w:line="240" w:lineRule="auto"/>
              <w:jc w:val="both"/>
              <w:rPr>
                <w:rFonts w:ascii="Times New Roman" w:hAnsi="Times New Roman" w:cs="Times New Roman"/>
                <w:szCs w:val="20"/>
                <w:lang w:val="en-US" w:eastAsia="zh-CN"/>
              </w:rPr>
            </w:pPr>
            <w:r w:rsidRPr="00267633">
              <w:rPr>
                <w:rFonts w:ascii="Times New Roman" w:hAnsi="Times New Roman" w:cs="Times New Roman"/>
                <w:szCs w:val="20"/>
                <w:lang w:val="en-US" w:eastAsia="zh-CN"/>
              </w:rPr>
              <w:t>[</w:t>
            </w:r>
            <w:r w:rsidRPr="00267633">
              <w:rPr>
                <w:rFonts w:ascii="Times New Roman" w:hAnsi="Times New Roman" w:cs="Times New Roman"/>
                <w:i/>
                <w:szCs w:val="20"/>
                <w:lang w:val="en-US" w:eastAsia="zh-CN"/>
              </w:rPr>
              <w:t>Set out the amount involved in relation to the work done.</w:t>
            </w:r>
            <w:r w:rsidRPr="00267633">
              <w:rPr>
                <w:rFonts w:ascii="Times New Roman" w:hAnsi="Times New Roman" w:cs="Times New Roman"/>
                <w:szCs w:val="20"/>
                <w:lang w:val="en-US" w:eastAsia="zh-CN"/>
              </w:rPr>
              <w:t xml:space="preserve">] </w:t>
            </w:r>
          </w:p>
        </w:tc>
        <w:tc>
          <w:tcPr>
            <w:tcW w:w="1983" w:type="dxa"/>
            <w:tcBorders>
              <w:left w:val="single" w:sz="4" w:space="0" w:color="auto"/>
            </w:tcBorders>
          </w:tcPr>
          <w:p w14:paraId="66A71C9A" w14:textId="77777777" w:rsidR="00267633" w:rsidRPr="00267633" w:rsidRDefault="00267633" w:rsidP="00267633">
            <w:pPr>
              <w:spacing w:before="120" w:after="120" w:line="240" w:lineRule="auto"/>
              <w:jc w:val="both"/>
              <w:rPr>
                <w:rFonts w:ascii="Times New Roman" w:hAnsi="Times New Roman" w:cs="Times New Roman"/>
                <w:szCs w:val="20"/>
                <w:lang w:val="en-US" w:eastAsia="zh-CN"/>
              </w:rPr>
            </w:pPr>
          </w:p>
        </w:tc>
      </w:tr>
      <w:tr w:rsidR="00267633" w:rsidRPr="00267633" w14:paraId="292F5746" w14:textId="77777777" w:rsidTr="00267633">
        <w:trPr>
          <w:divId w:val="2116439976"/>
          <w:cantSplit/>
          <w:trHeight w:val="467"/>
        </w:trPr>
        <w:tc>
          <w:tcPr>
            <w:tcW w:w="647" w:type="dxa"/>
          </w:tcPr>
          <w:p w14:paraId="2EBEE6B6" w14:textId="77777777" w:rsidR="00267633" w:rsidRPr="00267633" w:rsidRDefault="00267633" w:rsidP="00267633">
            <w:pPr>
              <w:spacing w:before="120" w:after="120" w:line="240" w:lineRule="auto"/>
              <w:jc w:val="center"/>
              <w:rPr>
                <w:rFonts w:ascii="Times New Roman" w:hAnsi="Times New Roman" w:cs="Times New Roman"/>
                <w:b/>
                <w:szCs w:val="20"/>
                <w:lang w:val="en-US" w:eastAsia="zh-CN"/>
              </w:rPr>
            </w:pPr>
            <w:r w:rsidRPr="00267633">
              <w:rPr>
                <w:rFonts w:ascii="Times New Roman" w:hAnsi="Times New Roman" w:cs="Times New Roman"/>
                <w:b/>
                <w:szCs w:val="20"/>
                <w:lang w:val="en-US" w:eastAsia="zh-CN"/>
              </w:rPr>
              <w:t>3.</w:t>
            </w:r>
          </w:p>
        </w:tc>
        <w:tc>
          <w:tcPr>
            <w:tcW w:w="8101" w:type="dxa"/>
            <w:gridSpan w:val="3"/>
          </w:tcPr>
          <w:p w14:paraId="6CA5A171" w14:textId="77777777" w:rsidR="00267633" w:rsidRPr="00267633" w:rsidRDefault="00267633" w:rsidP="00267633">
            <w:pPr>
              <w:keepNext/>
              <w:tabs>
                <w:tab w:val="left" w:pos="-720"/>
              </w:tabs>
              <w:suppressAutoHyphens/>
              <w:spacing w:before="120" w:after="120"/>
              <w:jc w:val="both"/>
              <w:outlineLvl w:val="6"/>
              <w:rPr>
                <w:rFonts w:ascii="Times New Roman" w:hAnsi="Times New Roman" w:cs="Times New Roman"/>
                <w:b/>
                <w:szCs w:val="20"/>
                <w:lang w:val="en-US" w:eastAsia="zh-CN"/>
              </w:rPr>
            </w:pPr>
            <w:r w:rsidRPr="00267633">
              <w:rPr>
                <w:rFonts w:ascii="Times New Roman" w:hAnsi="Times New Roman" w:cs="Times New Roman"/>
                <w:b/>
                <w:szCs w:val="20"/>
                <w:lang w:val="en-US" w:eastAsia="zh-CN"/>
              </w:rPr>
              <w:t xml:space="preserve">Time and </w:t>
            </w:r>
            <w:proofErr w:type="spellStart"/>
            <w:r w:rsidRPr="00267633">
              <w:rPr>
                <w:rFonts w:ascii="Times New Roman" w:hAnsi="Times New Roman" w:cs="Times New Roman"/>
                <w:b/>
                <w:szCs w:val="20"/>
                <w:lang w:val="en-US" w:eastAsia="zh-CN"/>
              </w:rPr>
              <w:t>labour</w:t>
            </w:r>
            <w:proofErr w:type="spellEnd"/>
            <w:r w:rsidRPr="00267633">
              <w:rPr>
                <w:rFonts w:ascii="Times New Roman" w:hAnsi="Times New Roman" w:cs="Times New Roman"/>
                <w:b/>
                <w:szCs w:val="20"/>
                <w:lang w:val="en-US" w:eastAsia="zh-CN"/>
              </w:rPr>
              <w:t xml:space="preserve"> expended</w:t>
            </w:r>
          </w:p>
        </w:tc>
      </w:tr>
      <w:tr w:rsidR="00267633" w:rsidRPr="00267633" w14:paraId="3DB892BF" w14:textId="77777777" w:rsidTr="00267633">
        <w:trPr>
          <w:divId w:val="2116439976"/>
          <w:cantSplit/>
        </w:trPr>
        <w:tc>
          <w:tcPr>
            <w:tcW w:w="647" w:type="dxa"/>
          </w:tcPr>
          <w:p w14:paraId="1833EF93" w14:textId="77777777" w:rsidR="00267633" w:rsidRPr="00267633" w:rsidRDefault="00267633" w:rsidP="00267633">
            <w:pPr>
              <w:spacing w:before="120" w:after="120" w:line="240" w:lineRule="auto"/>
              <w:jc w:val="center"/>
              <w:rPr>
                <w:rFonts w:ascii="Times New Roman" w:hAnsi="Times New Roman" w:cs="Times New Roman"/>
                <w:szCs w:val="20"/>
                <w:lang w:val="en-US" w:eastAsia="zh-CN"/>
              </w:rPr>
            </w:pPr>
            <w:r w:rsidRPr="00267633">
              <w:rPr>
                <w:rFonts w:ascii="Times New Roman" w:hAnsi="Times New Roman" w:cs="Times New Roman"/>
                <w:szCs w:val="20"/>
                <w:lang w:val="en-US" w:eastAsia="zh-CN"/>
              </w:rPr>
              <w:t>3.1</w:t>
            </w:r>
          </w:p>
        </w:tc>
        <w:tc>
          <w:tcPr>
            <w:tcW w:w="1980" w:type="dxa"/>
          </w:tcPr>
          <w:p w14:paraId="1B7A9766" w14:textId="77777777" w:rsidR="00267633" w:rsidRPr="00267633" w:rsidRDefault="00267633" w:rsidP="00267633">
            <w:pPr>
              <w:spacing w:before="120" w:after="120" w:line="240" w:lineRule="auto"/>
              <w:rPr>
                <w:rFonts w:ascii="Times New Roman" w:hAnsi="Times New Roman" w:cs="Times New Roman"/>
                <w:spacing w:val="-3"/>
                <w:szCs w:val="20"/>
                <w:lang w:val="en-GB" w:eastAsia="zh-CN"/>
              </w:rPr>
            </w:pPr>
            <w:r w:rsidRPr="00267633">
              <w:rPr>
                <w:rFonts w:ascii="Times New Roman" w:hAnsi="Times New Roman" w:cs="Times New Roman"/>
                <w:spacing w:val="-3"/>
                <w:szCs w:val="20"/>
                <w:lang w:val="en-GB" w:eastAsia="zh-CN"/>
              </w:rPr>
              <w:t>Number of letters/ faxes/emails exchanged with others</w:t>
            </w:r>
          </w:p>
        </w:tc>
        <w:tc>
          <w:tcPr>
            <w:tcW w:w="4138" w:type="dxa"/>
          </w:tcPr>
          <w:p w14:paraId="490ED1FC" w14:textId="77777777" w:rsidR="00267633" w:rsidRPr="00267633" w:rsidRDefault="00267633" w:rsidP="00267633">
            <w:pPr>
              <w:spacing w:before="120" w:after="120" w:line="240" w:lineRule="auto"/>
              <w:jc w:val="both"/>
              <w:rPr>
                <w:rFonts w:ascii="Times New Roman" w:hAnsi="Times New Roman" w:cs="Times New Roman"/>
                <w:szCs w:val="20"/>
                <w:lang w:val="en-US" w:eastAsia="zh-CN"/>
              </w:rPr>
            </w:pPr>
            <w:r w:rsidRPr="00267633">
              <w:rPr>
                <w:rFonts w:ascii="Times New Roman" w:hAnsi="Times New Roman" w:cs="Times New Roman"/>
                <w:szCs w:val="20"/>
                <w:lang w:val="en-US" w:eastAsia="zh-CN"/>
              </w:rPr>
              <w:t>[</w:t>
            </w:r>
            <w:r w:rsidRPr="00267633">
              <w:rPr>
                <w:rFonts w:ascii="Times New Roman" w:hAnsi="Times New Roman" w:cs="Times New Roman"/>
                <w:i/>
                <w:szCs w:val="20"/>
                <w:lang w:val="en-US" w:eastAsia="zh-CN"/>
              </w:rPr>
              <w:t xml:space="preserve">Set out the total amount of correspondence exchanged between the parties </w:t>
            </w:r>
            <w:proofErr w:type="gramStart"/>
            <w:r w:rsidRPr="00267633">
              <w:rPr>
                <w:rFonts w:ascii="Times New Roman" w:hAnsi="Times New Roman" w:cs="Times New Roman"/>
                <w:i/>
                <w:szCs w:val="20"/>
                <w:lang w:val="en-US" w:eastAsia="zh-CN"/>
              </w:rPr>
              <w:t>and also</w:t>
            </w:r>
            <w:proofErr w:type="gramEnd"/>
            <w:r w:rsidRPr="00267633">
              <w:rPr>
                <w:rFonts w:ascii="Times New Roman" w:hAnsi="Times New Roman" w:cs="Times New Roman"/>
                <w:i/>
                <w:szCs w:val="20"/>
                <w:lang w:val="en-US" w:eastAsia="zh-CN"/>
              </w:rPr>
              <w:t xml:space="preserve"> between the parties and the court.</w:t>
            </w:r>
            <w:r w:rsidRPr="00267633">
              <w:rPr>
                <w:rFonts w:ascii="Times New Roman" w:hAnsi="Times New Roman" w:cs="Times New Roman"/>
                <w:szCs w:val="20"/>
                <w:lang w:val="en-US" w:eastAsia="zh-CN"/>
              </w:rPr>
              <w:t>]</w:t>
            </w:r>
          </w:p>
        </w:tc>
        <w:tc>
          <w:tcPr>
            <w:tcW w:w="1983" w:type="dxa"/>
          </w:tcPr>
          <w:p w14:paraId="589A97A6" w14:textId="77777777" w:rsidR="00267633" w:rsidRPr="00267633" w:rsidRDefault="00267633" w:rsidP="00267633">
            <w:pPr>
              <w:spacing w:before="120" w:after="120" w:line="240" w:lineRule="auto"/>
              <w:jc w:val="both"/>
              <w:rPr>
                <w:rFonts w:ascii="Times New Roman" w:hAnsi="Times New Roman" w:cs="Times New Roman"/>
                <w:szCs w:val="20"/>
                <w:lang w:val="en-US" w:eastAsia="zh-CN"/>
              </w:rPr>
            </w:pPr>
          </w:p>
        </w:tc>
      </w:tr>
      <w:tr w:rsidR="00267633" w:rsidRPr="00267633" w14:paraId="34694125" w14:textId="77777777" w:rsidTr="00267633">
        <w:trPr>
          <w:divId w:val="2116439976"/>
          <w:cantSplit/>
        </w:trPr>
        <w:tc>
          <w:tcPr>
            <w:tcW w:w="647" w:type="dxa"/>
          </w:tcPr>
          <w:p w14:paraId="6CE28240" w14:textId="77777777" w:rsidR="00267633" w:rsidRPr="00267633" w:rsidRDefault="00267633" w:rsidP="00267633">
            <w:pPr>
              <w:spacing w:before="120" w:after="120" w:line="240" w:lineRule="auto"/>
              <w:jc w:val="center"/>
              <w:rPr>
                <w:rFonts w:ascii="Times New Roman" w:hAnsi="Times New Roman" w:cs="Times New Roman"/>
                <w:szCs w:val="20"/>
                <w:lang w:val="en-US" w:eastAsia="zh-CN"/>
              </w:rPr>
            </w:pPr>
            <w:r w:rsidRPr="00267633">
              <w:rPr>
                <w:rFonts w:ascii="Times New Roman" w:hAnsi="Times New Roman" w:cs="Times New Roman"/>
                <w:szCs w:val="20"/>
                <w:lang w:val="en-US" w:eastAsia="zh-CN"/>
              </w:rPr>
              <w:t>3.2</w:t>
            </w:r>
          </w:p>
        </w:tc>
        <w:tc>
          <w:tcPr>
            <w:tcW w:w="1980" w:type="dxa"/>
          </w:tcPr>
          <w:p w14:paraId="48ABBB6C" w14:textId="77777777" w:rsidR="00267633" w:rsidRPr="00267633" w:rsidRDefault="00267633" w:rsidP="00267633">
            <w:pPr>
              <w:spacing w:before="120" w:after="12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 xml:space="preserve">Number of letters/ faxes/emails to client </w:t>
            </w:r>
          </w:p>
        </w:tc>
        <w:tc>
          <w:tcPr>
            <w:tcW w:w="4138" w:type="dxa"/>
          </w:tcPr>
          <w:p w14:paraId="7F4206E8" w14:textId="77777777" w:rsidR="00267633" w:rsidRPr="00267633" w:rsidRDefault="00267633" w:rsidP="00267633">
            <w:pPr>
              <w:spacing w:before="120" w:after="120" w:line="240" w:lineRule="auto"/>
              <w:jc w:val="both"/>
              <w:rPr>
                <w:rFonts w:ascii="Times New Roman" w:hAnsi="Times New Roman" w:cs="Times New Roman"/>
                <w:szCs w:val="20"/>
                <w:lang w:val="en-US" w:eastAsia="zh-CN"/>
              </w:rPr>
            </w:pPr>
            <w:r w:rsidRPr="00267633">
              <w:rPr>
                <w:rFonts w:ascii="Times New Roman" w:hAnsi="Times New Roman" w:cs="Times New Roman"/>
                <w:szCs w:val="20"/>
                <w:lang w:val="en-US" w:eastAsia="zh-CN"/>
              </w:rPr>
              <w:t>[</w:t>
            </w:r>
            <w:r w:rsidRPr="00267633">
              <w:rPr>
                <w:rFonts w:ascii="Times New Roman" w:hAnsi="Times New Roman" w:cs="Times New Roman"/>
                <w:i/>
                <w:szCs w:val="20"/>
                <w:lang w:val="en-US" w:eastAsia="zh-CN"/>
              </w:rPr>
              <w:t>Set out the total amount of correspondence.</w:t>
            </w:r>
            <w:r w:rsidRPr="00267633">
              <w:rPr>
                <w:rFonts w:ascii="Times New Roman" w:hAnsi="Times New Roman" w:cs="Times New Roman"/>
                <w:szCs w:val="20"/>
                <w:lang w:val="en-US" w:eastAsia="zh-CN"/>
              </w:rPr>
              <w:t>]</w:t>
            </w:r>
          </w:p>
        </w:tc>
        <w:tc>
          <w:tcPr>
            <w:tcW w:w="1983" w:type="dxa"/>
          </w:tcPr>
          <w:p w14:paraId="230FE8F8" w14:textId="77777777" w:rsidR="00267633" w:rsidRPr="00267633" w:rsidRDefault="00267633" w:rsidP="00267633">
            <w:pPr>
              <w:spacing w:before="120" w:after="120" w:line="240" w:lineRule="auto"/>
              <w:jc w:val="both"/>
              <w:rPr>
                <w:rFonts w:ascii="Times New Roman" w:hAnsi="Times New Roman" w:cs="Times New Roman"/>
                <w:szCs w:val="20"/>
                <w:lang w:val="en-US" w:eastAsia="zh-CN"/>
              </w:rPr>
            </w:pPr>
          </w:p>
        </w:tc>
      </w:tr>
      <w:tr w:rsidR="00267633" w:rsidRPr="00267633" w14:paraId="488722BD" w14:textId="77777777" w:rsidTr="00267633">
        <w:trPr>
          <w:divId w:val="2116439976"/>
          <w:cantSplit/>
          <w:trHeight w:val="503"/>
        </w:trPr>
        <w:tc>
          <w:tcPr>
            <w:tcW w:w="647" w:type="dxa"/>
          </w:tcPr>
          <w:p w14:paraId="44F4F41E" w14:textId="77777777" w:rsidR="00267633" w:rsidRPr="00267633" w:rsidRDefault="00267633" w:rsidP="00267633">
            <w:pPr>
              <w:spacing w:before="120" w:after="120" w:line="240" w:lineRule="auto"/>
              <w:jc w:val="center"/>
              <w:rPr>
                <w:rFonts w:ascii="Times New Roman" w:hAnsi="Times New Roman" w:cs="Times New Roman"/>
                <w:szCs w:val="20"/>
                <w:lang w:val="en-US" w:eastAsia="zh-CN"/>
              </w:rPr>
            </w:pPr>
            <w:r w:rsidRPr="00267633">
              <w:rPr>
                <w:rFonts w:ascii="Times New Roman" w:hAnsi="Times New Roman" w:cs="Times New Roman"/>
                <w:szCs w:val="20"/>
                <w:lang w:val="en-US" w:eastAsia="zh-CN"/>
              </w:rPr>
              <w:t>3.3</w:t>
            </w:r>
          </w:p>
        </w:tc>
        <w:tc>
          <w:tcPr>
            <w:tcW w:w="1980" w:type="dxa"/>
          </w:tcPr>
          <w:p w14:paraId="04460E46" w14:textId="77777777" w:rsidR="00267633" w:rsidRPr="00267633" w:rsidRDefault="00267633" w:rsidP="00267633">
            <w:pPr>
              <w:spacing w:before="120" w:after="12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Meetings with client</w:t>
            </w:r>
          </w:p>
        </w:tc>
        <w:tc>
          <w:tcPr>
            <w:tcW w:w="4138" w:type="dxa"/>
          </w:tcPr>
          <w:p w14:paraId="0E9E5213" w14:textId="77777777" w:rsidR="00267633" w:rsidRPr="00267633" w:rsidRDefault="00267633" w:rsidP="00267633">
            <w:pPr>
              <w:spacing w:before="120" w:after="120" w:line="240" w:lineRule="auto"/>
              <w:jc w:val="both"/>
              <w:rPr>
                <w:rFonts w:ascii="Times New Roman" w:hAnsi="Times New Roman" w:cs="Times New Roman"/>
                <w:szCs w:val="20"/>
                <w:lang w:val="en-US" w:eastAsia="zh-CN"/>
              </w:rPr>
            </w:pPr>
            <w:r w:rsidRPr="00267633">
              <w:rPr>
                <w:rFonts w:ascii="Times New Roman" w:hAnsi="Times New Roman" w:cs="Times New Roman"/>
                <w:szCs w:val="20"/>
                <w:lang w:val="en-US" w:eastAsia="zh-CN"/>
              </w:rPr>
              <w:t>[</w:t>
            </w:r>
            <w:r w:rsidRPr="00267633">
              <w:rPr>
                <w:rFonts w:ascii="Times New Roman" w:hAnsi="Times New Roman" w:cs="Times New Roman"/>
                <w:i/>
                <w:szCs w:val="20"/>
                <w:lang w:val="en-US" w:eastAsia="zh-CN"/>
              </w:rPr>
              <w:t>Set out the total number of meetings and the time taken.</w:t>
            </w:r>
            <w:r w:rsidRPr="00267633">
              <w:rPr>
                <w:rFonts w:ascii="Times New Roman" w:hAnsi="Times New Roman" w:cs="Times New Roman"/>
                <w:szCs w:val="20"/>
                <w:lang w:val="en-US" w:eastAsia="zh-CN"/>
              </w:rPr>
              <w:t>]</w:t>
            </w:r>
          </w:p>
        </w:tc>
        <w:tc>
          <w:tcPr>
            <w:tcW w:w="1983" w:type="dxa"/>
          </w:tcPr>
          <w:p w14:paraId="6ABF50AE" w14:textId="77777777" w:rsidR="00267633" w:rsidRPr="00267633" w:rsidRDefault="00267633" w:rsidP="00267633">
            <w:pPr>
              <w:spacing w:before="120" w:after="120" w:line="240" w:lineRule="auto"/>
              <w:jc w:val="both"/>
              <w:rPr>
                <w:rFonts w:ascii="Times New Roman" w:hAnsi="Times New Roman" w:cs="Times New Roman"/>
                <w:szCs w:val="20"/>
                <w:lang w:val="en-US" w:eastAsia="zh-CN"/>
              </w:rPr>
            </w:pPr>
          </w:p>
        </w:tc>
      </w:tr>
      <w:tr w:rsidR="00267633" w:rsidRPr="00267633" w14:paraId="345FB447" w14:textId="77777777" w:rsidTr="00267633">
        <w:trPr>
          <w:divId w:val="2116439976"/>
          <w:cantSplit/>
          <w:trHeight w:val="503"/>
        </w:trPr>
        <w:tc>
          <w:tcPr>
            <w:tcW w:w="647" w:type="dxa"/>
          </w:tcPr>
          <w:p w14:paraId="034C8C59" w14:textId="77777777" w:rsidR="00267633" w:rsidRPr="00267633" w:rsidRDefault="00267633" w:rsidP="00267633">
            <w:pPr>
              <w:spacing w:before="120" w:after="120" w:line="240" w:lineRule="auto"/>
              <w:jc w:val="center"/>
              <w:rPr>
                <w:rFonts w:ascii="Times New Roman" w:hAnsi="Times New Roman" w:cs="Times New Roman"/>
                <w:szCs w:val="20"/>
                <w:lang w:val="en-US" w:eastAsia="zh-CN"/>
              </w:rPr>
            </w:pPr>
            <w:r w:rsidRPr="00267633">
              <w:rPr>
                <w:rFonts w:ascii="Times New Roman" w:hAnsi="Times New Roman" w:cs="Times New Roman"/>
                <w:szCs w:val="20"/>
                <w:lang w:val="en-US" w:eastAsia="zh-CN"/>
              </w:rPr>
              <w:t>3.4</w:t>
            </w:r>
          </w:p>
        </w:tc>
        <w:tc>
          <w:tcPr>
            <w:tcW w:w="1980" w:type="dxa"/>
          </w:tcPr>
          <w:p w14:paraId="2AB0E416" w14:textId="77777777" w:rsidR="00267633" w:rsidRPr="00267633" w:rsidRDefault="00267633" w:rsidP="00267633">
            <w:pPr>
              <w:spacing w:before="120" w:after="12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Meetings with other parties (by class)</w:t>
            </w:r>
          </w:p>
        </w:tc>
        <w:tc>
          <w:tcPr>
            <w:tcW w:w="4138" w:type="dxa"/>
          </w:tcPr>
          <w:p w14:paraId="5F2AEAD9" w14:textId="77777777" w:rsidR="00267633" w:rsidRPr="00267633" w:rsidRDefault="00267633" w:rsidP="00267633">
            <w:pPr>
              <w:spacing w:before="120" w:after="120" w:line="240" w:lineRule="auto"/>
              <w:jc w:val="both"/>
              <w:rPr>
                <w:rFonts w:ascii="Times New Roman" w:hAnsi="Times New Roman" w:cs="Times New Roman"/>
                <w:szCs w:val="20"/>
                <w:lang w:val="en-US" w:eastAsia="zh-CN"/>
              </w:rPr>
            </w:pPr>
            <w:r w:rsidRPr="00267633">
              <w:rPr>
                <w:rFonts w:ascii="Times New Roman" w:hAnsi="Times New Roman" w:cs="Times New Roman"/>
                <w:szCs w:val="20"/>
                <w:lang w:val="en-US" w:eastAsia="zh-CN"/>
              </w:rPr>
              <w:t>[</w:t>
            </w:r>
            <w:r w:rsidRPr="00267633">
              <w:rPr>
                <w:rFonts w:ascii="Times New Roman" w:hAnsi="Times New Roman" w:cs="Times New Roman"/>
                <w:i/>
                <w:szCs w:val="20"/>
                <w:lang w:val="en-US" w:eastAsia="zh-CN"/>
              </w:rPr>
              <w:t>Set out the total number of meetings and the time taken.</w:t>
            </w:r>
            <w:r w:rsidRPr="00267633">
              <w:rPr>
                <w:rFonts w:ascii="Times New Roman" w:hAnsi="Times New Roman" w:cs="Times New Roman"/>
                <w:szCs w:val="20"/>
                <w:lang w:val="en-US" w:eastAsia="zh-CN"/>
              </w:rPr>
              <w:t>]</w:t>
            </w:r>
          </w:p>
        </w:tc>
        <w:tc>
          <w:tcPr>
            <w:tcW w:w="1983" w:type="dxa"/>
          </w:tcPr>
          <w:p w14:paraId="0C8062EC" w14:textId="77777777" w:rsidR="00267633" w:rsidRPr="00267633" w:rsidRDefault="00267633" w:rsidP="00267633">
            <w:pPr>
              <w:spacing w:before="120" w:after="120" w:line="240" w:lineRule="auto"/>
              <w:jc w:val="both"/>
              <w:rPr>
                <w:rFonts w:ascii="Times New Roman" w:hAnsi="Times New Roman" w:cs="Times New Roman"/>
                <w:szCs w:val="20"/>
                <w:lang w:val="en-US" w:eastAsia="zh-CN"/>
              </w:rPr>
            </w:pPr>
          </w:p>
        </w:tc>
      </w:tr>
      <w:tr w:rsidR="00267633" w:rsidRPr="00267633" w14:paraId="68B2C923" w14:textId="77777777" w:rsidTr="00267633">
        <w:trPr>
          <w:divId w:val="2116439976"/>
          <w:cantSplit/>
          <w:trHeight w:val="503"/>
        </w:trPr>
        <w:tc>
          <w:tcPr>
            <w:tcW w:w="647" w:type="dxa"/>
          </w:tcPr>
          <w:p w14:paraId="5693D8A4" w14:textId="77777777" w:rsidR="00267633" w:rsidRPr="00267633" w:rsidRDefault="00267633" w:rsidP="00267633">
            <w:pPr>
              <w:spacing w:before="120" w:after="120" w:line="240" w:lineRule="auto"/>
              <w:jc w:val="center"/>
              <w:rPr>
                <w:rFonts w:ascii="Times New Roman" w:hAnsi="Times New Roman" w:cs="Times New Roman"/>
                <w:szCs w:val="20"/>
                <w:lang w:val="en-US" w:eastAsia="zh-CN"/>
              </w:rPr>
            </w:pPr>
            <w:r w:rsidRPr="00267633">
              <w:rPr>
                <w:rFonts w:ascii="Times New Roman" w:hAnsi="Times New Roman" w:cs="Times New Roman"/>
                <w:szCs w:val="20"/>
                <w:lang w:val="en-US" w:eastAsia="zh-CN"/>
              </w:rPr>
              <w:t>3.5</w:t>
            </w:r>
          </w:p>
        </w:tc>
        <w:tc>
          <w:tcPr>
            <w:tcW w:w="1980" w:type="dxa"/>
          </w:tcPr>
          <w:p w14:paraId="00EAE50C" w14:textId="77777777" w:rsidR="00267633" w:rsidRPr="00267633" w:rsidRDefault="00267633" w:rsidP="00267633">
            <w:pPr>
              <w:spacing w:before="120" w:after="12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Documents (including legal opinions)</w:t>
            </w:r>
          </w:p>
        </w:tc>
        <w:tc>
          <w:tcPr>
            <w:tcW w:w="4138" w:type="dxa"/>
          </w:tcPr>
          <w:p w14:paraId="4E61AC30" w14:textId="77777777" w:rsidR="00267633" w:rsidRPr="00267633" w:rsidRDefault="00267633" w:rsidP="00267633">
            <w:pPr>
              <w:spacing w:before="120" w:after="120" w:line="240" w:lineRule="auto"/>
              <w:jc w:val="both"/>
              <w:rPr>
                <w:rFonts w:ascii="Times New Roman" w:hAnsi="Times New Roman" w:cs="Times New Roman"/>
                <w:i/>
                <w:szCs w:val="20"/>
                <w:lang w:val="en-US" w:eastAsia="zh-CN"/>
              </w:rPr>
            </w:pPr>
            <w:r w:rsidRPr="00267633">
              <w:rPr>
                <w:rFonts w:ascii="Times New Roman" w:hAnsi="Times New Roman" w:cs="Times New Roman"/>
                <w:szCs w:val="20"/>
                <w:lang w:val="en-US" w:eastAsia="zh-CN"/>
              </w:rPr>
              <w:t>[</w:t>
            </w:r>
            <w:r w:rsidRPr="00267633">
              <w:rPr>
                <w:rFonts w:ascii="Times New Roman" w:hAnsi="Times New Roman" w:cs="Times New Roman"/>
                <w:i/>
                <w:szCs w:val="20"/>
                <w:lang w:val="en-US" w:eastAsia="zh-CN"/>
              </w:rPr>
              <w:t>Set out the total number of pages of documents perused and legal opinions rendered.</w:t>
            </w:r>
            <w:r w:rsidRPr="00267633">
              <w:rPr>
                <w:rFonts w:ascii="Times New Roman" w:hAnsi="Times New Roman" w:cs="Times New Roman"/>
                <w:szCs w:val="20"/>
                <w:lang w:val="en-US" w:eastAsia="zh-CN"/>
              </w:rPr>
              <w:t>]</w:t>
            </w:r>
            <w:r w:rsidRPr="00267633">
              <w:rPr>
                <w:rFonts w:ascii="Times New Roman" w:hAnsi="Times New Roman" w:cs="Times New Roman"/>
                <w:i/>
                <w:szCs w:val="20"/>
                <w:lang w:val="en-US" w:eastAsia="zh-CN"/>
              </w:rPr>
              <w:t xml:space="preserve"> </w:t>
            </w:r>
          </w:p>
        </w:tc>
        <w:tc>
          <w:tcPr>
            <w:tcW w:w="1983" w:type="dxa"/>
          </w:tcPr>
          <w:p w14:paraId="14179B70" w14:textId="77777777" w:rsidR="00267633" w:rsidRPr="00267633" w:rsidRDefault="00267633" w:rsidP="00267633">
            <w:pPr>
              <w:spacing w:before="120" w:after="120" w:line="240" w:lineRule="auto"/>
              <w:jc w:val="both"/>
              <w:rPr>
                <w:rFonts w:ascii="Times New Roman" w:hAnsi="Times New Roman" w:cs="Times New Roman"/>
                <w:szCs w:val="20"/>
                <w:lang w:val="en-US" w:eastAsia="zh-CN"/>
              </w:rPr>
            </w:pPr>
          </w:p>
        </w:tc>
      </w:tr>
      <w:tr w:rsidR="00267633" w:rsidRPr="00267633" w14:paraId="35D7D46A" w14:textId="77777777" w:rsidTr="00267633">
        <w:trPr>
          <w:divId w:val="2116439976"/>
          <w:cantSplit/>
          <w:trHeight w:val="305"/>
        </w:trPr>
        <w:tc>
          <w:tcPr>
            <w:tcW w:w="647" w:type="dxa"/>
          </w:tcPr>
          <w:p w14:paraId="2DDB3F6C" w14:textId="77777777" w:rsidR="00267633" w:rsidRPr="00267633" w:rsidRDefault="00267633" w:rsidP="00267633">
            <w:pPr>
              <w:spacing w:before="120" w:after="120" w:line="240" w:lineRule="auto"/>
              <w:jc w:val="center"/>
              <w:rPr>
                <w:rFonts w:ascii="Times New Roman" w:hAnsi="Times New Roman" w:cs="Times New Roman"/>
                <w:szCs w:val="20"/>
                <w:lang w:val="en-US" w:eastAsia="zh-CN"/>
              </w:rPr>
            </w:pPr>
            <w:r w:rsidRPr="00267633">
              <w:rPr>
                <w:rFonts w:ascii="Times New Roman" w:hAnsi="Times New Roman" w:cs="Times New Roman"/>
                <w:szCs w:val="20"/>
                <w:lang w:val="en-US" w:eastAsia="zh-CN"/>
              </w:rPr>
              <w:t>3.6</w:t>
            </w:r>
          </w:p>
        </w:tc>
        <w:tc>
          <w:tcPr>
            <w:tcW w:w="1980" w:type="dxa"/>
          </w:tcPr>
          <w:p w14:paraId="4F1CE7CD" w14:textId="77777777" w:rsidR="00267633" w:rsidRPr="00267633" w:rsidRDefault="00267633" w:rsidP="00267633">
            <w:pPr>
              <w:spacing w:before="120" w:after="12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Time spent</w:t>
            </w:r>
          </w:p>
        </w:tc>
        <w:tc>
          <w:tcPr>
            <w:tcW w:w="4138" w:type="dxa"/>
          </w:tcPr>
          <w:p w14:paraId="22F58DF3" w14:textId="77777777" w:rsidR="00267633" w:rsidRPr="00267633" w:rsidRDefault="00267633" w:rsidP="00267633">
            <w:pPr>
              <w:spacing w:before="120" w:after="120" w:line="240" w:lineRule="auto"/>
              <w:jc w:val="both"/>
              <w:rPr>
                <w:rFonts w:ascii="Times New Roman" w:hAnsi="Times New Roman" w:cs="Times New Roman"/>
                <w:szCs w:val="20"/>
                <w:lang w:val="en-US" w:eastAsia="zh-CN"/>
              </w:rPr>
            </w:pPr>
            <w:r w:rsidRPr="00267633">
              <w:rPr>
                <w:rFonts w:ascii="Times New Roman" w:hAnsi="Times New Roman" w:cs="Times New Roman"/>
                <w:szCs w:val="20"/>
                <w:lang w:val="en-US" w:eastAsia="zh-CN"/>
              </w:rPr>
              <w:t>[</w:t>
            </w:r>
            <w:r w:rsidRPr="00267633">
              <w:rPr>
                <w:rFonts w:ascii="Times New Roman" w:hAnsi="Times New Roman" w:cs="Times New Roman"/>
                <w:i/>
                <w:szCs w:val="20"/>
                <w:lang w:val="en-US" w:eastAsia="zh-CN"/>
              </w:rPr>
              <w:t>Set out the total number of hours spent on the case by each counsel or solicitor.</w:t>
            </w:r>
            <w:r w:rsidRPr="00267633">
              <w:rPr>
                <w:rFonts w:ascii="Times New Roman" w:hAnsi="Times New Roman" w:cs="Times New Roman"/>
                <w:szCs w:val="20"/>
                <w:lang w:val="en-US" w:eastAsia="zh-CN"/>
              </w:rPr>
              <w:t>]</w:t>
            </w:r>
          </w:p>
        </w:tc>
        <w:tc>
          <w:tcPr>
            <w:tcW w:w="1983" w:type="dxa"/>
          </w:tcPr>
          <w:p w14:paraId="41535B06" w14:textId="77777777" w:rsidR="00267633" w:rsidRPr="00267633" w:rsidRDefault="00267633" w:rsidP="00267633">
            <w:pPr>
              <w:spacing w:before="120" w:after="120" w:line="240" w:lineRule="auto"/>
              <w:jc w:val="both"/>
              <w:rPr>
                <w:rFonts w:ascii="Times New Roman" w:hAnsi="Times New Roman" w:cs="Times New Roman"/>
                <w:szCs w:val="20"/>
                <w:lang w:val="en-US" w:eastAsia="zh-CN"/>
              </w:rPr>
            </w:pPr>
          </w:p>
        </w:tc>
      </w:tr>
      <w:tr w:rsidR="00267633" w:rsidRPr="00267633" w14:paraId="0957255D" w14:textId="77777777" w:rsidTr="00267633">
        <w:trPr>
          <w:divId w:val="2116439976"/>
          <w:cantSplit/>
          <w:trHeight w:val="503"/>
        </w:trPr>
        <w:tc>
          <w:tcPr>
            <w:tcW w:w="647" w:type="dxa"/>
          </w:tcPr>
          <w:p w14:paraId="33FCBB2E" w14:textId="77777777" w:rsidR="00267633" w:rsidRPr="00267633" w:rsidRDefault="00267633" w:rsidP="00267633">
            <w:pPr>
              <w:spacing w:before="120" w:after="120" w:line="240" w:lineRule="auto"/>
              <w:jc w:val="center"/>
              <w:rPr>
                <w:rFonts w:ascii="Times New Roman" w:hAnsi="Times New Roman" w:cs="Times New Roman"/>
                <w:szCs w:val="20"/>
                <w:lang w:val="en-US" w:eastAsia="zh-CN"/>
              </w:rPr>
            </w:pPr>
            <w:r w:rsidRPr="00267633">
              <w:rPr>
                <w:rFonts w:ascii="Times New Roman" w:hAnsi="Times New Roman" w:cs="Times New Roman"/>
                <w:szCs w:val="20"/>
                <w:lang w:val="en-US" w:eastAsia="zh-CN"/>
              </w:rPr>
              <w:t>3.7</w:t>
            </w:r>
          </w:p>
        </w:tc>
        <w:tc>
          <w:tcPr>
            <w:tcW w:w="1980" w:type="dxa"/>
          </w:tcPr>
          <w:p w14:paraId="01A590EE" w14:textId="77777777" w:rsidR="00267633" w:rsidRPr="00267633" w:rsidRDefault="00267633" w:rsidP="00267633">
            <w:pPr>
              <w:spacing w:before="120" w:after="12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Other relevant work</w:t>
            </w:r>
          </w:p>
        </w:tc>
        <w:tc>
          <w:tcPr>
            <w:tcW w:w="4138" w:type="dxa"/>
          </w:tcPr>
          <w:p w14:paraId="47B5BD4C" w14:textId="77777777" w:rsidR="00267633" w:rsidRPr="00267633" w:rsidRDefault="00267633" w:rsidP="00267633">
            <w:pPr>
              <w:spacing w:before="120" w:after="120" w:line="240" w:lineRule="auto"/>
              <w:jc w:val="both"/>
              <w:rPr>
                <w:rFonts w:ascii="Times New Roman" w:hAnsi="Times New Roman" w:cs="Times New Roman"/>
                <w:szCs w:val="20"/>
                <w:lang w:val="en-US" w:eastAsia="zh-CN"/>
              </w:rPr>
            </w:pPr>
            <w:r w:rsidRPr="00267633">
              <w:rPr>
                <w:rFonts w:ascii="Times New Roman" w:hAnsi="Times New Roman" w:cs="Times New Roman"/>
                <w:szCs w:val="20"/>
                <w:lang w:val="en-US" w:eastAsia="zh-CN"/>
              </w:rPr>
              <w:t>[</w:t>
            </w:r>
            <w:r w:rsidRPr="00267633">
              <w:rPr>
                <w:rFonts w:ascii="Times New Roman" w:hAnsi="Times New Roman" w:cs="Times New Roman"/>
                <w:i/>
                <w:szCs w:val="20"/>
                <w:lang w:val="en-US" w:eastAsia="zh-CN"/>
              </w:rPr>
              <w:t>Set out any other relevant factors for the court’s consideration.</w:t>
            </w:r>
            <w:r w:rsidRPr="00267633">
              <w:rPr>
                <w:rFonts w:ascii="Times New Roman" w:hAnsi="Times New Roman" w:cs="Times New Roman"/>
                <w:szCs w:val="20"/>
                <w:lang w:val="en-US" w:eastAsia="zh-CN"/>
              </w:rPr>
              <w:t>]</w:t>
            </w:r>
          </w:p>
        </w:tc>
        <w:tc>
          <w:tcPr>
            <w:tcW w:w="1983" w:type="dxa"/>
          </w:tcPr>
          <w:p w14:paraId="222BE75A" w14:textId="77777777" w:rsidR="00267633" w:rsidRPr="00267633" w:rsidRDefault="00267633" w:rsidP="00267633">
            <w:pPr>
              <w:spacing w:before="120" w:after="120" w:line="240" w:lineRule="auto"/>
              <w:jc w:val="both"/>
              <w:rPr>
                <w:rFonts w:ascii="Times New Roman" w:hAnsi="Times New Roman" w:cs="Times New Roman"/>
                <w:szCs w:val="20"/>
                <w:lang w:val="en-US" w:eastAsia="zh-CN"/>
              </w:rPr>
            </w:pPr>
          </w:p>
        </w:tc>
      </w:tr>
      <w:tr w:rsidR="00267633" w:rsidRPr="00267633" w14:paraId="47E9BF1C" w14:textId="77777777" w:rsidTr="00267633">
        <w:trPr>
          <w:divId w:val="2116439976"/>
          <w:cantSplit/>
          <w:trHeight w:val="503"/>
        </w:trPr>
        <w:tc>
          <w:tcPr>
            <w:tcW w:w="647" w:type="dxa"/>
          </w:tcPr>
          <w:p w14:paraId="6F412711" w14:textId="77777777" w:rsidR="00267633" w:rsidRPr="00267633" w:rsidRDefault="00267633" w:rsidP="00267633">
            <w:pPr>
              <w:spacing w:before="120" w:after="120" w:line="240" w:lineRule="auto"/>
              <w:jc w:val="center"/>
              <w:rPr>
                <w:rFonts w:ascii="Times New Roman" w:hAnsi="Times New Roman" w:cs="Times New Roman"/>
                <w:b/>
                <w:szCs w:val="20"/>
                <w:lang w:val="en-US" w:eastAsia="zh-CN"/>
              </w:rPr>
            </w:pPr>
            <w:r w:rsidRPr="00267633">
              <w:rPr>
                <w:rFonts w:ascii="Times New Roman" w:hAnsi="Times New Roman" w:cs="Times New Roman"/>
                <w:b/>
                <w:szCs w:val="20"/>
                <w:lang w:val="en-US" w:eastAsia="zh-CN"/>
              </w:rPr>
              <w:t>4.</w:t>
            </w:r>
          </w:p>
        </w:tc>
        <w:tc>
          <w:tcPr>
            <w:tcW w:w="8101" w:type="dxa"/>
            <w:gridSpan w:val="3"/>
          </w:tcPr>
          <w:p w14:paraId="31849F8D" w14:textId="77777777" w:rsidR="00267633" w:rsidRPr="00267633" w:rsidRDefault="00267633" w:rsidP="00267633">
            <w:pPr>
              <w:keepNext/>
              <w:tabs>
                <w:tab w:val="left" w:pos="-720"/>
              </w:tabs>
              <w:suppressAutoHyphens/>
              <w:spacing w:before="120" w:after="120"/>
              <w:jc w:val="both"/>
              <w:outlineLvl w:val="6"/>
              <w:rPr>
                <w:rFonts w:ascii="Times New Roman" w:hAnsi="Times New Roman" w:cs="Times New Roman"/>
                <w:b/>
                <w:szCs w:val="20"/>
                <w:lang w:val="en-US" w:eastAsia="zh-CN"/>
              </w:rPr>
            </w:pPr>
            <w:r w:rsidRPr="00267633">
              <w:rPr>
                <w:rFonts w:ascii="Times New Roman" w:hAnsi="Times New Roman" w:cs="Times New Roman"/>
                <w:b/>
                <w:szCs w:val="20"/>
                <w:lang w:val="en-US" w:eastAsia="zh-CN"/>
              </w:rPr>
              <w:t>Counsel and solicitors involved</w:t>
            </w:r>
          </w:p>
        </w:tc>
      </w:tr>
      <w:tr w:rsidR="00267633" w:rsidRPr="00267633" w14:paraId="58D829EA" w14:textId="77777777" w:rsidTr="00267633">
        <w:trPr>
          <w:divId w:val="2116439976"/>
          <w:cantSplit/>
          <w:trHeight w:val="503"/>
        </w:trPr>
        <w:tc>
          <w:tcPr>
            <w:tcW w:w="647" w:type="dxa"/>
          </w:tcPr>
          <w:p w14:paraId="6D557BAC" w14:textId="77777777" w:rsidR="00267633" w:rsidRPr="00267633" w:rsidRDefault="00267633" w:rsidP="00267633">
            <w:pPr>
              <w:spacing w:before="120" w:after="120" w:line="240" w:lineRule="auto"/>
              <w:jc w:val="center"/>
              <w:rPr>
                <w:rFonts w:ascii="Times New Roman" w:hAnsi="Times New Roman" w:cs="Times New Roman"/>
                <w:szCs w:val="20"/>
                <w:lang w:val="en-US" w:eastAsia="zh-CN"/>
              </w:rPr>
            </w:pPr>
            <w:r w:rsidRPr="00267633">
              <w:rPr>
                <w:rFonts w:ascii="Times New Roman" w:hAnsi="Times New Roman" w:cs="Times New Roman"/>
                <w:szCs w:val="20"/>
                <w:lang w:val="en-US" w:eastAsia="zh-CN"/>
              </w:rPr>
              <w:lastRenderedPageBreak/>
              <w:t>4.1</w:t>
            </w:r>
          </w:p>
        </w:tc>
        <w:tc>
          <w:tcPr>
            <w:tcW w:w="1980" w:type="dxa"/>
          </w:tcPr>
          <w:p w14:paraId="037661E9" w14:textId="77777777" w:rsidR="00267633" w:rsidRPr="00267633" w:rsidRDefault="00267633" w:rsidP="00267633">
            <w:pPr>
              <w:spacing w:before="120" w:after="12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 xml:space="preserve">Solicitor </w:t>
            </w:r>
          </w:p>
        </w:tc>
        <w:tc>
          <w:tcPr>
            <w:tcW w:w="4138" w:type="dxa"/>
          </w:tcPr>
          <w:p w14:paraId="6F96D4D3" w14:textId="77777777" w:rsidR="00267633" w:rsidRPr="00267633" w:rsidRDefault="00267633" w:rsidP="00267633">
            <w:pPr>
              <w:spacing w:before="120" w:after="120" w:line="240" w:lineRule="auto"/>
              <w:jc w:val="both"/>
              <w:rPr>
                <w:rFonts w:ascii="Times New Roman" w:hAnsi="Times New Roman" w:cs="Times New Roman"/>
                <w:szCs w:val="20"/>
                <w:lang w:val="en-US" w:eastAsia="zh-CN"/>
              </w:rPr>
            </w:pPr>
            <w:r w:rsidRPr="00267633">
              <w:rPr>
                <w:rFonts w:ascii="Times New Roman" w:hAnsi="Times New Roman" w:cs="Times New Roman"/>
                <w:szCs w:val="20"/>
                <w:lang w:val="en-US" w:eastAsia="zh-CN"/>
              </w:rPr>
              <w:t>[</w:t>
            </w:r>
            <w:r w:rsidRPr="00267633">
              <w:rPr>
                <w:rFonts w:ascii="Times New Roman" w:hAnsi="Times New Roman" w:cs="Times New Roman"/>
                <w:i/>
                <w:szCs w:val="20"/>
                <w:lang w:val="en-US" w:eastAsia="zh-CN"/>
              </w:rPr>
              <w:t>List all the lawyers acting for each party and their seniority.</w:t>
            </w:r>
            <w:r w:rsidRPr="00267633">
              <w:rPr>
                <w:rFonts w:ascii="Times New Roman" w:hAnsi="Times New Roman" w:cs="Times New Roman"/>
                <w:szCs w:val="20"/>
                <w:lang w:val="en-US" w:eastAsia="zh-CN"/>
              </w:rPr>
              <w:t xml:space="preserve">] </w:t>
            </w:r>
          </w:p>
          <w:p w14:paraId="086F90CD" w14:textId="77777777" w:rsidR="00267633" w:rsidRPr="00267633" w:rsidRDefault="00267633" w:rsidP="00267633">
            <w:pPr>
              <w:spacing w:before="120" w:after="120" w:line="240" w:lineRule="auto"/>
              <w:jc w:val="both"/>
              <w:rPr>
                <w:rFonts w:ascii="Times New Roman" w:hAnsi="Times New Roman" w:cs="Times New Roman"/>
                <w:szCs w:val="20"/>
                <w:lang w:val="en-US" w:eastAsia="zh-CN"/>
              </w:rPr>
            </w:pPr>
          </w:p>
        </w:tc>
        <w:tc>
          <w:tcPr>
            <w:tcW w:w="1983" w:type="dxa"/>
          </w:tcPr>
          <w:p w14:paraId="3B12BC8C" w14:textId="77777777" w:rsidR="00267633" w:rsidRPr="00267633" w:rsidRDefault="00267633" w:rsidP="00267633">
            <w:pPr>
              <w:spacing w:before="120" w:after="120" w:line="240" w:lineRule="auto"/>
              <w:jc w:val="both"/>
              <w:rPr>
                <w:rFonts w:ascii="Times New Roman" w:hAnsi="Times New Roman" w:cs="Times New Roman"/>
                <w:szCs w:val="20"/>
                <w:lang w:val="en-US" w:eastAsia="zh-CN"/>
              </w:rPr>
            </w:pPr>
          </w:p>
        </w:tc>
      </w:tr>
      <w:tr w:rsidR="00267633" w:rsidRPr="00267633" w14:paraId="59254009" w14:textId="77777777" w:rsidTr="00267633">
        <w:trPr>
          <w:divId w:val="2116439976"/>
          <w:cantSplit/>
          <w:trHeight w:val="503"/>
        </w:trPr>
        <w:tc>
          <w:tcPr>
            <w:tcW w:w="647" w:type="dxa"/>
          </w:tcPr>
          <w:p w14:paraId="77CCD4CA" w14:textId="77777777" w:rsidR="00267633" w:rsidRPr="00267633" w:rsidRDefault="00267633" w:rsidP="00267633">
            <w:pPr>
              <w:spacing w:before="120" w:after="120" w:line="240" w:lineRule="auto"/>
              <w:jc w:val="center"/>
              <w:rPr>
                <w:rFonts w:ascii="Times New Roman" w:hAnsi="Times New Roman" w:cs="Times New Roman"/>
                <w:b/>
                <w:szCs w:val="20"/>
                <w:lang w:val="en-US" w:eastAsia="zh-CN"/>
              </w:rPr>
            </w:pPr>
            <w:r w:rsidRPr="00267633">
              <w:rPr>
                <w:rFonts w:ascii="Times New Roman" w:hAnsi="Times New Roman" w:cs="Times New Roman"/>
                <w:b/>
                <w:szCs w:val="20"/>
                <w:lang w:val="en-US" w:eastAsia="zh-CN"/>
              </w:rPr>
              <w:t>5.</w:t>
            </w:r>
          </w:p>
        </w:tc>
        <w:tc>
          <w:tcPr>
            <w:tcW w:w="8101" w:type="dxa"/>
            <w:gridSpan w:val="3"/>
          </w:tcPr>
          <w:p w14:paraId="080C40F9" w14:textId="77777777" w:rsidR="00267633" w:rsidRPr="00267633" w:rsidRDefault="00267633" w:rsidP="00267633">
            <w:pPr>
              <w:spacing w:before="120" w:after="120" w:line="240" w:lineRule="auto"/>
              <w:outlineLvl w:val="4"/>
              <w:rPr>
                <w:rFonts w:ascii="Times New Roman" w:hAnsi="Times New Roman" w:cs="Times New Roman"/>
                <w:b/>
                <w:bCs/>
                <w:iCs/>
                <w:szCs w:val="26"/>
                <w:lang w:val="en-US" w:eastAsia="zh-CN"/>
              </w:rPr>
            </w:pPr>
            <w:r w:rsidRPr="00267633">
              <w:rPr>
                <w:rFonts w:ascii="Times New Roman" w:hAnsi="Times New Roman" w:cs="Times New Roman"/>
                <w:b/>
                <w:bCs/>
                <w:iCs/>
                <w:szCs w:val="26"/>
                <w:lang w:val="en-US" w:eastAsia="zh-CN"/>
              </w:rPr>
              <w:t xml:space="preserve">Costs claimed </w:t>
            </w:r>
          </w:p>
        </w:tc>
      </w:tr>
      <w:tr w:rsidR="00267633" w:rsidRPr="00267633" w14:paraId="58781A57" w14:textId="77777777" w:rsidTr="00267633">
        <w:trPr>
          <w:divId w:val="2116439976"/>
          <w:cantSplit/>
          <w:trHeight w:val="2870"/>
        </w:trPr>
        <w:tc>
          <w:tcPr>
            <w:tcW w:w="647" w:type="dxa"/>
            <w:tcBorders>
              <w:bottom w:val="single" w:sz="4" w:space="0" w:color="auto"/>
            </w:tcBorders>
          </w:tcPr>
          <w:p w14:paraId="0516803A" w14:textId="77777777" w:rsidR="00267633" w:rsidRPr="00267633" w:rsidRDefault="00267633" w:rsidP="00267633">
            <w:pPr>
              <w:spacing w:before="120" w:after="120" w:line="240" w:lineRule="auto"/>
              <w:jc w:val="center"/>
              <w:rPr>
                <w:rFonts w:ascii="Times New Roman" w:hAnsi="Times New Roman" w:cs="Times New Roman"/>
                <w:szCs w:val="20"/>
                <w:lang w:val="en-US" w:eastAsia="zh-CN"/>
              </w:rPr>
            </w:pPr>
            <w:r w:rsidRPr="00267633">
              <w:rPr>
                <w:rFonts w:ascii="Times New Roman" w:hAnsi="Times New Roman" w:cs="Times New Roman"/>
                <w:szCs w:val="20"/>
                <w:lang w:val="en-US" w:eastAsia="zh-CN"/>
              </w:rPr>
              <w:t>5.1</w:t>
            </w:r>
          </w:p>
        </w:tc>
        <w:tc>
          <w:tcPr>
            <w:tcW w:w="1980" w:type="dxa"/>
            <w:tcBorders>
              <w:bottom w:val="single" w:sz="4" w:space="0" w:color="auto"/>
            </w:tcBorders>
          </w:tcPr>
          <w:p w14:paraId="4B41D436" w14:textId="77777777" w:rsidR="00267633" w:rsidRPr="00267633" w:rsidRDefault="00267633" w:rsidP="00267633">
            <w:pPr>
              <w:spacing w:before="120" w:after="12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 xml:space="preserve">Amount claimed </w:t>
            </w:r>
          </w:p>
        </w:tc>
        <w:tc>
          <w:tcPr>
            <w:tcW w:w="4138" w:type="dxa"/>
            <w:tcBorders>
              <w:bottom w:val="single" w:sz="4" w:space="0" w:color="auto"/>
            </w:tcBorders>
          </w:tcPr>
          <w:p w14:paraId="3776FCBA" w14:textId="77777777" w:rsidR="00267633" w:rsidRPr="00267633" w:rsidRDefault="00267633" w:rsidP="00267633">
            <w:pPr>
              <w:spacing w:before="120" w:after="120" w:line="240" w:lineRule="auto"/>
              <w:jc w:val="both"/>
              <w:rPr>
                <w:rFonts w:ascii="Times New Roman" w:hAnsi="Times New Roman" w:cs="Times New Roman"/>
                <w:b/>
                <w:szCs w:val="20"/>
                <w:lang w:val="en-US" w:eastAsia="zh-CN"/>
              </w:rPr>
            </w:pPr>
            <w:r w:rsidRPr="00267633">
              <w:rPr>
                <w:rFonts w:ascii="Times New Roman" w:hAnsi="Times New Roman" w:cs="Times New Roman"/>
                <w:b/>
                <w:szCs w:val="20"/>
                <w:lang w:val="en-US" w:eastAsia="zh-CN"/>
              </w:rPr>
              <w:t>Amount claimed for [</w:t>
            </w:r>
            <w:r w:rsidRPr="00267633">
              <w:rPr>
                <w:rFonts w:ascii="Times New Roman" w:hAnsi="Times New Roman" w:cs="Times New Roman"/>
                <w:i/>
                <w:szCs w:val="20"/>
                <w:lang w:val="en-US" w:eastAsia="zh-CN"/>
              </w:rPr>
              <w:t>specify name of counsel or solicitor</w:t>
            </w:r>
            <w:r w:rsidRPr="00267633">
              <w:rPr>
                <w:rFonts w:ascii="Times New Roman" w:hAnsi="Times New Roman" w:cs="Times New Roman"/>
                <w:szCs w:val="20"/>
                <w:lang w:val="en-US" w:eastAsia="zh-CN"/>
              </w:rPr>
              <w:t>]</w:t>
            </w:r>
            <w:r w:rsidRPr="00267633">
              <w:rPr>
                <w:rFonts w:ascii="Times New Roman" w:hAnsi="Times New Roman" w:cs="Times New Roman"/>
                <w:b/>
                <w:szCs w:val="20"/>
                <w:lang w:val="en-US" w:eastAsia="zh-CN"/>
              </w:rPr>
              <w:t>: $ [</w:t>
            </w:r>
            <w:r w:rsidRPr="00267633">
              <w:rPr>
                <w:rFonts w:ascii="Times New Roman" w:hAnsi="Times New Roman" w:cs="Times New Roman"/>
                <w:i/>
                <w:szCs w:val="20"/>
                <w:lang w:val="en-US" w:eastAsia="zh-CN"/>
              </w:rPr>
              <w:t>insert amount</w:t>
            </w:r>
            <w:r w:rsidRPr="00267633">
              <w:rPr>
                <w:rFonts w:ascii="Times New Roman" w:hAnsi="Times New Roman" w:cs="Times New Roman"/>
                <w:b/>
                <w:szCs w:val="20"/>
                <w:lang w:val="en-US" w:eastAsia="zh-CN"/>
              </w:rPr>
              <w:t xml:space="preserve">]. </w:t>
            </w:r>
          </w:p>
          <w:p w14:paraId="6ACA2EA1" w14:textId="77777777" w:rsidR="00267633" w:rsidRPr="00267633" w:rsidRDefault="00267633" w:rsidP="00267633">
            <w:pPr>
              <w:spacing w:before="0" w:after="120" w:line="240" w:lineRule="auto"/>
              <w:jc w:val="both"/>
              <w:rPr>
                <w:rFonts w:ascii="Times New Roman" w:hAnsi="Times New Roman" w:cs="Times New Roman"/>
                <w:i/>
                <w:szCs w:val="20"/>
                <w:lang w:val="en-US" w:eastAsia="zh-CN"/>
              </w:rPr>
            </w:pPr>
            <w:r w:rsidRPr="00267633">
              <w:rPr>
                <w:rFonts w:ascii="Times New Roman" w:hAnsi="Times New Roman" w:cs="Times New Roman"/>
                <w:szCs w:val="20"/>
                <w:lang w:val="en-US" w:eastAsia="zh-CN"/>
              </w:rPr>
              <w:t>[</w:t>
            </w:r>
            <w:r w:rsidRPr="00267633">
              <w:rPr>
                <w:rFonts w:ascii="Times New Roman" w:hAnsi="Times New Roman" w:cs="Times New Roman"/>
                <w:i/>
                <w:szCs w:val="20"/>
                <w:lang w:val="en-US" w:eastAsia="zh-CN"/>
              </w:rPr>
              <w:t xml:space="preserve">Set out in relation to each counsel or solicitor, the amount of costs claimed for Section 1, with a breakdown of – </w:t>
            </w:r>
          </w:p>
          <w:p w14:paraId="696BC621" w14:textId="77777777" w:rsidR="00267633" w:rsidRPr="00267633" w:rsidRDefault="00267633" w:rsidP="006172E9">
            <w:pPr>
              <w:numPr>
                <w:ilvl w:val="0"/>
                <w:numId w:val="68"/>
              </w:numPr>
              <w:spacing w:before="0" w:after="120" w:line="240" w:lineRule="auto"/>
              <w:jc w:val="both"/>
              <w:rPr>
                <w:rFonts w:ascii="Times New Roman" w:hAnsi="Times New Roman" w:cs="Times New Roman"/>
                <w:i/>
                <w:szCs w:val="20"/>
                <w:lang w:val="en-US" w:eastAsia="zh-CN"/>
              </w:rPr>
            </w:pPr>
            <w:r w:rsidRPr="00267633">
              <w:rPr>
                <w:rFonts w:ascii="Times New Roman" w:hAnsi="Times New Roman" w:cs="Times New Roman"/>
                <w:i/>
                <w:szCs w:val="20"/>
                <w:lang w:val="en-US" w:eastAsia="zh-CN"/>
              </w:rPr>
              <w:t xml:space="preserve">the amount claimed for work done by the counsel or </w:t>
            </w:r>
            <w:proofErr w:type="gramStart"/>
            <w:r w:rsidRPr="00267633">
              <w:rPr>
                <w:rFonts w:ascii="Times New Roman" w:hAnsi="Times New Roman" w:cs="Times New Roman"/>
                <w:i/>
                <w:szCs w:val="20"/>
                <w:lang w:val="en-US" w:eastAsia="zh-CN"/>
              </w:rPr>
              <w:t>solicitor;</w:t>
            </w:r>
            <w:proofErr w:type="gramEnd"/>
            <w:r w:rsidRPr="00267633">
              <w:rPr>
                <w:rFonts w:ascii="Times New Roman" w:hAnsi="Times New Roman" w:cs="Times New Roman"/>
                <w:i/>
                <w:szCs w:val="20"/>
                <w:lang w:val="en-US" w:eastAsia="zh-CN"/>
              </w:rPr>
              <w:t xml:space="preserve"> </w:t>
            </w:r>
          </w:p>
          <w:p w14:paraId="669CD2B4" w14:textId="77777777" w:rsidR="00267633" w:rsidRPr="00267633" w:rsidRDefault="00267633" w:rsidP="006172E9">
            <w:pPr>
              <w:numPr>
                <w:ilvl w:val="0"/>
                <w:numId w:val="68"/>
              </w:numPr>
              <w:spacing w:before="0" w:after="120" w:line="240" w:lineRule="auto"/>
              <w:jc w:val="both"/>
              <w:rPr>
                <w:rFonts w:ascii="Times New Roman" w:hAnsi="Times New Roman" w:cs="Times New Roman"/>
                <w:i/>
                <w:szCs w:val="20"/>
                <w:lang w:val="en-US" w:eastAsia="zh-CN"/>
              </w:rPr>
            </w:pPr>
            <w:r w:rsidRPr="00267633">
              <w:rPr>
                <w:rFonts w:ascii="Times New Roman" w:hAnsi="Times New Roman" w:cs="Times New Roman"/>
                <w:i/>
                <w:szCs w:val="20"/>
                <w:lang w:val="en-US" w:eastAsia="zh-CN"/>
              </w:rPr>
              <w:t xml:space="preserve">the percentage of input tax for which a party entitled to claim costs is not entitled to </w:t>
            </w:r>
            <w:proofErr w:type="gramStart"/>
            <w:r w:rsidRPr="00267633">
              <w:rPr>
                <w:rFonts w:ascii="Times New Roman" w:hAnsi="Times New Roman" w:cs="Times New Roman"/>
                <w:i/>
                <w:szCs w:val="20"/>
                <w:lang w:val="en-US" w:eastAsia="zh-CN"/>
              </w:rPr>
              <w:t>credit;</w:t>
            </w:r>
            <w:proofErr w:type="gramEnd"/>
            <w:r w:rsidRPr="00267633">
              <w:rPr>
                <w:rFonts w:ascii="Times New Roman" w:hAnsi="Times New Roman" w:cs="Times New Roman"/>
                <w:i/>
                <w:szCs w:val="20"/>
                <w:lang w:val="en-US" w:eastAsia="zh-CN"/>
              </w:rPr>
              <w:t xml:space="preserve"> </w:t>
            </w:r>
          </w:p>
          <w:p w14:paraId="294C20C1" w14:textId="77777777" w:rsidR="00267633" w:rsidRPr="00267633" w:rsidRDefault="00267633" w:rsidP="006172E9">
            <w:pPr>
              <w:numPr>
                <w:ilvl w:val="0"/>
                <w:numId w:val="68"/>
              </w:numPr>
              <w:spacing w:before="0" w:after="120" w:line="240" w:lineRule="auto"/>
              <w:jc w:val="both"/>
              <w:rPr>
                <w:rFonts w:ascii="Times New Roman" w:hAnsi="Times New Roman" w:cs="Times New Roman"/>
                <w:i/>
                <w:szCs w:val="20"/>
                <w:lang w:val="en-US" w:eastAsia="zh-CN"/>
              </w:rPr>
            </w:pPr>
            <w:r w:rsidRPr="00267633">
              <w:rPr>
                <w:rFonts w:ascii="Times New Roman" w:hAnsi="Times New Roman" w:cs="Times New Roman"/>
                <w:i/>
                <w:szCs w:val="20"/>
                <w:lang w:val="en-US" w:eastAsia="zh-CN"/>
              </w:rPr>
              <w:t>the amount of input tax for which a party entitled to claim costs is not entitled to credit; and</w:t>
            </w:r>
          </w:p>
          <w:p w14:paraId="68914C06" w14:textId="77777777" w:rsidR="00267633" w:rsidRPr="00267633" w:rsidRDefault="00267633" w:rsidP="006172E9">
            <w:pPr>
              <w:numPr>
                <w:ilvl w:val="0"/>
                <w:numId w:val="68"/>
              </w:numPr>
              <w:spacing w:before="0" w:after="120" w:line="240" w:lineRule="auto"/>
              <w:jc w:val="both"/>
              <w:rPr>
                <w:rFonts w:ascii="Times New Roman" w:hAnsi="Times New Roman" w:cs="Times New Roman"/>
                <w:i/>
                <w:szCs w:val="20"/>
                <w:lang w:val="en-US" w:eastAsia="zh-CN"/>
              </w:rPr>
            </w:pPr>
            <w:r w:rsidRPr="00267633">
              <w:rPr>
                <w:rFonts w:ascii="Times New Roman" w:hAnsi="Times New Roman" w:cs="Times New Roman"/>
                <w:i/>
                <w:szCs w:val="20"/>
                <w:lang w:val="en-US" w:eastAsia="zh-CN"/>
              </w:rPr>
              <w:t>the GST claimed for work done,</w:t>
            </w:r>
          </w:p>
          <w:p w14:paraId="291E8010" w14:textId="77777777" w:rsidR="00267633" w:rsidRPr="00267633" w:rsidRDefault="00267633" w:rsidP="00267633">
            <w:pPr>
              <w:spacing w:before="0" w:after="120" w:line="240" w:lineRule="auto"/>
              <w:jc w:val="both"/>
              <w:rPr>
                <w:rFonts w:ascii="Times New Roman" w:hAnsi="Times New Roman" w:cs="Times New Roman"/>
                <w:i/>
                <w:szCs w:val="20"/>
                <w:lang w:val="en-US" w:eastAsia="zh-CN"/>
              </w:rPr>
            </w:pPr>
            <w:r w:rsidRPr="00267633">
              <w:rPr>
                <w:rFonts w:ascii="Times New Roman" w:hAnsi="Times New Roman" w:cs="Times New Roman"/>
                <w:i/>
                <w:szCs w:val="20"/>
                <w:lang w:val="en-US" w:eastAsia="zh-CN"/>
              </w:rPr>
              <w:t>in relation to the periods for which different rates of GST are applicable.</w:t>
            </w:r>
            <w:r w:rsidRPr="00267633">
              <w:rPr>
                <w:rFonts w:ascii="Times New Roman" w:hAnsi="Times New Roman" w:cs="Times New Roman"/>
                <w:szCs w:val="20"/>
                <w:lang w:val="en-US" w:eastAsia="zh-CN"/>
              </w:rPr>
              <w:t>]</w:t>
            </w:r>
            <w:r w:rsidRPr="00267633">
              <w:rPr>
                <w:rFonts w:ascii="Times New Roman" w:hAnsi="Times New Roman" w:cs="Times New Roman"/>
                <w:i/>
                <w:szCs w:val="20"/>
                <w:lang w:val="en-US" w:eastAsia="zh-CN"/>
              </w:rPr>
              <w:t xml:space="preserve">  </w:t>
            </w:r>
          </w:p>
          <w:p w14:paraId="12239F49" w14:textId="77777777" w:rsidR="00267633" w:rsidRPr="00267633" w:rsidRDefault="00267633" w:rsidP="00267633">
            <w:pPr>
              <w:spacing w:before="120" w:after="120" w:line="240" w:lineRule="auto"/>
              <w:jc w:val="both"/>
              <w:rPr>
                <w:rFonts w:ascii="Times New Roman" w:hAnsi="Times New Roman" w:cs="Times New Roman"/>
                <w:i/>
                <w:szCs w:val="20"/>
                <w:lang w:val="en-US" w:eastAsia="zh-CN"/>
              </w:rPr>
            </w:pPr>
          </w:p>
          <w:p w14:paraId="7BA27335" w14:textId="77777777" w:rsidR="00267633" w:rsidRPr="00267633" w:rsidRDefault="00267633" w:rsidP="00267633">
            <w:pPr>
              <w:spacing w:before="120" w:after="120" w:line="240" w:lineRule="auto"/>
              <w:jc w:val="both"/>
              <w:rPr>
                <w:rFonts w:ascii="Times New Roman" w:hAnsi="Times New Roman" w:cs="Times New Roman"/>
                <w:i/>
                <w:szCs w:val="20"/>
                <w:lang w:val="en-US" w:eastAsia="zh-CN"/>
              </w:rPr>
            </w:pPr>
          </w:p>
        </w:tc>
        <w:tc>
          <w:tcPr>
            <w:tcW w:w="1983" w:type="dxa"/>
            <w:tcBorders>
              <w:bottom w:val="single" w:sz="4" w:space="0" w:color="auto"/>
            </w:tcBorders>
          </w:tcPr>
          <w:p w14:paraId="222AA13B" w14:textId="77777777" w:rsidR="00267633" w:rsidRPr="00267633" w:rsidRDefault="00267633" w:rsidP="00267633">
            <w:pPr>
              <w:spacing w:before="120" w:after="120" w:line="240" w:lineRule="auto"/>
              <w:jc w:val="both"/>
              <w:rPr>
                <w:rFonts w:ascii="Times New Roman" w:hAnsi="Times New Roman" w:cs="Times New Roman"/>
                <w:szCs w:val="20"/>
                <w:lang w:val="en-US" w:eastAsia="zh-CN"/>
              </w:rPr>
            </w:pPr>
          </w:p>
        </w:tc>
      </w:tr>
      <w:tr w:rsidR="00267633" w:rsidRPr="00267633" w14:paraId="556A88EB" w14:textId="77777777" w:rsidTr="00267633">
        <w:trPr>
          <w:divId w:val="2116439976"/>
          <w:cantSplit/>
        </w:trPr>
        <w:tc>
          <w:tcPr>
            <w:tcW w:w="8748" w:type="dxa"/>
            <w:gridSpan w:val="4"/>
          </w:tcPr>
          <w:p w14:paraId="12976781" w14:textId="77777777" w:rsidR="00267633" w:rsidRPr="00267633" w:rsidRDefault="00267633" w:rsidP="00267633">
            <w:pPr>
              <w:spacing w:before="120" w:after="120" w:line="240" w:lineRule="auto"/>
              <w:outlineLvl w:val="5"/>
              <w:rPr>
                <w:rFonts w:ascii="Times New Roman" w:hAnsi="Times New Roman" w:cs="Times New Roman"/>
                <w:b/>
                <w:bCs/>
                <w:szCs w:val="22"/>
                <w:lang w:val="en-US" w:eastAsia="zh-CN"/>
              </w:rPr>
            </w:pPr>
            <w:r w:rsidRPr="00267633">
              <w:rPr>
                <w:rFonts w:ascii="Times New Roman" w:hAnsi="Times New Roman" w:cs="Times New Roman"/>
                <w:b/>
                <w:bCs/>
                <w:szCs w:val="22"/>
                <w:lang w:val="en-US" w:eastAsia="zh-CN"/>
              </w:rPr>
              <w:t>Section 2: Work done for taxation</w:t>
            </w:r>
          </w:p>
        </w:tc>
      </w:tr>
    </w:tbl>
    <w:p w14:paraId="73137D07" w14:textId="77777777" w:rsidR="00267633" w:rsidRPr="00267633" w:rsidRDefault="00267633" w:rsidP="00267633">
      <w:pPr>
        <w:spacing w:before="120" w:after="120" w:line="240" w:lineRule="auto"/>
        <w:divId w:val="2116439976"/>
        <w:rPr>
          <w:rFonts w:ascii="Times New Roman" w:hAnsi="Times New Roman" w:cs="Times New Roman"/>
          <w:i/>
          <w:szCs w:val="20"/>
          <w:lang w:val="en-US" w:eastAsia="zh-CN"/>
        </w:rPr>
        <w:sectPr w:rsidR="00267633" w:rsidRPr="00267633">
          <w:type w:val="continuous"/>
          <w:pgSz w:w="11909" w:h="16834" w:code="9"/>
          <w:pgMar w:top="1728" w:right="1742" w:bottom="1728" w:left="1728" w:header="720" w:footer="720" w:gutter="0"/>
          <w:cols w:space="720"/>
        </w:sectPr>
      </w:pPr>
    </w:p>
    <w:tbl>
      <w:tblPr>
        <w:tblW w:w="87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47"/>
        <w:gridCol w:w="1980"/>
        <w:gridCol w:w="4138"/>
        <w:gridCol w:w="1983"/>
      </w:tblGrid>
      <w:tr w:rsidR="00267633" w:rsidRPr="00267633" w14:paraId="3BC6786E" w14:textId="77777777" w:rsidTr="00267633">
        <w:trPr>
          <w:divId w:val="2116439976"/>
          <w:cantSplit/>
          <w:tblHeader/>
        </w:trPr>
        <w:tc>
          <w:tcPr>
            <w:tcW w:w="647" w:type="dxa"/>
          </w:tcPr>
          <w:p w14:paraId="4DB077B1" w14:textId="77777777" w:rsidR="00267633" w:rsidRPr="00267633" w:rsidRDefault="00267633" w:rsidP="00267633">
            <w:pPr>
              <w:spacing w:before="120" w:after="120" w:line="240" w:lineRule="auto"/>
              <w:rPr>
                <w:rFonts w:ascii="Times New Roman" w:hAnsi="Times New Roman" w:cs="Times New Roman"/>
                <w:i/>
                <w:szCs w:val="20"/>
                <w:lang w:val="en-US" w:eastAsia="zh-CN"/>
              </w:rPr>
            </w:pPr>
            <w:r w:rsidRPr="00267633">
              <w:rPr>
                <w:rFonts w:ascii="Times New Roman" w:hAnsi="Times New Roman" w:cs="Times New Roman"/>
                <w:i/>
                <w:szCs w:val="20"/>
                <w:lang w:val="en-US" w:eastAsia="zh-CN"/>
              </w:rPr>
              <w:t>No.</w:t>
            </w:r>
          </w:p>
        </w:tc>
        <w:tc>
          <w:tcPr>
            <w:tcW w:w="1980" w:type="dxa"/>
          </w:tcPr>
          <w:p w14:paraId="05ECAEC6" w14:textId="77777777" w:rsidR="00267633" w:rsidRPr="00267633" w:rsidRDefault="00267633" w:rsidP="00267633">
            <w:pPr>
              <w:spacing w:before="120" w:after="120" w:line="240" w:lineRule="auto"/>
              <w:rPr>
                <w:rFonts w:ascii="Times New Roman" w:hAnsi="Times New Roman" w:cs="Times New Roman"/>
                <w:i/>
                <w:szCs w:val="20"/>
                <w:lang w:val="en-US" w:eastAsia="zh-CN"/>
              </w:rPr>
            </w:pPr>
            <w:r w:rsidRPr="00267633">
              <w:rPr>
                <w:rFonts w:ascii="Times New Roman" w:hAnsi="Times New Roman" w:cs="Times New Roman"/>
                <w:i/>
                <w:szCs w:val="20"/>
                <w:lang w:val="en-US" w:eastAsia="zh-CN"/>
              </w:rPr>
              <w:t>Item</w:t>
            </w:r>
          </w:p>
        </w:tc>
        <w:tc>
          <w:tcPr>
            <w:tcW w:w="4138" w:type="dxa"/>
          </w:tcPr>
          <w:p w14:paraId="63F9A3DD" w14:textId="77777777" w:rsidR="00267633" w:rsidRPr="00267633" w:rsidRDefault="00267633" w:rsidP="00267633">
            <w:pPr>
              <w:spacing w:before="120" w:after="120" w:line="240" w:lineRule="auto"/>
              <w:outlineLvl w:val="7"/>
              <w:rPr>
                <w:rFonts w:ascii="Times New Roman" w:hAnsi="Times New Roman" w:cs="Times New Roman"/>
                <w:i/>
                <w:iCs/>
                <w:lang w:val="en-US" w:eastAsia="zh-CN"/>
              </w:rPr>
            </w:pPr>
            <w:r w:rsidRPr="00267633">
              <w:rPr>
                <w:rFonts w:ascii="Times New Roman" w:hAnsi="Times New Roman" w:cs="Times New Roman"/>
                <w:i/>
                <w:iCs/>
                <w:lang w:val="en-US" w:eastAsia="zh-CN"/>
              </w:rPr>
              <w:t>Description</w:t>
            </w:r>
          </w:p>
        </w:tc>
        <w:tc>
          <w:tcPr>
            <w:tcW w:w="1983" w:type="dxa"/>
          </w:tcPr>
          <w:p w14:paraId="7B104F7D" w14:textId="77777777" w:rsidR="00267633" w:rsidRPr="00267633" w:rsidRDefault="00267633" w:rsidP="00267633">
            <w:pPr>
              <w:spacing w:before="120" w:after="120" w:line="240" w:lineRule="auto"/>
              <w:rPr>
                <w:rFonts w:ascii="Times New Roman" w:hAnsi="Times New Roman" w:cs="Times New Roman"/>
                <w:i/>
                <w:szCs w:val="20"/>
                <w:lang w:val="en-US" w:eastAsia="zh-CN"/>
              </w:rPr>
            </w:pPr>
            <w:r w:rsidRPr="00267633">
              <w:rPr>
                <w:rFonts w:ascii="Times New Roman" w:hAnsi="Times New Roman" w:cs="Times New Roman"/>
                <w:i/>
                <w:szCs w:val="20"/>
                <w:lang w:val="en-US" w:eastAsia="zh-CN"/>
              </w:rPr>
              <w:t>Remarks</w:t>
            </w:r>
          </w:p>
        </w:tc>
      </w:tr>
      <w:tr w:rsidR="00267633" w:rsidRPr="00267633" w14:paraId="5008B085" w14:textId="77777777" w:rsidTr="00267633">
        <w:trPr>
          <w:divId w:val="2116439976"/>
          <w:cantSplit/>
        </w:trPr>
        <w:tc>
          <w:tcPr>
            <w:tcW w:w="647" w:type="dxa"/>
          </w:tcPr>
          <w:p w14:paraId="4806DDEA" w14:textId="77777777" w:rsidR="00267633" w:rsidRPr="00267633" w:rsidRDefault="00267633" w:rsidP="00267633">
            <w:pPr>
              <w:spacing w:before="120" w:after="120" w:line="240" w:lineRule="auto"/>
              <w:jc w:val="center"/>
              <w:rPr>
                <w:rFonts w:ascii="Times New Roman" w:hAnsi="Times New Roman" w:cs="Times New Roman"/>
                <w:szCs w:val="20"/>
                <w:lang w:val="en-US" w:eastAsia="zh-CN"/>
              </w:rPr>
            </w:pPr>
            <w:r w:rsidRPr="00267633">
              <w:rPr>
                <w:rFonts w:ascii="Times New Roman" w:hAnsi="Times New Roman" w:cs="Times New Roman"/>
                <w:szCs w:val="20"/>
                <w:lang w:val="en-US" w:eastAsia="zh-CN"/>
              </w:rPr>
              <w:t>6.</w:t>
            </w:r>
          </w:p>
        </w:tc>
        <w:tc>
          <w:tcPr>
            <w:tcW w:w="1980" w:type="dxa"/>
          </w:tcPr>
          <w:p w14:paraId="4A7C3E90" w14:textId="77777777" w:rsidR="00267633" w:rsidRPr="00267633" w:rsidRDefault="00267633" w:rsidP="00267633">
            <w:pPr>
              <w:spacing w:before="120" w:after="12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Work done</w:t>
            </w:r>
          </w:p>
        </w:tc>
        <w:tc>
          <w:tcPr>
            <w:tcW w:w="4138" w:type="dxa"/>
          </w:tcPr>
          <w:p w14:paraId="1B78EB03" w14:textId="77777777" w:rsidR="00267633" w:rsidRPr="00267633" w:rsidRDefault="00267633" w:rsidP="00267633">
            <w:pPr>
              <w:spacing w:before="120" w:after="120" w:line="240" w:lineRule="auto"/>
              <w:jc w:val="both"/>
              <w:rPr>
                <w:rFonts w:ascii="Times New Roman" w:hAnsi="Times New Roman" w:cs="Times New Roman"/>
                <w:szCs w:val="20"/>
                <w:lang w:val="en-US" w:eastAsia="zh-CN"/>
              </w:rPr>
            </w:pPr>
            <w:r w:rsidRPr="00267633">
              <w:rPr>
                <w:rFonts w:ascii="Times New Roman" w:hAnsi="Times New Roman" w:cs="Times New Roman"/>
                <w:szCs w:val="20"/>
                <w:lang w:val="en-US" w:eastAsia="zh-CN"/>
              </w:rPr>
              <w:t>[</w:t>
            </w:r>
            <w:r w:rsidRPr="00267633">
              <w:rPr>
                <w:rFonts w:ascii="Times New Roman" w:hAnsi="Times New Roman" w:cs="Times New Roman"/>
                <w:i/>
                <w:szCs w:val="20"/>
                <w:lang w:val="en-US" w:eastAsia="zh-CN"/>
              </w:rPr>
              <w:t>Describe the work done for the preparation of the bill of costs and the taxation of the bill.</w:t>
            </w:r>
            <w:r w:rsidRPr="00267633">
              <w:rPr>
                <w:rFonts w:ascii="Times New Roman" w:hAnsi="Times New Roman" w:cs="Times New Roman"/>
                <w:szCs w:val="20"/>
                <w:lang w:val="en-US" w:eastAsia="zh-CN"/>
              </w:rPr>
              <w:t xml:space="preserve">] </w:t>
            </w:r>
          </w:p>
          <w:p w14:paraId="08DC9D9F" w14:textId="77777777" w:rsidR="00267633" w:rsidRPr="00267633" w:rsidRDefault="00267633" w:rsidP="00267633">
            <w:pPr>
              <w:spacing w:before="120" w:after="120" w:line="240" w:lineRule="auto"/>
              <w:jc w:val="both"/>
              <w:rPr>
                <w:rFonts w:ascii="Times New Roman" w:hAnsi="Times New Roman" w:cs="Times New Roman"/>
                <w:szCs w:val="20"/>
                <w:lang w:val="en-US" w:eastAsia="zh-CN"/>
              </w:rPr>
            </w:pPr>
          </w:p>
          <w:p w14:paraId="129793D6" w14:textId="77777777" w:rsidR="00267633" w:rsidRPr="00267633" w:rsidRDefault="00267633" w:rsidP="00267633">
            <w:pPr>
              <w:spacing w:before="120" w:after="120" w:line="240" w:lineRule="auto"/>
              <w:jc w:val="both"/>
              <w:rPr>
                <w:rFonts w:ascii="Times New Roman" w:hAnsi="Times New Roman" w:cs="Times New Roman"/>
                <w:szCs w:val="20"/>
                <w:lang w:val="en-US" w:eastAsia="zh-CN"/>
              </w:rPr>
            </w:pPr>
          </w:p>
        </w:tc>
        <w:tc>
          <w:tcPr>
            <w:tcW w:w="1983" w:type="dxa"/>
          </w:tcPr>
          <w:p w14:paraId="5C0F3F9F" w14:textId="77777777" w:rsidR="00267633" w:rsidRPr="00267633" w:rsidRDefault="00267633" w:rsidP="00267633">
            <w:pPr>
              <w:spacing w:before="120" w:after="120" w:line="240" w:lineRule="auto"/>
              <w:jc w:val="both"/>
              <w:rPr>
                <w:rFonts w:ascii="Times New Roman" w:hAnsi="Times New Roman" w:cs="Times New Roman"/>
                <w:szCs w:val="20"/>
                <w:lang w:val="en-US" w:eastAsia="zh-CN"/>
              </w:rPr>
            </w:pPr>
          </w:p>
        </w:tc>
      </w:tr>
      <w:tr w:rsidR="00267633" w:rsidRPr="00267633" w14:paraId="28B7BEE0" w14:textId="77777777" w:rsidTr="00267633">
        <w:trPr>
          <w:divId w:val="2116439976"/>
          <w:cantSplit/>
        </w:trPr>
        <w:tc>
          <w:tcPr>
            <w:tcW w:w="647" w:type="dxa"/>
          </w:tcPr>
          <w:p w14:paraId="7868BE85" w14:textId="77777777" w:rsidR="00267633" w:rsidRPr="00267633" w:rsidRDefault="00267633" w:rsidP="00267633">
            <w:pPr>
              <w:spacing w:before="120" w:after="120" w:line="240" w:lineRule="auto"/>
              <w:jc w:val="center"/>
              <w:rPr>
                <w:rFonts w:ascii="Times New Roman" w:hAnsi="Times New Roman" w:cs="Times New Roman"/>
                <w:szCs w:val="20"/>
                <w:lang w:val="en-US" w:eastAsia="zh-CN"/>
              </w:rPr>
            </w:pPr>
            <w:r w:rsidRPr="00267633">
              <w:rPr>
                <w:rFonts w:ascii="Times New Roman" w:hAnsi="Times New Roman" w:cs="Times New Roman"/>
                <w:szCs w:val="20"/>
                <w:lang w:val="en-US" w:eastAsia="zh-CN"/>
              </w:rPr>
              <w:lastRenderedPageBreak/>
              <w:t>7.</w:t>
            </w:r>
          </w:p>
        </w:tc>
        <w:tc>
          <w:tcPr>
            <w:tcW w:w="1980" w:type="dxa"/>
          </w:tcPr>
          <w:p w14:paraId="6561FD35" w14:textId="77777777" w:rsidR="00267633" w:rsidRPr="00267633" w:rsidRDefault="00267633" w:rsidP="00267633">
            <w:pPr>
              <w:spacing w:before="120" w:after="12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 xml:space="preserve">Amount claimed </w:t>
            </w:r>
          </w:p>
        </w:tc>
        <w:tc>
          <w:tcPr>
            <w:tcW w:w="4138" w:type="dxa"/>
          </w:tcPr>
          <w:p w14:paraId="7B3BD50F" w14:textId="77777777" w:rsidR="00267633" w:rsidRPr="00267633" w:rsidRDefault="00267633" w:rsidP="00267633">
            <w:pPr>
              <w:spacing w:before="120" w:after="120" w:line="240" w:lineRule="auto"/>
              <w:jc w:val="both"/>
              <w:rPr>
                <w:rFonts w:ascii="Times New Roman" w:hAnsi="Times New Roman" w:cs="Times New Roman"/>
                <w:b/>
                <w:szCs w:val="20"/>
                <w:lang w:val="en-US" w:eastAsia="zh-CN"/>
              </w:rPr>
            </w:pPr>
            <w:r w:rsidRPr="00267633">
              <w:rPr>
                <w:rFonts w:ascii="Times New Roman" w:hAnsi="Times New Roman" w:cs="Times New Roman"/>
                <w:b/>
                <w:szCs w:val="20"/>
                <w:lang w:val="en-US" w:eastAsia="zh-CN"/>
              </w:rPr>
              <w:t>Total amount claimed: $ [</w:t>
            </w:r>
            <w:r w:rsidRPr="00267633">
              <w:rPr>
                <w:rFonts w:ascii="Times New Roman" w:hAnsi="Times New Roman" w:cs="Times New Roman"/>
                <w:i/>
                <w:szCs w:val="20"/>
                <w:lang w:val="en-US" w:eastAsia="zh-CN"/>
              </w:rPr>
              <w:t>insert amount</w:t>
            </w:r>
            <w:r w:rsidRPr="00267633">
              <w:rPr>
                <w:rFonts w:ascii="Times New Roman" w:hAnsi="Times New Roman" w:cs="Times New Roman"/>
                <w:b/>
                <w:szCs w:val="20"/>
                <w:lang w:val="en-US" w:eastAsia="zh-CN"/>
              </w:rPr>
              <w:t xml:space="preserve">]. </w:t>
            </w:r>
          </w:p>
          <w:p w14:paraId="4169957D" w14:textId="77777777" w:rsidR="00267633" w:rsidRPr="00267633" w:rsidRDefault="00267633" w:rsidP="00267633">
            <w:pPr>
              <w:spacing w:before="0" w:after="120" w:line="240" w:lineRule="auto"/>
              <w:jc w:val="both"/>
              <w:rPr>
                <w:rFonts w:ascii="Times New Roman" w:hAnsi="Times New Roman" w:cs="Times New Roman"/>
                <w:i/>
                <w:szCs w:val="20"/>
                <w:lang w:val="en-US" w:eastAsia="zh-CN"/>
              </w:rPr>
            </w:pPr>
            <w:r w:rsidRPr="00267633">
              <w:rPr>
                <w:rFonts w:ascii="Times New Roman" w:hAnsi="Times New Roman" w:cs="Times New Roman"/>
                <w:szCs w:val="20"/>
                <w:lang w:val="en-US" w:eastAsia="zh-CN"/>
              </w:rPr>
              <w:t>[</w:t>
            </w:r>
            <w:r w:rsidRPr="00267633">
              <w:rPr>
                <w:rFonts w:ascii="Times New Roman" w:hAnsi="Times New Roman" w:cs="Times New Roman"/>
                <w:i/>
                <w:szCs w:val="20"/>
                <w:lang w:val="en-US" w:eastAsia="zh-CN"/>
              </w:rPr>
              <w:t xml:space="preserve">Set out the amount of costs claimed for Section 2, with a breakdown of – </w:t>
            </w:r>
          </w:p>
          <w:p w14:paraId="0A98ABC3" w14:textId="77777777" w:rsidR="00267633" w:rsidRPr="00267633" w:rsidRDefault="00267633" w:rsidP="006172E9">
            <w:pPr>
              <w:numPr>
                <w:ilvl w:val="0"/>
                <w:numId w:val="66"/>
              </w:numPr>
              <w:spacing w:before="0" w:after="120" w:line="240" w:lineRule="auto"/>
              <w:jc w:val="both"/>
              <w:rPr>
                <w:rFonts w:ascii="Times New Roman" w:hAnsi="Times New Roman" w:cs="Times New Roman"/>
                <w:i/>
                <w:szCs w:val="20"/>
                <w:lang w:val="en-US" w:eastAsia="zh-CN"/>
              </w:rPr>
            </w:pPr>
            <w:r w:rsidRPr="00267633">
              <w:rPr>
                <w:rFonts w:ascii="Times New Roman" w:hAnsi="Times New Roman" w:cs="Times New Roman"/>
                <w:i/>
                <w:szCs w:val="20"/>
                <w:lang w:val="en-US" w:eastAsia="zh-CN"/>
              </w:rPr>
              <w:t xml:space="preserve">the amount claimed for work done for Section </w:t>
            </w:r>
            <w:proofErr w:type="gramStart"/>
            <w:r w:rsidRPr="00267633">
              <w:rPr>
                <w:rFonts w:ascii="Times New Roman" w:hAnsi="Times New Roman" w:cs="Times New Roman"/>
                <w:i/>
                <w:szCs w:val="20"/>
                <w:lang w:val="en-US" w:eastAsia="zh-CN"/>
              </w:rPr>
              <w:t>2;</w:t>
            </w:r>
            <w:proofErr w:type="gramEnd"/>
            <w:r w:rsidRPr="00267633">
              <w:rPr>
                <w:rFonts w:ascii="Times New Roman" w:hAnsi="Times New Roman" w:cs="Times New Roman"/>
                <w:i/>
                <w:szCs w:val="20"/>
                <w:lang w:val="en-US" w:eastAsia="zh-CN"/>
              </w:rPr>
              <w:t xml:space="preserve"> </w:t>
            </w:r>
          </w:p>
          <w:p w14:paraId="1E021908" w14:textId="77777777" w:rsidR="00267633" w:rsidRPr="00267633" w:rsidRDefault="00267633" w:rsidP="006172E9">
            <w:pPr>
              <w:numPr>
                <w:ilvl w:val="0"/>
                <w:numId w:val="66"/>
              </w:numPr>
              <w:spacing w:before="0" w:after="120" w:line="240" w:lineRule="auto"/>
              <w:jc w:val="both"/>
              <w:rPr>
                <w:rFonts w:ascii="Times New Roman" w:hAnsi="Times New Roman" w:cs="Times New Roman"/>
                <w:i/>
                <w:szCs w:val="20"/>
                <w:lang w:val="en-US" w:eastAsia="zh-CN"/>
              </w:rPr>
            </w:pPr>
            <w:r w:rsidRPr="00267633">
              <w:rPr>
                <w:rFonts w:ascii="Times New Roman" w:hAnsi="Times New Roman" w:cs="Times New Roman"/>
                <w:i/>
                <w:szCs w:val="20"/>
                <w:lang w:val="en-US" w:eastAsia="zh-CN"/>
              </w:rPr>
              <w:t xml:space="preserve">the percentage of input tax for which a party entitled to claim costs is not entitled to </w:t>
            </w:r>
            <w:proofErr w:type="gramStart"/>
            <w:r w:rsidRPr="00267633">
              <w:rPr>
                <w:rFonts w:ascii="Times New Roman" w:hAnsi="Times New Roman" w:cs="Times New Roman"/>
                <w:i/>
                <w:szCs w:val="20"/>
                <w:lang w:val="en-US" w:eastAsia="zh-CN"/>
              </w:rPr>
              <w:t>credit;</w:t>
            </w:r>
            <w:proofErr w:type="gramEnd"/>
            <w:r w:rsidRPr="00267633">
              <w:rPr>
                <w:rFonts w:ascii="Times New Roman" w:hAnsi="Times New Roman" w:cs="Times New Roman"/>
                <w:i/>
                <w:szCs w:val="20"/>
                <w:lang w:val="en-US" w:eastAsia="zh-CN"/>
              </w:rPr>
              <w:t xml:space="preserve"> </w:t>
            </w:r>
          </w:p>
          <w:p w14:paraId="5186FC6E" w14:textId="77777777" w:rsidR="00267633" w:rsidRPr="00267633" w:rsidRDefault="00267633" w:rsidP="006172E9">
            <w:pPr>
              <w:numPr>
                <w:ilvl w:val="0"/>
                <w:numId w:val="66"/>
              </w:numPr>
              <w:spacing w:before="0" w:after="120" w:line="240" w:lineRule="auto"/>
              <w:jc w:val="both"/>
              <w:rPr>
                <w:rFonts w:ascii="Times New Roman" w:hAnsi="Times New Roman" w:cs="Times New Roman"/>
                <w:i/>
                <w:szCs w:val="20"/>
                <w:lang w:val="en-US" w:eastAsia="zh-CN"/>
              </w:rPr>
            </w:pPr>
            <w:r w:rsidRPr="00267633">
              <w:rPr>
                <w:rFonts w:ascii="Times New Roman" w:hAnsi="Times New Roman" w:cs="Times New Roman"/>
                <w:i/>
                <w:szCs w:val="20"/>
                <w:lang w:val="en-US" w:eastAsia="zh-CN"/>
              </w:rPr>
              <w:t>the amount of input tax for which a party entitled to claim costs is not entitled to credit; and</w:t>
            </w:r>
          </w:p>
          <w:p w14:paraId="428EEE77" w14:textId="77777777" w:rsidR="00267633" w:rsidRPr="00267633" w:rsidRDefault="00267633" w:rsidP="006172E9">
            <w:pPr>
              <w:numPr>
                <w:ilvl w:val="0"/>
                <w:numId w:val="66"/>
              </w:numPr>
              <w:spacing w:before="0" w:after="120" w:line="240" w:lineRule="auto"/>
              <w:jc w:val="both"/>
              <w:rPr>
                <w:rFonts w:ascii="Times New Roman" w:hAnsi="Times New Roman" w:cs="Times New Roman"/>
                <w:i/>
                <w:szCs w:val="20"/>
                <w:lang w:val="en-US" w:eastAsia="zh-CN"/>
              </w:rPr>
            </w:pPr>
            <w:r w:rsidRPr="00267633">
              <w:rPr>
                <w:rFonts w:ascii="Times New Roman" w:hAnsi="Times New Roman" w:cs="Times New Roman"/>
                <w:i/>
                <w:szCs w:val="20"/>
                <w:lang w:val="en-US" w:eastAsia="zh-CN"/>
              </w:rPr>
              <w:t>the GST claimed for work done.</w:t>
            </w:r>
            <w:r w:rsidRPr="00267633">
              <w:rPr>
                <w:rFonts w:ascii="Times New Roman" w:hAnsi="Times New Roman" w:cs="Times New Roman"/>
                <w:szCs w:val="20"/>
                <w:lang w:val="en-US" w:eastAsia="zh-CN"/>
              </w:rPr>
              <w:t>]</w:t>
            </w:r>
          </w:p>
          <w:p w14:paraId="005F114B" w14:textId="77777777" w:rsidR="00267633" w:rsidRPr="00267633" w:rsidRDefault="00267633" w:rsidP="00267633">
            <w:pPr>
              <w:spacing w:before="120" w:after="120" w:line="240" w:lineRule="auto"/>
              <w:jc w:val="both"/>
              <w:rPr>
                <w:rFonts w:ascii="Times New Roman" w:hAnsi="Times New Roman" w:cs="Times New Roman"/>
                <w:szCs w:val="20"/>
                <w:lang w:val="en-US" w:eastAsia="zh-CN"/>
              </w:rPr>
            </w:pPr>
          </w:p>
        </w:tc>
        <w:tc>
          <w:tcPr>
            <w:tcW w:w="1983" w:type="dxa"/>
          </w:tcPr>
          <w:p w14:paraId="5A27175A" w14:textId="77777777" w:rsidR="00267633" w:rsidRPr="00267633" w:rsidRDefault="00267633" w:rsidP="00267633">
            <w:pPr>
              <w:spacing w:before="120" w:after="120" w:line="240" w:lineRule="auto"/>
              <w:jc w:val="both"/>
              <w:rPr>
                <w:rFonts w:ascii="Times New Roman" w:hAnsi="Times New Roman" w:cs="Times New Roman"/>
                <w:szCs w:val="20"/>
                <w:lang w:val="en-US" w:eastAsia="zh-CN"/>
              </w:rPr>
            </w:pPr>
          </w:p>
        </w:tc>
      </w:tr>
      <w:tr w:rsidR="00267633" w:rsidRPr="00267633" w14:paraId="3D759E26" w14:textId="77777777" w:rsidTr="00267633">
        <w:trPr>
          <w:divId w:val="2116439976"/>
          <w:cantSplit/>
        </w:trPr>
        <w:tc>
          <w:tcPr>
            <w:tcW w:w="8748" w:type="dxa"/>
            <w:gridSpan w:val="4"/>
          </w:tcPr>
          <w:p w14:paraId="2C225DCF" w14:textId="77777777" w:rsidR="00267633" w:rsidRPr="00267633" w:rsidRDefault="00267633" w:rsidP="00267633">
            <w:pPr>
              <w:spacing w:before="120" w:after="120" w:line="240" w:lineRule="auto"/>
              <w:outlineLvl w:val="5"/>
              <w:rPr>
                <w:rFonts w:ascii="Times New Roman" w:hAnsi="Times New Roman" w:cs="Times New Roman"/>
                <w:b/>
                <w:bCs/>
                <w:szCs w:val="22"/>
                <w:lang w:val="en-US" w:eastAsia="zh-CN"/>
              </w:rPr>
            </w:pPr>
            <w:r w:rsidRPr="00267633">
              <w:rPr>
                <w:rFonts w:ascii="Times New Roman" w:hAnsi="Times New Roman" w:cs="Times New Roman"/>
                <w:b/>
                <w:bCs/>
                <w:szCs w:val="22"/>
                <w:lang w:val="en-US" w:eastAsia="zh-CN"/>
              </w:rPr>
              <w:t xml:space="preserve">Section 3: Disbursements </w:t>
            </w:r>
          </w:p>
        </w:tc>
      </w:tr>
    </w:tbl>
    <w:p w14:paraId="6440EA60" w14:textId="77777777" w:rsidR="00267633" w:rsidRPr="00267633" w:rsidRDefault="00267633" w:rsidP="00267633">
      <w:pPr>
        <w:spacing w:before="120" w:after="120" w:line="240" w:lineRule="auto"/>
        <w:jc w:val="center"/>
        <w:divId w:val="2116439976"/>
        <w:rPr>
          <w:rFonts w:ascii="Times New Roman" w:hAnsi="Times New Roman" w:cs="Times New Roman"/>
          <w:i/>
          <w:szCs w:val="20"/>
          <w:lang w:val="en-US" w:eastAsia="zh-CN"/>
        </w:rPr>
        <w:sectPr w:rsidR="00267633" w:rsidRPr="00267633">
          <w:type w:val="continuous"/>
          <w:pgSz w:w="11909" w:h="16834" w:code="9"/>
          <w:pgMar w:top="1728" w:right="1742" w:bottom="1728" w:left="1728" w:header="720" w:footer="720" w:gutter="0"/>
          <w:cols w:space="720"/>
        </w:sectPr>
      </w:pPr>
    </w:p>
    <w:tbl>
      <w:tblPr>
        <w:tblW w:w="87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46"/>
        <w:gridCol w:w="1980"/>
        <w:gridCol w:w="4137"/>
        <w:gridCol w:w="1985"/>
      </w:tblGrid>
      <w:tr w:rsidR="00267633" w:rsidRPr="00267633" w14:paraId="13577CD6" w14:textId="77777777" w:rsidTr="00267633">
        <w:trPr>
          <w:divId w:val="2116439976"/>
          <w:cantSplit/>
          <w:tblHeader/>
        </w:trPr>
        <w:tc>
          <w:tcPr>
            <w:tcW w:w="646" w:type="dxa"/>
          </w:tcPr>
          <w:p w14:paraId="296C4529" w14:textId="77777777" w:rsidR="00267633" w:rsidRPr="00267633" w:rsidRDefault="00267633" w:rsidP="00267633">
            <w:pPr>
              <w:spacing w:before="120" w:after="120" w:line="240" w:lineRule="auto"/>
              <w:jc w:val="center"/>
              <w:rPr>
                <w:rFonts w:ascii="Times New Roman" w:hAnsi="Times New Roman" w:cs="Times New Roman"/>
                <w:i/>
                <w:szCs w:val="20"/>
                <w:lang w:val="en-US" w:eastAsia="zh-CN"/>
              </w:rPr>
            </w:pPr>
            <w:r w:rsidRPr="00267633">
              <w:rPr>
                <w:rFonts w:ascii="Times New Roman" w:hAnsi="Times New Roman" w:cs="Times New Roman"/>
                <w:i/>
                <w:szCs w:val="20"/>
                <w:lang w:val="en-US" w:eastAsia="zh-CN"/>
              </w:rPr>
              <w:t>No.</w:t>
            </w:r>
          </w:p>
        </w:tc>
        <w:tc>
          <w:tcPr>
            <w:tcW w:w="1980" w:type="dxa"/>
          </w:tcPr>
          <w:p w14:paraId="39A5F908" w14:textId="77777777" w:rsidR="00267633" w:rsidRPr="00267633" w:rsidRDefault="00267633" w:rsidP="00267633">
            <w:pPr>
              <w:spacing w:before="120" w:after="120" w:line="240" w:lineRule="auto"/>
              <w:rPr>
                <w:rFonts w:ascii="Times New Roman" w:hAnsi="Times New Roman" w:cs="Times New Roman"/>
                <w:i/>
                <w:szCs w:val="20"/>
                <w:lang w:val="en-US" w:eastAsia="zh-CN"/>
              </w:rPr>
            </w:pPr>
            <w:r w:rsidRPr="00267633">
              <w:rPr>
                <w:rFonts w:ascii="Times New Roman" w:hAnsi="Times New Roman" w:cs="Times New Roman"/>
                <w:i/>
                <w:szCs w:val="20"/>
                <w:lang w:val="en-US" w:eastAsia="zh-CN"/>
              </w:rPr>
              <w:t>Date</w:t>
            </w:r>
          </w:p>
        </w:tc>
        <w:tc>
          <w:tcPr>
            <w:tcW w:w="4137" w:type="dxa"/>
          </w:tcPr>
          <w:p w14:paraId="2F4F7828" w14:textId="77777777" w:rsidR="00267633" w:rsidRPr="00267633" w:rsidRDefault="00267633" w:rsidP="00267633">
            <w:pPr>
              <w:spacing w:before="120" w:after="120" w:line="240" w:lineRule="auto"/>
              <w:jc w:val="both"/>
              <w:rPr>
                <w:rFonts w:ascii="Times New Roman" w:hAnsi="Times New Roman" w:cs="Times New Roman"/>
                <w:i/>
                <w:szCs w:val="20"/>
                <w:lang w:val="en-US" w:eastAsia="zh-CN"/>
              </w:rPr>
            </w:pPr>
            <w:r w:rsidRPr="00267633">
              <w:rPr>
                <w:rFonts w:ascii="Times New Roman" w:hAnsi="Times New Roman" w:cs="Times New Roman"/>
                <w:i/>
                <w:szCs w:val="20"/>
                <w:lang w:val="en-US" w:eastAsia="zh-CN"/>
              </w:rPr>
              <w:t>Description and amount claimed</w:t>
            </w:r>
          </w:p>
        </w:tc>
        <w:tc>
          <w:tcPr>
            <w:tcW w:w="1985" w:type="dxa"/>
          </w:tcPr>
          <w:p w14:paraId="16C15E9D" w14:textId="77777777" w:rsidR="00267633" w:rsidRPr="00267633" w:rsidRDefault="00267633" w:rsidP="00267633">
            <w:pPr>
              <w:spacing w:before="120" w:after="120" w:line="240" w:lineRule="auto"/>
              <w:jc w:val="both"/>
              <w:rPr>
                <w:rFonts w:ascii="Times New Roman" w:hAnsi="Times New Roman" w:cs="Times New Roman"/>
                <w:i/>
                <w:szCs w:val="20"/>
                <w:lang w:val="en-US" w:eastAsia="zh-CN"/>
              </w:rPr>
            </w:pPr>
            <w:r w:rsidRPr="00267633">
              <w:rPr>
                <w:rFonts w:ascii="Times New Roman" w:hAnsi="Times New Roman" w:cs="Times New Roman"/>
                <w:i/>
                <w:szCs w:val="20"/>
                <w:lang w:val="en-US" w:eastAsia="zh-CN"/>
              </w:rPr>
              <w:t xml:space="preserve">Remarks </w:t>
            </w:r>
          </w:p>
        </w:tc>
      </w:tr>
      <w:tr w:rsidR="00267633" w:rsidRPr="00267633" w14:paraId="7EAB5234" w14:textId="77777777" w:rsidTr="00267633">
        <w:trPr>
          <w:divId w:val="2116439976"/>
          <w:cantSplit/>
        </w:trPr>
        <w:tc>
          <w:tcPr>
            <w:tcW w:w="646" w:type="dxa"/>
          </w:tcPr>
          <w:p w14:paraId="1E5CE261" w14:textId="77777777" w:rsidR="00267633" w:rsidRPr="00267633" w:rsidRDefault="00267633" w:rsidP="00267633">
            <w:pPr>
              <w:spacing w:before="120" w:after="120" w:line="240" w:lineRule="auto"/>
              <w:jc w:val="center"/>
              <w:rPr>
                <w:rFonts w:ascii="Times New Roman" w:hAnsi="Times New Roman" w:cs="Times New Roman"/>
                <w:szCs w:val="20"/>
                <w:lang w:val="en-US" w:eastAsia="zh-CN"/>
              </w:rPr>
            </w:pPr>
            <w:r w:rsidRPr="00267633">
              <w:rPr>
                <w:rFonts w:ascii="Times New Roman" w:hAnsi="Times New Roman" w:cs="Times New Roman"/>
                <w:szCs w:val="20"/>
                <w:lang w:val="en-US" w:eastAsia="zh-CN"/>
              </w:rPr>
              <w:t>8.</w:t>
            </w:r>
          </w:p>
        </w:tc>
        <w:tc>
          <w:tcPr>
            <w:tcW w:w="1980" w:type="dxa"/>
          </w:tcPr>
          <w:p w14:paraId="6C656566" w14:textId="77777777" w:rsidR="00267633" w:rsidRPr="00267633" w:rsidRDefault="00267633" w:rsidP="00267633">
            <w:pPr>
              <w:spacing w:before="120" w:after="120" w:line="240" w:lineRule="auto"/>
              <w:rPr>
                <w:rFonts w:ascii="Times New Roman" w:hAnsi="Times New Roman" w:cs="Times New Roman"/>
                <w:spacing w:val="-3"/>
                <w:szCs w:val="20"/>
                <w:lang w:val="en-GB" w:eastAsia="zh-CN"/>
              </w:rPr>
            </w:pPr>
            <w:r w:rsidRPr="00267633">
              <w:rPr>
                <w:rFonts w:ascii="Times New Roman" w:hAnsi="Times New Roman" w:cs="Times New Roman"/>
                <w:spacing w:val="-3"/>
                <w:szCs w:val="20"/>
                <w:lang w:val="en-GB" w:eastAsia="zh-CN"/>
              </w:rPr>
              <w:t>[</w:t>
            </w:r>
            <w:r w:rsidRPr="00267633">
              <w:rPr>
                <w:rFonts w:ascii="Times New Roman" w:hAnsi="Times New Roman" w:cs="Times New Roman"/>
                <w:i/>
                <w:spacing w:val="-3"/>
                <w:szCs w:val="20"/>
                <w:lang w:val="en-GB" w:eastAsia="zh-CN"/>
              </w:rPr>
              <w:t xml:space="preserve">Set out in different rows the dates or </w:t>
            </w:r>
            <w:proofErr w:type="gramStart"/>
            <w:r w:rsidRPr="00267633">
              <w:rPr>
                <w:rFonts w:ascii="Times New Roman" w:hAnsi="Times New Roman" w:cs="Times New Roman"/>
                <w:i/>
                <w:spacing w:val="-3"/>
                <w:szCs w:val="20"/>
                <w:lang w:val="en-GB" w:eastAsia="zh-CN"/>
              </w:rPr>
              <w:t>period of time</w:t>
            </w:r>
            <w:proofErr w:type="gramEnd"/>
            <w:r w:rsidRPr="00267633">
              <w:rPr>
                <w:rFonts w:ascii="Times New Roman" w:hAnsi="Times New Roman" w:cs="Times New Roman"/>
                <w:i/>
                <w:spacing w:val="-3"/>
                <w:szCs w:val="20"/>
                <w:lang w:val="en-GB" w:eastAsia="zh-CN"/>
              </w:rPr>
              <w:t xml:space="preserve"> when each disbursement is incurred.</w:t>
            </w:r>
            <w:r w:rsidRPr="00267633">
              <w:rPr>
                <w:rFonts w:ascii="Times New Roman" w:hAnsi="Times New Roman" w:cs="Times New Roman"/>
                <w:spacing w:val="-3"/>
                <w:szCs w:val="20"/>
                <w:lang w:val="en-GB" w:eastAsia="zh-CN"/>
              </w:rPr>
              <w:t xml:space="preserve">] </w:t>
            </w:r>
          </w:p>
        </w:tc>
        <w:tc>
          <w:tcPr>
            <w:tcW w:w="4137" w:type="dxa"/>
          </w:tcPr>
          <w:p w14:paraId="08EFE2CF" w14:textId="77777777" w:rsidR="00267633" w:rsidRPr="00267633" w:rsidRDefault="00267633" w:rsidP="00267633">
            <w:pPr>
              <w:spacing w:before="120" w:after="120" w:line="240" w:lineRule="auto"/>
              <w:jc w:val="both"/>
              <w:rPr>
                <w:rFonts w:ascii="Times New Roman" w:hAnsi="Times New Roman" w:cs="Times New Roman"/>
                <w:szCs w:val="20"/>
                <w:u w:val="single"/>
                <w:lang w:val="en-US" w:eastAsia="zh-CN"/>
              </w:rPr>
            </w:pPr>
            <w:r w:rsidRPr="00267633">
              <w:rPr>
                <w:rFonts w:ascii="Times New Roman" w:hAnsi="Times New Roman" w:cs="Times New Roman"/>
                <w:szCs w:val="20"/>
                <w:u w:val="single"/>
                <w:lang w:val="en-US" w:eastAsia="zh-CN"/>
              </w:rPr>
              <w:t xml:space="preserve">Disbursements on which GST is not chargeable </w:t>
            </w:r>
          </w:p>
          <w:p w14:paraId="75DCD046" w14:textId="77777777" w:rsidR="00267633" w:rsidRPr="00267633" w:rsidRDefault="00267633" w:rsidP="00267633">
            <w:pPr>
              <w:spacing w:before="120" w:after="120" w:line="240" w:lineRule="auto"/>
              <w:jc w:val="both"/>
              <w:rPr>
                <w:rFonts w:ascii="Times New Roman" w:hAnsi="Times New Roman" w:cs="Times New Roman"/>
                <w:szCs w:val="20"/>
                <w:lang w:val="en-US" w:eastAsia="zh-CN"/>
              </w:rPr>
            </w:pPr>
            <w:r w:rsidRPr="00267633">
              <w:rPr>
                <w:rFonts w:ascii="Times New Roman" w:hAnsi="Times New Roman" w:cs="Times New Roman"/>
                <w:szCs w:val="20"/>
                <w:lang w:val="en-US" w:eastAsia="zh-CN"/>
              </w:rPr>
              <w:t>[</w:t>
            </w:r>
            <w:r w:rsidRPr="00267633">
              <w:rPr>
                <w:rFonts w:ascii="Times New Roman" w:hAnsi="Times New Roman" w:cs="Times New Roman"/>
                <w:i/>
                <w:szCs w:val="20"/>
                <w:lang w:val="en-US" w:eastAsia="zh-CN"/>
              </w:rPr>
              <w:t>Set out the amount of each disbursement claimed.</w:t>
            </w:r>
            <w:r w:rsidRPr="00267633">
              <w:rPr>
                <w:rFonts w:ascii="Times New Roman" w:hAnsi="Times New Roman" w:cs="Times New Roman"/>
                <w:szCs w:val="20"/>
                <w:lang w:val="en-US" w:eastAsia="zh-CN"/>
              </w:rPr>
              <w:t>]</w:t>
            </w:r>
          </w:p>
          <w:p w14:paraId="332F0CA9" w14:textId="77777777" w:rsidR="00267633" w:rsidRPr="00267633" w:rsidRDefault="00267633" w:rsidP="00267633">
            <w:pPr>
              <w:spacing w:before="120" w:after="120" w:line="240" w:lineRule="auto"/>
              <w:jc w:val="both"/>
              <w:rPr>
                <w:rFonts w:ascii="Times New Roman" w:hAnsi="Times New Roman" w:cs="Times New Roman"/>
                <w:szCs w:val="20"/>
                <w:lang w:val="en-US" w:eastAsia="zh-CN"/>
              </w:rPr>
            </w:pPr>
          </w:p>
          <w:p w14:paraId="2F05735B" w14:textId="77777777" w:rsidR="00267633" w:rsidRPr="00267633" w:rsidRDefault="00267633" w:rsidP="00267633">
            <w:pPr>
              <w:spacing w:before="120" w:after="120" w:line="240" w:lineRule="auto"/>
              <w:jc w:val="both"/>
              <w:rPr>
                <w:rFonts w:ascii="Times New Roman" w:hAnsi="Times New Roman" w:cs="Times New Roman"/>
                <w:szCs w:val="20"/>
                <w:u w:val="single"/>
                <w:lang w:val="en-US" w:eastAsia="zh-CN"/>
              </w:rPr>
            </w:pPr>
            <w:r w:rsidRPr="00267633">
              <w:rPr>
                <w:rFonts w:ascii="Times New Roman" w:hAnsi="Times New Roman" w:cs="Times New Roman"/>
                <w:szCs w:val="20"/>
                <w:u w:val="single"/>
                <w:lang w:val="en-US" w:eastAsia="zh-CN"/>
              </w:rPr>
              <w:t xml:space="preserve">Disbursements on which GST is chargeable </w:t>
            </w:r>
          </w:p>
          <w:p w14:paraId="7F273A3A" w14:textId="77777777" w:rsidR="00267633" w:rsidRPr="00267633" w:rsidRDefault="00267633" w:rsidP="00267633">
            <w:pPr>
              <w:spacing w:before="120" w:after="120" w:line="240" w:lineRule="auto"/>
              <w:jc w:val="both"/>
              <w:rPr>
                <w:rFonts w:ascii="Times New Roman" w:hAnsi="Times New Roman" w:cs="Times New Roman"/>
                <w:szCs w:val="20"/>
                <w:lang w:val="en-US" w:eastAsia="zh-CN"/>
              </w:rPr>
            </w:pPr>
            <w:r w:rsidRPr="00267633">
              <w:rPr>
                <w:rFonts w:ascii="Times New Roman" w:hAnsi="Times New Roman" w:cs="Times New Roman"/>
                <w:szCs w:val="20"/>
                <w:lang w:val="en-US" w:eastAsia="zh-CN"/>
              </w:rPr>
              <w:t>[</w:t>
            </w:r>
            <w:r w:rsidRPr="00267633">
              <w:rPr>
                <w:rFonts w:ascii="Times New Roman" w:hAnsi="Times New Roman" w:cs="Times New Roman"/>
                <w:i/>
                <w:szCs w:val="20"/>
                <w:lang w:val="en-US" w:eastAsia="zh-CN"/>
              </w:rPr>
              <w:t>Set out the amount of each disbursement claimed.</w:t>
            </w:r>
            <w:r w:rsidRPr="00267633">
              <w:rPr>
                <w:rFonts w:ascii="Times New Roman" w:hAnsi="Times New Roman" w:cs="Times New Roman"/>
                <w:szCs w:val="20"/>
                <w:lang w:val="en-US" w:eastAsia="zh-CN"/>
              </w:rPr>
              <w:t>]</w:t>
            </w:r>
          </w:p>
          <w:p w14:paraId="1EF1D0E9" w14:textId="77777777" w:rsidR="00267633" w:rsidRPr="00267633" w:rsidRDefault="00267633" w:rsidP="00267633">
            <w:pPr>
              <w:spacing w:before="120" w:after="120" w:line="240" w:lineRule="auto"/>
              <w:jc w:val="both"/>
              <w:rPr>
                <w:rFonts w:ascii="Times New Roman" w:hAnsi="Times New Roman" w:cs="Times New Roman"/>
                <w:szCs w:val="20"/>
                <w:lang w:val="en-US" w:eastAsia="zh-CN"/>
              </w:rPr>
            </w:pPr>
          </w:p>
          <w:p w14:paraId="3DE84EA4" w14:textId="77777777" w:rsidR="00267633" w:rsidRPr="00267633" w:rsidRDefault="00267633" w:rsidP="00267633">
            <w:pPr>
              <w:spacing w:before="120" w:after="120" w:line="240" w:lineRule="auto"/>
              <w:jc w:val="both"/>
              <w:rPr>
                <w:rFonts w:ascii="Times New Roman" w:hAnsi="Times New Roman" w:cs="Times New Roman"/>
                <w:szCs w:val="20"/>
                <w:lang w:val="en-US" w:eastAsia="zh-CN"/>
              </w:rPr>
            </w:pPr>
          </w:p>
          <w:p w14:paraId="141DB4CF" w14:textId="77777777" w:rsidR="00267633" w:rsidRPr="00267633" w:rsidRDefault="00267633" w:rsidP="00267633">
            <w:pPr>
              <w:spacing w:before="120" w:after="120" w:line="240" w:lineRule="auto"/>
              <w:jc w:val="both"/>
              <w:rPr>
                <w:rFonts w:ascii="Times New Roman" w:hAnsi="Times New Roman" w:cs="Times New Roman"/>
                <w:szCs w:val="20"/>
                <w:lang w:val="en-US" w:eastAsia="zh-CN"/>
              </w:rPr>
            </w:pPr>
          </w:p>
        </w:tc>
        <w:tc>
          <w:tcPr>
            <w:tcW w:w="1985" w:type="dxa"/>
          </w:tcPr>
          <w:p w14:paraId="52AE2AC3" w14:textId="77777777" w:rsidR="00267633" w:rsidRPr="00267633" w:rsidRDefault="00267633" w:rsidP="00267633">
            <w:pPr>
              <w:spacing w:before="120" w:after="120" w:line="240" w:lineRule="auto"/>
              <w:jc w:val="both"/>
              <w:rPr>
                <w:rFonts w:ascii="Times New Roman" w:hAnsi="Times New Roman" w:cs="Times New Roman"/>
                <w:szCs w:val="20"/>
                <w:lang w:val="en-US" w:eastAsia="zh-CN"/>
              </w:rPr>
            </w:pPr>
          </w:p>
        </w:tc>
      </w:tr>
      <w:tr w:rsidR="00267633" w:rsidRPr="00267633" w14:paraId="63430218" w14:textId="77777777" w:rsidTr="00267633">
        <w:trPr>
          <w:divId w:val="2116439976"/>
          <w:cantSplit/>
        </w:trPr>
        <w:tc>
          <w:tcPr>
            <w:tcW w:w="646" w:type="dxa"/>
          </w:tcPr>
          <w:p w14:paraId="0D7D8D27" w14:textId="77777777" w:rsidR="00267633" w:rsidRPr="00267633" w:rsidRDefault="00267633" w:rsidP="00267633">
            <w:pPr>
              <w:spacing w:before="120" w:after="120" w:line="240" w:lineRule="auto"/>
              <w:jc w:val="center"/>
              <w:rPr>
                <w:rFonts w:ascii="Times New Roman" w:hAnsi="Times New Roman" w:cs="Times New Roman"/>
                <w:sz w:val="20"/>
                <w:szCs w:val="20"/>
                <w:lang w:val="en-US" w:eastAsia="zh-CN"/>
              </w:rPr>
            </w:pPr>
            <w:r w:rsidRPr="00267633">
              <w:rPr>
                <w:rFonts w:ascii="Times New Roman" w:hAnsi="Times New Roman" w:cs="Times New Roman"/>
                <w:sz w:val="20"/>
                <w:szCs w:val="20"/>
                <w:lang w:val="en-US" w:eastAsia="zh-CN"/>
              </w:rPr>
              <w:lastRenderedPageBreak/>
              <w:t xml:space="preserve"> [  ]</w:t>
            </w:r>
          </w:p>
        </w:tc>
        <w:tc>
          <w:tcPr>
            <w:tcW w:w="1980" w:type="dxa"/>
          </w:tcPr>
          <w:p w14:paraId="249CD92D" w14:textId="77777777" w:rsidR="00267633" w:rsidRPr="00267633" w:rsidRDefault="00267633" w:rsidP="00267633">
            <w:pPr>
              <w:spacing w:before="120" w:after="120" w:line="240" w:lineRule="auto"/>
              <w:rPr>
                <w:rFonts w:ascii="Times New Roman" w:hAnsi="Times New Roman" w:cs="Times New Roman"/>
                <w:sz w:val="20"/>
                <w:szCs w:val="20"/>
                <w:lang w:val="en-US" w:eastAsia="zh-CN"/>
              </w:rPr>
            </w:pPr>
            <w:r w:rsidRPr="00267633">
              <w:rPr>
                <w:rFonts w:ascii="Times New Roman" w:hAnsi="Times New Roman" w:cs="Times New Roman"/>
                <w:sz w:val="20"/>
                <w:szCs w:val="20"/>
                <w:lang w:val="en-US" w:eastAsia="zh-CN"/>
              </w:rPr>
              <w:t>-</w:t>
            </w:r>
          </w:p>
        </w:tc>
        <w:tc>
          <w:tcPr>
            <w:tcW w:w="4137" w:type="dxa"/>
          </w:tcPr>
          <w:p w14:paraId="30445C2E" w14:textId="77777777" w:rsidR="00267633" w:rsidRPr="00267633" w:rsidRDefault="00267633" w:rsidP="00267633">
            <w:pPr>
              <w:spacing w:before="120" w:after="120" w:line="240" w:lineRule="auto"/>
              <w:jc w:val="both"/>
              <w:rPr>
                <w:rFonts w:ascii="Times New Roman" w:hAnsi="Times New Roman" w:cs="Times New Roman"/>
                <w:szCs w:val="20"/>
                <w:lang w:val="en-US" w:eastAsia="zh-CN"/>
              </w:rPr>
            </w:pPr>
            <w:r w:rsidRPr="00267633">
              <w:rPr>
                <w:rFonts w:ascii="Times New Roman" w:hAnsi="Times New Roman" w:cs="Times New Roman"/>
                <w:b/>
                <w:szCs w:val="20"/>
                <w:lang w:val="en-US" w:eastAsia="zh-CN"/>
              </w:rPr>
              <w:t>Total amount claimed for disbursements on which GST is not chargeable: $ [</w:t>
            </w:r>
            <w:r w:rsidRPr="00267633">
              <w:rPr>
                <w:rFonts w:ascii="Times New Roman" w:hAnsi="Times New Roman" w:cs="Times New Roman"/>
                <w:i/>
                <w:szCs w:val="20"/>
                <w:lang w:val="en-US" w:eastAsia="zh-CN"/>
              </w:rPr>
              <w:t>insert amount</w:t>
            </w:r>
            <w:r w:rsidRPr="00267633">
              <w:rPr>
                <w:rFonts w:ascii="Times New Roman" w:hAnsi="Times New Roman" w:cs="Times New Roman"/>
                <w:b/>
                <w:szCs w:val="20"/>
                <w:lang w:val="en-US" w:eastAsia="zh-CN"/>
              </w:rPr>
              <w:t xml:space="preserve">]. </w:t>
            </w:r>
          </w:p>
          <w:p w14:paraId="49911977" w14:textId="77777777" w:rsidR="00267633" w:rsidRPr="00267633" w:rsidRDefault="00267633" w:rsidP="00267633">
            <w:pPr>
              <w:spacing w:before="120" w:after="120" w:line="240" w:lineRule="auto"/>
              <w:jc w:val="both"/>
              <w:rPr>
                <w:rFonts w:ascii="Times New Roman" w:hAnsi="Times New Roman" w:cs="Times New Roman"/>
                <w:i/>
                <w:szCs w:val="20"/>
                <w:lang w:val="en-US" w:eastAsia="zh-CN"/>
              </w:rPr>
            </w:pPr>
            <w:r w:rsidRPr="00267633">
              <w:rPr>
                <w:rFonts w:ascii="Times New Roman" w:hAnsi="Times New Roman" w:cs="Times New Roman"/>
                <w:szCs w:val="20"/>
                <w:lang w:val="en-US" w:eastAsia="zh-CN"/>
              </w:rPr>
              <w:t>[</w:t>
            </w:r>
            <w:r w:rsidRPr="00267633">
              <w:rPr>
                <w:rFonts w:ascii="Times New Roman" w:hAnsi="Times New Roman" w:cs="Times New Roman"/>
                <w:i/>
                <w:szCs w:val="20"/>
                <w:lang w:val="en-US" w:eastAsia="zh-CN"/>
              </w:rPr>
              <w:t>Set out the total amount of disbursements claimed for Section 3 on which GST is not chargeable.</w:t>
            </w:r>
            <w:r w:rsidRPr="00267633">
              <w:rPr>
                <w:rFonts w:ascii="Times New Roman" w:hAnsi="Times New Roman" w:cs="Times New Roman"/>
                <w:szCs w:val="20"/>
                <w:lang w:val="en-US" w:eastAsia="zh-CN"/>
              </w:rPr>
              <w:t>]</w:t>
            </w:r>
          </w:p>
          <w:p w14:paraId="5E8AD261" w14:textId="77777777" w:rsidR="00267633" w:rsidRPr="00267633" w:rsidRDefault="00267633" w:rsidP="00267633">
            <w:pPr>
              <w:spacing w:before="120" w:after="120" w:line="240" w:lineRule="auto"/>
              <w:jc w:val="both"/>
              <w:rPr>
                <w:rFonts w:ascii="Times New Roman" w:hAnsi="Times New Roman" w:cs="Times New Roman"/>
                <w:b/>
                <w:szCs w:val="20"/>
                <w:lang w:val="en-US" w:eastAsia="zh-CN"/>
              </w:rPr>
            </w:pPr>
          </w:p>
          <w:p w14:paraId="0EB5BF83" w14:textId="77777777" w:rsidR="00267633" w:rsidRPr="00267633" w:rsidRDefault="00267633" w:rsidP="00267633">
            <w:pPr>
              <w:spacing w:before="120" w:after="120" w:line="240" w:lineRule="auto"/>
              <w:jc w:val="both"/>
              <w:rPr>
                <w:rFonts w:ascii="Times New Roman" w:hAnsi="Times New Roman" w:cs="Times New Roman"/>
                <w:szCs w:val="20"/>
                <w:lang w:val="en-US" w:eastAsia="zh-CN"/>
              </w:rPr>
            </w:pPr>
            <w:r w:rsidRPr="00267633">
              <w:rPr>
                <w:rFonts w:ascii="Times New Roman" w:hAnsi="Times New Roman" w:cs="Times New Roman"/>
                <w:b/>
                <w:szCs w:val="20"/>
                <w:lang w:val="en-US" w:eastAsia="zh-CN"/>
              </w:rPr>
              <w:t>Total amount claimed for disbursements on which GST is chargeable: $ [</w:t>
            </w:r>
            <w:r w:rsidRPr="00267633">
              <w:rPr>
                <w:rFonts w:ascii="Times New Roman" w:hAnsi="Times New Roman" w:cs="Times New Roman"/>
                <w:i/>
                <w:szCs w:val="20"/>
                <w:lang w:val="en-US" w:eastAsia="zh-CN"/>
              </w:rPr>
              <w:t>insert amount</w:t>
            </w:r>
            <w:r w:rsidRPr="00267633">
              <w:rPr>
                <w:rFonts w:ascii="Times New Roman" w:hAnsi="Times New Roman" w:cs="Times New Roman"/>
                <w:b/>
                <w:szCs w:val="20"/>
                <w:lang w:val="en-US" w:eastAsia="zh-CN"/>
              </w:rPr>
              <w:t xml:space="preserve">]. </w:t>
            </w:r>
          </w:p>
          <w:p w14:paraId="6D80CA1F" w14:textId="77777777" w:rsidR="00267633" w:rsidRPr="00267633" w:rsidRDefault="00267633" w:rsidP="00267633">
            <w:pPr>
              <w:spacing w:before="120" w:after="120" w:line="240" w:lineRule="auto"/>
              <w:jc w:val="both"/>
              <w:rPr>
                <w:rFonts w:ascii="Times New Roman" w:hAnsi="Times New Roman" w:cs="Times New Roman"/>
                <w:i/>
                <w:szCs w:val="20"/>
                <w:lang w:val="en-US" w:eastAsia="zh-CN"/>
              </w:rPr>
            </w:pPr>
            <w:r w:rsidRPr="00267633">
              <w:rPr>
                <w:rFonts w:ascii="Times New Roman" w:hAnsi="Times New Roman" w:cs="Times New Roman"/>
                <w:szCs w:val="20"/>
                <w:lang w:val="en-US" w:eastAsia="zh-CN"/>
              </w:rPr>
              <w:t>[</w:t>
            </w:r>
            <w:r w:rsidRPr="00267633">
              <w:rPr>
                <w:rFonts w:ascii="Times New Roman" w:hAnsi="Times New Roman" w:cs="Times New Roman"/>
                <w:i/>
                <w:szCs w:val="20"/>
                <w:lang w:val="en-US" w:eastAsia="zh-CN"/>
              </w:rPr>
              <w:t xml:space="preserve">Set out the total amount of disbursements claimed for Section 3 on which GST is chargeable with a breakdown of – </w:t>
            </w:r>
          </w:p>
          <w:p w14:paraId="00D6F6AF" w14:textId="77777777" w:rsidR="00267633" w:rsidRPr="00267633" w:rsidRDefault="00267633" w:rsidP="006172E9">
            <w:pPr>
              <w:numPr>
                <w:ilvl w:val="0"/>
                <w:numId w:val="67"/>
              </w:numPr>
              <w:spacing w:before="0" w:after="120" w:line="240" w:lineRule="auto"/>
              <w:jc w:val="both"/>
              <w:rPr>
                <w:rFonts w:ascii="Times New Roman" w:hAnsi="Times New Roman" w:cs="Times New Roman"/>
                <w:i/>
                <w:szCs w:val="20"/>
                <w:lang w:val="en-US" w:eastAsia="zh-CN"/>
              </w:rPr>
            </w:pPr>
            <w:r w:rsidRPr="00267633">
              <w:rPr>
                <w:rFonts w:ascii="Times New Roman" w:hAnsi="Times New Roman" w:cs="Times New Roman"/>
                <w:i/>
                <w:szCs w:val="20"/>
                <w:lang w:val="en-US" w:eastAsia="zh-CN"/>
              </w:rPr>
              <w:t xml:space="preserve">the amount claimed for disbursements for Section </w:t>
            </w:r>
            <w:proofErr w:type="gramStart"/>
            <w:r w:rsidRPr="00267633">
              <w:rPr>
                <w:rFonts w:ascii="Times New Roman" w:hAnsi="Times New Roman" w:cs="Times New Roman"/>
                <w:i/>
                <w:szCs w:val="20"/>
                <w:lang w:val="en-US" w:eastAsia="zh-CN"/>
              </w:rPr>
              <w:t>3;</w:t>
            </w:r>
            <w:proofErr w:type="gramEnd"/>
            <w:r w:rsidRPr="00267633">
              <w:rPr>
                <w:rFonts w:ascii="Times New Roman" w:hAnsi="Times New Roman" w:cs="Times New Roman"/>
                <w:i/>
                <w:szCs w:val="20"/>
                <w:lang w:val="en-US" w:eastAsia="zh-CN"/>
              </w:rPr>
              <w:t xml:space="preserve"> </w:t>
            </w:r>
          </w:p>
          <w:p w14:paraId="51C24EF2" w14:textId="77777777" w:rsidR="00267633" w:rsidRPr="00267633" w:rsidRDefault="00267633" w:rsidP="006172E9">
            <w:pPr>
              <w:numPr>
                <w:ilvl w:val="0"/>
                <w:numId w:val="67"/>
              </w:numPr>
              <w:spacing w:before="0" w:after="120" w:line="240" w:lineRule="auto"/>
              <w:jc w:val="both"/>
              <w:rPr>
                <w:rFonts w:ascii="Times New Roman" w:hAnsi="Times New Roman" w:cs="Times New Roman"/>
                <w:i/>
                <w:szCs w:val="20"/>
                <w:lang w:val="en-US" w:eastAsia="zh-CN"/>
              </w:rPr>
            </w:pPr>
            <w:r w:rsidRPr="00267633">
              <w:rPr>
                <w:rFonts w:ascii="Times New Roman" w:hAnsi="Times New Roman" w:cs="Times New Roman"/>
                <w:i/>
                <w:szCs w:val="20"/>
                <w:lang w:val="en-US" w:eastAsia="zh-CN"/>
              </w:rPr>
              <w:t xml:space="preserve">the percentage of input tax for which a party entitled to claim costs is not entitled to </w:t>
            </w:r>
            <w:proofErr w:type="gramStart"/>
            <w:r w:rsidRPr="00267633">
              <w:rPr>
                <w:rFonts w:ascii="Times New Roman" w:hAnsi="Times New Roman" w:cs="Times New Roman"/>
                <w:i/>
                <w:szCs w:val="20"/>
                <w:lang w:val="en-US" w:eastAsia="zh-CN"/>
              </w:rPr>
              <w:t>credit;</w:t>
            </w:r>
            <w:proofErr w:type="gramEnd"/>
            <w:r w:rsidRPr="00267633">
              <w:rPr>
                <w:rFonts w:ascii="Times New Roman" w:hAnsi="Times New Roman" w:cs="Times New Roman"/>
                <w:i/>
                <w:szCs w:val="20"/>
                <w:lang w:val="en-US" w:eastAsia="zh-CN"/>
              </w:rPr>
              <w:t xml:space="preserve"> </w:t>
            </w:r>
          </w:p>
          <w:p w14:paraId="265B7CAC" w14:textId="77777777" w:rsidR="00267633" w:rsidRPr="00267633" w:rsidRDefault="00267633" w:rsidP="006172E9">
            <w:pPr>
              <w:numPr>
                <w:ilvl w:val="0"/>
                <w:numId w:val="67"/>
              </w:numPr>
              <w:spacing w:before="0" w:after="120" w:line="240" w:lineRule="auto"/>
              <w:jc w:val="both"/>
              <w:rPr>
                <w:rFonts w:ascii="Times New Roman" w:hAnsi="Times New Roman" w:cs="Times New Roman"/>
                <w:i/>
                <w:szCs w:val="20"/>
                <w:lang w:val="en-US" w:eastAsia="zh-CN"/>
              </w:rPr>
            </w:pPr>
            <w:r w:rsidRPr="00267633">
              <w:rPr>
                <w:rFonts w:ascii="Times New Roman" w:hAnsi="Times New Roman" w:cs="Times New Roman"/>
                <w:i/>
                <w:szCs w:val="20"/>
                <w:lang w:val="en-US" w:eastAsia="zh-CN"/>
              </w:rPr>
              <w:t>the amount of input tax for which a party entitled to claim costs is not entitled to credit; and</w:t>
            </w:r>
          </w:p>
          <w:p w14:paraId="1ECAA0DD" w14:textId="77777777" w:rsidR="00267633" w:rsidRPr="00267633" w:rsidRDefault="00267633" w:rsidP="006172E9">
            <w:pPr>
              <w:numPr>
                <w:ilvl w:val="0"/>
                <w:numId w:val="67"/>
              </w:numPr>
              <w:spacing w:before="0" w:after="120" w:line="240" w:lineRule="auto"/>
              <w:jc w:val="both"/>
              <w:rPr>
                <w:rFonts w:ascii="Times New Roman" w:hAnsi="Times New Roman" w:cs="Times New Roman"/>
                <w:i/>
                <w:szCs w:val="20"/>
                <w:lang w:val="en-US" w:eastAsia="zh-CN"/>
              </w:rPr>
            </w:pPr>
            <w:r w:rsidRPr="00267633">
              <w:rPr>
                <w:rFonts w:ascii="Times New Roman" w:hAnsi="Times New Roman" w:cs="Times New Roman"/>
                <w:i/>
                <w:szCs w:val="20"/>
                <w:lang w:val="en-US" w:eastAsia="zh-CN"/>
              </w:rPr>
              <w:t>the GST claimed for disbursements,</w:t>
            </w:r>
          </w:p>
          <w:p w14:paraId="5E89F19C" w14:textId="77777777" w:rsidR="00267633" w:rsidRPr="00267633" w:rsidRDefault="00267633" w:rsidP="00267633">
            <w:pPr>
              <w:spacing w:before="0" w:after="120" w:line="240" w:lineRule="auto"/>
              <w:jc w:val="both"/>
              <w:rPr>
                <w:rFonts w:ascii="Times New Roman" w:hAnsi="Times New Roman" w:cs="Times New Roman"/>
                <w:szCs w:val="20"/>
                <w:lang w:val="en-US" w:eastAsia="zh-CN"/>
              </w:rPr>
            </w:pPr>
            <w:r w:rsidRPr="00267633">
              <w:rPr>
                <w:rFonts w:ascii="Times New Roman" w:hAnsi="Times New Roman" w:cs="Times New Roman"/>
                <w:i/>
                <w:szCs w:val="20"/>
                <w:lang w:val="en-US" w:eastAsia="zh-CN"/>
              </w:rPr>
              <w:t>in relation to the periods for which different rates of GST are applicable.</w:t>
            </w:r>
            <w:r w:rsidRPr="00267633">
              <w:rPr>
                <w:rFonts w:ascii="Times New Roman" w:hAnsi="Times New Roman" w:cs="Times New Roman"/>
                <w:szCs w:val="20"/>
                <w:lang w:val="en-US" w:eastAsia="zh-CN"/>
              </w:rPr>
              <w:t>]</w:t>
            </w:r>
          </w:p>
          <w:p w14:paraId="6D06D7C5" w14:textId="77777777" w:rsidR="00267633" w:rsidRPr="00267633" w:rsidRDefault="00267633" w:rsidP="00267633">
            <w:pPr>
              <w:spacing w:before="0" w:after="0" w:line="240" w:lineRule="auto"/>
              <w:jc w:val="both"/>
              <w:rPr>
                <w:rFonts w:ascii="Times New Roman" w:hAnsi="Times New Roman" w:cs="Times New Roman"/>
                <w:szCs w:val="20"/>
                <w:lang w:val="en-US" w:eastAsia="zh-CN"/>
              </w:rPr>
            </w:pPr>
          </w:p>
          <w:p w14:paraId="3A908233" w14:textId="77777777" w:rsidR="00267633" w:rsidRPr="00267633" w:rsidRDefault="00267633" w:rsidP="00267633">
            <w:pPr>
              <w:spacing w:before="0" w:after="0" w:line="240" w:lineRule="auto"/>
              <w:jc w:val="both"/>
              <w:rPr>
                <w:rFonts w:ascii="Times New Roman" w:hAnsi="Times New Roman" w:cs="Times New Roman"/>
                <w:szCs w:val="20"/>
                <w:lang w:val="en-US" w:eastAsia="zh-CN"/>
              </w:rPr>
            </w:pPr>
          </w:p>
          <w:p w14:paraId="54DFAC14" w14:textId="77777777" w:rsidR="00267633" w:rsidRPr="00267633" w:rsidRDefault="00267633" w:rsidP="00267633">
            <w:pPr>
              <w:spacing w:before="0" w:after="0" w:line="240" w:lineRule="auto"/>
              <w:jc w:val="both"/>
              <w:rPr>
                <w:rFonts w:ascii="Times New Roman" w:hAnsi="Times New Roman" w:cs="Times New Roman"/>
                <w:szCs w:val="20"/>
                <w:lang w:val="en-US" w:eastAsia="zh-CN"/>
              </w:rPr>
            </w:pPr>
          </w:p>
          <w:p w14:paraId="23D95508" w14:textId="77777777" w:rsidR="00267633" w:rsidRPr="00267633" w:rsidRDefault="00267633" w:rsidP="00267633">
            <w:pPr>
              <w:spacing w:before="0" w:after="0" w:line="240" w:lineRule="auto"/>
              <w:jc w:val="both"/>
              <w:rPr>
                <w:rFonts w:ascii="Times New Roman" w:hAnsi="Times New Roman" w:cs="Times New Roman"/>
                <w:szCs w:val="20"/>
                <w:lang w:val="en-US" w:eastAsia="zh-CN"/>
              </w:rPr>
            </w:pPr>
          </w:p>
          <w:p w14:paraId="639FDE9C" w14:textId="77777777" w:rsidR="00267633" w:rsidRPr="00267633" w:rsidRDefault="00267633" w:rsidP="00267633">
            <w:pPr>
              <w:spacing w:before="0" w:after="0" w:line="240" w:lineRule="auto"/>
              <w:jc w:val="both"/>
              <w:rPr>
                <w:rFonts w:ascii="Times New Roman" w:hAnsi="Times New Roman" w:cs="Times New Roman"/>
                <w:szCs w:val="20"/>
                <w:lang w:val="en-US" w:eastAsia="zh-CN"/>
              </w:rPr>
            </w:pPr>
          </w:p>
          <w:p w14:paraId="072BE430" w14:textId="77777777" w:rsidR="00267633" w:rsidRPr="00267633" w:rsidRDefault="00267633" w:rsidP="00267633">
            <w:pPr>
              <w:spacing w:before="0" w:after="0" w:line="240" w:lineRule="auto"/>
              <w:jc w:val="both"/>
              <w:rPr>
                <w:rFonts w:ascii="Times New Roman" w:hAnsi="Times New Roman" w:cs="Times New Roman"/>
                <w:szCs w:val="20"/>
                <w:lang w:val="en-US" w:eastAsia="zh-CN"/>
              </w:rPr>
            </w:pPr>
          </w:p>
          <w:p w14:paraId="39DDACED" w14:textId="77777777" w:rsidR="00267633" w:rsidRPr="00267633" w:rsidRDefault="00267633" w:rsidP="00267633">
            <w:pPr>
              <w:spacing w:before="0" w:after="0" w:line="240" w:lineRule="auto"/>
              <w:jc w:val="both"/>
              <w:rPr>
                <w:rFonts w:ascii="Times New Roman" w:hAnsi="Times New Roman" w:cs="Times New Roman"/>
                <w:szCs w:val="20"/>
                <w:lang w:val="en-US" w:eastAsia="zh-CN"/>
              </w:rPr>
            </w:pPr>
          </w:p>
          <w:p w14:paraId="083FCF60" w14:textId="77777777" w:rsidR="00267633" w:rsidRPr="00267633" w:rsidRDefault="00267633" w:rsidP="00267633">
            <w:pPr>
              <w:spacing w:before="0" w:after="0" w:line="240" w:lineRule="auto"/>
              <w:jc w:val="both"/>
              <w:rPr>
                <w:rFonts w:ascii="Times New Roman" w:hAnsi="Times New Roman" w:cs="Times New Roman"/>
                <w:szCs w:val="20"/>
                <w:lang w:val="en-US" w:eastAsia="zh-CN"/>
              </w:rPr>
            </w:pPr>
          </w:p>
          <w:p w14:paraId="13035019" w14:textId="77777777" w:rsidR="00267633" w:rsidRPr="00267633" w:rsidRDefault="00267633" w:rsidP="00267633">
            <w:pPr>
              <w:spacing w:before="0" w:after="0" w:line="240" w:lineRule="auto"/>
              <w:jc w:val="both"/>
              <w:rPr>
                <w:rFonts w:ascii="Times New Roman" w:hAnsi="Times New Roman" w:cs="Times New Roman"/>
                <w:szCs w:val="20"/>
                <w:lang w:val="en-US" w:eastAsia="zh-CN"/>
              </w:rPr>
            </w:pPr>
          </w:p>
          <w:p w14:paraId="012487BB" w14:textId="77777777" w:rsidR="00267633" w:rsidRPr="00267633" w:rsidRDefault="00267633" w:rsidP="00267633">
            <w:pPr>
              <w:spacing w:before="0" w:after="0" w:line="240" w:lineRule="auto"/>
              <w:jc w:val="both"/>
              <w:rPr>
                <w:rFonts w:ascii="Times New Roman" w:hAnsi="Times New Roman" w:cs="Times New Roman"/>
                <w:szCs w:val="20"/>
                <w:lang w:val="en-US" w:eastAsia="zh-CN"/>
              </w:rPr>
            </w:pPr>
          </w:p>
          <w:p w14:paraId="7177D0B2" w14:textId="77777777" w:rsidR="00267633" w:rsidRPr="00267633" w:rsidRDefault="00267633" w:rsidP="00267633">
            <w:pPr>
              <w:spacing w:before="0" w:after="0" w:line="240" w:lineRule="auto"/>
              <w:jc w:val="both"/>
              <w:rPr>
                <w:rFonts w:ascii="Times New Roman" w:hAnsi="Times New Roman" w:cs="Times New Roman"/>
                <w:szCs w:val="20"/>
                <w:lang w:val="en-US" w:eastAsia="zh-CN"/>
              </w:rPr>
            </w:pPr>
          </w:p>
          <w:p w14:paraId="1C8E2C9C" w14:textId="77777777" w:rsidR="00267633" w:rsidRPr="00267633" w:rsidRDefault="00267633" w:rsidP="00267633">
            <w:pPr>
              <w:spacing w:before="0" w:after="0" w:line="240" w:lineRule="auto"/>
              <w:jc w:val="both"/>
              <w:rPr>
                <w:rFonts w:ascii="Times New Roman" w:hAnsi="Times New Roman" w:cs="Times New Roman"/>
                <w:szCs w:val="20"/>
                <w:lang w:val="en-US" w:eastAsia="zh-CN"/>
              </w:rPr>
            </w:pPr>
          </w:p>
          <w:p w14:paraId="155229ED" w14:textId="77777777" w:rsidR="00267633" w:rsidRPr="00267633" w:rsidRDefault="00267633" w:rsidP="00267633">
            <w:pPr>
              <w:spacing w:before="0" w:after="0" w:line="240" w:lineRule="auto"/>
              <w:jc w:val="both"/>
              <w:rPr>
                <w:rFonts w:ascii="Times New Roman" w:hAnsi="Times New Roman" w:cs="Times New Roman"/>
                <w:szCs w:val="20"/>
                <w:lang w:val="en-US" w:eastAsia="zh-CN"/>
              </w:rPr>
            </w:pPr>
          </w:p>
          <w:p w14:paraId="0C1F26FE" w14:textId="77777777" w:rsidR="00267633" w:rsidRPr="00267633" w:rsidRDefault="00267633" w:rsidP="00267633">
            <w:pPr>
              <w:spacing w:before="120" w:after="120" w:line="240" w:lineRule="auto"/>
              <w:jc w:val="both"/>
              <w:rPr>
                <w:rFonts w:ascii="Times New Roman" w:hAnsi="Times New Roman" w:cs="Times New Roman"/>
                <w:sz w:val="20"/>
                <w:szCs w:val="20"/>
                <w:lang w:val="en-US" w:eastAsia="zh-CN"/>
              </w:rPr>
            </w:pPr>
          </w:p>
        </w:tc>
        <w:tc>
          <w:tcPr>
            <w:tcW w:w="1985" w:type="dxa"/>
          </w:tcPr>
          <w:p w14:paraId="2227931A" w14:textId="77777777" w:rsidR="00267633" w:rsidRPr="00267633" w:rsidRDefault="00267633" w:rsidP="00267633">
            <w:pPr>
              <w:spacing w:before="120" w:after="120" w:line="240" w:lineRule="auto"/>
              <w:jc w:val="both"/>
              <w:rPr>
                <w:rFonts w:ascii="Times New Roman" w:hAnsi="Times New Roman" w:cs="Times New Roman"/>
                <w:sz w:val="20"/>
                <w:szCs w:val="20"/>
                <w:lang w:val="en-US" w:eastAsia="zh-CN"/>
              </w:rPr>
            </w:pPr>
          </w:p>
        </w:tc>
      </w:tr>
    </w:tbl>
    <w:p w14:paraId="1CB42EA9" w14:textId="77777777" w:rsidR="00267633" w:rsidRPr="00267633" w:rsidRDefault="00267633" w:rsidP="00267633">
      <w:pPr>
        <w:spacing w:before="120" w:after="120" w:line="240" w:lineRule="auto"/>
        <w:jc w:val="both"/>
        <w:divId w:val="2116439976"/>
        <w:rPr>
          <w:rFonts w:ascii="Times New Roman" w:hAnsi="Times New Roman" w:cs="Times New Roman"/>
          <w:b/>
          <w:szCs w:val="20"/>
          <w:lang w:val="en-US" w:eastAsia="zh-CN"/>
        </w:rPr>
        <w:sectPr w:rsidR="00267633" w:rsidRPr="00267633">
          <w:type w:val="continuous"/>
          <w:pgSz w:w="11909" w:h="16834" w:code="9"/>
          <w:pgMar w:top="1728" w:right="1742" w:bottom="1728" w:left="1728" w:header="720" w:footer="720" w:gutter="0"/>
          <w:cols w:space="720"/>
        </w:sectPr>
      </w:pPr>
    </w:p>
    <w:tbl>
      <w:tblPr>
        <w:tblW w:w="8748" w:type="dxa"/>
        <w:tblInd w:w="-4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46"/>
        <w:gridCol w:w="1980"/>
        <w:gridCol w:w="4131"/>
        <w:gridCol w:w="1991"/>
      </w:tblGrid>
      <w:tr w:rsidR="00267633" w:rsidRPr="00267633" w14:paraId="7D95B116" w14:textId="77777777" w:rsidTr="00D67A36">
        <w:trPr>
          <w:divId w:val="2116439976"/>
          <w:cantSplit/>
        </w:trPr>
        <w:tc>
          <w:tcPr>
            <w:tcW w:w="8748" w:type="dxa"/>
            <w:gridSpan w:val="4"/>
          </w:tcPr>
          <w:p w14:paraId="476EB800" w14:textId="77777777" w:rsidR="00267633" w:rsidRPr="00267633" w:rsidRDefault="00267633" w:rsidP="00267633">
            <w:pPr>
              <w:spacing w:before="120" w:after="120" w:line="240" w:lineRule="auto"/>
              <w:jc w:val="both"/>
              <w:rPr>
                <w:rFonts w:ascii="Times New Roman" w:hAnsi="Times New Roman" w:cs="Times New Roman"/>
                <w:b/>
                <w:szCs w:val="20"/>
                <w:lang w:val="en-US" w:eastAsia="zh-CN"/>
              </w:rPr>
            </w:pPr>
            <w:r w:rsidRPr="00267633">
              <w:rPr>
                <w:rFonts w:ascii="Times New Roman" w:hAnsi="Times New Roman" w:cs="Times New Roman"/>
                <w:b/>
                <w:szCs w:val="20"/>
                <w:lang w:val="en-US" w:eastAsia="zh-CN"/>
              </w:rPr>
              <w:lastRenderedPageBreak/>
              <w:t>Summary</w:t>
            </w:r>
          </w:p>
        </w:tc>
      </w:tr>
      <w:tr w:rsidR="00267633" w:rsidRPr="00267633" w14:paraId="7C9F2FC0" w14:textId="77777777" w:rsidTr="00D67A36">
        <w:trPr>
          <w:divId w:val="2116439976"/>
          <w:cantSplit/>
        </w:trPr>
        <w:tc>
          <w:tcPr>
            <w:tcW w:w="646" w:type="dxa"/>
          </w:tcPr>
          <w:p w14:paraId="72B79811" w14:textId="77777777" w:rsidR="00267633" w:rsidRPr="00267633" w:rsidRDefault="00267633" w:rsidP="00267633">
            <w:pPr>
              <w:spacing w:before="120" w:after="120" w:line="240" w:lineRule="auto"/>
              <w:jc w:val="center"/>
              <w:rPr>
                <w:rFonts w:ascii="Times New Roman" w:hAnsi="Times New Roman" w:cs="Times New Roman"/>
                <w:szCs w:val="20"/>
                <w:lang w:val="en-US" w:eastAsia="zh-CN"/>
              </w:rPr>
            </w:pPr>
          </w:p>
        </w:tc>
        <w:tc>
          <w:tcPr>
            <w:tcW w:w="1980" w:type="dxa"/>
          </w:tcPr>
          <w:p w14:paraId="0851C6C8" w14:textId="77777777" w:rsidR="00267633" w:rsidRPr="00267633" w:rsidRDefault="00267633" w:rsidP="00267633">
            <w:pPr>
              <w:spacing w:before="120" w:after="120" w:line="240" w:lineRule="auto"/>
              <w:rPr>
                <w:rFonts w:ascii="Times New Roman" w:hAnsi="Times New Roman" w:cs="Times New Roman"/>
                <w:szCs w:val="20"/>
                <w:lang w:val="en-US" w:eastAsia="zh-CN"/>
              </w:rPr>
            </w:pPr>
          </w:p>
        </w:tc>
        <w:tc>
          <w:tcPr>
            <w:tcW w:w="4131" w:type="dxa"/>
          </w:tcPr>
          <w:p w14:paraId="44438AD9" w14:textId="77777777" w:rsidR="00267633" w:rsidRPr="00267633" w:rsidRDefault="00267633" w:rsidP="00267633">
            <w:pPr>
              <w:spacing w:before="120" w:after="120" w:line="240" w:lineRule="auto"/>
              <w:jc w:val="both"/>
              <w:rPr>
                <w:rFonts w:ascii="Times New Roman" w:hAnsi="Times New Roman" w:cs="Times New Roman"/>
                <w:b/>
                <w:szCs w:val="20"/>
                <w:lang w:val="en-US" w:eastAsia="zh-CN"/>
              </w:rPr>
            </w:pPr>
            <w:r w:rsidRPr="00267633">
              <w:rPr>
                <w:rFonts w:ascii="Times New Roman" w:hAnsi="Times New Roman" w:cs="Times New Roman"/>
                <w:b/>
                <w:szCs w:val="20"/>
                <w:lang w:val="en-US" w:eastAsia="zh-CN"/>
              </w:rPr>
              <w:t>Total claimed for bill:</w:t>
            </w:r>
          </w:p>
          <w:p w14:paraId="6E327667" w14:textId="77777777" w:rsidR="00267633" w:rsidRPr="00267633" w:rsidRDefault="00267633" w:rsidP="00267633">
            <w:pPr>
              <w:spacing w:before="120" w:after="120" w:line="240" w:lineRule="auto"/>
              <w:jc w:val="both"/>
              <w:rPr>
                <w:rFonts w:ascii="Times New Roman" w:hAnsi="Times New Roman" w:cs="Times New Roman"/>
                <w:szCs w:val="20"/>
                <w:u w:val="single"/>
                <w:lang w:val="en-US" w:eastAsia="zh-CN"/>
              </w:rPr>
            </w:pPr>
            <w:r w:rsidRPr="00267633">
              <w:rPr>
                <w:rFonts w:ascii="Times New Roman" w:hAnsi="Times New Roman" w:cs="Times New Roman"/>
                <w:szCs w:val="20"/>
                <w:u w:val="single"/>
                <w:lang w:val="en-US" w:eastAsia="zh-CN"/>
              </w:rPr>
              <w:t xml:space="preserve">Costs for work done other than for taxation: </w:t>
            </w:r>
          </w:p>
          <w:p w14:paraId="20F549E0" w14:textId="77777777" w:rsidR="00267633" w:rsidRPr="00267633" w:rsidRDefault="00267633" w:rsidP="00267633">
            <w:pPr>
              <w:spacing w:before="120" w:after="120" w:line="240" w:lineRule="auto"/>
              <w:jc w:val="both"/>
              <w:rPr>
                <w:rFonts w:ascii="Times New Roman" w:hAnsi="Times New Roman" w:cs="Times New Roman"/>
                <w:szCs w:val="20"/>
                <w:lang w:val="en-US" w:eastAsia="zh-CN"/>
              </w:rPr>
            </w:pPr>
            <w:r w:rsidRPr="00267633">
              <w:rPr>
                <w:rFonts w:ascii="Times New Roman" w:hAnsi="Times New Roman" w:cs="Times New Roman"/>
                <w:szCs w:val="20"/>
                <w:lang w:val="en-US" w:eastAsia="zh-CN"/>
              </w:rPr>
              <w:t>Section 1: [</w:t>
            </w:r>
            <w:r w:rsidRPr="00267633">
              <w:rPr>
                <w:rFonts w:ascii="Times New Roman" w:hAnsi="Times New Roman" w:cs="Times New Roman"/>
                <w:i/>
                <w:szCs w:val="20"/>
                <w:lang w:val="en-US" w:eastAsia="zh-CN"/>
              </w:rPr>
              <w:t>Insert sum claimed.</w:t>
            </w:r>
            <w:r w:rsidRPr="00267633">
              <w:rPr>
                <w:rFonts w:ascii="Times New Roman" w:hAnsi="Times New Roman" w:cs="Times New Roman"/>
                <w:szCs w:val="20"/>
                <w:lang w:val="en-US" w:eastAsia="zh-CN"/>
              </w:rPr>
              <w:t xml:space="preserve">] </w:t>
            </w:r>
          </w:p>
          <w:p w14:paraId="7D1FE4F9" w14:textId="77777777" w:rsidR="00267633" w:rsidRPr="00267633" w:rsidRDefault="00267633" w:rsidP="00267633">
            <w:pPr>
              <w:spacing w:before="120" w:after="120" w:line="240" w:lineRule="auto"/>
              <w:jc w:val="both"/>
              <w:rPr>
                <w:rFonts w:ascii="Times New Roman" w:hAnsi="Times New Roman" w:cs="Times New Roman"/>
                <w:szCs w:val="20"/>
                <w:lang w:val="en-US" w:eastAsia="zh-CN"/>
              </w:rPr>
            </w:pPr>
            <w:r w:rsidRPr="00267633">
              <w:rPr>
                <w:rFonts w:ascii="Times New Roman" w:hAnsi="Times New Roman" w:cs="Times New Roman"/>
                <w:szCs w:val="20"/>
                <w:lang w:val="en-US" w:eastAsia="zh-CN"/>
              </w:rPr>
              <w:t xml:space="preserve">GST on Section 1: </w:t>
            </w:r>
          </w:p>
          <w:p w14:paraId="4BA0130D" w14:textId="77777777" w:rsidR="00267633" w:rsidRPr="00267633" w:rsidRDefault="00267633" w:rsidP="00267633">
            <w:pPr>
              <w:spacing w:before="120" w:after="120" w:line="240" w:lineRule="auto"/>
              <w:jc w:val="both"/>
              <w:rPr>
                <w:rFonts w:ascii="Times New Roman" w:hAnsi="Times New Roman" w:cs="Times New Roman"/>
                <w:szCs w:val="20"/>
                <w:u w:val="single"/>
                <w:lang w:val="en-US" w:eastAsia="zh-CN"/>
              </w:rPr>
            </w:pPr>
            <w:r w:rsidRPr="00267633">
              <w:rPr>
                <w:rFonts w:ascii="Times New Roman" w:hAnsi="Times New Roman" w:cs="Times New Roman"/>
                <w:szCs w:val="20"/>
                <w:u w:val="single"/>
                <w:lang w:val="en-US" w:eastAsia="zh-CN"/>
              </w:rPr>
              <w:t>Costs for work done for taxation:</w:t>
            </w:r>
          </w:p>
          <w:p w14:paraId="5707B775" w14:textId="77777777" w:rsidR="00267633" w:rsidRPr="00267633" w:rsidRDefault="00267633" w:rsidP="00267633">
            <w:pPr>
              <w:spacing w:before="120" w:after="120" w:line="240" w:lineRule="auto"/>
              <w:jc w:val="both"/>
              <w:rPr>
                <w:rFonts w:ascii="Times New Roman" w:hAnsi="Times New Roman" w:cs="Times New Roman"/>
                <w:szCs w:val="20"/>
                <w:lang w:val="en-US" w:eastAsia="zh-CN"/>
              </w:rPr>
            </w:pPr>
            <w:r w:rsidRPr="00267633">
              <w:rPr>
                <w:rFonts w:ascii="Times New Roman" w:hAnsi="Times New Roman" w:cs="Times New Roman"/>
                <w:szCs w:val="20"/>
                <w:lang w:val="en-US" w:eastAsia="zh-CN"/>
              </w:rPr>
              <w:t>Section 2</w:t>
            </w:r>
            <w:proofErr w:type="gramStart"/>
            <w:r w:rsidRPr="00267633">
              <w:rPr>
                <w:rFonts w:ascii="Times New Roman" w:hAnsi="Times New Roman" w:cs="Times New Roman"/>
                <w:szCs w:val="20"/>
                <w:lang w:val="en-US" w:eastAsia="zh-CN"/>
              </w:rPr>
              <w:t>:  [</w:t>
            </w:r>
            <w:proofErr w:type="gramEnd"/>
            <w:r w:rsidRPr="00267633">
              <w:rPr>
                <w:rFonts w:ascii="Times New Roman" w:hAnsi="Times New Roman" w:cs="Times New Roman"/>
                <w:i/>
                <w:szCs w:val="20"/>
                <w:lang w:val="en-US" w:eastAsia="zh-CN"/>
              </w:rPr>
              <w:t>Insert sum claimed.</w:t>
            </w:r>
            <w:r w:rsidRPr="00267633">
              <w:rPr>
                <w:rFonts w:ascii="Times New Roman" w:hAnsi="Times New Roman" w:cs="Times New Roman"/>
                <w:szCs w:val="20"/>
                <w:lang w:val="en-US" w:eastAsia="zh-CN"/>
              </w:rPr>
              <w:t>]</w:t>
            </w:r>
          </w:p>
          <w:p w14:paraId="5E15E642" w14:textId="77777777" w:rsidR="00267633" w:rsidRPr="00267633" w:rsidRDefault="00267633" w:rsidP="00267633">
            <w:pPr>
              <w:spacing w:before="120" w:after="120" w:line="240" w:lineRule="auto"/>
              <w:jc w:val="both"/>
              <w:rPr>
                <w:rFonts w:ascii="Times New Roman" w:hAnsi="Times New Roman" w:cs="Times New Roman"/>
                <w:szCs w:val="20"/>
                <w:lang w:val="en-US" w:eastAsia="zh-CN"/>
              </w:rPr>
            </w:pPr>
            <w:r w:rsidRPr="00267633">
              <w:rPr>
                <w:rFonts w:ascii="Times New Roman" w:hAnsi="Times New Roman" w:cs="Times New Roman"/>
                <w:szCs w:val="20"/>
                <w:lang w:val="en-US" w:eastAsia="zh-CN"/>
              </w:rPr>
              <w:t>GST on Section 2:</w:t>
            </w:r>
          </w:p>
          <w:p w14:paraId="092F5B41" w14:textId="77777777" w:rsidR="00267633" w:rsidRPr="00267633" w:rsidRDefault="00267633" w:rsidP="00267633">
            <w:pPr>
              <w:spacing w:before="120" w:after="120" w:line="240" w:lineRule="auto"/>
              <w:jc w:val="both"/>
              <w:rPr>
                <w:rFonts w:ascii="Times New Roman" w:hAnsi="Times New Roman" w:cs="Times New Roman"/>
                <w:szCs w:val="20"/>
                <w:u w:val="single"/>
                <w:lang w:val="en-US" w:eastAsia="zh-CN"/>
              </w:rPr>
            </w:pPr>
            <w:r w:rsidRPr="00267633">
              <w:rPr>
                <w:rFonts w:ascii="Times New Roman" w:hAnsi="Times New Roman" w:cs="Times New Roman"/>
                <w:szCs w:val="20"/>
                <w:u w:val="single"/>
                <w:lang w:val="en-US" w:eastAsia="zh-CN"/>
              </w:rPr>
              <w:t xml:space="preserve">Disbursements </w:t>
            </w:r>
          </w:p>
          <w:p w14:paraId="78CC87F4" w14:textId="77777777" w:rsidR="00267633" w:rsidRPr="00267633" w:rsidRDefault="00267633" w:rsidP="00267633">
            <w:pPr>
              <w:spacing w:before="120" w:after="120" w:line="240" w:lineRule="auto"/>
              <w:jc w:val="both"/>
              <w:rPr>
                <w:rFonts w:ascii="Times New Roman" w:hAnsi="Times New Roman" w:cs="Times New Roman"/>
                <w:szCs w:val="20"/>
                <w:lang w:val="en-US" w:eastAsia="zh-CN"/>
              </w:rPr>
            </w:pPr>
            <w:r w:rsidRPr="00267633">
              <w:rPr>
                <w:rFonts w:ascii="Times New Roman" w:hAnsi="Times New Roman" w:cs="Times New Roman"/>
                <w:szCs w:val="20"/>
                <w:lang w:val="en-US" w:eastAsia="zh-CN"/>
              </w:rPr>
              <w:t>Section 3 (Disbursements on which GST is not chargeable): [</w:t>
            </w:r>
            <w:r w:rsidRPr="00267633">
              <w:rPr>
                <w:rFonts w:ascii="Times New Roman" w:hAnsi="Times New Roman" w:cs="Times New Roman"/>
                <w:i/>
                <w:szCs w:val="20"/>
                <w:lang w:val="en-US" w:eastAsia="zh-CN"/>
              </w:rPr>
              <w:t>Insert sum claimed.</w:t>
            </w:r>
            <w:r w:rsidRPr="00267633">
              <w:rPr>
                <w:rFonts w:ascii="Times New Roman" w:hAnsi="Times New Roman" w:cs="Times New Roman"/>
                <w:szCs w:val="20"/>
                <w:lang w:val="en-US" w:eastAsia="zh-CN"/>
              </w:rPr>
              <w:t>]</w:t>
            </w:r>
          </w:p>
          <w:p w14:paraId="59889672" w14:textId="77777777" w:rsidR="00267633" w:rsidRPr="00267633" w:rsidRDefault="00267633" w:rsidP="00267633">
            <w:pPr>
              <w:spacing w:before="120" w:after="120" w:line="240" w:lineRule="auto"/>
              <w:jc w:val="both"/>
              <w:rPr>
                <w:rFonts w:ascii="Times New Roman" w:hAnsi="Times New Roman" w:cs="Times New Roman"/>
                <w:szCs w:val="20"/>
                <w:lang w:val="en-US" w:eastAsia="zh-CN"/>
              </w:rPr>
            </w:pPr>
            <w:r w:rsidRPr="00267633">
              <w:rPr>
                <w:rFonts w:ascii="Times New Roman" w:hAnsi="Times New Roman" w:cs="Times New Roman"/>
                <w:szCs w:val="20"/>
                <w:lang w:val="en-US" w:eastAsia="zh-CN"/>
              </w:rPr>
              <w:t>Section 3 (Disbursements on which GST is chargeable): [</w:t>
            </w:r>
            <w:r w:rsidRPr="00267633">
              <w:rPr>
                <w:rFonts w:ascii="Times New Roman" w:hAnsi="Times New Roman" w:cs="Times New Roman"/>
                <w:i/>
                <w:szCs w:val="20"/>
                <w:lang w:val="en-US" w:eastAsia="zh-CN"/>
              </w:rPr>
              <w:t>Insert sum claimed.</w:t>
            </w:r>
            <w:r w:rsidRPr="00267633">
              <w:rPr>
                <w:rFonts w:ascii="Times New Roman" w:hAnsi="Times New Roman" w:cs="Times New Roman"/>
                <w:szCs w:val="20"/>
                <w:lang w:val="en-US" w:eastAsia="zh-CN"/>
              </w:rPr>
              <w:t>]</w:t>
            </w:r>
          </w:p>
          <w:p w14:paraId="68008886" w14:textId="77777777" w:rsidR="00267633" w:rsidRPr="00267633" w:rsidRDefault="00267633" w:rsidP="00267633">
            <w:pPr>
              <w:spacing w:before="120" w:after="120" w:line="240" w:lineRule="auto"/>
              <w:jc w:val="both"/>
              <w:rPr>
                <w:rFonts w:ascii="Times New Roman" w:hAnsi="Times New Roman" w:cs="Times New Roman"/>
                <w:szCs w:val="20"/>
                <w:lang w:val="en-US" w:eastAsia="zh-CN"/>
              </w:rPr>
            </w:pPr>
            <w:r w:rsidRPr="00267633">
              <w:rPr>
                <w:rFonts w:ascii="Times New Roman" w:hAnsi="Times New Roman" w:cs="Times New Roman"/>
                <w:szCs w:val="20"/>
                <w:lang w:val="en-US" w:eastAsia="zh-CN"/>
              </w:rPr>
              <w:t xml:space="preserve">GST on Section 3: </w:t>
            </w:r>
          </w:p>
          <w:p w14:paraId="77827935" w14:textId="77777777" w:rsidR="00267633" w:rsidRPr="00267633" w:rsidRDefault="00267633" w:rsidP="00267633">
            <w:pPr>
              <w:spacing w:before="120" w:after="120" w:line="240" w:lineRule="auto"/>
              <w:jc w:val="both"/>
              <w:rPr>
                <w:rFonts w:ascii="Times New Roman" w:hAnsi="Times New Roman" w:cs="Times New Roman"/>
                <w:szCs w:val="20"/>
                <w:lang w:val="en-US" w:eastAsia="zh-CN"/>
              </w:rPr>
            </w:pPr>
          </w:p>
        </w:tc>
        <w:tc>
          <w:tcPr>
            <w:tcW w:w="1991" w:type="dxa"/>
          </w:tcPr>
          <w:p w14:paraId="6370E21C" w14:textId="77777777" w:rsidR="00267633" w:rsidRPr="00267633" w:rsidRDefault="00267633" w:rsidP="00267633">
            <w:pPr>
              <w:spacing w:before="120" w:after="120" w:line="240" w:lineRule="auto"/>
              <w:jc w:val="both"/>
              <w:rPr>
                <w:rFonts w:ascii="Times New Roman" w:hAnsi="Times New Roman" w:cs="Times New Roman"/>
                <w:szCs w:val="20"/>
                <w:lang w:val="en-US" w:eastAsia="zh-CN"/>
              </w:rPr>
            </w:pPr>
          </w:p>
        </w:tc>
      </w:tr>
    </w:tbl>
    <w:p w14:paraId="01F7C1F4" w14:textId="77777777" w:rsidR="00267633" w:rsidRPr="00267633" w:rsidRDefault="00267633" w:rsidP="00267633">
      <w:pPr>
        <w:spacing w:before="0" w:after="0" w:line="240" w:lineRule="auto"/>
        <w:divId w:val="2116439976"/>
        <w:rPr>
          <w:rFonts w:ascii="Times New Roman" w:hAnsi="Times New Roman" w:cs="Times New Roman"/>
          <w:spacing w:val="-3"/>
          <w:szCs w:val="20"/>
          <w:lang w:val="en-GB" w:eastAsia="zh-CN"/>
        </w:rPr>
      </w:pPr>
    </w:p>
    <w:p w14:paraId="18D86205" w14:textId="77777777" w:rsidR="00267633" w:rsidRPr="00267633" w:rsidRDefault="00267633" w:rsidP="00267633">
      <w:pPr>
        <w:spacing w:before="0" w:after="0" w:line="240" w:lineRule="auto"/>
        <w:jc w:val="center"/>
        <w:divId w:val="2116439976"/>
        <w:rPr>
          <w:rFonts w:ascii="Times New Roman" w:hAnsi="Times New Roman" w:cs="Times New Roman"/>
          <w:sz w:val="26"/>
          <w:szCs w:val="20"/>
          <w:lang w:val="en-US" w:eastAsia="zh-CN"/>
        </w:rPr>
      </w:pPr>
    </w:p>
    <w:p w14:paraId="40350C05" w14:textId="77777777" w:rsidR="00267633" w:rsidRPr="00267633" w:rsidRDefault="00267633" w:rsidP="00267633">
      <w:pPr>
        <w:spacing w:before="0" w:after="0" w:line="240" w:lineRule="auto"/>
        <w:jc w:val="center"/>
        <w:divId w:val="2116439976"/>
        <w:rPr>
          <w:rFonts w:ascii="Times New Roman" w:hAnsi="Times New Roman" w:cs="Times New Roman"/>
          <w:szCs w:val="20"/>
          <w:lang w:val="en-US" w:eastAsia="zh-CN"/>
        </w:rPr>
      </w:pPr>
      <w:r w:rsidRPr="00267633">
        <w:rPr>
          <w:rFonts w:ascii="Times New Roman" w:hAnsi="Times New Roman" w:cs="Times New Roman"/>
          <w:szCs w:val="20"/>
          <w:lang w:val="en-US" w:eastAsia="zh-CN"/>
        </w:rPr>
        <w:t xml:space="preserve">Dated this </w:t>
      </w:r>
      <w:r w:rsidRPr="00267633">
        <w:rPr>
          <w:rFonts w:ascii="Times New Roman" w:hAnsi="Times New Roman" w:cs="Times New Roman"/>
          <w:szCs w:val="20"/>
          <w:lang w:val="en-US" w:eastAsia="zh-CN"/>
        </w:rPr>
        <w:tab/>
      </w:r>
      <w:r w:rsidRPr="00267633">
        <w:rPr>
          <w:rFonts w:ascii="Times New Roman" w:hAnsi="Times New Roman" w:cs="Times New Roman"/>
          <w:szCs w:val="20"/>
          <w:lang w:val="en-US" w:eastAsia="zh-CN"/>
        </w:rPr>
        <w:tab/>
        <w:t xml:space="preserve">day of </w:t>
      </w:r>
      <w:r w:rsidRPr="00267633">
        <w:rPr>
          <w:rFonts w:ascii="Times New Roman" w:hAnsi="Times New Roman" w:cs="Times New Roman"/>
          <w:szCs w:val="20"/>
          <w:lang w:val="en-US" w:eastAsia="zh-CN"/>
        </w:rPr>
        <w:tab/>
      </w:r>
      <w:r w:rsidRPr="00267633">
        <w:rPr>
          <w:rFonts w:ascii="Times New Roman" w:hAnsi="Times New Roman" w:cs="Times New Roman"/>
          <w:szCs w:val="20"/>
          <w:lang w:val="en-US" w:eastAsia="zh-CN"/>
        </w:rPr>
        <w:tab/>
        <w:t>20</w:t>
      </w:r>
      <w:r w:rsidRPr="00267633">
        <w:rPr>
          <w:rFonts w:ascii="Times New Roman" w:hAnsi="Times New Roman" w:cs="Times New Roman"/>
          <w:szCs w:val="20"/>
          <w:lang w:val="en-US" w:eastAsia="zh-CN"/>
        </w:rPr>
        <w:tab/>
        <w:t>.</w:t>
      </w:r>
    </w:p>
    <w:p w14:paraId="4E1B011E" w14:textId="77777777" w:rsidR="00267633" w:rsidRPr="00267633" w:rsidRDefault="00267633" w:rsidP="00267633">
      <w:pPr>
        <w:spacing w:before="0" w:after="0" w:line="240" w:lineRule="auto"/>
        <w:jc w:val="center"/>
        <w:divId w:val="2116439976"/>
        <w:rPr>
          <w:rFonts w:ascii="Times New Roman" w:hAnsi="Times New Roman" w:cs="Times New Roman"/>
          <w:szCs w:val="20"/>
          <w:lang w:val="en-US" w:eastAsia="zh-CN"/>
        </w:rPr>
      </w:pPr>
    </w:p>
    <w:p w14:paraId="7D06CBEA"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p>
    <w:p w14:paraId="08C9BF0E"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p>
    <w:p w14:paraId="3EB3370E" w14:textId="77777777" w:rsidR="00267633" w:rsidRPr="00267633" w:rsidRDefault="00267633" w:rsidP="00267633">
      <w:pPr>
        <w:spacing w:before="0" w:after="0" w:line="240" w:lineRule="auto"/>
        <w:ind w:left="3600"/>
        <w:divId w:val="2116439976"/>
        <w:rPr>
          <w:rFonts w:ascii="Times New Roman" w:hAnsi="Times New Roman" w:cs="Times New Roman"/>
          <w:szCs w:val="20"/>
          <w:lang w:val="en-US" w:eastAsia="zh-CN"/>
        </w:rPr>
      </w:pPr>
      <w:r w:rsidRPr="00267633">
        <w:rPr>
          <w:rFonts w:ascii="Times New Roman" w:hAnsi="Times New Roman" w:cs="Times New Roman"/>
          <w:szCs w:val="20"/>
          <w:lang w:val="en-US" w:eastAsia="zh-CN"/>
        </w:rPr>
        <w:t xml:space="preserve">Solicitors for </w:t>
      </w:r>
    </w:p>
    <w:p w14:paraId="7C53EC0C" w14:textId="77777777" w:rsidR="00267633" w:rsidRPr="00267633" w:rsidRDefault="00267633" w:rsidP="00267633">
      <w:pPr>
        <w:spacing w:before="0" w:after="0" w:line="240" w:lineRule="auto"/>
        <w:ind w:left="3600"/>
        <w:divId w:val="2116439976"/>
        <w:rPr>
          <w:rFonts w:ascii="Times New Roman" w:hAnsi="Times New Roman" w:cs="Times New Roman"/>
          <w:szCs w:val="20"/>
          <w:lang w:val="en-US" w:eastAsia="zh-CN"/>
        </w:rPr>
      </w:pPr>
      <w:r w:rsidRPr="00267633">
        <w:rPr>
          <w:rFonts w:ascii="Times New Roman" w:hAnsi="Times New Roman" w:cs="Times New Roman"/>
          <w:szCs w:val="20"/>
          <w:lang w:val="en-US" w:eastAsia="zh-CN"/>
        </w:rPr>
        <w:t>[</w:t>
      </w:r>
      <w:r w:rsidRPr="00267633">
        <w:rPr>
          <w:rFonts w:ascii="Times New Roman" w:hAnsi="Times New Roman" w:cs="Times New Roman"/>
          <w:i/>
          <w:szCs w:val="20"/>
          <w:lang w:val="en-US" w:eastAsia="zh-CN"/>
        </w:rPr>
        <w:t>State the party for whom the bill is filed</w:t>
      </w:r>
      <w:r w:rsidRPr="00267633">
        <w:rPr>
          <w:rFonts w:ascii="Times New Roman" w:hAnsi="Times New Roman" w:cs="Times New Roman"/>
          <w:szCs w:val="20"/>
          <w:lang w:val="en-US" w:eastAsia="zh-CN"/>
        </w:rPr>
        <w:t xml:space="preserve">].  </w:t>
      </w:r>
    </w:p>
    <w:p w14:paraId="3A939201" w14:textId="77777777" w:rsidR="00267633" w:rsidRPr="00267633" w:rsidRDefault="00267633" w:rsidP="00267633">
      <w:pPr>
        <w:spacing w:before="0" w:after="0" w:line="240" w:lineRule="auto"/>
        <w:divId w:val="2116439976"/>
        <w:rPr>
          <w:rFonts w:ascii="Times New Roman" w:hAnsi="Times New Roman" w:cs="Times New Roman"/>
          <w:b/>
          <w:szCs w:val="20"/>
          <w:lang w:val="en-US" w:eastAsia="zh-CN"/>
        </w:rPr>
      </w:pPr>
    </w:p>
    <w:p w14:paraId="4A54FDC4"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p>
    <w:p w14:paraId="39981408"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r w:rsidRPr="00267633">
        <w:rPr>
          <w:rFonts w:ascii="Times New Roman" w:hAnsi="Times New Roman" w:cs="Times New Roman"/>
          <w:szCs w:val="20"/>
          <w:lang w:val="en-US" w:eastAsia="zh-CN"/>
        </w:rPr>
        <w:t>To:</w:t>
      </w:r>
    </w:p>
    <w:p w14:paraId="1A4549DB" w14:textId="77777777" w:rsidR="00267633" w:rsidRPr="00267633" w:rsidRDefault="00267633" w:rsidP="00267633">
      <w:pPr>
        <w:tabs>
          <w:tab w:val="center" w:pos="3793"/>
        </w:tabs>
        <w:suppressAutoHyphens/>
        <w:spacing w:before="0" w:after="0" w:line="240" w:lineRule="auto"/>
        <w:jc w:val="both"/>
        <w:divId w:val="2116439976"/>
        <w:rPr>
          <w:rFonts w:ascii="Times New Roman" w:hAnsi="Times New Roman" w:cs="Times New Roman"/>
          <w:szCs w:val="20"/>
          <w:lang w:val="en-GB" w:eastAsia="zh-CN"/>
        </w:rPr>
        <w:sectPr w:rsidR="00267633" w:rsidRPr="00267633">
          <w:pgSz w:w="11906" w:h="16838"/>
          <w:pgMar w:top="1440" w:right="1286" w:bottom="1440" w:left="2160" w:header="720" w:footer="720" w:gutter="0"/>
          <w:paperSrc w:first="1" w:other="1"/>
          <w:cols w:space="720"/>
          <w:noEndnote/>
        </w:sectPr>
      </w:pPr>
    </w:p>
    <w:p w14:paraId="6F2F0CF4" w14:textId="77777777" w:rsidR="00267633" w:rsidRPr="00267633" w:rsidRDefault="00267633" w:rsidP="00267633">
      <w:pPr>
        <w:tabs>
          <w:tab w:val="center" w:pos="3793"/>
        </w:tabs>
        <w:suppressAutoHyphens/>
        <w:spacing w:before="0" w:after="0" w:line="240" w:lineRule="auto"/>
        <w:jc w:val="both"/>
        <w:divId w:val="2116439976"/>
        <w:rPr>
          <w:rFonts w:ascii="Times New Roman" w:hAnsi="Times New Roman" w:cs="Times New Roman"/>
          <w:szCs w:val="20"/>
          <w:lang w:val="en-GB" w:eastAsia="zh-CN"/>
        </w:rPr>
      </w:pPr>
    </w:p>
    <w:tbl>
      <w:tblPr>
        <w:tblW w:w="0" w:type="auto"/>
        <w:tblInd w:w="108" w:type="dxa"/>
        <w:tblLayout w:type="fixed"/>
        <w:tblLook w:val="0000" w:firstRow="0" w:lastRow="0" w:firstColumn="0" w:lastColumn="0" w:noHBand="0" w:noVBand="0"/>
      </w:tblPr>
      <w:tblGrid>
        <w:gridCol w:w="2826"/>
        <w:gridCol w:w="2826"/>
        <w:gridCol w:w="2826"/>
      </w:tblGrid>
      <w:tr w:rsidR="00267633" w:rsidRPr="00267633" w14:paraId="612F3832" w14:textId="77777777" w:rsidTr="00267633">
        <w:trPr>
          <w:divId w:val="2116439976"/>
        </w:trPr>
        <w:tc>
          <w:tcPr>
            <w:tcW w:w="2826" w:type="dxa"/>
          </w:tcPr>
          <w:p w14:paraId="7B10E7E5" w14:textId="77777777" w:rsidR="00267633" w:rsidRPr="00267633" w:rsidRDefault="00267633" w:rsidP="00267633">
            <w:pPr>
              <w:tabs>
                <w:tab w:val="left" w:pos="-720"/>
              </w:tabs>
              <w:suppressAutoHyphens/>
              <w:spacing w:before="0" w:after="0" w:line="240" w:lineRule="auto"/>
              <w:rPr>
                <w:rFonts w:ascii="Times New Roman" w:hAnsi="Times New Roman" w:cs="Times New Roman"/>
                <w:sz w:val="18"/>
                <w:szCs w:val="20"/>
                <w:lang w:val="en-US" w:eastAsia="zh-CN"/>
              </w:rPr>
            </w:pPr>
            <w:r w:rsidRPr="00267633">
              <w:rPr>
                <w:rFonts w:ascii="Times New Roman" w:hAnsi="Times New Roman" w:cs="Times New Roman"/>
                <w:sz w:val="22"/>
                <w:szCs w:val="20"/>
                <w:lang w:val="en-US" w:eastAsia="zh-CN"/>
              </w:rPr>
              <w:br w:type="page"/>
            </w:r>
          </w:p>
        </w:tc>
        <w:tc>
          <w:tcPr>
            <w:tcW w:w="2826" w:type="dxa"/>
          </w:tcPr>
          <w:p w14:paraId="529D34C0" w14:textId="77777777" w:rsidR="00267633" w:rsidRPr="00267633" w:rsidRDefault="00267633" w:rsidP="00267633">
            <w:pPr>
              <w:keepNext/>
              <w:spacing w:before="0" w:after="0" w:line="240" w:lineRule="auto"/>
              <w:jc w:val="center"/>
              <w:outlineLvl w:val="1"/>
              <w:rPr>
                <w:rFonts w:ascii="Times New Roman" w:hAnsi="Times New Roman"/>
                <w:bCs/>
                <w:iCs/>
                <w:spacing w:val="-3"/>
                <w:szCs w:val="28"/>
                <w:lang w:val="en-US" w:eastAsia="zh-CN"/>
              </w:rPr>
            </w:pPr>
            <w:bookmarkStart w:id="182" w:name="_Toc122854433"/>
            <w:bookmarkStart w:id="183" w:name="_Toc122854813"/>
            <w:bookmarkStart w:id="184" w:name="_Toc243995891"/>
            <w:r w:rsidRPr="00267633">
              <w:rPr>
                <w:rFonts w:ascii="Times New Roman" w:hAnsi="Times New Roman"/>
                <w:bCs/>
                <w:iCs/>
                <w:spacing w:val="-3"/>
                <w:szCs w:val="28"/>
                <w:lang w:val="en-US" w:eastAsia="zh-CN"/>
              </w:rPr>
              <w:t xml:space="preserve">FORM </w:t>
            </w:r>
            <w:bookmarkEnd w:id="182"/>
            <w:bookmarkEnd w:id="183"/>
            <w:bookmarkEnd w:id="184"/>
            <w:r w:rsidRPr="00267633">
              <w:rPr>
                <w:rFonts w:ascii="Times New Roman" w:hAnsi="Times New Roman"/>
                <w:bCs/>
                <w:iCs/>
                <w:spacing w:val="-3"/>
                <w:szCs w:val="28"/>
                <w:lang w:val="en-US" w:eastAsia="zh-CN"/>
              </w:rPr>
              <w:t>255</w:t>
            </w:r>
          </w:p>
        </w:tc>
        <w:tc>
          <w:tcPr>
            <w:tcW w:w="2826" w:type="dxa"/>
          </w:tcPr>
          <w:p w14:paraId="73FD8DA0" w14:textId="77777777" w:rsidR="00267633" w:rsidRPr="00267633" w:rsidRDefault="00267633" w:rsidP="00267633">
            <w:pPr>
              <w:tabs>
                <w:tab w:val="left" w:pos="-720"/>
              </w:tabs>
              <w:suppressAutoHyphens/>
              <w:spacing w:before="0" w:after="0" w:line="240" w:lineRule="auto"/>
              <w:jc w:val="center"/>
              <w:rPr>
                <w:rFonts w:ascii="Times New Roman" w:hAnsi="Times New Roman" w:cs="Times New Roman"/>
                <w:szCs w:val="20"/>
                <w:lang w:val="en-US" w:eastAsia="zh-CN"/>
              </w:rPr>
            </w:pPr>
          </w:p>
        </w:tc>
      </w:tr>
    </w:tbl>
    <w:p w14:paraId="6B8BC6C7" w14:textId="77777777" w:rsidR="00267633" w:rsidRPr="00267633" w:rsidRDefault="00267633" w:rsidP="00267633">
      <w:pPr>
        <w:tabs>
          <w:tab w:val="center" w:pos="3793"/>
        </w:tabs>
        <w:suppressAutoHyphens/>
        <w:spacing w:before="0" w:after="0" w:line="240" w:lineRule="auto"/>
        <w:divId w:val="2116439976"/>
        <w:rPr>
          <w:rFonts w:ascii="Times New Roman" w:hAnsi="Times New Roman" w:cs="Times New Roman"/>
          <w:sz w:val="22"/>
          <w:szCs w:val="22"/>
          <w:lang w:val="en-US" w:eastAsia="zh-CN"/>
        </w:rPr>
      </w:pPr>
      <w:r w:rsidRPr="00267633">
        <w:rPr>
          <w:rFonts w:ascii="Times New Roman" w:hAnsi="Times New Roman" w:cs="Times New Roman"/>
          <w:sz w:val="22"/>
          <w:szCs w:val="22"/>
          <w:lang w:val="en-US" w:eastAsia="zh-CN"/>
        </w:rPr>
        <w:t>Para 133</w:t>
      </w:r>
    </w:p>
    <w:p w14:paraId="6C55C0B8" w14:textId="77777777" w:rsidR="00267633" w:rsidRPr="00267633" w:rsidRDefault="00267633" w:rsidP="00267633">
      <w:pPr>
        <w:tabs>
          <w:tab w:val="center" w:pos="3793"/>
        </w:tabs>
        <w:suppressAutoHyphens/>
        <w:spacing w:before="0" w:after="0" w:line="240" w:lineRule="auto"/>
        <w:jc w:val="center"/>
        <w:divId w:val="2116439976"/>
        <w:rPr>
          <w:rFonts w:ascii="Times New Roman" w:hAnsi="Times New Roman" w:cs="Times New Roman"/>
          <w:szCs w:val="20"/>
          <w:lang w:val="en-US" w:eastAsia="zh-CN"/>
        </w:rPr>
      </w:pPr>
    </w:p>
    <w:p w14:paraId="30CF3992" w14:textId="77777777" w:rsidR="00267633" w:rsidRPr="00267633" w:rsidRDefault="00267633" w:rsidP="00267633">
      <w:pPr>
        <w:keepNext/>
        <w:tabs>
          <w:tab w:val="left" w:pos="5580"/>
        </w:tabs>
        <w:spacing w:before="0" w:after="0" w:line="240" w:lineRule="auto"/>
        <w:ind w:left="2880" w:right="2880"/>
        <w:jc w:val="center"/>
        <w:outlineLvl w:val="1"/>
        <w:divId w:val="2116439976"/>
        <w:rPr>
          <w:rFonts w:ascii="Times New Roman" w:hAnsi="Times New Roman"/>
          <w:b/>
          <w:bCs/>
          <w:iCs/>
          <w:spacing w:val="-3"/>
          <w:szCs w:val="28"/>
          <w:lang w:val="en-US" w:eastAsia="zh-CN"/>
        </w:rPr>
      </w:pPr>
      <w:bookmarkStart w:id="185" w:name="_Toc122854434"/>
      <w:bookmarkStart w:id="186" w:name="_Toc122854814"/>
      <w:bookmarkStart w:id="187" w:name="_Toc243995892"/>
      <w:r w:rsidRPr="00267633">
        <w:rPr>
          <w:rFonts w:ascii="Times New Roman" w:hAnsi="Times New Roman"/>
          <w:b/>
          <w:bCs/>
          <w:iCs/>
          <w:spacing w:val="-3"/>
          <w:szCs w:val="28"/>
          <w:lang w:val="en-US" w:eastAsia="zh-CN"/>
        </w:rPr>
        <w:t>NOTICE OF DISPUTE ON BILL OF COSTS</w:t>
      </w:r>
      <w:bookmarkEnd w:id="185"/>
      <w:bookmarkEnd w:id="186"/>
      <w:bookmarkEnd w:id="187"/>
    </w:p>
    <w:p w14:paraId="18E07114" w14:textId="77777777" w:rsidR="00267633" w:rsidRPr="00267633" w:rsidRDefault="00267633" w:rsidP="00267633">
      <w:pPr>
        <w:tabs>
          <w:tab w:val="center" w:pos="3793"/>
          <w:tab w:val="right" w:pos="8306"/>
        </w:tabs>
        <w:suppressAutoHyphens/>
        <w:spacing w:before="0" w:after="0" w:line="240" w:lineRule="auto"/>
        <w:ind w:left="-720" w:right="-720"/>
        <w:jc w:val="center"/>
        <w:divId w:val="2116439976"/>
        <w:rPr>
          <w:rFonts w:ascii="Times New Roman" w:hAnsi="Times New Roman" w:cs="Times New Roman"/>
          <w:b/>
          <w:szCs w:val="20"/>
          <w:lang w:val="en-US" w:eastAsia="zh-CN"/>
        </w:rPr>
      </w:pPr>
    </w:p>
    <w:p w14:paraId="755EDA57" w14:textId="77777777" w:rsidR="00267633" w:rsidRPr="00267633" w:rsidRDefault="00267633" w:rsidP="00267633">
      <w:pPr>
        <w:tabs>
          <w:tab w:val="center" w:pos="3793"/>
          <w:tab w:val="right" w:pos="8306"/>
        </w:tabs>
        <w:suppressAutoHyphens/>
        <w:spacing w:before="0" w:after="0" w:line="240" w:lineRule="auto"/>
        <w:ind w:left="-720" w:right="-720"/>
        <w:jc w:val="center"/>
        <w:divId w:val="2116439976"/>
        <w:rPr>
          <w:rFonts w:ascii="Times New Roman" w:hAnsi="Times New Roman" w:cs="Times New Roman"/>
          <w:b/>
          <w:szCs w:val="20"/>
          <w:lang w:val="en-US" w:eastAsia="zh-CN"/>
        </w:rPr>
      </w:pPr>
    </w:p>
    <w:p w14:paraId="52EB1FC9" w14:textId="77777777" w:rsidR="00267633" w:rsidRPr="00267633" w:rsidRDefault="00267633" w:rsidP="00267633">
      <w:pPr>
        <w:tabs>
          <w:tab w:val="center" w:pos="3793"/>
        </w:tabs>
        <w:suppressAutoHyphens/>
        <w:spacing w:before="0" w:after="0" w:line="240" w:lineRule="auto"/>
        <w:ind w:right="29"/>
        <w:jc w:val="center"/>
        <w:divId w:val="2116439976"/>
        <w:rPr>
          <w:rFonts w:ascii="Times New Roman" w:hAnsi="Times New Roman" w:cs="Times New Roman"/>
          <w:b/>
          <w:szCs w:val="20"/>
          <w:lang w:val="en-US" w:eastAsia="zh-CN"/>
        </w:rPr>
      </w:pPr>
      <w:r w:rsidRPr="00267633">
        <w:rPr>
          <w:rFonts w:ascii="Times New Roman" w:hAnsi="Times New Roman" w:cs="Times New Roman"/>
          <w:b/>
          <w:szCs w:val="20"/>
          <w:lang w:val="en-US" w:eastAsia="zh-CN"/>
        </w:rPr>
        <w:t>IN THE FAMILY JUSTICE COURTS</w:t>
      </w:r>
    </w:p>
    <w:p w14:paraId="212F3651" w14:textId="77777777" w:rsidR="00267633" w:rsidRPr="00267633" w:rsidRDefault="00267633" w:rsidP="00267633">
      <w:pPr>
        <w:tabs>
          <w:tab w:val="center" w:pos="3793"/>
        </w:tabs>
        <w:suppressAutoHyphens/>
        <w:spacing w:before="0" w:after="0" w:line="240" w:lineRule="auto"/>
        <w:ind w:right="29"/>
        <w:jc w:val="center"/>
        <w:divId w:val="2116439976"/>
        <w:rPr>
          <w:rFonts w:ascii="Times New Roman" w:hAnsi="Times New Roman" w:cs="Times New Roman"/>
          <w:b/>
          <w:szCs w:val="20"/>
          <w:lang w:val="en-US" w:eastAsia="zh-CN"/>
        </w:rPr>
      </w:pPr>
      <w:r w:rsidRPr="00267633">
        <w:rPr>
          <w:rFonts w:ascii="Times New Roman" w:hAnsi="Times New Roman" w:cs="Times New Roman"/>
          <w:b/>
          <w:szCs w:val="20"/>
          <w:lang w:val="en-US" w:eastAsia="zh-CN"/>
        </w:rPr>
        <w:t>THE REPUBLIC OF SINGAPORE</w:t>
      </w:r>
    </w:p>
    <w:p w14:paraId="2B43822A" w14:textId="77777777" w:rsidR="00267633" w:rsidRPr="00267633" w:rsidRDefault="00267633" w:rsidP="00267633">
      <w:pPr>
        <w:tabs>
          <w:tab w:val="left" w:pos="-720"/>
        </w:tabs>
        <w:suppressAutoHyphens/>
        <w:spacing w:before="0" w:after="0" w:line="240" w:lineRule="auto"/>
        <w:ind w:right="29"/>
        <w:jc w:val="both"/>
        <w:divId w:val="2116439976"/>
        <w:rPr>
          <w:rFonts w:ascii="Times New Roman" w:hAnsi="Times New Roman" w:cs="Times New Roman"/>
          <w:szCs w:val="20"/>
          <w:lang w:val="en-US" w:eastAsia="zh-CN"/>
        </w:rPr>
      </w:pPr>
    </w:p>
    <w:p w14:paraId="57E55CB3" w14:textId="77777777" w:rsidR="00267633" w:rsidRPr="00267633" w:rsidRDefault="00267633" w:rsidP="00267633">
      <w:pPr>
        <w:tabs>
          <w:tab w:val="left" w:pos="-720"/>
        </w:tabs>
        <w:suppressAutoHyphens/>
        <w:spacing w:before="0" w:after="0" w:line="240" w:lineRule="auto"/>
        <w:ind w:right="29"/>
        <w:jc w:val="both"/>
        <w:divId w:val="2116439976"/>
        <w:rPr>
          <w:rFonts w:ascii="Times New Roman" w:hAnsi="Times New Roman" w:cs="Times New Roman"/>
          <w:szCs w:val="20"/>
          <w:lang w:val="en-US" w:eastAsia="zh-CN"/>
        </w:rPr>
      </w:pPr>
      <w:r w:rsidRPr="00267633">
        <w:rPr>
          <w:rFonts w:ascii="Times New Roman" w:hAnsi="Times New Roman" w:cs="Times New Roman"/>
          <w:szCs w:val="20"/>
          <w:lang w:val="en-US" w:eastAsia="zh-CN"/>
        </w:rPr>
        <w:t xml:space="preserve">Suit No.       of </w:t>
      </w:r>
    </w:p>
    <w:p w14:paraId="152217E5" w14:textId="77777777" w:rsidR="00267633" w:rsidRPr="00267633" w:rsidRDefault="00267633" w:rsidP="00267633">
      <w:pPr>
        <w:tabs>
          <w:tab w:val="left" w:pos="-720"/>
        </w:tabs>
        <w:suppressAutoHyphens/>
        <w:spacing w:before="0" w:after="0" w:line="240" w:lineRule="auto"/>
        <w:ind w:right="29"/>
        <w:jc w:val="both"/>
        <w:divId w:val="2116439976"/>
        <w:rPr>
          <w:rFonts w:ascii="Times New Roman" w:hAnsi="Times New Roman" w:cs="Times New Roman"/>
          <w:szCs w:val="20"/>
          <w:lang w:val="en-US" w:eastAsia="zh-CN"/>
        </w:rPr>
      </w:pPr>
    </w:p>
    <w:p w14:paraId="57FB7000" w14:textId="77777777" w:rsidR="00267633" w:rsidRPr="00267633" w:rsidRDefault="00267633" w:rsidP="00267633">
      <w:pPr>
        <w:tabs>
          <w:tab w:val="left" w:pos="-720"/>
        </w:tabs>
        <w:suppressAutoHyphens/>
        <w:spacing w:before="0" w:after="0" w:line="240" w:lineRule="auto"/>
        <w:ind w:right="29"/>
        <w:jc w:val="both"/>
        <w:divId w:val="2116439976"/>
        <w:rPr>
          <w:rFonts w:ascii="Times New Roman" w:hAnsi="Times New Roman" w:cs="Times New Roman"/>
          <w:szCs w:val="20"/>
          <w:lang w:val="en-US" w:eastAsia="zh-CN"/>
        </w:rPr>
      </w:pPr>
      <w:r w:rsidRPr="00267633">
        <w:rPr>
          <w:rFonts w:ascii="Times New Roman" w:hAnsi="Times New Roman" w:cs="Times New Roman"/>
          <w:szCs w:val="20"/>
          <w:lang w:val="en-US" w:eastAsia="zh-CN"/>
        </w:rPr>
        <w:t>Bill of Costs</w:t>
      </w:r>
    </w:p>
    <w:p w14:paraId="64049899" w14:textId="77777777" w:rsidR="00267633" w:rsidRPr="00267633" w:rsidRDefault="00267633" w:rsidP="00267633">
      <w:pPr>
        <w:tabs>
          <w:tab w:val="left" w:pos="-720"/>
        </w:tabs>
        <w:suppressAutoHyphens/>
        <w:spacing w:before="0" w:after="0" w:line="240" w:lineRule="auto"/>
        <w:ind w:right="29"/>
        <w:jc w:val="both"/>
        <w:divId w:val="2116439976"/>
        <w:rPr>
          <w:rFonts w:ascii="Times New Roman" w:hAnsi="Times New Roman" w:cs="Times New Roman"/>
          <w:szCs w:val="20"/>
          <w:lang w:val="en-US" w:eastAsia="zh-CN"/>
        </w:rPr>
      </w:pPr>
      <w:r w:rsidRPr="00267633">
        <w:rPr>
          <w:rFonts w:ascii="Times New Roman" w:hAnsi="Times New Roman" w:cs="Times New Roman"/>
          <w:szCs w:val="20"/>
          <w:lang w:val="en-US" w:eastAsia="zh-CN"/>
        </w:rPr>
        <w:t xml:space="preserve">No.        of  </w:t>
      </w:r>
    </w:p>
    <w:p w14:paraId="1F5F154D" w14:textId="77777777" w:rsidR="00267633" w:rsidRPr="00267633" w:rsidRDefault="00267633" w:rsidP="00267633">
      <w:pPr>
        <w:tabs>
          <w:tab w:val="left" w:pos="-720"/>
        </w:tabs>
        <w:suppressAutoHyphens/>
        <w:spacing w:before="0" w:after="0" w:line="240" w:lineRule="auto"/>
        <w:ind w:right="29"/>
        <w:jc w:val="center"/>
        <w:divId w:val="2116439976"/>
        <w:rPr>
          <w:rFonts w:ascii="Times New Roman" w:hAnsi="Times New Roman" w:cs="Times New Roman"/>
          <w:szCs w:val="20"/>
          <w:lang w:val="en-US" w:eastAsia="zh-CN"/>
        </w:rPr>
      </w:pPr>
      <w:r w:rsidRPr="00267633">
        <w:rPr>
          <w:rFonts w:ascii="Times New Roman" w:hAnsi="Times New Roman" w:cs="Times New Roman"/>
          <w:szCs w:val="20"/>
          <w:lang w:val="en-US" w:eastAsia="zh-CN"/>
        </w:rPr>
        <w:t>Between</w:t>
      </w:r>
    </w:p>
    <w:p w14:paraId="1DC0FE25" w14:textId="77777777" w:rsidR="00267633" w:rsidRPr="00267633" w:rsidRDefault="00267633" w:rsidP="00267633">
      <w:pPr>
        <w:tabs>
          <w:tab w:val="left" w:pos="-720"/>
        </w:tabs>
        <w:suppressAutoHyphens/>
        <w:spacing w:before="0" w:after="0" w:line="240" w:lineRule="auto"/>
        <w:ind w:right="29"/>
        <w:jc w:val="right"/>
        <w:divId w:val="2116439976"/>
        <w:rPr>
          <w:rFonts w:ascii="Times New Roman" w:hAnsi="Times New Roman" w:cs="Times New Roman"/>
          <w:szCs w:val="20"/>
          <w:lang w:val="en-US" w:eastAsia="zh-CN"/>
        </w:rPr>
      </w:pPr>
      <w:r w:rsidRPr="00267633">
        <w:rPr>
          <w:rFonts w:ascii="Times New Roman" w:hAnsi="Times New Roman" w:cs="Times New Roman"/>
          <w:szCs w:val="20"/>
          <w:lang w:val="en-US" w:eastAsia="zh-CN"/>
        </w:rPr>
        <w:t>.... Plaintiff</w:t>
      </w:r>
    </w:p>
    <w:p w14:paraId="0FE29CBF" w14:textId="77777777" w:rsidR="00267633" w:rsidRPr="00267633" w:rsidRDefault="00267633" w:rsidP="00267633">
      <w:pPr>
        <w:tabs>
          <w:tab w:val="left" w:pos="-720"/>
        </w:tabs>
        <w:suppressAutoHyphens/>
        <w:spacing w:before="0" w:after="0" w:line="240" w:lineRule="auto"/>
        <w:ind w:right="29"/>
        <w:jc w:val="both"/>
        <w:divId w:val="2116439976"/>
        <w:rPr>
          <w:rFonts w:ascii="Times New Roman" w:hAnsi="Times New Roman" w:cs="Times New Roman"/>
          <w:szCs w:val="20"/>
          <w:lang w:val="en-US" w:eastAsia="zh-CN"/>
        </w:rPr>
      </w:pPr>
    </w:p>
    <w:p w14:paraId="03A413EC" w14:textId="77777777" w:rsidR="00267633" w:rsidRPr="00267633" w:rsidRDefault="00267633" w:rsidP="00267633">
      <w:pPr>
        <w:tabs>
          <w:tab w:val="left" w:pos="-720"/>
        </w:tabs>
        <w:suppressAutoHyphens/>
        <w:spacing w:before="0" w:after="0" w:line="240" w:lineRule="auto"/>
        <w:ind w:right="29"/>
        <w:jc w:val="center"/>
        <w:divId w:val="2116439976"/>
        <w:rPr>
          <w:rFonts w:ascii="Times New Roman" w:hAnsi="Times New Roman" w:cs="Times New Roman"/>
          <w:szCs w:val="20"/>
          <w:lang w:val="en-US" w:eastAsia="zh-CN"/>
        </w:rPr>
      </w:pPr>
      <w:r w:rsidRPr="00267633">
        <w:rPr>
          <w:rFonts w:ascii="Times New Roman" w:hAnsi="Times New Roman" w:cs="Times New Roman"/>
          <w:szCs w:val="20"/>
          <w:lang w:val="en-US" w:eastAsia="zh-CN"/>
        </w:rPr>
        <w:t>And</w:t>
      </w:r>
    </w:p>
    <w:p w14:paraId="489CF19E" w14:textId="77777777" w:rsidR="00267633" w:rsidRPr="00267633" w:rsidRDefault="00267633" w:rsidP="00267633">
      <w:pPr>
        <w:tabs>
          <w:tab w:val="left" w:pos="-720"/>
        </w:tabs>
        <w:suppressAutoHyphens/>
        <w:spacing w:before="0" w:after="0" w:line="240" w:lineRule="auto"/>
        <w:ind w:right="29"/>
        <w:jc w:val="right"/>
        <w:divId w:val="2116439976"/>
        <w:rPr>
          <w:rFonts w:ascii="Times New Roman" w:hAnsi="Times New Roman" w:cs="Times New Roman"/>
          <w:szCs w:val="20"/>
          <w:lang w:val="en-US" w:eastAsia="zh-CN"/>
        </w:rPr>
      </w:pPr>
      <w:r w:rsidRPr="00267633">
        <w:rPr>
          <w:rFonts w:ascii="Times New Roman" w:hAnsi="Times New Roman" w:cs="Times New Roman"/>
          <w:szCs w:val="20"/>
          <w:lang w:val="en-US" w:eastAsia="zh-CN"/>
        </w:rPr>
        <w:t>.... Defendant</w:t>
      </w:r>
    </w:p>
    <w:p w14:paraId="47EE0CAB" w14:textId="77777777" w:rsidR="00267633" w:rsidRPr="00267633" w:rsidRDefault="00267633" w:rsidP="00267633">
      <w:pPr>
        <w:tabs>
          <w:tab w:val="left" w:pos="-720"/>
        </w:tabs>
        <w:suppressAutoHyphens/>
        <w:spacing w:before="0" w:after="0" w:line="240" w:lineRule="auto"/>
        <w:ind w:right="29"/>
        <w:jc w:val="both"/>
        <w:divId w:val="2116439976"/>
        <w:rPr>
          <w:rFonts w:ascii="Times New Roman" w:hAnsi="Times New Roman" w:cs="Times New Roman"/>
          <w:szCs w:val="20"/>
          <w:lang w:val="en-US" w:eastAsia="zh-CN"/>
        </w:rPr>
      </w:pPr>
    </w:p>
    <w:p w14:paraId="1268E6E6" w14:textId="77777777" w:rsidR="00267633" w:rsidRPr="00267633" w:rsidRDefault="00267633" w:rsidP="00267633">
      <w:pPr>
        <w:tabs>
          <w:tab w:val="left" w:pos="-720"/>
        </w:tabs>
        <w:suppressAutoHyphens/>
        <w:spacing w:before="0" w:after="0" w:line="240" w:lineRule="auto"/>
        <w:ind w:right="29"/>
        <w:jc w:val="both"/>
        <w:divId w:val="2116439976"/>
        <w:rPr>
          <w:rFonts w:ascii="Times New Roman" w:hAnsi="Times New Roman" w:cs="Times New Roman"/>
          <w:szCs w:val="20"/>
          <w:lang w:val="en-US" w:eastAsia="zh-CN"/>
        </w:rPr>
      </w:pPr>
      <w:r w:rsidRPr="00267633">
        <w:rPr>
          <w:rFonts w:ascii="Times New Roman" w:hAnsi="Times New Roman" w:cs="Times New Roman"/>
          <w:szCs w:val="20"/>
          <w:lang w:val="en-US" w:eastAsia="zh-CN"/>
        </w:rPr>
        <w:tab/>
      </w:r>
      <w:r w:rsidRPr="00267633">
        <w:rPr>
          <w:rFonts w:ascii="Times New Roman" w:hAnsi="Times New Roman" w:cs="Times New Roman"/>
          <w:szCs w:val="20"/>
          <w:lang w:val="en-US" w:eastAsia="zh-CN"/>
        </w:rPr>
        <w:tab/>
        <w:t>Take notice that the solicitors for the             intend to dispute the bill of costs No.      of      lodged in the abovenamed cause or matter.</w:t>
      </w:r>
    </w:p>
    <w:p w14:paraId="5D6EB2CF" w14:textId="77777777" w:rsidR="00267633" w:rsidRPr="00267633" w:rsidRDefault="00267633" w:rsidP="00267633">
      <w:pPr>
        <w:tabs>
          <w:tab w:val="left" w:pos="-720"/>
        </w:tabs>
        <w:suppressAutoHyphens/>
        <w:spacing w:before="0" w:after="0" w:line="240" w:lineRule="auto"/>
        <w:ind w:right="29"/>
        <w:jc w:val="both"/>
        <w:divId w:val="2116439976"/>
        <w:rPr>
          <w:rFonts w:ascii="Times New Roman" w:hAnsi="Times New Roman" w:cs="Times New Roman"/>
          <w:szCs w:val="20"/>
          <w:lang w:val="en-US" w:eastAsia="zh-CN"/>
        </w:rPr>
      </w:pPr>
      <w:r w:rsidRPr="00267633">
        <w:rPr>
          <w:rFonts w:ascii="Times New Roman" w:hAnsi="Times New Roman" w:cs="Times New Roman"/>
          <w:szCs w:val="20"/>
          <w:lang w:val="en-US" w:eastAsia="zh-CN"/>
        </w:rPr>
        <w:tab/>
      </w:r>
      <w:r w:rsidRPr="00267633">
        <w:rPr>
          <w:rFonts w:ascii="Times New Roman" w:hAnsi="Times New Roman" w:cs="Times New Roman"/>
          <w:szCs w:val="20"/>
          <w:lang w:val="en-US" w:eastAsia="zh-CN"/>
        </w:rPr>
        <w:tab/>
      </w:r>
    </w:p>
    <w:p w14:paraId="7ACEA44F" w14:textId="77777777" w:rsidR="00267633" w:rsidRPr="00267633" w:rsidRDefault="00267633" w:rsidP="00267633">
      <w:pPr>
        <w:tabs>
          <w:tab w:val="center" w:pos="3793"/>
        </w:tabs>
        <w:suppressAutoHyphens/>
        <w:spacing w:before="0" w:after="0" w:line="240" w:lineRule="auto"/>
        <w:ind w:right="29"/>
        <w:jc w:val="both"/>
        <w:divId w:val="2116439976"/>
        <w:rPr>
          <w:rFonts w:ascii="Times New Roman" w:hAnsi="Times New Roman" w:cs="Times New Roman"/>
          <w:szCs w:val="20"/>
          <w:lang w:val="en-US" w:eastAsia="zh-CN"/>
        </w:rPr>
      </w:pPr>
      <w:r w:rsidRPr="00267633">
        <w:rPr>
          <w:rFonts w:ascii="Times New Roman" w:hAnsi="Times New Roman" w:cs="Times New Roman"/>
          <w:b/>
          <w:szCs w:val="20"/>
          <w:lang w:val="en-US" w:eastAsia="zh-CN"/>
        </w:rPr>
        <w:tab/>
      </w:r>
      <w:r w:rsidRPr="00267633">
        <w:rPr>
          <w:rFonts w:ascii="Times New Roman" w:hAnsi="Times New Roman" w:cs="Times New Roman"/>
          <w:b/>
          <w:szCs w:val="20"/>
          <w:u w:val="single"/>
          <w:lang w:val="en-US" w:eastAsia="zh-CN"/>
        </w:rPr>
        <w:t>NOTICE OF DISPUTE</w:t>
      </w:r>
    </w:p>
    <w:p w14:paraId="6482673A" w14:textId="77777777" w:rsidR="00267633" w:rsidRPr="00267633" w:rsidRDefault="00267633" w:rsidP="00267633">
      <w:pPr>
        <w:tabs>
          <w:tab w:val="left" w:pos="-720"/>
        </w:tabs>
        <w:suppressAutoHyphens/>
        <w:spacing w:before="0" w:after="0" w:line="240" w:lineRule="auto"/>
        <w:ind w:right="29"/>
        <w:jc w:val="both"/>
        <w:divId w:val="2116439976"/>
        <w:rPr>
          <w:rFonts w:ascii="Times New Roman" w:hAnsi="Times New Roman" w:cs="Times New Roman"/>
          <w:szCs w:val="20"/>
          <w:lang w:val="en-US" w:eastAsia="zh-CN"/>
        </w:rPr>
      </w:pPr>
    </w:p>
    <w:tbl>
      <w:tblPr>
        <w:tblW w:w="0" w:type="auto"/>
        <w:tblInd w:w="30" w:type="dxa"/>
        <w:tblLayout w:type="fixed"/>
        <w:tblCellMar>
          <w:left w:w="120" w:type="dxa"/>
          <w:right w:w="120" w:type="dxa"/>
        </w:tblCellMar>
        <w:tblLook w:val="0000" w:firstRow="0" w:lastRow="0" w:firstColumn="0" w:lastColumn="0" w:noHBand="0" w:noVBand="0"/>
      </w:tblPr>
      <w:tblGrid>
        <w:gridCol w:w="655"/>
        <w:gridCol w:w="2855"/>
        <w:gridCol w:w="775"/>
        <w:gridCol w:w="3455"/>
      </w:tblGrid>
      <w:tr w:rsidR="00267633" w:rsidRPr="00267633" w14:paraId="0ED844F8" w14:textId="77777777" w:rsidTr="00267633">
        <w:trPr>
          <w:divId w:val="2116439976"/>
        </w:trPr>
        <w:tc>
          <w:tcPr>
            <w:tcW w:w="655" w:type="dxa"/>
            <w:tcBorders>
              <w:top w:val="double" w:sz="6" w:space="0" w:color="auto"/>
              <w:left w:val="double" w:sz="6" w:space="0" w:color="auto"/>
            </w:tcBorders>
          </w:tcPr>
          <w:p w14:paraId="79BF1813" w14:textId="77777777" w:rsidR="00267633" w:rsidRPr="00267633" w:rsidRDefault="00267633" w:rsidP="00267633">
            <w:pPr>
              <w:tabs>
                <w:tab w:val="left" w:pos="-720"/>
              </w:tabs>
              <w:suppressAutoHyphens/>
              <w:spacing w:after="54" w:line="240" w:lineRule="auto"/>
              <w:ind w:right="29"/>
              <w:rPr>
                <w:rFonts w:ascii="Times New Roman" w:hAnsi="Times New Roman" w:cs="Times New Roman"/>
                <w:szCs w:val="20"/>
                <w:lang w:val="en-US" w:eastAsia="zh-CN"/>
              </w:rPr>
            </w:pPr>
          </w:p>
        </w:tc>
        <w:tc>
          <w:tcPr>
            <w:tcW w:w="2855" w:type="dxa"/>
            <w:tcBorders>
              <w:top w:val="double" w:sz="6" w:space="0" w:color="auto"/>
              <w:left w:val="single" w:sz="6" w:space="0" w:color="auto"/>
            </w:tcBorders>
          </w:tcPr>
          <w:p w14:paraId="330B8258" w14:textId="77777777" w:rsidR="00267633" w:rsidRPr="00267633" w:rsidRDefault="00267633" w:rsidP="00267633">
            <w:pPr>
              <w:tabs>
                <w:tab w:val="center" w:pos="1754"/>
              </w:tabs>
              <w:suppressAutoHyphens/>
              <w:spacing w:after="54" w:line="240" w:lineRule="auto"/>
              <w:ind w:right="29"/>
              <w:jc w:val="center"/>
              <w:rPr>
                <w:rFonts w:ascii="Times New Roman" w:hAnsi="Times New Roman" w:cs="Times New Roman"/>
                <w:szCs w:val="20"/>
                <w:lang w:val="en-US" w:eastAsia="zh-CN"/>
              </w:rPr>
            </w:pPr>
            <w:r w:rsidRPr="00267633">
              <w:rPr>
                <w:rFonts w:ascii="Times New Roman" w:hAnsi="Times New Roman" w:cs="Times New Roman"/>
                <w:szCs w:val="20"/>
                <w:lang w:val="en-US" w:eastAsia="zh-CN"/>
              </w:rPr>
              <w:t>ITEM</w:t>
            </w:r>
          </w:p>
        </w:tc>
        <w:tc>
          <w:tcPr>
            <w:tcW w:w="775" w:type="dxa"/>
            <w:tcBorders>
              <w:top w:val="double" w:sz="6" w:space="0" w:color="auto"/>
              <w:left w:val="single" w:sz="6" w:space="0" w:color="auto"/>
            </w:tcBorders>
          </w:tcPr>
          <w:p w14:paraId="5B94441B" w14:textId="77777777" w:rsidR="00267633" w:rsidRPr="00267633" w:rsidRDefault="00267633" w:rsidP="00267633">
            <w:pPr>
              <w:tabs>
                <w:tab w:val="left" w:pos="-720"/>
              </w:tabs>
              <w:suppressAutoHyphens/>
              <w:spacing w:after="54" w:line="240" w:lineRule="auto"/>
              <w:ind w:right="29"/>
              <w:jc w:val="center"/>
              <w:rPr>
                <w:rFonts w:ascii="Times New Roman" w:hAnsi="Times New Roman" w:cs="Times New Roman"/>
                <w:szCs w:val="20"/>
                <w:lang w:val="en-US" w:eastAsia="zh-CN"/>
              </w:rPr>
            </w:pPr>
            <w:r w:rsidRPr="00267633">
              <w:rPr>
                <w:rFonts w:ascii="Times New Roman" w:hAnsi="Times New Roman" w:cs="Times New Roman"/>
                <w:szCs w:val="20"/>
                <w:lang w:val="en-US" w:eastAsia="zh-CN"/>
              </w:rPr>
              <w:t>P/Q</w:t>
            </w:r>
          </w:p>
        </w:tc>
        <w:tc>
          <w:tcPr>
            <w:tcW w:w="3455" w:type="dxa"/>
            <w:tcBorders>
              <w:top w:val="double" w:sz="6" w:space="0" w:color="auto"/>
              <w:left w:val="single" w:sz="6" w:space="0" w:color="auto"/>
              <w:right w:val="double" w:sz="6" w:space="0" w:color="auto"/>
            </w:tcBorders>
          </w:tcPr>
          <w:p w14:paraId="6205AD5A" w14:textId="77777777" w:rsidR="00267633" w:rsidRPr="00267633" w:rsidRDefault="00267633" w:rsidP="00267633">
            <w:pPr>
              <w:tabs>
                <w:tab w:val="center" w:pos="1802"/>
              </w:tabs>
              <w:suppressAutoHyphens/>
              <w:spacing w:after="54" w:line="240" w:lineRule="auto"/>
              <w:ind w:right="29"/>
              <w:jc w:val="center"/>
              <w:rPr>
                <w:rFonts w:ascii="Times New Roman" w:hAnsi="Times New Roman" w:cs="Times New Roman"/>
                <w:szCs w:val="20"/>
                <w:lang w:val="en-US" w:eastAsia="zh-CN"/>
              </w:rPr>
            </w:pPr>
            <w:r w:rsidRPr="00267633">
              <w:rPr>
                <w:rFonts w:ascii="Times New Roman" w:hAnsi="Times New Roman" w:cs="Times New Roman"/>
                <w:szCs w:val="20"/>
                <w:lang w:val="en-US" w:eastAsia="zh-CN"/>
              </w:rPr>
              <w:t>GROUNDS OF DISPUTE</w:t>
            </w:r>
          </w:p>
        </w:tc>
      </w:tr>
      <w:tr w:rsidR="00267633" w:rsidRPr="00267633" w14:paraId="1404914F" w14:textId="77777777" w:rsidTr="00267633">
        <w:trPr>
          <w:divId w:val="2116439976"/>
        </w:trPr>
        <w:tc>
          <w:tcPr>
            <w:tcW w:w="655" w:type="dxa"/>
            <w:tcBorders>
              <w:top w:val="single" w:sz="6" w:space="0" w:color="auto"/>
              <w:left w:val="double" w:sz="6" w:space="0" w:color="auto"/>
            </w:tcBorders>
          </w:tcPr>
          <w:p w14:paraId="19DA8775" w14:textId="77777777" w:rsidR="00267633" w:rsidRPr="00267633" w:rsidRDefault="00267633" w:rsidP="00267633">
            <w:pPr>
              <w:tabs>
                <w:tab w:val="left" w:pos="-720"/>
              </w:tabs>
              <w:suppressAutoHyphens/>
              <w:spacing w:after="54" w:line="240" w:lineRule="auto"/>
              <w:ind w:right="29"/>
              <w:rPr>
                <w:rFonts w:ascii="Times New Roman" w:hAnsi="Times New Roman" w:cs="Times New Roman"/>
                <w:szCs w:val="20"/>
                <w:lang w:val="en-US" w:eastAsia="zh-CN"/>
              </w:rPr>
            </w:pPr>
            <w:r w:rsidRPr="00267633">
              <w:rPr>
                <w:rFonts w:ascii="Times New Roman" w:hAnsi="Times New Roman" w:cs="Times New Roman"/>
                <w:szCs w:val="20"/>
                <w:lang w:val="en-US" w:eastAsia="zh-CN"/>
              </w:rPr>
              <w:t>1.</w:t>
            </w:r>
          </w:p>
        </w:tc>
        <w:tc>
          <w:tcPr>
            <w:tcW w:w="2855" w:type="dxa"/>
            <w:tcBorders>
              <w:top w:val="single" w:sz="6" w:space="0" w:color="auto"/>
              <w:left w:val="single" w:sz="6" w:space="0" w:color="auto"/>
            </w:tcBorders>
          </w:tcPr>
          <w:p w14:paraId="6F8B512B" w14:textId="77777777" w:rsidR="00267633" w:rsidRPr="00267633" w:rsidRDefault="00267633" w:rsidP="00267633">
            <w:pPr>
              <w:tabs>
                <w:tab w:val="left" w:pos="-720"/>
              </w:tabs>
              <w:suppressAutoHyphens/>
              <w:spacing w:after="0" w:line="240" w:lineRule="auto"/>
              <w:ind w:right="29"/>
              <w:rPr>
                <w:rFonts w:ascii="Times New Roman" w:hAnsi="Times New Roman" w:cs="Times New Roman"/>
                <w:szCs w:val="20"/>
                <w:lang w:val="en-US" w:eastAsia="zh-CN"/>
              </w:rPr>
            </w:pPr>
            <w:r w:rsidRPr="00267633">
              <w:rPr>
                <w:rFonts w:ascii="Times New Roman" w:hAnsi="Times New Roman" w:cs="Times New Roman"/>
                <w:szCs w:val="20"/>
                <w:u w:val="single"/>
                <w:lang w:val="en-US" w:eastAsia="zh-CN"/>
              </w:rPr>
              <w:t>Section 1</w:t>
            </w:r>
          </w:p>
          <w:p w14:paraId="4EB5CB44" w14:textId="77777777" w:rsidR="00267633" w:rsidRPr="00267633" w:rsidRDefault="00267633" w:rsidP="00267633">
            <w:pPr>
              <w:tabs>
                <w:tab w:val="left" w:pos="-720"/>
              </w:tabs>
              <w:suppressAutoHyphens/>
              <w:spacing w:before="0" w:after="0" w:line="240" w:lineRule="auto"/>
              <w:ind w:right="29"/>
              <w:rPr>
                <w:rFonts w:ascii="Times New Roman" w:hAnsi="Times New Roman" w:cs="Times New Roman"/>
                <w:szCs w:val="20"/>
                <w:lang w:val="en-US" w:eastAsia="zh-CN"/>
              </w:rPr>
            </w:pPr>
            <w:r w:rsidRPr="00267633">
              <w:rPr>
                <w:rFonts w:ascii="Times New Roman" w:hAnsi="Times New Roman" w:cs="Times New Roman"/>
                <w:szCs w:val="20"/>
                <w:lang w:val="en-US" w:eastAsia="zh-CN"/>
              </w:rPr>
              <w:t>(Party &amp; Party)</w:t>
            </w:r>
          </w:p>
          <w:p w14:paraId="2F43D83B" w14:textId="77777777" w:rsidR="00267633" w:rsidRPr="00267633" w:rsidRDefault="00267633" w:rsidP="00267633">
            <w:pPr>
              <w:tabs>
                <w:tab w:val="left" w:pos="-720"/>
              </w:tabs>
              <w:suppressAutoHyphens/>
              <w:spacing w:before="0" w:after="0" w:line="240" w:lineRule="auto"/>
              <w:ind w:right="29"/>
              <w:rPr>
                <w:rFonts w:ascii="Times New Roman" w:hAnsi="Times New Roman" w:cs="Times New Roman"/>
                <w:szCs w:val="20"/>
                <w:lang w:val="en-US" w:eastAsia="zh-CN"/>
              </w:rPr>
            </w:pPr>
          </w:p>
          <w:p w14:paraId="58CB11D2" w14:textId="77777777" w:rsidR="00267633" w:rsidRPr="00267633" w:rsidRDefault="00267633" w:rsidP="00267633">
            <w:pPr>
              <w:tabs>
                <w:tab w:val="left" w:pos="-720"/>
              </w:tabs>
              <w:suppressAutoHyphens/>
              <w:spacing w:before="0" w:after="0" w:line="240" w:lineRule="auto"/>
              <w:ind w:right="29"/>
              <w:rPr>
                <w:rFonts w:ascii="Times New Roman" w:hAnsi="Times New Roman" w:cs="Times New Roman"/>
                <w:szCs w:val="20"/>
                <w:lang w:val="en-US" w:eastAsia="zh-CN"/>
              </w:rPr>
            </w:pPr>
            <w:r w:rsidRPr="00267633">
              <w:rPr>
                <w:rFonts w:ascii="Times New Roman" w:hAnsi="Times New Roman" w:cs="Times New Roman"/>
                <w:szCs w:val="20"/>
                <w:lang w:val="en-US" w:eastAsia="zh-CN"/>
              </w:rPr>
              <w:t xml:space="preserve"> [List items disputed]</w:t>
            </w:r>
          </w:p>
          <w:p w14:paraId="01777C96" w14:textId="77777777" w:rsidR="00267633" w:rsidRPr="00267633" w:rsidRDefault="00267633" w:rsidP="00267633">
            <w:pPr>
              <w:tabs>
                <w:tab w:val="left" w:pos="-720"/>
              </w:tabs>
              <w:suppressAutoHyphens/>
              <w:spacing w:before="0" w:after="54" w:line="240" w:lineRule="auto"/>
              <w:ind w:right="29"/>
              <w:rPr>
                <w:rFonts w:ascii="Times New Roman" w:hAnsi="Times New Roman" w:cs="Times New Roman"/>
                <w:szCs w:val="20"/>
                <w:lang w:val="en-US" w:eastAsia="zh-CN"/>
              </w:rPr>
            </w:pPr>
          </w:p>
        </w:tc>
        <w:tc>
          <w:tcPr>
            <w:tcW w:w="775" w:type="dxa"/>
            <w:tcBorders>
              <w:top w:val="single" w:sz="6" w:space="0" w:color="auto"/>
              <w:left w:val="single" w:sz="6" w:space="0" w:color="auto"/>
            </w:tcBorders>
          </w:tcPr>
          <w:p w14:paraId="5FF32B0E" w14:textId="77777777" w:rsidR="00267633" w:rsidRPr="00267633" w:rsidRDefault="00267633" w:rsidP="00267633">
            <w:pPr>
              <w:tabs>
                <w:tab w:val="left" w:pos="-720"/>
              </w:tabs>
              <w:suppressAutoHyphens/>
              <w:spacing w:after="54" w:line="240" w:lineRule="auto"/>
              <w:ind w:right="29"/>
              <w:rPr>
                <w:rFonts w:ascii="Times New Roman" w:hAnsi="Times New Roman" w:cs="Times New Roman"/>
                <w:szCs w:val="20"/>
                <w:lang w:val="en-US" w:eastAsia="zh-CN"/>
              </w:rPr>
            </w:pPr>
          </w:p>
        </w:tc>
        <w:tc>
          <w:tcPr>
            <w:tcW w:w="3455" w:type="dxa"/>
            <w:tcBorders>
              <w:top w:val="single" w:sz="6" w:space="0" w:color="auto"/>
              <w:left w:val="single" w:sz="6" w:space="0" w:color="auto"/>
              <w:right w:val="double" w:sz="6" w:space="0" w:color="auto"/>
            </w:tcBorders>
          </w:tcPr>
          <w:p w14:paraId="0EC7AA82" w14:textId="77777777" w:rsidR="00267633" w:rsidRPr="00267633" w:rsidRDefault="00267633" w:rsidP="00267633">
            <w:pPr>
              <w:tabs>
                <w:tab w:val="left" w:pos="-720"/>
              </w:tabs>
              <w:suppressAutoHyphens/>
              <w:spacing w:after="0" w:line="240" w:lineRule="auto"/>
              <w:ind w:right="29"/>
              <w:rPr>
                <w:rFonts w:ascii="Times New Roman" w:hAnsi="Times New Roman" w:cs="Times New Roman"/>
                <w:szCs w:val="20"/>
                <w:lang w:val="en-US" w:eastAsia="zh-CN"/>
              </w:rPr>
            </w:pPr>
            <w:r w:rsidRPr="00267633">
              <w:rPr>
                <w:rFonts w:ascii="Times New Roman" w:hAnsi="Times New Roman" w:cs="Times New Roman"/>
                <w:szCs w:val="20"/>
                <w:lang w:val="en-US" w:eastAsia="zh-CN"/>
              </w:rPr>
              <w:t xml:space="preserve">[Specify </w:t>
            </w:r>
            <w:r w:rsidRPr="00267633">
              <w:rPr>
                <w:rFonts w:ascii="Times New Roman" w:hAnsi="Times New Roman" w:cs="Times New Roman"/>
                <w:b/>
                <w:szCs w:val="20"/>
                <w:u w:val="single"/>
                <w:lang w:val="en-US" w:eastAsia="zh-CN"/>
              </w:rPr>
              <w:t>grounds</w:t>
            </w:r>
            <w:r w:rsidRPr="00267633">
              <w:rPr>
                <w:rFonts w:ascii="Times New Roman" w:hAnsi="Times New Roman" w:cs="Times New Roman"/>
                <w:szCs w:val="20"/>
                <w:lang w:val="en-US" w:eastAsia="zh-CN"/>
              </w:rPr>
              <w:t xml:space="preserve"> of dispute for each item - Stating that `amount claimed is excessive' is not sufficient.]</w:t>
            </w:r>
          </w:p>
          <w:p w14:paraId="1CE4E3D1" w14:textId="77777777" w:rsidR="00267633" w:rsidRPr="00267633" w:rsidRDefault="00267633" w:rsidP="00267633">
            <w:pPr>
              <w:tabs>
                <w:tab w:val="left" w:pos="-720"/>
              </w:tabs>
              <w:suppressAutoHyphens/>
              <w:spacing w:before="0" w:after="54" w:line="240" w:lineRule="auto"/>
              <w:ind w:right="29"/>
              <w:rPr>
                <w:rFonts w:ascii="Times New Roman" w:hAnsi="Times New Roman" w:cs="Times New Roman"/>
                <w:szCs w:val="20"/>
                <w:lang w:val="en-US" w:eastAsia="zh-CN"/>
              </w:rPr>
            </w:pPr>
          </w:p>
        </w:tc>
      </w:tr>
      <w:tr w:rsidR="00267633" w:rsidRPr="00267633" w14:paraId="6147A066" w14:textId="77777777" w:rsidTr="00267633">
        <w:trPr>
          <w:divId w:val="2116439976"/>
        </w:trPr>
        <w:tc>
          <w:tcPr>
            <w:tcW w:w="655" w:type="dxa"/>
            <w:tcBorders>
              <w:top w:val="single" w:sz="6" w:space="0" w:color="auto"/>
              <w:left w:val="double" w:sz="6" w:space="0" w:color="auto"/>
            </w:tcBorders>
          </w:tcPr>
          <w:p w14:paraId="0E474903" w14:textId="77777777" w:rsidR="00267633" w:rsidRPr="00267633" w:rsidRDefault="00267633" w:rsidP="00267633">
            <w:pPr>
              <w:tabs>
                <w:tab w:val="left" w:pos="-720"/>
              </w:tabs>
              <w:suppressAutoHyphens/>
              <w:spacing w:after="54" w:line="240" w:lineRule="auto"/>
              <w:ind w:right="29"/>
              <w:rPr>
                <w:rFonts w:ascii="Times New Roman" w:hAnsi="Times New Roman" w:cs="Times New Roman"/>
                <w:szCs w:val="20"/>
                <w:lang w:val="en-US" w:eastAsia="zh-CN"/>
              </w:rPr>
            </w:pPr>
            <w:r w:rsidRPr="00267633">
              <w:rPr>
                <w:rFonts w:ascii="Times New Roman" w:hAnsi="Times New Roman" w:cs="Times New Roman"/>
                <w:szCs w:val="20"/>
                <w:lang w:val="en-US" w:eastAsia="zh-CN"/>
              </w:rPr>
              <w:t>2.</w:t>
            </w:r>
          </w:p>
        </w:tc>
        <w:tc>
          <w:tcPr>
            <w:tcW w:w="2855" w:type="dxa"/>
            <w:tcBorders>
              <w:top w:val="single" w:sz="6" w:space="0" w:color="auto"/>
              <w:left w:val="single" w:sz="6" w:space="0" w:color="auto"/>
            </w:tcBorders>
          </w:tcPr>
          <w:p w14:paraId="5FC8AC3D" w14:textId="77777777" w:rsidR="00267633" w:rsidRPr="00267633" w:rsidRDefault="00267633" w:rsidP="00267633">
            <w:pPr>
              <w:tabs>
                <w:tab w:val="left" w:pos="-720"/>
              </w:tabs>
              <w:suppressAutoHyphens/>
              <w:spacing w:after="0" w:line="240" w:lineRule="auto"/>
              <w:ind w:right="29"/>
              <w:rPr>
                <w:rFonts w:ascii="Times New Roman" w:hAnsi="Times New Roman" w:cs="Times New Roman"/>
                <w:szCs w:val="20"/>
                <w:lang w:val="en-US" w:eastAsia="zh-CN"/>
              </w:rPr>
            </w:pPr>
            <w:r w:rsidRPr="00267633">
              <w:rPr>
                <w:rFonts w:ascii="Times New Roman" w:hAnsi="Times New Roman" w:cs="Times New Roman"/>
                <w:szCs w:val="20"/>
                <w:u w:val="single"/>
                <w:lang w:val="en-US" w:eastAsia="zh-CN"/>
              </w:rPr>
              <w:t>Section 2</w:t>
            </w:r>
          </w:p>
          <w:p w14:paraId="30848A2F" w14:textId="77777777" w:rsidR="00267633" w:rsidRPr="00267633" w:rsidRDefault="00267633" w:rsidP="00267633">
            <w:pPr>
              <w:tabs>
                <w:tab w:val="left" w:pos="-720"/>
              </w:tabs>
              <w:suppressAutoHyphens/>
              <w:spacing w:before="0" w:after="0" w:line="240" w:lineRule="auto"/>
              <w:ind w:right="29"/>
              <w:rPr>
                <w:rFonts w:ascii="Times New Roman" w:hAnsi="Times New Roman" w:cs="Times New Roman"/>
                <w:szCs w:val="20"/>
                <w:lang w:val="en-US" w:eastAsia="zh-CN"/>
              </w:rPr>
            </w:pPr>
            <w:r w:rsidRPr="00267633">
              <w:rPr>
                <w:rFonts w:ascii="Times New Roman" w:hAnsi="Times New Roman" w:cs="Times New Roman"/>
                <w:szCs w:val="20"/>
                <w:lang w:val="en-US" w:eastAsia="zh-CN"/>
              </w:rPr>
              <w:t>(Work done for taxation)</w:t>
            </w:r>
          </w:p>
          <w:p w14:paraId="67B607BC" w14:textId="77777777" w:rsidR="00267633" w:rsidRPr="00267633" w:rsidRDefault="00267633" w:rsidP="00267633">
            <w:pPr>
              <w:tabs>
                <w:tab w:val="left" w:pos="-720"/>
              </w:tabs>
              <w:suppressAutoHyphens/>
              <w:spacing w:before="0" w:after="54" w:line="240" w:lineRule="auto"/>
              <w:ind w:right="29"/>
              <w:rPr>
                <w:rFonts w:ascii="Times New Roman" w:hAnsi="Times New Roman" w:cs="Times New Roman"/>
                <w:szCs w:val="20"/>
                <w:lang w:val="en-US" w:eastAsia="zh-CN"/>
              </w:rPr>
            </w:pPr>
          </w:p>
        </w:tc>
        <w:tc>
          <w:tcPr>
            <w:tcW w:w="775" w:type="dxa"/>
            <w:tcBorders>
              <w:top w:val="single" w:sz="6" w:space="0" w:color="auto"/>
              <w:left w:val="single" w:sz="6" w:space="0" w:color="auto"/>
            </w:tcBorders>
          </w:tcPr>
          <w:p w14:paraId="4D53AF42" w14:textId="77777777" w:rsidR="00267633" w:rsidRPr="00267633" w:rsidRDefault="00267633" w:rsidP="00267633">
            <w:pPr>
              <w:tabs>
                <w:tab w:val="left" w:pos="-720"/>
              </w:tabs>
              <w:suppressAutoHyphens/>
              <w:spacing w:after="54" w:line="240" w:lineRule="auto"/>
              <w:ind w:right="29"/>
              <w:rPr>
                <w:rFonts w:ascii="Times New Roman" w:hAnsi="Times New Roman" w:cs="Times New Roman"/>
                <w:szCs w:val="20"/>
                <w:lang w:val="en-US" w:eastAsia="zh-CN"/>
              </w:rPr>
            </w:pPr>
          </w:p>
        </w:tc>
        <w:tc>
          <w:tcPr>
            <w:tcW w:w="3455" w:type="dxa"/>
            <w:tcBorders>
              <w:top w:val="single" w:sz="6" w:space="0" w:color="auto"/>
              <w:left w:val="single" w:sz="6" w:space="0" w:color="auto"/>
              <w:right w:val="double" w:sz="6" w:space="0" w:color="auto"/>
            </w:tcBorders>
          </w:tcPr>
          <w:p w14:paraId="1E774966" w14:textId="77777777" w:rsidR="00267633" w:rsidRPr="00267633" w:rsidRDefault="00267633" w:rsidP="00267633">
            <w:pPr>
              <w:tabs>
                <w:tab w:val="left" w:pos="-720"/>
              </w:tabs>
              <w:suppressAutoHyphens/>
              <w:spacing w:after="54" w:line="240" w:lineRule="auto"/>
              <w:ind w:right="29"/>
              <w:rPr>
                <w:rFonts w:ascii="Times New Roman" w:hAnsi="Times New Roman" w:cs="Times New Roman"/>
                <w:szCs w:val="20"/>
                <w:lang w:val="en-US" w:eastAsia="zh-CN"/>
              </w:rPr>
            </w:pPr>
          </w:p>
        </w:tc>
      </w:tr>
      <w:tr w:rsidR="00267633" w:rsidRPr="00267633" w14:paraId="578667F3" w14:textId="77777777" w:rsidTr="00267633">
        <w:trPr>
          <w:divId w:val="2116439976"/>
        </w:trPr>
        <w:tc>
          <w:tcPr>
            <w:tcW w:w="655" w:type="dxa"/>
            <w:tcBorders>
              <w:top w:val="single" w:sz="6" w:space="0" w:color="auto"/>
              <w:left w:val="double" w:sz="6" w:space="0" w:color="auto"/>
              <w:bottom w:val="double" w:sz="6" w:space="0" w:color="auto"/>
            </w:tcBorders>
          </w:tcPr>
          <w:p w14:paraId="13E15ACD" w14:textId="77777777" w:rsidR="00267633" w:rsidRPr="00267633" w:rsidRDefault="00267633" w:rsidP="00267633">
            <w:pPr>
              <w:tabs>
                <w:tab w:val="left" w:pos="-720"/>
              </w:tabs>
              <w:suppressAutoHyphens/>
              <w:spacing w:after="54" w:line="240" w:lineRule="auto"/>
              <w:ind w:right="29"/>
              <w:rPr>
                <w:rFonts w:ascii="Times New Roman" w:hAnsi="Times New Roman" w:cs="Times New Roman"/>
                <w:szCs w:val="20"/>
                <w:lang w:val="en-US" w:eastAsia="zh-CN"/>
              </w:rPr>
            </w:pPr>
            <w:r w:rsidRPr="00267633">
              <w:rPr>
                <w:rFonts w:ascii="Times New Roman" w:hAnsi="Times New Roman" w:cs="Times New Roman"/>
                <w:szCs w:val="20"/>
                <w:lang w:val="en-US" w:eastAsia="zh-CN"/>
              </w:rPr>
              <w:t>3.</w:t>
            </w:r>
          </w:p>
        </w:tc>
        <w:tc>
          <w:tcPr>
            <w:tcW w:w="2855" w:type="dxa"/>
            <w:tcBorders>
              <w:top w:val="single" w:sz="6" w:space="0" w:color="auto"/>
              <w:left w:val="single" w:sz="6" w:space="0" w:color="auto"/>
              <w:bottom w:val="double" w:sz="6" w:space="0" w:color="auto"/>
            </w:tcBorders>
          </w:tcPr>
          <w:p w14:paraId="4765139C" w14:textId="77777777" w:rsidR="00267633" w:rsidRPr="00267633" w:rsidRDefault="00267633" w:rsidP="00267633">
            <w:pPr>
              <w:tabs>
                <w:tab w:val="left" w:pos="-720"/>
              </w:tabs>
              <w:suppressAutoHyphens/>
              <w:spacing w:after="0" w:line="240" w:lineRule="auto"/>
              <w:ind w:right="29"/>
              <w:rPr>
                <w:rFonts w:ascii="Times New Roman" w:hAnsi="Times New Roman" w:cs="Times New Roman"/>
                <w:szCs w:val="20"/>
                <w:lang w:val="en-US" w:eastAsia="zh-CN"/>
              </w:rPr>
            </w:pPr>
            <w:r w:rsidRPr="00267633">
              <w:rPr>
                <w:rFonts w:ascii="Times New Roman" w:hAnsi="Times New Roman" w:cs="Times New Roman"/>
                <w:szCs w:val="20"/>
                <w:u w:val="single"/>
                <w:lang w:val="en-US" w:eastAsia="zh-CN"/>
              </w:rPr>
              <w:t>Section 3</w:t>
            </w:r>
          </w:p>
          <w:p w14:paraId="0BAE16CD" w14:textId="77777777" w:rsidR="00267633" w:rsidRPr="00267633" w:rsidRDefault="00267633" w:rsidP="00267633">
            <w:pPr>
              <w:tabs>
                <w:tab w:val="left" w:pos="-720"/>
              </w:tabs>
              <w:suppressAutoHyphens/>
              <w:spacing w:before="0" w:after="0" w:line="240" w:lineRule="auto"/>
              <w:ind w:right="29"/>
              <w:rPr>
                <w:rFonts w:ascii="Times New Roman" w:hAnsi="Times New Roman" w:cs="Times New Roman"/>
                <w:szCs w:val="20"/>
                <w:lang w:val="en-US" w:eastAsia="zh-CN"/>
              </w:rPr>
            </w:pPr>
            <w:r w:rsidRPr="00267633">
              <w:rPr>
                <w:rFonts w:ascii="Times New Roman" w:hAnsi="Times New Roman" w:cs="Times New Roman"/>
                <w:szCs w:val="20"/>
                <w:lang w:val="en-US" w:eastAsia="zh-CN"/>
              </w:rPr>
              <w:t>(Disbursements)</w:t>
            </w:r>
          </w:p>
          <w:p w14:paraId="30AD62C2" w14:textId="77777777" w:rsidR="00267633" w:rsidRPr="00267633" w:rsidRDefault="00267633" w:rsidP="00267633">
            <w:pPr>
              <w:tabs>
                <w:tab w:val="left" w:pos="-720"/>
              </w:tabs>
              <w:suppressAutoHyphens/>
              <w:spacing w:before="0" w:after="0" w:line="240" w:lineRule="auto"/>
              <w:ind w:right="29"/>
              <w:rPr>
                <w:rFonts w:ascii="Times New Roman" w:hAnsi="Times New Roman" w:cs="Times New Roman"/>
                <w:szCs w:val="20"/>
                <w:lang w:val="en-US" w:eastAsia="zh-CN"/>
              </w:rPr>
            </w:pPr>
          </w:p>
          <w:p w14:paraId="06B26D5E" w14:textId="77777777" w:rsidR="00267633" w:rsidRPr="00267633" w:rsidRDefault="00267633" w:rsidP="00267633">
            <w:pPr>
              <w:tabs>
                <w:tab w:val="left" w:pos="-720"/>
              </w:tabs>
              <w:suppressAutoHyphens/>
              <w:spacing w:before="0" w:after="0" w:line="240" w:lineRule="auto"/>
              <w:ind w:right="29"/>
              <w:rPr>
                <w:rFonts w:ascii="Times New Roman" w:hAnsi="Times New Roman" w:cs="Times New Roman"/>
                <w:szCs w:val="20"/>
                <w:lang w:val="en-US" w:eastAsia="zh-CN"/>
              </w:rPr>
            </w:pPr>
            <w:r w:rsidRPr="00267633">
              <w:rPr>
                <w:rFonts w:ascii="Times New Roman" w:hAnsi="Times New Roman" w:cs="Times New Roman"/>
                <w:szCs w:val="20"/>
                <w:lang w:val="en-US" w:eastAsia="zh-CN"/>
              </w:rPr>
              <w:t xml:space="preserve"> [List items disputed]</w:t>
            </w:r>
          </w:p>
          <w:p w14:paraId="061A6E2B" w14:textId="77777777" w:rsidR="00267633" w:rsidRPr="00267633" w:rsidRDefault="00267633" w:rsidP="00267633">
            <w:pPr>
              <w:tabs>
                <w:tab w:val="left" w:pos="-720"/>
              </w:tabs>
              <w:suppressAutoHyphens/>
              <w:spacing w:before="0" w:after="54" w:line="240" w:lineRule="auto"/>
              <w:ind w:right="29"/>
              <w:rPr>
                <w:rFonts w:ascii="Times New Roman" w:hAnsi="Times New Roman" w:cs="Times New Roman"/>
                <w:szCs w:val="20"/>
                <w:lang w:val="en-US" w:eastAsia="zh-CN"/>
              </w:rPr>
            </w:pPr>
          </w:p>
        </w:tc>
        <w:tc>
          <w:tcPr>
            <w:tcW w:w="775" w:type="dxa"/>
            <w:tcBorders>
              <w:top w:val="single" w:sz="6" w:space="0" w:color="auto"/>
              <w:left w:val="single" w:sz="6" w:space="0" w:color="auto"/>
              <w:bottom w:val="double" w:sz="6" w:space="0" w:color="auto"/>
            </w:tcBorders>
          </w:tcPr>
          <w:p w14:paraId="3F0111E2" w14:textId="77777777" w:rsidR="00267633" w:rsidRPr="00267633" w:rsidRDefault="00267633" w:rsidP="00267633">
            <w:pPr>
              <w:tabs>
                <w:tab w:val="left" w:pos="-720"/>
              </w:tabs>
              <w:suppressAutoHyphens/>
              <w:spacing w:after="54" w:line="240" w:lineRule="auto"/>
              <w:ind w:right="29"/>
              <w:rPr>
                <w:rFonts w:ascii="Times New Roman" w:hAnsi="Times New Roman" w:cs="Times New Roman"/>
                <w:szCs w:val="20"/>
                <w:lang w:val="en-US" w:eastAsia="zh-CN"/>
              </w:rPr>
            </w:pPr>
          </w:p>
        </w:tc>
        <w:tc>
          <w:tcPr>
            <w:tcW w:w="3455" w:type="dxa"/>
            <w:tcBorders>
              <w:top w:val="single" w:sz="6" w:space="0" w:color="auto"/>
              <w:left w:val="single" w:sz="6" w:space="0" w:color="auto"/>
              <w:bottom w:val="double" w:sz="6" w:space="0" w:color="auto"/>
              <w:right w:val="double" w:sz="6" w:space="0" w:color="auto"/>
            </w:tcBorders>
          </w:tcPr>
          <w:p w14:paraId="2717CFAA" w14:textId="77777777" w:rsidR="00267633" w:rsidRPr="00267633" w:rsidRDefault="00267633" w:rsidP="00267633">
            <w:pPr>
              <w:tabs>
                <w:tab w:val="left" w:pos="-720"/>
              </w:tabs>
              <w:suppressAutoHyphens/>
              <w:spacing w:after="54" w:line="240" w:lineRule="auto"/>
              <w:ind w:right="29"/>
              <w:rPr>
                <w:rFonts w:ascii="Times New Roman" w:hAnsi="Times New Roman" w:cs="Times New Roman"/>
                <w:szCs w:val="20"/>
                <w:lang w:val="en-US" w:eastAsia="zh-CN"/>
              </w:rPr>
            </w:pPr>
            <w:r w:rsidRPr="00267633">
              <w:rPr>
                <w:rFonts w:ascii="Times New Roman" w:hAnsi="Times New Roman" w:cs="Times New Roman"/>
                <w:szCs w:val="20"/>
                <w:lang w:val="en-US" w:eastAsia="zh-CN"/>
              </w:rPr>
              <w:t xml:space="preserve">[Specify </w:t>
            </w:r>
            <w:r w:rsidRPr="00267633">
              <w:rPr>
                <w:rFonts w:ascii="Times New Roman" w:hAnsi="Times New Roman" w:cs="Times New Roman"/>
                <w:b/>
                <w:szCs w:val="20"/>
                <w:u w:val="single"/>
                <w:lang w:val="en-US" w:eastAsia="zh-CN"/>
              </w:rPr>
              <w:t>grounds</w:t>
            </w:r>
            <w:r w:rsidRPr="00267633">
              <w:rPr>
                <w:rFonts w:ascii="Times New Roman" w:hAnsi="Times New Roman" w:cs="Times New Roman"/>
                <w:szCs w:val="20"/>
                <w:lang w:val="en-US" w:eastAsia="zh-CN"/>
              </w:rPr>
              <w:t xml:space="preserve"> of dispute for each item - Stating that `amount claimed is excessive' is not sufficient.]</w:t>
            </w:r>
          </w:p>
        </w:tc>
      </w:tr>
    </w:tbl>
    <w:p w14:paraId="5A4EC226" w14:textId="77777777" w:rsidR="00267633" w:rsidRPr="00267633" w:rsidRDefault="00267633" w:rsidP="00267633">
      <w:pPr>
        <w:tabs>
          <w:tab w:val="left" w:pos="-720"/>
        </w:tabs>
        <w:suppressAutoHyphens/>
        <w:spacing w:before="0" w:after="0" w:line="240" w:lineRule="auto"/>
        <w:ind w:right="29"/>
        <w:jc w:val="both"/>
        <w:divId w:val="2116439976"/>
        <w:rPr>
          <w:rFonts w:ascii="Times New Roman" w:hAnsi="Times New Roman" w:cs="Times New Roman"/>
          <w:szCs w:val="20"/>
          <w:lang w:val="en-US" w:eastAsia="zh-CN"/>
        </w:rPr>
      </w:pPr>
    </w:p>
    <w:p w14:paraId="1A7B02B9" w14:textId="77777777" w:rsidR="00267633" w:rsidRPr="00267633" w:rsidRDefault="00267633" w:rsidP="00267633">
      <w:pPr>
        <w:tabs>
          <w:tab w:val="center" w:pos="3793"/>
        </w:tabs>
        <w:suppressAutoHyphens/>
        <w:spacing w:before="0" w:after="0" w:line="240" w:lineRule="auto"/>
        <w:ind w:right="29"/>
        <w:jc w:val="center"/>
        <w:divId w:val="2116439976"/>
        <w:rPr>
          <w:rFonts w:ascii="Times New Roman" w:hAnsi="Times New Roman" w:cs="Times New Roman"/>
          <w:szCs w:val="20"/>
          <w:lang w:val="en-US" w:eastAsia="zh-CN"/>
        </w:rPr>
      </w:pPr>
      <w:r w:rsidRPr="00267633">
        <w:rPr>
          <w:rFonts w:ascii="Times New Roman" w:hAnsi="Times New Roman" w:cs="Times New Roman"/>
          <w:szCs w:val="20"/>
          <w:lang w:val="en-US" w:eastAsia="zh-CN"/>
        </w:rPr>
        <w:t xml:space="preserve">Dated this        day of        </w:t>
      </w:r>
    </w:p>
    <w:p w14:paraId="7C2441A7" w14:textId="77777777" w:rsidR="00267633" w:rsidRPr="00267633" w:rsidRDefault="00267633" w:rsidP="00267633">
      <w:pPr>
        <w:tabs>
          <w:tab w:val="left" w:pos="-720"/>
        </w:tabs>
        <w:suppressAutoHyphens/>
        <w:spacing w:before="0" w:after="0" w:line="240" w:lineRule="auto"/>
        <w:ind w:right="29"/>
        <w:jc w:val="right"/>
        <w:divId w:val="2116439976"/>
        <w:rPr>
          <w:rFonts w:ascii="Times New Roman" w:hAnsi="Times New Roman" w:cs="Times New Roman"/>
          <w:szCs w:val="20"/>
          <w:lang w:val="en-US" w:eastAsia="zh-CN"/>
        </w:rPr>
      </w:pPr>
      <w:r w:rsidRPr="00267633">
        <w:rPr>
          <w:rFonts w:ascii="Times New Roman" w:hAnsi="Times New Roman" w:cs="Times New Roman"/>
          <w:szCs w:val="20"/>
          <w:lang w:val="en-US" w:eastAsia="zh-CN"/>
        </w:rPr>
        <w:t>ABC &amp; CO.</w:t>
      </w:r>
    </w:p>
    <w:p w14:paraId="15F7AAB1" w14:textId="77777777" w:rsidR="00267633" w:rsidRPr="00267633" w:rsidRDefault="00267633" w:rsidP="00267633">
      <w:pPr>
        <w:tabs>
          <w:tab w:val="left" w:pos="-720"/>
          <w:tab w:val="left" w:pos="7560"/>
        </w:tabs>
        <w:suppressAutoHyphens/>
        <w:spacing w:before="0" w:after="0" w:line="240" w:lineRule="auto"/>
        <w:ind w:right="29"/>
        <w:jc w:val="center"/>
        <w:divId w:val="2116439976"/>
        <w:rPr>
          <w:rFonts w:ascii="Times New Roman" w:hAnsi="Times New Roman" w:cs="Times New Roman"/>
          <w:szCs w:val="20"/>
          <w:lang w:val="en-US" w:eastAsia="zh-CN"/>
        </w:rPr>
      </w:pPr>
      <w:r w:rsidRPr="00267633">
        <w:rPr>
          <w:rFonts w:ascii="Times New Roman" w:hAnsi="Times New Roman" w:cs="Times New Roman"/>
          <w:szCs w:val="20"/>
          <w:lang w:val="en-US" w:eastAsia="zh-CN"/>
        </w:rPr>
        <w:t>(Address of Solicitors)</w:t>
      </w:r>
    </w:p>
    <w:p w14:paraId="595C0810" w14:textId="77777777" w:rsidR="00267633" w:rsidRPr="00267633" w:rsidRDefault="00267633" w:rsidP="00267633">
      <w:pPr>
        <w:tabs>
          <w:tab w:val="left" w:pos="-720"/>
          <w:tab w:val="left" w:pos="7560"/>
        </w:tabs>
        <w:suppressAutoHyphens/>
        <w:spacing w:before="0" w:after="0" w:line="240" w:lineRule="auto"/>
        <w:ind w:right="29"/>
        <w:jc w:val="center"/>
        <w:divId w:val="2116439976"/>
        <w:rPr>
          <w:rFonts w:ascii="Times New Roman" w:hAnsi="Times New Roman" w:cs="Times New Roman"/>
          <w:szCs w:val="20"/>
          <w:lang w:val="en-US" w:eastAsia="zh-CN"/>
        </w:rPr>
      </w:pPr>
    </w:p>
    <w:p w14:paraId="3AAE3DC2" w14:textId="77777777" w:rsidR="00267633" w:rsidRPr="00267633" w:rsidRDefault="00267633" w:rsidP="00267633">
      <w:pPr>
        <w:tabs>
          <w:tab w:val="left" w:pos="-720"/>
          <w:tab w:val="left" w:pos="7560"/>
        </w:tabs>
        <w:suppressAutoHyphens/>
        <w:spacing w:before="0" w:after="0" w:line="240" w:lineRule="auto"/>
        <w:ind w:right="29"/>
        <w:jc w:val="center"/>
        <w:divId w:val="2116439976"/>
        <w:rPr>
          <w:rFonts w:ascii="Times New Roman" w:hAnsi="Times New Roman" w:cs="Times New Roman"/>
          <w:szCs w:val="20"/>
          <w:lang w:val="en-US" w:eastAsia="zh-CN"/>
        </w:rPr>
        <w:sectPr w:rsidR="00267633" w:rsidRPr="00267633">
          <w:pgSz w:w="11906" w:h="16838"/>
          <w:pgMar w:top="1440" w:right="1286" w:bottom="1440" w:left="2160" w:header="720" w:footer="720" w:gutter="0"/>
          <w:paperSrc w:first="1" w:other="1"/>
          <w:cols w:space="720"/>
          <w:noEndnote/>
        </w:sectPr>
      </w:pPr>
    </w:p>
    <w:p w14:paraId="4983FD30" w14:textId="77777777" w:rsidR="00267633" w:rsidRPr="00267633" w:rsidRDefault="00267633" w:rsidP="00267633">
      <w:pPr>
        <w:spacing w:before="0" w:after="200" w:line="276" w:lineRule="auto"/>
        <w:jc w:val="center"/>
        <w:divId w:val="2116439976"/>
        <w:rPr>
          <w:rFonts w:ascii="Times New Roman" w:hAnsi="Times New Roman" w:cs="Times New Roman"/>
          <w:lang w:val="en-GB" w:eastAsia="zh-CN"/>
        </w:rPr>
      </w:pPr>
      <w:r w:rsidRPr="00267633">
        <w:rPr>
          <w:rFonts w:ascii="Times New Roman" w:hAnsi="Times New Roman" w:cs="Times New Roman"/>
          <w:lang w:val="en-GB" w:eastAsia="zh-CN"/>
        </w:rPr>
        <w:lastRenderedPageBreak/>
        <w:t>FORM 256</w:t>
      </w:r>
    </w:p>
    <w:p w14:paraId="6794FFBD" w14:textId="77777777" w:rsidR="00267633" w:rsidRPr="00267633" w:rsidRDefault="00267633" w:rsidP="00267633">
      <w:pPr>
        <w:spacing w:before="0" w:after="200" w:line="276" w:lineRule="auto"/>
        <w:divId w:val="2116439976"/>
        <w:rPr>
          <w:rFonts w:ascii="Times New Roman" w:hAnsi="Times New Roman" w:cs="Times New Roman"/>
          <w:sz w:val="22"/>
          <w:szCs w:val="22"/>
          <w:lang w:val="en-GB" w:eastAsia="zh-CN"/>
        </w:rPr>
      </w:pPr>
      <w:r w:rsidRPr="00267633">
        <w:rPr>
          <w:rFonts w:ascii="Times New Roman" w:hAnsi="Times New Roman" w:cs="Times New Roman"/>
          <w:sz w:val="22"/>
          <w:szCs w:val="22"/>
          <w:lang w:val="en-GB" w:eastAsia="zh-CN"/>
        </w:rPr>
        <w:t>Para 137</w:t>
      </w:r>
    </w:p>
    <w:p w14:paraId="5A23E5AD" w14:textId="77777777" w:rsidR="00267633" w:rsidRPr="00267633" w:rsidRDefault="00267633" w:rsidP="00267633">
      <w:pPr>
        <w:spacing w:before="0" w:after="200" w:line="276" w:lineRule="auto"/>
        <w:jc w:val="center"/>
        <w:divId w:val="2116439976"/>
        <w:rPr>
          <w:rFonts w:ascii="Times New Roman" w:hAnsi="Times New Roman" w:cs="Times New Roman"/>
          <w:b/>
          <w:sz w:val="22"/>
          <w:szCs w:val="22"/>
          <w:lang w:val="en-GB" w:eastAsia="zh-CN"/>
        </w:rPr>
      </w:pPr>
      <w:r w:rsidRPr="00267633">
        <w:rPr>
          <w:rFonts w:ascii="Times New Roman" w:hAnsi="Times New Roman" w:cs="Times New Roman"/>
          <w:b/>
          <w:sz w:val="22"/>
          <w:szCs w:val="22"/>
          <w:lang w:val="en-GB" w:eastAsia="zh-CN"/>
        </w:rPr>
        <w:t>COSTS SCHEDULE</w:t>
      </w:r>
    </w:p>
    <w:p w14:paraId="2E2F0CE5" w14:textId="77777777" w:rsidR="00267633" w:rsidRPr="00267633" w:rsidRDefault="00267633" w:rsidP="00267633">
      <w:pPr>
        <w:spacing w:before="0" w:after="200" w:line="276" w:lineRule="auto"/>
        <w:jc w:val="center"/>
        <w:divId w:val="2116439976"/>
        <w:rPr>
          <w:rFonts w:ascii="Times New Roman" w:hAnsi="Times New Roman" w:cs="Times New Roman"/>
          <w:szCs w:val="20"/>
          <w:lang w:val="en-GB" w:eastAsia="zh-CN"/>
        </w:rPr>
      </w:pPr>
      <w:r w:rsidRPr="00267633">
        <w:rPr>
          <w:rFonts w:ascii="Times New Roman" w:hAnsi="Times New Roman" w:cs="Times New Roman"/>
          <w:b/>
          <w:szCs w:val="20"/>
          <w:lang w:val="en-GB" w:eastAsia="zh-CN"/>
        </w:rPr>
        <w:t xml:space="preserve">SUIT </w:t>
      </w:r>
      <w:r w:rsidRPr="00267633">
        <w:rPr>
          <w:rFonts w:ascii="Times New Roman" w:hAnsi="Times New Roman" w:cs="Times New Roman"/>
          <w:szCs w:val="20"/>
          <w:lang w:val="en-GB" w:eastAsia="zh-CN"/>
        </w:rPr>
        <w:t>[ STATE THE SUIT NUMBER]</w:t>
      </w:r>
    </w:p>
    <w:p w14:paraId="5E0E6802" w14:textId="77777777" w:rsidR="00267633" w:rsidRPr="00267633" w:rsidRDefault="00267633" w:rsidP="00267633">
      <w:pPr>
        <w:spacing w:before="0" w:after="200" w:line="276" w:lineRule="auto"/>
        <w:jc w:val="center"/>
        <w:divId w:val="2116439976"/>
        <w:rPr>
          <w:rFonts w:ascii="Times New Roman" w:hAnsi="Times New Roman" w:cs="Times New Roman"/>
          <w:szCs w:val="20"/>
          <w:lang w:val="en-GB" w:eastAsia="zh-CN"/>
        </w:rPr>
      </w:pPr>
    </w:p>
    <w:p w14:paraId="69B9051E" w14:textId="77777777" w:rsidR="00267633" w:rsidRPr="00267633" w:rsidRDefault="00267633" w:rsidP="00267633">
      <w:pPr>
        <w:spacing w:before="0" w:after="200" w:line="276" w:lineRule="auto"/>
        <w:jc w:val="center"/>
        <w:divId w:val="2116439976"/>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Between</w:t>
      </w:r>
    </w:p>
    <w:p w14:paraId="7A063B6B" w14:textId="77777777" w:rsidR="00267633" w:rsidRPr="00267633" w:rsidRDefault="00267633" w:rsidP="00267633">
      <w:pPr>
        <w:spacing w:before="0" w:after="200" w:line="276" w:lineRule="auto"/>
        <w:jc w:val="center"/>
        <w:divId w:val="2116439976"/>
        <w:rPr>
          <w:rFonts w:ascii="Times New Roman" w:hAnsi="Times New Roman" w:cs="Times New Roman"/>
          <w:b/>
          <w:szCs w:val="20"/>
          <w:lang w:val="en-GB" w:eastAsia="zh-CN"/>
        </w:rPr>
      </w:pPr>
    </w:p>
    <w:p w14:paraId="5C226ACF" w14:textId="77777777" w:rsidR="00267633" w:rsidRPr="00267633" w:rsidRDefault="00267633" w:rsidP="00267633">
      <w:pPr>
        <w:spacing w:before="0" w:after="200" w:line="276" w:lineRule="auto"/>
        <w:jc w:val="right"/>
        <w:divId w:val="2116439976"/>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…Plaintiff</w:t>
      </w:r>
    </w:p>
    <w:p w14:paraId="2F68799E" w14:textId="77777777" w:rsidR="00267633" w:rsidRPr="00267633" w:rsidRDefault="00267633" w:rsidP="00267633">
      <w:pPr>
        <w:spacing w:before="0" w:after="200" w:line="276" w:lineRule="auto"/>
        <w:jc w:val="center"/>
        <w:divId w:val="2116439976"/>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And</w:t>
      </w:r>
    </w:p>
    <w:p w14:paraId="560E63E2" w14:textId="77777777" w:rsidR="00267633" w:rsidRPr="00267633" w:rsidRDefault="00267633" w:rsidP="00267633">
      <w:pPr>
        <w:spacing w:before="0" w:after="200" w:line="276" w:lineRule="auto"/>
        <w:jc w:val="center"/>
        <w:divId w:val="2116439976"/>
        <w:rPr>
          <w:rFonts w:ascii="Times New Roman" w:hAnsi="Times New Roman" w:cs="Times New Roman"/>
          <w:b/>
          <w:szCs w:val="20"/>
          <w:lang w:val="en-GB" w:eastAsia="zh-CN"/>
        </w:rPr>
      </w:pPr>
    </w:p>
    <w:p w14:paraId="011ACBDE" w14:textId="77777777" w:rsidR="00267633" w:rsidRPr="00267633" w:rsidRDefault="00267633" w:rsidP="00267633">
      <w:pPr>
        <w:spacing w:before="0" w:after="200" w:line="276" w:lineRule="auto"/>
        <w:jc w:val="right"/>
        <w:divId w:val="2116439976"/>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…Defendant</w:t>
      </w:r>
    </w:p>
    <w:p w14:paraId="7C0BB34D" w14:textId="77777777" w:rsidR="00267633" w:rsidRPr="00267633" w:rsidRDefault="00267633" w:rsidP="00267633">
      <w:pPr>
        <w:spacing w:before="0" w:after="200" w:line="276" w:lineRule="auto"/>
        <w:jc w:val="right"/>
        <w:divId w:val="2116439976"/>
        <w:rPr>
          <w:rFonts w:ascii="Times New Roman" w:hAnsi="Times New Roman" w:cs="Times New Roman"/>
          <w:b/>
          <w:szCs w:val="20"/>
          <w:lang w:val="en-GB" w:eastAsia="zh-CN"/>
        </w:rPr>
      </w:pPr>
    </w:p>
    <w:p w14:paraId="67EA7EE4" w14:textId="77777777" w:rsidR="00267633" w:rsidRPr="00267633" w:rsidRDefault="00267633" w:rsidP="00267633">
      <w:pPr>
        <w:spacing w:before="0" w:after="200" w:line="276" w:lineRule="auto"/>
        <w:jc w:val="center"/>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 xml:space="preserve">State the party for whom the costs schedule is filed e.g., PLAINTIFF’S OR DEFENDANT’S] </w:t>
      </w:r>
      <w:r w:rsidRPr="00267633">
        <w:rPr>
          <w:rFonts w:ascii="Times New Roman" w:hAnsi="Times New Roman" w:cs="Times New Roman"/>
          <w:b/>
          <w:szCs w:val="20"/>
          <w:lang w:val="en-GB" w:eastAsia="zh-CN"/>
        </w:rPr>
        <w:t>COSTS SCHEDULE</w:t>
      </w:r>
    </w:p>
    <w:p w14:paraId="2A12E831" w14:textId="77777777" w:rsidR="00267633" w:rsidRPr="00267633" w:rsidRDefault="00267633" w:rsidP="00267633">
      <w:pPr>
        <w:spacing w:before="0" w:after="200" w:line="276" w:lineRule="auto"/>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br w:type="page"/>
      </w:r>
    </w:p>
    <w:p w14:paraId="326260D7" w14:textId="77777777" w:rsidR="00267633" w:rsidRPr="00267633" w:rsidRDefault="00267633" w:rsidP="00267633">
      <w:pPr>
        <w:spacing w:before="0" w:after="200" w:line="276" w:lineRule="auto"/>
        <w:jc w:val="center"/>
        <w:divId w:val="2116439976"/>
        <w:rPr>
          <w:rFonts w:ascii="Times New Roman" w:hAnsi="Times New Roman" w:cs="Times New Roman"/>
          <w:szCs w:val="20"/>
          <w:lang w:val="en-GB" w:eastAsia="zh-C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90"/>
        <w:gridCol w:w="3348"/>
        <w:gridCol w:w="2657"/>
        <w:gridCol w:w="3637"/>
        <w:gridCol w:w="1816"/>
      </w:tblGrid>
      <w:tr w:rsidR="00267633" w:rsidRPr="00632015" w14:paraId="50B11BF8" w14:textId="77777777" w:rsidTr="00632015">
        <w:trPr>
          <w:divId w:val="2116439976"/>
        </w:trPr>
        <w:tc>
          <w:tcPr>
            <w:tcW w:w="2518" w:type="dxa"/>
            <w:shd w:val="clear" w:color="auto" w:fill="EEECE1"/>
          </w:tcPr>
          <w:p w14:paraId="0329E510" w14:textId="77777777" w:rsidR="00267633" w:rsidRPr="00632015" w:rsidRDefault="00267633" w:rsidP="00632015">
            <w:pPr>
              <w:spacing w:before="0" w:after="0" w:line="240" w:lineRule="auto"/>
              <w:jc w:val="center"/>
              <w:rPr>
                <w:rFonts w:ascii="Times New Roman" w:hAnsi="Times New Roman" w:cs="Times New Roman"/>
                <w:b/>
                <w:szCs w:val="20"/>
                <w:lang w:val="en-GB" w:eastAsia="zh-CN"/>
              </w:rPr>
            </w:pPr>
            <w:r w:rsidRPr="00632015">
              <w:rPr>
                <w:rFonts w:ascii="Times New Roman" w:hAnsi="Times New Roman" w:cs="Times New Roman"/>
                <w:b/>
                <w:szCs w:val="20"/>
                <w:lang w:val="en-GB" w:eastAsia="zh-CN"/>
              </w:rPr>
              <w:t>Stage of proceedings</w:t>
            </w:r>
          </w:p>
        </w:tc>
        <w:tc>
          <w:tcPr>
            <w:tcW w:w="3402" w:type="dxa"/>
            <w:shd w:val="clear" w:color="auto" w:fill="EEECE1"/>
          </w:tcPr>
          <w:p w14:paraId="794538D4" w14:textId="77777777" w:rsidR="00267633" w:rsidRPr="00632015" w:rsidRDefault="00267633" w:rsidP="00632015">
            <w:pPr>
              <w:spacing w:before="0" w:after="0" w:line="240" w:lineRule="auto"/>
              <w:jc w:val="center"/>
              <w:rPr>
                <w:rFonts w:ascii="Times New Roman" w:hAnsi="Times New Roman" w:cs="Times New Roman"/>
                <w:b/>
                <w:szCs w:val="20"/>
                <w:lang w:val="en-GB" w:eastAsia="zh-CN"/>
              </w:rPr>
            </w:pPr>
            <w:r w:rsidRPr="00632015">
              <w:rPr>
                <w:rFonts w:ascii="Times New Roman" w:hAnsi="Times New Roman" w:cs="Times New Roman"/>
                <w:b/>
                <w:szCs w:val="20"/>
                <w:lang w:val="en-GB" w:eastAsia="zh-CN"/>
              </w:rPr>
              <w:t>Work done</w:t>
            </w:r>
          </w:p>
        </w:tc>
        <w:tc>
          <w:tcPr>
            <w:tcW w:w="2693" w:type="dxa"/>
            <w:shd w:val="clear" w:color="auto" w:fill="EEECE1"/>
          </w:tcPr>
          <w:p w14:paraId="6FA208B0" w14:textId="77777777" w:rsidR="00267633" w:rsidRPr="00632015" w:rsidRDefault="00267633" w:rsidP="00632015">
            <w:pPr>
              <w:spacing w:before="0" w:after="0" w:line="240" w:lineRule="auto"/>
              <w:jc w:val="center"/>
              <w:rPr>
                <w:rFonts w:ascii="Times New Roman" w:hAnsi="Times New Roman" w:cs="Times New Roman"/>
                <w:b/>
                <w:szCs w:val="20"/>
                <w:lang w:val="en-GB" w:eastAsia="zh-CN"/>
              </w:rPr>
            </w:pPr>
            <w:r w:rsidRPr="00632015">
              <w:rPr>
                <w:rFonts w:ascii="Times New Roman" w:hAnsi="Times New Roman" w:cs="Times New Roman"/>
                <w:b/>
                <w:szCs w:val="20"/>
                <w:lang w:val="en-GB" w:eastAsia="zh-CN"/>
              </w:rPr>
              <w:t>Estimated party-and-party costs</w:t>
            </w:r>
          </w:p>
          <w:p w14:paraId="36343974" w14:textId="77777777" w:rsidR="00267633" w:rsidRPr="00632015" w:rsidRDefault="00267633" w:rsidP="00632015">
            <w:pPr>
              <w:spacing w:before="0" w:after="0" w:line="240" w:lineRule="auto"/>
              <w:jc w:val="center"/>
              <w:rPr>
                <w:rFonts w:ascii="Times New Roman" w:hAnsi="Times New Roman" w:cs="Times New Roman"/>
                <w:b/>
                <w:szCs w:val="20"/>
                <w:lang w:val="en-GB" w:eastAsia="zh-CN"/>
              </w:rPr>
            </w:pPr>
            <w:r w:rsidRPr="00632015">
              <w:rPr>
                <w:rFonts w:ascii="Times New Roman" w:hAnsi="Times New Roman" w:cs="Times New Roman"/>
                <w:b/>
                <w:szCs w:val="20"/>
                <w:lang w:val="en-GB" w:eastAsia="zh-CN"/>
              </w:rPr>
              <w:t>(Section I Costs)</w:t>
            </w:r>
          </w:p>
        </w:tc>
        <w:tc>
          <w:tcPr>
            <w:tcW w:w="3686" w:type="dxa"/>
            <w:shd w:val="clear" w:color="auto" w:fill="EEECE1"/>
          </w:tcPr>
          <w:p w14:paraId="0C8CF82D" w14:textId="77777777" w:rsidR="00267633" w:rsidRPr="00632015" w:rsidRDefault="00267633" w:rsidP="00632015">
            <w:pPr>
              <w:spacing w:before="0" w:after="0" w:line="240" w:lineRule="auto"/>
              <w:jc w:val="center"/>
              <w:rPr>
                <w:rFonts w:ascii="Times New Roman" w:hAnsi="Times New Roman" w:cs="Times New Roman"/>
                <w:b/>
                <w:szCs w:val="20"/>
                <w:lang w:val="en-GB" w:eastAsia="zh-CN"/>
              </w:rPr>
            </w:pPr>
            <w:r w:rsidRPr="00632015">
              <w:rPr>
                <w:rFonts w:ascii="Times New Roman" w:hAnsi="Times New Roman" w:cs="Times New Roman"/>
                <w:b/>
                <w:szCs w:val="20"/>
                <w:lang w:val="en-GB" w:eastAsia="zh-CN"/>
              </w:rPr>
              <w:t>Disbursements</w:t>
            </w:r>
          </w:p>
          <w:p w14:paraId="17199271" w14:textId="77777777" w:rsidR="00267633" w:rsidRPr="00632015" w:rsidRDefault="00267633" w:rsidP="00632015">
            <w:pPr>
              <w:spacing w:before="0" w:after="0" w:line="240" w:lineRule="auto"/>
              <w:jc w:val="center"/>
              <w:rPr>
                <w:rFonts w:ascii="Times New Roman" w:hAnsi="Times New Roman" w:cs="Times New Roman"/>
                <w:b/>
                <w:szCs w:val="20"/>
                <w:lang w:val="en-GB" w:eastAsia="zh-CN"/>
              </w:rPr>
            </w:pPr>
            <w:r w:rsidRPr="00632015">
              <w:rPr>
                <w:rFonts w:ascii="Times New Roman" w:hAnsi="Times New Roman" w:cs="Times New Roman"/>
                <w:b/>
                <w:szCs w:val="20"/>
                <w:lang w:val="en-GB" w:eastAsia="zh-CN"/>
              </w:rPr>
              <w:t>(Section III Costs)</w:t>
            </w:r>
          </w:p>
        </w:tc>
        <w:tc>
          <w:tcPr>
            <w:tcW w:w="1843" w:type="dxa"/>
            <w:shd w:val="clear" w:color="auto" w:fill="EEECE1"/>
          </w:tcPr>
          <w:p w14:paraId="4B13C674" w14:textId="77777777" w:rsidR="00267633" w:rsidRPr="00632015" w:rsidRDefault="00267633" w:rsidP="00632015">
            <w:pPr>
              <w:spacing w:before="0" w:after="0" w:line="240" w:lineRule="auto"/>
              <w:jc w:val="center"/>
              <w:rPr>
                <w:rFonts w:ascii="Times New Roman" w:hAnsi="Times New Roman" w:cs="Times New Roman"/>
                <w:b/>
                <w:szCs w:val="20"/>
                <w:lang w:val="en-GB" w:eastAsia="zh-CN"/>
              </w:rPr>
            </w:pPr>
            <w:r w:rsidRPr="00632015">
              <w:rPr>
                <w:rFonts w:ascii="Times New Roman" w:hAnsi="Times New Roman" w:cs="Times New Roman"/>
                <w:b/>
                <w:szCs w:val="20"/>
                <w:lang w:val="en-GB" w:eastAsia="zh-CN"/>
              </w:rPr>
              <w:t>Total</w:t>
            </w:r>
          </w:p>
        </w:tc>
      </w:tr>
      <w:tr w:rsidR="00267633" w:rsidRPr="00632015" w14:paraId="28C27865" w14:textId="77777777" w:rsidTr="00632015">
        <w:trPr>
          <w:divId w:val="2116439976"/>
        </w:trPr>
        <w:tc>
          <w:tcPr>
            <w:tcW w:w="14142" w:type="dxa"/>
            <w:gridSpan w:val="5"/>
            <w:shd w:val="clear" w:color="auto" w:fill="auto"/>
          </w:tcPr>
          <w:p w14:paraId="358ACC0A" w14:textId="77777777" w:rsidR="00267633" w:rsidRPr="00632015" w:rsidRDefault="00267633" w:rsidP="00632015">
            <w:pPr>
              <w:spacing w:before="0" w:after="0" w:line="240" w:lineRule="auto"/>
              <w:ind w:right="-4962"/>
              <w:rPr>
                <w:rFonts w:ascii="Times New Roman" w:hAnsi="Times New Roman" w:cs="Times New Roman"/>
                <w:i/>
                <w:sz w:val="22"/>
                <w:szCs w:val="22"/>
                <w:lang w:val="en-GB" w:eastAsia="zh-CN"/>
              </w:rPr>
            </w:pPr>
            <w:r w:rsidRPr="00632015">
              <w:rPr>
                <w:rFonts w:ascii="Times New Roman" w:hAnsi="Times New Roman" w:cs="Times New Roman"/>
                <w:i/>
                <w:sz w:val="22"/>
                <w:szCs w:val="22"/>
                <w:lang w:val="en-GB" w:eastAsia="zh-CN"/>
              </w:rPr>
              <w:t>[Give a brief description of the nature of claim, such as whether the substantive claim is for breach of contract or negligence].</w:t>
            </w:r>
          </w:p>
        </w:tc>
      </w:tr>
      <w:tr w:rsidR="00267633" w:rsidRPr="00632015" w14:paraId="7063A6A4" w14:textId="77777777" w:rsidTr="00632015">
        <w:trPr>
          <w:divId w:val="2116439976"/>
        </w:trPr>
        <w:tc>
          <w:tcPr>
            <w:tcW w:w="2518" w:type="dxa"/>
            <w:shd w:val="clear" w:color="auto" w:fill="auto"/>
          </w:tcPr>
          <w:p w14:paraId="47918F96" w14:textId="77777777" w:rsidR="00267633" w:rsidRPr="00632015" w:rsidRDefault="00267633" w:rsidP="00632015">
            <w:pPr>
              <w:spacing w:before="0" w:after="0" w:line="240" w:lineRule="auto"/>
              <w:rPr>
                <w:rFonts w:ascii="Times New Roman" w:hAnsi="Times New Roman" w:cs="Times New Roman"/>
                <w:i/>
                <w:sz w:val="22"/>
                <w:szCs w:val="22"/>
                <w:lang w:val="en-GB" w:eastAsia="zh-CN"/>
              </w:rPr>
            </w:pPr>
            <w:r w:rsidRPr="00632015">
              <w:rPr>
                <w:rFonts w:ascii="Times New Roman" w:hAnsi="Times New Roman" w:cs="Times New Roman"/>
                <w:i/>
                <w:sz w:val="22"/>
                <w:szCs w:val="22"/>
                <w:lang w:val="en-GB" w:eastAsia="zh-CN"/>
              </w:rPr>
              <w:t>[Give a brief description of the nature of each stage of proceedings, e.g., close of pleadings and completion of general discovery]</w:t>
            </w:r>
          </w:p>
        </w:tc>
        <w:tc>
          <w:tcPr>
            <w:tcW w:w="3402" w:type="dxa"/>
            <w:shd w:val="clear" w:color="auto" w:fill="auto"/>
          </w:tcPr>
          <w:p w14:paraId="363E3F9D" w14:textId="77777777" w:rsidR="00267633" w:rsidRPr="00632015" w:rsidRDefault="00267633" w:rsidP="00632015">
            <w:pPr>
              <w:spacing w:before="0" w:after="0" w:line="240" w:lineRule="auto"/>
              <w:rPr>
                <w:rFonts w:ascii="Times New Roman" w:hAnsi="Times New Roman" w:cs="Times New Roman"/>
                <w:i/>
                <w:sz w:val="22"/>
                <w:szCs w:val="22"/>
                <w:lang w:val="en-GB" w:eastAsia="zh-CN"/>
              </w:rPr>
            </w:pPr>
            <w:r w:rsidRPr="00632015">
              <w:rPr>
                <w:rFonts w:ascii="Times New Roman" w:hAnsi="Times New Roman" w:cs="Times New Roman"/>
                <w:i/>
                <w:sz w:val="22"/>
                <w:szCs w:val="22"/>
                <w:lang w:val="en-GB" w:eastAsia="zh-CN"/>
              </w:rPr>
              <w:t>[Give a brief description of the work done, the documents filed (including the affidavits filed), the number  of each document filed, the amount of time taken for the hearing, and such other relevant information as will enable the Court to determine the costs to be awarded].</w:t>
            </w:r>
          </w:p>
          <w:p w14:paraId="0D1B46E0" w14:textId="77777777" w:rsidR="00267633" w:rsidRPr="00632015" w:rsidRDefault="00267633" w:rsidP="00632015">
            <w:pPr>
              <w:spacing w:before="0" w:after="0" w:line="240" w:lineRule="auto"/>
              <w:rPr>
                <w:rFonts w:ascii="Times New Roman" w:hAnsi="Times New Roman" w:cs="Times New Roman"/>
                <w:i/>
                <w:sz w:val="22"/>
                <w:szCs w:val="22"/>
                <w:lang w:val="en-GB" w:eastAsia="zh-CN"/>
              </w:rPr>
            </w:pPr>
          </w:p>
          <w:p w14:paraId="6A7AB4DF" w14:textId="77777777" w:rsidR="00267633" w:rsidRPr="00632015" w:rsidRDefault="00267633" w:rsidP="00632015">
            <w:pPr>
              <w:spacing w:before="0" w:after="0" w:line="240" w:lineRule="auto"/>
              <w:rPr>
                <w:rFonts w:ascii="Times New Roman" w:hAnsi="Times New Roman" w:cs="Times New Roman"/>
                <w:i/>
                <w:sz w:val="22"/>
                <w:szCs w:val="22"/>
                <w:lang w:val="en-GB" w:eastAsia="zh-CN"/>
              </w:rPr>
            </w:pPr>
          </w:p>
          <w:p w14:paraId="0079C361" w14:textId="77777777" w:rsidR="00267633" w:rsidRPr="00632015" w:rsidRDefault="00267633" w:rsidP="00632015">
            <w:pPr>
              <w:spacing w:before="0" w:after="0" w:line="240" w:lineRule="auto"/>
              <w:rPr>
                <w:rFonts w:ascii="Times New Roman" w:hAnsi="Times New Roman" w:cs="Times New Roman"/>
                <w:i/>
                <w:sz w:val="22"/>
                <w:szCs w:val="22"/>
                <w:lang w:val="en-GB" w:eastAsia="zh-CN"/>
              </w:rPr>
            </w:pPr>
          </w:p>
          <w:p w14:paraId="5A491716" w14:textId="77777777" w:rsidR="00267633" w:rsidRPr="00632015" w:rsidRDefault="00267633" w:rsidP="00632015">
            <w:pPr>
              <w:spacing w:before="0" w:after="0" w:line="240" w:lineRule="auto"/>
              <w:rPr>
                <w:rFonts w:ascii="Times New Roman" w:hAnsi="Times New Roman" w:cs="Times New Roman"/>
                <w:i/>
                <w:sz w:val="22"/>
                <w:szCs w:val="22"/>
                <w:lang w:val="en-GB" w:eastAsia="zh-CN"/>
              </w:rPr>
            </w:pPr>
          </w:p>
          <w:p w14:paraId="41077F56" w14:textId="77777777" w:rsidR="00267633" w:rsidRPr="00632015" w:rsidRDefault="00267633" w:rsidP="00632015">
            <w:pPr>
              <w:spacing w:before="0" w:after="0" w:line="240" w:lineRule="auto"/>
              <w:rPr>
                <w:rFonts w:ascii="Times New Roman" w:hAnsi="Times New Roman" w:cs="Times New Roman"/>
                <w:i/>
                <w:sz w:val="22"/>
                <w:szCs w:val="22"/>
                <w:lang w:val="en-GB" w:eastAsia="zh-CN"/>
              </w:rPr>
            </w:pPr>
          </w:p>
          <w:p w14:paraId="57ACCB1A" w14:textId="77777777" w:rsidR="00267633" w:rsidRPr="00632015" w:rsidRDefault="00267633" w:rsidP="00632015">
            <w:pPr>
              <w:spacing w:before="0" w:after="0" w:line="240" w:lineRule="auto"/>
              <w:rPr>
                <w:rFonts w:ascii="Times New Roman" w:hAnsi="Times New Roman" w:cs="Times New Roman"/>
                <w:i/>
                <w:sz w:val="22"/>
                <w:szCs w:val="22"/>
                <w:lang w:val="en-GB" w:eastAsia="zh-CN"/>
              </w:rPr>
            </w:pPr>
          </w:p>
          <w:p w14:paraId="1AF87B84" w14:textId="77777777" w:rsidR="00267633" w:rsidRPr="00632015" w:rsidRDefault="00267633" w:rsidP="00632015">
            <w:pPr>
              <w:spacing w:before="0" w:after="0" w:line="240" w:lineRule="auto"/>
              <w:rPr>
                <w:rFonts w:ascii="Times New Roman" w:hAnsi="Times New Roman" w:cs="Times New Roman"/>
                <w:i/>
                <w:sz w:val="22"/>
                <w:szCs w:val="22"/>
                <w:lang w:val="en-GB" w:eastAsia="zh-CN"/>
              </w:rPr>
            </w:pPr>
          </w:p>
        </w:tc>
        <w:tc>
          <w:tcPr>
            <w:tcW w:w="2693" w:type="dxa"/>
            <w:shd w:val="clear" w:color="auto" w:fill="auto"/>
          </w:tcPr>
          <w:p w14:paraId="49A72CFA" w14:textId="77777777" w:rsidR="00267633" w:rsidRPr="00632015" w:rsidRDefault="00267633" w:rsidP="00632015">
            <w:pPr>
              <w:spacing w:before="0" w:after="0" w:line="240" w:lineRule="auto"/>
              <w:rPr>
                <w:rFonts w:ascii="Times New Roman" w:hAnsi="Times New Roman" w:cs="Times New Roman"/>
                <w:i/>
                <w:sz w:val="22"/>
                <w:szCs w:val="22"/>
                <w:lang w:val="en-GB" w:eastAsia="zh-CN"/>
              </w:rPr>
            </w:pPr>
            <w:r w:rsidRPr="00632015">
              <w:rPr>
                <w:rFonts w:ascii="Times New Roman" w:hAnsi="Times New Roman" w:cs="Times New Roman"/>
                <w:i/>
                <w:sz w:val="22"/>
                <w:szCs w:val="22"/>
                <w:lang w:val="en-GB" w:eastAsia="zh-CN"/>
              </w:rPr>
              <w:t>[Set out the estimated party-and-party costs to be claimed for each stage of proceedings if successful.]</w:t>
            </w:r>
          </w:p>
        </w:tc>
        <w:tc>
          <w:tcPr>
            <w:tcW w:w="3686" w:type="dxa"/>
            <w:shd w:val="clear" w:color="auto" w:fill="auto"/>
          </w:tcPr>
          <w:p w14:paraId="2D754B3D" w14:textId="77777777" w:rsidR="00267633" w:rsidRPr="00632015" w:rsidRDefault="00267633" w:rsidP="00632015">
            <w:pPr>
              <w:spacing w:before="0" w:after="0" w:line="240" w:lineRule="auto"/>
              <w:rPr>
                <w:rFonts w:ascii="Times New Roman" w:hAnsi="Times New Roman" w:cs="Times New Roman"/>
                <w:i/>
                <w:sz w:val="22"/>
                <w:szCs w:val="22"/>
                <w:lang w:val="en-GB" w:eastAsia="zh-CN"/>
              </w:rPr>
            </w:pPr>
            <w:r w:rsidRPr="00632015">
              <w:rPr>
                <w:rFonts w:ascii="Times New Roman" w:hAnsi="Times New Roman" w:cs="Times New Roman"/>
                <w:i/>
                <w:sz w:val="22"/>
                <w:szCs w:val="22"/>
                <w:lang w:val="en-GB" w:eastAsia="zh-CN"/>
              </w:rPr>
              <w:t xml:space="preserve">[Set out the amount of disbursements incurred. There is no need for a breakdown of standard disbursements such as filing fees, service fees, transport charges, photocopying charges, </w:t>
            </w:r>
            <w:proofErr w:type="gramStart"/>
            <w:r w:rsidRPr="00632015">
              <w:rPr>
                <w:rFonts w:ascii="Times New Roman" w:hAnsi="Times New Roman" w:cs="Times New Roman"/>
                <w:i/>
                <w:sz w:val="22"/>
                <w:szCs w:val="22"/>
                <w:lang w:val="en-GB" w:eastAsia="zh-CN"/>
              </w:rPr>
              <w:t>telephone</w:t>
            </w:r>
            <w:proofErr w:type="gramEnd"/>
            <w:r w:rsidRPr="00632015">
              <w:rPr>
                <w:rFonts w:ascii="Times New Roman" w:hAnsi="Times New Roman" w:cs="Times New Roman"/>
                <w:i/>
                <w:sz w:val="22"/>
                <w:szCs w:val="22"/>
                <w:lang w:val="en-GB" w:eastAsia="zh-CN"/>
              </w:rPr>
              <w:t xml:space="preserve"> and facsimile charges. There should be a breakdown of expert fees, assessor fees, translator fees, hearing fees and such other non-standard items of disbursements as the Court may specify].</w:t>
            </w:r>
          </w:p>
        </w:tc>
        <w:tc>
          <w:tcPr>
            <w:tcW w:w="1843" w:type="dxa"/>
            <w:shd w:val="clear" w:color="auto" w:fill="auto"/>
          </w:tcPr>
          <w:p w14:paraId="07D42387" w14:textId="77777777" w:rsidR="00267633" w:rsidRPr="00632015" w:rsidRDefault="00267633" w:rsidP="00632015">
            <w:pPr>
              <w:spacing w:before="0" w:after="0" w:line="240" w:lineRule="auto"/>
              <w:jc w:val="center"/>
              <w:rPr>
                <w:rFonts w:ascii="Times New Roman" w:hAnsi="Times New Roman" w:cs="Times New Roman"/>
                <w:i/>
                <w:sz w:val="22"/>
                <w:szCs w:val="22"/>
                <w:lang w:val="en-GB" w:eastAsia="zh-CN"/>
              </w:rPr>
            </w:pPr>
          </w:p>
        </w:tc>
      </w:tr>
      <w:tr w:rsidR="00267633" w:rsidRPr="00632015" w14:paraId="10023112" w14:textId="77777777" w:rsidTr="00632015">
        <w:trPr>
          <w:divId w:val="2116439976"/>
        </w:trPr>
        <w:tc>
          <w:tcPr>
            <w:tcW w:w="5920" w:type="dxa"/>
            <w:gridSpan w:val="2"/>
            <w:shd w:val="clear" w:color="auto" w:fill="auto"/>
          </w:tcPr>
          <w:p w14:paraId="39FCCF0D" w14:textId="77777777" w:rsidR="00267633" w:rsidRPr="00632015" w:rsidRDefault="00267633" w:rsidP="00632015">
            <w:pPr>
              <w:spacing w:before="0" w:after="0" w:line="240" w:lineRule="auto"/>
              <w:jc w:val="center"/>
              <w:rPr>
                <w:rFonts w:ascii="Times New Roman" w:hAnsi="Times New Roman" w:cs="Times New Roman"/>
                <w:b/>
                <w:szCs w:val="20"/>
                <w:lang w:val="en-GB" w:eastAsia="zh-CN"/>
              </w:rPr>
            </w:pPr>
          </w:p>
          <w:p w14:paraId="329FE7BC" w14:textId="77777777" w:rsidR="00267633" w:rsidRPr="00632015" w:rsidRDefault="00267633" w:rsidP="00632015">
            <w:pPr>
              <w:spacing w:before="0" w:after="0" w:line="240" w:lineRule="auto"/>
              <w:jc w:val="center"/>
              <w:rPr>
                <w:rFonts w:ascii="Times New Roman" w:hAnsi="Times New Roman" w:cs="Times New Roman"/>
                <w:b/>
                <w:szCs w:val="20"/>
                <w:lang w:val="en-GB" w:eastAsia="zh-CN"/>
              </w:rPr>
            </w:pPr>
            <w:r w:rsidRPr="00632015">
              <w:rPr>
                <w:rFonts w:ascii="Times New Roman" w:hAnsi="Times New Roman" w:cs="Times New Roman"/>
                <w:b/>
                <w:szCs w:val="20"/>
                <w:lang w:val="en-GB" w:eastAsia="zh-CN"/>
              </w:rPr>
              <w:t>TOTAL</w:t>
            </w:r>
          </w:p>
          <w:p w14:paraId="3B89F21C" w14:textId="77777777" w:rsidR="00267633" w:rsidRPr="00632015" w:rsidRDefault="00267633" w:rsidP="00632015">
            <w:pPr>
              <w:spacing w:before="0" w:after="0" w:line="240" w:lineRule="auto"/>
              <w:jc w:val="center"/>
              <w:rPr>
                <w:rFonts w:ascii="Times New Roman" w:hAnsi="Times New Roman" w:cs="Times New Roman"/>
                <w:b/>
                <w:szCs w:val="20"/>
                <w:lang w:val="en-GB" w:eastAsia="zh-CN"/>
              </w:rPr>
            </w:pPr>
          </w:p>
        </w:tc>
        <w:tc>
          <w:tcPr>
            <w:tcW w:w="2693" w:type="dxa"/>
            <w:shd w:val="clear" w:color="auto" w:fill="auto"/>
          </w:tcPr>
          <w:p w14:paraId="3619FBB5" w14:textId="77777777" w:rsidR="00267633" w:rsidRPr="00632015" w:rsidRDefault="00267633" w:rsidP="00632015">
            <w:pPr>
              <w:spacing w:before="0" w:after="0" w:line="240" w:lineRule="auto"/>
              <w:jc w:val="center"/>
              <w:rPr>
                <w:rFonts w:ascii="Times New Roman" w:hAnsi="Times New Roman" w:cs="Times New Roman"/>
                <w:szCs w:val="20"/>
                <w:lang w:val="en-GB" w:eastAsia="zh-CN"/>
              </w:rPr>
            </w:pPr>
          </w:p>
        </w:tc>
        <w:tc>
          <w:tcPr>
            <w:tcW w:w="3686" w:type="dxa"/>
            <w:shd w:val="clear" w:color="auto" w:fill="auto"/>
          </w:tcPr>
          <w:p w14:paraId="1DDA18EF" w14:textId="77777777" w:rsidR="00267633" w:rsidRPr="00632015" w:rsidRDefault="00267633" w:rsidP="00632015">
            <w:pPr>
              <w:spacing w:before="0" w:after="0" w:line="240" w:lineRule="auto"/>
              <w:jc w:val="center"/>
              <w:rPr>
                <w:rFonts w:ascii="Times New Roman" w:hAnsi="Times New Roman" w:cs="Times New Roman"/>
                <w:szCs w:val="20"/>
                <w:lang w:val="en-GB" w:eastAsia="zh-CN"/>
              </w:rPr>
            </w:pPr>
          </w:p>
        </w:tc>
        <w:tc>
          <w:tcPr>
            <w:tcW w:w="1843" w:type="dxa"/>
            <w:shd w:val="clear" w:color="auto" w:fill="auto"/>
          </w:tcPr>
          <w:p w14:paraId="52FB5BEB" w14:textId="77777777" w:rsidR="00267633" w:rsidRPr="00632015" w:rsidRDefault="00267633" w:rsidP="00632015">
            <w:pPr>
              <w:spacing w:before="0" w:after="0" w:line="240" w:lineRule="auto"/>
              <w:jc w:val="center"/>
              <w:rPr>
                <w:rFonts w:ascii="Times New Roman" w:hAnsi="Times New Roman" w:cs="Times New Roman"/>
                <w:szCs w:val="20"/>
                <w:lang w:val="en-GB" w:eastAsia="zh-CN"/>
              </w:rPr>
            </w:pPr>
          </w:p>
        </w:tc>
      </w:tr>
    </w:tbl>
    <w:p w14:paraId="3F214C31" w14:textId="77777777" w:rsidR="00267633" w:rsidRPr="00267633" w:rsidRDefault="00267633" w:rsidP="00267633">
      <w:pPr>
        <w:tabs>
          <w:tab w:val="left" w:pos="-720"/>
          <w:tab w:val="left" w:pos="7560"/>
        </w:tabs>
        <w:suppressAutoHyphens/>
        <w:spacing w:before="0" w:after="0" w:line="240" w:lineRule="auto"/>
        <w:ind w:right="29"/>
        <w:jc w:val="center"/>
        <w:divId w:val="2116439976"/>
        <w:rPr>
          <w:rFonts w:ascii="Times New Roman" w:hAnsi="Times New Roman" w:cs="Times New Roman"/>
          <w:szCs w:val="20"/>
          <w:lang w:val="en-US" w:eastAsia="zh-CN"/>
        </w:rPr>
      </w:pPr>
    </w:p>
    <w:p w14:paraId="7B74C6AB" w14:textId="77777777" w:rsidR="00267633" w:rsidRPr="00267633" w:rsidRDefault="00267633" w:rsidP="00267633">
      <w:pPr>
        <w:spacing w:before="0" w:after="200" w:line="276" w:lineRule="auto"/>
        <w:divId w:val="2116439976"/>
        <w:rPr>
          <w:rFonts w:ascii="Times New Roman" w:hAnsi="Times New Roman" w:cs="Times New Roman"/>
          <w:szCs w:val="20"/>
          <w:lang w:val="en-US" w:eastAsia="zh-CN"/>
        </w:rPr>
      </w:pPr>
      <w:r w:rsidRPr="00267633">
        <w:rPr>
          <w:rFonts w:ascii="Times New Roman" w:hAnsi="Times New Roman" w:cs="Times New Roman"/>
          <w:szCs w:val="20"/>
          <w:lang w:val="en-US" w:eastAsia="zh-CN"/>
        </w:rPr>
        <w:br w:type="page"/>
      </w:r>
    </w:p>
    <w:p w14:paraId="49F68A47" w14:textId="77777777" w:rsidR="00267633" w:rsidRPr="00267633" w:rsidRDefault="00267633" w:rsidP="00267633">
      <w:pPr>
        <w:spacing w:before="0" w:after="200" w:line="276" w:lineRule="auto"/>
        <w:jc w:val="both"/>
        <w:divId w:val="2116439976"/>
        <w:rPr>
          <w:rFonts w:ascii="Times New Roman" w:hAnsi="Times New Roman" w:cs="Times New Roman"/>
          <w:b/>
          <w:szCs w:val="20"/>
          <w:lang w:val="en-GB" w:eastAsia="zh-CN"/>
        </w:rPr>
      </w:pPr>
      <w:r w:rsidRPr="00267633">
        <w:rPr>
          <w:rFonts w:ascii="Times New Roman" w:hAnsi="Times New Roman" w:cs="Times New Roman"/>
          <w:b/>
          <w:szCs w:val="20"/>
          <w:lang w:val="en-GB" w:eastAsia="zh-CN"/>
        </w:rPr>
        <w:lastRenderedPageBreak/>
        <w:t>COMPLETED INTERLOCUTORY APPLICATIONS/INTERLOCUTORY APPEALS WITH COSTS ORDERS MADE IN [</w:t>
      </w:r>
      <w:r w:rsidRPr="00267633">
        <w:rPr>
          <w:rFonts w:ascii="Times New Roman" w:hAnsi="Times New Roman" w:cs="Times New Roman"/>
          <w:i/>
          <w:szCs w:val="20"/>
          <w:lang w:val="en-GB" w:eastAsia="zh-CN"/>
        </w:rPr>
        <w:t xml:space="preserve">State the party for whom the costs schedule is filed e.g., PLAINTIFF’S or DEFENDANT’S] </w:t>
      </w:r>
      <w:r w:rsidRPr="00267633">
        <w:rPr>
          <w:rFonts w:ascii="Times New Roman" w:hAnsi="Times New Roman" w:cs="Times New Roman"/>
          <w:b/>
          <w:szCs w:val="20"/>
          <w:lang w:val="en-GB" w:eastAsia="zh-CN"/>
        </w:rPr>
        <w:t>FAVOUR</w:t>
      </w:r>
    </w:p>
    <w:p w14:paraId="12239EE3" w14:textId="77777777" w:rsidR="00267633" w:rsidRPr="00267633" w:rsidRDefault="00267633" w:rsidP="00267633">
      <w:pPr>
        <w:spacing w:before="0" w:after="200" w:line="276" w:lineRule="auto"/>
        <w:jc w:val="both"/>
        <w:divId w:val="2116439976"/>
        <w:rPr>
          <w:rFonts w:ascii="Times New Roman" w:hAnsi="Times New Roman" w:cs="Times New Roman"/>
          <w:szCs w:val="20"/>
          <w:lang w:val="en-US" w:eastAsia="zh-C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90"/>
        <w:gridCol w:w="3342"/>
        <w:gridCol w:w="2654"/>
        <w:gridCol w:w="3628"/>
        <w:gridCol w:w="1834"/>
      </w:tblGrid>
      <w:tr w:rsidR="00267633" w:rsidRPr="00632015" w14:paraId="55C55A29" w14:textId="77777777" w:rsidTr="00632015">
        <w:trPr>
          <w:divId w:val="2116439976"/>
        </w:trPr>
        <w:tc>
          <w:tcPr>
            <w:tcW w:w="14142" w:type="dxa"/>
            <w:gridSpan w:val="5"/>
            <w:shd w:val="clear" w:color="auto" w:fill="auto"/>
          </w:tcPr>
          <w:p w14:paraId="7B931CD0" w14:textId="77777777" w:rsidR="00267633" w:rsidRPr="00632015" w:rsidRDefault="00267633" w:rsidP="00632015">
            <w:pPr>
              <w:spacing w:before="0" w:after="0" w:line="240" w:lineRule="auto"/>
              <w:jc w:val="both"/>
              <w:rPr>
                <w:rFonts w:ascii="Times New Roman" w:hAnsi="Times New Roman" w:cs="Times New Roman"/>
                <w:b/>
                <w:i/>
                <w:szCs w:val="20"/>
                <w:lang w:val="en-GB" w:eastAsia="zh-CN"/>
              </w:rPr>
            </w:pPr>
            <w:r w:rsidRPr="00632015">
              <w:rPr>
                <w:rFonts w:ascii="Times New Roman" w:hAnsi="Times New Roman" w:cs="Times New Roman"/>
                <w:b/>
                <w:i/>
                <w:szCs w:val="20"/>
                <w:lang w:val="en-GB" w:eastAsia="zh-CN"/>
              </w:rPr>
              <w:t>Completed interlocutory applications with costs orders made and quantum fixed</w:t>
            </w:r>
          </w:p>
        </w:tc>
      </w:tr>
      <w:tr w:rsidR="00267633" w:rsidRPr="00632015" w14:paraId="6F8C8A61" w14:textId="77777777" w:rsidTr="00632015">
        <w:trPr>
          <w:divId w:val="2116439976"/>
        </w:trPr>
        <w:tc>
          <w:tcPr>
            <w:tcW w:w="2518" w:type="dxa"/>
            <w:shd w:val="clear" w:color="auto" w:fill="EEECE1"/>
          </w:tcPr>
          <w:p w14:paraId="0F20C7D1" w14:textId="77777777" w:rsidR="00267633" w:rsidRPr="00632015" w:rsidRDefault="00267633" w:rsidP="00632015">
            <w:pPr>
              <w:spacing w:before="0" w:after="0" w:line="240" w:lineRule="auto"/>
              <w:jc w:val="center"/>
              <w:rPr>
                <w:rFonts w:ascii="Times New Roman" w:hAnsi="Times New Roman" w:cs="Times New Roman"/>
                <w:b/>
                <w:szCs w:val="20"/>
                <w:lang w:val="en-GB" w:eastAsia="zh-CN"/>
              </w:rPr>
            </w:pPr>
            <w:r w:rsidRPr="00632015">
              <w:rPr>
                <w:rFonts w:ascii="Times New Roman" w:hAnsi="Times New Roman" w:cs="Times New Roman"/>
                <w:b/>
                <w:szCs w:val="20"/>
                <w:lang w:val="en-GB" w:eastAsia="zh-CN"/>
              </w:rPr>
              <w:t>Interlocutory Application</w:t>
            </w:r>
          </w:p>
        </w:tc>
        <w:tc>
          <w:tcPr>
            <w:tcW w:w="3402" w:type="dxa"/>
            <w:shd w:val="clear" w:color="auto" w:fill="EEECE1"/>
          </w:tcPr>
          <w:p w14:paraId="779E4622" w14:textId="77777777" w:rsidR="00267633" w:rsidRPr="00632015" w:rsidRDefault="00267633" w:rsidP="00632015">
            <w:pPr>
              <w:spacing w:before="0" w:after="0" w:line="240" w:lineRule="auto"/>
              <w:jc w:val="center"/>
              <w:rPr>
                <w:rFonts w:ascii="Times New Roman" w:hAnsi="Times New Roman" w:cs="Times New Roman"/>
                <w:b/>
                <w:szCs w:val="20"/>
                <w:lang w:val="en-GB" w:eastAsia="zh-CN"/>
              </w:rPr>
            </w:pPr>
            <w:r w:rsidRPr="00632015">
              <w:rPr>
                <w:rFonts w:ascii="Times New Roman" w:hAnsi="Times New Roman" w:cs="Times New Roman"/>
                <w:b/>
                <w:szCs w:val="20"/>
                <w:lang w:val="en-GB" w:eastAsia="zh-CN"/>
              </w:rPr>
              <w:t>Work done</w:t>
            </w:r>
          </w:p>
        </w:tc>
        <w:tc>
          <w:tcPr>
            <w:tcW w:w="2693" w:type="dxa"/>
            <w:shd w:val="clear" w:color="auto" w:fill="EEECE1"/>
          </w:tcPr>
          <w:p w14:paraId="0DF582D0" w14:textId="77777777" w:rsidR="00267633" w:rsidRPr="00632015" w:rsidRDefault="00267633" w:rsidP="00632015">
            <w:pPr>
              <w:spacing w:before="0" w:after="0" w:line="240" w:lineRule="auto"/>
              <w:jc w:val="center"/>
              <w:rPr>
                <w:rFonts w:ascii="Times New Roman" w:hAnsi="Times New Roman" w:cs="Times New Roman"/>
                <w:b/>
                <w:szCs w:val="20"/>
                <w:lang w:val="en-GB" w:eastAsia="zh-CN"/>
              </w:rPr>
            </w:pPr>
            <w:r w:rsidRPr="00632015">
              <w:rPr>
                <w:rFonts w:ascii="Times New Roman" w:hAnsi="Times New Roman" w:cs="Times New Roman"/>
                <w:b/>
                <w:szCs w:val="20"/>
                <w:lang w:val="en-GB" w:eastAsia="zh-CN"/>
              </w:rPr>
              <w:t>Quantum of costs order</w:t>
            </w:r>
          </w:p>
        </w:tc>
        <w:tc>
          <w:tcPr>
            <w:tcW w:w="3686" w:type="dxa"/>
            <w:shd w:val="clear" w:color="auto" w:fill="EEECE1"/>
          </w:tcPr>
          <w:p w14:paraId="1EA80DCD" w14:textId="77777777" w:rsidR="00267633" w:rsidRPr="00632015" w:rsidRDefault="00267633" w:rsidP="00632015">
            <w:pPr>
              <w:spacing w:before="0" w:after="0" w:line="240" w:lineRule="auto"/>
              <w:jc w:val="center"/>
              <w:rPr>
                <w:rFonts w:ascii="Times New Roman" w:hAnsi="Times New Roman" w:cs="Times New Roman"/>
                <w:b/>
                <w:szCs w:val="20"/>
                <w:lang w:val="en-GB" w:eastAsia="zh-CN"/>
              </w:rPr>
            </w:pPr>
            <w:r w:rsidRPr="00632015">
              <w:rPr>
                <w:rFonts w:ascii="Times New Roman" w:hAnsi="Times New Roman" w:cs="Times New Roman"/>
                <w:b/>
                <w:szCs w:val="20"/>
                <w:lang w:val="en-GB" w:eastAsia="zh-CN"/>
              </w:rPr>
              <w:t>Disbursements</w:t>
            </w:r>
          </w:p>
          <w:p w14:paraId="302639B4" w14:textId="77777777" w:rsidR="00267633" w:rsidRPr="00632015" w:rsidRDefault="00267633" w:rsidP="00632015">
            <w:pPr>
              <w:spacing w:before="0" w:after="0" w:line="240" w:lineRule="auto"/>
              <w:jc w:val="center"/>
              <w:rPr>
                <w:rFonts w:ascii="Times New Roman" w:hAnsi="Times New Roman" w:cs="Times New Roman"/>
                <w:b/>
                <w:szCs w:val="20"/>
                <w:lang w:val="en-GB" w:eastAsia="zh-CN"/>
              </w:rPr>
            </w:pPr>
            <w:r w:rsidRPr="00632015">
              <w:rPr>
                <w:rFonts w:ascii="Times New Roman" w:hAnsi="Times New Roman" w:cs="Times New Roman"/>
                <w:b/>
                <w:szCs w:val="20"/>
                <w:lang w:val="en-GB" w:eastAsia="zh-CN"/>
              </w:rPr>
              <w:t>(Section III Costs)</w:t>
            </w:r>
          </w:p>
        </w:tc>
        <w:tc>
          <w:tcPr>
            <w:tcW w:w="1843" w:type="dxa"/>
            <w:shd w:val="clear" w:color="auto" w:fill="EEECE1"/>
          </w:tcPr>
          <w:p w14:paraId="45808C20" w14:textId="77777777" w:rsidR="00267633" w:rsidRPr="00632015" w:rsidRDefault="00267633" w:rsidP="00632015">
            <w:pPr>
              <w:spacing w:before="0" w:after="0" w:line="240" w:lineRule="auto"/>
              <w:jc w:val="center"/>
              <w:rPr>
                <w:rFonts w:ascii="Times New Roman" w:hAnsi="Times New Roman" w:cs="Times New Roman"/>
                <w:b/>
                <w:szCs w:val="20"/>
                <w:lang w:val="en-GB" w:eastAsia="zh-CN"/>
              </w:rPr>
            </w:pPr>
            <w:r w:rsidRPr="00632015">
              <w:rPr>
                <w:rFonts w:ascii="Times New Roman" w:hAnsi="Times New Roman" w:cs="Times New Roman"/>
                <w:b/>
                <w:szCs w:val="20"/>
                <w:lang w:val="en-GB" w:eastAsia="zh-CN"/>
              </w:rPr>
              <w:t>Costs recovered or to be recovered</w:t>
            </w:r>
          </w:p>
        </w:tc>
      </w:tr>
      <w:tr w:rsidR="00267633" w:rsidRPr="00632015" w14:paraId="73CACCE2" w14:textId="77777777" w:rsidTr="00632015">
        <w:trPr>
          <w:divId w:val="2116439976"/>
        </w:trPr>
        <w:tc>
          <w:tcPr>
            <w:tcW w:w="2518" w:type="dxa"/>
            <w:shd w:val="clear" w:color="auto" w:fill="auto"/>
          </w:tcPr>
          <w:p w14:paraId="7DA59482" w14:textId="77777777" w:rsidR="00267633" w:rsidRPr="00632015" w:rsidRDefault="00267633" w:rsidP="00632015">
            <w:pPr>
              <w:spacing w:before="0" w:after="0" w:line="240" w:lineRule="auto"/>
              <w:rPr>
                <w:rFonts w:ascii="Times New Roman" w:hAnsi="Times New Roman" w:cs="Times New Roman"/>
                <w:i/>
                <w:sz w:val="22"/>
                <w:szCs w:val="22"/>
                <w:lang w:val="en-GB" w:eastAsia="zh-CN"/>
              </w:rPr>
            </w:pPr>
            <w:r w:rsidRPr="00632015">
              <w:rPr>
                <w:rFonts w:ascii="Times New Roman" w:hAnsi="Times New Roman" w:cs="Times New Roman"/>
                <w:i/>
                <w:sz w:val="22"/>
                <w:szCs w:val="22"/>
                <w:lang w:val="en-GB" w:eastAsia="zh-CN"/>
              </w:rPr>
              <w:t xml:space="preserve">[Set out in relation to each interlocutory application, the application </w:t>
            </w:r>
            <w:proofErr w:type="gramStart"/>
            <w:r w:rsidRPr="00632015">
              <w:rPr>
                <w:rFonts w:ascii="Times New Roman" w:hAnsi="Times New Roman" w:cs="Times New Roman"/>
                <w:i/>
                <w:sz w:val="22"/>
                <w:szCs w:val="22"/>
                <w:lang w:val="en-GB" w:eastAsia="zh-CN"/>
              </w:rPr>
              <w:t>number</w:t>
            </w:r>
            <w:proofErr w:type="gramEnd"/>
            <w:r w:rsidRPr="00632015">
              <w:rPr>
                <w:rFonts w:ascii="Times New Roman" w:hAnsi="Times New Roman" w:cs="Times New Roman"/>
                <w:i/>
                <w:sz w:val="22"/>
                <w:szCs w:val="22"/>
                <w:lang w:val="en-GB" w:eastAsia="zh-CN"/>
              </w:rPr>
              <w:t xml:space="preserve"> and the nature of the application, e.g., striking out.]</w:t>
            </w:r>
          </w:p>
        </w:tc>
        <w:tc>
          <w:tcPr>
            <w:tcW w:w="3402" w:type="dxa"/>
            <w:shd w:val="clear" w:color="auto" w:fill="auto"/>
          </w:tcPr>
          <w:p w14:paraId="543F475F" w14:textId="77777777" w:rsidR="00267633" w:rsidRPr="00632015" w:rsidRDefault="00267633" w:rsidP="00632015">
            <w:pPr>
              <w:spacing w:before="0" w:after="0" w:line="240" w:lineRule="auto"/>
              <w:rPr>
                <w:rFonts w:ascii="Times New Roman" w:hAnsi="Times New Roman" w:cs="Times New Roman"/>
                <w:i/>
                <w:sz w:val="22"/>
                <w:szCs w:val="22"/>
                <w:lang w:val="en-GB" w:eastAsia="zh-CN"/>
              </w:rPr>
            </w:pPr>
            <w:r w:rsidRPr="00632015">
              <w:rPr>
                <w:rFonts w:ascii="Times New Roman" w:hAnsi="Times New Roman" w:cs="Times New Roman"/>
                <w:i/>
                <w:sz w:val="22"/>
                <w:szCs w:val="22"/>
                <w:lang w:val="en-GB" w:eastAsia="zh-CN"/>
              </w:rPr>
              <w:t>[Set out in relation to each interlocutory application, the documents filed (including the affidavits filed), the number of pages of each document filed, the amount of time taken for the hearing, and such other relevant information as enabled the Court to determine the costs awarded for the application].</w:t>
            </w:r>
          </w:p>
          <w:p w14:paraId="1AA1E300" w14:textId="77777777" w:rsidR="00267633" w:rsidRPr="00632015" w:rsidRDefault="00267633" w:rsidP="00632015">
            <w:pPr>
              <w:spacing w:before="0" w:after="0" w:line="240" w:lineRule="auto"/>
              <w:rPr>
                <w:rFonts w:ascii="Times New Roman" w:hAnsi="Times New Roman" w:cs="Times New Roman"/>
                <w:i/>
                <w:sz w:val="22"/>
                <w:szCs w:val="22"/>
                <w:lang w:val="en-GB" w:eastAsia="zh-CN"/>
              </w:rPr>
            </w:pPr>
          </w:p>
          <w:p w14:paraId="4F8E4885" w14:textId="77777777" w:rsidR="00267633" w:rsidRPr="00632015" w:rsidRDefault="00267633" w:rsidP="00632015">
            <w:pPr>
              <w:spacing w:before="0" w:after="0" w:line="240" w:lineRule="auto"/>
              <w:rPr>
                <w:rFonts w:ascii="Times New Roman" w:hAnsi="Times New Roman" w:cs="Times New Roman"/>
                <w:i/>
                <w:sz w:val="22"/>
                <w:szCs w:val="22"/>
                <w:lang w:val="en-GB" w:eastAsia="zh-CN"/>
              </w:rPr>
            </w:pPr>
          </w:p>
          <w:p w14:paraId="20810822" w14:textId="77777777" w:rsidR="00267633" w:rsidRPr="00632015" w:rsidRDefault="00267633" w:rsidP="00632015">
            <w:pPr>
              <w:spacing w:before="0" w:after="0" w:line="240" w:lineRule="auto"/>
              <w:rPr>
                <w:rFonts w:ascii="Times New Roman" w:hAnsi="Times New Roman" w:cs="Times New Roman"/>
                <w:i/>
                <w:sz w:val="22"/>
                <w:szCs w:val="22"/>
                <w:lang w:val="en-GB" w:eastAsia="zh-CN"/>
              </w:rPr>
            </w:pPr>
          </w:p>
          <w:p w14:paraId="1121D6D2" w14:textId="77777777" w:rsidR="00267633" w:rsidRPr="00632015" w:rsidRDefault="00267633" w:rsidP="00632015">
            <w:pPr>
              <w:spacing w:before="0" w:after="0" w:line="240" w:lineRule="auto"/>
              <w:rPr>
                <w:rFonts w:ascii="Times New Roman" w:hAnsi="Times New Roman" w:cs="Times New Roman"/>
                <w:i/>
                <w:sz w:val="22"/>
                <w:szCs w:val="22"/>
                <w:lang w:val="en-GB" w:eastAsia="zh-CN"/>
              </w:rPr>
            </w:pPr>
          </w:p>
          <w:p w14:paraId="5A3B014A" w14:textId="77777777" w:rsidR="00267633" w:rsidRPr="00632015" w:rsidRDefault="00267633" w:rsidP="00632015">
            <w:pPr>
              <w:spacing w:before="0" w:after="0" w:line="240" w:lineRule="auto"/>
              <w:rPr>
                <w:rFonts w:ascii="Times New Roman" w:hAnsi="Times New Roman" w:cs="Times New Roman"/>
                <w:i/>
                <w:sz w:val="22"/>
                <w:szCs w:val="22"/>
                <w:lang w:val="en-GB" w:eastAsia="zh-CN"/>
              </w:rPr>
            </w:pPr>
          </w:p>
          <w:p w14:paraId="24AD6D45" w14:textId="77777777" w:rsidR="00267633" w:rsidRPr="00632015" w:rsidRDefault="00267633" w:rsidP="00632015">
            <w:pPr>
              <w:spacing w:before="0" w:after="0" w:line="240" w:lineRule="auto"/>
              <w:rPr>
                <w:rFonts w:ascii="Times New Roman" w:hAnsi="Times New Roman" w:cs="Times New Roman"/>
                <w:i/>
                <w:sz w:val="22"/>
                <w:szCs w:val="22"/>
                <w:lang w:val="en-GB" w:eastAsia="zh-CN"/>
              </w:rPr>
            </w:pPr>
          </w:p>
          <w:p w14:paraId="2C45AD6F" w14:textId="77777777" w:rsidR="00267633" w:rsidRPr="00632015" w:rsidRDefault="00267633" w:rsidP="00632015">
            <w:pPr>
              <w:spacing w:before="0" w:after="0" w:line="240" w:lineRule="auto"/>
              <w:rPr>
                <w:rFonts w:ascii="Times New Roman" w:hAnsi="Times New Roman" w:cs="Times New Roman"/>
                <w:i/>
                <w:sz w:val="22"/>
                <w:szCs w:val="22"/>
                <w:lang w:val="en-GB" w:eastAsia="zh-CN"/>
              </w:rPr>
            </w:pPr>
          </w:p>
        </w:tc>
        <w:tc>
          <w:tcPr>
            <w:tcW w:w="2693" w:type="dxa"/>
            <w:shd w:val="clear" w:color="auto" w:fill="auto"/>
          </w:tcPr>
          <w:p w14:paraId="081B4C1A" w14:textId="77777777" w:rsidR="00267633" w:rsidRPr="00632015" w:rsidRDefault="00267633" w:rsidP="00632015">
            <w:pPr>
              <w:spacing w:before="0" w:after="0" w:line="240" w:lineRule="auto"/>
              <w:rPr>
                <w:rFonts w:ascii="Times New Roman" w:hAnsi="Times New Roman" w:cs="Times New Roman"/>
                <w:i/>
                <w:sz w:val="22"/>
                <w:szCs w:val="22"/>
                <w:lang w:val="en-GB" w:eastAsia="zh-CN"/>
              </w:rPr>
            </w:pPr>
            <w:r w:rsidRPr="00632015">
              <w:rPr>
                <w:rFonts w:ascii="Times New Roman" w:hAnsi="Times New Roman" w:cs="Times New Roman"/>
                <w:i/>
                <w:sz w:val="22"/>
                <w:szCs w:val="22"/>
                <w:lang w:val="en-GB" w:eastAsia="zh-CN"/>
              </w:rPr>
              <w:t>[Set out in relation to each interlocutory application, the amount of costs awarded].</w:t>
            </w:r>
          </w:p>
        </w:tc>
        <w:tc>
          <w:tcPr>
            <w:tcW w:w="3686" w:type="dxa"/>
            <w:shd w:val="clear" w:color="auto" w:fill="auto"/>
          </w:tcPr>
          <w:p w14:paraId="1A432D95" w14:textId="77777777" w:rsidR="00267633" w:rsidRPr="00632015" w:rsidRDefault="00267633" w:rsidP="00632015">
            <w:pPr>
              <w:spacing w:before="0" w:after="0" w:line="240" w:lineRule="auto"/>
              <w:rPr>
                <w:rFonts w:ascii="Times New Roman" w:hAnsi="Times New Roman" w:cs="Times New Roman"/>
                <w:i/>
                <w:sz w:val="22"/>
                <w:szCs w:val="22"/>
                <w:lang w:val="en-GB" w:eastAsia="zh-CN"/>
              </w:rPr>
            </w:pPr>
            <w:r w:rsidRPr="00632015">
              <w:rPr>
                <w:rFonts w:ascii="Times New Roman" w:hAnsi="Times New Roman" w:cs="Times New Roman"/>
                <w:i/>
                <w:sz w:val="22"/>
                <w:szCs w:val="22"/>
                <w:lang w:val="en-GB" w:eastAsia="zh-CN"/>
              </w:rPr>
              <w:t xml:space="preserve">[Set out the amount of disbursements incurred. There is no need for a breakdown of standard disbursements such as filing fees, service fees, transport charges, photocopying charges, </w:t>
            </w:r>
            <w:proofErr w:type="gramStart"/>
            <w:r w:rsidRPr="00632015">
              <w:rPr>
                <w:rFonts w:ascii="Times New Roman" w:hAnsi="Times New Roman" w:cs="Times New Roman"/>
                <w:i/>
                <w:sz w:val="22"/>
                <w:szCs w:val="22"/>
                <w:lang w:val="en-GB" w:eastAsia="zh-CN"/>
              </w:rPr>
              <w:t>telephone</w:t>
            </w:r>
            <w:proofErr w:type="gramEnd"/>
            <w:r w:rsidRPr="00632015">
              <w:rPr>
                <w:rFonts w:ascii="Times New Roman" w:hAnsi="Times New Roman" w:cs="Times New Roman"/>
                <w:i/>
                <w:sz w:val="22"/>
                <w:szCs w:val="22"/>
                <w:lang w:val="en-GB" w:eastAsia="zh-CN"/>
              </w:rPr>
              <w:t xml:space="preserve"> and facsimile charges. There should be a breakdown of non-standard items of disbursements as the Court may specify].</w:t>
            </w:r>
          </w:p>
        </w:tc>
        <w:tc>
          <w:tcPr>
            <w:tcW w:w="1843" w:type="dxa"/>
            <w:shd w:val="clear" w:color="auto" w:fill="auto"/>
          </w:tcPr>
          <w:p w14:paraId="1E386015" w14:textId="77777777" w:rsidR="00267633" w:rsidRPr="00632015" w:rsidRDefault="00267633" w:rsidP="00632015">
            <w:pPr>
              <w:spacing w:before="0" w:after="0" w:line="240" w:lineRule="auto"/>
              <w:jc w:val="both"/>
              <w:rPr>
                <w:rFonts w:ascii="Times New Roman" w:hAnsi="Times New Roman" w:cs="Times New Roman"/>
                <w:i/>
                <w:sz w:val="22"/>
                <w:szCs w:val="22"/>
                <w:lang w:val="en-GB" w:eastAsia="zh-CN"/>
              </w:rPr>
            </w:pPr>
            <w:r w:rsidRPr="00632015">
              <w:rPr>
                <w:rFonts w:ascii="Times New Roman" w:hAnsi="Times New Roman" w:cs="Times New Roman"/>
                <w:i/>
                <w:sz w:val="22"/>
                <w:szCs w:val="22"/>
                <w:lang w:val="en-GB" w:eastAsia="zh-CN"/>
              </w:rPr>
              <w:t>[Set out the total amount of costs (inclusive of disbursements) recovered or to be recovered].</w:t>
            </w:r>
          </w:p>
        </w:tc>
      </w:tr>
    </w:tbl>
    <w:p w14:paraId="4622F057" w14:textId="77777777" w:rsidR="00267633" w:rsidRPr="00267633" w:rsidRDefault="00267633" w:rsidP="00267633">
      <w:pPr>
        <w:spacing w:before="0" w:after="200" w:line="276" w:lineRule="auto"/>
        <w:jc w:val="both"/>
        <w:divId w:val="2116439976"/>
        <w:rPr>
          <w:rFonts w:ascii="Times New Roman" w:hAnsi="Times New Roman" w:cs="Times New Roman"/>
          <w:szCs w:val="20"/>
          <w:lang w:val="en-US" w:eastAsia="zh-CN"/>
        </w:rPr>
      </w:pPr>
    </w:p>
    <w:p w14:paraId="456B055C" w14:textId="77777777" w:rsidR="00267633" w:rsidRPr="00267633" w:rsidRDefault="00267633" w:rsidP="00267633">
      <w:pPr>
        <w:spacing w:before="0" w:after="200" w:line="276" w:lineRule="auto"/>
        <w:divId w:val="2116439976"/>
        <w:rPr>
          <w:rFonts w:ascii="Times New Roman" w:hAnsi="Times New Roman" w:cs="Times New Roman"/>
          <w:szCs w:val="20"/>
          <w:lang w:val="en-US" w:eastAsia="zh-CN"/>
        </w:rPr>
      </w:pPr>
      <w:r w:rsidRPr="00267633">
        <w:rPr>
          <w:rFonts w:ascii="Times New Roman" w:hAnsi="Times New Roman" w:cs="Times New Roman"/>
          <w:szCs w:val="20"/>
          <w:lang w:val="en-US" w:eastAsia="zh-CN"/>
        </w:rP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90"/>
        <w:gridCol w:w="3342"/>
        <w:gridCol w:w="2654"/>
        <w:gridCol w:w="3628"/>
        <w:gridCol w:w="1834"/>
      </w:tblGrid>
      <w:tr w:rsidR="00267633" w:rsidRPr="00632015" w14:paraId="249A37F0" w14:textId="77777777" w:rsidTr="00632015">
        <w:trPr>
          <w:divId w:val="2116439976"/>
        </w:trPr>
        <w:tc>
          <w:tcPr>
            <w:tcW w:w="14142" w:type="dxa"/>
            <w:gridSpan w:val="5"/>
            <w:shd w:val="clear" w:color="auto" w:fill="auto"/>
          </w:tcPr>
          <w:p w14:paraId="35B96666" w14:textId="77777777" w:rsidR="00267633" w:rsidRPr="00632015" w:rsidRDefault="00267633" w:rsidP="00632015">
            <w:pPr>
              <w:spacing w:before="0" w:after="0" w:line="240" w:lineRule="auto"/>
              <w:jc w:val="both"/>
              <w:rPr>
                <w:rFonts w:ascii="Times New Roman" w:hAnsi="Times New Roman" w:cs="Times New Roman"/>
                <w:i/>
                <w:szCs w:val="20"/>
                <w:lang w:val="en-GB" w:eastAsia="zh-CN"/>
              </w:rPr>
            </w:pPr>
            <w:r w:rsidRPr="00632015">
              <w:rPr>
                <w:rFonts w:ascii="Times New Roman" w:hAnsi="Times New Roman" w:cs="Times New Roman"/>
                <w:i/>
                <w:szCs w:val="20"/>
                <w:lang w:val="en-GB" w:eastAsia="zh-CN"/>
              </w:rPr>
              <w:lastRenderedPageBreak/>
              <w:t>Completed interlocutory applications with costs orders made but quantum not fixed</w:t>
            </w:r>
          </w:p>
        </w:tc>
      </w:tr>
      <w:tr w:rsidR="00267633" w:rsidRPr="00632015" w14:paraId="1EEE70F8" w14:textId="77777777" w:rsidTr="00632015">
        <w:trPr>
          <w:divId w:val="2116439976"/>
        </w:trPr>
        <w:tc>
          <w:tcPr>
            <w:tcW w:w="2518" w:type="dxa"/>
            <w:shd w:val="clear" w:color="auto" w:fill="EEECE1"/>
          </w:tcPr>
          <w:p w14:paraId="4B60C6B5" w14:textId="77777777" w:rsidR="00267633" w:rsidRPr="00632015" w:rsidRDefault="00267633" w:rsidP="00632015">
            <w:pPr>
              <w:spacing w:before="0" w:after="0" w:line="240" w:lineRule="auto"/>
              <w:jc w:val="center"/>
              <w:rPr>
                <w:rFonts w:ascii="Times New Roman" w:hAnsi="Times New Roman" w:cs="Times New Roman"/>
                <w:b/>
                <w:szCs w:val="20"/>
                <w:lang w:val="en-GB" w:eastAsia="zh-CN"/>
              </w:rPr>
            </w:pPr>
            <w:r w:rsidRPr="00632015">
              <w:rPr>
                <w:rFonts w:ascii="Times New Roman" w:hAnsi="Times New Roman" w:cs="Times New Roman"/>
                <w:b/>
                <w:szCs w:val="20"/>
                <w:lang w:val="en-GB" w:eastAsia="zh-CN"/>
              </w:rPr>
              <w:t>Interlocutory Application</w:t>
            </w:r>
          </w:p>
        </w:tc>
        <w:tc>
          <w:tcPr>
            <w:tcW w:w="3402" w:type="dxa"/>
            <w:shd w:val="clear" w:color="auto" w:fill="EEECE1"/>
          </w:tcPr>
          <w:p w14:paraId="5AB3E365" w14:textId="77777777" w:rsidR="00267633" w:rsidRPr="00632015" w:rsidRDefault="00267633" w:rsidP="00632015">
            <w:pPr>
              <w:spacing w:before="0" w:after="0" w:line="240" w:lineRule="auto"/>
              <w:jc w:val="center"/>
              <w:rPr>
                <w:rFonts w:ascii="Times New Roman" w:hAnsi="Times New Roman" w:cs="Times New Roman"/>
                <w:b/>
                <w:szCs w:val="20"/>
                <w:lang w:val="en-GB" w:eastAsia="zh-CN"/>
              </w:rPr>
            </w:pPr>
            <w:r w:rsidRPr="00632015">
              <w:rPr>
                <w:rFonts w:ascii="Times New Roman" w:hAnsi="Times New Roman" w:cs="Times New Roman"/>
                <w:b/>
                <w:szCs w:val="20"/>
                <w:lang w:val="en-GB" w:eastAsia="zh-CN"/>
              </w:rPr>
              <w:t>Work done</w:t>
            </w:r>
          </w:p>
        </w:tc>
        <w:tc>
          <w:tcPr>
            <w:tcW w:w="2693" w:type="dxa"/>
            <w:shd w:val="clear" w:color="auto" w:fill="EEECE1"/>
          </w:tcPr>
          <w:p w14:paraId="42278B22" w14:textId="77777777" w:rsidR="00267633" w:rsidRPr="00632015" w:rsidRDefault="00267633" w:rsidP="00632015">
            <w:pPr>
              <w:spacing w:before="0" w:after="0" w:line="240" w:lineRule="auto"/>
              <w:jc w:val="center"/>
              <w:rPr>
                <w:rFonts w:ascii="Times New Roman" w:hAnsi="Times New Roman" w:cs="Times New Roman"/>
                <w:b/>
                <w:szCs w:val="20"/>
                <w:lang w:val="en-GB" w:eastAsia="zh-CN"/>
              </w:rPr>
            </w:pPr>
            <w:r w:rsidRPr="00632015">
              <w:rPr>
                <w:rFonts w:ascii="Times New Roman" w:hAnsi="Times New Roman" w:cs="Times New Roman"/>
                <w:b/>
                <w:szCs w:val="20"/>
                <w:lang w:val="en-GB" w:eastAsia="zh-CN"/>
              </w:rPr>
              <w:t>Estimated party-and-party costs</w:t>
            </w:r>
          </w:p>
        </w:tc>
        <w:tc>
          <w:tcPr>
            <w:tcW w:w="3686" w:type="dxa"/>
            <w:shd w:val="clear" w:color="auto" w:fill="EEECE1"/>
          </w:tcPr>
          <w:p w14:paraId="02117158" w14:textId="77777777" w:rsidR="00267633" w:rsidRPr="00632015" w:rsidRDefault="00267633" w:rsidP="00632015">
            <w:pPr>
              <w:spacing w:before="0" w:after="0" w:line="240" w:lineRule="auto"/>
              <w:jc w:val="center"/>
              <w:rPr>
                <w:rFonts w:ascii="Times New Roman" w:hAnsi="Times New Roman" w:cs="Times New Roman"/>
                <w:b/>
                <w:szCs w:val="20"/>
                <w:lang w:val="en-GB" w:eastAsia="zh-CN"/>
              </w:rPr>
            </w:pPr>
            <w:r w:rsidRPr="00632015">
              <w:rPr>
                <w:rFonts w:ascii="Times New Roman" w:hAnsi="Times New Roman" w:cs="Times New Roman"/>
                <w:b/>
                <w:szCs w:val="20"/>
                <w:lang w:val="en-GB" w:eastAsia="zh-CN"/>
              </w:rPr>
              <w:t>Disbursements</w:t>
            </w:r>
          </w:p>
          <w:p w14:paraId="7235F636" w14:textId="77777777" w:rsidR="00267633" w:rsidRPr="00632015" w:rsidRDefault="00267633" w:rsidP="00632015">
            <w:pPr>
              <w:spacing w:before="0" w:after="0" w:line="240" w:lineRule="auto"/>
              <w:jc w:val="center"/>
              <w:rPr>
                <w:rFonts w:ascii="Times New Roman" w:hAnsi="Times New Roman" w:cs="Times New Roman"/>
                <w:b/>
                <w:szCs w:val="20"/>
                <w:lang w:val="en-GB" w:eastAsia="zh-CN"/>
              </w:rPr>
            </w:pPr>
            <w:r w:rsidRPr="00632015">
              <w:rPr>
                <w:rFonts w:ascii="Times New Roman" w:hAnsi="Times New Roman" w:cs="Times New Roman"/>
                <w:b/>
                <w:szCs w:val="20"/>
                <w:lang w:val="en-GB" w:eastAsia="zh-CN"/>
              </w:rPr>
              <w:t>(Section III Costs)</w:t>
            </w:r>
          </w:p>
        </w:tc>
        <w:tc>
          <w:tcPr>
            <w:tcW w:w="1843" w:type="dxa"/>
            <w:shd w:val="clear" w:color="auto" w:fill="EEECE1"/>
          </w:tcPr>
          <w:p w14:paraId="1B336D22" w14:textId="77777777" w:rsidR="00267633" w:rsidRPr="00632015" w:rsidRDefault="00267633" w:rsidP="00632015">
            <w:pPr>
              <w:spacing w:before="0" w:after="0" w:line="240" w:lineRule="auto"/>
              <w:jc w:val="center"/>
              <w:rPr>
                <w:rFonts w:ascii="Times New Roman" w:hAnsi="Times New Roman" w:cs="Times New Roman"/>
                <w:b/>
                <w:szCs w:val="20"/>
                <w:lang w:val="en-GB" w:eastAsia="zh-CN"/>
              </w:rPr>
            </w:pPr>
            <w:r w:rsidRPr="00632015">
              <w:rPr>
                <w:rFonts w:ascii="Times New Roman" w:hAnsi="Times New Roman" w:cs="Times New Roman"/>
                <w:b/>
                <w:szCs w:val="20"/>
                <w:lang w:val="en-GB" w:eastAsia="zh-CN"/>
              </w:rPr>
              <w:t>Estimated Costs to be recovered</w:t>
            </w:r>
          </w:p>
        </w:tc>
      </w:tr>
      <w:tr w:rsidR="00267633" w:rsidRPr="00632015" w14:paraId="27732F97" w14:textId="77777777" w:rsidTr="00632015">
        <w:trPr>
          <w:divId w:val="2116439976"/>
        </w:trPr>
        <w:tc>
          <w:tcPr>
            <w:tcW w:w="2518" w:type="dxa"/>
            <w:shd w:val="clear" w:color="auto" w:fill="auto"/>
          </w:tcPr>
          <w:p w14:paraId="3C7095BD" w14:textId="77777777" w:rsidR="00267633" w:rsidRPr="00632015" w:rsidRDefault="00267633" w:rsidP="00632015">
            <w:pPr>
              <w:spacing w:before="0" w:after="0" w:line="240" w:lineRule="auto"/>
              <w:rPr>
                <w:rFonts w:ascii="Times New Roman" w:hAnsi="Times New Roman" w:cs="Times New Roman"/>
                <w:i/>
                <w:sz w:val="22"/>
                <w:szCs w:val="22"/>
                <w:lang w:val="en-GB" w:eastAsia="zh-CN"/>
              </w:rPr>
            </w:pPr>
            <w:r w:rsidRPr="00632015">
              <w:rPr>
                <w:rFonts w:ascii="Times New Roman" w:hAnsi="Times New Roman" w:cs="Times New Roman"/>
                <w:i/>
                <w:sz w:val="22"/>
                <w:szCs w:val="22"/>
                <w:lang w:val="en-GB" w:eastAsia="zh-CN"/>
              </w:rPr>
              <w:t xml:space="preserve">[Set out in relation to each interlocutory application, the application </w:t>
            </w:r>
            <w:proofErr w:type="gramStart"/>
            <w:r w:rsidRPr="00632015">
              <w:rPr>
                <w:rFonts w:ascii="Times New Roman" w:hAnsi="Times New Roman" w:cs="Times New Roman"/>
                <w:i/>
                <w:sz w:val="22"/>
                <w:szCs w:val="22"/>
                <w:lang w:val="en-GB" w:eastAsia="zh-CN"/>
              </w:rPr>
              <w:t>number</w:t>
            </w:r>
            <w:proofErr w:type="gramEnd"/>
            <w:r w:rsidRPr="00632015">
              <w:rPr>
                <w:rFonts w:ascii="Times New Roman" w:hAnsi="Times New Roman" w:cs="Times New Roman"/>
                <w:i/>
                <w:sz w:val="22"/>
                <w:szCs w:val="22"/>
                <w:lang w:val="en-GB" w:eastAsia="zh-CN"/>
              </w:rPr>
              <w:t xml:space="preserve"> and the nature of the application, e.g., striking out.]</w:t>
            </w:r>
          </w:p>
        </w:tc>
        <w:tc>
          <w:tcPr>
            <w:tcW w:w="3402" w:type="dxa"/>
            <w:shd w:val="clear" w:color="auto" w:fill="auto"/>
          </w:tcPr>
          <w:p w14:paraId="462D3D9D" w14:textId="77777777" w:rsidR="00267633" w:rsidRPr="00632015" w:rsidRDefault="00267633" w:rsidP="00632015">
            <w:pPr>
              <w:spacing w:before="0" w:after="0" w:line="240" w:lineRule="auto"/>
              <w:rPr>
                <w:rFonts w:ascii="Times New Roman" w:hAnsi="Times New Roman" w:cs="Times New Roman"/>
                <w:i/>
                <w:sz w:val="22"/>
                <w:szCs w:val="22"/>
                <w:lang w:val="en-GB" w:eastAsia="zh-CN"/>
              </w:rPr>
            </w:pPr>
            <w:r w:rsidRPr="00632015">
              <w:rPr>
                <w:rFonts w:ascii="Times New Roman" w:hAnsi="Times New Roman" w:cs="Times New Roman"/>
                <w:i/>
                <w:sz w:val="22"/>
                <w:szCs w:val="22"/>
                <w:lang w:val="en-GB" w:eastAsia="zh-CN"/>
              </w:rPr>
              <w:t>[Set out in relation to each interlocutory application, the documents filed (including the affidavits filed), the number of pages of each document filed, the amount of time taken for the hearing, and such other relevant information as will enable the Court to determine the costs to be awarded for the application].</w:t>
            </w:r>
          </w:p>
          <w:p w14:paraId="50A19497" w14:textId="77777777" w:rsidR="00267633" w:rsidRPr="00632015" w:rsidRDefault="00267633" w:rsidP="00632015">
            <w:pPr>
              <w:spacing w:before="0" w:after="0" w:line="240" w:lineRule="auto"/>
              <w:rPr>
                <w:rFonts w:ascii="Times New Roman" w:hAnsi="Times New Roman" w:cs="Times New Roman"/>
                <w:i/>
                <w:sz w:val="22"/>
                <w:szCs w:val="22"/>
                <w:lang w:val="en-GB" w:eastAsia="zh-CN"/>
              </w:rPr>
            </w:pPr>
          </w:p>
          <w:p w14:paraId="61CE358D" w14:textId="77777777" w:rsidR="00267633" w:rsidRPr="00632015" w:rsidRDefault="00267633" w:rsidP="00632015">
            <w:pPr>
              <w:spacing w:before="0" w:after="0" w:line="240" w:lineRule="auto"/>
              <w:rPr>
                <w:rFonts w:ascii="Times New Roman" w:hAnsi="Times New Roman" w:cs="Times New Roman"/>
                <w:i/>
                <w:sz w:val="22"/>
                <w:szCs w:val="22"/>
                <w:lang w:val="en-GB" w:eastAsia="zh-CN"/>
              </w:rPr>
            </w:pPr>
          </w:p>
          <w:p w14:paraId="3EE9541D" w14:textId="77777777" w:rsidR="00267633" w:rsidRPr="00632015" w:rsidRDefault="00267633" w:rsidP="00632015">
            <w:pPr>
              <w:spacing w:before="0" w:after="0" w:line="240" w:lineRule="auto"/>
              <w:rPr>
                <w:rFonts w:ascii="Times New Roman" w:hAnsi="Times New Roman" w:cs="Times New Roman"/>
                <w:i/>
                <w:sz w:val="22"/>
                <w:szCs w:val="22"/>
                <w:lang w:val="en-GB" w:eastAsia="zh-CN"/>
              </w:rPr>
            </w:pPr>
          </w:p>
          <w:p w14:paraId="184CB9F9" w14:textId="77777777" w:rsidR="00267633" w:rsidRPr="00632015" w:rsidRDefault="00267633" w:rsidP="00632015">
            <w:pPr>
              <w:spacing w:before="0" w:after="0" w:line="240" w:lineRule="auto"/>
              <w:rPr>
                <w:rFonts w:ascii="Times New Roman" w:hAnsi="Times New Roman" w:cs="Times New Roman"/>
                <w:i/>
                <w:sz w:val="22"/>
                <w:szCs w:val="22"/>
                <w:lang w:val="en-GB" w:eastAsia="zh-CN"/>
              </w:rPr>
            </w:pPr>
          </w:p>
          <w:p w14:paraId="52874C57" w14:textId="77777777" w:rsidR="00267633" w:rsidRPr="00632015" w:rsidRDefault="00267633" w:rsidP="00632015">
            <w:pPr>
              <w:spacing w:before="0" w:after="0" w:line="240" w:lineRule="auto"/>
              <w:rPr>
                <w:rFonts w:ascii="Times New Roman" w:hAnsi="Times New Roman" w:cs="Times New Roman"/>
                <w:i/>
                <w:sz w:val="22"/>
                <w:szCs w:val="22"/>
                <w:lang w:val="en-GB" w:eastAsia="zh-CN"/>
              </w:rPr>
            </w:pPr>
          </w:p>
          <w:p w14:paraId="2B887901" w14:textId="77777777" w:rsidR="00267633" w:rsidRPr="00632015" w:rsidRDefault="00267633" w:rsidP="00632015">
            <w:pPr>
              <w:spacing w:before="0" w:after="0" w:line="240" w:lineRule="auto"/>
              <w:rPr>
                <w:rFonts w:ascii="Times New Roman" w:hAnsi="Times New Roman" w:cs="Times New Roman"/>
                <w:i/>
                <w:sz w:val="22"/>
                <w:szCs w:val="22"/>
                <w:lang w:val="en-GB" w:eastAsia="zh-CN"/>
              </w:rPr>
            </w:pPr>
          </w:p>
          <w:p w14:paraId="2D96D536" w14:textId="77777777" w:rsidR="00267633" w:rsidRPr="00632015" w:rsidRDefault="00267633" w:rsidP="00632015">
            <w:pPr>
              <w:spacing w:before="0" w:after="0" w:line="240" w:lineRule="auto"/>
              <w:rPr>
                <w:rFonts w:ascii="Times New Roman" w:hAnsi="Times New Roman" w:cs="Times New Roman"/>
                <w:i/>
                <w:sz w:val="22"/>
                <w:szCs w:val="22"/>
                <w:lang w:val="en-GB" w:eastAsia="zh-CN"/>
              </w:rPr>
            </w:pPr>
          </w:p>
        </w:tc>
        <w:tc>
          <w:tcPr>
            <w:tcW w:w="2693" w:type="dxa"/>
            <w:shd w:val="clear" w:color="auto" w:fill="auto"/>
          </w:tcPr>
          <w:p w14:paraId="0E7E34CA" w14:textId="77777777" w:rsidR="00267633" w:rsidRPr="00632015" w:rsidRDefault="00267633" w:rsidP="00632015">
            <w:pPr>
              <w:spacing w:before="0" w:after="0" w:line="240" w:lineRule="auto"/>
              <w:rPr>
                <w:rFonts w:ascii="Times New Roman" w:hAnsi="Times New Roman" w:cs="Times New Roman"/>
                <w:i/>
                <w:sz w:val="22"/>
                <w:szCs w:val="22"/>
                <w:lang w:val="en-GB" w:eastAsia="zh-CN"/>
              </w:rPr>
            </w:pPr>
            <w:r w:rsidRPr="00632015">
              <w:rPr>
                <w:rFonts w:ascii="Times New Roman" w:hAnsi="Times New Roman" w:cs="Times New Roman"/>
                <w:i/>
                <w:sz w:val="22"/>
                <w:szCs w:val="22"/>
                <w:lang w:val="en-GB" w:eastAsia="zh-CN"/>
              </w:rPr>
              <w:t>[Set out in relation to each interlocutory application, the party-and party costs to be claimed].</w:t>
            </w:r>
          </w:p>
        </w:tc>
        <w:tc>
          <w:tcPr>
            <w:tcW w:w="3686" w:type="dxa"/>
            <w:shd w:val="clear" w:color="auto" w:fill="auto"/>
          </w:tcPr>
          <w:p w14:paraId="1ABBD764" w14:textId="77777777" w:rsidR="00267633" w:rsidRPr="00632015" w:rsidRDefault="00267633" w:rsidP="00632015">
            <w:pPr>
              <w:spacing w:before="0" w:after="0" w:line="240" w:lineRule="auto"/>
              <w:rPr>
                <w:rFonts w:ascii="Times New Roman" w:hAnsi="Times New Roman" w:cs="Times New Roman"/>
                <w:i/>
                <w:sz w:val="22"/>
                <w:szCs w:val="22"/>
                <w:lang w:val="en-GB" w:eastAsia="zh-CN"/>
              </w:rPr>
            </w:pPr>
            <w:r w:rsidRPr="00632015">
              <w:rPr>
                <w:rFonts w:ascii="Times New Roman" w:hAnsi="Times New Roman" w:cs="Times New Roman"/>
                <w:i/>
                <w:sz w:val="22"/>
                <w:szCs w:val="22"/>
                <w:lang w:val="en-GB" w:eastAsia="zh-CN"/>
              </w:rPr>
              <w:t xml:space="preserve">[Set out the amount of disbursements incurred. There is no need for a breakdown of standard disbursements such as filing fees, service fees, transport charges, photocopying charges, </w:t>
            </w:r>
            <w:proofErr w:type="gramStart"/>
            <w:r w:rsidRPr="00632015">
              <w:rPr>
                <w:rFonts w:ascii="Times New Roman" w:hAnsi="Times New Roman" w:cs="Times New Roman"/>
                <w:i/>
                <w:sz w:val="22"/>
                <w:szCs w:val="22"/>
                <w:lang w:val="en-GB" w:eastAsia="zh-CN"/>
              </w:rPr>
              <w:t>telephone</w:t>
            </w:r>
            <w:proofErr w:type="gramEnd"/>
            <w:r w:rsidRPr="00632015">
              <w:rPr>
                <w:rFonts w:ascii="Times New Roman" w:hAnsi="Times New Roman" w:cs="Times New Roman"/>
                <w:i/>
                <w:sz w:val="22"/>
                <w:szCs w:val="22"/>
                <w:lang w:val="en-GB" w:eastAsia="zh-CN"/>
              </w:rPr>
              <w:t xml:space="preserve"> and facsimile charges. There should be a breakdown of non-standard items of disbursements as the Court may specify].</w:t>
            </w:r>
          </w:p>
        </w:tc>
        <w:tc>
          <w:tcPr>
            <w:tcW w:w="1843" w:type="dxa"/>
            <w:shd w:val="clear" w:color="auto" w:fill="auto"/>
          </w:tcPr>
          <w:p w14:paraId="3342DF09" w14:textId="77777777" w:rsidR="00267633" w:rsidRPr="00632015" w:rsidRDefault="00267633" w:rsidP="00632015">
            <w:pPr>
              <w:spacing w:before="0" w:after="0" w:line="240" w:lineRule="auto"/>
              <w:jc w:val="both"/>
              <w:rPr>
                <w:rFonts w:ascii="Times New Roman" w:hAnsi="Times New Roman" w:cs="Times New Roman"/>
                <w:i/>
                <w:sz w:val="22"/>
                <w:szCs w:val="22"/>
                <w:lang w:val="en-GB" w:eastAsia="zh-CN"/>
              </w:rPr>
            </w:pPr>
            <w:r w:rsidRPr="00632015">
              <w:rPr>
                <w:rFonts w:ascii="Times New Roman" w:hAnsi="Times New Roman" w:cs="Times New Roman"/>
                <w:i/>
                <w:sz w:val="22"/>
                <w:szCs w:val="22"/>
                <w:lang w:val="en-GB" w:eastAsia="zh-CN"/>
              </w:rPr>
              <w:t>[Set out the estimated total amount of costs (inclusive of disbursements) to be recovered].</w:t>
            </w:r>
          </w:p>
        </w:tc>
      </w:tr>
      <w:tr w:rsidR="00267633" w:rsidRPr="00632015" w14:paraId="2BC27D65" w14:textId="77777777" w:rsidTr="00632015">
        <w:trPr>
          <w:divId w:val="2116439976"/>
          <w:trHeight w:val="499"/>
        </w:trPr>
        <w:tc>
          <w:tcPr>
            <w:tcW w:w="5920" w:type="dxa"/>
            <w:gridSpan w:val="2"/>
            <w:shd w:val="clear" w:color="auto" w:fill="auto"/>
          </w:tcPr>
          <w:p w14:paraId="08F58D19" w14:textId="77777777" w:rsidR="00267633" w:rsidRPr="00632015" w:rsidRDefault="00267633" w:rsidP="00632015">
            <w:pPr>
              <w:spacing w:before="0" w:after="0" w:line="240" w:lineRule="auto"/>
              <w:jc w:val="center"/>
              <w:rPr>
                <w:rFonts w:ascii="Times New Roman" w:hAnsi="Times New Roman" w:cs="Times New Roman"/>
                <w:b/>
                <w:sz w:val="20"/>
                <w:szCs w:val="20"/>
                <w:lang w:val="en-GB" w:eastAsia="zh-CN"/>
              </w:rPr>
            </w:pPr>
          </w:p>
          <w:p w14:paraId="4F32B85F" w14:textId="77777777" w:rsidR="00267633" w:rsidRPr="00632015" w:rsidRDefault="00267633" w:rsidP="00632015">
            <w:pPr>
              <w:spacing w:before="0" w:after="0" w:line="240" w:lineRule="auto"/>
              <w:jc w:val="center"/>
              <w:rPr>
                <w:rFonts w:ascii="Times New Roman" w:hAnsi="Times New Roman" w:cs="Times New Roman"/>
                <w:b/>
                <w:sz w:val="20"/>
                <w:szCs w:val="20"/>
                <w:lang w:val="en-GB" w:eastAsia="zh-CN"/>
              </w:rPr>
            </w:pPr>
            <w:r w:rsidRPr="00632015">
              <w:rPr>
                <w:rFonts w:ascii="Times New Roman" w:hAnsi="Times New Roman" w:cs="Times New Roman"/>
                <w:b/>
                <w:sz w:val="20"/>
                <w:szCs w:val="20"/>
                <w:lang w:val="en-GB" w:eastAsia="zh-CN"/>
              </w:rPr>
              <w:t>TOTAL</w:t>
            </w:r>
          </w:p>
          <w:p w14:paraId="67D7E881" w14:textId="77777777" w:rsidR="00267633" w:rsidRPr="00632015" w:rsidRDefault="00267633" w:rsidP="00632015">
            <w:pPr>
              <w:spacing w:before="0" w:after="0" w:line="240" w:lineRule="auto"/>
              <w:jc w:val="center"/>
              <w:rPr>
                <w:rFonts w:ascii="Times New Roman" w:hAnsi="Times New Roman" w:cs="Times New Roman"/>
                <w:b/>
                <w:sz w:val="20"/>
                <w:szCs w:val="20"/>
                <w:lang w:val="en-GB" w:eastAsia="zh-CN"/>
              </w:rPr>
            </w:pPr>
          </w:p>
        </w:tc>
        <w:tc>
          <w:tcPr>
            <w:tcW w:w="2693" w:type="dxa"/>
            <w:shd w:val="clear" w:color="auto" w:fill="auto"/>
          </w:tcPr>
          <w:p w14:paraId="60FF8E74" w14:textId="77777777" w:rsidR="00267633" w:rsidRPr="00632015" w:rsidRDefault="00267633" w:rsidP="00632015">
            <w:pPr>
              <w:spacing w:before="0" w:after="0" w:line="240" w:lineRule="auto"/>
              <w:rPr>
                <w:rFonts w:ascii="Times New Roman" w:hAnsi="Times New Roman" w:cs="Times New Roman"/>
                <w:i/>
                <w:sz w:val="20"/>
                <w:szCs w:val="20"/>
                <w:lang w:val="en-GB" w:eastAsia="zh-CN"/>
              </w:rPr>
            </w:pPr>
          </w:p>
        </w:tc>
        <w:tc>
          <w:tcPr>
            <w:tcW w:w="3686" w:type="dxa"/>
            <w:shd w:val="clear" w:color="auto" w:fill="auto"/>
          </w:tcPr>
          <w:p w14:paraId="4708E011" w14:textId="77777777" w:rsidR="00267633" w:rsidRPr="00632015" w:rsidRDefault="00267633" w:rsidP="00632015">
            <w:pPr>
              <w:spacing w:before="0" w:after="0" w:line="240" w:lineRule="auto"/>
              <w:rPr>
                <w:rFonts w:ascii="Times New Roman" w:hAnsi="Times New Roman" w:cs="Times New Roman"/>
                <w:i/>
                <w:sz w:val="20"/>
                <w:szCs w:val="20"/>
                <w:lang w:val="en-GB" w:eastAsia="zh-CN"/>
              </w:rPr>
            </w:pPr>
          </w:p>
        </w:tc>
        <w:tc>
          <w:tcPr>
            <w:tcW w:w="1843" w:type="dxa"/>
            <w:shd w:val="clear" w:color="auto" w:fill="auto"/>
          </w:tcPr>
          <w:p w14:paraId="3A88C38B" w14:textId="77777777" w:rsidR="00267633" w:rsidRPr="00632015" w:rsidRDefault="00267633" w:rsidP="00632015">
            <w:pPr>
              <w:spacing w:before="0" w:after="0" w:line="240" w:lineRule="auto"/>
              <w:jc w:val="both"/>
              <w:rPr>
                <w:rFonts w:ascii="Times New Roman" w:hAnsi="Times New Roman" w:cs="Times New Roman"/>
                <w:i/>
                <w:sz w:val="20"/>
                <w:szCs w:val="20"/>
                <w:lang w:val="en-GB" w:eastAsia="zh-CN"/>
              </w:rPr>
            </w:pPr>
          </w:p>
        </w:tc>
      </w:tr>
    </w:tbl>
    <w:p w14:paraId="5F51539F" w14:textId="77777777" w:rsidR="00267633" w:rsidRPr="00267633" w:rsidRDefault="00267633" w:rsidP="00267633">
      <w:pPr>
        <w:spacing w:before="0" w:after="200" w:line="276" w:lineRule="auto"/>
        <w:jc w:val="both"/>
        <w:divId w:val="2116439976"/>
        <w:rPr>
          <w:rFonts w:ascii="Times New Roman" w:hAnsi="Times New Roman" w:cs="Times New Roman"/>
          <w:szCs w:val="20"/>
          <w:lang w:val="en-US" w:eastAsia="zh-CN"/>
        </w:rPr>
      </w:pPr>
      <w:r w:rsidRPr="00267633">
        <w:rPr>
          <w:rFonts w:ascii="Times New Roman" w:hAnsi="Times New Roman" w:cs="Times New Roman"/>
          <w:szCs w:val="20"/>
          <w:lang w:val="en-US" w:eastAsia="zh-CN"/>
        </w:rPr>
        <w:t>♦ The figures in the tables above exclude GST (if applicable), costs of taxation, costs of any appeals (which have not taken place and which are not anticipated as at the date of this costs schedule) and costs of enforcing any judgment.</w:t>
      </w:r>
    </w:p>
    <w:p w14:paraId="4E01E2FD" w14:textId="77777777" w:rsidR="00267633" w:rsidRPr="00267633" w:rsidRDefault="00267633" w:rsidP="00267633">
      <w:pPr>
        <w:spacing w:before="0" w:after="200" w:line="276" w:lineRule="auto"/>
        <w:jc w:val="both"/>
        <w:divId w:val="2116439976"/>
        <w:rPr>
          <w:rFonts w:ascii="Times New Roman" w:hAnsi="Times New Roman" w:cs="Times New Roman"/>
          <w:szCs w:val="20"/>
          <w:lang w:val="en-US" w:eastAsia="zh-CN"/>
        </w:rPr>
      </w:pPr>
    </w:p>
    <w:p w14:paraId="396DD0CA" w14:textId="77777777" w:rsidR="00267633" w:rsidRPr="00267633" w:rsidRDefault="00267633" w:rsidP="00267633">
      <w:pPr>
        <w:spacing w:before="0" w:after="200" w:line="276" w:lineRule="auto"/>
        <w:jc w:val="both"/>
        <w:divId w:val="2116439976"/>
        <w:rPr>
          <w:rFonts w:ascii="Times New Roman" w:hAnsi="Times New Roman" w:cs="Times New Roman"/>
          <w:szCs w:val="20"/>
          <w:lang w:val="en-US" w:eastAsia="zh-CN"/>
        </w:rPr>
      </w:pPr>
    </w:p>
    <w:p w14:paraId="44EF96CC" w14:textId="77777777" w:rsidR="00267633" w:rsidRPr="00267633" w:rsidRDefault="00267633" w:rsidP="00127659">
      <w:pPr>
        <w:spacing w:before="0" w:after="200" w:line="276" w:lineRule="auto"/>
        <w:jc w:val="both"/>
        <w:divId w:val="2116439976"/>
        <w:rPr>
          <w:rFonts w:ascii="Times New Roman" w:hAnsi="Times New Roman" w:cs="Times New Roman"/>
          <w:szCs w:val="20"/>
          <w:lang w:val="en-US" w:eastAsia="zh-CN"/>
        </w:rPr>
        <w:sectPr w:rsidR="00267633" w:rsidRPr="00267633" w:rsidSect="00C63330">
          <w:pgSz w:w="16838" w:h="11906" w:orient="landscape"/>
          <w:pgMar w:top="2160" w:right="1440" w:bottom="1287" w:left="1440" w:header="720" w:footer="720" w:gutter="0"/>
          <w:paperSrc w:first="15" w:other="15"/>
          <w:cols w:space="720"/>
          <w:noEndnote/>
        </w:sectPr>
      </w:pPr>
    </w:p>
    <w:p w14:paraId="3678D98A" w14:textId="77777777" w:rsidR="00267633" w:rsidRPr="00267633" w:rsidRDefault="00267633" w:rsidP="00267633">
      <w:pPr>
        <w:keepNext/>
        <w:spacing w:before="0" w:after="200" w:line="276" w:lineRule="auto"/>
        <w:ind w:left="605" w:hanging="605"/>
        <w:jc w:val="center"/>
        <w:outlineLvl w:val="1"/>
        <w:divId w:val="2116439976"/>
        <w:rPr>
          <w:rFonts w:ascii="Times New Roman" w:hAnsi="Times New Roman" w:cs="Times New Roman"/>
          <w:bCs/>
          <w:iCs/>
          <w:lang w:val="en-GB" w:eastAsia="en-GB"/>
        </w:rPr>
      </w:pPr>
      <w:r w:rsidRPr="00267633">
        <w:rPr>
          <w:rFonts w:ascii="Times New Roman" w:hAnsi="Times New Roman" w:cs="Times New Roman"/>
          <w:bCs/>
          <w:iCs/>
          <w:lang w:val="en-GB" w:eastAsia="en-GB"/>
        </w:rPr>
        <w:lastRenderedPageBreak/>
        <w:t>FORM 257</w:t>
      </w:r>
    </w:p>
    <w:p w14:paraId="553E5D45" w14:textId="77777777" w:rsidR="00267633" w:rsidRPr="00267633" w:rsidRDefault="00267633" w:rsidP="00267633">
      <w:pPr>
        <w:keepNext/>
        <w:spacing w:before="0" w:after="200" w:line="276" w:lineRule="auto"/>
        <w:ind w:left="605" w:hanging="605"/>
        <w:outlineLvl w:val="1"/>
        <w:divId w:val="2116439976"/>
        <w:rPr>
          <w:rFonts w:ascii="Times New Roman" w:hAnsi="Times New Roman" w:cs="Times New Roman"/>
          <w:bCs/>
          <w:iCs/>
          <w:sz w:val="22"/>
          <w:szCs w:val="22"/>
          <w:lang w:val="en-GB" w:eastAsia="en-GB"/>
        </w:rPr>
      </w:pPr>
      <w:r w:rsidRPr="00267633">
        <w:rPr>
          <w:rFonts w:ascii="Times New Roman" w:hAnsi="Times New Roman" w:cs="Times New Roman"/>
          <w:bCs/>
          <w:iCs/>
          <w:sz w:val="22"/>
          <w:szCs w:val="22"/>
          <w:lang w:val="en-GB" w:eastAsia="en-GB"/>
        </w:rPr>
        <w:t>Para 143</w:t>
      </w:r>
    </w:p>
    <w:p w14:paraId="548D0D9C" w14:textId="77777777" w:rsidR="00267633" w:rsidRPr="00267633" w:rsidRDefault="00267633" w:rsidP="00267633">
      <w:pPr>
        <w:spacing w:before="0" w:after="0" w:line="240" w:lineRule="auto"/>
        <w:jc w:val="center"/>
        <w:divId w:val="2116439976"/>
        <w:rPr>
          <w:rFonts w:ascii="Times New Roman" w:eastAsia="Calibri" w:hAnsi="Times New Roman" w:cs="Times New Roman"/>
          <w:b/>
          <w:lang w:val="en-GB" w:eastAsia="en-GB"/>
        </w:rPr>
      </w:pPr>
      <w:r w:rsidRPr="00267633">
        <w:rPr>
          <w:rFonts w:ascii="Times New Roman" w:eastAsia="Calibri" w:hAnsi="Times New Roman" w:cs="Times New Roman"/>
          <w:b/>
          <w:lang w:val="en-GB" w:eastAsia="en-GB"/>
        </w:rPr>
        <w:t>APPLICATION TO BE REGISTERED USER OF THE</w:t>
      </w:r>
    </w:p>
    <w:p w14:paraId="425008F1" w14:textId="77777777" w:rsidR="00267633" w:rsidRPr="00267633" w:rsidRDefault="00267633" w:rsidP="00267633">
      <w:pPr>
        <w:spacing w:before="0" w:after="0" w:line="240" w:lineRule="auto"/>
        <w:jc w:val="center"/>
        <w:divId w:val="2116439976"/>
        <w:rPr>
          <w:rFonts w:ascii="Times New Roman" w:eastAsia="Calibri" w:hAnsi="Times New Roman" w:cs="Times New Roman"/>
          <w:b/>
          <w:lang w:val="en-GB" w:eastAsia="en-GB"/>
        </w:rPr>
      </w:pPr>
      <w:r w:rsidRPr="00267633">
        <w:rPr>
          <w:rFonts w:ascii="Times New Roman" w:eastAsia="Calibri" w:hAnsi="Times New Roman" w:cs="Times New Roman"/>
          <w:b/>
          <w:lang w:val="en-GB" w:eastAsia="en-GB"/>
        </w:rPr>
        <w:t>ELECTRONIC FILING SERVICE</w:t>
      </w:r>
    </w:p>
    <w:p w14:paraId="1373D547" w14:textId="77777777" w:rsidR="00267633" w:rsidRPr="00267633" w:rsidRDefault="00267633" w:rsidP="00267633">
      <w:pPr>
        <w:autoSpaceDE w:val="0"/>
        <w:autoSpaceDN w:val="0"/>
        <w:adjustRightInd w:val="0"/>
        <w:spacing w:before="0" w:after="200" w:line="276" w:lineRule="auto"/>
        <w:ind w:left="605" w:hanging="605"/>
        <w:jc w:val="both"/>
        <w:divId w:val="2116439976"/>
        <w:rPr>
          <w:rFonts w:ascii="Times New Roman" w:eastAsia="Calibri" w:hAnsi="Times New Roman" w:cs="Times New Roman"/>
          <w:lang w:val="en-GB" w:eastAsia="en-GB"/>
        </w:rPr>
      </w:pPr>
    </w:p>
    <w:p w14:paraId="5DC9C275" w14:textId="77777777" w:rsidR="00267633" w:rsidRPr="00267633" w:rsidRDefault="00267633" w:rsidP="00267633">
      <w:pPr>
        <w:autoSpaceDE w:val="0"/>
        <w:autoSpaceDN w:val="0"/>
        <w:adjustRightInd w:val="0"/>
        <w:spacing w:before="0" w:after="200" w:line="276" w:lineRule="auto"/>
        <w:ind w:left="605" w:hanging="605"/>
        <w:jc w:val="center"/>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 xml:space="preserve">[Letterhead </w:t>
      </w:r>
      <w:r w:rsidRPr="00267633">
        <w:rPr>
          <w:rFonts w:ascii="Times New Roman" w:eastAsia="Calibri" w:hAnsi="Times New Roman" w:cs="Times New Roman"/>
          <w:i/>
          <w:iCs/>
          <w:lang w:val="en-GB" w:eastAsia="en-GB"/>
        </w:rPr>
        <w:t>of law firm or organisation</w:t>
      </w:r>
      <w:r w:rsidRPr="00267633">
        <w:rPr>
          <w:rFonts w:ascii="Times New Roman" w:eastAsia="Calibri" w:hAnsi="Times New Roman" w:cs="Times New Roman"/>
          <w:lang w:val="en-GB" w:eastAsia="en-GB"/>
        </w:rPr>
        <w:t>]</w:t>
      </w:r>
    </w:p>
    <w:p w14:paraId="2035EF27" w14:textId="77777777" w:rsidR="00267633" w:rsidRPr="00267633" w:rsidRDefault="00267633" w:rsidP="00267633">
      <w:pPr>
        <w:spacing w:before="0" w:after="0" w:line="240" w:lineRule="auto"/>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[Date]</w:t>
      </w:r>
    </w:p>
    <w:p w14:paraId="50246D2E" w14:textId="77777777" w:rsidR="00267633" w:rsidRPr="00267633" w:rsidRDefault="00267633" w:rsidP="00267633">
      <w:pPr>
        <w:spacing w:before="0" w:after="0" w:line="240" w:lineRule="auto"/>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The Registrar</w:t>
      </w:r>
    </w:p>
    <w:p w14:paraId="207D5887" w14:textId="77777777" w:rsidR="00267633" w:rsidRPr="00267633" w:rsidRDefault="00267633" w:rsidP="00267633">
      <w:pPr>
        <w:spacing w:before="0" w:after="0" w:line="240" w:lineRule="auto"/>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Supreme Court</w:t>
      </w:r>
    </w:p>
    <w:p w14:paraId="03B9EC38" w14:textId="77777777" w:rsidR="00267633" w:rsidRPr="00267633" w:rsidRDefault="00267633" w:rsidP="00267633">
      <w:pPr>
        <w:spacing w:before="0" w:after="0" w:line="240" w:lineRule="auto"/>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1 Supreme Court Lane</w:t>
      </w:r>
    </w:p>
    <w:p w14:paraId="0EA7C42A" w14:textId="77777777" w:rsidR="00267633" w:rsidRPr="00267633" w:rsidRDefault="00267633" w:rsidP="00267633">
      <w:pPr>
        <w:spacing w:before="0" w:after="0" w:line="240" w:lineRule="auto"/>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Singapore 178879</w:t>
      </w:r>
    </w:p>
    <w:p w14:paraId="551D2BFD" w14:textId="77777777" w:rsidR="00267633" w:rsidRPr="00267633" w:rsidRDefault="00267633" w:rsidP="00267633">
      <w:pPr>
        <w:spacing w:before="0" w:after="0" w:line="240" w:lineRule="auto"/>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 xml:space="preserve">(Attn: </w:t>
      </w:r>
      <w:proofErr w:type="spellStart"/>
      <w:r w:rsidRPr="00267633">
        <w:rPr>
          <w:rFonts w:ascii="Times New Roman" w:eastAsia="Calibri" w:hAnsi="Times New Roman" w:cs="Times New Roman"/>
          <w:lang w:val="en-GB" w:eastAsia="en-GB"/>
        </w:rPr>
        <w:t>eLitigation</w:t>
      </w:r>
      <w:proofErr w:type="spellEnd"/>
      <w:r w:rsidRPr="00267633">
        <w:rPr>
          <w:rFonts w:ascii="Times New Roman" w:eastAsia="Calibri" w:hAnsi="Times New Roman" w:cs="Times New Roman"/>
          <w:lang w:val="en-GB" w:eastAsia="en-GB"/>
        </w:rPr>
        <w:t xml:space="preserve"> Project Director)</w:t>
      </w:r>
    </w:p>
    <w:p w14:paraId="5B2D739B" w14:textId="77777777" w:rsidR="00267633" w:rsidRPr="00267633" w:rsidRDefault="00267633" w:rsidP="00267633">
      <w:pPr>
        <w:autoSpaceDE w:val="0"/>
        <w:autoSpaceDN w:val="0"/>
        <w:adjustRightInd w:val="0"/>
        <w:spacing w:before="0" w:after="200" w:line="276" w:lineRule="auto"/>
        <w:ind w:left="605" w:hanging="605"/>
        <w:jc w:val="both"/>
        <w:divId w:val="2116439976"/>
        <w:rPr>
          <w:rFonts w:ascii="Times New Roman" w:eastAsia="Calibri" w:hAnsi="Times New Roman" w:cs="Times New Roman"/>
          <w:lang w:val="en-GB" w:eastAsia="en-GB"/>
        </w:rPr>
      </w:pPr>
    </w:p>
    <w:p w14:paraId="79B8F452" w14:textId="77777777" w:rsidR="00267633" w:rsidRPr="00267633" w:rsidRDefault="00267633" w:rsidP="00267633">
      <w:pPr>
        <w:autoSpaceDE w:val="0"/>
        <w:autoSpaceDN w:val="0"/>
        <w:adjustRightInd w:val="0"/>
        <w:spacing w:before="0" w:after="200" w:line="276" w:lineRule="auto"/>
        <w:ind w:left="605" w:hanging="605"/>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Dear Sir</w:t>
      </w:r>
    </w:p>
    <w:p w14:paraId="4781E706" w14:textId="77777777" w:rsidR="00267633" w:rsidRPr="00267633" w:rsidRDefault="00267633" w:rsidP="00267633">
      <w:pPr>
        <w:spacing w:before="0" w:after="0" w:line="240" w:lineRule="auto"/>
        <w:divId w:val="2116439976"/>
        <w:rPr>
          <w:rFonts w:ascii="Times New Roman" w:eastAsia="Calibri" w:hAnsi="Times New Roman" w:cs="Times New Roman"/>
          <w:b/>
          <w:sz w:val="22"/>
          <w:szCs w:val="22"/>
          <w:lang w:val="en-GB" w:eastAsia="en-GB"/>
        </w:rPr>
      </w:pPr>
      <w:r w:rsidRPr="00267633">
        <w:rPr>
          <w:rFonts w:ascii="Times New Roman" w:eastAsia="Calibri" w:hAnsi="Times New Roman" w:cs="Times New Roman"/>
          <w:b/>
          <w:sz w:val="22"/>
          <w:szCs w:val="22"/>
          <w:lang w:val="en-GB" w:eastAsia="en-GB"/>
        </w:rPr>
        <w:t>APPLICATION TO BE REGISTERED USER OF THE ELECTRONIC FILING SERVICE</w:t>
      </w:r>
    </w:p>
    <w:p w14:paraId="5D88A71F" w14:textId="77777777" w:rsidR="00267633" w:rsidRPr="00267633" w:rsidRDefault="00267633" w:rsidP="00267633">
      <w:pPr>
        <w:spacing w:before="0" w:after="0" w:line="240" w:lineRule="auto"/>
        <w:divId w:val="2116439976"/>
        <w:rPr>
          <w:rFonts w:ascii="Times New Roman" w:eastAsia="Calibri" w:hAnsi="Times New Roman" w:cs="Times New Roman"/>
          <w:b/>
          <w:sz w:val="22"/>
          <w:szCs w:val="22"/>
          <w:lang w:val="en-GB" w:eastAsia="en-GB"/>
        </w:rPr>
      </w:pPr>
    </w:p>
    <w:p w14:paraId="5E803736" w14:textId="77777777" w:rsidR="00267633" w:rsidRPr="00267633" w:rsidRDefault="00267633" w:rsidP="00267633">
      <w:pPr>
        <w:autoSpaceDE w:val="0"/>
        <w:autoSpaceDN w:val="0"/>
        <w:adjustRightInd w:val="0"/>
        <w:spacing w:before="0" w:after="200" w:line="276" w:lineRule="auto"/>
        <w:ind w:left="605"/>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I, [</w:t>
      </w:r>
      <w:r w:rsidRPr="00267633">
        <w:rPr>
          <w:rFonts w:ascii="Times New Roman" w:eastAsia="Calibri" w:hAnsi="Times New Roman" w:cs="Times New Roman"/>
          <w:i/>
          <w:iCs/>
          <w:lang w:val="en-GB" w:eastAsia="en-GB"/>
        </w:rPr>
        <w:t>name of managing partner of law practice</w:t>
      </w:r>
      <w:r w:rsidRPr="00267633">
        <w:rPr>
          <w:rFonts w:ascii="Times New Roman" w:eastAsia="Calibri" w:hAnsi="Times New Roman" w:cs="Times New Roman"/>
          <w:iCs/>
          <w:lang w:val="en-GB" w:eastAsia="en-GB"/>
        </w:rPr>
        <w:t>]</w:t>
      </w:r>
      <w:r w:rsidRPr="00267633">
        <w:rPr>
          <w:rFonts w:ascii="Times New Roman" w:eastAsia="Calibri" w:hAnsi="Times New Roman" w:cs="Times New Roman"/>
          <w:i/>
          <w:iCs/>
          <w:lang w:val="en-GB" w:eastAsia="en-GB"/>
        </w:rPr>
        <w:t xml:space="preserve">, </w:t>
      </w:r>
      <w:r w:rsidRPr="00267633">
        <w:rPr>
          <w:rFonts w:ascii="Times New Roman" w:eastAsia="Calibri" w:hAnsi="Times New Roman" w:cs="Times New Roman"/>
          <w:iCs/>
          <w:lang w:val="en-GB" w:eastAsia="en-GB"/>
        </w:rPr>
        <w:t xml:space="preserve">am the </w:t>
      </w:r>
      <w:r w:rsidRPr="00267633">
        <w:rPr>
          <w:rFonts w:ascii="Times New Roman" w:eastAsia="Calibri" w:hAnsi="Times New Roman" w:cs="Times New Roman"/>
          <w:lang w:val="en-GB" w:eastAsia="en-GB"/>
        </w:rPr>
        <w:t>managing partner of [</w:t>
      </w:r>
      <w:r w:rsidRPr="00267633">
        <w:rPr>
          <w:rFonts w:ascii="Times New Roman" w:eastAsia="Calibri" w:hAnsi="Times New Roman" w:cs="Times New Roman"/>
          <w:i/>
          <w:lang w:val="en-GB" w:eastAsia="en-GB"/>
        </w:rPr>
        <w:t>name of</w:t>
      </w:r>
      <w:r w:rsidRPr="00267633">
        <w:rPr>
          <w:rFonts w:ascii="Times New Roman" w:eastAsia="Calibri" w:hAnsi="Times New Roman" w:cs="Times New Roman"/>
          <w:lang w:val="en-GB" w:eastAsia="en-GB"/>
        </w:rPr>
        <w:t xml:space="preserve"> </w:t>
      </w:r>
      <w:r w:rsidRPr="00267633">
        <w:rPr>
          <w:rFonts w:ascii="Times New Roman" w:eastAsia="Calibri" w:hAnsi="Times New Roman" w:cs="Times New Roman"/>
          <w:i/>
          <w:iCs/>
          <w:lang w:val="en-GB" w:eastAsia="en-GB"/>
        </w:rPr>
        <w:t>law practice</w:t>
      </w:r>
      <w:r w:rsidRPr="00267633">
        <w:rPr>
          <w:rFonts w:ascii="Times New Roman" w:eastAsia="Calibri" w:hAnsi="Times New Roman" w:cs="Times New Roman"/>
          <w:lang w:val="en-GB" w:eastAsia="en-GB"/>
        </w:rPr>
        <w:t>], [</w:t>
      </w:r>
      <w:r w:rsidRPr="00267633">
        <w:rPr>
          <w:rFonts w:ascii="Times New Roman" w:eastAsia="Calibri" w:hAnsi="Times New Roman" w:cs="Times New Roman"/>
          <w:i/>
          <w:iCs/>
          <w:lang w:val="en-GB" w:eastAsia="en-GB"/>
        </w:rPr>
        <w:t>law practice UEN</w:t>
      </w:r>
      <w:r w:rsidRPr="00267633">
        <w:rPr>
          <w:rFonts w:ascii="Times New Roman" w:eastAsia="Calibri" w:hAnsi="Times New Roman" w:cs="Times New Roman"/>
          <w:lang w:val="en-GB" w:eastAsia="en-GB"/>
        </w:rPr>
        <w:t>], and I am duly authorised to make this application on behalf of [</w:t>
      </w:r>
      <w:r w:rsidRPr="00267633">
        <w:rPr>
          <w:rFonts w:ascii="Times New Roman" w:eastAsia="Calibri" w:hAnsi="Times New Roman" w:cs="Times New Roman"/>
          <w:i/>
          <w:lang w:val="en-GB" w:eastAsia="en-GB"/>
        </w:rPr>
        <w:t>name of</w:t>
      </w:r>
      <w:r w:rsidRPr="00267633">
        <w:rPr>
          <w:rFonts w:ascii="Times New Roman" w:eastAsia="Calibri" w:hAnsi="Times New Roman" w:cs="Times New Roman"/>
          <w:lang w:val="en-GB" w:eastAsia="en-GB"/>
        </w:rPr>
        <w:t xml:space="preserve"> </w:t>
      </w:r>
      <w:r w:rsidRPr="00267633">
        <w:rPr>
          <w:rFonts w:ascii="Times New Roman" w:eastAsia="Calibri" w:hAnsi="Times New Roman" w:cs="Times New Roman"/>
          <w:i/>
          <w:iCs/>
          <w:lang w:val="en-GB" w:eastAsia="en-GB"/>
        </w:rPr>
        <w:t>law practice</w:t>
      </w:r>
      <w:r w:rsidRPr="00267633">
        <w:rPr>
          <w:rFonts w:ascii="Times New Roman" w:eastAsia="Calibri" w:hAnsi="Times New Roman" w:cs="Times New Roman"/>
          <w:lang w:val="en-GB" w:eastAsia="en-GB"/>
        </w:rPr>
        <w:t>].</w:t>
      </w:r>
    </w:p>
    <w:p w14:paraId="77D3027B" w14:textId="77777777" w:rsidR="00267633" w:rsidRPr="00267633" w:rsidRDefault="00267633" w:rsidP="00267633">
      <w:pPr>
        <w:autoSpaceDE w:val="0"/>
        <w:autoSpaceDN w:val="0"/>
        <w:adjustRightInd w:val="0"/>
        <w:spacing w:before="0" w:after="200" w:line="276" w:lineRule="auto"/>
        <w:ind w:left="605" w:hanging="605"/>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2.</w:t>
      </w:r>
      <w:r w:rsidRPr="00267633">
        <w:rPr>
          <w:rFonts w:ascii="Times New Roman" w:eastAsia="Calibri" w:hAnsi="Times New Roman" w:cs="Times New Roman"/>
          <w:lang w:val="en-GB" w:eastAsia="en-GB"/>
        </w:rPr>
        <w:tab/>
        <w:t>The law practice of [</w:t>
      </w:r>
      <w:r w:rsidRPr="00267633">
        <w:rPr>
          <w:rFonts w:ascii="Times New Roman" w:eastAsia="Calibri" w:hAnsi="Times New Roman" w:cs="Times New Roman"/>
          <w:i/>
          <w:lang w:val="en-GB" w:eastAsia="en-GB"/>
        </w:rPr>
        <w:t>name of</w:t>
      </w:r>
      <w:r w:rsidRPr="00267633">
        <w:rPr>
          <w:rFonts w:ascii="Times New Roman" w:eastAsia="Calibri" w:hAnsi="Times New Roman" w:cs="Times New Roman"/>
          <w:lang w:val="en-GB" w:eastAsia="en-GB"/>
        </w:rPr>
        <w:t xml:space="preserve"> </w:t>
      </w:r>
      <w:r w:rsidRPr="00267633">
        <w:rPr>
          <w:rFonts w:ascii="Times New Roman" w:eastAsia="Calibri" w:hAnsi="Times New Roman" w:cs="Times New Roman"/>
          <w:i/>
          <w:iCs/>
          <w:lang w:val="en-GB" w:eastAsia="en-GB"/>
        </w:rPr>
        <w:t>law practice</w:t>
      </w:r>
      <w:r w:rsidRPr="00267633">
        <w:rPr>
          <w:rFonts w:ascii="Times New Roman" w:eastAsia="Calibri" w:hAnsi="Times New Roman" w:cs="Times New Roman"/>
          <w:lang w:val="en-GB" w:eastAsia="en-GB"/>
        </w:rPr>
        <w:t xml:space="preserve">] hereby applies to be a registered user of the electronic filing service, </w:t>
      </w:r>
      <w:proofErr w:type="spellStart"/>
      <w:r w:rsidRPr="00267633">
        <w:rPr>
          <w:rFonts w:ascii="Times New Roman" w:eastAsia="Calibri" w:hAnsi="Times New Roman" w:cs="Times New Roman"/>
          <w:lang w:val="en-GB" w:eastAsia="en-GB"/>
        </w:rPr>
        <w:t>eLitigation</w:t>
      </w:r>
      <w:proofErr w:type="spellEnd"/>
      <w:r w:rsidRPr="00267633">
        <w:rPr>
          <w:rFonts w:ascii="Times New Roman" w:eastAsia="Calibri" w:hAnsi="Times New Roman" w:cs="Times New Roman"/>
          <w:lang w:val="en-GB" w:eastAsia="en-GB"/>
        </w:rPr>
        <w:t xml:space="preserve">, established under Part 18 Division 68 of the Family Justice Rules. </w:t>
      </w:r>
    </w:p>
    <w:p w14:paraId="75133027" w14:textId="77777777" w:rsidR="00267633" w:rsidRPr="00267633" w:rsidRDefault="00267633" w:rsidP="00267633">
      <w:pPr>
        <w:autoSpaceDE w:val="0"/>
        <w:autoSpaceDN w:val="0"/>
        <w:adjustRightInd w:val="0"/>
        <w:spacing w:before="0" w:after="200" w:line="276" w:lineRule="auto"/>
        <w:ind w:left="605" w:hanging="605"/>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3.</w:t>
      </w:r>
      <w:r w:rsidRPr="00267633">
        <w:rPr>
          <w:rFonts w:ascii="Times New Roman" w:eastAsia="Calibri" w:hAnsi="Times New Roman" w:cs="Times New Roman"/>
          <w:lang w:val="en-GB" w:eastAsia="en-GB"/>
        </w:rPr>
        <w:tab/>
        <w:t>As required under Order 63A, I hereby designate (</w:t>
      </w:r>
      <w:r w:rsidRPr="00267633">
        <w:rPr>
          <w:rFonts w:ascii="Times New Roman" w:eastAsia="Calibri" w:hAnsi="Times New Roman" w:cs="Times New Roman"/>
          <w:i/>
          <w:iCs/>
          <w:lang w:val="en-GB" w:eastAsia="en-GB"/>
        </w:rPr>
        <w:t>name of appointed administrator</w:t>
      </w:r>
      <w:r w:rsidRPr="00267633">
        <w:rPr>
          <w:rFonts w:ascii="Times New Roman" w:eastAsia="Calibri" w:hAnsi="Times New Roman" w:cs="Times New Roman"/>
          <w:lang w:val="en-GB" w:eastAsia="en-GB"/>
        </w:rPr>
        <w:t>), NRIC/FIN (</w:t>
      </w:r>
      <w:r w:rsidRPr="00267633">
        <w:rPr>
          <w:rFonts w:ascii="Times New Roman" w:eastAsia="Calibri" w:hAnsi="Times New Roman" w:cs="Times New Roman"/>
          <w:i/>
          <w:iCs/>
          <w:lang w:val="en-GB" w:eastAsia="en-GB"/>
        </w:rPr>
        <w:t>NRIC/FIN number of appointed administrator</w:t>
      </w:r>
      <w:r w:rsidRPr="00267633">
        <w:rPr>
          <w:rFonts w:ascii="Times New Roman" w:eastAsia="Calibri" w:hAnsi="Times New Roman" w:cs="Times New Roman"/>
          <w:lang w:val="en-GB" w:eastAsia="en-GB"/>
        </w:rPr>
        <w:t xml:space="preserve">), as an authorised user to administer the service on behalf of my law practice. The </w:t>
      </w:r>
      <w:proofErr w:type="spellStart"/>
      <w:r w:rsidRPr="00267633">
        <w:rPr>
          <w:rFonts w:ascii="Times New Roman" w:eastAsia="Calibri" w:hAnsi="Times New Roman" w:cs="Times New Roman"/>
          <w:lang w:val="en-GB" w:eastAsia="en-GB"/>
        </w:rPr>
        <w:t>SingPass</w:t>
      </w:r>
      <w:proofErr w:type="spellEnd"/>
      <w:r w:rsidRPr="00267633">
        <w:rPr>
          <w:rFonts w:ascii="Times New Roman" w:eastAsia="Calibri" w:hAnsi="Times New Roman" w:cs="Times New Roman"/>
          <w:lang w:val="en-GB" w:eastAsia="en-GB"/>
        </w:rPr>
        <w:t xml:space="preserve"> identification code of the said authorised user is his NRIC/FIN number.</w:t>
      </w:r>
    </w:p>
    <w:p w14:paraId="7C2B3197" w14:textId="77777777" w:rsidR="00267633" w:rsidRPr="00267633" w:rsidRDefault="003C39EA" w:rsidP="00267633">
      <w:pPr>
        <w:autoSpaceDE w:val="0"/>
        <w:autoSpaceDN w:val="0"/>
        <w:adjustRightInd w:val="0"/>
        <w:spacing w:before="0" w:after="200" w:line="276" w:lineRule="auto"/>
        <w:ind w:left="605" w:hanging="605"/>
        <w:jc w:val="both"/>
        <w:divId w:val="2116439976"/>
        <w:rPr>
          <w:rFonts w:ascii="Times New Roman" w:eastAsia="Calibri" w:hAnsi="Times New Roman" w:cs="Times New Roman"/>
          <w:lang w:val="en-GB" w:eastAsia="en-GB"/>
        </w:rPr>
      </w:pPr>
      <w:r>
        <w:rPr>
          <w:noProof/>
        </w:rPr>
        <mc:AlternateContent>
          <mc:Choice Requires="wps">
            <w:drawing>
              <wp:anchor distT="0" distB="0" distL="114300" distR="114300" simplePos="0" relativeHeight="251662848" behindDoc="0" locked="0" layoutInCell="1" allowOverlap="1" wp14:anchorId="0F0895C1" wp14:editId="5765CD2D">
                <wp:simplePos x="0" y="0"/>
                <wp:positionH relativeFrom="column">
                  <wp:posOffset>3670300</wp:posOffset>
                </wp:positionH>
                <wp:positionV relativeFrom="paragraph">
                  <wp:posOffset>1126490</wp:posOffset>
                </wp:positionV>
                <wp:extent cx="2052955" cy="1784350"/>
                <wp:effectExtent l="0" t="0" r="23495" b="25400"/>
                <wp:wrapNone/>
                <wp:docPr id="16" name="Text Box 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52955" cy="1784350"/>
                        </a:xfrm>
                        <a:prstGeom prst="rect">
                          <a:avLst/>
                        </a:prstGeom>
                        <a:solidFill>
                          <a:srgbClr val="FFFFFF"/>
                        </a:solidFill>
                        <a:ln w="9525">
                          <a:solidFill>
                            <a:srgbClr val="000000"/>
                          </a:solidFill>
                          <a:miter lim="800000"/>
                          <a:headEnd/>
                          <a:tailEnd/>
                        </a:ln>
                      </wps:spPr>
                      <wps:txbx>
                        <w:txbxContent>
                          <w:p w14:paraId="257C6CC0" w14:textId="77777777" w:rsidR="001A4106" w:rsidRPr="001914F5" w:rsidRDefault="001A4106" w:rsidP="00267633">
                            <w:pPr>
                              <w:shd w:val="clear" w:color="auto" w:fill="DDD9C3"/>
                              <w:tabs>
                                <w:tab w:val="left" w:pos="1701"/>
                              </w:tabs>
                              <w:jc w:val="center"/>
                              <w:rPr>
                                <w:rFonts w:ascii="Times New Roman" w:hAnsi="Times New Roman" w:cs="Times New Roman"/>
                                <w:b/>
                              </w:rPr>
                            </w:pPr>
                            <w:permStart w:id="127410301" w:edGrp="everyone"/>
                            <w:r w:rsidRPr="001914F5">
                              <w:rPr>
                                <w:rFonts w:ascii="Times New Roman" w:hAnsi="Times New Roman" w:cs="Times New Roman"/>
                                <w:b/>
                              </w:rPr>
                              <w:t>For Official Use Only</w:t>
                            </w:r>
                          </w:p>
                          <w:tbl>
                            <w:tblPr>
                              <w:tblW w:w="0" w:type="auto"/>
                              <w:jc w:val="center"/>
                              <w:tblBorders>
                                <w:insideH w:val="single" w:sz="4" w:space="0" w:color="auto"/>
                                <w:insideV w:val="single" w:sz="4" w:space="0" w:color="auto"/>
                              </w:tblBorders>
                              <w:tblLook w:val="04A0" w:firstRow="1" w:lastRow="0" w:firstColumn="1" w:lastColumn="0" w:noHBand="0" w:noVBand="1"/>
                            </w:tblPr>
                            <w:tblGrid>
                              <w:gridCol w:w="1522"/>
                              <w:gridCol w:w="1424"/>
                            </w:tblGrid>
                            <w:tr w:rsidR="001A4106" w:rsidRPr="001914F5" w14:paraId="0C256A77" w14:textId="77777777">
                              <w:trPr>
                                <w:jc w:val="center"/>
                              </w:trPr>
                              <w:tc>
                                <w:tcPr>
                                  <w:tcW w:w="1597" w:type="dxa"/>
                                  <w:tcBorders>
                                    <w:top w:val="nil"/>
                                    <w:left w:val="nil"/>
                                    <w:bottom w:val="nil"/>
                                    <w:right w:val="single" w:sz="4" w:space="0" w:color="auto"/>
                                  </w:tcBorders>
                                </w:tcPr>
                                <w:p w14:paraId="3164D825" w14:textId="77777777" w:rsidR="001A4106" w:rsidRPr="001914F5" w:rsidRDefault="001A4106">
                                  <w:pPr>
                                    <w:rPr>
                                      <w:rFonts w:ascii="Times New Roman" w:hAnsi="Times New Roman" w:cs="Times New Roman"/>
                                    </w:rPr>
                                  </w:pPr>
                                  <w:r w:rsidRPr="001914F5">
                                    <w:rPr>
                                      <w:rFonts w:ascii="Times New Roman" w:hAnsi="Times New Roman" w:cs="Times New Roman"/>
                                    </w:rPr>
                                    <w:sym w:font="Wingdings" w:char="F0A8"/>
                                  </w:r>
                                  <w:r w:rsidRPr="001914F5">
                                    <w:rPr>
                                      <w:rFonts w:ascii="Times New Roman" w:hAnsi="Times New Roman" w:cs="Times New Roman"/>
                                    </w:rPr>
                                    <w:t> </w:t>
                                  </w:r>
                                  <w:r w:rsidRPr="001914F5">
                                    <w:rPr>
                                      <w:rFonts w:ascii="Times New Roman" w:hAnsi="Times New Roman" w:cs="Times New Roman"/>
                                    </w:rPr>
                                    <w:t>Approved</w:t>
                                  </w:r>
                                </w:p>
                              </w:tc>
                              <w:tc>
                                <w:tcPr>
                                  <w:tcW w:w="1504" w:type="dxa"/>
                                  <w:tcBorders>
                                    <w:top w:val="nil"/>
                                    <w:left w:val="single" w:sz="4" w:space="0" w:color="auto"/>
                                    <w:bottom w:val="nil"/>
                                    <w:right w:val="nil"/>
                                  </w:tcBorders>
                                </w:tcPr>
                                <w:p w14:paraId="04C4C77B" w14:textId="77777777" w:rsidR="001A4106" w:rsidRPr="001914F5" w:rsidRDefault="001A4106">
                                  <w:pPr>
                                    <w:rPr>
                                      <w:rFonts w:ascii="Times New Roman" w:hAnsi="Times New Roman" w:cs="Times New Roman"/>
                                    </w:rPr>
                                  </w:pPr>
                                  <w:r w:rsidRPr="001914F5">
                                    <w:rPr>
                                      <w:rFonts w:ascii="Times New Roman" w:hAnsi="Times New Roman" w:cs="Times New Roman"/>
                                    </w:rPr>
                                    <w:sym w:font="Wingdings" w:char="F0A8"/>
                                  </w:r>
                                  <w:r w:rsidRPr="001914F5">
                                    <w:rPr>
                                      <w:rFonts w:ascii="Times New Roman" w:hAnsi="Times New Roman" w:cs="Times New Roman"/>
                                    </w:rPr>
                                    <w:t> </w:t>
                                  </w:r>
                                  <w:r w:rsidRPr="001914F5">
                                    <w:rPr>
                                      <w:rFonts w:ascii="Times New Roman" w:hAnsi="Times New Roman" w:cs="Times New Roman"/>
                                    </w:rPr>
                                    <w:t>Rejected</w:t>
                                  </w:r>
                                </w:p>
                              </w:tc>
                            </w:tr>
                          </w:tbl>
                          <w:p w14:paraId="1272143A" w14:textId="77777777" w:rsidR="001A4106" w:rsidRDefault="001A4106" w:rsidP="00267633"/>
                          <w:p w14:paraId="3D7EA300" w14:textId="77777777" w:rsidR="001A4106" w:rsidRDefault="001A4106" w:rsidP="00267633">
                            <w:pPr>
                              <w:pBdr>
                                <w:top w:val="single" w:sz="4" w:space="1" w:color="auto"/>
                              </w:pBdr>
                              <w:jc w:val="center"/>
                            </w:pPr>
                            <w:r>
                              <w:t>Signature/Date</w:t>
                            </w:r>
                          </w:p>
                          <w:p w14:paraId="3E401E1A" w14:textId="77777777" w:rsidR="001A4106" w:rsidRDefault="001A4106" w:rsidP="00267633"/>
                          <w:p w14:paraId="3CCFA2E3" w14:textId="77777777" w:rsidR="001A4106" w:rsidRDefault="001A4106" w:rsidP="00267633"/>
                          <w:p w14:paraId="04A8B755" w14:textId="77777777" w:rsidR="001A4106" w:rsidRDefault="001A4106" w:rsidP="00267633">
                            <w:pPr>
                              <w:pBdr>
                                <w:top w:val="single" w:sz="4" w:space="1" w:color="auto"/>
                              </w:pBdr>
                              <w:jc w:val="center"/>
                            </w:pPr>
                            <w:r>
                              <w:t>Name/Designation</w:t>
                            </w:r>
                            <w:permEnd w:id="127410301"/>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F0895C1" id="Text Box 88" o:spid="_x0000_s1033" type="#_x0000_t202" style="position:absolute;left:0;text-align:left;margin-left:289pt;margin-top:88.7pt;width:161.65pt;height:140.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">
                <v:textbox>
                  <w:txbxContent>
                    <w:p w14:paraId="257C6CC0" w14:textId="77777777" w:rsidR="001A4106" w:rsidRPr="001914F5" w:rsidRDefault="001A4106" w:rsidP="00267633">
                      <w:pPr>
                        <w:shd w:val="clear" w:color="auto" w:fill="DDD9C3"/>
                        <w:tabs>
                          <w:tab w:val="left" w:pos="1701"/>
                        </w:tabs>
                        <w:jc w:val="center"/>
                        <w:rPr>
                          <w:rFonts w:ascii="Times New Roman" w:hAnsi="Times New Roman" w:cs="Times New Roman"/>
                          <w:b/>
                        </w:rPr>
                      </w:pPr>
                      <w:permStart w:id="127410301" w:edGrp="everyone"/>
                      <w:r w:rsidRPr="001914F5">
                        <w:rPr>
                          <w:rFonts w:ascii="Times New Roman" w:hAnsi="Times New Roman" w:cs="Times New Roman"/>
                          <w:b/>
                        </w:rPr>
                        <w:t>For Official Use Only</w:t>
                      </w:r>
                    </w:p>
                    <w:tbl>
                      <w:tblPr>
                        <w:tblW w:w="0" w:type="auto"/>
                        <w:jc w:val="center"/>
                        <w:tblBorders>
                          <w:insideH w:val="single" w:sz="4" w:space="0" w:color="auto"/>
                          <w:insideV w:val="single" w:sz="4" w:space="0" w:color="auto"/>
                        </w:tblBorders>
                        <w:tblLook w:val="04A0" w:firstRow="1" w:lastRow="0" w:firstColumn="1" w:lastColumn="0" w:noHBand="0" w:noVBand="1"/>
                      </w:tblPr>
                      <w:tblGrid>
                        <w:gridCol w:w="1522"/>
                        <w:gridCol w:w="1424"/>
                      </w:tblGrid>
                      <w:tr w:rsidR="001A4106" w:rsidRPr="001914F5" w14:paraId="0C256A77" w14:textId="77777777">
                        <w:trPr>
                          <w:jc w:val="center"/>
                        </w:trPr>
                        <w:tc>
                          <w:tcPr>
                            <w:tcW w:w="1597" w:type="dxa"/>
                            <w:tcBorders>
                              <w:top w:val="nil"/>
                              <w:left w:val="nil"/>
                              <w:bottom w:val="nil"/>
                              <w:right w:val="single" w:sz="4" w:space="0" w:color="auto"/>
                            </w:tcBorders>
                          </w:tcPr>
                          <w:p w14:paraId="3164D825" w14:textId="77777777" w:rsidR="001A4106" w:rsidRPr="001914F5" w:rsidRDefault="001A4106">
                            <w:pPr>
                              <w:rPr>
                                <w:rFonts w:ascii="Times New Roman" w:hAnsi="Times New Roman" w:cs="Times New Roman"/>
                              </w:rPr>
                            </w:pPr>
                            <w:r w:rsidRPr="001914F5">
                              <w:rPr>
                                <w:rFonts w:ascii="Times New Roman" w:hAnsi="Times New Roman" w:cs="Times New Roman"/>
                              </w:rPr>
                              <w:sym w:font="Wingdings" w:char="F0A8"/>
                            </w:r>
                            <w:r w:rsidRPr="001914F5">
                              <w:rPr>
                                <w:rFonts w:ascii="Times New Roman" w:hAnsi="Times New Roman" w:cs="Times New Roman"/>
                              </w:rPr>
                              <w:t> </w:t>
                            </w:r>
                            <w:r w:rsidRPr="001914F5">
                              <w:rPr>
                                <w:rFonts w:ascii="Times New Roman" w:hAnsi="Times New Roman" w:cs="Times New Roman"/>
                              </w:rPr>
                              <w:t>Approved</w:t>
                            </w:r>
                          </w:p>
                        </w:tc>
                        <w:tc>
                          <w:tcPr>
                            <w:tcW w:w="1504" w:type="dxa"/>
                            <w:tcBorders>
                              <w:top w:val="nil"/>
                              <w:left w:val="single" w:sz="4" w:space="0" w:color="auto"/>
                              <w:bottom w:val="nil"/>
                              <w:right w:val="nil"/>
                            </w:tcBorders>
                          </w:tcPr>
                          <w:p w14:paraId="04C4C77B" w14:textId="77777777" w:rsidR="001A4106" w:rsidRPr="001914F5" w:rsidRDefault="001A4106">
                            <w:pPr>
                              <w:rPr>
                                <w:rFonts w:ascii="Times New Roman" w:hAnsi="Times New Roman" w:cs="Times New Roman"/>
                              </w:rPr>
                            </w:pPr>
                            <w:r w:rsidRPr="001914F5">
                              <w:rPr>
                                <w:rFonts w:ascii="Times New Roman" w:hAnsi="Times New Roman" w:cs="Times New Roman"/>
                              </w:rPr>
                              <w:sym w:font="Wingdings" w:char="F0A8"/>
                            </w:r>
                            <w:r w:rsidRPr="001914F5">
                              <w:rPr>
                                <w:rFonts w:ascii="Times New Roman" w:hAnsi="Times New Roman" w:cs="Times New Roman"/>
                              </w:rPr>
                              <w:t> </w:t>
                            </w:r>
                            <w:r w:rsidRPr="001914F5">
                              <w:rPr>
                                <w:rFonts w:ascii="Times New Roman" w:hAnsi="Times New Roman" w:cs="Times New Roman"/>
                              </w:rPr>
                              <w:t>Rejected</w:t>
                            </w:r>
                          </w:p>
                        </w:tc>
                      </w:tr>
                    </w:tbl>
                    <w:p w14:paraId="1272143A" w14:textId="77777777" w:rsidR="001A4106" w:rsidRDefault="001A4106" w:rsidP="00267633"/>
                    <w:p w14:paraId="3D7EA300" w14:textId="77777777" w:rsidR="001A4106" w:rsidRDefault="001A4106" w:rsidP="00267633">
                      <w:pPr>
                        <w:pBdr>
                          <w:top w:val="single" w:sz="4" w:space="1" w:color="auto"/>
                        </w:pBdr>
                        <w:jc w:val="center"/>
                      </w:pPr>
                      <w:r>
                        <w:t>Signature/Date</w:t>
                      </w:r>
                    </w:p>
                    <w:p w14:paraId="3E401E1A" w14:textId="77777777" w:rsidR="001A4106" w:rsidRDefault="001A4106" w:rsidP="00267633"/>
                    <w:p w14:paraId="3CCFA2E3" w14:textId="77777777" w:rsidR="001A4106" w:rsidRDefault="001A4106" w:rsidP="00267633"/>
                    <w:p w14:paraId="04A8B755" w14:textId="77777777" w:rsidR="001A4106" w:rsidRDefault="001A4106" w:rsidP="00267633">
                      <w:pPr>
                        <w:pBdr>
                          <w:top w:val="single" w:sz="4" w:space="1" w:color="auto"/>
                        </w:pBdr>
                        <w:jc w:val="center"/>
                      </w:pPr>
                      <w:r>
                        <w:t>Name/Designation</w:t>
                      </w:r>
                      <w:permEnd w:id="127410301"/>
                    </w:p>
                  </w:txbxContent>
                </v:textbox>
              </v:shape>
            </w:pict>
          </mc:Fallback>
        </mc:AlternateContent>
      </w:r>
      <w:r w:rsidR="00267633" w:rsidRPr="00267633">
        <w:rPr>
          <w:rFonts w:ascii="Times New Roman" w:eastAsia="Calibri" w:hAnsi="Times New Roman" w:cs="Times New Roman"/>
          <w:lang w:val="en-GB" w:eastAsia="en-GB"/>
        </w:rPr>
        <w:t>4.</w:t>
      </w:r>
      <w:r w:rsidR="00267633" w:rsidRPr="00267633">
        <w:rPr>
          <w:rFonts w:ascii="Times New Roman" w:eastAsia="Calibri" w:hAnsi="Times New Roman" w:cs="Times New Roman"/>
          <w:lang w:val="en-GB" w:eastAsia="en-GB"/>
        </w:rPr>
        <w:tab/>
        <w:t xml:space="preserve">The duly completed application form and subscriber agreement with the designated electronic filing service provider, </w:t>
      </w:r>
      <w:proofErr w:type="spellStart"/>
      <w:r w:rsidR="00267633" w:rsidRPr="00267633">
        <w:rPr>
          <w:rFonts w:ascii="Times New Roman" w:eastAsia="Calibri" w:hAnsi="Times New Roman" w:cs="Times New Roman"/>
          <w:lang w:val="en-GB" w:eastAsia="en-GB"/>
        </w:rPr>
        <w:t>CrimsonLogic</w:t>
      </w:r>
      <w:proofErr w:type="spellEnd"/>
      <w:r w:rsidR="00267633" w:rsidRPr="00267633">
        <w:rPr>
          <w:rFonts w:ascii="Times New Roman" w:eastAsia="Calibri" w:hAnsi="Times New Roman" w:cs="Times New Roman"/>
          <w:lang w:val="en-GB" w:eastAsia="en-GB"/>
        </w:rPr>
        <w:t xml:space="preserve"> Pte Ltd, for the use of the electronic filing service, </w:t>
      </w:r>
      <w:proofErr w:type="spellStart"/>
      <w:r w:rsidR="00267633" w:rsidRPr="00267633">
        <w:rPr>
          <w:rFonts w:ascii="Times New Roman" w:eastAsia="Calibri" w:hAnsi="Times New Roman" w:cs="Times New Roman"/>
          <w:lang w:val="en-GB" w:eastAsia="en-GB"/>
        </w:rPr>
        <w:t>eLitigation</w:t>
      </w:r>
      <w:proofErr w:type="spellEnd"/>
      <w:r w:rsidR="00267633" w:rsidRPr="00267633">
        <w:rPr>
          <w:rFonts w:ascii="Times New Roman" w:eastAsia="Calibri" w:hAnsi="Times New Roman" w:cs="Times New Roman"/>
          <w:lang w:val="en-GB" w:eastAsia="en-GB"/>
        </w:rPr>
        <w:t>, and the duly completed application form for interbank GIRO payment facilities for the payment of all fees and charges incurred by my law practice’s use of the electronic filing service are annexed hereto.</w:t>
      </w:r>
    </w:p>
    <w:p w14:paraId="201A5D93" w14:textId="77777777" w:rsidR="00267633" w:rsidRPr="00267633" w:rsidRDefault="00267633" w:rsidP="00267633">
      <w:pPr>
        <w:autoSpaceDE w:val="0"/>
        <w:autoSpaceDN w:val="0"/>
        <w:adjustRightInd w:val="0"/>
        <w:spacing w:before="0" w:after="200" w:line="276" w:lineRule="auto"/>
        <w:ind w:left="605" w:hanging="605"/>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Yours faithfully</w:t>
      </w:r>
    </w:p>
    <w:p w14:paraId="2E84A3A6" w14:textId="77777777" w:rsidR="00267633" w:rsidRPr="00267633" w:rsidRDefault="00267633" w:rsidP="00267633">
      <w:pPr>
        <w:autoSpaceDE w:val="0"/>
        <w:autoSpaceDN w:val="0"/>
        <w:adjustRightInd w:val="0"/>
        <w:spacing w:before="0" w:after="200" w:line="276" w:lineRule="auto"/>
        <w:ind w:left="605" w:hanging="605"/>
        <w:jc w:val="both"/>
        <w:divId w:val="2116439976"/>
        <w:rPr>
          <w:rFonts w:ascii="Times New Roman" w:eastAsia="Calibri" w:hAnsi="Times New Roman" w:cs="Times New Roman"/>
          <w:lang w:val="en-GB" w:eastAsia="en-GB"/>
        </w:rPr>
      </w:pPr>
    </w:p>
    <w:p w14:paraId="3186E994" w14:textId="77777777" w:rsidR="00267633" w:rsidRPr="00267633" w:rsidRDefault="00267633" w:rsidP="00267633">
      <w:pPr>
        <w:spacing w:before="0" w:after="0" w:line="240" w:lineRule="auto"/>
        <w:divId w:val="2116439976"/>
        <w:rPr>
          <w:rFonts w:ascii="Times New Roman" w:eastAsia="Calibri" w:hAnsi="Times New Roman" w:cs="Times New Roman"/>
          <w:i/>
          <w:sz w:val="22"/>
          <w:szCs w:val="22"/>
          <w:lang w:val="en-GB" w:eastAsia="en-GB"/>
        </w:rPr>
      </w:pPr>
      <w:r w:rsidRPr="00267633">
        <w:rPr>
          <w:rFonts w:ascii="Times New Roman" w:eastAsia="Calibri" w:hAnsi="Times New Roman" w:cs="Times New Roman"/>
          <w:i/>
          <w:sz w:val="22"/>
          <w:szCs w:val="22"/>
          <w:lang w:val="en-GB" w:eastAsia="en-GB"/>
        </w:rPr>
        <w:t>[Signature of authorised signatory]</w:t>
      </w:r>
    </w:p>
    <w:p w14:paraId="1FBB972D" w14:textId="77777777" w:rsidR="00267633" w:rsidRPr="00267633" w:rsidRDefault="00267633" w:rsidP="00267633">
      <w:pPr>
        <w:spacing w:before="0" w:after="0" w:line="240" w:lineRule="auto"/>
        <w:divId w:val="2116439976"/>
        <w:rPr>
          <w:rFonts w:ascii="Times New Roman" w:eastAsia="Calibri" w:hAnsi="Times New Roman" w:cs="Times New Roman"/>
          <w:lang w:val="en-US" w:eastAsia="en-GB"/>
        </w:rPr>
      </w:pPr>
      <w:r w:rsidRPr="00267633">
        <w:rPr>
          <w:rFonts w:ascii="Times New Roman" w:eastAsia="Calibri" w:hAnsi="Times New Roman" w:cs="Times New Roman"/>
          <w:i/>
          <w:sz w:val="22"/>
          <w:szCs w:val="22"/>
          <w:lang w:val="en-GB" w:eastAsia="en-GB"/>
        </w:rPr>
        <w:t>[Name and designation of authorised signatory]</w:t>
      </w:r>
    </w:p>
    <w:p w14:paraId="7AA36CF7" w14:textId="77777777" w:rsidR="00267633" w:rsidRPr="00267633" w:rsidRDefault="00267633" w:rsidP="00267633">
      <w:pPr>
        <w:spacing w:before="0" w:after="0" w:line="240" w:lineRule="auto"/>
        <w:divId w:val="2116439976"/>
        <w:rPr>
          <w:rFonts w:cs="Times New Roman"/>
          <w:sz w:val="20"/>
          <w:szCs w:val="20"/>
          <w:lang w:val="en-GB" w:eastAsia="zh-CN"/>
        </w:rPr>
      </w:pPr>
    </w:p>
    <w:tbl>
      <w:tblPr>
        <w:tblW w:w="0" w:type="auto"/>
        <w:tblLayout w:type="fixed"/>
        <w:tblLook w:val="0000" w:firstRow="0" w:lastRow="0" w:firstColumn="0" w:lastColumn="0" w:noHBand="0" w:noVBand="0"/>
      </w:tblPr>
      <w:tblGrid>
        <w:gridCol w:w="2600"/>
        <w:gridCol w:w="2600"/>
        <w:gridCol w:w="2600"/>
      </w:tblGrid>
      <w:tr w:rsidR="00267633" w:rsidRPr="00267633" w14:paraId="493E3F4D" w14:textId="77777777" w:rsidTr="00267633">
        <w:trPr>
          <w:divId w:val="2116439976"/>
        </w:trPr>
        <w:tc>
          <w:tcPr>
            <w:tcW w:w="2600" w:type="dxa"/>
          </w:tcPr>
          <w:p w14:paraId="6A9834D7" w14:textId="77777777" w:rsidR="00267633" w:rsidRPr="00267633" w:rsidRDefault="00267633" w:rsidP="00267633">
            <w:pPr>
              <w:tabs>
                <w:tab w:val="left" w:pos="-720"/>
              </w:tabs>
              <w:suppressAutoHyphens/>
              <w:spacing w:before="0" w:after="0" w:line="240" w:lineRule="auto"/>
              <w:rPr>
                <w:rFonts w:ascii="Times New Roman" w:hAnsi="Times New Roman" w:cs="Times New Roman"/>
                <w:sz w:val="18"/>
                <w:szCs w:val="20"/>
                <w:lang w:val="en-GB" w:eastAsia="zh-CN"/>
              </w:rPr>
            </w:pPr>
          </w:p>
        </w:tc>
        <w:tc>
          <w:tcPr>
            <w:tcW w:w="2600" w:type="dxa"/>
          </w:tcPr>
          <w:p w14:paraId="6C3018B5" w14:textId="77777777" w:rsidR="00267633" w:rsidRPr="00267633" w:rsidRDefault="00267633" w:rsidP="00267633">
            <w:pPr>
              <w:keepNext/>
              <w:spacing w:before="0" w:after="0" w:line="240" w:lineRule="auto"/>
              <w:jc w:val="center"/>
              <w:outlineLvl w:val="1"/>
              <w:rPr>
                <w:rFonts w:ascii="Times New Roman" w:hAnsi="Times New Roman"/>
                <w:b/>
                <w:bCs/>
                <w:iCs/>
                <w:spacing w:val="-3"/>
                <w:szCs w:val="28"/>
                <w:lang w:val="en-GB" w:eastAsia="zh-CN"/>
              </w:rPr>
            </w:pPr>
            <w:bookmarkStart w:id="188" w:name="form23"/>
            <w:bookmarkEnd w:id="188"/>
          </w:p>
        </w:tc>
        <w:tc>
          <w:tcPr>
            <w:tcW w:w="2600" w:type="dxa"/>
          </w:tcPr>
          <w:p w14:paraId="0C30DA95" w14:textId="77777777" w:rsidR="00267633" w:rsidRPr="00267633" w:rsidRDefault="00267633" w:rsidP="00267633">
            <w:pPr>
              <w:tabs>
                <w:tab w:val="left" w:pos="-720"/>
              </w:tabs>
              <w:suppressAutoHyphens/>
              <w:spacing w:before="0" w:after="0" w:line="240" w:lineRule="auto"/>
              <w:jc w:val="center"/>
              <w:rPr>
                <w:rFonts w:ascii="Times New Roman" w:hAnsi="Times New Roman" w:cs="Times New Roman"/>
                <w:szCs w:val="20"/>
                <w:lang w:val="en-GB" w:eastAsia="zh-CN"/>
              </w:rPr>
            </w:pPr>
          </w:p>
        </w:tc>
      </w:tr>
    </w:tbl>
    <w:p w14:paraId="740F3726" w14:textId="77777777" w:rsidR="00267633" w:rsidRPr="00267633" w:rsidRDefault="00267633" w:rsidP="00267633">
      <w:pPr>
        <w:tabs>
          <w:tab w:val="left" w:pos="-720"/>
        </w:tabs>
        <w:suppressAutoHyphens/>
        <w:spacing w:before="0" w:after="0"/>
        <w:ind w:right="26"/>
        <w:jc w:val="center"/>
        <w:divId w:val="2116439976"/>
        <w:rPr>
          <w:rFonts w:ascii="Times New Roman" w:hAnsi="Times New Roman" w:cs="Times New Roman"/>
          <w:szCs w:val="20"/>
          <w:lang w:val="en-GB" w:eastAsia="zh-CN"/>
        </w:rPr>
      </w:pPr>
    </w:p>
    <w:p w14:paraId="06C3A644" w14:textId="77777777" w:rsidR="00267633" w:rsidRPr="00267633" w:rsidRDefault="00267633" w:rsidP="00267633">
      <w:pPr>
        <w:keepNext/>
        <w:spacing w:before="240" w:after="60" w:line="240" w:lineRule="auto"/>
        <w:jc w:val="center"/>
        <w:outlineLvl w:val="1"/>
        <w:divId w:val="2116439976"/>
        <w:rPr>
          <w:rFonts w:ascii="Times New Roman" w:hAnsi="Times New Roman"/>
          <w:bCs/>
          <w:iCs/>
          <w:spacing w:val="-3"/>
          <w:szCs w:val="28"/>
          <w:lang w:val="en-GB" w:eastAsia="zh-CN"/>
        </w:rPr>
      </w:pPr>
      <w:bookmarkStart w:id="189" w:name="_Toc66445380"/>
      <w:bookmarkStart w:id="190" w:name="_Toc81709937"/>
      <w:bookmarkStart w:id="191" w:name="_Toc81710662"/>
      <w:bookmarkStart w:id="192" w:name="_Toc81717568"/>
      <w:bookmarkStart w:id="193" w:name="_Toc122854448"/>
      <w:bookmarkStart w:id="194" w:name="_Toc122854828"/>
      <w:bookmarkStart w:id="195" w:name="_Toc243995906"/>
      <w:r w:rsidRPr="00267633">
        <w:rPr>
          <w:rFonts w:ascii="Times New Roman" w:hAnsi="Times New Roman"/>
          <w:bCs/>
          <w:iCs/>
          <w:spacing w:val="-3"/>
          <w:szCs w:val="28"/>
          <w:lang w:val="en-GB" w:eastAsia="zh-CN"/>
        </w:rPr>
        <w:lastRenderedPageBreak/>
        <w:t>FORM 258</w:t>
      </w:r>
    </w:p>
    <w:p w14:paraId="1ACE431E" w14:textId="77777777" w:rsidR="00267633" w:rsidRPr="00267633" w:rsidRDefault="00267633" w:rsidP="00267633">
      <w:pPr>
        <w:keepNext/>
        <w:spacing w:before="240" w:after="60" w:line="240" w:lineRule="auto"/>
        <w:outlineLvl w:val="1"/>
        <w:divId w:val="2116439976"/>
        <w:rPr>
          <w:rFonts w:ascii="Times New Roman" w:hAnsi="Times New Roman"/>
          <w:bCs/>
          <w:iCs/>
          <w:spacing w:val="-3"/>
          <w:sz w:val="22"/>
          <w:szCs w:val="22"/>
          <w:lang w:val="en-GB" w:eastAsia="zh-CN"/>
        </w:rPr>
      </w:pPr>
      <w:r w:rsidRPr="00267633">
        <w:rPr>
          <w:rFonts w:ascii="Times New Roman" w:hAnsi="Times New Roman"/>
          <w:bCs/>
          <w:iCs/>
          <w:spacing w:val="-3"/>
          <w:sz w:val="22"/>
          <w:szCs w:val="22"/>
          <w:lang w:val="en-GB" w:eastAsia="zh-CN"/>
        </w:rPr>
        <w:t>Para 157</w:t>
      </w:r>
    </w:p>
    <w:p w14:paraId="75F18327" w14:textId="77777777" w:rsidR="00267633" w:rsidRPr="00267633" w:rsidRDefault="00267633" w:rsidP="00267633">
      <w:pPr>
        <w:keepNext/>
        <w:spacing w:before="240" w:after="60" w:line="240" w:lineRule="auto"/>
        <w:jc w:val="center"/>
        <w:outlineLvl w:val="1"/>
        <w:divId w:val="2116439976"/>
        <w:rPr>
          <w:rFonts w:ascii="Times New Roman" w:hAnsi="Times New Roman"/>
          <w:b/>
          <w:bCs/>
          <w:iCs/>
          <w:spacing w:val="-3"/>
          <w:szCs w:val="28"/>
          <w:lang w:val="en-GB" w:eastAsia="zh-CN"/>
        </w:rPr>
      </w:pPr>
      <w:r w:rsidRPr="00267633">
        <w:rPr>
          <w:rFonts w:ascii="Times New Roman" w:hAnsi="Times New Roman"/>
          <w:b/>
          <w:bCs/>
          <w:iCs/>
          <w:spacing w:val="-3"/>
          <w:szCs w:val="28"/>
          <w:lang w:val="en-GB" w:eastAsia="zh-CN"/>
        </w:rPr>
        <w:t>REQUISITION FOR IMPRESSED STAMPS</w:t>
      </w:r>
      <w:bookmarkEnd w:id="189"/>
      <w:bookmarkEnd w:id="190"/>
      <w:bookmarkEnd w:id="191"/>
      <w:bookmarkEnd w:id="192"/>
      <w:bookmarkEnd w:id="193"/>
      <w:bookmarkEnd w:id="194"/>
      <w:bookmarkEnd w:id="195"/>
    </w:p>
    <w:p w14:paraId="4D416448"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 w:val="20"/>
          <w:szCs w:val="20"/>
          <w:lang w:val="en-GB" w:eastAsia="zh-CN"/>
        </w:rPr>
      </w:pPr>
    </w:p>
    <w:p w14:paraId="60B0F466"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 w:val="20"/>
          <w:szCs w:val="20"/>
          <w:lang w:val="en-GB" w:eastAsia="zh-CN"/>
        </w:rPr>
      </w:pPr>
    </w:p>
    <w:p w14:paraId="7F9CC983" w14:textId="77777777" w:rsidR="00267633" w:rsidRPr="00267633" w:rsidRDefault="00267633" w:rsidP="00267633">
      <w:pPr>
        <w:tabs>
          <w:tab w:val="center" w:pos="4513"/>
        </w:tabs>
        <w:suppressAutoHyphens/>
        <w:spacing w:before="0" w:after="0" w:line="240" w:lineRule="auto"/>
        <w:jc w:val="center"/>
        <w:divId w:val="2116439976"/>
        <w:rPr>
          <w:rFonts w:ascii="Times New Roman" w:hAnsi="Times New Roman" w:cs="Times New Roman"/>
          <w:b/>
          <w:spacing w:val="-2"/>
          <w:sz w:val="20"/>
          <w:szCs w:val="20"/>
          <w:lang w:val="en-GB" w:eastAsia="zh-CN"/>
        </w:rPr>
      </w:pPr>
      <w:r w:rsidRPr="00267633">
        <w:rPr>
          <w:rFonts w:ascii="Times New Roman" w:hAnsi="Times New Roman" w:cs="Times New Roman"/>
          <w:b/>
          <w:spacing w:val="-2"/>
          <w:sz w:val="20"/>
          <w:szCs w:val="20"/>
          <w:lang w:val="en-GB" w:eastAsia="zh-CN"/>
        </w:rPr>
        <w:t>FAMILY JUSTICE COURTS, SINGAPORE</w:t>
      </w:r>
    </w:p>
    <w:p w14:paraId="3CEBAC56" w14:textId="77777777" w:rsidR="00267633" w:rsidRPr="00267633" w:rsidRDefault="00267633" w:rsidP="00267633">
      <w:pPr>
        <w:tabs>
          <w:tab w:val="center" w:pos="4513"/>
        </w:tabs>
        <w:suppressAutoHyphens/>
        <w:spacing w:before="0" w:after="0" w:line="240" w:lineRule="auto"/>
        <w:jc w:val="center"/>
        <w:divId w:val="2116439976"/>
        <w:rPr>
          <w:rFonts w:ascii="Times New Roman" w:hAnsi="Times New Roman" w:cs="Times New Roman"/>
          <w:b/>
          <w:spacing w:val="-2"/>
          <w:sz w:val="20"/>
          <w:szCs w:val="20"/>
          <w:lang w:val="en-GB" w:eastAsia="zh-CN"/>
        </w:rPr>
      </w:pPr>
      <w:r w:rsidRPr="00267633">
        <w:rPr>
          <w:rFonts w:ascii="Times New Roman" w:hAnsi="Times New Roman" w:cs="Times New Roman"/>
          <w:b/>
          <w:spacing w:val="-2"/>
          <w:sz w:val="20"/>
          <w:szCs w:val="20"/>
          <w:lang w:val="en-GB" w:eastAsia="zh-CN"/>
        </w:rPr>
        <w:t>REQUISITION FOR IMPRESSED STAMPS</w:t>
      </w:r>
    </w:p>
    <w:p w14:paraId="383F41EC" w14:textId="77777777" w:rsidR="00267633" w:rsidRPr="00267633" w:rsidRDefault="00267633" w:rsidP="00267633">
      <w:pPr>
        <w:tabs>
          <w:tab w:val="left" w:pos="-720"/>
        </w:tabs>
        <w:suppressAutoHyphens/>
        <w:spacing w:before="0" w:after="0" w:line="240" w:lineRule="auto"/>
        <w:jc w:val="center"/>
        <w:divId w:val="2116439976"/>
        <w:rPr>
          <w:rFonts w:ascii="Times New Roman" w:hAnsi="Times New Roman" w:cs="Times New Roman"/>
          <w:spacing w:val="-2"/>
          <w:sz w:val="20"/>
          <w:szCs w:val="20"/>
          <w:lang w:val="en-GB" w:eastAsia="zh-CN"/>
        </w:rPr>
      </w:pPr>
    </w:p>
    <w:tbl>
      <w:tblPr>
        <w:tblW w:w="0" w:type="auto"/>
        <w:jc w:val="center"/>
        <w:tblLayout w:type="fixed"/>
        <w:tblCellMar>
          <w:left w:w="120" w:type="dxa"/>
          <w:right w:w="120" w:type="dxa"/>
        </w:tblCellMar>
        <w:tblLook w:val="0000" w:firstRow="0" w:lastRow="0" w:firstColumn="0" w:lastColumn="0" w:noHBand="0" w:noVBand="0"/>
      </w:tblPr>
      <w:tblGrid>
        <w:gridCol w:w="3176"/>
        <w:gridCol w:w="1004"/>
        <w:gridCol w:w="999"/>
        <w:gridCol w:w="759"/>
        <w:gridCol w:w="693"/>
        <w:gridCol w:w="693"/>
        <w:gridCol w:w="603"/>
      </w:tblGrid>
      <w:tr w:rsidR="00267633" w:rsidRPr="00267633" w14:paraId="2F2F8142" w14:textId="77777777" w:rsidTr="00267633">
        <w:trPr>
          <w:divId w:val="2116439976"/>
          <w:jc w:val="center"/>
        </w:trPr>
        <w:tc>
          <w:tcPr>
            <w:tcW w:w="6631" w:type="dxa"/>
            <w:gridSpan w:val="5"/>
            <w:tcBorders>
              <w:top w:val="single" w:sz="6" w:space="0" w:color="auto"/>
            </w:tcBorders>
          </w:tcPr>
          <w:p w14:paraId="6DD0DD0A" w14:textId="77777777" w:rsidR="00267633" w:rsidRPr="00267633" w:rsidRDefault="00267633" w:rsidP="00267633">
            <w:pPr>
              <w:tabs>
                <w:tab w:val="left" w:pos="-720"/>
              </w:tabs>
              <w:suppressAutoHyphens/>
              <w:spacing w:after="0" w:line="240" w:lineRule="auto"/>
              <w:rPr>
                <w:rFonts w:ascii="Times New Roman" w:hAnsi="Times New Roman" w:cs="Times New Roman"/>
                <w:b/>
                <w:spacing w:val="-1"/>
                <w:sz w:val="12"/>
                <w:szCs w:val="20"/>
                <w:lang w:val="en-GB" w:eastAsia="zh-CN"/>
              </w:rPr>
            </w:pPr>
            <w:r w:rsidRPr="00267633">
              <w:rPr>
                <w:rFonts w:ascii="Times New Roman" w:hAnsi="Times New Roman" w:cs="Times New Roman"/>
                <w:spacing w:val="-2"/>
                <w:sz w:val="20"/>
                <w:szCs w:val="20"/>
                <w:lang w:val="en-GB" w:eastAsia="zh-CN"/>
              </w:rPr>
              <w:fldChar w:fldCharType="begin"/>
            </w:r>
            <w:r w:rsidRPr="00267633">
              <w:rPr>
                <w:rFonts w:ascii="Times New Roman" w:hAnsi="Times New Roman" w:cs="Times New Roman"/>
                <w:spacing w:val="-2"/>
                <w:sz w:val="20"/>
                <w:szCs w:val="20"/>
                <w:lang w:val="en-GB" w:eastAsia="zh-CN"/>
              </w:rPr>
              <w:instrText xml:space="preserve">PRIVATE </w:instrText>
            </w:r>
            <w:r w:rsidRPr="00267633">
              <w:rPr>
                <w:rFonts w:ascii="Times New Roman" w:hAnsi="Times New Roman" w:cs="Times New Roman"/>
                <w:spacing w:val="-2"/>
                <w:sz w:val="20"/>
                <w:szCs w:val="20"/>
                <w:lang w:val="en-GB" w:eastAsia="zh-CN"/>
              </w:rPr>
              <w:fldChar w:fldCharType="end"/>
            </w:r>
            <w:r w:rsidRPr="00267633">
              <w:rPr>
                <w:rFonts w:ascii="Times New Roman" w:hAnsi="Times New Roman" w:cs="Times New Roman"/>
                <w:b/>
                <w:spacing w:val="-1"/>
                <w:sz w:val="12"/>
                <w:szCs w:val="20"/>
                <w:lang w:val="en-GB" w:eastAsia="zh-CN"/>
              </w:rPr>
              <w:t>Name of Applicant</w:t>
            </w:r>
          </w:p>
          <w:p w14:paraId="00BCAE77" w14:textId="77777777" w:rsidR="00267633" w:rsidRPr="00267633" w:rsidRDefault="00267633" w:rsidP="00267633">
            <w:pPr>
              <w:tabs>
                <w:tab w:val="left" w:pos="-720"/>
              </w:tabs>
              <w:suppressAutoHyphens/>
              <w:spacing w:before="0" w:after="54" w:line="240" w:lineRule="auto"/>
              <w:rPr>
                <w:rFonts w:ascii="Times New Roman" w:hAnsi="Times New Roman" w:cs="Times New Roman"/>
                <w:b/>
                <w:spacing w:val="-1"/>
                <w:sz w:val="12"/>
                <w:szCs w:val="20"/>
                <w:lang w:val="en-GB" w:eastAsia="zh-CN"/>
              </w:rPr>
            </w:pPr>
          </w:p>
        </w:tc>
        <w:tc>
          <w:tcPr>
            <w:tcW w:w="1296" w:type="dxa"/>
            <w:gridSpan w:val="2"/>
            <w:tcBorders>
              <w:top w:val="single" w:sz="6" w:space="0" w:color="auto"/>
              <w:left w:val="single" w:sz="6" w:space="0" w:color="auto"/>
            </w:tcBorders>
          </w:tcPr>
          <w:p w14:paraId="617DB903"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r w:rsidRPr="00267633">
              <w:rPr>
                <w:rFonts w:ascii="Times New Roman" w:hAnsi="Times New Roman" w:cs="Times New Roman"/>
                <w:b/>
                <w:spacing w:val="-1"/>
                <w:sz w:val="12"/>
                <w:szCs w:val="20"/>
                <w:lang w:val="en-GB" w:eastAsia="zh-CN"/>
              </w:rPr>
              <w:t>Telephone No.</w:t>
            </w:r>
          </w:p>
        </w:tc>
      </w:tr>
      <w:tr w:rsidR="00267633" w:rsidRPr="00267633" w14:paraId="692D2CB1" w14:textId="77777777" w:rsidTr="00267633">
        <w:trPr>
          <w:divId w:val="2116439976"/>
          <w:jc w:val="center"/>
        </w:trPr>
        <w:tc>
          <w:tcPr>
            <w:tcW w:w="7927" w:type="dxa"/>
            <w:gridSpan w:val="7"/>
            <w:tcBorders>
              <w:top w:val="single" w:sz="6" w:space="0" w:color="auto"/>
            </w:tcBorders>
          </w:tcPr>
          <w:p w14:paraId="4C7E85C3" w14:textId="77777777" w:rsidR="00267633" w:rsidRPr="00267633" w:rsidRDefault="00267633" w:rsidP="00267633">
            <w:pPr>
              <w:tabs>
                <w:tab w:val="left" w:pos="-720"/>
              </w:tabs>
              <w:suppressAutoHyphens/>
              <w:spacing w:after="0" w:line="240" w:lineRule="auto"/>
              <w:rPr>
                <w:rFonts w:ascii="Times New Roman" w:hAnsi="Times New Roman" w:cs="Times New Roman"/>
                <w:b/>
                <w:spacing w:val="-1"/>
                <w:sz w:val="12"/>
                <w:szCs w:val="20"/>
                <w:lang w:val="en-GB" w:eastAsia="zh-CN"/>
              </w:rPr>
            </w:pPr>
            <w:r w:rsidRPr="00267633">
              <w:rPr>
                <w:rFonts w:ascii="Times New Roman" w:hAnsi="Times New Roman" w:cs="Times New Roman"/>
                <w:b/>
                <w:spacing w:val="-1"/>
                <w:sz w:val="12"/>
                <w:szCs w:val="20"/>
                <w:lang w:val="en-GB" w:eastAsia="zh-CN"/>
              </w:rPr>
              <w:t>Address</w:t>
            </w:r>
          </w:p>
          <w:p w14:paraId="2CDE59F1" w14:textId="77777777" w:rsidR="00267633" w:rsidRPr="00267633" w:rsidRDefault="00267633" w:rsidP="00267633">
            <w:pPr>
              <w:tabs>
                <w:tab w:val="left" w:pos="-720"/>
              </w:tabs>
              <w:suppressAutoHyphens/>
              <w:spacing w:before="0" w:after="54" w:line="240" w:lineRule="auto"/>
              <w:rPr>
                <w:rFonts w:ascii="Times New Roman" w:hAnsi="Times New Roman" w:cs="Times New Roman"/>
                <w:b/>
                <w:spacing w:val="-1"/>
                <w:sz w:val="12"/>
                <w:szCs w:val="20"/>
                <w:lang w:val="en-GB" w:eastAsia="zh-CN"/>
              </w:rPr>
            </w:pPr>
          </w:p>
        </w:tc>
      </w:tr>
      <w:tr w:rsidR="00267633" w:rsidRPr="00267633" w14:paraId="05B52469" w14:textId="77777777" w:rsidTr="00267633">
        <w:trPr>
          <w:divId w:val="2116439976"/>
          <w:jc w:val="center"/>
        </w:trPr>
        <w:tc>
          <w:tcPr>
            <w:tcW w:w="3176" w:type="dxa"/>
            <w:tcBorders>
              <w:top w:val="single" w:sz="6" w:space="0" w:color="auto"/>
            </w:tcBorders>
          </w:tcPr>
          <w:p w14:paraId="051880B5" w14:textId="77777777" w:rsidR="00267633" w:rsidRPr="00267633" w:rsidRDefault="00267633" w:rsidP="00267633">
            <w:pPr>
              <w:tabs>
                <w:tab w:val="center" w:pos="1339"/>
              </w:tabs>
              <w:suppressAutoHyphens/>
              <w:spacing w:after="54" w:line="240" w:lineRule="auto"/>
              <w:rPr>
                <w:rFonts w:ascii="Times New Roman" w:hAnsi="Times New Roman" w:cs="Times New Roman"/>
                <w:b/>
                <w:spacing w:val="-1"/>
                <w:sz w:val="12"/>
                <w:szCs w:val="20"/>
                <w:lang w:val="en-GB" w:eastAsia="zh-CN"/>
              </w:rPr>
            </w:pPr>
            <w:r w:rsidRPr="00267633">
              <w:rPr>
                <w:rFonts w:ascii="Times New Roman" w:hAnsi="Times New Roman" w:cs="Times New Roman"/>
                <w:b/>
                <w:spacing w:val="-1"/>
                <w:sz w:val="12"/>
                <w:szCs w:val="20"/>
                <w:lang w:val="en-GB" w:eastAsia="zh-CN"/>
              </w:rPr>
              <w:tab/>
              <w:t>Description of document(s) to be stamped</w:t>
            </w:r>
          </w:p>
        </w:tc>
        <w:tc>
          <w:tcPr>
            <w:tcW w:w="1004" w:type="dxa"/>
            <w:tcBorders>
              <w:top w:val="single" w:sz="6" w:space="0" w:color="auto"/>
              <w:left w:val="single" w:sz="6" w:space="0" w:color="auto"/>
            </w:tcBorders>
          </w:tcPr>
          <w:p w14:paraId="180E63A4"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r w:rsidRPr="00267633">
              <w:rPr>
                <w:rFonts w:ascii="Times New Roman" w:hAnsi="Times New Roman" w:cs="Times New Roman"/>
                <w:b/>
                <w:spacing w:val="-1"/>
                <w:sz w:val="12"/>
                <w:szCs w:val="20"/>
                <w:lang w:val="en-GB" w:eastAsia="zh-CN"/>
              </w:rPr>
              <w:t>No. of documents</w:t>
            </w:r>
          </w:p>
        </w:tc>
        <w:tc>
          <w:tcPr>
            <w:tcW w:w="999" w:type="dxa"/>
            <w:tcBorders>
              <w:top w:val="single" w:sz="6" w:space="0" w:color="auto"/>
              <w:left w:val="single" w:sz="6" w:space="0" w:color="auto"/>
            </w:tcBorders>
          </w:tcPr>
          <w:p w14:paraId="7B1153C8"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r w:rsidRPr="00267633">
              <w:rPr>
                <w:rFonts w:ascii="Times New Roman" w:hAnsi="Times New Roman" w:cs="Times New Roman"/>
                <w:b/>
                <w:spacing w:val="-1"/>
                <w:sz w:val="12"/>
                <w:szCs w:val="20"/>
                <w:lang w:val="en-GB" w:eastAsia="zh-CN"/>
              </w:rPr>
              <w:t>No. of pages (if applicable)</w:t>
            </w:r>
          </w:p>
        </w:tc>
        <w:tc>
          <w:tcPr>
            <w:tcW w:w="1452" w:type="dxa"/>
            <w:gridSpan w:val="2"/>
            <w:tcBorders>
              <w:top w:val="single" w:sz="6" w:space="0" w:color="auto"/>
              <w:left w:val="single" w:sz="6" w:space="0" w:color="auto"/>
            </w:tcBorders>
          </w:tcPr>
          <w:p w14:paraId="62C80B40" w14:textId="77777777" w:rsidR="00267633" w:rsidRPr="00267633" w:rsidRDefault="00267633" w:rsidP="00267633">
            <w:pPr>
              <w:tabs>
                <w:tab w:val="left" w:pos="-720"/>
              </w:tabs>
              <w:suppressAutoHyphens/>
              <w:spacing w:after="0" w:line="240" w:lineRule="auto"/>
              <w:rPr>
                <w:rFonts w:ascii="Times New Roman" w:hAnsi="Times New Roman" w:cs="Times New Roman"/>
                <w:b/>
                <w:spacing w:val="-1"/>
                <w:sz w:val="12"/>
                <w:szCs w:val="20"/>
                <w:lang w:val="en-GB" w:eastAsia="zh-CN"/>
              </w:rPr>
            </w:pPr>
            <w:r w:rsidRPr="00267633">
              <w:rPr>
                <w:rFonts w:ascii="Times New Roman" w:hAnsi="Times New Roman" w:cs="Times New Roman"/>
                <w:b/>
                <w:spacing w:val="-1"/>
                <w:sz w:val="12"/>
                <w:szCs w:val="20"/>
                <w:lang w:val="en-GB" w:eastAsia="zh-CN"/>
              </w:rPr>
              <w:t>Duty on each document</w:t>
            </w:r>
          </w:p>
          <w:p w14:paraId="2F649029" w14:textId="77777777" w:rsidR="00267633" w:rsidRPr="00267633" w:rsidRDefault="00267633" w:rsidP="00267633">
            <w:pPr>
              <w:tabs>
                <w:tab w:val="left" w:pos="-720"/>
              </w:tabs>
              <w:suppressAutoHyphens/>
              <w:spacing w:before="0" w:after="54" w:line="240" w:lineRule="auto"/>
              <w:rPr>
                <w:rFonts w:ascii="Times New Roman" w:hAnsi="Times New Roman" w:cs="Times New Roman"/>
                <w:b/>
                <w:spacing w:val="-1"/>
                <w:sz w:val="12"/>
                <w:szCs w:val="20"/>
                <w:lang w:val="en-GB" w:eastAsia="zh-CN"/>
              </w:rPr>
            </w:pPr>
            <w:r w:rsidRPr="00267633">
              <w:rPr>
                <w:rFonts w:ascii="Times New Roman" w:hAnsi="Times New Roman" w:cs="Times New Roman"/>
                <w:b/>
                <w:spacing w:val="-1"/>
                <w:sz w:val="12"/>
                <w:szCs w:val="20"/>
                <w:lang w:val="en-GB" w:eastAsia="zh-CN"/>
              </w:rPr>
              <w:t xml:space="preserve">     $                C</w:t>
            </w:r>
          </w:p>
        </w:tc>
        <w:tc>
          <w:tcPr>
            <w:tcW w:w="1296" w:type="dxa"/>
            <w:gridSpan w:val="2"/>
            <w:tcBorders>
              <w:top w:val="single" w:sz="6" w:space="0" w:color="auto"/>
              <w:left w:val="single" w:sz="6" w:space="0" w:color="auto"/>
            </w:tcBorders>
          </w:tcPr>
          <w:p w14:paraId="3FFB3CAD" w14:textId="77777777" w:rsidR="00267633" w:rsidRPr="00267633" w:rsidRDefault="00267633" w:rsidP="00267633">
            <w:pPr>
              <w:tabs>
                <w:tab w:val="center" w:pos="485"/>
              </w:tabs>
              <w:suppressAutoHyphens/>
              <w:spacing w:after="0" w:line="240" w:lineRule="auto"/>
              <w:rPr>
                <w:rFonts w:ascii="Times New Roman" w:hAnsi="Times New Roman" w:cs="Times New Roman"/>
                <w:b/>
                <w:spacing w:val="-1"/>
                <w:sz w:val="12"/>
                <w:szCs w:val="20"/>
                <w:lang w:val="en-GB" w:eastAsia="zh-CN"/>
              </w:rPr>
            </w:pPr>
            <w:r w:rsidRPr="00267633">
              <w:rPr>
                <w:rFonts w:ascii="Times New Roman" w:hAnsi="Times New Roman" w:cs="Times New Roman"/>
                <w:b/>
                <w:spacing w:val="-1"/>
                <w:sz w:val="12"/>
                <w:szCs w:val="20"/>
                <w:lang w:val="en-GB" w:eastAsia="zh-CN"/>
              </w:rPr>
              <w:tab/>
              <w:t>Total</w:t>
            </w:r>
          </w:p>
          <w:p w14:paraId="24539323" w14:textId="77777777" w:rsidR="00267633" w:rsidRPr="00267633" w:rsidRDefault="00267633" w:rsidP="00267633">
            <w:pPr>
              <w:tabs>
                <w:tab w:val="left" w:pos="-720"/>
              </w:tabs>
              <w:suppressAutoHyphens/>
              <w:spacing w:before="0" w:after="0" w:line="240" w:lineRule="auto"/>
              <w:rPr>
                <w:rFonts w:ascii="Times New Roman" w:hAnsi="Times New Roman" w:cs="Times New Roman"/>
                <w:b/>
                <w:spacing w:val="-1"/>
                <w:sz w:val="12"/>
                <w:szCs w:val="20"/>
                <w:lang w:val="en-GB" w:eastAsia="zh-CN"/>
              </w:rPr>
            </w:pPr>
          </w:p>
          <w:p w14:paraId="35407AD6" w14:textId="77777777" w:rsidR="00267633" w:rsidRPr="00267633" w:rsidRDefault="00267633" w:rsidP="00267633">
            <w:pPr>
              <w:tabs>
                <w:tab w:val="left" w:pos="-720"/>
              </w:tabs>
              <w:suppressAutoHyphens/>
              <w:spacing w:before="0" w:after="54" w:line="240" w:lineRule="auto"/>
              <w:rPr>
                <w:rFonts w:ascii="Times New Roman" w:hAnsi="Times New Roman" w:cs="Times New Roman"/>
                <w:b/>
                <w:spacing w:val="-1"/>
                <w:sz w:val="12"/>
                <w:szCs w:val="20"/>
                <w:lang w:val="en-GB" w:eastAsia="zh-CN"/>
              </w:rPr>
            </w:pPr>
            <w:r w:rsidRPr="00267633">
              <w:rPr>
                <w:rFonts w:ascii="Times New Roman" w:hAnsi="Times New Roman" w:cs="Times New Roman"/>
                <w:b/>
                <w:spacing w:val="-1"/>
                <w:sz w:val="12"/>
                <w:szCs w:val="20"/>
                <w:lang w:val="en-GB" w:eastAsia="zh-CN"/>
              </w:rPr>
              <w:t xml:space="preserve">      $           C</w:t>
            </w:r>
          </w:p>
        </w:tc>
      </w:tr>
      <w:tr w:rsidR="00267633" w:rsidRPr="00267633" w14:paraId="5C6E5527" w14:textId="77777777" w:rsidTr="00267633">
        <w:trPr>
          <w:divId w:val="2116439976"/>
          <w:jc w:val="center"/>
        </w:trPr>
        <w:tc>
          <w:tcPr>
            <w:tcW w:w="3176" w:type="dxa"/>
            <w:tcBorders>
              <w:top w:val="single" w:sz="6" w:space="0" w:color="auto"/>
            </w:tcBorders>
          </w:tcPr>
          <w:p w14:paraId="11427A42"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r w:rsidRPr="00267633">
              <w:rPr>
                <w:rFonts w:ascii="Times New Roman" w:hAnsi="Times New Roman" w:cs="Times New Roman"/>
                <w:b/>
                <w:spacing w:val="-1"/>
                <w:sz w:val="12"/>
                <w:szCs w:val="20"/>
                <w:lang w:val="en-GB" w:eastAsia="zh-CN"/>
              </w:rPr>
              <w:t>1</w:t>
            </w:r>
          </w:p>
        </w:tc>
        <w:tc>
          <w:tcPr>
            <w:tcW w:w="1004" w:type="dxa"/>
            <w:tcBorders>
              <w:top w:val="single" w:sz="6" w:space="0" w:color="auto"/>
              <w:left w:val="single" w:sz="6" w:space="0" w:color="auto"/>
            </w:tcBorders>
          </w:tcPr>
          <w:p w14:paraId="3E58EC9A"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c>
          <w:tcPr>
            <w:tcW w:w="999" w:type="dxa"/>
            <w:tcBorders>
              <w:top w:val="single" w:sz="6" w:space="0" w:color="auto"/>
              <w:left w:val="single" w:sz="6" w:space="0" w:color="auto"/>
            </w:tcBorders>
          </w:tcPr>
          <w:p w14:paraId="74799361"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c>
          <w:tcPr>
            <w:tcW w:w="759" w:type="dxa"/>
            <w:tcBorders>
              <w:top w:val="single" w:sz="6" w:space="0" w:color="auto"/>
              <w:left w:val="single" w:sz="6" w:space="0" w:color="auto"/>
            </w:tcBorders>
          </w:tcPr>
          <w:p w14:paraId="7717DC5B"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c>
          <w:tcPr>
            <w:tcW w:w="693" w:type="dxa"/>
            <w:tcBorders>
              <w:top w:val="single" w:sz="6" w:space="0" w:color="auto"/>
              <w:left w:val="single" w:sz="6" w:space="0" w:color="auto"/>
            </w:tcBorders>
          </w:tcPr>
          <w:p w14:paraId="696D9374"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c>
          <w:tcPr>
            <w:tcW w:w="693" w:type="dxa"/>
            <w:tcBorders>
              <w:top w:val="single" w:sz="6" w:space="0" w:color="auto"/>
              <w:left w:val="single" w:sz="6" w:space="0" w:color="auto"/>
            </w:tcBorders>
          </w:tcPr>
          <w:p w14:paraId="2BBEC7D9"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c>
          <w:tcPr>
            <w:tcW w:w="603" w:type="dxa"/>
            <w:tcBorders>
              <w:top w:val="single" w:sz="6" w:space="0" w:color="auto"/>
              <w:left w:val="single" w:sz="6" w:space="0" w:color="auto"/>
            </w:tcBorders>
          </w:tcPr>
          <w:p w14:paraId="5105893A"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r>
      <w:tr w:rsidR="00267633" w:rsidRPr="00267633" w14:paraId="09B0703F" w14:textId="77777777" w:rsidTr="00267633">
        <w:trPr>
          <w:divId w:val="2116439976"/>
          <w:jc w:val="center"/>
        </w:trPr>
        <w:tc>
          <w:tcPr>
            <w:tcW w:w="3176" w:type="dxa"/>
            <w:tcBorders>
              <w:top w:val="single" w:sz="6" w:space="0" w:color="auto"/>
            </w:tcBorders>
          </w:tcPr>
          <w:p w14:paraId="0FC5A644"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r w:rsidRPr="00267633">
              <w:rPr>
                <w:rFonts w:ascii="Times New Roman" w:hAnsi="Times New Roman" w:cs="Times New Roman"/>
                <w:b/>
                <w:spacing w:val="-1"/>
                <w:sz w:val="12"/>
                <w:szCs w:val="20"/>
                <w:lang w:val="en-GB" w:eastAsia="zh-CN"/>
              </w:rPr>
              <w:t>2</w:t>
            </w:r>
          </w:p>
        </w:tc>
        <w:tc>
          <w:tcPr>
            <w:tcW w:w="1004" w:type="dxa"/>
            <w:tcBorders>
              <w:top w:val="single" w:sz="6" w:space="0" w:color="auto"/>
              <w:left w:val="single" w:sz="6" w:space="0" w:color="auto"/>
            </w:tcBorders>
          </w:tcPr>
          <w:p w14:paraId="2C88442A"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c>
          <w:tcPr>
            <w:tcW w:w="999" w:type="dxa"/>
            <w:tcBorders>
              <w:top w:val="single" w:sz="6" w:space="0" w:color="auto"/>
              <w:left w:val="single" w:sz="6" w:space="0" w:color="auto"/>
            </w:tcBorders>
          </w:tcPr>
          <w:p w14:paraId="02ABC159"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c>
          <w:tcPr>
            <w:tcW w:w="759" w:type="dxa"/>
            <w:tcBorders>
              <w:top w:val="single" w:sz="6" w:space="0" w:color="auto"/>
              <w:left w:val="single" w:sz="6" w:space="0" w:color="auto"/>
            </w:tcBorders>
          </w:tcPr>
          <w:p w14:paraId="12252EC1"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c>
          <w:tcPr>
            <w:tcW w:w="693" w:type="dxa"/>
            <w:tcBorders>
              <w:top w:val="single" w:sz="6" w:space="0" w:color="auto"/>
              <w:left w:val="single" w:sz="6" w:space="0" w:color="auto"/>
            </w:tcBorders>
          </w:tcPr>
          <w:p w14:paraId="377F572A"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c>
          <w:tcPr>
            <w:tcW w:w="693" w:type="dxa"/>
            <w:tcBorders>
              <w:top w:val="single" w:sz="6" w:space="0" w:color="auto"/>
              <w:left w:val="single" w:sz="6" w:space="0" w:color="auto"/>
            </w:tcBorders>
          </w:tcPr>
          <w:p w14:paraId="2B3FC7D1"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c>
          <w:tcPr>
            <w:tcW w:w="603" w:type="dxa"/>
            <w:tcBorders>
              <w:top w:val="single" w:sz="6" w:space="0" w:color="auto"/>
              <w:left w:val="single" w:sz="6" w:space="0" w:color="auto"/>
            </w:tcBorders>
          </w:tcPr>
          <w:p w14:paraId="48E1636F"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r>
      <w:tr w:rsidR="00267633" w:rsidRPr="00267633" w14:paraId="3EE8099D" w14:textId="77777777" w:rsidTr="00267633">
        <w:trPr>
          <w:divId w:val="2116439976"/>
          <w:jc w:val="center"/>
        </w:trPr>
        <w:tc>
          <w:tcPr>
            <w:tcW w:w="3176" w:type="dxa"/>
            <w:tcBorders>
              <w:top w:val="single" w:sz="6" w:space="0" w:color="auto"/>
            </w:tcBorders>
          </w:tcPr>
          <w:p w14:paraId="50CEC8F9"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r w:rsidRPr="00267633">
              <w:rPr>
                <w:rFonts w:ascii="Times New Roman" w:hAnsi="Times New Roman" w:cs="Times New Roman"/>
                <w:b/>
                <w:spacing w:val="-1"/>
                <w:sz w:val="12"/>
                <w:szCs w:val="20"/>
                <w:lang w:val="en-GB" w:eastAsia="zh-CN"/>
              </w:rPr>
              <w:t>3</w:t>
            </w:r>
          </w:p>
        </w:tc>
        <w:tc>
          <w:tcPr>
            <w:tcW w:w="1004" w:type="dxa"/>
            <w:tcBorders>
              <w:top w:val="single" w:sz="6" w:space="0" w:color="auto"/>
              <w:left w:val="single" w:sz="6" w:space="0" w:color="auto"/>
            </w:tcBorders>
          </w:tcPr>
          <w:p w14:paraId="2800D91E"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c>
          <w:tcPr>
            <w:tcW w:w="999" w:type="dxa"/>
            <w:tcBorders>
              <w:top w:val="single" w:sz="6" w:space="0" w:color="auto"/>
              <w:left w:val="single" w:sz="6" w:space="0" w:color="auto"/>
            </w:tcBorders>
          </w:tcPr>
          <w:p w14:paraId="43961383"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c>
          <w:tcPr>
            <w:tcW w:w="759" w:type="dxa"/>
            <w:tcBorders>
              <w:top w:val="single" w:sz="6" w:space="0" w:color="auto"/>
              <w:left w:val="single" w:sz="6" w:space="0" w:color="auto"/>
            </w:tcBorders>
          </w:tcPr>
          <w:p w14:paraId="6F776A98"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c>
          <w:tcPr>
            <w:tcW w:w="693" w:type="dxa"/>
            <w:tcBorders>
              <w:top w:val="single" w:sz="6" w:space="0" w:color="auto"/>
              <w:left w:val="single" w:sz="6" w:space="0" w:color="auto"/>
            </w:tcBorders>
          </w:tcPr>
          <w:p w14:paraId="53413989"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c>
          <w:tcPr>
            <w:tcW w:w="693" w:type="dxa"/>
            <w:tcBorders>
              <w:top w:val="single" w:sz="6" w:space="0" w:color="auto"/>
              <w:left w:val="single" w:sz="6" w:space="0" w:color="auto"/>
            </w:tcBorders>
          </w:tcPr>
          <w:p w14:paraId="08492167"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c>
          <w:tcPr>
            <w:tcW w:w="603" w:type="dxa"/>
            <w:tcBorders>
              <w:top w:val="single" w:sz="6" w:space="0" w:color="auto"/>
              <w:left w:val="single" w:sz="6" w:space="0" w:color="auto"/>
            </w:tcBorders>
          </w:tcPr>
          <w:p w14:paraId="78931DB8"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r>
      <w:tr w:rsidR="00267633" w:rsidRPr="00267633" w14:paraId="6BA562A0" w14:textId="77777777" w:rsidTr="00267633">
        <w:trPr>
          <w:divId w:val="2116439976"/>
          <w:jc w:val="center"/>
        </w:trPr>
        <w:tc>
          <w:tcPr>
            <w:tcW w:w="3176" w:type="dxa"/>
            <w:tcBorders>
              <w:top w:val="single" w:sz="6" w:space="0" w:color="auto"/>
            </w:tcBorders>
          </w:tcPr>
          <w:p w14:paraId="66C5A9EB"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r w:rsidRPr="00267633">
              <w:rPr>
                <w:rFonts w:ascii="Times New Roman" w:hAnsi="Times New Roman" w:cs="Times New Roman"/>
                <w:b/>
                <w:spacing w:val="-1"/>
                <w:sz w:val="12"/>
                <w:szCs w:val="20"/>
                <w:lang w:val="en-GB" w:eastAsia="zh-CN"/>
              </w:rPr>
              <w:t>4</w:t>
            </w:r>
          </w:p>
        </w:tc>
        <w:tc>
          <w:tcPr>
            <w:tcW w:w="1004" w:type="dxa"/>
            <w:tcBorders>
              <w:top w:val="single" w:sz="6" w:space="0" w:color="auto"/>
              <w:left w:val="single" w:sz="6" w:space="0" w:color="auto"/>
            </w:tcBorders>
          </w:tcPr>
          <w:p w14:paraId="48148D10"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c>
          <w:tcPr>
            <w:tcW w:w="999" w:type="dxa"/>
            <w:tcBorders>
              <w:top w:val="single" w:sz="6" w:space="0" w:color="auto"/>
              <w:left w:val="single" w:sz="6" w:space="0" w:color="auto"/>
            </w:tcBorders>
          </w:tcPr>
          <w:p w14:paraId="57747FD8"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c>
          <w:tcPr>
            <w:tcW w:w="759" w:type="dxa"/>
            <w:tcBorders>
              <w:top w:val="single" w:sz="6" w:space="0" w:color="auto"/>
              <w:left w:val="single" w:sz="6" w:space="0" w:color="auto"/>
            </w:tcBorders>
          </w:tcPr>
          <w:p w14:paraId="2B5963ED"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c>
          <w:tcPr>
            <w:tcW w:w="693" w:type="dxa"/>
            <w:tcBorders>
              <w:top w:val="single" w:sz="6" w:space="0" w:color="auto"/>
              <w:left w:val="single" w:sz="6" w:space="0" w:color="auto"/>
            </w:tcBorders>
          </w:tcPr>
          <w:p w14:paraId="1F5B4880"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c>
          <w:tcPr>
            <w:tcW w:w="693" w:type="dxa"/>
            <w:tcBorders>
              <w:top w:val="single" w:sz="6" w:space="0" w:color="auto"/>
              <w:left w:val="single" w:sz="6" w:space="0" w:color="auto"/>
            </w:tcBorders>
          </w:tcPr>
          <w:p w14:paraId="0BF92255"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c>
          <w:tcPr>
            <w:tcW w:w="603" w:type="dxa"/>
            <w:tcBorders>
              <w:top w:val="single" w:sz="6" w:space="0" w:color="auto"/>
              <w:left w:val="single" w:sz="6" w:space="0" w:color="auto"/>
            </w:tcBorders>
          </w:tcPr>
          <w:p w14:paraId="6FA6C375"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r>
      <w:tr w:rsidR="00267633" w:rsidRPr="00267633" w14:paraId="2214C960" w14:textId="77777777" w:rsidTr="00267633">
        <w:trPr>
          <w:divId w:val="2116439976"/>
          <w:jc w:val="center"/>
        </w:trPr>
        <w:tc>
          <w:tcPr>
            <w:tcW w:w="3176" w:type="dxa"/>
            <w:tcBorders>
              <w:top w:val="single" w:sz="6" w:space="0" w:color="auto"/>
            </w:tcBorders>
          </w:tcPr>
          <w:p w14:paraId="42C58F88"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r w:rsidRPr="00267633">
              <w:rPr>
                <w:rFonts w:ascii="Times New Roman" w:hAnsi="Times New Roman" w:cs="Times New Roman"/>
                <w:b/>
                <w:spacing w:val="-1"/>
                <w:sz w:val="12"/>
                <w:szCs w:val="20"/>
                <w:lang w:val="en-GB" w:eastAsia="zh-CN"/>
              </w:rPr>
              <w:t>5</w:t>
            </w:r>
          </w:p>
        </w:tc>
        <w:tc>
          <w:tcPr>
            <w:tcW w:w="1004" w:type="dxa"/>
            <w:tcBorders>
              <w:top w:val="single" w:sz="6" w:space="0" w:color="auto"/>
              <w:left w:val="single" w:sz="6" w:space="0" w:color="auto"/>
            </w:tcBorders>
          </w:tcPr>
          <w:p w14:paraId="3020348A"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c>
          <w:tcPr>
            <w:tcW w:w="999" w:type="dxa"/>
            <w:tcBorders>
              <w:top w:val="single" w:sz="6" w:space="0" w:color="auto"/>
              <w:left w:val="single" w:sz="6" w:space="0" w:color="auto"/>
            </w:tcBorders>
          </w:tcPr>
          <w:p w14:paraId="5E8C6DB2"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c>
          <w:tcPr>
            <w:tcW w:w="759" w:type="dxa"/>
            <w:tcBorders>
              <w:top w:val="single" w:sz="6" w:space="0" w:color="auto"/>
              <w:left w:val="single" w:sz="6" w:space="0" w:color="auto"/>
            </w:tcBorders>
          </w:tcPr>
          <w:p w14:paraId="4C591E27"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c>
          <w:tcPr>
            <w:tcW w:w="693" w:type="dxa"/>
            <w:tcBorders>
              <w:top w:val="single" w:sz="6" w:space="0" w:color="auto"/>
              <w:left w:val="single" w:sz="6" w:space="0" w:color="auto"/>
            </w:tcBorders>
          </w:tcPr>
          <w:p w14:paraId="11E6ABDE"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c>
          <w:tcPr>
            <w:tcW w:w="693" w:type="dxa"/>
            <w:tcBorders>
              <w:top w:val="single" w:sz="6" w:space="0" w:color="auto"/>
              <w:left w:val="single" w:sz="6" w:space="0" w:color="auto"/>
            </w:tcBorders>
          </w:tcPr>
          <w:p w14:paraId="595C1420"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c>
          <w:tcPr>
            <w:tcW w:w="603" w:type="dxa"/>
            <w:tcBorders>
              <w:top w:val="single" w:sz="6" w:space="0" w:color="auto"/>
              <w:left w:val="single" w:sz="6" w:space="0" w:color="auto"/>
            </w:tcBorders>
          </w:tcPr>
          <w:p w14:paraId="3C7CFD78"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r>
      <w:tr w:rsidR="00267633" w:rsidRPr="00267633" w14:paraId="6A0F7AE6" w14:textId="77777777" w:rsidTr="00267633">
        <w:trPr>
          <w:divId w:val="2116439976"/>
          <w:jc w:val="center"/>
        </w:trPr>
        <w:tc>
          <w:tcPr>
            <w:tcW w:w="3176" w:type="dxa"/>
            <w:tcBorders>
              <w:top w:val="single" w:sz="6" w:space="0" w:color="auto"/>
            </w:tcBorders>
          </w:tcPr>
          <w:p w14:paraId="127E271E"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r w:rsidRPr="00267633">
              <w:rPr>
                <w:rFonts w:ascii="Times New Roman" w:hAnsi="Times New Roman" w:cs="Times New Roman"/>
                <w:b/>
                <w:spacing w:val="-1"/>
                <w:sz w:val="12"/>
                <w:szCs w:val="20"/>
                <w:lang w:val="en-GB" w:eastAsia="zh-CN"/>
              </w:rPr>
              <w:t>6</w:t>
            </w:r>
          </w:p>
        </w:tc>
        <w:tc>
          <w:tcPr>
            <w:tcW w:w="1004" w:type="dxa"/>
            <w:tcBorders>
              <w:top w:val="single" w:sz="6" w:space="0" w:color="auto"/>
              <w:left w:val="single" w:sz="6" w:space="0" w:color="auto"/>
            </w:tcBorders>
          </w:tcPr>
          <w:p w14:paraId="0CAF6911"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c>
          <w:tcPr>
            <w:tcW w:w="999" w:type="dxa"/>
            <w:tcBorders>
              <w:top w:val="single" w:sz="6" w:space="0" w:color="auto"/>
              <w:left w:val="single" w:sz="6" w:space="0" w:color="auto"/>
            </w:tcBorders>
          </w:tcPr>
          <w:p w14:paraId="405E695F"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c>
          <w:tcPr>
            <w:tcW w:w="759" w:type="dxa"/>
            <w:tcBorders>
              <w:top w:val="single" w:sz="6" w:space="0" w:color="auto"/>
              <w:left w:val="single" w:sz="6" w:space="0" w:color="auto"/>
            </w:tcBorders>
          </w:tcPr>
          <w:p w14:paraId="00FD4432"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c>
          <w:tcPr>
            <w:tcW w:w="693" w:type="dxa"/>
            <w:tcBorders>
              <w:top w:val="single" w:sz="6" w:space="0" w:color="auto"/>
              <w:left w:val="single" w:sz="6" w:space="0" w:color="auto"/>
            </w:tcBorders>
          </w:tcPr>
          <w:p w14:paraId="0F2DEE1C"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c>
          <w:tcPr>
            <w:tcW w:w="693" w:type="dxa"/>
            <w:tcBorders>
              <w:top w:val="single" w:sz="6" w:space="0" w:color="auto"/>
              <w:left w:val="single" w:sz="6" w:space="0" w:color="auto"/>
            </w:tcBorders>
          </w:tcPr>
          <w:p w14:paraId="701467A2"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c>
          <w:tcPr>
            <w:tcW w:w="603" w:type="dxa"/>
            <w:tcBorders>
              <w:top w:val="single" w:sz="6" w:space="0" w:color="auto"/>
              <w:left w:val="single" w:sz="6" w:space="0" w:color="auto"/>
            </w:tcBorders>
          </w:tcPr>
          <w:p w14:paraId="59D8B7C9"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r>
      <w:tr w:rsidR="00267633" w:rsidRPr="00267633" w14:paraId="581B8617" w14:textId="77777777" w:rsidTr="00267633">
        <w:trPr>
          <w:divId w:val="2116439976"/>
          <w:jc w:val="center"/>
        </w:trPr>
        <w:tc>
          <w:tcPr>
            <w:tcW w:w="3176" w:type="dxa"/>
            <w:tcBorders>
              <w:top w:val="single" w:sz="6" w:space="0" w:color="auto"/>
            </w:tcBorders>
          </w:tcPr>
          <w:p w14:paraId="6EEAC46F"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r w:rsidRPr="00267633">
              <w:rPr>
                <w:rFonts w:ascii="Times New Roman" w:hAnsi="Times New Roman" w:cs="Times New Roman"/>
                <w:b/>
                <w:spacing w:val="-1"/>
                <w:sz w:val="12"/>
                <w:szCs w:val="20"/>
                <w:lang w:val="en-GB" w:eastAsia="zh-CN"/>
              </w:rPr>
              <w:t>7</w:t>
            </w:r>
          </w:p>
        </w:tc>
        <w:tc>
          <w:tcPr>
            <w:tcW w:w="1004" w:type="dxa"/>
            <w:tcBorders>
              <w:top w:val="single" w:sz="6" w:space="0" w:color="auto"/>
              <w:left w:val="single" w:sz="6" w:space="0" w:color="auto"/>
            </w:tcBorders>
          </w:tcPr>
          <w:p w14:paraId="3F7ED255"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c>
          <w:tcPr>
            <w:tcW w:w="999" w:type="dxa"/>
            <w:tcBorders>
              <w:top w:val="single" w:sz="6" w:space="0" w:color="auto"/>
              <w:left w:val="single" w:sz="6" w:space="0" w:color="auto"/>
            </w:tcBorders>
          </w:tcPr>
          <w:p w14:paraId="7F57D207"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c>
          <w:tcPr>
            <w:tcW w:w="759" w:type="dxa"/>
            <w:tcBorders>
              <w:top w:val="single" w:sz="6" w:space="0" w:color="auto"/>
              <w:left w:val="single" w:sz="6" w:space="0" w:color="auto"/>
            </w:tcBorders>
          </w:tcPr>
          <w:p w14:paraId="67215DDD"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c>
          <w:tcPr>
            <w:tcW w:w="693" w:type="dxa"/>
            <w:tcBorders>
              <w:top w:val="single" w:sz="6" w:space="0" w:color="auto"/>
              <w:left w:val="single" w:sz="6" w:space="0" w:color="auto"/>
            </w:tcBorders>
          </w:tcPr>
          <w:p w14:paraId="061AC2ED"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c>
          <w:tcPr>
            <w:tcW w:w="693" w:type="dxa"/>
            <w:tcBorders>
              <w:top w:val="single" w:sz="6" w:space="0" w:color="auto"/>
              <w:left w:val="single" w:sz="6" w:space="0" w:color="auto"/>
            </w:tcBorders>
          </w:tcPr>
          <w:p w14:paraId="4BB4B731"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c>
          <w:tcPr>
            <w:tcW w:w="603" w:type="dxa"/>
            <w:tcBorders>
              <w:top w:val="single" w:sz="6" w:space="0" w:color="auto"/>
              <w:left w:val="single" w:sz="6" w:space="0" w:color="auto"/>
            </w:tcBorders>
          </w:tcPr>
          <w:p w14:paraId="6EE4BC5F"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r>
      <w:tr w:rsidR="00267633" w:rsidRPr="00267633" w14:paraId="6EA1BC96" w14:textId="77777777" w:rsidTr="00267633">
        <w:trPr>
          <w:divId w:val="2116439976"/>
          <w:jc w:val="center"/>
        </w:trPr>
        <w:tc>
          <w:tcPr>
            <w:tcW w:w="3176" w:type="dxa"/>
            <w:tcBorders>
              <w:top w:val="single" w:sz="6" w:space="0" w:color="auto"/>
            </w:tcBorders>
          </w:tcPr>
          <w:p w14:paraId="32F40AAE"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r w:rsidRPr="00267633">
              <w:rPr>
                <w:rFonts w:ascii="Times New Roman" w:hAnsi="Times New Roman" w:cs="Times New Roman"/>
                <w:b/>
                <w:spacing w:val="-1"/>
                <w:sz w:val="12"/>
                <w:szCs w:val="20"/>
                <w:lang w:val="en-GB" w:eastAsia="zh-CN"/>
              </w:rPr>
              <w:t>8</w:t>
            </w:r>
          </w:p>
        </w:tc>
        <w:tc>
          <w:tcPr>
            <w:tcW w:w="1004" w:type="dxa"/>
            <w:tcBorders>
              <w:top w:val="single" w:sz="6" w:space="0" w:color="auto"/>
              <w:left w:val="single" w:sz="6" w:space="0" w:color="auto"/>
            </w:tcBorders>
          </w:tcPr>
          <w:p w14:paraId="574A8562"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c>
          <w:tcPr>
            <w:tcW w:w="999" w:type="dxa"/>
            <w:tcBorders>
              <w:top w:val="single" w:sz="6" w:space="0" w:color="auto"/>
              <w:left w:val="single" w:sz="6" w:space="0" w:color="auto"/>
            </w:tcBorders>
          </w:tcPr>
          <w:p w14:paraId="60EBE813"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c>
          <w:tcPr>
            <w:tcW w:w="759" w:type="dxa"/>
            <w:tcBorders>
              <w:top w:val="single" w:sz="6" w:space="0" w:color="auto"/>
              <w:left w:val="single" w:sz="6" w:space="0" w:color="auto"/>
            </w:tcBorders>
          </w:tcPr>
          <w:p w14:paraId="55331B2F"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c>
          <w:tcPr>
            <w:tcW w:w="693" w:type="dxa"/>
            <w:tcBorders>
              <w:top w:val="single" w:sz="6" w:space="0" w:color="auto"/>
              <w:left w:val="single" w:sz="6" w:space="0" w:color="auto"/>
            </w:tcBorders>
          </w:tcPr>
          <w:p w14:paraId="24A6C4B3"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c>
          <w:tcPr>
            <w:tcW w:w="693" w:type="dxa"/>
            <w:tcBorders>
              <w:top w:val="single" w:sz="6" w:space="0" w:color="auto"/>
              <w:left w:val="single" w:sz="6" w:space="0" w:color="auto"/>
            </w:tcBorders>
          </w:tcPr>
          <w:p w14:paraId="2CD4CCB6"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c>
          <w:tcPr>
            <w:tcW w:w="603" w:type="dxa"/>
            <w:tcBorders>
              <w:top w:val="single" w:sz="6" w:space="0" w:color="auto"/>
              <w:left w:val="single" w:sz="6" w:space="0" w:color="auto"/>
            </w:tcBorders>
          </w:tcPr>
          <w:p w14:paraId="7ABE391B"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r>
      <w:tr w:rsidR="00267633" w:rsidRPr="00267633" w14:paraId="51567965" w14:textId="77777777" w:rsidTr="00267633">
        <w:trPr>
          <w:divId w:val="2116439976"/>
          <w:jc w:val="center"/>
        </w:trPr>
        <w:tc>
          <w:tcPr>
            <w:tcW w:w="3176" w:type="dxa"/>
            <w:tcBorders>
              <w:top w:val="single" w:sz="6" w:space="0" w:color="auto"/>
            </w:tcBorders>
          </w:tcPr>
          <w:p w14:paraId="4DCCC964"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r w:rsidRPr="00267633">
              <w:rPr>
                <w:rFonts w:ascii="Times New Roman" w:hAnsi="Times New Roman" w:cs="Times New Roman"/>
                <w:b/>
                <w:spacing w:val="-1"/>
                <w:sz w:val="12"/>
                <w:szCs w:val="20"/>
                <w:lang w:val="en-GB" w:eastAsia="zh-CN"/>
              </w:rPr>
              <w:t>9</w:t>
            </w:r>
          </w:p>
        </w:tc>
        <w:tc>
          <w:tcPr>
            <w:tcW w:w="1004" w:type="dxa"/>
            <w:tcBorders>
              <w:top w:val="single" w:sz="6" w:space="0" w:color="auto"/>
              <w:left w:val="single" w:sz="6" w:space="0" w:color="auto"/>
            </w:tcBorders>
          </w:tcPr>
          <w:p w14:paraId="4456E7C1"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c>
          <w:tcPr>
            <w:tcW w:w="999" w:type="dxa"/>
            <w:tcBorders>
              <w:top w:val="single" w:sz="6" w:space="0" w:color="auto"/>
              <w:left w:val="single" w:sz="6" w:space="0" w:color="auto"/>
            </w:tcBorders>
          </w:tcPr>
          <w:p w14:paraId="5505BC91"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c>
          <w:tcPr>
            <w:tcW w:w="759" w:type="dxa"/>
            <w:tcBorders>
              <w:top w:val="single" w:sz="6" w:space="0" w:color="auto"/>
              <w:left w:val="single" w:sz="6" w:space="0" w:color="auto"/>
            </w:tcBorders>
          </w:tcPr>
          <w:p w14:paraId="581FDE44"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c>
          <w:tcPr>
            <w:tcW w:w="693" w:type="dxa"/>
            <w:tcBorders>
              <w:top w:val="single" w:sz="6" w:space="0" w:color="auto"/>
              <w:left w:val="single" w:sz="6" w:space="0" w:color="auto"/>
            </w:tcBorders>
          </w:tcPr>
          <w:p w14:paraId="599EBD81"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c>
          <w:tcPr>
            <w:tcW w:w="693" w:type="dxa"/>
            <w:tcBorders>
              <w:top w:val="single" w:sz="6" w:space="0" w:color="auto"/>
              <w:left w:val="single" w:sz="6" w:space="0" w:color="auto"/>
            </w:tcBorders>
          </w:tcPr>
          <w:p w14:paraId="39D8DFCC"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c>
          <w:tcPr>
            <w:tcW w:w="603" w:type="dxa"/>
            <w:tcBorders>
              <w:top w:val="single" w:sz="6" w:space="0" w:color="auto"/>
              <w:left w:val="single" w:sz="6" w:space="0" w:color="auto"/>
            </w:tcBorders>
          </w:tcPr>
          <w:p w14:paraId="500E5818"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r>
      <w:tr w:rsidR="00267633" w:rsidRPr="00267633" w14:paraId="6A89D91F" w14:textId="77777777" w:rsidTr="00267633">
        <w:trPr>
          <w:divId w:val="2116439976"/>
          <w:jc w:val="center"/>
        </w:trPr>
        <w:tc>
          <w:tcPr>
            <w:tcW w:w="3176" w:type="dxa"/>
            <w:tcBorders>
              <w:top w:val="single" w:sz="6" w:space="0" w:color="auto"/>
            </w:tcBorders>
          </w:tcPr>
          <w:p w14:paraId="7D7BE803"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r w:rsidRPr="00267633">
              <w:rPr>
                <w:rFonts w:ascii="Times New Roman" w:hAnsi="Times New Roman" w:cs="Times New Roman"/>
                <w:b/>
                <w:spacing w:val="-1"/>
                <w:sz w:val="12"/>
                <w:szCs w:val="20"/>
                <w:lang w:val="en-GB" w:eastAsia="zh-CN"/>
              </w:rPr>
              <w:t>10</w:t>
            </w:r>
          </w:p>
        </w:tc>
        <w:tc>
          <w:tcPr>
            <w:tcW w:w="1004" w:type="dxa"/>
            <w:tcBorders>
              <w:top w:val="single" w:sz="6" w:space="0" w:color="auto"/>
              <w:left w:val="single" w:sz="6" w:space="0" w:color="auto"/>
            </w:tcBorders>
          </w:tcPr>
          <w:p w14:paraId="1580B081"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c>
          <w:tcPr>
            <w:tcW w:w="999" w:type="dxa"/>
            <w:tcBorders>
              <w:top w:val="single" w:sz="6" w:space="0" w:color="auto"/>
              <w:left w:val="single" w:sz="6" w:space="0" w:color="auto"/>
            </w:tcBorders>
          </w:tcPr>
          <w:p w14:paraId="0500109F"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c>
          <w:tcPr>
            <w:tcW w:w="759" w:type="dxa"/>
            <w:tcBorders>
              <w:top w:val="single" w:sz="6" w:space="0" w:color="auto"/>
              <w:left w:val="single" w:sz="6" w:space="0" w:color="auto"/>
            </w:tcBorders>
          </w:tcPr>
          <w:p w14:paraId="6E8A4960"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c>
          <w:tcPr>
            <w:tcW w:w="693" w:type="dxa"/>
            <w:tcBorders>
              <w:top w:val="single" w:sz="6" w:space="0" w:color="auto"/>
              <w:left w:val="single" w:sz="6" w:space="0" w:color="auto"/>
            </w:tcBorders>
          </w:tcPr>
          <w:p w14:paraId="4A2DC8C2"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c>
          <w:tcPr>
            <w:tcW w:w="693" w:type="dxa"/>
            <w:tcBorders>
              <w:top w:val="single" w:sz="6" w:space="0" w:color="auto"/>
              <w:left w:val="single" w:sz="6" w:space="0" w:color="auto"/>
            </w:tcBorders>
          </w:tcPr>
          <w:p w14:paraId="597B8F12"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c>
          <w:tcPr>
            <w:tcW w:w="603" w:type="dxa"/>
            <w:tcBorders>
              <w:top w:val="single" w:sz="6" w:space="0" w:color="auto"/>
              <w:left w:val="single" w:sz="6" w:space="0" w:color="auto"/>
            </w:tcBorders>
          </w:tcPr>
          <w:p w14:paraId="742C8226"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r>
      <w:tr w:rsidR="00267633" w:rsidRPr="00267633" w14:paraId="780FD06C" w14:textId="77777777" w:rsidTr="00267633">
        <w:trPr>
          <w:divId w:val="2116439976"/>
          <w:jc w:val="center"/>
        </w:trPr>
        <w:tc>
          <w:tcPr>
            <w:tcW w:w="3176" w:type="dxa"/>
            <w:tcBorders>
              <w:top w:val="single" w:sz="6" w:space="0" w:color="auto"/>
              <w:bottom w:val="single" w:sz="6" w:space="0" w:color="auto"/>
            </w:tcBorders>
          </w:tcPr>
          <w:p w14:paraId="455B7B10" w14:textId="77777777" w:rsidR="00267633" w:rsidRPr="00267633" w:rsidRDefault="00267633" w:rsidP="00267633">
            <w:pPr>
              <w:tabs>
                <w:tab w:val="center" w:pos="1339"/>
              </w:tabs>
              <w:suppressAutoHyphens/>
              <w:spacing w:after="54" w:line="240" w:lineRule="auto"/>
              <w:rPr>
                <w:rFonts w:ascii="Times New Roman" w:hAnsi="Times New Roman" w:cs="Times New Roman"/>
                <w:b/>
                <w:spacing w:val="-1"/>
                <w:sz w:val="12"/>
                <w:szCs w:val="20"/>
                <w:lang w:val="en-GB" w:eastAsia="zh-CN"/>
              </w:rPr>
            </w:pPr>
            <w:r w:rsidRPr="00267633">
              <w:rPr>
                <w:rFonts w:ascii="Times New Roman" w:hAnsi="Times New Roman" w:cs="Times New Roman"/>
                <w:b/>
                <w:spacing w:val="-1"/>
                <w:sz w:val="12"/>
                <w:szCs w:val="20"/>
                <w:lang w:val="en-GB" w:eastAsia="zh-CN"/>
              </w:rPr>
              <w:tab/>
              <w:t>Total no. of documents</w:t>
            </w:r>
          </w:p>
        </w:tc>
        <w:tc>
          <w:tcPr>
            <w:tcW w:w="1004" w:type="dxa"/>
            <w:tcBorders>
              <w:top w:val="single" w:sz="6" w:space="0" w:color="auto"/>
              <w:left w:val="single" w:sz="6" w:space="0" w:color="auto"/>
              <w:bottom w:val="single" w:sz="6" w:space="0" w:color="auto"/>
            </w:tcBorders>
          </w:tcPr>
          <w:p w14:paraId="618CF7DE"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c>
          <w:tcPr>
            <w:tcW w:w="2451" w:type="dxa"/>
            <w:gridSpan w:val="3"/>
            <w:tcBorders>
              <w:top w:val="single" w:sz="6" w:space="0" w:color="auto"/>
              <w:left w:val="single" w:sz="6" w:space="0" w:color="auto"/>
              <w:bottom w:val="single" w:sz="6" w:space="0" w:color="auto"/>
            </w:tcBorders>
          </w:tcPr>
          <w:p w14:paraId="780DDE6E" w14:textId="77777777" w:rsidR="00267633" w:rsidRPr="00267633" w:rsidRDefault="00267633" w:rsidP="00267633">
            <w:pPr>
              <w:tabs>
                <w:tab w:val="center" w:pos="1016"/>
              </w:tabs>
              <w:suppressAutoHyphens/>
              <w:spacing w:after="54" w:line="240" w:lineRule="auto"/>
              <w:rPr>
                <w:rFonts w:ascii="Times New Roman" w:hAnsi="Times New Roman" w:cs="Times New Roman"/>
                <w:b/>
                <w:spacing w:val="-1"/>
                <w:sz w:val="12"/>
                <w:szCs w:val="20"/>
                <w:lang w:val="en-GB" w:eastAsia="zh-CN"/>
              </w:rPr>
            </w:pPr>
            <w:r w:rsidRPr="00267633">
              <w:rPr>
                <w:rFonts w:ascii="Times New Roman" w:hAnsi="Times New Roman" w:cs="Times New Roman"/>
                <w:b/>
                <w:spacing w:val="-1"/>
                <w:sz w:val="12"/>
                <w:szCs w:val="20"/>
                <w:lang w:val="en-GB" w:eastAsia="zh-CN"/>
              </w:rPr>
              <w:tab/>
              <w:t>Total amount payable</w:t>
            </w:r>
          </w:p>
        </w:tc>
        <w:tc>
          <w:tcPr>
            <w:tcW w:w="693" w:type="dxa"/>
            <w:tcBorders>
              <w:top w:val="single" w:sz="6" w:space="0" w:color="auto"/>
              <w:left w:val="single" w:sz="6" w:space="0" w:color="auto"/>
              <w:bottom w:val="single" w:sz="6" w:space="0" w:color="auto"/>
            </w:tcBorders>
          </w:tcPr>
          <w:p w14:paraId="471B198C"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c>
          <w:tcPr>
            <w:tcW w:w="603" w:type="dxa"/>
            <w:tcBorders>
              <w:top w:val="single" w:sz="6" w:space="0" w:color="auto"/>
              <w:left w:val="single" w:sz="6" w:space="0" w:color="auto"/>
              <w:bottom w:val="single" w:sz="6" w:space="0" w:color="auto"/>
            </w:tcBorders>
          </w:tcPr>
          <w:p w14:paraId="75AFE5CD"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r>
    </w:tbl>
    <w:p w14:paraId="11BBAF41" w14:textId="77777777" w:rsidR="00267633" w:rsidRPr="00267633" w:rsidRDefault="00267633" w:rsidP="00267633">
      <w:pPr>
        <w:tabs>
          <w:tab w:val="left" w:pos="-720"/>
        </w:tabs>
        <w:suppressAutoHyphens/>
        <w:spacing w:before="0" w:after="0" w:line="240" w:lineRule="auto"/>
        <w:ind w:left="864"/>
        <w:jc w:val="both"/>
        <w:divId w:val="2116439976"/>
        <w:rPr>
          <w:rFonts w:ascii="Times New Roman" w:hAnsi="Times New Roman" w:cs="Times New Roman"/>
          <w:spacing w:val="-1"/>
          <w:sz w:val="12"/>
          <w:szCs w:val="20"/>
          <w:lang w:val="en-GB" w:eastAsia="zh-CN"/>
        </w:rPr>
      </w:pPr>
    </w:p>
    <w:p w14:paraId="683F195E" w14:textId="77777777" w:rsidR="00267633" w:rsidRPr="00267633" w:rsidRDefault="00267633" w:rsidP="00267633">
      <w:pPr>
        <w:tabs>
          <w:tab w:val="left" w:pos="-720"/>
        </w:tabs>
        <w:suppressAutoHyphens/>
        <w:spacing w:before="0" w:after="0" w:line="240" w:lineRule="auto"/>
        <w:ind w:left="864"/>
        <w:jc w:val="both"/>
        <w:divId w:val="2116439976"/>
        <w:rPr>
          <w:rFonts w:ascii="Times New Roman" w:hAnsi="Times New Roman" w:cs="Times New Roman"/>
          <w:spacing w:val="-2"/>
          <w:sz w:val="16"/>
          <w:szCs w:val="20"/>
          <w:lang w:val="en-GB" w:eastAsia="zh-CN"/>
        </w:rPr>
      </w:pPr>
    </w:p>
    <w:p w14:paraId="57BD134C"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b/>
          <w:spacing w:val="-2"/>
          <w:sz w:val="16"/>
          <w:szCs w:val="20"/>
          <w:lang w:val="en-GB" w:eastAsia="zh-CN"/>
        </w:rPr>
      </w:pPr>
      <w:r w:rsidRPr="00267633">
        <w:rPr>
          <w:rFonts w:ascii="Times New Roman" w:hAnsi="Times New Roman" w:cs="Times New Roman"/>
          <w:b/>
          <w:spacing w:val="-2"/>
          <w:sz w:val="16"/>
          <w:szCs w:val="20"/>
          <w:lang w:val="en-GB" w:eastAsia="zh-CN"/>
        </w:rPr>
        <w:t>BANK:</w:t>
      </w:r>
    </w:p>
    <w:p w14:paraId="0B9A36E2" w14:textId="77777777" w:rsidR="00267633" w:rsidRPr="00267633" w:rsidRDefault="00267633" w:rsidP="00267633">
      <w:pPr>
        <w:tabs>
          <w:tab w:val="left" w:pos="-720"/>
        </w:tabs>
        <w:suppressAutoHyphens/>
        <w:spacing w:before="0" w:after="0" w:line="240" w:lineRule="auto"/>
        <w:ind w:left="864"/>
        <w:jc w:val="both"/>
        <w:divId w:val="2116439976"/>
        <w:rPr>
          <w:rFonts w:ascii="Times New Roman" w:hAnsi="Times New Roman" w:cs="Times New Roman"/>
          <w:b/>
          <w:spacing w:val="-2"/>
          <w:sz w:val="16"/>
          <w:szCs w:val="20"/>
          <w:lang w:val="en-GB" w:eastAsia="zh-CN"/>
        </w:rPr>
      </w:pPr>
    </w:p>
    <w:p w14:paraId="363841A3"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b/>
          <w:spacing w:val="-2"/>
          <w:sz w:val="16"/>
          <w:szCs w:val="20"/>
          <w:lang w:val="en-GB" w:eastAsia="zh-CN"/>
        </w:rPr>
      </w:pPr>
      <w:proofErr w:type="gramStart"/>
      <w:r w:rsidRPr="00267633">
        <w:rPr>
          <w:rFonts w:ascii="Times New Roman" w:hAnsi="Times New Roman" w:cs="Times New Roman"/>
          <w:b/>
          <w:spacing w:val="-2"/>
          <w:sz w:val="16"/>
          <w:szCs w:val="20"/>
          <w:lang w:val="en-GB" w:eastAsia="zh-CN"/>
        </w:rPr>
        <w:t>CHEQUE  NO.</w:t>
      </w:r>
      <w:proofErr w:type="gramEnd"/>
      <w:r w:rsidRPr="00267633">
        <w:rPr>
          <w:rFonts w:ascii="Times New Roman" w:hAnsi="Times New Roman" w:cs="Times New Roman"/>
          <w:b/>
          <w:spacing w:val="-2"/>
          <w:sz w:val="16"/>
          <w:szCs w:val="20"/>
          <w:lang w:val="en-GB" w:eastAsia="zh-CN"/>
        </w:rPr>
        <w:t>:</w:t>
      </w:r>
    </w:p>
    <w:p w14:paraId="273AD346" w14:textId="77777777" w:rsidR="00267633" w:rsidRPr="00267633" w:rsidRDefault="00267633" w:rsidP="00267633">
      <w:pPr>
        <w:tabs>
          <w:tab w:val="left" w:pos="-720"/>
        </w:tabs>
        <w:suppressAutoHyphens/>
        <w:spacing w:before="0" w:after="0" w:line="240" w:lineRule="auto"/>
        <w:ind w:left="864"/>
        <w:jc w:val="both"/>
        <w:divId w:val="2116439976"/>
        <w:rPr>
          <w:rFonts w:ascii="Times New Roman" w:hAnsi="Times New Roman" w:cs="Times New Roman"/>
          <w:b/>
          <w:spacing w:val="-2"/>
          <w:sz w:val="16"/>
          <w:szCs w:val="20"/>
          <w:lang w:val="en-GB" w:eastAsia="zh-CN"/>
        </w:rPr>
      </w:pPr>
      <w:r w:rsidRPr="00267633">
        <w:rPr>
          <w:rFonts w:ascii="Times New Roman" w:hAnsi="Times New Roman" w:cs="Times New Roman"/>
          <w:b/>
          <w:spacing w:val="-2"/>
          <w:sz w:val="16"/>
          <w:szCs w:val="20"/>
          <w:lang w:val="en-GB" w:eastAsia="zh-CN"/>
        </w:rPr>
        <w:t>`</w:t>
      </w:r>
    </w:p>
    <w:p w14:paraId="16C7DBBB" w14:textId="77777777" w:rsidR="00267633" w:rsidRPr="00267633" w:rsidRDefault="00267633" w:rsidP="00267633">
      <w:pPr>
        <w:tabs>
          <w:tab w:val="left" w:pos="-720"/>
        </w:tabs>
        <w:suppressAutoHyphens/>
        <w:spacing w:before="0" w:after="0" w:line="240" w:lineRule="auto"/>
        <w:ind w:left="864"/>
        <w:jc w:val="both"/>
        <w:divId w:val="2116439976"/>
        <w:rPr>
          <w:rFonts w:ascii="Times New Roman" w:hAnsi="Times New Roman" w:cs="Times New Roman"/>
          <w:b/>
          <w:spacing w:val="-2"/>
          <w:sz w:val="16"/>
          <w:szCs w:val="20"/>
          <w:lang w:val="en-GB" w:eastAsia="zh-CN"/>
        </w:rPr>
      </w:pPr>
    </w:p>
    <w:p w14:paraId="0C454A5C" w14:textId="77777777" w:rsidR="00267633" w:rsidRPr="00267633" w:rsidRDefault="00267633" w:rsidP="00267633">
      <w:pPr>
        <w:suppressAutoHyphens/>
        <w:spacing w:before="0" w:after="0" w:line="240" w:lineRule="auto"/>
        <w:jc w:val="both"/>
        <w:divId w:val="2116439976"/>
        <w:rPr>
          <w:rFonts w:ascii="Times New Roman" w:hAnsi="Times New Roman" w:cs="Times New Roman"/>
          <w:spacing w:val="-2"/>
          <w:sz w:val="16"/>
          <w:szCs w:val="20"/>
          <w:lang w:val="en-GB" w:eastAsia="zh-CN"/>
        </w:rPr>
      </w:pPr>
      <w:r w:rsidRPr="00267633">
        <w:rPr>
          <w:rFonts w:ascii="Times New Roman" w:hAnsi="Times New Roman" w:cs="Times New Roman"/>
          <w:b/>
          <w:spacing w:val="-2"/>
          <w:sz w:val="16"/>
          <w:szCs w:val="20"/>
          <w:lang w:val="en-GB" w:eastAsia="zh-CN"/>
        </w:rPr>
        <w:tab/>
      </w:r>
      <w:r w:rsidRPr="00267633">
        <w:rPr>
          <w:rFonts w:ascii="Times New Roman" w:hAnsi="Times New Roman" w:cs="Times New Roman"/>
          <w:b/>
          <w:spacing w:val="-2"/>
          <w:sz w:val="16"/>
          <w:szCs w:val="20"/>
          <w:lang w:val="en-GB" w:eastAsia="zh-CN"/>
        </w:rPr>
        <w:tab/>
      </w:r>
      <w:r w:rsidRPr="00267633">
        <w:rPr>
          <w:rFonts w:ascii="Times New Roman" w:hAnsi="Times New Roman" w:cs="Times New Roman"/>
          <w:b/>
          <w:spacing w:val="-2"/>
          <w:sz w:val="16"/>
          <w:szCs w:val="20"/>
          <w:lang w:val="en-GB" w:eastAsia="zh-CN"/>
        </w:rPr>
        <w:tab/>
      </w:r>
      <w:r w:rsidRPr="00267633">
        <w:rPr>
          <w:rFonts w:ascii="Times New Roman" w:hAnsi="Times New Roman" w:cs="Times New Roman"/>
          <w:b/>
          <w:spacing w:val="-2"/>
          <w:sz w:val="16"/>
          <w:szCs w:val="20"/>
          <w:lang w:val="en-GB" w:eastAsia="zh-CN"/>
        </w:rPr>
        <w:tab/>
        <w:t>____________</w:t>
      </w:r>
      <w:r w:rsidRPr="00267633">
        <w:rPr>
          <w:rFonts w:ascii="Times New Roman" w:hAnsi="Times New Roman" w:cs="Times New Roman"/>
          <w:b/>
          <w:spacing w:val="-2"/>
          <w:sz w:val="16"/>
          <w:szCs w:val="20"/>
          <w:lang w:val="en-GB" w:eastAsia="zh-CN"/>
        </w:rPr>
        <w:tab/>
        <w:t>____________</w:t>
      </w:r>
      <w:r w:rsidRPr="00267633">
        <w:rPr>
          <w:rFonts w:ascii="Times New Roman" w:hAnsi="Times New Roman" w:cs="Times New Roman"/>
          <w:b/>
          <w:spacing w:val="-2"/>
          <w:sz w:val="16"/>
          <w:szCs w:val="20"/>
          <w:lang w:val="en-GB" w:eastAsia="zh-CN"/>
        </w:rPr>
        <w:tab/>
        <w:t>_____________</w:t>
      </w:r>
      <w:r w:rsidRPr="00267633">
        <w:rPr>
          <w:rFonts w:ascii="Times New Roman" w:hAnsi="Times New Roman" w:cs="Times New Roman"/>
          <w:b/>
          <w:spacing w:val="-2"/>
          <w:sz w:val="16"/>
          <w:szCs w:val="20"/>
          <w:lang w:val="en-GB" w:eastAsia="zh-CN"/>
        </w:rPr>
        <w:tab/>
      </w:r>
      <w:r w:rsidRPr="00267633">
        <w:rPr>
          <w:rFonts w:ascii="Times New Roman" w:hAnsi="Times New Roman" w:cs="Times New Roman"/>
          <w:b/>
          <w:spacing w:val="-2"/>
          <w:sz w:val="16"/>
          <w:szCs w:val="20"/>
          <w:lang w:val="en-GB" w:eastAsia="zh-CN"/>
        </w:rPr>
        <w:tab/>
      </w:r>
      <w:r w:rsidRPr="00267633">
        <w:rPr>
          <w:rFonts w:ascii="Times New Roman" w:hAnsi="Times New Roman" w:cs="Times New Roman"/>
          <w:b/>
          <w:spacing w:val="-2"/>
          <w:sz w:val="16"/>
          <w:szCs w:val="20"/>
          <w:lang w:val="en-GB" w:eastAsia="zh-CN"/>
        </w:rPr>
        <w:tab/>
      </w:r>
      <w:r w:rsidRPr="00267633">
        <w:rPr>
          <w:rFonts w:ascii="Times New Roman" w:hAnsi="Times New Roman" w:cs="Times New Roman"/>
          <w:b/>
          <w:spacing w:val="-2"/>
          <w:sz w:val="16"/>
          <w:szCs w:val="20"/>
          <w:lang w:val="en-GB" w:eastAsia="zh-CN"/>
        </w:rPr>
        <w:tab/>
      </w:r>
      <w:r w:rsidRPr="00267633">
        <w:rPr>
          <w:rFonts w:ascii="Times New Roman" w:hAnsi="Times New Roman" w:cs="Times New Roman"/>
          <w:b/>
          <w:spacing w:val="-2"/>
          <w:sz w:val="16"/>
          <w:szCs w:val="20"/>
          <w:lang w:val="en-GB" w:eastAsia="zh-CN"/>
        </w:rPr>
        <w:tab/>
        <w:t>Receipt No.</w:t>
      </w:r>
      <w:r w:rsidRPr="00267633">
        <w:rPr>
          <w:rFonts w:ascii="Times New Roman" w:hAnsi="Times New Roman" w:cs="Times New Roman"/>
          <w:b/>
          <w:spacing w:val="-2"/>
          <w:sz w:val="16"/>
          <w:szCs w:val="20"/>
          <w:lang w:val="en-GB" w:eastAsia="zh-CN"/>
        </w:rPr>
        <w:tab/>
        <w:t>Cashier</w:t>
      </w:r>
      <w:r w:rsidRPr="00267633">
        <w:rPr>
          <w:rFonts w:ascii="Times New Roman" w:hAnsi="Times New Roman" w:cs="Times New Roman"/>
          <w:b/>
          <w:spacing w:val="-2"/>
          <w:sz w:val="16"/>
          <w:szCs w:val="20"/>
          <w:lang w:val="en-GB" w:eastAsia="zh-CN"/>
        </w:rPr>
        <w:tab/>
      </w:r>
      <w:r w:rsidRPr="00267633">
        <w:rPr>
          <w:rFonts w:ascii="Times New Roman" w:hAnsi="Times New Roman" w:cs="Times New Roman"/>
          <w:b/>
          <w:spacing w:val="-2"/>
          <w:sz w:val="16"/>
          <w:szCs w:val="20"/>
          <w:lang w:val="en-GB" w:eastAsia="zh-CN"/>
        </w:rPr>
        <w:tab/>
        <w:t>Date</w:t>
      </w:r>
      <w:r w:rsidRPr="00267633">
        <w:rPr>
          <w:rFonts w:ascii="Times New Roman" w:hAnsi="Times New Roman" w:cs="Times New Roman"/>
          <w:spacing w:val="-2"/>
          <w:sz w:val="16"/>
          <w:szCs w:val="20"/>
          <w:lang w:val="en-GB" w:eastAsia="zh-CN"/>
        </w:rPr>
        <w:tab/>
      </w:r>
    </w:p>
    <w:p w14:paraId="59427274" w14:textId="77777777" w:rsidR="00267633" w:rsidRPr="00267633" w:rsidRDefault="00267633" w:rsidP="00267633">
      <w:pPr>
        <w:tabs>
          <w:tab w:val="left" w:pos="-720"/>
        </w:tabs>
        <w:suppressAutoHyphens/>
        <w:spacing w:before="0" w:after="0"/>
        <w:ind w:right="26"/>
        <w:jc w:val="center"/>
        <w:divId w:val="2116439976"/>
        <w:rPr>
          <w:rFonts w:ascii="Times New Roman" w:hAnsi="Times New Roman" w:cs="Times New Roman"/>
          <w:szCs w:val="20"/>
          <w:lang w:val="en-GB" w:eastAsia="zh-CN"/>
        </w:rPr>
      </w:pPr>
    </w:p>
    <w:p w14:paraId="652DAD78" w14:textId="77777777" w:rsidR="00267633" w:rsidRPr="00267633" w:rsidRDefault="00267633" w:rsidP="00267633">
      <w:pPr>
        <w:spacing w:before="0" w:after="200" w:line="276" w:lineRule="auto"/>
        <w:divId w:val="2116439976"/>
        <w:rPr>
          <w:rFonts w:ascii="Calibri" w:hAnsi="Calibri" w:cs="Times New Roman"/>
          <w:sz w:val="22"/>
          <w:szCs w:val="22"/>
          <w:lang w:val="en-GB" w:eastAsia="en-GB"/>
        </w:rPr>
      </w:pPr>
    </w:p>
    <w:p w14:paraId="2464D2ED" w14:textId="77777777" w:rsidR="00CB4777" w:rsidRPr="00267633" w:rsidRDefault="00267633" w:rsidP="00CB4777">
      <w:pPr>
        <w:spacing w:before="0" w:after="200" w:line="276" w:lineRule="auto"/>
        <w:divId w:val="2116439976"/>
        <w:rPr>
          <w:rFonts w:ascii="Times New Roman" w:hAnsi="Times New Roman" w:cs="Times New Roman"/>
          <w:sz w:val="20"/>
          <w:szCs w:val="20"/>
          <w:lang w:val="en-US" w:eastAsia="zh-CN"/>
        </w:rPr>
      </w:pPr>
      <w:r w:rsidRPr="00267633">
        <w:rPr>
          <w:rFonts w:ascii="Times New Roman" w:hAnsi="Times New Roman" w:cs="Times New Roman"/>
          <w:szCs w:val="20"/>
          <w:lang w:val="en-GB" w:eastAsia="zh-CN"/>
        </w:rPr>
        <w:br w:type="page"/>
      </w:r>
    </w:p>
    <w:tbl>
      <w:tblPr>
        <w:tblW w:w="9240" w:type="dxa"/>
        <w:jc w:val="center"/>
        <w:tblLayout w:type="fixed"/>
        <w:tblLook w:val="0000" w:firstRow="0" w:lastRow="0" w:firstColumn="0" w:lastColumn="0" w:noHBand="0" w:noVBand="0"/>
      </w:tblPr>
      <w:tblGrid>
        <w:gridCol w:w="3080"/>
        <w:gridCol w:w="3080"/>
        <w:gridCol w:w="3080"/>
      </w:tblGrid>
      <w:tr w:rsidR="00CB4777" w:rsidRPr="005B66B7" w14:paraId="620F1505" w14:textId="77777777" w:rsidTr="00CB4777">
        <w:trPr>
          <w:divId w:val="2116439976"/>
          <w:jc w:val="center"/>
        </w:trPr>
        <w:tc>
          <w:tcPr>
            <w:tcW w:w="3080" w:type="dxa"/>
          </w:tcPr>
          <w:p w14:paraId="4AFC8B04" w14:textId="77777777" w:rsidR="00CB4777" w:rsidRPr="007C2EA0" w:rsidRDefault="00CB4777" w:rsidP="00312957">
            <w:pPr>
              <w:spacing w:after="120" w:line="240" w:lineRule="auto"/>
              <w:rPr>
                <w:rFonts w:ascii="Times New Roman" w:hAnsi="Times New Roman" w:cs="Times New Roman"/>
                <w:lang w:val="en-GB" w:eastAsia="zh-CN"/>
              </w:rPr>
            </w:pPr>
            <w:r w:rsidRPr="007C2EA0">
              <w:rPr>
                <w:rFonts w:ascii="Times New Roman" w:hAnsi="Times New Roman" w:cs="Times New Roman"/>
                <w:lang w:val="en-GB" w:eastAsia="zh-CN"/>
              </w:rPr>
              <w:lastRenderedPageBreak/>
              <w:br w:type="page"/>
            </w:r>
          </w:p>
        </w:tc>
        <w:tc>
          <w:tcPr>
            <w:tcW w:w="3080" w:type="dxa"/>
          </w:tcPr>
          <w:p w14:paraId="556DE5C7" w14:textId="77777777" w:rsidR="00CB4777" w:rsidRPr="007C2EA0" w:rsidRDefault="00CB4777" w:rsidP="00312957">
            <w:pPr>
              <w:keepNext/>
              <w:spacing w:after="0" w:line="240" w:lineRule="auto"/>
              <w:jc w:val="center"/>
              <w:outlineLvl w:val="1"/>
              <w:rPr>
                <w:rFonts w:ascii="Times New Roman" w:hAnsi="Times New Roman"/>
                <w:bCs/>
                <w:iCs/>
                <w:spacing w:val="-3"/>
                <w:lang w:val="en-GB" w:eastAsia="zh-CN"/>
              </w:rPr>
            </w:pPr>
            <w:bookmarkStart w:id="196" w:name="Form_259"/>
            <w:bookmarkEnd w:id="196"/>
            <w:r w:rsidRPr="007C2EA0">
              <w:rPr>
                <w:rFonts w:ascii="Times New Roman" w:hAnsi="Times New Roman"/>
                <w:bCs/>
                <w:iCs/>
                <w:spacing w:val="-3"/>
                <w:lang w:val="en-GB" w:eastAsia="zh-CN"/>
              </w:rPr>
              <w:t>FORM 259</w:t>
            </w:r>
          </w:p>
        </w:tc>
        <w:tc>
          <w:tcPr>
            <w:tcW w:w="3080" w:type="dxa"/>
          </w:tcPr>
          <w:p w14:paraId="7414EE83" w14:textId="77777777" w:rsidR="00CB4777" w:rsidRPr="007C2EA0" w:rsidRDefault="00CB4777" w:rsidP="00312957">
            <w:pPr>
              <w:spacing w:after="120" w:line="240" w:lineRule="auto"/>
              <w:rPr>
                <w:rFonts w:ascii="Times New Roman" w:hAnsi="Times New Roman" w:cs="Times New Roman"/>
                <w:lang w:val="en-GB" w:eastAsia="zh-CN"/>
              </w:rPr>
            </w:pPr>
          </w:p>
        </w:tc>
      </w:tr>
    </w:tbl>
    <w:p w14:paraId="77A63D5A" w14:textId="77777777" w:rsidR="00CB4777" w:rsidRPr="00CB4777" w:rsidRDefault="00CB4777" w:rsidP="00CB4777">
      <w:pPr>
        <w:spacing w:after="0" w:line="240" w:lineRule="auto"/>
        <w:divId w:val="2116439976"/>
        <w:rPr>
          <w:rFonts w:ascii="Times New Roman" w:hAnsi="Times New Roman" w:cs="Times New Roman"/>
          <w:sz w:val="22"/>
          <w:szCs w:val="22"/>
          <w:lang w:val="en-US" w:eastAsia="zh-CN"/>
        </w:rPr>
      </w:pPr>
      <w:r w:rsidRPr="00CB4777">
        <w:rPr>
          <w:rFonts w:ascii="Times New Roman" w:hAnsi="Times New Roman" w:cs="Times New Roman"/>
          <w:sz w:val="22"/>
          <w:szCs w:val="22"/>
          <w:lang w:val="en-US" w:eastAsia="zh-CN"/>
        </w:rPr>
        <w:t>Para 158</w:t>
      </w:r>
    </w:p>
    <w:p w14:paraId="3F8C8C0C" w14:textId="77777777" w:rsidR="00CB4777" w:rsidRPr="007C2EA0" w:rsidRDefault="00CB4777" w:rsidP="00CB4777">
      <w:pPr>
        <w:spacing w:after="0" w:line="240" w:lineRule="auto"/>
        <w:ind w:left="720"/>
        <w:jc w:val="center"/>
        <w:divId w:val="2116439976"/>
        <w:rPr>
          <w:rFonts w:ascii="Times New Roman" w:hAnsi="Times New Roman" w:cs="Times New Roman"/>
          <w:b/>
          <w:u w:val="single"/>
          <w:lang w:val="en-US" w:eastAsia="zh-CN"/>
        </w:rPr>
      </w:pPr>
    </w:p>
    <w:p w14:paraId="0DE586FF" w14:textId="77777777" w:rsidR="00CB4777" w:rsidRPr="007C2EA0" w:rsidRDefault="00CB4777" w:rsidP="00CB4777">
      <w:pPr>
        <w:spacing w:after="0" w:line="240" w:lineRule="auto"/>
        <w:ind w:left="720"/>
        <w:jc w:val="center"/>
        <w:divId w:val="2116439976"/>
        <w:rPr>
          <w:rFonts w:ascii="Times New Roman" w:hAnsi="Times New Roman" w:cs="Times New Roman"/>
          <w:b/>
          <w:bCs/>
          <w:caps/>
          <w:lang w:val="en-US" w:eastAsia="zh-CN"/>
        </w:rPr>
      </w:pPr>
      <w:r w:rsidRPr="007C2EA0">
        <w:rPr>
          <w:rFonts w:ascii="Times New Roman" w:hAnsi="Times New Roman" w:cs="Times New Roman"/>
          <w:b/>
          <w:bCs/>
          <w:caps/>
          <w:lang w:val="en-US" w:eastAsia="zh-CN"/>
        </w:rPr>
        <w:t>Undertaking to Court to e-file documents</w:t>
      </w:r>
    </w:p>
    <w:p w14:paraId="3978A7EC" w14:textId="77777777" w:rsidR="00CB4777" w:rsidRPr="007C2EA0" w:rsidRDefault="00CB4777" w:rsidP="00CB4777">
      <w:pPr>
        <w:spacing w:after="0" w:line="240" w:lineRule="auto"/>
        <w:ind w:left="720"/>
        <w:jc w:val="center"/>
        <w:divId w:val="2116439976"/>
        <w:rPr>
          <w:rFonts w:ascii="Times New Roman" w:hAnsi="Times New Roman" w:cs="Times New Roman"/>
          <w:b/>
          <w:lang w:val="en-US" w:eastAsia="zh-CN"/>
        </w:rPr>
      </w:pPr>
    </w:p>
    <w:p w14:paraId="64CEE6EB" w14:textId="77777777" w:rsidR="00CB4777" w:rsidRPr="007C2EA0" w:rsidRDefault="00CB4777" w:rsidP="00CB4777">
      <w:pPr>
        <w:autoSpaceDE w:val="0"/>
        <w:autoSpaceDN w:val="0"/>
        <w:adjustRightInd w:val="0"/>
        <w:spacing w:after="0" w:line="240" w:lineRule="auto"/>
        <w:ind w:right="480"/>
        <w:jc w:val="both"/>
        <w:divId w:val="2116439976"/>
        <w:rPr>
          <w:rFonts w:ascii="Times New Roman" w:hAnsi="Times New Roman" w:cs="Times New Roman"/>
          <w:color w:val="000000"/>
          <w:lang w:val="en-US" w:eastAsia="en-GB"/>
        </w:rPr>
      </w:pPr>
      <w:r w:rsidRPr="007C2EA0">
        <w:rPr>
          <w:rFonts w:ascii="Times New Roman" w:hAnsi="Times New Roman" w:cs="Times New Roman"/>
          <w:color w:val="000000"/>
          <w:lang w:val="en-US" w:eastAsia="en-GB"/>
        </w:rPr>
        <w:t>1.</w:t>
      </w:r>
      <w:r w:rsidRPr="007C2EA0">
        <w:rPr>
          <w:rFonts w:ascii="Times New Roman" w:hAnsi="Times New Roman" w:cs="Times New Roman"/>
          <w:color w:val="000000"/>
          <w:lang w:val="en-US" w:eastAsia="en-GB"/>
        </w:rPr>
        <w:tab/>
        <w:t>I, _______</w:t>
      </w:r>
      <w:r w:rsidRPr="007C2EA0">
        <w:rPr>
          <w:rFonts w:ascii="Times New Roman" w:hAnsi="Times New Roman" w:cs="Times New Roman"/>
          <w:color w:val="000000"/>
          <w:u w:val="single"/>
          <w:lang w:val="en-US" w:eastAsia="en-GB"/>
        </w:rPr>
        <w:t>(</w:t>
      </w:r>
      <w:r w:rsidRPr="007C2EA0">
        <w:rPr>
          <w:rFonts w:ascii="Times New Roman" w:hAnsi="Times New Roman" w:cs="Times New Roman"/>
          <w:i/>
          <w:color w:val="000000"/>
          <w:u w:val="single"/>
          <w:lang w:val="en-US" w:eastAsia="en-GB"/>
        </w:rPr>
        <w:t>name of applicant/solicitor</w:t>
      </w:r>
      <w:r w:rsidRPr="007C2EA0">
        <w:rPr>
          <w:rFonts w:ascii="Times New Roman" w:hAnsi="Times New Roman" w:cs="Times New Roman"/>
          <w:color w:val="000000"/>
          <w:u w:val="single"/>
          <w:lang w:val="en-US" w:eastAsia="en-GB"/>
        </w:rPr>
        <w:t>)</w:t>
      </w:r>
      <w:r w:rsidRPr="007C2EA0">
        <w:rPr>
          <w:rFonts w:ascii="Times New Roman" w:hAnsi="Times New Roman" w:cs="Times New Roman"/>
          <w:color w:val="000000"/>
          <w:lang w:val="en-US" w:eastAsia="en-GB"/>
        </w:rPr>
        <w:t>_____, of _____</w:t>
      </w:r>
      <w:r w:rsidRPr="007C2EA0">
        <w:rPr>
          <w:rFonts w:ascii="Times New Roman" w:hAnsi="Times New Roman" w:cs="Times New Roman"/>
          <w:color w:val="000000"/>
          <w:u w:val="single"/>
          <w:lang w:val="en-US" w:eastAsia="en-GB"/>
        </w:rPr>
        <w:t>(</w:t>
      </w:r>
      <w:r w:rsidRPr="007C2EA0">
        <w:rPr>
          <w:rFonts w:ascii="Times New Roman" w:hAnsi="Times New Roman" w:cs="Times New Roman"/>
          <w:i/>
          <w:color w:val="000000"/>
          <w:u w:val="single"/>
          <w:lang w:val="en-US" w:eastAsia="en-GB"/>
        </w:rPr>
        <w:t>address</w:t>
      </w:r>
      <w:r w:rsidRPr="007C2EA0">
        <w:rPr>
          <w:rFonts w:ascii="Times New Roman" w:hAnsi="Times New Roman" w:cs="Times New Roman"/>
          <w:color w:val="000000"/>
          <w:u w:val="single"/>
          <w:lang w:val="en-US" w:eastAsia="en-GB"/>
        </w:rPr>
        <w:t>)</w:t>
      </w:r>
      <w:r w:rsidRPr="007C2EA0">
        <w:rPr>
          <w:rFonts w:ascii="Times New Roman" w:hAnsi="Times New Roman" w:cs="Times New Roman"/>
          <w:color w:val="000000"/>
          <w:lang w:val="en-US" w:eastAsia="en-GB"/>
        </w:rPr>
        <w:t>_____, do hereby undertake to the Court to file the following documents via the Electronic Filing Service (EFS)</w:t>
      </w:r>
      <w:r w:rsidRPr="007C2EA0">
        <w:rPr>
          <w:rFonts w:ascii="Times New Roman" w:hAnsi="Times New Roman" w:cs="Times New Roman"/>
          <w:color w:val="000000"/>
          <w:vertAlign w:val="superscript"/>
          <w:lang w:val="en-US" w:eastAsia="en-GB"/>
        </w:rPr>
        <w:t>#</w:t>
      </w:r>
      <w:r w:rsidRPr="007C2EA0">
        <w:rPr>
          <w:rFonts w:ascii="Times New Roman" w:hAnsi="Times New Roman" w:cs="Times New Roman"/>
          <w:color w:val="000000"/>
          <w:lang w:val="en-US" w:eastAsia="en-GB"/>
        </w:rPr>
        <w:t xml:space="preserve"> by _____</w:t>
      </w:r>
      <w:r w:rsidRPr="007C2EA0">
        <w:rPr>
          <w:rFonts w:ascii="Times New Roman" w:hAnsi="Times New Roman" w:cs="Times New Roman"/>
          <w:color w:val="000000"/>
          <w:u w:val="single"/>
          <w:lang w:val="en-US" w:eastAsia="en-GB"/>
        </w:rPr>
        <w:t>(</w:t>
      </w:r>
      <w:r w:rsidRPr="007C2EA0">
        <w:rPr>
          <w:rFonts w:ascii="Times New Roman" w:hAnsi="Times New Roman" w:cs="Times New Roman"/>
          <w:i/>
          <w:color w:val="000000"/>
          <w:u w:val="single"/>
          <w:lang w:val="en-US" w:eastAsia="en-GB"/>
        </w:rPr>
        <w:t>date</w:t>
      </w:r>
      <w:r w:rsidRPr="007C2EA0">
        <w:rPr>
          <w:rFonts w:ascii="Times New Roman" w:hAnsi="Times New Roman" w:cs="Times New Roman"/>
          <w:color w:val="000000"/>
          <w:u w:val="single"/>
          <w:lang w:val="en-US" w:eastAsia="en-GB"/>
        </w:rPr>
        <w:t>)</w:t>
      </w:r>
      <w:r w:rsidRPr="007C2EA0">
        <w:rPr>
          <w:rFonts w:ascii="Times New Roman" w:hAnsi="Times New Roman" w:cs="Times New Roman"/>
          <w:color w:val="000000"/>
          <w:lang w:val="en-US" w:eastAsia="en-GB"/>
        </w:rPr>
        <w:t>_____:</w:t>
      </w:r>
    </w:p>
    <w:p w14:paraId="707DAB92" w14:textId="77777777" w:rsidR="00CB4777" w:rsidRPr="007C2EA0" w:rsidRDefault="00CB4777" w:rsidP="00CB4777">
      <w:pPr>
        <w:autoSpaceDE w:val="0"/>
        <w:autoSpaceDN w:val="0"/>
        <w:adjustRightInd w:val="0"/>
        <w:spacing w:after="0" w:line="240" w:lineRule="auto"/>
        <w:ind w:right="480"/>
        <w:jc w:val="both"/>
        <w:divId w:val="2116439976"/>
        <w:rPr>
          <w:rFonts w:ascii="Times New Roman" w:hAnsi="Times New Roman" w:cs="Times New Roman"/>
          <w:color w:val="000000"/>
          <w:lang w:val="en-US" w:eastAsia="en-GB"/>
        </w:rPr>
      </w:pPr>
    </w:p>
    <w:p w14:paraId="202BF6F4" w14:textId="77777777" w:rsidR="00CB4777" w:rsidRPr="007C2EA0" w:rsidRDefault="00CB4777" w:rsidP="00CB4777">
      <w:pPr>
        <w:autoSpaceDE w:val="0"/>
        <w:autoSpaceDN w:val="0"/>
        <w:adjustRightInd w:val="0"/>
        <w:spacing w:after="0" w:line="240" w:lineRule="auto"/>
        <w:ind w:left="720" w:right="480"/>
        <w:jc w:val="both"/>
        <w:divId w:val="2116439976"/>
        <w:rPr>
          <w:rFonts w:ascii="Times New Roman" w:hAnsi="Times New Roman" w:cs="Times New Roman"/>
          <w:b/>
          <w:color w:val="000000"/>
          <w:lang w:val="en-US" w:eastAsia="en-GB"/>
        </w:rPr>
      </w:pPr>
      <w:r w:rsidRPr="007C2EA0">
        <w:rPr>
          <w:rFonts w:ascii="Times New Roman" w:hAnsi="Times New Roman" w:cs="Times New Roman"/>
          <w:color w:val="000000"/>
          <w:lang w:val="en-US" w:eastAsia="en-GB"/>
        </w:rPr>
        <w:t>(a)</w:t>
      </w:r>
      <w:r w:rsidRPr="007C2EA0">
        <w:rPr>
          <w:rFonts w:ascii="Times New Roman" w:hAnsi="Times New Roman" w:cs="Times New Roman"/>
          <w:color w:val="000000"/>
          <w:lang w:val="en-US" w:eastAsia="en-GB"/>
        </w:rPr>
        <w:tab/>
        <w:t>the Originating Summons</w:t>
      </w:r>
      <w:proofErr w:type="gramStart"/>
      <w:r w:rsidRPr="007C2EA0">
        <w:rPr>
          <w:rFonts w:ascii="Times New Roman" w:hAnsi="Times New Roman" w:cs="Times New Roman"/>
          <w:color w:val="000000"/>
          <w:lang w:val="en-US" w:eastAsia="en-GB"/>
        </w:rPr>
        <w:t>*;</w:t>
      </w:r>
      <w:proofErr w:type="gramEnd"/>
    </w:p>
    <w:p w14:paraId="51ADAC4E" w14:textId="77777777" w:rsidR="00CB4777" w:rsidRPr="007C2EA0" w:rsidRDefault="00CB4777" w:rsidP="00CB4777">
      <w:pPr>
        <w:autoSpaceDE w:val="0"/>
        <w:autoSpaceDN w:val="0"/>
        <w:adjustRightInd w:val="0"/>
        <w:spacing w:after="0" w:line="240" w:lineRule="auto"/>
        <w:ind w:left="720" w:right="480"/>
        <w:jc w:val="both"/>
        <w:divId w:val="2116439976"/>
        <w:rPr>
          <w:rFonts w:ascii="Times New Roman" w:hAnsi="Times New Roman" w:cs="Times New Roman"/>
          <w:color w:val="000000"/>
          <w:lang w:val="en-US" w:eastAsia="en-GB"/>
        </w:rPr>
      </w:pPr>
    </w:p>
    <w:p w14:paraId="0EB818FC" w14:textId="77777777" w:rsidR="00CB4777" w:rsidRPr="007C2EA0" w:rsidRDefault="00CB4777" w:rsidP="00CB4777">
      <w:pPr>
        <w:autoSpaceDE w:val="0"/>
        <w:autoSpaceDN w:val="0"/>
        <w:adjustRightInd w:val="0"/>
        <w:spacing w:after="0" w:line="240" w:lineRule="auto"/>
        <w:ind w:left="720" w:right="480"/>
        <w:jc w:val="both"/>
        <w:divId w:val="2116439976"/>
        <w:rPr>
          <w:rFonts w:ascii="Times New Roman" w:hAnsi="Times New Roman" w:cs="Times New Roman"/>
          <w:color w:val="000000"/>
          <w:lang w:val="en-US" w:eastAsia="en-GB"/>
        </w:rPr>
      </w:pPr>
      <w:r w:rsidRPr="007C2EA0">
        <w:rPr>
          <w:rFonts w:ascii="Times New Roman" w:hAnsi="Times New Roman" w:cs="Times New Roman"/>
          <w:color w:val="000000"/>
          <w:lang w:val="en-US" w:eastAsia="en-GB"/>
        </w:rPr>
        <w:t>(b)</w:t>
      </w:r>
      <w:r w:rsidRPr="007C2EA0">
        <w:rPr>
          <w:rFonts w:ascii="Times New Roman" w:hAnsi="Times New Roman" w:cs="Times New Roman"/>
          <w:color w:val="000000"/>
          <w:lang w:val="en-US" w:eastAsia="en-GB"/>
        </w:rPr>
        <w:tab/>
        <w:t>the Summons</w:t>
      </w:r>
      <w:proofErr w:type="gramStart"/>
      <w:r w:rsidRPr="007C2EA0">
        <w:rPr>
          <w:rFonts w:ascii="Times New Roman" w:hAnsi="Times New Roman" w:cs="Times New Roman"/>
          <w:color w:val="000000"/>
          <w:lang w:val="en-US" w:eastAsia="en-GB"/>
        </w:rPr>
        <w:t>*;</w:t>
      </w:r>
      <w:proofErr w:type="gramEnd"/>
    </w:p>
    <w:p w14:paraId="47A33D8F" w14:textId="77777777" w:rsidR="00CB4777" w:rsidRPr="007C2EA0" w:rsidRDefault="00CB4777" w:rsidP="00CB4777">
      <w:pPr>
        <w:autoSpaceDE w:val="0"/>
        <w:autoSpaceDN w:val="0"/>
        <w:adjustRightInd w:val="0"/>
        <w:spacing w:after="0" w:line="240" w:lineRule="auto"/>
        <w:ind w:left="720" w:right="480"/>
        <w:jc w:val="both"/>
        <w:divId w:val="2116439976"/>
        <w:rPr>
          <w:rFonts w:ascii="Times New Roman" w:hAnsi="Times New Roman" w:cs="Times New Roman"/>
          <w:color w:val="000000"/>
          <w:lang w:val="en-US" w:eastAsia="en-GB"/>
        </w:rPr>
      </w:pPr>
    </w:p>
    <w:p w14:paraId="5C7D71C3" w14:textId="77777777" w:rsidR="00CB4777" w:rsidRPr="007C2EA0" w:rsidRDefault="00CB4777" w:rsidP="00CB4777">
      <w:pPr>
        <w:autoSpaceDE w:val="0"/>
        <w:autoSpaceDN w:val="0"/>
        <w:adjustRightInd w:val="0"/>
        <w:spacing w:after="0" w:line="240" w:lineRule="auto"/>
        <w:ind w:left="720" w:right="480"/>
        <w:jc w:val="both"/>
        <w:divId w:val="2116439976"/>
        <w:rPr>
          <w:rFonts w:ascii="Times New Roman" w:hAnsi="Times New Roman" w:cs="Times New Roman"/>
          <w:color w:val="000000"/>
          <w:lang w:val="en-US" w:eastAsia="en-GB"/>
        </w:rPr>
      </w:pPr>
      <w:r w:rsidRPr="007C2EA0">
        <w:rPr>
          <w:rFonts w:ascii="Times New Roman" w:hAnsi="Times New Roman" w:cs="Times New Roman"/>
          <w:color w:val="000000"/>
          <w:lang w:val="en-US" w:eastAsia="en-GB"/>
        </w:rPr>
        <w:t>(c)</w:t>
      </w:r>
      <w:r w:rsidRPr="007C2EA0">
        <w:rPr>
          <w:rFonts w:ascii="Times New Roman" w:hAnsi="Times New Roman" w:cs="Times New Roman"/>
          <w:color w:val="000000"/>
          <w:lang w:val="en-US" w:eastAsia="en-GB"/>
        </w:rPr>
        <w:tab/>
        <w:t>the affidavit(s) of ____</w:t>
      </w:r>
      <w:proofErr w:type="gramStart"/>
      <w:r w:rsidRPr="007C2EA0">
        <w:rPr>
          <w:rFonts w:ascii="Times New Roman" w:hAnsi="Times New Roman" w:cs="Times New Roman"/>
          <w:color w:val="000000"/>
          <w:lang w:val="en-US" w:eastAsia="en-GB"/>
        </w:rPr>
        <w:t>_</w:t>
      </w:r>
      <w:r w:rsidRPr="007C2EA0">
        <w:rPr>
          <w:rFonts w:ascii="Times New Roman" w:hAnsi="Times New Roman" w:cs="Times New Roman"/>
          <w:color w:val="000000"/>
          <w:u w:val="single"/>
          <w:lang w:val="en-US" w:eastAsia="en-GB"/>
        </w:rPr>
        <w:t>(</w:t>
      </w:r>
      <w:proofErr w:type="gramEnd"/>
      <w:r w:rsidRPr="007C2EA0">
        <w:rPr>
          <w:rFonts w:ascii="Times New Roman" w:hAnsi="Times New Roman" w:cs="Times New Roman"/>
          <w:i/>
          <w:color w:val="000000"/>
          <w:u w:val="single"/>
          <w:lang w:val="en-US" w:eastAsia="en-GB"/>
        </w:rPr>
        <w:t>name of deponent</w:t>
      </w:r>
      <w:r w:rsidRPr="007C2EA0">
        <w:rPr>
          <w:rFonts w:ascii="Times New Roman" w:hAnsi="Times New Roman" w:cs="Times New Roman"/>
          <w:color w:val="000000"/>
          <w:u w:val="single"/>
          <w:lang w:val="en-US" w:eastAsia="en-GB"/>
        </w:rPr>
        <w:t>)</w:t>
      </w:r>
      <w:r w:rsidRPr="007C2EA0">
        <w:rPr>
          <w:rFonts w:ascii="Times New Roman" w:hAnsi="Times New Roman" w:cs="Times New Roman"/>
          <w:color w:val="000000"/>
          <w:lang w:val="en-US" w:eastAsia="en-GB"/>
        </w:rPr>
        <w:t>_____ affirmed on ____(</w:t>
      </w:r>
      <w:r w:rsidRPr="007C2EA0">
        <w:rPr>
          <w:rFonts w:ascii="Times New Roman" w:hAnsi="Times New Roman" w:cs="Times New Roman"/>
          <w:i/>
          <w:color w:val="000000"/>
          <w:lang w:val="en-US" w:eastAsia="en-GB"/>
        </w:rPr>
        <w:t>date</w:t>
      </w:r>
      <w:r w:rsidRPr="007C2EA0">
        <w:rPr>
          <w:rFonts w:ascii="Times New Roman" w:hAnsi="Times New Roman" w:cs="Times New Roman"/>
          <w:color w:val="000000"/>
          <w:lang w:val="en-US" w:eastAsia="en-GB"/>
        </w:rPr>
        <w:t>)___; and</w:t>
      </w:r>
    </w:p>
    <w:p w14:paraId="5382255F" w14:textId="77777777" w:rsidR="00CB4777" w:rsidRPr="007C2EA0" w:rsidRDefault="00CB4777" w:rsidP="00CB4777">
      <w:pPr>
        <w:autoSpaceDE w:val="0"/>
        <w:autoSpaceDN w:val="0"/>
        <w:adjustRightInd w:val="0"/>
        <w:spacing w:after="0" w:line="240" w:lineRule="auto"/>
        <w:ind w:left="720" w:right="480"/>
        <w:jc w:val="both"/>
        <w:divId w:val="2116439976"/>
        <w:rPr>
          <w:rFonts w:ascii="Times New Roman" w:hAnsi="Times New Roman" w:cs="Times New Roman"/>
          <w:b/>
          <w:color w:val="000000"/>
          <w:lang w:val="en-US" w:eastAsia="en-GB"/>
        </w:rPr>
      </w:pPr>
    </w:p>
    <w:p w14:paraId="42E09E0E" w14:textId="77777777" w:rsidR="00CB4777" w:rsidRPr="007C2EA0" w:rsidRDefault="00CB4777" w:rsidP="00CB4777">
      <w:pPr>
        <w:autoSpaceDE w:val="0"/>
        <w:autoSpaceDN w:val="0"/>
        <w:adjustRightInd w:val="0"/>
        <w:spacing w:after="0" w:line="240" w:lineRule="auto"/>
        <w:ind w:right="480" w:firstLine="720"/>
        <w:jc w:val="both"/>
        <w:divId w:val="2116439976"/>
        <w:rPr>
          <w:rFonts w:ascii="Times New Roman" w:hAnsi="Times New Roman" w:cs="Times New Roman"/>
          <w:color w:val="000000"/>
          <w:lang w:val="en-US" w:eastAsia="en-GB"/>
        </w:rPr>
      </w:pPr>
      <w:r w:rsidRPr="007C2EA0">
        <w:rPr>
          <w:rFonts w:ascii="Times New Roman" w:hAnsi="Times New Roman" w:cs="Times New Roman"/>
          <w:color w:val="000000"/>
          <w:lang w:val="en-US" w:eastAsia="en-GB"/>
        </w:rPr>
        <w:t>(d)</w:t>
      </w:r>
      <w:r w:rsidRPr="007C2EA0">
        <w:rPr>
          <w:rFonts w:ascii="Times New Roman" w:hAnsi="Times New Roman" w:cs="Times New Roman"/>
          <w:color w:val="000000"/>
          <w:lang w:val="en-US" w:eastAsia="en-GB"/>
        </w:rPr>
        <w:tab/>
        <w:t>the draft and final Order of Court if granted by the Court.</w:t>
      </w:r>
    </w:p>
    <w:p w14:paraId="3E1C522F" w14:textId="77777777" w:rsidR="00CB4777" w:rsidRPr="007C2EA0" w:rsidRDefault="00CB4777" w:rsidP="00CB4777">
      <w:pPr>
        <w:autoSpaceDE w:val="0"/>
        <w:autoSpaceDN w:val="0"/>
        <w:adjustRightInd w:val="0"/>
        <w:spacing w:after="0" w:line="240" w:lineRule="auto"/>
        <w:ind w:right="480"/>
        <w:jc w:val="both"/>
        <w:divId w:val="2116439976"/>
        <w:rPr>
          <w:rFonts w:ascii="Times New Roman" w:hAnsi="Times New Roman" w:cs="Times New Roman"/>
          <w:color w:val="000000"/>
          <w:lang w:val="en-US" w:eastAsia="en-GB"/>
        </w:rPr>
      </w:pPr>
    </w:p>
    <w:p w14:paraId="5F899968" w14:textId="77777777" w:rsidR="00CB4777" w:rsidRPr="007C2EA0" w:rsidRDefault="00CB4777" w:rsidP="00CB4777">
      <w:pPr>
        <w:autoSpaceDE w:val="0"/>
        <w:autoSpaceDN w:val="0"/>
        <w:adjustRightInd w:val="0"/>
        <w:spacing w:after="0" w:line="240" w:lineRule="auto"/>
        <w:ind w:right="480"/>
        <w:jc w:val="both"/>
        <w:divId w:val="2116439976"/>
        <w:rPr>
          <w:rFonts w:ascii="Times New Roman" w:hAnsi="Times New Roman" w:cs="Times New Roman"/>
          <w:color w:val="000000"/>
          <w:lang w:val="en-US" w:eastAsia="en-GB"/>
        </w:rPr>
      </w:pPr>
      <w:r w:rsidRPr="007C2EA0">
        <w:rPr>
          <w:rFonts w:ascii="Times New Roman" w:hAnsi="Times New Roman" w:cs="Times New Roman"/>
          <w:color w:val="000000"/>
          <w:lang w:val="en-US" w:eastAsia="en-GB"/>
        </w:rPr>
        <w:t>2.</w:t>
      </w:r>
      <w:r w:rsidRPr="007C2EA0">
        <w:rPr>
          <w:rFonts w:ascii="Times New Roman" w:hAnsi="Times New Roman" w:cs="Times New Roman"/>
          <w:color w:val="000000"/>
          <w:lang w:val="en-US" w:eastAsia="en-GB"/>
        </w:rPr>
        <w:tab/>
        <w:t>I understand that if I should fail to carry out my undertaking, I am liable to be punished for non-compliance with an order of the Court.</w:t>
      </w:r>
    </w:p>
    <w:p w14:paraId="3CCF1DCC" w14:textId="77777777" w:rsidR="00CB4777" w:rsidRPr="007C2EA0" w:rsidRDefault="00CB4777" w:rsidP="00CB4777">
      <w:pPr>
        <w:spacing w:after="0" w:line="240" w:lineRule="auto"/>
        <w:divId w:val="2116439976"/>
        <w:rPr>
          <w:rFonts w:ascii="Times New Roman" w:eastAsia="Calibri" w:hAnsi="Times New Roman" w:cs="Times New Roman"/>
          <w:lang w:val="en-GB" w:eastAsia="en-GB"/>
        </w:rPr>
      </w:pPr>
    </w:p>
    <w:p w14:paraId="70B6EDFA" w14:textId="77777777" w:rsidR="00CB4777" w:rsidRPr="007C2EA0" w:rsidRDefault="00CB4777" w:rsidP="00CB4777">
      <w:pPr>
        <w:spacing w:after="0" w:line="240" w:lineRule="auto"/>
        <w:divId w:val="2116439976"/>
        <w:rPr>
          <w:rFonts w:ascii="Times New Roman" w:eastAsia="Calibri" w:hAnsi="Times New Roman" w:cs="Times New Roman"/>
          <w:lang w:val="en-GB" w:eastAsia="en-GB"/>
        </w:rPr>
      </w:pPr>
    </w:p>
    <w:p w14:paraId="34D48BFA" w14:textId="77777777" w:rsidR="00CB4777" w:rsidRPr="007C2EA0" w:rsidRDefault="00CB4777" w:rsidP="00CB4777">
      <w:pPr>
        <w:spacing w:after="0" w:line="240" w:lineRule="auto"/>
        <w:divId w:val="2116439976"/>
        <w:rPr>
          <w:rFonts w:ascii="Times New Roman" w:eastAsia="Calibri" w:hAnsi="Times New Roman" w:cs="Times New Roman"/>
          <w:lang w:val="en-GB" w:eastAsia="en-GB"/>
        </w:rPr>
      </w:pPr>
    </w:p>
    <w:p w14:paraId="590ACEE9" w14:textId="77777777" w:rsidR="00CB4777" w:rsidRPr="007C2EA0" w:rsidRDefault="00CB4777" w:rsidP="00CB4777">
      <w:pPr>
        <w:spacing w:after="0" w:line="240" w:lineRule="auto"/>
        <w:divId w:val="2116439976"/>
        <w:rPr>
          <w:rFonts w:ascii="Times New Roman" w:eastAsia="Calibri" w:hAnsi="Times New Roman" w:cs="Times New Roman"/>
          <w:lang w:val="en-GB" w:eastAsia="en-GB"/>
        </w:rPr>
      </w:pPr>
    </w:p>
    <w:p w14:paraId="0EB0995D" w14:textId="77777777" w:rsidR="00CB4777" w:rsidRPr="007C2EA0" w:rsidRDefault="00CB4777" w:rsidP="00CB4777">
      <w:pPr>
        <w:spacing w:after="0" w:line="240" w:lineRule="auto"/>
        <w:divId w:val="2116439976"/>
        <w:rPr>
          <w:rFonts w:ascii="Times New Roman" w:eastAsia="Calibri" w:hAnsi="Times New Roman" w:cs="Times New Roman"/>
          <w:lang w:val="en-GB" w:eastAsia="en-GB"/>
        </w:rPr>
      </w:pPr>
      <w:r w:rsidRPr="007C2EA0">
        <w:rPr>
          <w:rFonts w:ascii="Times New Roman" w:eastAsia="Calibri" w:hAnsi="Times New Roman" w:cs="Times New Roman"/>
          <w:lang w:val="en-GB" w:eastAsia="en-GB"/>
        </w:rPr>
        <w:t>(</w:t>
      </w:r>
      <w:r w:rsidRPr="007C2EA0">
        <w:rPr>
          <w:rFonts w:ascii="Times New Roman" w:eastAsia="Calibri" w:hAnsi="Times New Roman" w:cs="Times New Roman"/>
          <w:i/>
          <w:lang w:val="en-GB" w:eastAsia="en-GB"/>
        </w:rPr>
        <w:t>Signature</w:t>
      </w:r>
      <w:r w:rsidRPr="007C2EA0">
        <w:rPr>
          <w:rFonts w:ascii="Times New Roman" w:eastAsia="Calibri" w:hAnsi="Times New Roman" w:cs="Times New Roman"/>
          <w:lang w:val="en-GB" w:eastAsia="en-GB"/>
        </w:rPr>
        <w:t>)</w:t>
      </w:r>
    </w:p>
    <w:p w14:paraId="27F83AA9" w14:textId="77777777" w:rsidR="00CB4777" w:rsidRPr="007C2EA0" w:rsidRDefault="00CB4777" w:rsidP="00CB4777">
      <w:pPr>
        <w:spacing w:after="0" w:line="240" w:lineRule="auto"/>
        <w:divId w:val="2116439976"/>
        <w:rPr>
          <w:rFonts w:ascii="Times New Roman" w:eastAsia="Calibri" w:hAnsi="Times New Roman" w:cs="Times New Roman"/>
          <w:lang w:val="en-GB" w:eastAsia="en-GB"/>
        </w:rPr>
      </w:pPr>
      <w:r w:rsidRPr="007C2EA0">
        <w:rPr>
          <w:rFonts w:ascii="Times New Roman" w:eastAsia="Calibri" w:hAnsi="Times New Roman" w:cs="Times New Roman"/>
          <w:lang w:val="en-GB" w:eastAsia="en-GB"/>
        </w:rPr>
        <w:t>______________________________</w:t>
      </w:r>
    </w:p>
    <w:p w14:paraId="78EF2FDF" w14:textId="77777777" w:rsidR="00CB4777" w:rsidRPr="007C2EA0" w:rsidRDefault="00CB4777" w:rsidP="00CB4777">
      <w:pPr>
        <w:spacing w:after="0" w:line="240" w:lineRule="auto"/>
        <w:divId w:val="2116439976"/>
        <w:rPr>
          <w:rFonts w:ascii="Times New Roman" w:eastAsia="Calibri" w:hAnsi="Times New Roman" w:cs="Times New Roman"/>
          <w:lang w:val="en-GB" w:eastAsia="en-GB"/>
        </w:rPr>
      </w:pPr>
      <w:r w:rsidRPr="007C2EA0">
        <w:rPr>
          <w:rFonts w:ascii="Times New Roman" w:eastAsia="Calibri" w:hAnsi="Times New Roman" w:cs="Times New Roman"/>
          <w:lang w:val="en-GB" w:eastAsia="en-GB"/>
        </w:rPr>
        <w:t>Name of Applicant / Applicant’s solicitor</w:t>
      </w:r>
    </w:p>
    <w:p w14:paraId="0B0C6CFC" w14:textId="77777777" w:rsidR="00CB4777" w:rsidRPr="007C2EA0" w:rsidRDefault="00CB4777" w:rsidP="00CB4777">
      <w:pPr>
        <w:spacing w:after="0" w:line="240" w:lineRule="auto"/>
        <w:divId w:val="2116439976"/>
        <w:rPr>
          <w:rFonts w:ascii="Times New Roman" w:eastAsia="Calibri" w:hAnsi="Times New Roman" w:cs="Times New Roman"/>
          <w:lang w:val="en-GB" w:eastAsia="en-GB"/>
        </w:rPr>
      </w:pPr>
      <w:proofErr w:type="gramStart"/>
      <w:r w:rsidRPr="007C2EA0">
        <w:rPr>
          <w:rFonts w:ascii="Times New Roman" w:eastAsia="Calibri" w:hAnsi="Times New Roman" w:cs="Times New Roman"/>
          <w:lang w:val="en-GB" w:eastAsia="en-GB"/>
        </w:rPr>
        <w:t>Date :</w:t>
      </w:r>
      <w:proofErr w:type="gramEnd"/>
      <w:r w:rsidRPr="007C2EA0">
        <w:rPr>
          <w:rFonts w:ascii="Times New Roman" w:eastAsia="Calibri" w:hAnsi="Times New Roman" w:cs="Times New Roman"/>
          <w:lang w:val="en-GB" w:eastAsia="en-GB"/>
        </w:rPr>
        <w:t xml:space="preserve"> __________________</w:t>
      </w:r>
    </w:p>
    <w:p w14:paraId="76BDB378" w14:textId="77777777" w:rsidR="00CB4777" w:rsidRPr="00267633" w:rsidRDefault="00CB4777" w:rsidP="00CB4777">
      <w:pPr>
        <w:spacing w:after="0" w:line="240" w:lineRule="auto"/>
        <w:divId w:val="2116439976"/>
        <w:rPr>
          <w:rFonts w:ascii="Times New Roman" w:hAnsi="Times New Roman" w:cs="Times New Roman"/>
          <w:sz w:val="20"/>
          <w:szCs w:val="20"/>
          <w:lang w:val="en-US" w:eastAsia="zh-CN"/>
        </w:rPr>
      </w:pPr>
    </w:p>
    <w:p w14:paraId="669AFE13" w14:textId="77777777" w:rsidR="00CB4777" w:rsidRPr="00267633" w:rsidRDefault="00CB4777" w:rsidP="00CB4777">
      <w:pPr>
        <w:spacing w:after="0" w:line="240" w:lineRule="auto"/>
        <w:divId w:val="2116439976"/>
        <w:rPr>
          <w:rFonts w:ascii="Times New Roman" w:hAnsi="Times New Roman" w:cs="Times New Roman"/>
          <w:sz w:val="20"/>
          <w:szCs w:val="20"/>
          <w:lang w:val="en-US" w:eastAsia="zh-CN"/>
        </w:rPr>
      </w:pPr>
      <w:r w:rsidRPr="00267633">
        <w:rPr>
          <w:rFonts w:ascii="Times New Roman" w:hAnsi="Times New Roman" w:cs="Times New Roman"/>
          <w:sz w:val="20"/>
          <w:szCs w:val="20"/>
          <w:lang w:val="en-US" w:eastAsia="zh-CN"/>
        </w:rPr>
        <w:t xml:space="preserve"># For a non-EFS subscriber, the documents may be e-filed at the </w:t>
      </w:r>
      <w:proofErr w:type="spellStart"/>
      <w:r w:rsidRPr="00267633">
        <w:rPr>
          <w:rFonts w:ascii="Times New Roman" w:hAnsi="Times New Roman" w:cs="Times New Roman"/>
          <w:b/>
          <w:sz w:val="20"/>
          <w:szCs w:val="20"/>
          <w:lang w:val="en-US" w:eastAsia="zh-CN"/>
        </w:rPr>
        <w:t>LawNet</w:t>
      </w:r>
      <w:proofErr w:type="spellEnd"/>
      <w:r w:rsidRPr="00267633">
        <w:rPr>
          <w:rFonts w:ascii="Times New Roman" w:hAnsi="Times New Roman" w:cs="Times New Roman"/>
          <w:b/>
          <w:sz w:val="20"/>
          <w:szCs w:val="20"/>
          <w:lang w:val="en-US" w:eastAsia="zh-CN"/>
        </w:rPr>
        <w:t xml:space="preserve"> &amp; </w:t>
      </w:r>
      <w:proofErr w:type="spellStart"/>
      <w:r w:rsidRPr="00267633">
        <w:rPr>
          <w:rFonts w:ascii="Times New Roman" w:hAnsi="Times New Roman" w:cs="Times New Roman"/>
          <w:b/>
          <w:sz w:val="20"/>
          <w:szCs w:val="20"/>
          <w:lang w:val="en-US" w:eastAsia="zh-CN"/>
        </w:rPr>
        <w:t>CrimsonLogic</w:t>
      </w:r>
      <w:proofErr w:type="spellEnd"/>
      <w:r w:rsidRPr="00267633">
        <w:rPr>
          <w:rFonts w:ascii="Times New Roman" w:hAnsi="Times New Roman" w:cs="Times New Roman"/>
          <w:b/>
          <w:sz w:val="20"/>
          <w:szCs w:val="20"/>
          <w:lang w:val="en-US" w:eastAsia="zh-CN"/>
        </w:rPr>
        <w:t xml:space="preserve"> Service Bureau</w:t>
      </w:r>
      <w:r w:rsidRPr="00267633">
        <w:rPr>
          <w:rFonts w:ascii="Times New Roman" w:hAnsi="Times New Roman" w:cs="Times New Roman"/>
          <w:sz w:val="20"/>
          <w:szCs w:val="20"/>
          <w:lang w:val="en-US" w:eastAsia="zh-CN"/>
        </w:rPr>
        <w:t xml:space="preserve"> located at:</w:t>
      </w:r>
    </w:p>
    <w:p w14:paraId="631205ED" w14:textId="77777777" w:rsidR="00CB4777" w:rsidRPr="00267633" w:rsidRDefault="00CB4777" w:rsidP="00CB4777">
      <w:pPr>
        <w:spacing w:after="0" w:line="240" w:lineRule="auto"/>
        <w:ind w:left="851"/>
        <w:divId w:val="2116439976"/>
        <w:rPr>
          <w:rFonts w:ascii="Times New Roman" w:hAnsi="Times New Roman" w:cs="Times New Roman"/>
          <w:sz w:val="20"/>
          <w:szCs w:val="20"/>
          <w:lang w:val="en-US" w:eastAsia="zh-CN"/>
        </w:rPr>
      </w:pPr>
      <w:r w:rsidRPr="00267633">
        <w:rPr>
          <w:rFonts w:ascii="Times New Roman" w:hAnsi="Times New Roman" w:cs="Times New Roman"/>
          <w:sz w:val="20"/>
          <w:szCs w:val="20"/>
          <w:lang w:val="en-US" w:eastAsia="zh-CN"/>
        </w:rPr>
        <w:br/>
        <w:t>133 New Bridge Road, #19-01/02 Chinatown Point, Singapore 059413</w:t>
      </w:r>
    </w:p>
    <w:p w14:paraId="457A4BEF" w14:textId="77777777" w:rsidR="00CB4777" w:rsidRPr="00267633" w:rsidRDefault="00CB4777" w:rsidP="00CB4777">
      <w:pPr>
        <w:spacing w:after="0" w:line="240" w:lineRule="auto"/>
        <w:ind w:left="1418"/>
        <w:divId w:val="2116439976"/>
        <w:rPr>
          <w:rFonts w:ascii="Times New Roman" w:hAnsi="Times New Roman" w:cs="Times New Roman"/>
          <w:sz w:val="20"/>
          <w:szCs w:val="20"/>
          <w:lang w:val="en-US" w:eastAsia="zh-CN"/>
        </w:rPr>
      </w:pPr>
      <w:r w:rsidRPr="00267633">
        <w:rPr>
          <w:rFonts w:ascii="Times New Roman" w:hAnsi="Times New Roman" w:cs="Times New Roman"/>
          <w:sz w:val="20"/>
          <w:szCs w:val="20"/>
          <w:lang w:val="en-US" w:eastAsia="zh-CN"/>
        </w:rPr>
        <w:t>Tel: (65) 6538 9507</w:t>
      </w:r>
    </w:p>
    <w:p w14:paraId="7FBFECCF" w14:textId="77777777" w:rsidR="00CB4777" w:rsidRPr="00267633" w:rsidRDefault="00CB4777" w:rsidP="00CB4777">
      <w:pPr>
        <w:spacing w:after="0" w:line="240" w:lineRule="auto"/>
        <w:ind w:left="1418" w:firstLine="22"/>
        <w:divId w:val="2116439976"/>
        <w:rPr>
          <w:rFonts w:ascii="Times New Roman" w:hAnsi="Times New Roman" w:cs="Times New Roman"/>
          <w:sz w:val="20"/>
          <w:szCs w:val="20"/>
          <w:lang w:val="en-US" w:eastAsia="zh-CN"/>
        </w:rPr>
      </w:pPr>
      <w:r w:rsidRPr="00267633">
        <w:rPr>
          <w:rFonts w:ascii="Times New Roman" w:hAnsi="Times New Roman" w:cs="Times New Roman"/>
          <w:sz w:val="20"/>
          <w:szCs w:val="20"/>
          <w:lang w:val="en-US" w:eastAsia="zh-CN"/>
        </w:rPr>
        <w:t>Fax: (65) 6438 6350</w:t>
      </w:r>
    </w:p>
    <w:p w14:paraId="00ECAB01" w14:textId="77777777" w:rsidR="00CB4777" w:rsidRPr="00267633" w:rsidRDefault="00CB4777" w:rsidP="00CB4777">
      <w:pPr>
        <w:spacing w:after="0" w:line="240" w:lineRule="auto"/>
        <w:ind w:left="851"/>
        <w:divId w:val="2116439976"/>
        <w:rPr>
          <w:rFonts w:ascii="Times New Roman" w:eastAsia="Calibri" w:hAnsi="Times New Roman" w:cs="Times New Roman"/>
          <w:sz w:val="20"/>
          <w:szCs w:val="20"/>
          <w:lang w:val="en-GB" w:eastAsia="en-GB"/>
        </w:rPr>
      </w:pPr>
    </w:p>
    <w:p w14:paraId="1268E4C3" w14:textId="77777777" w:rsidR="00CB4777" w:rsidRPr="00267633" w:rsidRDefault="00CB4777" w:rsidP="00CB4777">
      <w:pPr>
        <w:spacing w:after="0" w:line="240" w:lineRule="auto"/>
        <w:ind w:left="851" w:right="2505"/>
        <w:jc w:val="both"/>
        <w:divId w:val="2116439976"/>
        <w:rPr>
          <w:rFonts w:ascii="Times New Roman" w:eastAsia="Calibri" w:hAnsi="Times New Roman" w:cs="Times New Roman"/>
          <w:lang w:val="en-GB" w:eastAsia="en-GB"/>
        </w:rPr>
      </w:pPr>
      <w:r w:rsidRPr="000F4D84">
        <w:rPr>
          <w:rFonts w:ascii="Times New Roman" w:eastAsia="Calibri" w:hAnsi="Times New Roman" w:cs="Times New Roman"/>
          <w:sz w:val="20"/>
          <w:szCs w:val="20"/>
          <w:lang w:eastAsia="en-GB"/>
        </w:rPr>
        <w:t>The operating hours may be found at www.elitigation.sg</w:t>
      </w:r>
    </w:p>
    <w:p w14:paraId="5D1CC470" w14:textId="77777777" w:rsidR="00CB4777" w:rsidRPr="00267633" w:rsidRDefault="00CB4777" w:rsidP="00CB4777">
      <w:pPr>
        <w:autoSpaceDE w:val="0"/>
        <w:autoSpaceDN w:val="0"/>
        <w:adjustRightInd w:val="0"/>
        <w:spacing w:after="0" w:line="240" w:lineRule="auto"/>
        <w:ind w:left="720"/>
        <w:jc w:val="right"/>
        <w:divId w:val="2116439976"/>
        <w:rPr>
          <w:rFonts w:ascii="Times New Roman" w:hAnsi="Times New Roman" w:cs="Times New Roman"/>
          <w:color w:val="000000"/>
          <w:sz w:val="32"/>
          <w:szCs w:val="32"/>
          <w:lang w:val="en-US" w:eastAsia="en-GB"/>
        </w:rPr>
      </w:pPr>
    </w:p>
    <w:p w14:paraId="33A8D97D" w14:textId="77777777" w:rsidR="00CB4777" w:rsidRPr="00267633" w:rsidRDefault="00CB4777" w:rsidP="00CB4777">
      <w:pPr>
        <w:autoSpaceDE w:val="0"/>
        <w:autoSpaceDN w:val="0"/>
        <w:adjustRightInd w:val="0"/>
        <w:spacing w:after="0" w:line="240" w:lineRule="auto"/>
        <w:ind w:left="720"/>
        <w:jc w:val="right"/>
        <w:divId w:val="2116439976"/>
        <w:rPr>
          <w:rFonts w:ascii="Times New Roman" w:hAnsi="Times New Roman" w:cs="Times New Roman"/>
          <w:color w:val="000000"/>
          <w:lang w:val="en-US" w:eastAsia="en-GB"/>
        </w:rPr>
      </w:pPr>
    </w:p>
    <w:p w14:paraId="6FAC55A4" w14:textId="77777777" w:rsidR="00267633" w:rsidRPr="00CB4777" w:rsidRDefault="00CB4777" w:rsidP="00CB4777">
      <w:pPr>
        <w:spacing w:before="0" w:after="200" w:line="276" w:lineRule="auto"/>
        <w:divId w:val="2116439976"/>
        <w:rPr>
          <w:rFonts w:ascii="Times New Roman" w:hAnsi="Times New Roman" w:cs="Times New Roman"/>
          <w:sz w:val="20"/>
          <w:szCs w:val="20"/>
          <w:lang w:val="en-US" w:eastAsia="zh-CN"/>
        </w:rPr>
      </w:pPr>
      <w:r w:rsidRPr="00CB4777">
        <w:rPr>
          <w:rFonts w:ascii="Times New Roman" w:hAnsi="Times New Roman" w:cs="Times New Roman"/>
          <w:sz w:val="20"/>
          <w:szCs w:val="20"/>
          <w:lang w:val="en-US" w:eastAsia="en-GB"/>
        </w:rPr>
        <w:t>* Delete where inapplicable</w:t>
      </w:r>
    </w:p>
    <w:p w14:paraId="415E6E7D" w14:textId="77777777" w:rsidR="00267633" w:rsidRPr="00267633" w:rsidRDefault="00267633" w:rsidP="00267633">
      <w:pPr>
        <w:spacing w:before="0" w:after="0" w:line="240" w:lineRule="auto"/>
        <w:ind w:left="720"/>
        <w:jc w:val="center"/>
        <w:divId w:val="2116439976"/>
        <w:rPr>
          <w:rFonts w:ascii="Times New Roman" w:hAnsi="Times New Roman" w:cs="Times New Roman"/>
          <w:sz w:val="20"/>
          <w:szCs w:val="20"/>
          <w:lang w:val="en-US" w:eastAsia="zh-CN"/>
        </w:rPr>
      </w:pPr>
      <w:r w:rsidRPr="00267633">
        <w:rPr>
          <w:rFonts w:ascii="Times New Roman" w:hAnsi="Times New Roman" w:cs="Times New Roman"/>
          <w:sz w:val="20"/>
          <w:szCs w:val="20"/>
          <w:lang w:val="en-US" w:eastAsia="zh-CN"/>
        </w:rPr>
        <w:br w:type="page"/>
      </w:r>
    </w:p>
    <w:tbl>
      <w:tblPr>
        <w:tblW w:w="9240" w:type="dxa"/>
        <w:jc w:val="center"/>
        <w:tblLayout w:type="fixed"/>
        <w:tblLook w:val="0000" w:firstRow="0" w:lastRow="0" w:firstColumn="0" w:lastColumn="0" w:noHBand="0" w:noVBand="0"/>
      </w:tblPr>
      <w:tblGrid>
        <w:gridCol w:w="3080"/>
        <w:gridCol w:w="3080"/>
        <w:gridCol w:w="3080"/>
      </w:tblGrid>
      <w:tr w:rsidR="00267633" w:rsidRPr="00267633" w14:paraId="12F3C330" w14:textId="77777777" w:rsidTr="00267633">
        <w:trPr>
          <w:divId w:val="2116439976"/>
          <w:jc w:val="center"/>
        </w:trPr>
        <w:tc>
          <w:tcPr>
            <w:tcW w:w="3080" w:type="dxa"/>
          </w:tcPr>
          <w:p w14:paraId="5EC17944"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lastRenderedPageBreak/>
              <w:br w:type="page"/>
            </w:r>
          </w:p>
        </w:tc>
        <w:tc>
          <w:tcPr>
            <w:tcW w:w="3080" w:type="dxa"/>
          </w:tcPr>
          <w:p w14:paraId="3F5606F6" w14:textId="77777777" w:rsidR="00267633" w:rsidRPr="00267633" w:rsidRDefault="00267633" w:rsidP="00267633">
            <w:pPr>
              <w:keepNext/>
              <w:spacing w:before="0" w:after="0" w:line="240" w:lineRule="auto"/>
              <w:jc w:val="center"/>
              <w:outlineLvl w:val="1"/>
              <w:rPr>
                <w:rFonts w:ascii="Times New Roman" w:hAnsi="Times New Roman"/>
                <w:bCs/>
                <w:iCs/>
                <w:spacing w:val="-3"/>
                <w:szCs w:val="28"/>
                <w:lang w:val="en-GB" w:eastAsia="zh-CN"/>
              </w:rPr>
            </w:pPr>
            <w:r w:rsidRPr="00267633">
              <w:rPr>
                <w:rFonts w:ascii="Times New Roman" w:hAnsi="Times New Roman"/>
                <w:bCs/>
                <w:iCs/>
                <w:spacing w:val="-3"/>
                <w:szCs w:val="28"/>
                <w:lang w:val="en-GB" w:eastAsia="zh-CN"/>
              </w:rPr>
              <w:t>FORM 260</w:t>
            </w:r>
          </w:p>
        </w:tc>
        <w:tc>
          <w:tcPr>
            <w:tcW w:w="3080" w:type="dxa"/>
          </w:tcPr>
          <w:p w14:paraId="6255DC5D"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r>
    </w:tbl>
    <w:p w14:paraId="2C93D564" w14:textId="77777777" w:rsidR="00267633" w:rsidRPr="00267633" w:rsidRDefault="00267633" w:rsidP="00267633">
      <w:pPr>
        <w:spacing w:before="0" w:after="0" w:line="240" w:lineRule="auto"/>
        <w:ind w:left="720"/>
        <w:divId w:val="2116439976"/>
        <w:rPr>
          <w:rFonts w:ascii="Times New Roman" w:hAnsi="Times New Roman" w:cs="Times New Roman"/>
          <w:sz w:val="22"/>
          <w:szCs w:val="22"/>
          <w:lang w:val="en-US" w:eastAsia="zh-CN"/>
        </w:rPr>
      </w:pPr>
      <w:r w:rsidRPr="00267633">
        <w:rPr>
          <w:rFonts w:ascii="Times New Roman" w:hAnsi="Times New Roman" w:cs="Times New Roman"/>
          <w:sz w:val="22"/>
          <w:szCs w:val="22"/>
          <w:lang w:val="en-US" w:eastAsia="zh-CN"/>
        </w:rPr>
        <w:t>Para 158</w:t>
      </w:r>
    </w:p>
    <w:p w14:paraId="3E6E25B6" w14:textId="77777777" w:rsidR="00267633" w:rsidRPr="00267633" w:rsidRDefault="00267633" w:rsidP="00267633">
      <w:pPr>
        <w:autoSpaceDE w:val="0"/>
        <w:autoSpaceDN w:val="0"/>
        <w:adjustRightInd w:val="0"/>
        <w:spacing w:before="0" w:after="0" w:line="240" w:lineRule="auto"/>
        <w:ind w:right="640"/>
        <w:jc w:val="center"/>
        <w:divId w:val="2116439976"/>
        <w:rPr>
          <w:rFonts w:ascii="Times New Roman" w:hAnsi="Times New Roman" w:cs="Times New Roman"/>
          <w:b/>
          <w:color w:val="000000"/>
          <w:lang w:val="en-US" w:eastAsia="en-GB"/>
        </w:rPr>
      </w:pPr>
    </w:p>
    <w:p w14:paraId="22A97C6E" w14:textId="77777777" w:rsidR="00267633" w:rsidRPr="00267633" w:rsidRDefault="00267633" w:rsidP="00267633">
      <w:pPr>
        <w:autoSpaceDE w:val="0"/>
        <w:autoSpaceDN w:val="0"/>
        <w:adjustRightInd w:val="0"/>
        <w:spacing w:before="0" w:after="0" w:line="240" w:lineRule="auto"/>
        <w:jc w:val="center"/>
        <w:divId w:val="2116439976"/>
        <w:rPr>
          <w:rFonts w:ascii="Times New Roman" w:hAnsi="Times New Roman" w:cs="Times New Roman"/>
          <w:b/>
          <w:bCs/>
          <w:caps/>
          <w:color w:val="000000"/>
          <w:lang w:val="en-US" w:eastAsia="en-GB"/>
        </w:rPr>
      </w:pPr>
      <w:r w:rsidRPr="00267633">
        <w:rPr>
          <w:rFonts w:ascii="Times New Roman" w:hAnsi="Times New Roman" w:cs="Times New Roman"/>
          <w:b/>
          <w:bCs/>
          <w:caps/>
          <w:color w:val="000000"/>
          <w:lang w:val="en-US" w:eastAsia="en-GB"/>
        </w:rPr>
        <w:t xml:space="preserve">Order of Court to prevent the removal </w:t>
      </w:r>
    </w:p>
    <w:p w14:paraId="5B173C1C" w14:textId="77777777" w:rsidR="00267633" w:rsidRPr="00267633" w:rsidRDefault="00267633" w:rsidP="00267633">
      <w:pPr>
        <w:autoSpaceDE w:val="0"/>
        <w:autoSpaceDN w:val="0"/>
        <w:adjustRightInd w:val="0"/>
        <w:spacing w:before="0" w:after="0" w:line="240" w:lineRule="auto"/>
        <w:jc w:val="center"/>
        <w:divId w:val="2116439976"/>
        <w:rPr>
          <w:rFonts w:ascii="Times New Roman" w:hAnsi="Times New Roman" w:cs="Times New Roman"/>
          <w:b/>
          <w:bCs/>
          <w:caps/>
          <w:color w:val="000000"/>
          <w:lang w:val="en-US" w:eastAsia="en-GB"/>
        </w:rPr>
      </w:pPr>
      <w:r w:rsidRPr="00267633">
        <w:rPr>
          <w:rFonts w:ascii="Times New Roman" w:hAnsi="Times New Roman" w:cs="Times New Roman"/>
          <w:b/>
          <w:bCs/>
          <w:caps/>
          <w:color w:val="000000"/>
          <w:lang w:val="en-US" w:eastAsia="en-GB"/>
        </w:rPr>
        <w:t>of a child out of jurisdiction</w:t>
      </w:r>
    </w:p>
    <w:p w14:paraId="2569E833" w14:textId="77777777" w:rsidR="00267633" w:rsidRPr="00267633" w:rsidRDefault="00267633" w:rsidP="00267633">
      <w:pPr>
        <w:keepNext/>
        <w:keepLines/>
        <w:suppressAutoHyphens/>
        <w:spacing w:before="240" w:after="120" w:line="240" w:lineRule="auto"/>
        <w:jc w:val="center"/>
        <w:divId w:val="2116439976"/>
        <w:rPr>
          <w:rFonts w:ascii="Times New Roman" w:hAnsi="Times New Roman" w:cs="Times New Roman"/>
          <w:b/>
          <w:caps/>
          <w:lang w:val="en-US" w:eastAsia="en-GB"/>
        </w:rPr>
      </w:pPr>
    </w:p>
    <w:p w14:paraId="6AFDA0D3" w14:textId="77777777" w:rsidR="00267633" w:rsidRPr="00267633" w:rsidRDefault="00267633" w:rsidP="00267633">
      <w:pPr>
        <w:keepNext/>
        <w:keepLines/>
        <w:suppressAutoHyphens/>
        <w:spacing w:before="240" w:after="120" w:line="240" w:lineRule="auto"/>
        <w:jc w:val="center"/>
        <w:divId w:val="2116439976"/>
        <w:rPr>
          <w:rFonts w:ascii="Times New Roman" w:hAnsi="Times New Roman" w:cs="Times New Roman"/>
          <w:b/>
          <w:caps/>
          <w:lang w:val="en-US" w:eastAsia="en-GB"/>
        </w:rPr>
      </w:pPr>
      <w:r w:rsidRPr="00267633">
        <w:rPr>
          <w:rFonts w:ascii="Times New Roman" w:hAnsi="Times New Roman" w:cs="Times New Roman"/>
          <w:b/>
          <w:caps/>
          <w:lang w:val="en-US" w:eastAsia="en-GB"/>
        </w:rPr>
        <w:t>IN THE family justice COURTS OF THE REPUBLIC OF SINGAPORE</w:t>
      </w:r>
    </w:p>
    <w:p w14:paraId="1F0FB69D" w14:textId="77777777" w:rsidR="00267633" w:rsidRPr="00267633" w:rsidRDefault="00267633" w:rsidP="00267633">
      <w:pPr>
        <w:autoSpaceDE w:val="0"/>
        <w:autoSpaceDN w:val="0"/>
        <w:adjustRightInd w:val="0"/>
        <w:spacing w:before="0" w:after="0" w:line="240" w:lineRule="auto"/>
        <w:jc w:val="center"/>
        <w:divId w:val="2116439976"/>
        <w:rPr>
          <w:rFonts w:ascii="Times New Roman" w:hAnsi="Times New Roman" w:cs="Times New Roman"/>
          <w:b/>
          <w:bCs/>
          <w:color w:val="000000"/>
          <w:lang w:val="en-US" w:eastAsia="en-GB"/>
        </w:rPr>
      </w:pPr>
    </w:p>
    <w:p w14:paraId="38DD7788" w14:textId="77777777" w:rsidR="00267633" w:rsidRPr="00267633" w:rsidRDefault="00267633" w:rsidP="00267633">
      <w:pPr>
        <w:spacing w:before="120" w:after="0" w:line="240" w:lineRule="auto"/>
        <w:divId w:val="2116439976"/>
        <w:rPr>
          <w:rFonts w:ascii="Times New Roman" w:hAnsi="Times New Roman" w:cs="Times New Roman"/>
          <w:lang w:val="en-US" w:eastAsia="en-GB"/>
        </w:rPr>
      </w:pPr>
      <w:r w:rsidRPr="00267633">
        <w:rPr>
          <w:rFonts w:ascii="Times New Roman" w:hAnsi="Times New Roman" w:cs="Times New Roman"/>
          <w:lang w:val="en-US" w:eastAsia="en-GB"/>
        </w:rPr>
        <w:t xml:space="preserve">Divorce Suit </w:t>
      </w:r>
      <w:permStart w:id="381881768" w:edGrp="everyone"/>
      <w:r w:rsidRPr="00267633">
        <w:rPr>
          <w:rFonts w:ascii="Times New Roman" w:hAnsi="Times New Roman" w:cs="Times New Roman"/>
          <w:lang w:val="en-US" w:eastAsia="en-GB"/>
        </w:rPr>
        <w:fldChar w:fldCharType="begin">
          <w:ffData>
            <w:name w:val="Text1"/>
            <w:enabled/>
            <w:calcOnExit w:val="0"/>
            <w:textInput/>
          </w:ffData>
        </w:fldChar>
      </w:r>
      <w:r w:rsidRPr="00267633">
        <w:rPr>
          <w:rFonts w:ascii="Times New Roman" w:hAnsi="Times New Roman" w:cs="Times New Roman"/>
          <w:lang w:val="en-US" w:eastAsia="en-GB"/>
        </w:rPr>
        <w:instrText xml:space="preserve"> FORMTEXT </w:instrText>
      </w:r>
      <w:r w:rsidRPr="00267633">
        <w:rPr>
          <w:rFonts w:ascii="Times New Roman" w:hAnsi="Times New Roman" w:cs="Times New Roman"/>
          <w:lang w:val="en-US" w:eastAsia="en-GB"/>
        </w:rPr>
      </w:r>
      <w:r w:rsidRPr="00267633">
        <w:rPr>
          <w:rFonts w:ascii="Times New Roman" w:hAnsi="Times New Roman" w:cs="Times New Roman"/>
          <w:lang w:val="en-US" w:eastAsia="en-GB"/>
        </w:rPr>
        <w:fldChar w:fldCharType="separate"/>
      </w:r>
      <w:r w:rsidRPr="00267633">
        <w:rPr>
          <w:rFonts w:ascii="Times New Roman" w:hAnsi="Times New Roman" w:cs="Times New Roman"/>
          <w:noProof/>
          <w:lang w:val="en-US" w:eastAsia="en-GB"/>
        </w:rPr>
        <w:t> </w:t>
      </w:r>
      <w:r w:rsidRPr="00267633">
        <w:rPr>
          <w:rFonts w:ascii="Times New Roman" w:hAnsi="Times New Roman" w:cs="Times New Roman"/>
          <w:noProof/>
          <w:lang w:val="en-US" w:eastAsia="en-GB"/>
        </w:rPr>
        <w:t> </w:t>
      </w:r>
      <w:r w:rsidRPr="00267633">
        <w:rPr>
          <w:rFonts w:ascii="Times New Roman" w:hAnsi="Times New Roman" w:cs="Times New Roman"/>
          <w:noProof/>
          <w:lang w:val="en-US" w:eastAsia="en-GB"/>
        </w:rPr>
        <w:t> </w:t>
      </w:r>
      <w:r w:rsidRPr="00267633">
        <w:rPr>
          <w:rFonts w:ascii="Times New Roman" w:hAnsi="Times New Roman" w:cs="Times New Roman"/>
          <w:noProof/>
          <w:lang w:val="en-US" w:eastAsia="en-GB"/>
        </w:rPr>
        <w:t> </w:t>
      </w:r>
      <w:r w:rsidRPr="00267633">
        <w:rPr>
          <w:rFonts w:ascii="Times New Roman" w:hAnsi="Times New Roman" w:cs="Times New Roman"/>
          <w:noProof/>
          <w:lang w:val="en-US" w:eastAsia="en-GB"/>
        </w:rPr>
        <w:t> </w:t>
      </w:r>
      <w:r w:rsidRPr="00267633">
        <w:rPr>
          <w:rFonts w:ascii="Times New Roman" w:hAnsi="Times New Roman" w:cs="Times New Roman"/>
          <w:lang w:val="en-US" w:eastAsia="en-GB"/>
        </w:rPr>
        <w:fldChar w:fldCharType="end"/>
      </w:r>
      <w:permEnd w:id="381881768"/>
      <w:r w:rsidRPr="00267633">
        <w:rPr>
          <w:rFonts w:ascii="Times New Roman" w:hAnsi="Times New Roman" w:cs="Times New Roman"/>
          <w:lang w:val="en-US" w:eastAsia="en-GB"/>
        </w:rPr>
        <w:br/>
        <w:t xml:space="preserve">No. </w:t>
      </w:r>
      <w:permStart w:id="520715876" w:edGrp="everyone"/>
      <w:r w:rsidRPr="00267633">
        <w:rPr>
          <w:rFonts w:ascii="Times New Roman" w:hAnsi="Times New Roman" w:cs="Times New Roman"/>
          <w:lang w:val="en-US" w:eastAsia="en-GB"/>
        </w:rPr>
        <w:fldChar w:fldCharType="begin">
          <w:ffData>
            <w:name w:val="Text2"/>
            <w:enabled/>
            <w:calcOnExit w:val="0"/>
            <w:textInput/>
          </w:ffData>
        </w:fldChar>
      </w:r>
      <w:r w:rsidRPr="00267633">
        <w:rPr>
          <w:rFonts w:ascii="Times New Roman" w:hAnsi="Times New Roman" w:cs="Times New Roman"/>
          <w:lang w:val="en-US" w:eastAsia="en-GB"/>
        </w:rPr>
        <w:instrText xml:space="preserve"> FORMTEXT </w:instrText>
      </w:r>
      <w:r w:rsidRPr="00267633">
        <w:rPr>
          <w:rFonts w:ascii="Times New Roman" w:hAnsi="Times New Roman" w:cs="Times New Roman"/>
          <w:lang w:val="en-US" w:eastAsia="en-GB"/>
        </w:rPr>
      </w:r>
      <w:r w:rsidRPr="00267633">
        <w:rPr>
          <w:rFonts w:ascii="Times New Roman" w:hAnsi="Times New Roman" w:cs="Times New Roman"/>
          <w:lang w:val="en-US" w:eastAsia="en-GB"/>
        </w:rPr>
        <w:fldChar w:fldCharType="separate"/>
      </w:r>
      <w:r w:rsidRPr="00267633">
        <w:rPr>
          <w:rFonts w:ascii="Times New Roman" w:hAnsi="Times New Roman" w:cs="Times New Roman"/>
          <w:noProof/>
          <w:lang w:val="en-US" w:eastAsia="en-GB"/>
        </w:rPr>
        <w:t> </w:t>
      </w:r>
      <w:r w:rsidRPr="00267633">
        <w:rPr>
          <w:rFonts w:ascii="Times New Roman" w:hAnsi="Times New Roman" w:cs="Times New Roman"/>
          <w:noProof/>
          <w:lang w:val="en-US" w:eastAsia="en-GB"/>
        </w:rPr>
        <w:t> </w:t>
      </w:r>
      <w:r w:rsidRPr="00267633">
        <w:rPr>
          <w:rFonts w:ascii="Times New Roman" w:hAnsi="Times New Roman" w:cs="Times New Roman"/>
          <w:noProof/>
          <w:lang w:val="en-US" w:eastAsia="en-GB"/>
        </w:rPr>
        <w:t> </w:t>
      </w:r>
      <w:r w:rsidRPr="00267633">
        <w:rPr>
          <w:rFonts w:ascii="Times New Roman" w:hAnsi="Times New Roman" w:cs="Times New Roman"/>
          <w:noProof/>
          <w:lang w:val="en-US" w:eastAsia="en-GB"/>
        </w:rPr>
        <w:t> </w:t>
      </w:r>
      <w:r w:rsidRPr="00267633">
        <w:rPr>
          <w:rFonts w:ascii="Times New Roman" w:hAnsi="Times New Roman" w:cs="Times New Roman"/>
          <w:noProof/>
          <w:lang w:val="en-US" w:eastAsia="en-GB"/>
        </w:rPr>
        <w:t> </w:t>
      </w:r>
      <w:r w:rsidRPr="00267633">
        <w:rPr>
          <w:rFonts w:ascii="Times New Roman" w:hAnsi="Times New Roman" w:cs="Times New Roman"/>
          <w:lang w:val="en-US" w:eastAsia="en-GB"/>
        </w:rPr>
        <w:fldChar w:fldCharType="end"/>
      </w:r>
      <w:permEnd w:id="520715876"/>
      <w:r w:rsidRPr="00267633">
        <w:rPr>
          <w:rFonts w:ascii="Times New Roman" w:hAnsi="Times New Roman" w:cs="Times New Roman"/>
          <w:lang w:val="en-US" w:eastAsia="en-GB"/>
        </w:rPr>
        <w:br/>
        <w:t xml:space="preserve">of </w:t>
      </w:r>
      <w:permStart w:id="736579356" w:edGrp="everyone"/>
      <w:r w:rsidRPr="00267633">
        <w:rPr>
          <w:rFonts w:ascii="Times New Roman" w:hAnsi="Times New Roman" w:cs="Times New Roman"/>
          <w:lang w:val="en-US" w:eastAsia="en-GB"/>
        </w:rPr>
        <w:fldChar w:fldCharType="begin">
          <w:ffData>
            <w:name w:val="Text3"/>
            <w:enabled/>
            <w:calcOnExit w:val="0"/>
            <w:textInput/>
          </w:ffData>
        </w:fldChar>
      </w:r>
      <w:r w:rsidRPr="00267633">
        <w:rPr>
          <w:rFonts w:ascii="Times New Roman" w:hAnsi="Times New Roman" w:cs="Times New Roman"/>
          <w:lang w:val="en-US" w:eastAsia="en-GB"/>
        </w:rPr>
        <w:instrText xml:space="preserve"> FORMTEXT </w:instrText>
      </w:r>
      <w:r w:rsidRPr="00267633">
        <w:rPr>
          <w:rFonts w:ascii="Times New Roman" w:hAnsi="Times New Roman" w:cs="Times New Roman"/>
          <w:lang w:val="en-US" w:eastAsia="en-GB"/>
        </w:rPr>
      </w:r>
      <w:r w:rsidRPr="00267633">
        <w:rPr>
          <w:rFonts w:ascii="Times New Roman" w:hAnsi="Times New Roman" w:cs="Times New Roman"/>
          <w:lang w:val="en-US" w:eastAsia="en-GB"/>
        </w:rPr>
        <w:fldChar w:fldCharType="separate"/>
      </w:r>
      <w:r w:rsidRPr="00267633">
        <w:rPr>
          <w:rFonts w:ascii="Times New Roman" w:hAnsi="Times New Roman" w:cs="Times New Roman"/>
          <w:noProof/>
          <w:lang w:val="en-US" w:eastAsia="en-GB"/>
        </w:rPr>
        <w:t> </w:t>
      </w:r>
      <w:r w:rsidRPr="00267633">
        <w:rPr>
          <w:rFonts w:ascii="Times New Roman" w:hAnsi="Times New Roman" w:cs="Times New Roman"/>
          <w:noProof/>
          <w:lang w:val="en-US" w:eastAsia="en-GB"/>
        </w:rPr>
        <w:t> </w:t>
      </w:r>
      <w:r w:rsidRPr="00267633">
        <w:rPr>
          <w:rFonts w:ascii="Times New Roman" w:hAnsi="Times New Roman" w:cs="Times New Roman"/>
          <w:noProof/>
          <w:lang w:val="en-US" w:eastAsia="en-GB"/>
        </w:rPr>
        <w:t> </w:t>
      </w:r>
      <w:r w:rsidRPr="00267633">
        <w:rPr>
          <w:rFonts w:ascii="Times New Roman" w:hAnsi="Times New Roman" w:cs="Times New Roman"/>
          <w:noProof/>
          <w:lang w:val="en-US" w:eastAsia="en-GB"/>
        </w:rPr>
        <w:t> </w:t>
      </w:r>
      <w:r w:rsidRPr="00267633">
        <w:rPr>
          <w:rFonts w:ascii="Times New Roman" w:hAnsi="Times New Roman" w:cs="Times New Roman"/>
          <w:noProof/>
          <w:lang w:val="en-US" w:eastAsia="en-GB"/>
        </w:rPr>
        <w:t> </w:t>
      </w:r>
      <w:r w:rsidRPr="00267633">
        <w:rPr>
          <w:rFonts w:ascii="Times New Roman" w:hAnsi="Times New Roman" w:cs="Times New Roman"/>
          <w:lang w:val="en-US" w:eastAsia="en-GB"/>
        </w:rPr>
        <w:fldChar w:fldCharType="end"/>
      </w:r>
      <w:permEnd w:id="736579356"/>
    </w:p>
    <w:p w14:paraId="233F75B9" w14:textId="77777777" w:rsidR="00267633" w:rsidRPr="00267633" w:rsidRDefault="00267633" w:rsidP="00267633">
      <w:pPr>
        <w:spacing w:before="120" w:after="0" w:line="240" w:lineRule="auto"/>
        <w:jc w:val="center"/>
        <w:divId w:val="2116439976"/>
        <w:rPr>
          <w:rFonts w:ascii="Times New Roman" w:hAnsi="Times New Roman" w:cs="Times New Roman"/>
          <w:lang w:val="en-US" w:eastAsia="en-GB"/>
        </w:rPr>
      </w:pPr>
      <w:r w:rsidRPr="00267633">
        <w:rPr>
          <w:rFonts w:ascii="Times New Roman" w:hAnsi="Times New Roman" w:cs="Times New Roman"/>
          <w:lang w:val="en-US" w:eastAsia="en-GB"/>
        </w:rPr>
        <w:t>Between</w:t>
      </w:r>
    </w:p>
    <w:p w14:paraId="54940177" w14:textId="77777777" w:rsidR="00267633" w:rsidRPr="00267633" w:rsidRDefault="00267633" w:rsidP="00267633">
      <w:pPr>
        <w:tabs>
          <w:tab w:val="center" w:pos="3600"/>
          <w:tab w:val="right" w:pos="7099"/>
        </w:tabs>
        <w:spacing w:before="120" w:after="0" w:line="240" w:lineRule="auto"/>
        <w:jc w:val="center"/>
        <w:divId w:val="2116439976"/>
        <w:rPr>
          <w:rFonts w:ascii="Times New Roman" w:hAnsi="Times New Roman" w:cs="Times New Roman"/>
          <w:lang w:val="en-US" w:eastAsia="en-GB"/>
        </w:rPr>
      </w:pPr>
      <w:r w:rsidRPr="00267633">
        <w:rPr>
          <w:rFonts w:ascii="Times New Roman" w:hAnsi="Times New Roman" w:cs="Times New Roman"/>
          <w:lang w:val="en-US" w:eastAsia="en-GB"/>
        </w:rPr>
        <w:tab/>
      </w:r>
      <w:permStart w:id="521603896" w:edGrp="everyone"/>
      <w:r w:rsidRPr="00267633">
        <w:rPr>
          <w:rFonts w:ascii="Times New Roman" w:hAnsi="Times New Roman" w:cs="Times New Roman"/>
          <w:lang w:val="en-US" w:eastAsia="en-GB"/>
        </w:rPr>
        <w:t>[</w:t>
      </w:r>
      <w:r w:rsidRPr="00267633">
        <w:rPr>
          <w:rFonts w:ascii="Times New Roman" w:hAnsi="Times New Roman" w:cs="Times New Roman"/>
          <w:i/>
          <w:lang w:val="en-US" w:eastAsia="en-GB"/>
        </w:rPr>
        <w:t>Plaintiff’s Name</w:t>
      </w:r>
      <w:r w:rsidRPr="00267633">
        <w:rPr>
          <w:rFonts w:ascii="Times New Roman" w:hAnsi="Times New Roman" w:cs="Times New Roman"/>
          <w:lang w:val="en-US" w:eastAsia="en-GB"/>
        </w:rPr>
        <w:t>] (NRIC No.          </w:t>
      </w:r>
      <w:proofErr w:type="gramStart"/>
      <w:r w:rsidRPr="00267633">
        <w:rPr>
          <w:rFonts w:ascii="Times New Roman" w:hAnsi="Times New Roman" w:cs="Times New Roman"/>
          <w:lang w:val="en-US" w:eastAsia="en-GB"/>
        </w:rPr>
        <w:t>)</w:t>
      </w:r>
      <w:permEnd w:id="521603896"/>
      <w:r w:rsidRPr="00267633">
        <w:rPr>
          <w:rFonts w:ascii="Times New Roman" w:hAnsi="Times New Roman" w:cs="Times New Roman"/>
          <w:lang w:val="en-US" w:eastAsia="en-GB"/>
        </w:rPr>
        <w:t>...</w:t>
      </w:r>
      <w:proofErr w:type="gramEnd"/>
      <w:r w:rsidRPr="00267633">
        <w:rPr>
          <w:rFonts w:ascii="Times New Roman" w:hAnsi="Times New Roman" w:cs="Times New Roman"/>
          <w:lang w:val="en-US" w:eastAsia="en-GB"/>
        </w:rPr>
        <w:t xml:space="preserve"> </w:t>
      </w:r>
      <w:r w:rsidRPr="00267633">
        <w:rPr>
          <w:rFonts w:ascii="Times New Roman" w:hAnsi="Times New Roman" w:cs="Times New Roman"/>
          <w:i/>
          <w:lang w:val="en-US" w:eastAsia="en-GB"/>
        </w:rPr>
        <w:t>Plaintiff</w:t>
      </w:r>
    </w:p>
    <w:p w14:paraId="4D09021B" w14:textId="77777777" w:rsidR="00267633" w:rsidRPr="00267633" w:rsidRDefault="00267633" w:rsidP="00267633">
      <w:pPr>
        <w:spacing w:before="120" w:after="0" w:line="240" w:lineRule="auto"/>
        <w:jc w:val="center"/>
        <w:divId w:val="2116439976"/>
        <w:rPr>
          <w:rFonts w:ascii="Times New Roman" w:hAnsi="Times New Roman" w:cs="Times New Roman"/>
          <w:lang w:val="en-US" w:eastAsia="en-GB"/>
        </w:rPr>
      </w:pPr>
      <w:r w:rsidRPr="00267633">
        <w:rPr>
          <w:rFonts w:ascii="Times New Roman" w:hAnsi="Times New Roman" w:cs="Times New Roman"/>
          <w:lang w:val="en-US" w:eastAsia="en-GB"/>
        </w:rPr>
        <w:t>And</w:t>
      </w:r>
    </w:p>
    <w:p w14:paraId="6DA29169" w14:textId="77777777" w:rsidR="00267633" w:rsidRPr="00267633" w:rsidRDefault="00267633" w:rsidP="00267633">
      <w:pPr>
        <w:tabs>
          <w:tab w:val="center" w:pos="3600"/>
          <w:tab w:val="right" w:pos="7099"/>
        </w:tabs>
        <w:spacing w:before="120" w:after="0" w:line="240" w:lineRule="auto"/>
        <w:ind w:left="1440"/>
        <w:jc w:val="center"/>
        <w:divId w:val="2116439976"/>
        <w:rPr>
          <w:rFonts w:ascii="Times New Roman" w:hAnsi="Times New Roman" w:cs="Times New Roman"/>
          <w:lang w:val="en-US" w:eastAsia="en-GB"/>
        </w:rPr>
      </w:pPr>
      <w:r w:rsidRPr="00267633">
        <w:rPr>
          <w:rFonts w:ascii="Times New Roman" w:hAnsi="Times New Roman" w:cs="Times New Roman"/>
          <w:lang w:val="en-US" w:eastAsia="en-GB"/>
        </w:rPr>
        <w:tab/>
      </w:r>
      <w:permStart w:id="106917982" w:edGrp="everyone"/>
      <w:r w:rsidRPr="00267633">
        <w:rPr>
          <w:rFonts w:ascii="Times New Roman" w:hAnsi="Times New Roman" w:cs="Times New Roman"/>
          <w:lang w:val="en-US" w:eastAsia="en-GB"/>
        </w:rPr>
        <w:t>[</w:t>
      </w:r>
      <w:r w:rsidRPr="00267633">
        <w:rPr>
          <w:rFonts w:ascii="Times New Roman" w:hAnsi="Times New Roman" w:cs="Times New Roman"/>
          <w:i/>
          <w:lang w:val="en-US" w:eastAsia="en-GB"/>
        </w:rPr>
        <w:t>Defendant’s Name</w:t>
      </w:r>
      <w:r w:rsidRPr="00267633">
        <w:rPr>
          <w:rFonts w:ascii="Times New Roman" w:hAnsi="Times New Roman" w:cs="Times New Roman"/>
          <w:lang w:val="en-US" w:eastAsia="en-GB"/>
        </w:rPr>
        <w:t>] (NRIC No.          </w:t>
      </w:r>
      <w:proofErr w:type="gramStart"/>
      <w:r w:rsidRPr="00267633">
        <w:rPr>
          <w:rFonts w:ascii="Times New Roman" w:hAnsi="Times New Roman" w:cs="Times New Roman"/>
          <w:lang w:val="en-US" w:eastAsia="en-GB"/>
        </w:rPr>
        <w:t>)</w:t>
      </w:r>
      <w:permEnd w:id="106917982"/>
      <w:r w:rsidRPr="00267633">
        <w:rPr>
          <w:rFonts w:ascii="Times New Roman" w:hAnsi="Times New Roman" w:cs="Times New Roman"/>
          <w:lang w:val="en-US" w:eastAsia="en-GB"/>
        </w:rPr>
        <w:t>...</w:t>
      </w:r>
      <w:proofErr w:type="gramEnd"/>
      <w:r w:rsidRPr="00267633">
        <w:rPr>
          <w:rFonts w:ascii="Times New Roman" w:hAnsi="Times New Roman" w:cs="Times New Roman"/>
          <w:lang w:val="en-US" w:eastAsia="en-GB"/>
        </w:rPr>
        <w:t xml:space="preserve"> </w:t>
      </w:r>
      <w:r w:rsidRPr="00267633">
        <w:rPr>
          <w:rFonts w:ascii="Times New Roman" w:hAnsi="Times New Roman" w:cs="Times New Roman"/>
          <w:i/>
          <w:lang w:val="en-US" w:eastAsia="en-GB"/>
        </w:rPr>
        <w:t>Defendant</w:t>
      </w:r>
    </w:p>
    <w:p w14:paraId="10B14D8D" w14:textId="77777777" w:rsidR="00267633" w:rsidRPr="00267633" w:rsidRDefault="00267633" w:rsidP="00267633">
      <w:pPr>
        <w:autoSpaceDE w:val="0"/>
        <w:autoSpaceDN w:val="0"/>
        <w:adjustRightInd w:val="0"/>
        <w:spacing w:before="0" w:after="0" w:line="240" w:lineRule="auto"/>
        <w:jc w:val="center"/>
        <w:divId w:val="2116439976"/>
        <w:rPr>
          <w:rFonts w:ascii="Times New Roman" w:hAnsi="Times New Roman" w:cs="Times New Roman"/>
          <w:b/>
          <w:bCs/>
          <w:color w:val="000000"/>
          <w:lang w:val="en-US" w:eastAsia="en-GB"/>
        </w:rPr>
      </w:pPr>
    </w:p>
    <w:p w14:paraId="7CF8DCFB" w14:textId="77777777" w:rsidR="00267633" w:rsidRPr="00267633" w:rsidRDefault="00267633" w:rsidP="00267633">
      <w:pPr>
        <w:autoSpaceDE w:val="0"/>
        <w:autoSpaceDN w:val="0"/>
        <w:adjustRightInd w:val="0"/>
        <w:spacing w:before="0" w:after="0" w:line="240" w:lineRule="auto"/>
        <w:divId w:val="2116439976"/>
        <w:rPr>
          <w:rFonts w:ascii="Times New Roman" w:hAnsi="Times New Roman" w:cs="Times New Roman"/>
          <w:color w:val="000000"/>
          <w:lang w:val="en-US" w:eastAsia="en-GB"/>
        </w:rPr>
      </w:pPr>
    </w:p>
    <w:p w14:paraId="72428350" w14:textId="77777777" w:rsidR="00267633" w:rsidRPr="00267633" w:rsidRDefault="00267633" w:rsidP="00267633">
      <w:pPr>
        <w:autoSpaceDE w:val="0"/>
        <w:autoSpaceDN w:val="0"/>
        <w:adjustRightInd w:val="0"/>
        <w:spacing w:before="0" w:after="0" w:line="240" w:lineRule="auto"/>
        <w:divId w:val="2116439976"/>
        <w:rPr>
          <w:rFonts w:ascii="Times New Roman" w:hAnsi="Times New Roman" w:cs="Times New Roman"/>
          <w:color w:val="000000"/>
          <w:lang w:val="en-US" w:eastAsia="en-GB"/>
        </w:rPr>
      </w:pPr>
    </w:p>
    <w:p w14:paraId="7CB49742" w14:textId="77777777" w:rsidR="00267633" w:rsidRPr="00267633" w:rsidRDefault="00267633" w:rsidP="00267633">
      <w:pPr>
        <w:autoSpaceDE w:val="0"/>
        <w:autoSpaceDN w:val="0"/>
        <w:adjustRightInd w:val="0"/>
        <w:spacing w:before="0" w:after="0" w:line="240" w:lineRule="auto"/>
        <w:jc w:val="center"/>
        <w:divId w:val="2116439976"/>
        <w:rPr>
          <w:rFonts w:ascii="Times New Roman" w:hAnsi="Times New Roman" w:cs="Times New Roman"/>
          <w:b/>
          <w:bCs/>
          <w:color w:val="000000"/>
          <w:lang w:val="en-US" w:eastAsia="en-GB"/>
        </w:rPr>
      </w:pPr>
      <w:r w:rsidRPr="00267633">
        <w:rPr>
          <w:rFonts w:ascii="Times New Roman" w:hAnsi="Times New Roman" w:cs="Times New Roman"/>
          <w:b/>
          <w:bCs/>
          <w:color w:val="000000"/>
          <w:lang w:val="en-US" w:eastAsia="en-GB"/>
        </w:rPr>
        <w:t xml:space="preserve">ORDER OF COURT </w:t>
      </w:r>
    </w:p>
    <w:p w14:paraId="371BC147" w14:textId="77777777" w:rsidR="00267633" w:rsidRPr="00267633" w:rsidRDefault="00267633" w:rsidP="00267633">
      <w:pPr>
        <w:autoSpaceDE w:val="0"/>
        <w:autoSpaceDN w:val="0"/>
        <w:adjustRightInd w:val="0"/>
        <w:spacing w:before="0" w:after="0" w:line="240" w:lineRule="auto"/>
        <w:divId w:val="2116439976"/>
        <w:rPr>
          <w:rFonts w:ascii="Times New Roman" w:hAnsi="Times New Roman" w:cs="Times New Roman"/>
          <w:color w:val="000000"/>
          <w:lang w:val="en-US" w:eastAsia="en-GB"/>
        </w:rPr>
      </w:pPr>
    </w:p>
    <w:p w14:paraId="3ED295D6" w14:textId="77777777" w:rsidR="00267633" w:rsidRPr="00267633" w:rsidRDefault="00267633" w:rsidP="00267633">
      <w:pPr>
        <w:spacing w:before="0" w:after="0" w:line="240" w:lineRule="auto"/>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BEFORE THE DISTRICT JUDGE</w:t>
      </w:r>
      <w:r w:rsidRPr="00267633">
        <w:rPr>
          <w:rFonts w:ascii="Times New Roman" w:eastAsia="Calibri" w:hAnsi="Times New Roman" w:cs="Times New Roman"/>
          <w:lang w:val="en-GB" w:eastAsia="en-GB"/>
        </w:rPr>
        <w:tab/>
      </w:r>
      <w:r w:rsidRPr="00267633">
        <w:rPr>
          <w:rFonts w:ascii="Times New Roman" w:eastAsia="Calibri" w:hAnsi="Times New Roman" w:cs="Times New Roman"/>
          <w:lang w:val="en-GB" w:eastAsia="en-GB"/>
        </w:rPr>
        <w:tab/>
      </w:r>
      <w:r w:rsidRPr="00267633">
        <w:rPr>
          <w:rFonts w:ascii="Times New Roman" w:eastAsia="Calibri" w:hAnsi="Times New Roman" w:cs="Times New Roman"/>
          <w:lang w:val="en-GB" w:eastAsia="en-GB"/>
        </w:rPr>
        <w:tab/>
      </w:r>
      <w:r w:rsidRPr="00267633">
        <w:rPr>
          <w:rFonts w:ascii="Times New Roman" w:eastAsia="Calibri" w:hAnsi="Times New Roman" w:cs="Times New Roman"/>
          <w:lang w:val="en-GB" w:eastAsia="en-GB"/>
        </w:rPr>
        <w:tab/>
      </w:r>
      <w:r w:rsidRPr="00267633">
        <w:rPr>
          <w:rFonts w:ascii="Times New Roman" w:eastAsia="Calibri" w:hAnsi="Times New Roman" w:cs="Times New Roman"/>
          <w:lang w:val="en-GB" w:eastAsia="en-GB"/>
        </w:rPr>
        <w:tab/>
        <w:t>IN CHAMBERS</w:t>
      </w:r>
    </w:p>
    <w:p w14:paraId="2FCB12CD" w14:textId="77777777" w:rsidR="00267633" w:rsidRPr="00267633" w:rsidRDefault="00267633" w:rsidP="00267633">
      <w:pPr>
        <w:spacing w:before="0" w:after="0" w:line="240" w:lineRule="auto"/>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w:t>
      </w:r>
      <w:r w:rsidRPr="00267633">
        <w:rPr>
          <w:rFonts w:ascii="Times New Roman" w:eastAsia="Calibri" w:hAnsi="Times New Roman" w:cs="Times New Roman"/>
          <w:i/>
          <w:lang w:val="en-GB" w:eastAsia="en-GB"/>
        </w:rPr>
        <w:t>Name</w:t>
      </w:r>
      <w:r w:rsidRPr="00267633">
        <w:rPr>
          <w:rFonts w:ascii="Times New Roman" w:eastAsia="Calibri" w:hAnsi="Times New Roman" w:cs="Times New Roman"/>
          <w:lang w:val="en-GB" w:eastAsia="en-GB"/>
        </w:rPr>
        <w:t xml:space="preserve">]________________ </w:t>
      </w:r>
    </w:p>
    <w:p w14:paraId="1C9D1712" w14:textId="77777777" w:rsidR="00267633" w:rsidRPr="00267633" w:rsidRDefault="00267633" w:rsidP="00267633">
      <w:pPr>
        <w:spacing w:before="0" w:after="0" w:line="240" w:lineRule="auto"/>
        <w:divId w:val="2116439976"/>
        <w:rPr>
          <w:rFonts w:ascii="Times New Roman" w:eastAsia="Calibri" w:hAnsi="Times New Roman" w:cs="Times New Roman"/>
          <w:b/>
          <w:bCs/>
          <w:lang w:val="en-GB" w:eastAsia="en-GB"/>
        </w:rPr>
      </w:pPr>
    </w:p>
    <w:p w14:paraId="518AC3C9" w14:textId="77777777" w:rsidR="00267633" w:rsidRPr="00267633" w:rsidRDefault="00267633" w:rsidP="00267633">
      <w:pPr>
        <w:spacing w:before="0" w:after="0" w:line="240" w:lineRule="auto"/>
        <w:divId w:val="2116439976"/>
        <w:rPr>
          <w:rFonts w:ascii="Times New Roman" w:eastAsia="Calibri" w:hAnsi="Times New Roman" w:cs="Times New Roman"/>
          <w:lang w:val="en-GB" w:eastAsia="en-GB"/>
        </w:rPr>
      </w:pPr>
      <w:r w:rsidRPr="00267633">
        <w:rPr>
          <w:rFonts w:ascii="Times New Roman" w:eastAsia="Calibri" w:hAnsi="Times New Roman" w:cs="Times New Roman"/>
          <w:b/>
          <w:bCs/>
          <w:lang w:val="en-GB" w:eastAsia="en-GB"/>
        </w:rPr>
        <w:t xml:space="preserve">IMPORTANT: </w:t>
      </w:r>
    </w:p>
    <w:p w14:paraId="5385E357" w14:textId="77777777" w:rsidR="00267633" w:rsidRPr="00267633" w:rsidRDefault="00267633" w:rsidP="00267633">
      <w:pPr>
        <w:spacing w:before="0" w:after="0" w:line="240" w:lineRule="auto"/>
        <w:divId w:val="2116439976"/>
        <w:rPr>
          <w:rFonts w:ascii="Times New Roman" w:eastAsia="Calibri" w:hAnsi="Times New Roman" w:cs="Times New Roman"/>
          <w:b/>
          <w:lang w:val="en-GB" w:eastAsia="en-GB"/>
        </w:rPr>
      </w:pPr>
    </w:p>
    <w:p w14:paraId="526F5AF8" w14:textId="77777777" w:rsidR="00267633" w:rsidRPr="00267633" w:rsidRDefault="00267633" w:rsidP="00267633">
      <w:pPr>
        <w:spacing w:before="0" w:after="0" w:line="240" w:lineRule="auto"/>
        <w:ind w:left="720"/>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b/>
          <w:lang w:val="en-GB" w:eastAsia="en-GB"/>
        </w:rPr>
        <w:t>Notice to the defendant/plaintiff*</w:t>
      </w:r>
    </w:p>
    <w:p w14:paraId="1501B82F" w14:textId="77777777" w:rsidR="00267633" w:rsidRPr="00267633" w:rsidRDefault="00267633" w:rsidP="00267633">
      <w:pPr>
        <w:spacing w:before="0" w:after="0" w:line="240" w:lineRule="auto"/>
        <w:ind w:left="720"/>
        <w:jc w:val="both"/>
        <w:divId w:val="2116439976"/>
        <w:rPr>
          <w:rFonts w:ascii="Times New Roman" w:eastAsia="Calibri" w:hAnsi="Times New Roman" w:cs="Times New Roman"/>
          <w:lang w:val="en-GB" w:eastAsia="en-GB"/>
        </w:rPr>
      </w:pPr>
    </w:p>
    <w:p w14:paraId="7E039F9D" w14:textId="77777777" w:rsidR="00267633" w:rsidRPr="00267633" w:rsidRDefault="00267633" w:rsidP="00267633">
      <w:pPr>
        <w:spacing w:before="0" w:after="0" w:line="240" w:lineRule="auto"/>
        <w:ind w:left="720"/>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This Order requires you to return one or more children to the custody of his/her/their lawful guardian/parent and prevents you from leaving Singapore with the child/children without the permission of the Court. You should read all the terms of this Order very carefully. You are advised to consult a solicitor as soon as possible. You have a right to apply to the Court to vary or discharge this Order. If you disobey this Order, you will be guilty of contempt of Court and may be sent to prison or fined. (This notice is not a substitute for the endorsement of a penal notice.)</w:t>
      </w:r>
    </w:p>
    <w:p w14:paraId="6C0F413E" w14:textId="77777777" w:rsidR="00267633" w:rsidRPr="00267633" w:rsidRDefault="00267633" w:rsidP="00267633">
      <w:pPr>
        <w:spacing w:before="0" w:after="0" w:line="240" w:lineRule="auto"/>
        <w:ind w:left="720"/>
        <w:jc w:val="both"/>
        <w:divId w:val="2116439976"/>
        <w:rPr>
          <w:rFonts w:ascii="Times New Roman" w:eastAsia="Calibri" w:hAnsi="Times New Roman" w:cs="Times New Roman"/>
          <w:lang w:val="en-GB" w:eastAsia="en-GB"/>
        </w:rPr>
      </w:pPr>
    </w:p>
    <w:p w14:paraId="2046E76E" w14:textId="77777777" w:rsidR="00267633" w:rsidRPr="00267633" w:rsidRDefault="00267633" w:rsidP="00267633">
      <w:pPr>
        <w:spacing w:before="0" w:after="0" w:line="240" w:lineRule="auto"/>
        <w:divId w:val="2116439976"/>
        <w:rPr>
          <w:rFonts w:ascii="Times New Roman" w:eastAsia="Calibri" w:hAnsi="Times New Roman" w:cs="Times New Roman"/>
          <w:lang w:val="en-GB" w:eastAsia="en-GB"/>
        </w:rPr>
      </w:pPr>
    </w:p>
    <w:p w14:paraId="5B291CD5" w14:textId="77777777" w:rsidR="00267633" w:rsidRPr="00267633" w:rsidRDefault="00267633" w:rsidP="00267633">
      <w:pPr>
        <w:spacing w:before="0" w:after="0" w:line="240" w:lineRule="auto"/>
        <w:divId w:val="2116439976"/>
        <w:rPr>
          <w:rFonts w:ascii="Times New Roman" w:eastAsia="Calibri" w:hAnsi="Times New Roman" w:cs="Times New Roman"/>
          <w:lang w:val="en-GB" w:eastAsia="en-GB"/>
        </w:rPr>
      </w:pPr>
      <w:r w:rsidRPr="00267633">
        <w:rPr>
          <w:rFonts w:ascii="Times New Roman" w:eastAsia="Calibri" w:hAnsi="Times New Roman" w:cs="Times New Roman"/>
          <w:b/>
          <w:bCs/>
          <w:lang w:val="en-GB" w:eastAsia="en-GB"/>
        </w:rPr>
        <w:t xml:space="preserve">THE ORDER </w:t>
      </w:r>
    </w:p>
    <w:p w14:paraId="53440838" w14:textId="77777777" w:rsidR="00267633" w:rsidRPr="00267633" w:rsidRDefault="00267633" w:rsidP="00267633">
      <w:pPr>
        <w:spacing w:before="0" w:after="0" w:line="240" w:lineRule="auto"/>
        <w:divId w:val="2116439976"/>
        <w:rPr>
          <w:rFonts w:ascii="Times New Roman" w:eastAsia="Calibri" w:hAnsi="Times New Roman" w:cs="Times New Roman"/>
          <w:lang w:val="en-GB" w:eastAsia="en-GB"/>
        </w:rPr>
      </w:pPr>
    </w:p>
    <w:p w14:paraId="73FC3B4F" w14:textId="77777777" w:rsidR="00267633" w:rsidRPr="00267633" w:rsidRDefault="00267633" w:rsidP="00267633">
      <w:pPr>
        <w:spacing w:before="0" w:after="0" w:line="240"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An application was made today [</w:t>
      </w:r>
      <w:r w:rsidRPr="00267633">
        <w:rPr>
          <w:rFonts w:ascii="Times New Roman" w:eastAsia="Calibri" w:hAnsi="Times New Roman" w:cs="Times New Roman"/>
          <w:i/>
          <w:lang w:val="en-GB" w:eastAsia="en-GB"/>
        </w:rPr>
        <w:t>date</w:t>
      </w:r>
      <w:r w:rsidRPr="00267633">
        <w:rPr>
          <w:rFonts w:ascii="Times New Roman" w:eastAsia="Calibri" w:hAnsi="Times New Roman" w:cs="Times New Roman"/>
          <w:lang w:val="en-GB" w:eastAsia="en-GB"/>
        </w:rPr>
        <w:t>] by [</w:t>
      </w:r>
      <w:r w:rsidRPr="00267633">
        <w:rPr>
          <w:rFonts w:ascii="Times New Roman" w:eastAsia="Calibri" w:hAnsi="Times New Roman" w:cs="Times New Roman"/>
          <w:i/>
          <w:lang w:val="en-GB" w:eastAsia="en-GB"/>
        </w:rPr>
        <w:t>Counsel for</w:t>
      </w:r>
      <w:r w:rsidRPr="00267633">
        <w:rPr>
          <w:rFonts w:ascii="Times New Roman" w:eastAsia="Calibri" w:hAnsi="Times New Roman" w:cs="Times New Roman"/>
          <w:lang w:val="en-GB" w:eastAsia="en-GB"/>
        </w:rPr>
        <w:t>] the plaintiff/defendant* to the District Judge [</w:t>
      </w:r>
      <w:r w:rsidRPr="00267633">
        <w:rPr>
          <w:rFonts w:ascii="Times New Roman" w:eastAsia="Calibri" w:hAnsi="Times New Roman" w:cs="Times New Roman"/>
          <w:i/>
          <w:lang w:val="en-GB" w:eastAsia="en-GB"/>
        </w:rPr>
        <w:t>name</w:t>
      </w:r>
      <w:r w:rsidRPr="00267633">
        <w:rPr>
          <w:rFonts w:ascii="Times New Roman" w:eastAsia="Calibri" w:hAnsi="Times New Roman" w:cs="Times New Roman"/>
          <w:lang w:val="en-GB" w:eastAsia="en-GB"/>
        </w:rPr>
        <w:t>] by way of ex-</w:t>
      </w:r>
      <w:proofErr w:type="spellStart"/>
      <w:r w:rsidRPr="00267633">
        <w:rPr>
          <w:rFonts w:ascii="Times New Roman" w:eastAsia="Calibri" w:hAnsi="Times New Roman" w:cs="Times New Roman"/>
          <w:lang w:val="en-GB" w:eastAsia="en-GB"/>
        </w:rPr>
        <w:t>parte</w:t>
      </w:r>
      <w:proofErr w:type="spellEnd"/>
      <w:r w:rsidRPr="00267633">
        <w:rPr>
          <w:rFonts w:ascii="Times New Roman" w:eastAsia="Calibri" w:hAnsi="Times New Roman" w:cs="Times New Roman"/>
          <w:lang w:val="en-GB" w:eastAsia="en-GB"/>
        </w:rPr>
        <w:t xml:space="preserve"> Originating Summons No.____ of 20__. The District Judge [</w:t>
      </w:r>
      <w:r w:rsidRPr="00267633">
        <w:rPr>
          <w:rFonts w:ascii="Times New Roman" w:eastAsia="Calibri" w:hAnsi="Times New Roman" w:cs="Times New Roman"/>
          <w:i/>
          <w:lang w:val="en-GB" w:eastAsia="en-GB"/>
        </w:rPr>
        <w:t>name</w:t>
      </w:r>
      <w:r w:rsidRPr="00267633">
        <w:rPr>
          <w:rFonts w:ascii="Times New Roman" w:eastAsia="Calibri" w:hAnsi="Times New Roman" w:cs="Times New Roman"/>
          <w:lang w:val="en-GB" w:eastAsia="en-GB"/>
        </w:rPr>
        <w:t>] heard the application and read the affidavit(s) of [</w:t>
      </w:r>
      <w:r w:rsidRPr="00267633">
        <w:rPr>
          <w:rFonts w:ascii="Times New Roman" w:eastAsia="Calibri" w:hAnsi="Times New Roman" w:cs="Times New Roman"/>
          <w:i/>
          <w:lang w:val="en-GB" w:eastAsia="en-GB"/>
        </w:rPr>
        <w:t>name</w:t>
      </w:r>
      <w:r w:rsidRPr="00267633">
        <w:rPr>
          <w:rFonts w:ascii="Times New Roman" w:eastAsia="Calibri" w:hAnsi="Times New Roman" w:cs="Times New Roman"/>
          <w:lang w:val="en-GB" w:eastAsia="en-GB"/>
        </w:rPr>
        <w:t>] filed on [</w:t>
      </w:r>
      <w:r w:rsidRPr="00267633">
        <w:rPr>
          <w:rFonts w:ascii="Times New Roman" w:eastAsia="Calibri" w:hAnsi="Times New Roman" w:cs="Times New Roman"/>
          <w:i/>
          <w:lang w:val="en-GB" w:eastAsia="en-GB"/>
        </w:rPr>
        <w:t>date</w:t>
      </w:r>
      <w:r w:rsidRPr="00267633">
        <w:rPr>
          <w:rFonts w:ascii="Times New Roman" w:eastAsia="Calibri" w:hAnsi="Times New Roman" w:cs="Times New Roman"/>
          <w:lang w:val="en-GB" w:eastAsia="en-GB"/>
        </w:rPr>
        <w:t xml:space="preserve">]. </w:t>
      </w:r>
    </w:p>
    <w:p w14:paraId="2E7C4647" w14:textId="77777777" w:rsidR="00267633" w:rsidRPr="00267633" w:rsidRDefault="00267633" w:rsidP="00267633">
      <w:pPr>
        <w:spacing w:before="0" w:after="0" w:line="240" w:lineRule="auto"/>
        <w:jc w:val="both"/>
        <w:divId w:val="2116439976"/>
        <w:rPr>
          <w:rFonts w:ascii="Times New Roman" w:eastAsia="Calibri" w:hAnsi="Times New Roman" w:cs="Times New Roman"/>
          <w:lang w:val="en-GB" w:eastAsia="en-GB"/>
        </w:rPr>
      </w:pPr>
    </w:p>
    <w:p w14:paraId="70A0DFF1" w14:textId="77777777" w:rsidR="00267633" w:rsidRPr="00267633" w:rsidRDefault="00267633" w:rsidP="00267633">
      <w:pPr>
        <w:spacing w:before="0" w:after="0" w:line="240"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As a result of the application —</w:t>
      </w:r>
    </w:p>
    <w:p w14:paraId="66BC0BB2" w14:textId="77777777" w:rsidR="00267633" w:rsidRPr="00267633" w:rsidRDefault="00267633" w:rsidP="00267633">
      <w:pPr>
        <w:spacing w:before="0" w:after="0" w:line="240" w:lineRule="auto"/>
        <w:jc w:val="both"/>
        <w:divId w:val="2116439976"/>
        <w:rPr>
          <w:rFonts w:ascii="Times New Roman" w:eastAsia="Calibri" w:hAnsi="Times New Roman" w:cs="Times New Roman"/>
          <w:lang w:val="en-GB" w:eastAsia="en-GB"/>
        </w:rPr>
      </w:pPr>
    </w:p>
    <w:p w14:paraId="5719A246" w14:textId="77777777" w:rsidR="00267633" w:rsidRPr="00267633" w:rsidRDefault="00267633" w:rsidP="00267633">
      <w:pPr>
        <w:spacing w:before="0" w:after="0" w:line="240"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b/>
          <w:lang w:val="en-GB" w:eastAsia="en-GB"/>
        </w:rPr>
        <w:t>IT IS ORDERED</w:t>
      </w:r>
      <w:r w:rsidRPr="00267633">
        <w:rPr>
          <w:rFonts w:ascii="Times New Roman" w:eastAsia="Calibri" w:hAnsi="Times New Roman" w:cs="Times New Roman"/>
          <w:lang w:val="en-GB" w:eastAsia="en-GB"/>
        </w:rPr>
        <w:t xml:space="preserve"> by the District Judge that: </w:t>
      </w:r>
    </w:p>
    <w:p w14:paraId="0D7345E1" w14:textId="77777777" w:rsidR="00267633" w:rsidRPr="00267633" w:rsidRDefault="00267633" w:rsidP="00267633">
      <w:pPr>
        <w:spacing w:before="0" w:after="0" w:line="240" w:lineRule="auto"/>
        <w:jc w:val="both"/>
        <w:divId w:val="2116439976"/>
        <w:rPr>
          <w:rFonts w:ascii="Times New Roman" w:eastAsia="Calibri" w:hAnsi="Times New Roman" w:cs="Times New Roman"/>
          <w:lang w:val="en-GB" w:eastAsia="en-GB"/>
        </w:rPr>
      </w:pPr>
    </w:p>
    <w:p w14:paraId="1A4C722D" w14:textId="77777777" w:rsidR="00267633" w:rsidRPr="00267633" w:rsidRDefault="00267633" w:rsidP="006172E9">
      <w:pPr>
        <w:numPr>
          <w:ilvl w:val="0"/>
          <w:numId w:val="26"/>
        </w:numPr>
        <w:spacing w:before="0" w:after="0" w:line="240" w:lineRule="auto"/>
        <w:ind w:left="1418" w:hanging="698"/>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the child/children [</w:t>
      </w:r>
      <w:r w:rsidRPr="00267633">
        <w:rPr>
          <w:rFonts w:ascii="Times New Roman" w:eastAsia="Calibri" w:hAnsi="Times New Roman" w:cs="Times New Roman"/>
          <w:i/>
          <w:lang w:val="en-GB" w:eastAsia="en-GB"/>
        </w:rPr>
        <w:t>names of child/children</w:t>
      </w:r>
      <w:r w:rsidRPr="00267633">
        <w:rPr>
          <w:rFonts w:ascii="Times New Roman" w:eastAsia="Calibri" w:hAnsi="Times New Roman" w:cs="Times New Roman"/>
          <w:lang w:val="en-GB" w:eastAsia="en-GB"/>
        </w:rPr>
        <w:t>] shall be returned to the custody of his/her lawful guardian</w:t>
      </w:r>
      <w:r w:rsidRPr="00267633">
        <w:rPr>
          <w:rFonts w:ascii="Times New Roman" w:eastAsia="Calibri" w:hAnsi="Times New Roman" w:cs="Times New Roman"/>
          <w:i/>
          <w:lang w:val="en-GB" w:eastAsia="en-GB"/>
        </w:rPr>
        <w:t>/</w:t>
      </w:r>
      <w:r w:rsidRPr="00267633">
        <w:rPr>
          <w:rFonts w:ascii="Times New Roman" w:eastAsia="Calibri" w:hAnsi="Times New Roman" w:cs="Times New Roman"/>
          <w:lang w:val="en-GB" w:eastAsia="en-GB"/>
        </w:rPr>
        <w:t>parent [</w:t>
      </w:r>
      <w:r w:rsidRPr="00267633">
        <w:rPr>
          <w:rFonts w:ascii="Times New Roman" w:eastAsia="Calibri" w:hAnsi="Times New Roman" w:cs="Times New Roman"/>
          <w:i/>
          <w:lang w:val="en-GB" w:eastAsia="en-GB"/>
        </w:rPr>
        <w:t>name</w:t>
      </w:r>
      <w:proofErr w:type="gramStart"/>
      <w:r w:rsidRPr="00267633">
        <w:rPr>
          <w:rFonts w:ascii="Times New Roman" w:eastAsia="Calibri" w:hAnsi="Times New Roman" w:cs="Times New Roman"/>
          <w:lang w:val="en-GB" w:eastAsia="en-GB"/>
        </w:rPr>
        <w:t>];</w:t>
      </w:r>
      <w:proofErr w:type="gramEnd"/>
    </w:p>
    <w:p w14:paraId="01C4ECFC" w14:textId="77777777" w:rsidR="00267633" w:rsidRPr="00267633" w:rsidRDefault="00267633" w:rsidP="00267633">
      <w:pPr>
        <w:spacing w:before="0" w:after="0" w:line="240" w:lineRule="auto"/>
        <w:ind w:left="1080"/>
        <w:jc w:val="both"/>
        <w:divId w:val="2116439976"/>
        <w:rPr>
          <w:rFonts w:ascii="Times New Roman" w:eastAsia="Calibri" w:hAnsi="Times New Roman" w:cs="Times New Roman"/>
          <w:lang w:val="en-GB" w:eastAsia="en-GB"/>
        </w:rPr>
      </w:pPr>
    </w:p>
    <w:p w14:paraId="7AC441B5" w14:textId="77777777" w:rsidR="00267633" w:rsidRPr="00267633" w:rsidRDefault="00267633" w:rsidP="006172E9">
      <w:pPr>
        <w:numPr>
          <w:ilvl w:val="0"/>
          <w:numId w:val="26"/>
        </w:numPr>
        <w:spacing w:before="0" w:after="0" w:line="240" w:lineRule="auto"/>
        <w:ind w:left="1418" w:hanging="698"/>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 xml:space="preserve">the defendant/plaintiff* shall hand over to the plaintiff/defendant* forthwith, the child/children’s unexpired passport(s) of any country, visas, and other travel documents pending the outcome or further orders made on this application and/or these </w:t>
      </w:r>
      <w:proofErr w:type="gramStart"/>
      <w:r w:rsidRPr="00267633">
        <w:rPr>
          <w:rFonts w:ascii="Times New Roman" w:eastAsia="Calibri" w:hAnsi="Times New Roman" w:cs="Times New Roman"/>
          <w:lang w:val="en-GB" w:eastAsia="en-GB"/>
        </w:rPr>
        <w:t>proceedings;</w:t>
      </w:r>
      <w:proofErr w:type="gramEnd"/>
    </w:p>
    <w:p w14:paraId="5619A581" w14:textId="77777777" w:rsidR="00267633" w:rsidRPr="00267633" w:rsidRDefault="00267633" w:rsidP="00267633">
      <w:pPr>
        <w:spacing w:before="0" w:after="0" w:line="240" w:lineRule="auto"/>
        <w:jc w:val="both"/>
        <w:divId w:val="2116439976"/>
        <w:rPr>
          <w:rFonts w:ascii="Times New Roman" w:eastAsia="Calibri" w:hAnsi="Times New Roman" w:cs="Times New Roman"/>
          <w:lang w:val="en-GB" w:eastAsia="en-GB"/>
        </w:rPr>
      </w:pPr>
    </w:p>
    <w:p w14:paraId="30EF343C" w14:textId="77777777" w:rsidR="00267633" w:rsidRPr="00267633" w:rsidRDefault="00267633" w:rsidP="006172E9">
      <w:pPr>
        <w:numPr>
          <w:ilvl w:val="0"/>
          <w:numId w:val="26"/>
        </w:numPr>
        <w:spacing w:before="0" w:after="0" w:line="240" w:lineRule="auto"/>
        <w:ind w:left="1418" w:hanging="698"/>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the defendant/plaintiff*, whether by herself/himself* or by her/his* servants or agents shall be restrained from removing [</w:t>
      </w:r>
      <w:r w:rsidRPr="00267633">
        <w:rPr>
          <w:rFonts w:ascii="Times New Roman" w:eastAsia="Calibri" w:hAnsi="Times New Roman" w:cs="Times New Roman"/>
          <w:i/>
          <w:lang w:val="en-GB" w:eastAsia="en-GB"/>
        </w:rPr>
        <w:t>name of child/children</w:t>
      </w:r>
      <w:r w:rsidRPr="00267633">
        <w:rPr>
          <w:rFonts w:ascii="Times New Roman" w:eastAsia="Calibri" w:hAnsi="Times New Roman" w:cs="Times New Roman"/>
          <w:lang w:val="en-GB" w:eastAsia="en-GB"/>
        </w:rPr>
        <w:t>] from Singapore pending the outcome or further orders made on this application and/or these proceedings; and</w:t>
      </w:r>
    </w:p>
    <w:p w14:paraId="63B3AAA0" w14:textId="77777777" w:rsidR="00267633" w:rsidRPr="00267633" w:rsidRDefault="00267633" w:rsidP="00267633">
      <w:pPr>
        <w:spacing w:before="0" w:after="0" w:line="240" w:lineRule="auto"/>
        <w:jc w:val="both"/>
        <w:divId w:val="2116439976"/>
        <w:rPr>
          <w:rFonts w:ascii="Times New Roman" w:eastAsia="Calibri" w:hAnsi="Times New Roman" w:cs="Times New Roman"/>
          <w:lang w:val="en-GB" w:eastAsia="en-GB"/>
        </w:rPr>
      </w:pPr>
    </w:p>
    <w:p w14:paraId="7EA5AB3D" w14:textId="77777777" w:rsidR="00267633" w:rsidRPr="002F0484" w:rsidRDefault="00267633" w:rsidP="006172E9">
      <w:pPr>
        <w:numPr>
          <w:ilvl w:val="0"/>
          <w:numId w:val="26"/>
        </w:numPr>
        <w:spacing w:before="0" w:after="0" w:line="240" w:lineRule="auto"/>
        <w:ind w:left="1418" w:hanging="698"/>
        <w:jc w:val="both"/>
        <w:divId w:val="2116439976"/>
        <w:rPr>
          <w:rFonts w:ascii="Times New Roman" w:eastAsia="Calibri" w:hAnsi="Times New Roman" w:cs="Times New Roman"/>
          <w:lang w:val="en-GB" w:eastAsia="en-GB"/>
        </w:rPr>
      </w:pPr>
      <w:r w:rsidRPr="002F0484">
        <w:rPr>
          <w:rFonts w:ascii="Times New Roman" w:eastAsia="Calibri" w:hAnsi="Times New Roman" w:cs="Times New Roman"/>
          <w:lang w:val="en-GB" w:eastAsia="en-GB"/>
        </w:rPr>
        <w:t xml:space="preserve"> [</w:t>
      </w:r>
      <w:r w:rsidRPr="002F0484">
        <w:rPr>
          <w:rFonts w:ascii="Times New Roman" w:eastAsia="Calibri" w:hAnsi="Times New Roman" w:cs="Times New Roman"/>
          <w:i/>
          <w:lang w:val="en-GB" w:eastAsia="en-GB"/>
        </w:rPr>
        <w:t>insert any other orders made by the Court in relation to the application</w:t>
      </w:r>
      <w:r w:rsidRPr="002F0484">
        <w:rPr>
          <w:rFonts w:ascii="Times New Roman" w:eastAsia="Calibri" w:hAnsi="Times New Roman" w:cs="Times New Roman"/>
          <w:lang w:val="en-GB" w:eastAsia="en-GB"/>
        </w:rPr>
        <w:t xml:space="preserve">] </w:t>
      </w:r>
    </w:p>
    <w:p w14:paraId="34A751AD" w14:textId="77777777" w:rsidR="00267633" w:rsidRPr="00267633" w:rsidRDefault="00267633" w:rsidP="00267633">
      <w:pPr>
        <w:spacing w:before="0" w:after="0" w:line="240" w:lineRule="auto"/>
        <w:ind w:left="720"/>
        <w:jc w:val="both"/>
        <w:divId w:val="2116439976"/>
        <w:rPr>
          <w:rFonts w:ascii="Times New Roman" w:eastAsia="Calibri" w:hAnsi="Times New Roman" w:cs="Times New Roman"/>
          <w:b/>
          <w:lang w:val="en-GB" w:eastAsia="en-GB"/>
        </w:rPr>
      </w:pPr>
    </w:p>
    <w:p w14:paraId="11F51FE9" w14:textId="77777777" w:rsidR="00267633" w:rsidRPr="00267633" w:rsidRDefault="00267633" w:rsidP="00267633">
      <w:pPr>
        <w:spacing w:before="0" w:after="0" w:line="240" w:lineRule="auto"/>
        <w:ind w:left="720"/>
        <w:jc w:val="both"/>
        <w:divId w:val="2116439976"/>
        <w:rPr>
          <w:rFonts w:ascii="Times New Roman" w:eastAsia="Calibri" w:hAnsi="Times New Roman" w:cs="Times New Roman"/>
          <w:b/>
          <w:lang w:val="en-GB" w:eastAsia="en-GB"/>
        </w:rPr>
      </w:pPr>
      <w:r w:rsidRPr="00267633">
        <w:rPr>
          <w:rFonts w:ascii="Times New Roman" w:eastAsia="Calibri" w:hAnsi="Times New Roman" w:cs="Times New Roman"/>
          <w:b/>
          <w:lang w:val="en-GB" w:eastAsia="en-GB"/>
        </w:rPr>
        <w:t>Effect of this Order</w:t>
      </w:r>
    </w:p>
    <w:p w14:paraId="03D5DAC1" w14:textId="77777777" w:rsidR="00267633" w:rsidRPr="00267633" w:rsidRDefault="00267633" w:rsidP="00267633">
      <w:pPr>
        <w:spacing w:before="0" w:after="0" w:line="240" w:lineRule="auto"/>
        <w:ind w:left="720"/>
        <w:jc w:val="both"/>
        <w:divId w:val="2116439976"/>
        <w:rPr>
          <w:rFonts w:ascii="Times New Roman" w:eastAsia="Calibri" w:hAnsi="Times New Roman" w:cs="Times New Roman"/>
          <w:b/>
          <w:lang w:val="en-GB" w:eastAsia="en-GB"/>
        </w:rPr>
      </w:pPr>
    </w:p>
    <w:p w14:paraId="3E35DEED" w14:textId="77777777" w:rsidR="00267633" w:rsidRPr="00267633" w:rsidRDefault="00267633" w:rsidP="00267633">
      <w:pPr>
        <w:spacing w:before="0" w:after="0" w:line="240" w:lineRule="auto"/>
        <w:ind w:left="720"/>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 xml:space="preserve">If you are required under this Order not to do something, you must not do it yourself or in any other way.  You must not do it through others acting on your behalf or on your instructions or with your encouragement. </w:t>
      </w:r>
    </w:p>
    <w:p w14:paraId="33B60882" w14:textId="77777777" w:rsidR="00267633" w:rsidRPr="00267633" w:rsidRDefault="00267633" w:rsidP="00267633">
      <w:pPr>
        <w:spacing w:before="0" w:after="0" w:line="240" w:lineRule="auto"/>
        <w:ind w:left="720"/>
        <w:jc w:val="both"/>
        <w:divId w:val="2116439976"/>
        <w:rPr>
          <w:rFonts w:ascii="Times New Roman" w:eastAsia="Calibri" w:hAnsi="Times New Roman" w:cs="Times New Roman"/>
          <w:b/>
          <w:lang w:val="en-GB" w:eastAsia="en-GB"/>
        </w:rPr>
      </w:pPr>
    </w:p>
    <w:p w14:paraId="697137F8" w14:textId="77777777" w:rsidR="00267633" w:rsidRPr="00267633" w:rsidRDefault="00267633" w:rsidP="00267633">
      <w:pPr>
        <w:spacing w:before="0" w:after="0" w:line="240" w:lineRule="auto"/>
        <w:ind w:left="720"/>
        <w:jc w:val="both"/>
        <w:divId w:val="2116439976"/>
        <w:rPr>
          <w:rFonts w:ascii="Times New Roman" w:eastAsia="Calibri" w:hAnsi="Times New Roman" w:cs="Times New Roman"/>
          <w:b/>
          <w:lang w:val="en-GB" w:eastAsia="en-GB"/>
        </w:rPr>
      </w:pPr>
      <w:r w:rsidRPr="00267633">
        <w:rPr>
          <w:rFonts w:ascii="Times New Roman" w:eastAsia="Calibri" w:hAnsi="Times New Roman" w:cs="Times New Roman"/>
          <w:b/>
          <w:lang w:val="en-GB" w:eastAsia="en-GB"/>
        </w:rPr>
        <w:t>Third Parties</w:t>
      </w:r>
    </w:p>
    <w:p w14:paraId="377D0FA5" w14:textId="77777777" w:rsidR="00267633" w:rsidRPr="00267633" w:rsidRDefault="00267633" w:rsidP="00267633">
      <w:pPr>
        <w:spacing w:before="0" w:after="0" w:line="240" w:lineRule="auto"/>
        <w:ind w:left="720"/>
        <w:jc w:val="both"/>
        <w:divId w:val="2116439976"/>
        <w:rPr>
          <w:rFonts w:ascii="Times New Roman" w:eastAsia="Calibri" w:hAnsi="Times New Roman" w:cs="Times New Roman"/>
          <w:lang w:val="en-GB" w:eastAsia="en-GB"/>
        </w:rPr>
      </w:pPr>
    </w:p>
    <w:p w14:paraId="53CDEBA8" w14:textId="77777777" w:rsidR="00267633" w:rsidRPr="00267633" w:rsidRDefault="00267633" w:rsidP="00267633">
      <w:pPr>
        <w:spacing w:before="0" w:after="0" w:line="240" w:lineRule="auto"/>
        <w:ind w:left="720"/>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It is a contempt of Court for any person notified of this Order to knowingly assist in or permit a breach of the Order. Any person doing so may be sent to prison or fined.</w:t>
      </w:r>
    </w:p>
    <w:p w14:paraId="1DD66725" w14:textId="77777777" w:rsidR="00267633" w:rsidRPr="00267633" w:rsidRDefault="00267633" w:rsidP="00267633">
      <w:pPr>
        <w:spacing w:before="0" w:after="0" w:line="240" w:lineRule="auto"/>
        <w:ind w:left="720"/>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b/>
          <w:bCs/>
          <w:lang w:val="en-GB" w:eastAsia="en-GB"/>
        </w:rPr>
        <w:t xml:space="preserve"> </w:t>
      </w:r>
    </w:p>
    <w:p w14:paraId="453FCB7C" w14:textId="77777777" w:rsidR="00267633" w:rsidRPr="00267633" w:rsidRDefault="00267633" w:rsidP="00267633">
      <w:pPr>
        <w:spacing w:before="0" w:after="0" w:line="240" w:lineRule="auto"/>
        <w:ind w:left="720"/>
        <w:jc w:val="both"/>
        <w:divId w:val="2116439976"/>
        <w:rPr>
          <w:rFonts w:ascii="Times New Roman" w:eastAsia="Calibri" w:hAnsi="Times New Roman" w:cs="Times New Roman"/>
          <w:b/>
          <w:lang w:val="en-GB" w:eastAsia="en-GB"/>
        </w:rPr>
      </w:pPr>
      <w:r w:rsidRPr="00267633">
        <w:rPr>
          <w:rFonts w:ascii="Times New Roman" w:eastAsia="Calibri" w:hAnsi="Times New Roman" w:cs="Times New Roman"/>
          <w:b/>
          <w:lang w:val="en-GB" w:eastAsia="en-GB"/>
        </w:rPr>
        <w:t>Undertakings</w:t>
      </w:r>
    </w:p>
    <w:p w14:paraId="3B6E341B" w14:textId="77777777" w:rsidR="00267633" w:rsidRPr="00267633" w:rsidRDefault="00267633" w:rsidP="00267633">
      <w:pPr>
        <w:spacing w:before="0" w:after="0" w:line="240" w:lineRule="auto"/>
        <w:ind w:left="720"/>
        <w:jc w:val="both"/>
        <w:divId w:val="2116439976"/>
        <w:rPr>
          <w:rFonts w:ascii="Times New Roman" w:eastAsia="Calibri" w:hAnsi="Times New Roman" w:cs="Times New Roman"/>
          <w:b/>
          <w:lang w:val="en-GB" w:eastAsia="en-GB"/>
        </w:rPr>
      </w:pPr>
    </w:p>
    <w:p w14:paraId="0DD1C468" w14:textId="77777777" w:rsidR="00267633" w:rsidRPr="00267633" w:rsidRDefault="00267633" w:rsidP="00267633">
      <w:pPr>
        <w:autoSpaceDE w:val="0"/>
        <w:autoSpaceDN w:val="0"/>
        <w:adjustRightInd w:val="0"/>
        <w:spacing w:before="0" w:after="0" w:line="240" w:lineRule="auto"/>
        <w:ind w:left="709" w:firstLine="11"/>
        <w:divId w:val="2116439976"/>
        <w:rPr>
          <w:rFonts w:ascii="Times New Roman" w:hAnsi="Times New Roman" w:cs="Times New Roman"/>
          <w:lang w:val="en-US" w:eastAsia="zh-CN"/>
        </w:rPr>
      </w:pPr>
      <w:r w:rsidRPr="00267633">
        <w:rPr>
          <w:rFonts w:ascii="Times New Roman" w:hAnsi="Times New Roman" w:cs="Times New Roman"/>
          <w:lang w:val="en-US" w:eastAsia="zh-CN"/>
        </w:rPr>
        <w:t>The plaintiff /defendant* must give to the Court the undertakings set out in Schedule 1 to this order.</w:t>
      </w:r>
    </w:p>
    <w:p w14:paraId="43688008" w14:textId="77777777" w:rsidR="00267633" w:rsidRPr="00267633" w:rsidRDefault="00267633" w:rsidP="00267633">
      <w:pPr>
        <w:autoSpaceDE w:val="0"/>
        <w:autoSpaceDN w:val="0"/>
        <w:adjustRightInd w:val="0"/>
        <w:spacing w:before="0" w:after="0" w:line="240" w:lineRule="auto"/>
        <w:ind w:left="709"/>
        <w:divId w:val="2116439976"/>
        <w:rPr>
          <w:rFonts w:ascii="Times-Roman" w:hAnsi="Times-Roman" w:cs="Times-Roman"/>
          <w:lang w:val="en-US" w:eastAsia="zh-CN"/>
        </w:rPr>
      </w:pPr>
    </w:p>
    <w:p w14:paraId="1B0479DE" w14:textId="77777777" w:rsidR="00267633" w:rsidRPr="00267633" w:rsidRDefault="00267633" w:rsidP="00267633">
      <w:pPr>
        <w:spacing w:before="0" w:after="0" w:line="240" w:lineRule="auto"/>
        <w:ind w:left="720"/>
        <w:jc w:val="both"/>
        <w:divId w:val="2116439976"/>
        <w:rPr>
          <w:rFonts w:ascii="Times New Roman" w:eastAsia="Calibri" w:hAnsi="Times New Roman" w:cs="Times New Roman"/>
          <w:b/>
          <w:lang w:val="en-GB" w:eastAsia="en-GB"/>
        </w:rPr>
      </w:pPr>
      <w:r w:rsidRPr="00267633">
        <w:rPr>
          <w:rFonts w:ascii="Times New Roman" w:eastAsia="Calibri" w:hAnsi="Times New Roman" w:cs="Times New Roman"/>
          <w:b/>
          <w:lang w:val="en-GB" w:eastAsia="en-GB"/>
        </w:rPr>
        <w:t>Duration of this Order</w:t>
      </w:r>
    </w:p>
    <w:p w14:paraId="15C3EDA7" w14:textId="77777777" w:rsidR="00267633" w:rsidRPr="00267633" w:rsidRDefault="00267633" w:rsidP="00267633">
      <w:pPr>
        <w:spacing w:before="0" w:after="0" w:line="240" w:lineRule="auto"/>
        <w:ind w:left="720"/>
        <w:jc w:val="both"/>
        <w:divId w:val="2116439976"/>
        <w:rPr>
          <w:rFonts w:ascii="Times New Roman" w:eastAsia="Calibri" w:hAnsi="Times New Roman" w:cs="Times New Roman"/>
          <w:lang w:val="en-GB" w:eastAsia="en-GB"/>
        </w:rPr>
      </w:pPr>
    </w:p>
    <w:p w14:paraId="1880D565" w14:textId="77777777" w:rsidR="00267633" w:rsidRPr="00267633" w:rsidRDefault="00267633" w:rsidP="00267633">
      <w:pPr>
        <w:spacing w:before="0" w:after="0" w:line="240" w:lineRule="auto"/>
        <w:ind w:left="720"/>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This Order shall remain in force until the trial or further order made by the Court.</w:t>
      </w:r>
    </w:p>
    <w:p w14:paraId="2187403C" w14:textId="77777777" w:rsidR="00267633" w:rsidRPr="00267633" w:rsidRDefault="00267633" w:rsidP="00267633">
      <w:pPr>
        <w:spacing w:before="0" w:after="0" w:line="240" w:lineRule="auto"/>
        <w:ind w:left="720"/>
        <w:jc w:val="both"/>
        <w:divId w:val="2116439976"/>
        <w:rPr>
          <w:rFonts w:ascii="Times New Roman" w:eastAsia="Calibri" w:hAnsi="Times New Roman" w:cs="Times New Roman"/>
          <w:lang w:val="en-GB" w:eastAsia="en-GB"/>
        </w:rPr>
      </w:pPr>
    </w:p>
    <w:p w14:paraId="5CB80EA5" w14:textId="77777777" w:rsidR="00267633" w:rsidRPr="00267633" w:rsidRDefault="00267633" w:rsidP="00267633">
      <w:pPr>
        <w:spacing w:before="0" w:after="0" w:line="240" w:lineRule="auto"/>
        <w:ind w:left="720"/>
        <w:jc w:val="both"/>
        <w:divId w:val="2116439976"/>
        <w:rPr>
          <w:rFonts w:ascii="Times New Roman" w:eastAsia="Calibri" w:hAnsi="Times New Roman" w:cs="Times New Roman"/>
          <w:b/>
          <w:u w:val="single"/>
          <w:lang w:val="en-GB" w:eastAsia="en-GB"/>
        </w:rPr>
      </w:pPr>
      <w:r w:rsidRPr="00267633">
        <w:rPr>
          <w:rFonts w:ascii="Times New Roman" w:eastAsia="Calibri" w:hAnsi="Times New Roman" w:cs="Times New Roman"/>
          <w:b/>
          <w:u w:val="single"/>
          <w:lang w:val="en-GB" w:eastAsia="en-GB"/>
        </w:rPr>
        <w:t>Variation or discharge of this Order</w:t>
      </w:r>
    </w:p>
    <w:p w14:paraId="1C16A969" w14:textId="77777777" w:rsidR="00267633" w:rsidRPr="00267633" w:rsidRDefault="00267633" w:rsidP="00267633">
      <w:pPr>
        <w:spacing w:before="0" w:after="0" w:line="240" w:lineRule="auto"/>
        <w:ind w:left="720"/>
        <w:jc w:val="both"/>
        <w:divId w:val="2116439976"/>
        <w:rPr>
          <w:rFonts w:ascii="Times New Roman" w:eastAsia="Calibri" w:hAnsi="Times New Roman" w:cs="Times New Roman"/>
          <w:b/>
          <w:lang w:val="en-GB" w:eastAsia="en-GB"/>
        </w:rPr>
      </w:pPr>
    </w:p>
    <w:p w14:paraId="2C6DCFFA" w14:textId="77777777" w:rsidR="00267633" w:rsidRPr="00267633" w:rsidRDefault="00267633" w:rsidP="00267633">
      <w:pPr>
        <w:autoSpaceDE w:val="0"/>
        <w:autoSpaceDN w:val="0"/>
        <w:adjustRightInd w:val="0"/>
        <w:spacing w:before="0" w:after="0" w:line="240" w:lineRule="auto"/>
        <w:ind w:left="709"/>
        <w:divId w:val="2116439976"/>
        <w:rPr>
          <w:rFonts w:ascii="Times New Roman" w:hAnsi="Times New Roman" w:cs="Times New Roman"/>
          <w:lang w:val="en-US" w:eastAsia="zh-CN"/>
        </w:rPr>
      </w:pPr>
      <w:r w:rsidRPr="00267633">
        <w:rPr>
          <w:rFonts w:ascii="Times New Roman" w:hAnsi="Times New Roman" w:cs="Times New Roman"/>
          <w:lang w:val="en-US" w:eastAsia="zh-CN"/>
        </w:rPr>
        <w:t>The defendant / plaintiff* (or anyone notified of this order) may apply to the Court at any time to vary or discharge this Order (or so much of it as affects that person), but anyone wishing to do so must inform the plaintiff's/ defendant’s* solicitors.</w:t>
      </w:r>
    </w:p>
    <w:p w14:paraId="0BD07175" w14:textId="77777777" w:rsidR="00267633" w:rsidRPr="00267633" w:rsidRDefault="00267633" w:rsidP="00267633">
      <w:pPr>
        <w:autoSpaceDE w:val="0"/>
        <w:autoSpaceDN w:val="0"/>
        <w:adjustRightInd w:val="0"/>
        <w:spacing w:before="0" w:after="0" w:line="240" w:lineRule="auto"/>
        <w:ind w:left="709"/>
        <w:divId w:val="2116439976"/>
        <w:rPr>
          <w:rFonts w:ascii="Times New Roman" w:hAnsi="Times New Roman" w:cs="Times New Roman"/>
          <w:lang w:val="en-US" w:eastAsia="zh-CN"/>
        </w:rPr>
      </w:pPr>
    </w:p>
    <w:p w14:paraId="569D3B7E" w14:textId="77777777" w:rsidR="00267633" w:rsidRPr="00267633" w:rsidRDefault="00267633" w:rsidP="00267633">
      <w:pPr>
        <w:autoSpaceDE w:val="0"/>
        <w:autoSpaceDN w:val="0"/>
        <w:adjustRightInd w:val="0"/>
        <w:spacing w:before="0" w:after="0" w:line="240" w:lineRule="auto"/>
        <w:ind w:left="709"/>
        <w:divId w:val="2116439976"/>
        <w:rPr>
          <w:rFonts w:ascii="Times New Roman" w:hAnsi="Times New Roman" w:cs="Times New Roman"/>
          <w:lang w:val="en-US" w:eastAsia="zh-CN"/>
        </w:rPr>
      </w:pPr>
    </w:p>
    <w:p w14:paraId="69002E22" w14:textId="77777777" w:rsidR="00267633" w:rsidRPr="00267633" w:rsidRDefault="00267633" w:rsidP="00267633">
      <w:pPr>
        <w:spacing w:before="0" w:after="0" w:line="240" w:lineRule="auto"/>
        <w:jc w:val="center"/>
        <w:divId w:val="2116439976"/>
        <w:rPr>
          <w:rFonts w:ascii="Times New Roman" w:hAnsi="Times New Roman" w:cs="Times New Roman"/>
          <w:lang w:val="en-US" w:eastAsia="zh-CN"/>
        </w:rPr>
      </w:pPr>
      <w:r w:rsidRPr="00267633">
        <w:rPr>
          <w:rFonts w:ascii="Times New Roman" w:hAnsi="Times New Roman" w:cs="Times New Roman"/>
          <w:lang w:val="en-US" w:eastAsia="zh-CN"/>
        </w:rPr>
        <w:t xml:space="preserve">Dated the </w:t>
      </w:r>
      <w:r w:rsidRPr="00267633">
        <w:rPr>
          <w:rFonts w:ascii="Times New Roman" w:hAnsi="Times New Roman" w:cs="Times New Roman"/>
          <w:lang w:val="en-US" w:eastAsia="zh-CN"/>
        </w:rPr>
        <w:tab/>
      </w:r>
      <w:r w:rsidRPr="00267633">
        <w:rPr>
          <w:rFonts w:ascii="Times New Roman" w:hAnsi="Times New Roman" w:cs="Times New Roman"/>
          <w:lang w:val="en-US" w:eastAsia="zh-CN"/>
        </w:rPr>
        <w:tab/>
        <w:t xml:space="preserve">day of </w:t>
      </w:r>
      <w:r w:rsidRPr="00267633">
        <w:rPr>
          <w:rFonts w:ascii="Times New Roman" w:hAnsi="Times New Roman" w:cs="Times New Roman"/>
          <w:lang w:val="en-US" w:eastAsia="zh-CN"/>
        </w:rPr>
        <w:tab/>
      </w:r>
      <w:r w:rsidRPr="00267633">
        <w:rPr>
          <w:rFonts w:ascii="Times New Roman" w:hAnsi="Times New Roman" w:cs="Times New Roman"/>
          <w:lang w:val="en-US" w:eastAsia="zh-CN"/>
        </w:rPr>
        <w:tab/>
      </w:r>
      <w:r w:rsidRPr="00267633">
        <w:rPr>
          <w:rFonts w:ascii="Times New Roman" w:hAnsi="Times New Roman" w:cs="Times New Roman"/>
          <w:lang w:val="en-US" w:eastAsia="zh-CN"/>
        </w:rPr>
        <w:tab/>
      </w:r>
      <w:r w:rsidRPr="00267633">
        <w:rPr>
          <w:rFonts w:ascii="Times New Roman" w:hAnsi="Times New Roman" w:cs="Times New Roman"/>
          <w:lang w:val="en-US" w:eastAsia="zh-CN"/>
        </w:rPr>
        <w:tab/>
        <w:t>20</w:t>
      </w:r>
    </w:p>
    <w:p w14:paraId="46F6B4A1"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p>
    <w:p w14:paraId="017C5C02" w14:textId="77777777" w:rsidR="00267633" w:rsidRPr="00267633" w:rsidRDefault="00267633" w:rsidP="00267633">
      <w:pPr>
        <w:tabs>
          <w:tab w:val="left" w:pos="1843"/>
        </w:tabs>
        <w:spacing w:before="0" w:after="0" w:line="240" w:lineRule="auto"/>
        <w:jc w:val="right"/>
        <w:divId w:val="2116439976"/>
        <w:rPr>
          <w:rFonts w:ascii="Times New Roman" w:hAnsi="Times New Roman" w:cs="Times New Roman"/>
          <w:lang w:val="en-US" w:eastAsia="zh-CN"/>
        </w:rPr>
      </w:pPr>
      <w:r w:rsidRPr="00267633">
        <w:rPr>
          <w:rFonts w:ascii="Times New Roman" w:hAnsi="Times New Roman" w:cs="Times New Roman"/>
          <w:lang w:val="en-US" w:eastAsia="zh-CN"/>
        </w:rPr>
        <w:t>REGISTRAR</w:t>
      </w:r>
    </w:p>
    <w:p w14:paraId="1AE27233" w14:textId="77777777" w:rsidR="00267633" w:rsidRPr="00267633" w:rsidRDefault="00267633" w:rsidP="00267633">
      <w:pPr>
        <w:tabs>
          <w:tab w:val="left" w:pos="1843"/>
        </w:tabs>
        <w:spacing w:before="0" w:after="0" w:line="240" w:lineRule="auto"/>
        <w:jc w:val="center"/>
        <w:divId w:val="2116439976"/>
        <w:rPr>
          <w:rFonts w:ascii="Times New Roman" w:hAnsi="Times New Roman" w:cs="Times New Roman"/>
          <w:b/>
          <w:u w:val="single"/>
          <w:lang w:val="en-US" w:eastAsia="zh-CN"/>
        </w:rPr>
      </w:pPr>
    </w:p>
    <w:p w14:paraId="7C43CE37" w14:textId="77777777" w:rsidR="00267633" w:rsidRPr="00267633" w:rsidRDefault="00267633" w:rsidP="00267633">
      <w:pPr>
        <w:tabs>
          <w:tab w:val="left" w:pos="1843"/>
        </w:tabs>
        <w:spacing w:before="0" w:after="0" w:line="240" w:lineRule="auto"/>
        <w:jc w:val="center"/>
        <w:divId w:val="2116439976"/>
        <w:rPr>
          <w:rFonts w:ascii="Times New Roman" w:hAnsi="Times New Roman" w:cs="Times New Roman"/>
          <w:b/>
          <w:u w:val="single"/>
          <w:lang w:val="en-US" w:eastAsia="zh-CN"/>
        </w:rPr>
      </w:pPr>
    </w:p>
    <w:p w14:paraId="504B0875" w14:textId="77777777" w:rsidR="00267633" w:rsidRPr="00267633" w:rsidRDefault="00267633" w:rsidP="00267633">
      <w:pPr>
        <w:keepNext/>
        <w:keepLines/>
        <w:tabs>
          <w:tab w:val="left" w:pos="1843"/>
        </w:tabs>
        <w:spacing w:before="0" w:after="0" w:line="240" w:lineRule="auto"/>
        <w:jc w:val="center"/>
        <w:divId w:val="2116439976"/>
        <w:rPr>
          <w:rFonts w:ascii="Times New Roman" w:hAnsi="Times New Roman" w:cs="Times New Roman"/>
          <w:b/>
          <w:u w:val="single"/>
          <w:lang w:val="en-US" w:eastAsia="zh-CN"/>
        </w:rPr>
      </w:pPr>
      <w:r w:rsidRPr="00267633">
        <w:rPr>
          <w:rFonts w:ascii="Times New Roman" w:hAnsi="Times New Roman" w:cs="Times New Roman"/>
          <w:b/>
          <w:u w:val="single"/>
          <w:lang w:val="en-US" w:eastAsia="zh-CN"/>
        </w:rPr>
        <w:lastRenderedPageBreak/>
        <w:t>Schedule 1</w:t>
      </w:r>
    </w:p>
    <w:p w14:paraId="69904519" w14:textId="77777777" w:rsidR="00267633" w:rsidRPr="00267633" w:rsidRDefault="00267633" w:rsidP="00267633">
      <w:pPr>
        <w:keepNext/>
        <w:keepLines/>
        <w:tabs>
          <w:tab w:val="left" w:pos="1843"/>
        </w:tabs>
        <w:spacing w:before="0" w:after="0" w:line="240" w:lineRule="auto"/>
        <w:jc w:val="center"/>
        <w:divId w:val="2116439976"/>
        <w:rPr>
          <w:rFonts w:ascii="Times New Roman" w:hAnsi="Times New Roman" w:cs="Times New Roman"/>
          <w:i/>
          <w:lang w:val="en-US" w:eastAsia="zh-CN"/>
        </w:rPr>
      </w:pPr>
      <w:r w:rsidRPr="00267633">
        <w:rPr>
          <w:rFonts w:ascii="Times New Roman" w:hAnsi="Times New Roman" w:cs="Times New Roman"/>
          <w:i/>
          <w:lang w:val="en-US" w:eastAsia="zh-CN"/>
        </w:rPr>
        <w:t>(Undertakings provided in writing by the plaintiff/defendant*)</w:t>
      </w:r>
    </w:p>
    <w:p w14:paraId="5EB7ACB1" w14:textId="77777777" w:rsidR="00267633" w:rsidRPr="00267633" w:rsidRDefault="00267633" w:rsidP="00267633">
      <w:pPr>
        <w:keepNext/>
        <w:keepLines/>
        <w:tabs>
          <w:tab w:val="left" w:pos="1843"/>
        </w:tabs>
        <w:spacing w:before="0" w:after="0" w:line="240" w:lineRule="auto"/>
        <w:jc w:val="center"/>
        <w:divId w:val="2116439976"/>
        <w:rPr>
          <w:rFonts w:ascii="Times New Roman" w:hAnsi="Times New Roman" w:cs="Times New Roman"/>
          <w:i/>
          <w:lang w:val="en-US" w:eastAsia="zh-CN"/>
        </w:rPr>
      </w:pPr>
    </w:p>
    <w:p w14:paraId="4768EF9F" w14:textId="77777777" w:rsidR="00267633" w:rsidRPr="00267633" w:rsidRDefault="00267633" w:rsidP="006172E9">
      <w:pPr>
        <w:keepNext/>
        <w:keepLines/>
        <w:numPr>
          <w:ilvl w:val="0"/>
          <w:numId w:val="25"/>
        </w:numPr>
        <w:tabs>
          <w:tab w:val="left" w:pos="709"/>
        </w:tabs>
        <w:spacing w:before="0" w:after="200" w:line="240" w:lineRule="auto"/>
        <w:ind w:left="709" w:hanging="349"/>
        <w:jc w:val="both"/>
        <w:divId w:val="2116439976"/>
        <w:rPr>
          <w:rFonts w:ascii="Times New Roman" w:hAnsi="Times New Roman" w:cs="Times New Roman"/>
          <w:color w:val="000000"/>
          <w:lang w:val="en-US" w:eastAsia="zh-CN"/>
        </w:rPr>
      </w:pPr>
      <w:r w:rsidRPr="00267633">
        <w:rPr>
          <w:rFonts w:ascii="Times New Roman" w:hAnsi="Times New Roman" w:cs="Times New Roman"/>
          <w:color w:val="000000"/>
          <w:lang w:val="en-US" w:eastAsia="zh-CN"/>
        </w:rPr>
        <w:t>If the Court later finds that this Order or the carrying out of this Order has caused loss to the plaintiff/defendant*, and decides that the plaintiff/defendant* should be compensated for that loss, the plaintiff / defendant* shall comply with any order that the Court may make with regard to the payment of such compensation.</w:t>
      </w:r>
    </w:p>
    <w:p w14:paraId="1FBD8121" w14:textId="77777777" w:rsidR="00267633" w:rsidRPr="00267633" w:rsidRDefault="00267633" w:rsidP="006172E9">
      <w:pPr>
        <w:numPr>
          <w:ilvl w:val="0"/>
          <w:numId w:val="25"/>
        </w:numPr>
        <w:tabs>
          <w:tab w:val="left" w:pos="709"/>
        </w:tabs>
        <w:spacing w:before="0" w:after="200" w:line="240" w:lineRule="auto"/>
        <w:ind w:left="709" w:hanging="349"/>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The plaintiff/defendant* shall provide any form of security including a banker’s guarantee for any sum as may be ordered by the Court for the purpose of securing against any loss caused to the plaintiff/defendant* arising from the Order or the carrying out of the said Order.</w:t>
      </w:r>
    </w:p>
    <w:p w14:paraId="440F84B6" w14:textId="77777777" w:rsidR="00267633" w:rsidRPr="00267633" w:rsidRDefault="00267633" w:rsidP="006172E9">
      <w:pPr>
        <w:numPr>
          <w:ilvl w:val="0"/>
          <w:numId w:val="25"/>
        </w:numPr>
        <w:tabs>
          <w:tab w:val="left" w:pos="709"/>
        </w:tabs>
        <w:spacing w:before="0" w:after="200" w:line="240" w:lineRule="auto"/>
        <w:ind w:left="709" w:hanging="349"/>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The plaintiff / defendant* shall pay the reasonable costs of anyone other than the plaintiff / defendant* which have been incurred as a result of this order and if the Court later finds that this order has caused such person loss, and decides that such person should be compensated for that loss, the plaintiff/defendant* shall comply with any order the Court may make.</w:t>
      </w:r>
    </w:p>
    <w:p w14:paraId="22631D06" w14:textId="77777777" w:rsidR="00267633" w:rsidRPr="00267633" w:rsidRDefault="00267633" w:rsidP="006172E9">
      <w:pPr>
        <w:numPr>
          <w:ilvl w:val="0"/>
          <w:numId w:val="25"/>
        </w:numPr>
        <w:tabs>
          <w:tab w:val="left" w:pos="709"/>
        </w:tabs>
        <w:spacing w:before="0" w:after="200" w:line="240" w:lineRule="auto"/>
        <w:ind w:left="709" w:hanging="349"/>
        <w:jc w:val="both"/>
        <w:divId w:val="2116439976"/>
        <w:rPr>
          <w:rFonts w:ascii="Times New Roman" w:hAnsi="Times New Roman" w:cs="Times New Roman"/>
          <w:strike/>
          <w:lang w:val="en-US" w:eastAsia="zh-CN"/>
        </w:rPr>
      </w:pPr>
      <w:r w:rsidRPr="00267633">
        <w:rPr>
          <w:rFonts w:ascii="Times New Roman" w:hAnsi="Times New Roman" w:cs="Times New Roman"/>
          <w:color w:val="000000"/>
          <w:lang w:val="en-US" w:eastAsia="zh-CN"/>
        </w:rPr>
        <w:t>At the same time this Order is served on the defendant/plaintiff*, the plaintiff/defendant* shall serve on the defendant/plaintiff* a copy of the application, supporting affidavits and exhibits containing the evidence relied on by the plaintiff/defendant*. If the application and supporting affidavits have not been filed, the plaintiff/defendant* shall serve the same within 1 working day from the filing of the application and supporting affidavits.</w:t>
      </w:r>
    </w:p>
    <w:p w14:paraId="4F5D4007" w14:textId="77777777" w:rsidR="00267633" w:rsidRPr="00267633" w:rsidRDefault="00267633" w:rsidP="00267633">
      <w:pPr>
        <w:tabs>
          <w:tab w:val="left" w:pos="709"/>
        </w:tabs>
        <w:spacing w:before="0" w:after="200" w:line="240" w:lineRule="auto"/>
        <w:jc w:val="both"/>
        <w:divId w:val="2116439976"/>
        <w:rPr>
          <w:rFonts w:ascii="Times New Roman" w:hAnsi="Times New Roman" w:cs="Times New Roman"/>
          <w:strike/>
          <w:lang w:val="en-US" w:eastAsia="zh-CN"/>
        </w:rPr>
      </w:pPr>
    </w:p>
    <w:p w14:paraId="476E2602" w14:textId="77777777" w:rsidR="00127659" w:rsidRDefault="00127659" w:rsidP="00267633">
      <w:pPr>
        <w:keepNext/>
        <w:keepLines/>
        <w:suppressAutoHyphens/>
        <w:spacing w:before="240" w:after="120" w:line="240" w:lineRule="auto"/>
        <w:jc w:val="center"/>
        <w:divId w:val="2116439976"/>
        <w:rPr>
          <w:rFonts w:ascii="Times New Roman" w:hAnsi="Times New Roman" w:cs="Times New Roman"/>
          <w:caps/>
          <w:strike/>
          <w:lang w:val="en-US" w:eastAsia="en-GB"/>
        </w:rPr>
      </w:pPr>
    </w:p>
    <w:p w14:paraId="67B4EFEB" w14:textId="77777777" w:rsidR="00127659" w:rsidRDefault="00127659" w:rsidP="00267633">
      <w:pPr>
        <w:keepNext/>
        <w:keepLines/>
        <w:suppressAutoHyphens/>
        <w:spacing w:before="240" w:after="120" w:line="240" w:lineRule="auto"/>
        <w:jc w:val="center"/>
        <w:divId w:val="2116439976"/>
        <w:rPr>
          <w:rFonts w:ascii="Times New Roman" w:hAnsi="Times New Roman" w:cs="Times New Roman"/>
          <w:caps/>
          <w:strike/>
          <w:lang w:val="en-US" w:eastAsia="en-GB"/>
        </w:rPr>
      </w:pPr>
    </w:p>
    <w:p w14:paraId="2364F85E" w14:textId="77777777" w:rsidR="00127659" w:rsidRDefault="00127659" w:rsidP="00267633">
      <w:pPr>
        <w:keepNext/>
        <w:keepLines/>
        <w:suppressAutoHyphens/>
        <w:spacing w:before="240" w:after="120" w:line="240" w:lineRule="auto"/>
        <w:jc w:val="center"/>
        <w:divId w:val="2116439976"/>
        <w:rPr>
          <w:rFonts w:ascii="Times New Roman" w:hAnsi="Times New Roman" w:cs="Times New Roman"/>
          <w:caps/>
          <w:strike/>
          <w:lang w:val="en-US" w:eastAsia="en-GB"/>
        </w:rPr>
      </w:pPr>
    </w:p>
    <w:p w14:paraId="7398FA7F" w14:textId="77777777" w:rsidR="00127659" w:rsidRDefault="00127659" w:rsidP="00267633">
      <w:pPr>
        <w:keepNext/>
        <w:keepLines/>
        <w:suppressAutoHyphens/>
        <w:spacing w:before="240" w:after="120" w:line="240" w:lineRule="auto"/>
        <w:jc w:val="center"/>
        <w:divId w:val="2116439976"/>
        <w:rPr>
          <w:rFonts w:ascii="Times New Roman" w:hAnsi="Times New Roman" w:cs="Times New Roman"/>
          <w:caps/>
          <w:strike/>
          <w:lang w:val="en-US" w:eastAsia="en-GB"/>
        </w:rPr>
      </w:pPr>
    </w:p>
    <w:p w14:paraId="4ECEDDDC" w14:textId="77777777" w:rsidR="00127659" w:rsidRDefault="00127659" w:rsidP="00267633">
      <w:pPr>
        <w:keepNext/>
        <w:keepLines/>
        <w:suppressAutoHyphens/>
        <w:spacing w:before="240" w:after="120" w:line="240" w:lineRule="auto"/>
        <w:jc w:val="center"/>
        <w:divId w:val="2116439976"/>
        <w:rPr>
          <w:rFonts w:ascii="Times New Roman" w:hAnsi="Times New Roman" w:cs="Times New Roman"/>
          <w:caps/>
          <w:strike/>
          <w:lang w:val="en-US" w:eastAsia="en-GB"/>
        </w:rPr>
      </w:pPr>
    </w:p>
    <w:p w14:paraId="71222759" w14:textId="77777777" w:rsidR="00127659" w:rsidRDefault="00127659" w:rsidP="00267633">
      <w:pPr>
        <w:keepNext/>
        <w:keepLines/>
        <w:suppressAutoHyphens/>
        <w:spacing w:before="240" w:after="120" w:line="240" w:lineRule="auto"/>
        <w:jc w:val="center"/>
        <w:divId w:val="2116439976"/>
        <w:rPr>
          <w:rFonts w:ascii="Times New Roman" w:hAnsi="Times New Roman" w:cs="Times New Roman"/>
          <w:caps/>
          <w:strike/>
          <w:lang w:val="en-US" w:eastAsia="en-GB"/>
        </w:rPr>
      </w:pPr>
    </w:p>
    <w:p w14:paraId="464C66C9" w14:textId="77777777" w:rsidR="00127659" w:rsidRDefault="00127659" w:rsidP="00267633">
      <w:pPr>
        <w:keepNext/>
        <w:keepLines/>
        <w:suppressAutoHyphens/>
        <w:spacing w:before="240" w:after="120" w:line="240" w:lineRule="auto"/>
        <w:jc w:val="center"/>
        <w:divId w:val="2116439976"/>
        <w:rPr>
          <w:rFonts w:ascii="Times New Roman" w:hAnsi="Times New Roman" w:cs="Times New Roman"/>
          <w:caps/>
          <w:strike/>
          <w:lang w:val="en-US" w:eastAsia="en-GB"/>
        </w:rPr>
      </w:pPr>
    </w:p>
    <w:p w14:paraId="7C1004C2" w14:textId="77777777" w:rsidR="00127659" w:rsidRDefault="00127659" w:rsidP="00267633">
      <w:pPr>
        <w:keepNext/>
        <w:keepLines/>
        <w:suppressAutoHyphens/>
        <w:spacing w:before="240" w:after="120" w:line="240" w:lineRule="auto"/>
        <w:jc w:val="center"/>
        <w:divId w:val="2116439976"/>
        <w:rPr>
          <w:rFonts w:ascii="Times New Roman" w:hAnsi="Times New Roman" w:cs="Times New Roman"/>
          <w:caps/>
          <w:strike/>
          <w:lang w:val="en-US" w:eastAsia="en-GB"/>
        </w:rPr>
      </w:pPr>
    </w:p>
    <w:p w14:paraId="0D937B38" w14:textId="77777777" w:rsidR="00127659" w:rsidRDefault="00127659" w:rsidP="00267633">
      <w:pPr>
        <w:keepNext/>
        <w:keepLines/>
        <w:suppressAutoHyphens/>
        <w:spacing w:before="240" w:after="120" w:line="240" w:lineRule="auto"/>
        <w:jc w:val="center"/>
        <w:divId w:val="2116439976"/>
        <w:rPr>
          <w:rFonts w:ascii="Times New Roman" w:hAnsi="Times New Roman" w:cs="Times New Roman"/>
          <w:caps/>
          <w:strike/>
          <w:lang w:val="en-US" w:eastAsia="en-GB"/>
        </w:rPr>
      </w:pPr>
    </w:p>
    <w:p w14:paraId="6DEAC6D1" w14:textId="77777777" w:rsidR="00127659" w:rsidRDefault="00127659" w:rsidP="00267633">
      <w:pPr>
        <w:keepNext/>
        <w:keepLines/>
        <w:suppressAutoHyphens/>
        <w:spacing w:before="240" w:after="120" w:line="240" w:lineRule="auto"/>
        <w:jc w:val="center"/>
        <w:divId w:val="2116439976"/>
        <w:rPr>
          <w:rFonts w:ascii="Times New Roman" w:hAnsi="Times New Roman" w:cs="Times New Roman"/>
          <w:caps/>
          <w:strike/>
          <w:lang w:val="en-US" w:eastAsia="en-GB"/>
        </w:rPr>
      </w:pPr>
    </w:p>
    <w:p w14:paraId="62DA37F6" w14:textId="77777777" w:rsidR="00127659" w:rsidRDefault="00127659" w:rsidP="00267633">
      <w:pPr>
        <w:keepNext/>
        <w:keepLines/>
        <w:suppressAutoHyphens/>
        <w:spacing w:before="240" w:after="120" w:line="240" w:lineRule="auto"/>
        <w:jc w:val="center"/>
        <w:divId w:val="2116439976"/>
        <w:rPr>
          <w:rFonts w:ascii="Times New Roman" w:hAnsi="Times New Roman" w:cs="Times New Roman"/>
          <w:caps/>
          <w:strike/>
          <w:lang w:val="en-US" w:eastAsia="en-GB"/>
        </w:rPr>
      </w:pPr>
    </w:p>
    <w:p w14:paraId="68A1B1E8" w14:textId="77777777" w:rsidR="00920AC0" w:rsidRDefault="00920AC0" w:rsidP="00267633">
      <w:pPr>
        <w:keepNext/>
        <w:keepLines/>
        <w:suppressAutoHyphens/>
        <w:spacing w:before="240" w:after="120" w:line="240" w:lineRule="auto"/>
        <w:jc w:val="center"/>
        <w:divId w:val="2116439976"/>
        <w:rPr>
          <w:rFonts w:ascii="Times New Roman" w:hAnsi="Times New Roman" w:cs="Times New Roman"/>
          <w:caps/>
          <w:strike/>
          <w:lang w:val="en-US" w:eastAsia="en-GB"/>
        </w:rPr>
        <w:sectPr w:rsidR="00920AC0" w:rsidSect="00195FAF">
          <w:headerReference w:type="even" r:id="rId26"/>
          <w:headerReference w:type="default" r:id="rId27"/>
          <w:pgSz w:w="11907" w:h="16840" w:code="9"/>
          <w:pgMar w:top="992" w:right="1440" w:bottom="1276" w:left="1440" w:header="709" w:footer="709" w:gutter="0"/>
          <w:paperSrc w:first="7" w:other="7"/>
          <w:cols w:space="708"/>
          <w:titlePg/>
          <w:docGrid w:linePitch="360"/>
        </w:sectPr>
      </w:pPr>
    </w:p>
    <w:p w14:paraId="1E32ED72" w14:textId="77777777" w:rsidR="00127659" w:rsidRPr="00267633" w:rsidRDefault="00127659" w:rsidP="00267633">
      <w:pPr>
        <w:keepNext/>
        <w:keepLines/>
        <w:suppressAutoHyphens/>
        <w:spacing w:before="240" w:after="120" w:line="240" w:lineRule="auto"/>
        <w:jc w:val="center"/>
        <w:divId w:val="2116439976"/>
        <w:rPr>
          <w:rFonts w:ascii="Times New Roman" w:hAnsi="Times New Roman" w:cs="Times New Roman"/>
          <w:caps/>
          <w:strike/>
          <w:lang w:val="en-US" w:eastAsia="en-GB"/>
        </w:rPr>
      </w:pPr>
    </w:p>
    <w:tbl>
      <w:tblPr>
        <w:tblW w:w="9240" w:type="dxa"/>
        <w:jc w:val="center"/>
        <w:tblLayout w:type="fixed"/>
        <w:tblLook w:val="0000" w:firstRow="0" w:lastRow="0" w:firstColumn="0" w:lastColumn="0" w:noHBand="0" w:noVBand="0"/>
      </w:tblPr>
      <w:tblGrid>
        <w:gridCol w:w="3080"/>
        <w:gridCol w:w="3080"/>
        <w:gridCol w:w="3080"/>
      </w:tblGrid>
      <w:tr w:rsidR="00043B9F" w:rsidRPr="003D2C79" w14:paraId="299E7ECE" w14:textId="77777777" w:rsidTr="00043B9F">
        <w:trPr>
          <w:divId w:val="2116439976"/>
          <w:jc w:val="center"/>
        </w:trPr>
        <w:tc>
          <w:tcPr>
            <w:tcW w:w="3080" w:type="dxa"/>
          </w:tcPr>
          <w:p w14:paraId="22CBF1ED" w14:textId="77777777" w:rsidR="00043B9F" w:rsidRPr="003D2C79" w:rsidRDefault="00043B9F" w:rsidP="000D00DA">
            <w:pPr>
              <w:spacing w:before="0" w:after="0" w:line="276" w:lineRule="auto"/>
              <w:rPr>
                <w:rFonts w:ascii="Times New Roman" w:hAnsi="Times New Roman" w:cs="Times New Roman"/>
                <w:sz w:val="20"/>
                <w:szCs w:val="20"/>
                <w:lang w:eastAsia="zh-CN"/>
              </w:rPr>
            </w:pPr>
            <w:r w:rsidRPr="003D2C79">
              <w:rPr>
                <w:rFonts w:ascii="Times New Roman" w:hAnsi="Times New Roman" w:cs="Times New Roman"/>
                <w:sz w:val="20"/>
                <w:szCs w:val="20"/>
                <w:lang w:val="en-US" w:eastAsia="zh-CN"/>
              </w:rPr>
              <w:br w:type="page"/>
            </w:r>
            <w:r w:rsidRPr="003D2C79">
              <w:rPr>
                <w:rFonts w:ascii="Times New Roman" w:hAnsi="Times New Roman" w:cs="Times New Roman"/>
                <w:strike/>
                <w:lang w:val="en-US" w:eastAsia="zh-CN"/>
              </w:rPr>
              <w:br w:type="page"/>
            </w:r>
            <w:r w:rsidRPr="003D2C79">
              <w:rPr>
                <w:rFonts w:ascii="Times New Roman" w:hAnsi="Times New Roman" w:cs="Times New Roman"/>
                <w:sz w:val="20"/>
                <w:szCs w:val="20"/>
                <w:lang w:eastAsia="zh-CN"/>
              </w:rPr>
              <w:br w:type="page"/>
            </w:r>
          </w:p>
        </w:tc>
        <w:tc>
          <w:tcPr>
            <w:tcW w:w="3080" w:type="dxa"/>
          </w:tcPr>
          <w:p w14:paraId="050CDDD4" w14:textId="77777777" w:rsidR="00043B9F" w:rsidRPr="003D2C79" w:rsidRDefault="00043B9F" w:rsidP="000D00DA">
            <w:pPr>
              <w:keepNext/>
              <w:spacing w:before="0" w:after="0" w:line="276" w:lineRule="auto"/>
              <w:jc w:val="center"/>
              <w:outlineLvl w:val="1"/>
              <w:rPr>
                <w:rFonts w:ascii="Times New Roman" w:hAnsi="Times New Roman"/>
                <w:bCs/>
                <w:iCs/>
                <w:spacing w:val="-3"/>
                <w:szCs w:val="28"/>
                <w:lang w:eastAsia="zh-CN"/>
              </w:rPr>
            </w:pPr>
          </w:p>
          <w:p w14:paraId="59A6C17D" w14:textId="77777777" w:rsidR="00043B9F" w:rsidRPr="003D2C79" w:rsidRDefault="00043B9F" w:rsidP="000D00DA">
            <w:pPr>
              <w:keepNext/>
              <w:spacing w:before="0" w:after="0" w:line="276" w:lineRule="auto"/>
              <w:jc w:val="center"/>
              <w:outlineLvl w:val="1"/>
              <w:rPr>
                <w:rFonts w:ascii="Times New Roman" w:hAnsi="Times New Roman"/>
                <w:bCs/>
                <w:iCs/>
                <w:spacing w:val="-3"/>
                <w:szCs w:val="28"/>
                <w:lang w:eastAsia="zh-CN"/>
              </w:rPr>
            </w:pPr>
            <w:bookmarkStart w:id="197" w:name="Form261"/>
            <w:bookmarkEnd w:id="197"/>
            <w:r w:rsidRPr="003D2C79">
              <w:rPr>
                <w:rFonts w:ascii="Times New Roman" w:hAnsi="Times New Roman"/>
                <w:bCs/>
                <w:iCs/>
                <w:spacing w:val="-3"/>
                <w:szCs w:val="28"/>
                <w:lang w:eastAsia="zh-CN"/>
              </w:rPr>
              <w:t>FORM 261</w:t>
            </w:r>
          </w:p>
        </w:tc>
        <w:tc>
          <w:tcPr>
            <w:tcW w:w="3080" w:type="dxa"/>
          </w:tcPr>
          <w:p w14:paraId="6D59D071" w14:textId="77777777" w:rsidR="00043B9F" w:rsidRPr="003D2C79" w:rsidRDefault="00043B9F" w:rsidP="000D00DA">
            <w:pPr>
              <w:spacing w:before="0" w:after="0" w:line="276" w:lineRule="auto"/>
              <w:rPr>
                <w:rFonts w:ascii="Times New Roman" w:hAnsi="Times New Roman" w:cs="Times New Roman"/>
                <w:sz w:val="20"/>
                <w:szCs w:val="20"/>
                <w:lang w:eastAsia="zh-CN"/>
              </w:rPr>
            </w:pPr>
          </w:p>
        </w:tc>
      </w:tr>
    </w:tbl>
    <w:p w14:paraId="40737323" w14:textId="77777777" w:rsidR="00043B9F" w:rsidRPr="003D2C79" w:rsidRDefault="00043B9F" w:rsidP="000D00DA">
      <w:pPr>
        <w:spacing w:before="0" w:after="0" w:line="276" w:lineRule="auto"/>
        <w:divId w:val="2116439976"/>
        <w:rPr>
          <w:rFonts w:ascii="Times New Roman" w:hAnsi="Times New Roman" w:cs="Times New Roman"/>
          <w:lang w:val="en-US" w:eastAsia="zh-CN"/>
        </w:rPr>
      </w:pPr>
      <w:r w:rsidRPr="003D2C79">
        <w:rPr>
          <w:rFonts w:ascii="Times New Roman" w:hAnsi="Times New Roman" w:cs="Times New Roman"/>
          <w:lang w:val="en-US" w:eastAsia="zh-CN"/>
        </w:rPr>
        <w:t>Para 158</w:t>
      </w:r>
    </w:p>
    <w:p w14:paraId="2814D870" w14:textId="77777777" w:rsidR="00043B9F" w:rsidRPr="003D2C79" w:rsidRDefault="00043B9F" w:rsidP="000D00DA">
      <w:pPr>
        <w:autoSpaceDE w:val="0"/>
        <w:autoSpaceDN w:val="0"/>
        <w:adjustRightInd w:val="0"/>
        <w:spacing w:before="0" w:after="0" w:line="276" w:lineRule="auto"/>
        <w:jc w:val="right"/>
        <w:divId w:val="2116439976"/>
        <w:rPr>
          <w:rFonts w:ascii="Times New Roman" w:hAnsi="Times New Roman" w:cs="Times New Roman"/>
          <w:b/>
          <w:bCs/>
          <w:sz w:val="26"/>
          <w:szCs w:val="26"/>
          <w:lang w:val="en-US"/>
        </w:rPr>
      </w:pPr>
    </w:p>
    <w:p w14:paraId="42C0088B" w14:textId="77777777" w:rsidR="00043B9F" w:rsidRPr="003D2C79" w:rsidRDefault="00043B9F" w:rsidP="000D00DA">
      <w:pPr>
        <w:autoSpaceDE w:val="0"/>
        <w:autoSpaceDN w:val="0"/>
        <w:adjustRightInd w:val="0"/>
        <w:spacing w:before="0" w:after="0" w:line="276" w:lineRule="auto"/>
        <w:jc w:val="center"/>
        <w:divId w:val="2116439976"/>
        <w:rPr>
          <w:rFonts w:ascii="Times New Roman" w:hAnsi="Times New Roman" w:cs="Times New Roman"/>
          <w:b/>
          <w:bCs/>
          <w:caps/>
          <w:lang w:val="en-US"/>
        </w:rPr>
      </w:pPr>
      <w:r w:rsidRPr="003D2C79">
        <w:rPr>
          <w:rFonts w:ascii="Times New Roman" w:hAnsi="Times New Roman" w:cs="Times New Roman"/>
          <w:b/>
          <w:bCs/>
          <w:caps/>
          <w:lang w:val="en-US"/>
        </w:rPr>
        <w:t>Orders made under sECTION 14 of the Guardianship of Infants Act</w:t>
      </w:r>
    </w:p>
    <w:p w14:paraId="5C149DC0" w14:textId="77777777" w:rsidR="00043B9F" w:rsidRPr="003D2C79" w:rsidRDefault="00043B9F" w:rsidP="000D00DA">
      <w:pPr>
        <w:autoSpaceDE w:val="0"/>
        <w:autoSpaceDN w:val="0"/>
        <w:adjustRightInd w:val="0"/>
        <w:spacing w:before="0" w:after="0" w:line="276" w:lineRule="auto"/>
        <w:jc w:val="center"/>
        <w:divId w:val="2116439976"/>
        <w:rPr>
          <w:rFonts w:ascii="Times New Roman" w:hAnsi="Times New Roman" w:cs="Times New Roman"/>
          <w:b/>
          <w:bCs/>
          <w:lang w:val="en-US"/>
        </w:rPr>
      </w:pPr>
    </w:p>
    <w:p w14:paraId="1DF4C61D" w14:textId="77777777" w:rsidR="00043B9F" w:rsidRPr="003D2C79" w:rsidRDefault="00043B9F" w:rsidP="000D00DA">
      <w:pPr>
        <w:autoSpaceDE w:val="0"/>
        <w:autoSpaceDN w:val="0"/>
        <w:adjustRightInd w:val="0"/>
        <w:spacing w:before="0" w:after="0" w:line="276" w:lineRule="auto"/>
        <w:jc w:val="center"/>
        <w:divId w:val="2116439976"/>
        <w:rPr>
          <w:rFonts w:ascii="Times New Roman" w:hAnsi="Times New Roman" w:cs="Times New Roman"/>
          <w:lang w:val="en-US"/>
        </w:rPr>
      </w:pPr>
      <w:r w:rsidRPr="003D2C79">
        <w:rPr>
          <w:rFonts w:ascii="Times New Roman" w:hAnsi="Times New Roman" w:cs="Times New Roman"/>
          <w:b/>
          <w:bCs/>
          <w:lang w:val="en-US"/>
        </w:rPr>
        <w:t>IN THE FAMILY JUSTICE COURTS OF THE REPUBLIC OF SINGAPORE</w:t>
      </w:r>
    </w:p>
    <w:p w14:paraId="52610792" w14:textId="77777777" w:rsidR="00043B9F" w:rsidRPr="003D2C79" w:rsidRDefault="00043B9F" w:rsidP="000D00DA">
      <w:pPr>
        <w:autoSpaceDE w:val="0"/>
        <w:autoSpaceDN w:val="0"/>
        <w:adjustRightInd w:val="0"/>
        <w:spacing w:before="0" w:after="0" w:line="276" w:lineRule="auto"/>
        <w:divId w:val="2116439976"/>
        <w:rPr>
          <w:rFonts w:ascii="Times New Roman" w:hAnsi="Times New Roman" w:cs="Times New Roman"/>
          <w:lang w:val="en-US"/>
        </w:rPr>
      </w:pPr>
      <w:r w:rsidRPr="003D2C79">
        <w:rPr>
          <w:rFonts w:ascii="Times New Roman" w:hAnsi="Times New Roman" w:cs="Times New Roman"/>
          <w:lang w:val="en-US"/>
        </w:rPr>
        <w:t xml:space="preserve">OSF No. </w:t>
      </w:r>
    </w:p>
    <w:p w14:paraId="6F6C5F5A" w14:textId="77777777" w:rsidR="00043B9F" w:rsidRPr="003D2C79" w:rsidRDefault="00043B9F" w:rsidP="000D00DA">
      <w:pPr>
        <w:autoSpaceDE w:val="0"/>
        <w:autoSpaceDN w:val="0"/>
        <w:adjustRightInd w:val="0"/>
        <w:spacing w:before="0" w:after="0" w:line="276" w:lineRule="auto"/>
        <w:divId w:val="2116439976"/>
        <w:rPr>
          <w:rFonts w:ascii="Times New Roman" w:hAnsi="Times New Roman" w:cs="Times New Roman"/>
          <w:lang w:val="en-US"/>
        </w:rPr>
      </w:pPr>
    </w:p>
    <w:p w14:paraId="2B92EE71" w14:textId="77777777" w:rsidR="00043B9F" w:rsidRPr="003D2C79" w:rsidRDefault="00043B9F" w:rsidP="000D00DA">
      <w:pPr>
        <w:spacing w:before="0" w:after="0" w:line="276" w:lineRule="auto"/>
        <w:jc w:val="center"/>
        <w:divId w:val="2116439976"/>
        <w:rPr>
          <w:rFonts w:ascii="Times New Roman" w:hAnsi="Times New Roman" w:cs="Times New Roman"/>
          <w:lang w:val="en-US"/>
        </w:rPr>
      </w:pPr>
      <w:r w:rsidRPr="003D2C79">
        <w:rPr>
          <w:rFonts w:ascii="Times New Roman" w:hAnsi="Times New Roman" w:cs="Times New Roman"/>
          <w:lang w:val="en-US"/>
        </w:rPr>
        <w:t>Between</w:t>
      </w:r>
    </w:p>
    <w:p w14:paraId="3ED22A82" w14:textId="77777777" w:rsidR="00043B9F" w:rsidRPr="003D2C79" w:rsidRDefault="00043B9F" w:rsidP="000D00DA">
      <w:pPr>
        <w:tabs>
          <w:tab w:val="center" w:pos="3600"/>
          <w:tab w:val="right" w:pos="7099"/>
        </w:tabs>
        <w:spacing w:before="0" w:after="0" w:line="276" w:lineRule="auto"/>
        <w:jc w:val="center"/>
        <w:divId w:val="2116439976"/>
        <w:rPr>
          <w:rFonts w:ascii="Times New Roman" w:hAnsi="Times New Roman" w:cs="Times New Roman"/>
          <w:lang w:val="en-US"/>
        </w:rPr>
      </w:pPr>
      <w:r w:rsidRPr="003D2C79">
        <w:rPr>
          <w:rFonts w:ascii="Times New Roman" w:hAnsi="Times New Roman" w:cs="Times New Roman"/>
          <w:lang w:val="en-US"/>
        </w:rPr>
        <w:tab/>
      </w:r>
      <w:permStart w:id="1495536349" w:edGrp="everyone"/>
      <w:r w:rsidRPr="003D2C79">
        <w:rPr>
          <w:rFonts w:ascii="Times New Roman" w:hAnsi="Times New Roman" w:cs="Times New Roman"/>
          <w:lang w:val="en-US"/>
        </w:rPr>
        <w:t>[</w:t>
      </w:r>
      <w:r w:rsidRPr="003D2C79">
        <w:rPr>
          <w:rFonts w:ascii="Times New Roman" w:hAnsi="Times New Roman" w:cs="Times New Roman"/>
          <w:i/>
          <w:lang w:val="en-US"/>
        </w:rPr>
        <w:t>Plaintiff’s Name</w:t>
      </w:r>
      <w:r w:rsidRPr="003D2C79">
        <w:rPr>
          <w:rFonts w:ascii="Times New Roman" w:hAnsi="Times New Roman" w:cs="Times New Roman"/>
          <w:lang w:val="en-US"/>
        </w:rPr>
        <w:t>] (NRIC No.          </w:t>
      </w:r>
      <w:proofErr w:type="gramStart"/>
      <w:r w:rsidRPr="003D2C79">
        <w:rPr>
          <w:rFonts w:ascii="Times New Roman" w:hAnsi="Times New Roman" w:cs="Times New Roman"/>
          <w:lang w:val="en-US"/>
        </w:rPr>
        <w:t>)</w:t>
      </w:r>
      <w:permEnd w:id="1495536349"/>
      <w:r w:rsidRPr="003D2C79">
        <w:rPr>
          <w:rFonts w:ascii="Times New Roman" w:hAnsi="Times New Roman" w:cs="Times New Roman"/>
          <w:lang w:val="en-US"/>
        </w:rPr>
        <w:t>...</w:t>
      </w:r>
      <w:proofErr w:type="gramEnd"/>
      <w:r w:rsidRPr="003D2C79">
        <w:rPr>
          <w:rFonts w:ascii="Times New Roman" w:hAnsi="Times New Roman" w:cs="Times New Roman"/>
          <w:lang w:val="en-US"/>
        </w:rPr>
        <w:t xml:space="preserve"> </w:t>
      </w:r>
      <w:r w:rsidRPr="003D2C79">
        <w:rPr>
          <w:rFonts w:ascii="Times New Roman" w:hAnsi="Times New Roman" w:cs="Times New Roman"/>
          <w:i/>
          <w:lang w:val="en-US"/>
        </w:rPr>
        <w:t>Plaintiff</w:t>
      </w:r>
    </w:p>
    <w:p w14:paraId="1FB5A5AE" w14:textId="77777777" w:rsidR="00043B9F" w:rsidRPr="003D2C79" w:rsidRDefault="00043B9F" w:rsidP="000D00DA">
      <w:pPr>
        <w:spacing w:before="0" w:after="0" w:line="276" w:lineRule="auto"/>
        <w:jc w:val="center"/>
        <w:divId w:val="2116439976"/>
        <w:rPr>
          <w:rFonts w:ascii="Times New Roman" w:hAnsi="Times New Roman" w:cs="Times New Roman"/>
          <w:lang w:val="en-US"/>
        </w:rPr>
      </w:pPr>
      <w:r w:rsidRPr="003D2C79">
        <w:rPr>
          <w:rFonts w:ascii="Times New Roman" w:hAnsi="Times New Roman" w:cs="Times New Roman"/>
          <w:lang w:val="en-US"/>
        </w:rPr>
        <w:t>And</w:t>
      </w:r>
    </w:p>
    <w:p w14:paraId="16A1BFA2" w14:textId="77777777" w:rsidR="00043B9F" w:rsidRPr="003D2C79" w:rsidRDefault="00043B9F" w:rsidP="000D00DA">
      <w:pPr>
        <w:tabs>
          <w:tab w:val="center" w:pos="3600"/>
          <w:tab w:val="right" w:pos="7099"/>
        </w:tabs>
        <w:spacing w:before="0" w:after="0" w:line="276" w:lineRule="auto"/>
        <w:ind w:left="1440"/>
        <w:jc w:val="center"/>
        <w:divId w:val="2116439976"/>
        <w:rPr>
          <w:rFonts w:ascii="Times New Roman" w:hAnsi="Times New Roman" w:cs="Times New Roman"/>
          <w:lang w:val="en-US"/>
        </w:rPr>
      </w:pPr>
      <w:r w:rsidRPr="003D2C79">
        <w:rPr>
          <w:rFonts w:ascii="Times New Roman" w:hAnsi="Times New Roman" w:cs="Times New Roman"/>
          <w:lang w:val="en-US"/>
        </w:rPr>
        <w:tab/>
      </w:r>
      <w:permStart w:id="181670702" w:edGrp="everyone"/>
      <w:r w:rsidRPr="003D2C79">
        <w:rPr>
          <w:rFonts w:ascii="Times New Roman" w:hAnsi="Times New Roman" w:cs="Times New Roman"/>
          <w:lang w:val="en-US"/>
        </w:rPr>
        <w:t>[</w:t>
      </w:r>
      <w:r w:rsidRPr="003D2C79">
        <w:rPr>
          <w:rFonts w:ascii="Times New Roman" w:hAnsi="Times New Roman" w:cs="Times New Roman"/>
          <w:i/>
          <w:lang w:val="en-US"/>
        </w:rPr>
        <w:t>Defendant’s Name</w:t>
      </w:r>
      <w:r w:rsidRPr="003D2C79">
        <w:rPr>
          <w:rFonts w:ascii="Times New Roman" w:hAnsi="Times New Roman" w:cs="Times New Roman"/>
          <w:lang w:val="en-US"/>
        </w:rPr>
        <w:t>] (NRIC No.          </w:t>
      </w:r>
      <w:proofErr w:type="gramStart"/>
      <w:r w:rsidRPr="003D2C79">
        <w:rPr>
          <w:rFonts w:ascii="Times New Roman" w:hAnsi="Times New Roman" w:cs="Times New Roman"/>
          <w:lang w:val="en-US"/>
        </w:rPr>
        <w:t>)</w:t>
      </w:r>
      <w:permEnd w:id="181670702"/>
      <w:r w:rsidRPr="003D2C79">
        <w:rPr>
          <w:rFonts w:ascii="Times New Roman" w:hAnsi="Times New Roman" w:cs="Times New Roman"/>
          <w:lang w:val="en-US"/>
        </w:rPr>
        <w:t>...</w:t>
      </w:r>
      <w:proofErr w:type="gramEnd"/>
      <w:r w:rsidRPr="003D2C79">
        <w:rPr>
          <w:rFonts w:ascii="Times New Roman" w:hAnsi="Times New Roman" w:cs="Times New Roman"/>
          <w:lang w:val="en-US"/>
        </w:rPr>
        <w:t xml:space="preserve"> </w:t>
      </w:r>
      <w:r w:rsidRPr="003D2C79">
        <w:rPr>
          <w:rFonts w:ascii="Times New Roman" w:hAnsi="Times New Roman" w:cs="Times New Roman"/>
          <w:i/>
          <w:lang w:val="en-US"/>
        </w:rPr>
        <w:t>Defendant</w:t>
      </w:r>
    </w:p>
    <w:p w14:paraId="56415EE6" w14:textId="77777777" w:rsidR="00043B9F" w:rsidRPr="003D2C79" w:rsidRDefault="00043B9F" w:rsidP="000D00DA">
      <w:pPr>
        <w:autoSpaceDE w:val="0"/>
        <w:autoSpaceDN w:val="0"/>
        <w:adjustRightInd w:val="0"/>
        <w:spacing w:before="0" w:after="0" w:line="276" w:lineRule="auto"/>
        <w:divId w:val="2116439976"/>
        <w:rPr>
          <w:rFonts w:ascii="Times New Roman" w:hAnsi="Times New Roman" w:cs="Times New Roman"/>
          <w:lang w:val="en-US"/>
        </w:rPr>
      </w:pPr>
    </w:p>
    <w:p w14:paraId="24E28E79" w14:textId="77777777" w:rsidR="00043B9F" w:rsidRPr="003D2C79" w:rsidRDefault="00043B9F" w:rsidP="000D00DA">
      <w:pPr>
        <w:autoSpaceDE w:val="0"/>
        <w:autoSpaceDN w:val="0"/>
        <w:adjustRightInd w:val="0"/>
        <w:spacing w:before="0" w:after="0" w:line="276" w:lineRule="auto"/>
        <w:divId w:val="2116439976"/>
        <w:rPr>
          <w:rFonts w:ascii="Times New Roman" w:hAnsi="Times New Roman" w:cs="Times New Roman"/>
          <w:lang w:val="en-US"/>
        </w:rPr>
      </w:pPr>
    </w:p>
    <w:p w14:paraId="22808788" w14:textId="77777777" w:rsidR="00043B9F" w:rsidRPr="003D2C79" w:rsidRDefault="00043B9F" w:rsidP="000D00DA">
      <w:pPr>
        <w:autoSpaceDE w:val="0"/>
        <w:autoSpaceDN w:val="0"/>
        <w:adjustRightInd w:val="0"/>
        <w:spacing w:before="0" w:after="0" w:line="276" w:lineRule="auto"/>
        <w:jc w:val="center"/>
        <w:divId w:val="2116439976"/>
        <w:rPr>
          <w:rFonts w:ascii="Times New Roman" w:hAnsi="Times New Roman" w:cs="Times New Roman"/>
          <w:b/>
          <w:bCs/>
          <w:lang w:val="en-US"/>
        </w:rPr>
      </w:pPr>
      <w:r w:rsidRPr="003D2C79">
        <w:rPr>
          <w:rFonts w:ascii="Times New Roman" w:hAnsi="Times New Roman" w:cs="Times New Roman"/>
          <w:b/>
          <w:bCs/>
          <w:lang w:val="en-US"/>
        </w:rPr>
        <w:t xml:space="preserve">ORDER OF COURT </w:t>
      </w:r>
    </w:p>
    <w:p w14:paraId="37DC4280" w14:textId="77777777" w:rsidR="00043B9F" w:rsidRPr="003D2C79" w:rsidRDefault="00043B9F" w:rsidP="000D00DA">
      <w:pPr>
        <w:autoSpaceDE w:val="0"/>
        <w:autoSpaceDN w:val="0"/>
        <w:adjustRightInd w:val="0"/>
        <w:spacing w:before="0" w:after="0" w:line="276" w:lineRule="auto"/>
        <w:divId w:val="2116439976"/>
        <w:rPr>
          <w:rFonts w:ascii="Times New Roman" w:hAnsi="Times New Roman" w:cs="Times New Roman"/>
          <w:lang w:val="en-US"/>
        </w:rPr>
      </w:pPr>
    </w:p>
    <w:p w14:paraId="17EFF707" w14:textId="77777777" w:rsidR="00043B9F" w:rsidRPr="003D2C79" w:rsidRDefault="00043B9F" w:rsidP="000D00DA">
      <w:pPr>
        <w:spacing w:before="0" w:after="0" w:line="276" w:lineRule="auto"/>
        <w:divId w:val="2116439976"/>
        <w:rPr>
          <w:rFonts w:ascii="Times New Roman" w:eastAsia="Calibri" w:hAnsi="Times New Roman" w:cs="Times New Roman"/>
        </w:rPr>
      </w:pPr>
      <w:r w:rsidRPr="003D2C79">
        <w:rPr>
          <w:rFonts w:ascii="Times New Roman" w:eastAsia="Calibri" w:hAnsi="Times New Roman" w:cs="Times New Roman"/>
        </w:rPr>
        <w:t>BEFORE THE DISTRICT JUDGE</w:t>
      </w:r>
      <w:r w:rsidRPr="003D2C79">
        <w:rPr>
          <w:rFonts w:ascii="Times New Roman" w:eastAsia="Calibri" w:hAnsi="Times New Roman" w:cs="Times New Roman"/>
        </w:rPr>
        <w:tab/>
      </w:r>
      <w:r w:rsidRPr="003D2C79">
        <w:rPr>
          <w:rFonts w:ascii="Times New Roman" w:eastAsia="Calibri" w:hAnsi="Times New Roman" w:cs="Times New Roman"/>
        </w:rPr>
        <w:tab/>
      </w:r>
      <w:r w:rsidRPr="003D2C79">
        <w:rPr>
          <w:rFonts w:ascii="Times New Roman" w:eastAsia="Calibri" w:hAnsi="Times New Roman" w:cs="Times New Roman"/>
        </w:rPr>
        <w:tab/>
      </w:r>
      <w:r w:rsidRPr="003D2C79">
        <w:rPr>
          <w:rFonts w:ascii="Times New Roman" w:eastAsia="Calibri" w:hAnsi="Times New Roman" w:cs="Times New Roman"/>
        </w:rPr>
        <w:tab/>
      </w:r>
      <w:r w:rsidRPr="003D2C79">
        <w:rPr>
          <w:rFonts w:ascii="Times New Roman" w:eastAsia="Calibri" w:hAnsi="Times New Roman" w:cs="Times New Roman"/>
        </w:rPr>
        <w:tab/>
        <w:t>IN CHAMBERS</w:t>
      </w:r>
    </w:p>
    <w:p w14:paraId="6BE488CE" w14:textId="77777777" w:rsidR="00043B9F" w:rsidRPr="003D2C79" w:rsidRDefault="00043B9F" w:rsidP="000D00DA">
      <w:pPr>
        <w:spacing w:before="0" w:after="0" w:line="276" w:lineRule="auto"/>
        <w:divId w:val="2116439976"/>
        <w:rPr>
          <w:rFonts w:ascii="Times New Roman" w:eastAsia="Calibri" w:hAnsi="Times New Roman" w:cs="Times New Roman"/>
        </w:rPr>
      </w:pPr>
      <w:r w:rsidRPr="003D2C79">
        <w:rPr>
          <w:rFonts w:ascii="Times New Roman" w:eastAsia="Calibri" w:hAnsi="Times New Roman" w:cs="Times New Roman"/>
        </w:rPr>
        <w:t>[</w:t>
      </w:r>
      <w:r w:rsidRPr="003D2C79">
        <w:rPr>
          <w:rFonts w:ascii="Times New Roman" w:eastAsia="Calibri" w:hAnsi="Times New Roman" w:cs="Times New Roman"/>
          <w:i/>
        </w:rPr>
        <w:t>Name</w:t>
      </w:r>
      <w:r w:rsidRPr="003D2C79">
        <w:rPr>
          <w:rFonts w:ascii="Times New Roman" w:eastAsia="Calibri" w:hAnsi="Times New Roman" w:cs="Times New Roman"/>
        </w:rPr>
        <w:t xml:space="preserve">]________________ </w:t>
      </w:r>
    </w:p>
    <w:p w14:paraId="396128B1" w14:textId="77777777" w:rsidR="00043B9F" w:rsidRPr="003D2C79" w:rsidRDefault="00043B9F" w:rsidP="000D00DA">
      <w:pPr>
        <w:spacing w:before="0" w:after="0" w:line="276" w:lineRule="auto"/>
        <w:divId w:val="2116439976"/>
        <w:rPr>
          <w:rFonts w:ascii="Times New Roman" w:eastAsia="Calibri" w:hAnsi="Times New Roman" w:cs="Times New Roman"/>
          <w:b/>
          <w:bCs/>
        </w:rPr>
      </w:pPr>
    </w:p>
    <w:p w14:paraId="5F62F0D4" w14:textId="77777777" w:rsidR="00043B9F" w:rsidRPr="003D2C79" w:rsidRDefault="00043B9F" w:rsidP="000D00DA">
      <w:pPr>
        <w:spacing w:before="0" w:after="0" w:line="276" w:lineRule="auto"/>
        <w:divId w:val="2116439976"/>
        <w:rPr>
          <w:rFonts w:ascii="Times New Roman" w:eastAsia="Calibri" w:hAnsi="Times New Roman" w:cs="Times New Roman"/>
        </w:rPr>
      </w:pPr>
      <w:r w:rsidRPr="003D2C79">
        <w:rPr>
          <w:rFonts w:ascii="Times New Roman" w:eastAsia="Calibri" w:hAnsi="Times New Roman" w:cs="Times New Roman"/>
          <w:b/>
          <w:bCs/>
        </w:rPr>
        <w:t xml:space="preserve">IMPORTANT: </w:t>
      </w:r>
    </w:p>
    <w:p w14:paraId="71BDEFBF" w14:textId="77777777" w:rsidR="00043B9F" w:rsidRPr="003D2C79" w:rsidRDefault="00043B9F" w:rsidP="000D00DA">
      <w:pPr>
        <w:spacing w:before="0" w:after="0" w:line="276" w:lineRule="auto"/>
        <w:divId w:val="2116439976"/>
        <w:rPr>
          <w:rFonts w:ascii="Times New Roman" w:eastAsia="Calibri" w:hAnsi="Times New Roman" w:cs="Times New Roman"/>
          <w:b/>
        </w:rPr>
      </w:pPr>
    </w:p>
    <w:p w14:paraId="1EA36075" w14:textId="77777777" w:rsidR="00043B9F" w:rsidRPr="003D2C79" w:rsidRDefault="00043B9F" w:rsidP="000D00DA">
      <w:pPr>
        <w:spacing w:before="0" w:after="0" w:line="276" w:lineRule="auto"/>
        <w:ind w:left="720"/>
        <w:jc w:val="both"/>
        <w:divId w:val="2116439976"/>
        <w:rPr>
          <w:rFonts w:ascii="Times New Roman" w:eastAsia="Calibri" w:hAnsi="Times New Roman" w:cs="Times New Roman"/>
        </w:rPr>
      </w:pPr>
      <w:r w:rsidRPr="003D2C79">
        <w:rPr>
          <w:rFonts w:ascii="Times New Roman" w:eastAsia="Calibri" w:hAnsi="Times New Roman" w:cs="Times New Roman"/>
          <w:b/>
        </w:rPr>
        <w:t>Notice to the defendant/plaintiff*</w:t>
      </w:r>
    </w:p>
    <w:p w14:paraId="7CB83BE5" w14:textId="77777777" w:rsidR="00043B9F" w:rsidRPr="003D2C79" w:rsidRDefault="00043B9F" w:rsidP="000D00DA">
      <w:pPr>
        <w:spacing w:before="0" w:after="0" w:line="276" w:lineRule="auto"/>
        <w:ind w:left="720"/>
        <w:jc w:val="both"/>
        <w:divId w:val="2116439976"/>
        <w:rPr>
          <w:rFonts w:ascii="Times New Roman" w:eastAsia="Calibri" w:hAnsi="Times New Roman" w:cs="Times New Roman"/>
        </w:rPr>
      </w:pPr>
    </w:p>
    <w:p w14:paraId="42DEC6C3" w14:textId="77777777" w:rsidR="00043B9F" w:rsidRPr="003D2C79" w:rsidRDefault="00043B9F" w:rsidP="000D00DA">
      <w:pPr>
        <w:spacing w:before="0" w:after="0" w:line="276" w:lineRule="auto"/>
        <w:ind w:left="720"/>
        <w:jc w:val="both"/>
        <w:divId w:val="2116439976"/>
        <w:rPr>
          <w:rFonts w:ascii="Times New Roman" w:eastAsia="Calibri" w:hAnsi="Times New Roman" w:cs="Times New Roman"/>
        </w:rPr>
      </w:pPr>
      <w:r w:rsidRPr="003D2C79">
        <w:rPr>
          <w:rFonts w:ascii="Times New Roman" w:eastAsia="Calibri" w:hAnsi="Times New Roman" w:cs="Times New Roman"/>
        </w:rPr>
        <w:t>This Order requires you to return one or more children to the custody of his/her/their lawful guardian/parent and prevents you from leaving Singapore with the child/children without the permission of the Court. You should read all the terms of this Order very carefully. You are advised to consult a solicitor as soon as possible. You have a right to apply to the Court to vary or discharge this Order. If you disobey this Order, you will be guilty of contempt of Court and may be sent to prison or fined. (This notice is not a substitute for the endorsement of a penal notice.)</w:t>
      </w:r>
    </w:p>
    <w:p w14:paraId="777C095E" w14:textId="77777777" w:rsidR="00043B9F" w:rsidRPr="003D2C79" w:rsidRDefault="00043B9F" w:rsidP="000D00DA">
      <w:pPr>
        <w:spacing w:before="0" w:after="0" w:line="276" w:lineRule="auto"/>
        <w:ind w:left="720"/>
        <w:jc w:val="both"/>
        <w:divId w:val="2116439976"/>
        <w:rPr>
          <w:rFonts w:ascii="Times New Roman" w:eastAsia="Calibri" w:hAnsi="Times New Roman" w:cs="Times New Roman"/>
        </w:rPr>
      </w:pPr>
    </w:p>
    <w:p w14:paraId="6C8055E1" w14:textId="77777777" w:rsidR="00043B9F" w:rsidRPr="003D2C79" w:rsidRDefault="00043B9F" w:rsidP="000D00DA">
      <w:pPr>
        <w:spacing w:before="0" w:after="0" w:line="276" w:lineRule="auto"/>
        <w:divId w:val="2116439976"/>
        <w:rPr>
          <w:rFonts w:ascii="Times New Roman" w:eastAsia="Calibri" w:hAnsi="Times New Roman" w:cs="Times New Roman"/>
        </w:rPr>
      </w:pPr>
      <w:r w:rsidRPr="003D2C79">
        <w:rPr>
          <w:rFonts w:ascii="Times New Roman" w:eastAsia="Calibri" w:hAnsi="Times New Roman" w:cs="Times New Roman"/>
          <w:b/>
          <w:bCs/>
        </w:rPr>
        <w:t xml:space="preserve">THE ORDER </w:t>
      </w:r>
    </w:p>
    <w:p w14:paraId="126B86F6" w14:textId="77777777" w:rsidR="00043B9F" w:rsidRPr="003D2C79" w:rsidRDefault="00043B9F" w:rsidP="000D00DA">
      <w:pPr>
        <w:spacing w:before="0" w:after="0" w:line="276" w:lineRule="auto"/>
        <w:divId w:val="2116439976"/>
        <w:rPr>
          <w:rFonts w:ascii="Times New Roman" w:eastAsia="Calibri" w:hAnsi="Times New Roman" w:cs="Times New Roman"/>
        </w:rPr>
      </w:pPr>
    </w:p>
    <w:p w14:paraId="42254656" w14:textId="77777777" w:rsidR="00043B9F" w:rsidRPr="003D2C79" w:rsidRDefault="00043B9F" w:rsidP="000D00DA">
      <w:pPr>
        <w:spacing w:before="0" w:after="0" w:line="276" w:lineRule="auto"/>
        <w:jc w:val="both"/>
        <w:divId w:val="2116439976"/>
        <w:rPr>
          <w:rFonts w:ascii="Times New Roman" w:eastAsia="Calibri" w:hAnsi="Times New Roman" w:cs="Times New Roman"/>
        </w:rPr>
      </w:pPr>
      <w:r w:rsidRPr="003D2C79">
        <w:rPr>
          <w:rFonts w:ascii="Times New Roman" w:eastAsia="Calibri" w:hAnsi="Times New Roman" w:cs="Times New Roman"/>
        </w:rPr>
        <w:t>An application was made today [</w:t>
      </w:r>
      <w:r w:rsidRPr="003D2C79">
        <w:rPr>
          <w:rFonts w:ascii="Times New Roman" w:eastAsia="Calibri" w:hAnsi="Times New Roman" w:cs="Times New Roman"/>
          <w:i/>
        </w:rPr>
        <w:t>date</w:t>
      </w:r>
      <w:r w:rsidRPr="003D2C79">
        <w:rPr>
          <w:rFonts w:ascii="Times New Roman" w:eastAsia="Calibri" w:hAnsi="Times New Roman" w:cs="Times New Roman"/>
        </w:rPr>
        <w:t>] by [</w:t>
      </w:r>
      <w:r w:rsidRPr="003D2C79">
        <w:rPr>
          <w:rFonts w:ascii="Times New Roman" w:eastAsia="Calibri" w:hAnsi="Times New Roman" w:cs="Times New Roman"/>
          <w:i/>
        </w:rPr>
        <w:t>Counsel for</w:t>
      </w:r>
      <w:r w:rsidRPr="003D2C79">
        <w:rPr>
          <w:rFonts w:ascii="Times New Roman" w:eastAsia="Calibri" w:hAnsi="Times New Roman" w:cs="Times New Roman"/>
        </w:rPr>
        <w:t>] the plaintiff/defendant* to the District Judge [</w:t>
      </w:r>
      <w:r w:rsidRPr="003D2C79">
        <w:rPr>
          <w:rFonts w:ascii="Times New Roman" w:eastAsia="Calibri" w:hAnsi="Times New Roman" w:cs="Times New Roman"/>
          <w:i/>
        </w:rPr>
        <w:t>name</w:t>
      </w:r>
      <w:r w:rsidRPr="003D2C79">
        <w:rPr>
          <w:rFonts w:ascii="Times New Roman" w:eastAsia="Calibri" w:hAnsi="Times New Roman" w:cs="Times New Roman"/>
        </w:rPr>
        <w:t>] by way of ex-</w:t>
      </w:r>
      <w:proofErr w:type="spellStart"/>
      <w:r w:rsidRPr="003D2C79">
        <w:rPr>
          <w:rFonts w:ascii="Times New Roman" w:eastAsia="Calibri" w:hAnsi="Times New Roman" w:cs="Times New Roman"/>
        </w:rPr>
        <w:t>parte</w:t>
      </w:r>
      <w:proofErr w:type="spellEnd"/>
      <w:r w:rsidRPr="003D2C79">
        <w:rPr>
          <w:rFonts w:ascii="Times New Roman" w:eastAsia="Calibri" w:hAnsi="Times New Roman" w:cs="Times New Roman"/>
        </w:rPr>
        <w:t xml:space="preserve"> Originating Summons No.____ of 20__. The District Judge [</w:t>
      </w:r>
      <w:r w:rsidRPr="003D2C79">
        <w:rPr>
          <w:rFonts w:ascii="Times New Roman" w:eastAsia="Calibri" w:hAnsi="Times New Roman" w:cs="Times New Roman"/>
          <w:i/>
        </w:rPr>
        <w:t>name</w:t>
      </w:r>
      <w:r w:rsidRPr="003D2C79">
        <w:rPr>
          <w:rFonts w:ascii="Times New Roman" w:eastAsia="Calibri" w:hAnsi="Times New Roman" w:cs="Times New Roman"/>
        </w:rPr>
        <w:t>] heard the application and read the affidavit(s) of [</w:t>
      </w:r>
      <w:r w:rsidRPr="003D2C79">
        <w:rPr>
          <w:rFonts w:ascii="Times New Roman" w:eastAsia="Calibri" w:hAnsi="Times New Roman" w:cs="Times New Roman"/>
          <w:i/>
        </w:rPr>
        <w:t>name</w:t>
      </w:r>
      <w:r w:rsidRPr="003D2C79">
        <w:rPr>
          <w:rFonts w:ascii="Times New Roman" w:eastAsia="Calibri" w:hAnsi="Times New Roman" w:cs="Times New Roman"/>
        </w:rPr>
        <w:t>] filed on [</w:t>
      </w:r>
      <w:r w:rsidRPr="003D2C79">
        <w:rPr>
          <w:rFonts w:ascii="Times New Roman" w:eastAsia="Calibri" w:hAnsi="Times New Roman" w:cs="Times New Roman"/>
          <w:i/>
        </w:rPr>
        <w:t>date</w:t>
      </w:r>
      <w:r w:rsidRPr="003D2C79">
        <w:rPr>
          <w:rFonts w:ascii="Times New Roman" w:eastAsia="Calibri" w:hAnsi="Times New Roman" w:cs="Times New Roman"/>
        </w:rPr>
        <w:t xml:space="preserve">]. </w:t>
      </w:r>
    </w:p>
    <w:p w14:paraId="2B082936" w14:textId="77777777" w:rsidR="00043B9F" w:rsidRPr="003D2C79" w:rsidRDefault="00043B9F" w:rsidP="000D00DA">
      <w:pPr>
        <w:spacing w:before="0" w:after="0" w:line="276" w:lineRule="auto"/>
        <w:jc w:val="both"/>
        <w:divId w:val="2116439976"/>
        <w:rPr>
          <w:rFonts w:ascii="Times New Roman" w:eastAsia="Calibri" w:hAnsi="Times New Roman" w:cs="Times New Roman"/>
        </w:rPr>
      </w:pPr>
    </w:p>
    <w:p w14:paraId="7321B988" w14:textId="77777777" w:rsidR="00043B9F" w:rsidRPr="003D2C79" w:rsidRDefault="00043B9F" w:rsidP="000D00DA">
      <w:pPr>
        <w:spacing w:before="0" w:after="0" w:line="276" w:lineRule="auto"/>
        <w:jc w:val="both"/>
        <w:divId w:val="2116439976"/>
        <w:rPr>
          <w:rFonts w:ascii="Times New Roman" w:eastAsia="Calibri" w:hAnsi="Times New Roman" w:cs="Times New Roman"/>
        </w:rPr>
      </w:pPr>
      <w:r w:rsidRPr="003D2C79">
        <w:rPr>
          <w:rFonts w:ascii="Times New Roman" w:eastAsia="Calibri" w:hAnsi="Times New Roman" w:cs="Times New Roman"/>
        </w:rPr>
        <w:t>As a result of the application —</w:t>
      </w:r>
    </w:p>
    <w:p w14:paraId="6FD78A18" w14:textId="77777777" w:rsidR="00043B9F" w:rsidRPr="003D2C79" w:rsidRDefault="00043B9F" w:rsidP="000D00DA">
      <w:pPr>
        <w:spacing w:before="0" w:after="0" w:line="276" w:lineRule="auto"/>
        <w:jc w:val="both"/>
        <w:divId w:val="2116439976"/>
        <w:rPr>
          <w:rFonts w:ascii="Times New Roman" w:eastAsia="Calibri" w:hAnsi="Times New Roman" w:cs="Times New Roman"/>
        </w:rPr>
      </w:pPr>
    </w:p>
    <w:p w14:paraId="3AD9A5F1" w14:textId="77777777" w:rsidR="00043B9F" w:rsidRPr="003D2C79" w:rsidRDefault="00043B9F" w:rsidP="000D00DA">
      <w:pPr>
        <w:spacing w:before="0" w:after="0" w:line="276" w:lineRule="auto"/>
        <w:jc w:val="both"/>
        <w:divId w:val="2116439976"/>
        <w:rPr>
          <w:rFonts w:ascii="Times New Roman" w:eastAsia="Calibri" w:hAnsi="Times New Roman" w:cs="Times New Roman"/>
        </w:rPr>
      </w:pPr>
      <w:r w:rsidRPr="003D2C79">
        <w:rPr>
          <w:rFonts w:ascii="Times New Roman" w:eastAsia="Calibri" w:hAnsi="Times New Roman" w:cs="Times New Roman"/>
          <w:b/>
        </w:rPr>
        <w:t>I.</w:t>
      </w:r>
      <w:r w:rsidRPr="003D2C79">
        <w:rPr>
          <w:rFonts w:ascii="Times New Roman" w:eastAsia="Calibri" w:hAnsi="Times New Roman" w:cs="Times New Roman"/>
          <w:b/>
        </w:rPr>
        <w:tab/>
        <w:t>IT IS ORDERED</w:t>
      </w:r>
      <w:r w:rsidRPr="003D2C79">
        <w:rPr>
          <w:rFonts w:ascii="Times New Roman" w:eastAsia="Calibri" w:hAnsi="Times New Roman" w:cs="Times New Roman"/>
        </w:rPr>
        <w:t xml:space="preserve"> by the District Judge that: </w:t>
      </w:r>
    </w:p>
    <w:p w14:paraId="4ABFE5B1" w14:textId="77777777" w:rsidR="00043B9F" w:rsidRPr="003D2C79" w:rsidRDefault="00043B9F" w:rsidP="000D00DA">
      <w:pPr>
        <w:spacing w:before="0" w:after="0" w:line="276" w:lineRule="auto"/>
        <w:jc w:val="both"/>
        <w:divId w:val="2116439976"/>
        <w:rPr>
          <w:rFonts w:ascii="Times New Roman" w:eastAsia="Calibri" w:hAnsi="Times New Roman" w:cs="Times New Roman"/>
        </w:rPr>
      </w:pPr>
    </w:p>
    <w:p w14:paraId="3EDB9AA8" w14:textId="77777777" w:rsidR="00043B9F" w:rsidRPr="003D2C79" w:rsidRDefault="00043B9F" w:rsidP="006172E9">
      <w:pPr>
        <w:numPr>
          <w:ilvl w:val="0"/>
          <w:numId w:val="27"/>
        </w:numPr>
        <w:spacing w:before="0" w:after="0" w:line="276" w:lineRule="auto"/>
        <w:ind w:left="1418" w:hanging="698"/>
        <w:jc w:val="both"/>
        <w:divId w:val="2116439976"/>
        <w:rPr>
          <w:rFonts w:ascii="Times New Roman" w:eastAsia="Calibri" w:hAnsi="Times New Roman" w:cs="Times New Roman"/>
        </w:rPr>
      </w:pPr>
      <w:r w:rsidRPr="003D2C79">
        <w:rPr>
          <w:rFonts w:ascii="Times New Roman" w:eastAsia="Calibri" w:hAnsi="Times New Roman" w:cs="Times New Roman"/>
        </w:rPr>
        <w:lastRenderedPageBreak/>
        <w:t>the child/children [</w:t>
      </w:r>
      <w:r w:rsidRPr="003D2C79">
        <w:rPr>
          <w:rFonts w:ascii="Times New Roman" w:eastAsia="Calibri" w:hAnsi="Times New Roman" w:cs="Times New Roman"/>
          <w:i/>
        </w:rPr>
        <w:t>names of child/children</w:t>
      </w:r>
      <w:r w:rsidRPr="003D2C79">
        <w:rPr>
          <w:rFonts w:ascii="Times New Roman" w:eastAsia="Calibri" w:hAnsi="Times New Roman" w:cs="Times New Roman"/>
        </w:rPr>
        <w:t>] shall be returned to the custody of his/her/their lawful guardian</w:t>
      </w:r>
      <w:r w:rsidRPr="003D2C79">
        <w:rPr>
          <w:rFonts w:ascii="Times New Roman" w:eastAsia="Calibri" w:hAnsi="Times New Roman" w:cs="Times New Roman"/>
          <w:i/>
        </w:rPr>
        <w:t>/parent</w:t>
      </w:r>
      <w:r w:rsidRPr="003D2C79">
        <w:rPr>
          <w:rFonts w:ascii="Times New Roman" w:eastAsia="Calibri" w:hAnsi="Times New Roman" w:cs="Times New Roman"/>
        </w:rPr>
        <w:t xml:space="preserve"> [</w:t>
      </w:r>
      <w:r w:rsidRPr="003D2C79">
        <w:rPr>
          <w:rFonts w:ascii="Times New Roman" w:eastAsia="Calibri" w:hAnsi="Times New Roman" w:cs="Times New Roman"/>
          <w:i/>
        </w:rPr>
        <w:t>name</w:t>
      </w:r>
      <w:proofErr w:type="gramStart"/>
      <w:r w:rsidRPr="003D2C79">
        <w:rPr>
          <w:rFonts w:ascii="Times New Roman" w:eastAsia="Calibri" w:hAnsi="Times New Roman" w:cs="Times New Roman"/>
        </w:rPr>
        <w:t>];</w:t>
      </w:r>
      <w:proofErr w:type="gramEnd"/>
    </w:p>
    <w:p w14:paraId="09C8F354" w14:textId="77777777" w:rsidR="00043B9F" w:rsidRPr="003D2C79" w:rsidRDefault="00043B9F" w:rsidP="006172E9">
      <w:pPr>
        <w:numPr>
          <w:ilvl w:val="0"/>
          <w:numId w:val="27"/>
        </w:numPr>
        <w:spacing w:before="0" w:after="0" w:line="276" w:lineRule="auto"/>
        <w:ind w:left="1418" w:hanging="698"/>
        <w:jc w:val="both"/>
        <w:divId w:val="2116439976"/>
        <w:rPr>
          <w:rFonts w:ascii="Times New Roman" w:eastAsia="Calibri" w:hAnsi="Times New Roman" w:cs="Times New Roman"/>
        </w:rPr>
      </w:pPr>
      <w:r w:rsidRPr="003D2C79">
        <w:rPr>
          <w:rFonts w:ascii="Times New Roman" w:eastAsia="Calibri" w:hAnsi="Times New Roman" w:cs="Times New Roman"/>
        </w:rPr>
        <w:t xml:space="preserve">the defendant/plaintiff* shall hand over to the plaintiff/defendant* forthwith, the child/children’s unexpired passport(s) of any country, visas, and other travel documents pending the outcome or further orders made on this application and/or these </w:t>
      </w:r>
      <w:proofErr w:type="gramStart"/>
      <w:r w:rsidRPr="003D2C79">
        <w:rPr>
          <w:rFonts w:ascii="Times New Roman" w:eastAsia="Calibri" w:hAnsi="Times New Roman" w:cs="Times New Roman"/>
        </w:rPr>
        <w:t>proceedings;</w:t>
      </w:r>
      <w:proofErr w:type="gramEnd"/>
    </w:p>
    <w:p w14:paraId="7D2B9E40" w14:textId="77777777" w:rsidR="00043B9F" w:rsidRPr="003D2C79" w:rsidRDefault="00043B9F" w:rsidP="000D00DA">
      <w:pPr>
        <w:spacing w:before="0" w:after="0" w:line="276" w:lineRule="auto"/>
        <w:jc w:val="both"/>
        <w:divId w:val="2116439976"/>
        <w:rPr>
          <w:rFonts w:ascii="Times New Roman" w:eastAsia="Calibri" w:hAnsi="Times New Roman" w:cs="Times New Roman"/>
        </w:rPr>
      </w:pPr>
    </w:p>
    <w:p w14:paraId="0D62FB0F" w14:textId="77777777" w:rsidR="00043B9F" w:rsidRPr="003D2C79" w:rsidRDefault="00043B9F" w:rsidP="006172E9">
      <w:pPr>
        <w:numPr>
          <w:ilvl w:val="0"/>
          <w:numId w:val="27"/>
        </w:numPr>
        <w:spacing w:before="0" w:after="0" w:line="276" w:lineRule="auto"/>
        <w:ind w:left="1418" w:hanging="698"/>
        <w:jc w:val="both"/>
        <w:divId w:val="2116439976"/>
        <w:rPr>
          <w:rFonts w:ascii="Times New Roman" w:eastAsia="Calibri" w:hAnsi="Times New Roman" w:cs="Times New Roman"/>
        </w:rPr>
      </w:pPr>
      <w:r w:rsidRPr="003D2C79">
        <w:rPr>
          <w:rFonts w:ascii="Times New Roman" w:eastAsia="Calibri" w:hAnsi="Times New Roman" w:cs="Times New Roman"/>
        </w:rPr>
        <w:t>the defendant/plaintiff*, whether by herself/himself* or by her/his* servants or agents shall be restrained from removing [</w:t>
      </w:r>
      <w:r w:rsidRPr="003D2C79">
        <w:rPr>
          <w:rFonts w:ascii="Times New Roman" w:eastAsia="Calibri" w:hAnsi="Times New Roman" w:cs="Times New Roman"/>
          <w:i/>
        </w:rPr>
        <w:t>name of child(ren)</w:t>
      </w:r>
      <w:r w:rsidRPr="003D2C79">
        <w:rPr>
          <w:rFonts w:ascii="Times New Roman" w:eastAsia="Calibri" w:hAnsi="Times New Roman" w:cs="Times New Roman"/>
        </w:rPr>
        <w:t xml:space="preserve">] from Singapore pending the outcome or further orders made on this application and/or these proceedings; </w:t>
      </w:r>
    </w:p>
    <w:p w14:paraId="29462107" w14:textId="77777777" w:rsidR="00043B9F" w:rsidRPr="003D2C79" w:rsidRDefault="00043B9F" w:rsidP="000D00DA">
      <w:pPr>
        <w:spacing w:before="0" w:after="0" w:line="276" w:lineRule="auto"/>
        <w:ind w:left="1418"/>
        <w:jc w:val="both"/>
        <w:divId w:val="2116439976"/>
        <w:rPr>
          <w:rFonts w:ascii="Times New Roman" w:eastAsia="Calibri" w:hAnsi="Times New Roman" w:cs="Times New Roman"/>
        </w:rPr>
      </w:pPr>
    </w:p>
    <w:p w14:paraId="026DD453" w14:textId="77777777" w:rsidR="00043B9F" w:rsidRPr="003D2C79" w:rsidRDefault="00043B9F" w:rsidP="006172E9">
      <w:pPr>
        <w:numPr>
          <w:ilvl w:val="0"/>
          <w:numId w:val="27"/>
        </w:numPr>
        <w:spacing w:before="0" w:after="0" w:line="276" w:lineRule="auto"/>
        <w:ind w:left="1418" w:hanging="698"/>
        <w:jc w:val="both"/>
        <w:divId w:val="2116439976"/>
        <w:rPr>
          <w:rFonts w:ascii="Times New Roman" w:eastAsia="Calibri" w:hAnsi="Times New Roman" w:cs="Times New Roman"/>
        </w:rPr>
      </w:pPr>
      <w:r w:rsidRPr="003D2C79">
        <w:rPr>
          <w:rFonts w:ascii="Times New Roman" w:eastAsia="Calibri" w:hAnsi="Times New Roman" w:cs="Times New Roman"/>
        </w:rPr>
        <w:t>for the purposes of enforcing this Order, the Bailiff be hereby directed  to seize the person(s) of the child/children [</w:t>
      </w:r>
      <w:r w:rsidRPr="003D2C79">
        <w:rPr>
          <w:rFonts w:ascii="Times New Roman" w:eastAsia="Calibri" w:hAnsi="Times New Roman" w:cs="Times New Roman"/>
          <w:i/>
        </w:rPr>
        <w:t>name</w:t>
      </w:r>
      <w:r w:rsidRPr="003D2C79">
        <w:rPr>
          <w:rFonts w:ascii="Times New Roman" w:eastAsia="Calibri" w:hAnsi="Times New Roman" w:cs="Times New Roman"/>
        </w:rPr>
        <w:t>] at the place of execution at [name specific address of execution] and  the child/children be delivered into the custody of his/her/their lawful guardian/parent [</w:t>
      </w:r>
      <w:r w:rsidRPr="003D2C79">
        <w:rPr>
          <w:rFonts w:ascii="Times New Roman" w:eastAsia="Calibri" w:hAnsi="Times New Roman" w:cs="Times New Roman"/>
          <w:i/>
        </w:rPr>
        <w:t>name</w:t>
      </w:r>
      <w:r w:rsidRPr="003D2C79">
        <w:rPr>
          <w:rFonts w:ascii="Times New Roman" w:eastAsia="Calibri" w:hAnsi="Times New Roman" w:cs="Times New Roman"/>
        </w:rPr>
        <w:t>]; and</w:t>
      </w:r>
    </w:p>
    <w:p w14:paraId="4A773245" w14:textId="77777777" w:rsidR="00043B9F" w:rsidRPr="003D2C79" w:rsidRDefault="00043B9F" w:rsidP="000D00DA">
      <w:pPr>
        <w:spacing w:before="0" w:after="0" w:line="276" w:lineRule="auto"/>
        <w:ind w:left="1418"/>
        <w:jc w:val="both"/>
        <w:divId w:val="2116439976"/>
        <w:rPr>
          <w:rFonts w:ascii="Times New Roman" w:eastAsia="Calibri" w:hAnsi="Times New Roman" w:cs="Times New Roman"/>
        </w:rPr>
      </w:pPr>
    </w:p>
    <w:p w14:paraId="59D04ACC" w14:textId="77777777" w:rsidR="00043B9F" w:rsidRPr="002F0484" w:rsidRDefault="00043B9F" w:rsidP="006172E9">
      <w:pPr>
        <w:numPr>
          <w:ilvl w:val="0"/>
          <w:numId w:val="27"/>
        </w:numPr>
        <w:spacing w:before="0" w:after="0" w:line="276" w:lineRule="auto"/>
        <w:ind w:left="1418" w:hanging="698"/>
        <w:jc w:val="both"/>
        <w:divId w:val="2116439976"/>
        <w:rPr>
          <w:rFonts w:ascii="Times New Roman" w:eastAsia="Calibri" w:hAnsi="Times New Roman" w:cs="Times New Roman"/>
        </w:rPr>
      </w:pPr>
      <w:r w:rsidRPr="002F0484">
        <w:rPr>
          <w:rFonts w:ascii="Times New Roman" w:eastAsia="Calibri" w:hAnsi="Times New Roman" w:cs="Times New Roman"/>
        </w:rPr>
        <w:t>[</w:t>
      </w:r>
      <w:r w:rsidRPr="002F0484">
        <w:rPr>
          <w:rFonts w:ascii="Times New Roman" w:eastAsia="Calibri" w:hAnsi="Times New Roman" w:cs="Times New Roman"/>
          <w:i/>
        </w:rPr>
        <w:t>insert any other orders made by the Court in relation to the application</w:t>
      </w:r>
      <w:r w:rsidRPr="002F0484">
        <w:rPr>
          <w:rFonts w:ascii="Times New Roman" w:eastAsia="Calibri" w:hAnsi="Times New Roman" w:cs="Times New Roman"/>
        </w:rPr>
        <w:t xml:space="preserve">] </w:t>
      </w:r>
    </w:p>
    <w:p w14:paraId="26D25AC3" w14:textId="77777777" w:rsidR="00043B9F" w:rsidRPr="003D2C79" w:rsidRDefault="00043B9F" w:rsidP="000D00DA">
      <w:pPr>
        <w:spacing w:before="0" w:after="0" w:line="276" w:lineRule="auto"/>
        <w:jc w:val="both"/>
        <w:divId w:val="2116439976"/>
        <w:rPr>
          <w:rFonts w:ascii="Times New Roman" w:eastAsia="Calibri" w:hAnsi="Times New Roman" w:cs="Times New Roman"/>
        </w:rPr>
      </w:pPr>
    </w:p>
    <w:p w14:paraId="6EF0BED5" w14:textId="77777777" w:rsidR="00043B9F" w:rsidRPr="003D2C79" w:rsidRDefault="00043B9F" w:rsidP="000D00DA">
      <w:pPr>
        <w:spacing w:before="0" w:after="0" w:line="276" w:lineRule="auto"/>
        <w:jc w:val="both"/>
        <w:divId w:val="2116439976"/>
        <w:rPr>
          <w:rFonts w:ascii="Times New Roman" w:eastAsia="Calibri" w:hAnsi="Times New Roman" w:cs="Times New Roman"/>
        </w:rPr>
      </w:pPr>
      <w:r w:rsidRPr="003D2C79">
        <w:rPr>
          <w:rFonts w:ascii="Times New Roman" w:eastAsia="Calibri" w:hAnsi="Times New Roman" w:cs="Times New Roman"/>
          <w:b/>
        </w:rPr>
        <w:t>II.</w:t>
      </w:r>
      <w:r w:rsidRPr="003D2C79">
        <w:rPr>
          <w:rFonts w:ascii="Times New Roman" w:eastAsia="Calibri" w:hAnsi="Times New Roman" w:cs="Times New Roman"/>
          <w:b/>
        </w:rPr>
        <w:tab/>
        <w:t xml:space="preserve">IT IS FURTHER ORDERED </w:t>
      </w:r>
      <w:r w:rsidRPr="003D2C79">
        <w:rPr>
          <w:rFonts w:ascii="Times New Roman" w:eastAsia="Calibri" w:hAnsi="Times New Roman" w:cs="Times New Roman"/>
        </w:rPr>
        <w:t>by the District Judge that —</w:t>
      </w:r>
    </w:p>
    <w:p w14:paraId="24D5E2F9" w14:textId="77777777" w:rsidR="00043B9F" w:rsidRPr="003D2C79" w:rsidRDefault="00043B9F" w:rsidP="000D00DA">
      <w:pPr>
        <w:spacing w:before="0" w:after="0" w:line="276" w:lineRule="auto"/>
        <w:jc w:val="both"/>
        <w:divId w:val="2116439976"/>
        <w:rPr>
          <w:rFonts w:ascii="Times New Roman" w:eastAsia="Calibri" w:hAnsi="Times New Roman" w:cs="Times New Roman"/>
        </w:rPr>
      </w:pPr>
    </w:p>
    <w:p w14:paraId="3C712C05" w14:textId="77777777" w:rsidR="00043B9F" w:rsidRPr="003D2C79" w:rsidRDefault="00043B9F" w:rsidP="000D00DA">
      <w:pPr>
        <w:spacing w:before="0" w:after="0" w:line="276" w:lineRule="auto"/>
        <w:ind w:left="1440" w:hanging="720"/>
        <w:jc w:val="both"/>
        <w:divId w:val="2116439976"/>
        <w:rPr>
          <w:rFonts w:ascii="Times New Roman" w:eastAsia="Calibri" w:hAnsi="Times New Roman" w:cs="Times New Roman"/>
        </w:rPr>
      </w:pPr>
      <w:r w:rsidRPr="003D2C79">
        <w:rPr>
          <w:rFonts w:ascii="Times New Roman" w:eastAsia="Calibri" w:hAnsi="Times New Roman" w:cs="Times New Roman"/>
        </w:rPr>
        <w:t>(a)</w:t>
      </w:r>
      <w:r w:rsidRPr="003D2C79">
        <w:rPr>
          <w:rFonts w:ascii="Times New Roman" w:eastAsia="Calibri" w:hAnsi="Times New Roman" w:cs="Times New Roman"/>
        </w:rPr>
        <w:tab/>
        <w:t>the plaintiff/defendant* shall accompany the Bailiff to the place of execution to identify the child/children [</w:t>
      </w:r>
      <w:r w:rsidRPr="003D2C79">
        <w:rPr>
          <w:rFonts w:ascii="Times New Roman" w:eastAsia="Calibri" w:hAnsi="Times New Roman" w:cs="Times New Roman"/>
          <w:i/>
        </w:rPr>
        <w:t>name</w:t>
      </w:r>
      <w:proofErr w:type="gramStart"/>
      <w:r w:rsidRPr="003D2C79">
        <w:rPr>
          <w:rFonts w:ascii="Times New Roman" w:eastAsia="Calibri" w:hAnsi="Times New Roman" w:cs="Times New Roman"/>
        </w:rPr>
        <w:t>];</w:t>
      </w:r>
      <w:proofErr w:type="gramEnd"/>
      <w:r w:rsidRPr="003D2C79">
        <w:rPr>
          <w:rFonts w:ascii="Times New Roman" w:eastAsia="Calibri" w:hAnsi="Times New Roman" w:cs="Times New Roman"/>
        </w:rPr>
        <w:t xml:space="preserve"> </w:t>
      </w:r>
    </w:p>
    <w:p w14:paraId="5CB2932E" w14:textId="77777777" w:rsidR="00043B9F" w:rsidRPr="003D2C79" w:rsidRDefault="00043B9F" w:rsidP="000D00DA">
      <w:pPr>
        <w:spacing w:before="0" w:after="0" w:line="276" w:lineRule="auto"/>
        <w:ind w:left="1440" w:hanging="720"/>
        <w:jc w:val="both"/>
        <w:divId w:val="2116439976"/>
        <w:rPr>
          <w:rFonts w:ascii="Times New Roman" w:eastAsia="Calibri" w:hAnsi="Times New Roman" w:cs="Times New Roman"/>
        </w:rPr>
      </w:pPr>
    </w:p>
    <w:p w14:paraId="49C543F8" w14:textId="77777777" w:rsidR="00043B9F" w:rsidRPr="003D2C79" w:rsidRDefault="00043B9F" w:rsidP="000D00DA">
      <w:pPr>
        <w:spacing w:before="0" w:after="0" w:line="276" w:lineRule="auto"/>
        <w:ind w:left="1440" w:hanging="720"/>
        <w:jc w:val="both"/>
        <w:divId w:val="2116439976"/>
        <w:rPr>
          <w:rFonts w:ascii="Times New Roman" w:eastAsia="Calibri" w:hAnsi="Times New Roman" w:cs="Times New Roman"/>
        </w:rPr>
      </w:pPr>
      <w:r w:rsidRPr="003D2C79">
        <w:rPr>
          <w:rFonts w:ascii="Times New Roman" w:eastAsia="Calibri" w:hAnsi="Times New Roman" w:cs="Times New Roman"/>
        </w:rPr>
        <w:t>(b)</w:t>
      </w:r>
      <w:r w:rsidRPr="003D2C79">
        <w:rPr>
          <w:rFonts w:ascii="Times New Roman" w:eastAsia="Calibri" w:hAnsi="Times New Roman" w:cs="Times New Roman"/>
        </w:rPr>
        <w:tab/>
        <w:t>the Bailiff shall also be accompanied by the following persons to the place of execution:</w:t>
      </w:r>
    </w:p>
    <w:p w14:paraId="2FCD6F64" w14:textId="77777777" w:rsidR="00043B9F" w:rsidRPr="003D2C79" w:rsidRDefault="00043B9F" w:rsidP="000D00DA">
      <w:pPr>
        <w:spacing w:before="0" w:after="0" w:line="276" w:lineRule="auto"/>
        <w:jc w:val="both"/>
        <w:divId w:val="2116439976"/>
        <w:rPr>
          <w:rFonts w:ascii="Times New Roman" w:eastAsia="Calibri" w:hAnsi="Times New Roman" w:cs="Times New Roman"/>
        </w:rPr>
      </w:pPr>
    </w:p>
    <w:p w14:paraId="77371130" w14:textId="77777777" w:rsidR="00043B9F" w:rsidRPr="003D2C79" w:rsidRDefault="00043B9F" w:rsidP="000D00DA">
      <w:pPr>
        <w:spacing w:before="0" w:after="0" w:line="276" w:lineRule="auto"/>
        <w:ind w:left="1440"/>
        <w:jc w:val="both"/>
        <w:divId w:val="2116439976"/>
        <w:rPr>
          <w:rFonts w:ascii="Times New Roman" w:eastAsia="Calibri" w:hAnsi="Times New Roman" w:cs="Times New Roman"/>
        </w:rPr>
      </w:pPr>
      <w:r w:rsidRPr="003D2C79">
        <w:rPr>
          <w:rFonts w:ascii="Times New Roman" w:eastAsia="Calibri" w:hAnsi="Times New Roman" w:cs="Times New Roman"/>
        </w:rPr>
        <w:t>(</w:t>
      </w:r>
      <w:proofErr w:type="spellStart"/>
      <w:r w:rsidRPr="003D2C79">
        <w:rPr>
          <w:rFonts w:ascii="Times New Roman" w:eastAsia="Calibri" w:hAnsi="Times New Roman" w:cs="Times New Roman"/>
        </w:rPr>
        <w:t>i</w:t>
      </w:r>
      <w:proofErr w:type="spellEnd"/>
      <w:r w:rsidRPr="003D2C79">
        <w:rPr>
          <w:rFonts w:ascii="Times New Roman" w:eastAsia="Calibri" w:hAnsi="Times New Roman" w:cs="Times New Roman"/>
        </w:rPr>
        <w:t>)</w:t>
      </w:r>
      <w:r w:rsidRPr="003D2C79">
        <w:rPr>
          <w:rFonts w:ascii="Times New Roman" w:eastAsia="Calibri" w:hAnsi="Times New Roman" w:cs="Times New Roman"/>
        </w:rPr>
        <w:tab/>
        <w:t>the plaintiff/defendant</w:t>
      </w:r>
      <w:proofErr w:type="gramStart"/>
      <w:r w:rsidRPr="003D2C79">
        <w:rPr>
          <w:rFonts w:ascii="Times New Roman" w:eastAsia="Calibri" w:hAnsi="Times New Roman" w:cs="Times New Roman"/>
        </w:rPr>
        <w:t>*;</w:t>
      </w:r>
      <w:proofErr w:type="gramEnd"/>
    </w:p>
    <w:p w14:paraId="169B51AE" w14:textId="77777777" w:rsidR="00043B9F" w:rsidRPr="003D2C79" w:rsidRDefault="00043B9F" w:rsidP="000D00DA">
      <w:pPr>
        <w:spacing w:before="0" w:after="0" w:line="276" w:lineRule="auto"/>
        <w:ind w:left="1440"/>
        <w:jc w:val="both"/>
        <w:divId w:val="2116439976"/>
        <w:rPr>
          <w:rFonts w:ascii="Times New Roman" w:eastAsia="Calibri" w:hAnsi="Times New Roman" w:cs="Times New Roman"/>
        </w:rPr>
      </w:pPr>
    </w:p>
    <w:p w14:paraId="5F9941C6" w14:textId="77777777" w:rsidR="00043B9F" w:rsidRPr="003D2C79" w:rsidRDefault="00043B9F" w:rsidP="000D00DA">
      <w:pPr>
        <w:spacing w:before="0" w:after="0" w:line="276" w:lineRule="auto"/>
        <w:ind w:left="1440"/>
        <w:jc w:val="both"/>
        <w:divId w:val="2116439976"/>
        <w:rPr>
          <w:rFonts w:ascii="Times New Roman" w:eastAsia="Calibri" w:hAnsi="Times New Roman" w:cs="Times New Roman"/>
        </w:rPr>
      </w:pPr>
      <w:r w:rsidRPr="003D2C79">
        <w:rPr>
          <w:rFonts w:ascii="Times New Roman" w:eastAsia="Calibri" w:hAnsi="Times New Roman" w:cs="Times New Roman"/>
        </w:rPr>
        <w:t>(ii)</w:t>
      </w:r>
      <w:r w:rsidRPr="003D2C79">
        <w:rPr>
          <w:rFonts w:ascii="Times New Roman" w:eastAsia="Calibri" w:hAnsi="Times New Roman" w:cs="Times New Roman"/>
        </w:rPr>
        <w:tab/>
        <w:t xml:space="preserve">the plaintiff’s/defendant’s* </w:t>
      </w:r>
      <w:proofErr w:type="gramStart"/>
      <w:r w:rsidRPr="003D2C79">
        <w:rPr>
          <w:rFonts w:ascii="Times New Roman" w:eastAsia="Calibri" w:hAnsi="Times New Roman" w:cs="Times New Roman"/>
        </w:rPr>
        <w:t>Counsel;</w:t>
      </w:r>
      <w:proofErr w:type="gramEnd"/>
      <w:r w:rsidRPr="003D2C79">
        <w:rPr>
          <w:rFonts w:ascii="Times New Roman" w:eastAsia="Calibri" w:hAnsi="Times New Roman" w:cs="Times New Roman"/>
        </w:rPr>
        <w:t xml:space="preserve">  </w:t>
      </w:r>
    </w:p>
    <w:p w14:paraId="157D204D" w14:textId="77777777" w:rsidR="00043B9F" w:rsidRPr="003D2C79" w:rsidRDefault="00043B9F" w:rsidP="000D00DA">
      <w:pPr>
        <w:spacing w:before="0" w:after="0" w:line="276" w:lineRule="auto"/>
        <w:ind w:left="1440"/>
        <w:jc w:val="both"/>
        <w:divId w:val="2116439976"/>
        <w:rPr>
          <w:rFonts w:ascii="Times New Roman" w:eastAsia="Calibri" w:hAnsi="Times New Roman" w:cs="Times New Roman"/>
        </w:rPr>
      </w:pPr>
    </w:p>
    <w:p w14:paraId="7C4CD581" w14:textId="77777777" w:rsidR="00043B9F" w:rsidRPr="003D2C79" w:rsidRDefault="00043B9F" w:rsidP="000D00DA">
      <w:pPr>
        <w:spacing w:before="0" w:after="0" w:line="276" w:lineRule="auto"/>
        <w:ind w:left="2160" w:hanging="720"/>
        <w:jc w:val="both"/>
        <w:divId w:val="2116439976"/>
        <w:rPr>
          <w:rFonts w:ascii="Times New Roman" w:eastAsia="Calibri" w:hAnsi="Times New Roman" w:cs="Times New Roman"/>
        </w:rPr>
      </w:pPr>
      <w:r w:rsidRPr="003D2C79">
        <w:rPr>
          <w:rFonts w:ascii="Times New Roman" w:eastAsia="Calibri" w:hAnsi="Times New Roman" w:cs="Times New Roman"/>
        </w:rPr>
        <w:t>(iii)</w:t>
      </w:r>
      <w:r w:rsidRPr="003D2C79">
        <w:rPr>
          <w:rFonts w:ascii="Times New Roman" w:eastAsia="Calibri" w:hAnsi="Times New Roman" w:cs="Times New Roman"/>
        </w:rPr>
        <w:tab/>
        <w:t>an auxiliary police officer engaged by the plaintiff/defendant* at the plaintiff’s/defendant’s* cost, subject to the condition that where the person against whom the execution is to be carried out or the child/any of the children concerned is a female, the auxiliary police officer to be engaged shall be a female officer.</w:t>
      </w:r>
    </w:p>
    <w:p w14:paraId="2AA7A429" w14:textId="77777777" w:rsidR="00043B9F" w:rsidRPr="003D2C79" w:rsidRDefault="00043B9F" w:rsidP="000D00DA">
      <w:pPr>
        <w:spacing w:before="0" w:after="0" w:line="276" w:lineRule="auto"/>
        <w:jc w:val="both"/>
        <w:divId w:val="2116439976"/>
        <w:rPr>
          <w:rFonts w:ascii="Times New Roman" w:eastAsia="Calibri" w:hAnsi="Times New Roman" w:cs="Times New Roman"/>
        </w:rPr>
      </w:pPr>
    </w:p>
    <w:p w14:paraId="7C517AC1" w14:textId="77777777" w:rsidR="00043B9F" w:rsidRPr="003D2C79" w:rsidRDefault="00043B9F" w:rsidP="000D00DA">
      <w:pPr>
        <w:spacing w:before="0" w:after="0" w:line="276" w:lineRule="auto"/>
        <w:ind w:left="1440" w:hanging="720"/>
        <w:jc w:val="both"/>
        <w:divId w:val="2116439976"/>
        <w:rPr>
          <w:rFonts w:ascii="Times New Roman" w:eastAsia="Calibri" w:hAnsi="Times New Roman" w:cs="Times New Roman"/>
        </w:rPr>
      </w:pPr>
      <w:r w:rsidRPr="003D2C79">
        <w:rPr>
          <w:rFonts w:ascii="Times New Roman" w:eastAsia="Calibri" w:hAnsi="Times New Roman" w:cs="Times New Roman"/>
        </w:rPr>
        <w:t xml:space="preserve">(c) </w:t>
      </w:r>
      <w:r w:rsidRPr="003D2C79">
        <w:rPr>
          <w:rFonts w:ascii="Times New Roman" w:eastAsia="Calibri" w:hAnsi="Times New Roman" w:cs="Times New Roman"/>
        </w:rPr>
        <w:tab/>
        <w:t xml:space="preserve">as far as is practicable, the child/children shall be handed over to the plaintiff/defendant* at the place of </w:t>
      </w:r>
      <w:proofErr w:type="gramStart"/>
      <w:r w:rsidRPr="003D2C79">
        <w:rPr>
          <w:rFonts w:ascii="Times New Roman" w:eastAsia="Calibri" w:hAnsi="Times New Roman" w:cs="Times New Roman"/>
        </w:rPr>
        <w:t>execution;</w:t>
      </w:r>
      <w:proofErr w:type="gramEnd"/>
      <w:r w:rsidRPr="003D2C79">
        <w:rPr>
          <w:rFonts w:ascii="Times New Roman" w:eastAsia="Calibri" w:hAnsi="Times New Roman" w:cs="Times New Roman"/>
        </w:rPr>
        <w:t xml:space="preserve"> </w:t>
      </w:r>
    </w:p>
    <w:p w14:paraId="5CDF315A" w14:textId="77777777" w:rsidR="00043B9F" w:rsidRPr="003D2C79" w:rsidRDefault="00043B9F" w:rsidP="000D00DA">
      <w:pPr>
        <w:spacing w:before="0" w:after="0" w:line="276" w:lineRule="auto"/>
        <w:ind w:left="1440" w:hanging="720"/>
        <w:jc w:val="both"/>
        <w:divId w:val="2116439976"/>
        <w:rPr>
          <w:rFonts w:ascii="Times New Roman" w:eastAsia="Calibri" w:hAnsi="Times New Roman" w:cs="Times New Roman"/>
        </w:rPr>
      </w:pPr>
    </w:p>
    <w:p w14:paraId="7975319E" w14:textId="77777777" w:rsidR="00043B9F" w:rsidRPr="003D2C79" w:rsidRDefault="00043B9F" w:rsidP="000D00DA">
      <w:pPr>
        <w:spacing w:before="0" w:after="0" w:line="276" w:lineRule="auto"/>
        <w:ind w:left="1440" w:hanging="720"/>
        <w:jc w:val="both"/>
        <w:divId w:val="2116439976"/>
        <w:rPr>
          <w:rFonts w:ascii="Times New Roman" w:eastAsia="Calibri" w:hAnsi="Times New Roman" w:cs="Times New Roman"/>
        </w:rPr>
      </w:pPr>
      <w:r w:rsidRPr="003D2C79">
        <w:rPr>
          <w:rFonts w:ascii="Times New Roman" w:eastAsia="Calibri" w:hAnsi="Times New Roman" w:cs="Times New Roman"/>
        </w:rPr>
        <w:t xml:space="preserve">(d) </w:t>
      </w:r>
      <w:r w:rsidRPr="003D2C79">
        <w:rPr>
          <w:rFonts w:ascii="Times New Roman" w:eastAsia="Calibri" w:hAnsi="Times New Roman" w:cs="Times New Roman"/>
        </w:rPr>
        <w:tab/>
        <w:t>the plaintiff/defendant* or the plaintiff’s/defendant’s* Counsel shall pay to the Court prior to the enforcement of this Order a deposit of S$300 by cheque made payable to “Registrar, Supreme Court/AG</w:t>
      </w:r>
      <w:proofErr w:type="gramStart"/>
      <w:r w:rsidRPr="003D2C79">
        <w:rPr>
          <w:rFonts w:ascii="Times New Roman" w:eastAsia="Calibri" w:hAnsi="Times New Roman" w:cs="Times New Roman"/>
        </w:rPr>
        <w:t>”;</w:t>
      </w:r>
      <w:proofErr w:type="gramEnd"/>
    </w:p>
    <w:p w14:paraId="1FFD7821" w14:textId="77777777" w:rsidR="00043B9F" w:rsidRPr="003D2C79" w:rsidRDefault="00043B9F" w:rsidP="000D00DA">
      <w:pPr>
        <w:spacing w:before="0" w:after="0" w:line="276" w:lineRule="auto"/>
        <w:ind w:left="1440" w:hanging="720"/>
        <w:jc w:val="both"/>
        <w:divId w:val="2116439976"/>
        <w:rPr>
          <w:rFonts w:ascii="Times New Roman" w:eastAsia="Calibri" w:hAnsi="Times New Roman" w:cs="Times New Roman"/>
        </w:rPr>
      </w:pPr>
    </w:p>
    <w:p w14:paraId="59F65C09" w14:textId="77777777" w:rsidR="00043B9F" w:rsidRPr="003D2C79" w:rsidRDefault="00043B9F" w:rsidP="001D4E21">
      <w:pPr>
        <w:spacing w:before="0" w:after="0" w:line="276" w:lineRule="auto"/>
        <w:ind w:left="1440" w:hanging="720"/>
        <w:jc w:val="both"/>
        <w:divId w:val="2116439976"/>
        <w:rPr>
          <w:rFonts w:ascii="Times New Roman" w:eastAsia="Calibri" w:hAnsi="Times New Roman" w:cs="Times New Roman"/>
        </w:rPr>
      </w:pPr>
      <w:r w:rsidRPr="003D2C79">
        <w:rPr>
          <w:rFonts w:ascii="Times New Roman" w:eastAsia="Calibri" w:hAnsi="Times New Roman" w:cs="Times New Roman"/>
        </w:rPr>
        <w:t xml:space="preserve">(e) </w:t>
      </w:r>
      <w:r w:rsidRPr="003D2C79">
        <w:rPr>
          <w:rFonts w:ascii="Times New Roman" w:eastAsia="Calibri" w:hAnsi="Times New Roman" w:cs="Times New Roman"/>
        </w:rPr>
        <w:tab/>
        <w:t xml:space="preserve">the Bailiff shall have the absolute discretion to do any or </w:t>
      </w:r>
      <w:proofErr w:type="gramStart"/>
      <w:r w:rsidRPr="003D2C79">
        <w:rPr>
          <w:rFonts w:ascii="Times New Roman" w:eastAsia="Calibri" w:hAnsi="Times New Roman" w:cs="Times New Roman"/>
        </w:rPr>
        <w:t>all of</w:t>
      </w:r>
      <w:proofErr w:type="gramEnd"/>
      <w:r w:rsidRPr="003D2C79">
        <w:rPr>
          <w:rFonts w:ascii="Times New Roman" w:eastAsia="Calibri" w:hAnsi="Times New Roman" w:cs="Times New Roman"/>
        </w:rPr>
        <w:t xml:space="preserve"> the following without having to give any reasons:</w:t>
      </w:r>
    </w:p>
    <w:p w14:paraId="5B359B23" w14:textId="77777777" w:rsidR="00043B9F" w:rsidRPr="003D2C79" w:rsidRDefault="00043B9F" w:rsidP="000D00DA">
      <w:pPr>
        <w:spacing w:before="0" w:after="0" w:line="276" w:lineRule="auto"/>
        <w:ind w:left="2160" w:hanging="720"/>
        <w:jc w:val="both"/>
        <w:divId w:val="2116439976"/>
        <w:rPr>
          <w:rFonts w:ascii="Times New Roman" w:eastAsia="Calibri" w:hAnsi="Times New Roman" w:cs="Times New Roman"/>
        </w:rPr>
      </w:pPr>
      <w:r w:rsidRPr="003D2C79">
        <w:rPr>
          <w:rFonts w:ascii="Times New Roman" w:eastAsia="Calibri" w:hAnsi="Times New Roman" w:cs="Times New Roman"/>
        </w:rPr>
        <w:lastRenderedPageBreak/>
        <w:t>(</w:t>
      </w:r>
      <w:proofErr w:type="spellStart"/>
      <w:r w:rsidRPr="003D2C79">
        <w:rPr>
          <w:rFonts w:ascii="Times New Roman" w:eastAsia="Calibri" w:hAnsi="Times New Roman" w:cs="Times New Roman"/>
        </w:rPr>
        <w:t>i</w:t>
      </w:r>
      <w:proofErr w:type="spellEnd"/>
      <w:r w:rsidRPr="003D2C79">
        <w:rPr>
          <w:rFonts w:ascii="Times New Roman" w:eastAsia="Calibri" w:hAnsi="Times New Roman" w:cs="Times New Roman"/>
        </w:rPr>
        <w:t>)</w:t>
      </w:r>
      <w:r w:rsidRPr="003D2C79">
        <w:rPr>
          <w:rFonts w:ascii="Times New Roman" w:eastAsia="Calibri" w:hAnsi="Times New Roman" w:cs="Times New Roman"/>
        </w:rPr>
        <w:tab/>
        <w:t xml:space="preserve">take all necessary measures to ensure the personal safety of all persons (including the child/children or the Bailiff) involved in the </w:t>
      </w:r>
      <w:proofErr w:type="gramStart"/>
      <w:r w:rsidRPr="003D2C79">
        <w:rPr>
          <w:rFonts w:ascii="Times New Roman" w:eastAsia="Calibri" w:hAnsi="Times New Roman" w:cs="Times New Roman"/>
        </w:rPr>
        <w:t>execution;</w:t>
      </w:r>
      <w:proofErr w:type="gramEnd"/>
      <w:r w:rsidRPr="003D2C79">
        <w:rPr>
          <w:rFonts w:ascii="Times New Roman" w:eastAsia="Calibri" w:hAnsi="Times New Roman" w:cs="Times New Roman"/>
        </w:rPr>
        <w:t xml:space="preserve"> </w:t>
      </w:r>
    </w:p>
    <w:p w14:paraId="328D6DB3" w14:textId="77777777" w:rsidR="00043B9F" w:rsidRPr="003D2C79" w:rsidRDefault="00043B9F" w:rsidP="000D00DA">
      <w:pPr>
        <w:spacing w:before="0" w:after="0" w:line="276" w:lineRule="auto"/>
        <w:ind w:left="1440"/>
        <w:jc w:val="both"/>
        <w:divId w:val="2116439976"/>
        <w:rPr>
          <w:rFonts w:ascii="Times New Roman" w:eastAsia="Calibri" w:hAnsi="Times New Roman" w:cs="Times New Roman"/>
        </w:rPr>
      </w:pPr>
      <w:r w:rsidRPr="003D2C79">
        <w:rPr>
          <w:rFonts w:ascii="Times New Roman" w:eastAsia="Calibri" w:hAnsi="Times New Roman" w:cs="Times New Roman"/>
        </w:rPr>
        <w:t xml:space="preserve">  </w:t>
      </w:r>
    </w:p>
    <w:p w14:paraId="76B639A6" w14:textId="77777777" w:rsidR="00043B9F" w:rsidRPr="003D2C79" w:rsidRDefault="00043B9F" w:rsidP="000D00DA">
      <w:pPr>
        <w:spacing w:before="0" w:after="0" w:line="276" w:lineRule="auto"/>
        <w:ind w:left="1440"/>
        <w:jc w:val="both"/>
        <w:divId w:val="2116439976"/>
        <w:rPr>
          <w:rFonts w:ascii="Times New Roman" w:eastAsia="Calibri" w:hAnsi="Times New Roman" w:cs="Times New Roman"/>
        </w:rPr>
      </w:pPr>
      <w:r w:rsidRPr="003D2C79">
        <w:rPr>
          <w:rFonts w:ascii="Times New Roman" w:eastAsia="Calibri" w:hAnsi="Times New Roman" w:cs="Times New Roman"/>
        </w:rPr>
        <w:t>(ii)</w:t>
      </w:r>
      <w:r w:rsidRPr="003D2C79">
        <w:rPr>
          <w:rFonts w:ascii="Times New Roman" w:eastAsia="Calibri" w:hAnsi="Times New Roman" w:cs="Times New Roman"/>
        </w:rPr>
        <w:tab/>
        <w:t>postpone the execution or any part thereof; and</w:t>
      </w:r>
    </w:p>
    <w:p w14:paraId="47CE9C66" w14:textId="77777777" w:rsidR="00043B9F" w:rsidRPr="003D2C79" w:rsidRDefault="00043B9F" w:rsidP="000D00DA">
      <w:pPr>
        <w:spacing w:before="0" w:after="0" w:line="276" w:lineRule="auto"/>
        <w:jc w:val="both"/>
        <w:divId w:val="2116439976"/>
        <w:rPr>
          <w:rFonts w:ascii="Times New Roman" w:eastAsia="Calibri" w:hAnsi="Times New Roman" w:cs="Times New Roman"/>
        </w:rPr>
      </w:pPr>
    </w:p>
    <w:p w14:paraId="5C52E213" w14:textId="77777777" w:rsidR="00043B9F" w:rsidRPr="003D2C79" w:rsidRDefault="00043B9F" w:rsidP="000D00DA">
      <w:pPr>
        <w:spacing w:before="0" w:after="0" w:line="276" w:lineRule="auto"/>
        <w:ind w:left="1440" w:hanging="720"/>
        <w:jc w:val="both"/>
        <w:divId w:val="2116439976"/>
        <w:rPr>
          <w:rFonts w:ascii="Times New Roman" w:eastAsia="Calibri" w:hAnsi="Times New Roman" w:cs="Times New Roman"/>
        </w:rPr>
      </w:pPr>
      <w:r w:rsidRPr="003D2C79">
        <w:rPr>
          <w:rFonts w:ascii="Times New Roman" w:eastAsia="Calibri" w:hAnsi="Times New Roman" w:cs="Times New Roman"/>
        </w:rPr>
        <w:t xml:space="preserve">(f) </w:t>
      </w:r>
      <w:r w:rsidRPr="003D2C79">
        <w:rPr>
          <w:rFonts w:ascii="Times New Roman" w:eastAsia="Calibri" w:hAnsi="Times New Roman" w:cs="Times New Roman"/>
        </w:rPr>
        <w:tab/>
        <w:t>nothing in this Order shall be construed to empower the Bailiff to effect entry into any building or break open any outer or inner door or window of the building or any receptacle therein.</w:t>
      </w:r>
    </w:p>
    <w:p w14:paraId="72B7D7C1" w14:textId="77777777" w:rsidR="00043B9F" w:rsidRPr="003D2C79" w:rsidRDefault="00043B9F" w:rsidP="000D00DA">
      <w:pPr>
        <w:spacing w:before="0" w:after="0" w:line="276" w:lineRule="auto"/>
        <w:jc w:val="center"/>
        <w:divId w:val="2116439976"/>
        <w:rPr>
          <w:rFonts w:ascii="Times New Roman" w:hAnsi="Times New Roman" w:cs="Times New Roman"/>
          <w:lang w:val="en-US" w:eastAsia="zh-CN"/>
        </w:rPr>
      </w:pPr>
    </w:p>
    <w:p w14:paraId="11DCF3B0" w14:textId="77777777" w:rsidR="00043B9F" w:rsidRPr="003D2C79" w:rsidRDefault="00043B9F" w:rsidP="000D00DA">
      <w:pPr>
        <w:spacing w:before="0" w:after="0" w:line="276" w:lineRule="auto"/>
        <w:ind w:left="720"/>
        <w:jc w:val="both"/>
        <w:divId w:val="2116439976"/>
        <w:rPr>
          <w:rFonts w:ascii="Times New Roman" w:eastAsia="Calibri" w:hAnsi="Times New Roman" w:cs="Times New Roman"/>
          <w:b/>
        </w:rPr>
      </w:pPr>
      <w:r w:rsidRPr="003D2C79">
        <w:rPr>
          <w:rFonts w:ascii="Times New Roman" w:eastAsia="Calibri" w:hAnsi="Times New Roman" w:cs="Times New Roman"/>
          <w:b/>
        </w:rPr>
        <w:t>Effect of this Order</w:t>
      </w:r>
    </w:p>
    <w:p w14:paraId="647D620E" w14:textId="77777777" w:rsidR="00043B9F" w:rsidRPr="003D2C79" w:rsidRDefault="00043B9F" w:rsidP="000D00DA">
      <w:pPr>
        <w:spacing w:before="0" w:after="0" w:line="276" w:lineRule="auto"/>
        <w:ind w:left="720"/>
        <w:jc w:val="both"/>
        <w:divId w:val="2116439976"/>
        <w:rPr>
          <w:rFonts w:ascii="Times New Roman" w:eastAsia="Calibri" w:hAnsi="Times New Roman" w:cs="Times New Roman"/>
          <w:b/>
        </w:rPr>
      </w:pPr>
    </w:p>
    <w:p w14:paraId="392798FD" w14:textId="77777777" w:rsidR="00043B9F" w:rsidRPr="003D2C79" w:rsidRDefault="00043B9F" w:rsidP="000D00DA">
      <w:pPr>
        <w:spacing w:before="0" w:after="0" w:line="276" w:lineRule="auto"/>
        <w:ind w:left="720"/>
        <w:jc w:val="both"/>
        <w:divId w:val="2116439976"/>
        <w:rPr>
          <w:rFonts w:ascii="Times New Roman" w:eastAsia="Calibri" w:hAnsi="Times New Roman" w:cs="Times New Roman"/>
        </w:rPr>
      </w:pPr>
      <w:r w:rsidRPr="003D2C79">
        <w:rPr>
          <w:rFonts w:ascii="Times New Roman" w:eastAsia="Calibri" w:hAnsi="Times New Roman" w:cs="Times New Roman"/>
        </w:rPr>
        <w:t xml:space="preserve">If you are required under this Order not to do something, you must not do it yourself or in any other way.  You must not do it through others acting on your behalf or on your instructions or with your encouragement. </w:t>
      </w:r>
    </w:p>
    <w:p w14:paraId="3F24FCF3" w14:textId="77777777" w:rsidR="00043B9F" w:rsidRPr="003D2C79" w:rsidRDefault="00043B9F" w:rsidP="000D00DA">
      <w:pPr>
        <w:spacing w:before="0" w:after="0" w:line="276" w:lineRule="auto"/>
        <w:ind w:left="720"/>
        <w:jc w:val="both"/>
        <w:divId w:val="2116439976"/>
        <w:rPr>
          <w:rFonts w:ascii="Times New Roman" w:eastAsia="Calibri" w:hAnsi="Times New Roman" w:cs="Times New Roman"/>
          <w:b/>
        </w:rPr>
      </w:pPr>
    </w:p>
    <w:p w14:paraId="0908C45B" w14:textId="77777777" w:rsidR="00043B9F" w:rsidRPr="003D2C79" w:rsidRDefault="00043B9F" w:rsidP="000D00DA">
      <w:pPr>
        <w:spacing w:before="0" w:after="0" w:line="276" w:lineRule="auto"/>
        <w:ind w:left="720"/>
        <w:jc w:val="both"/>
        <w:divId w:val="2116439976"/>
        <w:rPr>
          <w:rFonts w:ascii="Times New Roman" w:eastAsia="Calibri" w:hAnsi="Times New Roman" w:cs="Times New Roman"/>
          <w:b/>
        </w:rPr>
      </w:pPr>
      <w:r w:rsidRPr="003D2C79">
        <w:rPr>
          <w:rFonts w:ascii="Times New Roman" w:eastAsia="Calibri" w:hAnsi="Times New Roman" w:cs="Times New Roman"/>
          <w:b/>
        </w:rPr>
        <w:t>Third Parties</w:t>
      </w:r>
    </w:p>
    <w:p w14:paraId="306194E0" w14:textId="77777777" w:rsidR="00043B9F" w:rsidRPr="003D2C79" w:rsidRDefault="00043B9F" w:rsidP="000D00DA">
      <w:pPr>
        <w:spacing w:before="0" w:after="0" w:line="276" w:lineRule="auto"/>
        <w:ind w:left="720"/>
        <w:jc w:val="both"/>
        <w:divId w:val="2116439976"/>
        <w:rPr>
          <w:rFonts w:ascii="Times New Roman" w:eastAsia="Calibri" w:hAnsi="Times New Roman" w:cs="Times New Roman"/>
        </w:rPr>
      </w:pPr>
    </w:p>
    <w:p w14:paraId="2A992999" w14:textId="77777777" w:rsidR="00043B9F" w:rsidRPr="003D2C79" w:rsidRDefault="00043B9F" w:rsidP="000D00DA">
      <w:pPr>
        <w:spacing w:before="0" w:after="0" w:line="276" w:lineRule="auto"/>
        <w:ind w:left="720"/>
        <w:jc w:val="both"/>
        <w:divId w:val="2116439976"/>
        <w:rPr>
          <w:rFonts w:ascii="Times New Roman" w:eastAsia="Calibri" w:hAnsi="Times New Roman" w:cs="Times New Roman"/>
        </w:rPr>
      </w:pPr>
      <w:r w:rsidRPr="003D2C79">
        <w:rPr>
          <w:rFonts w:ascii="Times New Roman" w:eastAsia="Calibri" w:hAnsi="Times New Roman" w:cs="Times New Roman"/>
        </w:rPr>
        <w:t>It is a contempt of Court for any person notified of this Order to knowingly assist in or permit a breach of the Order. Any person doing so may be sent to prison or fined.</w:t>
      </w:r>
    </w:p>
    <w:p w14:paraId="50DD8C5A" w14:textId="77777777" w:rsidR="00043B9F" w:rsidRPr="003D2C79" w:rsidRDefault="00043B9F" w:rsidP="000D00DA">
      <w:pPr>
        <w:spacing w:before="0" w:after="0" w:line="276" w:lineRule="auto"/>
        <w:ind w:left="720"/>
        <w:jc w:val="both"/>
        <w:divId w:val="2116439976"/>
        <w:rPr>
          <w:rFonts w:ascii="Times New Roman" w:eastAsia="Calibri" w:hAnsi="Times New Roman" w:cs="Times New Roman"/>
        </w:rPr>
      </w:pPr>
      <w:r w:rsidRPr="003D2C79">
        <w:rPr>
          <w:rFonts w:ascii="Times New Roman" w:eastAsia="Calibri" w:hAnsi="Times New Roman" w:cs="Times New Roman"/>
          <w:b/>
          <w:bCs/>
        </w:rPr>
        <w:t xml:space="preserve"> </w:t>
      </w:r>
    </w:p>
    <w:p w14:paraId="5E5E3442" w14:textId="77777777" w:rsidR="00043B9F" w:rsidRPr="003D2C79" w:rsidRDefault="00043B9F" w:rsidP="000D00DA">
      <w:pPr>
        <w:spacing w:before="0" w:after="0" w:line="276" w:lineRule="auto"/>
        <w:ind w:left="720"/>
        <w:jc w:val="both"/>
        <w:divId w:val="2116439976"/>
        <w:rPr>
          <w:rFonts w:ascii="Times New Roman" w:eastAsia="Calibri" w:hAnsi="Times New Roman" w:cs="Times New Roman"/>
          <w:b/>
        </w:rPr>
      </w:pPr>
      <w:r w:rsidRPr="003D2C79">
        <w:rPr>
          <w:rFonts w:ascii="Times New Roman" w:eastAsia="Calibri" w:hAnsi="Times New Roman" w:cs="Times New Roman"/>
          <w:b/>
        </w:rPr>
        <w:t>Undertakings</w:t>
      </w:r>
    </w:p>
    <w:p w14:paraId="5F07A077" w14:textId="77777777" w:rsidR="00043B9F" w:rsidRPr="003D2C79" w:rsidRDefault="00043B9F" w:rsidP="000D00DA">
      <w:pPr>
        <w:spacing w:before="0" w:after="0" w:line="276" w:lineRule="auto"/>
        <w:ind w:left="720"/>
        <w:jc w:val="both"/>
        <w:divId w:val="2116439976"/>
        <w:rPr>
          <w:rFonts w:ascii="Times New Roman" w:eastAsia="Calibri" w:hAnsi="Times New Roman" w:cs="Times New Roman"/>
          <w:b/>
        </w:rPr>
      </w:pPr>
    </w:p>
    <w:p w14:paraId="42A3E2ED" w14:textId="77777777" w:rsidR="00043B9F" w:rsidRPr="003D2C79" w:rsidRDefault="00043B9F" w:rsidP="000D00DA">
      <w:pPr>
        <w:autoSpaceDE w:val="0"/>
        <w:autoSpaceDN w:val="0"/>
        <w:adjustRightInd w:val="0"/>
        <w:spacing w:before="0" w:after="0" w:line="276" w:lineRule="auto"/>
        <w:ind w:left="709" w:firstLine="11"/>
        <w:divId w:val="2116439976"/>
        <w:rPr>
          <w:rFonts w:ascii="Times New Roman" w:hAnsi="Times New Roman" w:cs="Times New Roman"/>
          <w:lang w:val="en-US" w:eastAsia="zh-CN"/>
        </w:rPr>
      </w:pPr>
      <w:r w:rsidRPr="003D2C79">
        <w:rPr>
          <w:rFonts w:ascii="Times New Roman" w:hAnsi="Times New Roman" w:cs="Times New Roman"/>
          <w:lang w:val="en-US" w:eastAsia="zh-CN"/>
        </w:rPr>
        <w:t>The plaintiff/defendant* must give to the Court the undertakings set out in Schedule 1 to this Order. The plaintiff’s Counsel/defendant’s Counsel* must give to the Court the undertakings set out in Schedule 2 to this Order.</w:t>
      </w:r>
    </w:p>
    <w:p w14:paraId="244574F1" w14:textId="77777777" w:rsidR="00043B9F" w:rsidRPr="003D2C79" w:rsidRDefault="00043B9F" w:rsidP="000D00DA">
      <w:pPr>
        <w:autoSpaceDE w:val="0"/>
        <w:autoSpaceDN w:val="0"/>
        <w:adjustRightInd w:val="0"/>
        <w:spacing w:before="0" w:after="0" w:line="276" w:lineRule="auto"/>
        <w:ind w:left="709"/>
        <w:divId w:val="2116439976"/>
        <w:rPr>
          <w:rFonts w:ascii="Times-Roman" w:hAnsi="Times-Roman" w:cs="Times-Roman"/>
          <w:lang w:val="en-US" w:eastAsia="zh-CN"/>
        </w:rPr>
      </w:pPr>
    </w:p>
    <w:p w14:paraId="17A40909" w14:textId="77777777" w:rsidR="00043B9F" w:rsidRPr="003D2C79" w:rsidRDefault="00043B9F" w:rsidP="000D00DA">
      <w:pPr>
        <w:spacing w:before="0" w:after="0" w:line="276" w:lineRule="auto"/>
        <w:ind w:left="720"/>
        <w:jc w:val="both"/>
        <w:divId w:val="2116439976"/>
        <w:rPr>
          <w:rFonts w:ascii="Times New Roman" w:eastAsia="Calibri" w:hAnsi="Times New Roman" w:cs="Times New Roman"/>
          <w:b/>
        </w:rPr>
      </w:pPr>
      <w:r w:rsidRPr="003D2C79">
        <w:rPr>
          <w:rFonts w:ascii="Times New Roman" w:eastAsia="Calibri" w:hAnsi="Times New Roman" w:cs="Times New Roman"/>
          <w:b/>
        </w:rPr>
        <w:t>Duration of this Order</w:t>
      </w:r>
    </w:p>
    <w:p w14:paraId="0AFB5CB0" w14:textId="77777777" w:rsidR="00043B9F" w:rsidRPr="003D2C79" w:rsidRDefault="00043B9F" w:rsidP="000D00DA">
      <w:pPr>
        <w:spacing w:before="0" w:after="0" w:line="276" w:lineRule="auto"/>
        <w:ind w:left="720"/>
        <w:jc w:val="both"/>
        <w:divId w:val="2116439976"/>
        <w:rPr>
          <w:rFonts w:ascii="Times New Roman" w:eastAsia="Calibri" w:hAnsi="Times New Roman" w:cs="Times New Roman"/>
        </w:rPr>
      </w:pPr>
    </w:p>
    <w:p w14:paraId="681F8B2D" w14:textId="77777777" w:rsidR="00043B9F" w:rsidRPr="003D2C79" w:rsidRDefault="00043B9F" w:rsidP="000D00DA">
      <w:pPr>
        <w:spacing w:before="0" w:after="0" w:line="276" w:lineRule="auto"/>
        <w:ind w:left="720"/>
        <w:jc w:val="both"/>
        <w:divId w:val="2116439976"/>
        <w:rPr>
          <w:rFonts w:ascii="Times New Roman" w:eastAsia="Calibri" w:hAnsi="Times New Roman" w:cs="Times New Roman"/>
        </w:rPr>
      </w:pPr>
      <w:r w:rsidRPr="003D2C79">
        <w:rPr>
          <w:rFonts w:ascii="Times New Roman" w:eastAsia="Calibri" w:hAnsi="Times New Roman" w:cs="Times New Roman"/>
        </w:rPr>
        <w:t>This Order will remain in force until the trial or further order made by the Court.</w:t>
      </w:r>
    </w:p>
    <w:p w14:paraId="1D2B22E1" w14:textId="77777777" w:rsidR="00043B9F" w:rsidRPr="003D2C79" w:rsidRDefault="00043B9F" w:rsidP="000D00DA">
      <w:pPr>
        <w:spacing w:before="0" w:after="0" w:line="276" w:lineRule="auto"/>
        <w:ind w:left="720"/>
        <w:jc w:val="both"/>
        <w:divId w:val="2116439976"/>
        <w:rPr>
          <w:rFonts w:ascii="Times New Roman" w:eastAsia="Calibri" w:hAnsi="Times New Roman" w:cs="Times New Roman"/>
        </w:rPr>
      </w:pPr>
    </w:p>
    <w:p w14:paraId="1AE5C9F0" w14:textId="77777777" w:rsidR="00043B9F" w:rsidRPr="00BD0BE1" w:rsidRDefault="00043B9F" w:rsidP="000D00DA">
      <w:pPr>
        <w:spacing w:before="0" w:after="0" w:line="276" w:lineRule="auto"/>
        <w:ind w:left="720"/>
        <w:jc w:val="both"/>
        <w:divId w:val="2116439976"/>
        <w:rPr>
          <w:rFonts w:ascii="Times New Roman" w:eastAsia="Calibri" w:hAnsi="Times New Roman" w:cs="Times New Roman"/>
          <w:b/>
        </w:rPr>
      </w:pPr>
      <w:r w:rsidRPr="00BD0BE1">
        <w:rPr>
          <w:rFonts w:ascii="Times New Roman" w:eastAsia="Calibri" w:hAnsi="Times New Roman" w:cs="Times New Roman"/>
          <w:b/>
        </w:rPr>
        <w:t>Variation or discharge of this Order</w:t>
      </w:r>
    </w:p>
    <w:p w14:paraId="7C80B880" w14:textId="77777777" w:rsidR="00043B9F" w:rsidRPr="003D2C79" w:rsidRDefault="00043B9F" w:rsidP="000D00DA">
      <w:pPr>
        <w:spacing w:before="0" w:after="0" w:line="276" w:lineRule="auto"/>
        <w:ind w:left="720"/>
        <w:jc w:val="both"/>
        <w:divId w:val="2116439976"/>
        <w:rPr>
          <w:rFonts w:ascii="Times New Roman" w:eastAsia="Calibri" w:hAnsi="Times New Roman" w:cs="Times New Roman"/>
          <w:b/>
        </w:rPr>
      </w:pPr>
    </w:p>
    <w:p w14:paraId="71330F2B" w14:textId="77777777" w:rsidR="00043B9F" w:rsidRPr="003D2C79" w:rsidRDefault="00043B9F" w:rsidP="000D00DA">
      <w:pPr>
        <w:autoSpaceDE w:val="0"/>
        <w:autoSpaceDN w:val="0"/>
        <w:adjustRightInd w:val="0"/>
        <w:spacing w:before="0" w:after="0" w:line="276" w:lineRule="auto"/>
        <w:ind w:left="709"/>
        <w:divId w:val="2116439976"/>
        <w:rPr>
          <w:rFonts w:ascii="Times New Roman" w:hAnsi="Times New Roman" w:cs="Times New Roman"/>
          <w:lang w:val="en-US" w:eastAsia="zh-CN"/>
        </w:rPr>
      </w:pPr>
      <w:r w:rsidRPr="003D2C79">
        <w:rPr>
          <w:rFonts w:ascii="Times New Roman" w:hAnsi="Times New Roman" w:cs="Times New Roman"/>
          <w:lang w:val="en-US" w:eastAsia="zh-CN"/>
        </w:rPr>
        <w:t>The defendant/plaintiff* (or anyone notified of this order) may apply to the Court at any time to vary or discharge this Order (or so much of it as affects that person), but anyone wishing to do so must inform the plaintiff's/ defendant’s solicitors.</w:t>
      </w:r>
    </w:p>
    <w:p w14:paraId="4ED9CA73" w14:textId="77777777" w:rsidR="00043B9F" w:rsidRPr="003D2C79" w:rsidRDefault="00043B9F" w:rsidP="000D00DA">
      <w:pPr>
        <w:autoSpaceDE w:val="0"/>
        <w:autoSpaceDN w:val="0"/>
        <w:adjustRightInd w:val="0"/>
        <w:spacing w:before="0" w:after="0" w:line="276" w:lineRule="auto"/>
        <w:ind w:left="709"/>
        <w:divId w:val="2116439976"/>
        <w:rPr>
          <w:rFonts w:ascii="Times New Roman" w:hAnsi="Times New Roman" w:cs="Times New Roman"/>
          <w:lang w:val="en-US" w:eastAsia="zh-CN"/>
        </w:rPr>
      </w:pPr>
    </w:p>
    <w:p w14:paraId="143871ED" w14:textId="77777777" w:rsidR="00043B9F" w:rsidRPr="003D2C79" w:rsidRDefault="00043B9F" w:rsidP="000D00DA">
      <w:pPr>
        <w:autoSpaceDE w:val="0"/>
        <w:autoSpaceDN w:val="0"/>
        <w:adjustRightInd w:val="0"/>
        <w:spacing w:before="0" w:after="0" w:line="276" w:lineRule="auto"/>
        <w:ind w:left="709"/>
        <w:divId w:val="2116439976"/>
        <w:rPr>
          <w:rFonts w:ascii="Times New Roman" w:hAnsi="Times New Roman" w:cs="Times New Roman"/>
          <w:lang w:val="en-US" w:eastAsia="zh-CN"/>
        </w:rPr>
      </w:pPr>
    </w:p>
    <w:p w14:paraId="547743E6" w14:textId="77777777" w:rsidR="00043B9F" w:rsidRPr="003D2C79" w:rsidRDefault="00043B9F" w:rsidP="000D00DA">
      <w:pPr>
        <w:spacing w:before="0" w:after="0" w:line="276" w:lineRule="auto"/>
        <w:jc w:val="center"/>
        <w:divId w:val="2116439976"/>
        <w:rPr>
          <w:rFonts w:ascii="Times New Roman" w:hAnsi="Times New Roman" w:cs="Times New Roman"/>
          <w:lang w:val="en-US" w:eastAsia="zh-CN"/>
        </w:rPr>
      </w:pPr>
      <w:r w:rsidRPr="003D2C79">
        <w:rPr>
          <w:rFonts w:ascii="Times New Roman" w:hAnsi="Times New Roman" w:cs="Times New Roman"/>
          <w:lang w:val="en-US" w:eastAsia="zh-CN"/>
        </w:rPr>
        <w:t xml:space="preserve">Dated the </w:t>
      </w:r>
      <w:r w:rsidRPr="003D2C79">
        <w:rPr>
          <w:rFonts w:ascii="Times New Roman" w:hAnsi="Times New Roman" w:cs="Times New Roman"/>
          <w:lang w:val="en-US" w:eastAsia="zh-CN"/>
        </w:rPr>
        <w:tab/>
      </w:r>
      <w:r w:rsidRPr="003D2C79">
        <w:rPr>
          <w:rFonts w:ascii="Times New Roman" w:hAnsi="Times New Roman" w:cs="Times New Roman"/>
          <w:lang w:val="en-US" w:eastAsia="zh-CN"/>
        </w:rPr>
        <w:tab/>
        <w:t xml:space="preserve">day of </w:t>
      </w:r>
      <w:r w:rsidRPr="003D2C79">
        <w:rPr>
          <w:rFonts w:ascii="Times New Roman" w:hAnsi="Times New Roman" w:cs="Times New Roman"/>
          <w:lang w:val="en-US" w:eastAsia="zh-CN"/>
        </w:rPr>
        <w:tab/>
      </w:r>
      <w:r w:rsidRPr="003D2C79">
        <w:rPr>
          <w:rFonts w:ascii="Times New Roman" w:hAnsi="Times New Roman" w:cs="Times New Roman"/>
          <w:lang w:val="en-US" w:eastAsia="zh-CN"/>
        </w:rPr>
        <w:tab/>
      </w:r>
      <w:r w:rsidRPr="003D2C79">
        <w:rPr>
          <w:rFonts w:ascii="Times New Roman" w:hAnsi="Times New Roman" w:cs="Times New Roman"/>
          <w:lang w:val="en-US" w:eastAsia="zh-CN"/>
        </w:rPr>
        <w:tab/>
      </w:r>
      <w:r w:rsidRPr="003D2C79">
        <w:rPr>
          <w:rFonts w:ascii="Times New Roman" w:hAnsi="Times New Roman" w:cs="Times New Roman"/>
          <w:lang w:val="en-US" w:eastAsia="zh-CN"/>
        </w:rPr>
        <w:tab/>
        <w:t>20</w:t>
      </w:r>
    </w:p>
    <w:p w14:paraId="7E74AE3C" w14:textId="77777777" w:rsidR="00043B9F" w:rsidRPr="003D2C79" w:rsidRDefault="00043B9F" w:rsidP="000D00DA">
      <w:pPr>
        <w:spacing w:before="0" w:after="0" w:line="276" w:lineRule="auto"/>
        <w:divId w:val="2116439976"/>
        <w:rPr>
          <w:rFonts w:ascii="Times New Roman" w:hAnsi="Times New Roman" w:cs="Times New Roman"/>
          <w:lang w:val="en-US" w:eastAsia="zh-CN"/>
        </w:rPr>
      </w:pPr>
    </w:p>
    <w:p w14:paraId="5D4D3246" w14:textId="77777777" w:rsidR="00043B9F" w:rsidRPr="003D2C79" w:rsidRDefault="00043B9F" w:rsidP="000D00DA">
      <w:pPr>
        <w:tabs>
          <w:tab w:val="left" w:pos="1843"/>
        </w:tabs>
        <w:spacing w:before="0" w:after="0" w:line="276" w:lineRule="auto"/>
        <w:jc w:val="right"/>
        <w:divId w:val="2116439976"/>
        <w:rPr>
          <w:rFonts w:ascii="Times New Roman" w:hAnsi="Times New Roman" w:cs="Times New Roman"/>
          <w:lang w:val="en-US" w:eastAsia="zh-CN"/>
        </w:rPr>
      </w:pPr>
      <w:r w:rsidRPr="003D2C79">
        <w:rPr>
          <w:rFonts w:ascii="Times New Roman" w:hAnsi="Times New Roman" w:cs="Times New Roman"/>
          <w:lang w:val="en-US" w:eastAsia="zh-CN"/>
        </w:rPr>
        <w:t>REGISTRAR</w:t>
      </w:r>
    </w:p>
    <w:p w14:paraId="758E98A5" w14:textId="77777777" w:rsidR="001D4E21" w:rsidRDefault="001D4E21" w:rsidP="00043B9F">
      <w:pPr>
        <w:tabs>
          <w:tab w:val="left" w:pos="1843"/>
        </w:tabs>
        <w:spacing w:after="0" w:line="240" w:lineRule="auto"/>
        <w:jc w:val="center"/>
        <w:divId w:val="2116439976"/>
        <w:rPr>
          <w:rFonts w:ascii="Times New Roman" w:hAnsi="Times New Roman" w:cs="Times New Roman"/>
          <w:b/>
          <w:u w:val="single"/>
          <w:lang w:val="en-US" w:eastAsia="zh-CN"/>
        </w:rPr>
      </w:pPr>
    </w:p>
    <w:p w14:paraId="7A82DD63" w14:textId="77777777" w:rsidR="001D4E21" w:rsidRDefault="001D4E21" w:rsidP="00043B9F">
      <w:pPr>
        <w:tabs>
          <w:tab w:val="left" w:pos="1843"/>
        </w:tabs>
        <w:spacing w:after="0" w:line="240" w:lineRule="auto"/>
        <w:jc w:val="center"/>
        <w:divId w:val="2116439976"/>
        <w:rPr>
          <w:rFonts w:ascii="Times New Roman" w:hAnsi="Times New Roman" w:cs="Times New Roman"/>
          <w:b/>
          <w:u w:val="single"/>
          <w:lang w:val="en-US" w:eastAsia="zh-CN"/>
        </w:rPr>
      </w:pPr>
    </w:p>
    <w:p w14:paraId="09740B17" w14:textId="77777777" w:rsidR="00920AC0" w:rsidRDefault="00920AC0" w:rsidP="00043B9F">
      <w:pPr>
        <w:tabs>
          <w:tab w:val="left" w:pos="1843"/>
        </w:tabs>
        <w:spacing w:after="0" w:line="240" w:lineRule="auto"/>
        <w:jc w:val="center"/>
        <w:divId w:val="2116439976"/>
        <w:rPr>
          <w:rFonts w:ascii="Times New Roman" w:hAnsi="Times New Roman" w:cs="Times New Roman"/>
          <w:b/>
          <w:u w:val="single"/>
          <w:lang w:val="en-US" w:eastAsia="zh-CN"/>
        </w:rPr>
        <w:sectPr w:rsidR="00920AC0" w:rsidSect="00195FAF">
          <w:pgSz w:w="11907" w:h="16840" w:code="9"/>
          <w:pgMar w:top="992" w:right="1440" w:bottom="1276" w:left="1440" w:header="709" w:footer="709" w:gutter="0"/>
          <w:paperSrc w:first="7" w:other="7"/>
          <w:cols w:space="708"/>
          <w:titlePg/>
          <w:docGrid w:linePitch="360"/>
        </w:sectPr>
      </w:pPr>
    </w:p>
    <w:p w14:paraId="43DA2907" w14:textId="77777777" w:rsidR="001D4E21" w:rsidRDefault="001D4E21" w:rsidP="00043B9F">
      <w:pPr>
        <w:tabs>
          <w:tab w:val="left" w:pos="1843"/>
        </w:tabs>
        <w:spacing w:after="0" w:line="240" w:lineRule="auto"/>
        <w:jc w:val="center"/>
        <w:divId w:val="2116439976"/>
        <w:rPr>
          <w:rFonts w:ascii="Times New Roman" w:hAnsi="Times New Roman" w:cs="Times New Roman"/>
          <w:b/>
          <w:u w:val="single"/>
          <w:lang w:val="en-US" w:eastAsia="zh-CN"/>
        </w:rPr>
      </w:pPr>
    </w:p>
    <w:p w14:paraId="2364C9D0" w14:textId="77777777" w:rsidR="00043B9F" w:rsidRPr="003D2C79" w:rsidRDefault="00043B9F" w:rsidP="00043B9F">
      <w:pPr>
        <w:tabs>
          <w:tab w:val="left" w:pos="1843"/>
        </w:tabs>
        <w:spacing w:after="0" w:line="240" w:lineRule="auto"/>
        <w:jc w:val="center"/>
        <w:divId w:val="2116439976"/>
        <w:rPr>
          <w:rFonts w:ascii="Times New Roman" w:hAnsi="Times New Roman" w:cs="Times New Roman"/>
          <w:b/>
          <w:u w:val="single"/>
          <w:lang w:val="en-US" w:eastAsia="zh-CN"/>
        </w:rPr>
      </w:pPr>
      <w:r w:rsidRPr="003D2C79">
        <w:rPr>
          <w:rFonts w:ascii="Times New Roman" w:hAnsi="Times New Roman" w:cs="Times New Roman"/>
          <w:b/>
          <w:u w:val="single"/>
          <w:lang w:val="en-US" w:eastAsia="zh-CN"/>
        </w:rPr>
        <w:t>Schedule 1</w:t>
      </w:r>
    </w:p>
    <w:p w14:paraId="6C9EE2FD" w14:textId="77777777" w:rsidR="00043B9F" w:rsidRPr="003D2C79" w:rsidRDefault="00043B9F" w:rsidP="00043B9F">
      <w:pPr>
        <w:tabs>
          <w:tab w:val="left" w:pos="1843"/>
        </w:tabs>
        <w:spacing w:after="0" w:line="240" w:lineRule="auto"/>
        <w:jc w:val="center"/>
        <w:divId w:val="2116439976"/>
        <w:rPr>
          <w:rFonts w:ascii="Times New Roman" w:hAnsi="Times New Roman" w:cs="Times New Roman"/>
          <w:i/>
          <w:lang w:val="en-US" w:eastAsia="zh-CN"/>
        </w:rPr>
      </w:pPr>
      <w:r w:rsidRPr="003D2C79">
        <w:rPr>
          <w:rFonts w:ascii="Times New Roman" w:hAnsi="Times New Roman" w:cs="Times New Roman"/>
          <w:i/>
          <w:lang w:val="en-US" w:eastAsia="zh-CN"/>
        </w:rPr>
        <w:t>(Undertakings provided in writing by the plaintiff/defendant*)</w:t>
      </w:r>
    </w:p>
    <w:p w14:paraId="2676E71E" w14:textId="77777777" w:rsidR="00043B9F" w:rsidRPr="003D2C79" w:rsidRDefault="00043B9F" w:rsidP="006172E9">
      <w:pPr>
        <w:pStyle w:val="ListParagraph"/>
        <w:numPr>
          <w:ilvl w:val="0"/>
          <w:numId w:val="113"/>
        </w:numPr>
        <w:tabs>
          <w:tab w:val="left" w:pos="851"/>
        </w:tabs>
        <w:ind w:left="782" w:hanging="357"/>
        <w:contextualSpacing/>
        <w:jc w:val="both"/>
        <w:divId w:val="2116439976"/>
        <w:rPr>
          <w:sz w:val="24"/>
          <w:szCs w:val="24"/>
        </w:rPr>
      </w:pPr>
      <w:r w:rsidRPr="003D2C79">
        <w:rPr>
          <w:sz w:val="24"/>
          <w:szCs w:val="24"/>
        </w:rPr>
        <w:t>If the Court later finds that this Order or the carrying out of this Order has caused loss to the plaintiff/defendant*, and decides that the plaintiff/defendant* should be compensated for that loss, the plaintiff/defendant* shall comply with any order that the Court may make with regard to the payment of such compensation.</w:t>
      </w:r>
    </w:p>
    <w:p w14:paraId="3A8D3042" w14:textId="77777777" w:rsidR="00043B9F" w:rsidRPr="003D2C79" w:rsidRDefault="00043B9F" w:rsidP="00043B9F">
      <w:pPr>
        <w:pStyle w:val="ListParagraph"/>
        <w:tabs>
          <w:tab w:val="left" w:pos="851"/>
        </w:tabs>
        <w:ind w:left="786"/>
        <w:jc w:val="both"/>
        <w:divId w:val="2116439976"/>
        <w:rPr>
          <w:sz w:val="24"/>
          <w:szCs w:val="24"/>
        </w:rPr>
      </w:pPr>
    </w:p>
    <w:p w14:paraId="55811CF5" w14:textId="77777777" w:rsidR="00043B9F" w:rsidRPr="003D2C79" w:rsidRDefault="00043B9F" w:rsidP="006172E9">
      <w:pPr>
        <w:pStyle w:val="ListParagraph"/>
        <w:numPr>
          <w:ilvl w:val="0"/>
          <w:numId w:val="113"/>
        </w:numPr>
        <w:tabs>
          <w:tab w:val="left" w:pos="851"/>
        </w:tabs>
        <w:contextualSpacing/>
        <w:jc w:val="both"/>
        <w:divId w:val="2116439976"/>
        <w:rPr>
          <w:sz w:val="24"/>
          <w:szCs w:val="24"/>
        </w:rPr>
      </w:pPr>
      <w:r w:rsidRPr="003D2C79">
        <w:rPr>
          <w:sz w:val="24"/>
          <w:szCs w:val="24"/>
        </w:rPr>
        <w:t>The plaintiff/defendant* shall provide any form of security including a banker’s guarantee for any sum as may be ordered by the Court for the purpose of securing against any loss caused to the plaintiff / defendant* arising from the Order or the carrying out of the said Order.</w:t>
      </w:r>
    </w:p>
    <w:p w14:paraId="5540B9B2" w14:textId="77777777" w:rsidR="00043B9F" w:rsidRPr="003D2C79" w:rsidRDefault="00043B9F" w:rsidP="00043B9F">
      <w:pPr>
        <w:tabs>
          <w:tab w:val="left" w:pos="851"/>
        </w:tabs>
        <w:spacing w:after="0" w:line="240" w:lineRule="auto"/>
        <w:ind w:left="851" w:hanging="425"/>
        <w:jc w:val="both"/>
        <w:divId w:val="2116439976"/>
        <w:rPr>
          <w:rFonts w:ascii="Times New Roman" w:hAnsi="Times New Roman" w:cs="Times New Roman"/>
          <w:lang w:val="en-US" w:eastAsia="zh-CN"/>
        </w:rPr>
      </w:pPr>
    </w:p>
    <w:p w14:paraId="2F20C193" w14:textId="77777777" w:rsidR="00043B9F" w:rsidRPr="003D2C79" w:rsidRDefault="00043B9F" w:rsidP="006172E9">
      <w:pPr>
        <w:pStyle w:val="ListParagraph"/>
        <w:numPr>
          <w:ilvl w:val="0"/>
          <w:numId w:val="113"/>
        </w:numPr>
        <w:tabs>
          <w:tab w:val="left" w:pos="851"/>
        </w:tabs>
        <w:contextualSpacing/>
        <w:jc w:val="both"/>
        <w:divId w:val="2116439976"/>
        <w:rPr>
          <w:sz w:val="24"/>
          <w:szCs w:val="24"/>
        </w:rPr>
      </w:pPr>
      <w:r w:rsidRPr="003D2C79">
        <w:rPr>
          <w:sz w:val="24"/>
          <w:szCs w:val="24"/>
        </w:rPr>
        <w:t>The plaintiff/defendant* shall pay the reasonable costs of anyone other than the plaintiff/defendant* which have been incurred as a result of this order and if the Court later finds that this order has caused such person loss, and decides that such person should be compensated for that loss, the plaintiff/defendant* shall comply with any order the Court may make.</w:t>
      </w:r>
    </w:p>
    <w:p w14:paraId="16AEEB10" w14:textId="77777777" w:rsidR="00043B9F" w:rsidRPr="003D2C79" w:rsidRDefault="00043B9F" w:rsidP="00043B9F">
      <w:pPr>
        <w:tabs>
          <w:tab w:val="left" w:pos="851"/>
        </w:tabs>
        <w:spacing w:after="0" w:line="240" w:lineRule="auto"/>
        <w:ind w:left="851" w:hanging="425"/>
        <w:jc w:val="both"/>
        <w:divId w:val="2116439976"/>
        <w:rPr>
          <w:rFonts w:ascii="Times New Roman" w:hAnsi="Times New Roman" w:cs="Times New Roman"/>
          <w:lang w:val="en-US" w:eastAsia="zh-CN"/>
        </w:rPr>
      </w:pPr>
    </w:p>
    <w:p w14:paraId="4F7C834D" w14:textId="77777777" w:rsidR="00043B9F" w:rsidRPr="003D2C79" w:rsidRDefault="00043B9F" w:rsidP="006172E9">
      <w:pPr>
        <w:pStyle w:val="ListParagraph"/>
        <w:numPr>
          <w:ilvl w:val="0"/>
          <w:numId w:val="113"/>
        </w:numPr>
        <w:tabs>
          <w:tab w:val="left" w:pos="851"/>
        </w:tabs>
        <w:contextualSpacing/>
        <w:jc w:val="both"/>
        <w:divId w:val="2116439976"/>
        <w:rPr>
          <w:sz w:val="24"/>
          <w:szCs w:val="24"/>
        </w:rPr>
      </w:pPr>
      <w:r w:rsidRPr="003D2C79">
        <w:rPr>
          <w:sz w:val="24"/>
          <w:szCs w:val="24"/>
        </w:rPr>
        <w:t>At the same time this Order is served on the defendant/plaintiff*, the plaintiff/defendant* shall serve on the defendant/plaintiff* a copy of the application, supporting affidavits and exhibits containing the evidence relied on by the plaintiff/defendant*. If the application and supporting affidavits have not been filed, the plaintiff/defendant* shall serve the same within 1 working day from the filing of the application and supporting affidavits.</w:t>
      </w:r>
    </w:p>
    <w:p w14:paraId="76C60D8A" w14:textId="77777777" w:rsidR="00043B9F" w:rsidRPr="003D2C79" w:rsidRDefault="00043B9F" w:rsidP="00043B9F">
      <w:pPr>
        <w:tabs>
          <w:tab w:val="left" w:pos="851"/>
        </w:tabs>
        <w:autoSpaceDE w:val="0"/>
        <w:autoSpaceDN w:val="0"/>
        <w:adjustRightInd w:val="0"/>
        <w:spacing w:after="0" w:line="240" w:lineRule="auto"/>
        <w:ind w:left="930"/>
        <w:jc w:val="both"/>
        <w:divId w:val="2116439976"/>
        <w:rPr>
          <w:rFonts w:ascii="Times New Roman" w:hAnsi="Times New Roman" w:cs="Times New Roman"/>
          <w:lang w:val="en-US" w:eastAsia="zh-CN"/>
        </w:rPr>
      </w:pPr>
    </w:p>
    <w:p w14:paraId="27026EE8" w14:textId="77777777" w:rsidR="00043B9F" w:rsidRPr="003D2C79" w:rsidRDefault="00043B9F" w:rsidP="006172E9">
      <w:pPr>
        <w:pStyle w:val="ListParagraph"/>
        <w:numPr>
          <w:ilvl w:val="0"/>
          <w:numId w:val="113"/>
        </w:numPr>
        <w:tabs>
          <w:tab w:val="left" w:pos="851"/>
        </w:tabs>
        <w:contextualSpacing/>
        <w:jc w:val="both"/>
        <w:divId w:val="2116439976"/>
        <w:rPr>
          <w:sz w:val="24"/>
          <w:szCs w:val="24"/>
        </w:rPr>
      </w:pPr>
      <w:r w:rsidRPr="003D2C79">
        <w:rPr>
          <w:sz w:val="24"/>
          <w:szCs w:val="24"/>
        </w:rPr>
        <w:t>The plaintiff/defendant* shall indemnify the Family Justice Courts and the Bailiffs and keep them indemnified at all times against —</w:t>
      </w:r>
    </w:p>
    <w:p w14:paraId="236572DB" w14:textId="77777777" w:rsidR="00043B9F" w:rsidRPr="003D2C79" w:rsidRDefault="00043B9F" w:rsidP="00043B9F">
      <w:pPr>
        <w:pStyle w:val="ListParagraph"/>
        <w:tabs>
          <w:tab w:val="left" w:pos="851"/>
        </w:tabs>
        <w:ind w:left="786"/>
        <w:jc w:val="both"/>
        <w:divId w:val="2116439976"/>
        <w:rPr>
          <w:sz w:val="24"/>
          <w:szCs w:val="24"/>
        </w:rPr>
      </w:pPr>
    </w:p>
    <w:p w14:paraId="05F3F45C" w14:textId="77777777" w:rsidR="00043B9F" w:rsidRPr="003D2C79" w:rsidRDefault="00043B9F" w:rsidP="00043B9F">
      <w:pPr>
        <w:tabs>
          <w:tab w:val="left" w:pos="851"/>
        </w:tabs>
        <w:spacing w:after="0" w:line="240" w:lineRule="auto"/>
        <w:ind w:left="1440" w:hanging="1440"/>
        <w:jc w:val="both"/>
        <w:divId w:val="2116439976"/>
        <w:rPr>
          <w:rFonts w:ascii="Times New Roman" w:hAnsi="Times New Roman" w:cs="Times New Roman"/>
          <w:lang w:val="en-US" w:eastAsia="zh-CN"/>
        </w:rPr>
      </w:pPr>
      <w:r w:rsidRPr="003D2C79">
        <w:rPr>
          <w:rFonts w:ascii="Times New Roman" w:hAnsi="Times New Roman" w:cs="Times New Roman"/>
          <w:lang w:val="en-US" w:eastAsia="zh-CN"/>
        </w:rPr>
        <w:tab/>
        <w:t>(a)</w:t>
      </w:r>
      <w:r w:rsidRPr="003D2C79">
        <w:rPr>
          <w:rFonts w:ascii="Times New Roman" w:hAnsi="Times New Roman" w:cs="Times New Roman"/>
          <w:lang w:val="en-US" w:eastAsia="zh-CN"/>
        </w:rPr>
        <w:tab/>
        <w:t xml:space="preserve">all claims and payments for which the Family Justice Courts or the Bailiffs may, </w:t>
      </w:r>
      <w:proofErr w:type="gramStart"/>
      <w:r w:rsidRPr="003D2C79">
        <w:rPr>
          <w:rFonts w:ascii="Times New Roman" w:hAnsi="Times New Roman" w:cs="Times New Roman"/>
          <w:lang w:val="en-US" w:eastAsia="zh-CN"/>
        </w:rPr>
        <w:t>in the course of</w:t>
      </w:r>
      <w:proofErr w:type="gramEnd"/>
      <w:r w:rsidRPr="003D2C79">
        <w:rPr>
          <w:rFonts w:ascii="Times New Roman" w:hAnsi="Times New Roman" w:cs="Times New Roman"/>
          <w:lang w:val="en-US" w:eastAsia="zh-CN"/>
        </w:rPr>
        <w:t xml:space="preserve"> executing this Order, be rendered legally liable, and</w:t>
      </w:r>
    </w:p>
    <w:p w14:paraId="7AF214C2" w14:textId="77777777" w:rsidR="00043B9F" w:rsidRPr="003D2C79" w:rsidRDefault="00043B9F" w:rsidP="00043B9F">
      <w:pPr>
        <w:tabs>
          <w:tab w:val="left" w:pos="851"/>
        </w:tabs>
        <w:spacing w:after="0" w:line="240" w:lineRule="auto"/>
        <w:ind w:left="1440" w:hanging="1440"/>
        <w:jc w:val="both"/>
        <w:divId w:val="2116439976"/>
        <w:rPr>
          <w:rFonts w:ascii="Times New Roman" w:hAnsi="Times New Roman" w:cs="Times New Roman"/>
          <w:lang w:val="en-US" w:eastAsia="zh-CN"/>
        </w:rPr>
      </w:pPr>
      <w:r w:rsidRPr="003D2C79">
        <w:rPr>
          <w:rFonts w:ascii="Times New Roman" w:hAnsi="Times New Roman" w:cs="Times New Roman"/>
          <w:lang w:val="en-US" w:eastAsia="zh-CN"/>
        </w:rPr>
        <w:tab/>
        <w:t>(b)</w:t>
      </w:r>
      <w:r w:rsidRPr="003D2C79">
        <w:rPr>
          <w:rFonts w:ascii="Times New Roman" w:hAnsi="Times New Roman" w:cs="Times New Roman"/>
          <w:lang w:val="en-US" w:eastAsia="zh-CN"/>
        </w:rPr>
        <w:tab/>
        <w:t>all actions, suits, proceedings, claims, demands, costs and expenses whatsoever which may be taken or made against the Family Justice Courts or the Bailiffs or incurred or become payable by the Family Justice Courts or the Bailiffs in the course of executing this Order.</w:t>
      </w:r>
    </w:p>
    <w:p w14:paraId="34133E2E" w14:textId="77777777" w:rsidR="00043B9F" w:rsidRPr="003D2C79" w:rsidRDefault="00043B9F" w:rsidP="00043B9F">
      <w:pPr>
        <w:tabs>
          <w:tab w:val="left" w:pos="851"/>
        </w:tabs>
        <w:spacing w:after="0" w:line="240" w:lineRule="auto"/>
        <w:ind w:left="1440" w:hanging="1440"/>
        <w:jc w:val="both"/>
        <w:divId w:val="2116439976"/>
        <w:rPr>
          <w:rFonts w:ascii="Times New Roman" w:hAnsi="Times New Roman" w:cs="Times New Roman"/>
          <w:lang w:val="en-US" w:eastAsia="zh-CN"/>
        </w:rPr>
      </w:pPr>
    </w:p>
    <w:p w14:paraId="61452D2C" w14:textId="77777777" w:rsidR="00043B9F" w:rsidRPr="003D2C79" w:rsidRDefault="00043B9F" w:rsidP="006172E9">
      <w:pPr>
        <w:pStyle w:val="ListParagraph"/>
        <w:numPr>
          <w:ilvl w:val="0"/>
          <w:numId w:val="113"/>
        </w:numPr>
        <w:tabs>
          <w:tab w:val="left" w:pos="851"/>
        </w:tabs>
        <w:contextualSpacing/>
        <w:jc w:val="both"/>
        <w:divId w:val="2116439976"/>
        <w:rPr>
          <w:sz w:val="24"/>
          <w:szCs w:val="24"/>
        </w:rPr>
      </w:pPr>
      <w:r w:rsidRPr="003D2C79">
        <w:rPr>
          <w:sz w:val="24"/>
          <w:szCs w:val="24"/>
        </w:rPr>
        <w:t>The plaintiff/defendant* shall pay the costs, expenses and charges which may have to be incurred by the Court and/or the Bailiffs in connection with this Order, including the execution thereof.</w:t>
      </w:r>
    </w:p>
    <w:p w14:paraId="35E2CF3F" w14:textId="77777777" w:rsidR="00043B9F" w:rsidRPr="003D2C79" w:rsidRDefault="00043B9F" w:rsidP="00043B9F">
      <w:pPr>
        <w:tabs>
          <w:tab w:val="left" w:pos="567"/>
        </w:tabs>
        <w:autoSpaceDE w:val="0"/>
        <w:autoSpaceDN w:val="0"/>
        <w:adjustRightInd w:val="0"/>
        <w:spacing w:after="0" w:line="240" w:lineRule="auto"/>
        <w:jc w:val="both"/>
        <w:divId w:val="2116439976"/>
        <w:rPr>
          <w:rFonts w:ascii="Times New Roman" w:hAnsi="Times New Roman" w:cs="Times New Roman"/>
          <w:lang w:val="en-US"/>
        </w:rPr>
      </w:pPr>
    </w:p>
    <w:p w14:paraId="59356AB1" w14:textId="77777777" w:rsidR="00043B9F" w:rsidRDefault="00043B9F" w:rsidP="006172E9">
      <w:pPr>
        <w:pStyle w:val="ListParagraph"/>
        <w:numPr>
          <w:ilvl w:val="0"/>
          <w:numId w:val="113"/>
        </w:numPr>
        <w:tabs>
          <w:tab w:val="left" w:pos="851"/>
        </w:tabs>
        <w:contextualSpacing/>
        <w:jc w:val="both"/>
        <w:divId w:val="2116439976"/>
        <w:rPr>
          <w:sz w:val="24"/>
          <w:szCs w:val="24"/>
        </w:rPr>
      </w:pPr>
      <w:r w:rsidRPr="003D2C79">
        <w:rPr>
          <w:sz w:val="24"/>
          <w:szCs w:val="24"/>
        </w:rPr>
        <w:t>As and when required by the Court or the Bailiffs, the plaintiff/defendant* shall provide sufficient funds to the Court or the Bailiffs to meet the costs, expenses and charges which may have to be incurred by the Court and/or the Bailiffs in connection with this Order, including the execution thereof.</w:t>
      </w:r>
    </w:p>
    <w:p w14:paraId="714AFB17" w14:textId="77777777" w:rsidR="00BF5509" w:rsidRDefault="00BF5509" w:rsidP="00BF5509">
      <w:pPr>
        <w:pStyle w:val="ListParagraph"/>
        <w:divId w:val="2116439976"/>
        <w:rPr>
          <w:sz w:val="24"/>
          <w:szCs w:val="24"/>
        </w:rPr>
      </w:pPr>
    </w:p>
    <w:p w14:paraId="648F85AF" w14:textId="77777777" w:rsidR="00BF5509" w:rsidRDefault="00BF5509" w:rsidP="00BF5509">
      <w:pPr>
        <w:pStyle w:val="ListParagraph"/>
        <w:tabs>
          <w:tab w:val="left" w:pos="851"/>
        </w:tabs>
        <w:ind w:left="786"/>
        <w:contextualSpacing/>
        <w:jc w:val="both"/>
        <w:divId w:val="2116439976"/>
        <w:rPr>
          <w:sz w:val="24"/>
          <w:szCs w:val="24"/>
        </w:rPr>
      </w:pPr>
    </w:p>
    <w:p w14:paraId="71086CCD" w14:textId="77777777" w:rsidR="00BF5509" w:rsidRDefault="00BF5509" w:rsidP="00BF5509">
      <w:pPr>
        <w:pStyle w:val="ListParagraph"/>
        <w:tabs>
          <w:tab w:val="left" w:pos="851"/>
        </w:tabs>
        <w:ind w:left="786"/>
        <w:contextualSpacing/>
        <w:jc w:val="both"/>
        <w:divId w:val="2116439976"/>
        <w:rPr>
          <w:sz w:val="24"/>
          <w:szCs w:val="24"/>
        </w:rPr>
      </w:pPr>
    </w:p>
    <w:p w14:paraId="6B42F9B1" w14:textId="77777777" w:rsidR="00231F93" w:rsidRDefault="00231F93" w:rsidP="00BF5509">
      <w:pPr>
        <w:pStyle w:val="ListParagraph"/>
        <w:tabs>
          <w:tab w:val="left" w:pos="851"/>
        </w:tabs>
        <w:ind w:left="786"/>
        <w:contextualSpacing/>
        <w:jc w:val="both"/>
        <w:divId w:val="2116439976"/>
        <w:rPr>
          <w:sz w:val="24"/>
          <w:szCs w:val="24"/>
        </w:rPr>
        <w:sectPr w:rsidR="00231F93" w:rsidSect="00195FAF">
          <w:pgSz w:w="11907" w:h="16840" w:code="9"/>
          <w:pgMar w:top="992" w:right="1440" w:bottom="1276" w:left="1440" w:header="709" w:footer="709" w:gutter="0"/>
          <w:paperSrc w:first="7" w:other="7"/>
          <w:cols w:space="708"/>
          <w:titlePg/>
          <w:docGrid w:linePitch="360"/>
        </w:sectPr>
      </w:pPr>
    </w:p>
    <w:p w14:paraId="0371FA02" w14:textId="77777777" w:rsidR="00BF5509" w:rsidRPr="003D2C79" w:rsidRDefault="00BF5509" w:rsidP="00BF5509">
      <w:pPr>
        <w:pStyle w:val="ListParagraph"/>
        <w:tabs>
          <w:tab w:val="left" w:pos="851"/>
        </w:tabs>
        <w:ind w:left="786"/>
        <w:contextualSpacing/>
        <w:jc w:val="both"/>
        <w:divId w:val="2116439976"/>
        <w:rPr>
          <w:sz w:val="24"/>
          <w:szCs w:val="24"/>
        </w:rPr>
      </w:pPr>
    </w:p>
    <w:p w14:paraId="4690D832" w14:textId="77777777" w:rsidR="00043B9F" w:rsidRPr="003D2C79" w:rsidRDefault="00043B9F" w:rsidP="00043B9F">
      <w:pPr>
        <w:tabs>
          <w:tab w:val="left" w:pos="1843"/>
        </w:tabs>
        <w:spacing w:after="0" w:line="240" w:lineRule="auto"/>
        <w:jc w:val="center"/>
        <w:divId w:val="2116439976"/>
        <w:rPr>
          <w:rFonts w:ascii="Times New Roman" w:hAnsi="Times New Roman" w:cs="Times New Roman"/>
          <w:b/>
          <w:u w:val="single"/>
          <w:lang w:val="en-US" w:eastAsia="zh-CN"/>
        </w:rPr>
      </w:pPr>
      <w:r w:rsidRPr="003D2C79">
        <w:rPr>
          <w:rFonts w:ascii="Times New Roman" w:hAnsi="Times New Roman" w:cs="Times New Roman"/>
          <w:b/>
          <w:u w:val="single"/>
          <w:lang w:val="en-US" w:eastAsia="zh-CN"/>
        </w:rPr>
        <w:t>Schedule 2</w:t>
      </w:r>
    </w:p>
    <w:p w14:paraId="3DC2DC38" w14:textId="77777777" w:rsidR="00043B9F" w:rsidRPr="003D2C79" w:rsidRDefault="00043B9F" w:rsidP="00043B9F">
      <w:pPr>
        <w:tabs>
          <w:tab w:val="left" w:pos="1843"/>
        </w:tabs>
        <w:spacing w:after="0" w:line="240" w:lineRule="auto"/>
        <w:jc w:val="center"/>
        <w:divId w:val="2116439976"/>
        <w:rPr>
          <w:rFonts w:ascii="Times New Roman" w:hAnsi="Times New Roman" w:cs="Times New Roman"/>
          <w:i/>
          <w:lang w:val="en-US" w:eastAsia="zh-CN"/>
        </w:rPr>
      </w:pPr>
      <w:r w:rsidRPr="003D2C79">
        <w:rPr>
          <w:rFonts w:ascii="Times New Roman" w:hAnsi="Times New Roman" w:cs="Times New Roman"/>
          <w:i/>
          <w:lang w:val="en-US" w:eastAsia="zh-CN"/>
        </w:rPr>
        <w:t>(Undertakings provided in writing by the plaintiff’s/defendant’s* Counsel)</w:t>
      </w:r>
    </w:p>
    <w:p w14:paraId="778712F4" w14:textId="77777777" w:rsidR="00043B9F" w:rsidRDefault="00043B9F" w:rsidP="006172E9">
      <w:pPr>
        <w:numPr>
          <w:ilvl w:val="0"/>
          <w:numId w:val="28"/>
        </w:numPr>
        <w:spacing w:before="0" w:after="0" w:line="240" w:lineRule="auto"/>
        <w:jc w:val="both"/>
        <w:divId w:val="2116439976"/>
        <w:rPr>
          <w:rFonts w:ascii="Times New Roman" w:hAnsi="Times New Roman" w:cs="Times New Roman"/>
          <w:lang w:val="en-US" w:eastAsia="zh-CN"/>
        </w:rPr>
      </w:pPr>
      <w:r w:rsidRPr="003D2C79">
        <w:rPr>
          <w:rFonts w:ascii="Times New Roman" w:hAnsi="Times New Roman" w:cs="Times New Roman"/>
          <w:lang w:val="en-US" w:eastAsia="zh-CN"/>
        </w:rPr>
        <w:t xml:space="preserve">The plaintiff’s/defendant’s* Counsel shall personally ensure that this Order is executed in a calm and orderly manner respectful of the circumstances of the case. </w:t>
      </w:r>
    </w:p>
    <w:p w14:paraId="13EF06D7" w14:textId="77777777" w:rsidR="00043B9F" w:rsidRPr="003D2C79" w:rsidRDefault="00043B9F" w:rsidP="00043B9F">
      <w:pPr>
        <w:spacing w:after="0" w:line="240" w:lineRule="auto"/>
        <w:ind w:left="720"/>
        <w:jc w:val="both"/>
        <w:divId w:val="2116439976"/>
        <w:rPr>
          <w:rFonts w:ascii="Times New Roman" w:hAnsi="Times New Roman" w:cs="Times New Roman"/>
          <w:lang w:val="en-US" w:eastAsia="zh-CN"/>
        </w:rPr>
      </w:pPr>
    </w:p>
    <w:p w14:paraId="53E624AB" w14:textId="77777777" w:rsidR="00043B9F" w:rsidRDefault="00043B9F" w:rsidP="006172E9">
      <w:pPr>
        <w:numPr>
          <w:ilvl w:val="0"/>
          <w:numId w:val="28"/>
        </w:numPr>
        <w:spacing w:before="0" w:after="0" w:line="240" w:lineRule="auto"/>
        <w:jc w:val="both"/>
        <w:divId w:val="2116439976"/>
        <w:rPr>
          <w:rFonts w:ascii="Times New Roman" w:hAnsi="Times New Roman" w:cs="Times New Roman"/>
          <w:lang w:val="en-US" w:eastAsia="zh-CN"/>
        </w:rPr>
      </w:pPr>
      <w:r w:rsidRPr="003D2C79">
        <w:rPr>
          <w:rFonts w:ascii="Times New Roman" w:hAnsi="Times New Roman" w:cs="Times New Roman"/>
          <w:lang w:val="en-US" w:eastAsia="zh-CN"/>
        </w:rPr>
        <w:t>The plaintiff’s/defendant’s* Counsel shall pay the costs, expenses and charges which may have been incurred by the Court and/or the Bailiffs in connection with this Order, including the execution thereof, if such costs, expenses and charges are not fully paid by the plaintiff/defendant*.</w:t>
      </w:r>
    </w:p>
    <w:p w14:paraId="3F19A7A9" w14:textId="77777777" w:rsidR="00043B9F" w:rsidRPr="003D2C79" w:rsidRDefault="00043B9F" w:rsidP="00043B9F">
      <w:pPr>
        <w:spacing w:after="0" w:line="240" w:lineRule="auto"/>
        <w:ind w:left="720"/>
        <w:jc w:val="both"/>
        <w:divId w:val="2116439976"/>
        <w:rPr>
          <w:rFonts w:ascii="Times New Roman" w:hAnsi="Times New Roman" w:cs="Times New Roman"/>
          <w:lang w:val="en-US" w:eastAsia="zh-CN"/>
        </w:rPr>
      </w:pPr>
    </w:p>
    <w:p w14:paraId="5641DBAE" w14:textId="77777777" w:rsidR="00043B9F" w:rsidRPr="003D2C79" w:rsidRDefault="00043B9F" w:rsidP="006172E9">
      <w:pPr>
        <w:numPr>
          <w:ilvl w:val="0"/>
          <w:numId w:val="28"/>
        </w:numPr>
        <w:spacing w:before="0" w:after="0" w:line="240" w:lineRule="auto"/>
        <w:jc w:val="both"/>
        <w:divId w:val="2116439976"/>
        <w:rPr>
          <w:rFonts w:ascii="Times New Roman" w:hAnsi="Times New Roman" w:cs="Times New Roman"/>
          <w:lang w:val="en-US" w:eastAsia="zh-CN"/>
        </w:rPr>
      </w:pPr>
      <w:r w:rsidRPr="003D2C79">
        <w:rPr>
          <w:rFonts w:ascii="Times New Roman" w:hAnsi="Times New Roman" w:cs="Times New Roman"/>
          <w:lang w:val="en-US" w:eastAsia="zh-CN"/>
        </w:rPr>
        <w:t>As and when required by the Court or the Bailiffs, the plaintiff’s/defendant’s</w:t>
      </w:r>
      <w:r w:rsidRPr="003D2C79">
        <w:rPr>
          <w:rFonts w:ascii="Times New Roman" w:hAnsi="Times New Roman" w:cs="Times New Roman"/>
          <w:u w:val="single"/>
          <w:lang w:val="en-US" w:eastAsia="zh-CN"/>
        </w:rPr>
        <w:t xml:space="preserve"> </w:t>
      </w:r>
      <w:r w:rsidRPr="003D2C79">
        <w:rPr>
          <w:rFonts w:ascii="Times New Roman" w:hAnsi="Times New Roman" w:cs="Times New Roman"/>
          <w:lang w:val="en-US" w:eastAsia="zh-CN"/>
        </w:rPr>
        <w:t>Counsel shall provide sufficient funds to the Court or the Bailiffs to meet the costs, expenses and charges which may have to be incurred by the Court and/or the Bailiffs in connection with this Order, including the execution thereof.</w:t>
      </w:r>
    </w:p>
    <w:p w14:paraId="37958185" w14:textId="77777777" w:rsidR="00267633" w:rsidRPr="00267633" w:rsidRDefault="00267633" w:rsidP="00267633">
      <w:pPr>
        <w:spacing w:before="0" w:after="0" w:line="240" w:lineRule="auto"/>
        <w:ind w:left="720"/>
        <w:jc w:val="center"/>
        <w:divId w:val="2116439976"/>
        <w:rPr>
          <w:rFonts w:ascii="Times New Roman" w:hAnsi="Times New Roman" w:cs="Times New Roman"/>
          <w:b/>
          <w:lang w:val="en-US" w:eastAsia="zh-CN"/>
        </w:rPr>
      </w:pPr>
      <w:r w:rsidRPr="00267633">
        <w:rPr>
          <w:rFonts w:ascii="Times New Roman" w:hAnsi="Times New Roman" w:cs="Times New Roman"/>
          <w:b/>
          <w:lang w:val="en-US" w:eastAsia="zh-CN"/>
        </w:rPr>
        <w:br w:type="page"/>
      </w:r>
    </w:p>
    <w:tbl>
      <w:tblPr>
        <w:tblW w:w="9240" w:type="dxa"/>
        <w:jc w:val="center"/>
        <w:tblLayout w:type="fixed"/>
        <w:tblLook w:val="0000" w:firstRow="0" w:lastRow="0" w:firstColumn="0" w:lastColumn="0" w:noHBand="0" w:noVBand="0"/>
      </w:tblPr>
      <w:tblGrid>
        <w:gridCol w:w="3080"/>
        <w:gridCol w:w="3080"/>
        <w:gridCol w:w="3080"/>
      </w:tblGrid>
      <w:tr w:rsidR="00267633" w:rsidRPr="00267633" w14:paraId="4A4AF9FD" w14:textId="77777777" w:rsidTr="00267633">
        <w:trPr>
          <w:divId w:val="2116439976"/>
          <w:jc w:val="center"/>
        </w:trPr>
        <w:tc>
          <w:tcPr>
            <w:tcW w:w="3080" w:type="dxa"/>
          </w:tcPr>
          <w:p w14:paraId="7D96A6F3"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lastRenderedPageBreak/>
              <w:br w:type="page"/>
            </w:r>
          </w:p>
        </w:tc>
        <w:tc>
          <w:tcPr>
            <w:tcW w:w="3080" w:type="dxa"/>
          </w:tcPr>
          <w:p w14:paraId="178FBE1A" w14:textId="77777777" w:rsidR="00267633" w:rsidRPr="00267633" w:rsidRDefault="00267633" w:rsidP="00267633">
            <w:pPr>
              <w:keepNext/>
              <w:spacing w:before="0" w:after="0" w:line="240" w:lineRule="auto"/>
              <w:jc w:val="center"/>
              <w:outlineLvl w:val="1"/>
              <w:rPr>
                <w:rFonts w:ascii="Times New Roman" w:hAnsi="Times New Roman"/>
                <w:bCs/>
                <w:iCs/>
                <w:spacing w:val="-3"/>
                <w:szCs w:val="28"/>
                <w:lang w:val="en-GB" w:eastAsia="zh-CN"/>
              </w:rPr>
            </w:pPr>
            <w:r w:rsidRPr="00267633">
              <w:rPr>
                <w:rFonts w:ascii="Times New Roman" w:hAnsi="Times New Roman"/>
                <w:bCs/>
                <w:iCs/>
                <w:spacing w:val="-3"/>
                <w:szCs w:val="28"/>
                <w:lang w:val="en-GB" w:eastAsia="zh-CN"/>
              </w:rPr>
              <w:t>FORM 262</w:t>
            </w:r>
          </w:p>
        </w:tc>
        <w:tc>
          <w:tcPr>
            <w:tcW w:w="3080" w:type="dxa"/>
          </w:tcPr>
          <w:p w14:paraId="007CAECF"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r>
    </w:tbl>
    <w:p w14:paraId="396540FE" w14:textId="77777777" w:rsidR="00267633" w:rsidRPr="00267633" w:rsidRDefault="00267633" w:rsidP="00267633">
      <w:pPr>
        <w:spacing w:before="0" w:after="0" w:line="240" w:lineRule="auto"/>
        <w:ind w:left="720"/>
        <w:jc w:val="center"/>
        <w:divId w:val="2116439976"/>
        <w:rPr>
          <w:rFonts w:ascii="Times New Roman" w:hAnsi="Times New Roman" w:cs="Times New Roman"/>
          <w:b/>
          <w:lang w:val="en-US" w:eastAsia="zh-CN"/>
        </w:rPr>
      </w:pPr>
    </w:p>
    <w:p w14:paraId="7C7B2CA8" w14:textId="77777777" w:rsidR="00267633" w:rsidRPr="00267633" w:rsidRDefault="00267633" w:rsidP="00267633">
      <w:pPr>
        <w:autoSpaceDE w:val="0"/>
        <w:autoSpaceDN w:val="0"/>
        <w:adjustRightInd w:val="0"/>
        <w:spacing w:before="0" w:after="0" w:line="240" w:lineRule="auto"/>
        <w:divId w:val="2116439976"/>
        <w:rPr>
          <w:rFonts w:ascii="Times New Roman" w:hAnsi="Times New Roman" w:cs="Times New Roman"/>
          <w:bCs/>
          <w:color w:val="000000"/>
          <w:sz w:val="22"/>
          <w:szCs w:val="22"/>
          <w:lang w:val="en-US" w:eastAsia="en-GB"/>
        </w:rPr>
      </w:pPr>
      <w:r w:rsidRPr="00267633">
        <w:rPr>
          <w:rFonts w:ascii="Times New Roman" w:hAnsi="Times New Roman" w:cs="Times New Roman"/>
          <w:bCs/>
          <w:color w:val="000000"/>
          <w:sz w:val="22"/>
          <w:szCs w:val="22"/>
          <w:lang w:val="en-US" w:eastAsia="en-GB"/>
        </w:rPr>
        <w:t>Para 158</w:t>
      </w:r>
    </w:p>
    <w:p w14:paraId="1C6D27D0" w14:textId="77777777" w:rsidR="00267633" w:rsidRPr="00267633" w:rsidRDefault="00267633" w:rsidP="00267633">
      <w:pPr>
        <w:autoSpaceDE w:val="0"/>
        <w:autoSpaceDN w:val="0"/>
        <w:adjustRightInd w:val="0"/>
        <w:spacing w:before="0" w:after="0" w:line="240" w:lineRule="auto"/>
        <w:jc w:val="center"/>
        <w:divId w:val="2116439976"/>
        <w:rPr>
          <w:rFonts w:ascii="Times New Roman" w:hAnsi="Times New Roman" w:cs="Times New Roman"/>
          <w:b/>
          <w:bCs/>
          <w:color w:val="000000"/>
          <w:lang w:val="en-US" w:eastAsia="en-GB"/>
        </w:rPr>
      </w:pPr>
    </w:p>
    <w:p w14:paraId="229D16EE" w14:textId="77777777" w:rsidR="00267633" w:rsidRPr="00267633" w:rsidRDefault="00267633" w:rsidP="00267633">
      <w:pPr>
        <w:autoSpaceDE w:val="0"/>
        <w:autoSpaceDN w:val="0"/>
        <w:adjustRightInd w:val="0"/>
        <w:spacing w:before="0" w:after="0" w:line="240" w:lineRule="auto"/>
        <w:jc w:val="center"/>
        <w:divId w:val="2116439976"/>
        <w:rPr>
          <w:rFonts w:ascii="Times New Roman" w:hAnsi="Times New Roman" w:cs="Times New Roman"/>
          <w:b/>
          <w:bCs/>
          <w:color w:val="000000"/>
          <w:lang w:val="en-US" w:eastAsia="en-GB"/>
        </w:rPr>
      </w:pPr>
      <w:r w:rsidRPr="00267633">
        <w:rPr>
          <w:rFonts w:ascii="Times New Roman" w:hAnsi="Times New Roman" w:cs="Times New Roman"/>
          <w:b/>
          <w:bCs/>
          <w:color w:val="000000"/>
          <w:lang w:val="en-US" w:eastAsia="en-GB"/>
        </w:rPr>
        <w:t>IN THE FAMILY JUSTICE COURTS OF THE REPUBLIC OF SINGAPORE</w:t>
      </w:r>
    </w:p>
    <w:p w14:paraId="7F855D0F" w14:textId="77777777" w:rsidR="00267633" w:rsidRPr="00267633" w:rsidRDefault="00267633" w:rsidP="00267633">
      <w:pPr>
        <w:autoSpaceDE w:val="0"/>
        <w:autoSpaceDN w:val="0"/>
        <w:adjustRightInd w:val="0"/>
        <w:spacing w:before="0" w:after="0" w:line="240" w:lineRule="auto"/>
        <w:jc w:val="center"/>
        <w:divId w:val="2116439976"/>
        <w:rPr>
          <w:rFonts w:ascii="Times New Roman" w:hAnsi="Times New Roman" w:cs="Times New Roman"/>
          <w:color w:val="000000"/>
          <w:lang w:val="en-US" w:eastAsia="en-GB"/>
        </w:rPr>
      </w:pPr>
    </w:p>
    <w:p w14:paraId="3A4FF5EC" w14:textId="77777777" w:rsidR="00267633" w:rsidRPr="00267633" w:rsidRDefault="00267633" w:rsidP="00267633">
      <w:pPr>
        <w:autoSpaceDE w:val="0"/>
        <w:autoSpaceDN w:val="0"/>
        <w:adjustRightInd w:val="0"/>
        <w:spacing w:before="0" w:after="0" w:line="240" w:lineRule="auto"/>
        <w:divId w:val="2116439976"/>
        <w:rPr>
          <w:rFonts w:ascii="Times New Roman" w:hAnsi="Times New Roman" w:cs="Times New Roman"/>
          <w:color w:val="000000"/>
          <w:lang w:val="en-US" w:eastAsia="en-GB"/>
        </w:rPr>
      </w:pPr>
      <w:r w:rsidRPr="00267633">
        <w:rPr>
          <w:rFonts w:ascii="Times New Roman" w:hAnsi="Times New Roman" w:cs="Times New Roman"/>
          <w:color w:val="000000"/>
          <w:lang w:val="en-US" w:eastAsia="en-GB"/>
        </w:rPr>
        <w:t>OSF No.</w:t>
      </w:r>
    </w:p>
    <w:p w14:paraId="289A20BF" w14:textId="77777777" w:rsidR="00267633" w:rsidRPr="00267633" w:rsidRDefault="00267633" w:rsidP="00267633">
      <w:pPr>
        <w:autoSpaceDE w:val="0"/>
        <w:autoSpaceDN w:val="0"/>
        <w:adjustRightInd w:val="0"/>
        <w:spacing w:before="0" w:after="0" w:line="240" w:lineRule="auto"/>
        <w:jc w:val="center"/>
        <w:divId w:val="2116439976"/>
        <w:rPr>
          <w:rFonts w:ascii="Times New Roman" w:hAnsi="Times New Roman" w:cs="Times New Roman"/>
          <w:color w:val="000000"/>
          <w:lang w:val="en-US" w:eastAsia="en-GB"/>
        </w:rPr>
      </w:pPr>
    </w:p>
    <w:p w14:paraId="3BE71A33" w14:textId="77777777" w:rsidR="00267633" w:rsidRPr="00267633" w:rsidRDefault="00267633" w:rsidP="00267633">
      <w:pPr>
        <w:autoSpaceDE w:val="0"/>
        <w:autoSpaceDN w:val="0"/>
        <w:adjustRightInd w:val="0"/>
        <w:spacing w:before="0" w:after="0" w:line="240" w:lineRule="auto"/>
        <w:jc w:val="center"/>
        <w:divId w:val="2116439976"/>
        <w:rPr>
          <w:rFonts w:ascii="Times New Roman" w:hAnsi="Times New Roman" w:cs="Times New Roman"/>
          <w:color w:val="000000"/>
          <w:lang w:val="en-US" w:eastAsia="en-GB"/>
        </w:rPr>
      </w:pPr>
      <w:r w:rsidRPr="00267633">
        <w:rPr>
          <w:rFonts w:ascii="Times New Roman" w:hAnsi="Times New Roman" w:cs="Times New Roman"/>
          <w:color w:val="000000"/>
          <w:lang w:val="en-US" w:eastAsia="en-GB"/>
        </w:rPr>
        <w:t>Between</w:t>
      </w:r>
    </w:p>
    <w:p w14:paraId="2BE4F610" w14:textId="77777777" w:rsidR="00267633" w:rsidRPr="00267633" w:rsidRDefault="00267633" w:rsidP="00267633">
      <w:pPr>
        <w:autoSpaceDE w:val="0"/>
        <w:autoSpaceDN w:val="0"/>
        <w:adjustRightInd w:val="0"/>
        <w:spacing w:before="0" w:after="0" w:line="240" w:lineRule="auto"/>
        <w:jc w:val="center"/>
        <w:divId w:val="2116439976"/>
        <w:rPr>
          <w:rFonts w:ascii="Times New Roman" w:hAnsi="Times New Roman" w:cs="Times New Roman"/>
          <w:color w:val="000000"/>
          <w:lang w:val="en-US" w:eastAsia="en-GB"/>
        </w:rPr>
      </w:pPr>
    </w:p>
    <w:p w14:paraId="09C08DFF" w14:textId="77777777" w:rsidR="00267633" w:rsidRPr="00267633" w:rsidRDefault="00267633" w:rsidP="00267633">
      <w:pPr>
        <w:autoSpaceDE w:val="0"/>
        <w:autoSpaceDN w:val="0"/>
        <w:adjustRightInd w:val="0"/>
        <w:spacing w:before="0" w:after="0" w:line="240" w:lineRule="auto"/>
        <w:jc w:val="center"/>
        <w:divId w:val="2116439976"/>
        <w:rPr>
          <w:rFonts w:ascii="Times New Roman" w:hAnsi="Times New Roman" w:cs="Times New Roman"/>
          <w:color w:val="000000"/>
          <w:lang w:val="en-US" w:eastAsia="en-GB"/>
        </w:rPr>
      </w:pPr>
      <w:r w:rsidRPr="00267633">
        <w:rPr>
          <w:rFonts w:ascii="Times New Roman" w:hAnsi="Times New Roman" w:cs="Times New Roman"/>
          <w:color w:val="000000"/>
          <w:lang w:val="en-US" w:eastAsia="en-GB"/>
        </w:rPr>
        <w:t>[Name] …Plaintiff</w:t>
      </w:r>
    </w:p>
    <w:p w14:paraId="3B141C5F" w14:textId="77777777" w:rsidR="00267633" w:rsidRPr="00267633" w:rsidRDefault="00267633" w:rsidP="00267633">
      <w:pPr>
        <w:autoSpaceDE w:val="0"/>
        <w:autoSpaceDN w:val="0"/>
        <w:adjustRightInd w:val="0"/>
        <w:spacing w:before="0" w:after="0" w:line="240" w:lineRule="auto"/>
        <w:jc w:val="center"/>
        <w:divId w:val="2116439976"/>
        <w:rPr>
          <w:rFonts w:ascii="Times New Roman" w:hAnsi="Times New Roman" w:cs="Times New Roman"/>
          <w:color w:val="000000"/>
          <w:lang w:val="en-US" w:eastAsia="en-GB"/>
        </w:rPr>
      </w:pPr>
    </w:p>
    <w:p w14:paraId="0D912CDA" w14:textId="77777777" w:rsidR="00267633" w:rsidRPr="00267633" w:rsidRDefault="00267633" w:rsidP="00267633">
      <w:pPr>
        <w:autoSpaceDE w:val="0"/>
        <w:autoSpaceDN w:val="0"/>
        <w:adjustRightInd w:val="0"/>
        <w:spacing w:before="0" w:after="0" w:line="240" w:lineRule="auto"/>
        <w:jc w:val="center"/>
        <w:divId w:val="2116439976"/>
        <w:rPr>
          <w:rFonts w:ascii="Times New Roman" w:hAnsi="Times New Roman" w:cs="Times New Roman"/>
          <w:color w:val="000000"/>
          <w:lang w:val="en-US" w:eastAsia="en-GB"/>
        </w:rPr>
      </w:pPr>
      <w:r w:rsidRPr="00267633">
        <w:rPr>
          <w:rFonts w:ascii="Times New Roman" w:hAnsi="Times New Roman" w:cs="Times New Roman"/>
          <w:color w:val="000000"/>
          <w:lang w:val="en-US" w:eastAsia="en-GB"/>
        </w:rPr>
        <w:t>And</w:t>
      </w:r>
    </w:p>
    <w:p w14:paraId="15724D7D" w14:textId="77777777" w:rsidR="00267633" w:rsidRPr="00267633" w:rsidRDefault="00267633" w:rsidP="00267633">
      <w:pPr>
        <w:autoSpaceDE w:val="0"/>
        <w:autoSpaceDN w:val="0"/>
        <w:adjustRightInd w:val="0"/>
        <w:spacing w:before="0" w:after="0" w:line="240" w:lineRule="auto"/>
        <w:jc w:val="center"/>
        <w:divId w:val="2116439976"/>
        <w:rPr>
          <w:rFonts w:ascii="Times New Roman" w:hAnsi="Times New Roman" w:cs="Times New Roman"/>
          <w:color w:val="000000"/>
          <w:lang w:val="en-US" w:eastAsia="en-GB"/>
        </w:rPr>
      </w:pPr>
    </w:p>
    <w:p w14:paraId="5D1360EB" w14:textId="77777777" w:rsidR="00267633" w:rsidRPr="00267633" w:rsidRDefault="00267633" w:rsidP="00267633">
      <w:pPr>
        <w:autoSpaceDE w:val="0"/>
        <w:autoSpaceDN w:val="0"/>
        <w:adjustRightInd w:val="0"/>
        <w:spacing w:before="0" w:after="0" w:line="240" w:lineRule="auto"/>
        <w:jc w:val="center"/>
        <w:divId w:val="2116439976"/>
        <w:rPr>
          <w:rFonts w:ascii="Times New Roman" w:hAnsi="Times New Roman" w:cs="Times New Roman"/>
          <w:color w:val="000000"/>
          <w:lang w:val="en-US" w:eastAsia="en-GB"/>
        </w:rPr>
      </w:pPr>
      <w:r w:rsidRPr="00267633">
        <w:rPr>
          <w:rFonts w:ascii="Times New Roman" w:hAnsi="Times New Roman" w:cs="Times New Roman"/>
          <w:color w:val="000000"/>
          <w:lang w:val="en-US" w:eastAsia="en-GB"/>
        </w:rPr>
        <w:t>[Name] …Defendant</w:t>
      </w:r>
    </w:p>
    <w:p w14:paraId="4B79ED2A" w14:textId="77777777" w:rsidR="00267633" w:rsidRPr="00267633" w:rsidRDefault="00267633" w:rsidP="00267633">
      <w:pPr>
        <w:autoSpaceDE w:val="0"/>
        <w:autoSpaceDN w:val="0"/>
        <w:adjustRightInd w:val="0"/>
        <w:spacing w:before="0" w:after="0" w:line="240" w:lineRule="auto"/>
        <w:jc w:val="center"/>
        <w:divId w:val="2116439976"/>
        <w:rPr>
          <w:rFonts w:ascii="Times New Roman" w:hAnsi="Times New Roman" w:cs="Times New Roman"/>
          <w:color w:val="000000"/>
          <w:lang w:val="en-US" w:eastAsia="en-GB"/>
        </w:rPr>
      </w:pPr>
    </w:p>
    <w:p w14:paraId="1F8C3D46" w14:textId="77777777" w:rsidR="00267633" w:rsidRPr="00267633" w:rsidRDefault="00267633" w:rsidP="00267633">
      <w:pPr>
        <w:autoSpaceDE w:val="0"/>
        <w:autoSpaceDN w:val="0"/>
        <w:adjustRightInd w:val="0"/>
        <w:spacing w:before="0" w:after="0" w:line="240" w:lineRule="auto"/>
        <w:jc w:val="center"/>
        <w:divId w:val="2116439976"/>
        <w:rPr>
          <w:rFonts w:ascii="Times New Roman" w:hAnsi="Times New Roman" w:cs="Times New Roman"/>
          <w:color w:val="000000"/>
          <w:lang w:val="en-US" w:eastAsia="en-GB"/>
        </w:rPr>
      </w:pPr>
    </w:p>
    <w:p w14:paraId="6217782D" w14:textId="77777777" w:rsidR="00267633" w:rsidRPr="00267633" w:rsidRDefault="00267633" w:rsidP="00267633">
      <w:pPr>
        <w:spacing w:before="0" w:after="0" w:line="240" w:lineRule="auto"/>
        <w:jc w:val="center"/>
        <w:divId w:val="2116439976"/>
        <w:rPr>
          <w:rFonts w:ascii="Times New Roman" w:hAnsi="Times New Roman" w:cs="Times New Roman"/>
          <w:bCs/>
          <w:lang w:val="en-US" w:eastAsia="zh-CN"/>
        </w:rPr>
      </w:pPr>
      <w:r w:rsidRPr="00267633">
        <w:rPr>
          <w:rFonts w:ascii="Times New Roman" w:hAnsi="Times New Roman" w:cs="Times New Roman"/>
          <w:b/>
          <w:bCs/>
          <w:lang w:val="en-US" w:eastAsia="zh-CN"/>
        </w:rPr>
        <w:t>WRIT FOR SEIZURE</w:t>
      </w:r>
    </w:p>
    <w:p w14:paraId="396A36B5"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r w:rsidRPr="00267633">
        <w:rPr>
          <w:rFonts w:ascii="Times New Roman" w:hAnsi="Times New Roman" w:cs="Times New Roman"/>
          <w:lang w:val="en-US" w:eastAsia="zh-CN"/>
        </w:rPr>
        <w:t>To the Bailiff</w:t>
      </w:r>
    </w:p>
    <w:p w14:paraId="3AC187DC"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p>
    <w:p w14:paraId="2D85CF0D"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ab/>
        <w:t>Whereas by an Order of this Court pronounced this day, it was ordered that the infant [….] be returned to the custody of his/her lawful guardian, [….].</w:t>
      </w:r>
    </w:p>
    <w:p w14:paraId="0164EE2F"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p>
    <w:p w14:paraId="181226FE"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ab/>
        <w:t>You are directed to seize the person of the infant […] and the infant be delivered into the custody of his/her lawful guardian.</w:t>
      </w:r>
    </w:p>
    <w:p w14:paraId="0B6E8E4F" w14:textId="77777777" w:rsidR="00267633" w:rsidRPr="00267633" w:rsidRDefault="00267633" w:rsidP="00267633">
      <w:pPr>
        <w:spacing w:before="0" w:after="0" w:line="240" w:lineRule="auto"/>
        <w:jc w:val="center"/>
        <w:divId w:val="2116439976"/>
        <w:rPr>
          <w:rFonts w:ascii="Times New Roman" w:hAnsi="Times New Roman" w:cs="Times New Roman"/>
          <w:lang w:val="en-US" w:eastAsia="zh-CN"/>
        </w:rPr>
      </w:pPr>
    </w:p>
    <w:p w14:paraId="2B5615E0" w14:textId="77777777" w:rsidR="00267633" w:rsidRPr="00267633" w:rsidRDefault="00267633" w:rsidP="00267633">
      <w:pPr>
        <w:spacing w:before="0" w:after="0" w:line="240" w:lineRule="auto"/>
        <w:jc w:val="center"/>
        <w:divId w:val="2116439976"/>
        <w:rPr>
          <w:rFonts w:ascii="Times New Roman" w:hAnsi="Times New Roman" w:cs="Times New Roman"/>
          <w:lang w:val="en-US" w:eastAsia="zh-CN"/>
        </w:rPr>
      </w:pPr>
      <w:r w:rsidRPr="00267633">
        <w:rPr>
          <w:rFonts w:ascii="Times New Roman" w:hAnsi="Times New Roman" w:cs="Times New Roman"/>
          <w:lang w:val="en-US" w:eastAsia="zh-CN"/>
        </w:rPr>
        <w:t xml:space="preserve">Dated this </w:t>
      </w:r>
      <w:r w:rsidRPr="00267633">
        <w:rPr>
          <w:rFonts w:ascii="Times New Roman" w:hAnsi="Times New Roman" w:cs="Times New Roman"/>
          <w:lang w:val="en-US" w:eastAsia="zh-CN"/>
        </w:rPr>
        <w:tab/>
        <w:t xml:space="preserve">day of </w:t>
      </w:r>
      <w:r w:rsidRPr="00267633">
        <w:rPr>
          <w:rFonts w:ascii="Times New Roman" w:hAnsi="Times New Roman" w:cs="Times New Roman"/>
          <w:lang w:val="en-US" w:eastAsia="zh-CN"/>
        </w:rPr>
        <w:tab/>
      </w:r>
      <w:r w:rsidRPr="00267633">
        <w:rPr>
          <w:rFonts w:ascii="Times New Roman" w:hAnsi="Times New Roman" w:cs="Times New Roman"/>
          <w:lang w:val="en-US" w:eastAsia="zh-CN"/>
        </w:rPr>
        <w:tab/>
      </w:r>
      <w:r w:rsidRPr="00267633">
        <w:rPr>
          <w:rFonts w:ascii="Times New Roman" w:hAnsi="Times New Roman" w:cs="Times New Roman"/>
          <w:lang w:val="en-US" w:eastAsia="zh-CN"/>
        </w:rPr>
        <w:tab/>
        <w:t>20</w:t>
      </w:r>
    </w:p>
    <w:p w14:paraId="2091F1CE" w14:textId="77777777" w:rsidR="00267633" w:rsidRPr="00267633" w:rsidRDefault="00267633" w:rsidP="00267633">
      <w:pPr>
        <w:spacing w:before="0" w:after="0" w:line="240" w:lineRule="auto"/>
        <w:jc w:val="center"/>
        <w:divId w:val="2116439976"/>
        <w:rPr>
          <w:rFonts w:ascii="Times New Roman" w:hAnsi="Times New Roman" w:cs="Times New Roman"/>
          <w:lang w:val="en-US" w:eastAsia="zh-CN"/>
        </w:rPr>
      </w:pPr>
    </w:p>
    <w:p w14:paraId="19F6293E" w14:textId="77777777" w:rsidR="00267633" w:rsidRPr="00267633" w:rsidRDefault="00267633" w:rsidP="00267633">
      <w:pPr>
        <w:spacing w:before="0" w:after="0" w:line="240" w:lineRule="auto"/>
        <w:jc w:val="center"/>
        <w:divId w:val="2116439976"/>
        <w:rPr>
          <w:rFonts w:ascii="Times New Roman" w:hAnsi="Times New Roman" w:cs="Times New Roman"/>
          <w:lang w:val="en-US" w:eastAsia="zh-CN"/>
        </w:rPr>
      </w:pPr>
    </w:p>
    <w:p w14:paraId="1398F09A" w14:textId="77777777" w:rsidR="00267633" w:rsidRPr="00267633" w:rsidRDefault="00267633" w:rsidP="00267633">
      <w:pPr>
        <w:spacing w:before="0" w:after="0" w:line="240" w:lineRule="auto"/>
        <w:jc w:val="center"/>
        <w:divId w:val="2116439976"/>
        <w:rPr>
          <w:rFonts w:ascii="Times New Roman" w:hAnsi="Times New Roman" w:cs="Times New Roman"/>
          <w:lang w:val="en-US" w:eastAsia="zh-CN"/>
        </w:rPr>
      </w:pPr>
    </w:p>
    <w:p w14:paraId="6D530132" w14:textId="77777777" w:rsidR="00267633" w:rsidRPr="00267633" w:rsidRDefault="00267633" w:rsidP="00267633">
      <w:pPr>
        <w:spacing w:before="0" w:after="0" w:line="240" w:lineRule="auto"/>
        <w:jc w:val="right"/>
        <w:divId w:val="2116439976"/>
        <w:rPr>
          <w:rFonts w:ascii="Times New Roman" w:hAnsi="Times New Roman" w:cs="Times New Roman"/>
          <w:lang w:val="en-US" w:eastAsia="zh-CN"/>
        </w:rPr>
      </w:pPr>
      <w:r w:rsidRPr="00267633">
        <w:rPr>
          <w:rFonts w:ascii="Times New Roman" w:hAnsi="Times New Roman" w:cs="Times New Roman"/>
          <w:i/>
          <w:lang w:val="en-US" w:eastAsia="zh-CN"/>
        </w:rPr>
        <w:t>Registrar</w:t>
      </w:r>
    </w:p>
    <w:p w14:paraId="2461DB08" w14:textId="77777777" w:rsidR="00267633" w:rsidRPr="00267633" w:rsidRDefault="00267633" w:rsidP="00267633">
      <w:pPr>
        <w:spacing w:before="0" w:after="0" w:line="240" w:lineRule="auto"/>
        <w:divId w:val="2116439976"/>
        <w:rPr>
          <w:rFonts w:ascii="Times New Roman" w:hAnsi="Times New Roman" w:cs="Times New Roman"/>
          <w:b/>
          <w:sz w:val="26"/>
          <w:szCs w:val="26"/>
          <w:lang w:val="en-US" w:eastAsia="zh-CN"/>
        </w:rPr>
      </w:pPr>
      <w:r w:rsidRPr="00267633">
        <w:rPr>
          <w:rFonts w:ascii="Times New Roman" w:hAnsi="Times New Roman" w:cs="Times New Roman"/>
          <w:b/>
          <w:sz w:val="26"/>
          <w:szCs w:val="26"/>
          <w:lang w:val="en-US" w:eastAsia="zh-CN"/>
        </w:rPr>
        <w:br w:type="page"/>
      </w:r>
    </w:p>
    <w:tbl>
      <w:tblPr>
        <w:tblW w:w="9240" w:type="dxa"/>
        <w:jc w:val="center"/>
        <w:tblLayout w:type="fixed"/>
        <w:tblLook w:val="0000" w:firstRow="0" w:lastRow="0" w:firstColumn="0" w:lastColumn="0" w:noHBand="0" w:noVBand="0"/>
      </w:tblPr>
      <w:tblGrid>
        <w:gridCol w:w="3080"/>
        <w:gridCol w:w="3080"/>
        <w:gridCol w:w="3080"/>
      </w:tblGrid>
      <w:tr w:rsidR="00267633" w:rsidRPr="00267633" w14:paraId="4559E795" w14:textId="77777777" w:rsidTr="00267633">
        <w:trPr>
          <w:divId w:val="2116439976"/>
          <w:jc w:val="center"/>
        </w:trPr>
        <w:tc>
          <w:tcPr>
            <w:tcW w:w="3080" w:type="dxa"/>
          </w:tcPr>
          <w:p w14:paraId="591C8783"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lastRenderedPageBreak/>
              <w:br w:type="page"/>
            </w:r>
          </w:p>
        </w:tc>
        <w:tc>
          <w:tcPr>
            <w:tcW w:w="3080" w:type="dxa"/>
          </w:tcPr>
          <w:p w14:paraId="3687A2FA" w14:textId="77777777" w:rsidR="00267633" w:rsidRPr="00267633" w:rsidRDefault="00267633" w:rsidP="00267633">
            <w:pPr>
              <w:keepNext/>
              <w:spacing w:before="0" w:after="0" w:line="240" w:lineRule="auto"/>
              <w:jc w:val="center"/>
              <w:outlineLvl w:val="1"/>
              <w:rPr>
                <w:rFonts w:ascii="Times New Roman" w:hAnsi="Times New Roman"/>
                <w:bCs/>
                <w:iCs/>
                <w:spacing w:val="-3"/>
                <w:szCs w:val="28"/>
                <w:lang w:val="en-GB" w:eastAsia="zh-CN"/>
              </w:rPr>
            </w:pPr>
            <w:r w:rsidRPr="00267633">
              <w:rPr>
                <w:rFonts w:ascii="Times New Roman" w:hAnsi="Times New Roman"/>
                <w:bCs/>
                <w:iCs/>
                <w:spacing w:val="-3"/>
                <w:szCs w:val="28"/>
                <w:lang w:val="en-GB" w:eastAsia="zh-CN"/>
              </w:rPr>
              <w:t>FORM 263</w:t>
            </w:r>
          </w:p>
        </w:tc>
        <w:tc>
          <w:tcPr>
            <w:tcW w:w="3080" w:type="dxa"/>
          </w:tcPr>
          <w:p w14:paraId="0C842A5D"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r>
    </w:tbl>
    <w:p w14:paraId="25162901" w14:textId="77777777" w:rsidR="00267633" w:rsidRPr="00267633" w:rsidRDefault="00267633" w:rsidP="00267633">
      <w:pPr>
        <w:spacing w:before="0" w:after="0" w:line="240" w:lineRule="auto"/>
        <w:ind w:left="720"/>
        <w:jc w:val="center"/>
        <w:divId w:val="2116439976"/>
        <w:rPr>
          <w:rFonts w:ascii="Times New Roman" w:hAnsi="Times New Roman" w:cs="Times New Roman"/>
          <w:b/>
          <w:sz w:val="26"/>
          <w:szCs w:val="26"/>
          <w:u w:val="single"/>
          <w:lang w:val="en-US" w:eastAsia="zh-CN"/>
        </w:rPr>
      </w:pPr>
    </w:p>
    <w:p w14:paraId="5E2FD817" w14:textId="77777777" w:rsidR="00267633" w:rsidRPr="00267633" w:rsidRDefault="00267633" w:rsidP="00267633">
      <w:pPr>
        <w:spacing w:before="0" w:after="0" w:line="240" w:lineRule="auto"/>
        <w:divId w:val="2116439976"/>
        <w:rPr>
          <w:rFonts w:ascii="Times New Roman" w:hAnsi="Times New Roman" w:cs="Times New Roman"/>
          <w:sz w:val="22"/>
          <w:szCs w:val="22"/>
          <w:lang w:val="en-US" w:eastAsia="zh-CN"/>
        </w:rPr>
      </w:pPr>
      <w:r w:rsidRPr="00267633">
        <w:rPr>
          <w:rFonts w:ascii="Times New Roman" w:hAnsi="Times New Roman" w:cs="Times New Roman"/>
          <w:sz w:val="22"/>
          <w:szCs w:val="22"/>
          <w:lang w:val="en-US" w:eastAsia="zh-CN"/>
        </w:rPr>
        <w:t>Para 158</w:t>
      </w:r>
    </w:p>
    <w:p w14:paraId="6C81C431" w14:textId="77777777" w:rsidR="00267633" w:rsidRPr="00267633" w:rsidRDefault="00267633" w:rsidP="00267633">
      <w:pPr>
        <w:autoSpaceDE w:val="0"/>
        <w:autoSpaceDN w:val="0"/>
        <w:adjustRightInd w:val="0"/>
        <w:spacing w:before="0" w:after="0" w:line="240" w:lineRule="auto"/>
        <w:jc w:val="center"/>
        <w:divId w:val="2116439976"/>
        <w:rPr>
          <w:rFonts w:ascii="Times New Roman" w:hAnsi="Times New Roman" w:cs="Times New Roman"/>
          <w:b/>
          <w:bCs/>
          <w:color w:val="000000"/>
          <w:lang w:val="en-US" w:eastAsia="en-GB"/>
        </w:rPr>
      </w:pPr>
      <w:r w:rsidRPr="00267633">
        <w:rPr>
          <w:rFonts w:ascii="Times New Roman" w:hAnsi="Times New Roman" w:cs="Times New Roman"/>
          <w:b/>
          <w:bCs/>
          <w:color w:val="000000"/>
          <w:lang w:val="en-US" w:eastAsia="en-GB"/>
        </w:rPr>
        <w:t>IN THE FAMILY JUSTICE COURTS OF THE REPUBLIC OF SINGAPORE</w:t>
      </w:r>
    </w:p>
    <w:p w14:paraId="495083D6" w14:textId="77777777" w:rsidR="00267633" w:rsidRPr="00267633" w:rsidRDefault="00267633" w:rsidP="00267633">
      <w:pPr>
        <w:autoSpaceDE w:val="0"/>
        <w:autoSpaceDN w:val="0"/>
        <w:adjustRightInd w:val="0"/>
        <w:spacing w:before="0" w:after="0" w:line="240" w:lineRule="auto"/>
        <w:jc w:val="center"/>
        <w:divId w:val="2116439976"/>
        <w:rPr>
          <w:rFonts w:ascii="Times New Roman" w:hAnsi="Times New Roman" w:cs="Times New Roman"/>
          <w:color w:val="000000"/>
          <w:lang w:val="en-US" w:eastAsia="en-GB"/>
        </w:rPr>
      </w:pPr>
    </w:p>
    <w:p w14:paraId="30DE8248" w14:textId="77777777" w:rsidR="00267633" w:rsidRPr="00267633" w:rsidRDefault="00267633" w:rsidP="00267633">
      <w:pPr>
        <w:autoSpaceDE w:val="0"/>
        <w:autoSpaceDN w:val="0"/>
        <w:adjustRightInd w:val="0"/>
        <w:spacing w:before="0" w:after="0" w:line="240" w:lineRule="auto"/>
        <w:divId w:val="2116439976"/>
        <w:rPr>
          <w:rFonts w:ascii="Times New Roman" w:hAnsi="Times New Roman" w:cs="Times New Roman"/>
          <w:color w:val="000000"/>
          <w:lang w:val="en-US" w:eastAsia="en-GB"/>
        </w:rPr>
      </w:pPr>
      <w:r w:rsidRPr="00267633">
        <w:rPr>
          <w:rFonts w:ascii="Times New Roman" w:hAnsi="Times New Roman" w:cs="Times New Roman"/>
          <w:color w:val="000000"/>
          <w:lang w:val="en-US" w:eastAsia="en-GB"/>
        </w:rPr>
        <w:t>OSF No.</w:t>
      </w:r>
    </w:p>
    <w:p w14:paraId="6338E051" w14:textId="77777777" w:rsidR="00267633" w:rsidRPr="00267633" w:rsidRDefault="00267633" w:rsidP="00267633">
      <w:pPr>
        <w:autoSpaceDE w:val="0"/>
        <w:autoSpaceDN w:val="0"/>
        <w:adjustRightInd w:val="0"/>
        <w:spacing w:before="0" w:after="0" w:line="240" w:lineRule="auto"/>
        <w:jc w:val="center"/>
        <w:divId w:val="2116439976"/>
        <w:rPr>
          <w:rFonts w:ascii="Times New Roman" w:hAnsi="Times New Roman" w:cs="Times New Roman"/>
          <w:color w:val="000000"/>
          <w:lang w:val="en-US" w:eastAsia="en-GB"/>
        </w:rPr>
      </w:pPr>
    </w:p>
    <w:p w14:paraId="18026D4D" w14:textId="77777777" w:rsidR="00267633" w:rsidRPr="00267633" w:rsidRDefault="00267633" w:rsidP="00267633">
      <w:pPr>
        <w:autoSpaceDE w:val="0"/>
        <w:autoSpaceDN w:val="0"/>
        <w:adjustRightInd w:val="0"/>
        <w:spacing w:before="0" w:after="0" w:line="240" w:lineRule="auto"/>
        <w:jc w:val="center"/>
        <w:divId w:val="2116439976"/>
        <w:rPr>
          <w:rFonts w:ascii="Times New Roman" w:hAnsi="Times New Roman" w:cs="Times New Roman"/>
          <w:color w:val="000000"/>
          <w:lang w:val="en-US" w:eastAsia="en-GB"/>
        </w:rPr>
      </w:pPr>
      <w:r w:rsidRPr="00267633">
        <w:rPr>
          <w:rFonts w:ascii="Times New Roman" w:hAnsi="Times New Roman" w:cs="Times New Roman"/>
          <w:color w:val="000000"/>
          <w:lang w:val="en-US" w:eastAsia="en-GB"/>
        </w:rPr>
        <w:t>Between</w:t>
      </w:r>
    </w:p>
    <w:p w14:paraId="3027EFB3" w14:textId="77777777" w:rsidR="00267633" w:rsidRPr="00267633" w:rsidRDefault="00267633" w:rsidP="00267633">
      <w:pPr>
        <w:autoSpaceDE w:val="0"/>
        <w:autoSpaceDN w:val="0"/>
        <w:adjustRightInd w:val="0"/>
        <w:spacing w:before="0" w:after="0" w:line="240" w:lineRule="auto"/>
        <w:jc w:val="center"/>
        <w:divId w:val="2116439976"/>
        <w:rPr>
          <w:rFonts w:ascii="Times New Roman" w:hAnsi="Times New Roman" w:cs="Times New Roman"/>
          <w:color w:val="000000"/>
          <w:lang w:val="en-US" w:eastAsia="en-GB"/>
        </w:rPr>
      </w:pPr>
    </w:p>
    <w:p w14:paraId="07237FDF" w14:textId="77777777" w:rsidR="00267633" w:rsidRPr="00267633" w:rsidRDefault="00267633" w:rsidP="00267633">
      <w:pPr>
        <w:autoSpaceDE w:val="0"/>
        <w:autoSpaceDN w:val="0"/>
        <w:adjustRightInd w:val="0"/>
        <w:spacing w:before="0" w:after="0" w:line="240" w:lineRule="auto"/>
        <w:jc w:val="center"/>
        <w:divId w:val="2116439976"/>
        <w:rPr>
          <w:rFonts w:ascii="Times New Roman" w:hAnsi="Times New Roman" w:cs="Times New Roman"/>
          <w:color w:val="000000"/>
          <w:lang w:val="en-US" w:eastAsia="en-GB"/>
        </w:rPr>
      </w:pPr>
      <w:r w:rsidRPr="00267633">
        <w:rPr>
          <w:rFonts w:ascii="Times New Roman" w:hAnsi="Times New Roman" w:cs="Times New Roman"/>
          <w:color w:val="000000"/>
          <w:lang w:val="en-US" w:eastAsia="en-GB"/>
        </w:rPr>
        <w:t>[Name] …Plaintiff</w:t>
      </w:r>
    </w:p>
    <w:p w14:paraId="77ED3951" w14:textId="77777777" w:rsidR="00267633" w:rsidRPr="00267633" w:rsidRDefault="00267633" w:rsidP="00267633">
      <w:pPr>
        <w:autoSpaceDE w:val="0"/>
        <w:autoSpaceDN w:val="0"/>
        <w:adjustRightInd w:val="0"/>
        <w:spacing w:before="0" w:after="0" w:line="240" w:lineRule="auto"/>
        <w:jc w:val="center"/>
        <w:divId w:val="2116439976"/>
        <w:rPr>
          <w:rFonts w:ascii="Times New Roman" w:hAnsi="Times New Roman" w:cs="Times New Roman"/>
          <w:color w:val="000000"/>
          <w:lang w:val="en-US" w:eastAsia="en-GB"/>
        </w:rPr>
      </w:pPr>
    </w:p>
    <w:p w14:paraId="62BCD82D" w14:textId="77777777" w:rsidR="00267633" w:rsidRPr="00267633" w:rsidRDefault="00267633" w:rsidP="00267633">
      <w:pPr>
        <w:autoSpaceDE w:val="0"/>
        <w:autoSpaceDN w:val="0"/>
        <w:adjustRightInd w:val="0"/>
        <w:spacing w:before="0" w:after="0" w:line="240" w:lineRule="auto"/>
        <w:jc w:val="center"/>
        <w:divId w:val="2116439976"/>
        <w:rPr>
          <w:rFonts w:ascii="Times New Roman" w:hAnsi="Times New Roman" w:cs="Times New Roman"/>
          <w:color w:val="000000"/>
          <w:lang w:val="en-US" w:eastAsia="en-GB"/>
        </w:rPr>
      </w:pPr>
      <w:r w:rsidRPr="00267633">
        <w:rPr>
          <w:rFonts w:ascii="Times New Roman" w:hAnsi="Times New Roman" w:cs="Times New Roman"/>
          <w:color w:val="000000"/>
          <w:lang w:val="en-US" w:eastAsia="en-GB"/>
        </w:rPr>
        <w:t>And</w:t>
      </w:r>
    </w:p>
    <w:p w14:paraId="01BE2B04" w14:textId="77777777" w:rsidR="00267633" w:rsidRPr="00267633" w:rsidRDefault="00267633" w:rsidP="00267633">
      <w:pPr>
        <w:autoSpaceDE w:val="0"/>
        <w:autoSpaceDN w:val="0"/>
        <w:adjustRightInd w:val="0"/>
        <w:spacing w:before="0" w:after="0" w:line="240" w:lineRule="auto"/>
        <w:jc w:val="center"/>
        <w:divId w:val="2116439976"/>
        <w:rPr>
          <w:rFonts w:ascii="Times New Roman" w:hAnsi="Times New Roman" w:cs="Times New Roman"/>
          <w:color w:val="000000"/>
          <w:lang w:val="en-US" w:eastAsia="en-GB"/>
        </w:rPr>
      </w:pPr>
    </w:p>
    <w:p w14:paraId="7784E4CF" w14:textId="77777777" w:rsidR="00267633" w:rsidRPr="00267633" w:rsidRDefault="00267633" w:rsidP="00267633">
      <w:pPr>
        <w:autoSpaceDE w:val="0"/>
        <w:autoSpaceDN w:val="0"/>
        <w:adjustRightInd w:val="0"/>
        <w:spacing w:before="0" w:after="0" w:line="240" w:lineRule="auto"/>
        <w:jc w:val="center"/>
        <w:divId w:val="2116439976"/>
        <w:rPr>
          <w:rFonts w:ascii="Times New Roman" w:hAnsi="Times New Roman" w:cs="Times New Roman"/>
          <w:color w:val="000000"/>
          <w:lang w:val="en-US" w:eastAsia="en-GB"/>
        </w:rPr>
      </w:pPr>
      <w:r w:rsidRPr="00267633">
        <w:rPr>
          <w:rFonts w:ascii="Times New Roman" w:hAnsi="Times New Roman" w:cs="Times New Roman"/>
          <w:color w:val="000000"/>
          <w:lang w:val="en-US" w:eastAsia="en-GB"/>
        </w:rPr>
        <w:t>[Name] …Defendant</w:t>
      </w:r>
    </w:p>
    <w:p w14:paraId="404AC76C" w14:textId="77777777" w:rsidR="00267633" w:rsidRPr="00267633" w:rsidRDefault="00267633" w:rsidP="00267633">
      <w:pPr>
        <w:autoSpaceDE w:val="0"/>
        <w:autoSpaceDN w:val="0"/>
        <w:adjustRightInd w:val="0"/>
        <w:spacing w:before="0" w:after="0" w:line="240" w:lineRule="auto"/>
        <w:divId w:val="2116439976"/>
        <w:rPr>
          <w:rFonts w:ascii="Times New Roman" w:hAnsi="Times New Roman" w:cs="Times New Roman"/>
          <w:color w:val="000000"/>
          <w:lang w:val="en-US" w:eastAsia="en-GB"/>
        </w:rPr>
      </w:pPr>
    </w:p>
    <w:p w14:paraId="0FD14C22" w14:textId="77777777" w:rsidR="00267633" w:rsidRPr="00267633" w:rsidRDefault="00267633" w:rsidP="00267633">
      <w:pPr>
        <w:autoSpaceDE w:val="0"/>
        <w:autoSpaceDN w:val="0"/>
        <w:adjustRightInd w:val="0"/>
        <w:spacing w:before="0" w:after="0" w:line="240" w:lineRule="auto"/>
        <w:jc w:val="center"/>
        <w:divId w:val="2116439976"/>
        <w:rPr>
          <w:rFonts w:ascii="Times New Roman" w:hAnsi="Times New Roman" w:cs="Times New Roman"/>
          <w:color w:val="000000"/>
          <w:lang w:val="en-US" w:eastAsia="en-GB"/>
        </w:rPr>
      </w:pPr>
    </w:p>
    <w:p w14:paraId="6B627C48" w14:textId="77777777" w:rsidR="00267633" w:rsidRPr="00267633" w:rsidRDefault="00267633" w:rsidP="00267633">
      <w:pPr>
        <w:spacing w:before="0" w:after="0" w:line="240" w:lineRule="auto"/>
        <w:jc w:val="center"/>
        <w:divId w:val="2116439976"/>
        <w:rPr>
          <w:rFonts w:ascii="Times New Roman" w:hAnsi="Times New Roman" w:cs="Times New Roman"/>
          <w:b/>
          <w:bCs/>
          <w:lang w:val="en-US" w:eastAsia="zh-CN"/>
        </w:rPr>
      </w:pPr>
      <w:r w:rsidRPr="00267633">
        <w:rPr>
          <w:rFonts w:ascii="Times New Roman" w:hAnsi="Times New Roman" w:cs="Times New Roman"/>
          <w:b/>
          <w:bCs/>
          <w:lang w:val="en-US" w:eastAsia="zh-CN"/>
        </w:rPr>
        <w:t>REQUEST FOR WRIT FOR SEIZURE</w:t>
      </w:r>
    </w:p>
    <w:p w14:paraId="3C46BE62" w14:textId="77777777" w:rsidR="00267633" w:rsidRPr="00267633" w:rsidRDefault="00267633" w:rsidP="00267633">
      <w:pPr>
        <w:spacing w:before="0" w:after="0" w:line="240" w:lineRule="auto"/>
        <w:jc w:val="center"/>
        <w:divId w:val="2116439976"/>
        <w:rPr>
          <w:rFonts w:ascii="Times New Roman" w:hAnsi="Times New Roman" w:cs="Times New Roman"/>
          <w:b/>
          <w:bCs/>
          <w:lang w:val="en-US" w:eastAsia="zh-CN"/>
        </w:rPr>
      </w:pPr>
    </w:p>
    <w:p w14:paraId="0102828F"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r w:rsidRPr="00267633">
        <w:rPr>
          <w:rFonts w:ascii="Times New Roman" w:hAnsi="Times New Roman" w:cs="Times New Roman"/>
          <w:lang w:val="en-US" w:eastAsia="zh-CN"/>
        </w:rPr>
        <w:t>Name of person entitled to execution (applicant</w:t>
      </w:r>
      <w:proofErr w:type="gramStart"/>
      <w:r w:rsidRPr="00267633">
        <w:rPr>
          <w:rFonts w:ascii="Times New Roman" w:hAnsi="Times New Roman" w:cs="Times New Roman"/>
          <w:lang w:val="en-US" w:eastAsia="zh-CN"/>
        </w:rPr>
        <w:t>) :</w:t>
      </w:r>
      <w:proofErr w:type="gramEnd"/>
    </w:p>
    <w:p w14:paraId="585749F7"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r w:rsidRPr="00267633">
        <w:rPr>
          <w:rFonts w:ascii="Times New Roman" w:hAnsi="Times New Roman" w:cs="Times New Roman"/>
          <w:lang w:val="en-US" w:eastAsia="zh-CN"/>
        </w:rPr>
        <w:t xml:space="preserve">Address of </w:t>
      </w:r>
      <w:proofErr w:type="gramStart"/>
      <w:r w:rsidRPr="00267633">
        <w:rPr>
          <w:rFonts w:ascii="Times New Roman" w:hAnsi="Times New Roman" w:cs="Times New Roman"/>
          <w:lang w:val="en-US" w:eastAsia="zh-CN"/>
        </w:rPr>
        <w:t>applicant :</w:t>
      </w:r>
      <w:proofErr w:type="gramEnd"/>
    </w:p>
    <w:p w14:paraId="27BD7468"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r w:rsidRPr="00267633">
        <w:rPr>
          <w:rFonts w:ascii="Times New Roman" w:hAnsi="Times New Roman" w:cs="Times New Roman"/>
          <w:lang w:val="en-US" w:eastAsia="zh-CN"/>
        </w:rPr>
        <w:t xml:space="preserve">Name of Solicitor for </w:t>
      </w:r>
      <w:proofErr w:type="gramStart"/>
      <w:r w:rsidRPr="00267633">
        <w:rPr>
          <w:rFonts w:ascii="Times New Roman" w:hAnsi="Times New Roman" w:cs="Times New Roman"/>
          <w:lang w:val="en-US" w:eastAsia="zh-CN"/>
        </w:rPr>
        <w:t>applicant :</w:t>
      </w:r>
      <w:proofErr w:type="gramEnd"/>
    </w:p>
    <w:p w14:paraId="2A277966"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r w:rsidRPr="00267633">
        <w:rPr>
          <w:rFonts w:ascii="Times New Roman" w:hAnsi="Times New Roman" w:cs="Times New Roman"/>
          <w:lang w:val="en-US" w:eastAsia="zh-CN"/>
        </w:rPr>
        <w:t xml:space="preserve">Address of the Solicitor for </w:t>
      </w:r>
      <w:proofErr w:type="gramStart"/>
      <w:r w:rsidRPr="00267633">
        <w:rPr>
          <w:rFonts w:ascii="Times New Roman" w:hAnsi="Times New Roman" w:cs="Times New Roman"/>
          <w:lang w:val="en-US" w:eastAsia="zh-CN"/>
        </w:rPr>
        <w:t>applicant :</w:t>
      </w:r>
      <w:proofErr w:type="gramEnd"/>
    </w:p>
    <w:p w14:paraId="4768F9B3"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Hereby request the Registrar to issue a Writ for Seizure to be executed at the Address of Execution to seize the person of the infant [</w:t>
      </w:r>
      <w:r w:rsidRPr="00267633">
        <w:rPr>
          <w:rFonts w:ascii="Times New Roman" w:hAnsi="Times New Roman" w:cs="Times New Roman"/>
          <w:i/>
          <w:lang w:val="en-US" w:eastAsia="zh-CN"/>
        </w:rPr>
        <w:t>name of infant</w:t>
      </w:r>
      <w:r w:rsidRPr="00267633">
        <w:rPr>
          <w:rFonts w:ascii="Times New Roman" w:hAnsi="Times New Roman" w:cs="Times New Roman"/>
          <w:lang w:val="en-US" w:eastAsia="zh-CN"/>
        </w:rPr>
        <w:t>] and the infant be returned to the custody of his/her lawful guardian.</w:t>
      </w:r>
    </w:p>
    <w:p w14:paraId="214011FC"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r w:rsidRPr="00267633">
        <w:rPr>
          <w:rFonts w:ascii="Times New Roman" w:hAnsi="Times New Roman" w:cs="Times New Roman"/>
          <w:lang w:val="en-US" w:eastAsia="zh-CN"/>
        </w:rPr>
        <w:t>Name of person subject to execution (respondent):</w:t>
      </w:r>
    </w:p>
    <w:p w14:paraId="31FEAEBD"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r w:rsidRPr="00267633">
        <w:rPr>
          <w:rFonts w:ascii="Times New Roman" w:hAnsi="Times New Roman" w:cs="Times New Roman"/>
          <w:lang w:val="en-US" w:eastAsia="zh-CN"/>
        </w:rPr>
        <w:t xml:space="preserve">Address of </w:t>
      </w:r>
      <w:proofErr w:type="gramStart"/>
      <w:r w:rsidRPr="00267633">
        <w:rPr>
          <w:rFonts w:ascii="Times New Roman" w:hAnsi="Times New Roman" w:cs="Times New Roman"/>
          <w:lang w:val="en-US" w:eastAsia="zh-CN"/>
        </w:rPr>
        <w:t>Execution :</w:t>
      </w:r>
      <w:proofErr w:type="gramEnd"/>
    </w:p>
    <w:p w14:paraId="1282595C"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r w:rsidRPr="00267633">
        <w:rPr>
          <w:rFonts w:ascii="Times New Roman" w:hAnsi="Times New Roman" w:cs="Times New Roman"/>
          <w:lang w:val="en-US" w:eastAsia="zh-CN"/>
        </w:rPr>
        <w:t xml:space="preserve">Attached herewith is a copy of the Order of Court duly sealed. </w:t>
      </w:r>
    </w:p>
    <w:p w14:paraId="2DAAE9F3"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p>
    <w:p w14:paraId="10DDECB7"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p>
    <w:p w14:paraId="2CCEEF5D" w14:textId="77777777" w:rsidR="00267633" w:rsidRPr="00267633" w:rsidRDefault="00267633" w:rsidP="00267633">
      <w:pPr>
        <w:spacing w:before="0" w:after="0" w:line="240" w:lineRule="auto"/>
        <w:jc w:val="center"/>
        <w:divId w:val="2116439976"/>
        <w:rPr>
          <w:rFonts w:ascii="Times New Roman" w:hAnsi="Times New Roman" w:cs="Times New Roman"/>
          <w:lang w:val="en-US" w:eastAsia="zh-CN"/>
        </w:rPr>
      </w:pPr>
      <w:r w:rsidRPr="00267633">
        <w:rPr>
          <w:rFonts w:ascii="Times New Roman" w:hAnsi="Times New Roman" w:cs="Times New Roman"/>
          <w:lang w:val="en-US" w:eastAsia="zh-CN"/>
        </w:rPr>
        <w:t>UNDERTAKING AND DECLARATION</w:t>
      </w:r>
    </w:p>
    <w:p w14:paraId="19C1962F" w14:textId="77777777" w:rsidR="00267633" w:rsidRPr="00267633" w:rsidRDefault="00267633" w:rsidP="006172E9">
      <w:pPr>
        <w:numPr>
          <w:ilvl w:val="0"/>
          <w:numId w:val="29"/>
        </w:numPr>
        <w:spacing w:before="0" w:after="200" w:line="276"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I/We hereby undertake to pay all your charges. Please appoint a suitable date to execute the Writ for Seizure.</w:t>
      </w:r>
    </w:p>
    <w:p w14:paraId="32AB42EC" w14:textId="4A7078F8" w:rsidR="00267633" w:rsidRPr="00267633" w:rsidRDefault="00267633" w:rsidP="006172E9">
      <w:pPr>
        <w:numPr>
          <w:ilvl w:val="0"/>
          <w:numId w:val="29"/>
        </w:numPr>
        <w:spacing w:before="0" w:after="200" w:line="276"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I/We hereby declare that as at the date of this Request, the person of the infant [</w:t>
      </w:r>
      <w:r w:rsidRPr="00267633">
        <w:rPr>
          <w:rFonts w:ascii="Times New Roman" w:hAnsi="Times New Roman" w:cs="Times New Roman"/>
          <w:i/>
          <w:lang w:val="en-US" w:eastAsia="zh-CN"/>
        </w:rPr>
        <w:t>name of infant]</w:t>
      </w:r>
      <w:r w:rsidRPr="00267633">
        <w:rPr>
          <w:rFonts w:ascii="Times New Roman" w:hAnsi="Times New Roman" w:cs="Times New Roman"/>
          <w:lang w:val="en-US" w:eastAsia="zh-CN"/>
        </w:rPr>
        <w:t xml:space="preserve"> is not subject to any other execution or order issued by the Family Justice Court or the </w:t>
      </w:r>
      <w:r w:rsidR="00681E46" w:rsidRPr="00681E46">
        <w:rPr>
          <w:rFonts w:ascii="Times New Roman" w:hAnsi="Times New Roman" w:cs="Times New Roman"/>
          <w:lang w:val="en-US" w:eastAsia="zh-CN"/>
        </w:rPr>
        <w:t xml:space="preserve">Family Division of the </w:t>
      </w:r>
      <w:r w:rsidRPr="00267633">
        <w:rPr>
          <w:rFonts w:ascii="Times New Roman" w:hAnsi="Times New Roman" w:cs="Times New Roman"/>
          <w:lang w:val="en-US" w:eastAsia="zh-CN"/>
        </w:rPr>
        <w:t>High Court.</w:t>
      </w:r>
    </w:p>
    <w:p w14:paraId="6F3313E6" w14:textId="77777777" w:rsidR="00267633" w:rsidRPr="00267633" w:rsidRDefault="00267633" w:rsidP="006172E9">
      <w:pPr>
        <w:numPr>
          <w:ilvl w:val="0"/>
          <w:numId w:val="29"/>
        </w:numPr>
        <w:spacing w:before="0" w:after="200" w:line="276"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I/We hereby declare that, as at the date of this declaration, I/we have reason to believe that the person subject to execution will be at the Address of Execution together with the infant [</w:t>
      </w:r>
      <w:r w:rsidRPr="00267633">
        <w:rPr>
          <w:rFonts w:ascii="Times New Roman" w:hAnsi="Times New Roman" w:cs="Times New Roman"/>
          <w:i/>
          <w:lang w:val="en-US" w:eastAsia="zh-CN"/>
        </w:rPr>
        <w:t>name</w:t>
      </w:r>
      <w:r w:rsidRPr="00267633">
        <w:rPr>
          <w:rFonts w:ascii="Times New Roman" w:hAnsi="Times New Roman" w:cs="Times New Roman"/>
          <w:lang w:val="en-US" w:eastAsia="zh-CN"/>
        </w:rPr>
        <w:t xml:space="preserve"> </w:t>
      </w:r>
      <w:r w:rsidRPr="00267633">
        <w:rPr>
          <w:rFonts w:ascii="Times New Roman" w:hAnsi="Times New Roman" w:cs="Times New Roman"/>
          <w:i/>
          <w:lang w:val="en-US" w:eastAsia="zh-CN"/>
        </w:rPr>
        <w:t>of infant</w:t>
      </w:r>
      <w:r w:rsidRPr="00267633">
        <w:rPr>
          <w:rFonts w:ascii="Times New Roman" w:hAnsi="Times New Roman" w:cs="Times New Roman"/>
          <w:lang w:val="en-US" w:eastAsia="zh-CN"/>
        </w:rPr>
        <w:t>].</w:t>
      </w:r>
    </w:p>
    <w:p w14:paraId="158F594A" w14:textId="77777777" w:rsidR="00267633" w:rsidRPr="00267633" w:rsidRDefault="00267633" w:rsidP="00267633">
      <w:pPr>
        <w:spacing w:before="0" w:after="0" w:line="240" w:lineRule="auto"/>
        <w:ind w:left="720"/>
        <w:jc w:val="center"/>
        <w:divId w:val="2116439976"/>
        <w:rPr>
          <w:rFonts w:ascii="Times New Roman" w:hAnsi="Times New Roman" w:cs="Times New Roman"/>
          <w:lang w:val="en-US" w:eastAsia="zh-CN"/>
        </w:rPr>
      </w:pPr>
      <w:r w:rsidRPr="00267633">
        <w:rPr>
          <w:rFonts w:ascii="Times New Roman" w:hAnsi="Times New Roman" w:cs="Times New Roman"/>
          <w:lang w:val="en-US" w:eastAsia="zh-CN"/>
        </w:rPr>
        <w:t>(State the grounds of belief)</w:t>
      </w:r>
    </w:p>
    <w:p w14:paraId="376133BD" w14:textId="77777777" w:rsidR="00267633" w:rsidRPr="00267633" w:rsidRDefault="00267633" w:rsidP="00267633">
      <w:pPr>
        <w:spacing w:before="0" w:after="0" w:line="240" w:lineRule="auto"/>
        <w:ind w:left="720"/>
        <w:divId w:val="2116439976"/>
        <w:rPr>
          <w:rFonts w:ascii="Times New Roman" w:hAnsi="Times New Roman" w:cs="Times New Roman"/>
          <w:lang w:val="en-US" w:eastAsia="zh-CN"/>
        </w:rPr>
      </w:pPr>
      <w:r w:rsidRPr="00267633">
        <w:rPr>
          <w:rFonts w:ascii="Times New Roman" w:hAnsi="Times New Roman" w:cs="Times New Roman"/>
          <w:lang w:val="en-US" w:eastAsia="zh-CN"/>
        </w:rPr>
        <w:t xml:space="preserve">NAME OF </w:t>
      </w:r>
      <w:proofErr w:type="gramStart"/>
      <w:r w:rsidRPr="00267633">
        <w:rPr>
          <w:rFonts w:ascii="Times New Roman" w:hAnsi="Times New Roman" w:cs="Times New Roman"/>
          <w:lang w:val="en-US" w:eastAsia="zh-CN"/>
        </w:rPr>
        <w:t>DECLARANT :</w:t>
      </w:r>
      <w:proofErr w:type="gramEnd"/>
    </w:p>
    <w:p w14:paraId="270ABAEB" w14:textId="77777777" w:rsidR="00267633" w:rsidRPr="00267633" w:rsidRDefault="00267633" w:rsidP="00267633">
      <w:pPr>
        <w:spacing w:before="0" w:after="0" w:line="240" w:lineRule="auto"/>
        <w:ind w:left="720"/>
        <w:divId w:val="2116439976"/>
        <w:rPr>
          <w:rFonts w:ascii="Times New Roman" w:hAnsi="Times New Roman" w:cs="Times New Roman"/>
          <w:lang w:val="en-US" w:eastAsia="zh-CN"/>
        </w:rPr>
      </w:pPr>
      <w:r w:rsidRPr="00267633">
        <w:rPr>
          <w:rFonts w:ascii="Times New Roman" w:hAnsi="Times New Roman" w:cs="Times New Roman"/>
          <w:lang w:val="en-US" w:eastAsia="zh-CN"/>
        </w:rPr>
        <w:t xml:space="preserve">Date of </w:t>
      </w:r>
      <w:proofErr w:type="gramStart"/>
      <w:r w:rsidRPr="00267633">
        <w:rPr>
          <w:rFonts w:ascii="Times New Roman" w:hAnsi="Times New Roman" w:cs="Times New Roman"/>
          <w:lang w:val="en-US" w:eastAsia="zh-CN"/>
        </w:rPr>
        <w:t>filing :</w:t>
      </w:r>
      <w:proofErr w:type="gramEnd"/>
    </w:p>
    <w:p w14:paraId="61B19A5E" w14:textId="77777777" w:rsidR="00267633" w:rsidRPr="00267633" w:rsidRDefault="00267633" w:rsidP="009E184C">
      <w:pPr>
        <w:spacing w:before="0" w:after="0" w:line="276" w:lineRule="auto"/>
        <w:ind w:hanging="709"/>
        <w:divId w:val="2116439976"/>
        <w:rPr>
          <w:rFonts w:ascii="Times New Roman" w:hAnsi="Times New Roman" w:cs="Times New Roman"/>
          <w:lang w:val="en-US" w:eastAsia="zh-CN"/>
        </w:rPr>
      </w:pPr>
      <w:r w:rsidRPr="00267633">
        <w:rPr>
          <w:rFonts w:ascii="Times New Roman" w:hAnsi="Times New Roman" w:cs="Times New Roman"/>
          <w:lang w:val="en-US" w:eastAsia="zh-CN"/>
        </w:rPr>
        <w:br w:type="page"/>
      </w:r>
    </w:p>
    <w:tbl>
      <w:tblPr>
        <w:tblW w:w="9240" w:type="dxa"/>
        <w:jc w:val="center"/>
        <w:tblLayout w:type="fixed"/>
        <w:tblLook w:val="0000" w:firstRow="0" w:lastRow="0" w:firstColumn="0" w:lastColumn="0" w:noHBand="0" w:noVBand="0"/>
      </w:tblPr>
      <w:tblGrid>
        <w:gridCol w:w="3080"/>
        <w:gridCol w:w="3080"/>
        <w:gridCol w:w="3080"/>
      </w:tblGrid>
      <w:tr w:rsidR="00565921" w:rsidRPr="003D2C79" w14:paraId="5EA4E21D" w14:textId="77777777" w:rsidTr="00757713">
        <w:trPr>
          <w:jc w:val="center"/>
        </w:trPr>
        <w:tc>
          <w:tcPr>
            <w:tcW w:w="3080" w:type="dxa"/>
          </w:tcPr>
          <w:p w14:paraId="757BEF8C" w14:textId="77777777" w:rsidR="00565921" w:rsidRPr="003D2C79" w:rsidRDefault="00565921" w:rsidP="009E184C">
            <w:pPr>
              <w:spacing w:before="0" w:after="0" w:line="276" w:lineRule="auto"/>
              <w:ind w:hanging="709"/>
              <w:rPr>
                <w:rFonts w:ascii="Times New Roman" w:hAnsi="Times New Roman" w:cs="Times New Roman"/>
                <w:sz w:val="20"/>
                <w:szCs w:val="20"/>
                <w:lang w:eastAsia="zh-CN"/>
              </w:rPr>
            </w:pPr>
            <w:r w:rsidRPr="003D2C79">
              <w:rPr>
                <w:rFonts w:ascii="Times New Roman" w:hAnsi="Times New Roman" w:cs="Times New Roman"/>
                <w:sz w:val="20"/>
                <w:szCs w:val="20"/>
                <w:lang w:eastAsia="zh-CN"/>
              </w:rPr>
              <w:lastRenderedPageBreak/>
              <w:br w:type="page"/>
            </w:r>
          </w:p>
        </w:tc>
        <w:tc>
          <w:tcPr>
            <w:tcW w:w="3080" w:type="dxa"/>
          </w:tcPr>
          <w:p w14:paraId="2EA1C12D" w14:textId="77777777" w:rsidR="00565921" w:rsidRPr="003D2C79" w:rsidRDefault="00565921" w:rsidP="009E184C">
            <w:pPr>
              <w:keepNext/>
              <w:spacing w:before="0" w:after="0" w:line="276" w:lineRule="auto"/>
              <w:ind w:hanging="709"/>
              <w:jc w:val="center"/>
              <w:outlineLvl w:val="1"/>
              <w:rPr>
                <w:rFonts w:ascii="Times New Roman" w:hAnsi="Times New Roman"/>
                <w:bCs/>
                <w:iCs/>
                <w:spacing w:val="-3"/>
                <w:szCs w:val="28"/>
                <w:lang w:eastAsia="zh-CN"/>
              </w:rPr>
            </w:pPr>
            <w:bookmarkStart w:id="198" w:name="Form264"/>
            <w:bookmarkEnd w:id="198"/>
            <w:r w:rsidRPr="003D2C79">
              <w:rPr>
                <w:rFonts w:ascii="Times New Roman" w:hAnsi="Times New Roman"/>
                <w:bCs/>
                <w:iCs/>
                <w:spacing w:val="-3"/>
                <w:szCs w:val="28"/>
                <w:lang w:eastAsia="zh-CN"/>
              </w:rPr>
              <w:t>FORM 264</w:t>
            </w:r>
          </w:p>
        </w:tc>
        <w:tc>
          <w:tcPr>
            <w:tcW w:w="3080" w:type="dxa"/>
          </w:tcPr>
          <w:p w14:paraId="0E7CA3CF" w14:textId="77777777" w:rsidR="00565921" w:rsidRPr="003D2C79" w:rsidRDefault="00565921" w:rsidP="009E184C">
            <w:pPr>
              <w:spacing w:before="0" w:after="0" w:line="276" w:lineRule="auto"/>
              <w:ind w:hanging="709"/>
              <w:rPr>
                <w:rFonts w:ascii="Times New Roman" w:hAnsi="Times New Roman" w:cs="Times New Roman"/>
                <w:sz w:val="20"/>
                <w:szCs w:val="20"/>
                <w:lang w:eastAsia="zh-CN"/>
              </w:rPr>
            </w:pPr>
          </w:p>
        </w:tc>
      </w:tr>
    </w:tbl>
    <w:p w14:paraId="768348ED" w14:textId="77777777" w:rsidR="00565921" w:rsidRPr="003D2C79" w:rsidRDefault="00565921" w:rsidP="00D94902">
      <w:pPr>
        <w:spacing w:before="0" w:after="0" w:line="276" w:lineRule="auto"/>
        <w:rPr>
          <w:rFonts w:ascii="Times New Roman" w:hAnsi="Times New Roman" w:cs="Times New Roman"/>
          <w:lang w:val="en-US" w:eastAsia="zh-CN"/>
        </w:rPr>
      </w:pPr>
      <w:r w:rsidRPr="003D2C79">
        <w:rPr>
          <w:rFonts w:ascii="Times New Roman" w:hAnsi="Times New Roman" w:cs="Times New Roman"/>
          <w:lang w:val="en-US" w:eastAsia="zh-CN"/>
        </w:rPr>
        <w:t>Para 158</w:t>
      </w:r>
    </w:p>
    <w:p w14:paraId="2591967F" w14:textId="77777777" w:rsidR="00565921" w:rsidRPr="003D2C79" w:rsidRDefault="00565921" w:rsidP="00D94902">
      <w:pPr>
        <w:spacing w:before="0" w:after="0" w:line="276" w:lineRule="auto"/>
        <w:jc w:val="center"/>
        <w:rPr>
          <w:rFonts w:ascii="Times New Roman" w:hAnsi="Times New Roman" w:cs="Times New Roman"/>
          <w:b/>
          <w:sz w:val="26"/>
          <w:szCs w:val="26"/>
          <w:u w:val="single"/>
          <w:lang w:val="en-US" w:eastAsia="zh-CN"/>
        </w:rPr>
      </w:pPr>
    </w:p>
    <w:p w14:paraId="5D475D47" w14:textId="77777777" w:rsidR="00565921" w:rsidRPr="003D2C79" w:rsidRDefault="00565921" w:rsidP="00D94902">
      <w:pPr>
        <w:spacing w:before="0" w:after="0" w:line="276" w:lineRule="auto"/>
        <w:jc w:val="center"/>
        <w:rPr>
          <w:rFonts w:ascii="Times New Roman" w:hAnsi="Times New Roman" w:cs="Times New Roman"/>
          <w:b/>
          <w:bCs/>
          <w:caps/>
          <w:lang w:val="en-US" w:eastAsia="zh-CN"/>
        </w:rPr>
      </w:pPr>
      <w:r w:rsidRPr="003D2C79">
        <w:rPr>
          <w:rFonts w:ascii="Times New Roman" w:hAnsi="Times New Roman" w:cs="Times New Roman"/>
          <w:b/>
          <w:bCs/>
          <w:caps/>
          <w:lang w:val="en-US" w:eastAsia="zh-CN"/>
        </w:rPr>
        <w:t>Applicant’s Letter of Indemnity</w:t>
      </w:r>
    </w:p>
    <w:p w14:paraId="15D25027" w14:textId="77777777" w:rsidR="00565921" w:rsidRPr="003D2C79" w:rsidRDefault="00565921" w:rsidP="00D94902">
      <w:pPr>
        <w:spacing w:before="0" w:after="0" w:line="276" w:lineRule="auto"/>
        <w:jc w:val="both"/>
        <w:rPr>
          <w:rFonts w:ascii="Times New Roman" w:hAnsi="Times New Roman" w:cs="Times New Roman"/>
          <w:lang w:val="en-US" w:eastAsia="zh-CN"/>
        </w:rPr>
      </w:pPr>
      <w:r w:rsidRPr="003D2C79">
        <w:rPr>
          <w:rFonts w:ascii="Times New Roman" w:hAnsi="Times New Roman" w:cs="Times New Roman"/>
          <w:lang w:val="en-US" w:eastAsia="zh-CN"/>
        </w:rPr>
        <w:t xml:space="preserve">Date: </w:t>
      </w:r>
    </w:p>
    <w:p w14:paraId="40599619" w14:textId="77777777" w:rsidR="00565921" w:rsidRPr="003D2C79" w:rsidRDefault="00565921" w:rsidP="00D94902">
      <w:pPr>
        <w:spacing w:before="0" w:after="0" w:line="276" w:lineRule="auto"/>
        <w:jc w:val="both"/>
        <w:rPr>
          <w:rFonts w:ascii="Times New Roman" w:hAnsi="Times New Roman" w:cs="Times New Roman"/>
          <w:lang w:val="en-US" w:eastAsia="zh-CN"/>
        </w:rPr>
      </w:pPr>
      <w:r w:rsidRPr="003D2C79">
        <w:rPr>
          <w:rFonts w:ascii="Times New Roman" w:hAnsi="Times New Roman" w:cs="Times New Roman"/>
          <w:lang w:val="en-US" w:eastAsia="zh-CN"/>
        </w:rPr>
        <w:t>The Bailiff</w:t>
      </w:r>
    </w:p>
    <w:p w14:paraId="47E0242F" w14:textId="77777777" w:rsidR="00565921" w:rsidRPr="003D2C79" w:rsidRDefault="00565921" w:rsidP="00D94902">
      <w:pPr>
        <w:spacing w:before="0" w:after="0" w:line="276" w:lineRule="auto"/>
        <w:jc w:val="both"/>
        <w:rPr>
          <w:rFonts w:ascii="Times New Roman" w:hAnsi="Times New Roman" w:cs="Times New Roman"/>
          <w:lang w:val="en-US" w:eastAsia="zh-CN"/>
        </w:rPr>
      </w:pPr>
      <w:r w:rsidRPr="003D2C79">
        <w:rPr>
          <w:rFonts w:ascii="Times New Roman" w:hAnsi="Times New Roman" w:cs="Times New Roman"/>
          <w:lang w:val="en-US" w:eastAsia="zh-CN"/>
        </w:rPr>
        <w:t>Dear Sir</w:t>
      </w:r>
    </w:p>
    <w:p w14:paraId="7CD8F683" w14:textId="77777777" w:rsidR="00565921" w:rsidRPr="003D2C79" w:rsidRDefault="00565921" w:rsidP="00D94902">
      <w:pPr>
        <w:spacing w:before="0" w:after="0" w:line="276" w:lineRule="auto"/>
        <w:jc w:val="both"/>
        <w:rPr>
          <w:rFonts w:ascii="Times New Roman" w:hAnsi="Times New Roman" w:cs="Times New Roman"/>
          <w:lang w:val="en-US" w:eastAsia="zh-CN"/>
        </w:rPr>
      </w:pPr>
    </w:p>
    <w:p w14:paraId="2A75FED2" w14:textId="77777777" w:rsidR="00565921" w:rsidRPr="003D2C79" w:rsidRDefault="00565921" w:rsidP="00D94902">
      <w:pPr>
        <w:spacing w:before="0" w:after="0" w:line="276" w:lineRule="auto"/>
        <w:jc w:val="both"/>
        <w:rPr>
          <w:rFonts w:ascii="Times New Roman" w:hAnsi="Times New Roman" w:cs="Times New Roman"/>
          <w:lang w:val="en-US" w:eastAsia="zh-CN"/>
        </w:rPr>
      </w:pPr>
      <w:r w:rsidRPr="003D2C79">
        <w:rPr>
          <w:rFonts w:ascii="Times New Roman" w:hAnsi="Times New Roman" w:cs="Times New Roman"/>
          <w:lang w:val="en-US" w:eastAsia="zh-CN"/>
        </w:rPr>
        <w:t>1.</w:t>
      </w:r>
      <w:r w:rsidRPr="003D2C79">
        <w:rPr>
          <w:rFonts w:ascii="Times New Roman" w:hAnsi="Times New Roman" w:cs="Times New Roman"/>
          <w:lang w:val="en-US" w:eastAsia="zh-CN"/>
        </w:rPr>
        <w:tab/>
        <w:t>I confirm that I have obtained a Court Order under section 14 of the Guardianship of Infants Act (Cap. 122).</w:t>
      </w:r>
    </w:p>
    <w:p w14:paraId="0BBD8241" w14:textId="77777777" w:rsidR="00565921" w:rsidRPr="003D2C79" w:rsidRDefault="00565921" w:rsidP="00D94902">
      <w:pPr>
        <w:spacing w:before="0" w:after="0" w:line="276" w:lineRule="auto"/>
        <w:jc w:val="both"/>
        <w:rPr>
          <w:rFonts w:ascii="Times New Roman" w:hAnsi="Times New Roman" w:cs="Times New Roman"/>
          <w:lang w:val="en-US" w:eastAsia="zh-CN"/>
        </w:rPr>
      </w:pPr>
    </w:p>
    <w:p w14:paraId="003AA16D" w14:textId="77777777" w:rsidR="00565921" w:rsidRPr="003D2C79" w:rsidRDefault="00565921" w:rsidP="00D94902">
      <w:pPr>
        <w:spacing w:before="0" w:after="0" w:line="276" w:lineRule="auto"/>
        <w:jc w:val="both"/>
        <w:rPr>
          <w:rFonts w:ascii="Times New Roman" w:hAnsi="Times New Roman" w:cs="Times New Roman"/>
          <w:lang w:val="en-US" w:eastAsia="zh-CN"/>
        </w:rPr>
      </w:pPr>
      <w:r w:rsidRPr="003D2C79">
        <w:rPr>
          <w:rFonts w:ascii="Times New Roman" w:hAnsi="Times New Roman" w:cs="Times New Roman"/>
          <w:lang w:val="en-US" w:eastAsia="zh-CN"/>
        </w:rPr>
        <w:t>2.</w:t>
      </w:r>
      <w:r w:rsidRPr="003D2C79">
        <w:rPr>
          <w:rFonts w:ascii="Times New Roman" w:hAnsi="Times New Roman" w:cs="Times New Roman"/>
          <w:lang w:val="en-US" w:eastAsia="zh-CN"/>
        </w:rPr>
        <w:tab/>
        <w:t>I confirm that I have placed a deposit of $300 by cheque no. ___________________ made payable to “Registrar, Supreme Court/AG” * as part of the Bailiff’s expenses in executing the Order.</w:t>
      </w:r>
    </w:p>
    <w:p w14:paraId="644F93B5" w14:textId="77777777" w:rsidR="00565921" w:rsidRPr="003D2C79" w:rsidRDefault="00565921" w:rsidP="00D94902">
      <w:pPr>
        <w:spacing w:before="0" w:after="0" w:line="276" w:lineRule="auto"/>
        <w:jc w:val="center"/>
        <w:rPr>
          <w:rFonts w:ascii="Times New Roman" w:hAnsi="Times New Roman" w:cs="Times New Roman"/>
          <w:u w:val="single"/>
          <w:lang w:val="en-US" w:eastAsia="zh-CN"/>
        </w:rPr>
      </w:pPr>
      <w:r w:rsidRPr="003D2C79">
        <w:rPr>
          <w:rFonts w:ascii="Times New Roman" w:hAnsi="Times New Roman" w:cs="Times New Roman"/>
          <w:u w:val="single"/>
          <w:lang w:val="en-US" w:eastAsia="zh-CN"/>
        </w:rPr>
        <w:t>OR</w:t>
      </w:r>
    </w:p>
    <w:p w14:paraId="5BE28109" w14:textId="77777777" w:rsidR="00565921" w:rsidRPr="003D2C79" w:rsidRDefault="00565921" w:rsidP="00D94902">
      <w:pPr>
        <w:spacing w:before="0" w:after="0" w:line="276" w:lineRule="auto"/>
        <w:jc w:val="both"/>
        <w:rPr>
          <w:rFonts w:ascii="Times New Roman" w:hAnsi="Times New Roman" w:cs="Times New Roman"/>
          <w:lang w:val="en-US" w:eastAsia="zh-CN"/>
        </w:rPr>
      </w:pPr>
      <w:r w:rsidRPr="003D2C79">
        <w:rPr>
          <w:rFonts w:ascii="Times New Roman" w:hAnsi="Times New Roman" w:cs="Times New Roman"/>
          <w:lang w:val="en-US" w:eastAsia="zh-CN"/>
        </w:rPr>
        <w:tab/>
        <w:t>I undertake to place a deposit of $300 by cheque made payable to “Registrar, Supreme Court/AG”*   by _______(</w:t>
      </w:r>
      <w:r w:rsidRPr="003D2C79">
        <w:rPr>
          <w:rFonts w:ascii="Times New Roman" w:hAnsi="Times New Roman" w:cs="Times New Roman"/>
          <w:i/>
          <w:lang w:val="en-US" w:eastAsia="zh-CN"/>
        </w:rPr>
        <w:t>date</w:t>
      </w:r>
      <w:r w:rsidRPr="003D2C79">
        <w:rPr>
          <w:rFonts w:ascii="Times New Roman" w:hAnsi="Times New Roman" w:cs="Times New Roman"/>
          <w:lang w:val="en-US" w:eastAsia="zh-CN"/>
        </w:rPr>
        <w:t>)_______ as part of the Bailiff’s expenses in executing the Order.</w:t>
      </w:r>
    </w:p>
    <w:p w14:paraId="1B7D2F48" w14:textId="77777777" w:rsidR="00565921" w:rsidRPr="003D2C79" w:rsidRDefault="00565921" w:rsidP="00D94902">
      <w:pPr>
        <w:tabs>
          <w:tab w:val="left" w:pos="567"/>
        </w:tabs>
        <w:spacing w:before="0" w:after="0" w:line="276" w:lineRule="auto"/>
        <w:jc w:val="both"/>
        <w:rPr>
          <w:rFonts w:ascii="Times New Roman" w:hAnsi="Times New Roman" w:cs="Times New Roman"/>
          <w:lang w:val="en-US" w:eastAsia="zh-CN"/>
        </w:rPr>
      </w:pPr>
    </w:p>
    <w:p w14:paraId="2C8B9E0C" w14:textId="77777777" w:rsidR="00565921" w:rsidRPr="003D2C79" w:rsidRDefault="00565921" w:rsidP="00D94902">
      <w:pPr>
        <w:tabs>
          <w:tab w:val="left" w:pos="567"/>
        </w:tabs>
        <w:spacing w:before="0" w:after="0" w:line="276" w:lineRule="auto"/>
        <w:jc w:val="both"/>
        <w:rPr>
          <w:rFonts w:ascii="Times New Roman" w:hAnsi="Times New Roman" w:cs="Times New Roman"/>
          <w:lang w:val="en-US" w:eastAsia="zh-CN"/>
        </w:rPr>
      </w:pPr>
      <w:r w:rsidRPr="003D2C79">
        <w:rPr>
          <w:rFonts w:ascii="Times New Roman" w:hAnsi="Times New Roman" w:cs="Times New Roman"/>
          <w:lang w:val="en-US" w:eastAsia="zh-CN"/>
        </w:rPr>
        <w:t>3.</w:t>
      </w:r>
      <w:r w:rsidRPr="003D2C79">
        <w:rPr>
          <w:rFonts w:ascii="Times New Roman" w:hAnsi="Times New Roman" w:cs="Times New Roman"/>
          <w:lang w:val="en-US" w:eastAsia="zh-CN"/>
        </w:rPr>
        <w:tab/>
        <w:t>I understand and agree that should the bailiff’s expenses of execution exceed $300, I shall, as and when required by the Court or the Bailiff, provide sufficient funds to the Court or the Bailiff to meet the shortfall.</w:t>
      </w:r>
    </w:p>
    <w:p w14:paraId="033AF161" w14:textId="77777777" w:rsidR="00565921" w:rsidRPr="003D2C79" w:rsidRDefault="00565921" w:rsidP="00D94902">
      <w:pPr>
        <w:tabs>
          <w:tab w:val="left" w:pos="567"/>
        </w:tabs>
        <w:spacing w:before="0" w:after="0" w:line="276" w:lineRule="auto"/>
        <w:jc w:val="both"/>
        <w:rPr>
          <w:rFonts w:ascii="Times New Roman" w:hAnsi="Times New Roman" w:cs="Times New Roman"/>
          <w:lang w:val="en-US" w:eastAsia="zh-CN"/>
        </w:rPr>
      </w:pPr>
    </w:p>
    <w:p w14:paraId="074AC080" w14:textId="77777777" w:rsidR="00565921" w:rsidRPr="003D2C79" w:rsidRDefault="00565921" w:rsidP="00D94902">
      <w:pPr>
        <w:tabs>
          <w:tab w:val="left" w:pos="567"/>
        </w:tabs>
        <w:spacing w:before="0" w:after="0" w:line="276" w:lineRule="auto"/>
        <w:jc w:val="both"/>
        <w:rPr>
          <w:rFonts w:ascii="Times New Roman" w:hAnsi="Times New Roman" w:cs="Times New Roman"/>
          <w:lang w:val="en-US" w:eastAsia="zh-CN"/>
        </w:rPr>
      </w:pPr>
      <w:r w:rsidRPr="003D2C79">
        <w:rPr>
          <w:rFonts w:ascii="Times New Roman" w:hAnsi="Times New Roman" w:cs="Times New Roman"/>
          <w:lang w:val="en-US" w:eastAsia="zh-CN"/>
        </w:rPr>
        <w:t>4.</w:t>
      </w:r>
      <w:r w:rsidRPr="003D2C79">
        <w:rPr>
          <w:rFonts w:ascii="Times New Roman" w:hAnsi="Times New Roman" w:cs="Times New Roman"/>
          <w:lang w:val="en-US" w:eastAsia="zh-CN"/>
        </w:rPr>
        <w:tab/>
        <w:t>I shall pay all the costs, expenses and charges which may have to be incurred by the Court and or the Bailiff in connection with this Order including the execution thereof.</w:t>
      </w:r>
    </w:p>
    <w:p w14:paraId="59C7B30F" w14:textId="77777777" w:rsidR="00565921" w:rsidRPr="003D2C79" w:rsidRDefault="00565921" w:rsidP="00D94902">
      <w:pPr>
        <w:spacing w:before="0" w:after="0" w:line="276" w:lineRule="auto"/>
        <w:jc w:val="both"/>
        <w:rPr>
          <w:rFonts w:ascii="Times New Roman" w:hAnsi="Times New Roman" w:cs="Times New Roman"/>
          <w:lang w:val="en-US" w:eastAsia="zh-CN"/>
        </w:rPr>
      </w:pPr>
    </w:p>
    <w:p w14:paraId="5D2D3EFF" w14:textId="77777777" w:rsidR="00565921" w:rsidRPr="003D2C79" w:rsidRDefault="00565921" w:rsidP="00D94902">
      <w:pPr>
        <w:spacing w:before="0" w:after="0" w:line="276" w:lineRule="auto"/>
        <w:jc w:val="both"/>
        <w:rPr>
          <w:rFonts w:ascii="Times New Roman" w:hAnsi="Times New Roman" w:cs="Times New Roman"/>
          <w:lang w:val="en-US" w:eastAsia="zh-CN"/>
        </w:rPr>
      </w:pPr>
      <w:r w:rsidRPr="003D2C79">
        <w:rPr>
          <w:rFonts w:ascii="Times New Roman" w:hAnsi="Times New Roman" w:cs="Times New Roman"/>
          <w:lang w:val="en-US" w:eastAsia="zh-CN"/>
        </w:rPr>
        <w:t>5.</w:t>
      </w:r>
      <w:r w:rsidRPr="003D2C79">
        <w:rPr>
          <w:rFonts w:ascii="Times New Roman" w:hAnsi="Times New Roman" w:cs="Times New Roman"/>
          <w:lang w:val="en-US" w:eastAsia="zh-CN"/>
        </w:rPr>
        <w:tab/>
        <w:t>I shall indemnify and keep the Family Justice Courts and the Bailiffs indemnified at all times hereinafter against —</w:t>
      </w:r>
    </w:p>
    <w:p w14:paraId="2BD6B785" w14:textId="77777777" w:rsidR="00565921" w:rsidRPr="003D2C79" w:rsidRDefault="00565921" w:rsidP="00D94902">
      <w:pPr>
        <w:tabs>
          <w:tab w:val="left" w:pos="567"/>
        </w:tabs>
        <w:spacing w:before="0" w:after="0" w:line="276" w:lineRule="auto"/>
        <w:ind w:left="1440"/>
        <w:jc w:val="both"/>
        <w:rPr>
          <w:rFonts w:ascii="Times New Roman" w:hAnsi="Times New Roman" w:cs="Times New Roman"/>
          <w:lang w:val="en-US" w:eastAsia="zh-CN"/>
        </w:rPr>
      </w:pPr>
    </w:p>
    <w:p w14:paraId="674B3EF5" w14:textId="77777777" w:rsidR="00565921" w:rsidRPr="003D2C79" w:rsidRDefault="00565921" w:rsidP="00D94902">
      <w:pPr>
        <w:spacing w:before="0" w:after="0" w:line="276" w:lineRule="auto"/>
        <w:ind w:left="709"/>
        <w:jc w:val="both"/>
        <w:rPr>
          <w:rFonts w:ascii="Times New Roman" w:hAnsi="Times New Roman" w:cs="Times New Roman"/>
          <w:lang w:val="en-US" w:eastAsia="zh-CN"/>
        </w:rPr>
      </w:pPr>
      <w:r w:rsidRPr="003D2C79">
        <w:rPr>
          <w:rFonts w:ascii="Times New Roman" w:hAnsi="Times New Roman" w:cs="Times New Roman"/>
          <w:lang w:val="en-US" w:eastAsia="zh-CN"/>
        </w:rPr>
        <w:t>(a)</w:t>
      </w:r>
      <w:r w:rsidRPr="003D2C79">
        <w:rPr>
          <w:rFonts w:ascii="Times New Roman" w:hAnsi="Times New Roman" w:cs="Times New Roman"/>
          <w:lang w:val="en-US" w:eastAsia="zh-CN"/>
        </w:rPr>
        <w:tab/>
        <w:t xml:space="preserve">all claims and payments for which the Family Justice Courts or the Bailiffs may, </w:t>
      </w:r>
      <w:proofErr w:type="gramStart"/>
      <w:r w:rsidRPr="003D2C79">
        <w:rPr>
          <w:rFonts w:ascii="Times New Roman" w:hAnsi="Times New Roman" w:cs="Times New Roman"/>
          <w:lang w:val="en-US" w:eastAsia="zh-CN"/>
        </w:rPr>
        <w:t>in the course of</w:t>
      </w:r>
      <w:proofErr w:type="gramEnd"/>
      <w:r w:rsidRPr="003D2C79">
        <w:rPr>
          <w:rFonts w:ascii="Times New Roman" w:hAnsi="Times New Roman" w:cs="Times New Roman"/>
          <w:lang w:val="en-US" w:eastAsia="zh-CN"/>
        </w:rPr>
        <w:t xml:space="preserve"> executing this Order, be rendered legally liable; and</w:t>
      </w:r>
    </w:p>
    <w:p w14:paraId="4CBB2E72" w14:textId="77777777" w:rsidR="00565921" w:rsidRPr="003D2C79" w:rsidRDefault="00565921" w:rsidP="00D94902">
      <w:pPr>
        <w:spacing w:before="0" w:after="0" w:line="276" w:lineRule="auto"/>
        <w:ind w:left="709"/>
        <w:jc w:val="both"/>
        <w:rPr>
          <w:rFonts w:ascii="Times New Roman" w:hAnsi="Times New Roman" w:cs="Times New Roman"/>
          <w:lang w:val="en-US" w:eastAsia="zh-CN"/>
        </w:rPr>
      </w:pPr>
    </w:p>
    <w:p w14:paraId="43F1A567" w14:textId="77777777" w:rsidR="00565921" w:rsidRPr="003D2C79" w:rsidRDefault="00565921" w:rsidP="00D94902">
      <w:pPr>
        <w:spacing w:before="0" w:after="0" w:line="276" w:lineRule="auto"/>
        <w:ind w:left="709"/>
        <w:jc w:val="both"/>
        <w:rPr>
          <w:rFonts w:ascii="Times New Roman" w:hAnsi="Times New Roman" w:cs="Times New Roman"/>
          <w:lang w:val="en-US" w:eastAsia="zh-CN"/>
        </w:rPr>
      </w:pPr>
      <w:r w:rsidRPr="003D2C79">
        <w:rPr>
          <w:rFonts w:ascii="Times New Roman" w:hAnsi="Times New Roman" w:cs="Times New Roman"/>
          <w:lang w:val="en-US" w:eastAsia="zh-CN"/>
        </w:rPr>
        <w:t>(b)</w:t>
      </w:r>
      <w:r w:rsidRPr="003D2C79">
        <w:rPr>
          <w:rFonts w:ascii="Times New Roman" w:hAnsi="Times New Roman" w:cs="Times New Roman"/>
          <w:lang w:val="en-US" w:eastAsia="zh-CN"/>
        </w:rPr>
        <w:tab/>
        <w:t>all actions, suits, proceedings, claims, demands, costs and expenses whatsoever which may be taken or made against the Family Justice Courts or the Bailiffs or incurred or become payable by the Family Justice  Courts or the Bailiffs in the course of executing this Order.</w:t>
      </w:r>
    </w:p>
    <w:p w14:paraId="28634007" w14:textId="77777777" w:rsidR="00565921" w:rsidRPr="003D2C79" w:rsidRDefault="00565921" w:rsidP="00D94902">
      <w:pPr>
        <w:tabs>
          <w:tab w:val="left" w:pos="567"/>
        </w:tabs>
        <w:spacing w:before="0" w:after="0" w:line="276" w:lineRule="auto"/>
        <w:ind w:left="1440"/>
        <w:jc w:val="both"/>
        <w:rPr>
          <w:rFonts w:ascii="Times New Roman" w:hAnsi="Times New Roman" w:cs="Times New Roman"/>
          <w:lang w:val="en-US" w:eastAsia="zh-CN"/>
        </w:rPr>
      </w:pPr>
    </w:p>
    <w:p w14:paraId="029C1DB2" w14:textId="77777777" w:rsidR="00565921" w:rsidRPr="003D2C79" w:rsidRDefault="00565921" w:rsidP="00D94902">
      <w:pPr>
        <w:spacing w:before="0" w:after="0" w:line="276" w:lineRule="auto"/>
        <w:ind w:left="5040"/>
        <w:jc w:val="center"/>
        <w:rPr>
          <w:rFonts w:ascii="Times New Roman" w:hAnsi="Times New Roman" w:cs="Times New Roman"/>
          <w:lang w:val="en-US" w:eastAsia="zh-CN"/>
        </w:rPr>
      </w:pPr>
      <w:r w:rsidRPr="003D2C79">
        <w:rPr>
          <w:rFonts w:ascii="Times New Roman" w:hAnsi="Times New Roman" w:cs="Times New Roman"/>
          <w:lang w:val="en-US" w:eastAsia="zh-CN"/>
        </w:rPr>
        <w:t xml:space="preserve"> (</w:t>
      </w:r>
      <w:r w:rsidRPr="003D2C79">
        <w:rPr>
          <w:rFonts w:ascii="Times New Roman" w:hAnsi="Times New Roman" w:cs="Times New Roman"/>
          <w:i/>
          <w:lang w:val="en-US" w:eastAsia="zh-CN"/>
        </w:rPr>
        <w:t>Signature</w:t>
      </w:r>
      <w:r w:rsidRPr="003D2C79">
        <w:rPr>
          <w:rFonts w:ascii="Times New Roman" w:hAnsi="Times New Roman" w:cs="Times New Roman"/>
          <w:lang w:val="en-US" w:eastAsia="zh-CN"/>
        </w:rPr>
        <w:t>)</w:t>
      </w:r>
    </w:p>
    <w:p w14:paraId="3A2BDE47" w14:textId="77777777" w:rsidR="00565921" w:rsidRPr="003D2C79" w:rsidRDefault="00565921" w:rsidP="00D94902">
      <w:pPr>
        <w:spacing w:before="0" w:after="0" w:line="276" w:lineRule="auto"/>
        <w:ind w:left="5040"/>
        <w:jc w:val="center"/>
        <w:rPr>
          <w:rFonts w:ascii="Times New Roman" w:hAnsi="Times New Roman" w:cs="Times New Roman"/>
          <w:lang w:val="en-US" w:eastAsia="zh-CN"/>
        </w:rPr>
      </w:pPr>
      <w:r w:rsidRPr="003D2C79">
        <w:rPr>
          <w:rFonts w:ascii="Times New Roman" w:hAnsi="Times New Roman" w:cs="Times New Roman"/>
          <w:lang w:val="en-US" w:eastAsia="zh-CN"/>
        </w:rPr>
        <w:t>____________________________</w:t>
      </w:r>
    </w:p>
    <w:p w14:paraId="3FFB0E81" w14:textId="77777777" w:rsidR="00565921" w:rsidRPr="003D2C79" w:rsidRDefault="00565921" w:rsidP="00D94902">
      <w:pPr>
        <w:spacing w:before="0" w:after="0" w:line="276" w:lineRule="auto"/>
        <w:ind w:left="5040"/>
        <w:jc w:val="center"/>
        <w:rPr>
          <w:rFonts w:ascii="Times New Roman" w:hAnsi="Times New Roman" w:cs="Times New Roman"/>
          <w:lang w:val="en-US" w:eastAsia="zh-CN"/>
        </w:rPr>
      </w:pPr>
      <w:r w:rsidRPr="003D2C79">
        <w:rPr>
          <w:rFonts w:ascii="Times New Roman" w:hAnsi="Times New Roman" w:cs="Times New Roman"/>
          <w:lang w:val="en-US" w:eastAsia="zh-CN"/>
        </w:rPr>
        <w:t>Name of plaintiff/defendant*</w:t>
      </w:r>
    </w:p>
    <w:p w14:paraId="1D684B00" w14:textId="77777777" w:rsidR="00565921" w:rsidRPr="003D2C79" w:rsidRDefault="00565921" w:rsidP="00D94902">
      <w:pPr>
        <w:spacing w:before="0" w:after="0" w:line="276" w:lineRule="auto"/>
        <w:rPr>
          <w:rFonts w:ascii="Times New Roman" w:hAnsi="Times New Roman" w:cs="Times New Roman"/>
          <w:lang w:val="en-US" w:eastAsia="zh-CN"/>
        </w:rPr>
      </w:pPr>
      <w:r w:rsidRPr="003D2C79">
        <w:rPr>
          <w:rFonts w:ascii="Times New Roman" w:hAnsi="Times New Roman" w:cs="Times New Roman"/>
          <w:lang w:val="en-US" w:eastAsia="zh-CN"/>
        </w:rPr>
        <w:t>*Delete if inapplicable</w:t>
      </w:r>
    </w:p>
    <w:p w14:paraId="4511F433" w14:textId="77777777" w:rsidR="00BE40CB" w:rsidRDefault="00BE40CB" w:rsidP="00D94902">
      <w:pPr>
        <w:spacing w:after="0" w:line="240" w:lineRule="auto"/>
        <w:rPr>
          <w:rFonts w:ascii="Times New Roman" w:hAnsi="Times New Roman" w:cs="Times New Roman"/>
          <w:b/>
          <w:sz w:val="26"/>
          <w:szCs w:val="26"/>
          <w:u w:val="single"/>
          <w:lang w:val="en-US" w:eastAsia="zh-CN"/>
        </w:rPr>
        <w:sectPr w:rsidR="00BE40CB" w:rsidSect="00195FAF">
          <w:pgSz w:w="11907" w:h="16840" w:code="9"/>
          <w:pgMar w:top="992" w:right="1440" w:bottom="1276" w:left="1440" w:header="709" w:footer="709" w:gutter="0"/>
          <w:paperSrc w:first="7" w:other="7"/>
          <w:cols w:space="708"/>
          <w:titlePg/>
          <w:docGrid w:linePitch="360"/>
        </w:sectPr>
      </w:pPr>
    </w:p>
    <w:p w14:paraId="5CD22104" w14:textId="77777777" w:rsidR="00565921" w:rsidRPr="003D2C79" w:rsidRDefault="00565921" w:rsidP="00565921">
      <w:pPr>
        <w:spacing w:after="0" w:line="240" w:lineRule="auto"/>
        <w:rPr>
          <w:rFonts w:ascii="Times New Roman" w:hAnsi="Times New Roman" w:cs="Times New Roman"/>
          <w:b/>
          <w:sz w:val="26"/>
          <w:szCs w:val="26"/>
          <w:u w:val="single"/>
          <w:lang w:val="en-US" w:eastAsia="zh-CN"/>
        </w:rPr>
      </w:pPr>
    </w:p>
    <w:tbl>
      <w:tblPr>
        <w:tblW w:w="9240" w:type="dxa"/>
        <w:jc w:val="center"/>
        <w:tblLayout w:type="fixed"/>
        <w:tblLook w:val="0000" w:firstRow="0" w:lastRow="0" w:firstColumn="0" w:lastColumn="0" w:noHBand="0" w:noVBand="0"/>
      </w:tblPr>
      <w:tblGrid>
        <w:gridCol w:w="3080"/>
        <w:gridCol w:w="3080"/>
        <w:gridCol w:w="3080"/>
      </w:tblGrid>
      <w:tr w:rsidR="00267633" w:rsidRPr="00267633" w14:paraId="47270ACC" w14:textId="77777777" w:rsidTr="00267633">
        <w:trPr>
          <w:divId w:val="2116439976"/>
          <w:jc w:val="center"/>
        </w:trPr>
        <w:tc>
          <w:tcPr>
            <w:tcW w:w="3080" w:type="dxa"/>
          </w:tcPr>
          <w:p w14:paraId="04498427"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br w:type="page"/>
            </w:r>
          </w:p>
        </w:tc>
        <w:tc>
          <w:tcPr>
            <w:tcW w:w="3080" w:type="dxa"/>
          </w:tcPr>
          <w:p w14:paraId="135F7CA6" w14:textId="77777777" w:rsidR="00267633" w:rsidRPr="00267633" w:rsidRDefault="00267633" w:rsidP="00267633">
            <w:pPr>
              <w:keepNext/>
              <w:spacing w:before="0" w:after="0" w:line="240" w:lineRule="auto"/>
              <w:jc w:val="center"/>
              <w:outlineLvl w:val="1"/>
              <w:rPr>
                <w:rFonts w:ascii="Times New Roman" w:hAnsi="Times New Roman"/>
                <w:bCs/>
                <w:iCs/>
                <w:spacing w:val="-3"/>
                <w:szCs w:val="28"/>
                <w:lang w:val="en-GB" w:eastAsia="zh-CN"/>
              </w:rPr>
            </w:pPr>
            <w:r w:rsidRPr="00267633">
              <w:rPr>
                <w:rFonts w:ascii="Times New Roman" w:hAnsi="Times New Roman"/>
                <w:bCs/>
                <w:iCs/>
                <w:spacing w:val="-3"/>
                <w:szCs w:val="28"/>
                <w:lang w:val="en-GB" w:eastAsia="zh-CN"/>
              </w:rPr>
              <w:t>FORM 265</w:t>
            </w:r>
          </w:p>
        </w:tc>
        <w:tc>
          <w:tcPr>
            <w:tcW w:w="3080" w:type="dxa"/>
          </w:tcPr>
          <w:p w14:paraId="513DB3C9"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r>
    </w:tbl>
    <w:p w14:paraId="3FD619B6" w14:textId="77777777" w:rsidR="00267633" w:rsidRPr="00267633" w:rsidRDefault="00267633" w:rsidP="00267633">
      <w:pPr>
        <w:spacing w:before="0" w:after="0" w:line="240" w:lineRule="auto"/>
        <w:divId w:val="2116439976"/>
        <w:rPr>
          <w:rFonts w:ascii="Times New Roman" w:hAnsi="Times New Roman" w:cs="Times New Roman"/>
          <w:sz w:val="22"/>
          <w:szCs w:val="22"/>
          <w:lang w:val="en-US" w:eastAsia="zh-CN"/>
        </w:rPr>
      </w:pPr>
      <w:r w:rsidRPr="00267633">
        <w:rPr>
          <w:rFonts w:ascii="Times New Roman" w:hAnsi="Times New Roman" w:cs="Times New Roman"/>
          <w:sz w:val="22"/>
          <w:szCs w:val="22"/>
          <w:lang w:val="en-US" w:eastAsia="zh-CN"/>
        </w:rPr>
        <w:t>Para 158</w:t>
      </w:r>
    </w:p>
    <w:p w14:paraId="13A540A6" w14:textId="77777777" w:rsidR="00267633" w:rsidRPr="00267633" w:rsidRDefault="00267633" w:rsidP="00267633">
      <w:pPr>
        <w:spacing w:before="0" w:after="0" w:line="240" w:lineRule="auto"/>
        <w:jc w:val="center"/>
        <w:divId w:val="2116439976"/>
        <w:rPr>
          <w:rFonts w:ascii="Times New Roman" w:hAnsi="Times New Roman" w:cs="Times New Roman"/>
          <w:b/>
          <w:bCs/>
          <w:caps/>
          <w:lang w:val="en-US" w:eastAsia="zh-CN"/>
        </w:rPr>
      </w:pPr>
      <w:r w:rsidRPr="00267633">
        <w:rPr>
          <w:rFonts w:ascii="Times New Roman" w:hAnsi="Times New Roman" w:cs="Times New Roman"/>
          <w:b/>
          <w:bCs/>
          <w:caps/>
          <w:lang w:val="en-US" w:eastAsia="zh-CN"/>
        </w:rPr>
        <w:t>Undertaking to pay compensation/damages to the plaintiff/defendant/other person* and to serve documents</w:t>
      </w:r>
    </w:p>
    <w:p w14:paraId="45ADD880" w14:textId="77777777" w:rsidR="00267633" w:rsidRPr="00267633" w:rsidRDefault="00267633" w:rsidP="00267633">
      <w:pPr>
        <w:spacing w:before="0" w:after="0" w:line="240" w:lineRule="auto"/>
        <w:ind w:left="720"/>
        <w:jc w:val="center"/>
        <w:divId w:val="2116439976"/>
        <w:rPr>
          <w:rFonts w:ascii="Times New Roman" w:hAnsi="Times New Roman" w:cs="Times New Roman"/>
          <w:b/>
          <w:lang w:val="en-US" w:eastAsia="zh-CN"/>
        </w:rPr>
      </w:pPr>
    </w:p>
    <w:p w14:paraId="3957892E" w14:textId="77777777" w:rsidR="00267633" w:rsidRPr="00267633" w:rsidRDefault="00267633" w:rsidP="00267633">
      <w:pPr>
        <w:autoSpaceDE w:val="0"/>
        <w:autoSpaceDN w:val="0"/>
        <w:adjustRightInd w:val="0"/>
        <w:spacing w:before="0" w:after="0" w:line="240" w:lineRule="auto"/>
        <w:ind w:right="480"/>
        <w:jc w:val="both"/>
        <w:divId w:val="2116439976"/>
        <w:rPr>
          <w:rFonts w:ascii="Times New Roman" w:hAnsi="Times New Roman" w:cs="Times New Roman"/>
          <w:color w:val="000000"/>
          <w:lang w:val="en-US" w:eastAsia="en-GB"/>
        </w:rPr>
      </w:pPr>
      <w:r w:rsidRPr="00267633">
        <w:rPr>
          <w:rFonts w:ascii="Times New Roman" w:hAnsi="Times New Roman" w:cs="Times New Roman"/>
          <w:color w:val="000000"/>
          <w:lang w:val="en-US" w:eastAsia="en-GB"/>
        </w:rPr>
        <w:t>I, ______</w:t>
      </w:r>
      <w:proofErr w:type="gramStart"/>
      <w:r w:rsidRPr="00267633">
        <w:rPr>
          <w:rFonts w:ascii="Times New Roman" w:hAnsi="Times New Roman" w:cs="Times New Roman"/>
          <w:color w:val="000000"/>
          <w:lang w:val="en-US" w:eastAsia="en-GB"/>
        </w:rPr>
        <w:t>_</w:t>
      </w:r>
      <w:r w:rsidRPr="00267633">
        <w:rPr>
          <w:rFonts w:ascii="Times New Roman" w:hAnsi="Times New Roman" w:cs="Times New Roman"/>
          <w:color w:val="000000"/>
          <w:u w:val="single"/>
          <w:lang w:val="en-US" w:eastAsia="en-GB"/>
        </w:rPr>
        <w:t>(</w:t>
      </w:r>
      <w:proofErr w:type="gramEnd"/>
      <w:r w:rsidRPr="00267633">
        <w:rPr>
          <w:rFonts w:ascii="Times New Roman" w:hAnsi="Times New Roman" w:cs="Times New Roman"/>
          <w:i/>
          <w:color w:val="000000"/>
          <w:u w:val="single"/>
          <w:lang w:val="en-US" w:eastAsia="en-GB"/>
        </w:rPr>
        <w:t>name of plaintiff / defendant)</w:t>
      </w:r>
      <w:r w:rsidRPr="00267633">
        <w:rPr>
          <w:rFonts w:ascii="Times New Roman" w:hAnsi="Times New Roman" w:cs="Times New Roman"/>
          <w:color w:val="000000"/>
          <w:lang w:val="en-US" w:eastAsia="en-GB"/>
        </w:rPr>
        <w:t>_____, of _____</w:t>
      </w:r>
      <w:r w:rsidRPr="00267633">
        <w:rPr>
          <w:rFonts w:ascii="Times New Roman" w:hAnsi="Times New Roman" w:cs="Times New Roman"/>
          <w:color w:val="000000"/>
          <w:u w:val="single"/>
          <w:lang w:val="en-US" w:eastAsia="en-GB"/>
        </w:rPr>
        <w:t>(</w:t>
      </w:r>
      <w:r w:rsidRPr="00267633">
        <w:rPr>
          <w:rFonts w:ascii="Times New Roman" w:hAnsi="Times New Roman" w:cs="Times New Roman"/>
          <w:i/>
          <w:color w:val="000000"/>
          <w:u w:val="single"/>
          <w:lang w:val="en-US" w:eastAsia="en-GB"/>
        </w:rPr>
        <w:t>address</w:t>
      </w:r>
      <w:r w:rsidRPr="00267633">
        <w:rPr>
          <w:rFonts w:ascii="Times New Roman" w:hAnsi="Times New Roman" w:cs="Times New Roman"/>
          <w:color w:val="000000"/>
          <w:u w:val="single"/>
          <w:lang w:val="en-US" w:eastAsia="en-GB"/>
        </w:rPr>
        <w:t>)</w:t>
      </w:r>
      <w:r w:rsidRPr="00267633">
        <w:rPr>
          <w:rFonts w:ascii="Times New Roman" w:hAnsi="Times New Roman" w:cs="Times New Roman"/>
          <w:color w:val="000000"/>
          <w:lang w:val="en-US" w:eastAsia="en-GB"/>
        </w:rPr>
        <w:t xml:space="preserve">_____, do hereby undertake to the Court  as follows: </w:t>
      </w:r>
    </w:p>
    <w:p w14:paraId="6E368C04" w14:textId="77777777" w:rsidR="00267633" w:rsidRPr="00267633" w:rsidRDefault="00267633" w:rsidP="00267633">
      <w:pPr>
        <w:autoSpaceDE w:val="0"/>
        <w:autoSpaceDN w:val="0"/>
        <w:adjustRightInd w:val="0"/>
        <w:spacing w:before="0" w:after="0" w:line="240" w:lineRule="auto"/>
        <w:ind w:right="480"/>
        <w:jc w:val="both"/>
        <w:divId w:val="2116439976"/>
        <w:rPr>
          <w:rFonts w:ascii="Times New Roman" w:hAnsi="Times New Roman" w:cs="Times New Roman"/>
          <w:color w:val="000000"/>
          <w:lang w:val="en-US" w:eastAsia="en-GB"/>
        </w:rPr>
      </w:pPr>
    </w:p>
    <w:p w14:paraId="3DA65B48" w14:textId="77777777" w:rsidR="00267633" w:rsidRPr="00267633" w:rsidRDefault="00267633" w:rsidP="006172E9">
      <w:pPr>
        <w:numPr>
          <w:ilvl w:val="0"/>
          <w:numId w:val="23"/>
        </w:numPr>
        <w:autoSpaceDE w:val="0"/>
        <w:autoSpaceDN w:val="0"/>
        <w:adjustRightInd w:val="0"/>
        <w:spacing w:before="0" w:after="0" w:line="240" w:lineRule="auto"/>
        <w:ind w:right="-46"/>
        <w:jc w:val="both"/>
        <w:divId w:val="2116439976"/>
        <w:rPr>
          <w:rFonts w:ascii="Times New Roman" w:hAnsi="Times New Roman" w:cs="Times New Roman"/>
          <w:color w:val="000000"/>
          <w:lang w:val="en-US" w:eastAsia="en-GB"/>
        </w:rPr>
      </w:pPr>
      <w:r w:rsidRPr="00267633">
        <w:rPr>
          <w:rFonts w:ascii="Times New Roman" w:hAnsi="Times New Roman" w:cs="Times New Roman"/>
          <w:color w:val="000000"/>
          <w:lang w:val="en-US" w:eastAsia="en-GB"/>
        </w:rPr>
        <w:t>If the Court later finds that the Order dated _____or the carrying out of the said Order has caused loss to the plaintiff / defendant,* and decide that the defendant / plaintiff* should be compensated for that loss, I  shall comply with any order that the Court may make with regard to the payment of such compensation.</w:t>
      </w:r>
    </w:p>
    <w:p w14:paraId="3208AD4D" w14:textId="77777777" w:rsidR="00267633" w:rsidRPr="00267633" w:rsidRDefault="00267633" w:rsidP="00267633">
      <w:pPr>
        <w:autoSpaceDE w:val="0"/>
        <w:autoSpaceDN w:val="0"/>
        <w:adjustRightInd w:val="0"/>
        <w:spacing w:before="0" w:after="0" w:line="240" w:lineRule="auto"/>
        <w:ind w:left="720" w:right="480"/>
        <w:jc w:val="both"/>
        <w:divId w:val="2116439976"/>
        <w:rPr>
          <w:rFonts w:ascii="Times New Roman" w:hAnsi="Times New Roman" w:cs="Times New Roman"/>
          <w:color w:val="000000"/>
          <w:lang w:val="en-US" w:eastAsia="en-GB"/>
        </w:rPr>
      </w:pPr>
    </w:p>
    <w:p w14:paraId="11ED3C24" w14:textId="77777777" w:rsidR="00267633" w:rsidRPr="00267633" w:rsidRDefault="00267633" w:rsidP="006172E9">
      <w:pPr>
        <w:numPr>
          <w:ilvl w:val="0"/>
          <w:numId w:val="23"/>
        </w:numPr>
        <w:autoSpaceDE w:val="0"/>
        <w:autoSpaceDN w:val="0"/>
        <w:adjustRightInd w:val="0"/>
        <w:spacing w:before="0" w:after="0" w:line="240" w:lineRule="auto"/>
        <w:ind w:right="95"/>
        <w:jc w:val="both"/>
        <w:divId w:val="2116439976"/>
        <w:rPr>
          <w:rFonts w:ascii="Times New Roman" w:hAnsi="Times New Roman" w:cs="Times New Roman"/>
          <w:color w:val="000000"/>
          <w:lang w:val="en-US" w:eastAsia="en-GB"/>
        </w:rPr>
      </w:pPr>
      <w:r w:rsidRPr="00267633">
        <w:rPr>
          <w:rFonts w:ascii="Times New Roman" w:hAnsi="Times New Roman" w:cs="Times New Roman"/>
          <w:color w:val="000000"/>
          <w:lang w:val="en-US" w:eastAsia="en-GB"/>
        </w:rPr>
        <w:t>I shall provide any form of security including a Banker’s Guarantee for any sum as may be ordered by the Court for the purpose of securing against any loss caused to the plaintiff / defendant* arising from the Order or the carrying out of the said Order.</w:t>
      </w:r>
    </w:p>
    <w:p w14:paraId="5528EA66" w14:textId="77777777" w:rsidR="00267633" w:rsidRPr="00267633" w:rsidRDefault="00267633" w:rsidP="00267633">
      <w:pPr>
        <w:autoSpaceDE w:val="0"/>
        <w:autoSpaceDN w:val="0"/>
        <w:adjustRightInd w:val="0"/>
        <w:spacing w:before="0" w:after="0" w:line="240" w:lineRule="auto"/>
        <w:ind w:right="480"/>
        <w:jc w:val="both"/>
        <w:divId w:val="2116439976"/>
        <w:rPr>
          <w:rFonts w:ascii="Times New Roman" w:hAnsi="Times New Roman" w:cs="Times New Roman"/>
          <w:color w:val="000000"/>
          <w:lang w:val="en-US" w:eastAsia="en-GB"/>
        </w:rPr>
      </w:pPr>
    </w:p>
    <w:p w14:paraId="1DB5232C" w14:textId="77777777" w:rsidR="00267633" w:rsidRPr="00267633" w:rsidRDefault="00267633" w:rsidP="006172E9">
      <w:pPr>
        <w:numPr>
          <w:ilvl w:val="0"/>
          <w:numId w:val="23"/>
        </w:numPr>
        <w:tabs>
          <w:tab w:val="left" w:pos="709"/>
        </w:tabs>
        <w:autoSpaceDE w:val="0"/>
        <w:autoSpaceDN w:val="0"/>
        <w:adjustRightInd w:val="0"/>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If the Court later finds that this Order has caused loss to anyone other than the plaintiff / defendant* as a result of this order and decides that such person should be compensated for that loss, I shall comply with any order the Court may make with regard to the payment of such compensation and shall pay the reasonable costs of such a person.</w:t>
      </w:r>
    </w:p>
    <w:p w14:paraId="491319D6" w14:textId="77777777" w:rsidR="00267633" w:rsidRPr="00267633" w:rsidRDefault="00267633" w:rsidP="00267633">
      <w:pPr>
        <w:tabs>
          <w:tab w:val="left" w:pos="567"/>
        </w:tabs>
        <w:autoSpaceDE w:val="0"/>
        <w:autoSpaceDN w:val="0"/>
        <w:adjustRightInd w:val="0"/>
        <w:spacing w:before="0" w:after="0" w:line="240" w:lineRule="auto"/>
        <w:ind w:left="930"/>
        <w:jc w:val="both"/>
        <w:divId w:val="2116439976"/>
        <w:rPr>
          <w:rFonts w:ascii="Times New Roman" w:hAnsi="Times New Roman" w:cs="Times New Roman"/>
          <w:lang w:val="en-US" w:eastAsia="zh-CN"/>
        </w:rPr>
      </w:pPr>
    </w:p>
    <w:p w14:paraId="7CD31230" w14:textId="77777777" w:rsidR="00267633" w:rsidRPr="00267633" w:rsidRDefault="00267633" w:rsidP="006172E9">
      <w:pPr>
        <w:numPr>
          <w:ilvl w:val="0"/>
          <w:numId w:val="23"/>
        </w:numPr>
        <w:tabs>
          <w:tab w:val="left" w:pos="709"/>
        </w:tabs>
        <w:spacing w:before="0" w:after="200" w:line="240" w:lineRule="auto"/>
        <w:jc w:val="both"/>
        <w:divId w:val="2116439976"/>
        <w:rPr>
          <w:rFonts w:ascii="Times New Roman" w:hAnsi="Times New Roman" w:cs="Times New Roman"/>
          <w:lang w:val="en-US" w:eastAsia="zh-CN"/>
        </w:rPr>
      </w:pPr>
      <w:r w:rsidRPr="00267633">
        <w:rPr>
          <w:rFonts w:ascii="Times New Roman" w:hAnsi="Times New Roman" w:cs="Times New Roman"/>
          <w:color w:val="000000"/>
          <w:lang w:val="en-US" w:eastAsia="zh-CN"/>
        </w:rPr>
        <w:t>At the same time this Order is served on the defendant / plaintiff*, I shall serve on the defendant / plaintiff* a copy of the application, supporting affidavits and exhibits containing the evidence relied on by the plaintiff / defendant*. If the application and supporting affidavits have not been filed, I shall serve the same within 1 working day from the filing of the application and supporting affidavits.</w:t>
      </w:r>
    </w:p>
    <w:p w14:paraId="486DA769" w14:textId="77777777" w:rsidR="00267633" w:rsidRPr="00267633" w:rsidRDefault="00267633" w:rsidP="00267633">
      <w:pPr>
        <w:autoSpaceDE w:val="0"/>
        <w:autoSpaceDN w:val="0"/>
        <w:adjustRightInd w:val="0"/>
        <w:spacing w:before="0" w:after="0" w:line="240" w:lineRule="auto"/>
        <w:ind w:right="480"/>
        <w:jc w:val="both"/>
        <w:divId w:val="2116439976"/>
        <w:rPr>
          <w:rFonts w:ascii="Times New Roman" w:hAnsi="Times New Roman" w:cs="Times New Roman"/>
          <w:color w:val="000000"/>
          <w:lang w:val="en-US" w:eastAsia="en-GB"/>
        </w:rPr>
      </w:pPr>
    </w:p>
    <w:p w14:paraId="31BC373E" w14:textId="77777777" w:rsidR="00267633" w:rsidRPr="00267633" w:rsidRDefault="00267633" w:rsidP="00267633">
      <w:pPr>
        <w:autoSpaceDE w:val="0"/>
        <w:autoSpaceDN w:val="0"/>
        <w:adjustRightInd w:val="0"/>
        <w:spacing w:before="0" w:after="0" w:line="240" w:lineRule="auto"/>
        <w:ind w:right="480"/>
        <w:jc w:val="both"/>
        <w:divId w:val="2116439976"/>
        <w:rPr>
          <w:rFonts w:ascii="Times New Roman" w:hAnsi="Times New Roman" w:cs="Times New Roman"/>
          <w:color w:val="000000"/>
          <w:lang w:val="en-US" w:eastAsia="en-GB"/>
        </w:rPr>
      </w:pPr>
      <w:r w:rsidRPr="00267633">
        <w:rPr>
          <w:rFonts w:ascii="Times New Roman" w:hAnsi="Times New Roman" w:cs="Times New Roman"/>
          <w:color w:val="000000"/>
          <w:lang w:val="en-US" w:eastAsia="en-GB"/>
        </w:rPr>
        <w:t>I understand that if I should fail to carry out my undertaking, I am liable to be punished for non-compliance with an order of the Court.</w:t>
      </w:r>
    </w:p>
    <w:p w14:paraId="1CA02609" w14:textId="77777777" w:rsidR="00267633" w:rsidRPr="00267633" w:rsidRDefault="00267633" w:rsidP="00267633">
      <w:pPr>
        <w:spacing w:before="0" w:after="0" w:line="240" w:lineRule="auto"/>
        <w:divId w:val="2116439976"/>
        <w:rPr>
          <w:rFonts w:ascii="Times New Roman" w:eastAsia="Calibri" w:hAnsi="Times New Roman" w:cs="Times New Roman"/>
          <w:lang w:val="en-GB" w:eastAsia="en-GB"/>
        </w:rPr>
      </w:pPr>
    </w:p>
    <w:p w14:paraId="46DFD8F2" w14:textId="77777777" w:rsidR="00267633" w:rsidRPr="00267633" w:rsidRDefault="00267633" w:rsidP="00267633">
      <w:pPr>
        <w:spacing w:before="0" w:after="0" w:line="240" w:lineRule="auto"/>
        <w:divId w:val="2116439976"/>
        <w:rPr>
          <w:rFonts w:ascii="Times New Roman" w:eastAsia="Calibri" w:hAnsi="Times New Roman" w:cs="Times New Roman"/>
          <w:lang w:val="en-GB" w:eastAsia="en-GB"/>
        </w:rPr>
      </w:pPr>
    </w:p>
    <w:p w14:paraId="1492A62A" w14:textId="77777777" w:rsidR="00267633" w:rsidRPr="00267633" w:rsidRDefault="00267633" w:rsidP="00267633">
      <w:pPr>
        <w:spacing w:before="0" w:after="0" w:line="240" w:lineRule="auto"/>
        <w:divId w:val="2116439976"/>
        <w:rPr>
          <w:rFonts w:ascii="Times New Roman" w:eastAsia="Calibri" w:hAnsi="Times New Roman" w:cs="Times New Roman"/>
          <w:lang w:val="en-GB" w:eastAsia="en-GB"/>
        </w:rPr>
      </w:pPr>
    </w:p>
    <w:p w14:paraId="58FD6276" w14:textId="77777777" w:rsidR="00267633" w:rsidRPr="00267633" w:rsidRDefault="00267633" w:rsidP="00267633">
      <w:pPr>
        <w:spacing w:before="0" w:after="0" w:line="240" w:lineRule="auto"/>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w:t>
      </w:r>
      <w:r w:rsidRPr="00267633">
        <w:rPr>
          <w:rFonts w:ascii="Times New Roman" w:eastAsia="Calibri" w:hAnsi="Times New Roman" w:cs="Times New Roman"/>
          <w:i/>
          <w:lang w:val="en-GB" w:eastAsia="en-GB"/>
        </w:rPr>
        <w:t>Signature</w:t>
      </w:r>
      <w:r w:rsidRPr="00267633">
        <w:rPr>
          <w:rFonts w:ascii="Times New Roman" w:eastAsia="Calibri" w:hAnsi="Times New Roman" w:cs="Times New Roman"/>
          <w:lang w:val="en-GB" w:eastAsia="en-GB"/>
        </w:rPr>
        <w:t>)</w:t>
      </w:r>
    </w:p>
    <w:p w14:paraId="0BB73478" w14:textId="77777777" w:rsidR="00267633" w:rsidRPr="00267633" w:rsidRDefault="00267633" w:rsidP="00267633">
      <w:pPr>
        <w:spacing w:before="0" w:after="0" w:line="240" w:lineRule="auto"/>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______________________________</w:t>
      </w:r>
    </w:p>
    <w:p w14:paraId="0E648CC7" w14:textId="77777777" w:rsidR="00267633" w:rsidRPr="00267633" w:rsidRDefault="00267633" w:rsidP="00267633">
      <w:pPr>
        <w:spacing w:before="0" w:after="0" w:line="240" w:lineRule="auto"/>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Name of plaintiff / defendant*</w:t>
      </w:r>
    </w:p>
    <w:p w14:paraId="42797613" w14:textId="77777777" w:rsidR="00267633" w:rsidRPr="00267633" w:rsidRDefault="00267633" w:rsidP="00267633">
      <w:pPr>
        <w:spacing w:before="0" w:after="0" w:line="240" w:lineRule="auto"/>
        <w:divId w:val="2116439976"/>
        <w:rPr>
          <w:rFonts w:ascii="Times New Roman" w:eastAsia="Calibri" w:hAnsi="Times New Roman" w:cs="Times New Roman"/>
          <w:lang w:val="en-GB" w:eastAsia="en-GB"/>
        </w:rPr>
      </w:pPr>
      <w:proofErr w:type="gramStart"/>
      <w:r w:rsidRPr="00267633">
        <w:rPr>
          <w:rFonts w:ascii="Times New Roman" w:eastAsia="Calibri" w:hAnsi="Times New Roman" w:cs="Times New Roman"/>
          <w:lang w:val="en-GB" w:eastAsia="en-GB"/>
        </w:rPr>
        <w:t>Date :</w:t>
      </w:r>
      <w:proofErr w:type="gramEnd"/>
      <w:r w:rsidRPr="00267633">
        <w:rPr>
          <w:rFonts w:ascii="Times New Roman" w:eastAsia="Calibri" w:hAnsi="Times New Roman" w:cs="Times New Roman"/>
          <w:lang w:val="en-GB" w:eastAsia="en-GB"/>
        </w:rPr>
        <w:t xml:space="preserve"> __________________</w:t>
      </w:r>
    </w:p>
    <w:p w14:paraId="48B39131" w14:textId="77777777" w:rsidR="00267633" w:rsidRPr="00267633" w:rsidRDefault="00267633" w:rsidP="00267633">
      <w:pPr>
        <w:spacing w:before="0" w:after="0" w:line="240" w:lineRule="auto"/>
        <w:divId w:val="2116439976"/>
        <w:rPr>
          <w:rFonts w:ascii="Times New Roman" w:hAnsi="Times New Roman" w:cs="Times New Roman"/>
          <w:b/>
          <w:lang w:val="en-US" w:eastAsia="zh-CN"/>
        </w:rPr>
      </w:pPr>
    </w:p>
    <w:p w14:paraId="2BD5D9EC"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r w:rsidRPr="00267633">
        <w:rPr>
          <w:rFonts w:ascii="Times New Roman" w:hAnsi="Times New Roman" w:cs="Times New Roman"/>
          <w:lang w:val="en-US" w:eastAsia="zh-CN"/>
        </w:rPr>
        <w:t>*Delete if inapplicable</w:t>
      </w:r>
    </w:p>
    <w:p w14:paraId="4615F366"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p>
    <w:p w14:paraId="53276087"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r w:rsidRPr="00267633">
        <w:rPr>
          <w:rFonts w:ascii="Times New Roman" w:hAnsi="Times New Roman" w:cs="Times New Roman"/>
          <w:lang w:val="en-US" w:eastAsia="zh-CN"/>
        </w:rPr>
        <w:br w:type="page"/>
      </w:r>
    </w:p>
    <w:tbl>
      <w:tblPr>
        <w:tblW w:w="9240" w:type="dxa"/>
        <w:jc w:val="center"/>
        <w:tblLayout w:type="fixed"/>
        <w:tblLook w:val="0000" w:firstRow="0" w:lastRow="0" w:firstColumn="0" w:lastColumn="0" w:noHBand="0" w:noVBand="0"/>
      </w:tblPr>
      <w:tblGrid>
        <w:gridCol w:w="3080"/>
        <w:gridCol w:w="3080"/>
        <w:gridCol w:w="3080"/>
      </w:tblGrid>
      <w:tr w:rsidR="00267633" w:rsidRPr="00267633" w14:paraId="49B3BC88" w14:textId="77777777" w:rsidTr="00267633">
        <w:trPr>
          <w:divId w:val="2116439976"/>
          <w:jc w:val="center"/>
        </w:trPr>
        <w:tc>
          <w:tcPr>
            <w:tcW w:w="3080" w:type="dxa"/>
          </w:tcPr>
          <w:p w14:paraId="28AEF808"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lastRenderedPageBreak/>
              <w:br w:type="page"/>
            </w:r>
          </w:p>
        </w:tc>
        <w:tc>
          <w:tcPr>
            <w:tcW w:w="3080" w:type="dxa"/>
          </w:tcPr>
          <w:p w14:paraId="5B6E0E57" w14:textId="77777777" w:rsidR="00267633" w:rsidRPr="00267633" w:rsidRDefault="00267633" w:rsidP="00267633">
            <w:pPr>
              <w:keepNext/>
              <w:spacing w:before="0" w:after="0" w:line="240" w:lineRule="auto"/>
              <w:jc w:val="center"/>
              <w:outlineLvl w:val="1"/>
              <w:rPr>
                <w:rFonts w:ascii="Times New Roman" w:hAnsi="Times New Roman"/>
                <w:bCs/>
                <w:iCs/>
                <w:spacing w:val="-3"/>
                <w:szCs w:val="28"/>
                <w:lang w:val="en-GB" w:eastAsia="zh-CN"/>
              </w:rPr>
            </w:pPr>
            <w:r w:rsidRPr="00267633">
              <w:rPr>
                <w:rFonts w:ascii="Times New Roman" w:hAnsi="Times New Roman"/>
                <w:bCs/>
                <w:iCs/>
                <w:spacing w:val="-3"/>
                <w:szCs w:val="28"/>
                <w:lang w:val="en-GB" w:eastAsia="zh-CN"/>
              </w:rPr>
              <w:t>FORM 266</w:t>
            </w:r>
          </w:p>
        </w:tc>
        <w:tc>
          <w:tcPr>
            <w:tcW w:w="3080" w:type="dxa"/>
          </w:tcPr>
          <w:p w14:paraId="28290BBB"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r>
    </w:tbl>
    <w:p w14:paraId="0F547EB5" w14:textId="77777777" w:rsidR="00267633" w:rsidRPr="00267633" w:rsidRDefault="00267633" w:rsidP="00267633">
      <w:pPr>
        <w:spacing w:before="0" w:after="0" w:line="240" w:lineRule="auto"/>
        <w:divId w:val="2116439976"/>
        <w:rPr>
          <w:rFonts w:ascii="Times New Roman" w:hAnsi="Times New Roman" w:cs="Times New Roman"/>
          <w:sz w:val="22"/>
          <w:szCs w:val="22"/>
          <w:lang w:val="en-US" w:eastAsia="zh-CN"/>
        </w:rPr>
      </w:pPr>
      <w:r w:rsidRPr="00267633">
        <w:rPr>
          <w:rFonts w:ascii="Times New Roman" w:hAnsi="Times New Roman" w:cs="Times New Roman"/>
          <w:sz w:val="22"/>
          <w:szCs w:val="22"/>
          <w:lang w:val="en-US" w:eastAsia="zh-CN"/>
        </w:rPr>
        <w:t>Para 158</w:t>
      </w:r>
    </w:p>
    <w:p w14:paraId="378D9C4D" w14:textId="77777777" w:rsidR="00267633" w:rsidRPr="00267633" w:rsidRDefault="00267633" w:rsidP="00267633">
      <w:pPr>
        <w:spacing w:before="0" w:after="0" w:line="240" w:lineRule="auto"/>
        <w:jc w:val="center"/>
        <w:divId w:val="2116439976"/>
        <w:rPr>
          <w:rFonts w:ascii="Times New Roman" w:hAnsi="Times New Roman" w:cs="Times New Roman"/>
          <w:b/>
          <w:bCs/>
          <w:caps/>
          <w:lang w:val="en-US" w:eastAsia="zh-CN"/>
        </w:rPr>
      </w:pPr>
      <w:r w:rsidRPr="00267633">
        <w:rPr>
          <w:rFonts w:ascii="Times New Roman" w:hAnsi="Times New Roman" w:cs="Times New Roman"/>
          <w:b/>
          <w:bCs/>
          <w:caps/>
          <w:lang w:val="en-US" w:eastAsia="zh-CN"/>
        </w:rPr>
        <w:t>Undertakings to be provided by the plaintiff’s/defendant’s* counsel</w:t>
      </w:r>
    </w:p>
    <w:p w14:paraId="4EB218CD"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p>
    <w:p w14:paraId="216E60B8"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r w:rsidRPr="00267633">
        <w:rPr>
          <w:rFonts w:ascii="Times New Roman" w:hAnsi="Times New Roman" w:cs="Times New Roman"/>
          <w:lang w:val="en-US" w:eastAsia="zh-CN"/>
        </w:rPr>
        <w:t xml:space="preserve">I  </w:t>
      </w:r>
      <w:proofErr w:type="gramStart"/>
      <w:r w:rsidRPr="00267633">
        <w:rPr>
          <w:rFonts w:ascii="Times New Roman" w:hAnsi="Times New Roman" w:cs="Times New Roman"/>
          <w:lang w:val="en-US" w:eastAsia="zh-CN"/>
        </w:rPr>
        <w:t xml:space="preserve">   [</w:t>
      </w:r>
      <w:proofErr w:type="gramEnd"/>
      <w:r w:rsidRPr="00267633">
        <w:rPr>
          <w:rFonts w:ascii="Times New Roman" w:hAnsi="Times New Roman" w:cs="Times New Roman"/>
          <w:i/>
          <w:lang w:val="en-US" w:eastAsia="zh-CN"/>
        </w:rPr>
        <w:t>name of counsel</w:t>
      </w:r>
      <w:r w:rsidRPr="00267633">
        <w:rPr>
          <w:rFonts w:ascii="Times New Roman" w:hAnsi="Times New Roman" w:cs="Times New Roman"/>
          <w:lang w:val="en-US" w:eastAsia="zh-CN"/>
        </w:rPr>
        <w:t>]    of     [</w:t>
      </w:r>
      <w:r w:rsidRPr="00267633">
        <w:rPr>
          <w:rFonts w:ascii="Times New Roman" w:hAnsi="Times New Roman" w:cs="Times New Roman"/>
          <w:i/>
          <w:lang w:val="en-US" w:eastAsia="zh-CN"/>
        </w:rPr>
        <w:t>name of law firm</w:t>
      </w:r>
      <w:r w:rsidRPr="00267633">
        <w:rPr>
          <w:rFonts w:ascii="Times New Roman" w:hAnsi="Times New Roman" w:cs="Times New Roman"/>
          <w:lang w:val="en-US" w:eastAsia="zh-CN"/>
        </w:rPr>
        <w:t>]   hereby undertake as follows:</w:t>
      </w:r>
    </w:p>
    <w:p w14:paraId="22812A11"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p>
    <w:p w14:paraId="5037A2FE" w14:textId="77777777" w:rsidR="00267633" w:rsidRPr="00267633" w:rsidRDefault="00267633" w:rsidP="006172E9">
      <w:pPr>
        <w:numPr>
          <w:ilvl w:val="0"/>
          <w:numId w:val="24"/>
        </w:numPr>
        <w:spacing w:before="0" w:after="200" w:line="276"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To personally ensure that this order is executed in a calm and orderly manner respectful of the circumstances of the case.</w:t>
      </w:r>
    </w:p>
    <w:p w14:paraId="0174DBCB" w14:textId="77777777" w:rsidR="00267633" w:rsidRPr="00267633" w:rsidRDefault="00267633" w:rsidP="006172E9">
      <w:pPr>
        <w:numPr>
          <w:ilvl w:val="0"/>
          <w:numId w:val="24"/>
        </w:numPr>
        <w:spacing w:before="0" w:after="200" w:line="276"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To pay the costs, expenses and charges which may have been incurred by the Court and/or the Bailiff in connection with this Order including the execution thereof, if such costs, expenses and charges are not fully paid by the plaintiff / defendant*.</w:t>
      </w:r>
    </w:p>
    <w:p w14:paraId="7B20B556" w14:textId="77777777" w:rsidR="00267633" w:rsidRPr="00267633" w:rsidRDefault="00267633" w:rsidP="006172E9">
      <w:pPr>
        <w:numPr>
          <w:ilvl w:val="0"/>
          <w:numId w:val="24"/>
        </w:numPr>
        <w:spacing w:before="0" w:after="200" w:line="276"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To provide as when required by the Court or the Bailiff, sufficient funds to the Court or the Bailiff to meet the costs, expenses and charges which may have to be incurred by the Court and/or the Bailiff in connection with this Order, including the execution thereof.</w:t>
      </w:r>
    </w:p>
    <w:p w14:paraId="30D9A618"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p>
    <w:p w14:paraId="28C5C3DB"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p>
    <w:p w14:paraId="45F779EE"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p>
    <w:p w14:paraId="420D8357" w14:textId="77777777" w:rsidR="00267633" w:rsidRPr="00267633" w:rsidRDefault="00267633" w:rsidP="00267633">
      <w:pPr>
        <w:spacing w:before="0" w:after="0" w:line="240" w:lineRule="auto"/>
        <w:divId w:val="2116439976"/>
        <w:rPr>
          <w:rFonts w:ascii="Times New Roman" w:eastAsia="Calibri" w:hAnsi="Times New Roman" w:cs="Times New Roman"/>
          <w:lang w:val="en-GB" w:eastAsia="en-GB"/>
        </w:rPr>
      </w:pPr>
      <w:r w:rsidRPr="00267633">
        <w:rPr>
          <w:rFonts w:ascii="Times New Roman" w:eastAsia="Calibri" w:hAnsi="Times New Roman" w:cs="Times New Roman"/>
          <w:i/>
          <w:lang w:val="en-GB" w:eastAsia="en-GB"/>
        </w:rPr>
        <w:t>(Signature</w:t>
      </w:r>
      <w:r w:rsidRPr="00267633">
        <w:rPr>
          <w:rFonts w:ascii="Times New Roman" w:eastAsia="Calibri" w:hAnsi="Times New Roman" w:cs="Times New Roman"/>
          <w:lang w:val="en-GB" w:eastAsia="en-GB"/>
        </w:rPr>
        <w:t>)</w:t>
      </w:r>
    </w:p>
    <w:p w14:paraId="1B747F51" w14:textId="77777777" w:rsidR="00267633" w:rsidRPr="00267633" w:rsidRDefault="00267633" w:rsidP="00267633">
      <w:pPr>
        <w:spacing w:before="0" w:after="0" w:line="240" w:lineRule="auto"/>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______________________________</w:t>
      </w:r>
    </w:p>
    <w:p w14:paraId="5F4510AE" w14:textId="77777777" w:rsidR="00267633" w:rsidRPr="00267633" w:rsidRDefault="00267633" w:rsidP="00267633">
      <w:pPr>
        <w:spacing w:before="0" w:after="0" w:line="240" w:lineRule="auto"/>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Name of Plaintiff’s/Defendant’s* counsel</w:t>
      </w:r>
    </w:p>
    <w:p w14:paraId="779DBD46" w14:textId="77777777" w:rsidR="00267633" w:rsidRPr="00267633" w:rsidRDefault="00267633" w:rsidP="00267633">
      <w:pPr>
        <w:spacing w:before="0" w:after="0" w:line="240" w:lineRule="auto"/>
        <w:divId w:val="2116439976"/>
        <w:rPr>
          <w:rFonts w:ascii="Times New Roman" w:eastAsia="Calibri" w:hAnsi="Times New Roman" w:cs="Times New Roman"/>
          <w:lang w:val="en-GB" w:eastAsia="en-GB"/>
        </w:rPr>
      </w:pPr>
      <w:proofErr w:type="gramStart"/>
      <w:r w:rsidRPr="00267633">
        <w:rPr>
          <w:rFonts w:ascii="Times New Roman" w:eastAsia="Calibri" w:hAnsi="Times New Roman" w:cs="Times New Roman"/>
          <w:lang w:val="en-GB" w:eastAsia="en-GB"/>
        </w:rPr>
        <w:t>Date :</w:t>
      </w:r>
      <w:proofErr w:type="gramEnd"/>
      <w:r w:rsidRPr="00267633">
        <w:rPr>
          <w:rFonts w:ascii="Times New Roman" w:eastAsia="Calibri" w:hAnsi="Times New Roman" w:cs="Times New Roman"/>
          <w:lang w:val="en-GB" w:eastAsia="en-GB"/>
        </w:rPr>
        <w:t xml:space="preserve"> __________________</w:t>
      </w:r>
    </w:p>
    <w:p w14:paraId="79730D01" w14:textId="77777777" w:rsidR="00267633" w:rsidRPr="00267633" w:rsidRDefault="00267633" w:rsidP="00267633">
      <w:pPr>
        <w:spacing w:before="0" w:after="0" w:line="240" w:lineRule="auto"/>
        <w:divId w:val="2116439976"/>
        <w:rPr>
          <w:rFonts w:ascii="Times New Roman" w:hAnsi="Times New Roman" w:cs="Times New Roman"/>
          <w:b/>
          <w:sz w:val="20"/>
          <w:szCs w:val="20"/>
          <w:lang w:val="en-US" w:eastAsia="zh-CN"/>
        </w:rPr>
      </w:pPr>
    </w:p>
    <w:p w14:paraId="4DC6D2D4" w14:textId="77777777" w:rsidR="00B4715E" w:rsidRDefault="00267633" w:rsidP="00267633">
      <w:pPr>
        <w:spacing w:before="0" w:after="0" w:line="240" w:lineRule="auto"/>
        <w:divId w:val="2116439976"/>
        <w:rPr>
          <w:rFonts w:ascii="Times New Roman" w:hAnsi="Times New Roman" w:cs="Times New Roman"/>
          <w:sz w:val="20"/>
          <w:szCs w:val="20"/>
          <w:lang w:val="en-US" w:eastAsia="zh-CN"/>
        </w:rPr>
      </w:pPr>
      <w:r w:rsidRPr="00267633">
        <w:rPr>
          <w:rFonts w:ascii="Times New Roman" w:hAnsi="Times New Roman" w:cs="Times New Roman"/>
          <w:sz w:val="20"/>
          <w:szCs w:val="20"/>
          <w:lang w:val="en-US" w:eastAsia="zh-CN"/>
        </w:rPr>
        <w:t>*Delete if inapplicable</w:t>
      </w:r>
    </w:p>
    <w:p w14:paraId="5F92E568" w14:textId="77777777" w:rsidR="00B4715E" w:rsidRPr="005B293D" w:rsidRDefault="00B4715E" w:rsidP="00B4715E">
      <w:pPr>
        <w:spacing w:before="0" w:after="0" w:line="240" w:lineRule="auto"/>
        <w:jc w:val="center"/>
        <w:divId w:val="2116439976"/>
        <w:rPr>
          <w:rFonts w:ascii="Times New Roman" w:hAnsi="Times New Roman" w:cs="Times New Roman"/>
        </w:rPr>
      </w:pPr>
      <w:r>
        <w:rPr>
          <w:rFonts w:ascii="Times New Roman" w:hAnsi="Times New Roman" w:cs="Times New Roman"/>
          <w:sz w:val="20"/>
          <w:szCs w:val="20"/>
          <w:lang w:val="en-US" w:eastAsia="zh-CN"/>
        </w:rPr>
        <w:br w:type="page"/>
      </w:r>
      <w:r w:rsidR="00D94902">
        <w:rPr>
          <w:rFonts w:ascii="Times New Roman" w:hAnsi="Times New Roman" w:cs="Times New Roman"/>
        </w:rPr>
        <w:lastRenderedPageBreak/>
        <w:t>FORM</w:t>
      </w:r>
      <w:r w:rsidRPr="005B293D">
        <w:rPr>
          <w:rFonts w:ascii="Times New Roman" w:hAnsi="Times New Roman" w:cs="Times New Roman"/>
        </w:rPr>
        <w:t xml:space="preserve"> 266A</w:t>
      </w:r>
    </w:p>
    <w:p w14:paraId="2177B12E" w14:textId="77777777" w:rsidR="00B4715E" w:rsidRPr="005B293D" w:rsidRDefault="00B4715E" w:rsidP="00B4715E">
      <w:pPr>
        <w:spacing w:before="0" w:after="0" w:line="240" w:lineRule="auto"/>
        <w:divId w:val="2116439976"/>
        <w:rPr>
          <w:rFonts w:ascii="Times New Roman" w:hAnsi="Times New Roman" w:cs="Times New Roman"/>
        </w:rPr>
      </w:pPr>
      <w:r w:rsidRPr="005B293D">
        <w:rPr>
          <w:rFonts w:ascii="Times New Roman" w:hAnsi="Times New Roman" w:cs="Times New Roman"/>
        </w:rPr>
        <w:t>Para 161A</w:t>
      </w:r>
    </w:p>
    <w:p w14:paraId="07D508DB" w14:textId="77777777" w:rsidR="00B4715E" w:rsidRPr="005B293D" w:rsidRDefault="00B4715E" w:rsidP="00B4715E">
      <w:pPr>
        <w:spacing w:before="0" w:after="0" w:line="240" w:lineRule="auto"/>
        <w:divId w:val="2116439976"/>
        <w:rPr>
          <w:rFonts w:ascii="Times New Roman" w:hAnsi="Times New Roman" w:cs="Times New Roman"/>
        </w:rPr>
      </w:pPr>
    </w:p>
    <w:p w14:paraId="12C1768E" w14:textId="77777777" w:rsidR="00B4715E" w:rsidRPr="005B293D" w:rsidRDefault="00B4715E" w:rsidP="00B4715E">
      <w:pPr>
        <w:spacing w:before="0" w:after="0" w:line="240" w:lineRule="auto"/>
        <w:jc w:val="center"/>
        <w:divId w:val="2116439976"/>
        <w:rPr>
          <w:rFonts w:ascii="Times New Roman" w:hAnsi="Times New Roman" w:cs="Times New Roman"/>
          <w:b/>
        </w:rPr>
      </w:pPr>
      <w:r w:rsidRPr="005B293D">
        <w:rPr>
          <w:rFonts w:ascii="Times New Roman" w:hAnsi="Times New Roman" w:cs="Times New Roman"/>
          <w:b/>
        </w:rPr>
        <w:t xml:space="preserve">Application to Use the Technology Courts or </w:t>
      </w:r>
    </w:p>
    <w:p w14:paraId="22EDD385" w14:textId="77777777" w:rsidR="00B4715E" w:rsidRPr="005B293D" w:rsidRDefault="00B4715E" w:rsidP="00B4715E">
      <w:pPr>
        <w:spacing w:before="0" w:after="0" w:line="240" w:lineRule="auto"/>
        <w:jc w:val="center"/>
        <w:divId w:val="2116439976"/>
        <w:rPr>
          <w:rFonts w:ascii="Times New Roman" w:hAnsi="Times New Roman" w:cs="Times New Roman"/>
          <w:b/>
        </w:rPr>
      </w:pPr>
      <w:r w:rsidRPr="005B293D">
        <w:rPr>
          <w:rFonts w:ascii="Times New Roman" w:hAnsi="Times New Roman" w:cs="Times New Roman"/>
          <w:b/>
        </w:rPr>
        <w:t xml:space="preserve">Mobile </w:t>
      </w:r>
      <w:proofErr w:type="spellStart"/>
      <w:r w:rsidRPr="005B293D">
        <w:rPr>
          <w:rFonts w:ascii="Times New Roman" w:hAnsi="Times New Roman" w:cs="Times New Roman"/>
          <w:b/>
        </w:rPr>
        <w:t>Infocomm</w:t>
      </w:r>
      <w:proofErr w:type="spellEnd"/>
      <w:r w:rsidRPr="005B293D">
        <w:rPr>
          <w:rFonts w:ascii="Times New Roman" w:hAnsi="Times New Roman" w:cs="Times New Roman"/>
          <w:b/>
        </w:rPr>
        <w:t xml:space="preserve"> Technology Facilities (MIT facilities)</w:t>
      </w:r>
    </w:p>
    <w:p w14:paraId="18D8560F" w14:textId="77777777" w:rsidR="00B4715E" w:rsidRPr="005B293D" w:rsidRDefault="00B4715E" w:rsidP="00B4715E">
      <w:pPr>
        <w:pStyle w:val="HTMLPreformatted"/>
        <w:spacing w:before="0"/>
        <w:divId w:val="2116439976"/>
        <w:rPr>
          <w:rFonts w:ascii="Times New Roman" w:hAnsi="Times New Roman"/>
          <w:sz w:val="24"/>
          <w:szCs w:val="24"/>
          <w:lang w:val="en-US"/>
        </w:rPr>
      </w:pPr>
      <w:r w:rsidRPr="005B293D">
        <w:rPr>
          <w:rFonts w:ascii="Times New Roman" w:hAnsi="Times New Roman"/>
          <w:sz w:val="24"/>
          <w:szCs w:val="24"/>
          <w:lang w:val="en-US"/>
        </w:rPr>
        <w:t>Date:</w:t>
      </w:r>
      <w:r w:rsidRPr="005B293D">
        <w:rPr>
          <w:rFonts w:ascii="Times New Roman" w:hAnsi="Times New Roman"/>
          <w:sz w:val="24"/>
          <w:szCs w:val="24"/>
          <w:lang w:val="en-US"/>
        </w:rPr>
        <w:br/>
      </w:r>
    </w:p>
    <w:p w14:paraId="3E6A2E87" w14:textId="77777777" w:rsidR="00B4715E" w:rsidRDefault="00B4715E" w:rsidP="00B4715E">
      <w:pPr>
        <w:pStyle w:val="HTMLPreformatted"/>
        <w:spacing w:before="0"/>
        <w:divId w:val="2116439976"/>
        <w:rPr>
          <w:rFonts w:ascii="Times New Roman" w:hAnsi="Times New Roman"/>
          <w:sz w:val="24"/>
          <w:szCs w:val="24"/>
          <w:lang w:val="en-US"/>
        </w:rPr>
      </w:pPr>
      <w:r w:rsidRPr="005B293D">
        <w:rPr>
          <w:rFonts w:ascii="Times New Roman" w:hAnsi="Times New Roman"/>
          <w:sz w:val="24"/>
          <w:szCs w:val="24"/>
          <w:lang w:val="en-US"/>
        </w:rPr>
        <w:t>To: 1.</w:t>
      </w:r>
      <w:r w:rsidRPr="005B293D">
        <w:rPr>
          <w:rFonts w:ascii="Times New Roman" w:hAnsi="Times New Roman"/>
          <w:sz w:val="24"/>
          <w:szCs w:val="24"/>
          <w:lang w:val="en-US"/>
        </w:rPr>
        <w:tab/>
        <w:t>The Registrar</w:t>
      </w:r>
    </w:p>
    <w:p w14:paraId="0A87C9E9" w14:textId="77777777" w:rsidR="00B4715E" w:rsidRDefault="00B4715E" w:rsidP="00B4715E">
      <w:pPr>
        <w:pStyle w:val="HTMLPreformatted"/>
        <w:spacing w:before="0"/>
        <w:divId w:val="2116439976"/>
        <w:rPr>
          <w:rFonts w:ascii="Times New Roman" w:hAnsi="Times New Roman"/>
          <w:sz w:val="24"/>
          <w:szCs w:val="24"/>
          <w:lang w:val="en-US"/>
        </w:rPr>
      </w:pPr>
      <w:r w:rsidRPr="005B293D">
        <w:rPr>
          <w:rFonts w:ascii="Times New Roman" w:hAnsi="Times New Roman"/>
          <w:sz w:val="24"/>
          <w:szCs w:val="24"/>
          <w:lang w:val="en-US"/>
        </w:rPr>
        <w:tab/>
        <w:t>Supreme Court</w:t>
      </w:r>
    </w:p>
    <w:p w14:paraId="1659B375" w14:textId="77777777" w:rsidR="00B4715E" w:rsidRDefault="00B4715E" w:rsidP="00B4715E">
      <w:pPr>
        <w:pStyle w:val="HTMLPreformatted"/>
        <w:spacing w:before="0"/>
        <w:divId w:val="2116439976"/>
        <w:rPr>
          <w:rFonts w:ascii="Times New Roman" w:hAnsi="Times New Roman"/>
          <w:sz w:val="24"/>
          <w:szCs w:val="24"/>
          <w:lang w:val="en-US"/>
        </w:rPr>
      </w:pPr>
      <w:r w:rsidRPr="005B293D">
        <w:rPr>
          <w:rFonts w:ascii="Times New Roman" w:hAnsi="Times New Roman"/>
          <w:sz w:val="24"/>
          <w:szCs w:val="24"/>
          <w:lang w:val="en-US"/>
        </w:rPr>
        <w:tab/>
        <w:t>1 Supreme Court Lane</w:t>
      </w:r>
    </w:p>
    <w:p w14:paraId="0A4651BE" w14:textId="77777777" w:rsidR="00B4715E" w:rsidRDefault="00B4715E" w:rsidP="00B4715E">
      <w:pPr>
        <w:pStyle w:val="HTMLPreformatted"/>
        <w:spacing w:before="0"/>
        <w:divId w:val="2116439976"/>
        <w:rPr>
          <w:rFonts w:ascii="Times New Roman" w:hAnsi="Times New Roman"/>
          <w:sz w:val="24"/>
          <w:szCs w:val="24"/>
          <w:lang w:val="en-US"/>
        </w:rPr>
      </w:pPr>
      <w:r w:rsidRPr="005B293D">
        <w:rPr>
          <w:rFonts w:ascii="Times New Roman" w:hAnsi="Times New Roman"/>
          <w:sz w:val="24"/>
          <w:szCs w:val="24"/>
          <w:lang w:val="en-US"/>
        </w:rPr>
        <w:tab/>
        <w:t>Singapore 178879</w:t>
      </w:r>
    </w:p>
    <w:p w14:paraId="46BAAF61" w14:textId="77777777" w:rsidR="00B4715E" w:rsidRDefault="00B4715E" w:rsidP="00B4715E">
      <w:pPr>
        <w:pStyle w:val="HTMLPreformatted"/>
        <w:spacing w:before="0"/>
        <w:ind w:left="720" w:hanging="294"/>
        <w:divId w:val="2116439976"/>
        <w:rPr>
          <w:rFonts w:ascii="Times New Roman" w:hAnsi="Times New Roman"/>
          <w:sz w:val="24"/>
          <w:szCs w:val="24"/>
          <w:lang w:val="en-US"/>
        </w:rPr>
      </w:pPr>
    </w:p>
    <w:p w14:paraId="02E6EF6A" w14:textId="77777777" w:rsidR="00B4715E" w:rsidRDefault="00B4715E" w:rsidP="00B4715E">
      <w:pPr>
        <w:pStyle w:val="HTMLPreformatted"/>
        <w:spacing w:before="0"/>
        <w:ind w:left="720" w:hanging="294"/>
        <w:divId w:val="2116439976"/>
        <w:rPr>
          <w:rFonts w:ascii="Times New Roman" w:hAnsi="Times New Roman"/>
          <w:sz w:val="24"/>
          <w:szCs w:val="24"/>
          <w:lang w:val="en-US"/>
        </w:rPr>
      </w:pPr>
      <w:r w:rsidRPr="005B293D">
        <w:rPr>
          <w:rFonts w:ascii="Times New Roman" w:hAnsi="Times New Roman"/>
          <w:sz w:val="24"/>
          <w:szCs w:val="24"/>
          <w:lang w:val="en-US"/>
        </w:rPr>
        <w:t>2.</w:t>
      </w:r>
      <w:r w:rsidRPr="005B293D">
        <w:rPr>
          <w:rFonts w:ascii="Times New Roman" w:hAnsi="Times New Roman"/>
          <w:sz w:val="24"/>
          <w:szCs w:val="24"/>
          <w:lang w:val="en-US"/>
        </w:rPr>
        <w:tab/>
        <w:t>The Registrar</w:t>
      </w:r>
    </w:p>
    <w:p w14:paraId="707B5A72" w14:textId="77777777" w:rsidR="00B4715E" w:rsidRPr="005B293D" w:rsidRDefault="00B4715E" w:rsidP="00B4715E">
      <w:pPr>
        <w:pStyle w:val="HTMLPreformatted"/>
        <w:tabs>
          <w:tab w:val="left" w:pos="426"/>
        </w:tabs>
        <w:spacing w:before="0"/>
        <w:divId w:val="2116439976"/>
        <w:rPr>
          <w:rFonts w:ascii="Times New Roman" w:hAnsi="Times New Roman"/>
          <w:sz w:val="24"/>
          <w:szCs w:val="24"/>
          <w:lang w:val="en-US"/>
        </w:rPr>
      </w:pPr>
      <w:r w:rsidRPr="005B293D">
        <w:rPr>
          <w:rFonts w:ascii="Times New Roman" w:hAnsi="Times New Roman"/>
          <w:sz w:val="24"/>
          <w:szCs w:val="24"/>
          <w:lang w:val="en-US"/>
        </w:rPr>
        <w:tab/>
      </w:r>
      <w:r w:rsidRPr="005B293D">
        <w:rPr>
          <w:rFonts w:ascii="Times New Roman" w:hAnsi="Times New Roman"/>
          <w:sz w:val="24"/>
          <w:szCs w:val="24"/>
          <w:lang w:val="en-US"/>
        </w:rPr>
        <w:tab/>
        <w:t>Family Justice Courts</w:t>
      </w:r>
    </w:p>
    <w:p w14:paraId="4749B64F" w14:textId="77777777" w:rsidR="00B4715E" w:rsidRPr="005B293D" w:rsidRDefault="00B4715E" w:rsidP="00B4715E">
      <w:pPr>
        <w:pStyle w:val="HTMLPreformatted"/>
        <w:spacing w:before="0"/>
        <w:divId w:val="2116439976"/>
        <w:rPr>
          <w:rFonts w:ascii="Times New Roman" w:hAnsi="Times New Roman"/>
          <w:sz w:val="24"/>
          <w:szCs w:val="24"/>
          <w:lang w:val="en-US"/>
        </w:rPr>
      </w:pPr>
      <w:r w:rsidRPr="005B293D">
        <w:rPr>
          <w:rFonts w:ascii="Times New Roman" w:hAnsi="Times New Roman"/>
          <w:sz w:val="24"/>
          <w:szCs w:val="24"/>
          <w:lang w:val="en-US"/>
        </w:rPr>
        <w:tab/>
        <w:t xml:space="preserve">3 Havelock Square </w:t>
      </w:r>
    </w:p>
    <w:p w14:paraId="71E3DF05" w14:textId="77777777" w:rsidR="00B4715E" w:rsidRPr="005B293D" w:rsidRDefault="00B4715E" w:rsidP="00B4715E">
      <w:pPr>
        <w:pStyle w:val="HTMLPreformatted"/>
        <w:spacing w:before="0"/>
        <w:divId w:val="2116439976"/>
        <w:rPr>
          <w:rFonts w:ascii="Times New Roman" w:hAnsi="Times New Roman"/>
          <w:b/>
          <w:i/>
          <w:sz w:val="24"/>
          <w:szCs w:val="24"/>
          <w:lang w:val="en-US"/>
        </w:rPr>
      </w:pPr>
      <w:r w:rsidRPr="005B293D">
        <w:rPr>
          <w:rFonts w:ascii="Times New Roman" w:hAnsi="Times New Roman"/>
          <w:sz w:val="24"/>
          <w:szCs w:val="24"/>
          <w:lang w:val="en-US"/>
        </w:rPr>
        <w:tab/>
        <w:t>Singapore 059725</w:t>
      </w:r>
    </w:p>
    <w:p w14:paraId="4DEFB95A" w14:textId="77777777" w:rsidR="00B4715E" w:rsidRPr="005B293D" w:rsidRDefault="00B4715E" w:rsidP="00B4715E">
      <w:pPr>
        <w:pStyle w:val="HTMLPreformatted"/>
        <w:spacing w:before="0"/>
        <w:divId w:val="2116439976"/>
        <w:rPr>
          <w:rFonts w:ascii="Times New Roman" w:hAnsi="Times New Roman"/>
          <w:sz w:val="24"/>
          <w:szCs w:val="24"/>
          <w:lang w:val="en-US"/>
        </w:rPr>
      </w:pPr>
      <w:r w:rsidRPr="005B293D">
        <w:rPr>
          <w:rFonts w:ascii="Times New Roman" w:hAnsi="Times New Roman"/>
          <w:sz w:val="24"/>
          <w:szCs w:val="24"/>
          <w:lang w:val="en-US"/>
        </w:rPr>
        <w:tab/>
      </w:r>
    </w:p>
    <w:p w14:paraId="00A69953" w14:textId="77777777" w:rsidR="00B4715E" w:rsidRPr="005B293D" w:rsidRDefault="00B4715E" w:rsidP="00B4715E">
      <w:pPr>
        <w:pStyle w:val="HTMLPreformatted"/>
        <w:spacing w:before="0"/>
        <w:ind w:left="851"/>
        <w:divId w:val="2116439976"/>
        <w:rPr>
          <w:rFonts w:ascii="Times New Roman" w:hAnsi="Times New Roman"/>
          <w:sz w:val="24"/>
          <w:szCs w:val="24"/>
          <w:lang w:val="en-US"/>
        </w:rPr>
      </w:pPr>
      <w:r w:rsidRPr="005B293D">
        <w:rPr>
          <w:rFonts w:ascii="Times New Roman" w:hAnsi="Times New Roman"/>
          <w:sz w:val="24"/>
          <w:szCs w:val="24"/>
          <w:lang w:val="en-US"/>
        </w:rPr>
        <w:t>[ln cases involving alternative dispute resolution, to provide the information set out below:</w:t>
      </w:r>
      <w:r w:rsidRPr="005B293D">
        <w:rPr>
          <w:rFonts w:ascii="Times New Roman" w:hAnsi="Times New Roman"/>
          <w:sz w:val="24"/>
          <w:szCs w:val="24"/>
          <w:lang w:val="en-US"/>
        </w:rPr>
        <w:br/>
      </w:r>
    </w:p>
    <w:p w14:paraId="1254C0A6" w14:textId="77777777" w:rsidR="00B4715E" w:rsidRPr="005B293D" w:rsidRDefault="00B4715E" w:rsidP="00B4715E">
      <w:pPr>
        <w:pStyle w:val="HTMLPreformatted"/>
        <w:spacing w:before="0"/>
        <w:ind w:left="916"/>
        <w:divId w:val="2116439976"/>
        <w:rPr>
          <w:rFonts w:ascii="Times New Roman" w:hAnsi="Times New Roman"/>
          <w:sz w:val="24"/>
          <w:szCs w:val="24"/>
          <w:lang w:val="en-US"/>
        </w:rPr>
      </w:pPr>
      <w:r w:rsidRPr="005B293D">
        <w:rPr>
          <w:rFonts w:ascii="Times New Roman" w:hAnsi="Times New Roman"/>
          <w:sz w:val="24"/>
          <w:szCs w:val="24"/>
          <w:lang w:val="en-US"/>
        </w:rPr>
        <w:t xml:space="preserve">Through: Please specify the relevant person-in-charge at the </w:t>
      </w:r>
      <w:proofErr w:type="spellStart"/>
      <w:r w:rsidRPr="005B293D">
        <w:rPr>
          <w:rFonts w:ascii="Times New Roman" w:hAnsi="Times New Roman"/>
          <w:sz w:val="24"/>
          <w:szCs w:val="24"/>
          <w:lang w:val="en-US"/>
        </w:rPr>
        <w:t>organisation</w:t>
      </w:r>
      <w:proofErr w:type="spellEnd"/>
      <w:r w:rsidRPr="005B293D">
        <w:rPr>
          <w:rFonts w:ascii="Times New Roman" w:hAnsi="Times New Roman"/>
          <w:sz w:val="24"/>
          <w:szCs w:val="24"/>
          <w:lang w:val="en-US"/>
        </w:rPr>
        <w:t xml:space="preserve"> at which the dispute resolution process is carried out, such as Registrar, Singapore International Arbitration Centre or the Executive Director, Singapore Mediation Centre.]</w:t>
      </w:r>
    </w:p>
    <w:p w14:paraId="586F5C52" w14:textId="77777777" w:rsidR="00B4715E" w:rsidRPr="005B293D" w:rsidRDefault="00B4715E" w:rsidP="00B4715E">
      <w:pPr>
        <w:pStyle w:val="HTMLPreformatted"/>
        <w:spacing w:before="0"/>
        <w:ind w:left="916"/>
        <w:divId w:val="2116439976"/>
        <w:rPr>
          <w:rFonts w:ascii="Times New Roman" w:hAnsi="Times New Roman"/>
          <w:sz w:val="24"/>
          <w:szCs w:val="24"/>
          <w:lang w:val="en-US"/>
        </w:rPr>
      </w:pPr>
    </w:p>
    <w:p w14:paraId="4335AE16" w14:textId="77777777" w:rsidR="00B4715E" w:rsidRDefault="00B4715E" w:rsidP="00B4715E">
      <w:pPr>
        <w:pStyle w:val="HTMLPreformatted"/>
        <w:spacing w:before="0"/>
        <w:divId w:val="2116439976"/>
        <w:rPr>
          <w:rFonts w:ascii="Times New Roman" w:hAnsi="Times New Roman"/>
          <w:b/>
          <w:sz w:val="24"/>
          <w:szCs w:val="24"/>
          <w:lang w:val="en-US"/>
        </w:rPr>
      </w:pPr>
      <w:r w:rsidRPr="005B293D">
        <w:rPr>
          <w:rFonts w:ascii="Times New Roman" w:hAnsi="Times New Roman"/>
          <w:b/>
          <w:sz w:val="24"/>
          <w:szCs w:val="24"/>
          <w:lang w:val="en-US"/>
        </w:rPr>
        <w:t>Part I</w:t>
      </w:r>
    </w:p>
    <w:p w14:paraId="7D64608C" w14:textId="77777777" w:rsidR="00B4715E" w:rsidRPr="005B293D" w:rsidRDefault="00B4715E" w:rsidP="00B4715E">
      <w:pPr>
        <w:pStyle w:val="HTMLPreformatted"/>
        <w:spacing w:before="0"/>
        <w:divId w:val="2116439976"/>
        <w:rPr>
          <w:rFonts w:ascii="Times New Roman" w:hAnsi="Times New Roman"/>
          <w:b/>
          <w:sz w:val="24"/>
          <w:szCs w:val="24"/>
          <w:lang w:val="en-US"/>
        </w:rPr>
      </w:pPr>
    </w:p>
    <w:p w14:paraId="0ED8E3E8" w14:textId="77777777" w:rsidR="00B4715E" w:rsidRPr="005B293D" w:rsidRDefault="003C39EA" w:rsidP="00B4715E">
      <w:pPr>
        <w:pStyle w:val="HTMLPreformatted"/>
        <w:spacing w:before="0"/>
        <w:divId w:val="2116439976"/>
        <w:rPr>
          <w:rFonts w:ascii="Times New Roman" w:hAnsi="Times New Roman"/>
          <w:sz w:val="24"/>
          <w:szCs w:val="24"/>
          <w:lang w:val="en-US"/>
        </w:rPr>
      </w:pPr>
      <w:r>
        <w:rPr>
          <w:noProof/>
          <w:lang w:val="en-SG" w:eastAsia="en-SG"/>
        </w:rPr>
        <mc:AlternateContent>
          <mc:Choice Requires="wps">
            <w:drawing>
              <wp:anchor distT="0" distB="0" distL="114300" distR="114300" simplePos="0" relativeHeight="251665920" behindDoc="0" locked="0" layoutInCell="1" allowOverlap="1" wp14:anchorId="777D1CCC" wp14:editId="15C6BC11">
                <wp:simplePos x="0" y="0"/>
                <wp:positionH relativeFrom="column">
                  <wp:posOffset>2709545</wp:posOffset>
                </wp:positionH>
                <wp:positionV relativeFrom="paragraph">
                  <wp:posOffset>42545</wp:posOffset>
                </wp:positionV>
                <wp:extent cx="99695" cy="92075"/>
                <wp:effectExtent l="0" t="0" r="14605" b="22225"/>
                <wp:wrapNone/>
                <wp:docPr id="15"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9695" cy="92075"/>
                        </a:xfrm>
                        <a:prstGeom prst="rect">
                          <a:avLst/>
                        </a:prstGeom>
                        <a:no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0E058585" id="Rectangle 2" o:spid="_x0000_s1026" style="position:absolute;margin-left:213.35pt;margin-top:3.35pt;width:7.85pt;height:7.25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" filled="f" strokecolor="#41719c" strokeweight="1pt">
                <v:path arrowok="t"/>
              </v:rect>
            </w:pict>
          </mc:Fallback>
        </mc:AlternateContent>
      </w:r>
      <w:r>
        <w:rPr>
          <w:noProof/>
          <w:lang w:val="en-SG" w:eastAsia="en-SG"/>
        </w:rPr>
        <mc:AlternateContent>
          <mc:Choice Requires="wps">
            <w:drawing>
              <wp:anchor distT="0" distB="0" distL="114300" distR="114300" simplePos="0" relativeHeight="251671040" behindDoc="0" locked="0" layoutInCell="1" allowOverlap="1" wp14:anchorId="042998B1" wp14:editId="4AD380D6">
                <wp:simplePos x="0" y="0"/>
                <wp:positionH relativeFrom="column">
                  <wp:posOffset>3953510</wp:posOffset>
                </wp:positionH>
                <wp:positionV relativeFrom="paragraph">
                  <wp:posOffset>42545</wp:posOffset>
                </wp:positionV>
                <wp:extent cx="99695" cy="92075"/>
                <wp:effectExtent l="0" t="0" r="14605" b="22225"/>
                <wp:wrapNone/>
                <wp:docPr id="14"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9695" cy="92075"/>
                        </a:xfrm>
                        <a:prstGeom prst="rect">
                          <a:avLst/>
                        </a:prstGeom>
                        <a:no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0F7C9593" id="Rectangle 2" o:spid="_x0000_s1026" style="position:absolute;margin-left:311.3pt;margin-top:3.35pt;width:7.85pt;height:7.25pt;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" filled="f" strokecolor="#41719c" strokeweight="1pt">
                <v:path arrowok="t"/>
              </v:rect>
            </w:pict>
          </mc:Fallback>
        </mc:AlternateContent>
      </w:r>
      <w:r w:rsidR="00B4715E" w:rsidRPr="005B293D">
        <w:rPr>
          <w:rFonts w:ascii="Times New Roman" w:hAnsi="Times New Roman"/>
          <w:sz w:val="24"/>
          <w:szCs w:val="24"/>
          <w:lang w:val="en-US"/>
        </w:rPr>
        <w:t xml:space="preserve">Application by </w:t>
      </w:r>
      <w:r w:rsidR="00B4715E" w:rsidRPr="005B293D">
        <w:rPr>
          <w:rFonts w:ascii="Times New Roman" w:hAnsi="Times New Roman"/>
          <w:sz w:val="24"/>
          <w:szCs w:val="24"/>
          <w:lang w:val="en-US"/>
        </w:rPr>
        <w:tab/>
      </w:r>
      <w:r w:rsidR="00B4715E" w:rsidRPr="005B293D">
        <w:rPr>
          <w:rFonts w:ascii="Times New Roman" w:hAnsi="Times New Roman"/>
          <w:sz w:val="24"/>
          <w:szCs w:val="24"/>
          <w:lang w:val="en-US"/>
        </w:rPr>
        <w:tab/>
      </w:r>
      <w:r w:rsidR="00B4715E" w:rsidRPr="005B293D">
        <w:rPr>
          <w:rFonts w:ascii="Times New Roman" w:hAnsi="Times New Roman"/>
          <w:sz w:val="24"/>
          <w:szCs w:val="24"/>
          <w:lang w:val="en-US"/>
        </w:rPr>
        <w:tab/>
        <w:t xml:space="preserve">:     </w:t>
      </w:r>
      <w:r w:rsidR="001913E1">
        <w:rPr>
          <w:rFonts w:ascii="Times New Roman" w:hAnsi="Times New Roman"/>
          <w:sz w:val="24"/>
          <w:szCs w:val="24"/>
          <w:lang w:val="en-US"/>
        </w:rPr>
        <w:t xml:space="preserve"> </w:t>
      </w:r>
      <w:r w:rsidR="001913E1">
        <w:rPr>
          <w:rFonts w:ascii="Times New Roman" w:hAnsi="Times New Roman"/>
          <w:sz w:val="24"/>
          <w:szCs w:val="24"/>
          <w:lang w:val="en-US"/>
        </w:rPr>
        <w:tab/>
        <w:t xml:space="preserve">    </w:t>
      </w:r>
      <w:r w:rsidR="00B4715E" w:rsidRPr="005B293D">
        <w:rPr>
          <w:rFonts w:ascii="Times New Roman" w:hAnsi="Times New Roman"/>
          <w:sz w:val="24"/>
          <w:szCs w:val="24"/>
          <w:lang w:val="en-US"/>
        </w:rPr>
        <w:t xml:space="preserve">Law </w:t>
      </w:r>
      <w:proofErr w:type="gramStart"/>
      <w:r w:rsidR="00B4715E" w:rsidRPr="005B293D">
        <w:rPr>
          <w:rFonts w:ascii="Times New Roman" w:hAnsi="Times New Roman"/>
          <w:sz w:val="24"/>
          <w:szCs w:val="24"/>
          <w:lang w:val="en-US"/>
        </w:rPr>
        <w:t xml:space="preserve">Firm  </w:t>
      </w:r>
      <w:r w:rsidR="00B4715E" w:rsidRPr="005B293D">
        <w:rPr>
          <w:rFonts w:ascii="Times New Roman" w:hAnsi="Times New Roman"/>
          <w:sz w:val="24"/>
          <w:szCs w:val="24"/>
          <w:lang w:val="en-US"/>
        </w:rPr>
        <w:tab/>
      </w:r>
      <w:proofErr w:type="gramEnd"/>
      <w:r w:rsidR="001913E1">
        <w:rPr>
          <w:rFonts w:ascii="Times New Roman" w:hAnsi="Times New Roman"/>
          <w:sz w:val="24"/>
          <w:szCs w:val="24"/>
          <w:lang w:val="en-US"/>
        </w:rPr>
        <w:tab/>
      </w:r>
      <w:r w:rsidR="00B4715E" w:rsidRPr="005B293D">
        <w:rPr>
          <w:rFonts w:ascii="Times New Roman" w:hAnsi="Times New Roman"/>
          <w:sz w:val="24"/>
          <w:szCs w:val="24"/>
          <w:lang w:val="en-US"/>
        </w:rPr>
        <w:t>Individual</w:t>
      </w:r>
      <w:r w:rsidR="00B4715E" w:rsidRPr="005B293D">
        <w:rPr>
          <w:rFonts w:ascii="Times New Roman" w:hAnsi="Times New Roman"/>
          <w:sz w:val="24"/>
          <w:szCs w:val="24"/>
          <w:lang w:val="en-US"/>
        </w:rPr>
        <w:br/>
      </w:r>
      <w:r w:rsidR="00B4715E" w:rsidRPr="005B293D">
        <w:rPr>
          <w:rFonts w:ascii="Times New Roman" w:hAnsi="Times New Roman"/>
          <w:sz w:val="24"/>
          <w:szCs w:val="24"/>
          <w:lang w:val="en-US"/>
        </w:rPr>
        <w:br/>
        <w:t>Name of applicant/law firm</w:t>
      </w:r>
      <w:r w:rsidR="00B4715E" w:rsidRPr="005B293D">
        <w:rPr>
          <w:rFonts w:ascii="Times New Roman" w:hAnsi="Times New Roman"/>
          <w:sz w:val="24"/>
          <w:szCs w:val="24"/>
          <w:lang w:val="en-US"/>
        </w:rPr>
        <w:tab/>
      </w:r>
      <w:r w:rsidR="00B4715E" w:rsidRPr="005B293D">
        <w:rPr>
          <w:rFonts w:ascii="Times New Roman" w:hAnsi="Times New Roman"/>
          <w:sz w:val="24"/>
          <w:szCs w:val="24"/>
          <w:lang w:val="en-US"/>
        </w:rPr>
        <w:tab/>
        <w:t>:</w:t>
      </w:r>
      <w:r w:rsidR="00B4715E" w:rsidRPr="005B293D">
        <w:rPr>
          <w:rFonts w:ascii="Times New Roman" w:hAnsi="Times New Roman"/>
          <w:sz w:val="24"/>
          <w:szCs w:val="24"/>
          <w:lang w:val="en-US"/>
        </w:rPr>
        <w:tab/>
        <w:t>___________________________________</w:t>
      </w:r>
      <w:r w:rsidR="00B4715E" w:rsidRPr="005B293D">
        <w:rPr>
          <w:rFonts w:ascii="Times New Roman" w:hAnsi="Times New Roman"/>
          <w:sz w:val="24"/>
          <w:szCs w:val="24"/>
          <w:lang w:val="en-US"/>
        </w:rPr>
        <w:br/>
      </w:r>
    </w:p>
    <w:p w14:paraId="31ABF74D" w14:textId="77777777" w:rsidR="00B4715E" w:rsidRPr="005B293D" w:rsidRDefault="00B4715E" w:rsidP="00B4715E">
      <w:pPr>
        <w:pStyle w:val="HTMLPreformatted"/>
        <w:spacing w:before="0"/>
        <w:divId w:val="2116439976"/>
        <w:rPr>
          <w:rFonts w:ascii="Times New Roman" w:hAnsi="Times New Roman"/>
          <w:sz w:val="24"/>
          <w:szCs w:val="24"/>
          <w:lang w:val="en-US"/>
        </w:rPr>
      </w:pPr>
      <w:r w:rsidRPr="005B293D">
        <w:rPr>
          <w:rFonts w:ascii="Times New Roman" w:hAnsi="Times New Roman"/>
          <w:sz w:val="24"/>
          <w:szCs w:val="24"/>
          <w:lang w:val="en-US"/>
        </w:rPr>
        <w:t>Name of lawyer/secretary-in-charge</w:t>
      </w:r>
      <w:r w:rsidRPr="005B293D">
        <w:rPr>
          <w:rFonts w:ascii="Times New Roman" w:hAnsi="Times New Roman"/>
          <w:sz w:val="24"/>
          <w:szCs w:val="24"/>
          <w:lang w:val="en-US"/>
        </w:rPr>
        <w:tab/>
      </w:r>
      <w:r w:rsidRPr="005B293D">
        <w:rPr>
          <w:rFonts w:ascii="Times New Roman" w:hAnsi="Times New Roman"/>
          <w:sz w:val="24"/>
          <w:szCs w:val="24"/>
          <w:lang w:val="en-US"/>
        </w:rPr>
        <w:br/>
        <w:t>of matter</w:t>
      </w:r>
      <w:r w:rsidR="00EA01FB">
        <w:rPr>
          <w:rFonts w:ascii="Times New Roman" w:hAnsi="Times New Roman"/>
          <w:sz w:val="24"/>
          <w:szCs w:val="24"/>
          <w:lang w:val="en-US"/>
        </w:rPr>
        <w:tab/>
      </w:r>
      <w:r w:rsidRPr="005B293D">
        <w:rPr>
          <w:rFonts w:ascii="Times New Roman" w:hAnsi="Times New Roman"/>
          <w:sz w:val="24"/>
          <w:szCs w:val="24"/>
          <w:lang w:val="en-US"/>
        </w:rPr>
        <w:tab/>
      </w:r>
      <w:r w:rsidRPr="005B293D">
        <w:rPr>
          <w:rFonts w:ascii="Times New Roman" w:hAnsi="Times New Roman"/>
          <w:sz w:val="24"/>
          <w:szCs w:val="24"/>
          <w:lang w:val="en-US"/>
        </w:rPr>
        <w:tab/>
      </w:r>
      <w:r w:rsidRPr="005B293D">
        <w:rPr>
          <w:rFonts w:ascii="Times New Roman" w:hAnsi="Times New Roman"/>
          <w:sz w:val="24"/>
          <w:szCs w:val="24"/>
          <w:lang w:val="en-US"/>
        </w:rPr>
        <w:tab/>
        <w:t>:</w:t>
      </w:r>
      <w:r w:rsidRPr="005B293D">
        <w:rPr>
          <w:rFonts w:ascii="Times New Roman" w:hAnsi="Times New Roman"/>
          <w:sz w:val="24"/>
          <w:szCs w:val="24"/>
          <w:lang w:val="en-US"/>
        </w:rPr>
        <w:tab/>
        <w:t>___________________________________</w:t>
      </w:r>
    </w:p>
    <w:p w14:paraId="2D3B0B68" w14:textId="77777777" w:rsidR="00B4715E" w:rsidRPr="005B293D" w:rsidRDefault="00B4715E" w:rsidP="00B4715E">
      <w:pPr>
        <w:pStyle w:val="HTMLPreformatted"/>
        <w:spacing w:before="0"/>
        <w:divId w:val="2116439976"/>
        <w:rPr>
          <w:rFonts w:ascii="Times New Roman" w:hAnsi="Times New Roman"/>
          <w:sz w:val="24"/>
          <w:szCs w:val="24"/>
          <w:lang w:val="en-US"/>
        </w:rPr>
      </w:pPr>
    </w:p>
    <w:p w14:paraId="4D3164BB" w14:textId="77777777" w:rsidR="00B4715E" w:rsidRPr="005B293D" w:rsidRDefault="00B4715E" w:rsidP="00B4715E">
      <w:pPr>
        <w:pStyle w:val="HTMLPreformatted"/>
        <w:spacing w:before="0"/>
        <w:divId w:val="2116439976"/>
        <w:rPr>
          <w:rFonts w:ascii="Times New Roman" w:hAnsi="Times New Roman"/>
          <w:sz w:val="24"/>
          <w:szCs w:val="24"/>
          <w:lang w:val="en-US"/>
        </w:rPr>
      </w:pPr>
      <w:r w:rsidRPr="005B293D">
        <w:rPr>
          <w:rFonts w:ascii="Times New Roman" w:hAnsi="Times New Roman"/>
          <w:sz w:val="24"/>
          <w:szCs w:val="24"/>
          <w:lang w:val="en-US"/>
        </w:rPr>
        <w:t>Address</w:t>
      </w:r>
      <w:r w:rsidRPr="005B293D">
        <w:rPr>
          <w:rFonts w:ascii="Times New Roman" w:hAnsi="Times New Roman"/>
          <w:sz w:val="24"/>
          <w:szCs w:val="24"/>
          <w:lang w:val="en-US"/>
        </w:rPr>
        <w:tab/>
      </w:r>
      <w:r w:rsidRPr="005B293D">
        <w:rPr>
          <w:rFonts w:ascii="Times New Roman" w:hAnsi="Times New Roman"/>
          <w:sz w:val="24"/>
          <w:szCs w:val="24"/>
          <w:lang w:val="en-US"/>
        </w:rPr>
        <w:tab/>
      </w:r>
      <w:r w:rsidRPr="005B293D">
        <w:rPr>
          <w:rFonts w:ascii="Times New Roman" w:hAnsi="Times New Roman"/>
          <w:sz w:val="24"/>
          <w:szCs w:val="24"/>
          <w:lang w:val="en-US"/>
        </w:rPr>
        <w:tab/>
      </w:r>
      <w:r w:rsidRPr="005B293D">
        <w:rPr>
          <w:rFonts w:ascii="Times New Roman" w:hAnsi="Times New Roman"/>
          <w:sz w:val="24"/>
          <w:szCs w:val="24"/>
          <w:lang w:val="en-US"/>
        </w:rPr>
        <w:tab/>
        <w:t>:</w:t>
      </w:r>
      <w:r w:rsidRPr="005B293D">
        <w:rPr>
          <w:rFonts w:ascii="Times New Roman" w:hAnsi="Times New Roman"/>
          <w:sz w:val="24"/>
          <w:szCs w:val="24"/>
          <w:lang w:val="en-US"/>
        </w:rPr>
        <w:tab/>
        <w:t>___________________________________</w:t>
      </w:r>
    </w:p>
    <w:p w14:paraId="7AF22C80" w14:textId="77777777" w:rsidR="00B4715E" w:rsidRPr="005B293D" w:rsidRDefault="00B4715E" w:rsidP="00B4715E">
      <w:pPr>
        <w:pStyle w:val="HTMLPreformatted"/>
        <w:spacing w:before="0"/>
        <w:divId w:val="2116439976"/>
        <w:rPr>
          <w:rFonts w:ascii="Times New Roman" w:hAnsi="Times New Roman"/>
          <w:sz w:val="24"/>
          <w:szCs w:val="24"/>
          <w:lang w:val="en-US"/>
        </w:rPr>
      </w:pPr>
    </w:p>
    <w:p w14:paraId="37A23126" w14:textId="77777777" w:rsidR="00B4715E" w:rsidRPr="005B293D" w:rsidRDefault="00B4715E" w:rsidP="00B4715E">
      <w:pPr>
        <w:pStyle w:val="HTMLPreformatted"/>
        <w:spacing w:before="0"/>
        <w:divId w:val="2116439976"/>
        <w:rPr>
          <w:rFonts w:ascii="Times New Roman" w:hAnsi="Times New Roman"/>
          <w:sz w:val="24"/>
          <w:szCs w:val="24"/>
          <w:lang w:val="en-US"/>
        </w:rPr>
      </w:pPr>
      <w:r w:rsidRPr="005B293D">
        <w:rPr>
          <w:rFonts w:ascii="Times New Roman" w:hAnsi="Times New Roman"/>
          <w:sz w:val="24"/>
          <w:szCs w:val="24"/>
          <w:lang w:val="en-US"/>
        </w:rPr>
        <w:t>E-mail address</w:t>
      </w:r>
      <w:r w:rsidRPr="005B293D">
        <w:rPr>
          <w:rFonts w:ascii="Times New Roman" w:hAnsi="Times New Roman"/>
          <w:sz w:val="24"/>
          <w:szCs w:val="24"/>
          <w:lang w:val="en-US"/>
        </w:rPr>
        <w:tab/>
      </w:r>
      <w:r w:rsidRPr="005B293D">
        <w:rPr>
          <w:rFonts w:ascii="Times New Roman" w:hAnsi="Times New Roman"/>
          <w:sz w:val="24"/>
          <w:szCs w:val="24"/>
          <w:lang w:val="en-US"/>
        </w:rPr>
        <w:tab/>
      </w:r>
      <w:r w:rsidRPr="005B293D">
        <w:rPr>
          <w:rFonts w:ascii="Times New Roman" w:hAnsi="Times New Roman"/>
          <w:sz w:val="24"/>
          <w:szCs w:val="24"/>
          <w:lang w:val="en-US"/>
        </w:rPr>
        <w:tab/>
      </w:r>
      <w:r>
        <w:rPr>
          <w:rFonts w:ascii="Times New Roman" w:hAnsi="Times New Roman"/>
          <w:sz w:val="24"/>
          <w:szCs w:val="24"/>
          <w:lang w:val="en-US"/>
        </w:rPr>
        <w:tab/>
      </w:r>
      <w:r w:rsidRPr="005B293D">
        <w:rPr>
          <w:rFonts w:ascii="Times New Roman" w:hAnsi="Times New Roman"/>
          <w:sz w:val="24"/>
          <w:szCs w:val="24"/>
          <w:lang w:val="en-US"/>
        </w:rPr>
        <w:t>:</w:t>
      </w:r>
      <w:r w:rsidRPr="005B293D">
        <w:rPr>
          <w:rFonts w:ascii="Times New Roman" w:hAnsi="Times New Roman"/>
          <w:sz w:val="24"/>
          <w:szCs w:val="24"/>
          <w:lang w:val="en-US"/>
        </w:rPr>
        <w:tab/>
        <w:t>___________________________________</w:t>
      </w:r>
    </w:p>
    <w:p w14:paraId="64444203" w14:textId="77777777" w:rsidR="00B4715E" w:rsidRPr="005B293D" w:rsidRDefault="00B4715E" w:rsidP="00B4715E">
      <w:pPr>
        <w:pStyle w:val="HTMLPreformatted"/>
        <w:spacing w:before="0"/>
        <w:divId w:val="2116439976"/>
        <w:rPr>
          <w:rFonts w:ascii="Times New Roman" w:hAnsi="Times New Roman"/>
          <w:sz w:val="24"/>
          <w:szCs w:val="24"/>
          <w:lang w:val="en-US"/>
        </w:rPr>
      </w:pPr>
    </w:p>
    <w:p w14:paraId="29A56AAC" w14:textId="77777777" w:rsidR="00B4715E" w:rsidRPr="005B293D" w:rsidRDefault="00B4715E" w:rsidP="00B4715E">
      <w:pPr>
        <w:pStyle w:val="HTMLPreformatted"/>
        <w:spacing w:before="0"/>
        <w:divId w:val="2116439976"/>
        <w:rPr>
          <w:rFonts w:ascii="Times New Roman" w:hAnsi="Times New Roman"/>
          <w:sz w:val="24"/>
          <w:szCs w:val="24"/>
          <w:lang w:val="en-US"/>
        </w:rPr>
      </w:pPr>
      <w:r w:rsidRPr="005B293D">
        <w:rPr>
          <w:rFonts w:ascii="Times New Roman" w:hAnsi="Times New Roman"/>
          <w:sz w:val="24"/>
          <w:szCs w:val="24"/>
          <w:lang w:val="en-US"/>
        </w:rPr>
        <w:t>Telephone and mobile numbers</w:t>
      </w:r>
      <w:r w:rsidRPr="005B293D">
        <w:rPr>
          <w:rFonts w:ascii="Times New Roman" w:hAnsi="Times New Roman"/>
          <w:sz w:val="24"/>
          <w:szCs w:val="24"/>
          <w:lang w:val="en-US"/>
        </w:rPr>
        <w:tab/>
        <w:t>:</w:t>
      </w:r>
      <w:r w:rsidRPr="005B293D">
        <w:rPr>
          <w:rFonts w:ascii="Times New Roman" w:hAnsi="Times New Roman"/>
          <w:sz w:val="24"/>
          <w:szCs w:val="24"/>
          <w:lang w:val="en-US"/>
        </w:rPr>
        <w:tab/>
        <w:t>___________________________________</w:t>
      </w:r>
    </w:p>
    <w:p w14:paraId="49FA0C72" w14:textId="77777777" w:rsidR="00B4715E" w:rsidRPr="005B293D" w:rsidRDefault="00B4715E" w:rsidP="00B4715E">
      <w:pPr>
        <w:pStyle w:val="HTMLPreformatted"/>
        <w:spacing w:before="0"/>
        <w:divId w:val="2116439976"/>
        <w:rPr>
          <w:rFonts w:ascii="Times New Roman" w:hAnsi="Times New Roman"/>
          <w:sz w:val="24"/>
          <w:szCs w:val="24"/>
          <w:lang w:val="en-US"/>
        </w:rPr>
      </w:pPr>
    </w:p>
    <w:p w14:paraId="18BC4197" w14:textId="77777777" w:rsidR="00B4715E" w:rsidRPr="005B293D" w:rsidRDefault="00B4715E" w:rsidP="00B4715E">
      <w:pPr>
        <w:pStyle w:val="HTMLPreformatted"/>
        <w:spacing w:before="0"/>
        <w:divId w:val="2116439976"/>
        <w:rPr>
          <w:rFonts w:ascii="Times New Roman" w:hAnsi="Times New Roman"/>
          <w:sz w:val="24"/>
          <w:szCs w:val="24"/>
          <w:lang w:val="en-US"/>
        </w:rPr>
      </w:pPr>
      <w:r w:rsidRPr="005B293D">
        <w:rPr>
          <w:rFonts w:ascii="Times New Roman" w:hAnsi="Times New Roman"/>
          <w:sz w:val="24"/>
          <w:szCs w:val="24"/>
          <w:lang w:val="en-US"/>
        </w:rPr>
        <w:t>Case number</w:t>
      </w:r>
      <w:r w:rsidRPr="005B293D">
        <w:rPr>
          <w:rFonts w:ascii="Times New Roman" w:hAnsi="Times New Roman"/>
          <w:sz w:val="24"/>
          <w:szCs w:val="24"/>
          <w:lang w:val="en-US"/>
        </w:rPr>
        <w:tab/>
      </w:r>
      <w:r w:rsidRPr="005B293D">
        <w:rPr>
          <w:rFonts w:ascii="Times New Roman" w:hAnsi="Times New Roman"/>
          <w:sz w:val="24"/>
          <w:szCs w:val="24"/>
          <w:lang w:val="en-US"/>
        </w:rPr>
        <w:tab/>
      </w:r>
      <w:r w:rsidRPr="005B293D">
        <w:rPr>
          <w:rFonts w:ascii="Times New Roman" w:hAnsi="Times New Roman"/>
          <w:sz w:val="24"/>
          <w:szCs w:val="24"/>
          <w:lang w:val="en-US"/>
        </w:rPr>
        <w:tab/>
      </w:r>
      <w:r>
        <w:rPr>
          <w:rFonts w:ascii="Times New Roman" w:hAnsi="Times New Roman"/>
          <w:sz w:val="24"/>
          <w:szCs w:val="24"/>
          <w:lang w:val="en-US"/>
        </w:rPr>
        <w:tab/>
      </w:r>
      <w:r w:rsidRPr="005B293D">
        <w:rPr>
          <w:rFonts w:ascii="Times New Roman" w:hAnsi="Times New Roman"/>
          <w:sz w:val="24"/>
          <w:szCs w:val="24"/>
          <w:lang w:val="en-US"/>
        </w:rPr>
        <w:t>:</w:t>
      </w:r>
      <w:r w:rsidRPr="005B293D">
        <w:rPr>
          <w:rFonts w:ascii="Times New Roman" w:hAnsi="Times New Roman"/>
          <w:sz w:val="24"/>
          <w:szCs w:val="24"/>
          <w:lang w:val="en-US"/>
        </w:rPr>
        <w:tab/>
        <w:t>___________________________________</w:t>
      </w:r>
    </w:p>
    <w:p w14:paraId="092CFEF9" w14:textId="77777777" w:rsidR="00B4715E" w:rsidRPr="005B293D" w:rsidRDefault="00B4715E" w:rsidP="00B4715E">
      <w:pPr>
        <w:pStyle w:val="HTMLPreformatted"/>
        <w:spacing w:before="0"/>
        <w:divId w:val="2116439976"/>
        <w:rPr>
          <w:rFonts w:ascii="Times New Roman" w:hAnsi="Times New Roman"/>
          <w:sz w:val="24"/>
          <w:szCs w:val="24"/>
          <w:lang w:val="en-US"/>
        </w:rPr>
      </w:pPr>
    </w:p>
    <w:p w14:paraId="1E3E4404" w14:textId="77777777" w:rsidR="00B4715E" w:rsidRPr="005B293D" w:rsidRDefault="00B4715E" w:rsidP="00B4715E">
      <w:pPr>
        <w:pStyle w:val="HTMLPreformatted"/>
        <w:spacing w:before="0"/>
        <w:divId w:val="2116439976"/>
        <w:rPr>
          <w:rFonts w:ascii="Times New Roman" w:hAnsi="Times New Roman"/>
          <w:sz w:val="24"/>
          <w:szCs w:val="24"/>
          <w:lang w:val="en-US"/>
        </w:rPr>
      </w:pPr>
      <w:r w:rsidRPr="005B293D">
        <w:rPr>
          <w:rFonts w:ascii="Times New Roman" w:hAnsi="Times New Roman"/>
          <w:sz w:val="24"/>
          <w:szCs w:val="24"/>
          <w:lang w:val="en-US"/>
        </w:rPr>
        <w:t>Name of Parties</w:t>
      </w:r>
      <w:r w:rsidRPr="005B293D">
        <w:rPr>
          <w:rFonts w:ascii="Times New Roman" w:hAnsi="Times New Roman"/>
          <w:sz w:val="24"/>
          <w:szCs w:val="24"/>
          <w:lang w:val="en-US"/>
        </w:rPr>
        <w:tab/>
      </w:r>
      <w:r w:rsidRPr="005B293D">
        <w:rPr>
          <w:rFonts w:ascii="Times New Roman" w:hAnsi="Times New Roman"/>
          <w:sz w:val="24"/>
          <w:szCs w:val="24"/>
          <w:lang w:val="en-US"/>
        </w:rPr>
        <w:tab/>
      </w:r>
      <w:r w:rsidRPr="005B293D">
        <w:rPr>
          <w:rFonts w:ascii="Times New Roman" w:hAnsi="Times New Roman"/>
          <w:sz w:val="24"/>
          <w:szCs w:val="24"/>
          <w:lang w:val="en-US"/>
        </w:rPr>
        <w:tab/>
        <w:t>:</w:t>
      </w:r>
      <w:r w:rsidRPr="005B293D">
        <w:rPr>
          <w:rFonts w:ascii="Times New Roman" w:hAnsi="Times New Roman"/>
          <w:sz w:val="24"/>
          <w:szCs w:val="24"/>
          <w:lang w:val="en-US"/>
        </w:rPr>
        <w:tab/>
        <w:t>___________________________________</w:t>
      </w:r>
    </w:p>
    <w:p w14:paraId="55C411B6" w14:textId="77777777" w:rsidR="00B4715E" w:rsidRPr="005B293D" w:rsidRDefault="00B4715E" w:rsidP="00B4715E">
      <w:pPr>
        <w:pStyle w:val="HTMLPreformatted"/>
        <w:spacing w:before="0"/>
        <w:divId w:val="2116439976"/>
        <w:rPr>
          <w:rFonts w:ascii="Times New Roman" w:hAnsi="Times New Roman"/>
          <w:sz w:val="24"/>
          <w:szCs w:val="24"/>
          <w:lang w:val="en-US"/>
        </w:rPr>
      </w:pPr>
    </w:p>
    <w:p w14:paraId="5DE85F2A" w14:textId="77777777" w:rsidR="00B4715E" w:rsidRPr="005B293D" w:rsidRDefault="00B4715E" w:rsidP="00B4715E">
      <w:pPr>
        <w:pStyle w:val="HTMLPreformatted"/>
        <w:spacing w:before="0"/>
        <w:divId w:val="2116439976"/>
        <w:rPr>
          <w:rFonts w:ascii="Times New Roman" w:hAnsi="Times New Roman"/>
          <w:sz w:val="24"/>
          <w:szCs w:val="24"/>
          <w:lang w:val="en-US"/>
        </w:rPr>
      </w:pPr>
      <w:r w:rsidRPr="005B293D">
        <w:rPr>
          <w:rFonts w:ascii="Times New Roman" w:hAnsi="Times New Roman"/>
          <w:sz w:val="24"/>
          <w:szCs w:val="24"/>
          <w:lang w:val="en-US"/>
        </w:rPr>
        <w:tab/>
      </w:r>
      <w:r w:rsidRPr="005B293D">
        <w:rPr>
          <w:rFonts w:ascii="Times New Roman" w:hAnsi="Times New Roman"/>
          <w:sz w:val="24"/>
          <w:szCs w:val="24"/>
          <w:lang w:val="en-US"/>
        </w:rPr>
        <w:tab/>
      </w:r>
      <w:r w:rsidRPr="005B293D">
        <w:rPr>
          <w:rFonts w:ascii="Times New Roman" w:hAnsi="Times New Roman"/>
          <w:sz w:val="24"/>
          <w:szCs w:val="24"/>
          <w:lang w:val="en-US"/>
        </w:rPr>
        <w:tab/>
      </w:r>
      <w:r w:rsidRPr="005B293D">
        <w:rPr>
          <w:rFonts w:ascii="Times New Roman" w:hAnsi="Times New Roman"/>
          <w:sz w:val="24"/>
          <w:szCs w:val="24"/>
          <w:lang w:val="en-US"/>
        </w:rPr>
        <w:tab/>
      </w:r>
      <w:r w:rsidRPr="005B293D">
        <w:rPr>
          <w:rFonts w:ascii="Times New Roman" w:hAnsi="Times New Roman"/>
          <w:sz w:val="24"/>
          <w:szCs w:val="24"/>
          <w:lang w:val="en-US"/>
        </w:rPr>
        <w:tab/>
      </w:r>
      <w:r>
        <w:rPr>
          <w:rFonts w:ascii="Times New Roman" w:hAnsi="Times New Roman"/>
          <w:sz w:val="24"/>
          <w:szCs w:val="24"/>
          <w:lang w:val="en-US"/>
        </w:rPr>
        <w:tab/>
      </w:r>
      <w:r w:rsidRPr="005B293D">
        <w:rPr>
          <w:rFonts w:ascii="Times New Roman" w:hAnsi="Times New Roman"/>
          <w:sz w:val="24"/>
          <w:szCs w:val="24"/>
          <w:lang w:val="en-US"/>
        </w:rPr>
        <w:t>___________________________________</w:t>
      </w:r>
    </w:p>
    <w:p w14:paraId="3697A540" w14:textId="77777777" w:rsidR="00B4715E" w:rsidRPr="005B293D" w:rsidRDefault="00B4715E" w:rsidP="00B4715E">
      <w:pPr>
        <w:pStyle w:val="HTMLPreformatted"/>
        <w:spacing w:before="0"/>
        <w:divId w:val="2116439976"/>
        <w:rPr>
          <w:rFonts w:ascii="Times New Roman" w:hAnsi="Times New Roman"/>
          <w:sz w:val="24"/>
          <w:szCs w:val="24"/>
          <w:lang w:val="en-US"/>
        </w:rPr>
      </w:pPr>
    </w:p>
    <w:p w14:paraId="72AB5DAA" w14:textId="77777777" w:rsidR="00B4715E" w:rsidRPr="005B293D" w:rsidRDefault="00B4715E" w:rsidP="00B4715E">
      <w:pPr>
        <w:pStyle w:val="HTMLPreformatted"/>
        <w:spacing w:before="0"/>
        <w:divId w:val="2116439976"/>
        <w:rPr>
          <w:rFonts w:ascii="Times New Roman" w:hAnsi="Times New Roman"/>
          <w:sz w:val="24"/>
          <w:szCs w:val="24"/>
          <w:lang w:val="en-US"/>
        </w:rPr>
      </w:pPr>
      <w:r w:rsidRPr="005B293D">
        <w:rPr>
          <w:rFonts w:ascii="Times New Roman" w:hAnsi="Times New Roman"/>
          <w:sz w:val="24"/>
          <w:szCs w:val="24"/>
          <w:lang w:val="en-US"/>
        </w:rPr>
        <w:tab/>
      </w:r>
      <w:r w:rsidRPr="005B293D">
        <w:rPr>
          <w:rFonts w:ascii="Times New Roman" w:hAnsi="Times New Roman"/>
          <w:sz w:val="24"/>
          <w:szCs w:val="24"/>
          <w:lang w:val="en-US"/>
        </w:rPr>
        <w:tab/>
      </w:r>
      <w:r w:rsidRPr="005B293D">
        <w:rPr>
          <w:rFonts w:ascii="Times New Roman" w:hAnsi="Times New Roman"/>
          <w:sz w:val="24"/>
          <w:szCs w:val="24"/>
          <w:lang w:val="en-US"/>
        </w:rPr>
        <w:tab/>
      </w:r>
      <w:r w:rsidRPr="005B293D">
        <w:rPr>
          <w:rFonts w:ascii="Times New Roman" w:hAnsi="Times New Roman"/>
          <w:sz w:val="24"/>
          <w:szCs w:val="24"/>
          <w:lang w:val="en-US"/>
        </w:rPr>
        <w:tab/>
      </w:r>
      <w:r w:rsidRPr="005B293D">
        <w:rPr>
          <w:rFonts w:ascii="Times New Roman" w:hAnsi="Times New Roman"/>
          <w:sz w:val="24"/>
          <w:szCs w:val="24"/>
          <w:lang w:val="en-US"/>
        </w:rPr>
        <w:tab/>
      </w:r>
      <w:r>
        <w:rPr>
          <w:rFonts w:ascii="Times New Roman" w:hAnsi="Times New Roman"/>
          <w:sz w:val="24"/>
          <w:szCs w:val="24"/>
          <w:lang w:val="en-US"/>
        </w:rPr>
        <w:tab/>
      </w:r>
      <w:r w:rsidRPr="005B293D">
        <w:rPr>
          <w:rFonts w:ascii="Times New Roman" w:hAnsi="Times New Roman"/>
          <w:sz w:val="24"/>
          <w:szCs w:val="24"/>
          <w:lang w:val="en-US"/>
        </w:rPr>
        <w:t>___________________________________</w:t>
      </w:r>
    </w:p>
    <w:p w14:paraId="333545A9" w14:textId="77777777" w:rsidR="00B4715E" w:rsidRPr="005B293D" w:rsidRDefault="00B4715E" w:rsidP="00B4715E">
      <w:pPr>
        <w:pStyle w:val="HTMLPreformatted"/>
        <w:spacing w:before="0"/>
        <w:divId w:val="2116439976"/>
        <w:rPr>
          <w:rFonts w:ascii="Times New Roman" w:hAnsi="Times New Roman"/>
          <w:sz w:val="24"/>
          <w:szCs w:val="24"/>
          <w:lang w:val="en-US"/>
        </w:rPr>
      </w:pPr>
    </w:p>
    <w:p w14:paraId="1DBE2476" w14:textId="77777777" w:rsidR="00B4715E" w:rsidRPr="005B293D" w:rsidRDefault="00B4715E" w:rsidP="00B4715E">
      <w:pPr>
        <w:pStyle w:val="HTMLPreformatted"/>
        <w:spacing w:before="0"/>
        <w:divId w:val="2116439976"/>
        <w:rPr>
          <w:rFonts w:ascii="Times New Roman" w:hAnsi="Times New Roman"/>
          <w:sz w:val="24"/>
          <w:szCs w:val="24"/>
          <w:lang w:val="en-US"/>
        </w:rPr>
      </w:pPr>
      <w:r w:rsidRPr="005B293D">
        <w:rPr>
          <w:rFonts w:ascii="Times New Roman" w:hAnsi="Times New Roman"/>
          <w:sz w:val="24"/>
          <w:szCs w:val="24"/>
          <w:lang w:val="en-US"/>
        </w:rPr>
        <w:tab/>
      </w:r>
      <w:r w:rsidRPr="005B293D">
        <w:rPr>
          <w:rFonts w:ascii="Times New Roman" w:hAnsi="Times New Roman"/>
          <w:sz w:val="24"/>
          <w:szCs w:val="24"/>
          <w:lang w:val="en-US"/>
        </w:rPr>
        <w:tab/>
      </w:r>
      <w:r w:rsidRPr="005B293D">
        <w:rPr>
          <w:rFonts w:ascii="Times New Roman" w:hAnsi="Times New Roman"/>
          <w:sz w:val="24"/>
          <w:szCs w:val="24"/>
          <w:lang w:val="en-US"/>
        </w:rPr>
        <w:tab/>
      </w:r>
      <w:r w:rsidRPr="005B293D">
        <w:rPr>
          <w:rFonts w:ascii="Times New Roman" w:hAnsi="Times New Roman"/>
          <w:sz w:val="24"/>
          <w:szCs w:val="24"/>
          <w:lang w:val="en-US"/>
        </w:rPr>
        <w:tab/>
      </w:r>
      <w:r w:rsidRPr="005B293D">
        <w:rPr>
          <w:rFonts w:ascii="Times New Roman" w:hAnsi="Times New Roman"/>
          <w:sz w:val="24"/>
          <w:szCs w:val="24"/>
          <w:lang w:val="en-US"/>
        </w:rPr>
        <w:tab/>
      </w:r>
      <w:r>
        <w:rPr>
          <w:rFonts w:ascii="Times New Roman" w:hAnsi="Times New Roman"/>
          <w:sz w:val="24"/>
          <w:szCs w:val="24"/>
          <w:lang w:val="en-US"/>
        </w:rPr>
        <w:tab/>
      </w:r>
      <w:r w:rsidRPr="005B293D">
        <w:rPr>
          <w:rFonts w:ascii="Times New Roman" w:hAnsi="Times New Roman"/>
          <w:sz w:val="24"/>
          <w:szCs w:val="24"/>
          <w:lang w:val="en-US"/>
        </w:rPr>
        <w:t>___________________________________</w:t>
      </w:r>
    </w:p>
    <w:p w14:paraId="228981F5" w14:textId="77777777" w:rsidR="00B4715E" w:rsidRDefault="00B4715E" w:rsidP="00B4715E">
      <w:pPr>
        <w:pStyle w:val="HTMLPreformatted"/>
        <w:spacing w:before="0"/>
        <w:divId w:val="2116439976"/>
        <w:rPr>
          <w:rFonts w:ascii="Times New Roman" w:hAnsi="Times New Roman"/>
          <w:sz w:val="24"/>
          <w:szCs w:val="24"/>
          <w:lang w:val="en-US"/>
        </w:rPr>
      </w:pPr>
    </w:p>
    <w:p w14:paraId="104B6B99" w14:textId="77777777" w:rsidR="00B4715E" w:rsidRPr="005B293D" w:rsidRDefault="00B4715E" w:rsidP="00B4715E">
      <w:pPr>
        <w:pStyle w:val="HTMLPreformatted"/>
        <w:spacing w:before="0"/>
        <w:divId w:val="2116439976"/>
        <w:rPr>
          <w:rFonts w:ascii="Times New Roman" w:hAnsi="Times New Roman"/>
          <w:sz w:val="24"/>
          <w:szCs w:val="24"/>
          <w:lang w:val="en-US"/>
        </w:rPr>
      </w:pPr>
      <w:r w:rsidRPr="005B293D">
        <w:rPr>
          <w:rFonts w:ascii="Times New Roman" w:hAnsi="Times New Roman"/>
          <w:sz w:val="24"/>
          <w:szCs w:val="24"/>
          <w:lang w:val="en-US"/>
        </w:rPr>
        <w:t>Date(s) of hearing</w:t>
      </w:r>
      <w:r w:rsidRPr="005B293D">
        <w:rPr>
          <w:rFonts w:ascii="Times New Roman" w:hAnsi="Times New Roman"/>
          <w:sz w:val="24"/>
          <w:szCs w:val="24"/>
          <w:lang w:val="en-US"/>
        </w:rPr>
        <w:tab/>
      </w:r>
      <w:r w:rsidRPr="005B293D">
        <w:rPr>
          <w:rFonts w:ascii="Times New Roman" w:hAnsi="Times New Roman"/>
          <w:sz w:val="24"/>
          <w:szCs w:val="24"/>
          <w:lang w:val="en-US"/>
        </w:rPr>
        <w:tab/>
      </w:r>
      <w:r w:rsidRPr="005B293D">
        <w:rPr>
          <w:rFonts w:ascii="Times New Roman" w:hAnsi="Times New Roman"/>
          <w:sz w:val="24"/>
          <w:szCs w:val="24"/>
          <w:lang w:val="en-US"/>
        </w:rPr>
        <w:tab/>
        <w:t>:</w:t>
      </w:r>
      <w:r w:rsidRPr="005B293D">
        <w:rPr>
          <w:rFonts w:ascii="Times New Roman" w:hAnsi="Times New Roman"/>
          <w:sz w:val="24"/>
          <w:szCs w:val="24"/>
          <w:lang w:val="en-US"/>
        </w:rPr>
        <w:tab/>
        <w:t>From ____________ to _______________</w:t>
      </w:r>
    </w:p>
    <w:p w14:paraId="386B8D05" w14:textId="77777777" w:rsidR="00B4715E" w:rsidRDefault="00B4715E" w:rsidP="00B4715E">
      <w:pPr>
        <w:spacing w:before="0" w:after="0" w:line="240" w:lineRule="auto"/>
        <w:divId w:val="2116439976"/>
        <w:rPr>
          <w:rFonts w:ascii="Times New Roman" w:hAnsi="Times New Roman" w:cs="Times New Roman"/>
          <w:b/>
        </w:rPr>
      </w:pPr>
    </w:p>
    <w:p w14:paraId="110DDAC0" w14:textId="77777777" w:rsidR="00D354F1" w:rsidRDefault="00D354F1" w:rsidP="00B4715E">
      <w:pPr>
        <w:spacing w:before="0" w:after="0" w:line="240" w:lineRule="auto"/>
        <w:divId w:val="2116439976"/>
        <w:rPr>
          <w:rFonts w:ascii="Times New Roman" w:hAnsi="Times New Roman" w:cs="Times New Roman"/>
          <w:b/>
        </w:rPr>
      </w:pPr>
    </w:p>
    <w:p w14:paraId="5B8DBABC" w14:textId="77777777" w:rsidR="00B4715E" w:rsidRPr="005B293D" w:rsidRDefault="00B4715E" w:rsidP="00B4715E">
      <w:pPr>
        <w:spacing w:before="0" w:after="0" w:line="240" w:lineRule="auto"/>
        <w:divId w:val="2116439976"/>
        <w:rPr>
          <w:rFonts w:ascii="Times New Roman" w:hAnsi="Times New Roman" w:cs="Times New Roman"/>
          <w:b/>
        </w:rPr>
      </w:pPr>
      <w:r w:rsidRPr="005B293D">
        <w:rPr>
          <w:rFonts w:ascii="Times New Roman" w:hAnsi="Times New Roman" w:cs="Times New Roman"/>
          <w:b/>
        </w:rPr>
        <w:t>Part II</w:t>
      </w:r>
    </w:p>
    <w:p w14:paraId="6741A6F8" w14:textId="77777777" w:rsidR="003B1CCF" w:rsidRDefault="003B1CCF" w:rsidP="00B4715E">
      <w:pPr>
        <w:spacing w:before="0" w:after="0" w:line="240" w:lineRule="auto"/>
        <w:divId w:val="2116439976"/>
        <w:rPr>
          <w:rFonts w:ascii="Times New Roman" w:hAnsi="Times New Roman" w:cs="Times New Roman"/>
        </w:rPr>
      </w:pPr>
    </w:p>
    <w:p w14:paraId="5CAF6EC7" w14:textId="77777777" w:rsidR="00B4715E" w:rsidRPr="005B293D" w:rsidRDefault="003C39EA" w:rsidP="00B4715E">
      <w:pPr>
        <w:spacing w:before="0" w:after="0" w:line="240" w:lineRule="auto"/>
        <w:divId w:val="2116439976"/>
        <w:rPr>
          <w:rFonts w:ascii="Times New Roman" w:hAnsi="Times New Roman" w:cs="Times New Roman"/>
        </w:rPr>
      </w:pPr>
      <w:r>
        <w:rPr>
          <w:noProof/>
        </w:rPr>
        <mc:AlternateContent>
          <mc:Choice Requires="wps">
            <w:drawing>
              <wp:anchor distT="0" distB="0" distL="114300" distR="114300" simplePos="0" relativeHeight="251667968" behindDoc="0" locked="0" layoutInCell="1" allowOverlap="1" wp14:anchorId="2F0276F9" wp14:editId="0C9AF126">
                <wp:simplePos x="0" y="0"/>
                <wp:positionH relativeFrom="column">
                  <wp:posOffset>3469005</wp:posOffset>
                </wp:positionH>
                <wp:positionV relativeFrom="paragraph">
                  <wp:posOffset>15875</wp:posOffset>
                </wp:positionV>
                <wp:extent cx="99695" cy="92075"/>
                <wp:effectExtent l="0" t="0" r="14605" b="22225"/>
                <wp:wrapNone/>
                <wp:docPr id="13"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9695" cy="92075"/>
                        </a:xfrm>
                        <a:prstGeom prst="rect">
                          <a:avLst/>
                        </a:prstGeom>
                        <a:no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0794D6A6" id="Rectangle 6" o:spid="_x0000_s1026" style="position:absolute;margin-left:273.15pt;margin-top:1.25pt;width:7.85pt;height:7.25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" filled="f" strokecolor="#41719c" strokeweight="1pt">
                <v:path arrowok="t"/>
              </v:rect>
            </w:pict>
          </mc:Fallback>
        </mc:AlternateContent>
      </w:r>
      <w:r>
        <w:rPr>
          <w:noProof/>
        </w:rPr>
        <mc:AlternateContent>
          <mc:Choice Requires="wps">
            <w:drawing>
              <wp:anchor distT="0" distB="0" distL="114300" distR="114300" simplePos="0" relativeHeight="251666944" behindDoc="0" locked="0" layoutInCell="1" allowOverlap="1" wp14:anchorId="2F21E53F" wp14:editId="42645C55">
                <wp:simplePos x="0" y="0"/>
                <wp:positionH relativeFrom="column">
                  <wp:posOffset>1790065</wp:posOffset>
                </wp:positionH>
                <wp:positionV relativeFrom="paragraph">
                  <wp:posOffset>17780</wp:posOffset>
                </wp:positionV>
                <wp:extent cx="99695" cy="92075"/>
                <wp:effectExtent l="0" t="0" r="14605" b="22225"/>
                <wp:wrapNone/>
                <wp:docPr id="12"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9695" cy="92075"/>
                        </a:xfrm>
                        <a:prstGeom prst="rect">
                          <a:avLst/>
                        </a:prstGeom>
                        <a:no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7B3E49A8" id="Rectangle 5" o:spid="_x0000_s1026" style="position:absolute;margin-left:140.95pt;margin-top:1.4pt;width:7.85pt;height:7.25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" filled="f" strokecolor="#41719c" strokeweight="1pt">
                <v:path arrowok="t"/>
              </v:rect>
            </w:pict>
          </mc:Fallback>
        </mc:AlternateContent>
      </w:r>
      <w:r w:rsidR="00B4715E" w:rsidRPr="005B293D">
        <w:rPr>
          <w:rFonts w:ascii="Times New Roman" w:hAnsi="Times New Roman" w:cs="Times New Roman"/>
        </w:rPr>
        <w:t>Application for the use of:</w:t>
      </w:r>
      <w:r w:rsidR="00B4715E" w:rsidRPr="005B293D">
        <w:rPr>
          <w:rFonts w:ascii="Times New Roman" w:hAnsi="Times New Roman" w:cs="Times New Roman"/>
        </w:rPr>
        <w:tab/>
        <w:t xml:space="preserve">     Technology Court</w:t>
      </w:r>
      <w:r w:rsidR="00B4715E" w:rsidRPr="005B293D">
        <w:rPr>
          <w:rFonts w:ascii="Times New Roman" w:hAnsi="Times New Roman" w:cs="Times New Roman"/>
        </w:rPr>
        <w:tab/>
      </w:r>
      <w:r w:rsidR="00B4715E" w:rsidRPr="005B293D">
        <w:rPr>
          <w:rFonts w:ascii="Times New Roman" w:hAnsi="Times New Roman" w:cs="Times New Roman"/>
        </w:rPr>
        <w:tab/>
        <w:t>MIT facilities</w:t>
      </w:r>
    </w:p>
    <w:p w14:paraId="5139BDB4" w14:textId="77777777" w:rsidR="00B4715E" w:rsidRPr="005B293D" w:rsidRDefault="003C39EA" w:rsidP="00B4715E">
      <w:pPr>
        <w:spacing w:before="0" w:after="0" w:line="240" w:lineRule="auto"/>
        <w:divId w:val="2116439976"/>
        <w:rPr>
          <w:rFonts w:ascii="Times New Roman" w:hAnsi="Times New Roman" w:cs="Times New Roman"/>
        </w:rPr>
      </w:pPr>
      <w:r>
        <w:rPr>
          <w:noProof/>
        </w:rPr>
        <mc:AlternateContent>
          <mc:Choice Requires="wps">
            <w:drawing>
              <wp:anchor distT="0" distB="0" distL="114300" distR="114300" simplePos="0" relativeHeight="251670016" behindDoc="0" locked="0" layoutInCell="1" allowOverlap="1" wp14:anchorId="1F36F66F" wp14:editId="1A98B3BA">
                <wp:simplePos x="0" y="0"/>
                <wp:positionH relativeFrom="column">
                  <wp:posOffset>3467735</wp:posOffset>
                </wp:positionH>
                <wp:positionV relativeFrom="paragraph">
                  <wp:posOffset>33020</wp:posOffset>
                </wp:positionV>
                <wp:extent cx="99695" cy="92075"/>
                <wp:effectExtent l="0" t="0" r="14605" b="22225"/>
                <wp:wrapNone/>
                <wp:docPr id="11"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9695" cy="92075"/>
                        </a:xfrm>
                        <a:prstGeom prst="rect">
                          <a:avLst/>
                        </a:prstGeom>
                        <a:no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047B80CF" id="Rectangle 8" o:spid="_x0000_s1026" style="position:absolute;margin-left:273.05pt;margin-top:2.6pt;width:7.85pt;height:7.25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" filled="f" strokecolor="#41719c" strokeweight="1pt">
                <v:path arrowok="t"/>
              </v:rect>
            </w:pict>
          </mc:Fallback>
        </mc:AlternateContent>
      </w:r>
      <w:r>
        <w:rPr>
          <w:noProof/>
        </w:rPr>
        <mc:AlternateContent>
          <mc:Choice Requires="wps">
            <w:drawing>
              <wp:anchor distT="0" distB="0" distL="114300" distR="114300" simplePos="0" relativeHeight="251668992" behindDoc="0" locked="0" layoutInCell="1" allowOverlap="1" wp14:anchorId="6F33B145" wp14:editId="2D24A7F1">
                <wp:simplePos x="0" y="0"/>
                <wp:positionH relativeFrom="column">
                  <wp:posOffset>1786255</wp:posOffset>
                </wp:positionH>
                <wp:positionV relativeFrom="paragraph">
                  <wp:posOffset>43180</wp:posOffset>
                </wp:positionV>
                <wp:extent cx="99695" cy="92075"/>
                <wp:effectExtent l="0" t="0" r="14605" b="22225"/>
                <wp:wrapNone/>
                <wp:docPr id="10"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9695" cy="92075"/>
                        </a:xfrm>
                        <a:prstGeom prst="rect">
                          <a:avLst/>
                        </a:prstGeom>
                        <a:no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26C00B36" id="Rectangle 7" o:spid="_x0000_s1026" style="position:absolute;margin-left:140.65pt;margin-top:3.4pt;width:7.85pt;height:7.25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" filled="f" strokecolor="#41719c" strokeweight="1pt">
                <v:path arrowok="t"/>
              </v:rect>
            </w:pict>
          </mc:Fallback>
        </mc:AlternateContent>
      </w:r>
      <w:r w:rsidR="00B4715E" w:rsidRPr="005B293D">
        <w:rPr>
          <w:rFonts w:ascii="Times New Roman" w:hAnsi="Times New Roman" w:cs="Times New Roman"/>
        </w:rPr>
        <w:t>In respect of</w:t>
      </w:r>
      <w:r w:rsidR="00B4715E" w:rsidRPr="005B293D">
        <w:rPr>
          <w:rFonts w:ascii="Times New Roman" w:hAnsi="Times New Roman" w:cs="Times New Roman"/>
        </w:rPr>
        <w:tab/>
      </w:r>
      <w:r w:rsidR="00B4715E" w:rsidRPr="005B293D">
        <w:rPr>
          <w:rFonts w:ascii="Times New Roman" w:hAnsi="Times New Roman" w:cs="Times New Roman"/>
        </w:rPr>
        <w:tab/>
        <w:t>:</w:t>
      </w:r>
      <w:r w:rsidR="00B4715E" w:rsidRPr="005B293D">
        <w:rPr>
          <w:rFonts w:ascii="Times New Roman" w:hAnsi="Times New Roman" w:cs="Times New Roman"/>
        </w:rPr>
        <w:tab/>
        <w:t xml:space="preserve">     Court Proceedings</w:t>
      </w:r>
      <w:r w:rsidR="00B4715E" w:rsidRPr="005B293D">
        <w:rPr>
          <w:rFonts w:ascii="Times New Roman" w:hAnsi="Times New Roman" w:cs="Times New Roman"/>
        </w:rPr>
        <w:tab/>
      </w:r>
      <w:r w:rsidR="00B4715E" w:rsidRPr="005B293D">
        <w:rPr>
          <w:rFonts w:ascii="Times New Roman" w:hAnsi="Times New Roman" w:cs="Times New Roman"/>
        </w:rPr>
        <w:tab/>
        <w:t>Alternative Dispute Resolution</w:t>
      </w:r>
    </w:p>
    <w:p w14:paraId="2F2F946F" w14:textId="77777777" w:rsidR="00B4715E" w:rsidRPr="005B293D" w:rsidRDefault="00B4715E" w:rsidP="00B4715E">
      <w:pPr>
        <w:spacing w:before="0" w:after="0" w:line="240" w:lineRule="auto"/>
        <w:divId w:val="2116439976"/>
        <w:rPr>
          <w:rFonts w:ascii="Times New Roman" w:hAnsi="Times New Roman" w:cs="Times New Roman"/>
        </w:rPr>
      </w:pPr>
    </w:p>
    <w:p w14:paraId="4F5E2B55" w14:textId="77777777" w:rsidR="00B4715E" w:rsidRPr="005B293D" w:rsidRDefault="00B4715E" w:rsidP="006172E9">
      <w:pPr>
        <w:pStyle w:val="ListParagraph"/>
        <w:numPr>
          <w:ilvl w:val="0"/>
          <w:numId w:val="115"/>
        </w:numPr>
        <w:ind w:left="0" w:firstLine="0"/>
        <w:contextualSpacing/>
        <w:divId w:val="2116439976"/>
        <w:rPr>
          <w:sz w:val="24"/>
          <w:szCs w:val="24"/>
        </w:rPr>
      </w:pPr>
      <w:r w:rsidRPr="005B293D">
        <w:rPr>
          <w:sz w:val="24"/>
          <w:szCs w:val="24"/>
        </w:rPr>
        <w:t>Date(s) and time when use of Technology Court is required:</w:t>
      </w:r>
    </w:p>
    <w:p w14:paraId="6AB140E1" w14:textId="77777777" w:rsidR="00B4715E" w:rsidRDefault="00B4715E" w:rsidP="00B4715E">
      <w:pPr>
        <w:spacing w:before="0" w:after="0" w:line="240" w:lineRule="auto"/>
        <w:divId w:val="2116439976"/>
        <w:rPr>
          <w:rFonts w:ascii="Times New Roman" w:hAnsi="Times New Roman" w:cs="Times New Roman"/>
        </w:rPr>
      </w:pPr>
    </w:p>
    <w:p w14:paraId="2D12F23F" w14:textId="77777777" w:rsidR="00B4715E" w:rsidRPr="005B293D" w:rsidRDefault="00B4715E" w:rsidP="00B4715E">
      <w:pPr>
        <w:spacing w:before="0" w:after="0" w:line="240" w:lineRule="auto"/>
        <w:divId w:val="2116439976"/>
        <w:rPr>
          <w:rFonts w:ascii="Times New Roman" w:hAnsi="Times New Roman" w:cs="Times New Roman"/>
        </w:rPr>
      </w:pPr>
      <w:r w:rsidRPr="005B293D">
        <w:rPr>
          <w:rFonts w:ascii="Times New Roman" w:hAnsi="Times New Roman" w:cs="Times New Roman"/>
        </w:rPr>
        <w:t>Dates of scheduled use:</w:t>
      </w:r>
      <w:r w:rsidRPr="005B293D">
        <w:rPr>
          <w:rFonts w:ascii="Times New Roman" w:hAnsi="Times New Roman" w:cs="Times New Roman"/>
        </w:rPr>
        <w:tab/>
      </w:r>
      <w:r w:rsidRPr="005B293D">
        <w:rPr>
          <w:rFonts w:ascii="Times New Roman" w:hAnsi="Times New Roman" w:cs="Times New Roman"/>
        </w:rPr>
        <w:tab/>
      </w:r>
      <w:r w:rsidRPr="005B293D">
        <w:rPr>
          <w:rFonts w:ascii="Times New Roman" w:hAnsi="Times New Roman" w:cs="Times New Roman"/>
        </w:rPr>
        <w:tab/>
      </w:r>
      <w:r w:rsidRPr="005B293D">
        <w:rPr>
          <w:rFonts w:ascii="Times New Roman" w:hAnsi="Times New Roman" w:cs="Times New Roman"/>
        </w:rPr>
        <w:tab/>
      </w:r>
      <w:r w:rsidRPr="005B293D">
        <w:rPr>
          <w:rFonts w:ascii="Times New Roman" w:hAnsi="Times New Roman" w:cs="Times New Roman"/>
        </w:rPr>
        <w:tab/>
        <w:t>Total No. of days:</w:t>
      </w:r>
    </w:p>
    <w:p w14:paraId="4AE4340D" w14:textId="77777777" w:rsidR="00B4715E" w:rsidRDefault="00B4715E" w:rsidP="00B4715E">
      <w:pPr>
        <w:spacing w:before="0" w:after="0" w:line="240" w:lineRule="auto"/>
        <w:divId w:val="2116439976"/>
        <w:rPr>
          <w:rFonts w:ascii="Times New Roman" w:hAnsi="Times New Roman" w:cs="Times New Roman"/>
        </w:rPr>
      </w:pPr>
    </w:p>
    <w:p w14:paraId="2FADB668" w14:textId="77777777" w:rsidR="00B4715E" w:rsidRPr="005B293D" w:rsidRDefault="00B4715E" w:rsidP="00B4715E">
      <w:pPr>
        <w:spacing w:before="0" w:after="0" w:line="240" w:lineRule="auto"/>
        <w:divId w:val="2116439976"/>
        <w:rPr>
          <w:rFonts w:ascii="Times New Roman" w:hAnsi="Times New Roman" w:cs="Times New Roman"/>
        </w:rPr>
      </w:pPr>
      <w:r w:rsidRPr="005B293D">
        <w:rPr>
          <w:rFonts w:ascii="Times New Roman" w:hAnsi="Times New Roman" w:cs="Times New Roman"/>
        </w:rPr>
        <w:t>Start date and time (1</w:t>
      </w:r>
      <w:r w:rsidRPr="005B293D">
        <w:rPr>
          <w:rFonts w:ascii="Times New Roman" w:hAnsi="Times New Roman" w:cs="Times New Roman"/>
          <w:vertAlign w:val="superscript"/>
        </w:rPr>
        <w:t>st</w:t>
      </w:r>
      <w:r w:rsidRPr="005B293D">
        <w:rPr>
          <w:rFonts w:ascii="Times New Roman" w:hAnsi="Times New Roman" w:cs="Times New Roman"/>
        </w:rPr>
        <w:t xml:space="preserve"> scheduled day of use):</w:t>
      </w:r>
    </w:p>
    <w:p w14:paraId="363B8BE6" w14:textId="77777777" w:rsidR="00B4715E" w:rsidRDefault="00B4715E" w:rsidP="00B4715E">
      <w:pPr>
        <w:spacing w:before="0" w:after="0" w:line="240" w:lineRule="auto"/>
        <w:divId w:val="2116439976"/>
        <w:rPr>
          <w:rFonts w:ascii="Times New Roman" w:hAnsi="Times New Roman" w:cs="Times New Roman"/>
        </w:rPr>
      </w:pPr>
    </w:p>
    <w:p w14:paraId="2572C169" w14:textId="77777777" w:rsidR="00B4715E" w:rsidRDefault="00B4715E" w:rsidP="00B4715E">
      <w:pPr>
        <w:spacing w:before="0" w:after="0" w:line="240" w:lineRule="auto"/>
        <w:divId w:val="2116439976"/>
        <w:rPr>
          <w:rFonts w:ascii="Times New Roman" w:hAnsi="Times New Roman" w:cs="Times New Roman"/>
        </w:rPr>
      </w:pPr>
      <w:r w:rsidRPr="005B293D">
        <w:rPr>
          <w:rFonts w:ascii="Times New Roman" w:hAnsi="Times New Roman" w:cs="Times New Roman"/>
        </w:rPr>
        <w:t>End date and time (last scheduled day of use):</w:t>
      </w:r>
    </w:p>
    <w:p w14:paraId="3E729E3B" w14:textId="77777777" w:rsidR="00B4715E" w:rsidRPr="005B293D" w:rsidRDefault="00B4715E" w:rsidP="00B4715E">
      <w:pPr>
        <w:spacing w:before="0" w:after="0" w:line="240" w:lineRule="auto"/>
        <w:divId w:val="2116439976"/>
        <w:rPr>
          <w:rFonts w:ascii="Times New Roman" w:hAnsi="Times New Roman" w:cs="Times New Roma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715"/>
        <w:gridCol w:w="1301"/>
      </w:tblGrid>
      <w:tr w:rsidR="0080319E" w:rsidRPr="005B293D" w14:paraId="2FDA8D05" w14:textId="77777777" w:rsidTr="0080319E">
        <w:trPr>
          <w:divId w:val="2116439976"/>
        </w:trPr>
        <w:tc>
          <w:tcPr>
            <w:tcW w:w="9016" w:type="dxa"/>
            <w:gridSpan w:val="2"/>
            <w:shd w:val="clear" w:color="auto" w:fill="auto"/>
          </w:tcPr>
          <w:p w14:paraId="4E2D030B" w14:textId="77777777" w:rsidR="00B4715E" w:rsidRPr="0080319E" w:rsidRDefault="00B4715E" w:rsidP="0080319E">
            <w:pPr>
              <w:spacing w:before="0" w:after="0" w:line="240" w:lineRule="auto"/>
              <w:rPr>
                <w:rFonts w:ascii="Times New Roman" w:eastAsia="SimSun" w:hAnsi="Times New Roman" w:cs="Times New Roman"/>
              </w:rPr>
            </w:pPr>
            <w:r w:rsidRPr="0080319E">
              <w:rPr>
                <w:rFonts w:ascii="Times New Roman" w:eastAsia="SimSun" w:hAnsi="Times New Roman" w:cs="Times New Roman"/>
                <w:b/>
              </w:rPr>
              <w:t>Facility</w:t>
            </w:r>
            <w:r w:rsidRPr="0080319E">
              <w:rPr>
                <w:rFonts w:ascii="Times New Roman" w:eastAsia="SimSun" w:hAnsi="Times New Roman" w:cs="Times New Roman"/>
              </w:rPr>
              <w:t xml:space="preserve"> (Tick box)</w:t>
            </w:r>
          </w:p>
        </w:tc>
      </w:tr>
      <w:tr w:rsidR="0080319E" w:rsidRPr="005B293D" w14:paraId="1372C939" w14:textId="77777777" w:rsidTr="0080319E">
        <w:trPr>
          <w:divId w:val="2116439976"/>
        </w:trPr>
        <w:tc>
          <w:tcPr>
            <w:tcW w:w="9016" w:type="dxa"/>
            <w:gridSpan w:val="2"/>
            <w:shd w:val="clear" w:color="auto" w:fill="auto"/>
          </w:tcPr>
          <w:p w14:paraId="6E60D25A" w14:textId="77777777" w:rsidR="00B4715E" w:rsidRPr="0080319E" w:rsidRDefault="00B4715E" w:rsidP="006172E9">
            <w:pPr>
              <w:pStyle w:val="ListParagraph"/>
              <w:numPr>
                <w:ilvl w:val="0"/>
                <w:numId w:val="116"/>
              </w:numPr>
              <w:ind w:left="426" w:firstLine="0"/>
              <w:contextualSpacing/>
              <w:rPr>
                <w:rFonts w:eastAsia="SimSun"/>
                <w:b/>
                <w:sz w:val="24"/>
                <w:szCs w:val="24"/>
              </w:rPr>
            </w:pPr>
            <w:r w:rsidRPr="0080319E">
              <w:rPr>
                <w:rFonts w:eastAsia="SimSun"/>
                <w:b/>
                <w:sz w:val="24"/>
                <w:szCs w:val="24"/>
              </w:rPr>
              <w:t>Audio-visual e</w:t>
            </w:r>
            <w:r w:rsidRPr="0080319E">
              <w:rPr>
                <w:rFonts w:eastAsia="SimSun"/>
                <w:b/>
                <w:bCs/>
                <w:sz w:val="24"/>
                <w:szCs w:val="24"/>
              </w:rPr>
              <w:t xml:space="preserve">quipment ($50 per day or part thereof) </w:t>
            </w:r>
            <w:r w:rsidRPr="0080319E">
              <w:rPr>
                <w:rFonts w:eastAsia="SimSun"/>
                <w:sz w:val="24"/>
                <w:szCs w:val="24"/>
              </w:rPr>
              <w:t xml:space="preserve"> </w:t>
            </w:r>
          </w:p>
        </w:tc>
      </w:tr>
      <w:tr w:rsidR="0080319E" w:rsidRPr="005B293D" w14:paraId="5D2B5828" w14:textId="77777777" w:rsidTr="0080319E">
        <w:trPr>
          <w:divId w:val="2116439976"/>
        </w:trPr>
        <w:tc>
          <w:tcPr>
            <w:tcW w:w="7715" w:type="dxa"/>
            <w:shd w:val="clear" w:color="auto" w:fill="auto"/>
          </w:tcPr>
          <w:p w14:paraId="359E535E" w14:textId="77777777" w:rsidR="00B4715E" w:rsidRPr="0080319E" w:rsidRDefault="00B4715E" w:rsidP="006172E9">
            <w:pPr>
              <w:pStyle w:val="ListParagraph"/>
              <w:numPr>
                <w:ilvl w:val="0"/>
                <w:numId w:val="117"/>
              </w:numPr>
              <w:ind w:left="426" w:firstLine="0"/>
              <w:contextualSpacing/>
              <w:rPr>
                <w:rFonts w:eastAsia="SimSun"/>
                <w:sz w:val="24"/>
                <w:szCs w:val="24"/>
              </w:rPr>
            </w:pPr>
            <w:r w:rsidRPr="0080319E">
              <w:rPr>
                <w:rFonts w:eastAsia="SimSun"/>
                <w:sz w:val="24"/>
                <w:szCs w:val="24"/>
              </w:rPr>
              <w:t>Projector Screen (STEWART, Grayhawk)</w:t>
            </w:r>
          </w:p>
        </w:tc>
        <w:tc>
          <w:tcPr>
            <w:tcW w:w="1301" w:type="dxa"/>
            <w:shd w:val="clear" w:color="auto" w:fill="auto"/>
          </w:tcPr>
          <w:p w14:paraId="15F117D1" w14:textId="77777777" w:rsidR="00B4715E" w:rsidRPr="0080319E" w:rsidRDefault="00B4715E" w:rsidP="0080319E">
            <w:pPr>
              <w:spacing w:before="0" w:after="0" w:line="240" w:lineRule="auto"/>
              <w:rPr>
                <w:rFonts w:ascii="Times New Roman" w:eastAsia="SimSun" w:hAnsi="Times New Roman" w:cs="Times New Roman"/>
              </w:rPr>
            </w:pPr>
          </w:p>
        </w:tc>
      </w:tr>
      <w:tr w:rsidR="0080319E" w:rsidRPr="005B293D" w14:paraId="69711F4E" w14:textId="77777777" w:rsidTr="0080319E">
        <w:trPr>
          <w:divId w:val="2116439976"/>
        </w:trPr>
        <w:tc>
          <w:tcPr>
            <w:tcW w:w="7715" w:type="dxa"/>
            <w:shd w:val="clear" w:color="auto" w:fill="auto"/>
          </w:tcPr>
          <w:p w14:paraId="62E1EF50" w14:textId="77777777" w:rsidR="00B4715E" w:rsidRPr="0080319E" w:rsidRDefault="00B4715E" w:rsidP="0080319E">
            <w:pPr>
              <w:tabs>
                <w:tab w:val="left" w:pos="567"/>
              </w:tabs>
              <w:spacing w:before="0" w:after="0" w:line="240" w:lineRule="auto"/>
              <w:ind w:left="426"/>
              <w:rPr>
                <w:rFonts w:ascii="Times New Roman" w:eastAsia="SimSun" w:hAnsi="Times New Roman" w:cs="Times New Roman"/>
              </w:rPr>
            </w:pPr>
            <w:r w:rsidRPr="0080319E">
              <w:rPr>
                <w:rFonts w:ascii="Times New Roman" w:eastAsia="SimSun" w:hAnsi="Times New Roman" w:cs="Times New Roman"/>
              </w:rPr>
              <w:t xml:space="preserve">(b)    Sound system (speakers and </w:t>
            </w:r>
            <w:proofErr w:type="spellStart"/>
            <w:r w:rsidRPr="0080319E">
              <w:rPr>
                <w:rFonts w:ascii="Times New Roman" w:eastAsia="SimSun" w:hAnsi="Times New Roman" w:cs="Times New Roman"/>
              </w:rPr>
              <w:t>Tannoy</w:t>
            </w:r>
            <w:proofErr w:type="spellEnd"/>
            <w:r w:rsidRPr="0080319E">
              <w:rPr>
                <w:rFonts w:ascii="Times New Roman" w:eastAsia="SimSun" w:hAnsi="Times New Roman" w:cs="Times New Roman"/>
              </w:rPr>
              <w:t xml:space="preserve"> microphones)</w:t>
            </w:r>
          </w:p>
        </w:tc>
        <w:tc>
          <w:tcPr>
            <w:tcW w:w="1301" w:type="dxa"/>
            <w:shd w:val="clear" w:color="auto" w:fill="auto"/>
          </w:tcPr>
          <w:p w14:paraId="10A6C8C6" w14:textId="77777777" w:rsidR="00B4715E" w:rsidRPr="0080319E" w:rsidRDefault="00B4715E" w:rsidP="0080319E">
            <w:pPr>
              <w:spacing w:before="0" w:after="0" w:line="240" w:lineRule="auto"/>
              <w:rPr>
                <w:rFonts w:ascii="Times New Roman" w:eastAsia="SimSun" w:hAnsi="Times New Roman" w:cs="Times New Roman"/>
              </w:rPr>
            </w:pPr>
          </w:p>
        </w:tc>
      </w:tr>
      <w:tr w:rsidR="0080319E" w:rsidRPr="005B293D" w14:paraId="49FB9150" w14:textId="77777777" w:rsidTr="0080319E">
        <w:trPr>
          <w:divId w:val="2116439976"/>
        </w:trPr>
        <w:tc>
          <w:tcPr>
            <w:tcW w:w="7715" w:type="dxa"/>
            <w:shd w:val="clear" w:color="auto" w:fill="auto"/>
          </w:tcPr>
          <w:p w14:paraId="33CAE933" w14:textId="77777777" w:rsidR="00B4715E" w:rsidRPr="0080319E" w:rsidRDefault="00B4715E" w:rsidP="0080319E">
            <w:pPr>
              <w:spacing w:before="0" w:after="0" w:line="240" w:lineRule="auto"/>
              <w:ind w:left="426"/>
              <w:rPr>
                <w:rFonts w:ascii="Times New Roman" w:eastAsia="SimSun" w:hAnsi="Times New Roman" w:cs="Times New Roman"/>
              </w:rPr>
            </w:pPr>
            <w:r w:rsidRPr="0080319E">
              <w:rPr>
                <w:rFonts w:ascii="Times New Roman" w:eastAsia="SimSun" w:hAnsi="Times New Roman" w:cs="Times New Roman"/>
              </w:rPr>
              <w:t>(c)    Visualiser (</w:t>
            </w:r>
            <w:proofErr w:type="spellStart"/>
            <w:r w:rsidRPr="0080319E">
              <w:rPr>
                <w:rFonts w:ascii="Times New Roman" w:eastAsia="SimSun" w:hAnsi="Times New Roman" w:cs="Times New Roman"/>
              </w:rPr>
              <w:t>Wolfvision</w:t>
            </w:r>
            <w:proofErr w:type="spellEnd"/>
            <w:r w:rsidRPr="0080319E">
              <w:rPr>
                <w:rFonts w:ascii="Times New Roman" w:eastAsia="SimSun" w:hAnsi="Times New Roman" w:cs="Times New Roman"/>
              </w:rPr>
              <w:t xml:space="preserve">)  </w:t>
            </w:r>
          </w:p>
        </w:tc>
        <w:tc>
          <w:tcPr>
            <w:tcW w:w="1301" w:type="dxa"/>
            <w:shd w:val="clear" w:color="auto" w:fill="auto"/>
          </w:tcPr>
          <w:p w14:paraId="0A6118A8" w14:textId="77777777" w:rsidR="00B4715E" w:rsidRPr="0080319E" w:rsidRDefault="00B4715E" w:rsidP="0080319E">
            <w:pPr>
              <w:spacing w:before="0" w:after="0" w:line="240" w:lineRule="auto"/>
              <w:rPr>
                <w:rFonts w:ascii="Times New Roman" w:eastAsia="SimSun" w:hAnsi="Times New Roman" w:cs="Times New Roman"/>
              </w:rPr>
            </w:pPr>
          </w:p>
        </w:tc>
      </w:tr>
      <w:tr w:rsidR="0080319E" w:rsidRPr="005B293D" w14:paraId="65C4B2AC" w14:textId="77777777" w:rsidTr="0080319E">
        <w:trPr>
          <w:divId w:val="2116439976"/>
        </w:trPr>
        <w:tc>
          <w:tcPr>
            <w:tcW w:w="7715" w:type="dxa"/>
            <w:shd w:val="clear" w:color="auto" w:fill="auto"/>
          </w:tcPr>
          <w:p w14:paraId="53029150" w14:textId="77777777" w:rsidR="00B4715E" w:rsidRPr="0080319E" w:rsidRDefault="00B4715E" w:rsidP="0080319E">
            <w:pPr>
              <w:spacing w:before="0" w:after="0" w:line="240" w:lineRule="auto"/>
              <w:ind w:left="426"/>
              <w:rPr>
                <w:rFonts w:ascii="Times New Roman" w:eastAsia="SimSun" w:hAnsi="Times New Roman" w:cs="Times New Roman"/>
              </w:rPr>
            </w:pPr>
            <w:r w:rsidRPr="0080319E">
              <w:rPr>
                <w:rFonts w:ascii="Times New Roman" w:eastAsia="SimSun" w:hAnsi="Times New Roman" w:cs="Times New Roman"/>
              </w:rPr>
              <w:t>(d)    Multi-format disc player (which allows the playback of DVD-Audio, DVD-Video, DVD-</w:t>
            </w:r>
            <w:proofErr w:type="gramStart"/>
            <w:r w:rsidRPr="0080319E">
              <w:rPr>
                <w:rFonts w:ascii="Times New Roman" w:eastAsia="SimSun" w:hAnsi="Times New Roman" w:cs="Times New Roman"/>
              </w:rPr>
              <w:t>RAM</w:t>
            </w:r>
            <w:proofErr w:type="gramEnd"/>
            <w:r w:rsidRPr="0080319E">
              <w:rPr>
                <w:rFonts w:ascii="Times New Roman" w:eastAsia="SimSun" w:hAnsi="Times New Roman" w:cs="Times New Roman"/>
              </w:rPr>
              <w:t xml:space="preserve"> and DVD-R)</w:t>
            </w:r>
          </w:p>
        </w:tc>
        <w:tc>
          <w:tcPr>
            <w:tcW w:w="1301" w:type="dxa"/>
            <w:shd w:val="clear" w:color="auto" w:fill="auto"/>
          </w:tcPr>
          <w:p w14:paraId="248D8F71" w14:textId="77777777" w:rsidR="00B4715E" w:rsidRPr="0080319E" w:rsidRDefault="00B4715E" w:rsidP="0080319E">
            <w:pPr>
              <w:spacing w:before="0" w:after="0" w:line="240" w:lineRule="auto"/>
              <w:rPr>
                <w:rFonts w:ascii="Times New Roman" w:eastAsia="SimSun" w:hAnsi="Times New Roman" w:cs="Times New Roman"/>
              </w:rPr>
            </w:pPr>
          </w:p>
        </w:tc>
      </w:tr>
      <w:tr w:rsidR="0080319E" w:rsidRPr="005B293D" w14:paraId="7D107E1C" w14:textId="77777777" w:rsidTr="003C39EA">
        <w:trPr>
          <w:divId w:val="2116439976"/>
          <w:trHeight w:val="358"/>
        </w:trPr>
        <w:tc>
          <w:tcPr>
            <w:tcW w:w="7715" w:type="dxa"/>
            <w:shd w:val="clear" w:color="auto" w:fill="auto"/>
          </w:tcPr>
          <w:p w14:paraId="46075B68" w14:textId="77777777" w:rsidR="00B4715E" w:rsidRPr="0080319E" w:rsidRDefault="00B4715E" w:rsidP="006172E9">
            <w:pPr>
              <w:pStyle w:val="ListParagraph"/>
              <w:numPr>
                <w:ilvl w:val="0"/>
                <w:numId w:val="116"/>
              </w:numPr>
              <w:ind w:left="426" w:firstLine="0"/>
              <w:contextualSpacing/>
              <w:rPr>
                <w:rFonts w:eastAsia="SimSun"/>
                <w:b/>
                <w:sz w:val="24"/>
                <w:szCs w:val="24"/>
              </w:rPr>
            </w:pPr>
            <w:r w:rsidRPr="0080319E">
              <w:rPr>
                <w:rFonts w:eastAsia="SimSun"/>
                <w:b/>
                <w:sz w:val="24"/>
                <w:szCs w:val="24"/>
              </w:rPr>
              <w:t xml:space="preserve">Video-Conferencing system </w:t>
            </w:r>
            <w:r w:rsidRPr="0080319E">
              <w:rPr>
                <w:rFonts w:eastAsia="SimSun"/>
                <w:sz w:val="24"/>
                <w:szCs w:val="24"/>
              </w:rPr>
              <w:t xml:space="preserve">(State the country, </w:t>
            </w:r>
            <w:proofErr w:type="gramStart"/>
            <w:r w:rsidRPr="0080319E">
              <w:rPr>
                <w:rFonts w:eastAsia="SimSun"/>
                <w:sz w:val="24"/>
                <w:szCs w:val="24"/>
              </w:rPr>
              <w:t>state</w:t>
            </w:r>
            <w:proofErr w:type="gramEnd"/>
            <w:r w:rsidRPr="0080319E">
              <w:rPr>
                <w:rFonts w:eastAsia="SimSun"/>
                <w:sz w:val="24"/>
                <w:szCs w:val="24"/>
              </w:rPr>
              <w:t xml:space="preserve"> and city) </w:t>
            </w:r>
          </w:p>
        </w:tc>
        <w:tc>
          <w:tcPr>
            <w:tcW w:w="1301" w:type="dxa"/>
            <w:shd w:val="clear" w:color="auto" w:fill="auto"/>
          </w:tcPr>
          <w:p w14:paraId="234A8657" w14:textId="77777777" w:rsidR="00B4715E" w:rsidRPr="0080319E" w:rsidRDefault="00B4715E" w:rsidP="0080319E">
            <w:pPr>
              <w:spacing w:before="0" w:after="0" w:line="240" w:lineRule="auto"/>
              <w:rPr>
                <w:rFonts w:ascii="Times New Roman" w:eastAsia="SimSun" w:hAnsi="Times New Roman" w:cs="Times New Roman"/>
              </w:rPr>
            </w:pPr>
          </w:p>
        </w:tc>
      </w:tr>
    </w:tbl>
    <w:p w14:paraId="7CC2F573" w14:textId="77777777" w:rsidR="00B4715E" w:rsidRDefault="00B4715E" w:rsidP="00B4715E">
      <w:pPr>
        <w:spacing w:before="0" w:after="0" w:line="240" w:lineRule="auto"/>
        <w:divId w:val="2116439976"/>
        <w:rPr>
          <w:rFonts w:ascii="Times New Roman" w:hAnsi="Times New Roman" w:cs="Times New Roman"/>
        </w:rPr>
      </w:pPr>
    </w:p>
    <w:p w14:paraId="5E4F3197" w14:textId="77777777" w:rsidR="00B4715E" w:rsidRDefault="00B4715E" w:rsidP="00B4715E">
      <w:pPr>
        <w:spacing w:before="0" w:after="0" w:line="240" w:lineRule="auto"/>
        <w:divId w:val="2116439976"/>
        <w:rPr>
          <w:rFonts w:ascii="Times New Roman" w:hAnsi="Times New Roman" w:cs="Times New Roman"/>
        </w:rPr>
      </w:pPr>
    </w:p>
    <w:p w14:paraId="1F2E4E97" w14:textId="77777777" w:rsidR="00B4715E" w:rsidRPr="005B293D" w:rsidRDefault="00B4715E" w:rsidP="00B4715E">
      <w:pPr>
        <w:spacing w:before="0" w:after="0" w:line="240" w:lineRule="auto"/>
        <w:divId w:val="2116439976"/>
        <w:rPr>
          <w:rFonts w:ascii="Times New Roman" w:hAnsi="Times New Roman" w:cs="Times New Roman"/>
        </w:rPr>
      </w:pPr>
      <w:r w:rsidRPr="005B293D">
        <w:rPr>
          <w:rFonts w:ascii="Times New Roman" w:hAnsi="Times New Roman" w:cs="Times New Roman"/>
        </w:rPr>
        <w:t>(b)</w:t>
      </w:r>
      <w:r w:rsidRPr="005B293D">
        <w:rPr>
          <w:rFonts w:ascii="Times New Roman" w:hAnsi="Times New Roman" w:cs="Times New Roman"/>
        </w:rPr>
        <w:tab/>
        <w:t>Date(s) and time when use of MIT facilities are required:</w:t>
      </w:r>
    </w:p>
    <w:p w14:paraId="4E89BD70" w14:textId="77777777" w:rsidR="00B4715E" w:rsidRDefault="00B4715E" w:rsidP="00B4715E">
      <w:pPr>
        <w:spacing w:before="0" w:after="0" w:line="240" w:lineRule="auto"/>
        <w:divId w:val="2116439976"/>
        <w:rPr>
          <w:rFonts w:ascii="Times New Roman" w:hAnsi="Times New Roman" w:cs="Times New Roman"/>
        </w:rPr>
      </w:pPr>
    </w:p>
    <w:p w14:paraId="15354F93" w14:textId="77777777" w:rsidR="00B4715E" w:rsidRPr="005B293D" w:rsidRDefault="00B4715E" w:rsidP="00B4715E">
      <w:pPr>
        <w:spacing w:before="0" w:after="0" w:line="240" w:lineRule="auto"/>
        <w:divId w:val="2116439976"/>
        <w:rPr>
          <w:rFonts w:ascii="Times New Roman" w:hAnsi="Times New Roman" w:cs="Times New Roman"/>
        </w:rPr>
      </w:pPr>
      <w:r w:rsidRPr="005B293D">
        <w:rPr>
          <w:rFonts w:ascii="Times New Roman" w:hAnsi="Times New Roman" w:cs="Times New Roman"/>
        </w:rPr>
        <w:t>Dates of scheduled use:</w:t>
      </w:r>
      <w:r w:rsidRPr="005B293D">
        <w:rPr>
          <w:rFonts w:ascii="Times New Roman" w:hAnsi="Times New Roman" w:cs="Times New Roman"/>
        </w:rPr>
        <w:tab/>
      </w:r>
      <w:r w:rsidRPr="005B293D">
        <w:rPr>
          <w:rFonts w:ascii="Times New Roman" w:hAnsi="Times New Roman" w:cs="Times New Roman"/>
        </w:rPr>
        <w:tab/>
      </w:r>
      <w:r w:rsidRPr="005B293D">
        <w:rPr>
          <w:rFonts w:ascii="Times New Roman" w:hAnsi="Times New Roman" w:cs="Times New Roman"/>
        </w:rPr>
        <w:tab/>
      </w:r>
      <w:r w:rsidRPr="005B293D">
        <w:rPr>
          <w:rFonts w:ascii="Times New Roman" w:hAnsi="Times New Roman" w:cs="Times New Roman"/>
        </w:rPr>
        <w:tab/>
      </w:r>
      <w:r w:rsidRPr="005B293D">
        <w:rPr>
          <w:rFonts w:ascii="Times New Roman" w:hAnsi="Times New Roman" w:cs="Times New Roman"/>
        </w:rPr>
        <w:tab/>
        <w:t>Total No. of days:</w:t>
      </w:r>
    </w:p>
    <w:p w14:paraId="393A84BB" w14:textId="77777777" w:rsidR="00B4715E" w:rsidRDefault="00B4715E" w:rsidP="00B4715E">
      <w:pPr>
        <w:spacing w:before="0" w:after="0" w:line="240" w:lineRule="auto"/>
        <w:divId w:val="2116439976"/>
        <w:rPr>
          <w:rFonts w:ascii="Times New Roman" w:hAnsi="Times New Roman" w:cs="Times New Roman"/>
        </w:rPr>
      </w:pPr>
    </w:p>
    <w:p w14:paraId="1502DAF8" w14:textId="77777777" w:rsidR="00B4715E" w:rsidRPr="005B293D" w:rsidRDefault="00B4715E" w:rsidP="00B4715E">
      <w:pPr>
        <w:spacing w:before="0" w:after="0" w:line="240" w:lineRule="auto"/>
        <w:divId w:val="2116439976"/>
        <w:rPr>
          <w:rFonts w:ascii="Times New Roman" w:hAnsi="Times New Roman" w:cs="Times New Roman"/>
        </w:rPr>
      </w:pPr>
      <w:r w:rsidRPr="005B293D">
        <w:rPr>
          <w:rFonts w:ascii="Times New Roman" w:hAnsi="Times New Roman" w:cs="Times New Roman"/>
        </w:rPr>
        <w:t>Start date and time (1</w:t>
      </w:r>
      <w:r w:rsidRPr="005B293D">
        <w:rPr>
          <w:rFonts w:ascii="Times New Roman" w:hAnsi="Times New Roman" w:cs="Times New Roman"/>
          <w:vertAlign w:val="superscript"/>
        </w:rPr>
        <w:t>st</w:t>
      </w:r>
      <w:r w:rsidRPr="005B293D">
        <w:rPr>
          <w:rFonts w:ascii="Times New Roman" w:hAnsi="Times New Roman" w:cs="Times New Roman"/>
        </w:rPr>
        <w:t xml:space="preserve"> scheduled day of use):</w:t>
      </w:r>
    </w:p>
    <w:p w14:paraId="29971830" w14:textId="77777777" w:rsidR="00B4715E" w:rsidRDefault="00B4715E" w:rsidP="00B4715E">
      <w:pPr>
        <w:spacing w:before="0" w:after="0" w:line="240" w:lineRule="auto"/>
        <w:divId w:val="2116439976"/>
        <w:rPr>
          <w:rFonts w:ascii="Times New Roman" w:hAnsi="Times New Roman" w:cs="Times New Roman"/>
        </w:rPr>
      </w:pPr>
    </w:p>
    <w:p w14:paraId="2487B6D7" w14:textId="77777777" w:rsidR="00B4715E" w:rsidRDefault="00B4715E" w:rsidP="00B4715E">
      <w:pPr>
        <w:spacing w:before="0" w:after="0" w:line="240" w:lineRule="auto"/>
        <w:divId w:val="2116439976"/>
        <w:rPr>
          <w:rFonts w:ascii="Times New Roman" w:hAnsi="Times New Roman" w:cs="Times New Roman"/>
        </w:rPr>
      </w:pPr>
      <w:r w:rsidRPr="005B293D">
        <w:rPr>
          <w:rFonts w:ascii="Times New Roman" w:hAnsi="Times New Roman" w:cs="Times New Roman"/>
        </w:rPr>
        <w:t>End date and time (last scheduled day of use):</w:t>
      </w:r>
    </w:p>
    <w:p w14:paraId="057E21F0" w14:textId="77777777" w:rsidR="00B4715E" w:rsidRDefault="00B4715E" w:rsidP="003B1CCF">
      <w:pPr>
        <w:spacing w:before="0" w:after="0" w:line="240" w:lineRule="auto"/>
        <w:ind w:firstLine="720"/>
        <w:divId w:val="2116439976"/>
        <w:rPr>
          <w:rFonts w:ascii="Times New Roman" w:hAnsi="Times New Roman" w:cs="Times New Roman"/>
        </w:rPr>
      </w:pPr>
    </w:p>
    <w:p w14:paraId="52E8A0C5" w14:textId="77777777" w:rsidR="003B1CCF" w:rsidRDefault="003B1CCF" w:rsidP="003B1CCF">
      <w:pPr>
        <w:spacing w:before="0" w:after="0" w:line="240" w:lineRule="auto"/>
        <w:ind w:firstLine="720"/>
        <w:divId w:val="2116439976"/>
        <w:rPr>
          <w:rFonts w:ascii="Times New Roman" w:hAnsi="Times New Roman" w:cs="Times New Roma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694"/>
        <w:gridCol w:w="1322"/>
      </w:tblGrid>
      <w:tr w:rsidR="0080319E" w:rsidRPr="005B293D" w14:paraId="7AD0A568" w14:textId="77777777" w:rsidTr="0080319E">
        <w:trPr>
          <w:divId w:val="2116439976"/>
        </w:trPr>
        <w:tc>
          <w:tcPr>
            <w:tcW w:w="9016" w:type="dxa"/>
            <w:gridSpan w:val="2"/>
            <w:shd w:val="clear" w:color="auto" w:fill="auto"/>
          </w:tcPr>
          <w:p w14:paraId="416C8254" w14:textId="77777777" w:rsidR="00B4715E" w:rsidRPr="0080319E" w:rsidRDefault="00B4715E" w:rsidP="0080319E">
            <w:pPr>
              <w:tabs>
                <w:tab w:val="left" w:pos="426"/>
              </w:tabs>
              <w:spacing w:before="0" w:after="0" w:line="240" w:lineRule="auto"/>
              <w:rPr>
                <w:rFonts w:ascii="Times New Roman" w:eastAsia="SimSun" w:hAnsi="Times New Roman" w:cs="Times New Roman"/>
              </w:rPr>
            </w:pPr>
            <w:r w:rsidRPr="0080319E">
              <w:rPr>
                <w:rFonts w:ascii="Times New Roman" w:eastAsia="SimSun" w:hAnsi="Times New Roman" w:cs="Times New Roman"/>
                <w:b/>
              </w:rPr>
              <w:t>Facility</w:t>
            </w:r>
            <w:r w:rsidRPr="0080319E">
              <w:rPr>
                <w:rFonts w:ascii="Times New Roman" w:eastAsia="SimSun" w:hAnsi="Times New Roman" w:cs="Times New Roman"/>
              </w:rPr>
              <w:t xml:space="preserve"> (Tick box)</w:t>
            </w:r>
          </w:p>
        </w:tc>
      </w:tr>
      <w:tr w:rsidR="0080319E" w:rsidRPr="005B293D" w14:paraId="442D308A" w14:textId="77777777" w:rsidTr="0080319E">
        <w:trPr>
          <w:divId w:val="2116439976"/>
        </w:trPr>
        <w:tc>
          <w:tcPr>
            <w:tcW w:w="9016" w:type="dxa"/>
            <w:gridSpan w:val="2"/>
            <w:shd w:val="clear" w:color="auto" w:fill="auto"/>
          </w:tcPr>
          <w:p w14:paraId="31667F44" w14:textId="77777777" w:rsidR="00B4715E" w:rsidRPr="0080319E" w:rsidRDefault="00B4715E" w:rsidP="006172E9">
            <w:pPr>
              <w:pStyle w:val="ListParagraph"/>
              <w:numPr>
                <w:ilvl w:val="0"/>
                <w:numId w:val="118"/>
              </w:numPr>
              <w:tabs>
                <w:tab w:val="left" w:pos="426"/>
              </w:tabs>
              <w:ind w:left="426" w:firstLine="0"/>
              <w:contextualSpacing/>
              <w:rPr>
                <w:rFonts w:eastAsia="SimSun"/>
                <w:b/>
                <w:sz w:val="24"/>
                <w:szCs w:val="24"/>
              </w:rPr>
            </w:pPr>
            <w:r w:rsidRPr="0080319E">
              <w:rPr>
                <w:rFonts w:eastAsia="SimSun"/>
                <w:b/>
                <w:sz w:val="24"/>
                <w:szCs w:val="24"/>
              </w:rPr>
              <w:t xml:space="preserve">Interactive Display Board with HD display </w:t>
            </w:r>
            <w:r w:rsidRPr="0080319E">
              <w:rPr>
                <w:rFonts w:eastAsia="SimSun"/>
                <w:b/>
                <w:bCs/>
                <w:sz w:val="24"/>
                <w:szCs w:val="24"/>
                <w:lang w:val="en-SG"/>
              </w:rPr>
              <w:t>(MITv2) ($100 per day or part thereof)</w:t>
            </w:r>
          </w:p>
        </w:tc>
      </w:tr>
      <w:tr w:rsidR="0080319E" w:rsidRPr="005B293D" w14:paraId="08213F6E" w14:textId="77777777" w:rsidTr="0080319E">
        <w:trPr>
          <w:divId w:val="2116439976"/>
        </w:trPr>
        <w:tc>
          <w:tcPr>
            <w:tcW w:w="7694" w:type="dxa"/>
            <w:shd w:val="clear" w:color="auto" w:fill="auto"/>
          </w:tcPr>
          <w:p w14:paraId="14ABF9FF" w14:textId="77777777" w:rsidR="00B4715E" w:rsidRPr="0080319E" w:rsidRDefault="00B4715E" w:rsidP="006172E9">
            <w:pPr>
              <w:pStyle w:val="ListParagraph"/>
              <w:numPr>
                <w:ilvl w:val="0"/>
                <w:numId w:val="121"/>
              </w:numPr>
              <w:ind w:left="426" w:firstLine="0"/>
              <w:contextualSpacing/>
              <w:rPr>
                <w:rFonts w:eastAsia="SimSun"/>
                <w:sz w:val="24"/>
                <w:szCs w:val="24"/>
              </w:rPr>
            </w:pPr>
            <w:r w:rsidRPr="0080319E">
              <w:rPr>
                <w:rFonts w:eastAsia="SimSun"/>
                <w:sz w:val="24"/>
                <w:szCs w:val="24"/>
              </w:rPr>
              <w:t>65” HD touch-screen display</w:t>
            </w:r>
          </w:p>
        </w:tc>
        <w:tc>
          <w:tcPr>
            <w:tcW w:w="1322" w:type="dxa"/>
            <w:shd w:val="clear" w:color="auto" w:fill="auto"/>
          </w:tcPr>
          <w:p w14:paraId="24A279A4" w14:textId="77777777" w:rsidR="00B4715E" w:rsidRPr="0080319E" w:rsidRDefault="00B4715E" w:rsidP="0080319E">
            <w:pPr>
              <w:spacing w:before="0" w:after="0" w:line="240" w:lineRule="auto"/>
              <w:rPr>
                <w:rFonts w:ascii="Times New Roman" w:eastAsia="SimSun" w:hAnsi="Times New Roman" w:cs="Times New Roman"/>
              </w:rPr>
            </w:pPr>
          </w:p>
        </w:tc>
      </w:tr>
      <w:tr w:rsidR="0080319E" w:rsidRPr="005B293D" w14:paraId="31B27126" w14:textId="77777777" w:rsidTr="0080319E">
        <w:trPr>
          <w:divId w:val="2116439976"/>
        </w:trPr>
        <w:tc>
          <w:tcPr>
            <w:tcW w:w="7694" w:type="dxa"/>
            <w:shd w:val="clear" w:color="auto" w:fill="auto"/>
          </w:tcPr>
          <w:p w14:paraId="7E8B10EF" w14:textId="77777777" w:rsidR="00B4715E" w:rsidRPr="0080319E" w:rsidRDefault="00B4715E" w:rsidP="006172E9">
            <w:pPr>
              <w:pStyle w:val="ListParagraph"/>
              <w:numPr>
                <w:ilvl w:val="0"/>
                <w:numId w:val="121"/>
              </w:numPr>
              <w:ind w:left="426" w:firstLine="0"/>
              <w:contextualSpacing/>
              <w:rPr>
                <w:rFonts w:eastAsia="SimSun"/>
                <w:sz w:val="24"/>
                <w:szCs w:val="24"/>
              </w:rPr>
            </w:pPr>
            <w:r w:rsidRPr="0080319E">
              <w:rPr>
                <w:rFonts w:eastAsia="SimSun"/>
                <w:sz w:val="24"/>
                <w:szCs w:val="24"/>
              </w:rPr>
              <w:t>Internet access via browser</w:t>
            </w:r>
          </w:p>
        </w:tc>
        <w:tc>
          <w:tcPr>
            <w:tcW w:w="1322" w:type="dxa"/>
            <w:shd w:val="clear" w:color="auto" w:fill="auto"/>
          </w:tcPr>
          <w:p w14:paraId="3815A6F2" w14:textId="77777777" w:rsidR="00B4715E" w:rsidRPr="0080319E" w:rsidRDefault="00B4715E" w:rsidP="0080319E">
            <w:pPr>
              <w:spacing w:before="0" w:after="0" w:line="240" w:lineRule="auto"/>
              <w:rPr>
                <w:rFonts w:ascii="Times New Roman" w:eastAsia="SimSun" w:hAnsi="Times New Roman" w:cs="Times New Roman"/>
              </w:rPr>
            </w:pPr>
          </w:p>
        </w:tc>
      </w:tr>
      <w:tr w:rsidR="0080319E" w:rsidRPr="005B293D" w14:paraId="7C61ACF7" w14:textId="77777777" w:rsidTr="0080319E">
        <w:trPr>
          <w:divId w:val="2116439976"/>
        </w:trPr>
        <w:tc>
          <w:tcPr>
            <w:tcW w:w="7694" w:type="dxa"/>
            <w:shd w:val="clear" w:color="auto" w:fill="auto"/>
          </w:tcPr>
          <w:p w14:paraId="25AB937A" w14:textId="77777777" w:rsidR="00B4715E" w:rsidRPr="0080319E" w:rsidRDefault="00B4715E" w:rsidP="006172E9">
            <w:pPr>
              <w:pStyle w:val="ListParagraph"/>
              <w:numPr>
                <w:ilvl w:val="0"/>
                <w:numId w:val="119"/>
              </w:numPr>
              <w:tabs>
                <w:tab w:val="left" w:pos="426"/>
              </w:tabs>
              <w:ind w:left="567" w:firstLine="0"/>
              <w:contextualSpacing/>
              <w:rPr>
                <w:rFonts w:eastAsia="SimSun"/>
                <w:sz w:val="24"/>
                <w:szCs w:val="24"/>
              </w:rPr>
            </w:pPr>
            <w:r w:rsidRPr="0080319E">
              <w:rPr>
                <w:rFonts w:eastAsia="SimSun"/>
                <w:sz w:val="24"/>
                <w:szCs w:val="24"/>
              </w:rPr>
              <w:t>Recording of voices and actions (e.g., annotations on image or on google maps)</w:t>
            </w:r>
          </w:p>
        </w:tc>
        <w:tc>
          <w:tcPr>
            <w:tcW w:w="1322" w:type="dxa"/>
            <w:shd w:val="clear" w:color="auto" w:fill="auto"/>
          </w:tcPr>
          <w:p w14:paraId="42456C89" w14:textId="77777777" w:rsidR="00B4715E" w:rsidRPr="0080319E" w:rsidRDefault="00B4715E" w:rsidP="0080319E">
            <w:pPr>
              <w:spacing w:before="0" w:after="0" w:line="240" w:lineRule="auto"/>
              <w:rPr>
                <w:rFonts w:ascii="Times New Roman" w:eastAsia="SimSun" w:hAnsi="Times New Roman" w:cs="Times New Roman"/>
              </w:rPr>
            </w:pPr>
          </w:p>
        </w:tc>
      </w:tr>
      <w:tr w:rsidR="0080319E" w:rsidRPr="005B293D" w14:paraId="62EA4915" w14:textId="77777777" w:rsidTr="0080319E">
        <w:trPr>
          <w:divId w:val="2116439976"/>
        </w:trPr>
        <w:tc>
          <w:tcPr>
            <w:tcW w:w="7694" w:type="dxa"/>
            <w:shd w:val="clear" w:color="auto" w:fill="auto"/>
          </w:tcPr>
          <w:p w14:paraId="4A3580D5" w14:textId="77777777" w:rsidR="00B4715E" w:rsidRPr="0080319E" w:rsidRDefault="00B4715E" w:rsidP="006172E9">
            <w:pPr>
              <w:pStyle w:val="ListParagraph"/>
              <w:numPr>
                <w:ilvl w:val="0"/>
                <w:numId w:val="119"/>
              </w:numPr>
              <w:tabs>
                <w:tab w:val="left" w:pos="426"/>
              </w:tabs>
              <w:ind w:left="567" w:firstLine="0"/>
              <w:contextualSpacing/>
              <w:rPr>
                <w:rFonts w:eastAsia="SimSun"/>
                <w:sz w:val="24"/>
                <w:szCs w:val="24"/>
              </w:rPr>
            </w:pPr>
            <w:r w:rsidRPr="0080319E">
              <w:rPr>
                <w:rFonts w:eastAsia="SimSun"/>
                <w:sz w:val="24"/>
                <w:szCs w:val="24"/>
              </w:rPr>
              <w:t>Multi-format disc player (which allows the playback of DVD-audio, DVD-video, DVDRAM, DVD-R, CD, CD-R/RW and SVCD media)</w:t>
            </w:r>
          </w:p>
        </w:tc>
        <w:tc>
          <w:tcPr>
            <w:tcW w:w="1322" w:type="dxa"/>
            <w:shd w:val="clear" w:color="auto" w:fill="auto"/>
          </w:tcPr>
          <w:p w14:paraId="019C4406" w14:textId="77777777" w:rsidR="00B4715E" w:rsidRPr="0080319E" w:rsidRDefault="00B4715E" w:rsidP="0080319E">
            <w:pPr>
              <w:spacing w:before="0" w:after="0" w:line="240" w:lineRule="auto"/>
              <w:rPr>
                <w:rFonts w:ascii="Times New Roman" w:eastAsia="SimSun" w:hAnsi="Times New Roman" w:cs="Times New Roman"/>
              </w:rPr>
            </w:pPr>
          </w:p>
        </w:tc>
      </w:tr>
      <w:tr w:rsidR="0080319E" w:rsidRPr="005B293D" w14:paraId="6CB15DE9" w14:textId="77777777" w:rsidTr="0080319E">
        <w:trPr>
          <w:divId w:val="2116439976"/>
        </w:trPr>
        <w:tc>
          <w:tcPr>
            <w:tcW w:w="9016" w:type="dxa"/>
            <w:gridSpan w:val="2"/>
            <w:shd w:val="clear" w:color="auto" w:fill="auto"/>
          </w:tcPr>
          <w:p w14:paraId="51029F98" w14:textId="77777777" w:rsidR="00B4715E" w:rsidRPr="0080319E" w:rsidRDefault="00B4715E" w:rsidP="006172E9">
            <w:pPr>
              <w:pStyle w:val="ListParagraph"/>
              <w:numPr>
                <w:ilvl w:val="0"/>
                <w:numId w:val="118"/>
              </w:numPr>
              <w:tabs>
                <w:tab w:val="left" w:pos="426"/>
              </w:tabs>
              <w:ind w:left="426" w:firstLine="0"/>
              <w:contextualSpacing/>
              <w:rPr>
                <w:rFonts w:eastAsia="SimSun"/>
                <w:sz w:val="24"/>
                <w:szCs w:val="24"/>
              </w:rPr>
            </w:pPr>
            <w:r w:rsidRPr="0080319E">
              <w:rPr>
                <w:rFonts w:eastAsia="SimSun"/>
                <w:b/>
                <w:sz w:val="24"/>
                <w:szCs w:val="24"/>
              </w:rPr>
              <w:t xml:space="preserve">Audio visual Cart with projector </w:t>
            </w:r>
            <w:r w:rsidRPr="0080319E">
              <w:rPr>
                <w:rFonts w:eastAsia="SimSun"/>
                <w:b/>
                <w:bCs/>
                <w:sz w:val="24"/>
                <w:szCs w:val="24"/>
                <w:lang w:val="en-SG"/>
              </w:rPr>
              <w:t>(MITv1) ($100 per day or part thereof)</w:t>
            </w:r>
          </w:p>
        </w:tc>
      </w:tr>
      <w:tr w:rsidR="0080319E" w:rsidRPr="005B293D" w14:paraId="29BB3758" w14:textId="77777777" w:rsidTr="0080319E">
        <w:trPr>
          <w:divId w:val="2116439976"/>
        </w:trPr>
        <w:tc>
          <w:tcPr>
            <w:tcW w:w="7694" w:type="dxa"/>
            <w:shd w:val="clear" w:color="auto" w:fill="auto"/>
          </w:tcPr>
          <w:p w14:paraId="6B6CAFB9" w14:textId="77777777" w:rsidR="00B4715E" w:rsidRPr="0080319E" w:rsidRDefault="00B4715E" w:rsidP="006172E9">
            <w:pPr>
              <w:pStyle w:val="ListParagraph"/>
              <w:numPr>
                <w:ilvl w:val="0"/>
                <w:numId w:val="121"/>
              </w:numPr>
              <w:ind w:left="426" w:firstLine="0"/>
              <w:contextualSpacing/>
              <w:rPr>
                <w:rFonts w:eastAsia="SimSun"/>
                <w:sz w:val="24"/>
                <w:szCs w:val="24"/>
              </w:rPr>
            </w:pPr>
            <w:r w:rsidRPr="0080319E">
              <w:rPr>
                <w:rFonts w:eastAsia="SimSun"/>
                <w:sz w:val="24"/>
                <w:szCs w:val="24"/>
              </w:rPr>
              <w:t>XGA 2500 ANSI Lumens projector</w:t>
            </w:r>
          </w:p>
        </w:tc>
        <w:tc>
          <w:tcPr>
            <w:tcW w:w="1322" w:type="dxa"/>
            <w:shd w:val="clear" w:color="auto" w:fill="auto"/>
          </w:tcPr>
          <w:p w14:paraId="439E449E" w14:textId="77777777" w:rsidR="00B4715E" w:rsidRPr="0080319E" w:rsidRDefault="00B4715E" w:rsidP="0080319E">
            <w:pPr>
              <w:spacing w:before="0" w:after="0" w:line="240" w:lineRule="auto"/>
              <w:rPr>
                <w:rFonts w:ascii="Times New Roman" w:eastAsia="SimSun" w:hAnsi="Times New Roman" w:cs="Times New Roman"/>
              </w:rPr>
            </w:pPr>
          </w:p>
        </w:tc>
      </w:tr>
      <w:tr w:rsidR="0080319E" w:rsidRPr="005B293D" w14:paraId="70E3C13F" w14:textId="77777777" w:rsidTr="0080319E">
        <w:trPr>
          <w:divId w:val="2116439976"/>
        </w:trPr>
        <w:tc>
          <w:tcPr>
            <w:tcW w:w="7694" w:type="dxa"/>
            <w:shd w:val="clear" w:color="auto" w:fill="auto"/>
          </w:tcPr>
          <w:p w14:paraId="0E46EB8F" w14:textId="77777777" w:rsidR="00B4715E" w:rsidRPr="0080319E" w:rsidRDefault="00B4715E" w:rsidP="006172E9">
            <w:pPr>
              <w:pStyle w:val="ListParagraph"/>
              <w:numPr>
                <w:ilvl w:val="0"/>
                <w:numId w:val="121"/>
              </w:numPr>
              <w:ind w:left="426" w:firstLine="0"/>
              <w:contextualSpacing/>
              <w:rPr>
                <w:rFonts w:eastAsia="SimSun"/>
                <w:sz w:val="24"/>
                <w:szCs w:val="24"/>
              </w:rPr>
            </w:pPr>
            <w:r w:rsidRPr="0080319E">
              <w:rPr>
                <w:rFonts w:eastAsia="SimSun"/>
                <w:sz w:val="24"/>
                <w:szCs w:val="24"/>
              </w:rPr>
              <w:t>Multi-format disc player (which allows the playback of DVD-Audio, DVD-Video, DVDRAM and DVD-R)</w:t>
            </w:r>
          </w:p>
        </w:tc>
        <w:tc>
          <w:tcPr>
            <w:tcW w:w="1322" w:type="dxa"/>
            <w:shd w:val="clear" w:color="auto" w:fill="auto"/>
          </w:tcPr>
          <w:p w14:paraId="51C79674" w14:textId="77777777" w:rsidR="00B4715E" w:rsidRPr="0080319E" w:rsidRDefault="00B4715E" w:rsidP="0080319E">
            <w:pPr>
              <w:spacing w:before="0" w:after="0" w:line="240" w:lineRule="auto"/>
              <w:rPr>
                <w:rFonts w:ascii="Times New Roman" w:eastAsia="SimSun" w:hAnsi="Times New Roman" w:cs="Times New Roman"/>
              </w:rPr>
            </w:pPr>
          </w:p>
        </w:tc>
      </w:tr>
      <w:tr w:rsidR="0080319E" w:rsidRPr="005B293D" w14:paraId="41BA391E" w14:textId="77777777" w:rsidTr="0080319E">
        <w:trPr>
          <w:divId w:val="2116439976"/>
        </w:trPr>
        <w:tc>
          <w:tcPr>
            <w:tcW w:w="7694" w:type="dxa"/>
            <w:shd w:val="clear" w:color="auto" w:fill="auto"/>
          </w:tcPr>
          <w:p w14:paraId="6C79774F" w14:textId="77777777" w:rsidR="00B4715E" w:rsidRPr="0080319E" w:rsidRDefault="00B4715E" w:rsidP="006172E9">
            <w:pPr>
              <w:pStyle w:val="ListParagraph"/>
              <w:numPr>
                <w:ilvl w:val="0"/>
                <w:numId w:val="121"/>
              </w:numPr>
              <w:ind w:left="426" w:firstLine="0"/>
              <w:contextualSpacing/>
              <w:rPr>
                <w:rFonts w:eastAsia="SimSun"/>
                <w:sz w:val="24"/>
                <w:szCs w:val="24"/>
              </w:rPr>
            </w:pPr>
            <w:r w:rsidRPr="0080319E">
              <w:rPr>
                <w:rFonts w:eastAsia="SimSun"/>
                <w:sz w:val="24"/>
                <w:szCs w:val="24"/>
              </w:rPr>
              <w:t xml:space="preserve">Portable </w:t>
            </w:r>
            <w:proofErr w:type="gramStart"/>
            <w:r w:rsidRPr="0080319E">
              <w:rPr>
                <w:rFonts w:eastAsia="SimSun"/>
                <w:sz w:val="24"/>
                <w:szCs w:val="24"/>
              </w:rPr>
              <w:t>90 or 100 inch</w:t>
            </w:r>
            <w:proofErr w:type="gramEnd"/>
            <w:r w:rsidRPr="0080319E">
              <w:rPr>
                <w:rFonts w:eastAsia="SimSun"/>
                <w:sz w:val="24"/>
                <w:szCs w:val="24"/>
              </w:rPr>
              <w:t xml:space="preserve"> tripod screen</w:t>
            </w:r>
          </w:p>
        </w:tc>
        <w:tc>
          <w:tcPr>
            <w:tcW w:w="1322" w:type="dxa"/>
            <w:shd w:val="clear" w:color="auto" w:fill="auto"/>
          </w:tcPr>
          <w:p w14:paraId="0AE3016C" w14:textId="77777777" w:rsidR="00B4715E" w:rsidRPr="0080319E" w:rsidRDefault="00B4715E" w:rsidP="0080319E">
            <w:pPr>
              <w:spacing w:before="0" w:after="0" w:line="240" w:lineRule="auto"/>
              <w:rPr>
                <w:rFonts w:ascii="Times New Roman" w:eastAsia="SimSun" w:hAnsi="Times New Roman" w:cs="Times New Roman"/>
              </w:rPr>
            </w:pPr>
          </w:p>
        </w:tc>
      </w:tr>
    </w:tbl>
    <w:p w14:paraId="202E062C" w14:textId="77777777" w:rsidR="00B4715E" w:rsidRDefault="00B4715E" w:rsidP="00B4715E">
      <w:pPr>
        <w:spacing w:before="0" w:after="0" w:line="240" w:lineRule="auto"/>
        <w:divId w:val="2116439976"/>
      </w:pPr>
    </w:p>
    <w:p w14:paraId="20AF8A65" w14:textId="77777777" w:rsidR="00B4715E" w:rsidRDefault="00B4715E" w:rsidP="00B4715E">
      <w:pPr>
        <w:spacing w:before="0" w:after="0" w:line="240" w:lineRule="auto"/>
        <w:divId w:val="2116439976"/>
      </w:pPr>
    </w:p>
    <w:p w14:paraId="095D1851" w14:textId="77777777" w:rsidR="00B4715E" w:rsidRDefault="00B4715E" w:rsidP="00B4715E">
      <w:pPr>
        <w:spacing w:before="0" w:after="0" w:line="240" w:lineRule="auto"/>
        <w:divId w:val="2116439976"/>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694"/>
        <w:gridCol w:w="1322"/>
      </w:tblGrid>
      <w:tr w:rsidR="0080319E" w:rsidRPr="005B293D" w14:paraId="1E1F98BC" w14:textId="77777777" w:rsidTr="0080319E">
        <w:trPr>
          <w:divId w:val="2116439976"/>
        </w:trPr>
        <w:tc>
          <w:tcPr>
            <w:tcW w:w="9016" w:type="dxa"/>
            <w:gridSpan w:val="2"/>
            <w:shd w:val="clear" w:color="auto" w:fill="auto"/>
          </w:tcPr>
          <w:p w14:paraId="537A83D0" w14:textId="77777777" w:rsidR="00B4715E" w:rsidRPr="0080319E" w:rsidRDefault="00B4715E" w:rsidP="006172E9">
            <w:pPr>
              <w:pStyle w:val="ListParagraph"/>
              <w:numPr>
                <w:ilvl w:val="0"/>
                <w:numId w:val="118"/>
              </w:numPr>
              <w:tabs>
                <w:tab w:val="left" w:pos="426"/>
              </w:tabs>
              <w:ind w:left="426" w:firstLine="0"/>
              <w:contextualSpacing/>
              <w:rPr>
                <w:rFonts w:eastAsia="SimSun"/>
                <w:sz w:val="24"/>
                <w:szCs w:val="24"/>
              </w:rPr>
            </w:pPr>
            <w:r w:rsidRPr="0080319E">
              <w:rPr>
                <w:rFonts w:eastAsia="SimSun"/>
                <w:b/>
                <w:sz w:val="24"/>
                <w:szCs w:val="24"/>
              </w:rPr>
              <w:lastRenderedPageBreak/>
              <w:t xml:space="preserve">Video conferencing Mobile </w:t>
            </w:r>
            <w:proofErr w:type="gramStart"/>
            <w:r w:rsidRPr="0080319E">
              <w:rPr>
                <w:rFonts w:eastAsia="SimSun"/>
                <w:b/>
                <w:sz w:val="24"/>
                <w:szCs w:val="24"/>
              </w:rPr>
              <w:t>Cart</w:t>
            </w:r>
            <w:r w:rsidRPr="0080319E">
              <w:rPr>
                <w:rFonts w:eastAsia="SimSun"/>
                <w:b/>
                <w:bCs/>
                <w:sz w:val="24"/>
                <w:szCs w:val="24"/>
                <w:lang w:val="en-SG"/>
              </w:rPr>
              <w:t xml:space="preserve">  (</w:t>
            </w:r>
            <w:proofErr w:type="gramEnd"/>
            <w:r w:rsidRPr="0080319E">
              <w:rPr>
                <w:rFonts w:eastAsia="SimSun"/>
                <w:b/>
                <w:bCs/>
                <w:sz w:val="24"/>
                <w:szCs w:val="24"/>
                <w:lang w:val="en-SG"/>
              </w:rPr>
              <w:t xml:space="preserve">MVC) ($250 per day or part thereof)  </w:t>
            </w:r>
          </w:p>
        </w:tc>
      </w:tr>
      <w:tr w:rsidR="0080319E" w:rsidRPr="005B293D" w14:paraId="3A4567AD" w14:textId="77777777" w:rsidTr="0080319E">
        <w:trPr>
          <w:divId w:val="2116439976"/>
        </w:trPr>
        <w:tc>
          <w:tcPr>
            <w:tcW w:w="7694" w:type="dxa"/>
            <w:shd w:val="clear" w:color="auto" w:fill="auto"/>
          </w:tcPr>
          <w:p w14:paraId="3D33136D" w14:textId="77777777" w:rsidR="00B4715E" w:rsidRPr="0080319E" w:rsidRDefault="00B4715E" w:rsidP="006172E9">
            <w:pPr>
              <w:pStyle w:val="ListParagraph"/>
              <w:numPr>
                <w:ilvl w:val="0"/>
                <w:numId w:val="122"/>
              </w:numPr>
              <w:ind w:left="426" w:firstLine="0"/>
              <w:contextualSpacing/>
              <w:rPr>
                <w:rFonts w:eastAsia="SimSun"/>
                <w:sz w:val="24"/>
                <w:szCs w:val="24"/>
              </w:rPr>
            </w:pPr>
            <w:r w:rsidRPr="0080319E">
              <w:rPr>
                <w:rFonts w:eastAsia="SimSun"/>
                <w:sz w:val="24"/>
                <w:szCs w:val="24"/>
              </w:rPr>
              <w:t>Single 34” Multimedia Display</w:t>
            </w:r>
          </w:p>
        </w:tc>
        <w:tc>
          <w:tcPr>
            <w:tcW w:w="1322" w:type="dxa"/>
            <w:shd w:val="clear" w:color="auto" w:fill="auto"/>
          </w:tcPr>
          <w:p w14:paraId="6B7D201A" w14:textId="77777777" w:rsidR="00B4715E" w:rsidRPr="0080319E" w:rsidRDefault="00B4715E" w:rsidP="0080319E">
            <w:pPr>
              <w:spacing w:before="0" w:after="0" w:line="240" w:lineRule="auto"/>
              <w:rPr>
                <w:rFonts w:ascii="Times New Roman" w:eastAsia="SimSun" w:hAnsi="Times New Roman" w:cs="Times New Roman"/>
              </w:rPr>
            </w:pPr>
          </w:p>
        </w:tc>
      </w:tr>
      <w:tr w:rsidR="0080319E" w:rsidRPr="005B293D" w14:paraId="00CDA0A1" w14:textId="77777777" w:rsidTr="0080319E">
        <w:trPr>
          <w:divId w:val="2116439976"/>
        </w:trPr>
        <w:tc>
          <w:tcPr>
            <w:tcW w:w="7694" w:type="dxa"/>
            <w:shd w:val="clear" w:color="auto" w:fill="auto"/>
          </w:tcPr>
          <w:p w14:paraId="13A736C9" w14:textId="77777777" w:rsidR="00B4715E" w:rsidRPr="0080319E" w:rsidRDefault="00B4715E" w:rsidP="006172E9">
            <w:pPr>
              <w:pStyle w:val="ListParagraph"/>
              <w:numPr>
                <w:ilvl w:val="0"/>
                <w:numId w:val="122"/>
              </w:numPr>
              <w:ind w:left="426" w:firstLine="0"/>
              <w:contextualSpacing/>
              <w:rPr>
                <w:rFonts w:eastAsia="SimSun"/>
                <w:sz w:val="24"/>
                <w:szCs w:val="24"/>
              </w:rPr>
            </w:pPr>
            <w:r w:rsidRPr="0080319E">
              <w:rPr>
                <w:rFonts w:eastAsia="SimSun"/>
                <w:sz w:val="24"/>
                <w:szCs w:val="24"/>
              </w:rPr>
              <w:t>Polycom videoconferencing system</w:t>
            </w:r>
          </w:p>
        </w:tc>
        <w:tc>
          <w:tcPr>
            <w:tcW w:w="1322" w:type="dxa"/>
            <w:shd w:val="clear" w:color="auto" w:fill="auto"/>
          </w:tcPr>
          <w:p w14:paraId="10ED75D2" w14:textId="77777777" w:rsidR="00B4715E" w:rsidRPr="0080319E" w:rsidRDefault="00B4715E" w:rsidP="0080319E">
            <w:pPr>
              <w:spacing w:before="0" w:after="0" w:line="240" w:lineRule="auto"/>
              <w:rPr>
                <w:rFonts w:ascii="Times New Roman" w:eastAsia="SimSun" w:hAnsi="Times New Roman" w:cs="Times New Roman"/>
              </w:rPr>
            </w:pPr>
            <w:r w:rsidRPr="0080319E">
              <w:rPr>
                <w:rFonts w:ascii="Times New Roman" w:eastAsia="SimSun" w:hAnsi="Times New Roman" w:cs="Times New Roman"/>
              </w:rPr>
              <w:tab/>
            </w:r>
          </w:p>
        </w:tc>
      </w:tr>
      <w:tr w:rsidR="0080319E" w:rsidRPr="005B293D" w14:paraId="418AE47A" w14:textId="77777777" w:rsidTr="0080319E">
        <w:trPr>
          <w:divId w:val="2116439976"/>
        </w:trPr>
        <w:tc>
          <w:tcPr>
            <w:tcW w:w="9016" w:type="dxa"/>
            <w:gridSpan w:val="2"/>
            <w:shd w:val="clear" w:color="auto" w:fill="auto"/>
          </w:tcPr>
          <w:p w14:paraId="6B9801D3" w14:textId="77777777" w:rsidR="00B4715E" w:rsidRPr="0080319E" w:rsidRDefault="00B4715E" w:rsidP="006172E9">
            <w:pPr>
              <w:pStyle w:val="ListParagraph"/>
              <w:numPr>
                <w:ilvl w:val="0"/>
                <w:numId w:val="118"/>
              </w:numPr>
              <w:tabs>
                <w:tab w:val="left" w:pos="426"/>
              </w:tabs>
              <w:ind w:left="426" w:firstLine="0"/>
              <w:contextualSpacing/>
              <w:rPr>
                <w:rFonts w:eastAsia="SimSun"/>
                <w:sz w:val="24"/>
                <w:szCs w:val="24"/>
              </w:rPr>
            </w:pPr>
            <w:r w:rsidRPr="0080319E">
              <w:rPr>
                <w:rFonts w:eastAsia="SimSun"/>
                <w:b/>
                <w:sz w:val="24"/>
                <w:szCs w:val="24"/>
              </w:rPr>
              <w:t xml:space="preserve">Other </w:t>
            </w:r>
            <w:proofErr w:type="gramStart"/>
            <w:r w:rsidRPr="0080319E">
              <w:rPr>
                <w:rFonts w:eastAsia="SimSun"/>
                <w:b/>
                <w:sz w:val="24"/>
                <w:szCs w:val="24"/>
              </w:rPr>
              <w:t>Audio Visual</w:t>
            </w:r>
            <w:proofErr w:type="gramEnd"/>
            <w:r w:rsidRPr="0080319E">
              <w:rPr>
                <w:rFonts w:eastAsia="SimSun"/>
                <w:b/>
                <w:sz w:val="24"/>
                <w:szCs w:val="24"/>
              </w:rPr>
              <w:t xml:space="preserve"> Equipment*</w:t>
            </w:r>
          </w:p>
        </w:tc>
      </w:tr>
      <w:tr w:rsidR="0080319E" w:rsidRPr="005B293D" w14:paraId="4BC89CAB" w14:textId="77777777" w:rsidTr="0080319E">
        <w:trPr>
          <w:divId w:val="2116439976"/>
        </w:trPr>
        <w:tc>
          <w:tcPr>
            <w:tcW w:w="7694" w:type="dxa"/>
            <w:shd w:val="clear" w:color="auto" w:fill="auto"/>
          </w:tcPr>
          <w:p w14:paraId="086C0633" w14:textId="77777777" w:rsidR="00B4715E" w:rsidRPr="0080319E" w:rsidRDefault="00B4715E" w:rsidP="006172E9">
            <w:pPr>
              <w:pStyle w:val="ListParagraph"/>
              <w:numPr>
                <w:ilvl w:val="0"/>
                <w:numId w:val="120"/>
              </w:numPr>
              <w:ind w:left="426" w:firstLine="0"/>
              <w:contextualSpacing/>
              <w:rPr>
                <w:rFonts w:eastAsia="SimSun"/>
                <w:sz w:val="24"/>
                <w:szCs w:val="24"/>
              </w:rPr>
            </w:pPr>
            <w:r w:rsidRPr="0080319E">
              <w:rPr>
                <w:rFonts w:eastAsia="SimSun"/>
                <w:sz w:val="24"/>
                <w:szCs w:val="24"/>
                <w:lang w:val="en-SG"/>
              </w:rPr>
              <w:t>Multi-format disc player (which allows the playback of DVD-Audio, DVD-Video, DVD-</w:t>
            </w:r>
            <w:proofErr w:type="gramStart"/>
            <w:r w:rsidRPr="0080319E">
              <w:rPr>
                <w:rFonts w:eastAsia="SimSun"/>
                <w:sz w:val="24"/>
                <w:szCs w:val="24"/>
                <w:lang w:val="en-SG"/>
              </w:rPr>
              <w:t>RAM</w:t>
            </w:r>
            <w:proofErr w:type="gramEnd"/>
            <w:r w:rsidRPr="0080319E">
              <w:rPr>
                <w:rFonts w:eastAsia="SimSun"/>
                <w:sz w:val="24"/>
                <w:szCs w:val="24"/>
                <w:lang w:val="en-SG"/>
              </w:rPr>
              <w:t xml:space="preserve"> and DVD-R)</w:t>
            </w:r>
          </w:p>
        </w:tc>
        <w:tc>
          <w:tcPr>
            <w:tcW w:w="1322" w:type="dxa"/>
            <w:shd w:val="clear" w:color="auto" w:fill="auto"/>
          </w:tcPr>
          <w:p w14:paraId="333678E4" w14:textId="77777777" w:rsidR="00B4715E" w:rsidRPr="0080319E" w:rsidRDefault="00B4715E" w:rsidP="0080319E">
            <w:pPr>
              <w:spacing w:before="0" w:after="0" w:line="240" w:lineRule="auto"/>
              <w:rPr>
                <w:rFonts w:ascii="Times New Roman" w:eastAsia="SimSun" w:hAnsi="Times New Roman" w:cs="Times New Roman"/>
              </w:rPr>
            </w:pPr>
          </w:p>
        </w:tc>
      </w:tr>
      <w:tr w:rsidR="0080319E" w:rsidRPr="005B293D" w14:paraId="306EE2F1" w14:textId="77777777" w:rsidTr="0080319E">
        <w:trPr>
          <w:divId w:val="2116439976"/>
        </w:trPr>
        <w:tc>
          <w:tcPr>
            <w:tcW w:w="7694" w:type="dxa"/>
            <w:shd w:val="clear" w:color="auto" w:fill="auto"/>
          </w:tcPr>
          <w:p w14:paraId="6A2F1DCA" w14:textId="77777777" w:rsidR="00B4715E" w:rsidRPr="0080319E" w:rsidRDefault="00B4715E" w:rsidP="006172E9">
            <w:pPr>
              <w:pStyle w:val="ListParagraph"/>
              <w:numPr>
                <w:ilvl w:val="0"/>
                <w:numId w:val="120"/>
              </w:numPr>
              <w:tabs>
                <w:tab w:val="left" w:pos="426"/>
              </w:tabs>
              <w:ind w:left="567" w:firstLine="0"/>
              <w:contextualSpacing/>
              <w:rPr>
                <w:rFonts w:eastAsia="SimSun"/>
                <w:sz w:val="24"/>
                <w:szCs w:val="24"/>
              </w:rPr>
            </w:pPr>
            <w:r w:rsidRPr="0080319E">
              <w:rPr>
                <w:rFonts w:eastAsia="SimSun"/>
                <w:sz w:val="24"/>
                <w:szCs w:val="24"/>
                <w:lang w:val="en-SG"/>
              </w:rPr>
              <w:t>Portable visualiser (</w:t>
            </w:r>
            <w:proofErr w:type="spellStart"/>
            <w:r w:rsidRPr="0080319E">
              <w:rPr>
                <w:rFonts w:eastAsia="SimSun"/>
                <w:sz w:val="24"/>
                <w:szCs w:val="24"/>
                <w:lang w:val="en-SG"/>
              </w:rPr>
              <w:t>AVerMedia</w:t>
            </w:r>
            <w:proofErr w:type="spellEnd"/>
            <w:r w:rsidRPr="0080319E">
              <w:rPr>
                <w:rFonts w:eastAsia="SimSun"/>
                <w:sz w:val="24"/>
                <w:szCs w:val="24"/>
                <w:lang w:val="en-SG"/>
              </w:rPr>
              <w:t xml:space="preserve">) </w:t>
            </w:r>
            <w:r w:rsidRPr="0080319E">
              <w:rPr>
                <w:rFonts w:eastAsia="SimSun"/>
                <w:b/>
                <w:bCs/>
                <w:sz w:val="24"/>
                <w:szCs w:val="24"/>
                <w:lang w:val="en-SG"/>
              </w:rPr>
              <w:t xml:space="preserve"> </w:t>
            </w:r>
          </w:p>
        </w:tc>
        <w:tc>
          <w:tcPr>
            <w:tcW w:w="1322" w:type="dxa"/>
            <w:shd w:val="clear" w:color="auto" w:fill="auto"/>
          </w:tcPr>
          <w:p w14:paraId="2C96CE23" w14:textId="77777777" w:rsidR="00B4715E" w:rsidRPr="0080319E" w:rsidRDefault="00B4715E" w:rsidP="0080319E">
            <w:pPr>
              <w:spacing w:before="0" w:after="0" w:line="240" w:lineRule="auto"/>
              <w:rPr>
                <w:rFonts w:ascii="Times New Roman" w:eastAsia="SimSun" w:hAnsi="Times New Roman" w:cs="Times New Roman"/>
              </w:rPr>
            </w:pPr>
          </w:p>
        </w:tc>
      </w:tr>
      <w:tr w:rsidR="0080319E" w:rsidRPr="005B293D" w14:paraId="3A8C44F2" w14:textId="77777777" w:rsidTr="0080319E">
        <w:trPr>
          <w:divId w:val="2116439976"/>
        </w:trPr>
        <w:tc>
          <w:tcPr>
            <w:tcW w:w="7694" w:type="dxa"/>
            <w:shd w:val="clear" w:color="auto" w:fill="auto"/>
          </w:tcPr>
          <w:p w14:paraId="2905034E" w14:textId="77777777" w:rsidR="00B4715E" w:rsidRPr="0080319E" w:rsidRDefault="00B4715E" w:rsidP="006172E9">
            <w:pPr>
              <w:pStyle w:val="ListParagraph"/>
              <w:numPr>
                <w:ilvl w:val="0"/>
                <w:numId w:val="120"/>
              </w:numPr>
              <w:tabs>
                <w:tab w:val="left" w:pos="426"/>
              </w:tabs>
              <w:ind w:left="567" w:firstLine="0"/>
              <w:contextualSpacing/>
              <w:rPr>
                <w:rFonts w:eastAsia="SimSun"/>
                <w:sz w:val="24"/>
                <w:szCs w:val="24"/>
              </w:rPr>
            </w:pPr>
            <w:r w:rsidRPr="0080319E">
              <w:rPr>
                <w:rFonts w:eastAsia="SimSun"/>
                <w:sz w:val="24"/>
                <w:szCs w:val="24"/>
                <w:lang w:val="en-SG"/>
              </w:rPr>
              <w:t xml:space="preserve">Others (please </w:t>
            </w:r>
            <w:proofErr w:type="gramStart"/>
            <w:r w:rsidRPr="0080319E">
              <w:rPr>
                <w:rFonts w:eastAsia="SimSun"/>
                <w:sz w:val="24"/>
                <w:szCs w:val="24"/>
                <w:lang w:val="en-SG"/>
              </w:rPr>
              <w:t>list)*</w:t>
            </w:r>
            <w:proofErr w:type="gramEnd"/>
            <w:r w:rsidRPr="0080319E">
              <w:rPr>
                <w:rFonts w:eastAsia="SimSun"/>
                <w:sz w:val="24"/>
                <w:szCs w:val="24"/>
                <w:lang w:val="en-SG"/>
              </w:rPr>
              <w:t>*</w:t>
            </w:r>
          </w:p>
        </w:tc>
        <w:tc>
          <w:tcPr>
            <w:tcW w:w="1322" w:type="dxa"/>
            <w:shd w:val="clear" w:color="auto" w:fill="auto"/>
          </w:tcPr>
          <w:p w14:paraId="405C9350" w14:textId="77777777" w:rsidR="00B4715E" w:rsidRPr="0080319E" w:rsidRDefault="00B4715E" w:rsidP="0080319E">
            <w:pPr>
              <w:spacing w:before="0" w:after="0" w:line="240" w:lineRule="auto"/>
              <w:rPr>
                <w:rFonts w:ascii="Times New Roman" w:eastAsia="SimSun" w:hAnsi="Times New Roman" w:cs="Times New Roman"/>
              </w:rPr>
            </w:pPr>
          </w:p>
        </w:tc>
      </w:tr>
    </w:tbl>
    <w:p w14:paraId="323DCC6F" w14:textId="77777777" w:rsidR="00B4715E" w:rsidRPr="005B293D" w:rsidRDefault="00B4715E" w:rsidP="00B4715E">
      <w:pPr>
        <w:spacing w:before="0" w:after="0" w:line="240" w:lineRule="auto"/>
        <w:divId w:val="2116439976"/>
        <w:rPr>
          <w:rFonts w:ascii="Times New Roman" w:hAnsi="Times New Roman" w:cs="Times New Roman"/>
        </w:rPr>
      </w:pPr>
    </w:p>
    <w:p w14:paraId="07D893F9" w14:textId="77777777" w:rsidR="00B4715E" w:rsidRPr="005B293D" w:rsidRDefault="00B4715E" w:rsidP="00B4715E">
      <w:pPr>
        <w:spacing w:before="0" w:after="0" w:line="240" w:lineRule="auto"/>
        <w:divId w:val="2116439976"/>
        <w:rPr>
          <w:rFonts w:ascii="Times New Roman" w:hAnsi="Times New Roman" w:cs="Times New Roman"/>
        </w:rPr>
      </w:pPr>
      <w:r w:rsidRPr="005B293D">
        <w:rPr>
          <w:rFonts w:ascii="Times New Roman" w:hAnsi="Times New Roman" w:cs="Times New Roman"/>
        </w:rPr>
        <w:t xml:space="preserve">* Available only as add-ons to facilities in (a)1, (a)2, (b)1, (b)2 or (b)3  </w:t>
      </w:r>
    </w:p>
    <w:p w14:paraId="1AB15C2D" w14:textId="77777777" w:rsidR="00B4715E" w:rsidRPr="005B293D" w:rsidRDefault="00B4715E" w:rsidP="00B4715E">
      <w:pPr>
        <w:spacing w:before="0" w:after="0" w:line="240" w:lineRule="auto"/>
        <w:divId w:val="2116439976"/>
        <w:rPr>
          <w:rFonts w:ascii="Times New Roman" w:hAnsi="Times New Roman" w:cs="Times New Roman"/>
        </w:rPr>
      </w:pPr>
      <w:r w:rsidRPr="005B293D">
        <w:rPr>
          <w:rFonts w:ascii="Times New Roman" w:hAnsi="Times New Roman" w:cs="Times New Roman"/>
        </w:rPr>
        <w:t xml:space="preserve">** Subject to availability of such equipment  </w:t>
      </w:r>
    </w:p>
    <w:p w14:paraId="2129DDFA" w14:textId="77777777" w:rsidR="00B4715E" w:rsidRPr="005B293D" w:rsidRDefault="00B4715E" w:rsidP="00B4715E">
      <w:pPr>
        <w:spacing w:before="0" w:after="0" w:line="240" w:lineRule="auto"/>
        <w:divId w:val="2116439976"/>
        <w:rPr>
          <w:rFonts w:ascii="Times New Roman" w:hAnsi="Times New Roman" w:cs="Times New Roman"/>
        </w:rPr>
      </w:pPr>
    </w:p>
    <w:p w14:paraId="5E357910" w14:textId="77777777" w:rsidR="00B4715E" w:rsidRPr="005B293D" w:rsidRDefault="00B4715E" w:rsidP="00B4715E">
      <w:pPr>
        <w:spacing w:before="0" w:after="0" w:line="240" w:lineRule="auto"/>
        <w:jc w:val="both"/>
        <w:divId w:val="2116439976"/>
        <w:rPr>
          <w:rFonts w:ascii="Times New Roman" w:hAnsi="Times New Roman" w:cs="Times New Roman"/>
        </w:rPr>
      </w:pPr>
      <w:r w:rsidRPr="005B293D">
        <w:rPr>
          <w:rFonts w:ascii="Times New Roman" w:hAnsi="Times New Roman" w:cs="Times New Roman"/>
        </w:rPr>
        <w:t xml:space="preserve">We undertake to pay all prescribed fees and to compensate the Supreme Court and the Family Justice Courts for all damage caused to the equipment, </w:t>
      </w:r>
      <w:proofErr w:type="gramStart"/>
      <w:r w:rsidRPr="005B293D">
        <w:rPr>
          <w:rFonts w:ascii="Times New Roman" w:hAnsi="Times New Roman" w:cs="Times New Roman"/>
        </w:rPr>
        <w:t>furniture</w:t>
      </w:r>
      <w:proofErr w:type="gramEnd"/>
      <w:r w:rsidRPr="005B293D">
        <w:rPr>
          <w:rFonts w:ascii="Times New Roman" w:hAnsi="Times New Roman" w:cs="Times New Roman"/>
        </w:rPr>
        <w:t xml:space="preserve"> or fittings in connection with the hearing.</w:t>
      </w:r>
    </w:p>
    <w:p w14:paraId="44725253" w14:textId="77777777" w:rsidR="00B4715E" w:rsidRPr="005B293D" w:rsidRDefault="00B4715E" w:rsidP="00B4715E">
      <w:pPr>
        <w:spacing w:before="0" w:after="0" w:line="240" w:lineRule="auto"/>
        <w:jc w:val="both"/>
        <w:divId w:val="2116439976"/>
        <w:rPr>
          <w:rFonts w:ascii="Times New Roman" w:hAnsi="Times New Roman" w:cs="Times New Roman"/>
        </w:rPr>
      </w:pPr>
    </w:p>
    <w:p w14:paraId="70CD0920" w14:textId="77777777" w:rsidR="00B4715E" w:rsidRPr="005B293D" w:rsidRDefault="00B4715E" w:rsidP="00B4715E">
      <w:pPr>
        <w:spacing w:before="0" w:after="0" w:line="240" w:lineRule="auto"/>
        <w:jc w:val="both"/>
        <w:divId w:val="2116439976"/>
        <w:rPr>
          <w:rFonts w:ascii="Times New Roman" w:hAnsi="Times New Roman" w:cs="Times New Roman"/>
        </w:rPr>
      </w:pPr>
    </w:p>
    <w:p w14:paraId="04E3FBB4" w14:textId="77777777" w:rsidR="00B4715E" w:rsidRPr="005B293D" w:rsidRDefault="00B4715E" w:rsidP="00B4715E">
      <w:pPr>
        <w:spacing w:before="0" w:after="0" w:line="240" w:lineRule="auto"/>
        <w:jc w:val="both"/>
        <w:divId w:val="2116439976"/>
        <w:rPr>
          <w:rFonts w:ascii="Times New Roman" w:hAnsi="Times New Roman" w:cs="Times New Roman"/>
        </w:rPr>
      </w:pPr>
    </w:p>
    <w:p w14:paraId="393BCB3C" w14:textId="77777777" w:rsidR="00B4715E" w:rsidRPr="005B293D" w:rsidRDefault="00B4715E" w:rsidP="00B4715E">
      <w:pPr>
        <w:spacing w:before="0" w:after="0" w:line="240" w:lineRule="auto"/>
        <w:jc w:val="both"/>
        <w:divId w:val="2116439976"/>
        <w:rPr>
          <w:rFonts w:ascii="Times New Roman" w:hAnsi="Times New Roman" w:cs="Times New Roman"/>
        </w:rPr>
      </w:pPr>
    </w:p>
    <w:p w14:paraId="45F08208" w14:textId="77777777" w:rsidR="00B4715E" w:rsidRPr="005B293D" w:rsidRDefault="00B4715E" w:rsidP="00B4715E">
      <w:pPr>
        <w:spacing w:before="0" w:after="0" w:line="240" w:lineRule="auto"/>
        <w:jc w:val="both"/>
        <w:divId w:val="2116439976"/>
        <w:rPr>
          <w:rFonts w:ascii="Times New Roman" w:hAnsi="Times New Roman" w:cs="Times New Roman"/>
        </w:rPr>
      </w:pPr>
    </w:p>
    <w:p w14:paraId="36B94074" w14:textId="77777777" w:rsidR="00B4715E" w:rsidRPr="005B293D" w:rsidRDefault="00B4715E" w:rsidP="00B4715E">
      <w:pPr>
        <w:spacing w:before="0" w:after="0" w:line="240" w:lineRule="auto"/>
        <w:jc w:val="both"/>
        <w:divId w:val="2116439976"/>
        <w:rPr>
          <w:rFonts w:ascii="Times New Roman" w:hAnsi="Times New Roman" w:cs="Times New Roman"/>
        </w:rPr>
      </w:pPr>
    </w:p>
    <w:p w14:paraId="7BEA69EB" w14:textId="77777777" w:rsidR="00B4715E" w:rsidRPr="005B293D" w:rsidRDefault="00B4715E" w:rsidP="00B4715E">
      <w:pPr>
        <w:spacing w:before="0" w:after="0" w:line="240" w:lineRule="auto"/>
        <w:jc w:val="right"/>
        <w:divId w:val="2116439976"/>
        <w:rPr>
          <w:rFonts w:ascii="Times New Roman" w:hAnsi="Times New Roman" w:cs="Times New Roman"/>
          <w:i/>
        </w:rPr>
      </w:pPr>
      <w:r w:rsidRPr="005B293D">
        <w:rPr>
          <w:rFonts w:ascii="Times New Roman" w:hAnsi="Times New Roman" w:cs="Times New Roman"/>
          <w:i/>
        </w:rPr>
        <w:t>[The Plaintiff/Defendant or the solicitors for the</w:t>
      </w:r>
    </w:p>
    <w:p w14:paraId="6AEE5D05" w14:textId="77777777" w:rsidR="00B4715E" w:rsidRPr="005B293D" w:rsidRDefault="00B4715E" w:rsidP="00B4715E">
      <w:pPr>
        <w:spacing w:before="0" w:after="0" w:line="240" w:lineRule="auto"/>
        <w:jc w:val="right"/>
        <w:divId w:val="2116439976"/>
        <w:rPr>
          <w:rFonts w:ascii="Times New Roman" w:hAnsi="Times New Roman" w:cs="Times New Roman"/>
          <w:i/>
        </w:rPr>
      </w:pPr>
      <w:r w:rsidRPr="005B293D">
        <w:rPr>
          <w:rFonts w:ascii="Times New Roman" w:hAnsi="Times New Roman" w:cs="Times New Roman"/>
          <w:i/>
        </w:rPr>
        <w:t>Plaintiff/Defendant as the case may be]</w:t>
      </w:r>
    </w:p>
    <w:p w14:paraId="5573845F" w14:textId="77777777" w:rsidR="00267633" w:rsidRPr="00267633" w:rsidRDefault="00267633" w:rsidP="00267633">
      <w:pPr>
        <w:spacing w:before="0" w:after="200" w:line="276" w:lineRule="auto"/>
        <w:divId w:val="2116439976"/>
        <w:rPr>
          <w:rFonts w:ascii="Calibri" w:hAnsi="Calibri" w:cs="Times New Roman"/>
          <w:sz w:val="22"/>
          <w:szCs w:val="22"/>
          <w:lang w:val="en-GB" w:eastAsia="en-GB"/>
        </w:rPr>
      </w:pPr>
      <w:bookmarkStart w:id="199" w:name="form17_A"/>
      <w:bookmarkStart w:id="200" w:name="form17_B"/>
      <w:bookmarkStart w:id="201" w:name="_Hlt454157110"/>
      <w:bookmarkEnd w:id="199"/>
      <w:bookmarkEnd w:id="200"/>
      <w:r w:rsidRPr="00267633">
        <w:rPr>
          <w:rFonts w:ascii="Calibri" w:hAnsi="Calibri" w:cs="Times New Roman"/>
          <w:sz w:val="22"/>
          <w:szCs w:val="22"/>
          <w:lang w:val="en-GB" w:eastAsia="en-GB"/>
        </w:rPr>
        <w:br w:type="page"/>
      </w:r>
    </w:p>
    <w:tbl>
      <w:tblPr>
        <w:tblW w:w="8478" w:type="dxa"/>
        <w:tblInd w:w="108" w:type="dxa"/>
        <w:tblLayout w:type="fixed"/>
        <w:tblLook w:val="0000" w:firstRow="0" w:lastRow="0" w:firstColumn="0" w:lastColumn="0" w:noHBand="0" w:noVBand="0"/>
      </w:tblPr>
      <w:tblGrid>
        <w:gridCol w:w="2825"/>
        <w:gridCol w:w="2827"/>
        <w:gridCol w:w="2826"/>
      </w:tblGrid>
      <w:tr w:rsidR="00267633" w:rsidRPr="00267633" w14:paraId="6340561A" w14:textId="77777777" w:rsidTr="00267633">
        <w:trPr>
          <w:divId w:val="2116439976"/>
        </w:trPr>
        <w:tc>
          <w:tcPr>
            <w:tcW w:w="2825" w:type="dxa"/>
          </w:tcPr>
          <w:p w14:paraId="4BAA1E95" w14:textId="77777777" w:rsidR="00267633" w:rsidRPr="00267633" w:rsidRDefault="00267633" w:rsidP="00267633">
            <w:pPr>
              <w:tabs>
                <w:tab w:val="left" w:pos="-720"/>
              </w:tabs>
              <w:suppressAutoHyphens/>
              <w:spacing w:before="0" w:after="0" w:line="240" w:lineRule="auto"/>
              <w:rPr>
                <w:rFonts w:ascii="Times New Roman" w:hAnsi="Times New Roman" w:cs="Times New Roman"/>
                <w:sz w:val="18"/>
                <w:szCs w:val="20"/>
                <w:lang w:val="en-GB" w:eastAsia="zh-CN"/>
              </w:rPr>
            </w:pPr>
            <w:r w:rsidRPr="00267633">
              <w:rPr>
                <w:rFonts w:ascii="Times New Roman" w:hAnsi="Times New Roman" w:cs="Times New Roman"/>
                <w:i/>
                <w:sz w:val="16"/>
                <w:szCs w:val="20"/>
                <w:lang w:val="en-GB" w:eastAsia="zh-CN"/>
              </w:rPr>
              <w:lastRenderedPageBreak/>
              <w:br w:type="page"/>
            </w:r>
          </w:p>
        </w:tc>
        <w:tc>
          <w:tcPr>
            <w:tcW w:w="2827" w:type="dxa"/>
          </w:tcPr>
          <w:p w14:paraId="58640D73" w14:textId="77777777" w:rsidR="00267633" w:rsidRPr="00267633" w:rsidRDefault="00267633" w:rsidP="00267633">
            <w:pPr>
              <w:keepNext/>
              <w:spacing w:before="0" w:after="0" w:line="240" w:lineRule="auto"/>
              <w:jc w:val="center"/>
              <w:outlineLvl w:val="1"/>
              <w:rPr>
                <w:rFonts w:ascii="Times New Roman" w:hAnsi="Times New Roman"/>
                <w:bCs/>
                <w:iCs/>
                <w:spacing w:val="-3"/>
                <w:szCs w:val="28"/>
                <w:lang w:val="en-GB" w:eastAsia="zh-CN"/>
              </w:rPr>
            </w:pPr>
            <w:bookmarkStart w:id="202" w:name="form18"/>
            <w:bookmarkStart w:id="203" w:name="_Toc66445375"/>
            <w:bookmarkStart w:id="204" w:name="_Toc81709932"/>
            <w:bookmarkStart w:id="205" w:name="_Toc81710657"/>
            <w:bookmarkStart w:id="206" w:name="_Toc81717563"/>
            <w:bookmarkStart w:id="207" w:name="_Toc122854443"/>
            <w:bookmarkStart w:id="208" w:name="_Toc122854823"/>
            <w:bookmarkStart w:id="209" w:name="_Toc243995901"/>
            <w:bookmarkEnd w:id="202"/>
            <w:r w:rsidRPr="00267633">
              <w:rPr>
                <w:rFonts w:ascii="Times New Roman" w:hAnsi="Times New Roman"/>
                <w:bCs/>
                <w:iCs/>
                <w:spacing w:val="-3"/>
                <w:szCs w:val="28"/>
                <w:lang w:val="en-GB" w:eastAsia="zh-CN"/>
              </w:rPr>
              <w:t xml:space="preserve">FORM </w:t>
            </w:r>
            <w:bookmarkEnd w:id="203"/>
            <w:bookmarkEnd w:id="204"/>
            <w:bookmarkEnd w:id="205"/>
            <w:bookmarkEnd w:id="206"/>
            <w:bookmarkEnd w:id="207"/>
            <w:bookmarkEnd w:id="208"/>
            <w:bookmarkEnd w:id="209"/>
            <w:r w:rsidRPr="00267633">
              <w:rPr>
                <w:rFonts w:ascii="Times New Roman" w:hAnsi="Times New Roman"/>
                <w:bCs/>
                <w:iCs/>
                <w:spacing w:val="-3"/>
                <w:szCs w:val="28"/>
                <w:lang w:val="en-GB" w:eastAsia="zh-CN"/>
              </w:rPr>
              <w:t>267</w:t>
            </w:r>
          </w:p>
        </w:tc>
        <w:tc>
          <w:tcPr>
            <w:tcW w:w="2826" w:type="dxa"/>
          </w:tcPr>
          <w:p w14:paraId="1164CE05" w14:textId="77777777" w:rsidR="00267633" w:rsidRPr="00267633" w:rsidRDefault="00267633" w:rsidP="00267633">
            <w:pPr>
              <w:tabs>
                <w:tab w:val="left" w:pos="-720"/>
              </w:tabs>
              <w:suppressAutoHyphens/>
              <w:spacing w:before="0" w:after="0" w:line="240" w:lineRule="auto"/>
              <w:jc w:val="right"/>
              <w:rPr>
                <w:rFonts w:ascii="Times New Roman" w:hAnsi="Times New Roman" w:cs="Times New Roman"/>
                <w:szCs w:val="20"/>
                <w:lang w:val="en-GB" w:eastAsia="zh-CN"/>
              </w:rPr>
            </w:pPr>
          </w:p>
        </w:tc>
      </w:tr>
    </w:tbl>
    <w:bookmarkEnd w:id="201"/>
    <w:p w14:paraId="36341DCE" w14:textId="77777777" w:rsidR="00267633" w:rsidRPr="00267633" w:rsidRDefault="00267633" w:rsidP="00267633">
      <w:pPr>
        <w:tabs>
          <w:tab w:val="left" w:pos="-720"/>
        </w:tabs>
        <w:suppressAutoHyphens/>
        <w:spacing w:before="0" w:after="0" w:line="240" w:lineRule="auto"/>
        <w:ind w:left="-144"/>
        <w:divId w:val="2116439976"/>
        <w:rPr>
          <w:rFonts w:ascii="Times New Roman" w:hAnsi="Times New Roman" w:cs="Times New Roman"/>
          <w:spacing w:val="-3"/>
          <w:sz w:val="22"/>
          <w:szCs w:val="22"/>
          <w:lang w:val="en-GB" w:eastAsia="zh-CN"/>
        </w:rPr>
      </w:pPr>
      <w:r w:rsidRPr="00267633">
        <w:rPr>
          <w:rFonts w:ascii="Times New Roman" w:hAnsi="Times New Roman" w:cs="Times New Roman"/>
          <w:spacing w:val="-3"/>
          <w:sz w:val="22"/>
          <w:szCs w:val="22"/>
          <w:lang w:val="en-GB" w:eastAsia="zh-CN"/>
        </w:rPr>
        <w:t>Para 162</w:t>
      </w:r>
    </w:p>
    <w:p w14:paraId="08683311" w14:textId="77777777" w:rsidR="00267633" w:rsidRPr="00267633" w:rsidRDefault="00267633" w:rsidP="00267633">
      <w:pPr>
        <w:keepNext/>
        <w:spacing w:before="240" w:after="60" w:line="240" w:lineRule="auto"/>
        <w:jc w:val="center"/>
        <w:outlineLvl w:val="1"/>
        <w:divId w:val="2116439976"/>
        <w:rPr>
          <w:rFonts w:ascii="Times New Roman" w:hAnsi="Times New Roman"/>
          <w:b/>
          <w:bCs/>
          <w:iCs/>
          <w:spacing w:val="-3"/>
          <w:szCs w:val="28"/>
          <w:lang w:val="en-GB" w:eastAsia="zh-CN"/>
        </w:rPr>
      </w:pPr>
      <w:bookmarkStart w:id="210" w:name="_Toc66445376"/>
      <w:bookmarkStart w:id="211" w:name="_Toc81709933"/>
      <w:bookmarkStart w:id="212" w:name="_Toc81710658"/>
      <w:bookmarkStart w:id="213" w:name="_Toc81717564"/>
      <w:bookmarkStart w:id="214" w:name="_Toc122854444"/>
      <w:bookmarkStart w:id="215" w:name="_Toc122854824"/>
      <w:bookmarkStart w:id="216" w:name="_Toc243995902"/>
      <w:r w:rsidRPr="00267633">
        <w:rPr>
          <w:rFonts w:ascii="Times New Roman" w:hAnsi="Times New Roman"/>
          <w:b/>
          <w:bCs/>
          <w:iCs/>
          <w:spacing w:val="-3"/>
          <w:szCs w:val="28"/>
          <w:lang w:val="en-GB" w:eastAsia="zh-CN"/>
        </w:rPr>
        <w:t>SPECIMEN GOVERNMENT MEDICAL CERTIFICATE</w:t>
      </w:r>
      <w:bookmarkEnd w:id="210"/>
      <w:bookmarkEnd w:id="211"/>
      <w:bookmarkEnd w:id="212"/>
      <w:bookmarkEnd w:id="213"/>
      <w:bookmarkEnd w:id="214"/>
      <w:bookmarkEnd w:id="215"/>
      <w:bookmarkEnd w:id="216"/>
    </w:p>
    <w:p w14:paraId="207BD4BE" w14:textId="77777777" w:rsidR="00267633" w:rsidRPr="00267633" w:rsidRDefault="00267633" w:rsidP="00267633">
      <w:pPr>
        <w:tabs>
          <w:tab w:val="left" w:pos="-720"/>
        </w:tabs>
        <w:suppressAutoHyphens/>
        <w:spacing w:before="0" w:after="0" w:line="240" w:lineRule="auto"/>
        <w:ind w:left="-144"/>
        <w:jc w:val="center"/>
        <w:divId w:val="2116439976"/>
        <w:rPr>
          <w:rFonts w:ascii="Times New Roman" w:hAnsi="Times New Roman" w:cs="Times New Roman"/>
          <w:spacing w:val="-3"/>
          <w:sz w:val="20"/>
          <w:szCs w:val="20"/>
          <w:lang w:val="en-GB" w:eastAsia="zh-CN"/>
        </w:rPr>
      </w:pPr>
    </w:p>
    <w:p w14:paraId="499D2E07" w14:textId="77777777" w:rsidR="00267633" w:rsidRPr="00267633" w:rsidRDefault="00267633" w:rsidP="00267633">
      <w:pPr>
        <w:tabs>
          <w:tab w:val="left" w:pos="-720"/>
        </w:tabs>
        <w:suppressAutoHyphens/>
        <w:spacing w:before="0" w:after="0" w:line="240" w:lineRule="auto"/>
        <w:jc w:val="center"/>
        <w:divId w:val="2116439976"/>
        <w:rPr>
          <w:rFonts w:ascii="Times New Roman" w:hAnsi="Times New Roman" w:cs="Times New Roman"/>
          <w:spacing w:val="-3"/>
          <w:sz w:val="20"/>
          <w:szCs w:val="20"/>
          <w:lang w:val="en-GB" w:eastAsia="zh-CN"/>
        </w:rPr>
      </w:pPr>
    </w:p>
    <w:p w14:paraId="2DFB9471" w14:textId="77777777" w:rsidR="00267633" w:rsidRPr="00267633" w:rsidRDefault="00267633" w:rsidP="00267633">
      <w:pPr>
        <w:tabs>
          <w:tab w:val="left" w:pos="-720"/>
        </w:tabs>
        <w:suppressAutoHyphens/>
        <w:spacing w:before="0" w:after="0" w:line="240" w:lineRule="auto"/>
        <w:jc w:val="center"/>
        <w:divId w:val="2116439976"/>
        <w:rPr>
          <w:rFonts w:ascii="Times New Roman" w:hAnsi="Times New Roman" w:cs="Times New Roman"/>
          <w:spacing w:val="-3"/>
          <w:sz w:val="20"/>
          <w:szCs w:val="20"/>
          <w:lang w:val="en-GB" w:eastAsia="zh-CN"/>
        </w:rPr>
      </w:pPr>
    </w:p>
    <w:tbl>
      <w:tblPr>
        <w:tblW w:w="0" w:type="auto"/>
        <w:tblInd w:w="18" w:type="dxa"/>
        <w:tblLayout w:type="fixed"/>
        <w:tblLook w:val="0000" w:firstRow="0" w:lastRow="0" w:firstColumn="0" w:lastColumn="0" w:noHBand="0" w:noVBand="0"/>
      </w:tblPr>
      <w:tblGrid>
        <w:gridCol w:w="886"/>
        <w:gridCol w:w="1298"/>
        <w:gridCol w:w="842"/>
        <w:gridCol w:w="13"/>
        <w:gridCol w:w="190"/>
        <w:gridCol w:w="1055"/>
        <w:gridCol w:w="274"/>
        <w:gridCol w:w="752"/>
        <w:gridCol w:w="93"/>
        <w:gridCol w:w="177"/>
        <w:gridCol w:w="277"/>
        <w:gridCol w:w="2044"/>
        <w:gridCol w:w="829"/>
      </w:tblGrid>
      <w:tr w:rsidR="00267633" w:rsidRPr="00267633" w14:paraId="019F0F7E" w14:textId="77777777" w:rsidTr="00267633">
        <w:trPr>
          <w:divId w:val="2116439976"/>
        </w:trPr>
        <w:tc>
          <w:tcPr>
            <w:tcW w:w="886" w:type="dxa"/>
            <w:tcBorders>
              <w:top w:val="single" w:sz="6" w:space="0" w:color="auto"/>
              <w:left w:val="single" w:sz="6" w:space="0" w:color="auto"/>
            </w:tcBorders>
          </w:tcPr>
          <w:p w14:paraId="277A7AFC" w14:textId="77777777" w:rsidR="00267633" w:rsidRPr="00267633" w:rsidRDefault="00267633" w:rsidP="00267633">
            <w:pPr>
              <w:tabs>
                <w:tab w:val="left" w:pos="-720"/>
              </w:tabs>
              <w:suppressAutoHyphens/>
              <w:spacing w:before="0" w:after="0" w:line="240" w:lineRule="auto"/>
              <w:jc w:val="center"/>
              <w:rPr>
                <w:rFonts w:ascii="Times New Roman" w:hAnsi="Times New Roman" w:cs="Times New Roman"/>
                <w:spacing w:val="-3"/>
                <w:sz w:val="20"/>
                <w:szCs w:val="20"/>
                <w:lang w:val="en-GB" w:eastAsia="zh-CN"/>
              </w:rPr>
            </w:pPr>
          </w:p>
        </w:tc>
        <w:tc>
          <w:tcPr>
            <w:tcW w:w="1298" w:type="dxa"/>
            <w:tcBorders>
              <w:top w:val="single" w:sz="6" w:space="0" w:color="auto"/>
            </w:tcBorders>
          </w:tcPr>
          <w:p w14:paraId="20CCD769" w14:textId="77777777" w:rsidR="00267633" w:rsidRPr="00267633" w:rsidRDefault="00267633" w:rsidP="00267633">
            <w:pPr>
              <w:tabs>
                <w:tab w:val="left" w:pos="-720"/>
              </w:tabs>
              <w:suppressAutoHyphens/>
              <w:spacing w:before="0" w:after="0" w:line="240" w:lineRule="auto"/>
              <w:rPr>
                <w:rFonts w:ascii="Times New Roman" w:hAnsi="Times New Roman" w:cs="Times New Roman"/>
                <w:spacing w:val="-3"/>
                <w:sz w:val="20"/>
                <w:szCs w:val="20"/>
                <w:lang w:val="en-GB" w:eastAsia="zh-CN"/>
              </w:rPr>
            </w:pPr>
            <w:r w:rsidRPr="00267633">
              <w:rPr>
                <w:rFonts w:ascii="Times New Roman" w:hAnsi="Times New Roman" w:cs="Times New Roman"/>
                <w:spacing w:val="-3"/>
                <w:sz w:val="20"/>
                <w:szCs w:val="20"/>
                <w:lang w:val="en-GB" w:eastAsia="zh-CN"/>
              </w:rPr>
              <w:t>ORIGINAL</w:t>
            </w:r>
          </w:p>
        </w:tc>
        <w:tc>
          <w:tcPr>
            <w:tcW w:w="3673" w:type="dxa"/>
            <w:gridSpan w:val="9"/>
            <w:tcBorders>
              <w:top w:val="single" w:sz="6" w:space="0" w:color="auto"/>
            </w:tcBorders>
          </w:tcPr>
          <w:p w14:paraId="6D70A405" w14:textId="77777777" w:rsidR="00267633" w:rsidRPr="00267633" w:rsidRDefault="00267633" w:rsidP="00267633">
            <w:pPr>
              <w:tabs>
                <w:tab w:val="left" w:pos="-720"/>
              </w:tabs>
              <w:suppressAutoHyphens/>
              <w:spacing w:before="0" w:after="0" w:line="240" w:lineRule="auto"/>
              <w:jc w:val="center"/>
              <w:rPr>
                <w:rFonts w:ascii="Times New Roman" w:hAnsi="Times New Roman" w:cs="Times New Roman"/>
                <w:spacing w:val="-3"/>
                <w:sz w:val="20"/>
                <w:szCs w:val="20"/>
                <w:lang w:val="en-GB" w:eastAsia="zh-CN"/>
              </w:rPr>
            </w:pPr>
            <w:r w:rsidRPr="00267633">
              <w:rPr>
                <w:rFonts w:ascii="Times New Roman" w:hAnsi="Times New Roman" w:cs="Times New Roman"/>
                <w:spacing w:val="-3"/>
                <w:sz w:val="20"/>
                <w:szCs w:val="20"/>
                <w:lang w:val="en-GB" w:eastAsia="zh-CN"/>
              </w:rPr>
              <w:t>MEDICAL CERTIFICATE</w:t>
            </w:r>
          </w:p>
        </w:tc>
        <w:tc>
          <w:tcPr>
            <w:tcW w:w="2044" w:type="dxa"/>
            <w:tcBorders>
              <w:top w:val="single" w:sz="6" w:space="0" w:color="auto"/>
            </w:tcBorders>
          </w:tcPr>
          <w:p w14:paraId="15513B98" w14:textId="77777777" w:rsidR="00267633" w:rsidRPr="00267633" w:rsidRDefault="00267633" w:rsidP="00267633">
            <w:pPr>
              <w:tabs>
                <w:tab w:val="left" w:pos="-720"/>
              </w:tabs>
              <w:suppressAutoHyphens/>
              <w:spacing w:before="0" w:after="0" w:line="240" w:lineRule="auto"/>
              <w:jc w:val="center"/>
              <w:rPr>
                <w:rFonts w:ascii="Times New Roman" w:hAnsi="Times New Roman" w:cs="Times New Roman"/>
                <w:spacing w:val="-3"/>
                <w:sz w:val="18"/>
                <w:szCs w:val="20"/>
                <w:lang w:val="en-GB" w:eastAsia="zh-CN"/>
              </w:rPr>
            </w:pPr>
          </w:p>
          <w:p w14:paraId="6867FFB9" w14:textId="77777777" w:rsidR="00267633" w:rsidRPr="00267633" w:rsidRDefault="00267633" w:rsidP="00267633">
            <w:pPr>
              <w:tabs>
                <w:tab w:val="left" w:pos="-720"/>
              </w:tabs>
              <w:suppressAutoHyphens/>
              <w:spacing w:before="0" w:after="0" w:line="240" w:lineRule="auto"/>
              <w:jc w:val="right"/>
              <w:rPr>
                <w:rFonts w:ascii="Times New Roman" w:hAnsi="Times New Roman" w:cs="Times New Roman"/>
                <w:spacing w:val="-3"/>
                <w:sz w:val="18"/>
                <w:szCs w:val="20"/>
                <w:lang w:val="en-GB" w:eastAsia="zh-CN"/>
              </w:rPr>
            </w:pPr>
            <w:r w:rsidRPr="00267633">
              <w:rPr>
                <w:rFonts w:ascii="Times New Roman" w:hAnsi="Times New Roman" w:cs="Times New Roman"/>
                <w:spacing w:val="-3"/>
                <w:sz w:val="18"/>
                <w:szCs w:val="20"/>
                <w:lang w:val="en-GB" w:eastAsia="zh-CN"/>
              </w:rPr>
              <w:t xml:space="preserve">Serial No.      </w:t>
            </w:r>
          </w:p>
        </w:tc>
        <w:tc>
          <w:tcPr>
            <w:tcW w:w="829" w:type="dxa"/>
            <w:tcBorders>
              <w:top w:val="single" w:sz="6" w:space="0" w:color="auto"/>
              <w:right w:val="single" w:sz="6" w:space="0" w:color="auto"/>
            </w:tcBorders>
          </w:tcPr>
          <w:p w14:paraId="78CA3D50" w14:textId="77777777" w:rsidR="00267633" w:rsidRPr="00267633" w:rsidRDefault="00267633" w:rsidP="00267633">
            <w:pPr>
              <w:tabs>
                <w:tab w:val="left" w:pos="-720"/>
              </w:tabs>
              <w:suppressAutoHyphens/>
              <w:spacing w:before="0" w:after="0" w:line="240" w:lineRule="auto"/>
              <w:jc w:val="center"/>
              <w:rPr>
                <w:rFonts w:ascii="Times New Roman" w:hAnsi="Times New Roman" w:cs="Times New Roman"/>
                <w:spacing w:val="-3"/>
                <w:sz w:val="20"/>
                <w:szCs w:val="20"/>
                <w:lang w:val="en-GB" w:eastAsia="zh-CN"/>
              </w:rPr>
            </w:pPr>
          </w:p>
        </w:tc>
      </w:tr>
      <w:tr w:rsidR="00267633" w:rsidRPr="00267633" w14:paraId="4D29E7CE" w14:textId="77777777" w:rsidTr="00267633">
        <w:trPr>
          <w:divId w:val="2116439976"/>
        </w:trPr>
        <w:tc>
          <w:tcPr>
            <w:tcW w:w="886" w:type="dxa"/>
            <w:tcBorders>
              <w:left w:val="single" w:sz="6" w:space="0" w:color="auto"/>
            </w:tcBorders>
          </w:tcPr>
          <w:p w14:paraId="4E21F7C4" w14:textId="77777777" w:rsidR="00267633" w:rsidRPr="00267633" w:rsidRDefault="00267633" w:rsidP="00267633">
            <w:pPr>
              <w:tabs>
                <w:tab w:val="left" w:pos="-720"/>
              </w:tabs>
              <w:suppressAutoHyphens/>
              <w:spacing w:before="0" w:after="0" w:line="240" w:lineRule="auto"/>
              <w:jc w:val="center"/>
              <w:rPr>
                <w:rFonts w:ascii="Times New Roman" w:hAnsi="Times New Roman" w:cs="Times New Roman"/>
                <w:spacing w:val="-3"/>
                <w:sz w:val="20"/>
                <w:szCs w:val="20"/>
                <w:lang w:val="en-GB" w:eastAsia="zh-CN"/>
              </w:rPr>
            </w:pPr>
          </w:p>
        </w:tc>
        <w:tc>
          <w:tcPr>
            <w:tcW w:w="4694" w:type="dxa"/>
            <w:gridSpan w:val="9"/>
            <w:tcBorders>
              <w:top w:val="single" w:sz="6" w:space="0" w:color="auto"/>
              <w:bottom w:val="single" w:sz="6" w:space="0" w:color="auto"/>
              <w:right w:val="single" w:sz="6" w:space="0" w:color="auto"/>
            </w:tcBorders>
          </w:tcPr>
          <w:p w14:paraId="082AED61" w14:textId="77777777" w:rsidR="00267633" w:rsidRPr="00267633" w:rsidRDefault="00267633" w:rsidP="00267633">
            <w:pPr>
              <w:tabs>
                <w:tab w:val="left" w:pos="-720"/>
              </w:tabs>
              <w:suppressAutoHyphens/>
              <w:spacing w:before="0" w:after="0" w:line="240" w:lineRule="auto"/>
              <w:rPr>
                <w:rFonts w:ascii="Times New Roman" w:hAnsi="Times New Roman" w:cs="Times New Roman"/>
                <w:spacing w:val="-3"/>
                <w:sz w:val="12"/>
                <w:szCs w:val="20"/>
                <w:lang w:val="en-GB" w:eastAsia="zh-CN"/>
              </w:rPr>
            </w:pPr>
            <w:r w:rsidRPr="00267633">
              <w:rPr>
                <w:rFonts w:ascii="Times New Roman" w:hAnsi="Times New Roman" w:cs="Times New Roman"/>
                <w:spacing w:val="-3"/>
                <w:sz w:val="14"/>
                <w:szCs w:val="20"/>
                <w:lang w:val="en-GB" w:eastAsia="zh-CN"/>
              </w:rPr>
              <w:t>Name</w:t>
            </w:r>
          </w:p>
          <w:p w14:paraId="71E152A4" w14:textId="77777777" w:rsidR="00267633" w:rsidRPr="00267633" w:rsidRDefault="00267633" w:rsidP="00267633">
            <w:pPr>
              <w:tabs>
                <w:tab w:val="left" w:pos="-720"/>
              </w:tabs>
              <w:suppressAutoHyphens/>
              <w:spacing w:before="0" w:after="0" w:line="240" w:lineRule="auto"/>
              <w:rPr>
                <w:rFonts w:ascii="Times New Roman" w:hAnsi="Times New Roman" w:cs="Times New Roman"/>
                <w:spacing w:val="-3"/>
                <w:sz w:val="20"/>
                <w:szCs w:val="20"/>
                <w:lang w:val="en-GB" w:eastAsia="zh-CN"/>
              </w:rPr>
            </w:pPr>
          </w:p>
        </w:tc>
        <w:tc>
          <w:tcPr>
            <w:tcW w:w="2321" w:type="dxa"/>
            <w:gridSpan w:val="2"/>
            <w:tcBorders>
              <w:top w:val="single" w:sz="6" w:space="0" w:color="auto"/>
              <w:left w:val="single" w:sz="6" w:space="0" w:color="auto"/>
              <w:bottom w:val="single" w:sz="6" w:space="0" w:color="auto"/>
            </w:tcBorders>
          </w:tcPr>
          <w:p w14:paraId="6C2C4474" w14:textId="77777777" w:rsidR="00267633" w:rsidRPr="00267633" w:rsidRDefault="00267633" w:rsidP="00267633">
            <w:pPr>
              <w:tabs>
                <w:tab w:val="left" w:pos="-720"/>
              </w:tabs>
              <w:suppressAutoHyphens/>
              <w:spacing w:before="0" w:after="0" w:line="240" w:lineRule="auto"/>
              <w:rPr>
                <w:rFonts w:ascii="Times New Roman" w:hAnsi="Times New Roman" w:cs="Times New Roman"/>
                <w:spacing w:val="-3"/>
                <w:sz w:val="14"/>
                <w:szCs w:val="20"/>
                <w:lang w:val="en-GB" w:eastAsia="zh-CN"/>
              </w:rPr>
            </w:pPr>
            <w:r w:rsidRPr="00267633">
              <w:rPr>
                <w:rFonts w:ascii="Times New Roman" w:hAnsi="Times New Roman" w:cs="Times New Roman"/>
                <w:spacing w:val="-3"/>
                <w:sz w:val="14"/>
                <w:szCs w:val="20"/>
                <w:lang w:val="en-GB" w:eastAsia="zh-CN"/>
              </w:rPr>
              <w:t>NRIC No.</w:t>
            </w:r>
          </w:p>
        </w:tc>
        <w:tc>
          <w:tcPr>
            <w:tcW w:w="829" w:type="dxa"/>
            <w:tcBorders>
              <w:right w:val="single" w:sz="6" w:space="0" w:color="auto"/>
            </w:tcBorders>
          </w:tcPr>
          <w:p w14:paraId="794AFF1D" w14:textId="77777777" w:rsidR="00267633" w:rsidRPr="00267633" w:rsidRDefault="00267633" w:rsidP="00267633">
            <w:pPr>
              <w:tabs>
                <w:tab w:val="left" w:pos="-720"/>
              </w:tabs>
              <w:suppressAutoHyphens/>
              <w:spacing w:before="0" w:after="0" w:line="240" w:lineRule="auto"/>
              <w:jc w:val="center"/>
              <w:rPr>
                <w:rFonts w:ascii="Times New Roman" w:hAnsi="Times New Roman" w:cs="Times New Roman"/>
                <w:spacing w:val="-3"/>
                <w:sz w:val="20"/>
                <w:szCs w:val="20"/>
                <w:lang w:val="en-GB" w:eastAsia="zh-CN"/>
              </w:rPr>
            </w:pPr>
          </w:p>
        </w:tc>
      </w:tr>
      <w:tr w:rsidR="00267633" w:rsidRPr="00267633" w14:paraId="05EE2163" w14:textId="77777777" w:rsidTr="00267633">
        <w:trPr>
          <w:divId w:val="2116439976"/>
        </w:trPr>
        <w:tc>
          <w:tcPr>
            <w:tcW w:w="886" w:type="dxa"/>
            <w:tcBorders>
              <w:left w:val="single" w:sz="6" w:space="0" w:color="auto"/>
            </w:tcBorders>
          </w:tcPr>
          <w:p w14:paraId="5BAEB5CE" w14:textId="77777777" w:rsidR="00267633" w:rsidRPr="00267633" w:rsidRDefault="00267633" w:rsidP="00267633">
            <w:pPr>
              <w:tabs>
                <w:tab w:val="left" w:pos="-720"/>
              </w:tabs>
              <w:suppressAutoHyphens/>
              <w:spacing w:before="0" w:after="0" w:line="240" w:lineRule="auto"/>
              <w:jc w:val="center"/>
              <w:rPr>
                <w:rFonts w:ascii="Times New Roman" w:hAnsi="Times New Roman" w:cs="Times New Roman"/>
                <w:spacing w:val="-3"/>
                <w:sz w:val="20"/>
                <w:szCs w:val="20"/>
                <w:lang w:val="en-GB" w:eastAsia="zh-CN"/>
              </w:rPr>
            </w:pPr>
          </w:p>
        </w:tc>
        <w:tc>
          <w:tcPr>
            <w:tcW w:w="7015" w:type="dxa"/>
            <w:gridSpan w:val="11"/>
          </w:tcPr>
          <w:p w14:paraId="58819639" w14:textId="77777777" w:rsidR="00267633" w:rsidRPr="00267633" w:rsidRDefault="00267633" w:rsidP="00267633">
            <w:pPr>
              <w:tabs>
                <w:tab w:val="left" w:pos="-720"/>
              </w:tabs>
              <w:suppressAutoHyphens/>
              <w:spacing w:before="120" w:after="0" w:line="240" w:lineRule="auto"/>
              <w:jc w:val="both"/>
              <w:rPr>
                <w:rFonts w:ascii="Times New Roman" w:hAnsi="Times New Roman" w:cs="Times New Roman"/>
                <w:spacing w:val="-3"/>
                <w:sz w:val="14"/>
                <w:szCs w:val="20"/>
                <w:lang w:val="en-GB" w:eastAsia="zh-CN"/>
              </w:rPr>
            </w:pPr>
            <w:r w:rsidRPr="00267633">
              <w:rPr>
                <w:rFonts w:ascii="Times New Roman" w:hAnsi="Times New Roman" w:cs="Times New Roman"/>
                <w:spacing w:val="-3"/>
                <w:sz w:val="14"/>
                <w:szCs w:val="20"/>
                <w:lang w:val="en-GB" w:eastAsia="zh-CN"/>
              </w:rPr>
              <w:t>*This is to certify that the abovenamed is unfit for duty for a period of ..........................................................................</w:t>
            </w:r>
          </w:p>
          <w:p w14:paraId="7E6CE23E" w14:textId="77777777" w:rsidR="00267633" w:rsidRPr="00267633" w:rsidRDefault="00267633" w:rsidP="00267633">
            <w:pPr>
              <w:tabs>
                <w:tab w:val="left" w:pos="-720"/>
              </w:tabs>
              <w:suppressAutoHyphens/>
              <w:spacing w:before="120" w:after="0" w:line="240" w:lineRule="auto"/>
              <w:jc w:val="center"/>
              <w:rPr>
                <w:rFonts w:ascii="Times New Roman" w:hAnsi="Times New Roman" w:cs="Times New Roman"/>
                <w:spacing w:val="-3"/>
                <w:sz w:val="20"/>
                <w:szCs w:val="20"/>
                <w:lang w:val="en-GB" w:eastAsia="zh-CN"/>
              </w:rPr>
            </w:pPr>
            <w:r w:rsidRPr="00267633">
              <w:rPr>
                <w:rFonts w:ascii="Times New Roman" w:hAnsi="Times New Roman" w:cs="Times New Roman"/>
                <w:spacing w:val="-3"/>
                <w:sz w:val="14"/>
                <w:szCs w:val="20"/>
                <w:lang w:val="en-GB" w:eastAsia="zh-CN"/>
              </w:rPr>
              <w:t>..................................................................... days from ...................................... to ...................................... inclusive.</w:t>
            </w:r>
          </w:p>
        </w:tc>
        <w:tc>
          <w:tcPr>
            <w:tcW w:w="829" w:type="dxa"/>
            <w:tcBorders>
              <w:right w:val="single" w:sz="6" w:space="0" w:color="auto"/>
            </w:tcBorders>
          </w:tcPr>
          <w:p w14:paraId="3230670D" w14:textId="77777777" w:rsidR="00267633" w:rsidRPr="00267633" w:rsidRDefault="00267633" w:rsidP="00267633">
            <w:pPr>
              <w:tabs>
                <w:tab w:val="left" w:pos="-720"/>
              </w:tabs>
              <w:suppressAutoHyphens/>
              <w:spacing w:before="0" w:after="0" w:line="240" w:lineRule="auto"/>
              <w:jc w:val="center"/>
              <w:rPr>
                <w:rFonts w:ascii="Times New Roman" w:hAnsi="Times New Roman" w:cs="Times New Roman"/>
                <w:spacing w:val="-3"/>
                <w:sz w:val="20"/>
                <w:szCs w:val="20"/>
                <w:lang w:val="en-GB" w:eastAsia="zh-CN"/>
              </w:rPr>
            </w:pPr>
          </w:p>
        </w:tc>
      </w:tr>
      <w:tr w:rsidR="00267633" w:rsidRPr="00267633" w14:paraId="60319609" w14:textId="77777777" w:rsidTr="00267633">
        <w:trPr>
          <w:divId w:val="2116439976"/>
        </w:trPr>
        <w:tc>
          <w:tcPr>
            <w:tcW w:w="886" w:type="dxa"/>
            <w:tcBorders>
              <w:left w:val="single" w:sz="6" w:space="0" w:color="auto"/>
            </w:tcBorders>
          </w:tcPr>
          <w:p w14:paraId="1B838744" w14:textId="77777777" w:rsidR="00267633" w:rsidRPr="00267633" w:rsidRDefault="00267633" w:rsidP="00267633">
            <w:pPr>
              <w:tabs>
                <w:tab w:val="left" w:pos="-720"/>
              </w:tabs>
              <w:suppressAutoHyphens/>
              <w:spacing w:before="0" w:after="0" w:line="240" w:lineRule="auto"/>
              <w:jc w:val="center"/>
              <w:rPr>
                <w:rFonts w:ascii="Times New Roman" w:hAnsi="Times New Roman" w:cs="Times New Roman"/>
                <w:spacing w:val="-3"/>
                <w:sz w:val="20"/>
                <w:szCs w:val="20"/>
                <w:lang w:val="en-GB" w:eastAsia="zh-CN"/>
              </w:rPr>
            </w:pPr>
          </w:p>
        </w:tc>
        <w:tc>
          <w:tcPr>
            <w:tcW w:w="7015" w:type="dxa"/>
            <w:gridSpan w:val="11"/>
          </w:tcPr>
          <w:p w14:paraId="1FE90D4D" w14:textId="77777777" w:rsidR="00267633" w:rsidRPr="00267633" w:rsidRDefault="00267633" w:rsidP="00267633">
            <w:pPr>
              <w:tabs>
                <w:tab w:val="left" w:pos="-720"/>
              </w:tabs>
              <w:suppressAutoHyphens/>
              <w:spacing w:before="120" w:after="0" w:line="240" w:lineRule="auto"/>
              <w:rPr>
                <w:rFonts w:ascii="Times New Roman" w:hAnsi="Times New Roman" w:cs="Times New Roman"/>
                <w:spacing w:val="-3"/>
                <w:sz w:val="14"/>
                <w:szCs w:val="20"/>
                <w:lang w:val="en-GB" w:eastAsia="zh-CN"/>
              </w:rPr>
            </w:pPr>
            <w:r w:rsidRPr="00267633">
              <w:rPr>
                <w:rFonts w:ascii="Times New Roman" w:hAnsi="Times New Roman" w:cs="Times New Roman"/>
                <w:b/>
                <w:spacing w:val="-3"/>
                <w:sz w:val="14"/>
                <w:szCs w:val="20"/>
                <w:lang w:val="en-GB" w:eastAsia="zh-CN"/>
              </w:rPr>
              <w:t>Type of medical leave granted —</w:t>
            </w:r>
          </w:p>
        </w:tc>
        <w:tc>
          <w:tcPr>
            <w:tcW w:w="829" w:type="dxa"/>
            <w:tcBorders>
              <w:right w:val="single" w:sz="6" w:space="0" w:color="auto"/>
            </w:tcBorders>
          </w:tcPr>
          <w:p w14:paraId="4AB01565" w14:textId="77777777" w:rsidR="00267633" w:rsidRPr="00267633" w:rsidRDefault="00267633" w:rsidP="00267633">
            <w:pPr>
              <w:tabs>
                <w:tab w:val="left" w:pos="-720"/>
              </w:tabs>
              <w:suppressAutoHyphens/>
              <w:spacing w:before="0" w:after="0" w:line="240" w:lineRule="auto"/>
              <w:jc w:val="center"/>
              <w:rPr>
                <w:rFonts w:ascii="Times New Roman" w:hAnsi="Times New Roman" w:cs="Times New Roman"/>
                <w:spacing w:val="-3"/>
                <w:sz w:val="20"/>
                <w:szCs w:val="20"/>
                <w:lang w:val="en-GB" w:eastAsia="zh-CN"/>
              </w:rPr>
            </w:pPr>
          </w:p>
        </w:tc>
      </w:tr>
      <w:tr w:rsidR="00267633" w:rsidRPr="00267633" w14:paraId="477F8540" w14:textId="77777777" w:rsidTr="00267633">
        <w:trPr>
          <w:divId w:val="2116439976"/>
        </w:trPr>
        <w:tc>
          <w:tcPr>
            <w:tcW w:w="886" w:type="dxa"/>
            <w:tcBorders>
              <w:left w:val="single" w:sz="6" w:space="0" w:color="auto"/>
            </w:tcBorders>
          </w:tcPr>
          <w:p w14:paraId="6955C902" w14:textId="77777777" w:rsidR="00267633" w:rsidRPr="00267633" w:rsidRDefault="00267633" w:rsidP="00267633">
            <w:pPr>
              <w:tabs>
                <w:tab w:val="left" w:pos="-720"/>
              </w:tabs>
              <w:suppressAutoHyphens/>
              <w:spacing w:before="0" w:after="0" w:line="240" w:lineRule="auto"/>
              <w:jc w:val="center"/>
              <w:rPr>
                <w:rFonts w:ascii="Times New Roman" w:hAnsi="Times New Roman" w:cs="Times New Roman"/>
                <w:spacing w:val="-3"/>
                <w:sz w:val="20"/>
                <w:szCs w:val="20"/>
                <w:lang w:val="en-GB" w:eastAsia="zh-CN"/>
              </w:rPr>
            </w:pPr>
          </w:p>
        </w:tc>
        <w:tc>
          <w:tcPr>
            <w:tcW w:w="2153" w:type="dxa"/>
            <w:gridSpan w:val="3"/>
          </w:tcPr>
          <w:p w14:paraId="1B0D4797" w14:textId="77777777" w:rsidR="00267633" w:rsidRPr="00267633" w:rsidRDefault="00267633" w:rsidP="00267633">
            <w:pPr>
              <w:tabs>
                <w:tab w:val="left" w:pos="-720"/>
              </w:tabs>
              <w:suppressAutoHyphens/>
              <w:spacing w:before="0" w:after="0" w:line="240" w:lineRule="auto"/>
              <w:rPr>
                <w:rFonts w:ascii="Times New Roman" w:hAnsi="Times New Roman" w:cs="Times New Roman"/>
                <w:spacing w:val="-3"/>
                <w:sz w:val="14"/>
                <w:szCs w:val="20"/>
                <w:lang w:val="en-GB" w:eastAsia="zh-CN"/>
              </w:rPr>
            </w:pPr>
            <w:r w:rsidRPr="00267633">
              <w:rPr>
                <w:rFonts w:ascii="Times New Roman" w:hAnsi="Times New Roman" w:cs="Times New Roman"/>
                <w:spacing w:val="-3"/>
                <w:sz w:val="20"/>
                <w:szCs w:val="20"/>
                <w:lang w:val="en-GB" w:eastAsia="zh-CN"/>
              </w:rPr>
              <w:sym w:font="Wingdings" w:char="F06F"/>
            </w:r>
            <w:r w:rsidRPr="00267633">
              <w:rPr>
                <w:rFonts w:ascii="Times New Roman" w:hAnsi="Times New Roman" w:cs="Times New Roman"/>
                <w:spacing w:val="-3"/>
                <w:sz w:val="20"/>
                <w:szCs w:val="20"/>
                <w:lang w:val="en-GB" w:eastAsia="zh-CN"/>
              </w:rPr>
              <w:t xml:space="preserve"> </w:t>
            </w:r>
            <w:r w:rsidRPr="00267633">
              <w:rPr>
                <w:rFonts w:ascii="Times New Roman" w:hAnsi="Times New Roman" w:cs="Times New Roman"/>
                <w:spacing w:val="-3"/>
                <w:sz w:val="14"/>
                <w:szCs w:val="20"/>
                <w:lang w:val="en-GB" w:eastAsia="zh-CN"/>
              </w:rPr>
              <w:t>Hospitalisation Leave</w:t>
            </w:r>
          </w:p>
          <w:p w14:paraId="67803AFA" w14:textId="77777777" w:rsidR="00267633" w:rsidRPr="00267633" w:rsidRDefault="00267633" w:rsidP="00267633">
            <w:pPr>
              <w:tabs>
                <w:tab w:val="left" w:pos="-720"/>
              </w:tabs>
              <w:suppressAutoHyphens/>
              <w:spacing w:before="0" w:after="0" w:line="240" w:lineRule="auto"/>
              <w:rPr>
                <w:rFonts w:ascii="Times New Roman" w:hAnsi="Times New Roman" w:cs="Times New Roman"/>
                <w:spacing w:val="-3"/>
                <w:sz w:val="14"/>
                <w:szCs w:val="20"/>
                <w:lang w:val="en-GB" w:eastAsia="zh-CN"/>
              </w:rPr>
            </w:pPr>
          </w:p>
        </w:tc>
        <w:tc>
          <w:tcPr>
            <w:tcW w:w="2271" w:type="dxa"/>
            <w:gridSpan w:val="4"/>
          </w:tcPr>
          <w:p w14:paraId="3D6381D4" w14:textId="77777777" w:rsidR="00267633" w:rsidRPr="00267633" w:rsidRDefault="00267633" w:rsidP="00267633">
            <w:pPr>
              <w:tabs>
                <w:tab w:val="left" w:pos="-720"/>
              </w:tabs>
              <w:suppressAutoHyphens/>
              <w:spacing w:before="0" w:after="0" w:line="240" w:lineRule="auto"/>
              <w:rPr>
                <w:rFonts w:ascii="Times New Roman" w:hAnsi="Times New Roman" w:cs="Times New Roman"/>
                <w:spacing w:val="-3"/>
                <w:sz w:val="14"/>
                <w:szCs w:val="20"/>
                <w:lang w:val="en-GB" w:eastAsia="zh-CN"/>
              </w:rPr>
            </w:pPr>
            <w:r w:rsidRPr="00267633">
              <w:rPr>
                <w:rFonts w:ascii="Times New Roman" w:hAnsi="Times New Roman" w:cs="Times New Roman"/>
                <w:spacing w:val="-3"/>
                <w:sz w:val="20"/>
                <w:szCs w:val="20"/>
                <w:lang w:val="en-GB" w:eastAsia="zh-CN"/>
              </w:rPr>
              <w:sym w:font="Wingdings" w:char="F06F"/>
            </w:r>
            <w:r w:rsidRPr="00267633">
              <w:rPr>
                <w:rFonts w:ascii="Times New Roman" w:hAnsi="Times New Roman" w:cs="Times New Roman"/>
                <w:spacing w:val="-3"/>
                <w:sz w:val="14"/>
                <w:szCs w:val="20"/>
                <w:lang w:val="en-GB" w:eastAsia="zh-CN"/>
              </w:rPr>
              <w:t>Outpatient Sick Leave.</w:t>
            </w:r>
          </w:p>
        </w:tc>
        <w:tc>
          <w:tcPr>
            <w:tcW w:w="2591" w:type="dxa"/>
            <w:gridSpan w:val="4"/>
          </w:tcPr>
          <w:p w14:paraId="2D788945" w14:textId="77777777" w:rsidR="00267633" w:rsidRPr="00267633" w:rsidRDefault="00267633" w:rsidP="00267633">
            <w:pPr>
              <w:tabs>
                <w:tab w:val="left" w:pos="-720"/>
              </w:tabs>
              <w:suppressAutoHyphens/>
              <w:spacing w:before="0" w:after="0" w:line="240" w:lineRule="auto"/>
              <w:jc w:val="center"/>
              <w:rPr>
                <w:rFonts w:ascii="Times New Roman" w:hAnsi="Times New Roman" w:cs="Times New Roman"/>
                <w:spacing w:val="-3"/>
                <w:sz w:val="14"/>
                <w:szCs w:val="20"/>
                <w:lang w:val="en-GB" w:eastAsia="zh-CN"/>
              </w:rPr>
            </w:pPr>
          </w:p>
        </w:tc>
        <w:tc>
          <w:tcPr>
            <w:tcW w:w="829" w:type="dxa"/>
            <w:tcBorders>
              <w:right w:val="single" w:sz="6" w:space="0" w:color="auto"/>
            </w:tcBorders>
          </w:tcPr>
          <w:p w14:paraId="0436DB16" w14:textId="77777777" w:rsidR="00267633" w:rsidRPr="00267633" w:rsidRDefault="00267633" w:rsidP="00267633">
            <w:pPr>
              <w:tabs>
                <w:tab w:val="left" w:pos="-720"/>
              </w:tabs>
              <w:suppressAutoHyphens/>
              <w:spacing w:before="0" w:after="0" w:line="240" w:lineRule="auto"/>
              <w:jc w:val="center"/>
              <w:rPr>
                <w:rFonts w:ascii="Times New Roman" w:hAnsi="Times New Roman" w:cs="Times New Roman"/>
                <w:spacing w:val="-3"/>
                <w:sz w:val="20"/>
                <w:szCs w:val="20"/>
                <w:lang w:val="en-GB" w:eastAsia="zh-CN"/>
              </w:rPr>
            </w:pPr>
          </w:p>
        </w:tc>
      </w:tr>
      <w:tr w:rsidR="00267633" w:rsidRPr="00267633" w14:paraId="6C5FBDB2" w14:textId="77777777" w:rsidTr="00267633">
        <w:trPr>
          <w:divId w:val="2116439976"/>
        </w:trPr>
        <w:tc>
          <w:tcPr>
            <w:tcW w:w="886" w:type="dxa"/>
            <w:tcBorders>
              <w:left w:val="single" w:sz="6" w:space="0" w:color="auto"/>
            </w:tcBorders>
          </w:tcPr>
          <w:p w14:paraId="0227D32D" w14:textId="77777777" w:rsidR="00267633" w:rsidRPr="00267633" w:rsidRDefault="00267633" w:rsidP="00267633">
            <w:pPr>
              <w:tabs>
                <w:tab w:val="left" w:pos="-720"/>
              </w:tabs>
              <w:suppressAutoHyphens/>
              <w:spacing w:before="0" w:after="0" w:line="240" w:lineRule="auto"/>
              <w:jc w:val="center"/>
              <w:rPr>
                <w:rFonts w:ascii="Times New Roman" w:hAnsi="Times New Roman" w:cs="Times New Roman"/>
                <w:spacing w:val="-3"/>
                <w:sz w:val="20"/>
                <w:szCs w:val="20"/>
                <w:lang w:val="en-GB" w:eastAsia="zh-CN"/>
              </w:rPr>
            </w:pPr>
          </w:p>
        </w:tc>
        <w:tc>
          <w:tcPr>
            <w:tcW w:w="2153" w:type="dxa"/>
            <w:gridSpan w:val="3"/>
          </w:tcPr>
          <w:p w14:paraId="4CDD208A" w14:textId="77777777" w:rsidR="00267633" w:rsidRPr="00267633" w:rsidRDefault="00267633" w:rsidP="00267633">
            <w:pPr>
              <w:tabs>
                <w:tab w:val="left" w:pos="-720"/>
              </w:tabs>
              <w:suppressAutoHyphens/>
              <w:spacing w:before="0" w:after="0" w:line="240" w:lineRule="auto"/>
              <w:rPr>
                <w:rFonts w:ascii="Times New Roman" w:hAnsi="Times New Roman" w:cs="Times New Roman"/>
                <w:spacing w:val="-3"/>
                <w:sz w:val="14"/>
                <w:szCs w:val="20"/>
                <w:lang w:val="en-GB" w:eastAsia="zh-CN"/>
              </w:rPr>
            </w:pPr>
            <w:r w:rsidRPr="00267633">
              <w:rPr>
                <w:rFonts w:ascii="Times New Roman" w:hAnsi="Times New Roman" w:cs="Times New Roman"/>
                <w:spacing w:val="-3"/>
                <w:sz w:val="14"/>
                <w:szCs w:val="20"/>
                <w:lang w:val="en-GB" w:eastAsia="zh-CN"/>
              </w:rPr>
              <w:t xml:space="preserve">       Admitted on   .......................</w:t>
            </w:r>
          </w:p>
        </w:tc>
        <w:tc>
          <w:tcPr>
            <w:tcW w:w="2271" w:type="dxa"/>
            <w:gridSpan w:val="4"/>
          </w:tcPr>
          <w:p w14:paraId="5A363B01" w14:textId="77777777" w:rsidR="00267633" w:rsidRPr="00267633" w:rsidRDefault="00267633" w:rsidP="00267633">
            <w:pPr>
              <w:tabs>
                <w:tab w:val="left" w:pos="-720"/>
              </w:tabs>
              <w:suppressAutoHyphens/>
              <w:spacing w:before="0" w:after="0" w:line="240" w:lineRule="auto"/>
              <w:rPr>
                <w:rFonts w:ascii="Times New Roman" w:hAnsi="Times New Roman" w:cs="Times New Roman"/>
                <w:spacing w:val="-3"/>
                <w:sz w:val="14"/>
                <w:szCs w:val="20"/>
                <w:lang w:val="en-GB" w:eastAsia="zh-CN"/>
              </w:rPr>
            </w:pPr>
            <w:r w:rsidRPr="00267633">
              <w:rPr>
                <w:rFonts w:ascii="Times New Roman" w:hAnsi="Times New Roman" w:cs="Times New Roman"/>
                <w:spacing w:val="-3"/>
                <w:sz w:val="20"/>
                <w:szCs w:val="20"/>
                <w:lang w:val="en-GB" w:eastAsia="zh-CN"/>
              </w:rPr>
              <w:sym w:font="Wingdings" w:char="F06F"/>
            </w:r>
            <w:r w:rsidRPr="00267633">
              <w:rPr>
                <w:rFonts w:ascii="Times New Roman" w:hAnsi="Times New Roman" w:cs="Times New Roman"/>
                <w:spacing w:val="-3"/>
                <w:sz w:val="20"/>
                <w:szCs w:val="20"/>
                <w:lang w:val="en-GB" w:eastAsia="zh-CN"/>
              </w:rPr>
              <w:t xml:space="preserve"> </w:t>
            </w:r>
            <w:r w:rsidRPr="00267633">
              <w:rPr>
                <w:rFonts w:ascii="Times New Roman" w:hAnsi="Times New Roman" w:cs="Times New Roman"/>
                <w:spacing w:val="-3"/>
                <w:sz w:val="14"/>
                <w:szCs w:val="20"/>
                <w:lang w:val="en-GB" w:eastAsia="zh-CN"/>
              </w:rPr>
              <w:t>Maternity Leave.</w:t>
            </w:r>
          </w:p>
          <w:p w14:paraId="6D828348" w14:textId="77777777" w:rsidR="00267633" w:rsidRPr="00267633" w:rsidRDefault="00267633" w:rsidP="00267633">
            <w:pPr>
              <w:tabs>
                <w:tab w:val="left" w:pos="-720"/>
              </w:tabs>
              <w:suppressAutoHyphens/>
              <w:spacing w:before="0" w:after="0" w:line="240" w:lineRule="auto"/>
              <w:rPr>
                <w:rFonts w:ascii="Times New Roman" w:hAnsi="Times New Roman" w:cs="Times New Roman"/>
                <w:spacing w:val="-3"/>
                <w:sz w:val="14"/>
                <w:szCs w:val="20"/>
                <w:lang w:val="en-GB" w:eastAsia="zh-CN"/>
              </w:rPr>
            </w:pPr>
          </w:p>
        </w:tc>
        <w:tc>
          <w:tcPr>
            <w:tcW w:w="2591" w:type="dxa"/>
            <w:gridSpan w:val="4"/>
          </w:tcPr>
          <w:p w14:paraId="42F34CE7" w14:textId="77777777" w:rsidR="00267633" w:rsidRPr="00267633" w:rsidRDefault="00267633" w:rsidP="00267633">
            <w:pPr>
              <w:tabs>
                <w:tab w:val="left" w:pos="-720"/>
              </w:tabs>
              <w:suppressAutoHyphens/>
              <w:spacing w:before="0" w:after="0" w:line="240" w:lineRule="auto"/>
              <w:rPr>
                <w:rFonts w:ascii="Times New Roman" w:hAnsi="Times New Roman" w:cs="Times New Roman"/>
                <w:spacing w:val="-3"/>
                <w:sz w:val="14"/>
                <w:szCs w:val="20"/>
                <w:lang w:val="en-GB" w:eastAsia="zh-CN"/>
              </w:rPr>
            </w:pPr>
            <w:r w:rsidRPr="00267633">
              <w:rPr>
                <w:rFonts w:ascii="Times New Roman" w:hAnsi="Times New Roman" w:cs="Times New Roman"/>
                <w:spacing w:val="-3"/>
                <w:sz w:val="14"/>
                <w:szCs w:val="20"/>
                <w:lang w:val="en-GB" w:eastAsia="zh-CN"/>
              </w:rPr>
              <w:t xml:space="preserve">Delivered </w:t>
            </w:r>
            <w:proofErr w:type="gramStart"/>
            <w:r w:rsidRPr="00267633">
              <w:rPr>
                <w:rFonts w:ascii="Times New Roman" w:hAnsi="Times New Roman" w:cs="Times New Roman"/>
                <w:spacing w:val="-3"/>
                <w:sz w:val="14"/>
                <w:szCs w:val="20"/>
                <w:lang w:val="en-GB" w:eastAsia="zh-CN"/>
              </w:rPr>
              <w:t>on  ...........................................</w:t>
            </w:r>
            <w:proofErr w:type="gramEnd"/>
          </w:p>
        </w:tc>
        <w:tc>
          <w:tcPr>
            <w:tcW w:w="829" w:type="dxa"/>
            <w:tcBorders>
              <w:right w:val="single" w:sz="6" w:space="0" w:color="auto"/>
            </w:tcBorders>
          </w:tcPr>
          <w:p w14:paraId="0ADA1B8E" w14:textId="77777777" w:rsidR="00267633" w:rsidRPr="00267633" w:rsidRDefault="00267633" w:rsidP="00267633">
            <w:pPr>
              <w:tabs>
                <w:tab w:val="left" w:pos="-720"/>
              </w:tabs>
              <w:suppressAutoHyphens/>
              <w:spacing w:before="0" w:after="0" w:line="240" w:lineRule="auto"/>
              <w:jc w:val="center"/>
              <w:rPr>
                <w:rFonts w:ascii="Times New Roman" w:hAnsi="Times New Roman" w:cs="Times New Roman"/>
                <w:spacing w:val="-3"/>
                <w:sz w:val="20"/>
                <w:szCs w:val="20"/>
                <w:lang w:val="en-GB" w:eastAsia="zh-CN"/>
              </w:rPr>
            </w:pPr>
          </w:p>
        </w:tc>
      </w:tr>
      <w:tr w:rsidR="00267633" w:rsidRPr="00267633" w14:paraId="01EEA191" w14:textId="77777777" w:rsidTr="00267633">
        <w:trPr>
          <w:divId w:val="2116439976"/>
        </w:trPr>
        <w:tc>
          <w:tcPr>
            <w:tcW w:w="886" w:type="dxa"/>
            <w:tcBorders>
              <w:left w:val="single" w:sz="6" w:space="0" w:color="auto"/>
            </w:tcBorders>
          </w:tcPr>
          <w:p w14:paraId="2FFD4ED3" w14:textId="77777777" w:rsidR="00267633" w:rsidRPr="00267633" w:rsidRDefault="00267633" w:rsidP="00267633">
            <w:pPr>
              <w:tabs>
                <w:tab w:val="left" w:pos="-720"/>
              </w:tabs>
              <w:suppressAutoHyphens/>
              <w:spacing w:before="0" w:after="0" w:line="240" w:lineRule="auto"/>
              <w:jc w:val="center"/>
              <w:rPr>
                <w:rFonts w:ascii="Times New Roman" w:hAnsi="Times New Roman" w:cs="Times New Roman"/>
                <w:spacing w:val="-3"/>
                <w:sz w:val="20"/>
                <w:szCs w:val="20"/>
                <w:lang w:val="en-GB" w:eastAsia="zh-CN"/>
              </w:rPr>
            </w:pPr>
          </w:p>
        </w:tc>
        <w:tc>
          <w:tcPr>
            <w:tcW w:w="2153" w:type="dxa"/>
            <w:gridSpan w:val="3"/>
          </w:tcPr>
          <w:p w14:paraId="23C5C38E" w14:textId="77777777" w:rsidR="00267633" w:rsidRPr="00267633" w:rsidRDefault="00267633" w:rsidP="00267633">
            <w:pPr>
              <w:tabs>
                <w:tab w:val="left" w:pos="-720"/>
              </w:tabs>
              <w:suppressAutoHyphens/>
              <w:spacing w:before="0" w:after="0" w:line="240" w:lineRule="auto"/>
              <w:rPr>
                <w:rFonts w:ascii="Times New Roman" w:hAnsi="Times New Roman" w:cs="Times New Roman"/>
                <w:spacing w:val="-3"/>
                <w:sz w:val="14"/>
                <w:szCs w:val="20"/>
                <w:lang w:val="en-GB" w:eastAsia="zh-CN"/>
              </w:rPr>
            </w:pPr>
            <w:r w:rsidRPr="00267633">
              <w:rPr>
                <w:rFonts w:ascii="Times New Roman" w:hAnsi="Times New Roman" w:cs="Times New Roman"/>
                <w:spacing w:val="-3"/>
                <w:sz w:val="14"/>
                <w:szCs w:val="20"/>
                <w:lang w:val="en-GB" w:eastAsia="zh-CN"/>
              </w:rPr>
              <w:t xml:space="preserve">       Discharged on .....................</w:t>
            </w:r>
          </w:p>
        </w:tc>
        <w:tc>
          <w:tcPr>
            <w:tcW w:w="2271" w:type="dxa"/>
            <w:gridSpan w:val="4"/>
          </w:tcPr>
          <w:p w14:paraId="74EBDC53" w14:textId="77777777" w:rsidR="00267633" w:rsidRPr="00267633" w:rsidRDefault="00267633" w:rsidP="00267633">
            <w:pPr>
              <w:tabs>
                <w:tab w:val="left" w:pos="-720"/>
              </w:tabs>
              <w:suppressAutoHyphens/>
              <w:spacing w:before="0" w:after="120" w:line="240" w:lineRule="auto"/>
              <w:rPr>
                <w:rFonts w:ascii="Times New Roman" w:hAnsi="Times New Roman" w:cs="Times New Roman"/>
                <w:spacing w:val="-3"/>
                <w:sz w:val="14"/>
                <w:szCs w:val="20"/>
                <w:lang w:val="en-GB" w:eastAsia="zh-CN"/>
              </w:rPr>
            </w:pPr>
            <w:r w:rsidRPr="00267633">
              <w:rPr>
                <w:rFonts w:ascii="Times New Roman" w:hAnsi="Times New Roman" w:cs="Times New Roman"/>
                <w:spacing w:val="-3"/>
                <w:sz w:val="20"/>
                <w:szCs w:val="20"/>
                <w:lang w:val="en-GB" w:eastAsia="zh-CN"/>
              </w:rPr>
              <w:sym w:font="Wingdings" w:char="F06F"/>
            </w:r>
            <w:r w:rsidRPr="00267633">
              <w:rPr>
                <w:rFonts w:ascii="Times New Roman" w:hAnsi="Times New Roman" w:cs="Times New Roman"/>
                <w:spacing w:val="-3"/>
                <w:sz w:val="20"/>
                <w:szCs w:val="20"/>
                <w:lang w:val="en-GB" w:eastAsia="zh-CN"/>
              </w:rPr>
              <w:t xml:space="preserve"> </w:t>
            </w:r>
            <w:r w:rsidRPr="00267633">
              <w:rPr>
                <w:rFonts w:ascii="Times New Roman" w:hAnsi="Times New Roman" w:cs="Times New Roman"/>
                <w:spacing w:val="-3"/>
                <w:sz w:val="14"/>
                <w:szCs w:val="20"/>
                <w:lang w:val="en-GB" w:eastAsia="zh-CN"/>
              </w:rPr>
              <w:t>Sterilization Leave.</w:t>
            </w:r>
          </w:p>
        </w:tc>
        <w:tc>
          <w:tcPr>
            <w:tcW w:w="2591" w:type="dxa"/>
            <w:gridSpan w:val="4"/>
          </w:tcPr>
          <w:p w14:paraId="17704FC5" w14:textId="77777777" w:rsidR="00267633" w:rsidRPr="00267633" w:rsidRDefault="00267633" w:rsidP="00267633">
            <w:pPr>
              <w:tabs>
                <w:tab w:val="left" w:pos="-720"/>
              </w:tabs>
              <w:suppressAutoHyphens/>
              <w:spacing w:before="0" w:after="0" w:line="240" w:lineRule="auto"/>
              <w:rPr>
                <w:rFonts w:ascii="Times New Roman" w:hAnsi="Times New Roman" w:cs="Times New Roman"/>
                <w:spacing w:val="-3"/>
                <w:sz w:val="14"/>
                <w:szCs w:val="20"/>
                <w:lang w:val="en-GB" w:eastAsia="zh-CN"/>
              </w:rPr>
            </w:pPr>
            <w:r w:rsidRPr="00267633">
              <w:rPr>
                <w:rFonts w:ascii="Times New Roman" w:hAnsi="Times New Roman" w:cs="Times New Roman"/>
                <w:spacing w:val="-3"/>
                <w:sz w:val="14"/>
                <w:szCs w:val="20"/>
                <w:lang w:val="en-GB" w:eastAsia="zh-CN"/>
              </w:rPr>
              <w:t>Operated on ............................................</w:t>
            </w:r>
          </w:p>
        </w:tc>
        <w:tc>
          <w:tcPr>
            <w:tcW w:w="829" w:type="dxa"/>
            <w:tcBorders>
              <w:right w:val="single" w:sz="6" w:space="0" w:color="auto"/>
            </w:tcBorders>
          </w:tcPr>
          <w:p w14:paraId="4AB0F688" w14:textId="77777777" w:rsidR="00267633" w:rsidRPr="00267633" w:rsidRDefault="00267633" w:rsidP="00267633">
            <w:pPr>
              <w:tabs>
                <w:tab w:val="left" w:pos="-720"/>
              </w:tabs>
              <w:suppressAutoHyphens/>
              <w:spacing w:before="0" w:after="0" w:line="240" w:lineRule="auto"/>
              <w:jc w:val="center"/>
              <w:rPr>
                <w:rFonts w:ascii="Times New Roman" w:hAnsi="Times New Roman" w:cs="Times New Roman"/>
                <w:spacing w:val="-3"/>
                <w:sz w:val="20"/>
                <w:szCs w:val="20"/>
                <w:lang w:val="en-GB" w:eastAsia="zh-CN"/>
              </w:rPr>
            </w:pPr>
          </w:p>
        </w:tc>
      </w:tr>
      <w:tr w:rsidR="00267633" w:rsidRPr="00267633" w14:paraId="46579E63" w14:textId="77777777" w:rsidTr="00267633">
        <w:trPr>
          <w:divId w:val="2116439976"/>
        </w:trPr>
        <w:tc>
          <w:tcPr>
            <w:tcW w:w="886" w:type="dxa"/>
            <w:tcBorders>
              <w:left w:val="single" w:sz="6" w:space="0" w:color="auto"/>
            </w:tcBorders>
          </w:tcPr>
          <w:p w14:paraId="3AB8E934" w14:textId="77777777" w:rsidR="00267633" w:rsidRPr="00267633" w:rsidRDefault="00267633" w:rsidP="00267633">
            <w:pPr>
              <w:tabs>
                <w:tab w:val="left" w:pos="-720"/>
              </w:tabs>
              <w:suppressAutoHyphens/>
              <w:spacing w:before="0" w:after="0" w:line="240" w:lineRule="auto"/>
              <w:jc w:val="center"/>
              <w:rPr>
                <w:rFonts w:ascii="Times New Roman" w:hAnsi="Times New Roman" w:cs="Times New Roman"/>
                <w:spacing w:val="-3"/>
                <w:sz w:val="14"/>
                <w:szCs w:val="20"/>
                <w:lang w:val="en-GB" w:eastAsia="zh-CN"/>
              </w:rPr>
            </w:pPr>
          </w:p>
        </w:tc>
        <w:tc>
          <w:tcPr>
            <w:tcW w:w="7015" w:type="dxa"/>
            <w:gridSpan w:val="11"/>
          </w:tcPr>
          <w:p w14:paraId="62D74C34" w14:textId="77777777" w:rsidR="00267633" w:rsidRPr="00267633" w:rsidRDefault="00267633" w:rsidP="00267633">
            <w:pPr>
              <w:tabs>
                <w:tab w:val="left" w:pos="-720"/>
              </w:tabs>
              <w:suppressAutoHyphens/>
              <w:spacing w:before="0" w:after="60" w:line="240" w:lineRule="auto"/>
              <w:rPr>
                <w:rFonts w:ascii="Times New Roman" w:hAnsi="Times New Roman" w:cs="Times New Roman"/>
                <w:spacing w:val="-3"/>
                <w:sz w:val="14"/>
                <w:szCs w:val="20"/>
                <w:lang w:val="en-GB" w:eastAsia="zh-CN"/>
              </w:rPr>
            </w:pPr>
            <w:r w:rsidRPr="00267633">
              <w:rPr>
                <w:rFonts w:ascii="Times New Roman" w:hAnsi="Times New Roman" w:cs="Times New Roman"/>
                <w:spacing w:val="-3"/>
                <w:sz w:val="14"/>
                <w:szCs w:val="20"/>
                <w:lang w:val="en-GB" w:eastAsia="zh-CN"/>
              </w:rPr>
              <w:t>This Certificate is *valid/not valid for absence from court attendance.</w:t>
            </w:r>
          </w:p>
        </w:tc>
        <w:tc>
          <w:tcPr>
            <w:tcW w:w="829" w:type="dxa"/>
            <w:tcBorders>
              <w:right w:val="single" w:sz="6" w:space="0" w:color="auto"/>
            </w:tcBorders>
          </w:tcPr>
          <w:p w14:paraId="78934F56" w14:textId="77777777" w:rsidR="00267633" w:rsidRPr="00267633" w:rsidRDefault="00267633" w:rsidP="00267633">
            <w:pPr>
              <w:tabs>
                <w:tab w:val="left" w:pos="-720"/>
              </w:tabs>
              <w:suppressAutoHyphens/>
              <w:spacing w:before="0" w:after="0" w:line="240" w:lineRule="auto"/>
              <w:jc w:val="center"/>
              <w:rPr>
                <w:rFonts w:ascii="Times New Roman" w:hAnsi="Times New Roman" w:cs="Times New Roman"/>
                <w:spacing w:val="-3"/>
                <w:sz w:val="14"/>
                <w:szCs w:val="20"/>
                <w:lang w:val="en-GB" w:eastAsia="zh-CN"/>
              </w:rPr>
            </w:pPr>
          </w:p>
        </w:tc>
      </w:tr>
      <w:tr w:rsidR="00267633" w:rsidRPr="00267633" w14:paraId="0F3965B1" w14:textId="77777777" w:rsidTr="00267633">
        <w:trPr>
          <w:divId w:val="2116439976"/>
        </w:trPr>
        <w:tc>
          <w:tcPr>
            <w:tcW w:w="886" w:type="dxa"/>
            <w:tcBorders>
              <w:left w:val="single" w:sz="6" w:space="0" w:color="auto"/>
            </w:tcBorders>
          </w:tcPr>
          <w:p w14:paraId="2A641774" w14:textId="77777777" w:rsidR="00267633" w:rsidRPr="00267633" w:rsidRDefault="00267633" w:rsidP="00267633">
            <w:pPr>
              <w:tabs>
                <w:tab w:val="left" w:pos="-720"/>
              </w:tabs>
              <w:suppressAutoHyphens/>
              <w:spacing w:before="0" w:after="0" w:line="240" w:lineRule="auto"/>
              <w:jc w:val="center"/>
              <w:rPr>
                <w:rFonts w:ascii="Times New Roman" w:hAnsi="Times New Roman" w:cs="Times New Roman"/>
                <w:spacing w:val="-3"/>
                <w:sz w:val="14"/>
                <w:szCs w:val="20"/>
                <w:lang w:val="en-GB" w:eastAsia="zh-CN"/>
              </w:rPr>
            </w:pPr>
          </w:p>
        </w:tc>
        <w:tc>
          <w:tcPr>
            <w:tcW w:w="3398" w:type="dxa"/>
            <w:gridSpan w:val="5"/>
            <w:tcBorders>
              <w:top w:val="single" w:sz="6" w:space="0" w:color="auto"/>
              <w:right w:val="single" w:sz="6" w:space="0" w:color="auto"/>
            </w:tcBorders>
          </w:tcPr>
          <w:p w14:paraId="5CE48EA9" w14:textId="77777777" w:rsidR="00267633" w:rsidRPr="00267633" w:rsidRDefault="00267633" w:rsidP="00267633">
            <w:pPr>
              <w:tabs>
                <w:tab w:val="left" w:pos="-720"/>
              </w:tabs>
              <w:suppressAutoHyphens/>
              <w:spacing w:before="0" w:after="0" w:line="240" w:lineRule="auto"/>
              <w:rPr>
                <w:rFonts w:ascii="Times New Roman" w:hAnsi="Times New Roman" w:cs="Times New Roman"/>
                <w:spacing w:val="-3"/>
                <w:sz w:val="14"/>
                <w:szCs w:val="20"/>
                <w:lang w:val="en-GB" w:eastAsia="zh-CN"/>
              </w:rPr>
            </w:pPr>
            <w:r w:rsidRPr="00267633">
              <w:rPr>
                <w:rFonts w:ascii="Times New Roman" w:hAnsi="Times New Roman" w:cs="Times New Roman"/>
                <w:spacing w:val="-3"/>
                <w:sz w:val="14"/>
                <w:szCs w:val="20"/>
                <w:lang w:val="en-GB" w:eastAsia="zh-CN"/>
              </w:rPr>
              <w:t>Diagnosis</w:t>
            </w:r>
          </w:p>
          <w:p w14:paraId="4741DB36" w14:textId="77777777" w:rsidR="00267633" w:rsidRPr="00267633" w:rsidRDefault="00267633" w:rsidP="00267633">
            <w:pPr>
              <w:tabs>
                <w:tab w:val="left" w:pos="-720"/>
              </w:tabs>
              <w:suppressAutoHyphens/>
              <w:spacing w:before="0" w:after="0" w:line="240" w:lineRule="auto"/>
              <w:rPr>
                <w:rFonts w:ascii="Times New Roman" w:hAnsi="Times New Roman" w:cs="Times New Roman"/>
                <w:spacing w:val="-3"/>
                <w:sz w:val="14"/>
                <w:szCs w:val="20"/>
                <w:lang w:val="en-GB" w:eastAsia="zh-CN"/>
              </w:rPr>
            </w:pPr>
          </w:p>
          <w:p w14:paraId="44837D16" w14:textId="77777777" w:rsidR="00267633" w:rsidRPr="00267633" w:rsidRDefault="00267633" w:rsidP="00267633">
            <w:pPr>
              <w:tabs>
                <w:tab w:val="left" w:pos="-720"/>
              </w:tabs>
              <w:suppressAutoHyphens/>
              <w:spacing w:before="0" w:after="0" w:line="240" w:lineRule="auto"/>
              <w:rPr>
                <w:rFonts w:ascii="Times New Roman" w:hAnsi="Times New Roman" w:cs="Times New Roman"/>
                <w:spacing w:val="-3"/>
                <w:sz w:val="14"/>
                <w:szCs w:val="20"/>
                <w:lang w:val="en-GB" w:eastAsia="zh-CN"/>
              </w:rPr>
            </w:pPr>
          </w:p>
        </w:tc>
        <w:tc>
          <w:tcPr>
            <w:tcW w:w="3617" w:type="dxa"/>
            <w:gridSpan w:val="6"/>
            <w:tcBorders>
              <w:top w:val="single" w:sz="6" w:space="0" w:color="auto"/>
              <w:left w:val="single" w:sz="6" w:space="0" w:color="auto"/>
            </w:tcBorders>
          </w:tcPr>
          <w:p w14:paraId="03628000" w14:textId="77777777" w:rsidR="00267633" w:rsidRPr="00267633" w:rsidRDefault="00267633" w:rsidP="00267633">
            <w:pPr>
              <w:tabs>
                <w:tab w:val="left" w:pos="-720"/>
              </w:tabs>
              <w:suppressAutoHyphens/>
              <w:spacing w:before="0" w:after="0" w:line="240" w:lineRule="auto"/>
              <w:rPr>
                <w:rFonts w:ascii="Times New Roman" w:hAnsi="Times New Roman" w:cs="Times New Roman"/>
                <w:spacing w:val="-3"/>
                <w:sz w:val="14"/>
                <w:szCs w:val="20"/>
                <w:lang w:val="en-GB" w:eastAsia="zh-CN"/>
              </w:rPr>
            </w:pPr>
            <w:r w:rsidRPr="00267633">
              <w:rPr>
                <w:rFonts w:ascii="Times New Roman" w:hAnsi="Times New Roman" w:cs="Times New Roman"/>
                <w:spacing w:val="-3"/>
                <w:sz w:val="14"/>
                <w:szCs w:val="20"/>
                <w:lang w:val="en-GB" w:eastAsia="zh-CN"/>
              </w:rPr>
              <w:t>Surgical Operation (if applicable)</w:t>
            </w:r>
          </w:p>
          <w:p w14:paraId="74D52CA8" w14:textId="77777777" w:rsidR="00267633" w:rsidRPr="00267633" w:rsidRDefault="00267633" w:rsidP="00267633">
            <w:pPr>
              <w:tabs>
                <w:tab w:val="left" w:pos="-720"/>
              </w:tabs>
              <w:suppressAutoHyphens/>
              <w:spacing w:before="0" w:after="0" w:line="240" w:lineRule="auto"/>
              <w:rPr>
                <w:rFonts w:ascii="Times New Roman" w:hAnsi="Times New Roman" w:cs="Times New Roman"/>
                <w:spacing w:val="-3"/>
                <w:sz w:val="14"/>
                <w:szCs w:val="20"/>
                <w:lang w:val="en-GB" w:eastAsia="zh-CN"/>
              </w:rPr>
            </w:pPr>
          </w:p>
        </w:tc>
        <w:tc>
          <w:tcPr>
            <w:tcW w:w="829" w:type="dxa"/>
            <w:tcBorders>
              <w:right w:val="single" w:sz="6" w:space="0" w:color="auto"/>
            </w:tcBorders>
          </w:tcPr>
          <w:p w14:paraId="311F0CC3" w14:textId="77777777" w:rsidR="00267633" w:rsidRPr="00267633" w:rsidRDefault="00267633" w:rsidP="00267633">
            <w:pPr>
              <w:tabs>
                <w:tab w:val="left" w:pos="-720"/>
              </w:tabs>
              <w:suppressAutoHyphens/>
              <w:spacing w:before="0" w:after="0" w:line="240" w:lineRule="auto"/>
              <w:jc w:val="center"/>
              <w:rPr>
                <w:rFonts w:ascii="Times New Roman" w:hAnsi="Times New Roman" w:cs="Times New Roman"/>
                <w:spacing w:val="-3"/>
                <w:sz w:val="14"/>
                <w:szCs w:val="20"/>
                <w:lang w:val="en-GB" w:eastAsia="zh-CN"/>
              </w:rPr>
            </w:pPr>
          </w:p>
        </w:tc>
      </w:tr>
      <w:tr w:rsidR="00267633" w:rsidRPr="00267633" w14:paraId="1B23D752" w14:textId="77777777" w:rsidTr="00267633">
        <w:trPr>
          <w:divId w:val="2116439976"/>
        </w:trPr>
        <w:tc>
          <w:tcPr>
            <w:tcW w:w="886" w:type="dxa"/>
            <w:tcBorders>
              <w:left w:val="single" w:sz="6" w:space="0" w:color="auto"/>
            </w:tcBorders>
          </w:tcPr>
          <w:p w14:paraId="27FEEA67" w14:textId="77777777" w:rsidR="00267633" w:rsidRPr="00267633" w:rsidRDefault="00267633" w:rsidP="00267633">
            <w:pPr>
              <w:tabs>
                <w:tab w:val="left" w:pos="-720"/>
              </w:tabs>
              <w:suppressAutoHyphens/>
              <w:spacing w:before="0" w:after="0" w:line="240" w:lineRule="auto"/>
              <w:jc w:val="center"/>
              <w:rPr>
                <w:rFonts w:ascii="Times New Roman" w:hAnsi="Times New Roman" w:cs="Times New Roman"/>
                <w:spacing w:val="-3"/>
                <w:sz w:val="14"/>
                <w:szCs w:val="20"/>
                <w:lang w:val="en-GB" w:eastAsia="zh-CN"/>
              </w:rPr>
            </w:pPr>
          </w:p>
        </w:tc>
        <w:tc>
          <w:tcPr>
            <w:tcW w:w="7015" w:type="dxa"/>
            <w:gridSpan w:val="11"/>
            <w:tcBorders>
              <w:top w:val="single" w:sz="6" w:space="0" w:color="auto"/>
            </w:tcBorders>
          </w:tcPr>
          <w:p w14:paraId="7973469C" w14:textId="77777777" w:rsidR="00267633" w:rsidRPr="00267633" w:rsidRDefault="00267633" w:rsidP="00267633">
            <w:pPr>
              <w:tabs>
                <w:tab w:val="left" w:pos="-720"/>
              </w:tabs>
              <w:suppressAutoHyphens/>
              <w:spacing w:before="80" w:after="0" w:line="240" w:lineRule="auto"/>
              <w:rPr>
                <w:rFonts w:ascii="Times New Roman" w:hAnsi="Times New Roman" w:cs="Times New Roman"/>
                <w:spacing w:val="-3"/>
                <w:sz w:val="14"/>
                <w:szCs w:val="20"/>
                <w:lang w:val="en-GB" w:eastAsia="zh-CN"/>
              </w:rPr>
            </w:pPr>
            <w:r w:rsidRPr="00267633">
              <w:rPr>
                <w:rFonts w:ascii="Times New Roman" w:hAnsi="Times New Roman" w:cs="Times New Roman"/>
                <w:spacing w:val="-3"/>
                <w:sz w:val="14"/>
                <w:szCs w:val="20"/>
                <w:lang w:val="en-GB" w:eastAsia="zh-CN"/>
              </w:rPr>
              <w:t>*Fit for normal/light duty from ....................................................... to ........................................................</w:t>
            </w:r>
          </w:p>
          <w:p w14:paraId="5668BCAA" w14:textId="77777777" w:rsidR="00267633" w:rsidRPr="00267633" w:rsidRDefault="00267633" w:rsidP="00267633">
            <w:pPr>
              <w:tabs>
                <w:tab w:val="left" w:pos="-720"/>
              </w:tabs>
              <w:suppressAutoHyphens/>
              <w:spacing w:before="0" w:after="0" w:line="240" w:lineRule="auto"/>
              <w:rPr>
                <w:rFonts w:ascii="Times New Roman" w:hAnsi="Times New Roman" w:cs="Times New Roman"/>
                <w:spacing w:val="-3"/>
                <w:sz w:val="14"/>
                <w:szCs w:val="20"/>
                <w:lang w:val="en-GB" w:eastAsia="zh-CN"/>
              </w:rPr>
            </w:pPr>
          </w:p>
        </w:tc>
        <w:tc>
          <w:tcPr>
            <w:tcW w:w="829" w:type="dxa"/>
            <w:tcBorders>
              <w:right w:val="single" w:sz="6" w:space="0" w:color="auto"/>
            </w:tcBorders>
          </w:tcPr>
          <w:p w14:paraId="0B1AB87A" w14:textId="77777777" w:rsidR="00267633" w:rsidRPr="00267633" w:rsidRDefault="00267633" w:rsidP="00267633">
            <w:pPr>
              <w:tabs>
                <w:tab w:val="left" w:pos="-720"/>
              </w:tabs>
              <w:suppressAutoHyphens/>
              <w:spacing w:before="0" w:after="0" w:line="240" w:lineRule="auto"/>
              <w:jc w:val="center"/>
              <w:rPr>
                <w:rFonts w:ascii="Times New Roman" w:hAnsi="Times New Roman" w:cs="Times New Roman"/>
                <w:spacing w:val="-3"/>
                <w:sz w:val="14"/>
                <w:szCs w:val="20"/>
                <w:lang w:val="en-GB" w:eastAsia="zh-CN"/>
              </w:rPr>
            </w:pPr>
          </w:p>
        </w:tc>
      </w:tr>
      <w:tr w:rsidR="00267633" w:rsidRPr="00267633" w14:paraId="2033BE6E" w14:textId="77777777" w:rsidTr="00267633">
        <w:trPr>
          <w:divId w:val="2116439976"/>
        </w:trPr>
        <w:tc>
          <w:tcPr>
            <w:tcW w:w="886" w:type="dxa"/>
            <w:tcBorders>
              <w:left w:val="single" w:sz="6" w:space="0" w:color="auto"/>
            </w:tcBorders>
          </w:tcPr>
          <w:p w14:paraId="490824B4" w14:textId="77777777" w:rsidR="00267633" w:rsidRPr="00267633" w:rsidRDefault="00267633" w:rsidP="00267633">
            <w:pPr>
              <w:tabs>
                <w:tab w:val="left" w:pos="-720"/>
              </w:tabs>
              <w:suppressAutoHyphens/>
              <w:spacing w:before="0" w:after="0" w:line="240" w:lineRule="auto"/>
              <w:jc w:val="center"/>
              <w:rPr>
                <w:rFonts w:ascii="Times New Roman" w:hAnsi="Times New Roman" w:cs="Times New Roman"/>
                <w:spacing w:val="-3"/>
                <w:sz w:val="14"/>
                <w:szCs w:val="20"/>
                <w:lang w:val="en-GB" w:eastAsia="zh-CN"/>
              </w:rPr>
            </w:pPr>
          </w:p>
        </w:tc>
        <w:tc>
          <w:tcPr>
            <w:tcW w:w="7015" w:type="dxa"/>
            <w:gridSpan w:val="11"/>
          </w:tcPr>
          <w:p w14:paraId="5874E4E8" w14:textId="77777777" w:rsidR="00267633" w:rsidRPr="00267633" w:rsidRDefault="00267633" w:rsidP="00267633">
            <w:pPr>
              <w:tabs>
                <w:tab w:val="left" w:pos="-720"/>
              </w:tabs>
              <w:suppressAutoHyphens/>
              <w:spacing w:before="0" w:after="0" w:line="240" w:lineRule="auto"/>
              <w:rPr>
                <w:rFonts w:ascii="Times New Roman" w:hAnsi="Times New Roman" w:cs="Times New Roman"/>
                <w:spacing w:val="-3"/>
                <w:sz w:val="14"/>
                <w:szCs w:val="20"/>
                <w:lang w:val="en-GB" w:eastAsia="zh-CN"/>
              </w:rPr>
            </w:pPr>
            <w:r w:rsidRPr="00267633">
              <w:rPr>
                <w:rFonts w:ascii="Times New Roman" w:hAnsi="Times New Roman" w:cs="Times New Roman"/>
                <w:spacing w:val="-3"/>
                <w:sz w:val="14"/>
                <w:szCs w:val="20"/>
                <w:lang w:val="en-GB" w:eastAsia="zh-CN"/>
              </w:rPr>
              <w:t>*The abovenamed patient attended my clinic at ................................. am/pm and left at ................................. am/pm.</w:t>
            </w:r>
          </w:p>
          <w:p w14:paraId="177E781E" w14:textId="77777777" w:rsidR="00267633" w:rsidRPr="00267633" w:rsidRDefault="00267633" w:rsidP="00267633">
            <w:pPr>
              <w:tabs>
                <w:tab w:val="left" w:pos="-720"/>
              </w:tabs>
              <w:suppressAutoHyphens/>
              <w:spacing w:before="0" w:after="0" w:line="240" w:lineRule="auto"/>
              <w:rPr>
                <w:rFonts w:ascii="Times New Roman" w:hAnsi="Times New Roman" w:cs="Times New Roman"/>
                <w:spacing w:val="-3"/>
                <w:sz w:val="14"/>
                <w:szCs w:val="20"/>
                <w:lang w:val="en-GB" w:eastAsia="zh-CN"/>
              </w:rPr>
            </w:pPr>
            <w:r w:rsidRPr="00267633">
              <w:rPr>
                <w:rFonts w:ascii="Times New Roman" w:hAnsi="Times New Roman" w:cs="Times New Roman"/>
                <w:spacing w:val="-3"/>
                <w:sz w:val="14"/>
                <w:szCs w:val="20"/>
                <w:lang w:val="en-GB" w:eastAsia="zh-CN"/>
              </w:rPr>
              <w:t>No medical leave is necessary</w:t>
            </w:r>
          </w:p>
          <w:p w14:paraId="69D2D696" w14:textId="77777777" w:rsidR="00267633" w:rsidRPr="00267633" w:rsidRDefault="00267633" w:rsidP="00267633">
            <w:pPr>
              <w:tabs>
                <w:tab w:val="left" w:pos="-720"/>
              </w:tabs>
              <w:suppressAutoHyphens/>
              <w:spacing w:before="0" w:after="0" w:line="240" w:lineRule="auto"/>
              <w:rPr>
                <w:rFonts w:ascii="Times New Roman" w:hAnsi="Times New Roman" w:cs="Times New Roman"/>
                <w:spacing w:val="-3"/>
                <w:sz w:val="14"/>
                <w:szCs w:val="20"/>
                <w:lang w:val="en-GB" w:eastAsia="zh-CN"/>
              </w:rPr>
            </w:pPr>
          </w:p>
        </w:tc>
        <w:tc>
          <w:tcPr>
            <w:tcW w:w="829" w:type="dxa"/>
            <w:tcBorders>
              <w:right w:val="single" w:sz="6" w:space="0" w:color="auto"/>
            </w:tcBorders>
          </w:tcPr>
          <w:p w14:paraId="587F2177" w14:textId="77777777" w:rsidR="00267633" w:rsidRPr="00267633" w:rsidRDefault="00267633" w:rsidP="00267633">
            <w:pPr>
              <w:tabs>
                <w:tab w:val="left" w:pos="-720"/>
              </w:tabs>
              <w:suppressAutoHyphens/>
              <w:spacing w:before="0" w:after="0" w:line="240" w:lineRule="auto"/>
              <w:jc w:val="center"/>
              <w:rPr>
                <w:rFonts w:ascii="Times New Roman" w:hAnsi="Times New Roman" w:cs="Times New Roman"/>
                <w:spacing w:val="-3"/>
                <w:sz w:val="14"/>
                <w:szCs w:val="20"/>
                <w:lang w:val="en-GB" w:eastAsia="zh-CN"/>
              </w:rPr>
            </w:pPr>
          </w:p>
        </w:tc>
      </w:tr>
      <w:tr w:rsidR="00267633" w:rsidRPr="00267633" w14:paraId="29AF9E07" w14:textId="77777777" w:rsidTr="00267633">
        <w:trPr>
          <w:divId w:val="2116439976"/>
        </w:trPr>
        <w:tc>
          <w:tcPr>
            <w:tcW w:w="886" w:type="dxa"/>
            <w:tcBorders>
              <w:left w:val="single" w:sz="6" w:space="0" w:color="auto"/>
            </w:tcBorders>
          </w:tcPr>
          <w:p w14:paraId="7C1D4086" w14:textId="77777777" w:rsidR="00267633" w:rsidRPr="00267633" w:rsidRDefault="00267633" w:rsidP="00267633">
            <w:pPr>
              <w:tabs>
                <w:tab w:val="left" w:pos="-720"/>
              </w:tabs>
              <w:suppressAutoHyphens/>
              <w:spacing w:before="0" w:after="0" w:line="240" w:lineRule="auto"/>
              <w:jc w:val="center"/>
              <w:rPr>
                <w:rFonts w:ascii="Times New Roman" w:hAnsi="Times New Roman" w:cs="Times New Roman"/>
                <w:spacing w:val="-3"/>
                <w:sz w:val="14"/>
                <w:szCs w:val="20"/>
                <w:lang w:val="en-GB" w:eastAsia="zh-CN"/>
              </w:rPr>
            </w:pPr>
          </w:p>
        </w:tc>
        <w:tc>
          <w:tcPr>
            <w:tcW w:w="2343" w:type="dxa"/>
            <w:gridSpan w:val="4"/>
            <w:tcBorders>
              <w:top w:val="single" w:sz="6" w:space="0" w:color="auto"/>
            </w:tcBorders>
          </w:tcPr>
          <w:p w14:paraId="09414839" w14:textId="77777777" w:rsidR="00267633" w:rsidRPr="00267633" w:rsidRDefault="00267633" w:rsidP="00267633">
            <w:pPr>
              <w:tabs>
                <w:tab w:val="left" w:pos="-720"/>
              </w:tabs>
              <w:suppressAutoHyphens/>
              <w:spacing w:before="80" w:after="0" w:line="240" w:lineRule="auto"/>
              <w:rPr>
                <w:rFonts w:ascii="Times New Roman" w:hAnsi="Times New Roman" w:cs="Times New Roman"/>
                <w:spacing w:val="-3"/>
                <w:sz w:val="14"/>
                <w:szCs w:val="20"/>
                <w:lang w:val="en-GB" w:eastAsia="zh-CN"/>
              </w:rPr>
            </w:pPr>
            <w:r w:rsidRPr="00267633">
              <w:rPr>
                <w:rFonts w:ascii="Times New Roman" w:hAnsi="Times New Roman" w:cs="Times New Roman"/>
                <w:spacing w:val="-3"/>
                <w:sz w:val="14"/>
                <w:szCs w:val="20"/>
                <w:lang w:val="en-GB" w:eastAsia="zh-CN"/>
              </w:rPr>
              <w:t>Hospital/Clinic</w:t>
            </w:r>
          </w:p>
        </w:tc>
        <w:tc>
          <w:tcPr>
            <w:tcW w:w="1329" w:type="dxa"/>
            <w:gridSpan w:val="2"/>
            <w:tcBorders>
              <w:top w:val="single" w:sz="6" w:space="0" w:color="auto"/>
              <w:left w:val="single" w:sz="6" w:space="0" w:color="auto"/>
              <w:bottom w:val="single" w:sz="6" w:space="0" w:color="auto"/>
              <w:right w:val="single" w:sz="6" w:space="0" w:color="auto"/>
            </w:tcBorders>
          </w:tcPr>
          <w:p w14:paraId="287C69C8" w14:textId="77777777" w:rsidR="00267633" w:rsidRPr="00267633" w:rsidRDefault="00267633" w:rsidP="00267633">
            <w:pPr>
              <w:tabs>
                <w:tab w:val="left" w:pos="-720"/>
              </w:tabs>
              <w:suppressAutoHyphens/>
              <w:spacing w:before="80" w:after="0" w:line="240" w:lineRule="auto"/>
              <w:rPr>
                <w:rFonts w:ascii="Times New Roman" w:hAnsi="Times New Roman" w:cs="Times New Roman"/>
                <w:spacing w:val="-3"/>
                <w:sz w:val="14"/>
                <w:szCs w:val="20"/>
                <w:lang w:val="en-GB" w:eastAsia="zh-CN"/>
              </w:rPr>
            </w:pPr>
            <w:r w:rsidRPr="00267633">
              <w:rPr>
                <w:rFonts w:ascii="Times New Roman" w:hAnsi="Times New Roman" w:cs="Times New Roman"/>
                <w:spacing w:val="-3"/>
                <w:sz w:val="14"/>
                <w:szCs w:val="20"/>
                <w:lang w:val="en-GB" w:eastAsia="zh-CN"/>
              </w:rPr>
              <w:t>Ward No.</w:t>
            </w:r>
          </w:p>
          <w:p w14:paraId="47F2E48A" w14:textId="77777777" w:rsidR="00267633" w:rsidRPr="00267633" w:rsidRDefault="00267633" w:rsidP="00267633">
            <w:pPr>
              <w:tabs>
                <w:tab w:val="left" w:pos="-720"/>
              </w:tabs>
              <w:suppressAutoHyphens/>
              <w:spacing w:before="80" w:after="0" w:line="240" w:lineRule="auto"/>
              <w:rPr>
                <w:rFonts w:ascii="Times New Roman" w:hAnsi="Times New Roman" w:cs="Times New Roman"/>
                <w:spacing w:val="-3"/>
                <w:sz w:val="14"/>
                <w:szCs w:val="20"/>
                <w:lang w:val="en-GB" w:eastAsia="zh-CN"/>
              </w:rPr>
            </w:pPr>
          </w:p>
        </w:tc>
        <w:tc>
          <w:tcPr>
            <w:tcW w:w="3343" w:type="dxa"/>
            <w:gridSpan w:val="5"/>
            <w:tcBorders>
              <w:top w:val="single" w:sz="6" w:space="0" w:color="auto"/>
              <w:left w:val="nil"/>
            </w:tcBorders>
          </w:tcPr>
          <w:p w14:paraId="4C365587" w14:textId="77777777" w:rsidR="00267633" w:rsidRPr="00267633" w:rsidRDefault="00267633" w:rsidP="00267633">
            <w:pPr>
              <w:tabs>
                <w:tab w:val="left" w:pos="-720"/>
              </w:tabs>
              <w:suppressAutoHyphens/>
              <w:spacing w:before="80" w:after="0" w:line="240" w:lineRule="auto"/>
              <w:jc w:val="center"/>
              <w:rPr>
                <w:rFonts w:ascii="Times New Roman" w:hAnsi="Times New Roman" w:cs="Times New Roman"/>
                <w:spacing w:val="-3"/>
                <w:sz w:val="14"/>
                <w:szCs w:val="20"/>
                <w:lang w:val="en-GB" w:eastAsia="zh-CN"/>
              </w:rPr>
            </w:pPr>
            <w:r w:rsidRPr="00267633">
              <w:rPr>
                <w:rFonts w:ascii="Times New Roman" w:hAnsi="Times New Roman" w:cs="Times New Roman"/>
                <w:spacing w:val="-3"/>
                <w:sz w:val="14"/>
                <w:szCs w:val="20"/>
                <w:lang w:val="en-GB" w:eastAsia="zh-CN"/>
              </w:rPr>
              <w:t>Signature, Name (In BLOCK LETTERS)</w:t>
            </w:r>
          </w:p>
          <w:p w14:paraId="5B7BFC40" w14:textId="77777777" w:rsidR="00267633" w:rsidRPr="00267633" w:rsidRDefault="00267633" w:rsidP="00267633">
            <w:pPr>
              <w:tabs>
                <w:tab w:val="left" w:pos="-720"/>
              </w:tabs>
              <w:suppressAutoHyphens/>
              <w:spacing w:before="0" w:after="0" w:line="240" w:lineRule="auto"/>
              <w:jc w:val="center"/>
              <w:rPr>
                <w:rFonts w:ascii="Times New Roman" w:hAnsi="Times New Roman" w:cs="Times New Roman"/>
                <w:spacing w:val="-3"/>
                <w:sz w:val="14"/>
                <w:szCs w:val="20"/>
                <w:lang w:val="en-GB" w:eastAsia="zh-CN"/>
              </w:rPr>
            </w:pPr>
            <w:r w:rsidRPr="00267633">
              <w:rPr>
                <w:rFonts w:ascii="Times New Roman" w:hAnsi="Times New Roman" w:cs="Times New Roman"/>
                <w:spacing w:val="-3"/>
                <w:sz w:val="14"/>
                <w:szCs w:val="20"/>
                <w:lang w:val="en-GB" w:eastAsia="zh-CN"/>
              </w:rPr>
              <w:t>and Designation</w:t>
            </w:r>
          </w:p>
        </w:tc>
        <w:tc>
          <w:tcPr>
            <w:tcW w:w="829" w:type="dxa"/>
            <w:tcBorders>
              <w:right w:val="single" w:sz="6" w:space="0" w:color="auto"/>
            </w:tcBorders>
          </w:tcPr>
          <w:p w14:paraId="3E8905C8" w14:textId="77777777" w:rsidR="00267633" w:rsidRPr="00267633" w:rsidRDefault="00267633" w:rsidP="00267633">
            <w:pPr>
              <w:tabs>
                <w:tab w:val="left" w:pos="-720"/>
              </w:tabs>
              <w:suppressAutoHyphens/>
              <w:spacing w:before="0" w:after="0" w:line="240" w:lineRule="auto"/>
              <w:jc w:val="center"/>
              <w:rPr>
                <w:rFonts w:ascii="Times New Roman" w:hAnsi="Times New Roman" w:cs="Times New Roman"/>
                <w:spacing w:val="-3"/>
                <w:sz w:val="14"/>
                <w:szCs w:val="20"/>
                <w:lang w:val="en-GB" w:eastAsia="zh-CN"/>
              </w:rPr>
            </w:pPr>
          </w:p>
        </w:tc>
      </w:tr>
      <w:tr w:rsidR="00267633" w:rsidRPr="00267633" w14:paraId="27D47870" w14:textId="77777777" w:rsidTr="00267633">
        <w:trPr>
          <w:divId w:val="2116439976"/>
        </w:trPr>
        <w:tc>
          <w:tcPr>
            <w:tcW w:w="886" w:type="dxa"/>
            <w:tcBorders>
              <w:left w:val="single" w:sz="6" w:space="0" w:color="auto"/>
            </w:tcBorders>
          </w:tcPr>
          <w:p w14:paraId="514E3A40" w14:textId="77777777" w:rsidR="00267633" w:rsidRPr="00267633" w:rsidRDefault="00267633" w:rsidP="00267633">
            <w:pPr>
              <w:tabs>
                <w:tab w:val="left" w:pos="-720"/>
              </w:tabs>
              <w:suppressAutoHyphens/>
              <w:spacing w:before="0" w:after="0" w:line="240" w:lineRule="auto"/>
              <w:jc w:val="center"/>
              <w:rPr>
                <w:rFonts w:ascii="Times New Roman" w:hAnsi="Times New Roman" w:cs="Times New Roman"/>
                <w:spacing w:val="-3"/>
                <w:sz w:val="14"/>
                <w:szCs w:val="20"/>
                <w:lang w:val="en-GB" w:eastAsia="zh-CN"/>
              </w:rPr>
            </w:pPr>
          </w:p>
        </w:tc>
        <w:tc>
          <w:tcPr>
            <w:tcW w:w="2343" w:type="dxa"/>
            <w:gridSpan w:val="4"/>
          </w:tcPr>
          <w:p w14:paraId="411D7C92" w14:textId="77777777" w:rsidR="00267633" w:rsidRPr="00267633" w:rsidRDefault="00267633" w:rsidP="00267633">
            <w:pPr>
              <w:tabs>
                <w:tab w:val="left" w:pos="-720"/>
              </w:tabs>
              <w:suppressAutoHyphens/>
              <w:spacing w:before="120" w:after="0" w:line="240" w:lineRule="auto"/>
              <w:rPr>
                <w:rFonts w:ascii="Times New Roman" w:hAnsi="Times New Roman" w:cs="Times New Roman"/>
                <w:spacing w:val="-3"/>
                <w:sz w:val="14"/>
                <w:szCs w:val="20"/>
                <w:lang w:val="en-GB" w:eastAsia="zh-CN"/>
              </w:rPr>
            </w:pPr>
          </w:p>
        </w:tc>
        <w:tc>
          <w:tcPr>
            <w:tcW w:w="1329" w:type="dxa"/>
            <w:gridSpan w:val="2"/>
            <w:tcBorders>
              <w:top w:val="single" w:sz="6" w:space="0" w:color="auto"/>
              <w:left w:val="single" w:sz="6" w:space="0" w:color="auto"/>
              <w:right w:val="single" w:sz="6" w:space="0" w:color="auto"/>
            </w:tcBorders>
          </w:tcPr>
          <w:p w14:paraId="2340C648" w14:textId="77777777" w:rsidR="00267633" w:rsidRPr="00267633" w:rsidRDefault="00267633" w:rsidP="00267633">
            <w:pPr>
              <w:tabs>
                <w:tab w:val="left" w:pos="-720"/>
              </w:tabs>
              <w:suppressAutoHyphens/>
              <w:spacing w:before="80" w:after="0" w:line="240" w:lineRule="auto"/>
              <w:rPr>
                <w:rFonts w:ascii="Times New Roman" w:hAnsi="Times New Roman" w:cs="Times New Roman"/>
                <w:spacing w:val="-3"/>
                <w:sz w:val="14"/>
                <w:szCs w:val="20"/>
                <w:lang w:val="en-GB" w:eastAsia="zh-CN"/>
              </w:rPr>
            </w:pPr>
            <w:r w:rsidRPr="00267633">
              <w:rPr>
                <w:rFonts w:ascii="Times New Roman" w:hAnsi="Times New Roman" w:cs="Times New Roman"/>
                <w:spacing w:val="-3"/>
                <w:sz w:val="14"/>
                <w:szCs w:val="20"/>
                <w:lang w:val="en-GB" w:eastAsia="zh-CN"/>
              </w:rPr>
              <w:t>Date</w:t>
            </w:r>
          </w:p>
          <w:p w14:paraId="07037873" w14:textId="77777777" w:rsidR="00267633" w:rsidRPr="00267633" w:rsidRDefault="00267633" w:rsidP="00267633">
            <w:pPr>
              <w:tabs>
                <w:tab w:val="left" w:pos="-720"/>
              </w:tabs>
              <w:suppressAutoHyphens/>
              <w:spacing w:before="120" w:after="0" w:line="240" w:lineRule="auto"/>
              <w:rPr>
                <w:rFonts w:ascii="Times New Roman" w:hAnsi="Times New Roman" w:cs="Times New Roman"/>
                <w:spacing w:val="-3"/>
                <w:sz w:val="14"/>
                <w:szCs w:val="20"/>
                <w:lang w:val="en-GB" w:eastAsia="zh-CN"/>
              </w:rPr>
            </w:pPr>
          </w:p>
        </w:tc>
        <w:tc>
          <w:tcPr>
            <w:tcW w:w="3343" w:type="dxa"/>
            <w:gridSpan w:val="5"/>
            <w:tcBorders>
              <w:left w:val="nil"/>
            </w:tcBorders>
          </w:tcPr>
          <w:p w14:paraId="2B308169" w14:textId="77777777" w:rsidR="00267633" w:rsidRPr="00267633" w:rsidRDefault="00267633" w:rsidP="00267633">
            <w:pPr>
              <w:tabs>
                <w:tab w:val="left" w:pos="-720"/>
              </w:tabs>
              <w:suppressAutoHyphens/>
              <w:spacing w:before="120" w:after="0" w:line="240" w:lineRule="auto"/>
              <w:jc w:val="center"/>
              <w:rPr>
                <w:rFonts w:ascii="Times New Roman" w:hAnsi="Times New Roman" w:cs="Times New Roman"/>
                <w:spacing w:val="-3"/>
                <w:sz w:val="14"/>
                <w:szCs w:val="20"/>
                <w:lang w:val="en-GB" w:eastAsia="zh-CN"/>
              </w:rPr>
            </w:pPr>
          </w:p>
        </w:tc>
        <w:tc>
          <w:tcPr>
            <w:tcW w:w="829" w:type="dxa"/>
            <w:tcBorders>
              <w:right w:val="single" w:sz="6" w:space="0" w:color="auto"/>
            </w:tcBorders>
          </w:tcPr>
          <w:p w14:paraId="7EE1645E" w14:textId="77777777" w:rsidR="00267633" w:rsidRPr="00267633" w:rsidRDefault="00267633" w:rsidP="00267633">
            <w:pPr>
              <w:tabs>
                <w:tab w:val="left" w:pos="-720"/>
              </w:tabs>
              <w:suppressAutoHyphens/>
              <w:spacing w:before="0" w:after="0" w:line="240" w:lineRule="auto"/>
              <w:jc w:val="center"/>
              <w:rPr>
                <w:rFonts w:ascii="Times New Roman" w:hAnsi="Times New Roman" w:cs="Times New Roman"/>
                <w:spacing w:val="-3"/>
                <w:sz w:val="14"/>
                <w:szCs w:val="20"/>
                <w:lang w:val="en-GB" w:eastAsia="zh-CN"/>
              </w:rPr>
            </w:pPr>
          </w:p>
        </w:tc>
      </w:tr>
      <w:tr w:rsidR="00267633" w:rsidRPr="00267633" w14:paraId="4A5FEAFB" w14:textId="77777777" w:rsidTr="00267633">
        <w:trPr>
          <w:divId w:val="2116439976"/>
        </w:trPr>
        <w:tc>
          <w:tcPr>
            <w:tcW w:w="886" w:type="dxa"/>
            <w:tcBorders>
              <w:left w:val="single" w:sz="6" w:space="0" w:color="auto"/>
              <w:bottom w:val="single" w:sz="6" w:space="0" w:color="auto"/>
            </w:tcBorders>
          </w:tcPr>
          <w:p w14:paraId="1D1D3822" w14:textId="77777777" w:rsidR="00267633" w:rsidRPr="00267633" w:rsidRDefault="00267633" w:rsidP="00267633">
            <w:pPr>
              <w:tabs>
                <w:tab w:val="left" w:pos="-720"/>
              </w:tabs>
              <w:suppressAutoHyphens/>
              <w:spacing w:before="0" w:after="0" w:line="240" w:lineRule="auto"/>
              <w:jc w:val="center"/>
              <w:rPr>
                <w:rFonts w:ascii="Times New Roman" w:hAnsi="Times New Roman" w:cs="Times New Roman"/>
                <w:spacing w:val="-3"/>
                <w:sz w:val="14"/>
                <w:szCs w:val="20"/>
                <w:lang w:val="en-GB" w:eastAsia="zh-CN"/>
              </w:rPr>
            </w:pPr>
          </w:p>
        </w:tc>
        <w:tc>
          <w:tcPr>
            <w:tcW w:w="2140" w:type="dxa"/>
            <w:gridSpan w:val="2"/>
            <w:tcBorders>
              <w:top w:val="single" w:sz="6" w:space="0" w:color="auto"/>
              <w:bottom w:val="single" w:sz="6" w:space="0" w:color="auto"/>
            </w:tcBorders>
          </w:tcPr>
          <w:p w14:paraId="04FF22DB" w14:textId="77777777" w:rsidR="00267633" w:rsidRPr="00267633" w:rsidRDefault="00267633" w:rsidP="00267633">
            <w:pPr>
              <w:tabs>
                <w:tab w:val="left" w:pos="-720"/>
              </w:tabs>
              <w:suppressAutoHyphens/>
              <w:spacing w:before="60" w:after="0" w:line="240" w:lineRule="auto"/>
              <w:rPr>
                <w:rFonts w:ascii="Times New Roman" w:hAnsi="Times New Roman" w:cs="Times New Roman"/>
                <w:spacing w:val="-3"/>
                <w:sz w:val="14"/>
                <w:szCs w:val="20"/>
                <w:lang w:val="en-GB" w:eastAsia="zh-CN"/>
              </w:rPr>
            </w:pPr>
            <w:r w:rsidRPr="00267633">
              <w:rPr>
                <w:rFonts w:ascii="Times New Roman" w:hAnsi="Times New Roman" w:cs="Times New Roman"/>
                <w:spacing w:val="-3"/>
                <w:sz w:val="14"/>
                <w:szCs w:val="20"/>
                <w:lang w:val="en-GB" w:eastAsia="zh-CN"/>
              </w:rPr>
              <w:t>MD 965</w:t>
            </w:r>
          </w:p>
        </w:tc>
        <w:tc>
          <w:tcPr>
            <w:tcW w:w="2377" w:type="dxa"/>
            <w:gridSpan w:val="6"/>
            <w:tcBorders>
              <w:top w:val="single" w:sz="6" w:space="0" w:color="auto"/>
              <w:bottom w:val="single" w:sz="6" w:space="0" w:color="auto"/>
            </w:tcBorders>
          </w:tcPr>
          <w:p w14:paraId="4AE8EF5E" w14:textId="77777777" w:rsidR="00267633" w:rsidRPr="00267633" w:rsidRDefault="00267633" w:rsidP="00267633">
            <w:pPr>
              <w:tabs>
                <w:tab w:val="left" w:pos="-720"/>
              </w:tabs>
              <w:suppressAutoHyphens/>
              <w:spacing w:before="60" w:after="0" w:line="240" w:lineRule="auto"/>
              <w:jc w:val="center"/>
              <w:rPr>
                <w:rFonts w:ascii="Times New Roman" w:hAnsi="Times New Roman" w:cs="Times New Roman"/>
                <w:spacing w:val="-3"/>
                <w:sz w:val="14"/>
                <w:szCs w:val="20"/>
                <w:lang w:val="en-GB" w:eastAsia="zh-CN"/>
              </w:rPr>
            </w:pPr>
            <w:r w:rsidRPr="00267633">
              <w:rPr>
                <w:rFonts w:ascii="Times New Roman" w:hAnsi="Times New Roman" w:cs="Times New Roman"/>
                <w:i/>
                <w:spacing w:val="-3"/>
                <w:sz w:val="14"/>
                <w:szCs w:val="20"/>
                <w:lang w:val="en-GB" w:eastAsia="zh-CN"/>
              </w:rPr>
              <w:t>*Delete as necessary</w:t>
            </w:r>
          </w:p>
        </w:tc>
        <w:tc>
          <w:tcPr>
            <w:tcW w:w="2498" w:type="dxa"/>
            <w:gridSpan w:val="3"/>
            <w:tcBorders>
              <w:top w:val="single" w:sz="6" w:space="0" w:color="auto"/>
              <w:bottom w:val="single" w:sz="6" w:space="0" w:color="auto"/>
            </w:tcBorders>
          </w:tcPr>
          <w:p w14:paraId="6533D1BF" w14:textId="77777777" w:rsidR="00267633" w:rsidRPr="00267633" w:rsidRDefault="00267633" w:rsidP="00267633">
            <w:pPr>
              <w:tabs>
                <w:tab w:val="left" w:pos="-720"/>
              </w:tabs>
              <w:suppressAutoHyphens/>
              <w:spacing w:before="60" w:after="0" w:line="240" w:lineRule="auto"/>
              <w:jc w:val="center"/>
              <w:rPr>
                <w:rFonts w:ascii="Times New Roman" w:hAnsi="Times New Roman" w:cs="Times New Roman"/>
                <w:spacing w:val="-3"/>
                <w:sz w:val="14"/>
                <w:szCs w:val="20"/>
                <w:lang w:val="en-GB" w:eastAsia="zh-CN"/>
              </w:rPr>
            </w:pPr>
          </w:p>
        </w:tc>
        <w:tc>
          <w:tcPr>
            <w:tcW w:w="829" w:type="dxa"/>
            <w:tcBorders>
              <w:bottom w:val="single" w:sz="6" w:space="0" w:color="auto"/>
              <w:right w:val="single" w:sz="6" w:space="0" w:color="auto"/>
            </w:tcBorders>
          </w:tcPr>
          <w:p w14:paraId="10027C1C" w14:textId="77777777" w:rsidR="00267633" w:rsidRPr="00267633" w:rsidRDefault="00267633" w:rsidP="00267633">
            <w:pPr>
              <w:tabs>
                <w:tab w:val="left" w:pos="-720"/>
              </w:tabs>
              <w:suppressAutoHyphens/>
              <w:spacing w:before="0" w:after="0" w:line="240" w:lineRule="auto"/>
              <w:jc w:val="center"/>
              <w:rPr>
                <w:rFonts w:ascii="Times New Roman" w:hAnsi="Times New Roman" w:cs="Times New Roman"/>
                <w:spacing w:val="-3"/>
                <w:sz w:val="14"/>
                <w:szCs w:val="20"/>
                <w:lang w:val="en-GB" w:eastAsia="zh-CN"/>
              </w:rPr>
            </w:pPr>
          </w:p>
        </w:tc>
      </w:tr>
    </w:tbl>
    <w:p w14:paraId="5CC66A7C" w14:textId="77777777" w:rsidR="00267633" w:rsidRPr="00267633" w:rsidRDefault="00267633" w:rsidP="00267633">
      <w:pPr>
        <w:tabs>
          <w:tab w:val="left" w:pos="-720"/>
        </w:tabs>
        <w:suppressAutoHyphens/>
        <w:spacing w:before="0" w:after="0" w:line="240" w:lineRule="auto"/>
        <w:jc w:val="center"/>
        <w:divId w:val="2116439976"/>
        <w:rPr>
          <w:rFonts w:ascii="Times New Roman" w:hAnsi="Times New Roman" w:cs="Times New Roman"/>
          <w:spacing w:val="-3"/>
          <w:sz w:val="20"/>
          <w:szCs w:val="20"/>
          <w:lang w:val="en-GB" w:eastAsia="zh-CN"/>
        </w:rPr>
      </w:pPr>
    </w:p>
    <w:p w14:paraId="42F005F1" w14:textId="77777777" w:rsidR="00267633" w:rsidRPr="00267633" w:rsidRDefault="00267633" w:rsidP="00267633">
      <w:pPr>
        <w:tabs>
          <w:tab w:val="left" w:pos="-720"/>
        </w:tabs>
        <w:suppressAutoHyphens/>
        <w:spacing w:before="0" w:after="0"/>
        <w:jc w:val="both"/>
        <w:divId w:val="2116439976"/>
        <w:rPr>
          <w:rFonts w:ascii="Times New Roman" w:hAnsi="Times New Roman" w:cs="Times New Roman"/>
          <w:szCs w:val="20"/>
          <w:lang w:val="en-GB" w:eastAsia="zh-CN"/>
        </w:rPr>
      </w:pPr>
    </w:p>
    <w:p w14:paraId="0D20C1CD" w14:textId="77777777" w:rsidR="00267633" w:rsidRPr="00267633" w:rsidRDefault="00267633" w:rsidP="00267633">
      <w:pPr>
        <w:spacing w:before="0" w:after="0" w:line="240" w:lineRule="auto"/>
        <w:divId w:val="2116439976"/>
        <w:rPr>
          <w:rFonts w:ascii="Times New Roman" w:hAnsi="Times New Roman" w:cs="Times New Roman"/>
          <w:sz w:val="28"/>
          <w:szCs w:val="28"/>
          <w:lang w:val="en-US" w:eastAsia="zh-CN"/>
        </w:rPr>
      </w:pPr>
    </w:p>
    <w:p w14:paraId="3CB78162"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p>
    <w:p w14:paraId="66EB5102"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p>
    <w:p w14:paraId="6C8FB3B5"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p>
    <w:p w14:paraId="5FEE1BDD"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p>
    <w:p w14:paraId="4CAFE9E4"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p>
    <w:p w14:paraId="13ACAC4B"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p>
    <w:p w14:paraId="625A7244"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p>
    <w:p w14:paraId="42DE7D4F"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p>
    <w:p w14:paraId="6C7A1B09"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p>
    <w:p w14:paraId="236C1238"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p>
    <w:p w14:paraId="0403C231"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p>
    <w:p w14:paraId="1F3D8F18"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p>
    <w:p w14:paraId="17A75587"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p>
    <w:p w14:paraId="0988CC4D"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p>
    <w:p w14:paraId="6012588C"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p>
    <w:p w14:paraId="3ADBE400"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p>
    <w:p w14:paraId="20C6B87B"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p>
    <w:p w14:paraId="02A0106B" w14:textId="77777777" w:rsidR="00267633" w:rsidRPr="00267633" w:rsidRDefault="00267633" w:rsidP="00267633">
      <w:pPr>
        <w:autoSpaceDE w:val="0"/>
        <w:autoSpaceDN w:val="0"/>
        <w:adjustRightInd w:val="0"/>
        <w:spacing w:before="60" w:after="0" w:line="240" w:lineRule="auto"/>
        <w:ind w:left="20"/>
        <w:jc w:val="both"/>
        <w:divId w:val="2116439976"/>
        <w:rPr>
          <w:rFonts w:ascii="Times New Roman" w:hAnsi="Times New Roman" w:cs="Times New Roman"/>
          <w:color w:val="000000"/>
          <w:lang w:val="en-US" w:eastAsia="en-GB"/>
        </w:rPr>
      </w:pPr>
    </w:p>
    <w:p w14:paraId="51A28228" w14:textId="77777777" w:rsidR="00267633" w:rsidRPr="00267633" w:rsidRDefault="00267633" w:rsidP="00267633">
      <w:pPr>
        <w:spacing w:before="0" w:after="200" w:line="276" w:lineRule="auto"/>
        <w:divId w:val="2116439976"/>
        <w:rPr>
          <w:rFonts w:ascii="Calibri" w:hAnsi="Calibri" w:cs="Times New Roman"/>
          <w:sz w:val="22"/>
          <w:szCs w:val="22"/>
          <w:lang w:val="en-GB" w:eastAsia="en-GB"/>
        </w:rPr>
      </w:pPr>
      <w:r w:rsidRPr="00267633">
        <w:rPr>
          <w:rFonts w:ascii="Calibri" w:hAnsi="Calibri" w:cs="Times New Roman"/>
          <w:sz w:val="22"/>
          <w:szCs w:val="22"/>
          <w:lang w:val="en-GB" w:eastAsia="en-GB"/>
        </w:rPr>
        <w:br w:type="page"/>
      </w:r>
    </w:p>
    <w:tbl>
      <w:tblPr>
        <w:tblW w:w="9240" w:type="dxa"/>
        <w:jc w:val="center"/>
        <w:tblLayout w:type="fixed"/>
        <w:tblLook w:val="0000" w:firstRow="0" w:lastRow="0" w:firstColumn="0" w:lastColumn="0" w:noHBand="0" w:noVBand="0"/>
      </w:tblPr>
      <w:tblGrid>
        <w:gridCol w:w="3080"/>
        <w:gridCol w:w="3080"/>
        <w:gridCol w:w="3080"/>
      </w:tblGrid>
      <w:tr w:rsidR="00267633" w:rsidRPr="00267633" w14:paraId="751F449B" w14:textId="77777777" w:rsidTr="00267633">
        <w:trPr>
          <w:divId w:val="2116439976"/>
          <w:jc w:val="center"/>
        </w:trPr>
        <w:tc>
          <w:tcPr>
            <w:tcW w:w="3080" w:type="dxa"/>
          </w:tcPr>
          <w:p w14:paraId="62681598" w14:textId="77777777" w:rsidR="00267633" w:rsidRPr="00267633" w:rsidRDefault="00267633" w:rsidP="00267633">
            <w:pPr>
              <w:spacing w:before="0" w:after="120" w:line="240" w:lineRule="auto"/>
              <w:rPr>
                <w:rFonts w:ascii="Times New Roman" w:hAnsi="Times New Roman" w:cs="Times New Roman"/>
                <w:sz w:val="16"/>
                <w:szCs w:val="20"/>
                <w:lang w:val="en-GB" w:eastAsia="zh-CN"/>
              </w:rPr>
            </w:pPr>
          </w:p>
        </w:tc>
        <w:tc>
          <w:tcPr>
            <w:tcW w:w="3080" w:type="dxa"/>
          </w:tcPr>
          <w:p w14:paraId="4E1149A0" w14:textId="77777777" w:rsidR="00267633" w:rsidRPr="00267633" w:rsidRDefault="00267633" w:rsidP="00267633">
            <w:pPr>
              <w:keepNext/>
              <w:spacing w:before="0" w:after="0" w:line="240" w:lineRule="auto"/>
              <w:jc w:val="center"/>
              <w:outlineLvl w:val="1"/>
              <w:rPr>
                <w:rFonts w:ascii="Times New Roman" w:hAnsi="Times New Roman"/>
                <w:bCs/>
                <w:iCs/>
                <w:spacing w:val="-3"/>
                <w:szCs w:val="28"/>
                <w:lang w:val="en-GB" w:eastAsia="zh-CN"/>
              </w:rPr>
            </w:pPr>
            <w:r w:rsidRPr="00267633">
              <w:rPr>
                <w:rFonts w:ascii="Times New Roman" w:hAnsi="Times New Roman"/>
                <w:bCs/>
                <w:iCs/>
                <w:spacing w:val="-3"/>
                <w:szCs w:val="28"/>
                <w:lang w:val="en-GB" w:eastAsia="zh-CN"/>
              </w:rPr>
              <w:t>FORM 268</w:t>
            </w:r>
          </w:p>
        </w:tc>
        <w:tc>
          <w:tcPr>
            <w:tcW w:w="3080" w:type="dxa"/>
          </w:tcPr>
          <w:p w14:paraId="08425E10" w14:textId="77777777" w:rsidR="00267633" w:rsidRPr="00267633" w:rsidRDefault="00267633" w:rsidP="00267633">
            <w:pPr>
              <w:spacing w:before="0" w:after="120" w:line="240" w:lineRule="auto"/>
              <w:rPr>
                <w:rFonts w:ascii="Times New Roman" w:hAnsi="Times New Roman" w:cs="Times New Roman"/>
                <w:b/>
                <w:sz w:val="20"/>
                <w:szCs w:val="20"/>
                <w:lang w:val="en-GB" w:eastAsia="zh-CN"/>
              </w:rPr>
            </w:pPr>
          </w:p>
        </w:tc>
      </w:tr>
    </w:tbl>
    <w:p w14:paraId="4B97E25F" w14:textId="2293AB34" w:rsidR="00267633" w:rsidRPr="00267633" w:rsidRDefault="00681E46" w:rsidP="00681E46">
      <w:pPr>
        <w:keepNext/>
        <w:spacing w:before="240" w:after="60" w:line="240" w:lineRule="auto"/>
        <w:jc w:val="center"/>
        <w:outlineLvl w:val="1"/>
        <w:divId w:val="2116439976"/>
        <w:rPr>
          <w:rFonts w:ascii="Times New Roman" w:hAnsi="Times New Roman"/>
          <w:bCs/>
          <w:iCs/>
          <w:sz w:val="22"/>
          <w:szCs w:val="22"/>
          <w:lang w:val="en-GB" w:eastAsia="zh-CN"/>
        </w:rPr>
      </w:pPr>
      <w:r>
        <w:rPr>
          <w:rFonts w:ascii="Times New Roman" w:hAnsi="Times New Roman"/>
          <w:bCs/>
          <w:iCs/>
          <w:sz w:val="22"/>
          <w:szCs w:val="22"/>
          <w:lang w:val="en-GB" w:eastAsia="zh-CN"/>
        </w:rPr>
        <w:t>(deleted)</w:t>
      </w:r>
    </w:p>
    <w:p w14:paraId="3395877C" w14:textId="4181567F" w:rsidR="00267633" w:rsidRDefault="00267633" w:rsidP="00267633">
      <w:pPr>
        <w:spacing w:before="0" w:after="200" w:line="276" w:lineRule="auto"/>
        <w:divId w:val="2116439976"/>
        <w:rPr>
          <w:rFonts w:ascii="Calibri" w:hAnsi="Calibri" w:cs="Times New Roman"/>
          <w:sz w:val="22"/>
          <w:szCs w:val="22"/>
          <w:lang w:val="en-GB" w:eastAsia="en-GB"/>
        </w:rPr>
      </w:pPr>
    </w:p>
    <w:p w14:paraId="19E00E5F" w14:textId="439409E2" w:rsidR="00681E46" w:rsidRDefault="00681E46" w:rsidP="00267633">
      <w:pPr>
        <w:spacing w:before="0" w:after="200" w:line="276" w:lineRule="auto"/>
        <w:divId w:val="2116439976"/>
        <w:rPr>
          <w:rFonts w:ascii="Calibri" w:hAnsi="Calibri" w:cs="Times New Roman"/>
          <w:sz w:val="22"/>
          <w:szCs w:val="22"/>
          <w:lang w:val="en-GB" w:eastAsia="en-GB"/>
        </w:rPr>
      </w:pPr>
    </w:p>
    <w:p w14:paraId="214C05DC" w14:textId="7C898BD4" w:rsidR="00681E46" w:rsidRDefault="00681E46" w:rsidP="00267633">
      <w:pPr>
        <w:spacing w:before="0" w:after="200" w:line="276" w:lineRule="auto"/>
        <w:divId w:val="2116439976"/>
        <w:rPr>
          <w:rFonts w:ascii="Calibri" w:hAnsi="Calibri" w:cs="Times New Roman"/>
          <w:sz w:val="22"/>
          <w:szCs w:val="22"/>
          <w:lang w:val="en-GB" w:eastAsia="en-GB"/>
        </w:rPr>
      </w:pPr>
    </w:p>
    <w:p w14:paraId="43C64C16" w14:textId="2961BC70" w:rsidR="00681E46" w:rsidRDefault="00681E46" w:rsidP="00267633">
      <w:pPr>
        <w:spacing w:before="0" w:after="200" w:line="276" w:lineRule="auto"/>
        <w:divId w:val="2116439976"/>
        <w:rPr>
          <w:rFonts w:ascii="Calibri" w:hAnsi="Calibri" w:cs="Times New Roman"/>
          <w:sz w:val="22"/>
          <w:szCs w:val="22"/>
          <w:lang w:val="en-GB" w:eastAsia="en-GB"/>
        </w:rPr>
      </w:pPr>
    </w:p>
    <w:p w14:paraId="2586E35D" w14:textId="42CD35FC" w:rsidR="00681E46" w:rsidRDefault="00681E46" w:rsidP="00267633">
      <w:pPr>
        <w:spacing w:before="0" w:after="200" w:line="276" w:lineRule="auto"/>
        <w:divId w:val="2116439976"/>
        <w:rPr>
          <w:rFonts w:ascii="Calibri" w:hAnsi="Calibri" w:cs="Times New Roman"/>
          <w:sz w:val="22"/>
          <w:szCs w:val="22"/>
          <w:lang w:val="en-GB" w:eastAsia="en-GB"/>
        </w:rPr>
      </w:pPr>
    </w:p>
    <w:p w14:paraId="559CDE29" w14:textId="7E03AE05" w:rsidR="00681E46" w:rsidRDefault="00681E46" w:rsidP="00267633">
      <w:pPr>
        <w:spacing w:before="0" w:after="200" w:line="276" w:lineRule="auto"/>
        <w:divId w:val="2116439976"/>
        <w:rPr>
          <w:rFonts w:ascii="Calibri" w:hAnsi="Calibri" w:cs="Times New Roman"/>
          <w:sz w:val="22"/>
          <w:szCs w:val="22"/>
          <w:lang w:val="en-GB" w:eastAsia="en-GB"/>
        </w:rPr>
      </w:pPr>
    </w:p>
    <w:p w14:paraId="6E3801EE" w14:textId="75AEFB13" w:rsidR="00681E46" w:rsidRDefault="00681E46" w:rsidP="00267633">
      <w:pPr>
        <w:spacing w:before="0" w:after="200" w:line="276" w:lineRule="auto"/>
        <w:divId w:val="2116439976"/>
        <w:rPr>
          <w:rFonts w:ascii="Calibri" w:hAnsi="Calibri" w:cs="Times New Roman"/>
          <w:sz w:val="22"/>
          <w:szCs w:val="22"/>
          <w:lang w:val="en-GB" w:eastAsia="en-GB"/>
        </w:rPr>
      </w:pPr>
    </w:p>
    <w:p w14:paraId="54E2EC3B" w14:textId="208D75AB" w:rsidR="00681E46" w:rsidRDefault="00681E46" w:rsidP="00267633">
      <w:pPr>
        <w:spacing w:before="0" w:after="200" w:line="276" w:lineRule="auto"/>
        <w:divId w:val="2116439976"/>
        <w:rPr>
          <w:rFonts w:ascii="Calibri" w:hAnsi="Calibri" w:cs="Times New Roman"/>
          <w:sz w:val="22"/>
          <w:szCs w:val="22"/>
          <w:lang w:val="en-GB" w:eastAsia="en-GB"/>
        </w:rPr>
      </w:pPr>
    </w:p>
    <w:p w14:paraId="6DE7D99D" w14:textId="72945A96" w:rsidR="00681E46" w:rsidRDefault="00681E46" w:rsidP="00267633">
      <w:pPr>
        <w:spacing w:before="0" w:after="200" w:line="276" w:lineRule="auto"/>
        <w:divId w:val="2116439976"/>
        <w:rPr>
          <w:rFonts w:ascii="Calibri" w:hAnsi="Calibri" w:cs="Times New Roman"/>
          <w:sz w:val="22"/>
          <w:szCs w:val="22"/>
          <w:lang w:val="en-GB" w:eastAsia="en-GB"/>
        </w:rPr>
      </w:pPr>
    </w:p>
    <w:p w14:paraId="406424C1" w14:textId="5CE2C81E" w:rsidR="00681E46" w:rsidRDefault="00681E46" w:rsidP="00267633">
      <w:pPr>
        <w:spacing w:before="0" w:after="200" w:line="276" w:lineRule="auto"/>
        <w:divId w:val="2116439976"/>
        <w:rPr>
          <w:rFonts w:ascii="Calibri" w:hAnsi="Calibri" w:cs="Times New Roman"/>
          <w:sz w:val="22"/>
          <w:szCs w:val="22"/>
          <w:lang w:val="en-GB" w:eastAsia="en-GB"/>
        </w:rPr>
      </w:pPr>
    </w:p>
    <w:p w14:paraId="03241619" w14:textId="1A705F7A" w:rsidR="00681E46" w:rsidRDefault="00681E46" w:rsidP="00267633">
      <w:pPr>
        <w:spacing w:before="0" w:after="200" w:line="276" w:lineRule="auto"/>
        <w:divId w:val="2116439976"/>
        <w:rPr>
          <w:rFonts w:ascii="Calibri" w:hAnsi="Calibri" w:cs="Times New Roman"/>
          <w:sz w:val="22"/>
          <w:szCs w:val="22"/>
          <w:lang w:val="en-GB" w:eastAsia="en-GB"/>
        </w:rPr>
      </w:pPr>
    </w:p>
    <w:p w14:paraId="640B8D1C" w14:textId="2A314816" w:rsidR="00681E46" w:rsidRDefault="00681E46" w:rsidP="00267633">
      <w:pPr>
        <w:spacing w:before="0" w:after="200" w:line="276" w:lineRule="auto"/>
        <w:divId w:val="2116439976"/>
        <w:rPr>
          <w:rFonts w:ascii="Calibri" w:hAnsi="Calibri" w:cs="Times New Roman"/>
          <w:sz w:val="22"/>
          <w:szCs w:val="22"/>
          <w:lang w:val="en-GB" w:eastAsia="en-GB"/>
        </w:rPr>
      </w:pPr>
    </w:p>
    <w:p w14:paraId="3FA73076" w14:textId="0BFAE8C0" w:rsidR="00681E46" w:rsidRDefault="00681E46" w:rsidP="00267633">
      <w:pPr>
        <w:spacing w:before="0" w:after="200" w:line="276" w:lineRule="auto"/>
        <w:divId w:val="2116439976"/>
        <w:rPr>
          <w:rFonts w:ascii="Calibri" w:hAnsi="Calibri" w:cs="Times New Roman"/>
          <w:sz w:val="22"/>
          <w:szCs w:val="22"/>
          <w:lang w:val="en-GB" w:eastAsia="en-GB"/>
        </w:rPr>
      </w:pPr>
    </w:p>
    <w:p w14:paraId="33BFC4F9" w14:textId="5EF45946" w:rsidR="00681E46" w:rsidRDefault="00681E46" w:rsidP="00267633">
      <w:pPr>
        <w:spacing w:before="0" w:after="200" w:line="276" w:lineRule="auto"/>
        <w:divId w:val="2116439976"/>
        <w:rPr>
          <w:rFonts w:ascii="Calibri" w:hAnsi="Calibri" w:cs="Times New Roman"/>
          <w:sz w:val="22"/>
          <w:szCs w:val="22"/>
          <w:lang w:val="en-GB" w:eastAsia="en-GB"/>
        </w:rPr>
      </w:pPr>
    </w:p>
    <w:p w14:paraId="5F11C3F2" w14:textId="4796FBDF" w:rsidR="00681E46" w:rsidRDefault="00681E46" w:rsidP="00267633">
      <w:pPr>
        <w:spacing w:before="0" w:after="200" w:line="276" w:lineRule="auto"/>
        <w:divId w:val="2116439976"/>
        <w:rPr>
          <w:rFonts w:ascii="Calibri" w:hAnsi="Calibri" w:cs="Times New Roman"/>
          <w:sz w:val="22"/>
          <w:szCs w:val="22"/>
          <w:lang w:val="en-GB" w:eastAsia="en-GB"/>
        </w:rPr>
      </w:pPr>
    </w:p>
    <w:p w14:paraId="06497581" w14:textId="4B2D8106" w:rsidR="00681E46" w:rsidRDefault="00681E46" w:rsidP="00267633">
      <w:pPr>
        <w:spacing w:before="0" w:after="200" w:line="276" w:lineRule="auto"/>
        <w:divId w:val="2116439976"/>
        <w:rPr>
          <w:rFonts w:ascii="Calibri" w:hAnsi="Calibri" w:cs="Times New Roman"/>
          <w:sz w:val="22"/>
          <w:szCs w:val="22"/>
          <w:lang w:val="en-GB" w:eastAsia="en-GB"/>
        </w:rPr>
      </w:pPr>
    </w:p>
    <w:p w14:paraId="2BBB8EA2" w14:textId="555BB351" w:rsidR="00681E46" w:rsidRDefault="00681E46" w:rsidP="00267633">
      <w:pPr>
        <w:spacing w:before="0" w:after="200" w:line="276" w:lineRule="auto"/>
        <w:divId w:val="2116439976"/>
        <w:rPr>
          <w:rFonts w:ascii="Calibri" w:hAnsi="Calibri" w:cs="Times New Roman"/>
          <w:sz w:val="22"/>
          <w:szCs w:val="22"/>
          <w:lang w:val="en-GB" w:eastAsia="en-GB"/>
        </w:rPr>
      </w:pPr>
    </w:p>
    <w:p w14:paraId="39FB1BCB" w14:textId="71660DC4" w:rsidR="00681E46" w:rsidRDefault="00681E46" w:rsidP="00267633">
      <w:pPr>
        <w:spacing w:before="0" w:after="200" w:line="276" w:lineRule="auto"/>
        <w:divId w:val="2116439976"/>
        <w:rPr>
          <w:rFonts w:ascii="Calibri" w:hAnsi="Calibri" w:cs="Times New Roman"/>
          <w:sz w:val="22"/>
          <w:szCs w:val="22"/>
          <w:lang w:val="en-GB" w:eastAsia="en-GB"/>
        </w:rPr>
      </w:pPr>
    </w:p>
    <w:p w14:paraId="732AFBEE" w14:textId="530FD0AC" w:rsidR="00681E46" w:rsidRDefault="00681E46" w:rsidP="00267633">
      <w:pPr>
        <w:spacing w:before="0" w:after="200" w:line="276" w:lineRule="auto"/>
        <w:divId w:val="2116439976"/>
        <w:rPr>
          <w:rFonts w:ascii="Calibri" w:hAnsi="Calibri" w:cs="Times New Roman"/>
          <w:sz w:val="22"/>
          <w:szCs w:val="22"/>
          <w:lang w:val="en-GB" w:eastAsia="en-GB"/>
        </w:rPr>
      </w:pPr>
    </w:p>
    <w:p w14:paraId="20C53007" w14:textId="47D03257" w:rsidR="00681E46" w:rsidRDefault="00681E46" w:rsidP="00267633">
      <w:pPr>
        <w:spacing w:before="0" w:after="200" w:line="276" w:lineRule="auto"/>
        <w:divId w:val="2116439976"/>
        <w:rPr>
          <w:rFonts w:ascii="Calibri" w:hAnsi="Calibri" w:cs="Times New Roman"/>
          <w:sz w:val="22"/>
          <w:szCs w:val="22"/>
          <w:lang w:val="en-GB" w:eastAsia="en-GB"/>
        </w:rPr>
      </w:pPr>
    </w:p>
    <w:p w14:paraId="19281D7B" w14:textId="32FFC469" w:rsidR="00681E46" w:rsidRDefault="00681E46" w:rsidP="00267633">
      <w:pPr>
        <w:spacing w:before="0" w:after="200" w:line="276" w:lineRule="auto"/>
        <w:divId w:val="2116439976"/>
        <w:rPr>
          <w:rFonts w:ascii="Calibri" w:hAnsi="Calibri" w:cs="Times New Roman"/>
          <w:sz w:val="22"/>
          <w:szCs w:val="22"/>
          <w:lang w:val="en-GB" w:eastAsia="en-GB"/>
        </w:rPr>
      </w:pPr>
    </w:p>
    <w:p w14:paraId="191EC9FC" w14:textId="4D379A38" w:rsidR="00681E46" w:rsidRDefault="00681E46" w:rsidP="00267633">
      <w:pPr>
        <w:spacing w:before="0" w:after="200" w:line="276" w:lineRule="auto"/>
        <w:divId w:val="2116439976"/>
        <w:rPr>
          <w:rFonts w:ascii="Calibri" w:hAnsi="Calibri" w:cs="Times New Roman"/>
          <w:sz w:val="22"/>
          <w:szCs w:val="22"/>
          <w:lang w:val="en-GB" w:eastAsia="en-GB"/>
        </w:rPr>
      </w:pPr>
    </w:p>
    <w:p w14:paraId="69242FBB" w14:textId="2C480D86" w:rsidR="00681E46" w:rsidRDefault="00681E46" w:rsidP="00267633">
      <w:pPr>
        <w:spacing w:before="0" w:after="200" w:line="276" w:lineRule="auto"/>
        <w:divId w:val="2116439976"/>
        <w:rPr>
          <w:rFonts w:ascii="Calibri" w:hAnsi="Calibri" w:cs="Times New Roman"/>
          <w:sz w:val="22"/>
          <w:szCs w:val="22"/>
          <w:lang w:val="en-GB" w:eastAsia="en-GB"/>
        </w:rPr>
      </w:pPr>
    </w:p>
    <w:p w14:paraId="633B996E" w14:textId="007A034E" w:rsidR="00681E46" w:rsidRDefault="00681E46" w:rsidP="00267633">
      <w:pPr>
        <w:spacing w:before="0" w:after="200" w:line="276" w:lineRule="auto"/>
        <w:divId w:val="2116439976"/>
        <w:rPr>
          <w:rFonts w:ascii="Calibri" w:hAnsi="Calibri" w:cs="Times New Roman"/>
          <w:sz w:val="22"/>
          <w:szCs w:val="22"/>
          <w:lang w:val="en-GB" w:eastAsia="en-GB"/>
        </w:rPr>
      </w:pPr>
    </w:p>
    <w:p w14:paraId="63DD81DA" w14:textId="43CB8314" w:rsidR="00681E46" w:rsidRDefault="00681E46" w:rsidP="00267633">
      <w:pPr>
        <w:spacing w:before="0" w:after="200" w:line="276" w:lineRule="auto"/>
        <w:divId w:val="2116439976"/>
        <w:rPr>
          <w:rFonts w:ascii="Calibri" w:hAnsi="Calibri" w:cs="Times New Roman"/>
          <w:sz w:val="22"/>
          <w:szCs w:val="22"/>
          <w:lang w:val="en-GB" w:eastAsia="en-GB"/>
        </w:rPr>
      </w:pPr>
    </w:p>
    <w:p w14:paraId="7170775F" w14:textId="02A060F1" w:rsidR="00681E46" w:rsidRDefault="00681E46" w:rsidP="00267633">
      <w:pPr>
        <w:spacing w:before="0" w:after="200" w:line="276" w:lineRule="auto"/>
        <w:divId w:val="2116439976"/>
        <w:rPr>
          <w:rFonts w:ascii="Calibri" w:hAnsi="Calibri" w:cs="Times New Roman"/>
          <w:sz w:val="22"/>
          <w:szCs w:val="22"/>
          <w:lang w:val="en-GB" w:eastAsia="en-GB"/>
        </w:rPr>
      </w:pPr>
    </w:p>
    <w:p w14:paraId="0452CD6E" w14:textId="77777777" w:rsidR="00681E46" w:rsidRPr="00267633" w:rsidRDefault="00681E46" w:rsidP="00267633">
      <w:pPr>
        <w:spacing w:before="0" w:after="200" w:line="276" w:lineRule="auto"/>
        <w:divId w:val="2116439976"/>
        <w:rPr>
          <w:rFonts w:ascii="Calibri" w:hAnsi="Calibri" w:cs="Times New Roman"/>
          <w:sz w:val="22"/>
          <w:szCs w:val="22"/>
          <w:lang w:val="en-GB" w:eastAsia="en-GB"/>
        </w:rPr>
      </w:pPr>
    </w:p>
    <w:tbl>
      <w:tblPr>
        <w:tblW w:w="0" w:type="auto"/>
        <w:tblLook w:val="0000" w:firstRow="0" w:lastRow="0" w:firstColumn="0" w:lastColumn="0" w:noHBand="0" w:noVBand="0"/>
      </w:tblPr>
      <w:tblGrid>
        <w:gridCol w:w="2600"/>
        <w:gridCol w:w="2600"/>
        <w:gridCol w:w="2600"/>
      </w:tblGrid>
      <w:tr w:rsidR="00267633" w:rsidRPr="00267633" w14:paraId="0B6B6406" w14:textId="77777777" w:rsidTr="00267633">
        <w:trPr>
          <w:divId w:val="2116439976"/>
        </w:trPr>
        <w:tc>
          <w:tcPr>
            <w:tcW w:w="2600" w:type="dxa"/>
          </w:tcPr>
          <w:p w14:paraId="0A7B7984" w14:textId="77777777" w:rsidR="00267633" w:rsidRPr="00267633" w:rsidRDefault="00267633" w:rsidP="00267633">
            <w:pPr>
              <w:tabs>
                <w:tab w:val="left" w:pos="-720"/>
              </w:tabs>
              <w:suppressAutoHyphens/>
              <w:spacing w:before="0" w:after="0" w:line="240" w:lineRule="auto"/>
              <w:ind w:right="-46"/>
              <w:jc w:val="center"/>
              <w:rPr>
                <w:rFonts w:ascii="Times New Roman" w:hAnsi="Times New Roman" w:cs="Times New Roman"/>
                <w:sz w:val="18"/>
                <w:szCs w:val="20"/>
                <w:lang w:val="en-GB" w:eastAsia="zh-CN"/>
              </w:rPr>
            </w:pPr>
            <w:r w:rsidRPr="00267633">
              <w:rPr>
                <w:rFonts w:ascii="Times New Roman" w:hAnsi="Times New Roman" w:cs="Times New Roman"/>
                <w:i/>
                <w:szCs w:val="20"/>
                <w:lang w:val="en-GB" w:eastAsia="zh-CN"/>
              </w:rPr>
              <w:lastRenderedPageBreak/>
              <w:br w:type="page"/>
            </w:r>
          </w:p>
        </w:tc>
        <w:tc>
          <w:tcPr>
            <w:tcW w:w="2600" w:type="dxa"/>
          </w:tcPr>
          <w:p w14:paraId="3DF16BC9" w14:textId="77777777" w:rsidR="00267633" w:rsidRPr="00267633" w:rsidRDefault="00267633" w:rsidP="00267633">
            <w:pPr>
              <w:keepNext/>
              <w:spacing w:before="0" w:after="0" w:line="240" w:lineRule="auto"/>
              <w:ind w:left="-332" w:right="-1537"/>
              <w:jc w:val="center"/>
              <w:outlineLvl w:val="1"/>
              <w:rPr>
                <w:rFonts w:ascii="Times New Roman" w:hAnsi="Times New Roman"/>
                <w:bCs/>
                <w:iCs/>
                <w:spacing w:val="-3"/>
                <w:szCs w:val="28"/>
                <w:lang w:val="en-GB" w:eastAsia="zh-CN"/>
              </w:rPr>
            </w:pPr>
            <w:bookmarkStart w:id="217" w:name="form19"/>
            <w:bookmarkStart w:id="218" w:name="_Toc66445377"/>
            <w:bookmarkStart w:id="219" w:name="_Toc81709934"/>
            <w:bookmarkStart w:id="220" w:name="_Toc81710659"/>
            <w:bookmarkStart w:id="221" w:name="_Toc81717565"/>
            <w:bookmarkStart w:id="222" w:name="_Toc122854445"/>
            <w:bookmarkStart w:id="223" w:name="_Toc122854825"/>
            <w:bookmarkStart w:id="224" w:name="_Toc243995903"/>
            <w:bookmarkEnd w:id="217"/>
            <w:r w:rsidRPr="00267633">
              <w:rPr>
                <w:rFonts w:ascii="Times New Roman" w:hAnsi="Times New Roman"/>
                <w:bCs/>
                <w:iCs/>
                <w:spacing w:val="-3"/>
                <w:szCs w:val="28"/>
                <w:lang w:val="en-GB" w:eastAsia="zh-CN"/>
              </w:rPr>
              <w:t xml:space="preserve">FORM </w:t>
            </w:r>
            <w:bookmarkEnd w:id="218"/>
            <w:bookmarkEnd w:id="219"/>
            <w:bookmarkEnd w:id="220"/>
            <w:bookmarkEnd w:id="221"/>
            <w:bookmarkEnd w:id="222"/>
            <w:bookmarkEnd w:id="223"/>
            <w:bookmarkEnd w:id="224"/>
            <w:r w:rsidRPr="00267633">
              <w:rPr>
                <w:rFonts w:ascii="Times New Roman" w:hAnsi="Times New Roman"/>
                <w:bCs/>
                <w:iCs/>
                <w:spacing w:val="-3"/>
                <w:szCs w:val="28"/>
                <w:lang w:val="en-GB" w:eastAsia="zh-CN"/>
              </w:rPr>
              <w:t>269</w:t>
            </w:r>
          </w:p>
        </w:tc>
        <w:tc>
          <w:tcPr>
            <w:tcW w:w="2600" w:type="dxa"/>
          </w:tcPr>
          <w:p w14:paraId="71C0C5A6" w14:textId="77777777" w:rsidR="00267633" w:rsidRPr="00267633" w:rsidRDefault="00267633" w:rsidP="00267633">
            <w:pPr>
              <w:tabs>
                <w:tab w:val="left" w:pos="-720"/>
              </w:tabs>
              <w:suppressAutoHyphens/>
              <w:spacing w:before="0" w:after="0" w:line="240" w:lineRule="auto"/>
              <w:ind w:right="-46"/>
              <w:jc w:val="center"/>
              <w:rPr>
                <w:rFonts w:ascii="Times New Roman" w:hAnsi="Times New Roman" w:cs="Times New Roman"/>
                <w:szCs w:val="20"/>
                <w:lang w:val="en-GB" w:eastAsia="zh-CN"/>
              </w:rPr>
            </w:pPr>
          </w:p>
        </w:tc>
      </w:tr>
    </w:tbl>
    <w:p w14:paraId="31E8F141" w14:textId="77777777" w:rsidR="00267633" w:rsidRPr="00267633" w:rsidRDefault="007D50D9" w:rsidP="00267633">
      <w:pPr>
        <w:tabs>
          <w:tab w:val="left" w:pos="-720"/>
        </w:tabs>
        <w:suppressAutoHyphens/>
        <w:spacing w:before="0" w:after="0" w:line="240" w:lineRule="auto"/>
        <w:ind w:right="-46"/>
        <w:jc w:val="center"/>
        <w:divId w:val="2116439976"/>
        <w:rPr>
          <w:rFonts w:ascii="Times New Roman" w:hAnsi="Times New Roman" w:cs="Times New Roman"/>
          <w:szCs w:val="20"/>
          <w:lang w:val="en-GB" w:eastAsia="zh-CN"/>
        </w:rPr>
      </w:pPr>
      <w:r>
        <w:rPr>
          <w:rFonts w:ascii="Times New Roman" w:hAnsi="Times New Roman" w:cs="Times New Roman"/>
          <w:szCs w:val="20"/>
          <w:lang w:val="en-GB" w:eastAsia="zh-CN"/>
        </w:rPr>
        <w:t>(deleted)</w:t>
      </w:r>
    </w:p>
    <w:p w14:paraId="507C117F"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p>
    <w:sectPr w:rsidR="00267633" w:rsidRPr="00267633" w:rsidSect="00850BD7">
      <w:headerReference w:type="default" r:id="rId28"/>
      <w:pgSz w:w="11907" w:h="16840" w:code="9"/>
      <w:pgMar w:top="992" w:right="1440" w:bottom="1276" w:left="1440" w:header="709" w:footer="709" w:gutter="0"/>
      <w:paperSrc w:first="7" w:other="7"/>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87E0FCE" w14:textId="77777777" w:rsidR="00E77947" w:rsidRDefault="00E77947" w:rsidP="00F22AA5">
      <w:pPr>
        <w:spacing w:before="0" w:after="0" w:line="240" w:lineRule="auto"/>
      </w:pPr>
      <w:r>
        <w:separator/>
      </w:r>
    </w:p>
  </w:endnote>
  <w:endnote w:type="continuationSeparator" w:id="0">
    <w:p w14:paraId="48CF0AB2" w14:textId="77777777" w:rsidR="00E77947" w:rsidRDefault="00E77947" w:rsidP="00F22AA5">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Estrangelo Edessa">
    <w:altName w:val="Comic Sans MS"/>
    <w:panose1 w:val="00000000000000000000"/>
    <w:charset w:val="01"/>
    <w:family w:val="roman"/>
    <w:notTrueType/>
    <w:pitch w:val="variable"/>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G Times">
    <w:panose1 w:val="00000000000000000000"/>
    <w:charset w:val="00"/>
    <w:family w:val="roman"/>
    <w:notTrueType/>
    <w:pitch w:val="variable"/>
    <w:sig w:usb0="00000003" w:usb1="00000000" w:usb2="00000000" w:usb3="00000000" w:csb0="00000001" w:csb1="00000000"/>
  </w:font>
  <w:font w:name="Courier">
    <w:panose1 w:val="02070409020205020404"/>
    <w:charset w:val="00"/>
    <w:family w:val="modern"/>
    <w:notTrueType/>
    <w:pitch w:val="fixed"/>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EANDO E+ Times Ten">
    <w:altName w:val="Times New Roman"/>
    <w:panose1 w:val="00000000000000000000"/>
    <w:charset w:val="00"/>
    <w:family w:val="roman"/>
    <w:notTrueType/>
    <w:pitch w:val="default"/>
    <w:sig w:usb0="00000003" w:usb1="00000000" w:usb2="00000000" w:usb3="00000000" w:csb0="00000001" w:csb1="00000000"/>
  </w:font>
  <w:font w:name="JKKJB D+ Times New">
    <w:altName w:val="Times New Roman"/>
    <w:panose1 w:val="00000000000000000000"/>
    <w:charset w:val="00"/>
    <w:family w:val="roman"/>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 w:name="+mn-ea">
    <w:altName w:val="Times New Roman"/>
    <w:panose1 w:val="00000000000000000000"/>
    <w:charset w:val="00"/>
    <w:family w:val="roman"/>
    <w:notTrueType/>
    <w:pitch w:val="default"/>
  </w:font>
  <w:font w:name="Century Gothic">
    <w:panose1 w:val="020B0502020202020204"/>
    <w:charset w:val="00"/>
    <w:family w:val="swiss"/>
    <w:pitch w:val="variable"/>
    <w:sig w:usb0="00000287" w:usb1="00000000" w:usb2="00000000" w:usb3="00000000" w:csb0="0000009F" w:csb1="00000000"/>
  </w:font>
  <w:font w:name="Segoe UI Symbol">
    <w:panose1 w:val="020B0502040204020203"/>
    <w:charset w:val="00"/>
    <w:family w:val="swiss"/>
    <w:pitch w:val="variable"/>
    <w:sig w:usb0="800001E3" w:usb1="1200FFEF" w:usb2="0004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Arial Unicode MS">
    <w:panose1 w:val="020B0604020202020204"/>
    <w:charset w:val="80"/>
    <w:family w:val="swiss"/>
    <w:pitch w:val="variable"/>
    <w:sig w:usb0="00000000" w:usb1="E9DFFFFF" w:usb2="0000003F" w:usb3="00000000" w:csb0="003F01FF" w:csb1="00000000"/>
  </w:font>
  <w:font w:name="Malgun Gothic Semilight">
    <w:panose1 w:val="020B0502040204020203"/>
    <w:charset w:val="80"/>
    <w:family w:val="swiss"/>
    <w:pitch w:val="variable"/>
    <w:sig w:usb0="B0000AAF" w:usb1="09DF7CFB" w:usb2="00000012" w:usb3="00000000" w:csb0="003E01BD" w:csb1="00000000"/>
  </w:font>
  <w:font w:name="Arial Narrow">
    <w:panose1 w:val="020B0606020202030204"/>
    <w:charset w:val="00"/>
    <w:family w:val="swiss"/>
    <w:pitch w:val="variable"/>
    <w:sig w:usb0="00000287" w:usb1="00000800" w:usb2="00000000" w:usb3="00000000" w:csb0="0000009F" w:csb1="00000000"/>
  </w:font>
  <w:font w:name="Times-Roman">
    <w:altName w:val="Times New Roman"/>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D7E261E" w14:textId="77777777" w:rsidR="001A4106" w:rsidRDefault="001A4106">
    <w:pPr>
      <w:pStyle w:val="Footer"/>
      <w:jc w:val="right"/>
    </w:pPr>
    <w:r>
      <w:t xml:space="preserve">Page | </w:t>
    </w:r>
    <w:r>
      <w:fldChar w:fldCharType="begin"/>
    </w:r>
    <w:r>
      <w:instrText xml:space="preserve"> PAGE   \* MERGEFORMAT </w:instrText>
    </w:r>
    <w:r>
      <w:fldChar w:fldCharType="separate"/>
    </w:r>
    <w:r>
      <w:rPr>
        <w:noProof/>
      </w:rPr>
      <w:t>6</w:t>
    </w:r>
    <w:r>
      <w:fldChar w:fldCharType="end"/>
    </w:r>
    <w:r>
      <w:t xml:space="preserve"> </w:t>
    </w:r>
  </w:p>
  <w:p w14:paraId="1B894D1A" w14:textId="77777777" w:rsidR="001A4106" w:rsidRDefault="001A410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AF72828" w14:textId="77777777" w:rsidR="001A4106" w:rsidRPr="00E3509F" w:rsidRDefault="001A4106" w:rsidP="00E3509F">
    <w:pPr>
      <w:pStyle w:val="Footer"/>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69ECE67" w14:textId="77777777" w:rsidR="001A4106" w:rsidRPr="0036267D" w:rsidRDefault="001A4106" w:rsidP="00C63330">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577D5D" w14:textId="77777777" w:rsidR="001A4106" w:rsidRPr="0036267D" w:rsidRDefault="001A4106" w:rsidP="00C63330">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4CA82AD" w14:textId="77777777" w:rsidR="001A4106" w:rsidRDefault="001A4106">
    <w:pPr>
      <w:pStyle w:val="Footer"/>
      <w:jc w:val="center"/>
      <w:rPr>
        <w:sz w:val="20"/>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85F825D" w14:textId="77777777" w:rsidR="001A4106" w:rsidRDefault="001A4106">
    <w:pPr>
      <w:pStyle w:val="Footer"/>
      <w:jc w:val="center"/>
    </w:pPr>
  </w:p>
  <w:p w14:paraId="03191649" w14:textId="77777777" w:rsidR="001A4106" w:rsidRDefault="001A4106">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21C775E" w14:textId="77777777" w:rsidR="001A4106" w:rsidRDefault="001A4106">
    <w:pPr>
      <w:pStyle w:val="Footer"/>
      <w:framePr w:wrap="around" w:vAnchor="text" w:hAnchor="margin" w:xAlign="center" w:y="1"/>
      <w:rPr>
        <w:rStyle w:val="PageNumber"/>
      </w:rPr>
    </w:pPr>
  </w:p>
  <w:p w14:paraId="491C4A28" w14:textId="77777777" w:rsidR="001A4106" w:rsidRDefault="001A4106">
    <w:pPr>
      <w:pStyle w:val="Footer"/>
      <w:ind w:right="26"/>
      <w:jc w:val="center"/>
      <w:rPr>
        <w:sz w:val="20"/>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EE108E8" w14:textId="77777777" w:rsidR="001A4106" w:rsidRDefault="001A4106">
    <w:pPr>
      <w:pStyle w:val="Footer"/>
      <w:rPr>
        <w:sz w:val="20"/>
      </w:rPr>
    </w:pPr>
    <w:r>
      <w:rPr>
        <w:sz w:val="20"/>
      </w:rPr>
      <w:tab/>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4697BF5" w14:textId="77777777" w:rsidR="001A4106" w:rsidRDefault="001A4106">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09F1EF0" w14:textId="77777777" w:rsidR="00E77947" w:rsidRDefault="00E77947" w:rsidP="00F22AA5">
      <w:pPr>
        <w:spacing w:before="0" w:after="0" w:line="240" w:lineRule="auto"/>
      </w:pPr>
      <w:r>
        <w:separator/>
      </w:r>
    </w:p>
  </w:footnote>
  <w:footnote w:type="continuationSeparator" w:id="0">
    <w:p w14:paraId="76EF2AA8" w14:textId="77777777" w:rsidR="00E77947" w:rsidRDefault="00E77947" w:rsidP="00F22AA5">
      <w:pPr>
        <w:spacing w:before="0" w:after="0" w:line="240" w:lineRule="auto"/>
      </w:pPr>
      <w:r>
        <w:continuationSeparator/>
      </w:r>
    </w:p>
  </w:footnote>
  <w:footnote w:id="1">
    <w:p w14:paraId="7A97978A" w14:textId="77777777" w:rsidR="001A4106" w:rsidRDefault="001A4106" w:rsidP="000D3C6D">
      <w:pPr>
        <w:pStyle w:val="FootnoteText"/>
        <w:rPr>
          <w:rFonts w:ascii="Times New Roman" w:hAnsi="Times New Roman"/>
          <w:sz w:val="18"/>
          <w:szCs w:val="18"/>
          <w:lang w:val="en-US"/>
        </w:rPr>
      </w:pPr>
      <w:r w:rsidRPr="000D3C6D">
        <w:rPr>
          <w:rStyle w:val="FootnoteReference"/>
          <w:rFonts w:ascii="Times New Roman" w:hAnsi="Times New Roman"/>
        </w:rPr>
        <w:t>*</w:t>
      </w:r>
      <w:r w:rsidRPr="000D3C6D">
        <w:rPr>
          <w:rFonts w:ascii="Times New Roman" w:hAnsi="Times New Roman"/>
          <w:sz w:val="18"/>
          <w:szCs w:val="18"/>
        </w:rPr>
        <w:t xml:space="preserve"> </w:t>
      </w:r>
      <w:r w:rsidRPr="000D3C6D">
        <w:rPr>
          <w:rFonts w:ascii="Times New Roman" w:hAnsi="Times New Roman"/>
          <w:sz w:val="18"/>
          <w:szCs w:val="18"/>
          <w:lang w:val="en-US"/>
        </w:rPr>
        <w:t>Check one only.</w:t>
      </w:r>
    </w:p>
  </w:footnote>
  <w:footnote w:id="2">
    <w:p w14:paraId="15895160" w14:textId="77777777" w:rsidR="001A4106" w:rsidRPr="00B63C8D" w:rsidRDefault="001A4106" w:rsidP="00267633">
      <w:pPr>
        <w:pStyle w:val="FootnoteText"/>
        <w:rPr>
          <w:rFonts w:ascii="Times New Roman" w:hAnsi="Times New Roman"/>
        </w:rPr>
      </w:pPr>
      <w:r w:rsidRPr="00B63C8D">
        <w:rPr>
          <w:rStyle w:val="FootnoteReference"/>
        </w:rPr>
        <w:footnoteRef/>
      </w:r>
      <w:r w:rsidRPr="00B63C8D">
        <w:rPr>
          <w:rFonts w:ascii="Times New Roman" w:hAnsi="Times New Roman"/>
        </w:rPr>
        <w:t xml:space="preserve">    </w:t>
      </w:r>
      <w:r w:rsidRPr="008D4B91">
        <w:rPr>
          <w:rFonts w:ascii="Times New Roman" w:hAnsi="Times New Roman"/>
          <w:sz w:val="22"/>
          <w:szCs w:val="22"/>
        </w:rPr>
        <w:t xml:space="preserve"> i.e.</w:t>
      </w:r>
      <w:r>
        <w:rPr>
          <w:rFonts w:ascii="Times New Roman" w:hAnsi="Times New Roman"/>
        </w:rPr>
        <w:t xml:space="preserve"> w</w:t>
      </w:r>
      <w:r w:rsidRPr="00FF1FE4">
        <w:rPr>
          <w:rFonts w:ascii="Times New Roman" w:eastAsia="SimSun" w:hAnsi="Times New Roman"/>
          <w:color w:val="000000"/>
          <w:sz w:val="22"/>
          <w:szCs w:val="22"/>
        </w:rPr>
        <w:t>hen all the written statements regarding the parties' claims/defences have been filed.</w:t>
      </w:r>
      <w:r w:rsidRPr="00B63C8D">
        <w:rPr>
          <w:rFonts w:ascii="Times New Roman" w:hAnsi="Times New Roman"/>
        </w:rPr>
        <w:t xml:space="preserve">   </w:t>
      </w:r>
    </w:p>
  </w:footnote>
  <w:footnote w:id="3">
    <w:p w14:paraId="500393FC" w14:textId="77777777" w:rsidR="001A4106" w:rsidRPr="00F776C4" w:rsidRDefault="001A4106" w:rsidP="00267633">
      <w:pPr>
        <w:pStyle w:val="FootnoteText"/>
        <w:rPr>
          <w:rFonts w:ascii="Times New Roman" w:hAnsi="Times New Roman"/>
        </w:rPr>
      </w:pPr>
      <w:r w:rsidRPr="00F776C4">
        <w:rPr>
          <w:rStyle w:val="FootnoteReference"/>
          <w:rFonts w:ascii="Times New Roman" w:hAnsi="Times New Roman"/>
        </w:rPr>
        <w:footnoteRef/>
      </w:r>
      <w:r w:rsidRPr="00F776C4">
        <w:rPr>
          <w:rFonts w:ascii="Times New Roman" w:hAnsi="Times New Roman"/>
        </w:rPr>
        <w:t xml:space="preserve"> This would include rental income </w:t>
      </w:r>
      <w:r>
        <w:rPr>
          <w:rFonts w:ascii="Times New Roman" w:hAnsi="Times New Roman"/>
        </w:rPr>
        <w:t xml:space="preserve">from any immovable property owned by you. </w:t>
      </w:r>
    </w:p>
  </w:footnote>
  <w:footnote w:id="4">
    <w:p w14:paraId="345108A8" w14:textId="77777777" w:rsidR="001A4106" w:rsidRPr="0025080F" w:rsidRDefault="001A4106" w:rsidP="00267633">
      <w:pPr>
        <w:pStyle w:val="FootnoteText"/>
        <w:rPr>
          <w:rFonts w:ascii="Times New Roman" w:hAnsi="Times New Roman"/>
          <w:lang w:val="en-US"/>
        </w:rPr>
      </w:pPr>
      <w:r w:rsidRPr="0025080F">
        <w:rPr>
          <w:rStyle w:val="FootnoteReference"/>
          <w:rFonts w:ascii="Times New Roman" w:hAnsi="Times New Roman"/>
        </w:rPr>
        <w:sym w:font="Symbol" w:char="F032"/>
      </w:r>
      <w:r w:rsidRPr="0025080F">
        <w:rPr>
          <w:rFonts w:ascii="Times New Roman" w:hAnsi="Times New Roman"/>
        </w:rPr>
        <w:t xml:space="preserve"> </w:t>
      </w:r>
      <w:r>
        <w:rPr>
          <w:rFonts w:ascii="Times New Roman" w:hAnsi="Times New Roman"/>
        </w:rPr>
        <w:t xml:space="preserve">i.e. Savings, Current, Fixed Deposit, Overdraft, Safe Deposit Box, etc. </w:t>
      </w:r>
    </w:p>
  </w:footnote>
  <w:footnote w:id="5">
    <w:p w14:paraId="23C5F444" w14:textId="77777777" w:rsidR="001A4106" w:rsidRPr="005272EC" w:rsidRDefault="001A4106" w:rsidP="00267633">
      <w:pPr>
        <w:pStyle w:val="BodyTextIndent3"/>
        <w:spacing w:after="0"/>
        <w:ind w:left="187" w:hanging="187"/>
        <w:jc w:val="both"/>
        <w:rPr>
          <w:sz w:val="20"/>
          <w:szCs w:val="20"/>
        </w:rPr>
      </w:pPr>
      <w:r w:rsidRPr="005272EC">
        <w:rPr>
          <w:rStyle w:val="FootnoteReference"/>
          <w:sz w:val="20"/>
          <w:szCs w:val="20"/>
        </w:rPr>
        <w:t>3</w:t>
      </w:r>
      <w:r w:rsidRPr="005272EC">
        <w:rPr>
          <w:sz w:val="20"/>
          <w:szCs w:val="20"/>
        </w:rPr>
        <w:t xml:space="preserve"> Your creditors include government bodies such as the Inland Revenue Authority of Singapore (IRAS),</w:t>
      </w:r>
      <w:r>
        <w:rPr>
          <w:sz w:val="20"/>
          <w:szCs w:val="20"/>
        </w:rPr>
        <w:t xml:space="preserve"> </w:t>
      </w:r>
      <w:r w:rsidRPr="005272EC">
        <w:rPr>
          <w:sz w:val="20"/>
          <w:szCs w:val="20"/>
        </w:rPr>
        <w:t>the Central Provident Fund Board (CPF), the Housing Development Board (HDB), etc.</w:t>
      </w:r>
    </w:p>
    <w:p w14:paraId="7C38A95E" w14:textId="77777777" w:rsidR="001A4106" w:rsidRDefault="001A4106" w:rsidP="00267633">
      <w:pPr>
        <w:pStyle w:val="FootnoteText"/>
      </w:pPr>
    </w:p>
  </w:footnote>
  <w:footnote w:id="6">
    <w:p w14:paraId="24C68518" w14:textId="77777777" w:rsidR="001A4106" w:rsidRPr="00F82317" w:rsidRDefault="001A4106" w:rsidP="00267633">
      <w:pPr>
        <w:pStyle w:val="FootnoteText"/>
        <w:jc w:val="both"/>
        <w:rPr>
          <w:rFonts w:ascii="Times New Roman" w:hAnsi="Times New Roman"/>
          <w:sz w:val="16"/>
          <w:szCs w:val="16"/>
        </w:rPr>
      </w:pPr>
      <w:r w:rsidRPr="001B3091">
        <w:rPr>
          <w:rFonts w:ascii="Times New Roman" w:hAnsi="Times New Roman"/>
          <w:sz w:val="16"/>
          <w:szCs w:val="16"/>
        </w:rPr>
        <w:t xml:space="preserve">4 Please note that the list of documents in this section is intended as a guide only. It is not intended to set a minimum standard, nor to be an exhaustive list, in relation to each party’s duty to disclose all relevant information and documents in this matter. The extent of disclosure which must be made in each case will depend on the facts of that case. Parties must exercise their own minds regarding the extent of disclosure to be made in the light of these facts, and in accordance with their duty of </w:t>
      </w:r>
      <w:r w:rsidRPr="00F364FD">
        <w:rPr>
          <w:rFonts w:ascii="Times New Roman" w:hAnsi="Times New Roman"/>
          <w:sz w:val="16"/>
          <w:szCs w:val="16"/>
        </w:rPr>
        <w:t>disclosure under Rules 63 and 69 of the Family Justice Rules*.</w:t>
      </w:r>
    </w:p>
  </w:footnote>
  <w:footnote w:id="7">
    <w:p w14:paraId="4D26B796" w14:textId="77777777" w:rsidR="001A4106" w:rsidRDefault="001A4106" w:rsidP="00B22AB7">
      <w:pPr>
        <w:pStyle w:val="FootnoteText"/>
        <w:rPr>
          <w:rFonts w:ascii="Times New Roman" w:hAnsi="Times New Roman"/>
        </w:rPr>
      </w:pPr>
      <w:r w:rsidRPr="00B22AB7">
        <w:rPr>
          <w:rStyle w:val="FootnoteReference"/>
          <w:rFonts w:ascii="Times New Roman" w:hAnsi="Times New Roman"/>
        </w:rPr>
        <w:footnoteRef/>
      </w:r>
      <w:r w:rsidRPr="00B22AB7">
        <w:rPr>
          <w:rFonts w:ascii="Times New Roman" w:hAnsi="Times New Roman"/>
        </w:rPr>
        <w:t xml:space="preserve"> Section 72 of the Women’s Charter does not apply to the variation or rescission of a maintenance order made in nullity, divorce, judicial separation or originating summons proceedings.  </w:t>
      </w:r>
    </w:p>
  </w:footnote>
  <w:footnote w:id="8">
    <w:p w14:paraId="6EECACA1" w14:textId="77777777" w:rsidR="001A4106" w:rsidRPr="00703056" w:rsidRDefault="001A4106" w:rsidP="00267633">
      <w:pPr>
        <w:pStyle w:val="FootnoteText"/>
        <w:jc w:val="both"/>
        <w:rPr>
          <w:rFonts w:cs="Arial"/>
          <w:lang w:val="en-US"/>
        </w:rPr>
      </w:pPr>
      <w:r>
        <w:rPr>
          <w:rStyle w:val="FootnoteReference"/>
        </w:rPr>
        <w:t xml:space="preserve">* </w:t>
      </w:r>
      <w:r>
        <w:t>Delete as applicable.</w:t>
      </w:r>
    </w:p>
  </w:footnote>
  <w:footnote w:id="9">
    <w:p w14:paraId="08A77E33" w14:textId="77777777" w:rsidR="001A4106" w:rsidRDefault="001A4106" w:rsidP="00267633">
      <w:pPr>
        <w:pStyle w:val="FootnoteText"/>
        <w:rPr>
          <w:rFonts w:ascii="Times New Roman" w:hAnsi="Times New Roman"/>
        </w:rPr>
      </w:pPr>
      <w:r>
        <w:rPr>
          <w:rStyle w:val="FootnoteReference"/>
        </w:rPr>
        <w:t>1</w:t>
      </w:r>
      <w:r>
        <w:rPr>
          <w:rFonts w:ascii="Times New Roman" w:hAnsi="Times New Roman"/>
        </w:rPr>
        <w:tab/>
        <w:t>This notice is not a substitute for the endorsement of a penal notice.</w:t>
      </w:r>
    </w:p>
  </w:footnote>
  <w:footnote w:id="10">
    <w:p w14:paraId="1CA1189C" w14:textId="77777777" w:rsidR="001A4106" w:rsidRDefault="001A4106" w:rsidP="00267633">
      <w:pPr>
        <w:pStyle w:val="FootnoteText"/>
        <w:rPr>
          <w:rFonts w:ascii="Times New Roman" w:hAnsi="Times New Roman"/>
          <w:sz w:val="16"/>
        </w:rPr>
      </w:pPr>
      <w:r>
        <w:rPr>
          <w:rStyle w:val="FootnoteReference"/>
          <w:sz w:val="16"/>
        </w:rPr>
        <w:footnoteRef/>
      </w:r>
      <w:r>
        <w:rPr>
          <w:rFonts w:ascii="Times New Roman" w:hAnsi="Times New Roman"/>
          <w:sz w:val="16"/>
        </w:rPr>
        <w:t xml:space="preserve"> This notice is not a substitute for the indorsement of a penal notice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3028447" w14:textId="77777777" w:rsidR="001A4106" w:rsidRDefault="001A4106" w:rsidP="000B1CC8">
    <w:pPr>
      <w:tabs>
        <w:tab w:val="left" w:pos="-720"/>
      </w:tabs>
      <w:suppressAutoHyphens/>
      <w:jc w:val="both"/>
      <w:rPr>
        <w:sz w:val="10"/>
      </w:rPr>
    </w:pPr>
    <w:r>
      <w:rPr>
        <w:noProof/>
      </w:rPr>
      <mc:AlternateContent>
        <mc:Choice Requires="wps">
          <w:drawing>
            <wp:anchor distT="0" distB="0" distL="114300" distR="114300" simplePos="0" relativeHeight="251657728" behindDoc="0" locked="0" layoutInCell="0" allowOverlap="1" wp14:anchorId="025114E6" wp14:editId="7B9B72A0">
              <wp:simplePos x="0" y="0"/>
              <wp:positionH relativeFrom="page">
                <wp:posOffset>1371600</wp:posOffset>
              </wp:positionH>
              <wp:positionV relativeFrom="paragraph">
                <wp:posOffset>0</wp:posOffset>
              </wp:positionV>
              <wp:extent cx="4817110" cy="152400"/>
              <wp:effectExtent l="0" t="0" r="2540" b="0"/>
              <wp:wrapNone/>
              <wp:docPr id="7"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171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62F6DCC1" w14:textId="77777777" w:rsidR="001A4106" w:rsidRDefault="001A4106">
                          <w:pPr>
                            <w:tabs>
                              <w:tab w:val="center" w:pos="3793"/>
                              <w:tab w:val="right" w:pos="758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25114E6" id="Rectangle 4" o:spid="_x0000_s1034" style="position:absolute;left:0;text-align:left;margin-left:108pt;margin-top:0;width:379.3pt;height:12pt;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" o:allowincell="f" filled="f" stroked="f" strokeweight="0">
              <v:textbox inset="0,0,0,0">
                <w:txbxContent>
                  <w:p w14:paraId="62F6DCC1" w14:textId="77777777" w:rsidR="001A4106" w:rsidRDefault="001A4106">
                    <w:pPr>
                      <w:tabs>
                        <w:tab w:val="center" w:pos="3793"/>
                        <w:tab w:val="right" w:pos="7586"/>
                      </w:tabs>
                    </w:pPr>
                  </w:p>
                </w:txbxContent>
              </v:textbox>
              <w10:wrap anchorx="page"/>
            </v:rec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104E1C" w14:textId="77777777" w:rsidR="001A4106" w:rsidRDefault="001A4106"/>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4015E6F" w14:textId="77777777" w:rsidR="001A4106" w:rsidRDefault="001A4106">
    <w:pPr>
      <w:pStyle w:val="Header"/>
      <w:ind w:right="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CCA0388" w14:textId="77777777" w:rsidR="001A4106" w:rsidRDefault="001A4106">
    <w:pPr>
      <w:pStyle w:val="Header"/>
      <w:ind w:right="36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EF7E0FD" w14:textId="77777777" w:rsidR="001A4106" w:rsidRDefault="001A4106">
    <w:pPr>
      <w:pStyle w:val="Header"/>
      <w:ind w:right="360"/>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C118EDE" w14:textId="77777777" w:rsidR="001A4106" w:rsidRDefault="001A4106">
    <w:pPr>
      <w:pStyle w:val="Header"/>
      <w:ind w:right="360"/>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6C77C01" w14:textId="77777777" w:rsidR="001A4106" w:rsidRPr="00D86B46" w:rsidRDefault="001A4106" w:rsidP="00D86B4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8D4990"/>
    <w:multiLevelType w:val="hybridMultilevel"/>
    <w:tmpl w:val="D68AF346"/>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15:restartNumberingAfterBreak="0">
    <w:nsid w:val="00D816FB"/>
    <w:multiLevelType w:val="hybridMultilevel"/>
    <w:tmpl w:val="9A5AD7DE"/>
    <w:lvl w:ilvl="0" w:tplc="100C2180">
      <w:start w:val="1"/>
      <w:numFmt w:val="decimal"/>
      <w:lvlText w:val="%1."/>
      <w:lvlJc w:val="left"/>
      <w:pPr>
        <w:ind w:left="720" w:hanging="360"/>
      </w:pPr>
      <w:rPr>
        <w:rFonts w:hint="default"/>
        <w:b/>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 w15:restartNumberingAfterBreak="0">
    <w:nsid w:val="015F4FD7"/>
    <w:multiLevelType w:val="hybridMultilevel"/>
    <w:tmpl w:val="443C13DE"/>
    <w:lvl w:ilvl="0" w:tplc="D1F8C132">
      <w:start w:val="1"/>
      <w:numFmt w:val="decimal"/>
      <w:lvlText w:val="%1."/>
      <w:lvlJc w:val="left"/>
      <w:pPr>
        <w:ind w:left="644" w:hanging="360"/>
      </w:pPr>
      <w:rPr>
        <w:rFonts w:hint="default"/>
      </w:rPr>
    </w:lvl>
    <w:lvl w:ilvl="1" w:tplc="08090019" w:tentative="1">
      <w:start w:val="1"/>
      <w:numFmt w:val="lowerLetter"/>
      <w:lvlText w:val="%2."/>
      <w:lvlJc w:val="left"/>
      <w:pPr>
        <w:ind w:left="1364" w:hanging="360"/>
      </w:pPr>
    </w:lvl>
    <w:lvl w:ilvl="2" w:tplc="0809001B" w:tentative="1">
      <w:start w:val="1"/>
      <w:numFmt w:val="lowerRoman"/>
      <w:lvlText w:val="%3."/>
      <w:lvlJc w:val="right"/>
      <w:pPr>
        <w:ind w:left="2084" w:hanging="180"/>
      </w:pPr>
    </w:lvl>
    <w:lvl w:ilvl="3" w:tplc="0809000F" w:tentative="1">
      <w:start w:val="1"/>
      <w:numFmt w:val="decimal"/>
      <w:lvlText w:val="%4."/>
      <w:lvlJc w:val="left"/>
      <w:pPr>
        <w:ind w:left="2804" w:hanging="360"/>
      </w:pPr>
    </w:lvl>
    <w:lvl w:ilvl="4" w:tplc="08090019" w:tentative="1">
      <w:start w:val="1"/>
      <w:numFmt w:val="lowerLetter"/>
      <w:lvlText w:val="%5."/>
      <w:lvlJc w:val="left"/>
      <w:pPr>
        <w:ind w:left="3524" w:hanging="360"/>
      </w:pPr>
    </w:lvl>
    <w:lvl w:ilvl="5" w:tplc="0809001B" w:tentative="1">
      <w:start w:val="1"/>
      <w:numFmt w:val="lowerRoman"/>
      <w:lvlText w:val="%6."/>
      <w:lvlJc w:val="right"/>
      <w:pPr>
        <w:ind w:left="4244" w:hanging="180"/>
      </w:pPr>
    </w:lvl>
    <w:lvl w:ilvl="6" w:tplc="0809000F" w:tentative="1">
      <w:start w:val="1"/>
      <w:numFmt w:val="decimal"/>
      <w:lvlText w:val="%7."/>
      <w:lvlJc w:val="left"/>
      <w:pPr>
        <w:ind w:left="4964" w:hanging="360"/>
      </w:pPr>
    </w:lvl>
    <w:lvl w:ilvl="7" w:tplc="08090019" w:tentative="1">
      <w:start w:val="1"/>
      <w:numFmt w:val="lowerLetter"/>
      <w:lvlText w:val="%8."/>
      <w:lvlJc w:val="left"/>
      <w:pPr>
        <w:ind w:left="5684" w:hanging="360"/>
      </w:pPr>
    </w:lvl>
    <w:lvl w:ilvl="8" w:tplc="0809001B" w:tentative="1">
      <w:start w:val="1"/>
      <w:numFmt w:val="lowerRoman"/>
      <w:lvlText w:val="%9."/>
      <w:lvlJc w:val="right"/>
      <w:pPr>
        <w:ind w:left="6404" w:hanging="180"/>
      </w:pPr>
    </w:lvl>
  </w:abstractNum>
  <w:abstractNum w:abstractNumId="3" w15:restartNumberingAfterBreak="0">
    <w:nsid w:val="01A2460C"/>
    <w:multiLevelType w:val="hybridMultilevel"/>
    <w:tmpl w:val="FE1C316E"/>
    <w:lvl w:ilvl="0" w:tplc="EA685B46">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 w15:restartNumberingAfterBreak="0">
    <w:nsid w:val="034E08E3"/>
    <w:multiLevelType w:val="singleLevel"/>
    <w:tmpl w:val="04090007"/>
    <w:lvl w:ilvl="0">
      <w:start w:val="1"/>
      <w:numFmt w:val="bullet"/>
      <w:lvlText w:val=""/>
      <w:lvlJc w:val="left"/>
      <w:pPr>
        <w:tabs>
          <w:tab w:val="num" w:pos="360"/>
        </w:tabs>
        <w:ind w:left="360" w:hanging="360"/>
      </w:pPr>
      <w:rPr>
        <w:rFonts w:ascii="Wingdings" w:hAnsi="Wingdings" w:hint="default"/>
        <w:sz w:val="16"/>
      </w:rPr>
    </w:lvl>
  </w:abstractNum>
  <w:abstractNum w:abstractNumId="5" w15:restartNumberingAfterBreak="0">
    <w:nsid w:val="03C304D3"/>
    <w:multiLevelType w:val="hybridMultilevel"/>
    <w:tmpl w:val="677C7464"/>
    <w:lvl w:ilvl="0" w:tplc="A86EF4A0">
      <w:start w:val="1"/>
      <w:numFmt w:val="lowerLetter"/>
      <w:lvlText w:val="(%1)"/>
      <w:lvlJc w:val="left"/>
      <w:pPr>
        <w:ind w:left="720" w:hanging="360"/>
      </w:pPr>
      <w:rPr>
        <w:rFonts w:hint="default"/>
        <w:i/>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6" w15:restartNumberingAfterBreak="0">
    <w:nsid w:val="04EE58ED"/>
    <w:multiLevelType w:val="hybridMultilevel"/>
    <w:tmpl w:val="83444B1A"/>
    <w:lvl w:ilvl="0" w:tplc="96224278">
      <w:start w:val="1"/>
      <w:numFmt w:val="decimal"/>
      <w:lvlText w:val="%1."/>
      <w:lvlJc w:val="left"/>
      <w:pPr>
        <w:ind w:left="660" w:hanging="360"/>
      </w:pPr>
      <w:rPr>
        <w:rFonts w:hint="default"/>
      </w:rPr>
    </w:lvl>
    <w:lvl w:ilvl="1" w:tplc="08090019" w:tentative="1">
      <w:start w:val="1"/>
      <w:numFmt w:val="lowerLetter"/>
      <w:lvlText w:val="%2."/>
      <w:lvlJc w:val="left"/>
      <w:pPr>
        <w:ind w:left="1380" w:hanging="360"/>
      </w:pPr>
    </w:lvl>
    <w:lvl w:ilvl="2" w:tplc="0809001B" w:tentative="1">
      <w:start w:val="1"/>
      <w:numFmt w:val="lowerRoman"/>
      <w:lvlText w:val="%3."/>
      <w:lvlJc w:val="right"/>
      <w:pPr>
        <w:ind w:left="2100" w:hanging="180"/>
      </w:pPr>
    </w:lvl>
    <w:lvl w:ilvl="3" w:tplc="0809000F" w:tentative="1">
      <w:start w:val="1"/>
      <w:numFmt w:val="decimal"/>
      <w:lvlText w:val="%4."/>
      <w:lvlJc w:val="left"/>
      <w:pPr>
        <w:ind w:left="2820" w:hanging="360"/>
      </w:pPr>
    </w:lvl>
    <w:lvl w:ilvl="4" w:tplc="08090019" w:tentative="1">
      <w:start w:val="1"/>
      <w:numFmt w:val="lowerLetter"/>
      <w:lvlText w:val="%5."/>
      <w:lvlJc w:val="left"/>
      <w:pPr>
        <w:ind w:left="3540" w:hanging="360"/>
      </w:pPr>
    </w:lvl>
    <w:lvl w:ilvl="5" w:tplc="0809001B" w:tentative="1">
      <w:start w:val="1"/>
      <w:numFmt w:val="lowerRoman"/>
      <w:lvlText w:val="%6."/>
      <w:lvlJc w:val="right"/>
      <w:pPr>
        <w:ind w:left="4260" w:hanging="180"/>
      </w:pPr>
    </w:lvl>
    <w:lvl w:ilvl="6" w:tplc="0809000F" w:tentative="1">
      <w:start w:val="1"/>
      <w:numFmt w:val="decimal"/>
      <w:lvlText w:val="%7."/>
      <w:lvlJc w:val="left"/>
      <w:pPr>
        <w:ind w:left="4980" w:hanging="360"/>
      </w:pPr>
    </w:lvl>
    <w:lvl w:ilvl="7" w:tplc="08090019" w:tentative="1">
      <w:start w:val="1"/>
      <w:numFmt w:val="lowerLetter"/>
      <w:lvlText w:val="%8."/>
      <w:lvlJc w:val="left"/>
      <w:pPr>
        <w:ind w:left="5700" w:hanging="360"/>
      </w:pPr>
    </w:lvl>
    <w:lvl w:ilvl="8" w:tplc="0809001B" w:tentative="1">
      <w:start w:val="1"/>
      <w:numFmt w:val="lowerRoman"/>
      <w:lvlText w:val="%9."/>
      <w:lvlJc w:val="right"/>
      <w:pPr>
        <w:ind w:left="6420" w:hanging="180"/>
      </w:pPr>
    </w:lvl>
  </w:abstractNum>
  <w:abstractNum w:abstractNumId="7" w15:restartNumberingAfterBreak="0">
    <w:nsid w:val="04F71BB6"/>
    <w:multiLevelType w:val="hybridMultilevel"/>
    <w:tmpl w:val="3D126AC4"/>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8" w15:restartNumberingAfterBreak="0">
    <w:nsid w:val="05582BE3"/>
    <w:multiLevelType w:val="multilevel"/>
    <w:tmpl w:val="02001950"/>
    <w:lvl w:ilvl="0">
      <w:start w:val="1"/>
      <w:numFmt w:val="decimal"/>
      <w:lvlText w:val="%1"/>
      <w:lvlJc w:val="left"/>
      <w:pPr>
        <w:tabs>
          <w:tab w:val="num" w:pos="720"/>
        </w:tabs>
        <w:ind w:left="720" w:hanging="720"/>
      </w:pPr>
      <w:rPr>
        <w:rFonts w:hint="default"/>
      </w:rPr>
    </w:lvl>
    <w:lvl w:ilvl="1">
      <w:start w:val="1"/>
      <w:numFmt w:val="lowerLetter"/>
      <w:lvlText w:val="(%2)"/>
      <w:lvlJc w:val="left"/>
      <w:pPr>
        <w:tabs>
          <w:tab w:val="num" w:pos="1440"/>
        </w:tabs>
        <w:ind w:left="1440" w:hanging="720"/>
      </w:pPr>
      <w:rPr>
        <w:rFonts w:hint="default"/>
      </w:rPr>
    </w:lvl>
    <w:lvl w:ilvl="2">
      <w:start w:val="1"/>
      <w:numFmt w:val="lowerRoman"/>
      <w:lvlText w:val="(%3)"/>
      <w:lvlJc w:val="left"/>
      <w:pPr>
        <w:tabs>
          <w:tab w:val="num" w:pos="2160"/>
        </w:tabs>
        <w:ind w:left="2160" w:hanging="72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928"/>
        </w:tabs>
        <w:ind w:left="928"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9" w15:restartNumberingAfterBreak="0">
    <w:nsid w:val="08445C68"/>
    <w:multiLevelType w:val="hybridMultilevel"/>
    <w:tmpl w:val="970AE8E8"/>
    <w:lvl w:ilvl="0" w:tplc="B90A4982">
      <w:start w:val="1"/>
      <w:numFmt w:val="decimal"/>
      <w:lvlText w:val="%1."/>
      <w:lvlJc w:val="left"/>
      <w:pPr>
        <w:ind w:left="720" w:hanging="360"/>
      </w:pPr>
      <w:rPr>
        <w:rFonts w:hint="default"/>
        <w:sz w:val="24"/>
        <w:szCs w:val="24"/>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0" w15:restartNumberingAfterBreak="0">
    <w:nsid w:val="088A4E58"/>
    <w:multiLevelType w:val="hybridMultilevel"/>
    <w:tmpl w:val="13AAB5CC"/>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1" w15:restartNumberingAfterBreak="0">
    <w:nsid w:val="08F43825"/>
    <w:multiLevelType w:val="hybridMultilevel"/>
    <w:tmpl w:val="26E21E14"/>
    <w:lvl w:ilvl="0" w:tplc="9F2A9014">
      <w:start w:val="1"/>
      <w:numFmt w:val="decimal"/>
      <w:lvlText w:val="(%1)"/>
      <w:lvlJc w:val="left"/>
      <w:pPr>
        <w:ind w:left="360" w:hanging="360"/>
      </w:pPr>
      <w:rPr>
        <w:rFonts w:hint="default"/>
      </w:r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12" w15:restartNumberingAfterBreak="0">
    <w:nsid w:val="08F7268C"/>
    <w:multiLevelType w:val="hybridMultilevel"/>
    <w:tmpl w:val="F46C8170"/>
    <w:lvl w:ilvl="0" w:tplc="8800C84E">
      <w:start w:val="2"/>
      <w:numFmt w:val="lowerLetter"/>
      <w:lvlText w:val="(%1)"/>
      <w:lvlJc w:val="left"/>
      <w:pPr>
        <w:tabs>
          <w:tab w:val="num" w:pos="2061"/>
        </w:tabs>
        <w:ind w:left="2061"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0B015BD1"/>
    <w:multiLevelType w:val="hybridMultilevel"/>
    <w:tmpl w:val="0CA4739C"/>
    <w:lvl w:ilvl="0" w:tplc="FCE45958">
      <w:start w:val="1"/>
      <w:numFmt w:val="lowerRoman"/>
      <w:lvlText w:val="%1."/>
      <w:lvlJc w:val="left"/>
      <w:pPr>
        <w:ind w:left="720" w:hanging="720"/>
      </w:pPr>
      <w:rPr>
        <w:rFonts w:hint="default"/>
      </w:r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14" w15:restartNumberingAfterBreak="0">
    <w:nsid w:val="10471BD6"/>
    <w:multiLevelType w:val="hybridMultilevel"/>
    <w:tmpl w:val="EDE4E1D8"/>
    <w:lvl w:ilvl="0" w:tplc="A7C484B0">
      <w:start w:val="1"/>
      <w:numFmt w:val="lowerRoman"/>
      <w:lvlText w:val="(%1)"/>
      <w:lvlJc w:val="left"/>
      <w:pPr>
        <w:ind w:left="1800" w:hanging="720"/>
      </w:pPr>
    </w:lvl>
    <w:lvl w:ilvl="1" w:tplc="48090019">
      <w:start w:val="1"/>
      <w:numFmt w:val="lowerLetter"/>
      <w:lvlText w:val="%2."/>
      <w:lvlJc w:val="left"/>
      <w:pPr>
        <w:ind w:left="2160" w:hanging="360"/>
      </w:pPr>
    </w:lvl>
    <w:lvl w:ilvl="2" w:tplc="4809001B">
      <w:start w:val="1"/>
      <w:numFmt w:val="lowerRoman"/>
      <w:lvlText w:val="%3."/>
      <w:lvlJc w:val="right"/>
      <w:pPr>
        <w:ind w:left="2880" w:hanging="180"/>
      </w:pPr>
    </w:lvl>
    <w:lvl w:ilvl="3" w:tplc="4809000F">
      <w:start w:val="1"/>
      <w:numFmt w:val="decimal"/>
      <w:lvlText w:val="%4."/>
      <w:lvlJc w:val="left"/>
      <w:pPr>
        <w:ind w:left="3600" w:hanging="360"/>
      </w:pPr>
    </w:lvl>
    <w:lvl w:ilvl="4" w:tplc="48090019">
      <w:start w:val="1"/>
      <w:numFmt w:val="lowerLetter"/>
      <w:lvlText w:val="%5."/>
      <w:lvlJc w:val="left"/>
      <w:pPr>
        <w:ind w:left="4320" w:hanging="360"/>
      </w:pPr>
    </w:lvl>
    <w:lvl w:ilvl="5" w:tplc="4809001B">
      <w:start w:val="1"/>
      <w:numFmt w:val="lowerRoman"/>
      <w:lvlText w:val="%6."/>
      <w:lvlJc w:val="right"/>
      <w:pPr>
        <w:ind w:left="5040" w:hanging="180"/>
      </w:pPr>
    </w:lvl>
    <w:lvl w:ilvl="6" w:tplc="4809000F">
      <w:start w:val="1"/>
      <w:numFmt w:val="decimal"/>
      <w:lvlText w:val="%7."/>
      <w:lvlJc w:val="left"/>
      <w:pPr>
        <w:ind w:left="5760" w:hanging="360"/>
      </w:pPr>
    </w:lvl>
    <w:lvl w:ilvl="7" w:tplc="48090019">
      <w:start w:val="1"/>
      <w:numFmt w:val="lowerLetter"/>
      <w:lvlText w:val="%8."/>
      <w:lvlJc w:val="left"/>
      <w:pPr>
        <w:ind w:left="6480" w:hanging="360"/>
      </w:pPr>
    </w:lvl>
    <w:lvl w:ilvl="8" w:tplc="4809001B">
      <w:start w:val="1"/>
      <w:numFmt w:val="lowerRoman"/>
      <w:lvlText w:val="%9."/>
      <w:lvlJc w:val="right"/>
      <w:pPr>
        <w:ind w:left="7200" w:hanging="180"/>
      </w:pPr>
    </w:lvl>
  </w:abstractNum>
  <w:abstractNum w:abstractNumId="15" w15:restartNumberingAfterBreak="0">
    <w:nsid w:val="10F545B6"/>
    <w:multiLevelType w:val="hybridMultilevel"/>
    <w:tmpl w:val="7EB08210"/>
    <w:lvl w:ilvl="0" w:tplc="0809000F">
      <w:start w:val="4"/>
      <w:numFmt w:val="decimal"/>
      <w:lvlText w:val="%1."/>
      <w:lvlJc w:val="left"/>
      <w:pPr>
        <w:ind w:left="1310" w:hanging="360"/>
      </w:pPr>
      <w:rPr>
        <w:rFonts w:hint="default"/>
      </w:rPr>
    </w:lvl>
    <w:lvl w:ilvl="1" w:tplc="08090019" w:tentative="1">
      <w:start w:val="1"/>
      <w:numFmt w:val="lowerLetter"/>
      <w:lvlText w:val="%2."/>
      <w:lvlJc w:val="left"/>
      <w:pPr>
        <w:ind w:left="2030" w:hanging="360"/>
      </w:pPr>
    </w:lvl>
    <w:lvl w:ilvl="2" w:tplc="0809001B" w:tentative="1">
      <w:start w:val="1"/>
      <w:numFmt w:val="lowerRoman"/>
      <w:lvlText w:val="%3."/>
      <w:lvlJc w:val="right"/>
      <w:pPr>
        <w:ind w:left="2750" w:hanging="180"/>
      </w:pPr>
    </w:lvl>
    <w:lvl w:ilvl="3" w:tplc="0809000F" w:tentative="1">
      <w:start w:val="1"/>
      <w:numFmt w:val="decimal"/>
      <w:lvlText w:val="%4."/>
      <w:lvlJc w:val="left"/>
      <w:pPr>
        <w:ind w:left="3470" w:hanging="360"/>
      </w:pPr>
    </w:lvl>
    <w:lvl w:ilvl="4" w:tplc="08090019" w:tentative="1">
      <w:start w:val="1"/>
      <w:numFmt w:val="lowerLetter"/>
      <w:lvlText w:val="%5."/>
      <w:lvlJc w:val="left"/>
      <w:pPr>
        <w:ind w:left="4190" w:hanging="360"/>
      </w:pPr>
    </w:lvl>
    <w:lvl w:ilvl="5" w:tplc="0809001B" w:tentative="1">
      <w:start w:val="1"/>
      <w:numFmt w:val="lowerRoman"/>
      <w:lvlText w:val="%6."/>
      <w:lvlJc w:val="right"/>
      <w:pPr>
        <w:ind w:left="4910" w:hanging="180"/>
      </w:pPr>
    </w:lvl>
    <w:lvl w:ilvl="6" w:tplc="0809000F" w:tentative="1">
      <w:start w:val="1"/>
      <w:numFmt w:val="decimal"/>
      <w:lvlText w:val="%7."/>
      <w:lvlJc w:val="left"/>
      <w:pPr>
        <w:ind w:left="5630" w:hanging="360"/>
      </w:pPr>
    </w:lvl>
    <w:lvl w:ilvl="7" w:tplc="08090019" w:tentative="1">
      <w:start w:val="1"/>
      <w:numFmt w:val="lowerLetter"/>
      <w:lvlText w:val="%8."/>
      <w:lvlJc w:val="left"/>
      <w:pPr>
        <w:ind w:left="6350" w:hanging="360"/>
      </w:pPr>
    </w:lvl>
    <w:lvl w:ilvl="8" w:tplc="0809001B" w:tentative="1">
      <w:start w:val="1"/>
      <w:numFmt w:val="lowerRoman"/>
      <w:lvlText w:val="%9."/>
      <w:lvlJc w:val="right"/>
      <w:pPr>
        <w:ind w:left="7070" w:hanging="180"/>
      </w:pPr>
    </w:lvl>
  </w:abstractNum>
  <w:abstractNum w:abstractNumId="16" w15:restartNumberingAfterBreak="0">
    <w:nsid w:val="142C1ED0"/>
    <w:multiLevelType w:val="hybridMultilevel"/>
    <w:tmpl w:val="B6FC66D8"/>
    <w:lvl w:ilvl="0" w:tplc="5BDEC652">
      <w:start w:val="1"/>
      <w:numFmt w:val="lowerLetter"/>
      <w:lvlText w:val="(%1)"/>
      <w:lvlJc w:val="left"/>
      <w:pPr>
        <w:ind w:left="786" w:hanging="360"/>
      </w:pPr>
      <w:rPr>
        <w:rFonts w:hint="default"/>
      </w:rPr>
    </w:lvl>
    <w:lvl w:ilvl="1" w:tplc="48090019" w:tentative="1">
      <w:start w:val="1"/>
      <w:numFmt w:val="lowerLetter"/>
      <w:lvlText w:val="%2."/>
      <w:lvlJc w:val="left"/>
      <w:pPr>
        <w:ind w:left="1506" w:hanging="360"/>
      </w:pPr>
    </w:lvl>
    <w:lvl w:ilvl="2" w:tplc="4809001B" w:tentative="1">
      <w:start w:val="1"/>
      <w:numFmt w:val="lowerRoman"/>
      <w:lvlText w:val="%3."/>
      <w:lvlJc w:val="right"/>
      <w:pPr>
        <w:ind w:left="2226" w:hanging="180"/>
      </w:pPr>
    </w:lvl>
    <w:lvl w:ilvl="3" w:tplc="4809000F" w:tentative="1">
      <w:start w:val="1"/>
      <w:numFmt w:val="decimal"/>
      <w:lvlText w:val="%4."/>
      <w:lvlJc w:val="left"/>
      <w:pPr>
        <w:ind w:left="2946" w:hanging="360"/>
      </w:pPr>
    </w:lvl>
    <w:lvl w:ilvl="4" w:tplc="48090019" w:tentative="1">
      <w:start w:val="1"/>
      <w:numFmt w:val="lowerLetter"/>
      <w:lvlText w:val="%5."/>
      <w:lvlJc w:val="left"/>
      <w:pPr>
        <w:ind w:left="3666" w:hanging="360"/>
      </w:pPr>
    </w:lvl>
    <w:lvl w:ilvl="5" w:tplc="4809001B" w:tentative="1">
      <w:start w:val="1"/>
      <w:numFmt w:val="lowerRoman"/>
      <w:lvlText w:val="%6."/>
      <w:lvlJc w:val="right"/>
      <w:pPr>
        <w:ind w:left="4386" w:hanging="180"/>
      </w:pPr>
    </w:lvl>
    <w:lvl w:ilvl="6" w:tplc="4809000F" w:tentative="1">
      <w:start w:val="1"/>
      <w:numFmt w:val="decimal"/>
      <w:lvlText w:val="%7."/>
      <w:lvlJc w:val="left"/>
      <w:pPr>
        <w:ind w:left="5106" w:hanging="360"/>
      </w:pPr>
    </w:lvl>
    <w:lvl w:ilvl="7" w:tplc="48090019" w:tentative="1">
      <w:start w:val="1"/>
      <w:numFmt w:val="lowerLetter"/>
      <w:lvlText w:val="%8."/>
      <w:lvlJc w:val="left"/>
      <w:pPr>
        <w:ind w:left="5826" w:hanging="360"/>
      </w:pPr>
    </w:lvl>
    <w:lvl w:ilvl="8" w:tplc="4809001B" w:tentative="1">
      <w:start w:val="1"/>
      <w:numFmt w:val="lowerRoman"/>
      <w:lvlText w:val="%9."/>
      <w:lvlJc w:val="right"/>
      <w:pPr>
        <w:ind w:left="6546" w:hanging="180"/>
      </w:pPr>
    </w:lvl>
  </w:abstractNum>
  <w:abstractNum w:abstractNumId="17" w15:restartNumberingAfterBreak="0">
    <w:nsid w:val="14B33D50"/>
    <w:multiLevelType w:val="singleLevel"/>
    <w:tmpl w:val="04090007"/>
    <w:lvl w:ilvl="0">
      <w:start w:val="1"/>
      <w:numFmt w:val="bullet"/>
      <w:lvlText w:val=""/>
      <w:lvlJc w:val="left"/>
      <w:pPr>
        <w:tabs>
          <w:tab w:val="num" w:pos="360"/>
        </w:tabs>
        <w:ind w:left="360" w:hanging="360"/>
      </w:pPr>
      <w:rPr>
        <w:rFonts w:ascii="Wingdings" w:hAnsi="Wingdings" w:hint="default"/>
        <w:sz w:val="16"/>
      </w:rPr>
    </w:lvl>
  </w:abstractNum>
  <w:abstractNum w:abstractNumId="18" w15:restartNumberingAfterBreak="0">
    <w:nsid w:val="14E712C0"/>
    <w:multiLevelType w:val="singleLevel"/>
    <w:tmpl w:val="04090007"/>
    <w:lvl w:ilvl="0">
      <w:start w:val="1"/>
      <w:numFmt w:val="bullet"/>
      <w:lvlText w:val=""/>
      <w:lvlJc w:val="left"/>
      <w:pPr>
        <w:tabs>
          <w:tab w:val="num" w:pos="360"/>
        </w:tabs>
        <w:ind w:left="360" w:hanging="360"/>
      </w:pPr>
      <w:rPr>
        <w:rFonts w:ascii="Wingdings" w:hAnsi="Wingdings" w:hint="default"/>
        <w:sz w:val="16"/>
      </w:rPr>
    </w:lvl>
  </w:abstractNum>
  <w:abstractNum w:abstractNumId="19" w15:restartNumberingAfterBreak="0">
    <w:nsid w:val="1676704C"/>
    <w:multiLevelType w:val="singleLevel"/>
    <w:tmpl w:val="0409000F"/>
    <w:lvl w:ilvl="0">
      <w:start w:val="11"/>
      <w:numFmt w:val="decimal"/>
      <w:lvlText w:val="%1."/>
      <w:lvlJc w:val="left"/>
      <w:pPr>
        <w:tabs>
          <w:tab w:val="num" w:pos="360"/>
        </w:tabs>
        <w:ind w:left="360" w:hanging="360"/>
      </w:pPr>
      <w:rPr>
        <w:rFonts w:hint="default"/>
      </w:rPr>
    </w:lvl>
  </w:abstractNum>
  <w:abstractNum w:abstractNumId="20" w15:restartNumberingAfterBreak="0">
    <w:nsid w:val="16B72EAF"/>
    <w:multiLevelType w:val="hybridMultilevel"/>
    <w:tmpl w:val="8D8828C8"/>
    <w:lvl w:ilvl="0" w:tplc="43AA4404">
      <w:start w:val="1"/>
      <w:numFmt w:val="lowerLetter"/>
      <w:lvlText w:val="%1)"/>
      <w:lvlJc w:val="left"/>
      <w:pPr>
        <w:ind w:left="1080" w:hanging="360"/>
      </w:pPr>
      <w:rPr>
        <w:rFonts w:hint="default"/>
      </w:rPr>
    </w:lvl>
    <w:lvl w:ilvl="1" w:tplc="08090019">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1" w15:restartNumberingAfterBreak="0">
    <w:nsid w:val="176F1F75"/>
    <w:multiLevelType w:val="hybridMultilevel"/>
    <w:tmpl w:val="04360D7E"/>
    <w:lvl w:ilvl="0" w:tplc="48090015">
      <w:start w:val="1"/>
      <w:numFmt w:val="upperLetter"/>
      <w:lvlText w:val="%1."/>
      <w:lvlJc w:val="left"/>
      <w:pPr>
        <w:ind w:left="720" w:hanging="360"/>
      </w:pPr>
    </w:lvl>
    <w:lvl w:ilvl="1" w:tplc="48090019">
      <w:start w:val="1"/>
      <w:numFmt w:val="lowerLetter"/>
      <w:lvlText w:val="%2."/>
      <w:lvlJc w:val="left"/>
      <w:pPr>
        <w:ind w:left="1440" w:hanging="360"/>
      </w:pPr>
    </w:lvl>
    <w:lvl w:ilvl="2" w:tplc="4809001B">
      <w:start w:val="1"/>
      <w:numFmt w:val="lowerRoman"/>
      <w:lvlText w:val="%3."/>
      <w:lvlJc w:val="right"/>
      <w:pPr>
        <w:ind w:left="2160" w:hanging="180"/>
      </w:pPr>
    </w:lvl>
    <w:lvl w:ilvl="3" w:tplc="4809000F">
      <w:start w:val="1"/>
      <w:numFmt w:val="decimal"/>
      <w:lvlText w:val="%4."/>
      <w:lvlJc w:val="left"/>
      <w:pPr>
        <w:ind w:left="2880" w:hanging="360"/>
      </w:pPr>
    </w:lvl>
    <w:lvl w:ilvl="4" w:tplc="48090019">
      <w:start w:val="1"/>
      <w:numFmt w:val="lowerLetter"/>
      <w:lvlText w:val="%5."/>
      <w:lvlJc w:val="left"/>
      <w:pPr>
        <w:ind w:left="3600" w:hanging="360"/>
      </w:pPr>
    </w:lvl>
    <w:lvl w:ilvl="5" w:tplc="4809001B">
      <w:start w:val="1"/>
      <w:numFmt w:val="lowerRoman"/>
      <w:lvlText w:val="%6."/>
      <w:lvlJc w:val="right"/>
      <w:pPr>
        <w:ind w:left="4320" w:hanging="180"/>
      </w:pPr>
    </w:lvl>
    <w:lvl w:ilvl="6" w:tplc="4809000F">
      <w:start w:val="1"/>
      <w:numFmt w:val="decimal"/>
      <w:lvlText w:val="%7."/>
      <w:lvlJc w:val="left"/>
      <w:pPr>
        <w:ind w:left="5040" w:hanging="360"/>
      </w:pPr>
    </w:lvl>
    <w:lvl w:ilvl="7" w:tplc="48090019">
      <w:start w:val="1"/>
      <w:numFmt w:val="lowerLetter"/>
      <w:lvlText w:val="%8."/>
      <w:lvlJc w:val="left"/>
      <w:pPr>
        <w:ind w:left="5760" w:hanging="360"/>
      </w:pPr>
    </w:lvl>
    <w:lvl w:ilvl="8" w:tplc="4809001B">
      <w:start w:val="1"/>
      <w:numFmt w:val="lowerRoman"/>
      <w:lvlText w:val="%9."/>
      <w:lvlJc w:val="right"/>
      <w:pPr>
        <w:ind w:left="6480" w:hanging="180"/>
      </w:pPr>
    </w:lvl>
  </w:abstractNum>
  <w:abstractNum w:abstractNumId="22" w15:restartNumberingAfterBreak="0">
    <w:nsid w:val="18F34688"/>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3" w15:restartNumberingAfterBreak="0">
    <w:nsid w:val="19B90972"/>
    <w:multiLevelType w:val="hybridMultilevel"/>
    <w:tmpl w:val="3D9ACF1E"/>
    <w:lvl w:ilvl="0" w:tplc="40380C32">
      <w:start w:val="1"/>
      <w:numFmt w:val="decimal"/>
      <w:lvlText w:val="%1."/>
      <w:lvlJc w:val="left"/>
      <w:pPr>
        <w:tabs>
          <w:tab w:val="num" w:pos="2916"/>
        </w:tabs>
        <w:ind w:left="2916" w:hanging="360"/>
      </w:pPr>
      <w:rPr>
        <w:b w:val="0"/>
        <w:color w:val="auto"/>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4" w15:restartNumberingAfterBreak="0">
    <w:nsid w:val="1CAA5E22"/>
    <w:multiLevelType w:val="hybridMultilevel"/>
    <w:tmpl w:val="EA2425D6"/>
    <w:lvl w:ilvl="0" w:tplc="FFE229FA">
      <w:start w:val="1"/>
      <w:numFmt w:val="lowerLetter"/>
      <w:lvlText w:val="(%1)"/>
      <w:lvlJc w:val="left"/>
      <w:pPr>
        <w:ind w:left="1104" w:hanging="360"/>
      </w:pPr>
      <w:rPr>
        <w:rFonts w:hint="default"/>
      </w:rPr>
    </w:lvl>
    <w:lvl w:ilvl="1" w:tplc="48090019" w:tentative="1">
      <w:start w:val="1"/>
      <w:numFmt w:val="lowerLetter"/>
      <w:lvlText w:val="%2."/>
      <w:lvlJc w:val="left"/>
      <w:pPr>
        <w:ind w:left="1824" w:hanging="360"/>
      </w:pPr>
    </w:lvl>
    <w:lvl w:ilvl="2" w:tplc="4809001B" w:tentative="1">
      <w:start w:val="1"/>
      <w:numFmt w:val="lowerRoman"/>
      <w:lvlText w:val="%3."/>
      <w:lvlJc w:val="right"/>
      <w:pPr>
        <w:ind w:left="2544" w:hanging="180"/>
      </w:pPr>
    </w:lvl>
    <w:lvl w:ilvl="3" w:tplc="4809000F" w:tentative="1">
      <w:start w:val="1"/>
      <w:numFmt w:val="decimal"/>
      <w:lvlText w:val="%4."/>
      <w:lvlJc w:val="left"/>
      <w:pPr>
        <w:ind w:left="3264" w:hanging="360"/>
      </w:pPr>
    </w:lvl>
    <w:lvl w:ilvl="4" w:tplc="48090019" w:tentative="1">
      <w:start w:val="1"/>
      <w:numFmt w:val="lowerLetter"/>
      <w:lvlText w:val="%5."/>
      <w:lvlJc w:val="left"/>
      <w:pPr>
        <w:ind w:left="3984" w:hanging="360"/>
      </w:pPr>
    </w:lvl>
    <w:lvl w:ilvl="5" w:tplc="4809001B" w:tentative="1">
      <w:start w:val="1"/>
      <w:numFmt w:val="lowerRoman"/>
      <w:lvlText w:val="%6."/>
      <w:lvlJc w:val="right"/>
      <w:pPr>
        <w:ind w:left="4704" w:hanging="180"/>
      </w:pPr>
    </w:lvl>
    <w:lvl w:ilvl="6" w:tplc="4809000F" w:tentative="1">
      <w:start w:val="1"/>
      <w:numFmt w:val="decimal"/>
      <w:lvlText w:val="%7."/>
      <w:lvlJc w:val="left"/>
      <w:pPr>
        <w:ind w:left="5424" w:hanging="360"/>
      </w:pPr>
    </w:lvl>
    <w:lvl w:ilvl="7" w:tplc="48090019" w:tentative="1">
      <w:start w:val="1"/>
      <w:numFmt w:val="lowerLetter"/>
      <w:lvlText w:val="%8."/>
      <w:lvlJc w:val="left"/>
      <w:pPr>
        <w:ind w:left="6144" w:hanging="360"/>
      </w:pPr>
    </w:lvl>
    <w:lvl w:ilvl="8" w:tplc="4809001B" w:tentative="1">
      <w:start w:val="1"/>
      <w:numFmt w:val="lowerRoman"/>
      <w:lvlText w:val="%9."/>
      <w:lvlJc w:val="right"/>
      <w:pPr>
        <w:ind w:left="6864" w:hanging="180"/>
      </w:pPr>
    </w:lvl>
  </w:abstractNum>
  <w:abstractNum w:abstractNumId="25" w15:restartNumberingAfterBreak="0">
    <w:nsid w:val="1CBC09F1"/>
    <w:multiLevelType w:val="hybridMultilevel"/>
    <w:tmpl w:val="07861A0C"/>
    <w:lvl w:ilvl="0" w:tplc="C212AF8E">
      <w:start w:val="2"/>
      <w:numFmt w:val="decimal"/>
      <w:lvlText w:val="%1"/>
      <w:lvlJc w:val="left"/>
      <w:pPr>
        <w:ind w:left="360" w:hanging="360"/>
      </w:pPr>
      <w:rPr>
        <w:rFonts w:hint="default"/>
        <w:vertAlign w:val="superscript"/>
      </w:rPr>
    </w:lvl>
    <w:lvl w:ilvl="1" w:tplc="48090019">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26" w15:restartNumberingAfterBreak="0">
    <w:nsid w:val="1E29498C"/>
    <w:multiLevelType w:val="hybridMultilevel"/>
    <w:tmpl w:val="28AE264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200931E4"/>
    <w:multiLevelType w:val="hybridMultilevel"/>
    <w:tmpl w:val="0F963A36"/>
    <w:lvl w:ilvl="0" w:tplc="C1266EC0">
      <w:start w:val="1"/>
      <w:numFmt w:val="lowerRoman"/>
      <w:lvlText w:val="(%1)"/>
      <w:lvlJc w:val="left"/>
      <w:pPr>
        <w:ind w:left="1080" w:hanging="720"/>
      </w:pPr>
    </w:lvl>
    <w:lvl w:ilvl="1" w:tplc="48090019">
      <w:start w:val="1"/>
      <w:numFmt w:val="lowerLetter"/>
      <w:lvlText w:val="%2."/>
      <w:lvlJc w:val="left"/>
      <w:pPr>
        <w:ind w:left="1440" w:hanging="360"/>
      </w:pPr>
    </w:lvl>
    <w:lvl w:ilvl="2" w:tplc="4809001B">
      <w:start w:val="1"/>
      <w:numFmt w:val="lowerRoman"/>
      <w:lvlText w:val="%3."/>
      <w:lvlJc w:val="right"/>
      <w:pPr>
        <w:ind w:left="2160" w:hanging="180"/>
      </w:pPr>
    </w:lvl>
    <w:lvl w:ilvl="3" w:tplc="4809000F">
      <w:start w:val="1"/>
      <w:numFmt w:val="decimal"/>
      <w:lvlText w:val="%4."/>
      <w:lvlJc w:val="left"/>
      <w:pPr>
        <w:ind w:left="2880" w:hanging="360"/>
      </w:pPr>
    </w:lvl>
    <w:lvl w:ilvl="4" w:tplc="48090019">
      <w:start w:val="1"/>
      <w:numFmt w:val="lowerLetter"/>
      <w:lvlText w:val="%5."/>
      <w:lvlJc w:val="left"/>
      <w:pPr>
        <w:ind w:left="3600" w:hanging="360"/>
      </w:pPr>
    </w:lvl>
    <w:lvl w:ilvl="5" w:tplc="4809001B">
      <w:start w:val="1"/>
      <w:numFmt w:val="lowerRoman"/>
      <w:lvlText w:val="%6."/>
      <w:lvlJc w:val="right"/>
      <w:pPr>
        <w:ind w:left="4320" w:hanging="180"/>
      </w:pPr>
    </w:lvl>
    <w:lvl w:ilvl="6" w:tplc="4809000F">
      <w:start w:val="1"/>
      <w:numFmt w:val="decimal"/>
      <w:lvlText w:val="%7."/>
      <w:lvlJc w:val="left"/>
      <w:pPr>
        <w:ind w:left="5040" w:hanging="360"/>
      </w:pPr>
    </w:lvl>
    <w:lvl w:ilvl="7" w:tplc="48090019">
      <w:start w:val="1"/>
      <w:numFmt w:val="lowerLetter"/>
      <w:lvlText w:val="%8."/>
      <w:lvlJc w:val="left"/>
      <w:pPr>
        <w:ind w:left="5760" w:hanging="360"/>
      </w:pPr>
    </w:lvl>
    <w:lvl w:ilvl="8" w:tplc="4809001B">
      <w:start w:val="1"/>
      <w:numFmt w:val="lowerRoman"/>
      <w:lvlText w:val="%9."/>
      <w:lvlJc w:val="right"/>
      <w:pPr>
        <w:ind w:left="6480" w:hanging="180"/>
      </w:pPr>
    </w:lvl>
  </w:abstractNum>
  <w:abstractNum w:abstractNumId="28" w15:restartNumberingAfterBreak="0">
    <w:nsid w:val="202731D3"/>
    <w:multiLevelType w:val="hybridMultilevel"/>
    <w:tmpl w:val="312CF30A"/>
    <w:lvl w:ilvl="0" w:tplc="84820E2C">
      <w:start w:val="6"/>
      <w:numFmt w:val="bullet"/>
      <w:lvlText w:val=""/>
      <w:lvlJc w:val="left"/>
      <w:pPr>
        <w:ind w:left="1080" w:hanging="360"/>
      </w:pPr>
      <w:rPr>
        <w:rFonts w:ascii="Wingdings" w:eastAsia="Calibri" w:hAnsi="Wingdings" w:cs="Calibri" w:hint="default"/>
      </w:rPr>
    </w:lvl>
    <w:lvl w:ilvl="1" w:tplc="48090003" w:tentative="1">
      <w:start w:val="1"/>
      <w:numFmt w:val="bullet"/>
      <w:lvlText w:val="o"/>
      <w:lvlJc w:val="left"/>
      <w:pPr>
        <w:ind w:left="1800" w:hanging="360"/>
      </w:pPr>
      <w:rPr>
        <w:rFonts w:ascii="Courier New" w:hAnsi="Courier New" w:cs="Courier New" w:hint="default"/>
      </w:rPr>
    </w:lvl>
    <w:lvl w:ilvl="2" w:tplc="48090005" w:tentative="1">
      <w:start w:val="1"/>
      <w:numFmt w:val="bullet"/>
      <w:lvlText w:val=""/>
      <w:lvlJc w:val="left"/>
      <w:pPr>
        <w:ind w:left="2520" w:hanging="360"/>
      </w:pPr>
      <w:rPr>
        <w:rFonts w:ascii="Wingdings" w:hAnsi="Wingdings" w:hint="default"/>
      </w:rPr>
    </w:lvl>
    <w:lvl w:ilvl="3" w:tplc="48090001" w:tentative="1">
      <w:start w:val="1"/>
      <w:numFmt w:val="bullet"/>
      <w:lvlText w:val=""/>
      <w:lvlJc w:val="left"/>
      <w:pPr>
        <w:ind w:left="3240" w:hanging="360"/>
      </w:pPr>
      <w:rPr>
        <w:rFonts w:ascii="Symbol" w:hAnsi="Symbol" w:hint="default"/>
      </w:rPr>
    </w:lvl>
    <w:lvl w:ilvl="4" w:tplc="48090003" w:tentative="1">
      <w:start w:val="1"/>
      <w:numFmt w:val="bullet"/>
      <w:lvlText w:val="o"/>
      <w:lvlJc w:val="left"/>
      <w:pPr>
        <w:ind w:left="3960" w:hanging="360"/>
      </w:pPr>
      <w:rPr>
        <w:rFonts w:ascii="Courier New" w:hAnsi="Courier New" w:cs="Courier New" w:hint="default"/>
      </w:rPr>
    </w:lvl>
    <w:lvl w:ilvl="5" w:tplc="48090005" w:tentative="1">
      <w:start w:val="1"/>
      <w:numFmt w:val="bullet"/>
      <w:lvlText w:val=""/>
      <w:lvlJc w:val="left"/>
      <w:pPr>
        <w:ind w:left="4680" w:hanging="360"/>
      </w:pPr>
      <w:rPr>
        <w:rFonts w:ascii="Wingdings" w:hAnsi="Wingdings" w:hint="default"/>
      </w:rPr>
    </w:lvl>
    <w:lvl w:ilvl="6" w:tplc="48090001" w:tentative="1">
      <w:start w:val="1"/>
      <w:numFmt w:val="bullet"/>
      <w:lvlText w:val=""/>
      <w:lvlJc w:val="left"/>
      <w:pPr>
        <w:ind w:left="5400" w:hanging="360"/>
      </w:pPr>
      <w:rPr>
        <w:rFonts w:ascii="Symbol" w:hAnsi="Symbol" w:hint="default"/>
      </w:rPr>
    </w:lvl>
    <w:lvl w:ilvl="7" w:tplc="48090003" w:tentative="1">
      <w:start w:val="1"/>
      <w:numFmt w:val="bullet"/>
      <w:lvlText w:val="o"/>
      <w:lvlJc w:val="left"/>
      <w:pPr>
        <w:ind w:left="6120" w:hanging="360"/>
      </w:pPr>
      <w:rPr>
        <w:rFonts w:ascii="Courier New" w:hAnsi="Courier New" w:cs="Courier New" w:hint="default"/>
      </w:rPr>
    </w:lvl>
    <w:lvl w:ilvl="8" w:tplc="48090005" w:tentative="1">
      <w:start w:val="1"/>
      <w:numFmt w:val="bullet"/>
      <w:lvlText w:val=""/>
      <w:lvlJc w:val="left"/>
      <w:pPr>
        <w:ind w:left="6840" w:hanging="360"/>
      </w:pPr>
      <w:rPr>
        <w:rFonts w:ascii="Wingdings" w:hAnsi="Wingdings" w:hint="default"/>
      </w:rPr>
    </w:lvl>
  </w:abstractNum>
  <w:abstractNum w:abstractNumId="29" w15:restartNumberingAfterBreak="0">
    <w:nsid w:val="20435698"/>
    <w:multiLevelType w:val="hybridMultilevel"/>
    <w:tmpl w:val="92F2B218"/>
    <w:lvl w:ilvl="0" w:tplc="DD964152">
      <w:start w:val="1"/>
      <w:numFmt w:val="lowerRoman"/>
      <w:lvlText w:val="(%1)"/>
      <w:lvlJc w:val="left"/>
      <w:pPr>
        <w:ind w:left="2421"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21A60781"/>
    <w:multiLevelType w:val="singleLevel"/>
    <w:tmpl w:val="04090007"/>
    <w:lvl w:ilvl="0">
      <w:start w:val="1"/>
      <w:numFmt w:val="bullet"/>
      <w:lvlText w:val=""/>
      <w:lvlJc w:val="left"/>
      <w:pPr>
        <w:tabs>
          <w:tab w:val="num" w:pos="360"/>
        </w:tabs>
        <w:ind w:left="360" w:hanging="360"/>
      </w:pPr>
      <w:rPr>
        <w:rFonts w:ascii="Wingdings" w:hAnsi="Wingdings" w:hint="default"/>
        <w:sz w:val="16"/>
      </w:rPr>
    </w:lvl>
  </w:abstractNum>
  <w:abstractNum w:abstractNumId="31" w15:restartNumberingAfterBreak="0">
    <w:nsid w:val="23261A41"/>
    <w:multiLevelType w:val="hybridMultilevel"/>
    <w:tmpl w:val="1AC0BF4E"/>
    <w:lvl w:ilvl="0" w:tplc="71A892F4">
      <w:start w:val="1"/>
      <w:numFmt w:val="decimal"/>
      <w:lvlText w:val="(%1)"/>
      <w:lvlJc w:val="left"/>
      <w:pPr>
        <w:ind w:left="1800" w:hanging="360"/>
      </w:pPr>
      <w:rPr>
        <w:rFonts w:hint="default"/>
      </w:rPr>
    </w:lvl>
    <w:lvl w:ilvl="1" w:tplc="08090019">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32" w15:restartNumberingAfterBreak="0">
    <w:nsid w:val="23616CCF"/>
    <w:multiLevelType w:val="hybridMultilevel"/>
    <w:tmpl w:val="9AC88E58"/>
    <w:lvl w:ilvl="0" w:tplc="C1266EC0">
      <w:start w:val="1"/>
      <w:numFmt w:val="lowerRoman"/>
      <w:lvlText w:val="(%1)"/>
      <w:lvlJc w:val="left"/>
      <w:pPr>
        <w:ind w:left="1080" w:hanging="720"/>
      </w:pPr>
    </w:lvl>
    <w:lvl w:ilvl="1" w:tplc="48090019">
      <w:start w:val="1"/>
      <w:numFmt w:val="lowerLetter"/>
      <w:lvlText w:val="%2."/>
      <w:lvlJc w:val="left"/>
      <w:pPr>
        <w:ind w:left="1440" w:hanging="360"/>
      </w:pPr>
    </w:lvl>
    <w:lvl w:ilvl="2" w:tplc="4809001B">
      <w:start w:val="1"/>
      <w:numFmt w:val="lowerRoman"/>
      <w:lvlText w:val="%3."/>
      <w:lvlJc w:val="right"/>
      <w:pPr>
        <w:ind w:left="2160" w:hanging="180"/>
      </w:pPr>
    </w:lvl>
    <w:lvl w:ilvl="3" w:tplc="4809000F">
      <w:start w:val="1"/>
      <w:numFmt w:val="decimal"/>
      <w:lvlText w:val="%4."/>
      <w:lvlJc w:val="left"/>
      <w:pPr>
        <w:ind w:left="2880" w:hanging="360"/>
      </w:pPr>
    </w:lvl>
    <w:lvl w:ilvl="4" w:tplc="48090019">
      <w:start w:val="1"/>
      <w:numFmt w:val="lowerLetter"/>
      <w:lvlText w:val="%5."/>
      <w:lvlJc w:val="left"/>
      <w:pPr>
        <w:ind w:left="3600" w:hanging="360"/>
      </w:pPr>
    </w:lvl>
    <w:lvl w:ilvl="5" w:tplc="4809001B">
      <w:start w:val="1"/>
      <w:numFmt w:val="lowerRoman"/>
      <w:lvlText w:val="%6."/>
      <w:lvlJc w:val="right"/>
      <w:pPr>
        <w:ind w:left="4320" w:hanging="180"/>
      </w:pPr>
    </w:lvl>
    <w:lvl w:ilvl="6" w:tplc="4809000F">
      <w:start w:val="1"/>
      <w:numFmt w:val="decimal"/>
      <w:lvlText w:val="%7."/>
      <w:lvlJc w:val="left"/>
      <w:pPr>
        <w:ind w:left="5040" w:hanging="360"/>
      </w:pPr>
    </w:lvl>
    <w:lvl w:ilvl="7" w:tplc="48090019">
      <w:start w:val="1"/>
      <w:numFmt w:val="lowerLetter"/>
      <w:lvlText w:val="%8."/>
      <w:lvlJc w:val="left"/>
      <w:pPr>
        <w:ind w:left="5760" w:hanging="360"/>
      </w:pPr>
    </w:lvl>
    <w:lvl w:ilvl="8" w:tplc="4809001B">
      <w:start w:val="1"/>
      <w:numFmt w:val="lowerRoman"/>
      <w:lvlText w:val="%9."/>
      <w:lvlJc w:val="right"/>
      <w:pPr>
        <w:ind w:left="6480" w:hanging="180"/>
      </w:pPr>
    </w:lvl>
  </w:abstractNum>
  <w:abstractNum w:abstractNumId="33" w15:restartNumberingAfterBreak="0">
    <w:nsid w:val="23C211E1"/>
    <w:multiLevelType w:val="singleLevel"/>
    <w:tmpl w:val="0409000F"/>
    <w:lvl w:ilvl="0">
      <w:start w:val="8"/>
      <w:numFmt w:val="decimal"/>
      <w:lvlText w:val="%1."/>
      <w:lvlJc w:val="left"/>
      <w:pPr>
        <w:tabs>
          <w:tab w:val="num" w:pos="360"/>
        </w:tabs>
        <w:ind w:left="360" w:hanging="360"/>
      </w:pPr>
      <w:rPr>
        <w:rFonts w:hint="default"/>
        <w:i w:val="0"/>
      </w:rPr>
    </w:lvl>
  </w:abstractNum>
  <w:abstractNum w:abstractNumId="34" w15:restartNumberingAfterBreak="0">
    <w:nsid w:val="25AF5440"/>
    <w:multiLevelType w:val="singleLevel"/>
    <w:tmpl w:val="C74650BE"/>
    <w:lvl w:ilvl="0">
      <w:start w:val="1"/>
      <w:numFmt w:val="decimal"/>
      <w:lvlText w:val="%1."/>
      <w:lvlJc w:val="left"/>
      <w:pPr>
        <w:tabs>
          <w:tab w:val="num" w:pos="720"/>
        </w:tabs>
        <w:ind w:left="720" w:hanging="720"/>
      </w:pPr>
      <w:rPr>
        <w:rFonts w:hint="default"/>
      </w:rPr>
    </w:lvl>
  </w:abstractNum>
  <w:abstractNum w:abstractNumId="35" w15:restartNumberingAfterBreak="0">
    <w:nsid w:val="284519F6"/>
    <w:multiLevelType w:val="hybridMultilevel"/>
    <w:tmpl w:val="2A8A5A28"/>
    <w:lvl w:ilvl="0" w:tplc="C1266EC0">
      <w:start w:val="1"/>
      <w:numFmt w:val="lowerRoman"/>
      <w:lvlText w:val="(%1)"/>
      <w:lvlJc w:val="left"/>
      <w:pPr>
        <w:ind w:left="1080" w:hanging="720"/>
      </w:pPr>
    </w:lvl>
    <w:lvl w:ilvl="1" w:tplc="48090019">
      <w:start w:val="1"/>
      <w:numFmt w:val="lowerLetter"/>
      <w:lvlText w:val="%2."/>
      <w:lvlJc w:val="left"/>
      <w:pPr>
        <w:ind w:left="1440" w:hanging="360"/>
      </w:pPr>
    </w:lvl>
    <w:lvl w:ilvl="2" w:tplc="4809001B">
      <w:start w:val="1"/>
      <w:numFmt w:val="lowerRoman"/>
      <w:lvlText w:val="%3."/>
      <w:lvlJc w:val="right"/>
      <w:pPr>
        <w:ind w:left="2160" w:hanging="180"/>
      </w:pPr>
    </w:lvl>
    <w:lvl w:ilvl="3" w:tplc="4809000F">
      <w:start w:val="1"/>
      <w:numFmt w:val="decimal"/>
      <w:lvlText w:val="%4."/>
      <w:lvlJc w:val="left"/>
      <w:pPr>
        <w:ind w:left="2880" w:hanging="360"/>
      </w:pPr>
    </w:lvl>
    <w:lvl w:ilvl="4" w:tplc="48090019">
      <w:start w:val="1"/>
      <w:numFmt w:val="lowerLetter"/>
      <w:lvlText w:val="%5."/>
      <w:lvlJc w:val="left"/>
      <w:pPr>
        <w:ind w:left="3600" w:hanging="360"/>
      </w:pPr>
    </w:lvl>
    <w:lvl w:ilvl="5" w:tplc="4809001B">
      <w:start w:val="1"/>
      <w:numFmt w:val="lowerRoman"/>
      <w:lvlText w:val="%6."/>
      <w:lvlJc w:val="right"/>
      <w:pPr>
        <w:ind w:left="4320" w:hanging="180"/>
      </w:pPr>
    </w:lvl>
    <w:lvl w:ilvl="6" w:tplc="4809000F">
      <w:start w:val="1"/>
      <w:numFmt w:val="decimal"/>
      <w:lvlText w:val="%7."/>
      <w:lvlJc w:val="left"/>
      <w:pPr>
        <w:ind w:left="5040" w:hanging="360"/>
      </w:pPr>
    </w:lvl>
    <w:lvl w:ilvl="7" w:tplc="48090019">
      <w:start w:val="1"/>
      <w:numFmt w:val="lowerLetter"/>
      <w:lvlText w:val="%8."/>
      <w:lvlJc w:val="left"/>
      <w:pPr>
        <w:ind w:left="5760" w:hanging="360"/>
      </w:pPr>
    </w:lvl>
    <w:lvl w:ilvl="8" w:tplc="4809001B">
      <w:start w:val="1"/>
      <w:numFmt w:val="lowerRoman"/>
      <w:lvlText w:val="%9."/>
      <w:lvlJc w:val="right"/>
      <w:pPr>
        <w:ind w:left="6480" w:hanging="180"/>
      </w:pPr>
    </w:lvl>
  </w:abstractNum>
  <w:abstractNum w:abstractNumId="36" w15:restartNumberingAfterBreak="0">
    <w:nsid w:val="285170DD"/>
    <w:multiLevelType w:val="hybridMultilevel"/>
    <w:tmpl w:val="91ECAE7C"/>
    <w:lvl w:ilvl="0" w:tplc="CAC6A8A0">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7" w15:restartNumberingAfterBreak="0">
    <w:nsid w:val="29DF0E81"/>
    <w:multiLevelType w:val="hybridMultilevel"/>
    <w:tmpl w:val="75CEE2B0"/>
    <w:lvl w:ilvl="0" w:tplc="FFFFFFFF">
      <w:start w:val="1"/>
      <w:numFmt w:val="lowerLetter"/>
      <w:lvlText w:val="(%1)"/>
      <w:lvlJc w:val="left"/>
      <w:pPr>
        <w:tabs>
          <w:tab w:val="num" w:pos="720"/>
        </w:tabs>
        <w:ind w:left="720" w:hanging="360"/>
      </w:pPr>
      <w:rPr>
        <w:rFonts w:hint="default"/>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38" w15:restartNumberingAfterBreak="0">
    <w:nsid w:val="2B6A36FF"/>
    <w:multiLevelType w:val="hybridMultilevel"/>
    <w:tmpl w:val="6BCE41E8"/>
    <w:lvl w:ilvl="0" w:tplc="B53EBEE2">
      <w:start w:val="1"/>
      <w:numFmt w:val="decimal"/>
      <w:lvlText w:val="%1."/>
      <w:lvlJc w:val="left"/>
      <w:pPr>
        <w:ind w:left="360" w:hanging="360"/>
      </w:pPr>
      <w:rPr>
        <w:rFonts w:hint="default"/>
        <w:b w:val="0"/>
      </w:rPr>
    </w:lvl>
    <w:lvl w:ilvl="1" w:tplc="48090017">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39" w15:restartNumberingAfterBreak="0">
    <w:nsid w:val="2E4E190B"/>
    <w:multiLevelType w:val="hybridMultilevel"/>
    <w:tmpl w:val="DB0AB25E"/>
    <w:lvl w:ilvl="0" w:tplc="21AAE2DE">
      <w:start w:val="1"/>
      <w:numFmt w:val="lowerRoman"/>
      <w:lvlText w:val="(%1)"/>
      <w:lvlJc w:val="left"/>
      <w:pPr>
        <w:ind w:left="1080" w:hanging="360"/>
      </w:pPr>
      <w:rPr>
        <w:rFonts w:hint="default"/>
      </w:rPr>
    </w:lvl>
    <w:lvl w:ilvl="1" w:tplc="08090019">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0" w15:restartNumberingAfterBreak="0">
    <w:nsid w:val="2E7D3E64"/>
    <w:multiLevelType w:val="hybridMultilevel"/>
    <w:tmpl w:val="BA4C6458"/>
    <w:lvl w:ilvl="0" w:tplc="D4D8DBAA">
      <w:start w:val="1"/>
      <w:numFmt w:val="lowerRoman"/>
      <w:lvlText w:val="(%1)"/>
      <w:lvlJc w:val="left"/>
      <w:pPr>
        <w:ind w:left="2421" w:hanging="720"/>
      </w:pPr>
      <w:rPr>
        <w:rFonts w:hint="default"/>
      </w:rPr>
    </w:lvl>
    <w:lvl w:ilvl="1" w:tplc="08090019" w:tentative="1">
      <w:start w:val="1"/>
      <w:numFmt w:val="lowerLetter"/>
      <w:lvlText w:val="%2."/>
      <w:lvlJc w:val="left"/>
      <w:pPr>
        <w:ind w:left="2781" w:hanging="360"/>
      </w:pPr>
    </w:lvl>
    <w:lvl w:ilvl="2" w:tplc="0809001B" w:tentative="1">
      <w:start w:val="1"/>
      <w:numFmt w:val="lowerRoman"/>
      <w:lvlText w:val="%3."/>
      <w:lvlJc w:val="right"/>
      <w:pPr>
        <w:ind w:left="3501" w:hanging="180"/>
      </w:pPr>
    </w:lvl>
    <w:lvl w:ilvl="3" w:tplc="0809000F" w:tentative="1">
      <w:start w:val="1"/>
      <w:numFmt w:val="decimal"/>
      <w:lvlText w:val="%4."/>
      <w:lvlJc w:val="left"/>
      <w:pPr>
        <w:ind w:left="4221" w:hanging="360"/>
      </w:pPr>
    </w:lvl>
    <w:lvl w:ilvl="4" w:tplc="08090019" w:tentative="1">
      <w:start w:val="1"/>
      <w:numFmt w:val="lowerLetter"/>
      <w:lvlText w:val="%5."/>
      <w:lvlJc w:val="left"/>
      <w:pPr>
        <w:ind w:left="4941" w:hanging="360"/>
      </w:pPr>
    </w:lvl>
    <w:lvl w:ilvl="5" w:tplc="0809001B" w:tentative="1">
      <w:start w:val="1"/>
      <w:numFmt w:val="lowerRoman"/>
      <w:lvlText w:val="%6."/>
      <w:lvlJc w:val="right"/>
      <w:pPr>
        <w:ind w:left="5661" w:hanging="180"/>
      </w:pPr>
    </w:lvl>
    <w:lvl w:ilvl="6" w:tplc="0809000F" w:tentative="1">
      <w:start w:val="1"/>
      <w:numFmt w:val="decimal"/>
      <w:lvlText w:val="%7."/>
      <w:lvlJc w:val="left"/>
      <w:pPr>
        <w:ind w:left="6381" w:hanging="360"/>
      </w:pPr>
    </w:lvl>
    <w:lvl w:ilvl="7" w:tplc="08090019" w:tentative="1">
      <w:start w:val="1"/>
      <w:numFmt w:val="lowerLetter"/>
      <w:lvlText w:val="%8."/>
      <w:lvlJc w:val="left"/>
      <w:pPr>
        <w:ind w:left="7101" w:hanging="360"/>
      </w:pPr>
    </w:lvl>
    <w:lvl w:ilvl="8" w:tplc="0809001B" w:tentative="1">
      <w:start w:val="1"/>
      <w:numFmt w:val="lowerRoman"/>
      <w:lvlText w:val="%9."/>
      <w:lvlJc w:val="right"/>
      <w:pPr>
        <w:ind w:left="7821" w:hanging="180"/>
      </w:pPr>
    </w:lvl>
  </w:abstractNum>
  <w:abstractNum w:abstractNumId="41" w15:restartNumberingAfterBreak="0">
    <w:nsid w:val="2EF94B04"/>
    <w:multiLevelType w:val="hybridMultilevel"/>
    <w:tmpl w:val="E61413DC"/>
    <w:lvl w:ilvl="0" w:tplc="5B66C706">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42" w15:restartNumberingAfterBreak="0">
    <w:nsid w:val="2F0E55A6"/>
    <w:multiLevelType w:val="hybridMultilevel"/>
    <w:tmpl w:val="B3A42F50"/>
    <w:lvl w:ilvl="0" w:tplc="C946FE1E">
      <w:start w:val="1"/>
      <w:numFmt w:val="lowerLetter"/>
      <w:lvlText w:val="(%1)"/>
      <w:lvlJc w:val="left"/>
      <w:pPr>
        <w:ind w:left="360" w:hanging="360"/>
      </w:pPr>
      <w:rPr>
        <w:rFonts w:ascii="Times New Roman" w:hAnsi="Times New Roman" w:cs="Times New Roman" w:hint="default"/>
      </w:rPr>
    </w:lvl>
    <w:lvl w:ilvl="1" w:tplc="48090019">
      <w:start w:val="1"/>
      <w:numFmt w:val="lowerLetter"/>
      <w:lvlText w:val="%2."/>
      <w:lvlJc w:val="left"/>
      <w:pPr>
        <w:ind w:left="1080" w:hanging="360"/>
      </w:pPr>
      <w:rPr>
        <w:rFonts w:cs="Times New Roman"/>
      </w:rPr>
    </w:lvl>
    <w:lvl w:ilvl="2" w:tplc="4809001B">
      <w:start w:val="1"/>
      <w:numFmt w:val="lowerRoman"/>
      <w:lvlText w:val="%3."/>
      <w:lvlJc w:val="right"/>
      <w:pPr>
        <w:ind w:left="1800" w:hanging="180"/>
      </w:pPr>
      <w:rPr>
        <w:rFonts w:cs="Times New Roman"/>
      </w:rPr>
    </w:lvl>
    <w:lvl w:ilvl="3" w:tplc="4809000F">
      <w:start w:val="1"/>
      <w:numFmt w:val="decimal"/>
      <w:lvlText w:val="%4."/>
      <w:lvlJc w:val="left"/>
      <w:pPr>
        <w:ind w:left="2520" w:hanging="360"/>
      </w:pPr>
      <w:rPr>
        <w:rFonts w:cs="Times New Roman"/>
      </w:rPr>
    </w:lvl>
    <w:lvl w:ilvl="4" w:tplc="48090019">
      <w:start w:val="1"/>
      <w:numFmt w:val="lowerLetter"/>
      <w:lvlText w:val="%5."/>
      <w:lvlJc w:val="left"/>
      <w:pPr>
        <w:ind w:left="3240" w:hanging="360"/>
      </w:pPr>
      <w:rPr>
        <w:rFonts w:cs="Times New Roman"/>
      </w:rPr>
    </w:lvl>
    <w:lvl w:ilvl="5" w:tplc="4809001B">
      <w:start w:val="1"/>
      <w:numFmt w:val="lowerRoman"/>
      <w:lvlText w:val="%6."/>
      <w:lvlJc w:val="right"/>
      <w:pPr>
        <w:ind w:left="3960" w:hanging="180"/>
      </w:pPr>
      <w:rPr>
        <w:rFonts w:cs="Times New Roman"/>
      </w:rPr>
    </w:lvl>
    <w:lvl w:ilvl="6" w:tplc="4809000F">
      <w:start w:val="1"/>
      <w:numFmt w:val="decimal"/>
      <w:lvlText w:val="%7."/>
      <w:lvlJc w:val="left"/>
      <w:pPr>
        <w:ind w:left="4680" w:hanging="360"/>
      </w:pPr>
      <w:rPr>
        <w:rFonts w:cs="Times New Roman"/>
      </w:rPr>
    </w:lvl>
    <w:lvl w:ilvl="7" w:tplc="48090019">
      <w:start w:val="1"/>
      <w:numFmt w:val="lowerLetter"/>
      <w:lvlText w:val="%8."/>
      <w:lvlJc w:val="left"/>
      <w:pPr>
        <w:ind w:left="5400" w:hanging="360"/>
      </w:pPr>
      <w:rPr>
        <w:rFonts w:cs="Times New Roman"/>
      </w:rPr>
    </w:lvl>
    <w:lvl w:ilvl="8" w:tplc="4809001B">
      <w:start w:val="1"/>
      <w:numFmt w:val="lowerRoman"/>
      <w:lvlText w:val="%9."/>
      <w:lvlJc w:val="right"/>
      <w:pPr>
        <w:ind w:left="6120" w:hanging="180"/>
      </w:pPr>
      <w:rPr>
        <w:rFonts w:cs="Times New Roman"/>
      </w:rPr>
    </w:lvl>
  </w:abstractNum>
  <w:abstractNum w:abstractNumId="43" w15:restartNumberingAfterBreak="0">
    <w:nsid w:val="2F1279A7"/>
    <w:multiLevelType w:val="singleLevel"/>
    <w:tmpl w:val="04090007"/>
    <w:lvl w:ilvl="0">
      <w:start w:val="1"/>
      <w:numFmt w:val="bullet"/>
      <w:lvlText w:val=""/>
      <w:lvlJc w:val="left"/>
      <w:pPr>
        <w:tabs>
          <w:tab w:val="num" w:pos="360"/>
        </w:tabs>
        <w:ind w:left="360" w:hanging="360"/>
      </w:pPr>
      <w:rPr>
        <w:rFonts w:ascii="Wingdings" w:hAnsi="Wingdings" w:hint="default"/>
        <w:sz w:val="16"/>
      </w:rPr>
    </w:lvl>
  </w:abstractNum>
  <w:abstractNum w:abstractNumId="44" w15:restartNumberingAfterBreak="0">
    <w:nsid w:val="2F575E94"/>
    <w:multiLevelType w:val="singleLevel"/>
    <w:tmpl w:val="7C44B65A"/>
    <w:lvl w:ilvl="0">
      <w:start w:val="2"/>
      <w:numFmt w:val="decimal"/>
      <w:lvlText w:val="%1"/>
      <w:lvlJc w:val="left"/>
      <w:pPr>
        <w:tabs>
          <w:tab w:val="num" w:pos="720"/>
        </w:tabs>
        <w:ind w:left="720" w:hanging="720"/>
      </w:pPr>
      <w:rPr>
        <w:rFonts w:hint="default"/>
      </w:rPr>
    </w:lvl>
  </w:abstractNum>
  <w:abstractNum w:abstractNumId="45" w15:restartNumberingAfterBreak="0">
    <w:nsid w:val="30586BE8"/>
    <w:multiLevelType w:val="hybridMultilevel"/>
    <w:tmpl w:val="677C7464"/>
    <w:lvl w:ilvl="0" w:tplc="A86EF4A0">
      <w:start w:val="1"/>
      <w:numFmt w:val="lowerLetter"/>
      <w:lvlText w:val="(%1)"/>
      <w:lvlJc w:val="left"/>
      <w:pPr>
        <w:ind w:left="720" w:hanging="360"/>
      </w:pPr>
      <w:rPr>
        <w:rFonts w:hint="default"/>
        <w:i/>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6" w15:restartNumberingAfterBreak="0">
    <w:nsid w:val="30822E4C"/>
    <w:multiLevelType w:val="singleLevel"/>
    <w:tmpl w:val="B2F4AAFE"/>
    <w:lvl w:ilvl="0">
      <w:start w:val="2"/>
      <w:numFmt w:val="lowerRoman"/>
      <w:lvlText w:val="(%1)"/>
      <w:lvlJc w:val="left"/>
      <w:pPr>
        <w:tabs>
          <w:tab w:val="num" w:pos="2880"/>
        </w:tabs>
        <w:ind w:left="2880" w:hanging="720"/>
      </w:pPr>
      <w:rPr>
        <w:rFonts w:hint="default"/>
      </w:rPr>
    </w:lvl>
  </w:abstractNum>
  <w:abstractNum w:abstractNumId="47" w15:restartNumberingAfterBreak="0">
    <w:nsid w:val="310D0502"/>
    <w:multiLevelType w:val="hybridMultilevel"/>
    <w:tmpl w:val="4776C778"/>
    <w:lvl w:ilvl="0" w:tplc="8370C3C8">
      <w:start w:val="3"/>
      <w:numFmt w:val="decimal"/>
      <w:lvlText w:val="%1."/>
      <w:lvlJc w:val="left"/>
      <w:pPr>
        <w:tabs>
          <w:tab w:val="num" w:pos="720"/>
        </w:tabs>
        <w:ind w:left="720" w:hanging="360"/>
      </w:pPr>
      <w:rPr>
        <w:rFonts w:hint="default"/>
        <w:b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8" w15:restartNumberingAfterBreak="0">
    <w:nsid w:val="317F18B6"/>
    <w:multiLevelType w:val="hybridMultilevel"/>
    <w:tmpl w:val="88DE47B2"/>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49" w15:restartNumberingAfterBreak="0">
    <w:nsid w:val="34AB4701"/>
    <w:multiLevelType w:val="hybridMultilevel"/>
    <w:tmpl w:val="6F2A3024"/>
    <w:lvl w:ilvl="0" w:tplc="FFFFFFFF">
      <w:start w:val="1"/>
      <w:numFmt w:val="lowerLetter"/>
      <w:lvlText w:val="(%1)"/>
      <w:lvlJc w:val="left"/>
      <w:pPr>
        <w:tabs>
          <w:tab w:val="num" w:pos="720"/>
        </w:tabs>
        <w:ind w:left="720" w:hanging="360"/>
      </w:pPr>
      <w:rPr>
        <w:rFonts w:hint="default"/>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50" w15:restartNumberingAfterBreak="0">
    <w:nsid w:val="34C06E04"/>
    <w:multiLevelType w:val="hybridMultilevel"/>
    <w:tmpl w:val="6A2A3F0E"/>
    <w:lvl w:ilvl="0" w:tplc="ADBE06A0">
      <w:start w:val="1"/>
      <w:numFmt w:val="decimal"/>
      <w:lvlText w:val="%1."/>
      <w:lvlJc w:val="left"/>
      <w:pPr>
        <w:ind w:left="660" w:hanging="360"/>
      </w:pPr>
      <w:rPr>
        <w:rFonts w:hint="default"/>
      </w:rPr>
    </w:lvl>
    <w:lvl w:ilvl="1" w:tplc="08090019" w:tentative="1">
      <w:start w:val="1"/>
      <w:numFmt w:val="lowerLetter"/>
      <w:lvlText w:val="%2."/>
      <w:lvlJc w:val="left"/>
      <w:pPr>
        <w:ind w:left="1380" w:hanging="360"/>
      </w:pPr>
    </w:lvl>
    <w:lvl w:ilvl="2" w:tplc="0809001B" w:tentative="1">
      <w:start w:val="1"/>
      <w:numFmt w:val="lowerRoman"/>
      <w:lvlText w:val="%3."/>
      <w:lvlJc w:val="right"/>
      <w:pPr>
        <w:ind w:left="2100" w:hanging="180"/>
      </w:pPr>
    </w:lvl>
    <w:lvl w:ilvl="3" w:tplc="0809000F" w:tentative="1">
      <w:start w:val="1"/>
      <w:numFmt w:val="decimal"/>
      <w:lvlText w:val="%4."/>
      <w:lvlJc w:val="left"/>
      <w:pPr>
        <w:ind w:left="2820" w:hanging="360"/>
      </w:pPr>
    </w:lvl>
    <w:lvl w:ilvl="4" w:tplc="08090019" w:tentative="1">
      <w:start w:val="1"/>
      <w:numFmt w:val="lowerLetter"/>
      <w:lvlText w:val="%5."/>
      <w:lvlJc w:val="left"/>
      <w:pPr>
        <w:ind w:left="3540" w:hanging="360"/>
      </w:pPr>
    </w:lvl>
    <w:lvl w:ilvl="5" w:tplc="0809001B" w:tentative="1">
      <w:start w:val="1"/>
      <w:numFmt w:val="lowerRoman"/>
      <w:lvlText w:val="%6."/>
      <w:lvlJc w:val="right"/>
      <w:pPr>
        <w:ind w:left="4260" w:hanging="180"/>
      </w:pPr>
    </w:lvl>
    <w:lvl w:ilvl="6" w:tplc="0809000F" w:tentative="1">
      <w:start w:val="1"/>
      <w:numFmt w:val="decimal"/>
      <w:lvlText w:val="%7."/>
      <w:lvlJc w:val="left"/>
      <w:pPr>
        <w:ind w:left="4980" w:hanging="360"/>
      </w:pPr>
    </w:lvl>
    <w:lvl w:ilvl="7" w:tplc="08090019" w:tentative="1">
      <w:start w:val="1"/>
      <w:numFmt w:val="lowerLetter"/>
      <w:lvlText w:val="%8."/>
      <w:lvlJc w:val="left"/>
      <w:pPr>
        <w:ind w:left="5700" w:hanging="360"/>
      </w:pPr>
    </w:lvl>
    <w:lvl w:ilvl="8" w:tplc="0809001B" w:tentative="1">
      <w:start w:val="1"/>
      <w:numFmt w:val="lowerRoman"/>
      <w:lvlText w:val="%9."/>
      <w:lvlJc w:val="right"/>
      <w:pPr>
        <w:ind w:left="6420" w:hanging="180"/>
      </w:pPr>
    </w:lvl>
  </w:abstractNum>
  <w:abstractNum w:abstractNumId="51" w15:restartNumberingAfterBreak="0">
    <w:nsid w:val="35246F4F"/>
    <w:multiLevelType w:val="hybridMultilevel"/>
    <w:tmpl w:val="A728317E"/>
    <w:lvl w:ilvl="0" w:tplc="84F4F4B6">
      <w:start w:val="1"/>
      <w:numFmt w:val="lowerLetter"/>
      <w:lvlText w:val="(%1)"/>
      <w:lvlJc w:val="left"/>
      <w:pPr>
        <w:ind w:left="1080" w:hanging="360"/>
      </w:pPr>
      <w:rPr>
        <w:rFonts w:hint="default"/>
      </w:rPr>
    </w:lvl>
    <w:lvl w:ilvl="1" w:tplc="48090019" w:tentative="1">
      <w:start w:val="1"/>
      <w:numFmt w:val="lowerLetter"/>
      <w:lvlText w:val="%2."/>
      <w:lvlJc w:val="left"/>
      <w:pPr>
        <w:ind w:left="1800" w:hanging="360"/>
      </w:pPr>
    </w:lvl>
    <w:lvl w:ilvl="2" w:tplc="4809001B" w:tentative="1">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abstractNum w:abstractNumId="52" w15:restartNumberingAfterBreak="0">
    <w:nsid w:val="35972A62"/>
    <w:multiLevelType w:val="hybridMultilevel"/>
    <w:tmpl w:val="96106F18"/>
    <w:lvl w:ilvl="0" w:tplc="48090015">
      <w:start w:val="1"/>
      <w:numFmt w:val="upperLetter"/>
      <w:lvlText w:val="%1."/>
      <w:lvlJc w:val="left"/>
      <w:pPr>
        <w:ind w:left="360" w:hanging="360"/>
      </w:pPr>
      <w:rPr>
        <w:rFont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3" w15:restartNumberingAfterBreak="0">
    <w:nsid w:val="368C6750"/>
    <w:multiLevelType w:val="multilevel"/>
    <w:tmpl w:val="4AF2735A"/>
    <w:lvl w:ilvl="0">
      <w:start w:val="1"/>
      <w:numFmt w:val="decimal"/>
      <w:lvlText w:val="%1."/>
      <w:lvlJc w:val="left"/>
      <w:pPr>
        <w:tabs>
          <w:tab w:val="num" w:pos="1571"/>
        </w:tabs>
        <w:ind w:left="1571" w:hanging="720"/>
      </w:pPr>
      <w:rPr>
        <w:rFonts w:hint="default"/>
      </w:rPr>
    </w:lvl>
    <w:lvl w:ilvl="1">
      <w:start w:val="1"/>
      <w:numFmt w:val="lowerLetter"/>
      <w:lvlText w:val="(%2)"/>
      <w:lvlJc w:val="left"/>
      <w:pPr>
        <w:tabs>
          <w:tab w:val="num" w:pos="2291"/>
        </w:tabs>
        <w:ind w:left="2291" w:hanging="720"/>
      </w:pPr>
      <w:rPr>
        <w:rFonts w:hint="default"/>
      </w:rPr>
    </w:lvl>
    <w:lvl w:ilvl="2">
      <w:start w:val="1"/>
      <w:numFmt w:val="lowerRoman"/>
      <w:lvlText w:val="(%3)"/>
      <w:lvlJc w:val="left"/>
      <w:pPr>
        <w:tabs>
          <w:tab w:val="num" w:pos="3011"/>
        </w:tabs>
        <w:ind w:left="3011" w:hanging="720"/>
      </w:pPr>
      <w:rPr>
        <w:rFonts w:hint="default"/>
      </w:rPr>
    </w:lvl>
    <w:lvl w:ilvl="3">
      <w:start w:val="1"/>
      <w:numFmt w:val="decimal"/>
      <w:lvlText w:val="(%4)"/>
      <w:lvlJc w:val="left"/>
      <w:pPr>
        <w:tabs>
          <w:tab w:val="num" w:pos="2291"/>
        </w:tabs>
        <w:ind w:left="2291" w:hanging="360"/>
      </w:pPr>
      <w:rPr>
        <w:rFonts w:hint="default"/>
      </w:rPr>
    </w:lvl>
    <w:lvl w:ilvl="4">
      <w:start w:val="1"/>
      <w:numFmt w:val="lowerLetter"/>
      <w:lvlText w:val="(%5)"/>
      <w:lvlJc w:val="left"/>
      <w:pPr>
        <w:tabs>
          <w:tab w:val="num" w:pos="2651"/>
        </w:tabs>
        <w:ind w:left="2651" w:hanging="360"/>
      </w:pPr>
      <w:rPr>
        <w:rFonts w:hint="default"/>
      </w:rPr>
    </w:lvl>
    <w:lvl w:ilvl="5">
      <w:start w:val="1"/>
      <w:numFmt w:val="lowerRoman"/>
      <w:lvlText w:val="(%6)"/>
      <w:lvlJc w:val="left"/>
      <w:pPr>
        <w:tabs>
          <w:tab w:val="num" w:pos="3011"/>
        </w:tabs>
        <w:ind w:left="3011" w:hanging="360"/>
      </w:pPr>
      <w:rPr>
        <w:rFonts w:hint="default"/>
      </w:rPr>
    </w:lvl>
    <w:lvl w:ilvl="6">
      <w:start w:val="1"/>
      <w:numFmt w:val="decimal"/>
      <w:lvlText w:val="%7."/>
      <w:lvlJc w:val="left"/>
      <w:pPr>
        <w:tabs>
          <w:tab w:val="num" w:pos="1779"/>
        </w:tabs>
        <w:ind w:left="1779" w:hanging="360"/>
      </w:pPr>
      <w:rPr>
        <w:rFonts w:hint="default"/>
      </w:rPr>
    </w:lvl>
    <w:lvl w:ilvl="7">
      <w:start w:val="1"/>
      <w:numFmt w:val="lowerLetter"/>
      <w:lvlText w:val="%8."/>
      <w:lvlJc w:val="left"/>
      <w:pPr>
        <w:tabs>
          <w:tab w:val="num" w:pos="3731"/>
        </w:tabs>
        <w:ind w:left="3731" w:hanging="360"/>
      </w:pPr>
      <w:rPr>
        <w:rFonts w:hint="default"/>
      </w:rPr>
    </w:lvl>
    <w:lvl w:ilvl="8">
      <w:start w:val="1"/>
      <w:numFmt w:val="lowerRoman"/>
      <w:lvlText w:val="%9."/>
      <w:lvlJc w:val="left"/>
      <w:pPr>
        <w:tabs>
          <w:tab w:val="num" w:pos="4091"/>
        </w:tabs>
        <w:ind w:left="4091" w:hanging="360"/>
      </w:pPr>
      <w:rPr>
        <w:rFonts w:hint="default"/>
      </w:rPr>
    </w:lvl>
  </w:abstractNum>
  <w:abstractNum w:abstractNumId="54" w15:restartNumberingAfterBreak="0">
    <w:nsid w:val="36FA4437"/>
    <w:multiLevelType w:val="hybridMultilevel"/>
    <w:tmpl w:val="D0C24B20"/>
    <w:lvl w:ilvl="0" w:tplc="6B10A0AA">
      <w:start w:val="1"/>
      <w:numFmt w:val="decimal"/>
      <w:lvlText w:val="(%1)"/>
      <w:lvlJc w:val="left"/>
      <w:pPr>
        <w:ind w:left="720" w:hanging="360"/>
      </w:pPr>
      <w:rPr>
        <w:rFonts w:hint="default"/>
        <w:sz w:val="24"/>
        <w:szCs w:val="24"/>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5" w15:restartNumberingAfterBreak="0">
    <w:nsid w:val="36FC1735"/>
    <w:multiLevelType w:val="singleLevel"/>
    <w:tmpl w:val="197AD298"/>
    <w:lvl w:ilvl="0">
      <w:start w:val="1"/>
      <w:numFmt w:val="decimal"/>
      <w:lvlText w:val="%1."/>
      <w:lvlJc w:val="left"/>
      <w:pPr>
        <w:tabs>
          <w:tab w:val="num" w:pos="1440"/>
        </w:tabs>
        <w:ind w:left="1440" w:hanging="720"/>
      </w:pPr>
      <w:rPr>
        <w:rFonts w:hint="default"/>
      </w:rPr>
    </w:lvl>
  </w:abstractNum>
  <w:abstractNum w:abstractNumId="56" w15:restartNumberingAfterBreak="0">
    <w:nsid w:val="377E1B8F"/>
    <w:multiLevelType w:val="hybridMultilevel"/>
    <w:tmpl w:val="CBA4E474"/>
    <w:lvl w:ilvl="0" w:tplc="C194FB00">
      <w:start w:val="1"/>
      <w:numFmt w:val="lowerLetter"/>
      <w:lvlText w:val="(%1)"/>
      <w:lvlJc w:val="left"/>
      <w:pPr>
        <w:ind w:left="786" w:hanging="360"/>
      </w:pPr>
      <w:rPr>
        <w:rFonts w:hint="default"/>
      </w:rPr>
    </w:lvl>
    <w:lvl w:ilvl="1" w:tplc="48090019" w:tentative="1">
      <w:start w:val="1"/>
      <w:numFmt w:val="lowerLetter"/>
      <w:lvlText w:val="%2."/>
      <w:lvlJc w:val="left"/>
      <w:pPr>
        <w:ind w:left="1506" w:hanging="360"/>
      </w:pPr>
    </w:lvl>
    <w:lvl w:ilvl="2" w:tplc="4809001B" w:tentative="1">
      <w:start w:val="1"/>
      <w:numFmt w:val="lowerRoman"/>
      <w:lvlText w:val="%3."/>
      <w:lvlJc w:val="right"/>
      <w:pPr>
        <w:ind w:left="2226" w:hanging="180"/>
      </w:pPr>
    </w:lvl>
    <w:lvl w:ilvl="3" w:tplc="4809000F" w:tentative="1">
      <w:start w:val="1"/>
      <w:numFmt w:val="decimal"/>
      <w:lvlText w:val="%4."/>
      <w:lvlJc w:val="left"/>
      <w:pPr>
        <w:ind w:left="2946" w:hanging="360"/>
      </w:pPr>
    </w:lvl>
    <w:lvl w:ilvl="4" w:tplc="48090019" w:tentative="1">
      <w:start w:val="1"/>
      <w:numFmt w:val="lowerLetter"/>
      <w:lvlText w:val="%5."/>
      <w:lvlJc w:val="left"/>
      <w:pPr>
        <w:ind w:left="3666" w:hanging="360"/>
      </w:pPr>
    </w:lvl>
    <w:lvl w:ilvl="5" w:tplc="4809001B" w:tentative="1">
      <w:start w:val="1"/>
      <w:numFmt w:val="lowerRoman"/>
      <w:lvlText w:val="%6."/>
      <w:lvlJc w:val="right"/>
      <w:pPr>
        <w:ind w:left="4386" w:hanging="180"/>
      </w:pPr>
    </w:lvl>
    <w:lvl w:ilvl="6" w:tplc="4809000F" w:tentative="1">
      <w:start w:val="1"/>
      <w:numFmt w:val="decimal"/>
      <w:lvlText w:val="%7."/>
      <w:lvlJc w:val="left"/>
      <w:pPr>
        <w:ind w:left="5106" w:hanging="360"/>
      </w:pPr>
    </w:lvl>
    <w:lvl w:ilvl="7" w:tplc="48090019" w:tentative="1">
      <w:start w:val="1"/>
      <w:numFmt w:val="lowerLetter"/>
      <w:lvlText w:val="%8."/>
      <w:lvlJc w:val="left"/>
      <w:pPr>
        <w:ind w:left="5826" w:hanging="360"/>
      </w:pPr>
    </w:lvl>
    <w:lvl w:ilvl="8" w:tplc="4809001B" w:tentative="1">
      <w:start w:val="1"/>
      <w:numFmt w:val="lowerRoman"/>
      <w:lvlText w:val="%9."/>
      <w:lvlJc w:val="right"/>
      <w:pPr>
        <w:ind w:left="6546" w:hanging="180"/>
      </w:pPr>
    </w:lvl>
  </w:abstractNum>
  <w:abstractNum w:abstractNumId="57" w15:restartNumberingAfterBreak="0">
    <w:nsid w:val="37CC3AFA"/>
    <w:multiLevelType w:val="hybridMultilevel"/>
    <w:tmpl w:val="316EC43C"/>
    <w:lvl w:ilvl="0" w:tplc="99665DCE">
      <w:start w:val="1"/>
      <w:numFmt w:val="decimal"/>
      <w:lvlText w:val="%1."/>
      <w:lvlJc w:val="left"/>
      <w:pPr>
        <w:ind w:left="1210" w:hanging="85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58" w15:restartNumberingAfterBreak="0">
    <w:nsid w:val="38C7610B"/>
    <w:multiLevelType w:val="hybridMultilevel"/>
    <w:tmpl w:val="73DC3B7C"/>
    <w:lvl w:ilvl="0" w:tplc="9F46DD7C">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59" w15:restartNumberingAfterBreak="0">
    <w:nsid w:val="3E377D5C"/>
    <w:multiLevelType w:val="hybridMultilevel"/>
    <w:tmpl w:val="11CC16B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0" w15:restartNumberingAfterBreak="0">
    <w:nsid w:val="3FAF51C8"/>
    <w:multiLevelType w:val="hybridMultilevel"/>
    <w:tmpl w:val="4312563E"/>
    <w:lvl w:ilvl="0" w:tplc="42DA2DD8">
      <w:start w:val="1"/>
      <w:numFmt w:val="lowerLetter"/>
      <w:lvlText w:val="(%1)"/>
      <w:lvlJc w:val="left"/>
      <w:pPr>
        <w:tabs>
          <w:tab w:val="num" w:pos="1470"/>
        </w:tabs>
        <w:ind w:left="1470" w:hanging="375"/>
      </w:pPr>
      <w:rPr>
        <w:rFonts w:hint="default"/>
      </w:rPr>
    </w:lvl>
    <w:lvl w:ilvl="1" w:tplc="0B0AD85C">
      <w:start w:val="1"/>
      <w:numFmt w:val="lowerRoman"/>
      <w:lvlText w:val="%2)"/>
      <w:lvlJc w:val="left"/>
      <w:pPr>
        <w:tabs>
          <w:tab w:val="num" w:pos="2535"/>
        </w:tabs>
        <w:ind w:left="2535" w:hanging="720"/>
      </w:pPr>
      <w:rPr>
        <w:rFonts w:hint="default"/>
      </w:rPr>
    </w:lvl>
    <w:lvl w:ilvl="2" w:tplc="0409001B" w:tentative="1">
      <w:start w:val="1"/>
      <w:numFmt w:val="lowerRoman"/>
      <w:lvlText w:val="%3."/>
      <w:lvlJc w:val="right"/>
      <w:pPr>
        <w:tabs>
          <w:tab w:val="num" w:pos="2895"/>
        </w:tabs>
        <w:ind w:left="2895" w:hanging="180"/>
      </w:pPr>
    </w:lvl>
    <w:lvl w:ilvl="3" w:tplc="0409000F" w:tentative="1">
      <w:start w:val="1"/>
      <w:numFmt w:val="decimal"/>
      <w:lvlText w:val="%4."/>
      <w:lvlJc w:val="left"/>
      <w:pPr>
        <w:tabs>
          <w:tab w:val="num" w:pos="3615"/>
        </w:tabs>
        <w:ind w:left="3615" w:hanging="360"/>
      </w:pPr>
    </w:lvl>
    <w:lvl w:ilvl="4" w:tplc="04090019" w:tentative="1">
      <w:start w:val="1"/>
      <w:numFmt w:val="lowerLetter"/>
      <w:lvlText w:val="%5."/>
      <w:lvlJc w:val="left"/>
      <w:pPr>
        <w:tabs>
          <w:tab w:val="num" w:pos="4335"/>
        </w:tabs>
        <w:ind w:left="4335" w:hanging="360"/>
      </w:pPr>
    </w:lvl>
    <w:lvl w:ilvl="5" w:tplc="0409001B" w:tentative="1">
      <w:start w:val="1"/>
      <w:numFmt w:val="lowerRoman"/>
      <w:lvlText w:val="%6."/>
      <w:lvlJc w:val="right"/>
      <w:pPr>
        <w:tabs>
          <w:tab w:val="num" w:pos="5055"/>
        </w:tabs>
        <w:ind w:left="5055" w:hanging="180"/>
      </w:pPr>
    </w:lvl>
    <w:lvl w:ilvl="6" w:tplc="0409000F" w:tentative="1">
      <w:start w:val="1"/>
      <w:numFmt w:val="decimal"/>
      <w:lvlText w:val="%7."/>
      <w:lvlJc w:val="left"/>
      <w:pPr>
        <w:tabs>
          <w:tab w:val="num" w:pos="5775"/>
        </w:tabs>
        <w:ind w:left="5775" w:hanging="360"/>
      </w:pPr>
    </w:lvl>
    <w:lvl w:ilvl="7" w:tplc="04090019" w:tentative="1">
      <w:start w:val="1"/>
      <w:numFmt w:val="lowerLetter"/>
      <w:lvlText w:val="%8."/>
      <w:lvlJc w:val="left"/>
      <w:pPr>
        <w:tabs>
          <w:tab w:val="num" w:pos="6495"/>
        </w:tabs>
        <w:ind w:left="6495" w:hanging="360"/>
      </w:pPr>
    </w:lvl>
    <w:lvl w:ilvl="8" w:tplc="0409001B" w:tentative="1">
      <w:start w:val="1"/>
      <w:numFmt w:val="lowerRoman"/>
      <w:lvlText w:val="%9."/>
      <w:lvlJc w:val="right"/>
      <w:pPr>
        <w:tabs>
          <w:tab w:val="num" w:pos="7215"/>
        </w:tabs>
        <w:ind w:left="7215" w:hanging="180"/>
      </w:pPr>
    </w:lvl>
  </w:abstractNum>
  <w:abstractNum w:abstractNumId="61" w15:restartNumberingAfterBreak="0">
    <w:nsid w:val="3FB849A4"/>
    <w:multiLevelType w:val="hybridMultilevel"/>
    <w:tmpl w:val="4404BFD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2" w15:restartNumberingAfterBreak="0">
    <w:nsid w:val="40B813C3"/>
    <w:multiLevelType w:val="singleLevel"/>
    <w:tmpl w:val="04090007"/>
    <w:lvl w:ilvl="0">
      <w:start w:val="1"/>
      <w:numFmt w:val="bullet"/>
      <w:lvlText w:val=""/>
      <w:lvlJc w:val="left"/>
      <w:pPr>
        <w:tabs>
          <w:tab w:val="num" w:pos="360"/>
        </w:tabs>
        <w:ind w:left="360" w:hanging="360"/>
      </w:pPr>
      <w:rPr>
        <w:rFonts w:ascii="Wingdings" w:hAnsi="Wingdings" w:hint="default"/>
        <w:sz w:val="16"/>
      </w:rPr>
    </w:lvl>
  </w:abstractNum>
  <w:abstractNum w:abstractNumId="63" w15:restartNumberingAfterBreak="0">
    <w:nsid w:val="429053D9"/>
    <w:multiLevelType w:val="singleLevel"/>
    <w:tmpl w:val="04090019"/>
    <w:lvl w:ilvl="0">
      <w:start w:val="1"/>
      <w:numFmt w:val="lowerLetter"/>
      <w:lvlText w:val="(%1)"/>
      <w:lvlJc w:val="left"/>
      <w:pPr>
        <w:tabs>
          <w:tab w:val="num" w:pos="360"/>
        </w:tabs>
        <w:ind w:left="360" w:hanging="360"/>
      </w:pPr>
      <w:rPr>
        <w:rFonts w:hint="default"/>
      </w:rPr>
    </w:lvl>
  </w:abstractNum>
  <w:abstractNum w:abstractNumId="64" w15:restartNumberingAfterBreak="0">
    <w:nsid w:val="436655A2"/>
    <w:multiLevelType w:val="hybridMultilevel"/>
    <w:tmpl w:val="BBEE4566"/>
    <w:lvl w:ilvl="0" w:tplc="50403918">
      <w:start w:val="1"/>
      <w:numFmt w:val="decimal"/>
      <w:lvlText w:val="%1."/>
      <w:lvlJc w:val="left"/>
      <w:pPr>
        <w:tabs>
          <w:tab w:val="num" w:pos="2916"/>
        </w:tabs>
        <w:ind w:left="2916" w:hanging="360"/>
      </w:pPr>
      <w:rPr>
        <w:b w:val="0"/>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5" w15:restartNumberingAfterBreak="0">
    <w:nsid w:val="43694EF5"/>
    <w:multiLevelType w:val="hybridMultilevel"/>
    <w:tmpl w:val="AE2A003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6" w15:restartNumberingAfterBreak="0">
    <w:nsid w:val="44511AAC"/>
    <w:multiLevelType w:val="hybridMultilevel"/>
    <w:tmpl w:val="F620D74A"/>
    <w:lvl w:ilvl="0" w:tplc="DDBE7362">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7" w15:restartNumberingAfterBreak="0">
    <w:nsid w:val="45075AB6"/>
    <w:multiLevelType w:val="singleLevel"/>
    <w:tmpl w:val="04090007"/>
    <w:lvl w:ilvl="0">
      <w:start w:val="1"/>
      <w:numFmt w:val="bullet"/>
      <w:lvlText w:val=""/>
      <w:lvlJc w:val="left"/>
      <w:pPr>
        <w:tabs>
          <w:tab w:val="num" w:pos="360"/>
        </w:tabs>
        <w:ind w:left="360" w:hanging="360"/>
      </w:pPr>
      <w:rPr>
        <w:rFonts w:ascii="Wingdings" w:hAnsi="Wingdings" w:hint="default"/>
        <w:sz w:val="16"/>
      </w:rPr>
    </w:lvl>
  </w:abstractNum>
  <w:abstractNum w:abstractNumId="68" w15:restartNumberingAfterBreak="0">
    <w:nsid w:val="45383100"/>
    <w:multiLevelType w:val="singleLevel"/>
    <w:tmpl w:val="0409000F"/>
    <w:lvl w:ilvl="0">
      <w:start w:val="3"/>
      <w:numFmt w:val="decimal"/>
      <w:lvlText w:val="%1."/>
      <w:lvlJc w:val="left"/>
      <w:pPr>
        <w:tabs>
          <w:tab w:val="num" w:pos="360"/>
        </w:tabs>
        <w:ind w:left="360" w:hanging="360"/>
      </w:pPr>
      <w:rPr>
        <w:rFonts w:hint="default"/>
      </w:rPr>
    </w:lvl>
  </w:abstractNum>
  <w:abstractNum w:abstractNumId="69" w15:restartNumberingAfterBreak="0">
    <w:nsid w:val="45CC6E30"/>
    <w:multiLevelType w:val="hybridMultilevel"/>
    <w:tmpl w:val="A54612F0"/>
    <w:lvl w:ilvl="0" w:tplc="8E46A0F6">
      <w:start w:val="1"/>
      <w:numFmt w:val="decimal"/>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0" w15:restartNumberingAfterBreak="0">
    <w:nsid w:val="45CD037F"/>
    <w:multiLevelType w:val="hybridMultilevel"/>
    <w:tmpl w:val="D1681E12"/>
    <w:lvl w:ilvl="0" w:tplc="9A18F33C">
      <w:start w:val="1"/>
      <w:numFmt w:val="lowerLetter"/>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71" w15:restartNumberingAfterBreak="0">
    <w:nsid w:val="45E53528"/>
    <w:multiLevelType w:val="hybridMultilevel"/>
    <w:tmpl w:val="A5543910"/>
    <w:lvl w:ilvl="0" w:tplc="389C1C3C">
      <w:start w:val="1"/>
      <w:numFmt w:val="lowerRoman"/>
      <w:lvlText w:val="(%1)"/>
      <w:lvlJc w:val="left"/>
      <w:pPr>
        <w:ind w:left="1080" w:hanging="720"/>
      </w:pPr>
    </w:lvl>
    <w:lvl w:ilvl="1" w:tplc="48090019">
      <w:start w:val="1"/>
      <w:numFmt w:val="lowerLetter"/>
      <w:lvlText w:val="%2."/>
      <w:lvlJc w:val="left"/>
      <w:pPr>
        <w:ind w:left="1440" w:hanging="360"/>
      </w:pPr>
    </w:lvl>
    <w:lvl w:ilvl="2" w:tplc="4809001B">
      <w:start w:val="1"/>
      <w:numFmt w:val="lowerRoman"/>
      <w:lvlText w:val="%3."/>
      <w:lvlJc w:val="right"/>
      <w:pPr>
        <w:ind w:left="2160" w:hanging="180"/>
      </w:pPr>
    </w:lvl>
    <w:lvl w:ilvl="3" w:tplc="4809000F">
      <w:start w:val="1"/>
      <w:numFmt w:val="decimal"/>
      <w:lvlText w:val="%4."/>
      <w:lvlJc w:val="left"/>
      <w:pPr>
        <w:ind w:left="2880" w:hanging="360"/>
      </w:pPr>
    </w:lvl>
    <w:lvl w:ilvl="4" w:tplc="48090019">
      <w:start w:val="1"/>
      <w:numFmt w:val="lowerLetter"/>
      <w:lvlText w:val="%5."/>
      <w:lvlJc w:val="left"/>
      <w:pPr>
        <w:ind w:left="3600" w:hanging="360"/>
      </w:pPr>
    </w:lvl>
    <w:lvl w:ilvl="5" w:tplc="4809001B">
      <w:start w:val="1"/>
      <w:numFmt w:val="lowerRoman"/>
      <w:lvlText w:val="%6."/>
      <w:lvlJc w:val="right"/>
      <w:pPr>
        <w:ind w:left="4320" w:hanging="180"/>
      </w:pPr>
    </w:lvl>
    <w:lvl w:ilvl="6" w:tplc="4809000F">
      <w:start w:val="1"/>
      <w:numFmt w:val="decimal"/>
      <w:lvlText w:val="%7."/>
      <w:lvlJc w:val="left"/>
      <w:pPr>
        <w:ind w:left="5040" w:hanging="360"/>
      </w:pPr>
    </w:lvl>
    <w:lvl w:ilvl="7" w:tplc="48090019">
      <w:start w:val="1"/>
      <w:numFmt w:val="lowerLetter"/>
      <w:lvlText w:val="%8."/>
      <w:lvlJc w:val="left"/>
      <w:pPr>
        <w:ind w:left="5760" w:hanging="360"/>
      </w:pPr>
    </w:lvl>
    <w:lvl w:ilvl="8" w:tplc="4809001B">
      <w:start w:val="1"/>
      <w:numFmt w:val="lowerRoman"/>
      <w:lvlText w:val="%9."/>
      <w:lvlJc w:val="right"/>
      <w:pPr>
        <w:ind w:left="6480" w:hanging="180"/>
      </w:pPr>
    </w:lvl>
  </w:abstractNum>
  <w:abstractNum w:abstractNumId="72" w15:restartNumberingAfterBreak="0">
    <w:nsid w:val="462B3197"/>
    <w:multiLevelType w:val="hybridMultilevel"/>
    <w:tmpl w:val="58F64DE2"/>
    <w:lvl w:ilvl="0" w:tplc="FFFFFFFF">
      <w:start w:val="1"/>
      <w:numFmt w:val="lowerRoman"/>
      <w:lvlText w:val="(%1)"/>
      <w:lvlJc w:val="left"/>
      <w:pPr>
        <w:tabs>
          <w:tab w:val="num" w:pos="3645"/>
        </w:tabs>
        <w:ind w:left="3645" w:hanging="720"/>
      </w:pPr>
      <w:rPr>
        <w:rFonts w:hint="default"/>
      </w:rPr>
    </w:lvl>
    <w:lvl w:ilvl="1" w:tplc="FFFFFFFF" w:tentative="1">
      <w:start w:val="1"/>
      <w:numFmt w:val="lowerLetter"/>
      <w:lvlText w:val="%2."/>
      <w:lvlJc w:val="left"/>
      <w:pPr>
        <w:tabs>
          <w:tab w:val="num" w:pos="4005"/>
        </w:tabs>
        <w:ind w:left="4005" w:hanging="360"/>
      </w:pPr>
    </w:lvl>
    <w:lvl w:ilvl="2" w:tplc="FFFFFFFF" w:tentative="1">
      <w:start w:val="1"/>
      <w:numFmt w:val="lowerRoman"/>
      <w:lvlText w:val="%3."/>
      <w:lvlJc w:val="right"/>
      <w:pPr>
        <w:tabs>
          <w:tab w:val="num" w:pos="4725"/>
        </w:tabs>
        <w:ind w:left="4725" w:hanging="180"/>
      </w:pPr>
    </w:lvl>
    <w:lvl w:ilvl="3" w:tplc="FFFFFFFF" w:tentative="1">
      <w:start w:val="1"/>
      <w:numFmt w:val="decimal"/>
      <w:lvlText w:val="%4."/>
      <w:lvlJc w:val="left"/>
      <w:pPr>
        <w:tabs>
          <w:tab w:val="num" w:pos="5445"/>
        </w:tabs>
        <w:ind w:left="5445" w:hanging="360"/>
      </w:pPr>
    </w:lvl>
    <w:lvl w:ilvl="4" w:tplc="FFFFFFFF" w:tentative="1">
      <w:start w:val="1"/>
      <w:numFmt w:val="lowerLetter"/>
      <w:lvlText w:val="%5."/>
      <w:lvlJc w:val="left"/>
      <w:pPr>
        <w:tabs>
          <w:tab w:val="num" w:pos="6165"/>
        </w:tabs>
        <w:ind w:left="6165" w:hanging="360"/>
      </w:pPr>
    </w:lvl>
    <w:lvl w:ilvl="5" w:tplc="FFFFFFFF" w:tentative="1">
      <w:start w:val="1"/>
      <w:numFmt w:val="lowerRoman"/>
      <w:lvlText w:val="%6."/>
      <w:lvlJc w:val="right"/>
      <w:pPr>
        <w:tabs>
          <w:tab w:val="num" w:pos="6885"/>
        </w:tabs>
        <w:ind w:left="6885" w:hanging="180"/>
      </w:pPr>
    </w:lvl>
    <w:lvl w:ilvl="6" w:tplc="FFFFFFFF" w:tentative="1">
      <w:start w:val="1"/>
      <w:numFmt w:val="decimal"/>
      <w:lvlText w:val="%7."/>
      <w:lvlJc w:val="left"/>
      <w:pPr>
        <w:tabs>
          <w:tab w:val="num" w:pos="7605"/>
        </w:tabs>
        <w:ind w:left="7605" w:hanging="360"/>
      </w:pPr>
    </w:lvl>
    <w:lvl w:ilvl="7" w:tplc="FFFFFFFF" w:tentative="1">
      <w:start w:val="1"/>
      <w:numFmt w:val="lowerLetter"/>
      <w:lvlText w:val="%8."/>
      <w:lvlJc w:val="left"/>
      <w:pPr>
        <w:tabs>
          <w:tab w:val="num" w:pos="8325"/>
        </w:tabs>
        <w:ind w:left="8325" w:hanging="360"/>
      </w:pPr>
    </w:lvl>
    <w:lvl w:ilvl="8" w:tplc="FFFFFFFF" w:tentative="1">
      <w:start w:val="1"/>
      <w:numFmt w:val="lowerRoman"/>
      <w:lvlText w:val="%9."/>
      <w:lvlJc w:val="right"/>
      <w:pPr>
        <w:tabs>
          <w:tab w:val="num" w:pos="9045"/>
        </w:tabs>
        <w:ind w:left="9045" w:hanging="180"/>
      </w:pPr>
    </w:lvl>
  </w:abstractNum>
  <w:abstractNum w:abstractNumId="73" w15:restartNumberingAfterBreak="0">
    <w:nsid w:val="46B26E5E"/>
    <w:multiLevelType w:val="hybridMultilevel"/>
    <w:tmpl w:val="C2106278"/>
    <w:lvl w:ilvl="0" w:tplc="FFFFFFFF">
      <w:start w:val="1"/>
      <w:numFmt w:val="decimal"/>
      <w:lvlText w:val="%1."/>
      <w:lvlJc w:val="left"/>
      <w:pPr>
        <w:tabs>
          <w:tab w:val="num" w:pos="720"/>
        </w:tabs>
        <w:ind w:left="720" w:hanging="360"/>
      </w:p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74" w15:restartNumberingAfterBreak="0">
    <w:nsid w:val="46F43C9D"/>
    <w:multiLevelType w:val="hybridMultilevel"/>
    <w:tmpl w:val="9A5AD7DE"/>
    <w:lvl w:ilvl="0" w:tplc="100C2180">
      <w:start w:val="1"/>
      <w:numFmt w:val="decimal"/>
      <w:lvlText w:val="%1."/>
      <w:lvlJc w:val="left"/>
      <w:pPr>
        <w:ind w:left="720" w:hanging="360"/>
      </w:pPr>
      <w:rPr>
        <w:rFonts w:hint="default"/>
        <w:b/>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75" w15:restartNumberingAfterBreak="0">
    <w:nsid w:val="47704782"/>
    <w:multiLevelType w:val="hybridMultilevel"/>
    <w:tmpl w:val="F3D6E2AE"/>
    <w:lvl w:ilvl="0" w:tplc="B20865BE">
      <w:start w:val="1"/>
      <w:numFmt w:val="lowerRoman"/>
      <w:lvlText w:val="(%1)"/>
      <w:lvlJc w:val="left"/>
      <w:pPr>
        <w:ind w:left="2421"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6" w15:restartNumberingAfterBreak="0">
    <w:nsid w:val="49E93625"/>
    <w:multiLevelType w:val="hybridMultilevel"/>
    <w:tmpl w:val="A99AFCDA"/>
    <w:lvl w:ilvl="0" w:tplc="D3145044">
      <w:start w:val="1"/>
      <w:numFmt w:val="lowerLetter"/>
      <w:lvlText w:val="(%1)"/>
      <w:lvlJc w:val="left"/>
      <w:pPr>
        <w:tabs>
          <w:tab w:val="num" w:pos="1494"/>
        </w:tabs>
        <w:ind w:left="1494" w:hanging="360"/>
      </w:pPr>
      <w:rPr>
        <w:rFonts w:ascii="Times New Roman" w:eastAsia="Times New Roman" w:hAnsi="Times New Roman" w:cs="Times New Roman"/>
      </w:rPr>
    </w:lvl>
    <w:lvl w:ilvl="1" w:tplc="04090019" w:tentative="1">
      <w:start w:val="1"/>
      <w:numFmt w:val="lowerLetter"/>
      <w:lvlText w:val="%2."/>
      <w:lvlJc w:val="left"/>
      <w:pPr>
        <w:tabs>
          <w:tab w:val="num" w:pos="1674"/>
        </w:tabs>
        <w:ind w:left="1674" w:hanging="360"/>
      </w:pPr>
    </w:lvl>
    <w:lvl w:ilvl="2" w:tplc="0409001B" w:tentative="1">
      <w:start w:val="1"/>
      <w:numFmt w:val="lowerRoman"/>
      <w:lvlText w:val="%3."/>
      <w:lvlJc w:val="right"/>
      <w:pPr>
        <w:tabs>
          <w:tab w:val="num" w:pos="2394"/>
        </w:tabs>
        <w:ind w:left="2394" w:hanging="180"/>
      </w:pPr>
    </w:lvl>
    <w:lvl w:ilvl="3" w:tplc="0409000F" w:tentative="1">
      <w:start w:val="1"/>
      <w:numFmt w:val="decimal"/>
      <w:lvlText w:val="%4."/>
      <w:lvlJc w:val="left"/>
      <w:pPr>
        <w:tabs>
          <w:tab w:val="num" w:pos="3114"/>
        </w:tabs>
        <w:ind w:left="3114" w:hanging="360"/>
      </w:pPr>
    </w:lvl>
    <w:lvl w:ilvl="4" w:tplc="04090019" w:tentative="1">
      <w:start w:val="1"/>
      <w:numFmt w:val="lowerLetter"/>
      <w:lvlText w:val="%5."/>
      <w:lvlJc w:val="left"/>
      <w:pPr>
        <w:tabs>
          <w:tab w:val="num" w:pos="3834"/>
        </w:tabs>
        <w:ind w:left="3834" w:hanging="360"/>
      </w:pPr>
    </w:lvl>
    <w:lvl w:ilvl="5" w:tplc="0409001B" w:tentative="1">
      <w:start w:val="1"/>
      <w:numFmt w:val="lowerRoman"/>
      <w:lvlText w:val="%6."/>
      <w:lvlJc w:val="right"/>
      <w:pPr>
        <w:tabs>
          <w:tab w:val="num" w:pos="4554"/>
        </w:tabs>
        <w:ind w:left="4554" w:hanging="180"/>
      </w:pPr>
    </w:lvl>
    <w:lvl w:ilvl="6" w:tplc="0409000F" w:tentative="1">
      <w:start w:val="1"/>
      <w:numFmt w:val="decimal"/>
      <w:lvlText w:val="%7."/>
      <w:lvlJc w:val="left"/>
      <w:pPr>
        <w:tabs>
          <w:tab w:val="num" w:pos="5274"/>
        </w:tabs>
        <w:ind w:left="5274" w:hanging="360"/>
      </w:pPr>
    </w:lvl>
    <w:lvl w:ilvl="7" w:tplc="04090019" w:tentative="1">
      <w:start w:val="1"/>
      <w:numFmt w:val="lowerLetter"/>
      <w:lvlText w:val="%8."/>
      <w:lvlJc w:val="left"/>
      <w:pPr>
        <w:tabs>
          <w:tab w:val="num" w:pos="5994"/>
        </w:tabs>
        <w:ind w:left="5994" w:hanging="360"/>
      </w:pPr>
    </w:lvl>
    <w:lvl w:ilvl="8" w:tplc="0409001B" w:tentative="1">
      <w:start w:val="1"/>
      <w:numFmt w:val="lowerRoman"/>
      <w:lvlText w:val="%9."/>
      <w:lvlJc w:val="right"/>
      <w:pPr>
        <w:tabs>
          <w:tab w:val="num" w:pos="6714"/>
        </w:tabs>
        <w:ind w:left="6714" w:hanging="180"/>
      </w:pPr>
    </w:lvl>
  </w:abstractNum>
  <w:abstractNum w:abstractNumId="77" w15:restartNumberingAfterBreak="0">
    <w:nsid w:val="4A887534"/>
    <w:multiLevelType w:val="hybridMultilevel"/>
    <w:tmpl w:val="B4C44824"/>
    <w:lvl w:ilvl="0" w:tplc="C122D680">
      <w:start w:val="1"/>
      <w:numFmt w:val="decimal"/>
      <w:lvlText w:val="%1."/>
      <w:lvlJc w:val="left"/>
      <w:pPr>
        <w:tabs>
          <w:tab w:val="num" w:pos="1080"/>
        </w:tabs>
        <w:ind w:left="1080" w:hanging="720"/>
      </w:pPr>
      <w:rPr>
        <w:rFonts w:hint="default"/>
      </w:rPr>
    </w:lvl>
    <w:lvl w:ilvl="1" w:tplc="8090BA96">
      <w:start w:val="1"/>
      <w:numFmt w:val="decimal"/>
      <w:lvlText w:val="(%2)"/>
      <w:lvlJc w:val="left"/>
      <w:pPr>
        <w:tabs>
          <w:tab w:val="num" w:pos="1440"/>
        </w:tabs>
        <w:ind w:left="1440" w:hanging="360"/>
      </w:pPr>
      <w:rPr>
        <w:rFonts w:hint="default"/>
        <w:b w:val="0"/>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8" w15:restartNumberingAfterBreak="0">
    <w:nsid w:val="4B18153A"/>
    <w:multiLevelType w:val="hybridMultilevel"/>
    <w:tmpl w:val="0CA4739C"/>
    <w:lvl w:ilvl="0" w:tplc="FCE45958">
      <w:start w:val="1"/>
      <w:numFmt w:val="lowerRoman"/>
      <w:lvlText w:val="%1."/>
      <w:lvlJc w:val="left"/>
      <w:pPr>
        <w:ind w:left="720" w:hanging="720"/>
      </w:pPr>
      <w:rPr>
        <w:rFonts w:hint="default"/>
      </w:r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79" w15:restartNumberingAfterBreak="0">
    <w:nsid w:val="4D66782D"/>
    <w:multiLevelType w:val="singleLevel"/>
    <w:tmpl w:val="04090007"/>
    <w:lvl w:ilvl="0">
      <w:start w:val="1"/>
      <w:numFmt w:val="bullet"/>
      <w:lvlText w:val=""/>
      <w:lvlJc w:val="left"/>
      <w:pPr>
        <w:tabs>
          <w:tab w:val="num" w:pos="360"/>
        </w:tabs>
        <w:ind w:left="360" w:hanging="360"/>
      </w:pPr>
      <w:rPr>
        <w:rFonts w:ascii="Wingdings" w:hAnsi="Wingdings" w:hint="default"/>
        <w:sz w:val="16"/>
      </w:rPr>
    </w:lvl>
  </w:abstractNum>
  <w:abstractNum w:abstractNumId="80" w15:restartNumberingAfterBreak="0">
    <w:nsid w:val="4D7C6394"/>
    <w:multiLevelType w:val="hybridMultilevel"/>
    <w:tmpl w:val="90D0E890"/>
    <w:lvl w:ilvl="0" w:tplc="6B3AF9A2">
      <w:start w:val="1"/>
      <w:numFmt w:val="decimal"/>
      <w:lvlText w:val="%1."/>
      <w:lvlJc w:val="left"/>
      <w:pPr>
        <w:ind w:left="720" w:hanging="360"/>
      </w:pPr>
      <w:rPr>
        <w:rFonts w:hint="default"/>
        <w:sz w:val="24"/>
        <w:szCs w:val="24"/>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81" w15:restartNumberingAfterBreak="0">
    <w:nsid w:val="4DCE2E42"/>
    <w:multiLevelType w:val="hybridMultilevel"/>
    <w:tmpl w:val="ABCC58D4"/>
    <w:lvl w:ilvl="0" w:tplc="BCB88046">
      <w:start w:val="1"/>
      <w:numFmt w:val="lowerLetter"/>
      <w:lvlText w:val="(%1)"/>
      <w:lvlJc w:val="left"/>
      <w:pPr>
        <w:tabs>
          <w:tab w:val="num" w:pos="1470"/>
        </w:tabs>
        <w:ind w:left="1470" w:hanging="375"/>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2" w15:restartNumberingAfterBreak="0">
    <w:nsid w:val="4E1540AD"/>
    <w:multiLevelType w:val="hybridMultilevel"/>
    <w:tmpl w:val="DEEE05AE"/>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3" w15:restartNumberingAfterBreak="0">
    <w:nsid w:val="4F2B70D0"/>
    <w:multiLevelType w:val="multilevel"/>
    <w:tmpl w:val="AB461B30"/>
    <w:lvl w:ilvl="0">
      <w:start w:val="1"/>
      <w:numFmt w:val="decimal"/>
      <w:lvlText w:val="(%1)"/>
      <w:lvlJc w:val="left"/>
      <w:pPr>
        <w:tabs>
          <w:tab w:val="num" w:pos="720"/>
        </w:tabs>
        <w:ind w:left="720" w:hanging="720"/>
      </w:pPr>
    </w:lvl>
    <w:lvl w:ilvl="1">
      <w:start w:val="1"/>
      <w:numFmt w:val="decimal"/>
      <w:lvlText w:val="(%2)"/>
      <w:lvlJc w:val="left"/>
      <w:pPr>
        <w:tabs>
          <w:tab w:val="num" w:pos="720"/>
        </w:tabs>
        <w:ind w:left="720" w:hanging="720"/>
      </w:pPr>
      <w:rPr>
        <w:rFonts w:hint="default"/>
      </w:r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84" w15:restartNumberingAfterBreak="0">
    <w:nsid w:val="4F49794E"/>
    <w:multiLevelType w:val="hybridMultilevel"/>
    <w:tmpl w:val="79AC32BC"/>
    <w:lvl w:ilvl="0" w:tplc="4F3E8D40">
      <w:start w:val="1"/>
      <w:numFmt w:val="lowerLetter"/>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85" w15:restartNumberingAfterBreak="0">
    <w:nsid w:val="4FAF3F80"/>
    <w:multiLevelType w:val="hybridMultilevel"/>
    <w:tmpl w:val="AF82A274"/>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6" w15:restartNumberingAfterBreak="0">
    <w:nsid w:val="517B1EFB"/>
    <w:multiLevelType w:val="hybridMultilevel"/>
    <w:tmpl w:val="73CA92B0"/>
    <w:lvl w:ilvl="0" w:tplc="C60EAABC">
      <w:start w:val="1"/>
      <w:numFmt w:val="decimal"/>
      <w:lvlText w:val="%1."/>
      <w:lvlJc w:val="left"/>
      <w:pPr>
        <w:ind w:left="1210" w:hanging="85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87" w15:restartNumberingAfterBreak="0">
    <w:nsid w:val="524D2356"/>
    <w:multiLevelType w:val="hybridMultilevel"/>
    <w:tmpl w:val="FF0C21A0"/>
    <w:lvl w:ilvl="0" w:tplc="C6E60C52">
      <w:start w:val="1"/>
      <w:numFmt w:val="lowerLetter"/>
      <w:lvlText w:val="(%1)"/>
      <w:lvlJc w:val="left"/>
      <w:pPr>
        <w:ind w:left="810" w:hanging="360"/>
      </w:pPr>
      <w:rPr>
        <w:rFonts w:hint="default"/>
      </w:rPr>
    </w:lvl>
    <w:lvl w:ilvl="1" w:tplc="08090019" w:tentative="1">
      <w:start w:val="1"/>
      <w:numFmt w:val="lowerLetter"/>
      <w:lvlText w:val="%2."/>
      <w:lvlJc w:val="left"/>
      <w:pPr>
        <w:ind w:left="1530" w:hanging="360"/>
      </w:pPr>
    </w:lvl>
    <w:lvl w:ilvl="2" w:tplc="0809001B" w:tentative="1">
      <w:start w:val="1"/>
      <w:numFmt w:val="lowerRoman"/>
      <w:lvlText w:val="%3."/>
      <w:lvlJc w:val="right"/>
      <w:pPr>
        <w:ind w:left="2250" w:hanging="180"/>
      </w:pPr>
    </w:lvl>
    <w:lvl w:ilvl="3" w:tplc="0809000F" w:tentative="1">
      <w:start w:val="1"/>
      <w:numFmt w:val="decimal"/>
      <w:lvlText w:val="%4."/>
      <w:lvlJc w:val="left"/>
      <w:pPr>
        <w:ind w:left="2970" w:hanging="360"/>
      </w:pPr>
    </w:lvl>
    <w:lvl w:ilvl="4" w:tplc="08090019" w:tentative="1">
      <w:start w:val="1"/>
      <w:numFmt w:val="lowerLetter"/>
      <w:lvlText w:val="%5."/>
      <w:lvlJc w:val="left"/>
      <w:pPr>
        <w:ind w:left="3690" w:hanging="360"/>
      </w:pPr>
    </w:lvl>
    <w:lvl w:ilvl="5" w:tplc="0809001B" w:tentative="1">
      <w:start w:val="1"/>
      <w:numFmt w:val="lowerRoman"/>
      <w:lvlText w:val="%6."/>
      <w:lvlJc w:val="right"/>
      <w:pPr>
        <w:ind w:left="4410" w:hanging="180"/>
      </w:pPr>
    </w:lvl>
    <w:lvl w:ilvl="6" w:tplc="0809000F" w:tentative="1">
      <w:start w:val="1"/>
      <w:numFmt w:val="decimal"/>
      <w:lvlText w:val="%7."/>
      <w:lvlJc w:val="left"/>
      <w:pPr>
        <w:ind w:left="5130" w:hanging="360"/>
      </w:pPr>
    </w:lvl>
    <w:lvl w:ilvl="7" w:tplc="08090019" w:tentative="1">
      <w:start w:val="1"/>
      <w:numFmt w:val="lowerLetter"/>
      <w:lvlText w:val="%8."/>
      <w:lvlJc w:val="left"/>
      <w:pPr>
        <w:ind w:left="5850" w:hanging="360"/>
      </w:pPr>
    </w:lvl>
    <w:lvl w:ilvl="8" w:tplc="0809001B" w:tentative="1">
      <w:start w:val="1"/>
      <w:numFmt w:val="lowerRoman"/>
      <w:lvlText w:val="%9."/>
      <w:lvlJc w:val="right"/>
      <w:pPr>
        <w:ind w:left="6570" w:hanging="180"/>
      </w:pPr>
    </w:lvl>
  </w:abstractNum>
  <w:abstractNum w:abstractNumId="88" w15:restartNumberingAfterBreak="0">
    <w:nsid w:val="544827EB"/>
    <w:multiLevelType w:val="hybridMultilevel"/>
    <w:tmpl w:val="21F2C37E"/>
    <w:lvl w:ilvl="0" w:tplc="6CC2D246">
      <w:start w:val="1"/>
      <w:numFmt w:val="decimal"/>
      <w:lvlText w:val="%1."/>
      <w:lvlJc w:val="left"/>
      <w:pPr>
        <w:tabs>
          <w:tab w:val="num" w:pos="2916"/>
        </w:tabs>
        <w:ind w:left="2916" w:hanging="360"/>
      </w:pPr>
      <w:rPr>
        <w:b w:val="0"/>
        <w:color w:val="auto"/>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9" w15:restartNumberingAfterBreak="0">
    <w:nsid w:val="56913516"/>
    <w:multiLevelType w:val="hybridMultilevel"/>
    <w:tmpl w:val="F196A41A"/>
    <w:lvl w:ilvl="0" w:tplc="27D685DC">
      <w:start w:val="1"/>
      <w:numFmt w:val="decimal"/>
      <w:lvlText w:val="%1."/>
      <w:lvlJc w:val="left"/>
      <w:pPr>
        <w:ind w:left="720" w:hanging="360"/>
      </w:pPr>
      <w:rPr>
        <w:rFonts w:hint="default"/>
        <w:sz w:val="24"/>
        <w:szCs w:val="24"/>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90" w15:restartNumberingAfterBreak="0">
    <w:nsid w:val="56BF1B02"/>
    <w:multiLevelType w:val="hybridMultilevel"/>
    <w:tmpl w:val="BF1C3396"/>
    <w:lvl w:ilvl="0" w:tplc="8DDCCB58">
      <w:start w:val="1"/>
      <w:numFmt w:val="decimal"/>
      <w:lvlText w:val="%1."/>
      <w:lvlJc w:val="left"/>
      <w:pPr>
        <w:ind w:left="720" w:hanging="360"/>
      </w:pPr>
      <w:rPr>
        <w:rFonts w:hint="default"/>
        <w:b w:val="0"/>
        <w:sz w:val="22"/>
        <w:szCs w:val="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1" w15:restartNumberingAfterBreak="0">
    <w:nsid w:val="57870CF3"/>
    <w:multiLevelType w:val="hybridMultilevel"/>
    <w:tmpl w:val="4A6C943C"/>
    <w:lvl w:ilvl="0" w:tplc="87D4310E">
      <w:start w:val="1"/>
      <w:numFmt w:val="lowerLetter"/>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92" w15:restartNumberingAfterBreak="0">
    <w:nsid w:val="579F2E9B"/>
    <w:multiLevelType w:val="hybridMultilevel"/>
    <w:tmpl w:val="254C506A"/>
    <w:lvl w:ilvl="0" w:tplc="53FEBBFC">
      <w:numFmt w:val="bullet"/>
      <w:lvlText w:val=""/>
      <w:lvlJc w:val="left"/>
      <w:pPr>
        <w:ind w:left="459" w:hanging="360"/>
      </w:pPr>
      <w:rPr>
        <w:rFonts w:ascii="Wingdings" w:eastAsia="Times New Roman" w:hAnsi="Wingdings" w:hint="default"/>
      </w:rPr>
    </w:lvl>
    <w:lvl w:ilvl="1" w:tplc="48090003" w:tentative="1">
      <w:start w:val="1"/>
      <w:numFmt w:val="bullet"/>
      <w:lvlText w:val="o"/>
      <w:lvlJc w:val="left"/>
      <w:pPr>
        <w:ind w:left="1179" w:hanging="360"/>
      </w:pPr>
      <w:rPr>
        <w:rFonts w:ascii="Courier New" w:hAnsi="Courier New" w:hint="default"/>
      </w:rPr>
    </w:lvl>
    <w:lvl w:ilvl="2" w:tplc="48090005" w:tentative="1">
      <w:start w:val="1"/>
      <w:numFmt w:val="bullet"/>
      <w:lvlText w:val=""/>
      <w:lvlJc w:val="left"/>
      <w:pPr>
        <w:ind w:left="1899" w:hanging="360"/>
      </w:pPr>
      <w:rPr>
        <w:rFonts w:ascii="Wingdings" w:hAnsi="Wingdings" w:hint="default"/>
      </w:rPr>
    </w:lvl>
    <w:lvl w:ilvl="3" w:tplc="48090001" w:tentative="1">
      <w:start w:val="1"/>
      <w:numFmt w:val="bullet"/>
      <w:lvlText w:val=""/>
      <w:lvlJc w:val="left"/>
      <w:pPr>
        <w:ind w:left="2619" w:hanging="360"/>
      </w:pPr>
      <w:rPr>
        <w:rFonts w:ascii="Symbol" w:hAnsi="Symbol" w:hint="default"/>
      </w:rPr>
    </w:lvl>
    <w:lvl w:ilvl="4" w:tplc="48090003" w:tentative="1">
      <w:start w:val="1"/>
      <w:numFmt w:val="bullet"/>
      <w:lvlText w:val="o"/>
      <w:lvlJc w:val="left"/>
      <w:pPr>
        <w:ind w:left="3339" w:hanging="360"/>
      </w:pPr>
      <w:rPr>
        <w:rFonts w:ascii="Courier New" w:hAnsi="Courier New" w:hint="default"/>
      </w:rPr>
    </w:lvl>
    <w:lvl w:ilvl="5" w:tplc="48090005" w:tentative="1">
      <w:start w:val="1"/>
      <w:numFmt w:val="bullet"/>
      <w:lvlText w:val=""/>
      <w:lvlJc w:val="left"/>
      <w:pPr>
        <w:ind w:left="4059" w:hanging="360"/>
      </w:pPr>
      <w:rPr>
        <w:rFonts w:ascii="Wingdings" w:hAnsi="Wingdings" w:hint="default"/>
      </w:rPr>
    </w:lvl>
    <w:lvl w:ilvl="6" w:tplc="48090001" w:tentative="1">
      <w:start w:val="1"/>
      <w:numFmt w:val="bullet"/>
      <w:lvlText w:val=""/>
      <w:lvlJc w:val="left"/>
      <w:pPr>
        <w:ind w:left="4779" w:hanging="360"/>
      </w:pPr>
      <w:rPr>
        <w:rFonts w:ascii="Symbol" w:hAnsi="Symbol" w:hint="default"/>
      </w:rPr>
    </w:lvl>
    <w:lvl w:ilvl="7" w:tplc="48090003" w:tentative="1">
      <w:start w:val="1"/>
      <w:numFmt w:val="bullet"/>
      <w:lvlText w:val="o"/>
      <w:lvlJc w:val="left"/>
      <w:pPr>
        <w:ind w:left="5499" w:hanging="360"/>
      </w:pPr>
      <w:rPr>
        <w:rFonts w:ascii="Courier New" w:hAnsi="Courier New" w:hint="default"/>
      </w:rPr>
    </w:lvl>
    <w:lvl w:ilvl="8" w:tplc="48090005" w:tentative="1">
      <w:start w:val="1"/>
      <w:numFmt w:val="bullet"/>
      <w:lvlText w:val=""/>
      <w:lvlJc w:val="left"/>
      <w:pPr>
        <w:ind w:left="6219" w:hanging="360"/>
      </w:pPr>
      <w:rPr>
        <w:rFonts w:ascii="Wingdings" w:hAnsi="Wingdings" w:hint="default"/>
      </w:rPr>
    </w:lvl>
  </w:abstractNum>
  <w:abstractNum w:abstractNumId="93" w15:restartNumberingAfterBreak="0">
    <w:nsid w:val="5A897042"/>
    <w:multiLevelType w:val="hybridMultilevel"/>
    <w:tmpl w:val="AAF861F4"/>
    <w:lvl w:ilvl="0" w:tplc="389C1C3C">
      <w:start w:val="1"/>
      <w:numFmt w:val="lowerRoman"/>
      <w:lvlText w:val="(%1)"/>
      <w:lvlJc w:val="left"/>
      <w:pPr>
        <w:ind w:left="1080" w:hanging="720"/>
      </w:pPr>
    </w:lvl>
    <w:lvl w:ilvl="1" w:tplc="48090019">
      <w:start w:val="1"/>
      <w:numFmt w:val="lowerLetter"/>
      <w:lvlText w:val="%2."/>
      <w:lvlJc w:val="left"/>
      <w:pPr>
        <w:ind w:left="1440" w:hanging="360"/>
      </w:pPr>
    </w:lvl>
    <w:lvl w:ilvl="2" w:tplc="4809001B">
      <w:start w:val="1"/>
      <w:numFmt w:val="lowerRoman"/>
      <w:lvlText w:val="%3."/>
      <w:lvlJc w:val="right"/>
      <w:pPr>
        <w:ind w:left="2160" w:hanging="180"/>
      </w:pPr>
    </w:lvl>
    <w:lvl w:ilvl="3" w:tplc="4809000F">
      <w:start w:val="1"/>
      <w:numFmt w:val="decimal"/>
      <w:lvlText w:val="%4."/>
      <w:lvlJc w:val="left"/>
      <w:pPr>
        <w:ind w:left="2880" w:hanging="360"/>
      </w:pPr>
    </w:lvl>
    <w:lvl w:ilvl="4" w:tplc="48090019">
      <w:start w:val="1"/>
      <w:numFmt w:val="lowerLetter"/>
      <w:lvlText w:val="%5."/>
      <w:lvlJc w:val="left"/>
      <w:pPr>
        <w:ind w:left="3600" w:hanging="360"/>
      </w:pPr>
    </w:lvl>
    <w:lvl w:ilvl="5" w:tplc="4809001B">
      <w:start w:val="1"/>
      <w:numFmt w:val="lowerRoman"/>
      <w:lvlText w:val="%6."/>
      <w:lvlJc w:val="right"/>
      <w:pPr>
        <w:ind w:left="4320" w:hanging="180"/>
      </w:pPr>
    </w:lvl>
    <w:lvl w:ilvl="6" w:tplc="4809000F">
      <w:start w:val="1"/>
      <w:numFmt w:val="decimal"/>
      <w:lvlText w:val="%7."/>
      <w:lvlJc w:val="left"/>
      <w:pPr>
        <w:ind w:left="5040" w:hanging="360"/>
      </w:pPr>
    </w:lvl>
    <w:lvl w:ilvl="7" w:tplc="48090019">
      <w:start w:val="1"/>
      <w:numFmt w:val="lowerLetter"/>
      <w:lvlText w:val="%8."/>
      <w:lvlJc w:val="left"/>
      <w:pPr>
        <w:ind w:left="5760" w:hanging="360"/>
      </w:pPr>
    </w:lvl>
    <w:lvl w:ilvl="8" w:tplc="4809001B">
      <w:start w:val="1"/>
      <w:numFmt w:val="lowerRoman"/>
      <w:lvlText w:val="%9."/>
      <w:lvlJc w:val="right"/>
      <w:pPr>
        <w:ind w:left="6480" w:hanging="180"/>
      </w:pPr>
    </w:lvl>
  </w:abstractNum>
  <w:abstractNum w:abstractNumId="94" w15:restartNumberingAfterBreak="0">
    <w:nsid w:val="5ADB451F"/>
    <w:multiLevelType w:val="hybridMultilevel"/>
    <w:tmpl w:val="B846FCF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5" w15:restartNumberingAfterBreak="0">
    <w:nsid w:val="5B0463C5"/>
    <w:multiLevelType w:val="hybridMultilevel"/>
    <w:tmpl w:val="8BC4870A"/>
    <w:lvl w:ilvl="0" w:tplc="7E2863DC">
      <w:start w:val="1"/>
      <w:numFmt w:val="decimal"/>
      <w:lvlText w:val="%1."/>
      <w:lvlJc w:val="left"/>
      <w:pPr>
        <w:ind w:left="786" w:hanging="360"/>
      </w:pPr>
      <w:rPr>
        <w:rFonts w:hint="default"/>
      </w:rPr>
    </w:lvl>
    <w:lvl w:ilvl="1" w:tplc="48090019" w:tentative="1">
      <w:start w:val="1"/>
      <w:numFmt w:val="lowerLetter"/>
      <w:lvlText w:val="%2."/>
      <w:lvlJc w:val="left"/>
      <w:pPr>
        <w:ind w:left="1506" w:hanging="360"/>
      </w:pPr>
    </w:lvl>
    <w:lvl w:ilvl="2" w:tplc="4809001B" w:tentative="1">
      <w:start w:val="1"/>
      <w:numFmt w:val="lowerRoman"/>
      <w:lvlText w:val="%3."/>
      <w:lvlJc w:val="right"/>
      <w:pPr>
        <w:ind w:left="2226" w:hanging="180"/>
      </w:pPr>
    </w:lvl>
    <w:lvl w:ilvl="3" w:tplc="4809000F" w:tentative="1">
      <w:start w:val="1"/>
      <w:numFmt w:val="decimal"/>
      <w:lvlText w:val="%4."/>
      <w:lvlJc w:val="left"/>
      <w:pPr>
        <w:ind w:left="2946" w:hanging="360"/>
      </w:pPr>
    </w:lvl>
    <w:lvl w:ilvl="4" w:tplc="48090019" w:tentative="1">
      <w:start w:val="1"/>
      <w:numFmt w:val="lowerLetter"/>
      <w:lvlText w:val="%5."/>
      <w:lvlJc w:val="left"/>
      <w:pPr>
        <w:ind w:left="3666" w:hanging="360"/>
      </w:pPr>
    </w:lvl>
    <w:lvl w:ilvl="5" w:tplc="4809001B" w:tentative="1">
      <w:start w:val="1"/>
      <w:numFmt w:val="lowerRoman"/>
      <w:lvlText w:val="%6."/>
      <w:lvlJc w:val="right"/>
      <w:pPr>
        <w:ind w:left="4386" w:hanging="180"/>
      </w:pPr>
    </w:lvl>
    <w:lvl w:ilvl="6" w:tplc="4809000F" w:tentative="1">
      <w:start w:val="1"/>
      <w:numFmt w:val="decimal"/>
      <w:lvlText w:val="%7."/>
      <w:lvlJc w:val="left"/>
      <w:pPr>
        <w:ind w:left="5106" w:hanging="360"/>
      </w:pPr>
    </w:lvl>
    <w:lvl w:ilvl="7" w:tplc="48090019" w:tentative="1">
      <w:start w:val="1"/>
      <w:numFmt w:val="lowerLetter"/>
      <w:lvlText w:val="%8."/>
      <w:lvlJc w:val="left"/>
      <w:pPr>
        <w:ind w:left="5826" w:hanging="360"/>
      </w:pPr>
    </w:lvl>
    <w:lvl w:ilvl="8" w:tplc="4809001B" w:tentative="1">
      <w:start w:val="1"/>
      <w:numFmt w:val="lowerRoman"/>
      <w:lvlText w:val="%9."/>
      <w:lvlJc w:val="right"/>
      <w:pPr>
        <w:ind w:left="6546" w:hanging="180"/>
      </w:pPr>
    </w:lvl>
  </w:abstractNum>
  <w:abstractNum w:abstractNumId="96" w15:restartNumberingAfterBreak="0">
    <w:nsid w:val="5B56394D"/>
    <w:multiLevelType w:val="hybridMultilevel"/>
    <w:tmpl w:val="52805A5E"/>
    <w:lvl w:ilvl="0" w:tplc="4809000F">
      <w:start w:val="1"/>
      <w:numFmt w:val="decimal"/>
      <w:lvlText w:val="%1."/>
      <w:lvlJc w:val="left"/>
      <w:pPr>
        <w:ind w:left="720" w:hanging="360"/>
      </w:pPr>
    </w:lvl>
    <w:lvl w:ilvl="1" w:tplc="48090019">
      <w:start w:val="1"/>
      <w:numFmt w:val="lowerLetter"/>
      <w:lvlText w:val="%2."/>
      <w:lvlJc w:val="left"/>
      <w:pPr>
        <w:ind w:left="1440" w:hanging="360"/>
      </w:pPr>
    </w:lvl>
    <w:lvl w:ilvl="2" w:tplc="4809001B">
      <w:start w:val="1"/>
      <w:numFmt w:val="lowerRoman"/>
      <w:lvlText w:val="%3."/>
      <w:lvlJc w:val="right"/>
      <w:pPr>
        <w:ind w:left="2160" w:hanging="180"/>
      </w:pPr>
    </w:lvl>
    <w:lvl w:ilvl="3" w:tplc="4809000F">
      <w:start w:val="1"/>
      <w:numFmt w:val="decimal"/>
      <w:lvlText w:val="%4."/>
      <w:lvlJc w:val="left"/>
      <w:pPr>
        <w:ind w:left="2880" w:hanging="360"/>
      </w:pPr>
    </w:lvl>
    <w:lvl w:ilvl="4" w:tplc="48090019">
      <w:start w:val="1"/>
      <w:numFmt w:val="lowerLetter"/>
      <w:lvlText w:val="%5."/>
      <w:lvlJc w:val="left"/>
      <w:pPr>
        <w:ind w:left="3600" w:hanging="360"/>
      </w:pPr>
    </w:lvl>
    <w:lvl w:ilvl="5" w:tplc="4809001B">
      <w:start w:val="1"/>
      <w:numFmt w:val="lowerRoman"/>
      <w:lvlText w:val="%6."/>
      <w:lvlJc w:val="right"/>
      <w:pPr>
        <w:ind w:left="4320" w:hanging="180"/>
      </w:pPr>
    </w:lvl>
    <w:lvl w:ilvl="6" w:tplc="4809000F">
      <w:start w:val="1"/>
      <w:numFmt w:val="decimal"/>
      <w:lvlText w:val="%7."/>
      <w:lvlJc w:val="left"/>
      <w:pPr>
        <w:ind w:left="5040" w:hanging="360"/>
      </w:pPr>
    </w:lvl>
    <w:lvl w:ilvl="7" w:tplc="48090019">
      <w:start w:val="1"/>
      <w:numFmt w:val="lowerLetter"/>
      <w:lvlText w:val="%8."/>
      <w:lvlJc w:val="left"/>
      <w:pPr>
        <w:ind w:left="5760" w:hanging="360"/>
      </w:pPr>
    </w:lvl>
    <w:lvl w:ilvl="8" w:tplc="4809001B">
      <w:start w:val="1"/>
      <w:numFmt w:val="lowerRoman"/>
      <w:lvlText w:val="%9."/>
      <w:lvlJc w:val="right"/>
      <w:pPr>
        <w:ind w:left="6480" w:hanging="180"/>
      </w:pPr>
    </w:lvl>
  </w:abstractNum>
  <w:abstractNum w:abstractNumId="97" w15:restartNumberingAfterBreak="0">
    <w:nsid w:val="5B79042D"/>
    <w:multiLevelType w:val="singleLevel"/>
    <w:tmpl w:val="04090007"/>
    <w:lvl w:ilvl="0">
      <w:start w:val="1"/>
      <w:numFmt w:val="bullet"/>
      <w:lvlText w:val=""/>
      <w:lvlJc w:val="left"/>
      <w:pPr>
        <w:tabs>
          <w:tab w:val="num" w:pos="360"/>
        </w:tabs>
        <w:ind w:left="360" w:hanging="360"/>
      </w:pPr>
      <w:rPr>
        <w:rFonts w:ascii="Wingdings" w:hAnsi="Wingdings" w:hint="default"/>
        <w:sz w:val="16"/>
      </w:rPr>
    </w:lvl>
  </w:abstractNum>
  <w:abstractNum w:abstractNumId="98" w15:restartNumberingAfterBreak="0">
    <w:nsid w:val="5C1E2F73"/>
    <w:multiLevelType w:val="hybridMultilevel"/>
    <w:tmpl w:val="2238038C"/>
    <w:lvl w:ilvl="0" w:tplc="C714CE98">
      <w:start w:val="1"/>
      <w:numFmt w:val="decimal"/>
      <w:lvlText w:val="%1."/>
      <w:lvlJc w:val="left"/>
      <w:pPr>
        <w:ind w:left="960" w:hanging="360"/>
      </w:pPr>
      <w:rPr>
        <w:rFonts w:hint="default"/>
      </w:rPr>
    </w:lvl>
    <w:lvl w:ilvl="1" w:tplc="08090019" w:tentative="1">
      <w:start w:val="1"/>
      <w:numFmt w:val="lowerLetter"/>
      <w:lvlText w:val="%2."/>
      <w:lvlJc w:val="left"/>
      <w:pPr>
        <w:ind w:left="1680" w:hanging="360"/>
      </w:pPr>
    </w:lvl>
    <w:lvl w:ilvl="2" w:tplc="0809001B" w:tentative="1">
      <w:start w:val="1"/>
      <w:numFmt w:val="lowerRoman"/>
      <w:lvlText w:val="%3."/>
      <w:lvlJc w:val="right"/>
      <w:pPr>
        <w:ind w:left="2400" w:hanging="180"/>
      </w:pPr>
    </w:lvl>
    <w:lvl w:ilvl="3" w:tplc="0809000F" w:tentative="1">
      <w:start w:val="1"/>
      <w:numFmt w:val="decimal"/>
      <w:lvlText w:val="%4."/>
      <w:lvlJc w:val="left"/>
      <w:pPr>
        <w:ind w:left="3120" w:hanging="360"/>
      </w:pPr>
    </w:lvl>
    <w:lvl w:ilvl="4" w:tplc="08090019" w:tentative="1">
      <w:start w:val="1"/>
      <w:numFmt w:val="lowerLetter"/>
      <w:lvlText w:val="%5."/>
      <w:lvlJc w:val="left"/>
      <w:pPr>
        <w:ind w:left="3840" w:hanging="360"/>
      </w:pPr>
    </w:lvl>
    <w:lvl w:ilvl="5" w:tplc="0809001B" w:tentative="1">
      <w:start w:val="1"/>
      <w:numFmt w:val="lowerRoman"/>
      <w:lvlText w:val="%6."/>
      <w:lvlJc w:val="right"/>
      <w:pPr>
        <w:ind w:left="4560" w:hanging="180"/>
      </w:pPr>
    </w:lvl>
    <w:lvl w:ilvl="6" w:tplc="0809000F" w:tentative="1">
      <w:start w:val="1"/>
      <w:numFmt w:val="decimal"/>
      <w:lvlText w:val="%7."/>
      <w:lvlJc w:val="left"/>
      <w:pPr>
        <w:ind w:left="5280" w:hanging="360"/>
      </w:pPr>
    </w:lvl>
    <w:lvl w:ilvl="7" w:tplc="08090019" w:tentative="1">
      <w:start w:val="1"/>
      <w:numFmt w:val="lowerLetter"/>
      <w:lvlText w:val="%8."/>
      <w:lvlJc w:val="left"/>
      <w:pPr>
        <w:ind w:left="6000" w:hanging="360"/>
      </w:pPr>
    </w:lvl>
    <w:lvl w:ilvl="8" w:tplc="0809001B" w:tentative="1">
      <w:start w:val="1"/>
      <w:numFmt w:val="lowerRoman"/>
      <w:lvlText w:val="%9."/>
      <w:lvlJc w:val="right"/>
      <w:pPr>
        <w:ind w:left="6720" w:hanging="180"/>
      </w:pPr>
    </w:lvl>
  </w:abstractNum>
  <w:abstractNum w:abstractNumId="99" w15:restartNumberingAfterBreak="0">
    <w:nsid w:val="5C600827"/>
    <w:multiLevelType w:val="singleLevel"/>
    <w:tmpl w:val="F208BE0E"/>
    <w:lvl w:ilvl="0">
      <w:start w:val="1"/>
      <w:numFmt w:val="lowerLetter"/>
      <w:lvlText w:val="(%1)"/>
      <w:lvlJc w:val="left"/>
      <w:pPr>
        <w:tabs>
          <w:tab w:val="num" w:pos="1080"/>
        </w:tabs>
        <w:ind w:left="1080" w:hanging="360"/>
      </w:pPr>
      <w:rPr>
        <w:rFonts w:hint="default"/>
      </w:rPr>
    </w:lvl>
  </w:abstractNum>
  <w:abstractNum w:abstractNumId="100" w15:restartNumberingAfterBreak="0">
    <w:nsid w:val="5CBD0B3F"/>
    <w:multiLevelType w:val="singleLevel"/>
    <w:tmpl w:val="04090007"/>
    <w:lvl w:ilvl="0">
      <w:start w:val="1"/>
      <w:numFmt w:val="bullet"/>
      <w:lvlText w:val=""/>
      <w:lvlJc w:val="left"/>
      <w:pPr>
        <w:tabs>
          <w:tab w:val="num" w:pos="360"/>
        </w:tabs>
        <w:ind w:left="360" w:hanging="360"/>
      </w:pPr>
      <w:rPr>
        <w:rFonts w:ascii="Wingdings" w:hAnsi="Wingdings" w:hint="default"/>
        <w:sz w:val="16"/>
      </w:rPr>
    </w:lvl>
  </w:abstractNum>
  <w:abstractNum w:abstractNumId="101" w15:restartNumberingAfterBreak="0">
    <w:nsid w:val="5CEF0D07"/>
    <w:multiLevelType w:val="singleLevel"/>
    <w:tmpl w:val="00146B6E"/>
    <w:lvl w:ilvl="0">
      <w:start w:val="1"/>
      <w:numFmt w:val="lowerLetter"/>
      <w:lvlText w:val="(%1)"/>
      <w:lvlJc w:val="left"/>
      <w:pPr>
        <w:tabs>
          <w:tab w:val="num" w:pos="1080"/>
        </w:tabs>
        <w:ind w:left="1080" w:hanging="360"/>
      </w:pPr>
      <w:rPr>
        <w:rFonts w:hint="default"/>
      </w:rPr>
    </w:lvl>
  </w:abstractNum>
  <w:abstractNum w:abstractNumId="102" w15:restartNumberingAfterBreak="0">
    <w:nsid w:val="5D136CEC"/>
    <w:multiLevelType w:val="hybridMultilevel"/>
    <w:tmpl w:val="1102F028"/>
    <w:lvl w:ilvl="0" w:tplc="BCE4F280">
      <w:start w:val="1"/>
      <w:numFmt w:val="decimal"/>
      <w:pStyle w:val="LegislativeHistoryItem"/>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3" w15:restartNumberingAfterBreak="0">
    <w:nsid w:val="5D293285"/>
    <w:multiLevelType w:val="hybridMultilevel"/>
    <w:tmpl w:val="9B1C27DA"/>
    <w:lvl w:ilvl="0" w:tplc="893C585A">
      <w:start w:val="1"/>
      <w:numFmt w:val="lowerRoman"/>
      <w:lvlText w:val="(%1)"/>
      <w:lvlJc w:val="left"/>
      <w:pPr>
        <w:tabs>
          <w:tab w:val="num" w:pos="1260"/>
        </w:tabs>
        <w:ind w:left="12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4" w15:restartNumberingAfterBreak="0">
    <w:nsid w:val="5FBC0A78"/>
    <w:multiLevelType w:val="hybridMultilevel"/>
    <w:tmpl w:val="69E27CBE"/>
    <w:lvl w:ilvl="0" w:tplc="3E2ECFAA">
      <w:start w:val="1"/>
      <w:numFmt w:val="lowerRoman"/>
      <w:lvlText w:val="(%1)"/>
      <w:lvlJc w:val="left"/>
      <w:pPr>
        <w:tabs>
          <w:tab w:val="num" w:pos="1069"/>
        </w:tabs>
        <w:ind w:left="1069" w:hanging="360"/>
      </w:pPr>
      <w:rPr>
        <w:rFonts w:hint="default"/>
      </w:rPr>
    </w:lvl>
    <w:lvl w:ilvl="1" w:tplc="04090019" w:tentative="1">
      <w:start w:val="1"/>
      <w:numFmt w:val="lowerLetter"/>
      <w:lvlText w:val="%2."/>
      <w:lvlJc w:val="left"/>
      <w:pPr>
        <w:tabs>
          <w:tab w:val="num" w:pos="1249"/>
        </w:tabs>
        <w:ind w:left="1249" w:hanging="360"/>
      </w:pPr>
    </w:lvl>
    <w:lvl w:ilvl="2" w:tplc="0409001B" w:tentative="1">
      <w:start w:val="1"/>
      <w:numFmt w:val="lowerRoman"/>
      <w:lvlText w:val="%3."/>
      <w:lvlJc w:val="right"/>
      <w:pPr>
        <w:tabs>
          <w:tab w:val="num" w:pos="1969"/>
        </w:tabs>
        <w:ind w:left="1969" w:hanging="180"/>
      </w:pPr>
    </w:lvl>
    <w:lvl w:ilvl="3" w:tplc="0409000F" w:tentative="1">
      <w:start w:val="1"/>
      <w:numFmt w:val="decimal"/>
      <w:lvlText w:val="%4."/>
      <w:lvlJc w:val="left"/>
      <w:pPr>
        <w:tabs>
          <w:tab w:val="num" w:pos="2689"/>
        </w:tabs>
        <w:ind w:left="2689" w:hanging="360"/>
      </w:pPr>
    </w:lvl>
    <w:lvl w:ilvl="4" w:tplc="04090019" w:tentative="1">
      <w:start w:val="1"/>
      <w:numFmt w:val="lowerLetter"/>
      <w:lvlText w:val="%5."/>
      <w:lvlJc w:val="left"/>
      <w:pPr>
        <w:tabs>
          <w:tab w:val="num" w:pos="3409"/>
        </w:tabs>
        <w:ind w:left="3409" w:hanging="360"/>
      </w:pPr>
    </w:lvl>
    <w:lvl w:ilvl="5" w:tplc="0409001B" w:tentative="1">
      <w:start w:val="1"/>
      <w:numFmt w:val="lowerRoman"/>
      <w:lvlText w:val="%6."/>
      <w:lvlJc w:val="right"/>
      <w:pPr>
        <w:tabs>
          <w:tab w:val="num" w:pos="4129"/>
        </w:tabs>
        <w:ind w:left="4129" w:hanging="180"/>
      </w:pPr>
    </w:lvl>
    <w:lvl w:ilvl="6" w:tplc="0409000F" w:tentative="1">
      <w:start w:val="1"/>
      <w:numFmt w:val="decimal"/>
      <w:lvlText w:val="%7."/>
      <w:lvlJc w:val="left"/>
      <w:pPr>
        <w:tabs>
          <w:tab w:val="num" w:pos="4849"/>
        </w:tabs>
        <w:ind w:left="4849" w:hanging="360"/>
      </w:pPr>
    </w:lvl>
    <w:lvl w:ilvl="7" w:tplc="04090019" w:tentative="1">
      <w:start w:val="1"/>
      <w:numFmt w:val="lowerLetter"/>
      <w:lvlText w:val="%8."/>
      <w:lvlJc w:val="left"/>
      <w:pPr>
        <w:tabs>
          <w:tab w:val="num" w:pos="5569"/>
        </w:tabs>
        <w:ind w:left="5569" w:hanging="360"/>
      </w:pPr>
    </w:lvl>
    <w:lvl w:ilvl="8" w:tplc="0409001B" w:tentative="1">
      <w:start w:val="1"/>
      <w:numFmt w:val="lowerRoman"/>
      <w:lvlText w:val="%9."/>
      <w:lvlJc w:val="right"/>
      <w:pPr>
        <w:tabs>
          <w:tab w:val="num" w:pos="6289"/>
        </w:tabs>
        <w:ind w:left="6289" w:hanging="180"/>
      </w:pPr>
    </w:lvl>
  </w:abstractNum>
  <w:abstractNum w:abstractNumId="105" w15:restartNumberingAfterBreak="0">
    <w:nsid w:val="60B67F1B"/>
    <w:multiLevelType w:val="hybridMultilevel"/>
    <w:tmpl w:val="116465E8"/>
    <w:lvl w:ilvl="0" w:tplc="782EFD18">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06" w15:restartNumberingAfterBreak="0">
    <w:nsid w:val="60B8487A"/>
    <w:multiLevelType w:val="hybridMultilevel"/>
    <w:tmpl w:val="7E6C8D6E"/>
    <w:lvl w:ilvl="0" w:tplc="04090015">
      <w:start w:val="1"/>
      <w:numFmt w:val="decimal"/>
      <w:lvlText w:val="%1."/>
      <w:lvlJc w:val="left"/>
      <w:pPr>
        <w:tabs>
          <w:tab w:val="num" w:pos="2916"/>
        </w:tabs>
        <w:ind w:left="2916" w:hanging="360"/>
      </w:pPr>
      <w:rPr>
        <w:b w:val="0"/>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7" w15:restartNumberingAfterBreak="0">
    <w:nsid w:val="61B05A3E"/>
    <w:multiLevelType w:val="hybridMultilevel"/>
    <w:tmpl w:val="A5B225B4"/>
    <w:lvl w:ilvl="0" w:tplc="50403918">
      <w:start w:val="1"/>
      <w:numFmt w:val="decimal"/>
      <w:lvlText w:val="%1."/>
      <w:lvlJc w:val="left"/>
      <w:pPr>
        <w:tabs>
          <w:tab w:val="num" w:pos="720"/>
        </w:tabs>
        <w:ind w:left="720" w:hanging="360"/>
      </w:pPr>
      <w:rPr>
        <w:b w:val="0"/>
      </w:rPr>
    </w:lvl>
    <w:lvl w:ilvl="1" w:tplc="04090019" w:tentative="1">
      <w:start w:val="1"/>
      <w:numFmt w:val="lowerLetter"/>
      <w:lvlText w:val="%2."/>
      <w:lvlJc w:val="left"/>
      <w:pPr>
        <w:tabs>
          <w:tab w:val="num" w:pos="-756"/>
        </w:tabs>
        <w:ind w:left="-756" w:hanging="360"/>
      </w:pPr>
    </w:lvl>
    <w:lvl w:ilvl="2" w:tplc="0409001B" w:tentative="1">
      <w:start w:val="1"/>
      <w:numFmt w:val="lowerRoman"/>
      <w:lvlText w:val="%3."/>
      <w:lvlJc w:val="right"/>
      <w:pPr>
        <w:tabs>
          <w:tab w:val="num" w:pos="-36"/>
        </w:tabs>
        <w:ind w:left="-36" w:hanging="180"/>
      </w:pPr>
    </w:lvl>
    <w:lvl w:ilvl="3" w:tplc="0409000F" w:tentative="1">
      <w:start w:val="1"/>
      <w:numFmt w:val="decimal"/>
      <w:lvlText w:val="%4."/>
      <w:lvlJc w:val="left"/>
      <w:pPr>
        <w:tabs>
          <w:tab w:val="num" w:pos="684"/>
        </w:tabs>
        <w:ind w:left="684" w:hanging="360"/>
      </w:pPr>
    </w:lvl>
    <w:lvl w:ilvl="4" w:tplc="04090019" w:tentative="1">
      <w:start w:val="1"/>
      <w:numFmt w:val="lowerLetter"/>
      <w:lvlText w:val="%5."/>
      <w:lvlJc w:val="left"/>
      <w:pPr>
        <w:tabs>
          <w:tab w:val="num" w:pos="1404"/>
        </w:tabs>
        <w:ind w:left="1404" w:hanging="360"/>
      </w:pPr>
    </w:lvl>
    <w:lvl w:ilvl="5" w:tplc="0409001B" w:tentative="1">
      <w:start w:val="1"/>
      <w:numFmt w:val="lowerRoman"/>
      <w:lvlText w:val="%6."/>
      <w:lvlJc w:val="right"/>
      <w:pPr>
        <w:tabs>
          <w:tab w:val="num" w:pos="2124"/>
        </w:tabs>
        <w:ind w:left="2124" w:hanging="180"/>
      </w:pPr>
    </w:lvl>
    <w:lvl w:ilvl="6" w:tplc="0409000F" w:tentative="1">
      <w:start w:val="1"/>
      <w:numFmt w:val="decimal"/>
      <w:lvlText w:val="%7."/>
      <w:lvlJc w:val="left"/>
      <w:pPr>
        <w:tabs>
          <w:tab w:val="num" w:pos="2844"/>
        </w:tabs>
        <w:ind w:left="2844" w:hanging="360"/>
      </w:pPr>
    </w:lvl>
    <w:lvl w:ilvl="7" w:tplc="04090019" w:tentative="1">
      <w:start w:val="1"/>
      <w:numFmt w:val="lowerLetter"/>
      <w:lvlText w:val="%8."/>
      <w:lvlJc w:val="left"/>
      <w:pPr>
        <w:tabs>
          <w:tab w:val="num" w:pos="3564"/>
        </w:tabs>
        <w:ind w:left="3564" w:hanging="360"/>
      </w:pPr>
    </w:lvl>
    <w:lvl w:ilvl="8" w:tplc="0409001B" w:tentative="1">
      <w:start w:val="1"/>
      <w:numFmt w:val="lowerRoman"/>
      <w:lvlText w:val="%9."/>
      <w:lvlJc w:val="right"/>
      <w:pPr>
        <w:tabs>
          <w:tab w:val="num" w:pos="4284"/>
        </w:tabs>
        <w:ind w:left="4284" w:hanging="180"/>
      </w:pPr>
    </w:lvl>
  </w:abstractNum>
  <w:abstractNum w:abstractNumId="108" w15:restartNumberingAfterBreak="0">
    <w:nsid w:val="61E30758"/>
    <w:multiLevelType w:val="hybridMultilevel"/>
    <w:tmpl w:val="73DC3B7C"/>
    <w:lvl w:ilvl="0" w:tplc="9F46DD7C">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09" w15:restartNumberingAfterBreak="0">
    <w:nsid w:val="63480B72"/>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10" w15:restartNumberingAfterBreak="0">
    <w:nsid w:val="637A7834"/>
    <w:multiLevelType w:val="hybridMultilevel"/>
    <w:tmpl w:val="858CBFB6"/>
    <w:lvl w:ilvl="0" w:tplc="30F46DE0">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1" w15:restartNumberingAfterBreak="0">
    <w:nsid w:val="650F3181"/>
    <w:multiLevelType w:val="hybridMultilevel"/>
    <w:tmpl w:val="0D528206"/>
    <w:lvl w:ilvl="0" w:tplc="443AB4AE">
      <w:start w:val="1"/>
      <w:numFmt w:val="lowerLetter"/>
      <w:lvlText w:val="(%1)"/>
      <w:lvlJc w:val="left"/>
      <w:pPr>
        <w:ind w:left="786" w:hanging="360"/>
      </w:pPr>
      <w:rPr>
        <w:rFonts w:hint="default"/>
      </w:rPr>
    </w:lvl>
    <w:lvl w:ilvl="1" w:tplc="48090019" w:tentative="1">
      <w:start w:val="1"/>
      <w:numFmt w:val="lowerLetter"/>
      <w:lvlText w:val="%2."/>
      <w:lvlJc w:val="left"/>
      <w:pPr>
        <w:ind w:left="1506" w:hanging="360"/>
      </w:pPr>
    </w:lvl>
    <w:lvl w:ilvl="2" w:tplc="4809001B" w:tentative="1">
      <w:start w:val="1"/>
      <w:numFmt w:val="lowerRoman"/>
      <w:lvlText w:val="%3."/>
      <w:lvlJc w:val="right"/>
      <w:pPr>
        <w:ind w:left="2226" w:hanging="180"/>
      </w:pPr>
    </w:lvl>
    <w:lvl w:ilvl="3" w:tplc="4809000F" w:tentative="1">
      <w:start w:val="1"/>
      <w:numFmt w:val="decimal"/>
      <w:lvlText w:val="%4."/>
      <w:lvlJc w:val="left"/>
      <w:pPr>
        <w:ind w:left="2946" w:hanging="360"/>
      </w:pPr>
    </w:lvl>
    <w:lvl w:ilvl="4" w:tplc="48090019" w:tentative="1">
      <w:start w:val="1"/>
      <w:numFmt w:val="lowerLetter"/>
      <w:lvlText w:val="%5."/>
      <w:lvlJc w:val="left"/>
      <w:pPr>
        <w:ind w:left="3666" w:hanging="360"/>
      </w:pPr>
    </w:lvl>
    <w:lvl w:ilvl="5" w:tplc="4809001B" w:tentative="1">
      <w:start w:val="1"/>
      <w:numFmt w:val="lowerRoman"/>
      <w:lvlText w:val="%6."/>
      <w:lvlJc w:val="right"/>
      <w:pPr>
        <w:ind w:left="4386" w:hanging="180"/>
      </w:pPr>
    </w:lvl>
    <w:lvl w:ilvl="6" w:tplc="4809000F" w:tentative="1">
      <w:start w:val="1"/>
      <w:numFmt w:val="decimal"/>
      <w:lvlText w:val="%7."/>
      <w:lvlJc w:val="left"/>
      <w:pPr>
        <w:ind w:left="5106" w:hanging="360"/>
      </w:pPr>
    </w:lvl>
    <w:lvl w:ilvl="7" w:tplc="48090019" w:tentative="1">
      <w:start w:val="1"/>
      <w:numFmt w:val="lowerLetter"/>
      <w:lvlText w:val="%8."/>
      <w:lvlJc w:val="left"/>
      <w:pPr>
        <w:ind w:left="5826" w:hanging="360"/>
      </w:pPr>
    </w:lvl>
    <w:lvl w:ilvl="8" w:tplc="4809001B" w:tentative="1">
      <w:start w:val="1"/>
      <w:numFmt w:val="lowerRoman"/>
      <w:lvlText w:val="%9."/>
      <w:lvlJc w:val="right"/>
      <w:pPr>
        <w:ind w:left="6546" w:hanging="180"/>
      </w:pPr>
    </w:lvl>
  </w:abstractNum>
  <w:abstractNum w:abstractNumId="112" w15:restartNumberingAfterBreak="0">
    <w:nsid w:val="65B0546F"/>
    <w:multiLevelType w:val="hybridMultilevel"/>
    <w:tmpl w:val="E96A2E2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3" w15:restartNumberingAfterBreak="0">
    <w:nsid w:val="66521417"/>
    <w:multiLevelType w:val="hybridMultilevel"/>
    <w:tmpl w:val="EDE4E1D8"/>
    <w:lvl w:ilvl="0" w:tplc="A7C484B0">
      <w:start w:val="1"/>
      <w:numFmt w:val="lowerRoman"/>
      <w:lvlText w:val="(%1)"/>
      <w:lvlJc w:val="left"/>
      <w:pPr>
        <w:ind w:left="1800" w:hanging="720"/>
      </w:pPr>
    </w:lvl>
    <w:lvl w:ilvl="1" w:tplc="48090019">
      <w:start w:val="1"/>
      <w:numFmt w:val="lowerLetter"/>
      <w:lvlText w:val="%2."/>
      <w:lvlJc w:val="left"/>
      <w:pPr>
        <w:ind w:left="2160" w:hanging="360"/>
      </w:pPr>
    </w:lvl>
    <w:lvl w:ilvl="2" w:tplc="4809001B">
      <w:start w:val="1"/>
      <w:numFmt w:val="lowerRoman"/>
      <w:lvlText w:val="%3."/>
      <w:lvlJc w:val="right"/>
      <w:pPr>
        <w:ind w:left="2880" w:hanging="180"/>
      </w:pPr>
    </w:lvl>
    <w:lvl w:ilvl="3" w:tplc="4809000F">
      <w:start w:val="1"/>
      <w:numFmt w:val="decimal"/>
      <w:lvlText w:val="%4."/>
      <w:lvlJc w:val="left"/>
      <w:pPr>
        <w:ind w:left="3600" w:hanging="360"/>
      </w:pPr>
    </w:lvl>
    <w:lvl w:ilvl="4" w:tplc="48090019">
      <w:start w:val="1"/>
      <w:numFmt w:val="lowerLetter"/>
      <w:lvlText w:val="%5."/>
      <w:lvlJc w:val="left"/>
      <w:pPr>
        <w:ind w:left="4320" w:hanging="360"/>
      </w:pPr>
    </w:lvl>
    <w:lvl w:ilvl="5" w:tplc="4809001B">
      <w:start w:val="1"/>
      <w:numFmt w:val="lowerRoman"/>
      <w:lvlText w:val="%6."/>
      <w:lvlJc w:val="right"/>
      <w:pPr>
        <w:ind w:left="5040" w:hanging="180"/>
      </w:pPr>
    </w:lvl>
    <w:lvl w:ilvl="6" w:tplc="4809000F">
      <w:start w:val="1"/>
      <w:numFmt w:val="decimal"/>
      <w:lvlText w:val="%7."/>
      <w:lvlJc w:val="left"/>
      <w:pPr>
        <w:ind w:left="5760" w:hanging="360"/>
      </w:pPr>
    </w:lvl>
    <w:lvl w:ilvl="7" w:tplc="48090019">
      <w:start w:val="1"/>
      <w:numFmt w:val="lowerLetter"/>
      <w:lvlText w:val="%8."/>
      <w:lvlJc w:val="left"/>
      <w:pPr>
        <w:ind w:left="6480" w:hanging="360"/>
      </w:pPr>
    </w:lvl>
    <w:lvl w:ilvl="8" w:tplc="4809001B">
      <w:start w:val="1"/>
      <w:numFmt w:val="lowerRoman"/>
      <w:lvlText w:val="%9."/>
      <w:lvlJc w:val="right"/>
      <w:pPr>
        <w:ind w:left="7200" w:hanging="180"/>
      </w:pPr>
    </w:lvl>
  </w:abstractNum>
  <w:abstractNum w:abstractNumId="114" w15:restartNumberingAfterBreak="0">
    <w:nsid w:val="66581AAF"/>
    <w:multiLevelType w:val="hybridMultilevel"/>
    <w:tmpl w:val="CC06B298"/>
    <w:lvl w:ilvl="0" w:tplc="5BDEC652">
      <w:start w:val="1"/>
      <w:numFmt w:val="lowerLetter"/>
      <w:lvlText w:val="(%1)"/>
      <w:lvlJc w:val="left"/>
      <w:pPr>
        <w:ind w:left="786" w:hanging="360"/>
      </w:pPr>
      <w:rPr>
        <w:rFonts w:hint="default"/>
      </w:rPr>
    </w:lvl>
    <w:lvl w:ilvl="1" w:tplc="48090019" w:tentative="1">
      <w:start w:val="1"/>
      <w:numFmt w:val="lowerLetter"/>
      <w:lvlText w:val="%2."/>
      <w:lvlJc w:val="left"/>
      <w:pPr>
        <w:ind w:left="1506" w:hanging="360"/>
      </w:pPr>
    </w:lvl>
    <w:lvl w:ilvl="2" w:tplc="4809001B" w:tentative="1">
      <w:start w:val="1"/>
      <w:numFmt w:val="lowerRoman"/>
      <w:lvlText w:val="%3."/>
      <w:lvlJc w:val="right"/>
      <w:pPr>
        <w:ind w:left="2226" w:hanging="180"/>
      </w:pPr>
    </w:lvl>
    <w:lvl w:ilvl="3" w:tplc="4809000F" w:tentative="1">
      <w:start w:val="1"/>
      <w:numFmt w:val="decimal"/>
      <w:lvlText w:val="%4."/>
      <w:lvlJc w:val="left"/>
      <w:pPr>
        <w:ind w:left="2946" w:hanging="360"/>
      </w:pPr>
    </w:lvl>
    <w:lvl w:ilvl="4" w:tplc="48090019" w:tentative="1">
      <w:start w:val="1"/>
      <w:numFmt w:val="lowerLetter"/>
      <w:lvlText w:val="%5."/>
      <w:lvlJc w:val="left"/>
      <w:pPr>
        <w:ind w:left="3666" w:hanging="360"/>
      </w:pPr>
    </w:lvl>
    <w:lvl w:ilvl="5" w:tplc="4809001B" w:tentative="1">
      <w:start w:val="1"/>
      <w:numFmt w:val="lowerRoman"/>
      <w:lvlText w:val="%6."/>
      <w:lvlJc w:val="right"/>
      <w:pPr>
        <w:ind w:left="4386" w:hanging="180"/>
      </w:pPr>
    </w:lvl>
    <w:lvl w:ilvl="6" w:tplc="4809000F" w:tentative="1">
      <w:start w:val="1"/>
      <w:numFmt w:val="decimal"/>
      <w:lvlText w:val="%7."/>
      <w:lvlJc w:val="left"/>
      <w:pPr>
        <w:ind w:left="5106" w:hanging="360"/>
      </w:pPr>
    </w:lvl>
    <w:lvl w:ilvl="7" w:tplc="48090019" w:tentative="1">
      <w:start w:val="1"/>
      <w:numFmt w:val="lowerLetter"/>
      <w:lvlText w:val="%8."/>
      <w:lvlJc w:val="left"/>
      <w:pPr>
        <w:ind w:left="5826" w:hanging="360"/>
      </w:pPr>
    </w:lvl>
    <w:lvl w:ilvl="8" w:tplc="4809001B" w:tentative="1">
      <w:start w:val="1"/>
      <w:numFmt w:val="lowerRoman"/>
      <w:lvlText w:val="%9."/>
      <w:lvlJc w:val="right"/>
      <w:pPr>
        <w:ind w:left="6546" w:hanging="180"/>
      </w:pPr>
    </w:lvl>
  </w:abstractNum>
  <w:abstractNum w:abstractNumId="115" w15:restartNumberingAfterBreak="0">
    <w:nsid w:val="674C2DDA"/>
    <w:multiLevelType w:val="hybridMultilevel"/>
    <w:tmpl w:val="487AC68A"/>
    <w:lvl w:ilvl="0" w:tplc="48090015">
      <w:start w:val="1"/>
      <w:numFmt w:val="upperLetter"/>
      <w:lvlText w:val="%1."/>
      <w:lvlJc w:val="left"/>
      <w:pPr>
        <w:ind w:left="720" w:hanging="360"/>
      </w:pPr>
    </w:lvl>
    <w:lvl w:ilvl="1" w:tplc="48090019">
      <w:start w:val="1"/>
      <w:numFmt w:val="lowerLetter"/>
      <w:lvlText w:val="%2."/>
      <w:lvlJc w:val="left"/>
      <w:pPr>
        <w:ind w:left="1440" w:hanging="360"/>
      </w:pPr>
    </w:lvl>
    <w:lvl w:ilvl="2" w:tplc="4809001B">
      <w:start w:val="1"/>
      <w:numFmt w:val="lowerRoman"/>
      <w:lvlText w:val="%3."/>
      <w:lvlJc w:val="right"/>
      <w:pPr>
        <w:ind w:left="2160" w:hanging="180"/>
      </w:pPr>
    </w:lvl>
    <w:lvl w:ilvl="3" w:tplc="4809000F">
      <w:start w:val="1"/>
      <w:numFmt w:val="decimal"/>
      <w:lvlText w:val="%4."/>
      <w:lvlJc w:val="left"/>
      <w:pPr>
        <w:ind w:left="2880" w:hanging="360"/>
      </w:pPr>
    </w:lvl>
    <w:lvl w:ilvl="4" w:tplc="48090019">
      <w:start w:val="1"/>
      <w:numFmt w:val="lowerLetter"/>
      <w:lvlText w:val="%5."/>
      <w:lvlJc w:val="left"/>
      <w:pPr>
        <w:ind w:left="3600" w:hanging="360"/>
      </w:pPr>
    </w:lvl>
    <w:lvl w:ilvl="5" w:tplc="4809001B">
      <w:start w:val="1"/>
      <w:numFmt w:val="lowerRoman"/>
      <w:lvlText w:val="%6."/>
      <w:lvlJc w:val="right"/>
      <w:pPr>
        <w:ind w:left="4320" w:hanging="180"/>
      </w:pPr>
    </w:lvl>
    <w:lvl w:ilvl="6" w:tplc="4809000F">
      <w:start w:val="1"/>
      <w:numFmt w:val="decimal"/>
      <w:lvlText w:val="%7."/>
      <w:lvlJc w:val="left"/>
      <w:pPr>
        <w:ind w:left="5040" w:hanging="360"/>
      </w:pPr>
    </w:lvl>
    <w:lvl w:ilvl="7" w:tplc="48090019">
      <w:start w:val="1"/>
      <w:numFmt w:val="lowerLetter"/>
      <w:lvlText w:val="%8."/>
      <w:lvlJc w:val="left"/>
      <w:pPr>
        <w:ind w:left="5760" w:hanging="360"/>
      </w:pPr>
    </w:lvl>
    <w:lvl w:ilvl="8" w:tplc="4809001B">
      <w:start w:val="1"/>
      <w:numFmt w:val="lowerRoman"/>
      <w:lvlText w:val="%9."/>
      <w:lvlJc w:val="right"/>
      <w:pPr>
        <w:ind w:left="6480" w:hanging="180"/>
      </w:pPr>
    </w:lvl>
  </w:abstractNum>
  <w:abstractNum w:abstractNumId="116" w15:restartNumberingAfterBreak="0">
    <w:nsid w:val="68083F4D"/>
    <w:multiLevelType w:val="singleLevel"/>
    <w:tmpl w:val="04090007"/>
    <w:lvl w:ilvl="0">
      <w:start w:val="1"/>
      <w:numFmt w:val="bullet"/>
      <w:lvlText w:val=""/>
      <w:lvlJc w:val="left"/>
      <w:pPr>
        <w:tabs>
          <w:tab w:val="num" w:pos="360"/>
        </w:tabs>
        <w:ind w:left="360" w:hanging="360"/>
      </w:pPr>
      <w:rPr>
        <w:rFonts w:ascii="Wingdings" w:hAnsi="Wingdings" w:hint="default"/>
        <w:sz w:val="16"/>
      </w:rPr>
    </w:lvl>
  </w:abstractNum>
  <w:abstractNum w:abstractNumId="117" w15:restartNumberingAfterBreak="0">
    <w:nsid w:val="68F54452"/>
    <w:multiLevelType w:val="hybridMultilevel"/>
    <w:tmpl w:val="8D28D9D8"/>
    <w:lvl w:ilvl="0" w:tplc="FFFFFFFF">
      <w:start w:val="1"/>
      <w:numFmt w:val="lowerLetter"/>
      <w:lvlText w:val="(%1)"/>
      <w:lvlJc w:val="left"/>
      <w:pPr>
        <w:tabs>
          <w:tab w:val="num" w:pos="720"/>
        </w:tabs>
        <w:ind w:left="720" w:hanging="360"/>
      </w:pPr>
      <w:rPr>
        <w:rFonts w:hint="default"/>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118" w15:restartNumberingAfterBreak="0">
    <w:nsid w:val="6A2D14E0"/>
    <w:multiLevelType w:val="hybridMultilevel"/>
    <w:tmpl w:val="3DBEEB16"/>
    <w:lvl w:ilvl="0" w:tplc="2CE4965E">
      <w:start w:val="1"/>
      <w:numFmt w:val="decimal"/>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9" w15:restartNumberingAfterBreak="0">
    <w:nsid w:val="6B5F59FF"/>
    <w:multiLevelType w:val="hybridMultilevel"/>
    <w:tmpl w:val="F2F43208"/>
    <w:lvl w:ilvl="0" w:tplc="97F2AADA">
      <w:start w:val="1"/>
      <w:numFmt w:val="decimal"/>
      <w:lvlText w:val="(%1)"/>
      <w:lvlJc w:val="left"/>
      <w:pPr>
        <w:ind w:left="502" w:hanging="360"/>
      </w:pPr>
      <w:rPr>
        <w:rFonts w:ascii="Arial" w:hAnsi="Arial" w:cs="Arial" w:hint="default"/>
        <w:sz w:val="16"/>
      </w:rPr>
    </w:lvl>
    <w:lvl w:ilvl="1" w:tplc="48090019" w:tentative="1">
      <w:start w:val="1"/>
      <w:numFmt w:val="lowerLetter"/>
      <w:lvlText w:val="%2."/>
      <w:lvlJc w:val="left"/>
      <w:pPr>
        <w:ind w:left="1222" w:hanging="360"/>
      </w:pPr>
      <w:rPr>
        <w:rFonts w:cs="Times New Roman"/>
      </w:rPr>
    </w:lvl>
    <w:lvl w:ilvl="2" w:tplc="4809001B" w:tentative="1">
      <w:start w:val="1"/>
      <w:numFmt w:val="lowerRoman"/>
      <w:lvlText w:val="%3."/>
      <w:lvlJc w:val="right"/>
      <w:pPr>
        <w:ind w:left="1942" w:hanging="180"/>
      </w:pPr>
      <w:rPr>
        <w:rFonts w:cs="Times New Roman"/>
      </w:rPr>
    </w:lvl>
    <w:lvl w:ilvl="3" w:tplc="4809000F" w:tentative="1">
      <w:start w:val="1"/>
      <w:numFmt w:val="decimal"/>
      <w:lvlText w:val="%4."/>
      <w:lvlJc w:val="left"/>
      <w:pPr>
        <w:ind w:left="2662" w:hanging="360"/>
      </w:pPr>
      <w:rPr>
        <w:rFonts w:cs="Times New Roman"/>
      </w:rPr>
    </w:lvl>
    <w:lvl w:ilvl="4" w:tplc="48090019" w:tentative="1">
      <w:start w:val="1"/>
      <w:numFmt w:val="lowerLetter"/>
      <w:lvlText w:val="%5."/>
      <w:lvlJc w:val="left"/>
      <w:pPr>
        <w:ind w:left="3382" w:hanging="360"/>
      </w:pPr>
      <w:rPr>
        <w:rFonts w:cs="Times New Roman"/>
      </w:rPr>
    </w:lvl>
    <w:lvl w:ilvl="5" w:tplc="4809001B" w:tentative="1">
      <w:start w:val="1"/>
      <w:numFmt w:val="lowerRoman"/>
      <w:lvlText w:val="%6."/>
      <w:lvlJc w:val="right"/>
      <w:pPr>
        <w:ind w:left="4102" w:hanging="180"/>
      </w:pPr>
      <w:rPr>
        <w:rFonts w:cs="Times New Roman"/>
      </w:rPr>
    </w:lvl>
    <w:lvl w:ilvl="6" w:tplc="4809000F" w:tentative="1">
      <w:start w:val="1"/>
      <w:numFmt w:val="decimal"/>
      <w:lvlText w:val="%7."/>
      <w:lvlJc w:val="left"/>
      <w:pPr>
        <w:ind w:left="4822" w:hanging="360"/>
      </w:pPr>
      <w:rPr>
        <w:rFonts w:cs="Times New Roman"/>
      </w:rPr>
    </w:lvl>
    <w:lvl w:ilvl="7" w:tplc="48090019" w:tentative="1">
      <w:start w:val="1"/>
      <w:numFmt w:val="lowerLetter"/>
      <w:lvlText w:val="%8."/>
      <w:lvlJc w:val="left"/>
      <w:pPr>
        <w:ind w:left="5542" w:hanging="360"/>
      </w:pPr>
      <w:rPr>
        <w:rFonts w:cs="Times New Roman"/>
      </w:rPr>
    </w:lvl>
    <w:lvl w:ilvl="8" w:tplc="4809001B" w:tentative="1">
      <w:start w:val="1"/>
      <w:numFmt w:val="lowerRoman"/>
      <w:lvlText w:val="%9."/>
      <w:lvlJc w:val="right"/>
      <w:pPr>
        <w:ind w:left="6262" w:hanging="180"/>
      </w:pPr>
      <w:rPr>
        <w:rFonts w:cs="Times New Roman"/>
      </w:rPr>
    </w:lvl>
  </w:abstractNum>
  <w:abstractNum w:abstractNumId="120" w15:restartNumberingAfterBreak="0">
    <w:nsid w:val="6EE10848"/>
    <w:multiLevelType w:val="hybridMultilevel"/>
    <w:tmpl w:val="95FC7C1A"/>
    <w:lvl w:ilvl="0" w:tplc="4A786900">
      <w:start w:val="1"/>
      <w:numFmt w:val="lowerLetter"/>
      <w:lvlText w:val="(%1)"/>
      <w:lvlJc w:val="left"/>
      <w:pPr>
        <w:tabs>
          <w:tab w:val="num" w:pos="1470"/>
        </w:tabs>
        <w:ind w:left="1470" w:hanging="375"/>
      </w:pPr>
      <w:rPr>
        <w:rFonts w:hint="default"/>
      </w:rPr>
    </w:lvl>
    <w:lvl w:ilvl="1" w:tplc="04090019" w:tentative="1">
      <w:start w:val="1"/>
      <w:numFmt w:val="lowerLetter"/>
      <w:lvlText w:val="%2."/>
      <w:lvlJc w:val="left"/>
      <w:pPr>
        <w:tabs>
          <w:tab w:val="num" w:pos="2175"/>
        </w:tabs>
        <w:ind w:left="2175" w:hanging="360"/>
      </w:pPr>
    </w:lvl>
    <w:lvl w:ilvl="2" w:tplc="0409001B" w:tentative="1">
      <w:start w:val="1"/>
      <w:numFmt w:val="lowerRoman"/>
      <w:lvlText w:val="%3."/>
      <w:lvlJc w:val="right"/>
      <w:pPr>
        <w:tabs>
          <w:tab w:val="num" w:pos="2895"/>
        </w:tabs>
        <w:ind w:left="2895" w:hanging="180"/>
      </w:pPr>
    </w:lvl>
    <w:lvl w:ilvl="3" w:tplc="0409000F" w:tentative="1">
      <w:start w:val="1"/>
      <w:numFmt w:val="decimal"/>
      <w:lvlText w:val="%4."/>
      <w:lvlJc w:val="left"/>
      <w:pPr>
        <w:tabs>
          <w:tab w:val="num" w:pos="3615"/>
        </w:tabs>
        <w:ind w:left="3615" w:hanging="360"/>
      </w:pPr>
    </w:lvl>
    <w:lvl w:ilvl="4" w:tplc="04090019" w:tentative="1">
      <w:start w:val="1"/>
      <w:numFmt w:val="lowerLetter"/>
      <w:lvlText w:val="%5."/>
      <w:lvlJc w:val="left"/>
      <w:pPr>
        <w:tabs>
          <w:tab w:val="num" w:pos="4335"/>
        </w:tabs>
        <w:ind w:left="4335" w:hanging="360"/>
      </w:pPr>
    </w:lvl>
    <w:lvl w:ilvl="5" w:tplc="0409001B" w:tentative="1">
      <w:start w:val="1"/>
      <w:numFmt w:val="lowerRoman"/>
      <w:lvlText w:val="%6."/>
      <w:lvlJc w:val="right"/>
      <w:pPr>
        <w:tabs>
          <w:tab w:val="num" w:pos="5055"/>
        </w:tabs>
        <w:ind w:left="5055" w:hanging="180"/>
      </w:pPr>
    </w:lvl>
    <w:lvl w:ilvl="6" w:tplc="0409000F" w:tentative="1">
      <w:start w:val="1"/>
      <w:numFmt w:val="decimal"/>
      <w:lvlText w:val="%7."/>
      <w:lvlJc w:val="left"/>
      <w:pPr>
        <w:tabs>
          <w:tab w:val="num" w:pos="5775"/>
        </w:tabs>
        <w:ind w:left="5775" w:hanging="360"/>
      </w:pPr>
    </w:lvl>
    <w:lvl w:ilvl="7" w:tplc="04090019" w:tentative="1">
      <w:start w:val="1"/>
      <w:numFmt w:val="lowerLetter"/>
      <w:lvlText w:val="%8."/>
      <w:lvlJc w:val="left"/>
      <w:pPr>
        <w:tabs>
          <w:tab w:val="num" w:pos="6495"/>
        </w:tabs>
        <w:ind w:left="6495" w:hanging="360"/>
      </w:pPr>
    </w:lvl>
    <w:lvl w:ilvl="8" w:tplc="0409001B" w:tentative="1">
      <w:start w:val="1"/>
      <w:numFmt w:val="lowerRoman"/>
      <w:lvlText w:val="%9."/>
      <w:lvlJc w:val="right"/>
      <w:pPr>
        <w:tabs>
          <w:tab w:val="num" w:pos="7215"/>
        </w:tabs>
        <w:ind w:left="7215" w:hanging="180"/>
      </w:pPr>
    </w:lvl>
  </w:abstractNum>
  <w:abstractNum w:abstractNumId="121" w15:restartNumberingAfterBreak="0">
    <w:nsid w:val="6F740FC0"/>
    <w:multiLevelType w:val="hybridMultilevel"/>
    <w:tmpl w:val="116465E8"/>
    <w:lvl w:ilvl="0" w:tplc="782EFD18">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22" w15:restartNumberingAfterBreak="0">
    <w:nsid w:val="70AA7956"/>
    <w:multiLevelType w:val="hybridMultilevel"/>
    <w:tmpl w:val="85521CBA"/>
    <w:lvl w:ilvl="0" w:tplc="CDE09812">
      <w:start w:val="1"/>
      <w:numFmt w:val="lowerLetter"/>
      <w:lvlText w:val="(%1)"/>
      <w:lvlJc w:val="left"/>
      <w:pPr>
        <w:ind w:left="1800" w:hanging="360"/>
      </w:pPr>
      <w:rPr>
        <w:rFonts w:hint="default"/>
      </w:rPr>
    </w:lvl>
    <w:lvl w:ilvl="1" w:tplc="48090019" w:tentative="1">
      <w:start w:val="1"/>
      <w:numFmt w:val="lowerLetter"/>
      <w:lvlText w:val="%2."/>
      <w:lvlJc w:val="left"/>
      <w:pPr>
        <w:ind w:left="2520" w:hanging="360"/>
      </w:pPr>
    </w:lvl>
    <w:lvl w:ilvl="2" w:tplc="4809001B" w:tentative="1">
      <w:start w:val="1"/>
      <w:numFmt w:val="lowerRoman"/>
      <w:lvlText w:val="%3."/>
      <w:lvlJc w:val="right"/>
      <w:pPr>
        <w:ind w:left="3240" w:hanging="180"/>
      </w:pPr>
    </w:lvl>
    <w:lvl w:ilvl="3" w:tplc="4809000F" w:tentative="1">
      <w:start w:val="1"/>
      <w:numFmt w:val="decimal"/>
      <w:lvlText w:val="%4."/>
      <w:lvlJc w:val="left"/>
      <w:pPr>
        <w:ind w:left="3960" w:hanging="360"/>
      </w:pPr>
    </w:lvl>
    <w:lvl w:ilvl="4" w:tplc="48090019" w:tentative="1">
      <w:start w:val="1"/>
      <w:numFmt w:val="lowerLetter"/>
      <w:lvlText w:val="%5."/>
      <w:lvlJc w:val="left"/>
      <w:pPr>
        <w:ind w:left="4680" w:hanging="360"/>
      </w:pPr>
    </w:lvl>
    <w:lvl w:ilvl="5" w:tplc="4809001B" w:tentative="1">
      <w:start w:val="1"/>
      <w:numFmt w:val="lowerRoman"/>
      <w:lvlText w:val="%6."/>
      <w:lvlJc w:val="right"/>
      <w:pPr>
        <w:ind w:left="5400" w:hanging="180"/>
      </w:pPr>
    </w:lvl>
    <w:lvl w:ilvl="6" w:tplc="4809000F" w:tentative="1">
      <w:start w:val="1"/>
      <w:numFmt w:val="decimal"/>
      <w:lvlText w:val="%7."/>
      <w:lvlJc w:val="left"/>
      <w:pPr>
        <w:ind w:left="6120" w:hanging="360"/>
      </w:pPr>
    </w:lvl>
    <w:lvl w:ilvl="7" w:tplc="48090019" w:tentative="1">
      <w:start w:val="1"/>
      <w:numFmt w:val="lowerLetter"/>
      <w:lvlText w:val="%8."/>
      <w:lvlJc w:val="left"/>
      <w:pPr>
        <w:ind w:left="6840" w:hanging="360"/>
      </w:pPr>
    </w:lvl>
    <w:lvl w:ilvl="8" w:tplc="4809001B" w:tentative="1">
      <w:start w:val="1"/>
      <w:numFmt w:val="lowerRoman"/>
      <w:lvlText w:val="%9."/>
      <w:lvlJc w:val="right"/>
      <w:pPr>
        <w:ind w:left="7560" w:hanging="180"/>
      </w:pPr>
    </w:lvl>
  </w:abstractNum>
  <w:abstractNum w:abstractNumId="123" w15:restartNumberingAfterBreak="0">
    <w:nsid w:val="71354379"/>
    <w:multiLevelType w:val="hybridMultilevel"/>
    <w:tmpl w:val="66F41DD2"/>
    <w:lvl w:ilvl="0" w:tplc="B66CFC26">
      <w:start w:val="2"/>
      <w:numFmt w:val="bullet"/>
      <w:lvlText w:val="-"/>
      <w:lvlJc w:val="left"/>
      <w:pPr>
        <w:ind w:left="-1065" w:hanging="360"/>
      </w:pPr>
      <w:rPr>
        <w:rFonts w:ascii="Estrangelo Edessa" w:eastAsia="Times New Roman" w:hAnsi="Estrangelo Edessa" w:hint="default"/>
      </w:rPr>
    </w:lvl>
    <w:lvl w:ilvl="1" w:tplc="48090003" w:tentative="1">
      <w:start w:val="1"/>
      <w:numFmt w:val="bullet"/>
      <w:lvlText w:val="o"/>
      <w:lvlJc w:val="left"/>
      <w:pPr>
        <w:ind w:left="-345" w:hanging="360"/>
      </w:pPr>
      <w:rPr>
        <w:rFonts w:ascii="Courier New" w:hAnsi="Courier New" w:hint="default"/>
      </w:rPr>
    </w:lvl>
    <w:lvl w:ilvl="2" w:tplc="48090005" w:tentative="1">
      <w:start w:val="1"/>
      <w:numFmt w:val="bullet"/>
      <w:lvlText w:val=""/>
      <w:lvlJc w:val="left"/>
      <w:pPr>
        <w:ind w:left="375" w:hanging="360"/>
      </w:pPr>
      <w:rPr>
        <w:rFonts w:ascii="Wingdings" w:hAnsi="Wingdings" w:hint="default"/>
      </w:rPr>
    </w:lvl>
    <w:lvl w:ilvl="3" w:tplc="48090001" w:tentative="1">
      <w:start w:val="1"/>
      <w:numFmt w:val="bullet"/>
      <w:lvlText w:val=""/>
      <w:lvlJc w:val="left"/>
      <w:pPr>
        <w:ind w:left="1095" w:hanging="360"/>
      </w:pPr>
      <w:rPr>
        <w:rFonts w:ascii="Symbol" w:hAnsi="Symbol" w:hint="default"/>
      </w:rPr>
    </w:lvl>
    <w:lvl w:ilvl="4" w:tplc="48090003" w:tentative="1">
      <w:start w:val="1"/>
      <w:numFmt w:val="bullet"/>
      <w:lvlText w:val="o"/>
      <w:lvlJc w:val="left"/>
      <w:pPr>
        <w:ind w:left="1815" w:hanging="360"/>
      </w:pPr>
      <w:rPr>
        <w:rFonts w:ascii="Courier New" w:hAnsi="Courier New" w:hint="default"/>
      </w:rPr>
    </w:lvl>
    <w:lvl w:ilvl="5" w:tplc="48090005" w:tentative="1">
      <w:start w:val="1"/>
      <w:numFmt w:val="bullet"/>
      <w:lvlText w:val=""/>
      <w:lvlJc w:val="left"/>
      <w:pPr>
        <w:ind w:left="2535" w:hanging="360"/>
      </w:pPr>
      <w:rPr>
        <w:rFonts w:ascii="Wingdings" w:hAnsi="Wingdings" w:hint="default"/>
      </w:rPr>
    </w:lvl>
    <w:lvl w:ilvl="6" w:tplc="48090001" w:tentative="1">
      <w:start w:val="1"/>
      <w:numFmt w:val="bullet"/>
      <w:lvlText w:val=""/>
      <w:lvlJc w:val="left"/>
      <w:pPr>
        <w:ind w:left="3255" w:hanging="360"/>
      </w:pPr>
      <w:rPr>
        <w:rFonts w:ascii="Symbol" w:hAnsi="Symbol" w:hint="default"/>
      </w:rPr>
    </w:lvl>
    <w:lvl w:ilvl="7" w:tplc="48090003" w:tentative="1">
      <w:start w:val="1"/>
      <w:numFmt w:val="bullet"/>
      <w:lvlText w:val="o"/>
      <w:lvlJc w:val="left"/>
      <w:pPr>
        <w:ind w:left="3975" w:hanging="360"/>
      </w:pPr>
      <w:rPr>
        <w:rFonts w:ascii="Courier New" w:hAnsi="Courier New" w:hint="default"/>
      </w:rPr>
    </w:lvl>
    <w:lvl w:ilvl="8" w:tplc="48090005" w:tentative="1">
      <w:start w:val="1"/>
      <w:numFmt w:val="bullet"/>
      <w:lvlText w:val=""/>
      <w:lvlJc w:val="left"/>
      <w:pPr>
        <w:ind w:left="4695" w:hanging="360"/>
      </w:pPr>
      <w:rPr>
        <w:rFonts w:ascii="Wingdings" w:hAnsi="Wingdings" w:hint="default"/>
      </w:rPr>
    </w:lvl>
  </w:abstractNum>
  <w:abstractNum w:abstractNumId="124" w15:restartNumberingAfterBreak="0">
    <w:nsid w:val="71BB6338"/>
    <w:multiLevelType w:val="hybridMultilevel"/>
    <w:tmpl w:val="6228F1F8"/>
    <w:lvl w:ilvl="0" w:tplc="50403918">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5" w15:restartNumberingAfterBreak="0">
    <w:nsid w:val="72894959"/>
    <w:multiLevelType w:val="hybridMultilevel"/>
    <w:tmpl w:val="5C22DBE0"/>
    <w:lvl w:ilvl="0" w:tplc="0409000F">
      <w:start w:val="1"/>
      <w:numFmt w:val="decimal"/>
      <w:lvlText w:val="%1."/>
      <w:lvlJc w:val="left"/>
      <w:pPr>
        <w:tabs>
          <w:tab w:val="num" w:pos="660"/>
        </w:tabs>
        <w:ind w:left="660" w:hanging="360"/>
      </w:pPr>
    </w:lvl>
    <w:lvl w:ilvl="1" w:tplc="04090019" w:tentative="1">
      <w:start w:val="1"/>
      <w:numFmt w:val="lowerLetter"/>
      <w:lvlText w:val="%2."/>
      <w:lvlJc w:val="left"/>
      <w:pPr>
        <w:tabs>
          <w:tab w:val="num" w:pos="1380"/>
        </w:tabs>
        <w:ind w:left="1380" w:hanging="360"/>
      </w:pPr>
    </w:lvl>
    <w:lvl w:ilvl="2" w:tplc="0409001B" w:tentative="1">
      <w:start w:val="1"/>
      <w:numFmt w:val="lowerRoman"/>
      <w:lvlText w:val="%3."/>
      <w:lvlJc w:val="right"/>
      <w:pPr>
        <w:tabs>
          <w:tab w:val="num" w:pos="2100"/>
        </w:tabs>
        <w:ind w:left="2100" w:hanging="180"/>
      </w:pPr>
    </w:lvl>
    <w:lvl w:ilvl="3" w:tplc="0409000F" w:tentative="1">
      <w:start w:val="1"/>
      <w:numFmt w:val="decimal"/>
      <w:lvlText w:val="%4."/>
      <w:lvlJc w:val="left"/>
      <w:pPr>
        <w:tabs>
          <w:tab w:val="num" w:pos="2820"/>
        </w:tabs>
        <w:ind w:left="2820" w:hanging="360"/>
      </w:pPr>
    </w:lvl>
    <w:lvl w:ilvl="4" w:tplc="04090019" w:tentative="1">
      <w:start w:val="1"/>
      <w:numFmt w:val="lowerLetter"/>
      <w:lvlText w:val="%5."/>
      <w:lvlJc w:val="left"/>
      <w:pPr>
        <w:tabs>
          <w:tab w:val="num" w:pos="3540"/>
        </w:tabs>
        <w:ind w:left="3540" w:hanging="360"/>
      </w:pPr>
    </w:lvl>
    <w:lvl w:ilvl="5" w:tplc="0409001B" w:tentative="1">
      <w:start w:val="1"/>
      <w:numFmt w:val="lowerRoman"/>
      <w:lvlText w:val="%6."/>
      <w:lvlJc w:val="right"/>
      <w:pPr>
        <w:tabs>
          <w:tab w:val="num" w:pos="4260"/>
        </w:tabs>
        <w:ind w:left="4260" w:hanging="180"/>
      </w:pPr>
    </w:lvl>
    <w:lvl w:ilvl="6" w:tplc="0409000F" w:tentative="1">
      <w:start w:val="1"/>
      <w:numFmt w:val="decimal"/>
      <w:lvlText w:val="%7."/>
      <w:lvlJc w:val="left"/>
      <w:pPr>
        <w:tabs>
          <w:tab w:val="num" w:pos="4980"/>
        </w:tabs>
        <w:ind w:left="4980" w:hanging="360"/>
      </w:pPr>
    </w:lvl>
    <w:lvl w:ilvl="7" w:tplc="04090019" w:tentative="1">
      <w:start w:val="1"/>
      <w:numFmt w:val="lowerLetter"/>
      <w:lvlText w:val="%8."/>
      <w:lvlJc w:val="left"/>
      <w:pPr>
        <w:tabs>
          <w:tab w:val="num" w:pos="5700"/>
        </w:tabs>
        <w:ind w:left="5700" w:hanging="360"/>
      </w:pPr>
    </w:lvl>
    <w:lvl w:ilvl="8" w:tplc="0409001B" w:tentative="1">
      <w:start w:val="1"/>
      <w:numFmt w:val="lowerRoman"/>
      <w:lvlText w:val="%9."/>
      <w:lvlJc w:val="right"/>
      <w:pPr>
        <w:tabs>
          <w:tab w:val="num" w:pos="6420"/>
        </w:tabs>
        <w:ind w:left="6420" w:hanging="180"/>
      </w:pPr>
    </w:lvl>
  </w:abstractNum>
  <w:abstractNum w:abstractNumId="126" w15:restartNumberingAfterBreak="0">
    <w:nsid w:val="72FD32A0"/>
    <w:multiLevelType w:val="hybridMultilevel"/>
    <w:tmpl w:val="C082E8F2"/>
    <w:lvl w:ilvl="0" w:tplc="FFFFFFFF">
      <w:start w:val="1"/>
      <w:numFmt w:val="lowerLetter"/>
      <w:lvlText w:val="(%1)"/>
      <w:lvlJc w:val="left"/>
      <w:pPr>
        <w:tabs>
          <w:tab w:val="num" w:pos="720"/>
        </w:tabs>
        <w:ind w:left="720" w:hanging="360"/>
      </w:pPr>
      <w:rPr>
        <w:rFonts w:hint="default"/>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127" w15:restartNumberingAfterBreak="0">
    <w:nsid w:val="73234DE3"/>
    <w:multiLevelType w:val="singleLevel"/>
    <w:tmpl w:val="648A96C8"/>
    <w:lvl w:ilvl="0">
      <w:start w:val="1"/>
      <w:numFmt w:val="decimal"/>
      <w:lvlText w:val="%1."/>
      <w:lvlJc w:val="left"/>
      <w:pPr>
        <w:tabs>
          <w:tab w:val="num" w:pos="480"/>
        </w:tabs>
        <w:ind w:left="480" w:hanging="480"/>
      </w:pPr>
      <w:rPr>
        <w:rFonts w:hint="default"/>
      </w:rPr>
    </w:lvl>
  </w:abstractNum>
  <w:abstractNum w:abstractNumId="128" w15:restartNumberingAfterBreak="0">
    <w:nsid w:val="737408AA"/>
    <w:multiLevelType w:val="singleLevel"/>
    <w:tmpl w:val="04090007"/>
    <w:lvl w:ilvl="0">
      <w:start w:val="1"/>
      <w:numFmt w:val="bullet"/>
      <w:lvlText w:val=""/>
      <w:lvlJc w:val="left"/>
      <w:pPr>
        <w:tabs>
          <w:tab w:val="num" w:pos="360"/>
        </w:tabs>
        <w:ind w:left="360" w:hanging="360"/>
      </w:pPr>
      <w:rPr>
        <w:rFonts w:ascii="Wingdings" w:hAnsi="Wingdings" w:hint="default"/>
        <w:sz w:val="16"/>
      </w:rPr>
    </w:lvl>
  </w:abstractNum>
  <w:abstractNum w:abstractNumId="129" w15:restartNumberingAfterBreak="0">
    <w:nsid w:val="739871AE"/>
    <w:multiLevelType w:val="hybridMultilevel"/>
    <w:tmpl w:val="F3A498B8"/>
    <w:lvl w:ilvl="0" w:tplc="B66CFC26">
      <w:start w:val="2"/>
      <w:numFmt w:val="bullet"/>
      <w:lvlText w:val="-"/>
      <w:lvlJc w:val="left"/>
      <w:pPr>
        <w:ind w:left="862" w:hanging="360"/>
      </w:pPr>
      <w:rPr>
        <w:rFonts w:ascii="Estrangelo Edessa" w:eastAsia="Times New Roman" w:hAnsi="Estrangelo Edessa" w:hint="default"/>
      </w:rPr>
    </w:lvl>
    <w:lvl w:ilvl="1" w:tplc="48090003" w:tentative="1">
      <w:start w:val="1"/>
      <w:numFmt w:val="bullet"/>
      <w:lvlText w:val="o"/>
      <w:lvlJc w:val="left"/>
      <w:pPr>
        <w:ind w:left="1582" w:hanging="360"/>
      </w:pPr>
      <w:rPr>
        <w:rFonts w:ascii="Courier New" w:hAnsi="Courier New" w:hint="default"/>
      </w:rPr>
    </w:lvl>
    <w:lvl w:ilvl="2" w:tplc="48090005" w:tentative="1">
      <w:start w:val="1"/>
      <w:numFmt w:val="bullet"/>
      <w:lvlText w:val=""/>
      <w:lvlJc w:val="left"/>
      <w:pPr>
        <w:ind w:left="2302" w:hanging="360"/>
      </w:pPr>
      <w:rPr>
        <w:rFonts w:ascii="Wingdings" w:hAnsi="Wingdings" w:hint="default"/>
      </w:rPr>
    </w:lvl>
    <w:lvl w:ilvl="3" w:tplc="48090001" w:tentative="1">
      <w:start w:val="1"/>
      <w:numFmt w:val="bullet"/>
      <w:lvlText w:val=""/>
      <w:lvlJc w:val="left"/>
      <w:pPr>
        <w:ind w:left="3022" w:hanging="360"/>
      </w:pPr>
      <w:rPr>
        <w:rFonts w:ascii="Symbol" w:hAnsi="Symbol" w:hint="default"/>
      </w:rPr>
    </w:lvl>
    <w:lvl w:ilvl="4" w:tplc="48090003" w:tentative="1">
      <w:start w:val="1"/>
      <w:numFmt w:val="bullet"/>
      <w:lvlText w:val="o"/>
      <w:lvlJc w:val="left"/>
      <w:pPr>
        <w:ind w:left="3742" w:hanging="360"/>
      </w:pPr>
      <w:rPr>
        <w:rFonts w:ascii="Courier New" w:hAnsi="Courier New" w:hint="default"/>
      </w:rPr>
    </w:lvl>
    <w:lvl w:ilvl="5" w:tplc="48090005" w:tentative="1">
      <w:start w:val="1"/>
      <w:numFmt w:val="bullet"/>
      <w:lvlText w:val=""/>
      <w:lvlJc w:val="left"/>
      <w:pPr>
        <w:ind w:left="4462" w:hanging="360"/>
      </w:pPr>
      <w:rPr>
        <w:rFonts w:ascii="Wingdings" w:hAnsi="Wingdings" w:hint="default"/>
      </w:rPr>
    </w:lvl>
    <w:lvl w:ilvl="6" w:tplc="48090001" w:tentative="1">
      <w:start w:val="1"/>
      <w:numFmt w:val="bullet"/>
      <w:lvlText w:val=""/>
      <w:lvlJc w:val="left"/>
      <w:pPr>
        <w:ind w:left="5182" w:hanging="360"/>
      </w:pPr>
      <w:rPr>
        <w:rFonts w:ascii="Symbol" w:hAnsi="Symbol" w:hint="default"/>
      </w:rPr>
    </w:lvl>
    <w:lvl w:ilvl="7" w:tplc="48090003" w:tentative="1">
      <w:start w:val="1"/>
      <w:numFmt w:val="bullet"/>
      <w:lvlText w:val="o"/>
      <w:lvlJc w:val="left"/>
      <w:pPr>
        <w:ind w:left="5902" w:hanging="360"/>
      </w:pPr>
      <w:rPr>
        <w:rFonts w:ascii="Courier New" w:hAnsi="Courier New" w:hint="default"/>
      </w:rPr>
    </w:lvl>
    <w:lvl w:ilvl="8" w:tplc="48090005" w:tentative="1">
      <w:start w:val="1"/>
      <w:numFmt w:val="bullet"/>
      <w:lvlText w:val=""/>
      <w:lvlJc w:val="left"/>
      <w:pPr>
        <w:ind w:left="6622" w:hanging="360"/>
      </w:pPr>
      <w:rPr>
        <w:rFonts w:ascii="Wingdings" w:hAnsi="Wingdings" w:hint="default"/>
      </w:rPr>
    </w:lvl>
  </w:abstractNum>
  <w:abstractNum w:abstractNumId="130" w15:restartNumberingAfterBreak="0">
    <w:nsid w:val="73C80F3C"/>
    <w:multiLevelType w:val="hybridMultilevel"/>
    <w:tmpl w:val="2A742B4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1" w15:restartNumberingAfterBreak="0">
    <w:nsid w:val="74330D4F"/>
    <w:multiLevelType w:val="hybridMultilevel"/>
    <w:tmpl w:val="88EE7646"/>
    <w:lvl w:ilvl="0" w:tplc="B32AF66E">
      <w:start w:val="8"/>
      <w:numFmt w:val="bullet"/>
      <w:lvlText w:val="-"/>
      <w:lvlJc w:val="left"/>
      <w:pPr>
        <w:ind w:left="927" w:hanging="360"/>
      </w:pPr>
      <w:rPr>
        <w:rFonts w:ascii="Times New Roman" w:eastAsia="Times New Roman" w:hAnsi="Times New Roman" w:cs="Times New Roman" w:hint="default"/>
      </w:rPr>
    </w:lvl>
    <w:lvl w:ilvl="1" w:tplc="48090003" w:tentative="1">
      <w:start w:val="1"/>
      <w:numFmt w:val="bullet"/>
      <w:lvlText w:val="o"/>
      <w:lvlJc w:val="left"/>
      <w:pPr>
        <w:ind w:left="1647" w:hanging="360"/>
      </w:pPr>
      <w:rPr>
        <w:rFonts w:ascii="Courier New" w:hAnsi="Courier New" w:cs="Courier New" w:hint="default"/>
      </w:rPr>
    </w:lvl>
    <w:lvl w:ilvl="2" w:tplc="48090005" w:tentative="1">
      <w:start w:val="1"/>
      <w:numFmt w:val="bullet"/>
      <w:lvlText w:val=""/>
      <w:lvlJc w:val="left"/>
      <w:pPr>
        <w:ind w:left="2367" w:hanging="360"/>
      </w:pPr>
      <w:rPr>
        <w:rFonts w:ascii="Wingdings" w:hAnsi="Wingdings" w:hint="default"/>
      </w:rPr>
    </w:lvl>
    <w:lvl w:ilvl="3" w:tplc="48090001" w:tentative="1">
      <w:start w:val="1"/>
      <w:numFmt w:val="bullet"/>
      <w:lvlText w:val=""/>
      <w:lvlJc w:val="left"/>
      <w:pPr>
        <w:ind w:left="3087" w:hanging="360"/>
      </w:pPr>
      <w:rPr>
        <w:rFonts w:ascii="Symbol" w:hAnsi="Symbol" w:hint="default"/>
      </w:rPr>
    </w:lvl>
    <w:lvl w:ilvl="4" w:tplc="48090003" w:tentative="1">
      <w:start w:val="1"/>
      <w:numFmt w:val="bullet"/>
      <w:lvlText w:val="o"/>
      <w:lvlJc w:val="left"/>
      <w:pPr>
        <w:ind w:left="3807" w:hanging="360"/>
      </w:pPr>
      <w:rPr>
        <w:rFonts w:ascii="Courier New" w:hAnsi="Courier New" w:cs="Courier New" w:hint="default"/>
      </w:rPr>
    </w:lvl>
    <w:lvl w:ilvl="5" w:tplc="48090005" w:tentative="1">
      <w:start w:val="1"/>
      <w:numFmt w:val="bullet"/>
      <w:lvlText w:val=""/>
      <w:lvlJc w:val="left"/>
      <w:pPr>
        <w:ind w:left="4527" w:hanging="360"/>
      </w:pPr>
      <w:rPr>
        <w:rFonts w:ascii="Wingdings" w:hAnsi="Wingdings" w:hint="default"/>
      </w:rPr>
    </w:lvl>
    <w:lvl w:ilvl="6" w:tplc="48090001" w:tentative="1">
      <w:start w:val="1"/>
      <w:numFmt w:val="bullet"/>
      <w:lvlText w:val=""/>
      <w:lvlJc w:val="left"/>
      <w:pPr>
        <w:ind w:left="5247" w:hanging="360"/>
      </w:pPr>
      <w:rPr>
        <w:rFonts w:ascii="Symbol" w:hAnsi="Symbol" w:hint="default"/>
      </w:rPr>
    </w:lvl>
    <w:lvl w:ilvl="7" w:tplc="48090003" w:tentative="1">
      <w:start w:val="1"/>
      <w:numFmt w:val="bullet"/>
      <w:lvlText w:val="o"/>
      <w:lvlJc w:val="left"/>
      <w:pPr>
        <w:ind w:left="5967" w:hanging="360"/>
      </w:pPr>
      <w:rPr>
        <w:rFonts w:ascii="Courier New" w:hAnsi="Courier New" w:cs="Courier New" w:hint="default"/>
      </w:rPr>
    </w:lvl>
    <w:lvl w:ilvl="8" w:tplc="48090005" w:tentative="1">
      <w:start w:val="1"/>
      <w:numFmt w:val="bullet"/>
      <w:lvlText w:val=""/>
      <w:lvlJc w:val="left"/>
      <w:pPr>
        <w:ind w:left="6687" w:hanging="360"/>
      </w:pPr>
      <w:rPr>
        <w:rFonts w:ascii="Wingdings" w:hAnsi="Wingdings" w:hint="default"/>
      </w:rPr>
    </w:lvl>
  </w:abstractNum>
  <w:abstractNum w:abstractNumId="132" w15:restartNumberingAfterBreak="0">
    <w:nsid w:val="7445524E"/>
    <w:multiLevelType w:val="hybridMultilevel"/>
    <w:tmpl w:val="082E36DE"/>
    <w:lvl w:ilvl="0" w:tplc="48090017">
      <w:start w:val="1"/>
      <w:numFmt w:val="lowerLetter"/>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33" w15:restartNumberingAfterBreak="0">
    <w:nsid w:val="74E4191C"/>
    <w:multiLevelType w:val="hybridMultilevel"/>
    <w:tmpl w:val="E6ECAE14"/>
    <w:lvl w:ilvl="0" w:tplc="B4140102">
      <w:start w:val="1"/>
      <w:numFmt w:val="bullet"/>
      <w:lvlText w:val=""/>
      <w:lvlJc w:val="left"/>
      <w:pPr>
        <w:tabs>
          <w:tab w:val="num" w:pos="1080"/>
        </w:tabs>
        <w:ind w:left="1080" w:hanging="360"/>
      </w:pPr>
      <w:rPr>
        <w:rFonts w:ascii="Wingdings" w:hAnsi="Wingdings"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34" w15:restartNumberingAfterBreak="0">
    <w:nsid w:val="764D37D0"/>
    <w:multiLevelType w:val="hybridMultilevel"/>
    <w:tmpl w:val="536A7CDE"/>
    <w:lvl w:ilvl="0" w:tplc="F716A940">
      <w:start w:val="1"/>
      <w:numFmt w:val="decimal"/>
      <w:lvlText w:val="%1."/>
      <w:lvlJc w:val="left"/>
      <w:pPr>
        <w:tabs>
          <w:tab w:val="num" w:pos="720"/>
        </w:tabs>
        <w:ind w:left="720" w:hanging="360"/>
      </w:pPr>
      <w:rPr>
        <w:b w:val="0"/>
      </w:rPr>
    </w:lvl>
    <w:lvl w:ilvl="1" w:tplc="04090019" w:tentative="1">
      <w:start w:val="1"/>
      <w:numFmt w:val="lowerLetter"/>
      <w:lvlText w:val="%2."/>
      <w:lvlJc w:val="left"/>
      <w:pPr>
        <w:tabs>
          <w:tab w:val="num" w:pos="-756"/>
        </w:tabs>
        <w:ind w:left="-756" w:hanging="360"/>
      </w:pPr>
    </w:lvl>
    <w:lvl w:ilvl="2" w:tplc="0409001B" w:tentative="1">
      <w:start w:val="1"/>
      <w:numFmt w:val="lowerRoman"/>
      <w:lvlText w:val="%3."/>
      <w:lvlJc w:val="right"/>
      <w:pPr>
        <w:tabs>
          <w:tab w:val="num" w:pos="-36"/>
        </w:tabs>
        <w:ind w:left="-36" w:hanging="180"/>
      </w:pPr>
    </w:lvl>
    <w:lvl w:ilvl="3" w:tplc="0409000F" w:tentative="1">
      <w:start w:val="1"/>
      <w:numFmt w:val="decimal"/>
      <w:lvlText w:val="%4."/>
      <w:lvlJc w:val="left"/>
      <w:pPr>
        <w:tabs>
          <w:tab w:val="num" w:pos="684"/>
        </w:tabs>
        <w:ind w:left="684" w:hanging="360"/>
      </w:pPr>
    </w:lvl>
    <w:lvl w:ilvl="4" w:tplc="04090019" w:tentative="1">
      <w:start w:val="1"/>
      <w:numFmt w:val="lowerLetter"/>
      <w:lvlText w:val="%5."/>
      <w:lvlJc w:val="left"/>
      <w:pPr>
        <w:tabs>
          <w:tab w:val="num" w:pos="1404"/>
        </w:tabs>
        <w:ind w:left="1404" w:hanging="360"/>
      </w:pPr>
    </w:lvl>
    <w:lvl w:ilvl="5" w:tplc="0409001B" w:tentative="1">
      <w:start w:val="1"/>
      <w:numFmt w:val="lowerRoman"/>
      <w:lvlText w:val="%6."/>
      <w:lvlJc w:val="right"/>
      <w:pPr>
        <w:tabs>
          <w:tab w:val="num" w:pos="2124"/>
        </w:tabs>
        <w:ind w:left="2124" w:hanging="180"/>
      </w:pPr>
    </w:lvl>
    <w:lvl w:ilvl="6" w:tplc="0409000F" w:tentative="1">
      <w:start w:val="1"/>
      <w:numFmt w:val="decimal"/>
      <w:lvlText w:val="%7."/>
      <w:lvlJc w:val="left"/>
      <w:pPr>
        <w:tabs>
          <w:tab w:val="num" w:pos="2844"/>
        </w:tabs>
        <w:ind w:left="2844" w:hanging="360"/>
      </w:pPr>
    </w:lvl>
    <w:lvl w:ilvl="7" w:tplc="04090019" w:tentative="1">
      <w:start w:val="1"/>
      <w:numFmt w:val="lowerLetter"/>
      <w:lvlText w:val="%8."/>
      <w:lvlJc w:val="left"/>
      <w:pPr>
        <w:tabs>
          <w:tab w:val="num" w:pos="3564"/>
        </w:tabs>
        <w:ind w:left="3564" w:hanging="360"/>
      </w:pPr>
    </w:lvl>
    <w:lvl w:ilvl="8" w:tplc="0409001B" w:tentative="1">
      <w:start w:val="1"/>
      <w:numFmt w:val="lowerRoman"/>
      <w:lvlText w:val="%9."/>
      <w:lvlJc w:val="right"/>
      <w:pPr>
        <w:tabs>
          <w:tab w:val="num" w:pos="4284"/>
        </w:tabs>
        <w:ind w:left="4284" w:hanging="180"/>
      </w:pPr>
    </w:lvl>
  </w:abstractNum>
  <w:abstractNum w:abstractNumId="135" w15:restartNumberingAfterBreak="0">
    <w:nsid w:val="765C08C0"/>
    <w:multiLevelType w:val="hybridMultilevel"/>
    <w:tmpl w:val="9B28D19A"/>
    <w:lvl w:ilvl="0" w:tplc="FFFFFFFF">
      <w:start w:val="1"/>
      <w:numFmt w:val="lowerLetter"/>
      <w:lvlText w:val="(%1)"/>
      <w:lvlJc w:val="left"/>
      <w:pPr>
        <w:tabs>
          <w:tab w:val="num" w:pos="720"/>
        </w:tabs>
        <w:ind w:left="720" w:hanging="360"/>
      </w:pPr>
      <w:rPr>
        <w:rFonts w:hint="default"/>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136" w15:restartNumberingAfterBreak="0">
    <w:nsid w:val="76963786"/>
    <w:multiLevelType w:val="hybridMultilevel"/>
    <w:tmpl w:val="FF0C21A0"/>
    <w:lvl w:ilvl="0" w:tplc="C6E60C52">
      <w:start w:val="1"/>
      <w:numFmt w:val="lowerLetter"/>
      <w:lvlText w:val="(%1)"/>
      <w:lvlJc w:val="left"/>
      <w:pPr>
        <w:ind w:left="810" w:hanging="360"/>
      </w:pPr>
      <w:rPr>
        <w:rFonts w:hint="default"/>
      </w:rPr>
    </w:lvl>
    <w:lvl w:ilvl="1" w:tplc="08090019" w:tentative="1">
      <w:start w:val="1"/>
      <w:numFmt w:val="lowerLetter"/>
      <w:lvlText w:val="%2."/>
      <w:lvlJc w:val="left"/>
      <w:pPr>
        <w:ind w:left="1530" w:hanging="360"/>
      </w:pPr>
    </w:lvl>
    <w:lvl w:ilvl="2" w:tplc="0809001B" w:tentative="1">
      <w:start w:val="1"/>
      <w:numFmt w:val="lowerRoman"/>
      <w:lvlText w:val="%3."/>
      <w:lvlJc w:val="right"/>
      <w:pPr>
        <w:ind w:left="2250" w:hanging="180"/>
      </w:pPr>
    </w:lvl>
    <w:lvl w:ilvl="3" w:tplc="0809000F" w:tentative="1">
      <w:start w:val="1"/>
      <w:numFmt w:val="decimal"/>
      <w:lvlText w:val="%4."/>
      <w:lvlJc w:val="left"/>
      <w:pPr>
        <w:ind w:left="2970" w:hanging="360"/>
      </w:pPr>
    </w:lvl>
    <w:lvl w:ilvl="4" w:tplc="08090019" w:tentative="1">
      <w:start w:val="1"/>
      <w:numFmt w:val="lowerLetter"/>
      <w:lvlText w:val="%5."/>
      <w:lvlJc w:val="left"/>
      <w:pPr>
        <w:ind w:left="3690" w:hanging="360"/>
      </w:pPr>
    </w:lvl>
    <w:lvl w:ilvl="5" w:tplc="0809001B" w:tentative="1">
      <w:start w:val="1"/>
      <w:numFmt w:val="lowerRoman"/>
      <w:lvlText w:val="%6."/>
      <w:lvlJc w:val="right"/>
      <w:pPr>
        <w:ind w:left="4410" w:hanging="180"/>
      </w:pPr>
    </w:lvl>
    <w:lvl w:ilvl="6" w:tplc="0809000F" w:tentative="1">
      <w:start w:val="1"/>
      <w:numFmt w:val="decimal"/>
      <w:lvlText w:val="%7."/>
      <w:lvlJc w:val="left"/>
      <w:pPr>
        <w:ind w:left="5130" w:hanging="360"/>
      </w:pPr>
    </w:lvl>
    <w:lvl w:ilvl="7" w:tplc="08090019" w:tentative="1">
      <w:start w:val="1"/>
      <w:numFmt w:val="lowerLetter"/>
      <w:lvlText w:val="%8."/>
      <w:lvlJc w:val="left"/>
      <w:pPr>
        <w:ind w:left="5850" w:hanging="360"/>
      </w:pPr>
    </w:lvl>
    <w:lvl w:ilvl="8" w:tplc="0809001B" w:tentative="1">
      <w:start w:val="1"/>
      <w:numFmt w:val="lowerRoman"/>
      <w:lvlText w:val="%9."/>
      <w:lvlJc w:val="right"/>
      <w:pPr>
        <w:ind w:left="6570" w:hanging="180"/>
      </w:pPr>
    </w:lvl>
  </w:abstractNum>
  <w:abstractNum w:abstractNumId="137" w15:restartNumberingAfterBreak="0">
    <w:nsid w:val="76E337DB"/>
    <w:multiLevelType w:val="singleLevel"/>
    <w:tmpl w:val="04090007"/>
    <w:lvl w:ilvl="0">
      <w:start w:val="1"/>
      <w:numFmt w:val="bullet"/>
      <w:lvlText w:val=""/>
      <w:lvlJc w:val="left"/>
      <w:pPr>
        <w:tabs>
          <w:tab w:val="num" w:pos="360"/>
        </w:tabs>
        <w:ind w:left="360" w:hanging="360"/>
      </w:pPr>
      <w:rPr>
        <w:rFonts w:ascii="Wingdings" w:hAnsi="Wingdings" w:hint="default"/>
        <w:sz w:val="16"/>
      </w:rPr>
    </w:lvl>
  </w:abstractNum>
  <w:abstractNum w:abstractNumId="138" w15:restartNumberingAfterBreak="0">
    <w:nsid w:val="77431687"/>
    <w:multiLevelType w:val="hybridMultilevel"/>
    <w:tmpl w:val="F20C6022"/>
    <w:lvl w:ilvl="0" w:tplc="FFFFFFFF">
      <w:start w:val="1"/>
      <w:numFmt w:val="lowerLetter"/>
      <w:lvlText w:val="(%1)"/>
      <w:lvlJc w:val="left"/>
      <w:pPr>
        <w:tabs>
          <w:tab w:val="num" w:pos="720"/>
        </w:tabs>
        <w:ind w:left="720" w:hanging="360"/>
      </w:pPr>
      <w:rPr>
        <w:rFonts w:hint="default"/>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139" w15:restartNumberingAfterBreak="0">
    <w:nsid w:val="775B22EB"/>
    <w:multiLevelType w:val="hybridMultilevel"/>
    <w:tmpl w:val="1D70C72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0" w15:restartNumberingAfterBreak="0">
    <w:nsid w:val="78082349"/>
    <w:multiLevelType w:val="hybridMultilevel"/>
    <w:tmpl w:val="CC764E42"/>
    <w:lvl w:ilvl="0" w:tplc="FFFFFFFF">
      <w:start w:val="1"/>
      <w:numFmt w:val="lowerLetter"/>
      <w:lvlText w:val="(%1)"/>
      <w:lvlJc w:val="left"/>
      <w:pPr>
        <w:tabs>
          <w:tab w:val="num" w:pos="720"/>
        </w:tabs>
        <w:ind w:left="720" w:hanging="360"/>
      </w:pPr>
      <w:rPr>
        <w:rFonts w:hint="default"/>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141" w15:restartNumberingAfterBreak="0">
    <w:nsid w:val="78C91733"/>
    <w:multiLevelType w:val="hybridMultilevel"/>
    <w:tmpl w:val="E1D41CAA"/>
    <w:lvl w:ilvl="0" w:tplc="FFFFFFFF">
      <w:start w:val="1"/>
      <w:numFmt w:val="lowerLetter"/>
      <w:lvlText w:val="(%1)"/>
      <w:lvlJc w:val="left"/>
      <w:pPr>
        <w:tabs>
          <w:tab w:val="num" w:pos="720"/>
        </w:tabs>
        <w:ind w:left="720" w:hanging="360"/>
      </w:pPr>
      <w:rPr>
        <w:rFonts w:hint="default"/>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142" w15:restartNumberingAfterBreak="0">
    <w:nsid w:val="7A235E6E"/>
    <w:multiLevelType w:val="hybridMultilevel"/>
    <w:tmpl w:val="D26E6B88"/>
    <w:lvl w:ilvl="0" w:tplc="CA70DB6C">
      <w:start w:val="1"/>
      <w:numFmt w:val="decimal"/>
      <w:lvlText w:val="%1."/>
      <w:lvlJc w:val="left"/>
      <w:pPr>
        <w:ind w:left="360" w:hanging="360"/>
      </w:pPr>
      <w:rPr>
        <w:rFonts w:hint="default"/>
        <w:b w:val="0"/>
        <w:sz w:val="24"/>
        <w:szCs w:val="24"/>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43" w15:restartNumberingAfterBreak="0">
    <w:nsid w:val="7ACF1946"/>
    <w:multiLevelType w:val="hybridMultilevel"/>
    <w:tmpl w:val="EABCC582"/>
    <w:lvl w:ilvl="0" w:tplc="2DFED026">
      <w:start w:val="1"/>
      <w:numFmt w:val="decimal"/>
      <w:lvlText w:val="%1."/>
      <w:lvlJc w:val="left"/>
      <w:pPr>
        <w:ind w:left="930" w:hanging="570"/>
      </w:pPr>
      <w:rPr>
        <w:rFonts w:hint="default"/>
      </w:r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44" w15:restartNumberingAfterBreak="0">
    <w:nsid w:val="7B2C1B1D"/>
    <w:multiLevelType w:val="hybridMultilevel"/>
    <w:tmpl w:val="EE1C5714"/>
    <w:lvl w:ilvl="0" w:tplc="4809000F">
      <w:start w:val="3"/>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45" w15:restartNumberingAfterBreak="0">
    <w:nsid w:val="7B41400A"/>
    <w:multiLevelType w:val="hybridMultilevel"/>
    <w:tmpl w:val="D248B3C6"/>
    <w:lvl w:ilvl="0" w:tplc="43AA4404">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46" w15:restartNumberingAfterBreak="0">
    <w:nsid w:val="7B8E45E8"/>
    <w:multiLevelType w:val="hybridMultilevel"/>
    <w:tmpl w:val="957E765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7" w15:restartNumberingAfterBreak="0">
    <w:nsid w:val="7C48377A"/>
    <w:multiLevelType w:val="hybridMultilevel"/>
    <w:tmpl w:val="F210F852"/>
    <w:lvl w:ilvl="0" w:tplc="D8F6D32C">
      <w:start w:val="1"/>
      <w:numFmt w:val="lowerRoman"/>
      <w:lvlText w:val="(%1)"/>
      <w:lvlJc w:val="left"/>
      <w:pPr>
        <w:ind w:left="1195" w:hanging="720"/>
      </w:pPr>
      <w:rPr>
        <w:rFonts w:hint="default"/>
        <w:i/>
      </w:rPr>
    </w:lvl>
    <w:lvl w:ilvl="1" w:tplc="08090019" w:tentative="1">
      <w:start w:val="1"/>
      <w:numFmt w:val="lowerLetter"/>
      <w:lvlText w:val="%2."/>
      <w:lvlJc w:val="left"/>
      <w:pPr>
        <w:ind w:left="1555" w:hanging="360"/>
      </w:pPr>
    </w:lvl>
    <w:lvl w:ilvl="2" w:tplc="0809001B" w:tentative="1">
      <w:start w:val="1"/>
      <w:numFmt w:val="lowerRoman"/>
      <w:lvlText w:val="%3."/>
      <w:lvlJc w:val="right"/>
      <w:pPr>
        <w:ind w:left="2275" w:hanging="180"/>
      </w:pPr>
    </w:lvl>
    <w:lvl w:ilvl="3" w:tplc="0809000F" w:tentative="1">
      <w:start w:val="1"/>
      <w:numFmt w:val="decimal"/>
      <w:lvlText w:val="%4."/>
      <w:lvlJc w:val="left"/>
      <w:pPr>
        <w:ind w:left="2995" w:hanging="360"/>
      </w:pPr>
    </w:lvl>
    <w:lvl w:ilvl="4" w:tplc="08090019" w:tentative="1">
      <w:start w:val="1"/>
      <w:numFmt w:val="lowerLetter"/>
      <w:lvlText w:val="%5."/>
      <w:lvlJc w:val="left"/>
      <w:pPr>
        <w:ind w:left="3715" w:hanging="360"/>
      </w:pPr>
    </w:lvl>
    <w:lvl w:ilvl="5" w:tplc="0809001B" w:tentative="1">
      <w:start w:val="1"/>
      <w:numFmt w:val="lowerRoman"/>
      <w:lvlText w:val="%6."/>
      <w:lvlJc w:val="right"/>
      <w:pPr>
        <w:ind w:left="4435" w:hanging="180"/>
      </w:pPr>
    </w:lvl>
    <w:lvl w:ilvl="6" w:tplc="0809000F" w:tentative="1">
      <w:start w:val="1"/>
      <w:numFmt w:val="decimal"/>
      <w:lvlText w:val="%7."/>
      <w:lvlJc w:val="left"/>
      <w:pPr>
        <w:ind w:left="5155" w:hanging="360"/>
      </w:pPr>
    </w:lvl>
    <w:lvl w:ilvl="7" w:tplc="08090019" w:tentative="1">
      <w:start w:val="1"/>
      <w:numFmt w:val="lowerLetter"/>
      <w:lvlText w:val="%8."/>
      <w:lvlJc w:val="left"/>
      <w:pPr>
        <w:ind w:left="5875" w:hanging="360"/>
      </w:pPr>
    </w:lvl>
    <w:lvl w:ilvl="8" w:tplc="0809001B" w:tentative="1">
      <w:start w:val="1"/>
      <w:numFmt w:val="lowerRoman"/>
      <w:lvlText w:val="%9."/>
      <w:lvlJc w:val="right"/>
      <w:pPr>
        <w:ind w:left="6595" w:hanging="180"/>
      </w:pPr>
    </w:lvl>
  </w:abstractNum>
  <w:abstractNum w:abstractNumId="148" w15:restartNumberingAfterBreak="0">
    <w:nsid w:val="7CFA5785"/>
    <w:multiLevelType w:val="hybridMultilevel"/>
    <w:tmpl w:val="59B4D0BC"/>
    <w:lvl w:ilvl="0" w:tplc="B1382D76">
      <w:start w:val="1"/>
      <w:numFmt w:val="lowerLetter"/>
      <w:lvlText w:val="(%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149" w15:restartNumberingAfterBreak="0">
    <w:nsid w:val="7D4E627A"/>
    <w:multiLevelType w:val="hybridMultilevel"/>
    <w:tmpl w:val="640A5494"/>
    <w:lvl w:ilvl="0" w:tplc="FFFFFFFF">
      <w:start w:val="1"/>
      <w:numFmt w:val="lowerLetter"/>
      <w:lvlText w:val="(%1)"/>
      <w:lvlJc w:val="left"/>
      <w:pPr>
        <w:tabs>
          <w:tab w:val="num" w:pos="720"/>
        </w:tabs>
        <w:ind w:left="720" w:hanging="360"/>
      </w:pPr>
      <w:rPr>
        <w:rFonts w:hint="default"/>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150" w15:restartNumberingAfterBreak="0">
    <w:nsid w:val="7ED17C2F"/>
    <w:multiLevelType w:val="hybridMultilevel"/>
    <w:tmpl w:val="DF569FFC"/>
    <w:lvl w:ilvl="0" w:tplc="04090003">
      <w:start w:val="1"/>
      <w:numFmt w:val="bullet"/>
      <w:lvlText w:val="o"/>
      <w:lvlJc w:val="left"/>
      <w:pPr>
        <w:tabs>
          <w:tab w:val="num" w:pos="2528"/>
        </w:tabs>
        <w:ind w:left="2528" w:hanging="360"/>
      </w:pPr>
      <w:rPr>
        <w:rFonts w:ascii="Courier New" w:hAnsi="Courier New" w:cs="Courier New" w:hint="default"/>
      </w:rPr>
    </w:lvl>
    <w:lvl w:ilvl="1" w:tplc="04090003" w:tentative="1">
      <w:start w:val="1"/>
      <w:numFmt w:val="bullet"/>
      <w:lvlText w:val="o"/>
      <w:lvlJc w:val="left"/>
      <w:pPr>
        <w:tabs>
          <w:tab w:val="num" w:pos="3248"/>
        </w:tabs>
        <w:ind w:left="3248" w:hanging="360"/>
      </w:pPr>
      <w:rPr>
        <w:rFonts w:ascii="Courier New" w:hAnsi="Courier New" w:cs="Courier New" w:hint="default"/>
      </w:rPr>
    </w:lvl>
    <w:lvl w:ilvl="2" w:tplc="04090005" w:tentative="1">
      <w:start w:val="1"/>
      <w:numFmt w:val="bullet"/>
      <w:lvlText w:val=""/>
      <w:lvlJc w:val="left"/>
      <w:pPr>
        <w:tabs>
          <w:tab w:val="num" w:pos="3968"/>
        </w:tabs>
        <w:ind w:left="3968" w:hanging="360"/>
      </w:pPr>
      <w:rPr>
        <w:rFonts w:ascii="Wingdings" w:hAnsi="Wingdings" w:hint="default"/>
      </w:rPr>
    </w:lvl>
    <w:lvl w:ilvl="3" w:tplc="04090001" w:tentative="1">
      <w:start w:val="1"/>
      <w:numFmt w:val="bullet"/>
      <w:lvlText w:val=""/>
      <w:lvlJc w:val="left"/>
      <w:pPr>
        <w:tabs>
          <w:tab w:val="num" w:pos="4688"/>
        </w:tabs>
        <w:ind w:left="4688" w:hanging="360"/>
      </w:pPr>
      <w:rPr>
        <w:rFonts w:ascii="Symbol" w:hAnsi="Symbol" w:hint="default"/>
      </w:rPr>
    </w:lvl>
    <w:lvl w:ilvl="4" w:tplc="04090003" w:tentative="1">
      <w:start w:val="1"/>
      <w:numFmt w:val="bullet"/>
      <w:lvlText w:val="o"/>
      <w:lvlJc w:val="left"/>
      <w:pPr>
        <w:tabs>
          <w:tab w:val="num" w:pos="5408"/>
        </w:tabs>
        <w:ind w:left="5408" w:hanging="360"/>
      </w:pPr>
      <w:rPr>
        <w:rFonts w:ascii="Courier New" w:hAnsi="Courier New" w:cs="Courier New" w:hint="default"/>
      </w:rPr>
    </w:lvl>
    <w:lvl w:ilvl="5" w:tplc="04090005" w:tentative="1">
      <w:start w:val="1"/>
      <w:numFmt w:val="bullet"/>
      <w:lvlText w:val=""/>
      <w:lvlJc w:val="left"/>
      <w:pPr>
        <w:tabs>
          <w:tab w:val="num" w:pos="6128"/>
        </w:tabs>
        <w:ind w:left="6128" w:hanging="360"/>
      </w:pPr>
      <w:rPr>
        <w:rFonts w:ascii="Wingdings" w:hAnsi="Wingdings" w:hint="default"/>
      </w:rPr>
    </w:lvl>
    <w:lvl w:ilvl="6" w:tplc="04090001" w:tentative="1">
      <w:start w:val="1"/>
      <w:numFmt w:val="bullet"/>
      <w:lvlText w:val=""/>
      <w:lvlJc w:val="left"/>
      <w:pPr>
        <w:tabs>
          <w:tab w:val="num" w:pos="6848"/>
        </w:tabs>
        <w:ind w:left="6848" w:hanging="360"/>
      </w:pPr>
      <w:rPr>
        <w:rFonts w:ascii="Symbol" w:hAnsi="Symbol" w:hint="default"/>
      </w:rPr>
    </w:lvl>
    <w:lvl w:ilvl="7" w:tplc="04090003" w:tentative="1">
      <w:start w:val="1"/>
      <w:numFmt w:val="bullet"/>
      <w:lvlText w:val="o"/>
      <w:lvlJc w:val="left"/>
      <w:pPr>
        <w:tabs>
          <w:tab w:val="num" w:pos="7568"/>
        </w:tabs>
        <w:ind w:left="7568" w:hanging="360"/>
      </w:pPr>
      <w:rPr>
        <w:rFonts w:ascii="Courier New" w:hAnsi="Courier New" w:cs="Courier New" w:hint="default"/>
      </w:rPr>
    </w:lvl>
    <w:lvl w:ilvl="8" w:tplc="04090005" w:tentative="1">
      <w:start w:val="1"/>
      <w:numFmt w:val="bullet"/>
      <w:lvlText w:val=""/>
      <w:lvlJc w:val="left"/>
      <w:pPr>
        <w:tabs>
          <w:tab w:val="num" w:pos="8288"/>
        </w:tabs>
        <w:ind w:left="8288" w:hanging="360"/>
      </w:pPr>
      <w:rPr>
        <w:rFonts w:ascii="Wingdings" w:hAnsi="Wingdings" w:hint="default"/>
      </w:rPr>
    </w:lvl>
  </w:abstractNum>
  <w:abstractNum w:abstractNumId="151" w15:restartNumberingAfterBreak="0">
    <w:nsid w:val="7F216504"/>
    <w:multiLevelType w:val="hybridMultilevel"/>
    <w:tmpl w:val="3BB2ABA6"/>
    <w:lvl w:ilvl="0" w:tplc="EEF271E0">
      <w:start w:val="1"/>
      <w:numFmt w:val="lowerLetter"/>
      <w:lvlText w:val="(%1)"/>
      <w:lvlJc w:val="left"/>
      <w:pPr>
        <w:ind w:left="720" w:hanging="360"/>
      </w:pPr>
      <w:rPr>
        <w:rFonts w:hint="default"/>
        <w:i/>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num w:numId="1">
    <w:abstractNumId w:val="54"/>
  </w:num>
  <w:num w:numId="2">
    <w:abstractNumId w:val="102"/>
  </w:num>
  <w:num w:numId="3">
    <w:abstractNumId w:val="139"/>
  </w:num>
  <w:num w:numId="4">
    <w:abstractNumId w:val="66"/>
  </w:num>
  <w:num w:numId="5">
    <w:abstractNumId w:val="94"/>
  </w:num>
  <w:num w:numId="6">
    <w:abstractNumId w:val="130"/>
  </w:num>
  <w:num w:numId="7">
    <w:abstractNumId w:val="98"/>
  </w:num>
  <w:num w:numId="8">
    <w:abstractNumId w:val="82"/>
  </w:num>
  <w:num w:numId="9">
    <w:abstractNumId w:val="65"/>
  </w:num>
  <w:num w:numId="10">
    <w:abstractNumId w:val="50"/>
  </w:num>
  <w:num w:numId="11">
    <w:abstractNumId w:val="134"/>
  </w:num>
  <w:num w:numId="12">
    <w:abstractNumId w:val="64"/>
  </w:num>
  <w:num w:numId="13">
    <w:abstractNumId w:val="88"/>
  </w:num>
  <w:num w:numId="14">
    <w:abstractNumId w:val="125"/>
  </w:num>
  <w:num w:numId="15">
    <w:abstractNumId w:val="107"/>
  </w:num>
  <w:num w:numId="16">
    <w:abstractNumId w:val="124"/>
  </w:num>
  <w:num w:numId="17">
    <w:abstractNumId w:val="23"/>
  </w:num>
  <w:num w:numId="18">
    <w:abstractNumId w:val="47"/>
  </w:num>
  <w:num w:numId="19">
    <w:abstractNumId w:val="41"/>
  </w:num>
  <w:num w:numId="20">
    <w:abstractNumId w:val="106"/>
  </w:num>
  <w:num w:numId="21">
    <w:abstractNumId w:val="6"/>
  </w:num>
  <w:num w:numId="22">
    <w:abstractNumId w:val="147"/>
  </w:num>
  <w:num w:numId="23">
    <w:abstractNumId w:val="61"/>
  </w:num>
  <w:num w:numId="24">
    <w:abstractNumId w:val="7"/>
  </w:num>
  <w:num w:numId="25">
    <w:abstractNumId w:val="143"/>
  </w:num>
  <w:num w:numId="26">
    <w:abstractNumId w:val="108"/>
  </w:num>
  <w:num w:numId="27">
    <w:abstractNumId w:val="58"/>
  </w:num>
  <w:num w:numId="28">
    <w:abstractNumId w:val="59"/>
  </w:num>
  <w:num w:numId="29">
    <w:abstractNumId w:val="112"/>
  </w:num>
  <w:num w:numId="30">
    <w:abstractNumId w:val="34"/>
  </w:num>
  <w:num w:numId="31">
    <w:abstractNumId w:val="63"/>
  </w:num>
  <w:num w:numId="32">
    <w:abstractNumId w:val="127"/>
  </w:num>
  <w:num w:numId="33">
    <w:abstractNumId w:val="43"/>
  </w:num>
  <w:num w:numId="34">
    <w:abstractNumId w:val="62"/>
  </w:num>
  <w:num w:numId="35">
    <w:abstractNumId w:val="100"/>
  </w:num>
  <w:num w:numId="36">
    <w:abstractNumId w:val="18"/>
  </w:num>
  <w:num w:numId="37">
    <w:abstractNumId w:val="68"/>
  </w:num>
  <w:num w:numId="38">
    <w:abstractNumId w:val="4"/>
  </w:num>
  <w:num w:numId="39">
    <w:abstractNumId w:val="33"/>
  </w:num>
  <w:num w:numId="40">
    <w:abstractNumId w:val="19"/>
  </w:num>
  <w:num w:numId="41">
    <w:abstractNumId w:val="128"/>
  </w:num>
  <w:num w:numId="42">
    <w:abstractNumId w:val="77"/>
  </w:num>
  <w:num w:numId="43">
    <w:abstractNumId w:val="15"/>
  </w:num>
  <w:num w:numId="44">
    <w:abstractNumId w:val="44"/>
  </w:num>
  <w:num w:numId="45">
    <w:abstractNumId w:val="73"/>
  </w:num>
  <w:num w:numId="46">
    <w:abstractNumId w:val="55"/>
  </w:num>
  <w:num w:numId="47">
    <w:abstractNumId w:val="99"/>
  </w:num>
  <w:num w:numId="48">
    <w:abstractNumId w:val="101"/>
  </w:num>
  <w:num w:numId="49">
    <w:abstractNumId w:val="22"/>
  </w:num>
  <w:num w:numId="50">
    <w:abstractNumId w:val="30"/>
  </w:num>
  <w:num w:numId="51">
    <w:abstractNumId w:val="17"/>
  </w:num>
  <w:num w:numId="52">
    <w:abstractNumId w:val="97"/>
  </w:num>
  <w:num w:numId="53">
    <w:abstractNumId w:val="116"/>
  </w:num>
  <w:num w:numId="54">
    <w:abstractNumId w:val="67"/>
  </w:num>
  <w:num w:numId="55">
    <w:abstractNumId w:val="109"/>
  </w:num>
  <w:num w:numId="56">
    <w:abstractNumId w:val="79"/>
  </w:num>
  <w:num w:numId="57">
    <w:abstractNumId w:val="137"/>
  </w:num>
  <w:num w:numId="58">
    <w:abstractNumId w:val="46"/>
  </w:num>
  <w:num w:numId="59">
    <w:abstractNumId w:val="72"/>
  </w:num>
  <w:num w:numId="60">
    <w:abstractNumId w:val="141"/>
  </w:num>
  <w:num w:numId="61">
    <w:abstractNumId w:val="140"/>
  </w:num>
  <w:num w:numId="62">
    <w:abstractNumId w:val="126"/>
  </w:num>
  <w:num w:numId="63">
    <w:abstractNumId w:val="49"/>
  </w:num>
  <w:num w:numId="64">
    <w:abstractNumId w:val="138"/>
  </w:num>
  <w:num w:numId="65">
    <w:abstractNumId w:val="37"/>
  </w:num>
  <w:num w:numId="66">
    <w:abstractNumId w:val="149"/>
  </w:num>
  <w:num w:numId="67">
    <w:abstractNumId w:val="117"/>
  </w:num>
  <w:num w:numId="68">
    <w:abstractNumId w:val="135"/>
  </w:num>
  <w:num w:numId="69">
    <w:abstractNumId w:val="150"/>
  </w:num>
  <w:num w:numId="70">
    <w:abstractNumId w:val="0"/>
  </w:num>
  <w:num w:numId="71">
    <w:abstractNumId w:val="69"/>
  </w:num>
  <w:num w:numId="72">
    <w:abstractNumId w:val="36"/>
  </w:num>
  <w:num w:numId="73">
    <w:abstractNumId w:val="133"/>
  </w:num>
  <w:num w:numId="74">
    <w:abstractNumId w:val="8"/>
  </w:num>
  <w:num w:numId="75">
    <w:abstractNumId w:val="142"/>
  </w:num>
  <w:num w:numId="76">
    <w:abstractNumId w:val="104"/>
  </w:num>
  <w:num w:numId="77">
    <w:abstractNumId w:val="103"/>
  </w:num>
  <w:num w:numId="78">
    <w:abstractNumId w:val="76"/>
  </w:num>
  <w:num w:numId="79">
    <w:abstractNumId w:val="60"/>
  </w:num>
  <w:num w:numId="80">
    <w:abstractNumId w:val="120"/>
  </w:num>
  <w:num w:numId="81">
    <w:abstractNumId w:val="40"/>
  </w:num>
  <w:num w:numId="82">
    <w:abstractNumId w:val="29"/>
  </w:num>
  <w:num w:numId="83">
    <w:abstractNumId w:val="12"/>
  </w:num>
  <w:num w:numId="84">
    <w:abstractNumId w:val="75"/>
  </w:num>
  <w:num w:numId="85">
    <w:abstractNumId w:val="81"/>
  </w:num>
  <w:num w:numId="86">
    <w:abstractNumId w:val="118"/>
  </w:num>
  <w:num w:numId="87">
    <w:abstractNumId w:val="122"/>
  </w:num>
  <w:num w:numId="88">
    <w:abstractNumId w:val="3"/>
  </w:num>
  <w:num w:numId="89">
    <w:abstractNumId w:val="148"/>
  </w:num>
  <w:num w:numId="90">
    <w:abstractNumId w:val="2"/>
  </w:num>
  <w:num w:numId="91">
    <w:abstractNumId w:val="26"/>
  </w:num>
  <w:num w:numId="92">
    <w:abstractNumId w:val="9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3">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4">
    <w:abstractNumId w:val="5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5">
    <w:abstractNumId w:val="1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6">
    <w:abstractNumId w:val="110"/>
  </w:num>
  <w:num w:numId="97">
    <w:abstractNumId w:val="28"/>
  </w:num>
  <w:num w:numId="98">
    <w:abstractNumId w:val="31"/>
  </w:num>
  <w:num w:numId="99">
    <w:abstractNumId w:val="83"/>
  </w:num>
  <w:num w:numId="100">
    <w:abstractNumId w:val="39"/>
  </w:num>
  <w:num w:numId="101">
    <w:abstractNumId w:val="92"/>
  </w:num>
  <w:num w:numId="102">
    <w:abstractNumId w:val="123"/>
  </w:num>
  <w:num w:numId="103">
    <w:abstractNumId w:val="129"/>
  </w:num>
  <w:num w:numId="104">
    <w:abstractNumId w:val="85"/>
  </w:num>
  <w:num w:numId="105">
    <w:abstractNumId w:val="20"/>
  </w:num>
  <w:num w:numId="106">
    <w:abstractNumId w:val="87"/>
  </w:num>
  <w:num w:numId="107">
    <w:abstractNumId w:val="105"/>
  </w:num>
  <w:num w:numId="108">
    <w:abstractNumId w:val="145"/>
  </w:num>
  <w:num w:numId="109">
    <w:abstractNumId w:val="136"/>
  </w:num>
  <w:num w:numId="110">
    <w:abstractNumId w:val="121"/>
  </w:num>
  <w:num w:numId="111">
    <w:abstractNumId w:val="1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
    <w:abstractNumId w:val="90"/>
  </w:num>
  <w:num w:numId="113">
    <w:abstractNumId w:val="95"/>
  </w:num>
  <w:num w:numId="114">
    <w:abstractNumId w:val="144"/>
  </w:num>
  <w:num w:numId="115">
    <w:abstractNumId w:val="70"/>
  </w:num>
  <w:num w:numId="116">
    <w:abstractNumId w:val="74"/>
  </w:num>
  <w:num w:numId="117">
    <w:abstractNumId w:val="91"/>
  </w:num>
  <w:num w:numId="118">
    <w:abstractNumId w:val="1"/>
  </w:num>
  <w:num w:numId="119">
    <w:abstractNumId w:val="56"/>
  </w:num>
  <w:num w:numId="120">
    <w:abstractNumId w:val="111"/>
  </w:num>
  <w:num w:numId="121">
    <w:abstractNumId w:val="114"/>
  </w:num>
  <w:num w:numId="122">
    <w:abstractNumId w:val="16"/>
  </w:num>
  <w:num w:numId="123">
    <w:abstractNumId w:val="53"/>
  </w:num>
  <w:num w:numId="124">
    <w:abstractNumId w:val="48"/>
  </w:num>
  <w:num w:numId="125">
    <w:abstractNumId w:val="42"/>
  </w:num>
  <w:num w:numId="126">
    <w:abstractNumId w:val="84"/>
  </w:num>
  <w:num w:numId="127">
    <w:abstractNumId w:val="11"/>
  </w:num>
  <w:num w:numId="128">
    <w:abstractNumId w:val="24"/>
  </w:num>
  <w:num w:numId="129">
    <w:abstractNumId w:val="131"/>
  </w:num>
  <w:num w:numId="130">
    <w:abstractNumId w:val="89"/>
  </w:num>
  <w:num w:numId="131">
    <w:abstractNumId w:val="10"/>
  </w:num>
  <w:num w:numId="132">
    <w:abstractNumId w:val="80"/>
  </w:num>
  <w:num w:numId="133">
    <w:abstractNumId w:val="9"/>
  </w:num>
  <w:num w:numId="134">
    <w:abstractNumId w:val="86"/>
  </w:num>
  <w:num w:numId="135">
    <w:abstractNumId w:val="57"/>
  </w:num>
  <w:num w:numId="136">
    <w:abstractNumId w:val="38"/>
  </w:num>
  <w:num w:numId="137">
    <w:abstractNumId w:val="52"/>
  </w:num>
  <w:num w:numId="138">
    <w:abstractNumId w:val="25"/>
  </w:num>
  <w:num w:numId="139">
    <w:abstractNumId w:val="28"/>
  </w:num>
  <w:num w:numId="140">
    <w:abstractNumId w:val="15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2">
    <w:abstractNumId w:val="7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3">
    <w:abstractNumId w:val="1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4">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5">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6">
    <w:abstractNumId w:val="1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7">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8">
    <w:abstractNumId w:val="7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9">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0">
    <w:abstractNumId w:val="1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2">
    <w:abstractNumId w:val="9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3">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5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Aziziyah MD HAMBALI (FJCOURTS)">
    <w15:presenceInfo w15:providerId="None" w15:userId="Aziziyah MD HAMBALI (FJCOURTS)"/>
  </w15:person>
  <w15:person w15:author="zhuoneng goh">
    <w15:presenceInfo w15:providerId="Windows Live" w15:userId="1ce4cac85f7310a5"/>
  </w15:person>
  <w15:person w15:author="Adriene CHEONG (FJCOURTS)">
    <w15:presenceInfo w15:providerId="AD" w15:userId="S-1-5-21-1216582894-834684500-1334827815-89310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displayBackgroundShape/>
  <w:hideSpellingErrors/>
  <w:hideGrammaticalErrors/>
  <w:proofState w:spelling="clean" w:grammar="clean"/>
  <w:defaultTabStop w:val="72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22AA5"/>
    <w:rsid w:val="00000717"/>
    <w:rsid w:val="000008C8"/>
    <w:rsid w:val="00003D4D"/>
    <w:rsid w:val="00005077"/>
    <w:rsid w:val="0000713B"/>
    <w:rsid w:val="00007A47"/>
    <w:rsid w:val="00010215"/>
    <w:rsid w:val="0001027F"/>
    <w:rsid w:val="000137BF"/>
    <w:rsid w:val="00013E77"/>
    <w:rsid w:val="00013EF7"/>
    <w:rsid w:val="000168F6"/>
    <w:rsid w:val="00016918"/>
    <w:rsid w:val="00017448"/>
    <w:rsid w:val="000179EA"/>
    <w:rsid w:val="00021D4B"/>
    <w:rsid w:val="00022060"/>
    <w:rsid w:val="000225E7"/>
    <w:rsid w:val="00022802"/>
    <w:rsid w:val="000240E7"/>
    <w:rsid w:val="0002446C"/>
    <w:rsid w:val="0002694A"/>
    <w:rsid w:val="00026F03"/>
    <w:rsid w:val="00026F1C"/>
    <w:rsid w:val="00030301"/>
    <w:rsid w:val="00030792"/>
    <w:rsid w:val="00031831"/>
    <w:rsid w:val="00032282"/>
    <w:rsid w:val="00032528"/>
    <w:rsid w:val="00035E69"/>
    <w:rsid w:val="00040738"/>
    <w:rsid w:val="000409E6"/>
    <w:rsid w:val="00041F27"/>
    <w:rsid w:val="00042183"/>
    <w:rsid w:val="00042754"/>
    <w:rsid w:val="00043B9F"/>
    <w:rsid w:val="00044006"/>
    <w:rsid w:val="00044144"/>
    <w:rsid w:val="00045AE0"/>
    <w:rsid w:val="000511B9"/>
    <w:rsid w:val="00052309"/>
    <w:rsid w:val="00054E07"/>
    <w:rsid w:val="000562D5"/>
    <w:rsid w:val="0005714F"/>
    <w:rsid w:val="00057323"/>
    <w:rsid w:val="0006037C"/>
    <w:rsid w:val="00064360"/>
    <w:rsid w:val="00065191"/>
    <w:rsid w:val="00065DA9"/>
    <w:rsid w:val="00067AA0"/>
    <w:rsid w:val="00073489"/>
    <w:rsid w:val="00074E4B"/>
    <w:rsid w:val="00075FD5"/>
    <w:rsid w:val="0007715D"/>
    <w:rsid w:val="00081595"/>
    <w:rsid w:val="00081805"/>
    <w:rsid w:val="000842BA"/>
    <w:rsid w:val="00084D87"/>
    <w:rsid w:val="00085109"/>
    <w:rsid w:val="00086202"/>
    <w:rsid w:val="00086391"/>
    <w:rsid w:val="00090043"/>
    <w:rsid w:val="00091E05"/>
    <w:rsid w:val="00096710"/>
    <w:rsid w:val="00096DAE"/>
    <w:rsid w:val="000A03C5"/>
    <w:rsid w:val="000A1842"/>
    <w:rsid w:val="000A1E16"/>
    <w:rsid w:val="000A2A3E"/>
    <w:rsid w:val="000A451C"/>
    <w:rsid w:val="000A46EC"/>
    <w:rsid w:val="000A5D8C"/>
    <w:rsid w:val="000A748C"/>
    <w:rsid w:val="000B02FA"/>
    <w:rsid w:val="000B04A4"/>
    <w:rsid w:val="000B0A3D"/>
    <w:rsid w:val="000B15E2"/>
    <w:rsid w:val="000B1CC8"/>
    <w:rsid w:val="000B235F"/>
    <w:rsid w:val="000B3FB1"/>
    <w:rsid w:val="000B4424"/>
    <w:rsid w:val="000B5587"/>
    <w:rsid w:val="000B6052"/>
    <w:rsid w:val="000B6E05"/>
    <w:rsid w:val="000B7944"/>
    <w:rsid w:val="000C1A62"/>
    <w:rsid w:val="000C3833"/>
    <w:rsid w:val="000C4573"/>
    <w:rsid w:val="000C6C8A"/>
    <w:rsid w:val="000C74C8"/>
    <w:rsid w:val="000D00DA"/>
    <w:rsid w:val="000D0850"/>
    <w:rsid w:val="000D1FE3"/>
    <w:rsid w:val="000D34D7"/>
    <w:rsid w:val="000D3C6D"/>
    <w:rsid w:val="000D3DCA"/>
    <w:rsid w:val="000D6545"/>
    <w:rsid w:val="000D6F4C"/>
    <w:rsid w:val="000D7D80"/>
    <w:rsid w:val="000E3782"/>
    <w:rsid w:val="000E3803"/>
    <w:rsid w:val="000E3B0B"/>
    <w:rsid w:val="000E3F74"/>
    <w:rsid w:val="000E4142"/>
    <w:rsid w:val="000E6D64"/>
    <w:rsid w:val="000F03A7"/>
    <w:rsid w:val="000F0483"/>
    <w:rsid w:val="000F0842"/>
    <w:rsid w:val="000F3455"/>
    <w:rsid w:val="000F37E4"/>
    <w:rsid w:val="000F4772"/>
    <w:rsid w:val="000F4935"/>
    <w:rsid w:val="000F70A3"/>
    <w:rsid w:val="00102329"/>
    <w:rsid w:val="0010407F"/>
    <w:rsid w:val="00105CE7"/>
    <w:rsid w:val="00107E4F"/>
    <w:rsid w:val="00107E8A"/>
    <w:rsid w:val="00111210"/>
    <w:rsid w:val="00111A8E"/>
    <w:rsid w:val="001121FF"/>
    <w:rsid w:val="00112A5C"/>
    <w:rsid w:val="00113A0A"/>
    <w:rsid w:val="0011598D"/>
    <w:rsid w:val="00116C7D"/>
    <w:rsid w:val="00117367"/>
    <w:rsid w:val="0011790A"/>
    <w:rsid w:val="00120948"/>
    <w:rsid w:val="001229F7"/>
    <w:rsid w:val="00122E68"/>
    <w:rsid w:val="001255FA"/>
    <w:rsid w:val="00127659"/>
    <w:rsid w:val="00127FBF"/>
    <w:rsid w:val="00130D8B"/>
    <w:rsid w:val="00132751"/>
    <w:rsid w:val="001402D0"/>
    <w:rsid w:val="00141133"/>
    <w:rsid w:val="00142183"/>
    <w:rsid w:val="00143600"/>
    <w:rsid w:val="001442E4"/>
    <w:rsid w:val="0014572B"/>
    <w:rsid w:val="00146E2E"/>
    <w:rsid w:val="001509D8"/>
    <w:rsid w:val="00150FB0"/>
    <w:rsid w:val="00153428"/>
    <w:rsid w:val="00153ADA"/>
    <w:rsid w:val="001576BB"/>
    <w:rsid w:val="001576E7"/>
    <w:rsid w:val="0016087E"/>
    <w:rsid w:val="00160880"/>
    <w:rsid w:val="0016128A"/>
    <w:rsid w:val="00161816"/>
    <w:rsid w:val="00162409"/>
    <w:rsid w:val="001659A6"/>
    <w:rsid w:val="0016740A"/>
    <w:rsid w:val="00167AE6"/>
    <w:rsid w:val="00171911"/>
    <w:rsid w:val="001720DF"/>
    <w:rsid w:val="00172A4A"/>
    <w:rsid w:val="00173E7D"/>
    <w:rsid w:val="00173EEC"/>
    <w:rsid w:val="0017505F"/>
    <w:rsid w:val="00175315"/>
    <w:rsid w:val="00176948"/>
    <w:rsid w:val="001776D6"/>
    <w:rsid w:val="00183A82"/>
    <w:rsid w:val="00184366"/>
    <w:rsid w:val="00184DF7"/>
    <w:rsid w:val="00190F05"/>
    <w:rsid w:val="001913E1"/>
    <w:rsid w:val="001914F5"/>
    <w:rsid w:val="001927BF"/>
    <w:rsid w:val="00192A6C"/>
    <w:rsid w:val="0019382C"/>
    <w:rsid w:val="00195F5C"/>
    <w:rsid w:val="00195FAF"/>
    <w:rsid w:val="001979F9"/>
    <w:rsid w:val="00197F2D"/>
    <w:rsid w:val="001A0CCB"/>
    <w:rsid w:val="001A1EA3"/>
    <w:rsid w:val="001A2B24"/>
    <w:rsid w:val="001A3211"/>
    <w:rsid w:val="001A402A"/>
    <w:rsid w:val="001A4106"/>
    <w:rsid w:val="001A576D"/>
    <w:rsid w:val="001B38F1"/>
    <w:rsid w:val="001B599E"/>
    <w:rsid w:val="001B6314"/>
    <w:rsid w:val="001B6558"/>
    <w:rsid w:val="001B6E79"/>
    <w:rsid w:val="001C1D8A"/>
    <w:rsid w:val="001C1E2A"/>
    <w:rsid w:val="001C3801"/>
    <w:rsid w:val="001C3D2E"/>
    <w:rsid w:val="001C5468"/>
    <w:rsid w:val="001C6677"/>
    <w:rsid w:val="001D068D"/>
    <w:rsid w:val="001D099D"/>
    <w:rsid w:val="001D14D2"/>
    <w:rsid w:val="001D1863"/>
    <w:rsid w:val="001D2CB0"/>
    <w:rsid w:val="001D4E21"/>
    <w:rsid w:val="001D5830"/>
    <w:rsid w:val="001D63AC"/>
    <w:rsid w:val="001E078F"/>
    <w:rsid w:val="001E0F0E"/>
    <w:rsid w:val="001E1500"/>
    <w:rsid w:val="001E2E4B"/>
    <w:rsid w:val="001E4689"/>
    <w:rsid w:val="001E5637"/>
    <w:rsid w:val="001E6B23"/>
    <w:rsid w:val="001F0B8A"/>
    <w:rsid w:val="001F25E4"/>
    <w:rsid w:val="001F4AB6"/>
    <w:rsid w:val="001F4D78"/>
    <w:rsid w:val="001F62B0"/>
    <w:rsid w:val="001F77B0"/>
    <w:rsid w:val="00200EEC"/>
    <w:rsid w:val="00203AD2"/>
    <w:rsid w:val="00205B95"/>
    <w:rsid w:val="00206A47"/>
    <w:rsid w:val="00207C81"/>
    <w:rsid w:val="002111FD"/>
    <w:rsid w:val="00212B91"/>
    <w:rsid w:val="00221257"/>
    <w:rsid w:val="00222FE0"/>
    <w:rsid w:val="002317C9"/>
    <w:rsid w:val="00231F93"/>
    <w:rsid w:val="002330E1"/>
    <w:rsid w:val="00234A52"/>
    <w:rsid w:val="00234E01"/>
    <w:rsid w:val="00236DAA"/>
    <w:rsid w:val="00244A37"/>
    <w:rsid w:val="002475AC"/>
    <w:rsid w:val="00247632"/>
    <w:rsid w:val="0025208E"/>
    <w:rsid w:val="002526E4"/>
    <w:rsid w:val="00252714"/>
    <w:rsid w:val="00252EA8"/>
    <w:rsid w:val="00254CBA"/>
    <w:rsid w:val="00255AA3"/>
    <w:rsid w:val="00260E20"/>
    <w:rsid w:val="002621B7"/>
    <w:rsid w:val="00265E75"/>
    <w:rsid w:val="00266FEE"/>
    <w:rsid w:val="00267633"/>
    <w:rsid w:val="00270D8B"/>
    <w:rsid w:val="002736B4"/>
    <w:rsid w:val="0027450E"/>
    <w:rsid w:val="002809B5"/>
    <w:rsid w:val="00283B7D"/>
    <w:rsid w:val="00283CD2"/>
    <w:rsid w:val="002842F9"/>
    <w:rsid w:val="0028682F"/>
    <w:rsid w:val="00287029"/>
    <w:rsid w:val="00287448"/>
    <w:rsid w:val="002903F3"/>
    <w:rsid w:val="00290DBD"/>
    <w:rsid w:val="0029197F"/>
    <w:rsid w:val="00296E95"/>
    <w:rsid w:val="00297004"/>
    <w:rsid w:val="0029781C"/>
    <w:rsid w:val="00297DA5"/>
    <w:rsid w:val="002A01C7"/>
    <w:rsid w:val="002A0F17"/>
    <w:rsid w:val="002A2BFE"/>
    <w:rsid w:val="002A4C10"/>
    <w:rsid w:val="002A6468"/>
    <w:rsid w:val="002A6FE8"/>
    <w:rsid w:val="002A743B"/>
    <w:rsid w:val="002B0397"/>
    <w:rsid w:val="002B0D7D"/>
    <w:rsid w:val="002B244F"/>
    <w:rsid w:val="002B3674"/>
    <w:rsid w:val="002B37B8"/>
    <w:rsid w:val="002B41CE"/>
    <w:rsid w:val="002B4FD6"/>
    <w:rsid w:val="002B669D"/>
    <w:rsid w:val="002C02C2"/>
    <w:rsid w:val="002C31A0"/>
    <w:rsid w:val="002C3670"/>
    <w:rsid w:val="002C4B13"/>
    <w:rsid w:val="002C4BF2"/>
    <w:rsid w:val="002C7D0B"/>
    <w:rsid w:val="002D07A8"/>
    <w:rsid w:val="002D12D1"/>
    <w:rsid w:val="002D1421"/>
    <w:rsid w:val="002D4084"/>
    <w:rsid w:val="002D6227"/>
    <w:rsid w:val="002D7BC7"/>
    <w:rsid w:val="002E03EC"/>
    <w:rsid w:val="002E1655"/>
    <w:rsid w:val="002E2A71"/>
    <w:rsid w:val="002E5EEE"/>
    <w:rsid w:val="002E6CD5"/>
    <w:rsid w:val="002E70B4"/>
    <w:rsid w:val="002E7A1A"/>
    <w:rsid w:val="002F0484"/>
    <w:rsid w:val="002F27D6"/>
    <w:rsid w:val="002F3761"/>
    <w:rsid w:val="002F384D"/>
    <w:rsid w:val="002F47E3"/>
    <w:rsid w:val="00304AC2"/>
    <w:rsid w:val="0030694F"/>
    <w:rsid w:val="00307BCC"/>
    <w:rsid w:val="00310308"/>
    <w:rsid w:val="003104E7"/>
    <w:rsid w:val="00311BB3"/>
    <w:rsid w:val="00312957"/>
    <w:rsid w:val="00313BCC"/>
    <w:rsid w:val="0031564B"/>
    <w:rsid w:val="0031584B"/>
    <w:rsid w:val="00320331"/>
    <w:rsid w:val="0032341B"/>
    <w:rsid w:val="003234D1"/>
    <w:rsid w:val="00323AAC"/>
    <w:rsid w:val="0032617E"/>
    <w:rsid w:val="0032777A"/>
    <w:rsid w:val="00330D55"/>
    <w:rsid w:val="00332ECB"/>
    <w:rsid w:val="0033319F"/>
    <w:rsid w:val="00333E1B"/>
    <w:rsid w:val="00334263"/>
    <w:rsid w:val="00335028"/>
    <w:rsid w:val="00340C73"/>
    <w:rsid w:val="0034118E"/>
    <w:rsid w:val="0034631A"/>
    <w:rsid w:val="00347ACE"/>
    <w:rsid w:val="00347C3F"/>
    <w:rsid w:val="00347EB5"/>
    <w:rsid w:val="003535A5"/>
    <w:rsid w:val="0035478A"/>
    <w:rsid w:val="00361A4D"/>
    <w:rsid w:val="00361B92"/>
    <w:rsid w:val="0036247B"/>
    <w:rsid w:val="003624F6"/>
    <w:rsid w:val="003664A3"/>
    <w:rsid w:val="00367AED"/>
    <w:rsid w:val="003703B2"/>
    <w:rsid w:val="00374D55"/>
    <w:rsid w:val="0037767B"/>
    <w:rsid w:val="00382C52"/>
    <w:rsid w:val="00383603"/>
    <w:rsid w:val="00387057"/>
    <w:rsid w:val="00387257"/>
    <w:rsid w:val="0038758F"/>
    <w:rsid w:val="00393051"/>
    <w:rsid w:val="00394472"/>
    <w:rsid w:val="003960C4"/>
    <w:rsid w:val="0039699F"/>
    <w:rsid w:val="003A2C32"/>
    <w:rsid w:val="003A3114"/>
    <w:rsid w:val="003A31C8"/>
    <w:rsid w:val="003A4AB0"/>
    <w:rsid w:val="003A4E8E"/>
    <w:rsid w:val="003A517C"/>
    <w:rsid w:val="003A7AF8"/>
    <w:rsid w:val="003B0F55"/>
    <w:rsid w:val="003B1A79"/>
    <w:rsid w:val="003B1CCF"/>
    <w:rsid w:val="003B3DED"/>
    <w:rsid w:val="003B3F99"/>
    <w:rsid w:val="003B487A"/>
    <w:rsid w:val="003C0E92"/>
    <w:rsid w:val="003C1B17"/>
    <w:rsid w:val="003C2D0D"/>
    <w:rsid w:val="003C3006"/>
    <w:rsid w:val="003C39EA"/>
    <w:rsid w:val="003C3B80"/>
    <w:rsid w:val="003C4CF1"/>
    <w:rsid w:val="003C6195"/>
    <w:rsid w:val="003C76C6"/>
    <w:rsid w:val="003C7C9F"/>
    <w:rsid w:val="003D13AE"/>
    <w:rsid w:val="003D1C57"/>
    <w:rsid w:val="003D2A98"/>
    <w:rsid w:val="003D47BB"/>
    <w:rsid w:val="003D4FCC"/>
    <w:rsid w:val="003D5672"/>
    <w:rsid w:val="003D5F46"/>
    <w:rsid w:val="003E1ADB"/>
    <w:rsid w:val="003E2545"/>
    <w:rsid w:val="003E30C1"/>
    <w:rsid w:val="003E3AC9"/>
    <w:rsid w:val="003E44BD"/>
    <w:rsid w:val="003E5F99"/>
    <w:rsid w:val="003F3038"/>
    <w:rsid w:val="003F307A"/>
    <w:rsid w:val="003F3792"/>
    <w:rsid w:val="003F61C4"/>
    <w:rsid w:val="00401698"/>
    <w:rsid w:val="00401816"/>
    <w:rsid w:val="00401B50"/>
    <w:rsid w:val="00401DA4"/>
    <w:rsid w:val="004023D3"/>
    <w:rsid w:val="00404F6E"/>
    <w:rsid w:val="004051BF"/>
    <w:rsid w:val="0040527C"/>
    <w:rsid w:val="0040624B"/>
    <w:rsid w:val="004066EF"/>
    <w:rsid w:val="0040743A"/>
    <w:rsid w:val="004135BD"/>
    <w:rsid w:val="00413B40"/>
    <w:rsid w:val="0041406C"/>
    <w:rsid w:val="00415122"/>
    <w:rsid w:val="00415286"/>
    <w:rsid w:val="004203BE"/>
    <w:rsid w:val="004209B9"/>
    <w:rsid w:val="00421433"/>
    <w:rsid w:val="0042168F"/>
    <w:rsid w:val="00421FD3"/>
    <w:rsid w:val="00423B88"/>
    <w:rsid w:val="004248E3"/>
    <w:rsid w:val="00425E57"/>
    <w:rsid w:val="004269CC"/>
    <w:rsid w:val="0043080A"/>
    <w:rsid w:val="004318ED"/>
    <w:rsid w:val="00431AF6"/>
    <w:rsid w:val="004327AE"/>
    <w:rsid w:val="00432F52"/>
    <w:rsid w:val="00433446"/>
    <w:rsid w:val="004349AF"/>
    <w:rsid w:val="00435D53"/>
    <w:rsid w:val="00437AA8"/>
    <w:rsid w:val="004411D5"/>
    <w:rsid w:val="004423CA"/>
    <w:rsid w:val="00445813"/>
    <w:rsid w:val="00445AB7"/>
    <w:rsid w:val="00446647"/>
    <w:rsid w:val="0044685C"/>
    <w:rsid w:val="00450C19"/>
    <w:rsid w:val="004510E0"/>
    <w:rsid w:val="00453996"/>
    <w:rsid w:val="00454024"/>
    <w:rsid w:val="00454456"/>
    <w:rsid w:val="004615CB"/>
    <w:rsid w:val="004650A1"/>
    <w:rsid w:val="00465AE8"/>
    <w:rsid w:val="00466A68"/>
    <w:rsid w:val="00467916"/>
    <w:rsid w:val="00467D6B"/>
    <w:rsid w:val="00471B88"/>
    <w:rsid w:val="004720BB"/>
    <w:rsid w:val="00473F4E"/>
    <w:rsid w:val="00473F8D"/>
    <w:rsid w:val="00476122"/>
    <w:rsid w:val="00476896"/>
    <w:rsid w:val="00477C3D"/>
    <w:rsid w:val="00480028"/>
    <w:rsid w:val="004811CF"/>
    <w:rsid w:val="004816A0"/>
    <w:rsid w:val="0048212C"/>
    <w:rsid w:val="00482B8F"/>
    <w:rsid w:val="00483C54"/>
    <w:rsid w:val="0048434A"/>
    <w:rsid w:val="00484D76"/>
    <w:rsid w:val="00487528"/>
    <w:rsid w:val="0049075D"/>
    <w:rsid w:val="0049177B"/>
    <w:rsid w:val="00492189"/>
    <w:rsid w:val="00497891"/>
    <w:rsid w:val="004A0683"/>
    <w:rsid w:val="004A0AC1"/>
    <w:rsid w:val="004A2A5B"/>
    <w:rsid w:val="004A5A14"/>
    <w:rsid w:val="004A71AF"/>
    <w:rsid w:val="004B0268"/>
    <w:rsid w:val="004B6819"/>
    <w:rsid w:val="004B6EF1"/>
    <w:rsid w:val="004C118E"/>
    <w:rsid w:val="004C1C9A"/>
    <w:rsid w:val="004C2D59"/>
    <w:rsid w:val="004C64D0"/>
    <w:rsid w:val="004D418A"/>
    <w:rsid w:val="004D5AE8"/>
    <w:rsid w:val="004D76E3"/>
    <w:rsid w:val="004E05B9"/>
    <w:rsid w:val="004E0E1E"/>
    <w:rsid w:val="004E15CC"/>
    <w:rsid w:val="004E2770"/>
    <w:rsid w:val="004E4889"/>
    <w:rsid w:val="004E4CE1"/>
    <w:rsid w:val="004E50D2"/>
    <w:rsid w:val="004E6F48"/>
    <w:rsid w:val="004F14E3"/>
    <w:rsid w:val="004F5AF8"/>
    <w:rsid w:val="004F69A7"/>
    <w:rsid w:val="004F6AD0"/>
    <w:rsid w:val="005004C5"/>
    <w:rsid w:val="005008B7"/>
    <w:rsid w:val="0050174D"/>
    <w:rsid w:val="00501DA5"/>
    <w:rsid w:val="00503162"/>
    <w:rsid w:val="00504B4D"/>
    <w:rsid w:val="00505736"/>
    <w:rsid w:val="0050747D"/>
    <w:rsid w:val="005074F5"/>
    <w:rsid w:val="0051115B"/>
    <w:rsid w:val="0051194F"/>
    <w:rsid w:val="00513C3C"/>
    <w:rsid w:val="00514DFB"/>
    <w:rsid w:val="00516C86"/>
    <w:rsid w:val="00516E6C"/>
    <w:rsid w:val="0051768C"/>
    <w:rsid w:val="005202E5"/>
    <w:rsid w:val="005234F1"/>
    <w:rsid w:val="00526429"/>
    <w:rsid w:val="0052748D"/>
    <w:rsid w:val="00531BDF"/>
    <w:rsid w:val="0053218C"/>
    <w:rsid w:val="00533224"/>
    <w:rsid w:val="0053393F"/>
    <w:rsid w:val="00536377"/>
    <w:rsid w:val="005377F3"/>
    <w:rsid w:val="005419BF"/>
    <w:rsid w:val="00542AFE"/>
    <w:rsid w:val="00542B75"/>
    <w:rsid w:val="00543308"/>
    <w:rsid w:val="00545562"/>
    <w:rsid w:val="00545841"/>
    <w:rsid w:val="00545B60"/>
    <w:rsid w:val="00546E7D"/>
    <w:rsid w:val="005512AB"/>
    <w:rsid w:val="00551598"/>
    <w:rsid w:val="00551B3E"/>
    <w:rsid w:val="00552017"/>
    <w:rsid w:val="005523E5"/>
    <w:rsid w:val="00552524"/>
    <w:rsid w:val="0055426F"/>
    <w:rsid w:val="0056405F"/>
    <w:rsid w:val="00564B59"/>
    <w:rsid w:val="0056520F"/>
    <w:rsid w:val="00565921"/>
    <w:rsid w:val="00565C43"/>
    <w:rsid w:val="00566235"/>
    <w:rsid w:val="0057053F"/>
    <w:rsid w:val="0057187F"/>
    <w:rsid w:val="005720A8"/>
    <w:rsid w:val="005743A0"/>
    <w:rsid w:val="0057646B"/>
    <w:rsid w:val="00576987"/>
    <w:rsid w:val="00576BB7"/>
    <w:rsid w:val="00576E13"/>
    <w:rsid w:val="00576E39"/>
    <w:rsid w:val="005806B4"/>
    <w:rsid w:val="00583C9B"/>
    <w:rsid w:val="00591F22"/>
    <w:rsid w:val="00593E0B"/>
    <w:rsid w:val="00596FCC"/>
    <w:rsid w:val="005A15C9"/>
    <w:rsid w:val="005A1A63"/>
    <w:rsid w:val="005A22FC"/>
    <w:rsid w:val="005B0980"/>
    <w:rsid w:val="005B1795"/>
    <w:rsid w:val="005B3365"/>
    <w:rsid w:val="005B46F6"/>
    <w:rsid w:val="005C1B49"/>
    <w:rsid w:val="005C2980"/>
    <w:rsid w:val="005C5202"/>
    <w:rsid w:val="005C640F"/>
    <w:rsid w:val="005C6CD0"/>
    <w:rsid w:val="005C710D"/>
    <w:rsid w:val="005D0160"/>
    <w:rsid w:val="005D04D6"/>
    <w:rsid w:val="005D04F3"/>
    <w:rsid w:val="005D0B86"/>
    <w:rsid w:val="005D236A"/>
    <w:rsid w:val="005D2BB9"/>
    <w:rsid w:val="005D30EE"/>
    <w:rsid w:val="005D3525"/>
    <w:rsid w:val="005D40A3"/>
    <w:rsid w:val="005D4DDE"/>
    <w:rsid w:val="005D57FE"/>
    <w:rsid w:val="005D6AD4"/>
    <w:rsid w:val="005E0438"/>
    <w:rsid w:val="005E0C73"/>
    <w:rsid w:val="005E110B"/>
    <w:rsid w:val="005E233F"/>
    <w:rsid w:val="005E43D6"/>
    <w:rsid w:val="005E478D"/>
    <w:rsid w:val="005E5ABC"/>
    <w:rsid w:val="005F0E34"/>
    <w:rsid w:val="005F191B"/>
    <w:rsid w:val="005F3426"/>
    <w:rsid w:val="005F3CB7"/>
    <w:rsid w:val="005F4589"/>
    <w:rsid w:val="005F4F1C"/>
    <w:rsid w:val="005F5D4C"/>
    <w:rsid w:val="005F6966"/>
    <w:rsid w:val="005F7B40"/>
    <w:rsid w:val="005F7CA4"/>
    <w:rsid w:val="006005E7"/>
    <w:rsid w:val="00601921"/>
    <w:rsid w:val="0060567C"/>
    <w:rsid w:val="0060595F"/>
    <w:rsid w:val="0060650B"/>
    <w:rsid w:val="00607160"/>
    <w:rsid w:val="00607AB3"/>
    <w:rsid w:val="0061081D"/>
    <w:rsid w:val="006123C4"/>
    <w:rsid w:val="0061341E"/>
    <w:rsid w:val="00613A85"/>
    <w:rsid w:val="00613CFD"/>
    <w:rsid w:val="00614653"/>
    <w:rsid w:val="00616A64"/>
    <w:rsid w:val="006172E9"/>
    <w:rsid w:val="00617A9F"/>
    <w:rsid w:val="0062006A"/>
    <w:rsid w:val="0062025F"/>
    <w:rsid w:val="00620F60"/>
    <w:rsid w:val="00622861"/>
    <w:rsid w:val="0062394C"/>
    <w:rsid w:val="00624383"/>
    <w:rsid w:val="006243BA"/>
    <w:rsid w:val="00624A78"/>
    <w:rsid w:val="00625B2F"/>
    <w:rsid w:val="0062702D"/>
    <w:rsid w:val="00627742"/>
    <w:rsid w:val="00630598"/>
    <w:rsid w:val="0063157B"/>
    <w:rsid w:val="00631A91"/>
    <w:rsid w:val="00632015"/>
    <w:rsid w:val="00632D5B"/>
    <w:rsid w:val="00634BCD"/>
    <w:rsid w:val="00635E23"/>
    <w:rsid w:val="00637592"/>
    <w:rsid w:val="00643E12"/>
    <w:rsid w:val="006453E7"/>
    <w:rsid w:val="006456DD"/>
    <w:rsid w:val="00646563"/>
    <w:rsid w:val="00651AEE"/>
    <w:rsid w:val="00652042"/>
    <w:rsid w:val="00653B9F"/>
    <w:rsid w:val="00653FDD"/>
    <w:rsid w:val="0065768D"/>
    <w:rsid w:val="00657740"/>
    <w:rsid w:val="00657E66"/>
    <w:rsid w:val="00661042"/>
    <w:rsid w:val="006629F6"/>
    <w:rsid w:val="006661F2"/>
    <w:rsid w:val="0066659C"/>
    <w:rsid w:val="00666A6A"/>
    <w:rsid w:val="00666E47"/>
    <w:rsid w:val="006674BB"/>
    <w:rsid w:val="006710C2"/>
    <w:rsid w:val="0067257A"/>
    <w:rsid w:val="006725FD"/>
    <w:rsid w:val="00675D71"/>
    <w:rsid w:val="0067696B"/>
    <w:rsid w:val="00681DE1"/>
    <w:rsid w:val="00681E46"/>
    <w:rsid w:val="006828C7"/>
    <w:rsid w:val="00682E1E"/>
    <w:rsid w:val="00683708"/>
    <w:rsid w:val="0068385D"/>
    <w:rsid w:val="00685720"/>
    <w:rsid w:val="00685760"/>
    <w:rsid w:val="00686400"/>
    <w:rsid w:val="00691DA6"/>
    <w:rsid w:val="00691F7C"/>
    <w:rsid w:val="00693985"/>
    <w:rsid w:val="006971A1"/>
    <w:rsid w:val="006A0D9A"/>
    <w:rsid w:val="006A2224"/>
    <w:rsid w:val="006A3648"/>
    <w:rsid w:val="006A36A1"/>
    <w:rsid w:val="006A3806"/>
    <w:rsid w:val="006A47CB"/>
    <w:rsid w:val="006A69CF"/>
    <w:rsid w:val="006B0CA0"/>
    <w:rsid w:val="006B1015"/>
    <w:rsid w:val="006B66F9"/>
    <w:rsid w:val="006B6C7B"/>
    <w:rsid w:val="006B7531"/>
    <w:rsid w:val="006C4C49"/>
    <w:rsid w:val="006C533A"/>
    <w:rsid w:val="006C54D3"/>
    <w:rsid w:val="006C5B6F"/>
    <w:rsid w:val="006C5F4E"/>
    <w:rsid w:val="006C61A6"/>
    <w:rsid w:val="006C66C6"/>
    <w:rsid w:val="006C7025"/>
    <w:rsid w:val="006C7061"/>
    <w:rsid w:val="006D4F0A"/>
    <w:rsid w:val="006D7C80"/>
    <w:rsid w:val="006E1BEB"/>
    <w:rsid w:val="006E3FC4"/>
    <w:rsid w:val="006E51B9"/>
    <w:rsid w:val="006E6014"/>
    <w:rsid w:val="006E6346"/>
    <w:rsid w:val="006E6678"/>
    <w:rsid w:val="006E7A7D"/>
    <w:rsid w:val="006F2964"/>
    <w:rsid w:val="006F2CA2"/>
    <w:rsid w:val="006F6DCA"/>
    <w:rsid w:val="00702B71"/>
    <w:rsid w:val="007032E4"/>
    <w:rsid w:val="00704D7A"/>
    <w:rsid w:val="007079F7"/>
    <w:rsid w:val="0071074F"/>
    <w:rsid w:val="00711824"/>
    <w:rsid w:val="00711B4B"/>
    <w:rsid w:val="007121B0"/>
    <w:rsid w:val="007123EC"/>
    <w:rsid w:val="007148BC"/>
    <w:rsid w:val="00715058"/>
    <w:rsid w:val="0072044D"/>
    <w:rsid w:val="00720FC7"/>
    <w:rsid w:val="0072198F"/>
    <w:rsid w:val="00726049"/>
    <w:rsid w:val="00726E03"/>
    <w:rsid w:val="007272DF"/>
    <w:rsid w:val="00730AD2"/>
    <w:rsid w:val="00731379"/>
    <w:rsid w:val="00732557"/>
    <w:rsid w:val="00732A7E"/>
    <w:rsid w:val="0073359C"/>
    <w:rsid w:val="00734309"/>
    <w:rsid w:val="00734B7C"/>
    <w:rsid w:val="0073696D"/>
    <w:rsid w:val="00737FBE"/>
    <w:rsid w:val="007412CA"/>
    <w:rsid w:val="00741D5C"/>
    <w:rsid w:val="00742033"/>
    <w:rsid w:val="00742440"/>
    <w:rsid w:val="00742846"/>
    <w:rsid w:val="00742E67"/>
    <w:rsid w:val="0074391B"/>
    <w:rsid w:val="00744BA3"/>
    <w:rsid w:val="00744C6F"/>
    <w:rsid w:val="0074590C"/>
    <w:rsid w:val="00745D33"/>
    <w:rsid w:val="00747862"/>
    <w:rsid w:val="00752AE2"/>
    <w:rsid w:val="007570B0"/>
    <w:rsid w:val="00757713"/>
    <w:rsid w:val="00760832"/>
    <w:rsid w:val="007641CC"/>
    <w:rsid w:val="0076458D"/>
    <w:rsid w:val="00765515"/>
    <w:rsid w:val="00766D4B"/>
    <w:rsid w:val="00766F14"/>
    <w:rsid w:val="00770E97"/>
    <w:rsid w:val="007717CB"/>
    <w:rsid w:val="007727AC"/>
    <w:rsid w:val="00772939"/>
    <w:rsid w:val="00773AA9"/>
    <w:rsid w:val="00773AB7"/>
    <w:rsid w:val="0077469C"/>
    <w:rsid w:val="00775A5F"/>
    <w:rsid w:val="00776ECB"/>
    <w:rsid w:val="00777E7D"/>
    <w:rsid w:val="007808FA"/>
    <w:rsid w:val="007828B9"/>
    <w:rsid w:val="00782C60"/>
    <w:rsid w:val="00783FBA"/>
    <w:rsid w:val="00784634"/>
    <w:rsid w:val="007851ED"/>
    <w:rsid w:val="00785671"/>
    <w:rsid w:val="00785762"/>
    <w:rsid w:val="0079054D"/>
    <w:rsid w:val="0079058D"/>
    <w:rsid w:val="00790DB6"/>
    <w:rsid w:val="00790EE0"/>
    <w:rsid w:val="00790FEC"/>
    <w:rsid w:val="0079160E"/>
    <w:rsid w:val="007936E8"/>
    <w:rsid w:val="00796527"/>
    <w:rsid w:val="0079666E"/>
    <w:rsid w:val="007A0BBF"/>
    <w:rsid w:val="007A0BD7"/>
    <w:rsid w:val="007A1CD4"/>
    <w:rsid w:val="007A46FD"/>
    <w:rsid w:val="007A4D1C"/>
    <w:rsid w:val="007A72E9"/>
    <w:rsid w:val="007B05BB"/>
    <w:rsid w:val="007B0F6C"/>
    <w:rsid w:val="007B1658"/>
    <w:rsid w:val="007B1A79"/>
    <w:rsid w:val="007B1AF0"/>
    <w:rsid w:val="007B41D1"/>
    <w:rsid w:val="007B496E"/>
    <w:rsid w:val="007B4A55"/>
    <w:rsid w:val="007B4FBA"/>
    <w:rsid w:val="007B5466"/>
    <w:rsid w:val="007B5528"/>
    <w:rsid w:val="007B5D77"/>
    <w:rsid w:val="007B7710"/>
    <w:rsid w:val="007B7A5E"/>
    <w:rsid w:val="007C0FB8"/>
    <w:rsid w:val="007C2009"/>
    <w:rsid w:val="007C33B6"/>
    <w:rsid w:val="007C4AFF"/>
    <w:rsid w:val="007C5F8F"/>
    <w:rsid w:val="007C62ED"/>
    <w:rsid w:val="007C6AAB"/>
    <w:rsid w:val="007D29FA"/>
    <w:rsid w:val="007D50D9"/>
    <w:rsid w:val="007D6482"/>
    <w:rsid w:val="007D6C19"/>
    <w:rsid w:val="007D7C9A"/>
    <w:rsid w:val="007E00A6"/>
    <w:rsid w:val="007E22D3"/>
    <w:rsid w:val="007E22F0"/>
    <w:rsid w:val="007E39A7"/>
    <w:rsid w:val="007E449D"/>
    <w:rsid w:val="007E575A"/>
    <w:rsid w:val="007E677A"/>
    <w:rsid w:val="007E727F"/>
    <w:rsid w:val="007F0233"/>
    <w:rsid w:val="007F1CD6"/>
    <w:rsid w:val="007F2FD0"/>
    <w:rsid w:val="007F3E67"/>
    <w:rsid w:val="007F41A6"/>
    <w:rsid w:val="007F54EB"/>
    <w:rsid w:val="00800271"/>
    <w:rsid w:val="0080319E"/>
    <w:rsid w:val="00804ADC"/>
    <w:rsid w:val="00805A37"/>
    <w:rsid w:val="00805D5D"/>
    <w:rsid w:val="00805F88"/>
    <w:rsid w:val="00812B05"/>
    <w:rsid w:val="00812F47"/>
    <w:rsid w:val="00815B75"/>
    <w:rsid w:val="00815DC4"/>
    <w:rsid w:val="00815E28"/>
    <w:rsid w:val="008218B8"/>
    <w:rsid w:val="00823605"/>
    <w:rsid w:val="008246C3"/>
    <w:rsid w:val="00824A8E"/>
    <w:rsid w:val="00824C82"/>
    <w:rsid w:val="00832CB3"/>
    <w:rsid w:val="00834451"/>
    <w:rsid w:val="00834CE9"/>
    <w:rsid w:val="00835267"/>
    <w:rsid w:val="0083566A"/>
    <w:rsid w:val="0083573A"/>
    <w:rsid w:val="00837B69"/>
    <w:rsid w:val="0084003F"/>
    <w:rsid w:val="0084044F"/>
    <w:rsid w:val="00840876"/>
    <w:rsid w:val="00841158"/>
    <w:rsid w:val="0084122F"/>
    <w:rsid w:val="00843258"/>
    <w:rsid w:val="00843BC2"/>
    <w:rsid w:val="00844422"/>
    <w:rsid w:val="0084643E"/>
    <w:rsid w:val="00846690"/>
    <w:rsid w:val="008478D7"/>
    <w:rsid w:val="00847C37"/>
    <w:rsid w:val="008503DE"/>
    <w:rsid w:val="00850BD7"/>
    <w:rsid w:val="00855CFA"/>
    <w:rsid w:val="008565DE"/>
    <w:rsid w:val="008601F4"/>
    <w:rsid w:val="008617CF"/>
    <w:rsid w:val="00863822"/>
    <w:rsid w:val="00866100"/>
    <w:rsid w:val="008730AE"/>
    <w:rsid w:val="00873723"/>
    <w:rsid w:val="00874158"/>
    <w:rsid w:val="00877FA4"/>
    <w:rsid w:val="0088026B"/>
    <w:rsid w:val="008819E7"/>
    <w:rsid w:val="00881D9B"/>
    <w:rsid w:val="00882E90"/>
    <w:rsid w:val="00885A17"/>
    <w:rsid w:val="00886968"/>
    <w:rsid w:val="008875FC"/>
    <w:rsid w:val="008902C7"/>
    <w:rsid w:val="0089119E"/>
    <w:rsid w:val="008912F2"/>
    <w:rsid w:val="00891A13"/>
    <w:rsid w:val="00892A9E"/>
    <w:rsid w:val="0089411A"/>
    <w:rsid w:val="00894940"/>
    <w:rsid w:val="00895CBC"/>
    <w:rsid w:val="00896115"/>
    <w:rsid w:val="008A1053"/>
    <w:rsid w:val="008A2032"/>
    <w:rsid w:val="008A21FB"/>
    <w:rsid w:val="008A3894"/>
    <w:rsid w:val="008A5A67"/>
    <w:rsid w:val="008A5D43"/>
    <w:rsid w:val="008A6409"/>
    <w:rsid w:val="008B0088"/>
    <w:rsid w:val="008B03C3"/>
    <w:rsid w:val="008B2807"/>
    <w:rsid w:val="008B36BD"/>
    <w:rsid w:val="008B3CD2"/>
    <w:rsid w:val="008B5DED"/>
    <w:rsid w:val="008B7A20"/>
    <w:rsid w:val="008C213F"/>
    <w:rsid w:val="008C2683"/>
    <w:rsid w:val="008C3FA6"/>
    <w:rsid w:val="008C6221"/>
    <w:rsid w:val="008C6BE7"/>
    <w:rsid w:val="008D116F"/>
    <w:rsid w:val="008D1480"/>
    <w:rsid w:val="008D15C3"/>
    <w:rsid w:val="008D1C79"/>
    <w:rsid w:val="008D239C"/>
    <w:rsid w:val="008D239E"/>
    <w:rsid w:val="008D25AF"/>
    <w:rsid w:val="008D3D04"/>
    <w:rsid w:val="008D49FE"/>
    <w:rsid w:val="008D4E7B"/>
    <w:rsid w:val="008D50A3"/>
    <w:rsid w:val="008D545F"/>
    <w:rsid w:val="008D5DA2"/>
    <w:rsid w:val="008D6DB4"/>
    <w:rsid w:val="008E1136"/>
    <w:rsid w:val="008E15DB"/>
    <w:rsid w:val="008E392C"/>
    <w:rsid w:val="008E4BFA"/>
    <w:rsid w:val="008E4E50"/>
    <w:rsid w:val="008E63FE"/>
    <w:rsid w:val="008E70F2"/>
    <w:rsid w:val="008E7404"/>
    <w:rsid w:val="008E7883"/>
    <w:rsid w:val="008F03F7"/>
    <w:rsid w:val="008F27B1"/>
    <w:rsid w:val="008F4BEE"/>
    <w:rsid w:val="008F6A8D"/>
    <w:rsid w:val="008F7E00"/>
    <w:rsid w:val="00901474"/>
    <w:rsid w:val="009015DC"/>
    <w:rsid w:val="00901AF6"/>
    <w:rsid w:val="009022B3"/>
    <w:rsid w:val="009024ED"/>
    <w:rsid w:val="00902B3B"/>
    <w:rsid w:val="00902D87"/>
    <w:rsid w:val="0090444C"/>
    <w:rsid w:val="009057FB"/>
    <w:rsid w:val="00907391"/>
    <w:rsid w:val="0090775D"/>
    <w:rsid w:val="0091109E"/>
    <w:rsid w:val="009112FA"/>
    <w:rsid w:val="00911467"/>
    <w:rsid w:val="00913116"/>
    <w:rsid w:val="009139D3"/>
    <w:rsid w:val="00913B4E"/>
    <w:rsid w:val="009155C9"/>
    <w:rsid w:val="00920853"/>
    <w:rsid w:val="00920AC0"/>
    <w:rsid w:val="0092350C"/>
    <w:rsid w:val="00924C86"/>
    <w:rsid w:val="00925FA9"/>
    <w:rsid w:val="009300CF"/>
    <w:rsid w:val="00930700"/>
    <w:rsid w:val="00933121"/>
    <w:rsid w:val="00933ABC"/>
    <w:rsid w:val="009345DB"/>
    <w:rsid w:val="00940576"/>
    <w:rsid w:val="00940BF5"/>
    <w:rsid w:val="00942DF0"/>
    <w:rsid w:val="00943919"/>
    <w:rsid w:val="0094432B"/>
    <w:rsid w:val="00944974"/>
    <w:rsid w:val="0094547B"/>
    <w:rsid w:val="00945BFF"/>
    <w:rsid w:val="0094752B"/>
    <w:rsid w:val="00947A4C"/>
    <w:rsid w:val="00951414"/>
    <w:rsid w:val="0095233E"/>
    <w:rsid w:val="00954405"/>
    <w:rsid w:val="00954C2E"/>
    <w:rsid w:val="0095584B"/>
    <w:rsid w:val="00960738"/>
    <w:rsid w:val="009629BC"/>
    <w:rsid w:val="00962F51"/>
    <w:rsid w:val="00963530"/>
    <w:rsid w:val="009648D8"/>
    <w:rsid w:val="00966245"/>
    <w:rsid w:val="009667F8"/>
    <w:rsid w:val="009703A5"/>
    <w:rsid w:val="00970872"/>
    <w:rsid w:val="00971CD5"/>
    <w:rsid w:val="00973BFC"/>
    <w:rsid w:val="009749D2"/>
    <w:rsid w:val="009757C5"/>
    <w:rsid w:val="00977700"/>
    <w:rsid w:val="00977903"/>
    <w:rsid w:val="00980009"/>
    <w:rsid w:val="00981024"/>
    <w:rsid w:val="009816CE"/>
    <w:rsid w:val="00986FC3"/>
    <w:rsid w:val="009872D0"/>
    <w:rsid w:val="0099203D"/>
    <w:rsid w:val="0099235B"/>
    <w:rsid w:val="00992607"/>
    <w:rsid w:val="00993D2C"/>
    <w:rsid w:val="0099496D"/>
    <w:rsid w:val="00997A51"/>
    <w:rsid w:val="00997FD0"/>
    <w:rsid w:val="009A0142"/>
    <w:rsid w:val="009A2217"/>
    <w:rsid w:val="009A4A7E"/>
    <w:rsid w:val="009A50C0"/>
    <w:rsid w:val="009A5C02"/>
    <w:rsid w:val="009A5E84"/>
    <w:rsid w:val="009A62A6"/>
    <w:rsid w:val="009B0788"/>
    <w:rsid w:val="009B693F"/>
    <w:rsid w:val="009B72D5"/>
    <w:rsid w:val="009C0142"/>
    <w:rsid w:val="009C1623"/>
    <w:rsid w:val="009C2930"/>
    <w:rsid w:val="009C2BBC"/>
    <w:rsid w:val="009C391A"/>
    <w:rsid w:val="009C4896"/>
    <w:rsid w:val="009C4A78"/>
    <w:rsid w:val="009C5BD4"/>
    <w:rsid w:val="009C6199"/>
    <w:rsid w:val="009C6C8B"/>
    <w:rsid w:val="009D0BD5"/>
    <w:rsid w:val="009D18B7"/>
    <w:rsid w:val="009D1E8D"/>
    <w:rsid w:val="009D2C60"/>
    <w:rsid w:val="009D2C99"/>
    <w:rsid w:val="009D6A5C"/>
    <w:rsid w:val="009D6CB6"/>
    <w:rsid w:val="009D755E"/>
    <w:rsid w:val="009E06BC"/>
    <w:rsid w:val="009E184C"/>
    <w:rsid w:val="009E376A"/>
    <w:rsid w:val="009E488C"/>
    <w:rsid w:val="009E525F"/>
    <w:rsid w:val="009F02C0"/>
    <w:rsid w:val="009F0C05"/>
    <w:rsid w:val="009F179C"/>
    <w:rsid w:val="009F3A24"/>
    <w:rsid w:val="009F57CB"/>
    <w:rsid w:val="009F5BCA"/>
    <w:rsid w:val="009F7D89"/>
    <w:rsid w:val="00A028DE"/>
    <w:rsid w:val="00A04357"/>
    <w:rsid w:val="00A04598"/>
    <w:rsid w:val="00A05EBF"/>
    <w:rsid w:val="00A1223F"/>
    <w:rsid w:val="00A124A2"/>
    <w:rsid w:val="00A13D0C"/>
    <w:rsid w:val="00A14190"/>
    <w:rsid w:val="00A20D13"/>
    <w:rsid w:val="00A2197A"/>
    <w:rsid w:val="00A27307"/>
    <w:rsid w:val="00A3473B"/>
    <w:rsid w:val="00A3552D"/>
    <w:rsid w:val="00A359DF"/>
    <w:rsid w:val="00A36ED6"/>
    <w:rsid w:val="00A401B0"/>
    <w:rsid w:val="00A42229"/>
    <w:rsid w:val="00A4517D"/>
    <w:rsid w:val="00A45225"/>
    <w:rsid w:val="00A47D13"/>
    <w:rsid w:val="00A53BFA"/>
    <w:rsid w:val="00A5520E"/>
    <w:rsid w:val="00A55427"/>
    <w:rsid w:val="00A5569E"/>
    <w:rsid w:val="00A605D9"/>
    <w:rsid w:val="00A61848"/>
    <w:rsid w:val="00A61946"/>
    <w:rsid w:val="00A63746"/>
    <w:rsid w:val="00A65789"/>
    <w:rsid w:val="00A66195"/>
    <w:rsid w:val="00A74CA6"/>
    <w:rsid w:val="00A7602E"/>
    <w:rsid w:val="00A76CF0"/>
    <w:rsid w:val="00A77C97"/>
    <w:rsid w:val="00A805B2"/>
    <w:rsid w:val="00A82CD2"/>
    <w:rsid w:val="00A83EDF"/>
    <w:rsid w:val="00A84299"/>
    <w:rsid w:val="00A84329"/>
    <w:rsid w:val="00A86FB1"/>
    <w:rsid w:val="00A87F0A"/>
    <w:rsid w:val="00A90CAE"/>
    <w:rsid w:val="00A9462E"/>
    <w:rsid w:val="00A972B7"/>
    <w:rsid w:val="00AA049B"/>
    <w:rsid w:val="00AA12EC"/>
    <w:rsid w:val="00AA13E6"/>
    <w:rsid w:val="00AA6B50"/>
    <w:rsid w:val="00AA79F7"/>
    <w:rsid w:val="00AB17AC"/>
    <w:rsid w:val="00AB1897"/>
    <w:rsid w:val="00AB1B6B"/>
    <w:rsid w:val="00AB1E27"/>
    <w:rsid w:val="00AB38E1"/>
    <w:rsid w:val="00AB41FC"/>
    <w:rsid w:val="00AB46CB"/>
    <w:rsid w:val="00AB5527"/>
    <w:rsid w:val="00AB65DE"/>
    <w:rsid w:val="00AB6C22"/>
    <w:rsid w:val="00AB770B"/>
    <w:rsid w:val="00AC0F9E"/>
    <w:rsid w:val="00AC31F8"/>
    <w:rsid w:val="00AC5A91"/>
    <w:rsid w:val="00AC61B4"/>
    <w:rsid w:val="00AD0F75"/>
    <w:rsid w:val="00AD13DC"/>
    <w:rsid w:val="00AD3FD5"/>
    <w:rsid w:val="00AD4E29"/>
    <w:rsid w:val="00AD558A"/>
    <w:rsid w:val="00AD73BC"/>
    <w:rsid w:val="00AE0242"/>
    <w:rsid w:val="00AE0457"/>
    <w:rsid w:val="00AE235A"/>
    <w:rsid w:val="00AE2DA6"/>
    <w:rsid w:val="00AE3AD7"/>
    <w:rsid w:val="00AE4252"/>
    <w:rsid w:val="00AE4868"/>
    <w:rsid w:val="00AE4A67"/>
    <w:rsid w:val="00AF0CE3"/>
    <w:rsid w:val="00AF103F"/>
    <w:rsid w:val="00AF2A5B"/>
    <w:rsid w:val="00AF47F3"/>
    <w:rsid w:val="00AF58AD"/>
    <w:rsid w:val="00B01346"/>
    <w:rsid w:val="00B0409D"/>
    <w:rsid w:val="00B065B8"/>
    <w:rsid w:val="00B0774C"/>
    <w:rsid w:val="00B10A2C"/>
    <w:rsid w:val="00B1172D"/>
    <w:rsid w:val="00B11C82"/>
    <w:rsid w:val="00B12119"/>
    <w:rsid w:val="00B158E1"/>
    <w:rsid w:val="00B22518"/>
    <w:rsid w:val="00B22AB7"/>
    <w:rsid w:val="00B2309E"/>
    <w:rsid w:val="00B24847"/>
    <w:rsid w:val="00B25CAE"/>
    <w:rsid w:val="00B261ED"/>
    <w:rsid w:val="00B26452"/>
    <w:rsid w:val="00B2665C"/>
    <w:rsid w:val="00B26BFE"/>
    <w:rsid w:val="00B30363"/>
    <w:rsid w:val="00B31391"/>
    <w:rsid w:val="00B31CE6"/>
    <w:rsid w:val="00B32652"/>
    <w:rsid w:val="00B33B82"/>
    <w:rsid w:val="00B356D4"/>
    <w:rsid w:val="00B35C7E"/>
    <w:rsid w:val="00B368E0"/>
    <w:rsid w:val="00B36C0E"/>
    <w:rsid w:val="00B37856"/>
    <w:rsid w:val="00B3797F"/>
    <w:rsid w:val="00B402E7"/>
    <w:rsid w:val="00B41666"/>
    <w:rsid w:val="00B42950"/>
    <w:rsid w:val="00B46697"/>
    <w:rsid w:val="00B46B7C"/>
    <w:rsid w:val="00B4715E"/>
    <w:rsid w:val="00B5153A"/>
    <w:rsid w:val="00B51636"/>
    <w:rsid w:val="00B519E6"/>
    <w:rsid w:val="00B54240"/>
    <w:rsid w:val="00B54920"/>
    <w:rsid w:val="00B61A01"/>
    <w:rsid w:val="00B61BC4"/>
    <w:rsid w:val="00B61F83"/>
    <w:rsid w:val="00B63C4F"/>
    <w:rsid w:val="00B651B6"/>
    <w:rsid w:val="00B662A1"/>
    <w:rsid w:val="00B678FA"/>
    <w:rsid w:val="00B67DE2"/>
    <w:rsid w:val="00B71185"/>
    <w:rsid w:val="00B72516"/>
    <w:rsid w:val="00B73227"/>
    <w:rsid w:val="00B7357D"/>
    <w:rsid w:val="00B73948"/>
    <w:rsid w:val="00B765DC"/>
    <w:rsid w:val="00B76EAD"/>
    <w:rsid w:val="00B77A21"/>
    <w:rsid w:val="00B77D1E"/>
    <w:rsid w:val="00B825B3"/>
    <w:rsid w:val="00B83FBC"/>
    <w:rsid w:val="00B850A7"/>
    <w:rsid w:val="00B86892"/>
    <w:rsid w:val="00B86AB8"/>
    <w:rsid w:val="00B905D1"/>
    <w:rsid w:val="00B913B1"/>
    <w:rsid w:val="00B9427F"/>
    <w:rsid w:val="00B95FB8"/>
    <w:rsid w:val="00BA08D9"/>
    <w:rsid w:val="00BA0D06"/>
    <w:rsid w:val="00BA26E6"/>
    <w:rsid w:val="00BA2C5B"/>
    <w:rsid w:val="00BA3ECD"/>
    <w:rsid w:val="00BA4910"/>
    <w:rsid w:val="00BA5221"/>
    <w:rsid w:val="00BA7B13"/>
    <w:rsid w:val="00BB1996"/>
    <w:rsid w:val="00BB4A3F"/>
    <w:rsid w:val="00BB4EF1"/>
    <w:rsid w:val="00BB562B"/>
    <w:rsid w:val="00BB59E0"/>
    <w:rsid w:val="00BB6F46"/>
    <w:rsid w:val="00BC09DB"/>
    <w:rsid w:val="00BC19D1"/>
    <w:rsid w:val="00BC3488"/>
    <w:rsid w:val="00BC37A7"/>
    <w:rsid w:val="00BC4159"/>
    <w:rsid w:val="00BC5540"/>
    <w:rsid w:val="00BC5E6C"/>
    <w:rsid w:val="00BC6F19"/>
    <w:rsid w:val="00BD49E5"/>
    <w:rsid w:val="00BD5FED"/>
    <w:rsid w:val="00BD641F"/>
    <w:rsid w:val="00BD7F88"/>
    <w:rsid w:val="00BE40CB"/>
    <w:rsid w:val="00BE4B20"/>
    <w:rsid w:val="00BE6A9E"/>
    <w:rsid w:val="00BE7061"/>
    <w:rsid w:val="00BE7C20"/>
    <w:rsid w:val="00BF0290"/>
    <w:rsid w:val="00BF309D"/>
    <w:rsid w:val="00BF445E"/>
    <w:rsid w:val="00BF5509"/>
    <w:rsid w:val="00BF58F6"/>
    <w:rsid w:val="00BF66FE"/>
    <w:rsid w:val="00BF7B3A"/>
    <w:rsid w:val="00C004D8"/>
    <w:rsid w:val="00C01E8C"/>
    <w:rsid w:val="00C022B5"/>
    <w:rsid w:val="00C02450"/>
    <w:rsid w:val="00C02720"/>
    <w:rsid w:val="00C040DD"/>
    <w:rsid w:val="00C05E20"/>
    <w:rsid w:val="00C06D45"/>
    <w:rsid w:val="00C107D1"/>
    <w:rsid w:val="00C11225"/>
    <w:rsid w:val="00C122C8"/>
    <w:rsid w:val="00C1393B"/>
    <w:rsid w:val="00C17F4A"/>
    <w:rsid w:val="00C20442"/>
    <w:rsid w:val="00C20EF2"/>
    <w:rsid w:val="00C22592"/>
    <w:rsid w:val="00C22A3B"/>
    <w:rsid w:val="00C22B54"/>
    <w:rsid w:val="00C22E80"/>
    <w:rsid w:val="00C23FE8"/>
    <w:rsid w:val="00C27600"/>
    <w:rsid w:val="00C30B69"/>
    <w:rsid w:val="00C31CF5"/>
    <w:rsid w:val="00C32D71"/>
    <w:rsid w:val="00C33835"/>
    <w:rsid w:val="00C3400F"/>
    <w:rsid w:val="00C357FA"/>
    <w:rsid w:val="00C37C0F"/>
    <w:rsid w:val="00C43560"/>
    <w:rsid w:val="00C438C3"/>
    <w:rsid w:val="00C44360"/>
    <w:rsid w:val="00C44E54"/>
    <w:rsid w:val="00C45262"/>
    <w:rsid w:val="00C514DC"/>
    <w:rsid w:val="00C5340D"/>
    <w:rsid w:val="00C54DBE"/>
    <w:rsid w:val="00C5534C"/>
    <w:rsid w:val="00C563D3"/>
    <w:rsid w:val="00C60898"/>
    <w:rsid w:val="00C61A20"/>
    <w:rsid w:val="00C61AAD"/>
    <w:rsid w:val="00C63330"/>
    <w:rsid w:val="00C634AA"/>
    <w:rsid w:val="00C63B0B"/>
    <w:rsid w:val="00C6605E"/>
    <w:rsid w:val="00C726C6"/>
    <w:rsid w:val="00C74B69"/>
    <w:rsid w:val="00C74BC4"/>
    <w:rsid w:val="00C74F6C"/>
    <w:rsid w:val="00C75392"/>
    <w:rsid w:val="00C76F4C"/>
    <w:rsid w:val="00C80248"/>
    <w:rsid w:val="00C808CA"/>
    <w:rsid w:val="00C80E79"/>
    <w:rsid w:val="00C866D2"/>
    <w:rsid w:val="00C87BA6"/>
    <w:rsid w:val="00C87C6D"/>
    <w:rsid w:val="00C911B2"/>
    <w:rsid w:val="00C919D1"/>
    <w:rsid w:val="00C91A9E"/>
    <w:rsid w:val="00C91ED9"/>
    <w:rsid w:val="00C925C2"/>
    <w:rsid w:val="00C92899"/>
    <w:rsid w:val="00C92990"/>
    <w:rsid w:val="00C92F04"/>
    <w:rsid w:val="00C97E1B"/>
    <w:rsid w:val="00CA236B"/>
    <w:rsid w:val="00CA37DB"/>
    <w:rsid w:val="00CA6DF8"/>
    <w:rsid w:val="00CA7B16"/>
    <w:rsid w:val="00CB158C"/>
    <w:rsid w:val="00CB37FA"/>
    <w:rsid w:val="00CB4777"/>
    <w:rsid w:val="00CB5505"/>
    <w:rsid w:val="00CC155C"/>
    <w:rsid w:val="00CC1B82"/>
    <w:rsid w:val="00CC3350"/>
    <w:rsid w:val="00CC3453"/>
    <w:rsid w:val="00CC4542"/>
    <w:rsid w:val="00CC548F"/>
    <w:rsid w:val="00CC6FE8"/>
    <w:rsid w:val="00CC6FFC"/>
    <w:rsid w:val="00CC7A41"/>
    <w:rsid w:val="00CD0A04"/>
    <w:rsid w:val="00CD0A0D"/>
    <w:rsid w:val="00CD1EA9"/>
    <w:rsid w:val="00CD2EF0"/>
    <w:rsid w:val="00CD3705"/>
    <w:rsid w:val="00CD3877"/>
    <w:rsid w:val="00CD6731"/>
    <w:rsid w:val="00CE1DA2"/>
    <w:rsid w:val="00CE2010"/>
    <w:rsid w:val="00CE2F8F"/>
    <w:rsid w:val="00CE5116"/>
    <w:rsid w:val="00CE54EB"/>
    <w:rsid w:val="00CE5CB4"/>
    <w:rsid w:val="00CE5DF3"/>
    <w:rsid w:val="00CE5E00"/>
    <w:rsid w:val="00CE62F6"/>
    <w:rsid w:val="00CE7098"/>
    <w:rsid w:val="00CE7924"/>
    <w:rsid w:val="00CF00FE"/>
    <w:rsid w:val="00CF0DB3"/>
    <w:rsid w:val="00CF1A46"/>
    <w:rsid w:val="00CF4579"/>
    <w:rsid w:val="00CF5D7B"/>
    <w:rsid w:val="00D0054C"/>
    <w:rsid w:val="00D00FB6"/>
    <w:rsid w:val="00D01761"/>
    <w:rsid w:val="00D04EFB"/>
    <w:rsid w:val="00D06481"/>
    <w:rsid w:val="00D06601"/>
    <w:rsid w:val="00D1116B"/>
    <w:rsid w:val="00D12091"/>
    <w:rsid w:val="00D124CC"/>
    <w:rsid w:val="00D12830"/>
    <w:rsid w:val="00D13C05"/>
    <w:rsid w:val="00D13FF9"/>
    <w:rsid w:val="00D14B41"/>
    <w:rsid w:val="00D14B82"/>
    <w:rsid w:val="00D15BB4"/>
    <w:rsid w:val="00D16B86"/>
    <w:rsid w:val="00D2275C"/>
    <w:rsid w:val="00D2371B"/>
    <w:rsid w:val="00D2589E"/>
    <w:rsid w:val="00D25988"/>
    <w:rsid w:val="00D2614C"/>
    <w:rsid w:val="00D264DC"/>
    <w:rsid w:val="00D27DF6"/>
    <w:rsid w:val="00D30138"/>
    <w:rsid w:val="00D30BE7"/>
    <w:rsid w:val="00D345B8"/>
    <w:rsid w:val="00D34D2E"/>
    <w:rsid w:val="00D34DB7"/>
    <w:rsid w:val="00D34E08"/>
    <w:rsid w:val="00D354F1"/>
    <w:rsid w:val="00D3631E"/>
    <w:rsid w:val="00D37F15"/>
    <w:rsid w:val="00D41250"/>
    <w:rsid w:val="00D42BEA"/>
    <w:rsid w:val="00D42C1D"/>
    <w:rsid w:val="00D43469"/>
    <w:rsid w:val="00D4473B"/>
    <w:rsid w:val="00D4531A"/>
    <w:rsid w:val="00D46065"/>
    <w:rsid w:val="00D54573"/>
    <w:rsid w:val="00D57AF7"/>
    <w:rsid w:val="00D6025B"/>
    <w:rsid w:val="00D60F45"/>
    <w:rsid w:val="00D61EB4"/>
    <w:rsid w:val="00D62397"/>
    <w:rsid w:val="00D62AB5"/>
    <w:rsid w:val="00D6335C"/>
    <w:rsid w:val="00D6518B"/>
    <w:rsid w:val="00D6751A"/>
    <w:rsid w:val="00D67A36"/>
    <w:rsid w:val="00D70EEF"/>
    <w:rsid w:val="00D719B6"/>
    <w:rsid w:val="00D71EAE"/>
    <w:rsid w:val="00D73379"/>
    <w:rsid w:val="00D73435"/>
    <w:rsid w:val="00D754EC"/>
    <w:rsid w:val="00D77F59"/>
    <w:rsid w:val="00D82743"/>
    <w:rsid w:val="00D8326D"/>
    <w:rsid w:val="00D84A73"/>
    <w:rsid w:val="00D86B46"/>
    <w:rsid w:val="00D92737"/>
    <w:rsid w:val="00D9311D"/>
    <w:rsid w:val="00D94088"/>
    <w:rsid w:val="00D9441C"/>
    <w:rsid w:val="00D94902"/>
    <w:rsid w:val="00D95964"/>
    <w:rsid w:val="00D96EE4"/>
    <w:rsid w:val="00D97713"/>
    <w:rsid w:val="00DA0117"/>
    <w:rsid w:val="00DA01C3"/>
    <w:rsid w:val="00DA0C34"/>
    <w:rsid w:val="00DA4EDA"/>
    <w:rsid w:val="00DA5169"/>
    <w:rsid w:val="00DA60B4"/>
    <w:rsid w:val="00DA6298"/>
    <w:rsid w:val="00DA72C6"/>
    <w:rsid w:val="00DB0F56"/>
    <w:rsid w:val="00DB16AE"/>
    <w:rsid w:val="00DB4A28"/>
    <w:rsid w:val="00DB6945"/>
    <w:rsid w:val="00DC54D7"/>
    <w:rsid w:val="00DC5A5B"/>
    <w:rsid w:val="00DC63F1"/>
    <w:rsid w:val="00DC63FE"/>
    <w:rsid w:val="00DC7318"/>
    <w:rsid w:val="00DD0919"/>
    <w:rsid w:val="00DD1373"/>
    <w:rsid w:val="00DD2263"/>
    <w:rsid w:val="00DD2D56"/>
    <w:rsid w:val="00DD35C5"/>
    <w:rsid w:val="00DD41EA"/>
    <w:rsid w:val="00DD7539"/>
    <w:rsid w:val="00DE0061"/>
    <w:rsid w:val="00DE2231"/>
    <w:rsid w:val="00DE2DB3"/>
    <w:rsid w:val="00DE35F9"/>
    <w:rsid w:val="00DE62A3"/>
    <w:rsid w:val="00DE66C3"/>
    <w:rsid w:val="00DE71DA"/>
    <w:rsid w:val="00DE7DBC"/>
    <w:rsid w:val="00DF1C40"/>
    <w:rsid w:val="00DF1F83"/>
    <w:rsid w:val="00DF26B7"/>
    <w:rsid w:val="00DF2989"/>
    <w:rsid w:val="00DF2AF2"/>
    <w:rsid w:val="00DF53AE"/>
    <w:rsid w:val="00DF6A8D"/>
    <w:rsid w:val="00DF747A"/>
    <w:rsid w:val="00E00906"/>
    <w:rsid w:val="00E013BB"/>
    <w:rsid w:val="00E019D1"/>
    <w:rsid w:val="00E02684"/>
    <w:rsid w:val="00E031AD"/>
    <w:rsid w:val="00E04AD0"/>
    <w:rsid w:val="00E105F8"/>
    <w:rsid w:val="00E10611"/>
    <w:rsid w:val="00E1190A"/>
    <w:rsid w:val="00E1309C"/>
    <w:rsid w:val="00E130EB"/>
    <w:rsid w:val="00E144B3"/>
    <w:rsid w:val="00E14BBF"/>
    <w:rsid w:val="00E15A97"/>
    <w:rsid w:val="00E164D5"/>
    <w:rsid w:val="00E23065"/>
    <w:rsid w:val="00E2341F"/>
    <w:rsid w:val="00E235B2"/>
    <w:rsid w:val="00E34E6F"/>
    <w:rsid w:val="00E3509F"/>
    <w:rsid w:val="00E35450"/>
    <w:rsid w:val="00E362C9"/>
    <w:rsid w:val="00E36A97"/>
    <w:rsid w:val="00E36B74"/>
    <w:rsid w:val="00E40584"/>
    <w:rsid w:val="00E41C90"/>
    <w:rsid w:val="00E428B4"/>
    <w:rsid w:val="00E42DA4"/>
    <w:rsid w:val="00E43074"/>
    <w:rsid w:val="00E43EFB"/>
    <w:rsid w:val="00E4429E"/>
    <w:rsid w:val="00E44DCD"/>
    <w:rsid w:val="00E46695"/>
    <w:rsid w:val="00E46C50"/>
    <w:rsid w:val="00E47521"/>
    <w:rsid w:val="00E5080E"/>
    <w:rsid w:val="00E50E8D"/>
    <w:rsid w:val="00E51F26"/>
    <w:rsid w:val="00E524A3"/>
    <w:rsid w:val="00E526B4"/>
    <w:rsid w:val="00E53020"/>
    <w:rsid w:val="00E53116"/>
    <w:rsid w:val="00E541E3"/>
    <w:rsid w:val="00E561B3"/>
    <w:rsid w:val="00E56534"/>
    <w:rsid w:val="00E61DE6"/>
    <w:rsid w:val="00E62604"/>
    <w:rsid w:val="00E631C2"/>
    <w:rsid w:val="00E66FAE"/>
    <w:rsid w:val="00E71B1B"/>
    <w:rsid w:val="00E756FB"/>
    <w:rsid w:val="00E77376"/>
    <w:rsid w:val="00E77947"/>
    <w:rsid w:val="00E8000E"/>
    <w:rsid w:val="00E80858"/>
    <w:rsid w:val="00E813CC"/>
    <w:rsid w:val="00E84390"/>
    <w:rsid w:val="00E86C62"/>
    <w:rsid w:val="00E86DFA"/>
    <w:rsid w:val="00E87C62"/>
    <w:rsid w:val="00E91511"/>
    <w:rsid w:val="00E91E79"/>
    <w:rsid w:val="00E9554E"/>
    <w:rsid w:val="00E9665A"/>
    <w:rsid w:val="00E96C95"/>
    <w:rsid w:val="00EA01FB"/>
    <w:rsid w:val="00EA0DEB"/>
    <w:rsid w:val="00EA0EFA"/>
    <w:rsid w:val="00EA2084"/>
    <w:rsid w:val="00EA35CC"/>
    <w:rsid w:val="00EA5DEE"/>
    <w:rsid w:val="00EB0F0C"/>
    <w:rsid w:val="00EB0F43"/>
    <w:rsid w:val="00EB2667"/>
    <w:rsid w:val="00EB433C"/>
    <w:rsid w:val="00EB4D52"/>
    <w:rsid w:val="00EB51BB"/>
    <w:rsid w:val="00EC10EE"/>
    <w:rsid w:val="00EC11CD"/>
    <w:rsid w:val="00ED0FE9"/>
    <w:rsid w:val="00ED12A0"/>
    <w:rsid w:val="00ED1E19"/>
    <w:rsid w:val="00ED354F"/>
    <w:rsid w:val="00ED3579"/>
    <w:rsid w:val="00ED3669"/>
    <w:rsid w:val="00ED37DE"/>
    <w:rsid w:val="00ED7D2C"/>
    <w:rsid w:val="00ED7FA2"/>
    <w:rsid w:val="00EE08B9"/>
    <w:rsid w:val="00EE1815"/>
    <w:rsid w:val="00EE26CD"/>
    <w:rsid w:val="00EE3521"/>
    <w:rsid w:val="00EE595F"/>
    <w:rsid w:val="00EE7511"/>
    <w:rsid w:val="00EF0EFD"/>
    <w:rsid w:val="00EF198F"/>
    <w:rsid w:val="00EF1FA9"/>
    <w:rsid w:val="00EF280F"/>
    <w:rsid w:val="00EF412C"/>
    <w:rsid w:val="00EF4138"/>
    <w:rsid w:val="00EF4737"/>
    <w:rsid w:val="00F01EDC"/>
    <w:rsid w:val="00F02838"/>
    <w:rsid w:val="00F03D2F"/>
    <w:rsid w:val="00F05CDD"/>
    <w:rsid w:val="00F1143C"/>
    <w:rsid w:val="00F11B34"/>
    <w:rsid w:val="00F148B7"/>
    <w:rsid w:val="00F149E5"/>
    <w:rsid w:val="00F16398"/>
    <w:rsid w:val="00F1752D"/>
    <w:rsid w:val="00F21571"/>
    <w:rsid w:val="00F21658"/>
    <w:rsid w:val="00F22AA5"/>
    <w:rsid w:val="00F23631"/>
    <w:rsid w:val="00F23B32"/>
    <w:rsid w:val="00F258CF"/>
    <w:rsid w:val="00F26EBD"/>
    <w:rsid w:val="00F3074B"/>
    <w:rsid w:val="00F31010"/>
    <w:rsid w:val="00F32056"/>
    <w:rsid w:val="00F33578"/>
    <w:rsid w:val="00F34AB6"/>
    <w:rsid w:val="00F34CBF"/>
    <w:rsid w:val="00F34E0A"/>
    <w:rsid w:val="00F34FA6"/>
    <w:rsid w:val="00F34FCA"/>
    <w:rsid w:val="00F366AE"/>
    <w:rsid w:val="00F408A1"/>
    <w:rsid w:val="00F40ABD"/>
    <w:rsid w:val="00F42332"/>
    <w:rsid w:val="00F4282A"/>
    <w:rsid w:val="00F459A5"/>
    <w:rsid w:val="00F50836"/>
    <w:rsid w:val="00F51866"/>
    <w:rsid w:val="00F51EE6"/>
    <w:rsid w:val="00F51EF4"/>
    <w:rsid w:val="00F52108"/>
    <w:rsid w:val="00F521D4"/>
    <w:rsid w:val="00F539F7"/>
    <w:rsid w:val="00F54C08"/>
    <w:rsid w:val="00F54D95"/>
    <w:rsid w:val="00F66939"/>
    <w:rsid w:val="00F70F79"/>
    <w:rsid w:val="00F7165D"/>
    <w:rsid w:val="00F730DD"/>
    <w:rsid w:val="00F7319F"/>
    <w:rsid w:val="00F73568"/>
    <w:rsid w:val="00F74871"/>
    <w:rsid w:val="00F74A4C"/>
    <w:rsid w:val="00F757EF"/>
    <w:rsid w:val="00F75D2F"/>
    <w:rsid w:val="00F810CA"/>
    <w:rsid w:val="00F81334"/>
    <w:rsid w:val="00F81C60"/>
    <w:rsid w:val="00F820B8"/>
    <w:rsid w:val="00F82DE9"/>
    <w:rsid w:val="00F85120"/>
    <w:rsid w:val="00F85A78"/>
    <w:rsid w:val="00F8647E"/>
    <w:rsid w:val="00F8686F"/>
    <w:rsid w:val="00F86FC2"/>
    <w:rsid w:val="00F87758"/>
    <w:rsid w:val="00F90963"/>
    <w:rsid w:val="00F90C7A"/>
    <w:rsid w:val="00F911D0"/>
    <w:rsid w:val="00F93819"/>
    <w:rsid w:val="00F94726"/>
    <w:rsid w:val="00F94CD2"/>
    <w:rsid w:val="00F955C0"/>
    <w:rsid w:val="00F96CFC"/>
    <w:rsid w:val="00F97F20"/>
    <w:rsid w:val="00FA0BCA"/>
    <w:rsid w:val="00FA13A6"/>
    <w:rsid w:val="00FA2AAE"/>
    <w:rsid w:val="00FA3510"/>
    <w:rsid w:val="00FA74DD"/>
    <w:rsid w:val="00FB036F"/>
    <w:rsid w:val="00FB0CE7"/>
    <w:rsid w:val="00FB22A8"/>
    <w:rsid w:val="00FB363C"/>
    <w:rsid w:val="00FB3FA6"/>
    <w:rsid w:val="00FB4A60"/>
    <w:rsid w:val="00FC27C8"/>
    <w:rsid w:val="00FC3F24"/>
    <w:rsid w:val="00FC61AB"/>
    <w:rsid w:val="00FD0098"/>
    <w:rsid w:val="00FD199D"/>
    <w:rsid w:val="00FD1F88"/>
    <w:rsid w:val="00FD330B"/>
    <w:rsid w:val="00FD402A"/>
    <w:rsid w:val="00FD60AB"/>
    <w:rsid w:val="00FD7EDC"/>
    <w:rsid w:val="00FE0A9F"/>
    <w:rsid w:val="00FE294F"/>
    <w:rsid w:val="00FE2F9D"/>
    <w:rsid w:val="00FE36E9"/>
    <w:rsid w:val="00FE5931"/>
    <w:rsid w:val="00FE6D56"/>
    <w:rsid w:val="00FF216B"/>
    <w:rsid w:val="00FF3608"/>
    <w:rsid w:val="00FF36A3"/>
    <w:rsid w:val="00FF46F3"/>
    <w:rsid w:val="00FF5B66"/>
    <w:rsid w:val="00FF7A7D"/>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B752A83"/>
  <w15:chartTrackingRefBased/>
  <w15:docId w15:val="{4BD79A45-CEFE-4214-88DB-B4834A348B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SG"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0" w:qFormat="1"/>
    <w:lsdException w:name="heading 6" w:uiPriority="0" w:qFormat="1"/>
    <w:lsdException w:name="heading 7" w:uiPriority="9" w:qFormat="1"/>
    <w:lsdException w:name="heading 8" w:uiPriority="9" w:qFormat="1"/>
    <w:lsdException w:name="heading 9" w:semiHidden="1" w:uiPriority="0" w:unhideWhenUsed="1" w:qFormat="1"/>
    <w:lsdException w:name="index 1" w:semiHidden="1" w:uiPriority="0"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iPriority="0" w:unhideWhenUsed="1"/>
    <w:lsdException w:name="footnote reference" w:semiHidden="1" w:unhideWhenUsed="1"/>
    <w:lsdException w:name="annotation reference" w:semiHidden="1" w:unhideWhenUsed="1"/>
    <w:lsdException w:name="line number" w:semiHidden="1" w:uiPriority="0"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iPriority="0" w:unhideWhenUsed="1"/>
    <w:lsdException w:name="List Bullet 4" w:semiHidden="1" w:uiPriority="0" w:unhideWhenUsed="1"/>
    <w:lsdException w:name="List Bullet 5" w:semiHidden="1" w:uiPriority="0" w:unhideWhenUsed="1"/>
    <w:lsdException w:name="List Number 2" w:semiHidden="1" w:uiPriority="0" w:unhideWhenUsed="1"/>
    <w:lsdException w:name="List Number 3" w:semiHidden="1" w:uiPriority="0" w:unhideWhenUsed="1"/>
    <w:lsdException w:name="List Number 4" w:semiHidden="1" w:uiPriority="0" w:unhideWhenUsed="1"/>
    <w:lsdException w:name="List Number 5" w:semiHidden="1" w:uiPriority="0"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iPriority="0"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before="90" w:after="180" w:line="360" w:lineRule="auto"/>
    </w:pPr>
    <w:rPr>
      <w:rFonts w:ascii="Arial" w:hAnsi="Arial" w:cs="Arial"/>
      <w:sz w:val="24"/>
      <w:szCs w:val="24"/>
      <w:lang w:eastAsia="en-SG"/>
    </w:rPr>
  </w:style>
  <w:style w:type="paragraph" w:styleId="Heading1">
    <w:name w:val="heading 1"/>
    <w:basedOn w:val="Normal"/>
    <w:link w:val="Heading1Char"/>
    <w:uiPriority w:val="9"/>
    <w:qFormat/>
    <w:pPr>
      <w:spacing w:before="100" w:beforeAutospacing="1" w:after="100" w:afterAutospacing="1" w:line="240" w:lineRule="auto"/>
      <w:outlineLvl w:val="0"/>
    </w:pPr>
    <w:rPr>
      <w:rFonts w:ascii="Cambria" w:hAnsi="Cambria" w:cs="Times New Roman"/>
      <w:b/>
      <w:bCs/>
      <w:color w:val="365F91"/>
      <w:sz w:val="28"/>
      <w:szCs w:val="28"/>
      <w:lang w:val="x-none" w:eastAsia="x-none"/>
    </w:rPr>
  </w:style>
  <w:style w:type="paragraph" w:styleId="Heading2">
    <w:name w:val="heading 2"/>
    <w:aliases w:val="Heading 1 + Times New Roman,12 pt,Not Bold,Before:  0 pt,After:  0 pt"/>
    <w:basedOn w:val="Normal"/>
    <w:link w:val="Heading2Char"/>
    <w:uiPriority w:val="9"/>
    <w:qFormat/>
    <w:pPr>
      <w:spacing w:before="100" w:beforeAutospacing="1" w:after="100" w:afterAutospacing="1" w:line="240" w:lineRule="auto"/>
      <w:contextualSpacing/>
      <w:outlineLvl w:val="1"/>
    </w:pPr>
    <w:rPr>
      <w:rFonts w:ascii="Cambria" w:hAnsi="Cambria" w:cs="Times New Roman"/>
      <w:b/>
      <w:bCs/>
      <w:color w:val="4F81BD"/>
      <w:sz w:val="26"/>
      <w:szCs w:val="26"/>
      <w:lang w:val="x-none" w:eastAsia="x-none"/>
    </w:rPr>
  </w:style>
  <w:style w:type="paragraph" w:styleId="Heading3">
    <w:name w:val="heading 3"/>
    <w:basedOn w:val="Normal"/>
    <w:link w:val="Heading3Char"/>
    <w:uiPriority w:val="9"/>
    <w:qFormat/>
    <w:pPr>
      <w:spacing w:before="100" w:beforeAutospacing="1" w:after="100" w:afterAutospacing="1" w:line="240" w:lineRule="auto"/>
      <w:outlineLvl w:val="2"/>
    </w:pPr>
    <w:rPr>
      <w:rFonts w:ascii="Cambria" w:hAnsi="Cambria" w:cs="Times New Roman"/>
      <w:b/>
      <w:bCs/>
      <w:color w:val="4F81BD"/>
      <w:lang w:val="x-none" w:eastAsia="x-none"/>
    </w:rPr>
  </w:style>
  <w:style w:type="paragraph" w:styleId="Heading4">
    <w:name w:val="heading 4"/>
    <w:basedOn w:val="Normal"/>
    <w:link w:val="Heading4Char"/>
    <w:uiPriority w:val="9"/>
    <w:qFormat/>
    <w:pPr>
      <w:spacing w:before="100" w:beforeAutospacing="1" w:after="100" w:afterAutospacing="1" w:line="240" w:lineRule="auto"/>
      <w:outlineLvl w:val="3"/>
    </w:pPr>
    <w:rPr>
      <w:rFonts w:ascii="Cambria" w:hAnsi="Cambria" w:cs="Times New Roman"/>
      <w:b/>
      <w:bCs/>
      <w:i/>
      <w:iCs/>
      <w:color w:val="4F81BD"/>
      <w:lang w:val="x-none" w:eastAsia="x-none"/>
    </w:rPr>
  </w:style>
  <w:style w:type="paragraph" w:styleId="Heading5">
    <w:name w:val="heading 5"/>
    <w:basedOn w:val="Normal"/>
    <w:link w:val="Heading5Char"/>
    <w:qFormat/>
    <w:pPr>
      <w:spacing w:before="100" w:beforeAutospacing="1" w:after="100" w:afterAutospacing="1" w:line="240" w:lineRule="auto"/>
      <w:outlineLvl w:val="4"/>
    </w:pPr>
    <w:rPr>
      <w:rFonts w:ascii="Cambria" w:hAnsi="Cambria" w:cs="Times New Roman"/>
      <w:color w:val="243F60"/>
      <w:lang w:val="x-none" w:eastAsia="x-none"/>
    </w:rPr>
  </w:style>
  <w:style w:type="paragraph" w:styleId="Heading6">
    <w:name w:val="heading 6"/>
    <w:basedOn w:val="Normal"/>
    <w:link w:val="Heading6Char"/>
    <w:qFormat/>
    <w:pPr>
      <w:spacing w:before="100" w:beforeAutospacing="1" w:after="100" w:afterAutospacing="1" w:line="240" w:lineRule="auto"/>
      <w:outlineLvl w:val="5"/>
    </w:pPr>
    <w:rPr>
      <w:rFonts w:ascii="Cambria" w:hAnsi="Cambria" w:cs="Times New Roman"/>
      <w:i/>
      <w:iCs/>
      <w:color w:val="243F60"/>
      <w:lang w:val="x-none" w:eastAsia="x-none"/>
    </w:rPr>
  </w:style>
  <w:style w:type="paragraph" w:styleId="Heading7">
    <w:name w:val="heading 7"/>
    <w:basedOn w:val="Normal"/>
    <w:next w:val="Normal"/>
    <w:link w:val="Heading7Char"/>
    <w:uiPriority w:val="9"/>
    <w:qFormat/>
    <w:rsid w:val="00D34E08"/>
    <w:pPr>
      <w:spacing w:before="240" w:after="60"/>
      <w:outlineLvl w:val="6"/>
    </w:pPr>
    <w:rPr>
      <w:rFonts w:ascii="Calibri" w:hAnsi="Calibri" w:cs="Times New Roman"/>
      <w:lang w:val="x-none" w:eastAsia="x-none"/>
    </w:rPr>
  </w:style>
  <w:style w:type="paragraph" w:styleId="Heading8">
    <w:name w:val="heading 8"/>
    <w:basedOn w:val="Normal"/>
    <w:next w:val="Normal"/>
    <w:link w:val="Heading8Char"/>
    <w:uiPriority w:val="9"/>
    <w:qFormat/>
    <w:rsid w:val="00D34E08"/>
    <w:pPr>
      <w:spacing w:before="240" w:after="60"/>
      <w:outlineLvl w:val="7"/>
    </w:pPr>
    <w:rPr>
      <w:rFonts w:ascii="Calibri" w:hAnsi="Calibri" w:cs="Times New Roman"/>
      <w:i/>
      <w:iCs/>
      <w:lang w:val="x-none" w:eastAsia="x-none"/>
    </w:rPr>
  </w:style>
  <w:style w:type="paragraph" w:styleId="Heading9">
    <w:name w:val="heading 9"/>
    <w:basedOn w:val="Normal"/>
    <w:next w:val="Normal"/>
    <w:link w:val="Heading9Char"/>
    <w:qFormat/>
    <w:rsid w:val="00B73948"/>
    <w:pPr>
      <w:spacing w:before="240" w:after="60" w:line="240" w:lineRule="auto"/>
      <w:outlineLvl w:val="8"/>
    </w:pPr>
    <w:rPr>
      <w:rFonts w:cs="Times New Roman"/>
      <w:sz w:val="22"/>
      <w:szCs w:val="22"/>
      <w:lang w:val="en-US"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Pr>
      <w:rFonts w:ascii="Cambria" w:eastAsia="Times New Roman" w:hAnsi="Cambria" w:cs="Times New Roman"/>
      <w:b/>
      <w:bCs/>
      <w:color w:val="365F91"/>
      <w:sz w:val="28"/>
      <w:szCs w:val="28"/>
    </w:rPr>
  </w:style>
  <w:style w:type="character" w:customStyle="1" w:styleId="Heading2Char">
    <w:name w:val="Heading 2 Char"/>
    <w:aliases w:val="Heading 1 + Times New Roman Char1,12 pt Char1,Not Bold Char1,Before:  0 pt Char1,After:  0 pt Char1"/>
    <w:link w:val="Heading2"/>
    <w:uiPriority w:val="9"/>
    <w:rPr>
      <w:rFonts w:ascii="Cambria" w:eastAsia="Times New Roman" w:hAnsi="Cambria" w:cs="Times New Roman"/>
      <w:b/>
      <w:bCs/>
      <w:color w:val="4F81BD"/>
      <w:sz w:val="26"/>
      <w:szCs w:val="26"/>
    </w:rPr>
  </w:style>
  <w:style w:type="character" w:customStyle="1" w:styleId="Heading3Char">
    <w:name w:val="Heading 3 Char"/>
    <w:link w:val="Heading3"/>
    <w:uiPriority w:val="9"/>
    <w:rPr>
      <w:rFonts w:ascii="Cambria" w:eastAsia="Times New Roman" w:hAnsi="Cambria" w:cs="Times New Roman"/>
      <w:b/>
      <w:bCs/>
      <w:color w:val="4F81BD"/>
      <w:sz w:val="24"/>
      <w:szCs w:val="24"/>
    </w:rPr>
  </w:style>
  <w:style w:type="character" w:customStyle="1" w:styleId="Heading4Char">
    <w:name w:val="Heading 4 Char"/>
    <w:link w:val="Heading4"/>
    <w:uiPriority w:val="9"/>
    <w:rPr>
      <w:rFonts w:ascii="Cambria" w:eastAsia="Times New Roman" w:hAnsi="Cambria" w:cs="Times New Roman"/>
      <w:b/>
      <w:bCs/>
      <w:i/>
      <w:iCs/>
      <w:color w:val="4F81BD"/>
      <w:sz w:val="24"/>
      <w:szCs w:val="24"/>
    </w:rPr>
  </w:style>
  <w:style w:type="character" w:customStyle="1" w:styleId="Heading5Char">
    <w:name w:val="Heading 5 Char"/>
    <w:link w:val="Heading5"/>
    <w:rPr>
      <w:rFonts w:ascii="Cambria" w:eastAsia="Times New Roman" w:hAnsi="Cambria" w:cs="Times New Roman"/>
      <w:color w:val="243F60"/>
      <w:sz w:val="24"/>
      <w:szCs w:val="24"/>
    </w:rPr>
  </w:style>
  <w:style w:type="character" w:customStyle="1" w:styleId="Heading6Char">
    <w:name w:val="Heading 6 Char"/>
    <w:link w:val="Heading6"/>
    <w:rPr>
      <w:rFonts w:ascii="Cambria" w:eastAsia="Times New Roman" w:hAnsi="Cambria" w:cs="Times New Roman"/>
      <w:i/>
      <w:iCs/>
      <w:color w:val="243F60"/>
      <w:sz w:val="24"/>
      <w:szCs w:val="24"/>
    </w:rPr>
  </w:style>
  <w:style w:type="paragraph" w:customStyle="1" w:styleId="TableofContentsPageTitle">
    <w:name w:val="Table of Contents Page Title"/>
    <w:basedOn w:val="Normal"/>
    <w:next w:val="Normal"/>
    <w:pPr>
      <w:spacing w:before="240" w:after="60"/>
      <w:jc w:val="center"/>
    </w:pPr>
    <w:rPr>
      <w:b/>
      <w:sz w:val="32"/>
      <w:szCs w:val="32"/>
    </w:rPr>
  </w:style>
  <w:style w:type="paragraph" w:customStyle="1" w:styleId="GlossaryHeading">
    <w:name w:val="Glossary Heading"/>
    <w:basedOn w:val="Normal"/>
    <w:next w:val="Normal"/>
    <w:pPr>
      <w:spacing w:before="320" w:after="60"/>
      <w:jc w:val="center"/>
    </w:pPr>
    <w:rPr>
      <w:b/>
      <w:sz w:val="32"/>
      <w:szCs w:val="32"/>
    </w:rPr>
  </w:style>
  <w:style w:type="paragraph" w:customStyle="1" w:styleId="TitlePageTitle">
    <w:name w:val="Title Page Title"/>
    <w:basedOn w:val="Normal"/>
    <w:next w:val="Normal"/>
    <w:pPr>
      <w:pBdr>
        <w:bottom w:val="single" w:sz="24" w:space="1" w:color="auto"/>
      </w:pBdr>
      <w:spacing w:before="3000" w:after="60"/>
      <w:jc w:val="right"/>
    </w:pPr>
    <w:rPr>
      <w:b/>
      <w:sz w:val="48"/>
      <w:szCs w:val="48"/>
    </w:rPr>
  </w:style>
  <w:style w:type="paragraph" w:customStyle="1" w:styleId="GlossaryDefinition">
    <w:name w:val="Glossary Definition"/>
    <w:basedOn w:val="Normal"/>
    <w:pPr>
      <w:spacing w:before="120" w:after="120"/>
      <w:ind w:left="720" w:hanging="720"/>
    </w:pPr>
  </w:style>
  <w:style w:type="character" w:customStyle="1" w:styleId="Glossarytext">
    <w:name w:val="Glossary text"/>
    <w:rPr>
      <w:b w:val="0"/>
      <w:bCs w:val="0"/>
      <w:i/>
      <w:iCs/>
      <w:color w:val="0000FF"/>
    </w:rPr>
  </w:style>
  <w:style w:type="character" w:customStyle="1" w:styleId="rls-3-multinumber">
    <w:name w:val="rls-3-multinumber"/>
    <w:rPr>
      <w:rFonts w:ascii="Arial" w:hAnsi="Arial" w:cs="Arial" w:hint="default"/>
      <w:sz w:val="24"/>
      <w:szCs w:val="24"/>
    </w:rPr>
  </w:style>
  <w:style w:type="character" w:customStyle="1" w:styleId="Expandinghotspot">
    <w:name w:val="Expanding hotspot"/>
    <w:rPr>
      <w:i/>
      <w:iCs/>
      <w:strike w:val="0"/>
      <w:dstrike w:val="0"/>
      <w:color w:val="008000"/>
      <w:u w:val="none"/>
      <w:effect w:val="none"/>
    </w:rPr>
  </w:style>
  <w:style w:type="character" w:customStyle="1" w:styleId="GlossaryLabel">
    <w:name w:val="Glossary Label"/>
    <w:rPr>
      <w:b/>
      <w:bCs w:val="0"/>
    </w:rPr>
  </w:style>
  <w:style w:type="character" w:customStyle="1" w:styleId="bold">
    <w:name w:val="bold"/>
    <w:rPr>
      <w:b/>
      <w:bCs/>
    </w:rPr>
  </w:style>
  <w:style w:type="character" w:customStyle="1" w:styleId="rls-1-multinumber">
    <w:name w:val="rls-1-multinumber"/>
    <w:rPr>
      <w:rFonts w:ascii="Arial" w:hAnsi="Arial" w:cs="Arial" w:hint="default"/>
      <w:sz w:val="24"/>
      <w:szCs w:val="24"/>
    </w:rPr>
  </w:style>
  <w:style w:type="character" w:customStyle="1" w:styleId="italics">
    <w:name w:val="italics"/>
    <w:rPr>
      <w:i/>
      <w:iCs/>
    </w:rPr>
  </w:style>
  <w:style w:type="character" w:customStyle="1" w:styleId="rls-2-multinumber">
    <w:name w:val="rls-2-multinumber"/>
    <w:rPr>
      <w:rFonts w:ascii="Arial" w:hAnsi="Arial" w:cs="Arial" w:hint="default"/>
      <w:sz w:val="24"/>
      <w:szCs w:val="24"/>
    </w:rPr>
  </w:style>
  <w:style w:type="character" w:customStyle="1" w:styleId="Expandingtext">
    <w:name w:val="Expanding text"/>
    <w:rPr>
      <w:b w:val="0"/>
      <w:bCs w:val="0"/>
      <w:i/>
      <w:iCs/>
      <w:color w:val="FF0000"/>
    </w:rPr>
  </w:style>
  <w:style w:type="character" w:customStyle="1" w:styleId="Drop-downhotspot">
    <w:name w:val="Drop-down hotspot"/>
    <w:rPr>
      <w:i/>
      <w:iCs/>
      <w:strike w:val="0"/>
      <w:dstrike w:val="0"/>
      <w:color w:val="008000"/>
      <w:u w:val="none"/>
      <w:effect w:val="none"/>
    </w:rPr>
  </w:style>
  <w:style w:type="character" w:customStyle="1" w:styleId="Glossaryterm">
    <w:name w:val="Glossary term"/>
    <w:rPr>
      <w:i/>
      <w:iCs/>
      <w:strike w:val="0"/>
      <w:dstrike w:val="0"/>
      <w:color w:val="800000"/>
      <w:u w:val="none"/>
      <w:effect w:val="none"/>
    </w:rPr>
  </w:style>
  <w:style w:type="paragraph" w:styleId="NormalWeb">
    <w:name w:val="Normal (Web)"/>
    <w:basedOn w:val="Normal"/>
    <w:uiPriority w:val="99"/>
    <w:unhideWhenUsed/>
    <w:pPr>
      <w:spacing w:before="100" w:beforeAutospacing="1" w:after="100" w:afterAutospacing="1" w:line="240" w:lineRule="auto"/>
    </w:pPr>
    <w:rPr>
      <w:rFonts w:ascii="Times New Roman" w:hAnsi="Times New Roman" w:cs="Times New Roman"/>
    </w:rPr>
  </w:style>
  <w:style w:type="paragraph" w:customStyle="1" w:styleId="normal0">
    <w:name w:val="normal+"/>
    <w:basedOn w:val="Normal"/>
    <w:pPr>
      <w:spacing w:before="100" w:beforeAutospacing="1" w:after="100" w:afterAutospacing="1" w:line="240" w:lineRule="auto"/>
    </w:pPr>
    <w:rPr>
      <w:rFonts w:ascii="Times New Roman" w:hAnsi="Times New Roman" w:cs="Times New Roman"/>
    </w:rPr>
  </w:style>
  <w:style w:type="paragraph" w:styleId="Header">
    <w:name w:val="header"/>
    <w:basedOn w:val="Normal"/>
    <w:link w:val="HeaderChar"/>
    <w:uiPriority w:val="99"/>
    <w:unhideWhenUsed/>
    <w:rsid w:val="00F22AA5"/>
    <w:pPr>
      <w:tabs>
        <w:tab w:val="center" w:pos="4513"/>
        <w:tab w:val="right" w:pos="9026"/>
      </w:tabs>
      <w:spacing w:before="0" w:after="0" w:line="240" w:lineRule="auto"/>
    </w:pPr>
    <w:rPr>
      <w:rFonts w:cs="Times New Roman"/>
      <w:lang w:val="x-none" w:eastAsia="x-none"/>
    </w:rPr>
  </w:style>
  <w:style w:type="character" w:customStyle="1" w:styleId="HeaderChar">
    <w:name w:val="Header Char"/>
    <w:link w:val="Header"/>
    <w:uiPriority w:val="99"/>
    <w:rsid w:val="00F22AA5"/>
    <w:rPr>
      <w:rFonts w:ascii="Arial" w:eastAsia="Times New Roman" w:hAnsi="Arial" w:cs="Arial"/>
      <w:sz w:val="24"/>
      <w:szCs w:val="24"/>
    </w:rPr>
  </w:style>
  <w:style w:type="paragraph" w:styleId="Footer">
    <w:name w:val="footer"/>
    <w:basedOn w:val="Normal"/>
    <w:link w:val="FooterChar"/>
    <w:uiPriority w:val="99"/>
    <w:unhideWhenUsed/>
    <w:rsid w:val="00F22AA5"/>
    <w:pPr>
      <w:tabs>
        <w:tab w:val="center" w:pos="4513"/>
        <w:tab w:val="right" w:pos="9026"/>
      </w:tabs>
      <w:spacing w:before="0" w:after="0" w:line="240" w:lineRule="auto"/>
    </w:pPr>
    <w:rPr>
      <w:rFonts w:cs="Times New Roman"/>
      <w:lang w:val="x-none" w:eastAsia="x-none"/>
    </w:rPr>
  </w:style>
  <w:style w:type="character" w:customStyle="1" w:styleId="FooterChar">
    <w:name w:val="Footer Char"/>
    <w:link w:val="Footer"/>
    <w:uiPriority w:val="99"/>
    <w:rsid w:val="00F22AA5"/>
    <w:rPr>
      <w:rFonts w:ascii="Arial" w:eastAsia="Times New Roman" w:hAnsi="Arial" w:cs="Arial"/>
      <w:sz w:val="24"/>
      <w:szCs w:val="24"/>
    </w:rPr>
  </w:style>
  <w:style w:type="character" w:styleId="Hyperlink">
    <w:name w:val="Hyperlink"/>
    <w:uiPriority w:val="99"/>
    <w:unhideWhenUsed/>
    <w:rsid w:val="00AD4E29"/>
    <w:rPr>
      <w:color w:val="0000FF"/>
      <w:u w:val="single"/>
    </w:rPr>
  </w:style>
  <w:style w:type="paragraph" w:styleId="TOC1">
    <w:name w:val="toc 1"/>
    <w:basedOn w:val="Normal"/>
    <w:next w:val="Normal"/>
    <w:autoRedefine/>
    <w:uiPriority w:val="39"/>
    <w:unhideWhenUsed/>
    <w:rsid w:val="003C3B80"/>
  </w:style>
  <w:style w:type="paragraph" w:styleId="TOC2">
    <w:name w:val="toc 2"/>
    <w:basedOn w:val="Normal"/>
    <w:next w:val="Normal"/>
    <w:autoRedefine/>
    <w:uiPriority w:val="39"/>
    <w:unhideWhenUsed/>
    <w:rsid w:val="003C3B80"/>
    <w:pPr>
      <w:ind w:left="240"/>
    </w:pPr>
  </w:style>
  <w:style w:type="paragraph" w:styleId="TOC3">
    <w:name w:val="toc 3"/>
    <w:basedOn w:val="Normal"/>
    <w:next w:val="Normal"/>
    <w:autoRedefine/>
    <w:uiPriority w:val="39"/>
    <w:unhideWhenUsed/>
    <w:rsid w:val="003C3B80"/>
    <w:pPr>
      <w:spacing w:before="0" w:after="100" w:line="276" w:lineRule="auto"/>
      <w:ind w:left="440"/>
    </w:pPr>
    <w:rPr>
      <w:rFonts w:ascii="Calibri" w:hAnsi="Calibri" w:cs="Times New Roman"/>
      <w:sz w:val="22"/>
      <w:szCs w:val="22"/>
    </w:rPr>
  </w:style>
  <w:style w:type="paragraph" w:styleId="TOC4">
    <w:name w:val="toc 4"/>
    <w:basedOn w:val="Normal"/>
    <w:next w:val="Normal"/>
    <w:autoRedefine/>
    <w:uiPriority w:val="39"/>
    <w:unhideWhenUsed/>
    <w:rsid w:val="003C3B80"/>
    <w:pPr>
      <w:spacing w:before="0" w:after="100" w:line="276" w:lineRule="auto"/>
      <w:ind w:left="660"/>
    </w:pPr>
    <w:rPr>
      <w:rFonts w:ascii="Calibri" w:hAnsi="Calibri" w:cs="Times New Roman"/>
      <w:sz w:val="22"/>
      <w:szCs w:val="22"/>
    </w:rPr>
  </w:style>
  <w:style w:type="paragraph" w:styleId="TOC5">
    <w:name w:val="toc 5"/>
    <w:basedOn w:val="Normal"/>
    <w:next w:val="Normal"/>
    <w:autoRedefine/>
    <w:uiPriority w:val="39"/>
    <w:unhideWhenUsed/>
    <w:rsid w:val="003C3B80"/>
    <w:pPr>
      <w:spacing w:before="0" w:after="100" w:line="276" w:lineRule="auto"/>
      <w:ind w:left="880"/>
    </w:pPr>
    <w:rPr>
      <w:rFonts w:ascii="Calibri" w:hAnsi="Calibri" w:cs="Times New Roman"/>
      <w:sz w:val="22"/>
      <w:szCs w:val="22"/>
    </w:rPr>
  </w:style>
  <w:style w:type="paragraph" w:styleId="TOC6">
    <w:name w:val="toc 6"/>
    <w:basedOn w:val="Normal"/>
    <w:next w:val="Normal"/>
    <w:autoRedefine/>
    <w:uiPriority w:val="39"/>
    <w:unhideWhenUsed/>
    <w:rsid w:val="003C3B80"/>
    <w:pPr>
      <w:spacing w:before="0" w:after="100" w:line="276" w:lineRule="auto"/>
      <w:ind w:left="1100"/>
    </w:pPr>
    <w:rPr>
      <w:rFonts w:ascii="Calibri" w:hAnsi="Calibri" w:cs="Times New Roman"/>
      <w:sz w:val="22"/>
      <w:szCs w:val="22"/>
    </w:rPr>
  </w:style>
  <w:style w:type="paragraph" w:styleId="TOC7">
    <w:name w:val="toc 7"/>
    <w:basedOn w:val="Normal"/>
    <w:next w:val="Normal"/>
    <w:autoRedefine/>
    <w:uiPriority w:val="39"/>
    <w:unhideWhenUsed/>
    <w:rsid w:val="003C3B80"/>
    <w:pPr>
      <w:spacing w:before="0" w:after="100" w:line="276" w:lineRule="auto"/>
      <w:ind w:left="1320"/>
    </w:pPr>
    <w:rPr>
      <w:rFonts w:ascii="Calibri" w:hAnsi="Calibri" w:cs="Times New Roman"/>
      <w:sz w:val="22"/>
      <w:szCs w:val="22"/>
    </w:rPr>
  </w:style>
  <w:style w:type="paragraph" w:styleId="TOC8">
    <w:name w:val="toc 8"/>
    <w:basedOn w:val="Normal"/>
    <w:next w:val="Normal"/>
    <w:autoRedefine/>
    <w:uiPriority w:val="39"/>
    <w:unhideWhenUsed/>
    <w:rsid w:val="003C3B80"/>
    <w:pPr>
      <w:spacing w:before="0" w:after="100" w:line="276" w:lineRule="auto"/>
      <w:ind w:left="1540"/>
    </w:pPr>
    <w:rPr>
      <w:rFonts w:ascii="Calibri" w:hAnsi="Calibri" w:cs="Times New Roman"/>
      <w:sz w:val="22"/>
      <w:szCs w:val="22"/>
    </w:rPr>
  </w:style>
  <w:style w:type="paragraph" w:styleId="TOC9">
    <w:name w:val="toc 9"/>
    <w:basedOn w:val="Normal"/>
    <w:next w:val="Normal"/>
    <w:autoRedefine/>
    <w:uiPriority w:val="39"/>
    <w:unhideWhenUsed/>
    <w:rsid w:val="003C3B80"/>
    <w:pPr>
      <w:spacing w:before="0" w:after="100" w:line="276" w:lineRule="auto"/>
      <w:ind w:left="1760"/>
    </w:pPr>
    <w:rPr>
      <w:rFonts w:ascii="Calibri" w:hAnsi="Calibri" w:cs="Times New Roman"/>
      <w:sz w:val="22"/>
      <w:szCs w:val="22"/>
    </w:rPr>
  </w:style>
  <w:style w:type="paragraph" w:customStyle="1" w:styleId="PDPara1">
    <w:name w:val="PD Para 1"/>
    <w:basedOn w:val="Normal"/>
    <w:qFormat/>
    <w:rsid w:val="0036247B"/>
    <w:pPr>
      <w:spacing w:before="0" w:after="0" w:line="276" w:lineRule="auto"/>
      <w:jc w:val="both"/>
    </w:pPr>
  </w:style>
  <w:style w:type="paragraph" w:customStyle="1" w:styleId="PDPara1Bold">
    <w:name w:val="PD Para (1) Bold"/>
    <w:basedOn w:val="Normal"/>
    <w:qFormat/>
    <w:rsid w:val="00AD558A"/>
    <w:pPr>
      <w:spacing w:before="0" w:after="0" w:line="276" w:lineRule="auto"/>
      <w:ind w:left="709" w:hanging="709"/>
      <w:jc w:val="both"/>
    </w:pPr>
    <w:rPr>
      <w:rFonts w:ascii="Times New Roman" w:hAnsi="Times New Roman"/>
      <w:b/>
    </w:rPr>
  </w:style>
  <w:style w:type="paragraph" w:customStyle="1" w:styleId="PDParaa">
    <w:name w:val="PD Para (a)"/>
    <w:basedOn w:val="Normal"/>
    <w:qFormat/>
    <w:rsid w:val="00AD558A"/>
    <w:pPr>
      <w:spacing w:before="0" w:after="0" w:line="276" w:lineRule="auto"/>
      <w:ind w:left="1418" w:hanging="709"/>
      <w:jc w:val="both"/>
    </w:pPr>
    <w:rPr>
      <w:rFonts w:ascii="Times New Roman" w:hAnsi="Times New Roman"/>
    </w:rPr>
  </w:style>
  <w:style w:type="paragraph" w:customStyle="1" w:styleId="PDParaaBold">
    <w:name w:val="PD Para (a) Bold"/>
    <w:basedOn w:val="Normal"/>
    <w:qFormat/>
    <w:rsid w:val="00AD558A"/>
    <w:pPr>
      <w:spacing w:before="0" w:after="0" w:line="276" w:lineRule="auto"/>
      <w:ind w:left="1418" w:hanging="709"/>
    </w:pPr>
    <w:rPr>
      <w:rFonts w:ascii="Times New Roman" w:hAnsi="Times New Roman"/>
      <w:b/>
      <w:bCs/>
    </w:rPr>
  </w:style>
  <w:style w:type="paragraph" w:customStyle="1" w:styleId="PDa-">
    <w:name w:val="PD (a) - [ ]"/>
    <w:basedOn w:val="Normal"/>
    <w:qFormat/>
    <w:rsid w:val="0036247B"/>
    <w:pPr>
      <w:spacing w:before="0" w:after="0" w:line="276" w:lineRule="auto"/>
      <w:ind w:left="1418"/>
      <w:jc w:val="both"/>
    </w:pPr>
  </w:style>
  <w:style w:type="paragraph" w:customStyle="1" w:styleId="PD1-">
    <w:name w:val="PD(1) - [ ]"/>
    <w:basedOn w:val="PDPara1Bold"/>
    <w:qFormat/>
    <w:rsid w:val="0036247B"/>
    <w:pPr>
      <w:ind w:firstLine="0"/>
    </w:pPr>
    <w:rPr>
      <w:b w:val="0"/>
    </w:rPr>
  </w:style>
  <w:style w:type="paragraph" w:customStyle="1" w:styleId="PDparai">
    <w:name w:val="PD para (i)"/>
    <w:basedOn w:val="Normal"/>
    <w:qFormat/>
    <w:rsid w:val="00AD558A"/>
    <w:pPr>
      <w:spacing w:before="0" w:after="0" w:line="276" w:lineRule="auto"/>
      <w:ind w:left="2127" w:hanging="709"/>
      <w:jc w:val="both"/>
    </w:pPr>
    <w:rPr>
      <w:rFonts w:ascii="Times New Roman" w:hAnsi="Times New Roman"/>
    </w:rPr>
  </w:style>
  <w:style w:type="paragraph" w:customStyle="1" w:styleId="PDpara10">
    <w:name w:val="PD para (1)"/>
    <w:basedOn w:val="PDPara1Bold"/>
    <w:qFormat/>
    <w:rsid w:val="00AD558A"/>
    <w:rPr>
      <w:b w:val="0"/>
    </w:rPr>
  </w:style>
  <w:style w:type="paragraph" w:customStyle="1" w:styleId="PDParai-">
    <w:name w:val="PD Para (i) - [ ]"/>
    <w:basedOn w:val="PD1-"/>
    <w:qFormat/>
    <w:rsid w:val="0036247B"/>
    <w:pPr>
      <w:ind w:left="1418"/>
    </w:pPr>
  </w:style>
  <w:style w:type="paragraph" w:customStyle="1" w:styleId="PDHeading">
    <w:name w:val="PD Heading"/>
    <w:basedOn w:val="PDpara10"/>
    <w:qFormat/>
    <w:rsid w:val="0036247B"/>
    <w:pPr>
      <w:ind w:left="0" w:firstLine="0"/>
      <w:jc w:val="left"/>
    </w:pPr>
    <w:rPr>
      <w:b/>
      <w:sz w:val="36"/>
      <w:szCs w:val="36"/>
    </w:rPr>
  </w:style>
  <w:style w:type="paragraph" w:customStyle="1" w:styleId="PDSubHeadingItalics">
    <w:name w:val="PD Sub Heading (Italics)"/>
    <w:basedOn w:val="Normal"/>
    <w:qFormat/>
    <w:rsid w:val="0036247B"/>
    <w:pPr>
      <w:spacing w:before="0" w:after="0" w:line="276" w:lineRule="auto"/>
    </w:pPr>
    <w:rPr>
      <w:b/>
      <w:i/>
      <w:iCs/>
    </w:rPr>
  </w:style>
  <w:style w:type="paragraph" w:customStyle="1" w:styleId="PDParaA0">
    <w:name w:val="PD Para (A)"/>
    <w:basedOn w:val="Normal"/>
    <w:qFormat/>
    <w:rsid w:val="00AD558A"/>
    <w:pPr>
      <w:spacing w:before="0" w:after="0" w:line="276" w:lineRule="auto"/>
      <w:ind w:left="2835" w:hanging="709"/>
      <w:jc w:val="both"/>
    </w:pPr>
    <w:rPr>
      <w:rFonts w:ascii="Times New Roman" w:hAnsi="Times New Roman"/>
    </w:rPr>
  </w:style>
  <w:style w:type="paragraph" w:customStyle="1" w:styleId="PDParaA-">
    <w:name w:val="PD Para (A) -[ ]"/>
    <w:basedOn w:val="Normal"/>
    <w:qFormat/>
    <w:rsid w:val="00AD558A"/>
    <w:pPr>
      <w:spacing w:before="0" w:after="0" w:line="276" w:lineRule="auto"/>
      <w:ind w:left="3544"/>
      <w:jc w:val="both"/>
    </w:pPr>
    <w:rPr>
      <w:rFonts w:ascii="Times New Roman" w:hAnsi="Times New Roman"/>
    </w:rPr>
  </w:style>
  <w:style w:type="paragraph" w:customStyle="1" w:styleId="Default">
    <w:name w:val="Default"/>
    <w:rsid w:val="002C02C2"/>
    <w:pPr>
      <w:autoSpaceDE w:val="0"/>
      <w:autoSpaceDN w:val="0"/>
      <w:adjustRightInd w:val="0"/>
    </w:pPr>
    <w:rPr>
      <w:color w:val="000000"/>
      <w:sz w:val="24"/>
      <w:szCs w:val="24"/>
      <w:lang w:eastAsia="en-SG"/>
    </w:rPr>
  </w:style>
  <w:style w:type="paragraph" w:styleId="FootnoteText">
    <w:name w:val="footnote text"/>
    <w:basedOn w:val="Normal"/>
    <w:link w:val="FootnoteTextChar"/>
    <w:uiPriority w:val="99"/>
    <w:unhideWhenUsed/>
    <w:rsid w:val="00A4517D"/>
    <w:rPr>
      <w:rFonts w:cs="Times New Roman"/>
      <w:sz w:val="20"/>
      <w:szCs w:val="20"/>
      <w:lang w:val="x-none" w:eastAsia="x-none"/>
    </w:rPr>
  </w:style>
  <w:style w:type="character" w:customStyle="1" w:styleId="FootnoteTextChar">
    <w:name w:val="Footnote Text Char"/>
    <w:link w:val="FootnoteText"/>
    <w:uiPriority w:val="99"/>
    <w:rsid w:val="00A4517D"/>
    <w:rPr>
      <w:rFonts w:ascii="Arial" w:hAnsi="Arial" w:cs="Arial"/>
    </w:rPr>
  </w:style>
  <w:style w:type="character" w:styleId="FootnoteReference">
    <w:name w:val="footnote reference"/>
    <w:uiPriority w:val="99"/>
    <w:semiHidden/>
    <w:rsid w:val="00A4517D"/>
    <w:rPr>
      <w:vertAlign w:val="superscript"/>
    </w:rPr>
  </w:style>
  <w:style w:type="character" w:customStyle="1" w:styleId="Heading7Char">
    <w:name w:val="Heading 7 Char"/>
    <w:link w:val="Heading7"/>
    <w:uiPriority w:val="9"/>
    <w:rsid w:val="00D34E08"/>
    <w:rPr>
      <w:rFonts w:ascii="Calibri" w:eastAsia="Times New Roman" w:hAnsi="Calibri" w:cs="Times New Roman"/>
      <w:sz w:val="24"/>
      <w:szCs w:val="24"/>
    </w:rPr>
  </w:style>
  <w:style w:type="character" w:customStyle="1" w:styleId="Heading8Char">
    <w:name w:val="Heading 8 Char"/>
    <w:link w:val="Heading8"/>
    <w:uiPriority w:val="9"/>
    <w:rsid w:val="00D34E08"/>
    <w:rPr>
      <w:rFonts w:ascii="Calibri" w:eastAsia="Times New Roman" w:hAnsi="Calibri" w:cs="Times New Roman"/>
      <w:i/>
      <w:iCs/>
      <w:sz w:val="24"/>
      <w:szCs w:val="24"/>
    </w:rPr>
  </w:style>
  <w:style w:type="character" w:styleId="PageNumber">
    <w:name w:val="page number"/>
    <w:rsid w:val="00D34E08"/>
  </w:style>
  <w:style w:type="character" w:customStyle="1" w:styleId="Heading9Char">
    <w:name w:val="Heading 9 Char"/>
    <w:link w:val="Heading9"/>
    <w:rsid w:val="00B73948"/>
    <w:rPr>
      <w:rFonts w:ascii="Arial" w:hAnsi="Arial" w:cs="Arial"/>
      <w:sz w:val="22"/>
      <w:szCs w:val="22"/>
      <w:lang w:val="en-US" w:eastAsia="zh-CN"/>
    </w:rPr>
  </w:style>
  <w:style w:type="numbering" w:customStyle="1" w:styleId="NoList1">
    <w:name w:val="No List1"/>
    <w:next w:val="NoList"/>
    <w:uiPriority w:val="99"/>
    <w:semiHidden/>
    <w:unhideWhenUsed/>
    <w:rsid w:val="00B73948"/>
  </w:style>
  <w:style w:type="character" w:customStyle="1" w:styleId="Heading1TimesNewRomanChar">
    <w:name w:val="Heading 1 + Times New Roman Char"/>
    <w:aliases w:val="12 pt Char,Not Bold Char,Before:  0 pt Char,After:  0 pt Char Char,Heading 2 Char Char2,Heading 2 Char Char1"/>
    <w:rsid w:val="00B73948"/>
    <w:rPr>
      <w:rFonts w:ascii="Arial" w:hAnsi="Arial" w:cs="Arial"/>
      <w:b/>
      <w:bCs/>
      <w:i/>
      <w:iCs/>
      <w:sz w:val="28"/>
      <w:szCs w:val="28"/>
      <w:lang w:val="en-US" w:eastAsia="zh-CN" w:bidi="ar-SA"/>
    </w:rPr>
  </w:style>
  <w:style w:type="paragraph" w:styleId="Title">
    <w:name w:val="Title"/>
    <w:basedOn w:val="Normal"/>
    <w:link w:val="TitleChar"/>
    <w:qFormat/>
    <w:rsid w:val="00B73948"/>
    <w:pPr>
      <w:spacing w:before="0" w:after="0" w:line="240" w:lineRule="auto"/>
      <w:jc w:val="center"/>
    </w:pPr>
    <w:rPr>
      <w:rFonts w:ascii="Times New Roman" w:hAnsi="Times New Roman" w:cs="Times New Roman"/>
      <w:b/>
      <w:sz w:val="26"/>
      <w:szCs w:val="20"/>
      <w:lang w:val="en-US" w:eastAsia="zh-CN"/>
    </w:rPr>
  </w:style>
  <w:style w:type="character" w:customStyle="1" w:styleId="TitleChar">
    <w:name w:val="Title Char"/>
    <w:link w:val="Title"/>
    <w:rsid w:val="00B73948"/>
    <w:rPr>
      <w:b/>
      <w:sz w:val="26"/>
      <w:lang w:val="en-US" w:eastAsia="zh-CN"/>
    </w:rPr>
  </w:style>
  <w:style w:type="paragraph" w:styleId="BalloonText">
    <w:name w:val="Balloon Text"/>
    <w:basedOn w:val="Normal"/>
    <w:link w:val="BalloonTextChar"/>
    <w:uiPriority w:val="99"/>
    <w:rsid w:val="00B73948"/>
    <w:pPr>
      <w:spacing w:before="0" w:after="0" w:line="240" w:lineRule="auto"/>
    </w:pPr>
    <w:rPr>
      <w:rFonts w:ascii="Tahoma" w:hAnsi="Tahoma" w:cs="Times New Roman"/>
      <w:sz w:val="16"/>
      <w:szCs w:val="16"/>
      <w:lang w:val="en-US" w:eastAsia="zh-CN"/>
    </w:rPr>
  </w:style>
  <w:style w:type="character" w:customStyle="1" w:styleId="BalloonTextChar">
    <w:name w:val="Balloon Text Char"/>
    <w:link w:val="BalloonText"/>
    <w:uiPriority w:val="99"/>
    <w:rsid w:val="00B73948"/>
    <w:rPr>
      <w:rFonts w:ascii="Tahoma" w:hAnsi="Tahoma" w:cs="CG Times"/>
      <w:sz w:val="16"/>
      <w:szCs w:val="16"/>
      <w:lang w:val="en-US" w:eastAsia="zh-CN"/>
    </w:rPr>
  </w:style>
  <w:style w:type="paragraph" w:styleId="BodyTextIndent">
    <w:name w:val="Body Text Indent"/>
    <w:basedOn w:val="Normal"/>
    <w:link w:val="BodyTextIndentChar"/>
    <w:uiPriority w:val="99"/>
    <w:rsid w:val="00B73948"/>
    <w:pPr>
      <w:spacing w:before="0" w:after="0"/>
      <w:ind w:left="1440" w:hanging="720"/>
      <w:jc w:val="both"/>
    </w:pPr>
    <w:rPr>
      <w:rFonts w:ascii="Times New Roman" w:hAnsi="Times New Roman" w:cs="Times New Roman"/>
      <w:szCs w:val="20"/>
      <w:lang w:val="en-GB" w:eastAsia="en-US"/>
    </w:rPr>
  </w:style>
  <w:style w:type="character" w:customStyle="1" w:styleId="BodyTextIndentChar">
    <w:name w:val="Body Text Indent Char"/>
    <w:link w:val="BodyTextIndent"/>
    <w:uiPriority w:val="99"/>
    <w:rsid w:val="00B73948"/>
    <w:rPr>
      <w:sz w:val="24"/>
      <w:lang w:val="en-GB" w:eastAsia="en-US"/>
    </w:rPr>
  </w:style>
  <w:style w:type="paragraph" w:styleId="BodyText3">
    <w:name w:val="Body Text 3"/>
    <w:basedOn w:val="Normal"/>
    <w:link w:val="BodyText3Char"/>
    <w:uiPriority w:val="99"/>
    <w:rsid w:val="00B73948"/>
    <w:pPr>
      <w:spacing w:before="0" w:after="120" w:line="240" w:lineRule="auto"/>
    </w:pPr>
    <w:rPr>
      <w:rFonts w:ascii="Times New Roman" w:hAnsi="Times New Roman" w:cs="Times New Roman"/>
      <w:sz w:val="16"/>
      <w:szCs w:val="16"/>
      <w:lang w:val="en-US" w:eastAsia="zh-CN"/>
    </w:rPr>
  </w:style>
  <w:style w:type="character" w:customStyle="1" w:styleId="BodyText3Char">
    <w:name w:val="Body Text 3 Char"/>
    <w:link w:val="BodyText3"/>
    <w:uiPriority w:val="99"/>
    <w:rsid w:val="00B73948"/>
    <w:rPr>
      <w:sz w:val="16"/>
      <w:szCs w:val="16"/>
      <w:lang w:val="en-US" w:eastAsia="zh-CN"/>
    </w:rPr>
  </w:style>
  <w:style w:type="paragraph" w:styleId="BlockText">
    <w:name w:val="Block Text"/>
    <w:basedOn w:val="Normal"/>
    <w:rsid w:val="00B73948"/>
    <w:pPr>
      <w:tabs>
        <w:tab w:val="left" w:pos="0"/>
        <w:tab w:val="left" w:pos="720"/>
        <w:tab w:val="left" w:pos="1440"/>
      </w:tabs>
      <w:suppressAutoHyphens/>
      <w:spacing w:before="0" w:after="0"/>
      <w:ind w:left="1440" w:right="569" w:hanging="1440"/>
      <w:jc w:val="both"/>
    </w:pPr>
    <w:rPr>
      <w:rFonts w:ascii="Times New Roman" w:hAnsi="Times New Roman" w:cs="Times New Roman"/>
      <w:spacing w:val="-3"/>
      <w:sz w:val="26"/>
      <w:szCs w:val="20"/>
      <w:lang w:val="en-GB" w:eastAsia="zh-CN"/>
    </w:rPr>
  </w:style>
  <w:style w:type="paragraph" w:styleId="BodyText2">
    <w:name w:val="Body Text 2"/>
    <w:basedOn w:val="Normal"/>
    <w:link w:val="BodyText2Char"/>
    <w:uiPriority w:val="99"/>
    <w:rsid w:val="00B73948"/>
    <w:pPr>
      <w:spacing w:before="0" w:after="120" w:line="480" w:lineRule="auto"/>
    </w:pPr>
    <w:rPr>
      <w:rFonts w:ascii="Times New Roman" w:hAnsi="Times New Roman" w:cs="Times New Roman"/>
      <w:sz w:val="20"/>
      <w:szCs w:val="20"/>
      <w:lang w:val="en-US" w:eastAsia="zh-CN"/>
    </w:rPr>
  </w:style>
  <w:style w:type="character" w:customStyle="1" w:styleId="BodyText2Char">
    <w:name w:val="Body Text 2 Char"/>
    <w:link w:val="BodyText2"/>
    <w:uiPriority w:val="99"/>
    <w:rsid w:val="00B73948"/>
    <w:rPr>
      <w:lang w:val="en-US" w:eastAsia="zh-CN"/>
    </w:rPr>
  </w:style>
  <w:style w:type="character" w:styleId="FollowedHyperlink">
    <w:name w:val="FollowedHyperlink"/>
    <w:uiPriority w:val="99"/>
    <w:rsid w:val="00B73948"/>
    <w:rPr>
      <w:color w:val="800080"/>
      <w:sz w:val="26"/>
      <w:u w:val="none"/>
    </w:rPr>
  </w:style>
  <w:style w:type="paragraph" w:styleId="BodyTextIndent2">
    <w:name w:val="Body Text Indent 2"/>
    <w:basedOn w:val="Normal"/>
    <w:link w:val="BodyTextIndent2Char"/>
    <w:uiPriority w:val="99"/>
    <w:rsid w:val="00B73948"/>
    <w:pPr>
      <w:spacing w:before="0" w:after="120" w:line="480" w:lineRule="auto"/>
      <w:ind w:left="360"/>
    </w:pPr>
    <w:rPr>
      <w:rFonts w:ascii="Times New Roman" w:hAnsi="Times New Roman" w:cs="Times New Roman"/>
      <w:sz w:val="20"/>
      <w:szCs w:val="20"/>
      <w:lang w:val="en-US" w:eastAsia="zh-CN"/>
    </w:rPr>
  </w:style>
  <w:style w:type="character" w:customStyle="1" w:styleId="BodyTextIndent2Char">
    <w:name w:val="Body Text Indent 2 Char"/>
    <w:link w:val="BodyTextIndent2"/>
    <w:uiPriority w:val="99"/>
    <w:rsid w:val="00B73948"/>
    <w:rPr>
      <w:lang w:val="en-US" w:eastAsia="zh-CN"/>
    </w:rPr>
  </w:style>
  <w:style w:type="paragraph" w:styleId="BodyTextIndent3">
    <w:name w:val="Body Text Indent 3"/>
    <w:basedOn w:val="Normal"/>
    <w:link w:val="BodyTextIndent3Char"/>
    <w:rsid w:val="00B73948"/>
    <w:pPr>
      <w:spacing w:before="0" w:after="120" w:line="240" w:lineRule="auto"/>
      <w:ind w:left="360"/>
    </w:pPr>
    <w:rPr>
      <w:rFonts w:ascii="Times New Roman" w:hAnsi="Times New Roman" w:cs="Times New Roman"/>
      <w:sz w:val="16"/>
      <w:szCs w:val="16"/>
      <w:lang w:val="en-US" w:eastAsia="zh-CN"/>
    </w:rPr>
  </w:style>
  <w:style w:type="character" w:customStyle="1" w:styleId="BodyTextIndent3Char">
    <w:name w:val="Body Text Indent 3 Char"/>
    <w:link w:val="BodyTextIndent3"/>
    <w:rsid w:val="00B73948"/>
    <w:rPr>
      <w:sz w:val="16"/>
      <w:szCs w:val="16"/>
      <w:lang w:val="en-US" w:eastAsia="zh-CN"/>
    </w:rPr>
  </w:style>
  <w:style w:type="paragraph" w:styleId="BodyText">
    <w:name w:val="Body Text"/>
    <w:basedOn w:val="Normal"/>
    <w:link w:val="BodyTextChar"/>
    <w:uiPriority w:val="99"/>
    <w:rsid w:val="00B73948"/>
    <w:pPr>
      <w:spacing w:before="0" w:after="120" w:line="240" w:lineRule="auto"/>
    </w:pPr>
    <w:rPr>
      <w:rFonts w:ascii="Times New Roman" w:hAnsi="Times New Roman" w:cs="Times New Roman"/>
      <w:sz w:val="20"/>
      <w:szCs w:val="20"/>
      <w:lang w:val="en-US" w:eastAsia="zh-CN"/>
    </w:rPr>
  </w:style>
  <w:style w:type="character" w:customStyle="1" w:styleId="BodyTextChar">
    <w:name w:val="Body Text Char"/>
    <w:link w:val="BodyText"/>
    <w:uiPriority w:val="99"/>
    <w:rsid w:val="00B73948"/>
    <w:rPr>
      <w:lang w:val="en-US" w:eastAsia="zh-CN"/>
    </w:rPr>
  </w:style>
  <w:style w:type="character" w:customStyle="1" w:styleId="Heading2CharChar">
    <w:name w:val="Heading 2 Char Char"/>
    <w:aliases w:val="Heading 2 Char1,After:  0 pt Char"/>
    <w:rsid w:val="00B73948"/>
    <w:rPr>
      <w:rFonts w:ascii="Arial" w:hAnsi="Arial" w:cs="Arial"/>
      <w:b/>
      <w:bCs/>
      <w:i/>
      <w:iCs/>
      <w:noProof w:val="0"/>
      <w:sz w:val="28"/>
      <w:szCs w:val="28"/>
      <w:lang w:val="en-US" w:eastAsia="zh-CN" w:bidi="ar-SA"/>
    </w:rPr>
  </w:style>
  <w:style w:type="paragraph" w:customStyle="1" w:styleId="PreambleActsIntro">
    <w:name w:val="PreambleActsIntro"/>
    <w:basedOn w:val="Normal"/>
    <w:rsid w:val="00B73948"/>
    <w:pPr>
      <w:spacing w:before="120" w:after="0" w:line="240" w:lineRule="auto"/>
      <w:jc w:val="both"/>
    </w:pPr>
    <w:rPr>
      <w:rFonts w:ascii="Times New Roman" w:hAnsi="Times New Roman" w:cs="Times New Roman"/>
      <w:sz w:val="20"/>
      <w:szCs w:val="20"/>
      <w:lang w:val="en-GB" w:eastAsia="zh-CN"/>
    </w:rPr>
  </w:style>
  <w:style w:type="paragraph" w:styleId="CommentText">
    <w:name w:val="annotation text"/>
    <w:basedOn w:val="Normal"/>
    <w:link w:val="CommentTextChar"/>
    <w:rsid w:val="00B73948"/>
    <w:pPr>
      <w:spacing w:before="0" w:after="0" w:line="240" w:lineRule="auto"/>
    </w:pPr>
    <w:rPr>
      <w:rFonts w:ascii="Times New Roman" w:hAnsi="Times New Roman" w:cs="Times New Roman"/>
      <w:sz w:val="20"/>
      <w:szCs w:val="20"/>
      <w:lang w:val="en-US" w:eastAsia="zh-CN"/>
    </w:rPr>
  </w:style>
  <w:style w:type="character" w:customStyle="1" w:styleId="CommentTextChar">
    <w:name w:val="Comment Text Char"/>
    <w:link w:val="CommentText"/>
    <w:rsid w:val="00B73948"/>
    <w:rPr>
      <w:lang w:val="en-US" w:eastAsia="zh-CN"/>
    </w:rPr>
  </w:style>
  <w:style w:type="character" w:customStyle="1" w:styleId="DefaultParagraphFo">
    <w:name w:val="Default Paragraph Fo"/>
    <w:rsid w:val="00B73948"/>
  </w:style>
  <w:style w:type="paragraph" w:styleId="Caption">
    <w:name w:val="caption"/>
    <w:basedOn w:val="Normal"/>
    <w:next w:val="Normal"/>
    <w:qFormat/>
    <w:rsid w:val="00B73948"/>
    <w:pPr>
      <w:spacing w:before="0" w:after="0" w:line="240" w:lineRule="auto"/>
    </w:pPr>
    <w:rPr>
      <w:rFonts w:ascii="Courier" w:hAnsi="Courier" w:cs="Times New Roman"/>
      <w:szCs w:val="20"/>
      <w:lang w:val="en-GB" w:eastAsia="zh-CN"/>
    </w:rPr>
  </w:style>
  <w:style w:type="paragraph" w:styleId="Subtitle">
    <w:name w:val="Subtitle"/>
    <w:basedOn w:val="Normal"/>
    <w:link w:val="SubtitleChar"/>
    <w:qFormat/>
    <w:rsid w:val="00B73948"/>
    <w:pPr>
      <w:spacing w:before="0" w:after="0" w:line="240" w:lineRule="auto"/>
      <w:jc w:val="center"/>
    </w:pPr>
    <w:rPr>
      <w:rFonts w:ascii="Times New Roman" w:hAnsi="Times New Roman" w:cs="Times New Roman"/>
      <w:b/>
      <w:szCs w:val="20"/>
      <w:lang w:val="en-US" w:eastAsia="en-US"/>
    </w:rPr>
  </w:style>
  <w:style w:type="character" w:customStyle="1" w:styleId="SubtitleChar">
    <w:name w:val="Subtitle Char"/>
    <w:link w:val="Subtitle"/>
    <w:rsid w:val="00B73948"/>
    <w:rPr>
      <w:b/>
      <w:sz w:val="24"/>
      <w:lang w:val="en-US" w:eastAsia="en-US"/>
    </w:rPr>
  </w:style>
  <w:style w:type="paragraph" w:customStyle="1" w:styleId="BodyText21">
    <w:name w:val="Body Text 21"/>
    <w:basedOn w:val="Normal"/>
    <w:rsid w:val="00B73948"/>
    <w:pPr>
      <w:widowControl w:val="0"/>
      <w:spacing w:before="120" w:after="0" w:line="-240" w:lineRule="auto"/>
    </w:pPr>
    <w:rPr>
      <w:rFonts w:ascii="Times New Roman" w:hAnsi="Times New Roman" w:cs="Times New Roman"/>
      <w:spacing w:val="-3"/>
      <w:sz w:val="22"/>
      <w:szCs w:val="20"/>
      <w:lang w:val="en-GB" w:eastAsia="zh-CN"/>
    </w:rPr>
  </w:style>
  <w:style w:type="paragraph" w:styleId="CommentSubject">
    <w:name w:val="annotation subject"/>
    <w:basedOn w:val="CommentText"/>
    <w:next w:val="CommentText"/>
    <w:link w:val="CommentSubjectChar"/>
    <w:uiPriority w:val="99"/>
    <w:semiHidden/>
    <w:rsid w:val="00B73948"/>
    <w:rPr>
      <w:b/>
      <w:bCs/>
    </w:rPr>
  </w:style>
  <w:style w:type="character" w:customStyle="1" w:styleId="CommentSubjectChar">
    <w:name w:val="Comment Subject Char"/>
    <w:link w:val="CommentSubject"/>
    <w:uiPriority w:val="99"/>
    <w:semiHidden/>
    <w:rsid w:val="00B73948"/>
    <w:rPr>
      <w:b/>
      <w:bCs/>
      <w:lang w:val="en-US" w:eastAsia="zh-CN"/>
    </w:rPr>
  </w:style>
  <w:style w:type="paragraph" w:styleId="ListBullet">
    <w:name w:val="List Bullet"/>
    <w:basedOn w:val="Normal"/>
    <w:autoRedefine/>
    <w:rsid w:val="00B73948"/>
    <w:pPr>
      <w:tabs>
        <w:tab w:val="num" w:pos="360"/>
      </w:tabs>
      <w:spacing w:before="0" w:after="0" w:line="240" w:lineRule="auto"/>
      <w:ind w:left="360" w:hanging="360"/>
    </w:pPr>
    <w:rPr>
      <w:rFonts w:ascii="Times New Roman" w:hAnsi="Times New Roman" w:cs="Times New Roman"/>
      <w:sz w:val="20"/>
      <w:szCs w:val="20"/>
      <w:lang w:val="en-US" w:eastAsia="zh-CN"/>
    </w:rPr>
  </w:style>
  <w:style w:type="paragraph" w:styleId="ListBullet2">
    <w:name w:val="List Bullet 2"/>
    <w:basedOn w:val="Normal"/>
    <w:autoRedefine/>
    <w:rsid w:val="00B73948"/>
    <w:pPr>
      <w:tabs>
        <w:tab w:val="num" w:pos="720"/>
      </w:tabs>
      <w:spacing w:before="0" w:after="0" w:line="240" w:lineRule="auto"/>
      <w:ind w:left="720" w:hanging="360"/>
    </w:pPr>
    <w:rPr>
      <w:rFonts w:ascii="Times New Roman" w:hAnsi="Times New Roman" w:cs="Times New Roman"/>
      <w:sz w:val="20"/>
      <w:szCs w:val="20"/>
      <w:lang w:val="en-US" w:eastAsia="zh-CN"/>
    </w:rPr>
  </w:style>
  <w:style w:type="paragraph" w:styleId="ListBullet3">
    <w:name w:val="List Bullet 3"/>
    <w:basedOn w:val="Normal"/>
    <w:autoRedefine/>
    <w:rsid w:val="00B73948"/>
    <w:pPr>
      <w:tabs>
        <w:tab w:val="num" w:pos="1080"/>
      </w:tabs>
      <w:spacing w:before="0" w:after="0" w:line="240" w:lineRule="auto"/>
      <w:ind w:left="1080" w:hanging="360"/>
    </w:pPr>
    <w:rPr>
      <w:rFonts w:ascii="Times New Roman" w:hAnsi="Times New Roman" w:cs="Times New Roman"/>
      <w:sz w:val="20"/>
      <w:szCs w:val="20"/>
      <w:lang w:val="en-US" w:eastAsia="zh-CN"/>
    </w:rPr>
  </w:style>
  <w:style w:type="paragraph" w:styleId="ListBullet4">
    <w:name w:val="List Bullet 4"/>
    <w:basedOn w:val="Normal"/>
    <w:autoRedefine/>
    <w:rsid w:val="00B73948"/>
    <w:pPr>
      <w:tabs>
        <w:tab w:val="num" w:pos="1440"/>
      </w:tabs>
      <w:spacing w:before="0" w:after="0" w:line="240" w:lineRule="auto"/>
      <w:ind w:left="1440" w:hanging="360"/>
    </w:pPr>
    <w:rPr>
      <w:rFonts w:ascii="Times New Roman" w:hAnsi="Times New Roman" w:cs="Times New Roman"/>
      <w:sz w:val="20"/>
      <w:szCs w:val="20"/>
      <w:lang w:val="en-US" w:eastAsia="zh-CN"/>
    </w:rPr>
  </w:style>
  <w:style w:type="paragraph" w:styleId="ListBullet5">
    <w:name w:val="List Bullet 5"/>
    <w:basedOn w:val="Normal"/>
    <w:autoRedefine/>
    <w:rsid w:val="00B73948"/>
    <w:pPr>
      <w:tabs>
        <w:tab w:val="num" w:pos="1800"/>
      </w:tabs>
      <w:spacing w:before="0" w:after="0" w:line="240" w:lineRule="auto"/>
      <w:ind w:left="1800" w:hanging="360"/>
    </w:pPr>
    <w:rPr>
      <w:rFonts w:ascii="Times New Roman" w:hAnsi="Times New Roman" w:cs="Times New Roman"/>
      <w:sz w:val="20"/>
      <w:szCs w:val="20"/>
      <w:lang w:val="en-US" w:eastAsia="zh-CN"/>
    </w:rPr>
  </w:style>
  <w:style w:type="paragraph" w:styleId="ListNumber">
    <w:name w:val="List Number"/>
    <w:basedOn w:val="Normal"/>
    <w:rsid w:val="00B73948"/>
    <w:pPr>
      <w:tabs>
        <w:tab w:val="num" w:pos="360"/>
      </w:tabs>
      <w:spacing w:before="0" w:after="0" w:line="240" w:lineRule="auto"/>
      <w:ind w:left="360" w:hanging="360"/>
    </w:pPr>
    <w:rPr>
      <w:rFonts w:ascii="Times New Roman" w:hAnsi="Times New Roman" w:cs="Times New Roman"/>
      <w:sz w:val="20"/>
      <w:szCs w:val="20"/>
      <w:lang w:val="en-US" w:eastAsia="zh-CN"/>
    </w:rPr>
  </w:style>
  <w:style w:type="paragraph" w:styleId="ListNumber2">
    <w:name w:val="List Number 2"/>
    <w:basedOn w:val="Normal"/>
    <w:rsid w:val="00B73948"/>
    <w:pPr>
      <w:tabs>
        <w:tab w:val="num" w:pos="720"/>
      </w:tabs>
      <w:spacing w:before="0" w:after="0" w:line="240" w:lineRule="auto"/>
      <w:ind w:left="720" w:hanging="360"/>
    </w:pPr>
    <w:rPr>
      <w:rFonts w:ascii="Times New Roman" w:hAnsi="Times New Roman" w:cs="Times New Roman"/>
      <w:sz w:val="20"/>
      <w:szCs w:val="20"/>
      <w:lang w:val="en-US" w:eastAsia="zh-CN"/>
    </w:rPr>
  </w:style>
  <w:style w:type="paragraph" w:styleId="ListNumber3">
    <w:name w:val="List Number 3"/>
    <w:basedOn w:val="Normal"/>
    <w:rsid w:val="00B73948"/>
    <w:pPr>
      <w:tabs>
        <w:tab w:val="num" w:pos="1080"/>
      </w:tabs>
      <w:spacing w:before="0" w:after="0" w:line="240" w:lineRule="auto"/>
      <w:ind w:left="1080" w:hanging="360"/>
    </w:pPr>
    <w:rPr>
      <w:rFonts w:ascii="Times New Roman" w:hAnsi="Times New Roman" w:cs="Times New Roman"/>
      <w:sz w:val="20"/>
      <w:szCs w:val="20"/>
      <w:lang w:val="en-US" w:eastAsia="zh-CN"/>
    </w:rPr>
  </w:style>
  <w:style w:type="paragraph" w:styleId="ListNumber4">
    <w:name w:val="List Number 4"/>
    <w:basedOn w:val="Normal"/>
    <w:rsid w:val="00B73948"/>
    <w:pPr>
      <w:tabs>
        <w:tab w:val="num" w:pos="1440"/>
      </w:tabs>
      <w:spacing w:before="0" w:after="0" w:line="240" w:lineRule="auto"/>
      <w:ind w:left="1440" w:hanging="360"/>
    </w:pPr>
    <w:rPr>
      <w:rFonts w:ascii="Times New Roman" w:hAnsi="Times New Roman" w:cs="Times New Roman"/>
      <w:sz w:val="20"/>
      <w:szCs w:val="20"/>
      <w:lang w:val="en-US" w:eastAsia="zh-CN"/>
    </w:rPr>
  </w:style>
  <w:style w:type="paragraph" w:styleId="ListNumber5">
    <w:name w:val="List Number 5"/>
    <w:basedOn w:val="Normal"/>
    <w:rsid w:val="00B73948"/>
    <w:pPr>
      <w:tabs>
        <w:tab w:val="num" w:pos="1800"/>
      </w:tabs>
      <w:spacing w:before="0" w:after="0" w:line="240" w:lineRule="auto"/>
      <w:ind w:left="1800" w:hanging="360"/>
    </w:pPr>
    <w:rPr>
      <w:rFonts w:ascii="Times New Roman" w:hAnsi="Times New Roman" w:cs="Times New Roman"/>
      <w:sz w:val="20"/>
      <w:szCs w:val="20"/>
      <w:lang w:val="en-US" w:eastAsia="zh-CN"/>
    </w:rPr>
  </w:style>
  <w:style w:type="paragraph" w:styleId="EnvelopeReturn">
    <w:name w:val="envelope return"/>
    <w:basedOn w:val="Normal"/>
    <w:rsid w:val="00B73948"/>
    <w:pPr>
      <w:spacing w:before="0" w:after="0" w:line="240" w:lineRule="auto"/>
    </w:pPr>
    <w:rPr>
      <w:sz w:val="20"/>
      <w:szCs w:val="20"/>
      <w:lang w:val="en-US" w:eastAsia="en-US"/>
    </w:rPr>
  </w:style>
  <w:style w:type="paragraph" w:customStyle="1" w:styleId="TableItemNoIndent">
    <w:name w:val="TableItemNoIndent"/>
    <w:basedOn w:val="Normal"/>
    <w:rsid w:val="00B73948"/>
    <w:pPr>
      <w:spacing w:before="60" w:after="60" w:line="240" w:lineRule="auto"/>
    </w:pPr>
    <w:rPr>
      <w:rFonts w:ascii="Times New Roman" w:hAnsi="Times New Roman" w:cs="Times New Roman"/>
      <w:sz w:val="22"/>
      <w:szCs w:val="20"/>
      <w:lang w:val="en-US" w:eastAsia="en-US"/>
    </w:rPr>
  </w:style>
  <w:style w:type="paragraph" w:customStyle="1" w:styleId="TableItemIndent1">
    <w:name w:val="TableItemIndent(1)"/>
    <w:basedOn w:val="Normal"/>
    <w:rsid w:val="00B73948"/>
    <w:pPr>
      <w:spacing w:before="60" w:after="60" w:line="240" w:lineRule="auto"/>
      <w:ind w:left="475" w:hanging="475"/>
    </w:pPr>
    <w:rPr>
      <w:rFonts w:ascii="Times New Roman" w:hAnsi="Times New Roman" w:cs="Times New Roman"/>
      <w:sz w:val="22"/>
      <w:szCs w:val="20"/>
      <w:lang w:val="en-US" w:eastAsia="en-US"/>
    </w:rPr>
  </w:style>
  <w:style w:type="paragraph" w:customStyle="1" w:styleId="ScheduleDivisionHeading1">
    <w:name w:val="ScheduleDivisionHeading1"/>
    <w:basedOn w:val="Normal"/>
    <w:rsid w:val="00B73948"/>
    <w:pPr>
      <w:keepNext/>
      <w:keepLines/>
      <w:suppressAutoHyphens/>
      <w:spacing w:before="240" w:after="120" w:line="240" w:lineRule="auto"/>
      <w:jc w:val="center"/>
    </w:pPr>
    <w:rPr>
      <w:rFonts w:ascii="Times New Roman" w:hAnsi="Times New Roman" w:cs="Times New Roman"/>
      <w:caps/>
      <w:sz w:val="22"/>
      <w:szCs w:val="20"/>
      <w:lang w:val="en-US" w:eastAsia="en-US"/>
    </w:rPr>
  </w:style>
  <w:style w:type="paragraph" w:customStyle="1" w:styleId="TableItemIndent2">
    <w:name w:val="TableItemIndent(2)"/>
    <w:basedOn w:val="TableItemIndent1"/>
    <w:rsid w:val="00B73948"/>
    <w:pPr>
      <w:ind w:left="950"/>
    </w:pPr>
  </w:style>
  <w:style w:type="paragraph" w:customStyle="1" w:styleId="TxBr4p3">
    <w:name w:val="TxBr_4p3"/>
    <w:basedOn w:val="Normal"/>
    <w:rsid w:val="00B73948"/>
    <w:pPr>
      <w:tabs>
        <w:tab w:val="left" w:pos="204"/>
      </w:tabs>
      <w:spacing w:before="0" w:after="0" w:line="240" w:lineRule="atLeast"/>
      <w:jc w:val="both"/>
    </w:pPr>
    <w:rPr>
      <w:rFonts w:ascii="Times New Roman" w:hAnsi="Times New Roman" w:cs="Times New Roman"/>
      <w:snapToGrid w:val="0"/>
      <w:szCs w:val="20"/>
      <w:lang w:val="en-US" w:eastAsia="en-US"/>
    </w:rPr>
  </w:style>
  <w:style w:type="character" w:customStyle="1" w:styleId="CharChar">
    <w:name w:val="Char Char"/>
    <w:rsid w:val="00B73948"/>
    <w:rPr>
      <w:noProof w:val="0"/>
      <w:sz w:val="24"/>
      <w:lang w:val="en-US" w:eastAsia="zh-CN" w:bidi="ar-SA"/>
    </w:rPr>
  </w:style>
  <w:style w:type="paragraph" w:customStyle="1" w:styleId="normaltext">
    <w:name w:val="normal_text"/>
    <w:basedOn w:val="Normal"/>
    <w:rsid w:val="00B73948"/>
    <w:pPr>
      <w:spacing w:before="100" w:beforeAutospacing="1" w:after="100" w:afterAutospacing="1" w:line="240" w:lineRule="auto"/>
      <w:jc w:val="both"/>
    </w:pPr>
    <w:rPr>
      <w:color w:val="666666"/>
      <w:sz w:val="22"/>
      <w:szCs w:val="22"/>
      <w:lang w:val="en-US" w:eastAsia="en-US"/>
    </w:rPr>
  </w:style>
  <w:style w:type="character" w:customStyle="1" w:styleId="normaltext1">
    <w:name w:val="normal_text1"/>
    <w:rsid w:val="00B73948"/>
    <w:rPr>
      <w:rFonts w:ascii="Arial" w:hAnsi="Arial" w:cs="Arial" w:hint="default"/>
      <w:color w:val="666666"/>
      <w:sz w:val="22"/>
      <w:szCs w:val="22"/>
    </w:rPr>
  </w:style>
  <w:style w:type="character" w:customStyle="1" w:styleId="Heading2CharCharChar">
    <w:name w:val="Heading 2 Char Char Char"/>
    <w:rsid w:val="00B73948"/>
    <w:rPr>
      <w:rFonts w:ascii="Arial" w:hAnsi="Arial" w:cs="Arial"/>
      <w:b/>
      <w:bCs/>
      <w:i/>
      <w:iCs/>
      <w:sz w:val="28"/>
      <w:szCs w:val="28"/>
      <w:lang w:val="en-US" w:eastAsia="zh-CN" w:bidi="ar-SA"/>
    </w:rPr>
  </w:style>
  <w:style w:type="paragraph" w:styleId="Index1">
    <w:name w:val="index 1"/>
    <w:basedOn w:val="Normal"/>
    <w:next w:val="Normal"/>
    <w:autoRedefine/>
    <w:rsid w:val="00B73948"/>
    <w:pPr>
      <w:spacing w:before="0" w:after="0" w:line="240" w:lineRule="auto"/>
      <w:ind w:left="200" w:hanging="200"/>
    </w:pPr>
    <w:rPr>
      <w:rFonts w:ascii="Times New Roman" w:hAnsi="Times New Roman" w:cs="Times New Roman"/>
      <w:sz w:val="20"/>
      <w:szCs w:val="20"/>
      <w:lang w:val="en-US" w:eastAsia="zh-CN"/>
    </w:rPr>
  </w:style>
  <w:style w:type="paragraph" w:customStyle="1" w:styleId="ScheduleSectionText1N">
    <w:name w:val="ScheduleSectionText(1)N"/>
    <w:basedOn w:val="Normal"/>
    <w:rsid w:val="00B73948"/>
    <w:pPr>
      <w:spacing w:before="120" w:after="0" w:line="240" w:lineRule="auto"/>
      <w:jc w:val="both"/>
    </w:pPr>
    <w:rPr>
      <w:rFonts w:ascii="Times New Roman" w:hAnsi="Times New Roman" w:cs="Times New Roman"/>
      <w:sz w:val="22"/>
      <w:szCs w:val="20"/>
      <w:lang w:val="en-US" w:eastAsia="en-US"/>
    </w:rPr>
  </w:style>
  <w:style w:type="paragraph" w:customStyle="1" w:styleId="ScheduleRef">
    <w:name w:val="ScheduleRef"/>
    <w:basedOn w:val="Normal"/>
    <w:rsid w:val="00B73948"/>
    <w:pPr>
      <w:keepNext/>
      <w:keepLines/>
      <w:spacing w:before="0" w:after="0" w:line="240" w:lineRule="auto"/>
      <w:ind w:left="4320"/>
      <w:jc w:val="right"/>
    </w:pPr>
    <w:rPr>
      <w:rFonts w:ascii="Times New Roman" w:hAnsi="Times New Roman" w:cs="Times New Roman"/>
      <w:sz w:val="18"/>
      <w:szCs w:val="20"/>
      <w:lang w:val="en-US" w:eastAsia="en-US"/>
    </w:rPr>
  </w:style>
  <w:style w:type="paragraph" w:customStyle="1" w:styleId="Normal12pt">
    <w:name w:val="Normal + 12 pt"/>
    <w:aliases w:val="Justified,Left:  0.5&quot;,Hanging:  0.5&quot;,Line spacing:  1.5 li..."/>
    <w:basedOn w:val="Heading3"/>
    <w:rsid w:val="00B73948"/>
    <w:pPr>
      <w:keepNext/>
      <w:spacing w:before="0" w:beforeAutospacing="0" w:after="0" w:afterAutospacing="0" w:line="360" w:lineRule="auto"/>
      <w:ind w:left="1440"/>
      <w:jc w:val="both"/>
    </w:pPr>
    <w:rPr>
      <w:rFonts w:ascii="Times New Roman" w:hAnsi="Times New Roman"/>
      <w:b w:val="0"/>
      <w:bCs w:val="0"/>
      <w:lang w:val="en-US" w:eastAsia="zh-CN"/>
    </w:rPr>
  </w:style>
  <w:style w:type="paragraph" w:customStyle="1" w:styleId="SectionText1">
    <w:name w:val="SectionText(1)"/>
    <w:basedOn w:val="Normal"/>
    <w:link w:val="SectionText1Char"/>
    <w:rsid w:val="00B73948"/>
    <w:pPr>
      <w:spacing w:before="120" w:after="0" w:line="240" w:lineRule="auto"/>
      <w:ind w:firstLine="144"/>
      <w:jc w:val="both"/>
    </w:pPr>
    <w:rPr>
      <w:rFonts w:ascii="Times New Roman" w:hAnsi="Times New Roman" w:cs="Times New Roman"/>
      <w:sz w:val="26"/>
      <w:szCs w:val="20"/>
      <w:lang w:val="en-GB" w:eastAsia="en-US"/>
    </w:rPr>
  </w:style>
  <w:style w:type="character" w:customStyle="1" w:styleId="SectionText1Char">
    <w:name w:val="SectionText(1) Char"/>
    <w:link w:val="SectionText1"/>
    <w:rsid w:val="00B73948"/>
    <w:rPr>
      <w:sz w:val="26"/>
      <w:lang w:val="en-GB" w:eastAsia="en-US"/>
    </w:rPr>
  </w:style>
  <w:style w:type="paragraph" w:styleId="DocumentMap">
    <w:name w:val="Document Map"/>
    <w:basedOn w:val="Normal"/>
    <w:link w:val="DocumentMapChar"/>
    <w:semiHidden/>
    <w:rsid w:val="00B73948"/>
    <w:pPr>
      <w:shd w:val="clear" w:color="auto" w:fill="000080"/>
      <w:spacing w:before="0" w:after="0" w:line="240" w:lineRule="auto"/>
    </w:pPr>
    <w:rPr>
      <w:rFonts w:ascii="Tahoma" w:hAnsi="Tahoma" w:cs="Times New Roman"/>
      <w:sz w:val="20"/>
      <w:szCs w:val="20"/>
      <w:lang w:val="en-US" w:eastAsia="zh-CN"/>
    </w:rPr>
  </w:style>
  <w:style w:type="character" w:customStyle="1" w:styleId="DocumentMapChar">
    <w:name w:val="Document Map Char"/>
    <w:link w:val="DocumentMap"/>
    <w:semiHidden/>
    <w:rsid w:val="00B73948"/>
    <w:rPr>
      <w:rFonts w:ascii="Tahoma" w:hAnsi="Tahoma" w:cs="Tahoma"/>
      <w:shd w:val="clear" w:color="auto" w:fill="000080"/>
      <w:lang w:val="en-US" w:eastAsia="zh-CN"/>
    </w:rPr>
  </w:style>
  <w:style w:type="paragraph" w:customStyle="1" w:styleId="Heading2NotBold">
    <w:name w:val="Heading 2 + Not Bold"/>
    <w:aliases w:val="Italic,First line:  0&quot;"/>
    <w:basedOn w:val="Heading2"/>
    <w:rsid w:val="00B73948"/>
    <w:pPr>
      <w:keepNext/>
      <w:spacing w:before="240" w:beforeAutospacing="0" w:after="60" w:afterAutospacing="0"/>
      <w:contextualSpacing w:val="0"/>
    </w:pPr>
    <w:rPr>
      <w:b w:val="0"/>
      <w:i/>
      <w:iCs/>
      <w:sz w:val="24"/>
      <w:szCs w:val="24"/>
      <w:lang w:val="en-US" w:eastAsia="zh-CN"/>
    </w:rPr>
  </w:style>
  <w:style w:type="table" w:styleId="TableGrid">
    <w:name w:val="Table Grid"/>
    <w:basedOn w:val="TableNormal"/>
    <w:uiPriority w:val="39"/>
    <w:rsid w:val="00B73948"/>
    <w:rPr>
      <w:rFonts w:eastAsia="SimSun"/>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M52">
    <w:name w:val="CM52"/>
    <w:basedOn w:val="Default"/>
    <w:next w:val="Default"/>
    <w:rsid w:val="00B73948"/>
    <w:pPr>
      <w:widowControl w:val="0"/>
      <w:spacing w:after="235"/>
    </w:pPr>
    <w:rPr>
      <w:rFonts w:ascii="EANDO E+ Times Ten" w:eastAsia="SimSun" w:hAnsi="EANDO E+ Times Ten" w:cs="EANDO E+ Times Ten"/>
      <w:color w:val="auto"/>
      <w:lang w:val="en-US" w:eastAsia="zh-CN"/>
    </w:rPr>
  </w:style>
  <w:style w:type="paragraph" w:customStyle="1" w:styleId="CM12">
    <w:name w:val="CM12"/>
    <w:basedOn w:val="Default"/>
    <w:next w:val="Default"/>
    <w:rsid w:val="00B73948"/>
    <w:pPr>
      <w:widowControl w:val="0"/>
      <w:spacing w:line="240" w:lineRule="atLeast"/>
    </w:pPr>
    <w:rPr>
      <w:rFonts w:ascii="EANDO E+ Times Ten" w:eastAsia="SimSun" w:hAnsi="EANDO E+ Times Ten" w:cs="EANDO E+ Times Ten"/>
      <w:color w:val="auto"/>
      <w:lang w:val="en-US" w:eastAsia="zh-CN"/>
    </w:rPr>
  </w:style>
  <w:style w:type="paragraph" w:customStyle="1" w:styleId="CM64">
    <w:name w:val="CM64"/>
    <w:basedOn w:val="Default"/>
    <w:next w:val="Default"/>
    <w:rsid w:val="00B73948"/>
    <w:pPr>
      <w:widowControl w:val="0"/>
      <w:spacing w:after="375"/>
    </w:pPr>
    <w:rPr>
      <w:rFonts w:ascii="EANDO E+ Times Ten" w:eastAsia="SimSun" w:hAnsi="EANDO E+ Times Ten" w:cs="EANDO E+ Times Ten"/>
      <w:color w:val="auto"/>
      <w:lang w:val="en-US" w:eastAsia="zh-CN"/>
    </w:rPr>
  </w:style>
  <w:style w:type="character" w:styleId="Strong">
    <w:name w:val="Strong"/>
    <w:uiPriority w:val="22"/>
    <w:qFormat/>
    <w:rsid w:val="00B73948"/>
    <w:rPr>
      <w:b/>
      <w:bCs/>
    </w:rPr>
  </w:style>
  <w:style w:type="paragraph" w:styleId="ListParagraph">
    <w:name w:val="List Paragraph"/>
    <w:basedOn w:val="Normal"/>
    <w:link w:val="ListParagraphChar"/>
    <w:uiPriority w:val="34"/>
    <w:qFormat/>
    <w:rsid w:val="00B73948"/>
    <w:pPr>
      <w:spacing w:before="0" w:after="0" w:line="240" w:lineRule="auto"/>
      <w:ind w:left="720"/>
    </w:pPr>
    <w:rPr>
      <w:rFonts w:ascii="Times New Roman" w:hAnsi="Times New Roman" w:cs="Times New Roman"/>
      <w:sz w:val="20"/>
      <w:szCs w:val="20"/>
      <w:lang w:val="en-US" w:eastAsia="zh-CN"/>
    </w:rPr>
  </w:style>
  <w:style w:type="paragraph" w:customStyle="1" w:styleId="CM1">
    <w:name w:val="CM1"/>
    <w:basedOn w:val="Default"/>
    <w:next w:val="Default"/>
    <w:uiPriority w:val="99"/>
    <w:rsid w:val="00B73948"/>
    <w:pPr>
      <w:widowControl w:val="0"/>
    </w:pPr>
    <w:rPr>
      <w:rFonts w:ascii="JKKJB D+ Times New" w:hAnsi="JKKJB D+ Times New"/>
      <w:color w:val="auto"/>
      <w:lang w:val="en-GB" w:eastAsia="en-GB"/>
    </w:rPr>
  </w:style>
  <w:style w:type="paragraph" w:customStyle="1" w:styleId="Am1SectionTexta">
    <w:name w:val="Am1SectionText(a)"/>
    <w:basedOn w:val="Normal"/>
    <w:rsid w:val="00B73948"/>
    <w:pPr>
      <w:spacing w:before="120" w:after="0" w:line="240" w:lineRule="auto"/>
      <w:ind w:left="1425" w:hanging="475"/>
      <w:jc w:val="both"/>
    </w:pPr>
    <w:rPr>
      <w:rFonts w:ascii="Times New Roman" w:hAnsi="Times New Roman" w:cs="Times New Roman"/>
      <w:sz w:val="26"/>
      <w:szCs w:val="20"/>
      <w:lang w:val="en-GB" w:eastAsia="en-US"/>
    </w:rPr>
  </w:style>
  <w:style w:type="paragraph" w:customStyle="1" w:styleId="MediumGrid21">
    <w:name w:val="Medium Grid 21"/>
    <w:uiPriority w:val="1"/>
    <w:qFormat/>
    <w:rsid w:val="00B73948"/>
    <w:rPr>
      <w:rFonts w:ascii="Calibri" w:eastAsia="Calibri" w:hAnsi="Calibri"/>
      <w:sz w:val="22"/>
      <w:szCs w:val="22"/>
      <w:lang w:val="en-GB" w:eastAsia="en-US"/>
    </w:rPr>
  </w:style>
  <w:style w:type="paragraph" w:styleId="NoSpacing">
    <w:name w:val="No Spacing"/>
    <w:uiPriority w:val="99"/>
    <w:qFormat/>
    <w:rsid w:val="00B73948"/>
    <w:rPr>
      <w:rFonts w:ascii="Calibri" w:eastAsia="Calibri" w:hAnsi="Calibri"/>
      <w:sz w:val="22"/>
      <w:szCs w:val="22"/>
      <w:lang w:val="en-GB" w:eastAsia="en-US"/>
    </w:rPr>
  </w:style>
  <w:style w:type="paragraph" w:customStyle="1" w:styleId="NoSpacing1">
    <w:name w:val="No Spacing1"/>
    <w:uiPriority w:val="99"/>
    <w:rsid w:val="00B73948"/>
    <w:rPr>
      <w:rFonts w:ascii="Calibri" w:eastAsia="SimSun" w:hAnsi="Calibri"/>
      <w:sz w:val="22"/>
      <w:szCs w:val="22"/>
      <w:lang w:val="en-GB" w:eastAsia="en-US"/>
    </w:rPr>
  </w:style>
  <w:style w:type="numbering" w:customStyle="1" w:styleId="NoList11">
    <w:name w:val="No List11"/>
    <w:next w:val="NoList"/>
    <w:uiPriority w:val="99"/>
    <w:semiHidden/>
    <w:unhideWhenUsed/>
    <w:rsid w:val="00B73948"/>
  </w:style>
  <w:style w:type="character" w:styleId="CommentReference">
    <w:name w:val="annotation reference"/>
    <w:uiPriority w:val="99"/>
    <w:unhideWhenUsed/>
    <w:rsid w:val="00B73948"/>
    <w:rPr>
      <w:sz w:val="16"/>
      <w:szCs w:val="16"/>
    </w:rPr>
  </w:style>
  <w:style w:type="paragraph" w:styleId="Revision">
    <w:name w:val="Revision"/>
    <w:hidden/>
    <w:uiPriority w:val="99"/>
    <w:rsid w:val="00B73948"/>
    <w:rPr>
      <w:rFonts w:ascii="Calibri" w:eastAsia="Calibri" w:hAnsi="Calibri"/>
      <w:sz w:val="22"/>
      <w:szCs w:val="22"/>
      <w:lang w:val="en-GB" w:eastAsia="en-US"/>
    </w:rPr>
  </w:style>
  <w:style w:type="character" w:customStyle="1" w:styleId="ListParagraphChar">
    <w:name w:val="List Paragraph Char"/>
    <w:link w:val="ListParagraph"/>
    <w:uiPriority w:val="34"/>
    <w:rsid w:val="00B73948"/>
    <w:rPr>
      <w:lang w:val="en-US" w:eastAsia="zh-CN"/>
    </w:rPr>
  </w:style>
  <w:style w:type="paragraph" w:customStyle="1" w:styleId="Style3">
    <w:name w:val="Style3"/>
    <w:basedOn w:val="ListParagraph"/>
    <w:link w:val="Style3Char"/>
    <w:qFormat/>
    <w:rsid w:val="00B73948"/>
    <w:pPr>
      <w:spacing w:after="120" w:line="360" w:lineRule="auto"/>
      <w:ind w:left="1315" w:hanging="357"/>
    </w:pPr>
    <w:rPr>
      <w:rFonts w:eastAsia="Calibri"/>
      <w:sz w:val="24"/>
      <w:szCs w:val="24"/>
      <w:lang w:val="en-GB" w:eastAsia="en-US"/>
    </w:rPr>
  </w:style>
  <w:style w:type="character" w:customStyle="1" w:styleId="Style3Char">
    <w:name w:val="Style3 Char"/>
    <w:link w:val="Style3"/>
    <w:rsid w:val="00B73948"/>
    <w:rPr>
      <w:rFonts w:eastAsia="Calibri"/>
      <w:sz w:val="24"/>
      <w:szCs w:val="24"/>
      <w:lang w:val="en-GB" w:eastAsia="en-US"/>
    </w:rPr>
  </w:style>
  <w:style w:type="table" w:customStyle="1" w:styleId="TableGrid1">
    <w:name w:val="Table Grid1"/>
    <w:basedOn w:val="TableNormal"/>
    <w:next w:val="TableGrid"/>
    <w:uiPriority w:val="59"/>
    <w:rsid w:val="00B73948"/>
    <w:rPr>
      <w:rFonts w:ascii="Calibri" w:eastAsia="Calibri" w:hAnsi="Calibri"/>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ipa">
    <w:name w:val="ipa"/>
    <w:rsid w:val="00B73948"/>
  </w:style>
  <w:style w:type="table" w:customStyle="1" w:styleId="TableGrid2">
    <w:name w:val="Table Grid2"/>
    <w:basedOn w:val="TableNormal"/>
    <w:next w:val="TableGrid"/>
    <w:uiPriority w:val="59"/>
    <w:rsid w:val="00B73948"/>
    <w:rPr>
      <w:rFonts w:ascii="Calibri" w:eastAsia="SimSun" w:hAnsi="Calibri"/>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2">
    <w:name w:val="No List2"/>
    <w:next w:val="NoList"/>
    <w:uiPriority w:val="99"/>
    <w:semiHidden/>
    <w:unhideWhenUsed/>
    <w:rsid w:val="00247632"/>
  </w:style>
  <w:style w:type="character" w:customStyle="1" w:styleId="titleno">
    <w:name w:val="titleno"/>
    <w:rsid w:val="00247632"/>
  </w:style>
  <w:style w:type="character" w:customStyle="1" w:styleId="Title1">
    <w:name w:val="Title1"/>
    <w:rsid w:val="00247632"/>
  </w:style>
  <w:style w:type="character" w:customStyle="1" w:styleId="text">
    <w:name w:val="text"/>
    <w:rsid w:val="00247632"/>
  </w:style>
  <w:style w:type="character" w:styleId="Emphasis">
    <w:name w:val="Emphasis"/>
    <w:uiPriority w:val="20"/>
    <w:qFormat/>
    <w:rsid w:val="00247632"/>
    <w:rPr>
      <w:i/>
      <w:iCs/>
    </w:rPr>
  </w:style>
  <w:style w:type="numbering" w:customStyle="1" w:styleId="NoList3">
    <w:name w:val="No List3"/>
    <w:next w:val="NoList"/>
    <w:uiPriority w:val="99"/>
    <w:semiHidden/>
    <w:unhideWhenUsed/>
    <w:rsid w:val="008D239E"/>
  </w:style>
  <w:style w:type="table" w:customStyle="1" w:styleId="TableGrid3">
    <w:name w:val="Table Grid3"/>
    <w:basedOn w:val="TableNormal"/>
    <w:next w:val="TableGrid"/>
    <w:uiPriority w:val="59"/>
    <w:rsid w:val="003624F6"/>
    <w:rPr>
      <w:rFonts w:ascii="Calibri" w:eastAsia="SimSun" w:hAnsi="Calibri"/>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ItemCentered">
    <w:name w:val="TableItemCentered"/>
    <w:basedOn w:val="Normal"/>
    <w:rsid w:val="006F2CA2"/>
    <w:pPr>
      <w:spacing w:before="60" w:after="60" w:line="240" w:lineRule="auto"/>
      <w:jc w:val="center"/>
    </w:pPr>
    <w:rPr>
      <w:rFonts w:ascii="Times New Roman" w:hAnsi="Times New Roman" w:cs="Times New Roman"/>
      <w:sz w:val="22"/>
      <w:szCs w:val="20"/>
      <w:lang w:val="en-GB" w:eastAsia="en-US"/>
    </w:rPr>
  </w:style>
  <w:style w:type="paragraph" w:customStyle="1" w:styleId="TableItemIndent3">
    <w:name w:val="TableItemIndent(3)"/>
    <w:basedOn w:val="TableItemIndent2"/>
    <w:rsid w:val="006F2CA2"/>
    <w:pPr>
      <w:ind w:left="1584" w:hanging="533"/>
    </w:pPr>
    <w:rPr>
      <w:lang w:val="en-GB"/>
    </w:rPr>
  </w:style>
  <w:style w:type="paragraph" w:customStyle="1" w:styleId="ScheduleSectionTextIndent">
    <w:name w:val="ScheduleSectionTextIndent"/>
    <w:basedOn w:val="Normal"/>
    <w:qFormat/>
    <w:rsid w:val="006F2CA2"/>
    <w:pPr>
      <w:spacing w:before="120" w:after="0" w:line="240" w:lineRule="auto"/>
      <w:jc w:val="both"/>
    </w:pPr>
    <w:rPr>
      <w:rFonts w:ascii="Times New Roman" w:hAnsi="Times New Roman" w:cs="Times New Roman"/>
      <w:sz w:val="22"/>
      <w:szCs w:val="20"/>
      <w:lang w:val="en-GB" w:eastAsia="en-US"/>
    </w:rPr>
  </w:style>
  <w:style w:type="paragraph" w:customStyle="1" w:styleId="TableItemIndent6">
    <w:name w:val="TableItemIndent(6)"/>
    <w:basedOn w:val="Normal"/>
    <w:qFormat/>
    <w:rsid w:val="006F2CA2"/>
    <w:pPr>
      <w:spacing w:before="60" w:after="60" w:line="240" w:lineRule="auto"/>
      <w:ind w:left="3240" w:hanging="648"/>
    </w:pPr>
    <w:rPr>
      <w:rFonts w:ascii="Times New Roman" w:hAnsi="Times New Roman" w:cs="Times New Roman"/>
      <w:sz w:val="22"/>
      <w:szCs w:val="20"/>
      <w:lang w:val="en-GB" w:eastAsia="zh-CN"/>
    </w:rPr>
  </w:style>
  <w:style w:type="paragraph" w:customStyle="1" w:styleId="PreambleBillNumber">
    <w:name w:val="PreambleBillNumber"/>
    <w:basedOn w:val="Normal"/>
    <w:next w:val="Normal"/>
    <w:rsid w:val="006F2CA2"/>
    <w:pPr>
      <w:keepNext/>
      <w:keepLines/>
      <w:spacing w:before="240" w:after="0" w:line="240" w:lineRule="auto"/>
    </w:pPr>
    <w:rPr>
      <w:rFonts w:ascii="Times New Roman" w:hAnsi="Times New Roman" w:cs="Times New Roman"/>
      <w:b/>
      <w:szCs w:val="20"/>
      <w:lang w:val="en-GB" w:eastAsia="en-US"/>
    </w:rPr>
  </w:style>
  <w:style w:type="paragraph" w:customStyle="1" w:styleId="ScheduleSectionText1">
    <w:name w:val="ScheduleSectionText1."/>
    <w:basedOn w:val="Normal"/>
    <w:qFormat/>
    <w:rsid w:val="006F2CA2"/>
    <w:pPr>
      <w:spacing w:before="120" w:after="0" w:line="240" w:lineRule="auto"/>
      <w:ind w:firstLine="144"/>
      <w:jc w:val="both"/>
    </w:pPr>
    <w:rPr>
      <w:rFonts w:ascii="Times New Roman" w:hAnsi="Times New Roman" w:cs="Times New Roman"/>
      <w:sz w:val="22"/>
      <w:szCs w:val="20"/>
      <w:lang w:val="en-GB" w:eastAsia="en-US"/>
    </w:rPr>
  </w:style>
  <w:style w:type="paragraph" w:customStyle="1" w:styleId="AppendixHeadingCentered">
    <w:name w:val="AppendixHeadingCentered"/>
    <w:basedOn w:val="Normal"/>
    <w:rsid w:val="006F2CA2"/>
    <w:pPr>
      <w:spacing w:before="120" w:after="0" w:line="240" w:lineRule="auto"/>
      <w:jc w:val="center"/>
    </w:pPr>
    <w:rPr>
      <w:rFonts w:ascii="Times New Roman" w:hAnsi="Times New Roman" w:cs="Times New Roman"/>
      <w:sz w:val="26"/>
      <w:szCs w:val="20"/>
      <w:lang w:val="en-GB" w:eastAsia="en-US"/>
    </w:rPr>
  </w:style>
  <w:style w:type="paragraph" w:customStyle="1" w:styleId="TableItemIndent4">
    <w:name w:val="TableItemIndent(4)"/>
    <w:basedOn w:val="TableItemIndent3"/>
    <w:qFormat/>
    <w:rsid w:val="006F2CA2"/>
    <w:pPr>
      <w:ind w:left="2070" w:hanging="490"/>
    </w:pPr>
    <w:rPr>
      <w:lang w:eastAsia="zh-CN"/>
    </w:rPr>
  </w:style>
  <w:style w:type="paragraph" w:customStyle="1" w:styleId="PreambleBillNameOnPage1">
    <w:name w:val="PreambleBillNameOnPage1"/>
    <w:basedOn w:val="Normal"/>
    <w:next w:val="Normal"/>
    <w:rsid w:val="006F2CA2"/>
    <w:pPr>
      <w:keepLines/>
      <w:widowControl w:val="0"/>
      <w:pBdr>
        <w:bottom w:val="double" w:sz="6" w:space="1" w:color="auto"/>
      </w:pBdr>
      <w:spacing w:before="0" w:after="0" w:line="240" w:lineRule="auto"/>
      <w:jc w:val="center"/>
    </w:pPr>
    <w:rPr>
      <w:rFonts w:ascii="Times New Roman" w:hAnsi="Times New Roman" w:cs="Times New Roman"/>
      <w:b/>
      <w:sz w:val="36"/>
      <w:szCs w:val="20"/>
      <w:lang w:val="en-GB" w:eastAsia="en-US"/>
    </w:rPr>
  </w:style>
  <w:style w:type="paragraph" w:customStyle="1" w:styleId="PreambleBillReadFirstTime">
    <w:name w:val="PreambleBillReadFirstTime"/>
    <w:basedOn w:val="Normal"/>
    <w:next w:val="PreambleActBillName"/>
    <w:rsid w:val="006F2CA2"/>
    <w:pPr>
      <w:keepNext/>
      <w:spacing w:before="340" w:after="0" w:line="240" w:lineRule="auto"/>
    </w:pPr>
    <w:rPr>
      <w:rFonts w:ascii="Times New Roman" w:hAnsi="Times New Roman" w:cs="Times New Roman"/>
      <w:i/>
      <w:sz w:val="20"/>
      <w:szCs w:val="20"/>
      <w:lang w:val="en-GB" w:eastAsia="en-US"/>
    </w:rPr>
  </w:style>
  <w:style w:type="character" w:styleId="PlaceholderText">
    <w:name w:val="Placeholder Text"/>
    <w:uiPriority w:val="99"/>
    <w:semiHidden/>
    <w:rsid w:val="006F2CA2"/>
    <w:rPr>
      <w:color w:val="808080"/>
      <w:lang w:val="en-GB"/>
    </w:rPr>
  </w:style>
  <w:style w:type="paragraph" w:customStyle="1" w:styleId="DivisionHeading1">
    <w:name w:val="DivisionHeading1"/>
    <w:basedOn w:val="Normal"/>
    <w:rsid w:val="006F2CA2"/>
    <w:pPr>
      <w:keepNext/>
      <w:keepLines/>
      <w:suppressAutoHyphens/>
      <w:spacing w:before="240" w:after="120" w:line="240" w:lineRule="auto"/>
      <w:jc w:val="center"/>
    </w:pPr>
    <w:rPr>
      <w:rFonts w:ascii="Times New Roman" w:hAnsi="Times New Roman" w:cs="Times New Roman"/>
      <w:caps/>
      <w:sz w:val="26"/>
      <w:szCs w:val="20"/>
      <w:lang w:val="en-GB" w:eastAsia="en-US"/>
    </w:rPr>
  </w:style>
  <w:style w:type="paragraph" w:customStyle="1" w:styleId="Am1DivisionHeading1">
    <w:name w:val="Am1DivisionHeading1"/>
    <w:basedOn w:val="DivisionHeading1"/>
    <w:rsid w:val="006F2CA2"/>
    <w:pPr>
      <w:ind w:left="475"/>
    </w:pPr>
  </w:style>
  <w:style w:type="paragraph" w:customStyle="1" w:styleId="DivisionHeading2">
    <w:name w:val="DivisionHeading2"/>
    <w:basedOn w:val="DivisionHeading1"/>
    <w:rsid w:val="006F2CA2"/>
    <w:rPr>
      <w:i/>
      <w:caps w:val="0"/>
    </w:rPr>
  </w:style>
  <w:style w:type="paragraph" w:customStyle="1" w:styleId="Am1DivisionHeading2">
    <w:name w:val="Am1DivisionHeading2"/>
    <w:basedOn w:val="DivisionHeading2"/>
    <w:rsid w:val="006F2CA2"/>
    <w:pPr>
      <w:ind w:left="475"/>
    </w:pPr>
  </w:style>
  <w:style w:type="paragraph" w:customStyle="1" w:styleId="DivisionHeading3">
    <w:name w:val="DivisionHeading3"/>
    <w:basedOn w:val="DivisionHeading2"/>
    <w:rsid w:val="006F2CA2"/>
    <w:rPr>
      <w:i w:val="0"/>
    </w:rPr>
  </w:style>
  <w:style w:type="paragraph" w:customStyle="1" w:styleId="Am1DivisionHeading3">
    <w:name w:val="Am1DivisionHeading3"/>
    <w:basedOn w:val="DivisionHeading3"/>
    <w:rsid w:val="006F2CA2"/>
    <w:pPr>
      <w:ind w:left="475"/>
    </w:pPr>
  </w:style>
  <w:style w:type="paragraph" w:customStyle="1" w:styleId="FigureImageName">
    <w:name w:val="FigureImageName"/>
    <w:basedOn w:val="Normal"/>
    <w:rsid w:val="006F2CA2"/>
    <w:pPr>
      <w:spacing w:before="120" w:after="0" w:line="240" w:lineRule="auto"/>
      <w:jc w:val="center"/>
    </w:pPr>
    <w:rPr>
      <w:rFonts w:ascii="Times New Roman" w:hAnsi="Times New Roman" w:cs="Times New Roman"/>
      <w:sz w:val="26"/>
      <w:szCs w:val="20"/>
      <w:lang w:val="en-GB" w:eastAsia="en-US"/>
    </w:rPr>
  </w:style>
  <w:style w:type="paragraph" w:customStyle="1" w:styleId="FormFigureImageName">
    <w:name w:val="FormFigureImageName"/>
    <w:basedOn w:val="FigureImageName"/>
    <w:rsid w:val="006F2CA2"/>
  </w:style>
  <w:style w:type="paragraph" w:customStyle="1" w:styleId="Am1FormFigureImageName">
    <w:name w:val="Am1FormFigureImageName"/>
    <w:basedOn w:val="FormFigureImageName"/>
    <w:rsid w:val="006F2CA2"/>
  </w:style>
  <w:style w:type="paragraph" w:customStyle="1" w:styleId="SectionHeading">
    <w:name w:val="SectionHeading"/>
    <w:basedOn w:val="Normal"/>
    <w:next w:val="SectionText1"/>
    <w:link w:val="SectionHeadingChar"/>
    <w:rsid w:val="006F2CA2"/>
    <w:pPr>
      <w:keepNext/>
      <w:keepLines/>
      <w:spacing w:before="240" w:after="0" w:line="240" w:lineRule="auto"/>
    </w:pPr>
    <w:rPr>
      <w:rFonts w:ascii="Times New Roman" w:hAnsi="Times New Roman" w:cs="Times New Roman"/>
      <w:b/>
      <w:sz w:val="26"/>
      <w:szCs w:val="20"/>
      <w:lang w:val="en-GB" w:eastAsia="en-US"/>
    </w:rPr>
  </w:style>
  <w:style w:type="paragraph" w:customStyle="1" w:styleId="Am1SectionHeading">
    <w:name w:val="Am1SectionHeading"/>
    <w:basedOn w:val="SectionHeading"/>
    <w:rsid w:val="006F2CA2"/>
    <w:pPr>
      <w:ind w:left="475"/>
    </w:pPr>
  </w:style>
  <w:style w:type="paragraph" w:customStyle="1" w:styleId="Am1SectionHeading1">
    <w:name w:val="Am1SectionHeading(1)"/>
    <w:basedOn w:val="Normal"/>
    <w:rsid w:val="006F2CA2"/>
    <w:pPr>
      <w:keepNext/>
      <w:keepLines/>
      <w:spacing w:before="240" w:after="0" w:line="240" w:lineRule="auto"/>
      <w:ind w:left="475"/>
    </w:pPr>
    <w:rPr>
      <w:rFonts w:ascii="Times New Roman" w:hAnsi="Times New Roman" w:cs="Times New Roman"/>
      <w:b/>
      <w:sz w:val="26"/>
      <w:szCs w:val="20"/>
      <w:lang w:val="en-GB" w:eastAsia="en-US"/>
    </w:rPr>
  </w:style>
  <w:style w:type="paragraph" w:customStyle="1" w:styleId="SectionIllustrationHeading">
    <w:name w:val="SectionIllustrationHeading"/>
    <w:basedOn w:val="Normal"/>
    <w:next w:val="SectionIllustrationTexta"/>
    <w:link w:val="SectionIllustrationHeadingChar"/>
    <w:rsid w:val="006F2CA2"/>
    <w:pPr>
      <w:spacing w:before="240" w:after="0" w:line="240" w:lineRule="auto"/>
      <w:jc w:val="center"/>
    </w:pPr>
    <w:rPr>
      <w:rFonts w:ascii="Times New Roman" w:hAnsi="Times New Roman" w:cs="Times New Roman"/>
      <w:i/>
      <w:sz w:val="22"/>
      <w:szCs w:val="20"/>
      <w:lang w:val="en-GB" w:eastAsia="en-US"/>
    </w:rPr>
  </w:style>
  <w:style w:type="paragraph" w:customStyle="1" w:styleId="Am1SectionIllustrationHeading">
    <w:name w:val="Am1SectionIllustrationHeading"/>
    <w:basedOn w:val="SectionIllustrationHeading"/>
    <w:rsid w:val="006F2CA2"/>
    <w:pPr>
      <w:ind w:left="475"/>
    </w:pPr>
  </w:style>
  <w:style w:type="paragraph" w:customStyle="1" w:styleId="SectionIllustrationTexta">
    <w:name w:val="SectionIllustrationText(a)"/>
    <w:basedOn w:val="SectionIllustrationHeading"/>
    <w:rsid w:val="006F2CA2"/>
    <w:pPr>
      <w:ind w:firstLine="475"/>
      <w:jc w:val="both"/>
    </w:pPr>
    <w:rPr>
      <w:i w:val="0"/>
    </w:rPr>
  </w:style>
  <w:style w:type="paragraph" w:customStyle="1" w:styleId="Am1SectionIllustrationText">
    <w:name w:val="Am1SectionIllustrationText"/>
    <w:basedOn w:val="SectionIllustrationTexta"/>
    <w:rsid w:val="006F2CA2"/>
    <w:pPr>
      <w:ind w:left="475"/>
    </w:pPr>
  </w:style>
  <w:style w:type="paragraph" w:customStyle="1" w:styleId="SectionInterpretationItem">
    <w:name w:val="SectionInterpretationItem"/>
    <w:basedOn w:val="SectionText1"/>
    <w:rsid w:val="006F2CA2"/>
    <w:pPr>
      <w:ind w:left="720" w:hanging="288"/>
    </w:pPr>
  </w:style>
  <w:style w:type="paragraph" w:customStyle="1" w:styleId="SectionInterpretationa">
    <w:name w:val="SectionInterpretation(a)"/>
    <w:basedOn w:val="SectionInterpretationItem"/>
    <w:rsid w:val="006F2CA2"/>
    <w:pPr>
      <w:tabs>
        <w:tab w:val="right" w:pos="1236"/>
      </w:tabs>
      <w:ind w:left="1350" w:hanging="990"/>
    </w:pPr>
    <w:rPr>
      <w:color w:val="000000"/>
      <w:lang w:bidi="ta-IN"/>
    </w:rPr>
  </w:style>
  <w:style w:type="paragraph" w:customStyle="1" w:styleId="Am1SectionInterpretationa">
    <w:name w:val="Am1SectionInterpretation(a)"/>
    <w:basedOn w:val="SectionInterpretationa"/>
    <w:rsid w:val="006F2CA2"/>
    <w:pPr>
      <w:tabs>
        <w:tab w:val="clear" w:pos="1236"/>
        <w:tab w:val="right" w:pos="1775"/>
      </w:tabs>
      <w:ind w:left="1890" w:hanging="1350"/>
    </w:pPr>
  </w:style>
  <w:style w:type="paragraph" w:customStyle="1" w:styleId="Am1SectionInterpretationaN">
    <w:name w:val="Am1SectionInterpretation(a)N+"/>
    <w:basedOn w:val="Am1SectionInterpretationa"/>
    <w:rsid w:val="006F2CA2"/>
    <w:pPr>
      <w:tabs>
        <w:tab w:val="clear" w:pos="1775"/>
      </w:tabs>
      <w:ind w:firstLine="0"/>
    </w:pPr>
  </w:style>
  <w:style w:type="paragraph" w:customStyle="1" w:styleId="SectionInterpretationi">
    <w:name w:val="SectionInterpretation(i)"/>
    <w:basedOn w:val="SectionInterpretationa"/>
    <w:rsid w:val="006F2CA2"/>
    <w:pPr>
      <w:tabs>
        <w:tab w:val="clear" w:pos="1236"/>
        <w:tab w:val="right" w:pos="1905"/>
      </w:tabs>
      <w:ind w:left="2016" w:hanging="1116"/>
    </w:pPr>
  </w:style>
  <w:style w:type="paragraph" w:customStyle="1" w:styleId="Am1SectionInterpretationi">
    <w:name w:val="Am1SectionInterpretation(i)"/>
    <w:basedOn w:val="SectionInterpretationi"/>
    <w:rsid w:val="006F2CA2"/>
    <w:pPr>
      <w:tabs>
        <w:tab w:val="clear" w:pos="1905"/>
        <w:tab w:val="right" w:pos="2410"/>
      </w:tabs>
      <w:ind w:left="2520" w:hanging="1325"/>
    </w:pPr>
  </w:style>
  <w:style w:type="paragraph" w:customStyle="1" w:styleId="Am1SectionInterpretationiN">
    <w:name w:val="Am1SectionInterpretation(i)N+"/>
    <w:basedOn w:val="Am1SectionInterpretationi"/>
    <w:rsid w:val="006F2CA2"/>
    <w:pPr>
      <w:tabs>
        <w:tab w:val="clear" w:pos="2410"/>
      </w:tabs>
      <w:ind w:firstLine="0"/>
    </w:pPr>
  </w:style>
  <w:style w:type="paragraph" w:customStyle="1" w:styleId="Am1SectionInterpretationItem">
    <w:name w:val="Am1SectionInterpretationItem"/>
    <w:basedOn w:val="SectionInterpretationItem"/>
    <w:rsid w:val="006F2CA2"/>
    <w:pPr>
      <w:ind w:left="1195"/>
    </w:pPr>
  </w:style>
  <w:style w:type="paragraph" w:customStyle="1" w:styleId="SectionInterpretationItemN">
    <w:name w:val="SectionInterpretationItemN+"/>
    <w:basedOn w:val="SectionInterpretationItem"/>
    <w:rsid w:val="006F2CA2"/>
    <w:pPr>
      <w:ind w:firstLine="0"/>
    </w:pPr>
  </w:style>
  <w:style w:type="paragraph" w:customStyle="1" w:styleId="Am1SectionInterpretationItemN">
    <w:name w:val="Am1SectionInterpretationItemN+"/>
    <w:basedOn w:val="SectionInterpretationItemN"/>
    <w:rsid w:val="006F2CA2"/>
    <w:pPr>
      <w:ind w:left="1195"/>
    </w:pPr>
  </w:style>
  <w:style w:type="paragraph" w:customStyle="1" w:styleId="Am1SectionText1">
    <w:name w:val="Am1SectionText(1)"/>
    <w:basedOn w:val="SectionText1"/>
    <w:rsid w:val="006F2CA2"/>
    <w:pPr>
      <w:ind w:left="475"/>
    </w:pPr>
  </w:style>
  <w:style w:type="paragraph" w:customStyle="1" w:styleId="Am1SectionText1N">
    <w:name w:val="Am1SectionText(1)N"/>
    <w:basedOn w:val="Normal"/>
    <w:rsid w:val="006F2CA2"/>
    <w:pPr>
      <w:spacing w:before="120" w:after="0" w:line="240" w:lineRule="auto"/>
      <w:ind w:left="475"/>
      <w:jc w:val="both"/>
    </w:pPr>
    <w:rPr>
      <w:rFonts w:ascii="Times New Roman" w:hAnsi="Times New Roman" w:cs="Times New Roman"/>
      <w:sz w:val="26"/>
      <w:szCs w:val="20"/>
      <w:lang w:val="en-GB" w:eastAsia="en-US"/>
    </w:rPr>
  </w:style>
  <w:style w:type="paragraph" w:customStyle="1" w:styleId="SectionTexta">
    <w:name w:val="SectionText(a)"/>
    <w:basedOn w:val="Normal"/>
    <w:link w:val="SectionTextaChar"/>
    <w:rsid w:val="006F2CA2"/>
    <w:pPr>
      <w:tabs>
        <w:tab w:val="right" w:pos="737"/>
      </w:tabs>
      <w:spacing w:before="120" w:after="0" w:line="240" w:lineRule="auto"/>
      <w:ind w:left="851" w:hanging="851"/>
      <w:jc w:val="both"/>
    </w:pPr>
    <w:rPr>
      <w:rFonts w:ascii="Times New Roman" w:hAnsi="Times New Roman" w:cs="Times New Roman"/>
      <w:color w:val="000000"/>
      <w:sz w:val="26"/>
      <w:lang w:val="en-GB" w:eastAsia="en-US" w:bidi="ta-IN"/>
    </w:rPr>
  </w:style>
  <w:style w:type="paragraph" w:customStyle="1" w:styleId="SectionProvisoiN">
    <w:name w:val="SectionProviso(i)N+"/>
    <w:basedOn w:val="SectionTextiN"/>
    <w:qFormat/>
    <w:rsid w:val="006F2CA2"/>
  </w:style>
  <w:style w:type="paragraph" w:customStyle="1" w:styleId="Am1SectionTextaN">
    <w:name w:val="Am1SectionText(a)N"/>
    <w:basedOn w:val="Normal"/>
    <w:rsid w:val="006F2CA2"/>
    <w:pPr>
      <w:tabs>
        <w:tab w:val="right" w:pos="737"/>
      </w:tabs>
      <w:spacing w:before="120" w:after="0" w:line="240" w:lineRule="auto"/>
      <w:ind w:left="950"/>
      <w:jc w:val="both"/>
    </w:pPr>
    <w:rPr>
      <w:rFonts w:ascii="Times New Roman" w:hAnsi="Times New Roman" w:cs="Times New Roman"/>
      <w:color w:val="000000"/>
      <w:sz w:val="26"/>
      <w:lang w:val="en-GB" w:eastAsia="en-US" w:bidi="ta-IN"/>
    </w:rPr>
  </w:style>
  <w:style w:type="paragraph" w:customStyle="1" w:styleId="SectionTextaN">
    <w:name w:val="SectionText(a)N+"/>
    <w:basedOn w:val="Normal"/>
    <w:rsid w:val="006F2CA2"/>
    <w:pPr>
      <w:spacing w:before="120" w:after="0" w:line="240" w:lineRule="auto"/>
      <w:ind w:left="851"/>
      <w:jc w:val="both"/>
    </w:pPr>
    <w:rPr>
      <w:rFonts w:ascii="Times New Roman" w:hAnsi="Times New Roman" w:cs="Times New Roman"/>
      <w:sz w:val="26"/>
      <w:szCs w:val="20"/>
      <w:lang w:val="en-GB" w:eastAsia="en-US"/>
    </w:rPr>
  </w:style>
  <w:style w:type="paragraph" w:customStyle="1" w:styleId="Am1SectionTextaN0">
    <w:name w:val="Am1SectionText(a)N+"/>
    <w:basedOn w:val="SectionTextaN"/>
    <w:rsid w:val="006F2CA2"/>
    <w:pPr>
      <w:ind w:left="1426"/>
    </w:pPr>
  </w:style>
  <w:style w:type="paragraph" w:customStyle="1" w:styleId="SectionTexti">
    <w:name w:val="SectionText(i)"/>
    <w:basedOn w:val="Normal"/>
    <w:rsid w:val="006F2CA2"/>
    <w:pPr>
      <w:tabs>
        <w:tab w:val="right" w:pos="1446"/>
      </w:tabs>
      <w:spacing w:before="120" w:after="0" w:line="240" w:lineRule="auto"/>
      <w:ind w:left="1560" w:hanging="1080"/>
      <w:jc w:val="both"/>
    </w:pPr>
    <w:rPr>
      <w:rFonts w:ascii="Times New Roman" w:hAnsi="Times New Roman" w:cs="Times New Roman"/>
      <w:sz w:val="26"/>
      <w:szCs w:val="20"/>
      <w:lang w:val="en-GB" w:eastAsia="en-US" w:bidi="ta-IN"/>
    </w:rPr>
  </w:style>
  <w:style w:type="paragraph" w:customStyle="1" w:styleId="Am1SectionTexti">
    <w:name w:val="Am1SectionText(i)"/>
    <w:basedOn w:val="SectionTexti"/>
    <w:rsid w:val="006F2CA2"/>
    <w:pPr>
      <w:tabs>
        <w:tab w:val="clear" w:pos="1446"/>
        <w:tab w:val="right" w:pos="2024"/>
      </w:tabs>
      <w:ind w:left="2138" w:hanging="1304"/>
    </w:pPr>
  </w:style>
  <w:style w:type="paragraph" w:customStyle="1" w:styleId="ScheduleSectionProviso1N">
    <w:name w:val="ScheduleSectionProviso(1)N"/>
    <w:basedOn w:val="ScheduleSectionText1N"/>
    <w:qFormat/>
    <w:rsid w:val="006F2CA2"/>
    <w:rPr>
      <w:lang w:val="en-GB"/>
    </w:rPr>
  </w:style>
  <w:style w:type="paragraph" w:customStyle="1" w:styleId="Am1SectionTextiN">
    <w:name w:val="Am1SectionText(i)N"/>
    <w:basedOn w:val="Normal"/>
    <w:rsid w:val="006F2CA2"/>
    <w:pPr>
      <w:tabs>
        <w:tab w:val="right" w:pos="1446"/>
      </w:tabs>
      <w:spacing w:before="120" w:after="0" w:line="240" w:lineRule="auto"/>
      <w:ind w:left="1195"/>
      <w:jc w:val="both"/>
    </w:pPr>
    <w:rPr>
      <w:rFonts w:ascii="Times New Roman" w:hAnsi="Times New Roman" w:cs="Times New Roman"/>
      <w:sz w:val="26"/>
      <w:szCs w:val="20"/>
      <w:lang w:val="en-GB" w:eastAsia="en-US" w:bidi="ta-IN"/>
    </w:rPr>
  </w:style>
  <w:style w:type="paragraph" w:customStyle="1" w:styleId="SectionTextiN">
    <w:name w:val="SectionText(i)N+"/>
    <w:basedOn w:val="SectionTexti"/>
    <w:rsid w:val="006F2CA2"/>
    <w:pPr>
      <w:tabs>
        <w:tab w:val="clear" w:pos="1446"/>
      </w:tabs>
      <w:ind w:firstLine="0"/>
    </w:pPr>
  </w:style>
  <w:style w:type="paragraph" w:customStyle="1" w:styleId="Am1SectionTextiN0">
    <w:name w:val="Am1SectionText(i)N+"/>
    <w:basedOn w:val="SectionTextiN"/>
    <w:rsid w:val="006F2CA2"/>
    <w:pPr>
      <w:ind w:left="2138"/>
    </w:pPr>
  </w:style>
  <w:style w:type="paragraph" w:customStyle="1" w:styleId="SectionTextA0">
    <w:name w:val="SectionText[A]"/>
    <w:basedOn w:val="SectionTexti"/>
    <w:rsid w:val="006F2CA2"/>
    <w:pPr>
      <w:tabs>
        <w:tab w:val="clear" w:pos="1446"/>
        <w:tab w:val="right" w:pos="2126"/>
      </w:tabs>
      <w:ind w:left="2239" w:hanging="1247"/>
    </w:pPr>
    <w:rPr>
      <w:szCs w:val="26"/>
    </w:rPr>
  </w:style>
  <w:style w:type="paragraph" w:customStyle="1" w:styleId="Am1SectionTextA0">
    <w:name w:val="Am1SectionText[A]"/>
    <w:basedOn w:val="SectionTextA0"/>
    <w:rsid w:val="006F2CA2"/>
    <w:pPr>
      <w:tabs>
        <w:tab w:val="clear" w:pos="2126"/>
        <w:tab w:val="right" w:pos="2659"/>
      </w:tabs>
      <w:ind w:left="2772" w:hanging="1780"/>
    </w:pPr>
  </w:style>
  <w:style w:type="paragraph" w:customStyle="1" w:styleId="ScheduleSectionProvisoaN">
    <w:name w:val="ScheduleSectionProviso(a)N+"/>
    <w:basedOn w:val="ScheduleSectionTextaN"/>
    <w:qFormat/>
    <w:rsid w:val="006F2CA2"/>
  </w:style>
  <w:style w:type="paragraph" w:customStyle="1" w:styleId="Am1SectionTextAN1">
    <w:name w:val="Am1SectionText[A]N"/>
    <w:basedOn w:val="Normal"/>
    <w:rsid w:val="006F2CA2"/>
    <w:pPr>
      <w:tabs>
        <w:tab w:val="right" w:pos="2126"/>
      </w:tabs>
      <w:spacing w:before="120" w:after="0" w:line="240" w:lineRule="auto"/>
      <w:ind w:left="1915"/>
      <w:jc w:val="both"/>
    </w:pPr>
    <w:rPr>
      <w:rFonts w:ascii="Times New Roman" w:hAnsi="Times New Roman" w:cs="Times New Roman"/>
      <w:sz w:val="26"/>
      <w:szCs w:val="26"/>
      <w:lang w:val="en-GB" w:eastAsia="en-US" w:bidi="ta-IN"/>
    </w:rPr>
  </w:style>
  <w:style w:type="paragraph" w:customStyle="1" w:styleId="SectionTextAN0">
    <w:name w:val="SectionText[A]N+"/>
    <w:basedOn w:val="SectionTextA0"/>
    <w:rsid w:val="006F2CA2"/>
    <w:pPr>
      <w:tabs>
        <w:tab w:val="clear" w:pos="2126"/>
      </w:tabs>
      <w:ind w:left="2240" w:firstLine="0"/>
    </w:pPr>
  </w:style>
  <w:style w:type="paragraph" w:customStyle="1" w:styleId="Am1SectionTextAN2">
    <w:name w:val="Am1SectionText[A]N+"/>
    <w:basedOn w:val="SectionTextAN0"/>
    <w:rsid w:val="006F2CA2"/>
    <w:pPr>
      <w:ind w:left="2773"/>
    </w:pPr>
  </w:style>
  <w:style w:type="paragraph" w:customStyle="1" w:styleId="Am2DivisionHeading1">
    <w:name w:val="Am2DivisionHeading1"/>
    <w:basedOn w:val="Am1DivisionHeading1"/>
    <w:rsid w:val="006F2CA2"/>
    <w:pPr>
      <w:ind w:left="1152"/>
    </w:pPr>
  </w:style>
  <w:style w:type="paragraph" w:customStyle="1" w:styleId="Am2DivisionHeading2">
    <w:name w:val="Am2DivisionHeading2"/>
    <w:basedOn w:val="Am1DivisionHeading2"/>
    <w:rsid w:val="006F2CA2"/>
    <w:pPr>
      <w:ind w:left="1152"/>
    </w:pPr>
  </w:style>
  <w:style w:type="paragraph" w:customStyle="1" w:styleId="Am2DivisionHeading3">
    <w:name w:val="Am2DivisionHeading3"/>
    <w:basedOn w:val="Am1DivisionHeading3"/>
    <w:rsid w:val="006F2CA2"/>
    <w:pPr>
      <w:ind w:left="1152"/>
    </w:pPr>
  </w:style>
  <w:style w:type="paragraph" w:customStyle="1" w:styleId="Am2FormFigureImageName">
    <w:name w:val="Am2FormFigureImageName"/>
    <w:basedOn w:val="Am1FormFigureImageName"/>
    <w:rsid w:val="006F2CA2"/>
  </w:style>
  <w:style w:type="paragraph" w:customStyle="1" w:styleId="Am2SectionHeading">
    <w:name w:val="Am2SectionHeading"/>
    <w:basedOn w:val="Am1SectionHeading"/>
    <w:rsid w:val="006F2CA2"/>
    <w:pPr>
      <w:ind w:left="1152"/>
    </w:pPr>
  </w:style>
  <w:style w:type="paragraph" w:customStyle="1" w:styleId="Am2SectionHeading1">
    <w:name w:val="Am2SectionHeading(1)"/>
    <w:basedOn w:val="Am1SectionHeading1"/>
    <w:rsid w:val="006F2CA2"/>
    <w:pPr>
      <w:ind w:left="1152"/>
    </w:pPr>
  </w:style>
  <w:style w:type="paragraph" w:customStyle="1" w:styleId="Am2SectionIllustrationHeading">
    <w:name w:val="Am2SectionIllustrationHeading"/>
    <w:basedOn w:val="Am1SectionIllustrationHeading"/>
    <w:rsid w:val="006F2CA2"/>
    <w:pPr>
      <w:ind w:left="1152"/>
    </w:pPr>
  </w:style>
  <w:style w:type="paragraph" w:customStyle="1" w:styleId="Am2SectionIllustrationText">
    <w:name w:val="Am2SectionIllustrationText"/>
    <w:basedOn w:val="Am1SectionIllustrationText"/>
    <w:rsid w:val="006F2CA2"/>
    <w:pPr>
      <w:ind w:left="1152"/>
    </w:pPr>
  </w:style>
  <w:style w:type="paragraph" w:customStyle="1" w:styleId="Am2SectionInterpretationa">
    <w:name w:val="Am2SectionInterpretation(a)"/>
    <w:basedOn w:val="Am1SectionInterpretationa"/>
    <w:rsid w:val="006F2CA2"/>
    <w:pPr>
      <w:tabs>
        <w:tab w:val="clear" w:pos="1775"/>
        <w:tab w:val="right" w:pos="2410"/>
      </w:tabs>
      <w:ind w:left="2520" w:hanging="1422"/>
    </w:pPr>
  </w:style>
  <w:style w:type="paragraph" w:customStyle="1" w:styleId="Am2SectionInterpretationaN">
    <w:name w:val="Am2SectionInterpretation(a)N+"/>
    <w:basedOn w:val="Am2SectionInterpretationa"/>
    <w:rsid w:val="006F2CA2"/>
  </w:style>
  <w:style w:type="paragraph" w:customStyle="1" w:styleId="Am2SectionInterpretationi">
    <w:name w:val="Am2SectionInterpretation(i)"/>
    <w:basedOn w:val="SectionInterpretationi"/>
    <w:rsid w:val="006F2CA2"/>
    <w:pPr>
      <w:tabs>
        <w:tab w:val="clear" w:pos="1905"/>
        <w:tab w:val="right" w:pos="3056"/>
      </w:tabs>
      <w:ind w:left="3168"/>
    </w:pPr>
  </w:style>
  <w:style w:type="paragraph" w:customStyle="1" w:styleId="Am2SectionInterpretationiN">
    <w:name w:val="Am2SectionInterpretation(i)N+"/>
    <w:basedOn w:val="Am2SectionInterpretationi"/>
    <w:rsid w:val="006F2CA2"/>
    <w:pPr>
      <w:tabs>
        <w:tab w:val="clear" w:pos="3056"/>
      </w:tabs>
      <w:ind w:firstLine="0"/>
    </w:pPr>
  </w:style>
  <w:style w:type="paragraph" w:customStyle="1" w:styleId="Am2SectionInterpretationItem">
    <w:name w:val="Am2SectionInterpretationItem"/>
    <w:basedOn w:val="Am1SectionInterpretationItem"/>
    <w:rsid w:val="006F2CA2"/>
    <w:pPr>
      <w:ind w:left="1915"/>
    </w:pPr>
  </w:style>
  <w:style w:type="paragraph" w:customStyle="1" w:styleId="Am2SectionInterpretationItemN">
    <w:name w:val="Am2SectionInterpretationItemN+"/>
    <w:basedOn w:val="Am1SectionInterpretationItemN"/>
    <w:rsid w:val="006F2CA2"/>
    <w:pPr>
      <w:ind w:left="1915"/>
    </w:pPr>
  </w:style>
  <w:style w:type="paragraph" w:customStyle="1" w:styleId="Am2SectionText1">
    <w:name w:val="Am2SectionText(1)"/>
    <w:basedOn w:val="Am1SectionText1"/>
    <w:rsid w:val="006F2CA2"/>
    <w:pPr>
      <w:ind w:left="1152"/>
    </w:pPr>
  </w:style>
  <w:style w:type="paragraph" w:customStyle="1" w:styleId="Am2SectionText1N">
    <w:name w:val="Am2SectionText(1)N"/>
    <w:basedOn w:val="Am1SectionText1N"/>
    <w:rsid w:val="006F2CA2"/>
    <w:pPr>
      <w:ind w:left="1152"/>
    </w:pPr>
  </w:style>
  <w:style w:type="paragraph" w:customStyle="1" w:styleId="Am2SectionTexta">
    <w:name w:val="Am2SectionText(a)"/>
    <w:basedOn w:val="Am1SectionTexta"/>
    <w:rsid w:val="006F2CA2"/>
    <w:pPr>
      <w:tabs>
        <w:tab w:val="right" w:pos="2060"/>
      </w:tabs>
      <w:ind w:left="2172" w:hanging="970"/>
    </w:pPr>
    <w:rPr>
      <w:color w:val="000000"/>
      <w:szCs w:val="24"/>
      <w:lang w:bidi="ta-IN"/>
    </w:rPr>
  </w:style>
  <w:style w:type="paragraph" w:customStyle="1" w:styleId="Am2SectionTextaN">
    <w:name w:val="Am2SectionText(a)N"/>
    <w:basedOn w:val="Am1SectionTextaN"/>
    <w:rsid w:val="006F2CA2"/>
    <w:pPr>
      <w:ind w:left="1627"/>
    </w:pPr>
  </w:style>
  <w:style w:type="paragraph" w:customStyle="1" w:styleId="Am2SectionTextaN0">
    <w:name w:val="Am2SectionText(a)N+"/>
    <w:basedOn w:val="Am1SectionTextaN0"/>
    <w:rsid w:val="006F2CA2"/>
    <w:pPr>
      <w:ind w:left="2172"/>
    </w:pPr>
  </w:style>
  <w:style w:type="paragraph" w:customStyle="1" w:styleId="Am2SectionTexti">
    <w:name w:val="Am2SectionText(i)"/>
    <w:basedOn w:val="Am1SectionTexti"/>
    <w:rsid w:val="006F2CA2"/>
    <w:pPr>
      <w:tabs>
        <w:tab w:val="clear" w:pos="2024"/>
        <w:tab w:val="right" w:pos="2716"/>
      </w:tabs>
      <w:ind w:left="2829" w:hanging="1315"/>
    </w:pPr>
  </w:style>
  <w:style w:type="paragraph" w:customStyle="1" w:styleId="Am2SectionTextiN">
    <w:name w:val="Am2SectionText(i)N"/>
    <w:basedOn w:val="Am1SectionTextiN"/>
    <w:rsid w:val="006F2CA2"/>
    <w:pPr>
      <w:ind w:left="1872"/>
    </w:pPr>
  </w:style>
  <w:style w:type="paragraph" w:customStyle="1" w:styleId="Am2SectionTextiN0">
    <w:name w:val="Am2SectionText(i)N+"/>
    <w:basedOn w:val="Am1SectionTextiN0"/>
    <w:rsid w:val="006F2CA2"/>
    <w:pPr>
      <w:ind w:left="2829"/>
    </w:pPr>
  </w:style>
  <w:style w:type="paragraph" w:customStyle="1" w:styleId="Am2SectionTextA0">
    <w:name w:val="Am2SectionText[A]"/>
    <w:basedOn w:val="Am1SectionTextA0"/>
    <w:rsid w:val="006F2CA2"/>
    <w:pPr>
      <w:tabs>
        <w:tab w:val="clear" w:pos="2659"/>
        <w:tab w:val="right" w:pos="3436"/>
      </w:tabs>
      <w:ind w:left="3550" w:hanging="1775"/>
    </w:pPr>
  </w:style>
  <w:style w:type="paragraph" w:customStyle="1" w:styleId="Am2SectionTextAN1">
    <w:name w:val="Am2SectionText[A]N"/>
    <w:basedOn w:val="Am1SectionTextAN1"/>
    <w:rsid w:val="006F2CA2"/>
    <w:pPr>
      <w:ind w:left="2592"/>
    </w:pPr>
  </w:style>
  <w:style w:type="paragraph" w:customStyle="1" w:styleId="Am2SectionTextAN2">
    <w:name w:val="Am2SectionText[A]N+"/>
    <w:basedOn w:val="Am1SectionTextAN2"/>
    <w:rsid w:val="006F2CA2"/>
    <w:pPr>
      <w:ind w:left="3549"/>
    </w:pPr>
  </w:style>
  <w:style w:type="paragraph" w:customStyle="1" w:styleId="AmendRef">
    <w:name w:val="AmendRef"/>
    <w:basedOn w:val="Normal"/>
    <w:rsid w:val="006F2CA2"/>
    <w:pPr>
      <w:suppressLineNumbers/>
      <w:spacing w:before="0" w:after="0" w:line="240" w:lineRule="auto"/>
      <w:ind w:left="2880"/>
      <w:jc w:val="right"/>
    </w:pPr>
    <w:rPr>
      <w:rFonts w:ascii="Times New Roman" w:hAnsi="Times New Roman" w:cs="Times New Roman"/>
      <w:i/>
      <w:sz w:val="18"/>
      <w:szCs w:val="20"/>
      <w:lang w:val="en-GB" w:eastAsia="en-US"/>
    </w:rPr>
  </w:style>
  <w:style w:type="paragraph" w:customStyle="1" w:styleId="AmendRefALot">
    <w:name w:val="AmendRefALot"/>
    <w:basedOn w:val="AmendRef"/>
    <w:rsid w:val="006F2CA2"/>
    <w:pPr>
      <w:ind w:left="1080"/>
    </w:pPr>
    <w:rPr>
      <w:lang w:val="en-US"/>
    </w:rPr>
  </w:style>
  <w:style w:type="paragraph" w:customStyle="1" w:styleId="AppendixHeadingRight">
    <w:name w:val="AppendixHeadingRight"/>
    <w:basedOn w:val="Normal"/>
    <w:rsid w:val="006F2CA2"/>
    <w:pPr>
      <w:spacing w:before="120" w:after="0" w:line="240" w:lineRule="auto"/>
      <w:jc w:val="right"/>
    </w:pPr>
    <w:rPr>
      <w:rFonts w:ascii="Times New Roman" w:hAnsi="Times New Roman" w:cs="Times New Roman"/>
      <w:i/>
      <w:sz w:val="26"/>
      <w:szCs w:val="20"/>
      <w:lang w:val="en-GB" w:eastAsia="en-US"/>
    </w:rPr>
  </w:style>
  <w:style w:type="paragraph" w:customStyle="1" w:styleId="AutotextBillBreak">
    <w:name w:val="AutotextBillBreak"/>
    <w:basedOn w:val="Normal"/>
    <w:next w:val="Normal"/>
    <w:rsid w:val="006F2CA2"/>
    <w:pPr>
      <w:keepLines/>
      <w:widowControl w:val="0"/>
      <w:pBdr>
        <w:bottom w:val="single" w:sz="6" w:space="1" w:color="auto"/>
      </w:pBdr>
      <w:spacing w:before="120" w:after="0" w:line="240" w:lineRule="auto"/>
      <w:jc w:val="both"/>
    </w:pPr>
    <w:rPr>
      <w:rFonts w:ascii="Times New Roman" w:hAnsi="Times New Roman" w:cs="Times New Roman"/>
      <w:sz w:val="26"/>
      <w:szCs w:val="20"/>
      <w:lang w:val="en-GB" w:eastAsia="en-US"/>
    </w:rPr>
  </w:style>
  <w:style w:type="paragraph" w:customStyle="1" w:styleId="BillPageNumber">
    <w:name w:val="BillPageNumber"/>
    <w:basedOn w:val="Header"/>
    <w:rsid w:val="006F2CA2"/>
    <w:pPr>
      <w:tabs>
        <w:tab w:val="clear" w:pos="4513"/>
        <w:tab w:val="clear" w:pos="9026"/>
        <w:tab w:val="center" w:pos="4320"/>
        <w:tab w:val="right" w:pos="8640"/>
      </w:tabs>
      <w:spacing w:after="240"/>
      <w:jc w:val="center"/>
    </w:pPr>
    <w:rPr>
      <w:rFonts w:ascii="Times New Roman" w:hAnsi="Times New Roman"/>
      <w:szCs w:val="20"/>
      <w:lang w:val="en-GB" w:eastAsia="en-US"/>
    </w:rPr>
  </w:style>
  <w:style w:type="paragraph" w:customStyle="1" w:styleId="PreambleBillIntituled">
    <w:name w:val="PreambleBillIntituled"/>
    <w:basedOn w:val="Normal"/>
    <w:rsid w:val="006F2CA2"/>
    <w:pPr>
      <w:spacing w:before="120" w:after="0" w:line="480" w:lineRule="auto"/>
      <w:jc w:val="center"/>
    </w:pPr>
    <w:rPr>
      <w:rFonts w:ascii="Times New Roman" w:hAnsi="Times New Roman" w:cs="Times New Roman"/>
      <w:sz w:val="26"/>
      <w:szCs w:val="20"/>
      <w:lang w:val="en-GB" w:eastAsia="en-US"/>
    </w:rPr>
  </w:style>
  <w:style w:type="paragraph" w:customStyle="1" w:styleId="character-intituled">
    <w:name w:val="character-intituled"/>
    <w:basedOn w:val="PreambleBillIntituled"/>
    <w:rsid w:val="006F2CA2"/>
    <w:rPr>
      <w:i/>
      <w:spacing w:val="100"/>
    </w:rPr>
  </w:style>
  <w:style w:type="paragraph" w:customStyle="1" w:styleId="ComparativeTableHeading">
    <w:name w:val="ComparativeTableHeading"/>
    <w:basedOn w:val="Normal"/>
    <w:uiPriority w:val="99"/>
    <w:rsid w:val="006F2CA2"/>
    <w:pPr>
      <w:keepNext/>
      <w:keepLines/>
      <w:pageBreakBefore/>
      <w:spacing w:before="120" w:after="0" w:line="240" w:lineRule="auto"/>
      <w:jc w:val="center"/>
    </w:pPr>
    <w:rPr>
      <w:rFonts w:ascii="Times New Roman" w:hAnsi="Times New Roman" w:cs="Times New Roman"/>
      <w:sz w:val="26"/>
      <w:szCs w:val="20"/>
      <w:lang w:val="en-GB" w:eastAsia="en-US"/>
    </w:rPr>
  </w:style>
  <w:style w:type="paragraph" w:customStyle="1" w:styleId="EnableReference">
    <w:name w:val="EnableReference"/>
    <w:basedOn w:val="Normal"/>
    <w:rsid w:val="006F2CA2"/>
    <w:pPr>
      <w:keepNext/>
      <w:keepLines/>
      <w:spacing w:before="0" w:after="0" w:line="240" w:lineRule="auto"/>
      <w:ind w:left="4320"/>
      <w:jc w:val="right"/>
    </w:pPr>
    <w:rPr>
      <w:rFonts w:ascii="Times New Roman" w:hAnsi="Times New Roman" w:cs="Times New Roman"/>
      <w:sz w:val="18"/>
      <w:szCs w:val="20"/>
      <w:lang w:val="en-GB" w:eastAsia="en-US"/>
    </w:rPr>
  </w:style>
  <w:style w:type="paragraph" w:customStyle="1" w:styleId="EnablingReference">
    <w:name w:val="Enabling Reference"/>
    <w:basedOn w:val="Normal"/>
    <w:next w:val="Normal"/>
    <w:rsid w:val="006F2CA2"/>
    <w:pPr>
      <w:spacing w:before="0" w:after="0" w:line="240" w:lineRule="auto"/>
      <w:jc w:val="right"/>
    </w:pPr>
    <w:rPr>
      <w:rFonts w:ascii="Times New Roman" w:hAnsi="Times New Roman" w:cs="Times New Roman"/>
      <w:sz w:val="20"/>
      <w:szCs w:val="20"/>
      <w:lang w:val="en-GB" w:eastAsia="en-US"/>
    </w:rPr>
  </w:style>
  <w:style w:type="paragraph" w:customStyle="1" w:styleId="EquationImageName">
    <w:name w:val="EquationImageName"/>
    <w:basedOn w:val="FigureImageName"/>
    <w:rsid w:val="006F2CA2"/>
  </w:style>
  <w:style w:type="paragraph" w:customStyle="1" w:styleId="ExpenditureHeading">
    <w:name w:val="ExpenditureHeading"/>
    <w:basedOn w:val="Normal"/>
    <w:rsid w:val="006F2CA2"/>
    <w:pPr>
      <w:keepNext/>
      <w:keepLines/>
      <w:suppressLineNumbers/>
      <w:spacing w:before="360" w:after="0" w:line="240" w:lineRule="auto"/>
      <w:jc w:val="center"/>
    </w:pPr>
    <w:rPr>
      <w:rFonts w:ascii="Times New Roman" w:hAnsi="Times New Roman" w:cs="Times New Roman"/>
      <w:caps/>
      <w:sz w:val="26"/>
      <w:szCs w:val="20"/>
      <w:lang w:val="en-GB" w:eastAsia="en-US"/>
    </w:rPr>
  </w:style>
  <w:style w:type="paragraph" w:customStyle="1" w:styleId="Explanatory1">
    <w:name w:val="Explanatory1"/>
    <w:basedOn w:val="Normal"/>
    <w:rsid w:val="006F2CA2"/>
    <w:pPr>
      <w:suppressLineNumbers/>
      <w:spacing w:before="240" w:after="0" w:line="240" w:lineRule="auto"/>
      <w:ind w:firstLine="720"/>
      <w:jc w:val="both"/>
    </w:pPr>
    <w:rPr>
      <w:rFonts w:ascii="Times New Roman" w:hAnsi="Times New Roman" w:cs="Times New Roman"/>
      <w:sz w:val="22"/>
      <w:szCs w:val="20"/>
      <w:lang w:val="en-GB" w:eastAsia="en-US"/>
    </w:rPr>
  </w:style>
  <w:style w:type="paragraph" w:customStyle="1" w:styleId="Explanatory1N">
    <w:name w:val="Explanatory1N"/>
    <w:basedOn w:val="Explanatory1"/>
    <w:rsid w:val="006F2CA2"/>
    <w:pPr>
      <w:ind w:firstLine="0"/>
    </w:pPr>
  </w:style>
  <w:style w:type="paragraph" w:customStyle="1" w:styleId="Explanatory2">
    <w:name w:val="Explanatory2"/>
    <w:basedOn w:val="Normal"/>
    <w:rsid w:val="006F2CA2"/>
    <w:pPr>
      <w:suppressLineNumbers/>
      <w:spacing w:before="240" w:after="0" w:line="240" w:lineRule="auto"/>
      <w:ind w:left="1196" w:hanging="476"/>
      <w:jc w:val="both"/>
    </w:pPr>
    <w:rPr>
      <w:rFonts w:ascii="Times New Roman" w:hAnsi="Times New Roman" w:cs="Times New Roman"/>
      <w:sz w:val="22"/>
      <w:szCs w:val="20"/>
      <w:lang w:val="en-GB" w:eastAsia="en-US"/>
    </w:rPr>
  </w:style>
  <w:style w:type="paragraph" w:customStyle="1" w:styleId="ExplanatoryHeading">
    <w:name w:val="ExplanatoryHeading"/>
    <w:basedOn w:val="Normal"/>
    <w:rsid w:val="006F2CA2"/>
    <w:pPr>
      <w:keepNext/>
      <w:keepLines/>
      <w:suppressLineNumbers/>
      <w:spacing w:before="120" w:after="120" w:line="240" w:lineRule="auto"/>
      <w:jc w:val="center"/>
    </w:pPr>
    <w:rPr>
      <w:rFonts w:ascii="Times New Roman" w:hAnsi="Times New Roman" w:cs="Times New Roman"/>
      <w:caps/>
      <w:sz w:val="26"/>
      <w:szCs w:val="20"/>
      <w:lang w:val="en-GB" w:eastAsia="en-US"/>
    </w:rPr>
  </w:style>
  <w:style w:type="paragraph" w:customStyle="1" w:styleId="ExplanatoryHeading2">
    <w:name w:val="ExplanatoryHeading2"/>
    <w:basedOn w:val="ExplanatoryHeading"/>
    <w:rsid w:val="006F2CA2"/>
    <w:rPr>
      <w:sz w:val="22"/>
    </w:rPr>
  </w:style>
  <w:style w:type="paragraph" w:customStyle="1" w:styleId="ExpSectionText1">
    <w:name w:val="ExpSectionText(1)"/>
    <w:basedOn w:val="SectionText1"/>
    <w:link w:val="ExpSectionText1Char"/>
    <w:rsid w:val="006F2CA2"/>
    <w:pPr>
      <w:suppressLineNumbers/>
      <w:ind w:firstLine="284"/>
    </w:pPr>
    <w:rPr>
      <w:sz w:val="22"/>
    </w:rPr>
  </w:style>
  <w:style w:type="paragraph" w:customStyle="1" w:styleId="SectionText1N">
    <w:name w:val="SectionText(1)N"/>
    <w:basedOn w:val="SectionText1"/>
    <w:rsid w:val="006F2CA2"/>
    <w:pPr>
      <w:ind w:firstLine="0"/>
    </w:pPr>
  </w:style>
  <w:style w:type="paragraph" w:customStyle="1" w:styleId="ExpSectionText1N">
    <w:name w:val="ExpSectionText(1)N"/>
    <w:basedOn w:val="SectionText1N"/>
    <w:rsid w:val="006F2CA2"/>
    <w:pPr>
      <w:suppressLineNumbers/>
    </w:pPr>
    <w:rPr>
      <w:sz w:val="22"/>
    </w:rPr>
  </w:style>
  <w:style w:type="paragraph" w:customStyle="1" w:styleId="ExpSectionTexta">
    <w:name w:val="ExpSectionText(a)"/>
    <w:basedOn w:val="SectionTexta"/>
    <w:rsid w:val="006F2CA2"/>
    <w:pPr>
      <w:suppressLineNumbers/>
      <w:ind w:left="850" w:hanging="850"/>
    </w:pPr>
    <w:rPr>
      <w:sz w:val="22"/>
    </w:rPr>
  </w:style>
  <w:style w:type="paragraph" w:customStyle="1" w:styleId="ExpSectionTextaN">
    <w:name w:val="ExpSectionText(a)N+"/>
    <w:basedOn w:val="SectionTextaN"/>
    <w:rsid w:val="006F2CA2"/>
    <w:pPr>
      <w:suppressLineNumbers/>
    </w:pPr>
    <w:rPr>
      <w:sz w:val="22"/>
    </w:rPr>
  </w:style>
  <w:style w:type="paragraph" w:customStyle="1" w:styleId="ExpSectionTexti">
    <w:name w:val="ExpSectionText(i)"/>
    <w:basedOn w:val="SectionTexti"/>
    <w:rsid w:val="006F2CA2"/>
    <w:pPr>
      <w:suppressLineNumbers/>
    </w:pPr>
    <w:rPr>
      <w:sz w:val="22"/>
    </w:rPr>
  </w:style>
  <w:style w:type="paragraph" w:customStyle="1" w:styleId="ExpSectionTextiN">
    <w:name w:val="ExpSectionText(i)N+"/>
    <w:basedOn w:val="SectionTextiN"/>
    <w:rsid w:val="006F2CA2"/>
    <w:pPr>
      <w:suppressLineNumbers/>
    </w:pPr>
    <w:rPr>
      <w:sz w:val="22"/>
    </w:rPr>
  </w:style>
  <w:style w:type="paragraph" w:customStyle="1" w:styleId="FigureHeading">
    <w:name w:val="FigureHeading"/>
    <w:basedOn w:val="Normal"/>
    <w:rsid w:val="006F2CA2"/>
    <w:pPr>
      <w:spacing w:before="120" w:after="0" w:line="240" w:lineRule="auto"/>
      <w:jc w:val="center"/>
    </w:pPr>
    <w:rPr>
      <w:rFonts w:ascii="Times New Roman" w:hAnsi="Times New Roman" w:cs="Times New Roman"/>
      <w:sz w:val="26"/>
      <w:szCs w:val="20"/>
      <w:lang w:val="en-GB" w:eastAsia="en-US"/>
    </w:rPr>
  </w:style>
  <w:style w:type="paragraph" w:customStyle="1" w:styleId="FormHeading">
    <w:name w:val="FormHeading"/>
    <w:basedOn w:val="Normal"/>
    <w:rsid w:val="006F2CA2"/>
    <w:pPr>
      <w:spacing w:before="120" w:after="0" w:line="240" w:lineRule="auto"/>
      <w:jc w:val="center"/>
    </w:pPr>
    <w:rPr>
      <w:rFonts w:ascii="Times New Roman" w:hAnsi="Times New Roman" w:cs="Times New Roman"/>
      <w:sz w:val="26"/>
      <w:szCs w:val="20"/>
      <w:lang w:val="en-GB" w:eastAsia="en-US"/>
    </w:rPr>
  </w:style>
  <w:style w:type="paragraph" w:customStyle="1" w:styleId="FormNo">
    <w:name w:val="FormNo"/>
    <w:basedOn w:val="Normal"/>
    <w:rsid w:val="006F2CA2"/>
    <w:pPr>
      <w:spacing w:before="120" w:after="0" w:line="240" w:lineRule="auto"/>
      <w:jc w:val="center"/>
    </w:pPr>
    <w:rPr>
      <w:rFonts w:ascii="Times New Roman" w:hAnsi="Times New Roman" w:cs="Times New Roman"/>
      <w:sz w:val="26"/>
      <w:szCs w:val="20"/>
      <w:lang w:val="en-GB" w:eastAsia="en-US"/>
    </w:rPr>
  </w:style>
  <w:style w:type="paragraph" w:customStyle="1" w:styleId="FormPara">
    <w:name w:val="FormPara"/>
    <w:basedOn w:val="Normal"/>
    <w:rsid w:val="006F2CA2"/>
    <w:pPr>
      <w:spacing w:before="120" w:after="0" w:line="240" w:lineRule="auto"/>
      <w:jc w:val="both"/>
    </w:pPr>
    <w:rPr>
      <w:rFonts w:ascii="Times New Roman" w:hAnsi="Times New Roman" w:cs="Times New Roman"/>
      <w:sz w:val="26"/>
      <w:szCs w:val="20"/>
      <w:lang w:val="en-GB" w:eastAsia="en-US"/>
    </w:rPr>
  </w:style>
  <w:style w:type="paragraph" w:customStyle="1" w:styleId="FrontPageRevisedItem">
    <w:name w:val="FrontPageRevisedItem"/>
    <w:basedOn w:val="Normal"/>
    <w:rsid w:val="006F2CA2"/>
    <w:pPr>
      <w:spacing w:before="60" w:after="0" w:line="240" w:lineRule="auto"/>
      <w:jc w:val="center"/>
    </w:pPr>
    <w:rPr>
      <w:rFonts w:ascii="Times New Roman" w:hAnsi="Times New Roman" w:cs="Times New Roman"/>
      <w:b/>
      <w:sz w:val="20"/>
      <w:szCs w:val="20"/>
      <w:lang w:val="en-GB" w:eastAsia="en-US"/>
    </w:rPr>
  </w:style>
  <w:style w:type="paragraph" w:customStyle="1" w:styleId="FrontPageAmdtItem">
    <w:name w:val="FrontPageAmdtItem"/>
    <w:basedOn w:val="FrontPageRevisedItem"/>
    <w:rsid w:val="006F2CA2"/>
    <w:pPr>
      <w:spacing w:after="60"/>
    </w:pPr>
    <w:rPr>
      <w:b w:val="0"/>
    </w:rPr>
  </w:style>
  <w:style w:type="paragraph" w:customStyle="1" w:styleId="HeaderPgNoEven">
    <w:name w:val="HeaderPgNoEven"/>
    <w:basedOn w:val="Header"/>
    <w:rsid w:val="006F2CA2"/>
    <w:pPr>
      <w:tabs>
        <w:tab w:val="clear" w:pos="4513"/>
        <w:tab w:val="clear" w:pos="9026"/>
        <w:tab w:val="center" w:pos="4320"/>
        <w:tab w:val="right" w:pos="8640"/>
      </w:tabs>
      <w:spacing w:before="120"/>
    </w:pPr>
    <w:rPr>
      <w:rFonts w:ascii="Times New Roman" w:hAnsi="Times New Roman"/>
      <w:sz w:val="20"/>
      <w:szCs w:val="20"/>
      <w:lang w:val="en-GB" w:eastAsia="en-US"/>
    </w:rPr>
  </w:style>
  <w:style w:type="paragraph" w:customStyle="1" w:styleId="HeaderPgNoOdd">
    <w:name w:val="HeaderPgNoOdd"/>
    <w:basedOn w:val="Header"/>
    <w:rsid w:val="006F2CA2"/>
    <w:pPr>
      <w:tabs>
        <w:tab w:val="clear" w:pos="4513"/>
        <w:tab w:val="clear" w:pos="9026"/>
        <w:tab w:val="center" w:pos="4320"/>
        <w:tab w:val="right" w:pos="8640"/>
      </w:tabs>
      <w:spacing w:before="120"/>
      <w:jc w:val="right"/>
    </w:pPr>
    <w:rPr>
      <w:rFonts w:ascii="Times New Roman" w:hAnsi="Times New Roman"/>
      <w:sz w:val="20"/>
      <w:szCs w:val="20"/>
      <w:lang w:val="en-GB" w:eastAsia="en-US"/>
    </w:rPr>
  </w:style>
  <w:style w:type="paragraph" w:customStyle="1" w:styleId="LegislativeHistoryHeading">
    <w:name w:val="LegislativeHistoryHeading"/>
    <w:basedOn w:val="Normal"/>
    <w:uiPriority w:val="99"/>
    <w:rsid w:val="006F2CA2"/>
    <w:pPr>
      <w:keepNext/>
      <w:keepLines/>
      <w:pageBreakBefore/>
      <w:spacing w:before="120" w:after="0" w:line="240" w:lineRule="auto"/>
      <w:jc w:val="center"/>
    </w:pPr>
    <w:rPr>
      <w:rFonts w:ascii="Times New Roman" w:hAnsi="Times New Roman" w:cs="Times New Roman"/>
      <w:caps/>
      <w:sz w:val="26"/>
      <w:szCs w:val="20"/>
      <w:lang w:val="en-GB" w:eastAsia="en-US"/>
    </w:rPr>
  </w:style>
  <w:style w:type="paragraph" w:customStyle="1" w:styleId="LegislativeHistoryItem">
    <w:name w:val="LegislativeHistoryItem"/>
    <w:basedOn w:val="Normal"/>
    <w:uiPriority w:val="99"/>
    <w:rsid w:val="006F2CA2"/>
    <w:pPr>
      <w:keepNext/>
      <w:keepLines/>
      <w:numPr>
        <w:numId w:val="2"/>
      </w:numPr>
      <w:spacing w:before="120" w:after="0" w:line="240" w:lineRule="auto"/>
      <w:ind w:left="480"/>
      <w:jc w:val="both"/>
    </w:pPr>
    <w:rPr>
      <w:rFonts w:ascii="Times New Roman" w:hAnsi="Times New Roman" w:cs="Times New Roman"/>
      <w:b/>
      <w:sz w:val="22"/>
      <w:szCs w:val="20"/>
      <w:lang w:val="en-GB" w:eastAsia="en-US"/>
    </w:rPr>
  </w:style>
  <w:style w:type="character" w:styleId="LineNumber">
    <w:name w:val="line number"/>
    <w:rsid w:val="006F2CA2"/>
    <w:rPr>
      <w:sz w:val="16"/>
    </w:rPr>
  </w:style>
  <w:style w:type="paragraph" w:customStyle="1" w:styleId="LineGap">
    <w:name w:val="LineGap"/>
    <w:basedOn w:val="Normal"/>
    <w:rsid w:val="006F2CA2"/>
    <w:pPr>
      <w:spacing w:before="0" w:after="0" w:line="40" w:lineRule="exact"/>
      <w:jc w:val="both"/>
    </w:pPr>
    <w:rPr>
      <w:rFonts w:ascii="Times New Roman" w:hAnsi="Times New Roman" w:cs="Times New Roman"/>
      <w:sz w:val="26"/>
      <w:szCs w:val="20"/>
      <w:lang w:val="en-GB" w:eastAsia="en-US"/>
    </w:rPr>
  </w:style>
  <w:style w:type="paragraph" w:customStyle="1" w:styleId="LineShortCenter">
    <w:name w:val="LineShortCenter"/>
    <w:basedOn w:val="Normal"/>
    <w:next w:val="Normal"/>
    <w:rsid w:val="006F2CA2"/>
    <w:pPr>
      <w:keepLines/>
      <w:suppressLineNumbers/>
      <w:pBdr>
        <w:top w:val="single" w:sz="6" w:space="1" w:color="auto"/>
      </w:pBdr>
      <w:spacing w:before="480" w:after="0" w:line="240" w:lineRule="auto"/>
      <w:ind w:left="2448" w:right="2448"/>
      <w:jc w:val="center"/>
    </w:pPr>
    <w:rPr>
      <w:rFonts w:ascii="Times New Roman" w:hAnsi="Times New Roman" w:cs="Times New Roman"/>
      <w:b/>
      <w:sz w:val="16"/>
      <w:szCs w:val="20"/>
      <w:lang w:val="en-GB" w:eastAsia="en-US"/>
    </w:rPr>
  </w:style>
  <w:style w:type="paragraph" w:customStyle="1" w:styleId="LineThinBottom">
    <w:name w:val="LineThinBottom"/>
    <w:basedOn w:val="Normal"/>
    <w:rsid w:val="006F2CA2"/>
    <w:pPr>
      <w:pBdr>
        <w:bottom w:val="single" w:sz="6" w:space="1" w:color="auto"/>
      </w:pBdr>
      <w:spacing w:before="0" w:after="0" w:line="60" w:lineRule="exact"/>
      <w:jc w:val="both"/>
    </w:pPr>
    <w:rPr>
      <w:rFonts w:ascii="Times New Roman" w:hAnsi="Times New Roman" w:cs="Times New Roman"/>
      <w:sz w:val="26"/>
      <w:szCs w:val="20"/>
      <w:lang w:val="en-GB" w:eastAsia="en-US"/>
    </w:rPr>
  </w:style>
  <w:style w:type="paragraph" w:customStyle="1" w:styleId="LineThickBottom">
    <w:name w:val="LineThickBottom"/>
    <w:basedOn w:val="LineThinBottom"/>
    <w:rsid w:val="006F2CA2"/>
    <w:pPr>
      <w:pBdr>
        <w:bottom w:val="single" w:sz="12" w:space="1" w:color="auto"/>
      </w:pBdr>
    </w:pPr>
  </w:style>
  <w:style w:type="paragraph" w:customStyle="1" w:styleId="LineThickTop">
    <w:name w:val="LineThickTop"/>
    <w:basedOn w:val="Normal"/>
    <w:rsid w:val="006F2CA2"/>
    <w:pPr>
      <w:pBdr>
        <w:top w:val="single" w:sz="12" w:space="1" w:color="auto"/>
      </w:pBdr>
      <w:spacing w:before="0" w:after="0" w:line="120" w:lineRule="auto"/>
      <w:jc w:val="both"/>
    </w:pPr>
    <w:rPr>
      <w:rFonts w:ascii="Times New Roman" w:hAnsi="Times New Roman" w:cs="Times New Roman"/>
      <w:sz w:val="26"/>
      <w:szCs w:val="20"/>
      <w:lang w:val="en-GB" w:eastAsia="en-US"/>
    </w:rPr>
  </w:style>
  <w:style w:type="paragraph" w:customStyle="1" w:styleId="LineThinTop">
    <w:name w:val="LineThinTop"/>
    <w:basedOn w:val="Normal"/>
    <w:rsid w:val="006F2CA2"/>
    <w:pPr>
      <w:pBdr>
        <w:top w:val="single" w:sz="6" w:space="1" w:color="auto"/>
      </w:pBdr>
      <w:spacing w:before="0" w:after="0" w:line="60" w:lineRule="exact"/>
      <w:jc w:val="both"/>
    </w:pPr>
    <w:rPr>
      <w:rFonts w:ascii="Times New Roman" w:hAnsi="Times New Roman" w:cs="Times New Roman"/>
      <w:sz w:val="26"/>
      <w:szCs w:val="20"/>
      <w:lang w:val="en-GB" w:eastAsia="en-US"/>
    </w:rPr>
  </w:style>
  <w:style w:type="paragraph" w:customStyle="1" w:styleId="MastheadCenterDate">
    <w:name w:val="MastheadCenterDate"/>
    <w:basedOn w:val="Normal"/>
    <w:rsid w:val="006F2CA2"/>
    <w:pPr>
      <w:spacing w:before="0" w:after="0" w:line="240" w:lineRule="auto"/>
      <w:jc w:val="center"/>
    </w:pPr>
    <w:rPr>
      <w:rFonts w:ascii="Times New Roman" w:hAnsi="Times New Roman" w:cs="Times New Roman"/>
      <w:b/>
      <w:sz w:val="26"/>
      <w:szCs w:val="20"/>
      <w:lang w:val="en-GB" w:eastAsia="en-US"/>
    </w:rPr>
  </w:style>
  <w:style w:type="paragraph" w:customStyle="1" w:styleId="MastheadCrest">
    <w:name w:val="MastheadCrest"/>
    <w:basedOn w:val="Normal"/>
    <w:next w:val="MastheadUnderCrest"/>
    <w:rsid w:val="006F2CA2"/>
    <w:pPr>
      <w:spacing w:before="0" w:after="0" w:line="240" w:lineRule="auto"/>
      <w:jc w:val="center"/>
    </w:pPr>
    <w:rPr>
      <w:rFonts w:ascii="Times New Roman" w:hAnsi="Times New Roman" w:cs="Times New Roman"/>
      <w:sz w:val="26"/>
      <w:szCs w:val="20"/>
      <w:lang w:val="en-GB" w:eastAsia="en-US"/>
    </w:rPr>
  </w:style>
  <w:style w:type="paragraph" w:customStyle="1" w:styleId="MastheadGazetteHeading">
    <w:name w:val="MastheadGazetteHeading"/>
    <w:basedOn w:val="Normal"/>
    <w:next w:val="MastheadNameSupplement"/>
    <w:rsid w:val="006F2CA2"/>
    <w:pPr>
      <w:spacing w:before="80" w:after="0" w:line="240" w:lineRule="auto"/>
      <w:jc w:val="center"/>
    </w:pPr>
    <w:rPr>
      <w:rFonts w:ascii="Times New Roman" w:hAnsi="Times New Roman" w:cs="Times New Roman"/>
      <w:caps/>
      <w:spacing w:val="30"/>
      <w:sz w:val="48"/>
      <w:szCs w:val="20"/>
      <w:lang w:val="en-GB" w:eastAsia="en-US"/>
    </w:rPr>
  </w:style>
  <w:style w:type="paragraph" w:customStyle="1" w:styleId="MastheadNameSupplement">
    <w:name w:val="MastheadNameSupplement"/>
    <w:basedOn w:val="Normal"/>
    <w:next w:val="MastheadPublByAuth"/>
    <w:rsid w:val="006F2CA2"/>
    <w:pPr>
      <w:suppressAutoHyphens/>
      <w:spacing w:before="40" w:after="0" w:line="240" w:lineRule="auto"/>
      <w:jc w:val="center"/>
    </w:pPr>
    <w:rPr>
      <w:rFonts w:ascii="Times New Roman" w:hAnsi="Times New Roman" w:cs="Times New Roman"/>
      <w:caps/>
      <w:spacing w:val="10"/>
      <w:sz w:val="36"/>
      <w:szCs w:val="20"/>
      <w:lang w:val="en-GB" w:eastAsia="en-US"/>
    </w:rPr>
  </w:style>
  <w:style w:type="paragraph" w:customStyle="1" w:styleId="MastheadNumber">
    <w:name w:val="MastheadNumber"/>
    <w:basedOn w:val="Normal"/>
    <w:rsid w:val="006F2CA2"/>
    <w:pPr>
      <w:spacing w:before="0" w:after="0" w:line="240" w:lineRule="auto"/>
    </w:pPr>
    <w:rPr>
      <w:rFonts w:ascii="Times New Roman" w:hAnsi="Times New Roman" w:cs="Times New Roman"/>
      <w:b/>
      <w:sz w:val="26"/>
      <w:szCs w:val="20"/>
      <w:lang w:val="en-GB" w:eastAsia="en-US"/>
    </w:rPr>
  </w:style>
  <w:style w:type="paragraph" w:customStyle="1" w:styleId="MastheadPublByAuth">
    <w:name w:val="MastheadPublByAuth"/>
    <w:basedOn w:val="Normal"/>
    <w:rsid w:val="006F2CA2"/>
    <w:pPr>
      <w:spacing w:before="60" w:after="0" w:line="240" w:lineRule="auto"/>
      <w:jc w:val="center"/>
    </w:pPr>
    <w:rPr>
      <w:rFonts w:ascii="Times New Roman" w:hAnsi="Times New Roman" w:cs="Times New Roman"/>
      <w:i/>
      <w:sz w:val="26"/>
      <w:szCs w:val="20"/>
      <w:lang w:val="en-GB" w:eastAsia="en-US"/>
    </w:rPr>
  </w:style>
  <w:style w:type="paragraph" w:customStyle="1" w:styleId="MastheadUnderCrest">
    <w:name w:val="MastheadUnderCrest"/>
    <w:basedOn w:val="Normal"/>
    <w:next w:val="MastheadGazetteHeading"/>
    <w:rsid w:val="006F2CA2"/>
    <w:pPr>
      <w:spacing w:before="80" w:after="0" w:line="240" w:lineRule="auto"/>
      <w:jc w:val="center"/>
    </w:pPr>
    <w:rPr>
      <w:rFonts w:ascii="Times New Roman" w:hAnsi="Times New Roman" w:cs="Times New Roman"/>
      <w:spacing w:val="10"/>
      <w:sz w:val="26"/>
      <w:szCs w:val="20"/>
      <w:lang w:val="en-GB" w:eastAsia="en-US"/>
    </w:rPr>
  </w:style>
  <w:style w:type="paragraph" w:customStyle="1" w:styleId="MastheadYear">
    <w:name w:val="MastheadYear"/>
    <w:basedOn w:val="Normal"/>
    <w:rsid w:val="006F2CA2"/>
    <w:pPr>
      <w:spacing w:before="0" w:after="0" w:line="240" w:lineRule="auto"/>
      <w:jc w:val="right"/>
    </w:pPr>
    <w:rPr>
      <w:rFonts w:ascii="Times New Roman" w:hAnsi="Times New Roman" w:cs="Times New Roman"/>
      <w:b/>
      <w:sz w:val="26"/>
      <w:szCs w:val="20"/>
      <w:lang w:val="en-GB" w:eastAsia="en-US"/>
    </w:rPr>
  </w:style>
  <w:style w:type="paragraph" w:customStyle="1" w:styleId="p5">
    <w:name w:val="p5"/>
    <w:basedOn w:val="Normal"/>
    <w:rsid w:val="006F2CA2"/>
    <w:pPr>
      <w:widowControl w:val="0"/>
      <w:tabs>
        <w:tab w:val="left" w:pos="220"/>
      </w:tabs>
      <w:spacing w:before="0" w:after="0" w:line="220" w:lineRule="atLeast"/>
      <w:ind w:left="1440" w:firstLine="288"/>
    </w:pPr>
    <w:rPr>
      <w:rFonts w:ascii="Times New Roman" w:hAnsi="Times New Roman" w:cs="Times New Roman"/>
      <w:szCs w:val="20"/>
      <w:lang w:val="en-US" w:eastAsia="en-US"/>
    </w:rPr>
  </w:style>
  <w:style w:type="paragraph" w:styleId="PlainText">
    <w:name w:val="Plain Text"/>
    <w:basedOn w:val="Normal"/>
    <w:link w:val="PlainTextChar"/>
    <w:rsid w:val="006F2CA2"/>
    <w:pPr>
      <w:widowControl w:val="0"/>
      <w:spacing w:before="0" w:after="0" w:line="240" w:lineRule="auto"/>
    </w:pPr>
    <w:rPr>
      <w:rFonts w:ascii="Courier New" w:hAnsi="Courier New" w:cs="Times New Roman"/>
      <w:sz w:val="20"/>
      <w:szCs w:val="20"/>
      <w:lang w:val="en-US" w:eastAsia="en-US"/>
    </w:rPr>
  </w:style>
  <w:style w:type="character" w:customStyle="1" w:styleId="PlainTextChar">
    <w:name w:val="Plain Text Char"/>
    <w:link w:val="PlainText"/>
    <w:rsid w:val="006F2CA2"/>
    <w:rPr>
      <w:rFonts w:ascii="Courier New" w:hAnsi="Courier New"/>
      <w:lang w:val="en-US" w:eastAsia="en-US"/>
    </w:rPr>
  </w:style>
  <w:style w:type="paragraph" w:customStyle="1" w:styleId="PreambleActBillName">
    <w:name w:val="PreambleActBillName"/>
    <w:basedOn w:val="Normal"/>
    <w:rsid w:val="006F2CA2"/>
    <w:pPr>
      <w:suppressAutoHyphens/>
      <w:spacing w:before="560" w:after="0" w:line="240" w:lineRule="auto"/>
      <w:jc w:val="center"/>
    </w:pPr>
    <w:rPr>
      <w:rFonts w:ascii="Times New Roman" w:hAnsi="Times New Roman" w:cs="Times New Roman"/>
      <w:b/>
      <w:caps/>
      <w:sz w:val="26"/>
      <w:szCs w:val="20"/>
      <w:lang w:val="en-GB" w:eastAsia="en-US"/>
    </w:rPr>
  </w:style>
  <w:style w:type="paragraph" w:customStyle="1" w:styleId="PreambleActBillNumber">
    <w:name w:val="PreambleActBillNumber"/>
    <w:basedOn w:val="Normal"/>
    <w:next w:val="LineShortCenter"/>
    <w:rsid w:val="006F2CA2"/>
    <w:pPr>
      <w:keepNext/>
      <w:keepLines/>
      <w:spacing w:before="360" w:after="240" w:line="240" w:lineRule="auto"/>
      <w:ind w:left="1440" w:right="1440"/>
      <w:jc w:val="center"/>
    </w:pPr>
    <w:rPr>
      <w:rFonts w:ascii="Times New Roman" w:hAnsi="Times New Roman" w:cs="Times New Roman"/>
      <w:b/>
      <w:sz w:val="26"/>
      <w:szCs w:val="20"/>
      <w:lang w:val="en-GB" w:eastAsia="en-US"/>
    </w:rPr>
  </w:style>
  <w:style w:type="paragraph" w:customStyle="1" w:styleId="PreambleAssent">
    <w:name w:val="PreambleAssent"/>
    <w:basedOn w:val="Normal"/>
    <w:next w:val="PreamblePresidentSign"/>
    <w:rsid w:val="006F2CA2"/>
    <w:pPr>
      <w:keepNext/>
      <w:keepLines/>
      <w:spacing w:before="240" w:after="0" w:line="240" w:lineRule="auto"/>
      <w:ind w:left="1440" w:right="1440"/>
      <w:jc w:val="center"/>
    </w:pPr>
    <w:rPr>
      <w:rFonts w:ascii="Times New Roman" w:hAnsi="Times New Roman" w:cs="Times New Roman"/>
      <w:sz w:val="26"/>
      <w:szCs w:val="20"/>
      <w:lang w:val="en-GB" w:eastAsia="en-US"/>
    </w:rPr>
  </w:style>
  <w:style w:type="paragraph" w:customStyle="1" w:styleId="PreambleBillIntituledAmdtBill">
    <w:name w:val="PreambleBillIntituledAmdtBill"/>
    <w:basedOn w:val="PreambleBillIntituled"/>
    <w:rsid w:val="006F2CA2"/>
    <w:pPr>
      <w:suppressLineNumbers/>
      <w:spacing w:before="6804" w:line="440" w:lineRule="exact"/>
    </w:pPr>
    <w:rPr>
      <w:spacing w:val="10"/>
    </w:rPr>
  </w:style>
  <w:style w:type="paragraph" w:customStyle="1" w:styleId="PreambleDateInOperation">
    <w:name w:val="PreambleDateInOperation"/>
    <w:basedOn w:val="Normal"/>
    <w:rsid w:val="006F2CA2"/>
    <w:pPr>
      <w:spacing w:before="360" w:after="240" w:line="240" w:lineRule="auto"/>
      <w:jc w:val="both"/>
    </w:pPr>
    <w:rPr>
      <w:rFonts w:ascii="Times New Roman" w:hAnsi="Times New Roman" w:cs="Times New Roman"/>
      <w:b/>
      <w:sz w:val="26"/>
      <w:szCs w:val="20"/>
      <w:lang w:val="en-GB" w:eastAsia="en-US"/>
    </w:rPr>
  </w:style>
  <w:style w:type="paragraph" w:customStyle="1" w:styleId="PreambleHeadingForTOC">
    <w:name w:val="PreambleHeadingForTOC"/>
    <w:basedOn w:val="Normal"/>
    <w:rsid w:val="006F2CA2"/>
    <w:pPr>
      <w:spacing w:before="300" w:after="200" w:line="240" w:lineRule="auto"/>
      <w:jc w:val="center"/>
    </w:pPr>
    <w:rPr>
      <w:rFonts w:ascii="Times New Roman" w:hAnsi="Times New Roman" w:cs="Times New Roman"/>
      <w:caps/>
      <w:sz w:val="26"/>
      <w:szCs w:val="20"/>
      <w:lang w:val="en-GB" w:eastAsia="en-US"/>
    </w:rPr>
  </w:style>
  <w:style w:type="paragraph" w:customStyle="1" w:styleId="PreambleIntroduction">
    <w:name w:val="PreambleIntroduction"/>
    <w:basedOn w:val="Normal"/>
    <w:uiPriority w:val="99"/>
    <w:rsid w:val="006F2CA2"/>
    <w:pPr>
      <w:suppressLineNumbers/>
      <w:suppressAutoHyphens/>
      <w:spacing w:before="240" w:after="0" w:line="240" w:lineRule="auto"/>
      <w:ind w:firstLine="215"/>
      <w:jc w:val="both"/>
    </w:pPr>
    <w:rPr>
      <w:rFonts w:ascii="Times New Roman" w:hAnsi="Times New Roman" w:cs="Times New Roman"/>
      <w:sz w:val="26"/>
      <w:szCs w:val="20"/>
      <w:lang w:val="en-GB" w:eastAsia="en-US"/>
    </w:rPr>
  </w:style>
  <w:style w:type="paragraph" w:customStyle="1" w:styleId="PreambleLongTitle">
    <w:name w:val="PreambleLongTitle"/>
    <w:basedOn w:val="Normal"/>
    <w:autoRedefine/>
    <w:rsid w:val="006F2CA2"/>
    <w:pPr>
      <w:suppressLineNumbers/>
      <w:spacing w:before="120" w:after="0" w:line="240" w:lineRule="auto"/>
      <w:ind w:left="216" w:hanging="216"/>
      <w:jc w:val="both"/>
    </w:pPr>
    <w:rPr>
      <w:rFonts w:ascii="Times New Roman" w:hAnsi="Times New Roman" w:cs="Times New Roman"/>
      <w:sz w:val="26"/>
      <w:szCs w:val="20"/>
      <w:lang w:val="en-GB" w:eastAsia="en-US"/>
    </w:rPr>
  </w:style>
  <w:style w:type="paragraph" w:customStyle="1" w:styleId="PreamblePresidentSign">
    <w:name w:val="PreamblePresidentSign"/>
    <w:basedOn w:val="Normal"/>
    <w:rsid w:val="006F2CA2"/>
    <w:pPr>
      <w:spacing w:before="1400" w:after="600" w:line="240" w:lineRule="auto"/>
      <w:ind w:left="3600"/>
      <w:jc w:val="center"/>
    </w:pPr>
    <w:rPr>
      <w:rFonts w:ascii="Times New Roman" w:hAnsi="Times New Roman" w:cs="Times New Roman"/>
      <w:spacing w:val="10"/>
      <w:sz w:val="26"/>
      <w:szCs w:val="20"/>
      <w:lang w:val="en-GB" w:eastAsia="en-US"/>
    </w:rPr>
  </w:style>
  <w:style w:type="paragraph" w:customStyle="1" w:styleId="PreambleSingaporeName">
    <w:name w:val="PreambleSingaporeName"/>
    <w:basedOn w:val="Normal"/>
    <w:next w:val="LineShortCenter"/>
    <w:rsid w:val="006F2CA2"/>
    <w:pPr>
      <w:keepNext/>
      <w:keepLines/>
      <w:pageBreakBefore/>
      <w:spacing w:before="800" w:after="0" w:line="240" w:lineRule="auto"/>
      <w:ind w:left="1440" w:right="1440"/>
      <w:jc w:val="center"/>
    </w:pPr>
    <w:rPr>
      <w:rFonts w:ascii="Times New Roman" w:hAnsi="Times New Roman" w:cs="Times New Roman"/>
      <w:b/>
      <w:sz w:val="26"/>
      <w:szCs w:val="20"/>
      <w:lang w:val="en-GB" w:eastAsia="en-US"/>
    </w:rPr>
  </w:style>
  <w:style w:type="paragraph" w:customStyle="1" w:styleId="PreambleWefDateActSup">
    <w:name w:val="PreambleWefDate(ActSup)"/>
    <w:basedOn w:val="Normal"/>
    <w:rsid w:val="006F2CA2"/>
    <w:pPr>
      <w:spacing w:before="360" w:after="240" w:line="240" w:lineRule="auto"/>
    </w:pPr>
    <w:rPr>
      <w:rFonts w:ascii="Times New Roman" w:hAnsi="Times New Roman" w:cs="Times New Roman"/>
      <w:b/>
      <w:sz w:val="26"/>
      <w:szCs w:val="20"/>
      <w:lang w:val="en-GB" w:eastAsia="en-US"/>
    </w:rPr>
  </w:style>
  <w:style w:type="paragraph" w:customStyle="1" w:styleId="PreambleWefDateRevEd">
    <w:name w:val="PreambleWefDate(RevEd)"/>
    <w:basedOn w:val="PreambleWefDateActSup"/>
    <w:rsid w:val="006F2CA2"/>
    <w:pPr>
      <w:jc w:val="right"/>
    </w:pPr>
    <w:rPr>
      <w:b w:val="0"/>
    </w:rPr>
  </w:style>
  <w:style w:type="paragraph" w:customStyle="1" w:styleId="PreambleWhatStage">
    <w:name w:val="PreambleWhatStage"/>
    <w:basedOn w:val="Normal"/>
    <w:rsid w:val="006F2CA2"/>
    <w:pPr>
      <w:spacing w:before="240" w:after="0" w:line="240" w:lineRule="auto"/>
      <w:ind w:firstLine="720"/>
      <w:jc w:val="both"/>
    </w:pPr>
    <w:rPr>
      <w:rFonts w:ascii="Times New Roman" w:hAnsi="Times New Roman" w:cs="Times New Roman"/>
      <w:sz w:val="26"/>
      <w:szCs w:val="20"/>
      <w:lang w:val="en-GB" w:eastAsia="en-US"/>
    </w:rPr>
  </w:style>
  <w:style w:type="paragraph" w:customStyle="1" w:styleId="Quote1">
    <w:name w:val="Quote 1"/>
    <w:basedOn w:val="Normal"/>
    <w:rsid w:val="006F2CA2"/>
    <w:pPr>
      <w:spacing w:before="120" w:after="0" w:line="240" w:lineRule="auto"/>
      <w:ind w:left="720" w:right="749"/>
      <w:jc w:val="both"/>
    </w:pPr>
    <w:rPr>
      <w:rFonts w:ascii="Times New Roman" w:hAnsi="Times New Roman" w:cs="Times New Roman"/>
      <w:sz w:val="26"/>
      <w:szCs w:val="20"/>
      <w:lang w:val="en-GB" w:eastAsia="en-US"/>
    </w:rPr>
  </w:style>
  <w:style w:type="paragraph" w:customStyle="1" w:styleId="Quote2">
    <w:name w:val="Quote 2"/>
    <w:basedOn w:val="Quote1"/>
    <w:rsid w:val="006F2CA2"/>
    <w:pPr>
      <w:ind w:left="1440" w:right="1469"/>
    </w:pPr>
  </w:style>
  <w:style w:type="paragraph" w:customStyle="1" w:styleId="Quote3">
    <w:name w:val="Quote 3"/>
    <w:basedOn w:val="Quote2"/>
    <w:rsid w:val="006F2CA2"/>
    <w:pPr>
      <w:ind w:left="2160" w:right="2189"/>
    </w:pPr>
  </w:style>
  <w:style w:type="paragraph" w:customStyle="1" w:styleId="ScheduleText1">
    <w:name w:val="ScheduleText(1)"/>
    <w:basedOn w:val="SectionText1"/>
    <w:rsid w:val="006F2CA2"/>
    <w:pPr>
      <w:spacing w:before="240"/>
      <w:ind w:left="504" w:hanging="504"/>
    </w:pPr>
    <w:rPr>
      <w:sz w:val="22"/>
    </w:rPr>
  </w:style>
  <w:style w:type="paragraph" w:customStyle="1" w:styleId="ScheduleText1N">
    <w:name w:val="ScheduleText(1)N"/>
    <w:basedOn w:val="ScheduleText1"/>
    <w:rsid w:val="006F2CA2"/>
    <w:pPr>
      <w:ind w:left="0" w:firstLine="0"/>
    </w:pPr>
  </w:style>
  <w:style w:type="paragraph" w:customStyle="1" w:styleId="ScheduleBigIndentLeft">
    <w:name w:val="ScheduleBigIndentLeft"/>
    <w:basedOn w:val="ScheduleText1N"/>
    <w:rsid w:val="006F2CA2"/>
    <w:pPr>
      <w:ind w:left="4320"/>
    </w:pPr>
  </w:style>
  <w:style w:type="paragraph" w:customStyle="1" w:styleId="ScheduleBigIndentCenter">
    <w:name w:val="ScheduleBigIndentCenter"/>
    <w:basedOn w:val="ScheduleBigIndentLeft"/>
    <w:rsid w:val="006F2CA2"/>
    <w:pPr>
      <w:jc w:val="center"/>
    </w:pPr>
  </w:style>
  <w:style w:type="paragraph" w:customStyle="1" w:styleId="ScheduleBigIndentRight">
    <w:name w:val="ScheduleBigIndentRight"/>
    <w:basedOn w:val="ScheduleBigIndentCenter"/>
    <w:rsid w:val="006F2CA2"/>
    <w:pPr>
      <w:jc w:val="right"/>
    </w:pPr>
  </w:style>
  <w:style w:type="paragraph" w:customStyle="1" w:styleId="ScheduleDivisionHeading2">
    <w:name w:val="ScheduleDivisionHeading2"/>
    <w:basedOn w:val="DivisionHeading2"/>
    <w:rsid w:val="006F2CA2"/>
    <w:rPr>
      <w:sz w:val="22"/>
    </w:rPr>
  </w:style>
  <w:style w:type="paragraph" w:customStyle="1" w:styleId="ScheduleDivisionHeading3">
    <w:name w:val="ScheduleDivisionHeading3"/>
    <w:basedOn w:val="DivisionHeading3"/>
    <w:rsid w:val="006F2CA2"/>
    <w:rPr>
      <w:sz w:val="22"/>
    </w:rPr>
  </w:style>
  <w:style w:type="paragraph" w:customStyle="1" w:styleId="ScheduleEnablingRef">
    <w:name w:val="ScheduleEnablingRef"/>
    <w:basedOn w:val="Normal"/>
    <w:next w:val="Normal"/>
    <w:rsid w:val="006F2CA2"/>
    <w:pPr>
      <w:keepNext/>
      <w:keepLines/>
      <w:spacing w:before="0" w:after="0" w:line="240" w:lineRule="auto"/>
      <w:ind w:left="4320"/>
      <w:jc w:val="right"/>
    </w:pPr>
    <w:rPr>
      <w:rFonts w:ascii="Times New Roman" w:hAnsi="Times New Roman" w:cs="Times New Roman"/>
      <w:sz w:val="20"/>
      <w:szCs w:val="20"/>
      <w:lang w:val="en-GB" w:eastAsia="en-US"/>
    </w:rPr>
  </w:style>
  <w:style w:type="paragraph" w:customStyle="1" w:styleId="ScheduleHeading">
    <w:name w:val="ScheduleHeading"/>
    <w:basedOn w:val="Normal"/>
    <w:rsid w:val="006F2CA2"/>
    <w:pPr>
      <w:keepNext/>
      <w:keepLines/>
      <w:spacing w:before="360" w:after="360" w:line="240" w:lineRule="auto"/>
      <w:jc w:val="center"/>
    </w:pPr>
    <w:rPr>
      <w:rFonts w:ascii="Times New Roman" w:hAnsi="Times New Roman" w:cs="Times New Roman"/>
      <w:caps/>
      <w:sz w:val="26"/>
      <w:szCs w:val="20"/>
      <w:lang w:val="en-GB" w:eastAsia="en-US"/>
    </w:rPr>
  </w:style>
  <w:style w:type="paragraph" w:customStyle="1" w:styleId="ScheduleSectionHeading">
    <w:name w:val="ScheduleSectionHeading"/>
    <w:basedOn w:val="SectionHeading"/>
    <w:rsid w:val="006F2CA2"/>
    <w:rPr>
      <w:sz w:val="22"/>
    </w:rPr>
  </w:style>
  <w:style w:type="paragraph" w:customStyle="1" w:styleId="ScheduleSectionIllustrationHeading">
    <w:name w:val="ScheduleSectionIllustrationHeading"/>
    <w:basedOn w:val="SectionIllustrationHeading"/>
    <w:rsid w:val="006F2CA2"/>
  </w:style>
  <w:style w:type="paragraph" w:customStyle="1" w:styleId="ScheduleSectionIllustrationText">
    <w:name w:val="ScheduleSectionIllustrationText"/>
    <w:basedOn w:val="SectionIllustrationTexta"/>
    <w:rsid w:val="006F2CA2"/>
  </w:style>
  <w:style w:type="paragraph" w:customStyle="1" w:styleId="ScheduleSectionInterpretationa">
    <w:name w:val="ScheduleSectionInterpretation(a)"/>
    <w:basedOn w:val="SectionInterpretationa"/>
    <w:rsid w:val="006F2CA2"/>
    <w:rPr>
      <w:sz w:val="22"/>
    </w:rPr>
  </w:style>
  <w:style w:type="paragraph" w:customStyle="1" w:styleId="ScheduleSectionInterpretationi">
    <w:name w:val="ScheduleSectionInterpretation(i)"/>
    <w:basedOn w:val="SectionInterpretationi"/>
    <w:rsid w:val="006F2CA2"/>
    <w:rPr>
      <w:sz w:val="22"/>
    </w:rPr>
  </w:style>
  <w:style w:type="paragraph" w:customStyle="1" w:styleId="ScheduleSectionInterpretationItem">
    <w:name w:val="ScheduleSectionInterpretationItem"/>
    <w:basedOn w:val="SectionInterpretationItem"/>
    <w:rsid w:val="006F2CA2"/>
    <w:rPr>
      <w:sz w:val="22"/>
    </w:rPr>
  </w:style>
  <w:style w:type="paragraph" w:customStyle="1" w:styleId="ScheduleSectionInterpretationItemN">
    <w:name w:val="ScheduleSectionInterpretationItemN+"/>
    <w:basedOn w:val="SectionInterpretationItemN"/>
    <w:rsid w:val="006F2CA2"/>
    <w:rPr>
      <w:sz w:val="22"/>
    </w:rPr>
  </w:style>
  <w:style w:type="paragraph" w:customStyle="1" w:styleId="ScheduleSectionText10">
    <w:name w:val="ScheduleSectionText(1)"/>
    <w:basedOn w:val="SectionText1"/>
    <w:rsid w:val="006F2CA2"/>
    <w:rPr>
      <w:sz w:val="22"/>
    </w:rPr>
  </w:style>
  <w:style w:type="paragraph" w:customStyle="1" w:styleId="ScheduleSectionTexta">
    <w:name w:val="ScheduleSectionText(a)"/>
    <w:basedOn w:val="SectionTexta"/>
    <w:rsid w:val="006F2CA2"/>
    <w:rPr>
      <w:sz w:val="22"/>
    </w:rPr>
  </w:style>
  <w:style w:type="paragraph" w:customStyle="1" w:styleId="ScheduleSectionTextaN0">
    <w:name w:val="ScheduleSectionText(a)N"/>
    <w:basedOn w:val="Normal"/>
    <w:rsid w:val="006F2CA2"/>
    <w:pPr>
      <w:tabs>
        <w:tab w:val="right" w:pos="737"/>
      </w:tabs>
      <w:spacing w:before="120" w:after="0" w:line="240" w:lineRule="auto"/>
      <w:ind w:left="475"/>
      <w:jc w:val="both"/>
    </w:pPr>
    <w:rPr>
      <w:rFonts w:ascii="Times New Roman" w:hAnsi="Times New Roman" w:cs="Times New Roman"/>
      <w:color w:val="000000"/>
      <w:sz w:val="22"/>
      <w:lang w:val="en-GB" w:eastAsia="en-US" w:bidi="ta-IN"/>
    </w:rPr>
  </w:style>
  <w:style w:type="paragraph" w:customStyle="1" w:styleId="ScheduleSectionTextaN">
    <w:name w:val="ScheduleSectionText(a)N+"/>
    <w:basedOn w:val="SectionTextaN"/>
    <w:rsid w:val="006F2CA2"/>
    <w:rPr>
      <w:sz w:val="22"/>
    </w:rPr>
  </w:style>
  <w:style w:type="paragraph" w:customStyle="1" w:styleId="ScheduleSectionTexti">
    <w:name w:val="ScheduleSectionText(i)"/>
    <w:basedOn w:val="SectionTexti"/>
    <w:rsid w:val="006F2CA2"/>
    <w:pPr>
      <w:tabs>
        <w:tab w:val="clear" w:pos="1446"/>
        <w:tab w:val="right" w:pos="1276"/>
      </w:tabs>
      <w:ind w:left="1389" w:hanging="907"/>
    </w:pPr>
    <w:rPr>
      <w:color w:val="000000"/>
      <w:sz w:val="22"/>
    </w:rPr>
  </w:style>
  <w:style w:type="paragraph" w:customStyle="1" w:styleId="ScheduleSectionTextiN">
    <w:name w:val="ScheduleSectionText(i)N+"/>
    <w:basedOn w:val="SectionTextiN"/>
    <w:rsid w:val="006F2CA2"/>
    <w:pPr>
      <w:ind w:left="1389"/>
    </w:pPr>
    <w:rPr>
      <w:sz w:val="22"/>
    </w:rPr>
  </w:style>
  <w:style w:type="paragraph" w:customStyle="1" w:styleId="ScheduleSectionTextA0">
    <w:name w:val="ScheduleSectionText[A]"/>
    <w:basedOn w:val="SectionTextA0"/>
    <w:rsid w:val="006F2CA2"/>
    <w:pPr>
      <w:tabs>
        <w:tab w:val="clear" w:pos="2126"/>
        <w:tab w:val="right" w:pos="1871"/>
      </w:tabs>
      <w:ind w:left="1984" w:hanging="907"/>
    </w:pPr>
    <w:rPr>
      <w:sz w:val="22"/>
    </w:rPr>
  </w:style>
  <w:style w:type="paragraph" w:customStyle="1" w:styleId="ScheduleSectionTextAN1">
    <w:name w:val="ScheduleSectionText[A]N+"/>
    <w:basedOn w:val="SectionTextAN0"/>
    <w:rsid w:val="006F2CA2"/>
    <w:pPr>
      <w:ind w:left="1985"/>
    </w:pPr>
    <w:rPr>
      <w:sz w:val="22"/>
    </w:rPr>
  </w:style>
  <w:style w:type="paragraph" w:customStyle="1" w:styleId="ScheduleSignatureBlock">
    <w:name w:val="ScheduleSignatureBlock"/>
    <w:basedOn w:val="ScheduleBigIndentCenter"/>
    <w:rsid w:val="006F2CA2"/>
    <w:pPr>
      <w:spacing w:before="560"/>
      <w:ind w:left="3600"/>
    </w:pPr>
    <w:rPr>
      <w:sz w:val="24"/>
    </w:rPr>
  </w:style>
  <w:style w:type="paragraph" w:customStyle="1" w:styleId="ScheduleText2N">
    <w:name w:val="ScheduleText(2)N"/>
    <w:basedOn w:val="ScheduleText1N"/>
    <w:rsid w:val="006F2CA2"/>
    <w:pPr>
      <w:ind w:left="720"/>
    </w:pPr>
  </w:style>
  <w:style w:type="paragraph" w:customStyle="1" w:styleId="ScheduleTexta">
    <w:name w:val="ScheduleText(a)"/>
    <w:basedOn w:val="ScheduleText1"/>
    <w:rsid w:val="006F2CA2"/>
    <w:pPr>
      <w:ind w:left="1008"/>
    </w:pPr>
  </w:style>
  <w:style w:type="paragraph" w:customStyle="1" w:styleId="ScheduleTextaN">
    <w:name w:val="ScheduleText(a)N"/>
    <w:basedOn w:val="ScheduleTexta"/>
    <w:rsid w:val="006F2CA2"/>
    <w:pPr>
      <w:ind w:left="504" w:firstLine="0"/>
    </w:pPr>
  </w:style>
  <w:style w:type="paragraph" w:customStyle="1" w:styleId="ScheduleTextaN0">
    <w:name w:val="ScheduleText(a)N+"/>
    <w:basedOn w:val="ScheduleTextaN"/>
    <w:rsid w:val="006F2CA2"/>
    <w:pPr>
      <w:ind w:left="1008"/>
    </w:pPr>
  </w:style>
  <w:style w:type="paragraph" w:customStyle="1" w:styleId="ScheduleTitle">
    <w:name w:val="ScheduleTitle"/>
    <w:basedOn w:val="ScheduleDivisionHeading1"/>
    <w:qFormat/>
    <w:rsid w:val="006F2CA2"/>
    <w:rPr>
      <w:lang w:val="en-GB"/>
    </w:rPr>
  </w:style>
  <w:style w:type="paragraph" w:customStyle="1" w:styleId="SectionBreak">
    <w:name w:val="SectionBreak"/>
    <w:basedOn w:val="MastheadCrest"/>
    <w:rsid w:val="006F2CA2"/>
  </w:style>
  <w:style w:type="paragraph" w:customStyle="1" w:styleId="SectionHeadingNoTOC">
    <w:name w:val="SectionHeadingNoTOC"/>
    <w:basedOn w:val="SectionHeading"/>
    <w:rsid w:val="006F2CA2"/>
  </w:style>
  <w:style w:type="paragraph" w:customStyle="1" w:styleId="SectionInterpretationaN">
    <w:name w:val="SectionInterpretation(a)N+"/>
    <w:basedOn w:val="SectionInterpretationa"/>
    <w:rsid w:val="006F2CA2"/>
    <w:pPr>
      <w:tabs>
        <w:tab w:val="clear" w:pos="1236"/>
      </w:tabs>
      <w:ind w:firstLine="0"/>
    </w:pPr>
  </w:style>
  <w:style w:type="paragraph" w:customStyle="1" w:styleId="SectionInterpretationiN">
    <w:name w:val="SectionInterpretation(i)N+"/>
    <w:basedOn w:val="SectionInterpretationi"/>
    <w:rsid w:val="006F2CA2"/>
    <w:pPr>
      <w:tabs>
        <w:tab w:val="clear" w:pos="1905"/>
      </w:tabs>
      <w:ind w:firstLine="0"/>
    </w:pPr>
  </w:style>
  <w:style w:type="paragraph" w:customStyle="1" w:styleId="SimplePara">
    <w:name w:val="SimplePara"/>
    <w:basedOn w:val="Normal"/>
    <w:rsid w:val="006F2CA2"/>
    <w:pPr>
      <w:spacing w:before="120" w:after="0" w:line="240" w:lineRule="auto"/>
      <w:jc w:val="both"/>
    </w:pPr>
    <w:rPr>
      <w:rFonts w:ascii="Times New Roman" w:hAnsi="Times New Roman" w:cs="Times New Roman"/>
      <w:sz w:val="26"/>
      <w:szCs w:val="20"/>
      <w:lang w:val="en-GB" w:eastAsia="en-US"/>
    </w:rPr>
  </w:style>
  <w:style w:type="paragraph" w:customStyle="1" w:styleId="SLFileRef">
    <w:name w:val="SLFileRef"/>
    <w:basedOn w:val="Normal"/>
    <w:rsid w:val="006F2CA2"/>
    <w:pPr>
      <w:spacing w:before="240" w:after="240" w:line="240" w:lineRule="auto"/>
    </w:pPr>
    <w:rPr>
      <w:rFonts w:ascii="Times New Roman" w:hAnsi="Times New Roman" w:cs="Times New Roman"/>
      <w:sz w:val="26"/>
      <w:szCs w:val="20"/>
      <w:lang w:val="en-GB" w:eastAsia="en-US"/>
    </w:rPr>
  </w:style>
  <w:style w:type="paragraph" w:customStyle="1" w:styleId="SLInstrumentNumber">
    <w:name w:val="SLInstrumentNumber"/>
    <w:basedOn w:val="Normal"/>
    <w:rsid w:val="006F2CA2"/>
    <w:pPr>
      <w:keepNext/>
      <w:keepLines/>
      <w:spacing w:before="240" w:after="0" w:line="240" w:lineRule="auto"/>
    </w:pPr>
    <w:rPr>
      <w:rFonts w:ascii="Times New Roman" w:hAnsi="Times New Roman" w:cs="Times New Roman"/>
      <w:b/>
      <w:sz w:val="26"/>
      <w:szCs w:val="20"/>
      <w:lang w:val="en-GB" w:eastAsia="en-US"/>
    </w:rPr>
  </w:style>
  <w:style w:type="paragraph" w:customStyle="1" w:styleId="SLPreamble">
    <w:name w:val="SLPreamble"/>
    <w:basedOn w:val="Normal"/>
    <w:rsid w:val="006F2CA2"/>
    <w:pPr>
      <w:spacing w:before="300" w:after="0" w:line="240" w:lineRule="auto"/>
      <w:ind w:firstLine="215"/>
      <w:jc w:val="both"/>
    </w:pPr>
    <w:rPr>
      <w:rFonts w:ascii="Times New Roman" w:hAnsi="Times New Roman" w:cs="Times New Roman"/>
      <w:sz w:val="26"/>
      <w:szCs w:val="20"/>
      <w:lang w:val="en-GB" w:eastAsia="en-US"/>
    </w:rPr>
  </w:style>
  <w:style w:type="paragraph" w:customStyle="1" w:styleId="SLMadeDate">
    <w:name w:val="SLMadeDate"/>
    <w:basedOn w:val="SLPreamble"/>
    <w:rsid w:val="006F2CA2"/>
    <w:pPr>
      <w:keepNext/>
      <w:ind w:firstLine="216"/>
    </w:pPr>
  </w:style>
  <w:style w:type="paragraph" w:customStyle="1" w:styleId="SLPrincipalAct">
    <w:name w:val="SLPrincipalAct"/>
    <w:basedOn w:val="Normal"/>
    <w:rsid w:val="006F2CA2"/>
    <w:pPr>
      <w:keepNext/>
      <w:keepLines/>
      <w:spacing w:before="120" w:after="0" w:line="240" w:lineRule="auto"/>
      <w:jc w:val="center"/>
    </w:pPr>
    <w:rPr>
      <w:rFonts w:ascii="Times New Roman" w:hAnsi="Times New Roman" w:cs="Times New Roman"/>
      <w:caps/>
      <w:sz w:val="26"/>
      <w:szCs w:val="20"/>
      <w:lang w:val="en-GB" w:eastAsia="en-US"/>
    </w:rPr>
  </w:style>
  <w:style w:type="paragraph" w:customStyle="1" w:styleId="SLName">
    <w:name w:val="SLName"/>
    <w:basedOn w:val="SLPrincipalAct"/>
    <w:rsid w:val="006F2CA2"/>
  </w:style>
  <w:style w:type="paragraph" w:customStyle="1" w:styleId="SLPreambleorMadeDate">
    <w:name w:val="SLPreamble or MadeDate"/>
    <w:basedOn w:val="SLPreamble"/>
    <w:rsid w:val="006F2CA2"/>
    <w:pPr>
      <w:keepNext/>
      <w:ind w:firstLine="216"/>
    </w:pPr>
  </w:style>
  <w:style w:type="paragraph" w:customStyle="1" w:styleId="SLSignatureBlock">
    <w:name w:val="SLSignatureBlock"/>
    <w:basedOn w:val="Normal"/>
    <w:rsid w:val="006F2CA2"/>
    <w:pPr>
      <w:keepLines/>
      <w:suppressAutoHyphens/>
      <w:spacing w:before="1100" w:after="0" w:line="240" w:lineRule="auto"/>
      <w:ind w:left="3120"/>
      <w:jc w:val="center"/>
    </w:pPr>
    <w:rPr>
      <w:rFonts w:ascii="Times New Roman" w:hAnsi="Times New Roman" w:cs="Times New Roman"/>
      <w:sz w:val="26"/>
      <w:szCs w:val="20"/>
      <w:lang w:val="en-GB" w:eastAsia="en-US"/>
    </w:rPr>
  </w:style>
  <w:style w:type="paragraph" w:customStyle="1" w:styleId="SLText1">
    <w:name w:val="SLText(1)"/>
    <w:basedOn w:val="SectionText1"/>
    <w:rsid w:val="006F2CA2"/>
    <w:rPr>
      <w:sz w:val="20"/>
    </w:rPr>
  </w:style>
  <w:style w:type="paragraph" w:customStyle="1" w:styleId="SLToBeTabled">
    <w:name w:val="SLToBeTabled"/>
    <w:basedOn w:val="SLFileRef"/>
    <w:rsid w:val="006F2CA2"/>
    <w:pPr>
      <w:spacing w:before="120" w:after="120"/>
      <w:ind w:firstLine="432"/>
    </w:pPr>
  </w:style>
  <w:style w:type="paragraph" w:customStyle="1" w:styleId="TableColumnHeadingLeft">
    <w:name w:val="TableColumnHeadingLeft"/>
    <w:basedOn w:val="Normal"/>
    <w:rsid w:val="006F2CA2"/>
    <w:pPr>
      <w:spacing w:before="60" w:after="60" w:line="240" w:lineRule="auto"/>
    </w:pPr>
    <w:rPr>
      <w:rFonts w:ascii="Times New Roman" w:hAnsi="Times New Roman" w:cs="Times New Roman"/>
      <w:i/>
      <w:sz w:val="22"/>
      <w:szCs w:val="20"/>
      <w:lang w:val="en-GB" w:eastAsia="en-US"/>
    </w:rPr>
  </w:style>
  <w:style w:type="paragraph" w:customStyle="1" w:styleId="TableColumnHeadingCentered">
    <w:name w:val="TableColumnHeadingCentered"/>
    <w:basedOn w:val="TableColumnHeadingLeft"/>
    <w:rsid w:val="006F2CA2"/>
    <w:pPr>
      <w:jc w:val="center"/>
    </w:pPr>
  </w:style>
  <w:style w:type="paragraph" w:customStyle="1" w:styleId="TableHeading">
    <w:name w:val="TableHeading"/>
    <w:basedOn w:val="Normal"/>
    <w:rsid w:val="006F2CA2"/>
    <w:pPr>
      <w:spacing w:before="120" w:after="0" w:line="240" w:lineRule="auto"/>
      <w:jc w:val="center"/>
    </w:pPr>
    <w:rPr>
      <w:rFonts w:ascii="Times New Roman" w:hAnsi="Times New Roman" w:cs="Times New Roman"/>
      <w:sz w:val="26"/>
      <w:szCs w:val="20"/>
      <w:lang w:val="en-GB" w:eastAsia="en-US"/>
    </w:rPr>
  </w:style>
  <w:style w:type="paragraph" w:customStyle="1" w:styleId="TableHeadingLeft">
    <w:name w:val="TableHeadingLeft"/>
    <w:basedOn w:val="Normal"/>
    <w:rsid w:val="006F2CA2"/>
    <w:pPr>
      <w:spacing w:before="60" w:after="60" w:line="240" w:lineRule="auto"/>
    </w:pPr>
    <w:rPr>
      <w:rFonts w:ascii="Times New Roman" w:hAnsi="Times New Roman" w:cs="Times New Roman"/>
      <w:sz w:val="22"/>
      <w:szCs w:val="20"/>
      <w:lang w:val="en-GB" w:eastAsia="en-US"/>
    </w:rPr>
  </w:style>
  <w:style w:type="paragraph" w:customStyle="1" w:styleId="TableHeadingCentered">
    <w:name w:val="TableHeadingCentered"/>
    <w:basedOn w:val="TableHeadingLeft"/>
    <w:rsid w:val="006F2CA2"/>
    <w:pPr>
      <w:jc w:val="center"/>
    </w:pPr>
  </w:style>
  <w:style w:type="paragraph" w:customStyle="1" w:styleId="AlternativeEndMarker">
    <w:name w:val="Alternative End Marker"/>
    <w:basedOn w:val="Normal"/>
    <w:qFormat/>
    <w:rsid w:val="006F2CA2"/>
    <w:pPr>
      <w:spacing w:before="120" w:after="0" w:line="240" w:lineRule="auto"/>
      <w:jc w:val="both"/>
    </w:pPr>
    <w:rPr>
      <w:rFonts w:ascii="Times New Roman" w:hAnsi="Times New Roman" w:cs="Times New Roman"/>
      <w:color w:val="FF0000"/>
      <w:sz w:val="22"/>
      <w:szCs w:val="20"/>
      <w:lang w:val="en-GB" w:eastAsia="en-US"/>
    </w:rPr>
  </w:style>
  <w:style w:type="paragraph" w:customStyle="1" w:styleId="AlternativeStartMarker">
    <w:name w:val="Alternative Start Marker"/>
    <w:basedOn w:val="Normal"/>
    <w:qFormat/>
    <w:rsid w:val="006F2CA2"/>
    <w:pPr>
      <w:spacing w:before="120" w:after="0" w:line="240" w:lineRule="auto"/>
      <w:jc w:val="both"/>
    </w:pPr>
    <w:rPr>
      <w:rFonts w:ascii="Times New Roman" w:hAnsi="Times New Roman" w:cs="Times New Roman"/>
      <w:color w:val="FF0000"/>
      <w:sz w:val="22"/>
      <w:szCs w:val="20"/>
      <w:lang w:val="en-GB" w:eastAsia="en-US"/>
    </w:rPr>
  </w:style>
  <w:style w:type="paragraph" w:customStyle="1" w:styleId="AlternativeElEnd">
    <w:name w:val="AlternativeElEnd"/>
    <w:basedOn w:val="Normal"/>
    <w:link w:val="AlternativeElEndChar"/>
    <w:qFormat/>
    <w:rsid w:val="006F2CA2"/>
    <w:pPr>
      <w:spacing w:before="120" w:after="0" w:line="240" w:lineRule="auto"/>
      <w:jc w:val="both"/>
    </w:pPr>
    <w:rPr>
      <w:rFonts w:ascii="Times New Roman" w:hAnsi="Times New Roman" w:cs="Times New Roman"/>
      <w:color w:val="C00000"/>
      <w:sz w:val="22"/>
      <w:szCs w:val="20"/>
      <w:lang w:val="en-GB" w:eastAsia="en-US"/>
    </w:rPr>
  </w:style>
  <w:style w:type="paragraph" w:customStyle="1" w:styleId="AlternativeElStart">
    <w:name w:val="AlternativeElStart"/>
    <w:basedOn w:val="Normal"/>
    <w:qFormat/>
    <w:rsid w:val="006F2CA2"/>
    <w:pPr>
      <w:spacing w:before="120" w:after="0" w:line="240" w:lineRule="auto"/>
      <w:jc w:val="both"/>
    </w:pPr>
    <w:rPr>
      <w:rFonts w:ascii="Times New Roman" w:hAnsi="Times New Roman" w:cs="Times New Roman"/>
      <w:color w:val="C00000"/>
      <w:sz w:val="22"/>
      <w:szCs w:val="20"/>
      <w:lang w:val="en-GB" w:eastAsia="en-US"/>
    </w:rPr>
  </w:style>
  <w:style w:type="character" w:customStyle="1" w:styleId="AlternativeEnd">
    <w:name w:val="AlternativeEnd"/>
    <w:rsid w:val="006F2CA2"/>
    <w:rPr>
      <w:i/>
      <w:color w:val="800000"/>
    </w:rPr>
  </w:style>
  <w:style w:type="paragraph" w:customStyle="1" w:styleId="AlternativeOR">
    <w:name w:val="AlternativeOR"/>
    <w:basedOn w:val="AlternativeElStart"/>
    <w:qFormat/>
    <w:rsid w:val="006F2CA2"/>
    <w:pPr>
      <w:jc w:val="center"/>
    </w:pPr>
  </w:style>
  <w:style w:type="character" w:customStyle="1" w:styleId="AlternativeStart">
    <w:name w:val="AlternativeStart"/>
    <w:rsid w:val="006F2CA2"/>
    <w:rPr>
      <w:i/>
      <w:color w:val="800000"/>
    </w:rPr>
  </w:style>
  <w:style w:type="paragraph" w:customStyle="1" w:styleId="AmendmentMarkerParagraph">
    <w:name w:val="Amendment Marker (Paragraph)"/>
    <w:qFormat/>
    <w:rsid w:val="006F2CA2"/>
    <w:pPr>
      <w:spacing w:after="200" w:line="276" w:lineRule="auto"/>
    </w:pPr>
    <w:rPr>
      <w:rFonts w:eastAsia="MS Mincho"/>
      <w:b/>
      <w:i/>
      <w:sz w:val="24"/>
      <w:szCs w:val="24"/>
      <w:lang w:val="en-GB" w:eastAsia="ja-JP" w:bidi="ta-IN"/>
    </w:rPr>
  </w:style>
  <w:style w:type="paragraph" w:customStyle="1" w:styleId="AmendmentMarkerGazette">
    <w:name w:val="Amendment Marker(Gazette)"/>
    <w:qFormat/>
    <w:rsid w:val="006F2CA2"/>
    <w:pPr>
      <w:spacing w:after="200" w:line="276" w:lineRule="auto"/>
    </w:pPr>
    <w:rPr>
      <w:lang w:val="en-GB" w:eastAsia="en-US" w:bidi="ta-IN"/>
    </w:rPr>
  </w:style>
  <w:style w:type="paragraph" w:customStyle="1" w:styleId="AmendmentMarkerPart">
    <w:name w:val="Amendment Marker(Part)"/>
    <w:qFormat/>
    <w:rsid w:val="006F2CA2"/>
    <w:pPr>
      <w:spacing w:before="100" w:beforeAutospacing="1" w:after="100" w:afterAutospacing="1" w:line="276" w:lineRule="auto"/>
    </w:pPr>
    <w:rPr>
      <w:rFonts w:eastAsia="MS Mincho"/>
      <w:szCs w:val="40"/>
      <w:lang w:val="en-US" w:eastAsia="ja-JP" w:bidi="ta-IN"/>
    </w:rPr>
  </w:style>
  <w:style w:type="paragraph" w:customStyle="1" w:styleId="AmendmentMarkerSection">
    <w:name w:val="Amendment Marker(Section)"/>
    <w:next w:val="Normal"/>
    <w:qFormat/>
    <w:rsid w:val="006F2CA2"/>
    <w:pPr>
      <w:spacing w:before="100" w:beforeAutospacing="1" w:after="100" w:afterAutospacing="1" w:line="276" w:lineRule="auto"/>
    </w:pPr>
    <w:rPr>
      <w:rFonts w:eastAsia="MS Mincho"/>
      <w:i/>
      <w:szCs w:val="40"/>
      <w:lang w:val="en-US" w:eastAsia="ja-JP" w:bidi="ta-IN"/>
    </w:rPr>
  </w:style>
  <w:style w:type="paragraph" w:customStyle="1" w:styleId="AmendmentMarkerSubSection">
    <w:name w:val="Amendment Marker(Sub Section)"/>
    <w:next w:val="Normal"/>
    <w:qFormat/>
    <w:rsid w:val="006F2CA2"/>
    <w:pPr>
      <w:spacing w:after="200" w:line="276" w:lineRule="auto"/>
    </w:pPr>
    <w:rPr>
      <w:rFonts w:eastAsia="MS Mincho"/>
      <w:b/>
      <w:i/>
      <w:lang w:val="en-US" w:eastAsia="ja-JP" w:bidi="ta-IN"/>
    </w:rPr>
  </w:style>
  <w:style w:type="paragraph" w:styleId="Bibliography">
    <w:name w:val="Bibliography"/>
    <w:basedOn w:val="Normal"/>
    <w:next w:val="Normal"/>
    <w:uiPriority w:val="37"/>
    <w:semiHidden/>
    <w:unhideWhenUsed/>
    <w:rsid w:val="006F2CA2"/>
    <w:pPr>
      <w:spacing w:before="120" w:after="0" w:line="240" w:lineRule="auto"/>
      <w:jc w:val="both"/>
    </w:pPr>
    <w:rPr>
      <w:rFonts w:ascii="Times New Roman" w:hAnsi="Times New Roman" w:cs="Times New Roman"/>
      <w:sz w:val="26"/>
      <w:szCs w:val="20"/>
      <w:lang w:val="en-GB" w:eastAsia="en-US"/>
    </w:rPr>
  </w:style>
  <w:style w:type="paragraph" w:styleId="BodyTextFirstIndent">
    <w:name w:val="Body Text First Indent"/>
    <w:basedOn w:val="BodyText"/>
    <w:link w:val="BodyTextFirstIndentChar"/>
    <w:uiPriority w:val="99"/>
    <w:semiHidden/>
    <w:unhideWhenUsed/>
    <w:rsid w:val="006F2CA2"/>
    <w:pPr>
      <w:spacing w:after="0"/>
      <w:ind w:firstLine="360"/>
    </w:pPr>
    <w:rPr>
      <w:rFonts w:eastAsia="MS Mincho"/>
      <w:sz w:val="26"/>
      <w:lang w:eastAsia="ja-JP"/>
    </w:rPr>
  </w:style>
  <w:style w:type="character" w:customStyle="1" w:styleId="BodyTextFirstIndentChar">
    <w:name w:val="Body Text First Indent Char"/>
    <w:link w:val="BodyTextFirstIndent"/>
    <w:uiPriority w:val="99"/>
    <w:semiHidden/>
    <w:rsid w:val="006F2CA2"/>
    <w:rPr>
      <w:rFonts w:eastAsia="MS Mincho"/>
      <w:sz w:val="26"/>
      <w:lang w:val="en-US" w:eastAsia="ja-JP"/>
    </w:rPr>
  </w:style>
  <w:style w:type="paragraph" w:styleId="BodyTextFirstIndent2">
    <w:name w:val="Body Text First Indent 2"/>
    <w:basedOn w:val="BodyTextIndent"/>
    <w:link w:val="BodyTextFirstIndent2Char"/>
    <w:uiPriority w:val="99"/>
    <w:unhideWhenUsed/>
    <w:rsid w:val="006F2CA2"/>
    <w:pPr>
      <w:spacing w:line="240" w:lineRule="auto"/>
      <w:ind w:left="360" w:firstLine="360"/>
      <w:jc w:val="left"/>
    </w:pPr>
    <w:rPr>
      <w:rFonts w:eastAsia="MS Mincho"/>
      <w:sz w:val="26"/>
      <w:lang w:val="en-US" w:eastAsia="ja-JP"/>
    </w:rPr>
  </w:style>
  <w:style w:type="character" w:customStyle="1" w:styleId="BodyTextFirstIndent2Char">
    <w:name w:val="Body Text First Indent 2 Char"/>
    <w:link w:val="BodyTextFirstIndent2"/>
    <w:uiPriority w:val="99"/>
    <w:rsid w:val="006F2CA2"/>
    <w:rPr>
      <w:rFonts w:eastAsia="MS Mincho"/>
      <w:sz w:val="26"/>
      <w:lang w:val="en-US" w:eastAsia="ja-JP"/>
    </w:rPr>
  </w:style>
  <w:style w:type="character" w:styleId="BookTitle">
    <w:name w:val="Book Title"/>
    <w:uiPriority w:val="33"/>
    <w:qFormat/>
    <w:rsid w:val="006F2CA2"/>
    <w:rPr>
      <w:b/>
      <w:bCs/>
      <w:smallCaps/>
      <w:spacing w:val="5"/>
      <w:lang w:val="en-GB"/>
    </w:rPr>
  </w:style>
  <w:style w:type="paragraph" w:customStyle="1" w:styleId="ClientNotes">
    <w:name w:val="ClientNotes"/>
    <w:qFormat/>
    <w:rsid w:val="006F2CA2"/>
    <w:pPr>
      <w:suppressLineNumbers/>
      <w:adjustRightInd w:val="0"/>
      <w:spacing w:after="120"/>
    </w:pPr>
    <w:rPr>
      <w:rFonts w:ascii="Arial" w:eastAsia="MS Mincho" w:hAnsi="Arial"/>
      <w:i/>
      <w:color w:val="008000"/>
      <w:lang w:val="en-GB" w:eastAsia="ja-JP" w:bidi="ta-IN"/>
    </w:rPr>
  </w:style>
  <w:style w:type="paragraph" w:styleId="Closing">
    <w:name w:val="Closing"/>
    <w:basedOn w:val="Normal"/>
    <w:link w:val="ClosingChar"/>
    <w:uiPriority w:val="99"/>
    <w:semiHidden/>
    <w:unhideWhenUsed/>
    <w:rsid w:val="006F2CA2"/>
    <w:pPr>
      <w:spacing w:before="120" w:after="0" w:line="240" w:lineRule="auto"/>
      <w:ind w:left="4252"/>
      <w:jc w:val="both"/>
    </w:pPr>
    <w:rPr>
      <w:rFonts w:ascii="Times New Roman" w:hAnsi="Times New Roman" w:cs="Times New Roman"/>
      <w:sz w:val="26"/>
      <w:szCs w:val="20"/>
      <w:lang w:val="en-GB" w:eastAsia="en-US"/>
    </w:rPr>
  </w:style>
  <w:style w:type="character" w:customStyle="1" w:styleId="ClosingChar">
    <w:name w:val="Closing Char"/>
    <w:link w:val="Closing"/>
    <w:uiPriority w:val="99"/>
    <w:semiHidden/>
    <w:rsid w:val="006F2CA2"/>
    <w:rPr>
      <w:sz w:val="26"/>
      <w:lang w:val="en-GB" w:eastAsia="en-US"/>
    </w:rPr>
  </w:style>
  <w:style w:type="table" w:styleId="ColorfulGrid-Accent1">
    <w:name w:val="Colorful Grid Accent 1"/>
    <w:basedOn w:val="TableNormal"/>
    <w:uiPriority w:val="73"/>
    <w:rsid w:val="006F2CA2"/>
    <w:rPr>
      <w:rFonts w:ascii="Calibri" w:hAnsi="Calibri"/>
      <w:color w:val="000000"/>
      <w:sz w:val="22"/>
      <w:szCs w:val="22"/>
      <w:lang w:val="en-US" w:bidi="ta-IN"/>
    </w:rPr>
    <w:tblPr>
      <w:tblStyleRowBandSize w:val="1"/>
      <w:tblStyleColBandSize w:val="1"/>
      <w:tblBorders>
        <w:insideH w:val="single" w:sz="4" w:space="0" w:color="FFFFFF"/>
      </w:tblBorders>
    </w:tblPr>
    <w:tcPr>
      <w:shd w:val="clear" w:color="auto" w:fill="DBE5F1"/>
    </w:tcPr>
    <w:tblStylePr w:type="firstRow">
      <w:rPr>
        <w:b/>
        <w:bCs/>
      </w:rPr>
      <w:tblPr/>
      <w:tcPr>
        <w:shd w:val="clear" w:color="auto" w:fill="B8CCE4"/>
      </w:tcPr>
    </w:tblStylePr>
    <w:tblStylePr w:type="lastRow">
      <w:rPr>
        <w:b/>
        <w:bCs/>
        <w:color w:val="000000"/>
      </w:rPr>
      <w:tblPr/>
      <w:tcPr>
        <w:shd w:val="clear" w:color="auto" w:fill="B8CCE4"/>
      </w:tcPr>
    </w:tblStylePr>
    <w:tblStylePr w:type="firstCol">
      <w:rPr>
        <w:color w:val="FFFFFF"/>
      </w:rPr>
      <w:tblPr/>
      <w:tcPr>
        <w:shd w:val="clear" w:color="auto" w:fill="365F91"/>
      </w:tcPr>
    </w:tblStylePr>
    <w:tblStylePr w:type="lastCol">
      <w:rPr>
        <w:color w:val="FFFFFF"/>
      </w:rPr>
      <w:tblPr/>
      <w:tcPr>
        <w:shd w:val="clear" w:color="auto" w:fill="365F91"/>
      </w:tcPr>
    </w:tblStylePr>
    <w:tblStylePr w:type="band1Vert">
      <w:tblPr/>
      <w:tcPr>
        <w:shd w:val="clear" w:color="auto" w:fill="A7BFDE"/>
      </w:tcPr>
    </w:tblStylePr>
    <w:tblStylePr w:type="band1Horz">
      <w:tblPr/>
      <w:tcPr>
        <w:shd w:val="clear" w:color="auto" w:fill="A7BFDE"/>
      </w:tcPr>
    </w:tblStylePr>
  </w:style>
  <w:style w:type="table" w:customStyle="1" w:styleId="ColorfulGrid1">
    <w:name w:val="Colorful Grid1"/>
    <w:basedOn w:val="TableNormal"/>
    <w:uiPriority w:val="73"/>
    <w:rsid w:val="006F2CA2"/>
    <w:rPr>
      <w:rFonts w:ascii="Calibri" w:hAnsi="Calibri"/>
      <w:color w:val="000000"/>
      <w:sz w:val="22"/>
      <w:szCs w:val="22"/>
      <w:lang w:val="en-US" w:bidi="ta-IN"/>
    </w:rPr>
    <w:tblPr>
      <w:tblStyleRowBandSize w:val="1"/>
      <w:tblStyleColBandSize w:val="1"/>
      <w:tblBorders>
        <w:insideH w:val="single" w:sz="4" w:space="0" w:color="FFFFFF"/>
      </w:tblBorders>
    </w:tblPr>
    <w:tcPr>
      <w:shd w:val="clear" w:color="auto" w:fill="CCCCCC"/>
    </w:tcPr>
    <w:tblStylePr w:type="firstRow">
      <w:rPr>
        <w:b/>
        <w:bCs/>
      </w:rPr>
      <w:tblPr/>
      <w:tcPr>
        <w:shd w:val="clear" w:color="auto" w:fill="999999"/>
      </w:tcPr>
    </w:tblStylePr>
    <w:tblStylePr w:type="lastRow">
      <w:rPr>
        <w:b/>
        <w:bCs/>
        <w:color w:val="000000"/>
      </w:rPr>
      <w:tblPr/>
      <w:tcPr>
        <w:shd w:val="clear" w:color="auto" w:fill="999999"/>
      </w:tcPr>
    </w:tblStylePr>
    <w:tblStylePr w:type="firstCol">
      <w:rPr>
        <w:color w:val="FFFFFF"/>
      </w:rPr>
      <w:tblPr/>
      <w:tcPr>
        <w:shd w:val="clear" w:color="auto" w:fill="000000"/>
      </w:tcPr>
    </w:tblStylePr>
    <w:tblStylePr w:type="lastCol">
      <w:rPr>
        <w:color w:val="FFFFFF"/>
      </w:rPr>
      <w:tblPr/>
      <w:tcPr>
        <w:shd w:val="clear" w:color="auto" w:fill="000000"/>
      </w:tcPr>
    </w:tblStylePr>
    <w:tblStylePr w:type="band1Vert">
      <w:tblPr/>
      <w:tcPr>
        <w:shd w:val="clear" w:color="auto" w:fill="808080"/>
      </w:tcPr>
    </w:tblStylePr>
    <w:tblStylePr w:type="band1Horz">
      <w:tblPr/>
      <w:tcPr>
        <w:shd w:val="clear" w:color="auto" w:fill="808080"/>
      </w:tcPr>
    </w:tblStylePr>
  </w:style>
  <w:style w:type="table" w:customStyle="1" w:styleId="ColorfulList1">
    <w:name w:val="Colorful List1"/>
    <w:basedOn w:val="TableNormal"/>
    <w:uiPriority w:val="72"/>
    <w:rsid w:val="006F2CA2"/>
    <w:rPr>
      <w:rFonts w:ascii="Calibri" w:hAnsi="Calibri"/>
      <w:color w:val="000000"/>
      <w:sz w:val="22"/>
      <w:szCs w:val="22"/>
      <w:lang w:val="en-US" w:bidi="ta-IN"/>
    </w:rPr>
    <w:tblPr>
      <w:tblStyleRowBandSize w:val="1"/>
      <w:tblStyleColBandSize w:val="1"/>
    </w:tblPr>
    <w:tcPr>
      <w:shd w:val="clear" w:color="auto" w:fill="E6E6E6"/>
    </w:tcPr>
    <w:tblStylePr w:type="firstRow">
      <w:rPr>
        <w:b/>
        <w:bCs/>
        <w:color w:val="FFFFFF"/>
      </w:rPr>
      <w:tblPr/>
      <w:tcPr>
        <w:tcBorders>
          <w:bottom w:val="single" w:sz="12" w:space="0" w:color="FFFFFF"/>
        </w:tcBorders>
        <w:shd w:val="clear" w:color="auto" w:fill="9E3A38"/>
      </w:tcPr>
    </w:tblStylePr>
    <w:tblStylePr w:type="lastRow">
      <w:rPr>
        <w:b/>
        <w:bCs/>
        <w:color w:val="9E3A38"/>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cPr>
    </w:tblStylePr>
    <w:tblStylePr w:type="band1Horz">
      <w:tblPr/>
      <w:tcPr>
        <w:shd w:val="clear" w:color="auto" w:fill="CCCCCC"/>
      </w:tcPr>
    </w:tblStylePr>
  </w:style>
  <w:style w:type="table" w:styleId="ColorfulShading-Accent6">
    <w:name w:val="Colorful Shading Accent 6"/>
    <w:basedOn w:val="TableNormal"/>
    <w:uiPriority w:val="71"/>
    <w:rsid w:val="006F2CA2"/>
    <w:rPr>
      <w:rFonts w:ascii="Calibri" w:hAnsi="Calibri"/>
      <w:color w:val="000000"/>
      <w:sz w:val="22"/>
      <w:szCs w:val="22"/>
      <w:lang w:val="en-US" w:bidi="ta-IN"/>
    </w:rPr>
    <w:tblPr>
      <w:tblStyleRowBandSize w:val="1"/>
      <w:tblStyleColBandSize w:val="1"/>
      <w:tblBorders>
        <w:top w:val="single" w:sz="24" w:space="0" w:color="4BACC6"/>
        <w:left w:val="single" w:sz="4" w:space="0" w:color="F79646"/>
        <w:bottom w:val="single" w:sz="4" w:space="0" w:color="F79646"/>
        <w:right w:val="single" w:sz="4" w:space="0" w:color="F79646"/>
        <w:insideH w:val="single" w:sz="4" w:space="0" w:color="FFFFFF"/>
        <w:insideV w:val="single" w:sz="4" w:space="0" w:color="FFFFFF"/>
      </w:tblBorders>
    </w:tblPr>
    <w:tcPr>
      <w:shd w:val="clear" w:color="auto" w:fill="FEF4EC"/>
    </w:tcPr>
    <w:tblStylePr w:type="firstRow">
      <w:rPr>
        <w:b/>
        <w:bCs/>
      </w:rPr>
      <w:tblPr/>
      <w:tcPr>
        <w:tcBorders>
          <w:top w:val="nil"/>
          <w:left w:val="nil"/>
          <w:bottom w:val="single" w:sz="24" w:space="0" w:color="4BACC6"/>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B65608"/>
      </w:tcPr>
    </w:tblStylePr>
    <w:tblStylePr w:type="firstCol">
      <w:rPr>
        <w:color w:val="FFFFFF"/>
      </w:rPr>
      <w:tblPr/>
      <w:tcPr>
        <w:tcBorders>
          <w:top w:val="nil"/>
          <w:left w:val="nil"/>
          <w:bottom w:val="nil"/>
          <w:right w:val="nil"/>
          <w:insideH w:val="single" w:sz="4" w:space="0" w:color="B65608"/>
          <w:insideV w:val="nil"/>
        </w:tcBorders>
        <w:shd w:val="clear" w:color="auto" w:fill="B65608"/>
      </w:tcPr>
    </w:tblStylePr>
    <w:tblStylePr w:type="lastCol">
      <w:rPr>
        <w:color w:val="FFFFFF"/>
      </w:rPr>
      <w:tblPr/>
      <w:tcPr>
        <w:tcBorders>
          <w:top w:val="nil"/>
          <w:left w:val="nil"/>
          <w:bottom w:val="nil"/>
          <w:right w:val="nil"/>
          <w:insideH w:val="nil"/>
          <w:insideV w:val="nil"/>
        </w:tcBorders>
        <w:shd w:val="clear" w:color="auto" w:fill="B65608"/>
      </w:tcPr>
    </w:tblStylePr>
    <w:tblStylePr w:type="band1Vert">
      <w:tblPr/>
      <w:tcPr>
        <w:shd w:val="clear" w:color="auto" w:fill="FBD4B4"/>
      </w:tcPr>
    </w:tblStylePr>
    <w:tblStylePr w:type="band1Horz">
      <w:tblPr/>
      <w:tcPr>
        <w:shd w:val="clear" w:color="auto" w:fill="FBCAA2"/>
      </w:tcPr>
    </w:tblStylePr>
    <w:tblStylePr w:type="neCell">
      <w:rPr>
        <w:color w:val="000000"/>
      </w:rPr>
    </w:tblStylePr>
    <w:tblStylePr w:type="nwCell">
      <w:rPr>
        <w:color w:val="000000"/>
      </w:rPr>
    </w:tblStylePr>
  </w:style>
  <w:style w:type="table" w:customStyle="1" w:styleId="ColorfulShading1">
    <w:name w:val="Colorful Shading1"/>
    <w:basedOn w:val="TableNormal"/>
    <w:uiPriority w:val="71"/>
    <w:rsid w:val="006F2CA2"/>
    <w:rPr>
      <w:rFonts w:ascii="Calibri" w:hAnsi="Calibri"/>
      <w:color w:val="000000"/>
      <w:sz w:val="22"/>
      <w:szCs w:val="22"/>
      <w:lang w:val="en-US" w:bidi="ta-IN"/>
    </w:rPr>
    <w:tblPr>
      <w:tblStyleRowBandSize w:val="1"/>
      <w:tblStyleColBandSize w:val="1"/>
      <w:tblBorders>
        <w:top w:val="single" w:sz="24" w:space="0" w:color="C0504D"/>
        <w:left w:val="single" w:sz="4" w:space="0" w:color="000000"/>
        <w:bottom w:val="single" w:sz="4" w:space="0" w:color="000000"/>
        <w:right w:val="single" w:sz="4" w:space="0" w:color="000000"/>
        <w:insideH w:val="single" w:sz="4" w:space="0" w:color="FFFFFF"/>
        <w:insideV w:val="single" w:sz="4" w:space="0" w:color="FFFFFF"/>
      </w:tblBorders>
    </w:tblPr>
    <w:tcPr>
      <w:shd w:val="clear" w:color="auto" w:fill="E6E6E6"/>
    </w:tcPr>
    <w:tblStylePr w:type="firstRow">
      <w:rPr>
        <w:b/>
        <w:bCs/>
      </w:rPr>
      <w:tblPr/>
      <w:tcPr>
        <w:tcBorders>
          <w:top w:val="nil"/>
          <w:left w:val="nil"/>
          <w:bottom w:val="single" w:sz="24" w:space="0" w:color="C0504D"/>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000000"/>
      </w:tcPr>
    </w:tblStylePr>
    <w:tblStylePr w:type="firstCol">
      <w:rPr>
        <w:color w:val="FFFFFF"/>
      </w:rPr>
      <w:tblPr/>
      <w:tcPr>
        <w:tcBorders>
          <w:top w:val="nil"/>
          <w:left w:val="nil"/>
          <w:bottom w:val="nil"/>
          <w:right w:val="nil"/>
          <w:insideH w:val="single" w:sz="4" w:space="0" w:color="000000"/>
          <w:insideV w:val="nil"/>
        </w:tcBorders>
        <w:shd w:val="clear" w:color="auto" w:fill="000000"/>
      </w:tcPr>
    </w:tblStylePr>
    <w:tblStylePr w:type="lastCol">
      <w:rPr>
        <w:color w:val="FFFFFF"/>
      </w:rPr>
      <w:tblPr/>
      <w:tcPr>
        <w:tcBorders>
          <w:top w:val="nil"/>
          <w:left w:val="nil"/>
          <w:bottom w:val="nil"/>
          <w:right w:val="nil"/>
          <w:insideH w:val="nil"/>
          <w:insideV w:val="nil"/>
        </w:tcBorders>
        <w:shd w:val="clear" w:color="auto" w:fill="000000"/>
      </w:tcPr>
    </w:tblStylePr>
    <w:tblStylePr w:type="band1Vert">
      <w:tblPr/>
      <w:tcPr>
        <w:shd w:val="clear" w:color="auto" w:fill="999999"/>
      </w:tcPr>
    </w:tblStylePr>
    <w:tblStylePr w:type="band1Horz">
      <w:tblPr/>
      <w:tcPr>
        <w:shd w:val="clear" w:color="auto" w:fill="808080"/>
      </w:tcPr>
    </w:tblStylePr>
    <w:tblStylePr w:type="neCell">
      <w:rPr>
        <w:color w:val="000000"/>
      </w:rPr>
    </w:tblStylePr>
    <w:tblStylePr w:type="nwCell">
      <w:rPr>
        <w:color w:val="000000"/>
      </w:rPr>
    </w:tblStylePr>
  </w:style>
  <w:style w:type="character" w:customStyle="1" w:styleId="CommencementMarker">
    <w:name w:val="Commencement Marker"/>
    <w:uiPriority w:val="1"/>
    <w:rsid w:val="006F2CA2"/>
    <w:rPr>
      <w:rFonts w:ascii="Times New Roman" w:hAnsi="Times New Roman"/>
      <w:b w:val="0"/>
      <w:bCs/>
      <w:smallCaps/>
      <w:spacing w:val="5"/>
      <w:sz w:val="20"/>
      <w:lang w:val="en-GB"/>
    </w:rPr>
  </w:style>
  <w:style w:type="table" w:styleId="DarkList-Accent1">
    <w:name w:val="Dark List Accent 1"/>
    <w:basedOn w:val="TableNormal"/>
    <w:uiPriority w:val="70"/>
    <w:rsid w:val="006F2CA2"/>
    <w:rPr>
      <w:rFonts w:ascii="Calibri" w:hAnsi="Calibri"/>
      <w:color w:val="FFFFFF"/>
      <w:sz w:val="22"/>
      <w:szCs w:val="22"/>
      <w:lang w:val="en-US" w:bidi="ta-IN"/>
    </w:rPr>
    <w:tblPr>
      <w:tblStyleRowBandSize w:val="1"/>
      <w:tblStyleColBandSize w:val="1"/>
    </w:tblPr>
    <w:tcPr>
      <w:shd w:val="clear" w:color="auto" w:fill="4F81BD"/>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243F60"/>
      </w:tcPr>
    </w:tblStylePr>
    <w:tblStylePr w:type="firstCol">
      <w:tblPr/>
      <w:tcPr>
        <w:tcBorders>
          <w:top w:val="nil"/>
          <w:left w:val="nil"/>
          <w:bottom w:val="nil"/>
          <w:right w:val="single" w:sz="18" w:space="0" w:color="FFFFFF"/>
          <w:insideH w:val="nil"/>
          <w:insideV w:val="nil"/>
        </w:tcBorders>
        <w:shd w:val="clear" w:color="auto" w:fill="365F91"/>
      </w:tcPr>
    </w:tblStylePr>
    <w:tblStylePr w:type="lastCol">
      <w:tblPr/>
      <w:tcPr>
        <w:tcBorders>
          <w:top w:val="nil"/>
          <w:left w:val="single" w:sz="18" w:space="0" w:color="FFFFFF"/>
          <w:bottom w:val="nil"/>
          <w:right w:val="nil"/>
          <w:insideH w:val="nil"/>
          <w:insideV w:val="nil"/>
        </w:tcBorders>
        <w:shd w:val="clear" w:color="auto" w:fill="365F91"/>
      </w:tcPr>
    </w:tblStylePr>
    <w:tblStylePr w:type="band1Vert">
      <w:tblPr/>
      <w:tcPr>
        <w:tcBorders>
          <w:top w:val="nil"/>
          <w:left w:val="nil"/>
          <w:bottom w:val="nil"/>
          <w:right w:val="nil"/>
          <w:insideH w:val="nil"/>
          <w:insideV w:val="nil"/>
        </w:tcBorders>
        <w:shd w:val="clear" w:color="auto" w:fill="365F91"/>
      </w:tcPr>
    </w:tblStylePr>
    <w:tblStylePr w:type="band1Horz">
      <w:tblPr/>
      <w:tcPr>
        <w:tcBorders>
          <w:top w:val="nil"/>
          <w:left w:val="nil"/>
          <w:bottom w:val="nil"/>
          <w:right w:val="nil"/>
          <w:insideH w:val="nil"/>
          <w:insideV w:val="nil"/>
        </w:tcBorders>
        <w:shd w:val="clear" w:color="auto" w:fill="365F91"/>
      </w:tcPr>
    </w:tblStylePr>
  </w:style>
  <w:style w:type="table" w:styleId="DarkList-Accent4">
    <w:name w:val="Dark List Accent 4"/>
    <w:basedOn w:val="TableNormal"/>
    <w:uiPriority w:val="70"/>
    <w:rsid w:val="006F2CA2"/>
    <w:rPr>
      <w:rFonts w:ascii="Calibri" w:hAnsi="Calibri"/>
      <w:color w:val="FFFFFF"/>
      <w:sz w:val="22"/>
      <w:szCs w:val="22"/>
      <w:lang w:val="en-US" w:bidi="ta-IN"/>
    </w:rPr>
    <w:tblPr>
      <w:tblStyleRowBandSize w:val="1"/>
      <w:tblStyleColBandSize w:val="1"/>
    </w:tblPr>
    <w:tcPr>
      <w:shd w:val="clear" w:color="auto" w:fill="8064A2"/>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3F3151"/>
      </w:tcPr>
    </w:tblStylePr>
    <w:tblStylePr w:type="firstCol">
      <w:tblPr/>
      <w:tcPr>
        <w:tcBorders>
          <w:top w:val="nil"/>
          <w:left w:val="nil"/>
          <w:bottom w:val="nil"/>
          <w:right w:val="single" w:sz="18" w:space="0" w:color="FFFFFF"/>
          <w:insideH w:val="nil"/>
          <w:insideV w:val="nil"/>
        </w:tcBorders>
        <w:shd w:val="clear" w:color="auto" w:fill="5F497A"/>
      </w:tcPr>
    </w:tblStylePr>
    <w:tblStylePr w:type="lastCol">
      <w:tblPr/>
      <w:tcPr>
        <w:tcBorders>
          <w:top w:val="nil"/>
          <w:left w:val="single" w:sz="18" w:space="0" w:color="FFFFFF"/>
          <w:bottom w:val="nil"/>
          <w:right w:val="nil"/>
          <w:insideH w:val="nil"/>
          <w:insideV w:val="nil"/>
        </w:tcBorders>
        <w:shd w:val="clear" w:color="auto" w:fill="5F497A"/>
      </w:tcPr>
    </w:tblStylePr>
    <w:tblStylePr w:type="band1Vert">
      <w:tblPr/>
      <w:tcPr>
        <w:tcBorders>
          <w:top w:val="nil"/>
          <w:left w:val="nil"/>
          <w:bottom w:val="nil"/>
          <w:right w:val="nil"/>
          <w:insideH w:val="nil"/>
          <w:insideV w:val="nil"/>
        </w:tcBorders>
        <w:shd w:val="clear" w:color="auto" w:fill="5F497A"/>
      </w:tcPr>
    </w:tblStylePr>
    <w:tblStylePr w:type="band1Horz">
      <w:tblPr/>
      <w:tcPr>
        <w:tcBorders>
          <w:top w:val="nil"/>
          <w:left w:val="nil"/>
          <w:bottom w:val="nil"/>
          <w:right w:val="nil"/>
          <w:insideH w:val="nil"/>
          <w:insideV w:val="nil"/>
        </w:tcBorders>
        <w:shd w:val="clear" w:color="auto" w:fill="5F497A"/>
      </w:tcPr>
    </w:tblStylePr>
  </w:style>
  <w:style w:type="table" w:customStyle="1" w:styleId="DarkList1">
    <w:name w:val="Dark List1"/>
    <w:basedOn w:val="TableNormal"/>
    <w:uiPriority w:val="70"/>
    <w:rsid w:val="006F2CA2"/>
    <w:rPr>
      <w:rFonts w:ascii="Calibri" w:hAnsi="Calibri"/>
      <w:color w:val="FFFFFF"/>
      <w:sz w:val="22"/>
      <w:szCs w:val="22"/>
      <w:lang w:val="en-US" w:bidi="ta-IN"/>
    </w:rPr>
    <w:tblPr>
      <w:tblStyleRowBandSize w:val="1"/>
      <w:tblStyleColBandSize w:val="1"/>
    </w:tblPr>
    <w:tcPr>
      <w:shd w:val="clear" w:color="auto" w:fill="000000"/>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000000"/>
      </w:tcPr>
    </w:tblStylePr>
    <w:tblStylePr w:type="firstCol">
      <w:tblPr/>
      <w:tcPr>
        <w:tcBorders>
          <w:top w:val="nil"/>
          <w:left w:val="nil"/>
          <w:bottom w:val="nil"/>
          <w:right w:val="single" w:sz="18" w:space="0" w:color="FFFFFF"/>
          <w:insideH w:val="nil"/>
          <w:insideV w:val="nil"/>
        </w:tcBorders>
        <w:shd w:val="clear" w:color="auto" w:fill="000000"/>
      </w:tcPr>
    </w:tblStylePr>
    <w:tblStylePr w:type="lastCol">
      <w:tblPr/>
      <w:tcPr>
        <w:tcBorders>
          <w:top w:val="nil"/>
          <w:left w:val="single" w:sz="18" w:space="0" w:color="FFFFFF"/>
          <w:bottom w:val="nil"/>
          <w:right w:val="nil"/>
          <w:insideH w:val="nil"/>
          <w:insideV w:val="nil"/>
        </w:tcBorders>
        <w:shd w:val="clear" w:color="auto" w:fill="000000"/>
      </w:tcPr>
    </w:tblStylePr>
    <w:tblStylePr w:type="band1Vert">
      <w:tblPr/>
      <w:tcPr>
        <w:tcBorders>
          <w:top w:val="nil"/>
          <w:left w:val="nil"/>
          <w:bottom w:val="nil"/>
          <w:right w:val="nil"/>
          <w:insideH w:val="nil"/>
          <w:insideV w:val="nil"/>
        </w:tcBorders>
        <w:shd w:val="clear" w:color="auto" w:fill="000000"/>
      </w:tcPr>
    </w:tblStylePr>
    <w:tblStylePr w:type="band1Horz">
      <w:tblPr/>
      <w:tcPr>
        <w:tcBorders>
          <w:top w:val="nil"/>
          <w:left w:val="nil"/>
          <w:bottom w:val="nil"/>
          <w:right w:val="nil"/>
          <w:insideH w:val="nil"/>
          <w:insideV w:val="nil"/>
        </w:tcBorders>
        <w:shd w:val="clear" w:color="auto" w:fill="000000"/>
      </w:tcPr>
    </w:tblStylePr>
  </w:style>
  <w:style w:type="paragraph" w:styleId="Date">
    <w:name w:val="Date"/>
    <w:basedOn w:val="Normal"/>
    <w:next w:val="Normal"/>
    <w:link w:val="DateChar"/>
    <w:uiPriority w:val="99"/>
    <w:unhideWhenUsed/>
    <w:rsid w:val="006F2CA2"/>
    <w:pPr>
      <w:spacing w:before="120" w:after="0" w:line="240" w:lineRule="auto"/>
      <w:jc w:val="both"/>
    </w:pPr>
    <w:rPr>
      <w:rFonts w:ascii="Times New Roman" w:hAnsi="Times New Roman" w:cs="Times New Roman"/>
      <w:sz w:val="26"/>
      <w:szCs w:val="20"/>
      <w:lang w:val="en-GB" w:eastAsia="en-US"/>
    </w:rPr>
  </w:style>
  <w:style w:type="character" w:customStyle="1" w:styleId="DateChar">
    <w:name w:val="Date Char"/>
    <w:link w:val="Date"/>
    <w:uiPriority w:val="99"/>
    <w:rsid w:val="006F2CA2"/>
    <w:rPr>
      <w:sz w:val="26"/>
      <w:lang w:val="en-GB" w:eastAsia="en-US"/>
    </w:rPr>
  </w:style>
  <w:style w:type="paragraph" w:customStyle="1" w:styleId="DivisionNote">
    <w:name w:val="Division Note"/>
    <w:basedOn w:val="Normal"/>
    <w:qFormat/>
    <w:rsid w:val="006F2CA2"/>
    <w:pPr>
      <w:suppressLineNumbers/>
      <w:tabs>
        <w:tab w:val="left" w:pos="576"/>
      </w:tabs>
      <w:overflowPunct w:val="0"/>
      <w:autoSpaceDE w:val="0"/>
      <w:autoSpaceDN w:val="0"/>
      <w:adjustRightInd w:val="0"/>
      <w:spacing w:before="120" w:after="120" w:line="240" w:lineRule="auto"/>
    </w:pPr>
    <w:rPr>
      <w:rFonts w:cs="Times New Roman"/>
      <w:i/>
      <w:color w:val="FF0000"/>
      <w:sz w:val="20"/>
      <w:szCs w:val="20"/>
      <w:lang w:val="en-AU" w:eastAsia="en-US"/>
    </w:rPr>
  </w:style>
  <w:style w:type="paragraph" w:customStyle="1" w:styleId="DrafterNote">
    <w:name w:val="Drafter Note"/>
    <w:qFormat/>
    <w:rsid w:val="006F2CA2"/>
    <w:pPr>
      <w:suppressLineNumbers/>
      <w:tabs>
        <w:tab w:val="left" w:pos="576"/>
      </w:tabs>
      <w:overflowPunct w:val="0"/>
      <w:autoSpaceDE w:val="0"/>
      <w:autoSpaceDN w:val="0"/>
      <w:adjustRightInd w:val="0"/>
      <w:spacing w:after="120" w:line="276" w:lineRule="auto"/>
    </w:pPr>
    <w:rPr>
      <w:rFonts w:ascii="Arial" w:hAnsi="Arial"/>
      <w:color w:val="365F91"/>
      <w:lang w:val="en-AU" w:eastAsia="en-US"/>
    </w:rPr>
  </w:style>
  <w:style w:type="paragraph" w:styleId="E-mailSignature">
    <w:name w:val="E-mail Signature"/>
    <w:basedOn w:val="Normal"/>
    <w:link w:val="E-mailSignatureChar"/>
    <w:uiPriority w:val="99"/>
    <w:semiHidden/>
    <w:unhideWhenUsed/>
    <w:rsid w:val="006F2CA2"/>
    <w:pPr>
      <w:spacing w:before="120" w:after="0" w:line="240" w:lineRule="auto"/>
      <w:jc w:val="both"/>
    </w:pPr>
    <w:rPr>
      <w:rFonts w:ascii="Times New Roman" w:hAnsi="Times New Roman" w:cs="Times New Roman"/>
      <w:sz w:val="26"/>
      <w:szCs w:val="20"/>
      <w:lang w:val="en-GB" w:eastAsia="en-US"/>
    </w:rPr>
  </w:style>
  <w:style w:type="character" w:customStyle="1" w:styleId="E-mailSignatureChar">
    <w:name w:val="E-mail Signature Char"/>
    <w:link w:val="E-mailSignature"/>
    <w:uiPriority w:val="99"/>
    <w:semiHidden/>
    <w:rsid w:val="006F2CA2"/>
    <w:rPr>
      <w:sz w:val="26"/>
      <w:lang w:val="en-GB" w:eastAsia="en-US"/>
    </w:rPr>
  </w:style>
  <w:style w:type="character" w:styleId="EndnoteReference">
    <w:name w:val="endnote reference"/>
    <w:uiPriority w:val="99"/>
    <w:semiHidden/>
    <w:unhideWhenUsed/>
    <w:rsid w:val="006F2CA2"/>
    <w:rPr>
      <w:vertAlign w:val="superscript"/>
      <w:lang w:val="en-GB"/>
    </w:rPr>
  </w:style>
  <w:style w:type="paragraph" w:styleId="EndnoteText">
    <w:name w:val="endnote text"/>
    <w:basedOn w:val="Normal"/>
    <w:link w:val="EndnoteTextChar"/>
    <w:uiPriority w:val="99"/>
    <w:semiHidden/>
    <w:unhideWhenUsed/>
    <w:rsid w:val="006F2CA2"/>
    <w:pPr>
      <w:spacing w:before="120" w:after="0" w:line="240" w:lineRule="auto"/>
      <w:jc w:val="both"/>
    </w:pPr>
    <w:rPr>
      <w:rFonts w:ascii="Times New Roman" w:hAnsi="Times New Roman" w:cs="Times New Roman"/>
      <w:sz w:val="20"/>
      <w:szCs w:val="20"/>
      <w:lang w:val="en-GB" w:eastAsia="en-US"/>
    </w:rPr>
  </w:style>
  <w:style w:type="character" w:customStyle="1" w:styleId="EndnoteTextChar">
    <w:name w:val="Endnote Text Char"/>
    <w:link w:val="EndnoteText"/>
    <w:uiPriority w:val="99"/>
    <w:semiHidden/>
    <w:rsid w:val="006F2CA2"/>
    <w:rPr>
      <w:lang w:val="en-GB" w:eastAsia="en-US"/>
    </w:rPr>
  </w:style>
  <w:style w:type="paragraph" w:styleId="EnvelopeAddress">
    <w:name w:val="envelope address"/>
    <w:basedOn w:val="Normal"/>
    <w:uiPriority w:val="99"/>
    <w:unhideWhenUsed/>
    <w:rsid w:val="006F2CA2"/>
    <w:pPr>
      <w:framePr w:w="7920" w:h="1980" w:hRule="exact" w:hSpace="180" w:wrap="auto" w:hAnchor="page" w:xAlign="center" w:yAlign="bottom"/>
      <w:spacing w:before="120" w:after="0" w:line="240" w:lineRule="auto"/>
      <w:ind w:left="2880"/>
      <w:jc w:val="both"/>
    </w:pPr>
    <w:rPr>
      <w:rFonts w:ascii="Cambria" w:hAnsi="Cambria" w:cs="Times New Roman"/>
      <w:lang w:val="en-GB" w:eastAsia="en-US"/>
    </w:rPr>
  </w:style>
  <w:style w:type="character" w:customStyle="1" w:styleId="GazetteMarker">
    <w:name w:val="Gazette Marker"/>
    <w:uiPriority w:val="1"/>
    <w:rsid w:val="006F2CA2"/>
    <w:rPr>
      <w:i/>
    </w:rPr>
  </w:style>
  <w:style w:type="character" w:styleId="HTMLAcronym">
    <w:name w:val="HTML Acronym"/>
    <w:uiPriority w:val="99"/>
    <w:semiHidden/>
    <w:unhideWhenUsed/>
    <w:rsid w:val="006F2CA2"/>
    <w:rPr>
      <w:lang w:val="en-GB"/>
    </w:rPr>
  </w:style>
  <w:style w:type="paragraph" w:styleId="HTMLAddress">
    <w:name w:val="HTML Address"/>
    <w:basedOn w:val="Normal"/>
    <w:link w:val="HTMLAddressChar"/>
    <w:uiPriority w:val="99"/>
    <w:semiHidden/>
    <w:unhideWhenUsed/>
    <w:rsid w:val="006F2CA2"/>
    <w:pPr>
      <w:spacing w:before="120" w:after="0" w:line="240" w:lineRule="auto"/>
      <w:jc w:val="both"/>
    </w:pPr>
    <w:rPr>
      <w:rFonts w:ascii="Times New Roman" w:hAnsi="Times New Roman" w:cs="Times New Roman"/>
      <w:i/>
      <w:iCs/>
      <w:sz w:val="26"/>
      <w:szCs w:val="20"/>
      <w:lang w:val="en-GB" w:eastAsia="en-US"/>
    </w:rPr>
  </w:style>
  <w:style w:type="character" w:customStyle="1" w:styleId="HTMLAddressChar">
    <w:name w:val="HTML Address Char"/>
    <w:link w:val="HTMLAddress"/>
    <w:uiPriority w:val="99"/>
    <w:semiHidden/>
    <w:rsid w:val="006F2CA2"/>
    <w:rPr>
      <w:i/>
      <w:iCs/>
      <w:sz w:val="26"/>
      <w:lang w:val="en-GB" w:eastAsia="en-US"/>
    </w:rPr>
  </w:style>
  <w:style w:type="character" w:styleId="HTMLCite">
    <w:name w:val="HTML Cite"/>
    <w:uiPriority w:val="99"/>
    <w:semiHidden/>
    <w:unhideWhenUsed/>
    <w:rsid w:val="006F2CA2"/>
    <w:rPr>
      <w:i/>
      <w:iCs/>
      <w:lang w:val="en-GB"/>
    </w:rPr>
  </w:style>
  <w:style w:type="character" w:styleId="HTMLCode">
    <w:name w:val="HTML Code"/>
    <w:uiPriority w:val="99"/>
    <w:semiHidden/>
    <w:unhideWhenUsed/>
    <w:rsid w:val="006F2CA2"/>
    <w:rPr>
      <w:rFonts w:ascii="Consolas" w:hAnsi="Consolas"/>
      <w:sz w:val="20"/>
      <w:szCs w:val="20"/>
      <w:lang w:val="en-GB"/>
    </w:rPr>
  </w:style>
  <w:style w:type="character" w:styleId="HTMLDefinition">
    <w:name w:val="HTML Definition"/>
    <w:uiPriority w:val="99"/>
    <w:semiHidden/>
    <w:unhideWhenUsed/>
    <w:rsid w:val="006F2CA2"/>
    <w:rPr>
      <w:i/>
      <w:iCs/>
      <w:lang w:val="en-GB"/>
    </w:rPr>
  </w:style>
  <w:style w:type="character" w:styleId="HTMLKeyboard">
    <w:name w:val="HTML Keyboard"/>
    <w:uiPriority w:val="99"/>
    <w:semiHidden/>
    <w:unhideWhenUsed/>
    <w:rsid w:val="006F2CA2"/>
    <w:rPr>
      <w:rFonts w:ascii="Consolas" w:hAnsi="Consolas"/>
      <w:sz w:val="20"/>
      <w:szCs w:val="20"/>
      <w:lang w:val="en-GB"/>
    </w:rPr>
  </w:style>
  <w:style w:type="paragraph" w:styleId="HTMLPreformatted">
    <w:name w:val="HTML Preformatted"/>
    <w:basedOn w:val="Normal"/>
    <w:link w:val="HTMLPreformattedChar"/>
    <w:uiPriority w:val="99"/>
    <w:unhideWhenUsed/>
    <w:rsid w:val="006F2CA2"/>
    <w:pPr>
      <w:spacing w:before="120" w:after="0" w:line="240" w:lineRule="auto"/>
      <w:jc w:val="both"/>
    </w:pPr>
    <w:rPr>
      <w:rFonts w:ascii="Consolas" w:hAnsi="Consolas" w:cs="Times New Roman"/>
      <w:sz w:val="20"/>
      <w:szCs w:val="20"/>
      <w:lang w:val="en-GB" w:eastAsia="en-US"/>
    </w:rPr>
  </w:style>
  <w:style w:type="character" w:customStyle="1" w:styleId="HTMLPreformattedChar">
    <w:name w:val="HTML Preformatted Char"/>
    <w:link w:val="HTMLPreformatted"/>
    <w:uiPriority w:val="99"/>
    <w:rsid w:val="006F2CA2"/>
    <w:rPr>
      <w:rFonts w:ascii="Consolas" w:hAnsi="Consolas"/>
      <w:lang w:val="en-GB" w:eastAsia="en-US"/>
    </w:rPr>
  </w:style>
  <w:style w:type="character" w:styleId="HTMLSample">
    <w:name w:val="HTML Sample"/>
    <w:uiPriority w:val="99"/>
    <w:semiHidden/>
    <w:unhideWhenUsed/>
    <w:rsid w:val="006F2CA2"/>
    <w:rPr>
      <w:rFonts w:ascii="Consolas" w:hAnsi="Consolas"/>
      <w:sz w:val="24"/>
      <w:szCs w:val="24"/>
      <w:lang w:val="en-GB"/>
    </w:rPr>
  </w:style>
  <w:style w:type="character" w:styleId="HTMLTypewriter">
    <w:name w:val="HTML Typewriter"/>
    <w:uiPriority w:val="99"/>
    <w:semiHidden/>
    <w:unhideWhenUsed/>
    <w:rsid w:val="006F2CA2"/>
    <w:rPr>
      <w:rFonts w:ascii="Consolas" w:hAnsi="Consolas"/>
      <w:sz w:val="20"/>
      <w:szCs w:val="20"/>
      <w:lang w:val="en-GB"/>
    </w:rPr>
  </w:style>
  <w:style w:type="character" w:styleId="HTMLVariable">
    <w:name w:val="HTML Variable"/>
    <w:uiPriority w:val="99"/>
    <w:semiHidden/>
    <w:unhideWhenUsed/>
    <w:rsid w:val="006F2CA2"/>
    <w:rPr>
      <w:i/>
      <w:iCs/>
      <w:lang w:val="en-GB"/>
    </w:rPr>
  </w:style>
  <w:style w:type="paragraph" w:styleId="Index2">
    <w:name w:val="index 2"/>
    <w:basedOn w:val="Normal"/>
    <w:next w:val="Normal"/>
    <w:autoRedefine/>
    <w:uiPriority w:val="99"/>
    <w:semiHidden/>
    <w:unhideWhenUsed/>
    <w:rsid w:val="006F2CA2"/>
    <w:pPr>
      <w:spacing w:before="120" w:after="0" w:line="240" w:lineRule="auto"/>
      <w:ind w:left="520" w:hanging="260"/>
      <w:jc w:val="both"/>
    </w:pPr>
    <w:rPr>
      <w:rFonts w:ascii="Times New Roman" w:hAnsi="Times New Roman" w:cs="Times New Roman"/>
      <w:sz w:val="26"/>
      <w:szCs w:val="20"/>
      <w:lang w:val="en-GB" w:eastAsia="en-US"/>
    </w:rPr>
  </w:style>
  <w:style w:type="paragraph" w:styleId="Index3">
    <w:name w:val="index 3"/>
    <w:basedOn w:val="Normal"/>
    <w:next w:val="Normal"/>
    <w:autoRedefine/>
    <w:uiPriority w:val="99"/>
    <w:semiHidden/>
    <w:unhideWhenUsed/>
    <w:rsid w:val="006F2CA2"/>
    <w:pPr>
      <w:spacing w:before="120" w:after="0" w:line="240" w:lineRule="auto"/>
      <w:ind w:left="780" w:hanging="260"/>
      <w:jc w:val="both"/>
    </w:pPr>
    <w:rPr>
      <w:rFonts w:ascii="Times New Roman" w:hAnsi="Times New Roman" w:cs="Times New Roman"/>
      <w:sz w:val="26"/>
      <w:szCs w:val="20"/>
      <w:lang w:val="en-GB" w:eastAsia="en-US"/>
    </w:rPr>
  </w:style>
  <w:style w:type="paragraph" w:styleId="Index4">
    <w:name w:val="index 4"/>
    <w:basedOn w:val="Normal"/>
    <w:next w:val="Normal"/>
    <w:autoRedefine/>
    <w:uiPriority w:val="99"/>
    <w:semiHidden/>
    <w:unhideWhenUsed/>
    <w:rsid w:val="006F2CA2"/>
    <w:pPr>
      <w:spacing w:before="120" w:after="0" w:line="240" w:lineRule="auto"/>
      <w:ind w:left="1040" w:hanging="260"/>
      <w:jc w:val="both"/>
    </w:pPr>
    <w:rPr>
      <w:rFonts w:ascii="Times New Roman" w:hAnsi="Times New Roman" w:cs="Times New Roman"/>
      <w:sz w:val="26"/>
      <w:szCs w:val="20"/>
      <w:lang w:val="en-GB" w:eastAsia="en-US"/>
    </w:rPr>
  </w:style>
  <w:style w:type="paragraph" w:styleId="Index5">
    <w:name w:val="index 5"/>
    <w:basedOn w:val="Normal"/>
    <w:next w:val="Normal"/>
    <w:autoRedefine/>
    <w:uiPriority w:val="99"/>
    <w:semiHidden/>
    <w:unhideWhenUsed/>
    <w:rsid w:val="006F2CA2"/>
    <w:pPr>
      <w:spacing w:before="120" w:after="0" w:line="240" w:lineRule="auto"/>
      <w:ind w:left="1300" w:hanging="260"/>
      <w:jc w:val="both"/>
    </w:pPr>
    <w:rPr>
      <w:rFonts w:ascii="Times New Roman" w:hAnsi="Times New Roman" w:cs="Times New Roman"/>
      <w:sz w:val="26"/>
      <w:szCs w:val="20"/>
      <w:lang w:val="en-GB" w:eastAsia="en-US"/>
    </w:rPr>
  </w:style>
  <w:style w:type="paragraph" w:styleId="Index6">
    <w:name w:val="index 6"/>
    <w:basedOn w:val="Normal"/>
    <w:next w:val="Normal"/>
    <w:autoRedefine/>
    <w:uiPriority w:val="99"/>
    <w:semiHidden/>
    <w:unhideWhenUsed/>
    <w:rsid w:val="006F2CA2"/>
    <w:pPr>
      <w:spacing w:before="120" w:after="0" w:line="240" w:lineRule="auto"/>
      <w:ind w:left="1560" w:hanging="260"/>
      <w:jc w:val="both"/>
    </w:pPr>
    <w:rPr>
      <w:rFonts w:ascii="Times New Roman" w:hAnsi="Times New Roman" w:cs="Times New Roman"/>
      <w:sz w:val="26"/>
      <w:szCs w:val="20"/>
      <w:lang w:val="en-GB" w:eastAsia="en-US"/>
    </w:rPr>
  </w:style>
  <w:style w:type="paragraph" w:styleId="Index7">
    <w:name w:val="index 7"/>
    <w:basedOn w:val="Normal"/>
    <w:next w:val="Normal"/>
    <w:autoRedefine/>
    <w:uiPriority w:val="99"/>
    <w:semiHidden/>
    <w:unhideWhenUsed/>
    <w:rsid w:val="006F2CA2"/>
    <w:pPr>
      <w:spacing w:before="120" w:after="0" w:line="240" w:lineRule="auto"/>
      <w:ind w:left="1820" w:hanging="260"/>
      <w:jc w:val="both"/>
    </w:pPr>
    <w:rPr>
      <w:rFonts w:ascii="Times New Roman" w:hAnsi="Times New Roman" w:cs="Times New Roman"/>
      <w:sz w:val="26"/>
      <w:szCs w:val="20"/>
      <w:lang w:val="en-GB" w:eastAsia="en-US"/>
    </w:rPr>
  </w:style>
  <w:style w:type="paragraph" w:styleId="Index8">
    <w:name w:val="index 8"/>
    <w:basedOn w:val="Normal"/>
    <w:next w:val="Normal"/>
    <w:autoRedefine/>
    <w:uiPriority w:val="99"/>
    <w:semiHidden/>
    <w:unhideWhenUsed/>
    <w:rsid w:val="006F2CA2"/>
    <w:pPr>
      <w:spacing w:before="120" w:after="0" w:line="240" w:lineRule="auto"/>
      <w:ind w:left="2080" w:hanging="260"/>
      <w:jc w:val="both"/>
    </w:pPr>
    <w:rPr>
      <w:rFonts w:ascii="Times New Roman" w:hAnsi="Times New Roman" w:cs="Times New Roman"/>
      <w:sz w:val="26"/>
      <w:szCs w:val="20"/>
      <w:lang w:val="en-GB" w:eastAsia="en-US"/>
    </w:rPr>
  </w:style>
  <w:style w:type="paragraph" w:styleId="Index9">
    <w:name w:val="index 9"/>
    <w:basedOn w:val="Normal"/>
    <w:next w:val="Normal"/>
    <w:autoRedefine/>
    <w:uiPriority w:val="99"/>
    <w:semiHidden/>
    <w:unhideWhenUsed/>
    <w:rsid w:val="006F2CA2"/>
    <w:pPr>
      <w:spacing w:before="120" w:after="0" w:line="240" w:lineRule="auto"/>
      <w:ind w:left="2340" w:hanging="260"/>
      <w:jc w:val="both"/>
    </w:pPr>
    <w:rPr>
      <w:rFonts w:ascii="Times New Roman" w:hAnsi="Times New Roman" w:cs="Times New Roman"/>
      <w:sz w:val="26"/>
      <w:szCs w:val="20"/>
      <w:lang w:val="en-GB" w:eastAsia="en-US"/>
    </w:rPr>
  </w:style>
  <w:style w:type="paragraph" w:styleId="IndexHeading">
    <w:name w:val="index heading"/>
    <w:basedOn w:val="Normal"/>
    <w:next w:val="Index1"/>
    <w:uiPriority w:val="99"/>
    <w:semiHidden/>
    <w:unhideWhenUsed/>
    <w:rsid w:val="006F2CA2"/>
    <w:pPr>
      <w:spacing w:before="120" w:after="0" w:line="240" w:lineRule="auto"/>
      <w:jc w:val="both"/>
    </w:pPr>
    <w:rPr>
      <w:rFonts w:ascii="Cambria" w:hAnsi="Cambria" w:cs="Times New Roman"/>
      <w:b/>
      <w:bCs/>
      <w:sz w:val="26"/>
      <w:szCs w:val="20"/>
      <w:lang w:val="en-GB" w:eastAsia="en-US"/>
    </w:rPr>
  </w:style>
  <w:style w:type="character" w:styleId="IntenseEmphasis">
    <w:name w:val="Intense Emphasis"/>
    <w:uiPriority w:val="21"/>
    <w:qFormat/>
    <w:rsid w:val="006F2CA2"/>
    <w:rPr>
      <w:b/>
      <w:bCs/>
      <w:i/>
      <w:iCs/>
      <w:color w:val="4F81BD"/>
      <w:lang w:val="en-GB"/>
    </w:rPr>
  </w:style>
  <w:style w:type="paragraph" w:styleId="IntenseQuote">
    <w:name w:val="Intense Quote"/>
    <w:basedOn w:val="Normal"/>
    <w:next w:val="Normal"/>
    <w:link w:val="IntenseQuoteChar"/>
    <w:uiPriority w:val="30"/>
    <w:qFormat/>
    <w:rsid w:val="006F2CA2"/>
    <w:pPr>
      <w:pBdr>
        <w:bottom w:val="single" w:sz="4" w:space="4" w:color="4F81BD"/>
      </w:pBdr>
      <w:spacing w:before="200" w:after="280" w:line="240" w:lineRule="auto"/>
      <w:ind w:left="936" w:right="936"/>
      <w:jc w:val="both"/>
    </w:pPr>
    <w:rPr>
      <w:rFonts w:ascii="Times New Roman" w:hAnsi="Times New Roman" w:cs="Times New Roman"/>
      <w:b/>
      <w:bCs/>
      <w:i/>
      <w:iCs/>
      <w:color w:val="4F81BD"/>
      <w:sz w:val="26"/>
      <w:szCs w:val="20"/>
      <w:lang w:val="en-GB" w:eastAsia="en-US"/>
    </w:rPr>
  </w:style>
  <w:style w:type="character" w:customStyle="1" w:styleId="IntenseQuoteChar">
    <w:name w:val="Intense Quote Char"/>
    <w:link w:val="IntenseQuote"/>
    <w:uiPriority w:val="30"/>
    <w:rsid w:val="006F2CA2"/>
    <w:rPr>
      <w:b/>
      <w:bCs/>
      <w:i/>
      <w:iCs/>
      <w:color w:val="4F81BD"/>
      <w:sz w:val="26"/>
      <w:lang w:val="en-GB" w:eastAsia="en-US"/>
    </w:rPr>
  </w:style>
  <w:style w:type="character" w:styleId="IntenseReference">
    <w:name w:val="Intense Reference"/>
    <w:uiPriority w:val="32"/>
    <w:qFormat/>
    <w:rsid w:val="006F2CA2"/>
    <w:rPr>
      <w:b/>
      <w:bCs/>
      <w:smallCaps/>
      <w:color w:val="C0504D"/>
      <w:spacing w:val="5"/>
      <w:u w:val="single"/>
      <w:lang w:val="en-GB"/>
    </w:rPr>
  </w:style>
  <w:style w:type="table" w:customStyle="1" w:styleId="LightGrid1">
    <w:name w:val="Light Grid1"/>
    <w:basedOn w:val="TableNormal"/>
    <w:uiPriority w:val="62"/>
    <w:rsid w:val="006F2CA2"/>
    <w:rPr>
      <w:rFonts w:ascii="Calibri" w:hAnsi="Calibri"/>
      <w:sz w:val="22"/>
      <w:szCs w:val="22"/>
      <w:lang w:val="en-US" w:bidi="ta-IN"/>
    </w:rPr>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blStylePr w:type="firstRow">
      <w:pPr>
        <w:spacing w:before="0" w:after="0" w:line="240" w:lineRule="auto"/>
      </w:pPr>
      <w:rPr>
        <w:rFonts w:ascii="Calibri Light" w:eastAsia="Times New Roman" w:hAnsi="Calibri Light" w:cs="Times New Roman"/>
        <w:b/>
        <w:bCs/>
      </w:rPr>
      <w:tblPr/>
      <w:tcPr>
        <w:tcBorders>
          <w:top w:val="single" w:sz="8" w:space="0" w:color="000000"/>
          <w:left w:val="single" w:sz="8" w:space="0" w:color="000000"/>
          <w:bottom w:val="single" w:sz="18" w:space="0" w:color="000000"/>
          <w:right w:val="single" w:sz="8" w:space="0" w:color="000000"/>
          <w:insideH w:val="nil"/>
          <w:insideV w:val="single" w:sz="8" w:space="0" w:color="000000"/>
        </w:tcBorders>
      </w:tcPr>
    </w:tblStylePr>
    <w:tblStylePr w:type="lastRow">
      <w:pPr>
        <w:spacing w:before="0" w:after="0" w:line="240" w:lineRule="auto"/>
      </w:pPr>
      <w:rPr>
        <w:rFonts w:ascii="Calibri Light" w:eastAsia="Times New Roman" w:hAnsi="Calibri Light"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000000"/>
        </w:tcBorders>
      </w:tcPr>
    </w:tblStylePr>
    <w:tblStylePr w:type="firstCol">
      <w:rPr>
        <w:rFonts w:ascii="Calibri Light" w:eastAsia="Times New Roman" w:hAnsi="Calibri Light" w:cs="Times New Roman"/>
        <w:b/>
        <w:bCs/>
      </w:rPr>
    </w:tblStylePr>
    <w:tblStylePr w:type="lastCol">
      <w:rPr>
        <w:rFonts w:ascii="Calibri Light" w:eastAsia="Times New Roman" w:hAnsi="Calibri Light"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000000"/>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000000"/>
        </w:tcBorders>
      </w:tcPr>
    </w:tblStylePr>
  </w:style>
  <w:style w:type="paragraph" w:styleId="List">
    <w:name w:val="List"/>
    <w:basedOn w:val="Normal"/>
    <w:uiPriority w:val="99"/>
    <w:semiHidden/>
    <w:unhideWhenUsed/>
    <w:rsid w:val="006F2CA2"/>
    <w:pPr>
      <w:spacing w:before="120" w:after="0" w:line="240" w:lineRule="auto"/>
      <w:ind w:left="283" w:hanging="283"/>
      <w:contextualSpacing/>
      <w:jc w:val="both"/>
    </w:pPr>
    <w:rPr>
      <w:rFonts w:ascii="Times New Roman" w:hAnsi="Times New Roman" w:cs="Times New Roman"/>
      <w:sz w:val="26"/>
      <w:szCs w:val="20"/>
      <w:lang w:val="en-GB" w:eastAsia="en-US"/>
    </w:rPr>
  </w:style>
  <w:style w:type="paragraph" w:styleId="List2">
    <w:name w:val="List 2"/>
    <w:basedOn w:val="Normal"/>
    <w:uiPriority w:val="99"/>
    <w:semiHidden/>
    <w:unhideWhenUsed/>
    <w:rsid w:val="006F2CA2"/>
    <w:pPr>
      <w:spacing w:before="120" w:after="0" w:line="240" w:lineRule="auto"/>
      <w:ind w:left="566" w:hanging="283"/>
      <w:contextualSpacing/>
      <w:jc w:val="both"/>
    </w:pPr>
    <w:rPr>
      <w:rFonts w:ascii="Times New Roman" w:hAnsi="Times New Roman" w:cs="Times New Roman"/>
      <w:sz w:val="26"/>
      <w:szCs w:val="20"/>
      <w:lang w:val="en-GB" w:eastAsia="en-US"/>
    </w:rPr>
  </w:style>
  <w:style w:type="paragraph" w:styleId="List3">
    <w:name w:val="List 3"/>
    <w:basedOn w:val="Normal"/>
    <w:uiPriority w:val="99"/>
    <w:semiHidden/>
    <w:unhideWhenUsed/>
    <w:rsid w:val="006F2CA2"/>
    <w:pPr>
      <w:spacing w:before="120" w:after="0" w:line="240" w:lineRule="auto"/>
      <w:ind w:left="849" w:hanging="283"/>
      <w:contextualSpacing/>
      <w:jc w:val="both"/>
    </w:pPr>
    <w:rPr>
      <w:rFonts w:ascii="Times New Roman" w:hAnsi="Times New Roman" w:cs="Times New Roman"/>
      <w:sz w:val="26"/>
      <w:szCs w:val="20"/>
      <w:lang w:val="en-GB" w:eastAsia="en-US"/>
    </w:rPr>
  </w:style>
  <w:style w:type="paragraph" w:styleId="List4">
    <w:name w:val="List 4"/>
    <w:basedOn w:val="Normal"/>
    <w:uiPriority w:val="99"/>
    <w:semiHidden/>
    <w:unhideWhenUsed/>
    <w:rsid w:val="006F2CA2"/>
    <w:pPr>
      <w:spacing w:before="120" w:after="0" w:line="240" w:lineRule="auto"/>
      <w:ind w:left="1132" w:hanging="283"/>
      <w:contextualSpacing/>
      <w:jc w:val="both"/>
    </w:pPr>
    <w:rPr>
      <w:rFonts w:ascii="Times New Roman" w:hAnsi="Times New Roman" w:cs="Times New Roman"/>
      <w:sz w:val="26"/>
      <w:szCs w:val="20"/>
      <w:lang w:val="en-GB" w:eastAsia="en-US"/>
    </w:rPr>
  </w:style>
  <w:style w:type="paragraph" w:styleId="List5">
    <w:name w:val="List 5"/>
    <w:basedOn w:val="Normal"/>
    <w:uiPriority w:val="99"/>
    <w:semiHidden/>
    <w:unhideWhenUsed/>
    <w:rsid w:val="006F2CA2"/>
    <w:pPr>
      <w:spacing w:before="120" w:after="0" w:line="240" w:lineRule="auto"/>
      <w:ind w:left="1415" w:hanging="283"/>
      <w:contextualSpacing/>
      <w:jc w:val="both"/>
    </w:pPr>
    <w:rPr>
      <w:rFonts w:ascii="Times New Roman" w:hAnsi="Times New Roman" w:cs="Times New Roman"/>
      <w:sz w:val="26"/>
      <w:szCs w:val="20"/>
      <w:lang w:val="en-GB" w:eastAsia="en-US"/>
    </w:rPr>
  </w:style>
  <w:style w:type="paragraph" w:styleId="ListContinue">
    <w:name w:val="List Continue"/>
    <w:basedOn w:val="Normal"/>
    <w:uiPriority w:val="99"/>
    <w:semiHidden/>
    <w:unhideWhenUsed/>
    <w:rsid w:val="006F2CA2"/>
    <w:pPr>
      <w:spacing w:before="120" w:after="120" w:line="240" w:lineRule="auto"/>
      <w:ind w:left="283"/>
      <w:contextualSpacing/>
      <w:jc w:val="both"/>
    </w:pPr>
    <w:rPr>
      <w:rFonts w:ascii="Times New Roman" w:hAnsi="Times New Roman" w:cs="Times New Roman"/>
      <w:sz w:val="26"/>
      <w:szCs w:val="20"/>
      <w:lang w:val="en-GB" w:eastAsia="en-US"/>
    </w:rPr>
  </w:style>
  <w:style w:type="paragraph" w:styleId="ListContinue2">
    <w:name w:val="List Continue 2"/>
    <w:basedOn w:val="Normal"/>
    <w:uiPriority w:val="99"/>
    <w:semiHidden/>
    <w:unhideWhenUsed/>
    <w:rsid w:val="006F2CA2"/>
    <w:pPr>
      <w:spacing w:before="120" w:after="120" w:line="240" w:lineRule="auto"/>
      <w:ind w:left="566"/>
      <w:contextualSpacing/>
      <w:jc w:val="both"/>
    </w:pPr>
    <w:rPr>
      <w:rFonts w:ascii="Times New Roman" w:hAnsi="Times New Roman" w:cs="Times New Roman"/>
      <w:sz w:val="26"/>
      <w:szCs w:val="20"/>
      <w:lang w:val="en-GB" w:eastAsia="en-US"/>
    </w:rPr>
  </w:style>
  <w:style w:type="paragraph" w:styleId="ListContinue3">
    <w:name w:val="List Continue 3"/>
    <w:basedOn w:val="Normal"/>
    <w:uiPriority w:val="99"/>
    <w:semiHidden/>
    <w:unhideWhenUsed/>
    <w:rsid w:val="006F2CA2"/>
    <w:pPr>
      <w:spacing w:before="120" w:after="120" w:line="240" w:lineRule="auto"/>
      <w:ind w:left="849"/>
      <w:contextualSpacing/>
      <w:jc w:val="both"/>
    </w:pPr>
    <w:rPr>
      <w:rFonts w:ascii="Times New Roman" w:hAnsi="Times New Roman" w:cs="Times New Roman"/>
      <w:sz w:val="26"/>
      <w:szCs w:val="20"/>
      <w:lang w:val="en-GB" w:eastAsia="en-US"/>
    </w:rPr>
  </w:style>
  <w:style w:type="paragraph" w:styleId="ListContinue4">
    <w:name w:val="List Continue 4"/>
    <w:basedOn w:val="Normal"/>
    <w:uiPriority w:val="99"/>
    <w:semiHidden/>
    <w:unhideWhenUsed/>
    <w:rsid w:val="006F2CA2"/>
    <w:pPr>
      <w:spacing w:before="120" w:after="120" w:line="240" w:lineRule="auto"/>
      <w:ind w:left="1132"/>
      <w:contextualSpacing/>
      <w:jc w:val="both"/>
    </w:pPr>
    <w:rPr>
      <w:rFonts w:ascii="Times New Roman" w:hAnsi="Times New Roman" w:cs="Times New Roman"/>
      <w:sz w:val="26"/>
      <w:szCs w:val="20"/>
      <w:lang w:val="en-GB" w:eastAsia="en-US"/>
    </w:rPr>
  </w:style>
  <w:style w:type="paragraph" w:styleId="ListContinue5">
    <w:name w:val="List Continue 5"/>
    <w:basedOn w:val="Normal"/>
    <w:uiPriority w:val="99"/>
    <w:semiHidden/>
    <w:unhideWhenUsed/>
    <w:rsid w:val="006F2CA2"/>
    <w:pPr>
      <w:spacing w:before="120" w:after="120" w:line="240" w:lineRule="auto"/>
      <w:ind w:left="1415"/>
      <w:contextualSpacing/>
      <w:jc w:val="both"/>
    </w:pPr>
    <w:rPr>
      <w:rFonts w:ascii="Times New Roman" w:hAnsi="Times New Roman" w:cs="Times New Roman"/>
      <w:sz w:val="26"/>
      <w:szCs w:val="20"/>
      <w:lang w:val="en-GB" w:eastAsia="en-US"/>
    </w:rPr>
  </w:style>
  <w:style w:type="paragraph" w:styleId="MacroText">
    <w:name w:val="macro"/>
    <w:link w:val="MacroTextChar"/>
    <w:uiPriority w:val="99"/>
    <w:semiHidden/>
    <w:unhideWhenUsed/>
    <w:rsid w:val="006F2CA2"/>
    <w:pPr>
      <w:tabs>
        <w:tab w:val="left" w:pos="480"/>
        <w:tab w:val="left" w:pos="960"/>
        <w:tab w:val="left" w:pos="1440"/>
        <w:tab w:val="left" w:pos="1920"/>
        <w:tab w:val="left" w:pos="2400"/>
        <w:tab w:val="left" w:pos="2880"/>
        <w:tab w:val="left" w:pos="3360"/>
        <w:tab w:val="left" w:pos="3840"/>
        <w:tab w:val="left" w:pos="4320"/>
      </w:tabs>
    </w:pPr>
    <w:rPr>
      <w:rFonts w:ascii="Consolas" w:eastAsia="MS Mincho" w:hAnsi="Consolas"/>
      <w:lang w:val="en-GB" w:eastAsia="ja-JP"/>
    </w:rPr>
  </w:style>
  <w:style w:type="character" w:customStyle="1" w:styleId="MacroTextChar">
    <w:name w:val="Macro Text Char"/>
    <w:link w:val="MacroText"/>
    <w:uiPriority w:val="99"/>
    <w:semiHidden/>
    <w:rsid w:val="006F2CA2"/>
    <w:rPr>
      <w:rFonts w:ascii="Consolas" w:eastAsia="MS Mincho" w:hAnsi="Consolas"/>
      <w:lang w:val="en-GB" w:eastAsia="ja-JP"/>
    </w:rPr>
  </w:style>
  <w:style w:type="table" w:customStyle="1" w:styleId="MediumGrid11">
    <w:name w:val="Medium Grid 11"/>
    <w:basedOn w:val="TableNormal"/>
    <w:uiPriority w:val="67"/>
    <w:rsid w:val="006F2CA2"/>
    <w:rPr>
      <w:rFonts w:ascii="Calibri" w:hAnsi="Calibri"/>
      <w:sz w:val="22"/>
      <w:szCs w:val="22"/>
      <w:lang w:val="en-US" w:bidi="ta-IN"/>
    </w:rPr>
    <w:tblPr>
      <w:tblStyleRowBandSize w:val="1"/>
      <w:tblStyleColBandSize w:val="1"/>
      <w:tblBorders>
        <w:top w:val="single" w:sz="8" w:space="0" w:color="404040"/>
        <w:left w:val="single" w:sz="8" w:space="0" w:color="404040"/>
        <w:bottom w:val="single" w:sz="8" w:space="0" w:color="404040"/>
        <w:right w:val="single" w:sz="8" w:space="0" w:color="404040"/>
        <w:insideH w:val="single" w:sz="8" w:space="0" w:color="404040"/>
        <w:insideV w:val="single" w:sz="8" w:space="0" w:color="404040"/>
      </w:tblBorders>
    </w:tblPr>
    <w:tcPr>
      <w:shd w:val="clear" w:color="auto" w:fill="C0C0C0"/>
    </w:tcPr>
    <w:tblStylePr w:type="firstRow">
      <w:rPr>
        <w:b/>
        <w:bCs/>
      </w:rPr>
    </w:tblStylePr>
    <w:tblStylePr w:type="lastRow">
      <w:rPr>
        <w:b/>
        <w:bCs/>
      </w:rPr>
      <w:tblPr/>
      <w:tcPr>
        <w:tcBorders>
          <w:top w:val="single" w:sz="18" w:space="0" w:color="404040"/>
        </w:tcBorders>
      </w:tcPr>
    </w:tblStylePr>
    <w:tblStylePr w:type="firstCol">
      <w:rPr>
        <w:b/>
        <w:bCs/>
      </w:rPr>
    </w:tblStylePr>
    <w:tblStylePr w:type="lastCol">
      <w:rPr>
        <w:b/>
        <w:bCs/>
      </w:rPr>
    </w:tblStylePr>
    <w:tblStylePr w:type="band1Vert">
      <w:tblPr/>
      <w:tcPr>
        <w:shd w:val="clear" w:color="auto" w:fill="808080"/>
      </w:tcPr>
    </w:tblStylePr>
    <w:tblStylePr w:type="band1Horz">
      <w:tblPr/>
      <w:tcPr>
        <w:shd w:val="clear" w:color="auto" w:fill="808080"/>
      </w:tcPr>
    </w:tblStylePr>
  </w:style>
  <w:style w:type="paragraph" w:styleId="MessageHeader">
    <w:name w:val="Message Header"/>
    <w:basedOn w:val="Normal"/>
    <w:link w:val="MessageHeaderChar"/>
    <w:uiPriority w:val="99"/>
    <w:semiHidden/>
    <w:unhideWhenUsed/>
    <w:rsid w:val="006F2CA2"/>
    <w:pPr>
      <w:pBdr>
        <w:top w:val="single" w:sz="6" w:space="1" w:color="auto"/>
        <w:left w:val="single" w:sz="6" w:space="1" w:color="auto"/>
        <w:bottom w:val="single" w:sz="6" w:space="1" w:color="auto"/>
        <w:right w:val="single" w:sz="6" w:space="1" w:color="auto"/>
      </w:pBdr>
      <w:shd w:val="pct20" w:color="auto" w:fill="auto"/>
      <w:spacing w:before="120" w:after="0" w:line="240" w:lineRule="auto"/>
      <w:ind w:left="1134" w:hanging="1134"/>
      <w:jc w:val="both"/>
    </w:pPr>
    <w:rPr>
      <w:rFonts w:ascii="Cambria" w:hAnsi="Cambria" w:cs="Times New Roman"/>
      <w:lang w:val="en-GB" w:eastAsia="en-US"/>
    </w:rPr>
  </w:style>
  <w:style w:type="character" w:customStyle="1" w:styleId="MessageHeaderChar">
    <w:name w:val="Message Header Char"/>
    <w:link w:val="MessageHeader"/>
    <w:uiPriority w:val="99"/>
    <w:semiHidden/>
    <w:rsid w:val="006F2CA2"/>
    <w:rPr>
      <w:rFonts w:ascii="Cambria" w:hAnsi="Cambria"/>
      <w:sz w:val="24"/>
      <w:szCs w:val="24"/>
      <w:shd w:val="pct20" w:color="auto" w:fill="auto"/>
      <w:lang w:val="en-GB" w:eastAsia="en-US"/>
    </w:rPr>
  </w:style>
  <w:style w:type="paragraph" w:styleId="NormalIndent">
    <w:name w:val="Normal Indent"/>
    <w:basedOn w:val="Normal"/>
    <w:uiPriority w:val="99"/>
    <w:semiHidden/>
    <w:unhideWhenUsed/>
    <w:rsid w:val="006F2CA2"/>
    <w:pPr>
      <w:spacing w:before="120" w:after="0" w:line="240" w:lineRule="auto"/>
      <w:ind w:left="720"/>
      <w:jc w:val="both"/>
    </w:pPr>
    <w:rPr>
      <w:rFonts w:ascii="Times New Roman" w:hAnsi="Times New Roman" w:cs="Times New Roman"/>
      <w:sz w:val="26"/>
      <w:szCs w:val="20"/>
      <w:lang w:val="en-GB" w:eastAsia="en-US"/>
    </w:rPr>
  </w:style>
  <w:style w:type="paragraph" w:customStyle="1" w:styleId="Note">
    <w:name w:val="Note"/>
    <w:qFormat/>
    <w:rsid w:val="006F2CA2"/>
    <w:pPr>
      <w:suppressLineNumbers/>
      <w:overflowPunct w:val="0"/>
      <w:adjustRightInd w:val="0"/>
      <w:spacing w:after="120"/>
    </w:pPr>
    <w:rPr>
      <w:rFonts w:ascii="Arial" w:eastAsia="MS Mincho" w:hAnsi="Arial"/>
      <w:color w:val="E36C0A"/>
      <w:lang w:val="en-GB" w:eastAsia="ja-JP"/>
    </w:rPr>
  </w:style>
  <w:style w:type="paragraph" w:styleId="NoteHeading">
    <w:name w:val="Note Heading"/>
    <w:basedOn w:val="Normal"/>
    <w:next w:val="Normal"/>
    <w:link w:val="NoteHeadingChar"/>
    <w:uiPriority w:val="99"/>
    <w:semiHidden/>
    <w:unhideWhenUsed/>
    <w:rsid w:val="006F2CA2"/>
    <w:pPr>
      <w:spacing w:before="120" w:after="0" w:line="240" w:lineRule="auto"/>
      <w:jc w:val="both"/>
    </w:pPr>
    <w:rPr>
      <w:rFonts w:ascii="Times New Roman" w:hAnsi="Times New Roman" w:cs="Times New Roman"/>
      <w:sz w:val="26"/>
      <w:szCs w:val="20"/>
      <w:lang w:val="en-GB" w:eastAsia="en-US"/>
    </w:rPr>
  </w:style>
  <w:style w:type="character" w:customStyle="1" w:styleId="NoteHeadingChar">
    <w:name w:val="Note Heading Char"/>
    <w:link w:val="NoteHeading"/>
    <w:uiPriority w:val="99"/>
    <w:semiHidden/>
    <w:rsid w:val="006F2CA2"/>
    <w:rPr>
      <w:sz w:val="26"/>
      <w:lang w:val="en-GB" w:eastAsia="en-US"/>
    </w:rPr>
  </w:style>
  <w:style w:type="character" w:customStyle="1" w:styleId="PartNo">
    <w:name w:val="Part No"/>
    <w:rsid w:val="006F2CA2"/>
    <w:rPr>
      <w:color w:val="000080"/>
    </w:rPr>
  </w:style>
  <w:style w:type="paragraph" w:styleId="Quote">
    <w:name w:val="Quote"/>
    <w:basedOn w:val="Normal"/>
    <w:next w:val="Normal"/>
    <w:link w:val="QuoteChar"/>
    <w:uiPriority w:val="29"/>
    <w:qFormat/>
    <w:rsid w:val="006F2CA2"/>
    <w:pPr>
      <w:spacing w:before="120" w:after="0" w:line="240" w:lineRule="auto"/>
      <w:jc w:val="both"/>
    </w:pPr>
    <w:rPr>
      <w:rFonts w:ascii="Times New Roman" w:hAnsi="Times New Roman" w:cs="Times New Roman"/>
      <w:i/>
      <w:iCs/>
      <w:color w:val="000000"/>
      <w:sz w:val="26"/>
      <w:szCs w:val="20"/>
      <w:lang w:val="en-GB" w:eastAsia="en-US"/>
    </w:rPr>
  </w:style>
  <w:style w:type="character" w:customStyle="1" w:styleId="QuoteChar">
    <w:name w:val="Quote Char"/>
    <w:link w:val="Quote"/>
    <w:uiPriority w:val="29"/>
    <w:rsid w:val="006F2CA2"/>
    <w:rPr>
      <w:i/>
      <w:iCs/>
      <w:color w:val="000000"/>
      <w:sz w:val="26"/>
      <w:lang w:val="en-GB" w:eastAsia="en-US"/>
    </w:rPr>
  </w:style>
  <w:style w:type="paragraph" w:styleId="Salutation">
    <w:name w:val="Salutation"/>
    <w:basedOn w:val="Normal"/>
    <w:next w:val="Normal"/>
    <w:link w:val="SalutationChar"/>
    <w:uiPriority w:val="99"/>
    <w:semiHidden/>
    <w:unhideWhenUsed/>
    <w:rsid w:val="006F2CA2"/>
    <w:pPr>
      <w:spacing w:before="120" w:after="0" w:line="240" w:lineRule="auto"/>
      <w:jc w:val="both"/>
    </w:pPr>
    <w:rPr>
      <w:rFonts w:ascii="Times New Roman" w:hAnsi="Times New Roman" w:cs="Times New Roman"/>
      <w:sz w:val="26"/>
      <w:szCs w:val="20"/>
      <w:lang w:val="en-GB" w:eastAsia="en-US"/>
    </w:rPr>
  </w:style>
  <w:style w:type="character" w:customStyle="1" w:styleId="SalutationChar">
    <w:name w:val="Salutation Char"/>
    <w:link w:val="Salutation"/>
    <w:uiPriority w:val="99"/>
    <w:semiHidden/>
    <w:rsid w:val="006F2CA2"/>
    <w:rPr>
      <w:sz w:val="26"/>
      <w:lang w:val="en-GB" w:eastAsia="en-US"/>
    </w:rPr>
  </w:style>
  <w:style w:type="character" w:customStyle="1" w:styleId="SectionNo">
    <w:name w:val="Section No"/>
    <w:rsid w:val="006F2CA2"/>
    <w:rPr>
      <w:b/>
      <w:color w:val="000080"/>
    </w:rPr>
  </w:style>
  <w:style w:type="paragraph" w:styleId="Signature">
    <w:name w:val="Signature"/>
    <w:basedOn w:val="Normal"/>
    <w:link w:val="SignatureChar"/>
    <w:uiPriority w:val="99"/>
    <w:semiHidden/>
    <w:unhideWhenUsed/>
    <w:rsid w:val="006F2CA2"/>
    <w:pPr>
      <w:spacing w:before="120" w:after="0" w:line="240" w:lineRule="auto"/>
      <w:ind w:left="4252"/>
      <w:jc w:val="both"/>
    </w:pPr>
    <w:rPr>
      <w:rFonts w:ascii="Times New Roman" w:hAnsi="Times New Roman" w:cs="Times New Roman"/>
      <w:sz w:val="26"/>
      <w:szCs w:val="20"/>
      <w:lang w:val="en-GB" w:eastAsia="en-US"/>
    </w:rPr>
  </w:style>
  <w:style w:type="character" w:customStyle="1" w:styleId="SignatureChar">
    <w:name w:val="Signature Char"/>
    <w:link w:val="Signature"/>
    <w:uiPriority w:val="99"/>
    <w:semiHidden/>
    <w:rsid w:val="006F2CA2"/>
    <w:rPr>
      <w:sz w:val="26"/>
      <w:lang w:val="en-GB" w:eastAsia="en-US"/>
    </w:rPr>
  </w:style>
  <w:style w:type="paragraph" w:customStyle="1" w:styleId="SourceNote">
    <w:name w:val="Source Note"/>
    <w:qFormat/>
    <w:rsid w:val="006F2CA2"/>
    <w:pPr>
      <w:spacing w:after="200" w:line="276" w:lineRule="auto"/>
      <w:jc w:val="right"/>
    </w:pPr>
    <w:rPr>
      <w:rFonts w:ascii="Arial" w:eastAsia="MS Mincho" w:hAnsi="Arial"/>
      <w:color w:val="7030A0"/>
      <w:lang w:val="en-GB" w:eastAsia="ja-JP"/>
    </w:rPr>
  </w:style>
  <w:style w:type="paragraph" w:customStyle="1" w:styleId="SourceNote0">
    <w:name w:val="SourceNote"/>
    <w:basedOn w:val="SectionText1"/>
    <w:semiHidden/>
    <w:qFormat/>
    <w:rsid w:val="006F2CA2"/>
    <w:pPr>
      <w:spacing w:after="120"/>
      <w:jc w:val="left"/>
    </w:pPr>
    <w:rPr>
      <w:i/>
    </w:rPr>
  </w:style>
  <w:style w:type="character" w:customStyle="1" w:styleId="SubParagraphNo">
    <w:name w:val="Sub Paragraph No"/>
    <w:rsid w:val="006F2CA2"/>
    <w:rPr>
      <w:color w:val="000080"/>
    </w:rPr>
  </w:style>
  <w:style w:type="character" w:customStyle="1" w:styleId="SubSectionNo">
    <w:name w:val="Sub Section No"/>
    <w:rsid w:val="006F2CA2"/>
    <w:rPr>
      <w:b/>
      <w:bCs w:val="0"/>
      <w:color w:val="000080"/>
    </w:rPr>
  </w:style>
  <w:style w:type="character" w:styleId="SubtleEmphasis">
    <w:name w:val="Subtle Emphasis"/>
    <w:uiPriority w:val="19"/>
    <w:qFormat/>
    <w:rsid w:val="006F2CA2"/>
    <w:rPr>
      <w:i/>
      <w:iCs/>
      <w:color w:val="808080"/>
      <w:lang w:val="en-GB"/>
    </w:rPr>
  </w:style>
  <w:style w:type="character" w:styleId="SubtleReference">
    <w:name w:val="Subtle Reference"/>
    <w:uiPriority w:val="31"/>
    <w:qFormat/>
    <w:rsid w:val="006F2CA2"/>
    <w:rPr>
      <w:smallCaps/>
      <w:color w:val="C0504D"/>
      <w:u w:val="single"/>
      <w:lang w:val="en-GB"/>
    </w:rPr>
  </w:style>
  <w:style w:type="table" w:styleId="Table3Deffects1">
    <w:name w:val="Table 3D effects 1"/>
    <w:basedOn w:val="TableNormal"/>
    <w:uiPriority w:val="99"/>
    <w:semiHidden/>
    <w:unhideWhenUsed/>
    <w:rsid w:val="006F2CA2"/>
    <w:rPr>
      <w:rFonts w:ascii="Calibri" w:hAnsi="Calibri"/>
      <w:sz w:val="22"/>
      <w:szCs w:val="22"/>
      <w:lang w:val="en-US" w:bidi="ta-IN"/>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paragraph" w:styleId="TableofAuthorities">
    <w:name w:val="table of authorities"/>
    <w:basedOn w:val="Normal"/>
    <w:next w:val="Normal"/>
    <w:uiPriority w:val="99"/>
    <w:semiHidden/>
    <w:unhideWhenUsed/>
    <w:rsid w:val="006F2CA2"/>
    <w:pPr>
      <w:spacing w:before="120" w:after="0" w:line="240" w:lineRule="auto"/>
      <w:ind w:left="260" w:hanging="260"/>
      <w:jc w:val="both"/>
    </w:pPr>
    <w:rPr>
      <w:rFonts w:ascii="Times New Roman" w:hAnsi="Times New Roman" w:cs="Times New Roman"/>
      <w:sz w:val="26"/>
      <w:szCs w:val="20"/>
      <w:lang w:val="en-GB" w:eastAsia="en-US"/>
    </w:rPr>
  </w:style>
  <w:style w:type="paragraph" w:styleId="TableofFigures">
    <w:name w:val="table of figures"/>
    <w:basedOn w:val="Normal"/>
    <w:next w:val="Normal"/>
    <w:uiPriority w:val="99"/>
    <w:semiHidden/>
    <w:unhideWhenUsed/>
    <w:rsid w:val="006F2CA2"/>
    <w:pPr>
      <w:spacing w:before="120" w:after="0" w:line="240" w:lineRule="auto"/>
      <w:jc w:val="both"/>
    </w:pPr>
    <w:rPr>
      <w:rFonts w:ascii="Times New Roman" w:hAnsi="Times New Roman" w:cs="Times New Roman"/>
      <w:sz w:val="26"/>
      <w:szCs w:val="20"/>
      <w:lang w:val="en-GB" w:eastAsia="en-US"/>
    </w:rPr>
  </w:style>
  <w:style w:type="paragraph" w:styleId="TOAHeading">
    <w:name w:val="toa heading"/>
    <w:basedOn w:val="Normal"/>
    <w:next w:val="Normal"/>
    <w:uiPriority w:val="99"/>
    <w:semiHidden/>
    <w:unhideWhenUsed/>
    <w:rsid w:val="006F2CA2"/>
    <w:pPr>
      <w:spacing w:before="120" w:after="0" w:line="240" w:lineRule="auto"/>
      <w:jc w:val="both"/>
    </w:pPr>
    <w:rPr>
      <w:rFonts w:ascii="Cambria" w:hAnsi="Cambria" w:cs="Times New Roman"/>
      <w:b/>
      <w:bCs/>
      <w:lang w:val="en-GB" w:eastAsia="en-US"/>
    </w:rPr>
  </w:style>
  <w:style w:type="paragraph" w:styleId="TOCHeading">
    <w:name w:val="TOC Heading"/>
    <w:basedOn w:val="Heading1"/>
    <w:next w:val="Normal"/>
    <w:uiPriority w:val="39"/>
    <w:unhideWhenUsed/>
    <w:qFormat/>
    <w:rsid w:val="006F2CA2"/>
    <w:pPr>
      <w:keepNext/>
      <w:keepLines/>
      <w:spacing w:before="480" w:beforeAutospacing="0" w:after="0" w:afterAutospacing="0"/>
      <w:outlineLvl w:val="9"/>
    </w:pPr>
    <w:rPr>
      <w:lang w:val="en-GB" w:eastAsia="ja-JP"/>
    </w:rPr>
  </w:style>
  <w:style w:type="character" w:customStyle="1" w:styleId="AlternativeElEndChar">
    <w:name w:val="AlternativeElEnd Char"/>
    <w:link w:val="AlternativeElEnd"/>
    <w:rsid w:val="006F2CA2"/>
    <w:rPr>
      <w:color w:val="C00000"/>
      <w:sz w:val="22"/>
      <w:lang w:val="en-GB" w:eastAsia="en-US"/>
    </w:rPr>
  </w:style>
  <w:style w:type="character" w:customStyle="1" w:styleId="AltInlineStartMarker">
    <w:name w:val="Alt Inline Start Marker"/>
    <w:uiPriority w:val="1"/>
    <w:qFormat/>
    <w:rsid w:val="006F2CA2"/>
    <w:rPr>
      <w:rFonts w:ascii="Calibri" w:hAnsi="Calibri" w:cs="Arial"/>
      <w:bCs/>
      <w:color w:val="FF0000"/>
      <w:sz w:val="22"/>
      <w:lang w:val="en-GB"/>
    </w:rPr>
  </w:style>
  <w:style w:type="character" w:customStyle="1" w:styleId="AltInlineEndMarker">
    <w:name w:val="Alt Inline End Marker"/>
    <w:uiPriority w:val="1"/>
    <w:qFormat/>
    <w:rsid w:val="006F2CA2"/>
    <w:rPr>
      <w:rFonts w:ascii="Calibri" w:hAnsi="Calibri"/>
      <w:color w:val="FF0000"/>
      <w:sz w:val="22"/>
    </w:rPr>
  </w:style>
  <w:style w:type="character" w:customStyle="1" w:styleId="AltInlineElStart">
    <w:name w:val="AltInlineElStart"/>
    <w:uiPriority w:val="1"/>
    <w:qFormat/>
    <w:rsid w:val="006F2CA2"/>
    <w:rPr>
      <w:rFonts w:ascii="Calibri" w:hAnsi="Calibri"/>
      <w:color w:val="C00000"/>
      <w:sz w:val="22"/>
    </w:rPr>
  </w:style>
  <w:style w:type="character" w:customStyle="1" w:styleId="AltInlineElEnd">
    <w:name w:val="AltInlineElEnd"/>
    <w:uiPriority w:val="1"/>
    <w:qFormat/>
    <w:rsid w:val="006F2CA2"/>
    <w:rPr>
      <w:rFonts w:ascii="Calibri" w:hAnsi="Calibri"/>
      <w:color w:val="C00000"/>
      <w:sz w:val="22"/>
    </w:rPr>
  </w:style>
  <w:style w:type="paragraph" w:customStyle="1" w:styleId="SectionHeadingHidden">
    <w:name w:val="SectionHeading(Hidden)"/>
    <w:basedOn w:val="Normal"/>
    <w:next w:val="SectionHeading"/>
    <w:qFormat/>
    <w:rsid w:val="006F2CA2"/>
    <w:pPr>
      <w:spacing w:before="120" w:after="0" w:line="240" w:lineRule="auto"/>
      <w:jc w:val="both"/>
    </w:pPr>
    <w:rPr>
      <w:rFonts w:ascii="Times New Roman" w:hAnsi="Times New Roman" w:cs="Times New Roman"/>
      <w:vanish/>
      <w:sz w:val="26"/>
      <w:szCs w:val="20"/>
      <w:lang w:val="en-GB" w:eastAsia="en-US"/>
    </w:rPr>
  </w:style>
  <w:style w:type="character" w:customStyle="1" w:styleId="TOC4Italic">
    <w:name w:val="TOC 4 (Italic)"/>
    <w:uiPriority w:val="1"/>
    <w:rsid w:val="006F2CA2"/>
    <w:rPr>
      <w:rFonts w:ascii="Times New Roman" w:hAnsi="Times New Roman"/>
      <w:bCs/>
      <w:i/>
      <w:sz w:val="22"/>
      <w:szCs w:val="24"/>
      <w:lang w:bidi="ta-IN"/>
    </w:rPr>
  </w:style>
  <w:style w:type="character" w:customStyle="1" w:styleId="TOC4Number">
    <w:name w:val="TOC 4 (Number)"/>
    <w:uiPriority w:val="1"/>
    <w:rsid w:val="006F2CA2"/>
    <w:rPr>
      <w:rFonts w:ascii="Times New Roman" w:hAnsi="Times New Roman"/>
      <w:sz w:val="22"/>
      <w:szCs w:val="24"/>
      <w:lang w:bidi="ta-IN"/>
    </w:rPr>
  </w:style>
  <w:style w:type="character" w:customStyle="1" w:styleId="HyperLinker">
    <w:name w:val="HyperLinker"/>
    <w:uiPriority w:val="1"/>
    <w:rsid w:val="006F2CA2"/>
    <w:rPr>
      <w:color w:val="auto"/>
      <w:u w:val="none"/>
      <w:lang w:val="en-GB"/>
    </w:rPr>
  </w:style>
  <w:style w:type="paragraph" w:customStyle="1" w:styleId="TOC4Word">
    <w:name w:val="TOC 4 (Word)"/>
    <w:basedOn w:val="TOC4"/>
    <w:qFormat/>
    <w:rsid w:val="006F2CA2"/>
    <w:pPr>
      <w:tabs>
        <w:tab w:val="right" w:pos="240"/>
        <w:tab w:val="left" w:pos="6600"/>
      </w:tabs>
      <w:spacing w:before="120" w:after="120" w:line="240" w:lineRule="auto"/>
      <w:ind w:left="0" w:right="1263"/>
      <w:jc w:val="both"/>
    </w:pPr>
    <w:rPr>
      <w:rFonts w:ascii="Times New Roman" w:hAnsi="Times New Roman"/>
      <w:noProof/>
      <w:color w:val="000000"/>
      <w:szCs w:val="24"/>
      <w:lang w:val="en-GB" w:eastAsia="en-US" w:bidi="ta-IN"/>
    </w:rPr>
  </w:style>
  <w:style w:type="paragraph" w:customStyle="1" w:styleId="DefinitionTerm">
    <w:name w:val="Definition Term"/>
    <w:basedOn w:val="IntenseQuote"/>
    <w:link w:val="DefinitionTermChar"/>
    <w:qFormat/>
    <w:rsid w:val="006F2CA2"/>
  </w:style>
  <w:style w:type="character" w:customStyle="1" w:styleId="DefinitionTermChar">
    <w:name w:val="Definition Term Char"/>
    <w:link w:val="DefinitionTerm"/>
    <w:rsid w:val="006F2CA2"/>
    <w:rPr>
      <w:b/>
      <w:bCs/>
      <w:i/>
      <w:iCs/>
      <w:color w:val="4F81BD"/>
      <w:sz w:val="26"/>
      <w:lang w:val="en-GB" w:eastAsia="en-US"/>
    </w:rPr>
  </w:style>
  <w:style w:type="paragraph" w:customStyle="1" w:styleId="PreviousREProvNo">
    <w:name w:val="PreviousREProvNo"/>
    <w:basedOn w:val="ScheduleRef"/>
    <w:qFormat/>
    <w:rsid w:val="006F2CA2"/>
    <w:rPr>
      <w:sz w:val="26"/>
      <w:lang w:val="en-GB"/>
    </w:rPr>
  </w:style>
  <w:style w:type="character" w:customStyle="1" w:styleId="SectionHeadingChar">
    <w:name w:val="SectionHeading Char"/>
    <w:link w:val="SectionHeading"/>
    <w:rsid w:val="006F2CA2"/>
    <w:rPr>
      <w:b/>
      <w:sz w:val="26"/>
      <w:lang w:val="en-GB" w:eastAsia="en-US"/>
    </w:rPr>
  </w:style>
  <w:style w:type="character" w:customStyle="1" w:styleId="SectionTextaChar">
    <w:name w:val="SectionText(a) Char"/>
    <w:link w:val="SectionTexta"/>
    <w:rsid w:val="006F2CA2"/>
    <w:rPr>
      <w:color w:val="000000"/>
      <w:sz w:val="26"/>
      <w:szCs w:val="24"/>
      <w:lang w:val="en-GB" w:eastAsia="en-US" w:bidi="ta-IN"/>
    </w:rPr>
  </w:style>
  <w:style w:type="paragraph" w:customStyle="1" w:styleId="SourceRef">
    <w:name w:val="SourceRef"/>
    <w:basedOn w:val="AmendRef"/>
    <w:qFormat/>
    <w:rsid w:val="006F2CA2"/>
    <w:pPr>
      <w:spacing w:before="60"/>
      <w:ind w:left="0"/>
      <w:jc w:val="left"/>
    </w:pPr>
    <w:rPr>
      <w:sz w:val="20"/>
    </w:rPr>
  </w:style>
  <w:style w:type="paragraph" w:customStyle="1" w:styleId="LegislativeSourceTable">
    <w:name w:val="LegislativeSourceTable"/>
    <w:qFormat/>
    <w:rsid w:val="006F2CA2"/>
    <w:pPr>
      <w:spacing w:after="200" w:line="276" w:lineRule="auto"/>
      <w:jc w:val="center"/>
    </w:pPr>
    <w:rPr>
      <w:b/>
      <w:caps/>
      <w:sz w:val="26"/>
      <w:lang w:val="en-GB" w:eastAsia="en-US"/>
    </w:rPr>
  </w:style>
  <w:style w:type="paragraph" w:customStyle="1" w:styleId="SectionInterpretationA0">
    <w:name w:val="SectionInterpretation[A]"/>
    <w:basedOn w:val="SectionInterpretationi"/>
    <w:qFormat/>
    <w:rsid w:val="006F2CA2"/>
    <w:pPr>
      <w:tabs>
        <w:tab w:val="clear" w:pos="1905"/>
        <w:tab w:val="right" w:pos="2676"/>
      </w:tabs>
      <w:ind w:left="2793" w:hanging="1443"/>
    </w:pPr>
  </w:style>
  <w:style w:type="paragraph" w:customStyle="1" w:styleId="SectionProviso1">
    <w:name w:val="SectionProviso(1)"/>
    <w:basedOn w:val="SectionText1N"/>
    <w:qFormat/>
    <w:rsid w:val="006F2CA2"/>
    <w:pPr>
      <w:ind w:firstLine="284"/>
    </w:pPr>
  </w:style>
  <w:style w:type="paragraph" w:customStyle="1" w:styleId="SectionProvisoa">
    <w:name w:val="SectionProviso(a)"/>
    <w:basedOn w:val="SectionTextaN"/>
    <w:qFormat/>
    <w:rsid w:val="006F2CA2"/>
    <w:pPr>
      <w:ind w:firstLine="283"/>
    </w:pPr>
  </w:style>
  <w:style w:type="paragraph" w:customStyle="1" w:styleId="SectionProvisoi">
    <w:name w:val="SectionProviso(i)"/>
    <w:basedOn w:val="SectionTextiN"/>
    <w:qFormat/>
    <w:rsid w:val="006F2CA2"/>
    <w:pPr>
      <w:ind w:firstLine="284"/>
    </w:pPr>
  </w:style>
  <w:style w:type="paragraph" w:customStyle="1" w:styleId="SectionText1Indent">
    <w:name w:val="SectionText(1)Indent"/>
    <w:basedOn w:val="SectionText1N"/>
    <w:qFormat/>
    <w:rsid w:val="006F2CA2"/>
    <w:pPr>
      <w:ind w:left="284"/>
    </w:pPr>
  </w:style>
  <w:style w:type="paragraph" w:customStyle="1" w:styleId="SectionTextaIndent">
    <w:name w:val="SectionText(a)Indent"/>
    <w:basedOn w:val="SectionTextaN"/>
    <w:qFormat/>
    <w:rsid w:val="006F2CA2"/>
    <w:pPr>
      <w:ind w:left="1134"/>
    </w:pPr>
  </w:style>
  <w:style w:type="paragraph" w:customStyle="1" w:styleId="SectionTextiIndent">
    <w:name w:val="SectionText(i)Indent"/>
    <w:basedOn w:val="SectionTextiN"/>
    <w:qFormat/>
    <w:rsid w:val="006F2CA2"/>
    <w:pPr>
      <w:ind w:left="1843"/>
    </w:pPr>
  </w:style>
  <w:style w:type="paragraph" w:customStyle="1" w:styleId="SectionTextAA">
    <w:name w:val="SectionText[AA]"/>
    <w:basedOn w:val="Normal"/>
    <w:qFormat/>
    <w:rsid w:val="006F2CA2"/>
    <w:pPr>
      <w:tabs>
        <w:tab w:val="right" w:pos="3005"/>
      </w:tabs>
      <w:spacing w:before="120" w:after="0" w:line="240" w:lineRule="auto"/>
      <w:ind w:left="3175" w:hanging="2183"/>
      <w:jc w:val="both"/>
    </w:pPr>
    <w:rPr>
      <w:rFonts w:ascii="Times New Roman" w:hAnsi="Times New Roman" w:cs="Times New Roman"/>
      <w:sz w:val="26"/>
      <w:szCs w:val="20"/>
      <w:lang w:val="en-GB" w:eastAsia="en-US" w:bidi="ta-IN"/>
    </w:rPr>
  </w:style>
  <w:style w:type="paragraph" w:customStyle="1" w:styleId="SectionTextI0">
    <w:name w:val="SectionText[I]"/>
    <w:basedOn w:val="SectionTextAA"/>
    <w:qFormat/>
    <w:rsid w:val="006F2CA2"/>
    <w:pPr>
      <w:tabs>
        <w:tab w:val="clear" w:pos="3005"/>
        <w:tab w:val="right" w:pos="3657"/>
      </w:tabs>
      <w:ind w:left="3771" w:hanging="2393"/>
    </w:pPr>
  </w:style>
  <w:style w:type="paragraph" w:customStyle="1" w:styleId="ScheduleSectionTextAA">
    <w:name w:val="ScheduleSectionText[AA]"/>
    <w:basedOn w:val="ScheduleSectionTextA0"/>
    <w:qFormat/>
    <w:rsid w:val="006F2CA2"/>
    <w:pPr>
      <w:tabs>
        <w:tab w:val="clear" w:pos="1871"/>
        <w:tab w:val="right" w:pos="2608"/>
      </w:tabs>
      <w:ind w:left="2721" w:hanging="1729"/>
    </w:pPr>
  </w:style>
  <w:style w:type="paragraph" w:customStyle="1" w:styleId="ScheduleSectionTextI0">
    <w:name w:val="ScheduleSectionText[I]"/>
    <w:basedOn w:val="ScheduleSectionTextAA"/>
    <w:qFormat/>
    <w:rsid w:val="006F2CA2"/>
    <w:pPr>
      <w:tabs>
        <w:tab w:val="clear" w:pos="2608"/>
        <w:tab w:val="right" w:pos="3062"/>
      </w:tabs>
      <w:ind w:left="3175" w:hanging="1049"/>
    </w:pPr>
  </w:style>
  <w:style w:type="paragraph" w:customStyle="1" w:styleId="SectionInterpretationAA">
    <w:name w:val="SectionInterpretation[AA]"/>
    <w:basedOn w:val="SectionInterpretationA0"/>
    <w:qFormat/>
    <w:rsid w:val="006F2CA2"/>
    <w:pPr>
      <w:tabs>
        <w:tab w:val="clear" w:pos="2676"/>
        <w:tab w:val="right" w:pos="3402"/>
      </w:tabs>
      <w:ind w:left="3515" w:hanging="1718"/>
    </w:pPr>
  </w:style>
  <w:style w:type="paragraph" w:customStyle="1" w:styleId="TOC2NoItalic">
    <w:name w:val="TOC 2 (No Italic)"/>
    <w:basedOn w:val="TOC2"/>
    <w:qFormat/>
    <w:rsid w:val="006F2CA2"/>
    <w:pPr>
      <w:spacing w:before="120" w:after="40" w:line="240" w:lineRule="auto"/>
      <w:ind w:left="0"/>
      <w:jc w:val="center"/>
    </w:pPr>
    <w:rPr>
      <w:rFonts w:ascii="Times New Roman" w:hAnsi="Times New Roman" w:cs="Times New Roman"/>
      <w:noProof/>
      <w:sz w:val="26"/>
      <w:szCs w:val="26"/>
      <w:lang w:val="en-GB" w:eastAsia="en-US"/>
    </w:rPr>
  </w:style>
  <w:style w:type="paragraph" w:customStyle="1" w:styleId="SectionTextAAN">
    <w:name w:val="SectionText[AA]N+"/>
    <w:basedOn w:val="SectionTextAA"/>
    <w:qFormat/>
    <w:rsid w:val="006F2CA2"/>
    <w:pPr>
      <w:ind w:firstLine="0"/>
    </w:pPr>
  </w:style>
  <w:style w:type="paragraph" w:customStyle="1" w:styleId="SectionTextIN0">
    <w:name w:val="SectionText[I]N+"/>
    <w:basedOn w:val="SectionTextI0"/>
    <w:qFormat/>
    <w:rsid w:val="006F2CA2"/>
    <w:pPr>
      <w:ind w:firstLine="0"/>
    </w:pPr>
  </w:style>
  <w:style w:type="paragraph" w:customStyle="1" w:styleId="SectionInterpretationAN0">
    <w:name w:val="SectionInterpretation[A]N+"/>
    <w:basedOn w:val="SectionInterpretationA0"/>
    <w:qFormat/>
    <w:rsid w:val="006F2CA2"/>
    <w:pPr>
      <w:tabs>
        <w:tab w:val="clear" w:pos="2676"/>
      </w:tabs>
      <w:ind w:left="2807" w:firstLine="0"/>
    </w:pPr>
  </w:style>
  <w:style w:type="paragraph" w:customStyle="1" w:styleId="SectionInterpretationAAN">
    <w:name w:val="SectionInterpretation[AA]N+"/>
    <w:basedOn w:val="SectionInterpretationAA"/>
    <w:qFormat/>
    <w:rsid w:val="006F2CA2"/>
    <w:pPr>
      <w:tabs>
        <w:tab w:val="clear" w:pos="3402"/>
      </w:tabs>
      <w:ind w:firstLine="0"/>
    </w:pPr>
  </w:style>
  <w:style w:type="paragraph" w:customStyle="1" w:styleId="ScheduleSectionInterpretationA0">
    <w:name w:val="ScheduleSectionInterpretation[A]"/>
    <w:basedOn w:val="SectionInterpretationA0"/>
    <w:qFormat/>
    <w:rsid w:val="006F2CA2"/>
    <w:rPr>
      <w:sz w:val="22"/>
    </w:rPr>
  </w:style>
  <w:style w:type="paragraph" w:customStyle="1" w:styleId="ScheduleSectionInterpretationAA">
    <w:name w:val="ScheduleSectionInterpretation[AA]"/>
    <w:basedOn w:val="SectionInterpretationAA"/>
    <w:qFormat/>
    <w:rsid w:val="006F2CA2"/>
    <w:rPr>
      <w:sz w:val="22"/>
    </w:rPr>
  </w:style>
  <w:style w:type="paragraph" w:customStyle="1" w:styleId="ScheduleSectionInterpretationaN">
    <w:name w:val="ScheduleSectionInterpretation(a)N+"/>
    <w:basedOn w:val="Normal"/>
    <w:qFormat/>
    <w:rsid w:val="006F2CA2"/>
    <w:pPr>
      <w:spacing w:before="120" w:after="0" w:line="240" w:lineRule="auto"/>
      <w:ind w:left="1350"/>
      <w:jc w:val="both"/>
    </w:pPr>
    <w:rPr>
      <w:rFonts w:ascii="Times New Roman" w:hAnsi="Times New Roman" w:cs="Times New Roman"/>
      <w:sz w:val="22"/>
      <w:szCs w:val="20"/>
      <w:lang w:val="en-GB" w:eastAsia="en-US"/>
    </w:rPr>
  </w:style>
  <w:style w:type="paragraph" w:customStyle="1" w:styleId="ScheduleSectionInterpretationiN">
    <w:name w:val="ScheduleSectionInterpretation(i)N+"/>
    <w:basedOn w:val="SectionInterpretationiN"/>
    <w:qFormat/>
    <w:rsid w:val="006F2CA2"/>
    <w:rPr>
      <w:sz w:val="22"/>
    </w:rPr>
  </w:style>
  <w:style w:type="paragraph" w:customStyle="1" w:styleId="ScheduleSectionInterpretationAN0">
    <w:name w:val="ScheduleSectionInterpretation[A]N+"/>
    <w:basedOn w:val="SectionInterpretationAN0"/>
    <w:qFormat/>
    <w:rsid w:val="006F2CA2"/>
    <w:rPr>
      <w:sz w:val="22"/>
    </w:rPr>
  </w:style>
  <w:style w:type="paragraph" w:customStyle="1" w:styleId="ScheduleSectionInterpretationAAN">
    <w:name w:val="ScheduleSectionInterpretation[AA]N+"/>
    <w:basedOn w:val="SectionInterpretationAAN"/>
    <w:qFormat/>
    <w:rsid w:val="006F2CA2"/>
    <w:rPr>
      <w:sz w:val="22"/>
    </w:rPr>
  </w:style>
  <w:style w:type="paragraph" w:customStyle="1" w:styleId="ScheduleSectionTextAAN">
    <w:name w:val="ScheduleSectionText[AA]N+"/>
    <w:basedOn w:val="SectionTextAAN"/>
    <w:qFormat/>
    <w:rsid w:val="006F2CA2"/>
    <w:pPr>
      <w:tabs>
        <w:tab w:val="clear" w:pos="3005"/>
      </w:tabs>
      <w:ind w:left="2722"/>
    </w:pPr>
    <w:rPr>
      <w:sz w:val="22"/>
    </w:rPr>
  </w:style>
  <w:style w:type="paragraph" w:customStyle="1" w:styleId="ScheduleSectionTextIN0">
    <w:name w:val="ScheduleSectionText[I]N+"/>
    <w:basedOn w:val="SectionTextIN0"/>
    <w:qFormat/>
    <w:rsid w:val="006F2CA2"/>
    <w:pPr>
      <w:ind w:left="3175"/>
    </w:pPr>
    <w:rPr>
      <w:sz w:val="22"/>
    </w:rPr>
  </w:style>
  <w:style w:type="paragraph" w:customStyle="1" w:styleId="Am1SectionInterpretationA0">
    <w:name w:val="Am1SectionInterpretation[A]"/>
    <w:basedOn w:val="Am1SectionInterpretationi"/>
    <w:qFormat/>
    <w:rsid w:val="006F2CA2"/>
    <w:pPr>
      <w:tabs>
        <w:tab w:val="clear" w:pos="2410"/>
        <w:tab w:val="right" w:pos="3130"/>
      </w:tabs>
      <w:ind w:left="3240" w:hanging="1530"/>
    </w:pPr>
  </w:style>
  <w:style w:type="paragraph" w:customStyle="1" w:styleId="Am1SectionInterpretationAN0">
    <w:name w:val="Am1SectionInterpretation[A]N+"/>
    <w:basedOn w:val="Am1SectionInterpretationiN"/>
    <w:qFormat/>
    <w:rsid w:val="006F2CA2"/>
    <w:pPr>
      <w:ind w:left="3240"/>
    </w:pPr>
  </w:style>
  <w:style w:type="paragraph" w:customStyle="1" w:styleId="Am2SectionInterpretationA0">
    <w:name w:val="Am2SectionInterpretation[A]"/>
    <w:basedOn w:val="Am2SectionInterpretationi"/>
    <w:qFormat/>
    <w:rsid w:val="006F2CA2"/>
    <w:pPr>
      <w:tabs>
        <w:tab w:val="clear" w:pos="3056"/>
        <w:tab w:val="right" w:pos="3754"/>
      </w:tabs>
      <w:ind w:left="3870" w:hanging="1800"/>
    </w:pPr>
  </w:style>
  <w:style w:type="paragraph" w:customStyle="1" w:styleId="Am2SectionTextAA">
    <w:name w:val="Am2SectionText[AA]"/>
    <w:basedOn w:val="Am2SectionTextA0"/>
    <w:qFormat/>
    <w:rsid w:val="006F2CA2"/>
    <w:pPr>
      <w:tabs>
        <w:tab w:val="clear" w:pos="3436"/>
        <w:tab w:val="right" w:pos="4332"/>
      </w:tabs>
      <w:ind w:left="4446" w:hanging="2552"/>
    </w:pPr>
  </w:style>
  <w:style w:type="paragraph" w:customStyle="1" w:styleId="Am2SectionTextAAN">
    <w:name w:val="Am2SectionText[AA]N+"/>
    <w:basedOn w:val="Am2SectionTextAN2"/>
    <w:qFormat/>
    <w:rsid w:val="006F2CA2"/>
    <w:pPr>
      <w:ind w:left="4445"/>
    </w:pPr>
  </w:style>
  <w:style w:type="paragraph" w:customStyle="1" w:styleId="Am2SectionTextI0">
    <w:name w:val="Am2SectionText[I]"/>
    <w:basedOn w:val="Am2SectionTextAA"/>
    <w:qFormat/>
    <w:rsid w:val="006F2CA2"/>
    <w:pPr>
      <w:tabs>
        <w:tab w:val="clear" w:pos="4332"/>
        <w:tab w:val="right" w:pos="4961"/>
      </w:tabs>
      <w:ind w:left="5143" w:hanging="3158"/>
    </w:pPr>
  </w:style>
  <w:style w:type="paragraph" w:customStyle="1" w:styleId="Am2SectionTextIN1">
    <w:name w:val="Am2SectionText[I]N+"/>
    <w:basedOn w:val="Am2SectionTextAAN"/>
    <w:qFormat/>
    <w:rsid w:val="006F2CA2"/>
    <w:pPr>
      <w:ind w:left="5143"/>
    </w:pPr>
  </w:style>
  <w:style w:type="paragraph" w:customStyle="1" w:styleId="Am2SectionInterpretationAA">
    <w:name w:val="Am2SectionInterpretation[AA]"/>
    <w:basedOn w:val="Am2SectionInterpretationA0"/>
    <w:qFormat/>
    <w:rsid w:val="006F2CA2"/>
    <w:pPr>
      <w:tabs>
        <w:tab w:val="clear" w:pos="3754"/>
        <w:tab w:val="right" w:pos="4655"/>
      </w:tabs>
      <w:ind w:left="4770" w:hanging="2700"/>
    </w:pPr>
  </w:style>
  <w:style w:type="paragraph" w:customStyle="1" w:styleId="Am2SectionInterpretationAAN">
    <w:name w:val="Am2SectionInterpretation[AA]N+"/>
    <w:basedOn w:val="Am2SectionInterpretationAA"/>
    <w:qFormat/>
    <w:rsid w:val="006F2CA2"/>
    <w:pPr>
      <w:tabs>
        <w:tab w:val="clear" w:pos="4655"/>
      </w:tabs>
      <w:ind w:firstLine="0"/>
    </w:pPr>
  </w:style>
  <w:style w:type="paragraph" w:customStyle="1" w:styleId="Am2SectionInterpretationAN0">
    <w:name w:val="Am2SectionInterpretation[A]N+"/>
    <w:basedOn w:val="Am2SectionInterpretationA0"/>
    <w:qFormat/>
    <w:rsid w:val="006F2CA2"/>
    <w:pPr>
      <w:tabs>
        <w:tab w:val="clear" w:pos="3754"/>
      </w:tabs>
      <w:ind w:firstLine="0"/>
    </w:pPr>
  </w:style>
  <w:style w:type="paragraph" w:customStyle="1" w:styleId="Am1SectionInterpretationAA">
    <w:name w:val="Am1SectionInterpretation[AA]"/>
    <w:basedOn w:val="Am1SectionInterpretationA0"/>
    <w:qFormat/>
    <w:rsid w:val="006F2CA2"/>
    <w:pPr>
      <w:tabs>
        <w:tab w:val="clear" w:pos="3130"/>
        <w:tab w:val="right" w:pos="4026"/>
      </w:tabs>
      <w:ind w:left="4140" w:hanging="2250"/>
    </w:pPr>
  </w:style>
  <w:style w:type="paragraph" w:customStyle="1" w:styleId="Am1SectionInterpretationAAN">
    <w:name w:val="Am1SectionInterpretation[AA]N+"/>
    <w:basedOn w:val="Am1SectionInterpretationAA"/>
    <w:qFormat/>
    <w:rsid w:val="006F2CA2"/>
    <w:pPr>
      <w:tabs>
        <w:tab w:val="clear" w:pos="4026"/>
      </w:tabs>
      <w:ind w:firstLine="0"/>
    </w:pPr>
  </w:style>
  <w:style w:type="paragraph" w:customStyle="1" w:styleId="Am1SectionTextAA">
    <w:name w:val="Am1SectionText[AA]"/>
    <w:basedOn w:val="Am1SectionTextA0"/>
    <w:qFormat/>
    <w:rsid w:val="006F2CA2"/>
    <w:pPr>
      <w:tabs>
        <w:tab w:val="clear" w:pos="2659"/>
        <w:tab w:val="right" w:pos="3555"/>
      </w:tabs>
      <w:ind w:left="3668" w:hanging="2676"/>
    </w:pPr>
  </w:style>
  <w:style w:type="paragraph" w:customStyle="1" w:styleId="Am1SectionTextAAN">
    <w:name w:val="Am1SectionText[AA]N+"/>
    <w:basedOn w:val="Am1SectionTextAA"/>
    <w:qFormat/>
    <w:rsid w:val="006F2CA2"/>
    <w:pPr>
      <w:tabs>
        <w:tab w:val="clear" w:pos="3555"/>
      </w:tabs>
      <w:ind w:firstLine="0"/>
    </w:pPr>
  </w:style>
  <w:style w:type="paragraph" w:customStyle="1" w:styleId="Am1SectionTextI0">
    <w:name w:val="Am1SectionText[I]"/>
    <w:basedOn w:val="Am1SectionTextAA"/>
    <w:qFormat/>
    <w:rsid w:val="006F2CA2"/>
    <w:pPr>
      <w:tabs>
        <w:tab w:val="clear" w:pos="3555"/>
        <w:tab w:val="right" w:pos="4185"/>
      </w:tabs>
      <w:ind w:left="4366" w:hanging="3374"/>
    </w:pPr>
  </w:style>
  <w:style w:type="paragraph" w:customStyle="1" w:styleId="Am1SectionTextIN1">
    <w:name w:val="Am1SectionText[I]N+"/>
    <w:basedOn w:val="Am1SectionTextI0"/>
    <w:qFormat/>
    <w:rsid w:val="006F2CA2"/>
    <w:pPr>
      <w:tabs>
        <w:tab w:val="clear" w:pos="4185"/>
      </w:tabs>
      <w:ind w:firstLine="0"/>
    </w:pPr>
  </w:style>
  <w:style w:type="paragraph" w:customStyle="1" w:styleId="Am2SectionProviso1">
    <w:name w:val="Am2SectionProviso(1)"/>
    <w:basedOn w:val="Am2SectionText1N"/>
    <w:qFormat/>
    <w:rsid w:val="006F2CA2"/>
    <w:pPr>
      <w:ind w:left="1170" w:firstLine="360"/>
    </w:pPr>
  </w:style>
  <w:style w:type="paragraph" w:customStyle="1" w:styleId="Am2SectionProvisoa">
    <w:name w:val="Am2SectionProviso(a)"/>
    <w:basedOn w:val="Am2SectionTextaN0"/>
    <w:qFormat/>
    <w:rsid w:val="006F2CA2"/>
    <w:pPr>
      <w:ind w:firstLine="360"/>
    </w:pPr>
  </w:style>
  <w:style w:type="paragraph" w:customStyle="1" w:styleId="Am2SectionTextaIndent">
    <w:name w:val="Am2SectionText(a)Indent"/>
    <w:basedOn w:val="Am2SectionTextaN0"/>
    <w:qFormat/>
    <w:rsid w:val="006F2CA2"/>
    <w:pPr>
      <w:ind w:left="2529"/>
    </w:pPr>
  </w:style>
  <w:style w:type="paragraph" w:customStyle="1" w:styleId="Am2SectionTextiIndent">
    <w:name w:val="Am2SectionText(i)Indent"/>
    <w:basedOn w:val="Am2SectionTextiN0"/>
    <w:qFormat/>
    <w:rsid w:val="006F2CA2"/>
    <w:pPr>
      <w:ind w:left="3181"/>
    </w:pPr>
  </w:style>
  <w:style w:type="paragraph" w:customStyle="1" w:styleId="Am2SectionProvisoi">
    <w:name w:val="Am2SectionProviso(i)"/>
    <w:basedOn w:val="Am2SectionTextiN0"/>
    <w:qFormat/>
    <w:rsid w:val="006F2CA2"/>
    <w:pPr>
      <w:ind w:firstLine="357"/>
    </w:pPr>
  </w:style>
  <w:style w:type="paragraph" w:customStyle="1" w:styleId="Am1SectionProviso1">
    <w:name w:val="Am1SectionProviso(1)"/>
    <w:basedOn w:val="Am1SectionText1N"/>
    <w:qFormat/>
    <w:rsid w:val="006F2CA2"/>
    <w:pPr>
      <w:ind w:left="450" w:firstLine="400"/>
    </w:pPr>
  </w:style>
  <w:style w:type="paragraph" w:customStyle="1" w:styleId="Am1SectionProvisoi">
    <w:name w:val="Am1SectionProviso(i)"/>
    <w:basedOn w:val="Am1SectionTextaN0"/>
    <w:qFormat/>
    <w:rsid w:val="006F2CA2"/>
    <w:pPr>
      <w:ind w:left="2155" w:firstLine="357"/>
    </w:pPr>
  </w:style>
  <w:style w:type="paragraph" w:customStyle="1" w:styleId="Am1SectionTextiIndent">
    <w:name w:val="Am1SectionText(i)Indent"/>
    <w:basedOn w:val="Am1SectionTextiN0"/>
    <w:qFormat/>
    <w:rsid w:val="006F2CA2"/>
    <w:pPr>
      <w:ind w:left="2512"/>
    </w:pPr>
  </w:style>
  <w:style w:type="paragraph" w:customStyle="1" w:styleId="Am1SectionTextaIndent">
    <w:name w:val="Am1SectionText(a)Indent"/>
    <w:basedOn w:val="Am1SectionTextaN0"/>
    <w:qFormat/>
    <w:rsid w:val="006F2CA2"/>
    <w:pPr>
      <w:ind w:left="1800"/>
    </w:pPr>
  </w:style>
  <w:style w:type="paragraph" w:customStyle="1" w:styleId="Am1SectionProvisoa">
    <w:name w:val="Am1SectionProviso(a)"/>
    <w:basedOn w:val="Am1SectionTextaN0"/>
    <w:qFormat/>
    <w:rsid w:val="006F2CA2"/>
    <w:pPr>
      <w:ind w:left="1440" w:firstLine="360"/>
    </w:pPr>
  </w:style>
  <w:style w:type="paragraph" w:customStyle="1" w:styleId="SpeakerSignatureBlock">
    <w:name w:val="SpeakerSignatureBlock"/>
    <w:basedOn w:val="SLSignatureBlock"/>
    <w:qFormat/>
    <w:rsid w:val="006F2CA2"/>
    <w:pPr>
      <w:tabs>
        <w:tab w:val="left" w:pos="7088"/>
      </w:tabs>
      <w:ind w:left="4678"/>
    </w:pPr>
    <w:rPr>
      <w:rFonts w:eastAsia="+mn-ea"/>
      <w:i/>
      <w:kern w:val="24"/>
      <w:sz w:val="22"/>
    </w:rPr>
  </w:style>
  <w:style w:type="paragraph" w:customStyle="1" w:styleId="SpeakerCertText">
    <w:name w:val="SpeakerCertText"/>
    <w:basedOn w:val="ScheduleSectionText1N"/>
    <w:qFormat/>
    <w:rsid w:val="006F2CA2"/>
    <w:rPr>
      <w:rFonts w:eastAsia="+mn-ea"/>
      <w:kern w:val="24"/>
      <w:lang w:val="en-GB"/>
    </w:rPr>
  </w:style>
  <w:style w:type="paragraph" w:customStyle="1" w:styleId="SpeakerCertTexta">
    <w:name w:val="SpeakerCertText(a)"/>
    <w:basedOn w:val="ScheduleSectionTexta"/>
    <w:qFormat/>
    <w:rsid w:val="006F2CA2"/>
    <w:rPr>
      <w:rFonts w:eastAsia="+mn-ea"/>
      <w:kern w:val="24"/>
    </w:rPr>
  </w:style>
  <w:style w:type="paragraph" w:customStyle="1" w:styleId="Am1ScheduleSectionHeading">
    <w:name w:val="Am1ScheduleSectionHeading"/>
    <w:basedOn w:val="Am1SectionHeading"/>
    <w:qFormat/>
    <w:rsid w:val="006F2CA2"/>
    <w:rPr>
      <w:sz w:val="22"/>
    </w:rPr>
  </w:style>
  <w:style w:type="paragraph" w:customStyle="1" w:styleId="Am1ScheduleSectionText1">
    <w:name w:val="Am1ScheduleSectionText(1)"/>
    <w:basedOn w:val="Am1SectionText1"/>
    <w:qFormat/>
    <w:rsid w:val="006F2CA2"/>
    <w:rPr>
      <w:sz w:val="22"/>
    </w:rPr>
  </w:style>
  <w:style w:type="paragraph" w:customStyle="1" w:styleId="Am1ScheduleSectionProviso1">
    <w:name w:val="Am1ScheduleSectionProviso(1)"/>
    <w:basedOn w:val="Am1SectionProviso1"/>
    <w:qFormat/>
    <w:rsid w:val="006F2CA2"/>
    <w:rPr>
      <w:sz w:val="22"/>
    </w:rPr>
  </w:style>
  <w:style w:type="paragraph" w:customStyle="1" w:styleId="Am1ScheduleSectionTexta">
    <w:name w:val="Am1ScheduleSectionText(a)"/>
    <w:basedOn w:val="Am1SectionTexta"/>
    <w:qFormat/>
    <w:rsid w:val="006F2CA2"/>
    <w:pPr>
      <w:tabs>
        <w:tab w:val="right" w:pos="1320"/>
      </w:tabs>
      <w:ind w:left="1434" w:hanging="1060"/>
    </w:pPr>
    <w:rPr>
      <w:color w:val="000000"/>
      <w:sz w:val="22"/>
      <w:szCs w:val="24"/>
      <w:lang w:bidi="ta-IN"/>
    </w:rPr>
  </w:style>
  <w:style w:type="paragraph" w:customStyle="1" w:styleId="Am1ScheduleSectionTextaIndent">
    <w:name w:val="Am1ScheduleSectionText(a)Indent"/>
    <w:basedOn w:val="Am1SectionTextaIndent"/>
    <w:qFormat/>
    <w:rsid w:val="006F2CA2"/>
    <w:rPr>
      <w:sz w:val="22"/>
    </w:rPr>
  </w:style>
  <w:style w:type="paragraph" w:customStyle="1" w:styleId="Am1ScheduleSectionProvisoa">
    <w:name w:val="Am1ScheduleSectionProviso(a)"/>
    <w:basedOn w:val="Am1SectionProvisoa"/>
    <w:qFormat/>
    <w:rsid w:val="006F2CA2"/>
    <w:rPr>
      <w:sz w:val="22"/>
    </w:rPr>
  </w:style>
  <w:style w:type="paragraph" w:customStyle="1" w:styleId="Am1ScheduleSectionTexti">
    <w:name w:val="Am1ScheduleSectionText(i)"/>
    <w:basedOn w:val="Am1SectionTexti"/>
    <w:qFormat/>
    <w:rsid w:val="006F2CA2"/>
    <w:rPr>
      <w:sz w:val="22"/>
    </w:rPr>
  </w:style>
  <w:style w:type="paragraph" w:customStyle="1" w:styleId="Am1ScheduleSectionProvisoi">
    <w:name w:val="Am1ScheduleSectionProviso(i)"/>
    <w:basedOn w:val="Am1SectionProvisoi"/>
    <w:qFormat/>
    <w:rsid w:val="006F2CA2"/>
    <w:rPr>
      <w:sz w:val="22"/>
    </w:rPr>
  </w:style>
  <w:style w:type="paragraph" w:customStyle="1" w:styleId="Am1ScheduleSectionTextiIndent">
    <w:name w:val="Am1ScheduleSectionText(i)Indent"/>
    <w:basedOn w:val="Am1SectionTextiIndent"/>
    <w:qFormat/>
    <w:rsid w:val="006F2CA2"/>
    <w:rPr>
      <w:sz w:val="22"/>
    </w:rPr>
  </w:style>
  <w:style w:type="paragraph" w:customStyle="1" w:styleId="Am1ScheduleSectionTextA0">
    <w:name w:val="Am1ScheduleSectionText[A]"/>
    <w:basedOn w:val="Am1SectionTextA0"/>
    <w:qFormat/>
    <w:rsid w:val="006F2CA2"/>
    <w:rPr>
      <w:sz w:val="22"/>
    </w:rPr>
  </w:style>
  <w:style w:type="paragraph" w:customStyle="1" w:styleId="Am1ScheduleSectionTextAA">
    <w:name w:val="Am1ScheduleSectionText[AA]"/>
    <w:basedOn w:val="Am1SectionTextAA"/>
    <w:qFormat/>
    <w:rsid w:val="006F2CA2"/>
    <w:rPr>
      <w:sz w:val="22"/>
    </w:rPr>
  </w:style>
  <w:style w:type="paragraph" w:customStyle="1" w:styleId="Am1ScheduleSectionTextAAN">
    <w:name w:val="Am1ScheduleSectionText[AA]N+"/>
    <w:basedOn w:val="Am1SectionTextAAN"/>
    <w:qFormat/>
    <w:rsid w:val="006F2CA2"/>
    <w:rPr>
      <w:sz w:val="22"/>
    </w:rPr>
  </w:style>
  <w:style w:type="paragraph" w:customStyle="1" w:styleId="Am1ScheduleSectionTextI0">
    <w:name w:val="Am1ScheduleSectionText[I]"/>
    <w:basedOn w:val="Am1SectionTextI0"/>
    <w:qFormat/>
    <w:rsid w:val="006F2CA2"/>
    <w:pPr>
      <w:tabs>
        <w:tab w:val="clear" w:pos="4185"/>
        <w:tab w:val="right" w:pos="4253"/>
      </w:tabs>
    </w:pPr>
    <w:rPr>
      <w:sz w:val="22"/>
    </w:rPr>
  </w:style>
  <w:style w:type="paragraph" w:customStyle="1" w:styleId="Am1ScheduleSectionInterpretationItem">
    <w:name w:val="Am1ScheduleSectionInterpretationItem"/>
    <w:basedOn w:val="Am1SectionInterpretationItem"/>
    <w:qFormat/>
    <w:rsid w:val="006F2CA2"/>
    <w:rPr>
      <w:sz w:val="22"/>
    </w:rPr>
  </w:style>
  <w:style w:type="paragraph" w:customStyle="1" w:styleId="Am1ScheduleSectionInterpretationa">
    <w:name w:val="Am1ScheduleSectionInterpretation(a)"/>
    <w:basedOn w:val="Am1SectionInterpretationa"/>
    <w:qFormat/>
    <w:rsid w:val="006F2CA2"/>
    <w:rPr>
      <w:sz w:val="22"/>
    </w:rPr>
  </w:style>
  <w:style w:type="paragraph" w:customStyle="1" w:styleId="Am1ScheduleSectionInterpretationi">
    <w:name w:val="Am1ScheduleSectionInterpretation(i)"/>
    <w:basedOn w:val="Am1SectionInterpretationi"/>
    <w:qFormat/>
    <w:rsid w:val="006F2CA2"/>
    <w:rPr>
      <w:sz w:val="22"/>
    </w:rPr>
  </w:style>
  <w:style w:type="paragraph" w:customStyle="1" w:styleId="Am1ScheduleSectionInterpretationA0">
    <w:name w:val="Am1ScheduleSectionInterpretation[A]"/>
    <w:basedOn w:val="Am1SectionInterpretationA0"/>
    <w:qFormat/>
    <w:rsid w:val="006F2CA2"/>
    <w:rPr>
      <w:sz w:val="22"/>
    </w:rPr>
  </w:style>
  <w:style w:type="paragraph" w:customStyle="1" w:styleId="Am1ScheduleSectionInterpretationAA">
    <w:name w:val="Am1ScheduleSectionInterpretation[AA]"/>
    <w:basedOn w:val="Am1SectionInterpretationAA"/>
    <w:qFormat/>
    <w:rsid w:val="006F2CA2"/>
    <w:rPr>
      <w:sz w:val="22"/>
    </w:rPr>
  </w:style>
  <w:style w:type="paragraph" w:customStyle="1" w:styleId="Am1ScheduleSectionTextaN">
    <w:name w:val="Am1ScheduleSectionText(a)N+"/>
    <w:basedOn w:val="Am1SectionTextaN0"/>
    <w:qFormat/>
    <w:rsid w:val="006F2CA2"/>
    <w:rPr>
      <w:sz w:val="22"/>
    </w:rPr>
  </w:style>
  <w:style w:type="paragraph" w:customStyle="1" w:styleId="Am1ScheduleSectionTextiN">
    <w:name w:val="Am1ScheduleSectionText(i)N+"/>
    <w:basedOn w:val="Am1SectionTextiN0"/>
    <w:qFormat/>
    <w:rsid w:val="006F2CA2"/>
    <w:rPr>
      <w:sz w:val="22"/>
    </w:rPr>
  </w:style>
  <w:style w:type="paragraph" w:customStyle="1" w:styleId="Am1ScheduleSectionText1N">
    <w:name w:val="Am1ScheduleSectionText(1)N"/>
    <w:basedOn w:val="Am1SectionText1N"/>
    <w:qFormat/>
    <w:rsid w:val="006F2CA2"/>
    <w:rPr>
      <w:sz w:val="22"/>
    </w:rPr>
  </w:style>
  <w:style w:type="paragraph" w:customStyle="1" w:styleId="Am1ScheduleSectionTextAN0">
    <w:name w:val="Am1ScheduleSectionText[A]N+"/>
    <w:basedOn w:val="Am1SectionTextAN2"/>
    <w:qFormat/>
    <w:rsid w:val="006F2CA2"/>
    <w:rPr>
      <w:sz w:val="22"/>
    </w:rPr>
  </w:style>
  <w:style w:type="paragraph" w:customStyle="1" w:styleId="Am1ScheduleSectionTextIN0">
    <w:name w:val="Am1ScheduleSectionText[I]N+"/>
    <w:basedOn w:val="Am1SectionTextIN1"/>
    <w:qFormat/>
    <w:rsid w:val="006F2CA2"/>
    <w:rPr>
      <w:sz w:val="22"/>
    </w:rPr>
  </w:style>
  <w:style w:type="paragraph" w:customStyle="1" w:styleId="Am1ScheduleSectionInterpretationItemN">
    <w:name w:val="Am1ScheduleSectionInterpretationItemN+"/>
    <w:basedOn w:val="Am1SectionInterpretationItemN"/>
    <w:qFormat/>
    <w:rsid w:val="006F2CA2"/>
    <w:rPr>
      <w:sz w:val="22"/>
    </w:rPr>
  </w:style>
  <w:style w:type="paragraph" w:customStyle="1" w:styleId="Am1ScheduleSectionInterpretationaN">
    <w:name w:val="Am1ScheduleSectionInterpretation(a)N+"/>
    <w:basedOn w:val="Am1SectionInterpretationaN"/>
    <w:qFormat/>
    <w:rsid w:val="006F2CA2"/>
    <w:rPr>
      <w:sz w:val="22"/>
    </w:rPr>
  </w:style>
  <w:style w:type="paragraph" w:customStyle="1" w:styleId="Am1ScheduleSectionInterpretationiN">
    <w:name w:val="Am1ScheduleSectionInterpretation(i)N+"/>
    <w:basedOn w:val="Am1SectionInterpretationiN"/>
    <w:qFormat/>
    <w:rsid w:val="006F2CA2"/>
    <w:rPr>
      <w:sz w:val="22"/>
    </w:rPr>
  </w:style>
  <w:style w:type="paragraph" w:customStyle="1" w:styleId="Am1ScheduleSectionInterpretationAN0">
    <w:name w:val="Am1ScheduleSectionInterpretation[A]N+"/>
    <w:basedOn w:val="Am1SectionInterpretationAN0"/>
    <w:qFormat/>
    <w:rsid w:val="006F2CA2"/>
    <w:rPr>
      <w:sz w:val="22"/>
    </w:rPr>
  </w:style>
  <w:style w:type="paragraph" w:customStyle="1" w:styleId="Am1ScheduleSectionInterpretationAAN">
    <w:name w:val="Am1ScheduleSectionInterpretation[AA]N+"/>
    <w:basedOn w:val="Am1SectionInterpretationAAN"/>
    <w:qFormat/>
    <w:rsid w:val="006F2CA2"/>
    <w:rPr>
      <w:sz w:val="22"/>
    </w:rPr>
  </w:style>
  <w:style w:type="paragraph" w:customStyle="1" w:styleId="Am2ScheduleSectionHeading">
    <w:name w:val="Am2ScheduleSectionHeading"/>
    <w:basedOn w:val="Am2SectionHeading"/>
    <w:qFormat/>
    <w:rsid w:val="006F2CA2"/>
    <w:rPr>
      <w:sz w:val="22"/>
    </w:rPr>
  </w:style>
  <w:style w:type="paragraph" w:customStyle="1" w:styleId="Am1ScheduleDivisionHeading1">
    <w:name w:val="Am1ScheduleDivisionHeading1"/>
    <w:basedOn w:val="Am1DivisionHeading1"/>
    <w:qFormat/>
    <w:rsid w:val="006F2CA2"/>
    <w:rPr>
      <w:sz w:val="22"/>
    </w:rPr>
  </w:style>
  <w:style w:type="paragraph" w:customStyle="1" w:styleId="Am1ScheduleDivisionHeading2">
    <w:name w:val="Am1ScheduleDivisionHeading2"/>
    <w:basedOn w:val="Am1DivisionHeading2"/>
    <w:qFormat/>
    <w:rsid w:val="006F2CA2"/>
    <w:rPr>
      <w:sz w:val="22"/>
    </w:rPr>
  </w:style>
  <w:style w:type="paragraph" w:customStyle="1" w:styleId="Am1ScheduleDivisionHeading3">
    <w:name w:val="Am1ScheduleDivisionHeading3"/>
    <w:basedOn w:val="Am1DivisionHeading3"/>
    <w:qFormat/>
    <w:rsid w:val="006F2CA2"/>
    <w:rPr>
      <w:sz w:val="22"/>
    </w:rPr>
  </w:style>
  <w:style w:type="paragraph" w:customStyle="1" w:styleId="Am2ScheduleSectionText1">
    <w:name w:val="Am2ScheduleSectionText(1)"/>
    <w:basedOn w:val="Am2SectionText1"/>
    <w:qFormat/>
    <w:rsid w:val="006F2CA2"/>
    <w:rPr>
      <w:sz w:val="22"/>
    </w:rPr>
  </w:style>
  <w:style w:type="paragraph" w:customStyle="1" w:styleId="Am2ScheduleSectionText1N">
    <w:name w:val="Am2ScheduleSectionText(1)N"/>
    <w:basedOn w:val="Am2SectionText1N"/>
    <w:qFormat/>
    <w:rsid w:val="006F2CA2"/>
    <w:rPr>
      <w:sz w:val="22"/>
    </w:rPr>
  </w:style>
  <w:style w:type="paragraph" w:customStyle="1" w:styleId="Am2ScheduleSectionProviso1">
    <w:name w:val="Am2ScheduleSectionProviso(1)"/>
    <w:basedOn w:val="Am2SectionProviso1"/>
    <w:qFormat/>
    <w:rsid w:val="006F2CA2"/>
    <w:rPr>
      <w:sz w:val="22"/>
    </w:rPr>
  </w:style>
  <w:style w:type="paragraph" w:customStyle="1" w:styleId="Am2ScheduleSectionTexta">
    <w:name w:val="Am2ScheduleSectionText(a)"/>
    <w:basedOn w:val="Am2SectionTexta"/>
    <w:qFormat/>
    <w:rsid w:val="006F2CA2"/>
    <w:rPr>
      <w:sz w:val="22"/>
    </w:rPr>
  </w:style>
  <w:style w:type="paragraph" w:customStyle="1" w:styleId="Am2ScheduleSectionProvisoa">
    <w:name w:val="Am2ScheduleSectionProviso(a)"/>
    <w:basedOn w:val="Am2SectionProvisoa"/>
    <w:qFormat/>
    <w:rsid w:val="006F2CA2"/>
    <w:rPr>
      <w:sz w:val="22"/>
    </w:rPr>
  </w:style>
  <w:style w:type="paragraph" w:customStyle="1" w:styleId="Am2ScheduleSectionTextaIndent">
    <w:name w:val="Am2ScheduleSectionText(a)Indent"/>
    <w:basedOn w:val="Am2SectionTextaIndent"/>
    <w:qFormat/>
    <w:rsid w:val="006F2CA2"/>
    <w:rPr>
      <w:sz w:val="22"/>
    </w:rPr>
  </w:style>
  <w:style w:type="paragraph" w:customStyle="1" w:styleId="Am2ScheduleSectionTexti">
    <w:name w:val="Am2ScheduleSectionText(i)"/>
    <w:basedOn w:val="Am2SectionTexti"/>
    <w:qFormat/>
    <w:rsid w:val="006F2CA2"/>
    <w:rPr>
      <w:sz w:val="22"/>
    </w:rPr>
  </w:style>
  <w:style w:type="paragraph" w:customStyle="1" w:styleId="Am2ScheduleSectionProvisoi">
    <w:name w:val="Am2ScheduleSectionProviso(i)"/>
    <w:basedOn w:val="Am2SectionProvisoi"/>
    <w:qFormat/>
    <w:rsid w:val="006F2CA2"/>
    <w:rPr>
      <w:sz w:val="22"/>
    </w:rPr>
  </w:style>
  <w:style w:type="paragraph" w:customStyle="1" w:styleId="Am2ScheduleSectionTextiIndent">
    <w:name w:val="Am2ScheduleSectionText(i)Indent"/>
    <w:basedOn w:val="Am2SectionTextiIndent"/>
    <w:qFormat/>
    <w:rsid w:val="006F2CA2"/>
    <w:rPr>
      <w:sz w:val="22"/>
    </w:rPr>
  </w:style>
  <w:style w:type="paragraph" w:customStyle="1" w:styleId="Am2ScheduleSectionTextA0">
    <w:name w:val="Am2ScheduleSectionText[A]"/>
    <w:basedOn w:val="Am2SectionTextA0"/>
    <w:qFormat/>
    <w:rsid w:val="006F2CA2"/>
    <w:rPr>
      <w:sz w:val="22"/>
    </w:rPr>
  </w:style>
  <w:style w:type="paragraph" w:customStyle="1" w:styleId="Am2ScheduleSectionTextAA">
    <w:name w:val="Am2ScheduleSectionText[AA]"/>
    <w:basedOn w:val="Am2SectionTextAA"/>
    <w:qFormat/>
    <w:rsid w:val="006F2CA2"/>
    <w:rPr>
      <w:sz w:val="22"/>
    </w:rPr>
  </w:style>
  <w:style w:type="paragraph" w:customStyle="1" w:styleId="Am2ScheduleSectionTextI0">
    <w:name w:val="Am2ScheduleSectionText[I]"/>
    <w:basedOn w:val="Am2SectionTextI0"/>
    <w:qFormat/>
    <w:rsid w:val="006F2CA2"/>
    <w:pPr>
      <w:tabs>
        <w:tab w:val="clear" w:pos="4961"/>
        <w:tab w:val="right" w:pos="5029"/>
      </w:tabs>
    </w:pPr>
    <w:rPr>
      <w:sz w:val="22"/>
    </w:rPr>
  </w:style>
  <w:style w:type="paragraph" w:customStyle="1" w:styleId="Am2ScheduleSectionInterpretationItem">
    <w:name w:val="Am2ScheduleSectionInterpretationItem"/>
    <w:basedOn w:val="Am2SectionInterpretationItem"/>
    <w:qFormat/>
    <w:rsid w:val="006F2CA2"/>
    <w:rPr>
      <w:sz w:val="22"/>
    </w:rPr>
  </w:style>
  <w:style w:type="paragraph" w:customStyle="1" w:styleId="Am2ScheduleSectionInterpretationa">
    <w:name w:val="Am2ScheduleSectionInterpretation(a)"/>
    <w:basedOn w:val="Am2SectionInterpretationa"/>
    <w:qFormat/>
    <w:rsid w:val="006F2CA2"/>
    <w:rPr>
      <w:sz w:val="22"/>
    </w:rPr>
  </w:style>
  <w:style w:type="paragraph" w:customStyle="1" w:styleId="Am2ScheduleSectionInterpretationi">
    <w:name w:val="Am2ScheduleSectionInterpretation(i)"/>
    <w:basedOn w:val="Am2SectionInterpretationi"/>
    <w:qFormat/>
    <w:rsid w:val="006F2CA2"/>
    <w:rPr>
      <w:sz w:val="22"/>
    </w:rPr>
  </w:style>
  <w:style w:type="paragraph" w:customStyle="1" w:styleId="Am2ScheduleSectionInterpretationA0">
    <w:name w:val="Am2ScheduleSectionInterpretation[A]"/>
    <w:basedOn w:val="Am2SectionInterpretationA0"/>
    <w:qFormat/>
    <w:rsid w:val="006F2CA2"/>
    <w:rPr>
      <w:sz w:val="22"/>
    </w:rPr>
  </w:style>
  <w:style w:type="paragraph" w:customStyle="1" w:styleId="Am2ScheduleSectionInterpretationAA">
    <w:name w:val="Am2ScheduleSectionInterpretation[AA]"/>
    <w:basedOn w:val="Am2SectionInterpretationAA"/>
    <w:qFormat/>
    <w:rsid w:val="006F2CA2"/>
    <w:rPr>
      <w:sz w:val="22"/>
    </w:rPr>
  </w:style>
  <w:style w:type="paragraph" w:customStyle="1" w:styleId="Am2ScheduleSectionTextaN">
    <w:name w:val="Am2ScheduleSectionText(a)N+"/>
    <w:basedOn w:val="Am2SectionTextaN0"/>
    <w:qFormat/>
    <w:rsid w:val="006F2CA2"/>
    <w:rPr>
      <w:sz w:val="22"/>
    </w:rPr>
  </w:style>
  <w:style w:type="paragraph" w:customStyle="1" w:styleId="Am2ScheduleSectionTextiN">
    <w:name w:val="Am2ScheduleSectionText(i)N+"/>
    <w:basedOn w:val="Am2SectionTextiN0"/>
    <w:qFormat/>
    <w:rsid w:val="006F2CA2"/>
    <w:rPr>
      <w:sz w:val="22"/>
    </w:rPr>
  </w:style>
  <w:style w:type="paragraph" w:customStyle="1" w:styleId="Am2ScheduleSectionTextAN0">
    <w:name w:val="Am2ScheduleSectionText[A]N+"/>
    <w:basedOn w:val="Am2SectionTextAN2"/>
    <w:qFormat/>
    <w:rsid w:val="006F2CA2"/>
    <w:rPr>
      <w:sz w:val="22"/>
    </w:rPr>
  </w:style>
  <w:style w:type="paragraph" w:customStyle="1" w:styleId="Am2ScheduleSectionTextAAN">
    <w:name w:val="Am2ScheduleSectionText[AA]N+"/>
    <w:basedOn w:val="Am2SectionTextAAN"/>
    <w:qFormat/>
    <w:rsid w:val="006F2CA2"/>
    <w:rPr>
      <w:sz w:val="22"/>
    </w:rPr>
  </w:style>
  <w:style w:type="paragraph" w:customStyle="1" w:styleId="Am2ScheduleSectionTextIN0">
    <w:name w:val="Am2ScheduleSectionText[I]N+"/>
    <w:basedOn w:val="Am2SectionTextIN1"/>
    <w:qFormat/>
    <w:rsid w:val="006F2CA2"/>
    <w:rPr>
      <w:sz w:val="22"/>
    </w:rPr>
  </w:style>
  <w:style w:type="paragraph" w:customStyle="1" w:styleId="Am2ScheduleSectionInterpretationItemN">
    <w:name w:val="Am2ScheduleSectionInterpretationItemN+"/>
    <w:basedOn w:val="Am2SectionInterpretationItemN"/>
    <w:qFormat/>
    <w:rsid w:val="006F2CA2"/>
    <w:rPr>
      <w:sz w:val="22"/>
    </w:rPr>
  </w:style>
  <w:style w:type="paragraph" w:customStyle="1" w:styleId="Am2ScheduleSectionInterpretationaN">
    <w:name w:val="Am2ScheduleSectionInterpretation(a)N+"/>
    <w:basedOn w:val="Am2SectionInterpretationaN"/>
    <w:qFormat/>
    <w:rsid w:val="006F2CA2"/>
    <w:pPr>
      <w:tabs>
        <w:tab w:val="clear" w:pos="2410"/>
      </w:tabs>
      <w:ind w:firstLine="0"/>
    </w:pPr>
    <w:rPr>
      <w:sz w:val="22"/>
    </w:rPr>
  </w:style>
  <w:style w:type="paragraph" w:customStyle="1" w:styleId="Am2ScheduleSectionInterpretationiN">
    <w:name w:val="Am2ScheduleSectionInterpretation(i)N+"/>
    <w:basedOn w:val="Am2SectionInterpretationiN"/>
    <w:qFormat/>
    <w:rsid w:val="006F2CA2"/>
    <w:rPr>
      <w:sz w:val="22"/>
    </w:rPr>
  </w:style>
  <w:style w:type="paragraph" w:customStyle="1" w:styleId="Am2ScheduleSectionInterpretationAN0">
    <w:name w:val="Am2ScheduleSectionInterpretation[A]N+"/>
    <w:basedOn w:val="Am2SectionInterpretationAN0"/>
    <w:qFormat/>
    <w:rsid w:val="006F2CA2"/>
    <w:rPr>
      <w:sz w:val="22"/>
    </w:rPr>
  </w:style>
  <w:style w:type="paragraph" w:customStyle="1" w:styleId="Am2ScheduleSectionInterpretationAAN">
    <w:name w:val="Am2ScheduleSectionInterpretation[AA]N+"/>
    <w:basedOn w:val="Am2SectionInterpretationAAN"/>
    <w:qFormat/>
    <w:rsid w:val="006F2CA2"/>
    <w:rPr>
      <w:sz w:val="22"/>
    </w:rPr>
  </w:style>
  <w:style w:type="paragraph" w:customStyle="1" w:styleId="Am2ScheduleDivisionHeading1">
    <w:name w:val="Am2ScheduleDivisionHeading1"/>
    <w:basedOn w:val="Am2DivisionHeading1"/>
    <w:qFormat/>
    <w:rsid w:val="006F2CA2"/>
    <w:rPr>
      <w:sz w:val="22"/>
    </w:rPr>
  </w:style>
  <w:style w:type="paragraph" w:customStyle="1" w:styleId="Am2ScheduleDivisionHeading2">
    <w:name w:val="Am2ScheduleDivisionHeading2"/>
    <w:basedOn w:val="Am2DivisionHeading2"/>
    <w:qFormat/>
    <w:rsid w:val="006F2CA2"/>
    <w:rPr>
      <w:sz w:val="22"/>
    </w:rPr>
  </w:style>
  <w:style w:type="paragraph" w:customStyle="1" w:styleId="Am2ScheduleDivisionHeading3">
    <w:name w:val="Am2ScheduleDivisionHeading3"/>
    <w:basedOn w:val="Am2DivisionHeading3"/>
    <w:qFormat/>
    <w:rsid w:val="006F2CA2"/>
    <w:rPr>
      <w:sz w:val="22"/>
    </w:rPr>
  </w:style>
  <w:style w:type="paragraph" w:customStyle="1" w:styleId="Am1ScheduleHeading">
    <w:name w:val="Am1ScheduleHeading"/>
    <w:basedOn w:val="ScheduleHeading"/>
    <w:qFormat/>
    <w:rsid w:val="006F2CA2"/>
    <w:pPr>
      <w:ind w:left="475"/>
    </w:pPr>
  </w:style>
  <w:style w:type="paragraph" w:customStyle="1" w:styleId="Am1AmendRef">
    <w:name w:val="Am1AmendRef"/>
    <w:basedOn w:val="AmendRef"/>
    <w:qFormat/>
    <w:rsid w:val="006F2CA2"/>
  </w:style>
  <w:style w:type="paragraph" w:customStyle="1" w:styleId="Am1ScheduleRef">
    <w:name w:val="Am1ScheduleRef"/>
    <w:basedOn w:val="ScheduleRef"/>
    <w:qFormat/>
    <w:rsid w:val="006F2CA2"/>
    <w:rPr>
      <w:lang w:val="en-GB"/>
    </w:rPr>
  </w:style>
  <w:style w:type="paragraph" w:customStyle="1" w:styleId="Am2ScheduleHeading">
    <w:name w:val="Am2ScheduleHeading"/>
    <w:basedOn w:val="Am1ScheduleHeading"/>
    <w:qFormat/>
    <w:rsid w:val="006F2CA2"/>
    <w:pPr>
      <w:ind w:left="1152"/>
    </w:pPr>
  </w:style>
  <w:style w:type="paragraph" w:customStyle="1" w:styleId="Am1ScheduleTitle">
    <w:name w:val="Am1ScheduleTitle"/>
    <w:basedOn w:val="ScheduleTitle"/>
    <w:qFormat/>
    <w:rsid w:val="006F2CA2"/>
    <w:pPr>
      <w:ind w:left="475"/>
    </w:pPr>
  </w:style>
  <w:style w:type="paragraph" w:customStyle="1" w:styleId="Am2ScheduleTitle">
    <w:name w:val="Am2ScheduleTitle"/>
    <w:basedOn w:val="Am1ScheduleTitle"/>
    <w:qFormat/>
    <w:rsid w:val="006F2CA2"/>
    <w:pPr>
      <w:ind w:left="1152"/>
    </w:pPr>
  </w:style>
  <w:style w:type="paragraph" w:customStyle="1" w:styleId="Am1ScheduleSectionText10">
    <w:name w:val="Am1ScheduleSectionText1."/>
    <w:basedOn w:val="Am1ScheduleSectionText1"/>
    <w:qFormat/>
    <w:rsid w:val="006F2CA2"/>
  </w:style>
  <w:style w:type="paragraph" w:customStyle="1" w:styleId="Am2ScheduleSectionText10">
    <w:name w:val="Am2ScheduleSectionText1."/>
    <w:basedOn w:val="Am2ScheduleSectionText1"/>
    <w:qFormat/>
    <w:rsid w:val="006F2CA2"/>
  </w:style>
  <w:style w:type="paragraph" w:customStyle="1" w:styleId="LegislativeHistoryFootnote">
    <w:name w:val="LegislativeHistoryFootnote"/>
    <w:basedOn w:val="Normal"/>
    <w:qFormat/>
    <w:rsid w:val="006F2CA2"/>
    <w:pPr>
      <w:autoSpaceDE w:val="0"/>
      <w:autoSpaceDN w:val="0"/>
      <w:spacing w:before="120" w:after="0" w:line="240" w:lineRule="auto"/>
      <w:jc w:val="both"/>
    </w:pPr>
    <w:rPr>
      <w:rFonts w:ascii="Times New Roman" w:hAnsi="Times New Roman" w:cs="Times New Roman"/>
      <w:sz w:val="20"/>
      <w:szCs w:val="26"/>
      <w:lang w:val="en-US" w:eastAsia="zh-CN"/>
    </w:rPr>
  </w:style>
  <w:style w:type="paragraph" w:customStyle="1" w:styleId="LegislativeHistoryNote">
    <w:name w:val="LegislativeHistoryNote"/>
    <w:basedOn w:val="Normal"/>
    <w:qFormat/>
    <w:rsid w:val="006F2CA2"/>
    <w:pPr>
      <w:spacing w:before="120" w:after="0" w:line="240" w:lineRule="auto"/>
      <w:ind w:left="960" w:hanging="660"/>
      <w:jc w:val="both"/>
    </w:pPr>
    <w:rPr>
      <w:rFonts w:ascii="Times New Roman" w:hAnsi="Times New Roman" w:cs="Times New Roman"/>
      <w:i/>
      <w:sz w:val="22"/>
      <w:szCs w:val="20"/>
      <w:lang w:val="en-GB" w:eastAsia="en-US"/>
    </w:rPr>
  </w:style>
  <w:style w:type="paragraph" w:customStyle="1" w:styleId="LegislativeHistoryText">
    <w:name w:val="LegislativeHistoryText"/>
    <w:basedOn w:val="Normal"/>
    <w:qFormat/>
    <w:rsid w:val="006F2CA2"/>
    <w:pPr>
      <w:spacing w:before="120" w:after="0" w:line="240" w:lineRule="auto"/>
      <w:ind w:firstLine="240"/>
      <w:jc w:val="both"/>
    </w:pPr>
    <w:rPr>
      <w:rFonts w:ascii="Times New Roman" w:hAnsi="Times New Roman" w:cs="Times New Roman"/>
      <w:sz w:val="22"/>
      <w:szCs w:val="20"/>
      <w:lang w:val="en-GB" w:eastAsia="en-US"/>
    </w:rPr>
  </w:style>
  <w:style w:type="paragraph" w:customStyle="1" w:styleId="LegislativeHistorySubHeading">
    <w:name w:val="LegislativeHistorySubHeading"/>
    <w:basedOn w:val="LegislativeHistoryText"/>
    <w:qFormat/>
    <w:rsid w:val="006F2CA2"/>
    <w:pPr>
      <w:ind w:left="480" w:firstLine="0"/>
    </w:pPr>
  </w:style>
  <w:style w:type="paragraph" w:customStyle="1" w:styleId="LegislativeHistoryTableItem">
    <w:name w:val="LegislativeHistoryTableItem"/>
    <w:basedOn w:val="TableItemNoIndent"/>
    <w:qFormat/>
    <w:rsid w:val="006F2CA2"/>
    <w:pPr>
      <w:ind w:left="260"/>
      <w:jc w:val="both"/>
    </w:pPr>
    <w:rPr>
      <w:lang w:val="en-GB"/>
    </w:rPr>
  </w:style>
  <w:style w:type="paragraph" w:customStyle="1" w:styleId="Am2AmendRef">
    <w:name w:val="Am2AmendRef"/>
    <w:basedOn w:val="Am1AmendRef"/>
    <w:qFormat/>
    <w:rsid w:val="006F2CA2"/>
  </w:style>
  <w:style w:type="paragraph" w:customStyle="1" w:styleId="Am2ScheduleRef">
    <w:name w:val="Am2ScheduleRef"/>
    <w:basedOn w:val="Am1ScheduleRef"/>
    <w:qFormat/>
    <w:rsid w:val="006F2CA2"/>
  </w:style>
  <w:style w:type="paragraph" w:customStyle="1" w:styleId="AnnexHeadingRight">
    <w:name w:val="AnnexHeadingRight"/>
    <w:basedOn w:val="ScheduleSectionText10"/>
    <w:qFormat/>
    <w:rsid w:val="006F2CA2"/>
    <w:pPr>
      <w:jc w:val="right"/>
    </w:pPr>
  </w:style>
  <w:style w:type="paragraph" w:customStyle="1" w:styleId="AnnexHeadingCentered">
    <w:name w:val="AnnexHeadingCentered"/>
    <w:basedOn w:val="ScheduleDivisionHeading1"/>
    <w:qFormat/>
    <w:rsid w:val="006F2CA2"/>
    <w:rPr>
      <w:lang w:val="en-GB"/>
    </w:rPr>
  </w:style>
  <w:style w:type="paragraph" w:customStyle="1" w:styleId="SectionIllustrationText">
    <w:name w:val="SectionIllustrationText"/>
    <w:basedOn w:val="SectionIllustrationTexta"/>
    <w:qFormat/>
    <w:rsid w:val="006F2CA2"/>
  </w:style>
  <w:style w:type="paragraph" w:customStyle="1" w:styleId="SectionExplanationText">
    <w:name w:val="SectionExplanationText"/>
    <w:basedOn w:val="SectionIllustrationText"/>
    <w:qFormat/>
    <w:rsid w:val="006F2CA2"/>
  </w:style>
  <w:style w:type="paragraph" w:customStyle="1" w:styleId="SectionExplanationHeading">
    <w:name w:val="SectionExplanationHeading"/>
    <w:basedOn w:val="SectionIllustrationHeading"/>
    <w:link w:val="SectionExplanationHeadingChar"/>
    <w:qFormat/>
    <w:rsid w:val="006F2CA2"/>
    <w:rPr>
      <w:lang w:val="en-US"/>
    </w:rPr>
  </w:style>
  <w:style w:type="paragraph" w:customStyle="1" w:styleId="SectionExplanationTexta">
    <w:name w:val="SectionExplanationText(a)"/>
    <w:basedOn w:val="SectionIllustrationTexta"/>
    <w:qFormat/>
    <w:rsid w:val="006F2CA2"/>
  </w:style>
  <w:style w:type="character" w:customStyle="1" w:styleId="SectionIllustrationHeadingChar">
    <w:name w:val="SectionIllustrationHeading Char"/>
    <w:link w:val="SectionIllustrationHeading"/>
    <w:rsid w:val="006F2CA2"/>
    <w:rPr>
      <w:i/>
      <w:sz w:val="22"/>
      <w:lang w:val="en-GB" w:eastAsia="en-US"/>
    </w:rPr>
  </w:style>
  <w:style w:type="character" w:customStyle="1" w:styleId="SectionExplanationHeadingChar">
    <w:name w:val="SectionExplanationHeading Char"/>
    <w:link w:val="SectionExplanationHeading"/>
    <w:rsid w:val="006F2CA2"/>
    <w:rPr>
      <w:i/>
      <w:sz w:val="22"/>
      <w:lang w:val="en-US" w:eastAsia="en-US"/>
    </w:rPr>
  </w:style>
  <w:style w:type="paragraph" w:customStyle="1" w:styleId="SectionExplanationInterpretationItem">
    <w:name w:val="SectionExplanationInterpretationItem"/>
    <w:basedOn w:val="SectionExplanationText"/>
    <w:qFormat/>
    <w:rsid w:val="006F2CA2"/>
    <w:rPr>
      <w:lang w:eastAsia="zh-CN"/>
    </w:rPr>
  </w:style>
  <w:style w:type="paragraph" w:customStyle="1" w:styleId="SectionExceptionHeading">
    <w:name w:val="SectionExceptionHeading"/>
    <w:basedOn w:val="SectionExplanationHeading"/>
    <w:link w:val="SectionExceptionHeadingChar"/>
    <w:qFormat/>
    <w:rsid w:val="006F2CA2"/>
  </w:style>
  <w:style w:type="paragraph" w:customStyle="1" w:styleId="SectionExceptionText">
    <w:name w:val="SectionExceptionText"/>
    <w:basedOn w:val="SectionExplanationText"/>
    <w:qFormat/>
    <w:rsid w:val="006F2CA2"/>
  </w:style>
  <w:style w:type="paragraph" w:customStyle="1" w:styleId="SectionExceptionInterpretationItem">
    <w:name w:val="SectionExceptionInterpretationItem"/>
    <w:basedOn w:val="SectionExplanationInterpretationItem"/>
    <w:qFormat/>
    <w:rsid w:val="006F2CA2"/>
  </w:style>
  <w:style w:type="paragraph" w:customStyle="1" w:styleId="SectionExceptionTexta">
    <w:name w:val="SectionExceptionText(a)"/>
    <w:basedOn w:val="SectionExplanationTexta"/>
    <w:qFormat/>
    <w:rsid w:val="006F2CA2"/>
    <w:rPr>
      <w:color w:val="000000"/>
      <w:lang w:bidi="ta-IN"/>
    </w:rPr>
  </w:style>
  <w:style w:type="character" w:customStyle="1" w:styleId="SectionExceptionHeadingChar">
    <w:name w:val="SectionExceptionHeading Char"/>
    <w:link w:val="SectionExceptionHeading"/>
    <w:rsid w:val="006F2CA2"/>
    <w:rPr>
      <w:i/>
      <w:sz w:val="22"/>
      <w:lang w:val="en-US" w:eastAsia="en-US"/>
    </w:rPr>
  </w:style>
  <w:style w:type="paragraph" w:customStyle="1" w:styleId="SectionExplanationText1Indent">
    <w:name w:val="SectionExplanationText(1)Indent"/>
    <w:basedOn w:val="SectionExplanationText"/>
    <w:qFormat/>
    <w:rsid w:val="006F2CA2"/>
    <w:pPr>
      <w:ind w:left="720" w:firstLine="0"/>
    </w:pPr>
    <w:rPr>
      <w:color w:val="000000"/>
      <w:lang w:bidi="ta-IN"/>
    </w:rPr>
  </w:style>
  <w:style w:type="paragraph" w:customStyle="1" w:styleId="SectionExceptionText1Indent">
    <w:name w:val="SectionExceptionText(1)Indent"/>
    <w:basedOn w:val="SectionExplanationText1Indent"/>
    <w:qFormat/>
    <w:rsid w:val="006F2CA2"/>
  </w:style>
  <w:style w:type="paragraph" w:customStyle="1" w:styleId="SectionSubHeading">
    <w:name w:val="SectionSubHeading"/>
    <w:basedOn w:val="SectionHeading"/>
    <w:qFormat/>
    <w:rsid w:val="006F2CA2"/>
  </w:style>
  <w:style w:type="paragraph" w:customStyle="1" w:styleId="FormerlyKnownAs">
    <w:name w:val="FormerlyKnownAs"/>
    <w:basedOn w:val="ExpSectionText1N"/>
    <w:qFormat/>
    <w:rsid w:val="006F2CA2"/>
    <w:pPr>
      <w:jc w:val="center"/>
    </w:pPr>
    <w:rPr>
      <w:i/>
    </w:rPr>
  </w:style>
  <w:style w:type="paragraph" w:customStyle="1" w:styleId="PreambleChapterNo">
    <w:name w:val="PreambleChapterNo"/>
    <w:basedOn w:val="PreambleActBillNumber"/>
    <w:qFormat/>
    <w:rsid w:val="006F2CA2"/>
    <w:rPr>
      <w:lang w:bidi="ta-IN"/>
    </w:rPr>
  </w:style>
  <w:style w:type="paragraph" w:customStyle="1" w:styleId="LegislativeHistoryTitle">
    <w:name w:val="LegislativeHistoryTitle"/>
    <w:basedOn w:val="LegislativeHistoryHeading"/>
    <w:qFormat/>
    <w:rsid w:val="006F2CA2"/>
    <w:pPr>
      <w:pageBreakBefore w:val="0"/>
    </w:pPr>
    <w:rPr>
      <w:caps w:val="0"/>
    </w:rPr>
  </w:style>
  <w:style w:type="paragraph" w:customStyle="1" w:styleId="MTDisplayEquation">
    <w:name w:val="MTDisplayEquation"/>
    <w:basedOn w:val="Normal"/>
    <w:next w:val="Normal"/>
    <w:rsid w:val="006F2CA2"/>
    <w:pPr>
      <w:tabs>
        <w:tab w:val="center" w:pos="3600"/>
      </w:tabs>
      <w:spacing w:before="0" w:after="200" w:line="276" w:lineRule="auto"/>
    </w:pPr>
    <w:rPr>
      <w:rFonts w:ascii="Times New Roman" w:hAnsi="Times New Roman" w:cs="Times New Roman"/>
      <w:color w:val="000000"/>
      <w:kern w:val="24"/>
      <w:sz w:val="22"/>
      <w:szCs w:val="20"/>
      <w:lang w:val="en-GB" w:eastAsia="zh-CN"/>
    </w:rPr>
  </w:style>
  <w:style w:type="paragraph" w:customStyle="1" w:styleId="Am1SectionSubHeading">
    <w:name w:val="Am1SectionSubHeading"/>
    <w:basedOn w:val="Am1SectionHeading"/>
    <w:qFormat/>
    <w:rsid w:val="006F2CA2"/>
  </w:style>
  <w:style w:type="paragraph" w:customStyle="1" w:styleId="Am2SectionSubHeading">
    <w:name w:val="Am2SectionSubHeading"/>
    <w:basedOn w:val="Am2SectionHeading"/>
    <w:qFormat/>
    <w:rsid w:val="006F2CA2"/>
  </w:style>
  <w:style w:type="character" w:customStyle="1" w:styleId="ParagraphNo">
    <w:name w:val="Paragraph No"/>
    <w:rsid w:val="006F2CA2"/>
    <w:rPr>
      <w:color w:val="000080"/>
    </w:rPr>
  </w:style>
  <w:style w:type="character" w:customStyle="1" w:styleId="ParagraphNo0">
    <w:name w:val="ParagraphNo"/>
    <w:uiPriority w:val="1"/>
    <w:qFormat/>
    <w:rsid w:val="006F2CA2"/>
    <w:rPr>
      <w:i/>
      <w:lang w:bidi="ta-IN"/>
    </w:rPr>
  </w:style>
  <w:style w:type="paragraph" w:customStyle="1" w:styleId="ScheduleSectionProviso1">
    <w:name w:val="ScheduleSectionProviso(1)"/>
    <w:basedOn w:val="SectionProviso1"/>
    <w:qFormat/>
    <w:rsid w:val="006F2CA2"/>
    <w:pPr>
      <w:ind w:firstLine="240"/>
    </w:pPr>
    <w:rPr>
      <w:sz w:val="22"/>
    </w:rPr>
  </w:style>
  <w:style w:type="paragraph" w:customStyle="1" w:styleId="ScheduleSectionProvisoa">
    <w:name w:val="ScheduleSectionProviso(a)"/>
    <w:basedOn w:val="SectionProvisoa"/>
    <w:qFormat/>
    <w:rsid w:val="006F2CA2"/>
    <w:pPr>
      <w:ind w:firstLine="229"/>
    </w:pPr>
    <w:rPr>
      <w:sz w:val="22"/>
    </w:rPr>
  </w:style>
  <w:style w:type="paragraph" w:customStyle="1" w:styleId="ScheduleSectionProvisoi">
    <w:name w:val="ScheduleSectionProviso(i)"/>
    <w:basedOn w:val="SectionProvisoi"/>
    <w:qFormat/>
    <w:rsid w:val="006F2CA2"/>
    <w:pPr>
      <w:ind w:left="1389" w:firstLine="221"/>
    </w:pPr>
    <w:rPr>
      <w:sz w:val="22"/>
    </w:rPr>
  </w:style>
  <w:style w:type="paragraph" w:customStyle="1" w:styleId="SLPreambleHeading">
    <w:name w:val="SLPreambleHeading"/>
    <w:basedOn w:val="SectionHeading"/>
    <w:qFormat/>
    <w:rsid w:val="006F2CA2"/>
    <w:rPr>
      <w:lang w:bidi="ta-IN"/>
    </w:rPr>
  </w:style>
  <w:style w:type="character" w:customStyle="1" w:styleId="ExpSectionText1Char">
    <w:name w:val="ExpSectionText(1) Char"/>
    <w:link w:val="ExpSectionText1"/>
    <w:rsid w:val="006F2CA2"/>
    <w:rPr>
      <w:sz w:val="22"/>
      <w:lang w:val="en-GB" w:eastAsia="en-US"/>
    </w:rPr>
  </w:style>
  <w:style w:type="paragraph" w:customStyle="1" w:styleId="SLEmpowering">
    <w:name w:val="SLEmpowering"/>
    <w:basedOn w:val="SLPrincipalAct"/>
    <w:qFormat/>
    <w:rsid w:val="006F2CA2"/>
    <w:pPr>
      <w:spacing w:before="0"/>
    </w:pPr>
  </w:style>
  <w:style w:type="paragraph" w:customStyle="1" w:styleId="SectionExplanationSubHeading">
    <w:name w:val="SectionExplanationSubHeading"/>
    <w:basedOn w:val="SectionExplanationHeading"/>
    <w:qFormat/>
    <w:rsid w:val="006F2CA2"/>
    <w:pPr>
      <w:jc w:val="left"/>
    </w:pPr>
    <w:rPr>
      <w:b/>
      <w:i w:val="0"/>
    </w:rPr>
  </w:style>
  <w:style w:type="paragraph" w:customStyle="1" w:styleId="SectionExceptionSubHeading">
    <w:name w:val="SectionExceptionSubHeading"/>
    <w:basedOn w:val="SectionExplanationSubHeading"/>
    <w:qFormat/>
    <w:rsid w:val="006F2CA2"/>
  </w:style>
  <w:style w:type="paragraph" w:customStyle="1" w:styleId="Am1SourceRef">
    <w:name w:val="Am1SourceRef"/>
    <w:basedOn w:val="SourceRef"/>
    <w:qFormat/>
    <w:rsid w:val="006F2CA2"/>
  </w:style>
  <w:style w:type="paragraph" w:customStyle="1" w:styleId="Am2SourceRef">
    <w:name w:val="Am2SourceRef"/>
    <w:basedOn w:val="Am1SourceRef"/>
    <w:qFormat/>
    <w:rsid w:val="006F2CA2"/>
  </w:style>
  <w:style w:type="paragraph" w:customStyle="1" w:styleId="Am1PreviousREProvNo">
    <w:name w:val="Am1PreviousREProvNo"/>
    <w:basedOn w:val="PreviousREProvNo"/>
    <w:qFormat/>
    <w:rsid w:val="006F2CA2"/>
  </w:style>
  <w:style w:type="paragraph" w:customStyle="1" w:styleId="Am2PreviousREProvNo">
    <w:name w:val="Am2PreviousREProvNo"/>
    <w:basedOn w:val="Am1PreviousREProvNo"/>
    <w:qFormat/>
    <w:rsid w:val="006F2CA2"/>
  </w:style>
  <w:style w:type="paragraph" w:customStyle="1" w:styleId="Am1FigureImageName">
    <w:name w:val="Am1FigureImageName"/>
    <w:basedOn w:val="FigureImageName"/>
    <w:qFormat/>
    <w:rsid w:val="006F2CA2"/>
  </w:style>
  <w:style w:type="paragraph" w:customStyle="1" w:styleId="Am2FigureImageName">
    <w:name w:val="Am2FigureImageName"/>
    <w:basedOn w:val="Am1FigureImageName"/>
    <w:qFormat/>
    <w:rsid w:val="006F2CA2"/>
  </w:style>
  <w:style w:type="paragraph" w:customStyle="1" w:styleId="Am1MTDisplayEquation">
    <w:name w:val="Am1MTDisplayEquation"/>
    <w:basedOn w:val="MTDisplayEquation"/>
    <w:qFormat/>
    <w:rsid w:val="006F2CA2"/>
  </w:style>
  <w:style w:type="paragraph" w:customStyle="1" w:styleId="Am2MTDisplayEquation">
    <w:name w:val="Am2MTDisplayEquation"/>
    <w:basedOn w:val="Am1MTDisplayEquation"/>
    <w:qFormat/>
    <w:rsid w:val="006F2CA2"/>
  </w:style>
  <w:style w:type="paragraph" w:customStyle="1" w:styleId="TableItemIndent5">
    <w:name w:val="TableItemIndent(5)"/>
    <w:basedOn w:val="TableItemIndent4"/>
    <w:qFormat/>
    <w:rsid w:val="006F2CA2"/>
    <w:pPr>
      <w:ind w:left="2621" w:hanging="576"/>
    </w:pPr>
  </w:style>
  <w:style w:type="paragraph" w:customStyle="1" w:styleId="SLByCommand">
    <w:name w:val="SLByCommand"/>
    <w:basedOn w:val="SLSignatureBlock"/>
    <w:qFormat/>
    <w:rsid w:val="006F2CA2"/>
  </w:style>
  <w:style w:type="paragraph" w:customStyle="1" w:styleId="SectionIllustrationSubHeading">
    <w:name w:val="SectionIllustrationSubHeading"/>
    <w:next w:val="SectionIllustrationTexta"/>
    <w:qFormat/>
    <w:rsid w:val="006F2CA2"/>
    <w:pPr>
      <w:spacing w:before="240" w:line="276" w:lineRule="auto"/>
    </w:pPr>
    <w:rPr>
      <w:i/>
      <w:sz w:val="22"/>
      <w:lang w:val="en-GB" w:eastAsia="en-US"/>
    </w:rPr>
  </w:style>
  <w:style w:type="paragraph" w:customStyle="1" w:styleId="Am1ScheduleSectionTextIndent">
    <w:name w:val="Am1ScheduleSectionTextIndent"/>
    <w:basedOn w:val="ScheduleSectionTextIndent"/>
    <w:qFormat/>
    <w:rsid w:val="006F2CA2"/>
  </w:style>
  <w:style w:type="paragraph" w:customStyle="1" w:styleId="Am2ScheduleSectionTextIndent">
    <w:name w:val="Am2ScheduleSectionTextIndent"/>
    <w:basedOn w:val="Am1ScheduleSectionTextIndent"/>
    <w:qFormat/>
    <w:rsid w:val="006F2CA2"/>
  </w:style>
  <w:style w:type="paragraph" w:customStyle="1" w:styleId="PreambleHeading">
    <w:name w:val="PreambleHeading"/>
    <w:basedOn w:val="SectionHeading"/>
    <w:rsid w:val="006F2CA2"/>
  </w:style>
  <w:style w:type="paragraph" w:customStyle="1" w:styleId="ScheduleSectionText1Indent">
    <w:name w:val="ScheduleSectionText1.Indent"/>
    <w:basedOn w:val="ScheduleSectionText1"/>
    <w:qFormat/>
    <w:rsid w:val="006F2CA2"/>
    <w:pPr>
      <w:tabs>
        <w:tab w:val="right" w:pos="360"/>
      </w:tabs>
      <w:ind w:left="480" w:hanging="480"/>
    </w:pPr>
    <w:rPr>
      <w:lang w:bidi="ta-IN"/>
    </w:rPr>
  </w:style>
  <w:style w:type="paragraph" w:customStyle="1" w:styleId="TableStartQuote">
    <w:name w:val="TableStartQuote"/>
    <w:basedOn w:val="ScheduleSectionText1N"/>
    <w:qFormat/>
    <w:rsid w:val="006F2CA2"/>
    <w:pPr>
      <w:jc w:val="left"/>
    </w:pPr>
    <w:rPr>
      <w:lang w:val="en-GB"/>
    </w:rPr>
  </w:style>
  <w:style w:type="paragraph" w:customStyle="1" w:styleId="TableEndQuote">
    <w:name w:val="TableEndQuote"/>
    <w:basedOn w:val="TableStartQuote"/>
    <w:qFormat/>
    <w:rsid w:val="006F2CA2"/>
    <w:pPr>
      <w:jc w:val="right"/>
    </w:pPr>
  </w:style>
  <w:style w:type="paragraph" w:customStyle="1" w:styleId="LegislativeHistorySLNos">
    <w:name w:val="LegislativeHistorySLNos"/>
    <w:basedOn w:val="AmendRef"/>
    <w:qFormat/>
    <w:rsid w:val="006F2CA2"/>
  </w:style>
  <w:style w:type="paragraph" w:customStyle="1" w:styleId="Am1ScheduleSectionText1Indent">
    <w:name w:val="Am1ScheduleSectionText1.Indent"/>
    <w:basedOn w:val="ScheduleSectionText1Indent"/>
    <w:qFormat/>
    <w:rsid w:val="006F2CA2"/>
    <w:pPr>
      <w:tabs>
        <w:tab w:val="clear" w:pos="360"/>
        <w:tab w:val="right" w:pos="800"/>
      </w:tabs>
      <w:ind w:left="960" w:hanging="720"/>
    </w:pPr>
  </w:style>
  <w:style w:type="paragraph" w:customStyle="1" w:styleId="Am2ScheduleSectionText1Indent">
    <w:name w:val="Am2ScheduleSectionText1.Indent"/>
    <w:basedOn w:val="Am1ScheduleSectionText1Indent"/>
    <w:qFormat/>
    <w:rsid w:val="006F2CA2"/>
    <w:pPr>
      <w:tabs>
        <w:tab w:val="clear" w:pos="800"/>
        <w:tab w:val="right" w:pos="1440"/>
      </w:tabs>
      <w:ind w:left="1560" w:hanging="600"/>
    </w:pPr>
  </w:style>
  <w:style w:type="paragraph" w:customStyle="1" w:styleId="StartQuote">
    <w:name w:val="StartQuote"/>
    <w:basedOn w:val="SectionText1N"/>
    <w:qFormat/>
    <w:rsid w:val="006F2CA2"/>
    <w:pPr>
      <w:jc w:val="left"/>
    </w:pPr>
    <w:rPr>
      <w:sz w:val="22"/>
    </w:rPr>
  </w:style>
  <w:style w:type="paragraph" w:customStyle="1" w:styleId="EndQuote">
    <w:name w:val="EndQuote"/>
    <w:basedOn w:val="StartQuote"/>
    <w:qFormat/>
    <w:rsid w:val="006F2CA2"/>
    <w:pPr>
      <w:jc w:val="right"/>
    </w:pPr>
  </w:style>
  <w:style w:type="paragraph" w:customStyle="1" w:styleId="ScheduleSectionTextaIndent">
    <w:name w:val="ScheduleSectionText(a)Indent"/>
    <w:basedOn w:val="ScheduleSectionTextaN"/>
    <w:qFormat/>
    <w:rsid w:val="006F2CA2"/>
    <w:pPr>
      <w:ind w:left="1077"/>
    </w:pPr>
  </w:style>
  <w:style w:type="paragraph" w:customStyle="1" w:styleId="ScheduleSectionTextiIndent">
    <w:name w:val="ScheduleSectionText(i)Indent"/>
    <w:basedOn w:val="ScheduleSectionTextiN"/>
    <w:qFormat/>
    <w:rsid w:val="006F2CA2"/>
    <w:pPr>
      <w:ind w:left="1610"/>
    </w:pPr>
  </w:style>
  <w:style w:type="paragraph" w:customStyle="1" w:styleId="Am1PreambleLongTitle">
    <w:name w:val="Am1PreambleLongTitle"/>
    <w:basedOn w:val="PreambleLongTitle"/>
    <w:qFormat/>
    <w:rsid w:val="006F2CA2"/>
    <w:pPr>
      <w:ind w:left="691"/>
    </w:pPr>
  </w:style>
  <w:style w:type="paragraph" w:customStyle="1" w:styleId="Am1PreambleIntroduction">
    <w:name w:val="Am1PreambleIntroduction"/>
    <w:basedOn w:val="PreambleIntroduction"/>
    <w:qFormat/>
    <w:rsid w:val="006F2CA2"/>
    <w:pPr>
      <w:ind w:left="475"/>
    </w:pPr>
  </w:style>
  <w:style w:type="paragraph" w:customStyle="1" w:styleId="Am2PreambleLongTitle">
    <w:name w:val="Am2PreambleLongTitle"/>
    <w:basedOn w:val="Am1PreambleLongTitle"/>
    <w:qFormat/>
    <w:rsid w:val="006F2CA2"/>
    <w:pPr>
      <w:ind w:left="1368"/>
    </w:pPr>
  </w:style>
  <w:style w:type="paragraph" w:customStyle="1" w:styleId="Am2PreambleIntroduction">
    <w:name w:val="Am2PreambleIntroduction"/>
    <w:basedOn w:val="Am1PreambleIntroduction"/>
    <w:qFormat/>
    <w:rsid w:val="006F2CA2"/>
    <w:pPr>
      <w:ind w:left="1152"/>
    </w:pPr>
  </w:style>
  <w:style w:type="table" w:customStyle="1" w:styleId="ContinuousTableGroup">
    <w:name w:val="Continuous Table Group"/>
    <w:basedOn w:val="TableNormal"/>
    <w:rsid w:val="006F2CA2"/>
    <w:pPr>
      <w:spacing w:after="200" w:line="276" w:lineRule="auto"/>
    </w:pPr>
    <w:rPr>
      <w:rFonts w:ascii="Calibri" w:hAnsi="Calibri"/>
      <w:sz w:val="22"/>
      <w:szCs w:val="22"/>
      <w:lang w:val="en-US" w:eastAsia="en-US"/>
    </w:rPr>
    <w:tblPr/>
  </w:style>
  <w:style w:type="table" w:customStyle="1" w:styleId="FormulaTable">
    <w:name w:val="Formula Table"/>
    <w:basedOn w:val="TableNormal"/>
    <w:rsid w:val="006F2CA2"/>
    <w:pPr>
      <w:spacing w:after="200" w:line="276" w:lineRule="auto"/>
    </w:pPr>
    <w:rPr>
      <w:rFonts w:ascii="Calibri" w:hAnsi="Calibri"/>
      <w:sz w:val="22"/>
      <w:szCs w:val="22"/>
      <w:lang w:val="en-US" w:eastAsia="en-US"/>
    </w:rPr>
    <w:tblPr/>
  </w:style>
  <w:style w:type="paragraph" w:customStyle="1" w:styleId="ScheduleDivisionHeading4">
    <w:name w:val="ScheduleDivisionHeading4"/>
    <w:basedOn w:val="ScheduleDivisionHeading3"/>
    <w:qFormat/>
    <w:rsid w:val="006F2CA2"/>
  </w:style>
  <w:style w:type="paragraph" w:customStyle="1" w:styleId="Am1ScheduleDivisionHeading4">
    <w:name w:val="Am1ScheduleDivisionHeading4"/>
    <w:basedOn w:val="ScheduleDivisionHeading4"/>
    <w:qFormat/>
    <w:rsid w:val="006F2CA2"/>
    <w:pPr>
      <w:ind w:left="480"/>
    </w:pPr>
  </w:style>
  <w:style w:type="paragraph" w:customStyle="1" w:styleId="Am2ScheduleDivisionHeading4">
    <w:name w:val="Am2ScheduleDivisionHeading4"/>
    <w:basedOn w:val="Am1ScheduleDivisionHeading4"/>
    <w:qFormat/>
    <w:rsid w:val="006F2CA2"/>
    <w:pPr>
      <w:ind w:left="1152"/>
    </w:pPr>
  </w:style>
  <w:style w:type="paragraph" w:customStyle="1" w:styleId="SectionIllustrationTextaIndent">
    <w:name w:val="SectionIllustrationText(a)Indent"/>
    <w:basedOn w:val="SectionIllustrationHeading"/>
    <w:qFormat/>
    <w:rsid w:val="006F2CA2"/>
    <w:pPr>
      <w:tabs>
        <w:tab w:val="right" w:pos="720"/>
      </w:tabs>
      <w:ind w:left="960" w:hanging="720"/>
      <w:jc w:val="both"/>
    </w:pPr>
    <w:rPr>
      <w:i w:val="0"/>
    </w:rPr>
  </w:style>
  <w:style w:type="paragraph" w:customStyle="1" w:styleId="Am1AppendixHeadingCentered">
    <w:name w:val="Am1AppendixHeadingCentered"/>
    <w:basedOn w:val="AppendixHeadingCentered"/>
    <w:qFormat/>
    <w:rsid w:val="006F2CA2"/>
    <w:pPr>
      <w:ind w:left="475"/>
    </w:pPr>
  </w:style>
  <w:style w:type="paragraph" w:customStyle="1" w:styleId="Am2AppendixHeadingCentered">
    <w:name w:val="Am2AppendixHeadingCentered"/>
    <w:basedOn w:val="Am1AppendixHeadingCentered"/>
    <w:qFormat/>
    <w:rsid w:val="006F2CA2"/>
    <w:pPr>
      <w:ind w:left="1152"/>
    </w:pPr>
  </w:style>
  <w:style w:type="paragraph" w:customStyle="1" w:styleId="SectionInterpretationProviso">
    <w:name w:val="SectionInterpretationProviso"/>
    <w:basedOn w:val="SectionInterpretationItemN"/>
    <w:qFormat/>
    <w:rsid w:val="006F2CA2"/>
    <w:pPr>
      <w:ind w:firstLine="260"/>
    </w:pPr>
  </w:style>
  <w:style w:type="paragraph" w:customStyle="1" w:styleId="Am1SectionInterpretationProviso">
    <w:name w:val="Am1SectionInterpretationProviso"/>
    <w:basedOn w:val="SectionInterpretationProviso"/>
    <w:qFormat/>
    <w:rsid w:val="006F2CA2"/>
    <w:pPr>
      <w:ind w:left="1195"/>
    </w:pPr>
  </w:style>
  <w:style w:type="paragraph" w:customStyle="1" w:styleId="Am2SectionInterpretationProviso">
    <w:name w:val="Am2SectionInterpretationProviso"/>
    <w:basedOn w:val="Am1SectionInterpretationProviso"/>
    <w:qFormat/>
    <w:rsid w:val="006F2CA2"/>
    <w:pPr>
      <w:ind w:left="1915"/>
    </w:pPr>
  </w:style>
  <w:style w:type="paragraph" w:customStyle="1" w:styleId="Am1SectionIllustrationTexta">
    <w:name w:val="Am1SectionIllustrationText(a)"/>
    <w:basedOn w:val="SectionIllustrationTexta"/>
    <w:qFormat/>
    <w:rsid w:val="006F2CA2"/>
    <w:pPr>
      <w:ind w:left="475"/>
    </w:pPr>
  </w:style>
  <w:style w:type="paragraph" w:customStyle="1" w:styleId="Am1SectionIllustrationTextaIndent">
    <w:name w:val="Am1SectionIllustrationText(a)Indent"/>
    <w:basedOn w:val="SectionIllustrationTextaIndent"/>
    <w:qFormat/>
    <w:rsid w:val="006F2CA2"/>
    <w:pPr>
      <w:tabs>
        <w:tab w:val="clear" w:pos="720"/>
        <w:tab w:val="right" w:pos="1195"/>
      </w:tabs>
      <w:ind w:left="1435"/>
    </w:pPr>
  </w:style>
  <w:style w:type="paragraph" w:customStyle="1" w:styleId="Am1SectionExplanationHeading">
    <w:name w:val="Am1SectionExplanationHeading"/>
    <w:basedOn w:val="SectionExplanationHeading"/>
    <w:link w:val="Am1SectionExplanationHeadingChar"/>
    <w:qFormat/>
    <w:rsid w:val="006F2CA2"/>
    <w:pPr>
      <w:ind w:left="475"/>
    </w:pPr>
  </w:style>
  <w:style w:type="character" w:customStyle="1" w:styleId="Am1SectionExplanationHeadingChar">
    <w:name w:val="Am1SectionExplanationHeading Char"/>
    <w:link w:val="Am1SectionExplanationHeading"/>
    <w:rsid w:val="006F2CA2"/>
    <w:rPr>
      <w:i/>
      <w:sz w:val="22"/>
      <w:lang w:val="en-US" w:eastAsia="en-US"/>
    </w:rPr>
  </w:style>
  <w:style w:type="paragraph" w:customStyle="1" w:styleId="Am1SectionExplanationSubHeading">
    <w:name w:val="Am1SectionExplanationSubHeading"/>
    <w:basedOn w:val="SectionExplanationSubHeading"/>
    <w:qFormat/>
    <w:rsid w:val="006F2CA2"/>
    <w:pPr>
      <w:ind w:left="475"/>
    </w:pPr>
  </w:style>
  <w:style w:type="paragraph" w:customStyle="1" w:styleId="Am1SectionExplanationText">
    <w:name w:val="Am1SectionExplanationText"/>
    <w:basedOn w:val="SectionExplanationText"/>
    <w:qFormat/>
    <w:rsid w:val="006F2CA2"/>
    <w:pPr>
      <w:ind w:left="475"/>
    </w:pPr>
    <w:rPr>
      <w:color w:val="000000"/>
      <w:lang w:bidi="ta-IN"/>
    </w:rPr>
  </w:style>
  <w:style w:type="paragraph" w:customStyle="1" w:styleId="Am1SectionExplanationText1Indent">
    <w:name w:val="Am1SectionExplanationText(1)Indent"/>
    <w:basedOn w:val="SectionExplanationText1Indent"/>
    <w:qFormat/>
    <w:rsid w:val="006F2CA2"/>
    <w:pPr>
      <w:ind w:left="1195"/>
    </w:pPr>
  </w:style>
  <w:style w:type="paragraph" w:customStyle="1" w:styleId="Am1SectionExplanationTexta">
    <w:name w:val="Am1SectionExplanationText(a)"/>
    <w:basedOn w:val="SectionExplanationTexta"/>
    <w:qFormat/>
    <w:rsid w:val="006F2CA2"/>
    <w:pPr>
      <w:ind w:left="475"/>
    </w:pPr>
  </w:style>
  <w:style w:type="paragraph" w:customStyle="1" w:styleId="Am1SectionExceptionHeading">
    <w:name w:val="Am1SectionExceptionHeading"/>
    <w:basedOn w:val="SectionExceptionHeading"/>
    <w:link w:val="Am1SectionExceptionHeadingChar"/>
    <w:qFormat/>
    <w:rsid w:val="006F2CA2"/>
    <w:pPr>
      <w:ind w:left="475"/>
    </w:pPr>
  </w:style>
  <w:style w:type="character" w:customStyle="1" w:styleId="Am1SectionExceptionHeadingChar">
    <w:name w:val="Am1SectionExceptionHeading Char"/>
    <w:link w:val="Am1SectionExceptionHeading"/>
    <w:rsid w:val="006F2CA2"/>
    <w:rPr>
      <w:i/>
      <w:sz w:val="22"/>
      <w:lang w:val="en-US" w:eastAsia="en-US"/>
    </w:rPr>
  </w:style>
  <w:style w:type="paragraph" w:customStyle="1" w:styleId="Am1SectionExceptionSubHeading">
    <w:name w:val="Am1SectionExceptionSubHeading"/>
    <w:basedOn w:val="SectionExceptionSubHeading"/>
    <w:qFormat/>
    <w:rsid w:val="006F2CA2"/>
    <w:pPr>
      <w:ind w:left="475"/>
    </w:pPr>
  </w:style>
  <w:style w:type="paragraph" w:customStyle="1" w:styleId="Am1SectionExceptionText">
    <w:name w:val="Am1SectionExceptionText"/>
    <w:basedOn w:val="SectionExceptionText"/>
    <w:qFormat/>
    <w:rsid w:val="006F2CA2"/>
    <w:pPr>
      <w:ind w:left="475"/>
    </w:pPr>
  </w:style>
  <w:style w:type="paragraph" w:customStyle="1" w:styleId="Am1SectionExceptionText1Indent">
    <w:name w:val="Am1SectionExceptionText(1)Indent"/>
    <w:basedOn w:val="SectionExceptionText1Indent"/>
    <w:qFormat/>
    <w:rsid w:val="006F2CA2"/>
    <w:pPr>
      <w:ind w:left="1195"/>
    </w:pPr>
  </w:style>
  <w:style w:type="paragraph" w:customStyle="1" w:styleId="Am1SectionExceptionTexta">
    <w:name w:val="Am1SectionExceptionText(a)"/>
    <w:basedOn w:val="SectionExceptionTexta"/>
    <w:qFormat/>
    <w:rsid w:val="006F2CA2"/>
    <w:pPr>
      <w:ind w:left="475"/>
    </w:pPr>
  </w:style>
  <w:style w:type="paragraph" w:customStyle="1" w:styleId="Am1SectionExceptionInterpretationItem">
    <w:name w:val="Am1SectionExceptionInterpretationItem"/>
    <w:basedOn w:val="SectionExceptionInterpretationItem"/>
    <w:qFormat/>
    <w:rsid w:val="006F2CA2"/>
    <w:pPr>
      <w:ind w:left="475"/>
    </w:pPr>
  </w:style>
  <w:style w:type="paragraph" w:customStyle="1" w:styleId="Am2SectionIllustrationTexta">
    <w:name w:val="Am2SectionIllustrationText(a)"/>
    <w:basedOn w:val="SectionIllustrationTexta"/>
    <w:qFormat/>
    <w:rsid w:val="006F2CA2"/>
    <w:pPr>
      <w:ind w:left="1152"/>
    </w:pPr>
  </w:style>
  <w:style w:type="paragraph" w:customStyle="1" w:styleId="Am2SectionIllustrationTextaIndent">
    <w:name w:val="Am2SectionIllustrationText(a)Indent"/>
    <w:basedOn w:val="Am1SectionIllustrationTextaIndent"/>
    <w:qFormat/>
    <w:rsid w:val="006F2CA2"/>
    <w:pPr>
      <w:tabs>
        <w:tab w:val="clear" w:pos="1195"/>
        <w:tab w:val="right" w:pos="1872"/>
      </w:tabs>
      <w:ind w:left="2112"/>
    </w:pPr>
  </w:style>
  <w:style w:type="paragraph" w:customStyle="1" w:styleId="Am1SectionExplanationInterpretationItem">
    <w:name w:val="Am1SectionExplanationInterpretationItem"/>
    <w:basedOn w:val="SectionExplanationInterpretationItem"/>
    <w:qFormat/>
    <w:rsid w:val="006F2CA2"/>
    <w:pPr>
      <w:ind w:left="475"/>
    </w:pPr>
  </w:style>
  <w:style w:type="paragraph" w:customStyle="1" w:styleId="Am1SectionIllustrationSubHeading">
    <w:name w:val="Am1SectionIllustrationSubHeading"/>
    <w:basedOn w:val="SectionIllustrationSubHeading"/>
    <w:qFormat/>
    <w:rsid w:val="006F2CA2"/>
    <w:pPr>
      <w:ind w:left="475"/>
    </w:pPr>
  </w:style>
  <w:style w:type="paragraph" w:customStyle="1" w:styleId="Am2SectionIllustrationSubHeading">
    <w:name w:val="Am2SectionIllustrationSubHeading"/>
    <w:basedOn w:val="Am1SectionIllustrationSubHeading"/>
    <w:qFormat/>
    <w:rsid w:val="006F2CA2"/>
    <w:pPr>
      <w:ind w:left="1152"/>
    </w:pPr>
  </w:style>
  <w:style w:type="paragraph" w:customStyle="1" w:styleId="Am2SectionExplanationHeading">
    <w:name w:val="Am2SectionExplanationHeading"/>
    <w:basedOn w:val="Am1SectionExplanationHeading"/>
    <w:link w:val="Am2SectionExplanationHeadingChar"/>
    <w:qFormat/>
    <w:rsid w:val="006F2CA2"/>
    <w:pPr>
      <w:ind w:left="1152"/>
    </w:pPr>
  </w:style>
  <w:style w:type="character" w:customStyle="1" w:styleId="Am2SectionExplanationHeadingChar">
    <w:name w:val="Am2SectionExplanationHeading Char"/>
    <w:link w:val="Am2SectionExplanationHeading"/>
    <w:rsid w:val="006F2CA2"/>
    <w:rPr>
      <w:i/>
      <w:sz w:val="22"/>
      <w:lang w:val="en-US" w:eastAsia="en-US"/>
    </w:rPr>
  </w:style>
  <w:style w:type="paragraph" w:customStyle="1" w:styleId="Am2SectionExplanationSubHeading">
    <w:name w:val="Am2SectionExplanationSubHeading"/>
    <w:basedOn w:val="Am1SectionExplanationSubHeading"/>
    <w:qFormat/>
    <w:rsid w:val="006F2CA2"/>
    <w:pPr>
      <w:ind w:left="1152"/>
    </w:pPr>
  </w:style>
  <w:style w:type="paragraph" w:customStyle="1" w:styleId="Am2SectionExplanationText">
    <w:name w:val="Am2SectionExplanationText"/>
    <w:basedOn w:val="Am1SectionExplanationText"/>
    <w:qFormat/>
    <w:rsid w:val="006F2CA2"/>
    <w:pPr>
      <w:ind w:left="1152"/>
    </w:pPr>
  </w:style>
  <w:style w:type="paragraph" w:customStyle="1" w:styleId="Am2SectionExplanationText1Indent">
    <w:name w:val="Am2SectionExplanationText(1)Indent"/>
    <w:basedOn w:val="Am1SectionExplanationText1Indent"/>
    <w:qFormat/>
    <w:rsid w:val="006F2CA2"/>
    <w:pPr>
      <w:ind w:left="1872"/>
    </w:pPr>
  </w:style>
  <w:style w:type="paragraph" w:customStyle="1" w:styleId="Am2SectionExplanationTexta">
    <w:name w:val="Am2SectionExplanationText(a)"/>
    <w:basedOn w:val="Am1SectionExplanationTexta"/>
    <w:qFormat/>
    <w:rsid w:val="006F2CA2"/>
    <w:pPr>
      <w:ind w:left="1152"/>
    </w:pPr>
  </w:style>
  <w:style w:type="paragraph" w:customStyle="1" w:styleId="Am2SectionExplanationInterpretationItem">
    <w:name w:val="Am2SectionExplanationInterpretationItem"/>
    <w:basedOn w:val="Am1SectionExplanationInterpretationItem"/>
    <w:qFormat/>
    <w:rsid w:val="006F2CA2"/>
    <w:pPr>
      <w:ind w:left="1152"/>
    </w:pPr>
  </w:style>
  <w:style w:type="paragraph" w:customStyle="1" w:styleId="Am2SectionExceptionHeading">
    <w:name w:val="Am2SectionExceptionHeading"/>
    <w:basedOn w:val="Am1SectionExceptionHeading"/>
    <w:link w:val="Am2SectionExceptionHeadingChar"/>
    <w:qFormat/>
    <w:rsid w:val="006F2CA2"/>
    <w:pPr>
      <w:ind w:left="1152"/>
    </w:pPr>
  </w:style>
  <w:style w:type="character" w:customStyle="1" w:styleId="Am2SectionExceptionHeadingChar">
    <w:name w:val="Am2SectionExceptionHeading Char"/>
    <w:link w:val="Am2SectionExceptionHeading"/>
    <w:rsid w:val="006F2CA2"/>
    <w:rPr>
      <w:i/>
      <w:sz w:val="22"/>
      <w:lang w:val="en-US" w:eastAsia="en-US"/>
    </w:rPr>
  </w:style>
  <w:style w:type="paragraph" w:customStyle="1" w:styleId="Am2SectionExceptionSubHeading">
    <w:name w:val="Am2SectionExceptionSubHeading"/>
    <w:basedOn w:val="Am1SectionExceptionSubHeading"/>
    <w:qFormat/>
    <w:rsid w:val="006F2CA2"/>
    <w:pPr>
      <w:ind w:left="1152"/>
    </w:pPr>
  </w:style>
  <w:style w:type="paragraph" w:customStyle="1" w:styleId="Am2SectionExceptionText">
    <w:name w:val="Am2SectionExceptionText"/>
    <w:basedOn w:val="Am1SectionExceptionText"/>
    <w:qFormat/>
    <w:rsid w:val="006F2CA2"/>
    <w:pPr>
      <w:ind w:left="1152"/>
    </w:pPr>
  </w:style>
  <w:style w:type="paragraph" w:customStyle="1" w:styleId="Am2SectionExceptionText1Indent">
    <w:name w:val="Am2SectionExceptionText(1)Indent"/>
    <w:basedOn w:val="Am1SectionExceptionText1Indent"/>
    <w:qFormat/>
    <w:rsid w:val="006F2CA2"/>
    <w:pPr>
      <w:ind w:left="1872"/>
    </w:pPr>
  </w:style>
  <w:style w:type="paragraph" w:customStyle="1" w:styleId="Am2SectionExceptionTexta">
    <w:name w:val="Am2SectionExceptionText(a)"/>
    <w:basedOn w:val="Am1SectionExceptionTexta"/>
    <w:qFormat/>
    <w:rsid w:val="006F2CA2"/>
    <w:pPr>
      <w:ind w:left="1152"/>
    </w:pPr>
  </w:style>
  <w:style w:type="paragraph" w:customStyle="1" w:styleId="Am2SectionExceptionInterpretationItem">
    <w:name w:val="Am2SectionExceptionInterpretationItem"/>
    <w:basedOn w:val="Am1SectionExceptionInterpretationItem"/>
    <w:qFormat/>
    <w:rsid w:val="006F2CA2"/>
    <w:pPr>
      <w:ind w:left="1152"/>
    </w:pPr>
  </w:style>
  <w:style w:type="paragraph" w:customStyle="1" w:styleId="Am1ClientNotes">
    <w:name w:val="Am1ClientNotes"/>
    <w:basedOn w:val="ClientNotes"/>
    <w:qFormat/>
    <w:rsid w:val="006F2CA2"/>
  </w:style>
  <w:style w:type="paragraph" w:customStyle="1" w:styleId="Am1Note">
    <w:name w:val="Am1Note"/>
    <w:basedOn w:val="Note"/>
    <w:qFormat/>
    <w:rsid w:val="006F2CA2"/>
  </w:style>
  <w:style w:type="paragraph" w:customStyle="1" w:styleId="Am1DrafterNote">
    <w:name w:val="Am1Drafter Note"/>
    <w:basedOn w:val="DrafterNote"/>
    <w:qFormat/>
    <w:rsid w:val="006F2CA2"/>
  </w:style>
  <w:style w:type="paragraph" w:customStyle="1" w:styleId="Am1DivisionNote">
    <w:name w:val="Am1Division Note"/>
    <w:basedOn w:val="DivisionNote"/>
    <w:qFormat/>
    <w:rsid w:val="006F2CA2"/>
  </w:style>
  <w:style w:type="paragraph" w:customStyle="1" w:styleId="Am2ClientNotes">
    <w:name w:val="Am2ClientNotes"/>
    <w:basedOn w:val="Am1ClientNotes"/>
    <w:qFormat/>
    <w:rsid w:val="006F2CA2"/>
  </w:style>
  <w:style w:type="paragraph" w:customStyle="1" w:styleId="Am2Note">
    <w:name w:val="Am2Note"/>
    <w:basedOn w:val="Am1Note"/>
    <w:qFormat/>
    <w:rsid w:val="006F2CA2"/>
  </w:style>
  <w:style w:type="paragraph" w:customStyle="1" w:styleId="Am2DrafterNote">
    <w:name w:val="Am2Drafter Note"/>
    <w:basedOn w:val="Am1DrafterNote"/>
    <w:qFormat/>
    <w:rsid w:val="006F2CA2"/>
  </w:style>
  <w:style w:type="paragraph" w:customStyle="1" w:styleId="Am2DivisionNote">
    <w:name w:val="Am2Division Note"/>
    <w:basedOn w:val="Am1DivisionNote"/>
    <w:qFormat/>
    <w:rsid w:val="006F2CA2"/>
  </w:style>
  <w:style w:type="paragraph" w:customStyle="1" w:styleId="ConsequentialIndent1">
    <w:name w:val="ConsequentialIndent(1)"/>
    <w:basedOn w:val="TableItemIndent1"/>
    <w:qFormat/>
    <w:rsid w:val="006F2CA2"/>
    <w:rPr>
      <w:lang w:val="en-GB"/>
    </w:rPr>
  </w:style>
  <w:style w:type="paragraph" w:customStyle="1" w:styleId="ConsequentialIndent2">
    <w:name w:val="ConsequentialIndent(2)"/>
    <w:basedOn w:val="TableItemIndent2"/>
    <w:qFormat/>
    <w:rsid w:val="006F2CA2"/>
    <w:pPr>
      <w:ind w:left="1008" w:hanging="533"/>
    </w:pPr>
    <w:rPr>
      <w:lang w:val="en-GB"/>
    </w:rPr>
  </w:style>
  <w:style w:type="paragraph" w:customStyle="1" w:styleId="ConsequentialIndent3">
    <w:name w:val="ConsequentialIndent(3)"/>
    <w:basedOn w:val="TableItemIndent3"/>
    <w:qFormat/>
    <w:rsid w:val="006F2CA2"/>
    <w:pPr>
      <w:ind w:left="1417" w:hanging="476"/>
    </w:pPr>
  </w:style>
  <w:style w:type="paragraph" w:customStyle="1" w:styleId="Am1TableHeading">
    <w:name w:val="Am1TableHeading"/>
    <w:basedOn w:val="TableHeading"/>
    <w:qFormat/>
    <w:rsid w:val="006F2CA2"/>
    <w:pPr>
      <w:ind w:left="476"/>
    </w:pPr>
  </w:style>
  <w:style w:type="paragraph" w:customStyle="1" w:styleId="Am1FigureHeading">
    <w:name w:val="Am1FigureHeading"/>
    <w:basedOn w:val="FigureHeading"/>
    <w:qFormat/>
    <w:rsid w:val="006F2CA2"/>
    <w:pPr>
      <w:ind w:left="476"/>
    </w:pPr>
  </w:style>
  <w:style w:type="paragraph" w:customStyle="1" w:styleId="Am2TableHeading">
    <w:name w:val="Am2TableHeading"/>
    <w:basedOn w:val="Am1TableHeading"/>
    <w:qFormat/>
    <w:rsid w:val="006F2CA2"/>
    <w:pPr>
      <w:ind w:left="1151"/>
    </w:pPr>
  </w:style>
  <w:style w:type="paragraph" w:customStyle="1" w:styleId="Am2FigureHeading">
    <w:name w:val="Am2FigureHeading"/>
    <w:basedOn w:val="Am1FigureHeading"/>
    <w:qFormat/>
    <w:rsid w:val="006F2CA2"/>
    <w:pPr>
      <w:ind w:left="1151"/>
    </w:pPr>
  </w:style>
  <w:style w:type="paragraph" w:customStyle="1" w:styleId="SubSectionHeading">
    <w:name w:val="SubSectionHeading"/>
    <w:basedOn w:val="SectionHeading"/>
    <w:qFormat/>
    <w:rsid w:val="006F2CA2"/>
    <w:rPr>
      <w:b w:val="0"/>
      <w:i/>
    </w:rPr>
  </w:style>
  <w:style w:type="paragraph" w:customStyle="1" w:styleId="Am1SectionText1Indent">
    <w:name w:val="Am1SectionText(1)Indent"/>
    <w:basedOn w:val="SectionText1Indent"/>
    <w:qFormat/>
    <w:rsid w:val="006F2CA2"/>
    <w:pPr>
      <w:ind w:left="851"/>
    </w:pPr>
  </w:style>
  <w:style w:type="paragraph" w:customStyle="1" w:styleId="Am2SectionText1Indent">
    <w:name w:val="Am2SectionText(1)Indent"/>
    <w:basedOn w:val="Am1SectionText1Indent"/>
    <w:qFormat/>
    <w:rsid w:val="006F2CA2"/>
    <w:pPr>
      <w:ind w:left="1525"/>
    </w:pPr>
  </w:style>
  <w:style w:type="paragraph" w:customStyle="1" w:styleId="SectionProviso1N">
    <w:name w:val="SectionProviso(1)N"/>
    <w:basedOn w:val="SectionText1N"/>
    <w:qFormat/>
    <w:rsid w:val="006F2CA2"/>
  </w:style>
  <w:style w:type="paragraph" w:customStyle="1" w:styleId="SectionProvisoaN">
    <w:name w:val="SectionProviso(a)N+"/>
    <w:basedOn w:val="SectionTextaN"/>
    <w:qFormat/>
    <w:rsid w:val="006F2CA2"/>
  </w:style>
  <w:style w:type="paragraph" w:customStyle="1" w:styleId="ScheduleSectionProvisoiN">
    <w:name w:val="ScheduleSectionProviso(i)N+"/>
    <w:basedOn w:val="ScheduleSectionTextiN"/>
    <w:qFormat/>
    <w:rsid w:val="006F2CA2"/>
  </w:style>
  <w:style w:type="paragraph" w:customStyle="1" w:styleId="Am1SectionProvisoaN">
    <w:name w:val="Am1SectionProviso(a)N+"/>
    <w:basedOn w:val="Am1SectionTextaN0"/>
    <w:qFormat/>
    <w:rsid w:val="006F2CA2"/>
  </w:style>
  <w:style w:type="paragraph" w:customStyle="1" w:styleId="Am1SectionProviso1N">
    <w:name w:val="Am1SectionProviso(1)N"/>
    <w:basedOn w:val="Am1SectionText1N"/>
    <w:qFormat/>
    <w:rsid w:val="006F2CA2"/>
  </w:style>
  <w:style w:type="paragraph" w:customStyle="1" w:styleId="Am1SectionProvisoiN">
    <w:name w:val="Am1SectionProviso(i)N+"/>
    <w:basedOn w:val="Am1SectionTextiN0"/>
    <w:qFormat/>
    <w:rsid w:val="006F2CA2"/>
  </w:style>
  <w:style w:type="paragraph" w:customStyle="1" w:styleId="Am1ScheduleSectionProviso1N">
    <w:name w:val="Am1ScheduleSectionProviso(1)N"/>
    <w:basedOn w:val="Am1ScheduleSectionText1N"/>
    <w:qFormat/>
    <w:rsid w:val="006F2CA2"/>
  </w:style>
  <w:style w:type="paragraph" w:customStyle="1" w:styleId="Am1ScheduleSectionProvisoaN">
    <w:name w:val="Am1ScheduleSectionProviso(a)N+"/>
    <w:basedOn w:val="Am1ScheduleSectionTextaN"/>
    <w:qFormat/>
    <w:rsid w:val="006F2CA2"/>
  </w:style>
  <w:style w:type="paragraph" w:customStyle="1" w:styleId="Am1ScheduleSectionProvisoiN">
    <w:name w:val="Am1ScheduleSectionProviso(i)N+"/>
    <w:basedOn w:val="Am1ScheduleSectionTextiN"/>
    <w:qFormat/>
    <w:rsid w:val="006F2CA2"/>
  </w:style>
  <w:style w:type="paragraph" w:customStyle="1" w:styleId="Am2SectionProviso1N">
    <w:name w:val="Am2SectionProviso(1)N"/>
    <w:basedOn w:val="Am2SectionText1N"/>
    <w:qFormat/>
    <w:rsid w:val="006F2CA2"/>
  </w:style>
  <w:style w:type="paragraph" w:customStyle="1" w:styleId="Am2SectionProvisoaN">
    <w:name w:val="Am2SectionProviso(a)N+"/>
    <w:basedOn w:val="Am2SectionTextaN0"/>
    <w:qFormat/>
    <w:rsid w:val="006F2CA2"/>
  </w:style>
  <w:style w:type="paragraph" w:customStyle="1" w:styleId="Am2SectionProvisoiN">
    <w:name w:val="Am2SectionProviso(i)N+"/>
    <w:basedOn w:val="Am2SectionTextiN0"/>
    <w:qFormat/>
    <w:rsid w:val="006F2CA2"/>
  </w:style>
  <w:style w:type="paragraph" w:customStyle="1" w:styleId="Am2ScheduleSectionProviso1N">
    <w:name w:val="Am2ScheduleSectionProviso(1)N"/>
    <w:basedOn w:val="Am2ScheduleSectionText1N"/>
    <w:qFormat/>
    <w:rsid w:val="006F2CA2"/>
  </w:style>
  <w:style w:type="paragraph" w:customStyle="1" w:styleId="Am2ScheduleSectionProvisoaN">
    <w:name w:val="Am2ScheduleSectionProviso(a)N+"/>
    <w:basedOn w:val="Am2ScheduleSectionTextaN"/>
    <w:qFormat/>
    <w:rsid w:val="006F2CA2"/>
  </w:style>
  <w:style w:type="paragraph" w:customStyle="1" w:styleId="Am2ScheduleSectionProvisoiN">
    <w:name w:val="Am2ScheduleSectionProviso(i)N+"/>
    <w:basedOn w:val="Am2ScheduleSectionTextiN"/>
    <w:qFormat/>
    <w:rsid w:val="006F2CA2"/>
  </w:style>
  <w:style w:type="paragraph" w:customStyle="1" w:styleId="Am1SubSectionHeading">
    <w:name w:val="Am1SubSectionHeading"/>
    <w:basedOn w:val="SubSectionHeading"/>
    <w:qFormat/>
    <w:rsid w:val="006F2CA2"/>
    <w:pPr>
      <w:ind w:left="476"/>
    </w:pPr>
  </w:style>
  <w:style w:type="paragraph" w:customStyle="1" w:styleId="Am2SubSectionHeading">
    <w:name w:val="Am2SubSectionHeading"/>
    <w:basedOn w:val="Am1SubSectionHeading"/>
    <w:qFormat/>
    <w:rsid w:val="006F2CA2"/>
    <w:pPr>
      <w:ind w:left="1151"/>
    </w:pPr>
  </w:style>
  <w:style w:type="character" w:customStyle="1" w:styleId="CommentTextChar1">
    <w:name w:val="Comment Text Char1"/>
    <w:semiHidden/>
    <w:rsid w:val="006F2CA2"/>
    <w:rPr>
      <w:rFonts w:ascii="Century Gothic" w:eastAsia="SimSun" w:hAnsi="Century Gothic" w:cs="Times New Roman"/>
      <w:sz w:val="20"/>
      <w:szCs w:val="20"/>
      <w:lang w:val="en-US" w:eastAsia="zh-CN"/>
    </w:rPr>
  </w:style>
  <w:style w:type="character" w:customStyle="1" w:styleId="b">
    <w:name w:val="b_"/>
    <w:rsid w:val="006F2CA2"/>
  </w:style>
  <w:style w:type="numbering" w:customStyle="1" w:styleId="NoList4">
    <w:name w:val="No List4"/>
    <w:next w:val="NoList"/>
    <w:uiPriority w:val="99"/>
    <w:semiHidden/>
    <w:unhideWhenUsed/>
    <w:rsid w:val="006F2CA2"/>
  </w:style>
  <w:style w:type="table" w:customStyle="1" w:styleId="TableGrid4">
    <w:name w:val="Table Grid4"/>
    <w:basedOn w:val="TableNormal"/>
    <w:next w:val="TableGrid"/>
    <w:uiPriority w:val="59"/>
    <w:rsid w:val="006F2CA2"/>
    <w:rPr>
      <w:rFonts w:ascii="Calibri" w:eastAsia="Calibri" w:hAnsi="Calibri"/>
      <w:sz w:val="22"/>
      <w:szCs w:val="22"/>
      <w:lang w:val="en-GB"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2">
    <w:name w:val="No List12"/>
    <w:next w:val="NoList"/>
    <w:uiPriority w:val="99"/>
    <w:semiHidden/>
    <w:unhideWhenUsed/>
    <w:rsid w:val="006F2CA2"/>
  </w:style>
  <w:style w:type="table" w:customStyle="1" w:styleId="TableGrid11">
    <w:name w:val="Table Grid11"/>
    <w:basedOn w:val="TableNormal"/>
    <w:next w:val="TableGrid"/>
    <w:uiPriority w:val="59"/>
    <w:rsid w:val="006F2CA2"/>
    <w:pPr>
      <w:spacing w:before="12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ColorfulGrid-Accent11">
    <w:name w:val="Colorful Grid - Accent 11"/>
    <w:basedOn w:val="TableNormal"/>
    <w:next w:val="ColorfulGrid-Accent1"/>
    <w:uiPriority w:val="73"/>
    <w:rsid w:val="006F2CA2"/>
    <w:rPr>
      <w:rFonts w:ascii="Calibri" w:hAnsi="Calibri"/>
      <w:color w:val="000000"/>
      <w:sz w:val="22"/>
      <w:szCs w:val="22"/>
      <w:lang w:val="en-US" w:bidi="ta-IN"/>
    </w:rPr>
    <w:tblPr>
      <w:tblStyleRowBandSize w:val="1"/>
      <w:tblStyleColBandSize w:val="1"/>
      <w:tblBorders>
        <w:insideH w:val="single" w:sz="4" w:space="0" w:color="FFFFFF"/>
      </w:tblBorders>
    </w:tblPr>
    <w:tcPr>
      <w:shd w:val="clear" w:color="auto" w:fill="DBE5F1"/>
    </w:tcPr>
    <w:tblStylePr w:type="firstRow">
      <w:rPr>
        <w:b/>
        <w:bCs/>
      </w:rPr>
      <w:tblPr/>
      <w:tcPr>
        <w:shd w:val="clear" w:color="auto" w:fill="B8CCE4"/>
      </w:tcPr>
    </w:tblStylePr>
    <w:tblStylePr w:type="lastRow">
      <w:rPr>
        <w:b/>
        <w:bCs/>
        <w:color w:val="000000"/>
      </w:rPr>
      <w:tblPr/>
      <w:tcPr>
        <w:shd w:val="clear" w:color="auto" w:fill="B8CCE4"/>
      </w:tcPr>
    </w:tblStylePr>
    <w:tblStylePr w:type="firstCol">
      <w:rPr>
        <w:color w:val="FFFFFF"/>
      </w:rPr>
      <w:tblPr/>
      <w:tcPr>
        <w:shd w:val="clear" w:color="auto" w:fill="365F91"/>
      </w:tcPr>
    </w:tblStylePr>
    <w:tblStylePr w:type="lastCol">
      <w:rPr>
        <w:color w:val="FFFFFF"/>
      </w:rPr>
      <w:tblPr/>
      <w:tcPr>
        <w:shd w:val="clear" w:color="auto" w:fill="365F91"/>
      </w:tcPr>
    </w:tblStylePr>
    <w:tblStylePr w:type="band1Vert">
      <w:tblPr/>
      <w:tcPr>
        <w:shd w:val="clear" w:color="auto" w:fill="A7BFDE"/>
      </w:tcPr>
    </w:tblStylePr>
    <w:tblStylePr w:type="band1Horz">
      <w:tblPr/>
      <w:tcPr>
        <w:shd w:val="clear" w:color="auto" w:fill="A7BFDE"/>
      </w:tcPr>
    </w:tblStylePr>
  </w:style>
  <w:style w:type="table" w:customStyle="1" w:styleId="ColorfulGrid11">
    <w:name w:val="Colorful Grid11"/>
    <w:basedOn w:val="TableNormal"/>
    <w:uiPriority w:val="73"/>
    <w:rsid w:val="006F2CA2"/>
    <w:rPr>
      <w:rFonts w:ascii="Calibri" w:hAnsi="Calibri"/>
      <w:color w:val="000000"/>
      <w:sz w:val="22"/>
      <w:szCs w:val="22"/>
      <w:lang w:val="en-US" w:bidi="ta-IN"/>
    </w:rPr>
    <w:tblPr>
      <w:tblStyleRowBandSize w:val="1"/>
      <w:tblStyleColBandSize w:val="1"/>
      <w:tblBorders>
        <w:insideH w:val="single" w:sz="4" w:space="0" w:color="FFFFFF"/>
      </w:tblBorders>
    </w:tblPr>
    <w:tcPr>
      <w:shd w:val="clear" w:color="auto" w:fill="CCCCCC"/>
    </w:tcPr>
    <w:tblStylePr w:type="firstRow">
      <w:rPr>
        <w:b/>
        <w:bCs/>
      </w:rPr>
      <w:tblPr/>
      <w:tcPr>
        <w:shd w:val="clear" w:color="auto" w:fill="999999"/>
      </w:tcPr>
    </w:tblStylePr>
    <w:tblStylePr w:type="lastRow">
      <w:rPr>
        <w:b/>
        <w:bCs/>
        <w:color w:val="000000"/>
      </w:rPr>
      <w:tblPr/>
      <w:tcPr>
        <w:shd w:val="clear" w:color="auto" w:fill="999999"/>
      </w:tcPr>
    </w:tblStylePr>
    <w:tblStylePr w:type="firstCol">
      <w:rPr>
        <w:color w:val="FFFFFF"/>
      </w:rPr>
      <w:tblPr/>
      <w:tcPr>
        <w:shd w:val="clear" w:color="auto" w:fill="000000"/>
      </w:tcPr>
    </w:tblStylePr>
    <w:tblStylePr w:type="lastCol">
      <w:rPr>
        <w:color w:val="FFFFFF"/>
      </w:rPr>
      <w:tblPr/>
      <w:tcPr>
        <w:shd w:val="clear" w:color="auto" w:fill="000000"/>
      </w:tcPr>
    </w:tblStylePr>
    <w:tblStylePr w:type="band1Vert">
      <w:tblPr/>
      <w:tcPr>
        <w:shd w:val="clear" w:color="auto" w:fill="808080"/>
      </w:tcPr>
    </w:tblStylePr>
    <w:tblStylePr w:type="band1Horz">
      <w:tblPr/>
      <w:tcPr>
        <w:shd w:val="clear" w:color="auto" w:fill="808080"/>
      </w:tcPr>
    </w:tblStylePr>
  </w:style>
  <w:style w:type="table" w:customStyle="1" w:styleId="ColorfulList11">
    <w:name w:val="Colorful List11"/>
    <w:basedOn w:val="TableNormal"/>
    <w:uiPriority w:val="72"/>
    <w:rsid w:val="006F2CA2"/>
    <w:rPr>
      <w:rFonts w:ascii="Calibri" w:hAnsi="Calibri"/>
      <w:color w:val="000000"/>
      <w:sz w:val="22"/>
      <w:szCs w:val="22"/>
      <w:lang w:val="en-US" w:bidi="ta-IN"/>
    </w:rPr>
    <w:tblPr>
      <w:tblStyleRowBandSize w:val="1"/>
      <w:tblStyleColBandSize w:val="1"/>
    </w:tblPr>
    <w:tcPr>
      <w:shd w:val="clear" w:color="auto" w:fill="E6E6E6"/>
    </w:tcPr>
    <w:tblStylePr w:type="firstRow">
      <w:rPr>
        <w:b/>
        <w:bCs/>
        <w:color w:val="FFFFFF"/>
      </w:rPr>
      <w:tblPr/>
      <w:tcPr>
        <w:tcBorders>
          <w:bottom w:val="single" w:sz="12" w:space="0" w:color="FFFFFF"/>
        </w:tcBorders>
        <w:shd w:val="clear" w:color="auto" w:fill="9E3A38"/>
      </w:tcPr>
    </w:tblStylePr>
    <w:tblStylePr w:type="lastRow">
      <w:rPr>
        <w:b/>
        <w:bCs/>
        <w:color w:val="9E3A38"/>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cPr>
    </w:tblStylePr>
    <w:tblStylePr w:type="band1Horz">
      <w:tblPr/>
      <w:tcPr>
        <w:shd w:val="clear" w:color="auto" w:fill="CCCCCC"/>
      </w:tcPr>
    </w:tblStylePr>
  </w:style>
  <w:style w:type="table" w:customStyle="1" w:styleId="ColorfulShading-Accent61">
    <w:name w:val="Colorful Shading - Accent 61"/>
    <w:basedOn w:val="TableNormal"/>
    <w:next w:val="ColorfulShading-Accent6"/>
    <w:uiPriority w:val="71"/>
    <w:rsid w:val="006F2CA2"/>
    <w:rPr>
      <w:rFonts w:ascii="Calibri" w:hAnsi="Calibri"/>
      <w:color w:val="000000"/>
      <w:sz w:val="22"/>
      <w:szCs w:val="22"/>
      <w:lang w:val="en-US" w:bidi="ta-IN"/>
    </w:rPr>
    <w:tblPr>
      <w:tblStyleRowBandSize w:val="1"/>
      <w:tblStyleColBandSize w:val="1"/>
      <w:tblBorders>
        <w:top w:val="single" w:sz="24" w:space="0" w:color="4BACC6"/>
        <w:left w:val="single" w:sz="4" w:space="0" w:color="F79646"/>
        <w:bottom w:val="single" w:sz="4" w:space="0" w:color="F79646"/>
        <w:right w:val="single" w:sz="4" w:space="0" w:color="F79646"/>
        <w:insideH w:val="single" w:sz="4" w:space="0" w:color="FFFFFF"/>
        <w:insideV w:val="single" w:sz="4" w:space="0" w:color="FFFFFF"/>
      </w:tblBorders>
    </w:tblPr>
    <w:tcPr>
      <w:shd w:val="clear" w:color="auto" w:fill="FEF4EC"/>
    </w:tcPr>
    <w:tblStylePr w:type="firstRow">
      <w:rPr>
        <w:b/>
        <w:bCs/>
      </w:rPr>
      <w:tblPr/>
      <w:tcPr>
        <w:tcBorders>
          <w:top w:val="nil"/>
          <w:left w:val="nil"/>
          <w:bottom w:val="single" w:sz="24" w:space="0" w:color="4BACC6"/>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B65608"/>
      </w:tcPr>
    </w:tblStylePr>
    <w:tblStylePr w:type="firstCol">
      <w:rPr>
        <w:color w:val="FFFFFF"/>
      </w:rPr>
      <w:tblPr/>
      <w:tcPr>
        <w:tcBorders>
          <w:top w:val="nil"/>
          <w:left w:val="nil"/>
          <w:bottom w:val="nil"/>
          <w:right w:val="nil"/>
          <w:insideH w:val="single" w:sz="4" w:space="0" w:color="B65608"/>
          <w:insideV w:val="nil"/>
        </w:tcBorders>
        <w:shd w:val="clear" w:color="auto" w:fill="B65608"/>
      </w:tcPr>
    </w:tblStylePr>
    <w:tblStylePr w:type="lastCol">
      <w:rPr>
        <w:color w:val="FFFFFF"/>
      </w:rPr>
      <w:tblPr/>
      <w:tcPr>
        <w:tcBorders>
          <w:top w:val="nil"/>
          <w:left w:val="nil"/>
          <w:bottom w:val="nil"/>
          <w:right w:val="nil"/>
          <w:insideH w:val="nil"/>
          <w:insideV w:val="nil"/>
        </w:tcBorders>
        <w:shd w:val="clear" w:color="auto" w:fill="B65608"/>
      </w:tcPr>
    </w:tblStylePr>
    <w:tblStylePr w:type="band1Vert">
      <w:tblPr/>
      <w:tcPr>
        <w:shd w:val="clear" w:color="auto" w:fill="FBD4B4"/>
      </w:tcPr>
    </w:tblStylePr>
    <w:tblStylePr w:type="band1Horz">
      <w:tblPr/>
      <w:tcPr>
        <w:shd w:val="clear" w:color="auto" w:fill="FBCAA2"/>
      </w:tcPr>
    </w:tblStylePr>
    <w:tblStylePr w:type="neCell">
      <w:rPr>
        <w:color w:val="000000"/>
      </w:rPr>
    </w:tblStylePr>
    <w:tblStylePr w:type="nwCell">
      <w:rPr>
        <w:color w:val="000000"/>
      </w:rPr>
    </w:tblStylePr>
  </w:style>
  <w:style w:type="table" w:customStyle="1" w:styleId="ColorfulShading11">
    <w:name w:val="Colorful Shading11"/>
    <w:basedOn w:val="TableNormal"/>
    <w:uiPriority w:val="71"/>
    <w:rsid w:val="006F2CA2"/>
    <w:rPr>
      <w:rFonts w:ascii="Calibri" w:hAnsi="Calibri"/>
      <w:color w:val="000000"/>
      <w:sz w:val="22"/>
      <w:szCs w:val="22"/>
      <w:lang w:val="en-US" w:bidi="ta-IN"/>
    </w:rPr>
    <w:tblPr>
      <w:tblStyleRowBandSize w:val="1"/>
      <w:tblStyleColBandSize w:val="1"/>
      <w:tblBorders>
        <w:top w:val="single" w:sz="24" w:space="0" w:color="C0504D"/>
        <w:left w:val="single" w:sz="4" w:space="0" w:color="000000"/>
        <w:bottom w:val="single" w:sz="4" w:space="0" w:color="000000"/>
        <w:right w:val="single" w:sz="4" w:space="0" w:color="000000"/>
        <w:insideH w:val="single" w:sz="4" w:space="0" w:color="FFFFFF"/>
        <w:insideV w:val="single" w:sz="4" w:space="0" w:color="FFFFFF"/>
      </w:tblBorders>
    </w:tblPr>
    <w:tcPr>
      <w:shd w:val="clear" w:color="auto" w:fill="E6E6E6"/>
    </w:tcPr>
    <w:tblStylePr w:type="firstRow">
      <w:rPr>
        <w:b/>
        <w:bCs/>
      </w:rPr>
      <w:tblPr/>
      <w:tcPr>
        <w:tcBorders>
          <w:top w:val="nil"/>
          <w:left w:val="nil"/>
          <w:bottom w:val="single" w:sz="24" w:space="0" w:color="C0504D"/>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000000"/>
      </w:tcPr>
    </w:tblStylePr>
    <w:tblStylePr w:type="firstCol">
      <w:rPr>
        <w:color w:val="FFFFFF"/>
      </w:rPr>
      <w:tblPr/>
      <w:tcPr>
        <w:tcBorders>
          <w:top w:val="nil"/>
          <w:left w:val="nil"/>
          <w:bottom w:val="nil"/>
          <w:right w:val="nil"/>
          <w:insideH w:val="single" w:sz="4" w:space="0" w:color="000000"/>
          <w:insideV w:val="nil"/>
        </w:tcBorders>
        <w:shd w:val="clear" w:color="auto" w:fill="000000"/>
      </w:tcPr>
    </w:tblStylePr>
    <w:tblStylePr w:type="lastCol">
      <w:rPr>
        <w:color w:val="FFFFFF"/>
      </w:rPr>
      <w:tblPr/>
      <w:tcPr>
        <w:tcBorders>
          <w:top w:val="nil"/>
          <w:left w:val="nil"/>
          <w:bottom w:val="nil"/>
          <w:right w:val="nil"/>
          <w:insideH w:val="nil"/>
          <w:insideV w:val="nil"/>
        </w:tcBorders>
        <w:shd w:val="clear" w:color="auto" w:fill="000000"/>
      </w:tcPr>
    </w:tblStylePr>
    <w:tblStylePr w:type="band1Vert">
      <w:tblPr/>
      <w:tcPr>
        <w:shd w:val="clear" w:color="auto" w:fill="999999"/>
      </w:tcPr>
    </w:tblStylePr>
    <w:tblStylePr w:type="band1Horz">
      <w:tblPr/>
      <w:tcPr>
        <w:shd w:val="clear" w:color="auto" w:fill="808080"/>
      </w:tcPr>
    </w:tblStylePr>
    <w:tblStylePr w:type="neCell">
      <w:rPr>
        <w:color w:val="000000"/>
      </w:rPr>
    </w:tblStylePr>
    <w:tblStylePr w:type="nwCell">
      <w:rPr>
        <w:color w:val="000000"/>
      </w:rPr>
    </w:tblStylePr>
  </w:style>
  <w:style w:type="table" w:customStyle="1" w:styleId="DarkList-Accent11">
    <w:name w:val="Dark List - Accent 11"/>
    <w:basedOn w:val="TableNormal"/>
    <w:next w:val="DarkList-Accent1"/>
    <w:uiPriority w:val="70"/>
    <w:rsid w:val="006F2CA2"/>
    <w:rPr>
      <w:rFonts w:ascii="Calibri" w:hAnsi="Calibri"/>
      <w:color w:val="FFFFFF"/>
      <w:sz w:val="22"/>
      <w:szCs w:val="22"/>
      <w:lang w:val="en-US" w:bidi="ta-IN"/>
    </w:rPr>
    <w:tblPr>
      <w:tblStyleRowBandSize w:val="1"/>
      <w:tblStyleColBandSize w:val="1"/>
    </w:tblPr>
    <w:tcPr>
      <w:shd w:val="clear" w:color="auto" w:fill="4F81BD"/>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243F60"/>
      </w:tcPr>
    </w:tblStylePr>
    <w:tblStylePr w:type="firstCol">
      <w:tblPr/>
      <w:tcPr>
        <w:tcBorders>
          <w:top w:val="nil"/>
          <w:left w:val="nil"/>
          <w:bottom w:val="nil"/>
          <w:right w:val="single" w:sz="18" w:space="0" w:color="FFFFFF"/>
          <w:insideH w:val="nil"/>
          <w:insideV w:val="nil"/>
        </w:tcBorders>
        <w:shd w:val="clear" w:color="auto" w:fill="365F91"/>
      </w:tcPr>
    </w:tblStylePr>
    <w:tblStylePr w:type="lastCol">
      <w:tblPr/>
      <w:tcPr>
        <w:tcBorders>
          <w:top w:val="nil"/>
          <w:left w:val="single" w:sz="18" w:space="0" w:color="FFFFFF"/>
          <w:bottom w:val="nil"/>
          <w:right w:val="nil"/>
          <w:insideH w:val="nil"/>
          <w:insideV w:val="nil"/>
        </w:tcBorders>
        <w:shd w:val="clear" w:color="auto" w:fill="365F91"/>
      </w:tcPr>
    </w:tblStylePr>
    <w:tblStylePr w:type="band1Vert">
      <w:tblPr/>
      <w:tcPr>
        <w:tcBorders>
          <w:top w:val="nil"/>
          <w:left w:val="nil"/>
          <w:bottom w:val="nil"/>
          <w:right w:val="nil"/>
          <w:insideH w:val="nil"/>
          <w:insideV w:val="nil"/>
        </w:tcBorders>
        <w:shd w:val="clear" w:color="auto" w:fill="365F91"/>
      </w:tcPr>
    </w:tblStylePr>
    <w:tblStylePr w:type="band1Horz">
      <w:tblPr/>
      <w:tcPr>
        <w:tcBorders>
          <w:top w:val="nil"/>
          <w:left w:val="nil"/>
          <w:bottom w:val="nil"/>
          <w:right w:val="nil"/>
          <w:insideH w:val="nil"/>
          <w:insideV w:val="nil"/>
        </w:tcBorders>
        <w:shd w:val="clear" w:color="auto" w:fill="365F91"/>
      </w:tcPr>
    </w:tblStylePr>
  </w:style>
  <w:style w:type="table" w:customStyle="1" w:styleId="DarkList-Accent41">
    <w:name w:val="Dark List - Accent 41"/>
    <w:basedOn w:val="TableNormal"/>
    <w:next w:val="DarkList-Accent4"/>
    <w:uiPriority w:val="70"/>
    <w:rsid w:val="006F2CA2"/>
    <w:rPr>
      <w:rFonts w:ascii="Calibri" w:hAnsi="Calibri"/>
      <w:color w:val="FFFFFF"/>
      <w:sz w:val="22"/>
      <w:szCs w:val="22"/>
      <w:lang w:val="en-US" w:bidi="ta-IN"/>
    </w:rPr>
    <w:tblPr>
      <w:tblStyleRowBandSize w:val="1"/>
      <w:tblStyleColBandSize w:val="1"/>
    </w:tblPr>
    <w:tcPr>
      <w:shd w:val="clear" w:color="auto" w:fill="8064A2"/>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3F3151"/>
      </w:tcPr>
    </w:tblStylePr>
    <w:tblStylePr w:type="firstCol">
      <w:tblPr/>
      <w:tcPr>
        <w:tcBorders>
          <w:top w:val="nil"/>
          <w:left w:val="nil"/>
          <w:bottom w:val="nil"/>
          <w:right w:val="single" w:sz="18" w:space="0" w:color="FFFFFF"/>
          <w:insideH w:val="nil"/>
          <w:insideV w:val="nil"/>
        </w:tcBorders>
        <w:shd w:val="clear" w:color="auto" w:fill="5F497A"/>
      </w:tcPr>
    </w:tblStylePr>
    <w:tblStylePr w:type="lastCol">
      <w:tblPr/>
      <w:tcPr>
        <w:tcBorders>
          <w:top w:val="nil"/>
          <w:left w:val="single" w:sz="18" w:space="0" w:color="FFFFFF"/>
          <w:bottom w:val="nil"/>
          <w:right w:val="nil"/>
          <w:insideH w:val="nil"/>
          <w:insideV w:val="nil"/>
        </w:tcBorders>
        <w:shd w:val="clear" w:color="auto" w:fill="5F497A"/>
      </w:tcPr>
    </w:tblStylePr>
    <w:tblStylePr w:type="band1Vert">
      <w:tblPr/>
      <w:tcPr>
        <w:tcBorders>
          <w:top w:val="nil"/>
          <w:left w:val="nil"/>
          <w:bottom w:val="nil"/>
          <w:right w:val="nil"/>
          <w:insideH w:val="nil"/>
          <w:insideV w:val="nil"/>
        </w:tcBorders>
        <w:shd w:val="clear" w:color="auto" w:fill="5F497A"/>
      </w:tcPr>
    </w:tblStylePr>
    <w:tblStylePr w:type="band1Horz">
      <w:tblPr/>
      <w:tcPr>
        <w:tcBorders>
          <w:top w:val="nil"/>
          <w:left w:val="nil"/>
          <w:bottom w:val="nil"/>
          <w:right w:val="nil"/>
          <w:insideH w:val="nil"/>
          <w:insideV w:val="nil"/>
        </w:tcBorders>
        <w:shd w:val="clear" w:color="auto" w:fill="5F497A"/>
      </w:tcPr>
    </w:tblStylePr>
  </w:style>
  <w:style w:type="table" w:customStyle="1" w:styleId="DarkList11">
    <w:name w:val="Dark List11"/>
    <w:basedOn w:val="TableNormal"/>
    <w:uiPriority w:val="70"/>
    <w:rsid w:val="006F2CA2"/>
    <w:rPr>
      <w:rFonts w:ascii="Calibri" w:hAnsi="Calibri"/>
      <w:color w:val="FFFFFF"/>
      <w:sz w:val="22"/>
      <w:szCs w:val="22"/>
      <w:lang w:val="en-US" w:bidi="ta-IN"/>
    </w:rPr>
    <w:tblPr>
      <w:tblStyleRowBandSize w:val="1"/>
      <w:tblStyleColBandSize w:val="1"/>
    </w:tblPr>
    <w:tcPr>
      <w:shd w:val="clear" w:color="auto" w:fill="000000"/>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000000"/>
      </w:tcPr>
    </w:tblStylePr>
    <w:tblStylePr w:type="firstCol">
      <w:tblPr/>
      <w:tcPr>
        <w:tcBorders>
          <w:top w:val="nil"/>
          <w:left w:val="nil"/>
          <w:bottom w:val="nil"/>
          <w:right w:val="single" w:sz="18" w:space="0" w:color="FFFFFF"/>
          <w:insideH w:val="nil"/>
          <w:insideV w:val="nil"/>
        </w:tcBorders>
        <w:shd w:val="clear" w:color="auto" w:fill="000000"/>
      </w:tcPr>
    </w:tblStylePr>
    <w:tblStylePr w:type="lastCol">
      <w:tblPr/>
      <w:tcPr>
        <w:tcBorders>
          <w:top w:val="nil"/>
          <w:left w:val="single" w:sz="18" w:space="0" w:color="FFFFFF"/>
          <w:bottom w:val="nil"/>
          <w:right w:val="nil"/>
          <w:insideH w:val="nil"/>
          <w:insideV w:val="nil"/>
        </w:tcBorders>
        <w:shd w:val="clear" w:color="auto" w:fill="000000"/>
      </w:tcPr>
    </w:tblStylePr>
    <w:tblStylePr w:type="band1Vert">
      <w:tblPr/>
      <w:tcPr>
        <w:tcBorders>
          <w:top w:val="nil"/>
          <w:left w:val="nil"/>
          <w:bottom w:val="nil"/>
          <w:right w:val="nil"/>
          <w:insideH w:val="nil"/>
          <w:insideV w:val="nil"/>
        </w:tcBorders>
        <w:shd w:val="clear" w:color="auto" w:fill="000000"/>
      </w:tcPr>
    </w:tblStylePr>
    <w:tblStylePr w:type="band1Horz">
      <w:tblPr/>
      <w:tcPr>
        <w:tcBorders>
          <w:top w:val="nil"/>
          <w:left w:val="nil"/>
          <w:bottom w:val="nil"/>
          <w:right w:val="nil"/>
          <w:insideH w:val="nil"/>
          <w:insideV w:val="nil"/>
        </w:tcBorders>
        <w:shd w:val="clear" w:color="auto" w:fill="000000"/>
      </w:tcPr>
    </w:tblStylePr>
  </w:style>
  <w:style w:type="table" w:customStyle="1" w:styleId="LightGrid11">
    <w:name w:val="Light Grid11"/>
    <w:basedOn w:val="TableNormal"/>
    <w:uiPriority w:val="62"/>
    <w:rsid w:val="006F2CA2"/>
    <w:rPr>
      <w:rFonts w:ascii="Calibri" w:hAnsi="Calibri"/>
      <w:sz w:val="22"/>
      <w:szCs w:val="22"/>
      <w:lang w:val="en-US" w:bidi="ta-IN"/>
    </w:rPr>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blStylePr w:type="firstRow">
      <w:pPr>
        <w:spacing w:before="0" w:after="0" w:line="240" w:lineRule="auto"/>
      </w:pPr>
      <w:rPr>
        <w:rFonts w:ascii="Calibri Light" w:eastAsia="Times New Roman" w:hAnsi="Calibri Light" w:cs="Times New Roman"/>
        <w:b/>
        <w:bCs/>
      </w:rPr>
      <w:tblPr/>
      <w:tcPr>
        <w:tcBorders>
          <w:top w:val="single" w:sz="8" w:space="0" w:color="000000"/>
          <w:left w:val="single" w:sz="8" w:space="0" w:color="000000"/>
          <w:bottom w:val="single" w:sz="18" w:space="0" w:color="000000"/>
          <w:right w:val="single" w:sz="8" w:space="0" w:color="000000"/>
          <w:insideH w:val="nil"/>
          <w:insideV w:val="single" w:sz="8" w:space="0" w:color="000000"/>
        </w:tcBorders>
      </w:tcPr>
    </w:tblStylePr>
    <w:tblStylePr w:type="lastRow">
      <w:pPr>
        <w:spacing w:before="0" w:after="0" w:line="240" w:lineRule="auto"/>
      </w:pPr>
      <w:rPr>
        <w:rFonts w:ascii="Calibri Light" w:eastAsia="Times New Roman" w:hAnsi="Calibri Light"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000000"/>
        </w:tcBorders>
      </w:tcPr>
    </w:tblStylePr>
    <w:tblStylePr w:type="firstCol">
      <w:rPr>
        <w:rFonts w:ascii="Calibri Light" w:eastAsia="Times New Roman" w:hAnsi="Calibri Light" w:cs="Times New Roman"/>
        <w:b/>
        <w:bCs/>
      </w:rPr>
    </w:tblStylePr>
    <w:tblStylePr w:type="lastCol">
      <w:rPr>
        <w:rFonts w:ascii="Calibri Light" w:eastAsia="Times New Roman" w:hAnsi="Calibri Light"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000000"/>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000000"/>
        </w:tcBorders>
      </w:tcPr>
    </w:tblStylePr>
  </w:style>
  <w:style w:type="table" w:customStyle="1" w:styleId="MediumGrid111">
    <w:name w:val="Medium Grid 111"/>
    <w:basedOn w:val="TableNormal"/>
    <w:uiPriority w:val="67"/>
    <w:rsid w:val="006F2CA2"/>
    <w:rPr>
      <w:rFonts w:ascii="Calibri" w:hAnsi="Calibri"/>
      <w:sz w:val="22"/>
      <w:szCs w:val="22"/>
      <w:lang w:val="en-US" w:bidi="ta-IN"/>
    </w:rPr>
    <w:tblPr>
      <w:tblStyleRowBandSize w:val="1"/>
      <w:tblStyleColBandSize w:val="1"/>
      <w:tblBorders>
        <w:top w:val="single" w:sz="8" w:space="0" w:color="404040"/>
        <w:left w:val="single" w:sz="8" w:space="0" w:color="404040"/>
        <w:bottom w:val="single" w:sz="8" w:space="0" w:color="404040"/>
        <w:right w:val="single" w:sz="8" w:space="0" w:color="404040"/>
        <w:insideH w:val="single" w:sz="8" w:space="0" w:color="404040"/>
        <w:insideV w:val="single" w:sz="8" w:space="0" w:color="404040"/>
      </w:tblBorders>
    </w:tblPr>
    <w:tcPr>
      <w:shd w:val="clear" w:color="auto" w:fill="C0C0C0"/>
    </w:tcPr>
    <w:tblStylePr w:type="firstRow">
      <w:rPr>
        <w:b/>
        <w:bCs/>
      </w:rPr>
    </w:tblStylePr>
    <w:tblStylePr w:type="lastRow">
      <w:rPr>
        <w:b/>
        <w:bCs/>
      </w:rPr>
      <w:tblPr/>
      <w:tcPr>
        <w:tcBorders>
          <w:top w:val="single" w:sz="18" w:space="0" w:color="404040"/>
        </w:tcBorders>
      </w:tcPr>
    </w:tblStylePr>
    <w:tblStylePr w:type="firstCol">
      <w:rPr>
        <w:b/>
        <w:bCs/>
      </w:rPr>
    </w:tblStylePr>
    <w:tblStylePr w:type="lastCol">
      <w:rPr>
        <w:b/>
        <w:bCs/>
      </w:rPr>
    </w:tblStylePr>
    <w:tblStylePr w:type="band1Vert">
      <w:tblPr/>
      <w:tcPr>
        <w:shd w:val="clear" w:color="auto" w:fill="808080"/>
      </w:tcPr>
    </w:tblStylePr>
    <w:tblStylePr w:type="band1Horz">
      <w:tblPr/>
      <w:tcPr>
        <w:shd w:val="clear" w:color="auto" w:fill="808080"/>
      </w:tcPr>
    </w:tblStylePr>
  </w:style>
  <w:style w:type="table" w:customStyle="1" w:styleId="Table3Deffects11">
    <w:name w:val="Table 3D effects 11"/>
    <w:basedOn w:val="TableNormal"/>
    <w:next w:val="Table3Deffects1"/>
    <w:uiPriority w:val="99"/>
    <w:semiHidden/>
    <w:unhideWhenUsed/>
    <w:rsid w:val="006F2CA2"/>
    <w:rPr>
      <w:rFonts w:ascii="Calibri" w:hAnsi="Calibri"/>
      <w:sz w:val="22"/>
      <w:szCs w:val="22"/>
      <w:lang w:val="en-US" w:bidi="ta-IN"/>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customStyle="1" w:styleId="ContinuousTableGroup1">
    <w:name w:val="Continuous Table Group1"/>
    <w:basedOn w:val="TableNormal"/>
    <w:rsid w:val="006F2CA2"/>
    <w:pPr>
      <w:spacing w:after="200" w:line="276" w:lineRule="auto"/>
    </w:pPr>
    <w:rPr>
      <w:rFonts w:ascii="Calibri" w:hAnsi="Calibri"/>
      <w:sz w:val="22"/>
      <w:szCs w:val="22"/>
      <w:lang w:val="en-US" w:eastAsia="en-US"/>
    </w:rPr>
    <w:tblPr/>
  </w:style>
  <w:style w:type="table" w:customStyle="1" w:styleId="FormulaTable1">
    <w:name w:val="Formula Table1"/>
    <w:basedOn w:val="TableNormal"/>
    <w:rsid w:val="006F2CA2"/>
    <w:pPr>
      <w:spacing w:after="200" w:line="276" w:lineRule="auto"/>
    </w:pPr>
    <w:rPr>
      <w:rFonts w:ascii="Calibri" w:hAnsi="Calibri"/>
      <w:sz w:val="22"/>
      <w:szCs w:val="22"/>
      <w:lang w:val="en-US" w:eastAsia="en-US"/>
    </w:rPr>
    <w:tblPr/>
  </w:style>
  <w:style w:type="numbering" w:customStyle="1" w:styleId="NoList5">
    <w:name w:val="No List5"/>
    <w:next w:val="NoList"/>
    <w:uiPriority w:val="99"/>
    <w:semiHidden/>
    <w:unhideWhenUsed/>
    <w:rsid w:val="00267633"/>
  </w:style>
  <w:style w:type="numbering" w:customStyle="1" w:styleId="NoList13">
    <w:name w:val="No List13"/>
    <w:next w:val="NoList"/>
    <w:uiPriority w:val="99"/>
    <w:semiHidden/>
    <w:unhideWhenUsed/>
    <w:rsid w:val="00267633"/>
  </w:style>
  <w:style w:type="numbering" w:customStyle="1" w:styleId="NoList111">
    <w:name w:val="No List111"/>
    <w:next w:val="NoList"/>
    <w:uiPriority w:val="99"/>
    <w:semiHidden/>
    <w:unhideWhenUsed/>
    <w:rsid w:val="00267633"/>
  </w:style>
  <w:style w:type="table" w:customStyle="1" w:styleId="TableGrid5">
    <w:name w:val="Table Grid5"/>
    <w:basedOn w:val="TableNormal"/>
    <w:next w:val="TableGrid"/>
    <w:uiPriority w:val="59"/>
    <w:rsid w:val="00267633"/>
    <w:rPr>
      <w:rFonts w:eastAsia="SimSun"/>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11">
    <w:name w:val="No List1111"/>
    <w:next w:val="NoList"/>
    <w:uiPriority w:val="99"/>
    <w:semiHidden/>
    <w:unhideWhenUsed/>
    <w:rsid w:val="00267633"/>
  </w:style>
  <w:style w:type="table" w:customStyle="1" w:styleId="TableGrid12">
    <w:name w:val="Table Grid12"/>
    <w:basedOn w:val="TableNormal"/>
    <w:next w:val="TableGrid"/>
    <w:uiPriority w:val="59"/>
    <w:rsid w:val="00267633"/>
    <w:rPr>
      <w:rFonts w:ascii="Calibri" w:eastAsia="Calibri" w:hAnsi="Calibri"/>
      <w:lang w:val="en-US"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
    <w:name w:val="Table Grid21"/>
    <w:basedOn w:val="TableNormal"/>
    <w:next w:val="TableGrid"/>
    <w:uiPriority w:val="59"/>
    <w:rsid w:val="00267633"/>
    <w:rPr>
      <w:rFonts w:ascii="Calibri" w:eastAsia="SimSun" w:hAnsi="Calibri"/>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21">
    <w:name w:val="No List21"/>
    <w:next w:val="NoList"/>
    <w:uiPriority w:val="99"/>
    <w:semiHidden/>
    <w:unhideWhenUsed/>
    <w:rsid w:val="00267633"/>
  </w:style>
  <w:style w:type="numbering" w:customStyle="1" w:styleId="NoList31">
    <w:name w:val="No List31"/>
    <w:next w:val="NoList"/>
    <w:uiPriority w:val="99"/>
    <w:semiHidden/>
    <w:unhideWhenUsed/>
    <w:rsid w:val="00267633"/>
  </w:style>
  <w:style w:type="table" w:customStyle="1" w:styleId="TableGrid31">
    <w:name w:val="Table Grid31"/>
    <w:basedOn w:val="TableNormal"/>
    <w:next w:val="TableGrid"/>
    <w:uiPriority w:val="59"/>
    <w:rsid w:val="00267633"/>
    <w:rPr>
      <w:rFonts w:ascii="Calibri" w:eastAsia="SimSun" w:hAnsi="Calibri"/>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
    <w:name w:val="Table Grid41"/>
    <w:basedOn w:val="TableNormal"/>
    <w:next w:val="TableGrid"/>
    <w:uiPriority w:val="59"/>
    <w:rsid w:val="00267633"/>
    <w:rPr>
      <w:rFonts w:ascii="Calibri" w:hAnsi="Calibri"/>
      <w:sz w:val="22"/>
      <w:szCs w:val="22"/>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1">
    <w:name w:val="Table Grid51"/>
    <w:basedOn w:val="TableNormal"/>
    <w:next w:val="TableGrid"/>
    <w:uiPriority w:val="59"/>
    <w:rsid w:val="00267633"/>
    <w:rPr>
      <w:rFonts w:ascii="Calibri" w:hAnsi="Calibri"/>
      <w:sz w:val="22"/>
      <w:szCs w:val="22"/>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
    <w:name w:val="Table Grid6"/>
    <w:basedOn w:val="TableNormal"/>
    <w:next w:val="TableGrid"/>
    <w:uiPriority w:val="59"/>
    <w:rsid w:val="00267633"/>
    <w:rPr>
      <w:rFonts w:ascii="Calibri" w:hAnsi="Calibri"/>
      <w:sz w:val="22"/>
      <w:szCs w:val="22"/>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
    <w:name w:val="Table Grid7"/>
    <w:basedOn w:val="TableNormal"/>
    <w:next w:val="TableGrid"/>
    <w:uiPriority w:val="59"/>
    <w:rsid w:val="00267633"/>
    <w:rPr>
      <w:rFonts w:ascii="Calibri" w:hAnsi="Calibri"/>
      <w:sz w:val="22"/>
      <w:szCs w:val="22"/>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
    <w:name w:val="Table Grid8"/>
    <w:basedOn w:val="TableNormal"/>
    <w:next w:val="TableGrid"/>
    <w:uiPriority w:val="39"/>
    <w:rsid w:val="00267633"/>
    <w:rPr>
      <w:rFonts w:ascii="Calibri" w:hAnsi="Calibri"/>
      <w:sz w:val="22"/>
      <w:szCs w:val="22"/>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9">
    <w:name w:val="Table Grid9"/>
    <w:basedOn w:val="TableNormal"/>
    <w:next w:val="TableGrid"/>
    <w:uiPriority w:val="59"/>
    <w:rsid w:val="00267633"/>
    <w:rPr>
      <w:rFonts w:ascii="Calibri" w:hAnsi="Calibri"/>
      <w:sz w:val="22"/>
      <w:szCs w:val="22"/>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0">
    <w:name w:val="Table Grid10"/>
    <w:basedOn w:val="TableNormal"/>
    <w:next w:val="TableGrid"/>
    <w:uiPriority w:val="59"/>
    <w:rsid w:val="00267633"/>
    <w:rPr>
      <w:rFonts w:ascii="Calibri" w:hAnsi="Calibri"/>
      <w:sz w:val="22"/>
      <w:szCs w:val="22"/>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1">
    <w:name w:val="Table Grid211"/>
    <w:basedOn w:val="TableNormal"/>
    <w:next w:val="TableGrid"/>
    <w:uiPriority w:val="59"/>
    <w:rsid w:val="00267633"/>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
    <w:name w:val="Table Grid111"/>
    <w:basedOn w:val="TableNormal"/>
    <w:next w:val="TableGrid"/>
    <w:uiPriority w:val="59"/>
    <w:rsid w:val="00E43EFB"/>
    <w:pPr>
      <w:spacing w:before="12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6">
    <w:name w:val="No List6"/>
    <w:next w:val="NoList"/>
    <w:uiPriority w:val="99"/>
    <w:semiHidden/>
    <w:unhideWhenUsed/>
    <w:rsid w:val="00026F03"/>
  </w:style>
  <w:style w:type="numbering" w:customStyle="1" w:styleId="NoList14">
    <w:name w:val="No List14"/>
    <w:next w:val="NoList"/>
    <w:uiPriority w:val="99"/>
    <w:semiHidden/>
    <w:unhideWhenUsed/>
    <w:rsid w:val="00026F03"/>
  </w:style>
  <w:style w:type="numbering" w:customStyle="1" w:styleId="NoList112">
    <w:name w:val="No List112"/>
    <w:next w:val="NoList"/>
    <w:uiPriority w:val="99"/>
    <w:semiHidden/>
    <w:unhideWhenUsed/>
    <w:rsid w:val="00026F03"/>
  </w:style>
  <w:style w:type="table" w:customStyle="1" w:styleId="TableGrid13">
    <w:name w:val="Table Grid13"/>
    <w:basedOn w:val="TableNormal"/>
    <w:next w:val="TableGrid"/>
    <w:rsid w:val="00026F03"/>
    <w:rPr>
      <w:rFonts w:eastAsia="SimSun"/>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12">
    <w:name w:val="No List1112"/>
    <w:next w:val="NoList"/>
    <w:uiPriority w:val="99"/>
    <w:semiHidden/>
    <w:unhideWhenUsed/>
    <w:rsid w:val="00026F03"/>
  </w:style>
  <w:style w:type="table" w:customStyle="1" w:styleId="TableGrid14">
    <w:name w:val="Table Grid14"/>
    <w:basedOn w:val="TableNormal"/>
    <w:next w:val="TableGrid"/>
    <w:uiPriority w:val="59"/>
    <w:rsid w:val="00026F03"/>
    <w:rPr>
      <w:rFonts w:ascii="Calibri" w:eastAsia="Calibri" w:hAnsi="Calibri"/>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
    <w:name w:val="Table Grid22"/>
    <w:basedOn w:val="TableNormal"/>
    <w:next w:val="TableGrid"/>
    <w:uiPriority w:val="59"/>
    <w:rsid w:val="00026F03"/>
    <w:rPr>
      <w:rFonts w:ascii="Calibri" w:eastAsia="SimSun" w:hAnsi="Calibri"/>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22">
    <w:name w:val="No List22"/>
    <w:next w:val="NoList"/>
    <w:uiPriority w:val="99"/>
    <w:semiHidden/>
    <w:unhideWhenUsed/>
    <w:rsid w:val="00026F03"/>
  </w:style>
  <w:style w:type="numbering" w:customStyle="1" w:styleId="NoList32">
    <w:name w:val="No List32"/>
    <w:next w:val="NoList"/>
    <w:uiPriority w:val="99"/>
    <w:semiHidden/>
    <w:unhideWhenUsed/>
    <w:rsid w:val="00026F03"/>
  </w:style>
  <w:style w:type="table" w:customStyle="1" w:styleId="TableGrid32">
    <w:name w:val="Table Grid32"/>
    <w:basedOn w:val="TableNormal"/>
    <w:next w:val="TableGrid"/>
    <w:uiPriority w:val="59"/>
    <w:rsid w:val="00026F03"/>
    <w:rPr>
      <w:rFonts w:ascii="Calibri" w:eastAsia="SimSun" w:hAnsi="Calibri"/>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1">
    <w:name w:val="Table Grid81"/>
    <w:basedOn w:val="TableNormal"/>
    <w:next w:val="TableGrid"/>
    <w:uiPriority w:val="59"/>
    <w:rsid w:val="00CE5E00"/>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2">
    <w:name w:val="Table Grid82"/>
    <w:basedOn w:val="TableNormal"/>
    <w:next w:val="TableGrid"/>
    <w:uiPriority w:val="59"/>
    <w:rsid w:val="000B6E05"/>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B22AB7"/>
    <w:rPr>
      <w:color w:val="605E5C"/>
      <w:shd w:val="clear" w:color="auto" w:fill="E1DFDD"/>
    </w:rPr>
  </w:style>
  <w:style w:type="paragraph" w:customStyle="1" w:styleId="Table-hdg">
    <w:name w:val="Table-hdg"/>
    <w:basedOn w:val="Normal"/>
    <w:rsid w:val="001B599E"/>
    <w:pPr>
      <w:keepNext/>
      <w:keepLines/>
      <w:spacing w:before="120" w:after="120" w:line="240" w:lineRule="auto"/>
      <w:jc w:val="center"/>
    </w:pPr>
    <w:rPr>
      <w:rFonts w:ascii="Times New Roman" w:hAnsi="Times New Roman" w:cs="Times New Roman"/>
      <w:b/>
      <w:szCs w:val="20"/>
      <w:lang w:val="en-GB" w:eastAsia="en-US"/>
    </w:rPr>
  </w:style>
  <w:style w:type="paragraph" w:customStyle="1" w:styleId="Table-text">
    <w:name w:val="Table-text"/>
    <w:basedOn w:val="Normal"/>
    <w:rsid w:val="001B599E"/>
    <w:pPr>
      <w:keepLines/>
      <w:snapToGrid w:val="0"/>
      <w:spacing w:before="120" w:after="120" w:line="240" w:lineRule="auto"/>
    </w:pPr>
    <w:rPr>
      <w:rFonts w:ascii="Times New Roman" w:hAnsi="Times New Roman" w:cs="Times New Roman"/>
      <w:szCs w:val="20"/>
      <w:lang w:val="en-GB" w:eastAsia="en-US"/>
    </w:rPr>
  </w:style>
  <w:style w:type="paragraph" w:customStyle="1" w:styleId="Table-fig">
    <w:name w:val="Table-fig"/>
    <w:basedOn w:val="Normal"/>
    <w:rsid w:val="001B599E"/>
    <w:pPr>
      <w:keepLines/>
      <w:spacing w:before="120" w:after="120" w:line="240" w:lineRule="auto"/>
      <w:ind w:right="142"/>
      <w:jc w:val="right"/>
    </w:pPr>
    <w:rPr>
      <w:rFonts w:ascii="Times New Roman" w:hAnsi="Times New Roman" w:cs="Times New Roman"/>
      <w:szCs w:val="20"/>
      <w:lang w:val="en-GB"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0351858">
      <w:bodyDiv w:val="1"/>
      <w:marLeft w:val="0"/>
      <w:marRight w:val="0"/>
      <w:marTop w:val="0"/>
      <w:marBottom w:val="0"/>
      <w:divBdr>
        <w:top w:val="none" w:sz="0" w:space="0" w:color="auto"/>
        <w:left w:val="none" w:sz="0" w:space="0" w:color="auto"/>
        <w:bottom w:val="none" w:sz="0" w:space="0" w:color="auto"/>
        <w:right w:val="none" w:sz="0" w:space="0" w:color="auto"/>
      </w:divBdr>
    </w:div>
    <w:div w:id="62223601">
      <w:bodyDiv w:val="1"/>
      <w:marLeft w:val="0"/>
      <w:marRight w:val="0"/>
      <w:marTop w:val="0"/>
      <w:marBottom w:val="0"/>
      <w:divBdr>
        <w:top w:val="none" w:sz="0" w:space="0" w:color="auto"/>
        <w:left w:val="none" w:sz="0" w:space="0" w:color="auto"/>
        <w:bottom w:val="none" w:sz="0" w:space="0" w:color="auto"/>
        <w:right w:val="none" w:sz="0" w:space="0" w:color="auto"/>
      </w:divBdr>
    </w:div>
    <w:div w:id="73287461">
      <w:bodyDiv w:val="1"/>
      <w:marLeft w:val="0"/>
      <w:marRight w:val="0"/>
      <w:marTop w:val="0"/>
      <w:marBottom w:val="0"/>
      <w:divBdr>
        <w:top w:val="none" w:sz="0" w:space="0" w:color="auto"/>
        <w:left w:val="none" w:sz="0" w:space="0" w:color="auto"/>
        <w:bottom w:val="none" w:sz="0" w:space="0" w:color="auto"/>
        <w:right w:val="none" w:sz="0" w:space="0" w:color="auto"/>
      </w:divBdr>
    </w:div>
    <w:div w:id="85201408">
      <w:bodyDiv w:val="1"/>
      <w:marLeft w:val="0"/>
      <w:marRight w:val="0"/>
      <w:marTop w:val="0"/>
      <w:marBottom w:val="0"/>
      <w:divBdr>
        <w:top w:val="none" w:sz="0" w:space="0" w:color="auto"/>
        <w:left w:val="none" w:sz="0" w:space="0" w:color="auto"/>
        <w:bottom w:val="none" w:sz="0" w:space="0" w:color="auto"/>
        <w:right w:val="none" w:sz="0" w:space="0" w:color="auto"/>
      </w:divBdr>
    </w:div>
    <w:div w:id="397752499">
      <w:bodyDiv w:val="1"/>
      <w:marLeft w:val="0"/>
      <w:marRight w:val="0"/>
      <w:marTop w:val="0"/>
      <w:marBottom w:val="0"/>
      <w:divBdr>
        <w:top w:val="none" w:sz="0" w:space="0" w:color="auto"/>
        <w:left w:val="none" w:sz="0" w:space="0" w:color="auto"/>
        <w:bottom w:val="none" w:sz="0" w:space="0" w:color="auto"/>
        <w:right w:val="none" w:sz="0" w:space="0" w:color="auto"/>
      </w:divBdr>
    </w:div>
    <w:div w:id="500583517">
      <w:bodyDiv w:val="1"/>
      <w:marLeft w:val="0"/>
      <w:marRight w:val="0"/>
      <w:marTop w:val="0"/>
      <w:marBottom w:val="0"/>
      <w:divBdr>
        <w:top w:val="none" w:sz="0" w:space="0" w:color="auto"/>
        <w:left w:val="none" w:sz="0" w:space="0" w:color="auto"/>
        <w:bottom w:val="none" w:sz="0" w:space="0" w:color="auto"/>
        <w:right w:val="none" w:sz="0" w:space="0" w:color="auto"/>
      </w:divBdr>
    </w:div>
    <w:div w:id="511189202">
      <w:bodyDiv w:val="1"/>
      <w:marLeft w:val="0"/>
      <w:marRight w:val="0"/>
      <w:marTop w:val="0"/>
      <w:marBottom w:val="0"/>
      <w:divBdr>
        <w:top w:val="none" w:sz="0" w:space="0" w:color="auto"/>
        <w:left w:val="none" w:sz="0" w:space="0" w:color="auto"/>
        <w:bottom w:val="none" w:sz="0" w:space="0" w:color="auto"/>
        <w:right w:val="none" w:sz="0" w:space="0" w:color="auto"/>
      </w:divBdr>
    </w:div>
    <w:div w:id="546575847">
      <w:bodyDiv w:val="1"/>
      <w:marLeft w:val="0"/>
      <w:marRight w:val="0"/>
      <w:marTop w:val="0"/>
      <w:marBottom w:val="0"/>
      <w:divBdr>
        <w:top w:val="none" w:sz="0" w:space="0" w:color="auto"/>
        <w:left w:val="none" w:sz="0" w:space="0" w:color="auto"/>
        <w:bottom w:val="none" w:sz="0" w:space="0" w:color="auto"/>
        <w:right w:val="none" w:sz="0" w:space="0" w:color="auto"/>
      </w:divBdr>
    </w:div>
    <w:div w:id="765417618">
      <w:bodyDiv w:val="1"/>
      <w:marLeft w:val="0"/>
      <w:marRight w:val="0"/>
      <w:marTop w:val="0"/>
      <w:marBottom w:val="0"/>
      <w:divBdr>
        <w:top w:val="none" w:sz="0" w:space="0" w:color="auto"/>
        <w:left w:val="none" w:sz="0" w:space="0" w:color="auto"/>
        <w:bottom w:val="none" w:sz="0" w:space="0" w:color="auto"/>
        <w:right w:val="none" w:sz="0" w:space="0" w:color="auto"/>
      </w:divBdr>
    </w:div>
    <w:div w:id="915211779">
      <w:bodyDiv w:val="1"/>
      <w:marLeft w:val="0"/>
      <w:marRight w:val="0"/>
      <w:marTop w:val="0"/>
      <w:marBottom w:val="0"/>
      <w:divBdr>
        <w:top w:val="none" w:sz="0" w:space="0" w:color="auto"/>
        <w:left w:val="none" w:sz="0" w:space="0" w:color="auto"/>
        <w:bottom w:val="none" w:sz="0" w:space="0" w:color="auto"/>
        <w:right w:val="none" w:sz="0" w:space="0" w:color="auto"/>
      </w:divBdr>
    </w:div>
    <w:div w:id="973144731">
      <w:bodyDiv w:val="1"/>
      <w:marLeft w:val="0"/>
      <w:marRight w:val="0"/>
      <w:marTop w:val="0"/>
      <w:marBottom w:val="0"/>
      <w:divBdr>
        <w:top w:val="none" w:sz="0" w:space="0" w:color="auto"/>
        <w:left w:val="none" w:sz="0" w:space="0" w:color="auto"/>
        <w:bottom w:val="none" w:sz="0" w:space="0" w:color="auto"/>
        <w:right w:val="none" w:sz="0" w:space="0" w:color="auto"/>
      </w:divBdr>
    </w:div>
    <w:div w:id="982123638">
      <w:bodyDiv w:val="1"/>
      <w:marLeft w:val="0"/>
      <w:marRight w:val="0"/>
      <w:marTop w:val="0"/>
      <w:marBottom w:val="0"/>
      <w:divBdr>
        <w:top w:val="none" w:sz="0" w:space="0" w:color="auto"/>
        <w:left w:val="none" w:sz="0" w:space="0" w:color="auto"/>
        <w:bottom w:val="none" w:sz="0" w:space="0" w:color="auto"/>
        <w:right w:val="none" w:sz="0" w:space="0" w:color="auto"/>
      </w:divBdr>
    </w:div>
    <w:div w:id="1158962531">
      <w:bodyDiv w:val="1"/>
      <w:marLeft w:val="0"/>
      <w:marRight w:val="0"/>
      <w:marTop w:val="0"/>
      <w:marBottom w:val="0"/>
      <w:divBdr>
        <w:top w:val="none" w:sz="0" w:space="0" w:color="auto"/>
        <w:left w:val="none" w:sz="0" w:space="0" w:color="auto"/>
        <w:bottom w:val="none" w:sz="0" w:space="0" w:color="auto"/>
        <w:right w:val="none" w:sz="0" w:space="0" w:color="auto"/>
      </w:divBdr>
    </w:div>
    <w:div w:id="1243684089">
      <w:bodyDiv w:val="1"/>
      <w:marLeft w:val="0"/>
      <w:marRight w:val="0"/>
      <w:marTop w:val="0"/>
      <w:marBottom w:val="0"/>
      <w:divBdr>
        <w:top w:val="none" w:sz="0" w:space="0" w:color="auto"/>
        <w:left w:val="none" w:sz="0" w:space="0" w:color="auto"/>
        <w:bottom w:val="none" w:sz="0" w:space="0" w:color="auto"/>
        <w:right w:val="none" w:sz="0" w:space="0" w:color="auto"/>
      </w:divBdr>
    </w:div>
    <w:div w:id="1318261808">
      <w:bodyDiv w:val="1"/>
      <w:marLeft w:val="0"/>
      <w:marRight w:val="0"/>
      <w:marTop w:val="0"/>
      <w:marBottom w:val="0"/>
      <w:divBdr>
        <w:top w:val="none" w:sz="0" w:space="0" w:color="auto"/>
        <w:left w:val="none" w:sz="0" w:space="0" w:color="auto"/>
        <w:bottom w:val="none" w:sz="0" w:space="0" w:color="auto"/>
        <w:right w:val="none" w:sz="0" w:space="0" w:color="auto"/>
      </w:divBdr>
    </w:div>
    <w:div w:id="1342852782">
      <w:bodyDiv w:val="1"/>
      <w:marLeft w:val="0"/>
      <w:marRight w:val="0"/>
      <w:marTop w:val="0"/>
      <w:marBottom w:val="0"/>
      <w:divBdr>
        <w:top w:val="none" w:sz="0" w:space="0" w:color="auto"/>
        <w:left w:val="none" w:sz="0" w:space="0" w:color="auto"/>
        <w:bottom w:val="none" w:sz="0" w:space="0" w:color="auto"/>
        <w:right w:val="none" w:sz="0" w:space="0" w:color="auto"/>
      </w:divBdr>
    </w:div>
    <w:div w:id="1345791145">
      <w:bodyDiv w:val="1"/>
      <w:marLeft w:val="0"/>
      <w:marRight w:val="0"/>
      <w:marTop w:val="0"/>
      <w:marBottom w:val="0"/>
      <w:divBdr>
        <w:top w:val="none" w:sz="0" w:space="0" w:color="auto"/>
        <w:left w:val="none" w:sz="0" w:space="0" w:color="auto"/>
        <w:bottom w:val="none" w:sz="0" w:space="0" w:color="auto"/>
        <w:right w:val="none" w:sz="0" w:space="0" w:color="auto"/>
      </w:divBdr>
    </w:div>
    <w:div w:id="1372416933">
      <w:bodyDiv w:val="1"/>
      <w:marLeft w:val="0"/>
      <w:marRight w:val="0"/>
      <w:marTop w:val="0"/>
      <w:marBottom w:val="0"/>
      <w:divBdr>
        <w:top w:val="none" w:sz="0" w:space="0" w:color="auto"/>
        <w:left w:val="none" w:sz="0" w:space="0" w:color="auto"/>
        <w:bottom w:val="none" w:sz="0" w:space="0" w:color="auto"/>
        <w:right w:val="none" w:sz="0" w:space="0" w:color="auto"/>
      </w:divBdr>
    </w:div>
    <w:div w:id="1419399804">
      <w:bodyDiv w:val="1"/>
      <w:marLeft w:val="0"/>
      <w:marRight w:val="0"/>
      <w:marTop w:val="0"/>
      <w:marBottom w:val="0"/>
      <w:divBdr>
        <w:top w:val="none" w:sz="0" w:space="0" w:color="auto"/>
        <w:left w:val="none" w:sz="0" w:space="0" w:color="auto"/>
        <w:bottom w:val="none" w:sz="0" w:space="0" w:color="auto"/>
        <w:right w:val="none" w:sz="0" w:space="0" w:color="auto"/>
      </w:divBdr>
    </w:div>
    <w:div w:id="1603102638">
      <w:bodyDiv w:val="1"/>
      <w:marLeft w:val="0"/>
      <w:marRight w:val="0"/>
      <w:marTop w:val="0"/>
      <w:marBottom w:val="0"/>
      <w:divBdr>
        <w:top w:val="none" w:sz="0" w:space="0" w:color="auto"/>
        <w:left w:val="none" w:sz="0" w:space="0" w:color="auto"/>
        <w:bottom w:val="none" w:sz="0" w:space="0" w:color="auto"/>
        <w:right w:val="none" w:sz="0" w:space="0" w:color="auto"/>
      </w:divBdr>
    </w:div>
    <w:div w:id="1734281054">
      <w:bodyDiv w:val="1"/>
      <w:marLeft w:val="0"/>
      <w:marRight w:val="0"/>
      <w:marTop w:val="0"/>
      <w:marBottom w:val="0"/>
      <w:divBdr>
        <w:top w:val="none" w:sz="0" w:space="0" w:color="auto"/>
        <w:left w:val="none" w:sz="0" w:space="0" w:color="auto"/>
        <w:bottom w:val="none" w:sz="0" w:space="0" w:color="auto"/>
        <w:right w:val="none" w:sz="0" w:space="0" w:color="auto"/>
      </w:divBdr>
    </w:div>
    <w:div w:id="1775587518">
      <w:bodyDiv w:val="1"/>
      <w:marLeft w:val="0"/>
      <w:marRight w:val="0"/>
      <w:marTop w:val="0"/>
      <w:marBottom w:val="0"/>
      <w:divBdr>
        <w:top w:val="none" w:sz="0" w:space="0" w:color="auto"/>
        <w:left w:val="none" w:sz="0" w:space="0" w:color="auto"/>
        <w:bottom w:val="none" w:sz="0" w:space="0" w:color="auto"/>
        <w:right w:val="none" w:sz="0" w:space="0" w:color="auto"/>
      </w:divBdr>
    </w:div>
    <w:div w:id="1829133572">
      <w:bodyDiv w:val="1"/>
      <w:marLeft w:val="0"/>
      <w:marRight w:val="0"/>
      <w:marTop w:val="0"/>
      <w:marBottom w:val="0"/>
      <w:divBdr>
        <w:top w:val="none" w:sz="0" w:space="0" w:color="auto"/>
        <w:left w:val="none" w:sz="0" w:space="0" w:color="auto"/>
        <w:bottom w:val="none" w:sz="0" w:space="0" w:color="auto"/>
        <w:right w:val="none" w:sz="0" w:space="0" w:color="auto"/>
      </w:divBdr>
    </w:div>
    <w:div w:id="1902056013">
      <w:bodyDiv w:val="1"/>
      <w:marLeft w:val="0"/>
      <w:marRight w:val="0"/>
      <w:marTop w:val="0"/>
      <w:marBottom w:val="0"/>
      <w:divBdr>
        <w:top w:val="none" w:sz="0" w:space="0" w:color="auto"/>
        <w:left w:val="none" w:sz="0" w:space="0" w:color="auto"/>
        <w:bottom w:val="none" w:sz="0" w:space="0" w:color="auto"/>
        <w:right w:val="none" w:sz="0" w:space="0" w:color="auto"/>
      </w:divBdr>
    </w:div>
    <w:div w:id="2085951362">
      <w:bodyDiv w:val="1"/>
      <w:marLeft w:val="0"/>
      <w:marRight w:val="0"/>
      <w:marTop w:val="0"/>
      <w:marBottom w:val="0"/>
      <w:divBdr>
        <w:top w:val="none" w:sz="0" w:space="0" w:color="auto"/>
        <w:left w:val="none" w:sz="0" w:space="0" w:color="auto"/>
        <w:bottom w:val="none" w:sz="0" w:space="0" w:color="auto"/>
        <w:right w:val="none" w:sz="0" w:space="0" w:color="auto"/>
      </w:divBdr>
    </w:div>
    <w:div w:id="2110739109">
      <w:bodyDiv w:val="1"/>
      <w:marLeft w:val="0"/>
      <w:marRight w:val="0"/>
      <w:marTop w:val="0"/>
      <w:marBottom w:val="0"/>
      <w:divBdr>
        <w:top w:val="none" w:sz="0" w:space="0" w:color="auto"/>
        <w:left w:val="none" w:sz="0" w:space="0" w:color="auto"/>
        <w:bottom w:val="none" w:sz="0" w:space="0" w:color="auto"/>
        <w:right w:val="none" w:sz="0" w:space="0" w:color="auto"/>
      </w:divBdr>
    </w:div>
    <w:div w:id="2116439976">
      <w:marLeft w:val="0"/>
      <w:marRight w:val="0"/>
      <w:marTop w:val="0"/>
      <w:marBottom w:val="0"/>
      <w:divBdr>
        <w:top w:val="none" w:sz="0" w:space="0" w:color="auto"/>
        <w:left w:val="none" w:sz="0" w:space="0" w:color="auto"/>
        <w:bottom w:val="none" w:sz="0" w:space="0" w:color="auto"/>
        <w:right w:val="none" w:sz="0" w:space="0" w:color="auto"/>
      </w:divBdr>
    </w:div>
  </w:divs>
  <w:encoding w:val="unicod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footer" Target="footer5.xml"/><Relationship Id="rId18" Type="http://schemas.openxmlformats.org/officeDocument/2006/relationships/footer" Target="footer8.xml"/><Relationship Id="rId26" Type="http://schemas.openxmlformats.org/officeDocument/2006/relationships/header" Target="header5.xml"/><Relationship Id="rId3" Type="http://schemas.openxmlformats.org/officeDocument/2006/relationships/styles" Target="styles.xml"/><Relationship Id="rId21" Type="http://schemas.openxmlformats.org/officeDocument/2006/relationships/image" Target="media/image3.emf"/><Relationship Id="rId7" Type="http://schemas.openxmlformats.org/officeDocument/2006/relationships/endnotes" Target="endnotes.xml"/><Relationship Id="rId12" Type="http://schemas.openxmlformats.org/officeDocument/2006/relationships/footer" Target="footer4.xml"/><Relationship Id="rId17" Type="http://schemas.openxmlformats.org/officeDocument/2006/relationships/footer" Target="footer7.xml"/><Relationship Id="rId25" Type="http://schemas.openxmlformats.org/officeDocument/2006/relationships/header" Target="header4.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image" Target="media/image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cpf.gov.sg" TargetMode="External"/><Relationship Id="rId24"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footer" Target="footer6.xml"/><Relationship Id="rId23" Type="http://schemas.openxmlformats.org/officeDocument/2006/relationships/header" Target="header2.xml"/><Relationship Id="rId28" Type="http://schemas.openxmlformats.org/officeDocument/2006/relationships/header" Target="header7.xml"/><Relationship Id="rId10" Type="http://schemas.openxmlformats.org/officeDocument/2006/relationships/footer" Target="footer3.xml"/><Relationship Id="rId19" Type="http://schemas.openxmlformats.org/officeDocument/2006/relationships/image" Target="media/image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hyperlink" Target="mailto:FJCourts_MAINTPOS@fjcourts.gov.sg" TargetMode="External"/><Relationship Id="rId22" Type="http://schemas.openxmlformats.org/officeDocument/2006/relationships/footer" Target="footer9.xml"/><Relationship Id="rId27" Type="http://schemas.openxmlformats.org/officeDocument/2006/relationships/header" Target="header6.xml"/><Relationship Id="rId30"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DABAFD9-433C-4C56-8D55-AAA45CED5C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144</TotalTime>
  <Pages>533</Pages>
  <Words>128398</Words>
  <Characters>731869</Characters>
  <Application>Microsoft Office Word</Application>
  <DocSecurity>0</DocSecurity>
  <Lines>6098</Lines>
  <Paragraphs>1717</Paragraphs>
  <ScaleCrop>false</ScaleCrop>
  <HeadingPairs>
    <vt:vector size="2" baseType="variant">
      <vt:variant>
        <vt:lpstr>Title</vt:lpstr>
      </vt:variant>
      <vt:variant>
        <vt:i4>1</vt:i4>
      </vt:variant>
    </vt:vector>
  </HeadingPairs>
  <TitlesOfParts>
    <vt:vector size="1" baseType="lpstr">
      <vt:lpstr/>
    </vt:vector>
  </TitlesOfParts>
  <Company>Singapore Government</Company>
  <LinksUpToDate>false</LinksUpToDate>
  <CharactersWithSpaces>858550</CharactersWithSpaces>
  <SharedDoc>false</SharedDoc>
  <HLinks>
    <vt:vector size="78" baseType="variant">
      <vt:variant>
        <vt:i4>3735671</vt:i4>
      </vt:variant>
      <vt:variant>
        <vt:i4>10276</vt:i4>
      </vt:variant>
      <vt:variant>
        <vt:i4>0</vt:i4>
      </vt:variant>
      <vt:variant>
        <vt:i4>5</vt:i4>
      </vt:variant>
      <vt:variant>
        <vt:lpwstr>mailto:FJCourts_MAINTPOS@fjcourts.gov.sg</vt:lpwstr>
      </vt:variant>
      <vt:variant>
        <vt:lpwstr/>
      </vt:variant>
      <vt:variant>
        <vt:i4>6488104</vt:i4>
      </vt:variant>
      <vt:variant>
        <vt:i4>9997</vt:i4>
      </vt:variant>
      <vt:variant>
        <vt:i4>0</vt:i4>
      </vt:variant>
      <vt:variant>
        <vt:i4>5</vt:i4>
      </vt:variant>
      <vt:variant>
        <vt:lpwstr>http://www.cpf.gov.sg/</vt:lpwstr>
      </vt:variant>
      <vt:variant>
        <vt:lpwstr/>
      </vt:variant>
      <vt:variant>
        <vt:i4>7077948</vt:i4>
      </vt:variant>
      <vt:variant>
        <vt:i4>9994</vt:i4>
      </vt:variant>
      <vt:variant>
        <vt:i4>0</vt:i4>
      </vt:variant>
      <vt:variant>
        <vt:i4>5</vt:i4>
      </vt:variant>
      <vt:variant>
        <vt:lpwstr>http://www.hdb.gov.sg/</vt:lpwstr>
      </vt:variant>
      <vt:variant>
        <vt:lpwstr/>
      </vt:variant>
      <vt:variant>
        <vt:i4>7077948</vt:i4>
      </vt:variant>
      <vt:variant>
        <vt:i4>9991</vt:i4>
      </vt:variant>
      <vt:variant>
        <vt:i4>0</vt:i4>
      </vt:variant>
      <vt:variant>
        <vt:i4>5</vt:i4>
      </vt:variant>
      <vt:variant>
        <vt:lpwstr>http://www.hdb.gov.sg/</vt:lpwstr>
      </vt:variant>
      <vt:variant>
        <vt:lpwstr/>
      </vt:variant>
      <vt:variant>
        <vt:i4>7077948</vt:i4>
      </vt:variant>
      <vt:variant>
        <vt:i4>9988</vt:i4>
      </vt:variant>
      <vt:variant>
        <vt:i4>0</vt:i4>
      </vt:variant>
      <vt:variant>
        <vt:i4>5</vt:i4>
      </vt:variant>
      <vt:variant>
        <vt:lpwstr>http://www.hdb.gov.sg/</vt:lpwstr>
      </vt:variant>
      <vt:variant>
        <vt:lpwstr/>
      </vt:variant>
      <vt:variant>
        <vt:i4>7077948</vt:i4>
      </vt:variant>
      <vt:variant>
        <vt:i4>9985</vt:i4>
      </vt:variant>
      <vt:variant>
        <vt:i4>0</vt:i4>
      </vt:variant>
      <vt:variant>
        <vt:i4>5</vt:i4>
      </vt:variant>
      <vt:variant>
        <vt:lpwstr>http://www.hdb.gov.sg/</vt:lpwstr>
      </vt:variant>
      <vt:variant>
        <vt:lpwstr/>
      </vt:variant>
      <vt:variant>
        <vt:i4>7077948</vt:i4>
      </vt:variant>
      <vt:variant>
        <vt:i4>9982</vt:i4>
      </vt:variant>
      <vt:variant>
        <vt:i4>0</vt:i4>
      </vt:variant>
      <vt:variant>
        <vt:i4>5</vt:i4>
      </vt:variant>
      <vt:variant>
        <vt:lpwstr>http://www.hdb.gov.sg/</vt:lpwstr>
      </vt:variant>
      <vt:variant>
        <vt:lpwstr/>
      </vt:variant>
      <vt:variant>
        <vt:i4>7995420</vt:i4>
      </vt:variant>
      <vt:variant>
        <vt:i4>27</vt:i4>
      </vt:variant>
      <vt:variant>
        <vt:i4>0</vt:i4>
      </vt:variant>
      <vt:variant>
        <vt:i4>5</vt:i4>
      </vt:variant>
      <vt:variant>
        <vt:lpwstr>mailto:FJCourts_Family_Registry@fjcourts.gov.sg</vt:lpwstr>
      </vt:variant>
      <vt:variant>
        <vt:lpwstr/>
      </vt:variant>
      <vt:variant>
        <vt:i4>7995433</vt:i4>
      </vt:variant>
      <vt:variant>
        <vt:i4>24</vt:i4>
      </vt:variant>
      <vt:variant>
        <vt:i4>0</vt:i4>
      </vt:variant>
      <vt:variant>
        <vt:i4>5</vt:i4>
      </vt:variant>
      <vt:variant>
        <vt:lpwstr>http://www.familyjusticecourts.gov.sg/</vt:lpwstr>
      </vt:variant>
      <vt:variant>
        <vt:lpwstr/>
      </vt:variant>
      <vt:variant>
        <vt:i4>2818099</vt:i4>
      </vt:variant>
      <vt:variant>
        <vt:i4>18</vt:i4>
      </vt:variant>
      <vt:variant>
        <vt:i4>0</vt:i4>
      </vt:variant>
      <vt:variant>
        <vt:i4>5</vt:i4>
      </vt:variant>
      <vt:variant>
        <vt:lpwstr>http://www.iras.gov.sg/</vt:lpwstr>
      </vt:variant>
      <vt:variant>
        <vt:lpwstr/>
      </vt:variant>
      <vt:variant>
        <vt:i4>1376261</vt:i4>
      </vt:variant>
      <vt:variant>
        <vt:i4>12</vt:i4>
      </vt:variant>
      <vt:variant>
        <vt:i4>0</vt:i4>
      </vt:variant>
      <vt:variant>
        <vt:i4>5</vt:i4>
      </vt:variant>
      <vt:variant>
        <vt:lpwstr>https://ifams.gov.sg/FSA</vt:lpwstr>
      </vt:variant>
      <vt:variant>
        <vt:lpwstr/>
      </vt:variant>
      <vt:variant>
        <vt:i4>1179737</vt:i4>
      </vt:variant>
      <vt:variant>
        <vt:i4>9</vt:i4>
      </vt:variant>
      <vt:variant>
        <vt:i4>0</vt:i4>
      </vt:variant>
      <vt:variant>
        <vt:i4>5</vt:i4>
      </vt:variant>
      <vt:variant>
        <vt:lpwstr>https://ifams.gov.sg/</vt:lpwstr>
      </vt:variant>
      <vt:variant>
        <vt:lpwstr/>
      </vt:variant>
      <vt:variant>
        <vt:i4>7995420</vt:i4>
      </vt:variant>
      <vt:variant>
        <vt:i4>6</vt:i4>
      </vt:variant>
      <vt:variant>
        <vt:i4>0</vt:i4>
      </vt:variant>
      <vt:variant>
        <vt:i4>5</vt:i4>
      </vt:variant>
      <vt:variant>
        <vt:lpwstr>mailto:FJCourts_Family_Registry@fjcourts.gov.sg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RQ</dc:creator>
  <cp:keywords/>
  <dc:description/>
  <cp:lastModifiedBy>Farhana Salamat Siti</cp:lastModifiedBy>
  <cp:revision>28</cp:revision>
  <cp:lastPrinted>2018-07-18T04:35:00Z</cp:lastPrinted>
  <dcterms:created xsi:type="dcterms:W3CDTF">2019-04-23T03:23:00Z</dcterms:created>
  <dcterms:modified xsi:type="dcterms:W3CDTF">2021-01-02T13:42:00Z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ocHome">
    <vt:i4>-231491017</vt:i4>
  </property>
</Properties>
</file>